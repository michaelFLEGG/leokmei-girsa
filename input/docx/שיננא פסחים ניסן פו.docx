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58EA" w14:textId="77777777" w:rsidR="00E8089F" w:rsidRPr="007435EB" w:rsidRDefault="00E8089F" w:rsidP="005C3FF1">
      <w:pPr>
        <w:pStyle w:val="afff"/>
        <w:framePr w:wrap="around"/>
        <w:rPr>
          <w:rtl/>
        </w:rPr>
      </w:pPr>
    </w:p>
    <w:p w14:paraId="5DEFB4B1" w14:textId="77777777" w:rsidR="00E8089F" w:rsidRPr="007435EB" w:rsidRDefault="00E8089F" w:rsidP="00003F3A">
      <w:pPr>
        <w:pStyle w:val="afff1"/>
        <w:framePr w:h="130" w:hRule="exact" w:wrap="around" w:y="6669"/>
        <w:rPr>
          <w:rtl/>
        </w:rPr>
      </w:pPr>
      <w:r w:rsidRPr="007435EB">
        <w:rPr>
          <w:rFonts w:hint="cs"/>
          <w:rtl/>
        </w:rPr>
        <w:t>פסחים</w:t>
      </w:r>
    </w:p>
    <w:p w14:paraId="4FF3C02B" w14:textId="77777777" w:rsidR="00E8089F" w:rsidRPr="007435EB" w:rsidRDefault="003770A0" w:rsidP="00E8089F">
      <w:pPr>
        <w:pStyle w:val="afff4"/>
        <w:framePr w:wrap="around"/>
        <w:rPr>
          <w:rtl/>
        </w:rPr>
      </w:pPr>
      <w:r w:rsidRPr="005C3FF1">
        <w:rPr>
          <w:rStyle w:val="afffa"/>
          <w:rFonts w:hint="cs"/>
          <w:rtl/>
        </w:rPr>
        <w:t>(</w:t>
      </w:r>
      <w:r w:rsidR="00E8089F" w:rsidRPr="00D661D8">
        <w:rPr>
          <w:rFonts w:hint="cs"/>
          <w:rtl/>
        </w:rPr>
        <w:t>ב</w:t>
      </w:r>
      <w:r w:rsidR="00E8089F" w:rsidRPr="005C3FF1">
        <w:rPr>
          <w:rStyle w:val="afffa"/>
          <w:rFonts w:hint="cs"/>
          <w:rtl/>
        </w:rPr>
        <w:t>.</w:t>
      </w:r>
      <w:r w:rsidR="00E8089F" w:rsidRPr="007435EB">
        <w:rPr>
          <w:rFonts w:hint="cs"/>
          <w:rtl/>
        </w:rPr>
        <w:t>-כא.</w:t>
      </w:r>
      <w:r w:rsidRPr="007435EB">
        <w:rPr>
          <w:rFonts w:hint="cs"/>
          <w:rtl/>
        </w:rPr>
        <w:t>)</w:t>
      </w:r>
    </w:p>
    <w:p w14:paraId="5520119A" w14:textId="77777777" w:rsidR="00E8089F" w:rsidRPr="007435EB" w:rsidRDefault="00E8089F" w:rsidP="00003F3A">
      <w:pPr>
        <w:pStyle w:val="afff3"/>
        <w:framePr w:h="117" w:hRule="exact" w:wrap="around" w:y="6682"/>
        <w:spacing w:line="276" w:lineRule="auto"/>
        <w:rPr>
          <w:del w:id="43194" w:author="Claude" w:date="2026-10-07T09:44:01Z"/>
          <w:sz w:val="20"/>
          <w:rtl/>
        </w:rPr>
      </w:pPr>
      <w:del w:id="43188" w:author="Claude" w:date="2026-10-07T09:44:01Z">
        <w:r w:rsidRPr="007435EB">
          <w:rPr>
            <w:rFonts w:hint="cs"/>
            <w:sz w:val="20"/>
            <w:rtl/>
          </w:rPr>
          <w:delText xml:space="preserve">אור</w:delText>
        </w:r>
      </w:del>
      <w:del w:id="43189" w:author="Claude" w:date="2026-10-07T09:44:01Z">
        <w:r w:rsidR="002F64F7" w:rsidRPr="007435EB">
          <w:rPr>
            <w:rFonts w:hint="cs"/>
            <w:sz w:val="20"/>
            <w:rtl/>
          </w:rPr>
          <w:delText xml:space="preserve">+</w:delText>
        </w:r>
      </w:del>
      <w:del w:id="43190" w:author="Claude" w:date="2026-10-07T09:44:01Z">
        <w:r w:rsidRPr="007435EB">
          <w:rPr>
            <w:rFonts w:hint="cs"/>
            <w:sz w:val="20"/>
            <w:rtl/>
          </w:rPr>
          <w:delText xml:space="preserve"> לי</w:delText>
        </w:r>
      </w:del>
      <w:del w:id="43191" w:author="Claude" w:date="2026-10-07T09:44:01Z">
        <w:r w:rsidRPr="007435EB">
          <w:rPr>
            <w:sz w:val="20"/>
            <w:rtl/>
          </w:rPr>
          <w:delText xml:space="preserve">"</w:delText>
        </w:r>
      </w:del>
      <w:del w:id="43192" w:author="Claude" w:date="2026-10-07T09:44:01Z">
        <w:r w:rsidRPr="007435EB">
          <w:rPr>
            <w:rFonts w:hint="cs"/>
            <w:sz w:val="20"/>
            <w:rtl/>
          </w:rPr>
          <w:delText xml:space="preserve">ד</w:delText>
        </w:r>
      </w:del>
      <w:del w:id="43193" w:author="Claude" w:date="2026-10-07T09:44:01Z">
        <w:r w:rsidR="002F64F7" w:rsidRPr="007435EB">
          <w:rPr>
            <w:rFonts w:hint="cs"/>
            <w:sz w:val="20"/>
            <w:rtl/>
          </w:rPr>
          <w:delText xml:space="preserve">+</w:delText>
        </w:r>
      </w:del>
    </w:p>
    <w:p w14:paraId="4A5034EF" w14:textId="77777777" w:rsidR="00374F9A" w:rsidRPr="007435EB" w:rsidRDefault="00374F9A" w:rsidP="00374F9A">
      <w:pPr>
        <w:pStyle w:val="afff2"/>
        <w:framePr w:wrap="around"/>
        <w:rPr>
          <w:del w:id="43196" w:author="Claude" w:date="2026-10-07T09:44:01Z"/>
          <w:rtl/>
        </w:rPr>
      </w:pPr>
      <w:del w:id="43195" w:author="Claude" w:date="2026-10-07T09:44:01Z">
        <w:r w:rsidRPr="007435EB">
          <w:rPr>
            <w:rFonts w:hint="cs"/>
            <w:rtl/>
          </w:rPr>
          <w:delText xml:space="preserve">פרק ראשון</w:delText>
        </w:r>
      </w:del>
    </w:p>
    <w:p w14:paraId="020B9590" w14:textId="77777777" w:rsidR="004A085A" w:rsidRPr="007435EB" w:rsidRDefault="004A085A">
      <w:pPr>
        <w:bidi w:val="0"/>
        <w:spacing w:after="160" w:line="259" w:lineRule="auto"/>
        <w:jc w:val="left"/>
        <w:rPr>
          <w:rFonts w:cs="BA Vilna Bold"/>
          <w:b/>
          <w:bCs/>
          <w:szCs w:val="22"/>
        </w:rPr>
      </w:pPr>
      <w:r w:rsidRPr="007435EB">
        <w:rPr>
          <w:b/>
          <w:rtl/>
        </w:rPr>
        <w:br w:type="page"/>
      </w:r>
    </w:p>
    <w:p w14:paraId="11755589" w14:textId="77777777" w:rsidR="003770A0" w:rsidRPr="007435EB" w:rsidRDefault="003770A0" w:rsidP="005C3FF1">
      <w:pPr>
        <w:pStyle w:val="afff"/>
        <w:framePr w:wrap="around"/>
        <w:rPr>
          <w:rtl/>
        </w:rPr>
      </w:pPr>
      <w:r w:rsidRPr="007435EB">
        <w:rPr>
          <w:rFonts w:hint="cs"/>
          <w:rtl/>
        </w:rPr>
        <w:lastRenderedPageBreak/>
        <w:t>ב.</w:t>
      </w:r>
    </w:p>
    <w:p w14:paraId="5D5F204B" w14:textId="77777777" w:rsidR="005775EC" w:rsidRPr="007435EB" w:rsidRDefault="005775EC" w:rsidP="005775EC">
      <w:pPr>
        <w:pStyle w:val="PetichatPerek"/>
        <w:rPr>
          <w:spacing w:val="0"/>
          <w:rtl/>
        </w:rPr>
        <w:pPrChange w:id="41108" w:author="Claude" w:date="2026-10-07T09:25:14Z">
          <w:pPr>
            <w:pStyle w:val="affffa"/>
            <w:framePr w:h="56" w:hRule="exact" w:wrap="notBeside" w:x="1" w:y="18"/>
            <w:rPr>
              <w:spacing w:val="0"/>
              <w:rtl/>
            </w:rPr>
          </w:pPr>
        </w:pPrChange>
      </w:pPr>
      <w:r>
        <w:rPr>
          <w:rFonts w:hint="cs"/>
          <w:spacing w:val="0"/>
          <w:rtl/>
        </w:rPr>
        <w:t xml:space="preserve">פרק ראשון</w:t>
      </w:r>
      <w:del w:id="42184" w:author="Claude" w:date="2026-10-07T09:33:28Z">
        <w:r>
          <w:rPr>
            <w:rFonts w:hint="cs"/>
            <w:spacing w:val="0"/>
            <w:rtl/>
          </w:rPr>
          <w:delText xml:space="preserve"> </w:delText>
        </w:r>
      </w:del>
      <w:ins w:id="42185" w:author="Claude" w:date="2026-10-07T09:33:28Z">
        <w:r>
          <w:rPr>
            <w:rFonts w:hint="cs"/>
            <w:spacing w:val="0"/>
            <w:rtl/>
          </w:rPr>
          <w:t xml:space="preserve"> - </w:t>
        </w:r>
      </w:ins>
      <w:r>
        <w:rPr>
          <w:rFonts w:hint="cs"/>
          <w:spacing w:val="0"/>
          <w:rtl/>
        </w:rPr>
        <w:t xml:space="preserve">אור לי''ד</w:t>
      </w:r>
    </w:p>
    <w:p>
      <w:pPr>
        <w:pStyle w:val="affffff1"/>
        <w:rPr>
          <w:ins w:id="20102" w:author="קלוד" w:date="2026-10-06T10:09:47Z"/>
        </w:rPr>
      </w:pPr>
      <w:ins w:id="20101" w:author="קלוד" w:date="2026-10-06T10:09:47Z">
        <w:r>
          <w:t xml:space="preserve">משנה א</w:t>
        </w:r>
      </w:ins>
    </w:p>
    <w:p w14:paraId="2566BE94" w14:textId="6E9F2E88" w:rsidR="00E8089F" w:rsidRPr="007435EB" w:rsidRDefault="00704606" w:rsidP="00AC0CB1">
      <w:pPr>
        <w:pStyle w:val="afff5"/>
        <w:jc w:val="center"/>
        <w:rPr>
          <w:b/>
          <w:rtl/>
        </w:rPr>
      </w:pPr>
      <w:commentRangeStart w:id="0"/>
      <w:r w:rsidRPr="00AC0CB1">
        <w:rPr>
          <w:bCs/>
          <w:rtl/>
        </w:rPr>
        <w:t xml:space="preserve">אור </w:t>
      </w:r>
      <w:commentRangeEnd w:id="0"/>
      <w:r w:rsidR="001C7434">
        <w:rPr>
          <w:rStyle w:val="af6"/>
          <w:rFonts w:ascii="Times New Roman" w:eastAsia="Times New Roman" w:hAnsi="Times New Roman" w:cs="Times New Roman"/>
          <w:spacing w:val="0"/>
          <w:rtl/>
        </w:rPr>
        <w:commentReference w:id="0"/>
      </w:r>
      <w:r w:rsidRPr="00AC0CB1">
        <w:rPr>
          <w:bCs/>
          <w:rtl/>
        </w:rPr>
        <w:t xml:space="preserve">לי"ד בודקין </w:t>
      </w:r>
      <w:r w:rsidRPr="00AC0CB1">
        <w:rPr>
          <w:rFonts w:hint="cs"/>
          <w:bCs/>
          <w:rtl/>
        </w:rPr>
        <w:t>ה</w:t>
      </w:r>
      <w:r w:rsidR="00E8089F" w:rsidRPr="00AC0CB1">
        <w:rPr>
          <w:bCs/>
          <w:rtl/>
        </w:rPr>
        <w:t>חמץ לאור הנר</w:t>
      </w:r>
      <w:r w:rsidR="00E8089F" w:rsidRPr="007435EB">
        <w:rPr>
          <w:b/>
          <w:rtl/>
        </w:rPr>
        <w:t>.</w:t>
      </w:r>
    </w:p>
    <w:p w14:paraId="71AA0BBB" w14:textId="77777777" w:rsidR="00E8089F" w:rsidRPr="007435EB" w:rsidRDefault="00E8089F" w:rsidP="00704606">
      <w:pPr>
        <w:pStyle w:val="afff5"/>
        <w:rPr>
          <w:b/>
          <w:rtl/>
        </w:rPr>
      </w:pPr>
      <w:r w:rsidRPr="00AC0CB1">
        <w:rPr>
          <w:bCs/>
          <w:rtl/>
        </w:rPr>
        <w:t>מקום שאין מכניסין חמץ</w:t>
      </w:r>
      <w:r w:rsidRPr="007435EB">
        <w:rPr>
          <w:b/>
          <w:rtl/>
        </w:rPr>
        <w:t xml:space="preserve"> </w:t>
      </w:r>
      <w:r w:rsidR="00704606" w:rsidRPr="007435EB">
        <w:rPr>
          <w:rFonts w:hint="cs"/>
          <w:b/>
          <w:rtl/>
        </w:rPr>
        <w:t>א"צ</w:t>
      </w:r>
      <w:r w:rsidRPr="007435EB">
        <w:rPr>
          <w:b/>
          <w:rtl/>
        </w:rPr>
        <w:t xml:space="preserve"> בדיקה.</w:t>
      </w:r>
    </w:p>
    <w:p w14:paraId="2390E837" w14:textId="67A35424" w:rsidR="00704606" w:rsidRPr="007435EB" w:rsidRDefault="00704606" w:rsidP="00704606">
      <w:pPr>
        <w:pStyle w:val="afff5"/>
        <w:rPr>
          <w:b/>
          <w:rtl/>
        </w:rPr>
      </w:pPr>
      <w:r w:rsidRPr="007435EB">
        <w:rPr>
          <w:rFonts w:hint="cs"/>
          <w:b/>
          <w:rtl/>
        </w:rPr>
        <w:t>מקום שמכניס</w:t>
      </w:r>
      <w:r w:rsidR="00AC0CB1">
        <w:rPr>
          <w:rFonts w:hint="cs"/>
          <w:b/>
          <w:rtl/>
        </w:rPr>
        <w:t>י</w:t>
      </w:r>
      <w:r w:rsidRPr="007435EB">
        <w:rPr>
          <w:rFonts w:hint="cs"/>
          <w:b/>
          <w:rtl/>
        </w:rPr>
        <w:t xml:space="preserve">ן בו חמץ </w:t>
      </w:r>
    </w:p>
    <w:p w14:paraId="09295363" w14:textId="77777777" w:rsidR="00704606" w:rsidRPr="007435EB" w:rsidRDefault="00704606" w:rsidP="00704606">
      <w:pPr>
        <w:pStyle w:val="afff5"/>
        <w:rPr>
          <w:b/>
          <w:rtl/>
        </w:rPr>
      </w:pPr>
      <w:r w:rsidRPr="007435EB">
        <w:rPr>
          <w:rFonts w:hint="cs"/>
          <w:b/>
          <w:rtl/>
        </w:rPr>
        <w:t xml:space="preserve">ובמרתף </w:t>
      </w:r>
      <w:r w:rsidRPr="00AC0CB1">
        <w:rPr>
          <w:rStyle w:val="TanaimMishna"/>
          <w:rFonts w:hint="cs"/>
          <w:rtl/>
          <w:rPrChange w:id="20001" w:author="קלוד" w:date="2026-10-06T10:09:47Z">
            <w:rPr>
              <w:rStyle w:val="affffd"/>
              <w:rFonts w:hint="cs"/>
              <w:rtl/>
            </w:rPr>
          </w:rPrChange>
        </w:rPr>
        <w:t>ב'ש</w:t>
      </w:r>
      <w:r w:rsidRPr="007435EB">
        <w:rPr>
          <w:rFonts w:hint="cs"/>
          <w:b/>
          <w:rtl/>
        </w:rPr>
        <w:t xml:space="preserve"> ב' שורות ע''פ כל המרתף </w:t>
      </w:r>
    </w:p>
    <w:p w14:paraId="1170A26F" w14:textId="77777777" w:rsidR="00E8089F" w:rsidRPr="007435EB" w:rsidRDefault="00E8089F" w:rsidP="00704606">
      <w:pPr>
        <w:pStyle w:val="afff5"/>
        <w:rPr>
          <w:b/>
          <w:rtl/>
        </w:rPr>
      </w:pPr>
      <w:r w:rsidRPr="00AC0CB1">
        <w:rPr>
          <w:rStyle w:val="TanaimMishna"/>
          <w:rtl/>
          <w:rPrChange w:id="20002" w:author="קלוד" w:date="2026-10-06T10:09:47Z">
            <w:rPr>
              <w:rStyle w:val="affffd"/>
              <w:rtl/>
            </w:rPr>
          </w:rPrChange>
        </w:rPr>
        <w:t>וב"ה:</w:t>
      </w:r>
      <w:r w:rsidRPr="007435EB">
        <w:rPr>
          <w:b/>
          <w:rtl/>
        </w:rPr>
        <w:t xml:space="preserve"> </w:t>
      </w:r>
      <w:r w:rsidR="00704606" w:rsidRPr="007435EB">
        <w:rPr>
          <w:rFonts w:hint="cs"/>
          <w:b/>
          <w:rtl/>
        </w:rPr>
        <w:t xml:space="preserve">ב' </w:t>
      </w:r>
      <w:r w:rsidRPr="007435EB">
        <w:rPr>
          <w:b/>
          <w:rtl/>
        </w:rPr>
        <w:t>שורות החיצונות, שהן העליונות.</w:t>
      </w:r>
    </w:p>
    <w:p w14:paraId="5394A29B" w14:textId="7C1F50EA" w:rsidR="00AC0CB1" w:rsidRDefault="00704606" w:rsidP="00AC0CB1">
      <w:pPr>
        <w:pStyle w:val="afffd"/>
        <w:rPr>
          <w:rtl/>
        </w:rPr>
      </w:pPr>
      <w:ins w:id="9802" w:author="מספור קטעי משנה" w:date="2026-10-06T06:45:41Z">
        <w:r>
          <w:rPr>
            <w:rStyle w:val="MisparKeta"/>
          </w:rPr>
          <w:t xml:space="preserve">ב. </w:t>
        </w:r>
      </w:ins>
      <w:r w:rsidRPr="00AC0CB1">
        <w:rPr>
          <w:rtl/>
        </w:rPr>
        <w:t>אור</w:t>
      </w:r>
    </w:p>
    <w:p w14:paraId="291428E9" w14:textId="7143DD7B" w:rsidR="00E8089F" w:rsidRPr="007435EB" w:rsidRDefault="00E8089F" w:rsidP="00704606">
      <w:pPr>
        <w:rPr>
          <w:rtl/>
        </w:rPr>
      </w:pPr>
      <w:r w:rsidRPr="00AC0CB1">
        <w:rPr>
          <w:rStyle w:val="affffd"/>
          <w:rtl/>
        </w:rPr>
        <w:t>ר"ה</w:t>
      </w:r>
      <w:r w:rsidR="00704606" w:rsidRPr="00AC0CB1">
        <w:rPr>
          <w:rStyle w:val="affffd"/>
          <w:rtl/>
        </w:rPr>
        <w:t>:</w:t>
      </w:r>
      <w:r w:rsidR="00704606" w:rsidRPr="007435EB">
        <w:rPr>
          <w:rtl/>
        </w:rPr>
        <w:t xml:space="preserve"> </w:t>
      </w:r>
      <w:r w:rsidR="00704606" w:rsidRPr="007435EB">
        <w:rPr>
          <w:rFonts w:hint="cs"/>
          <w:rtl/>
        </w:rPr>
        <w:t xml:space="preserve">בוקר, </w:t>
      </w:r>
      <w:r w:rsidRPr="007435EB">
        <w:rPr>
          <w:rFonts w:hint="cs"/>
          <w:rtl/>
        </w:rPr>
        <w:t xml:space="preserve"> </w:t>
      </w:r>
      <w:r w:rsidRPr="00AC0CB1">
        <w:rPr>
          <w:rStyle w:val="affffd"/>
          <w:rtl/>
        </w:rPr>
        <w:t>ר"י:</w:t>
      </w:r>
      <w:r w:rsidRPr="007435EB">
        <w:rPr>
          <w:rtl/>
        </w:rPr>
        <w:t xml:space="preserve"> ליל</w:t>
      </w:r>
      <w:r w:rsidRPr="007435EB">
        <w:rPr>
          <w:rFonts w:hint="cs"/>
          <w:rtl/>
        </w:rPr>
        <w:t>ה</w:t>
      </w:r>
      <w:r w:rsidRPr="007435EB">
        <w:rPr>
          <w:rtl/>
        </w:rPr>
        <w:t>.</w:t>
      </w:r>
    </w:p>
    <w:p w14:paraId="0572290C" w14:textId="77777777" w:rsidR="00E8089F" w:rsidRPr="007435EB" w:rsidRDefault="00704606" w:rsidP="00317FF7">
      <w:pPr>
        <w:pStyle w:val="afffff0"/>
        <w:rPr>
          <w:rtl/>
        </w:rPr>
      </w:pPr>
      <w:r w:rsidRPr="007435EB">
        <w:rPr>
          <w:rFonts w:hint="cs"/>
          <w:rtl/>
        </w:rPr>
        <w:t>א''א להוכיח דאור יום</w:t>
      </w:r>
      <w:r w:rsidR="00E8089F" w:rsidRPr="007435EB">
        <w:rPr>
          <w:rtl/>
        </w:rPr>
        <w:t>.</w:t>
      </w:r>
    </w:p>
    <w:p w14:paraId="5FAFEA9A" w14:textId="77777777" w:rsidR="00AC0CB1" w:rsidRDefault="00E8089F" w:rsidP="00AC0CB1">
      <w:pPr>
        <w:pStyle w:val="36"/>
        <w:framePr w:wrap="notBeside"/>
        <w:rPr>
          <w:rtl/>
        </w:rPr>
      </w:pPr>
      <w:r w:rsidRPr="00AC0CB1">
        <w:rPr>
          <w:rStyle w:val="affffd"/>
          <w:rtl/>
        </w:rPr>
        <w:t>א.</w:t>
      </w:r>
      <w:r w:rsidR="002E1AD0" w:rsidRPr="00350201">
        <w:rPr>
          <w:rtl/>
        </w:rPr>
        <w:t xml:space="preserve"> </w:t>
      </w:r>
    </w:p>
    <w:p w14:paraId="079D5FE5" w14:textId="46344E62" w:rsidR="00E8089F" w:rsidRPr="009A151F" w:rsidRDefault="00E8089F" w:rsidP="00350201">
      <w:pPr>
        <w:pStyle w:val="af1"/>
        <w:rPr>
          <w:b/>
          <w:bCs/>
          <w:rtl/>
        </w:rPr>
      </w:pPr>
      <w:r w:rsidRPr="00350201">
        <w:rPr>
          <w:spacing w:val="0"/>
          <w:rtl/>
        </w:rPr>
        <w:t>הבקר אור</w:t>
      </w:r>
      <w:r w:rsidR="00FF2287" w:rsidRPr="007435EB">
        <w:rPr>
          <w:rtl/>
        </w:rPr>
        <w:t xml:space="preserve"> </w:t>
      </w:r>
      <w:r w:rsidR="009F3F72">
        <w:rPr>
          <w:rFonts w:hint="cs"/>
          <w:rtl/>
        </w:rPr>
        <w:t xml:space="preserve">- </w:t>
      </w:r>
      <w:r w:rsidR="009F3F72">
        <w:rPr>
          <w:rStyle w:val="affffd"/>
          <w:rtl/>
        </w:rPr>
        <w:t>כ</w:t>
      </w:r>
      <w:r w:rsidR="00FF2287" w:rsidRPr="007435EB">
        <w:rPr>
          <w:rStyle w:val="affffd"/>
          <w:rtl/>
        </w:rPr>
        <w:t>ר</w:t>
      </w:r>
      <w:r w:rsidR="00FF2287" w:rsidRPr="007435EB">
        <w:rPr>
          <w:rStyle w:val="affffd"/>
          <w:rFonts w:hint="cs"/>
          <w:rtl/>
        </w:rPr>
        <w:t>ב</w:t>
      </w:r>
      <w:r w:rsidR="009F3F72">
        <w:rPr>
          <w:rStyle w:val="affffd"/>
          <w:rFonts w:hint="cs"/>
          <w:rtl/>
        </w:rPr>
        <w:t>:</w:t>
      </w:r>
      <w:r w:rsidRPr="007435EB">
        <w:rPr>
          <w:rStyle w:val="affffd"/>
          <w:rtl/>
        </w:rPr>
        <w:t xml:space="preserve"> </w:t>
      </w:r>
      <w:r w:rsidR="002E1AD0" w:rsidRPr="007435EB">
        <w:rPr>
          <w:rtl/>
        </w:rPr>
        <w:t>דלעולם יכנס</w:t>
      </w:r>
      <w:r w:rsidRPr="007435EB">
        <w:rPr>
          <w:rtl/>
        </w:rPr>
        <w:t xml:space="preserve"> ויצא בכי טוב.</w:t>
      </w:r>
    </w:p>
    <w:p w14:paraId="6EAD4A4C" w14:textId="77777777" w:rsidR="00AC0CB1" w:rsidRDefault="00E8089F" w:rsidP="00AC0CB1">
      <w:pPr>
        <w:pStyle w:val="36"/>
        <w:framePr w:wrap="notBeside"/>
        <w:rPr>
          <w:rStyle w:val="af2"/>
          <w:rtl/>
        </w:rPr>
      </w:pPr>
      <w:r w:rsidRPr="00AC0CB1">
        <w:rPr>
          <w:rStyle w:val="affffd"/>
          <w:rtl/>
        </w:rPr>
        <w:t>ב.</w:t>
      </w:r>
      <w:r w:rsidR="007435EB" w:rsidRPr="00AC0CB1">
        <w:rPr>
          <w:rStyle w:val="af2"/>
          <w:rFonts w:hint="cs"/>
          <w:rtl/>
        </w:rPr>
        <w:t xml:space="preserve"> </w:t>
      </w:r>
    </w:p>
    <w:p w14:paraId="3B747FF3" w14:textId="3312AE16" w:rsidR="00E8089F" w:rsidRPr="00CF0B6C" w:rsidRDefault="00350201" w:rsidP="009F3F72">
      <w:pPr>
        <w:rPr>
          <w:rtl/>
        </w:rPr>
      </w:pPr>
      <w:r w:rsidRPr="00AC0CB1">
        <w:rPr>
          <w:rStyle w:val="af2"/>
          <w:rtl/>
        </w:rPr>
        <w:t>וכאור בקר</w:t>
      </w:r>
      <w:r w:rsidR="009F3F72" w:rsidRPr="00AC0CB1">
        <w:rPr>
          <w:rStyle w:val="af2"/>
          <w:rFonts w:hint="cs"/>
          <w:rtl/>
        </w:rPr>
        <w:t xml:space="preserve"> </w:t>
      </w:r>
      <w:r w:rsidR="00E8089F" w:rsidRPr="00CF0B6C">
        <w:rPr>
          <w:rtl/>
        </w:rPr>
        <w:t>כאור בקר בעו</w:t>
      </w:r>
      <w:r w:rsidR="002E1AD0" w:rsidRPr="00CF0B6C">
        <w:rPr>
          <w:rFonts w:hint="cs"/>
          <w:rtl/>
        </w:rPr>
        <w:t>ה''ז כ</w:t>
      </w:r>
      <w:r w:rsidR="00E8089F" w:rsidRPr="00CF0B6C">
        <w:rPr>
          <w:rtl/>
        </w:rPr>
        <w:t>זריחת שמש לצדיקים לעו</w:t>
      </w:r>
      <w:r w:rsidR="002E1AD0" w:rsidRPr="00CF0B6C">
        <w:rPr>
          <w:rFonts w:hint="cs"/>
          <w:rtl/>
        </w:rPr>
        <w:t>ה''ב</w:t>
      </w:r>
      <w:r w:rsidR="00E8089F" w:rsidRPr="00CF0B6C">
        <w:rPr>
          <w:rtl/>
        </w:rPr>
        <w:t>.</w:t>
      </w:r>
    </w:p>
    <w:p w14:paraId="7845A0E6" w14:textId="77777777" w:rsidR="00AC0CB1" w:rsidRDefault="00E8089F" w:rsidP="00AC0CB1">
      <w:pPr>
        <w:pStyle w:val="36"/>
        <w:framePr w:wrap="notBeside"/>
        <w:rPr>
          <w:rStyle w:val="af2"/>
          <w:rtl/>
        </w:rPr>
      </w:pPr>
      <w:r w:rsidRPr="00AC0CB1">
        <w:rPr>
          <w:rStyle w:val="affffd"/>
          <w:rtl/>
        </w:rPr>
        <w:t>ג.</w:t>
      </w:r>
      <w:r w:rsidRPr="00AC0CB1">
        <w:rPr>
          <w:rStyle w:val="af2"/>
          <w:rtl/>
        </w:rPr>
        <w:t xml:space="preserve"> </w:t>
      </w:r>
    </w:p>
    <w:p w14:paraId="7F5D6A1C" w14:textId="030DAEB0" w:rsidR="00E8089F" w:rsidRPr="00AC0CB1" w:rsidRDefault="00E8089F" w:rsidP="00317FF7">
      <w:pPr>
        <w:rPr>
          <w:rtl/>
        </w:rPr>
      </w:pPr>
      <w:r w:rsidRPr="00AC0CB1">
        <w:rPr>
          <w:rStyle w:val="af2"/>
          <w:rFonts w:hint="cs"/>
          <w:rtl/>
        </w:rPr>
        <w:t>'</w:t>
      </w:r>
      <w:r w:rsidRPr="00AC0CB1">
        <w:rPr>
          <w:rStyle w:val="af2"/>
          <w:rtl/>
        </w:rPr>
        <w:t>ויקרא אלהים לאור יום</w:t>
      </w:r>
      <w:r w:rsidRPr="00AC0CB1">
        <w:rPr>
          <w:rStyle w:val="af2"/>
          <w:rFonts w:hint="cs"/>
          <w:rtl/>
        </w:rPr>
        <w:t>'</w:t>
      </w:r>
      <w:r w:rsidR="00317FF7" w:rsidRPr="00317FF7">
        <w:rPr>
          <w:rFonts w:hint="cs"/>
          <w:spacing w:val="-6"/>
          <w:rtl/>
        </w:rPr>
        <w:t xml:space="preserve"> </w:t>
      </w:r>
      <w:r w:rsidRPr="00AC0CB1">
        <w:rPr>
          <w:rFonts w:hint="cs"/>
          <w:rtl/>
        </w:rPr>
        <w:t>פקדו על מצות היום</w:t>
      </w:r>
      <w:r w:rsidR="002E1AD0" w:rsidRPr="00AC0CB1">
        <w:rPr>
          <w:rFonts w:hint="cs"/>
          <w:rtl/>
        </w:rPr>
        <w:t>,</w:t>
      </w:r>
      <w:r w:rsidRPr="00AC0CB1">
        <w:rPr>
          <w:rFonts w:hint="cs"/>
          <w:rtl/>
        </w:rPr>
        <w:t xml:space="preserve"> ולחושך על מצות לילה</w:t>
      </w:r>
      <w:r w:rsidR="002E1AD0" w:rsidRPr="00AC0CB1">
        <w:rPr>
          <w:rFonts w:hint="cs"/>
          <w:rtl/>
        </w:rPr>
        <w:t>.</w:t>
      </w:r>
    </w:p>
    <w:p w14:paraId="3DBCB666" w14:textId="77777777" w:rsidR="00597DDE" w:rsidRPr="00CF0B6C" w:rsidRDefault="002E1AD0" w:rsidP="00350201">
      <w:pPr>
        <w:pStyle w:val="afffff0"/>
        <w:rPr>
          <w:rtl/>
        </w:rPr>
      </w:pPr>
      <w:r w:rsidRPr="00CF0B6C">
        <w:rPr>
          <w:rFonts w:hint="cs"/>
          <w:rtl/>
        </w:rPr>
        <w:t>ואין להוכיח ד</w:t>
      </w:r>
      <w:r w:rsidR="00597DDE" w:rsidRPr="00CF0B6C">
        <w:rPr>
          <w:rFonts w:hint="cs"/>
          <w:rtl/>
        </w:rPr>
        <w:t>לילה</w:t>
      </w:r>
    </w:p>
    <w:p w14:paraId="1C99C6A8" w14:textId="77777777" w:rsidR="00AC0CB1" w:rsidRDefault="00E8089F" w:rsidP="00AC0CB1">
      <w:pPr>
        <w:pStyle w:val="36"/>
        <w:framePr w:wrap="notBeside"/>
        <w:rPr>
          <w:rStyle w:val="af2"/>
          <w:rtl/>
        </w:rPr>
      </w:pPr>
      <w:r w:rsidRPr="00AC0CB1">
        <w:rPr>
          <w:rStyle w:val="affffd"/>
          <w:rtl/>
        </w:rPr>
        <w:t>ד.</w:t>
      </w:r>
      <w:r w:rsidRPr="00AC0CB1">
        <w:rPr>
          <w:rStyle w:val="af2"/>
          <w:rtl/>
        </w:rPr>
        <w:t xml:space="preserve"> </w:t>
      </w:r>
    </w:p>
    <w:p w14:paraId="0BAE3535" w14:textId="547EB95B" w:rsidR="00350201" w:rsidRDefault="00E8089F" w:rsidP="002E1AD0">
      <w:pPr>
        <w:rPr>
          <w:rtl/>
        </w:rPr>
      </w:pPr>
      <w:r w:rsidRPr="00AC0CB1">
        <w:rPr>
          <w:rStyle w:val="af2"/>
          <w:rtl/>
        </w:rPr>
        <w:t>כוכבי אור</w:t>
      </w:r>
      <w:r w:rsidRPr="007435EB">
        <w:rPr>
          <w:rtl/>
        </w:rPr>
        <w:t xml:space="preserve"> </w:t>
      </w:r>
      <w:r w:rsidR="002E1AD0" w:rsidRPr="00CF0B6C">
        <w:rPr>
          <w:rStyle w:val="affffd"/>
          <w:rFonts w:hint="cs"/>
          <w:rtl/>
        </w:rPr>
        <w:t>-</w:t>
      </w:r>
      <w:r w:rsidRPr="00CF0B6C">
        <w:rPr>
          <w:rStyle w:val="affffd"/>
          <w:rFonts w:hint="cs"/>
          <w:rtl/>
        </w:rPr>
        <w:t>ד</w:t>
      </w:r>
      <w:r w:rsidR="002E1AD0" w:rsidRPr="00CF0B6C">
        <w:rPr>
          <w:rStyle w:val="affffd"/>
          <w:rtl/>
        </w:rPr>
        <w:t>קמ"ל</w:t>
      </w:r>
      <w:r w:rsidR="002E1AD0" w:rsidRPr="007435EB">
        <w:rPr>
          <w:rtl/>
        </w:rPr>
        <w:t xml:space="preserve"> דאור דכוכבים אור הוא. </w:t>
      </w:r>
    </w:p>
    <w:p w14:paraId="353BF70A" w14:textId="3B96F2F4" w:rsidR="00E8089F" w:rsidRPr="005C3FF1" w:rsidRDefault="00CF0B6C" w:rsidP="00CF0B6C">
      <w:pPr>
        <w:ind w:left="452" w:firstLine="113"/>
        <w:rPr>
          <w:rStyle w:val="afffa"/>
          <w:rtl/>
        </w:rPr>
      </w:pPr>
      <w:r>
        <w:rPr>
          <w:rStyle w:val="affffd"/>
          <w:rFonts w:hint="cs"/>
          <w:rtl/>
        </w:rPr>
        <w:t xml:space="preserve"> </w:t>
      </w:r>
      <w:r w:rsidR="002E1AD0" w:rsidRPr="00CF0B6C">
        <w:rPr>
          <w:rStyle w:val="affffd"/>
          <w:rtl/>
        </w:rPr>
        <w:t>נפק"מ</w:t>
      </w:r>
      <w:r w:rsidR="002E1AD0" w:rsidRPr="007435EB">
        <w:rPr>
          <w:rtl/>
        </w:rPr>
        <w:t xml:space="preserve"> לנודר מן האור,</w:t>
      </w:r>
      <w:r>
        <w:rPr>
          <w:rFonts w:hint="cs"/>
          <w:rtl/>
        </w:rPr>
        <w:t xml:space="preserve"> </w:t>
      </w:r>
      <w:r w:rsidR="002E1AD0" w:rsidRPr="007435EB">
        <w:rPr>
          <w:rtl/>
        </w:rPr>
        <w:t>דאסור באור</w:t>
      </w:r>
      <w:r w:rsidR="00E8089F" w:rsidRPr="007435EB">
        <w:rPr>
          <w:rtl/>
        </w:rPr>
        <w:t xml:space="preserve"> כוכבים</w:t>
      </w:r>
      <w:r w:rsidR="002E1AD0" w:rsidRPr="007435EB">
        <w:rPr>
          <w:rFonts w:hint="cs"/>
          <w:rtl/>
        </w:rPr>
        <w:t>.</w:t>
      </w:r>
    </w:p>
    <w:p w14:paraId="032BAA51" w14:textId="77777777" w:rsidR="00AC0CB1" w:rsidRDefault="00E8089F" w:rsidP="00AC0CB1">
      <w:pPr>
        <w:pStyle w:val="36"/>
        <w:framePr w:wrap="notBeside"/>
        <w:rPr>
          <w:rStyle w:val="af2"/>
          <w:rtl/>
        </w:rPr>
      </w:pPr>
      <w:r w:rsidRPr="00AC0CB1">
        <w:rPr>
          <w:rStyle w:val="affffd"/>
          <w:rtl/>
        </w:rPr>
        <w:t>ה.</w:t>
      </w:r>
      <w:r w:rsidRPr="00AC0CB1">
        <w:rPr>
          <w:rStyle w:val="af2"/>
          <w:rtl/>
        </w:rPr>
        <w:t xml:space="preserve"> </w:t>
      </w:r>
    </w:p>
    <w:p w14:paraId="58810ABB" w14:textId="42D1BC25" w:rsidR="00E8089F" w:rsidRPr="005C3FF1" w:rsidRDefault="00E8089F" w:rsidP="00350201">
      <w:pPr>
        <w:rPr>
          <w:rStyle w:val="afffa"/>
          <w:rtl/>
        </w:rPr>
      </w:pPr>
      <w:r w:rsidRPr="00AC0CB1">
        <w:rPr>
          <w:rStyle w:val="af2"/>
          <w:rtl/>
        </w:rPr>
        <w:t xml:space="preserve">לאור יקום רוצח </w:t>
      </w:r>
      <w:r w:rsidR="002E1AD0" w:rsidRPr="007435EB">
        <w:rPr>
          <w:rFonts w:hint="cs"/>
          <w:rtl/>
        </w:rPr>
        <w:t xml:space="preserve">רק </w:t>
      </w:r>
      <w:r w:rsidRPr="007435EB">
        <w:rPr>
          <w:rtl/>
        </w:rPr>
        <w:t xml:space="preserve">אי </w:t>
      </w:r>
      <w:r w:rsidR="00597DDE" w:rsidRPr="007435EB">
        <w:rPr>
          <w:rFonts w:hint="cs"/>
          <w:rtl/>
        </w:rPr>
        <w:t xml:space="preserve">ברור </w:t>
      </w:r>
      <w:r w:rsidR="00597DDE" w:rsidRPr="00AC0CB1">
        <w:rPr>
          <w:rStyle w:val="af2"/>
          <w:rFonts w:hint="cs"/>
          <w:rtl/>
        </w:rPr>
        <w:t>כאור</w:t>
      </w:r>
      <w:r w:rsidR="00597DDE" w:rsidRPr="007435EB">
        <w:rPr>
          <w:rFonts w:hint="cs"/>
          <w:rtl/>
        </w:rPr>
        <w:t xml:space="preserve"> </w:t>
      </w:r>
      <w:r w:rsidRPr="007435EB">
        <w:rPr>
          <w:rFonts w:hint="cs"/>
          <w:rtl/>
        </w:rPr>
        <w:t>שעל נפשות בא</w:t>
      </w:r>
      <w:r w:rsidR="002E1AD0" w:rsidRPr="007435EB">
        <w:rPr>
          <w:rFonts w:hint="cs"/>
          <w:rtl/>
        </w:rPr>
        <w:t>,</w:t>
      </w:r>
      <w:r w:rsidRPr="007435EB">
        <w:rPr>
          <w:rFonts w:hint="cs"/>
          <w:rtl/>
        </w:rPr>
        <w:t xml:space="preserve"> </w:t>
      </w:r>
    </w:p>
    <w:p w14:paraId="02AE511F" w14:textId="77777777" w:rsidR="00AC0CB1" w:rsidRDefault="00E8089F" w:rsidP="00AC0CB1">
      <w:pPr>
        <w:pStyle w:val="36"/>
        <w:framePr w:wrap="notBeside"/>
        <w:rPr>
          <w:rStyle w:val="af2"/>
          <w:rtl/>
        </w:rPr>
      </w:pPr>
      <w:r w:rsidRPr="00AC0CB1">
        <w:rPr>
          <w:rStyle w:val="affffd"/>
          <w:rtl/>
        </w:rPr>
        <w:t>ו.</w:t>
      </w:r>
      <w:r w:rsidRPr="00AC0CB1">
        <w:rPr>
          <w:rStyle w:val="af2"/>
          <w:rtl/>
        </w:rPr>
        <w:t xml:space="preserve"> </w:t>
      </w:r>
    </w:p>
    <w:p w14:paraId="69858870" w14:textId="44657109" w:rsidR="00E8089F" w:rsidRPr="007435EB" w:rsidRDefault="00E8089F" w:rsidP="002E1AD0">
      <w:pPr>
        <w:rPr>
          <w:rtl/>
        </w:rPr>
      </w:pPr>
      <w:r w:rsidRPr="00AC0CB1">
        <w:rPr>
          <w:rStyle w:val="af2"/>
          <w:rtl/>
        </w:rPr>
        <w:t>יקו לאור ואין</w:t>
      </w:r>
      <w:r w:rsidRPr="007435EB">
        <w:rPr>
          <w:rtl/>
        </w:rPr>
        <w:t xml:space="preserve"> </w:t>
      </w:r>
      <w:r w:rsidR="00350201">
        <w:rPr>
          <w:rFonts w:hint="cs"/>
          <w:rtl/>
        </w:rPr>
        <w:t>-</w:t>
      </w:r>
      <w:r w:rsidR="00597DDE" w:rsidRPr="007435EB">
        <w:rPr>
          <w:rFonts w:hint="cs"/>
          <w:rtl/>
        </w:rPr>
        <w:t>קילל</w:t>
      </w:r>
      <w:r w:rsidRPr="007435EB">
        <w:rPr>
          <w:rFonts w:hint="cs"/>
          <w:rtl/>
        </w:rPr>
        <w:t xml:space="preserve"> שיצפה אותו אדם לאור ולא ימצאהו</w:t>
      </w:r>
    </w:p>
    <w:p w14:paraId="1DA4C352" w14:textId="77777777" w:rsidR="00AC0CB1" w:rsidRPr="00AC0CB1" w:rsidRDefault="00E8089F" w:rsidP="00AC0CB1">
      <w:pPr>
        <w:pStyle w:val="36"/>
        <w:framePr w:wrap="notBeside"/>
        <w:rPr>
          <w:rStyle w:val="affffd"/>
          <w:rtl/>
        </w:rPr>
      </w:pPr>
      <w:r w:rsidRPr="00AC0CB1">
        <w:rPr>
          <w:rStyle w:val="affffd"/>
          <w:rtl/>
        </w:rPr>
        <w:t>ז.</w:t>
      </w:r>
      <w:r w:rsidR="002E1AD0" w:rsidRPr="00AC0CB1">
        <w:rPr>
          <w:rStyle w:val="affffd"/>
          <w:rFonts w:hint="cs"/>
          <w:rtl/>
        </w:rPr>
        <w:t xml:space="preserve"> </w:t>
      </w:r>
    </w:p>
    <w:p w14:paraId="42D02F17" w14:textId="79C1DF69" w:rsidR="00E8089F" w:rsidRPr="007435EB" w:rsidRDefault="00E8089F" w:rsidP="00350201">
      <w:pPr>
        <w:rPr>
          <w:rtl/>
        </w:rPr>
      </w:pPr>
      <w:r w:rsidRPr="00AC0CB1">
        <w:rPr>
          <w:rStyle w:val="af2"/>
          <w:rtl/>
        </w:rPr>
        <w:t xml:space="preserve">ולילה אור בעדני </w:t>
      </w:r>
      <w:r w:rsidRPr="007435EB">
        <w:rPr>
          <w:rtl/>
        </w:rPr>
        <w:t xml:space="preserve">עוה"ז שדומה ללילה </w:t>
      </w:r>
      <w:r w:rsidRPr="00AC0CB1">
        <w:rPr>
          <w:rStyle w:val="af2"/>
          <w:rtl/>
        </w:rPr>
        <w:t>אור בעדני</w:t>
      </w:r>
      <w:r w:rsidRPr="007435EB">
        <w:rPr>
          <w:rtl/>
        </w:rPr>
        <w:t>.</w:t>
      </w:r>
    </w:p>
    <w:p w14:paraId="47AB6F9B" w14:textId="77777777" w:rsidR="00597DDE" w:rsidRPr="00AC0CB1" w:rsidRDefault="00597DDE" w:rsidP="00AC0CB1">
      <w:pPr>
        <w:pStyle w:val="afffff0"/>
        <w:rPr>
          <w:rtl/>
        </w:rPr>
      </w:pPr>
      <w:r w:rsidRPr="00AC0CB1">
        <w:rPr>
          <w:rtl/>
        </w:rPr>
        <w:t>יש להוכיח</w:t>
      </w:r>
      <w:r w:rsidR="007435EB" w:rsidRPr="00AC0CB1">
        <w:rPr>
          <w:rFonts w:hint="cs"/>
          <w:rtl/>
        </w:rPr>
        <w:t xml:space="preserve"> דאור ערב הוא </w:t>
      </w:r>
    </w:p>
    <w:p w14:paraId="3B3B2CAE" w14:textId="77777777" w:rsidR="005C3FF1" w:rsidRDefault="00E8089F" w:rsidP="005C3FF1">
      <w:pPr>
        <w:pStyle w:val="36"/>
        <w:framePr w:wrap="notBeside"/>
        <w:rPr>
          <w:rStyle w:val="affffd"/>
          <w:rtl/>
        </w:rPr>
      </w:pPr>
      <w:r w:rsidRPr="00AC0CB1">
        <w:rPr>
          <w:rStyle w:val="affffd"/>
          <w:rFonts w:hint="cs"/>
          <w:rtl/>
        </w:rPr>
        <w:t>ח.</w:t>
      </w:r>
      <w:r w:rsidRPr="007435EB">
        <w:rPr>
          <w:rFonts w:ascii="Fb Fontext" w:hAnsi="Fb Fontext" w:hint="cs"/>
          <w:rtl/>
        </w:rPr>
        <w:t xml:space="preserve"> </w:t>
      </w:r>
    </w:p>
    <w:p w14:paraId="16E55684" w14:textId="1CA32E7D" w:rsidR="007435EB" w:rsidRPr="007435EB" w:rsidRDefault="00E8089F" w:rsidP="007435EB">
      <w:pPr>
        <w:rPr>
          <w:rFonts w:ascii="Fb Fontext" w:hAnsi="Fb Fontext"/>
          <w:rtl/>
        </w:rPr>
      </w:pPr>
      <w:r w:rsidRPr="007435EB">
        <w:rPr>
          <w:rStyle w:val="affffd"/>
          <w:rtl/>
        </w:rPr>
        <w:t>ר"י:</w:t>
      </w:r>
      <w:r w:rsidRPr="007435EB">
        <w:rPr>
          <w:rFonts w:ascii="Fb Fontext" w:hAnsi="Fb Fontext"/>
          <w:rtl/>
        </w:rPr>
        <w:t xml:space="preserve"> בודקין אור י"ד, ובי"ד שחרית, ובשעת הביעור</w:t>
      </w:r>
      <w:r w:rsidR="005B3BD4" w:rsidRPr="007435EB">
        <w:rPr>
          <w:rFonts w:ascii="Fb Fontext" w:hAnsi="Fb Fontext" w:hint="cs"/>
          <w:rtl/>
        </w:rPr>
        <w:t>,</w:t>
      </w:r>
      <w:r w:rsidRPr="007435EB">
        <w:rPr>
          <w:rFonts w:ascii="Fb Fontext" w:hAnsi="Fb Fontext"/>
          <w:rtl/>
        </w:rPr>
        <w:t xml:space="preserve"> </w:t>
      </w:r>
    </w:p>
    <w:p w14:paraId="29210B9F" w14:textId="77777777" w:rsidR="005C3FF1" w:rsidRDefault="00E8089F" w:rsidP="005C3FF1">
      <w:pPr>
        <w:pStyle w:val="36"/>
        <w:framePr w:wrap="notBeside"/>
        <w:rPr>
          <w:rStyle w:val="affffd"/>
          <w:spacing w:val="-4"/>
          <w:rtl/>
        </w:rPr>
      </w:pPr>
      <w:r w:rsidRPr="00AC0CB1">
        <w:rPr>
          <w:rStyle w:val="affffd"/>
          <w:rFonts w:hint="cs"/>
          <w:rtl/>
        </w:rPr>
        <w:t>ט</w:t>
      </w:r>
      <w:r w:rsidRPr="00AC0CB1">
        <w:rPr>
          <w:rStyle w:val="affffd"/>
          <w:rtl/>
        </w:rPr>
        <w:t>.</w:t>
      </w:r>
      <w:r w:rsidRPr="00317FF7">
        <w:rPr>
          <w:rtl/>
        </w:rPr>
        <w:t xml:space="preserve"> </w:t>
      </w:r>
      <w:r w:rsidR="007435EB" w:rsidRPr="00317FF7">
        <w:rPr>
          <w:rFonts w:hint="cs"/>
          <w:rtl/>
        </w:rPr>
        <w:t xml:space="preserve">ואין להוכיח </w:t>
      </w:r>
    </w:p>
    <w:p w14:paraId="7734CB2F" w14:textId="36B06BB7" w:rsidR="00317FF7" w:rsidRPr="005C3FF1" w:rsidRDefault="007435EB" w:rsidP="007435EB">
      <w:pPr>
        <w:rPr>
          <w:rtl/>
        </w:rPr>
      </w:pPr>
      <w:r w:rsidRPr="005C3FF1">
        <w:rPr>
          <w:rFonts w:hint="cs"/>
          <w:rtl/>
        </w:rPr>
        <w:t xml:space="preserve">מדראב''י </w:t>
      </w:r>
      <w:r w:rsidR="00E8089F" w:rsidRPr="005C3FF1">
        <w:rPr>
          <w:rtl/>
        </w:rPr>
        <w:t>י"ד אסור בעשיית מלאכה משעת האור</w:t>
      </w:r>
      <w:r w:rsidRPr="005C3FF1">
        <w:rPr>
          <w:rFonts w:hint="cs"/>
          <w:rtl/>
        </w:rPr>
        <w:t xml:space="preserve">, </w:t>
      </w:r>
    </w:p>
    <w:p w14:paraId="3F63C3FC" w14:textId="77777777" w:rsidR="00350201" w:rsidRDefault="007435EB" w:rsidP="00317FF7">
      <w:pPr>
        <w:ind w:left="113"/>
        <w:rPr>
          <w:rtl/>
        </w:rPr>
      </w:pPr>
      <w:r w:rsidRPr="007435EB">
        <w:rPr>
          <w:rFonts w:hint="cs"/>
          <w:rtl/>
        </w:rPr>
        <w:t>דלא מצינו שמקצת היום אסור ומקצתו מותר</w:t>
      </w:r>
      <w:r w:rsidR="00E8089F" w:rsidRPr="007435EB">
        <w:rPr>
          <w:rtl/>
        </w:rPr>
        <w:t>.</w:t>
      </w:r>
      <w:r w:rsidR="00597DDE" w:rsidRPr="007435EB">
        <w:rPr>
          <w:rFonts w:hint="cs"/>
          <w:rtl/>
        </w:rPr>
        <w:t xml:space="preserve">    </w:t>
      </w:r>
    </w:p>
    <w:p w14:paraId="71626267" w14:textId="77777777" w:rsidR="00E8089F" w:rsidRPr="007435EB" w:rsidRDefault="00E8089F" w:rsidP="00317FF7">
      <w:pPr>
        <w:ind w:left="113"/>
        <w:rPr>
          <w:rtl/>
        </w:rPr>
      </w:pPr>
      <w:r w:rsidRPr="007435EB">
        <w:rPr>
          <w:rStyle w:val="affffd"/>
          <w:rtl/>
        </w:rPr>
        <w:t>ולר"י:</w:t>
      </w:r>
      <w:r w:rsidRPr="007435EB">
        <w:rPr>
          <w:rtl/>
        </w:rPr>
        <w:t xml:space="preserve"> משעת הנץ החמה</w:t>
      </w:r>
      <w:r w:rsidR="007435EB" w:rsidRPr="007435EB">
        <w:rPr>
          <w:rFonts w:hint="cs"/>
          <w:rtl/>
        </w:rPr>
        <w:t xml:space="preserve">, דהוא עצמו יוכיח שמקצתו אסור ומקצתו מותר באכילת חמץ </w:t>
      </w:r>
    </w:p>
    <w:p w14:paraId="0C2BC401" w14:textId="77777777" w:rsidR="005C3FF1" w:rsidRDefault="00E8089F" w:rsidP="005C3FF1">
      <w:pPr>
        <w:pStyle w:val="36"/>
        <w:framePr w:wrap="notBeside"/>
        <w:rPr>
          <w:rtl/>
        </w:rPr>
      </w:pPr>
      <w:r w:rsidRPr="00317FF7">
        <w:rPr>
          <w:rtl/>
        </w:rPr>
        <w:t xml:space="preserve">אין להוכיח </w:t>
      </w:r>
    </w:p>
    <w:p w14:paraId="6665EAAC" w14:textId="63359BF2" w:rsidR="00597DDE" w:rsidRPr="007435EB" w:rsidRDefault="00E8089F" w:rsidP="00317FF7">
      <w:pPr>
        <w:ind w:left="113"/>
        <w:rPr>
          <w:rtl/>
        </w:rPr>
      </w:pPr>
      <w:r w:rsidRPr="005C3FF1">
        <w:rPr>
          <w:rStyle w:val="afffa"/>
          <w:rtl/>
        </w:rPr>
        <w:t>ד</w:t>
      </w:r>
      <w:r w:rsidR="007435EB" w:rsidRPr="005C3FF1">
        <w:rPr>
          <w:rStyle w:val="afffa"/>
          <w:rFonts w:hint="cs"/>
          <w:rtl/>
        </w:rPr>
        <w:t>ערב</w:t>
      </w:r>
      <w:r w:rsidRPr="007435EB">
        <w:rPr>
          <w:rtl/>
        </w:rPr>
        <w:t xml:space="preserve"> הוא </w:t>
      </w:r>
      <w:r w:rsidR="007435EB" w:rsidRPr="007435EB">
        <w:rPr>
          <w:rFonts w:hint="cs"/>
          <w:rtl/>
        </w:rPr>
        <w:t xml:space="preserve"> </w:t>
      </w:r>
      <w:r w:rsidR="005C3FF1">
        <w:rPr>
          <w:rFonts w:hint="cs"/>
          <w:rtl/>
        </w:rPr>
        <w:t xml:space="preserve">- </w:t>
      </w:r>
      <w:r w:rsidR="007435EB" w:rsidRPr="007435EB">
        <w:rPr>
          <w:rFonts w:hint="cs"/>
          <w:rtl/>
        </w:rPr>
        <w:t>ד</w:t>
      </w:r>
      <w:r w:rsidRPr="007435EB">
        <w:rPr>
          <w:rtl/>
        </w:rPr>
        <w:t xml:space="preserve">אפשר דהוא עמוד השחר </w:t>
      </w:r>
    </w:p>
    <w:p w14:paraId="17304D45" w14:textId="77777777" w:rsidR="005C3FF1" w:rsidRDefault="00597DDE" w:rsidP="005C3FF1">
      <w:pPr>
        <w:pStyle w:val="36"/>
        <w:framePr w:wrap="notBeside"/>
        <w:rPr>
          <w:rtl/>
        </w:rPr>
      </w:pPr>
      <w:r w:rsidRPr="007435EB">
        <w:rPr>
          <w:rStyle w:val="affffd"/>
          <w:rFonts w:hint="cs"/>
          <w:rtl/>
        </w:rPr>
        <w:t>ו</w:t>
      </w:r>
      <w:r w:rsidR="00E8089F" w:rsidRPr="007435EB">
        <w:rPr>
          <w:rStyle w:val="affffd"/>
          <w:rtl/>
        </w:rPr>
        <w:t>ראב"י</w:t>
      </w:r>
      <w:r w:rsidR="00E8089F" w:rsidRPr="007435EB">
        <w:rPr>
          <w:rtl/>
        </w:rPr>
        <w:t xml:space="preserve"> </w:t>
      </w:r>
    </w:p>
    <w:p w14:paraId="6EE8BFFE" w14:textId="10A71A58" w:rsidR="00E8089F" w:rsidRPr="00350201" w:rsidRDefault="00E8089F" w:rsidP="00317FF7">
      <w:pPr>
        <w:ind w:left="113"/>
        <w:rPr>
          <w:sz w:val="14"/>
          <w:szCs w:val="14"/>
          <w:rtl/>
        </w:rPr>
      </w:pPr>
      <w:r w:rsidRPr="007435EB">
        <w:rPr>
          <w:rtl/>
        </w:rPr>
        <w:t xml:space="preserve">לדידי </w:t>
      </w:r>
      <w:r w:rsidR="007435EB" w:rsidRPr="007435EB">
        <w:rPr>
          <w:rFonts w:hint="cs"/>
          <w:rtl/>
        </w:rPr>
        <w:t>מצינו</w:t>
      </w:r>
      <w:r w:rsidRPr="007435EB">
        <w:rPr>
          <w:rtl/>
        </w:rPr>
        <w:t xml:space="preserve"> </w:t>
      </w:r>
      <w:r w:rsidR="005C3FF1">
        <w:rPr>
          <w:rFonts w:hint="cs"/>
          <w:rtl/>
        </w:rPr>
        <w:t xml:space="preserve">דחלקו </w:t>
      </w:r>
      <w:r w:rsidRPr="007435EB">
        <w:rPr>
          <w:rtl/>
        </w:rPr>
        <w:t>רבנן בין י</w:t>
      </w:r>
      <w:r w:rsidRPr="007435EB">
        <w:rPr>
          <w:rFonts w:hint="cs"/>
          <w:rtl/>
        </w:rPr>
        <w:t>ום ללילה,</w:t>
      </w:r>
      <w:r w:rsidR="007435EB" w:rsidRPr="007435EB">
        <w:rPr>
          <w:rFonts w:hint="cs"/>
          <w:rtl/>
        </w:rPr>
        <w:t xml:space="preserve"> משא''כ בתע''צ, ולדידך היכן מצינו </w:t>
      </w:r>
      <w:r w:rsidR="007435EB" w:rsidRPr="00350201">
        <w:rPr>
          <w:rStyle w:val="afffff6"/>
          <w:rFonts w:hint="cs"/>
          <w:rtl/>
        </w:rPr>
        <w:t>ובשלמא בדא</w:t>
      </w:r>
      <w:r w:rsidR="00350201">
        <w:rPr>
          <w:rStyle w:val="afffff6"/>
          <w:rFonts w:hint="cs"/>
          <w:rtl/>
        </w:rPr>
        <w:t>ורי' וכאן רק הרחקה דרבנן,</w:t>
      </w:r>
    </w:p>
    <w:p w14:paraId="721A689C" w14:textId="77777777" w:rsidR="00E8089F" w:rsidRPr="007435EB" w:rsidRDefault="00E8089F" w:rsidP="00317FF7">
      <w:pPr>
        <w:ind w:left="113"/>
        <w:rPr>
          <w:rtl/>
        </w:rPr>
      </w:pPr>
      <w:r w:rsidRPr="007435EB">
        <w:rPr>
          <w:rtl/>
        </w:rPr>
        <w:t xml:space="preserve">ואהך </w:t>
      </w:r>
      <w:r w:rsidRPr="007435EB">
        <w:rPr>
          <w:rStyle w:val="affffd"/>
          <w:rtl/>
        </w:rPr>
        <w:t>א"ל ר"י</w:t>
      </w:r>
      <w:r w:rsidRPr="007435EB">
        <w:rPr>
          <w:rtl/>
        </w:rPr>
        <w:t xml:space="preserve"> דהוא עצמו יוכיח</w:t>
      </w:r>
      <w:r w:rsidR="007435EB" w:rsidRPr="007435EB">
        <w:rPr>
          <w:rFonts w:hint="cs"/>
          <w:rtl/>
        </w:rPr>
        <w:t xml:space="preserve">, </w:t>
      </w:r>
      <w:r w:rsidR="00597DDE" w:rsidRPr="007435EB">
        <w:rPr>
          <w:rtl/>
        </w:rPr>
        <w:t xml:space="preserve"> ושעות דרבנן</w:t>
      </w:r>
      <w:r w:rsidR="00597DDE" w:rsidRPr="007435EB">
        <w:rPr>
          <w:rFonts w:hint="cs"/>
          <w:rtl/>
        </w:rPr>
        <w:t xml:space="preserve"> </w:t>
      </w:r>
    </w:p>
    <w:p w14:paraId="7A2C13E4" w14:textId="77777777" w:rsidR="007435EB" w:rsidRPr="00350201" w:rsidRDefault="00623CAA" w:rsidP="00623CAA">
      <w:pPr>
        <w:pStyle w:val="afffff0"/>
        <w:rPr>
          <w:rtl/>
        </w:rPr>
      </w:pPr>
      <w:r w:rsidRPr="00623CAA">
        <w:rPr>
          <w:rStyle w:val="afffff6"/>
          <w:rFonts w:hint="cs"/>
          <w:rtl/>
        </w:rPr>
        <w:t xml:space="preserve">[ב.] </w:t>
      </w:r>
      <w:r w:rsidR="007435EB" w:rsidRPr="00350201">
        <w:rPr>
          <w:rFonts w:hint="cs"/>
          <w:rtl/>
        </w:rPr>
        <w:t>ועוד ש''מ דאור בערב הוא</w:t>
      </w:r>
    </w:p>
    <w:p w14:paraId="1D1804E8" w14:textId="77777777" w:rsidR="005C3FF1" w:rsidRDefault="00E8089F" w:rsidP="005C3FF1">
      <w:pPr>
        <w:pStyle w:val="36"/>
        <w:framePr w:wrap="notBeside"/>
        <w:rPr>
          <w:rtl/>
        </w:rPr>
      </w:pPr>
      <w:r w:rsidRPr="00317FF7">
        <w:rPr>
          <w:rStyle w:val="affffd"/>
          <w:rFonts w:hint="cs"/>
          <w:spacing w:val="-4"/>
          <w:rtl/>
        </w:rPr>
        <w:t>י.</w:t>
      </w:r>
      <w:r w:rsidRPr="00317FF7">
        <w:rPr>
          <w:rFonts w:hint="cs"/>
          <w:rtl/>
        </w:rPr>
        <w:t xml:space="preserve"> </w:t>
      </w:r>
    </w:p>
    <w:p w14:paraId="08040F56" w14:textId="5116C140" w:rsidR="007435EB" w:rsidRPr="005C3FF1" w:rsidRDefault="00E8089F" w:rsidP="007435EB">
      <w:pPr>
        <w:rPr>
          <w:rtl/>
        </w:rPr>
      </w:pPr>
      <w:r w:rsidRPr="005C3FF1">
        <w:rPr>
          <w:rtl/>
        </w:rPr>
        <w:t>משיאין משואות</w:t>
      </w:r>
      <w:r w:rsidRPr="00317FF7">
        <w:rPr>
          <w:spacing w:val="-4"/>
          <w:rtl/>
        </w:rPr>
        <w:t xml:space="preserve"> </w:t>
      </w:r>
      <w:r w:rsidR="007435EB" w:rsidRPr="005C3FF1">
        <w:rPr>
          <w:rStyle w:val="afffa"/>
          <w:rFonts w:hint="cs"/>
          <w:rtl/>
        </w:rPr>
        <w:t>לאור עבורו</w:t>
      </w:r>
      <w:r w:rsidR="007435EB" w:rsidRPr="00317FF7">
        <w:rPr>
          <w:rFonts w:hint="cs"/>
          <w:spacing w:val="-4"/>
          <w:rtl/>
        </w:rPr>
        <w:t xml:space="preserve"> </w:t>
      </w:r>
      <w:r w:rsidRPr="005C3FF1">
        <w:rPr>
          <w:rtl/>
        </w:rPr>
        <w:t>רק על חדש שנראה בזמנו לקדשו</w:t>
      </w:r>
    </w:p>
    <w:p w14:paraId="31E92187" w14:textId="77777777" w:rsidR="005C3FF1" w:rsidRDefault="00E8089F" w:rsidP="005C3FF1">
      <w:pPr>
        <w:pStyle w:val="36"/>
        <w:framePr w:wrap="notBeside"/>
        <w:rPr>
          <w:rtl/>
        </w:rPr>
      </w:pPr>
      <w:r w:rsidRPr="00AC0CB1">
        <w:rPr>
          <w:rStyle w:val="affffd"/>
          <w:rFonts w:hint="cs"/>
          <w:rtl/>
        </w:rPr>
        <w:t>יא</w:t>
      </w:r>
      <w:r w:rsidRPr="00AC0CB1">
        <w:rPr>
          <w:rStyle w:val="affffd"/>
          <w:rtl/>
        </w:rPr>
        <w:t>.</w:t>
      </w:r>
      <w:r w:rsidR="007435EB" w:rsidRPr="007435EB">
        <w:rPr>
          <w:rtl/>
        </w:rPr>
        <w:t xml:space="preserve"> </w:t>
      </w:r>
      <w:r w:rsidR="007435EB" w:rsidRPr="009A151F">
        <w:rPr>
          <w:rtl/>
        </w:rPr>
        <w:t>והך</w:t>
      </w:r>
    </w:p>
    <w:p w14:paraId="1ECD1350" w14:textId="43C7A80B" w:rsidR="00521778" w:rsidRPr="005C3FF1" w:rsidRDefault="007435EB" w:rsidP="00350201">
      <w:pPr>
        <w:rPr>
          <w:rStyle w:val="afffa"/>
          <w:rtl/>
        </w:rPr>
      </w:pPr>
      <w:r w:rsidRPr="007435EB">
        <w:rPr>
          <w:rtl/>
        </w:rPr>
        <w:t>ד</w:t>
      </w:r>
      <w:r w:rsidR="00E8089F" w:rsidRPr="007435EB">
        <w:rPr>
          <w:rtl/>
        </w:rPr>
        <w:t xml:space="preserve">עומד כל הלילה ומקריב על המזבח, </w:t>
      </w:r>
      <w:r w:rsidR="00597DDE" w:rsidRPr="007435EB">
        <w:rPr>
          <w:rStyle w:val="affffd"/>
          <w:rFonts w:hint="cs"/>
          <w:rtl/>
        </w:rPr>
        <w:t>דלרבי:</w:t>
      </w:r>
      <w:r w:rsidR="00597DDE" w:rsidRPr="005C3FF1">
        <w:rPr>
          <w:rStyle w:val="afffa"/>
          <w:rFonts w:hint="cs"/>
          <w:rtl/>
        </w:rPr>
        <w:t xml:space="preserve"> </w:t>
      </w:r>
      <w:r w:rsidR="00E8089F" w:rsidRPr="00350201">
        <w:rPr>
          <w:rtl/>
        </w:rPr>
        <w:t>לאורה</w:t>
      </w:r>
      <w:r w:rsidRPr="00350201">
        <w:rPr>
          <w:rtl/>
        </w:rPr>
        <w:t xml:space="preserve"> </w:t>
      </w:r>
      <w:r w:rsidRPr="007435EB">
        <w:rPr>
          <w:rtl/>
        </w:rPr>
        <w:t xml:space="preserve">טעון קידוש ידים ורגלים, </w:t>
      </w:r>
      <w:r w:rsidR="005C3FF1">
        <w:rPr>
          <w:rFonts w:hint="cs"/>
          <w:rtl/>
        </w:rPr>
        <w:t xml:space="preserve">- </w:t>
      </w:r>
      <w:r w:rsidR="00597DDE" w:rsidRPr="007435EB">
        <w:rPr>
          <w:rFonts w:hint="cs"/>
          <w:rtl/>
        </w:rPr>
        <w:t xml:space="preserve">שאני </w:t>
      </w:r>
      <w:r w:rsidR="00E8089F" w:rsidRPr="007435EB">
        <w:rPr>
          <w:rtl/>
        </w:rPr>
        <w:t xml:space="preserve">אורה </w:t>
      </w:r>
      <w:r w:rsidR="00597DDE" w:rsidRPr="007435EB">
        <w:rPr>
          <w:rFonts w:hint="cs"/>
          <w:rtl/>
        </w:rPr>
        <w:t>מאור</w:t>
      </w:r>
      <w:r w:rsidR="00E8089F" w:rsidRPr="005C3FF1">
        <w:rPr>
          <w:rStyle w:val="afffa"/>
          <w:rtl/>
        </w:rPr>
        <w:t>.</w:t>
      </w:r>
    </w:p>
    <w:p w14:paraId="3C6A98F6" w14:textId="77777777" w:rsidR="007435EB" w:rsidRPr="007435EB" w:rsidRDefault="007435EB" w:rsidP="00623CAA">
      <w:pPr>
        <w:pStyle w:val="afffff0"/>
        <w:rPr>
          <w:rtl/>
        </w:rPr>
      </w:pPr>
      <w:r w:rsidRPr="00AC0CB1">
        <w:rPr>
          <w:rStyle w:val="affffd"/>
          <w:rFonts w:hint="cs"/>
          <w:rtl/>
        </w:rPr>
        <w:t xml:space="preserve">[ג] </w:t>
      </w:r>
      <w:r w:rsidRPr="009A151F">
        <w:rPr>
          <w:rFonts w:hint="cs"/>
          <w:rtl/>
        </w:rPr>
        <w:t>ועוד ש''מ דאור בערב הוא</w:t>
      </w:r>
    </w:p>
    <w:p w14:paraId="607AF859" w14:textId="77777777" w:rsidR="00E8089F" w:rsidRPr="007435EB" w:rsidRDefault="00E8089F" w:rsidP="005C3FF1">
      <w:pPr>
        <w:pStyle w:val="afff"/>
        <w:framePr w:wrap="around"/>
        <w:rPr>
          <w:rtl/>
        </w:rPr>
      </w:pPr>
      <w:r w:rsidRPr="007435EB">
        <w:rPr>
          <w:rFonts w:hint="cs"/>
          <w:rtl/>
        </w:rPr>
        <w:t>ג.</w:t>
      </w:r>
    </w:p>
    <w:p w14:paraId="6B54ED61" w14:textId="77777777" w:rsidR="005C3FF1" w:rsidRDefault="00E8089F" w:rsidP="005C3FF1">
      <w:pPr>
        <w:pStyle w:val="36"/>
        <w:framePr w:wrap="notBeside"/>
        <w:rPr>
          <w:rFonts w:ascii="Fb Fontext" w:hAnsi="Fb Fontext"/>
          <w:rtl/>
        </w:rPr>
      </w:pPr>
      <w:r w:rsidRPr="00AC0CB1">
        <w:rPr>
          <w:rStyle w:val="affffd"/>
          <w:rFonts w:hint="cs"/>
          <w:rtl/>
        </w:rPr>
        <w:t>יב.</w:t>
      </w:r>
      <w:r w:rsidRPr="007435EB">
        <w:rPr>
          <w:rFonts w:ascii="Fb Fontext" w:hAnsi="Fb Fontext" w:hint="cs"/>
          <w:rtl/>
        </w:rPr>
        <w:t xml:space="preserve"> </w:t>
      </w:r>
    </w:p>
    <w:p w14:paraId="68964625" w14:textId="370C3B8A" w:rsidR="007435EB" w:rsidRPr="007435EB" w:rsidRDefault="007435EB" w:rsidP="007435EB">
      <w:pPr>
        <w:rPr>
          <w:rtl/>
        </w:rPr>
      </w:pPr>
      <w:r w:rsidRPr="007435EB">
        <w:rPr>
          <w:rFonts w:ascii="Fb Fontext" w:hAnsi="Fb Fontext" w:hint="cs"/>
          <w:rtl/>
        </w:rPr>
        <w:t>מד</w:t>
      </w:r>
      <w:r w:rsidR="00E8089F" w:rsidRPr="007435EB">
        <w:rPr>
          <w:rFonts w:ascii="Fb Fontext" w:hAnsi="Fb Fontext"/>
          <w:rtl/>
        </w:rPr>
        <w:t xml:space="preserve">המפלת </w:t>
      </w:r>
      <w:r w:rsidR="00E8089F" w:rsidRPr="005C3FF1">
        <w:rPr>
          <w:rStyle w:val="afffa"/>
          <w:rtl/>
        </w:rPr>
        <w:t>אור</w:t>
      </w:r>
      <w:r w:rsidR="00E8089F" w:rsidRPr="007435EB">
        <w:rPr>
          <w:rFonts w:ascii="Fb Fontext" w:hAnsi="Fb Fontext"/>
          <w:rtl/>
        </w:rPr>
        <w:t xml:space="preserve"> לש</w:t>
      </w:r>
      <w:r w:rsidRPr="007435EB">
        <w:rPr>
          <w:rFonts w:ascii="Fb Fontext" w:hAnsi="Fb Fontext"/>
          <w:rtl/>
        </w:rPr>
        <w:t>מונים ואחד, שהושלמו ימי טומאתה</w:t>
      </w:r>
      <w:r w:rsidRPr="007435EB">
        <w:rPr>
          <w:rFonts w:hint="cs"/>
          <w:rtl/>
        </w:rPr>
        <w:t xml:space="preserve"> </w:t>
      </w:r>
      <w:r w:rsidR="00E8089F" w:rsidRPr="007435EB">
        <w:rPr>
          <w:rStyle w:val="affffd"/>
          <w:rtl/>
        </w:rPr>
        <w:t xml:space="preserve">ב"ש </w:t>
      </w:r>
      <w:r w:rsidR="00E8089F" w:rsidRPr="007435EB">
        <w:rPr>
          <w:rtl/>
        </w:rPr>
        <w:t xml:space="preserve">פוטרין מקרבן </w:t>
      </w:r>
      <w:r w:rsidR="00E8089F" w:rsidRPr="007435EB">
        <w:rPr>
          <w:rStyle w:val="affffd"/>
          <w:rtl/>
        </w:rPr>
        <w:t>וב"ה</w:t>
      </w:r>
      <w:r w:rsidR="00623CAA">
        <w:rPr>
          <w:rStyle w:val="affffd"/>
          <w:rFonts w:hint="cs"/>
          <w:rtl/>
        </w:rPr>
        <w:t>:</w:t>
      </w:r>
      <w:r w:rsidR="00E8089F" w:rsidRPr="007435EB">
        <w:rPr>
          <w:rtl/>
        </w:rPr>
        <w:t xml:space="preserve"> מחייבים</w:t>
      </w:r>
      <w:r w:rsidR="00E8089F" w:rsidRPr="007435EB">
        <w:rPr>
          <w:rFonts w:hint="cs"/>
          <w:rtl/>
        </w:rPr>
        <w:t xml:space="preserve"> </w:t>
      </w:r>
      <w:r w:rsidRPr="007435EB">
        <w:rPr>
          <w:rFonts w:hint="cs"/>
          <w:rtl/>
        </w:rPr>
        <w:t>ד</w:t>
      </w:r>
      <w:r w:rsidR="00E8089F" w:rsidRPr="007435EB">
        <w:rPr>
          <w:rtl/>
        </w:rPr>
        <w:t xml:space="preserve">מ"ש אור </w:t>
      </w:r>
      <w:r w:rsidRPr="007435EB">
        <w:rPr>
          <w:rFonts w:hint="cs"/>
          <w:rtl/>
        </w:rPr>
        <w:t xml:space="preserve">פ''א דשיוה לטומאה מיום פא', לא ישוה לקרבן </w:t>
      </w:r>
    </w:p>
    <w:p w14:paraId="094C649D" w14:textId="77777777" w:rsidR="005C3FF1" w:rsidRDefault="007435EB" w:rsidP="005C3FF1">
      <w:pPr>
        <w:pStyle w:val="36"/>
        <w:framePr w:wrap="notBeside"/>
        <w:rPr>
          <w:rtl/>
        </w:rPr>
      </w:pPr>
      <w:r w:rsidRPr="00AC0CB1">
        <w:rPr>
          <w:rStyle w:val="affffd"/>
          <w:rFonts w:hint="cs"/>
          <w:rtl/>
        </w:rPr>
        <w:t xml:space="preserve">[ד] </w:t>
      </w:r>
      <w:r w:rsidR="00E8089F" w:rsidRPr="00AC0CB1">
        <w:rPr>
          <w:rStyle w:val="affffd"/>
          <w:rFonts w:hint="cs"/>
          <w:rtl/>
        </w:rPr>
        <w:t>יג.</w:t>
      </w:r>
      <w:r w:rsidR="00E8089F" w:rsidRPr="007435EB">
        <w:rPr>
          <w:rFonts w:hint="cs"/>
          <w:rtl/>
        </w:rPr>
        <w:t xml:space="preserve"> </w:t>
      </w:r>
    </w:p>
    <w:p w14:paraId="680DF525" w14:textId="282E0A43" w:rsidR="00E8089F" w:rsidRPr="007435EB" w:rsidRDefault="00E8089F" w:rsidP="007435EB">
      <w:pPr>
        <w:rPr>
          <w:rtl/>
        </w:rPr>
      </w:pPr>
      <w:r w:rsidRPr="00AC0CB1">
        <w:rPr>
          <w:rStyle w:val="af2"/>
          <w:rtl/>
        </w:rPr>
        <w:t>ביום זבחכם יאכל וממחרת והנותר עד יום</w:t>
      </w:r>
      <w:r w:rsidRPr="00AC0CB1">
        <w:rPr>
          <w:rStyle w:val="af2"/>
          <w:rFonts w:hint="cs"/>
          <w:rtl/>
        </w:rPr>
        <w:t>'</w:t>
      </w:r>
      <w:r w:rsidR="007435EB" w:rsidRPr="007435EB">
        <w:rPr>
          <w:rFonts w:hint="cs"/>
          <w:rtl/>
        </w:rPr>
        <w:t xml:space="preserve"> ולא </w:t>
      </w:r>
      <w:r w:rsidRPr="007435EB">
        <w:rPr>
          <w:rtl/>
        </w:rPr>
        <w:t>לאור שלישי.</w:t>
      </w:r>
      <w:r w:rsidR="007435EB" w:rsidRPr="007435EB">
        <w:rPr>
          <w:rFonts w:cs="Guttman Vilna" w:hint="cs"/>
          <w:b/>
          <w:bCs/>
          <w:rtl/>
        </w:rPr>
        <w:t xml:space="preserve"> </w:t>
      </w:r>
      <w:r w:rsidRPr="00AC0CB1">
        <w:rPr>
          <w:rStyle w:val="af2"/>
          <w:rtl/>
        </w:rPr>
        <w:t>והנותר מבשר הזבח ביום השלישי באש ישרף</w:t>
      </w:r>
      <w:r w:rsidRPr="00AC0CB1">
        <w:rPr>
          <w:rStyle w:val="af2"/>
          <w:rFonts w:hint="cs"/>
          <w:rtl/>
        </w:rPr>
        <w:t>'</w:t>
      </w:r>
      <w:r w:rsidRPr="00AC0CB1">
        <w:rPr>
          <w:rStyle w:val="af2"/>
          <w:rtl/>
        </w:rPr>
        <w:t xml:space="preserve"> </w:t>
      </w:r>
      <w:r w:rsidRPr="007435EB">
        <w:rPr>
          <w:rtl/>
        </w:rPr>
        <w:t>ואי אתה שורפו בלילה.</w:t>
      </w:r>
      <w:r w:rsidR="007435EB" w:rsidRPr="005C3FF1">
        <w:rPr>
          <w:rStyle w:val="afffa"/>
          <w:rFonts w:hint="cs"/>
          <w:rtl/>
        </w:rPr>
        <w:t xml:space="preserve"> </w:t>
      </w:r>
      <w:r w:rsidR="007435EB" w:rsidRPr="005C3FF1">
        <w:rPr>
          <w:rStyle w:val="afffa"/>
          <w:rtl/>
        </w:rPr>
        <w:t xml:space="preserve"> אלמא</w:t>
      </w:r>
      <w:r w:rsidRPr="005C3FF1">
        <w:rPr>
          <w:rStyle w:val="afffa"/>
          <w:rtl/>
        </w:rPr>
        <w:t xml:space="preserve"> </w:t>
      </w:r>
      <w:r w:rsidR="007435EB" w:rsidRPr="005C3FF1">
        <w:rPr>
          <w:rStyle w:val="afffa"/>
          <w:rFonts w:hint="cs"/>
          <w:rtl/>
        </w:rPr>
        <w:t xml:space="preserve">ערב </w:t>
      </w:r>
      <w:r w:rsidR="007435EB" w:rsidRPr="005C3FF1">
        <w:rPr>
          <w:rStyle w:val="afffa"/>
          <w:rtl/>
        </w:rPr>
        <w:t>הוא</w:t>
      </w:r>
      <w:r w:rsidRPr="005C3FF1">
        <w:rPr>
          <w:rStyle w:val="afffa"/>
          <w:rtl/>
        </w:rPr>
        <w:t>.</w:t>
      </w:r>
    </w:p>
    <w:p w14:paraId="02981484" w14:textId="77777777" w:rsidR="005C3FF1" w:rsidRDefault="007435EB" w:rsidP="005C3FF1">
      <w:pPr>
        <w:pStyle w:val="36"/>
        <w:framePr w:wrap="notBeside"/>
        <w:rPr>
          <w:rtl/>
        </w:rPr>
      </w:pPr>
      <w:r w:rsidRPr="00AC0CB1">
        <w:rPr>
          <w:rStyle w:val="affffd"/>
          <w:rFonts w:hint="cs"/>
          <w:rtl/>
        </w:rPr>
        <w:t xml:space="preserve">[ה] </w:t>
      </w:r>
      <w:r w:rsidR="00E8089F" w:rsidRPr="00AC0CB1">
        <w:rPr>
          <w:rStyle w:val="affffd"/>
          <w:rFonts w:hint="cs"/>
          <w:rtl/>
        </w:rPr>
        <w:t>יד.</w:t>
      </w:r>
      <w:r w:rsidR="00E8089F" w:rsidRPr="007435EB">
        <w:rPr>
          <w:rFonts w:hint="cs"/>
          <w:rtl/>
        </w:rPr>
        <w:t xml:space="preserve"> </w:t>
      </w:r>
    </w:p>
    <w:p w14:paraId="7A82885F" w14:textId="63C473B7" w:rsidR="00623CAA" w:rsidRPr="005C3FF1" w:rsidRDefault="00E8089F" w:rsidP="007435EB">
      <w:pPr>
        <w:rPr>
          <w:rStyle w:val="afffa"/>
          <w:rtl/>
        </w:rPr>
      </w:pPr>
      <w:r w:rsidRPr="007435EB">
        <w:rPr>
          <w:rtl/>
        </w:rPr>
        <w:t xml:space="preserve">אור יוה"כ מתפלל שבע ומתודה, </w:t>
      </w:r>
      <w:r w:rsidR="007435EB" w:rsidRPr="007435EB">
        <w:rPr>
          <w:rFonts w:hint="cs"/>
          <w:rtl/>
        </w:rPr>
        <w:t>וכן ב</w:t>
      </w:r>
      <w:r w:rsidRPr="007435EB">
        <w:rPr>
          <w:rtl/>
        </w:rPr>
        <w:t>שחרית</w:t>
      </w:r>
      <w:r w:rsidR="007435EB" w:rsidRPr="007435EB">
        <w:rPr>
          <w:rFonts w:hint="cs"/>
          <w:rtl/>
        </w:rPr>
        <w:t>, ובמוסף ובמנחה, ו</w:t>
      </w:r>
      <w:r w:rsidRPr="007435EB">
        <w:rPr>
          <w:rtl/>
        </w:rPr>
        <w:t>בערבית מתפלל מעין י"ח.</w:t>
      </w:r>
      <w:r w:rsidR="007435EB" w:rsidRPr="007435EB">
        <w:rPr>
          <w:rFonts w:hint="cs"/>
          <w:rtl/>
        </w:rPr>
        <w:t xml:space="preserve"> </w:t>
      </w:r>
      <w:r w:rsidR="007435EB" w:rsidRPr="007435EB">
        <w:rPr>
          <w:rStyle w:val="affffd"/>
          <w:rtl/>
        </w:rPr>
        <w:t xml:space="preserve">רחב"ג </w:t>
      </w:r>
      <w:r w:rsidR="007435EB" w:rsidRPr="007435EB">
        <w:rPr>
          <w:rStyle w:val="affffd"/>
          <w:rFonts w:hint="cs"/>
          <w:rtl/>
        </w:rPr>
        <w:t>מ</w:t>
      </w:r>
      <w:r w:rsidRPr="007435EB">
        <w:rPr>
          <w:rStyle w:val="affffd"/>
          <w:rtl/>
        </w:rPr>
        <w:t>אבותיו</w:t>
      </w:r>
      <w:r w:rsidRPr="007435EB">
        <w:rPr>
          <w:rtl/>
        </w:rPr>
        <w:t xml:space="preserve">: י"ח </w:t>
      </w:r>
      <w:r w:rsidRPr="00317FF7">
        <w:rPr>
          <w:spacing w:val="-2"/>
          <w:rtl/>
        </w:rPr>
        <w:t>שלימות, מפני שצריך לומר הבדלה בחונן הדעת.</w:t>
      </w:r>
      <w:r w:rsidR="00623CAA" w:rsidRPr="005C3FF1">
        <w:rPr>
          <w:rStyle w:val="afffa"/>
          <w:rFonts w:hint="cs"/>
          <w:rtl/>
        </w:rPr>
        <w:t>ש''מ ערב הוא</w:t>
      </w:r>
      <w:r w:rsidR="007435EB" w:rsidRPr="005C3FF1">
        <w:rPr>
          <w:rStyle w:val="afffa"/>
          <w:rFonts w:hint="cs"/>
          <w:rtl/>
        </w:rPr>
        <w:t xml:space="preserve"> </w:t>
      </w:r>
    </w:p>
    <w:p w14:paraId="4E67F595" w14:textId="77777777" w:rsidR="005C3FF1" w:rsidRDefault="007435EB" w:rsidP="005C3FF1">
      <w:pPr>
        <w:pStyle w:val="36"/>
        <w:framePr w:wrap="notBeside"/>
        <w:rPr>
          <w:rtl/>
        </w:rPr>
      </w:pPr>
      <w:r w:rsidRPr="007435EB">
        <w:rPr>
          <w:rStyle w:val="affffd"/>
          <w:rFonts w:hint="cs"/>
          <w:rtl/>
        </w:rPr>
        <w:t xml:space="preserve">[ו] </w:t>
      </w:r>
      <w:r w:rsidR="00E8089F" w:rsidRPr="007435EB">
        <w:rPr>
          <w:rStyle w:val="affffd"/>
          <w:rFonts w:hint="cs"/>
          <w:rtl/>
        </w:rPr>
        <w:t>טו</w:t>
      </w:r>
      <w:r w:rsidR="00E8089F" w:rsidRPr="009A151F">
        <w:rPr>
          <w:rFonts w:hint="cs"/>
          <w:rtl/>
        </w:rPr>
        <w:t>.</w:t>
      </w:r>
      <w:r w:rsidR="00E8089F" w:rsidRPr="007435EB">
        <w:rPr>
          <w:rFonts w:hint="cs"/>
          <w:rtl/>
        </w:rPr>
        <w:t xml:space="preserve"> </w:t>
      </w:r>
    </w:p>
    <w:p w14:paraId="7CB68EFB" w14:textId="015C5650" w:rsidR="00E8089F" w:rsidRPr="007435EB" w:rsidRDefault="007435EB" w:rsidP="00623CAA">
      <w:pPr>
        <w:rPr>
          <w:rtl/>
        </w:rPr>
      </w:pPr>
      <w:r w:rsidRPr="007435EB">
        <w:rPr>
          <w:rStyle w:val="affffd"/>
          <w:rFonts w:hint="cs"/>
          <w:rtl/>
        </w:rPr>
        <w:t>תד''ש</w:t>
      </w:r>
      <w:r w:rsidR="00E8089F" w:rsidRPr="007435EB">
        <w:rPr>
          <w:rtl/>
        </w:rPr>
        <w:t>: ל</w:t>
      </w:r>
      <w:r w:rsidR="00597DDE" w:rsidRPr="007435EB">
        <w:rPr>
          <w:rtl/>
        </w:rPr>
        <w:t>ילי י"ד בודקין החמץ לאור הנר</w:t>
      </w:r>
      <w:r w:rsidR="00597DDE" w:rsidRPr="005C3FF1">
        <w:rPr>
          <w:rStyle w:val="afffa"/>
          <w:rFonts w:hint="cs"/>
          <w:rtl/>
        </w:rPr>
        <w:t xml:space="preserve"> </w:t>
      </w:r>
      <w:r w:rsidR="00623CAA" w:rsidRPr="005C3FF1">
        <w:rPr>
          <w:rStyle w:val="afffa"/>
          <w:rFonts w:hint="cs"/>
          <w:rtl/>
        </w:rPr>
        <w:t>ש''מ</w:t>
      </w:r>
      <w:r w:rsidR="00597DDE" w:rsidRPr="005C3FF1">
        <w:rPr>
          <w:rStyle w:val="afffa"/>
          <w:rFonts w:hint="cs"/>
          <w:rtl/>
        </w:rPr>
        <w:t xml:space="preserve"> </w:t>
      </w:r>
      <w:r w:rsidRPr="005C3FF1">
        <w:rPr>
          <w:rStyle w:val="afffa"/>
          <w:rFonts w:hint="cs"/>
          <w:rtl/>
        </w:rPr>
        <w:t xml:space="preserve">ערב </w:t>
      </w:r>
      <w:r w:rsidR="00E8089F" w:rsidRPr="005C3FF1">
        <w:rPr>
          <w:rStyle w:val="afffa"/>
          <w:rtl/>
        </w:rPr>
        <w:t>הוא.</w:t>
      </w:r>
    </w:p>
    <w:p w14:paraId="24D17104" w14:textId="77777777" w:rsidR="005C3FF1" w:rsidRDefault="00E8089F" w:rsidP="005C3FF1">
      <w:pPr>
        <w:pStyle w:val="36"/>
        <w:framePr w:wrap="notBeside"/>
        <w:rPr>
          <w:rtl/>
        </w:rPr>
      </w:pPr>
      <w:r w:rsidRPr="009A151F">
        <w:rPr>
          <w:rtl/>
        </w:rPr>
        <w:t>אלא:</w:t>
      </w:r>
      <w:r w:rsidRPr="007435EB">
        <w:rPr>
          <w:rtl/>
        </w:rPr>
        <w:t xml:space="preserve"> </w:t>
      </w:r>
    </w:p>
    <w:p w14:paraId="029837BC" w14:textId="192E6B27" w:rsidR="00E8089F" w:rsidRPr="007435EB" w:rsidRDefault="007435EB" w:rsidP="00623CAA">
      <w:pPr>
        <w:rPr>
          <w:rtl/>
        </w:rPr>
      </w:pPr>
      <w:r w:rsidRPr="007435EB">
        <w:rPr>
          <w:rStyle w:val="affffd"/>
          <w:rFonts w:hint="cs"/>
          <w:rtl/>
        </w:rPr>
        <w:t>לר''ה ולר''י</w:t>
      </w:r>
      <w:r w:rsidR="00E8089F" w:rsidRPr="007435EB">
        <w:rPr>
          <w:rtl/>
        </w:rPr>
        <w:t xml:space="preserve"> אור </w:t>
      </w:r>
      <w:r w:rsidRPr="007435EB">
        <w:rPr>
          <w:rFonts w:hint="cs"/>
          <w:rtl/>
        </w:rPr>
        <w:t xml:space="preserve">ערב הוא, </w:t>
      </w:r>
      <w:r w:rsidR="00E8089F" w:rsidRPr="007435EB">
        <w:rPr>
          <w:rtl/>
        </w:rPr>
        <w:t>מר כ</w:t>
      </w:r>
      <w:r w:rsidR="00E8089F" w:rsidRPr="007435EB">
        <w:rPr>
          <w:rFonts w:hint="cs"/>
          <w:rtl/>
        </w:rPr>
        <w:t>מקומו</w:t>
      </w:r>
      <w:r w:rsidR="00623CAA">
        <w:rPr>
          <w:rFonts w:hint="cs"/>
          <w:rtl/>
        </w:rPr>
        <w:t>,</w:t>
      </w:r>
      <w:r w:rsidR="00E8089F" w:rsidRPr="007435EB">
        <w:rPr>
          <w:rFonts w:hint="cs"/>
          <w:rtl/>
        </w:rPr>
        <w:t xml:space="preserve"> </w:t>
      </w:r>
      <w:r w:rsidR="00623CAA">
        <w:rPr>
          <w:rFonts w:hint="cs"/>
          <w:rtl/>
        </w:rPr>
        <w:t>ומר כמקומו,</w:t>
      </w:r>
    </w:p>
    <w:p w14:paraId="249EE736" w14:textId="613452A2" w:rsidR="00E8089F" w:rsidRPr="007435EB" w:rsidRDefault="00F47631" w:rsidP="00F47631">
      <w:pPr>
        <w:pStyle w:val="affd"/>
        <w:rPr>
          <w:rtl/>
        </w:rPr>
      </w:pPr>
      <w:r>
        <w:rPr>
          <w:rFonts w:hint="cs"/>
          <w:rtl/>
        </w:rPr>
        <w:t>***</w:t>
      </w:r>
    </w:p>
    <w:p w14:paraId="27D401E0" w14:textId="77777777" w:rsidR="005C3FF1" w:rsidRDefault="00E8089F" w:rsidP="005C3FF1">
      <w:pPr>
        <w:pStyle w:val="36"/>
        <w:framePr w:wrap="notBeside"/>
        <w:rPr>
          <w:rtl/>
        </w:rPr>
      </w:pPr>
      <w:r w:rsidRPr="00623CAA">
        <w:rPr>
          <w:rStyle w:val="affffd"/>
          <w:rtl/>
        </w:rPr>
        <w:t>תנא דידן</w:t>
      </w:r>
      <w:r w:rsidR="00317FF7">
        <w:rPr>
          <w:rStyle w:val="affffd"/>
          <w:rFonts w:hint="cs"/>
          <w:rtl/>
        </w:rPr>
        <w:t>:</w:t>
      </w:r>
      <w:r w:rsidRPr="00623CAA">
        <w:rPr>
          <w:rStyle w:val="affffd"/>
          <w:rtl/>
        </w:rPr>
        <w:t xml:space="preserve"> </w:t>
      </w:r>
    </w:p>
    <w:p w14:paraId="7F18DA22" w14:textId="2CA74377" w:rsidR="00E8089F" w:rsidRPr="007435EB" w:rsidRDefault="00623CAA" w:rsidP="00E8089F">
      <w:pPr>
        <w:rPr>
          <w:rFonts w:cs="Guttman Vilna"/>
          <w:b/>
          <w:bCs/>
          <w:rtl/>
        </w:rPr>
      </w:pPr>
      <w:r>
        <w:rPr>
          <w:rtl/>
        </w:rPr>
        <w:t xml:space="preserve">לא </w:t>
      </w:r>
      <w:r w:rsidR="00E8089F" w:rsidRPr="007435EB">
        <w:rPr>
          <w:rtl/>
        </w:rPr>
        <w:t xml:space="preserve">תני </w:t>
      </w:r>
      <w:r w:rsidR="00E8089F" w:rsidRPr="007435EB">
        <w:rPr>
          <w:b/>
          <w:rtl/>
        </w:rPr>
        <w:t>לילי</w:t>
      </w:r>
      <w:r w:rsidR="007435EB" w:rsidRPr="007435EB">
        <w:rPr>
          <w:rtl/>
        </w:rPr>
        <w:t xml:space="preserve"> - </w:t>
      </w:r>
      <w:r w:rsidR="007435EB" w:rsidRPr="005C3FF1">
        <w:rPr>
          <w:rStyle w:val="afffa"/>
          <w:rtl/>
        </w:rPr>
        <w:t xml:space="preserve">דלישנא מעליא </w:t>
      </w:r>
      <w:r w:rsidR="00E8089F" w:rsidRPr="005C3FF1">
        <w:rPr>
          <w:rStyle w:val="afffa"/>
          <w:rtl/>
        </w:rPr>
        <w:t>נקט</w:t>
      </w:r>
      <w:r w:rsidR="00E8089F" w:rsidRPr="007435EB">
        <w:rPr>
          <w:rtl/>
        </w:rPr>
        <w:t>.</w:t>
      </w:r>
    </w:p>
    <w:p w14:paraId="7775412F" w14:textId="77777777" w:rsidR="00E8089F" w:rsidRPr="007435EB" w:rsidRDefault="00E8089F" w:rsidP="00623CAA">
      <w:pPr>
        <w:spacing w:before="4"/>
        <w:rPr>
          <w:rtl/>
        </w:rPr>
      </w:pPr>
      <w:r w:rsidRPr="007435EB">
        <w:rPr>
          <w:rtl/>
        </w:rPr>
        <w:t xml:space="preserve">לעולם אל יוציא אדם </w:t>
      </w:r>
      <w:r w:rsidRPr="005C3FF1">
        <w:rPr>
          <w:rStyle w:val="afffa"/>
          <w:rtl/>
        </w:rPr>
        <w:t>דבר מגונה</w:t>
      </w:r>
      <w:r w:rsidRPr="007435EB">
        <w:rPr>
          <w:rtl/>
        </w:rPr>
        <w:t xml:space="preserve"> מפיו, שהרי עקם הכתוב ולא הוציא דבר מגונה מפיו.</w:t>
      </w:r>
    </w:p>
    <w:p w14:paraId="7461DEDC" w14:textId="77777777" w:rsidR="005C3FF1" w:rsidRDefault="00E8089F" w:rsidP="005C3FF1">
      <w:pPr>
        <w:pStyle w:val="36"/>
        <w:framePr w:wrap="notBeside"/>
        <w:rPr>
          <w:rtl/>
        </w:rPr>
      </w:pPr>
      <w:r w:rsidRPr="00317FF7">
        <w:rPr>
          <w:rStyle w:val="affffd"/>
          <w:spacing w:val="-4"/>
          <w:rtl/>
        </w:rPr>
        <w:t>ריב"ל</w:t>
      </w:r>
      <w:r w:rsidRPr="00317FF7">
        <w:rPr>
          <w:rStyle w:val="affffd"/>
          <w:rFonts w:hint="cs"/>
          <w:spacing w:val="-4"/>
          <w:rtl/>
        </w:rPr>
        <w:t>:</w:t>
      </w:r>
      <w:r w:rsidRPr="00317FF7">
        <w:rPr>
          <w:rStyle w:val="affffd"/>
          <w:spacing w:val="-4"/>
          <w:rtl/>
        </w:rPr>
        <w:t xml:space="preserve"> </w:t>
      </w:r>
    </w:p>
    <w:p w14:paraId="6852AB92" w14:textId="4B2F65D1" w:rsidR="00E8089F" w:rsidRPr="00317FF7" w:rsidRDefault="00E8089F" w:rsidP="00623CAA">
      <w:pPr>
        <w:rPr>
          <w:rFonts w:ascii="Fb Fontext" w:hAnsi="Fb Fontext"/>
          <w:spacing w:val="-4"/>
          <w:rtl/>
        </w:rPr>
      </w:pPr>
      <w:r w:rsidRPr="005C3FF1">
        <w:rPr>
          <w:rStyle w:val="afffa"/>
          <w:rtl/>
        </w:rPr>
        <w:t>שמונה</w:t>
      </w:r>
      <w:r w:rsidRPr="00317FF7">
        <w:rPr>
          <w:rFonts w:ascii="Fb Fontext" w:hAnsi="Fb Fontext"/>
          <w:spacing w:val="-4"/>
          <w:rtl/>
        </w:rPr>
        <w:t xml:space="preserve"> אותיות '</w:t>
      </w:r>
      <w:r w:rsidRPr="00AC0CB1">
        <w:rPr>
          <w:rStyle w:val="af2"/>
          <w:rtl/>
        </w:rPr>
        <w:t>מן הבהמה הטהורה ומן הבהמה אשר איננה טהרה</w:t>
      </w:r>
    </w:p>
    <w:p w14:paraId="1F287932" w14:textId="77777777" w:rsidR="005C3FF1" w:rsidRDefault="00E8089F" w:rsidP="005C3FF1">
      <w:pPr>
        <w:pStyle w:val="36"/>
        <w:framePr w:wrap="notBeside"/>
        <w:rPr>
          <w:rtl/>
        </w:rPr>
      </w:pPr>
      <w:r w:rsidRPr="007435EB">
        <w:rPr>
          <w:rStyle w:val="affffd"/>
          <w:rtl/>
        </w:rPr>
        <w:t>ר"פ:</w:t>
      </w:r>
      <w:r w:rsidRPr="007435EB">
        <w:rPr>
          <w:rFonts w:ascii="Fb Fontext" w:hAnsi="Fb Fontext"/>
          <w:rtl/>
        </w:rPr>
        <w:t xml:space="preserve"> </w:t>
      </w:r>
    </w:p>
    <w:p w14:paraId="468CF7D9" w14:textId="6C3A99BB" w:rsidR="00E8089F" w:rsidRPr="00623CAA" w:rsidRDefault="00E8089F" w:rsidP="007435EB">
      <w:pPr>
        <w:rPr>
          <w:rStyle w:val="afffff6"/>
          <w:rtl/>
        </w:rPr>
      </w:pPr>
      <w:r w:rsidRPr="005C3FF1">
        <w:rPr>
          <w:rStyle w:val="afffa"/>
          <w:rtl/>
        </w:rPr>
        <w:t>תשע</w:t>
      </w:r>
      <w:r w:rsidRPr="007435EB">
        <w:rPr>
          <w:rFonts w:ascii="Fb Fontext" w:hAnsi="Fb Fontext"/>
          <w:rtl/>
        </w:rPr>
        <w:t xml:space="preserve"> '</w:t>
      </w:r>
      <w:r w:rsidRPr="00AC0CB1">
        <w:rPr>
          <w:rStyle w:val="af2"/>
          <w:rtl/>
        </w:rPr>
        <w:t>כי יהיה בך איש אשר לא יהיה טהור מקרה לילה.</w:t>
      </w:r>
      <w:r w:rsidRPr="007435EB">
        <w:rPr>
          <w:rFonts w:ascii="Fb Fontext" w:hAnsi="Fb Fontext" w:hint="cs"/>
          <w:rtl/>
        </w:rPr>
        <w:t xml:space="preserve"> </w:t>
      </w:r>
      <w:r w:rsidRPr="00623CAA">
        <w:rPr>
          <w:rStyle w:val="afffff6"/>
          <w:rFonts w:hint="cs"/>
          <w:rtl/>
        </w:rPr>
        <w:t>[ולא טמא]</w:t>
      </w:r>
    </w:p>
    <w:p w14:paraId="2D4A390F" w14:textId="77777777" w:rsidR="005C3FF1" w:rsidRDefault="00E8089F" w:rsidP="005C3FF1">
      <w:pPr>
        <w:pStyle w:val="36"/>
        <w:framePr w:wrap="notBeside"/>
        <w:rPr>
          <w:rtl/>
        </w:rPr>
      </w:pPr>
      <w:r w:rsidRPr="007435EB">
        <w:rPr>
          <w:rStyle w:val="affffd"/>
          <w:rtl/>
        </w:rPr>
        <w:t>רבינא:</w:t>
      </w:r>
      <w:r w:rsidRPr="007435EB">
        <w:rPr>
          <w:rFonts w:ascii="Fb Fontext" w:hAnsi="Fb Fontext"/>
          <w:rtl/>
        </w:rPr>
        <w:t xml:space="preserve"> </w:t>
      </w:r>
    </w:p>
    <w:p w14:paraId="290D2AAE" w14:textId="69C7B3D1" w:rsidR="00E8089F" w:rsidRPr="007435EB" w:rsidRDefault="00E8089F" w:rsidP="00E8089F">
      <w:pPr>
        <w:rPr>
          <w:rFonts w:ascii="Fb Fontext" w:hAnsi="Fb Fontext"/>
          <w:rtl/>
        </w:rPr>
      </w:pPr>
      <w:r w:rsidRPr="005C3FF1">
        <w:rPr>
          <w:rStyle w:val="afffa"/>
          <w:rtl/>
        </w:rPr>
        <w:t>עשר</w:t>
      </w:r>
      <w:r w:rsidRPr="007435EB">
        <w:rPr>
          <w:rFonts w:ascii="Fb Fontext" w:hAnsi="Fb Fontext"/>
          <w:rtl/>
        </w:rPr>
        <w:t>, וי"ו דטהור.</w:t>
      </w:r>
    </w:p>
    <w:p w14:paraId="076E6488" w14:textId="77777777" w:rsidR="005C3FF1" w:rsidRDefault="00E8089F" w:rsidP="005C3FF1">
      <w:pPr>
        <w:pStyle w:val="36"/>
        <w:framePr w:wrap="notBeside"/>
        <w:rPr>
          <w:rtl/>
        </w:rPr>
      </w:pPr>
      <w:r w:rsidRPr="00317FF7">
        <w:rPr>
          <w:rStyle w:val="affffd"/>
          <w:spacing w:val="-2"/>
          <w:rtl/>
        </w:rPr>
        <w:t>ראב"י:</w:t>
      </w:r>
      <w:r w:rsidRPr="00317FF7">
        <w:rPr>
          <w:rFonts w:ascii="Fb Fontext" w:hAnsi="Fb Fontext"/>
          <w:rtl/>
        </w:rPr>
        <w:t xml:space="preserve"> </w:t>
      </w:r>
    </w:p>
    <w:p w14:paraId="792B2FCC" w14:textId="330950D2" w:rsidR="00E8089F" w:rsidRPr="00317FF7" w:rsidRDefault="00317FF7" w:rsidP="00317FF7">
      <w:pPr>
        <w:rPr>
          <w:rFonts w:cs="Guttman Vilna"/>
          <w:b/>
          <w:bCs/>
          <w:spacing w:val="-2"/>
          <w:rtl/>
        </w:rPr>
      </w:pPr>
      <w:r w:rsidRPr="005C3FF1">
        <w:rPr>
          <w:rStyle w:val="afffa"/>
          <w:rFonts w:hint="cs"/>
          <w:rtl/>
        </w:rPr>
        <w:t>ט''ז</w:t>
      </w:r>
      <w:r w:rsidR="00E8089F" w:rsidRPr="00317FF7">
        <w:rPr>
          <w:rFonts w:ascii="Fb Fontext" w:hAnsi="Fb Fontext"/>
          <w:spacing w:val="-2"/>
          <w:rtl/>
        </w:rPr>
        <w:t xml:space="preserve"> </w:t>
      </w:r>
      <w:r w:rsidR="00E8089F" w:rsidRPr="00AC0CB1">
        <w:rPr>
          <w:rStyle w:val="af2"/>
          <w:rtl/>
        </w:rPr>
        <w:t>'כי אמר מקרה הוא בלתי טהור הוא כי לא טהור.</w:t>
      </w:r>
      <w:r w:rsidRPr="00317FF7">
        <w:rPr>
          <w:rFonts w:ascii="Fb Fontext" w:hAnsi="Fb Fontext" w:hint="cs"/>
          <w:spacing w:val="-2"/>
          <w:rtl/>
        </w:rPr>
        <w:t xml:space="preserve"> </w:t>
      </w:r>
      <w:r w:rsidR="00E8089F" w:rsidRPr="00317FF7">
        <w:rPr>
          <w:rStyle w:val="afffff6"/>
          <w:rFonts w:hint="cs"/>
          <w:spacing w:val="-2"/>
          <w:rtl/>
        </w:rPr>
        <w:t>ולא מקרה טמא</w:t>
      </w:r>
    </w:p>
    <w:p w14:paraId="08D5961B" w14:textId="1C8F0821" w:rsidR="00E8089F" w:rsidRPr="007435EB" w:rsidRDefault="00F47631" w:rsidP="00F47631">
      <w:pPr>
        <w:pStyle w:val="affd"/>
        <w:rPr>
          <w:bCs/>
          <w:rtl/>
        </w:rPr>
      </w:pPr>
      <w:r>
        <w:rPr>
          <w:rFonts w:hint="cs"/>
          <w:rtl/>
        </w:rPr>
        <w:t>***</w:t>
      </w:r>
    </w:p>
    <w:p w14:paraId="5F6DB8A1" w14:textId="77777777" w:rsidR="005C3FF1" w:rsidRDefault="00E8089F" w:rsidP="005C3FF1">
      <w:pPr>
        <w:pStyle w:val="36"/>
        <w:framePr w:wrap="notBeside"/>
        <w:rPr>
          <w:rStyle w:val="afffa"/>
          <w:rtl/>
        </w:rPr>
      </w:pPr>
      <w:r w:rsidRPr="007435EB">
        <w:rPr>
          <w:rStyle w:val="affffd"/>
          <w:rtl/>
        </w:rPr>
        <w:t xml:space="preserve">תנדר"י: </w:t>
      </w:r>
    </w:p>
    <w:p w14:paraId="50742611" w14:textId="77777777" w:rsidR="005C3FF1" w:rsidRPr="005C3FF1" w:rsidRDefault="00E8089F" w:rsidP="005C3FF1">
      <w:pPr>
        <w:pStyle w:val="afffff0"/>
        <w:rPr>
          <w:rtl/>
        </w:rPr>
      </w:pPr>
      <w:r w:rsidRPr="005C3FF1">
        <w:rPr>
          <w:rtl/>
        </w:rPr>
        <w:t xml:space="preserve">לעולם יספר אדם בלשון נקיה, </w:t>
      </w:r>
    </w:p>
    <w:p w14:paraId="44B7479B" w14:textId="77777777" w:rsidR="005C3FF1" w:rsidRDefault="00E8089F" w:rsidP="00623CAA">
      <w:pPr>
        <w:rPr>
          <w:rFonts w:ascii="Fb Fontext" w:hAnsi="Fb Fontext"/>
          <w:rtl/>
        </w:rPr>
      </w:pPr>
      <w:r w:rsidRPr="007435EB">
        <w:rPr>
          <w:rFonts w:ascii="Fb Fontext" w:hAnsi="Fb Fontext"/>
          <w:rtl/>
        </w:rPr>
        <w:t>שבזב קראו</w:t>
      </w:r>
      <w:r w:rsidRPr="00AC0CB1">
        <w:rPr>
          <w:rStyle w:val="af2"/>
          <w:rtl/>
        </w:rPr>
        <w:t xml:space="preserve"> </w:t>
      </w:r>
      <w:r w:rsidRPr="00AC0CB1">
        <w:rPr>
          <w:rStyle w:val="af2"/>
          <w:rFonts w:hint="cs"/>
          <w:rtl/>
        </w:rPr>
        <w:t>'</w:t>
      </w:r>
      <w:r w:rsidRPr="00AC0CB1">
        <w:rPr>
          <w:rStyle w:val="af2"/>
          <w:rtl/>
        </w:rPr>
        <w:t>מרכב</w:t>
      </w:r>
      <w:r w:rsidRPr="00AC0CB1">
        <w:rPr>
          <w:rStyle w:val="af2"/>
          <w:rFonts w:hint="cs"/>
          <w:rtl/>
        </w:rPr>
        <w:t>'</w:t>
      </w:r>
      <w:r w:rsidRPr="00AC0CB1">
        <w:rPr>
          <w:rStyle w:val="af2"/>
          <w:rtl/>
        </w:rPr>
        <w:t xml:space="preserve"> </w:t>
      </w:r>
      <w:r w:rsidRPr="007435EB">
        <w:rPr>
          <w:rFonts w:ascii="Fb Fontext" w:hAnsi="Fb Fontext"/>
          <w:rtl/>
        </w:rPr>
        <w:t>ובאשה קראו</w:t>
      </w:r>
      <w:r w:rsidRPr="00AC0CB1">
        <w:rPr>
          <w:rStyle w:val="af2"/>
          <w:rtl/>
        </w:rPr>
        <w:t xml:space="preserve"> </w:t>
      </w:r>
      <w:r w:rsidRPr="00AC0CB1">
        <w:rPr>
          <w:rStyle w:val="af2"/>
          <w:rFonts w:hint="cs"/>
          <w:rtl/>
        </w:rPr>
        <w:t>'</w:t>
      </w:r>
      <w:r w:rsidRPr="00AC0CB1">
        <w:rPr>
          <w:rStyle w:val="af2"/>
          <w:rtl/>
        </w:rPr>
        <w:t>מושב</w:t>
      </w:r>
      <w:r w:rsidRPr="00AC0CB1">
        <w:rPr>
          <w:rStyle w:val="af2"/>
          <w:rFonts w:hint="cs"/>
          <w:rtl/>
        </w:rPr>
        <w:t>'</w:t>
      </w:r>
      <w:r w:rsidR="007435EB" w:rsidRPr="007435EB">
        <w:rPr>
          <w:rFonts w:ascii="Fb Fontext" w:hAnsi="Fb Fontext" w:hint="cs"/>
          <w:rtl/>
        </w:rPr>
        <w:t xml:space="preserve">, </w:t>
      </w:r>
    </w:p>
    <w:p w14:paraId="04EC39FE" w14:textId="13F54DD3" w:rsidR="00623CAA" w:rsidRDefault="00E8089F" w:rsidP="00623CAA">
      <w:pPr>
        <w:rPr>
          <w:rtl/>
        </w:rPr>
      </w:pPr>
      <w:r w:rsidRPr="007435EB">
        <w:rPr>
          <w:rtl/>
        </w:rPr>
        <w:t>ו</w:t>
      </w:r>
      <w:r w:rsidR="00AB3B38">
        <w:rPr>
          <w:rtl/>
        </w:rPr>
        <w:t>אף</w:t>
      </w:r>
      <w:r w:rsidRPr="007435EB">
        <w:rPr>
          <w:rtl/>
        </w:rPr>
        <w:t xml:space="preserve"> בדרבנן </w:t>
      </w:r>
      <w:r w:rsidRPr="00AC0CB1">
        <w:rPr>
          <w:rStyle w:val="af2"/>
          <w:rtl/>
        </w:rPr>
        <w:t>ד'ותבחר לשון ערומים</w:t>
      </w:r>
      <w:r w:rsidRPr="00AC0CB1">
        <w:rPr>
          <w:rStyle w:val="af2"/>
          <w:rFonts w:hint="cs"/>
          <w:rtl/>
        </w:rPr>
        <w:t>'</w:t>
      </w:r>
      <w:r w:rsidRPr="007435EB">
        <w:rPr>
          <w:rtl/>
        </w:rPr>
        <w:t xml:space="preserve">. </w:t>
      </w:r>
    </w:p>
    <w:p w14:paraId="179FA690" w14:textId="152275F6" w:rsidR="005C3FF1" w:rsidRPr="005C3FF1" w:rsidRDefault="00E8089F" w:rsidP="005C3FF1">
      <w:pPr>
        <w:rPr>
          <w:rStyle w:val="afffa"/>
          <w:rFonts w:cs="FrankRuehl"/>
          <w:bCs w:val="0"/>
          <w:szCs w:val="18"/>
          <w:rtl/>
        </w:rPr>
      </w:pPr>
      <w:r w:rsidRPr="007435EB">
        <w:rPr>
          <w:rtl/>
        </w:rPr>
        <w:lastRenderedPageBreak/>
        <w:t>ו</w:t>
      </w:r>
      <w:r w:rsidR="00AB3B38">
        <w:rPr>
          <w:rtl/>
        </w:rPr>
        <w:t>אף</w:t>
      </w:r>
      <w:r w:rsidR="007435EB" w:rsidRPr="007435EB">
        <w:rPr>
          <w:rtl/>
        </w:rPr>
        <w:t xml:space="preserve"> </w:t>
      </w:r>
      <w:r w:rsidRPr="007435EB">
        <w:rPr>
          <w:rtl/>
        </w:rPr>
        <w:t>דעלמא</w:t>
      </w:r>
      <w:r w:rsidRPr="00AC0CB1">
        <w:rPr>
          <w:rStyle w:val="af2"/>
          <w:rtl/>
        </w:rPr>
        <w:t xml:space="preserve"> 'ודעת שפתי ברור מללו'.</w:t>
      </w:r>
    </w:p>
    <w:p w14:paraId="5A95995E" w14:textId="77777777" w:rsidR="005C3FF1" w:rsidRDefault="007435EB" w:rsidP="005C3FF1">
      <w:pPr>
        <w:pStyle w:val="36"/>
        <w:framePr w:wrap="notBeside"/>
        <w:rPr>
          <w:rStyle w:val="af2"/>
          <w:rtl/>
        </w:rPr>
      </w:pPr>
      <w:r w:rsidRPr="00F46A1C">
        <w:rPr>
          <w:rStyle w:val="affffd"/>
          <w:rFonts w:hint="cs"/>
          <w:rtl/>
        </w:rPr>
        <w:t xml:space="preserve">הך </w:t>
      </w:r>
    </w:p>
    <w:p w14:paraId="4EEC5D00" w14:textId="3012A480" w:rsidR="00E8089F" w:rsidRPr="007435EB" w:rsidRDefault="007435EB" w:rsidP="007435EB">
      <w:pPr>
        <w:rPr>
          <w:rtl/>
        </w:rPr>
      </w:pPr>
      <w:r w:rsidRPr="00AC0CB1">
        <w:rPr>
          <w:rStyle w:val="af2"/>
          <w:rtl/>
        </w:rPr>
        <w:t>ותרכבנה על הגמלים</w:t>
      </w:r>
      <w:r w:rsidR="00E8089F" w:rsidRPr="007435EB">
        <w:rPr>
          <w:rFonts w:hint="cs"/>
          <w:rtl/>
        </w:rPr>
        <w:t xml:space="preserve"> </w:t>
      </w:r>
      <w:r w:rsidR="005C3FF1">
        <w:rPr>
          <w:rFonts w:hint="cs"/>
          <w:rtl/>
        </w:rPr>
        <w:t>-</w:t>
      </w:r>
      <w:r w:rsidR="00623CAA">
        <w:rPr>
          <w:rtl/>
        </w:rPr>
        <w:tab/>
      </w:r>
      <w:r w:rsidR="00E8089F" w:rsidRPr="007435EB">
        <w:rPr>
          <w:rFonts w:hint="cs"/>
          <w:rtl/>
        </w:rPr>
        <w:t>משום פחד הגמלים דרך הוא</w:t>
      </w:r>
    </w:p>
    <w:p w14:paraId="76346B0C" w14:textId="77777777" w:rsidR="005C3FF1" w:rsidRDefault="00E8089F" w:rsidP="005C3FF1">
      <w:pPr>
        <w:pStyle w:val="36"/>
        <w:framePr w:wrap="notBeside"/>
        <w:rPr>
          <w:rtl/>
        </w:rPr>
      </w:pPr>
      <w:r w:rsidRPr="00F46A1C">
        <w:rPr>
          <w:rStyle w:val="affffd"/>
          <w:rtl/>
        </w:rPr>
        <w:t>והך</w:t>
      </w:r>
      <w:r w:rsidRPr="007435EB">
        <w:rPr>
          <w:rtl/>
        </w:rPr>
        <w:t xml:space="preserve"> </w:t>
      </w:r>
    </w:p>
    <w:p w14:paraId="5CB8AD2D" w14:textId="151B2A1A" w:rsidR="00E8089F" w:rsidRPr="007435EB" w:rsidRDefault="00E8089F" w:rsidP="007435EB">
      <w:pPr>
        <w:rPr>
          <w:rtl/>
        </w:rPr>
      </w:pPr>
      <w:r w:rsidRPr="00AC0CB1">
        <w:rPr>
          <w:rStyle w:val="af2"/>
          <w:rtl/>
        </w:rPr>
        <w:t>וירכבם על החמ</w:t>
      </w:r>
      <w:r w:rsidRPr="00AC0CB1">
        <w:rPr>
          <w:rStyle w:val="af2"/>
          <w:rFonts w:hint="cs"/>
          <w:rtl/>
        </w:rPr>
        <w:t>ו</w:t>
      </w:r>
      <w:r w:rsidRPr="00AC0CB1">
        <w:rPr>
          <w:rStyle w:val="af2"/>
          <w:rtl/>
        </w:rPr>
        <w:t xml:space="preserve">ר' </w:t>
      </w:r>
      <w:r w:rsidR="00623CAA">
        <w:rPr>
          <w:rtl/>
        </w:rPr>
        <w:tab/>
      </w:r>
      <w:r w:rsidR="005C3FF1">
        <w:rPr>
          <w:rFonts w:hint="cs"/>
          <w:rtl/>
        </w:rPr>
        <w:t>-</w:t>
      </w:r>
      <w:r w:rsidR="00623CAA">
        <w:rPr>
          <w:rtl/>
        </w:rPr>
        <w:tab/>
      </w:r>
      <w:r w:rsidRPr="007435EB">
        <w:rPr>
          <w:rtl/>
        </w:rPr>
        <w:t xml:space="preserve">משום בניו </w:t>
      </w:r>
      <w:r w:rsidR="007435EB" w:rsidRPr="007435EB">
        <w:rPr>
          <w:rFonts w:hint="cs"/>
          <w:rtl/>
        </w:rPr>
        <w:t>דרך</w:t>
      </w:r>
      <w:r w:rsidRPr="007435EB">
        <w:rPr>
          <w:rtl/>
        </w:rPr>
        <w:t xml:space="preserve"> הוא.</w:t>
      </w:r>
    </w:p>
    <w:p w14:paraId="5C4EC9B5" w14:textId="77777777" w:rsidR="005C3FF1" w:rsidRDefault="00E8089F" w:rsidP="005C3FF1">
      <w:pPr>
        <w:pStyle w:val="36"/>
        <w:framePr w:wrap="notBeside"/>
        <w:rPr>
          <w:rStyle w:val="af2"/>
          <w:rtl/>
        </w:rPr>
      </w:pPr>
      <w:r w:rsidRPr="00F46A1C">
        <w:rPr>
          <w:rStyle w:val="affffd"/>
          <w:rtl/>
        </w:rPr>
        <w:t>והך</w:t>
      </w:r>
      <w:r w:rsidR="007435EB" w:rsidRPr="007435EB">
        <w:rPr>
          <w:rtl/>
        </w:rPr>
        <w:t xml:space="preserve"> </w:t>
      </w:r>
    </w:p>
    <w:p w14:paraId="47999D0C" w14:textId="77777777" w:rsidR="005C3FF1" w:rsidRDefault="00E8089F" w:rsidP="007435EB">
      <w:pPr>
        <w:rPr>
          <w:rStyle w:val="affffd"/>
          <w:rtl/>
        </w:rPr>
      </w:pPr>
      <w:r w:rsidRPr="00AC0CB1">
        <w:rPr>
          <w:rStyle w:val="af2"/>
          <w:rtl/>
        </w:rPr>
        <w:t>והיא רכבת על החמור</w:t>
      </w:r>
      <w:r w:rsidRPr="007435EB">
        <w:rPr>
          <w:rtl/>
        </w:rPr>
        <w:t xml:space="preserve"> </w:t>
      </w:r>
      <w:r w:rsidR="00623CAA" w:rsidRPr="00AC0CB1">
        <w:rPr>
          <w:rStyle w:val="affffd"/>
          <w:rtl/>
        </w:rPr>
        <w:tab/>
      </w:r>
    </w:p>
    <w:p w14:paraId="0A8950C5" w14:textId="77777777" w:rsidR="005C3FF1" w:rsidRDefault="005C3FF1" w:rsidP="005C3FF1">
      <w:pPr>
        <w:pStyle w:val="36"/>
        <w:framePr w:wrap="notBeside"/>
        <w:rPr>
          <w:rStyle w:val="affffd"/>
          <w:rtl/>
        </w:rPr>
      </w:pPr>
      <w:r>
        <w:rPr>
          <w:rStyle w:val="affffd"/>
          <w:rFonts w:hint="cs"/>
          <w:rtl/>
        </w:rPr>
        <w:t>-</w:t>
      </w:r>
    </w:p>
    <w:p w14:paraId="2DFAD32E" w14:textId="77777777" w:rsidR="005C3FF1" w:rsidRDefault="005C3FF1" w:rsidP="005C3FF1">
      <w:pPr>
        <w:rPr>
          <w:rStyle w:val="affffd"/>
          <w:rFonts w:cs="FrankRuehl"/>
          <w:b w:val="0"/>
          <w:bCs w:val="0"/>
          <w:sz w:val="18"/>
          <w:szCs w:val="18"/>
          <w:rtl/>
        </w:rPr>
      </w:pPr>
      <w:r>
        <w:rPr>
          <w:rStyle w:val="affffd"/>
          <w:rFonts w:hint="cs"/>
          <w:rtl/>
        </w:rPr>
        <w:t xml:space="preserve"> </w:t>
      </w:r>
      <w:r w:rsidR="00E8089F" w:rsidRPr="00AC0CB1">
        <w:rPr>
          <w:rStyle w:val="affffd"/>
          <w:rFonts w:hint="cs"/>
          <w:rtl/>
        </w:rPr>
        <w:t>א.</w:t>
      </w:r>
      <w:r w:rsidR="00E8089F" w:rsidRPr="007435EB">
        <w:rPr>
          <w:rFonts w:hint="cs"/>
          <w:rtl/>
        </w:rPr>
        <w:t xml:space="preserve"> </w:t>
      </w:r>
      <w:r w:rsidR="007435EB" w:rsidRPr="007435EB">
        <w:rPr>
          <w:rFonts w:hint="cs"/>
          <w:rtl/>
        </w:rPr>
        <w:t xml:space="preserve">משום </w:t>
      </w:r>
      <w:r w:rsidR="00E8089F" w:rsidRPr="007435EB">
        <w:rPr>
          <w:rFonts w:hint="cs"/>
          <w:rtl/>
        </w:rPr>
        <w:t>פחד ה</w:t>
      </w:r>
      <w:r w:rsidR="00E8089F" w:rsidRPr="007435EB">
        <w:rPr>
          <w:rtl/>
        </w:rPr>
        <w:t>ליל</w:t>
      </w:r>
      <w:r w:rsidR="00E8089F" w:rsidRPr="007435EB">
        <w:rPr>
          <w:rFonts w:hint="cs"/>
          <w:rtl/>
        </w:rPr>
        <w:t>ה</w:t>
      </w:r>
      <w:r w:rsidR="00E8089F" w:rsidRPr="007435EB">
        <w:rPr>
          <w:rtl/>
        </w:rPr>
        <w:t xml:space="preserve"> </w:t>
      </w:r>
      <w:r w:rsidR="00E8089F" w:rsidRPr="00AC0CB1">
        <w:rPr>
          <w:rStyle w:val="affffd"/>
          <w:rFonts w:hint="cs"/>
          <w:rtl/>
        </w:rPr>
        <w:t>ב.</w:t>
      </w:r>
      <w:r w:rsidR="00E8089F" w:rsidRPr="007435EB">
        <w:rPr>
          <w:rFonts w:hint="cs"/>
          <w:rtl/>
        </w:rPr>
        <w:t xml:space="preserve"> פחד </w:t>
      </w:r>
      <w:r w:rsidR="00E8089F" w:rsidRPr="007435EB">
        <w:rPr>
          <w:rtl/>
        </w:rPr>
        <w:t xml:space="preserve">דדוד </w:t>
      </w:r>
      <w:r>
        <w:rPr>
          <w:rStyle w:val="affffd"/>
          <w:rFonts w:hint="cs"/>
          <w:rtl/>
        </w:rPr>
        <w:t xml:space="preserve"> </w:t>
      </w:r>
      <w:r w:rsidR="00E8089F" w:rsidRPr="00AC0CB1">
        <w:rPr>
          <w:rStyle w:val="affffd"/>
          <w:rFonts w:hint="cs"/>
          <w:rtl/>
        </w:rPr>
        <w:t>ג.</w:t>
      </w:r>
      <w:r w:rsidR="00E8089F" w:rsidRPr="007435EB">
        <w:rPr>
          <w:rFonts w:hint="cs"/>
          <w:rtl/>
        </w:rPr>
        <w:t xml:space="preserve"> פחד</w:t>
      </w:r>
      <w:r w:rsidR="00E8089F" w:rsidRPr="007435EB">
        <w:rPr>
          <w:rtl/>
        </w:rPr>
        <w:t xml:space="preserve"> דהר</w:t>
      </w:r>
      <w:r w:rsidR="00E8089F" w:rsidRPr="007435EB">
        <w:rPr>
          <w:rFonts w:hint="cs"/>
          <w:rtl/>
        </w:rPr>
        <w:t xml:space="preserve">  ד</w:t>
      </w:r>
      <w:r w:rsidR="007435EB" w:rsidRPr="007435EB">
        <w:rPr>
          <w:rFonts w:hint="cs"/>
          <w:rtl/>
        </w:rPr>
        <w:t xml:space="preserve">דרך הוא </w:t>
      </w:r>
    </w:p>
    <w:p w14:paraId="00B137E5" w14:textId="77777777" w:rsidR="005C3FF1" w:rsidRPr="005C3FF1" w:rsidRDefault="00E8089F" w:rsidP="005C3FF1">
      <w:pPr>
        <w:pStyle w:val="afffff0"/>
        <w:rPr>
          <w:rtl/>
        </w:rPr>
      </w:pPr>
      <w:r w:rsidRPr="005C3FF1">
        <w:rPr>
          <w:rtl/>
        </w:rPr>
        <w:t xml:space="preserve">ובאורייתא: </w:t>
      </w:r>
    </w:p>
    <w:p w14:paraId="1DA9DA26" w14:textId="47FF4C29" w:rsidR="00E8089F" w:rsidRPr="007435EB" w:rsidRDefault="005C3FF1" w:rsidP="005C3FF1">
      <w:pPr>
        <w:rPr>
          <w:rFonts w:cs="Guttman Vilna"/>
          <w:b/>
          <w:bCs/>
          <w:rtl/>
        </w:rPr>
      </w:pPr>
      <w:r>
        <w:rPr>
          <w:rStyle w:val="afffa"/>
          <w:rFonts w:hint="cs"/>
          <w:rtl/>
        </w:rPr>
        <w:t>כש</w:t>
      </w:r>
      <w:r w:rsidR="007435EB" w:rsidRPr="005C3FF1">
        <w:rPr>
          <w:rStyle w:val="afffa"/>
          <w:rFonts w:hint="cs"/>
          <w:rtl/>
        </w:rPr>
        <w:t>שוין</w:t>
      </w:r>
      <w:r w:rsidR="007435EB" w:rsidRPr="007435EB">
        <w:rPr>
          <w:rFonts w:ascii="Fb Fontext" w:hAnsi="Fb Fontext" w:hint="cs"/>
          <w:rtl/>
        </w:rPr>
        <w:t xml:space="preserve"> </w:t>
      </w:r>
      <w:r w:rsidR="00E8089F" w:rsidRPr="007435EB">
        <w:rPr>
          <w:rFonts w:ascii="Fb Fontext" w:hAnsi="Fb Fontext"/>
          <w:rtl/>
        </w:rPr>
        <w:t>משתעי בלשון נקיה,</w:t>
      </w:r>
      <w:r>
        <w:rPr>
          <w:rFonts w:hint="cs"/>
          <w:rtl/>
        </w:rPr>
        <w:t xml:space="preserve"> </w:t>
      </w:r>
      <w:r w:rsidRPr="005C3FF1">
        <w:rPr>
          <w:rStyle w:val="afffa"/>
          <w:rFonts w:hint="cs"/>
          <w:rtl/>
        </w:rPr>
        <w:t>כש</w:t>
      </w:r>
      <w:r w:rsidR="00623CAA" w:rsidRPr="005C3FF1">
        <w:rPr>
          <w:rStyle w:val="afffa"/>
          <w:rFonts w:hint="cs"/>
          <w:rtl/>
        </w:rPr>
        <w:t>יתרים</w:t>
      </w:r>
      <w:r w:rsidR="00623CAA">
        <w:rPr>
          <w:rFonts w:hint="cs"/>
          <w:rtl/>
        </w:rPr>
        <w:t xml:space="preserve"> -</w:t>
      </w:r>
      <w:r w:rsidR="00E8089F" w:rsidRPr="007435EB">
        <w:rPr>
          <w:rtl/>
        </w:rPr>
        <w:t xml:space="preserve"> משתעי בלשון קצרה.</w:t>
      </w:r>
    </w:p>
    <w:p w14:paraId="4D029632" w14:textId="77777777" w:rsidR="005C3FF1" w:rsidRDefault="007435EB" w:rsidP="005C3FF1">
      <w:pPr>
        <w:pStyle w:val="36"/>
        <w:framePr w:wrap="notBeside"/>
        <w:rPr>
          <w:rStyle w:val="affffd"/>
          <w:rtl/>
        </w:rPr>
      </w:pPr>
      <w:r w:rsidRPr="007435EB">
        <w:rPr>
          <w:rStyle w:val="affffd"/>
          <w:rFonts w:hint="cs"/>
          <w:rtl/>
        </w:rPr>
        <w:t>כ</w:t>
      </w:r>
      <w:r w:rsidR="00E8089F" w:rsidRPr="007435EB">
        <w:rPr>
          <w:rStyle w:val="affffd"/>
          <w:rtl/>
        </w:rPr>
        <w:t xml:space="preserve">רב: </w:t>
      </w:r>
    </w:p>
    <w:p w14:paraId="1822AB37" w14:textId="172DA43E" w:rsidR="00E8089F" w:rsidRPr="007435EB" w:rsidRDefault="00E8089F" w:rsidP="007435EB">
      <w:pPr>
        <w:rPr>
          <w:rtl/>
        </w:rPr>
      </w:pPr>
      <w:r w:rsidRPr="007435EB">
        <w:rPr>
          <w:rtl/>
        </w:rPr>
        <w:t>לעולם ישנה אדם לתלמידו דרך קצרה.</w:t>
      </w:r>
      <w:r w:rsidRPr="00AC0CB1">
        <w:rPr>
          <w:rStyle w:val="af2"/>
          <w:rtl/>
        </w:rPr>
        <w:t xml:space="preserve"> ורכבת</w:t>
      </w:r>
      <w:r w:rsidR="007435EB" w:rsidRPr="00AC0CB1">
        <w:rPr>
          <w:rStyle w:val="af2"/>
          <w:rFonts w:hint="cs"/>
          <w:rtl/>
        </w:rPr>
        <w:t>.</w:t>
      </w:r>
    </w:p>
    <w:p w14:paraId="050F146E" w14:textId="3EF49A9B" w:rsidR="00E8089F" w:rsidRPr="007435EB" w:rsidRDefault="007E4435" w:rsidP="007E4435">
      <w:pPr>
        <w:pStyle w:val="afffff0"/>
        <w:rPr>
          <w:rtl/>
        </w:rPr>
      </w:pPr>
      <w:r>
        <w:rPr>
          <w:rFonts w:hint="cs"/>
          <w:rtl/>
        </w:rPr>
        <w:t>ט' מעשים</w:t>
      </w:r>
    </w:p>
    <w:p w14:paraId="0E541A2C" w14:textId="77777777" w:rsidR="007E4435" w:rsidRDefault="007E4435" w:rsidP="007E4435">
      <w:pPr>
        <w:pStyle w:val="36"/>
        <w:framePr w:wrap="notBeside"/>
        <w:rPr>
          <w:rStyle w:val="affffd"/>
          <w:rtl/>
        </w:rPr>
      </w:pPr>
      <w:r>
        <w:rPr>
          <w:rStyle w:val="affffd"/>
          <w:rFonts w:hint="cs"/>
          <w:rtl/>
        </w:rPr>
        <w:t>א.</w:t>
      </w:r>
    </w:p>
    <w:p w14:paraId="2E8F8353" w14:textId="36C6D595" w:rsidR="00623CAA" w:rsidRDefault="007435EB" w:rsidP="007435EB">
      <w:pPr>
        <w:rPr>
          <w:rFonts w:ascii="Fb Fontext" w:hAnsi="Fb Fontext"/>
          <w:rtl/>
        </w:rPr>
      </w:pPr>
      <w:r w:rsidRPr="007435EB">
        <w:rPr>
          <w:rStyle w:val="affffd"/>
          <w:rFonts w:hint="cs"/>
          <w:rtl/>
        </w:rPr>
        <w:t>ב'</w:t>
      </w:r>
      <w:r w:rsidR="00623CAA">
        <w:rPr>
          <w:rStyle w:val="affffd"/>
          <w:rtl/>
        </w:rPr>
        <w:t xml:space="preserve"> תלמידי </w:t>
      </w:r>
      <w:r w:rsidR="00E8089F" w:rsidRPr="007435EB">
        <w:rPr>
          <w:rStyle w:val="affffd"/>
          <w:rtl/>
        </w:rPr>
        <w:t>רב</w:t>
      </w:r>
      <w:r w:rsidR="007E4435">
        <w:rPr>
          <w:rFonts w:ascii="Fb Fontext" w:hAnsi="Fb Fontext" w:hint="cs"/>
          <w:rtl/>
        </w:rPr>
        <w:t>:</w:t>
      </w:r>
      <w:r w:rsidR="00E8089F" w:rsidRPr="007435EB">
        <w:rPr>
          <w:rFonts w:ascii="Fb Fontext" w:hAnsi="Fb Fontext"/>
          <w:rtl/>
        </w:rPr>
        <w:t xml:space="preserve"> </w:t>
      </w:r>
      <w:r w:rsidR="00E8089F" w:rsidRPr="007435EB">
        <w:rPr>
          <w:rStyle w:val="affffd"/>
          <w:rtl/>
        </w:rPr>
        <w:t>חד אמר:</w:t>
      </w:r>
      <w:r w:rsidR="00E8089F" w:rsidRPr="007435EB">
        <w:rPr>
          <w:rFonts w:ascii="Fb Fontext" w:hAnsi="Fb Fontext"/>
          <w:rtl/>
        </w:rPr>
        <w:t xml:space="preserve"> </w:t>
      </w:r>
      <w:r w:rsidRPr="007435EB">
        <w:rPr>
          <w:rFonts w:ascii="Fb Fontext" w:hAnsi="Fb Fontext" w:hint="cs"/>
          <w:rtl/>
        </w:rPr>
        <w:t xml:space="preserve">נתייגעתי בסוגיא זו כדבר אחר עייף, </w:t>
      </w:r>
    </w:p>
    <w:p w14:paraId="52ADC5F1" w14:textId="719A3CB8" w:rsidR="00E8089F" w:rsidRPr="007435EB" w:rsidRDefault="005C3FF1" w:rsidP="005C3FF1">
      <w:pPr>
        <w:spacing w:after="60"/>
        <w:rPr>
          <w:rFonts w:ascii="Fb Fontext" w:hAnsi="Fb Fontext"/>
          <w:rtl/>
        </w:rPr>
      </w:pP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sidR="00623CAA">
        <w:rPr>
          <w:rFonts w:ascii="Fb Fontext" w:hAnsi="Fb Fontext" w:hint="cs"/>
          <w:rtl/>
        </w:rPr>
        <w:t xml:space="preserve"> </w:t>
      </w:r>
      <w:r w:rsidR="007435EB" w:rsidRPr="007435EB">
        <w:rPr>
          <w:rStyle w:val="affffd"/>
          <w:rFonts w:hint="cs"/>
          <w:rtl/>
        </w:rPr>
        <w:t>וחד אמר</w:t>
      </w:r>
      <w:r w:rsidR="007435EB" w:rsidRPr="007435EB">
        <w:rPr>
          <w:rFonts w:ascii="Fb Fontext" w:hAnsi="Fb Fontext" w:hint="cs"/>
          <w:rtl/>
        </w:rPr>
        <w:t xml:space="preserve"> </w:t>
      </w:r>
      <w:r w:rsidR="00E8089F" w:rsidRPr="007435EB">
        <w:rPr>
          <w:rtl/>
        </w:rPr>
        <w:t xml:space="preserve">כגדי </w:t>
      </w:r>
      <w:r w:rsidR="007435EB" w:rsidRPr="007435EB">
        <w:rPr>
          <w:rFonts w:hint="cs"/>
          <w:rtl/>
        </w:rPr>
        <w:t>עייף</w:t>
      </w:r>
      <w:r w:rsidR="00E8089F" w:rsidRPr="007435EB">
        <w:rPr>
          <w:rtl/>
        </w:rPr>
        <w:t xml:space="preserve">. ולא אישתעי </w:t>
      </w:r>
      <w:r w:rsidR="00E8089F" w:rsidRPr="00623CAA">
        <w:rPr>
          <w:rStyle w:val="affffd"/>
          <w:rtl/>
        </w:rPr>
        <w:t xml:space="preserve">רב </w:t>
      </w:r>
      <w:r w:rsidR="00E8089F" w:rsidRPr="007435EB">
        <w:rPr>
          <w:rtl/>
        </w:rPr>
        <w:t>בהדי דהאיך.</w:t>
      </w:r>
    </w:p>
    <w:p w14:paraId="6474AD85" w14:textId="7B76C553" w:rsidR="005C3FF1" w:rsidRPr="007E4435" w:rsidRDefault="007E4435" w:rsidP="005C3FF1">
      <w:pPr>
        <w:pStyle w:val="36"/>
        <w:framePr w:wrap="notBeside"/>
        <w:rPr>
          <w:rtl/>
        </w:rPr>
      </w:pPr>
      <w:r w:rsidRPr="007E4435">
        <w:rPr>
          <w:rFonts w:hint="cs"/>
          <w:rtl/>
        </w:rPr>
        <w:t>ב.</w:t>
      </w:r>
    </w:p>
    <w:p w14:paraId="6F8F90A1" w14:textId="4C862321" w:rsidR="007435EB" w:rsidRPr="007435EB" w:rsidRDefault="007435EB" w:rsidP="00623CAA">
      <w:pPr>
        <w:spacing w:before="4"/>
        <w:rPr>
          <w:rtl/>
        </w:rPr>
      </w:pPr>
      <w:r w:rsidRPr="007435EB">
        <w:rPr>
          <w:rStyle w:val="affffd"/>
          <w:rFonts w:hint="cs"/>
          <w:rtl/>
        </w:rPr>
        <w:t xml:space="preserve">ב' תלמידי דהלל: </w:t>
      </w:r>
      <w:r w:rsidR="00E8089F" w:rsidRPr="007435EB">
        <w:rPr>
          <w:rStyle w:val="affffd"/>
          <w:rtl/>
        </w:rPr>
        <w:t xml:space="preserve">וחד </w:t>
      </w:r>
      <w:r w:rsidR="007E4435">
        <w:rPr>
          <w:rStyle w:val="affffd"/>
          <w:rFonts w:hint="cs"/>
          <w:rtl/>
        </w:rPr>
        <w:t xml:space="preserve">מהן </w:t>
      </w:r>
      <w:r w:rsidR="00E8089F" w:rsidRPr="007435EB">
        <w:rPr>
          <w:rStyle w:val="affffd"/>
          <w:rtl/>
        </w:rPr>
        <w:t xml:space="preserve">ריב"ז </w:t>
      </w:r>
      <w:r w:rsidRPr="007435EB">
        <w:rPr>
          <w:rStyle w:val="affffd"/>
          <w:rFonts w:hint="cs"/>
          <w:rtl/>
        </w:rPr>
        <w:t xml:space="preserve">[או רי''ו לפני רבי] </w:t>
      </w:r>
    </w:p>
    <w:p w14:paraId="71AC67C5" w14:textId="77777777" w:rsidR="00E8089F" w:rsidRPr="007435EB" w:rsidRDefault="007435EB" w:rsidP="007E4435">
      <w:pPr>
        <w:rPr>
          <w:rtl/>
        </w:rPr>
      </w:pPr>
      <w:r w:rsidRPr="007E4435">
        <w:rPr>
          <w:rStyle w:val="affffd"/>
          <w:rFonts w:hint="cs"/>
          <w:rtl/>
        </w:rPr>
        <w:t>ריב"ז</w:t>
      </w:r>
      <w:r w:rsidR="00E8089F" w:rsidRPr="007E4435">
        <w:rPr>
          <w:rStyle w:val="affffd"/>
          <w:rtl/>
        </w:rPr>
        <w:t>:</w:t>
      </w:r>
      <w:r w:rsidR="00E8089F" w:rsidRPr="007435EB">
        <w:rPr>
          <w:rtl/>
        </w:rPr>
        <w:t xml:space="preserve"> מפני מה בוצרין בטהרה ואין מוסקין בטהרה.</w:t>
      </w:r>
    </w:p>
    <w:p w14:paraId="7E15F75C" w14:textId="77777777" w:rsidR="00E8089F" w:rsidRPr="007435EB" w:rsidRDefault="00E8089F" w:rsidP="007E4435">
      <w:pPr>
        <w:rPr>
          <w:rFonts w:cs="Guttman Vilna"/>
          <w:b/>
          <w:bCs/>
          <w:rtl/>
        </w:rPr>
      </w:pPr>
      <w:r w:rsidRPr="007E4435">
        <w:rPr>
          <w:rStyle w:val="affffd"/>
          <w:rtl/>
        </w:rPr>
        <w:t>וחד אמר:</w:t>
      </w:r>
      <w:r w:rsidRPr="007435EB">
        <w:rPr>
          <w:rStyle w:val="affffd"/>
          <w:rtl/>
        </w:rPr>
        <w:t xml:space="preserve"> </w:t>
      </w:r>
      <w:r w:rsidRPr="007435EB">
        <w:rPr>
          <w:rtl/>
        </w:rPr>
        <w:t>מפני מה בוצרין בטהרה ומוסקין בטומאה?</w:t>
      </w:r>
    </w:p>
    <w:p w14:paraId="6AEB7AA2" w14:textId="77777777" w:rsidR="007E4435" w:rsidRDefault="00E8089F" w:rsidP="007E4435">
      <w:pPr>
        <w:pStyle w:val="36"/>
        <w:framePr w:wrap="notBeside"/>
        <w:rPr>
          <w:rtl/>
        </w:rPr>
      </w:pPr>
      <w:r w:rsidRPr="007435EB">
        <w:rPr>
          <w:rStyle w:val="affffd"/>
          <w:rtl/>
        </w:rPr>
        <w:t>אמר:</w:t>
      </w:r>
      <w:r w:rsidRPr="007435EB">
        <w:rPr>
          <w:rtl/>
        </w:rPr>
        <w:t xml:space="preserve"> </w:t>
      </w:r>
    </w:p>
    <w:p w14:paraId="6B02E18F" w14:textId="06183D11" w:rsidR="005C3FF1" w:rsidRPr="007E4435" w:rsidRDefault="00E8089F" w:rsidP="007E4435">
      <w:pPr>
        <w:spacing w:after="60"/>
        <w:rPr>
          <w:rStyle w:val="affffd"/>
          <w:rFonts w:cs="FrankRuehl"/>
          <w:b w:val="0"/>
          <w:bCs w:val="0"/>
          <w:sz w:val="18"/>
          <w:szCs w:val="18"/>
          <w:rtl/>
        </w:rPr>
      </w:pPr>
      <w:r w:rsidRPr="007435EB">
        <w:rPr>
          <w:rtl/>
        </w:rPr>
        <w:t xml:space="preserve">מובטח אני בזה שמורה הוראה בישראל. </w:t>
      </w:r>
      <w:r w:rsidR="007435EB" w:rsidRPr="007435EB">
        <w:rPr>
          <w:rFonts w:hint="cs"/>
          <w:rtl/>
        </w:rPr>
        <w:t>וכך הוה</w:t>
      </w:r>
      <w:r w:rsidRPr="007435EB">
        <w:rPr>
          <w:rtl/>
        </w:rPr>
        <w:t>.</w:t>
      </w:r>
    </w:p>
    <w:p w14:paraId="15AE8B76" w14:textId="77777777" w:rsidR="007E4435" w:rsidRDefault="007E4435" w:rsidP="007E4435">
      <w:pPr>
        <w:pStyle w:val="36"/>
        <w:framePr w:wrap="notBeside"/>
        <w:rPr>
          <w:rStyle w:val="affffd"/>
          <w:rFonts w:ascii="BA חניכי הישיבות" w:hAnsi="BA חניכי הישיבות" w:cs="BA חניכי הישיבות"/>
          <w:rtl/>
        </w:rPr>
      </w:pPr>
      <w:r>
        <w:rPr>
          <w:rStyle w:val="affffd"/>
          <w:rFonts w:ascii="BA חניכי הישיבות" w:hAnsi="BA חניכי הישיבות" w:cs="BA חניכי הישיבות" w:hint="cs"/>
          <w:rtl/>
        </w:rPr>
        <w:t xml:space="preserve">ג. </w:t>
      </w:r>
    </w:p>
    <w:p w14:paraId="6C024EDF" w14:textId="0AEF341A" w:rsidR="00E8089F" w:rsidRPr="005C3FF1" w:rsidRDefault="00E8089F" w:rsidP="007E4435">
      <w:pPr>
        <w:spacing w:after="60"/>
        <w:rPr>
          <w:rStyle w:val="afffa"/>
          <w:rtl/>
        </w:rPr>
      </w:pPr>
      <w:r w:rsidRPr="007435EB">
        <w:rPr>
          <w:rStyle w:val="affffd"/>
          <w:rFonts w:hint="cs"/>
          <w:rtl/>
        </w:rPr>
        <w:t xml:space="preserve">ג' כהנים </w:t>
      </w:r>
      <w:r w:rsidRPr="007435EB">
        <w:rPr>
          <w:rStyle w:val="affffd"/>
          <w:rtl/>
        </w:rPr>
        <w:t xml:space="preserve">חד אמר </w:t>
      </w:r>
      <w:r w:rsidRPr="007435EB">
        <w:rPr>
          <w:rtl/>
        </w:rPr>
        <w:t xml:space="preserve">הגיעני כפול, </w:t>
      </w:r>
      <w:r w:rsidRPr="007435EB">
        <w:rPr>
          <w:rStyle w:val="affffd"/>
          <w:rtl/>
        </w:rPr>
        <w:t>וחד</w:t>
      </w:r>
      <w:r w:rsidR="007435EB" w:rsidRPr="007435EB">
        <w:rPr>
          <w:rStyle w:val="affffd"/>
          <w:rFonts w:hint="cs"/>
          <w:rtl/>
        </w:rPr>
        <w:t xml:space="preserve"> אמר</w:t>
      </w:r>
      <w:r w:rsidRPr="007435EB">
        <w:rPr>
          <w:rStyle w:val="affffd"/>
          <w:rtl/>
        </w:rPr>
        <w:t xml:space="preserve">: </w:t>
      </w:r>
      <w:r w:rsidRPr="007435EB">
        <w:rPr>
          <w:rtl/>
        </w:rPr>
        <w:t xml:space="preserve">הגיעני כזית, </w:t>
      </w:r>
      <w:r w:rsidRPr="007435EB">
        <w:rPr>
          <w:rStyle w:val="affffd"/>
          <w:rtl/>
        </w:rPr>
        <w:t xml:space="preserve">וחד אמר: </w:t>
      </w:r>
      <w:r w:rsidRPr="007435EB">
        <w:rPr>
          <w:rtl/>
        </w:rPr>
        <w:t>הגיעני כזנב הלטאה.</w:t>
      </w:r>
      <w:r w:rsidR="007435EB" w:rsidRPr="007435EB">
        <w:rPr>
          <w:rFonts w:hint="cs"/>
          <w:rtl/>
        </w:rPr>
        <w:t xml:space="preserve"> </w:t>
      </w:r>
      <w:r w:rsidRPr="007435EB">
        <w:rPr>
          <w:rtl/>
        </w:rPr>
        <w:t xml:space="preserve">בדקו  ומצאו בו שחץ פסול </w:t>
      </w:r>
      <w:r w:rsidRPr="00623CAA">
        <w:rPr>
          <w:rStyle w:val="afffff6"/>
          <w:rtl/>
        </w:rPr>
        <w:t xml:space="preserve">[דאין בודקין מן המזבח ולמעלה] </w:t>
      </w:r>
      <w:r w:rsidRPr="007435EB">
        <w:rPr>
          <w:rtl/>
        </w:rPr>
        <w:t>או שמץ פסול</w:t>
      </w:r>
      <w:r w:rsidRPr="007435EB">
        <w:rPr>
          <w:rFonts w:hint="cs"/>
          <w:rtl/>
        </w:rPr>
        <w:t xml:space="preserve"> </w:t>
      </w:r>
      <w:r w:rsidRPr="007435EB">
        <w:rPr>
          <w:rtl/>
        </w:rPr>
        <w:t xml:space="preserve">ושאני </w:t>
      </w:r>
      <w:r w:rsidRPr="007435EB">
        <w:rPr>
          <w:rFonts w:hint="cs"/>
          <w:rtl/>
        </w:rPr>
        <w:t>הוא ד</w:t>
      </w:r>
      <w:r w:rsidRPr="007435EB">
        <w:rPr>
          <w:rtl/>
        </w:rPr>
        <w:t>ארע</w:t>
      </w:r>
      <w:r w:rsidRPr="007435EB">
        <w:rPr>
          <w:rFonts w:hint="cs"/>
          <w:rtl/>
        </w:rPr>
        <w:t xml:space="preserve"> נפשיה</w:t>
      </w:r>
    </w:p>
    <w:p w14:paraId="0E0A9A64" w14:textId="77777777" w:rsidR="007E4435" w:rsidRDefault="007E4435" w:rsidP="007E4435">
      <w:pPr>
        <w:pStyle w:val="36"/>
        <w:framePr w:wrap="notBeside"/>
        <w:rPr>
          <w:rStyle w:val="affffd"/>
          <w:rtl/>
        </w:rPr>
      </w:pPr>
      <w:r>
        <w:rPr>
          <w:rStyle w:val="affffd"/>
          <w:rFonts w:hint="cs"/>
          <w:rtl/>
        </w:rPr>
        <w:t xml:space="preserve">ד. </w:t>
      </w:r>
    </w:p>
    <w:p w14:paraId="1019E53F" w14:textId="14F4BE07" w:rsidR="00623CAA" w:rsidRDefault="00E8089F" w:rsidP="007E4435">
      <w:pPr>
        <w:spacing w:before="4"/>
        <w:rPr>
          <w:rtl/>
        </w:rPr>
      </w:pPr>
      <w:r w:rsidRPr="00317FF7">
        <w:rPr>
          <w:rStyle w:val="affffd"/>
          <w:rFonts w:hint="cs"/>
          <w:rtl/>
        </w:rPr>
        <w:t xml:space="preserve">ארמי שאכל פסחים בירושלים </w:t>
      </w:r>
      <w:r w:rsidRPr="00317FF7">
        <w:rPr>
          <w:rStyle w:val="affffd"/>
          <w:rtl/>
        </w:rPr>
        <w:t>אמר</w:t>
      </w:r>
      <w:r w:rsidR="007435EB" w:rsidRPr="007435EB">
        <w:rPr>
          <w:rFonts w:hint="cs"/>
          <w:rtl/>
        </w:rPr>
        <w:t xml:space="preserve"> </w:t>
      </w:r>
      <w:r w:rsidRPr="00AC0CB1">
        <w:rPr>
          <w:rStyle w:val="af2"/>
          <w:rtl/>
        </w:rPr>
        <w:t>כל בן נכר לא יאכל בו</w:t>
      </w:r>
      <w:r w:rsidRPr="00AC0CB1">
        <w:rPr>
          <w:rStyle w:val="af2"/>
          <w:rFonts w:hint="cs"/>
          <w:rtl/>
        </w:rPr>
        <w:t>'</w:t>
      </w:r>
      <w:r w:rsidRPr="00AC0CB1">
        <w:rPr>
          <w:rStyle w:val="af2"/>
          <w:rtl/>
        </w:rPr>
        <w:t>,</w:t>
      </w:r>
      <w:r w:rsidRPr="007435EB">
        <w:rPr>
          <w:rtl/>
        </w:rPr>
        <w:t xml:space="preserve"> ואנ</w:t>
      </w:r>
      <w:r w:rsidR="007435EB" w:rsidRPr="007435EB">
        <w:rPr>
          <w:rFonts w:hint="cs"/>
          <w:rtl/>
        </w:rPr>
        <w:t>י אכלתי</w:t>
      </w:r>
      <w:r w:rsidRPr="007435EB">
        <w:rPr>
          <w:rtl/>
        </w:rPr>
        <w:t xml:space="preserve"> משופרי שופרי. </w:t>
      </w:r>
    </w:p>
    <w:p w14:paraId="1DF3E172" w14:textId="77777777" w:rsidR="007E4435" w:rsidRDefault="00E8089F" w:rsidP="007E4435">
      <w:pPr>
        <w:pStyle w:val="36"/>
        <w:framePr w:wrap="notBeside"/>
        <w:rPr>
          <w:rtl/>
        </w:rPr>
      </w:pPr>
      <w:r w:rsidRPr="00317FF7">
        <w:rPr>
          <w:rStyle w:val="affffd"/>
          <w:spacing w:val="-2"/>
          <w:rtl/>
        </w:rPr>
        <w:t xml:space="preserve">וא"ל ריב"ב </w:t>
      </w:r>
    </w:p>
    <w:p w14:paraId="4C7C6E77" w14:textId="3B85FAD0" w:rsidR="00E8089F" w:rsidRPr="007E4435" w:rsidRDefault="00E8089F" w:rsidP="009A151F">
      <w:pPr>
        <w:rPr>
          <w:rtl/>
        </w:rPr>
      </w:pPr>
      <w:r w:rsidRPr="007E4435">
        <w:rPr>
          <w:rtl/>
        </w:rPr>
        <w:t>שיבקש שיאכילוהו מאליה וכשהגיע הבינו ו</w:t>
      </w:r>
      <w:r w:rsidR="007435EB" w:rsidRPr="007E4435">
        <w:rPr>
          <w:rFonts w:hint="cs"/>
          <w:rtl/>
        </w:rPr>
        <w:t>הרגוהו</w:t>
      </w:r>
      <w:r w:rsidRPr="007E4435">
        <w:rPr>
          <w:rFonts w:hint="cs"/>
          <w:rtl/>
        </w:rPr>
        <w:t>,</w:t>
      </w:r>
    </w:p>
    <w:p w14:paraId="39ECB624" w14:textId="77777777" w:rsidR="007E4435" w:rsidRDefault="00E8089F" w:rsidP="007E4435">
      <w:pPr>
        <w:pStyle w:val="36"/>
        <w:framePr w:wrap="notBeside"/>
        <w:rPr>
          <w:rtl/>
        </w:rPr>
      </w:pPr>
      <w:r w:rsidRPr="00317FF7">
        <w:rPr>
          <w:rStyle w:val="affffd"/>
          <w:spacing w:val="-2"/>
          <w:rtl/>
        </w:rPr>
        <w:t>ושלחו לריב"ב</w:t>
      </w:r>
    </w:p>
    <w:p w14:paraId="5CA69722" w14:textId="026203D2" w:rsidR="00E8089F" w:rsidRPr="007E4435" w:rsidRDefault="00E8089F" w:rsidP="007E4435">
      <w:pPr>
        <w:spacing w:after="60"/>
        <w:rPr>
          <w:rtl/>
        </w:rPr>
      </w:pPr>
      <w:r w:rsidRPr="007E4435">
        <w:rPr>
          <w:rtl/>
        </w:rPr>
        <w:t>של</w:t>
      </w:r>
      <w:r w:rsidR="00623CAA" w:rsidRPr="007E4435">
        <w:rPr>
          <w:rFonts w:hint="cs"/>
          <w:rtl/>
        </w:rPr>
        <w:t>ו</w:t>
      </w:r>
      <w:r w:rsidRPr="007E4435">
        <w:rPr>
          <w:rtl/>
        </w:rPr>
        <w:t xml:space="preserve">ם </w:t>
      </w:r>
      <w:r w:rsidR="00623CAA" w:rsidRPr="007E4435">
        <w:rPr>
          <w:rFonts w:hint="cs"/>
          <w:rtl/>
        </w:rPr>
        <w:t>ש</w:t>
      </w:r>
      <w:r w:rsidRPr="007E4435">
        <w:rPr>
          <w:rtl/>
        </w:rPr>
        <w:t>את</w:t>
      </w:r>
      <w:r w:rsidR="00623CAA" w:rsidRPr="007E4435">
        <w:rPr>
          <w:rFonts w:hint="cs"/>
          <w:rtl/>
        </w:rPr>
        <w:t>ה</w:t>
      </w:r>
      <w:r w:rsidRPr="007E4435">
        <w:rPr>
          <w:rtl/>
        </w:rPr>
        <w:t xml:space="preserve"> בנציבין ומצודתך פרוסה בירושלים.</w:t>
      </w:r>
    </w:p>
    <w:p w14:paraId="53F64C54" w14:textId="171A25F9" w:rsidR="007E4435" w:rsidRDefault="007E4435" w:rsidP="007E4435">
      <w:pPr>
        <w:pStyle w:val="36"/>
        <w:framePr w:wrap="notBeside"/>
        <w:rPr>
          <w:rtl/>
        </w:rPr>
      </w:pPr>
      <w:r>
        <w:rPr>
          <w:rStyle w:val="affffd"/>
          <w:rFonts w:hint="cs"/>
          <w:spacing w:val="-2"/>
          <w:rtl/>
        </w:rPr>
        <w:t xml:space="preserve">ה. </w:t>
      </w:r>
      <w:r w:rsidR="00E8089F" w:rsidRPr="00317FF7">
        <w:rPr>
          <w:rStyle w:val="affffd"/>
          <w:spacing w:val="-2"/>
          <w:rtl/>
        </w:rPr>
        <w:t xml:space="preserve">ריבדר"א </w:t>
      </w:r>
    </w:p>
    <w:p w14:paraId="7E00CD43" w14:textId="5CB62D57" w:rsidR="00E8089F" w:rsidRPr="00317FF7" w:rsidRDefault="00E8089F" w:rsidP="007E4435">
      <w:pPr>
        <w:spacing w:after="60"/>
        <w:rPr>
          <w:spacing w:val="-2"/>
          <w:rtl/>
        </w:rPr>
      </w:pPr>
      <w:r w:rsidRPr="00317FF7">
        <w:rPr>
          <w:spacing w:val="-2"/>
          <w:rtl/>
        </w:rPr>
        <w:t xml:space="preserve">קרע בגדיו </w:t>
      </w:r>
      <w:r w:rsidRPr="00317FF7">
        <w:rPr>
          <w:rStyle w:val="affffd"/>
          <w:spacing w:val="-2"/>
          <w:rtl/>
        </w:rPr>
        <w:t>כשר"כ</w:t>
      </w:r>
      <w:r w:rsidRPr="00317FF7">
        <w:rPr>
          <w:spacing w:val="-2"/>
          <w:rtl/>
        </w:rPr>
        <w:t xml:space="preserve"> נפטר ו</w:t>
      </w:r>
      <w:r w:rsidR="00623CAA" w:rsidRPr="00317FF7">
        <w:rPr>
          <w:rFonts w:hint="cs"/>
          <w:spacing w:val="-2"/>
          <w:rtl/>
        </w:rPr>
        <w:t>כך הבין,</w:t>
      </w:r>
      <w:r w:rsidR="00623CAA" w:rsidRPr="00AC0CB1">
        <w:rPr>
          <w:rStyle w:val="af2"/>
          <w:rFonts w:hint="cs"/>
          <w:rtl/>
        </w:rPr>
        <w:t xml:space="preserve"> </w:t>
      </w:r>
      <w:r w:rsidRPr="00AC0CB1">
        <w:rPr>
          <w:rStyle w:val="af2"/>
          <w:rtl/>
        </w:rPr>
        <w:t>ד</w:t>
      </w:r>
      <w:r w:rsidRPr="00AC0CB1">
        <w:rPr>
          <w:rStyle w:val="af2"/>
          <w:rFonts w:hint="cs"/>
          <w:rtl/>
        </w:rPr>
        <w:t>'</w:t>
      </w:r>
      <w:r w:rsidRPr="00AC0CB1">
        <w:rPr>
          <w:rStyle w:val="af2"/>
          <w:rtl/>
        </w:rPr>
        <w:t>מוציא דבה הוא כסיל</w:t>
      </w:r>
      <w:r w:rsidRPr="00AC0CB1">
        <w:rPr>
          <w:rStyle w:val="af2"/>
          <w:rFonts w:hint="cs"/>
          <w:rtl/>
        </w:rPr>
        <w:t>'</w:t>
      </w:r>
      <w:r w:rsidRPr="00AC0CB1">
        <w:rPr>
          <w:rStyle w:val="af2"/>
          <w:rtl/>
        </w:rPr>
        <w:t>.</w:t>
      </w:r>
    </w:p>
    <w:p w14:paraId="29F557A0" w14:textId="0F1B570A" w:rsidR="007E4435" w:rsidRDefault="007E4435" w:rsidP="007E4435">
      <w:pPr>
        <w:pStyle w:val="36"/>
        <w:framePr w:wrap="notBeside"/>
        <w:rPr>
          <w:rFonts w:ascii="Fb Fontext" w:hAnsi="Fb Fontext"/>
          <w:rtl/>
        </w:rPr>
      </w:pPr>
      <w:r>
        <w:rPr>
          <w:rStyle w:val="affffd"/>
          <w:rFonts w:hint="cs"/>
          <w:rtl/>
        </w:rPr>
        <w:t xml:space="preserve">ו. </w:t>
      </w:r>
      <w:r w:rsidR="00E8089F" w:rsidRPr="007435EB">
        <w:rPr>
          <w:rStyle w:val="affffd"/>
          <w:rtl/>
        </w:rPr>
        <w:t>יוחנן חקוקאה</w:t>
      </w:r>
    </w:p>
    <w:p w14:paraId="56C83F50" w14:textId="0E2AC9E2" w:rsidR="00E8089F" w:rsidRPr="007435EB" w:rsidRDefault="00E8089F" w:rsidP="007E4435">
      <w:pPr>
        <w:spacing w:before="4"/>
        <w:rPr>
          <w:rFonts w:cs="Guttman Vilna"/>
          <w:b/>
          <w:bCs/>
          <w:rtl/>
        </w:rPr>
      </w:pPr>
      <w:r w:rsidRPr="007435EB">
        <w:rPr>
          <w:rFonts w:ascii="Fb Fontext" w:hAnsi="Fb Fontext"/>
          <w:rtl/>
        </w:rPr>
        <w:t>כשאמר ששעורים נעשו יפות</w:t>
      </w:r>
      <w:r w:rsidR="007435EB" w:rsidRPr="007435EB">
        <w:rPr>
          <w:rFonts w:ascii="Fb Fontext" w:hAnsi="Fb Fontext" w:hint="cs"/>
          <w:rtl/>
        </w:rPr>
        <w:t>,</w:t>
      </w:r>
      <w:r w:rsidR="007E4435">
        <w:rPr>
          <w:rFonts w:ascii="Fb Fontext" w:hAnsi="Fb Fontext" w:hint="cs"/>
          <w:rtl/>
        </w:rPr>
        <w:t xml:space="preserve"> </w:t>
      </w:r>
      <w:r w:rsidRPr="007435EB">
        <w:rPr>
          <w:rStyle w:val="affffd"/>
          <w:rtl/>
        </w:rPr>
        <w:t>א"ל</w:t>
      </w:r>
      <w:r w:rsidRPr="007435EB">
        <w:rPr>
          <w:rtl/>
        </w:rPr>
        <w:t xml:space="preserve"> צא ובשר לסוסים ולחמורי</w:t>
      </w:r>
      <w:r w:rsidR="007435EB" w:rsidRPr="007435EB">
        <w:rPr>
          <w:rtl/>
        </w:rPr>
        <w:t>ם ד</w:t>
      </w:r>
      <w:r w:rsidR="007435EB" w:rsidRPr="00AC0CB1">
        <w:rPr>
          <w:rStyle w:val="af2"/>
          <w:rtl/>
        </w:rPr>
        <w:t>'השערים והתבן לסוסים ולרכש</w:t>
      </w:r>
    </w:p>
    <w:p w14:paraId="5B31B5B4" w14:textId="77777777" w:rsidR="00E8089F" w:rsidRPr="005C3FF1" w:rsidRDefault="00E8089F" w:rsidP="007E4435">
      <w:pPr>
        <w:spacing w:after="60"/>
        <w:rPr>
          <w:rStyle w:val="afffa"/>
          <w:rtl/>
        </w:rPr>
      </w:pPr>
      <w:r w:rsidRPr="007435EB">
        <w:rPr>
          <w:rStyle w:val="affffd"/>
          <w:rtl/>
        </w:rPr>
        <w:t>שהיה צ"ל</w:t>
      </w:r>
      <w:r w:rsidRPr="007435EB">
        <w:rPr>
          <w:rtl/>
        </w:rPr>
        <w:t xml:space="preserve"> אשתקד נעשו חיטין יפות. </w:t>
      </w:r>
      <w:r w:rsidRPr="007435EB">
        <w:rPr>
          <w:rStyle w:val="affffd"/>
          <w:rtl/>
        </w:rPr>
        <w:t>א"נ:</w:t>
      </w:r>
      <w:r w:rsidRPr="007435EB">
        <w:rPr>
          <w:rtl/>
        </w:rPr>
        <w:t xml:space="preserve"> עדשים נעשו יפות</w:t>
      </w:r>
      <w:r w:rsidRPr="005C3FF1">
        <w:rPr>
          <w:rStyle w:val="afffa"/>
          <w:rtl/>
        </w:rPr>
        <w:t>.</w:t>
      </w:r>
    </w:p>
    <w:p w14:paraId="1D14ABD6" w14:textId="77777777" w:rsidR="00E8089F" w:rsidRPr="005C3FF1" w:rsidRDefault="00E8089F" w:rsidP="005C3FF1">
      <w:pPr>
        <w:pStyle w:val="afff"/>
        <w:framePr w:wrap="around"/>
        <w:rPr>
          <w:rtl/>
        </w:rPr>
      </w:pPr>
      <w:r w:rsidRPr="005C3FF1">
        <w:rPr>
          <w:rFonts w:hint="cs"/>
          <w:rtl/>
        </w:rPr>
        <w:t>ד.</w:t>
      </w:r>
    </w:p>
    <w:p w14:paraId="38487D25" w14:textId="65300737" w:rsidR="007E4435" w:rsidRDefault="007E4435" w:rsidP="007E4435">
      <w:pPr>
        <w:pStyle w:val="36"/>
        <w:framePr w:wrap="notBeside"/>
        <w:rPr>
          <w:rStyle w:val="affffd"/>
          <w:rtl/>
        </w:rPr>
      </w:pPr>
      <w:r>
        <w:rPr>
          <w:rStyle w:val="affffd"/>
          <w:rFonts w:hint="cs"/>
          <w:rtl/>
        </w:rPr>
        <w:t xml:space="preserve">ז. כששאל ר''ח </w:t>
      </w:r>
    </w:p>
    <w:p w14:paraId="1D1AF0D2" w14:textId="77777777" w:rsidR="007E4435" w:rsidRDefault="007E4435" w:rsidP="007E4435">
      <w:pPr>
        <w:spacing w:before="4"/>
        <w:rPr>
          <w:rStyle w:val="affffd"/>
          <w:spacing w:val="-2"/>
          <w:rtl/>
        </w:rPr>
      </w:pPr>
      <w:r>
        <w:rPr>
          <w:rStyle w:val="affffd"/>
          <w:rFonts w:hint="cs"/>
          <w:rtl/>
        </w:rPr>
        <w:t xml:space="preserve">את על אביו </w:t>
      </w:r>
      <w:r w:rsidR="00E8089F" w:rsidRPr="007435EB">
        <w:rPr>
          <w:rStyle w:val="affffd"/>
          <w:rFonts w:hint="cs"/>
          <w:rtl/>
        </w:rPr>
        <w:t>בן אחי ובן אחותו</w:t>
      </w:r>
      <w:r w:rsidR="00E8089F" w:rsidRPr="007435EB">
        <w:rPr>
          <w:rStyle w:val="affffd"/>
          <w:rtl/>
        </w:rPr>
        <w:t>.</w:t>
      </w:r>
      <w:r w:rsidR="00E8089F" w:rsidRPr="007435EB">
        <w:rPr>
          <w:rtl/>
        </w:rPr>
        <w:t xml:space="preserve"> </w:t>
      </w:r>
    </w:p>
    <w:p w14:paraId="4C15C9C2" w14:textId="285D4488" w:rsidR="00E8089F" w:rsidRPr="00317FF7" w:rsidRDefault="00E8089F" w:rsidP="007E4435">
      <w:pPr>
        <w:spacing w:before="4"/>
        <w:rPr>
          <w:spacing w:val="-2"/>
          <w:rtl/>
        </w:rPr>
      </w:pPr>
      <w:r w:rsidRPr="00317FF7">
        <w:rPr>
          <w:rStyle w:val="affffd"/>
          <w:spacing w:val="-2"/>
          <w:rtl/>
        </w:rPr>
        <w:t xml:space="preserve">א"ל </w:t>
      </w:r>
      <w:r w:rsidRPr="00317FF7">
        <w:rPr>
          <w:spacing w:val="-2"/>
          <w:rtl/>
        </w:rPr>
        <w:t>שישאל על אמו וכששאלו על אמו א"ל שישאל על אביו.</w:t>
      </w:r>
    </w:p>
    <w:p w14:paraId="7AE9E89F" w14:textId="77777777" w:rsidR="00E8089F" w:rsidRPr="007435EB" w:rsidRDefault="00E8089F" w:rsidP="007E4435">
      <w:pPr>
        <w:rPr>
          <w:rtl/>
        </w:rPr>
      </w:pPr>
      <w:r w:rsidRPr="007435EB">
        <w:rPr>
          <w:rStyle w:val="affffd"/>
          <w:rtl/>
        </w:rPr>
        <w:t>א"ל לשמ</w:t>
      </w:r>
      <w:r w:rsidR="007435EB" w:rsidRPr="007435EB">
        <w:rPr>
          <w:rStyle w:val="affffd"/>
          <w:rFonts w:hint="cs"/>
          <w:rtl/>
        </w:rPr>
        <w:t>שו</w:t>
      </w:r>
      <w:r w:rsidR="007435EB" w:rsidRPr="007435EB">
        <w:rPr>
          <w:rFonts w:ascii="Fb Fontext" w:hAnsi="Fb Fontext"/>
          <w:rtl/>
        </w:rPr>
        <w:t>: חלוץ</w:t>
      </w:r>
      <w:r w:rsidRPr="007435EB">
        <w:rPr>
          <w:rFonts w:ascii="Fb Fontext" w:hAnsi="Fb Fontext"/>
          <w:rtl/>
        </w:rPr>
        <w:t xml:space="preserve"> מנעלי, והוליך כלי אחרי לבית המרחץ.</w:t>
      </w:r>
    </w:p>
    <w:p w14:paraId="5EA3B359" w14:textId="77777777" w:rsidR="007E4435" w:rsidRDefault="00E8089F" w:rsidP="007E4435">
      <w:pPr>
        <w:pStyle w:val="36"/>
        <w:framePr w:wrap="notBeside"/>
        <w:rPr>
          <w:rStyle w:val="afffa"/>
          <w:rtl/>
        </w:rPr>
      </w:pPr>
      <w:r w:rsidRPr="005C3FF1">
        <w:rPr>
          <w:rStyle w:val="afffa"/>
          <w:rtl/>
        </w:rPr>
        <w:t xml:space="preserve">וש"מ </w:t>
      </w:r>
      <w:r w:rsidR="00D92569" w:rsidRPr="005C3FF1">
        <w:rPr>
          <w:rStyle w:val="afffa"/>
          <w:rFonts w:hint="cs"/>
          <w:rtl/>
        </w:rPr>
        <w:t>ג'</w:t>
      </w:r>
      <w:r w:rsidRPr="005C3FF1">
        <w:rPr>
          <w:rStyle w:val="afffa"/>
          <w:rtl/>
        </w:rPr>
        <w:t xml:space="preserve"> </w:t>
      </w:r>
    </w:p>
    <w:p w14:paraId="3732D74E" w14:textId="54F88F71" w:rsidR="00E8089F" w:rsidRPr="007435EB" w:rsidRDefault="00E8089F" w:rsidP="007E4435">
      <w:pPr>
        <w:spacing w:after="60"/>
        <w:rPr>
          <w:rFonts w:cs="Guttman Vilna"/>
          <w:b/>
          <w:bCs/>
          <w:rtl/>
        </w:rPr>
      </w:pPr>
      <w:r w:rsidRPr="00AC0CB1">
        <w:rPr>
          <w:rStyle w:val="affffd"/>
          <w:rtl/>
        </w:rPr>
        <w:t>א.</w:t>
      </w:r>
      <w:r w:rsidRPr="007435EB">
        <w:rPr>
          <w:rtl/>
        </w:rPr>
        <w:t xml:space="preserve"> אבל אסור בנעילת הסנדל,</w:t>
      </w:r>
      <w:r w:rsidRPr="005C3FF1">
        <w:rPr>
          <w:rStyle w:val="afffa"/>
          <w:rtl/>
        </w:rPr>
        <w:t xml:space="preserve"> </w:t>
      </w:r>
      <w:r w:rsidR="007E4435">
        <w:rPr>
          <w:rStyle w:val="affffd"/>
          <w:rFonts w:hint="cs"/>
          <w:rtl/>
        </w:rPr>
        <w:t xml:space="preserve"> </w:t>
      </w:r>
      <w:r w:rsidRPr="00AC0CB1">
        <w:rPr>
          <w:rStyle w:val="affffd"/>
          <w:rtl/>
        </w:rPr>
        <w:t>ב.</w:t>
      </w:r>
      <w:r w:rsidRPr="007435EB">
        <w:rPr>
          <w:rtl/>
        </w:rPr>
        <w:t xml:space="preserve"> שמועה רחוקה </w:t>
      </w:r>
      <w:r w:rsidR="00D92569">
        <w:rPr>
          <w:rFonts w:hint="cs"/>
          <w:rtl/>
        </w:rPr>
        <w:t>נ</w:t>
      </w:r>
      <w:r w:rsidRPr="007435EB">
        <w:rPr>
          <w:rtl/>
        </w:rPr>
        <w:t xml:space="preserve">והגת </w:t>
      </w:r>
      <w:r w:rsidR="00D92569">
        <w:rPr>
          <w:rFonts w:hint="cs"/>
          <w:rtl/>
        </w:rPr>
        <w:t>רק</w:t>
      </w:r>
      <w:r w:rsidRPr="007435EB">
        <w:rPr>
          <w:rtl/>
        </w:rPr>
        <w:t xml:space="preserve"> יום אחד</w:t>
      </w:r>
      <w:r w:rsidRPr="007435EB">
        <w:rPr>
          <w:rFonts w:hint="cs"/>
          <w:rtl/>
        </w:rPr>
        <w:t>.</w:t>
      </w:r>
      <w:r w:rsidRPr="005C3FF1">
        <w:rPr>
          <w:rStyle w:val="afffa"/>
          <w:rtl/>
        </w:rPr>
        <w:t xml:space="preserve"> </w:t>
      </w:r>
      <w:r w:rsidRPr="00AC0CB1">
        <w:rPr>
          <w:rStyle w:val="affffd"/>
          <w:rtl/>
        </w:rPr>
        <w:t>ג.</w:t>
      </w:r>
      <w:r w:rsidRPr="007435EB">
        <w:rPr>
          <w:rtl/>
        </w:rPr>
        <w:t xml:space="preserve"> מקצת היום ככולו.</w:t>
      </w:r>
    </w:p>
    <w:p w14:paraId="083A33CF" w14:textId="77777777" w:rsidR="007E4435" w:rsidRDefault="007E4435" w:rsidP="007E4435">
      <w:pPr>
        <w:pStyle w:val="36"/>
        <w:framePr w:wrap="notBeside"/>
        <w:rPr>
          <w:rStyle w:val="affffd"/>
          <w:rtl/>
        </w:rPr>
      </w:pPr>
      <w:r>
        <w:rPr>
          <w:rStyle w:val="affffd"/>
          <w:rFonts w:hint="cs"/>
          <w:rtl/>
        </w:rPr>
        <w:t>ח.</w:t>
      </w:r>
    </w:p>
    <w:p w14:paraId="347AA27B" w14:textId="34D270B2" w:rsidR="00E8089F" w:rsidRPr="007435EB" w:rsidRDefault="00D92569" w:rsidP="007E4435">
      <w:pPr>
        <w:spacing w:after="60"/>
        <w:rPr>
          <w:rtl/>
        </w:rPr>
      </w:pPr>
      <w:r>
        <w:rPr>
          <w:rFonts w:ascii="Fb Fontext" w:hAnsi="Fb Fontext" w:hint="cs"/>
          <w:rtl/>
        </w:rPr>
        <w:t>אותו ש</w:t>
      </w:r>
      <w:r w:rsidR="00E8089F" w:rsidRPr="007435EB">
        <w:rPr>
          <w:rFonts w:ascii="Fb Fontext" w:hAnsi="Fb Fontext"/>
          <w:rtl/>
        </w:rPr>
        <w:t xml:space="preserve">אמר: דונו דיני. אמרי: ש"מ </w:t>
      </w:r>
      <w:r w:rsidR="00E8089F" w:rsidRPr="005C3FF1">
        <w:rPr>
          <w:rStyle w:val="afffa"/>
          <w:rtl/>
        </w:rPr>
        <w:t>מדן</w:t>
      </w:r>
      <w:r w:rsidR="00E8089F" w:rsidRPr="007435EB">
        <w:rPr>
          <w:rFonts w:ascii="Fb Fontext" w:hAnsi="Fb Fontext"/>
          <w:rtl/>
        </w:rPr>
        <w:t xml:space="preserve"> </w:t>
      </w:r>
      <w:r>
        <w:rPr>
          <w:rFonts w:ascii="Fb Fontext" w:hAnsi="Fb Fontext" w:hint="cs"/>
          <w:rtl/>
        </w:rPr>
        <w:t>בא</w:t>
      </w:r>
      <w:r w:rsidR="00E8089F" w:rsidRPr="007435EB">
        <w:rPr>
          <w:rFonts w:ascii="Fb Fontext" w:hAnsi="Fb Fontext"/>
          <w:rtl/>
        </w:rPr>
        <w:t xml:space="preserve">, </w:t>
      </w:r>
      <w:r w:rsidR="00E8089F" w:rsidRPr="00AC0CB1">
        <w:rPr>
          <w:rStyle w:val="af2"/>
          <w:rtl/>
        </w:rPr>
        <w:t>ד</w:t>
      </w:r>
      <w:r w:rsidR="00E8089F" w:rsidRPr="00AC0CB1">
        <w:rPr>
          <w:rStyle w:val="af2"/>
          <w:rFonts w:hint="cs"/>
          <w:rtl/>
        </w:rPr>
        <w:t>'</w:t>
      </w:r>
      <w:r w:rsidR="007435EB" w:rsidRPr="00AC0CB1">
        <w:rPr>
          <w:rStyle w:val="af2"/>
          <w:rtl/>
        </w:rPr>
        <w:t>דן ידין</w:t>
      </w:r>
      <w:r w:rsidR="00E8089F" w:rsidRPr="00AC0CB1">
        <w:rPr>
          <w:rStyle w:val="af2"/>
          <w:rFonts w:hint="cs"/>
          <w:rtl/>
        </w:rPr>
        <w:t>'</w:t>
      </w:r>
      <w:r w:rsidR="00E8089F" w:rsidRPr="00AC0CB1">
        <w:rPr>
          <w:rStyle w:val="af2"/>
          <w:rtl/>
        </w:rPr>
        <w:t>.</w:t>
      </w:r>
    </w:p>
    <w:p w14:paraId="72829166" w14:textId="77777777" w:rsidR="007E4435" w:rsidRDefault="007E4435" w:rsidP="007E4435">
      <w:pPr>
        <w:pStyle w:val="36"/>
        <w:framePr w:wrap="notBeside"/>
        <w:rPr>
          <w:rStyle w:val="affffd"/>
          <w:rtl/>
        </w:rPr>
      </w:pPr>
      <w:r>
        <w:rPr>
          <w:rStyle w:val="affffd"/>
          <w:rFonts w:hint="cs"/>
          <w:rtl/>
        </w:rPr>
        <w:t>ט.</w:t>
      </w:r>
    </w:p>
    <w:p w14:paraId="5FB805AC" w14:textId="24B5EE45" w:rsidR="00E8089F" w:rsidRPr="00AC0CB1" w:rsidRDefault="00D92569" w:rsidP="00D92569">
      <w:pPr>
        <w:spacing w:before="4"/>
        <w:rPr>
          <w:rStyle w:val="af2"/>
          <w:rtl/>
        </w:rPr>
      </w:pPr>
      <w:r>
        <w:rPr>
          <w:rFonts w:hint="cs"/>
          <w:rtl/>
        </w:rPr>
        <w:t xml:space="preserve">אותו </w:t>
      </w:r>
      <w:r w:rsidR="00E8089F" w:rsidRPr="007435EB">
        <w:rPr>
          <w:rtl/>
        </w:rPr>
        <w:t>אמר שיבנ</w:t>
      </w:r>
      <w:r w:rsidR="007435EB" w:rsidRPr="007435EB">
        <w:rPr>
          <w:rtl/>
        </w:rPr>
        <w:t>ה ביתו על שפת הים, בדקו ו</w:t>
      </w:r>
      <w:r w:rsidR="007435EB" w:rsidRPr="007435EB">
        <w:rPr>
          <w:rFonts w:hint="cs"/>
          <w:rtl/>
        </w:rPr>
        <w:t xml:space="preserve">מצאו </w:t>
      </w:r>
      <w:r w:rsidR="00E8089F" w:rsidRPr="007435EB">
        <w:rPr>
          <w:rtl/>
        </w:rPr>
        <w:t xml:space="preserve"> </w:t>
      </w:r>
      <w:r w:rsidR="00E8089F" w:rsidRPr="005C3FF1">
        <w:rPr>
          <w:rStyle w:val="afffa"/>
          <w:rtl/>
        </w:rPr>
        <w:t>דמזבול</w:t>
      </w:r>
      <w:r w:rsidR="007435EB" w:rsidRPr="005C3FF1">
        <w:rPr>
          <w:rStyle w:val="afffa"/>
          <w:rFonts w:hint="cs"/>
          <w:rtl/>
        </w:rPr>
        <w:t>ו</w:t>
      </w:r>
      <w:r w:rsidR="00E8089F" w:rsidRPr="005C3FF1">
        <w:rPr>
          <w:rStyle w:val="afffa"/>
          <w:rtl/>
        </w:rPr>
        <w:t>ן</w:t>
      </w:r>
      <w:r w:rsidR="00E8089F" w:rsidRPr="007435EB">
        <w:rPr>
          <w:rtl/>
        </w:rPr>
        <w:t xml:space="preserve"> </w:t>
      </w:r>
      <w:r w:rsidR="007435EB" w:rsidRPr="007435EB">
        <w:rPr>
          <w:rFonts w:hint="cs"/>
          <w:rtl/>
        </w:rPr>
        <w:t xml:space="preserve">הוא </w:t>
      </w:r>
      <w:r w:rsidR="007435EB" w:rsidRPr="00AC0CB1">
        <w:rPr>
          <w:rStyle w:val="af2"/>
          <w:rFonts w:hint="cs"/>
          <w:rtl/>
        </w:rPr>
        <w:t xml:space="preserve"> ד</w:t>
      </w:r>
      <w:r w:rsidR="00E8089F" w:rsidRPr="00AC0CB1">
        <w:rPr>
          <w:rStyle w:val="af2"/>
          <w:rtl/>
        </w:rPr>
        <w:t>זבולן לחוף ימים ישכן</w:t>
      </w:r>
    </w:p>
    <w:p w14:paraId="31BE9225" w14:textId="0D2C550B" w:rsidR="00E8089F" w:rsidRPr="007435EB" w:rsidRDefault="00F47631" w:rsidP="00F47631">
      <w:pPr>
        <w:pStyle w:val="affd"/>
        <w:rPr>
          <w:bCs/>
          <w:rtl/>
        </w:rPr>
      </w:pPr>
      <w:r>
        <w:rPr>
          <w:rFonts w:hint="cs"/>
          <w:rtl/>
        </w:rPr>
        <w:t>***</w:t>
      </w:r>
    </w:p>
    <w:p w14:paraId="76F9562D" w14:textId="77777777" w:rsidR="00D92569" w:rsidRDefault="00E8089F" w:rsidP="007435EB">
      <w:pPr>
        <w:rPr>
          <w:rStyle w:val="affffd"/>
          <w:rtl/>
        </w:rPr>
      </w:pPr>
      <w:r w:rsidRPr="005C3FF1">
        <w:rPr>
          <w:rStyle w:val="afffa"/>
          <w:rtl/>
        </w:rPr>
        <w:t>לכו"ע</w:t>
      </w:r>
      <w:r w:rsidRPr="007435EB">
        <w:rPr>
          <w:rFonts w:ascii="Fb Fontext" w:hAnsi="Fb Fontext"/>
          <w:rtl/>
        </w:rPr>
        <w:t xml:space="preserve"> אור </w:t>
      </w:r>
      <w:r w:rsidR="007435EB" w:rsidRPr="007435EB">
        <w:rPr>
          <w:rFonts w:ascii="Fb Fontext" w:hAnsi="Fb Fontext" w:hint="cs"/>
          <w:rtl/>
        </w:rPr>
        <w:t>ערב</w:t>
      </w:r>
      <w:r w:rsidRPr="007435EB">
        <w:rPr>
          <w:rFonts w:ascii="Fb Fontext" w:hAnsi="Fb Fontext"/>
          <w:rtl/>
        </w:rPr>
        <w:t xml:space="preserve"> הוא</w:t>
      </w:r>
      <w:r w:rsidR="007435EB" w:rsidRPr="007435EB">
        <w:rPr>
          <w:rFonts w:ascii="Fb Fontext" w:hAnsi="Fb Fontext" w:hint="cs"/>
          <w:rtl/>
        </w:rPr>
        <w:t>,</w:t>
      </w:r>
      <w:r w:rsidRPr="007435EB">
        <w:rPr>
          <w:rFonts w:ascii="Fb Fontext" w:hAnsi="Fb Fontext"/>
          <w:rtl/>
        </w:rPr>
        <w:t xml:space="preserve"> </w:t>
      </w:r>
    </w:p>
    <w:p w14:paraId="566BFA27" w14:textId="77777777" w:rsidR="00E8089F" w:rsidRPr="007435EB" w:rsidRDefault="007435EB" w:rsidP="007435EB">
      <w:pPr>
        <w:rPr>
          <w:rtl/>
        </w:rPr>
      </w:pPr>
      <w:r w:rsidRPr="007435EB">
        <w:rPr>
          <w:rStyle w:val="affffd"/>
          <w:rtl/>
        </w:rPr>
        <w:t>ולר'י' ו</w:t>
      </w:r>
      <w:r w:rsidR="00E8089F" w:rsidRPr="007435EB">
        <w:rPr>
          <w:rStyle w:val="affffd"/>
          <w:rtl/>
        </w:rPr>
        <w:t xml:space="preserve">ר"מ </w:t>
      </w:r>
      <w:r w:rsidR="00E8089F" w:rsidRPr="007435EB">
        <w:rPr>
          <w:rFonts w:ascii="Fb Fontext" w:hAnsi="Fb Fontext"/>
          <w:rtl/>
        </w:rPr>
        <w:t>חמץ אסור רק משש משש שעות ולמעלה.</w:t>
      </w:r>
    </w:p>
    <w:p w14:paraId="16154156" w14:textId="77777777" w:rsidR="007E4435" w:rsidRDefault="00E8089F" w:rsidP="007E4435">
      <w:pPr>
        <w:pStyle w:val="36"/>
        <w:framePr w:wrap="notBeside"/>
        <w:rPr>
          <w:rtl/>
        </w:rPr>
      </w:pPr>
      <w:r w:rsidRPr="007435EB">
        <w:rPr>
          <w:rtl/>
        </w:rPr>
        <w:t xml:space="preserve">לא אמרי' </w:t>
      </w:r>
    </w:p>
    <w:p w14:paraId="7F448642" w14:textId="72D5FB43" w:rsidR="007E4435" w:rsidRDefault="00E8089F" w:rsidP="007435EB">
      <w:pPr>
        <w:rPr>
          <w:rtl/>
        </w:rPr>
      </w:pPr>
      <w:r w:rsidRPr="007435EB">
        <w:rPr>
          <w:rtl/>
        </w:rPr>
        <w:t xml:space="preserve">לבדוק מהבוקר </w:t>
      </w:r>
      <w:r w:rsidR="007435EB" w:rsidRPr="007435EB">
        <w:rPr>
          <w:rFonts w:hint="cs"/>
          <w:rtl/>
        </w:rPr>
        <w:t>כ</w:t>
      </w:r>
      <w:r w:rsidRPr="00AC0CB1">
        <w:rPr>
          <w:rStyle w:val="af2"/>
          <w:rFonts w:hint="cs"/>
          <w:rtl/>
        </w:rPr>
        <w:t>'</w:t>
      </w:r>
      <w:r w:rsidRPr="00AC0CB1">
        <w:rPr>
          <w:rStyle w:val="af2"/>
          <w:rtl/>
        </w:rPr>
        <w:t>וישכם אברהם בבוקר</w:t>
      </w:r>
      <w:r w:rsidRPr="00AC0CB1">
        <w:rPr>
          <w:rStyle w:val="af2"/>
          <w:rFonts w:hint="cs"/>
          <w:rtl/>
        </w:rPr>
        <w:t>'</w:t>
      </w:r>
      <w:r w:rsidRPr="00AC0CB1">
        <w:rPr>
          <w:rStyle w:val="af2"/>
          <w:rtl/>
        </w:rPr>
        <w:t xml:space="preserve"> </w:t>
      </w:r>
      <w:r w:rsidRPr="007435EB">
        <w:rPr>
          <w:rtl/>
        </w:rPr>
        <w:t>מצד זריזין.</w:t>
      </w:r>
      <w:r w:rsidR="007435EB" w:rsidRPr="007435EB">
        <w:rPr>
          <w:rFonts w:hint="cs"/>
          <w:rtl/>
        </w:rPr>
        <w:t xml:space="preserve"> </w:t>
      </w:r>
    </w:p>
    <w:p w14:paraId="22B78C5B" w14:textId="77777777" w:rsidR="007E4435" w:rsidRDefault="00E8089F" w:rsidP="007E4435">
      <w:pPr>
        <w:pStyle w:val="36"/>
        <w:framePr w:wrap="notBeside"/>
        <w:rPr>
          <w:rStyle w:val="afffa"/>
          <w:rtl/>
        </w:rPr>
      </w:pPr>
      <w:r w:rsidRPr="005C3FF1">
        <w:rPr>
          <w:rStyle w:val="afffa"/>
          <w:rtl/>
        </w:rPr>
        <w:t xml:space="preserve">אלא </w:t>
      </w:r>
    </w:p>
    <w:p w14:paraId="0768831D" w14:textId="487745A4" w:rsidR="00E8089F" w:rsidRPr="005C3FF1" w:rsidRDefault="00E8089F" w:rsidP="007435EB">
      <w:pPr>
        <w:rPr>
          <w:rStyle w:val="afffa"/>
          <w:rtl/>
        </w:rPr>
      </w:pPr>
      <w:r w:rsidRPr="005C3FF1">
        <w:rPr>
          <w:rStyle w:val="afffa"/>
          <w:rtl/>
        </w:rPr>
        <w:t xml:space="preserve">קודם </w:t>
      </w:r>
      <w:r w:rsidR="007435EB" w:rsidRPr="005C3FF1">
        <w:rPr>
          <w:rStyle w:val="afffa"/>
          <w:rFonts w:hint="cs"/>
          <w:rtl/>
        </w:rPr>
        <w:t xml:space="preserve">מבערב </w:t>
      </w:r>
      <w:r w:rsidRPr="007435EB">
        <w:rPr>
          <w:rStyle w:val="affffd"/>
          <w:rtl/>
        </w:rPr>
        <w:t xml:space="preserve">כרנב"י </w:t>
      </w:r>
      <w:r w:rsidRPr="007435EB">
        <w:rPr>
          <w:rtl/>
        </w:rPr>
        <w:t>דבני אדם מצויין בבתיהם, ואור הנר יפה לבדיקה.</w:t>
      </w:r>
    </w:p>
    <w:p w14:paraId="2BC786CE" w14:textId="77777777" w:rsidR="007E4435" w:rsidRDefault="00E8089F" w:rsidP="007E4435">
      <w:pPr>
        <w:pStyle w:val="36"/>
        <w:framePr w:wrap="notBeside"/>
        <w:rPr>
          <w:rtl/>
        </w:rPr>
      </w:pPr>
      <w:r w:rsidRPr="007435EB">
        <w:rPr>
          <w:rStyle w:val="affffd"/>
          <w:rtl/>
        </w:rPr>
        <w:t>אביי:</w:t>
      </w:r>
    </w:p>
    <w:p w14:paraId="2C8AB5C2" w14:textId="51C66533" w:rsidR="00E8089F" w:rsidRPr="007435EB" w:rsidRDefault="00317FF7" w:rsidP="007E4435">
      <w:pPr>
        <w:rPr>
          <w:rtl/>
        </w:rPr>
      </w:pPr>
      <w:r>
        <w:rPr>
          <w:rtl/>
        </w:rPr>
        <w:t>הילכך</w:t>
      </w:r>
      <w:r w:rsidR="00E8089F" w:rsidRPr="007435EB">
        <w:rPr>
          <w:rtl/>
        </w:rPr>
        <w:t xml:space="preserve"> </w:t>
      </w:r>
      <w:r w:rsidR="00E8089F" w:rsidRPr="005C3FF1">
        <w:rPr>
          <w:rStyle w:val="afffa"/>
          <w:rtl/>
        </w:rPr>
        <w:t>ת"ח לא יתחיל שמועה בזמן זה</w:t>
      </w:r>
      <w:r w:rsidR="00E8089F" w:rsidRPr="007435EB">
        <w:rPr>
          <w:rtl/>
        </w:rPr>
        <w:t xml:space="preserve"> </w:t>
      </w:r>
      <w:r w:rsidR="007435EB" w:rsidRPr="007435EB">
        <w:rPr>
          <w:rFonts w:hint="cs"/>
          <w:rtl/>
        </w:rPr>
        <w:t xml:space="preserve">שמא תמשך שמועתו וימנע </w:t>
      </w:r>
      <w:r w:rsidR="00E8089F" w:rsidRPr="007435EB">
        <w:rPr>
          <w:rtl/>
        </w:rPr>
        <w:t xml:space="preserve"> מ</w:t>
      </w:r>
      <w:r w:rsidR="007435EB" w:rsidRPr="007435EB">
        <w:rPr>
          <w:rFonts w:hint="cs"/>
          <w:rtl/>
        </w:rPr>
        <w:t>ה</w:t>
      </w:r>
      <w:r w:rsidR="00E8089F" w:rsidRPr="007435EB">
        <w:rPr>
          <w:rtl/>
        </w:rPr>
        <w:t>מצוה.</w:t>
      </w:r>
    </w:p>
    <w:p w14:paraId="606B9D34" w14:textId="6FD3E496" w:rsidR="00E8089F" w:rsidRPr="007435EB" w:rsidRDefault="007E4435" w:rsidP="007E4435">
      <w:pPr>
        <w:pStyle w:val="afffff0"/>
        <w:rPr>
          <w:rtl/>
        </w:rPr>
      </w:pPr>
      <w:r>
        <w:rPr>
          <w:rFonts w:hint="cs"/>
          <w:rtl/>
        </w:rPr>
        <w:t>המשכיר בית לחבירו</w:t>
      </w:r>
    </w:p>
    <w:p w14:paraId="1B7AC9E8" w14:textId="77777777" w:rsidR="008B20CA" w:rsidRDefault="00E8089F" w:rsidP="008B20CA">
      <w:pPr>
        <w:rPr>
          <w:rtl/>
        </w:rPr>
      </w:pPr>
      <w:r w:rsidRPr="005C3FF1">
        <w:rPr>
          <w:rStyle w:val="afffa"/>
          <w:rtl/>
        </w:rPr>
        <w:t>משכיר בית לחבירו בי"ד,</w:t>
      </w:r>
      <w:r w:rsidR="008B20CA">
        <w:rPr>
          <w:rFonts w:hint="cs"/>
          <w:rtl/>
        </w:rPr>
        <w:t xml:space="preserve"> - תלוי </w:t>
      </w:r>
      <w:r w:rsidRPr="007435EB">
        <w:rPr>
          <w:rtl/>
        </w:rPr>
        <w:t>במסירת המפתחות</w:t>
      </w:r>
      <w:r w:rsidR="008B20CA">
        <w:rPr>
          <w:rFonts w:hint="cs"/>
          <w:rtl/>
        </w:rPr>
        <w:t xml:space="preserve"> </w:t>
      </w:r>
    </w:p>
    <w:p w14:paraId="6EF96519" w14:textId="77777777" w:rsidR="007E4435" w:rsidRDefault="008B20CA" w:rsidP="007E4435">
      <w:pPr>
        <w:pStyle w:val="36"/>
        <w:framePr w:wrap="notBeside"/>
        <w:rPr>
          <w:rtl/>
        </w:rPr>
      </w:pPr>
      <w:r w:rsidRPr="00F46A1C">
        <w:rPr>
          <w:rStyle w:val="affffd"/>
          <w:rFonts w:hint="cs"/>
          <w:rtl/>
        </w:rPr>
        <w:t>והך</w:t>
      </w:r>
      <w:r>
        <w:rPr>
          <w:rFonts w:hint="cs"/>
          <w:rtl/>
        </w:rPr>
        <w:t xml:space="preserve"> </w:t>
      </w:r>
    </w:p>
    <w:p w14:paraId="50A07FFA" w14:textId="28BCD30D" w:rsidR="00E8089F" w:rsidRPr="007435EB" w:rsidRDefault="008B20CA" w:rsidP="007E4435">
      <w:pPr>
        <w:spacing w:after="60"/>
        <w:rPr>
          <w:rtl/>
        </w:rPr>
      </w:pPr>
      <w:r>
        <w:rPr>
          <w:rFonts w:hint="cs"/>
          <w:rtl/>
        </w:rPr>
        <w:t>ד</w:t>
      </w:r>
      <w:r w:rsidR="00E8089F" w:rsidRPr="007435EB">
        <w:rPr>
          <w:rtl/>
        </w:rPr>
        <w:t>חובת מזוזה בשוכר</w:t>
      </w:r>
      <w:r w:rsidR="00E8089F" w:rsidRPr="007435EB">
        <w:rPr>
          <w:rFonts w:hint="cs"/>
          <w:rtl/>
        </w:rPr>
        <w:t>-</w:t>
      </w:r>
      <w:r>
        <w:rPr>
          <w:rtl/>
        </w:rPr>
        <w:t xml:space="preserve"> </w:t>
      </w:r>
      <w:r w:rsidR="00E8089F" w:rsidRPr="007435EB">
        <w:rPr>
          <w:rtl/>
        </w:rPr>
        <w:t>חובת הדר היא.</w:t>
      </w:r>
    </w:p>
    <w:p w14:paraId="385A8A97" w14:textId="77777777" w:rsidR="00E8089F" w:rsidRPr="007435EB" w:rsidRDefault="00E8089F" w:rsidP="005C3FF1">
      <w:pPr>
        <w:pStyle w:val="afff"/>
        <w:framePr w:wrap="around"/>
        <w:rPr>
          <w:rtl/>
        </w:rPr>
      </w:pPr>
      <w:r w:rsidRPr="007435EB">
        <w:rPr>
          <w:rFonts w:hint="cs"/>
          <w:rtl/>
        </w:rPr>
        <w:t>ד:</w:t>
      </w:r>
    </w:p>
    <w:p w14:paraId="0483847F" w14:textId="77777777" w:rsidR="00D92569" w:rsidRDefault="00E8089F" w:rsidP="00D92569">
      <w:pPr>
        <w:rPr>
          <w:rFonts w:ascii="Fb Fontext" w:hAnsi="Fb Fontext"/>
          <w:rtl/>
        </w:rPr>
      </w:pPr>
      <w:r w:rsidRPr="005C3FF1">
        <w:rPr>
          <w:rStyle w:val="afffa"/>
          <w:rtl/>
        </w:rPr>
        <w:t xml:space="preserve">משכיר בית לחבירו בי"ד, </w:t>
      </w:r>
      <w:r w:rsidRPr="007435EB">
        <w:rPr>
          <w:rFonts w:ascii="Fb Fontext" w:hAnsi="Fb Fontext"/>
          <w:rtl/>
        </w:rPr>
        <w:t>ו</w:t>
      </w:r>
      <w:r w:rsidR="0029775F">
        <w:rPr>
          <w:rFonts w:ascii="Fb Fontext" w:hAnsi="Fb Fontext" w:hint="cs"/>
          <w:rtl/>
        </w:rPr>
        <w:t>אינו נמצא לשא</w:t>
      </w:r>
      <w:r w:rsidRPr="007435EB">
        <w:rPr>
          <w:rFonts w:ascii="Fb Fontext" w:hAnsi="Fb Fontext" w:hint="cs"/>
          <w:rtl/>
        </w:rPr>
        <w:t>לו</w:t>
      </w:r>
    </w:p>
    <w:p w14:paraId="6105202D" w14:textId="77777777" w:rsidR="007E4435" w:rsidRDefault="0029775F" w:rsidP="007E4435">
      <w:pPr>
        <w:pStyle w:val="36"/>
        <w:framePr w:wrap="notBeside"/>
        <w:rPr>
          <w:rStyle w:val="afffa"/>
          <w:rtl/>
        </w:rPr>
      </w:pPr>
      <w:r w:rsidRPr="00317FF7">
        <w:rPr>
          <w:rStyle w:val="affffd"/>
          <w:rFonts w:hint="cs"/>
          <w:spacing w:val="-2"/>
          <w:rtl/>
        </w:rPr>
        <w:t>רנב''י:</w:t>
      </w:r>
      <w:r w:rsidRPr="005C3FF1">
        <w:rPr>
          <w:rStyle w:val="afffa"/>
          <w:rFonts w:hint="cs"/>
          <w:rtl/>
        </w:rPr>
        <w:t xml:space="preserve"> </w:t>
      </w:r>
    </w:p>
    <w:p w14:paraId="447EB41C" w14:textId="3DBB99B9" w:rsidR="00D92569" w:rsidRPr="00317FF7" w:rsidRDefault="00E8089F" w:rsidP="00D92569">
      <w:pPr>
        <w:rPr>
          <w:rStyle w:val="afffff6"/>
          <w:spacing w:val="-2"/>
          <w:rtl/>
        </w:rPr>
      </w:pPr>
      <w:r w:rsidRPr="00317FF7">
        <w:rPr>
          <w:rFonts w:ascii="Fb Fontext" w:hAnsi="Fb Fontext"/>
          <w:spacing w:val="-2"/>
          <w:rtl/>
        </w:rPr>
        <w:t>חזקתו בדוק</w:t>
      </w:r>
      <w:r w:rsidRPr="00317FF7">
        <w:rPr>
          <w:rFonts w:ascii="Fb Fontext" w:hAnsi="Fb Fontext" w:hint="cs"/>
          <w:spacing w:val="-2"/>
          <w:rtl/>
        </w:rPr>
        <w:t>,</w:t>
      </w:r>
      <w:r w:rsidRPr="00317FF7">
        <w:rPr>
          <w:rFonts w:ascii="Fb Fontext" w:hAnsi="Fb Fontext"/>
          <w:spacing w:val="-2"/>
          <w:rtl/>
        </w:rPr>
        <w:t xml:space="preserve"> וכ</w:t>
      </w:r>
      <w:r w:rsidR="0029775F" w:rsidRPr="00317FF7">
        <w:rPr>
          <w:rFonts w:ascii="Fb Fontext" w:hAnsi="Fb Fontext"/>
          <w:spacing w:val="-2"/>
          <w:rtl/>
        </w:rPr>
        <w:t>חבר שמת והניח מגור</w:t>
      </w:r>
      <w:r w:rsidR="0029775F" w:rsidRPr="00317FF7">
        <w:rPr>
          <w:rFonts w:ascii="Fb Fontext" w:hAnsi="Fb Fontext" w:hint="cs"/>
          <w:spacing w:val="-2"/>
          <w:rtl/>
        </w:rPr>
        <w:t>ת</w:t>
      </w:r>
      <w:r w:rsidRPr="00317FF7">
        <w:rPr>
          <w:rFonts w:ascii="Fb Fontext" w:hAnsi="Fb Fontext"/>
          <w:spacing w:val="-2"/>
          <w:rtl/>
        </w:rPr>
        <w:t xml:space="preserve"> פירות </w:t>
      </w:r>
      <w:r w:rsidR="00D92569" w:rsidRPr="00317FF7">
        <w:rPr>
          <w:rStyle w:val="afffff6"/>
          <w:spacing w:val="-2"/>
          <w:rtl/>
        </w:rPr>
        <w:t>א</w:t>
      </w:r>
      <w:r w:rsidR="00D92569" w:rsidRPr="00317FF7">
        <w:rPr>
          <w:rStyle w:val="afffff6"/>
          <w:rFonts w:hint="cs"/>
          <w:spacing w:val="-2"/>
          <w:rtl/>
        </w:rPr>
        <w:t>ף</w:t>
      </w:r>
      <w:r w:rsidRPr="00317FF7">
        <w:rPr>
          <w:rStyle w:val="afffff6"/>
          <w:spacing w:val="-2"/>
          <w:rtl/>
        </w:rPr>
        <w:t xml:space="preserve"> בני יומן</w:t>
      </w:r>
      <w:r w:rsidR="0029775F" w:rsidRPr="00317FF7">
        <w:rPr>
          <w:rStyle w:val="afffff6"/>
          <w:rFonts w:hint="cs"/>
          <w:spacing w:val="-2"/>
          <w:rtl/>
        </w:rPr>
        <w:t>,</w:t>
      </w:r>
    </w:p>
    <w:p w14:paraId="4BD063F2" w14:textId="77777777" w:rsidR="00E8089F" w:rsidRPr="007435EB" w:rsidRDefault="00D92569" w:rsidP="00D92569">
      <w:pPr>
        <w:ind w:left="226" w:firstLine="113"/>
        <w:rPr>
          <w:rtl/>
        </w:rPr>
      </w:pPr>
      <w:r>
        <w:rPr>
          <w:rFonts w:ascii="Fb Fontext" w:hAnsi="Fb Fontext" w:hint="cs"/>
          <w:rtl/>
        </w:rPr>
        <w:t xml:space="preserve"> </w:t>
      </w:r>
      <w:r w:rsidR="0029775F">
        <w:rPr>
          <w:rFonts w:ascii="Fb Fontext" w:hAnsi="Fb Fontext" w:hint="cs"/>
          <w:rtl/>
        </w:rPr>
        <w:t>ב</w:t>
      </w:r>
      <w:r w:rsidR="00E8089F" w:rsidRPr="007435EB">
        <w:rPr>
          <w:rFonts w:ascii="Fb Fontext" w:hAnsi="Fb Fontext"/>
          <w:rtl/>
        </w:rPr>
        <w:t>חזקת מתוקנין והכל חברים אצל בדיקה.</w:t>
      </w:r>
    </w:p>
    <w:p w14:paraId="3EFDEAC7" w14:textId="77777777" w:rsidR="007E4435" w:rsidRDefault="00E8089F" w:rsidP="007E4435">
      <w:pPr>
        <w:pStyle w:val="36"/>
        <w:framePr w:wrap="notBeside"/>
        <w:rPr>
          <w:rtl/>
        </w:rPr>
      </w:pPr>
      <w:r w:rsidRPr="00F46A1C">
        <w:rPr>
          <w:rStyle w:val="affffd"/>
          <w:rtl/>
        </w:rPr>
        <w:t>והך</w:t>
      </w:r>
      <w:r w:rsidRPr="007435EB">
        <w:rPr>
          <w:rtl/>
        </w:rPr>
        <w:t xml:space="preserve"> </w:t>
      </w:r>
    </w:p>
    <w:p w14:paraId="2425DC8A" w14:textId="77777777" w:rsidR="007E4435" w:rsidRDefault="00E8089F" w:rsidP="009A151F">
      <w:pPr>
        <w:rPr>
          <w:rtl/>
        </w:rPr>
      </w:pPr>
      <w:r w:rsidRPr="007435EB">
        <w:rPr>
          <w:rtl/>
        </w:rPr>
        <w:t>ד</w:t>
      </w:r>
      <w:r w:rsidR="0029775F">
        <w:rPr>
          <w:rFonts w:hint="cs"/>
          <w:rtl/>
        </w:rPr>
        <w:t>ה</w:t>
      </w:r>
      <w:r w:rsidRPr="007435EB">
        <w:rPr>
          <w:rtl/>
        </w:rPr>
        <w:t xml:space="preserve">כל נאמנים על ביעור חמץ, </w:t>
      </w:r>
      <w:r w:rsidR="00AB3B38">
        <w:rPr>
          <w:rtl/>
        </w:rPr>
        <w:t>אף</w:t>
      </w:r>
      <w:r w:rsidRPr="007435EB">
        <w:rPr>
          <w:rtl/>
        </w:rPr>
        <w:t xml:space="preserve"> נשים עבדים וקטנים</w:t>
      </w:r>
      <w:r w:rsidR="0029775F">
        <w:rPr>
          <w:rFonts w:hint="cs"/>
          <w:rtl/>
        </w:rPr>
        <w:t xml:space="preserve">, </w:t>
      </w:r>
    </w:p>
    <w:p w14:paraId="6791F938" w14:textId="77777777" w:rsidR="007E4435" w:rsidRDefault="0029775F" w:rsidP="007E4435">
      <w:pPr>
        <w:pStyle w:val="36"/>
        <w:framePr w:wrap="notBeside"/>
        <w:rPr>
          <w:rtl/>
        </w:rPr>
      </w:pPr>
      <w:r w:rsidRPr="00317FF7">
        <w:rPr>
          <w:rFonts w:hint="cs"/>
          <w:rtl/>
        </w:rPr>
        <w:t>-</w:t>
      </w:r>
      <w:r w:rsidRPr="00317FF7">
        <w:rPr>
          <w:rtl/>
        </w:rPr>
        <w:t xml:space="preserve">מיירי </w:t>
      </w:r>
    </w:p>
    <w:p w14:paraId="14972996" w14:textId="2A38FEC1" w:rsidR="00E8089F" w:rsidRPr="005C3FF1" w:rsidRDefault="0029775F" w:rsidP="007E4435">
      <w:pPr>
        <w:spacing w:after="60"/>
        <w:rPr>
          <w:rStyle w:val="afffa"/>
        </w:rPr>
      </w:pPr>
      <w:r w:rsidRPr="007E4435">
        <w:rPr>
          <w:rtl/>
        </w:rPr>
        <w:t xml:space="preserve">דמוחזק </w:t>
      </w:r>
      <w:r w:rsidRPr="007E4435">
        <w:rPr>
          <w:rFonts w:hint="cs"/>
          <w:rtl/>
        </w:rPr>
        <w:t>ש</w:t>
      </w:r>
      <w:r w:rsidR="00E8089F" w:rsidRPr="007E4435">
        <w:rPr>
          <w:rtl/>
        </w:rPr>
        <w:t>לא בדק</w:t>
      </w:r>
      <w:r w:rsidR="00E8089F" w:rsidRPr="007E4435">
        <w:rPr>
          <w:rFonts w:hint="cs"/>
          <w:rtl/>
        </w:rPr>
        <w:t>,</w:t>
      </w:r>
      <w:r w:rsidR="00E8089F" w:rsidRPr="00317FF7">
        <w:rPr>
          <w:spacing w:val="-8"/>
          <w:rtl/>
        </w:rPr>
        <w:t xml:space="preserve"> וה</w:t>
      </w:r>
      <w:r w:rsidRPr="00317FF7">
        <w:rPr>
          <w:rFonts w:hint="cs"/>
          <w:spacing w:val="-8"/>
          <w:rtl/>
        </w:rPr>
        <w:t>ם אומרים ש</w:t>
      </w:r>
      <w:r w:rsidRPr="00317FF7">
        <w:rPr>
          <w:spacing w:val="-8"/>
          <w:rtl/>
        </w:rPr>
        <w:t>בדקו</w:t>
      </w:r>
      <w:r w:rsidRPr="00317FF7">
        <w:rPr>
          <w:rFonts w:hint="cs"/>
          <w:spacing w:val="-8"/>
          <w:rtl/>
        </w:rPr>
        <w:t xml:space="preserve"> </w:t>
      </w:r>
      <w:r w:rsidRPr="005C3FF1">
        <w:rPr>
          <w:rStyle w:val="afffa"/>
          <w:rFonts w:hint="cs"/>
          <w:rtl/>
        </w:rPr>
        <w:t>ד</w:t>
      </w:r>
      <w:r w:rsidR="00E8089F" w:rsidRPr="005C3FF1">
        <w:rPr>
          <w:rStyle w:val="afffa"/>
          <w:rtl/>
        </w:rPr>
        <w:t>הימנוהו רבנן בדרבנן</w:t>
      </w:r>
      <w:r w:rsidRPr="005C3FF1">
        <w:rPr>
          <w:rStyle w:val="afffa"/>
          <w:rFonts w:hint="cs"/>
          <w:rtl/>
        </w:rPr>
        <w:t>,</w:t>
      </w:r>
      <w:r w:rsidR="00E8089F" w:rsidRPr="00317FF7">
        <w:rPr>
          <w:spacing w:val="-8"/>
          <w:rtl/>
        </w:rPr>
        <w:t xml:space="preserve"> </w:t>
      </w:r>
    </w:p>
    <w:p w14:paraId="06231DD6" w14:textId="7C98FA38" w:rsidR="00D92569"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5C3FF1">
        <w:rPr>
          <w:rStyle w:val="afffa"/>
          <w:rtl/>
        </w:rPr>
        <w:t>המשכיר בית לחבירו בחזקת בדוק</w:t>
      </w:r>
      <w:r w:rsidR="00E8089F" w:rsidRPr="007435EB">
        <w:rPr>
          <w:rFonts w:ascii="Fb Fontext" w:hAnsi="Fb Fontext"/>
          <w:rtl/>
        </w:rPr>
        <w:t xml:space="preserve">, ומצאו שאינו בדוק מהו. </w:t>
      </w:r>
    </w:p>
    <w:p w14:paraId="0C3C5304" w14:textId="77777777" w:rsidR="00E8089F" w:rsidRPr="007435EB" w:rsidRDefault="00E8089F" w:rsidP="00D92569">
      <w:pPr>
        <w:spacing w:before="4"/>
        <w:ind w:firstLine="113"/>
        <w:rPr>
          <w:rtl/>
        </w:rPr>
      </w:pPr>
      <w:r w:rsidRPr="007435EB">
        <w:rPr>
          <w:rFonts w:ascii="Fb Fontext" w:hAnsi="Fb Fontext"/>
          <w:rtl/>
        </w:rPr>
        <w:t>מי הוי כמקח טעות, או לא.</w:t>
      </w:r>
    </w:p>
    <w:p w14:paraId="2690564C" w14:textId="77777777" w:rsidR="007E4435" w:rsidRDefault="0029775F" w:rsidP="007E4435">
      <w:pPr>
        <w:pStyle w:val="36"/>
        <w:framePr w:wrap="notBeside"/>
        <w:rPr>
          <w:rtl/>
        </w:rPr>
      </w:pPr>
      <w:r w:rsidRPr="0029775F">
        <w:rPr>
          <w:rStyle w:val="affffd"/>
          <w:rFonts w:hint="cs"/>
          <w:rtl/>
        </w:rPr>
        <w:t>אביי</w:t>
      </w:r>
      <w:r w:rsidR="00D92569">
        <w:rPr>
          <w:rStyle w:val="affffd"/>
          <w:rFonts w:hint="cs"/>
          <w:rtl/>
        </w:rPr>
        <w:t>:</w:t>
      </w:r>
      <w:r w:rsidRPr="0029775F">
        <w:rPr>
          <w:rStyle w:val="affffd"/>
          <w:rFonts w:hint="cs"/>
          <w:rtl/>
        </w:rPr>
        <w:t xml:space="preserve"> </w:t>
      </w:r>
    </w:p>
    <w:p w14:paraId="29F512CC" w14:textId="3572BC7E" w:rsidR="007E4435" w:rsidRDefault="00E8089F" w:rsidP="00D57A66">
      <w:pPr>
        <w:rPr>
          <w:rtl/>
        </w:rPr>
      </w:pPr>
      <w:r w:rsidRPr="007435EB">
        <w:rPr>
          <w:rtl/>
        </w:rPr>
        <w:t>א</w:t>
      </w:r>
      <w:r w:rsidR="00D92569">
        <w:rPr>
          <w:rFonts w:hint="cs"/>
          <w:rtl/>
        </w:rPr>
        <w:t>ף</w:t>
      </w:r>
      <w:r w:rsidRPr="007435EB">
        <w:rPr>
          <w:rtl/>
        </w:rPr>
        <w:t xml:space="preserve"> ב</w:t>
      </w:r>
      <w:r w:rsidR="0029775F">
        <w:rPr>
          <w:rFonts w:hint="cs"/>
          <w:rtl/>
        </w:rPr>
        <w:t>מקום</w:t>
      </w:r>
      <w:r w:rsidRPr="007435EB">
        <w:rPr>
          <w:rtl/>
        </w:rPr>
        <w:t xml:space="preserve"> דיהבי </w:t>
      </w:r>
      <w:r w:rsidR="0029775F">
        <w:rPr>
          <w:rFonts w:hint="cs"/>
          <w:rtl/>
        </w:rPr>
        <w:t>ממון</w:t>
      </w:r>
      <w:r w:rsidRPr="007435EB">
        <w:rPr>
          <w:rtl/>
        </w:rPr>
        <w:t xml:space="preserve"> ובדקו</w:t>
      </w:r>
      <w:r w:rsidR="00317FF7">
        <w:rPr>
          <w:rFonts w:hint="cs"/>
          <w:rtl/>
        </w:rPr>
        <w:t>,</w:t>
      </w:r>
      <w:r w:rsidRPr="007435EB">
        <w:rPr>
          <w:rtl/>
        </w:rPr>
        <w:t xml:space="preserve"> </w:t>
      </w:r>
      <w:r w:rsidR="00317FF7">
        <w:rPr>
          <w:rFonts w:hint="cs"/>
          <w:rtl/>
        </w:rPr>
        <w:t xml:space="preserve">נח לאדם לקיים מצוה </w:t>
      </w:r>
      <w:r w:rsidR="0029775F">
        <w:rPr>
          <w:rtl/>
        </w:rPr>
        <w:t>בממונ</w:t>
      </w:r>
      <w:r w:rsidR="0029775F">
        <w:rPr>
          <w:rFonts w:hint="cs"/>
          <w:rtl/>
        </w:rPr>
        <w:t xml:space="preserve">ו </w:t>
      </w:r>
      <w:r w:rsidR="0029775F" w:rsidRPr="00D92569">
        <w:rPr>
          <w:rStyle w:val="afffff6"/>
          <w:rFonts w:hint="cs"/>
          <w:rtl/>
        </w:rPr>
        <w:t>[ולא רק בגופו]</w:t>
      </w:r>
      <w:r w:rsidRPr="00D92569">
        <w:rPr>
          <w:rStyle w:val="afffff6"/>
          <w:rtl/>
        </w:rPr>
        <w:t>,</w:t>
      </w:r>
      <w:r w:rsidRPr="007435EB">
        <w:rPr>
          <w:rtl/>
        </w:rPr>
        <w:t xml:space="preserve"> </w:t>
      </w:r>
      <w:r w:rsidRPr="007435EB">
        <w:rPr>
          <w:rFonts w:hint="cs"/>
          <w:rtl/>
        </w:rPr>
        <w:t>ו</w:t>
      </w:r>
      <w:r w:rsidR="00D92569">
        <w:rPr>
          <w:rFonts w:hint="cs"/>
          <w:rtl/>
        </w:rPr>
        <w:t xml:space="preserve">אינו </w:t>
      </w:r>
      <w:r w:rsidRPr="007435EB">
        <w:rPr>
          <w:rtl/>
        </w:rPr>
        <w:t>כמקח טעות.</w:t>
      </w:r>
    </w:p>
    <w:p w14:paraId="1BB28FAD" w14:textId="7B4BE74B" w:rsidR="00E8089F" w:rsidRPr="009A151F" w:rsidRDefault="00E8089F" w:rsidP="00D92569">
      <w:pPr>
        <w:pStyle w:val="afffff0"/>
        <w:rPr>
          <w:rtl/>
        </w:rPr>
      </w:pPr>
      <w:r w:rsidRPr="009A151F">
        <w:rPr>
          <w:rtl/>
        </w:rPr>
        <w:t>חובת ביעור מאימתי ומנין.</w:t>
      </w:r>
    </w:p>
    <w:p w14:paraId="2C3E9593" w14:textId="77777777" w:rsidR="00E8089F" w:rsidRPr="007435EB" w:rsidRDefault="00E8089F" w:rsidP="005C3FF1">
      <w:pPr>
        <w:pStyle w:val="afff"/>
        <w:framePr w:wrap="around"/>
        <w:rPr>
          <w:rtl/>
        </w:rPr>
      </w:pPr>
      <w:r w:rsidRPr="007435EB">
        <w:rPr>
          <w:rFonts w:hint="cs"/>
          <w:rtl/>
        </w:rPr>
        <w:t>ה.</w:t>
      </w:r>
    </w:p>
    <w:p w14:paraId="238C0EC3" w14:textId="77777777" w:rsidR="007E4435" w:rsidRDefault="00E8089F" w:rsidP="007E4435">
      <w:pPr>
        <w:pStyle w:val="36"/>
        <w:framePr w:wrap="notBeside"/>
        <w:rPr>
          <w:rFonts w:ascii="Fb Fontext" w:hAnsi="Fb Fontext"/>
          <w:rtl/>
        </w:rPr>
      </w:pPr>
      <w:r w:rsidRPr="0029775F">
        <w:rPr>
          <w:rStyle w:val="affffd"/>
          <w:rtl/>
        </w:rPr>
        <w:t>ר"מ:</w:t>
      </w:r>
      <w:r w:rsidRPr="007435EB">
        <w:rPr>
          <w:rFonts w:ascii="Fb Fontext" w:hAnsi="Fb Fontext"/>
          <w:rtl/>
        </w:rPr>
        <w:t xml:space="preserve"> </w:t>
      </w:r>
    </w:p>
    <w:p w14:paraId="77FCE4F1" w14:textId="15F64399" w:rsidR="00E8089F" w:rsidRPr="007435EB" w:rsidRDefault="00E8089F" w:rsidP="00E8089F">
      <w:pPr>
        <w:rPr>
          <w:rtl/>
        </w:rPr>
      </w:pPr>
      <w:r w:rsidRPr="007435EB">
        <w:rPr>
          <w:rFonts w:ascii="Fb Fontext" w:hAnsi="Fb Fontext"/>
          <w:rtl/>
        </w:rPr>
        <w:t>אוכלין כל חמש ושורפין בתחלת שש.</w:t>
      </w:r>
    </w:p>
    <w:p w14:paraId="2059B915" w14:textId="77777777" w:rsidR="007E4435" w:rsidRDefault="00E8089F" w:rsidP="007E4435">
      <w:pPr>
        <w:pStyle w:val="36"/>
        <w:framePr w:wrap="notBeside"/>
        <w:rPr>
          <w:rtl/>
        </w:rPr>
      </w:pPr>
      <w:r w:rsidRPr="0029775F">
        <w:rPr>
          <w:rStyle w:val="affffd"/>
          <w:rtl/>
        </w:rPr>
        <w:lastRenderedPageBreak/>
        <w:t>ר"י:</w:t>
      </w:r>
      <w:r w:rsidRPr="007435EB">
        <w:rPr>
          <w:rtl/>
        </w:rPr>
        <w:t xml:space="preserve"> </w:t>
      </w:r>
    </w:p>
    <w:p w14:paraId="3BE7E8C3" w14:textId="7E3DB51B" w:rsidR="00E8089F" w:rsidRPr="007435EB" w:rsidRDefault="00E8089F" w:rsidP="00E8089F">
      <w:pPr>
        <w:rPr>
          <w:rFonts w:cs="Guttman Vilna"/>
          <w:b/>
          <w:bCs/>
          <w:rtl/>
        </w:rPr>
      </w:pPr>
      <w:r w:rsidRPr="007435EB">
        <w:rPr>
          <w:rtl/>
        </w:rPr>
        <w:t>אוכלין כל ארבע, ותולין כל חמש, ושורפין בתחלת שש.</w:t>
      </w:r>
    </w:p>
    <w:p w14:paraId="43769AFC" w14:textId="77777777" w:rsidR="007E4435" w:rsidRPr="00DB7D63" w:rsidRDefault="0029775F" w:rsidP="007E4435">
      <w:pPr>
        <w:pStyle w:val="36"/>
        <w:framePr w:wrap="notBeside"/>
        <w:rPr>
          <w:rtl/>
        </w:rPr>
      </w:pPr>
      <w:r w:rsidRPr="00DB7D63">
        <w:rPr>
          <w:rFonts w:hint="cs"/>
          <w:rtl/>
        </w:rPr>
        <w:t>ל</w:t>
      </w:r>
      <w:r w:rsidRPr="00DB7D63">
        <w:rPr>
          <w:rtl/>
        </w:rPr>
        <w:t>כו"ע</w:t>
      </w:r>
      <w:r w:rsidRPr="00DB7D63">
        <w:rPr>
          <w:rFonts w:hint="cs"/>
          <w:rtl/>
        </w:rPr>
        <w:t xml:space="preserve"> </w:t>
      </w:r>
    </w:p>
    <w:p w14:paraId="4AD95A61" w14:textId="4E58E5D9" w:rsidR="00E8089F" w:rsidRDefault="00E8089F" w:rsidP="007E4435">
      <w:pPr>
        <w:spacing w:after="60"/>
        <w:rPr>
          <w:rStyle w:val="afffa"/>
          <w:rtl/>
        </w:rPr>
      </w:pPr>
      <w:r w:rsidRPr="005C3FF1">
        <w:rPr>
          <w:rStyle w:val="afffa"/>
          <w:rtl/>
        </w:rPr>
        <w:t>חמץ משש שעות ולמעלה, אסור.</w:t>
      </w:r>
    </w:p>
    <w:p w14:paraId="4A608669" w14:textId="52F4E73F" w:rsidR="00DB7D63" w:rsidRPr="00DB7D63" w:rsidRDefault="00DB7D63" w:rsidP="00DB7D63">
      <w:pPr>
        <w:pStyle w:val="afffff0"/>
        <w:rPr>
          <w:rtl/>
        </w:rPr>
      </w:pPr>
      <w:r w:rsidRPr="00DB7D63">
        <w:rPr>
          <w:rFonts w:hint="cs"/>
          <w:rtl/>
        </w:rPr>
        <w:t xml:space="preserve">י''ד מחוייב בביעור </w:t>
      </w:r>
      <w:r w:rsidRPr="00DB7D63">
        <w:rPr>
          <w:rStyle w:val="affffff0"/>
          <w:rFonts w:hint="cs"/>
          <w:rtl/>
        </w:rPr>
        <w:t>[ה]</w:t>
      </w:r>
    </w:p>
    <w:p w14:paraId="6788CDCB" w14:textId="77777777" w:rsidR="00041D0F" w:rsidRDefault="00E8089F" w:rsidP="00041D0F">
      <w:pPr>
        <w:pStyle w:val="36"/>
        <w:framePr w:wrap="notBeside"/>
        <w:rPr>
          <w:rStyle w:val="af2"/>
          <w:rtl/>
        </w:rPr>
      </w:pPr>
      <w:r w:rsidRPr="00AC0CB1">
        <w:rPr>
          <w:rStyle w:val="affffd"/>
          <w:rFonts w:hint="cs"/>
          <w:rtl/>
        </w:rPr>
        <w:t xml:space="preserve">א. </w:t>
      </w:r>
      <w:r w:rsidRPr="00AC0CB1">
        <w:rPr>
          <w:rStyle w:val="affffd"/>
          <w:rtl/>
        </w:rPr>
        <w:t>אביי:</w:t>
      </w:r>
      <w:r w:rsidRPr="00AC0CB1">
        <w:rPr>
          <w:rStyle w:val="af2"/>
          <w:rFonts w:hint="cs"/>
          <w:rtl/>
        </w:rPr>
        <w:t xml:space="preserve"> </w:t>
      </w:r>
    </w:p>
    <w:p w14:paraId="0F6D1767" w14:textId="6BEFBF3F" w:rsidR="00E8089F" w:rsidRPr="007435EB" w:rsidRDefault="00E8089F" w:rsidP="0029775F">
      <w:pPr>
        <w:rPr>
          <w:rtl/>
        </w:rPr>
      </w:pPr>
      <w:r w:rsidRPr="00AC0CB1">
        <w:rPr>
          <w:rStyle w:val="af2"/>
          <w:rtl/>
        </w:rPr>
        <w:t>שבעת ימים</w:t>
      </w:r>
      <w:r w:rsidR="0029775F" w:rsidRPr="00AC0CB1">
        <w:rPr>
          <w:rStyle w:val="af2"/>
          <w:rFonts w:hint="cs"/>
          <w:rtl/>
        </w:rPr>
        <w:t>'</w:t>
      </w:r>
      <w:r w:rsidRPr="00AC0CB1">
        <w:rPr>
          <w:rStyle w:val="af2"/>
          <w:rtl/>
        </w:rPr>
        <w:t xml:space="preserve"> </w:t>
      </w:r>
      <w:r w:rsidRPr="00DB7D63">
        <w:rPr>
          <w:rStyle w:val="affffd"/>
          <w:rtl/>
        </w:rPr>
        <w:t>וכתיב</w:t>
      </w:r>
      <w:r w:rsidR="0029775F" w:rsidRPr="00AC0CB1">
        <w:rPr>
          <w:rStyle w:val="af2"/>
          <w:rtl/>
        </w:rPr>
        <w:t xml:space="preserve"> 'אך ביום הראשון</w:t>
      </w:r>
      <w:r w:rsidRPr="007435EB">
        <w:rPr>
          <w:rtl/>
        </w:rPr>
        <w:t xml:space="preserve"> </w:t>
      </w:r>
      <w:r w:rsidRPr="00DB7D63">
        <w:rPr>
          <w:rStyle w:val="afffa"/>
          <w:rtl/>
        </w:rPr>
        <w:t>לרבות י"ד לביעור</w:t>
      </w:r>
    </w:p>
    <w:p w14:paraId="67278DED" w14:textId="23BF0524" w:rsidR="00E8089F" w:rsidRPr="007435EB" w:rsidRDefault="00E8089F" w:rsidP="00DB7D63">
      <w:pPr>
        <w:rPr>
          <w:rtl/>
        </w:rPr>
      </w:pPr>
      <w:r w:rsidRPr="007435EB">
        <w:rPr>
          <w:rtl/>
        </w:rPr>
        <w:t xml:space="preserve">ולא ט"ו </w:t>
      </w:r>
      <w:r w:rsidR="00DB7D63">
        <w:rPr>
          <w:rFonts w:hint="cs"/>
          <w:rtl/>
        </w:rPr>
        <w:t xml:space="preserve">דהוקש </w:t>
      </w:r>
      <w:r w:rsidRPr="007435EB">
        <w:rPr>
          <w:rtl/>
        </w:rPr>
        <w:t>שאור לחמץ וחמץ למצה דאף בלילה.</w:t>
      </w:r>
    </w:p>
    <w:p w14:paraId="55DF2643" w14:textId="77777777" w:rsidR="00DB7D63" w:rsidRDefault="00E8089F" w:rsidP="00DB7D63">
      <w:pPr>
        <w:pStyle w:val="36"/>
        <w:framePr w:wrap="notBeside"/>
        <w:rPr>
          <w:rtl/>
        </w:rPr>
      </w:pPr>
      <w:r w:rsidRPr="007435EB">
        <w:rPr>
          <w:rtl/>
        </w:rPr>
        <w:t xml:space="preserve">ולא מרבי' </w:t>
      </w:r>
    </w:p>
    <w:p w14:paraId="737CB02F" w14:textId="4AF28B84" w:rsidR="00E8089F" w:rsidRPr="005C3FF1" w:rsidRDefault="00E8089F" w:rsidP="00D92569">
      <w:pPr>
        <w:rPr>
          <w:rStyle w:val="afffa"/>
          <w:rtl/>
        </w:rPr>
      </w:pPr>
      <w:r w:rsidRPr="007435EB">
        <w:rPr>
          <w:rtl/>
        </w:rPr>
        <w:t xml:space="preserve">לילי י"ד לביעור </w:t>
      </w:r>
      <w:r w:rsidRPr="00AC0CB1">
        <w:rPr>
          <w:rStyle w:val="af2"/>
          <w:rtl/>
        </w:rPr>
        <w:t>ד</w:t>
      </w:r>
      <w:r w:rsidRPr="00AC0CB1">
        <w:rPr>
          <w:rStyle w:val="af2"/>
          <w:rFonts w:hint="cs"/>
          <w:rtl/>
        </w:rPr>
        <w:t>'</w:t>
      </w:r>
      <w:r w:rsidRPr="00AC0CB1">
        <w:rPr>
          <w:rStyle w:val="af2"/>
          <w:rtl/>
        </w:rPr>
        <w:t>ביום</w:t>
      </w:r>
      <w:r w:rsidRPr="00AC0CB1">
        <w:rPr>
          <w:rStyle w:val="af2"/>
          <w:rFonts w:hint="cs"/>
          <w:rtl/>
        </w:rPr>
        <w:t>'</w:t>
      </w:r>
      <w:r w:rsidRPr="007435EB">
        <w:rPr>
          <w:rFonts w:hint="cs"/>
          <w:rtl/>
        </w:rPr>
        <w:t>,</w:t>
      </w:r>
      <w:r w:rsidRPr="007435EB">
        <w:rPr>
          <w:rtl/>
        </w:rPr>
        <w:t xml:space="preserve"> ולא מבוקר </w:t>
      </w:r>
      <w:r w:rsidRPr="00AC0CB1">
        <w:rPr>
          <w:rStyle w:val="af2"/>
          <w:rtl/>
        </w:rPr>
        <w:t xml:space="preserve">ד'אך' </w:t>
      </w:r>
      <w:r w:rsidRPr="007435EB">
        <w:rPr>
          <w:rtl/>
        </w:rPr>
        <w:t>חילק.</w:t>
      </w:r>
    </w:p>
    <w:p w14:paraId="1B2F2CD5" w14:textId="77777777" w:rsidR="00DB7D63" w:rsidRPr="00DB7D63" w:rsidRDefault="001C69E0" w:rsidP="00DB7D63">
      <w:pPr>
        <w:pStyle w:val="36"/>
        <w:framePr w:wrap="notBeside"/>
        <w:rPr>
          <w:rtl/>
        </w:rPr>
      </w:pPr>
      <w:r w:rsidRPr="00DB7D63">
        <w:rPr>
          <w:rFonts w:hint="cs"/>
          <w:rtl/>
        </w:rPr>
        <w:t>א</w:t>
      </w:r>
      <w:r w:rsidR="00E8089F" w:rsidRPr="00DB7D63">
        <w:rPr>
          <w:rFonts w:hint="cs"/>
          <w:rtl/>
        </w:rPr>
        <w:t xml:space="preserve">. </w:t>
      </w:r>
      <w:r w:rsidR="00E8089F" w:rsidRPr="00DB7D63">
        <w:rPr>
          <w:rtl/>
        </w:rPr>
        <w:t>ד</w:t>
      </w:r>
      <w:r w:rsidR="000964D8" w:rsidRPr="00DB7D63">
        <w:rPr>
          <w:rFonts w:hint="cs"/>
          <w:rtl/>
        </w:rPr>
        <w:t>רי''ש</w:t>
      </w:r>
      <w:r w:rsidR="00E8089F" w:rsidRPr="00DB7D63">
        <w:rPr>
          <w:rtl/>
        </w:rPr>
        <w:t xml:space="preserve">: </w:t>
      </w:r>
    </w:p>
    <w:p w14:paraId="117FFB48" w14:textId="7691055C" w:rsidR="00E8089F" w:rsidRPr="005C3FF1" w:rsidRDefault="00E8089F" w:rsidP="000964D8">
      <w:pPr>
        <w:rPr>
          <w:rStyle w:val="afffa"/>
          <w:rtl/>
        </w:rPr>
      </w:pPr>
      <w:r w:rsidRPr="007435EB">
        <w:rPr>
          <w:rtl/>
        </w:rPr>
        <w:t xml:space="preserve">מצינו י"ד שנקרא ראשון, </w:t>
      </w:r>
      <w:r w:rsidR="0029775F">
        <w:rPr>
          <w:rFonts w:hint="cs"/>
          <w:rtl/>
        </w:rPr>
        <w:t>ד</w:t>
      </w:r>
      <w:r w:rsidRPr="00AC0CB1">
        <w:rPr>
          <w:rStyle w:val="af2"/>
          <w:rtl/>
        </w:rPr>
        <w:t>בראשון בי"ד.</w:t>
      </w:r>
    </w:p>
    <w:p w14:paraId="0CA8D805" w14:textId="77777777" w:rsidR="00DB7D63" w:rsidRDefault="001C69E0" w:rsidP="00DB7D63">
      <w:pPr>
        <w:pStyle w:val="36"/>
        <w:framePr w:wrap="notBeside"/>
        <w:rPr>
          <w:rtl/>
        </w:rPr>
      </w:pPr>
      <w:r w:rsidRPr="0029775F">
        <w:rPr>
          <w:rStyle w:val="affffd"/>
          <w:rFonts w:hint="cs"/>
          <w:rtl/>
        </w:rPr>
        <w:t>ב.</w:t>
      </w:r>
      <w:r w:rsidR="00E8089F" w:rsidRPr="0029775F">
        <w:rPr>
          <w:rStyle w:val="affffd"/>
          <w:rFonts w:hint="cs"/>
          <w:rtl/>
        </w:rPr>
        <w:t xml:space="preserve"> </w:t>
      </w:r>
      <w:r w:rsidR="00E8089F" w:rsidRPr="0029775F">
        <w:rPr>
          <w:rStyle w:val="affffd"/>
          <w:rtl/>
        </w:rPr>
        <w:t>רנב"י:</w:t>
      </w:r>
      <w:r w:rsidR="00E8089F" w:rsidRPr="007435EB">
        <w:rPr>
          <w:rtl/>
        </w:rPr>
        <w:t xml:space="preserve"> </w:t>
      </w:r>
    </w:p>
    <w:p w14:paraId="75D7A489" w14:textId="7337EC5F" w:rsidR="00E8089F" w:rsidRPr="007435EB" w:rsidRDefault="00E8089F" w:rsidP="00DB7D63">
      <w:pPr>
        <w:spacing w:after="60"/>
        <w:rPr>
          <w:rFonts w:cs="Guttman Vilna"/>
          <w:b/>
          <w:bCs/>
          <w:rtl/>
        </w:rPr>
      </w:pPr>
      <w:r w:rsidRPr="007435EB">
        <w:rPr>
          <w:rtl/>
        </w:rPr>
        <w:t>ראשון</w:t>
      </w:r>
      <w:r w:rsidR="0029775F">
        <w:rPr>
          <w:rFonts w:hint="cs"/>
          <w:rtl/>
        </w:rPr>
        <w:t xml:space="preserve"> מתחילה </w:t>
      </w:r>
      <w:r w:rsidRPr="007435EB">
        <w:rPr>
          <w:rtl/>
        </w:rPr>
        <w:t>משמע,</w:t>
      </w:r>
      <w:r w:rsidRPr="00AC0CB1">
        <w:rPr>
          <w:rStyle w:val="af2"/>
          <w:rtl/>
        </w:rPr>
        <w:t xml:space="preserve"> 'הראשון אדם תולד</w:t>
      </w:r>
      <w:r w:rsidR="000964D8" w:rsidRPr="00AC0CB1">
        <w:rPr>
          <w:rStyle w:val="af2"/>
          <w:rFonts w:hint="cs"/>
          <w:rtl/>
        </w:rPr>
        <w:t xml:space="preserve">, </w:t>
      </w:r>
      <w:r w:rsidRPr="00DB7D63">
        <w:rPr>
          <w:rStyle w:val="affffd"/>
          <w:rtl/>
        </w:rPr>
        <w:t>ו</w:t>
      </w:r>
      <w:r w:rsidR="00AB3B38" w:rsidRPr="00DB7D63">
        <w:rPr>
          <w:rStyle w:val="affffd"/>
          <w:rFonts w:hint="cs"/>
          <w:rtl/>
        </w:rPr>
        <w:t>כאן</w:t>
      </w:r>
      <w:r w:rsidR="0029775F">
        <w:rPr>
          <w:rFonts w:hint="cs"/>
          <w:rtl/>
        </w:rPr>
        <w:t xml:space="preserve"> </w:t>
      </w:r>
      <w:r w:rsidRPr="00AC0CB1">
        <w:rPr>
          <w:rStyle w:val="af2"/>
          <w:rtl/>
        </w:rPr>
        <w:t>אך ביום הראשון'.</w:t>
      </w:r>
    </w:p>
    <w:p w14:paraId="7EB8CE44" w14:textId="77777777" w:rsidR="00DB7D63" w:rsidRPr="00DB7D63" w:rsidRDefault="00E8089F" w:rsidP="00DB7D63">
      <w:pPr>
        <w:pStyle w:val="36"/>
        <w:framePr w:wrap="notBeside"/>
        <w:rPr>
          <w:rtl/>
        </w:rPr>
      </w:pPr>
      <w:r w:rsidRPr="00DB7D63">
        <w:rPr>
          <w:rtl/>
        </w:rPr>
        <w:t xml:space="preserve">והך </w:t>
      </w:r>
    </w:p>
    <w:p w14:paraId="6CD0227D" w14:textId="6D4B5996" w:rsidR="00D92569" w:rsidRDefault="00E8089F" w:rsidP="000964D8">
      <w:pPr>
        <w:rPr>
          <w:spacing w:val="-6"/>
          <w:rtl/>
        </w:rPr>
      </w:pPr>
      <w:r w:rsidRPr="00AC0CB1">
        <w:rPr>
          <w:rStyle w:val="af2"/>
          <w:rtl/>
        </w:rPr>
        <w:t>דביום הראשון</w:t>
      </w:r>
      <w:r w:rsidRPr="007435EB">
        <w:rPr>
          <w:rtl/>
        </w:rPr>
        <w:t xml:space="preserve"> דסוכות לולב ויו"ט </w:t>
      </w:r>
      <w:r w:rsidR="0029775F">
        <w:rPr>
          <w:rFonts w:hint="cs"/>
          <w:rtl/>
        </w:rPr>
        <w:t>א' דפסח</w:t>
      </w:r>
      <w:r w:rsidR="00D92569">
        <w:rPr>
          <w:rFonts w:hint="cs"/>
          <w:spacing w:val="-6"/>
          <w:rtl/>
        </w:rPr>
        <w:t>,</w:t>
      </w:r>
      <w:r w:rsidR="000964D8">
        <w:rPr>
          <w:rFonts w:hint="cs"/>
          <w:spacing w:val="-6"/>
          <w:rtl/>
        </w:rPr>
        <w:t xml:space="preserve"> </w:t>
      </w:r>
    </w:p>
    <w:p w14:paraId="55D7A5A6" w14:textId="77777777" w:rsidR="00DB7D63" w:rsidRDefault="00E8089F" w:rsidP="00DB7D63">
      <w:pPr>
        <w:pStyle w:val="36"/>
        <w:framePr w:wrap="notBeside"/>
        <w:rPr>
          <w:rtl/>
        </w:rPr>
      </w:pPr>
      <w:r w:rsidRPr="000964D8">
        <w:rPr>
          <w:spacing w:val="-6"/>
          <w:rtl/>
        </w:rPr>
        <w:t>מיבעי</w:t>
      </w:r>
      <w:r w:rsidRPr="000964D8">
        <w:rPr>
          <w:rStyle w:val="affffd"/>
          <w:rtl/>
        </w:rPr>
        <w:t xml:space="preserve"> </w:t>
      </w:r>
      <w:r w:rsidR="0029775F" w:rsidRPr="000964D8">
        <w:rPr>
          <w:rStyle w:val="affffd"/>
          <w:rFonts w:hint="cs"/>
          <w:rtl/>
        </w:rPr>
        <w:t>ל</w:t>
      </w:r>
      <w:r w:rsidRPr="000964D8">
        <w:rPr>
          <w:rStyle w:val="affffd"/>
          <w:rtl/>
        </w:rPr>
        <w:t>דתדר"י:</w:t>
      </w:r>
    </w:p>
    <w:p w14:paraId="07C80608" w14:textId="11F51A3A" w:rsidR="00E8089F" w:rsidRPr="000964D8" w:rsidRDefault="00E8089F" w:rsidP="000964D8">
      <w:pPr>
        <w:rPr>
          <w:rtl/>
        </w:rPr>
      </w:pPr>
      <w:r w:rsidRPr="000964D8">
        <w:rPr>
          <w:rtl/>
        </w:rPr>
        <w:t>בשכר שלשה ראשון זכו לשלשה ראשון.</w:t>
      </w:r>
    </w:p>
    <w:p w14:paraId="1F9C14AF" w14:textId="77777777" w:rsidR="0029775F" w:rsidRPr="00AC0CB1" w:rsidRDefault="000964D8" w:rsidP="00DB7D63">
      <w:pPr>
        <w:rPr>
          <w:rStyle w:val="af2"/>
          <w:rtl/>
        </w:rPr>
      </w:pPr>
      <w:r w:rsidRPr="00AC0CB1">
        <w:rPr>
          <w:rStyle w:val="affffd"/>
          <w:rFonts w:hint="cs"/>
          <w:rtl/>
        </w:rPr>
        <w:t>א.</w:t>
      </w:r>
      <w:r>
        <w:rPr>
          <w:rFonts w:hint="cs"/>
          <w:rtl/>
        </w:rPr>
        <w:t xml:space="preserve"> </w:t>
      </w:r>
      <w:r w:rsidR="00E8089F" w:rsidRPr="007435EB">
        <w:rPr>
          <w:rtl/>
        </w:rPr>
        <w:t xml:space="preserve">להכרית זרעו של עשו </w:t>
      </w:r>
      <w:r w:rsidR="00E8089F" w:rsidRPr="00AC0CB1">
        <w:rPr>
          <w:rStyle w:val="af2"/>
          <w:rtl/>
        </w:rPr>
        <w:t xml:space="preserve">ויצא הראשון אדמוני </w:t>
      </w:r>
      <w:r w:rsidR="0029775F" w:rsidRPr="00AC0CB1">
        <w:rPr>
          <w:rStyle w:val="af2"/>
          <w:rFonts w:hint="cs"/>
          <w:rtl/>
        </w:rPr>
        <w:t xml:space="preserve">וגו' </w:t>
      </w:r>
    </w:p>
    <w:p w14:paraId="41D244C2" w14:textId="77777777" w:rsidR="00E8089F" w:rsidRPr="00030C4B" w:rsidRDefault="000964D8" w:rsidP="00DB7D63">
      <w:pPr>
        <w:rPr>
          <w:rFonts w:cs="Guttman Vilna"/>
          <w:b/>
          <w:bCs/>
          <w:spacing w:val="-4"/>
          <w:rtl/>
        </w:rPr>
      </w:pPr>
      <w:r w:rsidRPr="00AC0CB1">
        <w:rPr>
          <w:rStyle w:val="affffd"/>
          <w:rFonts w:hint="cs"/>
          <w:rtl/>
        </w:rPr>
        <w:t>ב.</w:t>
      </w:r>
      <w:r w:rsidRPr="00030C4B">
        <w:rPr>
          <w:rFonts w:hint="cs"/>
          <w:spacing w:val="-4"/>
          <w:rtl/>
        </w:rPr>
        <w:t xml:space="preserve"> </w:t>
      </w:r>
      <w:r w:rsidR="00E8089F" w:rsidRPr="00030C4B">
        <w:rPr>
          <w:spacing w:val="-4"/>
          <w:rtl/>
        </w:rPr>
        <w:t>ולבנין בי</w:t>
      </w:r>
      <w:r w:rsidR="0029775F" w:rsidRPr="00030C4B">
        <w:rPr>
          <w:rFonts w:hint="cs"/>
          <w:spacing w:val="-4"/>
          <w:rtl/>
        </w:rPr>
        <w:t>המ"ק</w:t>
      </w:r>
      <w:r w:rsidR="0029775F" w:rsidRPr="00AC0CB1">
        <w:rPr>
          <w:rStyle w:val="af2"/>
          <w:rFonts w:hint="cs"/>
          <w:rtl/>
        </w:rPr>
        <w:t xml:space="preserve"> </w:t>
      </w:r>
      <w:r w:rsidR="00E8089F" w:rsidRPr="00AC0CB1">
        <w:rPr>
          <w:rStyle w:val="af2"/>
          <w:rtl/>
        </w:rPr>
        <w:t>כסא כבוד מרום מראשון מקום מקדשנו'.</w:t>
      </w:r>
    </w:p>
    <w:p w14:paraId="3AA48F62" w14:textId="77777777" w:rsidR="00E8089F" w:rsidRPr="005C3FF1" w:rsidRDefault="000964D8" w:rsidP="00DB7D63">
      <w:pPr>
        <w:spacing w:after="60"/>
        <w:rPr>
          <w:rStyle w:val="afffa"/>
          <w:rtl/>
        </w:rPr>
      </w:pPr>
      <w:r w:rsidRPr="00AC0CB1">
        <w:rPr>
          <w:rStyle w:val="affffd"/>
          <w:rFonts w:hint="cs"/>
          <w:rtl/>
        </w:rPr>
        <w:t>ג.</w:t>
      </w:r>
      <w:r>
        <w:rPr>
          <w:rFonts w:hint="cs"/>
          <w:rtl/>
        </w:rPr>
        <w:t xml:space="preserve"> </w:t>
      </w:r>
      <w:r w:rsidR="00E8089F" w:rsidRPr="007435EB">
        <w:rPr>
          <w:rtl/>
        </w:rPr>
        <w:t xml:space="preserve">ולשמו של משיח </w:t>
      </w:r>
      <w:r w:rsidR="0029775F">
        <w:rPr>
          <w:rFonts w:hint="cs"/>
          <w:rtl/>
        </w:rPr>
        <w:t xml:space="preserve"> </w:t>
      </w:r>
      <w:r w:rsidR="00E8089F" w:rsidRPr="00AC0CB1">
        <w:rPr>
          <w:rStyle w:val="af2"/>
          <w:rtl/>
        </w:rPr>
        <w:t>ראשון לציון הנה הנם'.</w:t>
      </w:r>
    </w:p>
    <w:p w14:paraId="0315748D" w14:textId="77777777" w:rsidR="00DB7D63" w:rsidRDefault="000964D8" w:rsidP="00DB7D63">
      <w:pPr>
        <w:pStyle w:val="36"/>
        <w:framePr w:wrap="notBeside"/>
        <w:rPr>
          <w:rStyle w:val="af2"/>
          <w:rtl/>
        </w:rPr>
      </w:pPr>
      <w:r>
        <w:rPr>
          <w:rStyle w:val="affffd"/>
          <w:rFonts w:hint="cs"/>
          <w:rtl/>
        </w:rPr>
        <w:t>ג</w:t>
      </w:r>
      <w:r w:rsidR="00E8089F" w:rsidRPr="0029775F">
        <w:rPr>
          <w:rStyle w:val="affffd"/>
          <w:rFonts w:hint="cs"/>
          <w:rtl/>
        </w:rPr>
        <w:t xml:space="preserve">. </w:t>
      </w:r>
      <w:r w:rsidR="00E8089F" w:rsidRPr="0029775F">
        <w:rPr>
          <w:rStyle w:val="affffd"/>
          <w:rtl/>
        </w:rPr>
        <w:t>רבא:</w:t>
      </w:r>
      <w:r w:rsidR="00E8089F" w:rsidRPr="00AC0CB1">
        <w:rPr>
          <w:rStyle w:val="af2"/>
          <w:rtl/>
        </w:rPr>
        <w:t xml:space="preserve"> </w:t>
      </w:r>
    </w:p>
    <w:p w14:paraId="561D7253" w14:textId="1241D858" w:rsidR="00E8089F" w:rsidRPr="007435EB" w:rsidRDefault="00E8089F" w:rsidP="00DB7D63">
      <w:pPr>
        <w:spacing w:after="60"/>
        <w:rPr>
          <w:rtl/>
        </w:rPr>
      </w:pPr>
      <w:r w:rsidRPr="00AC0CB1">
        <w:rPr>
          <w:rStyle w:val="af2"/>
          <w:rtl/>
        </w:rPr>
        <w:t>לא תשחט על חמץ דם זבחי</w:t>
      </w:r>
      <w:r w:rsidRPr="00AC0CB1">
        <w:rPr>
          <w:rStyle w:val="af2"/>
          <w:rFonts w:hint="cs"/>
          <w:rtl/>
        </w:rPr>
        <w:t>'</w:t>
      </w:r>
      <w:r w:rsidRPr="00AC0CB1">
        <w:rPr>
          <w:rStyle w:val="af2"/>
          <w:rtl/>
        </w:rPr>
        <w:t xml:space="preserve"> </w:t>
      </w:r>
      <w:r w:rsidRPr="007435EB">
        <w:rPr>
          <w:rtl/>
        </w:rPr>
        <w:t>לא תשחט הפסח ועדיין חמץ קיים. ו</w:t>
      </w:r>
      <w:r w:rsidRPr="005C3FF1">
        <w:rPr>
          <w:rStyle w:val="afffa"/>
          <w:rtl/>
        </w:rPr>
        <w:t xml:space="preserve">זמן שחיטה </w:t>
      </w:r>
      <w:r w:rsidRPr="007435EB">
        <w:rPr>
          <w:rtl/>
        </w:rPr>
        <w:t>ולא כאו"א</w:t>
      </w:r>
      <w:r w:rsidR="000964D8">
        <w:rPr>
          <w:rFonts w:hint="cs"/>
          <w:rtl/>
        </w:rPr>
        <w:t xml:space="preserve"> </w:t>
      </w:r>
      <w:r w:rsidRPr="005C3FF1">
        <w:rPr>
          <w:rStyle w:val="afffa"/>
          <w:rtl/>
        </w:rPr>
        <w:t>ותנ"ה</w:t>
      </w:r>
      <w:r w:rsidR="000964D8">
        <w:rPr>
          <w:rFonts w:hint="cs"/>
          <w:rtl/>
        </w:rPr>
        <w:t>.</w:t>
      </w:r>
    </w:p>
    <w:p w14:paraId="7E988CA3" w14:textId="77777777" w:rsidR="00DB7D63" w:rsidRDefault="000964D8" w:rsidP="00DB7D63">
      <w:pPr>
        <w:pStyle w:val="36"/>
        <w:framePr w:wrap="notBeside"/>
        <w:rPr>
          <w:rFonts w:ascii="Fb Fontext" w:hAnsi="Fb Fontext"/>
          <w:rtl/>
        </w:rPr>
      </w:pPr>
      <w:r>
        <w:rPr>
          <w:rStyle w:val="affffd"/>
          <w:rFonts w:hint="cs"/>
          <w:rtl/>
        </w:rPr>
        <w:t>ד</w:t>
      </w:r>
      <w:r w:rsidR="006B1F87" w:rsidRPr="000964D8">
        <w:rPr>
          <w:rStyle w:val="affffd"/>
          <w:rFonts w:hint="cs"/>
          <w:rtl/>
        </w:rPr>
        <w:t>.</w:t>
      </w:r>
      <w:r w:rsidR="00E8089F" w:rsidRPr="000964D8">
        <w:rPr>
          <w:rStyle w:val="affffd"/>
          <w:rtl/>
        </w:rPr>
        <w:t xml:space="preserve"> ור"ע:</w:t>
      </w:r>
      <w:r w:rsidR="00E8089F" w:rsidRPr="007435EB">
        <w:rPr>
          <w:rFonts w:ascii="Fb Fontext" w:hAnsi="Fb Fontext"/>
          <w:rtl/>
        </w:rPr>
        <w:t xml:space="preserve"> </w:t>
      </w:r>
    </w:p>
    <w:p w14:paraId="42B7BE2F" w14:textId="0AAF3533" w:rsidR="00D92569" w:rsidRDefault="00E8089F" w:rsidP="00E8089F">
      <w:pPr>
        <w:rPr>
          <w:rFonts w:ascii="Fb Fontext" w:hAnsi="Fb Fontext"/>
          <w:rtl/>
        </w:rPr>
      </w:pPr>
      <w:r w:rsidRPr="007435EB">
        <w:rPr>
          <w:rFonts w:ascii="Fb Fontext" w:hAnsi="Fb Fontext"/>
          <w:rtl/>
        </w:rPr>
        <w:t xml:space="preserve">א"צ </w:t>
      </w:r>
      <w:r w:rsidRPr="00AC0CB1">
        <w:rPr>
          <w:rStyle w:val="af2"/>
          <w:rtl/>
        </w:rPr>
        <w:t xml:space="preserve">ד'אך ביום הראשון תשביתו שאר מבתיכם' </w:t>
      </w:r>
    </w:p>
    <w:p w14:paraId="1E07D75C" w14:textId="77777777" w:rsidR="00E8089F" w:rsidRPr="007435EB" w:rsidRDefault="00E8089F" w:rsidP="00DB7D63">
      <w:pPr>
        <w:spacing w:after="60"/>
        <w:rPr>
          <w:rtl/>
        </w:rPr>
      </w:pPr>
      <w:r w:rsidRPr="00D92569">
        <w:rPr>
          <w:rStyle w:val="affffd"/>
          <w:rtl/>
        </w:rPr>
        <w:t xml:space="preserve">וכתיב </w:t>
      </w:r>
      <w:r w:rsidRPr="00AC0CB1">
        <w:rPr>
          <w:rStyle w:val="af2"/>
          <w:rtl/>
        </w:rPr>
        <w:t xml:space="preserve">'כל מלאכה לא יעשה בהם' </w:t>
      </w:r>
      <w:r w:rsidRPr="007435EB">
        <w:rPr>
          <w:rFonts w:ascii="Fb Fontext" w:hAnsi="Fb Fontext"/>
          <w:rtl/>
        </w:rPr>
        <w:t>והבערה שהיא אב מלאכה.</w:t>
      </w:r>
    </w:p>
    <w:p w14:paraId="0FEC3262" w14:textId="77777777" w:rsidR="00DB7D63" w:rsidRDefault="000964D8" w:rsidP="00DB7D63">
      <w:pPr>
        <w:pStyle w:val="36"/>
        <w:framePr w:wrap="notBeside"/>
        <w:rPr>
          <w:rtl/>
        </w:rPr>
      </w:pPr>
      <w:r>
        <w:rPr>
          <w:rStyle w:val="affffd"/>
          <w:rFonts w:hint="cs"/>
          <w:rtl/>
        </w:rPr>
        <w:t>ה</w:t>
      </w:r>
      <w:r w:rsidR="006B1F87" w:rsidRPr="000964D8">
        <w:rPr>
          <w:rStyle w:val="affffd"/>
          <w:rFonts w:hint="cs"/>
          <w:rtl/>
        </w:rPr>
        <w:t xml:space="preserve">. </w:t>
      </w:r>
      <w:r w:rsidR="00E8089F" w:rsidRPr="000964D8">
        <w:rPr>
          <w:rStyle w:val="affffd"/>
          <w:rtl/>
        </w:rPr>
        <w:t xml:space="preserve">רבי יוסי: </w:t>
      </w:r>
    </w:p>
    <w:p w14:paraId="2DDDA66F" w14:textId="7BE80A9D" w:rsidR="00E8089F" w:rsidRPr="007435EB" w:rsidRDefault="00E8089F" w:rsidP="00DB7D63">
      <w:pPr>
        <w:spacing w:after="120"/>
        <w:rPr>
          <w:rtl/>
        </w:rPr>
      </w:pPr>
      <w:r w:rsidRPr="007435EB">
        <w:rPr>
          <w:rtl/>
        </w:rPr>
        <w:t xml:space="preserve">א"צ </w:t>
      </w:r>
      <w:r w:rsidRPr="00AC0CB1">
        <w:rPr>
          <w:rStyle w:val="af2"/>
          <w:rtl/>
        </w:rPr>
        <w:t xml:space="preserve">ד'אך ביום הראשון תשביתו שאר מבתיכם' </w:t>
      </w:r>
      <w:r w:rsidRPr="007435EB">
        <w:rPr>
          <w:rtl/>
        </w:rPr>
        <w:t xml:space="preserve">מעיו"ט ולא ביו"ט </w:t>
      </w:r>
      <w:r w:rsidRPr="00AC0CB1">
        <w:rPr>
          <w:rStyle w:val="af2"/>
          <w:rtl/>
        </w:rPr>
        <w:t xml:space="preserve">ד'אך' </w:t>
      </w:r>
      <w:r w:rsidRPr="007435EB">
        <w:rPr>
          <w:rtl/>
        </w:rPr>
        <w:t>חילק</w:t>
      </w:r>
      <w:r w:rsidRPr="007435EB">
        <w:rPr>
          <w:rFonts w:hint="cs"/>
          <w:rtl/>
        </w:rPr>
        <w:t>.</w:t>
      </w:r>
      <w:r w:rsidR="000964D8">
        <w:rPr>
          <w:rFonts w:hint="cs"/>
          <w:rtl/>
        </w:rPr>
        <w:t xml:space="preserve"> </w:t>
      </w:r>
      <w:r w:rsidRPr="007435EB">
        <w:rPr>
          <w:rtl/>
        </w:rPr>
        <w:t>וביו"ט עצמו א"א דאיתקש השבתת שאור לאכילת חמץ, ואכילת חמץ לאכילת מצה.</w:t>
      </w:r>
    </w:p>
    <w:p w14:paraId="2E3BC0EB" w14:textId="77777777" w:rsidR="00DB7D63" w:rsidRDefault="00623CAA" w:rsidP="00DB7D63">
      <w:pPr>
        <w:pStyle w:val="36"/>
        <w:framePr w:wrap="notBeside"/>
        <w:rPr>
          <w:rStyle w:val="afffa"/>
          <w:rtl/>
        </w:rPr>
      </w:pPr>
      <w:r w:rsidRPr="00DB7D63">
        <w:rPr>
          <w:rFonts w:ascii="Cambria Math" w:hAnsi="Cambria Math" w:cs="Cambria Math" w:hint="cs"/>
          <w:rtl/>
        </w:rPr>
        <w:t>⋅</w:t>
      </w:r>
      <w:r w:rsidRPr="00DB7D63">
        <w:rPr>
          <w:rtl/>
        </w:rPr>
        <w:t xml:space="preserve"> </w:t>
      </w:r>
      <w:r w:rsidR="00E8089F" w:rsidRPr="00DB7D63">
        <w:rPr>
          <w:rtl/>
        </w:rPr>
        <w:t xml:space="preserve">רבא: </w:t>
      </w:r>
    </w:p>
    <w:p w14:paraId="74155D1F" w14:textId="77777777" w:rsidR="00DB7D63" w:rsidRPr="00DB7D63" w:rsidRDefault="00E8089F" w:rsidP="00DB7D63">
      <w:pPr>
        <w:pStyle w:val="afffff0"/>
        <w:rPr>
          <w:rtl/>
        </w:rPr>
      </w:pPr>
      <w:r w:rsidRPr="00DB7D63">
        <w:rPr>
          <w:rtl/>
        </w:rPr>
        <w:t xml:space="preserve">ש"מ מדר"ע תלת </w:t>
      </w:r>
    </w:p>
    <w:p w14:paraId="690027CB" w14:textId="77777777" w:rsidR="00DB7D63" w:rsidRDefault="00E8089F" w:rsidP="00DB7D63">
      <w:pPr>
        <w:pStyle w:val="36"/>
        <w:framePr w:wrap="notBeside"/>
        <w:rPr>
          <w:rtl/>
        </w:rPr>
      </w:pPr>
      <w:r w:rsidRPr="00AC0CB1">
        <w:rPr>
          <w:rStyle w:val="affffd"/>
          <w:rtl/>
        </w:rPr>
        <w:t>א.</w:t>
      </w:r>
      <w:r w:rsidRPr="007435EB">
        <w:rPr>
          <w:rtl/>
        </w:rPr>
        <w:t xml:space="preserve"> </w:t>
      </w:r>
    </w:p>
    <w:p w14:paraId="0EC0E324" w14:textId="77777777" w:rsidR="00DB7D63" w:rsidRDefault="00E8089F" w:rsidP="00DB7D63">
      <w:pPr>
        <w:spacing w:before="4"/>
        <w:rPr>
          <w:rStyle w:val="affffd"/>
          <w:rtl/>
        </w:rPr>
      </w:pPr>
      <w:r w:rsidRPr="007435EB">
        <w:rPr>
          <w:rtl/>
        </w:rPr>
        <w:t>אין ביעור חמץ אלא שריפה,</w:t>
      </w:r>
      <w:r w:rsidRPr="005C3FF1">
        <w:rPr>
          <w:rStyle w:val="afffa"/>
          <w:rtl/>
        </w:rPr>
        <w:t xml:space="preserve"> </w:t>
      </w:r>
    </w:p>
    <w:p w14:paraId="125053BF" w14:textId="77777777" w:rsidR="00DB7D63" w:rsidRDefault="00E8089F" w:rsidP="00DB7D63">
      <w:pPr>
        <w:pStyle w:val="36"/>
        <w:framePr w:wrap="notBeside"/>
        <w:rPr>
          <w:rtl/>
        </w:rPr>
      </w:pPr>
      <w:r w:rsidRPr="00AC0CB1">
        <w:rPr>
          <w:rStyle w:val="affffd"/>
          <w:rtl/>
        </w:rPr>
        <w:t>ב.</w:t>
      </w:r>
      <w:r w:rsidRPr="007435EB">
        <w:rPr>
          <w:rtl/>
        </w:rPr>
        <w:t xml:space="preserve"> </w:t>
      </w:r>
    </w:p>
    <w:p w14:paraId="55EBDD3F" w14:textId="3F5DF36C" w:rsidR="00D92569" w:rsidRPr="005C3FF1" w:rsidRDefault="00E8089F" w:rsidP="00DB7D63">
      <w:pPr>
        <w:spacing w:before="4"/>
        <w:rPr>
          <w:rStyle w:val="afffa"/>
          <w:rtl/>
        </w:rPr>
      </w:pPr>
      <w:r w:rsidRPr="007435EB">
        <w:rPr>
          <w:rtl/>
        </w:rPr>
        <w:t>הבערה לחלק יצאת,</w:t>
      </w:r>
      <w:r w:rsidR="000964D8" w:rsidRPr="005C3FF1">
        <w:rPr>
          <w:rStyle w:val="afffa"/>
          <w:rFonts w:hint="cs"/>
          <w:rtl/>
        </w:rPr>
        <w:t xml:space="preserve"> </w:t>
      </w:r>
      <w:r w:rsidRPr="005C3FF1">
        <w:rPr>
          <w:rStyle w:val="afffa"/>
          <w:rFonts w:hint="cs"/>
          <w:rtl/>
        </w:rPr>
        <w:t xml:space="preserve"> </w:t>
      </w:r>
    </w:p>
    <w:p w14:paraId="6BF87482" w14:textId="77777777" w:rsidR="00DB7D63" w:rsidRDefault="00E8089F" w:rsidP="00DB7D63">
      <w:pPr>
        <w:pStyle w:val="36"/>
        <w:framePr w:wrap="notBeside"/>
        <w:rPr>
          <w:spacing w:val="-4"/>
          <w:rtl/>
        </w:rPr>
      </w:pPr>
      <w:r w:rsidRPr="00AC0CB1">
        <w:rPr>
          <w:rStyle w:val="affffd"/>
          <w:rtl/>
        </w:rPr>
        <w:t>ג.</w:t>
      </w:r>
      <w:r w:rsidRPr="00317FF7">
        <w:rPr>
          <w:spacing w:val="-4"/>
          <w:rtl/>
        </w:rPr>
        <w:t xml:space="preserve"> </w:t>
      </w:r>
    </w:p>
    <w:p w14:paraId="5493AA6E" w14:textId="2E57738B" w:rsidR="00E8089F" w:rsidRPr="00DB7D63" w:rsidRDefault="00E8089F" w:rsidP="00DB7D63">
      <w:pPr>
        <w:spacing w:before="4"/>
        <w:rPr>
          <w:rtl/>
        </w:rPr>
      </w:pPr>
      <w:r w:rsidRPr="00DB7D63">
        <w:rPr>
          <w:rtl/>
        </w:rPr>
        <w:t>לא אמרינן הו</w:t>
      </w:r>
      <w:r w:rsidR="000964D8" w:rsidRPr="00DB7D63">
        <w:rPr>
          <w:rtl/>
        </w:rPr>
        <w:t>איל והותרה הבערה לצורך הותרה</w:t>
      </w:r>
      <w:r w:rsidR="000964D8" w:rsidRPr="00DB7D63">
        <w:rPr>
          <w:rFonts w:hint="cs"/>
          <w:rtl/>
        </w:rPr>
        <w:t xml:space="preserve"> </w:t>
      </w:r>
      <w:r w:rsidRPr="00DB7D63">
        <w:rPr>
          <w:rtl/>
        </w:rPr>
        <w:t>שלא לצורך.</w:t>
      </w:r>
    </w:p>
    <w:p w14:paraId="3FFE110F" w14:textId="0DE747F6" w:rsidR="00E8089F" w:rsidRPr="007435EB" w:rsidRDefault="00F47631" w:rsidP="00F47631">
      <w:pPr>
        <w:pStyle w:val="affd"/>
        <w:rPr>
          <w:bCs/>
          <w:rtl/>
        </w:rPr>
      </w:pPr>
      <w:r>
        <w:rPr>
          <w:rFonts w:hint="cs"/>
          <w:rtl/>
        </w:rPr>
        <w:t>***</w:t>
      </w:r>
    </w:p>
    <w:p w14:paraId="10E130C9" w14:textId="77777777" w:rsidR="00E8089F" w:rsidRPr="005C3FF1" w:rsidRDefault="00E8089F" w:rsidP="00D92569">
      <w:pPr>
        <w:jc w:val="center"/>
        <w:rPr>
          <w:rStyle w:val="afffa"/>
          <w:rtl/>
        </w:rPr>
      </w:pPr>
      <w:r w:rsidRPr="00D92569">
        <w:rPr>
          <w:rStyle w:val="afffff1"/>
          <w:rtl/>
        </w:rPr>
        <w:t>'רשות' או 'בעלות' לענין איסור חמץ</w:t>
      </w:r>
      <w:r w:rsidRPr="005C3FF1">
        <w:rPr>
          <w:rStyle w:val="afffa"/>
          <w:rtl/>
        </w:rPr>
        <w:t>.</w:t>
      </w:r>
    </w:p>
    <w:p w14:paraId="2A195BAC" w14:textId="77777777" w:rsidR="00E8089F" w:rsidRPr="007435EB" w:rsidRDefault="00E8089F" w:rsidP="005C3FF1">
      <w:pPr>
        <w:pStyle w:val="afff"/>
        <w:framePr w:wrap="around"/>
        <w:rPr>
          <w:rtl/>
        </w:rPr>
      </w:pPr>
      <w:r w:rsidRPr="007435EB">
        <w:rPr>
          <w:rFonts w:hint="cs"/>
          <w:rtl/>
        </w:rPr>
        <w:t>ה:</w:t>
      </w:r>
    </w:p>
    <w:p w14:paraId="6C64CD92" w14:textId="77777777" w:rsidR="00F46A1C" w:rsidRDefault="00DB7D63" w:rsidP="00F46A1C">
      <w:pPr>
        <w:pStyle w:val="36"/>
        <w:framePr w:wrap="notBeside"/>
        <w:rPr>
          <w:rStyle w:val="affffd"/>
          <w:rtl/>
        </w:rPr>
      </w:pPr>
      <w:r w:rsidRPr="00DB7D63">
        <w:rPr>
          <w:rStyle w:val="affffd"/>
          <w:rFonts w:hint="cs"/>
          <w:rtl/>
        </w:rPr>
        <w:t>•</w:t>
      </w:r>
    </w:p>
    <w:p w14:paraId="29DEA85B" w14:textId="6365E621" w:rsidR="00E8089F" w:rsidRPr="007435EB" w:rsidRDefault="00E8089F" w:rsidP="00623CAA">
      <w:pPr>
        <w:spacing w:before="4"/>
        <w:rPr>
          <w:rtl/>
        </w:rPr>
      </w:pPr>
      <w:r w:rsidRPr="00AC0CB1">
        <w:rPr>
          <w:rStyle w:val="af2"/>
          <w:rtl/>
        </w:rPr>
        <w:t>שבעת ימים שאר לא ימצא בבתיכם'.</w:t>
      </w:r>
    </w:p>
    <w:p w14:paraId="5DED80DA" w14:textId="553C29D3" w:rsidR="00E8089F" w:rsidRPr="007435EB" w:rsidRDefault="00E8089F" w:rsidP="000964D8">
      <w:pPr>
        <w:rPr>
          <w:rtl/>
        </w:rPr>
      </w:pPr>
      <w:r w:rsidRPr="00AC0CB1">
        <w:rPr>
          <w:rStyle w:val="af2"/>
          <w:rtl/>
        </w:rPr>
        <w:t>'לא יראה לך שאר</w:t>
      </w:r>
      <w:r w:rsidR="000964D8" w:rsidRPr="00AC0CB1">
        <w:rPr>
          <w:rStyle w:val="af2"/>
          <w:rFonts w:hint="cs"/>
          <w:rtl/>
        </w:rPr>
        <w:t>-</w:t>
      </w:r>
      <w:r w:rsidRPr="007435EB">
        <w:rPr>
          <w:rtl/>
        </w:rPr>
        <w:t xml:space="preserve"> </w:t>
      </w:r>
      <w:r w:rsidR="00F46A1C">
        <w:rPr>
          <w:rtl/>
        </w:rPr>
        <w:tab/>
      </w:r>
      <w:r w:rsidRPr="007435EB">
        <w:rPr>
          <w:rtl/>
        </w:rPr>
        <w:t>אבל אתה רואה של אחרים ושל גבוה.</w:t>
      </w:r>
    </w:p>
    <w:p w14:paraId="7B750435" w14:textId="3AB02656" w:rsidR="00E8089F" w:rsidRPr="007435EB" w:rsidRDefault="00E8089F" w:rsidP="00E8089F">
      <w:pPr>
        <w:rPr>
          <w:rtl/>
        </w:rPr>
      </w:pPr>
      <w:r w:rsidRPr="00AC0CB1">
        <w:rPr>
          <w:rStyle w:val="af2"/>
          <w:rtl/>
        </w:rPr>
        <w:t xml:space="preserve">'לא ימצא' </w:t>
      </w:r>
      <w:r w:rsidR="000964D8">
        <w:rPr>
          <w:rFonts w:hint="cs"/>
          <w:rtl/>
        </w:rPr>
        <w:t xml:space="preserve"> </w:t>
      </w:r>
      <w:r w:rsidR="00F46A1C">
        <w:rPr>
          <w:rtl/>
        </w:rPr>
        <w:tab/>
      </w:r>
      <w:r w:rsidR="00F46A1C">
        <w:rPr>
          <w:rtl/>
        </w:rPr>
        <w:tab/>
      </w:r>
      <w:r w:rsidR="00F46A1C">
        <w:rPr>
          <w:rtl/>
        </w:rPr>
        <w:tab/>
      </w:r>
      <w:r w:rsidR="00F46A1C">
        <w:rPr>
          <w:rtl/>
        </w:rPr>
        <w:tab/>
      </w:r>
      <w:r w:rsidR="00F46A1C">
        <w:rPr>
          <w:rtl/>
        </w:rPr>
        <w:tab/>
      </w:r>
      <w:r w:rsidRPr="007435EB">
        <w:rPr>
          <w:rtl/>
        </w:rPr>
        <w:t>שלא יטמין ויקבל פקדונות מן הנכרי.</w:t>
      </w:r>
    </w:p>
    <w:p w14:paraId="532F5D5D" w14:textId="094443E5" w:rsidR="00E8089F" w:rsidRPr="007435EB" w:rsidRDefault="00E8089F" w:rsidP="00E8089F">
      <w:pPr>
        <w:rPr>
          <w:rtl/>
        </w:rPr>
      </w:pPr>
      <w:r w:rsidRPr="00AC0CB1">
        <w:rPr>
          <w:rStyle w:val="af2"/>
          <w:rtl/>
        </w:rPr>
        <w:t xml:space="preserve">'בבתיכם' </w:t>
      </w:r>
      <w:r w:rsidR="000964D8">
        <w:rPr>
          <w:rFonts w:hint="cs"/>
          <w:rtl/>
        </w:rPr>
        <w:t xml:space="preserve"> </w:t>
      </w:r>
      <w:r w:rsidR="00F46A1C">
        <w:rPr>
          <w:rtl/>
        </w:rPr>
        <w:tab/>
      </w:r>
      <w:r w:rsidR="00F46A1C">
        <w:rPr>
          <w:rtl/>
        </w:rPr>
        <w:tab/>
      </w:r>
      <w:r w:rsidR="00F46A1C">
        <w:rPr>
          <w:rtl/>
        </w:rPr>
        <w:tab/>
      </w:r>
      <w:r w:rsidR="00F46A1C">
        <w:rPr>
          <w:rtl/>
        </w:rPr>
        <w:tab/>
      </w:r>
      <w:r w:rsidR="00F46A1C">
        <w:rPr>
          <w:rtl/>
        </w:rPr>
        <w:tab/>
      </w:r>
      <w:r w:rsidR="00F46A1C">
        <w:rPr>
          <w:rtl/>
        </w:rPr>
        <w:tab/>
      </w:r>
      <w:r w:rsidR="00AB3B38">
        <w:rPr>
          <w:rtl/>
        </w:rPr>
        <w:t>אף</w:t>
      </w:r>
      <w:r w:rsidRPr="007435EB">
        <w:rPr>
          <w:rtl/>
        </w:rPr>
        <w:t xml:space="preserve"> בנכרי שכיבשתו ושרוי עמך בחצר.</w:t>
      </w:r>
    </w:p>
    <w:p w14:paraId="5B1D9937" w14:textId="75341ABA" w:rsidR="00E8089F" w:rsidRPr="007435EB" w:rsidRDefault="00E8089F" w:rsidP="00E8089F">
      <w:pPr>
        <w:rPr>
          <w:rtl/>
        </w:rPr>
      </w:pPr>
      <w:r w:rsidRPr="00AC0CB1">
        <w:rPr>
          <w:rStyle w:val="af2"/>
          <w:rtl/>
        </w:rPr>
        <w:t xml:space="preserve">'בכל גבולך' </w:t>
      </w:r>
      <w:r w:rsidR="00F46A1C">
        <w:rPr>
          <w:rStyle w:val="af2"/>
          <w:rtl/>
        </w:rPr>
        <w:tab/>
      </w:r>
      <w:r w:rsidR="00F46A1C">
        <w:rPr>
          <w:rStyle w:val="af2"/>
          <w:rtl/>
        </w:rPr>
        <w:tab/>
      </w:r>
      <w:r w:rsidR="00F46A1C">
        <w:rPr>
          <w:rStyle w:val="af2"/>
          <w:rtl/>
        </w:rPr>
        <w:tab/>
      </w:r>
      <w:r w:rsidR="00F46A1C">
        <w:rPr>
          <w:rStyle w:val="af2"/>
          <w:rtl/>
        </w:rPr>
        <w:tab/>
      </w:r>
      <w:r w:rsidR="00F46A1C">
        <w:rPr>
          <w:rStyle w:val="af2"/>
          <w:rtl/>
        </w:rPr>
        <w:tab/>
      </w:r>
      <w:r w:rsidRPr="007435EB">
        <w:rPr>
          <w:rtl/>
        </w:rPr>
        <w:t>אפי בבורות בשיחין ובמערות.</w:t>
      </w:r>
    </w:p>
    <w:p w14:paraId="198BCA6B" w14:textId="1D34C6BB" w:rsidR="000964D8" w:rsidRDefault="00E8089F" w:rsidP="00E8089F">
      <w:pPr>
        <w:rPr>
          <w:rtl/>
        </w:rPr>
      </w:pPr>
      <w:r w:rsidRPr="00AC0CB1">
        <w:rPr>
          <w:rStyle w:val="af2"/>
          <w:rtl/>
        </w:rPr>
        <w:t xml:space="preserve">שאור שאור </w:t>
      </w:r>
      <w:r w:rsidRPr="007435EB">
        <w:rPr>
          <w:rtl/>
        </w:rPr>
        <w:t xml:space="preserve">בגז"ש </w:t>
      </w:r>
      <w:r w:rsidR="00F46A1C">
        <w:rPr>
          <w:rtl/>
        </w:rPr>
        <w:tab/>
      </w:r>
      <w:r w:rsidRPr="007435EB">
        <w:rPr>
          <w:rtl/>
        </w:rPr>
        <w:t>ד</w:t>
      </w:r>
      <w:r w:rsidR="00AB3B38">
        <w:rPr>
          <w:rtl/>
        </w:rPr>
        <w:t>אף</w:t>
      </w:r>
      <w:r w:rsidRPr="007435EB">
        <w:rPr>
          <w:rtl/>
        </w:rPr>
        <w:t xml:space="preserve"> בגבולין אסור כל איסורים שבבתים</w:t>
      </w:r>
      <w:r w:rsidR="000964D8">
        <w:rPr>
          <w:rFonts w:hint="cs"/>
          <w:rtl/>
        </w:rPr>
        <w:t>,</w:t>
      </w:r>
      <w:r w:rsidRPr="007435EB">
        <w:rPr>
          <w:rtl/>
        </w:rPr>
        <w:t xml:space="preserve"> </w:t>
      </w:r>
    </w:p>
    <w:p w14:paraId="22E132E1" w14:textId="77777777" w:rsidR="00E8089F" w:rsidRPr="005C3FF1" w:rsidRDefault="00E8089F" w:rsidP="00D92569">
      <w:pPr>
        <w:ind w:left="452" w:firstLine="113"/>
        <w:rPr>
          <w:rStyle w:val="afffa"/>
          <w:rtl/>
        </w:rPr>
      </w:pPr>
      <w:r w:rsidRPr="007435EB">
        <w:rPr>
          <w:rtl/>
        </w:rPr>
        <w:t>ובבתים אתה רואה של אחרים ושל גבוה כבגבו</w:t>
      </w:r>
      <w:r w:rsidRPr="007435EB">
        <w:rPr>
          <w:rFonts w:hint="cs"/>
          <w:rtl/>
        </w:rPr>
        <w:t>לין</w:t>
      </w:r>
    </w:p>
    <w:p w14:paraId="3469AA92" w14:textId="64C53F54" w:rsidR="00D92569" w:rsidRDefault="00E8089F" w:rsidP="000964D8">
      <w:pPr>
        <w:rPr>
          <w:rtl/>
        </w:rPr>
      </w:pPr>
      <w:r w:rsidRPr="00AC0CB1">
        <w:rPr>
          <w:rStyle w:val="af2"/>
          <w:rtl/>
        </w:rPr>
        <w:t>'לא ימצא'</w:t>
      </w:r>
      <w:r w:rsidRPr="007435EB">
        <w:rPr>
          <w:rtl/>
        </w:rPr>
        <w:t xml:space="preserve"> </w:t>
      </w:r>
      <w:r w:rsidR="00F46A1C">
        <w:rPr>
          <w:rtl/>
        </w:rPr>
        <w:tab/>
      </w:r>
      <w:r w:rsidR="00F46A1C">
        <w:rPr>
          <w:rtl/>
        </w:rPr>
        <w:tab/>
      </w:r>
      <w:r w:rsidR="00F46A1C">
        <w:rPr>
          <w:rtl/>
        </w:rPr>
        <w:tab/>
      </w:r>
      <w:r w:rsidR="00F46A1C">
        <w:rPr>
          <w:rtl/>
        </w:rPr>
        <w:tab/>
      </w:r>
      <w:r w:rsidR="00F46A1C">
        <w:rPr>
          <w:rtl/>
        </w:rPr>
        <w:tab/>
      </w:r>
      <w:r w:rsidR="00AB3B38">
        <w:rPr>
          <w:rtl/>
        </w:rPr>
        <w:t>אף</w:t>
      </w:r>
      <w:r w:rsidRPr="007435EB">
        <w:rPr>
          <w:rtl/>
        </w:rPr>
        <w:t xml:space="preserve"> בנכרי שכיבשתו ושרוי עמך בחצר.</w:t>
      </w:r>
      <w:r w:rsidRPr="007435EB">
        <w:rPr>
          <w:rFonts w:hint="cs"/>
          <w:rtl/>
        </w:rPr>
        <w:t xml:space="preserve"> </w:t>
      </w:r>
    </w:p>
    <w:p w14:paraId="54C16BCB" w14:textId="77777777" w:rsidR="000964D8" w:rsidRDefault="00E8089F" w:rsidP="00D92569">
      <w:pPr>
        <w:ind w:left="113" w:firstLine="113"/>
        <w:rPr>
          <w:rFonts w:ascii="Fb Fontext" w:hAnsi="Fb Fontext"/>
          <w:rtl/>
        </w:rPr>
      </w:pPr>
      <w:r w:rsidRPr="007435EB">
        <w:rPr>
          <w:rtl/>
        </w:rPr>
        <w:t>והיינו היתר ראייה בשל אחרים ומהדר אהיתר ד</w:t>
      </w:r>
      <w:r w:rsidRPr="00AC0CB1">
        <w:rPr>
          <w:rStyle w:val="af2"/>
          <w:rtl/>
        </w:rPr>
        <w:t xml:space="preserve">לך לך </w:t>
      </w:r>
      <w:r w:rsidRPr="007435EB">
        <w:rPr>
          <w:rtl/>
        </w:rPr>
        <w:t>תרי.</w:t>
      </w:r>
    </w:p>
    <w:p w14:paraId="466CB8E3" w14:textId="77777777" w:rsidR="00F46A1C" w:rsidRDefault="00E8089F" w:rsidP="00F46A1C">
      <w:pPr>
        <w:pStyle w:val="36"/>
        <w:framePr w:wrap="notBeside"/>
        <w:rPr>
          <w:rFonts w:ascii="Fb Fontext" w:hAnsi="Fb Fontext"/>
          <w:rtl/>
        </w:rPr>
      </w:pPr>
      <w:r w:rsidRPr="00317FF7">
        <w:rPr>
          <w:rStyle w:val="affffd"/>
          <w:spacing w:val="-2"/>
          <w:rtl/>
        </w:rPr>
        <w:t xml:space="preserve">אביי: </w:t>
      </w:r>
    </w:p>
    <w:p w14:paraId="1B5132E6" w14:textId="598B0C89" w:rsidR="00D92569" w:rsidRPr="005C3FF1" w:rsidRDefault="000964D8" w:rsidP="00F46A1C">
      <w:pPr>
        <w:spacing w:after="60"/>
        <w:rPr>
          <w:rStyle w:val="afffa"/>
          <w:rtl/>
        </w:rPr>
      </w:pPr>
      <w:r w:rsidRPr="00317FF7">
        <w:rPr>
          <w:rFonts w:ascii="Fb Fontext" w:hAnsi="Fb Fontext"/>
          <w:spacing w:val="-2"/>
          <w:rtl/>
        </w:rPr>
        <w:t>איפוך</w:t>
      </w:r>
      <w:r w:rsidR="00E8089F" w:rsidRPr="00317FF7">
        <w:rPr>
          <w:rFonts w:ascii="Fb Fontext" w:hAnsi="Fb Fontext"/>
          <w:spacing w:val="-2"/>
          <w:rtl/>
        </w:rPr>
        <w:t xml:space="preserve"> דאסור </w:t>
      </w:r>
      <w:r w:rsidR="00AB3B38">
        <w:rPr>
          <w:rFonts w:ascii="Fb Fontext" w:hAnsi="Fb Fontext"/>
          <w:spacing w:val="-2"/>
          <w:rtl/>
        </w:rPr>
        <w:t>אף</w:t>
      </w:r>
      <w:r w:rsidR="00E8089F" w:rsidRPr="00317FF7">
        <w:rPr>
          <w:rFonts w:ascii="Fb Fontext" w:hAnsi="Fb Fontext"/>
          <w:spacing w:val="-2"/>
          <w:rtl/>
        </w:rPr>
        <w:t xml:space="preserve"> בנכרי שלא כיבשתו ושרוי עמך בחצר.</w:t>
      </w:r>
      <w:r w:rsidRPr="00317FF7">
        <w:rPr>
          <w:rFonts w:hint="cs"/>
          <w:spacing w:val="-2"/>
          <w:rtl/>
        </w:rPr>
        <w:t xml:space="preserve"> </w:t>
      </w:r>
    </w:p>
    <w:p w14:paraId="3B998E90" w14:textId="77777777" w:rsidR="00F46A1C" w:rsidRPr="00F46A1C" w:rsidRDefault="00E8089F" w:rsidP="00F46A1C">
      <w:pPr>
        <w:pStyle w:val="36"/>
        <w:framePr w:wrap="notBeside"/>
        <w:rPr>
          <w:rtl/>
        </w:rPr>
      </w:pPr>
      <w:r w:rsidRPr="00F46A1C">
        <w:rPr>
          <w:rtl/>
        </w:rPr>
        <w:t xml:space="preserve">והך </w:t>
      </w:r>
    </w:p>
    <w:p w14:paraId="352F9AC1" w14:textId="77777777" w:rsidR="00F46A1C" w:rsidRDefault="00E8089F" w:rsidP="00030C4B">
      <w:pPr>
        <w:rPr>
          <w:rtl/>
        </w:rPr>
      </w:pPr>
      <w:r w:rsidRPr="00AC0CB1">
        <w:rPr>
          <w:rStyle w:val="af2"/>
          <w:rtl/>
        </w:rPr>
        <w:t xml:space="preserve">ד'לא ימצא' </w:t>
      </w:r>
      <w:r w:rsidRPr="007435EB">
        <w:rPr>
          <w:rtl/>
        </w:rPr>
        <w:t>שאין יכול להטמין ויקבל פקדונות מ</w:t>
      </w:r>
      <w:r w:rsidR="000964D8">
        <w:rPr>
          <w:rtl/>
        </w:rPr>
        <w:t xml:space="preserve">הנכרים </w:t>
      </w:r>
    </w:p>
    <w:p w14:paraId="7D5EB398" w14:textId="77777777" w:rsidR="00F46A1C" w:rsidRDefault="000964D8" w:rsidP="00F46A1C">
      <w:pPr>
        <w:pStyle w:val="36"/>
        <w:framePr w:wrap="notBeside"/>
        <w:rPr>
          <w:rtl/>
        </w:rPr>
      </w:pPr>
      <w:r w:rsidRPr="00F46A1C">
        <w:rPr>
          <w:rStyle w:val="affffd"/>
          <w:rtl/>
        </w:rPr>
        <w:t>מיירי</w:t>
      </w:r>
      <w:r>
        <w:rPr>
          <w:rtl/>
        </w:rPr>
        <w:t xml:space="preserve"> </w:t>
      </w:r>
    </w:p>
    <w:p w14:paraId="151A6777" w14:textId="0D5B29C9" w:rsidR="00D92569" w:rsidRPr="005C3FF1" w:rsidRDefault="000964D8" w:rsidP="00F46A1C">
      <w:pPr>
        <w:spacing w:after="60"/>
        <w:rPr>
          <w:rStyle w:val="afffa"/>
          <w:rtl/>
        </w:rPr>
      </w:pPr>
      <w:r>
        <w:rPr>
          <w:rtl/>
        </w:rPr>
        <w:t>ב</w:t>
      </w:r>
      <w:r w:rsidR="00E8089F" w:rsidRPr="007435EB">
        <w:rPr>
          <w:rtl/>
        </w:rPr>
        <w:t>קי</w:t>
      </w:r>
      <w:r>
        <w:rPr>
          <w:rFonts w:hint="cs"/>
          <w:rtl/>
        </w:rPr>
        <w:t>ב</w:t>
      </w:r>
      <w:r w:rsidR="00E8089F" w:rsidRPr="007435EB">
        <w:rPr>
          <w:rtl/>
        </w:rPr>
        <w:t>ל אחריות.</w:t>
      </w:r>
      <w:r>
        <w:rPr>
          <w:rFonts w:hint="cs"/>
          <w:rtl/>
        </w:rPr>
        <w:t xml:space="preserve"> </w:t>
      </w:r>
      <w:r w:rsidRPr="005C3FF1">
        <w:rPr>
          <w:rStyle w:val="afffa"/>
          <w:rFonts w:hint="cs"/>
          <w:rtl/>
        </w:rPr>
        <w:t xml:space="preserve"> </w:t>
      </w:r>
    </w:p>
    <w:p w14:paraId="6E8445F1" w14:textId="77777777" w:rsidR="00F46A1C" w:rsidRDefault="00E8089F" w:rsidP="00F46A1C">
      <w:pPr>
        <w:pStyle w:val="36"/>
        <w:framePr w:wrap="notBeside"/>
        <w:rPr>
          <w:spacing w:val="-2"/>
          <w:rtl/>
        </w:rPr>
      </w:pPr>
      <w:r w:rsidRPr="00F46A1C">
        <w:rPr>
          <w:rStyle w:val="affffd"/>
          <w:rtl/>
        </w:rPr>
        <w:t>והך</w:t>
      </w:r>
      <w:r w:rsidR="00030C4B" w:rsidRPr="00AC0CB1">
        <w:rPr>
          <w:rStyle w:val="af2"/>
          <w:rFonts w:hint="cs"/>
          <w:rtl/>
        </w:rPr>
        <w:t xml:space="preserve"> </w:t>
      </w:r>
    </w:p>
    <w:p w14:paraId="310005C4" w14:textId="6BAE1DED" w:rsidR="00E8089F" w:rsidRPr="00F46A1C" w:rsidRDefault="00030C4B" w:rsidP="00030C4B">
      <w:pPr>
        <w:rPr>
          <w:rtl/>
        </w:rPr>
      </w:pPr>
      <w:r w:rsidRPr="00F46A1C">
        <w:rPr>
          <w:rFonts w:hint="cs"/>
          <w:rtl/>
        </w:rPr>
        <w:t>ד</w:t>
      </w:r>
      <w:r w:rsidR="00E8089F" w:rsidRPr="00F46A1C">
        <w:rPr>
          <w:rtl/>
        </w:rPr>
        <w:t>אתה</w:t>
      </w:r>
      <w:r w:rsidR="000964D8" w:rsidRPr="00F46A1C">
        <w:rPr>
          <w:rtl/>
        </w:rPr>
        <w:t xml:space="preserve"> רואה של אחרים ושל גבוה </w:t>
      </w:r>
      <w:r w:rsidR="00F46A1C">
        <w:rPr>
          <w:rStyle w:val="affffd"/>
          <w:rFonts w:hint="cs"/>
          <w:rtl/>
        </w:rPr>
        <w:t xml:space="preserve">- </w:t>
      </w:r>
      <w:r w:rsidR="000964D8" w:rsidRPr="00F46A1C">
        <w:rPr>
          <w:rStyle w:val="affffd"/>
          <w:rtl/>
        </w:rPr>
        <w:t>היינו</w:t>
      </w:r>
      <w:r w:rsidR="000964D8" w:rsidRPr="00F46A1C">
        <w:rPr>
          <w:rtl/>
        </w:rPr>
        <w:t xml:space="preserve"> ב</w:t>
      </w:r>
      <w:r w:rsidR="00E8089F" w:rsidRPr="00F46A1C">
        <w:rPr>
          <w:rtl/>
        </w:rPr>
        <w:t>לא קי</w:t>
      </w:r>
      <w:r w:rsidR="000964D8" w:rsidRPr="00F46A1C">
        <w:rPr>
          <w:rFonts w:hint="cs"/>
          <w:rtl/>
        </w:rPr>
        <w:t>ב</w:t>
      </w:r>
      <w:r w:rsidR="00E8089F" w:rsidRPr="00F46A1C">
        <w:rPr>
          <w:rtl/>
        </w:rPr>
        <w:t>ל אחריות.</w:t>
      </w:r>
    </w:p>
    <w:p w14:paraId="18576AF7" w14:textId="77777777" w:rsidR="00F46A1C" w:rsidRDefault="000964D8" w:rsidP="00F46A1C">
      <w:pPr>
        <w:pStyle w:val="36"/>
        <w:framePr w:wrap="notBeside"/>
        <w:rPr>
          <w:rStyle w:val="affffd"/>
          <w:rtl/>
        </w:rPr>
      </w:pPr>
      <w:r>
        <w:rPr>
          <w:rStyle w:val="affffd"/>
          <w:rtl/>
        </w:rPr>
        <w:t>כ</w:t>
      </w:r>
      <w:r w:rsidR="00E8089F" w:rsidRPr="000964D8">
        <w:rPr>
          <w:rStyle w:val="affffd"/>
          <w:rtl/>
        </w:rPr>
        <w:t xml:space="preserve">רבא </w:t>
      </w:r>
    </w:p>
    <w:p w14:paraId="68E9F942" w14:textId="1A610DB4" w:rsidR="00D92569" w:rsidRDefault="00E8089F" w:rsidP="000964D8">
      <w:pPr>
        <w:rPr>
          <w:rtl/>
        </w:rPr>
      </w:pPr>
      <w:r w:rsidRPr="000964D8">
        <w:rPr>
          <w:rStyle w:val="affffd"/>
          <w:rFonts w:hint="cs"/>
          <w:rtl/>
        </w:rPr>
        <w:t>ש</w:t>
      </w:r>
      <w:r w:rsidRPr="000964D8">
        <w:rPr>
          <w:rStyle w:val="affffd"/>
          <w:rtl/>
        </w:rPr>
        <w:t>אמר לבני מחוזא:</w:t>
      </w:r>
      <w:r w:rsidRPr="007435EB">
        <w:rPr>
          <w:rtl/>
        </w:rPr>
        <w:t xml:space="preserve"> בערו חמ</w:t>
      </w:r>
      <w:r w:rsidRPr="007435EB">
        <w:rPr>
          <w:rFonts w:hint="cs"/>
          <w:rtl/>
        </w:rPr>
        <w:t>ץ</w:t>
      </w:r>
      <w:r w:rsidRPr="007435EB">
        <w:rPr>
          <w:rtl/>
        </w:rPr>
        <w:t xml:space="preserve"> דבני חילא מבתי</w:t>
      </w:r>
      <w:r w:rsidRPr="007435EB">
        <w:rPr>
          <w:rFonts w:hint="cs"/>
          <w:rtl/>
        </w:rPr>
        <w:t>כם</w:t>
      </w:r>
      <w:r w:rsidR="000964D8">
        <w:rPr>
          <w:rtl/>
        </w:rPr>
        <w:t xml:space="preserve">, </w:t>
      </w:r>
    </w:p>
    <w:p w14:paraId="730C36A2" w14:textId="77777777" w:rsidR="000964D8" w:rsidRDefault="000964D8" w:rsidP="00F46A1C">
      <w:pPr>
        <w:rPr>
          <w:rtl/>
        </w:rPr>
      </w:pPr>
      <w:r>
        <w:rPr>
          <w:rFonts w:hint="cs"/>
          <w:rtl/>
        </w:rPr>
        <w:t xml:space="preserve">שאם נגנב או </w:t>
      </w:r>
      <w:r w:rsidR="00E8089F" w:rsidRPr="007435EB">
        <w:rPr>
          <w:rFonts w:hint="cs"/>
          <w:rtl/>
        </w:rPr>
        <w:t>אבד תחייבו לשלם וכשלכם הוא ואסור</w:t>
      </w:r>
      <w:r>
        <w:rPr>
          <w:rFonts w:hint="cs"/>
          <w:rtl/>
        </w:rPr>
        <w:t xml:space="preserve">, </w:t>
      </w:r>
    </w:p>
    <w:p w14:paraId="55352E6E" w14:textId="77777777" w:rsidR="00F46A1C" w:rsidRDefault="00E8089F" w:rsidP="00F46A1C">
      <w:pPr>
        <w:pStyle w:val="36"/>
        <w:framePr w:wrap="notBeside"/>
        <w:rPr>
          <w:rStyle w:val="affffd"/>
          <w:rtl/>
        </w:rPr>
      </w:pPr>
      <w:r w:rsidRPr="000964D8">
        <w:rPr>
          <w:rStyle w:val="affffd"/>
          <w:rtl/>
        </w:rPr>
        <w:t>ו</w:t>
      </w:r>
      <w:r w:rsidR="00AB3B38">
        <w:rPr>
          <w:rStyle w:val="affffd"/>
          <w:rtl/>
        </w:rPr>
        <w:t>אף</w:t>
      </w:r>
      <w:r w:rsidRPr="000964D8">
        <w:rPr>
          <w:rStyle w:val="affffd"/>
          <w:rtl/>
        </w:rPr>
        <w:t xml:space="preserve"> למ"ד </w:t>
      </w:r>
    </w:p>
    <w:p w14:paraId="3698E701" w14:textId="6B7DD3D9" w:rsidR="00E8089F" w:rsidRPr="007435EB" w:rsidRDefault="00E8089F" w:rsidP="000964D8">
      <w:pPr>
        <w:rPr>
          <w:rtl/>
        </w:rPr>
      </w:pPr>
      <w:r w:rsidRPr="000964D8">
        <w:rPr>
          <w:rStyle w:val="affffd"/>
          <w:rtl/>
        </w:rPr>
        <w:t>דבר הגורם לממון לאו כממון</w:t>
      </w:r>
      <w:r w:rsidR="000964D8">
        <w:rPr>
          <w:rtl/>
        </w:rPr>
        <w:t xml:space="preserve"> </w:t>
      </w:r>
      <w:r w:rsidR="00F46A1C" w:rsidRPr="00F46A1C">
        <w:rPr>
          <w:rStyle w:val="affffd"/>
          <w:rFonts w:hint="cs"/>
          <w:rtl/>
        </w:rPr>
        <w:t xml:space="preserve">- </w:t>
      </w:r>
      <w:r w:rsidR="000964D8" w:rsidRPr="00F46A1C">
        <w:rPr>
          <w:rStyle w:val="affffd"/>
          <w:rtl/>
        </w:rPr>
        <w:t xml:space="preserve">שאני </w:t>
      </w:r>
      <w:r w:rsidR="00AB3B38" w:rsidRPr="00F46A1C">
        <w:rPr>
          <w:rStyle w:val="affffd"/>
          <w:rtl/>
        </w:rPr>
        <w:t>כאן</w:t>
      </w:r>
      <w:r w:rsidRPr="007435EB">
        <w:rPr>
          <w:rtl/>
        </w:rPr>
        <w:t xml:space="preserve"> ד</w:t>
      </w:r>
      <w:r w:rsidRPr="00AC0CB1">
        <w:rPr>
          <w:rStyle w:val="af2"/>
          <w:rtl/>
        </w:rPr>
        <w:t>לא ימצא</w:t>
      </w:r>
      <w:r w:rsidRPr="00AC0CB1">
        <w:rPr>
          <w:rStyle w:val="af2"/>
          <w:rFonts w:hint="cs"/>
          <w:rtl/>
        </w:rPr>
        <w:t>'</w:t>
      </w:r>
      <w:r w:rsidRPr="00AC0CB1">
        <w:rPr>
          <w:rStyle w:val="af2"/>
          <w:rtl/>
        </w:rPr>
        <w:t>.</w:t>
      </w:r>
    </w:p>
    <w:p w14:paraId="28CDEC7B" w14:textId="77777777" w:rsidR="00F46A1C" w:rsidRDefault="00E8089F" w:rsidP="00F46A1C">
      <w:pPr>
        <w:pStyle w:val="36"/>
        <w:framePr w:wrap="notBeside"/>
        <w:rPr>
          <w:rStyle w:val="affffd"/>
          <w:rtl/>
        </w:rPr>
      </w:pPr>
      <w:r w:rsidRPr="000964D8">
        <w:rPr>
          <w:rStyle w:val="affffd"/>
          <w:rtl/>
        </w:rPr>
        <w:t xml:space="preserve">א"ד: </w:t>
      </w:r>
      <w:r w:rsidR="00AB3B38">
        <w:rPr>
          <w:rStyle w:val="affffd"/>
          <w:rtl/>
        </w:rPr>
        <w:t>אף</w:t>
      </w:r>
      <w:r w:rsidRPr="000964D8">
        <w:rPr>
          <w:rStyle w:val="affffd"/>
          <w:rtl/>
        </w:rPr>
        <w:t xml:space="preserve"> למ"ד </w:t>
      </w:r>
    </w:p>
    <w:p w14:paraId="73975BE4" w14:textId="2C61A8B5" w:rsidR="00E8089F" w:rsidRPr="007435EB" w:rsidRDefault="00E8089F" w:rsidP="00F46A1C">
      <w:pPr>
        <w:rPr>
          <w:rtl/>
        </w:rPr>
      </w:pPr>
      <w:r w:rsidRPr="000964D8">
        <w:rPr>
          <w:rStyle w:val="affffd"/>
          <w:rtl/>
        </w:rPr>
        <w:t>דבר הגורם לממון כממון</w:t>
      </w:r>
      <w:r w:rsidR="00F46A1C">
        <w:rPr>
          <w:rFonts w:hint="cs"/>
          <w:rtl/>
        </w:rPr>
        <w:t xml:space="preserve"> - </w:t>
      </w:r>
      <w:r w:rsidRPr="007435EB">
        <w:rPr>
          <w:rtl/>
        </w:rPr>
        <w:t xml:space="preserve"> </w:t>
      </w:r>
      <w:r w:rsidRPr="00AC0CB1">
        <w:rPr>
          <w:rStyle w:val="af2"/>
          <w:rtl/>
        </w:rPr>
        <w:t>לא ימצא</w:t>
      </w:r>
      <w:r w:rsidRPr="007435EB">
        <w:rPr>
          <w:rtl/>
        </w:rPr>
        <w:t xml:space="preserve"> לומר ד</w:t>
      </w:r>
      <w:r w:rsidR="00AB3B38">
        <w:rPr>
          <w:rtl/>
        </w:rPr>
        <w:t>אף</w:t>
      </w:r>
      <w:r w:rsidRPr="007435EB">
        <w:rPr>
          <w:rtl/>
        </w:rPr>
        <w:t xml:space="preserve"> דהדר בעיניה מ"מ </w:t>
      </w:r>
      <w:r w:rsidR="00D92569">
        <w:rPr>
          <w:rFonts w:hint="cs"/>
          <w:rtl/>
        </w:rPr>
        <w:t>נקרא</w:t>
      </w:r>
      <w:r w:rsidRPr="007435EB">
        <w:rPr>
          <w:rtl/>
        </w:rPr>
        <w:t xml:space="preserve"> ברשו</w:t>
      </w:r>
      <w:r w:rsidR="00D92569">
        <w:rPr>
          <w:rFonts w:hint="cs"/>
          <w:rtl/>
        </w:rPr>
        <w:t>תו</w:t>
      </w:r>
      <w:r w:rsidRPr="007435EB">
        <w:rPr>
          <w:rtl/>
        </w:rPr>
        <w:t>.</w:t>
      </w:r>
    </w:p>
    <w:p w14:paraId="10AD340A" w14:textId="50BE8244" w:rsidR="00E8089F" w:rsidRPr="007435EB" w:rsidRDefault="00F46A1C" w:rsidP="00F46A1C">
      <w:pPr>
        <w:pStyle w:val="afffff0"/>
        <w:rPr>
          <w:rtl/>
        </w:rPr>
      </w:pPr>
      <w:r>
        <w:rPr>
          <w:rFonts w:hint="cs"/>
          <w:rtl/>
        </w:rPr>
        <w:t>בהמת ארנונא</w:t>
      </w:r>
    </w:p>
    <w:p w14:paraId="5FB220FF" w14:textId="77777777" w:rsidR="00E8089F" w:rsidRPr="007435EB" w:rsidRDefault="00E8089F" w:rsidP="005C3FF1">
      <w:pPr>
        <w:pStyle w:val="afff"/>
        <w:framePr w:wrap="around"/>
        <w:rPr>
          <w:rtl/>
        </w:rPr>
      </w:pPr>
      <w:r w:rsidRPr="007435EB">
        <w:rPr>
          <w:rFonts w:hint="cs"/>
          <w:rtl/>
        </w:rPr>
        <w:t>ו.</w:t>
      </w:r>
    </w:p>
    <w:p w14:paraId="4FA8CDC6" w14:textId="3E441B4E" w:rsidR="00D92569" w:rsidRPr="00F46A1C" w:rsidRDefault="000964D8" w:rsidP="000964D8">
      <w:pPr>
        <w:rPr>
          <w:rtl/>
        </w:rPr>
      </w:pPr>
      <w:r w:rsidRPr="00F46A1C">
        <w:rPr>
          <w:rStyle w:val="afffa"/>
          <w:rFonts w:hint="cs"/>
          <w:rtl/>
        </w:rPr>
        <w:t>במקום</w:t>
      </w:r>
      <w:r w:rsidRPr="00F46A1C">
        <w:rPr>
          <w:rStyle w:val="afffa"/>
          <w:rtl/>
        </w:rPr>
        <w:t xml:space="preserve"> שיכול לסלק</w:t>
      </w:r>
      <w:r w:rsidR="00E8089F" w:rsidRPr="00F46A1C">
        <w:rPr>
          <w:rStyle w:val="afffa"/>
          <w:rtl/>
        </w:rPr>
        <w:t xml:space="preserve"> הנכרים במעות</w:t>
      </w:r>
      <w:r w:rsidR="00E8089F" w:rsidRPr="00F46A1C">
        <w:rPr>
          <w:rtl/>
        </w:rPr>
        <w:t xml:space="preserve"> חייבת בבכורה.</w:t>
      </w:r>
      <w:r w:rsidRPr="00F46A1C">
        <w:rPr>
          <w:rFonts w:hint="cs"/>
          <w:rtl/>
        </w:rPr>
        <w:t xml:space="preserve"> </w:t>
      </w:r>
    </w:p>
    <w:p w14:paraId="19EAF76E" w14:textId="77777777" w:rsidR="00E8089F" w:rsidRPr="007435EB" w:rsidRDefault="000964D8" w:rsidP="00F46A1C">
      <w:pPr>
        <w:rPr>
          <w:rtl/>
        </w:rPr>
      </w:pPr>
      <w:r w:rsidRPr="00F46A1C">
        <w:rPr>
          <w:rStyle w:val="afffa"/>
          <w:rFonts w:hint="cs"/>
          <w:rtl/>
        </w:rPr>
        <w:t>וכשלא יכול לסלק -</w:t>
      </w:r>
      <w:r>
        <w:rPr>
          <w:rFonts w:hint="cs"/>
          <w:rtl/>
        </w:rPr>
        <w:t xml:space="preserve"> פטורה</w:t>
      </w:r>
      <w:r w:rsidR="00E8089F" w:rsidRPr="007435EB">
        <w:rPr>
          <w:rtl/>
        </w:rPr>
        <w:t>.</w:t>
      </w:r>
    </w:p>
    <w:p w14:paraId="0B6A5EFE" w14:textId="77777777" w:rsidR="00F46A1C" w:rsidRPr="00F46A1C" w:rsidRDefault="00E8089F" w:rsidP="00F46A1C">
      <w:pPr>
        <w:pStyle w:val="36"/>
        <w:framePr w:wrap="notBeside"/>
        <w:rPr>
          <w:rtl/>
        </w:rPr>
      </w:pPr>
      <w:r w:rsidRPr="00F46A1C">
        <w:rPr>
          <w:rtl/>
        </w:rPr>
        <w:t xml:space="preserve">וא"ד: </w:t>
      </w:r>
    </w:p>
    <w:p w14:paraId="6622E9E9" w14:textId="15702C90" w:rsidR="00E8089F" w:rsidRPr="00F46A1C" w:rsidRDefault="00D92569" w:rsidP="00D92569">
      <w:pPr>
        <w:rPr>
          <w:rtl/>
        </w:rPr>
      </w:pPr>
      <w:r w:rsidRPr="00F46A1C">
        <w:rPr>
          <w:rFonts w:hint="cs"/>
          <w:rtl/>
        </w:rPr>
        <w:t xml:space="preserve">תמיד </w:t>
      </w:r>
      <w:r w:rsidR="00E8089F" w:rsidRPr="00F46A1C">
        <w:rPr>
          <w:rtl/>
        </w:rPr>
        <w:t>פטורה</w:t>
      </w:r>
      <w:r w:rsidRPr="00F46A1C">
        <w:rPr>
          <w:rFonts w:hint="cs"/>
          <w:rtl/>
        </w:rPr>
        <w:t>-</w:t>
      </w:r>
      <w:r w:rsidR="00E8089F" w:rsidRPr="00F46A1C">
        <w:rPr>
          <w:rtl/>
        </w:rPr>
        <w:t xml:space="preserve"> ד</w:t>
      </w:r>
      <w:r w:rsidR="000964D8" w:rsidRPr="00F46A1C">
        <w:rPr>
          <w:rFonts w:hint="cs"/>
          <w:rtl/>
        </w:rPr>
        <w:t>יש קול</w:t>
      </w:r>
      <w:r w:rsidR="002633D5" w:rsidRPr="00F46A1C">
        <w:rPr>
          <w:rFonts w:hint="cs"/>
          <w:rtl/>
        </w:rPr>
        <w:t>,</w:t>
      </w:r>
      <w:r w:rsidRPr="00F46A1C">
        <w:rPr>
          <w:rFonts w:hint="cs"/>
          <w:rtl/>
        </w:rPr>
        <w:t xml:space="preserve"> </w:t>
      </w:r>
      <w:r w:rsidR="00E8089F" w:rsidRPr="00F46A1C">
        <w:rPr>
          <w:rtl/>
        </w:rPr>
        <w:t xml:space="preserve">עיסת חלה </w:t>
      </w:r>
      <w:r w:rsidRPr="00F46A1C">
        <w:rPr>
          <w:rFonts w:hint="cs"/>
          <w:rtl/>
        </w:rPr>
        <w:t>ש</w:t>
      </w:r>
      <w:r w:rsidR="00E8089F" w:rsidRPr="00F46A1C">
        <w:rPr>
          <w:rtl/>
        </w:rPr>
        <w:t>אין לה קול חייבת בחלה.</w:t>
      </w:r>
    </w:p>
    <w:p w14:paraId="022176E0" w14:textId="77777777" w:rsidR="00F46A1C" w:rsidRPr="00F46A1C" w:rsidRDefault="003A44FF" w:rsidP="00F46A1C">
      <w:pPr>
        <w:pStyle w:val="afffff0"/>
        <w:rPr>
          <w:rtl/>
        </w:rPr>
      </w:pPr>
      <w:r w:rsidRPr="00F46A1C">
        <w:rPr>
          <w:rtl/>
        </w:rPr>
        <w:t>נכרי שנכנס לחצר</w:t>
      </w:r>
      <w:r w:rsidR="00E8089F" w:rsidRPr="00F46A1C">
        <w:rPr>
          <w:rtl/>
        </w:rPr>
        <w:t xml:space="preserve"> ישראל </w:t>
      </w:r>
    </w:p>
    <w:p w14:paraId="63F66993" w14:textId="6BBEE81D" w:rsidR="003A44FF" w:rsidRDefault="003A44FF" w:rsidP="00623CAA">
      <w:pPr>
        <w:spacing w:before="4"/>
        <w:rPr>
          <w:rFonts w:ascii="Fb Fontext" w:hAnsi="Fb Fontext"/>
          <w:rtl/>
        </w:rPr>
      </w:pPr>
      <w:r w:rsidRPr="003D56DF">
        <w:rPr>
          <w:rStyle w:val="afffa"/>
          <w:rtl/>
        </w:rPr>
        <w:t xml:space="preserve">ובציקו בידו </w:t>
      </w:r>
      <w:r w:rsidR="00F46A1C" w:rsidRPr="003D56DF">
        <w:rPr>
          <w:rStyle w:val="afffa"/>
          <w:rFonts w:hint="cs"/>
          <w:rtl/>
        </w:rPr>
        <w:t>-</w:t>
      </w:r>
      <w:r w:rsidR="00F46A1C">
        <w:rPr>
          <w:rFonts w:ascii="Fb Fontext" w:hAnsi="Fb Fontext" w:hint="cs"/>
          <w:rtl/>
        </w:rPr>
        <w:t xml:space="preserve"> </w:t>
      </w:r>
      <w:r w:rsidR="00E8089F" w:rsidRPr="007435EB">
        <w:rPr>
          <w:rFonts w:ascii="Fb Fontext" w:hAnsi="Fb Fontext"/>
          <w:rtl/>
        </w:rPr>
        <w:t>אין זק</w:t>
      </w:r>
      <w:r>
        <w:rPr>
          <w:rFonts w:ascii="Fb Fontext" w:hAnsi="Fb Fontext"/>
          <w:rtl/>
        </w:rPr>
        <w:t>וק לבער</w:t>
      </w:r>
      <w:r>
        <w:rPr>
          <w:rFonts w:ascii="Fb Fontext" w:hAnsi="Fb Fontext" w:hint="cs"/>
          <w:rtl/>
        </w:rPr>
        <w:t xml:space="preserve">, </w:t>
      </w:r>
    </w:p>
    <w:p w14:paraId="51791467" w14:textId="77777777" w:rsidR="00F46A1C" w:rsidRPr="00F46A1C" w:rsidRDefault="00F46A1C" w:rsidP="00F46A1C">
      <w:pPr>
        <w:pStyle w:val="36"/>
        <w:framePr w:wrap="notBeside"/>
        <w:rPr>
          <w:rtl/>
        </w:rPr>
      </w:pPr>
      <w:r w:rsidRPr="00F46A1C">
        <w:rPr>
          <w:rFonts w:hint="cs"/>
          <w:rtl/>
        </w:rPr>
        <w:t xml:space="preserve">ר''פ </w:t>
      </w:r>
    </w:p>
    <w:p w14:paraId="7F3D1E5D" w14:textId="67F6799C" w:rsidR="00E8089F" w:rsidRPr="007435EB" w:rsidRDefault="003A44FF" w:rsidP="002633D5">
      <w:pPr>
        <w:rPr>
          <w:rtl/>
        </w:rPr>
      </w:pPr>
      <w:r w:rsidRPr="005C3FF1">
        <w:rPr>
          <w:rStyle w:val="afffa"/>
          <w:rtl/>
        </w:rPr>
        <w:t>הפקידו אצלו</w:t>
      </w:r>
      <w:r w:rsidR="00E8089F" w:rsidRPr="005C3FF1">
        <w:rPr>
          <w:rStyle w:val="afffa"/>
          <w:rtl/>
        </w:rPr>
        <w:t xml:space="preserve"> </w:t>
      </w:r>
      <w:r w:rsidR="00E8089F" w:rsidRPr="007435EB">
        <w:rPr>
          <w:rtl/>
        </w:rPr>
        <w:t xml:space="preserve">זקוק לבער. </w:t>
      </w:r>
      <w:r w:rsidR="00F46A1C">
        <w:rPr>
          <w:rStyle w:val="affffd"/>
          <w:rFonts w:hint="cs"/>
          <w:rtl/>
        </w:rPr>
        <w:t xml:space="preserve">- </w:t>
      </w:r>
      <w:r w:rsidR="002633D5">
        <w:rPr>
          <w:rFonts w:hint="cs"/>
          <w:rtl/>
        </w:rPr>
        <w:t>ד</w:t>
      </w:r>
      <w:r w:rsidR="00E8089F" w:rsidRPr="00AC0CB1">
        <w:rPr>
          <w:rStyle w:val="af2"/>
          <w:rtl/>
        </w:rPr>
        <w:t>לא ימצא'.</w:t>
      </w:r>
    </w:p>
    <w:p w14:paraId="03A27FD6" w14:textId="77777777" w:rsidR="00F46A1C" w:rsidRPr="00F46A1C" w:rsidRDefault="00F46A1C" w:rsidP="00F46A1C">
      <w:pPr>
        <w:pStyle w:val="36"/>
        <w:framePr w:wrap="notBeside"/>
        <w:rPr>
          <w:rtl/>
        </w:rPr>
      </w:pPr>
      <w:r w:rsidRPr="00F46A1C">
        <w:rPr>
          <w:rFonts w:hint="cs"/>
          <w:rtl/>
        </w:rPr>
        <w:t>לר"א:</w:t>
      </w:r>
      <w:r w:rsidRPr="00F46A1C">
        <w:rPr>
          <w:rtl/>
        </w:rPr>
        <w:t xml:space="preserve"> </w:t>
      </w:r>
    </w:p>
    <w:p w14:paraId="3C758A06" w14:textId="7D9A0346" w:rsidR="003D56DF" w:rsidRDefault="00E8089F" w:rsidP="003A44FF">
      <w:pPr>
        <w:rPr>
          <w:rFonts w:ascii="Fb Fontext" w:hAnsi="Fb Fontext"/>
          <w:rtl/>
        </w:rPr>
      </w:pPr>
      <w:r w:rsidRPr="005C3FF1">
        <w:rPr>
          <w:rStyle w:val="afffa"/>
          <w:rtl/>
        </w:rPr>
        <w:t>יחד לו בית</w:t>
      </w:r>
      <w:r w:rsidRPr="007435EB">
        <w:rPr>
          <w:rtl/>
        </w:rPr>
        <w:t xml:space="preserve"> אין זקוק לבער</w:t>
      </w:r>
      <w:r w:rsidR="00F46A1C">
        <w:rPr>
          <w:rFonts w:hint="cs"/>
          <w:rtl/>
        </w:rPr>
        <w:t xml:space="preserve"> </w:t>
      </w:r>
      <w:r w:rsidRPr="00AC0CB1">
        <w:rPr>
          <w:rStyle w:val="af2"/>
          <w:rtl/>
        </w:rPr>
        <w:t xml:space="preserve">'לא ימצא בבתיכם' </w:t>
      </w:r>
      <w:r w:rsidR="002633D5">
        <w:rPr>
          <w:rtl/>
        </w:rPr>
        <w:t>ונכרי מעלה לעצמו</w:t>
      </w:r>
      <w:r w:rsidR="003A44FF">
        <w:rPr>
          <w:rFonts w:hint="cs"/>
          <w:rtl/>
        </w:rPr>
        <w:t xml:space="preserve"> </w:t>
      </w:r>
    </w:p>
    <w:p w14:paraId="682E7282" w14:textId="77777777" w:rsidR="003D56DF" w:rsidRDefault="003A44FF" w:rsidP="003D56DF">
      <w:pPr>
        <w:pStyle w:val="36"/>
        <w:framePr w:wrap="notBeside"/>
        <w:rPr>
          <w:rtl/>
        </w:rPr>
      </w:pPr>
      <w:r>
        <w:rPr>
          <w:rFonts w:hint="cs"/>
          <w:rtl/>
        </w:rPr>
        <w:t>והך</w:t>
      </w:r>
      <w:r w:rsidR="00E8089F" w:rsidRPr="007435EB">
        <w:rPr>
          <w:rtl/>
        </w:rPr>
        <w:t xml:space="preserve"> </w:t>
      </w:r>
    </w:p>
    <w:p w14:paraId="046BA518" w14:textId="77777777" w:rsidR="003D56DF" w:rsidRPr="003D56DF" w:rsidRDefault="00E8089F" w:rsidP="003A44FF">
      <w:pPr>
        <w:rPr>
          <w:rtl/>
        </w:rPr>
      </w:pPr>
      <w:r w:rsidRPr="007435EB">
        <w:rPr>
          <w:rFonts w:ascii="Fb Fontext" w:hAnsi="Fb Fontext"/>
          <w:rtl/>
        </w:rPr>
        <w:t>דשכירות ק</w:t>
      </w:r>
      <w:r w:rsidR="003A44FF">
        <w:rPr>
          <w:rFonts w:ascii="Fb Fontext" w:hAnsi="Fb Fontext" w:hint="cs"/>
          <w:rtl/>
        </w:rPr>
        <w:t>ונה</w:t>
      </w:r>
      <w:r w:rsidRPr="007435EB">
        <w:rPr>
          <w:rFonts w:ascii="Fb Fontext" w:hAnsi="Fb Fontext"/>
          <w:rtl/>
        </w:rPr>
        <w:t xml:space="preserve"> לענין איסור </w:t>
      </w:r>
      <w:r w:rsidRPr="003D56DF">
        <w:rPr>
          <w:rtl/>
        </w:rPr>
        <w:t>השכרת בית דירה לעובד ע"ז</w:t>
      </w:r>
    </w:p>
    <w:p w14:paraId="416CD70E" w14:textId="77777777" w:rsidR="003D56DF" w:rsidRDefault="003A44FF" w:rsidP="003D56DF">
      <w:pPr>
        <w:pStyle w:val="36"/>
        <w:framePr w:wrap="notBeside"/>
        <w:rPr>
          <w:rtl/>
        </w:rPr>
      </w:pPr>
      <w:r>
        <w:rPr>
          <w:rFonts w:ascii="Fb Fontext" w:hAnsi="Fb Fontext" w:hint="cs"/>
          <w:rtl/>
        </w:rPr>
        <w:t xml:space="preserve">- </w:t>
      </w:r>
      <w:r w:rsidR="00E8089F" w:rsidRPr="007435EB">
        <w:rPr>
          <w:rtl/>
        </w:rPr>
        <w:t xml:space="preserve">שאני </w:t>
      </w:r>
      <w:r w:rsidR="00AB3B38">
        <w:rPr>
          <w:rtl/>
        </w:rPr>
        <w:t>כאן</w:t>
      </w:r>
      <w:r w:rsidR="00E8089F" w:rsidRPr="007435EB">
        <w:rPr>
          <w:rtl/>
        </w:rPr>
        <w:t xml:space="preserve"> </w:t>
      </w:r>
    </w:p>
    <w:p w14:paraId="66C2E08D" w14:textId="7009C238" w:rsidR="00E8089F" w:rsidRPr="007435EB" w:rsidRDefault="00E8089F" w:rsidP="003A44FF">
      <w:pPr>
        <w:rPr>
          <w:rtl/>
        </w:rPr>
      </w:pPr>
      <w:r w:rsidRPr="007435EB">
        <w:rPr>
          <w:rtl/>
        </w:rPr>
        <w:t>ד</w:t>
      </w:r>
      <w:r w:rsidRPr="00AC0CB1">
        <w:rPr>
          <w:rStyle w:val="af2"/>
          <w:rtl/>
        </w:rPr>
        <w:t>לא ימצא</w:t>
      </w:r>
      <w:r w:rsidRPr="007435EB">
        <w:rPr>
          <w:rtl/>
        </w:rPr>
        <w:t xml:space="preserve"> דוקא מצוי בידך.</w:t>
      </w:r>
    </w:p>
    <w:p w14:paraId="03B14A73" w14:textId="7A1D444F" w:rsidR="003D56DF" w:rsidRPr="003D56DF" w:rsidRDefault="00F47631" w:rsidP="00F47631">
      <w:pPr>
        <w:pStyle w:val="affd"/>
        <w:rPr>
          <w:bCs/>
          <w:rtl/>
        </w:rPr>
      </w:pPr>
      <w:r>
        <w:rPr>
          <w:rFonts w:hint="cs"/>
          <w:rtl/>
        </w:rPr>
        <w:t>***</w:t>
      </w:r>
    </w:p>
    <w:p w14:paraId="1914DDE0" w14:textId="77777777" w:rsidR="003D56DF" w:rsidRDefault="00623CAA" w:rsidP="003D56DF">
      <w:pPr>
        <w:pStyle w:val="36"/>
        <w:framePr w:wrap="notBeside"/>
        <w:rPr>
          <w:rFonts w:ascii="Fb Fontext" w:hAnsi="Fb Fontext"/>
          <w:rtl/>
        </w:rPr>
      </w:pPr>
      <w:r>
        <w:rPr>
          <w:rFonts w:ascii="Cambria Math" w:hAnsi="Cambria Math" w:cs="Cambria Math" w:hint="cs"/>
          <w:rtl/>
        </w:rPr>
        <w:lastRenderedPageBreak/>
        <w:t>⋅</w:t>
      </w:r>
      <w:r w:rsidR="00D92569">
        <w:rPr>
          <w:rStyle w:val="affffd"/>
          <w:rFonts w:hint="cs"/>
          <w:rtl/>
        </w:rPr>
        <w:t>רב</w:t>
      </w:r>
      <w:r w:rsidR="00E8089F" w:rsidRPr="003A44FF">
        <w:rPr>
          <w:rStyle w:val="affffd"/>
          <w:rtl/>
        </w:rPr>
        <w:t>:</w:t>
      </w:r>
      <w:r w:rsidR="00E8089F" w:rsidRPr="007435EB">
        <w:rPr>
          <w:rFonts w:ascii="Fb Fontext" w:hAnsi="Fb Fontext"/>
          <w:rtl/>
        </w:rPr>
        <w:t xml:space="preserve"> </w:t>
      </w:r>
    </w:p>
    <w:p w14:paraId="3255AC1A" w14:textId="54DC0E13" w:rsidR="00E8089F" w:rsidRPr="005C3FF1" w:rsidRDefault="00E8089F" w:rsidP="00D92569">
      <w:pPr>
        <w:spacing w:before="4"/>
        <w:rPr>
          <w:rStyle w:val="afffa"/>
          <w:rtl/>
        </w:rPr>
      </w:pPr>
      <w:r w:rsidRPr="007435EB">
        <w:rPr>
          <w:rFonts w:ascii="Fb Fontext" w:hAnsi="Fb Fontext"/>
          <w:rtl/>
        </w:rPr>
        <w:t>ה</w:t>
      </w:r>
      <w:r w:rsidRPr="005C3FF1">
        <w:rPr>
          <w:rStyle w:val="afffa"/>
          <w:rtl/>
        </w:rPr>
        <w:t>מוצ</w:t>
      </w:r>
      <w:r w:rsidR="003A44FF" w:rsidRPr="005C3FF1">
        <w:rPr>
          <w:rStyle w:val="afffa"/>
          <w:rtl/>
        </w:rPr>
        <w:t>א חמץ בביתו</w:t>
      </w:r>
      <w:r w:rsidR="003A44FF">
        <w:rPr>
          <w:rFonts w:ascii="Fb Fontext" w:hAnsi="Fb Fontext"/>
          <w:rtl/>
        </w:rPr>
        <w:t xml:space="preserve"> ביו"ט - כופה עליו</w:t>
      </w:r>
      <w:r w:rsidRPr="007435EB">
        <w:rPr>
          <w:rFonts w:ascii="Fb Fontext" w:hAnsi="Fb Fontext"/>
          <w:rtl/>
        </w:rPr>
        <w:t xml:space="preserve"> הכלי.</w:t>
      </w:r>
    </w:p>
    <w:p w14:paraId="5900CFC0" w14:textId="77777777" w:rsidR="003D56DF" w:rsidRDefault="00E8089F" w:rsidP="003D56DF">
      <w:pPr>
        <w:pStyle w:val="36"/>
        <w:framePr w:wrap="notBeside"/>
        <w:rPr>
          <w:rtl/>
        </w:rPr>
      </w:pPr>
      <w:r w:rsidRPr="003A44FF">
        <w:rPr>
          <w:rStyle w:val="affffd"/>
          <w:rtl/>
        </w:rPr>
        <w:t xml:space="preserve">רבא: </w:t>
      </w:r>
    </w:p>
    <w:p w14:paraId="1BB83E22" w14:textId="4201C574" w:rsidR="00E8089F" w:rsidRPr="007435EB" w:rsidRDefault="003A44FF" w:rsidP="003D56DF">
      <w:pPr>
        <w:spacing w:after="60"/>
        <w:rPr>
          <w:rtl/>
        </w:rPr>
      </w:pPr>
      <w:r>
        <w:rPr>
          <w:rtl/>
        </w:rPr>
        <w:t xml:space="preserve">אם של </w:t>
      </w:r>
      <w:r w:rsidRPr="005C3FF1">
        <w:rPr>
          <w:rStyle w:val="afffa"/>
          <w:rtl/>
        </w:rPr>
        <w:t>הקדש</w:t>
      </w:r>
      <w:r w:rsidR="00E8089F" w:rsidRPr="005C3FF1">
        <w:rPr>
          <w:rStyle w:val="afffa"/>
          <w:rtl/>
        </w:rPr>
        <w:t xml:space="preserve"> </w:t>
      </w:r>
      <w:r w:rsidR="00E8089F" w:rsidRPr="007435EB">
        <w:rPr>
          <w:rtl/>
        </w:rPr>
        <w:t xml:space="preserve">א"צ. </w:t>
      </w:r>
      <w:r>
        <w:rPr>
          <w:rFonts w:hint="cs"/>
          <w:rtl/>
        </w:rPr>
        <w:t>ד</w:t>
      </w:r>
      <w:r w:rsidR="00E8089F" w:rsidRPr="007435EB">
        <w:rPr>
          <w:rtl/>
        </w:rPr>
        <w:t>בדילי ממנו.</w:t>
      </w:r>
    </w:p>
    <w:p w14:paraId="715878AD" w14:textId="60352C3C" w:rsidR="003D56DF" w:rsidRDefault="00D92569" w:rsidP="003D56DF">
      <w:pPr>
        <w:pStyle w:val="36"/>
        <w:framePr w:wrap="notBeside"/>
        <w:rPr>
          <w:rStyle w:val="afffa"/>
          <w:rtl/>
        </w:rPr>
      </w:pPr>
      <w:r>
        <w:rPr>
          <w:rStyle w:val="affffd"/>
          <w:rFonts w:hint="cs"/>
          <w:rtl/>
        </w:rPr>
        <w:t>רב</w:t>
      </w:r>
      <w:r w:rsidR="00E8089F" w:rsidRPr="003A44FF">
        <w:rPr>
          <w:rStyle w:val="affffd"/>
          <w:rtl/>
        </w:rPr>
        <w:t xml:space="preserve">: </w:t>
      </w:r>
    </w:p>
    <w:p w14:paraId="06346C48" w14:textId="3FA32893" w:rsidR="00E8089F" w:rsidRPr="007435EB" w:rsidRDefault="00E8089F" w:rsidP="003A44FF">
      <w:pPr>
        <w:rPr>
          <w:rtl/>
        </w:rPr>
      </w:pPr>
      <w:r w:rsidRPr="005C3FF1">
        <w:rPr>
          <w:rStyle w:val="afffa"/>
          <w:rtl/>
        </w:rPr>
        <w:t>חמ</w:t>
      </w:r>
      <w:r w:rsidR="003A44FF" w:rsidRPr="005C3FF1">
        <w:rPr>
          <w:rStyle w:val="afffa"/>
          <w:rFonts w:hint="cs"/>
          <w:rtl/>
        </w:rPr>
        <w:t xml:space="preserve">ץ </w:t>
      </w:r>
      <w:r w:rsidRPr="005C3FF1">
        <w:rPr>
          <w:rStyle w:val="afffa"/>
          <w:rtl/>
        </w:rPr>
        <w:t>נכרי</w:t>
      </w:r>
      <w:r w:rsidRPr="007435EB">
        <w:rPr>
          <w:rtl/>
        </w:rPr>
        <w:t xml:space="preserve"> עושה לו מחיצה י'</w:t>
      </w:r>
      <w:r w:rsidR="003A44FF">
        <w:rPr>
          <w:rtl/>
        </w:rPr>
        <w:t xml:space="preserve"> טפחים מ</w:t>
      </w:r>
      <w:r w:rsidR="003A44FF">
        <w:rPr>
          <w:rFonts w:hint="cs"/>
          <w:rtl/>
        </w:rPr>
        <w:t>צד</w:t>
      </w:r>
      <w:r w:rsidRPr="007435EB">
        <w:rPr>
          <w:rtl/>
        </w:rPr>
        <w:t xml:space="preserve"> היכר.</w:t>
      </w:r>
    </w:p>
    <w:p w14:paraId="242AB60A" w14:textId="77777777" w:rsidR="00E8089F" w:rsidRPr="007435EB" w:rsidRDefault="00E8089F" w:rsidP="003D56DF">
      <w:pPr>
        <w:spacing w:after="60"/>
        <w:rPr>
          <w:rtl/>
        </w:rPr>
      </w:pPr>
      <w:r w:rsidRPr="007435EB">
        <w:rPr>
          <w:rtl/>
        </w:rPr>
        <w:t xml:space="preserve">ואם של </w:t>
      </w:r>
      <w:r w:rsidRPr="005C3FF1">
        <w:rPr>
          <w:rStyle w:val="afffa"/>
          <w:rtl/>
        </w:rPr>
        <w:t xml:space="preserve">הקדש </w:t>
      </w:r>
      <w:r w:rsidRPr="007435EB">
        <w:rPr>
          <w:rtl/>
        </w:rPr>
        <w:t xml:space="preserve">הוא א"צ. </w:t>
      </w:r>
      <w:r w:rsidR="003A44FF">
        <w:rPr>
          <w:rFonts w:hint="cs"/>
          <w:rtl/>
        </w:rPr>
        <w:t>ד</w:t>
      </w:r>
      <w:r w:rsidR="003A44FF">
        <w:rPr>
          <w:rtl/>
        </w:rPr>
        <w:t>בדילי</w:t>
      </w:r>
      <w:r w:rsidRPr="007435EB">
        <w:rPr>
          <w:rtl/>
        </w:rPr>
        <w:t xml:space="preserve"> ממנו.</w:t>
      </w:r>
    </w:p>
    <w:p w14:paraId="6509BCB8" w14:textId="1112785E" w:rsidR="003D56DF" w:rsidRDefault="00E8089F" w:rsidP="003D56DF">
      <w:pPr>
        <w:pStyle w:val="36"/>
        <w:framePr w:wrap="notBeside"/>
        <w:rPr>
          <w:rStyle w:val="affffd"/>
          <w:rtl/>
        </w:rPr>
      </w:pPr>
      <w:r w:rsidRPr="003A44FF">
        <w:rPr>
          <w:rStyle w:val="affffd"/>
          <w:rtl/>
        </w:rPr>
        <w:t>ר</w:t>
      </w:r>
      <w:r w:rsidR="002633D5">
        <w:rPr>
          <w:rStyle w:val="affffd"/>
          <w:rFonts w:hint="cs"/>
          <w:rtl/>
        </w:rPr>
        <w:t xml:space="preserve">ב: </w:t>
      </w:r>
    </w:p>
    <w:p w14:paraId="355B6DFF" w14:textId="77777777" w:rsidR="003D56DF" w:rsidRPr="003D56DF" w:rsidRDefault="00E8089F" w:rsidP="003D56DF">
      <w:pPr>
        <w:pStyle w:val="afffff0"/>
        <w:rPr>
          <w:rtl/>
        </w:rPr>
      </w:pPr>
      <w:r w:rsidRPr="003D56DF">
        <w:rPr>
          <w:rtl/>
        </w:rPr>
        <w:t xml:space="preserve">המפרש והיוצא בשיירא, </w:t>
      </w:r>
    </w:p>
    <w:p w14:paraId="4A60130B" w14:textId="2B3D1B03" w:rsidR="003D56DF" w:rsidRDefault="00E8089F" w:rsidP="003D56DF">
      <w:pPr>
        <w:spacing w:before="4"/>
        <w:rPr>
          <w:rStyle w:val="afffa"/>
          <w:rtl/>
        </w:rPr>
      </w:pPr>
      <w:r w:rsidRPr="003D56DF">
        <w:rPr>
          <w:rStyle w:val="afffa"/>
          <w:rtl/>
        </w:rPr>
        <w:t>קוד</w:t>
      </w:r>
      <w:r w:rsidR="002633D5" w:rsidRPr="003D56DF">
        <w:rPr>
          <w:rStyle w:val="afffa"/>
          <w:rtl/>
        </w:rPr>
        <w:t xml:space="preserve">ם </w:t>
      </w:r>
      <w:r w:rsidR="002633D5" w:rsidRPr="003D56DF">
        <w:rPr>
          <w:rStyle w:val="afffa"/>
          <w:rFonts w:hint="cs"/>
          <w:rtl/>
        </w:rPr>
        <w:t xml:space="preserve">ל' </w:t>
      </w:r>
      <w:r w:rsidR="003A44FF" w:rsidRPr="003D56DF">
        <w:rPr>
          <w:rStyle w:val="afffa"/>
          <w:rtl/>
        </w:rPr>
        <w:t>יום</w:t>
      </w:r>
      <w:r w:rsidR="003A44FF">
        <w:rPr>
          <w:rFonts w:ascii="Fb Fontext" w:hAnsi="Fb Fontext"/>
          <w:rtl/>
        </w:rPr>
        <w:t xml:space="preserve"> </w:t>
      </w:r>
      <w:r w:rsidRPr="007435EB">
        <w:rPr>
          <w:rFonts w:ascii="Fb Fontext" w:hAnsi="Fb Fontext"/>
          <w:rtl/>
        </w:rPr>
        <w:t xml:space="preserve">אין זקוק לבער, </w:t>
      </w:r>
      <w:r w:rsidR="003D56DF">
        <w:rPr>
          <w:rFonts w:ascii="Fb Fontext" w:hAnsi="Fb Fontext"/>
          <w:rtl/>
        </w:rPr>
        <w:tab/>
      </w:r>
      <w:r w:rsidR="003D56DF">
        <w:rPr>
          <w:rFonts w:ascii="Fb Fontext" w:hAnsi="Fb Fontext"/>
          <w:rtl/>
        </w:rPr>
        <w:tab/>
      </w:r>
      <w:r w:rsidRPr="003D56DF">
        <w:rPr>
          <w:rStyle w:val="afffa"/>
          <w:rtl/>
        </w:rPr>
        <w:t xml:space="preserve">תוך </w:t>
      </w:r>
      <w:r w:rsidRPr="003D56DF">
        <w:rPr>
          <w:rStyle w:val="afffa"/>
          <w:rFonts w:hint="cs"/>
          <w:rtl/>
        </w:rPr>
        <w:t>ל'</w:t>
      </w:r>
      <w:r w:rsidR="003A44FF" w:rsidRPr="003D56DF">
        <w:rPr>
          <w:rStyle w:val="afffa"/>
          <w:rtl/>
        </w:rPr>
        <w:t xml:space="preserve"> יום</w:t>
      </w:r>
      <w:r w:rsidRPr="007435EB">
        <w:rPr>
          <w:rFonts w:ascii="Fb Fontext" w:hAnsi="Fb Fontext"/>
          <w:rtl/>
        </w:rPr>
        <w:t xml:space="preserve"> זקוק לבער.</w:t>
      </w:r>
      <w:r w:rsidR="002633D5" w:rsidRPr="005C3FF1">
        <w:rPr>
          <w:rStyle w:val="afffa"/>
          <w:rFonts w:hint="cs"/>
          <w:rtl/>
        </w:rPr>
        <w:t xml:space="preserve"> </w:t>
      </w:r>
    </w:p>
    <w:p w14:paraId="6F8F6EFB" w14:textId="77777777" w:rsidR="003D56DF" w:rsidRDefault="002633D5" w:rsidP="003D56DF">
      <w:pPr>
        <w:pStyle w:val="36"/>
        <w:framePr w:wrap="notBeside"/>
        <w:rPr>
          <w:rtl/>
        </w:rPr>
      </w:pPr>
      <w:r>
        <w:rPr>
          <w:rStyle w:val="affffd"/>
          <w:rFonts w:hint="cs"/>
          <w:rtl/>
        </w:rPr>
        <w:t>אב</w:t>
      </w:r>
      <w:r w:rsidR="00E8089F" w:rsidRPr="003A44FF">
        <w:rPr>
          <w:rStyle w:val="affffd"/>
          <w:rtl/>
        </w:rPr>
        <w:t xml:space="preserve">יי: </w:t>
      </w:r>
    </w:p>
    <w:p w14:paraId="43170C51" w14:textId="13F31593" w:rsidR="00D92569" w:rsidRDefault="003A44FF" w:rsidP="003D56DF">
      <w:pPr>
        <w:spacing w:before="4"/>
        <w:rPr>
          <w:rStyle w:val="affffd"/>
          <w:rtl/>
        </w:rPr>
      </w:pPr>
      <w:r>
        <w:rPr>
          <w:rtl/>
        </w:rPr>
        <w:t>דווקא בדעתו לחזור</w:t>
      </w:r>
      <w:r>
        <w:rPr>
          <w:rFonts w:hint="cs"/>
          <w:rtl/>
        </w:rPr>
        <w:t>,</w:t>
      </w:r>
      <w:r w:rsidR="00D92569">
        <w:rPr>
          <w:rStyle w:val="affffd"/>
          <w:rFonts w:hint="cs"/>
          <w:rtl/>
        </w:rPr>
        <w:t xml:space="preserve"> </w:t>
      </w:r>
    </w:p>
    <w:p w14:paraId="6C8D1E46" w14:textId="77777777" w:rsidR="003D56DF" w:rsidRDefault="00E8089F" w:rsidP="003D56DF">
      <w:pPr>
        <w:pStyle w:val="36"/>
        <w:framePr w:wrap="notBeside"/>
        <w:rPr>
          <w:rStyle w:val="affffd"/>
          <w:rtl/>
        </w:rPr>
      </w:pPr>
      <w:r w:rsidRPr="003A44FF">
        <w:rPr>
          <w:rStyle w:val="affffd"/>
          <w:rtl/>
        </w:rPr>
        <w:t xml:space="preserve">רבא: </w:t>
      </w:r>
    </w:p>
    <w:p w14:paraId="4EFDA83E" w14:textId="77777777" w:rsidR="003A44FF" w:rsidRPr="003D56DF" w:rsidRDefault="002633D5" w:rsidP="003D56DF">
      <w:pPr>
        <w:rPr>
          <w:rtl/>
        </w:rPr>
      </w:pPr>
      <w:r w:rsidRPr="003D56DF">
        <w:rPr>
          <w:rStyle w:val="afffa"/>
          <w:rFonts w:hint="cs"/>
          <w:rtl/>
        </w:rPr>
        <w:t>ו</w:t>
      </w:r>
      <w:r w:rsidR="00E8089F" w:rsidRPr="003D56DF">
        <w:rPr>
          <w:rStyle w:val="afffa"/>
          <w:rtl/>
        </w:rPr>
        <w:t xml:space="preserve">קודם </w:t>
      </w:r>
      <w:r w:rsidR="003A44FF" w:rsidRPr="003D56DF">
        <w:rPr>
          <w:rStyle w:val="afffa"/>
          <w:rFonts w:hint="cs"/>
          <w:rtl/>
        </w:rPr>
        <w:t xml:space="preserve">ל' </w:t>
      </w:r>
      <w:r w:rsidR="00E8089F" w:rsidRPr="003D56DF">
        <w:rPr>
          <w:rStyle w:val="afffa"/>
          <w:rtl/>
        </w:rPr>
        <w:t>יום</w:t>
      </w:r>
      <w:r w:rsidR="00E8089F" w:rsidRPr="007435EB">
        <w:rPr>
          <w:rtl/>
        </w:rPr>
        <w:t xml:space="preserve"> </w:t>
      </w:r>
      <w:r w:rsidRPr="003D56DF">
        <w:rPr>
          <w:rFonts w:hint="cs"/>
          <w:rtl/>
        </w:rPr>
        <w:t>ד</w:t>
      </w:r>
      <w:r w:rsidR="00E8089F" w:rsidRPr="003D56DF">
        <w:rPr>
          <w:rtl/>
        </w:rPr>
        <w:t xml:space="preserve">אין זקוק לבער דווקא באין דעתו לחזור, </w:t>
      </w:r>
    </w:p>
    <w:p w14:paraId="63FC814B" w14:textId="77777777" w:rsidR="003D56DF" w:rsidRDefault="00E8089F" w:rsidP="003D56DF">
      <w:pPr>
        <w:rPr>
          <w:rtl/>
        </w:rPr>
      </w:pPr>
      <w:r w:rsidRPr="003D56DF">
        <w:rPr>
          <w:rStyle w:val="afffa"/>
          <w:rtl/>
        </w:rPr>
        <w:t>אבל דעתו לחזור -</w:t>
      </w:r>
      <w:r w:rsidRPr="00D92569">
        <w:rPr>
          <w:spacing w:val="-4"/>
          <w:rtl/>
        </w:rPr>
        <w:t xml:space="preserve"> </w:t>
      </w:r>
      <w:r w:rsidR="00AB3B38" w:rsidRPr="003D56DF">
        <w:rPr>
          <w:rtl/>
        </w:rPr>
        <w:t>אף</w:t>
      </w:r>
      <w:r w:rsidRPr="003D56DF">
        <w:rPr>
          <w:rtl/>
        </w:rPr>
        <w:t xml:space="preserve"> </w:t>
      </w:r>
      <w:r>
        <w:rPr>
          <w:rStyle w:val="affffd"/>
          <w:rFonts w:hint="cs"/>
          <w:rtl/>
          <w:rPrChange w:id="9001" w:author="מנוע אמוראים" w:date="2026-10-05T16:42:03Z">
            <w:rPr>
              <w:rFonts w:hint="cs"/>
              <w:rtl/>
            </w:rPr>
          </w:rPrChange>
        </w:rPr>
        <w:t xml:space="preserve">מ</w:t>
      </w:r>
      <w:r>
        <w:rPr>
          <w:rStyle w:val="affffd"/>
          <w:rtl/>
          <w:rPrChange w:id="9002" w:author="מנוע אמוראים" w:date="2026-10-05T16:42:03Z">
            <w:rPr>
              <w:rtl/>
            </w:rPr>
          </w:rPrChange>
        </w:rPr>
        <w:t xml:space="preserve">ר"ה</w:t>
      </w:r>
      <w:r>
        <w:rPr>
          <w:rtl/>
        </w:rPr>
        <w:t xml:space="preserve"> זקוק לבער.</w:t>
      </w:r>
      <w:r w:rsidR="00D92569" w:rsidRPr="003D56DF">
        <w:rPr>
          <w:rFonts w:hint="cs"/>
          <w:rtl/>
        </w:rPr>
        <w:t xml:space="preserve"> </w:t>
      </w:r>
    </w:p>
    <w:p w14:paraId="6AF24A8F" w14:textId="77777777" w:rsidR="003D56DF" w:rsidRDefault="002633D5" w:rsidP="003D56DF">
      <w:pPr>
        <w:pStyle w:val="36"/>
        <w:framePr w:wrap="notBeside"/>
        <w:rPr>
          <w:rtl/>
        </w:rPr>
      </w:pPr>
      <w:r w:rsidRPr="003D56DF">
        <w:rPr>
          <w:rtl/>
        </w:rPr>
        <w:t>ולטעמ</w:t>
      </w:r>
      <w:r w:rsidRPr="003D56DF">
        <w:rPr>
          <w:rFonts w:hint="cs"/>
          <w:rtl/>
        </w:rPr>
        <w:t>ו</w:t>
      </w:r>
      <w:r w:rsidR="00D92569" w:rsidRPr="003D56DF">
        <w:rPr>
          <w:rFonts w:hint="cs"/>
          <w:rtl/>
        </w:rPr>
        <w:t xml:space="preserve"> </w:t>
      </w:r>
    </w:p>
    <w:p w14:paraId="6018C1A6" w14:textId="324F7D28" w:rsidR="00E8089F" w:rsidRPr="005C3FF1" w:rsidRDefault="00E8089F" w:rsidP="003D56DF">
      <w:pPr>
        <w:rPr>
          <w:rStyle w:val="afffa"/>
          <w:rtl/>
        </w:rPr>
      </w:pPr>
      <w:r w:rsidRPr="003D56DF">
        <w:rPr>
          <w:rtl/>
        </w:rPr>
        <w:t>דהעושה</w:t>
      </w:r>
      <w:r w:rsidR="003D56DF">
        <w:rPr>
          <w:rFonts w:hint="cs"/>
          <w:rtl/>
        </w:rPr>
        <w:t xml:space="preserve"> ב</w:t>
      </w:r>
      <w:r w:rsidRPr="007435EB">
        <w:rPr>
          <w:rFonts w:ascii="Fb Fontext" w:hAnsi="Fb Fontext"/>
          <w:rtl/>
        </w:rPr>
        <w:t xml:space="preserve">יתו אוצר </w:t>
      </w:r>
      <w:r w:rsidR="002633D5">
        <w:rPr>
          <w:rFonts w:ascii="Fb Fontext" w:hAnsi="Fb Fontext" w:hint="cs"/>
          <w:rtl/>
        </w:rPr>
        <w:t xml:space="preserve">ודעתו לפנותו </w:t>
      </w:r>
      <w:r w:rsidR="00AB3B38">
        <w:rPr>
          <w:rFonts w:ascii="Fb Fontext" w:hAnsi="Fb Fontext" w:hint="cs"/>
          <w:rtl/>
        </w:rPr>
        <w:t>אף</w:t>
      </w:r>
      <w:r w:rsidR="002633D5">
        <w:rPr>
          <w:rFonts w:ascii="Fb Fontext" w:hAnsi="Fb Fontext" w:hint="cs"/>
          <w:rtl/>
        </w:rPr>
        <w:t xml:space="preserve"> </w:t>
      </w:r>
      <w:r w:rsidRPr="007435EB">
        <w:rPr>
          <w:rFonts w:ascii="Fb Fontext" w:hAnsi="Fb Fontext"/>
          <w:rtl/>
        </w:rPr>
        <w:t xml:space="preserve">קודם </w:t>
      </w:r>
      <w:r w:rsidRPr="007435EB">
        <w:rPr>
          <w:rFonts w:ascii="Fb Fontext" w:hAnsi="Fb Fontext" w:hint="cs"/>
          <w:rtl/>
        </w:rPr>
        <w:t>ל'</w:t>
      </w:r>
      <w:r w:rsidR="003A44FF">
        <w:rPr>
          <w:rFonts w:ascii="Fb Fontext" w:hAnsi="Fb Fontext"/>
          <w:rtl/>
        </w:rPr>
        <w:t xml:space="preserve"> יום</w:t>
      </w:r>
      <w:r w:rsidRPr="007435EB">
        <w:rPr>
          <w:rFonts w:ascii="Fb Fontext" w:hAnsi="Fb Fontext"/>
          <w:rtl/>
        </w:rPr>
        <w:t xml:space="preserve"> </w:t>
      </w:r>
      <w:r w:rsidRPr="007435EB">
        <w:rPr>
          <w:rtl/>
        </w:rPr>
        <w:t>זקוק לבער</w:t>
      </w:r>
      <w:r w:rsidR="003D56DF">
        <w:rPr>
          <w:rFonts w:hint="cs"/>
          <w:rtl/>
        </w:rPr>
        <w:t>.</w:t>
      </w:r>
    </w:p>
    <w:p w14:paraId="30C9F976" w14:textId="77777777" w:rsidR="00E8089F" w:rsidRPr="007435EB" w:rsidRDefault="00E8089F" w:rsidP="005C3FF1">
      <w:pPr>
        <w:pStyle w:val="afff"/>
        <w:framePr w:wrap="around"/>
        <w:rPr>
          <w:rtl/>
        </w:rPr>
      </w:pPr>
      <w:r w:rsidRPr="007435EB">
        <w:rPr>
          <w:rFonts w:hint="cs"/>
          <w:rtl/>
        </w:rPr>
        <w:t>ו:</w:t>
      </w:r>
    </w:p>
    <w:p w14:paraId="4F73FCE2" w14:textId="3771ED5D" w:rsidR="00E8089F" w:rsidRPr="009A151F" w:rsidRDefault="00E8089F" w:rsidP="00D92569">
      <w:pPr>
        <w:pStyle w:val="afffff0"/>
        <w:rPr>
          <w:rtl/>
        </w:rPr>
      </w:pPr>
      <w:r w:rsidRPr="009A151F">
        <w:rPr>
          <w:rtl/>
        </w:rPr>
        <w:t>שואלין ודורשין בהלכות הפסח קודם הפסח.</w:t>
      </w:r>
      <w:r w:rsidR="003D56DF">
        <w:rPr>
          <w:rFonts w:hint="cs"/>
          <w:rtl/>
        </w:rPr>
        <w:t xml:space="preserve"> [ב]</w:t>
      </w:r>
    </w:p>
    <w:p w14:paraId="345EE8C0" w14:textId="77777777" w:rsidR="003D56DF" w:rsidRDefault="00E8089F" w:rsidP="003D56DF">
      <w:pPr>
        <w:pStyle w:val="36"/>
        <w:framePr w:wrap="notBeside"/>
        <w:rPr>
          <w:rStyle w:val="afffa"/>
          <w:rtl/>
        </w:rPr>
      </w:pPr>
      <w:r w:rsidRPr="00317FF7">
        <w:rPr>
          <w:rStyle w:val="affffd"/>
          <w:spacing w:val="-4"/>
          <w:rtl/>
        </w:rPr>
        <w:t xml:space="preserve">לת"ק: </w:t>
      </w:r>
    </w:p>
    <w:p w14:paraId="2FB93BDA" w14:textId="492F3DB3" w:rsidR="00E8089F" w:rsidRPr="007435EB" w:rsidRDefault="00E8089F" w:rsidP="00317FF7">
      <w:pPr>
        <w:rPr>
          <w:rFonts w:cs="Guttman Vilna"/>
          <w:b/>
          <w:bCs/>
          <w:rtl/>
        </w:rPr>
      </w:pPr>
      <w:r w:rsidRPr="005C3FF1">
        <w:rPr>
          <w:rStyle w:val="afffa"/>
          <w:rtl/>
        </w:rPr>
        <w:t>ל' יום</w:t>
      </w:r>
      <w:r w:rsidRPr="00317FF7">
        <w:rPr>
          <w:spacing w:val="-4"/>
          <w:rtl/>
        </w:rPr>
        <w:t xml:space="preserve">, </w:t>
      </w:r>
      <w:r w:rsidRPr="003D56DF">
        <w:rPr>
          <w:rtl/>
        </w:rPr>
        <w:t>שהרי משה עומד בפסח ראשון ומזהיר על</w:t>
      </w:r>
      <w:r w:rsidR="00317FF7" w:rsidRPr="003D56DF">
        <w:rPr>
          <w:rtl/>
        </w:rPr>
        <w:t xml:space="preserve"> </w:t>
      </w:r>
      <w:r w:rsidRPr="003D56DF">
        <w:rPr>
          <w:rtl/>
        </w:rPr>
        <w:t xml:space="preserve">פסח שני, </w:t>
      </w:r>
      <w:r w:rsidR="003A44FF" w:rsidRPr="00317FF7">
        <w:rPr>
          <w:rFonts w:hint="cs"/>
          <w:spacing w:val="-4"/>
          <w:rtl/>
        </w:rPr>
        <w:t>ד</w:t>
      </w:r>
      <w:r w:rsidRPr="00AC0CB1">
        <w:rPr>
          <w:rStyle w:val="af2"/>
          <w:rtl/>
        </w:rPr>
        <w:t>ויעשו בני ישראל את הפסח במועדו</w:t>
      </w:r>
      <w:r w:rsidRPr="00AC0CB1">
        <w:rPr>
          <w:rStyle w:val="af2"/>
          <w:rFonts w:hint="cs"/>
          <w:rtl/>
        </w:rPr>
        <w:t>'</w:t>
      </w:r>
      <w:r w:rsidRPr="00AC0CB1">
        <w:rPr>
          <w:rStyle w:val="af2"/>
          <w:rtl/>
        </w:rPr>
        <w:t>,</w:t>
      </w:r>
      <w:r w:rsidRPr="00317FF7">
        <w:rPr>
          <w:rStyle w:val="affffd"/>
          <w:spacing w:val="-4"/>
          <w:rtl/>
        </w:rPr>
        <w:t xml:space="preserve"> וכתיב</w:t>
      </w:r>
      <w:r w:rsidRPr="00AC0CB1">
        <w:rPr>
          <w:rStyle w:val="af2"/>
          <w:rtl/>
        </w:rPr>
        <w:t xml:space="preserve"> 'ויהי אנשים</w:t>
      </w:r>
      <w:r w:rsidR="0011715B" w:rsidRPr="00AC0CB1">
        <w:rPr>
          <w:rStyle w:val="af2"/>
          <w:rtl/>
        </w:rPr>
        <w:t>.</w:t>
      </w:r>
      <w:r w:rsidR="00317FF7" w:rsidRPr="00AC0CB1">
        <w:rPr>
          <w:rStyle w:val="af2"/>
          <w:rFonts w:hint="cs"/>
          <w:rtl/>
        </w:rPr>
        <w:t>..</w:t>
      </w:r>
      <w:r w:rsidRPr="00AC0CB1">
        <w:rPr>
          <w:rStyle w:val="af2"/>
          <w:rtl/>
        </w:rPr>
        <w:t xml:space="preserve"> טמאים לנפש אדם'.</w:t>
      </w:r>
    </w:p>
    <w:p w14:paraId="3C2DD50A" w14:textId="77777777" w:rsidR="003D56DF" w:rsidRDefault="00E8089F" w:rsidP="003D56DF">
      <w:pPr>
        <w:pStyle w:val="36"/>
        <w:framePr w:wrap="notBeside"/>
        <w:rPr>
          <w:rtl/>
        </w:rPr>
      </w:pPr>
      <w:r w:rsidRPr="003A44FF">
        <w:rPr>
          <w:rStyle w:val="affffd"/>
          <w:rtl/>
        </w:rPr>
        <w:t>רשב"ג:</w:t>
      </w:r>
    </w:p>
    <w:p w14:paraId="2400F752" w14:textId="77777777" w:rsidR="003D56DF" w:rsidRDefault="00E8089F" w:rsidP="00D92569">
      <w:pPr>
        <w:rPr>
          <w:rtl/>
        </w:rPr>
      </w:pPr>
      <w:r w:rsidRPr="005C3FF1">
        <w:rPr>
          <w:rStyle w:val="afffa"/>
          <w:rtl/>
        </w:rPr>
        <w:t>שתי שבתות.</w:t>
      </w:r>
      <w:r w:rsidRPr="007435EB">
        <w:rPr>
          <w:rtl/>
        </w:rPr>
        <w:t xml:space="preserve"> </w:t>
      </w:r>
    </w:p>
    <w:p w14:paraId="423889C8" w14:textId="77777777" w:rsidR="003D56DF" w:rsidRDefault="00E8089F" w:rsidP="003D56DF">
      <w:pPr>
        <w:pStyle w:val="36"/>
        <w:framePr w:wrap="notBeside"/>
        <w:rPr>
          <w:rtl/>
        </w:rPr>
      </w:pPr>
      <w:r w:rsidRPr="00F46A1C">
        <w:rPr>
          <w:rStyle w:val="affffd"/>
          <w:rtl/>
        </w:rPr>
        <w:t>והך</w:t>
      </w:r>
      <w:r w:rsidR="003A44FF">
        <w:rPr>
          <w:rtl/>
        </w:rPr>
        <w:t xml:space="preserve"> </w:t>
      </w:r>
    </w:p>
    <w:p w14:paraId="147785B7" w14:textId="275A2CCD" w:rsidR="003D56DF" w:rsidRDefault="003A44FF" w:rsidP="00D92569">
      <w:pPr>
        <w:rPr>
          <w:rtl/>
        </w:rPr>
      </w:pPr>
      <w:r>
        <w:rPr>
          <w:rtl/>
        </w:rPr>
        <w:t>דת"ק</w:t>
      </w:r>
      <w:r w:rsidR="003D56DF">
        <w:rPr>
          <w:rFonts w:hint="cs"/>
          <w:rtl/>
        </w:rPr>
        <w:t>,</w:t>
      </w:r>
      <w:r>
        <w:rPr>
          <w:rtl/>
        </w:rPr>
        <w:t xml:space="preserve"> </w:t>
      </w:r>
      <w:r w:rsidR="003D56DF">
        <w:rPr>
          <w:rFonts w:hint="cs"/>
          <w:rtl/>
        </w:rPr>
        <w:t xml:space="preserve">- </w:t>
      </w:r>
      <w:r>
        <w:rPr>
          <w:rtl/>
        </w:rPr>
        <w:t>איידי דאיירי במילי דפסח</w:t>
      </w:r>
      <w:r w:rsidR="00E8089F" w:rsidRPr="007435EB">
        <w:rPr>
          <w:rtl/>
        </w:rPr>
        <w:t xml:space="preserve">, מסיק </w:t>
      </w:r>
      <w:r>
        <w:rPr>
          <w:rtl/>
        </w:rPr>
        <w:t>לכל מילי דפסח</w:t>
      </w:r>
      <w:r w:rsidR="00E8089F" w:rsidRPr="007435EB">
        <w:rPr>
          <w:rtl/>
        </w:rPr>
        <w:t>.</w:t>
      </w:r>
      <w:r>
        <w:rPr>
          <w:rFonts w:hint="cs"/>
          <w:rtl/>
        </w:rPr>
        <w:t xml:space="preserve"> </w:t>
      </w:r>
    </w:p>
    <w:p w14:paraId="34322FE2" w14:textId="77777777" w:rsidR="003D56DF" w:rsidRDefault="003A44FF" w:rsidP="003D56DF">
      <w:pPr>
        <w:pStyle w:val="36"/>
        <w:framePr w:wrap="notBeside"/>
        <w:rPr>
          <w:rtl/>
        </w:rPr>
      </w:pPr>
      <w:r w:rsidRPr="00D92569">
        <w:rPr>
          <w:rStyle w:val="affffd"/>
          <w:rFonts w:hint="cs"/>
          <w:rtl/>
        </w:rPr>
        <w:t xml:space="preserve">וטעמו </w:t>
      </w:r>
      <w:r w:rsidR="00E8089F" w:rsidRPr="00AC0CB1">
        <w:rPr>
          <w:rStyle w:val="affffd"/>
          <w:rtl/>
        </w:rPr>
        <w:t>א.</w:t>
      </w:r>
      <w:r w:rsidR="00E8089F" w:rsidRPr="007435EB">
        <w:rPr>
          <w:rtl/>
        </w:rPr>
        <w:t xml:space="preserve"> </w:t>
      </w:r>
    </w:p>
    <w:p w14:paraId="4C30437D" w14:textId="37CC5052" w:rsidR="003D56DF" w:rsidRDefault="00E8089F" w:rsidP="00D92569">
      <w:pPr>
        <w:rPr>
          <w:rStyle w:val="affffd"/>
          <w:rtl/>
        </w:rPr>
      </w:pPr>
      <w:r>
        <w:rPr>
          <w:rtl/>
        </w:rPr>
        <w:t xml:space="preserve">שמשה עומד </w:t>
      </w:r>
      <w:r>
        <w:rPr>
          <w:rStyle w:val="affffd"/>
          <w:rtl/>
          <w:rPrChange w:id="9003" w:author="מנוע אמוראים" w:date="2026-10-05T16:42:03Z">
            <w:rPr>
              <w:rtl/>
            </w:rPr>
          </w:rPrChange>
        </w:rPr>
        <w:t xml:space="preserve">בר"ח</w:t>
      </w:r>
      <w:r>
        <w:rPr>
          <w:rtl/>
        </w:rPr>
        <w:t xml:space="preserve"> ומזהיר על הפסח,</w:t>
      </w:r>
      <w:r w:rsidRPr="00AC0CB1">
        <w:rPr>
          <w:rStyle w:val="af2"/>
          <w:rtl/>
        </w:rPr>
        <w:t xml:space="preserve"> 'ראש חדשים'.</w:t>
      </w:r>
      <w:r w:rsidR="003A44FF">
        <w:rPr>
          <w:rFonts w:hint="cs"/>
          <w:rtl/>
        </w:rPr>
        <w:t xml:space="preserve"> </w:t>
      </w:r>
    </w:p>
    <w:p w14:paraId="3A1CE057" w14:textId="77777777" w:rsidR="003D56DF" w:rsidRDefault="00E8089F" w:rsidP="00D92569">
      <w:pPr>
        <w:rPr>
          <w:rStyle w:val="afffa"/>
          <w:rtl/>
        </w:rPr>
      </w:pPr>
      <w:r w:rsidRPr="003D56DF">
        <w:rPr>
          <w:rStyle w:val="affffd"/>
          <w:rtl/>
        </w:rPr>
        <w:t>וכתיב</w:t>
      </w:r>
      <w:r w:rsidRPr="007435EB">
        <w:rPr>
          <w:rtl/>
        </w:rPr>
        <w:t xml:space="preserve"> </w:t>
      </w:r>
      <w:r w:rsidRPr="00AC0CB1">
        <w:rPr>
          <w:rStyle w:val="af2"/>
          <w:rtl/>
        </w:rPr>
        <w:t>בעשר לחדש הזה ויקחו להם איש שה לבית אבת וגו'.</w:t>
      </w:r>
      <w:r w:rsidR="003A44FF" w:rsidRPr="005C3FF1">
        <w:rPr>
          <w:rStyle w:val="afffa"/>
          <w:rFonts w:hint="cs"/>
          <w:rtl/>
        </w:rPr>
        <w:t xml:space="preserve"> </w:t>
      </w:r>
    </w:p>
    <w:p w14:paraId="61B5D68A" w14:textId="77777777" w:rsidR="003D56DF" w:rsidRPr="003D56DF" w:rsidRDefault="00E8089F" w:rsidP="003D56DF">
      <w:pPr>
        <w:pStyle w:val="36"/>
        <w:framePr w:wrap="notBeside"/>
        <w:rPr>
          <w:rtl/>
        </w:rPr>
      </w:pPr>
      <w:r w:rsidRPr="003D56DF">
        <w:rPr>
          <w:rtl/>
        </w:rPr>
        <w:t xml:space="preserve">וקשה </w:t>
      </w:r>
    </w:p>
    <w:p w14:paraId="7039D430" w14:textId="04D45B0E" w:rsidR="00E8089F" w:rsidRPr="003D56DF" w:rsidRDefault="00E8089F" w:rsidP="003D56DF">
      <w:pPr>
        <w:spacing w:after="60"/>
        <w:rPr>
          <w:rtl/>
        </w:rPr>
      </w:pPr>
      <w:r w:rsidRPr="003D56DF">
        <w:rPr>
          <w:rtl/>
        </w:rPr>
        <w:t>דא</w:t>
      </w:r>
      <w:r w:rsidR="003A44FF" w:rsidRPr="003D56DF">
        <w:rPr>
          <w:rFonts w:hint="cs"/>
          <w:rtl/>
        </w:rPr>
        <w:t>ולי עמד בג' או ד'</w:t>
      </w:r>
      <w:r w:rsidRPr="003D56DF">
        <w:rPr>
          <w:rtl/>
        </w:rPr>
        <w:t>.</w:t>
      </w:r>
    </w:p>
    <w:p w14:paraId="78ACA78C" w14:textId="77777777" w:rsidR="003D56DF" w:rsidRDefault="00E8089F" w:rsidP="003D56DF">
      <w:pPr>
        <w:pStyle w:val="36"/>
        <w:framePr w:wrap="notBeside"/>
        <w:rPr>
          <w:rStyle w:val="af2"/>
          <w:rtl/>
        </w:rPr>
      </w:pPr>
      <w:r w:rsidRPr="00D92569">
        <w:rPr>
          <w:rStyle w:val="affffd"/>
          <w:rtl/>
        </w:rPr>
        <w:t xml:space="preserve">רבינא: </w:t>
      </w:r>
    </w:p>
    <w:p w14:paraId="6951017B" w14:textId="70B4F5FA" w:rsidR="00D92569" w:rsidRDefault="00E8089F" w:rsidP="003D56DF">
      <w:pPr>
        <w:rPr>
          <w:rStyle w:val="affffd"/>
          <w:rtl/>
        </w:rPr>
      </w:pPr>
      <w:r w:rsidRPr="00AC0CB1">
        <w:rPr>
          <w:rStyle w:val="af2"/>
          <w:rtl/>
        </w:rPr>
        <w:t>'וידבר ה' אל משה במדבר סיני בשנה השנית. בחדש הראשון.</w:t>
      </w:r>
      <w:r w:rsidR="003A44FF" w:rsidRPr="00AC0CB1">
        <w:rPr>
          <w:rStyle w:val="af2"/>
          <w:rFonts w:hint="cs"/>
          <w:rtl/>
        </w:rPr>
        <w:t xml:space="preserve"> </w:t>
      </w:r>
      <w:r w:rsidRPr="00D92569">
        <w:rPr>
          <w:rStyle w:val="affffd"/>
          <w:rtl/>
        </w:rPr>
        <w:t xml:space="preserve">וכתיב: </w:t>
      </w:r>
      <w:r w:rsidRPr="00AC0CB1">
        <w:rPr>
          <w:rStyle w:val="af2"/>
          <w:rtl/>
        </w:rPr>
        <w:t>'ויעשו בני ישראל את הפסח במועדו'.</w:t>
      </w:r>
      <w:r w:rsidR="003D56DF">
        <w:rPr>
          <w:rStyle w:val="afffa"/>
          <w:rFonts w:hint="cs"/>
          <w:rtl/>
        </w:rPr>
        <w:t xml:space="preserve"> </w:t>
      </w:r>
      <w:r>
        <w:rPr>
          <w:rStyle w:val="afffa"/>
          <w:rtl/>
        </w:rPr>
        <w:t xml:space="preserve">ועמד </w:t>
      </w:r>
      <w:r>
        <w:rPr>
          <w:rStyle w:val="affffd"/>
          <w:rtl/>
          <w:rPrChange w:id="9004" w:author="מנוע אמוראים" w:date="2026-10-05T16:42:03Z">
            <w:rPr>
              <w:rStyle w:val="afffa"/>
              <w:rtl/>
            </w:rPr>
          </w:rPrChange>
        </w:rPr>
        <w:t xml:space="preserve">בר"ח</w:t>
      </w:r>
      <w:r>
        <w:rPr>
          <w:rStyle w:val="afffa"/>
          <w:rtl/>
        </w:rPr>
        <w:t xml:space="preserve"> </w:t>
      </w:r>
      <w:r w:rsidRPr="007435EB">
        <w:rPr>
          <w:rtl/>
        </w:rPr>
        <w:t xml:space="preserve">מגז"ש </w:t>
      </w:r>
    </w:p>
    <w:p w14:paraId="20BD356C" w14:textId="77777777" w:rsidR="003D56DF" w:rsidRDefault="00E8089F" w:rsidP="003D56DF">
      <w:pPr>
        <w:pStyle w:val="36"/>
        <w:framePr w:wrap="notBeside"/>
        <w:rPr>
          <w:rStyle w:val="af2"/>
          <w:rtl/>
        </w:rPr>
      </w:pPr>
      <w:r w:rsidRPr="003A44FF">
        <w:rPr>
          <w:rStyle w:val="affffd"/>
          <w:rtl/>
        </w:rPr>
        <w:t>דרנב"י:</w:t>
      </w:r>
      <w:r w:rsidRPr="007435EB">
        <w:rPr>
          <w:rtl/>
        </w:rPr>
        <w:t xml:space="preserve"> </w:t>
      </w:r>
    </w:p>
    <w:p w14:paraId="63B2C18B" w14:textId="7F6D575B" w:rsidR="00E8089F" w:rsidRPr="007435EB" w:rsidRDefault="00E8089F" w:rsidP="003D56DF">
      <w:pPr>
        <w:spacing w:after="60"/>
        <w:rPr>
          <w:rtl/>
        </w:rPr>
      </w:pPr>
      <w:r w:rsidRPr="00AC0CB1">
        <w:rPr>
          <w:rStyle w:val="af2"/>
          <w:rtl/>
        </w:rPr>
        <w:t xml:space="preserve">מדבר ממדבר סיני </w:t>
      </w:r>
      <w:r w:rsidRPr="007435EB">
        <w:rPr>
          <w:rtl/>
        </w:rPr>
        <w:t>דהיה</w:t>
      </w:r>
      <w:r w:rsidRPr="00AC0CB1">
        <w:rPr>
          <w:rStyle w:val="af2"/>
          <w:rtl/>
        </w:rPr>
        <w:t xml:space="preserve"> 'באחד לחודש השני'.</w:t>
      </w:r>
      <w:r w:rsidR="003A44FF">
        <w:rPr>
          <w:rFonts w:hint="cs"/>
          <w:rtl/>
        </w:rPr>
        <w:t xml:space="preserve"> </w:t>
      </w:r>
      <w:r w:rsidRPr="003D56DF">
        <w:rPr>
          <w:rStyle w:val="affffd"/>
          <w:rtl/>
        </w:rPr>
        <w:t>ומהך</w:t>
      </w:r>
      <w:r w:rsidRPr="007435EB">
        <w:rPr>
          <w:rtl/>
        </w:rPr>
        <w:t xml:space="preserve"> ד</w:t>
      </w:r>
      <w:r w:rsidRPr="00AC0CB1">
        <w:rPr>
          <w:rStyle w:val="af2"/>
          <w:rtl/>
        </w:rPr>
        <w:t>ראשון</w:t>
      </w:r>
      <w:r w:rsidRPr="00AC0CB1">
        <w:rPr>
          <w:rStyle w:val="af2"/>
          <w:rFonts w:hint="cs"/>
          <w:rtl/>
        </w:rPr>
        <w:t>'</w:t>
      </w:r>
      <w:r w:rsidRPr="00AC0CB1">
        <w:rPr>
          <w:rStyle w:val="af2"/>
          <w:rtl/>
        </w:rPr>
        <w:t xml:space="preserve"> </w:t>
      </w:r>
      <w:r w:rsidRPr="003D56DF">
        <w:rPr>
          <w:rtl/>
        </w:rPr>
        <w:t>ולא כתיב אח"כ שני</w:t>
      </w:r>
      <w:r w:rsidR="00D92569" w:rsidRPr="00317FF7">
        <w:rPr>
          <w:rStyle w:val="afffff6"/>
          <w:rFonts w:hint="cs"/>
          <w:spacing w:val="-4"/>
          <w:rtl/>
        </w:rPr>
        <w:t xml:space="preserve"> </w:t>
      </w:r>
      <w:r w:rsidRPr="00317FF7">
        <w:rPr>
          <w:rStyle w:val="afffff6"/>
          <w:spacing w:val="-4"/>
          <w:rtl/>
        </w:rPr>
        <w:t>אלא להיפך</w:t>
      </w:r>
      <w:r w:rsidRPr="00317FF7">
        <w:rPr>
          <w:spacing w:val="-4"/>
          <w:rtl/>
        </w:rPr>
        <w:t xml:space="preserve"> מוכח דאין מוקדם ומאוחר בתורה.</w:t>
      </w:r>
    </w:p>
    <w:p w14:paraId="02110577" w14:textId="77777777" w:rsidR="003D56DF" w:rsidRDefault="00DB7D63" w:rsidP="003D56DF">
      <w:pPr>
        <w:pStyle w:val="36"/>
        <w:framePr w:wrap="notBeside"/>
        <w:rPr>
          <w:rStyle w:val="afffa"/>
          <w:rtl/>
        </w:rPr>
      </w:pPr>
      <w:r w:rsidRPr="00DB7D63">
        <w:rPr>
          <w:rStyle w:val="affffd"/>
          <w:rFonts w:hint="cs"/>
          <w:rtl/>
        </w:rPr>
        <w:t>•</w:t>
      </w:r>
      <w:r w:rsidR="00623CAA" w:rsidRPr="00AC0CB1">
        <w:rPr>
          <w:rStyle w:val="affffd"/>
          <w:rFonts w:hint="cs"/>
          <w:rtl/>
        </w:rPr>
        <w:t xml:space="preserve"> </w:t>
      </w:r>
      <w:r w:rsidR="00E8089F" w:rsidRPr="00AC0CB1">
        <w:rPr>
          <w:rStyle w:val="affffd"/>
          <w:rtl/>
        </w:rPr>
        <w:t>ר"פ:</w:t>
      </w:r>
      <w:r w:rsidR="00763BA7">
        <w:rPr>
          <w:rtl/>
        </w:rPr>
        <w:t xml:space="preserve"> </w:t>
      </w:r>
    </w:p>
    <w:p w14:paraId="5DFD2F05" w14:textId="209DB32D" w:rsidR="003D56DF" w:rsidRDefault="00D92569" w:rsidP="003D56DF">
      <w:pPr>
        <w:spacing w:before="4"/>
        <w:rPr>
          <w:rtl/>
        </w:rPr>
      </w:pPr>
      <w:r w:rsidRPr="005C3FF1">
        <w:rPr>
          <w:rStyle w:val="afffa"/>
          <w:rtl/>
        </w:rPr>
        <w:t xml:space="preserve">אין מוקדם ומאוחר בתורה </w:t>
      </w:r>
      <w:r w:rsidRPr="005C3FF1">
        <w:rPr>
          <w:rStyle w:val="afffa"/>
          <w:rFonts w:hint="cs"/>
          <w:rtl/>
        </w:rPr>
        <w:t>רק</w:t>
      </w:r>
      <w:r w:rsidR="00E8089F" w:rsidRPr="005C3FF1">
        <w:rPr>
          <w:rStyle w:val="afffa"/>
          <w:rtl/>
        </w:rPr>
        <w:t xml:space="preserve"> ב</w:t>
      </w:r>
      <w:r w:rsidRPr="005C3FF1">
        <w:rPr>
          <w:rStyle w:val="afffa"/>
          <w:rFonts w:hint="cs"/>
          <w:rtl/>
        </w:rPr>
        <w:t xml:space="preserve">ב' </w:t>
      </w:r>
      <w:r w:rsidR="00E8089F" w:rsidRPr="005C3FF1">
        <w:rPr>
          <w:rStyle w:val="afffa"/>
          <w:rtl/>
        </w:rPr>
        <w:t>עניני</w:t>
      </w:r>
      <w:r w:rsidRPr="005C3FF1">
        <w:rPr>
          <w:rStyle w:val="afffa"/>
          <w:rFonts w:hint="cs"/>
          <w:rtl/>
        </w:rPr>
        <w:t>ם</w:t>
      </w:r>
      <w:r w:rsidR="00E8089F" w:rsidRPr="005C3FF1">
        <w:rPr>
          <w:rStyle w:val="afffa"/>
          <w:rtl/>
        </w:rPr>
        <w:t>.</w:t>
      </w:r>
      <w:r w:rsidR="003D56DF">
        <w:rPr>
          <w:rFonts w:hint="cs"/>
          <w:rtl/>
        </w:rPr>
        <w:t xml:space="preserve"> </w:t>
      </w:r>
      <w:r w:rsidR="00E8089F" w:rsidRPr="007435EB">
        <w:rPr>
          <w:rtl/>
        </w:rPr>
        <w:t>אבל ב</w:t>
      </w:r>
      <w:r w:rsidR="002633D5">
        <w:rPr>
          <w:rFonts w:hint="cs"/>
          <w:rtl/>
        </w:rPr>
        <w:t xml:space="preserve">ענין אחד </w:t>
      </w:r>
      <w:r w:rsidR="003A44FF">
        <w:rPr>
          <w:rFonts w:hint="cs"/>
          <w:rtl/>
        </w:rPr>
        <w:t xml:space="preserve">יש, </w:t>
      </w:r>
    </w:p>
    <w:p w14:paraId="50670AED" w14:textId="77777777" w:rsidR="003D56DF" w:rsidRDefault="003D56DF" w:rsidP="003D56DF">
      <w:pPr>
        <w:pStyle w:val="36"/>
        <w:framePr w:wrap="notBeside"/>
        <w:rPr>
          <w:rtl/>
        </w:rPr>
      </w:pPr>
      <w:r>
        <w:rPr>
          <w:rFonts w:hint="cs"/>
          <w:rtl/>
        </w:rPr>
        <w:t xml:space="preserve">שאל''כ </w:t>
      </w:r>
    </w:p>
    <w:p w14:paraId="39252432" w14:textId="58C366A7" w:rsidR="00D92569" w:rsidRPr="005C3FF1" w:rsidRDefault="00E8089F" w:rsidP="002633D5">
      <w:pPr>
        <w:rPr>
          <w:rStyle w:val="afffa"/>
          <w:rtl/>
        </w:rPr>
      </w:pPr>
      <w:r w:rsidRPr="007435EB">
        <w:rPr>
          <w:rtl/>
        </w:rPr>
        <w:t xml:space="preserve">כלל ופרט </w:t>
      </w:r>
      <w:r w:rsidR="003A44FF">
        <w:rPr>
          <w:rFonts w:hint="cs"/>
          <w:rtl/>
        </w:rPr>
        <w:t>ד</w:t>
      </w:r>
      <w:r w:rsidRPr="007435EB">
        <w:rPr>
          <w:rtl/>
        </w:rPr>
        <w:t xml:space="preserve">אין בכלל אלא מה שבפרט </w:t>
      </w:r>
      <w:r w:rsidR="003D56DF">
        <w:rPr>
          <w:rFonts w:hint="cs"/>
          <w:rtl/>
        </w:rPr>
        <w:t xml:space="preserve">שמא </w:t>
      </w:r>
      <w:r w:rsidRPr="007435EB">
        <w:rPr>
          <w:rtl/>
        </w:rPr>
        <w:t>פרט וכלל הוא.</w:t>
      </w:r>
      <w:r w:rsidR="003E5D20">
        <w:rPr>
          <w:rFonts w:cs="Guttman Vilna" w:hint="cs"/>
          <w:b/>
          <w:bCs/>
          <w:rtl/>
        </w:rPr>
        <w:t xml:space="preserve"> </w:t>
      </w:r>
    </w:p>
    <w:p w14:paraId="619760C3" w14:textId="77777777" w:rsidR="003D56DF" w:rsidRDefault="00E8089F" w:rsidP="003D56DF">
      <w:pPr>
        <w:pStyle w:val="36"/>
        <w:framePr w:wrap="notBeside"/>
        <w:rPr>
          <w:rtl/>
        </w:rPr>
      </w:pPr>
      <w:r w:rsidRPr="005C3FF1">
        <w:rPr>
          <w:rStyle w:val="afffa"/>
          <w:rtl/>
        </w:rPr>
        <w:t>ותו</w:t>
      </w:r>
      <w:r w:rsidRPr="007435EB">
        <w:rPr>
          <w:rtl/>
        </w:rPr>
        <w:t xml:space="preserve"> </w:t>
      </w:r>
    </w:p>
    <w:p w14:paraId="60EA530D" w14:textId="75E80867" w:rsidR="00E8089F" w:rsidRPr="007435EB" w:rsidRDefault="00E8089F" w:rsidP="002633D5">
      <w:pPr>
        <w:rPr>
          <w:rFonts w:cs="Guttman Vilna"/>
          <w:b/>
          <w:bCs/>
          <w:rtl/>
        </w:rPr>
      </w:pPr>
      <w:r w:rsidRPr="007435EB">
        <w:rPr>
          <w:rtl/>
        </w:rPr>
        <w:t>פרט ו</w:t>
      </w:r>
      <w:r w:rsidR="003E5D20">
        <w:rPr>
          <w:rtl/>
        </w:rPr>
        <w:t xml:space="preserve">כלל נעשה כלל מוסף על הפרט </w:t>
      </w:r>
      <w:r w:rsidR="003E5D20">
        <w:rPr>
          <w:rFonts w:hint="cs"/>
          <w:rtl/>
        </w:rPr>
        <w:t xml:space="preserve">שמא </w:t>
      </w:r>
      <w:r w:rsidRPr="007435EB">
        <w:rPr>
          <w:rtl/>
        </w:rPr>
        <w:t>כלל ופרט הוא.</w:t>
      </w:r>
    </w:p>
    <w:p w14:paraId="1880FF1A" w14:textId="457A6B12" w:rsidR="00D92569" w:rsidRPr="003D56DF" w:rsidRDefault="00D92569" w:rsidP="003D56DF">
      <w:pPr>
        <w:spacing w:before="4"/>
        <w:jc w:val="center"/>
        <w:rPr>
          <w:rStyle w:val="afffa"/>
          <w:rtl/>
        </w:rPr>
      </w:pPr>
      <w:r w:rsidRPr="003D56DF">
        <w:rPr>
          <w:rStyle w:val="afffa"/>
          <w:rFonts w:hint="cs"/>
          <w:rtl/>
        </w:rPr>
        <w:t xml:space="preserve">בב' </w:t>
      </w:r>
      <w:r w:rsidR="00E8089F" w:rsidRPr="003D56DF">
        <w:rPr>
          <w:rStyle w:val="afffa"/>
          <w:rtl/>
        </w:rPr>
        <w:t>ענייני</w:t>
      </w:r>
      <w:r w:rsidR="003D56DF" w:rsidRPr="003D56DF">
        <w:rPr>
          <w:rStyle w:val="afffa"/>
          <w:rFonts w:hint="cs"/>
          <w:rtl/>
        </w:rPr>
        <w:t>ם</w:t>
      </w:r>
    </w:p>
    <w:p w14:paraId="4CFCE0E1" w14:textId="77777777" w:rsidR="003D56DF" w:rsidRDefault="00E8089F" w:rsidP="003D56DF">
      <w:pPr>
        <w:pStyle w:val="36"/>
        <w:framePr w:wrap="notBeside"/>
        <w:rPr>
          <w:rStyle w:val="affffd"/>
          <w:spacing w:val="-6"/>
          <w:rtl/>
        </w:rPr>
      </w:pPr>
      <w:r w:rsidRPr="00317FF7">
        <w:rPr>
          <w:rStyle w:val="affffd"/>
          <w:spacing w:val="-6"/>
          <w:rtl/>
        </w:rPr>
        <w:t xml:space="preserve">למ"ד: </w:t>
      </w:r>
    </w:p>
    <w:p w14:paraId="27C75912" w14:textId="2C0B6A61" w:rsidR="00E8089F" w:rsidRPr="003D56DF" w:rsidRDefault="00317FF7" w:rsidP="00317FF7">
      <w:pPr>
        <w:spacing w:before="4"/>
        <w:rPr>
          <w:rtl/>
        </w:rPr>
      </w:pPr>
      <w:r w:rsidRPr="00317FF7">
        <w:rPr>
          <w:spacing w:val="-6"/>
          <w:rtl/>
        </w:rPr>
        <w:t>כ</w:t>
      </w:r>
      <w:r w:rsidRPr="003D56DF">
        <w:rPr>
          <w:rtl/>
        </w:rPr>
        <w:t>לל ופרט המרוחקין זה מזה</w:t>
      </w:r>
      <w:r w:rsidR="00E8089F" w:rsidRPr="003D56DF">
        <w:rPr>
          <w:rtl/>
        </w:rPr>
        <w:t xml:space="preserve"> אין דנין אותו בכלל ופרט </w:t>
      </w:r>
      <w:r w:rsidRPr="003D56DF">
        <w:rPr>
          <w:rFonts w:hint="cs"/>
          <w:rtl/>
        </w:rPr>
        <w:t>-</w:t>
      </w:r>
      <w:r w:rsidR="00E8089F" w:rsidRPr="003D56DF">
        <w:rPr>
          <w:rtl/>
        </w:rPr>
        <w:t>שפיר.</w:t>
      </w:r>
    </w:p>
    <w:p w14:paraId="135032BF" w14:textId="77777777" w:rsidR="003D56DF" w:rsidRDefault="00E8089F" w:rsidP="003D56DF">
      <w:pPr>
        <w:pStyle w:val="36"/>
        <w:framePr w:wrap="notBeside"/>
        <w:rPr>
          <w:rtl/>
        </w:rPr>
      </w:pPr>
      <w:r w:rsidRPr="007435EB">
        <w:rPr>
          <w:rtl/>
        </w:rPr>
        <w:t>ו</w:t>
      </w:r>
      <w:r w:rsidR="00AB3B38">
        <w:rPr>
          <w:rtl/>
        </w:rPr>
        <w:t>אף</w:t>
      </w:r>
      <w:r w:rsidRPr="007435EB">
        <w:rPr>
          <w:rtl/>
        </w:rPr>
        <w:t xml:space="preserve"> למ"ד </w:t>
      </w:r>
    </w:p>
    <w:p w14:paraId="25B0CC1A" w14:textId="1B2FC974" w:rsidR="00E8089F" w:rsidRPr="003D56DF" w:rsidRDefault="00E8089F" w:rsidP="002633D5">
      <w:pPr>
        <w:rPr>
          <w:rtl/>
        </w:rPr>
      </w:pPr>
      <w:r w:rsidRPr="003D56DF">
        <w:rPr>
          <w:rtl/>
        </w:rPr>
        <w:t>דנין דווקא בחד עניני אבל בתרי ענייני אין דנין.</w:t>
      </w:r>
    </w:p>
    <w:p w14:paraId="2F084DC3" w14:textId="163C0018" w:rsidR="003D56DF" w:rsidRDefault="003D56DF" w:rsidP="00F47631">
      <w:pPr>
        <w:pStyle w:val="affd"/>
        <w:rPr>
          <w:del w:id="90002" w:author="מנוע עיצוב" w:date="2026-10-08T11:01:28Z"/>
          <w:rtl/>
        </w:rPr>
      </w:pPr>
      <w:del w:id="90001" w:author="מנוע עיצוב" w:date="2026-10-08T11:01:28Z">
        <w:r>
          <w:rPr>
            <w:rFonts w:hint="cs"/>
            <w:rtl/>
          </w:rPr>
          <w:delText xml:space="preserve">***</w:delText>
        </w:r>
      </w:del>
    </w:p>
    <w:p w14:paraId="3A5BA616" w14:textId="71BB06FF" w:rsidR="00E8089F" w:rsidRPr="003D56DF" w:rsidRDefault="00E8089F" w:rsidP="003D56DF">
      <w:pPr>
        <w:pStyle w:val="afffff0"/>
        <w:rPr>
          <w:rtl/>
        </w:rPr>
      </w:pPr>
      <w:r w:rsidRPr="003D56DF">
        <w:rPr>
          <w:rtl/>
        </w:rPr>
        <w:t>הבודק צריך שיבטל.</w:t>
      </w:r>
    </w:p>
    <w:p w14:paraId="15F64177" w14:textId="77777777" w:rsidR="003D56DF" w:rsidRDefault="003D56DF" w:rsidP="003D56DF">
      <w:pPr>
        <w:pStyle w:val="36"/>
        <w:framePr w:wrap="notBeside"/>
        <w:rPr>
          <w:rtl/>
        </w:rPr>
      </w:pPr>
      <w:r>
        <w:rPr>
          <w:rFonts w:hint="cs"/>
          <w:rtl/>
        </w:rPr>
        <w:t xml:space="preserve">רב: </w:t>
      </w:r>
    </w:p>
    <w:p w14:paraId="68FF70E8" w14:textId="3F936E2B" w:rsidR="005B78F7" w:rsidRPr="007435EB" w:rsidRDefault="005B78F7" w:rsidP="00C41CE2">
      <w:pPr>
        <w:rPr>
          <w:rtl/>
        </w:rPr>
      </w:pPr>
      <w:r w:rsidRPr="005B78F7">
        <w:rPr>
          <w:rFonts w:hint="cs"/>
          <w:rtl/>
        </w:rPr>
        <w:t xml:space="preserve">לא </w:t>
      </w:r>
      <w:r w:rsidR="00C41CE2">
        <w:rPr>
          <w:rFonts w:hint="cs"/>
          <w:rtl/>
        </w:rPr>
        <w:t>בגלל הפירורים- שאינם חשובים</w:t>
      </w:r>
      <w:r>
        <w:rPr>
          <w:rtl/>
        </w:rPr>
        <w:t xml:space="preserve"> </w:t>
      </w:r>
      <w:r w:rsidR="00754D46">
        <w:rPr>
          <w:rFonts w:hint="cs"/>
          <w:rtl/>
        </w:rPr>
        <w:t xml:space="preserve">ואף שנשמרים אגב הבית, </w:t>
      </w:r>
      <w:r w:rsidRPr="00754D46">
        <w:rPr>
          <w:rStyle w:val="afffff6"/>
          <w:rtl/>
        </w:rPr>
        <w:t xml:space="preserve">כסופי תאנים </w:t>
      </w:r>
      <w:r w:rsidR="00C41CE2">
        <w:rPr>
          <w:rStyle w:val="afffff6"/>
          <w:rFonts w:hint="cs"/>
          <w:rtl/>
        </w:rPr>
        <w:t>ו</w:t>
      </w:r>
      <w:r w:rsidRPr="00754D46">
        <w:rPr>
          <w:rStyle w:val="afffff6"/>
          <w:rFonts w:hint="cs"/>
          <w:rtl/>
        </w:rPr>
        <w:t xml:space="preserve">ענבים </w:t>
      </w:r>
      <w:r w:rsidRPr="00754D46">
        <w:rPr>
          <w:rStyle w:val="afffff6"/>
          <w:rtl/>
        </w:rPr>
        <w:t>ומשמר שדהו מ</w:t>
      </w:r>
      <w:r w:rsidR="00C41CE2">
        <w:rPr>
          <w:rStyle w:val="afffff6"/>
          <w:rFonts w:hint="cs"/>
          <w:rtl/>
        </w:rPr>
        <w:t>פני</w:t>
      </w:r>
      <w:r w:rsidRPr="00754D46">
        <w:rPr>
          <w:rStyle w:val="afffff6"/>
          <w:rtl/>
        </w:rPr>
        <w:t xml:space="preserve"> </w:t>
      </w:r>
      <w:r w:rsidRPr="00754D46">
        <w:rPr>
          <w:rStyle w:val="afffff6"/>
          <w:rFonts w:hint="cs"/>
          <w:rtl/>
        </w:rPr>
        <w:t xml:space="preserve">מקשאות </w:t>
      </w:r>
      <w:r w:rsidR="00C41CE2">
        <w:rPr>
          <w:rStyle w:val="afffff6"/>
          <w:rFonts w:hint="cs"/>
          <w:rtl/>
        </w:rPr>
        <w:t>ו</w:t>
      </w:r>
      <w:r w:rsidRPr="00754D46">
        <w:rPr>
          <w:rStyle w:val="afffff6"/>
          <w:rFonts w:hint="cs"/>
          <w:rtl/>
        </w:rPr>
        <w:t xml:space="preserve">דלעות </w:t>
      </w:r>
      <w:r w:rsidR="00754D46" w:rsidRPr="00754D46">
        <w:rPr>
          <w:rStyle w:val="afffff6"/>
          <w:rFonts w:hint="cs"/>
          <w:rtl/>
        </w:rPr>
        <w:t>שאם</w:t>
      </w:r>
      <w:r w:rsidRPr="00754D46">
        <w:rPr>
          <w:rStyle w:val="afffff6"/>
          <w:rFonts w:hint="cs"/>
          <w:rtl/>
        </w:rPr>
        <w:t xml:space="preserve"> אין בעה</w:t>
      </w:r>
      <w:r w:rsidRPr="00754D46">
        <w:rPr>
          <w:rStyle w:val="afffff6"/>
          <w:rtl/>
        </w:rPr>
        <w:t>"</w:t>
      </w:r>
      <w:r w:rsidRPr="00754D46">
        <w:rPr>
          <w:rStyle w:val="afffff6"/>
          <w:rFonts w:hint="cs"/>
          <w:rtl/>
        </w:rPr>
        <w:t>ב מקפיד מותרין</w:t>
      </w:r>
    </w:p>
    <w:p w14:paraId="0E624EBC" w14:textId="77777777" w:rsidR="003D56DF" w:rsidRDefault="00E8089F" w:rsidP="003D56DF">
      <w:pPr>
        <w:pStyle w:val="36"/>
        <w:framePr w:wrap="notBeside"/>
        <w:rPr>
          <w:rtl/>
        </w:rPr>
      </w:pPr>
      <w:r w:rsidRPr="002633D5">
        <w:rPr>
          <w:rStyle w:val="affffd"/>
          <w:rtl/>
        </w:rPr>
        <w:t>רבא:</w:t>
      </w:r>
    </w:p>
    <w:p w14:paraId="2A9B6919" w14:textId="72169FE7" w:rsidR="00E8089F" w:rsidRDefault="00E8089F" w:rsidP="003D56DF">
      <w:pPr>
        <w:spacing w:after="120"/>
        <w:rPr>
          <w:rtl/>
        </w:rPr>
      </w:pPr>
      <w:r w:rsidRPr="007435EB">
        <w:rPr>
          <w:rtl/>
        </w:rPr>
        <w:t xml:space="preserve">גזירה שמא ימצא גלוסקא יפה </w:t>
      </w:r>
      <w:r w:rsidR="00C41CE2" w:rsidRPr="00C41CE2">
        <w:rPr>
          <w:rStyle w:val="afffff6"/>
          <w:rFonts w:hint="cs"/>
          <w:rtl/>
        </w:rPr>
        <w:t>אחר האיסור</w:t>
      </w:r>
      <w:r w:rsidR="00C41CE2">
        <w:rPr>
          <w:rFonts w:hint="cs"/>
          <w:rtl/>
        </w:rPr>
        <w:t xml:space="preserve"> </w:t>
      </w:r>
      <w:r w:rsidRPr="007435EB">
        <w:rPr>
          <w:rtl/>
        </w:rPr>
        <w:t>ודעת</w:t>
      </w:r>
      <w:r w:rsidR="002633D5">
        <w:rPr>
          <w:rFonts w:hint="cs"/>
          <w:rtl/>
        </w:rPr>
        <w:t>ו עליה</w:t>
      </w:r>
      <w:r w:rsidRPr="007435EB">
        <w:rPr>
          <w:rtl/>
        </w:rPr>
        <w:t>. ו</w:t>
      </w:r>
      <w:r w:rsidR="002633D5">
        <w:rPr>
          <w:rFonts w:hint="cs"/>
          <w:rtl/>
        </w:rPr>
        <w:t>אינה ברשותו לבטלה</w:t>
      </w:r>
      <w:r w:rsidR="00C22238">
        <w:rPr>
          <w:rFonts w:hint="cs"/>
          <w:rtl/>
        </w:rPr>
        <w:t xml:space="preserve">- </w:t>
      </w:r>
      <w:r w:rsidR="002633D5">
        <w:rPr>
          <w:rStyle w:val="affffd"/>
          <w:rtl/>
        </w:rPr>
        <w:t>כ</w:t>
      </w:r>
      <w:r w:rsidRPr="002633D5">
        <w:rPr>
          <w:rStyle w:val="affffd"/>
          <w:rtl/>
        </w:rPr>
        <w:t>ר"א</w:t>
      </w:r>
      <w:r w:rsidR="002633D5">
        <w:rPr>
          <w:rStyle w:val="affffd"/>
          <w:rFonts w:hint="cs"/>
          <w:rtl/>
        </w:rPr>
        <w:t>:</w:t>
      </w:r>
      <w:r w:rsidRPr="002633D5">
        <w:rPr>
          <w:rStyle w:val="affffd"/>
          <w:rtl/>
        </w:rPr>
        <w:t xml:space="preserve"> </w:t>
      </w:r>
      <w:r w:rsidRPr="007435EB">
        <w:rPr>
          <w:rtl/>
        </w:rPr>
        <w:t>דשני דברים עשאן הכתוב כאילו ברשותו, בור ברה"ר, וחמץ משש שעות ולמעלה.</w:t>
      </w:r>
    </w:p>
    <w:p w14:paraId="271B9E61" w14:textId="77777777" w:rsidR="005B78F7" w:rsidRPr="007435EB" w:rsidRDefault="005B78F7" w:rsidP="005C3FF1">
      <w:pPr>
        <w:pStyle w:val="afff"/>
        <w:framePr w:wrap="around"/>
        <w:rPr>
          <w:rFonts w:cs="Guttman Vilna"/>
          <w:b/>
          <w:bCs/>
          <w:rtl/>
        </w:rPr>
      </w:pPr>
      <w:r>
        <w:rPr>
          <w:rFonts w:hint="cs"/>
          <w:rtl/>
        </w:rPr>
        <w:t>ז.</w:t>
      </w:r>
    </w:p>
    <w:p w14:paraId="14870672" w14:textId="77777777" w:rsidR="003D56DF" w:rsidRDefault="002633D5" w:rsidP="003D56DF">
      <w:pPr>
        <w:pStyle w:val="36"/>
        <w:framePr w:wrap="notBeside"/>
        <w:rPr>
          <w:rFonts w:ascii="Fb Fontext" w:hAnsi="Fb Fontext"/>
          <w:rtl/>
        </w:rPr>
      </w:pPr>
      <w:r w:rsidRPr="00C22238">
        <w:rPr>
          <w:rStyle w:val="affffd"/>
          <w:rtl/>
        </w:rPr>
        <w:t xml:space="preserve">לא אמרי' </w:t>
      </w:r>
    </w:p>
    <w:p w14:paraId="7A17DA78" w14:textId="77777777" w:rsidR="003D56DF" w:rsidRDefault="002633D5" w:rsidP="003D56DF">
      <w:pPr>
        <w:rPr>
          <w:rFonts w:ascii="Fb Fontext" w:hAnsi="Fb Fontext"/>
          <w:rtl/>
        </w:rPr>
      </w:pPr>
      <w:r>
        <w:rPr>
          <w:rFonts w:ascii="Fb Fontext" w:hAnsi="Fb Fontext" w:hint="cs"/>
          <w:rtl/>
        </w:rPr>
        <w:t>ש</w:t>
      </w:r>
      <w:r w:rsidR="00E8089F" w:rsidRPr="007435EB">
        <w:rPr>
          <w:rFonts w:ascii="Fb Fontext" w:hAnsi="Fb Fontext"/>
          <w:rtl/>
        </w:rPr>
        <w:t>יבטל ב</w:t>
      </w:r>
      <w:r>
        <w:rPr>
          <w:rFonts w:ascii="Fb Fontext" w:hAnsi="Fb Fontext" w:hint="cs"/>
          <w:rtl/>
        </w:rPr>
        <w:t>ד' או בה'</w:t>
      </w:r>
      <w:r w:rsidR="004E450A">
        <w:rPr>
          <w:rFonts w:ascii="Fb Fontext" w:hAnsi="Fb Fontext" w:hint="cs"/>
          <w:rtl/>
        </w:rPr>
        <w:t>,</w:t>
      </w:r>
      <w:r>
        <w:rPr>
          <w:rFonts w:ascii="Fb Fontext" w:hAnsi="Fb Fontext" w:hint="cs"/>
          <w:rtl/>
        </w:rPr>
        <w:t xml:space="preserve"> </w:t>
      </w:r>
    </w:p>
    <w:p w14:paraId="1E1AB162" w14:textId="77777777" w:rsidR="003D56DF" w:rsidRDefault="003D56DF" w:rsidP="003D56DF">
      <w:pPr>
        <w:pStyle w:val="36"/>
        <w:framePr w:wrap="notBeside"/>
        <w:rPr>
          <w:rtl/>
        </w:rPr>
      </w:pPr>
      <w:r>
        <w:rPr>
          <w:rFonts w:hint="cs"/>
          <w:rtl/>
        </w:rPr>
        <w:t xml:space="preserve">- </w:t>
      </w:r>
    </w:p>
    <w:p w14:paraId="6997AEDA" w14:textId="061992A0" w:rsidR="006209D6" w:rsidRDefault="002633D5" w:rsidP="003D56DF">
      <w:pPr>
        <w:rPr>
          <w:rFonts w:ascii="Fb Fontext" w:hAnsi="Fb Fontext"/>
          <w:rtl/>
        </w:rPr>
      </w:pPr>
      <w:r>
        <w:rPr>
          <w:rFonts w:ascii="Fb Fontext" w:hAnsi="Fb Fontext" w:hint="cs"/>
          <w:rtl/>
        </w:rPr>
        <w:t>שמא יפשע ולא יבטל שאינו זמן איסור ולא זמן ביעור</w:t>
      </w:r>
      <w:r w:rsidR="006209D6">
        <w:rPr>
          <w:rFonts w:ascii="Fb Fontext" w:hAnsi="Fb Fontext" w:hint="cs"/>
          <w:rtl/>
        </w:rPr>
        <w:t xml:space="preserve">, </w:t>
      </w:r>
    </w:p>
    <w:p w14:paraId="7B1BC333" w14:textId="3996BBAA" w:rsidR="002633D5" w:rsidRPr="003D56DF" w:rsidRDefault="006209D6" w:rsidP="002633D5">
      <w:pPr>
        <w:rPr>
          <w:rtl/>
        </w:rPr>
      </w:pPr>
      <w:r w:rsidRPr="005C3FF1">
        <w:rPr>
          <w:rStyle w:val="afffa"/>
          <w:rFonts w:hint="cs"/>
          <w:rtl/>
        </w:rPr>
        <w:t>ולא בשש</w:t>
      </w:r>
      <w:r w:rsidRPr="006209D6">
        <w:rPr>
          <w:rFonts w:ascii="Fb Fontext" w:hAnsi="Fb Fontext" w:hint="cs"/>
          <w:spacing w:val="-2"/>
          <w:rtl/>
        </w:rPr>
        <w:t xml:space="preserve">, </w:t>
      </w:r>
      <w:r w:rsidRPr="003D56DF">
        <w:rPr>
          <w:rFonts w:hint="cs"/>
          <w:rtl/>
        </w:rPr>
        <w:t xml:space="preserve">-דאיסור דרבנן כדאורייתא ואינו ברשותו, </w:t>
      </w:r>
    </w:p>
    <w:p w14:paraId="0EC3B161" w14:textId="77777777" w:rsidR="003D56DF" w:rsidRDefault="005B78F7" w:rsidP="003D56DF">
      <w:pPr>
        <w:pStyle w:val="36"/>
        <w:framePr w:wrap="notBeside"/>
        <w:rPr>
          <w:rStyle w:val="affffd"/>
          <w:spacing w:val="-4"/>
          <w:rtl/>
        </w:rPr>
      </w:pPr>
      <w:r w:rsidRPr="0065617C">
        <w:rPr>
          <w:rStyle w:val="affffd"/>
          <w:rFonts w:hint="cs"/>
          <w:spacing w:val="-4"/>
          <w:rtl/>
        </w:rPr>
        <w:t>וכרב</w:t>
      </w:r>
      <w:r w:rsidR="004E450A" w:rsidRPr="0065617C">
        <w:rPr>
          <w:rStyle w:val="affffd"/>
          <w:rFonts w:hint="cs"/>
          <w:spacing w:val="-4"/>
          <w:rtl/>
        </w:rPr>
        <w:t>:</w:t>
      </w:r>
      <w:r w:rsidRPr="0065617C">
        <w:rPr>
          <w:rStyle w:val="affffd"/>
          <w:rFonts w:hint="cs"/>
          <w:spacing w:val="-4"/>
          <w:rtl/>
        </w:rPr>
        <w:t xml:space="preserve"> </w:t>
      </w:r>
    </w:p>
    <w:p w14:paraId="731C6BD8" w14:textId="1512D6B6" w:rsidR="005B78F7" w:rsidRPr="003D56DF" w:rsidRDefault="005B78F7" w:rsidP="00C22238">
      <w:pPr>
        <w:rPr>
          <w:rtl/>
        </w:rPr>
      </w:pPr>
      <w:r w:rsidRPr="003D56DF">
        <w:rPr>
          <w:rFonts w:hint="cs"/>
          <w:rtl/>
        </w:rPr>
        <w:t>דמקדש משש שעות</w:t>
      </w:r>
      <w:r w:rsidRPr="0065617C">
        <w:rPr>
          <w:rFonts w:hint="cs"/>
          <w:spacing w:val="-4"/>
          <w:rtl/>
        </w:rPr>
        <w:t xml:space="preserve"> </w:t>
      </w:r>
      <w:r w:rsidR="00C22238" w:rsidRPr="002E5944">
        <w:rPr>
          <w:rStyle w:val="affffff0"/>
          <w:rFonts w:hint="cs"/>
          <w:rtl/>
        </w:rPr>
        <w:t>אף</w:t>
      </w:r>
      <w:r w:rsidRPr="002E5944">
        <w:rPr>
          <w:rStyle w:val="affffff0"/>
          <w:rFonts w:hint="cs"/>
          <w:rtl/>
        </w:rPr>
        <w:t xml:space="preserve"> בחיט</w:t>
      </w:r>
      <w:r w:rsidR="00C22238" w:rsidRPr="002E5944">
        <w:rPr>
          <w:rStyle w:val="affffff0"/>
          <w:rFonts w:hint="cs"/>
          <w:rtl/>
        </w:rPr>
        <w:t>י קורדנייתא</w:t>
      </w:r>
      <w:r w:rsidR="00C22238" w:rsidRPr="0065617C">
        <w:rPr>
          <w:rFonts w:hint="cs"/>
          <w:spacing w:val="-4"/>
          <w:rtl/>
        </w:rPr>
        <w:t xml:space="preserve"> </w:t>
      </w:r>
      <w:r w:rsidR="00C22238" w:rsidRPr="003D56DF">
        <w:rPr>
          <w:rFonts w:hint="cs"/>
          <w:rtl/>
        </w:rPr>
        <w:t>אין חוששין לקידושין</w:t>
      </w:r>
    </w:p>
    <w:p w14:paraId="328B6CF7" w14:textId="77777777" w:rsidR="003D56DF" w:rsidRDefault="00E8089F" w:rsidP="003D56DF">
      <w:pPr>
        <w:pStyle w:val="36"/>
        <w:framePr w:wrap="notBeside"/>
        <w:rPr>
          <w:rFonts w:ascii="Fb Fontext" w:hAnsi="Fb Fontext"/>
          <w:spacing w:val="-6"/>
          <w:rtl/>
        </w:rPr>
      </w:pPr>
      <w:r w:rsidRPr="00F46A1C">
        <w:rPr>
          <w:rStyle w:val="affffd"/>
          <w:rtl/>
        </w:rPr>
        <w:t>הך</w:t>
      </w:r>
      <w:r w:rsidR="004E450A" w:rsidRPr="0065617C">
        <w:rPr>
          <w:rFonts w:ascii="Fb Fontext" w:hAnsi="Fb Fontext"/>
          <w:spacing w:val="-6"/>
          <w:rtl/>
        </w:rPr>
        <w:t xml:space="preserve"> </w:t>
      </w:r>
    </w:p>
    <w:p w14:paraId="24622219" w14:textId="705CC8AC" w:rsidR="007A3015" w:rsidRPr="0065617C" w:rsidRDefault="004E450A" w:rsidP="007A3015">
      <w:pPr>
        <w:rPr>
          <w:rFonts w:ascii="Fb Fontext" w:hAnsi="Fb Fontext"/>
          <w:spacing w:val="-6"/>
          <w:rtl/>
        </w:rPr>
      </w:pPr>
      <w:r w:rsidRPr="003D56DF">
        <w:rPr>
          <w:rtl/>
        </w:rPr>
        <w:t>ד</w:t>
      </w:r>
      <w:r w:rsidR="00E8089F" w:rsidRPr="003D56DF">
        <w:rPr>
          <w:rtl/>
        </w:rPr>
        <w:t>יושב ב</w:t>
      </w:r>
      <w:r w:rsidR="00C22238" w:rsidRPr="003D56DF">
        <w:rPr>
          <w:rFonts w:hint="cs"/>
          <w:rtl/>
        </w:rPr>
        <w:t xml:space="preserve">ביהמ''ד </w:t>
      </w:r>
      <w:r w:rsidR="00E8089F" w:rsidRPr="003D56DF">
        <w:rPr>
          <w:rtl/>
        </w:rPr>
        <w:t>ונזכר שיש חמץ בביתו</w:t>
      </w:r>
      <w:r w:rsidR="00E8089F" w:rsidRPr="0065617C">
        <w:rPr>
          <w:rFonts w:ascii="Fb Fontext" w:hAnsi="Fb Fontext"/>
          <w:spacing w:val="-6"/>
          <w:rtl/>
        </w:rPr>
        <w:t xml:space="preserve"> </w:t>
      </w:r>
      <w:r w:rsidR="006209D6" w:rsidRPr="0065617C">
        <w:rPr>
          <w:rStyle w:val="afffff6"/>
          <w:rFonts w:hint="cs"/>
          <w:spacing w:val="-6"/>
          <w:rtl/>
        </w:rPr>
        <w:t>בשבת ויו''ט</w:t>
      </w:r>
      <w:r w:rsidRPr="0065617C">
        <w:rPr>
          <w:rFonts w:ascii="Fb Fontext" w:hAnsi="Fb Fontext" w:hint="cs"/>
          <w:spacing w:val="-6"/>
          <w:rtl/>
        </w:rPr>
        <w:t xml:space="preserve"> </w:t>
      </w:r>
      <w:r w:rsidR="00C22238" w:rsidRPr="0065617C">
        <w:rPr>
          <w:rFonts w:ascii="Fb Fontext" w:hAnsi="Fb Fontext"/>
          <w:spacing w:val="-6"/>
          <w:rtl/>
        </w:rPr>
        <w:t>מבטל</w:t>
      </w:r>
      <w:r w:rsidR="00E8089F" w:rsidRPr="0065617C">
        <w:rPr>
          <w:rFonts w:ascii="Fb Fontext" w:hAnsi="Fb Fontext"/>
          <w:spacing w:val="-6"/>
          <w:rtl/>
        </w:rPr>
        <w:t xml:space="preserve"> בלבו,</w:t>
      </w:r>
    </w:p>
    <w:p w14:paraId="5CAA02B6" w14:textId="77777777" w:rsidR="003D56DF" w:rsidRDefault="007A3015" w:rsidP="003D56DF">
      <w:pPr>
        <w:pStyle w:val="36"/>
        <w:framePr w:wrap="notBeside"/>
        <w:rPr>
          <w:rtl/>
        </w:rPr>
      </w:pPr>
      <w:r>
        <w:rPr>
          <w:rFonts w:hint="cs"/>
          <w:rtl/>
        </w:rPr>
        <w:t xml:space="preserve">- </w:t>
      </w:r>
    </w:p>
    <w:p w14:paraId="63C2F0D2" w14:textId="1E3E720C" w:rsidR="00E8089F" w:rsidRPr="007A3015" w:rsidRDefault="006209D6" w:rsidP="007A3015">
      <w:pPr>
        <w:rPr>
          <w:rtl/>
        </w:rPr>
      </w:pPr>
      <w:r w:rsidRPr="007A3015">
        <w:rPr>
          <w:rFonts w:hint="cs"/>
          <w:rtl/>
        </w:rPr>
        <w:t>ביו''ט</w:t>
      </w:r>
      <w:r w:rsidR="00C22238" w:rsidRPr="007A3015">
        <w:rPr>
          <w:rStyle w:val="affffd"/>
          <w:rFonts w:hint="cs"/>
          <w:spacing w:val="-8"/>
          <w:rtl/>
        </w:rPr>
        <w:t xml:space="preserve"> </w:t>
      </w:r>
      <w:r w:rsidR="004E450A" w:rsidRPr="007A3015">
        <w:rPr>
          <w:rFonts w:hint="cs"/>
          <w:rtl/>
        </w:rPr>
        <w:t xml:space="preserve">בביהמ''ד דייקא, </w:t>
      </w:r>
      <w:r w:rsidR="00E8089F" w:rsidRPr="007A3015">
        <w:rPr>
          <w:rtl/>
        </w:rPr>
        <w:t>ומתיירא שתחמיץ</w:t>
      </w:r>
      <w:r w:rsidR="004E450A" w:rsidRPr="007A3015">
        <w:rPr>
          <w:rFonts w:hint="cs"/>
          <w:rtl/>
        </w:rPr>
        <w:t xml:space="preserve"> עיסה שבביתו</w:t>
      </w:r>
      <w:r w:rsidR="007A3015">
        <w:rPr>
          <w:rFonts w:hint="cs"/>
          <w:rtl/>
        </w:rPr>
        <w:t xml:space="preserve"> </w:t>
      </w:r>
      <w:r w:rsidRPr="007A3015">
        <w:rPr>
          <w:rFonts w:hint="cs"/>
          <w:rtl/>
        </w:rPr>
        <w:t xml:space="preserve">מקדים </w:t>
      </w:r>
      <w:r w:rsidRPr="007A3015">
        <w:rPr>
          <w:rtl/>
        </w:rPr>
        <w:t>ומבט</w:t>
      </w:r>
      <w:r w:rsidR="00E8089F" w:rsidRPr="007A3015">
        <w:rPr>
          <w:rtl/>
        </w:rPr>
        <w:t xml:space="preserve">ל </w:t>
      </w:r>
    </w:p>
    <w:p w14:paraId="489D9D07" w14:textId="29FADCDF" w:rsidR="004F5C08" w:rsidRPr="002E5944" w:rsidRDefault="002E5944" w:rsidP="002E5944">
      <w:pPr>
        <w:pStyle w:val="afffff0"/>
      </w:pPr>
      <w:r w:rsidRPr="002E5944">
        <w:rPr>
          <w:rFonts w:hint="cs"/>
          <w:rtl/>
        </w:rPr>
        <w:t>כמה סוגי רוב</w:t>
      </w:r>
    </w:p>
    <w:p w14:paraId="7792236A" w14:textId="77777777" w:rsidR="002E5944" w:rsidRDefault="00996675" w:rsidP="002E5944">
      <w:pPr>
        <w:pStyle w:val="36"/>
        <w:framePr w:wrap="notBeside"/>
        <w:rPr>
          <w:rFonts w:ascii="Fb Fontext" w:hAnsi="Fb Fontext"/>
          <w:rtl/>
        </w:rPr>
      </w:pPr>
      <w:r w:rsidRPr="00996675">
        <w:rPr>
          <w:rStyle w:val="affffd"/>
          <w:rtl/>
        </w:rPr>
        <w:t>רב:</w:t>
      </w:r>
      <w:r>
        <w:rPr>
          <w:rFonts w:ascii="Fb Fontext" w:hAnsi="Fb Fontext"/>
          <w:rtl/>
        </w:rPr>
        <w:t xml:space="preserve"> </w:t>
      </w:r>
    </w:p>
    <w:p w14:paraId="619DEF3B" w14:textId="55995D03" w:rsidR="00E8089F" w:rsidRPr="007435EB" w:rsidRDefault="00E8089F" w:rsidP="00A01BBB">
      <w:pPr>
        <w:rPr>
          <w:rtl/>
        </w:rPr>
      </w:pPr>
      <w:r w:rsidRPr="005C3FF1">
        <w:rPr>
          <w:rStyle w:val="afffa"/>
          <w:rtl/>
        </w:rPr>
        <w:t>פת שעיפשה, כיון שרב</w:t>
      </w:r>
      <w:r w:rsidR="00A01BBB" w:rsidRPr="005C3FF1">
        <w:rPr>
          <w:rStyle w:val="afffa"/>
          <w:rFonts w:hint="cs"/>
          <w:rtl/>
        </w:rPr>
        <w:t>ו ימי</w:t>
      </w:r>
      <w:r w:rsidRPr="005C3FF1">
        <w:rPr>
          <w:rStyle w:val="afffa"/>
          <w:rtl/>
        </w:rPr>
        <w:t xml:space="preserve"> מצה - מותרת.</w:t>
      </w:r>
    </w:p>
    <w:p w14:paraId="02EF9489" w14:textId="77777777" w:rsidR="00E8089F" w:rsidRPr="00996675" w:rsidRDefault="007A3015" w:rsidP="002E5944">
      <w:pPr>
        <w:spacing w:after="60"/>
        <w:rPr>
          <w:rtl/>
        </w:rPr>
      </w:pPr>
      <w:r>
        <w:rPr>
          <w:rFonts w:hint="cs"/>
          <w:rtl/>
        </w:rPr>
        <w:t>ו</w:t>
      </w:r>
      <w:r w:rsidR="00996675">
        <w:rPr>
          <w:rFonts w:hint="cs"/>
          <w:rtl/>
        </w:rPr>
        <w:t>עיפושה נתרבה מחמימות הלחם</w:t>
      </w:r>
      <w:r w:rsidR="00996675" w:rsidRPr="00996675">
        <w:rPr>
          <w:rFonts w:hint="cs"/>
          <w:rtl/>
        </w:rPr>
        <w:t xml:space="preserve"> של כל יום</w:t>
      </w:r>
      <w:r w:rsidR="00E8089F" w:rsidRPr="00996675">
        <w:rPr>
          <w:rtl/>
        </w:rPr>
        <w:t>.</w:t>
      </w:r>
    </w:p>
    <w:p w14:paraId="21B8EC18" w14:textId="77777777" w:rsidR="00DB7D63" w:rsidRDefault="00DB7D63" w:rsidP="00DB7D63">
      <w:pPr>
        <w:pStyle w:val="36"/>
        <w:framePr w:wrap="notBeside"/>
        <w:rPr>
          <w:rStyle w:val="afffa"/>
          <w:rtl/>
        </w:rPr>
      </w:pPr>
      <w:r w:rsidRPr="00DB7D63">
        <w:rPr>
          <w:rStyle w:val="affffd"/>
          <w:rFonts w:hint="cs"/>
          <w:rtl/>
        </w:rPr>
        <w:t>•</w:t>
      </w:r>
      <w:r w:rsidR="00A01BBB" w:rsidRPr="00AC0CB1">
        <w:rPr>
          <w:rStyle w:val="affffd"/>
          <w:rFonts w:hint="cs"/>
          <w:rtl/>
        </w:rPr>
        <w:t xml:space="preserve"> </w:t>
      </w:r>
    </w:p>
    <w:p w14:paraId="38E366C0" w14:textId="77777777" w:rsidR="002E5944" w:rsidRDefault="00E8089F" w:rsidP="002E5944">
      <w:pPr>
        <w:rPr>
          <w:rtl/>
        </w:rPr>
      </w:pPr>
      <w:r w:rsidRPr="005C3FF1">
        <w:rPr>
          <w:rStyle w:val="afffa"/>
          <w:rtl/>
        </w:rPr>
        <w:t>אזלי' בתר בתרא</w:t>
      </w:r>
      <w:r w:rsidRPr="007435EB">
        <w:rPr>
          <w:rFonts w:ascii="Fb Fontext" w:hAnsi="Fb Fontext"/>
          <w:rtl/>
        </w:rPr>
        <w:t xml:space="preserve"> </w:t>
      </w:r>
      <w:r w:rsidR="00996675" w:rsidRPr="005C3FF1">
        <w:rPr>
          <w:rStyle w:val="afffa"/>
          <w:rFonts w:hint="cs"/>
          <w:rtl/>
        </w:rPr>
        <w:t>ד</w:t>
      </w:r>
      <w:r w:rsidR="00996675" w:rsidRPr="005C3FF1">
        <w:rPr>
          <w:rStyle w:val="afffa"/>
          <w:rtl/>
        </w:rPr>
        <w:t>מעות שנמצאו לפני סוחרי בהמה</w:t>
      </w:r>
      <w:r w:rsidR="00996675">
        <w:rPr>
          <w:rFonts w:ascii="Fb Fontext" w:hAnsi="Fb Fontext"/>
          <w:rtl/>
        </w:rPr>
        <w:t xml:space="preserve"> </w:t>
      </w:r>
      <w:r w:rsidRPr="007435EB">
        <w:rPr>
          <w:rFonts w:ascii="Fb Fontext" w:hAnsi="Fb Fontext"/>
          <w:rtl/>
        </w:rPr>
        <w:t>לעולם מעשר.</w:t>
      </w:r>
      <w:r w:rsidR="00996675">
        <w:rPr>
          <w:rFonts w:hint="cs"/>
          <w:rtl/>
        </w:rPr>
        <w:t xml:space="preserve"> </w:t>
      </w:r>
    </w:p>
    <w:p w14:paraId="3C22070A" w14:textId="2821EF3B" w:rsidR="00E8089F" w:rsidRPr="002E5944" w:rsidRDefault="00E8089F" w:rsidP="002E5944">
      <w:pPr>
        <w:spacing w:after="60"/>
        <w:rPr>
          <w:rtl/>
        </w:rPr>
      </w:pPr>
      <w:r w:rsidRPr="005C3FF1">
        <w:rPr>
          <w:rStyle w:val="afffa"/>
          <w:rtl/>
        </w:rPr>
        <w:t>בהר הבית</w:t>
      </w:r>
      <w:r w:rsidRPr="007435EB">
        <w:rPr>
          <w:rtl/>
        </w:rPr>
        <w:t xml:space="preserve"> חולין, </w:t>
      </w:r>
      <w:r w:rsidRPr="005C3FF1">
        <w:rPr>
          <w:rStyle w:val="afffa"/>
          <w:rtl/>
        </w:rPr>
        <w:t>בירושלים</w:t>
      </w:r>
      <w:r w:rsidR="00996675" w:rsidRPr="005C3FF1">
        <w:rPr>
          <w:rStyle w:val="afffa"/>
          <w:rFonts w:hint="cs"/>
          <w:rtl/>
        </w:rPr>
        <w:t>-</w:t>
      </w:r>
      <w:r w:rsidRPr="007435EB">
        <w:rPr>
          <w:rtl/>
        </w:rPr>
        <w:t xml:space="preserve"> </w:t>
      </w:r>
      <w:r w:rsidRPr="002E5944">
        <w:rPr>
          <w:rtl/>
        </w:rPr>
        <w:t>בשעת הרגל מעשר, בשאר השנה חולין</w:t>
      </w:r>
      <w:r w:rsidR="00A01BBB" w:rsidRPr="002E5944">
        <w:rPr>
          <w:rFonts w:hint="cs"/>
          <w:rtl/>
        </w:rPr>
        <w:t xml:space="preserve">,- </w:t>
      </w:r>
      <w:r w:rsidR="007A3015" w:rsidRPr="002E5944">
        <w:rPr>
          <w:rFonts w:hint="cs"/>
          <w:rtl/>
        </w:rPr>
        <w:t xml:space="preserve"> ש</w:t>
      </w:r>
      <w:r w:rsidRPr="002E5944">
        <w:rPr>
          <w:rtl/>
        </w:rPr>
        <w:t xml:space="preserve">שוקי ירושלים </w:t>
      </w:r>
      <w:r w:rsidR="007A3015" w:rsidRPr="002E5944">
        <w:rPr>
          <w:rFonts w:hint="cs"/>
          <w:rtl/>
        </w:rPr>
        <w:t>מתכבדין</w:t>
      </w:r>
      <w:r w:rsidRPr="002E5944">
        <w:rPr>
          <w:rtl/>
        </w:rPr>
        <w:t xml:space="preserve"> בכל יום.</w:t>
      </w:r>
    </w:p>
    <w:p w14:paraId="2C581731" w14:textId="77777777" w:rsidR="002E5944" w:rsidRDefault="00DB7D63" w:rsidP="002E5944">
      <w:pPr>
        <w:pStyle w:val="36"/>
        <w:framePr w:wrap="notBeside"/>
        <w:rPr>
          <w:rStyle w:val="affffd"/>
          <w:rtl/>
        </w:rPr>
      </w:pPr>
      <w:r w:rsidRPr="00DB7D63">
        <w:rPr>
          <w:rStyle w:val="affffd"/>
          <w:rFonts w:hint="cs"/>
          <w:rtl/>
        </w:rPr>
        <w:t>•</w:t>
      </w:r>
      <w:r w:rsidR="00A01BBB" w:rsidRPr="00AC0CB1">
        <w:rPr>
          <w:rStyle w:val="affffd"/>
          <w:rFonts w:hint="cs"/>
          <w:rtl/>
        </w:rPr>
        <w:t xml:space="preserve"> </w:t>
      </w:r>
    </w:p>
    <w:p w14:paraId="0074D81D" w14:textId="1DF71E74" w:rsidR="004F5C08" w:rsidRPr="0065617C" w:rsidRDefault="00E8089F" w:rsidP="00A01BBB">
      <w:pPr>
        <w:rPr>
          <w:spacing w:val="-2"/>
          <w:rtl/>
        </w:rPr>
      </w:pPr>
      <w:r w:rsidRPr="005C3FF1">
        <w:rPr>
          <w:rStyle w:val="afffa"/>
          <w:rtl/>
        </w:rPr>
        <w:t>תיבה שנשתמשו בה מעות חולין</w:t>
      </w:r>
      <w:r w:rsidR="00A01BBB" w:rsidRPr="005C3FF1">
        <w:rPr>
          <w:rStyle w:val="afffa"/>
          <w:rFonts w:hint="cs"/>
          <w:rtl/>
        </w:rPr>
        <w:t xml:space="preserve"> או מעשר</w:t>
      </w:r>
      <w:r w:rsidR="00A01BBB" w:rsidRPr="0065617C">
        <w:rPr>
          <w:rFonts w:hint="cs"/>
          <w:spacing w:val="-2"/>
          <w:rtl/>
        </w:rPr>
        <w:t>-הולכים אחר</w:t>
      </w:r>
      <w:r w:rsidR="004F5C08" w:rsidRPr="0065617C">
        <w:rPr>
          <w:rFonts w:hint="cs"/>
          <w:spacing w:val="-2"/>
          <w:rtl/>
        </w:rPr>
        <w:t xml:space="preserve"> </w:t>
      </w:r>
      <w:r w:rsidR="00A01BBB" w:rsidRPr="0065617C">
        <w:rPr>
          <w:rFonts w:hint="cs"/>
          <w:spacing w:val="-2"/>
          <w:rtl/>
        </w:rPr>
        <w:t>ה</w:t>
      </w:r>
      <w:r w:rsidR="004F5C08" w:rsidRPr="0065617C">
        <w:rPr>
          <w:rFonts w:hint="cs"/>
          <w:spacing w:val="-2"/>
          <w:rtl/>
        </w:rPr>
        <w:t>רוב</w:t>
      </w:r>
      <w:r w:rsidRPr="0065617C">
        <w:rPr>
          <w:spacing w:val="-2"/>
          <w:rtl/>
        </w:rPr>
        <w:t xml:space="preserve"> </w:t>
      </w:r>
    </w:p>
    <w:p w14:paraId="1D9393F9" w14:textId="77777777" w:rsidR="00A01BBB" w:rsidRDefault="004F5C08" w:rsidP="00A01BBB">
      <w:pPr>
        <w:rPr>
          <w:rFonts w:ascii="Fb Fontext" w:hAnsi="Fb Fontext"/>
          <w:rtl/>
        </w:rPr>
      </w:pPr>
      <w:r>
        <w:rPr>
          <w:rFonts w:ascii="Fb Fontext" w:hAnsi="Fb Fontext" w:hint="cs"/>
          <w:rtl/>
        </w:rPr>
        <w:t xml:space="preserve">ולא </w:t>
      </w:r>
      <w:r w:rsidR="00A01BBB">
        <w:rPr>
          <w:rFonts w:ascii="Fb Fontext" w:hAnsi="Fb Fontext" w:hint="cs"/>
          <w:rtl/>
        </w:rPr>
        <w:t xml:space="preserve">אחר </w:t>
      </w:r>
      <w:r>
        <w:rPr>
          <w:rFonts w:ascii="Fb Fontext" w:hAnsi="Fb Fontext" w:hint="cs"/>
          <w:rtl/>
        </w:rPr>
        <w:t xml:space="preserve">בתרא </w:t>
      </w:r>
      <w:r w:rsidRPr="00AC0CB1">
        <w:rPr>
          <w:rStyle w:val="affffd"/>
          <w:rFonts w:hint="cs"/>
          <w:rtl/>
        </w:rPr>
        <w:t>א.</w:t>
      </w:r>
      <w:r w:rsidR="00A01BBB">
        <w:rPr>
          <w:rFonts w:ascii="Fb Fontext" w:hAnsi="Fb Fontext" w:hint="cs"/>
          <w:rtl/>
        </w:rPr>
        <w:t xml:space="preserve"> </w:t>
      </w:r>
      <w:r w:rsidR="00E8089F" w:rsidRPr="007435EB">
        <w:rPr>
          <w:rFonts w:ascii="Fb Fontext" w:hAnsi="Fb Fontext"/>
          <w:rtl/>
        </w:rPr>
        <w:t>לא ידע באיזה השתמש בסוף</w:t>
      </w:r>
    </w:p>
    <w:p w14:paraId="41A07D37" w14:textId="77777777" w:rsidR="00E8089F" w:rsidRPr="0065617C" w:rsidRDefault="004F5C08" w:rsidP="00A01BBB">
      <w:pPr>
        <w:ind w:left="565" w:firstLine="113"/>
        <w:rPr>
          <w:spacing w:val="-2"/>
          <w:rtl/>
        </w:rPr>
      </w:pPr>
      <w:r w:rsidRPr="00AC0CB1">
        <w:rPr>
          <w:rStyle w:val="affffd"/>
          <w:rFonts w:hint="cs"/>
          <w:rtl/>
        </w:rPr>
        <w:t>ב.</w:t>
      </w:r>
      <w:r w:rsidR="00E8089F" w:rsidRPr="0065617C">
        <w:rPr>
          <w:rFonts w:ascii="Fb Fontext" w:hAnsi="Fb Fontext"/>
          <w:spacing w:val="-2"/>
          <w:rtl/>
        </w:rPr>
        <w:t xml:space="preserve"> שנשתמשו בה ציבורין ציבורין</w:t>
      </w:r>
      <w:r w:rsidRPr="0065617C">
        <w:rPr>
          <w:rFonts w:ascii="Fb Fontext" w:hAnsi="Fb Fontext" w:hint="cs"/>
          <w:spacing w:val="-2"/>
          <w:rtl/>
        </w:rPr>
        <w:t xml:space="preserve">, </w:t>
      </w:r>
      <w:r w:rsidRPr="00AC0CB1">
        <w:rPr>
          <w:rStyle w:val="affffd"/>
          <w:rFonts w:hint="cs"/>
          <w:rtl/>
        </w:rPr>
        <w:t>ג.</w:t>
      </w:r>
      <w:r w:rsidRPr="0065617C">
        <w:rPr>
          <w:rFonts w:ascii="Fb Fontext" w:hAnsi="Fb Fontext" w:hint="cs"/>
          <w:spacing w:val="-2"/>
          <w:rtl/>
        </w:rPr>
        <w:t xml:space="preserve"> </w:t>
      </w:r>
      <w:r w:rsidRPr="0065617C">
        <w:rPr>
          <w:rFonts w:hint="cs"/>
          <w:spacing w:val="-2"/>
          <w:rtl/>
        </w:rPr>
        <w:t xml:space="preserve">נמצא </w:t>
      </w:r>
      <w:r w:rsidR="00E8089F" w:rsidRPr="0065617C">
        <w:rPr>
          <w:spacing w:val="-2"/>
          <w:rtl/>
        </w:rPr>
        <w:t>בגומא.</w:t>
      </w:r>
    </w:p>
    <w:p w14:paraId="44F09071" w14:textId="5CD0FE86" w:rsidR="00E8089F" w:rsidRPr="007435EB" w:rsidRDefault="00F47631" w:rsidP="00F47631">
      <w:pPr>
        <w:pStyle w:val="affd"/>
        <w:rPr>
          <w:bCs/>
          <w:rtl/>
        </w:rPr>
      </w:pPr>
      <w:r>
        <w:rPr>
          <w:rFonts w:hint="cs"/>
          <w:rtl/>
        </w:rPr>
        <w:t>***</w:t>
      </w:r>
    </w:p>
    <w:p w14:paraId="5BE21EF5" w14:textId="77777777" w:rsidR="00E8089F" w:rsidRPr="007435EB" w:rsidRDefault="00E8089F" w:rsidP="005C3FF1">
      <w:pPr>
        <w:pStyle w:val="afff"/>
        <w:framePr w:wrap="around"/>
        <w:rPr>
          <w:rtl/>
        </w:rPr>
      </w:pPr>
      <w:r w:rsidRPr="007435EB">
        <w:rPr>
          <w:rFonts w:hint="cs"/>
          <w:rtl/>
        </w:rPr>
        <w:t>ז</w:t>
      </w:r>
      <w:r w:rsidR="0085378A">
        <w:rPr>
          <w:rFonts w:hint="cs"/>
          <w:rtl/>
        </w:rPr>
        <w:t>:</w:t>
      </w:r>
    </w:p>
    <w:p w14:paraId="0A789592" w14:textId="77777777" w:rsidR="002E5944" w:rsidRDefault="00E8089F" w:rsidP="002E5944">
      <w:pPr>
        <w:pStyle w:val="36"/>
        <w:framePr w:wrap="notBeside"/>
        <w:rPr>
          <w:rtl/>
        </w:rPr>
      </w:pPr>
      <w:r w:rsidRPr="00B53A81">
        <w:rPr>
          <w:rStyle w:val="affffd"/>
          <w:rtl/>
        </w:rPr>
        <w:t>ר"י:</w:t>
      </w:r>
      <w:r w:rsidRPr="007435EB">
        <w:rPr>
          <w:rtl/>
        </w:rPr>
        <w:t xml:space="preserve"> </w:t>
      </w:r>
    </w:p>
    <w:p w14:paraId="0CCA8A07" w14:textId="1C628442" w:rsidR="00E8089F" w:rsidRPr="007435EB" w:rsidRDefault="00E8089F" w:rsidP="002E5944">
      <w:pPr>
        <w:pStyle w:val="afffff0"/>
        <w:rPr>
          <w:rFonts w:cs="Guttman Vilna"/>
          <w:rtl/>
        </w:rPr>
      </w:pPr>
      <w:r w:rsidRPr="002E5944">
        <w:rPr>
          <w:rtl/>
        </w:rPr>
        <w:t>הבודק צריך שיברך</w:t>
      </w:r>
      <w:r w:rsidR="00B53A81">
        <w:rPr>
          <w:rtl/>
        </w:rPr>
        <w:t>.</w:t>
      </w:r>
    </w:p>
    <w:p w14:paraId="511DED08" w14:textId="77777777" w:rsidR="00E8089F" w:rsidRPr="007435EB" w:rsidRDefault="00E8089F" w:rsidP="00A01BBB">
      <w:pPr>
        <w:rPr>
          <w:rFonts w:cs="Guttman Vilna"/>
          <w:b/>
          <w:bCs/>
          <w:rtl/>
        </w:rPr>
      </w:pPr>
      <w:r w:rsidRPr="00B53A81">
        <w:rPr>
          <w:rStyle w:val="affffd"/>
          <w:rtl/>
        </w:rPr>
        <w:lastRenderedPageBreak/>
        <w:t>רב פפי מרבא:</w:t>
      </w:r>
      <w:r w:rsidRPr="007435EB">
        <w:rPr>
          <w:rtl/>
        </w:rPr>
        <w:t xml:space="preserve"> </w:t>
      </w:r>
      <w:r w:rsidRPr="005C3FF1">
        <w:rPr>
          <w:rStyle w:val="afffa"/>
          <w:rtl/>
        </w:rPr>
        <w:t>לבער</w:t>
      </w:r>
      <w:r w:rsidRPr="007435EB">
        <w:rPr>
          <w:rtl/>
        </w:rPr>
        <w:t xml:space="preserve"> חמץ.</w:t>
      </w:r>
      <w:r w:rsidR="00A01BBB">
        <w:rPr>
          <w:rFonts w:cs="Guttman Vilna" w:hint="cs"/>
          <w:b/>
          <w:bCs/>
          <w:rtl/>
        </w:rPr>
        <w:t xml:space="preserve">   </w:t>
      </w:r>
      <w:r w:rsidR="00A01BBB">
        <w:rPr>
          <w:rStyle w:val="affffd"/>
          <w:rFonts w:hint="cs"/>
          <w:rtl/>
        </w:rPr>
        <w:t xml:space="preserve">   </w:t>
      </w:r>
      <w:r w:rsidR="00B53A81" w:rsidRPr="00B53A81">
        <w:rPr>
          <w:rStyle w:val="affffd"/>
          <w:rtl/>
        </w:rPr>
        <w:t>ר</w:t>
      </w:r>
      <w:r w:rsidR="00B53A81" w:rsidRPr="00B53A81">
        <w:rPr>
          <w:rStyle w:val="affffd"/>
          <w:rFonts w:hint="cs"/>
          <w:rtl/>
        </w:rPr>
        <w:t>ב פפא</w:t>
      </w:r>
      <w:r w:rsidRPr="00B53A81">
        <w:rPr>
          <w:rStyle w:val="affffd"/>
          <w:rtl/>
        </w:rPr>
        <w:t xml:space="preserve"> </w:t>
      </w:r>
      <w:r w:rsidR="00B53A81" w:rsidRPr="00B53A81">
        <w:rPr>
          <w:rStyle w:val="affffd"/>
          <w:rFonts w:hint="cs"/>
          <w:rtl/>
        </w:rPr>
        <w:t>מ</w:t>
      </w:r>
      <w:r w:rsidRPr="00B53A81">
        <w:rPr>
          <w:rStyle w:val="affffd"/>
          <w:rtl/>
        </w:rPr>
        <w:t>רבא:</w:t>
      </w:r>
      <w:r w:rsidRPr="007435EB">
        <w:rPr>
          <w:rtl/>
        </w:rPr>
        <w:t xml:space="preserve"> </w:t>
      </w:r>
      <w:r w:rsidRPr="005C3FF1">
        <w:rPr>
          <w:rStyle w:val="afffa"/>
          <w:rtl/>
        </w:rPr>
        <w:t>על ביעור</w:t>
      </w:r>
      <w:r w:rsidRPr="007435EB">
        <w:rPr>
          <w:rtl/>
        </w:rPr>
        <w:t xml:space="preserve"> חמץ.</w:t>
      </w:r>
    </w:p>
    <w:p w14:paraId="041B387B" w14:textId="77777777" w:rsidR="00B53A81" w:rsidRPr="0065617C" w:rsidRDefault="00E8089F" w:rsidP="00A01BBB">
      <w:pPr>
        <w:rPr>
          <w:spacing w:val="-8"/>
          <w:rtl/>
        </w:rPr>
      </w:pPr>
      <w:r w:rsidRPr="005C3FF1">
        <w:rPr>
          <w:rStyle w:val="afffa"/>
          <w:rtl/>
        </w:rPr>
        <w:t>לבער</w:t>
      </w:r>
      <w:r w:rsidRPr="0065617C">
        <w:rPr>
          <w:spacing w:val="-8"/>
          <w:rtl/>
        </w:rPr>
        <w:t xml:space="preserve"> </w:t>
      </w:r>
      <w:r w:rsidR="00B53A81" w:rsidRPr="0065617C">
        <w:rPr>
          <w:rStyle w:val="affffd"/>
          <w:rFonts w:hint="cs"/>
          <w:spacing w:val="-8"/>
          <w:rtl/>
        </w:rPr>
        <w:t>כו"ע</w:t>
      </w:r>
      <w:r w:rsidR="00B53A81" w:rsidRPr="0065617C">
        <w:rPr>
          <w:rFonts w:hint="cs"/>
          <w:b/>
          <w:spacing w:val="-8"/>
          <w:rtl/>
        </w:rPr>
        <w:t xml:space="preserve"> </w:t>
      </w:r>
      <w:r w:rsidRPr="0065617C">
        <w:rPr>
          <w:spacing w:val="-8"/>
          <w:rtl/>
        </w:rPr>
        <w:t>להבא משמע.</w:t>
      </w:r>
      <w:r w:rsidR="00A01BBB" w:rsidRPr="005C3FF1">
        <w:rPr>
          <w:rStyle w:val="afffa"/>
          <w:rFonts w:hint="cs"/>
          <w:rtl/>
        </w:rPr>
        <w:t xml:space="preserve"> </w:t>
      </w:r>
      <w:r w:rsidRPr="005C3FF1">
        <w:rPr>
          <w:rStyle w:val="afffa"/>
          <w:rtl/>
        </w:rPr>
        <w:t>על ביעור</w:t>
      </w:r>
      <w:r w:rsidR="00B53A81" w:rsidRPr="0065617C">
        <w:rPr>
          <w:rFonts w:hint="cs"/>
          <w:spacing w:val="-8"/>
          <w:rtl/>
        </w:rPr>
        <w:t xml:space="preserve"> </w:t>
      </w:r>
      <w:r w:rsidR="00A01BBB" w:rsidRPr="0065617C">
        <w:rPr>
          <w:rStyle w:val="affffd"/>
          <w:rFonts w:hint="cs"/>
          <w:spacing w:val="-8"/>
          <w:rtl/>
        </w:rPr>
        <w:t>חלקו</w:t>
      </w:r>
      <w:r w:rsidR="00B53A81" w:rsidRPr="0065617C">
        <w:rPr>
          <w:rFonts w:hint="cs"/>
          <w:spacing w:val="-8"/>
          <w:rtl/>
        </w:rPr>
        <w:t xml:space="preserve"> אי מ</w:t>
      </w:r>
      <w:r w:rsidR="00A01BBB" w:rsidRPr="0065617C">
        <w:rPr>
          <w:rFonts w:hint="cs"/>
          <w:spacing w:val="-8"/>
          <w:rtl/>
        </w:rPr>
        <w:t xml:space="preserve">תחילה או להבא </w:t>
      </w:r>
      <w:r w:rsidR="00B53A81" w:rsidRPr="0065617C">
        <w:rPr>
          <w:rFonts w:hint="cs"/>
          <w:spacing w:val="-8"/>
          <w:rtl/>
        </w:rPr>
        <w:t>משמע,</w:t>
      </w:r>
    </w:p>
    <w:p w14:paraId="385868A3" w14:textId="77777777" w:rsidR="002E5944" w:rsidRPr="002E5944" w:rsidRDefault="00E8089F" w:rsidP="002E5944">
      <w:pPr>
        <w:pStyle w:val="36"/>
        <w:framePr w:wrap="notBeside"/>
        <w:rPr>
          <w:rtl/>
        </w:rPr>
      </w:pPr>
      <w:r w:rsidRPr="002E5944">
        <w:rPr>
          <w:rtl/>
        </w:rPr>
        <w:t xml:space="preserve">והלכתא כר"פ </w:t>
      </w:r>
    </w:p>
    <w:p w14:paraId="235281BB" w14:textId="3A826B3A" w:rsidR="00E8089F" w:rsidRPr="007435EB" w:rsidRDefault="00E8089F" w:rsidP="002E5944">
      <w:pPr>
        <w:spacing w:after="60"/>
        <w:rPr>
          <w:rtl/>
        </w:rPr>
      </w:pPr>
      <w:r w:rsidRPr="002E5944">
        <w:rPr>
          <w:rStyle w:val="afffa"/>
          <w:rtl/>
        </w:rPr>
        <w:t>דעל ביעור חמץ.</w:t>
      </w:r>
    </w:p>
    <w:p w14:paraId="1D768D9D" w14:textId="77777777" w:rsidR="002E5944" w:rsidRDefault="00034AC8" w:rsidP="002E5944">
      <w:pPr>
        <w:pStyle w:val="36"/>
        <w:framePr w:wrap="notBeside"/>
        <w:rPr>
          <w:rtl/>
        </w:rPr>
      </w:pPr>
      <w:r w:rsidRPr="009037B5">
        <w:rPr>
          <w:rStyle w:val="affffd"/>
          <w:rFonts w:hint="cs"/>
          <w:rtl/>
        </w:rPr>
        <w:t>לרב פפי</w:t>
      </w:r>
      <w:r w:rsidR="00190832">
        <w:rPr>
          <w:rStyle w:val="affffd"/>
          <w:rFonts w:hint="cs"/>
          <w:rtl/>
        </w:rPr>
        <w:t>:</w:t>
      </w:r>
      <w:r w:rsidRPr="009037B5">
        <w:rPr>
          <w:rStyle w:val="affffd"/>
          <w:rFonts w:hint="cs"/>
          <w:rtl/>
        </w:rPr>
        <w:t xml:space="preserve"> </w:t>
      </w:r>
    </w:p>
    <w:p w14:paraId="2F479B81" w14:textId="1CC71B7F" w:rsidR="00A01BBB" w:rsidRDefault="00034AC8" w:rsidP="002E5944">
      <w:pPr>
        <w:rPr>
          <w:rtl/>
        </w:rPr>
      </w:pPr>
      <w:r>
        <w:rPr>
          <w:rFonts w:hint="cs"/>
          <w:rtl/>
        </w:rPr>
        <w:t xml:space="preserve">מה שמברך וצונו </w:t>
      </w:r>
      <w:r w:rsidRPr="005C3FF1">
        <w:rPr>
          <w:rStyle w:val="afffa"/>
          <w:rFonts w:hint="cs"/>
          <w:rtl/>
        </w:rPr>
        <w:t>על המילה</w:t>
      </w:r>
    </w:p>
    <w:p w14:paraId="69258305" w14:textId="77777777" w:rsidR="00E8089F" w:rsidRPr="007435EB" w:rsidRDefault="00034AC8" w:rsidP="002E5944">
      <w:pPr>
        <w:spacing w:after="60"/>
        <w:rPr>
          <w:rtl/>
        </w:rPr>
      </w:pPr>
      <w:r>
        <w:rPr>
          <w:rFonts w:hint="cs"/>
          <w:rtl/>
        </w:rPr>
        <w:t xml:space="preserve">- </w:t>
      </w:r>
      <w:r w:rsidR="00E8089F" w:rsidRPr="007435EB">
        <w:rPr>
          <w:rtl/>
        </w:rPr>
        <w:t>דא"א שיאמר למול כשלא נצטוה.</w:t>
      </w:r>
      <w:r>
        <w:rPr>
          <w:rFonts w:hint="cs"/>
          <w:rtl/>
        </w:rPr>
        <w:t xml:space="preserve"> אבל האב מברך למול. </w:t>
      </w:r>
    </w:p>
    <w:p w14:paraId="36D55D65" w14:textId="77777777" w:rsidR="002E5944" w:rsidRDefault="00DB7D63" w:rsidP="002E5944">
      <w:pPr>
        <w:pStyle w:val="36"/>
        <w:framePr w:wrap="notBeside"/>
        <w:rPr>
          <w:rStyle w:val="affffd"/>
          <w:rtl/>
        </w:rPr>
      </w:pPr>
      <w:r w:rsidRPr="00DB7D63">
        <w:rPr>
          <w:rStyle w:val="affffd"/>
          <w:rFonts w:hint="cs"/>
          <w:rtl/>
        </w:rPr>
        <w:t>•</w:t>
      </w:r>
      <w:r w:rsidR="00A01BBB" w:rsidRPr="00AC0CB1">
        <w:rPr>
          <w:rStyle w:val="affffd"/>
          <w:rFonts w:hint="cs"/>
          <w:rtl/>
        </w:rPr>
        <w:t xml:space="preserve"> </w:t>
      </w:r>
    </w:p>
    <w:p w14:paraId="5F204AE1" w14:textId="0A2E8C9F" w:rsidR="00A01BBB" w:rsidRDefault="00034AC8" w:rsidP="002E5944">
      <w:pPr>
        <w:rPr>
          <w:rtl/>
        </w:rPr>
      </w:pPr>
      <w:r w:rsidRPr="005C3FF1">
        <w:rPr>
          <w:rStyle w:val="afffa"/>
          <w:rFonts w:hint="cs"/>
          <w:rtl/>
        </w:rPr>
        <w:t>בשחיטה</w:t>
      </w:r>
      <w:r>
        <w:rPr>
          <w:rFonts w:hint="cs"/>
          <w:rtl/>
        </w:rPr>
        <w:t xml:space="preserve"> מברך </w:t>
      </w:r>
      <w:r w:rsidR="00E8089F" w:rsidRPr="007435EB">
        <w:rPr>
          <w:rtl/>
        </w:rPr>
        <w:t xml:space="preserve">וצונו </w:t>
      </w:r>
      <w:r w:rsidR="00E8089F" w:rsidRPr="005C3FF1">
        <w:rPr>
          <w:rStyle w:val="afffa"/>
          <w:rtl/>
        </w:rPr>
        <w:t>על</w:t>
      </w:r>
      <w:r>
        <w:rPr>
          <w:rtl/>
        </w:rPr>
        <w:t xml:space="preserve"> השחיטה</w:t>
      </w:r>
      <w:r w:rsidR="00E8089F" w:rsidRPr="007435EB">
        <w:rPr>
          <w:rtl/>
        </w:rPr>
        <w:t xml:space="preserve"> </w:t>
      </w:r>
    </w:p>
    <w:p w14:paraId="74E58170" w14:textId="77777777" w:rsidR="00E8089F" w:rsidRPr="007435EB" w:rsidRDefault="00034AC8" w:rsidP="00A01BBB">
      <w:pPr>
        <w:ind w:firstLine="113"/>
        <w:rPr>
          <w:rtl/>
        </w:rPr>
      </w:pPr>
      <w:r>
        <w:rPr>
          <w:rFonts w:hint="cs"/>
          <w:rtl/>
        </w:rPr>
        <w:t>-ד</w:t>
      </w:r>
      <w:r w:rsidR="00E8089F" w:rsidRPr="007435EB">
        <w:rPr>
          <w:rtl/>
        </w:rPr>
        <w:t>א"א לומר לשחוט כשלא נצטווה</w:t>
      </w:r>
      <w:r>
        <w:rPr>
          <w:rFonts w:hint="cs"/>
          <w:rtl/>
        </w:rPr>
        <w:t>,</w:t>
      </w:r>
      <w:r w:rsidR="00E8089F" w:rsidRPr="007435EB">
        <w:rPr>
          <w:rtl/>
        </w:rPr>
        <w:t xml:space="preserve"> משא"כ פסח וקדשים.</w:t>
      </w:r>
    </w:p>
    <w:p w14:paraId="7DACE84C" w14:textId="77777777" w:rsidR="002E5944" w:rsidRDefault="00DB7D63" w:rsidP="002E5944">
      <w:pPr>
        <w:pStyle w:val="36"/>
        <w:framePr w:wrap="notBeside"/>
        <w:rPr>
          <w:rStyle w:val="affffd"/>
          <w:rtl/>
        </w:rPr>
      </w:pPr>
      <w:r w:rsidRPr="00DB7D63">
        <w:rPr>
          <w:rStyle w:val="affffd"/>
          <w:rFonts w:hint="cs"/>
          <w:rtl/>
        </w:rPr>
        <w:t>•</w:t>
      </w:r>
    </w:p>
    <w:p w14:paraId="23A38E84" w14:textId="544E9123" w:rsidR="00E8089F" w:rsidRPr="007435EB" w:rsidRDefault="00A01BBB" w:rsidP="002E5944">
      <w:pPr>
        <w:rPr>
          <w:rtl/>
        </w:rPr>
      </w:pPr>
      <w:r w:rsidRPr="005C3FF1">
        <w:rPr>
          <w:rStyle w:val="afffa"/>
          <w:rFonts w:hint="cs"/>
          <w:rtl/>
        </w:rPr>
        <w:t>נוטל לולב</w:t>
      </w:r>
      <w:r>
        <w:rPr>
          <w:rFonts w:ascii="Fb Fontext" w:hAnsi="Fb Fontext" w:hint="cs"/>
          <w:rtl/>
        </w:rPr>
        <w:t xml:space="preserve"> לצאת בו</w:t>
      </w:r>
      <w:r w:rsidR="00E8089F" w:rsidRPr="007435EB">
        <w:rPr>
          <w:rtl/>
        </w:rPr>
        <w:t xml:space="preserve"> </w:t>
      </w:r>
      <w:r w:rsidR="00034AC8">
        <w:rPr>
          <w:rFonts w:hint="cs"/>
          <w:rtl/>
        </w:rPr>
        <w:t>מברך</w:t>
      </w:r>
      <w:r w:rsidR="00E8089F" w:rsidRPr="007435EB">
        <w:rPr>
          <w:rtl/>
        </w:rPr>
        <w:t xml:space="preserve"> על נטילת לולב. </w:t>
      </w:r>
      <w:r>
        <w:rPr>
          <w:rFonts w:hint="cs"/>
          <w:rtl/>
        </w:rPr>
        <w:t>ש</w:t>
      </w:r>
      <w:r w:rsidR="00027AFF">
        <w:rPr>
          <w:rFonts w:hint="cs"/>
          <w:rtl/>
        </w:rPr>
        <w:t xml:space="preserve">בהגבהתו יצא בו </w:t>
      </w:r>
    </w:p>
    <w:p w14:paraId="549F15EC" w14:textId="77777777" w:rsidR="00190832" w:rsidRPr="009A151F" w:rsidRDefault="00E8089F" w:rsidP="00A01BBB">
      <w:pPr>
        <w:pStyle w:val="afffff5"/>
        <w:ind w:left="113" w:firstLine="113"/>
        <w:rPr>
          <w:b/>
          <w:bCs/>
          <w:rtl/>
        </w:rPr>
      </w:pPr>
      <w:r w:rsidRPr="009A151F">
        <w:rPr>
          <w:b/>
          <w:bCs/>
          <w:rtl/>
        </w:rPr>
        <w:t>והך</w:t>
      </w:r>
      <w:r w:rsidRPr="007435EB">
        <w:rPr>
          <w:rtl/>
        </w:rPr>
        <w:t xml:space="preserve"> לצאת בו</w:t>
      </w:r>
      <w:r w:rsidR="00190832">
        <w:rPr>
          <w:rFonts w:hint="cs"/>
          <w:rtl/>
        </w:rPr>
        <w:t>-</w:t>
      </w:r>
      <w:r w:rsidRPr="007435EB">
        <w:rPr>
          <w:rtl/>
        </w:rPr>
        <w:t xml:space="preserve"> </w:t>
      </w:r>
      <w:r w:rsidR="00027AFF">
        <w:rPr>
          <w:rFonts w:hint="cs"/>
          <w:rtl/>
        </w:rPr>
        <w:t xml:space="preserve"> משום סיפא דנכנס לסוכה לישב בה</w:t>
      </w:r>
    </w:p>
    <w:p w14:paraId="7618F2DF" w14:textId="47AFCBBD" w:rsidR="00A01BBB" w:rsidRPr="00AC0CB1" w:rsidRDefault="00E8089F" w:rsidP="00A01BBB">
      <w:pPr>
        <w:pStyle w:val="afffff0"/>
        <w:rPr>
          <w:rStyle w:val="affffd"/>
          <w:rtl/>
        </w:rPr>
      </w:pPr>
      <w:r w:rsidRPr="009A151F">
        <w:rPr>
          <w:rtl/>
        </w:rPr>
        <w:t>כל המצות מברך עובר לעשייתן.</w:t>
      </w:r>
      <w:r w:rsidR="00A01BBB">
        <w:rPr>
          <w:rFonts w:hint="cs"/>
          <w:rtl/>
        </w:rPr>
        <w:t xml:space="preserve"> </w:t>
      </w:r>
      <w:r w:rsidR="00027AFF">
        <w:rPr>
          <w:rFonts w:hint="cs"/>
          <w:rtl/>
        </w:rPr>
        <w:t xml:space="preserve">לשון הקדמה </w:t>
      </w:r>
      <w:r w:rsidR="002E5944" w:rsidRPr="002E5944">
        <w:rPr>
          <w:rStyle w:val="affffff0"/>
          <w:rFonts w:hint="cs"/>
          <w:rtl/>
        </w:rPr>
        <w:t>ג</w:t>
      </w:r>
    </w:p>
    <w:p w14:paraId="362A43AF" w14:textId="77777777" w:rsidR="00E8089F" w:rsidRPr="007435EB" w:rsidRDefault="00027AFF" w:rsidP="00A01BBB">
      <w:pPr>
        <w:rPr>
          <w:rFonts w:cs="Guttman Vilna"/>
          <w:b/>
          <w:bCs/>
          <w:i/>
          <w:iCs/>
          <w:rtl/>
        </w:rPr>
      </w:pPr>
      <w:r w:rsidRPr="00AC0CB1">
        <w:rPr>
          <w:rStyle w:val="affffd"/>
          <w:rFonts w:hint="cs"/>
          <w:rtl/>
        </w:rPr>
        <w:t>א.</w:t>
      </w:r>
      <w:r>
        <w:rPr>
          <w:rFonts w:hint="cs"/>
          <w:rtl/>
        </w:rPr>
        <w:t xml:space="preserve"> </w:t>
      </w:r>
      <w:r w:rsidR="00E8089F" w:rsidRPr="00AC0CB1">
        <w:rPr>
          <w:rStyle w:val="af2"/>
          <w:rtl/>
        </w:rPr>
        <w:t>ויעבר את הכושי.</w:t>
      </w:r>
      <w:r w:rsidR="00190832">
        <w:rPr>
          <w:rFonts w:cs="Guttman Vilna" w:hint="cs"/>
          <w:b/>
          <w:bCs/>
          <w:rtl/>
        </w:rPr>
        <w:t xml:space="preserve"> </w:t>
      </w:r>
      <w:r w:rsidRPr="00AC0CB1">
        <w:rPr>
          <w:rStyle w:val="affffd"/>
          <w:rFonts w:hint="cs"/>
          <w:rtl/>
        </w:rPr>
        <w:t>ב.</w:t>
      </w:r>
      <w:r w:rsidR="00E8089F" w:rsidRPr="00AC0CB1">
        <w:rPr>
          <w:rStyle w:val="af2"/>
          <w:rtl/>
        </w:rPr>
        <w:t xml:space="preserve"> עבר לפניהם.</w:t>
      </w:r>
      <w:r w:rsidR="00E8089F" w:rsidRPr="007435EB">
        <w:rPr>
          <w:rtl/>
        </w:rPr>
        <w:t xml:space="preserve"> </w:t>
      </w:r>
      <w:r w:rsidR="00E8089F" w:rsidRPr="00AC0CB1">
        <w:rPr>
          <w:rStyle w:val="affffd"/>
          <w:rFonts w:hint="cs"/>
          <w:rtl/>
        </w:rPr>
        <w:t>ג.</w:t>
      </w:r>
      <w:r w:rsidR="00E8089F" w:rsidRPr="007435EB">
        <w:rPr>
          <w:rFonts w:hint="cs"/>
          <w:rtl/>
        </w:rPr>
        <w:t xml:space="preserve"> </w:t>
      </w:r>
      <w:r w:rsidR="00E8089F" w:rsidRPr="00AC0CB1">
        <w:rPr>
          <w:rStyle w:val="af2"/>
          <w:rtl/>
        </w:rPr>
        <w:t>ויעבר מלכם לפניהם</w:t>
      </w:r>
      <w:r w:rsidR="00E8089F" w:rsidRPr="007435EB">
        <w:rPr>
          <w:i/>
          <w:iCs/>
          <w:rtl/>
        </w:rPr>
        <w:t>.</w:t>
      </w:r>
    </w:p>
    <w:p w14:paraId="2D04D970" w14:textId="77777777" w:rsidR="002E5944" w:rsidRDefault="00E8089F" w:rsidP="002E5944">
      <w:pPr>
        <w:pStyle w:val="36"/>
        <w:framePr w:wrap="notBeside"/>
        <w:rPr>
          <w:rtl/>
        </w:rPr>
      </w:pPr>
      <w:r w:rsidRPr="00317FF7">
        <w:rPr>
          <w:rStyle w:val="affffd"/>
          <w:spacing w:val="-8"/>
          <w:rtl/>
        </w:rPr>
        <w:t>בי רב:</w:t>
      </w:r>
      <w:r w:rsidRPr="00317FF7">
        <w:rPr>
          <w:rtl/>
        </w:rPr>
        <w:t xml:space="preserve"> </w:t>
      </w:r>
    </w:p>
    <w:p w14:paraId="0E734EFE" w14:textId="146976F2" w:rsidR="00E8089F" w:rsidRPr="002E5944" w:rsidRDefault="00E8089F" w:rsidP="009037B5">
      <w:pPr>
        <w:rPr>
          <w:spacing w:val="-4"/>
          <w:rtl/>
        </w:rPr>
      </w:pPr>
      <w:r w:rsidRPr="002E5944">
        <w:rPr>
          <w:spacing w:val="-4"/>
          <w:rtl/>
        </w:rPr>
        <w:t>חוץ מ</w:t>
      </w:r>
      <w:r w:rsidR="009037B5" w:rsidRPr="002E5944">
        <w:rPr>
          <w:rFonts w:hint="cs"/>
          <w:spacing w:val="-4"/>
          <w:rtl/>
        </w:rPr>
        <w:t>יורד ל</w:t>
      </w:r>
      <w:r w:rsidR="00A02C2B" w:rsidRPr="002E5944">
        <w:rPr>
          <w:rFonts w:hint="cs"/>
          <w:spacing w:val="-4"/>
          <w:rtl/>
        </w:rPr>
        <w:t>ט</w:t>
      </w:r>
      <w:r w:rsidRPr="002E5944">
        <w:rPr>
          <w:spacing w:val="-4"/>
          <w:rtl/>
        </w:rPr>
        <w:t xml:space="preserve">בילה </w:t>
      </w:r>
      <w:r w:rsidR="00A02C2B" w:rsidRPr="002E5944">
        <w:rPr>
          <w:rFonts w:hint="cs"/>
          <w:spacing w:val="-4"/>
          <w:rtl/>
        </w:rPr>
        <w:t xml:space="preserve">דעדיין </w:t>
      </w:r>
      <w:r w:rsidRPr="002E5944">
        <w:rPr>
          <w:spacing w:val="-4"/>
          <w:rtl/>
        </w:rPr>
        <w:t xml:space="preserve">לא </w:t>
      </w:r>
      <w:r w:rsidR="009037B5" w:rsidRPr="002E5944">
        <w:rPr>
          <w:rFonts w:hint="cs"/>
          <w:spacing w:val="-4"/>
          <w:rtl/>
        </w:rPr>
        <w:t>יכול,</w:t>
      </w:r>
      <w:r w:rsidRPr="002E5944">
        <w:rPr>
          <w:spacing w:val="-4"/>
          <w:rtl/>
        </w:rPr>
        <w:t xml:space="preserve"> ובעלייתו </w:t>
      </w:r>
      <w:r w:rsidR="00A02C2B" w:rsidRPr="002E5944">
        <w:rPr>
          <w:rFonts w:hint="cs"/>
          <w:spacing w:val="-4"/>
          <w:rtl/>
        </w:rPr>
        <w:t>מברך על הטבילה</w:t>
      </w:r>
      <w:r w:rsidRPr="002E5944">
        <w:rPr>
          <w:spacing w:val="-4"/>
          <w:rtl/>
        </w:rPr>
        <w:t>.</w:t>
      </w:r>
    </w:p>
    <w:p w14:paraId="78AA2583" w14:textId="77777777" w:rsidR="00E8089F" w:rsidRPr="00190832" w:rsidRDefault="00A01BBB" w:rsidP="00190832">
      <w:pPr>
        <w:pStyle w:val="afffd"/>
        <w:rPr>
          <w:rtl/>
        </w:rPr>
      </w:pPr>
      <w:ins w:id="9803" w:author="מספור קטעי משנה" w:date="2026-10-06T06:45:41Z">
        <w:r>
          <w:rPr>
            <w:rStyle w:val="MisparKeta"/>
          </w:rPr>
          <w:t xml:space="preserve">ג. </w:t>
        </w:r>
      </w:ins>
      <w:r>
        <w:rPr>
          <w:rFonts w:hint="cs"/>
          <w:rtl/>
        </w:rPr>
        <w:t xml:space="preserve">בודקין </w:t>
      </w:r>
      <w:r w:rsidR="00E8089F" w:rsidRPr="00190832">
        <w:rPr>
          <w:rtl/>
        </w:rPr>
        <w:t>לאור הנר וכו'.</w:t>
      </w:r>
    </w:p>
    <w:p w14:paraId="053EC1D2" w14:textId="77777777" w:rsidR="002E5944" w:rsidRDefault="00E8089F" w:rsidP="002E5944">
      <w:pPr>
        <w:pStyle w:val="36"/>
        <w:framePr w:wrap="notBeside"/>
        <w:rPr>
          <w:rFonts w:ascii="Fb Fontext" w:hAnsi="Fb Fontext"/>
          <w:rtl/>
        </w:rPr>
      </w:pPr>
      <w:r w:rsidRPr="00AB09D2">
        <w:rPr>
          <w:rStyle w:val="affffd"/>
          <w:spacing w:val="-4"/>
          <w:rtl/>
        </w:rPr>
        <w:t>ר"ח</w:t>
      </w:r>
      <w:r w:rsidR="00190832" w:rsidRPr="00AB09D2">
        <w:rPr>
          <w:rStyle w:val="affffd"/>
          <w:rFonts w:hint="cs"/>
          <w:spacing w:val="-4"/>
          <w:rtl/>
        </w:rPr>
        <w:t>:</w:t>
      </w:r>
    </w:p>
    <w:p w14:paraId="326DF81E" w14:textId="6C8C6422" w:rsidR="00E8089F" w:rsidRPr="00AB09D2" w:rsidRDefault="00E8089F" w:rsidP="00190832">
      <w:pPr>
        <w:rPr>
          <w:spacing w:val="-4"/>
          <w:rtl/>
        </w:rPr>
      </w:pPr>
      <w:r w:rsidRPr="00AB09D2">
        <w:rPr>
          <w:spacing w:val="-4"/>
          <w:rtl/>
        </w:rPr>
        <w:t>מציאה ממציאה</w:t>
      </w:r>
      <w:r w:rsidRPr="00AC0CB1">
        <w:rPr>
          <w:rStyle w:val="af2"/>
          <w:rtl/>
        </w:rPr>
        <w:t xml:space="preserve"> </w:t>
      </w:r>
      <w:r w:rsidR="002E5944">
        <w:rPr>
          <w:rStyle w:val="af2"/>
          <w:rtl/>
        </w:rPr>
        <w:tab/>
      </w:r>
      <w:r w:rsidR="002E5944">
        <w:rPr>
          <w:rStyle w:val="af2"/>
          <w:rtl/>
        </w:rPr>
        <w:tab/>
      </w:r>
      <w:r w:rsidR="002E5944">
        <w:rPr>
          <w:rStyle w:val="af2"/>
          <w:rtl/>
        </w:rPr>
        <w:tab/>
      </w:r>
      <w:r w:rsidR="002E5944">
        <w:rPr>
          <w:rStyle w:val="af2"/>
          <w:rtl/>
        </w:rPr>
        <w:tab/>
      </w:r>
      <w:r w:rsidRPr="00AC0CB1">
        <w:rPr>
          <w:rStyle w:val="af2"/>
          <w:rtl/>
        </w:rPr>
        <w:t>לא</w:t>
      </w:r>
      <w:r w:rsidR="00190832" w:rsidRPr="00AC0CB1">
        <w:rPr>
          <w:rStyle w:val="af2"/>
          <w:rtl/>
        </w:rPr>
        <w:t xml:space="preserve"> ימצא בבתיכם</w:t>
      </w:r>
      <w:r w:rsidR="00190832" w:rsidRPr="00AC0CB1">
        <w:rPr>
          <w:rStyle w:val="af2"/>
          <w:rFonts w:hint="cs"/>
          <w:rtl/>
        </w:rPr>
        <w:t>,</w:t>
      </w:r>
      <w:r w:rsidRPr="00AC0CB1">
        <w:rPr>
          <w:rStyle w:val="af2"/>
          <w:rtl/>
        </w:rPr>
        <w:t xml:space="preserve"> </w:t>
      </w:r>
      <w:r w:rsidR="00190832" w:rsidRPr="00AC0CB1">
        <w:rPr>
          <w:rStyle w:val="af2"/>
          <w:rFonts w:hint="cs"/>
          <w:rtl/>
        </w:rPr>
        <w:t xml:space="preserve"> ובקטן </w:t>
      </w:r>
      <w:r w:rsidR="00190832" w:rsidRPr="00AC0CB1">
        <w:rPr>
          <w:rStyle w:val="af2"/>
          <w:rtl/>
        </w:rPr>
        <w:t>כלה וימצא</w:t>
      </w:r>
      <w:r w:rsidRPr="00AC0CB1">
        <w:rPr>
          <w:rStyle w:val="af2"/>
          <w:rtl/>
        </w:rPr>
        <w:t>.</w:t>
      </w:r>
    </w:p>
    <w:p w14:paraId="3FD47589" w14:textId="418FC40D" w:rsidR="00190832" w:rsidRDefault="00E8089F" w:rsidP="002E5944">
      <w:pPr>
        <w:rPr>
          <w:rtl/>
        </w:rPr>
      </w:pPr>
      <w:r w:rsidRPr="00AB09D2">
        <w:rPr>
          <w:spacing w:val="-2"/>
          <w:rtl/>
        </w:rPr>
        <w:t>מציאה מחיפוש דידיה</w:t>
      </w:r>
      <w:r w:rsidR="002E5944">
        <w:rPr>
          <w:rFonts w:hint="cs"/>
          <w:spacing w:val="-2"/>
          <w:rtl/>
        </w:rPr>
        <w:t xml:space="preserve"> </w:t>
      </w:r>
      <w:r w:rsidRPr="00AB09D2">
        <w:rPr>
          <w:spacing w:val="-2"/>
          <w:rtl/>
        </w:rPr>
        <w:t xml:space="preserve"> </w:t>
      </w:r>
      <w:r w:rsidR="00190832" w:rsidRPr="00AC0CB1">
        <w:rPr>
          <w:rStyle w:val="af2"/>
          <w:rFonts w:hint="cs"/>
          <w:rtl/>
        </w:rPr>
        <w:t>ויחפש בגדול</w:t>
      </w:r>
      <w:r w:rsidR="00190832" w:rsidRPr="00AB09D2">
        <w:rPr>
          <w:rFonts w:hint="cs"/>
          <w:spacing w:val="-2"/>
          <w:rtl/>
        </w:rPr>
        <w:t xml:space="preserve"> </w:t>
      </w:r>
      <w:r w:rsidR="00190832" w:rsidRPr="00AC0CB1">
        <w:rPr>
          <w:rStyle w:val="af2"/>
          <w:rFonts w:hint="cs"/>
          <w:rtl/>
        </w:rPr>
        <w:t>ובקטן כלה וימצא</w:t>
      </w:r>
    </w:p>
    <w:p w14:paraId="54ADCC0E" w14:textId="3FC77404" w:rsidR="00E8089F" w:rsidRPr="007435EB" w:rsidRDefault="00E8089F" w:rsidP="002E5944">
      <w:pPr>
        <w:rPr>
          <w:rtl/>
        </w:rPr>
      </w:pPr>
      <w:r w:rsidRPr="007435EB">
        <w:rPr>
          <w:rtl/>
        </w:rPr>
        <w:t>חיפוש מנרות</w:t>
      </w:r>
      <w:r w:rsidR="00190832" w:rsidRPr="00AC0CB1">
        <w:rPr>
          <w:rStyle w:val="af2"/>
          <w:rtl/>
        </w:rPr>
        <w:t xml:space="preserve"> </w:t>
      </w:r>
      <w:r w:rsidR="002E5944">
        <w:rPr>
          <w:rStyle w:val="af2"/>
          <w:rtl/>
        </w:rPr>
        <w:tab/>
      </w:r>
      <w:r w:rsidR="002E5944">
        <w:rPr>
          <w:rStyle w:val="af2"/>
          <w:rtl/>
        </w:rPr>
        <w:tab/>
      </w:r>
      <w:r w:rsidR="002E5944">
        <w:rPr>
          <w:rStyle w:val="af2"/>
          <w:rtl/>
        </w:rPr>
        <w:tab/>
      </w:r>
      <w:r w:rsidR="002E5944">
        <w:rPr>
          <w:rStyle w:val="af2"/>
          <w:rtl/>
        </w:rPr>
        <w:tab/>
      </w:r>
      <w:r w:rsidR="002E5944">
        <w:rPr>
          <w:rStyle w:val="af2"/>
          <w:rtl/>
        </w:rPr>
        <w:tab/>
      </w:r>
      <w:r w:rsidRPr="00AC0CB1">
        <w:rPr>
          <w:rStyle w:val="af2"/>
          <w:rtl/>
        </w:rPr>
        <w:t>אחפש את ירושלים בנרות.</w:t>
      </w:r>
    </w:p>
    <w:p w14:paraId="2A7A1346" w14:textId="5CF649A0" w:rsidR="00E8089F" w:rsidRPr="007435EB" w:rsidRDefault="00E8089F" w:rsidP="002E5944">
      <w:pPr>
        <w:spacing w:after="120"/>
        <w:rPr>
          <w:rtl/>
        </w:rPr>
      </w:pPr>
      <w:r w:rsidRPr="007435EB">
        <w:rPr>
          <w:rtl/>
        </w:rPr>
        <w:t>נרות מנר,</w:t>
      </w:r>
      <w:r w:rsidRPr="00AC0CB1">
        <w:rPr>
          <w:rStyle w:val="af2"/>
          <w:rtl/>
        </w:rPr>
        <w:t xml:space="preserve"> </w:t>
      </w:r>
      <w:r w:rsidR="002E5944">
        <w:rPr>
          <w:rStyle w:val="af2"/>
          <w:rtl/>
        </w:rPr>
        <w:tab/>
      </w:r>
      <w:r w:rsidR="002E5944">
        <w:rPr>
          <w:rStyle w:val="af2"/>
          <w:rtl/>
        </w:rPr>
        <w:tab/>
      </w:r>
      <w:r w:rsidR="002E5944">
        <w:rPr>
          <w:rStyle w:val="af2"/>
          <w:rtl/>
        </w:rPr>
        <w:tab/>
      </w:r>
      <w:r w:rsidR="002E5944">
        <w:rPr>
          <w:rStyle w:val="af2"/>
          <w:rtl/>
        </w:rPr>
        <w:tab/>
      </w:r>
      <w:r w:rsidR="002E5944">
        <w:rPr>
          <w:rStyle w:val="af2"/>
          <w:rtl/>
        </w:rPr>
        <w:tab/>
      </w:r>
      <w:r w:rsidR="002E5944">
        <w:rPr>
          <w:rStyle w:val="af2"/>
          <w:rtl/>
        </w:rPr>
        <w:tab/>
      </w:r>
      <w:r w:rsidRPr="00AC0CB1">
        <w:rPr>
          <w:rStyle w:val="af2"/>
          <w:rtl/>
        </w:rPr>
        <w:t>נר ה' נשמת אדם</w:t>
      </w:r>
      <w:r w:rsidR="00190832" w:rsidRPr="00AC0CB1">
        <w:rPr>
          <w:rStyle w:val="af2"/>
          <w:rFonts w:hint="cs"/>
          <w:rtl/>
        </w:rPr>
        <w:t>,</w:t>
      </w:r>
      <w:r w:rsidRPr="00AC0CB1">
        <w:rPr>
          <w:rStyle w:val="af2"/>
          <w:rtl/>
        </w:rPr>
        <w:t xml:space="preserve"> חפש כל חדרי בטן.</w:t>
      </w:r>
    </w:p>
    <w:p w14:paraId="11817171" w14:textId="77777777" w:rsidR="002E5944" w:rsidRDefault="00AB09D2" w:rsidP="002E5944">
      <w:pPr>
        <w:pStyle w:val="36"/>
        <w:framePr w:wrap="notBeside"/>
        <w:rPr>
          <w:rStyle w:val="afffa"/>
          <w:rtl/>
        </w:rPr>
      </w:pPr>
      <w:r>
        <w:rPr>
          <w:rStyle w:val="affffd"/>
          <w:rFonts w:hint="cs"/>
          <w:rtl/>
        </w:rPr>
        <w:t xml:space="preserve">ב. </w:t>
      </w:r>
      <w:r w:rsidR="00190832" w:rsidRPr="00190832">
        <w:rPr>
          <w:rStyle w:val="affffd"/>
          <w:rtl/>
        </w:rPr>
        <w:t xml:space="preserve">תדר"י: </w:t>
      </w:r>
    </w:p>
    <w:p w14:paraId="28422445" w14:textId="21CEB1A3" w:rsidR="00E8089F" w:rsidRPr="007435EB" w:rsidRDefault="00190832" w:rsidP="002E5944">
      <w:pPr>
        <w:rPr>
          <w:rtl/>
        </w:rPr>
      </w:pPr>
      <w:r w:rsidRPr="005C3FF1">
        <w:rPr>
          <w:rStyle w:val="afffa"/>
          <w:rtl/>
        </w:rPr>
        <w:t xml:space="preserve">לילי י"ד בודקים </w:t>
      </w:r>
      <w:r w:rsidR="00E8089F" w:rsidRPr="005C3FF1">
        <w:rPr>
          <w:rStyle w:val="afffa"/>
          <w:rtl/>
        </w:rPr>
        <w:t>החמץ לאור הנר.</w:t>
      </w:r>
    </w:p>
    <w:p w14:paraId="1A97D468" w14:textId="77777777" w:rsidR="002E5944" w:rsidRDefault="00E8089F" w:rsidP="002E5944">
      <w:pPr>
        <w:pStyle w:val="36"/>
        <w:framePr w:wrap="notBeside"/>
        <w:rPr>
          <w:rStyle w:val="af2"/>
          <w:rtl/>
        </w:rPr>
      </w:pPr>
      <w:r w:rsidRPr="002E5944">
        <w:rPr>
          <w:rStyle w:val="affffd"/>
          <w:rtl/>
        </w:rPr>
        <w:t>ואומר</w:t>
      </w:r>
      <w:r w:rsidRPr="007435EB">
        <w:rPr>
          <w:rtl/>
        </w:rPr>
        <w:t xml:space="preserve"> </w:t>
      </w:r>
    </w:p>
    <w:p w14:paraId="0C763B9E" w14:textId="1707A028" w:rsidR="00E8089F" w:rsidRPr="00AB09D2" w:rsidRDefault="00E8089F" w:rsidP="002E5944">
      <w:pPr>
        <w:spacing w:after="120"/>
        <w:rPr>
          <w:rtl/>
        </w:rPr>
      </w:pPr>
      <w:r w:rsidRPr="00AC0CB1">
        <w:rPr>
          <w:rStyle w:val="af2"/>
          <w:rtl/>
        </w:rPr>
        <w:t>נר ה' נשמת אדם חופש כל חדרי בטן.</w:t>
      </w:r>
      <w:r w:rsidR="00AB09D2" w:rsidRPr="00A01BBB">
        <w:rPr>
          <w:rStyle w:val="afffff6"/>
          <w:rFonts w:hint="cs"/>
          <w:rtl/>
        </w:rPr>
        <w:t>ולא רק ירושלים בנר קטן, שלא למצוא עון קטן</w:t>
      </w:r>
    </w:p>
    <w:p w14:paraId="2ED9D9FE" w14:textId="77777777" w:rsidR="00E8089F" w:rsidRPr="007435EB" w:rsidRDefault="00E8089F" w:rsidP="005C3FF1">
      <w:pPr>
        <w:pStyle w:val="afff"/>
        <w:framePr w:wrap="around"/>
        <w:rPr>
          <w:rtl/>
        </w:rPr>
      </w:pPr>
      <w:r w:rsidRPr="007435EB">
        <w:rPr>
          <w:rFonts w:hint="cs"/>
          <w:rtl/>
        </w:rPr>
        <w:t>ח.</w:t>
      </w:r>
    </w:p>
    <w:p w14:paraId="4C178293" w14:textId="77777777" w:rsidR="002E5944" w:rsidRDefault="00AB09D2" w:rsidP="002E5944">
      <w:pPr>
        <w:pStyle w:val="36"/>
        <w:framePr w:wrap="notBeside"/>
        <w:rPr>
          <w:rtl/>
        </w:rPr>
      </w:pPr>
      <w:r w:rsidRPr="00AB09D2">
        <w:rPr>
          <w:rStyle w:val="affffd"/>
          <w:rFonts w:hint="cs"/>
          <w:rtl/>
        </w:rPr>
        <w:t>ג.</w:t>
      </w:r>
      <w:r w:rsidR="00E8089F" w:rsidRPr="005C3FF1">
        <w:rPr>
          <w:rStyle w:val="afffa"/>
          <w:rtl/>
        </w:rPr>
        <w:t xml:space="preserve"> </w:t>
      </w:r>
      <w:r w:rsidR="00E8089F" w:rsidRPr="00AB09D2">
        <w:rPr>
          <w:rStyle w:val="affffd"/>
          <w:rtl/>
        </w:rPr>
        <w:t>ת"ר:</w:t>
      </w:r>
      <w:r w:rsidR="00E8089F" w:rsidRPr="007435EB">
        <w:rPr>
          <w:rtl/>
        </w:rPr>
        <w:t xml:space="preserve"> </w:t>
      </w:r>
    </w:p>
    <w:p w14:paraId="4A3177A5" w14:textId="77777777" w:rsidR="002E5944" w:rsidRDefault="00E8089F" w:rsidP="002E5944">
      <w:pPr>
        <w:rPr>
          <w:rtl/>
        </w:rPr>
      </w:pPr>
      <w:r w:rsidRPr="007435EB">
        <w:rPr>
          <w:rtl/>
        </w:rPr>
        <w:t xml:space="preserve">אין בודקין </w:t>
      </w:r>
      <w:r w:rsidR="00AB09D2">
        <w:rPr>
          <w:rtl/>
        </w:rPr>
        <w:t xml:space="preserve">לאור </w:t>
      </w:r>
      <w:r w:rsidRPr="007435EB">
        <w:rPr>
          <w:rtl/>
        </w:rPr>
        <w:t xml:space="preserve">חמה, לבנה, אבוקה, </w:t>
      </w:r>
    </w:p>
    <w:p w14:paraId="68F16A2F" w14:textId="77777777" w:rsidR="002E5944" w:rsidRDefault="00E8089F" w:rsidP="002E5944">
      <w:pPr>
        <w:pStyle w:val="36"/>
        <w:framePr w:wrap="notBeside"/>
        <w:rPr>
          <w:rStyle w:val="afffa"/>
          <w:rtl/>
        </w:rPr>
      </w:pPr>
      <w:r w:rsidRPr="007435EB">
        <w:rPr>
          <w:rtl/>
        </w:rPr>
        <w:t xml:space="preserve">אלא </w:t>
      </w:r>
    </w:p>
    <w:p w14:paraId="768CA496" w14:textId="46D80981" w:rsidR="00E8089F" w:rsidRPr="007435EB" w:rsidRDefault="00E8089F" w:rsidP="002E5944">
      <w:pPr>
        <w:rPr>
          <w:rtl/>
        </w:rPr>
      </w:pPr>
      <w:r w:rsidRPr="005C3FF1">
        <w:rPr>
          <w:rStyle w:val="afffa"/>
          <w:rtl/>
        </w:rPr>
        <w:t>לאור הנר</w:t>
      </w:r>
      <w:r w:rsidR="00AB09D2" w:rsidRPr="005C3FF1">
        <w:rPr>
          <w:rStyle w:val="afffa"/>
          <w:rFonts w:hint="cs"/>
          <w:rtl/>
        </w:rPr>
        <w:t xml:space="preserve"> ש</w:t>
      </w:r>
      <w:r w:rsidRPr="005C3FF1">
        <w:rPr>
          <w:rStyle w:val="afffa"/>
          <w:rtl/>
        </w:rPr>
        <w:t>יפה לבדיקה.</w:t>
      </w:r>
      <w:r w:rsidR="00AB09D2">
        <w:rPr>
          <w:rFonts w:hint="cs"/>
          <w:rtl/>
        </w:rPr>
        <w:t xml:space="preserve"> </w:t>
      </w:r>
      <w:r w:rsidR="00AB09D2" w:rsidRPr="00D26D4C">
        <w:rPr>
          <w:rStyle w:val="affffd"/>
          <w:rFonts w:hint="cs"/>
          <w:rtl/>
        </w:rPr>
        <w:t xml:space="preserve">זכר לדבר </w:t>
      </w:r>
      <w:r w:rsidR="00AB09D2">
        <w:rPr>
          <w:rFonts w:hint="cs"/>
          <w:rtl/>
        </w:rPr>
        <w:t>מהנך קראי</w:t>
      </w:r>
    </w:p>
    <w:p w14:paraId="0C92FAFE" w14:textId="77777777" w:rsidR="00E8089F" w:rsidRPr="007435EB" w:rsidRDefault="00E8089F" w:rsidP="00F47631">
      <w:pPr>
        <w:pStyle w:val="affd"/>
        <w:rPr>
          <w:rtl/>
        </w:rPr>
      </w:pPr>
      <w:r w:rsidRPr="007435EB">
        <w:rPr>
          <w:rFonts w:hint="cs"/>
          <w:rtl/>
        </w:rPr>
        <w:t>׻</w:t>
      </w:r>
    </w:p>
    <w:p w14:paraId="7DB39658" w14:textId="77777777" w:rsidR="00E8089F" w:rsidRPr="002E5944" w:rsidRDefault="00C02E84" w:rsidP="002E5944">
      <w:pPr>
        <w:rPr>
          <w:rtl/>
        </w:rPr>
      </w:pPr>
      <w:r w:rsidRPr="005C3FF1">
        <w:rPr>
          <w:rStyle w:val="afffa"/>
          <w:rtl/>
        </w:rPr>
        <w:t>אור החמה</w:t>
      </w:r>
      <w:r>
        <w:rPr>
          <w:rFonts w:ascii="Fb Fontext" w:hAnsi="Fb Fontext" w:hint="cs"/>
          <w:rtl/>
        </w:rPr>
        <w:t xml:space="preserve"> </w:t>
      </w:r>
      <w:r w:rsidRPr="002E5944">
        <w:rPr>
          <w:rtl/>
        </w:rPr>
        <w:t xml:space="preserve">לא </w:t>
      </w:r>
      <w:r w:rsidRPr="002E5944">
        <w:rPr>
          <w:rFonts w:hint="cs"/>
          <w:rtl/>
        </w:rPr>
        <w:t>ל</w:t>
      </w:r>
      <w:r w:rsidRPr="002E5944">
        <w:rPr>
          <w:rtl/>
        </w:rPr>
        <w:t>חצר דא"צ בדיקה ש</w:t>
      </w:r>
      <w:r w:rsidR="00E8089F" w:rsidRPr="002E5944">
        <w:rPr>
          <w:rtl/>
        </w:rPr>
        <w:t>עורבין מצויין שם.</w:t>
      </w:r>
    </w:p>
    <w:p w14:paraId="6D9BB763" w14:textId="77777777" w:rsidR="00E8089F" w:rsidRPr="007435EB" w:rsidRDefault="00C02E84" w:rsidP="00C02E84">
      <w:pPr>
        <w:rPr>
          <w:rtl/>
        </w:rPr>
      </w:pPr>
      <w:r>
        <w:rPr>
          <w:rtl/>
        </w:rPr>
        <w:t>ולא</w:t>
      </w:r>
      <w:r w:rsidR="00E8089F" w:rsidRPr="007435EB">
        <w:rPr>
          <w:rtl/>
        </w:rPr>
        <w:t xml:space="preserve"> </w:t>
      </w:r>
      <w:r w:rsidR="00B1174A">
        <w:rPr>
          <w:rFonts w:hint="cs"/>
          <w:rtl/>
        </w:rPr>
        <w:t>א</w:t>
      </w:r>
      <w:r w:rsidR="00E8089F" w:rsidRPr="007435EB">
        <w:rPr>
          <w:rtl/>
        </w:rPr>
        <w:t xml:space="preserve">כסדרה </w:t>
      </w:r>
      <w:r>
        <w:rPr>
          <w:rFonts w:hint="cs"/>
          <w:rtl/>
        </w:rPr>
        <w:t>ש</w:t>
      </w:r>
      <w:r w:rsidR="00E8089F" w:rsidRPr="007435EB">
        <w:rPr>
          <w:rtl/>
        </w:rPr>
        <w:t>לאורה נבדקת</w:t>
      </w:r>
      <w:r w:rsidR="00B1174A">
        <w:rPr>
          <w:rFonts w:hint="cs"/>
          <w:rtl/>
        </w:rPr>
        <w:t>,</w:t>
      </w:r>
      <w:r w:rsidR="00E8089F" w:rsidRPr="007435EB">
        <w:rPr>
          <w:rtl/>
        </w:rPr>
        <w:t xml:space="preserve"> ולא לאמצע ארובה דאכסדרה</w:t>
      </w:r>
    </w:p>
    <w:p w14:paraId="0FCC63C1" w14:textId="77777777" w:rsidR="002E5944" w:rsidRDefault="00E8089F" w:rsidP="002E5944">
      <w:pPr>
        <w:pStyle w:val="36"/>
        <w:framePr w:wrap="notBeside"/>
        <w:rPr>
          <w:rStyle w:val="afffa"/>
          <w:rtl/>
        </w:rPr>
      </w:pPr>
      <w:r w:rsidRPr="005C3FF1">
        <w:rPr>
          <w:rStyle w:val="afffa"/>
          <w:rtl/>
        </w:rPr>
        <w:t xml:space="preserve">אלא </w:t>
      </w:r>
    </w:p>
    <w:p w14:paraId="09D72FE7" w14:textId="3F753DB0" w:rsidR="00E8089F" w:rsidRPr="007435EB" w:rsidRDefault="00E8089F" w:rsidP="00E8089F">
      <w:pPr>
        <w:rPr>
          <w:rtl/>
        </w:rPr>
      </w:pPr>
      <w:r w:rsidRPr="005C3FF1">
        <w:rPr>
          <w:rStyle w:val="afffa"/>
          <w:rtl/>
        </w:rPr>
        <w:t>לצדדי ארובה</w:t>
      </w:r>
      <w:r w:rsidRPr="007435EB">
        <w:rPr>
          <w:rtl/>
        </w:rPr>
        <w:t xml:space="preserve"> דא"א באבוקה.</w:t>
      </w:r>
    </w:p>
    <w:p w14:paraId="4085E906" w14:textId="77777777" w:rsidR="002E5944" w:rsidRDefault="00E8089F" w:rsidP="002E5944">
      <w:pPr>
        <w:pStyle w:val="36"/>
        <w:framePr w:wrap="notBeside"/>
        <w:rPr>
          <w:rStyle w:val="af2"/>
          <w:rtl/>
        </w:rPr>
      </w:pPr>
      <w:r w:rsidRPr="0065617C">
        <w:rPr>
          <w:rtl/>
        </w:rPr>
        <w:t>וא</w:t>
      </w:r>
      <w:r w:rsidR="00B1174A" w:rsidRPr="0065617C">
        <w:rPr>
          <w:rFonts w:hint="cs"/>
          <w:rtl/>
        </w:rPr>
        <w:t xml:space="preserve">ף </w:t>
      </w:r>
      <w:r w:rsidR="00B1174A" w:rsidRPr="0065617C">
        <w:rPr>
          <w:rStyle w:val="affffd"/>
          <w:rFonts w:hint="cs"/>
          <w:spacing w:val="-6"/>
          <w:rtl/>
        </w:rPr>
        <w:t>דרבא:</w:t>
      </w:r>
      <w:r w:rsidR="00B1174A" w:rsidRPr="0065617C">
        <w:rPr>
          <w:rFonts w:hint="cs"/>
          <w:rtl/>
        </w:rPr>
        <w:t xml:space="preserve"> </w:t>
      </w:r>
    </w:p>
    <w:p w14:paraId="1F5569CA" w14:textId="2E20EF37" w:rsidR="00B1174A" w:rsidRPr="00397458" w:rsidRDefault="00E8089F" w:rsidP="00B1174A">
      <w:pPr>
        <w:rPr>
          <w:rtl/>
        </w:rPr>
      </w:pPr>
      <w:r w:rsidRPr="00397458">
        <w:rPr>
          <w:rStyle w:val="af2"/>
          <w:rtl/>
        </w:rPr>
        <w:t xml:space="preserve">'ונגה כאור תהיה </w:t>
      </w:r>
      <w:r w:rsidR="00B1174A" w:rsidRPr="00397458">
        <w:rPr>
          <w:rStyle w:val="af2"/>
          <w:rFonts w:hint="cs"/>
          <w:rtl/>
        </w:rPr>
        <w:t>וגו</w:t>
      </w:r>
      <w:r w:rsidRPr="00397458">
        <w:rPr>
          <w:rStyle w:val="af2"/>
          <w:rtl/>
        </w:rPr>
        <w:t>'</w:t>
      </w:r>
      <w:r w:rsidRPr="00AC0CB1">
        <w:rPr>
          <w:rStyle w:val="af2"/>
          <w:rtl/>
        </w:rPr>
        <w:t xml:space="preserve"> </w:t>
      </w:r>
      <w:r w:rsidR="00B1174A" w:rsidRPr="00397458">
        <w:rPr>
          <w:rtl/>
        </w:rPr>
        <w:t>צדיקים</w:t>
      </w:r>
      <w:r w:rsidR="00B1174A" w:rsidRPr="00397458">
        <w:rPr>
          <w:rFonts w:hint="cs"/>
          <w:rtl/>
        </w:rPr>
        <w:t xml:space="preserve"> </w:t>
      </w:r>
      <w:r w:rsidRPr="00397458">
        <w:rPr>
          <w:rtl/>
        </w:rPr>
        <w:t xml:space="preserve">בפני שכינה כנר בפני האבוקה. </w:t>
      </w:r>
    </w:p>
    <w:p w14:paraId="017605BA" w14:textId="77777777" w:rsidR="002E5944" w:rsidRDefault="00B1174A" w:rsidP="002E5944">
      <w:pPr>
        <w:pStyle w:val="36"/>
        <w:framePr w:wrap="notBeside"/>
        <w:rPr>
          <w:rtl/>
        </w:rPr>
      </w:pPr>
      <w:r>
        <w:rPr>
          <w:rStyle w:val="affffd"/>
          <w:rFonts w:hint="cs"/>
          <w:rtl/>
        </w:rPr>
        <w:t>ב. רבא.</w:t>
      </w:r>
    </w:p>
    <w:p w14:paraId="2AC83F0E" w14:textId="4558F9DA" w:rsidR="00B72303" w:rsidRPr="002E5944" w:rsidRDefault="00E8089F" w:rsidP="002E5944">
      <w:pPr>
        <w:rPr>
          <w:rtl/>
        </w:rPr>
      </w:pPr>
      <w:r w:rsidRPr="002E5944">
        <w:rPr>
          <w:rtl/>
        </w:rPr>
        <w:t>אבוקה להבדלה מצוה מן המובחר.</w:t>
      </w:r>
    </w:p>
    <w:p w14:paraId="5F27B94D" w14:textId="77777777" w:rsidR="00E8089F" w:rsidRPr="007435EB" w:rsidRDefault="00B72303" w:rsidP="00B72303">
      <w:pPr>
        <w:rPr>
          <w:rtl/>
        </w:rPr>
      </w:pPr>
      <w:r>
        <w:rPr>
          <w:rtl/>
        </w:rPr>
        <w:t>א"א באבוקה</w:t>
      </w:r>
      <w:r>
        <w:rPr>
          <w:rFonts w:hint="cs"/>
          <w:rtl/>
        </w:rPr>
        <w:t xml:space="preserve"> </w:t>
      </w:r>
      <w:r w:rsidRPr="00AC0CB1">
        <w:rPr>
          <w:rStyle w:val="affffd"/>
          <w:rFonts w:hint="cs"/>
          <w:rtl/>
        </w:rPr>
        <w:t>א.</w:t>
      </w:r>
      <w:r>
        <w:rPr>
          <w:rFonts w:hint="cs"/>
          <w:rtl/>
        </w:rPr>
        <w:t xml:space="preserve"> שאינו יכול להכניסה </w:t>
      </w:r>
      <w:r w:rsidRPr="005C3FF1">
        <w:rPr>
          <w:rStyle w:val="afffa"/>
          <w:rFonts w:hint="cs"/>
          <w:rtl/>
        </w:rPr>
        <w:t>לחורין</w:t>
      </w:r>
      <w:r>
        <w:rPr>
          <w:rFonts w:hint="cs"/>
          <w:rtl/>
        </w:rPr>
        <w:t xml:space="preserve"> וסדקין</w:t>
      </w:r>
    </w:p>
    <w:p w14:paraId="11FCA82D" w14:textId="77777777" w:rsidR="00E8089F" w:rsidRPr="007435EB" w:rsidRDefault="00B72303" w:rsidP="00B1174A">
      <w:pPr>
        <w:ind w:left="791"/>
        <w:rPr>
          <w:rtl/>
        </w:rPr>
      </w:pPr>
      <w:r w:rsidRPr="00B72303">
        <w:rPr>
          <w:rStyle w:val="affffd"/>
          <w:rFonts w:hint="cs"/>
          <w:rtl/>
        </w:rPr>
        <w:t xml:space="preserve">ב. </w:t>
      </w:r>
      <w:r w:rsidR="00E8089F" w:rsidRPr="00B72303">
        <w:rPr>
          <w:rStyle w:val="affffd"/>
          <w:rtl/>
        </w:rPr>
        <w:t>ר"ז:</w:t>
      </w:r>
      <w:r w:rsidR="00E8089F" w:rsidRPr="007435EB">
        <w:rPr>
          <w:rtl/>
        </w:rPr>
        <w:t xml:space="preserve"> </w:t>
      </w:r>
      <w:r>
        <w:rPr>
          <w:rFonts w:hint="cs"/>
          <w:rtl/>
        </w:rPr>
        <w:t xml:space="preserve">נר  </w:t>
      </w:r>
      <w:r>
        <w:rPr>
          <w:rtl/>
        </w:rPr>
        <w:t>אור</w:t>
      </w:r>
      <w:r>
        <w:rPr>
          <w:rFonts w:hint="cs"/>
          <w:rtl/>
        </w:rPr>
        <w:t>ו</w:t>
      </w:r>
      <w:r>
        <w:rPr>
          <w:rtl/>
        </w:rPr>
        <w:t xml:space="preserve"> </w:t>
      </w:r>
      <w:r w:rsidRPr="005C3FF1">
        <w:rPr>
          <w:rStyle w:val="afffa"/>
          <w:rtl/>
        </w:rPr>
        <w:t>לפני</w:t>
      </w:r>
      <w:r w:rsidRPr="005C3FF1">
        <w:rPr>
          <w:rStyle w:val="afffa"/>
          <w:rFonts w:hint="cs"/>
          <w:rtl/>
        </w:rPr>
        <w:t>ו</w:t>
      </w:r>
      <w:r w:rsidR="00E8089F" w:rsidRPr="007435EB">
        <w:rPr>
          <w:rtl/>
        </w:rPr>
        <w:t xml:space="preserve">, </w:t>
      </w:r>
      <w:r>
        <w:rPr>
          <w:rFonts w:hint="cs"/>
          <w:rtl/>
        </w:rPr>
        <w:t>אבוקה אורה</w:t>
      </w:r>
      <w:r w:rsidR="00E8089F" w:rsidRPr="007435EB">
        <w:rPr>
          <w:rtl/>
        </w:rPr>
        <w:t xml:space="preserve"> לאחריו.</w:t>
      </w:r>
    </w:p>
    <w:p w14:paraId="24CC7AB9" w14:textId="77777777" w:rsidR="00E8089F" w:rsidRPr="005C3FF1" w:rsidRDefault="00B72303" w:rsidP="00B1174A">
      <w:pPr>
        <w:ind w:left="791"/>
        <w:rPr>
          <w:rStyle w:val="afffa"/>
          <w:rtl/>
        </w:rPr>
      </w:pPr>
      <w:r w:rsidRPr="00B72303">
        <w:rPr>
          <w:rStyle w:val="affffd"/>
          <w:rFonts w:hint="cs"/>
          <w:rtl/>
        </w:rPr>
        <w:t xml:space="preserve">ג. </w:t>
      </w:r>
      <w:r w:rsidR="00E8089F" w:rsidRPr="00B72303">
        <w:rPr>
          <w:rStyle w:val="affffd"/>
          <w:rtl/>
        </w:rPr>
        <w:t>ר"פ:</w:t>
      </w:r>
      <w:r w:rsidR="00E8089F" w:rsidRPr="007435EB">
        <w:rPr>
          <w:rtl/>
        </w:rPr>
        <w:t xml:space="preserve"> </w:t>
      </w:r>
      <w:r w:rsidR="00B1174A">
        <w:rPr>
          <w:rFonts w:hint="cs"/>
          <w:rtl/>
        </w:rPr>
        <w:t>ב</w:t>
      </w:r>
      <w:r>
        <w:rPr>
          <w:rFonts w:hint="cs"/>
          <w:rtl/>
        </w:rPr>
        <w:t>נר לא</w:t>
      </w:r>
      <w:r w:rsidRPr="005C3FF1">
        <w:rPr>
          <w:rStyle w:val="afffa"/>
          <w:rFonts w:hint="cs"/>
          <w:rtl/>
        </w:rPr>
        <w:t xml:space="preserve"> מפחד</w:t>
      </w:r>
      <w:r w:rsidR="00B1174A" w:rsidRPr="005C3FF1">
        <w:rPr>
          <w:rStyle w:val="afffa"/>
          <w:rFonts w:hint="cs"/>
          <w:rtl/>
        </w:rPr>
        <w:t>,</w:t>
      </w:r>
      <w:r w:rsidRPr="005C3FF1">
        <w:rPr>
          <w:rStyle w:val="afffa"/>
          <w:rFonts w:hint="cs"/>
          <w:rtl/>
        </w:rPr>
        <w:t xml:space="preserve"> </w:t>
      </w:r>
      <w:r w:rsidRPr="00B1174A">
        <w:rPr>
          <w:rFonts w:hint="cs"/>
          <w:rtl/>
        </w:rPr>
        <w:t>ו</w:t>
      </w:r>
      <w:r w:rsidR="00B1174A" w:rsidRPr="00B1174A">
        <w:rPr>
          <w:rFonts w:hint="cs"/>
          <w:rtl/>
        </w:rPr>
        <w:t>ב</w:t>
      </w:r>
      <w:r w:rsidRPr="00B1174A">
        <w:rPr>
          <w:rFonts w:hint="cs"/>
          <w:rtl/>
        </w:rPr>
        <w:t>אבוקה מפחד</w:t>
      </w:r>
    </w:p>
    <w:p w14:paraId="538CE3C5" w14:textId="77777777" w:rsidR="00E8089F" w:rsidRPr="005C3FF1" w:rsidRDefault="00E8089F" w:rsidP="00FF6012">
      <w:pPr>
        <w:ind w:left="791"/>
        <w:rPr>
          <w:rStyle w:val="afffa"/>
          <w:rtl/>
        </w:rPr>
      </w:pPr>
      <w:r w:rsidRPr="00B72303">
        <w:rPr>
          <w:rStyle w:val="affffd"/>
          <w:rFonts w:hint="cs"/>
          <w:rtl/>
        </w:rPr>
        <w:t xml:space="preserve">ד. </w:t>
      </w:r>
      <w:r w:rsidRPr="00B72303">
        <w:rPr>
          <w:rStyle w:val="affffd"/>
          <w:rtl/>
        </w:rPr>
        <w:t>רבינא:</w:t>
      </w:r>
      <w:r w:rsidRPr="007435EB">
        <w:rPr>
          <w:rtl/>
        </w:rPr>
        <w:t xml:space="preserve"> </w:t>
      </w:r>
      <w:r w:rsidR="00B72303">
        <w:rPr>
          <w:rFonts w:hint="cs"/>
          <w:rtl/>
        </w:rPr>
        <w:t xml:space="preserve">נר אורו </w:t>
      </w:r>
      <w:r w:rsidR="00B72303" w:rsidRPr="005C3FF1">
        <w:rPr>
          <w:rStyle w:val="afffa"/>
          <w:rFonts w:hint="cs"/>
          <w:rtl/>
        </w:rPr>
        <w:t>יציב</w:t>
      </w:r>
      <w:r w:rsidR="00B72303">
        <w:rPr>
          <w:rFonts w:hint="cs"/>
          <w:rtl/>
        </w:rPr>
        <w:t>, ואבוקה אורה קופץ</w:t>
      </w:r>
      <w:r w:rsidRPr="007435EB">
        <w:rPr>
          <w:rtl/>
        </w:rPr>
        <w:t>.</w:t>
      </w:r>
      <w:r w:rsidRPr="007435EB">
        <w:rPr>
          <w:rFonts w:hint="cs"/>
          <w:rtl/>
        </w:rPr>
        <w:t xml:space="preserve"> </w:t>
      </w:r>
    </w:p>
    <w:p w14:paraId="5F0AF13A" w14:textId="77777777" w:rsidR="00E8089F" w:rsidRPr="009A151F" w:rsidRDefault="00E8089F" w:rsidP="00B1174A">
      <w:pPr>
        <w:pStyle w:val="afffd"/>
        <w:rPr>
          <w:rtl/>
        </w:rPr>
      </w:pPr>
      <w:ins w:id="9804" w:author="מספור קטעי משנה" w:date="2026-10-06T06:45:41Z">
        <w:r>
          <w:rPr>
            <w:rStyle w:val="MisparKeta"/>
          </w:rPr>
          <w:t xml:space="preserve">א. </w:t>
        </w:r>
      </w:ins>
      <w:r w:rsidRPr="009A151F">
        <w:rPr>
          <w:rtl/>
        </w:rPr>
        <w:t xml:space="preserve">מקום שאין מכניסין </w:t>
      </w:r>
      <w:r w:rsidR="00B1174A">
        <w:rPr>
          <w:rFonts w:hint="cs"/>
          <w:rtl/>
        </w:rPr>
        <w:t>בו חמץ א''צ בדיקה</w:t>
      </w:r>
      <w:r w:rsidRPr="009A151F">
        <w:rPr>
          <w:rtl/>
        </w:rPr>
        <w:t>.</w:t>
      </w:r>
    </w:p>
    <w:p w14:paraId="01A8D4EF" w14:textId="196783FA" w:rsidR="00397458" w:rsidRDefault="00E8089F" w:rsidP="00397458">
      <w:pPr>
        <w:pStyle w:val="36"/>
        <w:framePr w:wrap="notBeside"/>
        <w:rPr>
          <w:rStyle w:val="affffd"/>
          <w:rtl/>
        </w:rPr>
      </w:pPr>
      <w:r w:rsidRPr="007435EB">
        <w:rPr>
          <w:rtl/>
        </w:rPr>
        <w:t>ל</w:t>
      </w:r>
      <w:r w:rsidR="00B72303">
        <w:rPr>
          <w:rFonts w:hint="cs"/>
          <w:rtl/>
        </w:rPr>
        <w:t xml:space="preserve">רבות </w:t>
      </w:r>
      <w:r w:rsidR="00397458">
        <w:rPr>
          <w:rtl/>
        </w:rPr>
        <w:t>–</w:t>
      </w:r>
      <w:r w:rsidR="00397458">
        <w:rPr>
          <w:rFonts w:hint="cs"/>
          <w:rtl/>
        </w:rPr>
        <w:t xml:space="preserve"> דת''ר:</w:t>
      </w:r>
    </w:p>
    <w:p w14:paraId="41D53728" w14:textId="786F266B" w:rsidR="00E8089F" w:rsidRPr="00397458" w:rsidRDefault="00E8089F" w:rsidP="00B1174A">
      <w:pPr>
        <w:rPr>
          <w:rtl/>
        </w:rPr>
      </w:pPr>
      <w:r w:rsidRPr="007435EB">
        <w:rPr>
          <w:rtl/>
        </w:rPr>
        <w:t xml:space="preserve">חורי בית העליונים והתחתונים, וגג היציע, </w:t>
      </w:r>
      <w:r w:rsidRPr="00916C28">
        <w:rPr>
          <w:rtl/>
        </w:rPr>
        <w:t xml:space="preserve">וגג המגדל, ורפת </w:t>
      </w:r>
      <w:r w:rsidRPr="00397458">
        <w:rPr>
          <w:rtl/>
        </w:rPr>
        <w:t>בקר, ולולין</w:t>
      </w:r>
      <w:r w:rsidRPr="00397458">
        <w:rPr>
          <w:rFonts w:hint="cs"/>
          <w:rtl/>
        </w:rPr>
        <w:t xml:space="preserve"> </w:t>
      </w:r>
      <w:r w:rsidRPr="00397458">
        <w:rPr>
          <w:rtl/>
        </w:rPr>
        <w:t xml:space="preserve">ומתבן, </w:t>
      </w:r>
      <w:r w:rsidRPr="008C0DFE">
        <w:rPr>
          <w:rStyle w:val="afffa"/>
          <w:rtl/>
        </w:rPr>
        <w:t>ואוצרות יין ושמן</w:t>
      </w:r>
      <w:r w:rsidRPr="00397458">
        <w:rPr>
          <w:rtl/>
        </w:rPr>
        <w:t xml:space="preserve"> </w:t>
      </w:r>
      <w:r w:rsidR="00B1174A" w:rsidRPr="00397458">
        <w:rPr>
          <w:rFonts w:hint="cs"/>
          <w:rtl/>
        </w:rPr>
        <w:t>-</w:t>
      </w:r>
      <w:r w:rsidRPr="00397458">
        <w:rPr>
          <w:rtl/>
        </w:rPr>
        <w:t>א"צ ב</w:t>
      </w:r>
      <w:r w:rsidRPr="00397458">
        <w:rPr>
          <w:rFonts w:hint="cs"/>
          <w:rtl/>
        </w:rPr>
        <w:t>דיקה</w:t>
      </w:r>
      <w:r w:rsidR="00B72303" w:rsidRPr="00397458">
        <w:rPr>
          <w:rFonts w:hint="cs"/>
          <w:rtl/>
        </w:rPr>
        <w:t>.</w:t>
      </w:r>
    </w:p>
    <w:p w14:paraId="54BC5D4E" w14:textId="77777777" w:rsidR="00397458" w:rsidRDefault="00E8089F" w:rsidP="00397458">
      <w:pPr>
        <w:pStyle w:val="36"/>
        <w:framePr w:wrap="notBeside"/>
        <w:rPr>
          <w:rtl/>
        </w:rPr>
      </w:pPr>
      <w:r w:rsidRPr="00B1174A">
        <w:rPr>
          <w:rStyle w:val="affffd"/>
          <w:rtl/>
        </w:rPr>
        <w:t>רשב"ג:</w:t>
      </w:r>
      <w:r w:rsidRPr="007435EB">
        <w:rPr>
          <w:rtl/>
        </w:rPr>
        <w:t xml:space="preserve"> </w:t>
      </w:r>
    </w:p>
    <w:p w14:paraId="2DFDD604" w14:textId="77777777" w:rsidR="008C0DFE" w:rsidRDefault="00E8089F" w:rsidP="008C0DFE">
      <w:pPr>
        <w:rPr>
          <w:rStyle w:val="afffa"/>
          <w:rtl/>
        </w:rPr>
      </w:pPr>
      <w:r w:rsidRPr="008C0DFE">
        <w:rPr>
          <w:rStyle w:val="afffa"/>
          <w:spacing w:val="-4"/>
          <w:rtl/>
        </w:rPr>
        <w:t>מטה החולקת בתוך הבית</w:t>
      </w:r>
      <w:r w:rsidRPr="008C0DFE">
        <w:rPr>
          <w:spacing w:val="-4"/>
          <w:rtl/>
        </w:rPr>
        <w:t xml:space="preserve"> מפסקת </w:t>
      </w:r>
      <w:r w:rsidR="008C0DFE" w:rsidRPr="008C0DFE">
        <w:rPr>
          <w:rFonts w:hint="cs"/>
          <w:spacing w:val="-4"/>
          <w:rtl/>
        </w:rPr>
        <w:t xml:space="preserve">וגבוהה מהרצפה </w:t>
      </w:r>
      <w:r w:rsidRPr="008C0DFE">
        <w:rPr>
          <w:spacing w:val="-4"/>
          <w:rtl/>
        </w:rPr>
        <w:t>צריכה בדיקה</w:t>
      </w:r>
      <w:r w:rsidR="00B72303" w:rsidRPr="008C0DFE">
        <w:rPr>
          <w:rFonts w:hint="cs"/>
          <w:spacing w:val="-4"/>
          <w:rtl/>
        </w:rPr>
        <w:t>,</w:t>
      </w:r>
    </w:p>
    <w:p w14:paraId="2BB1C164" w14:textId="6938400B" w:rsidR="00E8089F" w:rsidRPr="00397458" w:rsidRDefault="008C0DFE" w:rsidP="008C0DFE">
      <w:pPr>
        <w:spacing w:after="60"/>
        <w:rPr>
          <w:rtl/>
        </w:rPr>
      </w:pPr>
      <w:r w:rsidRPr="008C0DFE">
        <w:rPr>
          <w:rStyle w:val="afffa"/>
          <w:rFonts w:hint="cs"/>
          <w:rtl/>
        </w:rPr>
        <w:t>וב</w:t>
      </w:r>
      <w:r w:rsidR="00E8089F" w:rsidRPr="008C0DFE">
        <w:rPr>
          <w:rStyle w:val="afffa"/>
          <w:rtl/>
        </w:rPr>
        <w:t>נמוכה</w:t>
      </w:r>
      <w:r w:rsidR="00E8089F" w:rsidRPr="00397458">
        <w:rPr>
          <w:rtl/>
        </w:rPr>
        <w:t xml:space="preserve"> ואין נוח תשמישה.</w:t>
      </w:r>
      <w:r>
        <w:rPr>
          <w:rFonts w:hint="cs"/>
          <w:rtl/>
        </w:rPr>
        <w:t xml:space="preserve"> א''צ בדיקה </w:t>
      </w:r>
    </w:p>
    <w:p w14:paraId="0BD305A2" w14:textId="77777777" w:rsidR="00397458" w:rsidRDefault="00B72303" w:rsidP="00397458">
      <w:pPr>
        <w:pStyle w:val="36"/>
        <w:framePr w:wrap="notBeside"/>
        <w:rPr>
          <w:rtl/>
        </w:rPr>
      </w:pPr>
      <w:r>
        <w:rPr>
          <w:rFonts w:hint="cs"/>
          <w:rtl/>
        </w:rPr>
        <w:t xml:space="preserve">והך </w:t>
      </w:r>
    </w:p>
    <w:p w14:paraId="5D54D438" w14:textId="06E974F3" w:rsidR="00E8089F" w:rsidRPr="007435EB" w:rsidRDefault="00B72303" w:rsidP="00B72303">
      <w:pPr>
        <w:rPr>
          <w:rtl/>
        </w:rPr>
      </w:pPr>
      <w:r>
        <w:rPr>
          <w:rFonts w:ascii="Fb Fontext" w:hAnsi="Fb Fontext" w:hint="cs"/>
          <w:rtl/>
        </w:rPr>
        <w:t>ד</w:t>
      </w:r>
      <w:r w:rsidR="00E8089F" w:rsidRPr="00397458">
        <w:rPr>
          <w:rStyle w:val="afffa"/>
          <w:rtl/>
        </w:rPr>
        <w:t>חור שבין אדם לחבירו</w:t>
      </w:r>
      <w:r w:rsidR="00E8089F" w:rsidRPr="007435EB">
        <w:rPr>
          <w:rFonts w:ascii="Fb Fontext" w:hAnsi="Fb Fontext"/>
          <w:rtl/>
        </w:rPr>
        <w:t xml:space="preserve"> </w:t>
      </w:r>
      <w:r>
        <w:rPr>
          <w:rFonts w:ascii="Fb Fontext" w:hAnsi="Fb Fontext" w:hint="cs"/>
          <w:rtl/>
        </w:rPr>
        <w:t xml:space="preserve">כ"א </w:t>
      </w:r>
      <w:r w:rsidR="00E8089F" w:rsidRPr="007435EB">
        <w:rPr>
          <w:rFonts w:ascii="Fb Fontext" w:hAnsi="Fb Fontext"/>
          <w:rtl/>
        </w:rPr>
        <w:t xml:space="preserve">בודק עד מקום שידו מגעת, והשאר מבטלו בלבו. </w:t>
      </w:r>
      <w:r w:rsidR="00397458">
        <w:rPr>
          <w:rFonts w:ascii="Fb Fontext" w:hAnsi="Fb Fontext" w:hint="cs"/>
          <w:rtl/>
        </w:rPr>
        <w:t xml:space="preserve">- </w:t>
      </w:r>
      <w:r w:rsidR="00E8089F" w:rsidRPr="00397458">
        <w:rPr>
          <w:rStyle w:val="affffd"/>
          <w:rtl/>
        </w:rPr>
        <w:t>מיירי</w:t>
      </w:r>
      <w:r w:rsidR="00E8089F" w:rsidRPr="007435EB">
        <w:rPr>
          <w:rFonts w:ascii="Fb Fontext" w:hAnsi="Fb Fontext"/>
          <w:rtl/>
        </w:rPr>
        <w:t xml:space="preserve"> באמצע.</w:t>
      </w:r>
    </w:p>
    <w:p w14:paraId="1A5E5FB5" w14:textId="77777777" w:rsidR="00E8089F" w:rsidRPr="00397458" w:rsidRDefault="00E8089F" w:rsidP="008C0DFE">
      <w:pPr>
        <w:spacing w:after="60"/>
        <w:rPr>
          <w:rtl/>
        </w:rPr>
      </w:pPr>
      <w:r w:rsidRPr="00397458">
        <w:rPr>
          <w:rStyle w:val="afffa"/>
          <w:rtl/>
        </w:rPr>
        <w:t>אבל בחורי עילאי ותתאי</w:t>
      </w:r>
      <w:r w:rsidRPr="00397458">
        <w:rPr>
          <w:rtl/>
        </w:rPr>
        <w:t xml:space="preserve"> א"צ בדיקה דאין נוח תשמישן.</w:t>
      </w:r>
    </w:p>
    <w:p w14:paraId="080FD59D" w14:textId="77777777" w:rsidR="008C0DFE" w:rsidRDefault="008C0DFE" w:rsidP="008C0DFE">
      <w:pPr>
        <w:pStyle w:val="36"/>
        <w:framePr w:wrap="notBeside"/>
        <w:rPr>
          <w:rStyle w:val="afffa"/>
          <w:rtl/>
        </w:rPr>
      </w:pPr>
      <w:r>
        <w:rPr>
          <w:rStyle w:val="afffa"/>
          <w:rFonts w:hint="cs"/>
          <w:rtl/>
        </w:rPr>
        <w:t>והך</w:t>
      </w:r>
    </w:p>
    <w:p w14:paraId="318A63CB" w14:textId="2400D322" w:rsidR="00E8089F" w:rsidRPr="008C0DFE" w:rsidRDefault="008C0DFE" w:rsidP="008C0DFE">
      <w:pPr>
        <w:rPr>
          <w:rtl/>
        </w:rPr>
      </w:pPr>
      <w:r>
        <w:rPr>
          <w:rStyle w:val="afffa"/>
          <w:rFonts w:hint="cs"/>
          <w:rtl/>
        </w:rPr>
        <w:t>ד</w:t>
      </w:r>
      <w:r w:rsidR="00E8089F" w:rsidRPr="008C0DFE">
        <w:rPr>
          <w:rStyle w:val="afffa"/>
          <w:rtl/>
        </w:rPr>
        <w:t>אוצרות יין</w:t>
      </w:r>
      <w:r w:rsidR="00E8089F" w:rsidRPr="008C0DFE">
        <w:rPr>
          <w:rtl/>
        </w:rPr>
        <w:t xml:space="preserve"> צריך בדיקה</w:t>
      </w:r>
      <w:r>
        <w:rPr>
          <w:rFonts w:hint="cs"/>
          <w:rtl/>
        </w:rPr>
        <w:t>- במסתפק לשולחנו ויש קבע לשתיה</w:t>
      </w:r>
    </w:p>
    <w:p w14:paraId="25232FB3" w14:textId="0F16CBF7" w:rsidR="00E8089F" w:rsidRPr="007435EB" w:rsidRDefault="008C0DFE" w:rsidP="008C0DFE">
      <w:pPr>
        <w:spacing w:after="60"/>
        <w:rPr>
          <w:rtl/>
        </w:rPr>
      </w:pPr>
      <w:r w:rsidRPr="008C0DFE">
        <w:rPr>
          <w:rStyle w:val="afffa"/>
          <w:rFonts w:hint="cs"/>
          <w:rtl/>
        </w:rPr>
        <w:t xml:space="preserve">אוצרות </w:t>
      </w:r>
      <w:r w:rsidR="00E8089F" w:rsidRPr="008C0DFE">
        <w:rPr>
          <w:rStyle w:val="afffa"/>
          <w:rtl/>
        </w:rPr>
        <w:t>שמן</w:t>
      </w:r>
      <w:r w:rsidR="00E8089F" w:rsidRPr="007435EB">
        <w:rPr>
          <w:rFonts w:ascii="Fb Fontext" w:hAnsi="Fb Fontext"/>
          <w:rtl/>
        </w:rPr>
        <w:t xml:space="preserve"> </w:t>
      </w:r>
      <w:r>
        <w:rPr>
          <w:rFonts w:ascii="Fb Fontext" w:hAnsi="Fb Fontext" w:hint="cs"/>
          <w:rtl/>
        </w:rPr>
        <w:t xml:space="preserve">אין צריך בדיקה </w:t>
      </w:r>
      <w:r w:rsidR="00E8089F" w:rsidRPr="007435EB">
        <w:rPr>
          <w:rFonts w:ascii="Fb Fontext" w:hAnsi="Fb Fontext"/>
          <w:rtl/>
        </w:rPr>
        <w:t>דיש קבע לאכילה.</w:t>
      </w:r>
    </w:p>
    <w:p w14:paraId="668DB14F" w14:textId="77777777" w:rsidR="00397458" w:rsidRDefault="00B72303" w:rsidP="00397458">
      <w:pPr>
        <w:pStyle w:val="36"/>
        <w:framePr w:wrap="notBeside"/>
        <w:rPr>
          <w:rStyle w:val="affffd"/>
          <w:spacing w:val="-6"/>
          <w:rtl/>
        </w:rPr>
      </w:pPr>
      <w:r w:rsidRPr="00317FF7">
        <w:rPr>
          <w:rStyle w:val="affffd"/>
          <w:rFonts w:hint="cs"/>
          <w:spacing w:val="-6"/>
          <w:rtl/>
        </w:rPr>
        <w:t>ר"ח</w:t>
      </w:r>
      <w:r w:rsidR="00E8089F" w:rsidRPr="00317FF7">
        <w:rPr>
          <w:rStyle w:val="affffd"/>
          <w:spacing w:val="-6"/>
          <w:rtl/>
        </w:rPr>
        <w:t>:</w:t>
      </w:r>
    </w:p>
    <w:p w14:paraId="51E9AE68" w14:textId="1466942A" w:rsidR="00E8089F" w:rsidRPr="00397458" w:rsidRDefault="00E8089F" w:rsidP="00E8089F">
      <w:pPr>
        <w:rPr>
          <w:rtl/>
        </w:rPr>
      </w:pPr>
      <w:r w:rsidRPr="008C0DFE">
        <w:rPr>
          <w:rStyle w:val="afffa"/>
          <w:spacing w:val="-4"/>
          <w:rtl/>
        </w:rPr>
        <w:t>אוצרות שכר בבבל</w:t>
      </w:r>
      <w:r w:rsidRPr="00397458">
        <w:rPr>
          <w:rtl/>
        </w:rPr>
        <w:t xml:space="preserve"> </w:t>
      </w:r>
      <w:r w:rsidR="008C0DFE" w:rsidRPr="008C0DFE">
        <w:rPr>
          <w:rFonts w:hint="cs"/>
          <w:spacing w:val="-2"/>
          <w:rtl/>
        </w:rPr>
        <w:t xml:space="preserve">עשאום </w:t>
      </w:r>
      <w:r w:rsidRPr="008C0DFE">
        <w:rPr>
          <w:spacing w:val="-2"/>
          <w:rtl/>
        </w:rPr>
        <w:t>כאוצרות יין בארץ ישראל</w:t>
      </w:r>
      <w:r w:rsidRPr="00397458">
        <w:rPr>
          <w:rtl/>
        </w:rPr>
        <w:t xml:space="preserve"> </w:t>
      </w:r>
      <w:r w:rsidR="00FC072A" w:rsidRPr="00397458">
        <w:rPr>
          <w:rFonts w:hint="cs"/>
          <w:rtl/>
        </w:rPr>
        <w:t xml:space="preserve">- </w:t>
      </w:r>
      <w:r w:rsidRPr="00397458">
        <w:rPr>
          <w:rtl/>
        </w:rPr>
        <w:t>במסתפק.</w:t>
      </w:r>
    </w:p>
    <w:p w14:paraId="73B7239E" w14:textId="77777777" w:rsidR="00397458" w:rsidRDefault="00E8089F" w:rsidP="00397458">
      <w:pPr>
        <w:pStyle w:val="36"/>
        <w:framePr w:wrap="notBeside"/>
        <w:rPr>
          <w:rtl/>
        </w:rPr>
      </w:pPr>
      <w:r w:rsidRPr="00B72303">
        <w:rPr>
          <w:rStyle w:val="affffd"/>
          <w:rtl/>
        </w:rPr>
        <w:t>ר"ח:</w:t>
      </w:r>
      <w:r w:rsidRPr="007435EB">
        <w:rPr>
          <w:rtl/>
        </w:rPr>
        <w:t xml:space="preserve"> </w:t>
      </w:r>
    </w:p>
    <w:p w14:paraId="0CD4B775" w14:textId="0EE49F12" w:rsidR="00E8089F" w:rsidRPr="00397458" w:rsidRDefault="00E8089F" w:rsidP="00B72303">
      <w:pPr>
        <w:rPr>
          <w:rtl/>
        </w:rPr>
      </w:pPr>
      <w:r w:rsidRPr="008C0DFE">
        <w:rPr>
          <w:rStyle w:val="afffa"/>
          <w:rtl/>
        </w:rPr>
        <w:t>בי דגים</w:t>
      </w:r>
      <w:r w:rsidRPr="00397458">
        <w:rPr>
          <w:rtl/>
        </w:rPr>
        <w:t xml:space="preserve"> </w:t>
      </w:r>
      <w:r w:rsidR="00B72303" w:rsidRPr="00397458">
        <w:rPr>
          <w:rFonts w:hint="cs"/>
          <w:rtl/>
        </w:rPr>
        <w:t>א"צ</w:t>
      </w:r>
      <w:r w:rsidRPr="00397458">
        <w:rPr>
          <w:rtl/>
        </w:rPr>
        <w:t xml:space="preserve"> בדיקה. </w:t>
      </w:r>
      <w:r w:rsidR="00B72303" w:rsidRPr="00397458">
        <w:rPr>
          <w:rFonts w:hint="cs"/>
          <w:rtl/>
        </w:rPr>
        <w:t>-</w:t>
      </w:r>
      <w:r w:rsidR="00B72303" w:rsidRPr="00397458">
        <w:rPr>
          <w:rtl/>
        </w:rPr>
        <w:t xml:space="preserve"> ב</w:t>
      </w:r>
      <w:r w:rsidR="00B72303" w:rsidRPr="00397458">
        <w:rPr>
          <w:rFonts w:hint="cs"/>
          <w:rtl/>
        </w:rPr>
        <w:t>גדולים</w:t>
      </w:r>
      <w:r w:rsidRPr="00397458">
        <w:rPr>
          <w:rtl/>
        </w:rPr>
        <w:t xml:space="preserve"> שיש להם קבע ואומד</w:t>
      </w:r>
    </w:p>
    <w:p w14:paraId="3DF13D02" w14:textId="77777777" w:rsidR="00397458" w:rsidRDefault="00E8089F" w:rsidP="00397458">
      <w:pPr>
        <w:pStyle w:val="36"/>
        <w:framePr w:wrap="notBeside"/>
        <w:rPr>
          <w:rtl/>
        </w:rPr>
      </w:pPr>
      <w:r w:rsidRPr="00B72303">
        <w:rPr>
          <w:rStyle w:val="affffd"/>
          <w:rtl/>
        </w:rPr>
        <w:t>רבר"ה:</w:t>
      </w:r>
      <w:r w:rsidRPr="007435EB">
        <w:rPr>
          <w:rtl/>
        </w:rPr>
        <w:t xml:space="preserve"> </w:t>
      </w:r>
    </w:p>
    <w:p w14:paraId="578EB7A7" w14:textId="61ED01E0" w:rsidR="00B72303" w:rsidRDefault="00B72303" w:rsidP="00B72303">
      <w:pPr>
        <w:rPr>
          <w:rtl/>
        </w:rPr>
      </w:pPr>
      <w:r w:rsidRPr="008C0DFE">
        <w:rPr>
          <w:rStyle w:val="afffa"/>
          <w:rFonts w:hint="cs"/>
          <w:rtl/>
        </w:rPr>
        <w:t>אוצר מלח, ואוצר שעווה</w:t>
      </w:r>
      <w:r w:rsidR="00E8089F" w:rsidRPr="007435EB">
        <w:rPr>
          <w:rtl/>
        </w:rPr>
        <w:t xml:space="preserve"> </w:t>
      </w:r>
      <w:r w:rsidR="008C0DFE">
        <w:rPr>
          <w:rFonts w:hint="cs"/>
          <w:rtl/>
        </w:rPr>
        <w:t xml:space="preserve">- </w:t>
      </w:r>
      <w:r w:rsidR="00E8089F" w:rsidRPr="007435EB">
        <w:rPr>
          <w:rtl/>
        </w:rPr>
        <w:t xml:space="preserve">צריך בדיקה. </w:t>
      </w:r>
    </w:p>
    <w:p w14:paraId="2AF9D217" w14:textId="77777777" w:rsidR="00397458" w:rsidRDefault="00E8089F" w:rsidP="00397458">
      <w:pPr>
        <w:pStyle w:val="36"/>
        <w:framePr w:wrap="notBeside"/>
        <w:rPr>
          <w:rtl/>
        </w:rPr>
      </w:pPr>
      <w:r w:rsidRPr="00B72303">
        <w:rPr>
          <w:rStyle w:val="affffd"/>
          <w:rtl/>
        </w:rPr>
        <w:t>ר"פ:</w:t>
      </w:r>
      <w:r w:rsidRPr="007435EB">
        <w:rPr>
          <w:rtl/>
        </w:rPr>
        <w:t xml:space="preserve"> </w:t>
      </w:r>
    </w:p>
    <w:p w14:paraId="19286BB2" w14:textId="0702277E" w:rsidR="00E8089F" w:rsidRPr="005C3FF1" w:rsidRDefault="00FC072A" w:rsidP="00FC072A">
      <w:pPr>
        <w:rPr>
          <w:rStyle w:val="afffa"/>
          <w:rtl/>
        </w:rPr>
      </w:pPr>
      <w:r w:rsidRPr="008C0DFE">
        <w:rPr>
          <w:rStyle w:val="afffa"/>
          <w:rFonts w:hint="cs"/>
          <w:rtl/>
        </w:rPr>
        <w:t>אוצר עצים, ואוצר תמרים</w:t>
      </w:r>
      <w:r w:rsidR="00E8089F" w:rsidRPr="007435EB">
        <w:rPr>
          <w:rtl/>
        </w:rPr>
        <w:t xml:space="preserve"> </w:t>
      </w:r>
      <w:r w:rsidR="008C0DFE">
        <w:rPr>
          <w:rFonts w:hint="cs"/>
          <w:rtl/>
        </w:rPr>
        <w:t xml:space="preserve">- </w:t>
      </w:r>
      <w:r w:rsidR="00E8089F" w:rsidRPr="007435EB">
        <w:rPr>
          <w:rtl/>
        </w:rPr>
        <w:t>צריך בדיקה</w:t>
      </w:r>
      <w:r w:rsidR="00E8089F" w:rsidRPr="005C3FF1">
        <w:rPr>
          <w:rStyle w:val="afffa"/>
          <w:rtl/>
        </w:rPr>
        <w:t>.</w:t>
      </w:r>
    </w:p>
    <w:p w14:paraId="3EB83FF7" w14:textId="08983204" w:rsidR="00E8089F" w:rsidRPr="007435EB" w:rsidRDefault="00F47631" w:rsidP="00F47631">
      <w:pPr>
        <w:pStyle w:val="affd"/>
        <w:rPr>
          <w:bCs/>
          <w:rtl/>
        </w:rPr>
      </w:pPr>
      <w:r>
        <w:rPr>
          <w:rFonts w:hint="cs"/>
          <w:rtl/>
        </w:rPr>
        <w:t>***</w:t>
      </w:r>
    </w:p>
    <w:p w14:paraId="42C6971B" w14:textId="77777777" w:rsidR="008C0DFE" w:rsidRDefault="00E8089F" w:rsidP="008C0DFE">
      <w:pPr>
        <w:pStyle w:val="36"/>
        <w:framePr w:wrap="notBeside"/>
        <w:rPr>
          <w:rStyle w:val="affffd"/>
          <w:spacing w:val="-6"/>
          <w:rtl/>
        </w:rPr>
      </w:pPr>
      <w:r w:rsidRPr="00317FF7">
        <w:rPr>
          <w:rStyle w:val="affffd"/>
          <w:spacing w:val="-6"/>
          <w:rtl/>
        </w:rPr>
        <w:t xml:space="preserve">תנא: </w:t>
      </w:r>
    </w:p>
    <w:p w14:paraId="3D7AB854" w14:textId="008328F3" w:rsidR="00E8089F" w:rsidRPr="008C0DFE" w:rsidRDefault="00FC072A" w:rsidP="00E8089F">
      <w:pPr>
        <w:rPr>
          <w:rtl/>
        </w:rPr>
      </w:pPr>
      <w:r w:rsidRPr="005C3FF1">
        <w:rPr>
          <w:rStyle w:val="afffa"/>
          <w:rtl/>
        </w:rPr>
        <w:t xml:space="preserve">אין מחייבין </w:t>
      </w:r>
      <w:r w:rsidR="00E8089F" w:rsidRPr="005C3FF1">
        <w:rPr>
          <w:rStyle w:val="afffa"/>
          <w:rtl/>
        </w:rPr>
        <w:t>להכניס ידו לחורין ולסדקין לבדוק</w:t>
      </w:r>
      <w:r w:rsidR="00E8089F" w:rsidRPr="00317FF7">
        <w:rPr>
          <w:rFonts w:ascii="Fb Fontext" w:hAnsi="Fb Fontext"/>
          <w:spacing w:val="-6"/>
          <w:rtl/>
        </w:rPr>
        <w:t xml:space="preserve"> </w:t>
      </w:r>
      <w:r w:rsidR="00E8089F" w:rsidRPr="008C0DFE">
        <w:rPr>
          <w:rtl/>
        </w:rPr>
        <w:t>- מפני הסכנה.</w:t>
      </w:r>
    </w:p>
    <w:p w14:paraId="2A037C3B" w14:textId="77777777" w:rsidR="008C0DFE" w:rsidRDefault="00FC072A" w:rsidP="008C0DFE">
      <w:pPr>
        <w:pStyle w:val="36"/>
        <w:framePr w:wrap="notBeside"/>
        <w:rPr>
          <w:rtl/>
        </w:rPr>
      </w:pPr>
      <w:r w:rsidRPr="00AC0CB1">
        <w:rPr>
          <w:rStyle w:val="affffd"/>
          <w:rFonts w:hint="cs"/>
          <w:rtl/>
        </w:rPr>
        <w:t>א.</w:t>
      </w:r>
      <w:r>
        <w:rPr>
          <w:rFonts w:hint="cs"/>
          <w:rtl/>
        </w:rPr>
        <w:t xml:space="preserve"> </w:t>
      </w:r>
      <w:r w:rsidR="00E8089F" w:rsidRPr="007435EB">
        <w:rPr>
          <w:rtl/>
        </w:rPr>
        <w:t xml:space="preserve">מיירי </w:t>
      </w:r>
    </w:p>
    <w:p w14:paraId="27FE40F0" w14:textId="4046D99D" w:rsidR="00E8089F" w:rsidRPr="008C0DFE" w:rsidRDefault="00E8089F" w:rsidP="00FC072A">
      <w:pPr>
        <w:rPr>
          <w:rtl/>
        </w:rPr>
      </w:pPr>
      <w:r w:rsidRPr="007435EB">
        <w:rPr>
          <w:rtl/>
        </w:rPr>
        <w:t>בנפל והכלב יכול לחפש אחריו</w:t>
      </w:r>
      <w:r w:rsidR="00FC072A">
        <w:rPr>
          <w:rFonts w:hint="cs"/>
          <w:rtl/>
        </w:rPr>
        <w:t>,</w:t>
      </w:r>
      <w:r w:rsidRPr="007435EB">
        <w:rPr>
          <w:rtl/>
        </w:rPr>
        <w:t xml:space="preserve"> </w:t>
      </w:r>
      <w:r w:rsidR="00FC072A">
        <w:rPr>
          <w:rFonts w:hint="cs"/>
          <w:rtl/>
        </w:rPr>
        <w:t>ו</w:t>
      </w:r>
      <w:r w:rsidRPr="007435EB">
        <w:rPr>
          <w:rtl/>
        </w:rPr>
        <w:t>חייב בדיקה</w:t>
      </w:r>
      <w:r w:rsidR="00FC072A">
        <w:rPr>
          <w:rFonts w:hint="cs"/>
          <w:rtl/>
        </w:rPr>
        <w:t>,</w:t>
      </w:r>
      <w:r w:rsidRPr="007435EB">
        <w:rPr>
          <w:rtl/>
        </w:rPr>
        <w:t xml:space="preserve"> ואינו שליח </w:t>
      </w:r>
      <w:r w:rsidRPr="008C0DFE">
        <w:rPr>
          <w:rtl/>
        </w:rPr>
        <w:t xml:space="preserve">מצווה </w:t>
      </w:r>
      <w:r w:rsidR="000A0C99">
        <w:rPr>
          <w:rFonts w:hint="cs"/>
          <w:rtl/>
        </w:rPr>
        <w:t xml:space="preserve">- </w:t>
      </w:r>
      <w:r w:rsidRPr="008C0DFE">
        <w:rPr>
          <w:rtl/>
        </w:rPr>
        <w:t>ד</w:t>
      </w:r>
      <w:r w:rsidRPr="008C0DFE">
        <w:rPr>
          <w:rFonts w:hint="cs"/>
          <w:rtl/>
        </w:rPr>
        <w:t>שמא</w:t>
      </w:r>
      <w:r w:rsidRPr="008C0DFE">
        <w:rPr>
          <w:rtl/>
        </w:rPr>
        <w:t xml:space="preserve"> אחרי שבדק </w:t>
      </w:r>
      <w:r w:rsidR="00FC072A" w:rsidRPr="008C0DFE">
        <w:rPr>
          <w:rFonts w:hint="cs"/>
          <w:rtl/>
        </w:rPr>
        <w:t>יבוא</w:t>
      </w:r>
      <w:r w:rsidRPr="008C0DFE">
        <w:rPr>
          <w:rtl/>
        </w:rPr>
        <w:t xml:space="preserve"> ל</w:t>
      </w:r>
      <w:r w:rsidR="00FC072A" w:rsidRPr="008C0DFE">
        <w:rPr>
          <w:rFonts w:hint="cs"/>
          <w:rtl/>
        </w:rPr>
        <w:t xml:space="preserve">חפש </w:t>
      </w:r>
      <w:r w:rsidRPr="008C0DFE">
        <w:rPr>
          <w:rtl/>
        </w:rPr>
        <w:t>אחר מחט שנפל.</w:t>
      </w:r>
    </w:p>
    <w:p w14:paraId="600E0988" w14:textId="77777777" w:rsidR="00B72303" w:rsidRDefault="00B72303" w:rsidP="005C3FF1">
      <w:pPr>
        <w:pStyle w:val="afff"/>
        <w:framePr w:wrap="around"/>
        <w:rPr>
          <w:rtl/>
        </w:rPr>
      </w:pPr>
      <w:r>
        <w:rPr>
          <w:rFonts w:hint="cs"/>
          <w:rtl/>
        </w:rPr>
        <w:t>ח:</w:t>
      </w:r>
    </w:p>
    <w:p w14:paraId="4A42D9DD" w14:textId="77777777" w:rsidR="008C0DFE" w:rsidRDefault="00FC072A" w:rsidP="008C0DFE">
      <w:pPr>
        <w:pStyle w:val="36"/>
        <w:framePr w:wrap="notBeside"/>
        <w:rPr>
          <w:rtl/>
        </w:rPr>
      </w:pPr>
      <w:r w:rsidRPr="00FC072A">
        <w:rPr>
          <w:rStyle w:val="affffd"/>
          <w:rFonts w:hint="cs"/>
          <w:rtl/>
        </w:rPr>
        <w:t>והך</w:t>
      </w:r>
      <w:r w:rsidR="00E8089F" w:rsidRPr="007435EB">
        <w:rPr>
          <w:rtl/>
        </w:rPr>
        <w:t xml:space="preserve"> </w:t>
      </w:r>
    </w:p>
    <w:p w14:paraId="15909826" w14:textId="3FD0D9DD" w:rsidR="00E8089F" w:rsidRDefault="00FC072A" w:rsidP="000A0C99">
      <w:pPr>
        <w:spacing w:after="60"/>
        <w:rPr>
          <w:rtl/>
        </w:rPr>
      </w:pPr>
      <w:r>
        <w:rPr>
          <w:rFonts w:hint="cs"/>
          <w:rtl/>
        </w:rPr>
        <w:t>ד</w:t>
      </w:r>
      <w:r w:rsidR="00E8089F" w:rsidRPr="007435EB">
        <w:rPr>
          <w:rtl/>
        </w:rPr>
        <w:t>אומר סלע זו לצדקה בשביל שיחיה בני או שאהיה בן העוה"ב הר"ז צדיק גמור</w:t>
      </w:r>
      <w:r>
        <w:rPr>
          <w:rFonts w:hint="cs"/>
          <w:rtl/>
        </w:rPr>
        <w:t>- דלשם מצווה.</w:t>
      </w:r>
    </w:p>
    <w:p w14:paraId="4CCFD985" w14:textId="77777777" w:rsidR="008C0DFE" w:rsidRDefault="00FC072A" w:rsidP="008C0DFE">
      <w:pPr>
        <w:pStyle w:val="36"/>
        <w:framePr w:wrap="notBeside"/>
        <w:rPr>
          <w:rtl/>
        </w:rPr>
      </w:pPr>
      <w:r w:rsidRPr="00AC0CB1">
        <w:rPr>
          <w:rStyle w:val="affffd"/>
          <w:rFonts w:hint="cs"/>
          <w:rtl/>
        </w:rPr>
        <w:t>ב.</w:t>
      </w:r>
      <w:r w:rsidRPr="00B1174A">
        <w:rPr>
          <w:rStyle w:val="affffd"/>
          <w:rFonts w:hint="cs"/>
          <w:spacing w:val="-4"/>
          <w:rtl/>
        </w:rPr>
        <w:t xml:space="preserve"> </w:t>
      </w:r>
      <w:r w:rsidR="00E8089F" w:rsidRPr="00B1174A">
        <w:rPr>
          <w:rStyle w:val="affffd"/>
          <w:spacing w:val="-4"/>
          <w:rtl/>
        </w:rPr>
        <w:t>רנב"י:</w:t>
      </w:r>
      <w:r w:rsidR="00E8089F" w:rsidRPr="00B1174A">
        <w:rPr>
          <w:rtl/>
        </w:rPr>
        <w:t xml:space="preserve"> </w:t>
      </w:r>
    </w:p>
    <w:p w14:paraId="6729B94D" w14:textId="70DC41A9" w:rsidR="00B1174A" w:rsidRDefault="00E8089F" w:rsidP="00B1174A">
      <w:pPr>
        <w:rPr>
          <w:rtl/>
        </w:rPr>
      </w:pPr>
      <w:r w:rsidRPr="008C0DFE">
        <w:rPr>
          <w:rtl/>
        </w:rPr>
        <w:t>משום סכנת הנכרים,</w:t>
      </w:r>
      <w:r w:rsidRPr="00B1174A">
        <w:rPr>
          <w:spacing w:val="-4"/>
          <w:rtl/>
        </w:rPr>
        <w:t xml:space="preserve"> </w:t>
      </w:r>
      <w:r w:rsidR="00B1174A" w:rsidRPr="00B1174A">
        <w:rPr>
          <w:rStyle w:val="affffd"/>
          <w:spacing w:val="-4"/>
          <w:rtl/>
        </w:rPr>
        <w:t>וכפלימו</w:t>
      </w:r>
      <w:r w:rsidR="00B1174A" w:rsidRPr="00B1174A">
        <w:rPr>
          <w:rStyle w:val="affffd"/>
          <w:rFonts w:hint="cs"/>
          <w:spacing w:val="-4"/>
          <w:rtl/>
        </w:rPr>
        <w:t>.</w:t>
      </w:r>
      <w:r w:rsidR="00B1174A" w:rsidRPr="00B1174A">
        <w:rPr>
          <w:rFonts w:hint="cs"/>
          <w:spacing w:val="-4"/>
          <w:rtl/>
        </w:rPr>
        <w:t xml:space="preserve"> </w:t>
      </w:r>
      <w:r w:rsidR="00FC072A" w:rsidRPr="005C3FF1">
        <w:rPr>
          <w:rStyle w:val="afffa"/>
          <w:rFonts w:hint="cs"/>
          <w:rtl/>
        </w:rPr>
        <w:t>ד</w:t>
      </w:r>
      <w:r w:rsidRPr="005C3FF1">
        <w:rPr>
          <w:rStyle w:val="afffa"/>
          <w:rtl/>
        </w:rPr>
        <w:t>חור שבין יהודי לארמאי</w:t>
      </w:r>
      <w:r w:rsidRPr="007435EB">
        <w:rPr>
          <w:rtl/>
        </w:rPr>
        <w:t xml:space="preserve"> </w:t>
      </w:r>
    </w:p>
    <w:p w14:paraId="64197F19" w14:textId="6D32A3E0" w:rsidR="008C0DFE" w:rsidRPr="008C0DFE" w:rsidRDefault="00E8089F" w:rsidP="008C0DFE">
      <w:pPr>
        <w:ind w:left="226" w:firstLine="113"/>
        <w:rPr>
          <w:rStyle w:val="affffd"/>
          <w:rFonts w:cs="FrankRuehl"/>
          <w:b w:val="0"/>
          <w:bCs w:val="0"/>
          <w:sz w:val="18"/>
          <w:szCs w:val="18"/>
          <w:rtl/>
        </w:rPr>
      </w:pPr>
      <w:r w:rsidRPr="007435EB">
        <w:rPr>
          <w:rtl/>
        </w:rPr>
        <w:t>- בודק עד מקום שידו מגעת, והשאר מבטלו בלבו.</w:t>
      </w:r>
    </w:p>
    <w:p w14:paraId="09139F7B" w14:textId="77777777" w:rsidR="008C0DFE" w:rsidRDefault="00FC072A" w:rsidP="008C0DFE">
      <w:pPr>
        <w:pStyle w:val="36"/>
        <w:framePr w:wrap="notBeside"/>
        <w:rPr>
          <w:rtl/>
        </w:rPr>
      </w:pPr>
      <w:r w:rsidRPr="00B1174A">
        <w:rPr>
          <w:rStyle w:val="affffd"/>
          <w:rtl/>
        </w:rPr>
        <w:t>פלימו</w:t>
      </w:r>
      <w:r w:rsidR="00E8089F" w:rsidRPr="00B1174A">
        <w:rPr>
          <w:rStyle w:val="affffd"/>
          <w:rtl/>
        </w:rPr>
        <w:t xml:space="preserve">: </w:t>
      </w:r>
    </w:p>
    <w:p w14:paraId="6A35E583" w14:textId="265B0A70" w:rsidR="00E8089F" w:rsidRPr="007435EB" w:rsidRDefault="00FC072A" w:rsidP="00FC072A">
      <w:pPr>
        <w:rPr>
          <w:rtl/>
        </w:rPr>
      </w:pPr>
      <w:r w:rsidRPr="000A0C99">
        <w:rPr>
          <w:rStyle w:val="afffa"/>
          <w:rFonts w:hint="cs"/>
          <w:rtl/>
        </w:rPr>
        <w:t>חור</w:t>
      </w:r>
      <w:r w:rsidR="00E8089F" w:rsidRPr="000A0C99">
        <w:rPr>
          <w:rStyle w:val="afffa"/>
          <w:rtl/>
        </w:rPr>
        <w:t xml:space="preserve"> עצמו</w:t>
      </w:r>
      <w:r w:rsidR="00E8089F" w:rsidRPr="007435EB">
        <w:rPr>
          <w:rtl/>
        </w:rPr>
        <w:t xml:space="preserve"> אינו בודק מפני הסכנה. והיינו כשפים ומשתמש תמיד ביום</w:t>
      </w:r>
      <w:r>
        <w:rPr>
          <w:rFonts w:hint="cs"/>
          <w:rtl/>
        </w:rPr>
        <w:t>,</w:t>
      </w:r>
      <w:r w:rsidR="00E8089F" w:rsidRPr="007435EB">
        <w:rPr>
          <w:rtl/>
        </w:rPr>
        <w:t xml:space="preserve"> </w:t>
      </w:r>
      <w:r w:rsidR="00E8089F" w:rsidRPr="000A0C99">
        <w:rPr>
          <w:rStyle w:val="affffd"/>
          <w:rtl/>
        </w:rPr>
        <w:t>ו</w:t>
      </w:r>
      <w:r w:rsidRPr="000A0C99">
        <w:rPr>
          <w:rStyle w:val="affffd"/>
          <w:rFonts w:hint="cs"/>
          <w:rtl/>
        </w:rPr>
        <w:t>כאן</w:t>
      </w:r>
      <w:r>
        <w:rPr>
          <w:rFonts w:hint="cs"/>
          <w:rtl/>
        </w:rPr>
        <w:t xml:space="preserve"> </w:t>
      </w:r>
      <w:r w:rsidR="00E8089F" w:rsidRPr="007435EB">
        <w:rPr>
          <w:rtl/>
        </w:rPr>
        <w:t xml:space="preserve"> </w:t>
      </w:r>
      <w:r w:rsidR="000A0C99">
        <w:rPr>
          <w:rFonts w:hint="cs"/>
          <w:rtl/>
        </w:rPr>
        <w:t>שבודק ב</w:t>
      </w:r>
      <w:r w:rsidR="00E8089F" w:rsidRPr="007435EB">
        <w:rPr>
          <w:rtl/>
        </w:rPr>
        <w:t>לילה ועם נר</w:t>
      </w:r>
      <w:r w:rsidR="000A0C99">
        <w:rPr>
          <w:rFonts w:hint="cs"/>
          <w:rtl/>
        </w:rPr>
        <w:t>,</w:t>
      </w:r>
      <w:r w:rsidR="00E8089F" w:rsidRPr="007435EB">
        <w:rPr>
          <w:rtl/>
        </w:rPr>
        <w:t xml:space="preserve"> הנכרי יחשוש.</w:t>
      </w:r>
    </w:p>
    <w:p w14:paraId="30B2B9D8" w14:textId="77777777" w:rsidR="00E8089F" w:rsidRPr="007435EB" w:rsidRDefault="00E8089F" w:rsidP="00B1174A">
      <w:pPr>
        <w:rPr>
          <w:rtl/>
        </w:rPr>
      </w:pPr>
      <w:r w:rsidRPr="007435EB">
        <w:rPr>
          <w:rtl/>
        </w:rPr>
        <w:lastRenderedPageBreak/>
        <w:t>ו</w:t>
      </w:r>
      <w:r w:rsidR="00AB3B38">
        <w:rPr>
          <w:rtl/>
        </w:rPr>
        <w:t>אף</w:t>
      </w:r>
      <w:r w:rsidR="00FC072A">
        <w:rPr>
          <w:rtl/>
        </w:rPr>
        <w:t xml:space="preserve"> דשלוחי מצוה אינן ניזוקין </w:t>
      </w:r>
      <w:r w:rsidR="00B1174A">
        <w:rPr>
          <w:rtl/>
        </w:rPr>
        <w:t>–</w:t>
      </w:r>
      <w:r w:rsidR="00FC072A">
        <w:rPr>
          <w:rtl/>
        </w:rPr>
        <w:t xml:space="preserve"> </w:t>
      </w:r>
      <w:r w:rsidR="00B1174A">
        <w:rPr>
          <w:rFonts w:hint="cs"/>
          <w:rtl/>
        </w:rPr>
        <w:t xml:space="preserve">שאני </w:t>
      </w:r>
      <w:r w:rsidR="00B1174A" w:rsidRPr="000A0C99">
        <w:rPr>
          <w:rStyle w:val="afffa"/>
          <w:rFonts w:hint="cs"/>
          <w:rtl/>
        </w:rPr>
        <w:t>במקום שההיזק מצוי</w:t>
      </w:r>
      <w:r w:rsidR="00B1174A">
        <w:rPr>
          <w:rFonts w:hint="cs"/>
          <w:rtl/>
        </w:rPr>
        <w:t xml:space="preserve"> </w:t>
      </w:r>
      <w:r w:rsidR="00FC072A" w:rsidRPr="00B1174A">
        <w:rPr>
          <w:rtl/>
        </w:rPr>
        <w:t>ד</w:t>
      </w:r>
      <w:r w:rsidRPr="00AC0CB1">
        <w:rPr>
          <w:rStyle w:val="af2"/>
          <w:rtl/>
        </w:rPr>
        <w:t>ויאמר שמואל איך אלך ושמע שאול והרגני</w:t>
      </w:r>
      <w:r w:rsidRPr="007435EB">
        <w:rPr>
          <w:rtl/>
        </w:rPr>
        <w:t>.</w:t>
      </w:r>
    </w:p>
    <w:p w14:paraId="5390527C" w14:textId="77777777" w:rsidR="00E8089F" w:rsidRPr="009A151F" w:rsidRDefault="00E8089F" w:rsidP="00B1174A">
      <w:pPr>
        <w:pStyle w:val="afffff0"/>
        <w:rPr>
          <w:rtl/>
        </w:rPr>
      </w:pPr>
      <w:r w:rsidRPr="009A151F">
        <w:rPr>
          <w:rtl/>
        </w:rPr>
        <w:t>שלוחי מצווה.</w:t>
      </w:r>
    </w:p>
    <w:p w14:paraId="2E95A923" w14:textId="77777777" w:rsidR="000A0C99" w:rsidRDefault="00E8089F" w:rsidP="000A0C99">
      <w:pPr>
        <w:pStyle w:val="36"/>
        <w:framePr w:wrap="notBeside"/>
        <w:rPr>
          <w:rFonts w:ascii="Fb Fontext" w:hAnsi="Fb Fontext"/>
          <w:rtl/>
        </w:rPr>
      </w:pPr>
      <w:r w:rsidRPr="00B1174A">
        <w:rPr>
          <w:rStyle w:val="affffd"/>
          <w:rtl/>
        </w:rPr>
        <w:t>בעו מרב:</w:t>
      </w:r>
    </w:p>
    <w:p w14:paraId="1F53D786" w14:textId="2DE4F65B" w:rsidR="000A0C99" w:rsidRDefault="00FC072A" w:rsidP="001648AC">
      <w:pPr>
        <w:rPr>
          <w:rStyle w:val="affffd"/>
          <w:rtl/>
        </w:rPr>
      </w:pPr>
      <w:r w:rsidRPr="000A0C99">
        <w:rPr>
          <w:rStyle w:val="affffd"/>
          <w:rFonts w:hint="cs"/>
          <w:rtl/>
        </w:rPr>
        <w:t>תלמידי</w:t>
      </w:r>
      <w:r w:rsidR="00E8089F" w:rsidRPr="000A0C99">
        <w:rPr>
          <w:rStyle w:val="affffd"/>
          <w:rtl/>
        </w:rPr>
        <w:t xml:space="preserve"> רב </w:t>
      </w:r>
      <w:r w:rsidRPr="000A0C99">
        <w:rPr>
          <w:rStyle w:val="affffd"/>
          <w:rFonts w:hint="cs"/>
          <w:rtl/>
        </w:rPr>
        <w:t>הדרים בבקעה</w:t>
      </w:r>
      <w:r w:rsidR="00E8089F" w:rsidRPr="007435EB">
        <w:rPr>
          <w:rFonts w:ascii="Fb Fontext" w:hAnsi="Fb Fontext"/>
          <w:rtl/>
        </w:rPr>
        <w:t xml:space="preserve"> </w:t>
      </w:r>
      <w:r w:rsidR="001648AC">
        <w:rPr>
          <w:rFonts w:ascii="Fb Fontext" w:hAnsi="Fb Fontext" w:hint="cs"/>
          <w:rtl/>
        </w:rPr>
        <w:t>אם מותר לצאת קודם עלה"</w:t>
      </w:r>
      <w:r>
        <w:rPr>
          <w:rFonts w:ascii="Fb Fontext" w:hAnsi="Fb Fontext" w:hint="cs"/>
          <w:rtl/>
        </w:rPr>
        <w:t>ש ואחר שקיע'ח</w:t>
      </w:r>
      <w:r w:rsidR="001648AC">
        <w:rPr>
          <w:rStyle w:val="affffd"/>
          <w:rFonts w:hint="cs"/>
          <w:rtl/>
        </w:rPr>
        <w:t xml:space="preserve"> </w:t>
      </w:r>
    </w:p>
    <w:p w14:paraId="19C99528" w14:textId="1AF9B83E" w:rsidR="000A0C99" w:rsidRDefault="00E8089F" w:rsidP="000A0C99">
      <w:pPr>
        <w:pStyle w:val="36"/>
        <w:framePr w:wrap="notBeside"/>
        <w:rPr>
          <w:rStyle w:val="afffa"/>
          <w:rtl/>
        </w:rPr>
      </w:pPr>
      <w:r w:rsidRPr="00FC072A">
        <w:rPr>
          <w:rStyle w:val="affffd"/>
          <w:rtl/>
        </w:rPr>
        <w:t>א"ל</w:t>
      </w:r>
      <w:r w:rsidR="000A0C99">
        <w:rPr>
          <w:rFonts w:hint="cs"/>
          <w:rtl/>
        </w:rPr>
        <w:t xml:space="preserve"> רב:</w:t>
      </w:r>
      <w:r w:rsidRPr="007435EB">
        <w:rPr>
          <w:rtl/>
        </w:rPr>
        <w:t xml:space="preserve"> </w:t>
      </w:r>
    </w:p>
    <w:p w14:paraId="75669E0A" w14:textId="210818B2" w:rsidR="00E8089F" w:rsidRPr="007435EB" w:rsidRDefault="00FC072A" w:rsidP="000A0C99">
      <w:pPr>
        <w:rPr>
          <w:rtl/>
        </w:rPr>
      </w:pPr>
      <w:r w:rsidRPr="005C3FF1">
        <w:rPr>
          <w:rStyle w:val="afffa"/>
          <w:rFonts w:hint="cs"/>
          <w:rtl/>
        </w:rPr>
        <w:t>בהליכתן</w:t>
      </w:r>
      <w:r>
        <w:rPr>
          <w:rFonts w:hint="cs"/>
          <w:rtl/>
        </w:rPr>
        <w:t xml:space="preserve"> </w:t>
      </w:r>
      <w:r w:rsidR="00E8089F" w:rsidRPr="007435EB">
        <w:rPr>
          <w:rtl/>
        </w:rPr>
        <w:t>יכולים עלי ועל צוארי.</w:t>
      </w:r>
      <w:r w:rsidR="000A0C99">
        <w:rPr>
          <w:rStyle w:val="afffa"/>
          <w:rFonts w:hint="cs"/>
          <w:rtl/>
        </w:rPr>
        <w:t xml:space="preserve">   ב</w:t>
      </w:r>
      <w:r w:rsidR="00E8089F" w:rsidRPr="005C3FF1">
        <w:rPr>
          <w:rStyle w:val="afffa"/>
          <w:rtl/>
        </w:rPr>
        <w:t>חזרתן</w:t>
      </w:r>
      <w:r w:rsidR="00E8089F" w:rsidRPr="007435EB">
        <w:rPr>
          <w:rtl/>
        </w:rPr>
        <w:t xml:space="preserve"> </w:t>
      </w:r>
      <w:r>
        <w:rPr>
          <w:rFonts w:hint="cs"/>
          <w:rtl/>
        </w:rPr>
        <w:t xml:space="preserve"> לא ידע להשיבם</w:t>
      </w:r>
      <w:r w:rsidR="00E8089F" w:rsidRPr="007435EB">
        <w:rPr>
          <w:rtl/>
        </w:rPr>
        <w:t>.</w:t>
      </w:r>
    </w:p>
    <w:p w14:paraId="5B710D5A" w14:textId="77777777" w:rsidR="000A0C99" w:rsidRDefault="00E8089F" w:rsidP="000A0C99">
      <w:pPr>
        <w:pStyle w:val="36"/>
        <w:framePr w:wrap="notBeside"/>
        <w:rPr>
          <w:rStyle w:val="afffa"/>
          <w:rtl/>
        </w:rPr>
      </w:pPr>
      <w:r w:rsidRPr="00FC072A">
        <w:rPr>
          <w:rStyle w:val="affffd"/>
          <w:rtl/>
        </w:rPr>
        <w:t>ר"א:</w:t>
      </w:r>
      <w:r w:rsidRPr="007435EB">
        <w:rPr>
          <w:rFonts w:ascii="Fb Fontext" w:hAnsi="Fb Fontext"/>
          <w:rtl/>
        </w:rPr>
        <w:t xml:space="preserve"> </w:t>
      </w:r>
    </w:p>
    <w:p w14:paraId="1AF7515D" w14:textId="77777777" w:rsidR="000A0C99" w:rsidRDefault="00E8089F" w:rsidP="000A0C99">
      <w:pPr>
        <w:rPr>
          <w:rFonts w:ascii="Fb Fontext" w:hAnsi="Fb Fontext"/>
          <w:rtl/>
        </w:rPr>
      </w:pPr>
      <w:r w:rsidRPr="005C3FF1">
        <w:rPr>
          <w:rStyle w:val="afffa"/>
          <w:rtl/>
        </w:rPr>
        <w:t xml:space="preserve">שלוחי מצוה </w:t>
      </w:r>
      <w:r w:rsidR="00FC072A" w:rsidRPr="005C3FF1">
        <w:rPr>
          <w:rStyle w:val="afffa"/>
          <w:rFonts w:hint="cs"/>
          <w:rtl/>
        </w:rPr>
        <w:t>אין</w:t>
      </w:r>
      <w:r w:rsidRPr="005C3FF1">
        <w:rPr>
          <w:rStyle w:val="afffa"/>
          <w:rtl/>
        </w:rPr>
        <w:t xml:space="preserve"> ניזוקין בהליכתן </w:t>
      </w:r>
      <w:r w:rsidR="00FC072A" w:rsidRPr="005C3FF1">
        <w:rPr>
          <w:rStyle w:val="afffa"/>
          <w:rtl/>
        </w:rPr>
        <w:t>ולא בחז</w:t>
      </w:r>
      <w:r w:rsidRPr="005C3FF1">
        <w:rPr>
          <w:rStyle w:val="afffa"/>
          <w:rtl/>
        </w:rPr>
        <w:t>רתן.</w:t>
      </w:r>
      <w:r w:rsidRPr="007435EB">
        <w:rPr>
          <w:rFonts w:ascii="Fb Fontext" w:hAnsi="Fb Fontext"/>
          <w:rtl/>
        </w:rPr>
        <w:t xml:space="preserve"> </w:t>
      </w:r>
    </w:p>
    <w:p w14:paraId="0398B01E" w14:textId="375038D8" w:rsidR="000A0C99" w:rsidRDefault="00E8089F" w:rsidP="000A0C99">
      <w:pPr>
        <w:pStyle w:val="36"/>
        <w:framePr w:wrap="notBeside"/>
        <w:rPr>
          <w:rFonts w:ascii="Fb Fontext" w:hAnsi="Fb Fontext"/>
          <w:rtl/>
        </w:rPr>
      </w:pPr>
      <w:r w:rsidRPr="00FC072A">
        <w:rPr>
          <w:rStyle w:val="affffd"/>
          <w:rtl/>
        </w:rPr>
        <w:t>כאיסי בן יהודה</w:t>
      </w:r>
      <w:r w:rsidR="000A0C99">
        <w:rPr>
          <w:rStyle w:val="affffd"/>
          <w:rFonts w:hint="cs"/>
          <w:rtl/>
        </w:rPr>
        <w:t>:</w:t>
      </w:r>
    </w:p>
    <w:p w14:paraId="7CC9ED8D" w14:textId="75ABA253" w:rsidR="00E8089F" w:rsidRPr="007435EB" w:rsidRDefault="00E8089F" w:rsidP="000A0C99">
      <w:pPr>
        <w:rPr>
          <w:rtl/>
        </w:rPr>
      </w:pPr>
      <w:r w:rsidRPr="00AC0CB1">
        <w:rPr>
          <w:rStyle w:val="af2"/>
          <w:rtl/>
        </w:rPr>
        <w:t>ולא יחמד איש את ארצך</w:t>
      </w:r>
      <w:r w:rsidR="001648AC">
        <w:rPr>
          <w:rFonts w:ascii="Fb Fontext" w:hAnsi="Fb Fontext"/>
          <w:rtl/>
        </w:rPr>
        <w:t xml:space="preserve"> ש</w:t>
      </w:r>
      <w:r w:rsidRPr="007435EB">
        <w:rPr>
          <w:rFonts w:ascii="Fb Fontext" w:hAnsi="Fb Fontext"/>
          <w:rtl/>
        </w:rPr>
        <w:t xml:space="preserve">פרתך </w:t>
      </w:r>
      <w:r w:rsidR="001648AC">
        <w:rPr>
          <w:rFonts w:ascii="Fb Fontext" w:hAnsi="Fb Fontext" w:hint="cs"/>
          <w:rtl/>
        </w:rPr>
        <w:t xml:space="preserve">תרעה באחו </w:t>
      </w:r>
      <w:r w:rsidRPr="007435EB">
        <w:rPr>
          <w:rFonts w:ascii="Fb Fontext" w:hAnsi="Fb Fontext"/>
          <w:rtl/>
        </w:rPr>
        <w:t>ואין חיה מזיקתה, תרנגולתך מנקרת באשפה ואין חולדה מזיקתה.</w:t>
      </w:r>
    </w:p>
    <w:p w14:paraId="69AB273E" w14:textId="77777777" w:rsidR="00E8089F" w:rsidRDefault="00E8089F" w:rsidP="001648AC">
      <w:pPr>
        <w:rPr>
          <w:rtl/>
        </w:rPr>
      </w:pPr>
      <w:r w:rsidRPr="007435EB">
        <w:rPr>
          <w:rtl/>
        </w:rPr>
        <w:t xml:space="preserve">וק"ו </w:t>
      </w:r>
      <w:r w:rsidR="001648AC">
        <w:rPr>
          <w:rFonts w:hint="cs"/>
          <w:rtl/>
        </w:rPr>
        <w:t>מש</w:t>
      </w:r>
      <w:r w:rsidRPr="007435EB">
        <w:rPr>
          <w:rtl/>
        </w:rPr>
        <w:t>דרכן ל</w:t>
      </w:r>
      <w:r w:rsidR="001648AC">
        <w:rPr>
          <w:rFonts w:hint="cs"/>
          <w:rtl/>
        </w:rPr>
        <w:t>הנ</w:t>
      </w:r>
      <w:r w:rsidR="001648AC">
        <w:rPr>
          <w:rtl/>
        </w:rPr>
        <w:t>ז</w:t>
      </w:r>
      <w:r w:rsidRPr="007435EB">
        <w:rPr>
          <w:rtl/>
        </w:rPr>
        <w:t>ק</w:t>
      </w:r>
      <w:r w:rsidR="001648AC">
        <w:rPr>
          <w:rFonts w:hint="cs"/>
          <w:rtl/>
        </w:rPr>
        <w:t>,</w:t>
      </w:r>
      <w:r w:rsidRPr="007435EB">
        <w:rPr>
          <w:rtl/>
        </w:rPr>
        <w:t xml:space="preserve"> </w:t>
      </w:r>
      <w:r w:rsidR="00FC072A">
        <w:rPr>
          <w:rFonts w:hint="cs"/>
          <w:rtl/>
        </w:rPr>
        <w:t>לבנ''א ש</w:t>
      </w:r>
      <w:r w:rsidR="001648AC">
        <w:rPr>
          <w:rFonts w:hint="cs"/>
          <w:rtl/>
        </w:rPr>
        <w:t xml:space="preserve">אין </w:t>
      </w:r>
      <w:r w:rsidR="00FC072A">
        <w:rPr>
          <w:rFonts w:hint="cs"/>
          <w:rtl/>
        </w:rPr>
        <w:t>דרכן ל</w:t>
      </w:r>
      <w:r w:rsidR="001648AC">
        <w:rPr>
          <w:rFonts w:hint="cs"/>
          <w:rtl/>
        </w:rPr>
        <w:t>הנזק,</w:t>
      </w:r>
      <w:r w:rsidR="00FC072A">
        <w:rPr>
          <w:rFonts w:hint="cs"/>
          <w:rtl/>
        </w:rPr>
        <w:t xml:space="preserve"> </w:t>
      </w:r>
    </w:p>
    <w:p w14:paraId="660D5A73" w14:textId="77777777" w:rsidR="00E8089F" w:rsidRPr="00317FF7" w:rsidRDefault="00FC072A" w:rsidP="00FC072A">
      <w:pPr>
        <w:rPr>
          <w:spacing w:val="-2"/>
          <w:rtl/>
        </w:rPr>
      </w:pPr>
      <w:r w:rsidRPr="005C3FF1">
        <w:rPr>
          <w:rStyle w:val="afffa"/>
          <w:rFonts w:hint="cs"/>
          <w:rtl/>
        </w:rPr>
        <w:t>ובחזרתן</w:t>
      </w:r>
      <w:r w:rsidRPr="00317FF7">
        <w:rPr>
          <w:rFonts w:hint="cs"/>
          <w:spacing w:val="-2"/>
          <w:rtl/>
        </w:rPr>
        <w:t xml:space="preserve"> מ</w:t>
      </w:r>
      <w:r w:rsidR="00E8089F" w:rsidRPr="00AC0CB1">
        <w:rPr>
          <w:rStyle w:val="af2"/>
          <w:rtl/>
        </w:rPr>
        <w:t>ופנית בבקר והלכת לאהליך</w:t>
      </w:r>
      <w:r w:rsidR="00E8089F" w:rsidRPr="00317FF7">
        <w:rPr>
          <w:spacing w:val="-2"/>
          <w:rtl/>
        </w:rPr>
        <w:t xml:space="preserve"> שתלך ותמצא אהלך בשלום.</w:t>
      </w:r>
    </w:p>
    <w:p w14:paraId="63B460A2" w14:textId="77777777" w:rsidR="000A0C99" w:rsidRDefault="001648AC" w:rsidP="000A0C99">
      <w:pPr>
        <w:pStyle w:val="36"/>
        <w:framePr w:wrap="notBeside"/>
        <w:rPr>
          <w:rtl/>
        </w:rPr>
      </w:pPr>
      <w:r>
        <w:rPr>
          <w:rFonts w:hint="cs"/>
          <w:rtl/>
        </w:rPr>
        <w:t xml:space="preserve">ובעי' קרא </w:t>
      </w:r>
    </w:p>
    <w:p w14:paraId="2953E152" w14:textId="0FA90F15" w:rsidR="00E8089F" w:rsidRPr="007435EB" w:rsidRDefault="001648AC" w:rsidP="000A0C99">
      <w:pPr>
        <w:spacing w:after="60"/>
        <w:rPr>
          <w:rtl/>
        </w:rPr>
      </w:pPr>
      <w:r>
        <w:rPr>
          <w:rFonts w:hint="cs"/>
          <w:rtl/>
        </w:rPr>
        <w:t xml:space="preserve">להליכה </w:t>
      </w:r>
      <w:r w:rsidR="00E8089F" w:rsidRPr="001648AC">
        <w:rPr>
          <w:rStyle w:val="affffd"/>
          <w:rtl/>
        </w:rPr>
        <w:t>כ</w:t>
      </w:r>
      <w:r w:rsidR="00E8089F" w:rsidRPr="001648AC">
        <w:rPr>
          <w:rStyle w:val="affffd"/>
          <w:rFonts w:hint="cs"/>
          <w:rtl/>
        </w:rPr>
        <w:t>ר</w:t>
      </w:r>
      <w:r w:rsidR="00E8089F" w:rsidRPr="001648AC">
        <w:rPr>
          <w:rStyle w:val="affffd"/>
          <w:rtl/>
        </w:rPr>
        <w:t>"</w:t>
      </w:r>
      <w:r w:rsidR="00E8089F" w:rsidRPr="001648AC">
        <w:rPr>
          <w:rStyle w:val="affffd"/>
          <w:rFonts w:hint="cs"/>
          <w:rtl/>
        </w:rPr>
        <w:t>א:</w:t>
      </w:r>
      <w:r w:rsidR="00E8089F" w:rsidRPr="001648AC">
        <w:rPr>
          <w:rStyle w:val="affffd"/>
          <w:rtl/>
        </w:rPr>
        <w:t xml:space="preserve"> </w:t>
      </w:r>
      <w:r w:rsidR="00E8089F" w:rsidRPr="007435EB">
        <w:rPr>
          <w:rtl/>
        </w:rPr>
        <w:t>כל אדם שיש לו קרקע עולה לרגל, ושאין לו קרקע - אין עולה לרגל.</w:t>
      </w:r>
    </w:p>
    <w:p w14:paraId="558D1F67" w14:textId="77777777" w:rsidR="000A0C99" w:rsidRDefault="00E8089F" w:rsidP="000A0C99">
      <w:pPr>
        <w:pStyle w:val="36"/>
        <w:framePr w:wrap="notBeside"/>
        <w:rPr>
          <w:rStyle w:val="afffa"/>
          <w:rtl/>
        </w:rPr>
      </w:pPr>
      <w:r w:rsidRPr="001648AC">
        <w:rPr>
          <w:rStyle w:val="affffd"/>
          <w:rtl/>
        </w:rPr>
        <w:t>ר"יצ:</w:t>
      </w:r>
      <w:r w:rsidRPr="007435EB">
        <w:rPr>
          <w:rtl/>
        </w:rPr>
        <w:t xml:space="preserve"> </w:t>
      </w:r>
    </w:p>
    <w:p w14:paraId="11F7BDB7" w14:textId="6A79966F" w:rsidR="00E8089F" w:rsidRPr="007435EB" w:rsidRDefault="00E8089F" w:rsidP="001648AC">
      <w:pPr>
        <w:rPr>
          <w:rtl/>
        </w:rPr>
      </w:pPr>
      <w:r w:rsidRPr="000A0C99">
        <w:rPr>
          <w:rStyle w:val="afffa"/>
          <w:rtl/>
        </w:rPr>
        <w:t>אין פירות גינוסר בירושלים</w:t>
      </w:r>
      <w:r w:rsidRPr="007435EB">
        <w:rPr>
          <w:rtl/>
        </w:rPr>
        <w:t xml:space="preserve"> </w:t>
      </w:r>
      <w:r w:rsidR="001648AC">
        <w:rPr>
          <w:rFonts w:hint="cs"/>
          <w:rtl/>
        </w:rPr>
        <w:t xml:space="preserve">שלא יאמרו עולי רגלים אילו עלינו רק </w:t>
      </w:r>
      <w:r w:rsidR="001648AC">
        <w:rPr>
          <w:rtl/>
        </w:rPr>
        <w:t>לאכול פירות גינוסר בירושלים</w:t>
      </w:r>
      <w:r w:rsidRPr="007435EB">
        <w:rPr>
          <w:rtl/>
        </w:rPr>
        <w:t xml:space="preserve"> דיינו, נמצאת עלייה שלא לשמה.</w:t>
      </w:r>
    </w:p>
    <w:p w14:paraId="4FB834C8" w14:textId="77777777" w:rsidR="000A0C99" w:rsidRDefault="00FC072A" w:rsidP="000A0C99">
      <w:pPr>
        <w:pStyle w:val="36"/>
        <w:framePr w:wrap="notBeside"/>
        <w:rPr>
          <w:rStyle w:val="afffa"/>
          <w:rtl/>
        </w:rPr>
      </w:pPr>
      <w:r w:rsidRPr="006279B3">
        <w:rPr>
          <w:rStyle w:val="affffd"/>
          <w:rFonts w:hint="cs"/>
          <w:rtl/>
        </w:rPr>
        <w:t>כיו''ב</w:t>
      </w:r>
      <w:r w:rsidR="006279B3" w:rsidRPr="006279B3">
        <w:rPr>
          <w:rStyle w:val="affffd"/>
          <w:rFonts w:hint="cs"/>
          <w:rtl/>
        </w:rPr>
        <w:t xml:space="preserve"> ר"ד</w:t>
      </w:r>
      <w:r w:rsidR="00E8089F" w:rsidRPr="006279B3">
        <w:rPr>
          <w:rStyle w:val="affffd"/>
          <w:rtl/>
        </w:rPr>
        <w:t>:</w:t>
      </w:r>
      <w:r w:rsidR="00E8089F" w:rsidRPr="007435EB">
        <w:rPr>
          <w:rtl/>
        </w:rPr>
        <w:t xml:space="preserve"> </w:t>
      </w:r>
    </w:p>
    <w:p w14:paraId="6835CE6D" w14:textId="28654296" w:rsidR="00E8089F" w:rsidRPr="007435EB" w:rsidRDefault="00E8089F" w:rsidP="001648AC">
      <w:pPr>
        <w:rPr>
          <w:rtl/>
        </w:rPr>
      </w:pPr>
      <w:r w:rsidRPr="005C3FF1">
        <w:rPr>
          <w:rStyle w:val="afffa"/>
          <w:rtl/>
        </w:rPr>
        <w:t>אין חמי טבריא בירושלים</w:t>
      </w:r>
      <w:r w:rsidRPr="007435EB">
        <w:rPr>
          <w:rtl/>
        </w:rPr>
        <w:t xml:space="preserve"> </w:t>
      </w:r>
      <w:r w:rsidR="001648AC">
        <w:rPr>
          <w:rFonts w:hint="cs"/>
          <w:rtl/>
        </w:rPr>
        <w:t>שלא יאמרו אילו</w:t>
      </w:r>
      <w:r w:rsidRPr="007435EB">
        <w:rPr>
          <w:rtl/>
        </w:rPr>
        <w:t xml:space="preserve"> </w:t>
      </w:r>
      <w:r w:rsidR="006279B3">
        <w:rPr>
          <w:rtl/>
        </w:rPr>
        <w:t xml:space="preserve">עלינו </w:t>
      </w:r>
      <w:r w:rsidR="001648AC">
        <w:rPr>
          <w:rFonts w:hint="cs"/>
          <w:rtl/>
        </w:rPr>
        <w:t xml:space="preserve">רק </w:t>
      </w:r>
      <w:r w:rsidR="006279B3">
        <w:rPr>
          <w:rtl/>
        </w:rPr>
        <w:t xml:space="preserve">לרחוץ בחמי טבריא </w:t>
      </w:r>
      <w:r w:rsidRPr="007435EB">
        <w:rPr>
          <w:rtl/>
        </w:rPr>
        <w:t>דיינו, ונמצאת עלייה שלא לשמה.</w:t>
      </w:r>
    </w:p>
    <w:p w14:paraId="733D073B" w14:textId="4BBFE66A" w:rsidR="00E8089F" w:rsidRPr="001648AC" w:rsidRDefault="00E8089F" w:rsidP="001648AC">
      <w:pPr>
        <w:pStyle w:val="afffd"/>
        <w:rPr>
          <w:rtl/>
        </w:rPr>
      </w:pPr>
      <w:ins w:id="9805" w:author="מספור קטעי משנה" w:date="2026-10-06T06:45:41Z">
        <w:r>
          <w:rPr>
            <w:rStyle w:val="MisparKeta"/>
          </w:rPr>
          <w:t xml:space="preserve">ב. </w:t>
        </w:r>
      </w:ins>
      <w:r w:rsidRPr="001648AC">
        <w:rPr>
          <w:rtl/>
        </w:rPr>
        <w:t xml:space="preserve">ובמה אמרו שתי שורות </w:t>
      </w:r>
      <w:r w:rsidR="000A0C99">
        <w:rPr>
          <w:rFonts w:hint="cs"/>
          <w:rtl/>
        </w:rPr>
        <w:t>וכו' שצריך בדיקה</w:t>
      </w:r>
      <w:r w:rsidRPr="001648AC">
        <w:rPr>
          <w:rtl/>
        </w:rPr>
        <w:t>.</w:t>
      </w:r>
    </w:p>
    <w:p w14:paraId="7A0E5AA2" w14:textId="77777777" w:rsidR="000A0C99" w:rsidRDefault="00E8089F" w:rsidP="000A0C99">
      <w:pPr>
        <w:pStyle w:val="36"/>
        <w:framePr w:wrap="notBeside"/>
        <w:rPr>
          <w:rtl/>
        </w:rPr>
      </w:pPr>
      <w:r w:rsidRPr="001648AC">
        <w:rPr>
          <w:rStyle w:val="affffd"/>
          <w:rtl/>
        </w:rPr>
        <w:t xml:space="preserve">ה"ק: </w:t>
      </w:r>
    </w:p>
    <w:p w14:paraId="074B6842" w14:textId="1003BA4A" w:rsidR="00E8089F" w:rsidRPr="007435EB" w:rsidRDefault="00E8089F" w:rsidP="001648AC">
      <w:pPr>
        <w:rPr>
          <w:rtl/>
        </w:rPr>
      </w:pPr>
      <w:r w:rsidRPr="007435EB">
        <w:rPr>
          <w:rtl/>
        </w:rPr>
        <w:t>כל מקום שאין מכניסין בו חמץ א"צ בדיקה, ואוצרות יין</w:t>
      </w:r>
      <w:r w:rsidR="001648AC">
        <w:rPr>
          <w:rFonts w:hint="cs"/>
          <w:rtl/>
        </w:rPr>
        <w:t xml:space="preserve"> ו</w:t>
      </w:r>
      <w:r w:rsidR="001648AC">
        <w:rPr>
          <w:rtl/>
        </w:rPr>
        <w:t>שמן</w:t>
      </w:r>
      <w:r w:rsidRPr="007435EB">
        <w:rPr>
          <w:rtl/>
        </w:rPr>
        <w:t xml:space="preserve"> </w:t>
      </w:r>
      <w:r w:rsidR="001648AC">
        <w:rPr>
          <w:rFonts w:hint="cs"/>
          <w:rtl/>
        </w:rPr>
        <w:t xml:space="preserve">גם </w:t>
      </w:r>
      <w:r w:rsidRPr="007435EB">
        <w:rPr>
          <w:rtl/>
        </w:rPr>
        <w:t>א"צ בדיקה.</w:t>
      </w:r>
    </w:p>
    <w:p w14:paraId="72EB6F56" w14:textId="7C6746A7" w:rsidR="00E8089F" w:rsidRPr="005C3FF1" w:rsidRDefault="00E8089F" w:rsidP="004A085A">
      <w:pPr>
        <w:rPr>
          <w:rStyle w:val="afffa"/>
          <w:rtl/>
        </w:rPr>
      </w:pPr>
      <w:r w:rsidRPr="00317FF7">
        <w:rPr>
          <w:spacing w:val="-8"/>
          <w:rtl/>
        </w:rPr>
        <w:t>ובמה אמרו שתי שורות במרתף - מקום שמכניסין בו חמץ, ובמסתפק</w:t>
      </w:r>
      <w:r w:rsidR="000A0C99">
        <w:rPr>
          <w:rFonts w:hint="cs"/>
          <w:spacing w:val="-8"/>
          <w:rtl/>
        </w:rPr>
        <w:t>.</w:t>
      </w:r>
    </w:p>
    <w:p w14:paraId="4D1B1B65" w14:textId="77777777" w:rsidR="00E8089F" w:rsidRPr="006279B3" w:rsidRDefault="00E8089F" w:rsidP="006279B3">
      <w:pPr>
        <w:pStyle w:val="afffd"/>
        <w:rPr>
          <w:rtl/>
        </w:rPr>
      </w:pPr>
      <w:ins w:id="9806" w:author="מספור קטעי משנה" w:date="2026-10-06T06:45:41Z">
        <w:r>
          <w:rPr>
            <w:rStyle w:val="MisparKeta"/>
          </w:rPr>
          <w:t xml:space="preserve">ג. </w:t>
        </w:r>
      </w:ins>
      <w:r w:rsidRPr="006279B3">
        <w:rPr>
          <w:rtl/>
        </w:rPr>
        <w:t>בית שמאי אומרים שתי שורות וכו'.</w:t>
      </w:r>
    </w:p>
    <w:p w14:paraId="15FA9865" w14:textId="77777777" w:rsidR="000A0C99" w:rsidRDefault="00E8089F" w:rsidP="000A0C99">
      <w:pPr>
        <w:pStyle w:val="36"/>
        <w:framePr w:wrap="notBeside"/>
        <w:rPr>
          <w:rtl/>
        </w:rPr>
      </w:pPr>
      <w:r w:rsidRPr="006279B3">
        <w:rPr>
          <w:rStyle w:val="affffd"/>
          <w:rtl/>
        </w:rPr>
        <w:t>ר"י</w:t>
      </w:r>
      <w:r w:rsidRPr="007435EB">
        <w:rPr>
          <w:rtl/>
        </w:rPr>
        <w:t xml:space="preserve">: </w:t>
      </w:r>
    </w:p>
    <w:p w14:paraId="23F6D3ED" w14:textId="77CC6645" w:rsidR="00E8089F" w:rsidRPr="007435EB" w:rsidRDefault="00E8089F" w:rsidP="004A085A">
      <w:pPr>
        <w:rPr>
          <w:rtl/>
        </w:rPr>
      </w:pPr>
      <w:r w:rsidRPr="007435EB">
        <w:rPr>
          <w:rtl/>
        </w:rPr>
        <w:t>מן הארץ ועד שמי קורה.</w:t>
      </w:r>
    </w:p>
    <w:p w14:paraId="6DD1FD6A" w14:textId="77777777" w:rsidR="000A0C99" w:rsidRDefault="00E8089F" w:rsidP="000A0C99">
      <w:pPr>
        <w:pStyle w:val="36"/>
        <w:framePr w:wrap="notBeside"/>
        <w:rPr>
          <w:rtl/>
        </w:rPr>
      </w:pPr>
      <w:r w:rsidRPr="006279B3">
        <w:rPr>
          <w:rStyle w:val="affffd"/>
          <w:rtl/>
        </w:rPr>
        <w:t>ורי"ו:</w:t>
      </w:r>
      <w:r w:rsidRPr="007435EB">
        <w:rPr>
          <w:rtl/>
        </w:rPr>
        <w:t xml:space="preserve"> </w:t>
      </w:r>
    </w:p>
    <w:p w14:paraId="4F2CE398" w14:textId="451C6816" w:rsidR="006279B3" w:rsidRDefault="00E8089F" w:rsidP="001648AC">
      <w:pPr>
        <w:rPr>
          <w:rtl/>
        </w:rPr>
      </w:pPr>
      <w:r w:rsidRPr="007435EB">
        <w:rPr>
          <w:rtl/>
        </w:rPr>
        <w:t>שורה אחת כמין גאם.</w:t>
      </w:r>
      <w:r w:rsidR="001648AC">
        <w:rPr>
          <w:rFonts w:hint="cs"/>
          <w:rtl/>
        </w:rPr>
        <w:t xml:space="preserve">    </w:t>
      </w:r>
      <w:r w:rsidRPr="001648AC">
        <w:rPr>
          <w:rStyle w:val="affffd"/>
          <w:rtl/>
        </w:rPr>
        <w:t>ת"כ דר"י</w:t>
      </w:r>
      <w:r w:rsidR="006279B3" w:rsidRPr="001648AC">
        <w:rPr>
          <w:rStyle w:val="affffd"/>
          <w:rFonts w:hint="cs"/>
          <w:rtl/>
        </w:rPr>
        <w:t>, ות''כ דרי''ו</w:t>
      </w:r>
      <w:r w:rsidR="006279B3">
        <w:rPr>
          <w:rFonts w:hint="cs"/>
          <w:rtl/>
        </w:rPr>
        <w:t xml:space="preserve"> </w:t>
      </w:r>
    </w:p>
    <w:p w14:paraId="0824166A" w14:textId="77777777" w:rsidR="00E8089F" w:rsidRPr="007435EB" w:rsidRDefault="00E8089F" w:rsidP="006279B3">
      <w:pPr>
        <w:pStyle w:val="afffd"/>
        <w:rPr>
          <w:rtl/>
        </w:rPr>
      </w:pPr>
      <w:ins w:id="9807" w:author="מספור קטעי משנה" w:date="2026-10-06T06:45:41Z">
        <w:r>
          <w:rPr>
            <w:rStyle w:val="MisparKeta"/>
          </w:rPr>
          <w:t xml:space="preserve">ד. </w:t>
        </w:r>
      </w:ins>
      <w:r w:rsidRPr="007435EB">
        <w:rPr>
          <w:rtl/>
        </w:rPr>
        <w:t>ב"ה: שתי שורות החיצונות שהן העליונות.</w:t>
      </w:r>
    </w:p>
    <w:p w14:paraId="0CCAF16F" w14:textId="77777777" w:rsidR="000A0C99" w:rsidRDefault="00E8089F" w:rsidP="000A0C99">
      <w:pPr>
        <w:pStyle w:val="36"/>
        <w:framePr w:wrap="notBeside"/>
        <w:rPr>
          <w:rtl/>
        </w:rPr>
      </w:pPr>
      <w:r w:rsidRPr="006279B3">
        <w:rPr>
          <w:rStyle w:val="affffd"/>
          <w:rFonts w:hint="cs"/>
          <w:rtl/>
        </w:rPr>
        <w:t>רב</w:t>
      </w:r>
      <w:r w:rsidRPr="006279B3">
        <w:rPr>
          <w:rStyle w:val="affffd"/>
          <w:rtl/>
        </w:rPr>
        <w:t>:</w:t>
      </w:r>
    </w:p>
    <w:p w14:paraId="6B7C8BF7" w14:textId="330632DD" w:rsidR="00E8089F" w:rsidRPr="007435EB" w:rsidRDefault="00E8089F" w:rsidP="001648AC">
      <w:pPr>
        <w:rPr>
          <w:rtl/>
        </w:rPr>
      </w:pPr>
      <w:r w:rsidRPr="007435EB">
        <w:rPr>
          <w:rtl/>
        </w:rPr>
        <w:t>עליונה ושלמטה הימנה.</w:t>
      </w:r>
      <w:r w:rsidR="001648AC">
        <w:rPr>
          <w:rFonts w:hint="cs"/>
          <w:rtl/>
        </w:rPr>
        <w:t xml:space="preserve"> </w:t>
      </w:r>
      <w:r w:rsidR="001648AC">
        <w:rPr>
          <w:rStyle w:val="affffd"/>
          <w:rFonts w:hint="cs"/>
          <w:rtl/>
        </w:rPr>
        <w:t xml:space="preserve"> </w:t>
      </w:r>
      <w:r w:rsidRPr="006279B3">
        <w:rPr>
          <w:rStyle w:val="affffd"/>
          <w:rtl/>
        </w:rPr>
        <w:t>שמואל</w:t>
      </w:r>
      <w:r w:rsidRPr="007435EB">
        <w:rPr>
          <w:rtl/>
        </w:rPr>
        <w:t>: עליונה ושלפנים הימנה.</w:t>
      </w:r>
    </w:p>
    <w:p w14:paraId="2DDC78B2" w14:textId="77777777" w:rsidR="000A0C99" w:rsidRDefault="00E8089F" w:rsidP="000A0C99">
      <w:pPr>
        <w:pStyle w:val="36"/>
        <w:framePr w:wrap="notBeside"/>
        <w:rPr>
          <w:rStyle w:val="affffd"/>
          <w:rtl/>
        </w:rPr>
      </w:pPr>
      <w:r w:rsidRPr="006279B3">
        <w:rPr>
          <w:rStyle w:val="affffd"/>
          <w:rtl/>
        </w:rPr>
        <w:t>רב</w:t>
      </w:r>
      <w:r w:rsidR="001648AC">
        <w:rPr>
          <w:rStyle w:val="affffd"/>
          <w:rFonts w:hint="cs"/>
          <w:rtl/>
        </w:rPr>
        <w:t>:</w:t>
      </w:r>
      <w:r w:rsidRPr="006279B3">
        <w:rPr>
          <w:rStyle w:val="affffd"/>
          <w:rtl/>
        </w:rPr>
        <w:t xml:space="preserve"> </w:t>
      </w:r>
    </w:p>
    <w:p w14:paraId="24126A0F" w14:textId="1D505513" w:rsidR="00E8089F" w:rsidRPr="007435EB" w:rsidRDefault="004535B8" w:rsidP="004535B8">
      <w:pPr>
        <w:rPr>
          <w:rtl/>
        </w:rPr>
      </w:pPr>
      <w:r>
        <w:rPr>
          <w:rtl/>
        </w:rPr>
        <w:t>דייק חיצונות</w:t>
      </w:r>
      <w:r w:rsidR="006279B3">
        <w:rPr>
          <w:rtl/>
        </w:rPr>
        <w:t xml:space="preserve"> ו</w:t>
      </w:r>
      <w:r w:rsidR="006279B3">
        <w:rPr>
          <w:rFonts w:hint="cs"/>
          <w:rtl/>
        </w:rPr>
        <w:t>ע</w:t>
      </w:r>
      <w:r w:rsidR="00E8089F" w:rsidRPr="007435EB">
        <w:rPr>
          <w:rtl/>
        </w:rPr>
        <w:t xml:space="preserve">ליונות </w:t>
      </w:r>
      <w:r w:rsidR="006279B3">
        <w:rPr>
          <w:rFonts w:hint="cs"/>
          <w:rtl/>
        </w:rPr>
        <w:t>למעט</w:t>
      </w:r>
      <w:r w:rsidR="00E8089F" w:rsidRPr="007435EB">
        <w:rPr>
          <w:rtl/>
        </w:rPr>
        <w:t xml:space="preserve"> ת</w:t>
      </w:r>
      <w:r>
        <w:rPr>
          <w:rFonts w:hint="cs"/>
          <w:rtl/>
        </w:rPr>
        <w:t>חתונות דתחתונות</w:t>
      </w:r>
      <w:r w:rsidR="00E8089F" w:rsidRPr="007435EB">
        <w:rPr>
          <w:rtl/>
        </w:rPr>
        <w:t>.</w:t>
      </w:r>
    </w:p>
    <w:p w14:paraId="0B7DEB54" w14:textId="77777777" w:rsidR="000A0C99" w:rsidRDefault="00E8089F" w:rsidP="000A0C99">
      <w:pPr>
        <w:pStyle w:val="36"/>
        <w:framePr w:wrap="notBeside"/>
        <w:rPr>
          <w:rtl/>
        </w:rPr>
      </w:pPr>
      <w:r w:rsidRPr="001648AC">
        <w:rPr>
          <w:rStyle w:val="affffd"/>
          <w:rtl/>
        </w:rPr>
        <w:t xml:space="preserve">ושמואל: </w:t>
      </w:r>
    </w:p>
    <w:p w14:paraId="717B8781" w14:textId="42F6A753" w:rsidR="00E8089F" w:rsidRPr="007435EB" w:rsidRDefault="00E8089F" w:rsidP="004535B8">
      <w:pPr>
        <w:rPr>
          <w:rtl/>
        </w:rPr>
      </w:pPr>
      <w:r w:rsidRPr="007435EB">
        <w:rPr>
          <w:rtl/>
        </w:rPr>
        <w:t xml:space="preserve">דייק עליונות. </w:t>
      </w:r>
      <w:r w:rsidR="006279B3">
        <w:rPr>
          <w:rFonts w:hint="cs"/>
          <w:rtl/>
        </w:rPr>
        <w:t>ו</w:t>
      </w:r>
      <w:r w:rsidRPr="007435EB">
        <w:rPr>
          <w:rtl/>
        </w:rPr>
        <w:t xml:space="preserve">חיצונה למעוטי </w:t>
      </w:r>
      <w:r w:rsidR="004535B8">
        <w:rPr>
          <w:rFonts w:hint="cs"/>
          <w:rtl/>
        </w:rPr>
        <w:t>חיצונות דחיצונות</w:t>
      </w:r>
      <w:r w:rsidRPr="007435EB">
        <w:rPr>
          <w:rtl/>
        </w:rPr>
        <w:t>.</w:t>
      </w:r>
    </w:p>
    <w:p w14:paraId="2B0A59B3" w14:textId="77777777" w:rsidR="00E8089F" w:rsidRPr="000A0C99" w:rsidRDefault="00E8089F" w:rsidP="001648AC">
      <w:pPr>
        <w:pStyle w:val="affffc"/>
        <w:rPr>
          <w:rStyle w:val="afffa"/>
          <w:rtl/>
        </w:rPr>
      </w:pPr>
      <w:r w:rsidRPr="007435EB">
        <w:rPr>
          <w:rtl/>
        </w:rPr>
        <w:t xml:space="preserve">ת"כ דרב, וכולהו תנאי </w:t>
      </w:r>
      <w:r w:rsidR="006279B3">
        <w:rPr>
          <w:rFonts w:hint="cs"/>
          <w:rtl/>
        </w:rPr>
        <w:t>כ</w:t>
      </w:r>
      <w:r w:rsidRPr="007435EB">
        <w:rPr>
          <w:rtl/>
        </w:rPr>
        <w:t>שמואל.</w:t>
      </w:r>
      <w:r w:rsidR="001648AC">
        <w:rPr>
          <w:rFonts w:hint="cs"/>
          <w:rtl/>
        </w:rPr>
        <w:t xml:space="preserve"> </w:t>
      </w:r>
      <w:r w:rsidRPr="000A0C99">
        <w:rPr>
          <w:rStyle w:val="afffa"/>
          <w:rtl/>
        </w:rPr>
        <w:t>והלכ</w:t>
      </w:r>
      <w:r w:rsidR="001648AC" w:rsidRPr="000A0C99">
        <w:rPr>
          <w:rStyle w:val="afffa"/>
          <w:rFonts w:hint="cs"/>
          <w:rtl/>
        </w:rPr>
        <w:t>ה</w:t>
      </w:r>
      <w:r w:rsidRPr="000A0C99">
        <w:rPr>
          <w:rStyle w:val="afffa"/>
          <w:rtl/>
        </w:rPr>
        <w:t xml:space="preserve"> כשמואל.</w:t>
      </w:r>
    </w:p>
    <w:p w14:paraId="471FE8FD" w14:textId="77777777" w:rsidR="004A085A" w:rsidRPr="007435EB" w:rsidRDefault="004A085A" w:rsidP="00F47631">
      <w:pPr>
        <w:pStyle w:val="affd"/>
        <w:rPr>
          <w:rtl/>
        </w:rPr>
      </w:pPr>
      <w:r w:rsidRPr="007435EB">
        <w:rPr>
          <w:rFonts w:hint="cs"/>
          <w:rtl/>
        </w:rPr>
        <w:t>׻</w:t>
      </w:r>
    </w:p>
    <w:p w14:paraId="2E3A1E42" w14:textId="77777777" w:rsidR="00E8089F" w:rsidRPr="007435EB" w:rsidRDefault="00E8089F" w:rsidP="005C3FF1">
      <w:pPr>
        <w:pStyle w:val="afff"/>
        <w:framePr w:wrap="around"/>
        <w:rPr>
          <w:rtl/>
        </w:rPr>
      </w:pPr>
      <w:r w:rsidRPr="007435EB">
        <w:rPr>
          <w:rFonts w:hint="cs"/>
          <w:rtl/>
        </w:rPr>
        <w:t>ט.</w:t>
      </w:r>
    </w:p>
    <w:p>
      <w:pPr>
        <w:pStyle w:val="affffff1"/>
        <w:rPr>
          <w:ins w:id="20104" w:author="קלוד" w:date="2026-10-06T10:09:47Z"/>
        </w:rPr>
      </w:pPr>
      <w:ins w:id="20103" w:author="קלוד" w:date="2026-10-06T10:09:47Z">
        <w:r>
          <w:t xml:space="preserve">משנה ב</w:t>
        </w:r>
      </w:ins>
    </w:p>
    <w:p w14:paraId="06A7967B" w14:textId="77777777" w:rsidR="00E8089F" w:rsidRDefault="00E8089F" w:rsidP="000A0C99">
      <w:pPr>
        <w:pStyle w:val="afff5"/>
        <w:spacing w:after="120"/>
        <w:rPr>
          <w:rtl/>
        </w:rPr>
      </w:pPr>
      <w:r w:rsidRPr="007435EB">
        <w:rPr>
          <w:rtl/>
        </w:rPr>
        <w:t>אין חוששין שמא גיררה חולדה מבית לבית וממקום למקום</w:t>
      </w:r>
      <w:r w:rsidR="004535B8">
        <w:rPr>
          <w:rtl/>
        </w:rPr>
        <w:t xml:space="preserve">, דאם כן מחצר לחצר ומעיר לעיר </w:t>
      </w:r>
      <w:r w:rsidRPr="007435EB">
        <w:rPr>
          <w:rtl/>
        </w:rPr>
        <w:t>אין לדבר סוף.</w:t>
      </w:r>
    </w:p>
    <w:p w14:paraId="17458B4B" w14:textId="5956511C" w:rsidR="00820FB9" w:rsidRPr="007435EB" w:rsidRDefault="00820FB9" w:rsidP="00820FB9">
      <w:pPr>
        <w:pStyle w:val="affffc"/>
        <w:jc w:val="center"/>
        <w:rPr>
          <w:rtl/>
        </w:rPr>
      </w:pPr>
      <w:r>
        <w:rPr>
          <w:rFonts w:hint="cs"/>
          <w:rtl/>
        </w:rPr>
        <w:t>ב' תירוצים להעמיד המשנה ועל התירוץ השני ג' קושיות</w:t>
      </w:r>
    </w:p>
    <w:p w14:paraId="63182621" w14:textId="77777777" w:rsidR="000A0C99" w:rsidRDefault="00906D87" w:rsidP="000A0C99">
      <w:pPr>
        <w:pStyle w:val="36"/>
        <w:framePr w:wrap="notBeside"/>
        <w:rPr>
          <w:rtl/>
        </w:rPr>
      </w:pPr>
      <w:r w:rsidRPr="00906D87">
        <w:rPr>
          <w:rStyle w:val="affffd"/>
          <w:rFonts w:hint="cs"/>
          <w:rtl/>
        </w:rPr>
        <w:t>א.</w:t>
      </w:r>
    </w:p>
    <w:p w14:paraId="6644B19E" w14:textId="711C3BD3" w:rsidR="00E8089F" w:rsidRPr="007435EB" w:rsidRDefault="00906D87" w:rsidP="00906D87">
      <w:pPr>
        <w:rPr>
          <w:rtl/>
        </w:rPr>
      </w:pPr>
      <w:r>
        <w:rPr>
          <w:rFonts w:hint="cs"/>
          <w:rtl/>
        </w:rPr>
        <w:t xml:space="preserve">מיירי בלחם שנשאר, </w:t>
      </w:r>
      <w:r w:rsidR="000A0C99">
        <w:rPr>
          <w:rFonts w:hint="cs"/>
          <w:rtl/>
        </w:rPr>
        <w:t xml:space="preserve">- </w:t>
      </w:r>
      <w:r>
        <w:rPr>
          <w:rFonts w:hint="cs"/>
          <w:rtl/>
        </w:rPr>
        <w:t xml:space="preserve">ולכך </w:t>
      </w:r>
      <w:r w:rsidRPr="000A0C99">
        <w:rPr>
          <w:rStyle w:val="afffa"/>
          <w:rFonts w:hint="cs"/>
          <w:rtl/>
        </w:rPr>
        <w:t>אם רואים שנלקח</w:t>
      </w:r>
      <w:r>
        <w:rPr>
          <w:rFonts w:hint="cs"/>
          <w:rtl/>
        </w:rPr>
        <w:t xml:space="preserve"> צריך בדיקה. </w:t>
      </w:r>
    </w:p>
    <w:p w14:paraId="2AB5D771" w14:textId="77777777" w:rsidR="000A0C99" w:rsidRDefault="00E8089F" w:rsidP="000A0C99">
      <w:pPr>
        <w:pStyle w:val="36"/>
        <w:framePr w:wrap="notBeside"/>
        <w:rPr>
          <w:rtl/>
        </w:rPr>
      </w:pPr>
      <w:r w:rsidRPr="00F46A1C">
        <w:rPr>
          <w:rStyle w:val="affffd"/>
          <w:rtl/>
        </w:rPr>
        <w:t>והך</w:t>
      </w:r>
      <w:r w:rsidR="004535B8">
        <w:rPr>
          <w:rtl/>
        </w:rPr>
        <w:t xml:space="preserve"> </w:t>
      </w:r>
    </w:p>
    <w:p w14:paraId="745ED86E" w14:textId="7FF974AB" w:rsidR="00E8089F" w:rsidRPr="00906D87" w:rsidRDefault="004535B8" w:rsidP="000A0C99">
      <w:pPr>
        <w:spacing w:after="120"/>
        <w:rPr>
          <w:rtl/>
        </w:rPr>
      </w:pPr>
      <w:r>
        <w:rPr>
          <w:rtl/>
        </w:rPr>
        <w:t>ד</w:t>
      </w:r>
      <w:r w:rsidR="00E8089F" w:rsidRPr="007435EB">
        <w:rPr>
          <w:rtl/>
        </w:rPr>
        <w:t>מדורות הנכרים טמאים. ואי שהי מ' יום כבר בעי בדיקה, וא</w:t>
      </w:r>
      <w:r w:rsidR="00906D87">
        <w:rPr>
          <w:rFonts w:hint="cs"/>
          <w:rtl/>
        </w:rPr>
        <w:t xml:space="preserve">ף </w:t>
      </w:r>
      <w:r w:rsidR="00E8089F" w:rsidRPr="007435EB">
        <w:rPr>
          <w:rtl/>
        </w:rPr>
        <w:t xml:space="preserve">שאין לו אשה </w:t>
      </w:r>
      <w:r w:rsidR="00906D87">
        <w:rPr>
          <w:rStyle w:val="afffff6"/>
          <w:rFonts w:hint="cs"/>
          <w:rtl/>
        </w:rPr>
        <w:t>ש</w:t>
      </w:r>
      <w:r w:rsidR="00E8089F" w:rsidRPr="00906D87">
        <w:rPr>
          <w:rStyle w:val="afffff6"/>
          <w:rtl/>
        </w:rPr>
        <w:t>חשוד על הזנות.</w:t>
      </w:r>
      <w:r w:rsidR="00906D87">
        <w:rPr>
          <w:rFonts w:hint="cs"/>
          <w:rtl/>
        </w:rPr>
        <w:t xml:space="preserve"> </w:t>
      </w:r>
      <w:r w:rsidR="00E8089F" w:rsidRPr="007435EB">
        <w:rPr>
          <w:rFonts w:ascii="Fb Fontext" w:hAnsi="Fb Fontext"/>
          <w:rtl/>
        </w:rPr>
        <w:t xml:space="preserve">וכל מקום שחולדה וחזיר יכולין להלוך </w:t>
      </w:r>
      <w:r w:rsidR="000A0C99">
        <w:rPr>
          <w:rFonts w:ascii="Fb Fontext" w:hAnsi="Fb Fontext" w:hint="cs"/>
          <w:rtl/>
        </w:rPr>
        <w:t xml:space="preserve">- </w:t>
      </w:r>
      <w:r>
        <w:rPr>
          <w:rFonts w:ascii="Fb Fontext" w:hAnsi="Fb Fontext" w:hint="cs"/>
          <w:rtl/>
        </w:rPr>
        <w:t>א"צ</w:t>
      </w:r>
      <w:r w:rsidR="00E8089F" w:rsidRPr="007435EB">
        <w:rPr>
          <w:rFonts w:ascii="Fb Fontext" w:hAnsi="Fb Fontext"/>
          <w:rtl/>
        </w:rPr>
        <w:t xml:space="preserve"> בדיקה </w:t>
      </w:r>
      <w:r w:rsidR="000A0C99">
        <w:rPr>
          <w:rStyle w:val="affffd"/>
          <w:rtl/>
        </w:rPr>
        <w:tab/>
      </w:r>
      <w:r w:rsidR="000A0C99">
        <w:rPr>
          <w:rStyle w:val="affffd"/>
          <w:rtl/>
        </w:rPr>
        <w:tab/>
      </w:r>
      <w:r w:rsidR="000A0C99" w:rsidRPr="000A0C99">
        <w:rPr>
          <w:rStyle w:val="affffd"/>
          <w:rFonts w:hint="cs"/>
          <w:rtl/>
        </w:rPr>
        <w:t xml:space="preserve">- </w:t>
      </w:r>
      <w:r w:rsidR="00E8089F" w:rsidRPr="000A0C99">
        <w:rPr>
          <w:rStyle w:val="affffd"/>
          <w:rtl/>
        </w:rPr>
        <w:t>דמיירי</w:t>
      </w:r>
      <w:r w:rsidR="00E8089F" w:rsidRPr="007435EB">
        <w:rPr>
          <w:rFonts w:ascii="Fb Fontext" w:hAnsi="Fb Fontext"/>
          <w:rtl/>
        </w:rPr>
        <w:t xml:space="preserve"> בבשר דלא משיירא.</w:t>
      </w:r>
    </w:p>
    <w:p w14:paraId="60717B3C" w14:textId="77777777" w:rsidR="000A0C99" w:rsidRDefault="00906D87" w:rsidP="000A0C99">
      <w:pPr>
        <w:pStyle w:val="36"/>
        <w:framePr w:wrap="notBeside"/>
        <w:rPr>
          <w:rStyle w:val="affffd"/>
          <w:spacing w:val="-2"/>
          <w:rtl/>
        </w:rPr>
      </w:pPr>
      <w:r w:rsidRPr="0065617C">
        <w:rPr>
          <w:rStyle w:val="affffd"/>
          <w:rFonts w:hint="cs"/>
          <w:spacing w:val="-2"/>
          <w:rtl/>
        </w:rPr>
        <w:t xml:space="preserve">ב. </w:t>
      </w:r>
      <w:r w:rsidR="00E8089F" w:rsidRPr="0065617C">
        <w:rPr>
          <w:rStyle w:val="affffd"/>
          <w:spacing w:val="-2"/>
          <w:rtl/>
        </w:rPr>
        <w:t>רבא:</w:t>
      </w:r>
      <w:r w:rsidRPr="0065617C">
        <w:rPr>
          <w:rStyle w:val="affffd"/>
          <w:rFonts w:hint="cs"/>
          <w:spacing w:val="-2"/>
          <w:rtl/>
        </w:rPr>
        <w:t xml:space="preserve"> </w:t>
      </w:r>
    </w:p>
    <w:p w14:paraId="75A1F296" w14:textId="495BC3C0" w:rsidR="00906D87" w:rsidRPr="0065617C" w:rsidRDefault="00906D87" w:rsidP="00906D87">
      <w:pPr>
        <w:rPr>
          <w:spacing w:val="-2"/>
          <w:rtl/>
        </w:rPr>
      </w:pPr>
      <w:r w:rsidRPr="0065617C">
        <w:rPr>
          <w:rFonts w:hint="cs"/>
          <w:spacing w:val="-2"/>
          <w:rtl/>
        </w:rPr>
        <w:t xml:space="preserve">כאן רואים שלקח, </w:t>
      </w:r>
      <w:r w:rsidRPr="000A0C99">
        <w:rPr>
          <w:rStyle w:val="afffa"/>
          <w:rFonts w:hint="cs"/>
          <w:rtl/>
        </w:rPr>
        <w:t>וספק אי אכל,</w:t>
      </w:r>
      <w:r w:rsidRPr="0065617C">
        <w:rPr>
          <w:rFonts w:hint="cs"/>
          <w:spacing w:val="-2"/>
          <w:rtl/>
        </w:rPr>
        <w:t xml:space="preserve"> ואין ספק מוציא מודאי </w:t>
      </w:r>
    </w:p>
    <w:p w14:paraId="34D553F7" w14:textId="6C75F861" w:rsidR="00E8089F" w:rsidRPr="000A0C99" w:rsidRDefault="00E8089F" w:rsidP="000A0C99">
      <w:pPr>
        <w:spacing w:after="60"/>
        <w:rPr>
          <w:rtl/>
        </w:rPr>
      </w:pPr>
      <w:r w:rsidRPr="00906D87">
        <w:rPr>
          <w:rStyle w:val="afffff6"/>
          <w:rtl/>
        </w:rPr>
        <w:t xml:space="preserve">משא"כ מדורות הנכרים דספק </w:t>
      </w:r>
      <w:r w:rsidR="000A0C99">
        <w:rPr>
          <w:rStyle w:val="afffff6"/>
          <w:rFonts w:hint="cs"/>
          <w:rtl/>
        </w:rPr>
        <w:t>אם בכלל היה</w:t>
      </w:r>
      <w:r w:rsidRPr="00906D87">
        <w:rPr>
          <w:rStyle w:val="afffff6"/>
          <w:rtl/>
        </w:rPr>
        <w:t>]</w:t>
      </w:r>
    </w:p>
    <w:p w14:paraId="6832931A" w14:textId="77777777" w:rsidR="000A0C99" w:rsidRDefault="00E8089F" w:rsidP="000A0C99">
      <w:pPr>
        <w:pStyle w:val="36"/>
        <w:framePr w:wrap="notBeside"/>
        <w:rPr>
          <w:rFonts w:ascii="Fb Fontext" w:hAnsi="Fb Fontext"/>
          <w:rtl/>
        </w:rPr>
      </w:pPr>
      <w:r w:rsidRPr="0065617C">
        <w:rPr>
          <w:rStyle w:val="affffd"/>
          <w:spacing w:val="-4"/>
          <w:rtl/>
        </w:rPr>
        <w:t>והא דתניא:</w:t>
      </w:r>
      <w:r w:rsidRPr="0065617C">
        <w:rPr>
          <w:rFonts w:ascii="Fb Fontext" w:hAnsi="Fb Fontext"/>
          <w:rtl/>
        </w:rPr>
        <w:t xml:space="preserve"> </w:t>
      </w:r>
    </w:p>
    <w:p w14:paraId="7702EFD0" w14:textId="08E22F05" w:rsidR="00E8089F" w:rsidRPr="000A0C99" w:rsidRDefault="00E8089F" w:rsidP="00906D87">
      <w:pPr>
        <w:rPr>
          <w:rtl/>
        </w:rPr>
      </w:pPr>
      <w:r w:rsidRPr="000A0C99">
        <w:rPr>
          <w:rtl/>
        </w:rPr>
        <w:t>חבר שמת והניח פירות,</w:t>
      </w:r>
      <w:r w:rsidR="00906D87" w:rsidRPr="000A0C99">
        <w:rPr>
          <w:rFonts w:hint="cs"/>
          <w:rtl/>
        </w:rPr>
        <w:t xml:space="preserve"> אף</w:t>
      </w:r>
      <w:r w:rsidRPr="000A0C99">
        <w:rPr>
          <w:rtl/>
        </w:rPr>
        <w:t xml:space="preserve"> בני יומן </w:t>
      </w:r>
      <w:r w:rsidR="00906D87" w:rsidRPr="000A0C99">
        <w:rPr>
          <w:rFonts w:hint="cs"/>
          <w:rtl/>
        </w:rPr>
        <w:t>-</w:t>
      </w:r>
      <w:r w:rsidRPr="000A0C99">
        <w:rPr>
          <w:rtl/>
        </w:rPr>
        <w:t>בחזקת מתוקנין.</w:t>
      </w:r>
    </w:p>
    <w:p w14:paraId="65B9A4BF" w14:textId="77777777" w:rsidR="000A0C99" w:rsidRDefault="00906D87" w:rsidP="000A0C99">
      <w:pPr>
        <w:pStyle w:val="36"/>
        <w:framePr w:wrap="notBeside"/>
        <w:rPr>
          <w:rtl/>
        </w:rPr>
      </w:pPr>
      <w:r w:rsidRPr="00906D87">
        <w:rPr>
          <w:rStyle w:val="affffd"/>
          <w:rFonts w:hint="cs"/>
          <w:rtl/>
        </w:rPr>
        <w:t>א.</w:t>
      </w:r>
      <w:r>
        <w:rPr>
          <w:rFonts w:hint="cs"/>
          <w:rtl/>
        </w:rPr>
        <w:t xml:space="preserve"> ש</w:t>
      </w:r>
      <w:r w:rsidR="00E8089F" w:rsidRPr="007435EB">
        <w:rPr>
          <w:rtl/>
        </w:rPr>
        <w:t xml:space="preserve">ם </w:t>
      </w:r>
    </w:p>
    <w:p w14:paraId="6A1F5444" w14:textId="1B51747A" w:rsidR="000A0C99" w:rsidRDefault="00E8089F" w:rsidP="00906D87">
      <w:pPr>
        <w:rPr>
          <w:rtl/>
        </w:rPr>
      </w:pPr>
      <w:r w:rsidRPr="005C3FF1">
        <w:rPr>
          <w:rStyle w:val="afffa"/>
          <w:rtl/>
        </w:rPr>
        <w:t xml:space="preserve">וודאי וודאי הוא </w:t>
      </w:r>
      <w:r w:rsidR="00906D87">
        <w:rPr>
          <w:rtl/>
        </w:rPr>
        <w:t>דוודאי מעשר</w:t>
      </w:r>
      <w:r w:rsidR="00820FB9">
        <w:rPr>
          <w:rFonts w:hint="cs"/>
          <w:rtl/>
        </w:rPr>
        <w:t>- דחזקה על חבר</w:t>
      </w:r>
      <w:r w:rsidRPr="007435EB">
        <w:rPr>
          <w:rtl/>
        </w:rPr>
        <w:t xml:space="preserve"> </w:t>
      </w:r>
      <w:r w:rsidR="00820FB9" w:rsidRPr="00820FB9">
        <w:rPr>
          <w:rStyle w:val="affffff0"/>
          <w:rFonts w:hint="cs"/>
          <w:rtl/>
        </w:rPr>
        <w:t>שאין מוציא תח''י</w:t>
      </w:r>
    </w:p>
    <w:p w14:paraId="23CF229F" w14:textId="77777777" w:rsidR="000A0C99" w:rsidRDefault="00906D87" w:rsidP="000A0C99">
      <w:pPr>
        <w:pStyle w:val="36"/>
        <w:framePr w:wrap="notBeside"/>
        <w:rPr>
          <w:rtl/>
        </w:rPr>
      </w:pPr>
      <w:r w:rsidRPr="00906D87">
        <w:rPr>
          <w:rStyle w:val="affffd"/>
          <w:rFonts w:hint="cs"/>
          <w:rtl/>
        </w:rPr>
        <w:t>ב.</w:t>
      </w:r>
      <w:r>
        <w:rPr>
          <w:rFonts w:hint="cs"/>
          <w:rtl/>
        </w:rPr>
        <w:t xml:space="preserve"> </w:t>
      </w:r>
      <w:r>
        <w:rPr>
          <w:rtl/>
        </w:rPr>
        <w:t xml:space="preserve"> </w:t>
      </w:r>
    </w:p>
    <w:p w14:paraId="76DE168F" w14:textId="77777777" w:rsidR="000A0C99" w:rsidRDefault="00906D87" w:rsidP="000A0C99">
      <w:pPr>
        <w:rPr>
          <w:rtl/>
        </w:rPr>
      </w:pPr>
      <w:r>
        <w:rPr>
          <w:rtl/>
        </w:rPr>
        <w:t xml:space="preserve">ספק וספק הוא, דספק לא טבל </w:t>
      </w:r>
    </w:p>
    <w:p w14:paraId="3A006329" w14:textId="77777777" w:rsidR="000A0C99" w:rsidRDefault="00906D87" w:rsidP="000A0C99">
      <w:pPr>
        <w:pStyle w:val="36"/>
        <w:framePr w:wrap="notBeside"/>
        <w:rPr>
          <w:rtl/>
        </w:rPr>
      </w:pPr>
      <w:r w:rsidRPr="00906D87">
        <w:rPr>
          <w:rStyle w:val="affffd"/>
          <w:rtl/>
        </w:rPr>
        <w:t>כ</w:t>
      </w:r>
      <w:r w:rsidR="00E8089F" w:rsidRPr="00906D87">
        <w:rPr>
          <w:rStyle w:val="affffd"/>
          <w:rtl/>
        </w:rPr>
        <w:t xml:space="preserve">ר"א </w:t>
      </w:r>
    </w:p>
    <w:p w14:paraId="725059DD" w14:textId="455D49AC" w:rsidR="00E8089F" w:rsidRPr="007435EB" w:rsidRDefault="00E8089F" w:rsidP="00820FB9">
      <w:pPr>
        <w:spacing w:after="120"/>
        <w:rPr>
          <w:rtl/>
        </w:rPr>
      </w:pPr>
      <w:r w:rsidRPr="007435EB">
        <w:rPr>
          <w:rtl/>
        </w:rPr>
        <w:t>דמערים על תב</w:t>
      </w:r>
      <w:r w:rsidR="00906D87">
        <w:rPr>
          <w:rtl/>
        </w:rPr>
        <w:t>ואתו ומכניסה במוץ שלה, ליפטר מ</w:t>
      </w:r>
      <w:r w:rsidRPr="007435EB">
        <w:rPr>
          <w:rtl/>
        </w:rPr>
        <w:t>המעשר.</w:t>
      </w:r>
    </w:p>
    <w:p w14:paraId="6278F4F4" w14:textId="44151726" w:rsidR="00820FB9" w:rsidRDefault="00E8089F" w:rsidP="00820FB9">
      <w:pPr>
        <w:pStyle w:val="36"/>
        <w:framePr w:wrap="notBeside"/>
        <w:rPr>
          <w:rStyle w:val="affffd"/>
          <w:rtl/>
        </w:rPr>
      </w:pPr>
      <w:r w:rsidRPr="00906D87">
        <w:rPr>
          <w:rStyle w:val="affffd"/>
          <w:rtl/>
        </w:rPr>
        <w:t>והא</w:t>
      </w:r>
      <w:r w:rsidR="00820FB9">
        <w:rPr>
          <w:rStyle w:val="affffd"/>
          <w:rFonts w:hint="cs"/>
          <w:rtl/>
        </w:rPr>
        <w:t xml:space="preserve"> דמעשה</w:t>
      </w:r>
      <w:r w:rsidRPr="00906D87">
        <w:rPr>
          <w:rStyle w:val="affffd"/>
          <w:rtl/>
        </w:rPr>
        <w:t xml:space="preserve"> </w:t>
      </w:r>
    </w:p>
    <w:p w14:paraId="4FDC0716" w14:textId="2A005E90" w:rsidR="00E8089F" w:rsidRPr="007435EB" w:rsidRDefault="00E8089F" w:rsidP="00820FB9">
      <w:pPr>
        <w:rPr>
          <w:rtl/>
        </w:rPr>
      </w:pPr>
      <w:r w:rsidRPr="00906D87">
        <w:rPr>
          <w:rStyle w:val="affffd"/>
          <w:rtl/>
        </w:rPr>
        <w:t>בשפחת מציק אחד ברימון</w:t>
      </w:r>
      <w:r w:rsidRPr="007435EB">
        <w:rPr>
          <w:rFonts w:ascii="Fb Fontext" w:hAnsi="Fb Fontext"/>
          <w:rtl/>
        </w:rPr>
        <w:t>, שהטילה נפל לבור</w:t>
      </w:r>
      <w:r w:rsidR="00906D87">
        <w:rPr>
          <w:rFonts w:ascii="Fb Fontext" w:hAnsi="Fb Fontext" w:hint="cs"/>
          <w:rtl/>
        </w:rPr>
        <w:t>,</w:t>
      </w:r>
      <w:r w:rsidR="00820FB9">
        <w:rPr>
          <w:rFonts w:ascii="Fb Fontext" w:hAnsi="Fb Fontext" w:hint="cs"/>
          <w:rtl/>
        </w:rPr>
        <w:t xml:space="preserve"> </w:t>
      </w:r>
      <w:r w:rsidRPr="007435EB">
        <w:rPr>
          <w:rFonts w:ascii="Fb Fontext" w:hAnsi="Fb Fontext"/>
          <w:rtl/>
        </w:rPr>
        <w:t>והציץ כהן לידע אם זכר או נקבה</w:t>
      </w:r>
      <w:r w:rsidR="00906D87">
        <w:rPr>
          <w:rFonts w:ascii="Fb Fontext" w:hAnsi="Fb Fontext" w:hint="cs"/>
          <w:rtl/>
        </w:rPr>
        <w:t>,</w:t>
      </w:r>
      <w:r w:rsidRPr="007435EB">
        <w:rPr>
          <w:rFonts w:ascii="Fb Fontext" w:hAnsi="Fb Fontext"/>
          <w:rtl/>
        </w:rPr>
        <w:t xml:space="preserve"> </w:t>
      </w:r>
      <w:r w:rsidRPr="00906D87">
        <w:rPr>
          <w:rStyle w:val="affffd"/>
          <w:rtl/>
        </w:rPr>
        <w:t>וחכמים</w:t>
      </w:r>
      <w:r w:rsidRPr="007435EB">
        <w:rPr>
          <w:rFonts w:ascii="Fb Fontext" w:hAnsi="Fb Fontext"/>
          <w:rtl/>
        </w:rPr>
        <w:t xml:space="preserve"> טיהרו מפני שחולדה וברדלס מצויין שם.</w:t>
      </w:r>
    </w:p>
    <w:p w14:paraId="59D805A1" w14:textId="77777777" w:rsidR="00820FB9" w:rsidRDefault="00906D87" w:rsidP="00820FB9">
      <w:pPr>
        <w:pStyle w:val="36"/>
        <w:framePr w:wrap="notBeside"/>
        <w:rPr>
          <w:rtl/>
        </w:rPr>
      </w:pPr>
      <w:r>
        <w:rPr>
          <w:rFonts w:hint="cs"/>
          <w:rtl/>
        </w:rPr>
        <w:t>א. ש</w:t>
      </w:r>
      <w:r w:rsidR="00E8089F" w:rsidRPr="007435EB">
        <w:rPr>
          <w:rtl/>
        </w:rPr>
        <w:t xml:space="preserve">ם </w:t>
      </w:r>
    </w:p>
    <w:p w14:paraId="4708C297" w14:textId="2E52AE1C" w:rsidR="00906D87" w:rsidRPr="005C3FF1" w:rsidRDefault="00E8089F" w:rsidP="00906D87">
      <w:pPr>
        <w:rPr>
          <w:rStyle w:val="afffa"/>
          <w:rtl/>
        </w:rPr>
      </w:pPr>
      <w:r w:rsidRPr="005C3FF1">
        <w:rPr>
          <w:rStyle w:val="afffa"/>
          <w:rtl/>
        </w:rPr>
        <w:t>ספק וספק הוא</w:t>
      </w:r>
      <w:r w:rsidR="00820FB9">
        <w:rPr>
          <w:rStyle w:val="afffa"/>
          <w:rFonts w:hint="cs"/>
          <w:rtl/>
        </w:rPr>
        <w:t>:</w:t>
      </w:r>
      <w:r w:rsidRPr="005C3FF1">
        <w:rPr>
          <w:rStyle w:val="afffa"/>
          <w:rtl/>
        </w:rPr>
        <w:t xml:space="preserve"> ספק</w:t>
      </w:r>
      <w:r w:rsidRPr="007435EB">
        <w:rPr>
          <w:rtl/>
        </w:rPr>
        <w:t xml:space="preserve"> הטילה נפל לבור</w:t>
      </w:r>
      <w:r w:rsidR="00906D87">
        <w:rPr>
          <w:rFonts w:hint="cs"/>
          <w:rtl/>
        </w:rPr>
        <w:t>,</w:t>
      </w:r>
      <w:r w:rsidRPr="007435EB">
        <w:rPr>
          <w:rtl/>
        </w:rPr>
        <w:t xml:space="preserve"> </w:t>
      </w:r>
      <w:r w:rsidR="00906D87" w:rsidRPr="005C3FF1">
        <w:rPr>
          <w:rStyle w:val="afffa"/>
          <w:rFonts w:hint="cs"/>
          <w:rtl/>
        </w:rPr>
        <w:t>וספק</w:t>
      </w:r>
      <w:r w:rsidRPr="007435EB">
        <w:rPr>
          <w:rtl/>
        </w:rPr>
        <w:t xml:space="preserve"> רוח או ולד, ואי ולד </w:t>
      </w:r>
      <w:r w:rsidR="00906D87" w:rsidRPr="005C3FF1">
        <w:rPr>
          <w:rStyle w:val="afffa"/>
          <w:rFonts w:hint="cs"/>
          <w:rtl/>
        </w:rPr>
        <w:t>ספק</w:t>
      </w:r>
      <w:r w:rsidR="00906D87">
        <w:rPr>
          <w:rFonts w:hint="cs"/>
          <w:rtl/>
        </w:rPr>
        <w:t xml:space="preserve"> </w:t>
      </w:r>
      <w:r w:rsidRPr="007435EB">
        <w:rPr>
          <w:rtl/>
        </w:rPr>
        <w:t>אם זכר או נקבה.</w:t>
      </w:r>
    </w:p>
    <w:p w14:paraId="4E086C91" w14:textId="77777777" w:rsidR="00820FB9" w:rsidRDefault="00906D87" w:rsidP="00820FB9">
      <w:pPr>
        <w:pStyle w:val="36"/>
        <w:framePr w:wrap="notBeside"/>
        <w:rPr>
          <w:rtl/>
        </w:rPr>
      </w:pPr>
      <w:r w:rsidRPr="005C3FF1">
        <w:rPr>
          <w:rStyle w:val="afffa"/>
          <w:rFonts w:hint="cs"/>
          <w:rtl/>
        </w:rPr>
        <w:t>ב.</w:t>
      </w:r>
      <w:r w:rsidR="00E8089F" w:rsidRPr="007435EB">
        <w:rPr>
          <w:rtl/>
        </w:rPr>
        <w:t xml:space="preserve"> </w:t>
      </w:r>
    </w:p>
    <w:p w14:paraId="361DEE67" w14:textId="68A64741" w:rsidR="00E8089F" w:rsidRPr="005C3FF1" w:rsidRDefault="00E8089F" w:rsidP="00820FB9">
      <w:pPr>
        <w:spacing w:after="60"/>
        <w:rPr>
          <w:rStyle w:val="afffa"/>
          <w:rtl/>
        </w:rPr>
      </w:pPr>
      <w:r w:rsidRPr="007435EB">
        <w:rPr>
          <w:rtl/>
        </w:rPr>
        <w:t>ודאי וודאי הוא, כיון דחולדה וברדלס מצוי</w:t>
      </w:r>
      <w:r w:rsidR="00906D87">
        <w:rPr>
          <w:rtl/>
        </w:rPr>
        <w:t xml:space="preserve">ין שם </w:t>
      </w:r>
      <w:r w:rsidRPr="007435EB">
        <w:rPr>
          <w:rtl/>
        </w:rPr>
        <w:t>ודאי גררוהו</w:t>
      </w:r>
      <w:r w:rsidR="00906D87">
        <w:rPr>
          <w:rFonts w:hint="cs"/>
          <w:rtl/>
        </w:rPr>
        <w:t>,</w:t>
      </w:r>
      <w:r w:rsidRPr="007435EB">
        <w:rPr>
          <w:rtl/>
        </w:rPr>
        <w:t xml:space="preserve"> ונהי דמשיירא</w:t>
      </w:r>
      <w:r w:rsidR="00906D87">
        <w:rPr>
          <w:rFonts w:hint="cs"/>
          <w:rtl/>
        </w:rPr>
        <w:t>,</w:t>
      </w:r>
      <w:r w:rsidRPr="007435EB">
        <w:rPr>
          <w:rtl/>
        </w:rPr>
        <w:t xml:space="preserve"> אבל וודאי גריר</w:t>
      </w:r>
      <w:r w:rsidRPr="005C3FF1">
        <w:rPr>
          <w:rStyle w:val="afffa"/>
          <w:rtl/>
        </w:rPr>
        <w:t>.</w:t>
      </w:r>
    </w:p>
    <w:p w14:paraId="354FAD33" w14:textId="77777777" w:rsidR="00E8089F" w:rsidRPr="007435EB" w:rsidRDefault="00E8089F" w:rsidP="005C3FF1">
      <w:pPr>
        <w:pStyle w:val="afff"/>
        <w:framePr w:wrap="around"/>
        <w:rPr>
          <w:rtl/>
        </w:rPr>
      </w:pPr>
      <w:r w:rsidRPr="007435EB">
        <w:rPr>
          <w:rFonts w:hint="cs"/>
          <w:rtl/>
        </w:rPr>
        <w:t>ט:</w:t>
      </w:r>
    </w:p>
    <w:p w14:paraId="6ED2262F" w14:textId="77777777" w:rsidR="00820FB9" w:rsidRDefault="00E8089F" w:rsidP="00820FB9">
      <w:pPr>
        <w:pStyle w:val="36"/>
        <w:framePr w:wrap="notBeside"/>
        <w:rPr>
          <w:rStyle w:val="afffa"/>
          <w:rtl/>
        </w:rPr>
      </w:pPr>
      <w:r w:rsidRPr="00F46A1C">
        <w:rPr>
          <w:rStyle w:val="affffd"/>
          <w:rtl/>
        </w:rPr>
        <w:t>ו</w:t>
      </w:r>
      <w:r w:rsidR="00906D87" w:rsidRPr="00F46A1C">
        <w:rPr>
          <w:rStyle w:val="affffd"/>
          <w:rFonts w:hint="cs"/>
          <w:rtl/>
        </w:rPr>
        <w:t>הך</w:t>
      </w:r>
      <w:r w:rsidR="00906D87" w:rsidRPr="005C3FF1">
        <w:rPr>
          <w:rStyle w:val="afffa"/>
          <w:rFonts w:hint="cs"/>
          <w:rtl/>
        </w:rPr>
        <w:t xml:space="preserve"> </w:t>
      </w:r>
    </w:p>
    <w:p w14:paraId="4CB457D1" w14:textId="70F7D5CE" w:rsidR="00E8089F" w:rsidRPr="00820FB9" w:rsidRDefault="00906D87" w:rsidP="00906D87">
      <w:pPr>
        <w:rPr>
          <w:rtl/>
        </w:rPr>
      </w:pPr>
      <w:r w:rsidRPr="00820FB9">
        <w:rPr>
          <w:rFonts w:hint="cs"/>
          <w:rtl/>
        </w:rPr>
        <w:t>ד</w:t>
      </w:r>
      <w:r w:rsidR="00E8089F" w:rsidRPr="00820FB9">
        <w:rPr>
          <w:rtl/>
        </w:rPr>
        <w:t>סיפא דמה שמשייר יניחנו בצנעה, שלא י</w:t>
      </w:r>
      <w:r w:rsidRPr="00820FB9">
        <w:rPr>
          <w:rFonts w:hint="cs"/>
          <w:rtl/>
        </w:rPr>
        <w:t>צט</w:t>
      </w:r>
      <w:r w:rsidRPr="00820FB9">
        <w:rPr>
          <w:rtl/>
        </w:rPr>
        <w:t>ר</w:t>
      </w:r>
      <w:r w:rsidR="00E8089F" w:rsidRPr="00820FB9">
        <w:rPr>
          <w:rtl/>
        </w:rPr>
        <w:t>ך בדיקה אחריו.</w:t>
      </w:r>
    </w:p>
    <w:p w14:paraId="3CA6FFBC" w14:textId="77777777" w:rsidR="00820FB9" w:rsidRDefault="00E8089F" w:rsidP="00820FB9">
      <w:pPr>
        <w:pStyle w:val="36"/>
        <w:framePr w:wrap="notBeside"/>
        <w:rPr>
          <w:rtl/>
        </w:rPr>
      </w:pPr>
      <w:r w:rsidRPr="00FF6012">
        <w:rPr>
          <w:rStyle w:val="affffd"/>
          <w:rFonts w:hint="cs"/>
          <w:spacing w:val="-6"/>
          <w:rtl/>
        </w:rPr>
        <w:t xml:space="preserve">א. </w:t>
      </w:r>
      <w:r w:rsidRPr="00FF6012">
        <w:rPr>
          <w:rStyle w:val="affffd"/>
          <w:spacing w:val="-6"/>
          <w:rtl/>
        </w:rPr>
        <w:t>אביי:</w:t>
      </w:r>
      <w:r w:rsidRPr="00FF6012">
        <w:rPr>
          <w:rtl/>
        </w:rPr>
        <w:t xml:space="preserve"> </w:t>
      </w:r>
    </w:p>
    <w:p w14:paraId="3D99C20B" w14:textId="1E04E3E1" w:rsidR="00E8089F" w:rsidRPr="00820FB9" w:rsidRDefault="00E8089F" w:rsidP="00906D87">
      <w:pPr>
        <w:rPr>
          <w:rtl/>
        </w:rPr>
      </w:pPr>
      <w:r w:rsidRPr="00820FB9">
        <w:rPr>
          <w:rtl/>
        </w:rPr>
        <w:t>הא בי"ג ד</w:t>
      </w:r>
      <w:r w:rsidR="00906D87" w:rsidRPr="00820FB9">
        <w:rPr>
          <w:rFonts w:hint="cs"/>
          <w:rtl/>
        </w:rPr>
        <w:t>מצוי לחם ולא מצניע, והא בי''ד שלא מצוי ומצניע</w:t>
      </w:r>
      <w:r w:rsidRPr="00820FB9">
        <w:rPr>
          <w:rtl/>
        </w:rPr>
        <w:t>.</w:t>
      </w:r>
    </w:p>
    <w:p w14:paraId="04CF104F" w14:textId="77777777" w:rsidR="00820FB9" w:rsidRDefault="00E8089F" w:rsidP="00820FB9">
      <w:pPr>
        <w:pStyle w:val="36"/>
        <w:framePr w:wrap="notBeside"/>
        <w:rPr>
          <w:rStyle w:val="affffd"/>
          <w:rtl/>
        </w:rPr>
      </w:pPr>
      <w:r w:rsidRPr="00906D87">
        <w:rPr>
          <w:rStyle w:val="affffd"/>
          <w:rtl/>
        </w:rPr>
        <w:t xml:space="preserve">רבא </w:t>
      </w:r>
    </w:p>
    <w:p w14:paraId="4587FEB9" w14:textId="1B2F6847" w:rsidR="00820FB9" w:rsidRPr="00820FB9" w:rsidRDefault="00E8089F" w:rsidP="00820FB9">
      <w:pPr>
        <w:rPr>
          <w:rStyle w:val="affffd"/>
          <w:rFonts w:cs="FrankRuehl"/>
          <w:b w:val="0"/>
          <w:bCs w:val="0"/>
          <w:sz w:val="18"/>
          <w:szCs w:val="18"/>
          <w:rtl/>
        </w:rPr>
      </w:pPr>
      <w:r w:rsidRPr="007435EB">
        <w:rPr>
          <w:rtl/>
        </w:rPr>
        <w:t>פרך דאטו חולדה נביאה היא</w:t>
      </w:r>
    </w:p>
    <w:p w14:paraId="53DE56BA" w14:textId="77777777" w:rsidR="00820FB9" w:rsidRDefault="00E8089F" w:rsidP="00820FB9">
      <w:pPr>
        <w:pStyle w:val="36"/>
        <w:framePr w:wrap="notBeside"/>
        <w:rPr>
          <w:rtl/>
        </w:rPr>
      </w:pPr>
      <w:r w:rsidRPr="00FF6012">
        <w:rPr>
          <w:rStyle w:val="affffd"/>
          <w:rFonts w:hint="cs"/>
          <w:rtl/>
        </w:rPr>
        <w:t xml:space="preserve">ב. </w:t>
      </w:r>
      <w:r w:rsidRPr="007435EB">
        <w:rPr>
          <w:rtl/>
        </w:rPr>
        <w:t xml:space="preserve">אלא </w:t>
      </w:r>
    </w:p>
    <w:p w14:paraId="613B80A7" w14:textId="74FCC579" w:rsidR="00E8089F" w:rsidRPr="005C3FF1" w:rsidRDefault="00E8089F" w:rsidP="00820FB9">
      <w:pPr>
        <w:rPr>
          <w:rStyle w:val="afffa"/>
          <w:rtl/>
        </w:rPr>
      </w:pPr>
      <w:r w:rsidRPr="007435EB">
        <w:rPr>
          <w:rtl/>
        </w:rPr>
        <w:lastRenderedPageBreak/>
        <w:t>הא דיניחנו בצנעה שמא תטול חולדה בפנינו</w:t>
      </w:r>
      <w:r w:rsidR="00FF6012">
        <w:rPr>
          <w:rFonts w:hint="cs"/>
          <w:rtl/>
        </w:rPr>
        <w:t>,</w:t>
      </w:r>
      <w:r w:rsidRPr="007435EB">
        <w:rPr>
          <w:rtl/>
        </w:rPr>
        <w:t xml:space="preserve"> ויהא צריך בדיקה אחריו. </w:t>
      </w:r>
      <w:r w:rsidRPr="00906D87">
        <w:rPr>
          <w:rStyle w:val="affffd"/>
          <w:rtl/>
        </w:rPr>
        <w:t>ות"כ דרבא.</w:t>
      </w:r>
    </w:p>
    <w:p w14:paraId="4E5A358C" w14:textId="77777777" w:rsidR="00820FB9" w:rsidRDefault="00E8089F" w:rsidP="00820FB9">
      <w:pPr>
        <w:pStyle w:val="36"/>
        <w:framePr w:wrap="notBeside"/>
        <w:rPr>
          <w:rStyle w:val="affffd"/>
          <w:rtl/>
        </w:rPr>
      </w:pPr>
      <w:r w:rsidRPr="00906D87">
        <w:rPr>
          <w:rStyle w:val="affffd"/>
          <w:rFonts w:hint="cs"/>
          <w:rtl/>
        </w:rPr>
        <w:t xml:space="preserve">ג. </w:t>
      </w:r>
      <w:r w:rsidRPr="00906D87">
        <w:rPr>
          <w:rStyle w:val="affffd"/>
          <w:rtl/>
        </w:rPr>
        <w:t>רב מרי:</w:t>
      </w:r>
    </w:p>
    <w:p w14:paraId="42C37078" w14:textId="69598570" w:rsidR="00E8089F" w:rsidRPr="007435EB" w:rsidRDefault="00E8089F" w:rsidP="009A151F">
      <w:pPr>
        <w:rPr>
          <w:rFonts w:cs="Guttman Vilna"/>
          <w:bCs/>
          <w:rtl/>
        </w:rPr>
      </w:pPr>
      <w:r w:rsidRPr="007435EB">
        <w:rPr>
          <w:rtl/>
        </w:rPr>
        <w:t>גזירה שמא יניח עשר וימצא תשע.</w:t>
      </w:r>
    </w:p>
    <w:p w14:paraId="4B0F67A8" w14:textId="77777777" w:rsidR="00E8089F" w:rsidRPr="007435EB" w:rsidRDefault="00E8089F" w:rsidP="005C3FF1">
      <w:pPr>
        <w:pStyle w:val="afff"/>
        <w:framePr w:wrap="around"/>
        <w:rPr>
          <w:rtl/>
        </w:rPr>
      </w:pPr>
      <w:r w:rsidRPr="007435EB">
        <w:rPr>
          <w:rFonts w:hint="cs"/>
          <w:rtl/>
        </w:rPr>
        <w:t>י.</w:t>
      </w:r>
    </w:p>
    <w:p w14:paraId="20F159B2" w14:textId="77777777" w:rsidR="00177C02" w:rsidRDefault="00177C02" w:rsidP="00820FB9">
      <w:pPr>
        <w:pStyle w:val="afffff0"/>
        <w:rPr>
          <w:rtl/>
        </w:rPr>
      </w:pPr>
      <w:r>
        <w:rPr>
          <w:rFonts w:hint="cs"/>
          <w:rtl/>
        </w:rPr>
        <w:t xml:space="preserve">עשרה ספיקות </w:t>
      </w:r>
    </w:p>
    <w:p w14:paraId="329E8685" w14:textId="77777777" w:rsidR="00820FB9" w:rsidRDefault="00820FB9" w:rsidP="00820FB9">
      <w:pPr>
        <w:pStyle w:val="36"/>
        <w:framePr w:wrap="notBeside"/>
        <w:rPr>
          <w:rStyle w:val="afffa"/>
          <w:rtl/>
        </w:rPr>
      </w:pPr>
      <w:r>
        <w:rPr>
          <w:rStyle w:val="afffa"/>
          <w:rFonts w:hint="cs"/>
          <w:rtl/>
        </w:rPr>
        <w:t>א.</w:t>
      </w:r>
    </w:p>
    <w:p w14:paraId="42BD986D" w14:textId="72DE939C" w:rsidR="00E8089F" w:rsidRPr="007435EB" w:rsidRDefault="00177C02" w:rsidP="00177C02">
      <w:pPr>
        <w:rPr>
          <w:rtl/>
        </w:rPr>
      </w:pPr>
      <w:r w:rsidRPr="00177C02">
        <w:rPr>
          <w:rStyle w:val="afffa"/>
          <w:rtl/>
        </w:rPr>
        <w:t>תשע ציבורין של מצה ואחד של חמץ.</w:t>
      </w:r>
      <w:r>
        <w:rPr>
          <w:rStyle w:val="afffa"/>
          <w:rFonts w:hint="cs"/>
          <w:rtl/>
        </w:rPr>
        <w:t xml:space="preserve"> </w:t>
      </w:r>
      <w:r w:rsidR="00820FB9">
        <w:rPr>
          <w:rStyle w:val="afffa"/>
          <w:rFonts w:hint="cs"/>
          <w:rtl/>
        </w:rPr>
        <w:t xml:space="preserve"> </w:t>
      </w:r>
      <w:r w:rsidR="00E8089F" w:rsidRPr="005C3FF1">
        <w:rPr>
          <w:rStyle w:val="afffa"/>
          <w:rFonts w:hint="cs"/>
          <w:rtl/>
        </w:rPr>
        <w:t xml:space="preserve">בא </w:t>
      </w:r>
      <w:r w:rsidR="00E8089F" w:rsidRPr="005C3FF1">
        <w:rPr>
          <w:rStyle w:val="afffa"/>
          <w:rtl/>
        </w:rPr>
        <w:t>עכבר ול</w:t>
      </w:r>
      <w:r w:rsidR="00E8089F" w:rsidRPr="005C3FF1">
        <w:rPr>
          <w:rStyle w:val="afffa"/>
          <w:rFonts w:hint="cs"/>
          <w:rtl/>
        </w:rPr>
        <w:t>קח</w:t>
      </w:r>
      <w:r w:rsidR="00E8089F" w:rsidRPr="007435EB">
        <w:rPr>
          <w:rtl/>
        </w:rPr>
        <w:t xml:space="preserve"> </w:t>
      </w:r>
      <w:r w:rsidR="00F76EB0">
        <w:rPr>
          <w:rFonts w:hint="cs"/>
          <w:rtl/>
        </w:rPr>
        <w:t>וא''י</w:t>
      </w:r>
      <w:r w:rsidR="00F76EB0">
        <w:rPr>
          <w:rtl/>
        </w:rPr>
        <w:t xml:space="preserve"> א</w:t>
      </w:r>
      <w:r w:rsidR="00820FB9">
        <w:rPr>
          <w:rFonts w:hint="cs"/>
          <w:rtl/>
        </w:rPr>
        <w:t>ם לקח</w:t>
      </w:r>
      <w:r w:rsidR="00F76EB0">
        <w:rPr>
          <w:rtl/>
        </w:rPr>
        <w:t xml:space="preserve"> מצה א</w:t>
      </w:r>
      <w:r w:rsidR="00F76EB0">
        <w:rPr>
          <w:rFonts w:hint="cs"/>
          <w:rtl/>
        </w:rPr>
        <w:t>ו</w:t>
      </w:r>
      <w:r w:rsidR="00E8089F" w:rsidRPr="007435EB">
        <w:rPr>
          <w:rtl/>
        </w:rPr>
        <w:t xml:space="preserve"> חמץ</w:t>
      </w:r>
      <w:r>
        <w:rPr>
          <w:rFonts w:hint="cs"/>
          <w:rtl/>
        </w:rPr>
        <w:t xml:space="preserve"> </w:t>
      </w:r>
      <w:r w:rsidR="00820FB9">
        <w:rPr>
          <w:rtl/>
        </w:rPr>
        <w:tab/>
      </w:r>
      <w:r w:rsidR="00820FB9">
        <w:rPr>
          <w:rtl/>
        </w:rPr>
        <w:tab/>
      </w:r>
      <w:r w:rsidR="00820FB9">
        <w:rPr>
          <w:rFonts w:hint="cs"/>
          <w:rtl/>
        </w:rPr>
        <w:t xml:space="preserve">- </w:t>
      </w:r>
      <w:r w:rsidR="00E8089F" w:rsidRPr="007435EB">
        <w:rPr>
          <w:rtl/>
        </w:rPr>
        <w:t>היינו ט' חנויות. דאיקבע ואסור.</w:t>
      </w:r>
    </w:p>
    <w:p w14:paraId="395A6858" w14:textId="77777777" w:rsidR="00820FB9" w:rsidRDefault="00820FB9" w:rsidP="00820FB9">
      <w:pPr>
        <w:pStyle w:val="36"/>
        <w:framePr w:wrap="notBeside"/>
        <w:rPr>
          <w:rStyle w:val="afffa"/>
          <w:rtl/>
        </w:rPr>
      </w:pPr>
      <w:r>
        <w:rPr>
          <w:rStyle w:val="afffa"/>
          <w:rFonts w:hint="cs"/>
          <w:rtl/>
        </w:rPr>
        <w:t xml:space="preserve">ב. </w:t>
      </w:r>
    </w:p>
    <w:p w14:paraId="7E8D706D" w14:textId="5ADF089D" w:rsidR="00E8089F" w:rsidRPr="007435EB" w:rsidRDefault="00E8089F" w:rsidP="00820FB9">
      <w:pPr>
        <w:spacing w:after="60"/>
        <w:rPr>
          <w:rtl/>
        </w:rPr>
      </w:pPr>
      <w:r w:rsidRPr="00820FB9">
        <w:rPr>
          <w:rStyle w:val="afffa"/>
          <w:rtl/>
        </w:rPr>
        <w:t>פירש ו</w:t>
      </w:r>
      <w:r w:rsidRPr="00820FB9">
        <w:rPr>
          <w:rStyle w:val="afffa"/>
          <w:rFonts w:hint="cs"/>
          <w:rtl/>
        </w:rPr>
        <w:t>ב</w:t>
      </w:r>
      <w:r w:rsidRPr="00820FB9">
        <w:rPr>
          <w:rStyle w:val="afffa"/>
          <w:rtl/>
        </w:rPr>
        <w:t>א עכבר ול</w:t>
      </w:r>
      <w:r w:rsidRPr="00820FB9">
        <w:rPr>
          <w:rStyle w:val="afffa"/>
          <w:rFonts w:hint="cs"/>
          <w:rtl/>
        </w:rPr>
        <w:t>קח</w:t>
      </w:r>
      <w:r w:rsidRPr="00820FB9">
        <w:rPr>
          <w:rStyle w:val="afffa"/>
          <w:rtl/>
        </w:rPr>
        <w:t xml:space="preserve"> </w:t>
      </w:r>
      <w:r w:rsidR="00820FB9">
        <w:rPr>
          <w:rtl/>
        </w:rPr>
        <w:tab/>
      </w:r>
      <w:r w:rsidR="00820FB9">
        <w:rPr>
          <w:rFonts w:hint="cs"/>
          <w:rtl/>
        </w:rPr>
        <w:t xml:space="preserve">- </w:t>
      </w:r>
      <w:r w:rsidRPr="007435EB">
        <w:rPr>
          <w:rtl/>
        </w:rPr>
        <w:t>היינו סיפא. דבנמצא הלך אחר הרוב.</w:t>
      </w:r>
    </w:p>
    <w:p w14:paraId="4ED48C9B" w14:textId="77777777" w:rsidR="00820FB9" w:rsidRDefault="00820FB9" w:rsidP="00820FB9">
      <w:pPr>
        <w:pStyle w:val="36"/>
        <w:framePr w:wrap="notBeside"/>
        <w:rPr>
          <w:rStyle w:val="afffa"/>
          <w:rtl/>
        </w:rPr>
      </w:pPr>
      <w:r>
        <w:rPr>
          <w:rStyle w:val="afffa"/>
          <w:rFonts w:hint="cs"/>
          <w:rtl/>
        </w:rPr>
        <w:t>ג.</w:t>
      </w:r>
    </w:p>
    <w:p w14:paraId="131EF5D8" w14:textId="32FFFA21" w:rsidR="00C50A55" w:rsidRDefault="00E8089F" w:rsidP="00F76EB0">
      <w:pPr>
        <w:rPr>
          <w:rtl/>
        </w:rPr>
      </w:pPr>
      <w:r w:rsidRPr="005C3FF1">
        <w:rPr>
          <w:rStyle w:val="afffa"/>
          <w:rtl/>
        </w:rPr>
        <w:t xml:space="preserve">שני ציבורין, אחד של מצה ואחד של חמץ </w:t>
      </w:r>
      <w:r w:rsidRPr="007435EB">
        <w:rPr>
          <w:rtl/>
        </w:rPr>
        <w:t>ולפניהם שני בתים, א</w:t>
      </w:r>
      <w:r w:rsidR="00820FB9">
        <w:rPr>
          <w:rFonts w:hint="cs"/>
          <w:rtl/>
        </w:rPr>
        <w:t>'</w:t>
      </w:r>
      <w:r w:rsidRPr="007435EB">
        <w:rPr>
          <w:rtl/>
        </w:rPr>
        <w:t xml:space="preserve"> בדוק וא</w:t>
      </w:r>
      <w:r w:rsidR="00820FB9">
        <w:rPr>
          <w:rFonts w:hint="cs"/>
          <w:rtl/>
        </w:rPr>
        <w:t>'</w:t>
      </w:r>
      <w:r w:rsidRPr="007435EB">
        <w:rPr>
          <w:rtl/>
        </w:rPr>
        <w:t xml:space="preserve"> שאינו בדוק, ו</w:t>
      </w:r>
      <w:r w:rsidR="00F76EB0">
        <w:rPr>
          <w:rFonts w:hint="cs"/>
          <w:rtl/>
        </w:rPr>
        <w:t>באו</w:t>
      </w:r>
      <w:r w:rsidRPr="007435EB">
        <w:rPr>
          <w:rtl/>
        </w:rPr>
        <w:t xml:space="preserve"> </w:t>
      </w:r>
      <w:r w:rsidR="00F76EB0">
        <w:rPr>
          <w:rFonts w:hint="cs"/>
          <w:rtl/>
        </w:rPr>
        <w:t>ב'</w:t>
      </w:r>
      <w:r w:rsidRPr="007435EB">
        <w:rPr>
          <w:rtl/>
        </w:rPr>
        <w:t xml:space="preserve"> עכברים א</w:t>
      </w:r>
      <w:r w:rsidR="00F76EB0">
        <w:rPr>
          <w:rFonts w:hint="cs"/>
          <w:rtl/>
        </w:rPr>
        <w:t>'</w:t>
      </w:r>
      <w:r w:rsidRPr="007435EB">
        <w:rPr>
          <w:rtl/>
        </w:rPr>
        <w:t xml:space="preserve"> </w:t>
      </w:r>
      <w:r w:rsidR="00F76EB0">
        <w:rPr>
          <w:rFonts w:hint="cs"/>
          <w:rtl/>
        </w:rPr>
        <w:t>לקח</w:t>
      </w:r>
      <w:r w:rsidRPr="007435EB">
        <w:rPr>
          <w:rtl/>
        </w:rPr>
        <w:t xml:space="preserve"> מצה וא</w:t>
      </w:r>
      <w:r w:rsidR="00820FB9">
        <w:rPr>
          <w:rFonts w:hint="cs"/>
          <w:rtl/>
        </w:rPr>
        <w:t>'</w:t>
      </w:r>
      <w:r w:rsidRPr="007435EB">
        <w:rPr>
          <w:rtl/>
        </w:rPr>
        <w:t xml:space="preserve"> </w:t>
      </w:r>
      <w:r w:rsidR="00F76EB0">
        <w:rPr>
          <w:rFonts w:hint="cs"/>
          <w:rtl/>
        </w:rPr>
        <w:t>לקח</w:t>
      </w:r>
      <w:r w:rsidRPr="007435EB">
        <w:rPr>
          <w:rtl/>
        </w:rPr>
        <w:t xml:space="preserve"> חמץ, ולא ידעינן </w:t>
      </w:r>
      <w:r w:rsidR="00C50A55">
        <w:rPr>
          <w:rFonts w:hint="cs"/>
          <w:rtl/>
        </w:rPr>
        <w:t xml:space="preserve">לאן </w:t>
      </w:r>
      <w:r w:rsidR="00820FB9">
        <w:rPr>
          <w:rFonts w:hint="cs"/>
          <w:rtl/>
        </w:rPr>
        <w:t xml:space="preserve">כל אחד </w:t>
      </w:r>
      <w:r w:rsidR="00C50A55">
        <w:rPr>
          <w:rFonts w:hint="cs"/>
          <w:rtl/>
        </w:rPr>
        <w:t>נכנס</w:t>
      </w:r>
      <w:r w:rsidR="00820FB9">
        <w:rPr>
          <w:rFonts w:hint="cs"/>
          <w:rtl/>
        </w:rPr>
        <w:t>.</w:t>
      </w:r>
      <w:r w:rsidR="00C50A55">
        <w:rPr>
          <w:rFonts w:hint="cs"/>
          <w:rtl/>
        </w:rPr>
        <w:t xml:space="preserve"> </w:t>
      </w:r>
    </w:p>
    <w:p w14:paraId="0FEE941D" w14:textId="77777777" w:rsidR="00820FB9" w:rsidRDefault="00E8089F" w:rsidP="00820FB9">
      <w:pPr>
        <w:pStyle w:val="36"/>
        <w:framePr w:wrap="notBeside"/>
        <w:rPr>
          <w:rStyle w:val="affffd"/>
          <w:rtl/>
        </w:rPr>
      </w:pPr>
      <w:r w:rsidRPr="007435EB">
        <w:rPr>
          <w:rtl/>
        </w:rPr>
        <w:t xml:space="preserve">- היינו </w:t>
      </w:r>
      <w:r w:rsidRPr="00C50A55">
        <w:rPr>
          <w:rStyle w:val="affffd"/>
          <w:rtl/>
        </w:rPr>
        <w:t>דתנן:</w:t>
      </w:r>
    </w:p>
    <w:p w14:paraId="25CA16D8" w14:textId="6AF1E124" w:rsidR="00C50A55" w:rsidRDefault="00E8089F" w:rsidP="00C50A55">
      <w:pPr>
        <w:rPr>
          <w:rtl/>
        </w:rPr>
      </w:pPr>
      <w:r w:rsidRPr="005C3FF1">
        <w:rPr>
          <w:rStyle w:val="afffa"/>
          <w:rtl/>
        </w:rPr>
        <w:t>שתי קופות</w:t>
      </w:r>
      <w:r w:rsidRPr="007435EB">
        <w:rPr>
          <w:rtl/>
        </w:rPr>
        <w:t xml:space="preserve"> א</w:t>
      </w:r>
      <w:r w:rsidR="00C50A55">
        <w:rPr>
          <w:rFonts w:hint="cs"/>
          <w:rtl/>
        </w:rPr>
        <w:t>'</w:t>
      </w:r>
      <w:r w:rsidRPr="007435EB">
        <w:rPr>
          <w:rtl/>
        </w:rPr>
        <w:t xml:space="preserve"> חולין וא</w:t>
      </w:r>
      <w:r w:rsidR="00C50A55">
        <w:rPr>
          <w:rFonts w:hint="cs"/>
          <w:rtl/>
        </w:rPr>
        <w:t>'</w:t>
      </w:r>
      <w:r w:rsidRPr="007435EB">
        <w:rPr>
          <w:rtl/>
        </w:rPr>
        <w:t xml:space="preserve"> </w:t>
      </w:r>
      <w:r w:rsidR="00C50A55">
        <w:rPr>
          <w:rFonts w:hint="cs"/>
          <w:rtl/>
        </w:rPr>
        <w:t>ת</w:t>
      </w:r>
      <w:r w:rsidRPr="007435EB">
        <w:rPr>
          <w:rtl/>
        </w:rPr>
        <w:t xml:space="preserve">רומה ולפניהם </w:t>
      </w:r>
      <w:r w:rsidR="00C50A55">
        <w:rPr>
          <w:rFonts w:hint="cs"/>
          <w:rtl/>
        </w:rPr>
        <w:t>ב'</w:t>
      </w:r>
      <w:r w:rsidRPr="007435EB">
        <w:rPr>
          <w:rtl/>
        </w:rPr>
        <w:t xml:space="preserve"> סאין, </w:t>
      </w:r>
    </w:p>
    <w:p w14:paraId="54DB18DC" w14:textId="77777777" w:rsidR="00C50A55" w:rsidRDefault="00E8089F" w:rsidP="00C50A55">
      <w:pPr>
        <w:ind w:left="565" w:firstLine="113"/>
        <w:rPr>
          <w:rtl/>
        </w:rPr>
      </w:pPr>
      <w:r w:rsidRPr="007435EB">
        <w:rPr>
          <w:rtl/>
        </w:rPr>
        <w:t>א</w:t>
      </w:r>
      <w:r w:rsidR="00C50A55">
        <w:rPr>
          <w:rFonts w:hint="cs"/>
          <w:rtl/>
        </w:rPr>
        <w:t>'</w:t>
      </w:r>
      <w:r w:rsidRPr="007435EB">
        <w:rPr>
          <w:rtl/>
        </w:rPr>
        <w:t xml:space="preserve"> חולין וא</w:t>
      </w:r>
      <w:r w:rsidR="00C50A55">
        <w:rPr>
          <w:rFonts w:hint="cs"/>
          <w:rtl/>
        </w:rPr>
        <w:t>'</w:t>
      </w:r>
      <w:r w:rsidRPr="007435EB">
        <w:rPr>
          <w:rtl/>
        </w:rPr>
        <w:t xml:space="preserve"> תרומה ונפלו אלו לאלו - מותרין, </w:t>
      </w:r>
    </w:p>
    <w:p w14:paraId="2FCEBD50" w14:textId="6DDE4ECC" w:rsidR="00820FB9" w:rsidRDefault="00E8089F" w:rsidP="00820FB9">
      <w:pPr>
        <w:pStyle w:val="36"/>
        <w:framePr w:wrap="notBeside"/>
        <w:rPr>
          <w:rtl/>
        </w:rPr>
      </w:pPr>
      <w:r w:rsidRPr="00C50A55">
        <w:rPr>
          <w:rStyle w:val="affffd"/>
          <w:rtl/>
        </w:rPr>
        <w:t>שאני אומר:</w:t>
      </w:r>
    </w:p>
    <w:p w14:paraId="74559931" w14:textId="117E27EF" w:rsidR="00E8089F" w:rsidRPr="007435EB" w:rsidRDefault="00E8089F" w:rsidP="00C50A55">
      <w:pPr>
        <w:rPr>
          <w:rtl/>
        </w:rPr>
      </w:pPr>
      <w:r w:rsidRPr="007435EB">
        <w:rPr>
          <w:rtl/>
        </w:rPr>
        <w:t>חולין לחולין נפלו, ותרומה לתרומה נפלה.</w:t>
      </w:r>
    </w:p>
    <w:p w14:paraId="12E2F4E0" w14:textId="48DF2F06" w:rsidR="00E8089F" w:rsidRPr="007435EB" w:rsidRDefault="00E8089F" w:rsidP="00180F5B">
      <w:pPr>
        <w:spacing w:after="120"/>
        <w:rPr>
          <w:rtl/>
        </w:rPr>
      </w:pPr>
      <w:r w:rsidRPr="00820FB9">
        <w:rPr>
          <w:rStyle w:val="afffa"/>
          <w:rtl/>
        </w:rPr>
        <w:t xml:space="preserve">ובדיקת חמץ </w:t>
      </w:r>
      <w:r w:rsidR="00820FB9" w:rsidRPr="00820FB9">
        <w:rPr>
          <w:rStyle w:val="afffa"/>
          <w:rFonts w:hint="cs"/>
          <w:rtl/>
        </w:rPr>
        <w:t>היא מ</w:t>
      </w:r>
      <w:r w:rsidRPr="00820FB9">
        <w:rPr>
          <w:rStyle w:val="afffa"/>
          <w:rtl/>
        </w:rPr>
        <w:t>דרבנן</w:t>
      </w:r>
      <w:r w:rsidR="00820FB9" w:rsidRPr="00820FB9">
        <w:rPr>
          <w:rStyle w:val="afffa"/>
          <w:rFonts w:hint="cs"/>
          <w:rtl/>
        </w:rPr>
        <w:t>,</w:t>
      </w:r>
      <w:r w:rsidRPr="007435EB">
        <w:rPr>
          <w:rtl/>
        </w:rPr>
        <w:t xml:space="preserve"> </w:t>
      </w:r>
      <w:r w:rsidR="00820FB9">
        <w:rPr>
          <w:rFonts w:hint="cs"/>
          <w:rtl/>
        </w:rPr>
        <w:t xml:space="preserve">שהרי </w:t>
      </w:r>
      <w:r w:rsidRPr="007435EB">
        <w:rPr>
          <w:rtl/>
        </w:rPr>
        <w:t xml:space="preserve">מאורייתא </w:t>
      </w:r>
      <w:r w:rsidR="00820FB9">
        <w:rPr>
          <w:rFonts w:hint="cs"/>
          <w:rtl/>
        </w:rPr>
        <w:t xml:space="preserve">סגי </w:t>
      </w:r>
      <w:r w:rsidRPr="007435EB">
        <w:rPr>
          <w:rtl/>
        </w:rPr>
        <w:t>בביטול.</w:t>
      </w:r>
    </w:p>
    <w:p w14:paraId="4BF4FDE1" w14:textId="77777777" w:rsidR="00820FB9" w:rsidRDefault="00820FB9" w:rsidP="00820FB9">
      <w:pPr>
        <w:pStyle w:val="36"/>
        <w:framePr w:wrap="notBeside"/>
        <w:rPr>
          <w:rStyle w:val="afffa"/>
          <w:rtl/>
        </w:rPr>
      </w:pPr>
      <w:r>
        <w:rPr>
          <w:rStyle w:val="afffa"/>
          <w:rFonts w:hint="cs"/>
          <w:rtl/>
        </w:rPr>
        <w:t>ד.</w:t>
      </w:r>
    </w:p>
    <w:p w14:paraId="3BE489E9" w14:textId="37C08192" w:rsidR="00E8089F" w:rsidRPr="007435EB" w:rsidRDefault="00E8089F" w:rsidP="00180F5B">
      <w:pPr>
        <w:rPr>
          <w:rtl/>
        </w:rPr>
      </w:pPr>
      <w:r w:rsidRPr="005C3FF1">
        <w:rPr>
          <w:rStyle w:val="afffa"/>
          <w:rtl/>
        </w:rPr>
        <w:t xml:space="preserve">צבור אחד של חמץ, ולפניו שני בתים בדוקין, </w:t>
      </w:r>
      <w:r w:rsidRPr="00180F5B">
        <w:rPr>
          <w:rFonts w:hint="cs"/>
          <w:rtl/>
        </w:rPr>
        <w:t>בא</w:t>
      </w:r>
      <w:r w:rsidRPr="007435EB">
        <w:rPr>
          <w:rFonts w:ascii="Fb Fontext" w:hAnsi="Fb Fontext"/>
          <w:rtl/>
        </w:rPr>
        <w:t xml:space="preserve"> עכבר ו</w:t>
      </w:r>
      <w:r w:rsidRPr="007435EB">
        <w:rPr>
          <w:rFonts w:ascii="Fb Fontext" w:hAnsi="Fb Fontext" w:hint="cs"/>
          <w:rtl/>
        </w:rPr>
        <w:t>לקח</w:t>
      </w:r>
      <w:r w:rsidRPr="007435EB">
        <w:rPr>
          <w:rFonts w:ascii="Fb Fontext" w:hAnsi="Fb Fontext"/>
          <w:rtl/>
        </w:rPr>
        <w:t xml:space="preserve">, ולא ידעינן </w:t>
      </w:r>
      <w:r w:rsidRPr="007435EB">
        <w:rPr>
          <w:rFonts w:ascii="Fb Fontext" w:hAnsi="Fb Fontext" w:hint="cs"/>
          <w:rtl/>
        </w:rPr>
        <w:t>לאן נכנס</w:t>
      </w:r>
    </w:p>
    <w:p w14:paraId="71E3E26C" w14:textId="77777777" w:rsidR="00820FB9" w:rsidRDefault="00C50A55" w:rsidP="00820FB9">
      <w:pPr>
        <w:pStyle w:val="36"/>
        <w:framePr w:wrap="notBeside"/>
        <w:rPr>
          <w:rtl/>
        </w:rPr>
      </w:pPr>
      <w:r>
        <w:rPr>
          <w:rtl/>
        </w:rPr>
        <w:t>- דמי ל</w:t>
      </w:r>
      <w:r w:rsidR="00E8089F" w:rsidRPr="007435EB">
        <w:rPr>
          <w:rtl/>
        </w:rPr>
        <w:t xml:space="preserve">דתנן: </w:t>
      </w:r>
    </w:p>
    <w:p w14:paraId="498B8942" w14:textId="4E4CC30F" w:rsidR="00E8089F" w:rsidRPr="007435EB" w:rsidRDefault="00E8089F" w:rsidP="00E8089F">
      <w:pPr>
        <w:rPr>
          <w:rtl/>
        </w:rPr>
      </w:pPr>
      <w:r w:rsidRPr="00177C02">
        <w:rPr>
          <w:rStyle w:val="afffa"/>
          <w:rtl/>
        </w:rPr>
        <w:t>שני שבילין</w:t>
      </w:r>
      <w:r w:rsidRPr="007435EB">
        <w:rPr>
          <w:rtl/>
        </w:rPr>
        <w:t>, אחד טמא ואחד טהור, והלך באחד מהן ועשה טהרות, ובא חבירו והלך בשני ועשה טהרות.</w:t>
      </w:r>
    </w:p>
    <w:p w14:paraId="04727CCC" w14:textId="19B26AFF" w:rsidR="00820FB9" w:rsidRDefault="00180F5B" w:rsidP="00820FB9">
      <w:pPr>
        <w:pStyle w:val="36"/>
        <w:framePr w:wrap="notBeside"/>
        <w:rPr>
          <w:rtl/>
        </w:rPr>
      </w:pPr>
      <w:r>
        <w:rPr>
          <w:rStyle w:val="affffd"/>
          <w:rFonts w:hint="cs"/>
          <w:rtl/>
        </w:rPr>
        <w:t xml:space="preserve">א. </w:t>
      </w:r>
      <w:r w:rsidR="00E8089F" w:rsidRPr="00C50A55">
        <w:rPr>
          <w:rStyle w:val="affffd"/>
          <w:rtl/>
        </w:rPr>
        <w:t>ר"י:</w:t>
      </w:r>
      <w:r w:rsidR="00E8089F" w:rsidRPr="007435EB">
        <w:rPr>
          <w:rtl/>
        </w:rPr>
        <w:t xml:space="preserve"> </w:t>
      </w:r>
    </w:p>
    <w:p w14:paraId="091D8C1C" w14:textId="149F288B" w:rsidR="00E8089F" w:rsidRPr="007435EB" w:rsidRDefault="00E8089F" w:rsidP="00C50A55">
      <w:pPr>
        <w:rPr>
          <w:rtl/>
        </w:rPr>
      </w:pPr>
      <w:r w:rsidRPr="00180F5B">
        <w:rPr>
          <w:rStyle w:val="afffa"/>
          <w:rtl/>
        </w:rPr>
        <w:t xml:space="preserve">אם נשאלו </w:t>
      </w:r>
      <w:r w:rsidR="00180F5B">
        <w:rPr>
          <w:rStyle w:val="afffa"/>
          <w:rFonts w:hint="cs"/>
          <w:rtl/>
        </w:rPr>
        <w:t>כל אחד</w:t>
      </w:r>
      <w:r w:rsidRPr="00180F5B">
        <w:rPr>
          <w:rStyle w:val="afffa"/>
          <w:rtl/>
        </w:rPr>
        <w:t xml:space="preserve"> בפני עצמו</w:t>
      </w:r>
      <w:r w:rsidRPr="007435EB">
        <w:rPr>
          <w:rtl/>
        </w:rPr>
        <w:t xml:space="preserve"> - </w:t>
      </w:r>
      <w:r w:rsidR="00C50A55">
        <w:rPr>
          <w:rtl/>
        </w:rPr>
        <w:t>טהורין,</w:t>
      </w:r>
      <w:r w:rsidR="00C50A55" w:rsidRPr="00180F5B">
        <w:rPr>
          <w:rStyle w:val="afffa"/>
          <w:rtl/>
        </w:rPr>
        <w:t xml:space="preserve"> שניהן </w:t>
      </w:r>
      <w:r w:rsidR="00180F5B" w:rsidRPr="00180F5B">
        <w:rPr>
          <w:rStyle w:val="afffa"/>
          <w:rFonts w:hint="cs"/>
          <w:rtl/>
        </w:rPr>
        <w:t>בב''א</w:t>
      </w:r>
      <w:r w:rsidR="00C50A55">
        <w:rPr>
          <w:rtl/>
        </w:rPr>
        <w:t>- טמאין.</w:t>
      </w:r>
    </w:p>
    <w:p w14:paraId="19F5D769" w14:textId="733F1079" w:rsidR="00820FB9" w:rsidRDefault="00180F5B" w:rsidP="00820FB9">
      <w:pPr>
        <w:pStyle w:val="36"/>
        <w:framePr w:wrap="notBeside"/>
        <w:rPr>
          <w:rtl/>
        </w:rPr>
      </w:pPr>
      <w:r>
        <w:rPr>
          <w:rStyle w:val="affffd"/>
          <w:rFonts w:hint="cs"/>
          <w:rtl/>
        </w:rPr>
        <w:t xml:space="preserve">ב. </w:t>
      </w:r>
      <w:r w:rsidR="00E8089F" w:rsidRPr="00C50A55">
        <w:rPr>
          <w:rStyle w:val="affffd"/>
          <w:rtl/>
        </w:rPr>
        <w:t>רבי יוסי:</w:t>
      </w:r>
      <w:r w:rsidR="00E8089F" w:rsidRPr="007435EB">
        <w:rPr>
          <w:rtl/>
        </w:rPr>
        <w:t xml:space="preserve"> </w:t>
      </w:r>
    </w:p>
    <w:p w14:paraId="4D94CD90" w14:textId="7E017BC3" w:rsidR="00E8089F" w:rsidRPr="005C3FF1" w:rsidRDefault="00E8089F" w:rsidP="00E8089F">
      <w:pPr>
        <w:rPr>
          <w:rStyle w:val="afffa"/>
          <w:rtl/>
        </w:rPr>
      </w:pPr>
      <w:r w:rsidRPr="007435EB">
        <w:rPr>
          <w:rtl/>
        </w:rPr>
        <w:t>בין כך ובין כך טמאין.</w:t>
      </w:r>
    </w:p>
    <w:p w14:paraId="6E5E258E" w14:textId="73236619" w:rsidR="00820FB9" w:rsidRDefault="00180F5B" w:rsidP="00820FB9">
      <w:pPr>
        <w:pStyle w:val="36"/>
        <w:framePr w:wrap="notBeside"/>
        <w:rPr>
          <w:rStyle w:val="affffd"/>
          <w:spacing w:val="-2"/>
          <w:rtl/>
        </w:rPr>
      </w:pPr>
      <w:r>
        <w:rPr>
          <w:rStyle w:val="affffd"/>
          <w:rFonts w:hint="cs"/>
          <w:spacing w:val="-2"/>
          <w:rtl/>
        </w:rPr>
        <w:t xml:space="preserve">ג. </w:t>
      </w:r>
      <w:r w:rsidR="00E8089F" w:rsidRPr="0065617C">
        <w:rPr>
          <w:rStyle w:val="affffd"/>
          <w:spacing w:val="-2"/>
          <w:rtl/>
        </w:rPr>
        <w:t>רבא</w:t>
      </w:r>
      <w:r w:rsidR="00C50A55" w:rsidRPr="0065617C">
        <w:rPr>
          <w:rStyle w:val="affffd"/>
          <w:spacing w:val="-2"/>
          <w:rtl/>
        </w:rPr>
        <w:t xml:space="preserve"> </w:t>
      </w:r>
      <w:r w:rsidR="00E8089F" w:rsidRPr="0065617C">
        <w:rPr>
          <w:rStyle w:val="afffff6"/>
          <w:spacing w:val="-2"/>
          <w:rtl/>
        </w:rPr>
        <w:t>רי"ו]:</w:t>
      </w:r>
    </w:p>
    <w:p w14:paraId="609EDA69" w14:textId="11C31414" w:rsidR="00E8089F" w:rsidRPr="0065617C" w:rsidRDefault="00E8089F" w:rsidP="00C50A55">
      <w:pPr>
        <w:rPr>
          <w:spacing w:val="-2"/>
          <w:rtl/>
        </w:rPr>
      </w:pPr>
      <w:r w:rsidRPr="005C3FF1">
        <w:rPr>
          <w:rStyle w:val="afffa"/>
          <w:rtl/>
        </w:rPr>
        <w:t>בבת אחת</w:t>
      </w:r>
      <w:r w:rsidRPr="0065617C">
        <w:rPr>
          <w:spacing w:val="-2"/>
          <w:rtl/>
        </w:rPr>
        <w:t xml:space="preserve"> </w:t>
      </w:r>
      <w:r w:rsidR="00C50A55" w:rsidRPr="0065617C">
        <w:rPr>
          <w:rStyle w:val="affffd"/>
          <w:rFonts w:hint="cs"/>
          <w:spacing w:val="-2"/>
          <w:rtl/>
        </w:rPr>
        <w:t>לכו''ע</w:t>
      </w:r>
      <w:r w:rsidRPr="0065617C">
        <w:rPr>
          <w:rStyle w:val="affffd"/>
          <w:spacing w:val="-2"/>
          <w:rtl/>
        </w:rPr>
        <w:t xml:space="preserve"> </w:t>
      </w:r>
      <w:r w:rsidR="00C50A55" w:rsidRPr="0065617C">
        <w:rPr>
          <w:spacing w:val="-2"/>
          <w:rtl/>
        </w:rPr>
        <w:t>טמאין,</w:t>
      </w:r>
      <w:r w:rsidRPr="0065617C">
        <w:rPr>
          <w:spacing w:val="-2"/>
          <w:rtl/>
        </w:rPr>
        <w:t xml:space="preserve"> </w:t>
      </w:r>
      <w:r w:rsidRPr="005C3FF1">
        <w:rPr>
          <w:rStyle w:val="afffa"/>
          <w:rtl/>
        </w:rPr>
        <w:t xml:space="preserve">בזה אחר זה </w:t>
      </w:r>
      <w:r w:rsidR="00C50A55" w:rsidRPr="0065617C">
        <w:rPr>
          <w:rStyle w:val="affffd"/>
          <w:rFonts w:hint="cs"/>
          <w:spacing w:val="-2"/>
          <w:rtl/>
        </w:rPr>
        <w:t>–לכו''ע</w:t>
      </w:r>
      <w:r w:rsidRPr="0065617C">
        <w:rPr>
          <w:spacing w:val="-2"/>
          <w:rtl/>
        </w:rPr>
        <w:t xml:space="preserve"> טהורין.</w:t>
      </w:r>
    </w:p>
    <w:p w14:paraId="7D84E9FA" w14:textId="77777777" w:rsidR="00820FB9" w:rsidRDefault="00E8089F" w:rsidP="00820FB9">
      <w:pPr>
        <w:pStyle w:val="36"/>
        <w:framePr w:wrap="notBeside"/>
        <w:rPr>
          <w:rtl/>
        </w:rPr>
      </w:pPr>
      <w:r w:rsidRPr="00C50A55">
        <w:rPr>
          <w:rStyle w:val="affffd"/>
          <w:rtl/>
        </w:rPr>
        <w:t>ונחלקו</w:t>
      </w:r>
    </w:p>
    <w:p w14:paraId="492DEAD3" w14:textId="60C777BD" w:rsidR="00C50A55" w:rsidRDefault="00E8089F" w:rsidP="00E8089F">
      <w:pPr>
        <w:rPr>
          <w:rStyle w:val="affffd"/>
          <w:rtl/>
        </w:rPr>
      </w:pPr>
      <w:r w:rsidRPr="007435EB">
        <w:rPr>
          <w:rtl/>
        </w:rPr>
        <w:t xml:space="preserve">בבא להשאל עליו ועל חבירו </w:t>
      </w:r>
    </w:p>
    <w:p w14:paraId="01968416" w14:textId="77777777" w:rsidR="00E8089F" w:rsidRPr="007435EB" w:rsidRDefault="00E8089F" w:rsidP="00180F5B">
      <w:pPr>
        <w:spacing w:after="60"/>
      </w:pPr>
      <w:r w:rsidRPr="00C50A55">
        <w:rPr>
          <w:rStyle w:val="affffd"/>
          <w:rtl/>
        </w:rPr>
        <w:t xml:space="preserve">דרבי יוסי </w:t>
      </w:r>
      <w:r w:rsidRPr="007435EB">
        <w:rPr>
          <w:rtl/>
        </w:rPr>
        <w:t xml:space="preserve">מדמי לבבת אחת </w:t>
      </w:r>
      <w:r w:rsidRPr="00C50A55">
        <w:rPr>
          <w:rStyle w:val="affffd"/>
          <w:rtl/>
        </w:rPr>
        <w:t xml:space="preserve">ור'י </w:t>
      </w:r>
      <w:r w:rsidRPr="007435EB">
        <w:rPr>
          <w:rtl/>
        </w:rPr>
        <w:t>לזה אחר זה.</w:t>
      </w:r>
      <w:r w:rsidRPr="007435EB">
        <w:rPr>
          <w:rFonts w:hint="cs"/>
          <w:rtl/>
        </w:rPr>
        <w:t xml:space="preserve"> </w:t>
      </w:r>
      <w:r w:rsidRPr="00C50A55">
        <w:rPr>
          <w:rStyle w:val="afffff6"/>
          <w:rFonts w:hint="cs"/>
          <w:rtl/>
        </w:rPr>
        <w:t>[וה"נ לענין בתים]</w:t>
      </w:r>
    </w:p>
    <w:p w14:paraId="7E9DD0D5" w14:textId="77777777" w:rsidR="00180F5B" w:rsidRDefault="00180F5B" w:rsidP="00180F5B">
      <w:pPr>
        <w:pStyle w:val="36"/>
        <w:framePr w:wrap="notBeside"/>
        <w:rPr>
          <w:rStyle w:val="afffa"/>
          <w:rtl/>
        </w:rPr>
      </w:pPr>
      <w:r>
        <w:rPr>
          <w:rStyle w:val="afffa"/>
          <w:rFonts w:hint="cs"/>
          <w:rtl/>
        </w:rPr>
        <w:t>ה.</w:t>
      </w:r>
    </w:p>
    <w:p w14:paraId="25961317" w14:textId="77777777" w:rsidR="00180F5B" w:rsidRDefault="00E8089F" w:rsidP="00E8089F">
      <w:pPr>
        <w:rPr>
          <w:rtl/>
        </w:rPr>
      </w:pPr>
      <w:r w:rsidRPr="005C3FF1">
        <w:rPr>
          <w:rStyle w:val="afffa"/>
          <w:rtl/>
        </w:rPr>
        <w:t>ספק על ספק לא על</w:t>
      </w:r>
      <w:r w:rsidRPr="007435EB">
        <w:rPr>
          <w:rtl/>
        </w:rPr>
        <w:t xml:space="preserve"> היינו בקעה, </w:t>
      </w:r>
      <w:r w:rsidRPr="00C50A55">
        <w:rPr>
          <w:rStyle w:val="affffd"/>
          <w:rtl/>
        </w:rPr>
        <w:t>ובפלוגתא</w:t>
      </w:r>
      <w:r w:rsidRPr="007435EB">
        <w:rPr>
          <w:rtl/>
        </w:rPr>
        <w:t xml:space="preserve"> </w:t>
      </w:r>
      <w:r w:rsidRPr="00C50A55">
        <w:rPr>
          <w:rStyle w:val="affffd"/>
          <w:rtl/>
        </w:rPr>
        <w:t>דר"א ורבנן.</w:t>
      </w:r>
      <w:r w:rsidRPr="007435EB">
        <w:rPr>
          <w:rtl/>
        </w:rPr>
        <w:t xml:space="preserve"> </w:t>
      </w:r>
    </w:p>
    <w:p w14:paraId="7C86A027" w14:textId="77777777" w:rsidR="00180F5B" w:rsidRDefault="00E8089F" w:rsidP="00180F5B">
      <w:pPr>
        <w:pStyle w:val="36"/>
        <w:framePr w:wrap="notBeside"/>
        <w:rPr>
          <w:rtl/>
        </w:rPr>
      </w:pPr>
      <w:r w:rsidRPr="00C50A55">
        <w:rPr>
          <w:rStyle w:val="affffd"/>
          <w:rtl/>
        </w:rPr>
        <w:t xml:space="preserve">דתנן: </w:t>
      </w:r>
    </w:p>
    <w:p w14:paraId="1FB2867D" w14:textId="77777777" w:rsidR="00180F5B" w:rsidRDefault="00E8089F" w:rsidP="00E8089F">
      <w:pPr>
        <w:rPr>
          <w:rStyle w:val="affffd"/>
          <w:rtl/>
        </w:rPr>
      </w:pPr>
      <w:r w:rsidRPr="00177C02">
        <w:rPr>
          <w:rStyle w:val="afffa"/>
          <w:rtl/>
        </w:rPr>
        <w:t>הנכנס לבקעה בימות הגשמים</w:t>
      </w:r>
      <w:r w:rsidRPr="007435EB">
        <w:rPr>
          <w:rtl/>
        </w:rPr>
        <w:t xml:space="preserve"> וטומאה בשדה פלונית,</w:t>
      </w:r>
      <w:r w:rsidRPr="00C50A55">
        <w:rPr>
          <w:rStyle w:val="affffd"/>
          <w:rtl/>
        </w:rPr>
        <w:t xml:space="preserve"> </w:t>
      </w:r>
    </w:p>
    <w:p w14:paraId="001F5C5B" w14:textId="5B7D49FE" w:rsidR="00180F5B" w:rsidRDefault="00E8089F" w:rsidP="00E8089F">
      <w:pPr>
        <w:rPr>
          <w:rStyle w:val="affffd"/>
          <w:rtl/>
        </w:rPr>
      </w:pPr>
      <w:r w:rsidRPr="00C50A55">
        <w:rPr>
          <w:rStyle w:val="affffd"/>
          <w:rtl/>
        </w:rPr>
        <w:t xml:space="preserve">ואמר </w:t>
      </w:r>
      <w:r w:rsidR="00C50A55" w:rsidRPr="00916C28">
        <w:rPr>
          <w:rtl/>
        </w:rPr>
        <w:t>הלכתי במקום הלז, וא</w:t>
      </w:r>
      <w:r w:rsidR="00C50A55" w:rsidRPr="00916C28">
        <w:rPr>
          <w:rFonts w:hint="cs"/>
          <w:rtl/>
        </w:rPr>
        <w:t>"י</w:t>
      </w:r>
      <w:r w:rsidRPr="00916C28">
        <w:rPr>
          <w:rtl/>
        </w:rPr>
        <w:t xml:space="preserve"> אם נכנסתי באותה שדה, </w:t>
      </w:r>
    </w:p>
    <w:p w14:paraId="786C894B" w14:textId="77777777" w:rsidR="00180F5B" w:rsidRDefault="00E8089F" w:rsidP="00180F5B">
      <w:pPr>
        <w:pStyle w:val="36"/>
        <w:framePr w:wrap="notBeside"/>
        <w:rPr>
          <w:rtl/>
        </w:rPr>
      </w:pPr>
      <w:r w:rsidRPr="00916C28">
        <w:rPr>
          <w:rStyle w:val="affffd"/>
          <w:rtl/>
        </w:rPr>
        <w:t>חכמים</w:t>
      </w:r>
    </w:p>
    <w:p w14:paraId="0655F4E5" w14:textId="466C8966" w:rsidR="00E8089F" w:rsidRPr="007435EB" w:rsidRDefault="00E8089F" w:rsidP="00E8089F">
      <w:pPr>
        <w:rPr>
          <w:rtl/>
        </w:rPr>
      </w:pPr>
      <w:r w:rsidRPr="00916C28">
        <w:rPr>
          <w:rtl/>
        </w:rPr>
        <w:t>מטמאין.</w:t>
      </w:r>
    </w:p>
    <w:p w14:paraId="4AD56CDE" w14:textId="77777777" w:rsidR="00180F5B" w:rsidRDefault="00E8089F" w:rsidP="00180F5B">
      <w:pPr>
        <w:pStyle w:val="36"/>
        <w:framePr w:wrap="notBeside"/>
        <w:rPr>
          <w:rFonts w:ascii="Fb Fontext" w:hAnsi="Fb Fontext"/>
          <w:rtl/>
        </w:rPr>
      </w:pPr>
      <w:r w:rsidRPr="00C50A55">
        <w:rPr>
          <w:rStyle w:val="affffd"/>
          <w:rFonts w:hint="cs"/>
          <w:rtl/>
        </w:rPr>
        <w:t>ו</w:t>
      </w:r>
      <w:r w:rsidRPr="00C50A55">
        <w:rPr>
          <w:rStyle w:val="affffd"/>
          <w:rtl/>
        </w:rPr>
        <w:t xml:space="preserve">ר"א </w:t>
      </w:r>
    </w:p>
    <w:p w14:paraId="2AA0B1D0" w14:textId="496F3873" w:rsidR="00E8089F" w:rsidRPr="00C50A55" w:rsidRDefault="00E8089F" w:rsidP="00180F5B">
      <w:pPr>
        <w:spacing w:after="60"/>
        <w:rPr>
          <w:rStyle w:val="afffff6"/>
          <w:rtl/>
        </w:rPr>
      </w:pPr>
      <w:r w:rsidRPr="007435EB">
        <w:rPr>
          <w:rFonts w:ascii="Fb Fontext" w:hAnsi="Fb Fontext"/>
          <w:rtl/>
        </w:rPr>
        <w:t xml:space="preserve">מטהר </w:t>
      </w:r>
      <w:r w:rsidRPr="007435EB">
        <w:rPr>
          <w:rFonts w:ascii="Fb Fontext" w:hAnsi="Fb Fontext" w:hint="cs"/>
          <w:rtl/>
        </w:rPr>
        <w:t>-</w:t>
      </w:r>
      <w:r w:rsidRPr="007435EB">
        <w:rPr>
          <w:rFonts w:ascii="Fb Fontext" w:hAnsi="Fb Fontext"/>
          <w:rtl/>
        </w:rPr>
        <w:t xml:space="preserve"> ספק ביאה טהור, ספק מגע טומאה טמא.</w:t>
      </w:r>
      <w:r w:rsidR="00C50A55">
        <w:rPr>
          <w:rStyle w:val="afffff6"/>
          <w:rFonts w:hint="cs"/>
          <w:rtl/>
        </w:rPr>
        <w:t xml:space="preserve"> </w:t>
      </w:r>
      <w:r w:rsidRPr="00C50A55">
        <w:rPr>
          <w:rStyle w:val="afffff6"/>
          <w:rFonts w:hint="cs"/>
          <w:rtl/>
        </w:rPr>
        <w:t xml:space="preserve">וגבי בתים </w:t>
      </w:r>
      <w:r w:rsidR="00AB3B38">
        <w:rPr>
          <w:rStyle w:val="afffff6"/>
          <w:rFonts w:hint="cs"/>
          <w:rtl/>
        </w:rPr>
        <w:t>אף</w:t>
      </w:r>
      <w:r w:rsidRPr="00C50A55">
        <w:rPr>
          <w:rStyle w:val="afffff6"/>
          <w:rFonts w:hint="cs"/>
          <w:rtl/>
        </w:rPr>
        <w:t xml:space="preserve"> רבנן מודו </w:t>
      </w:r>
      <w:r w:rsidRPr="00C50A55">
        <w:rPr>
          <w:rStyle w:val="afffff6"/>
          <w:rtl/>
        </w:rPr>
        <w:t>–</w:t>
      </w:r>
      <w:r>
        <w:rPr>
          <w:rStyle w:val="affffd"/>
          <w:rFonts w:hint="cs"/>
          <w:rtl/>
          <w:rPrChange w:id="9005" w:author="מנוע אמוראים" w:date="2026-10-05T16:42:03Z">
            <w:rPr>
              <w:rStyle w:val="afffff6"/>
              <w:rFonts w:hint="cs"/>
              <w:rtl/>
            </w:rPr>
          </w:rPrChange>
        </w:rPr>
        <w:t xml:space="preserve">רש</w:t>
      </w:r>
      <w:r>
        <w:rPr>
          <w:rStyle w:val="affffd"/>
          <w:rtl/>
          <w:rPrChange w:id="9006" w:author="מנוע אמוראים" w:date="2026-10-05T16:42:03Z">
            <w:rPr>
              <w:rStyle w:val="afffff6"/>
              <w:rtl/>
            </w:rPr>
          </w:rPrChange>
        </w:rPr>
        <w:t xml:space="preserve">"</w:t>
      </w:r>
      <w:r>
        <w:rPr>
          <w:rStyle w:val="affffd"/>
          <w:rFonts w:hint="cs"/>
          <w:rtl/>
          <w:rPrChange w:id="9007" w:author="מנוע אמוראים" w:date="2026-10-05T16:42:03Z">
            <w:rPr>
              <w:rStyle w:val="afffff6"/>
              <w:rFonts w:hint="cs"/>
              <w:rtl/>
            </w:rPr>
          </w:rPrChange>
        </w:rPr>
        <w:t xml:space="preserve">י</w:t>
      </w:r>
    </w:p>
    <w:p w14:paraId="08B2596F" w14:textId="77777777" w:rsidR="00180F5B" w:rsidRDefault="00180F5B" w:rsidP="00180F5B">
      <w:pPr>
        <w:pStyle w:val="36"/>
        <w:framePr w:wrap="notBeside"/>
        <w:rPr>
          <w:rStyle w:val="afffa"/>
          <w:rtl/>
        </w:rPr>
      </w:pPr>
      <w:r>
        <w:rPr>
          <w:rStyle w:val="afffa"/>
          <w:rFonts w:hint="cs"/>
          <w:rtl/>
        </w:rPr>
        <w:t>ו.</w:t>
      </w:r>
    </w:p>
    <w:p w14:paraId="71D23582" w14:textId="0D8C45A6" w:rsidR="00E8089F" w:rsidRPr="00C50A55" w:rsidRDefault="00E8089F" w:rsidP="00C50A55">
      <w:pPr>
        <w:rPr>
          <w:rStyle w:val="affffd"/>
          <w:rtl/>
        </w:rPr>
      </w:pPr>
      <w:r w:rsidRPr="005C3FF1">
        <w:rPr>
          <w:rStyle w:val="afffa"/>
          <w:rtl/>
        </w:rPr>
        <w:t xml:space="preserve">על ובדק ולא </w:t>
      </w:r>
      <w:r w:rsidR="00C50A55" w:rsidRPr="005C3FF1">
        <w:rPr>
          <w:rStyle w:val="afffa"/>
          <w:rFonts w:hint="cs"/>
          <w:rtl/>
        </w:rPr>
        <w:t>מצא</w:t>
      </w:r>
      <w:r w:rsidRPr="005C3FF1">
        <w:rPr>
          <w:rStyle w:val="afffa"/>
          <w:rtl/>
        </w:rPr>
        <w:t xml:space="preserve"> -</w:t>
      </w:r>
      <w:r w:rsidRPr="007435EB">
        <w:rPr>
          <w:rtl/>
        </w:rPr>
        <w:t xml:space="preserve"> </w:t>
      </w:r>
      <w:r w:rsidRPr="00C50A55">
        <w:rPr>
          <w:rStyle w:val="affffd"/>
          <w:rtl/>
        </w:rPr>
        <w:t>פלוגתא דר"מ ורבנן</w:t>
      </w:r>
    </w:p>
    <w:p w14:paraId="1AEF85BD" w14:textId="77777777" w:rsidR="00180F5B" w:rsidRDefault="00C50A55" w:rsidP="00180F5B">
      <w:pPr>
        <w:pStyle w:val="36"/>
        <w:framePr w:wrap="notBeside"/>
        <w:rPr>
          <w:rtl/>
        </w:rPr>
      </w:pPr>
      <w:r>
        <w:rPr>
          <w:rStyle w:val="affffd"/>
          <w:rFonts w:hint="cs"/>
          <w:rtl/>
        </w:rPr>
        <w:t>שלר''מ</w:t>
      </w:r>
      <w:r w:rsidR="00E8089F" w:rsidRPr="00C50A55">
        <w:rPr>
          <w:rStyle w:val="affffd"/>
          <w:rtl/>
        </w:rPr>
        <w:t xml:space="preserve">: </w:t>
      </w:r>
    </w:p>
    <w:p w14:paraId="285BBEF1" w14:textId="31FB5DCB" w:rsidR="00E8089F" w:rsidRPr="007435EB" w:rsidRDefault="00E8089F" w:rsidP="00180F5B">
      <w:pPr>
        <w:rPr>
          <w:rtl/>
        </w:rPr>
      </w:pPr>
      <w:r w:rsidRPr="00177C02">
        <w:rPr>
          <w:rStyle w:val="afffa"/>
          <w:rtl/>
        </w:rPr>
        <w:t>כל חזקת טומאה</w:t>
      </w:r>
      <w:r w:rsidRPr="007435EB">
        <w:rPr>
          <w:rtl/>
        </w:rPr>
        <w:t xml:space="preserve"> לעולם </w:t>
      </w:r>
      <w:r w:rsidR="00180F5B">
        <w:rPr>
          <w:rFonts w:hint="cs"/>
          <w:rtl/>
        </w:rPr>
        <w:t xml:space="preserve">בטומאתה </w:t>
      </w:r>
      <w:r w:rsidRPr="007435EB">
        <w:rPr>
          <w:rtl/>
        </w:rPr>
        <w:t xml:space="preserve">עד שיודע לך </w:t>
      </w:r>
      <w:r w:rsidR="00180F5B">
        <w:rPr>
          <w:rFonts w:hint="cs"/>
          <w:rtl/>
        </w:rPr>
        <w:t xml:space="preserve">היכן </w:t>
      </w:r>
      <w:r w:rsidRPr="007435EB">
        <w:rPr>
          <w:rtl/>
        </w:rPr>
        <w:t xml:space="preserve">הטומאה </w:t>
      </w:r>
    </w:p>
    <w:p w14:paraId="708D5668" w14:textId="77777777" w:rsidR="00180F5B" w:rsidRDefault="00E8089F" w:rsidP="00180F5B">
      <w:pPr>
        <w:pStyle w:val="36"/>
        <w:framePr w:wrap="notBeside"/>
        <w:rPr>
          <w:rtl/>
        </w:rPr>
      </w:pPr>
      <w:r w:rsidRPr="00C50A55">
        <w:rPr>
          <w:rStyle w:val="affffd"/>
          <w:rtl/>
        </w:rPr>
        <w:t>וחכ"א</w:t>
      </w:r>
      <w:r w:rsidRPr="00C50A55">
        <w:rPr>
          <w:rStyle w:val="affffd"/>
          <w:rFonts w:hint="cs"/>
          <w:rtl/>
        </w:rPr>
        <w:t>:</w:t>
      </w:r>
      <w:r w:rsidRPr="00C50A55">
        <w:rPr>
          <w:rStyle w:val="affffd"/>
          <w:rtl/>
        </w:rPr>
        <w:t xml:space="preserve"> </w:t>
      </w:r>
    </w:p>
    <w:p w14:paraId="62B8E569" w14:textId="0ED7315C" w:rsidR="00E8089F" w:rsidRPr="00C50A55" w:rsidRDefault="00E8089F" w:rsidP="00177C02">
      <w:pPr>
        <w:spacing w:after="60"/>
        <w:rPr>
          <w:rStyle w:val="afffff6"/>
          <w:rtl/>
        </w:rPr>
      </w:pPr>
      <w:r w:rsidRPr="007435EB">
        <w:rPr>
          <w:rtl/>
        </w:rPr>
        <w:t>בודק עד שמגיע לסלע או לקרקע בתולה.</w:t>
      </w:r>
      <w:r w:rsidRPr="00C50A55">
        <w:rPr>
          <w:rStyle w:val="afffff6"/>
          <w:rFonts w:hint="cs"/>
          <w:rtl/>
        </w:rPr>
        <w:t xml:space="preserve"> [וגבי בדיקה </w:t>
      </w:r>
      <w:r w:rsidR="00AB3B38">
        <w:rPr>
          <w:rStyle w:val="afffff6"/>
          <w:rFonts w:hint="cs"/>
          <w:rtl/>
        </w:rPr>
        <w:t>אף</w:t>
      </w:r>
      <w:r>
        <w:rPr>
          <w:rStyle w:val="afffff6"/>
          <w:rFonts w:hint="cs"/>
          <w:rtl/>
        </w:rPr>
        <w:t xml:space="preserve"> </w:t>
      </w:r>
      <w:r>
        <w:rPr>
          <w:rStyle w:val="affffd"/>
          <w:rFonts w:hint="cs"/>
          <w:rtl/>
          <w:rPrChange w:id="9008" w:author="מנוע אמוראים" w:date="2026-10-05T16:42:03Z">
            <w:rPr>
              <w:rStyle w:val="afffff6"/>
              <w:rFonts w:hint="cs"/>
              <w:rtl/>
            </w:rPr>
          </w:rPrChange>
        </w:rPr>
        <w:t xml:space="preserve">ר</w:t>
      </w:r>
      <w:r>
        <w:rPr>
          <w:rStyle w:val="affffd"/>
          <w:rtl/>
          <w:rPrChange w:id="9009" w:author="מנוע אמוראים" w:date="2026-10-05T16:42:03Z">
            <w:rPr>
              <w:rStyle w:val="afffff6"/>
              <w:rtl/>
            </w:rPr>
          </w:rPrChange>
        </w:rPr>
        <w:t xml:space="preserve">"</w:t>
      </w:r>
      <w:r>
        <w:rPr>
          <w:rStyle w:val="affffd"/>
          <w:rFonts w:hint="cs"/>
          <w:rtl/>
          <w:rPrChange w:id="9010" w:author="מנוע אמוראים" w:date="2026-10-05T16:42:03Z">
            <w:rPr>
              <w:rStyle w:val="afffff6"/>
              <w:rFonts w:hint="cs"/>
              <w:rtl/>
            </w:rPr>
          </w:rPrChange>
        </w:rPr>
        <w:t xml:space="preserve">מ</w:t>
      </w:r>
      <w:r>
        <w:rPr>
          <w:rStyle w:val="afffff6"/>
          <w:rFonts w:hint="cs"/>
          <w:rtl/>
        </w:rPr>
        <w:t xml:space="preserve"> מודה]</w:t>
      </w:r>
    </w:p>
    <w:p w14:paraId="5E7AE8F3" w14:textId="77777777" w:rsidR="00180F5B" w:rsidRDefault="00180F5B" w:rsidP="00180F5B">
      <w:pPr>
        <w:pStyle w:val="36"/>
        <w:framePr w:wrap="notBeside"/>
        <w:rPr>
          <w:rStyle w:val="afffa"/>
          <w:rtl/>
        </w:rPr>
      </w:pPr>
      <w:r>
        <w:rPr>
          <w:rStyle w:val="afffa"/>
          <w:rFonts w:hint="cs"/>
          <w:rtl/>
        </w:rPr>
        <w:t xml:space="preserve">ז. </w:t>
      </w:r>
    </w:p>
    <w:p w14:paraId="57FE117C" w14:textId="77777777" w:rsidR="00180F5B" w:rsidRDefault="00E8089F" w:rsidP="00C50A55">
      <w:pPr>
        <w:rPr>
          <w:rtl/>
        </w:rPr>
      </w:pPr>
      <w:r w:rsidRPr="005C3FF1">
        <w:rPr>
          <w:rStyle w:val="afffa"/>
          <w:rtl/>
        </w:rPr>
        <w:t>על ובדק ו</w:t>
      </w:r>
      <w:r w:rsidR="00C50A55" w:rsidRPr="005C3FF1">
        <w:rPr>
          <w:rStyle w:val="afffa"/>
          <w:rFonts w:hint="cs"/>
          <w:rtl/>
        </w:rPr>
        <w:t>מצא</w:t>
      </w:r>
      <w:r w:rsidRPr="005C3FF1">
        <w:rPr>
          <w:rStyle w:val="afffa"/>
          <w:rtl/>
        </w:rPr>
        <w:t xml:space="preserve"> </w:t>
      </w:r>
      <w:r w:rsidR="00C50A55">
        <w:rPr>
          <w:rtl/>
        </w:rPr>
        <w:t>–</w:t>
      </w:r>
      <w:r w:rsidRPr="007435EB">
        <w:rPr>
          <w:rtl/>
        </w:rPr>
        <w:t xml:space="preserve"> </w:t>
      </w:r>
      <w:r w:rsidR="00C50A55" w:rsidRPr="00C50A55">
        <w:rPr>
          <w:rStyle w:val="affffd"/>
          <w:rFonts w:hint="cs"/>
          <w:rtl/>
        </w:rPr>
        <w:t>מחלוקת רבי ורשב''ג</w:t>
      </w:r>
      <w:r w:rsidRPr="007435EB">
        <w:rPr>
          <w:rtl/>
        </w:rPr>
        <w:t xml:space="preserve"> </w:t>
      </w:r>
    </w:p>
    <w:p w14:paraId="6A45E062" w14:textId="69CC26EC" w:rsidR="00E8089F" w:rsidRPr="007435EB" w:rsidRDefault="00E8089F" w:rsidP="00C50A55">
      <w:pPr>
        <w:rPr>
          <w:rtl/>
        </w:rPr>
      </w:pPr>
      <w:r w:rsidRPr="00177C02">
        <w:rPr>
          <w:rStyle w:val="afffa"/>
          <w:rtl/>
        </w:rPr>
        <w:t>דשדה שנאבד בה קבר</w:t>
      </w:r>
      <w:r w:rsidRPr="007435EB">
        <w:rPr>
          <w:rtl/>
        </w:rPr>
        <w:t xml:space="preserve"> - הנכנס לתוכה טמא.</w:t>
      </w:r>
    </w:p>
    <w:p w14:paraId="15BDF761" w14:textId="6B140F5C" w:rsidR="00C50A55" w:rsidRDefault="00E8089F" w:rsidP="00E8089F">
      <w:pPr>
        <w:rPr>
          <w:rtl/>
        </w:rPr>
      </w:pPr>
      <w:r w:rsidRPr="00177C02">
        <w:rPr>
          <w:rStyle w:val="afffa"/>
          <w:rtl/>
        </w:rPr>
        <w:t>נמצא בה קבר</w:t>
      </w:r>
      <w:r w:rsidRPr="007435EB">
        <w:rPr>
          <w:rtl/>
        </w:rPr>
        <w:t xml:space="preserve"> הנכנס לתוכה </w:t>
      </w:r>
    </w:p>
    <w:p w14:paraId="51C86F3F" w14:textId="77777777" w:rsidR="00180F5B" w:rsidRDefault="00E8089F" w:rsidP="00180F5B">
      <w:pPr>
        <w:pStyle w:val="36"/>
        <w:framePr w:wrap="notBeside"/>
        <w:rPr>
          <w:rtl/>
        </w:rPr>
      </w:pPr>
      <w:r w:rsidRPr="00C50A55">
        <w:rPr>
          <w:rStyle w:val="affffd"/>
          <w:rtl/>
        </w:rPr>
        <w:t xml:space="preserve">לרבי: </w:t>
      </w:r>
    </w:p>
    <w:p w14:paraId="33C80DAB" w14:textId="5818FDAB" w:rsidR="00E8089F" w:rsidRPr="007435EB" w:rsidRDefault="00E8089F" w:rsidP="00180F5B">
      <w:pPr>
        <w:rPr>
          <w:rtl/>
        </w:rPr>
      </w:pPr>
      <w:r w:rsidRPr="007435EB">
        <w:rPr>
          <w:rtl/>
        </w:rPr>
        <w:t>טהור שאני אומר: קבר שאבד הוא קבר שנמצא.</w:t>
      </w:r>
    </w:p>
    <w:p w14:paraId="693D89A1" w14:textId="77777777" w:rsidR="00180F5B" w:rsidRDefault="00E8089F" w:rsidP="00180F5B">
      <w:pPr>
        <w:pStyle w:val="36"/>
        <w:framePr w:wrap="notBeside"/>
        <w:rPr>
          <w:rtl/>
        </w:rPr>
      </w:pPr>
      <w:r w:rsidRPr="007435EB">
        <w:rPr>
          <w:rtl/>
        </w:rPr>
        <w:tab/>
        <w:t xml:space="preserve"> </w:t>
      </w:r>
      <w:r w:rsidRPr="007435EB">
        <w:rPr>
          <w:rtl/>
        </w:rPr>
        <w:tab/>
      </w:r>
      <w:r w:rsidRPr="00C50A55">
        <w:rPr>
          <w:rStyle w:val="affffd"/>
          <w:rtl/>
        </w:rPr>
        <w:t xml:space="preserve">רשב"ג: </w:t>
      </w:r>
    </w:p>
    <w:p w14:paraId="1CC13343" w14:textId="3CDF9AAC" w:rsidR="00E8089F" w:rsidRPr="007435EB" w:rsidRDefault="00E8089F" w:rsidP="00177C02">
      <w:pPr>
        <w:spacing w:after="120"/>
        <w:rPr>
          <w:rtl/>
        </w:rPr>
      </w:pPr>
      <w:r w:rsidRPr="007435EB">
        <w:rPr>
          <w:rtl/>
        </w:rPr>
        <w:t>תיבדק כל השדה כולה.</w:t>
      </w:r>
    </w:p>
    <w:p w14:paraId="11A0A80B" w14:textId="77777777" w:rsidR="00177C02" w:rsidRDefault="00177C02" w:rsidP="00177C02">
      <w:pPr>
        <w:pStyle w:val="36"/>
        <w:framePr w:wrap="notBeside"/>
        <w:rPr>
          <w:rStyle w:val="afffa"/>
          <w:rtl/>
        </w:rPr>
      </w:pPr>
      <w:r>
        <w:rPr>
          <w:rStyle w:val="afffa"/>
          <w:rFonts w:hint="cs"/>
          <w:rtl/>
        </w:rPr>
        <w:t xml:space="preserve">ח. </w:t>
      </w:r>
    </w:p>
    <w:p w14:paraId="18C8D596" w14:textId="298C979A" w:rsidR="00C50A55" w:rsidRDefault="00E8089F" w:rsidP="00E8089F">
      <w:pPr>
        <w:rPr>
          <w:rStyle w:val="affffd"/>
          <w:rtl/>
        </w:rPr>
      </w:pPr>
      <w:r w:rsidRPr="005C3FF1">
        <w:rPr>
          <w:rStyle w:val="afffa"/>
          <w:rtl/>
        </w:rPr>
        <w:t>הניח תשע ומצא עשר</w:t>
      </w:r>
      <w:r w:rsidRPr="007435EB">
        <w:rPr>
          <w:rFonts w:ascii="Fb Fontext" w:hAnsi="Fb Fontext"/>
          <w:rtl/>
        </w:rPr>
        <w:t xml:space="preserve"> היינו רישא </w:t>
      </w:r>
      <w:r w:rsidRPr="005C3FF1">
        <w:rPr>
          <w:rStyle w:val="afffa"/>
          <w:rtl/>
        </w:rPr>
        <w:t xml:space="preserve">דהניח מנה ומצא מאתים. </w:t>
      </w:r>
    </w:p>
    <w:p w14:paraId="6BB6AB37" w14:textId="77777777" w:rsidR="00E8089F" w:rsidRPr="007435EB" w:rsidRDefault="00E8089F" w:rsidP="00177C02">
      <w:pPr>
        <w:spacing w:after="120"/>
        <w:rPr>
          <w:rtl/>
        </w:rPr>
      </w:pPr>
      <w:r w:rsidRPr="00C50A55">
        <w:rPr>
          <w:rStyle w:val="affffd"/>
          <w:rtl/>
        </w:rPr>
        <w:t>לרבי</w:t>
      </w:r>
      <w:r w:rsidRPr="007435EB">
        <w:rPr>
          <w:rFonts w:ascii="Fb Fontext" w:hAnsi="Fb Fontext"/>
          <w:rtl/>
        </w:rPr>
        <w:t xml:space="preserve"> חולין ומעשר שני מעורבין זב"ז,</w:t>
      </w:r>
      <w:r w:rsidRPr="00C50A55">
        <w:rPr>
          <w:rStyle w:val="affffd"/>
          <w:rtl/>
        </w:rPr>
        <w:t xml:space="preserve"> וחכ"א</w:t>
      </w:r>
      <w:r w:rsidRPr="007435EB">
        <w:rPr>
          <w:rFonts w:ascii="Fb Fontext" w:hAnsi="Fb Fontext"/>
          <w:rtl/>
        </w:rPr>
        <w:t xml:space="preserve"> הכל חולין.</w:t>
      </w:r>
    </w:p>
    <w:p w14:paraId="69FA24CA" w14:textId="77777777" w:rsidR="00177C02" w:rsidRDefault="00177C02" w:rsidP="00177C02">
      <w:pPr>
        <w:pStyle w:val="36"/>
        <w:framePr w:wrap="notBeside"/>
        <w:rPr>
          <w:rStyle w:val="afffa"/>
          <w:rtl/>
        </w:rPr>
      </w:pPr>
      <w:r>
        <w:rPr>
          <w:rStyle w:val="afffa"/>
          <w:rFonts w:hint="cs"/>
          <w:rtl/>
        </w:rPr>
        <w:t xml:space="preserve">ט. </w:t>
      </w:r>
    </w:p>
    <w:p w14:paraId="59D34102" w14:textId="123DDAA8" w:rsidR="00C50A55" w:rsidRDefault="00E8089F" w:rsidP="00C50A55">
      <w:pPr>
        <w:rPr>
          <w:rtl/>
        </w:rPr>
      </w:pPr>
      <w:r w:rsidRPr="005C3FF1">
        <w:rPr>
          <w:rStyle w:val="afffa"/>
          <w:rtl/>
        </w:rPr>
        <w:t>הניח עשר ומצא תשע</w:t>
      </w:r>
      <w:r w:rsidRPr="007435EB">
        <w:rPr>
          <w:rtl/>
        </w:rPr>
        <w:t xml:space="preserve"> היינו סיפא</w:t>
      </w:r>
      <w:r w:rsidR="00C50A55">
        <w:rPr>
          <w:rFonts w:hint="cs"/>
          <w:rtl/>
        </w:rPr>
        <w:t xml:space="preserve"> </w:t>
      </w:r>
      <w:r w:rsidRPr="00C50A55">
        <w:rPr>
          <w:rStyle w:val="affffd"/>
          <w:rtl/>
        </w:rPr>
        <w:t>ד</w:t>
      </w:r>
      <w:r w:rsidRPr="005C3FF1">
        <w:rPr>
          <w:rStyle w:val="afffa"/>
          <w:rtl/>
        </w:rPr>
        <w:t>הניח מאתים ומצא מנה</w:t>
      </w:r>
      <w:r w:rsidRPr="007435EB">
        <w:rPr>
          <w:rtl/>
        </w:rPr>
        <w:t xml:space="preserve">, </w:t>
      </w:r>
    </w:p>
    <w:p w14:paraId="1871D673" w14:textId="675A85F3" w:rsidR="00E8089F" w:rsidRPr="007435EB" w:rsidRDefault="00E8089F" w:rsidP="00177C02">
      <w:pPr>
        <w:spacing w:after="120"/>
        <w:rPr>
          <w:rtl/>
        </w:rPr>
      </w:pPr>
      <w:r w:rsidRPr="00C50A55">
        <w:rPr>
          <w:rStyle w:val="affffd"/>
          <w:rtl/>
        </w:rPr>
        <w:t>לרבי</w:t>
      </w:r>
      <w:r w:rsidR="00177C02">
        <w:rPr>
          <w:rStyle w:val="affffd"/>
          <w:rFonts w:hint="cs"/>
          <w:rtl/>
        </w:rPr>
        <w:t>:</w:t>
      </w:r>
      <w:r w:rsidRPr="00C50A55">
        <w:rPr>
          <w:rStyle w:val="affffd"/>
          <w:rtl/>
        </w:rPr>
        <w:t xml:space="preserve"> </w:t>
      </w:r>
      <w:r w:rsidRPr="007435EB">
        <w:rPr>
          <w:rtl/>
        </w:rPr>
        <w:t xml:space="preserve">מנה מונח ומנה מוטל, </w:t>
      </w:r>
      <w:r w:rsidRPr="00C50A55">
        <w:rPr>
          <w:rStyle w:val="affffd"/>
          <w:rtl/>
        </w:rPr>
        <w:t>וחכ"א</w:t>
      </w:r>
      <w:r w:rsidR="00177C02">
        <w:rPr>
          <w:rStyle w:val="affffd"/>
          <w:rFonts w:hint="cs"/>
          <w:rtl/>
        </w:rPr>
        <w:t>:</w:t>
      </w:r>
      <w:r w:rsidRPr="007435EB">
        <w:rPr>
          <w:rtl/>
        </w:rPr>
        <w:t xml:space="preserve"> הכל חולין.</w:t>
      </w:r>
    </w:p>
    <w:p w14:paraId="66EEBF6E" w14:textId="77777777" w:rsidR="00177C02" w:rsidRDefault="00177C02" w:rsidP="00177C02">
      <w:pPr>
        <w:pStyle w:val="36"/>
        <w:framePr w:wrap="notBeside"/>
        <w:rPr>
          <w:rStyle w:val="afffa"/>
          <w:rtl/>
        </w:rPr>
      </w:pPr>
      <w:r>
        <w:rPr>
          <w:rStyle w:val="afffa"/>
          <w:rFonts w:hint="cs"/>
          <w:rtl/>
        </w:rPr>
        <w:t xml:space="preserve">י. </w:t>
      </w:r>
    </w:p>
    <w:p w14:paraId="5008632B" w14:textId="19DAD165" w:rsidR="00E8089F" w:rsidRPr="007435EB" w:rsidRDefault="00E8089F" w:rsidP="00E8089F">
      <w:pPr>
        <w:rPr>
          <w:rtl/>
        </w:rPr>
      </w:pPr>
      <w:r w:rsidRPr="005C3FF1">
        <w:rPr>
          <w:rStyle w:val="afffa"/>
          <w:rtl/>
        </w:rPr>
        <w:t>הניח בזוית זו ומצא בזוית אחרת</w:t>
      </w:r>
      <w:r w:rsidRPr="007435EB">
        <w:rPr>
          <w:rFonts w:ascii="Fb Fontext" w:hAnsi="Fb Fontext"/>
          <w:rtl/>
        </w:rPr>
        <w:t>. –</w:t>
      </w:r>
      <w:r w:rsidRPr="007435EB">
        <w:rPr>
          <w:rFonts w:ascii="Fb Fontext" w:hAnsi="Fb Fontext" w:hint="cs"/>
          <w:rtl/>
        </w:rPr>
        <w:t xml:space="preserve"> </w:t>
      </w:r>
      <w:r w:rsidR="00177C02" w:rsidRPr="00177C02">
        <w:rPr>
          <w:rStyle w:val="affffd"/>
          <w:rFonts w:hint="cs"/>
          <w:rtl/>
        </w:rPr>
        <w:t>מחלוקת ת''ק ורשב''ג</w:t>
      </w:r>
    </w:p>
    <w:p w14:paraId="51D06C23" w14:textId="77777777" w:rsidR="00177C02" w:rsidRDefault="00E8089F" w:rsidP="00177C02">
      <w:pPr>
        <w:pStyle w:val="36"/>
        <w:framePr w:wrap="notBeside"/>
        <w:rPr>
          <w:rtl/>
        </w:rPr>
      </w:pPr>
      <w:r w:rsidRPr="00C50A55">
        <w:rPr>
          <w:rStyle w:val="affffd"/>
          <w:rtl/>
        </w:rPr>
        <w:t>דתניא</w:t>
      </w:r>
      <w:r w:rsidRPr="007435EB">
        <w:rPr>
          <w:rtl/>
        </w:rPr>
        <w:t xml:space="preserve"> </w:t>
      </w:r>
    </w:p>
    <w:p w14:paraId="685BD23C" w14:textId="77777777" w:rsidR="00177C02" w:rsidRDefault="00E8089F" w:rsidP="00C50A55">
      <w:pPr>
        <w:rPr>
          <w:rtl/>
        </w:rPr>
      </w:pPr>
      <w:r w:rsidRPr="00177C02">
        <w:rPr>
          <w:rStyle w:val="afffa"/>
          <w:rtl/>
        </w:rPr>
        <w:t>קרדום שאבד בבית</w:t>
      </w:r>
      <w:r w:rsidRPr="007435EB">
        <w:rPr>
          <w:rtl/>
        </w:rPr>
        <w:t xml:space="preserve"> </w:t>
      </w:r>
    </w:p>
    <w:p w14:paraId="795219AC" w14:textId="77777777" w:rsidR="00177C02" w:rsidRDefault="00177C02" w:rsidP="00177C02">
      <w:pPr>
        <w:pStyle w:val="36"/>
        <w:framePr w:wrap="notBeside"/>
        <w:rPr>
          <w:rtl/>
        </w:rPr>
      </w:pPr>
      <w:r w:rsidRPr="00177C02">
        <w:rPr>
          <w:rStyle w:val="affffd"/>
          <w:rFonts w:hint="cs"/>
          <w:rtl/>
        </w:rPr>
        <w:t>ת''ק</w:t>
      </w:r>
      <w:r>
        <w:rPr>
          <w:rStyle w:val="affffd"/>
          <w:rFonts w:hint="cs"/>
          <w:rtl/>
        </w:rPr>
        <w:t>:</w:t>
      </w:r>
      <w:r>
        <w:rPr>
          <w:rFonts w:hint="cs"/>
          <w:rtl/>
        </w:rPr>
        <w:t xml:space="preserve"> </w:t>
      </w:r>
    </w:p>
    <w:p w14:paraId="7EE5EBBA" w14:textId="2C3DBE46" w:rsidR="00177C02" w:rsidRDefault="00E8089F" w:rsidP="00C50A55">
      <w:pPr>
        <w:rPr>
          <w:rtl/>
        </w:rPr>
      </w:pPr>
      <w:r w:rsidRPr="007435EB">
        <w:rPr>
          <w:rtl/>
        </w:rPr>
        <w:t>בית טמא, שאני אומר: אדם טמא נכנס לשם ונטלו.</w:t>
      </w:r>
      <w:r w:rsidR="00C50A55">
        <w:rPr>
          <w:rFonts w:hint="cs"/>
          <w:rtl/>
        </w:rPr>
        <w:t xml:space="preserve"> </w:t>
      </w:r>
    </w:p>
    <w:p w14:paraId="6CD14887" w14:textId="7523F11D" w:rsidR="00E8089F" w:rsidRPr="007435EB" w:rsidRDefault="00E8089F" w:rsidP="00C50A55">
      <w:pPr>
        <w:rPr>
          <w:rtl/>
        </w:rPr>
      </w:pPr>
      <w:r w:rsidRPr="007435EB">
        <w:rPr>
          <w:rtl/>
        </w:rPr>
        <w:t>או שהניחו בזו</w:t>
      </w:r>
      <w:r w:rsidR="00C50A55">
        <w:rPr>
          <w:rtl/>
        </w:rPr>
        <w:t>ית זו ומצאו בזוית אחרת הבית טמא</w:t>
      </w:r>
      <w:r w:rsidR="00C50A55">
        <w:rPr>
          <w:rFonts w:hint="cs"/>
          <w:rtl/>
        </w:rPr>
        <w:t xml:space="preserve"> </w:t>
      </w:r>
      <w:r w:rsidRPr="00177C02">
        <w:rPr>
          <w:rStyle w:val="affffd"/>
          <w:rtl/>
        </w:rPr>
        <w:t>שאני אומר:</w:t>
      </w:r>
      <w:r w:rsidRPr="007435EB">
        <w:rPr>
          <w:rtl/>
        </w:rPr>
        <w:t xml:space="preserve"> אדם טמא נכנס לשם ונטלו מזוית זו והניחו בזוית אחרת.</w:t>
      </w:r>
    </w:p>
    <w:p w14:paraId="567EA7EB" w14:textId="77777777" w:rsidR="00177C02" w:rsidRDefault="00E8089F" w:rsidP="00177C02">
      <w:pPr>
        <w:pStyle w:val="36"/>
        <w:framePr w:wrap="notBeside"/>
        <w:rPr>
          <w:rStyle w:val="affffd"/>
          <w:rtl/>
        </w:rPr>
      </w:pPr>
      <w:r w:rsidRPr="00C50A55">
        <w:rPr>
          <w:rStyle w:val="affffd"/>
          <w:rtl/>
        </w:rPr>
        <w:t>רשב"ג:</w:t>
      </w:r>
    </w:p>
    <w:p w14:paraId="33D85011" w14:textId="6C366993" w:rsidR="00E8089F" w:rsidRPr="007435EB" w:rsidRDefault="00E8089F" w:rsidP="00E8089F">
      <w:pPr>
        <w:rPr>
          <w:rFonts w:ascii="Fb Fontext" w:hAnsi="Fb Fontext" w:cs="Guttman Vilna"/>
          <w:b/>
          <w:bCs/>
          <w:sz w:val="20"/>
          <w:rtl/>
        </w:rPr>
      </w:pPr>
      <w:r w:rsidRPr="007435EB">
        <w:rPr>
          <w:rFonts w:ascii="Fb Fontext" w:hAnsi="Fb Fontext"/>
          <w:sz w:val="20"/>
          <w:rtl/>
        </w:rPr>
        <w:t xml:space="preserve">הבית טהור, </w:t>
      </w:r>
      <w:r w:rsidRPr="00177C02">
        <w:rPr>
          <w:rStyle w:val="affffd"/>
          <w:rtl/>
        </w:rPr>
        <w:t>שאני אומר:</w:t>
      </w:r>
      <w:r w:rsidRPr="007435EB">
        <w:rPr>
          <w:rFonts w:ascii="Fb Fontext" w:hAnsi="Fb Fontext"/>
          <w:sz w:val="20"/>
          <w:rtl/>
        </w:rPr>
        <w:t xml:space="preserve"> השאילו לאחר ושכח, או שנטלו מזוית זו והניח בזוית זו ושכח.</w:t>
      </w:r>
    </w:p>
    <w:p w14:paraId="0C845ABF" w14:textId="5309B662" w:rsidR="00E8089F" w:rsidRPr="007435EB" w:rsidRDefault="00F47631" w:rsidP="00F47631">
      <w:pPr>
        <w:pStyle w:val="affd"/>
        <w:rPr>
          <w:bCs/>
          <w:rtl/>
        </w:rPr>
      </w:pPr>
      <w:r>
        <w:rPr>
          <w:rFonts w:hint="cs"/>
          <w:rtl/>
        </w:rPr>
        <w:t>***</w:t>
      </w:r>
    </w:p>
    <w:p w14:paraId="4C99F833" w14:textId="77777777" w:rsidR="00E8089F" w:rsidRPr="007435EB" w:rsidRDefault="00E8089F" w:rsidP="005C3FF1">
      <w:pPr>
        <w:pStyle w:val="afff"/>
        <w:framePr w:wrap="around"/>
        <w:rPr>
          <w:rtl/>
        </w:rPr>
      </w:pPr>
      <w:r w:rsidRPr="007435EB">
        <w:rPr>
          <w:rFonts w:hint="cs"/>
          <w:rtl/>
        </w:rPr>
        <w:t>י:</w:t>
      </w:r>
    </w:p>
    <w:p w14:paraId="6B9956D3" w14:textId="77777777" w:rsidR="00177C02" w:rsidRDefault="00DB7D63" w:rsidP="00177C02">
      <w:pPr>
        <w:pStyle w:val="36"/>
        <w:framePr w:wrap="notBeside"/>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C50A55">
        <w:rPr>
          <w:rStyle w:val="affffd"/>
          <w:rtl/>
        </w:rPr>
        <w:t>רבא:</w:t>
      </w:r>
    </w:p>
    <w:p w14:paraId="49D399D0" w14:textId="663C73F9" w:rsidR="00C50A55" w:rsidRDefault="00E8089F" w:rsidP="00623CAA">
      <w:pPr>
        <w:spacing w:before="4"/>
        <w:rPr>
          <w:rFonts w:ascii="Fb Fontext" w:hAnsi="Fb Fontext"/>
          <w:rtl/>
        </w:rPr>
      </w:pPr>
      <w:r w:rsidRPr="005C3FF1">
        <w:rPr>
          <w:rStyle w:val="afffa"/>
          <w:rtl/>
        </w:rPr>
        <w:t>עכבר נכנס וככר בפיו</w:t>
      </w:r>
      <w:r w:rsidRPr="007435EB">
        <w:rPr>
          <w:rFonts w:ascii="Fb Fontext" w:hAnsi="Fb Fontext"/>
          <w:rtl/>
        </w:rPr>
        <w:t>, ונכנס אחריו ומצא פירורין</w:t>
      </w:r>
      <w:r w:rsidR="00C50A55">
        <w:rPr>
          <w:rFonts w:ascii="Fb Fontext" w:hAnsi="Fb Fontext" w:hint="cs"/>
          <w:rtl/>
        </w:rPr>
        <w:t>,</w:t>
      </w:r>
      <w:r w:rsidRPr="007435EB">
        <w:rPr>
          <w:rFonts w:ascii="Fb Fontext" w:hAnsi="Fb Fontext" w:hint="cs"/>
          <w:rtl/>
        </w:rPr>
        <w:t xml:space="preserve"> </w:t>
      </w:r>
    </w:p>
    <w:p w14:paraId="55C09FDF" w14:textId="77777777" w:rsidR="00E8089F" w:rsidRPr="007435EB" w:rsidRDefault="00C50A55" w:rsidP="00177C02">
      <w:pPr>
        <w:spacing w:after="60"/>
        <w:rPr>
          <w:rtl/>
        </w:rPr>
      </w:pPr>
      <w:r>
        <w:rPr>
          <w:rFonts w:ascii="Fb Fontext" w:hAnsi="Fb Fontext"/>
          <w:rtl/>
        </w:rPr>
        <w:t>צריך בדיקה, שאין דר</w:t>
      </w:r>
      <w:r>
        <w:rPr>
          <w:rFonts w:ascii="Fb Fontext" w:hAnsi="Fb Fontext" w:hint="cs"/>
          <w:rtl/>
        </w:rPr>
        <w:t>ך</w:t>
      </w:r>
      <w:r w:rsidR="00E8089F" w:rsidRPr="007435EB">
        <w:rPr>
          <w:rFonts w:ascii="Fb Fontext" w:hAnsi="Fb Fontext"/>
          <w:rtl/>
        </w:rPr>
        <w:t xml:space="preserve"> עכבר לפרר.</w:t>
      </w:r>
    </w:p>
    <w:p w14:paraId="4EBEDF04" w14:textId="77777777" w:rsidR="00177C02" w:rsidRDefault="00DB7D63" w:rsidP="00177C02">
      <w:pPr>
        <w:pStyle w:val="36"/>
        <w:framePr w:wrap="notBeside"/>
        <w:rPr>
          <w:rtl/>
        </w:rPr>
      </w:pPr>
      <w:r w:rsidRPr="00DB7D63">
        <w:rPr>
          <w:rStyle w:val="affffd"/>
          <w:rFonts w:hint="cs"/>
          <w:rtl/>
        </w:rPr>
        <w:t>•</w:t>
      </w:r>
      <w:r w:rsidR="00623CAA" w:rsidRPr="00AC0CB1">
        <w:rPr>
          <w:rStyle w:val="affffd"/>
          <w:rFonts w:hint="cs"/>
          <w:rtl/>
        </w:rPr>
        <w:t xml:space="preserve"> </w:t>
      </w:r>
      <w:r w:rsidR="00E8089F" w:rsidRPr="00C50A55">
        <w:rPr>
          <w:rStyle w:val="affffd"/>
          <w:rtl/>
        </w:rPr>
        <w:t>רבא:</w:t>
      </w:r>
    </w:p>
    <w:p w14:paraId="59C209A6" w14:textId="0D51D0BA" w:rsidR="00C50A55" w:rsidRDefault="00E8089F" w:rsidP="00623CAA">
      <w:pPr>
        <w:spacing w:before="4"/>
        <w:rPr>
          <w:rtl/>
        </w:rPr>
      </w:pPr>
      <w:r w:rsidRPr="005C3FF1">
        <w:rPr>
          <w:rStyle w:val="afffa"/>
          <w:rtl/>
        </w:rPr>
        <w:t>תינוק נכנס וככר בידו</w:t>
      </w:r>
      <w:r w:rsidRPr="007435EB">
        <w:rPr>
          <w:rtl/>
        </w:rPr>
        <w:t xml:space="preserve">, ונכנס אחריו ומצא פירורין </w:t>
      </w:r>
    </w:p>
    <w:p w14:paraId="03F904C4" w14:textId="77777777" w:rsidR="00E8089F" w:rsidRPr="007435EB" w:rsidRDefault="00E8089F" w:rsidP="00177C02">
      <w:pPr>
        <w:spacing w:before="4"/>
        <w:rPr>
          <w:rtl/>
        </w:rPr>
      </w:pPr>
      <w:r w:rsidRPr="007435EB">
        <w:rPr>
          <w:rFonts w:hint="cs"/>
          <w:rtl/>
        </w:rPr>
        <w:t>א</w:t>
      </w:r>
      <w:r w:rsidRPr="007435EB">
        <w:rPr>
          <w:rtl/>
        </w:rPr>
        <w:t>"</w:t>
      </w:r>
      <w:r w:rsidRPr="007435EB">
        <w:rPr>
          <w:rFonts w:hint="cs"/>
          <w:rtl/>
        </w:rPr>
        <w:t xml:space="preserve">צ </w:t>
      </w:r>
      <w:r w:rsidRPr="007435EB">
        <w:rPr>
          <w:rtl/>
        </w:rPr>
        <w:t xml:space="preserve">בדיקה, </w:t>
      </w:r>
      <w:r w:rsidR="00C50A55">
        <w:rPr>
          <w:rFonts w:hint="cs"/>
          <w:rtl/>
        </w:rPr>
        <w:t>שדרך</w:t>
      </w:r>
      <w:r w:rsidRPr="007435EB">
        <w:rPr>
          <w:rtl/>
        </w:rPr>
        <w:t xml:space="preserve"> תינוק לפרר.</w:t>
      </w:r>
    </w:p>
    <w:p w14:paraId="29356DFB" w14:textId="77777777" w:rsidR="00177C02" w:rsidRDefault="00DB7D63" w:rsidP="00177C02">
      <w:pPr>
        <w:pStyle w:val="36"/>
        <w:framePr w:wrap="notBeside"/>
        <w:rPr>
          <w:rStyle w:val="affffd"/>
          <w:rtl/>
        </w:rPr>
      </w:pPr>
      <w:r w:rsidRPr="00DB7D63">
        <w:rPr>
          <w:rStyle w:val="affffd"/>
          <w:rFonts w:hint="cs"/>
          <w:rtl/>
        </w:rPr>
        <w:t>•</w:t>
      </w:r>
      <w:r w:rsidR="00623CAA" w:rsidRPr="00AC0CB1">
        <w:rPr>
          <w:rStyle w:val="affffd"/>
          <w:rFonts w:hint="cs"/>
          <w:rtl/>
        </w:rPr>
        <w:t xml:space="preserve"> </w:t>
      </w:r>
      <w:r w:rsidR="00E8089F" w:rsidRPr="00C50A55">
        <w:rPr>
          <w:rStyle w:val="affffd"/>
          <w:rtl/>
        </w:rPr>
        <w:t>בעי רבא:</w:t>
      </w:r>
    </w:p>
    <w:p w14:paraId="0338966B" w14:textId="5BB8B086" w:rsidR="00C50A55" w:rsidRDefault="00E8089F" w:rsidP="00623CAA">
      <w:pPr>
        <w:spacing w:before="4"/>
        <w:rPr>
          <w:rtl/>
        </w:rPr>
      </w:pPr>
      <w:r w:rsidRPr="005C3FF1">
        <w:rPr>
          <w:rStyle w:val="afffa"/>
          <w:rtl/>
        </w:rPr>
        <w:t>עכבר נכנס וככר בפיו,</w:t>
      </w:r>
      <w:r w:rsidRPr="007435EB">
        <w:rPr>
          <w:rtl/>
        </w:rPr>
        <w:t xml:space="preserve"> ועכבר יוצא וככר בפיו</w:t>
      </w:r>
      <w:r w:rsidR="00C50A55">
        <w:rPr>
          <w:rFonts w:hint="cs"/>
          <w:rtl/>
        </w:rPr>
        <w:t>,</w:t>
      </w:r>
      <w:r w:rsidRPr="007435EB">
        <w:rPr>
          <w:rtl/>
        </w:rPr>
        <w:t xml:space="preserve"> </w:t>
      </w:r>
    </w:p>
    <w:p w14:paraId="2CEF37BA" w14:textId="77777777" w:rsidR="00E8089F" w:rsidRPr="007435EB" w:rsidRDefault="00E8089F" w:rsidP="00177C02">
      <w:pPr>
        <w:spacing w:before="4"/>
        <w:rPr>
          <w:rtl/>
        </w:rPr>
      </w:pPr>
      <w:r w:rsidRPr="002B6A46">
        <w:rPr>
          <w:rStyle w:val="affffd"/>
          <w:rtl/>
        </w:rPr>
        <w:t xml:space="preserve">אי </w:t>
      </w:r>
      <w:r w:rsidRPr="007435EB">
        <w:rPr>
          <w:rtl/>
        </w:rPr>
        <w:t xml:space="preserve">היינו </w:t>
      </w:r>
      <w:r w:rsidR="002B6A46">
        <w:rPr>
          <w:rFonts w:hint="cs"/>
          <w:rtl/>
        </w:rPr>
        <w:t>זה שנכנס הוא ש</w:t>
      </w:r>
      <w:r w:rsidRPr="007435EB">
        <w:rPr>
          <w:rFonts w:hint="cs"/>
          <w:rtl/>
        </w:rPr>
        <w:t>יצא</w:t>
      </w:r>
      <w:r w:rsidR="002B6A46">
        <w:rPr>
          <w:rFonts w:hint="cs"/>
          <w:rtl/>
        </w:rPr>
        <w:t>,</w:t>
      </w:r>
      <w:r w:rsidRPr="007435EB">
        <w:rPr>
          <w:rtl/>
        </w:rPr>
        <w:t xml:space="preserve"> </w:t>
      </w:r>
      <w:r w:rsidRPr="002B6A46">
        <w:rPr>
          <w:rStyle w:val="affffd"/>
          <w:rtl/>
        </w:rPr>
        <w:t xml:space="preserve">או </w:t>
      </w:r>
      <w:r w:rsidRPr="007435EB">
        <w:rPr>
          <w:rtl/>
        </w:rPr>
        <w:t>אחר הוא.</w:t>
      </w:r>
    </w:p>
    <w:p w14:paraId="70399E88" w14:textId="77777777" w:rsidR="002B6A46" w:rsidRDefault="00E8089F" w:rsidP="00E8089F">
      <w:pPr>
        <w:rPr>
          <w:rtl/>
        </w:rPr>
      </w:pPr>
      <w:r w:rsidRPr="005C3FF1">
        <w:rPr>
          <w:rStyle w:val="afffa"/>
          <w:rtl/>
        </w:rPr>
        <w:lastRenderedPageBreak/>
        <w:t xml:space="preserve">עכבר לבן </w:t>
      </w:r>
      <w:r w:rsidRPr="007435EB">
        <w:rPr>
          <w:rtl/>
        </w:rPr>
        <w:t>נכנס וככר בפיו, ועכבר שח</w:t>
      </w:r>
      <w:r w:rsidR="008F01DA" w:rsidRPr="007435EB">
        <w:rPr>
          <w:rtl/>
        </w:rPr>
        <w:t>ור יוצא וככר בפיו</w:t>
      </w:r>
      <w:r w:rsidR="002B6A46">
        <w:rPr>
          <w:rFonts w:hint="cs"/>
          <w:rtl/>
        </w:rPr>
        <w:t>,</w:t>
      </w:r>
      <w:r w:rsidR="008F01DA" w:rsidRPr="007435EB">
        <w:rPr>
          <w:rtl/>
        </w:rPr>
        <w:t xml:space="preserve"> </w:t>
      </w:r>
    </w:p>
    <w:p w14:paraId="6D83AE94" w14:textId="77777777" w:rsidR="00E8089F" w:rsidRPr="007435EB" w:rsidRDefault="008F01DA" w:rsidP="00177C02">
      <w:pPr>
        <w:rPr>
          <w:rtl/>
        </w:rPr>
      </w:pPr>
      <w:r w:rsidRPr="002B6A46">
        <w:rPr>
          <w:rStyle w:val="affffd"/>
          <w:rtl/>
        </w:rPr>
        <w:t xml:space="preserve">אי </w:t>
      </w:r>
      <w:r w:rsidRPr="007435EB">
        <w:rPr>
          <w:rtl/>
        </w:rPr>
        <w:t>ודאי אחר</w:t>
      </w:r>
      <w:r w:rsidR="00E8089F" w:rsidRPr="007435EB">
        <w:rPr>
          <w:rtl/>
        </w:rPr>
        <w:t xml:space="preserve"> הוא, </w:t>
      </w:r>
      <w:r w:rsidR="00E8089F" w:rsidRPr="002B6A46">
        <w:rPr>
          <w:rStyle w:val="affffd"/>
          <w:rtl/>
        </w:rPr>
        <w:t>א</w:t>
      </w:r>
      <w:r w:rsidRPr="002B6A46">
        <w:rPr>
          <w:rStyle w:val="affffd"/>
          <w:rFonts w:hint="cs"/>
          <w:rtl/>
        </w:rPr>
        <w:t>ו</w:t>
      </w:r>
      <w:r w:rsidR="00E8089F" w:rsidRPr="002B6A46">
        <w:rPr>
          <w:rStyle w:val="affffd"/>
          <w:rtl/>
        </w:rPr>
        <w:t xml:space="preserve"> </w:t>
      </w:r>
      <w:r w:rsidR="00E8089F" w:rsidRPr="007435EB">
        <w:rPr>
          <w:rtl/>
        </w:rPr>
        <w:t>לקח ממנו ויצא.</w:t>
      </w:r>
    </w:p>
    <w:p w14:paraId="5B7A550A" w14:textId="77777777" w:rsidR="00177C02" w:rsidRDefault="00E8089F" w:rsidP="00177C02">
      <w:pPr>
        <w:pStyle w:val="36"/>
        <w:framePr w:wrap="notBeside"/>
        <w:rPr>
          <w:rFonts w:ascii="Fb Fontext" w:hAnsi="Fb Fontext"/>
          <w:rtl/>
        </w:rPr>
      </w:pPr>
      <w:r w:rsidRPr="002B6A46">
        <w:rPr>
          <w:rStyle w:val="affffd"/>
          <w:rtl/>
        </w:rPr>
        <w:t xml:space="preserve">ואת"ל </w:t>
      </w:r>
    </w:p>
    <w:p w14:paraId="6FCD689C" w14:textId="44424F0E" w:rsidR="008F01DA" w:rsidRPr="007435EB" w:rsidRDefault="00177C02" w:rsidP="008F01DA">
      <w:pPr>
        <w:rPr>
          <w:rFonts w:ascii="Fb Fontext" w:hAnsi="Fb Fontext"/>
          <w:rtl/>
        </w:rPr>
      </w:pPr>
      <w:r>
        <w:rPr>
          <w:rFonts w:ascii="Fb Fontext" w:hAnsi="Fb Fontext" w:hint="cs"/>
          <w:rtl/>
        </w:rPr>
        <w:t>ע</w:t>
      </w:r>
      <w:r w:rsidR="00E8089F" w:rsidRPr="007435EB">
        <w:rPr>
          <w:rFonts w:ascii="Fb Fontext" w:hAnsi="Fb Fontext"/>
          <w:rtl/>
        </w:rPr>
        <w:t xml:space="preserve">כברים לא שקלי מהדדי, </w:t>
      </w:r>
    </w:p>
    <w:p w14:paraId="36332AD3" w14:textId="77777777" w:rsidR="002B6A46" w:rsidRDefault="00E8089F" w:rsidP="008F01DA">
      <w:pPr>
        <w:rPr>
          <w:rFonts w:ascii="Fb Fontext" w:hAnsi="Fb Fontext"/>
          <w:rtl/>
        </w:rPr>
      </w:pPr>
      <w:r w:rsidRPr="005C3FF1">
        <w:rPr>
          <w:rStyle w:val="afffa"/>
          <w:rtl/>
        </w:rPr>
        <w:t>עכבר</w:t>
      </w:r>
      <w:r w:rsidRPr="007435EB">
        <w:rPr>
          <w:rFonts w:ascii="Fb Fontext" w:hAnsi="Fb Fontext"/>
          <w:rtl/>
        </w:rPr>
        <w:t xml:space="preserve"> </w:t>
      </w:r>
      <w:r w:rsidRPr="005C3FF1">
        <w:rPr>
          <w:rStyle w:val="afffa"/>
          <w:rtl/>
        </w:rPr>
        <w:t>נכנס</w:t>
      </w:r>
      <w:r w:rsidRPr="007435EB">
        <w:rPr>
          <w:rFonts w:ascii="Fb Fontext" w:hAnsi="Fb Fontext"/>
          <w:rtl/>
        </w:rPr>
        <w:t xml:space="preserve"> וככר בפיו, </w:t>
      </w:r>
      <w:r w:rsidRPr="005C3FF1">
        <w:rPr>
          <w:rStyle w:val="afffa"/>
          <w:rtl/>
        </w:rPr>
        <w:t>וחולדה יוצאה</w:t>
      </w:r>
      <w:r w:rsidRPr="007435EB">
        <w:rPr>
          <w:rFonts w:ascii="Fb Fontext" w:hAnsi="Fb Fontext"/>
          <w:rtl/>
        </w:rPr>
        <w:t xml:space="preserve"> וככר בפיה</w:t>
      </w:r>
      <w:r w:rsidR="002B6A46">
        <w:rPr>
          <w:rFonts w:ascii="Fb Fontext" w:hAnsi="Fb Fontext" w:hint="cs"/>
          <w:rtl/>
        </w:rPr>
        <w:t>,</w:t>
      </w:r>
      <w:r w:rsidRPr="007435EB">
        <w:rPr>
          <w:rFonts w:ascii="Fb Fontext" w:hAnsi="Fb Fontext"/>
          <w:rtl/>
        </w:rPr>
        <w:t xml:space="preserve"> </w:t>
      </w:r>
    </w:p>
    <w:p w14:paraId="63FEA7C2" w14:textId="77777777" w:rsidR="00E8089F" w:rsidRPr="002B6A46" w:rsidRDefault="002B6A46" w:rsidP="002B6A46">
      <w:pPr>
        <w:rPr>
          <w:rStyle w:val="afffff6"/>
          <w:rtl/>
        </w:rPr>
      </w:pPr>
      <w:r w:rsidRPr="002B6A46">
        <w:rPr>
          <w:rStyle w:val="affffd"/>
          <w:rtl/>
        </w:rPr>
        <w:t xml:space="preserve">אי </w:t>
      </w:r>
      <w:r w:rsidR="00E8089F" w:rsidRPr="007435EB">
        <w:rPr>
          <w:rFonts w:ascii="Fb Fontext" w:hAnsi="Fb Fontext"/>
          <w:rtl/>
        </w:rPr>
        <w:t>חולדה מעכבר</w:t>
      </w:r>
      <w:r w:rsidR="008F01DA" w:rsidRPr="007435EB">
        <w:rPr>
          <w:rFonts w:ascii="Fb Fontext" w:hAnsi="Fb Fontext" w:hint="cs"/>
          <w:rtl/>
        </w:rPr>
        <w:t xml:space="preserve"> לקחתו</w:t>
      </w:r>
      <w:r>
        <w:rPr>
          <w:rFonts w:ascii="Fb Fontext" w:hAnsi="Fb Fontext" w:hint="cs"/>
          <w:rtl/>
        </w:rPr>
        <w:t>,</w:t>
      </w:r>
      <w:r>
        <w:rPr>
          <w:rStyle w:val="affffd"/>
          <w:rFonts w:hint="cs"/>
          <w:rtl/>
        </w:rPr>
        <w:t xml:space="preserve"> </w:t>
      </w:r>
      <w:r w:rsidR="008F01DA" w:rsidRPr="002B6A46">
        <w:rPr>
          <w:rStyle w:val="affffd"/>
          <w:rtl/>
        </w:rPr>
        <w:t>א</w:t>
      </w:r>
      <w:r w:rsidR="008F01DA" w:rsidRPr="002B6A46">
        <w:rPr>
          <w:rStyle w:val="affffd"/>
          <w:rFonts w:hint="cs"/>
          <w:rtl/>
        </w:rPr>
        <w:t>ו</w:t>
      </w:r>
      <w:r w:rsidR="008F01DA" w:rsidRPr="002B6A46">
        <w:rPr>
          <w:rStyle w:val="affffd"/>
          <w:rtl/>
        </w:rPr>
        <w:t xml:space="preserve">: </w:t>
      </w:r>
      <w:r w:rsidR="008F01DA" w:rsidRPr="007435EB">
        <w:rPr>
          <w:rFonts w:ascii="Fb Fontext" w:hAnsi="Fb Fontext"/>
          <w:rtl/>
        </w:rPr>
        <w:t xml:space="preserve">אחר הוא, </w:t>
      </w:r>
      <w:r w:rsidR="008F01DA" w:rsidRPr="002B6A46">
        <w:rPr>
          <w:rStyle w:val="afffff6"/>
          <w:rtl/>
        </w:rPr>
        <w:t xml:space="preserve">דאם </w:t>
      </w:r>
      <w:r w:rsidR="00E8089F" w:rsidRPr="002B6A46">
        <w:rPr>
          <w:rStyle w:val="afffff6"/>
          <w:rtl/>
        </w:rPr>
        <w:t xml:space="preserve">מעכבר </w:t>
      </w:r>
      <w:r w:rsidR="008F01DA" w:rsidRPr="002B6A46">
        <w:rPr>
          <w:rStyle w:val="afffff6"/>
          <w:rFonts w:hint="cs"/>
          <w:rtl/>
        </w:rPr>
        <w:t>לקחתו עכבר היה בפיה</w:t>
      </w:r>
      <w:r w:rsidR="00E8089F" w:rsidRPr="002B6A46">
        <w:rPr>
          <w:rStyle w:val="afffff6"/>
          <w:rtl/>
        </w:rPr>
        <w:t>.</w:t>
      </w:r>
    </w:p>
    <w:p w14:paraId="642AF63B" w14:textId="77777777" w:rsidR="00177C02" w:rsidRDefault="00E8089F" w:rsidP="00177C02">
      <w:pPr>
        <w:pStyle w:val="36"/>
        <w:framePr w:wrap="notBeside"/>
        <w:rPr>
          <w:rFonts w:ascii="Fb Fontext" w:hAnsi="Fb Fontext"/>
          <w:sz w:val="20"/>
          <w:rtl/>
        </w:rPr>
      </w:pPr>
      <w:r w:rsidRPr="002B6A46">
        <w:rPr>
          <w:rStyle w:val="affffd"/>
          <w:rtl/>
        </w:rPr>
        <w:t xml:space="preserve">ואת"ל </w:t>
      </w:r>
    </w:p>
    <w:p w14:paraId="3B76A5C7" w14:textId="7596E7A9" w:rsidR="002B6A46" w:rsidRDefault="00177C02" w:rsidP="002B6A46">
      <w:pPr>
        <w:rPr>
          <w:rFonts w:ascii="Fb Fontext" w:hAnsi="Fb Fontext"/>
          <w:sz w:val="20"/>
          <w:rtl/>
        </w:rPr>
      </w:pPr>
      <w:r>
        <w:rPr>
          <w:rFonts w:ascii="Fb Fontext" w:hAnsi="Fb Fontext" w:hint="cs"/>
          <w:sz w:val="20"/>
          <w:rtl/>
        </w:rPr>
        <w:t>ד</w:t>
      </w:r>
      <w:r w:rsidR="00E8089F" w:rsidRPr="007435EB">
        <w:rPr>
          <w:rFonts w:ascii="Fb Fontext" w:hAnsi="Fb Fontext"/>
          <w:sz w:val="20"/>
          <w:rtl/>
        </w:rPr>
        <w:t xml:space="preserve">עכבר בפיה </w:t>
      </w:r>
      <w:r w:rsidR="002B6A46">
        <w:rPr>
          <w:rFonts w:ascii="Fb Fontext" w:hAnsi="Fb Fontext" w:hint="cs"/>
          <w:sz w:val="20"/>
          <w:rtl/>
        </w:rPr>
        <w:t xml:space="preserve">מצוי </w:t>
      </w:r>
      <w:r w:rsidR="00E8089F" w:rsidRPr="007435EB">
        <w:rPr>
          <w:rFonts w:ascii="Fb Fontext" w:hAnsi="Fb Fontext"/>
          <w:sz w:val="20"/>
          <w:rtl/>
        </w:rPr>
        <w:t xml:space="preserve">עכבר נכנס וככר בפיו, וחולדה יוצאה וככר ועכבר בפי חולדה מהו </w:t>
      </w:r>
      <w:r w:rsidR="00E8089F" w:rsidRPr="002B6A46">
        <w:rPr>
          <w:rStyle w:val="affffd"/>
          <w:rtl/>
        </w:rPr>
        <w:t>אי</w:t>
      </w:r>
      <w:r w:rsidR="00E8089F" w:rsidRPr="007435EB">
        <w:rPr>
          <w:rFonts w:ascii="Fb Fontext" w:hAnsi="Fb Fontext"/>
          <w:sz w:val="20"/>
          <w:rtl/>
        </w:rPr>
        <w:t xml:space="preserve"> ודאי איהו הוא,</w:t>
      </w:r>
      <w:r w:rsidR="002B6A46">
        <w:rPr>
          <w:rStyle w:val="affffd"/>
          <w:rFonts w:hint="cs"/>
          <w:rtl/>
        </w:rPr>
        <w:t xml:space="preserve"> </w:t>
      </w:r>
      <w:r w:rsidR="002B6A46" w:rsidRPr="002B6A46">
        <w:rPr>
          <w:rStyle w:val="affffd"/>
          <w:rFonts w:hint="cs"/>
          <w:rtl/>
        </w:rPr>
        <w:t>או</w:t>
      </w:r>
      <w:r w:rsidR="00E8089F" w:rsidRPr="002B6A46">
        <w:rPr>
          <w:rStyle w:val="affffd"/>
          <w:rtl/>
        </w:rPr>
        <w:t xml:space="preserve"> </w:t>
      </w:r>
      <w:r w:rsidR="00E8089F" w:rsidRPr="007435EB">
        <w:rPr>
          <w:rFonts w:ascii="Fb Fontext" w:hAnsi="Fb Fontext"/>
          <w:sz w:val="20"/>
          <w:rtl/>
        </w:rPr>
        <w:t xml:space="preserve">אם </w:t>
      </w:r>
      <w:r w:rsidR="00E8089F" w:rsidRPr="007435EB">
        <w:rPr>
          <w:rFonts w:ascii="Fb Fontext" w:hAnsi="Fb Fontext" w:hint="cs"/>
          <w:sz w:val="20"/>
          <w:rtl/>
        </w:rPr>
        <w:t xml:space="preserve">זה הוא </w:t>
      </w:r>
      <w:r w:rsidR="00E8089F" w:rsidRPr="007435EB">
        <w:rPr>
          <w:rFonts w:ascii="Fb Fontext" w:hAnsi="Fb Fontext"/>
          <w:sz w:val="20"/>
          <w:rtl/>
        </w:rPr>
        <w:t>ככר בפי עכבר מ</w:t>
      </w:r>
      <w:r w:rsidR="00E8089F" w:rsidRPr="007435EB">
        <w:rPr>
          <w:rFonts w:ascii="Fb Fontext" w:hAnsi="Fb Fontext" w:hint="cs"/>
          <w:sz w:val="20"/>
          <w:rtl/>
        </w:rPr>
        <w:t xml:space="preserve">צוי </w:t>
      </w:r>
      <w:r w:rsidR="00E8089F" w:rsidRPr="007435EB">
        <w:rPr>
          <w:rFonts w:ascii="Fb Fontext" w:hAnsi="Fb Fontext"/>
          <w:sz w:val="20"/>
          <w:rtl/>
        </w:rPr>
        <w:t>ה</w:t>
      </w:r>
      <w:r w:rsidR="00E8089F" w:rsidRPr="007435EB">
        <w:rPr>
          <w:rFonts w:ascii="Fb Fontext" w:hAnsi="Fb Fontext" w:hint="cs"/>
          <w:sz w:val="20"/>
          <w:rtl/>
        </w:rPr>
        <w:t>וא</w:t>
      </w:r>
      <w:r w:rsidR="00E8089F" w:rsidRPr="007435EB">
        <w:rPr>
          <w:rFonts w:ascii="Fb Fontext" w:hAnsi="Fb Fontext"/>
          <w:sz w:val="20"/>
          <w:rtl/>
        </w:rPr>
        <w:t>.</w:t>
      </w:r>
      <w:r w:rsidR="002B6A46">
        <w:rPr>
          <w:rStyle w:val="affffd"/>
          <w:rFonts w:hint="cs"/>
          <w:rtl/>
        </w:rPr>
        <w:t xml:space="preserve"> </w:t>
      </w:r>
      <w:r w:rsidR="002B6A46" w:rsidRPr="002B6A46">
        <w:rPr>
          <w:rStyle w:val="affffd"/>
          <w:rFonts w:hint="cs"/>
          <w:rtl/>
        </w:rPr>
        <w:t xml:space="preserve">או </w:t>
      </w:r>
      <w:r w:rsidR="002B6A46">
        <w:rPr>
          <w:rFonts w:ascii="Fb Fontext" w:hAnsi="Fb Fontext" w:hint="cs"/>
          <w:sz w:val="20"/>
          <w:rtl/>
        </w:rPr>
        <w:t>מהפחד נפל ולקחתו</w:t>
      </w:r>
    </w:p>
    <w:p w14:paraId="51C29723" w14:textId="77777777" w:rsidR="00E8089F" w:rsidRPr="007435EB" w:rsidRDefault="00E8089F" w:rsidP="002B6A46">
      <w:pPr>
        <w:rPr>
          <w:rFonts w:ascii="Fb Fontext" w:hAnsi="Fb Fontext" w:cs="Guttman Vilna"/>
          <w:b/>
          <w:bCs/>
          <w:sz w:val="20"/>
          <w:rtl/>
        </w:rPr>
      </w:pPr>
      <w:r w:rsidRPr="007435EB">
        <w:rPr>
          <w:rFonts w:ascii="Fb Fontext" w:hAnsi="Fb Fontext"/>
          <w:sz w:val="20"/>
          <w:rtl/>
        </w:rPr>
        <w:t xml:space="preserve">- </w:t>
      </w:r>
      <w:r w:rsidRPr="005C3FF1">
        <w:rPr>
          <w:rStyle w:val="afffa"/>
          <w:rtl/>
        </w:rPr>
        <w:t>תיקו</w:t>
      </w:r>
      <w:r w:rsidRPr="007435EB">
        <w:rPr>
          <w:rFonts w:ascii="Fb Fontext" w:hAnsi="Fb Fontext"/>
          <w:sz w:val="20"/>
          <w:rtl/>
        </w:rPr>
        <w:t>.</w:t>
      </w:r>
    </w:p>
    <w:p w14:paraId="312CFD5F" w14:textId="31B79421" w:rsidR="00E8089F" w:rsidRPr="007435EB" w:rsidRDefault="00F47631" w:rsidP="00F47631">
      <w:pPr>
        <w:pStyle w:val="affd"/>
        <w:rPr>
          <w:bCs/>
          <w:rtl/>
        </w:rPr>
      </w:pPr>
      <w:r>
        <w:rPr>
          <w:rFonts w:hint="cs"/>
          <w:rtl/>
        </w:rPr>
        <w:t>***</w:t>
      </w:r>
    </w:p>
    <w:p w14:paraId="4BA34280" w14:textId="77777777" w:rsidR="00177C02" w:rsidRDefault="00DB7D63" w:rsidP="00177C02">
      <w:pPr>
        <w:pStyle w:val="36"/>
        <w:framePr w:wrap="notBeside"/>
        <w:rPr>
          <w:rStyle w:val="affffd"/>
          <w:rtl/>
        </w:rPr>
      </w:pPr>
      <w:r w:rsidRPr="00DB7D63">
        <w:rPr>
          <w:rStyle w:val="affffd"/>
          <w:rFonts w:hint="cs"/>
          <w:rtl/>
        </w:rPr>
        <w:t>•</w:t>
      </w:r>
      <w:r w:rsidR="00623CAA" w:rsidRPr="00AC0CB1">
        <w:rPr>
          <w:rStyle w:val="affffd"/>
          <w:rFonts w:hint="cs"/>
          <w:rtl/>
        </w:rPr>
        <w:t xml:space="preserve"> </w:t>
      </w:r>
      <w:r w:rsidR="00E8089F" w:rsidRPr="002B6A46">
        <w:rPr>
          <w:rStyle w:val="affffd"/>
          <w:rtl/>
        </w:rPr>
        <w:t xml:space="preserve">בעי רבא: </w:t>
      </w:r>
    </w:p>
    <w:p w14:paraId="006BF7F1" w14:textId="1763F5D9" w:rsidR="00E8089F" w:rsidRPr="007435EB" w:rsidRDefault="00177C02" w:rsidP="00177C02">
      <w:pPr>
        <w:spacing w:after="60"/>
        <w:rPr>
          <w:rFonts w:ascii="Fb Fontext" w:hAnsi="Fb Fontext"/>
          <w:rtl/>
        </w:rPr>
      </w:pPr>
      <w:r>
        <w:rPr>
          <w:rStyle w:val="afffa"/>
          <w:rFonts w:hint="cs"/>
          <w:rtl/>
        </w:rPr>
        <w:t>כ</w:t>
      </w:r>
      <w:r w:rsidR="00E8089F" w:rsidRPr="005C3FF1">
        <w:rPr>
          <w:rStyle w:val="afffa"/>
          <w:rtl/>
        </w:rPr>
        <w:t>כר בשמי קורה</w:t>
      </w:r>
      <w:r w:rsidR="00E8089F" w:rsidRPr="007435EB">
        <w:rPr>
          <w:rFonts w:ascii="Fb Fontext" w:hAnsi="Fb Fontext"/>
          <w:rtl/>
        </w:rPr>
        <w:t xml:space="preserve"> צריך סולם להורידה </w:t>
      </w:r>
      <w:r w:rsidR="00E8089F" w:rsidRPr="002B6A46">
        <w:rPr>
          <w:rStyle w:val="affffd"/>
          <w:rtl/>
        </w:rPr>
        <w:t>או</w:t>
      </w:r>
      <w:r w:rsidR="00E8089F" w:rsidRPr="007435EB">
        <w:rPr>
          <w:rFonts w:ascii="Fb Fontext" w:hAnsi="Fb Fontext"/>
          <w:rtl/>
        </w:rPr>
        <w:t xml:space="preserve"> </w:t>
      </w:r>
      <w:r w:rsidR="002B6A46">
        <w:rPr>
          <w:rFonts w:ascii="Fb Fontext" w:hAnsi="Fb Fontext" w:hint="cs"/>
          <w:rtl/>
        </w:rPr>
        <w:t>שלא הטריחוהו רבנן במקום שלא נופל מעצמו,</w:t>
      </w:r>
      <w:r w:rsidR="00C12668">
        <w:rPr>
          <w:rStyle w:val="affffd"/>
          <w:rtl/>
        </w:rPr>
        <w:tab/>
      </w:r>
      <w:r w:rsidR="00E8089F" w:rsidRPr="002B6A46">
        <w:rPr>
          <w:rStyle w:val="affffd"/>
          <w:rtl/>
        </w:rPr>
        <w:t>ואת"ל</w:t>
      </w:r>
      <w:r w:rsidR="00E8089F" w:rsidRPr="007435EB">
        <w:rPr>
          <w:rFonts w:ascii="Fb Fontext" w:hAnsi="Fb Fontext"/>
          <w:rtl/>
        </w:rPr>
        <w:t xml:space="preserve"> </w:t>
      </w:r>
      <w:r w:rsidR="00E8089F" w:rsidRPr="007435EB">
        <w:rPr>
          <w:rFonts w:ascii="Fb Fontext" w:hAnsi="Fb Fontext" w:hint="cs"/>
          <w:rtl/>
        </w:rPr>
        <w:t xml:space="preserve">פעמים </w:t>
      </w:r>
      <w:r w:rsidR="00E8089F" w:rsidRPr="007435EB">
        <w:rPr>
          <w:rFonts w:ascii="Fb Fontext" w:hAnsi="Fb Fontext"/>
          <w:rtl/>
        </w:rPr>
        <w:t>דנפל</w:t>
      </w:r>
      <w:r w:rsidR="00C12668">
        <w:rPr>
          <w:rFonts w:ascii="Fb Fontext" w:hAnsi="Fb Fontext" w:hint="cs"/>
          <w:rtl/>
        </w:rPr>
        <w:t xml:space="preserve"> ויאכל מעצמו</w:t>
      </w:r>
      <w:r w:rsidR="002B6A46">
        <w:rPr>
          <w:rFonts w:ascii="Fb Fontext" w:hAnsi="Fb Fontext" w:hint="cs"/>
          <w:rtl/>
        </w:rPr>
        <w:t>,</w:t>
      </w:r>
      <w:r w:rsidR="00E8089F" w:rsidRPr="007435EB">
        <w:rPr>
          <w:rFonts w:ascii="Fb Fontext" w:hAnsi="Fb Fontext"/>
          <w:rtl/>
        </w:rPr>
        <w:t xml:space="preserve"> </w:t>
      </w:r>
    </w:p>
    <w:p w14:paraId="6EC03770" w14:textId="77777777" w:rsidR="00177C02" w:rsidRDefault="00E8089F" w:rsidP="00177C02">
      <w:pPr>
        <w:pStyle w:val="36"/>
        <w:framePr w:wrap="notBeside"/>
        <w:rPr>
          <w:rtl/>
        </w:rPr>
      </w:pPr>
      <w:r w:rsidRPr="007435EB">
        <w:rPr>
          <w:rtl/>
        </w:rPr>
        <w:t>-</w:t>
      </w:r>
    </w:p>
    <w:p w14:paraId="49137CF7" w14:textId="738C6921" w:rsidR="00C12668" w:rsidRDefault="00E8089F" w:rsidP="002B6A46">
      <w:pPr>
        <w:rPr>
          <w:rFonts w:ascii="Fb Fontext" w:hAnsi="Fb Fontext"/>
          <w:rtl/>
        </w:rPr>
      </w:pPr>
      <w:r w:rsidRPr="005C3FF1">
        <w:rPr>
          <w:rStyle w:val="afffa"/>
          <w:rtl/>
        </w:rPr>
        <w:t>ככר בבור</w:t>
      </w:r>
      <w:r w:rsidRPr="007435EB">
        <w:rPr>
          <w:rFonts w:ascii="Fb Fontext" w:hAnsi="Fb Fontext"/>
          <w:rtl/>
        </w:rPr>
        <w:t xml:space="preserve"> צריך סולם להעלותה או </w:t>
      </w:r>
      <w:r w:rsidR="002B6A46">
        <w:rPr>
          <w:rFonts w:ascii="Fb Fontext" w:hAnsi="Fb Fontext" w:hint="cs"/>
          <w:rtl/>
        </w:rPr>
        <w:t>לא</w:t>
      </w:r>
      <w:r w:rsidRPr="007435EB">
        <w:rPr>
          <w:rFonts w:ascii="Fb Fontext" w:hAnsi="Fb Fontext"/>
          <w:rtl/>
        </w:rPr>
        <w:t xml:space="preserve">. </w:t>
      </w:r>
      <w:r w:rsidR="002B6A46">
        <w:rPr>
          <w:rFonts w:ascii="Fb Fontext" w:hAnsi="Fb Fontext" w:hint="cs"/>
          <w:rtl/>
        </w:rPr>
        <w:t xml:space="preserve">כאן לא יעלה מעצמו, </w:t>
      </w:r>
    </w:p>
    <w:p w14:paraId="0BADF437" w14:textId="77777777" w:rsidR="00E8089F" w:rsidRPr="007435EB" w:rsidRDefault="002B6A46" w:rsidP="00177C02">
      <w:pPr>
        <w:spacing w:after="60"/>
        <w:rPr>
          <w:rFonts w:cs="Guttman Vilna"/>
          <w:b/>
          <w:bCs/>
          <w:rtl/>
        </w:rPr>
      </w:pPr>
      <w:r>
        <w:rPr>
          <w:rFonts w:ascii="Fb Fontext" w:hAnsi="Fb Fontext" w:hint="cs"/>
          <w:rtl/>
        </w:rPr>
        <w:t>או פעמים שיורד לצורכו ויבוא לאוכלו</w:t>
      </w:r>
      <w:r w:rsidR="00E8089F" w:rsidRPr="007435EB">
        <w:rPr>
          <w:rtl/>
        </w:rPr>
        <w:t>.</w:t>
      </w:r>
    </w:p>
    <w:p w14:paraId="3B7029AF" w14:textId="77777777" w:rsidR="00177C02" w:rsidRDefault="00DB7D63" w:rsidP="00177C02">
      <w:pPr>
        <w:pStyle w:val="36"/>
        <w:framePr w:wrap="notBeside"/>
        <w:rPr>
          <w:rStyle w:val="afffa"/>
          <w:rtl/>
        </w:rPr>
      </w:pPr>
      <w:r w:rsidRPr="00DB7D63">
        <w:rPr>
          <w:rStyle w:val="affffd"/>
          <w:rFonts w:hint="cs"/>
          <w:rtl/>
        </w:rPr>
        <w:t>•</w:t>
      </w:r>
      <w:r w:rsidR="00623CAA" w:rsidRPr="00AC0CB1">
        <w:rPr>
          <w:rStyle w:val="affffd"/>
          <w:rFonts w:hint="cs"/>
          <w:rtl/>
        </w:rPr>
        <w:t xml:space="preserve"> </w:t>
      </w:r>
    </w:p>
    <w:p w14:paraId="31864332" w14:textId="70C94AE0" w:rsidR="00E8089F" w:rsidRDefault="00177C02" w:rsidP="00177C02">
      <w:pPr>
        <w:spacing w:before="4"/>
        <w:rPr>
          <w:rtl/>
        </w:rPr>
      </w:pPr>
      <w:r>
        <w:rPr>
          <w:rStyle w:val="afffa"/>
          <w:rFonts w:hint="cs"/>
          <w:rtl/>
        </w:rPr>
        <w:t>כ</w:t>
      </w:r>
      <w:r w:rsidR="00E8089F" w:rsidRPr="005C3FF1">
        <w:rPr>
          <w:rStyle w:val="afffa"/>
          <w:rtl/>
        </w:rPr>
        <w:t>כר בפי נחש</w:t>
      </w:r>
      <w:r w:rsidR="002B6A46">
        <w:rPr>
          <w:rFonts w:hint="cs"/>
          <w:rtl/>
        </w:rPr>
        <w:t>,</w:t>
      </w:r>
      <w:r w:rsidR="00E8089F" w:rsidRPr="007435EB">
        <w:rPr>
          <w:rtl/>
        </w:rPr>
        <w:t xml:space="preserve"> </w:t>
      </w:r>
      <w:r w:rsidR="002B6A46">
        <w:rPr>
          <w:rFonts w:hint="cs"/>
          <w:rtl/>
        </w:rPr>
        <w:t xml:space="preserve">אם </w:t>
      </w:r>
      <w:r w:rsidR="00E8089F" w:rsidRPr="007435EB">
        <w:rPr>
          <w:rtl/>
        </w:rPr>
        <w:t>צריך חבר להוציא</w:t>
      </w:r>
      <w:r w:rsidR="002B6A46">
        <w:rPr>
          <w:rFonts w:hint="cs"/>
          <w:rtl/>
        </w:rPr>
        <w:t>,</w:t>
      </w:r>
      <w:r w:rsidR="00E8089F" w:rsidRPr="007435EB">
        <w:rPr>
          <w:rtl/>
        </w:rPr>
        <w:t xml:space="preserve"> </w:t>
      </w:r>
      <w:r w:rsidR="002B6A46">
        <w:rPr>
          <w:rFonts w:hint="cs"/>
          <w:rtl/>
        </w:rPr>
        <w:t xml:space="preserve">אם בגופו הטריחהו </w:t>
      </w:r>
      <w:r w:rsidR="002B6A46" w:rsidRPr="00177C02">
        <w:rPr>
          <w:rStyle w:val="affffd"/>
          <w:rFonts w:hint="cs"/>
          <w:rtl/>
        </w:rPr>
        <w:t>או</w:t>
      </w:r>
      <w:r w:rsidR="002B6A46">
        <w:rPr>
          <w:rFonts w:hint="cs"/>
          <w:rtl/>
        </w:rPr>
        <w:t xml:space="preserve"> גם בממונו- </w:t>
      </w:r>
      <w:r w:rsidR="00E8089F" w:rsidRPr="005C3FF1">
        <w:rPr>
          <w:rStyle w:val="afffa"/>
          <w:rtl/>
        </w:rPr>
        <w:t>תיקו</w:t>
      </w:r>
      <w:r w:rsidR="00E8089F" w:rsidRPr="007435EB">
        <w:rPr>
          <w:rtl/>
        </w:rPr>
        <w:t>.</w:t>
      </w:r>
    </w:p>
    <w:p w14:paraId="7857A1B2" w14:textId="653BB7C2" w:rsidR="00177C02" w:rsidRPr="00177C02" w:rsidRDefault="00177C02" w:rsidP="00177C02">
      <w:pPr>
        <w:spacing w:before="4"/>
        <w:rPr>
          <w:rtl/>
        </w:rPr>
      </w:pPr>
      <w:r>
        <w:rPr>
          <w:rFonts w:hint="cs"/>
          <w:rtl/>
        </w:rPr>
        <w:t>****</w:t>
      </w:r>
    </w:p>
    <w:p>
      <w:pPr>
        <w:pStyle w:val="affffff1"/>
        <w:rPr>
          <w:ins w:id="20106" w:author="קלוד" w:date="2026-10-06T10:09:47Z"/>
        </w:rPr>
      </w:pPr>
      <w:ins w:id="20105" w:author="קלוד" w:date="2026-10-06T10:09:47Z">
        <w:r>
          <w:t xml:space="preserve">משנה ג</w:t>
        </w:r>
      </w:ins>
    </w:p>
    <w:p w14:paraId="06CCA185" w14:textId="77777777" w:rsidR="00E8089F" w:rsidRPr="007435EB" w:rsidRDefault="00E8089F" w:rsidP="00E8089F">
      <w:pPr>
        <w:pStyle w:val="afff5"/>
        <w:rPr>
          <w:b/>
          <w:rtl/>
        </w:rPr>
      </w:pPr>
      <w:r w:rsidRPr="00177C02">
        <w:rPr>
          <w:rStyle w:val="TanaimMishna"/>
          <w:rtl/>
          <w:rPrChange w:id="20003" w:author="קלוד" w:date="2026-10-06T10:09:47Z">
            <w:rPr>
              <w:rStyle w:val="affffd"/>
              <w:rtl/>
            </w:rPr>
          </w:rPrChange>
        </w:rPr>
        <w:t>ר"י</w:t>
      </w:r>
      <w:r w:rsidR="004D18C1" w:rsidRPr="00177C02">
        <w:rPr>
          <w:rStyle w:val="TanaimMishna"/>
          <w:rFonts w:hint="cs"/>
          <w:rtl/>
          <w:rPrChange w:id="20004" w:author="קלוד" w:date="2026-10-06T10:09:47Z">
            <w:rPr>
              <w:rStyle w:val="affffd"/>
              <w:rFonts w:hint="cs"/>
              <w:rtl/>
            </w:rPr>
          </w:rPrChange>
        </w:rPr>
        <w:t>:</w:t>
      </w:r>
      <w:r w:rsidRPr="004D18C1">
        <w:rPr>
          <w:b/>
          <w:rtl/>
        </w:rPr>
        <w:t xml:space="preserve"> </w:t>
      </w:r>
      <w:r w:rsidRPr="007435EB">
        <w:rPr>
          <w:b/>
          <w:rtl/>
          <w:rPrChange w:id="40001" w:author="Claude" w:date="2026-10-06T13:34:51Z">
            <w:rPr>
              <w:b/>
              <w:sz w:val="20"/>
              <w:rtl/>
            </w:rPr>
          </w:rPrChange>
        </w:rPr>
        <w:t>בודקין אור לי"ד, ובי"ד שחרית, ובשעת הביעור.</w:t>
      </w:r>
    </w:p>
    <w:p w14:paraId="735D2250" w14:textId="77777777" w:rsidR="004D18C1" w:rsidRDefault="00E8089F" w:rsidP="00E8089F">
      <w:pPr>
        <w:pStyle w:val="afff5"/>
        <w:rPr>
          <w:b/>
          <w:rtl/>
        </w:rPr>
      </w:pPr>
      <w:r w:rsidRPr="00177C02">
        <w:rPr>
          <w:rStyle w:val="TanaimMishna"/>
          <w:rtl/>
          <w:rPrChange w:id="20005" w:author="קלוד" w:date="2026-10-06T10:09:47Z">
            <w:rPr>
              <w:rStyle w:val="affffd"/>
              <w:rtl/>
            </w:rPr>
          </w:rPrChange>
        </w:rPr>
        <w:t>וחכ"א:</w:t>
      </w:r>
      <w:r w:rsidR="004D18C1">
        <w:rPr>
          <w:b/>
          <w:rtl/>
        </w:rPr>
        <w:t xml:space="preserve"> לא בדק אור י"ד</w:t>
      </w:r>
      <w:r w:rsidR="004D18C1">
        <w:rPr>
          <w:rFonts w:hint="cs"/>
          <w:b/>
          <w:rtl/>
        </w:rPr>
        <w:t xml:space="preserve"> - </w:t>
      </w:r>
      <w:r w:rsidRPr="007435EB">
        <w:rPr>
          <w:b/>
          <w:rtl/>
        </w:rPr>
        <w:t xml:space="preserve"> יבדוק בי"ד, </w:t>
      </w:r>
    </w:p>
    <w:p w14:paraId="56FA3D57" w14:textId="77777777" w:rsidR="00E8089F" w:rsidRPr="007435EB" w:rsidRDefault="004D18C1" w:rsidP="00E8089F">
      <w:pPr>
        <w:pStyle w:val="afff5"/>
        <w:rPr>
          <w:b/>
          <w:rtl/>
        </w:rPr>
      </w:pPr>
      <w:r>
        <w:rPr>
          <w:rFonts w:hint="cs"/>
          <w:b/>
          <w:rtl/>
        </w:rPr>
        <w:t xml:space="preserve"> </w:t>
      </w:r>
      <w:r>
        <w:rPr>
          <w:rFonts w:hint="cs"/>
          <w:b/>
          <w:rtl/>
        </w:rPr>
        <w:tab/>
      </w:r>
      <w:r>
        <w:rPr>
          <w:b/>
          <w:rtl/>
        </w:rPr>
        <w:tab/>
      </w:r>
      <w:r>
        <w:rPr>
          <w:b/>
          <w:rtl/>
        </w:rPr>
        <w:tab/>
      </w:r>
      <w:r>
        <w:rPr>
          <w:b/>
          <w:rtl/>
        </w:rPr>
        <w:tab/>
      </w:r>
      <w:r w:rsidR="00E8089F" w:rsidRPr="007435EB">
        <w:rPr>
          <w:b/>
          <w:rtl/>
        </w:rPr>
        <w:t>לא בדק בי"ד - יבדוק בתוך המועד.</w:t>
      </w:r>
    </w:p>
    <w:p w14:paraId="59100A32" w14:textId="77777777" w:rsidR="004D18C1" w:rsidRDefault="004D18C1" w:rsidP="004D18C1">
      <w:pPr>
        <w:pStyle w:val="afff5"/>
        <w:rPr>
          <w:b/>
          <w:rtl/>
        </w:rPr>
      </w:pPr>
      <w:r>
        <w:rPr>
          <w:rFonts w:hint="cs"/>
          <w:b/>
          <w:rtl/>
        </w:rPr>
        <w:t xml:space="preserve"> </w:t>
      </w:r>
      <w:r>
        <w:rPr>
          <w:rFonts w:hint="cs"/>
          <w:b/>
          <w:rtl/>
        </w:rPr>
        <w:tab/>
      </w:r>
      <w:r>
        <w:rPr>
          <w:b/>
          <w:rtl/>
        </w:rPr>
        <w:tab/>
      </w:r>
      <w:r>
        <w:rPr>
          <w:b/>
          <w:rtl/>
        </w:rPr>
        <w:tab/>
      </w:r>
      <w:r>
        <w:rPr>
          <w:b/>
          <w:rtl/>
        </w:rPr>
        <w:tab/>
      </w:r>
      <w:r w:rsidR="00E8089F" w:rsidRPr="007435EB">
        <w:rPr>
          <w:b/>
          <w:rtl/>
        </w:rPr>
        <w:t xml:space="preserve">לא בדק בתוך המועד יבדוק לאחר המועד. </w:t>
      </w:r>
    </w:p>
    <w:p w14:paraId="576406F7" w14:textId="77777777" w:rsidR="00E8089F" w:rsidRPr="004D18C1" w:rsidRDefault="00E8089F" w:rsidP="004D18C1">
      <w:pPr>
        <w:pStyle w:val="afff5"/>
        <w:rPr>
          <w:b/>
          <w:rtl/>
        </w:rPr>
      </w:pPr>
      <w:r w:rsidRPr="007435EB">
        <w:rPr>
          <w:b/>
          <w:rtl/>
        </w:rPr>
        <w:t>ומה שמשייר יניחנו בצינעא, כדי שלא יצ</w:t>
      </w:r>
      <w:r w:rsidR="004D18C1">
        <w:rPr>
          <w:rFonts w:hint="cs"/>
          <w:b/>
          <w:rtl/>
        </w:rPr>
        <w:t>טרך</w:t>
      </w:r>
      <w:r w:rsidRPr="007435EB">
        <w:rPr>
          <w:b/>
          <w:rtl/>
        </w:rPr>
        <w:t xml:space="preserve"> בדיקה אחריו.</w:t>
      </w:r>
    </w:p>
    <w:p w14:paraId="336C13AA" w14:textId="77777777" w:rsidR="00E8089F" w:rsidRPr="007435EB" w:rsidRDefault="00E8089F" w:rsidP="005C3FF1">
      <w:pPr>
        <w:pStyle w:val="afff"/>
        <w:framePr w:wrap="around"/>
        <w:rPr>
          <w:rtl/>
        </w:rPr>
      </w:pPr>
      <w:r w:rsidRPr="007435EB">
        <w:rPr>
          <w:rFonts w:hint="cs"/>
          <w:rtl/>
        </w:rPr>
        <w:t>יא.</w:t>
      </w:r>
    </w:p>
    <w:p w14:paraId="543B23BE" w14:textId="77777777" w:rsidR="00E8089F" w:rsidRPr="009A151F" w:rsidRDefault="00E8089F" w:rsidP="004D18C1">
      <w:pPr>
        <w:pStyle w:val="afffff0"/>
        <w:rPr>
          <w:rtl/>
        </w:rPr>
      </w:pPr>
      <w:r w:rsidRPr="007435EB">
        <w:rPr>
          <w:rtl/>
        </w:rPr>
        <w:t>טע</w:t>
      </w:r>
      <w:r w:rsidR="004D18C1">
        <w:rPr>
          <w:rFonts w:hint="cs"/>
          <w:rtl/>
        </w:rPr>
        <w:t xml:space="preserve">ם </w:t>
      </w:r>
      <w:r w:rsidRPr="007435EB">
        <w:rPr>
          <w:rtl/>
        </w:rPr>
        <w:t>ר"י.</w:t>
      </w:r>
    </w:p>
    <w:p w14:paraId="68B230F0" w14:textId="77777777" w:rsidR="001A0959" w:rsidRDefault="00E8089F" w:rsidP="001A0959">
      <w:pPr>
        <w:pStyle w:val="36"/>
        <w:framePr w:wrap="notBeside"/>
        <w:rPr>
          <w:rStyle w:val="affffd"/>
          <w:rtl/>
        </w:rPr>
      </w:pPr>
      <w:r w:rsidRPr="004D18C1">
        <w:rPr>
          <w:rStyle w:val="affffd"/>
          <w:rFonts w:hint="cs"/>
          <w:rtl/>
        </w:rPr>
        <w:t xml:space="preserve">א. </w:t>
      </w:r>
      <w:r w:rsidRPr="004D18C1">
        <w:rPr>
          <w:rStyle w:val="affffd"/>
          <w:rtl/>
        </w:rPr>
        <w:t>ר"ח ורבר"ה:</w:t>
      </w:r>
    </w:p>
    <w:p w14:paraId="7BD718B2" w14:textId="04CE0EF6" w:rsidR="004D18C1" w:rsidRDefault="004D18C1" w:rsidP="009A151F">
      <w:pPr>
        <w:rPr>
          <w:rStyle w:val="affffd"/>
          <w:rtl/>
        </w:rPr>
      </w:pPr>
      <w:r>
        <w:rPr>
          <w:rtl/>
        </w:rPr>
        <w:t>כנגד</w:t>
      </w:r>
      <w:r>
        <w:rPr>
          <w:rFonts w:hint="cs"/>
          <w:rtl/>
        </w:rPr>
        <w:t xml:space="preserve"> ג'</w:t>
      </w:r>
      <w:r w:rsidR="00E8089F" w:rsidRPr="007435EB">
        <w:rPr>
          <w:rtl/>
        </w:rPr>
        <w:t xml:space="preserve"> השבתות שבתורה</w:t>
      </w:r>
      <w:r w:rsidR="00E8089F" w:rsidRPr="005C3FF1">
        <w:rPr>
          <w:rStyle w:val="afffa"/>
          <w:rtl/>
        </w:rPr>
        <w:t xml:space="preserve"> </w:t>
      </w:r>
    </w:p>
    <w:p w14:paraId="05DB5B5B" w14:textId="77777777" w:rsidR="00E8089F" w:rsidRPr="005C3FF1" w:rsidRDefault="00E8089F" w:rsidP="004D18C1">
      <w:pPr>
        <w:ind w:left="113"/>
        <w:rPr>
          <w:rStyle w:val="afffa"/>
          <w:rtl/>
        </w:rPr>
      </w:pPr>
      <w:r w:rsidRPr="004D18C1">
        <w:rPr>
          <w:rStyle w:val="affffd"/>
          <w:rtl/>
        </w:rPr>
        <w:t>א.</w:t>
      </w:r>
      <w:r w:rsidRPr="00AC0CB1">
        <w:rPr>
          <w:rStyle w:val="af2"/>
          <w:rtl/>
        </w:rPr>
        <w:t xml:space="preserve"> לא יראה לך חמץ ולא יראה לך שאר</w:t>
      </w:r>
      <w:r w:rsidRPr="007435EB">
        <w:rPr>
          <w:rtl/>
        </w:rPr>
        <w:t>.</w:t>
      </w:r>
    </w:p>
    <w:p w14:paraId="4B4C5ABF" w14:textId="77777777" w:rsidR="00E8089F" w:rsidRPr="005C3FF1" w:rsidRDefault="00E8089F" w:rsidP="004D18C1">
      <w:pPr>
        <w:ind w:left="113"/>
        <w:rPr>
          <w:rStyle w:val="afffa"/>
          <w:rtl/>
        </w:rPr>
      </w:pPr>
      <w:r w:rsidRPr="004D18C1">
        <w:rPr>
          <w:rStyle w:val="affffd"/>
          <w:rtl/>
        </w:rPr>
        <w:t>ב.</w:t>
      </w:r>
      <w:r w:rsidRPr="007435EB">
        <w:rPr>
          <w:rtl/>
        </w:rPr>
        <w:t xml:space="preserve"> </w:t>
      </w:r>
      <w:r w:rsidRPr="00AC0CB1">
        <w:rPr>
          <w:rStyle w:val="af2"/>
          <w:rtl/>
        </w:rPr>
        <w:t>שבעת ימים שאר לא ימצא בבתיכם.</w:t>
      </w:r>
    </w:p>
    <w:p w14:paraId="4B421D10" w14:textId="77777777" w:rsidR="00E8089F" w:rsidRPr="007435EB" w:rsidRDefault="00E8089F" w:rsidP="004D18C1">
      <w:pPr>
        <w:ind w:left="113"/>
        <w:rPr>
          <w:rFonts w:cs="Guttman Vilna"/>
          <w:bCs/>
          <w:rtl/>
        </w:rPr>
      </w:pPr>
      <w:r w:rsidRPr="004D18C1">
        <w:rPr>
          <w:rStyle w:val="affffd"/>
          <w:rtl/>
        </w:rPr>
        <w:t>ג.</w:t>
      </w:r>
      <w:r w:rsidRPr="007435EB">
        <w:rPr>
          <w:rtl/>
        </w:rPr>
        <w:t xml:space="preserve"> </w:t>
      </w:r>
      <w:r w:rsidRPr="00AC0CB1">
        <w:rPr>
          <w:rStyle w:val="af2"/>
          <w:rtl/>
        </w:rPr>
        <w:t>אך ביום הראשון תשביתו שאר מבתיכם.</w:t>
      </w:r>
    </w:p>
    <w:p w14:paraId="4261DA2F" w14:textId="77777777" w:rsidR="00E8089F" w:rsidRPr="007435EB" w:rsidRDefault="00E8089F" w:rsidP="004D18C1">
      <w:pPr>
        <w:pStyle w:val="afffff0"/>
        <w:rPr>
          <w:rFonts w:cs="Guttman Vilna"/>
          <w:rtl/>
        </w:rPr>
      </w:pPr>
      <w:r w:rsidRPr="007435EB">
        <w:rPr>
          <w:rtl/>
        </w:rPr>
        <w:t>ופלוגתא דר"י ורבנן למסקנא.</w:t>
      </w:r>
    </w:p>
    <w:p w14:paraId="0B3CD9AB" w14:textId="77777777" w:rsidR="001A0959" w:rsidRDefault="00E8089F" w:rsidP="001A0959">
      <w:pPr>
        <w:pStyle w:val="36"/>
        <w:framePr w:wrap="notBeside"/>
        <w:rPr>
          <w:rtl/>
        </w:rPr>
      </w:pPr>
      <w:r w:rsidRPr="004D18C1">
        <w:rPr>
          <w:rStyle w:val="affffd"/>
          <w:rtl/>
        </w:rPr>
        <w:t>לר"י</w:t>
      </w:r>
      <w:r w:rsidR="004D18C1">
        <w:rPr>
          <w:rStyle w:val="affffd"/>
          <w:rFonts w:hint="cs"/>
          <w:rtl/>
        </w:rPr>
        <w:t>:</w:t>
      </w:r>
    </w:p>
    <w:p w14:paraId="09C4A69C" w14:textId="77777777" w:rsidR="001A0959" w:rsidRDefault="004D18C1" w:rsidP="004D18C1">
      <w:pPr>
        <w:rPr>
          <w:rStyle w:val="affffd"/>
          <w:rtl/>
        </w:rPr>
      </w:pPr>
      <w:r>
        <w:rPr>
          <w:rFonts w:hint="cs"/>
          <w:rtl/>
        </w:rPr>
        <w:t xml:space="preserve">בודק לפני האיסור ולא אחריו שמא יבוא לאכול ממנו </w:t>
      </w:r>
    </w:p>
    <w:p w14:paraId="359C3FA3" w14:textId="77777777" w:rsidR="001A0959" w:rsidRDefault="00E8089F" w:rsidP="001A0959">
      <w:pPr>
        <w:pStyle w:val="36"/>
        <w:framePr w:wrap="notBeside"/>
        <w:rPr>
          <w:rtl/>
        </w:rPr>
      </w:pPr>
      <w:r w:rsidRPr="004D18C1">
        <w:rPr>
          <w:rStyle w:val="affffd"/>
          <w:rtl/>
        </w:rPr>
        <w:t>ורבנן</w:t>
      </w:r>
      <w:r w:rsidRPr="007435EB">
        <w:rPr>
          <w:rtl/>
        </w:rPr>
        <w:t>:</w:t>
      </w:r>
    </w:p>
    <w:p w14:paraId="3EFC2214" w14:textId="50DE56EF" w:rsidR="00E8089F" w:rsidRPr="007435EB" w:rsidRDefault="00E8089F" w:rsidP="004D18C1">
      <w:pPr>
        <w:rPr>
          <w:rtl/>
        </w:rPr>
      </w:pPr>
      <w:r w:rsidRPr="007435EB">
        <w:rPr>
          <w:rtl/>
        </w:rPr>
        <w:t>לא גזרינן.</w:t>
      </w:r>
    </w:p>
    <w:p w14:paraId="40FF5497" w14:textId="77777777" w:rsidR="001A0959" w:rsidRDefault="00E8089F" w:rsidP="001A0959">
      <w:pPr>
        <w:pStyle w:val="36"/>
        <w:framePr w:wrap="notBeside"/>
        <w:rPr>
          <w:rFonts w:ascii="Fb Fontext" w:hAnsi="Fb Fontext"/>
          <w:rtl/>
        </w:rPr>
      </w:pPr>
      <w:r w:rsidRPr="00F46A1C">
        <w:rPr>
          <w:rStyle w:val="affffd"/>
          <w:rtl/>
        </w:rPr>
        <w:t>והך</w:t>
      </w:r>
    </w:p>
    <w:p w14:paraId="69B42D68" w14:textId="1E79F65A" w:rsidR="00E8089F" w:rsidRPr="007435EB" w:rsidRDefault="00E8089F" w:rsidP="004D18C1">
      <w:pPr>
        <w:rPr>
          <w:rtl/>
        </w:rPr>
      </w:pPr>
      <w:r w:rsidRPr="007435EB">
        <w:rPr>
          <w:rFonts w:ascii="Fb Fontext" w:hAnsi="Fb Fontext"/>
          <w:rtl/>
        </w:rPr>
        <w:t>דמשקרב העומר</w:t>
      </w:r>
      <w:r w:rsidR="004D18C1">
        <w:rPr>
          <w:rFonts w:ascii="Fb Fontext" w:hAnsi="Fb Fontext"/>
          <w:rtl/>
        </w:rPr>
        <w:t xml:space="preserve"> יוצאין ומוצאין שוקי ירושלים</w:t>
      </w:r>
      <w:r w:rsidRPr="007435EB">
        <w:rPr>
          <w:rFonts w:ascii="Fb Fontext" w:hAnsi="Fb Fontext"/>
          <w:rtl/>
        </w:rPr>
        <w:t xml:space="preserve"> מלאים קמח וקלי.</w:t>
      </w:r>
      <w:r w:rsidR="004D18C1">
        <w:rPr>
          <w:rFonts w:hint="cs"/>
          <w:rtl/>
        </w:rPr>
        <w:t xml:space="preserve"> </w:t>
      </w:r>
      <w:r w:rsidRPr="004D18C1">
        <w:rPr>
          <w:rStyle w:val="affffd"/>
          <w:rtl/>
        </w:rPr>
        <w:t xml:space="preserve">לר"מ </w:t>
      </w:r>
      <w:r w:rsidRPr="007435EB">
        <w:rPr>
          <w:rtl/>
        </w:rPr>
        <w:t xml:space="preserve">שלא ברצון חכמים </w:t>
      </w:r>
      <w:r w:rsidR="004D18C1">
        <w:rPr>
          <w:rtl/>
        </w:rPr>
        <w:t xml:space="preserve">עושין </w:t>
      </w:r>
      <w:r w:rsidRPr="004D18C1">
        <w:rPr>
          <w:rStyle w:val="affffd"/>
          <w:rtl/>
        </w:rPr>
        <w:t xml:space="preserve">לר"י </w:t>
      </w:r>
      <w:r w:rsidRPr="007435EB">
        <w:rPr>
          <w:rtl/>
        </w:rPr>
        <w:t xml:space="preserve">ברצון חכמים </w:t>
      </w:r>
      <w:r w:rsidR="004D18C1">
        <w:rPr>
          <w:rFonts w:hint="cs"/>
          <w:rtl/>
        </w:rPr>
        <w:t>עשו</w:t>
      </w:r>
      <w:r w:rsidRPr="007435EB">
        <w:rPr>
          <w:rtl/>
        </w:rPr>
        <w:t xml:space="preserve">. </w:t>
      </w:r>
      <w:r w:rsidRPr="004D18C1">
        <w:rPr>
          <w:rStyle w:val="afffff6"/>
          <w:rtl/>
        </w:rPr>
        <w:t>[ולא גזר</w:t>
      </w:r>
      <w:r w:rsidR="004D18C1" w:rsidRPr="004D18C1">
        <w:rPr>
          <w:rStyle w:val="afffff6"/>
          <w:rFonts w:hint="cs"/>
          <w:rtl/>
        </w:rPr>
        <w:t xml:space="preserve"> שיבוא לאכול</w:t>
      </w:r>
      <w:r w:rsidRPr="004D18C1">
        <w:rPr>
          <w:rStyle w:val="afffff6"/>
          <w:rtl/>
        </w:rPr>
        <w:t>]</w:t>
      </w:r>
    </w:p>
    <w:p w14:paraId="4081FE0F" w14:textId="77777777" w:rsidR="001A0959" w:rsidRDefault="00E8089F" w:rsidP="001A0959">
      <w:pPr>
        <w:pStyle w:val="36"/>
        <w:framePr w:wrap="notBeside"/>
        <w:rPr>
          <w:rStyle w:val="affffd"/>
          <w:rtl/>
        </w:rPr>
      </w:pPr>
      <w:r w:rsidRPr="004D18C1">
        <w:rPr>
          <w:rStyle w:val="affffd"/>
          <w:rtl/>
        </w:rPr>
        <w:t>א. רבא:</w:t>
      </w:r>
    </w:p>
    <w:p w14:paraId="49492C62" w14:textId="254D5428" w:rsidR="00E8089F" w:rsidRPr="007435EB" w:rsidRDefault="000156A0" w:rsidP="001A0959">
      <w:pPr>
        <w:rPr>
          <w:rtl/>
        </w:rPr>
      </w:pPr>
      <w:r>
        <w:rPr>
          <w:rtl/>
        </w:rPr>
        <w:t xml:space="preserve">שאני חדש, שהתרת </w:t>
      </w:r>
      <w:r w:rsidR="00E8089F" w:rsidRPr="007435EB">
        <w:rPr>
          <w:rtl/>
        </w:rPr>
        <w:t>רק ע"י קיטוף</w:t>
      </w:r>
      <w:r>
        <w:rPr>
          <w:rFonts w:hint="cs"/>
          <w:rtl/>
        </w:rPr>
        <w:t>,</w:t>
      </w:r>
      <w:r w:rsidR="00E8089F" w:rsidRPr="007435EB">
        <w:rPr>
          <w:rtl/>
        </w:rPr>
        <w:t xml:space="preserve"> וטחינה </w:t>
      </w:r>
      <w:r>
        <w:rPr>
          <w:rFonts w:hint="cs"/>
          <w:rtl/>
        </w:rPr>
        <w:t xml:space="preserve">ביד </w:t>
      </w:r>
      <w:r w:rsidR="00E8089F" w:rsidRPr="000156A0">
        <w:rPr>
          <w:rStyle w:val="afffff6"/>
          <w:rtl/>
        </w:rPr>
        <w:t>בשינוי</w:t>
      </w:r>
      <w:r w:rsidR="00E8089F" w:rsidRPr="007435EB">
        <w:rPr>
          <w:rtl/>
        </w:rPr>
        <w:t xml:space="preserve"> והרקדה ע</w:t>
      </w:r>
      <w:r>
        <w:rPr>
          <w:rFonts w:hint="cs"/>
          <w:rtl/>
        </w:rPr>
        <w:t xml:space="preserve">ל </w:t>
      </w:r>
      <w:r w:rsidR="00E8089F" w:rsidRPr="005C3FF1">
        <w:rPr>
          <w:rStyle w:val="afffa"/>
          <w:rtl/>
        </w:rPr>
        <w:t>ג</w:t>
      </w:r>
      <w:r w:rsidRPr="005C3FF1">
        <w:rPr>
          <w:rStyle w:val="afffa"/>
          <w:rFonts w:hint="cs"/>
          <w:rtl/>
        </w:rPr>
        <w:t>ב</w:t>
      </w:r>
      <w:r>
        <w:rPr>
          <w:rFonts w:hint="cs"/>
          <w:rtl/>
        </w:rPr>
        <w:t xml:space="preserve"> הנפה</w:t>
      </w:r>
      <w:r w:rsidR="00E8089F" w:rsidRPr="007435EB">
        <w:rPr>
          <w:rtl/>
        </w:rPr>
        <w:t>.</w:t>
      </w:r>
    </w:p>
    <w:p w14:paraId="72D77A53" w14:textId="77777777" w:rsidR="001A0959" w:rsidRDefault="00E8089F" w:rsidP="001A0959">
      <w:pPr>
        <w:pStyle w:val="36"/>
        <w:framePr w:wrap="notBeside"/>
        <w:rPr>
          <w:rtl/>
        </w:rPr>
      </w:pPr>
      <w:r w:rsidRPr="004D18C1">
        <w:rPr>
          <w:rStyle w:val="affffd"/>
          <w:rtl/>
        </w:rPr>
        <w:t xml:space="preserve">ויקשה </w:t>
      </w:r>
    </w:p>
    <w:p w14:paraId="173883B8" w14:textId="4911DF76" w:rsidR="00E8089F" w:rsidRPr="005C3FF1" w:rsidRDefault="001A0959" w:rsidP="001A0959">
      <w:pPr>
        <w:spacing w:after="60"/>
        <w:rPr>
          <w:rStyle w:val="afffa"/>
          <w:rtl/>
        </w:rPr>
      </w:pPr>
      <w:r>
        <w:rPr>
          <w:rFonts w:hint="cs"/>
          <w:rtl/>
        </w:rPr>
        <w:t>מ</w:t>
      </w:r>
      <w:r w:rsidR="00E8089F" w:rsidRPr="007435EB">
        <w:rPr>
          <w:rtl/>
        </w:rPr>
        <w:t>דאין גודשין</w:t>
      </w:r>
      <w:r w:rsidR="000156A0">
        <w:rPr>
          <w:rFonts w:hint="cs"/>
          <w:rtl/>
        </w:rPr>
        <w:t xml:space="preserve"> </w:t>
      </w:r>
      <w:r w:rsidR="000156A0" w:rsidRPr="000156A0">
        <w:rPr>
          <w:rStyle w:val="afffff6"/>
          <w:rFonts w:hint="cs"/>
          <w:rtl/>
        </w:rPr>
        <w:t>וכר''י דהתיר ולא גזר שיאכל</w:t>
      </w:r>
      <w:r w:rsidR="00E8089F" w:rsidRPr="007435EB">
        <w:rPr>
          <w:rtl/>
        </w:rPr>
        <w:t>.</w:t>
      </w:r>
    </w:p>
    <w:p w14:paraId="189C465A" w14:textId="77777777" w:rsidR="001A0959" w:rsidRDefault="00E8089F" w:rsidP="001A0959">
      <w:pPr>
        <w:pStyle w:val="36"/>
        <w:framePr w:wrap="notBeside"/>
        <w:rPr>
          <w:rStyle w:val="affffd"/>
          <w:rtl/>
        </w:rPr>
      </w:pPr>
      <w:r w:rsidRPr="004D18C1">
        <w:rPr>
          <w:rStyle w:val="affffd"/>
          <w:rtl/>
        </w:rPr>
        <w:t>ב. אביי:</w:t>
      </w:r>
    </w:p>
    <w:p w14:paraId="6E21F4B2" w14:textId="19C100EF" w:rsidR="00E8089F" w:rsidRPr="007435EB" w:rsidRDefault="00E8089F" w:rsidP="009A151F">
      <w:pPr>
        <w:rPr>
          <w:rtl/>
        </w:rPr>
      </w:pPr>
      <w:r w:rsidRPr="007435EB">
        <w:rPr>
          <w:rtl/>
        </w:rPr>
        <w:t>חדש - בדיל ממנו, חמץ - לא בדיל ממנו.</w:t>
      </w:r>
    </w:p>
    <w:p w14:paraId="09EE2AF7" w14:textId="77777777" w:rsidR="001A0959" w:rsidRDefault="00E8089F" w:rsidP="001A0959">
      <w:pPr>
        <w:pStyle w:val="36"/>
        <w:framePr w:wrap="notBeside"/>
        <w:rPr>
          <w:rStyle w:val="affffd"/>
          <w:spacing w:val="-6"/>
          <w:rtl/>
        </w:rPr>
      </w:pPr>
      <w:r w:rsidRPr="0065617C">
        <w:rPr>
          <w:rStyle w:val="affffd"/>
          <w:spacing w:val="-6"/>
          <w:rtl/>
        </w:rPr>
        <w:t>ורבנן</w:t>
      </w:r>
    </w:p>
    <w:p w14:paraId="27B53C1D" w14:textId="4ED3F85B" w:rsidR="00E8089F" w:rsidRPr="001A0959" w:rsidRDefault="000156A0" w:rsidP="001A0959">
      <w:pPr>
        <w:spacing w:after="60"/>
        <w:rPr>
          <w:rtl/>
        </w:rPr>
      </w:pPr>
      <w:r w:rsidRPr="001A0959">
        <w:rPr>
          <w:rFonts w:hint="cs"/>
          <w:rtl/>
        </w:rPr>
        <w:t>שלא גזרו</w:t>
      </w:r>
      <w:r w:rsidR="00E8089F" w:rsidRPr="001A0959">
        <w:rPr>
          <w:rtl/>
        </w:rPr>
        <w:t xml:space="preserve"> בחמץ </w:t>
      </w:r>
      <w:r w:rsidRPr="001A0959">
        <w:rPr>
          <w:rFonts w:hint="cs"/>
          <w:rtl/>
        </w:rPr>
        <w:t>ש</w:t>
      </w:r>
      <w:r w:rsidR="00E8089F" w:rsidRPr="001A0959">
        <w:rPr>
          <w:rtl/>
        </w:rPr>
        <w:t>וודאי אם בא לשורפו לא יבוא לאכול ממנו.</w:t>
      </w:r>
    </w:p>
    <w:p w14:paraId="4EC136E9" w14:textId="77777777" w:rsidR="001A0959" w:rsidRDefault="00E8089F" w:rsidP="001A0959">
      <w:pPr>
        <w:pStyle w:val="36"/>
        <w:framePr w:wrap="notBeside"/>
        <w:rPr>
          <w:rStyle w:val="affffd"/>
          <w:rtl/>
        </w:rPr>
      </w:pPr>
      <w:r w:rsidRPr="004D18C1">
        <w:rPr>
          <w:rStyle w:val="affffd"/>
          <w:rtl/>
        </w:rPr>
        <w:t>ג. ר</w:t>
      </w:r>
      <w:r w:rsidR="000156A0">
        <w:rPr>
          <w:rStyle w:val="affffd"/>
          <w:rFonts w:hint="cs"/>
          <w:rtl/>
        </w:rPr>
        <w:t>"א:</w:t>
      </w:r>
    </w:p>
    <w:p w14:paraId="6ECFEA4A" w14:textId="0CAA795D" w:rsidR="00E8089F" w:rsidRPr="007435EB" w:rsidRDefault="00E8089F" w:rsidP="000156A0">
      <w:pPr>
        <w:rPr>
          <w:rtl/>
        </w:rPr>
      </w:pPr>
      <w:r w:rsidRPr="004D18C1">
        <w:rPr>
          <w:rStyle w:val="affffd"/>
          <w:rtl/>
        </w:rPr>
        <w:t xml:space="preserve">ר"י אדר"י </w:t>
      </w:r>
      <w:r w:rsidR="004D18C1">
        <w:rPr>
          <w:rtl/>
        </w:rPr>
        <w:t xml:space="preserve">ל"ק </w:t>
      </w:r>
      <w:r w:rsidR="000156A0">
        <w:rPr>
          <w:rFonts w:hint="cs"/>
          <w:rtl/>
        </w:rPr>
        <w:t xml:space="preserve">- </w:t>
      </w:r>
      <w:r w:rsidR="004D18C1">
        <w:rPr>
          <w:rtl/>
        </w:rPr>
        <w:t>דקמח וקלי תנן.</w:t>
      </w:r>
      <w:r w:rsidRPr="007435EB">
        <w:rPr>
          <w:rtl/>
        </w:rPr>
        <w:t xml:space="preserve"> </w:t>
      </w:r>
      <w:r w:rsidRPr="004D18C1">
        <w:rPr>
          <w:rStyle w:val="afffff6"/>
          <w:rtl/>
        </w:rPr>
        <w:t>שכבר אין ראוי לאכילה</w:t>
      </w:r>
    </w:p>
    <w:p w14:paraId="362C851E" w14:textId="77777777" w:rsidR="001A0959" w:rsidRDefault="000156A0" w:rsidP="001A0959">
      <w:pPr>
        <w:pStyle w:val="36"/>
        <w:framePr w:wrap="notBeside"/>
        <w:rPr>
          <w:rStyle w:val="affffd"/>
          <w:rtl/>
        </w:rPr>
      </w:pPr>
      <w:r w:rsidRPr="000156A0">
        <w:rPr>
          <w:rStyle w:val="affffd"/>
          <w:rFonts w:hint="cs"/>
          <w:rtl/>
        </w:rPr>
        <w:t>ונדחה:</w:t>
      </w:r>
    </w:p>
    <w:p w14:paraId="395C1D35" w14:textId="3366B569" w:rsidR="00E8089F" w:rsidRPr="00B64A77" w:rsidRDefault="00E8089F" w:rsidP="00B64A77">
      <w:pPr>
        <w:rPr>
          <w:sz w:val="14"/>
          <w:szCs w:val="14"/>
          <w:rtl/>
        </w:rPr>
      </w:pPr>
      <w:r w:rsidRPr="007435EB">
        <w:rPr>
          <w:rtl/>
        </w:rPr>
        <w:t>דרב אשי בדותא היא.</w:t>
      </w:r>
      <w:r w:rsidR="00B64A77">
        <w:rPr>
          <w:rFonts w:hint="cs"/>
          <w:rtl/>
        </w:rPr>
        <w:t xml:space="preserve"> </w:t>
      </w:r>
      <w:r w:rsidRPr="00B64A77">
        <w:rPr>
          <w:rStyle w:val="afffff6"/>
          <w:rtl/>
        </w:rPr>
        <w:t xml:space="preserve">דא'כ מאי נעביד ע"ד קלי וא"א דע"י קיטוף דמשמע קוצרים בית השלחין ושבעמקים </w:t>
      </w:r>
      <w:r w:rsidR="00AB3B38">
        <w:rPr>
          <w:rStyle w:val="afffff6"/>
          <w:rtl/>
        </w:rPr>
        <w:t>אף</w:t>
      </w:r>
      <w:r w:rsidRPr="00B64A77">
        <w:rPr>
          <w:rStyle w:val="afffff6"/>
          <w:rtl/>
        </w:rPr>
        <w:t xml:space="preserve"> במגל.</w:t>
      </w:r>
    </w:p>
    <w:p w14:paraId="1DD94BB4" w14:textId="77777777" w:rsidR="00E8089F" w:rsidRPr="007435EB" w:rsidRDefault="00E8089F" w:rsidP="005C3FF1">
      <w:pPr>
        <w:pStyle w:val="afff"/>
        <w:framePr w:wrap="around"/>
        <w:rPr>
          <w:rtl/>
        </w:rPr>
      </w:pPr>
      <w:r w:rsidRPr="007435EB">
        <w:rPr>
          <w:rFonts w:hint="cs"/>
          <w:rtl/>
        </w:rPr>
        <w:t>יא.</w:t>
      </w:r>
    </w:p>
    <w:p w14:paraId="73AF988B" w14:textId="26CD4D8E" w:rsidR="001A0959" w:rsidRPr="00915F49" w:rsidRDefault="001A0959" w:rsidP="001A0959">
      <w:pPr>
        <w:pStyle w:val="36"/>
        <w:framePr w:wrap="notBeside"/>
        <w:rPr>
          <w:rtl/>
        </w:rPr>
      </w:pPr>
      <w:r w:rsidRPr="00915F49">
        <w:rPr>
          <w:rFonts w:hint="cs"/>
          <w:rtl/>
        </w:rPr>
        <w:t xml:space="preserve">ולא </w:t>
      </w:r>
      <w:r w:rsidR="00B64A77" w:rsidRPr="00915F49">
        <w:rPr>
          <w:rFonts w:hint="cs"/>
          <w:rtl/>
        </w:rPr>
        <w:t>יקשה</w:t>
      </w:r>
    </w:p>
    <w:p w14:paraId="3439FCE0" w14:textId="7D5358C9" w:rsidR="00B64A77" w:rsidRDefault="00B64A77" w:rsidP="00B64A77">
      <w:pPr>
        <w:rPr>
          <w:rtl/>
        </w:rPr>
      </w:pPr>
      <w:r w:rsidRPr="001A0959">
        <w:rPr>
          <w:rFonts w:hint="cs"/>
          <w:rtl/>
        </w:rPr>
        <w:t>מר''י שהתיר ל</w:t>
      </w:r>
      <w:r w:rsidR="00E8089F" w:rsidRPr="001A0959">
        <w:rPr>
          <w:rtl/>
        </w:rPr>
        <w:t>יקוב</w:t>
      </w:r>
      <w:r w:rsidR="00E8089F" w:rsidRPr="007435EB">
        <w:rPr>
          <w:rtl/>
        </w:rPr>
        <w:t xml:space="preserve"> שפופרת </w:t>
      </w:r>
      <w:r>
        <w:rPr>
          <w:rFonts w:hint="cs"/>
          <w:rtl/>
        </w:rPr>
        <w:t>ב</w:t>
      </w:r>
      <w:r w:rsidR="00E8089F" w:rsidRPr="007435EB">
        <w:rPr>
          <w:rtl/>
        </w:rPr>
        <w:t xml:space="preserve">יצה </w:t>
      </w:r>
      <w:r>
        <w:rPr>
          <w:rFonts w:hint="cs"/>
          <w:rtl/>
        </w:rPr>
        <w:t>למלאותה שמן ליתנה בצד הנר שתיטוף, ואף בשל חרס</w:t>
      </w:r>
    </w:p>
    <w:p w14:paraId="79859C39" w14:textId="77777777" w:rsidR="001A0959" w:rsidRDefault="00E8089F" w:rsidP="001A0959">
      <w:pPr>
        <w:pStyle w:val="36"/>
        <w:framePr w:wrap="notBeside"/>
        <w:rPr>
          <w:rtl/>
        </w:rPr>
      </w:pPr>
      <w:r w:rsidRPr="007435EB">
        <w:rPr>
          <w:rFonts w:hint="cs"/>
          <w:rtl/>
        </w:rPr>
        <w:t>-</w:t>
      </w:r>
    </w:p>
    <w:p w14:paraId="2FA6F7F7" w14:textId="4C5796ED" w:rsidR="00E8089F" w:rsidRPr="007435EB" w:rsidRDefault="00B64A77" w:rsidP="001A0959">
      <w:pPr>
        <w:spacing w:after="60"/>
        <w:rPr>
          <w:rFonts w:cs="Guttman Vilna"/>
          <w:b/>
          <w:bCs/>
          <w:rtl/>
        </w:rPr>
      </w:pPr>
      <w:r>
        <w:rPr>
          <w:rFonts w:hint="cs"/>
          <w:rtl/>
        </w:rPr>
        <w:t>דש</w:t>
      </w:r>
      <w:r w:rsidR="00E8089F" w:rsidRPr="007435EB">
        <w:rPr>
          <w:rtl/>
        </w:rPr>
        <w:t>ם משום חומרא דשבת מבדל בדילי.</w:t>
      </w:r>
    </w:p>
    <w:p w14:paraId="1647658B" w14:textId="77777777" w:rsidR="001A0959" w:rsidRDefault="00DB7D63" w:rsidP="001A0959">
      <w:pPr>
        <w:pStyle w:val="36"/>
        <w:framePr w:wrap="notBeside"/>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p>
    <w:p w14:paraId="3383895C" w14:textId="5E8D0809" w:rsidR="00E8089F" w:rsidRPr="007435EB" w:rsidRDefault="00B64A77" w:rsidP="00B64A77">
      <w:pPr>
        <w:spacing w:before="4"/>
        <w:rPr>
          <w:rtl/>
        </w:rPr>
      </w:pPr>
      <w:r w:rsidRPr="005C3FF1">
        <w:rPr>
          <w:rStyle w:val="afffa"/>
          <w:rFonts w:hint="cs"/>
          <w:rtl/>
        </w:rPr>
        <w:t>ד</w:t>
      </w:r>
      <w:r w:rsidR="00E8089F" w:rsidRPr="005C3FF1">
        <w:rPr>
          <w:rStyle w:val="afffa"/>
          <w:rtl/>
        </w:rPr>
        <w:t>חבל דלי שנפסק</w:t>
      </w:r>
      <w:r w:rsidRPr="005C3FF1">
        <w:rPr>
          <w:rStyle w:val="afffa"/>
          <w:rFonts w:hint="cs"/>
          <w:rtl/>
        </w:rPr>
        <w:t xml:space="preserve"> </w:t>
      </w:r>
      <w:r>
        <w:rPr>
          <w:rStyle w:val="affffd"/>
          <w:rFonts w:hint="cs"/>
          <w:rtl/>
        </w:rPr>
        <w:t>ל</w:t>
      </w:r>
      <w:r w:rsidRPr="00B64A77">
        <w:rPr>
          <w:rStyle w:val="affffd"/>
          <w:rFonts w:hint="cs"/>
          <w:rtl/>
        </w:rPr>
        <w:t>חכמים</w:t>
      </w:r>
      <w:r>
        <w:rPr>
          <w:rStyle w:val="affffd"/>
          <w:rFonts w:hint="cs"/>
          <w:rtl/>
        </w:rPr>
        <w:t>:</w:t>
      </w:r>
      <w:r>
        <w:rPr>
          <w:rFonts w:ascii="Fb Fontext" w:hAnsi="Fb Fontext" w:hint="cs"/>
          <w:rtl/>
        </w:rPr>
        <w:t xml:space="preserve"> </w:t>
      </w:r>
      <w:r w:rsidR="00E8089F" w:rsidRPr="007435EB">
        <w:rPr>
          <w:rFonts w:ascii="Fb Fontext" w:hAnsi="Fb Fontext"/>
          <w:rtl/>
        </w:rPr>
        <w:t xml:space="preserve">לא </w:t>
      </w:r>
      <w:r>
        <w:rPr>
          <w:rFonts w:ascii="Fb Fontext" w:hAnsi="Fb Fontext" w:hint="cs"/>
          <w:rtl/>
        </w:rPr>
        <w:t xml:space="preserve">קושרו </w:t>
      </w:r>
      <w:r w:rsidRPr="00B64A77">
        <w:rPr>
          <w:rStyle w:val="afffff6"/>
          <w:rFonts w:hint="cs"/>
          <w:rtl/>
        </w:rPr>
        <w:t>בשבת</w:t>
      </w:r>
      <w:r>
        <w:rPr>
          <w:rFonts w:ascii="Fb Fontext" w:hAnsi="Fb Fontext" w:hint="cs"/>
          <w:rtl/>
        </w:rPr>
        <w:t xml:space="preserve"> אלא עונבו </w:t>
      </w:r>
    </w:p>
    <w:p w14:paraId="583964F7" w14:textId="77777777" w:rsidR="00E8089F" w:rsidRPr="007435EB" w:rsidRDefault="00E8089F" w:rsidP="00B64A77">
      <w:pPr>
        <w:ind w:left="339"/>
        <w:rPr>
          <w:rtl/>
        </w:rPr>
      </w:pPr>
      <w:r w:rsidRPr="00B64A77">
        <w:rPr>
          <w:rStyle w:val="affffd"/>
          <w:rtl/>
        </w:rPr>
        <w:t>ולר"י:</w:t>
      </w:r>
      <w:r w:rsidRPr="007435EB">
        <w:rPr>
          <w:rtl/>
        </w:rPr>
        <w:t xml:space="preserve"> כורך </w:t>
      </w:r>
      <w:r w:rsidR="00B64A77">
        <w:rPr>
          <w:rFonts w:hint="cs"/>
          <w:rtl/>
        </w:rPr>
        <w:t>עליו חגורה או רצועה</w:t>
      </w:r>
      <w:r w:rsidRPr="007435EB">
        <w:rPr>
          <w:rtl/>
        </w:rPr>
        <w:t>, ובלבד שלא יענבנו.</w:t>
      </w:r>
    </w:p>
    <w:p w14:paraId="1EB35090" w14:textId="77777777" w:rsidR="001A0959" w:rsidRDefault="00B64A77" w:rsidP="001A0959">
      <w:pPr>
        <w:pStyle w:val="36"/>
        <w:framePr w:wrap="notBeside"/>
        <w:rPr>
          <w:rtl/>
        </w:rPr>
      </w:pPr>
      <w:r>
        <w:rPr>
          <w:rStyle w:val="affffd"/>
          <w:rFonts w:hint="cs"/>
          <w:rtl/>
        </w:rPr>
        <w:t xml:space="preserve">- </w:t>
      </w:r>
      <w:r w:rsidRPr="00B64A77">
        <w:rPr>
          <w:rStyle w:val="affffd"/>
          <w:rFonts w:hint="cs"/>
          <w:rtl/>
        </w:rPr>
        <w:t xml:space="preserve">לרבנן: </w:t>
      </w:r>
    </w:p>
    <w:p w14:paraId="2CE329B4" w14:textId="3403F65E" w:rsidR="00E8089F" w:rsidRPr="007435EB" w:rsidRDefault="001A0959" w:rsidP="001A0959">
      <w:pPr>
        <w:rPr>
          <w:rtl/>
        </w:rPr>
      </w:pPr>
      <w:r>
        <w:rPr>
          <w:rFonts w:hint="cs"/>
          <w:rtl/>
        </w:rPr>
        <w:t>ש</w:t>
      </w:r>
      <w:r w:rsidR="00B64A77">
        <w:rPr>
          <w:rFonts w:hint="cs"/>
          <w:rtl/>
        </w:rPr>
        <w:t xml:space="preserve">מן בשמן מיחלף, ולא עניבה בקשירה, </w:t>
      </w:r>
    </w:p>
    <w:p w14:paraId="1659F647" w14:textId="77777777" w:rsidR="001A0959" w:rsidRDefault="00B64A77" w:rsidP="001A0959">
      <w:pPr>
        <w:pStyle w:val="36"/>
        <w:framePr w:wrap="notBeside"/>
        <w:rPr>
          <w:rtl/>
        </w:rPr>
      </w:pPr>
      <w:r>
        <w:rPr>
          <w:rStyle w:val="affffd"/>
          <w:rFonts w:hint="cs"/>
          <w:rtl/>
        </w:rPr>
        <w:t xml:space="preserve">- </w:t>
      </w:r>
      <w:r w:rsidR="00E8089F" w:rsidRPr="00B64A77">
        <w:rPr>
          <w:rStyle w:val="affffd"/>
          <w:rtl/>
        </w:rPr>
        <w:t>ולר"י</w:t>
      </w:r>
      <w:r>
        <w:rPr>
          <w:rFonts w:hint="cs"/>
          <w:rtl/>
        </w:rPr>
        <w:t>:</w:t>
      </w:r>
    </w:p>
    <w:p w14:paraId="21C3AD4B" w14:textId="0CEDBEA5" w:rsidR="00E8089F" w:rsidRPr="007435EB" w:rsidRDefault="00B64A77" w:rsidP="001A0959">
      <w:pPr>
        <w:spacing w:after="60"/>
        <w:rPr>
          <w:rFonts w:cs="Guttman Vilna"/>
          <w:b/>
          <w:bCs/>
          <w:rtl/>
        </w:rPr>
      </w:pPr>
      <w:r>
        <w:rPr>
          <w:rFonts w:hint="cs"/>
          <w:rtl/>
        </w:rPr>
        <w:t xml:space="preserve">עניבה עצמה קשירה היא, ולא רק גזירה שיקשור, </w:t>
      </w:r>
    </w:p>
    <w:p w14:paraId="5414D0B9" w14:textId="77777777" w:rsidR="001A0959" w:rsidRDefault="00DB7D63" w:rsidP="001A0959">
      <w:pPr>
        <w:pStyle w:val="36"/>
        <w:framePr w:wrap="notBeside"/>
        <w:rPr>
          <w:rtl/>
        </w:rPr>
      </w:pPr>
      <w:r w:rsidRPr="00DB7D63">
        <w:rPr>
          <w:rStyle w:val="affffd"/>
          <w:rFonts w:hint="cs"/>
          <w:rtl/>
        </w:rPr>
        <w:t>•</w:t>
      </w:r>
      <w:r w:rsidR="0097501B" w:rsidRPr="00AC0CB1">
        <w:rPr>
          <w:rStyle w:val="affffd"/>
          <w:rFonts w:hint="cs"/>
          <w:rtl/>
        </w:rPr>
        <w:t xml:space="preserve"> </w:t>
      </w:r>
      <w:r w:rsidR="00B64A77">
        <w:rPr>
          <w:rtl/>
        </w:rPr>
        <w:t>וה</w:t>
      </w:r>
      <w:r w:rsidR="00B64A77">
        <w:rPr>
          <w:rFonts w:hint="cs"/>
          <w:rtl/>
        </w:rPr>
        <w:t>ך</w:t>
      </w:r>
      <w:r w:rsidR="00E8089F" w:rsidRPr="007435EB">
        <w:rPr>
          <w:rtl/>
        </w:rPr>
        <w:t xml:space="preserve"> </w:t>
      </w:r>
    </w:p>
    <w:p w14:paraId="6ADBD3FC" w14:textId="0EAC3FCA" w:rsidR="00E8089F" w:rsidRPr="007435EB" w:rsidRDefault="001A0959" w:rsidP="00C341EF">
      <w:pPr>
        <w:spacing w:before="4"/>
        <w:rPr>
          <w:rtl/>
        </w:rPr>
      </w:pPr>
      <w:r>
        <w:rPr>
          <w:rStyle w:val="afffa"/>
          <w:rFonts w:hint="cs"/>
          <w:rtl/>
        </w:rPr>
        <w:t>ד</w:t>
      </w:r>
      <w:r w:rsidR="00E8089F" w:rsidRPr="005C3FF1">
        <w:rPr>
          <w:rStyle w:val="afffa"/>
          <w:rtl/>
        </w:rPr>
        <w:t>קושרין דלי ב</w:t>
      </w:r>
      <w:r w:rsidR="00B64A77" w:rsidRPr="005C3FF1">
        <w:rPr>
          <w:rStyle w:val="afffa"/>
          <w:rFonts w:hint="cs"/>
          <w:rtl/>
        </w:rPr>
        <w:t>חגורה</w:t>
      </w:r>
      <w:r w:rsidR="00E8089F" w:rsidRPr="007435EB">
        <w:rPr>
          <w:rFonts w:ascii="Fb Fontext" w:hAnsi="Fb Fontext"/>
          <w:rtl/>
        </w:rPr>
        <w:t xml:space="preserve"> </w:t>
      </w:r>
      <w:r w:rsidR="00C341EF">
        <w:rPr>
          <w:rFonts w:ascii="Fb Fontext" w:hAnsi="Fb Fontext" w:hint="cs"/>
          <w:rtl/>
        </w:rPr>
        <w:t>ו</w:t>
      </w:r>
      <w:r w:rsidR="00E8089F" w:rsidRPr="007435EB">
        <w:rPr>
          <w:rFonts w:ascii="Fb Fontext" w:hAnsi="Fb Fontext"/>
          <w:rtl/>
        </w:rPr>
        <w:t>לא בחבל.</w:t>
      </w:r>
      <w:r w:rsidR="00C341EF">
        <w:rPr>
          <w:rFonts w:ascii="Fb Fontext" w:hAnsi="Fb Fontext" w:hint="cs"/>
          <w:rtl/>
        </w:rPr>
        <w:t xml:space="preserve"> </w:t>
      </w:r>
      <w:r w:rsidR="00E8089F" w:rsidRPr="00C341EF">
        <w:rPr>
          <w:rStyle w:val="affffd"/>
          <w:rtl/>
        </w:rPr>
        <w:t>ור"י</w:t>
      </w:r>
      <w:r w:rsidR="00E8089F" w:rsidRPr="007435EB">
        <w:rPr>
          <w:rtl/>
        </w:rPr>
        <w:t xml:space="preserve"> מתיר</w:t>
      </w:r>
      <w:r w:rsidR="00E8089F" w:rsidRPr="007435EB">
        <w:rPr>
          <w:rFonts w:hint="cs"/>
          <w:rtl/>
        </w:rPr>
        <w:t>,</w:t>
      </w:r>
      <w:r w:rsidR="00E8089F" w:rsidRPr="007435EB">
        <w:rPr>
          <w:rtl/>
        </w:rPr>
        <w:t xml:space="preserve"> ומיירי בחבל גרדי</w:t>
      </w:r>
      <w:r w:rsidR="00E8089F" w:rsidRPr="007435EB">
        <w:rPr>
          <w:rFonts w:hint="cs"/>
          <w:rtl/>
        </w:rPr>
        <w:t xml:space="preserve"> </w:t>
      </w:r>
      <w:r>
        <w:rPr>
          <w:rStyle w:val="afffff6"/>
          <w:rtl/>
        </w:rPr>
        <w:t xml:space="preserve">[דבחבל בעלמא וודאי </w:t>
      </w:r>
      <w:r>
        <w:rPr>
          <w:rStyle w:val="affffd"/>
          <w:rtl/>
          <w:rPrChange w:id="9011" w:author="מנוע אמוראים" w:date="2026-10-05T16:42:03Z">
            <w:rPr>
              <w:rStyle w:val="afffff6"/>
              <w:rtl/>
            </w:rPr>
          </w:rPrChange>
        </w:rPr>
        <w:t xml:space="preserve">ר"י</w:t>
      </w:r>
      <w:r>
        <w:rPr>
          <w:rStyle w:val="afffff6"/>
          <w:rtl/>
        </w:rPr>
        <w:t xml:space="preserve"> אוסר דאתי לבטולי]</w:t>
      </w:r>
    </w:p>
    <w:p w14:paraId="0E605E2A" w14:textId="77777777" w:rsidR="00E8089F" w:rsidRPr="007435EB" w:rsidRDefault="00E8089F" w:rsidP="001A0959">
      <w:pPr>
        <w:spacing w:after="60"/>
        <w:rPr>
          <w:rtl/>
        </w:rPr>
      </w:pPr>
      <w:r w:rsidRPr="007435EB">
        <w:rPr>
          <w:rtl/>
        </w:rPr>
        <w:t>וגזרו אטו חבל דעלמא דחבל בחבל מיחלף ועניבה בקשירה - לא מיחלפא.</w:t>
      </w:r>
    </w:p>
    <w:p w14:paraId="22092F3A" w14:textId="77777777" w:rsidR="00E8089F" w:rsidRPr="007435EB" w:rsidRDefault="00E8089F" w:rsidP="005C3FF1">
      <w:pPr>
        <w:pStyle w:val="afff"/>
        <w:framePr w:wrap="around"/>
        <w:rPr>
          <w:rtl/>
        </w:rPr>
      </w:pPr>
      <w:r w:rsidRPr="007435EB">
        <w:rPr>
          <w:rFonts w:hint="cs"/>
          <w:rtl/>
        </w:rPr>
        <w:t>יא:</w:t>
      </w:r>
    </w:p>
    <w:p w14:paraId="15C25740" w14:textId="77777777" w:rsidR="001A0959" w:rsidRDefault="00DB7D63" w:rsidP="001A0959">
      <w:pPr>
        <w:pStyle w:val="36"/>
        <w:framePr w:wrap="notBeside"/>
        <w:rPr>
          <w:rFonts w:ascii="Fb Fontext" w:hAnsi="Fb Fontext"/>
          <w:rtl/>
        </w:rPr>
      </w:pPr>
      <w:r w:rsidRPr="00DB7D63">
        <w:rPr>
          <w:rStyle w:val="affffd"/>
          <w:rFonts w:hint="cs"/>
          <w:rtl/>
        </w:rPr>
        <w:t>•</w:t>
      </w:r>
      <w:r w:rsidR="0097501B" w:rsidRPr="00AC0CB1">
        <w:rPr>
          <w:rStyle w:val="affffd"/>
          <w:rFonts w:hint="cs"/>
          <w:rtl/>
        </w:rPr>
        <w:t xml:space="preserve"> </w:t>
      </w:r>
      <w:r w:rsidR="00E8089F" w:rsidRPr="00F46A1C">
        <w:rPr>
          <w:rStyle w:val="affffd"/>
          <w:rtl/>
        </w:rPr>
        <w:t>והך</w:t>
      </w:r>
    </w:p>
    <w:p w14:paraId="55657FDD" w14:textId="761D8996" w:rsidR="00E8089F" w:rsidRPr="007435EB" w:rsidRDefault="00E8089F" w:rsidP="00623CAA">
      <w:pPr>
        <w:spacing w:before="4"/>
        <w:rPr>
          <w:rtl/>
        </w:rPr>
      </w:pPr>
      <w:r w:rsidRPr="005C3FF1">
        <w:rPr>
          <w:rStyle w:val="afffa"/>
          <w:rtl/>
        </w:rPr>
        <w:t>דבכור שאחזו דם,</w:t>
      </w:r>
      <w:r w:rsidRPr="007435EB">
        <w:rPr>
          <w:rFonts w:ascii="Fb Fontext" w:hAnsi="Fb Fontext"/>
          <w:rtl/>
        </w:rPr>
        <w:t xml:space="preserve"> </w:t>
      </w:r>
      <w:r w:rsidR="00AB3B38">
        <w:rPr>
          <w:rFonts w:ascii="Fb Fontext" w:hAnsi="Fb Fontext"/>
          <w:rtl/>
        </w:rPr>
        <w:t>אף</w:t>
      </w:r>
      <w:r w:rsidRPr="007435EB">
        <w:rPr>
          <w:rFonts w:ascii="Fb Fontext" w:hAnsi="Fb Fontext"/>
          <w:rtl/>
        </w:rPr>
        <w:t xml:space="preserve"> הוא מת.</w:t>
      </w:r>
    </w:p>
    <w:p w14:paraId="2EF5BFB2" w14:textId="6836ACCA" w:rsidR="001A0959" w:rsidRPr="00915F49" w:rsidRDefault="00E8089F" w:rsidP="00915F49">
      <w:pPr>
        <w:rPr>
          <w:rStyle w:val="affffd"/>
          <w:rFonts w:cs="FrankRuehl"/>
          <w:b w:val="0"/>
          <w:bCs w:val="0"/>
          <w:sz w:val="18"/>
          <w:szCs w:val="18"/>
          <w:rtl/>
        </w:rPr>
      </w:pPr>
      <w:r w:rsidRPr="0097501B">
        <w:rPr>
          <w:rStyle w:val="affffd"/>
          <w:rtl/>
        </w:rPr>
        <w:t xml:space="preserve">ר"י: </w:t>
      </w:r>
      <w:r w:rsidRPr="007435EB">
        <w:rPr>
          <w:rtl/>
        </w:rPr>
        <w:t xml:space="preserve">אין מקיזין לו דם דמתוך שאדם בהול על ממונו, אי </w:t>
      </w:r>
      <w:r w:rsidR="0097501B">
        <w:rPr>
          <w:rFonts w:hint="cs"/>
          <w:rtl/>
        </w:rPr>
        <w:t xml:space="preserve">תתיר לו במקום </w:t>
      </w:r>
      <w:r w:rsidRPr="007435EB">
        <w:rPr>
          <w:rtl/>
        </w:rPr>
        <w:t>שאין עושין מום</w:t>
      </w:r>
      <w:r w:rsidR="0097501B">
        <w:rPr>
          <w:rFonts w:hint="cs"/>
          <w:rtl/>
        </w:rPr>
        <w:t xml:space="preserve">, יעשה </w:t>
      </w:r>
      <w:r w:rsidRPr="007435EB">
        <w:rPr>
          <w:rtl/>
        </w:rPr>
        <w:t>במקום שעושין מום.</w:t>
      </w:r>
    </w:p>
    <w:p w14:paraId="322D3ADC" w14:textId="77777777" w:rsidR="001A0959" w:rsidRDefault="00E8089F" w:rsidP="001A0959">
      <w:pPr>
        <w:pStyle w:val="36"/>
        <w:framePr w:wrap="notBeside"/>
        <w:rPr>
          <w:rStyle w:val="affffd"/>
          <w:spacing w:val="-6"/>
          <w:rtl/>
        </w:rPr>
      </w:pPr>
      <w:r w:rsidRPr="0065617C">
        <w:rPr>
          <w:rStyle w:val="affffd"/>
          <w:spacing w:val="-6"/>
          <w:rtl/>
        </w:rPr>
        <w:t>ורבנן:</w:t>
      </w:r>
    </w:p>
    <w:p w14:paraId="09BDAFAA" w14:textId="401BB8DC" w:rsidR="0097501B" w:rsidRPr="00915F49" w:rsidRDefault="00E8089F" w:rsidP="001A0959">
      <w:pPr>
        <w:rPr>
          <w:rtl/>
        </w:rPr>
      </w:pPr>
      <w:r w:rsidRPr="00915F49">
        <w:rPr>
          <w:rtl/>
        </w:rPr>
        <w:t xml:space="preserve">יקיז ובלבד שלא יטיל בו מום </w:t>
      </w:r>
      <w:r w:rsidR="0097501B" w:rsidRPr="00915F49">
        <w:rPr>
          <w:rFonts w:hint="cs"/>
          <w:rtl/>
        </w:rPr>
        <w:t xml:space="preserve">שאם לא תתיר כלל יבוא לעשות </w:t>
      </w:r>
    </w:p>
    <w:p w14:paraId="41FCC3D1" w14:textId="77777777" w:rsidR="001A0959" w:rsidRDefault="00DB7D63" w:rsidP="001A0959">
      <w:pPr>
        <w:pStyle w:val="36"/>
        <w:framePr w:wrap="notBeside"/>
        <w:rPr>
          <w:rStyle w:val="affffd"/>
          <w:rtl/>
        </w:rPr>
      </w:pPr>
      <w:r w:rsidRPr="00DB7D63">
        <w:rPr>
          <w:rStyle w:val="affffd"/>
          <w:rFonts w:hint="cs"/>
          <w:rtl/>
        </w:rPr>
        <w:lastRenderedPageBreak/>
        <w:t>•</w:t>
      </w:r>
      <w:r w:rsidR="0097501B" w:rsidRPr="00AC0CB1">
        <w:rPr>
          <w:rStyle w:val="affffd"/>
          <w:rFonts w:hint="cs"/>
          <w:rtl/>
        </w:rPr>
        <w:t xml:space="preserve"> </w:t>
      </w:r>
      <w:r w:rsidR="00E8089F" w:rsidRPr="0097501B">
        <w:rPr>
          <w:rStyle w:val="affffd"/>
          <w:rFonts w:hint="cs"/>
          <w:rtl/>
        </w:rPr>
        <w:t>ו</w:t>
      </w:r>
      <w:r w:rsidR="0097501B" w:rsidRPr="0097501B">
        <w:rPr>
          <w:rStyle w:val="affffd"/>
          <w:rtl/>
        </w:rPr>
        <w:t>ה</w:t>
      </w:r>
      <w:r w:rsidR="0097501B" w:rsidRPr="0097501B">
        <w:rPr>
          <w:rStyle w:val="affffd"/>
          <w:rFonts w:hint="cs"/>
          <w:rtl/>
        </w:rPr>
        <w:t>ך</w:t>
      </w:r>
      <w:r w:rsidR="00E8089F" w:rsidRPr="0097501B">
        <w:rPr>
          <w:rStyle w:val="affffd"/>
          <w:rtl/>
        </w:rPr>
        <w:t xml:space="preserve"> דר"י:</w:t>
      </w:r>
    </w:p>
    <w:p w14:paraId="594A6D03" w14:textId="77777777" w:rsidR="008402C7" w:rsidRDefault="0097501B" w:rsidP="008402C7">
      <w:pPr>
        <w:rPr>
          <w:rFonts w:ascii="Fb Fontext" w:hAnsi="Fb Fontext"/>
          <w:rtl/>
        </w:rPr>
      </w:pPr>
      <w:r>
        <w:rPr>
          <w:rFonts w:ascii="Fb Fontext" w:hAnsi="Fb Fontext"/>
          <w:rtl/>
        </w:rPr>
        <w:t>דאין מקרדין הבהמה ביו"ט</w:t>
      </w:r>
      <w:r w:rsidR="00E8089F" w:rsidRPr="007435EB">
        <w:rPr>
          <w:rFonts w:ascii="Fb Fontext" w:hAnsi="Fb Fontext"/>
          <w:rtl/>
        </w:rPr>
        <w:t xml:space="preserve"> </w:t>
      </w:r>
      <w:r w:rsidR="00E8089F" w:rsidRPr="0097501B">
        <w:rPr>
          <w:rStyle w:val="afffff6"/>
          <w:rtl/>
        </w:rPr>
        <w:t>מפני שהוא עושה חבורה</w:t>
      </w:r>
      <w:r w:rsidR="00E8089F" w:rsidRPr="007435EB">
        <w:rPr>
          <w:rFonts w:ascii="Fb Fontext" w:hAnsi="Fb Fontext"/>
          <w:rtl/>
        </w:rPr>
        <w:t xml:space="preserve"> אבל מקרצפין</w:t>
      </w:r>
    </w:p>
    <w:p w14:paraId="4E178434" w14:textId="77777777" w:rsidR="008402C7" w:rsidRDefault="00E8089F" w:rsidP="008402C7">
      <w:pPr>
        <w:pStyle w:val="36"/>
        <w:framePr w:wrap="notBeside"/>
        <w:rPr>
          <w:rtl/>
        </w:rPr>
      </w:pPr>
      <w:r w:rsidRPr="0097501B">
        <w:rPr>
          <w:rStyle w:val="affffd"/>
          <w:rtl/>
        </w:rPr>
        <w:t>וחכ"א:</w:t>
      </w:r>
    </w:p>
    <w:p w14:paraId="62819DF4" w14:textId="0A211660" w:rsidR="00E8089F" w:rsidRPr="007435EB" w:rsidRDefault="00E8089F" w:rsidP="008402C7">
      <w:pPr>
        <w:rPr>
          <w:rtl/>
        </w:rPr>
      </w:pPr>
      <w:r w:rsidRPr="007435EB">
        <w:rPr>
          <w:rtl/>
        </w:rPr>
        <w:t xml:space="preserve">אין מקדרין, </w:t>
      </w:r>
      <w:r w:rsidR="0097501B">
        <w:rPr>
          <w:rFonts w:hint="cs"/>
          <w:rtl/>
        </w:rPr>
        <w:t>ו</w:t>
      </w:r>
      <w:r w:rsidRPr="007435EB">
        <w:rPr>
          <w:rtl/>
        </w:rPr>
        <w:t>אין מקרצפין.</w:t>
      </w:r>
    </w:p>
    <w:p w14:paraId="7D77D83C" w14:textId="77777777" w:rsidR="00915F49" w:rsidRDefault="00E8089F" w:rsidP="00915F49">
      <w:pPr>
        <w:pStyle w:val="36"/>
        <w:framePr w:wrap="notBeside"/>
        <w:rPr>
          <w:rStyle w:val="affffd"/>
          <w:spacing w:val="-8"/>
          <w:rtl/>
        </w:rPr>
      </w:pPr>
      <w:r w:rsidRPr="0065617C">
        <w:rPr>
          <w:rStyle w:val="affffd"/>
          <w:spacing w:val="-8"/>
          <w:rtl/>
        </w:rPr>
        <w:t xml:space="preserve">ותניא </w:t>
      </w:r>
    </w:p>
    <w:p w14:paraId="2195743B" w14:textId="373615FB" w:rsidR="00E8089F" w:rsidRPr="0065617C" w:rsidRDefault="00915F49" w:rsidP="00E8089F">
      <w:pPr>
        <w:rPr>
          <w:spacing w:val="-8"/>
          <w:rtl/>
        </w:rPr>
      </w:pPr>
      <w:r>
        <w:rPr>
          <w:rStyle w:val="afffa"/>
          <w:rFonts w:hint="cs"/>
          <w:rtl/>
        </w:rPr>
        <w:t>ק</w:t>
      </w:r>
      <w:r w:rsidR="0097501B" w:rsidRPr="005C3FF1">
        <w:rPr>
          <w:rStyle w:val="afffa"/>
          <w:rtl/>
        </w:rPr>
        <w:t>ידור</w:t>
      </w:r>
      <w:r w:rsidR="0097501B" w:rsidRPr="00915F49">
        <w:rPr>
          <w:rFonts w:hint="cs"/>
          <w:rtl/>
        </w:rPr>
        <w:t>-</w:t>
      </w:r>
      <w:r w:rsidR="0097501B" w:rsidRPr="00915F49">
        <w:rPr>
          <w:rtl/>
        </w:rPr>
        <w:t xml:space="preserve"> קטנים ועושין חבורה</w:t>
      </w:r>
      <w:r w:rsidR="0097501B" w:rsidRPr="0065617C">
        <w:rPr>
          <w:spacing w:val="-8"/>
          <w:rtl/>
        </w:rPr>
        <w:t xml:space="preserve">. </w:t>
      </w:r>
      <w:r w:rsidR="0097501B" w:rsidRPr="005C3FF1">
        <w:rPr>
          <w:rStyle w:val="afffa"/>
          <w:rtl/>
        </w:rPr>
        <w:t>קרצוף</w:t>
      </w:r>
      <w:r w:rsidR="0097501B" w:rsidRPr="0065617C">
        <w:rPr>
          <w:spacing w:val="-8"/>
          <w:rtl/>
        </w:rPr>
        <w:t xml:space="preserve"> -גדולים</w:t>
      </w:r>
      <w:r w:rsidR="00E8089F" w:rsidRPr="0065617C">
        <w:rPr>
          <w:spacing w:val="-8"/>
          <w:rtl/>
        </w:rPr>
        <w:t xml:space="preserve"> ואין עושין חבורה.</w:t>
      </w:r>
    </w:p>
    <w:p w14:paraId="3FCC6576" w14:textId="77777777" w:rsidR="001A0959" w:rsidRDefault="00E8089F" w:rsidP="001A0959">
      <w:pPr>
        <w:pStyle w:val="36"/>
        <w:framePr w:wrap="notBeside"/>
        <w:rPr>
          <w:rFonts w:ascii="Fb Fontext" w:hAnsi="Fb Fontext"/>
          <w:rtl/>
        </w:rPr>
      </w:pPr>
      <w:r w:rsidRPr="0065617C">
        <w:rPr>
          <w:rStyle w:val="affffd"/>
          <w:spacing w:val="-4"/>
          <w:rtl/>
        </w:rPr>
        <w:t xml:space="preserve">לר"י </w:t>
      </w:r>
    </w:p>
    <w:p w14:paraId="7D98C60F" w14:textId="6F83F058" w:rsidR="00E8089F" w:rsidRPr="008402C7" w:rsidRDefault="008402C7" w:rsidP="0097501B">
      <w:pPr>
        <w:rPr>
          <w:rtl/>
        </w:rPr>
      </w:pPr>
      <w:r w:rsidRPr="008402C7">
        <w:rPr>
          <w:rStyle w:val="affffd"/>
          <w:rFonts w:hint="cs"/>
          <w:rtl/>
        </w:rPr>
        <w:t>כ</w:t>
      </w:r>
      <w:r w:rsidR="0097501B" w:rsidRPr="008402C7">
        <w:rPr>
          <w:rStyle w:val="affffd"/>
          <w:rFonts w:hint="cs"/>
          <w:rtl/>
        </w:rPr>
        <w:t>אן</w:t>
      </w:r>
      <w:r w:rsidR="00E8089F" w:rsidRPr="008402C7">
        <w:rPr>
          <w:rtl/>
        </w:rPr>
        <w:t xml:space="preserve"> אי </w:t>
      </w:r>
      <w:r w:rsidR="0097501B" w:rsidRPr="008402C7">
        <w:rPr>
          <w:rFonts w:hint="cs"/>
          <w:rtl/>
        </w:rPr>
        <w:t xml:space="preserve">יניחו </w:t>
      </w:r>
      <w:r w:rsidR="0097501B" w:rsidRPr="008402C7">
        <w:rPr>
          <w:rtl/>
        </w:rPr>
        <w:t>צער</w:t>
      </w:r>
      <w:r w:rsidR="00E8089F" w:rsidRPr="008402C7">
        <w:rPr>
          <w:rtl/>
        </w:rPr>
        <w:t xml:space="preserve"> </w:t>
      </w:r>
      <w:r w:rsidR="0097501B" w:rsidRPr="008402C7">
        <w:rPr>
          <w:rFonts w:hint="cs"/>
          <w:rtl/>
        </w:rPr>
        <w:t>בעלמא</w:t>
      </w:r>
      <w:r w:rsidR="00E8089F" w:rsidRPr="008402C7">
        <w:rPr>
          <w:rtl/>
        </w:rPr>
        <w:t xml:space="preserve"> הוא לא אמרי' אדם בהול על ממונו.</w:t>
      </w:r>
    </w:p>
    <w:p w14:paraId="68F32A5A" w14:textId="77777777" w:rsidR="00E8089F" w:rsidRPr="007435EB" w:rsidRDefault="00E8089F" w:rsidP="0097501B">
      <w:pPr>
        <w:rPr>
          <w:rtl/>
        </w:rPr>
      </w:pPr>
      <w:r w:rsidRPr="008402C7">
        <w:rPr>
          <w:rStyle w:val="affffd"/>
          <w:rtl/>
        </w:rPr>
        <w:t xml:space="preserve">משא"כ </w:t>
      </w:r>
      <w:r w:rsidR="0097501B" w:rsidRPr="008402C7">
        <w:rPr>
          <w:rStyle w:val="affffd"/>
          <w:rFonts w:hint="cs"/>
          <w:rtl/>
        </w:rPr>
        <w:t>ש</w:t>
      </w:r>
      <w:r w:rsidRPr="008402C7">
        <w:rPr>
          <w:rStyle w:val="affffd"/>
          <w:rtl/>
        </w:rPr>
        <w:t>ם</w:t>
      </w:r>
      <w:r w:rsidRPr="007435EB">
        <w:rPr>
          <w:rtl/>
        </w:rPr>
        <w:t xml:space="preserve"> דאי </w:t>
      </w:r>
      <w:r w:rsidR="0097501B">
        <w:rPr>
          <w:rFonts w:hint="cs"/>
          <w:rtl/>
        </w:rPr>
        <w:t>יעזבו חישי' שימות</w:t>
      </w:r>
      <w:r w:rsidRPr="007435EB">
        <w:rPr>
          <w:rFonts w:hint="cs"/>
          <w:rtl/>
        </w:rPr>
        <w:t>.</w:t>
      </w:r>
    </w:p>
    <w:p w14:paraId="68F2D7AB" w14:textId="77777777" w:rsidR="001A0959" w:rsidRDefault="00E8089F" w:rsidP="001A0959">
      <w:pPr>
        <w:pStyle w:val="36"/>
        <w:framePr w:wrap="notBeside"/>
        <w:rPr>
          <w:rFonts w:ascii="Fb Fontext" w:hAnsi="Fb Fontext"/>
          <w:rtl/>
        </w:rPr>
      </w:pPr>
      <w:r w:rsidRPr="0065617C">
        <w:rPr>
          <w:rStyle w:val="affffd"/>
          <w:spacing w:val="-2"/>
          <w:rtl/>
        </w:rPr>
        <w:t>לר"י</w:t>
      </w:r>
      <w:r w:rsidR="0097501B" w:rsidRPr="0065617C">
        <w:rPr>
          <w:rFonts w:ascii="Fb Fontext" w:hAnsi="Fb Fontext" w:hint="cs"/>
          <w:rtl/>
        </w:rPr>
        <w:t xml:space="preserve"> </w:t>
      </w:r>
    </w:p>
    <w:p w14:paraId="53ACB71B" w14:textId="340B1026" w:rsidR="00E8089F" w:rsidRPr="008402C7" w:rsidRDefault="001A0959" w:rsidP="0097501B">
      <w:pPr>
        <w:spacing w:before="4"/>
        <w:rPr>
          <w:rtl/>
        </w:rPr>
      </w:pPr>
      <w:r w:rsidRPr="008402C7">
        <w:rPr>
          <w:rFonts w:hint="cs"/>
          <w:rtl/>
        </w:rPr>
        <w:t>ג</w:t>
      </w:r>
      <w:r w:rsidR="0097501B" w:rsidRPr="008402C7">
        <w:rPr>
          <w:rtl/>
        </w:rPr>
        <w:t>זר בחמץ</w:t>
      </w:r>
      <w:r w:rsidR="00E8089F" w:rsidRPr="008402C7">
        <w:rPr>
          <w:rFonts w:hint="cs"/>
          <w:rtl/>
        </w:rPr>
        <w:t xml:space="preserve"> </w:t>
      </w:r>
      <w:r w:rsidR="00E8089F" w:rsidRPr="008402C7">
        <w:rPr>
          <w:rtl/>
        </w:rPr>
        <w:t>דלחם בלחם מיחלף, קידור בקרצוף לא מיחלף.</w:t>
      </w:r>
    </w:p>
    <w:p w14:paraId="23F95CAE" w14:textId="12016BA1" w:rsidR="00E8089F" w:rsidRPr="0097501B" w:rsidRDefault="00F47631" w:rsidP="00F47631">
      <w:pPr>
        <w:pStyle w:val="affd"/>
        <w:rPr>
          <w:bCs/>
          <w:rtl/>
        </w:rPr>
      </w:pPr>
      <w:r>
        <w:rPr>
          <w:rFonts w:hint="cs"/>
          <w:rtl/>
        </w:rPr>
        <w:t>***</w:t>
      </w:r>
    </w:p>
    <w:p>
      <w:pPr>
        <w:pStyle w:val="affffff1"/>
        <w:rPr>
          <w:ins w:id="20108" w:author="קלוד" w:date="2026-10-06T10:09:47Z"/>
        </w:rPr>
      </w:pPr>
      <w:ins w:id="20107" w:author="קלוד" w:date="2026-10-06T10:09:47Z">
        <w:r>
          <w:t xml:space="preserve">משנה ד</w:t>
        </w:r>
      </w:ins>
    </w:p>
    <w:p w14:paraId="306538D5" w14:textId="77777777" w:rsidR="00E8089F" w:rsidRPr="007435EB" w:rsidRDefault="00E8089F" w:rsidP="00E8089F">
      <w:pPr>
        <w:pStyle w:val="afff5"/>
        <w:rPr>
          <w:b/>
          <w:rtl/>
        </w:rPr>
      </w:pPr>
      <w:r w:rsidRPr="008402C7">
        <w:rPr>
          <w:rStyle w:val="TanaimMishna"/>
          <w:rtl/>
          <w:rPrChange w:id="20006" w:author="קלוד" w:date="2026-10-06T10:09:47Z">
            <w:rPr>
              <w:rStyle w:val="affffd"/>
              <w:rtl/>
            </w:rPr>
          </w:rPrChange>
        </w:rPr>
        <w:t>ר"מ:</w:t>
      </w:r>
      <w:r w:rsidRPr="007435EB">
        <w:rPr>
          <w:b/>
          <w:rtl/>
        </w:rPr>
        <w:t xml:space="preserve"> אוכלים כל חמש, ושורפין בתחלת שש.</w:t>
      </w:r>
    </w:p>
    <w:p w14:paraId="36421101" w14:textId="77777777" w:rsidR="00E8089F" w:rsidRPr="007435EB" w:rsidRDefault="00E8089F" w:rsidP="00E8089F">
      <w:pPr>
        <w:pStyle w:val="afff5"/>
        <w:rPr>
          <w:b/>
          <w:rtl/>
        </w:rPr>
      </w:pPr>
      <w:r w:rsidRPr="008402C7">
        <w:rPr>
          <w:rStyle w:val="TanaimMishna"/>
          <w:rtl/>
          <w:rPrChange w:id="20007" w:author="קלוד" w:date="2026-10-06T10:09:47Z">
            <w:rPr>
              <w:rStyle w:val="affffd"/>
              <w:rtl/>
            </w:rPr>
          </w:rPrChange>
        </w:rPr>
        <w:t>ר"י:</w:t>
      </w:r>
      <w:r w:rsidRPr="007435EB">
        <w:rPr>
          <w:b/>
          <w:rtl/>
        </w:rPr>
        <w:t xml:space="preserve"> אוכלין כל ארבע, ותולין כל חמש, ושורפין בתחלת שש.</w:t>
      </w:r>
    </w:p>
    <w:p w14:paraId="1F933419" w14:textId="77777777" w:rsidR="00E8089F" w:rsidRPr="007435EB" w:rsidRDefault="00E8089F" w:rsidP="0097501B">
      <w:pPr>
        <w:pStyle w:val="afff5"/>
        <w:rPr>
          <w:b/>
          <w:rtl/>
        </w:rPr>
      </w:pPr>
      <w:r w:rsidRPr="008402C7">
        <w:rPr>
          <w:rStyle w:val="TanaimMishna"/>
          <w:rtl/>
          <w:rPrChange w:id="20008" w:author="קלוד" w:date="2026-10-06T10:09:47Z">
            <w:rPr>
              <w:rStyle w:val="affffd"/>
              <w:rtl/>
            </w:rPr>
          </w:rPrChange>
        </w:rPr>
        <w:t>ועוד אר"י:</w:t>
      </w:r>
      <w:r w:rsidRPr="0097501B">
        <w:rPr>
          <w:rStyle w:val="afffff8"/>
          <w:rtl/>
        </w:rPr>
        <w:t xml:space="preserve"> </w:t>
      </w:r>
      <w:r w:rsidR="0097501B">
        <w:rPr>
          <w:rFonts w:hint="cs"/>
          <w:b/>
          <w:rtl/>
        </w:rPr>
        <w:t>ב'</w:t>
      </w:r>
      <w:r w:rsidRPr="007435EB">
        <w:rPr>
          <w:b/>
          <w:rtl/>
        </w:rPr>
        <w:t xml:space="preserve"> חלות תודה פסולות מונחות ע</w:t>
      </w:r>
      <w:r w:rsidR="0097501B">
        <w:rPr>
          <w:rFonts w:hint="cs"/>
          <w:b/>
          <w:rtl/>
        </w:rPr>
        <w:t>"ג</w:t>
      </w:r>
      <w:r w:rsidRPr="007435EB">
        <w:rPr>
          <w:b/>
          <w:rtl/>
        </w:rPr>
        <w:t xml:space="preserve"> האיצטבא.</w:t>
      </w:r>
    </w:p>
    <w:p w14:paraId="6D4269A9" w14:textId="77777777" w:rsidR="00E8089F" w:rsidRPr="007435EB" w:rsidRDefault="0097501B" w:rsidP="00E8089F">
      <w:pPr>
        <w:pStyle w:val="afff5"/>
        <w:rPr>
          <w:b/>
          <w:rtl/>
        </w:rPr>
      </w:pPr>
      <w:r>
        <w:rPr>
          <w:rFonts w:hint="cs"/>
          <w:b/>
          <w:rtl/>
        </w:rPr>
        <w:t xml:space="preserve"> </w:t>
      </w:r>
      <w:r>
        <w:rPr>
          <w:rFonts w:hint="cs"/>
          <w:b/>
          <w:rtl/>
        </w:rPr>
        <w:tab/>
      </w:r>
      <w:r>
        <w:rPr>
          <w:b/>
          <w:rtl/>
        </w:rPr>
        <w:tab/>
      </w:r>
      <w:r>
        <w:rPr>
          <w:b/>
          <w:rtl/>
        </w:rPr>
        <w:tab/>
      </w:r>
      <w:r>
        <w:rPr>
          <w:b/>
          <w:rtl/>
        </w:rPr>
        <w:tab/>
      </w:r>
      <w:r>
        <w:rPr>
          <w:b/>
          <w:rtl/>
        </w:rPr>
        <w:tab/>
      </w:r>
      <w:r w:rsidR="00E8089F" w:rsidRPr="007435EB">
        <w:rPr>
          <w:b/>
          <w:rtl/>
        </w:rPr>
        <w:t>כל זמן שמונחות כל העם אוכלין.</w:t>
      </w:r>
    </w:p>
    <w:p w14:paraId="27DC7CA5" w14:textId="77777777" w:rsidR="0097501B" w:rsidRDefault="0097501B" w:rsidP="00B3104B">
      <w:pPr>
        <w:pStyle w:val="afff5"/>
        <w:rPr>
          <w:rtl/>
        </w:rPr>
      </w:pPr>
      <w:r>
        <w:rPr>
          <w:rFonts w:hint="cs"/>
          <w:rtl/>
        </w:rPr>
        <w:t xml:space="preserve"> </w:t>
      </w:r>
      <w:r>
        <w:rPr>
          <w:rFonts w:hint="cs"/>
          <w:rtl/>
        </w:rPr>
        <w:tab/>
      </w:r>
      <w:r>
        <w:rPr>
          <w:rtl/>
        </w:rPr>
        <w:tab/>
      </w:r>
      <w:r>
        <w:rPr>
          <w:rtl/>
        </w:rPr>
        <w:tab/>
      </w:r>
      <w:r>
        <w:rPr>
          <w:rtl/>
        </w:rPr>
        <w:tab/>
      </w:r>
      <w:r>
        <w:rPr>
          <w:rtl/>
        </w:rPr>
        <w:tab/>
      </w:r>
      <w:r w:rsidR="00E8089F" w:rsidRPr="007435EB">
        <w:rPr>
          <w:rtl/>
        </w:rPr>
        <w:t>ניטלה אחת תולין, לא א</w:t>
      </w:r>
      <w:r w:rsidR="00B3104B" w:rsidRPr="007435EB">
        <w:rPr>
          <w:rtl/>
        </w:rPr>
        <w:t xml:space="preserve">וכלין ולא שורפין, </w:t>
      </w:r>
    </w:p>
    <w:p w14:paraId="50A69058" w14:textId="77777777" w:rsidR="00E8089F" w:rsidRPr="007435EB" w:rsidRDefault="0097501B" w:rsidP="00B3104B">
      <w:pPr>
        <w:pStyle w:val="afff5"/>
        <w:rPr>
          <w:rtl/>
        </w:rPr>
      </w:pPr>
      <w:r>
        <w:rPr>
          <w:rFonts w:hint="cs"/>
          <w:rtl/>
        </w:rPr>
        <w:t xml:space="preserve"> </w:t>
      </w:r>
      <w:r>
        <w:rPr>
          <w:rFonts w:hint="cs"/>
          <w:rtl/>
        </w:rPr>
        <w:tab/>
      </w:r>
      <w:r>
        <w:rPr>
          <w:rtl/>
        </w:rPr>
        <w:tab/>
      </w:r>
      <w:r>
        <w:rPr>
          <w:rtl/>
        </w:rPr>
        <w:tab/>
      </w:r>
      <w:r>
        <w:rPr>
          <w:rtl/>
        </w:rPr>
        <w:tab/>
      </w:r>
      <w:r>
        <w:rPr>
          <w:rtl/>
        </w:rPr>
        <w:tab/>
      </w:r>
      <w:r w:rsidR="00B3104B" w:rsidRPr="007435EB">
        <w:rPr>
          <w:rtl/>
        </w:rPr>
        <w:t>ניטלו שתיהן</w:t>
      </w:r>
      <w:r w:rsidR="00B3104B" w:rsidRPr="007435EB">
        <w:rPr>
          <w:rFonts w:hint="cs"/>
          <w:rtl/>
        </w:rPr>
        <w:t xml:space="preserve"> </w:t>
      </w:r>
      <w:r w:rsidR="00E8089F" w:rsidRPr="007435EB">
        <w:rPr>
          <w:rtl/>
        </w:rPr>
        <w:t>התחילו כל העם שורפין.</w:t>
      </w:r>
    </w:p>
    <w:p w14:paraId="20FC67F9" w14:textId="77777777" w:rsidR="00E8089F" w:rsidRDefault="00E8089F" w:rsidP="008402C7">
      <w:pPr>
        <w:pStyle w:val="afff5"/>
        <w:spacing w:after="120"/>
        <w:rPr>
          <w:bCs/>
          <w:rtl/>
        </w:rPr>
      </w:pPr>
      <w:r w:rsidRPr="008402C7">
        <w:rPr>
          <w:rStyle w:val="TanaimMishna"/>
          <w:rtl/>
          <w:rPrChange w:id="20009" w:author="קלוד" w:date="2026-10-06T10:09:47Z">
            <w:rPr>
              <w:rStyle w:val="affffd"/>
              <w:rtl/>
            </w:rPr>
          </w:rPrChange>
        </w:rPr>
        <w:t>ר"ג:</w:t>
      </w:r>
      <w:r w:rsidRPr="007435EB">
        <w:rPr>
          <w:b/>
          <w:rtl/>
          <w:rPrChange w:id="40002" w:author="Claude" w:date="2026-10-06T13:34:51Z">
            <w:rPr>
              <w:b/>
              <w:sz w:val="20"/>
              <w:rtl/>
            </w:rPr>
          </w:rPrChange>
        </w:rPr>
        <w:t xml:space="preserve"> חולין נאכלין כל ארבע, ותרומה כל חמש, ושורפין בתחלת שש.</w:t>
      </w:r>
    </w:p>
    <w:p w14:paraId="59F91F22" w14:textId="5A6C6811" w:rsidR="008402C7" w:rsidRPr="007435EB" w:rsidRDefault="008402C7" w:rsidP="008402C7">
      <w:pPr>
        <w:pStyle w:val="afffff0"/>
        <w:rPr>
          <w:rtl/>
        </w:rPr>
      </w:pPr>
      <w:r>
        <w:rPr>
          <w:rFonts w:hint="cs"/>
          <w:rtl/>
        </w:rPr>
        <w:t>תנאים לשיטתם</w:t>
      </w:r>
    </w:p>
    <w:p w14:paraId="0E2D736F" w14:textId="77777777" w:rsidR="00E8089F" w:rsidRPr="007435EB" w:rsidRDefault="00E8089F" w:rsidP="005C3FF1">
      <w:pPr>
        <w:pStyle w:val="afff"/>
        <w:framePr w:wrap="around"/>
        <w:rPr>
          <w:rtl/>
        </w:rPr>
      </w:pPr>
      <w:r w:rsidRPr="007435EB">
        <w:rPr>
          <w:rFonts w:hint="cs"/>
          <w:rtl/>
        </w:rPr>
        <w:t>יא:</w:t>
      </w:r>
    </w:p>
    <w:p w14:paraId="77BDF22B" w14:textId="77777777" w:rsidR="008402C7" w:rsidRDefault="00E8089F" w:rsidP="008402C7">
      <w:pPr>
        <w:pStyle w:val="36"/>
        <w:framePr w:wrap="notBeside"/>
        <w:rPr>
          <w:rStyle w:val="affffd"/>
          <w:rtl/>
        </w:rPr>
      </w:pPr>
      <w:r w:rsidRPr="0097501B">
        <w:rPr>
          <w:rStyle w:val="affffd"/>
          <w:rtl/>
        </w:rPr>
        <w:t>תנן:</w:t>
      </w:r>
    </w:p>
    <w:p w14:paraId="00B210BE" w14:textId="067D236B" w:rsidR="00E8089F" w:rsidRPr="007435EB" w:rsidRDefault="00E8089F" w:rsidP="0097501B">
      <w:pPr>
        <w:rPr>
          <w:rtl/>
        </w:rPr>
      </w:pPr>
      <w:r w:rsidRPr="007435EB">
        <w:rPr>
          <w:rFonts w:ascii="Fb Fontext" w:hAnsi="Fb Fontext"/>
          <w:rtl/>
        </w:rPr>
        <w:t>אחד אומר ב</w:t>
      </w:r>
      <w:r w:rsidR="0097501B">
        <w:rPr>
          <w:rFonts w:ascii="Fb Fontext" w:hAnsi="Fb Fontext" w:hint="cs"/>
          <w:rtl/>
        </w:rPr>
        <w:t>ב'</w:t>
      </w:r>
      <w:r w:rsidRPr="007435EB">
        <w:rPr>
          <w:rFonts w:ascii="Fb Fontext" w:hAnsi="Fb Fontext"/>
          <w:rtl/>
        </w:rPr>
        <w:t xml:space="preserve"> בחדש</w:t>
      </w:r>
      <w:r w:rsidR="0097501B">
        <w:rPr>
          <w:rFonts w:ascii="Fb Fontext" w:hAnsi="Fb Fontext" w:hint="cs"/>
          <w:rtl/>
        </w:rPr>
        <w:t>,</w:t>
      </w:r>
      <w:r w:rsidR="0097501B">
        <w:rPr>
          <w:rFonts w:ascii="Fb Fontext" w:hAnsi="Fb Fontext"/>
          <w:rtl/>
        </w:rPr>
        <w:t xml:space="preserve"> ואחד אומר</w:t>
      </w:r>
      <w:r w:rsidR="0097501B">
        <w:rPr>
          <w:rFonts w:ascii="Fb Fontext" w:hAnsi="Fb Fontext" w:hint="cs"/>
          <w:rtl/>
        </w:rPr>
        <w:t xml:space="preserve"> בג'</w:t>
      </w:r>
      <w:r w:rsidRPr="007435EB">
        <w:rPr>
          <w:rFonts w:ascii="Fb Fontext" w:hAnsi="Fb Fontext"/>
          <w:rtl/>
        </w:rPr>
        <w:t xml:space="preserve"> </w:t>
      </w:r>
      <w:r w:rsidR="0097501B">
        <w:rPr>
          <w:rFonts w:ascii="Fb Fontext" w:hAnsi="Fb Fontext" w:hint="cs"/>
          <w:rtl/>
        </w:rPr>
        <w:t xml:space="preserve">- </w:t>
      </w:r>
      <w:r w:rsidRPr="007435EB">
        <w:rPr>
          <w:rFonts w:ascii="Fb Fontext" w:hAnsi="Fb Fontext"/>
          <w:rtl/>
        </w:rPr>
        <w:t>עדותן קיימת.</w:t>
      </w:r>
    </w:p>
    <w:p w14:paraId="4A38EAF7" w14:textId="6F18CDE0" w:rsidR="00E8089F" w:rsidRPr="007435EB" w:rsidRDefault="00E8089F" w:rsidP="0097501B">
      <w:pPr>
        <w:pStyle w:val="affff7"/>
        <w:rPr>
          <w:rtl/>
        </w:rPr>
      </w:pPr>
      <w:r w:rsidRPr="007435EB">
        <w:rPr>
          <w:rtl/>
        </w:rPr>
        <w:t xml:space="preserve">- </w:t>
      </w:r>
      <w:r w:rsidR="00556CCA">
        <w:rPr>
          <w:rFonts w:hint="cs"/>
          <w:rtl/>
        </w:rPr>
        <w:t xml:space="preserve">   </w:t>
      </w:r>
      <w:r w:rsidRPr="007435EB">
        <w:rPr>
          <w:rtl/>
        </w:rPr>
        <w:t>שזה יודע בעבורו של חדש</w:t>
      </w:r>
      <w:r w:rsidR="0097501B">
        <w:rPr>
          <w:rFonts w:hint="cs"/>
          <w:rtl/>
        </w:rPr>
        <w:t>,</w:t>
      </w:r>
      <w:r w:rsidRPr="007435EB">
        <w:rPr>
          <w:rtl/>
        </w:rPr>
        <w:t xml:space="preserve"> </w:t>
      </w:r>
      <w:r w:rsidR="0097501B">
        <w:rPr>
          <w:rFonts w:hint="cs"/>
          <w:rtl/>
        </w:rPr>
        <w:t>וזה לא</w:t>
      </w:r>
      <w:r w:rsidR="008402C7">
        <w:rPr>
          <w:rFonts w:hint="cs"/>
          <w:rtl/>
        </w:rPr>
        <w:t>.</w:t>
      </w:r>
      <w:r w:rsidR="0097501B">
        <w:rPr>
          <w:rFonts w:hint="cs"/>
          <w:rtl/>
        </w:rPr>
        <w:t xml:space="preserve"> </w:t>
      </w:r>
    </w:p>
    <w:p w14:paraId="049AEA70" w14:textId="77777777" w:rsidR="00E8089F" w:rsidRPr="007435EB" w:rsidRDefault="00E8089F" w:rsidP="0097501B">
      <w:pPr>
        <w:ind w:firstLine="113"/>
        <w:rPr>
          <w:rtl/>
        </w:rPr>
      </w:pPr>
      <w:r w:rsidRPr="007435EB">
        <w:rPr>
          <w:rFonts w:ascii="Fb Fontext" w:hAnsi="Fb Fontext"/>
          <w:rtl/>
        </w:rPr>
        <w:t>אחד אומר ב</w:t>
      </w:r>
      <w:r w:rsidR="0097501B">
        <w:rPr>
          <w:rFonts w:ascii="Fb Fontext" w:hAnsi="Fb Fontext" w:hint="cs"/>
          <w:rtl/>
        </w:rPr>
        <w:t>ג'</w:t>
      </w:r>
      <w:r w:rsidRPr="007435EB">
        <w:rPr>
          <w:rFonts w:ascii="Fb Fontext" w:hAnsi="Fb Fontext"/>
          <w:rtl/>
        </w:rPr>
        <w:t xml:space="preserve"> ואחד אומר ב</w:t>
      </w:r>
      <w:r w:rsidR="0097501B">
        <w:rPr>
          <w:rFonts w:ascii="Fb Fontext" w:hAnsi="Fb Fontext" w:hint="cs"/>
          <w:rtl/>
        </w:rPr>
        <w:t>ה'</w:t>
      </w:r>
      <w:r w:rsidRPr="007435EB">
        <w:rPr>
          <w:rFonts w:ascii="Fb Fontext" w:hAnsi="Fb Fontext"/>
          <w:rtl/>
        </w:rPr>
        <w:t xml:space="preserve"> - עדותן בטלה.</w:t>
      </w:r>
    </w:p>
    <w:p w14:paraId="46208E6C" w14:textId="77777777" w:rsidR="00E8089F" w:rsidRPr="007435EB" w:rsidRDefault="00E8089F" w:rsidP="0097501B">
      <w:pPr>
        <w:ind w:left="113"/>
        <w:rPr>
          <w:rtl/>
        </w:rPr>
      </w:pPr>
      <w:r w:rsidRPr="007435EB">
        <w:rPr>
          <w:rtl/>
        </w:rPr>
        <w:t>אחד אומר ב</w:t>
      </w:r>
      <w:r w:rsidR="0097501B">
        <w:rPr>
          <w:rFonts w:hint="cs"/>
          <w:rtl/>
        </w:rPr>
        <w:t>ב'</w:t>
      </w:r>
      <w:r w:rsidRPr="007435EB">
        <w:rPr>
          <w:rtl/>
        </w:rPr>
        <w:t xml:space="preserve"> שעות ואחד אומר ב</w:t>
      </w:r>
      <w:r w:rsidR="0097501B">
        <w:rPr>
          <w:rFonts w:hint="cs"/>
          <w:rtl/>
        </w:rPr>
        <w:t>ג'</w:t>
      </w:r>
      <w:r w:rsidR="0097501B">
        <w:rPr>
          <w:rtl/>
        </w:rPr>
        <w:t xml:space="preserve"> שעות</w:t>
      </w:r>
      <w:r w:rsidR="0097501B">
        <w:rPr>
          <w:rFonts w:hint="cs"/>
          <w:rtl/>
        </w:rPr>
        <w:t>-</w:t>
      </w:r>
      <w:r w:rsidRPr="007435EB">
        <w:rPr>
          <w:rtl/>
        </w:rPr>
        <w:t xml:space="preserve"> עדותן קיימת.</w:t>
      </w:r>
    </w:p>
    <w:p w14:paraId="6A04A6DD" w14:textId="77777777" w:rsidR="00E8089F" w:rsidRPr="0065617C" w:rsidRDefault="00E8089F" w:rsidP="0097501B">
      <w:pPr>
        <w:ind w:firstLine="113"/>
        <w:rPr>
          <w:spacing w:val="-4"/>
          <w:rtl/>
        </w:rPr>
      </w:pPr>
      <w:r w:rsidRPr="0065617C">
        <w:rPr>
          <w:spacing w:val="-4"/>
          <w:rtl/>
        </w:rPr>
        <w:t>אחד אומר ב</w:t>
      </w:r>
      <w:r w:rsidR="0097501B" w:rsidRPr="0065617C">
        <w:rPr>
          <w:rFonts w:hint="cs"/>
          <w:spacing w:val="-4"/>
          <w:rtl/>
        </w:rPr>
        <w:t>ג'</w:t>
      </w:r>
      <w:r w:rsidRPr="0065617C">
        <w:rPr>
          <w:spacing w:val="-4"/>
          <w:rtl/>
        </w:rPr>
        <w:t xml:space="preserve"> ואחד אומר ב</w:t>
      </w:r>
      <w:r w:rsidR="0097501B" w:rsidRPr="0065617C">
        <w:rPr>
          <w:rFonts w:hint="cs"/>
          <w:spacing w:val="-4"/>
          <w:rtl/>
        </w:rPr>
        <w:t>ה'</w:t>
      </w:r>
      <w:r w:rsidRPr="0065617C">
        <w:rPr>
          <w:spacing w:val="-4"/>
          <w:rtl/>
        </w:rPr>
        <w:t xml:space="preserve"> </w:t>
      </w:r>
      <w:r w:rsidRPr="0065617C">
        <w:rPr>
          <w:rStyle w:val="affffd"/>
          <w:spacing w:val="-4"/>
          <w:rtl/>
        </w:rPr>
        <w:t>לר"מ</w:t>
      </w:r>
      <w:r w:rsidR="0097501B" w:rsidRPr="0065617C">
        <w:rPr>
          <w:rStyle w:val="affffd"/>
          <w:rFonts w:hint="cs"/>
          <w:spacing w:val="-4"/>
          <w:rtl/>
        </w:rPr>
        <w:t>:</w:t>
      </w:r>
      <w:r w:rsidRPr="0065617C">
        <w:rPr>
          <w:rStyle w:val="affffd"/>
          <w:spacing w:val="-4"/>
          <w:rtl/>
        </w:rPr>
        <w:t xml:space="preserve"> </w:t>
      </w:r>
      <w:r w:rsidRPr="0065617C">
        <w:rPr>
          <w:spacing w:val="-4"/>
          <w:rtl/>
        </w:rPr>
        <w:t xml:space="preserve">עדותן בטלה, </w:t>
      </w:r>
      <w:r w:rsidRPr="0065617C">
        <w:rPr>
          <w:rStyle w:val="affffd"/>
          <w:spacing w:val="-4"/>
          <w:rtl/>
        </w:rPr>
        <w:t>ר"י:</w:t>
      </w:r>
      <w:r w:rsidRPr="0065617C">
        <w:rPr>
          <w:spacing w:val="-4"/>
          <w:rtl/>
        </w:rPr>
        <w:t xml:space="preserve"> קיימת.</w:t>
      </w:r>
    </w:p>
    <w:p w14:paraId="4F826020" w14:textId="77777777" w:rsidR="0097501B" w:rsidRDefault="00E8089F" w:rsidP="0097501B">
      <w:pPr>
        <w:ind w:firstLine="113"/>
        <w:rPr>
          <w:rtl/>
        </w:rPr>
      </w:pPr>
      <w:r w:rsidRPr="007435EB">
        <w:rPr>
          <w:rtl/>
        </w:rPr>
        <w:t xml:space="preserve">אחד אומר </w:t>
      </w:r>
      <w:r w:rsidR="0097501B">
        <w:rPr>
          <w:rFonts w:hint="cs"/>
          <w:rtl/>
        </w:rPr>
        <w:t>בה'</w:t>
      </w:r>
      <w:r w:rsidRPr="007435EB">
        <w:rPr>
          <w:rtl/>
        </w:rPr>
        <w:t xml:space="preserve"> ואחד אומר ב</w:t>
      </w:r>
      <w:r w:rsidR="0097501B">
        <w:rPr>
          <w:rFonts w:hint="cs"/>
          <w:rtl/>
        </w:rPr>
        <w:t>ז'</w:t>
      </w:r>
      <w:r w:rsidRPr="007435EB">
        <w:rPr>
          <w:rtl/>
        </w:rPr>
        <w:t xml:space="preserve"> - עדותן בטלה, </w:t>
      </w:r>
    </w:p>
    <w:p w14:paraId="5C34C40F" w14:textId="01314463" w:rsidR="00E8089F" w:rsidRPr="008402C7" w:rsidRDefault="00E8089F" w:rsidP="008402C7">
      <w:pPr>
        <w:pStyle w:val="afffff4"/>
        <w:numPr>
          <w:ilvl w:val="0"/>
          <w:numId w:val="6"/>
        </w:numPr>
        <w:spacing w:after="120"/>
        <w:ind w:left="0" w:firstLine="0"/>
        <w:rPr>
          <w:rtl/>
        </w:rPr>
      </w:pPr>
      <w:r w:rsidRPr="007435EB">
        <w:rPr>
          <w:rtl/>
        </w:rPr>
        <w:t>שב</w:t>
      </w:r>
      <w:r w:rsidR="0097501B">
        <w:rPr>
          <w:rFonts w:hint="cs"/>
          <w:rtl/>
        </w:rPr>
        <w:t>ה'</w:t>
      </w:r>
      <w:r w:rsidRPr="007435EB">
        <w:rPr>
          <w:rtl/>
        </w:rPr>
        <w:t xml:space="preserve"> חמה במזרח</w:t>
      </w:r>
      <w:r w:rsidR="0097501B">
        <w:rPr>
          <w:rFonts w:hint="cs"/>
          <w:rtl/>
        </w:rPr>
        <w:t>,</w:t>
      </w:r>
      <w:r w:rsidRPr="007435EB">
        <w:rPr>
          <w:rtl/>
        </w:rPr>
        <w:t xml:space="preserve"> וב</w:t>
      </w:r>
      <w:r w:rsidR="0097501B">
        <w:rPr>
          <w:rFonts w:hint="cs"/>
          <w:rtl/>
        </w:rPr>
        <w:t>ז'</w:t>
      </w:r>
      <w:r w:rsidRPr="007435EB">
        <w:rPr>
          <w:rtl/>
        </w:rPr>
        <w:t xml:space="preserve"> חמה במערב.</w:t>
      </w:r>
    </w:p>
    <w:p w14:paraId="68179771" w14:textId="19CAE252" w:rsidR="008402C7" w:rsidRDefault="00E8089F" w:rsidP="008402C7">
      <w:pPr>
        <w:pStyle w:val="36"/>
        <w:framePr w:wrap="notBeside"/>
        <w:rPr>
          <w:rStyle w:val="affffd"/>
          <w:rtl/>
        </w:rPr>
      </w:pPr>
      <w:r w:rsidRPr="00556CCA">
        <w:rPr>
          <w:rStyle w:val="affffd"/>
          <w:rtl/>
        </w:rPr>
        <w:t>אביי:</w:t>
      </w:r>
      <w:r w:rsidR="008402C7">
        <w:rPr>
          <w:rStyle w:val="affffd"/>
          <w:rFonts w:hint="cs"/>
          <w:rtl/>
        </w:rPr>
        <w:t xml:space="preserve"> כשת''ל לר''מ:</w:t>
      </w:r>
    </w:p>
    <w:p w14:paraId="43EA5BDD" w14:textId="7E9701D7" w:rsidR="00E8089F" w:rsidRPr="007435EB" w:rsidRDefault="00E8089F" w:rsidP="008402C7">
      <w:pPr>
        <w:rPr>
          <w:rtl/>
        </w:rPr>
      </w:pPr>
      <w:r w:rsidRPr="005C3FF1">
        <w:rPr>
          <w:rStyle w:val="afffa"/>
          <w:rtl/>
        </w:rPr>
        <w:t>אין אדם טועה כלום</w:t>
      </w:r>
      <w:r w:rsidRPr="007435EB">
        <w:rPr>
          <w:rFonts w:ascii="Fb Fontext" w:hAnsi="Fb Fontext"/>
          <w:rtl/>
        </w:rPr>
        <w:t xml:space="preserve">, מעשה </w:t>
      </w:r>
      <w:r w:rsidR="008F01DA" w:rsidRPr="007435EB">
        <w:rPr>
          <w:rFonts w:ascii="Fb Fontext" w:hAnsi="Fb Fontext" w:hint="cs"/>
          <w:rtl/>
        </w:rPr>
        <w:t>היה בסוף שניה ותחילת שלישית</w:t>
      </w:r>
      <w:r w:rsidRPr="007435EB">
        <w:rPr>
          <w:rFonts w:ascii="Fb Fontext" w:hAnsi="Fb Fontext"/>
          <w:rtl/>
        </w:rPr>
        <w:t>.</w:t>
      </w:r>
    </w:p>
    <w:p w14:paraId="10D31151" w14:textId="77777777" w:rsidR="00E8089F" w:rsidRPr="007435EB" w:rsidRDefault="00E8089F" w:rsidP="008402C7">
      <w:pPr>
        <w:rPr>
          <w:rFonts w:cs="Guttman Vilna"/>
          <w:b/>
          <w:bCs/>
          <w:rtl/>
        </w:rPr>
      </w:pPr>
      <w:r w:rsidRPr="007435EB">
        <w:rPr>
          <w:rtl/>
        </w:rPr>
        <w:t>ו</w:t>
      </w:r>
      <w:r w:rsidR="00556CCA">
        <w:rPr>
          <w:rFonts w:hint="cs"/>
          <w:rtl/>
        </w:rPr>
        <w:t>זה</w:t>
      </w:r>
      <w:r w:rsidRPr="007435EB">
        <w:rPr>
          <w:rtl/>
        </w:rPr>
        <w:t xml:space="preserve"> </w:t>
      </w:r>
      <w:r w:rsidR="00556CCA">
        <w:rPr>
          <w:rFonts w:hint="cs"/>
          <w:rtl/>
        </w:rPr>
        <w:t>ש</w:t>
      </w:r>
      <w:r w:rsidR="00556CCA">
        <w:rPr>
          <w:rtl/>
        </w:rPr>
        <w:t>אמר שתים בסוף שתים, ו</w:t>
      </w:r>
      <w:r w:rsidR="00556CCA">
        <w:rPr>
          <w:rFonts w:hint="cs"/>
          <w:rtl/>
        </w:rPr>
        <w:t>זה</w:t>
      </w:r>
      <w:r w:rsidR="00556CCA">
        <w:rPr>
          <w:rtl/>
        </w:rPr>
        <w:t xml:space="preserve"> </w:t>
      </w:r>
      <w:r w:rsidR="00556CCA">
        <w:rPr>
          <w:rFonts w:hint="cs"/>
          <w:rtl/>
        </w:rPr>
        <w:t>ש</w:t>
      </w:r>
      <w:r w:rsidRPr="007435EB">
        <w:rPr>
          <w:rtl/>
        </w:rPr>
        <w:t xml:space="preserve">אמר </w:t>
      </w:r>
      <w:r w:rsidR="00556CCA">
        <w:rPr>
          <w:rFonts w:hint="cs"/>
          <w:rtl/>
        </w:rPr>
        <w:t>ג'-</w:t>
      </w:r>
      <w:r w:rsidRPr="007435EB">
        <w:rPr>
          <w:rtl/>
        </w:rPr>
        <w:t xml:space="preserve"> בתחלת </w:t>
      </w:r>
      <w:r w:rsidR="00556CCA">
        <w:rPr>
          <w:rFonts w:hint="cs"/>
          <w:rtl/>
        </w:rPr>
        <w:t>ג'</w:t>
      </w:r>
      <w:r w:rsidRPr="007435EB">
        <w:rPr>
          <w:rtl/>
        </w:rPr>
        <w:t>.</w:t>
      </w:r>
    </w:p>
    <w:p w14:paraId="125F073C" w14:textId="77777777" w:rsidR="008402C7" w:rsidRDefault="00E8089F" w:rsidP="008402C7">
      <w:pPr>
        <w:pStyle w:val="36"/>
        <w:framePr w:wrap="notBeside"/>
        <w:rPr>
          <w:rStyle w:val="affffd"/>
          <w:rtl/>
        </w:rPr>
      </w:pPr>
      <w:r w:rsidRPr="00556CCA">
        <w:rPr>
          <w:rStyle w:val="affffd"/>
          <w:rtl/>
        </w:rPr>
        <w:t>לר"י</w:t>
      </w:r>
      <w:r w:rsidRPr="00556CCA">
        <w:rPr>
          <w:rStyle w:val="affffd"/>
          <w:rFonts w:hint="cs"/>
          <w:rtl/>
        </w:rPr>
        <w:t>:</w:t>
      </w:r>
      <w:r w:rsidRPr="00556CCA">
        <w:rPr>
          <w:rStyle w:val="affffd"/>
          <w:rtl/>
        </w:rPr>
        <w:t xml:space="preserve"> </w:t>
      </w:r>
    </w:p>
    <w:p w14:paraId="0C4C16B6" w14:textId="79390F06" w:rsidR="00556CCA" w:rsidRDefault="008402C7" w:rsidP="00556CCA">
      <w:pPr>
        <w:rPr>
          <w:rtl/>
        </w:rPr>
      </w:pPr>
      <w:r>
        <w:rPr>
          <w:rStyle w:val="afffa"/>
          <w:rFonts w:hint="cs"/>
          <w:rtl/>
        </w:rPr>
        <w:t>א</w:t>
      </w:r>
      <w:r w:rsidR="00E8089F" w:rsidRPr="005C3FF1">
        <w:rPr>
          <w:rStyle w:val="afffa"/>
          <w:rtl/>
        </w:rPr>
        <w:t>דם טועה חצי שעה</w:t>
      </w:r>
      <w:r w:rsidR="00556CCA">
        <w:rPr>
          <w:rtl/>
        </w:rPr>
        <w:t xml:space="preserve">, מעשה </w:t>
      </w:r>
      <w:r w:rsidR="00E8089F" w:rsidRPr="007435EB">
        <w:rPr>
          <w:rtl/>
        </w:rPr>
        <w:t xml:space="preserve">שהיה </w:t>
      </w:r>
      <w:r w:rsidR="00556CCA">
        <w:rPr>
          <w:rtl/>
        </w:rPr>
        <w:t>–</w:t>
      </w:r>
      <w:r w:rsidR="00556CCA">
        <w:rPr>
          <w:rFonts w:hint="cs"/>
          <w:rtl/>
        </w:rPr>
        <w:t>באמצע ארבע</w:t>
      </w:r>
    </w:p>
    <w:p w14:paraId="5E100621" w14:textId="77777777" w:rsidR="00E8089F" w:rsidRPr="007435EB" w:rsidRDefault="00E8089F" w:rsidP="008402C7">
      <w:pPr>
        <w:rPr>
          <w:rFonts w:cs="Guttman Vilna"/>
          <w:b/>
          <w:bCs/>
          <w:rtl/>
        </w:rPr>
      </w:pPr>
      <w:r w:rsidRPr="007435EB">
        <w:rPr>
          <w:rtl/>
        </w:rPr>
        <w:t>ו</w:t>
      </w:r>
      <w:r w:rsidR="00556CCA">
        <w:rPr>
          <w:rFonts w:hint="cs"/>
          <w:rtl/>
        </w:rPr>
        <w:t>זה ש</w:t>
      </w:r>
      <w:r w:rsidRPr="007435EB">
        <w:rPr>
          <w:rtl/>
        </w:rPr>
        <w:t xml:space="preserve">אמר </w:t>
      </w:r>
      <w:r w:rsidR="00556CCA">
        <w:rPr>
          <w:rFonts w:hint="cs"/>
          <w:rtl/>
        </w:rPr>
        <w:t>ג'</w:t>
      </w:r>
      <w:r w:rsidRPr="007435EB">
        <w:rPr>
          <w:rtl/>
        </w:rPr>
        <w:t xml:space="preserve"> בסוף </w:t>
      </w:r>
      <w:r w:rsidR="00556CCA">
        <w:rPr>
          <w:rFonts w:hint="cs"/>
          <w:rtl/>
        </w:rPr>
        <w:t xml:space="preserve">ג' </w:t>
      </w:r>
      <w:r w:rsidRPr="007435EB">
        <w:rPr>
          <w:rtl/>
        </w:rPr>
        <w:t xml:space="preserve">וטעי </w:t>
      </w:r>
      <w:r w:rsidR="00556CCA">
        <w:rPr>
          <w:rFonts w:hint="cs"/>
          <w:rtl/>
        </w:rPr>
        <w:t xml:space="preserve">בחצי שעה לפני </w:t>
      </w:r>
    </w:p>
    <w:p w14:paraId="27C7FACE" w14:textId="77777777" w:rsidR="00E8089F" w:rsidRPr="007435EB" w:rsidRDefault="00556CCA" w:rsidP="008402C7">
      <w:pPr>
        <w:rPr>
          <w:rFonts w:cs="Guttman Vilna"/>
          <w:b/>
          <w:bCs/>
          <w:rtl/>
        </w:rPr>
      </w:pPr>
      <w:r>
        <w:rPr>
          <w:rFonts w:hint="cs"/>
          <w:rtl/>
        </w:rPr>
        <w:t>וזה</w:t>
      </w:r>
      <w:r w:rsidR="00E8089F" w:rsidRPr="007435EB">
        <w:rPr>
          <w:rtl/>
        </w:rPr>
        <w:t xml:space="preserve"> </w:t>
      </w:r>
      <w:r>
        <w:rPr>
          <w:rFonts w:hint="cs"/>
          <w:rtl/>
        </w:rPr>
        <w:t>ש</w:t>
      </w:r>
      <w:r w:rsidR="00E8089F" w:rsidRPr="007435EB">
        <w:rPr>
          <w:rtl/>
        </w:rPr>
        <w:t xml:space="preserve">אמר חמש בתחלת חמש וטעי </w:t>
      </w:r>
      <w:r w:rsidR="00F031F2">
        <w:rPr>
          <w:rFonts w:hint="cs"/>
          <w:rtl/>
        </w:rPr>
        <w:t xml:space="preserve">בחצי שעה אחורה </w:t>
      </w:r>
    </w:p>
    <w:p w14:paraId="77109E1D" w14:textId="77777777" w:rsidR="008402C7" w:rsidRDefault="00E8089F" w:rsidP="008402C7">
      <w:pPr>
        <w:pStyle w:val="36"/>
        <w:framePr w:wrap="notBeside"/>
        <w:rPr>
          <w:rStyle w:val="affffd"/>
          <w:rtl/>
        </w:rPr>
      </w:pPr>
      <w:r w:rsidRPr="00F031F2">
        <w:rPr>
          <w:rStyle w:val="affffd"/>
          <w:rtl/>
        </w:rPr>
        <w:t>א"ד</w:t>
      </w:r>
      <w:r w:rsidR="00F031F2" w:rsidRPr="00F031F2">
        <w:rPr>
          <w:rStyle w:val="affffd"/>
          <w:rFonts w:hint="cs"/>
          <w:rtl/>
        </w:rPr>
        <w:t xml:space="preserve"> אביי</w:t>
      </w:r>
      <w:r w:rsidRPr="00F031F2">
        <w:rPr>
          <w:rStyle w:val="affffd"/>
          <w:rtl/>
        </w:rPr>
        <w:t>: לר"מ</w:t>
      </w:r>
      <w:r w:rsidRPr="00F031F2">
        <w:rPr>
          <w:rStyle w:val="affffd"/>
          <w:rFonts w:hint="cs"/>
          <w:rtl/>
        </w:rPr>
        <w:t>:</w:t>
      </w:r>
    </w:p>
    <w:p w14:paraId="580898E8" w14:textId="578EE59C" w:rsidR="00E8089F" w:rsidRPr="007435EB" w:rsidRDefault="00E8089F" w:rsidP="008402C7">
      <w:pPr>
        <w:rPr>
          <w:rtl/>
        </w:rPr>
      </w:pPr>
      <w:r w:rsidRPr="005C3FF1">
        <w:rPr>
          <w:rStyle w:val="afffa"/>
          <w:rtl/>
        </w:rPr>
        <w:t>אדם טועה משהו,</w:t>
      </w:r>
      <w:r w:rsidRPr="007435EB">
        <w:rPr>
          <w:rFonts w:ascii="Fb Fontext" w:hAnsi="Fb Fontext"/>
          <w:rtl/>
        </w:rPr>
        <w:t xml:space="preserve"> </w:t>
      </w:r>
      <w:r w:rsidRPr="007435EB">
        <w:rPr>
          <w:rFonts w:ascii="Fb Fontext" w:hAnsi="Fb Fontext" w:hint="cs"/>
          <w:rtl/>
        </w:rPr>
        <w:t xml:space="preserve">המעשה היה </w:t>
      </w:r>
      <w:r w:rsidRPr="007435EB">
        <w:rPr>
          <w:rFonts w:ascii="Fb Fontext" w:hAnsi="Fb Fontext"/>
          <w:rtl/>
        </w:rPr>
        <w:t>בסוף שתים</w:t>
      </w:r>
      <w:r w:rsidR="008402C7">
        <w:rPr>
          <w:rFonts w:ascii="Fb Fontext" w:hAnsi="Fb Fontext" w:hint="cs"/>
          <w:rtl/>
        </w:rPr>
        <w:t>,</w:t>
      </w:r>
      <w:r w:rsidRPr="007435EB">
        <w:rPr>
          <w:rFonts w:ascii="Fb Fontext" w:hAnsi="Fb Fontext"/>
          <w:rtl/>
        </w:rPr>
        <w:t xml:space="preserve"> או בתחלת שלש</w:t>
      </w:r>
      <w:r w:rsidR="00F031F2">
        <w:rPr>
          <w:rFonts w:ascii="Fb Fontext" w:hAnsi="Fb Fontext" w:hint="cs"/>
          <w:rtl/>
        </w:rPr>
        <w:t>,</w:t>
      </w:r>
      <w:r w:rsidRPr="007435EB">
        <w:rPr>
          <w:rFonts w:ascii="Fb Fontext" w:hAnsi="Fb Fontext" w:hint="cs"/>
          <w:rtl/>
        </w:rPr>
        <w:t xml:space="preserve"> </w:t>
      </w:r>
      <w:r w:rsidRPr="007435EB">
        <w:rPr>
          <w:rFonts w:ascii="Fb Fontext" w:hAnsi="Fb Fontext"/>
          <w:rtl/>
        </w:rPr>
        <w:t xml:space="preserve">וחד </w:t>
      </w:r>
      <w:r w:rsidRPr="007435EB">
        <w:rPr>
          <w:rFonts w:ascii="Fb Fontext" w:hAnsi="Fb Fontext" w:hint="cs"/>
          <w:rtl/>
        </w:rPr>
        <w:t xml:space="preserve">מהם </w:t>
      </w:r>
      <w:r w:rsidRPr="007435EB">
        <w:rPr>
          <w:rFonts w:ascii="Fb Fontext" w:hAnsi="Fb Fontext"/>
          <w:rtl/>
        </w:rPr>
        <w:t>טועה משהו.</w:t>
      </w:r>
    </w:p>
    <w:p w14:paraId="4A6E94EE" w14:textId="77777777" w:rsidR="008402C7" w:rsidRDefault="00E8089F" w:rsidP="008402C7">
      <w:pPr>
        <w:pStyle w:val="36"/>
        <w:framePr w:wrap="notBeside"/>
        <w:rPr>
          <w:rtl/>
        </w:rPr>
      </w:pPr>
      <w:r w:rsidRPr="00F031F2">
        <w:rPr>
          <w:rStyle w:val="affffd"/>
          <w:rtl/>
        </w:rPr>
        <w:t>לר"י</w:t>
      </w:r>
      <w:r w:rsidRPr="00F031F2">
        <w:rPr>
          <w:rStyle w:val="affffd"/>
          <w:rFonts w:hint="cs"/>
          <w:rtl/>
        </w:rPr>
        <w:t>:</w:t>
      </w:r>
    </w:p>
    <w:p w14:paraId="5CDECF60" w14:textId="2C8650D8" w:rsidR="00E8089F" w:rsidRPr="005C3FF1" w:rsidRDefault="00E8089F" w:rsidP="00F031F2">
      <w:pPr>
        <w:rPr>
          <w:rStyle w:val="afffa"/>
          <w:rtl/>
        </w:rPr>
      </w:pPr>
      <w:r w:rsidRPr="007435EB">
        <w:rPr>
          <w:rtl/>
        </w:rPr>
        <w:t xml:space="preserve">אדם טועה שעה ומשהו, </w:t>
      </w:r>
      <w:r w:rsidRPr="007435EB">
        <w:rPr>
          <w:rFonts w:hint="cs"/>
          <w:rtl/>
        </w:rPr>
        <w:t xml:space="preserve">המעשה היה בסוף </w:t>
      </w:r>
      <w:r w:rsidR="00F031F2">
        <w:rPr>
          <w:rFonts w:hint="cs"/>
          <w:rtl/>
        </w:rPr>
        <w:t>ג'</w:t>
      </w:r>
      <w:r w:rsidRPr="007435EB">
        <w:rPr>
          <w:rFonts w:hint="cs"/>
          <w:rtl/>
        </w:rPr>
        <w:t xml:space="preserve"> או בתחילת חמש וחד מהם טועה שעה ומשהו</w:t>
      </w:r>
      <w:r w:rsidRPr="007435EB">
        <w:rPr>
          <w:rtl/>
        </w:rPr>
        <w:t>.</w:t>
      </w:r>
    </w:p>
    <w:p w14:paraId="713FB495" w14:textId="77777777" w:rsidR="008402C7" w:rsidRDefault="00E8089F" w:rsidP="008402C7">
      <w:pPr>
        <w:pStyle w:val="36"/>
        <w:framePr w:wrap="notBeside"/>
        <w:rPr>
          <w:rStyle w:val="affffd"/>
          <w:rtl/>
        </w:rPr>
      </w:pPr>
      <w:r w:rsidRPr="00F031F2">
        <w:rPr>
          <w:rStyle w:val="affffd"/>
          <w:rtl/>
        </w:rPr>
        <w:t>רבא תמה</w:t>
      </w:r>
      <w:r w:rsidR="00F031F2">
        <w:rPr>
          <w:rStyle w:val="affffd"/>
          <w:rFonts w:hint="cs"/>
          <w:rtl/>
        </w:rPr>
        <w:t>:</w:t>
      </w:r>
      <w:r w:rsidRPr="00F031F2">
        <w:rPr>
          <w:rStyle w:val="affffd"/>
          <w:rtl/>
        </w:rPr>
        <w:t xml:space="preserve"> </w:t>
      </w:r>
    </w:p>
    <w:p w14:paraId="6AC68092" w14:textId="65648998" w:rsidR="00E8089F" w:rsidRPr="007435EB" w:rsidRDefault="00F031F2" w:rsidP="008402C7">
      <w:pPr>
        <w:rPr>
          <w:rtl/>
        </w:rPr>
      </w:pPr>
      <w:r>
        <w:rPr>
          <w:rFonts w:hint="cs"/>
          <w:rtl/>
        </w:rPr>
        <w:t>יתכן ש</w:t>
      </w:r>
      <w:r w:rsidR="00E8089F" w:rsidRPr="007435EB">
        <w:rPr>
          <w:rtl/>
        </w:rPr>
        <w:t xml:space="preserve">טעו ביותר מזה </w:t>
      </w:r>
      <w:r>
        <w:rPr>
          <w:rFonts w:hint="cs"/>
          <w:rtl/>
        </w:rPr>
        <w:t xml:space="preserve">וקרא </w:t>
      </w:r>
      <w:r w:rsidR="00E8089F" w:rsidRPr="00AC0CB1">
        <w:rPr>
          <w:rStyle w:val="af2"/>
          <w:rtl/>
        </w:rPr>
        <w:t>ושפטו העדה והצילו העדה</w:t>
      </w:r>
      <w:r w:rsidR="00E8089F" w:rsidRPr="007435EB">
        <w:rPr>
          <w:rtl/>
        </w:rPr>
        <w:t xml:space="preserve"> ואיך אפשר להרוג מספק.</w:t>
      </w:r>
    </w:p>
    <w:p w14:paraId="1DFCC29E" w14:textId="77777777" w:rsidR="008402C7" w:rsidRDefault="00E8089F" w:rsidP="008402C7">
      <w:pPr>
        <w:pStyle w:val="36"/>
        <w:framePr w:wrap="notBeside"/>
        <w:rPr>
          <w:rFonts w:ascii="Fb Fontext" w:hAnsi="Fb Fontext"/>
          <w:rtl/>
        </w:rPr>
      </w:pPr>
      <w:r w:rsidRPr="00F031F2">
        <w:rPr>
          <w:rStyle w:val="affffd"/>
          <w:rtl/>
        </w:rPr>
        <w:t>אלא: לר"מ</w:t>
      </w:r>
    </w:p>
    <w:p w14:paraId="5C3F540D" w14:textId="13BEA244" w:rsidR="00E8089F" w:rsidRPr="008402C7" w:rsidRDefault="00E8089F" w:rsidP="008402C7">
      <w:pPr>
        <w:rPr>
          <w:rtl/>
        </w:rPr>
      </w:pPr>
      <w:r w:rsidRPr="008402C7">
        <w:rPr>
          <w:rtl/>
        </w:rPr>
        <w:t xml:space="preserve">אדם טועה ב' שעות חסר משהו, מעשה </w:t>
      </w:r>
      <w:r w:rsidR="008F01DA" w:rsidRPr="008402C7">
        <w:rPr>
          <w:rFonts w:hint="cs"/>
          <w:rtl/>
        </w:rPr>
        <w:t xml:space="preserve">היה </w:t>
      </w:r>
      <w:r w:rsidRPr="008402C7">
        <w:rPr>
          <w:rtl/>
        </w:rPr>
        <w:t>או בתח</w:t>
      </w:r>
      <w:r w:rsidR="008402C7">
        <w:rPr>
          <w:rFonts w:hint="cs"/>
          <w:rtl/>
        </w:rPr>
        <w:t>י</w:t>
      </w:r>
      <w:r w:rsidRPr="008402C7">
        <w:rPr>
          <w:rtl/>
        </w:rPr>
        <w:t>לת ב' או בסוף ג'.</w:t>
      </w:r>
      <w:r w:rsidR="00F031F2" w:rsidRPr="008402C7">
        <w:rPr>
          <w:rFonts w:hint="cs"/>
          <w:rtl/>
        </w:rPr>
        <w:t xml:space="preserve"> </w:t>
      </w:r>
      <w:r w:rsidRPr="008402C7">
        <w:rPr>
          <w:rtl/>
        </w:rPr>
        <w:t>וחד מ</w:t>
      </w:r>
      <w:r w:rsidR="00F031F2" w:rsidRPr="008402C7">
        <w:rPr>
          <w:rFonts w:hint="cs"/>
          <w:rtl/>
        </w:rPr>
        <w:t>הן</w:t>
      </w:r>
      <w:r w:rsidRPr="008402C7">
        <w:rPr>
          <w:rtl/>
        </w:rPr>
        <w:t xml:space="preserve"> טעי ב' שעות חסר משהו.</w:t>
      </w:r>
    </w:p>
    <w:p w14:paraId="1F38A193" w14:textId="77777777" w:rsidR="008402C7" w:rsidRDefault="00E8089F" w:rsidP="008402C7">
      <w:pPr>
        <w:pStyle w:val="36"/>
        <w:framePr w:wrap="notBeside"/>
        <w:rPr>
          <w:rFonts w:ascii="Fb Fontext" w:hAnsi="Fb Fontext"/>
          <w:rtl/>
        </w:rPr>
      </w:pPr>
      <w:r w:rsidRPr="00F031F2">
        <w:rPr>
          <w:rStyle w:val="affffd"/>
          <w:rtl/>
        </w:rPr>
        <w:t xml:space="preserve">לר"י </w:t>
      </w:r>
    </w:p>
    <w:p w14:paraId="013EBFAC" w14:textId="379C115E" w:rsidR="00E8089F" w:rsidRPr="00FF6012" w:rsidRDefault="008402C7" w:rsidP="008402C7">
      <w:pPr>
        <w:rPr>
          <w:rtl/>
        </w:rPr>
      </w:pPr>
      <w:r>
        <w:rPr>
          <w:rFonts w:ascii="Fb Fontext" w:hAnsi="Fb Fontext" w:hint="cs"/>
          <w:rtl/>
        </w:rPr>
        <w:t>א</w:t>
      </w:r>
      <w:r w:rsidR="00E8089F" w:rsidRPr="007435EB">
        <w:rPr>
          <w:rFonts w:ascii="Fb Fontext" w:hAnsi="Fb Fontext"/>
          <w:rtl/>
        </w:rPr>
        <w:t>דם טועה ג' שעות חסר משהו, מעשה ה</w:t>
      </w:r>
      <w:r w:rsidR="008F01DA" w:rsidRPr="007435EB">
        <w:rPr>
          <w:rFonts w:ascii="Fb Fontext" w:hAnsi="Fb Fontext" w:hint="cs"/>
          <w:rtl/>
        </w:rPr>
        <w:t>י</w:t>
      </w:r>
      <w:r w:rsidR="00F031F2">
        <w:rPr>
          <w:rFonts w:ascii="Fb Fontext" w:hAnsi="Fb Fontext"/>
          <w:rtl/>
        </w:rPr>
        <w:t>ה</w:t>
      </w:r>
      <w:r w:rsidR="00E8089F" w:rsidRPr="007435EB">
        <w:rPr>
          <w:rFonts w:ascii="Fb Fontext" w:hAnsi="Fb Fontext"/>
          <w:rtl/>
        </w:rPr>
        <w:t xml:space="preserve"> בתחלת ג' או בסוף ה'.</w:t>
      </w:r>
      <w:r w:rsidR="00F031F2">
        <w:rPr>
          <w:rFonts w:ascii="Fb Fontext" w:hAnsi="Fb Fontext" w:cs="Guttman Vilna" w:hint="cs"/>
          <w:b/>
          <w:bCs/>
          <w:rtl/>
        </w:rPr>
        <w:t xml:space="preserve"> </w:t>
      </w:r>
      <w:r w:rsidR="00E8089F" w:rsidRPr="007435EB">
        <w:rPr>
          <w:rFonts w:ascii="Fb Fontext" w:hAnsi="Fb Fontext"/>
          <w:rtl/>
        </w:rPr>
        <w:t>וחד מ</w:t>
      </w:r>
      <w:r w:rsidR="00F031F2">
        <w:rPr>
          <w:rFonts w:ascii="Fb Fontext" w:hAnsi="Fb Fontext" w:hint="cs"/>
          <w:rtl/>
        </w:rPr>
        <w:t>הן</w:t>
      </w:r>
      <w:r w:rsidR="00E8089F" w:rsidRPr="007435EB">
        <w:rPr>
          <w:rFonts w:ascii="Fb Fontext" w:hAnsi="Fb Fontext"/>
          <w:rtl/>
        </w:rPr>
        <w:t xml:space="preserve"> טעי ג' שעות חסר משהו.</w:t>
      </w:r>
      <w:r>
        <w:rPr>
          <w:rFonts w:ascii="Fb Fontext" w:hAnsi="Fb Fontext" w:cs="Guttman Vilna" w:hint="cs"/>
          <w:b/>
          <w:bCs/>
          <w:rtl/>
        </w:rPr>
        <w:t xml:space="preserve"> </w:t>
      </w:r>
      <w:r w:rsidR="00E8089F" w:rsidRPr="008402C7">
        <w:rPr>
          <w:rStyle w:val="affffff0"/>
          <w:rtl/>
        </w:rPr>
        <w:t>[והיינו שמרחיקים אנו עד קצה היכולת ואם אירע בהפרש פחות מזה אזי אדרבה קטנה טעותם]</w:t>
      </w:r>
    </w:p>
    <w:p w14:paraId="5F4BD803" w14:textId="77777777" w:rsidR="00E8089F" w:rsidRPr="007435EB" w:rsidRDefault="00E8089F" w:rsidP="005C3FF1">
      <w:pPr>
        <w:pStyle w:val="afff"/>
        <w:framePr w:wrap="around"/>
        <w:rPr>
          <w:rtl/>
        </w:rPr>
      </w:pPr>
      <w:r w:rsidRPr="007435EB">
        <w:rPr>
          <w:rFonts w:hint="cs"/>
          <w:rtl/>
        </w:rPr>
        <w:t>יב.</w:t>
      </w:r>
    </w:p>
    <w:p w14:paraId="7BAAE393" w14:textId="77777777" w:rsidR="00E8089F" w:rsidRPr="000B52D6" w:rsidRDefault="00E8089F" w:rsidP="00EE7F5E">
      <w:pPr>
        <w:pStyle w:val="afffff0"/>
        <w:rPr>
          <w:rtl/>
        </w:rPr>
      </w:pPr>
      <w:r w:rsidRPr="000B52D6">
        <w:rPr>
          <w:rtl/>
        </w:rPr>
        <w:t xml:space="preserve">תנן: </w:t>
      </w:r>
      <w:r w:rsidR="000B52D6">
        <w:rPr>
          <w:rFonts w:hint="cs"/>
          <w:rtl/>
        </w:rPr>
        <w:t>בדקו</w:t>
      </w:r>
      <w:r w:rsidRPr="000B52D6">
        <w:rPr>
          <w:rtl/>
        </w:rPr>
        <w:t xml:space="preserve"> אותו בשבע חקירות:</w:t>
      </w:r>
    </w:p>
    <w:p w14:paraId="65E966B3" w14:textId="77777777" w:rsidR="00E8089F" w:rsidRPr="007435EB" w:rsidRDefault="00E8089F" w:rsidP="000B52D6">
      <w:pPr>
        <w:rPr>
          <w:rtl/>
        </w:rPr>
      </w:pPr>
      <w:r w:rsidRPr="007435EB">
        <w:rPr>
          <w:rtl/>
        </w:rPr>
        <w:t>באיזו שבוע</w:t>
      </w:r>
      <w:r w:rsidRPr="007435EB">
        <w:rPr>
          <w:rFonts w:hint="cs"/>
          <w:rtl/>
        </w:rPr>
        <w:t xml:space="preserve"> </w:t>
      </w:r>
      <w:r w:rsidRPr="000B52D6">
        <w:rPr>
          <w:rStyle w:val="afffff6"/>
          <w:rtl/>
        </w:rPr>
        <w:t>ביובל</w:t>
      </w:r>
      <w:r w:rsidR="0011715B">
        <w:rPr>
          <w:rtl/>
        </w:rPr>
        <w:t>,</w:t>
      </w:r>
      <w:r w:rsidRPr="007435EB">
        <w:rPr>
          <w:rtl/>
        </w:rPr>
        <w:t xml:space="preserve"> שנה</w:t>
      </w:r>
      <w:r w:rsidRPr="007435EB">
        <w:rPr>
          <w:rFonts w:hint="cs"/>
          <w:rtl/>
        </w:rPr>
        <w:t xml:space="preserve"> </w:t>
      </w:r>
      <w:r w:rsidRPr="000B52D6">
        <w:rPr>
          <w:rStyle w:val="afffff6"/>
          <w:rtl/>
        </w:rPr>
        <w:t>בשמיטה</w:t>
      </w:r>
      <w:r w:rsidR="0011715B">
        <w:rPr>
          <w:rtl/>
        </w:rPr>
        <w:t>,</w:t>
      </w:r>
      <w:r w:rsidRPr="007435EB">
        <w:rPr>
          <w:rtl/>
        </w:rPr>
        <w:t xml:space="preserve"> חדש, בכמה בחדש, יום, שעה, מקום.</w:t>
      </w:r>
    </w:p>
    <w:p w14:paraId="4615DB3C" w14:textId="77777777" w:rsidR="00E8089F" w:rsidRPr="007435EB" w:rsidRDefault="00E8089F" w:rsidP="000B52D6">
      <w:pPr>
        <w:rPr>
          <w:rtl/>
        </w:rPr>
      </w:pPr>
      <w:r w:rsidRPr="005C3FF1">
        <w:rPr>
          <w:rStyle w:val="afffa"/>
          <w:rtl/>
        </w:rPr>
        <w:t>חקירות</w:t>
      </w:r>
      <w:r w:rsidRPr="007435EB">
        <w:rPr>
          <w:rtl/>
        </w:rPr>
        <w:t xml:space="preserve"> אמר א</w:t>
      </w:r>
      <w:r w:rsidR="000B52D6">
        <w:rPr>
          <w:rFonts w:hint="cs"/>
          <w:rtl/>
        </w:rPr>
        <w:t>"י</w:t>
      </w:r>
      <w:r w:rsidRPr="007435EB">
        <w:rPr>
          <w:rtl/>
        </w:rPr>
        <w:t xml:space="preserve">- עדותן בטילה. </w:t>
      </w:r>
      <w:r w:rsidR="000B52D6">
        <w:rPr>
          <w:rFonts w:hint="cs"/>
          <w:rtl/>
        </w:rPr>
        <w:t>ד</w:t>
      </w:r>
      <w:r w:rsidRPr="007435EB">
        <w:rPr>
          <w:rtl/>
        </w:rPr>
        <w:t>עדות שא"א יכול להזימה.</w:t>
      </w:r>
    </w:p>
    <w:p w14:paraId="4F887073" w14:textId="77777777" w:rsidR="00E8089F" w:rsidRPr="005F7EED" w:rsidRDefault="005F7EED" w:rsidP="000B52D6">
      <w:pPr>
        <w:rPr>
          <w:spacing w:val="-4"/>
          <w:rtl/>
        </w:rPr>
      </w:pPr>
      <w:r w:rsidRPr="005C3FF1">
        <w:rPr>
          <w:rStyle w:val="afffa"/>
          <w:rtl/>
        </w:rPr>
        <w:t>בדיקות</w:t>
      </w:r>
      <w:r w:rsidR="00E8089F" w:rsidRPr="005C3FF1">
        <w:rPr>
          <w:rStyle w:val="afffa"/>
          <w:rtl/>
        </w:rPr>
        <w:t xml:space="preserve"> </w:t>
      </w:r>
      <w:r w:rsidR="00E8089F" w:rsidRPr="005F7EED">
        <w:rPr>
          <w:spacing w:val="-4"/>
          <w:rtl/>
        </w:rPr>
        <w:t>א</w:t>
      </w:r>
      <w:r w:rsidR="000B52D6" w:rsidRPr="005F7EED">
        <w:rPr>
          <w:rFonts w:hint="cs"/>
          <w:spacing w:val="-4"/>
          <w:rtl/>
        </w:rPr>
        <w:t xml:space="preserve">ף ב' אומרים שאין יודעין </w:t>
      </w:r>
      <w:r w:rsidR="00E8089F" w:rsidRPr="005F7EED">
        <w:rPr>
          <w:spacing w:val="-4"/>
          <w:rtl/>
        </w:rPr>
        <w:t>עדותן קיימת.</w:t>
      </w:r>
      <w:r w:rsidR="00E8089F" w:rsidRPr="005F7EED">
        <w:rPr>
          <w:rFonts w:hint="cs"/>
          <w:spacing w:val="-4"/>
          <w:rtl/>
        </w:rPr>
        <w:t xml:space="preserve"> </w:t>
      </w:r>
      <w:r w:rsidRPr="005F7EED">
        <w:rPr>
          <w:spacing w:val="-4"/>
          <w:rtl/>
        </w:rPr>
        <w:t>דאפשר להזימה</w:t>
      </w:r>
    </w:p>
    <w:p w14:paraId="56EA63A1" w14:textId="77777777" w:rsidR="008402C7" w:rsidRDefault="00E8089F" w:rsidP="008402C7">
      <w:pPr>
        <w:pStyle w:val="36"/>
        <w:framePr w:wrap="notBeside"/>
        <w:rPr>
          <w:rStyle w:val="affffd"/>
          <w:rtl/>
        </w:rPr>
      </w:pPr>
      <w:r w:rsidRPr="000B52D6">
        <w:rPr>
          <w:rStyle w:val="affffd"/>
          <w:rtl/>
        </w:rPr>
        <w:t>לר"מ</w:t>
      </w:r>
      <w:r w:rsidR="005F7EED">
        <w:rPr>
          <w:rStyle w:val="affffd"/>
          <w:rFonts w:hint="cs"/>
          <w:rtl/>
        </w:rPr>
        <w:t>:</w:t>
      </w:r>
    </w:p>
    <w:p w14:paraId="404EDBF2" w14:textId="6656F3B2" w:rsidR="00E8089F" w:rsidRPr="007435EB" w:rsidRDefault="00E8089F" w:rsidP="005F7EED">
      <w:pPr>
        <w:rPr>
          <w:rtl/>
        </w:rPr>
      </w:pPr>
      <w:r w:rsidRPr="007435EB">
        <w:rPr>
          <w:rFonts w:ascii="Fb Fontext" w:hAnsi="Fb Fontext"/>
          <w:rtl/>
        </w:rPr>
        <w:t xml:space="preserve">מתחילת שעה ראשונה עד סוף חמש. ובדין </w:t>
      </w:r>
      <w:r w:rsidRPr="007435EB">
        <w:rPr>
          <w:rFonts w:ascii="Fb Fontext" w:hAnsi="Fb Fontext" w:hint="cs"/>
          <w:rtl/>
        </w:rPr>
        <w:t xml:space="preserve">להביא יותר זמן </w:t>
      </w:r>
      <w:r w:rsidRPr="007435EB">
        <w:rPr>
          <w:rFonts w:ascii="Fb Fontext" w:hAnsi="Fb Fontext"/>
          <w:rtl/>
        </w:rPr>
        <w:t>אלא בין</w:t>
      </w:r>
      <w:r w:rsidRPr="007435EB">
        <w:rPr>
          <w:rFonts w:ascii="Fb Fontext" w:hAnsi="Fb Fontext" w:hint="cs"/>
          <w:rtl/>
        </w:rPr>
        <w:t xml:space="preserve"> יום ללילה</w:t>
      </w:r>
      <w:r w:rsidR="005F7EED">
        <w:rPr>
          <w:rFonts w:ascii="Fb Fontext" w:hAnsi="Fb Fontext" w:hint="cs"/>
          <w:rtl/>
        </w:rPr>
        <w:t xml:space="preserve"> לא טועים,</w:t>
      </w:r>
    </w:p>
    <w:p w14:paraId="36EB0B42" w14:textId="77777777" w:rsidR="008402C7" w:rsidRDefault="00E8089F" w:rsidP="008402C7">
      <w:pPr>
        <w:pStyle w:val="36"/>
        <w:framePr w:wrap="notBeside"/>
        <w:rPr>
          <w:rStyle w:val="affffd"/>
          <w:rtl/>
        </w:rPr>
      </w:pPr>
      <w:r w:rsidRPr="000B52D6">
        <w:rPr>
          <w:rStyle w:val="affffd"/>
          <w:rtl/>
        </w:rPr>
        <w:t>ולר"י</w:t>
      </w:r>
      <w:r w:rsidR="005F7EED">
        <w:rPr>
          <w:rStyle w:val="affffd"/>
          <w:rFonts w:hint="cs"/>
          <w:rtl/>
        </w:rPr>
        <w:t>:</w:t>
      </w:r>
    </w:p>
    <w:p w14:paraId="2C58A988" w14:textId="5AD39829" w:rsidR="00E8089F" w:rsidRPr="008402C7" w:rsidRDefault="005F7EED" w:rsidP="005F7EED">
      <w:pPr>
        <w:rPr>
          <w:rtl/>
        </w:rPr>
      </w:pPr>
      <w:r w:rsidRPr="008402C7">
        <w:rPr>
          <w:rFonts w:hint="cs"/>
          <w:rtl/>
        </w:rPr>
        <w:t>נותנים  להן</w:t>
      </w:r>
      <w:r w:rsidR="00E8089F" w:rsidRPr="008402C7">
        <w:rPr>
          <w:rtl/>
        </w:rPr>
        <w:t xml:space="preserve"> מתחילת שעה ראשונה ועד סוף ששית.</w:t>
      </w:r>
    </w:p>
    <w:p w14:paraId="5A2AF65F" w14:textId="77777777" w:rsidR="008402C7" w:rsidRDefault="00E8089F" w:rsidP="008402C7">
      <w:pPr>
        <w:pStyle w:val="36"/>
        <w:framePr w:wrap="notBeside"/>
        <w:rPr>
          <w:rtl/>
        </w:rPr>
      </w:pPr>
      <w:r w:rsidRPr="007435EB">
        <w:rPr>
          <w:rtl/>
        </w:rPr>
        <w:t xml:space="preserve">והא </w:t>
      </w:r>
    </w:p>
    <w:p w14:paraId="606C9F58" w14:textId="2FB5B2C7" w:rsidR="00E8089F" w:rsidRPr="00EE7F5E" w:rsidRDefault="008402C7" w:rsidP="005F7EED">
      <w:pPr>
        <w:rPr>
          <w:rtl/>
        </w:rPr>
      </w:pPr>
      <w:r w:rsidRPr="00EE7F5E">
        <w:rPr>
          <w:rFonts w:hint="cs"/>
          <w:rtl/>
        </w:rPr>
        <w:t>ד</w:t>
      </w:r>
      <w:r w:rsidR="00E8089F" w:rsidRPr="00EE7F5E">
        <w:rPr>
          <w:rtl/>
        </w:rPr>
        <w:t xml:space="preserve">לא מביאים </w:t>
      </w:r>
      <w:r w:rsidR="00E8089F" w:rsidRPr="00EE7F5E">
        <w:rPr>
          <w:rFonts w:hint="cs"/>
          <w:rtl/>
        </w:rPr>
        <w:t>מ</w:t>
      </w:r>
      <w:r w:rsidR="005F7EED" w:rsidRPr="00EE7F5E">
        <w:rPr>
          <w:rFonts w:hint="cs"/>
          <w:rtl/>
        </w:rPr>
        <w:t>תחילה</w:t>
      </w:r>
      <w:r w:rsidR="00E8089F" w:rsidRPr="00EE7F5E">
        <w:rPr>
          <w:rFonts w:hint="cs"/>
          <w:rtl/>
        </w:rPr>
        <w:t xml:space="preserve"> </w:t>
      </w:r>
      <w:r w:rsidR="00E8089F" w:rsidRPr="00EE7F5E">
        <w:rPr>
          <w:rtl/>
        </w:rPr>
        <w:t>יותר</w:t>
      </w:r>
      <w:r w:rsidR="005F7EED" w:rsidRPr="00EE7F5E">
        <w:rPr>
          <w:rFonts w:hint="cs"/>
          <w:rtl/>
        </w:rPr>
        <w:t xml:space="preserve">,- </w:t>
      </w:r>
      <w:r w:rsidR="00E8089F" w:rsidRPr="00EE7F5E">
        <w:rPr>
          <w:rtl/>
        </w:rPr>
        <w:t xml:space="preserve"> דבין יום ללילה לא טעי.</w:t>
      </w:r>
    </w:p>
    <w:p w14:paraId="4229E41C" w14:textId="77777777" w:rsidR="00E8089F" w:rsidRPr="000B52D6" w:rsidRDefault="000B52D6" w:rsidP="000B52D6">
      <w:pPr>
        <w:rPr>
          <w:rFonts w:cs="Guttman Vilna"/>
          <w:b/>
          <w:bCs/>
          <w:rtl/>
        </w:rPr>
      </w:pPr>
      <w:r>
        <w:rPr>
          <w:rFonts w:hint="cs"/>
          <w:rtl/>
        </w:rPr>
        <w:t>ו</w:t>
      </w:r>
      <w:r w:rsidR="00E8089F" w:rsidRPr="007435EB">
        <w:rPr>
          <w:rtl/>
        </w:rPr>
        <w:t xml:space="preserve">לא מביאים </w:t>
      </w:r>
      <w:r w:rsidR="00E8089F" w:rsidRPr="007435EB">
        <w:rPr>
          <w:rFonts w:hint="cs"/>
          <w:rtl/>
        </w:rPr>
        <w:t>ל</w:t>
      </w:r>
      <w:r>
        <w:rPr>
          <w:rFonts w:hint="cs"/>
          <w:rtl/>
        </w:rPr>
        <w:t xml:space="preserve">פניו יותר </w:t>
      </w:r>
      <w:r w:rsidR="00E8089F" w:rsidRPr="007435EB">
        <w:rPr>
          <w:rtl/>
        </w:rPr>
        <w:t>דבחמש חמה במזרח ובשבע במערב.</w:t>
      </w:r>
    </w:p>
    <w:p w14:paraId="5C20EAA6" w14:textId="77777777" w:rsidR="00E8089F" w:rsidRPr="007435EB" w:rsidRDefault="00E8089F" w:rsidP="005C3FF1">
      <w:pPr>
        <w:pStyle w:val="afff"/>
        <w:framePr w:wrap="around"/>
        <w:rPr>
          <w:rtl/>
        </w:rPr>
      </w:pPr>
      <w:r w:rsidRPr="007435EB">
        <w:rPr>
          <w:rFonts w:hint="cs"/>
          <w:rtl/>
        </w:rPr>
        <w:t>יב:</w:t>
      </w:r>
    </w:p>
    <w:p w14:paraId="75D6D265" w14:textId="77777777" w:rsidR="00E8089F" w:rsidRPr="009A151F" w:rsidRDefault="00DC0C33" w:rsidP="000B52D6">
      <w:pPr>
        <w:pStyle w:val="afffd"/>
        <w:rPr>
          <w:rtl/>
        </w:rPr>
      </w:pPr>
      <w:ins w:id="9810" w:author="מספור קטעי משנה" w:date="2026-10-06T06:45:41Z">
        <w:r>
          <w:rPr>
            <w:rStyle w:val="MisparKeta"/>
          </w:rPr>
          <w:t xml:space="preserve">א. </w:t>
        </w:r>
      </w:ins>
      <w:r>
        <w:rPr>
          <w:rStyle w:val="affffd"/>
          <w:rtl/>
        </w:rPr>
        <w:t>תנן</w:t>
      </w:r>
      <w:r w:rsidR="00E8089F" w:rsidRPr="000B52D6">
        <w:rPr>
          <w:rStyle w:val="affffd"/>
          <w:rtl/>
        </w:rPr>
        <w:t xml:space="preserve"> ר"מ:</w:t>
      </w:r>
      <w:r w:rsidR="00E8089F" w:rsidRPr="009A151F">
        <w:rPr>
          <w:rtl/>
        </w:rPr>
        <w:t xml:space="preserve"> אוכלין כל חמש, ושורפין בתחילת שש.</w:t>
      </w:r>
    </w:p>
    <w:p w14:paraId="4D5262B4" w14:textId="77777777" w:rsidR="00E8089F" w:rsidRPr="009A151F" w:rsidRDefault="00E8089F" w:rsidP="000B52D6">
      <w:pPr>
        <w:pStyle w:val="afffd"/>
        <w:rPr>
          <w:rtl/>
        </w:rPr>
      </w:pPr>
      <w:ins w:id="9811" w:author="מספור קטעי משנה" w:date="2026-10-06T06:45:41Z">
        <w:r>
          <w:rPr>
            <w:rStyle w:val="MisparKeta"/>
          </w:rPr>
          <w:t xml:space="preserve">א. </w:t>
        </w:r>
      </w:ins>
      <w:r w:rsidRPr="000B52D6">
        <w:rPr>
          <w:rStyle w:val="affffd"/>
          <w:rtl/>
        </w:rPr>
        <w:t xml:space="preserve">ר"י: </w:t>
      </w:r>
      <w:r w:rsidRPr="009A151F">
        <w:rPr>
          <w:rtl/>
        </w:rPr>
        <w:t>אוכלין כל ארבע, ותולין כל חמש, ושורפין בתחילת שש.</w:t>
      </w:r>
    </w:p>
    <w:p w14:paraId="1F56867D" w14:textId="77777777" w:rsidR="00EE7F5E" w:rsidRDefault="00E8089F" w:rsidP="00EE7F5E">
      <w:pPr>
        <w:pStyle w:val="36"/>
        <w:framePr w:wrap="notBeside"/>
        <w:rPr>
          <w:spacing w:val="-2"/>
          <w:rtl/>
        </w:rPr>
      </w:pPr>
      <w:r w:rsidRPr="00F46A1C">
        <w:rPr>
          <w:rStyle w:val="affffd"/>
          <w:rtl/>
        </w:rPr>
        <w:t>והך</w:t>
      </w:r>
    </w:p>
    <w:p w14:paraId="6CA17086" w14:textId="050D9C9C" w:rsidR="00DC0C33" w:rsidRPr="0065617C" w:rsidRDefault="00E8089F" w:rsidP="00DC0C33">
      <w:pPr>
        <w:rPr>
          <w:rStyle w:val="affffd"/>
          <w:spacing w:val="-2"/>
          <w:rtl/>
        </w:rPr>
      </w:pPr>
      <w:r w:rsidRPr="0065617C">
        <w:rPr>
          <w:rStyle w:val="affffd"/>
          <w:spacing w:val="-2"/>
          <w:rtl/>
        </w:rPr>
        <w:t>ד</w:t>
      </w:r>
      <w:r w:rsidRPr="0065617C">
        <w:rPr>
          <w:spacing w:val="-2"/>
          <w:rtl/>
        </w:rPr>
        <w:t xml:space="preserve">לא אמרי' </w:t>
      </w:r>
      <w:r w:rsidRPr="0065617C">
        <w:rPr>
          <w:rStyle w:val="affffd"/>
          <w:spacing w:val="-2"/>
          <w:rtl/>
        </w:rPr>
        <w:t xml:space="preserve">דלר"מ </w:t>
      </w:r>
      <w:r w:rsidRPr="0065617C">
        <w:rPr>
          <w:spacing w:val="-2"/>
          <w:rtl/>
        </w:rPr>
        <w:t>לא אוכלים עד סוף ש</w:t>
      </w:r>
      <w:r w:rsidR="000B52D6" w:rsidRPr="0065617C">
        <w:rPr>
          <w:rFonts w:hint="cs"/>
          <w:spacing w:val="-2"/>
          <w:rtl/>
        </w:rPr>
        <w:t xml:space="preserve">ש </w:t>
      </w:r>
      <w:r w:rsidRPr="0065617C">
        <w:rPr>
          <w:rStyle w:val="afffff6"/>
          <w:spacing w:val="-2"/>
          <w:rtl/>
        </w:rPr>
        <w:t xml:space="preserve">שאין אדם טועה </w:t>
      </w:r>
      <w:r w:rsidR="000B52D6" w:rsidRPr="0065617C">
        <w:rPr>
          <w:rStyle w:val="afffff6"/>
          <w:spacing w:val="-2"/>
          <w:rtl/>
        </w:rPr>
        <w:t>כלל</w:t>
      </w:r>
      <w:r w:rsidR="000B52D6" w:rsidRPr="0065617C">
        <w:rPr>
          <w:rStyle w:val="afffff6"/>
          <w:rFonts w:hint="cs"/>
          <w:spacing w:val="-2"/>
          <w:rtl/>
        </w:rPr>
        <w:t xml:space="preserve">, </w:t>
      </w:r>
    </w:p>
    <w:p w14:paraId="0866BC6B" w14:textId="25F019AB" w:rsidR="005F7EED" w:rsidRDefault="00EE7F5E" w:rsidP="00BF76B0">
      <w:pPr>
        <w:ind w:firstLine="113"/>
        <w:rPr>
          <w:rStyle w:val="afffff6"/>
          <w:rtl/>
        </w:rPr>
      </w:pPr>
      <w:r>
        <w:rPr>
          <w:rStyle w:val="affffd"/>
          <w:rtl/>
        </w:rPr>
        <w:tab/>
      </w:r>
      <w:r>
        <w:rPr>
          <w:rStyle w:val="affffd"/>
          <w:rtl/>
        </w:rPr>
        <w:tab/>
      </w:r>
      <w:r>
        <w:rPr>
          <w:rStyle w:val="affffd"/>
          <w:rtl/>
        </w:rPr>
        <w:tab/>
      </w:r>
      <w:r>
        <w:rPr>
          <w:rStyle w:val="affffd"/>
          <w:rtl/>
        </w:rPr>
        <w:tab/>
      </w:r>
      <w:r w:rsidR="00E8089F" w:rsidRPr="000B52D6">
        <w:rPr>
          <w:rStyle w:val="affffd"/>
          <w:rtl/>
        </w:rPr>
        <w:t>ולר"י</w:t>
      </w:r>
      <w:r w:rsidR="00DC0C33">
        <w:rPr>
          <w:rStyle w:val="affffd"/>
          <w:rFonts w:hint="cs"/>
          <w:rtl/>
        </w:rPr>
        <w:t>:</w:t>
      </w:r>
      <w:r w:rsidR="00E8089F" w:rsidRPr="007435EB">
        <w:rPr>
          <w:rtl/>
        </w:rPr>
        <w:t xml:space="preserve"> לא אמרי' עד </w:t>
      </w:r>
      <w:r w:rsidR="000B52D6">
        <w:rPr>
          <w:rFonts w:hint="cs"/>
          <w:rtl/>
        </w:rPr>
        <w:t>חצי שש</w:t>
      </w:r>
      <w:r w:rsidR="00E8089F" w:rsidRPr="007435EB">
        <w:rPr>
          <w:rtl/>
        </w:rPr>
        <w:t>.</w:t>
      </w:r>
      <w:r w:rsidR="000B52D6">
        <w:rPr>
          <w:rFonts w:cs="Guttman Vilna" w:hint="cs"/>
          <w:b/>
          <w:bCs/>
          <w:rtl/>
        </w:rPr>
        <w:t xml:space="preserve"> </w:t>
      </w:r>
      <w:r w:rsidR="00E8089F" w:rsidRPr="000B52D6">
        <w:rPr>
          <w:rStyle w:val="afffff6"/>
          <w:rtl/>
        </w:rPr>
        <w:t>דאדם טועה חצי שעה</w:t>
      </w:r>
    </w:p>
    <w:p w14:paraId="68571289" w14:textId="2819A26A" w:rsidR="00E8089F" w:rsidRPr="00BF76B0" w:rsidRDefault="00EE7F5E" w:rsidP="005F7EED">
      <w:pPr>
        <w:ind w:left="339" w:firstLine="113"/>
        <w:rPr>
          <w:rFonts w:cs="Guttman Vilna"/>
          <w:b/>
          <w:bCs/>
          <w:rtl/>
        </w:rPr>
      </w:pPr>
      <w:r>
        <w:rPr>
          <w:rStyle w:val="afffff6"/>
          <w:rtl/>
        </w:rPr>
        <w:tab/>
      </w:r>
      <w:r>
        <w:rPr>
          <w:rStyle w:val="afffff6"/>
          <w:rtl/>
        </w:rPr>
        <w:tab/>
      </w:r>
      <w:r>
        <w:rPr>
          <w:rStyle w:val="afffff6"/>
          <w:rtl/>
        </w:rPr>
        <w:tab/>
      </w:r>
      <w:r>
        <w:rPr>
          <w:rStyle w:val="afffff6"/>
          <w:rtl/>
        </w:rPr>
        <w:tab/>
      </w:r>
      <w:r w:rsidR="00E8089F" w:rsidRPr="000B52D6">
        <w:rPr>
          <w:rStyle w:val="afffff6"/>
          <w:rtl/>
        </w:rPr>
        <w:t>- דעדות מסורה לזריזים</w:t>
      </w:r>
      <w:r w:rsidR="005F7EED">
        <w:rPr>
          <w:rStyle w:val="afffff6"/>
          <w:rFonts w:hint="cs"/>
          <w:rtl/>
        </w:rPr>
        <w:t>,</w:t>
      </w:r>
      <w:r w:rsidR="00E8089F" w:rsidRPr="000B52D6">
        <w:rPr>
          <w:rStyle w:val="afffff6"/>
          <w:rtl/>
        </w:rPr>
        <w:t xml:space="preserve"> חמץ לכל מסור</w:t>
      </w:r>
      <w:r w:rsidR="00E8089F" w:rsidRPr="007435EB">
        <w:rPr>
          <w:rtl/>
        </w:rPr>
        <w:t>.</w:t>
      </w:r>
    </w:p>
    <w:p w14:paraId="43802FC4" w14:textId="77777777" w:rsidR="00EE7F5E" w:rsidRDefault="00E8089F" w:rsidP="00EE7F5E">
      <w:pPr>
        <w:pStyle w:val="36"/>
        <w:framePr w:wrap="notBeside"/>
        <w:rPr>
          <w:rStyle w:val="affffd"/>
          <w:rtl/>
        </w:rPr>
      </w:pPr>
      <w:r w:rsidRPr="00DC0C33">
        <w:rPr>
          <w:rStyle w:val="affffd"/>
          <w:rtl/>
        </w:rPr>
        <w:t>ורבא</w:t>
      </w:r>
    </w:p>
    <w:p w14:paraId="6F6EFE6A" w14:textId="203F36BA" w:rsidR="00BF76B0" w:rsidRDefault="00E8089F" w:rsidP="00EE7F5E">
      <w:pPr>
        <w:rPr>
          <w:rFonts w:ascii="Fb Fontext" w:hAnsi="Fb Fontext"/>
          <w:rtl/>
        </w:rPr>
      </w:pPr>
      <w:r w:rsidRPr="00DC0C33">
        <w:rPr>
          <w:rStyle w:val="affffd"/>
          <w:rtl/>
        </w:rPr>
        <w:t>אליבא דר"מ</w:t>
      </w:r>
      <w:r w:rsidR="001F4E3A">
        <w:rPr>
          <w:rStyle w:val="affffd"/>
          <w:rFonts w:hint="cs"/>
          <w:rtl/>
        </w:rPr>
        <w:t>:</w:t>
      </w:r>
      <w:r w:rsidRPr="007435EB">
        <w:rPr>
          <w:rFonts w:ascii="Fb Fontext" w:hAnsi="Fb Fontext"/>
          <w:rtl/>
        </w:rPr>
        <w:t xml:space="preserve"> דאדם טועה ב' שעות חסר משהו</w:t>
      </w:r>
      <w:r w:rsidR="00BF76B0">
        <w:rPr>
          <w:rFonts w:ascii="Fb Fontext" w:hAnsi="Fb Fontext" w:hint="cs"/>
          <w:rtl/>
        </w:rPr>
        <w:t>,</w:t>
      </w:r>
      <w:r w:rsidRPr="007435EB">
        <w:rPr>
          <w:rFonts w:ascii="Fb Fontext" w:hAnsi="Fb Fontext"/>
          <w:rtl/>
        </w:rPr>
        <w:t xml:space="preserve"> </w:t>
      </w:r>
    </w:p>
    <w:p w14:paraId="77C3024E" w14:textId="77777777" w:rsidR="00EE7F5E" w:rsidRDefault="00E8089F" w:rsidP="00EE7F5E">
      <w:pPr>
        <w:pStyle w:val="36"/>
        <w:framePr w:wrap="notBeside"/>
        <w:rPr>
          <w:rtl/>
        </w:rPr>
      </w:pPr>
      <w:r w:rsidRPr="007435EB">
        <w:rPr>
          <w:rtl/>
        </w:rPr>
        <w:t xml:space="preserve">הך </w:t>
      </w:r>
    </w:p>
    <w:p w14:paraId="102310E3" w14:textId="4A4C1A0C" w:rsidR="00E8089F" w:rsidRPr="007435EB" w:rsidRDefault="00E8089F" w:rsidP="00EE7F5E">
      <w:pPr>
        <w:rPr>
          <w:rtl/>
        </w:rPr>
      </w:pPr>
      <w:r w:rsidRPr="007435EB">
        <w:rPr>
          <w:rFonts w:ascii="Fb Fontext" w:hAnsi="Fb Fontext"/>
          <w:rtl/>
        </w:rPr>
        <w:t>לא אמרי' דלא ליכול מתחילת חמש.</w:t>
      </w:r>
    </w:p>
    <w:p w14:paraId="5F211548" w14:textId="77777777" w:rsidR="00EE7F5E" w:rsidRDefault="00E8089F" w:rsidP="00EE7F5E">
      <w:pPr>
        <w:pStyle w:val="36"/>
        <w:framePr w:wrap="notBeside"/>
        <w:rPr>
          <w:rtl/>
        </w:rPr>
      </w:pPr>
      <w:r w:rsidRPr="005F7EED">
        <w:rPr>
          <w:rFonts w:hint="cs"/>
          <w:rtl/>
        </w:rPr>
        <w:t>-</w:t>
      </w:r>
    </w:p>
    <w:p w14:paraId="1B77939E" w14:textId="2958C145" w:rsidR="00EE7F5E" w:rsidRPr="00EE7F5E" w:rsidRDefault="00E8089F" w:rsidP="00EE7F5E">
      <w:pPr>
        <w:rPr>
          <w:rStyle w:val="affffd"/>
          <w:rFonts w:cs="FrankRuehl"/>
          <w:b w:val="0"/>
          <w:bCs w:val="0"/>
          <w:spacing w:val="-4"/>
          <w:sz w:val="18"/>
          <w:szCs w:val="18"/>
          <w:rtl/>
        </w:rPr>
      </w:pPr>
      <w:r w:rsidRPr="00EE7F5E">
        <w:rPr>
          <w:spacing w:val="-4"/>
          <w:rtl/>
        </w:rPr>
        <w:t xml:space="preserve">דחמש </w:t>
      </w:r>
      <w:r w:rsidR="00BF76B0" w:rsidRPr="00EE7F5E">
        <w:rPr>
          <w:spacing w:val="-4"/>
          <w:rtl/>
        </w:rPr>
        <w:t>חמה במזרח</w:t>
      </w:r>
      <w:r w:rsidR="005F7EED" w:rsidRPr="00EE7F5E">
        <w:rPr>
          <w:rFonts w:hint="cs"/>
          <w:spacing w:val="-4"/>
          <w:rtl/>
        </w:rPr>
        <w:t>,</w:t>
      </w:r>
      <w:r w:rsidR="00BF76B0" w:rsidRPr="00EE7F5E">
        <w:rPr>
          <w:spacing w:val="-4"/>
          <w:rtl/>
        </w:rPr>
        <w:t xml:space="preserve"> ובשבע במערב. ובש</w:t>
      </w:r>
      <w:r w:rsidR="00BF76B0" w:rsidRPr="00EE7F5E">
        <w:rPr>
          <w:rFonts w:hint="cs"/>
          <w:spacing w:val="-4"/>
          <w:rtl/>
        </w:rPr>
        <w:t>ש</w:t>
      </w:r>
      <w:r w:rsidRPr="00EE7F5E">
        <w:rPr>
          <w:spacing w:val="-4"/>
          <w:rtl/>
        </w:rPr>
        <w:t xml:space="preserve"> א"א </w:t>
      </w:r>
      <w:r w:rsidR="00BF76B0" w:rsidRPr="00EE7F5E">
        <w:rPr>
          <w:rFonts w:hint="cs"/>
          <w:spacing w:val="-4"/>
          <w:rtl/>
        </w:rPr>
        <w:t>שהשמש באמצע</w:t>
      </w:r>
    </w:p>
    <w:p w14:paraId="57354470" w14:textId="77777777" w:rsidR="00EE7F5E" w:rsidRDefault="00E8089F" w:rsidP="00EE7F5E">
      <w:pPr>
        <w:pStyle w:val="36"/>
        <w:framePr w:wrap="notBeside"/>
        <w:rPr>
          <w:rStyle w:val="affffd"/>
          <w:rtl/>
        </w:rPr>
      </w:pPr>
      <w:r w:rsidRPr="00BF76B0">
        <w:rPr>
          <w:rStyle w:val="affffd"/>
          <w:rtl/>
        </w:rPr>
        <w:t>ורבא</w:t>
      </w:r>
    </w:p>
    <w:p w14:paraId="68D33869" w14:textId="7C6ADB1B" w:rsidR="00BF76B0" w:rsidRDefault="00E8089F" w:rsidP="00E8089F">
      <w:pPr>
        <w:rPr>
          <w:rFonts w:ascii="Fb Fontext" w:hAnsi="Fb Fontext"/>
          <w:rtl/>
        </w:rPr>
      </w:pPr>
      <w:r w:rsidRPr="00BF76B0">
        <w:rPr>
          <w:rStyle w:val="affffd"/>
          <w:rtl/>
        </w:rPr>
        <w:t>אליבא דר"י,</w:t>
      </w:r>
      <w:r w:rsidRPr="007435EB">
        <w:rPr>
          <w:rFonts w:ascii="Fb Fontext" w:hAnsi="Fb Fontext"/>
          <w:rtl/>
        </w:rPr>
        <w:t xml:space="preserve"> דאדם טועה ג' שעות חסר משהו</w:t>
      </w:r>
      <w:r w:rsidR="00BF76B0">
        <w:rPr>
          <w:rFonts w:ascii="Fb Fontext" w:hAnsi="Fb Fontext" w:hint="cs"/>
          <w:rtl/>
        </w:rPr>
        <w:t>,</w:t>
      </w:r>
      <w:r w:rsidRPr="007435EB">
        <w:rPr>
          <w:rFonts w:ascii="Fb Fontext" w:hAnsi="Fb Fontext"/>
          <w:rtl/>
        </w:rPr>
        <w:t xml:space="preserve"> </w:t>
      </w:r>
    </w:p>
    <w:p w14:paraId="0A280092" w14:textId="77777777" w:rsidR="00E8089F" w:rsidRPr="005F7EED" w:rsidRDefault="00E8089F" w:rsidP="005F7EED">
      <w:pPr>
        <w:rPr>
          <w:spacing w:val="-8"/>
          <w:rtl/>
        </w:rPr>
      </w:pPr>
      <w:r w:rsidRPr="005F7EED">
        <w:rPr>
          <w:rFonts w:ascii="Fb Fontext" w:hAnsi="Fb Fontext"/>
          <w:spacing w:val="-8"/>
          <w:rtl/>
        </w:rPr>
        <w:lastRenderedPageBreak/>
        <w:t xml:space="preserve">לא </w:t>
      </w:r>
      <w:r w:rsidR="00BF76B0" w:rsidRPr="005F7EED">
        <w:rPr>
          <w:rFonts w:ascii="Fb Fontext" w:hAnsi="Fb Fontext" w:hint="cs"/>
          <w:spacing w:val="-8"/>
          <w:rtl/>
        </w:rPr>
        <w:t>אוכלים</w:t>
      </w:r>
      <w:r w:rsidRPr="005F7EED">
        <w:rPr>
          <w:rFonts w:ascii="Fb Fontext" w:hAnsi="Fb Fontext"/>
          <w:spacing w:val="-8"/>
          <w:rtl/>
        </w:rPr>
        <w:t xml:space="preserve"> מתחילת ארבע</w:t>
      </w:r>
      <w:r w:rsidR="005F7EED" w:rsidRPr="005F7EED">
        <w:rPr>
          <w:rFonts w:ascii="Fb Fontext" w:hAnsi="Fb Fontext" w:hint="cs"/>
          <w:spacing w:val="-8"/>
          <w:rtl/>
        </w:rPr>
        <w:t xml:space="preserve"> דחמש </w:t>
      </w:r>
      <w:r w:rsidRPr="005F7EED">
        <w:rPr>
          <w:spacing w:val="-8"/>
          <w:rtl/>
        </w:rPr>
        <w:t>ח</w:t>
      </w:r>
      <w:r w:rsidR="005F7EED" w:rsidRPr="005F7EED">
        <w:rPr>
          <w:spacing w:val="-8"/>
          <w:rtl/>
        </w:rPr>
        <w:t>מה במזרח</w:t>
      </w:r>
      <w:r w:rsidRPr="005F7EED">
        <w:rPr>
          <w:rFonts w:hint="cs"/>
          <w:spacing w:val="-8"/>
          <w:rtl/>
        </w:rPr>
        <w:t xml:space="preserve"> </w:t>
      </w:r>
      <w:r w:rsidRPr="005F7EED">
        <w:rPr>
          <w:rStyle w:val="afffff6"/>
          <w:spacing w:val="-8"/>
          <w:rtl/>
        </w:rPr>
        <w:t>וכ"ש ארבע</w:t>
      </w:r>
      <w:r w:rsidRPr="005F7EED">
        <w:rPr>
          <w:spacing w:val="-8"/>
          <w:rtl/>
        </w:rPr>
        <w:t xml:space="preserve"> ושבע </w:t>
      </w:r>
      <w:r w:rsidR="005F7EED">
        <w:rPr>
          <w:spacing w:val="-8"/>
          <w:rtl/>
        </w:rPr>
        <w:t>במערב</w:t>
      </w:r>
    </w:p>
    <w:p w14:paraId="3BAA8E26" w14:textId="77777777" w:rsidR="00E8089F" w:rsidRPr="00887A07" w:rsidRDefault="005F7EED" w:rsidP="005F7EED">
      <w:pPr>
        <w:rPr>
          <w:spacing w:val="-4"/>
          <w:rtl/>
        </w:rPr>
      </w:pPr>
      <w:r w:rsidRPr="00887A07">
        <w:rPr>
          <w:rFonts w:hint="cs"/>
          <w:spacing w:val="-4"/>
          <w:rtl/>
        </w:rPr>
        <w:t>ו</w:t>
      </w:r>
      <w:r w:rsidR="00E8089F" w:rsidRPr="00887A07">
        <w:rPr>
          <w:spacing w:val="-4"/>
          <w:rtl/>
        </w:rPr>
        <w:t xml:space="preserve">לא </w:t>
      </w:r>
      <w:r w:rsidRPr="00887A07">
        <w:rPr>
          <w:rFonts w:hint="cs"/>
          <w:spacing w:val="-4"/>
          <w:rtl/>
        </w:rPr>
        <w:t>אוכלים</w:t>
      </w:r>
      <w:r w:rsidR="00E8089F" w:rsidRPr="00887A07">
        <w:rPr>
          <w:spacing w:val="-4"/>
          <w:rtl/>
        </w:rPr>
        <w:t xml:space="preserve"> בחמש</w:t>
      </w:r>
      <w:r w:rsidR="00E8089F" w:rsidRPr="00887A07">
        <w:rPr>
          <w:rStyle w:val="affffd"/>
          <w:spacing w:val="-4"/>
          <w:rtl/>
        </w:rPr>
        <w:t xml:space="preserve"> </w:t>
      </w:r>
      <w:r w:rsidRPr="00887A07">
        <w:rPr>
          <w:rStyle w:val="affffd"/>
          <w:rFonts w:hint="cs"/>
          <w:spacing w:val="-4"/>
          <w:rtl/>
        </w:rPr>
        <w:t>כ</w:t>
      </w:r>
      <w:r w:rsidR="00BF76B0" w:rsidRPr="00887A07">
        <w:rPr>
          <w:rStyle w:val="affffd"/>
          <w:spacing w:val="-4"/>
          <w:rtl/>
        </w:rPr>
        <w:t>רבא</w:t>
      </w:r>
      <w:r w:rsidR="00E8089F" w:rsidRPr="00887A07">
        <w:rPr>
          <w:rStyle w:val="affffd"/>
          <w:spacing w:val="-4"/>
          <w:rtl/>
        </w:rPr>
        <w:t xml:space="preserve"> </w:t>
      </w:r>
      <w:r w:rsidR="00BF76B0" w:rsidRPr="00887A07">
        <w:rPr>
          <w:rFonts w:hint="cs"/>
          <w:spacing w:val="-4"/>
          <w:rtl/>
        </w:rPr>
        <w:t>ש</w:t>
      </w:r>
      <w:r w:rsidR="00E8089F" w:rsidRPr="00887A07">
        <w:rPr>
          <w:spacing w:val="-4"/>
          <w:rtl/>
        </w:rPr>
        <w:t>עדות מסורה לזריזים, חמץ לכל מסור.</w:t>
      </w:r>
    </w:p>
    <w:p w14:paraId="3E59010D" w14:textId="33CFBD5A" w:rsidR="00EE7F5E" w:rsidRDefault="00E8089F" w:rsidP="00EE7F5E">
      <w:pPr>
        <w:pStyle w:val="36"/>
        <w:framePr w:wrap="notBeside"/>
        <w:rPr>
          <w:rStyle w:val="affffd"/>
          <w:rtl/>
        </w:rPr>
      </w:pPr>
      <w:r w:rsidRPr="00BF76B0">
        <w:rPr>
          <w:rStyle w:val="affffd"/>
          <w:rtl/>
        </w:rPr>
        <w:t>ורבא:</w:t>
      </w:r>
      <w:r w:rsidR="00EE7F5E">
        <w:rPr>
          <w:rStyle w:val="affffd"/>
          <w:rFonts w:hint="cs"/>
          <w:rtl/>
        </w:rPr>
        <w:t xml:space="preserve"> א.</w:t>
      </w:r>
      <w:r w:rsidRPr="00BF76B0">
        <w:rPr>
          <w:rStyle w:val="affffd"/>
          <w:rtl/>
        </w:rPr>
        <w:t xml:space="preserve"> </w:t>
      </w:r>
    </w:p>
    <w:p w14:paraId="191C089F" w14:textId="5D35A2C6" w:rsidR="00E8089F" w:rsidRPr="007435EB" w:rsidRDefault="00E8089F" w:rsidP="00BF76B0">
      <w:pPr>
        <w:rPr>
          <w:rtl/>
        </w:rPr>
      </w:pPr>
      <w:r w:rsidRPr="00BF76B0">
        <w:rPr>
          <w:rStyle w:val="affffd"/>
          <w:rtl/>
        </w:rPr>
        <w:t>ר"י לטעמ</w:t>
      </w:r>
      <w:r w:rsidR="00BF76B0">
        <w:rPr>
          <w:rStyle w:val="affffd"/>
          <w:rFonts w:hint="cs"/>
          <w:rtl/>
        </w:rPr>
        <w:t>ו</w:t>
      </w:r>
      <w:r w:rsidRPr="007435EB">
        <w:rPr>
          <w:rFonts w:ascii="Fb Fontext" w:hAnsi="Fb Fontext"/>
          <w:rtl/>
        </w:rPr>
        <w:t xml:space="preserve"> דאין ביעור חמץ אלא שריפה, ו</w:t>
      </w:r>
      <w:r w:rsidR="00BF76B0">
        <w:rPr>
          <w:rFonts w:ascii="Fb Fontext" w:hAnsi="Fb Fontext" w:hint="cs"/>
          <w:rtl/>
        </w:rPr>
        <w:t>נתנו לו שעה ללקט עצים</w:t>
      </w:r>
    </w:p>
    <w:p w14:paraId="0BD188E9" w14:textId="77777777" w:rsidR="00EE7F5E" w:rsidRDefault="00E8089F" w:rsidP="00EE7F5E">
      <w:pPr>
        <w:pStyle w:val="36"/>
        <w:framePr w:wrap="notBeside"/>
        <w:rPr>
          <w:rStyle w:val="affffd"/>
          <w:rtl/>
        </w:rPr>
      </w:pPr>
      <w:r w:rsidRPr="00BF76B0">
        <w:rPr>
          <w:rStyle w:val="affffd"/>
          <w:rtl/>
        </w:rPr>
        <w:t xml:space="preserve">והקשה רבינא </w:t>
      </w:r>
    </w:p>
    <w:p w14:paraId="638373CE" w14:textId="0DBFE54B" w:rsidR="00E8089F" w:rsidRPr="005C3FF1" w:rsidRDefault="00BF76B0" w:rsidP="00EE7F5E">
      <w:pPr>
        <w:rPr>
          <w:rStyle w:val="afffa"/>
          <w:rtl/>
        </w:rPr>
      </w:pPr>
      <w:r w:rsidRPr="00BF76B0">
        <w:rPr>
          <w:rStyle w:val="affffd"/>
          <w:rFonts w:hint="cs"/>
          <w:rtl/>
        </w:rPr>
        <w:t>ד</w:t>
      </w:r>
      <w:r w:rsidR="00E8089F" w:rsidRPr="00BF76B0">
        <w:rPr>
          <w:rStyle w:val="affffd"/>
          <w:rtl/>
        </w:rPr>
        <w:t>ר"י ס"ל</w:t>
      </w:r>
      <w:r>
        <w:rPr>
          <w:rStyle w:val="affffd"/>
          <w:rFonts w:hint="cs"/>
          <w:rtl/>
        </w:rPr>
        <w:t>:</w:t>
      </w:r>
      <w:r w:rsidR="00E8089F" w:rsidRPr="00BF76B0">
        <w:rPr>
          <w:rStyle w:val="affffd"/>
          <w:rtl/>
        </w:rPr>
        <w:t xml:space="preserve"> </w:t>
      </w:r>
      <w:r w:rsidR="00E8089F" w:rsidRPr="007435EB">
        <w:rPr>
          <w:rtl/>
        </w:rPr>
        <w:t>דבשעת ביעורו השבתתו בכל דבר.</w:t>
      </w:r>
    </w:p>
    <w:p w14:paraId="6F3081FF" w14:textId="77777777" w:rsidR="00EE7F5E" w:rsidRDefault="00E8089F" w:rsidP="00EE7F5E">
      <w:pPr>
        <w:pStyle w:val="36"/>
        <w:framePr w:wrap="notBeside"/>
        <w:rPr>
          <w:rStyle w:val="affffd"/>
          <w:rtl/>
        </w:rPr>
      </w:pPr>
      <w:r w:rsidRPr="00887A07">
        <w:rPr>
          <w:rStyle w:val="affffd"/>
          <w:rFonts w:hint="cs"/>
          <w:rtl/>
        </w:rPr>
        <w:t>ב.</w:t>
      </w:r>
    </w:p>
    <w:p w14:paraId="26A72129" w14:textId="77777777" w:rsidR="00EE7F5E" w:rsidRDefault="00E8089F" w:rsidP="00887A07">
      <w:pPr>
        <w:rPr>
          <w:rtl/>
        </w:rPr>
      </w:pPr>
      <w:r w:rsidRPr="005C3FF1">
        <w:rPr>
          <w:rStyle w:val="afffa"/>
          <w:rtl/>
        </w:rPr>
        <w:t>גזירה משום יום המעונן.</w:t>
      </w:r>
      <w:r w:rsidRPr="007435EB">
        <w:rPr>
          <w:rtl/>
        </w:rPr>
        <w:t xml:space="preserve"> </w:t>
      </w:r>
    </w:p>
    <w:p w14:paraId="20BD89D5" w14:textId="77777777" w:rsidR="00EE7F5E" w:rsidRDefault="00E8089F" w:rsidP="00EE7F5E">
      <w:pPr>
        <w:pStyle w:val="36"/>
        <w:framePr w:wrap="notBeside"/>
        <w:rPr>
          <w:rtl/>
        </w:rPr>
      </w:pPr>
      <w:r w:rsidRPr="00F46A1C">
        <w:rPr>
          <w:rStyle w:val="affffd"/>
          <w:rtl/>
        </w:rPr>
        <w:t>והך</w:t>
      </w:r>
    </w:p>
    <w:p w14:paraId="44FEA0F1" w14:textId="43804CFE" w:rsidR="00E8089F" w:rsidRPr="007435EB" w:rsidRDefault="00E8089F" w:rsidP="00887A07">
      <w:pPr>
        <w:rPr>
          <w:rFonts w:cs="Guttman Vilna"/>
          <w:bCs/>
          <w:rtl/>
        </w:rPr>
      </w:pPr>
      <w:r w:rsidRPr="007435EB">
        <w:rPr>
          <w:rtl/>
        </w:rPr>
        <w:t xml:space="preserve">דבארבע אפשר לאכול </w:t>
      </w:r>
      <w:r w:rsidR="00EE7F5E">
        <w:rPr>
          <w:rFonts w:hint="cs"/>
          <w:rtl/>
        </w:rPr>
        <w:t xml:space="preserve">- </w:t>
      </w:r>
      <w:r w:rsidRPr="007435EB">
        <w:rPr>
          <w:rtl/>
        </w:rPr>
        <w:t>דזמן סעודה לכל היא.</w:t>
      </w:r>
    </w:p>
    <w:p w14:paraId="09FDF52A" w14:textId="77777777" w:rsidR="00EE7F5E" w:rsidRDefault="00E8089F" w:rsidP="00EE7F5E">
      <w:pPr>
        <w:pStyle w:val="36"/>
        <w:framePr w:wrap="notBeside"/>
        <w:rPr>
          <w:rStyle w:val="affffd"/>
          <w:spacing w:val="-6"/>
          <w:rtl/>
        </w:rPr>
      </w:pPr>
      <w:r w:rsidRPr="0065617C">
        <w:rPr>
          <w:rStyle w:val="affffd"/>
          <w:spacing w:val="-6"/>
          <w:rtl/>
        </w:rPr>
        <w:t>וכדת"ר:</w:t>
      </w:r>
    </w:p>
    <w:p w14:paraId="77712819" w14:textId="0CBCE649" w:rsidR="00BF76B0" w:rsidRPr="00EE7F5E" w:rsidRDefault="00E8089F" w:rsidP="00BF76B0">
      <w:pPr>
        <w:rPr>
          <w:rFonts w:ascii="Fb Fontext" w:hAnsi="Fb Fontext"/>
          <w:rtl/>
        </w:rPr>
      </w:pPr>
      <w:r w:rsidRPr="00EE7F5E">
        <w:rPr>
          <w:rStyle w:val="afffa"/>
          <w:rtl/>
        </w:rPr>
        <w:t xml:space="preserve">שעה ראשונה </w:t>
      </w:r>
      <w:r w:rsidRPr="00EE7F5E">
        <w:rPr>
          <w:rFonts w:ascii="Fb Fontext" w:hAnsi="Fb Fontext"/>
          <w:rtl/>
        </w:rPr>
        <w:t xml:space="preserve">מאכל לודים, </w:t>
      </w:r>
      <w:r w:rsidRPr="00EE7F5E">
        <w:rPr>
          <w:rStyle w:val="afffa"/>
          <w:rtl/>
        </w:rPr>
        <w:t xml:space="preserve">שניה </w:t>
      </w:r>
      <w:r w:rsidRPr="00EE7F5E">
        <w:rPr>
          <w:rFonts w:ascii="Fb Fontext" w:hAnsi="Fb Fontext"/>
          <w:rtl/>
        </w:rPr>
        <w:t xml:space="preserve">ליסטין, </w:t>
      </w:r>
      <w:r w:rsidRPr="00EE7F5E">
        <w:rPr>
          <w:rStyle w:val="afffa"/>
          <w:rtl/>
        </w:rPr>
        <w:t>שלישית</w:t>
      </w:r>
      <w:r w:rsidRPr="00EE7F5E">
        <w:rPr>
          <w:rFonts w:ascii="Fb Fontext" w:hAnsi="Fb Fontext"/>
          <w:rtl/>
        </w:rPr>
        <w:t xml:space="preserve"> יורשין, </w:t>
      </w:r>
    </w:p>
    <w:p w14:paraId="4B1C2C29" w14:textId="77777777" w:rsidR="00BF76B0" w:rsidRPr="00EE7F5E" w:rsidRDefault="00E8089F" w:rsidP="00BF76B0">
      <w:pPr>
        <w:ind w:left="226" w:firstLine="113"/>
        <w:rPr>
          <w:rFonts w:ascii="Fb Fontext" w:hAnsi="Fb Fontext"/>
          <w:rtl/>
        </w:rPr>
      </w:pPr>
      <w:r w:rsidRPr="00EE7F5E">
        <w:rPr>
          <w:rStyle w:val="afffa"/>
          <w:rtl/>
        </w:rPr>
        <w:t>רביעית</w:t>
      </w:r>
      <w:r w:rsidRPr="00EE7F5E">
        <w:rPr>
          <w:rFonts w:ascii="Fb Fontext" w:hAnsi="Fb Fontext"/>
          <w:rtl/>
        </w:rPr>
        <w:t xml:space="preserve"> כל אדם, </w:t>
      </w:r>
      <w:r w:rsidRPr="00EE7F5E">
        <w:rPr>
          <w:rStyle w:val="afffa"/>
          <w:rtl/>
        </w:rPr>
        <w:t>חמישית</w:t>
      </w:r>
      <w:r w:rsidRPr="00EE7F5E">
        <w:rPr>
          <w:rFonts w:ascii="Fb Fontext" w:hAnsi="Fb Fontext"/>
          <w:rtl/>
        </w:rPr>
        <w:t xml:space="preserve"> פועלים, </w:t>
      </w:r>
      <w:r w:rsidRPr="00EE7F5E">
        <w:rPr>
          <w:rStyle w:val="afffa"/>
          <w:rtl/>
        </w:rPr>
        <w:t>ששית</w:t>
      </w:r>
      <w:r w:rsidRPr="00EE7F5E">
        <w:rPr>
          <w:rFonts w:ascii="Fb Fontext" w:hAnsi="Fb Fontext"/>
          <w:rtl/>
        </w:rPr>
        <w:t xml:space="preserve"> ת"ח, </w:t>
      </w:r>
    </w:p>
    <w:p w14:paraId="12D6FC16" w14:textId="77777777" w:rsidR="00E8089F" w:rsidRPr="00EE7F5E" w:rsidRDefault="00E8089F" w:rsidP="00BF76B0">
      <w:pPr>
        <w:ind w:left="226" w:firstLine="113"/>
        <w:rPr>
          <w:rtl/>
        </w:rPr>
      </w:pPr>
      <w:r w:rsidRPr="00EE7F5E">
        <w:rPr>
          <w:rFonts w:ascii="Fb Fontext" w:hAnsi="Fb Fontext"/>
          <w:rtl/>
        </w:rPr>
        <w:t>מכאן ואילך - כזורק אבן לחמת.</w:t>
      </w:r>
    </w:p>
    <w:p w14:paraId="42766499" w14:textId="77777777" w:rsidR="00EE7F5E" w:rsidRDefault="00E8089F" w:rsidP="00EE7F5E">
      <w:pPr>
        <w:pStyle w:val="36"/>
        <w:framePr w:wrap="notBeside"/>
        <w:rPr>
          <w:rtl/>
        </w:rPr>
      </w:pPr>
      <w:r w:rsidRPr="00BF76B0">
        <w:rPr>
          <w:rStyle w:val="affffd"/>
          <w:rtl/>
        </w:rPr>
        <w:t>אביי:</w:t>
      </w:r>
      <w:r w:rsidR="00BF76B0">
        <w:rPr>
          <w:rtl/>
        </w:rPr>
        <w:t xml:space="preserve"> </w:t>
      </w:r>
    </w:p>
    <w:p w14:paraId="5C918DA4" w14:textId="360F262B" w:rsidR="00E8089F" w:rsidRPr="007435EB" w:rsidRDefault="00EE7F5E" w:rsidP="003E4804">
      <w:pPr>
        <w:rPr>
          <w:rtl/>
        </w:rPr>
      </w:pPr>
      <w:r>
        <w:rPr>
          <w:rFonts w:hint="cs"/>
          <w:rtl/>
        </w:rPr>
        <w:t>ר</w:t>
      </w:r>
      <w:r w:rsidR="003E4804">
        <w:rPr>
          <w:rFonts w:hint="cs"/>
          <w:rtl/>
        </w:rPr>
        <w:t xml:space="preserve">ק אי </w:t>
      </w:r>
      <w:r w:rsidR="00BF76B0">
        <w:rPr>
          <w:rtl/>
        </w:rPr>
        <w:t>לא טע</w:t>
      </w:r>
      <w:r w:rsidR="00E8089F" w:rsidRPr="007435EB">
        <w:rPr>
          <w:rtl/>
        </w:rPr>
        <w:t xml:space="preserve">ם </w:t>
      </w:r>
      <w:r w:rsidR="00BF76B0">
        <w:rPr>
          <w:rFonts w:hint="cs"/>
          <w:rtl/>
        </w:rPr>
        <w:t>כלום בבוקר</w:t>
      </w:r>
      <w:r w:rsidR="003E4804">
        <w:rPr>
          <w:rFonts w:hint="cs"/>
          <w:rtl/>
        </w:rPr>
        <w:t>,</w:t>
      </w:r>
      <w:r w:rsidR="00BF76B0">
        <w:rPr>
          <w:rFonts w:hint="cs"/>
          <w:rtl/>
        </w:rPr>
        <w:t xml:space="preserve"> אבל טעם לא</w:t>
      </w:r>
      <w:r w:rsidR="00E8089F" w:rsidRPr="007435EB">
        <w:rPr>
          <w:rtl/>
        </w:rPr>
        <w:t>.</w:t>
      </w:r>
    </w:p>
    <w:p w14:paraId="3659F35F" w14:textId="77777777" w:rsidR="00EE7F5E" w:rsidRDefault="00E8089F" w:rsidP="00EE7F5E">
      <w:pPr>
        <w:pStyle w:val="36"/>
        <w:framePr w:wrap="notBeside"/>
        <w:rPr>
          <w:rStyle w:val="affffd"/>
          <w:rtl/>
        </w:rPr>
      </w:pPr>
      <w:r w:rsidRPr="00BF76B0">
        <w:rPr>
          <w:rStyle w:val="affffd"/>
          <w:rtl/>
        </w:rPr>
        <w:t>רב אשי:</w:t>
      </w:r>
    </w:p>
    <w:p w14:paraId="56F3A884" w14:textId="7235591A" w:rsidR="003E4804" w:rsidRDefault="00E8089F" w:rsidP="00BF76B0">
      <w:pPr>
        <w:rPr>
          <w:rtl/>
        </w:rPr>
      </w:pPr>
      <w:r w:rsidRPr="007435EB">
        <w:rPr>
          <w:rtl/>
        </w:rPr>
        <w:t>כמחלוקת בעדות</w:t>
      </w:r>
      <w:r w:rsidR="003E4804">
        <w:rPr>
          <w:rFonts w:hint="cs"/>
          <w:rtl/>
        </w:rPr>
        <w:t>,</w:t>
      </w:r>
      <w:r w:rsidRPr="007435EB">
        <w:rPr>
          <w:rtl/>
        </w:rPr>
        <w:t xml:space="preserve"> כך מחלוקת בחמץ. </w:t>
      </w:r>
    </w:p>
    <w:p w14:paraId="5C94A4EC" w14:textId="77777777" w:rsidR="00E8089F" w:rsidRPr="007435EB" w:rsidRDefault="00E8089F" w:rsidP="00EE7F5E">
      <w:pPr>
        <w:pStyle w:val="afffff5"/>
        <w:spacing w:after="60"/>
        <w:rPr>
          <w:rtl/>
        </w:rPr>
      </w:pPr>
      <w:r w:rsidRPr="007435EB">
        <w:rPr>
          <w:rtl/>
        </w:rPr>
        <w:t xml:space="preserve">וקמ"ל </w:t>
      </w:r>
      <w:r w:rsidR="00BF76B0">
        <w:rPr>
          <w:rFonts w:hint="cs"/>
          <w:rtl/>
        </w:rPr>
        <w:t xml:space="preserve">דתירוץ שתירצנו תירוץ הוא ולא תנאי בעלמא, </w:t>
      </w:r>
    </w:p>
    <w:p w14:paraId="4D87CAD3" w14:textId="77777777" w:rsidR="00E8089F" w:rsidRPr="007435EB" w:rsidRDefault="00E8089F" w:rsidP="005C3FF1">
      <w:pPr>
        <w:pStyle w:val="afff"/>
        <w:framePr w:wrap="around"/>
        <w:rPr>
          <w:rtl/>
        </w:rPr>
      </w:pPr>
      <w:r w:rsidRPr="007435EB">
        <w:rPr>
          <w:rFonts w:hint="cs"/>
          <w:rtl/>
        </w:rPr>
        <w:t>יב:</w:t>
      </w:r>
    </w:p>
    <w:p w14:paraId="1CDE562C" w14:textId="77777777" w:rsidR="00EE7F5E" w:rsidRDefault="00E8089F" w:rsidP="00EE7F5E">
      <w:pPr>
        <w:pStyle w:val="36"/>
        <w:framePr w:wrap="notBeside"/>
        <w:rPr>
          <w:rStyle w:val="affffd"/>
          <w:rtl/>
        </w:rPr>
      </w:pPr>
      <w:r w:rsidRPr="00BF76B0">
        <w:rPr>
          <w:rStyle w:val="affffd"/>
          <w:rtl/>
        </w:rPr>
        <w:t>רשב"א:</w:t>
      </w:r>
    </w:p>
    <w:p w14:paraId="6D7CD95D" w14:textId="7E76B1B5" w:rsidR="003E4804" w:rsidRDefault="00E8089F" w:rsidP="00BF76B0">
      <w:pPr>
        <w:rPr>
          <w:rtl/>
        </w:rPr>
      </w:pPr>
      <w:r w:rsidRPr="007435EB">
        <w:rPr>
          <w:rFonts w:ascii="Fb Fontext" w:hAnsi="Fb Fontext"/>
          <w:rtl/>
        </w:rPr>
        <w:t>ל"</w:t>
      </w:r>
      <w:r w:rsidRPr="007435EB">
        <w:rPr>
          <w:rFonts w:ascii="Fb Fontext" w:hAnsi="Fb Fontext" w:hint="cs"/>
          <w:rtl/>
        </w:rPr>
        <w:t>ש</w:t>
      </w:r>
      <w:r w:rsidRPr="007435EB">
        <w:rPr>
          <w:rFonts w:ascii="Fb Fontext" w:hAnsi="Fb Fontext"/>
          <w:rtl/>
        </w:rPr>
        <w:t xml:space="preserve"> אלא בשעות, אבל אחד אומר קודם הנץ החמה, ואחד בתוך הנה"ח עדותן בטילה.</w:t>
      </w:r>
      <w:r w:rsidR="00BF76B0">
        <w:rPr>
          <w:rFonts w:ascii="Fb Fontext" w:hAnsi="Fb Fontext" w:hint="cs"/>
          <w:rtl/>
        </w:rPr>
        <w:t xml:space="preserve"> </w:t>
      </w:r>
    </w:p>
    <w:p w14:paraId="69ABC762" w14:textId="77777777" w:rsidR="00E8089F" w:rsidRPr="007435EB" w:rsidRDefault="00E8089F" w:rsidP="00EE7F5E">
      <w:pPr>
        <w:pStyle w:val="afffff5"/>
        <w:spacing w:after="60"/>
        <w:rPr>
          <w:rFonts w:cs="Guttman Vilna"/>
          <w:b/>
          <w:bCs/>
          <w:rtl/>
        </w:rPr>
      </w:pPr>
      <w:r w:rsidRPr="007435EB">
        <w:rPr>
          <w:rtl/>
        </w:rPr>
        <w:t xml:space="preserve">וקמ"ל דלא אמרי' דחד </w:t>
      </w:r>
      <w:r w:rsidR="00BF76B0">
        <w:rPr>
          <w:rFonts w:hint="cs"/>
          <w:rtl/>
        </w:rPr>
        <w:t xml:space="preserve">היה בלילה וראה </w:t>
      </w:r>
      <w:r w:rsidR="00BF76B0">
        <w:rPr>
          <w:rtl/>
        </w:rPr>
        <w:t>זהרורי בעלמא</w:t>
      </w:r>
      <w:r w:rsidR="00BF76B0">
        <w:rPr>
          <w:rFonts w:hint="cs"/>
          <w:rtl/>
        </w:rPr>
        <w:t>,</w:t>
      </w:r>
    </w:p>
    <w:p w14:paraId="7E0CEB84" w14:textId="77777777" w:rsidR="00E8089F" w:rsidRPr="007435EB" w:rsidRDefault="00E8089F" w:rsidP="005C3FF1">
      <w:pPr>
        <w:pStyle w:val="afff"/>
        <w:framePr w:wrap="around"/>
        <w:rPr>
          <w:rtl/>
        </w:rPr>
      </w:pPr>
      <w:r w:rsidRPr="007435EB">
        <w:rPr>
          <w:rFonts w:hint="cs"/>
          <w:rtl/>
        </w:rPr>
        <w:t>יג.</w:t>
      </w:r>
    </w:p>
    <w:p w14:paraId="7B8E1B19" w14:textId="77777777" w:rsidR="00EE7F5E" w:rsidRDefault="00E8089F" w:rsidP="00EE7F5E">
      <w:pPr>
        <w:pStyle w:val="36"/>
        <w:framePr w:wrap="notBeside"/>
        <w:rPr>
          <w:rStyle w:val="affffd"/>
          <w:rtl/>
        </w:rPr>
      </w:pPr>
      <w:r w:rsidRPr="00BF76B0">
        <w:rPr>
          <w:rStyle w:val="affffd"/>
          <w:rtl/>
        </w:rPr>
        <w:t xml:space="preserve">ר"נ מרב </w:t>
      </w:r>
    </w:p>
    <w:p w14:paraId="50B41CE4" w14:textId="48430F3E" w:rsidR="00E8089F" w:rsidRPr="007435EB" w:rsidRDefault="00EE7F5E" w:rsidP="00E8089F">
      <w:pPr>
        <w:rPr>
          <w:rtl/>
        </w:rPr>
      </w:pPr>
      <w:r>
        <w:rPr>
          <w:rStyle w:val="affffd"/>
          <w:rFonts w:hint="cs"/>
          <w:rtl/>
        </w:rPr>
        <w:t>ה</w:t>
      </w:r>
      <w:r w:rsidR="00E8089F" w:rsidRPr="00BF76B0">
        <w:rPr>
          <w:rStyle w:val="affffd"/>
          <w:rtl/>
        </w:rPr>
        <w:t xml:space="preserve">לכה כר"י </w:t>
      </w:r>
      <w:r w:rsidR="00E8089F" w:rsidRPr="007435EB">
        <w:rPr>
          <w:rFonts w:ascii="Fb Fontext" w:hAnsi="Fb Fontext"/>
          <w:rtl/>
        </w:rPr>
        <w:t>דתולין כל חמש ושורפין בתחילת שש.</w:t>
      </w:r>
    </w:p>
    <w:p w14:paraId="28C52D13" w14:textId="77777777" w:rsidR="00BF76B0" w:rsidRDefault="00E8089F" w:rsidP="00BF76B0">
      <w:pPr>
        <w:rPr>
          <w:rtl/>
        </w:rPr>
      </w:pPr>
      <w:r w:rsidRPr="00BF76B0">
        <w:rPr>
          <w:rStyle w:val="affffd"/>
          <w:rtl/>
        </w:rPr>
        <w:t>ולא כר"מ:</w:t>
      </w:r>
      <w:r w:rsidRPr="007435EB">
        <w:rPr>
          <w:rtl/>
        </w:rPr>
        <w:t xml:space="preserve"> דהל</w:t>
      </w:r>
      <w:r w:rsidR="00BF76B0">
        <w:rPr>
          <w:rFonts w:hint="cs"/>
          <w:rtl/>
        </w:rPr>
        <w:t xml:space="preserve">כה כמותו בסתם, דכאן סתם, </w:t>
      </w:r>
    </w:p>
    <w:p w14:paraId="2F5EE800" w14:textId="77777777" w:rsidR="00E8089F" w:rsidRPr="0065617C" w:rsidRDefault="00BF76B0" w:rsidP="00EE7F5E">
      <w:pPr>
        <w:rPr>
          <w:spacing w:val="-2"/>
          <w:rtl/>
        </w:rPr>
      </w:pPr>
      <w:r w:rsidRPr="0065617C">
        <w:rPr>
          <w:rStyle w:val="affffd"/>
          <w:rFonts w:hint="cs"/>
          <w:spacing w:val="-2"/>
          <w:rtl/>
        </w:rPr>
        <w:t>כר''ג</w:t>
      </w:r>
      <w:r w:rsidR="003E4804" w:rsidRPr="0065617C">
        <w:rPr>
          <w:rStyle w:val="affffd"/>
          <w:rFonts w:hint="cs"/>
          <w:spacing w:val="-2"/>
          <w:rtl/>
        </w:rPr>
        <w:t>:</w:t>
      </w:r>
      <w:r w:rsidRPr="0065617C">
        <w:rPr>
          <w:rFonts w:hint="cs"/>
          <w:spacing w:val="-2"/>
          <w:rtl/>
        </w:rPr>
        <w:t xml:space="preserve"> </w:t>
      </w:r>
      <w:r w:rsidR="00E8089F" w:rsidRPr="0065617C">
        <w:rPr>
          <w:spacing w:val="-2"/>
          <w:rtl/>
        </w:rPr>
        <w:t>דכל שעה שמותר לאכול</w:t>
      </w:r>
      <w:r w:rsidRPr="0065617C">
        <w:rPr>
          <w:rFonts w:hint="cs"/>
          <w:spacing w:val="-2"/>
          <w:rtl/>
        </w:rPr>
        <w:t xml:space="preserve"> </w:t>
      </w:r>
      <w:r w:rsidR="00E8089F" w:rsidRPr="0065617C">
        <w:rPr>
          <w:rStyle w:val="afffff6"/>
          <w:spacing w:val="-2"/>
          <w:rtl/>
        </w:rPr>
        <w:t>כהן בתרומה</w:t>
      </w:r>
      <w:r w:rsidR="00E8089F" w:rsidRPr="0065617C">
        <w:rPr>
          <w:spacing w:val="-2"/>
          <w:rtl/>
        </w:rPr>
        <w:t xml:space="preserve"> מאכיל </w:t>
      </w:r>
      <w:r w:rsidR="00E8089F" w:rsidRPr="0065617C">
        <w:rPr>
          <w:rStyle w:val="afffff6"/>
          <w:spacing w:val="-2"/>
          <w:rtl/>
        </w:rPr>
        <w:t>ישראל בחולין</w:t>
      </w:r>
    </w:p>
    <w:p w14:paraId="66F72762" w14:textId="45932422" w:rsidR="00E8089F" w:rsidRPr="007435EB" w:rsidRDefault="00E8089F" w:rsidP="00EE7F5E">
      <w:pPr>
        <w:spacing w:after="60"/>
        <w:rPr>
          <w:rtl/>
        </w:rPr>
      </w:pPr>
      <w:r w:rsidRPr="00BF76B0">
        <w:rPr>
          <w:rStyle w:val="affffd"/>
          <w:rtl/>
        </w:rPr>
        <w:t xml:space="preserve">ולא כר"ג: </w:t>
      </w:r>
      <w:r w:rsidRPr="007435EB">
        <w:rPr>
          <w:rFonts w:ascii="Fb Fontext" w:hAnsi="Fb Fontext"/>
          <w:rtl/>
        </w:rPr>
        <w:t>מצד מכריע ד</w:t>
      </w:r>
      <w:r w:rsidR="00BF76B0">
        <w:rPr>
          <w:rFonts w:ascii="Fb Fontext" w:hAnsi="Fb Fontext" w:hint="cs"/>
          <w:rtl/>
        </w:rPr>
        <w:t>טעם עצמו אמר ולא שהכריע,</w:t>
      </w:r>
    </w:p>
    <w:p w14:paraId="258E00E6" w14:textId="77777777" w:rsidR="00EE7F5E" w:rsidRDefault="003E4804" w:rsidP="00EE7F5E">
      <w:pPr>
        <w:pStyle w:val="36"/>
        <w:framePr w:wrap="notBeside"/>
        <w:rPr>
          <w:rStyle w:val="affffd"/>
          <w:rtl/>
        </w:rPr>
      </w:pPr>
      <w:r>
        <w:rPr>
          <w:rStyle w:val="affffd"/>
          <w:rFonts w:hint="cs"/>
          <w:rtl/>
        </w:rPr>
        <w:t xml:space="preserve">ב. </w:t>
      </w:r>
    </w:p>
    <w:p w14:paraId="32AEBD35" w14:textId="38AB1931" w:rsidR="00E8089F" w:rsidRPr="007435EB" w:rsidRDefault="00EE7F5E" w:rsidP="00EE7F5E">
      <w:pPr>
        <w:spacing w:after="60"/>
        <w:rPr>
          <w:rtl/>
        </w:rPr>
      </w:pPr>
      <w:r>
        <w:rPr>
          <w:rStyle w:val="affffd"/>
          <w:rFonts w:hint="cs"/>
          <w:rtl/>
        </w:rPr>
        <w:t>ה</w:t>
      </w:r>
      <w:r w:rsidR="00E8089F" w:rsidRPr="00BF76B0">
        <w:rPr>
          <w:rStyle w:val="affffd"/>
          <w:rtl/>
        </w:rPr>
        <w:t xml:space="preserve">לכה כראב"י </w:t>
      </w:r>
      <w:r w:rsidR="00E8089F" w:rsidRPr="003E4804">
        <w:rPr>
          <w:rStyle w:val="afffff6"/>
          <w:rtl/>
        </w:rPr>
        <w:t>איש בר</w:t>
      </w:r>
      <w:r w:rsidR="00E8089F" w:rsidRPr="003E4804">
        <w:rPr>
          <w:rStyle w:val="afffff6"/>
          <w:rFonts w:hint="cs"/>
          <w:rtl/>
        </w:rPr>
        <w:t>ת</w:t>
      </w:r>
      <w:r w:rsidR="00E8089F" w:rsidRPr="003E4804">
        <w:rPr>
          <w:rStyle w:val="afffff6"/>
          <w:rtl/>
        </w:rPr>
        <w:t>ותא</w:t>
      </w:r>
      <w:r w:rsidR="00E8089F" w:rsidRPr="007435EB">
        <w:rPr>
          <w:rtl/>
        </w:rPr>
        <w:t xml:space="preserve"> </w:t>
      </w:r>
      <w:r w:rsidR="003E4804">
        <w:rPr>
          <w:rFonts w:hint="cs"/>
          <w:rtl/>
        </w:rPr>
        <w:t>ש</w:t>
      </w:r>
      <w:r w:rsidR="00E8089F" w:rsidRPr="007435EB">
        <w:rPr>
          <w:rtl/>
        </w:rPr>
        <w:t xml:space="preserve">י"ד שחל להיות בשבת - מבערין הכל מלפני השבת, ושורפין תרומות טמאות תלויות וטהורות, ומשיירין מן הטהורות </w:t>
      </w:r>
      <w:r w:rsidR="00E8089F" w:rsidRPr="00EE7F5E">
        <w:rPr>
          <w:rStyle w:val="afffa"/>
          <w:rtl/>
        </w:rPr>
        <w:t>מ</w:t>
      </w:r>
      <w:r w:rsidR="00E8089F" w:rsidRPr="005C3FF1">
        <w:rPr>
          <w:rStyle w:val="afffa"/>
          <w:rtl/>
        </w:rPr>
        <w:t xml:space="preserve">זון </w:t>
      </w:r>
      <w:r w:rsidR="00E8089F" w:rsidRPr="005C3FF1">
        <w:rPr>
          <w:rStyle w:val="afffa"/>
          <w:rFonts w:hint="cs"/>
          <w:rtl/>
        </w:rPr>
        <w:t xml:space="preserve">ב' </w:t>
      </w:r>
      <w:r w:rsidR="00E8089F" w:rsidRPr="005C3FF1">
        <w:rPr>
          <w:rStyle w:val="afffa"/>
          <w:rtl/>
        </w:rPr>
        <w:t>סעודות כדי לאכול עד ד' שעות.</w:t>
      </w:r>
    </w:p>
    <w:p w14:paraId="024668DD" w14:textId="77777777" w:rsidR="00EE7F5E" w:rsidRDefault="00E8089F" w:rsidP="00EE7F5E">
      <w:pPr>
        <w:pStyle w:val="36"/>
        <w:framePr w:wrap="notBeside"/>
        <w:rPr>
          <w:rtl/>
        </w:rPr>
      </w:pPr>
      <w:r w:rsidRPr="007435EB">
        <w:rPr>
          <w:rtl/>
        </w:rPr>
        <w:t xml:space="preserve">ולא חשש </w:t>
      </w:r>
    </w:p>
    <w:p w14:paraId="2D289942" w14:textId="77777777" w:rsidR="00EE7F5E" w:rsidRDefault="00EE7F5E" w:rsidP="00E8089F">
      <w:pPr>
        <w:rPr>
          <w:rtl/>
        </w:rPr>
      </w:pPr>
      <w:r>
        <w:rPr>
          <w:rFonts w:hint="cs"/>
          <w:rtl/>
        </w:rPr>
        <w:t>ש</w:t>
      </w:r>
      <w:r w:rsidR="00E8089F" w:rsidRPr="007435EB">
        <w:rPr>
          <w:rtl/>
        </w:rPr>
        <w:t xml:space="preserve">ימצאו לטהורות חולין </w:t>
      </w:r>
      <w:r>
        <w:rPr>
          <w:rFonts w:hint="cs"/>
          <w:rtl/>
        </w:rPr>
        <w:t xml:space="preserve">- </w:t>
      </w:r>
      <w:r w:rsidR="003E4804">
        <w:rPr>
          <w:rtl/>
        </w:rPr>
        <w:t xml:space="preserve">דכבר בקשו ולא מצאו </w:t>
      </w:r>
    </w:p>
    <w:p w14:paraId="382A8A49" w14:textId="77777777" w:rsidR="00EE7F5E" w:rsidRDefault="003E4804" w:rsidP="00EE7F5E">
      <w:pPr>
        <w:pStyle w:val="36"/>
        <w:framePr w:wrap="notBeside"/>
        <w:rPr>
          <w:rtl/>
        </w:rPr>
      </w:pPr>
      <w:r>
        <w:rPr>
          <w:rtl/>
        </w:rPr>
        <w:t xml:space="preserve">ולא </w:t>
      </w:r>
      <w:r w:rsidRPr="0065617C">
        <w:rPr>
          <w:rtl/>
        </w:rPr>
        <w:t xml:space="preserve">חייש </w:t>
      </w:r>
    </w:p>
    <w:p w14:paraId="6A744725" w14:textId="1513B8D0" w:rsidR="00EE7F5E" w:rsidRDefault="00EE7F5E" w:rsidP="00EE7F5E">
      <w:pPr>
        <w:rPr>
          <w:rtl/>
        </w:rPr>
      </w:pPr>
      <w:r>
        <w:rPr>
          <w:rFonts w:hint="cs"/>
          <w:rtl/>
        </w:rPr>
        <w:t>ש</w:t>
      </w:r>
      <w:r w:rsidR="00E8089F" w:rsidRPr="00EE7F5E">
        <w:rPr>
          <w:rtl/>
        </w:rPr>
        <w:t xml:space="preserve">יבוא ממקום אחר </w:t>
      </w:r>
      <w:r w:rsidRPr="00EE7F5E">
        <w:rPr>
          <w:rFonts w:hint="cs"/>
          <w:rtl/>
        </w:rPr>
        <w:t xml:space="preserve">- </w:t>
      </w:r>
      <w:r w:rsidR="00E8089F" w:rsidRPr="00EE7F5E">
        <w:rPr>
          <w:rtl/>
        </w:rPr>
        <w:t>כמו שלא חוששים שיבוא אליהו ויטהרם</w:t>
      </w:r>
    </w:p>
    <w:p w14:paraId="5ED9237F" w14:textId="056D6130" w:rsidR="00EE7F5E" w:rsidRDefault="00E8089F" w:rsidP="00EE7F5E">
      <w:pPr>
        <w:pStyle w:val="36"/>
        <w:framePr w:wrap="notBeside"/>
        <w:rPr>
          <w:rtl/>
        </w:rPr>
      </w:pPr>
      <w:r w:rsidRPr="007435EB">
        <w:rPr>
          <w:rtl/>
        </w:rPr>
        <w:t>וא</w:t>
      </w:r>
      <w:r w:rsidR="00EE7F5E">
        <w:rPr>
          <w:rFonts w:hint="cs"/>
          <w:rtl/>
        </w:rPr>
        <w:t>ין לומר</w:t>
      </w:r>
    </w:p>
    <w:p w14:paraId="0D1C3AE6" w14:textId="77777777" w:rsidR="00EE7F5E" w:rsidRDefault="00E8089F" w:rsidP="00C33EC3">
      <w:pPr>
        <w:rPr>
          <w:rtl/>
        </w:rPr>
      </w:pPr>
      <w:r w:rsidRPr="007435EB">
        <w:rPr>
          <w:rtl/>
        </w:rPr>
        <w:t xml:space="preserve">דדווקא לאליהו לא חוששים שכבר מובטח לישראל שאין אליהו בא </w:t>
      </w:r>
      <w:r w:rsidR="00C33EC3">
        <w:rPr>
          <w:rFonts w:hint="cs"/>
          <w:rtl/>
        </w:rPr>
        <w:t>בער''ש ובעיו''ט</w:t>
      </w:r>
      <w:r w:rsidRPr="007435EB">
        <w:rPr>
          <w:rtl/>
        </w:rPr>
        <w:t xml:space="preserve"> מפני הטורח.</w:t>
      </w:r>
      <w:r w:rsidR="00C33EC3">
        <w:rPr>
          <w:rFonts w:hint="cs"/>
          <w:rtl/>
        </w:rPr>
        <w:t xml:space="preserve"> </w:t>
      </w:r>
    </w:p>
    <w:p w14:paraId="3BE104EC" w14:textId="77777777" w:rsidR="00EE7F5E" w:rsidRDefault="00C33EC3" w:rsidP="00EE7F5E">
      <w:pPr>
        <w:pStyle w:val="36"/>
        <w:framePr w:wrap="notBeside"/>
        <w:rPr>
          <w:rtl/>
        </w:rPr>
      </w:pPr>
      <w:r>
        <w:rPr>
          <w:rtl/>
        </w:rPr>
        <w:t>ואעפ"כ</w:t>
      </w:r>
    </w:p>
    <w:p w14:paraId="57B50BCE" w14:textId="7F3D5EEB" w:rsidR="00C33EC3" w:rsidRDefault="00C33EC3" w:rsidP="00C33EC3">
      <w:pPr>
        <w:rPr>
          <w:rtl/>
        </w:rPr>
      </w:pPr>
      <w:r>
        <w:rPr>
          <w:rtl/>
        </w:rPr>
        <w:t>לא זזו מש</w:t>
      </w:r>
      <w:r w:rsidR="00E8089F" w:rsidRPr="007435EB">
        <w:rPr>
          <w:rtl/>
        </w:rPr>
        <w:t xml:space="preserve">ם עד שקבעו הלכה </w:t>
      </w:r>
      <w:r w:rsidR="00E8089F" w:rsidRPr="00C33EC3">
        <w:rPr>
          <w:rStyle w:val="affffd"/>
          <w:rtl/>
        </w:rPr>
        <w:t>כראב"י</w:t>
      </w:r>
      <w:r w:rsidRPr="00C33EC3">
        <w:rPr>
          <w:rStyle w:val="affffd"/>
          <w:rFonts w:hint="cs"/>
          <w:rtl/>
        </w:rPr>
        <w:t>,</w:t>
      </w:r>
      <w:r>
        <w:rPr>
          <w:rtl/>
        </w:rPr>
        <w:t xml:space="preserve"> ובסתם היינו א</w:t>
      </w:r>
      <w:r>
        <w:rPr>
          <w:rFonts w:hint="cs"/>
          <w:rtl/>
        </w:rPr>
        <w:t>ף</w:t>
      </w:r>
      <w:r w:rsidR="00E8089F" w:rsidRPr="007435EB">
        <w:rPr>
          <w:rtl/>
        </w:rPr>
        <w:t xml:space="preserve"> לאכול</w:t>
      </w:r>
      <w:r>
        <w:rPr>
          <w:rFonts w:hint="cs"/>
          <w:rtl/>
        </w:rPr>
        <w:t>,</w:t>
      </w:r>
      <w:r w:rsidR="00E8089F" w:rsidRPr="007435EB">
        <w:rPr>
          <w:rtl/>
        </w:rPr>
        <w:t xml:space="preserve"> </w:t>
      </w:r>
    </w:p>
    <w:p w14:paraId="05575BA4" w14:textId="77777777" w:rsidR="00EE7F5E" w:rsidRPr="00EE7F5E" w:rsidRDefault="00E8089F" w:rsidP="00EE7F5E">
      <w:pPr>
        <w:pStyle w:val="36"/>
        <w:framePr w:wrap="notBeside"/>
        <w:rPr>
          <w:rtl/>
        </w:rPr>
      </w:pPr>
      <w:r w:rsidRPr="00EE7F5E">
        <w:rPr>
          <w:rtl/>
        </w:rPr>
        <w:t>ודחה ר"פ</w:t>
      </w:r>
      <w:r w:rsidR="00887A07" w:rsidRPr="00EE7F5E">
        <w:rPr>
          <w:rFonts w:hint="cs"/>
          <w:rtl/>
        </w:rPr>
        <w:t>:</w:t>
      </w:r>
    </w:p>
    <w:p w14:paraId="5792B1AE" w14:textId="00C931B0" w:rsidR="00E8089F" w:rsidRPr="007435EB" w:rsidRDefault="00E8089F" w:rsidP="00C33EC3">
      <w:pPr>
        <w:rPr>
          <w:rFonts w:cs="Guttman Vilna"/>
          <w:b/>
          <w:bCs/>
          <w:rtl/>
        </w:rPr>
      </w:pPr>
      <w:r w:rsidRPr="007435EB">
        <w:rPr>
          <w:rtl/>
        </w:rPr>
        <w:t>דאפשר דדווקא לענין לבער</w:t>
      </w:r>
      <w:r w:rsidRPr="007435EB">
        <w:rPr>
          <w:rFonts w:hint="cs"/>
          <w:rtl/>
        </w:rPr>
        <w:t>.</w:t>
      </w:r>
    </w:p>
    <w:p w14:paraId="01AA02D5" w14:textId="77777777" w:rsidR="00EE7F5E" w:rsidRDefault="00E8089F" w:rsidP="00EE7F5E">
      <w:pPr>
        <w:pStyle w:val="36"/>
        <w:framePr w:wrap="notBeside"/>
        <w:rPr>
          <w:rStyle w:val="affffd"/>
          <w:rtl/>
        </w:rPr>
      </w:pPr>
      <w:r w:rsidRPr="003E4804">
        <w:rPr>
          <w:rStyle w:val="affffd"/>
          <w:rtl/>
        </w:rPr>
        <w:t>רבי סבר</w:t>
      </w:r>
    </w:p>
    <w:p w14:paraId="56E81780" w14:textId="77777777" w:rsidR="00EE7F5E" w:rsidRDefault="00E8089F" w:rsidP="00EE7F5E">
      <w:pPr>
        <w:rPr>
          <w:rtl/>
        </w:rPr>
      </w:pPr>
      <w:r w:rsidRPr="003E4804">
        <w:rPr>
          <w:rStyle w:val="affffd"/>
          <w:rtl/>
        </w:rPr>
        <w:t>לדר"נ דהלכה כר"י</w:t>
      </w:r>
      <w:r w:rsidR="00887A07">
        <w:rPr>
          <w:rStyle w:val="affffd"/>
          <w:rFonts w:hint="cs"/>
          <w:rtl/>
        </w:rPr>
        <w:t>:</w:t>
      </w:r>
      <w:r w:rsidRPr="003E4804">
        <w:rPr>
          <w:rStyle w:val="affffd"/>
          <w:rtl/>
        </w:rPr>
        <w:t xml:space="preserve"> </w:t>
      </w:r>
      <w:r w:rsidRPr="007435EB">
        <w:rPr>
          <w:rFonts w:ascii="Fb Fontext" w:hAnsi="Fb Fontext"/>
          <w:rtl/>
        </w:rPr>
        <w:t xml:space="preserve">וכמעשה </w:t>
      </w:r>
      <w:r w:rsidR="00C33EC3">
        <w:rPr>
          <w:rFonts w:ascii="Fb Fontext" w:hAnsi="Fb Fontext" w:hint="cs"/>
          <w:rtl/>
        </w:rPr>
        <w:t>ב</w:t>
      </w:r>
      <w:r w:rsidRPr="007435EB">
        <w:rPr>
          <w:rFonts w:ascii="Fb Fontext" w:hAnsi="Fb Fontext"/>
          <w:rtl/>
        </w:rPr>
        <w:t xml:space="preserve">אחד שהפקיד דיסקיא </w:t>
      </w:r>
      <w:r w:rsidRPr="0065617C">
        <w:rPr>
          <w:rFonts w:ascii="Fb Fontext" w:hAnsi="Fb Fontext"/>
          <w:spacing w:val="-2"/>
          <w:rtl/>
        </w:rPr>
        <w:t>חמץ אצל יוחנן חקוקאה.</w:t>
      </w:r>
      <w:r w:rsidR="00C33EC3" w:rsidRPr="0065617C">
        <w:rPr>
          <w:rFonts w:hint="cs"/>
          <w:spacing w:val="-2"/>
          <w:rtl/>
        </w:rPr>
        <w:t xml:space="preserve"> </w:t>
      </w:r>
      <w:r w:rsidRPr="0065617C">
        <w:rPr>
          <w:spacing w:val="-2"/>
          <w:rtl/>
        </w:rPr>
        <w:t xml:space="preserve">ונקבוה עכברים וחמץ מבצבץ ויוצא, </w:t>
      </w:r>
      <w:r w:rsidRPr="007435EB">
        <w:rPr>
          <w:rtl/>
        </w:rPr>
        <w:t xml:space="preserve">כל שעה </w:t>
      </w:r>
    </w:p>
    <w:p w14:paraId="49F5C72A" w14:textId="77777777" w:rsidR="00EE7F5E" w:rsidRDefault="00887A07" w:rsidP="00EE7F5E">
      <w:pPr>
        <w:pStyle w:val="36"/>
        <w:framePr w:wrap="notBeside"/>
        <w:rPr>
          <w:rStyle w:val="affffd"/>
          <w:rtl/>
        </w:rPr>
      </w:pPr>
      <w:r w:rsidRPr="00887A07">
        <w:rPr>
          <w:rStyle w:val="affffd"/>
          <w:rFonts w:hint="cs"/>
          <w:rtl/>
        </w:rPr>
        <w:t xml:space="preserve">רבי </w:t>
      </w:r>
      <w:r w:rsidR="00E8089F" w:rsidRPr="00887A07">
        <w:rPr>
          <w:rStyle w:val="affffd"/>
          <w:rtl/>
        </w:rPr>
        <w:t>א"</w:t>
      </w:r>
      <w:r w:rsidR="00E8089F" w:rsidRPr="00C33EC3">
        <w:rPr>
          <w:rStyle w:val="affffd"/>
          <w:rtl/>
        </w:rPr>
        <w:t>ל</w:t>
      </w:r>
      <w:r>
        <w:rPr>
          <w:rStyle w:val="affffd"/>
          <w:rFonts w:hint="cs"/>
          <w:rtl/>
        </w:rPr>
        <w:t>:</w:t>
      </w:r>
    </w:p>
    <w:p w14:paraId="5EB36574" w14:textId="1E9AAE92" w:rsidR="00E8089F" w:rsidRPr="007435EB" w:rsidRDefault="00E8089F" w:rsidP="00EE7F5E">
      <w:pPr>
        <w:rPr>
          <w:rtl/>
        </w:rPr>
      </w:pPr>
      <w:r w:rsidRPr="007435EB">
        <w:rPr>
          <w:rtl/>
        </w:rPr>
        <w:t>להמתין</w:t>
      </w:r>
      <w:r w:rsidR="00C33EC3">
        <w:rPr>
          <w:rFonts w:hint="cs"/>
          <w:rtl/>
        </w:rPr>
        <w:t>,</w:t>
      </w:r>
      <w:r w:rsidRPr="007435EB">
        <w:rPr>
          <w:rtl/>
        </w:rPr>
        <w:t xml:space="preserve"> עד שעה חמישית </w:t>
      </w:r>
      <w:r w:rsidRPr="00C33EC3">
        <w:rPr>
          <w:rStyle w:val="affffd"/>
          <w:rtl/>
        </w:rPr>
        <w:t>שא"ל</w:t>
      </w:r>
      <w:r w:rsidR="00887A07">
        <w:rPr>
          <w:rStyle w:val="affffd"/>
          <w:rFonts w:hint="cs"/>
          <w:rtl/>
        </w:rPr>
        <w:t>:</w:t>
      </w:r>
      <w:r w:rsidRPr="00C33EC3">
        <w:rPr>
          <w:rStyle w:val="affffd"/>
          <w:rtl/>
        </w:rPr>
        <w:t xml:space="preserve"> </w:t>
      </w:r>
      <w:r w:rsidRPr="007435EB">
        <w:rPr>
          <w:rtl/>
        </w:rPr>
        <w:t xml:space="preserve">צא ומוכרה בשוק </w:t>
      </w:r>
      <w:r w:rsidRPr="005C3FF1">
        <w:rPr>
          <w:rStyle w:val="afffa"/>
          <w:rtl/>
        </w:rPr>
        <w:t>לנכרים</w:t>
      </w:r>
      <w:r w:rsidRPr="007435EB">
        <w:rPr>
          <w:rtl/>
        </w:rPr>
        <w:t xml:space="preserve"> </w:t>
      </w:r>
      <w:r w:rsidRPr="00C33EC3">
        <w:rPr>
          <w:rStyle w:val="affffd"/>
          <w:rtl/>
        </w:rPr>
        <w:t>וכר"י.</w:t>
      </w:r>
    </w:p>
    <w:p w14:paraId="6DDD7C98" w14:textId="77777777" w:rsidR="00EE7F5E" w:rsidRDefault="00E8089F" w:rsidP="00EE7F5E">
      <w:pPr>
        <w:pStyle w:val="36"/>
        <w:framePr w:wrap="notBeside"/>
        <w:rPr>
          <w:rStyle w:val="affffd"/>
          <w:rtl/>
        </w:rPr>
      </w:pPr>
      <w:r w:rsidRPr="00C33EC3">
        <w:rPr>
          <w:rStyle w:val="affffd"/>
          <w:rtl/>
        </w:rPr>
        <w:t>ורב יוסף</w:t>
      </w:r>
    </w:p>
    <w:p w14:paraId="2347E9C3" w14:textId="5AEDF1F6" w:rsidR="00E8089F" w:rsidRPr="007435EB" w:rsidRDefault="00EE7F5E" w:rsidP="00E8089F">
      <w:pPr>
        <w:rPr>
          <w:rtl/>
        </w:rPr>
      </w:pPr>
      <w:r>
        <w:rPr>
          <w:rFonts w:ascii="Fb Fontext" w:hAnsi="Fb Fontext" w:hint="cs"/>
          <w:rtl/>
        </w:rPr>
        <w:t>ר</w:t>
      </w:r>
      <w:r w:rsidR="00E8089F" w:rsidRPr="007435EB">
        <w:rPr>
          <w:rFonts w:ascii="Fb Fontext" w:hAnsi="Fb Fontext"/>
          <w:rtl/>
        </w:rPr>
        <w:t>צה לדחותו</w:t>
      </w:r>
      <w:r w:rsidR="00C33EC3">
        <w:rPr>
          <w:rFonts w:ascii="Fb Fontext" w:hAnsi="Fb Fontext" w:hint="cs"/>
          <w:rtl/>
        </w:rPr>
        <w:t>,</w:t>
      </w:r>
      <w:r w:rsidR="00E8089F" w:rsidRPr="007435EB">
        <w:rPr>
          <w:rFonts w:ascii="Fb Fontext" w:hAnsi="Fb Fontext"/>
          <w:rtl/>
        </w:rPr>
        <w:t xml:space="preserve"> שיתכן דא"ל למכור לישראל </w:t>
      </w:r>
      <w:r w:rsidR="00E8089F" w:rsidRPr="00C33EC3">
        <w:rPr>
          <w:rStyle w:val="affffd"/>
          <w:rtl/>
        </w:rPr>
        <w:t>וכר"מ.</w:t>
      </w:r>
    </w:p>
    <w:p w14:paraId="18DF906B" w14:textId="6588C5FA" w:rsidR="00C33EC3" w:rsidRDefault="00EE7F5E" w:rsidP="00C33EC3">
      <w:pPr>
        <w:rPr>
          <w:rtl/>
        </w:rPr>
      </w:pPr>
      <w:r>
        <w:rPr>
          <w:rFonts w:hint="cs"/>
          <w:rtl/>
        </w:rPr>
        <w:t>ש</w:t>
      </w:r>
      <w:r w:rsidR="00E8089F" w:rsidRPr="007435EB">
        <w:rPr>
          <w:rtl/>
        </w:rPr>
        <w:t xml:space="preserve">לא </w:t>
      </w:r>
      <w:r w:rsidR="00C33EC3">
        <w:rPr>
          <w:rFonts w:hint="cs"/>
          <w:rtl/>
        </w:rPr>
        <w:t>לקח לעצמו משום חשד</w:t>
      </w:r>
      <w:r w:rsidR="00E8089F" w:rsidRPr="007435EB">
        <w:rPr>
          <w:rtl/>
        </w:rPr>
        <w:t xml:space="preserve">, </w:t>
      </w:r>
    </w:p>
    <w:p w14:paraId="53B423A6" w14:textId="77777777" w:rsidR="00E8089F" w:rsidRPr="0065617C" w:rsidRDefault="00E8089F" w:rsidP="00C33EC3">
      <w:pPr>
        <w:rPr>
          <w:spacing w:val="-4"/>
          <w:rtl/>
        </w:rPr>
      </w:pPr>
      <w:r w:rsidRPr="005C3FF1">
        <w:rPr>
          <w:rStyle w:val="afffa"/>
          <w:rtl/>
        </w:rPr>
        <w:t>דגבאי צדקה שאין להם עניים לחלק</w:t>
      </w:r>
      <w:r w:rsidRPr="0065617C">
        <w:rPr>
          <w:rFonts w:hint="cs"/>
          <w:spacing w:val="-4"/>
          <w:rtl/>
        </w:rPr>
        <w:t xml:space="preserve"> </w:t>
      </w:r>
      <w:r w:rsidRPr="0065617C">
        <w:rPr>
          <w:spacing w:val="-4"/>
          <w:rtl/>
        </w:rPr>
        <w:t xml:space="preserve">פורטין לאחרים </w:t>
      </w:r>
      <w:r w:rsidR="00C33EC3" w:rsidRPr="0065617C">
        <w:rPr>
          <w:rFonts w:hint="cs"/>
          <w:spacing w:val="-4"/>
          <w:rtl/>
        </w:rPr>
        <w:t xml:space="preserve">ולא </w:t>
      </w:r>
      <w:r w:rsidRPr="0065617C">
        <w:rPr>
          <w:spacing w:val="-4"/>
          <w:rtl/>
        </w:rPr>
        <w:t>לעצמן.</w:t>
      </w:r>
    </w:p>
    <w:p w14:paraId="40C87BC9" w14:textId="77777777" w:rsidR="00E8089F" w:rsidRPr="0065617C" w:rsidRDefault="00E8089F" w:rsidP="00C33EC3">
      <w:pPr>
        <w:rPr>
          <w:spacing w:val="-4"/>
          <w:rtl/>
        </w:rPr>
      </w:pPr>
      <w:r w:rsidRPr="005C3FF1">
        <w:rPr>
          <w:rStyle w:val="afffa"/>
          <w:rtl/>
        </w:rPr>
        <w:t>גבאי תמחו</w:t>
      </w:r>
      <w:r w:rsidR="00C33EC3" w:rsidRPr="005C3FF1">
        <w:rPr>
          <w:rStyle w:val="afffa"/>
          <w:rFonts w:hint="cs"/>
          <w:rtl/>
        </w:rPr>
        <w:t xml:space="preserve">י </w:t>
      </w:r>
      <w:r w:rsidRPr="0065617C">
        <w:rPr>
          <w:rFonts w:ascii="Fb Fontext" w:hAnsi="Fb Fontext"/>
          <w:spacing w:val="-4"/>
          <w:sz w:val="20"/>
          <w:rtl/>
        </w:rPr>
        <w:t>- מוכרין לאחרים ו</w:t>
      </w:r>
      <w:r w:rsidR="00C33EC3" w:rsidRPr="0065617C">
        <w:rPr>
          <w:rFonts w:ascii="Fb Fontext" w:hAnsi="Fb Fontext" w:hint="cs"/>
          <w:spacing w:val="-4"/>
          <w:sz w:val="20"/>
          <w:rtl/>
        </w:rPr>
        <w:t xml:space="preserve">לא לעצמן </w:t>
      </w:r>
      <w:r w:rsidRPr="00AC0CB1">
        <w:rPr>
          <w:rStyle w:val="af2"/>
          <w:rFonts w:hint="cs"/>
          <w:rtl/>
        </w:rPr>
        <w:t>'</w:t>
      </w:r>
      <w:r w:rsidRPr="00AC0CB1">
        <w:rPr>
          <w:rStyle w:val="af2"/>
          <w:rtl/>
        </w:rPr>
        <w:t>והייתם נקים מה' ומישראל</w:t>
      </w:r>
      <w:r w:rsidRPr="00AC0CB1">
        <w:rPr>
          <w:rStyle w:val="af2"/>
          <w:rFonts w:hint="cs"/>
          <w:rtl/>
        </w:rPr>
        <w:t>'</w:t>
      </w:r>
      <w:r w:rsidRPr="00AC0CB1">
        <w:rPr>
          <w:rStyle w:val="af2"/>
          <w:rtl/>
        </w:rPr>
        <w:t>.</w:t>
      </w:r>
    </w:p>
    <w:p w14:paraId="69CAF973" w14:textId="77777777" w:rsidR="00EE7F5E" w:rsidRDefault="00E8089F" w:rsidP="00EE7F5E">
      <w:pPr>
        <w:pStyle w:val="36"/>
        <w:framePr w:wrap="notBeside"/>
        <w:rPr>
          <w:rStyle w:val="affffd"/>
          <w:rtl/>
        </w:rPr>
      </w:pPr>
      <w:r w:rsidRPr="00C33EC3">
        <w:rPr>
          <w:rStyle w:val="affffd"/>
          <w:rtl/>
        </w:rPr>
        <w:t>רב יוסף:</w:t>
      </w:r>
    </w:p>
    <w:p w14:paraId="664197BF" w14:textId="76C25922" w:rsidR="00E8089F" w:rsidRPr="00EE7F5E" w:rsidRDefault="00E8089F" w:rsidP="00C33EC3">
      <w:pPr>
        <w:rPr>
          <w:rtl/>
        </w:rPr>
      </w:pPr>
      <w:r w:rsidRPr="00C33EC3">
        <w:rPr>
          <w:rStyle w:val="affffd"/>
          <w:rtl/>
        </w:rPr>
        <w:t xml:space="preserve">שמעתא דרבי כרשב"ג. </w:t>
      </w:r>
      <w:r w:rsidRPr="00EE7F5E">
        <w:rPr>
          <w:rtl/>
        </w:rPr>
        <w:t xml:space="preserve">דהמפקיד פירות אצל חבירו, </w:t>
      </w:r>
      <w:r w:rsidR="00AB3B38" w:rsidRPr="00EE7F5E">
        <w:rPr>
          <w:rtl/>
        </w:rPr>
        <w:t>אף</w:t>
      </w:r>
      <w:r w:rsidRPr="00EE7F5E">
        <w:rPr>
          <w:rtl/>
        </w:rPr>
        <w:t xml:space="preserve"> הן אבודין לא יגע בהן</w:t>
      </w:r>
      <w:r w:rsidRPr="00916C28">
        <w:rPr>
          <w:rFonts w:ascii="Fb Fontext" w:hAnsi="Fb Fontext"/>
          <w:spacing w:val="-4"/>
          <w:rtl/>
        </w:rPr>
        <w:t>.</w:t>
      </w:r>
      <w:r w:rsidR="00C33EC3" w:rsidRPr="00916C28">
        <w:rPr>
          <w:rFonts w:hint="cs"/>
          <w:spacing w:val="-4"/>
          <w:rtl/>
        </w:rPr>
        <w:t xml:space="preserve"> </w:t>
      </w:r>
      <w:r w:rsidRPr="00916C28">
        <w:rPr>
          <w:rStyle w:val="affffd"/>
          <w:spacing w:val="-4"/>
          <w:rtl/>
        </w:rPr>
        <w:t xml:space="preserve">ולרשב"ג: </w:t>
      </w:r>
      <w:r w:rsidRPr="00EE7F5E">
        <w:rPr>
          <w:rtl/>
        </w:rPr>
        <w:t>מוכרן בב</w:t>
      </w:r>
      <w:r w:rsidR="00C33EC3" w:rsidRPr="00EE7F5E">
        <w:rPr>
          <w:rFonts w:hint="cs"/>
          <w:rtl/>
        </w:rPr>
        <w:t>"ד</w:t>
      </w:r>
      <w:r w:rsidRPr="00EE7F5E">
        <w:rPr>
          <w:rtl/>
        </w:rPr>
        <w:t xml:space="preserve"> מפני השבת אבידה.</w:t>
      </w:r>
    </w:p>
    <w:p w14:paraId="48F6A726" w14:textId="77777777" w:rsidR="00EE7F5E" w:rsidRPr="00EE7F5E" w:rsidRDefault="00E8089F" w:rsidP="00EE7F5E">
      <w:pPr>
        <w:pStyle w:val="36"/>
        <w:framePr w:wrap="notBeside"/>
        <w:rPr>
          <w:rtl/>
        </w:rPr>
      </w:pPr>
      <w:r w:rsidRPr="00EE7F5E">
        <w:rPr>
          <w:rtl/>
        </w:rPr>
        <w:t>ודחאו אביי מדרי"ו</w:t>
      </w:r>
      <w:r w:rsidR="00C33EC3" w:rsidRPr="00EE7F5E">
        <w:rPr>
          <w:rFonts w:hint="cs"/>
          <w:rtl/>
        </w:rPr>
        <w:t>:</w:t>
      </w:r>
    </w:p>
    <w:p w14:paraId="7D677065" w14:textId="2AA442DE" w:rsidR="00E8089F" w:rsidRPr="005C3FF1" w:rsidRDefault="00E8089F" w:rsidP="00C33EC3">
      <w:pPr>
        <w:rPr>
          <w:rStyle w:val="afffa"/>
          <w:rtl/>
        </w:rPr>
      </w:pPr>
      <w:r w:rsidRPr="007435EB">
        <w:rPr>
          <w:rtl/>
        </w:rPr>
        <w:t>ד</w:t>
      </w:r>
      <w:r w:rsidRPr="005C3FF1">
        <w:rPr>
          <w:rStyle w:val="afffa"/>
          <w:rtl/>
        </w:rPr>
        <w:t>הכל מודים</w:t>
      </w:r>
      <w:r w:rsidRPr="007435EB">
        <w:rPr>
          <w:rtl/>
        </w:rPr>
        <w:t xml:space="preserve"> דביותר מכדי חסרונן מוכרן בב"ד וכ"ש הא דפסידי לגמרי.</w:t>
      </w:r>
    </w:p>
    <w:p w14:paraId="044FD61F" w14:textId="77777777" w:rsidR="00E8089F" w:rsidRPr="007435EB" w:rsidRDefault="00E8089F" w:rsidP="005C3FF1">
      <w:pPr>
        <w:pStyle w:val="afff"/>
        <w:framePr w:wrap="around"/>
        <w:rPr>
          <w:rtl/>
        </w:rPr>
      </w:pPr>
      <w:r w:rsidRPr="007435EB">
        <w:rPr>
          <w:rFonts w:hint="cs"/>
          <w:rtl/>
        </w:rPr>
        <w:t>יג:</w:t>
      </w:r>
    </w:p>
    <w:p w14:paraId="05D60775" w14:textId="77777777" w:rsidR="00E8089F" w:rsidRPr="009A151F" w:rsidRDefault="00E8089F" w:rsidP="00C33EC3">
      <w:pPr>
        <w:pStyle w:val="afffd"/>
        <w:rPr>
          <w:rtl/>
        </w:rPr>
      </w:pPr>
      <w:ins w:id="9812" w:author="מספור קטעי משנה" w:date="2026-10-06T06:45:41Z">
        <w:r>
          <w:rPr>
            <w:rStyle w:val="MisparKeta"/>
          </w:rPr>
          <w:t xml:space="preserve">א. </w:t>
        </w:r>
      </w:ins>
      <w:r w:rsidRPr="009A151F">
        <w:rPr>
          <w:rtl/>
        </w:rPr>
        <w:t>ועוד א"ר יהודה שתי חלות כו'.</w:t>
      </w:r>
    </w:p>
    <w:p w14:paraId="09563D62" w14:textId="77777777" w:rsidR="00EE7F5E" w:rsidRDefault="00E8089F" w:rsidP="00EE7F5E">
      <w:pPr>
        <w:pStyle w:val="36"/>
        <w:framePr w:wrap="notBeside"/>
        <w:rPr>
          <w:rStyle w:val="affffd"/>
          <w:rtl/>
        </w:rPr>
      </w:pPr>
      <w:r w:rsidRPr="00C33EC3">
        <w:rPr>
          <w:rStyle w:val="affffd"/>
          <w:rtl/>
        </w:rPr>
        <w:t>צ"ל</w:t>
      </w:r>
    </w:p>
    <w:p w14:paraId="7EE8BCB6" w14:textId="662D3DE5" w:rsidR="00E8089F" w:rsidRPr="007435EB" w:rsidRDefault="00E8089F" w:rsidP="00C33EC3">
      <w:pPr>
        <w:rPr>
          <w:rtl/>
        </w:rPr>
      </w:pPr>
      <w:r w:rsidRPr="005C3FF1">
        <w:rPr>
          <w:rStyle w:val="afffa"/>
          <w:rtl/>
        </w:rPr>
        <w:t>גג</w:t>
      </w:r>
      <w:r w:rsidR="00C33EC3">
        <w:rPr>
          <w:rFonts w:ascii="Fb Fontext" w:hAnsi="Fb Fontext"/>
          <w:rtl/>
        </w:rPr>
        <w:t xml:space="preserve"> האיצטבא</w:t>
      </w:r>
      <w:r w:rsidRPr="007435EB">
        <w:rPr>
          <w:rFonts w:ascii="Fb Fontext" w:hAnsi="Fb Fontext"/>
          <w:rtl/>
        </w:rPr>
        <w:t>.</w:t>
      </w:r>
    </w:p>
    <w:p w14:paraId="49BC317D" w14:textId="77777777" w:rsidR="00EE7F5E" w:rsidRDefault="00E8089F" w:rsidP="00EE7F5E">
      <w:pPr>
        <w:pStyle w:val="36"/>
        <w:framePr w:wrap="notBeside"/>
        <w:rPr>
          <w:rtl/>
        </w:rPr>
      </w:pPr>
      <w:r w:rsidRPr="00C33EC3">
        <w:rPr>
          <w:rStyle w:val="affffd"/>
          <w:rtl/>
        </w:rPr>
        <w:t>ר"י:</w:t>
      </w:r>
    </w:p>
    <w:p w14:paraId="419C8E93" w14:textId="5374D525" w:rsidR="00E8089F" w:rsidRPr="007435EB" w:rsidRDefault="00E8089F" w:rsidP="00C33EC3">
      <w:pPr>
        <w:rPr>
          <w:rtl/>
        </w:rPr>
      </w:pPr>
      <w:r w:rsidRPr="007435EB">
        <w:rPr>
          <w:rtl/>
        </w:rPr>
        <w:t xml:space="preserve">הר הבית </w:t>
      </w:r>
      <w:r w:rsidRPr="005C3FF1">
        <w:rPr>
          <w:rStyle w:val="afffa"/>
          <w:rtl/>
        </w:rPr>
        <w:t>סטיו</w:t>
      </w:r>
      <w:r w:rsidRPr="007435EB">
        <w:rPr>
          <w:rtl/>
        </w:rPr>
        <w:t xml:space="preserve"> </w:t>
      </w:r>
      <w:r w:rsidRPr="005C3FF1">
        <w:rPr>
          <w:rStyle w:val="afffa"/>
          <w:rtl/>
        </w:rPr>
        <w:t>כפול</w:t>
      </w:r>
      <w:r w:rsidRPr="007435EB">
        <w:rPr>
          <w:rtl/>
        </w:rPr>
        <w:t xml:space="preserve"> היה.</w:t>
      </w:r>
      <w:r w:rsidR="00C33EC3">
        <w:rPr>
          <w:rStyle w:val="affffd"/>
          <w:rFonts w:hint="cs"/>
          <w:rtl/>
        </w:rPr>
        <w:t xml:space="preserve"> </w:t>
      </w:r>
      <w:r w:rsidRPr="00C33EC3">
        <w:rPr>
          <w:rStyle w:val="affffd"/>
          <w:rtl/>
        </w:rPr>
        <w:t>ותנ"ה:</w:t>
      </w:r>
      <w:r w:rsidRPr="007435EB">
        <w:rPr>
          <w:rtl/>
        </w:rPr>
        <w:t xml:space="preserve"> </w:t>
      </w:r>
      <w:r w:rsidRPr="005C3FF1">
        <w:rPr>
          <w:rStyle w:val="afffa"/>
          <w:rtl/>
        </w:rPr>
        <w:t>איסטוונית</w:t>
      </w:r>
      <w:r w:rsidRPr="007435EB">
        <w:rPr>
          <w:rtl/>
        </w:rPr>
        <w:t xml:space="preserve"> נקראת, סטיו לפנים מסטיו.</w:t>
      </w:r>
    </w:p>
    <w:p w14:paraId="2E166C01" w14:textId="77777777" w:rsidR="00E8089F" w:rsidRPr="009A151F" w:rsidRDefault="00E8089F" w:rsidP="00C33EC3">
      <w:pPr>
        <w:pStyle w:val="afffd"/>
        <w:rPr>
          <w:rtl/>
        </w:rPr>
      </w:pPr>
      <w:ins w:id="9813" w:author="מספור קטעי משנה" w:date="2026-10-06T06:45:41Z">
        <w:r>
          <w:rPr>
            <w:rStyle w:val="MisparKeta"/>
          </w:rPr>
          <w:t xml:space="preserve">ב. </w:t>
        </w:r>
      </w:ins>
      <w:r w:rsidRPr="007435EB">
        <w:rPr>
          <w:rtl/>
        </w:rPr>
        <w:t>פסולות וכו'.</w:t>
      </w:r>
    </w:p>
    <w:p w14:paraId="46EB9E5B" w14:textId="77777777" w:rsidR="00EE7F5E" w:rsidRDefault="00E8089F" w:rsidP="00EE7F5E">
      <w:pPr>
        <w:pStyle w:val="36"/>
        <w:framePr w:wrap="notBeside"/>
        <w:rPr>
          <w:rStyle w:val="affffd"/>
          <w:rtl/>
        </w:rPr>
      </w:pPr>
      <w:r w:rsidRPr="00C33EC3">
        <w:rPr>
          <w:rStyle w:val="affffd"/>
          <w:rtl/>
        </w:rPr>
        <w:t>ר"ח:</w:t>
      </w:r>
    </w:p>
    <w:p w14:paraId="2D3A2A98" w14:textId="2D0F24E5" w:rsidR="00C33EC3" w:rsidRDefault="00E8089F" w:rsidP="00E8089F">
      <w:pPr>
        <w:rPr>
          <w:rtl/>
        </w:rPr>
      </w:pPr>
      <w:r w:rsidRPr="007435EB">
        <w:rPr>
          <w:rtl/>
        </w:rPr>
        <w:t xml:space="preserve">מתוך שהיו מרובות - נפסלות בלינה, </w:t>
      </w:r>
    </w:p>
    <w:p w14:paraId="762F0AE7" w14:textId="77777777" w:rsidR="00EE7F5E" w:rsidRDefault="00E8089F" w:rsidP="00EE7F5E">
      <w:pPr>
        <w:pStyle w:val="36"/>
        <w:framePr w:wrap="notBeside"/>
        <w:rPr>
          <w:rtl/>
        </w:rPr>
      </w:pPr>
      <w:r w:rsidRPr="00C33EC3">
        <w:rPr>
          <w:rStyle w:val="affffd"/>
          <w:rtl/>
        </w:rPr>
        <w:t xml:space="preserve">דתניא: </w:t>
      </w:r>
    </w:p>
    <w:p w14:paraId="2B80E6F5" w14:textId="4627FC0F" w:rsidR="00E8089F" w:rsidRPr="007435EB" w:rsidRDefault="00EE7F5E" w:rsidP="00E8089F">
      <w:pPr>
        <w:rPr>
          <w:rtl/>
        </w:rPr>
      </w:pPr>
      <w:r>
        <w:rPr>
          <w:rFonts w:hint="cs"/>
          <w:rtl/>
        </w:rPr>
        <w:t>א</w:t>
      </w:r>
      <w:r w:rsidR="00E8089F" w:rsidRPr="007435EB">
        <w:rPr>
          <w:rtl/>
        </w:rPr>
        <w:t>ין מביאין תודה בחג המצות, מפני חמץ שבה.</w:t>
      </w:r>
    </w:p>
    <w:p w14:paraId="472643DD" w14:textId="77777777" w:rsidR="00EE7F5E" w:rsidRDefault="00CA3231" w:rsidP="00EE7F5E">
      <w:pPr>
        <w:pStyle w:val="36"/>
        <w:framePr w:wrap="notBeside"/>
        <w:rPr>
          <w:rtl/>
        </w:rPr>
      </w:pPr>
      <w:r w:rsidRPr="00CA3231">
        <w:rPr>
          <w:rStyle w:val="affffd"/>
          <w:rFonts w:hint="cs"/>
          <w:rtl/>
        </w:rPr>
        <w:t>א.</w:t>
      </w:r>
    </w:p>
    <w:p w14:paraId="0B290166" w14:textId="75712FEF" w:rsidR="00E8089F" w:rsidRPr="007435EB" w:rsidRDefault="00C33EC3" w:rsidP="00CA3231">
      <w:pPr>
        <w:rPr>
          <w:rtl/>
        </w:rPr>
      </w:pPr>
      <w:r>
        <w:rPr>
          <w:rtl/>
        </w:rPr>
        <w:t>ומיירי בי"ד</w:t>
      </w:r>
      <w:r>
        <w:rPr>
          <w:rFonts w:hint="cs"/>
          <w:rtl/>
        </w:rPr>
        <w:t>,</w:t>
      </w:r>
      <w:r>
        <w:rPr>
          <w:rtl/>
        </w:rPr>
        <w:t xml:space="preserve"> ו</w:t>
      </w:r>
      <w:r w:rsidR="00E8089F" w:rsidRPr="007435EB">
        <w:rPr>
          <w:rtl/>
        </w:rPr>
        <w:t>סבר אין מביאין קדשים לבית הפסול.</w:t>
      </w:r>
    </w:p>
    <w:p w14:paraId="3F2768F7" w14:textId="239DA373" w:rsidR="00E8089F" w:rsidRPr="005C3FF1" w:rsidRDefault="00EE7F5E" w:rsidP="00EE7F5E">
      <w:pPr>
        <w:rPr>
          <w:rStyle w:val="afffa"/>
          <w:rtl/>
        </w:rPr>
      </w:pPr>
      <w:r>
        <w:rPr>
          <w:rFonts w:ascii="Fb Fontext" w:hAnsi="Fb Fontext" w:hint="cs"/>
          <w:rtl/>
        </w:rPr>
        <w:t>ו</w:t>
      </w:r>
      <w:r w:rsidR="00E8089F" w:rsidRPr="007435EB">
        <w:rPr>
          <w:rFonts w:ascii="Fb Fontext" w:hAnsi="Fb Fontext"/>
          <w:rtl/>
        </w:rPr>
        <w:t>כו"ע</w:t>
      </w:r>
      <w:r w:rsidR="00C33EC3">
        <w:rPr>
          <w:rFonts w:ascii="Fb Fontext" w:hAnsi="Fb Fontext"/>
          <w:rtl/>
        </w:rPr>
        <w:t xml:space="preserve"> בי"ג </w:t>
      </w:r>
      <w:r w:rsidR="00C33EC3">
        <w:rPr>
          <w:rFonts w:ascii="Fb Fontext" w:hAnsi="Fb Fontext" w:hint="cs"/>
          <w:rtl/>
        </w:rPr>
        <w:t>הביאו</w:t>
      </w:r>
      <w:r w:rsidR="00E8089F" w:rsidRPr="007435EB">
        <w:rPr>
          <w:rFonts w:ascii="Fb Fontext" w:hAnsi="Fb Fontext"/>
          <w:rtl/>
        </w:rPr>
        <w:t>, ומתוך שהן מרובות נפסלות בלינה.</w:t>
      </w:r>
    </w:p>
    <w:p w14:paraId="557B06BC" w14:textId="7D9D5C02" w:rsidR="00033BB6" w:rsidRDefault="00033BB6" w:rsidP="00033BB6">
      <w:pPr>
        <w:pStyle w:val="36"/>
        <w:framePr w:wrap="notBeside"/>
        <w:rPr>
          <w:rStyle w:val="affffd"/>
          <w:rtl/>
        </w:rPr>
      </w:pPr>
      <w:r>
        <w:rPr>
          <w:rStyle w:val="affffd"/>
          <w:rFonts w:hint="cs"/>
          <w:rtl/>
        </w:rPr>
        <w:t xml:space="preserve">רי"נ: </w:t>
      </w:r>
      <w:r w:rsidR="00CA3231" w:rsidRPr="00CA3231">
        <w:rPr>
          <w:rStyle w:val="affffd"/>
          <w:rFonts w:hint="cs"/>
          <w:rtl/>
        </w:rPr>
        <w:t>ב.</w:t>
      </w:r>
    </w:p>
    <w:p w14:paraId="65F2AD6F" w14:textId="7539175D" w:rsidR="00E8089F" w:rsidRPr="007435EB" w:rsidRDefault="00E8089F" w:rsidP="00CA3231">
      <w:pPr>
        <w:rPr>
          <w:rtl/>
        </w:rPr>
      </w:pPr>
      <w:r w:rsidRPr="007435EB">
        <w:rPr>
          <w:rtl/>
        </w:rPr>
        <w:t>כשירות היו,</w:t>
      </w:r>
      <w:r w:rsidRPr="007435EB">
        <w:rPr>
          <w:rFonts w:hint="cs"/>
          <w:rtl/>
        </w:rPr>
        <w:t xml:space="preserve"> </w:t>
      </w:r>
      <w:r w:rsidRPr="007435EB">
        <w:rPr>
          <w:rtl/>
        </w:rPr>
        <w:t>ו</w:t>
      </w:r>
      <w:r w:rsidR="00C33EC3">
        <w:rPr>
          <w:rFonts w:hint="cs"/>
          <w:rtl/>
        </w:rPr>
        <w:t xml:space="preserve">נקראו </w:t>
      </w:r>
      <w:r w:rsidRPr="007435EB">
        <w:rPr>
          <w:rtl/>
        </w:rPr>
        <w:t>פסולות שלא נשחט עליהן הזבח.</w:t>
      </w:r>
    </w:p>
    <w:p w14:paraId="29F47622" w14:textId="77777777" w:rsidR="00E8089F" w:rsidRPr="007435EB" w:rsidRDefault="00CA3231" w:rsidP="00C33EC3">
      <w:pPr>
        <w:rPr>
          <w:rFonts w:cs="Guttman Vilna"/>
          <w:b/>
          <w:bCs/>
          <w:rtl/>
        </w:rPr>
      </w:pPr>
      <w:r>
        <w:rPr>
          <w:rFonts w:ascii="Fb Fontext" w:hAnsi="Fb Fontext"/>
          <w:rtl/>
        </w:rPr>
        <w:t>כיו</w:t>
      </w:r>
      <w:r w:rsidR="00E8089F" w:rsidRPr="007435EB">
        <w:rPr>
          <w:rFonts w:ascii="Fb Fontext" w:hAnsi="Fb Fontext"/>
          <w:rtl/>
        </w:rPr>
        <w:t>ן שאבד</w:t>
      </w:r>
      <w:r w:rsidR="00887A07">
        <w:rPr>
          <w:rFonts w:ascii="Fb Fontext" w:hAnsi="Fb Fontext" w:hint="cs"/>
          <w:rtl/>
        </w:rPr>
        <w:t>,</w:t>
      </w:r>
      <w:r w:rsidR="00E8089F" w:rsidRPr="007435EB">
        <w:rPr>
          <w:rFonts w:ascii="Fb Fontext" w:hAnsi="Fb Fontext"/>
          <w:rtl/>
        </w:rPr>
        <w:t xml:space="preserve"> ולא מביאים אחר דדווקא אי אבד לחם מביאים לחם אחר</w:t>
      </w:r>
      <w:r w:rsidR="00E8089F" w:rsidRPr="007435EB">
        <w:rPr>
          <w:rFonts w:ascii="Fb Fontext" w:hAnsi="Fb Fontext" w:hint="cs"/>
          <w:rtl/>
        </w:rPr>
        <w:t>,</w:t>
      </w:r>
      <w:r w:rsidR="00E8089F" w:rsidRPr="007435EB">
        <w:rPr>
          <w:rFonts w:ascii="Fb Fontext" w:hAnsi="Fb Fontext"/>
          <w:rtl/>
        </w:rPr>
        <w:t xml:space="preserve"> דלחם גלל תו</w:t>
      </w:r>
      <w:r w:rsidR="00E8089F" w:rsidRPr="007435EB">
        <w:rPr>
          <w:rFonts w:ascii="Fb Fontext" w:hAnsi="Fb Fontext" w:hint="cs"/>
          <w:rtl/>
        </w:rPr>
        <w:t>ד</w:t>
      </w:r>
      <w:r w:rsidR="00E8089F" w:rsidRPr="007435EB">
        <w:rPr>
          <w:rFonts w:ascii="Fb Fontext" w:hAnsi="Fb Fontext"/>
          <w:rtl/>
        </w:rPr>
        <w:t>ה</w:t>
      </w:r>
      <w:r w:rsidR="00E8089F" w:rsidRPr="007435EB">
        <w:rPr>
          <w:rFonts w:ascii="Fb Fontext" w:hAnsi="Fb Fontext" w:hint="cs"/>
          <w:rtl/>
        </w:rPr>
        <w:t>.</w:t>
      </w:r>
      <w:r w:rsidR="00C33EC3">
        <w:rPr>
          <w:rFonts w:hint="cs"/>
          <w:rtl/>
        </w:rPr>
        <w:t xml:space="preserve"> </w:t>
      </w:r>
      <w:r w:rsidR="00E8089F" w:rsidRPr="007435EB">
        <w:rPr>
          <w:rtl/>
        </w:rPr>
        <w:t>משא"כ אי אבדה תודה דאינה גלל לחם.</w:t>
      </w:r>
    </w:p>
    <w:p w14:paraId="0B3AE0AD" w14:textId="77777777" w:rsidR="00033BB6" w:rsidRDefault="00E8089F" w:rsidP="00033BB6">
      <w:pPr>
        <w:pStyle w:val="36"/>
        <w:framePr w:wrap="notBeside"/>
        <w:rPr>
          <w:rStyle w:val="affffd"/>
          <w:rtl/>
        </w:rPr>
      </w:pPr>
      <w:r w:rsidRPr="00CA3231">
        <w:rPr>
          <w:rStyle w:val="affffd"/>
          <w:rtl/>
        </w:rPr>
        <w:t>ונדחה</w:t>
      </w:r>
    </w:p>
    <w:p w14:paraId="62307267" w14:textId="38F30C8E" w:rsidR="00033BB6" w:rsidRDefault="00E8089F" w:rsidP="00033BB6">
      <w:pPr>
        <w:rPr>
          <w:rStyle w:val="afffa"/>
          <w:rtl/>
        </w:rPr>
      </w:pPr>
      <w:r w:rsidRPr="007435EB">
        <w:rPr>
          <w:rtl/>
        </w:rPr>
        <w:t>דא</w:t>
      </w:r>
      <w:r w:rsidR="00CA3231">
        <w:rPr>
          <w:rFonts w:hint="cs"/>
          <w:rtl/>
        </w:rPr>
        <w:t>''כ נפדהו לחולין</w:t>
      </w:r>
      <w:r w:rsidRPr="007435EB">
        <w:rPr>
          <w:rtl/>
        </w:rPr>
        <w:t>.</w:t>
      </w:r>
    </w:p>
    <w:p w14:paraId="42D429BF" w14:textId="77777777" w:rsidR="00033BB6" w:rsidRDefault="00E8089F" w:rsidP="00033BB6">
      <w:pPr>
        <w:pStyle w:val="36"/>
        <w:framePr w:wrap="notBeside"/>
        <w:rPr>
          <w:rtl/>
        </w:rPr>
      </w:pPr>
      <w:r w:rsidRPr="005C3FF1">
        <w:rPr>
          <w:rStyle w:val="afffa"/>
          <w:rFonts w:hint="cs"/>
          <w:rtl/>
        </w:rPr>
        <w:t>ג.</w:t>
      </w:r>
    </w:p>
    <w:p w14:paraId="0EE76CBF" w14:textId="4401097D" w:rsidR="00E8089F" w:rsidRPr="007435EB" w:rsidRDefault="00E8089F" w:rsidP="00CA3231">
      <w:pPr>
        <w:rPr>
          <w:rtl/>
        </w:rPr>
      </w:pPr>
      <w:r w:rsidRPr="007435EB">
        <w:rPr>
          <w:rtl/>
        </w:rPr>
        <w:t xml:space="preserve">שנשחט הזבח, ונשפך הדם. </w:t>
      </w:r>
      <w:r w:rsidR="00CA3231">
        <w:rPr>
          <w:rStyle w:val="affffd"/>
          <w:rFonts w:hint="cs"/>
          <w:rtl/>
        </w:rPr>
        <w:t>ו</w:t>
      </w:r>
      <w:r w:rsidRPr="00CA3231">
        <w:rPr>
          <w:rStyle w:val="affffd"/>
          <w:rtl/>
        </w:rPr>
        <w:t>כרבי:</w:t>
      </w:r>
      <w:r w:rsidRPr="007435EB">
        <w:rPr>
          <w:rtl/>
        </w:rPr>
        <w:t xml:space="preserve"> </w:t>
      </w:r>
      <w:r w:rsidR="00CA3231">
        <w:rPr>
          <w:rFonts w:hint="cs"/>
          <w:rtl/>
        </w:rPr>
        <w:t>ב'</w:t>
      </w:r>
      <w:r w:rsidRPr="007435EB">
        <w:rPr>
          <w:rtl/>
        </w:rPr>
        <w:t xml:space="preserve"> דברים המתירין מעלין זה בלא זה.</w:t>
      </w:r>
    </w:p>
    <w:p w14:paraId="62CCC597" w14:textId="77777777" w:rsidR="00033BB6" w:rsidRDefault="00033BB6" w:rsidP="00CA3231">
      <w:pPr>
        <w:rPr>
          <w:rtl/>
        </w:rPr>
      </w:pPr>
    </w:p>
    <w:p w14:paraId="37A5B2F3" w14:textId="77777777" w:rsidR="00033BB6" w:rsidRDefault="00E8089F" w:rsidP="00033BB6">
      <w:pPr>
        <w:pStyle w:val="36"/>
        <w:framePr w:wrap="notBeside"/>
        <w:rPr>
          <w:rtl/>
        </w:rPr>
      </w:pPr>
      <w:r w:rsidRPr="007435EB">
        <w:rPr>
          <w:rtl/>
        </w:rPr>
        <w:t>וכדתניא:</w:t>
      </w:r>
    </w:p>
    <w:p w14:paraId="5F438EA3" w14:textId="29770DBD" w:rsidR="00E8089F" w:rsidRPr="007435EB" w:rsidRDefault="00E8089F" w:rsidP="00CA3231">
      <w:pPr>
        <w:rPr>
          <w:rtl/>
        </w:rPr>
      </w:pPr>
      <w:r w:rsidRPr="007435EB">
        <w:rPr>
          <w:rtl/>
        </w:rPr>
        <w:t>כבשי עצרת אין מקדשין הלחם אלא בשחיטה.</w:t>
      </w:r>
    </w:p>
    <w:p w14:paraId="3DC3E658" w14:textId="77777777" w:rsidR="00E8089F" w:rsidRPr="007435EB" w:rsidRDefault="00E8089F" w:rsidP="00033BB6">
      <w:pPr>
        <w:rPr>
          <w:rtl/>
        </w:rPr>
      </w:pPr>
      <w:r w:rsidRPr="007435EB">
        <w:rPr>
          <w:rtl/>
        </w:rPr>
        <w:t>דשחטן לשמן, וזרק דמן לשמן - קידש הלחם.</w:t>
      </w:r>
    </w:p>
    <w:p w14:paraId="1F68A3B9" w14:textId="7D720C45" w:rsidR="00E8089F" w:rsidRPr="007435EB" w:rsidRDefault="00E8089F" w:rsidP="00CA3231">
      <w:pPr>
        <w:rPr>
          <w:rtl/>
        </w:rPr>
      </w:pPr>
      <w:r w:rsidRPr="007435EB">
        <w:rPr>
          <w:rtl/>
        </w:rPr>
        <w:t>שחטן שלא לשמן וזרק דמן שלא לשמן - לא קידש הלחם.</w:t>
      </w:r>
    </w:p>
    <w:p w14:paraId="0C5DBD50" w14:textId="055EE2ED" w:rsidR="00E8089F" w:rsidRPr="0065617C" w:rsidRDefault="00E8089F" w:rsidP="00CA3231">
      <w:pPr>
        <w:rPr>
          <w:spacing w:val="-6"/>
          <w:rtl/>
        </w:rPr>
      </w:pPr>
      <w:r w:rsidRPr="0065617C">
        <w:rPr>
          <w:spacing w:val="-6"/>
          <w:rtl/>
        </w:rPr>
        <w:t>שחטן לשמן וזרק דמן שלא לשמן</w:t>
      </w:r>
      <w:r w:rsidRPr="0065617C">
        <w:rPr>
          <w:rStyle w:val="affffd"/>
          <w:spacing w:val="-6"/>
          <w:rtl/>
        </w:rPr>
        <w:t xml:space="preserve"> ל</w:t>
      </w:r>
      <w:r w:rsidRPr="0065617C">
        <w:rPr>
          <w:rStyle w:val="affffd"/>
          <w:rFonts w:hint="cs"/>
          <w:spacing w:val="-6"/>
          <w:rtl/>
        </w:rPr>
        <w:t>רבי:</w:t>
      </w:r>
      <w:r w:rsidRPr="0065617C">
        <w:rPr>
          <w:rFonts w:hint="cs"/>
          <w:spacing w:val="-6"/>
          <w:rtl/>
        </w:rPr>
        <w:t xml:space="preserve"> </w:t>
      </w:r>
      <w:r w:rsidRPr="00033BB6">
        <w:rPr>
          <w:rFonts w:hint="cs"/>
          <w:rtl/>
        </w:rPr>
        <w:t>ל</w:t>
      </w:r>
      <w:r w:rsidRPr="00033BB6">
        <w:rPr>
          <w:rtl/>
        </w:rPr>
        <w:t>חם קדוש ואינו קדוש,</w:t>
      </w:r>
    </w:p>
    <w:p w14:paraId="75D9D831" w14:textId="77777777" w:rsidR="00033BB6" w:rsidRDefault="00E8089F" w:rsidP="00033BB6">
      <w:pPr>
        <w:pStyle w:val="36"/>
        <w:framePr w:wrap="notBeside"/>
        <w:rPr>
          <w:rStyle w:val="affffd"/>
          <w:rtl/>
        </w:rPr>
      </w:pPr>
      <w:r w:rsidRPr="00CA3231">
        <w:rPr>
          <w:rStyle w:val="affffd"/>
          <w:rtl/>
        </w:rPr>
        <w:t>ראבר"ש:</w:t>
      </w:r>
    </w:p>
    <w:p w14:paraId="03345605" w14:textId="606F38C5" w:rsidR="00CA3231" w:rsidRDefault="00E8089F" w:rsidP="00033BB6">
      <w:pPr>
        <w:spacing w:after="60"/>
        <w:rPr>
          <w:rtl/>
        </w:rPr>
      </w:pPr>
      <w:r w:rsidRPr="007435EB">
        <w:rPr>
          <w:rtl/>
        </w:rPr>
        <w:t xml:space="preserve">לעולם </w:t>
      </w:r>
      <w:r w:rsidR="00CA3231">
        <w:rPr>
          <w:rFonts w:hint="cs"/>
          <w:rtl/>
        </w:rPr>
        <w:t>אין הלחם קדוש עד שישחוט לשמן ויזרוק דמן לשמן</w:t>
      </w:r>
    </w:p>
    <w:p w14:paraId="4F84727A" w14:textId="77777777" w:rsidR="00033BB6" w:rsidRPr="00033BB6" w:rsidRDefault="00E8089F" w:rsidP="00033BB6">
      <w:pPr>
        <w:pStyle w:val="36"/>
        <w:framePr w:wrap="notBeside"/>
        <w:rPr>
          <w:rtl/>
        </w:rPr>
      </w:pPr>
      <w:r w:rsidRPr="00033BB6">
        <w:rPr>
          <w:rtl/>
        </w:rPr>
        <w:t>ד. א</w:t>
      </w:r>
      <w:r w:rsidR="00CA3231" w:rsidRPr="00033BB6">
        <w:rPr>
          <w:rFonts w:hint="cs"/>
          <w:rtl/>
        </w:rPr>
        <w:t xml:space="preserve">ף </w:t>
      </w:r>
      <w:r w:rsidRPr="00033BB6">
        <w:rPr>
          <w:rtl/>
        </w:rPr>
        <w:t>כראבר"ש</w:t>
      </w:r>
    </w:p>
    <w:p w14:paraId="09D4BAE3" w14:textId="2F9FDC89" w:rsidR="00E8089F" w:rsidRPr="005C3FF1" w:rsidRDefault="00E8089F" w:rsidP="00CA3231">
      <w:pPr>
        <w:rPr>
          <w:rStyle w:val="afffa"/>
          <w:rtl/>
        </w:rPr>
      </w:pPr>
      <w:r w:rsidRPr="007435EB">
        <w:rPr>
          <w:rtl/>
        </w:rPr>
        <w:t xml:space="preserve">מיירי שנתקבל הדם בכוס ונשפך. </w:t>
      </w:r>
      <w:r w:rsidRPr="00CA3231">
        <w:rPr>
          <w:rStyle w:val="affffd"/>
          <w:rtl/>
        </w:rPr>
        <w:t>וס"ל כאבוה</w:t>
      </w:r>
      <w:r w:rsidRPr="007435EB">
        <w:rPr>
          <w:rtl/>
        </w:rPr>
        <w:t xml:space="preserve"> דכל העומד לזרוק כזרוק דמי.</w:t>
      </w:r>
    </w:p>
    <w:p w14:paraId="41124B5E" w14:textId="77777777" w:rsidR="00E8089F" w:rsidRPr="007435EB" w:rsidRDefault="00E8089F" w:rsidP="005C3FF1">
      <w:pPr>
        <w:pStyle w:val="afff"/>
        <w:framePr w:wrap="around"/>
        <w:rPr>
          <w:rtl/>
        </w:rPr>
      </w:pPr>
      <w:r w:rsidRPr="007435EB">
        <w:rPr>
          <w:rFonts w:hint="cs"/>
          <w:rtl/>
        </w:rPr>
        <w:t>יג:</w:t>
      </w:r>
    </w:p>
    <w:p w14:paraId="75E228C2" w14:textId="77777777" w:rsidR="00E8089F" w:rsidRPr="007435EB" w:rsidRDefault="00E8089F" w:rsidP="00CA3231">
      <w:pPr>
        <w:pStyle w:val="afffd"/>
        <w:rPr>
          <w:rtl/>
        </w:rPr>
      </w:pPr>
      <w:ins w:id="9814" w:author="מספור קטעי משנה" w:date="2026-10-06T06:45:41Z">
        <w:r>
          <w:rPr>
            <w:rStyle w:val="MisparKeta"/>
          </w:rPr>
          <w:t xml:space="preserve">ג. </w:t>
        </w:r>
      </w:ins>
      <w:r w:rsidRPr="007435EB">
        <w:rPr>
          <w:rFonts w:hint="cs"/>
          <w:rtl/>
        </w:rPr>
        <w:t xml:space="preserve"> </w:t>
      </w:r>
      <w:r w:rsidRPr="007435EB">
        <w:rPr>
          <w:rtl/>
        </w:rPr>
        <w:t>תנא, מר"א: כשירות היו, כל זמן שמונחות - כל העם אוכלין.</w:t>
      </w:r>
    </w:p>
    <w:p w14:paraId="0042804F" w14:textId="77777777" w:rsidR="00E8089F" w:rsidRPr="007435EB" w:rsidRDefault="00E8089F" w:rsidP="00CA3231">
      <w:pPr>
        <w:rPr>
          <w:rtl/>
        </w:rPr>
      </w:pPr>
      <w:r w:rsidRPr="007435EB">
        <w:rPr>
          <w:rtl/>
        </w:rPr>
        <w:t>ניטלה אחת - תולין, לא אוכלין ולא שורפין.</w:t>
      </w:r>
    </w:p>
    <w:p w14:paraId="1241047C" w14:textId="77777777" w:rsidR="00E8089F" w:rsidRPr="007435EB" w:rsidRDefault="00E8089F" w:rsidP="00E8089F">
      <w:pPr>
        <w:rPr>
          <w:rtl/>
        </w:rPr>
      </w:pPr>
      <w:r w:rsidRPr="007435EB">
        <w:rPr>
          <w:rtl/>
        </w:rPr>
        <w:t>ניטלו שתיהן - התחילו כולן שורפין.</w:t>
      </w:r>
    </w:p>
    <w:p w14:paraId="49416EE2" w14:textId="77777777" w:rsidR="00033BB6" w:rsidRDefault="00E8089F" w:rsidP="00033BB6">
      <w:pPr>
        <w:pStyle w:val="36"/>
        <w:framePr w:wrap="notBeside"/>
        <w:rPr>
          <w:rtl/>
        </w:rPr>
      </w:pPr>
      <w:r w:rsidRPr="00CA3231">
        <w:rPr>
          <w:rStyle w:val="affffd"/>
          <w:rtl/>
        </w:rPr>
        <w:t>אבא שאול</w:t>
      </w:r>
      <w:r w:rsidRPr="007435EB">
        <w:rPr>
          <w:rtl/>
        </w:rPr>
        <w:t>:</w:t>
      </w:r>
    </w:p>
    <w:p w14:paraId="6355BBD9" w14:textId="07F4B5AD" w:rsidR="00CA3231" w:rsidRPr="00AC080C" w:rsidRDefault="00CA3231" w:rsidP="00CA3231">
      <w:pPr>
        <w:rPr>
          <w:rtl/>
        </w:rPr>
      </w:pPr>
      <w:r w:rsidRPr="00AC080C">
        <w:rPr>
          <w:rFonts w:hint="cs"/>
          <w:rtl/>
        </w:rPr>
        <w:t>ב'</w:t>
      </w:r>
      <w:r w:rsidR="00E8089F" w:rsidRPr="00AC080C">
        <w:rPr>
          <w:rtl/>
        </w:rPr>
        <w:t xml:space="preserve"> פרות חורשות בהר המשחה </w:t>
      </w:r>
    </w:p>
    <w:p w14:paraId="6B1461E1" w14:textId="77777777" w:rsidR="00E8089F" w:rsidRPr="00AC080C" w:rsidRDefault="00E8089F" w:rsidP="00033BB6">
      <w:pPr>
        <w:rPr>
          <w:rtl/>
        </w:rPr>
      </w:pPr>
      <w:r w:rsidRPr="00AC080C">
        <w:rPr>
          <w:rtl/>
        </w:rPr>
        <w:t>כל זמן ששתיהן חורשות - כל העם אוכלין.</w:t>
      </w:r>
    </w:p>
    <w:p w14:paraId="07FBF64B" w14:textId="77777777" w:rsidR="00CA3231" w:rsidRPr="00AC080C" w:rsidRDefault="00CA3231" w:rsidP="00033BB6">
      <w:pPr>
        <w:rPr>
          <w:rtl/>
        </w:rPr>
      </w:pPr>
      <w:r w:rsidRPr="00AC080C">
        <w:rPr>
          <w:rtl/>
        </w:rPr>
        <w:t>ניטלת אחת</w:t>
      </w:r>
      <w:r w:rsidR="00E8089F" w:rsidRPr="00AC080C">
        <w:rPr>
          <w:rtl/>
        </w:rPr>
        <w:t xml:space="preserve">- תולין, לא אוכלין ולא שורפין. </w:t>
      </w:r>
    </w:p>
    <w:p w14:paraId="682450F8" w14:textId="77777777" w:rsidR="004535B8" w:rsidRPr="00AC080C" w:rsidRDefault="00E8089F" w:rsidP="00033BB6">
      <w:r w:rsidRPr="00AC080C">
        <w:rPr>
          <w:rtl/>
        </w:rPr>
        <w:t>ניטלו שתיהן - התחילו כל העם שורפין.</w:t>
      </w:r>
    </w:p>
    <w:p w14:paraId="54431D00" w14:textId="7672F7B2" w:rsidR="00E8089F" w:rsidRPr="007435EB" w:rsidRDefault="00F47631" w:rsidP="00F47631">
      <w:pPr>
        <w:pStyle w:val="affd"/>
        <w:rPr>
          <w:bCs/>
          <w:rtl/>
        </w:rPr>
      </w:pPr>
      <w:r>
        <w:rPr>
          <w:rFonts w:hint="cs"/>
          <w:rtl/>
        </w:rPr>
        <w:t>***</w:t>
      </w:r>
    </w:p>
    <w:p w14:paraId="2DBC59D9" w14:textId="77777777" w:rsidR="00E8089F" w:rsidRPr="007435EB" w:rsidRDefault="00E8089F" w:rsidP="005C3FF1">
      <w:pPr>
        <w:pStyle w:val="afff"/>
        <w:framePr w:wrap="around"/>
        <w:rPr>
          <w:rtl/>
        </w:rPr>
      </w:pPr>
      <w:r w:rsidRPr="007435EB">
        <w:rPr>
          <w:rFonts w:hint="cs"/>
          <w:rtl/>
        </w:rPr>
        <w:t>יד.</w:t>
      </w:r>
    </w:p>
    <w:p>
      <w:pPr>
        <w:pStyle w:val="affffff1"/>
        <w:rPr>
          <w:ins w:id="20110" w:author="קלוד" w:date="2026-10-06T10:09:47Z"/>
        </w:rPr>
      </w:pPr>
      <w:ins w:id="20109" w:author="קלוד" w:date="2026-10-06T10:09:47Z">
        <w:r>
          <w:t xml:space="preserve">משנה ו</w:t>
        </w:r>
      </w:ins>
    </w:p>
    <w:p w14:paraId="141E3FCE" w14:textId="2F0EF288" w:rsidR="00E8089F" w:rsidRPr="00033BB6" w:rsidRDefault="00E8089F" w:rsidP="0018590F">
      <w:pPr>
        <w:pStyle w:val="afffff7"/>
        <w:rPr>
          <w:rtl/>
        </w:rPr>
      </w:pPr>
      <w:r w:rsidRPr="00033BB6">
        <w:rPr>
          <w:rStyle w:val="TanaimMishna"/>
          <w:rtl/>
          <w:rPrChange w:id="20010" w:author="קלוד" w:date="2026-10-06T10:09:47Z">
            <w:rPr>
              <w:rStyle w:val="affffd"/>
              <w:rtl/>
            </w:rPr>
          </w:rPrChange>
        </w:rPr>
        <w:t>רבי חנינא סגן הכהנים:</w:t>
      </w:r>
      <w:r w:rsidRPr="00B53A7E">
        <w:rPr>
          <w:rtl/>
        </w:rPr>
        <w:t xml:space="preserve"> </w:t>
      </w:r>
      <w:r w:rsidRPr="00033BB6">
        <w:rPr>
          <w:b w:val="0"/>
          <w:bCs/>
          <w:rtl/>
        </w:rPr>
        <w:t>מימיהם של כהנים לא נמנעו</w:t>
      </w:r>
      <w:r w:rsidRPr="00B53A7E">
        <w:rPr>
          <w:rtl/>
        </w:rPr>
        <w:t xml:space="preserve"> </w:t>
      </w:r>
      <w:r w:rsidRPr="0018590F">
        <w:rPr>
          <w:b w:val="0"/>
          <w:bCs/>
          <w:rtl/>
        </w:rPr>
        <w:t>מלשרוף את הבשר</w:t>
      </w:r>
      <w:r w:rsidR="0018590F">
        <w:rPr>
          <w:rFonts w:hint="cs"/>
          <w:rtl/>
        </w:rPr>
        <w:t xml:space="preserve"> </w:t>
      </w:r>
      <w:r w:rsidRPr="00033BB6">
        <w:rPr>
          <w:rtl/>
        </w:rPr>
        <w:t xml:space="preserve">שנטמא בוולד הטומאה עם הבשר שנטמא באב הטומאה, </w:t>
      </w:r>
      <w:r w:rsidR="00127038" w:rsidRPr="00033BB6">
        <w:rPr>
          <w:rtl/>
        </w:rPr>
        <w:t>אף</w:t>
      </w:r>
      <w:r w:rsidRPr="00033BB6">
        <w:rPr>
          <w:rtl/>
        </w:rPr>
        <w:t xml:space="preserve"> שמוסיפין טומאה על טומאתו.</w:t>
      </w:r>
    </w:p>
    <w:p w14:paraId="628BFD46" w14:textId="638BF8A5" w:rsidR="00E8089F" w:rsidRPr="00B53A7E" w:rsidRDefault="00887A07" w:rsidP="0018590F">
      <w:pPr>
        <w:pStyle w:val="afffff7"/>
        <w:rPr>
          <w:rtl/>
        </w:rPr>
      </w:pPr>
      <w:r w:rsidRPr="00033BB6">
        <w:rPr>
          <w:rStyle w:val="TanaimMishna"/>
          <w:rtl/>
          <w:rPrChange w:id="20011" w:author="קלוד" w:date="2026-10-06T10:09:47Z">
            <w:rPr>
              <w:rStyle w:val="affffd"/>
              <w:rtl/>
            </w:rPr>
          </w:rPrChange>
        </w:rPr>
        <w:t>הוסיף ר"ע</w:t>
      </w:r>
      <w:r w:rsidR="00E8089F" w:rsidRPr="00033BB6">
        <w:rPr>
          <w:rStyle w:val="TanaimMishna"/>
          <w:rtl/>
          <w:rPrChange w:id="20012" w:author="קלוד" w:date="2026-10-06T10:09:47Z">
            <w:rPr>
              <w:rStyle w:val="affffd"/>
              <w:rtl/>
            </w:rPr>
          </w:rPrChange>
        </w:rPr>
        <w:t>:</w:t>
      </w:r>
      <w:r w:rsidR="00E8089F" w:rsidRPr="00B53A7E">
        <w:rPr>
          <w:rtl/>
        </w:rPr>
        <w:t xml:space="preserve"> מימיהם של כהנים לא נמנעו </w:t>
      </w:r>
      <w:r w:rsidR="00E8089F" w:rsidRPr="0018590F">
        <w:rPr>
          <w:b w:val="0"/>
          <w:bCs/>
          <w:rtl/>
        </w:rPr>
        <w:t xml:space="preserve">מלהדליק את השמן שנפסל בטבו"י </w:t>
      </w:r>
      <w:r w:rsidR="00E8089F" w:rsidRPr="0018590F">
        <w:rPr>
          <w:rtl/>
        </w:rPr>
        <w:t xml:space="preserve">בנר שנטמא בטמא מת, </w:t>
      </w:r>
      <w:r w:rsidR="0018590F">
        <w:rPr>
          <w:rFonts w:hint="cs"/>
          <w:rtl/>
        </w:rPr>
        <w:t>א</w:t>
      </w:r>
      <w:r w:rsidR="00127038">
        <w:rPr>
          <w:rtl/>
        </w:rPr>
        <w:t>ף</w:t>
      </w:r>
      <w:r w:rsidR="00E8089F" w:rsidRPr="00B53A7E">
        <w:rPr>
          <w:rtl/>
        </w:rPr>
        <w:t xml:space="preserve"> שמוסיפין טומאה על טומאתו.</w:t>
      </w:r>
    </w:p>
    <w:p w14:paraId="2F804CB5" w14:textId="77777777" w:rsidR="00E8089F" w:rsidRPr="00033BB6" w:rsidRDefault="00887A07" w:rsidP="00B53A7E">
      <w:pPr>
        <w:pStyle w:val="afff5"/>
        <w:rPr>
          <w:rtl/>
        </w:rPr>
      </w:pPr>
      <w:r w:rsidRPr="00033BB6">
        <w:rPr>
          <w:rStyle w:val="TanaimMishna"/>
          <w:rFonts w:hint="cs"/>
          <w:rtl/>
          <w:rPrChange w:id="20013" w:author="קלוד" w:date="2026-10-06T10:09:47Z">
            <w:rPr>
              <w:rStyle w:val="affffd"/>
              <w:rFonts w:hint="cs"/>
              <w:rtl/>
            </w:rPr>
          </w:rPrChange>
        </w:rPr>
        <w:t>אר"מ</w:t>
      </w:r>
      <w:r w:rsidR="00E8089F" w:rsidRPr="00033BB6">
        <w:rPr>
          <w:rStyle w:val="TanaimMishna"/>
          <w:rtl/>
          <w:rPrChange w:id="20014" w:author="קלוד" w:date="2026-10-06T10:09:47Z">
            <w:rPr>
              <w:rStyle w:val="affffd"/>
              <w:rtl/>
            </w:rPr>
          </w:rPrChange>
        </w:rPr>
        <w:t>:</w:t>
      </w:r>
      <w:r w:rsidR="00E8089F" w:rsidRPr="00916C28">
        <w:rPr>
          <w:rStyle w:val="afffff8"/>
          <w:spacing w:val="-4"/>
          <w:rtl/>
        </w:rPr>
        <w:t xml:space="preserve"> </w:t>
      </w:r>
      <w:r w:rsidR="00E8089F" w:rsidRPr="00033BB6">
        <w:rPr>
          <w:rtl/>
        </w:rPr>
        <w:t>מדבריהם למדנו ששורפין תרומה טהורה עם הטמאה בפסח.</w:t>
      </w:r>
    </w:p>
    <w:p w14:paraId="680B9345" w14:textId="77777777" w:rsidR="00887A07" w:rsidRDefault="00E8089F" w:rsidP="00B53A7E">
      <w:pPr>
        <w:pStyle w:val="afff5"/>
        <w:rPr>
          <w:rtl/>
        </w:rPr>
      </w:pPr>
      <w:r w:rsidRPr="00033BB6">
        <w:rPr>
          <w:rStyle w:val="TanaimMishna"/>
          <w:rtl/>
          <w:rPrChange w:id="20015" w:author="קלוד" w:date="2026-10-06T10:09:47Z">
            <w:rPr>
              <w:rStyle w:val="affffd"/>
              <w:rtl/>
            </w:rPr>
          </w:rPrChange>
        </w:rPr>
        <w:t>א"ר יוסי:</w:t>
      </w:r>
      <w:r w:rsidRPr="00887A07">
        <w:rPr>
          <w:rStyle w:val="afffff8"/>
          <w:rtl/>
        </w:rPr>
        <w:t xml:space="preserve"> </w:t>
      </w:r>
      <w:r w:rsidRPr="00B53A7E">
        <w:rPr>
          <w:rtl/>
        </w:rPr>
        <w:t xml:space="preserve">אינה היא המדה. </w:t>
      </w:r>
    </w:p>
    <w:p w14:paraId="1F1D9DE7" w14:textId="77777777" w:rsidR="00E8089F" w:rsidRPr="00B53A7E" w:rsidRDefault="00E8089F" w:rsidP="00B53A7E">
      <w:pPr>
        <w:pStyle w:val="afff5"/>
        <w:rPr>
          <w:rtl/>
        </w:rPr>
      </w:pPr>
      <w:r w:rsidRPr="00033BB6">
        <w:rPr>
          <w:rStyle w:val="TanaimMishna"/>
          <w:rtl/>
          <w:rPrChange w:id="20016" w:author="קלוד" w:date="2026-10-06T10:09:47Z">
            <w:rPr>
              <w:rStyle w:val="affffd"/>
              <w:rtl/>
            </w:rPr>
          </w:rPrChange>
        </w:rPr>
        <w:t>ומודים רבי אליעזר ורבי יהושע</w:t>
      </w:r>
      <w:r w:rsidRPr="00887A07">
        <w:rPr>
          <w:rStyle w:val="afffff8"/>
          <w:rtl/>
        </w:rPr>
        <w:t xml:space="preserve"> </w:t>
      </w:r>
      <w:r w:rsidRPr="00B53A7E">
        <w:rPr>
          <w:rtl/>
        </w:rPr>
        <w:t>ששורפין זו לעצמה וזו לעצמה.</w:t>
      </w:r>
    </w:p>
    <w:p w14:paraId="4E3F669B" w14:textId="77777777" w:rsidR="00E8089F" w:rsidRPr="00B53A7E" w:rsidRDefault="0045211B" w:rsidP="00B53A7E">
      <w:pPr>
        <w:pStyle w:val="afff5"/>
        <w:rPr>
          <w:rtl/>
        </w:rPr>
      </w:pPr>
      <w:r w:rsidRPr="00033BB6">
        <w:rPr>
          <w:rStyle w:val="TanaimMishna"/>
          <w:rFonts w:hint="cs"/>
          <w:rtl/>
          <w:rPrChange w:id="20017" w:author="קלוד" w:date="2026-10-06T10:09:47Z">
            <w:rPr>
              <w:rStyle w:val="affffd"/>
              <w:rFonts w:hint="cs"/>
              <w:rtl/>
            </w:rPr>
          </w:rPrChange>
        </w:rPr>
        <w:t xml:space="preserve"> </w:t>
      </w:r>
      <w:r w:rsidRPr="00033BB6">
        <w:rPr>
          <w:rStyle w:val="TanaimMishna"/>
          <w:rFonts w:hint="cs"/>
          <w:rtl/>
          <w:rPrChange w:id="20018" w:author="קלוד" w:date="2026-10-06T10:09:47Z">
            <w:rPr>
              <w:rStyle w:val="affffd"/>
              <w:rFonts w:hint="cs"/>
              <w:rtl/>
            </w:rPr>
          </w:rPrChange>
        </w:rPr>
        <w:tab/>
        <w:t>ו</w:t>
      </w:r>
      <w:r w:rsidR="00E8089F" w:rsidRPr="00033BB6">
        <w:rPr>
          <w:rStyle w:val="TanaimMishna"/>
          <w:rtl/>
          <w:rPrChange w:id="20019" w:author="קלוד" w:date="2026-10-06T10:09:47Z">
            <w:rPr>
              <w:rStyle w:val="affffd"/>
              <w:rtl/>
            </w:rPr>
          </w:rPrChange>
        </w:rPr>
        <w:t>נחלקו -</w:t>
      </w:r>
      <w:r w:rsidR="00E8089F" w:rsidRPr="00B53A7E">
        <w:rPr>
          <w:rtl/>
        </w:rPr>
        <w:t xml:space="preserve"> על התלויה ועל הטמאה.</w:t>
      </w:r>
    </w:p>
    <w:p w14:paraId="71503148" w14:textId="77777777" w:rsidR="00E8089F" w:rsidRPr="00B53A7E" w:rsidRDefault="00887A07" w:rsidP="00033BB6">
      <w:pPr>
        <w:pStyle w:val="afff5"/>
        <w:spacing w:after="60"/>
        <w:rPr>
          <w:rtl/>
        </w:rPr>
      </w:pPr>
      <w:r w:rsidRPr="00033BB6">
        <w:rPr>
          <w:rStyle w:val="TanaimMishna"/>
          <w:rtl/>
          <w:rPrChange w:id="20020" w:author="קלוד" w:date="2026-10-06T10:09:47Z">
            <w:rPr>
              <w:rStyle w:val="affffd"/>
              <w:rtl/>
            </w:rPr>
          </w:rPrChange>
        </w:rPr>
        <w:tab/>
      </w:r>
      <w:r w:rsidR="00E8089F" w:rsidRPr="00033BB6">
        <w:rPr>
          <w:rStyle w:val="TanaimMishna"/>
          <w:rtl/>
          <w:rPrChange w:id="20021" w:author="קלוד" w:date="2026-10-06T10:09:47Z">
            <w:rPr>
              <w:rStyle w:val="affffd"/>
              <w:rtl/>
            </w:rPr>
          </w:rPrChange>
        </w:rPr>
        <w:t>ש</w:t>
      </w:r>
      <w:r w:rsidRPr="00033BB6">
        <w:rPr>
          <w:rStyle w:val="TanaimMishna"/>
          <w:rFonts w:hint="cs"/>
          <w:rtl/>
          <w:rPrChange w:id="20022" w:author="קלוד" w:date="2026-10-06T10:09:47Z">
            <w:rPr>
              <w:rStyle w:val="affffd"/>
              <w:rFonts w:hint="cs"/>
              <w:rtl/>
            </w:rPr>
          </w:rPrChange>
        </w:rPr>
        <w:t>ל</w:t>
      </w:r>
      <w:r w:rsidR="00E8089F" w:rsidRPr="00033BB6">
        <w:rPr>
          <w:rStyle w:val="TanaimMishna"/>
          <w:rtl/>
          <w:rPrChange w:id="20023" w:author="קלוד" w:date="2026-10-06T10:09:47Z">
            <w:rPr>
              <w:rStyle w:val="affffd"/>
              <w:rtl/>
            </w:rPr>
          </w:rPrChange>
        </w:rPr>
        <w:t xml:space="preserve">ר"א: </w:t>
      </w:r>
      <w:r w:rsidR="00E8089F" w:rsidRPr="00B53A7E">
        <w:rPr>
          <w:rtl/>
        </w:rPr>
        <w:t xml:space="preserve">תשרף זו לעצמה וזו לעצמה, </w:t>
      </w:r>
      <w:r w:rsidR="00E8089F" w:rsidRPr="0018590F">
        <w:rPr>
          <w:rStyle w:val="TanaimMishna"/>
          <w:rtl/>
          <w:rPrChange w:id="20024" w:author="קלוד" w:date="2026-10-06T10:09:47Z">
            <w:rPr>
              <w:rStyle w:val="affffd"/>
              <w:rtl/>
            </w:rPr>
          </w:rPrChange>
        </w:rPr>
        <w:t>ו</w:t>
      </w:r>
      <w:r w:rsidRPr="0018590F">
        <w:rPr>
          <w:rStyle w:val="TanaimMishna"/>
          <w:rFonts w:hint="cs"/>
          <w:rtl/>
          <w:rPrChange w:id="20025" w:author="קלוד" w:date="2026-10-06T10:09:47Z">
            <w:rPr>
              <w:rStyle w:val="affffd"/>
              <w:rFonts w:hint="cs"/>
              <w:rtl/>
            </w:rPr>
          </w:rPrChange>
        </w:rPr>
        <w:t>לרי''ה</w:t>
      </w:r>
      <w:r w:rsidR="00E8089F" w:rsidRPr="0018590F">
        <w:rPr>
          <w:rStyle w:val="TanaimMishna"/>
          <w:rtl/>
          <w:rPrChange w:id="20026" w:author="קלוד" w:date="2026-10-06T10:09:47Z">
            <w:rPr>
              <w:rStyle w:val="affffd"/>
              <w:rtl/>
            </w:rPr>
          </w:rPrChange>
        </w:rPr>
        <w:t>:</w:t>
      </w:r>
      <w:r w:rsidR="00E8089F" w:rsidRPr="00B53A7E">
        <w:rPr>
          <w:rtl/>
        </w:rPr>
        <w:t xml:space="preserve"> שתיהן כאחת.</w:t>
      </w:r>
    </w:p>
    <w:p w14:paraId="2C7F835B" w14:textId="0293BDA3" w:rsidR="00E8089F" w:rsidRPr="0018590F" w:rsidRDefault="00E8089F" w:rsidP="0018590F">
      <w:pPr>
        <w:pStyle w:val="afffd"/>
        <w:rPr>
          <w:rtl/>
        </w:rPr>
      </w:pPr>
      <w:ins w:id="9816" w:author="מספור קטעי משנה" w:date="2026-10-06T06:45:41Z">
        <w:r>
          <w:rPr>
            <w:rStyle w:val="MisparKeta"/>
          </w:rPr>
          <w:t xml:space="preserve">ב. </w:t>
        </w:r>
      </w:ins>
      <w:r w:rsidRPr="0018590F">
        <w:rPr>
          <w:rtl/>
        </w:rPr>
        <w:t>מוסיף טומאה על טומאתו.</w:t>
      </w:r>
    </w:p>
    <w:p w14:paraId="242F1037" w14:textId="5DF4D42C" w:rsidR="00033BB6" w:rsidRDefault="0018590F" w:rsidP="00033BB6">
      <w:pPr>
        <w:pStyle w:val="36"/>
        <w:framePr w:wrap="notBeside"/>
        <w:rPr>
          <w:rtl/>
        </w:rPr>
      </w:pPr>
      <w:r>
        <w:rPr>
          <w:rStyle w:val="affffd"/>
          <w:rFonts w:hint="cs"/>
          <w:spacing w:val="-4"/>
          <w:rtl/>
        </w:rPr>
        <w:t>מיירי</w:t>
      </w:r>
    </w:p>
    <w:p w14:paraId="32DEF8A0" w14:textId="2DDFC19C" w:rsidR="00E8089F" w:rsidRPr="00033BB6" w:rsidRDefault="00E8089F" w:rsidP="00245448">
      <w:pPr>
        <w:spacing w:after="60"/>
        <w:rPr>
          <w:rtl/>
        </w:rPr>
      </w:pPr>
      <w:r w:rsidRPr="00033BB6">
        <w:rPr>
          <w:rtl/>
        </w:rPr>
        <w:t>בוולד וולד, דה</w:t>
      </w:r>
      <w:r w:rsidR="0045211B" w:rsidRPr="00033BB6">
        <w:rPr>
          <w:rFonts w:hint="cs"/>
          <w:rtl/>
        </w:rPr>
        <w:t xml:space="preserve">ו''ל </w:t>
      </w:r>
      <w:r w:rsidR="0045211B" w:rsidRPr="00033BB6">
        <w:rPr>
          <w:rtl/>
        </w:rPr>
        <w:t xml:space="preserve">שלישי, </w:t>
      </w:r>
      <w:r w:rsidR="0045211B" w:rsidRPr="0018590F">
        <w:rPr>
          <w:rStyle w:val="affffd"/>
          <w:rFonts w:hint="cs"/>
          <w:rtl/>
        </w:rPr>
        <w:t>וס''ל</w:t>
      </w:r>
      <w:r w:rsidR="0018590F">
        <w:rPr>
          <w:rStyle w:val="affffd"/>
          <w:rFonts w:hint="cs"/>
          <w:rtl/>
        </w:rPr>
        <w:t xml:space="preserve"> לר''י:</w:t>
      </w:r>
      <w:r w:rsidR="0045211B" w:rsidRPr="00033BB6">
        <w:rPr>
          <w:rFonts w:hint="cs"/>
          <w:rtl/>
        </w:rPr>
        <w:t xml:space="preserve"> </w:t>
      </w:r>
      <w:r w:rsidRPr="00033BB6">
        <w:rPr>
          <w:rtl/>
        </w:rPr>
        <w:t>מותר לעשותו שני.</w:t>
      </w:r>
    </w:p>
    <w:p w14:paraId="42140EB5" w14:textId="77777777" w:rsidR="00033BB6" w:rsidRDefault="00E8089F" w:rsidP="00033BB6">
      <w:pPr>
        <w:pStyle w:val="36"/>
        <w:framePr w:wrap="notBeside"/>
        <w:rPr>
          <w:rtl/>
        </w:rPr>
      </w:pPr>
      <w:r w:rsidRPr="007435EB">
        <w:rPr>
          <w:rtl/>
        </w:rPr>
        <w:t>והא</w:t>
      </w:r>
    </w:p>
    <w:p w14:paraId="2EF4DF4D" w14:textId="49A126E1" w:rsidR="00E8089F" w:rsidRPr="007435EB" w:rsidRDefault="00E8089F" w:rsidP="0045211B">
      <w:pPr>
        <w:rPr>
          <w:rtl/>
        </w:rPr>
      </w:pPr>
      <w:r w:rsidRPr="00AC080C">
        <w:rPr>
          <w:rtl/>
        </w:rPr>
        <w:t>ד'</w:t>
      </w:r>
      <w:r w:rsidR="00AC080C">
        <w:rPr>
          <w:rStyle w:val="af2"/>
          <w:rtl/>
        </w:rPr>
        <w:t>וְכִי יֻתַּן מַיִם עַל זֶרַע וְנָפַל מִנִּבְלָתָם עָלָיו טָמֵא הוּ</w:t>
      </w:r>
      <w:r w:rsidRPr="00AC0CB1">
        <w:rPr>
          <w:rStyle w:val="af2"/>
          <w:rtl/>
        </w:rPr>
        <w:t>א</w:t>
      </w:r>
      <w:r w:rsidRPr="00AC080C">
        <w:rPr>
          <w:rtl/>
        </w:rPr>
        <w:t>'</w:t>
      </w:r>
      <w:r w:rsidRPr="00AC0CB1">
        <w:rPr>
          <w:rStyle w:val="af2"/>
          <w:rtl/>
        </w:rPr>
        <w:t xml:space="preserve"> </w:t>
      </w:r>
      <w:r w:rsidRPr="007435EB">
        <w:rPr>
          <w:rtl/>
        </w:rPr>
        <w:t xml:space="preserve">הוא - טמא, </w:t>
      </w:r>
      <w:r w:rsidRPr="0018590F">
        <w:rPr>
          <w:rtl/>
        </w:rPr>
        <w:t>ואין עושה כיו</w:t>
      </w:r>
      <w:r w:rsidR="0045211B" w:rsidRPr="0018590F">
        <w:rPr>
          <w:rFonts w:hint="cs"/>
          <w:rtl/>
        </w:rPr>
        <w:t xml:space="preserve">צ''ב </w:t>
      </w:r>
      <w:r w:rsidRPr="0018590F">
        <w:rPr>
          <w:rtl/>
        </w:rPr>
        <w:t xml:space="preserve">טמא. </w:t>
      </w:r>
      <w:r w:rsidRPr="0018590F">
        <w:rPr>
          <w:rStyle w:val="afffa"/>
          <w:rtl/>
        </w:rPr>
        <w:t>שאין אוכל מטמא אוכל</w:t>
      </w:r>
      <w:r w:rsidRPr="007435EB">
        <w:rPr>
          <w:rtl/>
        </w:rPr>
        <w:t>.</w:t>
      </w:r>
    </w:p>
    <w:p w14:paraId="5A822F7B" w14:textId="77777777" w:rsidR="00033BB6" w:rsidRDefault="00E8089F" w:rsidP="00033BB6">
      <w:pPr>
        <w:pStyle w:val="36"/>
        <w:framePr w:wrap="notBeside"/>
        <w:rPr>
          <w:rtl/>
        </w:rPr>
      </w:pPr>
      <w:r w:rsidRPr="00916C28">
        <w:rPr>
          <w:rStyle w:val="affffd"/>
          <w:spacing w:val="-2"/>
          <w:rtl/>
        </w:rPr>
        <w:t>הניחא לאביי</w:t>
      </w:r>
    </w:p>
    <w:p w14:paraId="03276A43" w14:textId="1452364A" w:rsidR="00E8089F" w:rsidRPr="00916C28" w:rsidRDefault="0045211B" w:rsidP="0045211B">
      <w:pPr>
        <w:rPr>
          <w:spacing w:val="-2"/>
          <w:rtl/>
        </w:rPr>
      </w:pPr>
      <w:r w:rsidRPr="00916C28">
        <w:rPr>
          <w:spacing w:val="-2"/>
          <w:rtl/>
        </w:rPr>
        <w:t xml:space="preserve">דה"מ בחולין אבל בתרומה וקדשים </w:t>
      </w:r>
      <w:r w:rsidR="00E8089F" w:rsidRPr="00916C28">
        <w:rPr>
          <w:spacing w:val="-2"/>
          <w:rtl/>
        </w:rPr>
        <w:t>עושה כיוצ</w:t>
      </w:r>
      <w:r w:rsidRPr="00916C28">
        <w:rPr>
          <w:rFonts w:hint="cs"/>
          <w:spacing w:val="-2"/>
          <w:rtl/>
        </w:rPr>
        <w:t>"ב</w:t>
      </w:r>
      <w:r w:rsidR="00E8089F" w:rsidRPr="00916C28">
        <w:rPr>
          <w:spacing w:val="-2"/>
          <w:rtl/>
        </w:rPr>
        <w:t>.</w:t>
      </w:r>
    </w:p>
    <w:p w14:paraId="1F845522" w14:textId="77777777" w:rsidR="00033BB6" w:rsidRDefault="0045211B" w:rsidP="00033BB6">
      <w:pPr>
        <w:pStyle w:val="36"/>
        <w:framePr w:wrap="notBeside"/>
        <w:rPr>
          <w:rtl/>
        </w:rPr>
      </w:pPr>
      <w:r w:rsidRPr="00916C28">
        <w:rPr>
          <w:rStyle w:val="affffd"/>
          <w:spacing w:val="-2"/>
          <w:rtl/>
        </w:rPr>
        <w:t>ול</w:t>
      </w:r>
      <w:r w:rsidR="00E8089F" w:rsidRPr="00916C28">
        <w:rPr>
          <w:rStyle w:val="affffd"/>
          <w:spacing w:val="-2"/>
          <w:rtl/>
        </w:rPr>
        <w:t>רבא</w:t>
      </w:r>
    </w:p>
    <w:p w14:paraId="1A24454A" w14:textId="5B2620DF" w:rsidR="00E8089F" w:rsidRPr="00916C28" w:rsidRDefault="0045211B" w:rsidP="0045211B">
      <w:pPr>
        <w:rPr>
          <w:rFonts w:cs="Guttman Vilna"/>
          <w:b/>
          <w:bCs/>
          <w:spacing w:val="-2"/>
          <w:rtl/>
        </w:rPr>
      </w:pPr>
      <w:r w:rsidRPr="00916C28">
        <w:rPr>
          <w:spacing w:val="-2"/>
          <w:rtl/>
        </w:rPr>
        <w:t>דה"מ חולין ותרומה</w:t>
      </w:r>
      <w:r w:rsidRPr="00916C28">
        <w:rPr>
          <w:rFonts w:hint="cs"/>
          <w:spacing w:val="-2"/>
          <w:rtl/>
        </w:rPr>
        <w:t>,</w:t>
      </w:r>
      <w:r w:rsidRPr="00916C28">
        <w:rPr>
          <w:spacing w:val="-2"/>
          <w:rtl/>
        </w:rPr>
        <w:t xml:space="preserve"> אבל </w:t>
      </w:r>
      <w:r w:rsidRPr="005C3FF1">
        <w:rPr>
          <w:rStyle w:val="afffa"/>
          <w:rtl/>
        </w:rPr>
        <w:t>בקדשים</w:t>
      </w:r>
      <w:r w:rsidRPr="00916C28">
        <w:rPr>
          <w:spacing w:val="-2"/>
          <w:rtl/>
        </w:rPr>
        <w:t xml:space="preserve"> </w:t>
      </w:r>
      <w:r w:rsidR="00E8089F" w:rsidRPr="00916C28">
        <w:rPr>
          <w:spacing w:val="-2"/>
          <w:rtl/>
        </w:rPr>
        <w:t>עושה כיוצ</w:t>
      </w:r>
      <w:r w:rsidRPr="00916C28">
        <w:rPr>
          <w:rFonts w:hint="cs"/>
          <w:spacing w:val="-2"/>
          <w:rtl/>
        </w:rPr>
        <w:t>"ב</w:t>
      </w:r>
      <w:r w:rsidR="00E8089F" w:rsidRPr="00916C28">
        <w:rPr>
          <w:spacing w:val="-2"/>
          <w:rtl/>
        </w:rPr>
        <w:t xml:space="preserve"> שפיר.</w:t>
      </w:r>
    </w:p>
    <w:p w14:paraId="50BD934F" w14:textId="77777777" w:rsidR="00033BB6" w:rsidRDefault="00E8089F" w:rsidP="00033BB6">
      <w:pPr>
        <w:pStyle w:val="36"/>
        <w:framePr w:wrap="notBeside"/>
        <w:rPr>
          <w:rtl/>
        </w:rPr>
      </w:pPr>
      <w:r w:rsidRPr="0045211B">
        <w:rPr>
          <w:rStyle w:val="affffd"/>
          <w:rtl/>
        </w:rPr>
        <w:t>אלא לרבינא</w:t>
      </w:r>
    </w:p>
    <w:p w14:paraId="7C82DD28" w14:textId="52043115" w:rsidR="00E8089F" w:rsidRPr="007435EB" w:rsidRDefault="00E8089F" w:rsidP="00E8089F">
      <w:pPr>
        <w:rPr>
          <w:rFonts w:cs="Guttman Vilna"/>
          <w:b/>
          <w:bCs/>
          <w:rtl/>
        </w:rPr>
      </w:pPr>
      <w:r w:rsidRPr="007435EB">
        <w:rPr>
          <w:rtl/>
        </w:rPr>
        <w:t>דל"ש חולין תרומה וקודשים שאין עושה כיו"ב.</w:t>
      </w:r>
    </w:p>
    <w:p w14:paraId="3E734979" w14:textId="77777777" w:rsidR="00033BB6" w:rsidRDefault="00E8089F" w:rsidP="00033BB6">
      <w:pPr>
        <w:pStyle w:val="36"/>
        <w:framePr w:wrap="notBeside"/>
        <w:rPr>
          <w:rtl/>
        </w:rPr>
      </w:pPr>
      <w:r w:rsidRPr="007435EB">
        <w:rPr>
          <w:rtl/>
        </w:rPr>
        <w:t>צ"ל</w:t>
      </w:r>
    </w:p>
    <w:p w14:paraId="436B3DFE" w14:textId="718D2FA3" w:rsidR="00E8089F" w:rsidRPr="005C3FF1" w:rsidRDefault="00E8089F" w:rsidP="0045211B">
      <w:pPr>
        <w:rPr>
          <w:rStyle w:val="afffa"/>
          <w:rtl/>
        </w:rPr>
      </w:pPr>
      <w:r w:rsidRPr="007435EB">
        <w:rPr>
          <w:rtl/>
        </w:rPr>
        <w:t xml:space="preserve">דהיינו </w:t>
      </w:r>
      <w:r w:rsidRPr="00245448">
        <w:rPr>
          <w:rStyle w:val="afffa"/>
          <w:rtl/>
        </w:rPr>
        <w:t>דמיטמא מדרבנן</w:t>
      </w:r>
      <w:r w:rsidRPr="007435EB">
        <w:rPr>
          <w:rtl/>
        </w:rPr>
        <w:t>.</w:t>
      </w:r>
      <w:r w:rsidR="0045211B">
        <w:rPr>
          <w:rStyle w:val="afffff6"/>
          <w:rFonts w:hint="cs"/>
          <w:rtl/>
        </w:rPr>
        <w:t xml:space="preserve"> </w:t>
      </w:r>
      <w:r w:rsidRPr="0045211B">
        <w:rPr>
          <w:rStyle w:val="afffff6"/>
          <w:rtl/>
        </w:rPr>
        <w:t>ולא אמרי' דבט</w:t>
      </w:r>
      <w:r w:rsidR="0045211B">
        <w:rPr>
          <w:rStyle w:val="afffff6"/>
          <w:rtl/>
        </w:rPr>
        <w:t>ומאת משקין דלא אמרי' הכי במתני'</w:t>
      </w:r>
    </w:p>
    <w:p w14:paraId="043619DC" w14:textId="44CBD9AD" w:rsidR="00E8089F" w:rsidRPr="007435EB" w:rsidRDefault="00E8089F" w:rsidP="005C3FF1">
      <w:pPr>
        <w:pStyle w:val="afff"/>
        <w:framePr w:wrap="around"/>
        <w:rPr>
          <w:rtl/>
        </w:rPr>
      </w:pPr>
      <w:r w:rsidRPr="007435EB">
        <w:rPr>
          <w:rFonts w:hint="cs"/>
          <w:rtl/>
        </w:rPr>
        <w:t>יד</w:t>
      </w:r>
      <w:r w:rsidR="00245448">
        <w:rPr>
          <w:rFonts w:hint="cs"/>
          <w:rtl/>
        </w:rPr>
        <w:t>:</w:t>
      </w:r>
    </w:p>
    <w:p w14:paraId="2A8AC592" w14:textId="77777777" w:rsidR="00E8089F" w:rsidRPr="0045211B" w:rsidRDefault="00E8089F" w:rsidP="0045211B">
      <w:pPr>
        <w:pStyle w:val="afffd"/>
        <w:rPr>
          <w:rtl/>
        </w:rPr>
      </w:pPr>
      <w:ins w:id="9817" w:author="מספור קטעי משנה" w:date="2026-10-06T06:45:41Z">
        <w:r>
          <w:rPr>
            <w:rStyle w:val="MisparKeta"/>
          </w:rPr>
          <w:t xml:space="preserve">ג. </w:t>
        </w:r>
      </w:ins>
      <w:r w:rsidRPr="0045211B">
        <w:rPr>
          <w:rtl/>
        </w:rPr>
        <w:t>הוסיף רבי עקיבא מימיהן של כהנים לא נמנעו מלהדליק כו'.</w:t>
      </w:r>
    </w:p>
    <w:p w14:paraId="7EB58A8A" w14:textId="77777777" w:rsidR="00033BB6" w:rsidRDefault="00E8089F" w:rsidP="00033BB6">
      <w:pPr>
        <w:pStyle w:val="36"/>
        <w:framePr w:wrap="notBeside"/>
        <w:rPr>
          <w:rStyle w:val="affffd"/>
          <w:rtl/>
        </w:rPr>
      </w:pPr>
      <w:r w:rsidRPr="0045211B">
        <w:rPr>
          <w:rStyle w:val="affffd"/>
          <w:rtl/>
        </w:rPr>
        <w:t>ר"י</w:t>
      </w:r>
      <w:r w:rsidR="0045211B">
        <w:rPr>
          <w:rStyle w:val="affffd"/>
          <w:rFonts w:hint="cs"/>
          <w:rtl/>
        </w:rPr>
        <w:t>:</w:t>
      </w:r>
    </w:p>
    <w:p w14:paraId="10EF89E8" w14:textId="04D1EEB4" w:rsidR="00033BB6" w:rsidRPr="00245448" w:rsidRDefault="0045211B" w:rsidP="0045211B">
      <w:pPr>
        <w:rPr>
          <w:rtl/>
        </w:rPr>
      </w:pPr>
      <w:r w:rsidRPr="00245448">
        <w:rPr>
          <w:rStyle w:val="afffa"/>
          <w:rtl/>
        </w:rPr>
        <w:t xml:space="preserve">בנר </w:t>
      </w:r>
      <w:r w:rsidR="00E8089F" w:rsidRPr="00245448">
        <w:rPr>
          <w:rStyle w:val="afffa"/>
          <w:rtl/>
        </w:rPr>
        <w:t>מתכת</w:t>
      </w:r>
      <w:r w:rsidR="00E8089F" w:rsidRPr="00AC080C">
        <w:rPr>
          <w:rtl/>
        </w:rPr>
        <w:t xml:space="preserve"> ו'</w:t>
      </w:r>
      <w:r w:rsidR="00AC080C">
        <w:rPr>
          <w:rStyle w:val="af2"/>
          <w:rtl/>
        </w:rPr>
        <w:t>בַּחֲלַל חֶרֶ</w:t>
      </w:r>
      <w:r w:rsidR="00E8089F" w:rsidRPr="00AC0CB1">
        <w:rPr>
          <w:rStyle w:val="af2"/>
          <w:rtl/>
        </w:rPr>
        <w:t>ב</w:t>
      </w:r>
      <w:r w:rsidR="00E8089F" w:rsidRPr="00AC080C">
        <w:rPr>
          <w:rtl/>
        </w:rPr>
        <w:t>'</w:t>
      </w:r>
      <w:r w:rsidR="00E8089F" w:rsidRPr="007435EB">
        <w:rPr>
          <w:rtl/>
        </w:rPr>
        <w:t xml:space="preserve"> </w:t>
      </w:r>
      <w:r w:rsidRPr="00245448">
        <w:rPr>
          <w:rFonts w:hint="cs"/>
          <w:rtl/>
        </w:rPr>
        <w:t>ש</w:t>
      </w:r>
      <w:r w:rsidR="00E8089F" w:rsidRPr="00245448">
        <w:rPr>
          <w:rtl/>
        </w:rPr>
        <w:t xml:space="preserve">הוא כחלל והו"ל אב הטומאה, </w:t>
      </w:r>
    </w:p>
    <w:p w14:paraId="28CA31CE" w14:textId="1AAD99BC" w:rsidR="00E8089F" w:rsidRPr="007435EB" w:rsidRDefault="00E8089F" w:rsidP="0045211B">
      <w:pPr>
        <w:rPr>
          <w:rtl/>
        </w:rPr>
      </w:pPr>
      <w:r w:rsidRPr="00583ECB">
        <w:rPr>
          <w:rStyle w:val="affffd"/>
          <w:rtl/>
        </w:rPr>
        <w:t>וס"ל</w:t>
      </w:r>
      <w:r w:rsidR="00583ECB">
        <w:rPr>
          <w:rStyle w:val="affffd"/>
          <w:rFonts w:hint="cs"/>
          <w:rtl/>
        </w:rPr>
        <w:t>:</w:t>
      </w:r>
      <w:r w:rsidRPr="00583ECB">
        <w:rPr>
          <w:rStyle w:val="affffd"/>
          <w:rtl/>
        </w:rPr>
        <w:t xml:space="preserve"> </w:t>
      </w:r>
      <w:r w:rsidRPr="007435EB">
        <w:rPr>
          <w:rtl/>
        </w:rPr>
        <w:t>שלישי מותר לעשותו ראשון.</w:t>
      </w:r>
    </w:p>
    <w:p w14:paraId="6FE5756A" w14:textId="77777777" w:rsidR="00E8089F" w:rsidRPr="007435EB" w:rsidRDefault="0045211B" w:rsidP="0045211B">
      <w:pPr>
        <w:rPr>
          <w:rFonts w:ascii="Fb Fontext" w:hAnsi="Fb Fontext"/>
          <w:rtl/>
        </w:rPr>
      </w:pPr>
      <w:r>
        <w:rPr>
          <w:rFonts w:ascii="Fb Fontext" w:hAnsi="Fb Fontext" w:hint="cs"/>
          <w:rtl/>
        </w:rPr>
        <w:t xml:space="preserve">ולא בשל חרס </w:t>
      </w:r>
      <w:r>
        <w:rPr>
          <w:rFonts w:ascii="Fb Fontext" w:hAnsi="Fb Fontext"/>
          <w:rtl/>
        </w:rPr>
        <w:t>–</w:t>
      </w:r>
      <w:r>
        <w:rPr>
          <w:rFonts w:ascii="Fb Fontext" w:hAnsi="Fb Fontext" w:hint="cs"/>
          <w:rtl/>
        </w:rPr>
        <w:t xml:space="preserve"> והוסיף לומר דפסול וטמא </w:t>
      </w:r>
      <w:r w:rsidR="00E8089F" w:rsidRPr="0045211B">
        <w:rPr>
          <w:rStyle w:val="afffff6"/>
          <w:rtl/>
        </w:rPr>
        <w:t>[ולא רק טמא וטמא]</w:t>
      </w:r>
    </w:p>
    <w:p w14:paraId="50D64B95" w14:textId="77777777" w:rsidR="00E8089F" w:rsidRPr="0045211B" w:rsidRDefault="00E8089F" w:rsidP="00583ECB">
      <w:pPr>
        <w:ind w:left="113" w:firstLine="113"/>
        <w:rPr>
          <w:rStyle w:val="afffff6"/>
          <w:rtl/>
        </w:rPr>
      </w:pPr>
      <w:r w:rsidRPr="00583ECB">
        <w:rPr>
          <w:rStyle w:val="afffff6"/>
          <w:rtl/>
        </w:rPr>
        <w:t xml:space="preserve">דממתני' </w:t>
      </w:r>
      <w:r w:rsidR="0045211B" w:rsidRPr="00583ECB">
        <w:rPr>
          <w:rStyle w:val="afffff6"/>
          <w:rFonts w:hint="cs"/>
          <w:rtl/>
        </w:rPr>
        <w:t xml:space="preserve">היצ''ל </w:t>
      </w:r>
      <w:r w:rsidRPr="00583ECB">
        <w:rPr>
          <w:rStyle w:val="afffff6"/>
          <w:rtl/>
        </w:rPr>
        <w:t>בנר שנטמא בשרץ</w:t>
      </w:r>
      <w:r w:rsidR="0045211B" w:rsidRPr="00583ECB">
        <w:rPr>
          <w:rStyle w:val="afffff6"/>
          <w:rFonts w:hint="cs"/>
          <w:rtl/>
        </w:rPr>
        <w:t>, אי ל</w:t>
      </w:r>
      <w:r w:rsidR="0045211B" w:rsidRPr="0045211B">
        <w:rPr>
          <w:rStyle w:val="afffff6"/>
          <w:rFonts w:hint="cs"/>
          <w:rtl/>
        </w:rPr>
        <w:t xml:space="preserve">א במתכת ובזה חלוקה </w:t>
      </w:r>
      <w:r w:rsidRPr="0045211B">
        <w:rPr>
          <w:rStyle w:val="afffff6"/>
          <w:rtl/>
        </w:rPr>
        <w:t>טומאתו.</w:t>
      </w:r>
    </w:p>
    <w:p w14:paraId="481E7882" w14:textId="05CCE0AD" w:rsidR="00E8089F" w:rsidRPr="007435EB" w:rsidRDefault="00F47631" w:rsidP="00F47631">
      <w:pPr>
        <w:pStyle w:val="affd"/>
        <w:rPr>
          <w:bCs/>
          <w:rtl/>
        </w:rPr>
      </w:pPr>
      <w:r>
        <w:rPr>
          <w:rFonts w:hint="cs"/>
          <w:rtl/>
        </w:rPr>
        <w:t>***</w:t>
      </w:r>
    </w:p>
    <w:p w14:paraId="402D4747" w14:textId="72B13EE5" w:rsidR="00033BB6" w:rsidRDefault="00E8089F" w:rsidP="00033BB6">
      <w:pPr>
        <w:pStyle w:val="36"/>
        <w:framePr w:wrap="notBeside"/>
        <w:rPr>
          <w:rStyle w:val="affffd"/>
          <w:rtl/>
        </w:rPr>
      </w:pPr>
      <w:r w:rsidRPr="00583ECB">
        <w:rPr>
          <w:rStyle w:val="affffd"/>
          <w:rtl/>
        </w:rPr>
        <w:t>רבא</w:t>
      </w:r>
      <w:r w:rsidR="00245448">
        <w:rPr>
          <w:rStyle w:val="affffd"/>
          <w:rFonts w:hint="cs"/>
          <w:rtl/>
        </w:rPr>
        <w:t xml:space="preserve"> ש''מ</w:t>
      </w:r>
      <w:r w:rsidRPr="00583ECB">
        <w:rPr>
          <w:rStyle w:val="affffd"/>
          <w:rtl/>
        </w:rPr>
        <w:t xml:space="preserve">: </w:t>
      </w:r>
    </w:p>
    <w:p w14:paraId="076DD865" w14:textId="77777777" w:rsidR="00245448" w:rsidRDefault="00E8089F" w:rsidP="00E8089F">
      <w:pPr>
        <w:rPr>
          <w:rtl/>
        </w:rPr>
      </w:pPr>
      <w:r>
        <w:rPr>
          <w:rStyle w:val="afffa"/>
          <w:rtl/>
        </w:rPr>
        <w:t xml:space="preserve">סבר </w:t>
      </w:r>
      <w:r>
        <w:rPr>
          <w:rStyle w:val="affffd"/>
          <w:rtl/>
          <w:rPrChange w:id="9012" w:author="מנוע אמוראים" w:date="2026-10-05T16:42:03Z">
            <w:rPr>
              <w:rStyle w:val="afffa"/>
              <w:rtl/>
            </w:rPr>
          </w:rPrChange>
        </w:rPr>
        <w:t xml:space="preserve">ר"ע</w:t>
      </w:r>
      <w:r>
        <w:rPr>
          <w:rStyle w:val="afffa"/>
          <w:rtl/>
        </w:rPr>
        <w:t xml:space="preserve">: טומאת משקין לטמא אחרים - דאורייתא.</w:t>
      </w:r>
      <w:r w:rsidRPr="007435EB">
        <w:rPr>
          <w:rtl/>
        </w:rPr>
        <w:t xml:space="preserve"> </w:t>
      </w:r>
    </w:p>
    <w:p w14:paraId="5401E3D9" w14:textId="069507E6" w:rsidR="00E8089F" w:rsidRPr="007435EB" w:rsidRDefault="00E8089F" w:rsidP="00245448">
      <w:pPr>
        <w:rPr>
          <w:rtl/>
        </w:rPr>
      </w:pPr>
      <w:r w:rsidRPr="007435EB">
        <w:rPr>
          <w:rtl/>
        </w:rPr>
        <w:t>דא</w:t>
      </w:r>
      <w:r w:rsidR="00245448">
        <w:rPr>
          <w:rFonts w:hint="cs"/>
          <w:rtl/>
        </w:rPr>
        <w:t>י</w:t>
      </w:r>
      <w:r w:rsidRPr="007435EB">
        <w:rPr>
          <w:rtl/>
        </w:rPr>
        <w:t xml:space="preserve"> מדרבנן </w:t>
      </w:r>
      <w:r w:rsidR="00245448">
        <w:rPr>
          <w:rFonts w:hint="cs"/>
          <w:rtl/>
        </w:rPr>
        <w:t>-</w:t>
      </w:r>
      <w:r w:rsidR="00AB3B38">
        <w:rPr>
          <w:rtl/>
        </w:rPr>
        <w:t>אף</w:t>
      </w:r>
      <w:r w:rsidRPr="007435EB">
        <w:rPr>
          <w:rtl/>
        </w:rPr>
        <w:t xml:space="preserve"> בלי שיהיה אב הטומאה, </w:t>
      </w:r>
      <w:r w:rsidR="00245448" w:rsidRPr="00245448">
        <w:rPr>
          <w:rStyle w:val="affffd"/>
          <w:rFonts w:hint="cs"/>
          <w:rtl/>
        </w:rPr>
        <w:t>שהרי</w:t>
      </w:r>
      <w:r w:rsidR="004F1DF7" w:rsidRPr="00245448">
        <w:rPr>
          <w:rStyle w:val="affffd"/>
          <w:rFonts w:hint="cs"/>
          <w:rtl/>
        </w:rPr>
        <w:t>-</w:t>
      </w:r>
      <w:r w:rsidR="004F1DF7">
        <w:rPr>
          <w:rFonts w:hint="cs"/>
          <w:rtl/>
        </w:rPr>
        <w:t xml:space="preserve"> </w:t>
      </w:r>
      <w:r w:rsidR="00245448">
        <w:rPr>
          <w:rFonts w:hint="cs"/>
          <w:rtl/>
        </w:rPr>
        <w:t xml:space="preserve"> </w:t>
      </w:r>
      <w:r w:rsidR="00AC080C" w:rsidRPr="00245448">
        <w:rPr>
          <w:rFonts w:hint="cs"/>
          <w:rtl/>
        </w:rPr>
        <w:t>ב</w:t>
      </w:r>
      <w:r w:rsidRPr="00245448">
        <w:rPr>
          <w:rtl/>
        </w:rPr>
        <w:t>ראשון ושני</w:t>
      </w:r>
      <w:r w:rsidR="00245448" w:rsidRPr="00245448">
        <w:rPr>
          <w:rFonts w:hint="cs"/>
          <w:rtl/>
        </w:rPr>
        <w:t xml:space="preserve"> גם </w:t>
      </w:r>
      <w:r w:rsidRPr="00245448">
        <w:rPr>
          <w:rtl/>
        </w:rPr>
        <w:t>תחלה הוי,</w:t>
      </w:r>
      <w:r w:rsidRPr="007435EB">
        <w:rPr>
          <w:rtl/>
        </w:rPr>
        <w:t xml:space="preserve"> </w:t>
      </w:r>
      <w:r w:rsidRPr="004F1DF7">
        <w:rPr>
          <w:rStyle w:val="affffd"/>
          <w:rtl/>
        </w:rPr>
        <w:t>וכדתנן:</w:t>
      </w:r>
      <w:r w:rsidRPr="007435EB">
        <w:rPr>
          <w:rtl/>
        </w:rPr>
        <w:t xml:space="preserve"> כל הפוסל את התרומה מטמא משקין להיות תחלה, חוץ מטבול יום.</w:t>
      </w:r>
    </w:p>
    <w:p w14:paraId="70375BAB" w14:textId="77777777" w:rsidR="00E8089F" w:rsidRPr="009A151F" w:rsidRDefault="00E8089F" w:rsidP="00A57728">
      <w:pPr>
        <w:pStyle w:val="afffd"/>
        <w:rPr>
          <w:rtl/>
        </w:rPr>
      </w:pPr>
      <w:ins w:id="9818" w:author="מספור קטעי משנה" w:date="2026-10-06T06:45:41Z">
        <w:r>
          <w:rPr>
            <w:rStyle w:val="MisparKeta"/>
          </w:rPr>
          <w:t xml:space="preserve">א. </w:t>
        </w:r>
      </w:ins>
      <w:r w:rsidRPr="009A151F">
        <w:rPr>
          <w:rtl/>
        </w:rPr>
        <w:t>א"ר מאיר מדבריהם למדנו וכו'.</w:t>
      </w:r>
    </w:p>
    <w:p w14:paraId="7F3C9871" w14:textId="77777777" w:rsidR="00325227" w:rsidRDefault="00325227" w:rsidP="00325227">
      <w:pPr>
        <w:pStyle w:val="36"/>
        <w:framePr w:wrap="notBeside"/>
        <w:rPr>
          <w:rtl/>
        </w:rPr>
      </w:pPr>
      <w:r>
        <w:rPr>
          <w:rFonts w:hint="cs"/>
          <w:rtl/>
        </w:rPr>
        <w:t xml:space="preserve">א. </w:t>
      </w:r>
    </w:p>
    <w:p w14:paraId="16C49BFF" w14:textId="2FA8C164" w:rsidR="00E8089F" w:rsidRPr="00D04F7D" w:rsidRDefault="00A57728" w:rsidP="00D04F7D">
      <w:pPr>
        <w:rPr>
          <w:rStyle w:val="affffd"/>
          <w:rtl/>
        </w:rPr>
      </w:pPr>
      <w:r>
        <w:rPr>
          <w:rStyle w:val="affffd"/>
          <w:rFonts w:ascii="Fb Fontext" w:hAnsi="Fb Fontext"/>
          <w:rtl/>
          <w:rPrChange w:id="9013" w:author="מנוע אמוראים" w:date="2026-10-05T16:42:03Z">
            <w:rPr>
              <w:rFonts w:ascii="Fb Fontext" w:hAnsi="Fb Fontext"/>
              <w:rtl/>
            </w:rPr>
          </w:rPrChange>
        </w:rPr>
        <w:t xml:space="preserve">לר"מ</w:t>
      </w:r>
      <w:r>
        <w:rPr>
          <w:rFonts w:ascii="Fb Fontext" w:hAnsi="Fb Fontext"/>
          <w:rtl/>
        </w:rPr>
        <w:t xml:space="preserve"> </w:t>
      </w:r>
      <w:r w:rsidR="00E8089F" w:rsidRPr="007435EB">
        <w:rPr>
          <w:rFonts w:ascii="Fb Fontext" w:hAnsi="Fb Fontext"/>
          <w:rtl/>
        </w:rPr>
        <w:t>מתני באב הטומאה דאורייתא</w:t>
      </w:r>
      <w:r w:rsidR="00E8089F" w:rsidRPr="007435EB">
        <w:rPr>
          <w:rFonts w:ascii="Fb Fontext" w:hAnsi="Fb Fontext" w:hint="cs"/>
          <w:rtl/>
        </w:rPr>
        <w:t xml:space="preserve">, </w:t>
      </w:r>
      <w:r w:rsidR="00E8089F" w:rsidRPr="007435EB">
        <w:rPr>
          <w:rFonts w:ascii="Fb Fontext" w:hAnsi="Fb Fontext"/>
          <w:rtl/>
        </w:rPr>
        <w:t>וולד הטומאה דרבנן. דמדאורייתא טהור מעליא.</w:t>
      </w:r>
      <w:r w:rsidR="00D04F7D" w:rsidRPr="005C3FF1">
        <w:rPr>
          <w:rStyle w:val="afffa"/>
          <w:rFonts w:hint="cs"/>
          <w:rtl/>
        </w:rPr>
        <w:t xml:space="preserve"> </w:t>
      </w:r>
      <w:r w:rsidR="00E8089F" w:rsidRPr="005C3FF1">
        <w:rPr>
          <w:rStyle w:val="afffa"/>
          <w:rtl/>
        </w:rPr>
        <w:t>ומדבריהם</w:t>
      </w:r>
      <w:r w:rsidR="00E8089F" w:rsidRPr="007435EB">
        <w:rPr>
          <w:rFonts w:ascii="Fb Fontext" w:hAnsi="Fb Fontext"/>
          <w:sz w:val="20"/>
          <w:rtl/>
        </w:rPr>
        <w:t xml:space="preserve"> היינו </w:t>
      </w:r>
      <w:r w:rsidR="00E8089F" w:rsidRPr="00D04F7D">
        <w:rPr>
          <w:rStyle w:val="affffd"/>
          <w:rtl/>
        </w:rPr>
        <w:t>מ</w:t>
      </w:r>
      <w:r w:rsidR="00D04F7D" w:rsidRPr="00D04F7D">
        <w:rPr>
          <w:rStyle w:val="affffd"/>
          <w:rFonts w:hint="cs"/>
          <w:rtl/>
        </w:rPr>
        <w:t>ר''ח</w:t>
      </w:r>
      <w:r w:rsidR="00E8089F" w:rsidRPr="00D04F7D">
        <w:rPr>
          <w:rStyle w:val="affffd"/>
          <w:rtl/>
        </w:rPr>
        <w:t xml:space="preserve"> סגן הכהנים.</w:t>
      </w:r>
    </w:p>
    <w:p w14:paraId="0FA13645" w14:textId="77777777" w:rsidR="00E8089F" w:rsidRPr="007435EB" w:rsidRDefault="00E8089F" w:rsidP="005C3FF1">
      <w:pPr>
        <w:pStyle w:val="afff"/>
        <w:framePr w:wrap="around"/>
        <w:rPr>
          <w:rtl/>
        </w:rPr>
      </w:pPr>
      <w:r w:rsidRPr="007435EB">
        <w:rPr>
          <w:rFonts w:hint="cs"/>
          <w:rtl/>
        </w:rPr>
        <w:t>טו.</w:t>
      </w:r>
    </w:p>
    <w:p w14:paraId="71724378" w14:textId="77777777" w:rsidR="004F1DF7" w:rsidRDefault="00E8089F" w:rsidP="004F1DF7">
      <w:pPr>
        <w:pStyle w:val="36"/>
        <w:framePr w:wrap="notBeside"/>
        <w:rPr>
          <w:rFonts w:ascii="Fb Fontext" w:hAnsi="Fb Fontext"/>
          <w:rtl/>
        </w:rPr>
      </w:pPr>
      <w:r w:rsidRPr="00916C28">
        <w:rPr>
          <w:rStyle w:val="affffd"/>
          <w:spacing w:val="-6"/>
          <w:rtl/>
        </w:rPr>
        <w:t>ר"ל מ</w:t>
      </w:r>
      <w:r w:rsidR="00D04F7D" w:rsidRPr="00916C28">
        <w:rPr>
          <w:rStyle w:val="affffd"/>
          <w:rFonts w:hint="cs"/>
          <w:spacing w:val="-6"/>
          <w:rtl/>
        </w:rPr>
        <w:t>ב''ק</w:t>
      </w:r>
      <w:r w:rsidRPr="00916C28">
        <w:rPr>
          <w:rStyle w:val="affffd"/>
          <w:spacing w:val="-6"/>
          <w:rtl/>
        </w:rPr>
        <w:t>:</w:t>
      </w:r>
    </w:p>
    <w:p w14:paraId="36ABA41F" w14:textId="52A9D059" w:rsidR="00E8089F" w:rsidRPr="004F1DF7" w:rsidRDefault="00D04F7D" w:rsidP="00D04F7D">
      <w:pPr>
        <w:rPr>
          <w:rtl/>
        </w:rPr>
      </w:pPr>
      <w:r w:rsidRPr="004F1DF7">
        <w:rPr>
          <w:rtl/>
        </w:rPr>
        <w:t>מתני</w:t>
      </w:r>
      <w:r w:rsidRPr="004F1DF7">
        <w:rPr>
          <w:rFonts w:hint="cs"/>
          <w:rtl/>
        </w:rPr>
        <w:t>'</w:t>
      </w:r>
      <w:r w:rsidR="00E8089F" w:rsidRPr="004F1DF7">
        <w:rPr>
          <w:rtl/>
        </w:rPr>
        <w:t xml:space="preserve"> באב הטומאה דאורייתא וולד הטומאה דאורייתא.</w:t>
      </w:r>
    </w:p>
    <w:p w14:paraId="71C415CC" w14:textId="77777777" w:rsidR="00E8089F" w:rsidRPr="00916C28" w:rsidRDefault="00E8089F" w:rsidP="00D04F7D">
      <w:pPr>
        <w:rPr>
          <w:spacing w:val="-2"/>
          <w:rtl/>
        </w:rPr>
      </w:pPr>
      <w:r w:rsidRPr="005C3FF1">
        <w:rPr>
          <w:rStyle w:val="afffa"/>
          <w:rtl/>
        </w:rPr>
        <w:t>ומדבריהם</w:t>
      </w:r>
      <w:r w:rsidRPr="00916C28">
        <w:rPr>
          <w:spacing w:val="-2"/>
          <w:rtl/>
        </w:rPr>
        <w:t xml:space="preserve"> היינו</w:t>
      </w:r>
      <w:r w:rsidRPr="00916C28">
        <w:rPr>
          <w:rStyle w:val="affffd"/>
          <w:spacing w:val="-2"/>
          <w:rtl/>
        </w:rPr>
        <w:t xml:space="preserve"> מ</w:t>
      </w:r>
      <w:r w:rsidR="00D04F7D" w:rsidRPr="00916C28">
        <w:rPr>
          <w:rStyle w:val="affffd"/>
          <w:rFonts w:hint="cs"/>
          <w:spacing w:val="-2"/>
          <w:rtl/>
        </w:rPr>
        <w:t xml:space="preserve">מחלוקת </w:t>
      </w:r>
      <w:r w:rsidRPr="00916C28">
        <w:rPr>
          <w:rStyle w:val="affffd"/>
          <w:spacing w:val="-2"/>
          <w:rtl/>
        </w:rPr>
        <w:t>רבי אליעזר ורבי יהושע.</w:t>
      </w:r>
      <w:r w:rsidR="00D04F7D" w:rsidRPr="00916C28">
        <w:rPr>
          <w:rStyle w:val="afffff6"/>
          <w:rFonts w:hint="cs"/>
          <w:spacing w:val="-2"/>
          <w:rtl/>
        </w:rPr>
        <w:t>[וכן אר''נ מרב''א]</w:t>
      </w:r>
    </w:p>
    <w:p w14:paraId="0A851977" w14:textId="77777777" w:rsidR="00E8089F" w:rsidRPr="009A151F" w:rsidRDefault="00D04F7D" w:rsidP="00D04F7D">
      <w:pPr>
        <w:pStyle w:val="afffff5"/>
        <w:rPr>
          <w:b/>
          <w:bCs/>
          <w:rtl/>
        </w:rPr>
      </w:pPr>
      <w:r w:rsidRPr="00D04F7D">
        <w:rPr>
          <w:rtl/>
        </w:rPr>
        <w:t>ולא</w:t>
      </w:r>
      <w:r w:rsidR="00E8089F" w:rsidRPr="00D04F7D">
        <w:rPr>
          <w:rtl/>
        </w:rPr>
        <w:t xml:space="preserve"> רבי יהושע </w:t>
      </w:r>
      <w:r>
        <w:rPr>
          <w:rFonts w:hint="cs"/>
          <w:rtl/>
        </w:rPr>
        <w:t>ש</w:t>
      </w:r>
      <w:r w:rsidR="00E8089F" w:rsidRPr="007435EB">
        <w:rPr>
          <w:rtl/>
        </w:rPr>
        <w:t>מותר לטמאות בוודאי ספק טומאה דחבית</w:t>
      </w:r>
      <w:r>
        <w:rPr>
          <w:rFonts w:hint="cs"/>
          <w:rtl/>
        </w:rPr>
        <w:t>,</w:t>
      </w:r>
      <w:r w:rsidR="00E8089F" w:rsidRPr="007435EB">
        <w:rPr>
          <w:rtl/>
        </w:rPr>
        <w:t xml:space="preserve"> ד</w:t>
      </w:r>
      <w:r>
        <w:rPr>
          <w:rFonts w:hint="cs"/>
          <w:rtl/>
        </w:rPr>
        <w:t>ש</w:t>
      </w:r>
      <w:r w:rsidR="00E8089F" w:rsidRPr="007435EB">
        <w:rPr>
          <w:rtl/>
        </w:rPr>
        <w:t xml:space="preserve">ם היינו בגרמא </w:t>
      </w:r>
      <w:r>
        <w:rPr>
          <w:rFonts w:hint="cs"/>
          <w:rtl/>
        </w:rPr>
        <w:t>ולא</w:t>
      </w:r>
      <w:r w:rsidR="00E8089F" w:rsidRPr="007435EB">
        <w:rPr>
          <w:rtl/>
        </w:rPr>
        <w:t xml:space="preserve"> בידיים.</w:t>
      </w:r>
      <w:r>
        <w:rPr>
          <w:rFonts w:hint="cs"/>
          <w:rtl/>
        </w:rPr>
        <w:t xml:space="preserve"> ש</w:t>
      </w:r>
      <w:r>
        <w:rPr>
          <w:rtl/>
        </w:rPr>
        <w:t xml:space="preserve">ם </w:t>
      </w:r>
      <w:r>
        <w:rPr>
          <w:rStyle w:val="affffd"/>
          <w:rtl/>
          <w:rPrChange w:id="9014" w:author="מנוע אמוראים" w:date="2026-10-05T16:42:03Z">
            <w:rPr>
              <w:rtl/>
            </w:rPr>
          </w:rPrChange>
        </w:rPr>
        <w:t xml:space="preserve">ר"א</w:t>
      </w:r>
      <w:r>
        <w:rPr>
          <w:rtl/>
        </w:rPr>
        <w:t xml:space="preserve"> </w:t>
      </w:r>
      <w:r>
        <w:rPr>
          <w:rFonts w:hint="cs"/>
          <w:rtl/>
        </w:rPr>
        <w:t>חלק</w:t>
      </w:r>
      <w:r w:rsidR="00E8089F" w:rsidRPr="007435EB">
        <w:rPr>
          <w:rtl/>
        </w:rPr>
        <w:t xml:space="preserve"> דס"ל משמרת תרומתי ד</w:t>
      </w:r>
      <w:r w:rsidR="00AB3B38">
        <w:rPr>
          <w:rtl/>
        </w:rPr>
        <w:t>אף</w:t>
      </w:r>
      <w:r w:rsidR="00E8089F" w:rsidRPr="007435EB">
        <w:rPr>
          <w:rtl/>
        </w:rPr>
        <w:t xml:space="preserve"> ספק טומאה צריך ליזהר</w:t>
      </w:r>
    </w:p>
    <w:p w14:paraId="4AE1AF13" w14:textId="77777777" w:rsidR="004F1DF7" w:rsidRDefault="00E8089F" w:rsidP="004F1DF7">
      <w:pPr>
        <w:pStyle w:val="36"/>
        <w:framePr w:wrap="notBeside"/>
        <w:rPr>
          <w:rtl/>
        </w:rPr>
      </w:pPr>
      <w:r w:rsidRPr="007435EB">
        <w:rPr>
          <w:rtl/>
        </w:rPr>
        <w:t xml:space="preserve">אלא </w:t>
      </w:r>
      <w:r w:rsidRPr="00D04F7D">
        <w:rPr>
          <w:rStyle w:val="affffd"/>
          <w:rtl/>
        </w:rPr>
        <w:t>רבי יהושע</w:t>
      </w:r>
    </w:p>
    <w:p w14:paraId="2F2EA281" w14:textId="72DFDA32" w:rsidR="00E8089F" w:rsidRPr="00325227" w:rsidRDefault="00D04F7D" w:rsidP="00D04F7D">
      <w:pPr>
        <w:rPr>
          <w:spacing w:val="-2"/>
          <w:rtl/>
        </w:rPr>
      </w:pPr>
      <w:r w:rsidRPr="00325227">
        <w:rPr>
          <w:rFonts w:hint="cs"/>
          <w:spacing w:val="-4"/>
          <w:rtl/>
        </w:rPr>
        <w:t>שב</w:t>
      </w:r>
      <w:r w:rsidR="00E8089F" w:rsidRPr="00325227">
        <w:rPr>
          <w:spacing w:val="-4"/>
          <w:rtl/>
        </w:rPr>
        <w:t xml:space="preserve">אין יכול להציל רביעית בטהרה יכול לטמאות תרומה </w:t>
      </w:r>
      <w:r w:rsidR="00AB3B38" w:rsidRPr="00325227">
        <w:rPr>
          <w:spacing w:val="-4"/>
          <w:rtl/>
        </w:rPr>
        <w:t>אף</w:t>
      </w:r>
      <w:r w:rsidR="00E8089F" w:rsidRPr="00325227">
        <w:rPr>
          <w:spacing w:val="-4"/>
          <w:rtl/>
        </w:rPr>
        <w:t xml:space="preserve"> בידיים</w:t>
      </w:r>
    </w:p>
    <w:p w14:paraId="2B1CF227" w14:textId="77777777" w:rsidR="00E8089F" w:rsidRPr="00916C28" w:rsidRDefault="00E8089F" w:rsidP="00D04F7D">
      <w:pPr>
        <w:pStyle w:val="afffff5"/>
        <w:rPr>
          <w:spacing w:val="-4"/>
          <w:rtl/>
        </w:rPr>
      </w:pPr>
      <w:r>
        <w:rPr>
          <w:rStyle w:val="affffd"/>
          <w:spacing w:val="-4"/>
          <w:rtl/>
          <w:rPrChange w:id="9015" w:author="מנוע אמוראים" w:date="2026-10-05T16:42:03Z">
            <w:rPr>
              <w:spacing w:val="-4"/>
              <w:rtl/>
            </w:rPr>
          </w:rPrChange>
        </w:rPr>
        <w:t xml:space="preserve">ור"א</w:t>
      </w:r>
      <w:r>
        <w:rPr>
          <w:spacing w:val="-4"/>
          <w:rtl/>
        </w:rPr>
        <w:t xml:space="preserve"> </w:t>
      </w:r>
      <w:r w:rsidR="00D04F7D" w:rsidRPr="00916C28">
        <w:rPr>
          <w:rFonts w:hint="cs"/>
          <w:spacing w:val="-4"/>
          <w:rtl/>
        </w:rPr>
        <w:t>שחלק שם:</w:t>
      </w:r>
      <w:r w:rsidR="00D04F7D" w:rsidRPr="00916C28">
        <w:rPr>
          <w:rStyle w:val="affffd"/>
          <w:rFonts w:hint="cs"/>
          <w:spacing w:val="-4"/>
          <w:rtl/>
        </w:rPr>
        <w:t xml:space="preserve"> </w:t>
      </w:r>
      <w:r w:rsidR="00D04F7D" w:rsidRPr="00916C28">
        <w:rPr>
          <w:rFonts w:hint="cs"/>
          <w:spacing w:val="-4"/>
          <w:rtl/>
        </w:rPr>
        <w:t>ש</w:t>
      </w:r>
      <w:r w:rsidRPr="00916C28">
        <w:rPr>
          <w:spacing w:val="-4"/>
          <w:rtl/>
        </w:rPr>
        <w:t>תרד תרומה דגת עליונה ותיטמא מחולין שלמטה ולא יטמא ב</w:t>
      </w:r>
      <w:r w:rsidRPr="00916C28">
        <w:rPr>
          <w:rFonts w:hint="cs"/>
          <w:spacing w:val="-4"/>
          <w:rtl/>
        </w:rPr>
        <w:t>י</w:t>
      </w:r>
      <w:r w:rsidR="00D04F7D" w:rsidRPr="00916C28">
        <w:rPr>
          <w:spacing w:val="-4"/>
          <w:rtl/>
        </w:rPr>
        <w:t>דיים</w:t>
      </w:r>
    </w:p>
    <w:p w14:paraId="108279FE" w14:textId="77777777" w:rsidR="00E8089F" w:rsidRPr="007435EB" w:rsidRDefault="00E8089F" w:rsidP="00F47631">
      <w:pPr>
        <w:pStyle w:val="affd"/>
        <w:rPr>
          <w:rtl/>
        </w:rPr>
      </w:pPr>
      <w:r w:rsidRPr="007435EB">
        <w:rPr>
          <w:rFonts w:hint="cs"/>
          <w:rtl/>
        </w:rPr>
        <w:lastRenderedPageBreak/>
        <w:t>׻</w:t>
      </w:r>
    </w:p>
    <w:p w14:paraId="2F67F727" w14:textId="77777777" w:rsidR="004F1DF7" w:rsidRDefault="00E8089F" w:rsidP="004F1DF7">
      <w:pPr>
        <w:pStyle w:val="36"/>
        <w:framePr w:wrap="notBeside"/>
        <w:rPr>
          <w:rStyle w:val="affffd"/>
          <w:rtl/>
        </w:rPr>
      </w:pPr>
      <w:r w:rsidRPr="00D04F7D">
        <w:rPr>
          <w:rStyle w:val="affffd"/>
          <w:rtl/>
        </w:rPr>
        <w:t>רבא</w:t>
      </w:r>
      <w:r w:rsidRPr="00D04F7D">
        <w:rPr>
          <w:rStyle w:val="afffff6"/>
          <w:rtl/>
        </w:rPr>
        <w:t xml:space="preserve"> </w:t>
      </w:r>
      <w:r w:rsidRPr="00D04F7D">
        <w:rPr>
          <w:rStyle w:val="affffd"/>
          <w:rtl/>
        </w:rPr>
        <w:t>הקשה לר"נ</w:t>
      </w:r>
      <w:r w:rsidR="00D04F7D">
        <w:rPr>
          <w:rStyle w:val="affffd"/>
          <w:rFonts w:hint="cs"/>
          <w:rtl/>
        </w:rPr>
        <w:t>:</w:t>
      </w:r>
    </w:p>
    <w:p w14:paraId="6CD2FBDD" w14:textId="731DDF1E" w:rsidR="00325227" w:rsidRDefault="00D04F7D" w:rsidP="00D04F7D">
      <w:pPr>
        <w:rPr>
          <w:rtl/>
        </w:rPr>
      </w:pPr>
      <w:r w:rsidRPr="00D04F7D">
        <w:rPr>
          <w:rStyle w:val="afffff6"/>
          <w:rtl/>
        </w:rPr>
        <w:t>[ש</w:t>
      </w:r>
      <w:r>
        <w:rPr>
          <w:rStyle w:val="afffff6"/>
          <w:rtl/>
        </w:rPr>
        <w:t>סב</w:t>
      </w:r>
      <w:r>
        <w:rPr>
          <w:rStyle w:val="afffff6"/>
          <w:rtl/>
        </w:rPr>
        <w:t xml:space="preserve">ר </w:t>
      </w:r>
      <w:r>
        <w:rPr>
          <w:rStyle w:val="affffd"/>
          <w:rtl/>
          <w:rPrChange w:id="9016" w:author="מנוע אמוראים" w:date="2026-10-05T16:42:03Z">
            <w:rPr>
              <w:rStyle w:val="afffff6"/>
              <w:rtl/>
            </w:rPr>
          </w:rPrChange>
        </w:rPr>
        <w:t xml:space="preserve">שר"מ</w:t>
      </w:r>
      <w:r>
        <w:rPr>
          <w:rStyle w:val="afffff6"/>
          <w:rtl/>
        </w:rPr>
        <w:t xml:space="preserve"> למד </w:t>
      </w:r>
      <w:r>
        <w:rPr>
          <w:rStyle w:val="affffd"/>
          <w:rtl/>
          <w:rPrChange w:id="9017" w:author="מנוע אמוראים" w:date="2026-10-05T16:42:03Z">
            <w:rPr>
              <w:rStyle w:val="afffff6"/>
              <w:rtl/>
            </w:rPr>
          </w:rPrChange>
        </w:rPr>
        <w:t xml:space="preserve">מר"ח</w:t>
      </w:r>
      <w:r w:rsidR="00325227">
        <w:rPr>
          <w:rStyle w:val="afffff6"/>
          <w:rFonts w:hint="cs"/>
          <w:rtl/>
        </w:rPr>
        <w:t xml:space="preserve"> </w:t>
      </w:r>
      <w:r w:rsidRPr="00D04F7D">
        <w:rPr>
          <w:rStyle w:val="afffff6"/>
          <w:rtl/>
        </w:rPr>
        <w:t>ס</w:t>
      </w:r>
      <w:r>
        <w:rPr>
          <w:rStyle w:val="afffff6"/>
          <w:rFonts w:hint="cs"/>
          <w:rtl/>
        </w:rPr>
        <w:t>"ה</w:t>
      </w:r>
      <w:r w:rsidRPr="00D04F7D">
        <w:rPr>
          <w:rStyle w:val="afffff6"/>
          <w:rtl/>
        </w:rPr>
        <w:t xml:space="preserve"> ולא </w:t>
      </w:r>
      <w:r w:rsidRPr="00D04F7D">
        <w:rPr>
          <w:rStyle w:val="afffff6"/>
          <w:rFonts w:hint="cs"/>
          <w:rtl/>
        </w:rPr>
        <w:t>מרי''ה]</w:t>
      </w:r>
      <w:r w:rsidRPr="00D04F7D">
        <w:rPr>
          <w:rStyle w:val="afffff6"/>
          <w:rtl/>
        </w:rPr>
        <w:t xml:space="preserve"> </w:t>
      </w:r>
      <w:r w:rsidR="00E8089F" w:rsidRPr="007435EB">
        <w:rPr>
          <w:rFonts w:ascii="Fb Fontext" w:hAnsi="Fb Fontext"/>
          <w:rtl/>
        </w:rPr>
        <w:t xml:space="preserve">דאין הנידון דומה לראייה </w:t>
      </w:r>
      <w:r w:rsidRPr="004F1DF7">
        <w:rPr>
          <w:rFonts w:hint="cs"/>
          <w:rtl/>
        </w:rPr>
        <w:t xml:space="preserve">שגם בבשר שניהם טמאים וגם בשמן זה פסול וזה טמא, </w:t>
      </w:r>
    </w:p>
    <w:p w14:paraId="788EC51C" w14:textId="1940FA67" w:rsidR="00D04F7D" w:rsidRPr="004F1DF7" w:rsidRDefault="00D04F7D" w:rsidP="00D04F7D">
      <w:pPr>
        <w:rPr>
          <w:rtl/>
        </w:rPr>
      </w:pPr>
      <w:r w:rsidRPr="004F1DF7">
        <w:rPr>
          <w:rFonts w:hint="cs"/>
          <w:rtl/>
        </w:rPr>
        <w:t>וכן בתרומה שנטמאה באב ששורפין עם שנטמאה בוולד</w:t>
      </w:r>
    </w:p>
    <w:p w14:paraId="25E5FFEF" w14:textId="77777777" w:rsidR="004F1DF7" w:rsidRDefault="00E8089F" w:rsidP="004F1DF7">
      <w:pPr>
        <w:pStyle w:val="36"/>
        <w:framePr w:wrap="notBeside"/>
        <w:rPr>
          <w:rtl/>
        </w:rPr>
      </w:pPr>
      <w:r w:rsidRPr="0065617C">
        <w:rPr>
          <w:rtl/>
        </w:rPr>
        <w:t xml:space="preserve">אבל </w:t>
      </w:r>
    </w:p>
    <w:p w14:paraId="182CBA16" w14:textId="0E48500E" w:rsidR="00E8089F" w:rsidRPr="0065617C" w:rsidRDefault="004F1DF7" w:rsidP="00E8089F">
      <w:pPr>
        <w:rPr>
          <w:spacing w:val="-2"/>
          <w:rtl/>
        </w:rPr>
      </w:pPr>
      <w:r>
        <w:rPr>
          <w:rFonts w:ascii="Fb Fontext" w:hAnsi="Fb Fontext" w:hint="cs"/>
          <w:spacing w:val="-2"/>
          <w:rtl/>
        </w:rPr>
        <w:t>ה</w:t>
      </w:r>
      <w:r w:rsidR="00E8089F" w:rsidRPr="0065617C">
        <w:rPr>
          <w:rFonts w:ascii="Fb Fontext" w:hAnsi="Fb Fontext"/>
          <w:spacing w:val="-2"/>
          <w:rtl/>
        </w:rPr>
        <w:t>יאך נשרף התלויה עם הטמאה. שמא יבא אליהו ויטהרנה.</w:t>
      </w:r>
    </w:p>
    <w:p w14:paraId="06EB9BA9" w14:textId="77777777" w:rsidR="00E8089F" w:rsidRPr="007435EB" w:rsidRDefault="00E8089F" w:rsidP="00D04F7D">
      <w:pPr>
        <w:rPr>
          <w:rtl/>
        </w:rPr>
      </w:pPr>
      <w:r w:rsidRPr="00733488">
        <w:rPr>
          <w:rStyle w:val="affffd"/>
          <w:rtl/>
        </w:rPr>
        <w:t>ו</w:t>
      </w:r>
      <w:r w:rsidR="00D04F7D" w:rsidRPr="00733488">
        <w:rPr>
          <w:rStyle w:val="affffd"/>
          <w:rFonts w:hint="cs"/>
          <w:rtl/>
        </w:rPr>
        <w:t xml:space="preserve">אף </w:t>
      </w:r>
      <w:r w:rsidRPr="00733488">
        <w:rPr>
          <w:rStyle w:val="affffd"/>
          <w:rtl/>
        </w:rPr>
        <w:t>אחר שנתברר ל</w:t>
      </w:r>
      <w:r w:rsidRPr="00733488">
        <w:rPr>
          <w:rStyle w:val="affffd"/>
          <w:rFonts w:hint="cs"/>
          <w:rtl/>
        </w:rPr>
        <w:t>ר יוסי</w:t>
      </w:r>
      <w:r w:rsidRPr="00733488">
        <w:rPr>
          <w:rStyle w:val="affffd"/>
          <w:rtl/>
        </w:rPr>
        <w:t xml:space="preserve"> שר"מ למד מרבי יהושע,</w:t>
      </w:r>
      <w:r w:rsidRPr="007435EB">
        <w:rPr>
          <w:rFonts w:ascii="Fb Fontext" w:hAnsi="Fb Fontext"/>
          <w:rtl/>
        </w:rPr>
        <w:t xml:space="preserve"> לא קיבל דבריו.</w:t>
      </w:r>
    </w:p>
    <w:p w14:paraId="17BF68AE" w14:textId="5AB0B025" w:rsidR="00E8089F" w:rsidRPr="007435EB" w:rsidRDefault="00E8089F" w:rsidP="004F1DF7">
      <w:pPr>
        <w:spacing w:after="60"/>
        <w:rPr>
          <w:rtl/>
        </w:rPr>
      </w:pPr>
      <w:r w:rsidRPr="00D04F7D">
        <w:rPr>
          <w:rStyle w:val="affffd"/>
          <w:rtl/>
        </w:rPr>
        <w:t>ד</w:t>
      </w:r>
      <w:r w:rsidR="00D04F7D" w:rsidRPr="00D04F7D">
        <w:rPr>
          <w:rStyle w:val="affffd"/>
          <w:rFonts w:hint="cs"/>
          <w:rtl/>
        </w:rPr>
        <w:t>חילק</w:t>
      </w:r>
      <w:r w:rsidRPr="00D04F7D">
        <w:rPr>
          <w:rStyle w:val="affffd"/>
          <w:rtl/>
        </w:rPr>
        <w:t xml:space="preserve"> בין רבי יהושע דחבית</w:t>
      </w:r>
      <w:r w:rsidRPr="007435EB">
        <w:rPr>
          <w:rtl/>
        </w:rPr>
        <w:t xml:space="preserve"> ד</w:t>
      </w:r>
      <w:r w:rsidR="00D04F7D">
        <w:rPr>
          <w:rFonts w:hint="cs"/>
          <w:rtl/>
        </w:rPr>
        <w:t>ש</w:t>
      </w:r>
      <w:r w:rsidR="00733488">
        <w:rPr>
          <w:rtl/>
        </w:rPr>
        <w:t>ם מותר לטמא</w:t>
      </w:r>
      <w:r w:rsidRPr="007435EB">
        <w:rPr>
          <w:rtl/>
        </w:rPr>
        <w:t xml:space="preserve"> בידיים </w:t>
      </w:r>
      <w:r w:rsidR="00733488">
        <w:rPr>
          <w:rFonts w:hint="cs"/>
          <w:rtl/>
        </w:rPr>
        <w:t>שלא יהא</w:t>
      </w:r>
      <w:r w:rsidRPr="007435EB">
        <w:rPr>
          <w:rtl/>
        </w:rPr>
        <w:t xml:space="preserve"> הפסד </w:t>
      </w:r>
      <w:r w:rsidR="00D04F7D">
        <w:rPr>
          <w:rFonts w:hint="cs"/>
          <w:rtl/>
        </w:rPr>
        <w:t xml:space="preserve">חולין </w:t>
      </w:r>
      <w:r w:rsidRPr="007435EB">
        <w:rPr>
          <w:rtl/>
        </w:rPr>
        <w:t>מרובה</w:t>
      </w:r>
      <w:r w:rsidR="00D04F7D">
        <w:rPr>
          <w:rFonts w:hint="cs"/>
          <w:rtl/>
        </w:rPr>
        <w:t xml:space="preserve">, </w:t>
      </w:r>
      <w:r w:rsidR="00325227">
        <w:rPr>
          <w:rFonts w:hint="cs"/>
          <w:rtl/>
        </w:rPr>
        <w:t xml:space="preserve"> </w:t>
      </w:r>
      <w:r w:rsidR="00D04F7D">
        <w:rPr>
          <w:rFonts w:hint="cs"/>
          <w:rtl/>
        </w:rPr>
        <w:t xml:space="preserve">להפסד עצים במדורה נפרדת </w:t>
      </w:r>
      <w:r w:rsidR="00325227">
        <w:rPr>
          <w:rFonts w:hint="cs"/>
          <w:rtl/>
        </w:rPr>
        <w:t>ש</w:t>
      </w:r>
      <w:r w:rsidR="00D04F7D">
        <w:rPr>
          <w:rFonts w:hint="cs"/>
          <w:rtl/>
        </w:rPr>
        <w:t>לא חששו</w:t>
      </w:r>
    </w:p>
    <w:p w14:paraId="6456CC21" w14:textId="56685051" w:rsidR="004F1DF7" w:rsidRDefault="00E8089F" w:rsidP="004F1DF7">
      <w:pPr>
        <w:pStyle w:val="36"/>
        <w:framePr w:wrap="notBeside"/>
        <w:rPr>
          <w:rtl/>
        </w:rPr>
      </w:pPr>
      <w:r w:rsidRPr="00D04F7D">
        <w:rPr>
          <w:rStyle w:val="affffd"/>
          <w:rtl/>
        </w:rPr>
        <w:t>רבי יוסי</w:t>
      </w:r>
      <w:r w:rsidR="00325227">
        <w:rPr>
          <w:rStyle w:val="affffd"/>
          <w:rFonts w:hint="cs"/>
          <w:rtl/>
        </w:rPr>
        <w:t xml:space="preserve"> רצה </w:t>
      </w:r>
    </w:p>
    <w:p w14:paraId="48DF6E85" w14:textId="1A6A8515" w:rsidR="00E8089F" w:rsidRPr="007435EB" w:rsidRDefault="00E8089F" w:rsidP="00325227">
      <w:pPr>
        <w:rPr>
          <w:rtl/>
        </w:rPr>
      </w:pPr>
      <w:r w:rsidRPr="00325227">
        <w:rPr>
          <w:rStyle w:val="afffa"/>
          <w:rtl/>
        </w:rPr>
        <w:t>מפיגול ונותר וטמא</w:t>
      </w:r>
      <w:r w:rsidRPr="007435EB">
        <w:rPr>
          <w:rtl/>
        </w:rPr>
        <w:t xml:space="preserve"> </w:t>
      </w:r>
      <w:r w:rsidRPr="00733488">
        <w:rPr>
          <w:rStyle w:val="affffd"/>
          <w:rtl/>
        </w:rPr>
        <w:t xml:space="preserve">ב"ש: </w:t>
      </w:r>
      <w:r w:rsidRPr="007435EB">
        <w:rPr>
          <w:rtl/>
        </w:rPr>
        <w:t xml:space="preserve">אין נשרפין כאחת </w:t>
      </w:r>
      <w:r w:rsidRPr="00733488">
        <w:rPr>
          <w:rStyle w:val="affffd"/>
          <w:rtl/>
        </w:rPr>
        <w:t xml:space="preserve">ב"ה </w:t>
      </w:r>
      <w:r w:rsidRPr="007435EB">
        <w:rPr>
          <w:rtl/>
        </w:rPr>
        <w:t>נשרפין כאחת.</w:t>
      </w:r>
    </w:p>
    <w:p w14:paraId="3E9FC3DA" w14:textId="77777777" w:rsidR="00E8089F" w:rsidRPr="007435EB" w:rsidRDefault="00E8089F" w:rsidP="005C3FF1">
      <w:pPr>
        <w:pStyle w:val="afff"/>
        <w:framePr w:wrap="around"/>
        <w:rPr>
          <w:rtl/>
        </w:rPr>
      </w:pPr>
      <w:r w:rsidRPr="007435EB">
        <w:rPr>
          <w:rFonts w:hint="cs"/>
          <w:rtl/>
        </w:rPr>
        <w:t>טו:</w:t>
      </w:r>
    </w:p>
    <w:p w14:paraId="1287F686" w14:textId="77777777" w:rsidR="004F1DF7" w:rsidRDefault="00E8089F" w:rsidP="004F1DF7">
      <w:pPr>
        <w:pStyle w:val="36"/>
        <w:framePr w:wrap="notBeside"/>
        <w:rPr>
          <w:rFonts w:ascii="Fb Fontext" w:hAnsi="Fb Fontext"/>
          <w:rtl/>
        </w:rPr>
      </w:pPr>
      <w:r w:rsidRPr="00733488">
        <w:rPr>
          <w:rStyle w:val="affffd"/>
          <w:rtl/>
        </w:rPr>
        <w:t>ר</w:t>
      </w:r>
      <w:r w:rsidR="00733488" w:rsidRPr="00733488">
        <w:rPr>
          <w:rStyle w:val="affffd"/>
          <w:rFonts w:hint="cs"/>
          <w:rtl/>
        </w:rPr>
        <w:t>י''ו</w:t>
      </w:r>
      <w:r w:rsidR="00733488">
        <w:rPr>
          <w:rStyle w:val="affffd"/>
          <w:rFonts w:hint="cs"/>
          <w:rtl/>
        </w:rPr>
        <w:t>:</w:t>
      </w:r>
    </w:p>
    <w:p w14:paraId="12294C61" w14:textId="1991CEDF" w:rsidR="00733488" w:rsidRDefault="00E8089F" w:rsidP="00733488">
      <w:pPr>
        <w:rPr>
          <w:rFonts w:ascii="Fb Fontext" w:hAnsi="Fb Fontext"/>
          <w:rtl/>
        </w:rPr>
      </w:pPr>
      <w:r w:rsidRPr="004017A1">
        <w:rPr>
          <w:rStyle w:val="afffa"/>
          <w:rtl/>
        </w:rPr>
        <w:t>בשש</w:t>
      </w:r>
      <w:r w:rsidR="004017A1">
        <w:rPr>
          <w:rFonts w:ascii="Fb Fontext" w:hAnsi="Fb Fontext" w:hint="cs"/>
          <w:rtl/>
        </w:rPr>
        <w:t xml:space="preserve"> מחלוקת,</w:t>
      </w:r>
      <w:r w:rsidRPr="007435EB">
        <w:rPr>
          <w:rFonts w:ascii="Fb Fontext" w:hAnsi="Fb Fontext"/>
          <w:rtl/>
        </w:rPr>
        <w:t xml:space="preserve"> אבל </w:t>
      </w:r>
      <w:r w:rsidRPr="004017A1">
        <w:rPr>
          <w:rStyle w:val="afffa"/>
          <w:rtl/>
        </w:rPr>
        <w:t>בשבע</w:t>
      </w:r>
      <w:r w:rsidRPr="007435EB">
        <w:rPr>
          <w:rFonts w:ascii="Fb Fontext" w:hAnsi="Fb Fontext"/>
          <w:rtl/>
        </w:rPr>
        <w:t xml:space="preserve"> </w:t>
      </w:r>
      <w:r w:rsidRPr="004017A1">
        <w:rPr>
          <w:rStyle w:val="affffd"/>
          <w:rtl/>
        </w:rPr>
        <w:t>לכו"ע</w:t>
      </w:r>
      <w:r w:rsidRPr="007435EB">
        <w:rPr>
          <w:rFonts w:ascii="Fb Fontext" w:hAnsi="Fb Fontext"/>
          <w:rtl/>
        </w:rPr>
        <w:t xml:space="preserve"> שורפין</w:t>
      </w:r>
      <w:r w:rsidR="00733488">
        <w:rPr>
          <w:rFonts w:ascii="Fb Fontext" w:hAnsi="Fb Fontext" w:hint="cs"/>
          <w:rtl/>
        </w:rPr>
        <w:t>,</w:t>
      </w:r>
      <w:r w:rsidRPr="007435EB">
        <w:rPr>
          <w:rFonts w:ascii="Fb Fontext" w:hAnsi="Fb Fontext"/>
          <w:rtl/>
        </w:rPr>
        <w:t xml:space="preserve"> </w:t>
      </w:r>
    </w:p>
    <w:p w14:paraId="5563D1F8" w14:textId="77777777" w:rsidR="00E8089F" w:rsidRPr="007435EB" w:rsidRDefault="00733488" w:rsidP="00325227">
      <w:pPr>
        <w:rPr>
          <w:rtl/>
        </w:rPr>
      </w:pPr>
      <w:r w:rsidRPr="004F1DF7">
        <w:rPr>
          <w:rStyle w:val="affffd"/>
          <w:rFonts w:hint="cs"/>
          <w:rtl/>
        </w:rPr>
        <w:t>ולדבריו</w:t>
      </w:r>
      <w:r>
        <w:rPr>
          <w:rFonts w:ascii="Fb Fontext" w:hAnsi="Fb Fontext" w:hint="cs"/>
          <w:rtl/>
        </w:rPr>
        <w:t xml:space="preserve"> </w:t>
      </w:r>
      <w:r>
        <w:rPr>
          <w:rStyle w:val="affffd"/>
          <w:rFonts w:ascii="Fb Fontext" w:hAnsi="Fb Fontext"/>
          <w:rtl/>
          <w:rPrChange w:id="9018" w:author="מנוע אמוראים" w:date="2026-10-05T16:42:03Z">
            <w:rPr>
              <w:rFonts w:ascii="Fb Fontext" w:hAnsi="Fb Fontext"/>
              <w:rtl/>
            </w:rPr>
          </w:rPrChange>
        </w:rPr>
        <w:t xml:space="preserve">ר"מ</w:t>
      </w:r>
      <w:r>
        <w:rPr>
          <w:rFonts w:ascii="Fb Fontext" w:hAnsi="Fb Fontext"/>
          <w:rtl/>
        </w:rPr>
        <w:t xml:space="preserve"> למד </w:t>
      </w:r>
      <w:r>
        <w:rPr>
          <w:rStyle w:val="affffd"/>
          <w:rFonts w:ascii="Fb Fontext" w:hAnsi="Fb Fontext"/>
          <w:rtl/>
          <w:rPrChange w:id="9019" w:author="מנוע אמוראים" w:date="2026-10-05T16:42:03Z">
            <w:rPr>
              <w:rFonts w:ascii="Fb Fontext" w:hAnsi="Fb Fontext"/>
              <w:rtl/>
            </w:rPr>
          </w:rPrChange>
        </w:rPr>
        <w:t xml:space="preserve">מרחסה"כ</w:t>
      </w:r>
      <w:r>
        <w:rPr>
          <w:rFonts w:ascii="Fb Fontext" w:hAnsi="Fb Fontext"/>
          <w:rtl/>
        </w:rPr>
        <w:t xml:space="preserve"> ולא </w:t>
      </w:r>
      <w:r>
        <w:rPr>
          <w:rStyle w:val="affffd"/>
          <w:rFonts w:ascii="Fb Fontext" w:hAnsi="Fb Fontext"/>
          <w:rtl/>
          <w:rPrChange w:id="9020" w:author="מנוע אמוראים" w:date="2026-10-05T16:42:03Z">
            <w:rPr>
              <w:rFonts w:ascii="Fb Fontext" w:hAnsi="Fb Fontext"/>
              <w:rtl/>
            </w:rPr>
          </w:rPrChange>
        </w:rPr>
        <w:t xml:space="preserve">מדרי"ה</w:t>
      </w:r>
      <w:r>
        <w:rPr>
          <w:rFonts w:ascii="Fb Fontext" w:hAnsi="Fb Fontext"/>
          <w:rtl/>
        </w:rPr>
        <w:t xml:space="preserve">.</w:t>
      </w:r>
    </w:p>
    <w:p w14:paraId="66BC0F30" w14:textId="77777777" w:rsidR="004F1DF7" w:rsidRDefault="00E8089F" w:rsidP="004F1DF7">
      <w:pPr>
        <w:pStyle w:val="36"/>
        <w:framePr w:wrap="notBeside"/>
        <w:rPr>
          <w:rtl/>
        </w:rPr>
      </w:pPr>
      <w:r w:rsidRPr="007435EB">
        <w:rPr>
          <w:rtl/>
        </w:rPr>
        <w:t xml:space="preserve">וס"ל </w:t>
      </w:r>
    </w:p>
    <w:p w14:paraId="0CD56F8D" w14:textId="21CAD999" w:rsidR="00325227" w:rsidRPr="004017A1" w:rsidRDefault="004F1DF7" w:rsidP="004017A1">
      <w:pPr>
        <w:jc w:val="left"/>
        <w:rPr>
          <w:rtl/>
        </w:rPr>
      </w:pPr>
      <w:r w:rsidRPr="004017A1">
        <w:rPr>
          <w:rStyle w:val="affffd"/>
          <w:rFonts w:hint="cs"/>
          <w:rtl/>
        </w:rPr>
        <w:t>ד</w:t>
      </w:r>
      <w:r w:rsidR="00E8089F" w:rsidRPr="004017A1">
        <w:rPr>
          <w:rStyle w:val="affffd"/>
          <w:rtl/>
        </w:rPr>
        <w:t>מתני</w:t>
      </w:r>
      <w:r w:rsidR="00733488" w:rsidRPr="004017A1">
        <w:rPr>
          <w:rStyle w:val="affffd"/>
          <w:rFonts w:hint="cs"/>
          <w:rtl/>
        </w:rPr>
        <w:t>'</w:t>
      </w:r>
      <w:r w:rsidR="00E8089F" w:rsidRPr="004017A1">
        <w:rPr>
          <w:rStyle w:val="affffd"/>
          <w:rtl/>
        </w:rPr>
        <w:t xml:space="preserve"> </w:t>
      </w:r>
      <w:r w:rsidR="004017A1" w:rsidRPr="004017A1">
        <w:rPr>
          <w:rStyle w:val="affffd"/>
          <w:rFonts w:hint="cs"/>
          <w:rtl/>
        </w:rPr>
        <w:t>חלקו</w:t>
      </w:r>
      <w:r w:rsidR="004017A1" w:rsidRPr="004017A1">
        <w:rPr>
          <w:rFonts w:hint="cs"/>
          <w:spacing w:val="-4"/>
          <w:rtl/>
        </w:rPr>
        <w:t xml:space="preserve"> </w:t>
      </w:r>
      <w:r w:rsidR="00E8089F" w:rsidRPr="004017A1">
        <w:rPr>
          <w:rtl/>
        </w:rPr>
        <w:t xml:space="preserve">באב הטומאה דאורייתא, ולד טומאה דרבנן </w:t>
      </w:r>
      <w:r w:rsidR="004017A1">
        <w:rPr>
          <w:rFonts w:hint="cs"/>
          <w:rtl/>
        </w:rPr>
        <w:t>ב</w:t>
      </w:r>
      <w:r w:rsidR="004017A1" w:rsidRPr="004017A1">
        <w:rPr>
          <w:rFonts w:hint="cs"/>
          <w:rtl/>
        </w:rPr>
        <w:t>שש</w:t>
      </w:r>
    </w:p>
    <w:p w14:paraId="717B01CA" w14:textId="2DDA8DF4" w:rsidR="00733488" w:rsidRDefault="00E8089F" w:rsidP="004017A1">
      <w:pPr>
        <w:spacing w:after="60"/>
        <w:rPr>
          <w:rtl/>
        </w:rPr>
      </w:pPr>
      <w:r w:rsidRPr="004F1DF7">
        <w:rPr>
          <w:rtl/>
        </w:rPr>
        <w:t>אבל</w:t>
      </w:r>
      <w:r w:rsidRPr="007435EB">
        <w:rPr>
          <w:rtl/>
        </w:rPr>
        <w:t xml:space="preserve"> </w:t>
      </w:r>
      <w:r w:rsidRPr="005C3FF1">
        <w:rPr>
          <w:rStyle w:val="afffa"/>
          <w:rtl/>
        </w:rPr>
        <w:t xml:space="preserve">בשעה שביעית </w:t>
      </w:r>
      <w:r w:rsidRPr="00733488">
        <w:rPr>
          <w:rStyle w:val="affffd"/>
          <w:rtl/>
        </w:rPr>
        <w:t xml:space="preserve">לכו"ע </w:t>
      </w:r>
      <w:r w:rsidRPr="007435EB">
        <w:rPr>
          <w:rtl/>
        </w:rPr>
        <w:t>מותר</w:t>
      </w:r>
      <w:r w:rsidR="00733488">
        <w:rPr>
          <w:rFonts w:hint="cs"/>
          <w:rtl/>
        </w:rPr>
        <w:t>.</w:t>
      </w:r>
      <w:r w:rsidRPr="007435EB">
        <w:rPr>
          <w:rtl/>
        </w:rPr>
        <w:t xml:space="preserve"> </w:t>
      </w:r>
    </w:p>
    <w:p w14:paraId="6B722297" w14:textId="77777777" w:rsidR="004F1DF7" w:rsidRDefault="00E8089F" w:rsidP="004F1DF7">
      <w:pPr>
        <w:pStyle w:val="36"/>
        <w:framePr w:wrap="notBeside"/>
        <w:rPr>
          <w:rStyle w:val="affffd"/>
          <w:spacing w:val="-8"/>
          <w:rtl/>
        </w:rPr>
      </w:pPr>
      <w:r w:rsidRPr="00916C28">
        <w:rPr>
          <w:rStyle w:val="affffd"/>
          <w:spacing w:val="-8"/>
          <w:rtl/>
        </w:rPr>
        <w:t xml:space="preserve">ואין להוכיח </w:t>
      </w:r>
    </w:p>
    <w:p w14:paraId="17009567" w14:textId="2334A63A" w:rsidR="00E8089F" w:rsidRPr="00AC080C" w:rsidRDefault="00733488" w:rsidP="00733488">
      <w:pPr>
        <w:rPr>
          <w:rtl/>
        </w:rPr>
      </w:pPr>
      <w:r w:rsidRPr="00AC080C">
        <w:rPr>
          <w:rStyle w:val="affffd"/>
          <w:rFonts w:hint="cs"/>
          <w:rtl/>
        </w:rPr>
        <w:t>מחלוקת ב''ש וב''ה</w:t>
      </w:r>
      <w:r w:rsidRPr="00916C28">
        <w:rPr>
          <w:rStyle w:val="affffd"/>
          <w:rFonts w:hint="cs"/>
          <w:spacing w:val="-8"/>
          <w:rtl/>
        </w:rPr>
        <w:t xml:space="preserve"> </w:t>
      </w:r>
      <w:r w:rsidRPr="00AC080C">
        <w:rPr>
          <w:rFonts w:hint="cs"/>
          <w:rtl/>
        </w:rPr>
        <w:t>ב</w:t>
      </w:r>
      <w:r w:rsidRPr="00AC080C">
        <w:rPr>
          <w:rtl/>
        </w:rPr>
        <w:t>פיגול נותר ו</w:t>
      </w:r>
      <w:r w:rsidR="00E8089F" w:rsidRPr="00AC080C">
        <w:rPr>
          <w:rtl/>
        </w:rPr>
        <w:t>טמא</w:t>
      </w:r>
      <w:r w:rsidRPr="00AC080C">
        <w:rPr>
          <w:rFonts w:hint="cs"/>
          <w:rtl/>
        </w:rPr>
        <w:t xml:space="preserve"> אם נשרפין כאחת</w:t>
      </w:r>
      <w:r w:rsidR="00E8089F" w:rsidRPr="00AC080C">
        <w:rPr>
          <w:rtl/>
        </w:rPr>
        <w:t>.</w:t>
      </w:r>
    </w:p>
    <w:p w14:paraId="36F14C26" w14:textId="28C83E2F" w:rsidR="004F1DF7" w:rsidRDefault="00E8089F" w:rsidP="004F1DF7">
      <w:pPr>
        <w:pStyle w:val="36"/>
        <w:framePr w:wrap="notBeside"/>
        <w:rPr>
          <w:rFonts w:ascii="Fb Fontext" w:hAnsi="Fb Fontext"/>
          <w:sz w:val="20"/>
          <w:rtl/>
        </w:rPr>
      </w:pPr>
      <w:r w:rsidRPr="00733488">
        <w:rPr>
          <w:rStyle w:val="affffd"/>
          <w:rtl/>
        </w:rPr>
        <w:t>ד</w:t>
      </w:r>
      <w:r w:rsidR="004017A1">
        <w:rPr>
          <w:rStyle w:val="affffd"/>
          <w:rFonts w:hint="cs"/>
          <w:rtl/>
        </w:rPr>
        <w:t xml:space="preserve">- </w:t>
      </w:r>
      <w:r w:rsidRPr="00733488">
        <w:rPr>
          <w:rStyle w:val="affffd"/>
          <w:rtl/>
        </w:rPr>
        <w:t xml:space="preserve">שאני </w:t>
      </w:r>
      <w:r w:rsidR="00733488" w:rsidRPr="00733488">
        <w:rPr>
          <w:rStyle w:val="affffd"/>
          <w:rFonts w:hint="cs"/>
          <w:rtl/>
        </w:rPr>
        <w:t>ש</w:t>
      </w:r>
      <w:r w:rsidRPr="00733488">
        <w:rPr>
          <w:rStyle w:val="affffd"/>
          <w:rtl/>
        </w:rPr>
        <w:t>ם</w:t>
      </w:r>
      <w:r w:rsidRPr="007435EB">
        <w:rPr>
          <w:rFonts w:ascii="Fb Fontext" w:hAnsi="Fb Fontext"/>
          <w:sz w:val="20"/>
          <w:rtl/>
        </w:rPr>
        <w:t xml:space="preserve"> </w:t>
      </w:r>
    </w:p>
    <w:p w14:paraId="0C703D01" w14:textId="2F2B1708" w:rsidR="00E8089F" w:rsidRPr="007435EB" w:rsidRDefault="004F1DF7" w:rsidP="004017A1">
      <w:pPr>
        <w:spacing w:after="60"/>
        <w:rPr>
          <w:rtl/>
        </w:rPr>
      </w:pPr>
      <w:r>
        <w:rPr>
          <w:rFonts w:ascii="Fb Fontext" w:hAnsi="Fb Fontext" w:hint="cs"/>
          <w:sz w:val="20"/>
          <w:rtl/>
        </w:rPr>
        <w:t>ד</w:t>
      </w:r>
      <w:r w:rsidR="00733488">
        <w:rPr>
          <w:rFonts w:ascii="Fb Fontext" w:hAnsi="Fb Fontext" w:hint="cs"/>
          <w:sz w:val="20"/>
          <w:rtl/>
        </w:rPr>
        <w:t>יש</w:t>
      </w:r>
      <w:r w:rsidR="00E8089F" w:rsidRPr="007435EB">
        <w:rPr>
          <w:rFonts w:ascii="Fb Fontext" w:hAnsi="Fb Fontext"/>
          <w:sz w:val="20"/>
          <w:rtl/>
        </w:rPr>
        <w:t xml:space="preserve"> טומאה מדרבנן </w:t>
      </w:r>
      <w:r w:rsidR="00E8089F" w:rsidRPr="00733488">
        <w:rPr>
          <w:rStyle w:val="affffd"/>
          <w:rtl/>
        </w:rPr>
        <w:t>וכדתנן:</w:t>
      </w:r>
      <w:r w:rsidR="00E8089F" w:rsidRPr="007435EB">
        <w:rPr>
          <w:rFonts w:ascii="Fb Fontext" w:hAnsi="Fb Fontext"/>
          <w:sz w:val="20"/>
          <w:rtl/>
        </w:rPr>
        <w:t xml:space="preserve"> </w:t>
      </w:r>
      <w:r w:rsidR="00733488">
        <w:rPr>
          <w:rFonts w:ascii="Fb Fontext" w:hAnsi="Fb Fontext" w:hint="cs"/>
          <w:sz w:val="20"/>
          <w:rtl/>
        </w:rPr>
        <w:t>ש</w:t>
      </w:r>
      <w:r w:rsidR="00E8089F" w:rsidRPr="007435EB">
        <w:rPr>
          <w:rFonts w:ascii="Fb Fontext" w:hAnsi="Fb Fontext"/>
          <w:sz w:val="20"/>
          <w:rtl/>
        </w:rPr>
        <w:t>מטמאין את הידים.</w:t>
      </w:r>
    </w:p>
    <w:p w14:paraId="72176A0A" w14:textId="77777777" w:rsidR="004F1DF7" w:rsidRDefault="00E8089F" w:rsidP="004F1DF7">
      <w:pPr>
        <w:pStyle w:val="36"/>
        <w:framePr w:wrap="notBeside"/>
        <w:rPr>
          <w:rStyle w:val="affffd"/>
          <w:rtl/>
        </w:rPr>
      </w:pPr>
      <w:r w:rsidRPr="00733488">
        <w:rPr>
          <w:rStyle w:val="affffd"/>
          <w:rtl/>
        </w:rPr>
        <w:t>ואין להוכיח</w:t>
      </w:r>
      <w:r w:rsidR="00733488">
        <w:rPr>
          <w:rStyle w:val="affffd"/>
          <w:rFonts w:hint="cs"/>
          <w:rtl/>
        </w:rPr>
        <w:t>:</w:t>
      </w:r>
    </w:p>
    <w:p w14:paraId="48E105C3" w14:textId="2B3FB819" w:rsidR="00733488" w:rsidRDefault="00733488" w:rsidP="00733488">
      <w:pPr>
        <w:rPr>
          <w:rFonts w:ascii="Fb Fontext" w:hAnsi="Fb Fontext"/>
          <w:rtl/>
        </w:rPr>
      </w:pPr>
      <w:r w:rsidRPr="004017A1">
        <w:rPr>
          <w:rStyle w:val="afffa"/>
          <w:rFonts w:hint="cs"/>
          <w:rtl/>
        </w:rPr>
        <w:t>מ</w:t>
      </w:r>
      <w:r w:rsidR="00E8089F" w:rsidRPr="004017A1">
        <w:rPr>
          <w:rStyle w:val="afffa"/>
          <w:rtl/>
        </w:rPr>
        <w:t>פת שעיפשה</w:t>
      </w:r>
      <w:r w:rsidR="00E8089F" w:rsidRPr="007435EB">
        <w:rPr>
          <w:rFonts w:ascii="Fb Fontext" w:hAnsi="Fb Fontext"/>
          <w:rtl/>
        </w:rPr>
        <w:t xml:space="preserve"> ונפסלה </w:t>
      </w:r>
      <w:r>
        <w:rPr>
          <w:rFonts w:ascii="Fb Fontext" w:hAnsi="Fb Fontext" w:hint="cs"/>
          <w:rtl/>
        </w:rPr>
        <w:t xml:space="preserve">למאכל אדם, ולא לכלב  </w:t>
      </w:r>
      <w:r w:rsidRPr="00916C28">
        <w:rPr>
          <w:rFonts w:ascii="Fb Fontext" w:hAnsi="Fb Fontext" w:hint="cs"/>
          <w:spacing w:val="-2"/>
          <w:rtl/>
        </w:rPr>
        <w:t>ש</w:t>
      </w:r>
      <w:r w:rsidR="00E8089F" w:rsidRPr="00916C28">
        <w:rPr>
          <w:rFonts w:ascii="Fb Fontext" w:hAnsi="Fb Fontext"/>
          <w:spacing w:val="-2"/>
          <w:rtl/>
        </w:rPr>
        <w:t xml:space="preserve">מטמאה טומאת אוכלין בכביצה, ונשרפת עם הטמאה בפסח. </w:t>
      </w:r>
    </w:p>
    <w:p w14:paraId="43D1F85F" w14:textId="77777777" w:rsidR="004F1DF7" w:rsidRDefault="00E8089F" w:rsidP="004F1DF7">
      <w:pPr>
        <w:pStyle w:val="36"/>
        <w:framePr w:wrap="notBeside"/>
        <w:rPr>
          <w:rFonts w:ascii="Fb Fontext" w:hAnsi="Fb Fontext"/>
          <w:rtl/>
        </w:rPr>
      </w:pPr>
      <w:r w:rsidRPr="00733488">
        <w:rPr>
          <w:rStyle w:val="affffd"/>
          <w:rtl/>
        </w:rPr>
        <w:t xml:space="preserve">דשאני </w:t>
      </w:r>
      <w:r w:rsidR="00AB3B38">
        <w:rPr>
          <w:rStyle w:val="affffd"/>
          <w:rtl/>
        </w:rPr>
        <w:t>שם</w:t>
      </w:r>
      <w:r w:rsidR="00335A0C">
        <w:rPr>
          <w:rFonts w:ascii="Fb Fontext" w:hAnsi="Fb Fontext"/>
          <w:rtl/>
        </w:rPr>
        <w:t>,</w:t>
      </w:r>
    </w:p>
    <w:p w14:paraId="7BA6DEBB" w14:textId="0982BFFC" w:rsidR="00E8089F" w:rsidRPr="007435EB" w:rsidRDefault="00335A0C" w:rsidP="004017A1">
      <w:pPr>
        <w:spacing w:after="60"/>
        <w:rPr>
          <w:rtl/>
        </w:rPr>
      </w:pPr>
      <w:r>
        <w:rPr>
          <w:rFonts w:ascii="Fb Fontext" w:hAnsi="Fb Fontext"/>
          <w:rtl/>
        </w:rPr>
        <w:t>דעפר</w:t>
      </w:r>
      <w:r w:rsidR="00E8089F" w:rsidRPr="007435EB">
        <w:rPr>
          <w:rFonts w:ascii="Fb Fontext" w:hAnsi="Fb Fontext"/>
          <w:rtl/>
        </w:rPr>
        <w:t xml:space="preserve"> בעלמא הוא.</w:t>
      </w:r>
    </w:p>
    <w:p w14:paraId="1F5CA141" w14:textId="77777777" w:rsidR="004F1DF7" w:rsidRDefault="00335A0C" w:rsidP="004F1DF7">
      <w:pPr>
        <w:pStyle w:val="36"/>
        <w:framePr w:wrap="notBeside"/>
        <w:rPr>
          <w:rtl/>
        </w:rPr>
      </w:pPr>
      <w:r>
        <w:rPr>
          <w:rtl/>
        </w:rPr>
        <w:t xml:space="preserve">והא </w:t>
      </w:r>
    </w:p>
    <w:p w14:paraId="5AE9311D" w14:textId="77777777" w:rsidR="004F1DF7" w:rsidRDefault="00E8089F" w:rsidP="00E8089F">
      <w:pPr>
        <w:rPr>
          <w:rStyle w:val="affffd"/>
          <w:rtl/>
        </w:rPr>
      </w:pPr>
      <w:r w:rsidRPr="00335A0C">
        <w:rPr>
          <w:rStyle w:val="affffd"/>
          <w:rtl/>
        </w:rPr>
        <w:t>ר</w:t>
      </w:r>
      <w:r w:rsidR="00335A0C" w:rsidRPr="00335A0C">
        <w:rPr>
          <w:rStyle w:val="affffd"/>
          <w:rFonts w:hint="cs"/>
          <w:rtl/>
        </w:rPr>
        <w:t>'</w:t>
      </w:r>
      <w:r w:rsidRPr="00335A0C">
        <w:rPr>
          <w:rStyle w:val="affffd"/>
          <w:rtl/>
        </w:rPr>
        <w:t xml:space="preserve"> יוסי דמודים ר"א ורי"ה</w:t>
      </w:r>
      <w:r w:rsidR="004F1DF7">
        <w:rPr>
          <w:rStyle w:val="affffd"/>
          <w:rFonts w:hint="cs"/>
          <w:rtl/>
        </w:rPr>
        <w:t xml:space="preserve"> </w:t>
      </w:r>
    </w:p>
    <w:p w14:paraId="58D0FA05" w14:textId="77777777" w:rsidR="004F1DF7" w:rsidRDefault="00335A0C" w:rsidP="004F1DF7">
      <w:pPr>
        <w:pStyle w:val="36"/>
        <w:framePr w:wrap="notBeside"/>
        <w:rPr>
          <w:rStyle w:val="afffa"/>
          <w:rtl/>
        </w:rPr>
      </w:pPr>
      <w:r>
        <w:rPr>
          <w:rStyle w:val="affffd"/>
          <w:rFonts w:hint="cs"/>
          <w:rtl/>
        </w:rPr>
        <w:t>-</w:t>
      </w:r>
      <w:r w:rsidR="00E8089F" w:rsidRPr="00335A0C">
        <w:rPr>
          <w:rStyle w:val="affffd"/>
          <w:rtl/>
        </w:rPr>
        <w:t xml:space="preserve"> </w:t>
      </w:r>
      <w:r>
        <w:rPr>
          <w:rtl/>
        </w:rPr>
        <w:t>היינו</w:t>
      </w:r>
      <w:r w:rsidRPr="005C3FF1">
        <w:rPr>
          <w:rStyle w:val="afffa"/>
          <w:rtl/>
        </w:rPr>
        <w:t xml:space="preserve"> </w:t>
      </w:r>
    </w:p>
    <w:p w14:paraId="4BBBA46B" w14:textId="2623F7D7" w:rsidR="00E8089F" w:rsidRPr="007435EB" w:rsidRDefault="004F1DF7" w:rsidP="004F1DF7">
      <w:pPr>
        <w:spacing w:after="60"/>
        <w:rPr>
          <w:rtl/>
        </w:rPr>
      </w:pPr>
      <w:r>
        <w:rPr>
          <w:rStyle w:val="afffa"/>
          <w:rFonts w:hint="cs"/>
          <w:rtl/>
        </w:rPr>
        <w:t>א</w:t>
      </w:r>
      <w:r w:rsidR="00335A0C" w:rsidRPr="005C3FF1">
        <w:rPr>
          <w:rStyle w:val="afffa"/>
          <w:rFonts w:hint="cs"/>
          <w:rtl/>
        </w:rPr>
        <w:t>ף</w:t>
      </w:r>
      <w:r w:rsidR="00E8089F" w:rsidRPr="00335A0C">
        <w:rPr>
          <w:rStyle w:val="affffd"/>
          <w:rtl/>
        </w:rPr>
        <w:t xml:space="preserve"> לרי"ה</w:t>
      </w:r>
      <w:r w:rsidR="00E8089F" w:rsidRPr="007435EB">
        <w:rPr>
          <w:rtl/>
        </w:rPr>
        <w:t xml:space="preserve"> שמיקל בתלויה וטמאה, אבל בטהורה וטמאה - לא.</w:t>
      </w:r>
    </w:p>
    <w:p w14:paraId="74138F9B" w14:textId="77777777" w:rsidR="004F1DF7" w:rsidRDefault="00E8089F" w:rsidP="004F1DF7">
      <w:pPr>
        <w:pStyle w:val="36"/>
        <w:framePr w:wrap="notBeside"/>
        <w:rPr>
          <w:rStyle w:val="affffd"/>
          <w:rtl/>
        </w:rPr>
      </w:pPr>
      <w:r w:rsidRPr="00335A0C">
        <w:rPr>
          <w:rStyle w:val="affffd"/>
          <w:rtl/>
        </w:rPr>
        <w:t>ומה שאמר</w:t>
      </w:r>
    </w:p>
    <w:p w14:paraId="789F79B4" w14:textId="40DEABFE" w:rsidR="00335A0C" w:rsidRDefault="00E8089F" w:rsidP="00335A0C">
      <w:pPr>
        <w:rPr>
          <w:rtl/>
        </w:rPr>
      </w:pPr>
      <w:r w:rsidRPr="007435EB">
        <w:rPr>
          <w:rFonts w:ascii="Fb Fontext" w:hAnsi="Fb Fontext"/>
          <w:rtl/>
        </w:rPr>
        <w:t xml:space="preserve">דאינה היא המדה </w:t>
      </w:r>
      <w:r w:rsidR="00335A0C">
        <w:rPr>
          <w:rFonts w:ascii="Fb Fontext" w:hAnsi="Fb Fontext" w:hint="cs"/>
          <w:rtl/>
        </w:rPr>
        <w:t>-</w:t>
      </w:r>
      <w:r w:rsidRPr="007435EB">
        <w:rPr>
          <w:rFonts w:ascii="Fb Fontext" w:hAnsi="Fb Fontext"/>
          <w:rtl/>
        </w:rPr>
        <w:t>דמיירי בבשר שנטמא במשקין שנטמאו מחמת שרץ.</w:t>
      </w:r>
      <w:r w:rsidR="00335A0C">
        <w:rPr>
          <w:rFonts w:hint="cs"/>
          <w:rtl/>
        </w:rPr>
        <w:t xml:space="preserve"> ולטעמם בטומאת משקין לטמא אחרים</w:t>
      </w:r>
    </w:p>
    <w:p w14:paraId="34F079EB" w14:textId="77777777" w:rsidR="004F1DF7" w:rsidRDefault="00335A0C" w:rsidP="004F1DF7">
      <w:pPr>
        <w:pStyle w:val="36"/>
        <w:framePr w:wrap="notBeside"/>
        <w:rPr>
          <w:rStyle w:val="affffd"/>
          <w:rtl/>
        </w:rPr>
      </w:pPr>
      <w:r w:rsidRPr="00335A0C">
        <w:rPr>
          <w:rStyle w:val="affffd"/>
          <w:rFonts w:hint="cs"/>
          <w:rtl/>
        </w:rPr>
        <w:t>ר''מ לטעמו</w:t>
      </w:r>
      <w:r>
        <w:rPr>
          <w:rStyle w:val="affffd"/>
          <w:rFonts w:hint="cs"/>
          <w:rtl/>
        </w:rPr>
        <w:t>:</w:t>
      </w:r>
    </w:p>
    <w:p w14:paraId="190CF09E" w14:textId="4894BE3E" w:rsidR="00E8089F" w:rsidRPr="0065617C" w:rsidRDefault="00E8089F" w:rsidP="00335A0C">
      <w:pPr>
        <w:rPr>
          <w:rtl/>
        </w:rPr>
      </w:pPr>
      <w:r w:rsidRPr="007435EB">
        <w:rPr>
          <w:rtl/>
        </w:rPr>
        <w:t>- דרבנן.</w:t>
      </w:r>
      <w:r w:rsidR="00335A0C">
        <w:rPr>
          <w:rFonts w:hint="cs"/>
          <w:rtl/>
        </w:rPr>
        <w:t xml:space="preserve"> </w:t>
      </w:r>
      <w:r w:rsidRPr="004017A1">
        <w:rPr>
          <w:rStyle w:val="affffd"/>
          <w:rtl/>
        </w:rPr>
        <w:t>ורבי יוסי לטע</w:t>
      </w:r>
      <w:r w:rsidR="00335A0C" w:rsidRPr="004017A1">
        <w:rPr>
          <w:rStyle w:val="affffd"/>
          <w:rFonts w:hint="cs"/>
          <w:rtl/>
        </w:rPr>
        <w:t>מו:</w:t>
      </w:r>
      <w:r w:rsidR="00335A0C">
        <w:rPr>
          <w:rFonts w:hint="cs"/>
          <w:rtl/>
        </w:rPr>
        <w:t xml:space="preserve"> -</w:t>
      </w:r>
      <w:r w:rsidRPr="0065617C">
        <w:rPr>
          <w:rtl/>
        </w:rPr>
        <w:t>דאורייתא.</w:t>
      </w:r>
    </w:p>
    <w:p w14:paraId="0C49A0ED" w14:textId="77777777" w:rsidR="004F1DF7" w:rsidRDefault="00E8089F" w:rsidP="004F1DF7">
      <w:pPr>
        <w:pStyle w:val="36"/>
        <w:framePr w:wrap="notBeside"/>
        <w:rPr>
          <w:rStyle w:val="afffa"/>
          <w:rtl/>
        </w:rPr>
      </w:pPr>
      <w:r w:rsidRPr="00335A0C">
        <w:rPr>
          <w:rStyle w:val="affffd"/>
          <w:rtl/>
        </w:rPr>
        <w:t xml:space="preserve">דתניא: </w:t>
      </w:r>
    </w:p>
    <w:p w14:paraId="2077AB8D" w14:textId="1E692F51" w:rsidR="00E8089F" w:rsidRPr="007435EB" w:rsidRDefault="004F1DF7" w:rsidP="00335A0C">
      <w:pPr>
        <w:rPr>
          <w:rtl/>
        </w:rPr>
      </w:pPr>
      <w:r>
        <w:rPr>
          <w:rStyle w:val="afffa"/>
          <w:rFonts w:hint="cs"/>
          <w:rtl/>
        </w:rPr>
        <w:t>ס</w:t>
      </w:r>
      <w:r w:rsidR="00E8089F" w:rsidRPr="005C3FF1">
        <w:rPr>
          <w:rStyle w:val="afffa"/>
          <w:rtl/>
        </w:rPr>
        <w:t>פק משקין ליטמא</w:t>
      </w:r>
      <w:r w:rsidR="00E8089F" w:rsidRPr="007435EB">
        <w:rPr>
          <w:rtl/>
        </w:rPr>
        <w:t xml:space="preserve"> </w:t>
      </w:r>
      <w:r w:rsidR="00335A0C" w:rsidRPr="00335A0C">
        <w:rPr>
          <w:rStyle w:val="affffd"/>
          <w:rFonts w:hint="cs"/>
          <w:rtl/>
        </w:rPr>
        <w:t>ר''מ</w:t>
      </w:r>
      <w:r w:rsidR="00E8089F" w:rsidRPr="007435EB">
        <w:rPr>
          <w:rtl/>
        </w:rPr>
        <w:t xml:space="preserve">- טמא, </w:t>
      </w:r>
      <w:r w:rsidR="00E8089F" w:rsidRPr="005C3FF1">
        <w:rPr>
          <w:rStyle w:val="afffa"/>
          <w:rtl/>
        </w:rPr>
        <w:t>לטמא אחרים</w:t>
      </w:r>
      <w:r w:rsidR="00E8089F" w:rsidRPr="007435EB">
        <w:rPr>
          <w:rtl/>
        </w:rPr>
        <w:t xml:space="preserve"> טהור, </w:t>
      </w:r>
    </w:p>
    <w:p w14:paraId="29FD0502" w14:textId="77777777" w:rsidR="00E8089F" w:rsidRPr="00335A0C" w:rsidRDefault="00E8089F" w:rsidP="004F1DF7">
      <w:pPr>
        <w:spacing w:after="60"/>
        <w:rPr>
          <w:spacing w:val="-4"/>
          <w:rtl/>
        </w:rPr>
      </w:pPr>
      <w:r w:rsidRPr="00335A0C">
        <w:rPr>
          <w:rStyle w:val="affffd"/>
          <w:rtl/>
        </w:rPr>
        <w:t>ר"י:</w:t>
      </w:r>
      <w:r w:rsidRPr="0065617C">
        <w:rPr>
          <w:spacing w:val="-4"/>
          <w:rtl/>
        </w:rPr>
        <w:t xml:space="preserve"> </w:t>
      </w:r>
      <w:r w:rsidRPr="004F1DF7">
        <w:rPr>
          <w:rtl/>
        </w:rPr>
        <w:t xml:space="preserve">לכל טמא. </w:t>
      </w:r>
      <w:r w:rsidRPr="004F1DF7">
        <w:rPr>
          <w:rStyle w:val="affffd"/>
          <w:rtl/>
        </w:rPr>
        <w:t>ר</w:t>
      </w:r>
      <w:r w:rsidR="00335A0C" w:rsidRPr="004F1DF7">
        <w:rPr>
          <w:rStyle w:val="affffd"/>
          <w:rFonts w:hint="cs"/>
          <w:rtl/>
        </w:rPr>
        <w:t>י''ו</w:t>
      </w:r>
      <w:r w:rsidR="00335A0C" w:rsidRPr="004F1DF7">
        <w:rPr>
          <w:rStyle w:val="affffd"/>
          <w:rtl/>
        </w:rPr>
        <w:t xml:space="preserve"> ור"ש:</w:t>
      </w:r>
      <w:r w:rsidR="00335A0C">
        <w:rPr>
          <w:spacing w:val="-4"/>
          <w:rtl/>
        </w:rPr>
        <w:t xml:space="preserve"> </w:t>
      </w:r>
      <w:r w:rsidR="00335A0C" w:rsidRPr="005C3FF1">
        <w:rPr>
          <w:rStyle w:val="afffa"/>
          <w:rtl/>
        </w:rPr>
        <w:t>לאוכלין</w:t>
      </w:r>
      <w:r w:rsidRPr="0065617C">
        <w:rPr>
          <w:spacing w:val="-4"/>
          <w:rtl/>
        </w:rPr>
        <w:t xml:space="preserve"> </w:t>
      </w:r>
      <w:r w:rsidRPr="004F1DF7">
        <w:rPr>
          <w:rtl/>
        </w:rPr>
        <w:t>טמאין,</w:t>
      </w:r>
      <w:r w:rsidRPr="0065617C">
        <w:rPr>
          <w:spacing w:val="-4"/>
          <w:rtl/>
        </w:rPr>
        <w:t xml:space="preserve"> </w:t>
      </w:r>
      <w:r w:rsidRPr="005C3FF1">
        <w:rPr>
          <w:rStyle w:val="afffa"/>
          <w:rtl/>
        </w:rPr>
        <w:t>לכלים</w:t>
      </w:r>
      <w:r w:rsidR="00EE73E1">
        <w:rPr>
          <w:spacing w:val="-4"/>
          <w:rtl/>
        </w:rPr>
        <w:t xml:space="preserve"> </w:t>
      </w:r>
      <w:r w:rsidRPr="0065617C">
        <w:rPr>
          <w:spacing w:val="-4"/>
          <w:rtl/>
        </w:rPr>
        <w:t xml:space="preserve"> טהורין.</w:t>
      </w:r>
    </w:p>
    <w:p w14:paraId="5B679273" w14:textId="77777777" w:rsidR="004F1DF7" w:rsidRDefault="00E8089F" w:rsidP="004F1DF7">
      <w:pPr>
        <w:pStyle w:val="36"/>
        <w:framePr w:wrap="notBeside"/>
        <w:rPr>
          <w:rFonts w:ascii="Fb Fontext" w:hAnsi="Fb Fontext"/>
          <w:rtl/>
        </w:rPr>
      </w:pPr>
      <w:r w:rsidRPr="00EE73E1">
        <w:rPr>
          <w:rStyle w:val="affffd"/>
          <w:rtl/>
        </w:rPr>
        <w:t>והא דר"א:</w:t>
      </w:r>
    </w:p>
    <w:p w14:paraId="6AB5EDD3" w14:textId="75BCA928" w:rsidR="00E8089F" w:rsidRPr="007435EB" w:rsidRDefault="00E8089F" w:rsidP="00EE73E1">
      <w:pPr>
        <w:rPr>
          <w:rtl/>
        </w:rPr>
      </w:pPr>
      <w:r w:rsidRPr="007435EB">
        <w:rPr>
          <w:rFonts w:ascii="Fb Fontext" w:hAnsi="Fb Fontext"/>
          <w:rtl/>
        </w:rPr>
        <w:t>דמשקין טמאין מן התורה.</w:t>
      </w:r>
      <w:r w:rsidR="00EE73E1">
        <w:rPr>
          <w:rFonts w:hint="cs"/>
          <w:rtl/>
        </w:rPr>
        <w:t xml:space="preserve"> ולא כמו </w:t>
      </w:r>
      <w:r w:rsidRPr="007435EB">
        <w:rPr>
          <w:rtl/>
        </w:rPr>
        <w:t xml:space="preserve">דמשמע </w:t>
      </w:r>
      <w:r w:rsidRPr="00EE73E1">
        <w:rPr>
          <w:rStyle w:val="affffd"/>
          <w:rtl/>
        </w:rPr>
        <w:t>מעדות ר</w:t>
      </w:r>
      <w:r w:rsidR="00EE73E1">
        <w:rPr>
          <w:rStyle w:val="affffd"/>
          <w:rFonts w:hint="cs"/>
          <w:rtl/>
        </w:rPr>
        <w:t>יב''יו</w:t>
      </w:r>
      <w:r w:rsidRPr="00EE73E1">
        <w:rPr>
          <w:rStyle w:val="affffd"/>
          <w:rtl/>
        </w:rPr>
        <w:t xml:space="preserve"> על איל קמצא </w:t>
      </w:r>
      <w:r w:rsidRPr="00EE73E1">
        <w:rPr>
          <w:rStyle w:val="afffff6"/>
          <w:rtl/>
        </w:rPr>
        <w:t>חגב</w:t>
      </w:r>
      <w:r w:rsidR="00EE73E1">
        <w:rPr>
          <w:rStyle w:val="afffff6"/>
          <w:rFonts w:hint="cs"/>
          <w:rtl/>
        </w:rPr>
        <w:t>,</w:t>
      </w:r>
      <w:r w:rsidRPr="007435EB">
        <w:rPr>
          <w:rtl/>
        </w:rPr>
        <w:t xml:space="preserve"> </w:t>
      </w:r>
      <w:r w:rsidR="00EE73E1">
        <w:rPr>
          <w:rFonts w:hint="cs"/>
          <w:rtl/>
        </w:rPr>
        <w:t xml:space="preserve">ומשקין בי </w:t>
      </w:r>
      <w:r w:rsidRPr="007435EB">
        <w:rPr>
          <w:rtl/>
        </w:rPr>
        <w:t xml:space="preserve">דכן </w:t>
      </w:r>
      <w:r w:rsidRPr="00EE73E1">
        <w:rPr>
          <w:rStyle w:val="afffff6"/>
          <w:rtl/>
        </w:rPr>
        <w:t>טהור וכשר</w:t>
      </w:r>
      <w:r w:rsidR="0011715B">
        <w:rPr>
          <w:rtl/>
        </w:rPr>
        <w:t>,</w:t>
      </w:r>
      <w:r w:rsidRPr="007435EB">
        <w:rPr>
          <w:rtl/>
        </w:rPr>
        <w:t xml:space="preserve"> ועל משקין בית מטבחיא דכן.</w:t>
      </w:r>
      <w:r w:rsidR="00EE73E1">
        <w:rPr>
          <w:rFonts w:hint="cs"/>
          <w:rtl/>
        </w:rPr>
        <w:t xml:space="preserve"> </w:t>
      </w:r>
      <w:r w:rsidR="00EE73E1" w:rsidRPr="00EE73E1">
        <w:rPr>
          <w:rStyle w:val="afffff6"/>
          <w:rFonts w:hint="cs"/>
          <w:rtl/>
        </w:rPr>
        <w:t>ש</w:t>
      </w:r>
      <w:r w:rsidR="00EE73E1" w:rsidRPr="00EE73E1">
        <w:rPr>
          <w:rStyle w:val="afffff6"/>
          <w:rtl/>
        </w:rPr>
        <w:t>משמע ד</w:t>
      </w:r>
      <w:r w:rsidRPr="00EE73E1">
        <w:rPr>
          <w:rStyle w:val="afffff6"/>
          <w:rtl/>
        </w:rPr>
        <w:t>טומאה דרבנן</w:t>
      </w:r>
      <w:r w:rsidR="00EE73E1" w:rsidRPr="00EE73E1">
        <w:rPr>
          <w:rStyle w:val="afffff6"/>
          <w:rFonts w:hint="cs"/>
          <w:rtl/>
        </w:rPr>
        <w:t>,</w:t>
      </w:r>
      <w:r w:rsidRPr="00EE73E1">
        <w:rPr>
          <w:rStyle w:val="afffff6"/>
          <w:rtl/>
        </w:rPr>
        <w:t xml:space="preserve"> ול</w:t>
      </w:r>
      <w:r w:rsidR="00EE73E1" w:rsidRPr="00EE73E1">
        <w:rPr>
          <w:rStyle w:val="afffff6"/>
          <w:rFonts w:hint="cs"/>
          <w:rtl/>
        </w:rPr>
        <w:t>כך</w:t>
      </w:r>
      <w:r w:rsidRPr="00EE73E1">
        <w:rPr>
          <w:rStyle w:val="afffff6"/>
          <w:rtl/>
        </w:rPr>
        <w:t xml:space="preserve"> </w:t>
      </w:r>
      <w:r w:rsidR="00EE73E1" w:rsidRPr="00EE73E1">
        <w:rPr>
          <w:rStyle w:val="afffff6"/>
          <w:rFonts w:hint="cs"/>
          <w:rtl/>
        </w:rPr>
        <w:t>ש</w:t>
      </w:r>
      <w:r w:rsidRPr="00EE73E1">
        <w:rPr>
          <w:rStyle w:val="afffff6"/>
          <w:rtl/>
        </w:rPr>
        <w:t>ם לא גזרו</w:t>
      </w:r>
      <w:r w:rsidR="00EE73E1" w:rsidRPr="00EE73E1">
        <w:rPr>
          <w:rStyle w:val="afffff6"/>
          <w:rFonts w:hint="cs"/>
          <w:rtl/>
        </w:rPr>
        <w:t>,</w:t>
      </w:r>
      <w:r w:rsidRPr="007435EB">
        <w:rPr>
          <w:rtl/>
        </w:rPr>
        <w:t xml:space="preserve"> </w:t>
      </w:r>
    </w:p>
    <w:p w14:paraId="0C38EB56" w14:textId="77777777" w:rsidR="004F1DF7" w:rsidRDefault="00E8089F" w:rsidP="004F1DF7">
      <w:pPr>
        <w:pStyle w:val="36"/>
        <w:framePr w:wrap="notBeside"/>
        <w:rPr>
          <w:rtl/>
        </w:rPr>
      </w:pPr>
      <w:r w:rsidRPr="00EE73E1">
        <w:rPr>
          <w:rStyle w:val="affffd"/>
          <w:rtl/>
        </w:rPr>
        <w:t>הניחא לשמואל</w:t>
      </w:r>
    </w:p>
    <w:p w14:paraId="60719829" w14:textId="24925B75" w:rsidR="00E8089F" w:rsidRPr="007435EB" w:rsidRDefault="00E8089F" w:rsidP="00EE73E1">
      <w:pPr>
        <w:rPr>
          <w:rtl/>
        </w:rPr>
      </w:pPr>
      <w:r w:rsidRPr="005C3FF1">
        <w:rPr>
          <w:rStyle w:val="afffa"/>
          <w:rtl/>
        </w:rPr>
        <w:t>כן</w:t>
      </w:r>
      <w:r w:rsidRPr="00AC0CB1">
        <w:rPr>
          <w:rStyle w:val="af2"/>
          <w:rtl/>
        </w:rPr>
        <w:t xml:space="preserve"> </w:t>
      </w:r>
      <w:r w:rsidR="00EE73E1">
        <w:rPr>
          <w:rtl/>
        </w:rPr>
        <w:t xml:space="preserve">מלטמא </w:t>
      </w:r>
      <w:r w:rsidRPr="007435EB">
        <w:rPr>
          <w:rtl/>
        </w:rPr>
        <w:t>אחרים, אבל הן עצמן טמאין</w:t>
      </w:r>
      <w:r w:rsidR="00EE73E1">
        <w:rPr>
          <w:rFonts w:hint="cs"/>
          <w:rtl/>
        </w:rPr>
        <w:t xml:space="preserve"> </w:t>
      </w:r>
      <w:r w:rsidR="00EE73E1" w:rsidRPr="00EE73E1">
        <w:rPr>
          <w:rStyle w:val="affffd"/>
          <w:rFonts w:hint="cs"/>
          <w:rtl/>
        </w:rPr>
        <w:t>וכר''א</w:t>
      </w:r>
      <w:r w:rsidRPr="007435EB">
        <w:rPr>
          <w:rtl/>
        </w:rPr>
        <w:t>.</w:t>
      </w:r>
    </w:p>
    <w:p w14:paraId="2991F795" w14:textId="77777777" w:rsidR="004F1DF7" w:rsidRDefault="00E8089F" w:rsidP="004F1DF7">
      <w:pPr>
        <w:pStyle w:val="36"/>
        <w:framePr w:wrap="notBeside"/>
        <w:rPr>
          <w:rtl/>
        </w:rPr>
      </w:pPr>
      <w:r w:rsidRPr="00EE73E1">
        <w:rPr>
          <w:rStyle w:val="affffd"/>
          <w:rtl/>
        </w:rPr>
        <w:t xml:space="preserve">אלא לרב </w:t>
      </w:r>
    </w:p>
    <w:p w14:paraId="0FD933FD" w14:textId="77777777" w:rsidR="004F1DF7" w:rsidRDefault="004F1DF7" w:rsidP="00EE73E1">
      <w:pPr>
        <w:rPr>
          <w:rStyle w:val="afffa"/>
          <w:rtl/>
        </w:rPr>
      </w:pPr>
      <w:r>
        <w:rPr>
          <w:rFonts w:hint="cs"/>
          <w:rtl/>
        </w:rPr>
        <w:t>ד</w:t>
      </w:r>
      <w:r w:rsidR="00E8089F" w:rsidRPr="00EE73E1">
        <w:rPr>
          <w:rtl/>
        </w:rPr>
        <w:t>כן</w:t>
      </w:r>
      <w:r w:rsidR="00E8089F" w:rsidRPr="00AC0CB1">
        <w:rPr>
          <w:rStyle w:val="af2"/>
          <w:rtl/>
        </w:rPr>
        <w:t xml:space="preserve"> </w:t>
      </w:r>
      <w:r w:rsidR="00EE73E1">
        <w:rPr>
          <w:rtl/>
        </w:rPr>
        <w:t>ממש מא"ל</w:t>
      </w:r>
      <w:r w:rsidR="00EE73E1">
        <w:rPr>
          <w:rFonts w:hint="cs"/>
          <w:rtl/>
        </w:rPr>
        <w:t>,</w:t>
      </w:r>
      <w:r w:rsidR="00EE73E1" w:rsidRPr="005C3FF1">
        <w:rPr>
          <w:rStyle w:val="afffa"/>
          <w:rFonts w:hint="cs"/>
          <w:rtl/>
        </w:rPr>
        <w:t xml:space="preserve"> </w:t>
      </w:r>
    </w:p>
    <w:p w14:paraId="3602AC0B" w14:textId="77777777" w:rsidR="004F1DF7" w:rsidRPr="00AC080C" w:rsidRDefault="00E8089F" w:rsidP="004F1DF7">
      <w:pPr>
        <w:pStyle w:val="36"/>
        <w:framePr w:wrap="notBeside"/>
        <w:rPr>
          <w:rtl/>
        </w:rPr>
      </w:pPr>
      <w:r w:rsidRPr="00AC080C">
        <w:rPr>
          <w:rtl/>
        </w:rPr>
        <w:t>וא</w:t>
      </w:r>
      <w:r w:rsidR="00EE73E1" w:rsidRPr="00AC080C">
        <w:rPr>
          <w:rFonts w:hint="cs"/>
          <w:rtl/>
        </w:rPr>
        <w:t xml:space="preserve">ין </w:t>
      </w:r>
      <w:r w:rsidRPr="00AC080C">
        <w:rPr>
          <w:rtl/>
        </w:rPr>
        <w:t>לומר</w:t>
      </w:r>
    </w:p>
    <w:p w14:paraId="00E734F0" w14:textId="758E3E32" w:rsidR="00E8089F" w:rsidRPr="004017A1" w:rsidRDefault="00E8089F" w:rsidP="00EE73E1">
      <w:pPr>
        <w:rPr>
          <w:spacing w:val="-2"/>
          <w:rtl/>
        </w:rPr>
      </w:pPr>
      <w:r w:rsidRPr="004017A1">
        <w:rPr>
          <w:rStyle w:val="affffd"/>
          <w:spacing w:val="-2"/>
          <w:rtl/>
        </w:rPr>
        <w:t>דר"א כר"מ</w:t>
      </w:r>
      <w:r w:rsidRPr="004017A1">
        <w:rPr>
          <w:spacing w:val="-2"/>
          <w:rtl/>
        </w:rPr>
        <w:t xml:space="preserve"> רק </w:t>
      </w:r>
      <w:r w:rsidR="00EE73E1" w:rsidRPr="004017A1">
        <w:rPr>
          <w:rFonts w:hint="cs"/>
          <w:spacing w:val="-2"/>
          <w:rtl/>
        </w:rPr>
        <w:t>על ש</w:t>
      </w:r>
      <w:r w:rsidRPr="004017A1">
        <w:rPr>
          <w:spacing w:val="-2"/>
          <w:rtl/>
        </w:rPr>
        <w:t>אין מטמא אחרים אבל הם עצמן אין טמאין.</w:t>
      </w:r>
    </w:p>
    <w:p w14:paraId="6726460F" w14:textId="04D25733" w:rsidR="004F1DF7" w:rsidRPr="0018590F" w:rsidRDefault="00E8089F" w:rsidP="004F1DF7">
      <w:pPr>
        <w:pStyle w:val="36"/>
        <w:framePr w:wrap="notBeside"/>
        <w:rPr>
          <w:rtl/>
        </w:rPr>
      </w:pPr>
      <w:r w:rsidRPr="0018590F">
        <w:rPr>
          <w:rtl/>
        </w:rPr>
        <w:t>א.</w:t>
      </w:r>
    </w:p>
    <w:p w14:paraId="40E69F13" w14:textId="3037EDD9" w:rsidR="00E8089F" w:rsidRPr="007435EB" w:rsidRDefault="00E8089F" w:rsidP="00E8089F">
      <w:pPr>
        <w:rPr>
          <w:rtl/>
        </w:rPr>
      </w:pPr>
      <w:r w:rsidRPr="007435EB">
        <w:rPr>
          <w:rtl/>
        </w:rPr>
        <w:t>הא כדבריו קאמר דנפישי,</w:t>
      </w:r>
      <w:r w:rsidRPr="005C3FF1">
        <w:rPr>
          <w:rStyle w:val="afffa"/>
          <w:rtl/>
        </w:rPr>
        <w:t xml:space="preserve"> </w:t>
      </w:r>
      <w:r w:rsidRPr="004F1DF7">
        <w:rPr>
          <w:rStyle w:val="affffd"/>
          <w:rtl/>
        </w:rPr>
        <w:t>ב.</w:t>
      </w:r>
      <w:r w:rsidRPr="007435EB">
        <w:rPr>
          <w:rtl/>
        </w:rPr>
        <w:t xml:space="preserve"> והא </w:t>
      </w:r>
      <w:r w:rsidRPr="005C3FF1">
        <w:rPr>
          <w:rStyle w:val="afffa"/>
          <w:rtl/>
        </w:rPr>
        <w:t>וכן</w:t>
      </w:r>
      <w:r w:rsidRPr="007435EB">
        <w:rPr>
          <w:rtl/>
        </w:rPr>
        <w:t xml:space="preserve"> קתני! </w:t>
      </w:r>
      <w:r w:rsidRPr="005C3FF1">
        <w:rPr>
          <w:rStyle w:val="afffa"/>
          <w:rtl/>
        </w:rPr>
        <w:t>קשיא</w:t>
      </w:r>
      <w:r w:rsidRPr="007435EB">
        <w:rPr>
          <w:rtl/>
        </w:rPr>
        <w:t>.</w:t>
      </w:r>
    </w:p>
    <w:p w14:paraId="6A71651B" w14:textId="77777777" w:rsidR="00E8089F" w:rsidRPr="007435EB" w:rsidRDefault="00E8089F" w:rsidP="005C3FF1">
      <w:pPr>
        <w:pStyle w:val="afff"/>
        <w:framePr w:wrap="around"/>
        <w:rPr>
          <w:rtl/>
        </w:rPr>
      </w:pPr>
      <w:r w:rsidRPr="007435EB">
        <w:rPr>
          <w:rFonts w:hint="cs"/>
          <w:rtl/>
        </w:rPr>
        <w:t>טז.</w:t>
      </w:r>
    </w:p>
    <w:p w14:paraId="1B40B3DF" w14:textId="77777777" w:rsidR="00EE73E1" w:rsidRDefault="000215DC" w:rsidP="00F47631">
      <w:pPr>
        <w:pStyle w:val="affd"/>
        <w:rPr>
          <w:rFonts w:ascii="Cambria Math" w:hAnsi="Cambria Math" w:cs="Cambria Math"/>
          <w:rtl/>
        </w:rPr>
      </w:pPr>
      <w:r w:rsidRPr="000215DC">
        <w:rPr>
          <w:rFonts w:hint="cs"/>
          <w:rtl/>
        </w:rPr>
        <w:t>׶׸</w:t>
      </w:r>
    </w:p>
    <w:p w14:paraId="2B523942" w14:textId="444B2E10" w:rsidR="004F1DF7" w:rsidRDefault="00E8089F" w:rsidP="004F1DF7">
      <w:pPr>
        <w:pStyle w:val="36"/>
        <w:framePr w:wrap="notBeside"/>
        <w:rPr>
          <w:rStyle w:val="affffd"/>
          <w:rtl/>
        </w:rPr>
      </w:pPr>
      <w:r w:rsidRPr="001412DF">
        <w:rPr>
          <w:rStyle w:val="affffd"/>
          <w:rtl/>
        </w:rPr>
        <w:t>גופא</w:t>
      </w:r>
      <w:r w:rsidR="001412DF">
        <w:rPr>
          <w:rStyle w:val="affffd"/>
          <w:rFonts w:hint="cs"/>
          <w:rtl/>
        </w:rPr>
        <w:t xml:space="preserve">: </w:t>
      </w:r>
      <w:r w:rsidRPr="001412DF">
        <w:rPr>
          <w:rStyle w:val="affffd"/>
          <w:rtl/>
        </w:rPr>
        <w:t>רב</w:t>
      </w:r>
      <w:r w:rsidRPr="001412DF">
        <w:rPr>
          <w:rStyle w:val="affffd"/>
          <w:rFonts w:hint="cs"/>
          <w:rtl/>
        </w:rPr>
        <w:t>:</w:t>
      </w:r>
    </w:p>
    <w:p w14:paraId="1C413D8B" w14:textId="066F48B3" w:rsidR="001412DF" w:rsidRDefault="00E8089F" w:rsidP="001412DF">
      <w:pPr>
        <w:spacing w:before="4"/>
        <w:rPr>
          <w:rtl/>
        </w:rPr>
      </w:pPr>
      <w:r w:rsidRPr="004017A1">
        <w:rPr>
          <w:rStyle w:val="afffa"/>
          <w:rtl/>
        </w:rPr>
        <w:t>דכן ממש</w:t>
      </w:r>
      <w:r w:rsidR="004017A1" w:rsidRPr="004017A1">
        <w:rPr>
          <w:rStyle w:val="affffff0"/>
          <w:rFonts w:hint="cs"/>
          <w:rtl/>
        </w:rPr>
        <w:t xml:space="preserve"> טהורים</w:t>
      </w:r>
      <w:r w:rsidR="004017A1">
        <w:rPr>
          <w:rStyle w:val="affffff0"/>
          <w:rFonts w:hint="cs"/>
          <w:rtl/>
        </w:rPr>
        <w:t>-</w:t>
      </w:r>
      <w:r w:rsidRPr="007435EB">
        <w:rPr>
          <w:rFonts w:hint="cs"/>
          <w:rtl/>
        </w:rPr>
        <w:t xml:space="preserve"> </w:t>
      </w:r>
      <w:r w:rsidR="001412DF">
        <w:rPr>
          <w:rFonts w:hint="cs"/>
          <w:rtl/>
        </w:rPr>
        <w:t>ד</w:t>
      </w:r>
      <w:r w:rsidRPr="007435EB">
        <w:rPr>
          <w:rtl/>
        </w:rPr>
        <w:t xml:space="preserve">טומאת משקין דרבנן, </w:t>
      </w:r>
    </w:p>
    <w:p w14:paraId="0DE2B492" w14:textId="2B6C8B41" w:rsidR="00E8089F" w:rsidRPr="007435EB" w:rsidRDefault="00E8089F" w:rsidP="001412DF">
      <w:pPr>
        <w:spacing w:before="4"/>
        <w:rPr>
          <w:rFonts w:cs="Guttman Vilna"/>
          <w:b/>
          <w:bCs/>
          <w:rtl/>
        </w:rPr>
      </w:pPr>
      <w:r w:rsidRPr="007435EB">
        <w:rPr>
          <w:rFonts w:hint="cs"/>
          <w:rtl/>
        </w:rPr>
        <w:t>ו</w:t>
      </w:r>
      <w:r w:rsidRPr="007435EB">
        <w:rPr>
          <w:rtl/>
        </w:rPr>
        <w:t>גזרו במשקין דעלמא, ו</w:t>
      </w:r>
      <w:r w:rsidRPr="007435EB">
        <w:rPr>
          <w:rFonts w:hint="cs"/>
          <w:rtl/>
        </w:rPr>
        <w:t>לא ב</w:t>
      </w:r>
      <w:r w:rsidRPr="007435EB">
        <w:rPr>
          <w:rtl/>
        </w:rPr>
        <w:t>משקין בית מטבחיא.</w:t>
      </w:r>
    </w:p>
    <w:p w14:paraId="3E4B76B1" w14:textId="77777777" w:rsidR="004F1DF7" w:rsidRDefault="001412DF" w:rsidP="004F1DF7">
      <w:pPr>
        <w:pStyle w:val="36"/>
        <w:framePr w:wrap="notBeside"/>
        <w:rPr>
          <w:rStyle w:val="affffd"/>
          <w:spacing w:val="-6"/>
          <w:rtl/>
        </w:rPr>
      </w:pPr>
      <w:r w:rsidRPr="00562CFB">
        <w:rPr>
          <w:rStyle w:val="affffd"/>
          <w:rFonts w:hint="cs"/>
          <w:spacing w:val="-6"/>
          <w:rtl/>
        </w:rPr>
        <w:t xml:space="preserve"> </w:t>
      </w:r>
      <w:r w:rsidR="00E8089F" w:rsidRPr="00562CFB">
        <w:rPr>
          <w:rStyle w:val="affffd"/>
          <w:spacing w:val="-6"/>
          <w:rtl/>
        </w:rPr>
        <w:t>שמואל</w:t>
      </w:r>
      <w:r w:rsidR="00E8089F" w:rsidRPr="00562CFB">
        <w:rPr>
          <w:rStyle w:val="affffd"/>
          <w:rFonts w:hint="cs"/>
          <w:spacing w:val="-6"/>
          <w:rtl/>
        </w:rPr>
        <w:t>:</w:t>
      </w:r>
    </w:p>
    <w:p w14:paraId="4D360BEC" w14:textId="742AF03C" w:rsidR="001412DF" w:rsidRPr="004F1DF7" w:rsidRDefault="00E8089F" w:rsidP="004F1DF7">
      <w:pPr>
        <w:rPr>
          <w:rtl/>
        </w:rPr>
      </w:pPr>
      <w:r w:rsidRPr="004017A1">
        <w:rPr>
          <w:rStyle w:val="afffa"/>
          <w:rtl/>
        </w:rPr>
        <w:t xml:space="preserve">דכן מלטמא </w:t>
      </w:r>
      <w:r w:rsidR="001412DF" w:rsidRPr="004017A1">
        <w:rPr>
          <w:rStyle w:val="afffa"/>
          <w:rFonts w:hint="cs"/>
          <w:rtl/>
        </w:rPr>
        <w:t>א</w:t>
      </w:r>
      <w:r w:rsidRPr="004017A1">
        <w:rPr>
          <w:rStyle w:val="afffa"/>
          <w:rtl/>
        </w:rPr>
        <w:t>חרים</w:t>
      </w:r>
      <w:r w:rsidR="00562CFB" w:rsidRPr="004017A1">
        <w:rPr>
          <w:rStyle w:val="afffa"/>
          <w:rFonts w:hint="cs"/>
          <w:rtl/>
        </w:rPr>
        <w:t xml:space="preserve"> דרבנן</w:t>
      </w:r>
      <w:r w:rsidR="00562CFB" w:rsidRPr="004017A1">
        <w:rPr>
          <w:rStyle w:val="afffa"/>
          <w:rtl/>
        </w:rPr>
        <w:t>,</w:t>
      </w:r>
      <w:r w:rsidR="00562CFB" w:rsidRPr="004F1DF7">
        <w:rPr>
          <w:rtl/>
        </w:rPr>
        <w:t xml:space="preserve"> </w:t>
      </w:r>
      <w:r w:rsidRPr="004F1DF7">
        <w:rPr>
          <w:rtl/>
        </w:rPr>
        <w:t>טומאת עצמן יש להן</w:t>
      </w:r>
      <w:r w:rsidR="00562CFB" w:rsidRPr="004F1DF7">
        <w:rPr>
          <w:rFonts w:hint="cs"/>
          <w:rtl/>
        </w:rPr>
        <w:t xml:space="preserve"> - דאורי'</w:t>
      </w:r>
      <w:r w:rsidRPr="004F1DF7">
        <w:rPr>
          <w:rtl/>
        </w:rPr>
        <w:t xml:space="preserve">. </w:t>
      </w:r>
    </w:p>
    <w:p w14:paraId="2D743022" w14:textId="77FD6306" w:rsidR="00E8089F" w:rsidRPr="004017A1" w:rsidRDefault="00E8089F" w:rsidP="004017A1">
      <w:pPr>
        <w:spacing w:after="60"/>
        <w:rPr>
          <w:rFonts w:cs="Guttman Vilna"/>
          <w:b/>
          <w:bCs/>
          <w:spacing w:val="-2"/>
          <w:rtl/>
        </w:rPr>
      </w:pPr>
      <w:r w:rsidRPr="004017A1">
        <w:rPr>
          <w:spacing w:val="-2"/>
          <w:rtl/>
        </w:rPr>
        <w:t>ו</w:t>
      </w:r>
      <w:r w:rsidR="001412DF" w:rsidRPr="004017A1">
        <w:rPr>
          <w:rFonts w:hint="cs"/>
          <w:spacing w:val="-2"/>
          <w:rtl/>
        </w:rPr>
        <w:t>גזרו במשקין סתם ולא של בי מטבחייא</w:t>
      </w:r>
      <w:r w:rsidR="00562CFB" w:rsidRPr="004017A1">
        <w:rPr>
          <w:rFonts w:hint="cs"/>
          <w:spacing w:val="-2"/>
          <w:rtl/>
        </w:rPr>
        <w:t>,</w:t>
      </w:r>
      <w:r w:rsidR="00AC080C" w:rsidRPr="004017A1">
        <w:rPr>
          <w:rFonts w:hint="cs"/>
          <w:spacing w:val="-2"/>
          <w:rtl/>
        </w:rPr>
        <w:t xml:space="preserve"> </w:t>
      </w:r>
      <w:r w:rsidR="001412DF" w:rsidRPr="004017A1">
        <w:rPr>
          <w:rFonts w:hint="cs"/>
          <w:spacing w:val="-2"/>
          <w:rtl/>
        </w:rPr>
        <w:t xml:space="preserve">ולא גזרו </w:t>
      </w:r>
      <w:r w:rsidRPr="004017A1">
        <w:rPr>
          <w:spacing w:val="-2"/>
          <w:rtl/>
        </w:rPr>
        <w:t>לטמ</w:t>
      </w:r>
      <w:r w:rsidR="001412DF" w:rsidRPr="004017A1">
        <w:rPr>
          <w:rFonts w:hint="cs"/>
          <w:spacing w:val="-2"/>
          <w:rtl/>
        </w:rPr>
        <w:t xml:space="preserve">א </w:t>
      </w:r>
      <w:r w:rsidR="00562CFB" w:rsidRPr="004017A1">
        <w:rPr>
          <w:spacing w:val="-2"/>
          <w:rtl/>
        </w:rPr>
        <w:t>אחרים</w:t>
      </w:r>
    </w:p>
    <w:p w14:paraId="3D4847F1" w14:textId="7AE8CBE0" w:rsidR="004F1DF7" w:rsidRDefault="00E8089F" w:rsidP="004F1DF7">
      <w:pPr>
        <w:pStyle w:val="36"/>
        <w:framePr w:wrap="notBeside"/>
        <w:rPr>
          <w:rFonts w:ascii="Fb Fontext" w:hAnsi="Fb Fontext"/>
          <w:rtl/>
        </w:rPr>
      </w:pPr>
      <w:r w:rsidRPr="00916C28">
        <w:rPr>
          <w:rStyle w:val="affffd"/>
          <w:spacing w:val="-2"/>
          <w:rtl/>
        </w:rPr>
        <w:t>ו</w:t>
      </w:r>
      <w:r w:rsidR="004017A1">
        <w:rPr>
          <w:rStyle w:val="affffd"/>
          <w:rFonts w:hint="cs"/>
          <w:spacing w:val="-2"/>
          <w:rtl/>
        </w:rPr>
        <w:t xml:space="preserve">קשיא </w:t>
      </w:r>
      <w:r w:rsidRPr="00916C28">
        <w:rPr>
          <w:rStyle w:val="affffd"/>
          <w:spacing w:val="-2"/>
          <w:rtl/>
        </w:rPr>
        <w:t>לשמואל</w:t>
      </w:r>
    </w:p>
    <w:p w14:paraId="5D674232" w14:textId="601AEBE8" w:rsidR="00E8089F" w:rsidRPr="00916C28" w:rsidRDefault="00E8089F" w:rsidP="001412DF">
      <w:pPr>
        <w:rPr>
          <w:rFonts w:ascii="Fb Fontext" w:hAnsi="Fb Fontext"/>
          <w:spacing w:val="-2"/>
          <w:rtl/>
        </w:rPr>
      </w:pPr>
      <w:r w:rsidRPr="00916C28">
        <w:rPr>
          <w:rFonts w:ascii="Fb Fontext" w:hAnsi="Fb Fontext"/>
          <w:spacing w:val="-2"/>
          <w:rtl/>
        </w:rPr>
        <w:t>דכן מלטמא אחרים ה</w:t>
      </w:r>
      <w:r w:rsidR="001412DF" w:rsidRPr="00916C28">
        <w:rPr>
          <w:rFonts w:ascii="Fb Fontext" w:hAnsi="Fb Fontext" w:hint="cs"/>
          <w:spacing w:val="-2"/>
          <w:rtl/>
        </w:rPr>
        <w:t>ך</w:t>
      </w:r>
      <w:r w:rsidRPr="00916C28">
        <w:rPr>
          <w:rFonts w:ascii="Fb Fontext" w:hAnsi="Fb Fontext"/>
          <w:spacing w:val="-2"/>
          <w:rtl/>
        </w:rPr>
        <w:t xml:space="preserve"> </w:t>
      </w:r>
      <w:r w:rsidRPr="00AC0CB1">
        <w:rPr>
          <w:rStyle w:val="af2"/>
          <w:rtl/>
        </w:rPr>
        <w:t>ד'והבשר אשר יגע בכל טמא לא יאכל'</w:t>
      </w:r>
    </w:p>
    <w:p w14:paraId="322728CB" w14:textId="77777777" w:rsidR="004F1DF7" w:rsidRDefault="001412DF" w:rsidP="004F1DF7">
      <w:pPr>
        <w:pStyle w:val="36"/>
        <w:framePr w:wrap="notBeside"/>
        <w:rPr>
          <w:rStyle w:val="affffd"/>
          <w:rtl/>
        </w:rPr>
      </w:pPr>
      <w:r w:rsidRPr="00562CFB">
        <w:rPr>
          <w:rStyle w:val="affffd"/>
          <w:rFonts w:hint="cs"/>
          <w:rtl/>
        </w:rPr>
        <w:t xml:space="preserve">ואין </w:t>
      </w:r>
      <w:r w:rsidR="00E8089F" w:rsidRPr="00562CFB">
        <w:rPr>
          <w:rStyle w:val="affffd"/>
          <w:rtl/>
        </w:rPr>
        <w:t>ליישב</w:t>
      </w:r>
    </w:p>
    <w:p w14:paraId="5D635AB1" w14:textId="37ADEA9C" w:rsidR="00E8089F" w:rsidRPr="005C3FF1" w:rsidRDefault="001412DF" w:rsidP="001412DF">
      <w:pPr>
        <w:rPr>
          <w:rStyle w:val="afffa"/>
          <w:rtl/>
        </w:rPr>
      </w:pPr>
      <w:r>
        <w:rPr>
          <w:rFonts w:hint="cs"/>
          <w:rtl/>
        </w:rPr>
        <w:t>ש</w:t>
      </w:r>
      <w:r w:rsidR="00E8089F" w:rsidRPr="007435EB">
        <w:rPr>
          <w:rtl/>
        </w:rPr>
        <w:t>דומה לרביעי בקדש, שאינו טמא</w:t>
      </w:r>
      <w:r>
        <w:rPr>
          <w:rFonts w:hint="cs"/>
          <w:rtl/>
        </w:rPr>
        <w:t>,</w:t>
      </w:r>
      <w:r w:rsidR="00E8089F" w:rsidRPr="007435EB">
        <w:rPr>
          <w:rtl/>
        </w:rPr>
        <w:t xml:space="preserve"> דאכתי </w:t>
      </w:r>
      <w:r>
        <w:rPr>
          <w:rFonts w:hint="cs"/>
          <w:rtl/>
        </w:rPr>
        <w:t>זה</w:t>
      </w:r>
      <w:r w:rsidR="00E8089F" w:rsidRPr="007435EB">
        <w:rPr>
          <w:rtl/>
        </w:rPr>
        <w:t xml:space="preserve"> </w:t>
      </w:r>
      <w:r>
        <w:rPr>
          <w:rFonts w:hint="cs"/>
          <w:rtl/>
        </w:rPr>
        <w:t>נקרא</w:t>
      </w:r>
      <w:r>
        <w:rPr>
          <w:rtl/>
        </w:rPr>
        <w:t xml:space="preserve"> טמא משא"כ רביעי בקדש</w:t>
      </w:r>
      <w:r w:rsidR="00E8089F" w:rsidRPr="007435EB">
        <w:rPr>
          <w:rtl/>
        </w:rPr>
        <w:t xml:space="preserve"> לא </w:t>
      </w:r>
      <w:r>
        <w:rPr>
          <w:rFonts w:hint="cs"/>
          <w:rtl/>
        </w:rPr>
        <w:t>נקרא</w:t>
      </w:r>
      <w:r w:rsidR="00E8089F" w:rsidRPr="007435EB">
        <w:rPr>
          <w:rtl/>
        </w:rPr>
        <w:t xml:space="preserve"> טמא, </w:t>
      </w:r>
      <w:r w:rsidR="00E8089F" w:rsidRPr="005C3FF1">
        <w:rPr>
          <w:rStyle w:val="afffa"/>
          <w:rtl/>
        </w:rPr>
        <w:t>קשיא.</w:t>
      </w:r>
    </w:p>
    <w:p w14:paraId="479B3308" w14:textId="0B83B38D" w:rsidR="00016B79" w:rsidRDefault="00E8089F" w:rsidP="00D948FE">
      <w:pPr>
        <w:pStyle w:val="afffff0"/>
        <w:rPr>
          <w:rtl/>
        </w:rPr>
      </w:pPr>
      <w:r w:rsidRPr="00562CFB">
        <w:rPr>
          <w:rStyle w:val="affffd"/>
          <w:rtl/>
        </w:rPr>
        <w:t xml:space="preserve">רב </w:t>
      </w:r>
      <w:r w:rsidR="00562CFB" w:rsidRPr="00016B79">
        <w:rPr>
          <w:rtl/>
        </w:rPr>
        <w:t>דכן ממש</w:t>
      </w:r>
      <w:r w:rsidR="004017A1">
        <w:rPr>
          <w:rFonts w:hint="cs"/>
          <w:rtl/>
        </w:rPr>
        <w:t xml:space="preserve"> </w:t>
      </w:r>
      <w:r w:rsidR="004017A1" w:rsidRPr="004017A1">
        <w:rPr>
          <w:rStyle w:val="affffff0"/>
          <w:rFonts w:hint="cs"/>
          <w:rtl/>
        </w:rPr>
        <w:t>[ח' קושיות]</w:t>
      </w:r>
    </w:p>
    <w:p w14:paraId="603646AA" w14:textId="77777777" w:rsidR="004F1DF7" w:rsidRDefault="00D948FE" w:rsidP="004F1DF7">
      <w:pPr>
        <w:pStyle w:val="36"/>
        <w:framePr w:wrap="notBeside"/>
        <w:rPr>
          <w:rStyle w:val="affffd"/>
          <w:rtl/>
        </w:rPr>
      </w:pPr>
      <w:r w:rsidRPr="00D948FE">
        <w:rPr>
          <w:rStyle w:val="affffd"/>
          <w:rFonts w:hint="cs"/>
          <w:rtl/>
        </w:rPr>
        <w:t>א.</w:t>
      </w:r>
      <w:r w:rsidRPr="005C3FF1">
        <w:rPr>
          <w:rStyle w:val="afffa"/>
          <w:rFonts w:hint="cs"/>
          <w:rtl/>
        </w:rPr>
        <w:t xml:space="preserve"> </w:t>
      </w:r>
      <w:r w:rsidR="00E8089F" w:rsidRPr="00F46A1C">
        <w:rPr>
          <w:rStyle w:val="affffd"/>
          <w:rtl/>
        </w:rPr>
        <w:t>הך</w:t>
      </w:r>
    </w:p>
    <w:p w14:paraId="2801A7FA" w14:textId="226B4DF0" w:rsidR="00562CFB" w:rsidRPr="005C3FF1" w:rsidRDefault="00E8089F" w:rsidP="00562CFB">
      <w:pPr>
        <w:rPr>
          <w:rStyle w:val="afffa"/>
          <w:rtl/>
        </w:rPr>
      </w:pPr>
      <w:r w:rsidRPr="00AC0CB1">
        <w:rPr>
          <w:rStyle w:val="af2"/>
          <w:rtl/>
        </w:rPr>
        <w:t xml:space="preserve">ד'וכל משקה אשר ישתה בכל כלי יטמא' </w:t>
      </w:r>
      <w:r w:rsidRPr="007435EB">
        <w:rPr>
          <w:rtl/>
        </w:rPr>
        <w:t xml:space="preserve">היינו </w:t>
      </w:r>
      <w:r w:rsidRPr="005C3FF1">
        <w:rPr>
          <w:rStyle w:val="afffa"/>
          <w:rtl/>
        </w:rPr>
        <w:t>הכשיר</w:t>
      </w:r>
      <w:r w:rsidRPr="007435EB">
        <w:rPr>
          <w:rtl/>
        </w:rPr>
        <w:t xml:space="preserve"> </w:t>
      </w:r>
    </w:p>
    <w:p w14:paraId="0E6555C7" w14:textId="77777777" w:rsidR="004F1DF7" w:rsidRDefault="00D948FE" w:rsidP="004F1DF7">
      <w:pPr>
        <w:pStyle w:val="36"/>
        <w:framePr w:wrap="notBeside"/>
        <w:rPr>
          <w:rtl/>
        </w:rPr>
      </w:pPr>
      <w:r w:rsidRPr="00D948FE">
        <w:rPr>
          <w:rStyle w:val="affffd"/>
          <w:rFonts w:hint="cs"/>
          <w:rtl/>
        </w:rPr>
        <w:t xml:space="preserve">ב. </w:t>
      </w:r>
      <w:r w:rsidR="00E8089F" w:rsidRPr="00F46A1C">
        <w:rPr>
          <w:rStyle w:val="affffd"/>
          <w:rtl/>
        </w:rPr>
        <w:t>והך</w:t>
      </w:r>
    </w:p>
    <w:p w14:paraId="6295F524" w14:textId="7FB1F5B5" w:rsidR="00E8089F" w:rsidRPr="007435EB" w:rsidRDefault="00562CFB" w:rsidP="009A151F">
      <w:pPr>
        <w:rPr>
          <w:rFonts w:cs="Guttman Vilna"/>
          <w:bCs/>
          <w:rtl/>
        </w:rPr>
      </w:pPr>
      <w:r w:rsidRPr="00AC080C">
        <w:rPr>
          <w:rtl/>
        </w:rPr>
        <w:t xml:space="preserve">דבעי' </w:t>
      </w:r>
      <w:r w:rsidRPr="00AC080C">
        <w:rPr>
          <w:rFonts w:hint="cs"/>
          <w:rtl/>
        </w:rPr>
        <w:t xml:space="preserve">גם </w:t>
      </w:r>
      <w:r w:rsidR="00E8089F" w:rsidRPr="00AC080C">
        <w:rPr>
          <w:rtl/>
        </w:rPr>
        <w:t>לרישא דקרא</w:t>
      </w:r>
      <w:r w:rsidR="00E8089F" w:rsidRPr="007435EB">
        <w:rPr>
          <w:rtl/>
        </w:rPr>
        <w:t xml:space="preserve"> </w:t>
      </w:r>
      <w:r w:rsidR="00E8089F" w:rsidRPr="00AC0CB1">
        <w:rPr>
          <w:rStyle w:val="af2"/>
          <w:rtl/>
        </w:rPr>
        <w:t>דמכל האכל אשר יאכל וגו'.</w:t>
      </w:r>
    </w:p>
    <w:p w14:paraId="2DEA3F52" w14:textId="77777777" w:rsidR="00E8089F" w:rsidRPr="005C3FF1" w:rsidRDefault="00E8089F" w:rsidP="00562CFB">
      <w:pPr>
        <w:rPr>
          <w:rStyle w:val="afffa"/>
          <w:rtl/>
        </w:rPr>
      </w:pPr>
      <w:r w:rsidRPr="007435EB">
        <w:rPr>
          <w:rtl/>
        </w:rPr>
        <w:t xml:space="preserve">חד בתלושין </w:t>
      </w:r>
      <w:r w:rsidRPr="00562CFB">
        <w:rPr>
          <w:rStyle w:val="afffff6"/>
          <w:rtl/>
        </w:rPr>
        <w:t>וא</w:t>
      </w:r>
      <w:r w:rsidR="00562CFB">
        <w:rPr>
          <w:rStyle w:val="afffff6"/>
          <w:rFonts w:hint="cs"/>
          <w:rtl/>
        </w:rPr>
        <w:t>ף</w:t>
      </w:r>
      <w:r w:rsidRPr="00562CFB">
        <w:rPr>
          <w:rStyle w:val="afffff6"/>
          <w:rtl/>
        </w:rPr>
        <w:t xml:space="preserve"> </w:t>
      </w:r>
      <w:r w:rsidR="00562CFB">
        <w:rPr>
          <w:rStyle w:val="afffff6"/>
          <w:rFonts w:hint="cs"/>
          <w:rtl/>
        </w:rPr>
        <w:t>שאינן במקומן</w:t>
      </w:r>
      <w:r w:rsidRPr="00562CFB">
        <w:rPr>
          <w:rStyle w:val="afffff6"/>
          <w:rtl/>
        </w:rPr>
        <w:t xml:space="preserve"> </w:t>
      </w:r>
      <w:r w:rsidR="00562CFB">
        <w:rPr>
          <w:rtl/>
        </w:rPr>
        <w:t>וחד במחוברין</w:t>
      </w:r>
      <w:r w:rsidRPr="007435EB">
        <w:rPr>
          <w:rtl/>
        </w:rPr>
        <w:t xml:space="preserve"> </w:t>
      </w:r>
      <w:r w:rsidR="00562CFB">
        <w:rPr>
          <w:rFonts w:hint="cs"/>
          <w:rtl/>
        </w:rPr>
        <w:t>אף</w:t>
      </w:r>
      <w:r w:rsidR="00562CFB">
        <w:rPr>
          <w:rtl/>
        </w:rPr>
        <w:t xml:space="preserve"> </w:t>
      </w:r>
      <w:r w:rsidR="00562CFB">
        <w:rPr>
          <w:rFonts w:hint="cs"/>
          <w:rtl/>
        </w:rPr>
        <w:t>ש</w:t>
      </w:r>
      <w:r w:rsidRPr="007435EB">
        <w:rPr>
          <w:rtl/>
        </w:rPr>
        <w:t xml:space="preserve">לא </w:t>
      </w:r>
      <w:r w:rsidR="00562CFB">
        <w:rPr>
          <w:rFonts w:hint="cs"/>
          <w:rtl/>
        </w:rPr>
        <w:t>החשיבם</w:t>
      </w:r>
      <w:r w:rsidRPr="007435EB">
        <w:rPr>
          <w:rtl/>
        </w:rPr>
        <w:t>.</w:t>
      </w:r>
    </w:p>
    <w:p w14:paraId="5848AEFA" w14:textId="77777777" w:rsidR="004F1DF7" w:rsidRDefault="00D948FE" w:rsidP="004F1DF7">
      <w:pPr>
        <w:pStyle w:val="36"/>
        <w:framePr w:wrap="notBeside"/>
        <w:rPr>
          <w:rtl/>
        </w:rPr>
      </w:pPr>
      <w:r w:rsidRPr="00D948FE">
        <w:rPr>
          <w:rStyle w:val="affffd"/>
          <w:rFonts w:hint="cs"/>
          <w:rtl/>
        </w:rPr>
        <w:t>ג.</w:t>
      </w:r>
      <w:r w:rsidRPr="005C3FF1">
        <w:rPr>
          <w:rStyle w:val="afffa"/>
          <w:rFonts w:hint="cs"/>
          <w:rtl/>
        </w:rPr>
        <w:t xml:space="preserve"> </w:t>
      </w:r>
      <w:r w:rsidR="00E8089F" w:rsidRPr="00F46A1C">
        <w:rPr>
          <w:rStyle w:val="affffd"/>
          <w:rtl/>
        </w:rPr>
        <w:t>והך</w:t>
      </w:r>
    </w:p>
    <w:p w14:paraId="0E8BED15" w14:textId="6409B620" w:rsidR="00016B79" w:rsidRDefault="00E8089F" w:rsidP="00016B79">
      <w:pPr>
        <w:rPr>
          <w:rtl/>
        </w:rPr>
      </w:pPr>
      <w:r w:rsidRPr="00AC0CB1">
        <w:rPr>
          <w:rStyle w:val="af2"/>
          <w:rtl/>
        </w:rPr>
        <w:t>ד' ובור מקוה מים יהיה טהור</w:t>
      </w:r>
      <w:r w:rsidRPr="007435EB">
        <w:rPr>
          <w:rtl/>
        </w:rPr>
        <w:t xml:space="preserve"> </w:t>
      </w:r>
      <w:r w:rsidR="004017A1">
        <w:rPr>
          <w:rtl/>
        </w:rPr>
        <w:tab/>
      </w:r>
      <w:r w:rsidR="00016B79">
        <w:rPr>
          <w:rFonts w:hint="cs"/>
          <w:rtl/>
        </w:rPr>
        <w:t xml:space="preserve">- </w:t>
      </w:r>
      <w:r w:rsidRPr="007435EB">
        <w:rPr>
          <w:rtl/>
        </w:rPr>
        <w:t>היינו האיש מטומאתו</w:t>
      </w:r>
      <w:r w:rsidR="004017A1">
        <w:rPr>
          <w:rFonts w:hint="cs"/>
          <w:rtl/>
        </w:rPr>
        <w:t>,</w:t>
      </w:r>
      <w:r w:rsidRPr="007435EB">
        <w:rPr>
          <w:rtl/>
        </w:rPr>
        <w:t xml:space="preserve"> אבל המים עצמן </w:t>
      </w:r>
      <w:r w:rsidR="00AB3B38">
        <w:rPr>
          <w:rtl/>
        </w:rPr>
        <w:t>אף</w:t>
      </w:r>
      <w:r w:rsidRPr="007435EB">
        <w:rPr>
          <w:rtl/>
        </w:rPr>
        <w:t xml:space="preserve"> שאובין טהורין.</w:t>
      </w:r>
      <w:r w:rsidR="00016B79">
        <w:rPr>
          <w:rFonts w:hint="cs"/>
          <w:rtl/>
        </w:rPr>
        <w:t xml:space="preserve"> </w:t>
      </w:r>
      <w:r w:rsidRPr="007435EB">
        <w:rPr>
          <w:rtl/>
        </w:rPr>
        <w:t xml:space="preserve">ותלושין מכשירין, </w:t>
      </w:r>
    </w:p>
    <w:p w14:paraId="5DC150DF" w14:textId="77777777" w:rsidR="004F1DF7" w:rsidRDefault="00D948FE" w:rsidP="004F1DF7">
      <w:pPr>
        <w:pStyle w:val="36"/>
        <w:framePr w:wrap="notBeside"/>
        <w:rPr>
          <w:rStyle w:val="affffd"/>
          <w:rtl/>
        </w:rPr>
      </w:pPr>
      <w:r w:rsidRPr="00D948FE">
        <w:rPr>
          <w:rStyle w:val="affffd"/>
          <w:rFonts w:hint="cs"/>
          <w:rtl/>
        </w:rPr>
        <w:t xml:space="preserve">ד. </w:t>
      </w:r>
      <w:r w:rsidR="00E8089F" w:rsidRPr="00F46A1C">
        <w:rPr>
          <w:rStyle w:val="affffd"/>
          <w:rtl/>
        </w:rPr>
        <w:t>והך</w:t>
      </w:r>
    </w:p>
    <w:p w14:paraId="2912EC43" w14:textId="15CEB319" w:rsidR="00016B79" w:rsidRDefault="00E8089F" w:rsidP="00016B79">
      <w:pPr>
        <w:rPr>
          <w:rtl/>
        </w:rPr>
      </w:pPr>
      <w:r w:rsidRPr="007435EB">
        <w:rPr>
          <w:rtl/>
        </w:rPr>
        <w:t>דמשקין בית מטבחיא א</w:t>
      </w:r>
      <w:r w:rsidR="00016B79">
        <w:rPr>
          <w:rFonts w:hint="cs"/>
          <w:rtl/>
        </w:rPr>
        <w:t>ף</w:t>
      </w:r>
      <w:r w:rsidRPr="007435EB">
        <w:rPr>
          <w:rtl/>
        </w:rPr>
        <w:t xml:space="preserve"> אין מכשירין</w:t>
      </w:r>
    </w:p>
    <w:p w14:paraId="3E87D888" w14:textId="77777777" w:rsidR="004F1DF7" w:rsidRDefault="00016B79" w:rsidP="004F1DF7">
      <w:pPr>
        <w:pStyle w:val="36"/>
        <w:framePr w:wrap="notBeside"/>
        <w:rPr>
          <w:rtl/>
        </w:rPr>
      </w:pPr>
      <w:r>
        <w:rPr>
          <w:rFonts w:hint="cs"/>
          <w:rtl/>
        </w:rPr>
        <w:t>-</w:t>
      </w:r>
      <w:r w:rsidR="00E8089F" w:rsidRPr="007435EB">
        <w:rPr>
          <w:rtl/>
        </w:rPr>
        <w:t xml:space="preserve"> היינו </w:t>
      </w:r>
    </w:p>
    <w:p w14:paraId="55FE9191" w14:textId="59FB38E4" w:rsidR="00E8089F" w:rsidRPr="005C3FF1" w:rsidRDefault="00E8089F" w:rsidP="004F1DF7">
      <w:pPr>
        <w:rPr>
          <w:rStyle w:val="afffa"/>
          <w:rtl/>
        </w:rPr>
      </w:pPr>
      <w:r w:rsidRPr="007435EB">
        <w:rPr>
          <w:rtl/>
        </w:rPr>
        <w:t xml:space="preserve">דם </w:t>
      </w:r>
      <w:r w:rsidRPr="00AC0CB1">
        <w:rPr>
          <w:rStyle w:val="af2"/>
          <w:rtl/>
        </w:rPr>
        <w:t>ד'על הארץ תשפכנו כמים'</w:t>
      </w:r>
      <w:r w:rsidR="00016B79" w:rsidRPr="00AC0CB1">
        <w:rPr>
          <w:rStyle w:val="af2"/>
          <w:rFonts w:hint="cs"/>
          <w:rtl/>
        </w:rPr>
        <w:t xml:space="preserve">- </w:t>
      </w:r>
      <w:r w:rsidRPr="007435EB">
        <w:rPr>
          <w:rtl/>
        </w:rPr>
        <w:t xml:space="preserve"> </w:t>
      </w:r>
      <w:r w:rsidR="00016B79">
        <w:rPr>
          <w:rFonts w:hint="cs"/>
          <w:rtl/>
        </w:rPr>
        <w:t>הוא דמכשיר, אבל ב</w:t>
      </w:r>
      <w:r w:rsidRPr="007435EB">
        <w:rPr>
          <w:rtl/>
        </w:rPr>
        <w:t xml:space="preserve">שאינו נשפך כמים </w:t>
      </w:r>
      <w:r w:rsidRPr="00016B79">
        <w:rPr>
          <w:rStyle w:val="afffff6"/>
          <w:rtl/>
        </w:rPr>
        <w:t>דם קדשים שצריך לקבלו בכלי</w:t>
      </w:r>
      <w:r w:rsidRPr="007435EB">
        <w:rPr>
          <w:rtl/>
        </w:rPr>
        <w:t xml:space="preserve"> אינו מכשיר.</w:t>
      </w:r>
    </w:p>
    <w:p w14:paraId="3F16983B" w14:textId="77777777" w:rsidR="004F1DF7" w:rsidRDefault="00E8089F" w:rsidP="004F1DF7">
      <w:pPr>
        <w:pStyle w:val="36"/>
        <w:framePr w:wrap="notBeside"/>
        <w:rPr>
          <w:rtl/>
        </w:rPr>
      </w:pPr>
      <w:r w:rsidRPr="00F46A1C">
        <w:rPr>
          <w:rStyle w:val="affffd"/>
          <w:rtl/>
        </w:rPr>
        <w:t>והך</w:t>
      </w:r>
    </w:p>
    <w:p w14:paraId="5E19C140" w14:textId="77777777" w:rsidR="004017A1" w:rsidRDefault="00016B79" w:rsidP="004F1DF7">
      <w:pPr>
        <w:rPr>
          <w:rtl/>
        </w:rPr>
      </w:pPr>
      <w:r>
        <w:rPr>
          <w:rtl/>
        </w:rPr>
        <w:t>דדם התמצית א</w:t>
      </w:r>
      <w:r>
        <w:rPr>
          <w:rFonts w:hint="cs"/>
          <w:rtl/>
        </w:rPr>
        <w:t>ף</w:t>
      </w:r>
      <w:r w:rsidR="00E8089F" w:rsidRPr="007435EB">
        <w:rPr>
          <w:rtl/>
        </w:rPr>
        <w:t xml:space="preserve"> שאינו נשפך כמים אינו מכשיר </w:t>
      </w:r>
    </w:p>
    <w:p w14:paraId="20602ECB" w14:textId="77777777" w:rsidR="004017A1" w:rsidRDefault="004017A1" w:rsidP="004017A1">
      <w:pPr>
        <w:pStyle w:val="36"/>
        <w:framePr w:wrap="notBeside"/>
        <w:rPr>
          <w:rtl/>
        </w:rPr>
      </w:pPr>
      <w:r>
        <w:rPr>
          <w:rFonts w:hint="cs"/>
          <w:rtl/>
        </w:rPr>
        <w:t>-</w:t>
      </w:r>
    </w:p>
    <w:p w14:paraId="22234F9A" w14:textId="623BDD41" w:rsidR="00E8089F" w:rsidRPr="005C3FF1" w:rsidRDefault="00E8089F" w:rsidP="004F1DF7">
      <w:pPr>
        <w:rPr>
          <w:rStyle w:val="afffa"/>
          <w:rtl/>
        </w:rPr>
      </w:pPr>
      <w:r w:rsidRPr="007435EB">
        <w:rPr>
          <w:rtl/>
        </w:rPr>
        <w:t>הנח לדם התמצית, דא</w:t>
      </w:r>
      <w:r w:rsidR="00016B79">
        <w:rPr>
          <w:rFonts w:hint="cs"/>
          <w:rtl/>
        </w:rPr>
        <w:t xml:space="preserve">ף </w:t>
      </w:r>
      <w:r w:rsidRPr="007435EB">
        <w:rPr>
          <w:rtl/>
        </w:rPr>
        <w:t>בחולין</w:t>
      </w:r>
      <w:r w:rsidR="00016B79">
        <w:rPr>
          <w:rFonts w:hint="cs"/>
          <w:rtl/>
        </w:rPr>
        <w:t xml:space="preserve"> אינו </w:t>
      </w:r>
      <w:r w:rsidRPr="007435EB">
        <w:rPr>
          <w:rtl/>
        </w:rPr>
        <w:t xml:space="preserve">מכשיר. </w:t>
      </w:r>
      <w:r w:rsidRPr="00AC0CB1">
        <w:rPr>
          <w:rStyle w:val="af2"/>
          <w:rtl/>
        </w:rPr>
        <w:t>ד'רק חזק לבלתי אכל הדם כי הדם הוא הנפש',</w:t>
      </w:r>
      <w:r w:rsidRPr="007435EB">
        <w:rPr>
          <w:rtl/>
        </w:rPr>
        <w:t xml:space="preserve"> דם שהנפש יוצאה בו קרוי דם, דם שאין הנפש יוצאה בו אינו קרוי דם.</w:t>
      </w:r>
    </w:p>
    <w:p w14:paraId="29D63FFD" w14:textId="77777777" w:rsidR="004F1DF7" w:rsidRDefault="00D948FE" w:rsidP="004F1DF7">
      <w:pPr>
        <w:pStyle w:val="36"/>
        <w:framePr w:wrap="notBeside"/>
        <w:rPr>
          <w:spacing w:val="-2"/>
          <w:rtl/>
        </w:rPr>
      </w:pPr>
      <w:r w:rsidRPr="00D948FE">
        <w:rPr>
          <w:rStyle w:val="affffd"/>
          <w:rFonts w:hint="cs"/>
          <w:rtl/>
        </w:rPr>
        <w:t>ה</w:t>
      </w:r>
      <w:r w:rsidR="00E8089F" w:rsidRPr="00D948FE">
        <w:rPr>
          <w:rStyle w:val="affffd"/>
          <w:rtl/>
        </w:rPr>
        <w:t>.</w:t>
      </w:r>
      <w:r w:rsidR="00E8089F" w:rsidRPr="0065617C">
        <w:rPr>
          <w:spacing w:val="-2"/>
          <w:rtl/>
        </w:rPr>
        <w:t xml:space="preserve"> </w:t>
      </w:r>
      <w:r w:rsidR="00E8089F" w:rsidRPr="00F46A1C">
        <w:rPr>
          <w:rStyle w:val="affffd"/>
          <w:rtl/>
        </w:rPr>
        <w:t>והך</w:t>
      </w:r>
    </w:p>
    <w:p w14:paraId="3FB19E50" w14:textId="58438C2B" w:rsidR="00E8089F" w:rsidRPr="0065617C" w:rsidRDefault="00E8089F" w:rsidP="009A151F">
      <w:pPr>
        <w:rPr>
          <w:rFonts w:cs="Guttman Vilna"/>
          <w:bCs/>
          <w:spacing w:val="-2"/>
          <w:rtl/>
        </w:rPr>
      </w:pPr>
      <w:r w:rsidRPr="0065617C">
        <w:rPr>
          <w:spacing w:val="-2"/>
          <w:rtl/>
        </w:rPr>
        <w:t xml:space="preserve">דדם </w:t>
      </w:r>
      <w:r w:rsidRPr="005C3FF1">
        <w:rPr>
          <w:rStyle w:val="afffa"/>
          <w:rtl/>
        </w:rPr>
        <w:t>שנטמא</w:t>
      </w:r>
      <w:r w:rsidRPr="0065617C">
        <w:rPr>
          <w:spacing w:val="-2"/>
          <w:rtl/>
        </w:rPr>
        <w:t xml:space="preserve"> וזרקו, בשוגג - הורצה, במזיד - לא הורצה.</w:t>
      </w:r>
    </w:p>
    <w:p w14:paraId="28E27892" w14:textId="77777777" w:rsidR="004017A1" w:rsidRDefault="00E8089F" w:rsidP="004017A1">
      <w:pPr>
        <w:pStyle w:val="36"/>
        <w:framePr w:wrap="notBeside"/>
        <w:rPr>
          <w:rtl/>
        </w:rPr>
      </w:pPr>
      <w:r w:rsidRPr="007435EB">
        <w:rPr>
          <w:rFonts w:hint="cs"/>
          <w:rtl/>
        </w:rPr>
        <w:t>-</w:t>
      </w:r>
    </w:p>
    <w:p w14:paraId="404A4124" w14:textId="56B242B9" w:rsidR="004F1DF7" w:rsidRDefault="00E8089F" w:rsidP="004017A1">
      <w:pPr>
        <w:rPr>
          <w:rStyle w:val="affffd"/>
          <w:rtl/>
        </w:rPr>
      </w:pPr>
      <w:r w:rsidRPr="007435EB">
        <w:rPr>
          <w:rtl/>
        </w:rPr>
        <w:t xml:space="preserve">היינו </w:t>
      </w:r>
      <w:r w:rsidR="00016B79" w:rsidRPr="00016B79">
        <w:rPr>
          <w:rStyle w:val="afffff6"/>
          <w:rFonts w:hint="cs"/>
          <w:rtl/>
        </w:rPr>
        <w:t>קנס</w:t>
      </w:r>
      <w:r w:rsidR="00016B79">
        <w:rPr>
          <w:rFonts w:hint="cs"/>
          <w:rtl/>
        </w:rPr>
        <w:t xml:space="preserve"> </w:t>
      </w:r>
      <w:r w:rsidRPr="007435EB">
        <w:rPr>
          <w:rtl/>
        </w:rPr>
        <w:t xml:space="preserve">דרבנן, </w:t>
      </w:r>
      <w:r w:rsidRPr="00016B79">
        <w:rPr>
          <w:rStyle w:val="affffd"/>
          <w:rtl/>
        </w:rPr>
        <w:t>ודלא כריב"י איש צרידה</w:t>
      </w:r>
      <w:r w:rsidR="004017A1">
        <w:rPr>
          <w:rStyle w:val="affffd"/>
          <w:rFonts w:hint="cs"/>
          <w:rtl/>
        </w:rPr>
        <w:t>.</w:t>
      </w:r>
    </w:p>
    <w:p w14:paraId="5F49CC6F" w14:textId="77777777" w:rsidR="004F1DF7" w:rsidRDefault="00D948FE" w:rsidP="004F1DF7">
      <w:pPr>
        <w:pStyle w:val="36"/>
        <w:framePr w:wrap="notBeside"/>
        <w:rPr>
          <w:rtl/>
        </w:rPr>
      </w:pPr>
      <w:r w:rsidRPr="00D948FE">
        <w:rPr>
          <w:rStyle w:val="affffd"/>
          <w:rFonts w:hint="cs"/>
          <w:rtl/>
        </w:rPr>
        <w:t>ו</w:t>
      </w:r>
      <w:r w:rsidR="00E8089F" w:rsidRPr="00D948FE">
        <w:rPr>
          <w:rStyle w:val="affffd"/>
          <w:rtl/>
        </w:rPr>
        <w:t>.</w:t>
      </w:r>
      <w:r w:rsidR="00E8089F" w:rsidRPr="007435EB">
        <w:rPr>
          <w:rtl/>
        </w:rPr>
        <w:t xml:space="preserve"> </w:t>
      </w:r>
      <w:r w:rsidR="00E8089F" w:rsidRPr="00F46A1C">
        <w:rPr>
          <w:rStyle w:val="affffd"/>
          <w:rtl/>
        </w:rPr>
        <w:t>והך</w:t>
      </w:r>
    </w:p>
    <w:p w14:paraId="27E3894D" w14:textId="1FC77BE0" w:rsidR="00E8089F" w:rsidRPr="005C3FF1" w:rsidRDefault="00E8089F" w:rsidP="009A151F">
      <w:pPr>
        <w:rPr>
          <w:rStyle w:val="afffa"/>
          <w:rtl/>
        </w:rPr>
      </w:pPr>
      <w:r w:rsidRPr="007435EB">
        <w:rPr>
          <w:rtl/>
        </w:rPr>
        <w:t xml:space="preserve">דהציץ מרצה על </w:t>
      </w:r>
      <w:r w:rsidRPr="005C3FF1">
        <w:rPr>
          <w:rStyle w:val="afffa"/>
          <w:rtl/>
        </w:rPr>
        <w:t xml:space="preserve">הדם, </w:t>
      </w:r>
      <w:r w:rsidRPr="007435EB">
        <w:rPr>
          <w:rtl/>
        </w:rPr>
        <w:t xml:space="preserve">הבשר, והחלב, </w:t>
      </w:r>
      <w:r w:rsidRPr="005C3FF1">
        <w:rPr>
          <w:rStyle w:val="afffa"/>
          <w:rtl/>
        </w:rPr>
        <w:t>שנטמא</w:t>
      </w:r>
      <w:r>
        <w:rPr>
          <w:rtl/>
        </w:rPr>
        <w:t xml:space="preserve"> בשוגג, במזיד, באונס, ברצון, ביחיד בציבור מדרבנן, ודלא </w:t>
      </w:r>
      <w:r>
        <w:rPr>
          <w:rStyle w:val="affffd"/>
          <w:rtl/>
          <w:rPrChange w:id="9021" w:author="מנוע אמוראים" w:date="2026-10-05T16:42:03Z">
            <w:rPr>
              <w:rtl/>
            </w:rPr>
          </w:rPrChange>
        </w:rPr>
        <w:t xml:space="preserve">כריב"י</w:t>
      </w:r>
      <w:r>
        <w:rPr>
          <w:rtl/>
        </w:rPr>
        <w:t xml:space="preserve">.</w:t>
      </w:r>
    </w:p>
    <w:p w14:paraId="783BDB7E" w14:textId="77777777" w:rsidR="007415EA" w:rsidRDefault="00D948FE" w:rsidP="007415EA">
      <w:pPr>
        <w:pStyle w:val="36"/>
        <w:framePr w:wrap="notBeside"/>
        <w:rPr>
          <w:rtl/>
        </w:rPr>
      </w:pPr>
      <w:r w:rsidRPr="00D948FE">
        <w:rPr>
          <w:rStyle w:val="affffd"/>
          <w:rFonts w:hint="cs"/>
          <w:rtl/>
        </w:rPr>
        <w:t>ז.</w:t>
      </w:r>
      <w:r w:rsidR="00E8089F" w:rsidRPr="007435EB">
        <w:rPr>
          <w:rtl/>
        </w:rPr>
        <w:t xml:space="preserve"> </w:t>
      </w:r>
      <w:r w:rsidR="00E8089F" w:rsidRPr="00F46A1C">
        <w:rPr>
          <w:rStyle w:val="affffd"/>
          <w:rtl/>
        </w:rPr>
        <w:t>והך</w:t>
      </w:r>
    </w:p>
    <w:p w14:paraId="5F1710D5" w14:textId="7E6561D4" w:rsidR="00A56916" w:rsidRDefault="00E8089F" w:rsidP="00A56916">
      <w:pPr>
        <w:rPr>
          <w:rStyle w:val="afffff6"/>
          <w:rtl/>
        </w:rPr>
      </w:pPr>
      <w:r w:rsidRPr="007435EB">
        <w:rPr>
          <w:rtl/>
        </w:rPr>
        <w:t>ד'</w:t>
      </w:r>
      <w:r w:rsidRPr="00AC0CB1">
        <w:rPr>
          <w:rStyle w:val="af2"/>
          <w:rtl/>
        </w:rPr>
        <w:t>ונשא אהרן את עון הקדשים</w:t>
      </w:r>
      <w:r w:rsidRPr="007435EB">
        <w:rPr>
          <w:rtl/>
        </w:rPr>
        <w:t xml:space="preserve"> </w:t>
      </w:r>
      <w:r w:rsidR="00A56916">
        <w:rPr>
          <w:rFonts w:hint="cs"/>
          <w:rtl/>
        </w:rPr>
        <w:t>-</w:t>
      </w:r>
      <w:r w:rsidRPr="007435EB">
        <w:rPr>
          <w:rtl/>
        </w:rPr>
        <w:t xml:space="preserve">היינו טומאת קמצים </w:t>
      </w:r>
    </w:p>
    <w:p w14:paraId="12EDAE9F" w14:textId="77777777" w:rsidR="00E8089F" w:rsidRPr="0065617C" w:rsidRDefault="00E8089F" w:rsidP="00A56916">
      <w:pPr>
        <w:rPr>
          <w:rtl/>
        </w:rPr>
      </w:pPr>
      <w:r w:rsidRPr="00A56916">
        <w:rPr>
          <w:rStyle w:val="afffff6"/>
          <w:rtl/>
        </w:rPr>
        <w:lastRenderedPageBreak/>
        <w:t>לא טומאת דם.</w:t>
      </w:r>
      <w:r w:rsidR="00A56916">
        <w:rPr>
          <w:rStyle w:val="afffff6"/>
          <w:rFonts w:hint="cs"/>
          <w:rtl/>
        </w:rPr>
        <w:t xml:space="preserve"> </w:t>
      </w:r>
      <w:r w:rsidR="00A56916">
        <w:rPr>
          <w:rStyle w:val="afffff6"/>
          <w:rtl/>
        </w:rPr>
        <w:t xml:space="preserve">ולא עון פיגול </w:t>
      </w:r>
      <w:r w:rsidR="00A56916">
        <w:rPr>
          <w:rStyle w:val="afffff6"/>
          <w:rFonts w:hint="cs"/>
          <w:rtl/>
        </w:rPr>
        <w:t>ש</w:t>
      </w:r>
      <w:r w:rsidRPr="00A56916">
        <w:rPr>
          <w:rStyle w:val="afffff6"/>
          <w:rtl/>
        </w:rPr>
        <w:t>כבר נאמר לא ירצה</w:t>
      </w:r>
      <w:r w:rsidR="00A56916">
        <w:rPr>
          <w:rStyle w:val="afffff6"/>
          <w:rFonts w:hint="cs"/>
          <w:rtl/>
        </w:rPr>
        <w:t>,</w:t>
      </w:r>
      <w:r w:rsidRPr="00A56916">
        <w:rPr>
          <w:rStyle w:val="afffff6"/>
          <w:rtl/>
        </w:rPr>
        <w:t xml:space="preserve"> ולא נותר דנאמר לא יחשב]</w:t>
      </w:r>
    </w:p>
    <w:p w14:paraId="468910F4" w14:textId="77777777" w:rsidR="007415EA" w:rsidRDefault="00A56916" w:rsidP="007415EA">
      <w:pPr>
        <w:pStyle w:val="36"/>
        <w:framePr w:wrap="notBeside"/>
        <w:rPr>
          <w:rStyle w:val="affffd"/>
          <w:rtl/>
        </w:rPr>
      </w:pPr>
      <w:r>
        <w:rPr>
          <w:rFonts w:hint="cs"/>
          <w:rtl/>
        </w:rPr>
        <w:t>ח</w:t>
      </w:r>
      <w:r w:rsidR="00E8089F" w:rsidRPr="007435EB">
        <w:rPr>
          <w:rtl/>
        </w:rPr>
        <w:t xml:space="preserve">. </w:t>
      </w:r>
      <w:r w:rsidR="00E8089F" w:rsidRPr="00F46A1C">
        <w:rPr>
          <w:rStyle w:val="affffd"/>
          <w:rtl/>
        </w:rPr>
        <w:t>והך</w:t>
      </w:r>
    </w:p>
    <w:p w14:paraId="3A4AED97" w14:textId="77777777" w:rsidR="007415EA" w:rsidRDefault="00E8089F" w:rsidP="00016B79">
      <w:pPr>
        <w:rPr>
          <w:rStyle w:val="af2"/>
          <w:rtl/>
        </w:rPr>
      </w:pPr>
      <w:r w:rsidRPr="007435EB">
        <w:rPr>
          <w:rtl/>
        </w:rPr>
        <w:t>ד</w:t>
      </w:r>
      <w:r w:rsidRPr="00AC0CB1">
        <w:rPr>
          <w:rStyle w:val="af2"/>
          <w:rtl/>
        </w:rPr>
        <w:t xml:space="preserve">'הן ישא איש בשר קדש בכנף בגדו ונגע בכנפו אל הלחם ואל הנזיד ואל היין ואל שמן ואל כל מאכל היקדש ויענו הכהנים ויאמרו לא יקדש </w:t>
      </w:r>
    </w:p>
    <w:p w14:paraId="2823D018" w14:textId="77777777" w:rsidR="007415EA" w:rsidRDefault="00016B79" w:rsidP="007415EA">
      <w:pPr>
        <w:pStyle w:val="36"/>
        <w:framePr w:wrap="notBeside"/>
        <w:rPr>
          <w:rtl/>
        </w:rPr>
      </w:pPr>
      <w:r w:rsidRPr="00016B79">
        <w:rPr>
          <w:rStyle w:val="affffd"/>
          <w:rFonts w:hint="cs"/>
          <w:rtl/>
        </w:rPr>
        <w:t>רב</w:t>
      </w:r>
      <w:r w:rsidR="00E8089F" w:rsidRPr="00016B79">
        <w:rPr>
          <w:rStyle w:val="affffd"/>
          <w:rtl/>
        </w:rPr>
        <w:t xml:space="preserve">: </w:t>
      </w:r>
    </w:p>
    <w:p w14:paraId="4350CB2D" w14:textId="6645F61A" w:rsidR="00E8089F" w:rsidRPr="007435EB" w:rsidRDefault="00E8089F" w:rsidP="00016B79">
      <w:pPr>
        <w:rPr>
          <w:rFonts w:cs="Guttman Vilna"/>
          <w:b/>
          <w:bCs/>
          <w:rtl/>
        </w:rPr>
      </w:pPr>
      <w:r w:rsidRPr="004017A1">
        <w:rPr>
          <w:spacing w:val="-2"/>
          <w:rtl/>
        </w:rPr>
        <w:t>ישתבש כהני שם</w:t>
      </w:r>
      <w:r w:rsidR="00016B79" w:rsidRPr="004017A1">
        <w:rPr>
          <w:rFonts w:hint="cs"/>
          <w:spacing w:val="-2"/>
          <w:rtl/>
        </w:rPr>
        <w:t>,</w:t>
      </w:r>
      <w:r w:rsidRPr="004017A1">
        <w:rPr>
          <w:spacing w:val="-2"/>
          <w:rtl/>
        </w:rPr>
        <w:t xml:space="preserve"> </w:t>
      </w:r>
      <w:r w:rsidRPr="004017A1">
        <w:rPr>
          <w:rStyle w:val="affffd"/>
          <w:spacing w:val="-2"/>
          <w:rtl/>
        </w:rPr>
        <w:t>שאלם</w:t>
      </w:r>
      <w:r w:rsidRPr="004017A1">
        <w:rPr>
          <w:spacing w:val="-2"/>
          <w:rtl/>
        </w:rPr>
        <w:t xml:space="preserve"> על משקה יין של מזבח שטמא מדרבנן</w:t>
      </w:r>
      <w:r w:rsidRPr="005F7EED">
        <w:rPr>
          <w:rtl/>
        </w:rPr>
        <w:t xml:space="preserve">, </w:t>
      </w:r>
      <w:r w:rsidRPr="00016B79">
        <w:rPr>
          <w:rStyle w:val="affffd"/>
          <w:rtl/>
        </w:rPr>
        <w:t>ורב</w:t>
      </w:r>
      <w:r w:rsidR="00016B79">
        <w:rPr>
          <w:rStyle w:val="affffd"/>
          <w:rFonts w:hint="cs"/>
          <w:rtl/>
        </w:rPr>
        <w:t>:</w:t>
      </w:r>
      <w:r w:rsidRPr="00016B79">
        <w:rPr>
          <w:rStyle w:val="affffd"/>
          <w:rtl/>
        </w:rPr>
        <w:t xml:space="preserve"> </w:t>
      </w:r>
      <w:r w:rsidRPr="005F7EED">
        <w:rPr>
          <w:rtl/>
        </w:rPr>
        <w:t xml:space="preserve">דיבר על </w:t>
      </w:r>
      <w:r w:rsidRPr="005C3FF1">
        <w:rPr>
          <w:rStyle w:val="afffa"/>
          <w:rtl/>
        </w:rPr>
        <w:t>מים</w:t>
      </w:r>
      <w:r w:rsidRPr="005F7EED">
        <w:rPr>
          <w:rtl/>
        </w:rPr>
        <w:t xml:space="preserve"> של בית המטבחיים</w:t>
      </w:r>
      <w:r w:rsidR="008B19E8">
        <w:rPr>
          <w:rFonts w:hint="cs"/>
          <w:rtl/>
        </w:rPr>
        <w:t xml:space="preserve"> </w:t>
      </w:r>
      <w:r w:rsidR="008B19E8" w:rsidRPr="008B19E8">
        <w:rPr>
          <w:rStyle w:val="afffff6"/>
          <w:rFonts w:hint="cs"/>
          <w:rtl/>
        </w:rPr>
        <w:t>אבל יין ושמן גזרו</w:t>
      </w:r>
      <w:r w:rsidRPr="005F7EED">
        <w:rPr>
          <w:rtl/>
        </w:rPr>
        <w:t>.</w:t>
      </w:r>
    </w:p>
    <w:p w14:paraId="76C12E4F" w14:textId="77777777" w:rsidR="007415EA" w:rsidRDefault="00E8089F" w:rsidP="007415EA">
      <w:pPr>
        <w:pStyle w:val="36"/>
        <w:framePr w:wrap="notBeside"/>
        <w:rPr>
          <w:rStyle w:val="affffd"/>
          <w:rtl/>
        </w:rPr>
      </w:pPr>
      <w:r w:rsidRPr="00AB3B38">
        <w:rPr>
          <w:rStyle w:val="affffd"/>
          <w:rFonts w:hint="cs"/>
          <w:rtl/>
        </w:rPr>
        <w:t>רב:</w:t>
      </w:r>
    </w:p>
    <w:p w14:paraId="0D8F46C8" w14:textId="5D3397B2" w:rsidR="00E8089F" w:rsidRPr="004017A1" w:rsidRDefault="00E8089F" w:rsidP="00AB3B38">
      <w:pPr>
        <w:rPr>
          <w:rtl/>
        </w:rPr>
      </w:pPr>
      <w:r w:rsidRPr="004017A1">
        <w:rPr>
          <w:rFonts w:ascii="Fb Fontext" w:hAnsi="Fb Fontext"/>
          <w:rtl/>
        </w:rPr>
        <w:t xml:space="preserve">אישתבש כהני </w:t>
      </w:r>
      <w:r w:rsidR="00AB3B38" w:rsidRPr="004017A1">
        <w:rPr>
          <w:rStyle w:val="affffd"/>
          <w:rFonts w:hint="cs"/>
          <w:rtl/>
        </w:rPr>
        <w:t>שאלם</w:t>
      </w:r>
      <w:r w:rsidR="00AB3B38" w:rsidRPr="004017A1">
        <w:rPr>
          <w:rFonts w:ascii="Fb Fontext" w:hAnsi="Fb Fontext" w:hint="cs"/>
          <w:rtl/>
        </w:rPr>
        <w:t xml:space="preserve"> </w:t>
      </w:r>
      <w:r w:rsidRPr="004017A1">
        <w:rPr>
          <w:rFonts w:ascii="Fb Fontext" w:hAnsi="Fb Fontext"/>
          <w:rtl/>
        </w:rPr>
        <w:t xml:space="preserve">רביעי, </w:t>
      </w:r>
      <w:r w:rsidRPr="004017A1">
        <w:rPr>
          <w:rStyle w:val="affffd"/>
          <w:rtl/>
        </w:rPr>
        <w:t>ו</w:t>
      </w:r>
      <w:r w:rsidR="00AB3B38" w:rsidRPr="004017A1">
        <w:rPr>
          <w:rStyle w:val="affffd"/>
          <w:rFonts w:hint="cs"/>
          <w:rtl/>
        </w:rPr>
        <w:t>ענו</w:t>
      </w:r>
      <w:r w:rsidRPr="004017A1">
        <w:rPr>
          <w:rStyle w:val="affffd"/>
          <w:rtl/>
        </w:rPr>
        <w:t xml:space="preserve"> </w:t>
      </w:r>
      <w:r w:rsidRPr="004017A1">
        <w:rPr>
          <w:rFonts w:ascii="Fb Fontext" w:hAnsi="Fb Fontext"/>
          <w:rtl/>
        </w:rPr>
        <w:t xml:space="preserve">טהור </w:t>
      </w:r>
      <w:r w:rsidRPr="004017A1">
        <w:rPr>
          <w:rStyle w:val="affffd"/>
          <w:rtl/>
        </w:rPr>
        <w:t>והיינו</w:t>
      </w:r>
      <w:r w:rsidRPr="004017A1">
        <w:rPr>
          <w:rFonts w:ascii="Fb Fontext" w:hAnsi="Fb Fontext"/>
          <w:rtl/>
        </w:rPr>
        <w:t xml:space="preserve"> </w:t>
      </w:r>
      <w:r w:rsidRPr="004017A1">
        <w:rPr>
          <w:rtl/>
        </w:rPr>
        <w:t>ד'</w:t>
      </w:r>
      <w:r w:rsidRPr="004017A1">
        <w:rPr>
          <w:rStyle w:val="af2"/>
          <w:spacing w:val="0"/>
          <w:rtl/>
        </w:rPr>
        <w:t>לחם ונזיד ויין ושמן'</w:t>
      </w:r>
    </w:p>
    <w:p w14:paraId="0F765FC0" w14:textId="77777777" w:rsidR="007415EA" w:rsidRPr="004017A1" w:rsidRDefault="00E8089F" w:rsidP="007415EA">
      <w:pPr>
        <w:pStyle w:val="36"/>
        <w:framePr w:wrap="notBeside"/>
        <w:rPr>
          <w:rtl/>
        </w:rPr>
      </w:pPr>
      <w:r w:rsidRPr="004017A1">
        <w:rPr>
          <w:rtl/>
        </w:rPr>
        <w:t>ושמואל:</w:t>
      </w:r>
    </w:p>
    <w:p w14:paraId="4C9B1A6E" w14:textId="43155922" w:rsidR="00E8089F" w:rsidRPr="007435EB" w:rsidRDefault="00E8089F" w:rsidP="004017A1">
      <w:pPr>
        <w:spacing w:after="60"/>
        <w:rPr>
          <w:rFonts w:cs="Guttman Vilna"/>
          <w:b/>
          <w:bCs/>
          <w:rtl/>
        </w:rPr>
      </w:pPr>
      <w:r w:rsidRPr="007435EB">
        <w:rPr>
          <w:rtl/>
        </w:rPr>
        <w:t xml:space="preserve">לא אישתבש כהני, </w:t>
      </w:r>
      <w:r w:rsidRPr="005C3FF1">
        <w:rPr>
          <w:rStyle w:val="afffa"/>
          <w:rtl/>
        </w:rPr>
        <w:t>חמישי</w:t>
      </w:r>
      <w:r w:rsidRPr="007435EB">
        <w:rPr>
          <w:rtl/>
        </w:rPr>
        <w:t xml:space="preserve"> בקדש </w:t>
      </w:r>
      <w:r w:rsidR="00AB3B38">
        <w:rPr>
          <w:rFonts w:hint="cs"/>
          <w:rtl/>
        </w:rPr>
        <w:t>שאלם</w:t>
      </w:r>
      <w:r w:rsidRPr="007435EB">
        <w:rPr>
          <w:rtl/>
        </w:rPr>
        <w:t xml:space="preserve"> וא"ל טהור. והיינו</w:t>
      </w:r>
      <w:r w:rsidRPr="00AC0CB1">
        <w:rPr>
          <w:rStyle w:val="af2"/>
          <w:rtl/>
        </w:rPr>
        <w:t xml:space="preserve"> 'נגע בכנפו' </w:t>
      </w:r>
      <w:r w:rsidRPr="007435EB">
        <w:rPr>
          <w:rtl/>
        </w:rPr>
        <w:t>שהלחם נגע במה שנגע בשרץ.</w:t>
      </w:r>
    </w:p>
    <w:p w14:paraId="79CD7E8B" w14:textId="77777777" w:rsidR="007415EA" w:rsidRDefault="00E8089F" w:rsidP="007415EA">
      <w:pPr>
        <w:pStyle w:val="36"/>
        <w:framePr w:wrap="notBeside"/>
        <w:rPr>
          <w:rtl/>
        </w:rPr>
      </w:pPr>
      <w:r w:rsidRPr="0065617C">
        <w:rPr>
          <w:rtl/>
        </w:rPr>
        <w:t xml:space="preserve">הך </w:t>
      </w:r>
    </w:p>
    <w:p w14:paraId="7551DB81" w14:textId="5E7F23EE" w:rsidR="00E8089F" w:rsidRPr="0065617C" w:rsidRDefault="007415EA" w:rsidP="00E8089F">
      <w:pPr>
        <w:rPr>
          <w:spacing w:val="-4"/>
          <w:rtl/>
        </w:rPr>
      </w:pPr>
      <w:r>
        <w:rPr>
          <w:rStyle w:val="af2"/>
          <w:rFonts w:hint="cs"/>
          <w:rtl/>
        </w:rPr>
        <w:t>ד</w:t>
      </w:r>
      <w:r w:rsidR="00E8089F" w:rsidRPr="00AC0CB1">
        <w:rPr>
          <w:rStyle w:val="af2"/>
          <w:rtl/>
        </w:rPr>
        <w:t>'ויאמר חגי אם יגע טמא נפש בכל אלה היטמא ויענו הכהנים ויאמרו יטמא'.</w:t>
      </w:r>
    </w:p>
    <w:p w14:paraId="523F69C8" w14:textId="77777777" w:rsidR="007415EA" w:rsidRDefault="00E8089F" w:rsidP="007415EA">
      <w:pPr>
        <w:pStyle w:val="36"/>
        <w:framePr w:wrap="notBeside"/>
        <w:rPr>
          <w:rStyle w:val="affffd"/>
          <w:rtl/>
        </w:rPr>
      </w:pPr>
      <w:r w:rsidRPr="00AB3B38">
        <w:rPr>
          <w:rStyle w:val="affffd"/>
          <w:rtl/>
        </w:rPr>
        <w:t xml:space="preserve">לשמואל </w:t>
      </w:r>
    </w:p>
    <w:p w14:paraId="605ED321" w14:textId="380BC8C7" w:rsidR="00E8089F" w:rsidRPr="007435EB" w:rsidRDefault="00E8089F" w:rsidP="007415EA">
      <w:pPr>
        <w:rPr>
          <w:rFonts w:cs="Guttman Vilna"/>
          <w:b/>
          <w:bCs/>
          <w:rtl/>
        </w:rPr>
      </w:pPr>
      <w:r w:rsidRPr="004017A1">
        <w:rPr>
          <w:rStyle w:val="affffd"/>
          <w:rtl/>
        </w:rPr>
        <w:t>מד</w:t>
      </w:r>
      <w:r w:rsidR="00AB3B38" w:rsidRPr="004017A1">
        <w:rPr>
          <w:rStyle w:val="affffd"/>
          <w:rFonts w:hint="cs"/>
          <w:rtl/>
        </w:rPr>
        <w:t>כאן</w:t>
      </w:r>
      <w:r w:rsidRPr="007435EB">
        <w:rPr>
          <w:rtl/>
        </w:rPr>
        <w:t xml:space="preserve"> לא אישתבש </w:t>
      </w:r>
      <w:r w:rsidR="00AB3B38">
        <w:rPr>
          <w:rtl/>
        </w:rPr>
        <w:t>–</w:t>
      </w:r>
      <w:r w:rsidRPr="007435EB">
        <w:rPr>
          <w:rtl/>
        </w:rPr>
        <w:t xml:space="preserve"> </w:t>
      </w:r>
      <w:r w:rsidR="00AB3B38" w:rsidRPr="004017A1">
        <w:rPr>
          <w:rStyle w:val="affffd"/>
          <w:rFonts w:hint="cs"/>
          <w:rtl/>
        </w:rPr>
        <w:t>שם</w:t>
      </w:r>
      <w:r w:rsidR="00AB3B38">
        <w:rPr>
          <w:rFonts w:hint="cs"/>
          <w:rtl/>
        </w:rPr>
        <w:t xml:space="preserve"> גם</w:t>
      </w:r>
      <w:r w:rsidRPr="007435EB">
        <w:rPr>
          <w:rtl/>
        </w:rPr>
        <w:t xml:space="preserve"> לא אישתבש.</w:t>
      </w:r>
    </w:p>
    <w:p w14:paraId="20FB0423" w14:textId="77777777" w:rsidR="007415EA" w:rsidRDefault="00E8089F" w:rsidP="007415EA">
      <w:pPr>
        <w:pStyle w:val="36"/>
        <w:framePr w:wrap="notBeside"/>
        <w:rPr>
          <w:rtl/>
        </w:rPr>
      </w:pPr>
      <w:r w:rsidRPr="005C3FF1">
        <w:rPr>
          <w:rStyle w:val="afffa"/>
          <w:rtl/>
        </w:rPr>
        <w:tab/>
      </w:r>
      <w:r w:rsidRPr="00916C28">
        <w:rPr>
          <w:rStyle w:val="affffd"/>
          <w:spacing w:val="-6"/>
          <w:rtl/>
        </w:rPr>
        <w:t xml:space="preserve">ולרב </w:t>
      </w:r>
    </w:p>
    <w:p w14:paraId="30D68F27" w14:textId="3453724C" w:rsidR="00E8089F" w:rsidRPr="004017A1" w:rsidRDefault="007415EA" w:rsidP="00A56916">
      <w:pPr>
        <w:rPr>
          <w:rtl/>
        </w:rPr>
      </w:pPr>
      <w:r w:rsidRPr="004017A1">
        <w:rPr>
          <w:rFonts w:hint="cs"/>
          <w:rtl/>
        </w:rPr>
        <w:t>ה</w:t>
      </w:r>
      <w:r w:rsidR="00A56916" w:rsidRPr="004017A1">
        <w:rPr>
          <w:rFonts w:hint="cs"/>
          <w:rtl/>
        </w:rPr>
        <w:t xml:space="preserve">יו </w:t>
      </w:r>
      <w:r w:rsidR="00E8089F" w:rsidRPr="004017A1">
        <w:rPr>
          <w:rtl/>
        </w:rPr>
        <w:t xml:space="preserve">בקיאין בטומאת מת, </w:t>
      </w:r>
      <w:r w:rsidR="00AB3B38" w:rsidRPr="004017A1">
        <w:rPr>
          <w:rFonts w:hint="cs"/>
          <w:rtl/>
        </w:rPr>
        <w:t xml:space="preserve">ולא </w:t>
      </w:r>
      <w:r w:rsidR="00E8089F" w:rsidRPr="004017A1">
        <w:rPr>
          <w:rtl/>
        </w:rPr>
        <w:t>בטומאת שרץ וב</w:t>
      </w:r>
      <w:r w:rsidR="00AB3B38" w:rsidRPr="004017A1">
        <w:rPr>
          <w:rFonts w:hint="cs"/>
          <w:rtl/>
        </w:rPr>
        <w:t>זה</w:t>
      </w:r>
      <w:r w:rsidR="00E8089F" w:rsidRPr="004017A1">
        <w:rPr>
          <w:rtl/>
        </w:rPr>
        <w:t xml:space="preserve"> אישתבשו.</w:t>
      </w:r>
    </w:p>
    <w:p w14:paraId="32C6B101" w14:textId="77777777" w:rsidR="007415EA" w:rsidRDefault="00E8089F" w:rsidP="007415EA">
      <w:pPr>
        <w:pStyle w:val="36"/>
        <w:framePr w:wrap="notBeside"/>
        <w:rPr>
          <w:rtl/>
        </w:rPr>
      </w:pPr>
      <w:r w:rsidRPr="00AB3B38">
        <w:rPr>
          <w:rStyle w:val="affffd"/>
          <w:rtl/>
        </w:rPr>
        <w:t>רבינא</w:t>
      </w:r>
      <w:r w:rsidRPr="007435EB">
        <w:rPr>
          <w:rtl/>
        </w:rPr>
        <w:t>:</w:t>
      </w:r>
    </w:p>
    <w:p w14:paraId="323E8FCE" w14:textId="4127D7D2" w:rsidR="00E8089F" w:rsidRPr="007435EB" w:rsidRDefault="00AB3B38" w:rsidP="00AB3B38">
      <w:pPr>
        <w:rPr>
          <w:rtl/>
        </w:rPr>
      </w:pPr>
      <w:r>
        <w:rPr>
          <w:rFonts w:hint="cs"/>
          <w:rtl/>
        </w:rPr>
        <w:t>שם</w:t>
      </w:r>
      <w:r w:rsidR="00E8089F" w:rsidRPr="007435EB">
        <w:rPr>
          <w:rtl/>
        </w:rPr>
        <w:t xml:space="preserve"> רביעי, </w:t>
      </w:r>
      <w:r>
        <w:rPr>
          <w:rFonts w:hint="cs"/>
          <w:rtl/>
        </w:rPr>
        <w:t>כאן</w:t>
      </w:r>
      <w:r w:rsidR="00E8089F" w:rsidRPr="007435EB">
        <w:rPr>
          <w:rtl/>
        </w:rPr>
        <w:t xml:space="preserve"> שלישי.</w:t>
      </w:r>
    </w:p>
    <w:p w14:paraId="3AA86D6E" w14:textId="77777777" w:rsidR="007415EA" w:rsidRPr="004017A1" w:rsidRDefault="00E8089F" w:rsidP="007415EA">
      <w:pPr>
        <w:pStyle w:val="36"/>
        <w:framePr w:wrap="notBeside"/>
        <w:rPr>
          <w:rtl/>
        </w:rPr>
      </w:pPr>
      <w:r w:rsidRPr="004017A1">
        <w:rPr>
          <w:rtl/>
        </w:rPr>
        <w:t>והך</w:t>
      </w:r>
    </w:p>
    <w:p w14:paraId="251F9400" w14:textId="1DE3E344" w:rsidR="00E8089F" w:rsidRPr="0065617C" w:rsidRDefault="00E8089F" w:rsidP="00E8089F">
      <w:pPr>
        <w:rPr>
          <w:spacing w:val="-4"/>
          <w:rtl/>
        </w:rPr>
      </w:pPr>
      <w:r w:rsidRPr="00AC0CB1">
        <w:rPr>
          <w:rStyle w:val="af2"/>
          <w:rtl/>
        </w:rPr>
        <w:t>ד'ויען חגי ויאמר כן העם הזה וכן הגוי הזה לפני נאם ה' וגו'.</w:t>
      </w:r>
    </w:p>
    <w:p w14:paraId="2EE39E4F" w14:textId="77777777" w:rsidR="004017A1" w:rsidRPr="004017A1" w:rsidRDefault="00E8089F" w:rsidP="004017A1">
      <w:pPr>
        <w:pStyle w:val="36"/>
        <w:framePr w:wrap="notBeside"/>
        <w:rPr>
          <w:rtl/>
        </w:rPr>
      </w:pPr>
      <w:r w:rsidRPr="004017A1">
        <w:rPr>
          <w:rtl/>
        </w:rPr>
        <w:t xml:space="preserve">לרב </w:t>
      </w:r>
    </w:p>
    <w:p w14:paraId="47E075D3" w14:textId="5BBF606B" w:rsidR="004017A1" w:rsidRDefault="00A56916" w:rsidP="00A56916">
      <w:pPr>
        <w:rPr>
          <w:rStyle w:val="affffd"/>
          <w:rtl/>
        </w:rPr>
      </w:pPr>
      <w:r>
        <w:rPr>
          <w:rtl/>
        </w:rPr>
        <w:t>היינו ד</w:t>
      </w:r>
      <w:r w:rsidR="00E8089F" w:rsidRPr="007435EB">
        <w:rPr>
          <w:rtl/>
        </w:rPr>
        <w:t>טמא.</w:t>
      </w:r>
      <w:r w:rsidR="00AB3B38" w:rsidRPr="005C3FF1">
        <w:rPr>
          <w:rStyle w:val="afffa"/>
          <w:rFonts w:hint="cs"/>
          <w:rtl/>
        </w:rPr>
        <w:t xml:space="preserve"> </w:t>
      </w:r>
      <w:r w:rsidR="00E8089F" w:rsidRPr="005C3FF1">
        <w:rPr>
          <w:rStyle w:val="afffa"/>
          <w:rtl/>
        </w:rPr>
        <w:tab/>
      </w:r>
      <w:r>
        <w:rPr>
          <w:rStyle w:val="affffd"/>
          <w:rtl/>
        </w:rPr>
        <w:tab/>
      </w:r>
      <w:r>
        <w:rPr>
          <w:rStyle w:val="affffd"/>
          <w:rtl/>
        </w:rPr>
        <w:tab/>
      </w:r>
      <w:r>
        <w:rPr>
          <w:rStyle w:val="affffd"/>
          <w:rFonts w:hint="cs"/>
          <w:rtl/>
        </w:rPr>
        <w:t xml:space="preserve">  </w:t>
      </w:r>
    </w:p>
    <w:p w14:paraId="34EB4EEE" w14:textId="77777777" w:rsidR="004017A1" w:rsidRPr="004017A1" w:rsidRDefault="00E8089F" w:rsidP="004017A1">
      <w:pPr>
        <w:pStyle w:val="36"/>
        <w:framePr w:wrap="notBeside"/>
        <w:rPr>
          <w:rtl/>
        </w:rPr>
      </w:pPr>
      <w:r w:rsidRPr="004017A1">
        <w:rPr>
          <w:rtl/>
        </w:rPr>
        <w:t>ולשמואל כמ"ז:</w:t>
      </w:r>
    </w:p>
    <w:p w14:paraId="35995B42" w14:textId="7F575C2B" w:rsidR="00E8089F" w:rsidRPr="007435EB" w:rsidRDefault="00E8089F" w:rsidP="004017A1">
      <w:pPr>
        <w:rPr>
          <w:rFonts w:cs="Guttman Vilna"/>
          <w:b/>
          <w:bCs/>
          <w:rtl/>
        </w:rPr>
      </w:pPr>
      <w:r w:rsidRPr="007435EB">
        <w:rPr>
          <w:rtl/>
        </w:rPr>
        <w:t xml:space="preserve">שקלקלו מעשיהם </w:t>
      </w:r>
      <w:r w:rsidR="00A56916">
        <w:rPr>
          <w:rFonts w:hint="cs"/>
          <w:rtl/>
        </w:rPr>
        <w:t xml:space="preserve"> </w:t>
      </w:r>
      <w:r w:rsidRPr="007435EB">
        <w:rPr>
          <w:rtl/>
        </w:rPr>
        <w:t>מעלה הכתוב כאילו הקריבו בטומאה.</w:t>
      </w:r>
    </w:p>
    <w:p w14:paraId="574EBDE7" w14:textId="577C404A" w:rsidR="00E8089F" w:rsidRPr="007435EB" w:rsidRDefault="00E8089F" w:rsidP="00AC080C">
      <w:pPr>
        <w:pStyle w:val="afffff0"/>
        <w:rPr>
          <w:rtl/>
        </w:rPr>
      </w:pPr>
      <w:r w:rsidRPr="007435EB">
        <w:rPr>
          <w:rFonts w:hint="cs"/>
          <w:rtl/>
        </w:rPr>
        <w:t xml:space="preserve"> </w:t>
      </w:r>
      <w:r w:rsidR="00AC080C">
        <w:rPr>
          <w:rFonts w:hint="cs"/>
          <w:rtl/>
        </w:rPr>
        <w:t>בית מטבחיא או מדבחייא</w:t>
      </w:r>
    </w:p>
    <w:p w14:paraId="02D83956" w14:textId="77777777" w:rsidR="00E8089F" w:rsidRPr="007435EB" w:rsidRDefault="00E8089F" w:rsidP="005C3FF1">
      <w:pPr>
        <w:pStyle w:val="afff"/>
        <w:framePr w:wrap="around"/>
        <w:rPr>
          <w:rtl/>
        </w:rPr>
      </w:pPr>
      <w:r w:rsidRPr="007435EB">
        <w:rPr>
          <w:rFonts w:hint="cs"/>
          <w:rtl/>
        </w:rPr>
        <w:t>יז.</w:t>
      </w:r>
    </w:p>
    <w:p w14:paraId="44BB3485" w14:textId="77777777" w:rsidR="00AC080C" w:rsidRDefault="00E8089F" w:rsidP="00AC080C">
      <w:pPr>
        <w:pStyle w:val="36"/>
        <w:framePr w:wrap="notBeside"/>
        <w:rPr>
          <w:rFonts w:ascii="Fb Fontext" w:hAnsi="Fb Fontext"/>
          <w:rtl/>
        </w:rPr>
      </w:pPr>
      <w:r w:rsidRPr="00916C28">
        <w:rPr>
          <w:rStyle w:val="affffd"/>
          <w:spacing w:val="-2"/>
          <w:rtl/>
        </w:rPr>
        <w:t>רב תני</w:t>
      </w:r>
      <w:r w:rsidR="00AB3B38" w:rsidRPr="00916C28">
        <w:rPr>
          <w:rFonts w:ascii="Fb Fontext" w:hAnsi="Fb Fontext"/>
          <w:rtl/>
        </w:rPr>
        <w:t xml:space="preserve"> </w:t>
      </w:r>
    </w:p>
    <w:p w14:paraId="3C1C59BB" w14:textId="476959CE" w:rsidR="00E8089F" w:rsidRPr="00916C28" w:rsidRDefault="00AC080C" w:rsidP="00AB3B38">
      <w:pPr>
        <w:spacing w:before="4"/>
        <w:rPr>
          <w:spacing w:val="-2"/>
          <w:rtl/>
        </w:rPr>
      </w:pPr>
      <w:r>
        <w:rPr>
          <w:rFonts w:ascii="Fb Fontext" w:hAnsi="Fb Fontext" w:hint="cs"/>
          <w:spacing w:val="-2"/>
          <w:rtl/>
        </w:rPr>
        <w:t>מ</w:t>
      </w:r>
      <w:r w:rsidR="00AB3B38" w:rsidRPr="00916C28">
        <w:rPr>
          <w:rFonts w:ascii="Fb Fontext" w:hAnsi="Fb Fontext"/>
          <w:spacing w:val="-2"/>
          <w:rtl/>
        </w:rPr>
        <w:t>שקי בית מ</w:t>
      </w:r>
      <w:r w:rsidR="00AB3B38" w:rsidRPr="005C3FF1">
        <w:rPr>
          <w:rStyle w:val="afffa"/>
          <w:rtl/>
        </w:rPr>
        <w:t>ט</w:t>
      </w:r>
      <w:r w:rsidR="00AB3B38" w:rsidRPr="00916C28">
        <w:rPr>
          <w:rFonts w:ascii="Fb Fontext" w:hAnsi="Fb Fontext"/>
          <w:spacing w:val="-2"/>
          <w:rtl/>
        </w:rPr>
        <w:t>בחיא דטהורים</w:t>
      </w:r>
      <w:r w:rsidR="00E8089F" w:rsidRPr="00916C28">
        <w:rPr>
          <w:rFonts w:ascii="Fb Fontext" w:hAnsi="Fb Fontext"/>
          <w:spacing w:val="-2"/>
          <w:rtl/>
        </w:rPr>
        <w:t xml:space="preserve"> </w:t>
      </w:r>
      <w:r>
        <w:rPr>
          <w:rFonts w:ascii="Fb Fontext" w:hAnsi="Fb Fontext"/>
          <w:spacing w:val="-2"/>
          <w:rtl/>
        </w:rPr>
        <w:tab/>
      </w:r>
      <w:r w:rsidR="00E8089F" w:rsidRPr="00916C28">
        <w:rPr>
          <w:rStyle w:val="affffd"/>
          <w:spacing w:val="-2"/>
          <w:rtl/>
        </w:rPr>
        <w:t xml:space="preserve">לוי תנא </w:t>
      </w:r>
      <w:r w:rsidR="00E8089F" w:rsidRPr="00916C28">
        <w:rPr>
          <w:rFonts w:ascii="Fb Fontext" w:hAnsi="Fb Fontext"/>
          <w:spacing w:val="-2"/>
          <w:rtl/>
        </w:rPr>
        <w:t>משקי בי מ</w:t>
      </w:r>
      <w:r w:rsidR="00E8089F" w:rsidRPr="005C3FF1">
        <w:rPr>
          <w:rStyle w:val="afffa"/>
          <w:rtl/>
        </w:rPr>
        <w:t>ד</w:t>
      </w:r>
      <w:r w:rsidR="00E8089F" w:rsidRPr="00916C28">
        <w:rPr>
          <w:rFonts w:ascii="Fb Fontext" w:hAnsi="Fb Fontext"/>
          <w:spacing w:val="-2"/>
          <w:rtl/>
        </w:rPr>
        <w:t>בחיא</w:t>
      </w:r>
      <w:r w:rsidR="004017A1" w:rsidRPr="004017A1">
        <w:rPr>
          <w:rStyle w:val="affffff0"/>
          <w:rFonts w:hint="cs"/>
          <w:rtl/>
        </w:rPr>
        <w:t>רק מזבח</w:t>
      </w:r>
      <w:r w:rsidR="00E8089F" w:rsidRPr="00916C28">
        <w:rPr>
          <w:rFonts w:ascii="Fb Fontext" w:hAnsi="Fb Fontext"/>
          <w:spacing w:val="-2"/>
          <w:rtl/>
        </w:rPr>
        <w:t>.</w:t>
      </w:r>
    </w:p>
    <w:p w14:paraId="648E0E12" w14:textId="77777777" w:rsidR="00AC080C" w:rsidRDefault="00E8089F" w:rsidP="00AC080C">
      <w:pPr>
        <w:pStyle w:val="36"/>
        <w:framePr w:wrap="notBeside"/>
        <w:rPr>
          <w:rStyle w:val="affffd"/>
          <w:rtl/>
        </w:rPr>
      </w:pPr>
      <w:r w:rsidRPr="00AB3B38">
        <w:rPr>
          <w:rStyle w:val="affffd"/>
          <w:rtl/>
        </w:rPr>
        <w:t xml:space="preserve">ללוי </w:t>
      </w:r>
    </w:p>
    <w:p w14:paraId="26AB2B56" w14:textId="747FB1BF" w:rsidR="00E8089F" w:rsidRPr="00AB3B38" w:rsidRDefault="00AC080C" w:rsidP="00AC080C">
      <w:pPr>
        <w:rPr>
          <w:rStyle w:val="afffff6"/>
          <w:rtl/>
        </w:rPr>
      </w:pPr>
      <w:r w:rsidRPr="00AC080C">
        <w:rPr>
          <w:rFonts w:hint="cs"/>
          <w:rtl/>
        </w:rPr>
        <w:t>נ</w:t>
      </w:r>
      <w:r w:rsidR="00E8089F" w:rsidRPr="00AC080C">
        <w:rPr>
          <w:rtl/>
        </w:rPr>
        <w:t>יחא אי ס"ל כשמואל דהם עצמ</w:t>
      </w:r>
      <w:r w:rsidR="00AB3B38" w:rsidRPr="00AC080C">
        <w:rPr>
          <w:rtl/>
        </w:rPr>
        <w:t xml:space="preserve">ן טמאין ורק אינם מטמאין </w:t>
      </w:r>
      <w:r w:rsidR="00AB3B38" w:rsidRPr="00AC080C">
        <w:rPr>
          <w:rStyle w:val="affffd"/>
          <w:rtl/>
        </w:rPr>
        <w:t>ומשכח"ל</w:t>
      </w:r>
      <w:r w:rsidR="00AB3B38" w:rsidRPr="00916C28">
        <w:rPr>
          <w:rFonts w:ascii="Fb Fontext" w:hAnsi="Fb Fontext" w:hint="cs"/>
          <w:spacing w:val="-2"/>
          <w:sz w:val="20"/>
          <w:rtl/>
        </w:rPr>
        <w:t xml:space="preserve"> </w:t>
      </w:r>
      <w:r w:rsidR="00E8089F" w:rsidRPr="00916C28">
        <w:rPr>
          <w:rFonts w:ascii="Fb Fontext" w:hAnsi="Fb Fontext"/>
          <w:spacing w:val="-2"/>
          <w:sz w:val="20"/>
          <w:rtl/>
        </w:rPr>
        <w:t>דנגעי כולהו בראשון</w:t>
      </w:r>
      <w:r w:rsidR="00AB3B38" w:rsidRPr="00916C28">
        <w:rPr>
          <w:rFonts w:ascii="Fb Fontext" w:hAnsi="Fb Fontext" w:hint="cs"/>
          <w:spacing w:val="-2"/>
          <w:rtl/>
        </w:rPr>
        <w:t xml:space="preserve"> </w:t>
      </w:r>
      <w:r w:rsidR="00E8089F" w:rsidRPr="00916C28">
        <w:rPr>
          <w:rStyle w:val="afffff6"/>
          <w:spacing w:val="-2"/>
          <w:rtl/>
        </w:rPr>
        <w:t>[ולא יתכן דס"ל כרב דהן עצמן טהורין]</w:t>
      </w:r>
    </w:p>
    <w:p w14:paraId="07CC2DDF" w14:textId="77777777" w:rsidR="00AC080C" w:rsidRDefault="00E8089F" w:rsidP="00AC080C">
      <w:pPr>
        <w:pStyle w:val="36"/>
        <w:framePr w:wrap="notBeside"/>
        <w:rPr>
          <w:rStyle w:val="affffd"/>
          <w:rtl/>
        </w:rPr>
      </w:pPr>
      <w:r w:rsidRPr="00AB3B38">
        <w:rPr>
          <w:rStyle w:val="affffd"/>
          <w:rFonts w:hint="cs"/>
          <w:rtl/>
        </w:rPr>
        <w:t>ו</w:t>
      </w:r>
      <w:r w:rsidRPr="00AB3B38">
        <w:rPr>
          <w:rStyle w:val="affffd"/>
          <w:rtl/>
        </w:rPr>
        <w:t>לשמואל</w:t>
      </w:r>
    </w:p>
    <w:p w14:paraId="0FAA48E7" w14:textId="759412C7" w:rsidR="00AB3B38" w:rsidRDefault="00E8089F" w:rsidP="00AB3B38">
      <w:pPr>
        <w:rPr>
          <w:rtl/>
        </w:rPr>
      </w:pPr>
      <w:r w:rsidRPr="007435EB">
        <w:rPr>
          <w:rtl/>
        </w:rPr>
        <w:t xml:space="preserve">דהכהנים לא טעו כשאמרו </w:t>
      </w:r>
      <w:r w:rsidR="00AB3B38">
        <w:rPr>
          <w:rFonts w:hint="cs"/>
          <w:rtl/>
        </w:rPr>
        <w:t>ט</w:t>
      </w:r>
      <w:r w:rsidRPr="007435EB">
        <w:rPr>
          <w:rtl/>
        </w:rPr>
        <w:t>הור</w:t>
      </w:r>
      <w:r w:rsidR="00AB3B38">
        <w:rPr>
          <w:rFonts w:hint="cs"/>
          <w:rtl/>
        </w:rPr>
        <w:t>,</w:t>
      </w:r>
      <w:r w:rsidRPr="007435EB">
        <w:rPr>
          <w:rtl/>
        </w:rPr>
        <w:t xml:space="preserve"> </w:t>
      </w:r>
    </w:p>
    <w:p w14:paraId="12BB8469" w14:textId="77777777" w:rsidR="00AB3B38" w:rsidRDefault="00E8089F" w:rsidP="00AB3B38">
      <w:pPr>
        <w:rPr>
          <w:rtl/>
        </w:rPr>
      </w:pPr>
      <w:r w:rsidRPr="007435EB">
        <w:rPr>
          <w:rtl/>
        </w:rPr>
        <w:t>ד</w:t>
      </w:r>
      <w:r w:rsidR="00AB3B38">
        <w:rPr>
          <w:rFonts w:hint="cs"/>
          <w:rtl/>
        </w:rPr>
        <w:t xml:space="preserve">רק </w:t>
      </w:r>
      <w:r w:rsidR="00AB3B38" w:rsidRPr="00AB3B38">
        <w:rPr>
          <w:rStyle w:val="affffd"/>
          <w:rFonts w:hint="cs"/>
          <w:rtl/>
        </w:rPr>
        <w:t>ל</w:t>
      </w:r>
      <w:r w:rsidRPr="00AB3B38">
        <w:rPr>
          <w:rStyle w:val="affffd"/>
          <w:rtl/>
        </w:rPr>
        <w:t xml:space="preserve">רב </w:t>
      </w:r>
      <w:r w:rsidRPr="007435EB">
        <w:rPr>
          <w:rtl/>
        </w:rPr>
        <w:t>דבי מ</w:t>
      </w:r>
      <w:r w:rsidRPr="005C3FF1">
        <w:rPr>
          <w:rStyle w:val="afffa"/>
          <w:rtl/>
        </w:rPr>
        <w:t>ט</w:t>
      </w:r>
      <w:r w:rsidRPr="007435EB">
        <w:rPr>
          <w:rtl/>
        </w:rPr>
        <w:t>בחייא</w:t>
      </w:r>
      <w:r w:rsidR="00AB3B38">
        <w:rPr>
          <w:rFonts w:hint="cs"/>
          <w:rtl/>
        </w:rPr>
        <w:t>,</w:t>
      </w:r>
      <w:r w:rsidRPr="007435EB">
        <w:rPr>
          <w:rtl/>
        </w:rPr>
        <w:t xml:space="preserve"> דאי מ</w:t>
      </w:r>
      <w:r w:rsidRPr="005C3FF1">
        <w:rPr>
          <w:rStyle w:val="afffa"/>
          <w:rtl/>
        </w:rPr>
        <w:t>ד</w:t>
      </w:r>
      <w:r w:rsidRPr="007435EB">
        <w:rPr>
          <w:rtl/>
        </w:rPr>
        <w:t xml:space="preserve">בחייא הם כן מטמאים </w:t>
      </w:r>
    </w:p>
    <w:p w14:paraId="3D380188" w14:textId="77777777" w:rsidR="00AC080C" w:rsidRDefault="00AB3B38" w:rsidP="00AB3B38">
      <w:pPr>
        <w:pStyle w:val="afffff5"/>
        <w:rPr>
          <w:rtl/>
        </w:rPr>
      </w:pPr>
      <w:r>
        <w:rPr>
          <w:rtl/>
        </w:rPr>
        <w:t xml:space="preserve">[דאי </w:t>
      </w:r>
      <w:r w:rsidR="00E8089F" w:rsidRPr="007435EB">
        <w:rPr>
          <w:rtl/>
        </w:rPr>
        <w:t>כלוי דבי מדבחייא אינם מטמאים כלל</w:t>
      </w:r>
      <w:r>
        <w:rPr>
          <w:rFonts w:hint="cs"/>
          <w:rtl/>
        </w:rPr>
        <w:t>,</w:t>
      </w:r>
      <w:r w:rsidR="00E8089F" w:rsidRPr="007435EB">
        <w:rPr>
          <w:rtl/>
        </w:rPr>
        <w:t xml:space="preserve"> </w:t>
      </w:r>
    </w:p>
    <w:p w14:paraId="3ED3765A" w14:textId="0470588C" w:rsidR="00E8089F" w:rsidRPr="007435EB" w:rsidRDefault="00AC080C" w:rsidP="00AB3B38">
      <w:pPr>
        <w:pStyle w:val="afffff5"/>
        <w:rPr>
          <w:rtl/>
        </w:rPr>
      </w:pPr>
      <w:r>
        <w:rPr>
          <w:rFonts w:hint="cs"/>
          <w:rtl/>
        </w:rPr>
        <w:t xml:space="preserve">- </w:t>
      </w:r>
      <w:r w:rsidR="00E8089F" w:rsidRPr="007435EB">
        <w:rPr>
          <w:rtl/>
        </w:rPr>
        <w:t xml:space="preserve">הלא לא רק רביעי לא עושה חמישי, </w:t>
      </w:r>
      <w:r w:rsidR="00AB3B38">
        <w:rPr>
          <w:rtl/>
        </w:rPr>
        <w:t>אף</w:t>
      </w:r>
      <w:r w:rsidR="00E8089F" w:rsidRPr="007435EB">
        <w:rPr>
          <w:rtl/>
        </w:rPr>
        <w:t xml:space="preserve"> שני לא עושה שלישי]</w:t>
      </w:r>
    </w:p>
    <w:p w14:paraId="5473C339" w14:textId="77777777" w:rsidR="00AC080C" w:rsidRPr="00762BC7" w:rsidRDefault="00E8089F" w:rsidP="00AC080C">
      <w:pPr>
        <w:pStyle w:val="36"/>
        <w:framePr w:wrap="notBeside"/>
        <w:rPr>
          <w:rtl/>
        </w:rPr>
      </w:pPr>
      <w:r w:rsidRPr="00762BC7">
        <w:rPr>
          <w:rtl/>
        </w:rPr>
        <w:t>ת</w:t>
      </w:r>
      <w:r w:rsidR="00AB3B38" w:rsidRPr="00762BC7">
        <w:rPr>
          <w:rFonts w:hint="cs"/>
          <w:rtl/>
        </w:rPr>
        <w:t>"כ</w:t>
      </w:r>
      <w:r w:rsidRPr="00762BC7">
        <w:rPr>
          <w:rtl/>
        </w:rPr>
        <w:t xml:space="preserve"> דלוי:</w:t>
      </w:r>
    </w:p>
    <w:p w14:paraId="51703C1A" w14:textId="356FC717" w:rsidR="00E8089F" w:rsidRPr="0065617C" w:rsidRDefault="00E8089F" w:rsidP="00AB3B38">
      <w:pPr>
        <w:rPr>
          <w:spacing w:val="-2"/>
          <w:rtl/>
        </w:rPr>
      </w:pPr>
      <w:r w:rsidRPr="0065617C">
        <w:rPr>
          <w:rFonts w:ascii="Fb Fontext" w:hAnsi="Fb Fontext"/>
          <w:spacing w:val="-2"/>
          <w:rtl/>
        </w:rPr>
        <w:t>הדם והיין והשמן והמים, משקי בי מ</w:t>
      </w:r>
      <w:r w:rsidRPr="005C3FF1">
        <w:rPr>
          <w:rStyle w:val="afffa"/>
          <w:rtl/>
        </w:rPr>
        <w:t>ד</w:t>
      </w:r>
      <w:r w:rsidRPr="0065617C">
        <w:rPr>
          <w:rFonts w:ascii="Fb Fontext" w:hAnsi="Fb Fontext"/>
          <w:spacing w:val="-2"/>
          <w:rtl/>
        </w:rPr>
        <w:t>בחיא.</w:t>
      </w:r>
    </w:p>
    <w:p w14:paraId="59BE9061" w14:textId="766F4FF2" w:rsidR="00E8089F" w:rsidRPr="007435EB" w:rsidRDefault="00E8089F" w:rsidP="00E8089F">
      <w:pPr>
        <w:rPr>
          <w:rtl/>
        </w:rPr>
      </w:pPr>
      <w:r w:rsidRPr="007435EB">
        <w:rPr>
          <w:rtl/>
        </w:rPr>
        <w:t xml:space="preserve">שנטמאו בפנים </w:t>
      </w:r>
      <w:r w:rsidR="00AB3B38" w:rsidRPr="00AB3B38">
        <w:rPr>
          <w:rStyle w:val="afffff6"/>
          <w:rFonts w:hint="cs"/>
          <w:rtl/>
        </w:rPr>
        <w:t>[במקומן]</w:t>
      </w:r>
      <w:r w:rsidR="00AB3B38">
        <w:rPr>
          <w:rFonts w:hint="cs"/>
          <w:rtl/>
        </w:rPr>
        <w:t xml:space="preserve"> </w:t>
      </w:r>
      <w:r w:rsidRPr="007435EB">
        <w:rPr>
          <w:rtl/>
        </w:rPr>
        <w:t>והוציאן לחוץ</w:t>
      </w:r>
      <w:r w:rsidR="00AB3B38">
        <w:rPr>
          <w:rFonts w:hint="cs"/>
          <w:rtl/>
        </w:rPr>
        <w:t>,</w:t>
      </w:r>
      <w:r w:rsidRPr="007435EB">
        <w:rPr>
          <w:rtl/>
        </w:rPr>
        <w:t xml:space="preserve"> טהורין.</w:t>
      </w:r>
    </w:p>
    <w:p w14:paraId="7EB5B865" w14:textId="7367E969" w:rsidR="00E8089F" w:rsidRPr="00AB3B38" w:rsidRDefault="00AC080C" w:rsidP="00AC080C">
      <w:pPr>
        <w:spacing w:after="60"/>
        <w:rPr>
          <w:rStyle w:val="afffff6"/>
          <w:rtl/>
        </w:rPr>
      </w:pPr>
      <w:r>
        <w:rPr>
          <w:rFonts w:hint="cs"/>
          <w:rtl/>
        </w:rPr>
        <w:t>נ</w:t>
      </w:r>
      <w:r w:rsidR="00E8089F" w:rsidRPr="007435EB">
        <w:rPr>
          <w:rtl/>
        </w:rPr>
        <w:t>טמאו בחוץ והכניסן בפנים - טמאין.</w:t>
      </w:r>
      <w:r w:rsidR="00E8089F" w:rsidRPr="007435EB">
        <w:rPr>
          <w:rFonts w:hint="cs"/>
          <w:rtl/>
        </w:rPr>
        <w:t xml:space="preserve"> </w:t>
      </w:r>
    </w:p>
    <w:p w14:paraId="6470B443" w14:textId="77777777" w:rsidR="00AC080C" w:rsidRPr="00762BC7" w:rsidRDefault="00E8089F" w:rsidP="00AC080C">
      <w:pPr>
        <w:pStyle w:val="36"/>
        <w:framePr w:wrap="notBeside"/>
        <w:rPr>
          <w:rtl/>
        </w:rPr>
      </w:pPr>
      <w:r w:rsidRPr="00762BC7">
        <w:rPr>
          <w:rFonts w:hint="cs"/>
          <w:rtl/>
        </w:rPr>
        <w:t>ת</w:t>
      </w:r>
      <w:r w:rsidRPr="00762BC7">
        <w:rPr>
          <w:rtl/>
        </w:rPr>
        <w:t>"</w:t>
      </w:r>
      <w:r w:rsidRPr="00762BC7">
        <w:rPr>
          <w:rFonts w:hint="cs"/>
          <w:rtl/>
        </w:rPr>
        <w:t>כ דרב</w:t>
      </w:r>
      <w:r w:rsidRPr="00762BC7">
        <w:rPr>
          <w:rtl/>
        </w:rPr>
        <w:t>:</w:t>
      </w:r>
    </w:p>
    <w:p w14:paraId="3F1AB31E" w14:textId="01F2EF4C" w:rsidR="00E8089F" w:rsidRPr="007435EB" w:rsidRDefault="00E8089F" w:rsidP="00AC080C">
      <w:pPr>
        <w:rPr>
          <w:rtl/>
        </w:rPr>
      </w:pPr>
      <w:r w:rsidRPr="007435EB">
        <w:rPr>
          <w:rFonts w:ascii="Fb Fontext" w:hAnsi="Fb Fontext"/>
          <w:rtl/>
        </w:rPr>
        <w:t xml:space="preserve">הדם והמים, משקי בית מטבחיא, שנטמאו בין בכלים בין בקרקע </w:t>
      </w:r>
      <w:r w:rsidR="00AC080C">
        <w:rPr>
          <w:rStyle w:val="afffa"/>
          <w:rFonts w:hint="cs"/>
          <w:rtl/>
        </w:rPr>
        <w:t xml:space="preserve">- </w:t>
      </w:r>
      <w:r w:rsidRPr="005C3FF1">
        <w:rPr>
          <w:rStyle w:val="afffa"/>
          <w:rtl/>
        </w:rPr>
        <w:t>טהורין</w:t>
      </w:r>
      <w:r w:rsidRPr="007435EB">
        <w:rPr>
          <w:rFonts w:ascii="Fb Fontext" w:hAnsi="Fb Fontext"/>
          <w:rtl/>
        </w:rPr>
        <w:t>.</w:t>
      </w:r>
      <w:r w:rsidR="00AC080C">
        <w:rPr>
          <w:rFonts w:ascii="Fb Fontext" w:hAnsi="Fb Fontext" w:hint="cs"/>
          <w:rtl/>
        </w:rPr>
        <w:t xml:space="preserve"> </w:t>
      </w:r>
      <w:r w:rsidR="00AC080C">
        <w:rPr>
          <w:rFonts w:hint="cs"/>
          <w:rtl/>
        </w:rPr>
        <w:t xml:space="preserve"> </w:t>
      </w:r>
      <w:r w:rsidRPr="00AB3B38">
        <w:rPr>
          <w:rStyle w:val="affffd"/>
          <w:rtl/>
        </w:rPr>
        <w:t xml:space="preserve">ר"ש: </w:t>
      </w:r>
      <w:r w:rsidRPr="007435EB">
        <w:rPr>
          <w:rtl/>
        </w:rPr>
        <w:t>בכלים - טמאין, בקרקע - טהורין.</w:t>
      </w:r>
    </w:p>
    <w:p w14:paraId="7E564D14" w14:textId="77777777" w:rsidR="00E8089F" w:rsidRPr="007435EB" w:rsidRDefault="00E8089F" w:rsidP="005C3FF1">
      <w:pPr>
        <w:pStyle w:val="afff"/>
        <w:framePr w:wrap="around"/>
        <w:rPr>
          <w:rtl/>
        </w:rPr>
      </w:pPr>
      <w:r w:rsidRPr="007435EB">
        <w:rPr>
          <w:rFonts w:hint="cs"/>
          <w:rtl/>
        </w:rPr>
        <w:t>יז:</w:t>
      </w:r>
    </w:p>
    <w:p w14:paraId="7A3C4FB4" w14:textId="77777777" w:rsidR="00AC080C" w:rsidRDefault="00AB3B38" w:rsidP="00AC080C">
      <w:pPr>
        <w:pStyle w:val="36"/>
        <w:framePr w:wrap="notBeside"/>
        <w:rPr>
          <w:rtl/>
        </w:rPr>
      </w:pPr>
      <w:r w:rsidRPr="00916C28">
        <w:rPr>
          <w:rFonts w:hint="cs"/>
          <w:rtl/>
        </w:rPr>
        <w:t>ר''פ</w:t>
      </w:r>
      <w:r w:rsidR="00E8089F" w:rsidRPr="00916C28">
        <w:rPr>
          <w:rtl/>
        </w:rPr>
        <w:t xml:space="preserve">: </w:t>
      </w:r>
    </w:p>
    <w:p w14:paraId="4FD7E789" w14:textId="00D0F95D" w:rsidR="00E8089F" w:rsidRPr="005C3FF1" w:rsidRDefault="00AC080C" w:rsidP="00127038">
      <w:pPr>
        <w:rPr>
          <w:rStyle w:val="afffa"/>
          <w:rtl/>
        </w:rPr>
      </w:pPr>
      <w:r w:rsidRPr="00AC080C">
        <w:rPr>
          <w:rStyle w:val="affffd"/>
          <w:rFonts w:hint="cs"/>
          <w:rtl/>
        </w:rPr>
        <w:t>א</w:t>
      </w:r>
      <w:r w:rsidR="00AB3B38" w:rsidRPr="00AC080C">
        <w:rPr>
          <w:rStyle w:val="affffd"/>
          <w:rtl/>
        </w:rPr>
        <w:t>ף</w:t>
      </w:r>
      <w:r w:rsidR="00E8089F" w:rsidRPr="00AC080C">
        <w:rPr>
          <w:rStyle w:val="affffd"/>
          <w:rtl/>
        </w:rPr>
        <w:t xml:space="preserve"> למ"ד טומאת משקין דאורייתא</w:t>
      </w:r>
      <w:r w:rsidR="00E8089F" w:rsidRPr="00916C28">
        <w:rPr>
          <w:spacing w:val="-4"/>
          <w:rtl/>
        </w:rPr>
        <w:t xml:space="preserve"> </w:t>
      </w:r>
      <w:r w:rsidR="00E8089F" w:rsidRPr="00AC080C">
        <w:rPr>
          <w:rtl/>
        </w:rPr>
        <w:t>משקי בית מטבחיא</w:t>
      </w:r>
      <w:r w:rsidR="00E8089F" w:rsidRPr="00916C28">
        <w:rPr>
          <w:spacing w:val="-4"/>
          <w:rtl/>
        </w:rPr>
        <w:t xml:space="preserve"> </w:t>
      </w:r>
      <w:r w:rsidR="00E8089F" w:rsidRPr="005C3FF1">
        <w:rPr>
          <w:rStyle w:val="afffa"/>
          <w:rtl/>
        </w:rPr>
        <w:t>הלכתא</w:t>
      </w:r>
      <w:r w:rsidR="00E8089F" w:rsidRPr="00916C28">
        <w:rPr>
          <w:spacing w:val="-4"/>
          <w:rtl/>
        </w:rPr>
        <w:t>.</w:t>
      </w:r>
    </w:p>
    <w:p w14:paraId="31C5716E" w14:textId="77777777" w:rsidR="00AC080C" w:rsidRDefault="00E8089F" w:rsidP="00AC080C">
      <w:pPr>
        <w:pStyle w:val="36"/>
        <w:framePr w:wrap="notBeside"/>
        <w:rPr>
          <w:rtl/>
        </w:rPr>
      </w:pPr>
      <w:r w:rsidRPr="00847D94">
        <w:rPr>
          <w:rStyle w:val="affffd"/>
          <w:rtl/>
        </w:rPr>
        <w:t>א. רהבדר"נ:</w:t>
      </w:r>
    </w:p>
    <w:p w14:paraId="28DA4292" w14:textId="1EE67B73" w:rsidR="00847D94" w:rsidRDefault="00E8089F" w:rsidP="00847D94">
      <w:pPr>
        <w:rPr>
          <w:rtl/>
        </w:rPr>
      </w:pPr>
      <w:r w:rsidRPr="007435EB">
        <w:rPr>
          <w:rtl/>
        </w:rPr>
        <w:t xml:space="preserve">ואלא </w:t>
      </w:r>
      <w:r w:rsidRPr="00847D94">
        <w:rPr>
          <w:rStyle w:val="affffd"/>
          <w:rtl/>
        </w:rPr>
        <w:t>ר"א:</w:t>
      </w:r>
      <w:r w:rsidRPr="007435EB">
        <w:rPr>
          <w:rtl/>
        </w:rPr>
        <w:t xml:space="preserve"> </w:t>
      </w:r>
      <w:r w:rsidR="00847D94">
        <w:rPr>
          <w:rFonts w:hint="cs"/>
          <w:rtl/>
        </w:rPr>
        <w:t>ד</w:t>
      </w:r>
      <w:r w:rsidRPr="007435EB">
        <w:rPr>
          <w:rtl/>
        </w:rPr>
        <w:t xml:space="preserve">אין טומאה למשקין כל עיקר, </w:t>
      </w:r>
    </w:p>
    <w:p w14:paraId="0CFA9203" w14:textId="77777777" w:rsidR="00AC080C" w:rsidRDefault="00E8089F" w:rsidP="00AC080C">
      <w:pPr>
        <w:pStyle w:val="36"/>
        <w:framePr w:wrap="notBeside"/>
        <w:rPr>
          <w:rStyle w:val="affffd"/>
          <w:spacing w:val="-4"/>
          <w:rtl/>
        </w:rPr>
      </w:pPr>
      <w:r w:rsidRPr="00847D94">
        <w:rPr>
          <w:rtl/>
        </w:rPr>
        <w:t xml:space="preserve">ואהך </w:t>
      </w:r>
    </w:p>
    <w:p w14:paraId="58389FAC" w14:textId="4C45F71C" w:rsidR="00E8089F" w:rsidRPr="005C3FF1" w:rsidRDefault="00AC080C" w:rsidP="00AC080C">
      <w:pPr>
        <w:spacing w:after="60"/>
        <w:rPr>
          <w:rStyle w:val="afffa"/>
          <w:rtl/>
        </w:rPr>
      </w:pPr>
      <w:r w:rsidRPr="00AC080C">
        <w:rPr>
          <w:rStyle w:val="affffd"/>
          <w:rFonts w:hint="cs"/>
          <w:rtl/>
        </w:rPr>
        <w:t>ה</w:t>
      </w:r>
      <w:r w:rsidR="00E8089F" w:rsidRPr="00AC080C">
        <w:rPr>
          <w:rStyle w:val="affffd"/>
          <w:rtl/>
        </w:rPr>
        <w:t>עיד ריב"י איש צרידא וכו'</w:t>
      </w:r>
      <w:r w:rsidR="00E8089F" w:rsidRPr="00847D94">
        <w:rPr>
          <w:spacing w:val="-4"/>
          <w:rtl/>
        </w:rPr>
        <w:t xml:space="preserve"> </w:t>
      </w:r>
      <w:r w:rsidR="00E8089F" w:rsidRPr="00AC080C">
        <w:rPr>
          <w:rtl/>
        </w:rPr>
        <w:t xml:space="preserve">ואי </w:t>
      </w:r>
      <w:r w:rsidR="00E8089F" w:rsidRPr="00AC080C">
        <w:rPr>
          <w:rStyle w:val="afffa"/>
          <w:rtl/>
        </w:rPr>
        <w:t>הלכ</w:t>
      </w:r>
      <w:r w:rsidR="00847D94" w:rsidRPr="00AC080C">
        <w:rPr>
          <w:rStyle w:val="afffa"/>
          <w:rFonts w:hint="cs"/>
          <w:rtl/>
        </w:rPr>
        <w:t>תא</w:t>
      </w:r>
      <w:r w:rsidR="00E8089F" w:rsidRPr="00AC080C">
        <w:rPr>
          <w:rtl/>
        </w:rPr>
        <w:t xml:space="preserve"> הוא איך גמרי' מינה.</w:t>
      </w:r>
    </w:p>
    <w:p w14:paraId="02CC13B6" w14:textId="77777777" w:rsidR="00AC080C" w:rsidRPr="00762BC7" w:rsidRDefault="00E8089F" w:rsidP="00AC080C">
      <w:pPr>
        <w:pStyle w:val="36"/>
        <w:framePr w:wrap="notBeside"/>
        <w:rPr>
          <w:rtl/>
        </w:rPr>
      </w:pPr>
      <w:r w:rsidRPr="00762BC7">
        <w:rPr>
          <w:rtl/>
        </w:rPr>
        <w:t>ב.</w:t>
      </w:r>
      <w:r w:rsidR="00847D94" w:rsidRPr="00762BC7">
        <w:rPr>
          <w:rFonts w:hint="cs"/>
          <w:rtl/>
        </w:rPr>
        <w:t xml:space="preserve"> </w:t>
      </w:r>
      <w:r w:rsidRPr="00762BC7">
        <w:rPr>
          <w:rtl/>
        </w:rPr>
        <w:t xml:space="preserve">ר"א </w:t>
      </w:r>
    </w:p>
    <w:p w14:paraId="0F527203" w14:textId="2F5EC1B1" w:rsidR="00847D94" w:rsidRDefault="00AC080C" w:rsidP="00847D94">
      <w:pPr>
        <w:rPr>
          <w:rtl/>
        </w:rPr>
      </w:pPr>
      <w:r>
        <w:rPr>
          <w:rFonts w:hint="cs"/>
          <w:rtl/>
        </w:rPr>
        <w:t>ו</w:t>
      </w:r>
      <w:r>
        <w:rPr>
          <w:rtl/>
        </w:rPr>
        <w:t xml:space="preserve">הא </w:t>
      </w:r>
      <w:r>
        <w:rPr>
          <w:rStyle w:val="affffd"/>
          <w:rtl/>
          <w:rPrChange w:id="9022" w:author="מנוע אמוראים" w:date="2026-10-05T16:42:03Z">
            <w:rPr>
              <w:rtl/>
            </w:rPr>
          </w:rPrChange>
        </w:rPr>
        <w:t xml:space="preserve">ר"ש</w:t>
      </w:r>
      <w:r w:rsidR="00847D94">
        <w:rPr>
          <w:rFonts w:hint="cs"/>
          <w:rtl/>
        </w:rPr>
        <w:t>:</w:t>
      </w:r>
      <w:r w:rsidR="00E8089F" w:rsidRPr="007435EB">
        <w:rPr>
          <w:rtl/>
        </w:rPr>
        <w:t xml:space="preserve"> ד</w:t>
      </w:r>
      <w:r w:rsidR="00847D94">
        <w:rPr>
          <w:rFonts w:hint="cs"/>
          <w:rtl/>
        </w:rPr>
        <w:t>ט</w:t>
      </w:r>
      <w:r w:rsidR="00E8089F" w:rsidRPr="007435EB">
        <w:rPr>
          <w:rtl/>
        </w:rPr>
        <w:t xml:space="preserve">ומאת משקין דאורייתא, </w:t>
      </w:r>
    </w:p>
    <w:p w14:paraId="07A1071C" w14:textId="77777777" w:rsidR="00AC080C" w:rsidRDefault="00E8089F" w:rsidP="00AC080C">
      <w:pPr>
        <w:pStyle w:val="36"/>
        <w:framePr w:wrap="notBeside"/>
        <w:rPr>
          <w:rStyle w:val="affffd"/>
          <w:rtl/>
        </w:rPr>
      </w:pPr>
      <w:r w:rsidRPr="007435EB">
        <w:rPr>
          <w:rtl/>
        </w:rPr>
        <w:t xml:space="preserve">ואהך </w:t>
      </w:r>
      <w:r w:rsidR="00847D94" w:rsidRPr="00847D94">
        <w:rPr>
          <w:rStyle w:val="affffd"/>
          <w:rFonts w:hint="cs"/>
          <w:rtl/>
        </w:rPr>
        <w:t xml:space="preserve">אמרו </w:t>
      </w:r>
    </w:p>
    <w:p w14:paraId="68EC9F79" w14:textId="249C5420" w:rsidR="00E8089F" w:rsidRPr="007435EB" w:rsidRDefault="00AC080C" w:rsidP="00AC080C">
      <w:pPr>
        <w:rPr>
          <w:rFonts w:cs="Guttman Vilna"/>
          <w:bCs/>
          <w:rtl/>
        </w:rPr>
      </w:pPr>
      <w:r>
        <w:rPr>
          <w:rStyle w:val="affffd"/>
          <w:rFonts w:hint="cs"/>
          <w:rtl/>
        </w:rPr>
        <w:t>ר</w:t>
      </w:r>
      <w:r w:rsidR="00E8089F" w:rsidRPr="00847D94">
        <w:rPr>
          <w:rStyle w:val="affffd"/>
          <w:rtl/>
        </w:rPr>
        <w:t>"י ור"ש</w:t>
      </w:r>
      <w:r w:rsidR="00847D94">
        <w:rPr>
          <w:rFonts w:hint="cs"/>
          <w:rtl/>
        </w:rPr>
        <w:t>:</w:t>
      </w:r>
      <w:r w:rsidR="00E8089F" w:rsidRPr="007435EB">
        <w:rPr>
          <w:rtl/>
        </w:rPr>
        <w:t xml:space="preserve"> דלכלים טהורין, ולאוכלין טמאין.</w:t>
      </w:r>
    </w:p>
    <w:p w14:paraId="1516DF5F" w14:textId="77777777" w:rsidR="00AC080C" w:rsidRDefault="00E8089F" w:rsidP="00AC080C">
      <w:pPr>
        <w:pStyle w:val="36"/>
        <w:framePr w:wrap="notBeside"/>
        <w:rPr>
          <w:rStyle w:val="affffd"/>
          <w:rtl/>
        </w:rPr>
      </w:pPr>
      <w:r w:rsidRPr="00847D94">
        <w:rPr>
          <w:rStyle w:val="affffd"/>
          <w:rtl/>
        </w:rPr>
        <w:t>ו</w:t>
      </w:r>
      <w:r w:rsidR="00AB3B38" w:rsidRPr="00847D94">
        <w:rPr>
          <w:rStyle w:val="affffd"/>
          <w:rtl/>
        </w:rPr>
        <w:t>כאן</w:t>
      </w:r>
      <w:r w:rsidRPr="00847D94">
        <w:rPr>
          <w:rStyle w:val="affffd"/>
          <w:rtl/>
        </w:rPr>
        <w:t xml:space="preserve"> </w:t>
      </w:r>
      <w:r w:rsidR="00847D94" w:rsidRPr="00847D94">
        <w:rPr>
          <w:rStyle w:val="affffd"/>
          <w:rFonts w:hint="cs"/>
          <w:rtl/>
        </w:rPr>
        <w:t>א</w:t>
      </w:r>
      <w:r w:rsidRPr="00847D94">
        <w:rPr>
          <w:rStyle w:val="affffd"/>
          <w:rtl/>
        </w:rPr>
        <w:t>ר"ש:</w:t>
      </w:r>
    </w:p>
    <w:p w14:paraId="58AEE29C" w14:textId="579AE663" w:rsidR="00847D94" w:rsidRDefault="00E8089F" w:rsidP="00AC080C">
      <w:pPr>
        <w:rPr>
          <w:rtl/>
        </w:rPr>
      </w:pPr>
      <w:r w:rsidRPr="007435EB">
        <w:rPr>
          <w:rtl/>
        </w:rPr>
        <w:t xml:space="preserve">בכלים - טמאין, בקרקע - טהורין. </w:t>
      </w:r>
    </w:p>
    <w:p w14:paraId="48386BF7" w14:textId="77777777" w:rsidR="00E8089F" w:rsidRPr="007435EB" w:rsidRDefault="00E8089F" w:rsidP="00AC080C">
      <w:pPr>
        <w:rPr>
          <w:rFonts w:cs="Guttman Vilna"/>
          <w:b/>
          <w:bCs/>
          <w:rtl/>
        </w:rPr>
      </w:pPr>
      <w:r w:rsidRPr="007435EB">
        <w:rPr>
          <w:rtl/>
        </w:rPr>
        <w:t>ואי הלכתא היא לעולם צריך להיות מותר ו</w:t>
      </w:r>
      <w:r w:rsidR="00AB3B38">
        <w:rPr>
          <w:rtl/>
        </w:rPr>
        <w:t>אף</w:t>
      </w:r>
      <w:r w:rsidRPr="007435EB">
        <w:rPr>
          <w:rtl/>
        </w:rPr>
        <w:t xml:space="preserve"> בכלים </w:t>
      </w:r>
      <w:r w:rsidRPr="005C3FF1">
        <w:rPr>
          <w:rStyle w:val="afffa"/>
          <w:rtl/>
        </w:rPr>
        <w:t>קשיא</w:t>
      </w:r>
      <w:r w:rsidRPr="007435EB">
        <w:rPr>
          <w:rtl/>
        </w:rPr>
        <w:t>.</w:t>
      </w:r>
    </w:p>
    <w:p w14:paraId="3792AEC9" w14:textId="25B543F4" w:rsidR="00E8089F" w:rsidRPr="007435EB" w:rsidRDefault="00F47631" w:rsidP="00F47631">
      <w:pPr>
        <w:pStyle w:val="affd"/>
        <w:rPr>
          <w:bCs/>
          <w:rtl/>
        </w:rPr>
      </w:pPr>
      <w:r>
        <w:rPr>
          <w:rFonts w:hint="cs"/>
          <w:rtl/>
        </w:rPr>
        <w:t>***</w:t>
      </w:r>
    </w:p>
    <w:p w14:paraId="140A0B42" w14:textId="77777777" w:rsidR="00AC080C" w:rsidRDefault="00E8089F" w:rsidP="00AC080C">
      <w:pPr>
        <w:pStyle w:val="36"/>
        <w:framePr w:wrap="notBeside"/>
        <w:rPr>
          <w:rStyle w:val="affffd"/>
          <w:rtl/>
        </w:rPr>
      </w:pPr>
      <w:r w:rsidRPr="008B6B01">
        <w:rPr>
          <w:rStyle w:val="affffd"/>
          <w:rtl/>
        </w:rPr>
        <w:t>ר"'פ:</w:t>
      </w:r>
    </w:p>
    <w:p w14:paraId="11481683" w14:textId="13E7C849" w:rsidR="00E8089F" w:rsidRPr="008B6B01" w:rsidRDefault="00E8089F" w:rsidP="008B6B01">
      <w:pPr>
        <w:rPr>
          <w:rStyle w:val="afffff6"/>
          <w:rtl/>
        </w:rPr>
      </w:pPr>
      <w:r w:rsidRPr="007435EB">
        <w:rPr>
          <w:rFonts w:ascii="Fb Fontext" w:hAnsi="Fb Fontext"/>
          <w:rtl/>
        </w:rPr>
        <w:t>הא ד</w:t>
      </w:r>
      <w:r w:rsidR="008B6B01">
        <w:rPr>
          <w:rFonts w:ascii="Fb Fontext" w:hAnsi="Fb Fontext" w:hint="cs"/>
          <w:rtl/>
        </w:rPr>
        <w:t xml:space="preserve">ר''ש </w:t>
      </w:r>
      <w:r w:rsidRPr="007435EB">
        <w:rPr>
          <w:rFonts w:ascii="Fb Fontext" w:hAnsi="Fb Fontext"/>
          <w:rtl/>
        </w:rPr>
        <w:t>בקרקע טהורין</w:t>
      </w:r>
      <w:r w:rsidR="008B6B01">
        <w:rPr>
          <w:rFonts w:ascii="Fb Fontext" w:hAnsi="Fb Fontext" w:hint="cs"/>
          <w:rtl/>
        </w:rPr>
        <w:t>-</w:t>
      </w:r>
      <w:r w:rsidRPr="007435EB">
        <w:rPr>
          <w:rFonts w:ascii="Fb Fontext" w:hAnsi="Fb Fontext"/>
          <w:rtl/>
        </w:rPr>
        <w:t xml:space="preserve"> דווקא מים </w:t>
      </w:r>
      <w:r w:rsidRPr="008B6B01">
        <w:rPr>
          <w:rStyle w:val="afffff6"/>
          <w:rtl/>
        </w:rPr>
        <w:t>[ולא דם]</w:t>
      </w:r>
    </w:p>
    <w:p w14:paraId="159449A1" w14:textId="77777777" w:rsidR="00E8089F" w:rsidRDefault="00E8089F" w:rsidP="00E8089F">
      <w:pPr>
        <w:rPr>
          <w:rFonts w:ascii="Fb Fontext" w:hAnsi="Fb Fontext"/>
          <w:sz w:val="20"/>
          <w:rtl/>
        </w:rPr>
      </w:pPr>
      <w:r w:rsidRPr="007435EB">
        <w:rPr>
          <w:rFonts w:ascii="Fb Fontext" w:hAnsi="Fb Fontext"/>
          <w:sz w:val="20"/>
          <w:rtl/>
        </w:rPr>
        <w:t xml:space="preserve">ודווקא רביעית </w:t>
      </w:r>
      <w:r w:rsidRPr="008B6B01">
        <w:rPr>
          <w:rStyle w:val="afffff6"/>
          <w:rtl/>
        </w:rPr>
        <w:t xml:space="preserve">דראויין לטבילת מחטין וצינורות, </w:t>
      </w:r>
      <w:r w:rsidRPr="007435EB">
        <w:rPr>
          <w:rFonts w:ascii="Fb Fontext" w:hAnsi="Fb Fontext"/>
          <w:sz w:val="20"/>
          <w:rtl/>
        </w:rPr>
        <w:t>ופחות מזה טמאין.</w:t>
      </w:r>
    </w:p>
    <w:p w14:paraId="4208A5B6" w14:textId="51DF9ACF" w:rsidR="007A02AF" w:rsidRDefault="00762BC7" w:rsidP="007A02AF">
      <w:pPr>
        <w:pStyle w:val="afffff0"/>
        <w:rPr>
          <w:rtl/>
        </w:rPr>
      </w:pPr>
      <w:r>
        <w:rPr>
          <w:rFonts w:hint="cs"/>
          <w:rtl/>
        </w:rPr>
        <w:t xml:space="preserve">ספק </w:t>
      </w:r>
      <w:r w:rsidR="007A02AF">
        <w:rPr>
          <w:rFonts w:hint="cs"/>
          <w:rtl/>
        </w:rPr>
        <w:t>משקין לטמא אחרים</w:t>
      </w:r>
    </w:p>
    <w:p w14:paraId="74EEAD3B" w14:textId="77777777" w:rsidR="007A02AF" w:rsidRDefault="007A02AF" w:rsidP="007A02AF">
      <w:pPr>
        <w:pStyle w:val="36"/>
        <w:framePr w:wrap="notBeside"/>
        <w:rPr>
          <w:rFonts w:ascii="Fb Fontext" w:hAnsi="Fb Fontext"/>
          <w:sz w:val="20"/>
          <w:rtl/>
        </w:rPr>
      </w:pPr>
      <w:r w:rsidRPr="007A02AF">
        <w:rPr>
          <w:rStyle w:val="affffd"/>
          <w:rFonts w:hint="cs"/>
          <w:rtl/>
        </w:rPr>
        <w:t>לר''מ</w:t>
      </w:r>
      <w:r>
        <w:rPr>
          <w:rFonts w:ascii="Fb Fontext" w:hAnsi="Fb Fontext" w:hint="cs"/>
          <w:sz w:val="20"/>
          <w:rtl/>
        </w:rPr>
        <w:t>:</w:t>
      </w:r>
    </w:p>
    <w:p w14:paraId="5B908047" w14:textId="46708C86" w:rsidR="00762BC7" w:rsidRPr="007435EB" w:rsidRDefault="007A02AF" w:rsidP="007A02AF">
      <w:pPr>
        <w:rPr>
          <w:rtl/>
        </w:rPr>
      </w:pPr>
      <w:r>
        <w:rPr>
          <w:rFonts w:ascii="Fb Fontext" w:hAnsi="Fb Fontext" w:hint="cs"/>
          <w:sz w:val="20"/>
          <w:rtl/>
        </w:rPr>
        <w:t xml:space="preserve">טהור </w:t>
      </w:r>
      <w:r w:rsidRPr="007A02AF">
        <w:rPr>
          <w:rStyle w:val="affffff0"/>
          <w:rFonts w:hint="cs"/>
          <w:rtl/>
        </w:rPr>
        <w:t>[דמדרבנן, ולא גזרו על הספק]</w:t>
      </w:r>
    </w:p>
    <w:p w14:paraId="74D95524" w14:textId="77777777" w:rsidR="00E8089F" w:rsidRPr="007435EB" w:rsidRDefault="00E8089F" w:rsidP="005C3FF1">
      <w:pPr>
        <w:pStyle w:val="afff"/>
        <w:framePr w:wrap="around"/>
        <w:rPr>
          <w:rtl/>
        </w:rPr>
      </w:pPr>
      <w:r w:rsidRPr="007435EB">
        <w:rPr>
          <w:rFonts w:hint="cs"/>
          <w:rtl/>
        </w:rPr>
        <w:t>יז:</w:t>
      </w:r>
    </w:p>
    <w:p w14:paraId="710BCCBA" w14:textId="77777777" w:rsidR="00AC080C" w:rsidRDefault="00E8089F" w:rsidP="00AC080C">
      <w:pPr>
        <w:pStyle w:val="36"/>
        <w:framePr w:wrap="notBeside"/>
        <w:rPr>
          <w:rStyle w:val="affffd"/>
          <w:rtl/>
        </w:rPr>
      </w:pPr>
      <w:r w:rsidRPr="008B6B01">
        <w:rPr>
          <w:rStyle w:val="affffd"/>
          <w:rFonts w:hint="cs"/>
          <w:rtl/>
        </w:rPr>
        <w:t>ר</w:t>
      </w:r>
      <w:r w:rsidRPr="008B6B01">
        <w:rPr>
          <w:rStyle w:val="affffd"/>
          <w:rtl/>
        </w:rPr>
        <w:t>"י:</w:t>
      </w:r>
    </w:p>
    <w:p w14:paraId="1458877D" w14:textId="54B13723" w:rsidR="007A02AF" w:rsidRDefault="00E8089F" w:rsidP="00E8089F">
      <w:pPr>
        <w:rPr>
          <w:rtl/>
        </w:rPr>
      </w:pPr>
      <w:r w:rsidRPr="00AC080C">
        <w:rPr>
          <w:rtl/>
        </w:rPr>
        <w:t xml:space="preserve">לכל טמא. </w:t>
      </w:r>
      <w:r w:rsidR="007A02AF" w:rsidRPr="007A02AF">
        <w:rPr>
          <w:rStyle w:val="affffff0"/>
          <w:rFonts w:hint="cs"/>
          <w:rtl/>
        </w:rPr>
        <w:t>אף לטמא אחרים</w:t>
      </w:r>
    </w:p>
    <w:p w14:paraId="35511F97" w14:textId="571AB600" w:rsidR="007A02AF" w:rsidRDefault="007A02AF" w:rsidP="007A02AF">
      <w:pPr>
        <w:pStyle w:val="36"/>
        <w:framePr w:wrap="notBeside"/>
        <w:rPr>
          <w:rtl/>
        </w:rPr>
      </w:pPr>
      <w:r>
        <w:rPr>
          <w:rFonts w:hint="cs"/>
          <w:rtl/>
        </w:rPr>
        <w:t>משמע דלר''י</w:t>
      </w:r>
    </w:p>
    <w:p w14:paraId="50A433FF" w14:textId="32B7A1B8" w:rsidR="00E8089F" w:rsidRPr="007435EB" w:rsidRDefault="00E8089F" w:rsidP="00E8089F">
      <w:pPr>
        <w:rPr>
          <w:rFonts w:ascii="Fb Fontext" w:hAnsi="Fb Fontext"/>
          <w:rtl/>
        </w:rPr>
      </w:pPr>
      <w:r w:rsidRPr="00AC080C">
        <w:rPr>
          <w:rtl/>
        </w:rPr>
        <w:t xml:space="preserve">טומאת משקין לטמא טומאת כלים </w:t>
      </w:r>
      <w:r w:rsidRPr="007435EB">
        <w:rPr>
          <w:rFonts w:ascii="Fb Fontext" w:hAnsi="Fb Fontext"/>
          <w:rtl/>
        </w:rPr>
        <w:t xml:space="preserve">דאורייתא </w:t>
      </w:r>
      <w:r w:rsidRPr="008B6B01">
        <w:rPr>
          <w:rStyle w:val="afffff6"/>
          <w:rtl/>
        </w:rPr>
        <w:t>[שמטמא מספק]</w:t>
      </w:r>
    </w:p>
    <w:p w14:paraId="13DFBE47" w14:textId="77777777" w:rsidR="00AC080C" w:rsidRDefault="00E8089F" w:rsidP="00AC080C">
      <w:pPr>
        <w:pStyle w:val="36"/>
        <w:framePr w:wrap="notBeside"/>
        <w:rPr>
          <w:rtl/>
        </w:rPr>
      </w:pPr>
      <w:r w:rsidRPr="00F46A1C">
        <w:rPr>
          <w:rStyle w:val="affffd"/>
          <w:rtl/>
        </w:rPr>
        <w:t>והך</w:t>
      </w:r>
    </w:p>
    <w:p w14:paraId="466BA975" w14:textId="678EF4ED" w:rsidR="00E8089F" w:rsidRPr="007435EB" w:rsidRDefault="00E8089F" w:rsidP="008B6B01">
      <w:pPr>
        <w:rPr>
          <w:rFonts w:cs="Guttman Vilna"/>
          <w:b/>
          <w:bCs/>
          <w:rtl/>
        </w:rPr>
      </w:pPr>
      <w:r w:rsidRPr="007435EB">
        <w:rPr>
          <w:rFonts w:hint="cs"/>
          <w:rtl/>
        </w:rPr>
        <w:t>'</w:t>
      </w:r>
      <w:r w:rsidRPr="007435EB">
        <w:rPr>
          <w:rtl/>
        </w:rPr>
        <w:t xml:space="preserve">דכל הכלים שיש להן אחורים ותוך, כגון הכרים והכסתות </w:t>
      </w:r>
      <w:r w:rsidRPr="00916C28">
        <w:rPr>
          <w:spacing w:val="-6"/>
          <w:rtl/>
        </w:rPr>
        <w:t>והשקין והמרצופין.</w:t>
      </w:r>
      <w:r w:rsidR="008B6B01" w:rsidRPr="00916C28">
        <w:rPr>
          <w:rFonts w:hint="cs"/>
          <w:spacing w:val="-6"/>
          <w:rtl/>
        </w:rPr>
        <w:t xml:space="preserve"> </w:t>
      </w:r>
      <w:r w:rsidRPr="00916C28">
        <w:rPr>
          <w:spacing w:val="-6"/>
          <w:rtl/>
        </w:rPr>
        <w:t>נטמא תוכו נטמא גבו, נטמא גבו לא נטמא תוכו.</w:t>
      </w:r>
    </w:p>
    <w:p w14:paraId="2B50D5F5" w14:textId="5AF77693" w:rsidR="00E8089F" w:rsidRPr="007435EB" w:rsidRDefault="007A02AF" w:rsidP="00E8089F">
      <w:pPr>
        <w:rPr>
          <w:rFonts w:cs="Guttman Vilna"/>
          <w:b/>
          <w:bCs/>
          <w:rtl/>
        </w:rPr>
      </w:pPr>
      <w:r w:rsidRPr="007A02AF">
        <w:rPr>
          <w:rStyle w:val="affffd"/>
          <w:rFonts w:hint="cs"/>
          <w:rtl/>
        </w:rPr>
        <w:t>ואהך אר''י</w:t>
      </w:r>
      <w:r>
        <w:rPr>
          <w:rStyle w:val="affffd"/>
          <w:rFonts w:hint="cs"/>
          <w:rtl/>
        </w:rPr>
        <w:t xml:space="preserve">: </w:t>
      </w:r>
      <w:r w:rsidR="00E8089F" w:rsidRPr="00AC080C">
        <w:rPr>
          <w:rtl/>
        </w:rPr>
        <w:t>בד"א שנטמאו מחמת</w:t>
      </w:r>
      <w:r w:rsidR="00E8089F" w:rsidRPr="007435EB">
        <w:rPr>
          <w:rtl/>
        </w:rPr>
        <w:t xml:space="preserve"> </w:t>
      </w:r>
      <w:r w:rsidR="00E8089F" w:rsidRPr="005C3FF1">
        <w:rPr>
          <w:rStyle w:val="afffa"/>
          <w:rtl/>
        </w:rPr>
        <w:t>משקין</w:t>
      </w:r>
      <w:r w:rsidR="00E8089F" w:rsidRPr="007435EB">
        <w:rPr>
          <w:rtl/>
        </w:rPr>
        <w:t>, אבל נטמאו מחמת שרץ נטמא תוכו נטמא גבו, נטמא גבו נטמא תוכו.</w:t>
      </w:r>
    </w:p>
    <w:p w14:paraId="572CD36C" w14:textId="77777777" w:rsidR="00E8089F" w:rsidRPr="005C3FF1" w:rsidRDefault="00E8089F" w:rsidP="008B6B01">
      <w:pPr>
        <w:rPr>
          <w:rStyle w:val="afffa"/>
          <w:rtl/>
        </w:rPr>
      </w:pPr>
      <w:r w:rsidRPr="007435EB">
        <w:rPr>
          <w:rtl/>
        </w:rPr>
        <w:t xml:space="preserve">ואי טומאת משקין דאורייתא </w:t>
      </w:r>
      <w:r w:rsidR="008B6B01">
        <w:rPr>
          <w:rFonts w:hint="cs"/>
          <w:rtl/>
        </w:rPr>
        <w:t>מ''ל תוכו מ''ל גבו</w:t>
      </w:r>
    </w:p>
    <w:p w14:paraId="0AEC61B7" w14:textId="77777777" w:rsidR="000C55B6" w:rsidRDefault="00E8089F" w:rsidP="000C55B6">
      <w:pPr>
        <w:pStyle w:val="36"/>
        <w:framePr w:wrap="notBeside"/>
        <w:rPr>
          <w:rStyle w:val="affffd"/>
          <w:rtl/>
        </w:rPr>
      </w:pPr>
      <w:r w:rsidRPr="008B6B01">
        <w:rPr>
          <w:rStyle w:val="affffd"/>
          <w:rFonts w:hint="cs"/>
          <w:rtl/>
        </w:rPr>
        <w:t xml:space="preserve">א. </w:t>
      </w:r>
      <w:r w:rsidR="008B6B01">
        <w:rPr>
          <w:rStyle w:val="affffd"/>
          <w:rFonts w:hint="cs"/>
          <w:rtl/>
        </w:rPr>
        <w:t>שמואל</w:t>
      </w:r>
      <w:r w:rsidRPr="008B6B01">
        <w:rPr>
          <w:rStyle w:val="affffd"/>
          <w:rtl/>
        </w:rPr>
        <w:t>:</w:t>
      </w:r>
    </w:p>
    <w:p w14:paraId="6DB7B1A5" w14:textId="0B11DAF0" w:rsidR="00E8089F" w:rsidRPr="005C3FF1" w:rsidRDefault="00E8089F" w:rsidP="008B6B01">
      <w:pPr>
        <w:rPr>
          <w:rStyle w:val="afffa"/>
          <w:rtl/>
        </w:rPr>
      </w:pPr>
      <w:r w:rsidRPr="007435EB">
        <w:rPr>
          <w:rtl/>
        </w:rPr>
        <w:t>חזר בו רבי יהודה.</w:t>
      </w:r>
    </w:p>
    <w:p w14:paraId="3E1D7FA1" w14:textId="77777777" w:rsidR="000C55B6" w:rsidRDefault="00E8089F" w:rsidP="000C55B6">
      <w:pPr>
        <w:pStyle w:val="36"/>
        <w:framePr w:wrap="notBeside"/>
        <w:rPr>
          <w:rtl/>
        </w:rPr>
      </w:pPr>
      <w:r w:rsidRPr="008B6B01">
        <w:rPr>
          <w:rStyle w:val="affffd"/>
          <w:rFonts w:hint="cs"/>
          <w:rtl/>
        </w:rPr>
        <w:t xml:space="preserve">ב. </w:t>
      </w:r>
      <w:r w:rsidRPr="008B6B01">
        <w:rPr>
          <w:rStyle w:val="affffd"/>
          <w:rtl/>
        </w:rPr>
        <w:t>רבינא:</w:t>
      </w:r>
    </w:p>
    <w:p w14:paraId="60FF8292" w14:textId="395ECDEE" w:rsidR="00E8089F" w:rsidRPr="000C55B6" w:rsidRDefault="00E8089F" w:rsidP="007A02AF">
      <w:pPr>
        <w:rPr>
          <w:rtl/>
        </w:rPr>
      </w:pPr>
      <w:r w:rsidRPr="000C55B6">
        <w:rPr>
          <w:rtl/>
        </w:rPr>
        <w:t xml:space="preserve">משקין הבאין מחמת ידים </w:t>
      </w:r>
      <w:r w:rsidR="007A02AF">
        <w:rPr>
          <w:rFonts w:hint="cs"/>
          <w:rtl/>
        </w:rPr>
        <w:t>מדרבנן</w:t>
      </w:r>
      <w:r w:rsidRPr="000C55B6">
        <w:rPr>
          <w:rtl/>
        </w:rPr>
        <w:t>, משקין הבאין מחמת שרץ</w:t>
      </w:r>
      <w:r w:rsidR="007A02AF">
        <w:rPr>
          <w:rFonts w:hint="cs"/>
          <w:rtl/>
        </w:rPr>
        <w:t>- מדאו'</w:t>
      </w:r>
      <w:r w:rsidRPr="000C55B6">
        <w:rPr>
          <w:rtl/>
        </w:rPr>
        <w:t>.</w:t>
      </w:r>
    </w:p>
    <w:p w14:paraId="4E04ACE5" w14:textId="77777777" w:rsidR="000C55B6" w:rsidRDefault="008B6B01" w:rsidP="000C55B6">
      <w:pPr>
        <w:pStyle w:val="36"/>
        <w:framePr w:wrap="notBeside"/>
        <w:rPr>
          <w:rStyle w:val="affffd"/>
          <w:rtl/>
        </w:rPr>
      </w:pPr>
      <w:r>
        <w:rPr>
          <w:rStyle w:val="affffd"/>
          <w:rtl/>
        </w:rPr>
        <w:t>ונדחה</w:t>
      </w:r>
      <w:r>
        <w:rPr>
          <w:rStyle w:val="affffd"/>
          <w:rFonts w:hint="cs"/>
          <w:rtl/>
        </w:rPr>
        <w:t>:</w:t>
      </w:r>
    </w:p>
    <w:p w14:paraId="4540F81A" w14:textId="4A4EBC29" w:rsidR="00E8089F" w:rsidRPr="007435EB" w:rsidRDefault="00E8089F" w:rsidP="008B6B01">
      <w:pPr>
        <w:rPr>
          <w:rFonts w:cs="Guttman Vilna"/>
          <w:b/>
          <w:bCs/>
          <w:rtl/>
        </w:rPr>
      </w:pPr>
      <w:r w:rsidRPr="007435EB">
        <w:rPr>
          <w:rtl/>
        </w:rPr>
        <w:t>דא"</w:t>
      </w:r>
      <w:r w:rsidR="007A02AF">
        <w:rPr>
          <w:rFonts w:hint="cs"/>
          <w:rtl/>
        </w:rPr>
        <w:t>כ</w:t>
      </w:r>
      <w:r w:rsidRPr="007435EB">
        <w:rPr>
          <w:rtl/>
        </w:rPr>
        <w:t xml:space="preserve"> נ</w:t>
      </w:r>
      <w:r w:rsidR="008B6B01">
        <w:rPr>
          <w:rFonts w:hint="cs"/>
          <w:rtl/>
        </w:rPr>
        <w:t xml:space="preserve">חלק </w:t>
      </w:r>
      <w:r w:rsidRPr="007435EB">
        <w:rPr>
          <w:rtl/>
        </w:rPr>
        <w:t>בין משקין ד</w:t>
      </w:r>
      <w:r w:rsidR="008B6B01">
        <w:rPr>
          <w:rFonts w:hint="cs"/>
          <w:rtl/>
        </w:rPr>
        <w:t xml:space="preserve">מחמת </w:t>
      </w:r>
      <w:r w:rsidRPr="007435EB">
        <w:rPr>
          <w:rtl/>
        </w:rPr>
        <w:t>ידים ל</w:t>
      </w:r>
      <w:r w:rsidR="007A02AF">
        <w:rPr>
          <w:rFonts w:hint="cs"/>
          <w:rtl/>
        </w:rPr>
        <w:t xml:space="preserve">באין </w:t>
      </w:r>
      <w:r w:rsidRPr="007435EB">
        <w:rPr>
          <w:rtl/>
        </w:rPr>
        <w:t>מחמת שרץ.</w:t>
      </w:r>
    </w:p>
    <w:p w14:paraId="687AC7D9" w14:textId="37D77410" w:rsidR="00E8089F" w:rsidRPr="007435EB" w:rsidRDefault="00F47631" w:rsidP="00F47631">
      <w:pPr>
        <w:pStyle w:val="affd"/>
        <w:rPr>
          <w:bCs/>
          <w:rtl/>
        </w:rPr>
      </w:pPr>
      <w:r>
        <w:rPr>
          <w:rFonts w:hint="cs"/>
          <w:rtl/>
        </w:rPr>
        <w:t>***</w:t>
      </w:r>
    </w:p>
    <w:p w14:paraId="250DE9F6" w14:textId="77777777" w:rsidR="000C55B6" w:rsidRDefault="00E8089F" w:rsidP="000C55B6">
      <w:pPr>
        <w:pStyle w:val="36"/>
        <w:framePr w:wrap="notBeside"/>
        <w:rPr>
          <w:rFonts w:ascii="Fb Fontext" w:hAnsi="Fb Fontext"/>
          <w:spacing w:val="-4"/>
          <w:rtl/>
        </w:rPr>
      </w:pPr>
      <w:r w:rsidRPr="005C3FF1">
        <w:rPr>
          <w:rStyle w:val="afffa"/>
          <w:rtl/>
        </w:rPr>
        <w:t>איבעיא להו</w:t>
      </w:r>
      <w:r w:rsidRPr="00916C28">
        <w:rPr>
          <w:rFonts w:ascii="Fb Fontext" w:hAnsi="Fb Fontext"/>
          <w:spacing w:val="-4"/>
          <w:rtl/>
        </w:rPr>
        <w:t>:</w:t>
      </w:r>
    </w:p>
    <w:p w14:paraId="4951B7D5" w14:textId="1F0363BA" w:rsidR="00E8089F" w:rsidRPr="000C55B6" w:rsidRDefault="007A02AF" w:rsidP="00A56916">
      <w:pPr>
        <w:spacing w:before="4"/>
        <w:rPr>
          <w:rStyle w:val="affffd"/>
          <w:rtl/>
        </w:rPr>
      </w:pPr>
      <w:r>
        <w:rPr>
          <w:rStyle w:val="afffa"/>
          <w:rFonts w:hint="cs"/>
          <w:rtl/>
        </w:rPr>
        <w:t xml:space="preserve">ר''י חזרו בו רק </w:t>
      </w:r>
      <w:r w:rsidR="00E8089F" w:rsidRPr="005C3FF1">
        <w:rPr>
          <w:rStyle w:val="afffa"/>
          <w:rtl/>
        </w:rPr>
        <w:t>מכלים</w:t>
      </w:r>
      <w:r>
        <w:rPr>
          <w:rStyle w:val="afffa"/>
          <w:rFonts w:hint="cs"/>
          <w:rtl/>
        </w:rPr>
        <w:t>,</w:t>
      </w:r>
      <w:r w:rsidR="00E8089F" w:rsidRPr="005C3FF1">
        <w:rPr>
          <w:rStyle w:val="afffa"/>
          <w:rtl/>
        </w:rPr>
        <w:t xml:space="preserve"> </w:t>
      </w:r>
      <w:r w:rsidR="00A56916" w:rsidRPr="000C55B6">
        <w:rPr>
          <w:rFonts w:hint="cs"/>
          <w:rtl/>
        </w:rPr>
        <w:t>ו</w:t>
      </w:r>
      <w:r w:rsidR="00E8089F" w:rsidRPr="000C55B6">
        <w:rPr>
          <w:rtl/>
        </w:rPr>
        <w:t xml:space="preserve">באוכלין </w:t>
      </w:r>
      <w:r w:rsidR="00A56916" w:rsidRPr="000C55B6">
        <w:rPr>
          <w:rFonts w:hint="cs"/>
          <w:rtl/>
        </w:rPr>
        <w:t>ס''ל</w:t>
      </w:r>
      <w:r w:rsidR="00A56916" w:rsidRPr="00916C28">
        <w:rPr>
          <w:rFonts w:ascii="Fb Fontext" w:hAnsi="Fb Fontext" w:hint="cs"/>
          <w:spacing w:val="-4"/>
          <w:rtl/>
        </w:rPr>
        <w:t xml:space="preserve"> </w:t>
      </w:r>
      <w:r w:rsidR="00E8089F" w:rsidRPr="000C55B6">
        <w:rPr>
          <w:rStyle w:val="affffd"/>
          <w:rtl/>
        </w:rPr>
        <w:t>כרבי יוסי ור"ש דמטמאין</w:t>
      </w:r>
    </w:p>
    <w:p w14:paraId="5E375B5E" w14:textId="0F4511E9" w:rsidR="000C55B6" w:rsidRPr="000C55B6" w:rsidRDefault="00E8089F" w:rsidP="000C55B6">
      <w:pPr>
        <w:rPr>
          <w:rStyle w:val="affffd"/>
          <w:rFonts w:cs="FrankRuehl"/>
          <w:b w:val="0"/>
          <w:bCs w:val="0"/>
          <w:sz w:val="18"/>
          <w:szCs w:val="18"/>
          <w:rtl/>
        </w:rPr>
      </w:pPr>
      <w:r w:rsidRPr="000C55B6">
        <w:rPr>
          <w:rStyle w:val="affffd"/>
          <w:rtl/>
        </w:rPr>
        <w:t>או</w:t>
      </w:r>
      <w:r w:rsidR="007A02AF">
        <w:rPr>
          <w:rStyle w:val="affffd"/>
          <w:rFonts w:hint="cs"/>
          <w:rtl/>
        </w:rPr>
        <w:t>:</w:t>
      </w:r>
      <w:r w:rsidRPr="007435EB">
        <w:rPr>
          <w:rtl/>
        </w:rPr>
        <w:t xml:space="preserve"> לגמרי </w:t>
      </w:r>
      <w:r w:rsidR="00A56916">
        <w:rPr>
          <w:rFonts w:hint="cs"/>
          <w:rtl/>
        </w:rPr>
        <w:t>חזר בו</w:t>
      </w:r>
      <w:r w:rsidRPr="007435EB">
        <w:rPr>
          <w:rtl/>
        </w:rPr>
        <w:t xml:space="preserve">, </w:t>
      </w:r>
      <w:r w:rsidR="00A56916" w:rsidRPr="00A56916">
        <w:rPr>
          <w:rStyle w:val="affffd"/>
          <w:rFonts w:hint="cs"/>
          <w:rtl/>
        </w:rPr>
        <w:t>ו</w:t>
      </w:r>
      <w:r w:rsidR="00A56916" w:rsidRPr="00A56916">
        <w:rPr>
          <w:rStyle w:val="affffd"/>
          <w:rtl/>
        </w:rPr>
        <w:t>כר"מ</w:t>
      </w:r>
      <w:r w:rsidR="00A56916">
        <w:rPr>
          <w:rtl/>
        </w:rPr>
        <w:t xml:space="preserve"> </w:t>
      </w:r>
      <w:r w:rsidR="00A56916">
        <w:rPr>
          <w:rFonts w:hint="cs"/>
          <w:rtl/>
        </w:rPr>
        <w:t>ש</w:t>
      </w:r>
      <w:r w:rsidRPr="007435EB">
        <w:rPr>
          <w:rtl/>
        </w:rPr>
        <w:t>אינם מטמאים כלל.</w:t>
      </w:r>
    </w:p>
    <w:p w14:paraId="16417740" w14:textId="77777777" w:rsidR="000C55B6" w:rsidRDefault="00E8089F" w:rsidP="000C55B6">
      <w:pPr>
        <w:pStyle w:val="36"/>
        <w:framePr w:wrap="notBeside"/>
        <w:rPr>
          <w:rtl/>
        </w:rPr>
      </w:pPr>
      <w:r w:rsidRPr="00A56916">
        <w:rPr>
          <w:rStyle w:val="affffd"/>
          <w:rtl/>
        </w:rPr>
        <w:t>אין להוכיח</w:t>
      </w:r>
    </w:p>
    <w:p w14:paraId="0E86EE42" w14:textId="638C1F72" w:rsidR="00A56916" w:rsidRDefault="00E8089F" w:rsidP="00A56916">
      <w:pPr>
        <w:rPr>
          <w:rtl/>
        </w:rPr>
      </w:pPr>
      <w:r w:rsidRPr="007435EB">
        <w:rPr>
          <w:rtl/>
        </w:rPr>
        <w:t xml:space="preserve">מדפרה ששתתה מי חטאת </w:t>
      </w:r>
    </w:p>
    <w:p w14:paraId="44DA33C8" w14:textId="77777777" w:rsidR="000C55B6" w:rsidRDefault="00E8089F" w:rsidP="000C55B6">
      <w:pPr>
        <w:pStyle w:val="36"/>
        <w:framePr w:wrap="notBeside"/>
        <w:rPr>
          <w:rStyle w:val="affffd"/>
          <w:spacing w:val="-4"/>
          <w:rtl/>
        </w:rPr>
      </w:pPr>
      <w:r w:rsidRPr="00916C28">
        <w:rPr>
          <w:rStyle w:val="affffd"/>
          <w:spacing w:val="-4"/>
          <w:rtl/>
        </w:rPr>
        <w:t>דלר"י:</w:t>
      </w:r>
    </w:p>
    <w:p w14:paraId="696F2248" w14:textId="48FE8EA4" w:rsidR="00E8089F" w:rsidRPr="000C55B6" w:rsidRDefault="00E8089F" w:rsidP="00A56916">
      <w:pPr>
        <w:rPr>
          <w:rtl/>
        </w:rPr>
      </w:pPr>
      <w:r w:rsidRPr="000C55B6">
        <w:rPr>
          <w:rtl/>
        </w:rPr>
        <w:t>בטלו במעיה אבל לא לגמרי והיינו דמטמאין טומאה קלה.</w:t>
      </w:r>
    </w:p>
    <w:p w14:paraId="1C172847" w14:textId="77777777" w:rsidR="000C55B6" w:rsidRDefault="00E8089F" w:rsidP="000C55B6">
      <w:pPr>
        <w:pStyle w:val="36"/>
        <w:framePr w:wrap="notBeside"/>
        <w:rPr>
          <w:rStyle w:val="affffd"/>
          <w:rtl/>
        </w:rPr>
      </w:pPr>
      <w:r w:rsidRPr="00A56916">
        <w:rPr>
          <w:rStyle w:val="affffd"/>
          <w:rFonts w:hint="cs"/>
          <w:rtl/>
        </w:rPr>
        <w:lastRenderedPageBreak/>
        <w:t xml:space="preserve">א. </w:t>
      </w:r>
      <w:r w:rsidRPr="00A56916">
        <w:rPr>
          <w:rStyle w:val="affffd"/>
          <w:rtl/>
        </w:rPr>
        <w:t>דה"ק</w:t>
      </w:r>
    </w:p>
    <w:p w14:paraId="678308DC" w14:textId="0F52F45E" w:rsidR="00A56916" w:rsidRDefault="00E8089F" w:rsidP="00A56916">
      <w:pPr>
        <w:rPr>
          <w:rtl/>
        </w:rPr>
      </w:pPr>
      <w:r w:rsidRPr="007435EB">
        <w:rPr>
          <w:rtl/>
        </w:rPr>
        <w:t xml:space="preserve">פרה ששתתה מי חטאת - בשרה טמא, בטומאה קלה, </w:t>
      </w:r>
    </w:p>
    <w:p w14:paraId="28F7BE8F" w14:textId="77777777" w:rsidR="00E8089F" w:rsidRPr="005C3FF1" w:rsidRDefault="00E8089F" w:rsidP="000C55B6">
      <w:pPr>
        <w:spacing w:after="60"/>
        <w:rPr>
          <w:rStyle w:val="afffa"/>
          <w:rtl/>
        </w:rPr>
      </w:pPr>
      <w:r w:rsidRPr="007435EB">
        <w:rPr>
          <w:rtl/>
        </w:rPr>
        <w:t>אבל טומאה חמורה - לא.</w:t>
      </w:r>
      <w:r w:rsidR="00A56916">
        <w:rPr>
          <w:rFonts w:hint="cs"/>
          <w:rtl/>
        </w:rPr>
        <w:t xml:space="preserve">  </w:t>
      </w:r>
      <w:r w:rsidRPr="00A56916">
        <w:rPr>
          <w:rStyle w:val="affffd"/>
          <w:rtl/>
        </w:rPr>
        <w:t xml:space="preserve">שר"י: </w:t>
      </w:r>
      <w:r w:rsidRPr="007435EB">
        <w:rPr>
          <w:rtl/>
        </w:rPr>
        <w:t>בטלו במעיה.</w:t>
      </w:r>
    </w:p>
    <w:p w14:paraId="32C2A2C0" w14:textId="77777777" w:rsidR="000C55B6" w:rsidRDefault="00E8089F" w:rsidP="000C55B6">
      <w:pPr>
        <w:pStyle w:val="36"/>
        <w:framePr w:wrap="notBeside"/>
        <w:rPr>
          <w:rStyle w:val="affffd"/>
          <w:rtl/>
        </w:rPr>
      </w:pPr>
      <w:r w:rsidRPr="00A56916">
        <w:rPr>
          <w:rStyle w:val="affffd"/>
          <w:rFonts w:hint="cs"/>
          <w:rtl/>
        </w:rPr>
        <w:t xml:space="preserve">ב. </w:t>
      </w:r>
      <w:r w:rsidRPr="00A56916">
        <w:rPr>
          <w:rStyle w:val="affffd"/>
          <w:rtl/>
        </w:rPr>
        <w:t>רב אשי:</w:t>
      </w:r>
    </w:p>
    <w:p w14:paraId="4356373C" w14:textId="6BE32847" w:rsidR="00E8089F" w:rsidRPr="000C55B6" w:rsidRDefault="00E8089F" w:rsidP="009A151F">
      <w:pPr>
        <w:rPr>
          <w:rtl/>
        </w:rPr>
      </w:pPr>
      <w:r w:rsidRPr="000C55B6">
        <w:rPr>
          <w:rtl/>
        </w:rPr>
        <w:t>לעולם בטלו במעיה לגמרי, משום ד</w:t>
      </w:r>
      <w:r w:rsidR="008F01DA" w:rsidRPr="000C55B6">
        <w:rPr>
          <w:rFonts w:hint="cs"/>
          <w:rtl/>
        </w:rPr>
        <w:t>הו''ל</w:t>
      </w:r>
      <w:r w:rsidRPr="000C55B6">
        <w:rPr>
          <w:rtl/>
        </w:rPr>
        <w:t xml:space="preserve"> משקה סרוח.</w:t>
      </w:r>
    </w:p>
    <w:p w14:paraId="5D91D6FB" w14:textId="77777777" w:rsidR="00E8089F" w:rsidRPr="007435EB" w:rsidRDefault="00E8089F" w:rsidP="005C3FF1">
      <w:pPr>
        <w:pStyle w:val="afff"/>
        <w:framePr w:wrap="around"/>
        <w:rPr>
          <w:rtl/>
        </w:rPr>
      </w:pPr>
      <w:r w:rsidRPr="007435EB">
        <w:rPr>
          <w:rFonts w:hint="cs"/>
          <w:rtl/>
        </w:rPr>
        <w:t>יח.</w:t>
      </w:r>
    </w:p>
    <w:p w14:paraId="4A39FE86" w14:textId="77777777" w:rsidR="000C55B6" w:rsidRDefault="00E8089F" w:rsidP="000C55B6">
      <w:pPr>
        <w:pStyle w:val="36"/>
        <w:framePr w:wrap="notBeside"/>
        <w:rPr>
          <w:rStyle w:val="affffd"/>
          <w:spacing w:val="-4"/>
          <w:rtl/>
        </w:rPr>
      </w:pPr>
      <w:r w:rsidRPr="00916C28">
        <w:rPr>
          <w:rStyle w:val="affffd"/>
          <w:spacing w:val="-4"/>
          <w:rtl/>
        </w:rPr>
        <w:t>רבי יוסי ור"ש:</w:t>
      </w:r>
    </w:p>
    <w:p w14:paraId="3EF14163" w14:textId="199CFD1B" w:rsidR="00E8089F" w:rsidRPr="000C55B6" w:rsidRDefault="00A56916" w:rsidP="000C55B6">
      <w:pPr>
        <w:spacing w:after="60"/>
        <w:rPr>
          <w:rStyle w:val="affffd"/>
          <w:rtl/>
        </w:rPr>
      </w:pPr>
      <w:r w:rsidRPr="000C55B6">
        <w:rPr>
          <w:rtl/>
        </w:rPr>
        <w:t>לאוכלין</w:t>
      </w:r>
      <w:r w:rsidR="00E8089F" w:rsidRPr="000C55B6">
        <w:rPr>
          <w:rtl/>
        </w:rPr>
        <w:t xml:space="preserve"> טמאין</w:t>
      </w:r>
      <w:r w:rsidRPr="00916C28">
        <w:rPr>
          <w:rStyle w:val="afffff6"/>
          <w:rFonts w:hint="cs"/>
          <w:spacing w:val="-4"/>
          <w:rtl/>
        </w:rPr>
        <w:t xml:space="preserve"> </w:t>
      </w:r>
      <w:r w:rsidR="00E8089F" w:rsidRPr="00916C28">
        <w:rPr>
          <w:rStyle w:val="afffff6"/>
          <w:spacing w:val="-4"/>
          <w:rtl/>
        </w:rPr>
        <w:t>ספק דאורייתא</w:t>
      </w:r>
      <w:r w:rsidRPr="00916C28">
        <w:rPr>
          <w:rFonts w:ascii="Fb Fontext" w:hAnsi="Fb Fontext"/>
          <w:spacing w:val="-4"/>
          <w:rtl/>
        </w:rPr>
        <w:t xml:space="preserve"> </w:t>
      </w:r>
      <w:r w:rsidRPr="000C55B6">
        <w:rPr>
          <w:rtl/>
        </w:rPr>
        <w:t>לכלים</w:t>
      </w:r>
      <w:r w:rsidR="00E8089F" w:rsidRPr="000C55B6">
        <w:rPr>
          <w:rtl/>
        </w:rPr>
        <w:t xml:space="preserve"> טהורים</w:t>
      </w:r>
      <w:r w:rsidR="00E8089F" w:rsidRPr="00916C28">
        <w:rPr>
          <w:rFonts w:ascii="Fb Fontext" w:hAnsi="Fb Fontext"/>
          <w:spacing w:val="-4"/>
          <w:rtl/>
        </w:rPr>
        <w:t xml:space="preserve"> </w:t>
      </w:r>
      <w:r w:rsidR="00E8089F" w:rsidRPr="000C55B6">
        <w:rPr>
          <w:rStyle w:val="affffd"/>
          <w:rtl/>
        </w:rPr>
        <w:t>דספק רבנן</w:t>
      </w:r>
    </w:p>
    <w:p w14:paraId="04AC4C53" w14:textId="77777777" w:rsidR="000C55B6" w:rsidRDefault="00E8089F" w:rsidP="000C55B6">
      <w:pPr>
        <w:pStyle w:val="36"/>
        <w:framePr w:wrap="notBeside"/>
        <w:rPr>
          <w:rStyle w:val="affffd"/>
          <w:rtl/>
        </w:rPr>
      </w:pPr>
      <w:r w:rsidRPr="00A56916">
        <w:rPr>
          <w:rStyle w:val="affffd"/>
          <w:rtl/>
        </w:rPr>
        <w:t xml:space="preserve">ר"ל: </w:t>
      </w:r>
    </w:p>
    <w:p w14:paraId="1E71A62D" w14:textId="2ECF0CD3" w:rsidR="00E8089F" w:rsidRPr="007435EB" w:rsidRDefault="000C55B6" w:rsidP="007A02AF">
      <w:pPr>
        <w:rPr>
          <w:rtl/>
        </w:rPr>
      </w:pPr>
      <w:r>
        <w:rPr>
          <w:rStyle w:val="affffd"/>
          <w:rFonts w:hint="cs"/>
          <w:rtl/>
        </w:rPr>
        <w:t>ר</w:t>
      </w:r>
      <w:r w:rsidR="00E8089F" w:rsidRPr="00A56916">
        <w:rPr>
          <w:rStyle w:val="affffd"/>
          <w:rtl/>
        </w:rPr>
        <w:t xml:space="preserve">בי יוסי בשיטת ר"ע רבו אמרה, </w:t>
      </w:r>
      <w:r w:rsidR="00A56916" w:rsidRPr="007A02AF">
        <w:rPr>
          <w:rtl/>
        </w:rPr>
        <w:t>ד</w:t>
      </w:r>
      <w:r w:rsidR="007A02AF">
        <w:rPr>
          <w:rFonts w:hint="cs"/>
          <w:rtl/>
        </w:rPr>
        <w:t xml:space="preserve">בו ביום </w:t>
      </w:r>
      <w:r w:rsidR="00A56916" w:rsidRPr="007A02AF">
        <w:rPr>
          <w:rtl/>
        </w:rPr>
        <w:t>דרש</w:t>
      </w:r>
      <w:r w:rsidR="00A56916">
        <w:rPr>
          <w:rtl/>
        </w:rPr>
        <w:t xml:space="preserve"> יטְמָא</w:t>
      </w:r>
      <w:r w:rsidR="00E8089F" w:rsidRPr="007435EB">
        <w:rPr>
          <w:rtl/>
        </w:rPr>
        <w:t xml:space="preserve"> יטַמֵּא.</w:t>
      </w:r>
      <w:r w:rsidR="007A02AF">
        <w:rPr>
          <w:rFonts w:hint="cs"/>
          <w:rtl/>
        </w:rPr>
        <w:t xml:space="preserve"> -</w:t>
      </w:r>
      <w:r w:rsidR="00E8089F" w:rsidRPr="007435EB">
        <w:rPr>
          <w:rtl/>
        </w:rPr>
        <w:t>דככר שני שעושה שלישי בחולין.</w:t>
      </w:r>
    </w:p>
    <w:p w14:paraId="54126EC2" w14:textId="77777777" w:rsidR="000C55B6" w:rsidRDefault="00E8089F" w:rsidP="000C55B6">
      <w:pPr>
        <w:pStyle w:val="36"/>
        <w:framePr w:wrap="notBeside"/>
        <w:rPr>
          <w:rtl/>
        </w:rPr>
      </w:pPr>
      <w:r w:rsidRPr="0065617C">
        <w:rPr>
          <w:rtl/>
        </w:rPr>
        <w:t>ו</w:t>
      </w:r>
      <w:r w:rsidR="00AB3B38">
        <w:rPr>
          <w:rtl/>
        </w:rPr>
        <w:t>כאן</w:t>
      </w:r>
    </w:p>
    <w:p w14:paraId="0900D27C" w14:textId="00DA5B13" w:rsidR="00E8089F" w:rsidRPr="0065617C" w:rsidRDefault="00E8089F" w:rsidP="000C55B6">
      <w:pPr>
        <w:spacing w:after="60"/>
        <w:rPr>
          <w:spacing w:val="-2"/>
          <w:rtl/>
        </w:rPr>
      </w:pPr>
      <w:r w:rsidRPr="00AC0CB1">
        <w:rPr>
          <w:rStyle w:val="af2"/>
          <w:rtl/>
        </w:rPr>
        <w:t xml:space="preserve">ד'וכל משקה אשר ישתה בכל כלי יטמא' </w:t>
      </w:r>
      <w:r w:rsidRPr="0065617C">
        <w:rPr>
          <w:spacing w:val="-2"/>
          <w:rtl/>
        </w:rPr>
        <w:t>- לטמא טומאת אוכלין.</w:t>
      </w:r>
    </w:p>
    <w:p w14:paraId="7F97931E" w14:textId="4CC2B6F8" w:rsidR="00E8089F" w:rsidRPr="007A02AF" w:rsidRDefault="00E8089F" w:rsidP="007A02AF">
      <w:pPr>
        <w:rPr>
          <w:rtl/>
        </w:rPr>
      </w:pPr>
      <w:r w:rsidRPr="005C3FF1">
        <w:rPr>
          <w:rStyle w:val="afffa"/>
          <w:rtl/>
        </w:rPr>
        <w:t>ולא משקין</w:t>
      </w:r>
      <w:r w:rsidRPr="00916C28">
        <w:rPr>
          <w:rFonts w:ascii="Fb Fontext" w:hAnsi="Fb Fontext"/>
          <w:spacing w:val="-6"/>
          <w:sz w:val="20"/>
          <w:rtl/>
        </w:rPr>
        <w:t xml:space="preserve">- </w:t>
      </w:r>
      <w:r w:rsidRPr="007A02AF">
        <w:rPr>
          <w:rtl/>
        </w:rPr>
        <w:t>דלא כך היה,</w:t>
      </w:r>
      <w:r w:rsidR="00A56916" w:rsidRPr="007A02AF">
        <w:rPr>
          <w:rtl/>
        </w:rPr>
        <w:t xml:space="preserve"> </w:t>
      </w:r>
      <w:r w:rsidRPr="007A02AF">
        <w:rPr>
          <w:rtl/>
        </w:rPr>
        <w:t>דלא מצינו טומא</w:t>
      </w:r>
      <w:r w:rsidR="00A56916" w:rsidRPr="007A02AF">
        <w:rPr>
          <w:rtl/>
        </w:rPr>
        <w:t>ה שעושה כיוצ</w:t>
      </w:r>
      <w:r w:rsidR="00A56916" w:rsidRPr="007A02AF">
        <w:rPr>
          <w:rFonts w:hint="cs"/>
          <w:rtl/>
        </w:rPr>
        <w:t>"ב</w:t>
      </w:r>
      <w:r w:rsidRPr="007A02AF">
        <w:rPr>
          <w:rtl/>
        </w:rPr>
        <w:t>.</w:t>
      </w:r>
    </w:p>
    <w:p w14:paraId="1A8D8DC3" w14:textId="77777777" w:rsidR="007A02AF" w:rsidRDefault="00E8089F" w:rsidP="007A02AF">
      <w:pPr>
        <w:pStyle w:val="36"/>
        <w:framePr w:wrap="notBeside"/>
        <w:rPr>
          <w:rtl/>
        </w:rPr>
      </w:pPr>
      <w:r w:rsidRPr="00A56916">
        <w:rPr>
          <w:rStyle w:val="affffd"/>
          <w:rtl/>
        </w:rPr>
        <w:t>ולרבינא:</w:t>
      </w:r>
    </w:p>
    <w:p w14:paraId="74F3EF50" w14:textId="126B980F" w:rsidR="00A56916" w:rsidRDefault="00E8089F" w:rsidP="00A56916">
      <w:pPr>
        <w:rPr>
          <w:rtl/>
        </w:rPr>
      </w:pPr>
      <w:r w:rsidRPr="007435EB">
        <w:rPr>
          <w:rtl/>
        </w:rPr>
        <w:t xml:space="preserve">דאי למשקין רישא דקרא </w:t>
      </w:r>
      <w:r w:rsidR="00A56916">
        <w:rPr>
          <w:rFonts w:hint="cs"/>
          <w:rtl/>
        </w:rPr>
        <w:t>ג''כ נאמר כן,</w:t>
      </w:r>
      <w:r w:rsidRPr="007435EB">
        <w:rPr>
          <w:rtl/>
        </w:rPr>
        <w:t xml:space="preserve"> </w:t>
      </w:r>
    </w:p>
    <w:p w14:paraId="4D30D55C" w14:textId="77777777" w:rsidR="00E8089F" w:rsidRPr="00916C28" w:rsidRDefault="00A56916" w:rsidP="007A02AF">
      <w:pPr>
        <w:rPr>
          <w:spacing w:val="-2"/>
          <w:rtl/>
        </w:rPr>
      </w:pPr>
      <w:r w:rsidRPr="00916C28">
        <w:rPr>
          <w:spacing w:val="-2"/>
          <w:rtl/>
        </w:rPr>
        <w:t>ומדלא ע</w:t>
      </w:r>
      <w:r w:rsidRPr="00916C28">
        <w:rPr>
          <w:rFonts w:hint="cs"/>
          <w:spacing w:val="-2"/>
          <w:rtl/>
        </w:rPr>
        <w:t>רבם</w:t>
      </w:r>
      <w:r w:rsidR="00E8089F" w:rsidRPr="00916C28">
        <w:rPr>
          <w:spacing w:val="-2"/>
          <w:rtl/>
        </w:rPr>
        <w:t xml:space="preserve"> </w:t>
      </w:r>
      <w:r w:rsidR="00E8089F" w:rsidRPr="00AC0CB1">
        <w:rPr>
          <w:rStyle w:val="af2"/>
          <w:rtl/>
        </w:rPr>
        <w:t>יטמא</w:t>
      </w:r>
      <w:r w:rsidR="00E8089F" w:rsidRPr="00916C28">
        <w:rPr>
          <w:spacing w:val="-2"/>
          <w:rtl/>
        </w:rPr>
        <w:t xml:space="preserve"> דרישא לטמא משקין וסיפא לטמא אוכלין.</w:t>
      </w:r>
    </w:p>
    <w:p w14:paraId="36AA1E3A" w14:textId="77777777" w:rsidR="000C55B6" w:rsidRDefault="00E8089F" w:rsidP="000C55B6">
      <w:pPr>
        <w:pStyle w:val="36"/>
        <w:framePr w:wrap="notBeside"/>
        <w:rPr>
          <w:rStyle w:val="affffd"/>
          <w:rtl/>
        </w:rPr>
      </w:pPr>
      <w:r w:rsidRPr="00A56916">
        <w:rPr>
          <w:rStyle w:val="affffd"/>
          <w:rtl/>
        </w:rPr>
        <w:t>ולא אמרי'</w:t>
      </w:r>
    </w:p>
    <w:p w14:paraId="657609A7" w14:textId="04821C7A" w:rsidR="00E8089F" w:rsidRPr="007435EB" w:rsidRDefault="00E8089F" w:rsidP="00E8089F">
      <w:pPr>
        <w:rPr>
          <w:rFonts w:cs="Guttman Vilna"/>
          <w:b/>
          <w:bCs/>
          <w:rtl/>
        </w:rPr>
      </w:pPr>
      <w:r w:rsidRPr="007435EB">
        <w:rPr>
          <w:rtl/>
        </w:rPr>
        <w:t>דלטמא את הכלים, מק"ו ד</w:t>
      </w:r>
      <w:r w:rsidR="00AB3B38">
        <w:rPr>
          <w:rtl/>
        </w:rPr>
        <w:t>אף</w:t>
      </w:r>
      <w:r w:rsidRPr="007435EB">
        <w:rPr>
          <w:rtl/>
        </w:rPr>
        <w:t xml:space="preserve"> כלים לא מטמאין כלים וא"ל ממשקין הבאין מחמת שרץ דדיו לבוא מן הדין.</w:t>
      </w:r>
    </w:p>
    <w:p w14:paraId="7C5D46B2" w14:textId="77777777" w:rsidR="00E8089F" w:rsidRPr="007435EB" w:rsidRDefault="00E8089F" w:rsidP="005C3FF1">
      <w:pPr>
        <w:pStyle w:val="afff"/>
        <w:framePr w:wrap="around"/>
        <w:rPr>
          <w:rtl/>
        </w:rPr>
      </w:pPr>
      <w:r w:rsidRPr="007435EB">
        <w:rPr>
          <w:rFonts w:hint="cs"/>
          <w:rtl/>
        </w:rPr>
        <w:t>יח:</w:t>
      </w:r>
    </w:p>
    <w:p w14:paraId="216E249C" w14:textId="77777777" w:rsidR="00E8089F" w:rsidRPr="00916C28" w:rsidRDefault="00E8089F" w:rsidP="00A56916">
      <w:pPr>
        <w:rPr>
          <w:spacing w:val="-2"/>
          <w:rtl/>
        </w:rPr>
      </w:pPr>
      <w:r w:rsidRPr="00AC0CB1">
        <w:rPr>
          <w:rStyle w:val="af2"/>
          <w:rtl/>
        </w:rPr>
        <w:t>'אשר יבוא עליו מים יטמא'</w:t>
      </w:r>
      <w:r w:rsidR="00A56916" w:rsidRPr="00AC0CB1">
        <w:rPr>
          <w:rStyle w:val="af2"/>
          <w:rFonts w:hint="cs"/>
          <w:rtl/>
        </w:rPr>
        <w:t xml:space="preserve"> </w:t>
      </w:r>
      <w:r w:rsidR="00A56916" w:rsidRPr="00916C28">
        <w:rPr>
          <w:rFonts w:ascii="Fb Fontext" w:hAnsi="Fb Fontext"/>
          <w:spacing w:val="-2"/>
          <w:rtl/>
        </w:rPr>
        <w:t xml:space="preserve">לטמא </w:t>
      </w:r>
      <w:r w:rsidRPr="00916C28">
        <w:rPr>
          <w:rFonts w:ascii="Fb Fontext" w:hAnsi="Fb Fontext"/>
          <w:spacing w:val="-2"/>
          <w:rtl/>
        </w:rPr>
        <w:t>המשקין. שעלולין לקבל טומאה.</w:t>
      </w:r>
    </w:p>
    <w:p w14:paraId="065D3AAC" w14:textId="77777777" w:rsidR="000C55B6" w:rsidRDefault="00E8089F" w:rsidP="000C55B6">
      <w:pPr>
        <w:pStyle w:val="36"/>
        <w:framePr w:wrap="notBeside"/>
        <w:rPr>
          <w:rtl/>
        </w:rPr>
      </w:pPr>
      <w:r w:rsidRPr="007435EB">
        <w:rPr>
          <w:rtl/>
        </w:rPr>
        <w:t xml:space="preserve">ולא </w:t>
      </w:r>
    </w:p>
    <w:p w14:paraId="197F3796" w14:textId="5E373644" w:rsidR="00E8089F" w:rsidRPr="007435EB" w:rsidRDefault="000C55B6" w:rsidP="00E8089F">
      <w:pPr>
        <w:rPr>
          <w:rtl/>
        </w:rPr>
      </w:pPr>
      <w:r>
        <w:rPr>
          <w:rFonts w:hint="cs"/>
          <w:rtl/>
        </w:rPr>
        <w:t>ל</w:t>
      </w:r>
      <w:r w:rsidR="00E8089F" w:rsidRPr="007435EB">
        <w:rPr>
          <w:rtl/>
        </w:rPr>
        <w:t>אוכלין דק"ו דמשקה שמטמא אוכל אינו מטמא כלי, אוכל דאין מטמא אוכל ק"ו שלא יטמא כלי.</w:t>
      </w:r>
    </w:p>
    <w:p w14:paraId="4E643CC8" w14:textId="77777777" w:rsidR="000C55B6" w:rsidRDefault="00A56916" w:rsidP="000C55B6">
      <w:pPr>
        <w:pStyle w:val="36"/>
        <w:framePr w:wrap="notBeside"/>
        <w:rPr>
          <w:rtl/>
        </w:rPr>
      </w:pPr>
      <w:r>
        <w:rPr>
          <w:rFonts w:hint="cs"/>
          <w:rtl/>
        </w:rPr>
        <w:t>ואכתי</w:t>
      </w:r>
      <w:r w:rsidR="00E8089F" w:rsidRPr="007435EB">
        <w:rPr>
          <w:rtl/>
        </w:rPr>
        <w:t xml:space="preserve"> </w:t>
      </w:r>
    </w:p>
    <w:p w14:paraId="408430D6" w14:textId="3FFFC059" w:rsidR="00E8089F" w:rsidRPr="00A56916" w:rsidRDefault="00E8089F" w:rsidP="00E8089F">
      <w:pPr>
        <w:rPr>
          <w:rStyle w:val="afffff6"/>
          <w:rtl/>
        </w:rPr>
      </w:pPr>
      <w:r w:rsidRPr="007435EB">
        <w:rPr>
          <w:rtl/>
        </w:rPr>
        <w:t xml:space="preserve">שקה חמור שמקבל טומאה שלא בהכשר </w:t>
      </w:r>
      <w:r w:rsidRPr="00A56916">
        <w:rPr>
          <w:rStyle w:val="afffff6"/>
          <w:rtl/>
        </w:rPr>
        <w:t>[וזוהי עלילתן]</w:t>
      </w:r>
    </w:p>
    <w:p w14:paraId="2A525630" w14:textId="248D953C" w:rsidR="00E8089F" w:rsidRPr="007435EB" w:rsidRDefault="00F47631" w:rsidP="00F47631">
      <w:pPr>
        <w:pStyle w:val="affd"/>
        <w:rPr>
          <w:bCs/>
          <w:rtl/>
        </w:rPr>
      </w:pPr>
      <w:r>
        <w:rPr>
          <w:rFonts w:hint="cs"/>
          <w:rtl/>
        </w:rPr>
        <w:t>***</w:t>
      </w:r>
    </w:p>
    <w:p w14:paraId="33C13E1D" w14:textId="77777777" w:rsidR="00E8089F" w:rsidRPr="000C55B6" w:rsidRDefault="00E8089F" w:rsidP="0011715B">
      <w:pPr>
        <w:rPr>
          <w:rtl/>
        </w:rPr>
      </w:pPr>
      <w:r w:rsidRPr="00AC0CB1">
        <w:rPr>
          <w:rStyle w:val="af2"/>
          <w:rtl/>
        </w:rPr>
        <w:t xml:space="preserve">יטמא </w:t>
      </w:r>
      <w:r w:rsidRPr="007435EB">
        <w:rPr>
          <w:rtl/>
        </w:rPr>
        <w:t>- דאין עושה כיוצא בה,</w:t>
      </w:r>
      <w:r w:rsidRPr="007435EB">
        <w:rPr>
          <w:rFonts w:hint="cs"/>
          <w:rtl/>
        </w:rPr>
        <w:t xml:space="preserve"> </w:t>
      </w:r>
      <w:r w:rsidRPr="007435EB">
        <w:rPr>
          <w:rtl/>
        </w:rPr>
        <w:t xml:space="preserve">במשקין </w:t>
      </w:r>
      <w:r w:rsidRPr="000C55B6">
        <w:rPr>
          <w:rtl/>
        </w:rPr>
        <w:t>הבאין מחמת כלי ו</w:t>
      </w:r>
      <w:r w:rsidR="00AB3B38" w:rsidRPr="000C55B6">
        <w:rPr>
          <w:rtl/>
        </w:rPr>
        <w:t>אף</w:t>
      </w:r>
      <w:r w:rsidRPr="000C55B6">
        <w:rPr>
          <w:rtl/>
        </w:rPr>
        <w:t xml:space="preserve"> </w:t>
      </w:r>
      <w:r w:rsidR="0011715B" w:rsidRPr="000C55B6">
        <w:rPr>
          <w:rFonts w:hint="cs"/>
          <w:rtl/>
        </w:rPr>
        <w:t>שנלמד</w:t>
      </w:r>
      <w:r w:rsidRPr="000C55B6">
        <w:rPr>
          <w:rtl/>
        </w:rPr>
        <w:t xml:space="preserve"> בק"ו מהבאין מחמת שרץ טרח וכתב לה קרא.</w:t>
      </w:r>
    </w:p>
    <w:p w14:paraId="1778ADBD" w14:textId="77777777" w:rsidR="00E8089F" w:rsidRPr="007435EB" w:rsidRDefault="00E8089F" w:rsidP="007A02AF">
      <w:pPr>
        <w:spacing w:after="60"/>
        <w:rPr>
          <w:rtl/>
        </w:rPr>
      </w:pPr>
      <w:r w:rsidRPr="00AC0CB1">
        <w:rPr>
          <w:rStyle w:val="af2"/>
          <w:rtl/>
        </w:rPr>
        <w:t>'וכי יתן מים על זרע ונפל מנבלתם עליו טמא הוא'</w:t>
      </w:r>
      <w:r w:rsidRPr="007435EB">
        <w:rPr>
          <w:rFonts w:ascii="Fb Fontext" w:hAnsi="Fb Fontext"/>
          <w:sz w:val="20"/>
          <w:rtl/>
        </w:rPr>
        <w:t>-ואין עושה טומאה כיוצא בה, במשקין הבאין מחמת שרץ ו</w:t>
      </w:r>
      <w:r w:rsidR="00127038">
        <w:rPr>
          <w:rFonts w:ascii="Fb Fontext" w:hAnsi="Fb Fontext"/>
          <w:sz w:val="20"/>
          <w:rtl/>
        </w:rPr>
        <w:t>אף</w:t>
      </w:r>
      <w:r w:rsidRPr="007435EB">
        <w:rPr>
          <w:rFonts w:ascii="Fb Fontext" w:hAnsi="Fb Fontext"/>
          <w:sz w:val="20"/>
          <w:rtl/>
        </w:rPr>
        <w:t xml:space="preserve"> דחמירי.</w:t>
      </w:r>
    </w:p>
    <w:p w14:paraId="0BADDEEA" w14:textId="77777777" w:rsidR="00E8089F" w:rsidRPr="007435EB" w:rsidRDefault="00E8089F" w:rsidP="005C3FF1">
      <w:pPr>
        <w:pStyle w:val="afff"/>
        <w:framePr w:wrap="around"/>
        <w:rPr>
          <w:rtl/>
        </w:rPr>
      </w:pPr>
      <w:r w:rsidRPr="007435EB">
        <w:rPr>
          <w:rFonts w:hint="cs"/>
          <w:rtl/>
        </w:rPr>
        <w:t>יח:</w:t>
      </w:r>
    </w:p>
    <w:p w14:paraId="46DAB0E4" w14:textId="77777777" w:rsidR="000C55B6" w:rsidRDefault="0011715B" w:rsidP="000C55B6">
      <w:pPr>
        <w:pStyle w:val="36"/>
        <w:framePr w:wrap="notBeside"/>
        <w:rPr>
          <w:rStyle w:val="affffd"/>
          <w:rtl/>
        </w:rPr>
      </w:pPr>
      <w:r>
        <w:rPr>
          <w:rStyle w:val="affffd"/>
          <w:rFonts w:hint="cs"/>
          <w:rtl/>
        </w:rPr>
        <w:t>ו</w:t>
      </w:r>
      <w:r w:rsidR="00E8089F" w:rsidRPr="00A56916">
        <w:rPr>
          <w:rStyle w:val="affffd"/>
          <w:rtl/>
        </w:rPr>
        <w:t xml:space="preserve">הך </w:t>
      </w:r>
    </w:p>
    <w:p w14:paraId="412EA370" w14:textId="77777777" w:rsidR="000C55B6" w:rsidRDefault="00E8089F" w:rsidP="000C55B6">
      <w:pPr>
        <w:rPr>
          <w:rFonts w:ascii="Fb Fontext" w:hAnsi="Fb Fontext"/>
          <w:rtl/>
        </w:rPr>
      </w:pPr>
      <w:r w:rsidRPr="00A56916">
        <w:rPr>
          <w:rStyle w:val="affffd"/>
          <w:rtl/>
        </w:rPr>
        <w:t>רבא דבי יוסי</w:t>
      </w:r>
      <w:r w:rsidRPr="007435EB">
        <w:rPr>
          <w:rFonts w:ascii="Fb Fontext" w:hAnsi="Fb Fontext"/>
          <w:rtl/>
        </w:rPr>
        <w:t xml:space="preserve"> </w:t>
      </w:r>
      <w:r w:rsidRPr="00A56916">
        <w:rPr>
          <w:rStyle w:val="affffd"/>
          <w:rtl/>
        </w:rPr>
        <w:t xml:space="preserve">לא ס"ל כר"ע </w:t>
      </w:r>
      <w:r w:rsidRPr="007435EB">
        <w:rPr>
          <w:rFonts w:ascii="Fb Fontext" w:hAnsi="Fb Fontext"/>
          <w:rtl/>
        </w:rPr>
        <w:t>וכן להיפך</w:t>
      </w:r>
      <w:r w:rsidR="00A56916">
        <w:rPr>
          <w:rFonts w:ascii="Fb Fontext" w:hAnsi="Fb Fontext" w:hint="cs"/>
          <w:rtl/>
        </w:rPr>
        <w:t>,</w:t>
      </w:r>
      <w:r w:rsidRPr="007435EB">
        <w:rPr>
          <w:rFonts w:ascii="Fb Fontext" w:hAnsi="Fb Fontext"/>
          <w:rtl/>
        </w:rPr>
        <w:t xml:space="preserve"> </w:t>
      </w:r>
    </w:p>
    <w:p w14:paraId="20AC341D" w14:textId="77777777" w:rsidR="000C55B6" w:rsidRDefault="0011715B" w:rsidP="000C55B6">
      <w:pPr>
        <w:pStyle w:val="36"/>
        <w:framePr w:wrap="notBeside"/>
        <w:rPr>
          <w:rtl/>
        </w:rPr>
      </w:pPr>
      <w:r>
        <w:rPr>
          <w:rFonts w:hint="cs"/>
          <w:rtl/>
        </w:rPr>
        <w:t xml:space="preserve">- </w:t>
      </w:r>
    </w:p>
    <w:p w14:paraId="284D73C7" w14:textId="5C8C96D5" w:rsidR="00A56916" w:rsidRDefault="000C55B6" w:rsidP="000C55B6">
      <w:pPr>
        <w:rPr>
          <w:rFonts w:ascii="Fb Fontext" w:hAnsi="Fb Fontext"/>
          <w:rtl/>
        </w:rPr>
      </w:pPr>
      <w:r>
        <w:rPr>
          <w:rFonts w:ascii="Fb Fontext" w:hAnsi="Fb Fontext" w:hint="cs"/>
          <w:rtl/>
        </w:rPr>
        <w:t>ש</w:t>
      </w:r>
      <w:r w:rsidR="0011715B">
        <w:rPr>
          <w:rFonts w:ascii="Fb Fontext" w:hAnsi="Fb Fontext" w:hint="cs"/>
          <w:rtl/>
        </w:rPr>
        <w:t>רק בשיטת ר''ע אמרה</w:t>
      </w:r>
    </w:p>
    <w:p w14:paraId="6AD9FEAC" w14:textId="5C30BE50" w:rsidR="00E8089F" w:rsidRPr="007435EB" w:rsidRDefault="00E8089F" w:rsidP="007A02AF">
      <w:pPr>
        <w:rPr>
          <w:rtl/>
        </w:rPr>
      </w:pPr>
      <w:r w:rsidRPr="00A56916">
        <w:rPr>
          <w:rStyle w:val="affffd"/>
          <w:rtl/>
        </w:rPr>
        <w:t>ר</w:t>
      </w:r>
      <w:r w:rsidR="0011715B">
        <w:rPr>
          <w:rStyle w:val="affffd"/>
          <w:rFonts w:hint="cs"/>
          <w:rtl/>
        </w:rPr>
        <w:t xml:space="preserve">"א לר''כ: </w:t>
      </w:r>
      <w:r w:rsidR="00A56916" w:rsidRPr="0011715B">
        <w:rPr>
          <w:rStyle w:val="affffd"/>
          <w:rtl/>
        </w:rPr>
        <w:t xml:space="preserve">רבי יוסי לא </w:t>
      </w:r>
      <w:r w:rsidR="00A56916" w:rsidRPr="0011715B">
        <w:rPr>
          <w:rStyle w:val="affffd"/>
          <w:rFonts w:hint="cs"/>
          <w:rtl/>
        </w:rPr>
        <w:t>ס''ל</w:t>
      </w:r>
      <w:r w:rsidRPr="0011715B">
        <w:rPr>
          <w:rStyle w:val="affffd"/>
          <w:rtl/>
        </w:rPr>
        <w:t xml:space="preserve"> כר"ע.</w:t>
      </w:r>
      <w:r w:rsidR="007A02AF">
        <w:rPr>
          <w:rFonts w:hint="cs"/>
          <w:rtl/>
        </w:rPr>
        <w:t xml:space="preserve"> </w:t>
      </w:r>
      <w:r w:rsidR="00A56916" w:rsidRPr="009E75C1">
        <w:rPr>
          <w:rStyle w:val="affffd"/>
          <w:rtl/>
        </w:rPr>
        <w:t>ד</w:t>
      </w:r>
      <w:r w:rsidR="00A56916" w:rsidRPr="009E75C1">
        <w:rPr>
          <w:rStyle w:val="affffd"/>
          <w:rFonts w:hint="cs"/>
          <w:rtl/>
        </w:rPr>
        <w:t>ל</w:t>
      </w:r>
      <w:r w:rsidRPr="009E75C1">
        <w:rPr>
          <w:rStyle w:val="affffd"/>
          <w:rtl/>
        </w:rPr>
        <w:t xml:space="preserve">רבי יוסי: </w:t>
      </w:r>
      <w:r w:rsidRPr="007435EB">
        <w:rPr>
          <w:rtl/>
        </w:rPr>
        <w:t xml:space="preserve">רביעי בקודש </w:t>
      </w:r>
      <w:r w:rsidR="00A56916">
        <w:rPr>
          <w:rFonts w:hint="cs"/>
          <w:rtl/>
        </w:rPr>
        <w:t>פ</w:t>
      </w:r>
      <w:r w:rsidRPr="007435EB">
        <w:rPr>
          <w:rtl/>
        </w:rPr>
        <w:t>סול</w:t>
      </w:r>
      <w:r w:rsidR="009E75C1">
        <w:rPr>
          <w:rFonts w:hint="cs"/>
          <w:rtl/>
        </w:rPr>
        <w:t>,</w:t>
      </w:r>
      <w:r w:rsidRPr="007435EB">
        <w:rPr>
          <w:rtl/>
        </w:rPr>
        <w:t xml:space="preserve"> ק"ו ממחוסר </w:t>
      </w:r>
      <w:r w:rsidR="009E75C1">
        <w:rPr>
          <w:rtl/>
        </w:rPr>
        <w:t>כפורים שמותר בתרומה ופסול בקודש</w:t>
      </w:r>
      <w:r w:rsidR="009E75C1">
        <w:rPr>
          <w:rFonts w:hint="cs"/>
          <w:rtl/>
        </w:rPr>
        <w:t xml:space="preserve">, </w:t>
      </w:r>
      <w:r w:rsidRPr="007435EB">
        <w:rPr>
          <w:rtl/>
        </w:rPr>
        <w:t>שלישי שפסול בתרומה כ"ש שיעשה רביעי בקודש.</w:t>
      </w:r>
    </w:p>
    <w:p w14:paraId="480C092A" w14:textId="77777777" w:rsidR="00E8089F" w:rsidRPr="007A02AF" w:rsidRDefault="00A56916" w:rsidP="009E75C1">
      <w:pPr>
        <w:rPr>
          <w:rtl/>
        </w:rPr>
      </w:pPr>
      <w:r w:rsidRPr="00916C28">
        <w:rPr>
          <w:rFonts w:hint="cs"/>
          <w:spacing w:val="-4"/>
          <w:rtl/>
        </w:rPr>
        <w:t>ו</w:t>
      </w:r>
      <w:r w:rsidR="00E8089F" w:rsidRPr="005C3FF1">
        <w:rPr>
          <w:rStyle w:val="afffa"/>
          <w:rtl/>
        </w:rPr>
        <w:t>שלישי מהתורה</w:t>
      </w:r>
      <w:r w:rsidR="00E8089F" w:rsidRPr="00916C28">
        <w:rPr>
          <w:spacing w:val="-4"/>
          <w:rtl/>
        </w:rPr>
        <w:t xml:space="preserve"> </w:t>
      </w:r>
      <w:r w:rsidR="00E8089F" w:rsidRPr="00AC0CB1">
        <w:rPr>
          <w:rStyle w:val="af2"/>
          <w:rtl/>
        </w:rPr>
        <w:t xml:space="preserve">והבשר אשר יגע בכל טמא לא יאכל </w:t>
      </w:r>
      <w:r w:rsidR="00E8089F" w:rsidRPr="007A02AF">
        <w:rPr>
          <w:rtl/>
        </w:rPr>
        <w:t>ומיירי שנגע בשני.</w:t>
      </w:r>
    </w:p>
    <w:p w14:paraId="10C873B1" w14:textId="77777777" w:rsidR="00E8089F" w:rsidRPr="007435EB" w:rsidRDefault="00E8089F" w:rsidP="007A02AF">
      <w:pPr>
        <w:spacing w:after="60"/>
        <w:rPr>
          <w:rtl/>
        </w:rPr>
      </w:pPr>
      <w:r w:rsidRPr="005C3FF1">
        <w:rPr>
          <w:rStyle w:val="afffa"/>
          <w:rtl/>
        </w:rPr>
        <w:t>רביעי מק"ו</w:t>
      </w:r>
      <w:r>
        <w:rPr>
          <w:rFonts w:ascii="Fb Fontext" w:hAnsi="Fb Fontext"/>
          <w:sz w:val="20"/>
          <w:rtl/>
        </w:rPr>
        <w:t xml:space="preserve">- כדאמרינן. ואי סבר </w:t>
      </w:r>
      <w:r>
        <w:rPr>
          <w:rStyle w:val="affffd"/>
          <w:rFonts w:ascii="Fb Fontext" w:hAnsi="Fb Fontext"/>
          <w:sz w:val="20"/>
          <w:rtl/>
          <w:rPrChange w:id="9023" w:author="מנוע אמוראים" w:date="2026-10-05T16:42:03Z">
            <w:rPr>
              <w:rFonts w:ascii="Fb Fontext" w:hAnsi="Fb Fontext"/>
              <w:sz w:val="20"/>
              <w:rtl/>
            </w:rPr>
          </w:rPrChange>
        </w:rPr>
        <w:t xml:space="preserve">כר"ע</w:t>
      </w:r>
      <w:r>
        <w:rPr>
          <w:rFonts w:ascii="Fb Fontext" w:hAnsi="Fb Fontext"/>
          <w:sz w:val="20"/>
          <w:rtl/>
        </w:rPr>
        <w:t xml:space="preserve">, ניתני </w:t>
      </w:r>
      <w:r w:rsidR="009E75C1">
        <w:rPr>
          <w:rFonts w:ascii="Fb Fontext" w:hAnsi="Fb Fontext" w:hint="cs"/>
          <w:sz w:val="20"/>
          <w:rtl/>
        </w:rPr>
        <w:t>גם</w:t>
      </w:r>
      <w:r w:rsidRPr="007435EB">
        <w:rPr>
          <w:rFonts w:ascii="Fb Fontext" w:hAnsi="Fb Fontext"/>
          <w:sz w:val="20"/>
          <w:rtl/>
        </w:rPr>
        <w:t xml:space="preserve"> רביעי בתרומה וחמישי בקודש.</w:t>
      </w:r>
    </w:p>
    <w:p w14:paraId="750B0232" w14:textId="77777777" w:rsidR="00E8089F" w:rsidRPr="007435EB" w:rsidRDefault="00E8089F" w:rsidP="005C3FF1">
      <w:pPr>
        <w:pStyle w:val="afff"/>
        <w:framePr w:wrap="around"/>
        <w:rPr>
          <w:rtl/>
        </w:rPr>
      </w:pPr>
      <w:r w:rsidRPr="007435EB">
        <w:rPr>
          <w:rFonts w:hint="cs"/>
          <w:rtl/>
        </w:rPr>
        <w:t>יט.</w:t>
      </w:r>
    </w:p>
    <w:p w14:paraId="29DBB552" w14:textId="77777777" w:rsidR="000C55B6" w:rsidRDefault="00E8089F" w:rsidP="00E8089F">
      <w:pPr>
        <w:rPr>
          <w:rStyle w:val="affffd"/>
          <w:rtl/>
        </w:rPr>
      </w:pPr>
      <w:r w:rsidRPr="009E75C1">
        <w:rPr>
          <w:rStyle w:val="affffd"/>
          <w:rtl/>
        </w:rPr>
        <w:t>ר"ע לא ס"ל כרבי יוסי</w:t>
      </w:r>
    </w:p>
    <w:p w14:paraId="24A11123" w14:textId="77777777" w:rsidR="000C55B6" w:rsidRDefault="00E8089F" w:rsidP="000C55B6">
      <w:pPr>
        <w:pStyle w:val="36"/>
        <w:framePr w:wrap="notBeside"/>
        <w:rPr>
          <w:rFonts w:ascii="Fb Fontext" w:hAnsi="Fb Fontext"/>
          <w:rtl/>
        </w:rPr>
      </w:pPr>
      <w:r w:rsidRPr="005C3FF1">
        <w:rPr>
          <w:rStyle w:val="afffa"/>
          <w:rtl/>
        </w:rPr>
        <w:t>א.</w:t>
      </w:r>
    </w:p>
    <w:p w14:paraId="42604182" w14:textId="0B69AFEF" w:rsidR="00E8089F" w:rsidRPr="007435EB" w:rsidRDefault="00E8089F" w:rsidP="000C55B6">
      <w:pPr>
        <w:rPr>
          <w:rFonts w:ascii="Fb Fontext" w:hAnsi="Fb Fontext"/>
          <w:rtl/>
        </w:rPr>
      </w:pPr>
      <w:r w:rsidRPr="000C55B6">
        <w:rPr>
          <w:rtl/>
        </w:rPr>
        <w:t>דלא מצינו תנא דאומר רביעי בתרומה וחמישי בקודש</w:t>
      </w:r>
      <w:r w:rsidR="009E75C1" w:rsidRPr="000C55B6">
        <w:rPr>
          <w:rFonts w:hint="cs"/>
          <w:rtl/>
        </w:rPr>
        <w:t>,</w:t>
      </w:r>
      <w:r w:rsidRPr="007435EB">
        <w:rPr>
          <w:rFonts w:ascii="Fb Fontext" w:hAnsi="Fb Fontext"/>
          <w:rtl/>
        </w:rPr>
        <w:t xml:space="preserve"> </w:t>
      </w:r>
      <w:r w:rsidR="009E75C1">
        <w:rPr>
          <w:rStyle w:val="afffff6"/>
          <w:rtl/>
        </w:rPr>
        <w:t>ו</w:t>
      </w:r>
      <w:r w:rsidRPr="009E75C1">
        <w:rPr>
          <w:rStyle w:val="afffff6"/>
          <w:rtl/>
        </w:rPr>
        <w:t>ל</w:t>
      </w:r>
      <w:r w:rsidR="000C55B6">
        <w:rPr>
          <w:rStyle w:val="afffff6"/>
          <w:rFonts w:hint="cs"/>
          <w:rtl/>
        </w:rPr>
        <w:t>כך</w:t>
      </w:r>
      <w:r w:rsidRPr="009E75C1">
        <w:rPr>
          <w:rStyle w:val="afffff6"/>
          <w:rtl/>
        </w:rPr>
        <w:t xml:space="preserve"> לא </w:t>
      </w:r>
      <w:r w:rsidRPr="000C55B6">
        <w:rPr>
          <w:rStyle w:val="affffd"/>
          <w:rtl/>
        </w:rPr>
        <w:t>ס"ל לר"ע הק"ו דר"יוס</w:t>
      </w:r>
      <w:r w:rsidR="009E75C1" w:rsidRPr="000C55B6">
        <w:rPr>
          <w:rStyle w:val="affffd"/>
          <w:rFonts w:hint="cs"/>
          <w:rtl/>
        </w:rPr>
        <w:t>.</w:t>
      </w:r>
    </w:p>
    <w:p w14:paraId="34B1292D" w14:textId="77777777" w:rsidR="000C55B6" w:rsidRDefault="00E8089F" w:rsidP="000C55B6">
      <w:pPr>
        <w:pStyle w:val="36"/>
        <w:framePr w:wrap="notBeside"/>
        <w:rPr>
          <w:rStyle w:val="affffd"/>
          <w:rtl/>
        </w:rPr>
      </w:pPr>
      <w:r w:rsidRPr="009E75C1">
        <w:rPr>
          <w:rStyle w:val="affffd"/>
          <w:rtl/>
        </w:rPr>
        <w:t>ודחתה הגמ'</w:t>
      </w:r>
    </w:p>
    <w:p w14:paraId="01BDF01F" w14:textId="3090E68E" w:rsidR="00E8089F" w:rsidRPr="007435EB" w:rsidRDefault="00E8089F" w:rsidP="00E8089F">
      <w:pPr>
        <w:rPr>
          <w:rtl/>
        </w:rPr>
      </w:pPr>
      <w:r w:rsidRPr="007435EB">
        <w:rPr>
          <w:rtl/>
        </w:rPr>
        <w:t>דא"א לסמוך על זה.</w:t>
      </w:r>
    </w:p>
    <w:p w14:paraId="15E3E3B9" w14:textId="77777777" w:rsidR="000C55B6" w:rsidRDefault="00E8089F" w:rsidP="000C55B6">
      <w:pPr>
        <w:pStyle w:val="36"/>
        <w:framePr w:wrap="notBeside"/>
        <w:rPr>
          <w:rStyle w:val="affffd"/>
          <w:rtl/>
        </w:rPr>
      </w:pPr>
      <w:r w:rsidRPr="009E75C1">
        <w:rPr>
          <w:rStyle w:val="affffd"/>
          <w:rtl/>
        </w:rPr>
        <w:t xml:space="preserve">אלא </w:t>
      </w:r>
    </w:p>
    <w:p w14:paraId="6EB18B35" w14:textId="511D312C" w:rsidR="00E8089F" w:rsidRPr="000C55B6" w:rsidRDefault="000C55B6" w:rsidP="00E8089F">
      <w:pPr>
        <w:rPr>
          <w:rtl/>
        </w:rPr>
      </w:pPr>
      <w:r w:rsidRPr="000C55B6">
        <w:rPr>
          <w:rStyle w:val="affffd"/>
          <w:rFonts w:hint="cs"/>
          <w:rtl/>
        </w:rPr>
        <w:t>כ</w:t>
      </w:r>
      <w:r w:rsidR="00E8089F" w:rsidRPr="000C55B6">
        <w:rPr>
          <w:rStyle w:val="affffd"/>
          <w:rtl/>
        </w:rPr>
        <w:t>דרב אשי</w:t>
      </w:r>
      <w:r w:rsidR="00E8089F" w:rsidRPr="007435EB">
        <w:rPr>
          <w:rtl/>
        </w:rPr>
        <w:t xml:space="preserve"> </w:t>
      </w:r>
      <w:r w:rsidR="00E8089F" w:rsidRPr="000C55B6">
        <w:rPr>
          <w:rtl/>
        </w:rPr>
        <w:t>אשכח הא דהכלי מצרף מה שבתוכו לקודש, אבל לא לתרומה, והרביעי בקודש פסול והשלישי בתרומה.</w:t>
      </w:r>
    </w:p>
    <w:p w14:paraId="039F0049" w14:textId="77777777" w:rsidR="000C55B6" w:rsidRDefault="00E8089F" w:rsidP="000C55B6">
      <w:pPr>
        <w:pStyle w:val="36"/>
        <w:framePr w:wrap="notBeside"/>
        <w:rPr>
          <w:rStyle w:val="affffd"/>
          <w:rtl/>
        </w:rPr>
      </w:pPr>
      <w:r w:rsidRPr="009E75C1">
        <w:rPr>
          <w:rStyle w:val="affffd"/>
          <w:rtl/>
        </w:rPr>
        <w:t>וארי"ו:</w:t>
      </w:r>
    </w:p>
    <w:p w14:paraId="2C366811" w14:textId="2D0E27E2" w:rsidR="00E8089F" w:rsidRPr="007435EB" w:rsidRDefault="009E75C1" w:rsidP="009E75C1">
      <w:pPr>
        <w:rPr>
          <w:rtl/>
        </w:rPr>
      </w:pPr>
      <w:r>
        <w:rPr>
          <w:rtl/>
        </w:rPr>
        <w:t>משנה זו מעדות</w:t>
      </w:r>
      <w:r>
        <w:rPr>
          <w:rtl/>
        </w:rPr>
        <w:t xml:space="preserve"> </w:t>
      </w:r>
      <w:r>
        <w:rPr>
          <w:rStyle w:val="affffd"/>
          <w:rtl/>
          <w:rPrChange w:id="9024" w:author="מנוע אמוראים" w:date="2026-10-05T16:42:03Z">
            <w:rPr>
              <w:rtl/>
            </w:rPr>
          </w:rPrChange>
        </w:rPr>
        <w:t xml:space="preserve">ר"ע</w:t>
      </w:r>
      <w:r>
        <w:rPr>
          <w:rtl/>
        </w:rPr>
        <w:t xml:space="preserve"> </w:t>
      </w:r>
      <w:r>
        <w:rPr>
          <w:rFonts w:hint="cs"/>
          <w:rtl/>
        </w:rPr>
        <w:t>ש</w:t>
      </w:r>
      <w:r>
        <w:rPr>
          <w:rtl/>
        </w:rPr>
        <w:t>הוסיף</w:t>
      </w:r>
      <w:r>
        <w:rPr>
          <w:rFonts w:hint="cs"/>
          <w:rtl/>
        </w:rPr>
        <w:t xml:space="preserve"> </w:t>
      </w:r>
      <w:r w:rsidR="00E8089F" w:rsidRPr="007435EB">
        <w:rPr>
          <w:rtl/>
        </w:rPr>
        <w:t>הסולת והקטורת והלבונה והגחלים, שאם נגע טבו'י במקצתן פסל את כולן.</w:t>
      </w:r>
    </w:p>
    <w:p w14:paraId="31D203DB" w14:textId="77777777" w:rsidR="000C55B6" w:rsidRDefault="00E8089F" w:rsidP="000C55B6">
      <w:pPr>
        <w:rPr>
          <w:rtl/>
        </w:rPr>
      </w:pPr>
      <w:r w:rsidRPr="007435EB">
        <w:rPr>
          <w:rtl/>
        </w:rPr>
        <w:t xml:space="preserve">רביעי בקודש אבל לא חמישי שלישי בתרומה אבל לא רביעי </w:t>
      </w:r>
    </w:p>
    <w:p w14:paraId="29B50124" w14:textId="77777777" w:rsidR="000C55B6" w:rsidRDefault="00E8089F" w:rsidP="000C55B6">
      <w:pPr>
        <w:pStyle w:val="36"/>
        <w:framePr w:wrap="notBeside"/>
        <w:rPr>
          <w:rtl/>
        </w:rPr>
      </w:pPr>
      <w:r w:rsidRPr="007435EB">
        <w:rPr>
          <w:rtl/>
        </w:rPr>
        <w:t>-ודלא כרבי יוסי</w:t>
      </w:r>
    </w:p>
    <w:p w14:paraId="3E432FAA" w14:textId="63801B68" w:rsidR="00E8089F" w:rsidRPr="007435EB" w:rsidRDefault="00E8089F" w:rsidP="000C55B6">
      <w:pPr>
        <w:rPr>
          <w:rtl/>
        </w:rPr>
      </w:pPr>
      <w:r>
        <w:rPr>
          <w:rtl/>
        </w:rPr>
        <w:t xml:space="preserve">וס"ל </w:t>
      </w:r>
      <w:r>
        <w:rPr>
          <w:rStyle w:val="affffd"/>
          <w:rtl/>
          <w:rPrChange w:id="9025" w:author="מנוע אמוראים" w:date="2026-10-05T16:42:03Z">
            <w:rPr>
              <w:rtl/>
            </w:rPr>
          </w:rPrChange>
        </w:rPr>
        <w:t xml:space="preserve">לר"ע</w:t>
      </w:r>
      <w:r>
        <w:rPr>
          <w:rtl/>
        </w:rPr>
        <w:t xml:space="preserve"> צירוף דרבנן.</w:t>
      </w:r>
    </w:p>
    <w:p w14:paraId="2EF1355B" w14:textId="77777777" w:rsidR="000C55B6" w:rsidRDefault="00E8089F" w:rsidP="000C55B6">
      <w:pPr>
        <w:pStyle w:val="36"/>
        <w:framePr w:wrap="notBeside"/>
        <w:rPr>
          <w:rtl/>
        </w:rPr>
      </w:pPr>
      <w:r w:rsidRPr="007435EB">
        <w:rPr>
          <w:rtl/>
        </w:rPr>
        <w:t>ודלא כר</w:t>
      </w:r>
      <w:r w:rsidR="009E75C1">
        <w:rPr>
          <w:rFonts w:hint="cs"/>
          <w:rtl/>
        </w:rPr>
        <w:t>"ח</w:t>
      </w:r>
    </w:p>
    <w:p w14:paraId="32885E48" w14:textId="4D08B66C" w:rsidR="009E75C1" w:rsidRDefault="00E8089F" w:rsidP="009E75C1">
      <w:pPr>
        <w:rPr>
          <w:rtl/>
        </w:rPr>
      </w:pPr>
      <w:r w:rsidRPr="007435EB">
        <w:rPr>
          <w:rtl/>
        </w:rPr>
        <w:t xml:space="preserve">דס"ל צירוף דאורייתא </w:t>
      </w:r>
    </w:p>
    <w:p w14:paraId="3495BB9C" w14:textId="77777777" w:rsidR="00E8089F" w:rsidRPr="007435EB" w:rsidRDefault="00E8089F" w:rsidP="009E75C1">
      <w:pPr>
        <w:rPr>
          <w:rtl/>
        </w:rPr>
      </w:pPr>
      <w:r w:rsidRPr="007435EB">
        <w:rPr>
          <w:rtl/>
        </w:rPr>
        <w:t>מ</w:t>
      </w:r>
      <w:r w:rsidR="009E75C1" w:rsidRPr="00AC0CB1">
        <w:rPr>
          <w:rStyle w:val="af2"/>
          <w:rFonts w:hint="cs"/>
          <w:rtl/>
        </w:rPr>
        <w:t>ד</w:t>
      </w:r>
      <w:r w:rsidRPr="00AC0CB1">
        <w:rPr>
          <w:rStyle w:val="af2"/>
          <w:rtl/>
        </w:rPr>
        <w:t xml:space="preserve">'כף אחת עשרה זהב מלאה קטרת' </w:t>
      </w:r>
      <w:r w:rsidRPr="007435EB">
        <w:rPr>
          <w:rtl/>
        </w:rPr>
        <w:t>- עשה כל מה שבכף- אחת.</w:t>
      </w:r>
    </w:p>
    <w:p w14:paraId="6F4B2623" w14:textId="4F9FAC1F" w:rsidR="00E8089F" w:rsidRPr="007435EB" w:rsidRDefault="000C55B6" w:rsidP="000C55B6">
      <w:pPr>
        <w:pStyle w:val="afffff0"/>
        <w:rPr>
          <w:rtl/>
        </w:rPr>
      </w:pPr>
      <w:r>
        <w:rPr>
          <w:rFonts w:hint="cs"/>
          <w:rtl/>
        </w:rPr>
        <w:t>מחט שנמצאה</w:t>
      </w:r>
    </w:p>
    <w:p w14:paraId="3102FE15" w14:textId="77777777" w:rsidR="00E8089F" w:rsidRPr="007435EB" w:rsidRDefault="00E8089F" w:rsidP="005C3FF1">
      <w:pPr>
        <w:pStyle w:val="afff"/>
        <w:framePr w:wrap="around"/>
        <w:rPr>
          <w:rtl/>
        </w:rPr>
      </w:pPr>
      <w:r w:rsidRPr="007435EB">
        <w:rPr>
          <w:rFonts w:hint="cs"/>
          <w:rtl/>
        </w:rPr>
        <w:t>יט:</w:t>
      </w:r>
    </w:p>
    <w:p w14:paraId="01A529E9" w14:textId="2B72F49E" w:rsidR="00E8089F" w:rsidRPr="007435EB" w:rsidRDefault="009E75C1" w:rsidP="000C55B6">
      <w:pPr>
        <w:rPr>
          <w:rtl/>
        </w:rPr>
      </w:pPr>
      <w:r w:rsidRPr="000C55B6">
        <w:rPr>
          <w:rStyle w:val="afffa"/>
          <w:rtl/>
        </w:rPr>
        <w:t>בבשר</w:t>
      </w:r>
      <w:r w:rsidRPr="00916C28">
        <w:rPr>
          <w:rFonts w:ascii="Fb Fontext" w:hAnsi="Fb Fontext"/>
          <w:spacing w:val="-2"/>
          <w:rtl/>
        </w:rPr>
        <w:t xml:space="preserve"> </w:t>
      </w:r>
      <w:r w:rsidR="000C55B6">
        <w:rPr>
          <w:rFonts w:ascii="Fb Fontext" w:hAnsi="Fb Fontext" w:hint="cs"/>
          <w:spacing w:val="-2"/>
          <w:rtl/>
        </w:rPr>
        <w:t>-</w:t>
      </w:r>
      <w:r w:rsidR="00E8089F" w:rsidRPr="00916C28">
        <w:rPr>
          <w:rFonts w:ascii="Fb Fontext" w:hAnsi="Fb Fontext"/>
          <w:spacing w:val="-2"/>
          <w:rtl/>
        </w:rPr>
        <w:t xml:space="preserve">סכין והידים טהורות והבשר טמא. </w:t>
      </w:r>
      <w:r w:rsidR="00E8089F" w:rsidRPr="000C55B6">
        <w:rPr>
          <w:rStyle w:val="afffa"/>
          <w:rtl/>
        </w:rPr>
        <w:t>בפרש</w:t>
      </w:r>
      <w:r w:rsidR="00E8089F" w:rsidRPr="007435EB">
        <w:rPr>
          <w:rFonts w:ascii="Fb Fontext" w:hAnsi="Fb Fontext"/>
          <w:rtl/>
        </w:rPr>
        <w:t xml:space="preserve"> - הכל טהור.</w:t>
      </w:r>
    </w:p>
    <w:p w14:paraId="6A0440D4" w14:textId="77777777" w:rsidR="000C55B6" w:rsidRDefault="00E8089F" w:rsidP="000C55B6">
      <w:pPr>
        <w:pStyle w:val="36"/>
        <w:framePr w:wrap="notBeside"/>
        <w:rPr>
          <w:rStyle w:val="affffd"/>
          <w:rtl/>
        </w:rPr>
      </w:pPr>
      <w:r w:rsidRPr="009E75C1">
        <w:rPr>
          <w:rStyle w:val="affffd"/>
          <w:rtl/>
        </w:rPr>
        <w:t>אר"ע</w:t>
      </w:r>
    </w:p>
    <w:p w14:paraId="384575EF" w14:textId="15163178" w:rsidR="00E8089F" w:rsidRPr="007435EB" w:rsidRDefault="00E8089F" w:rsidP="000C55B6">
      <w:pPr>
        <w:spacing w:after="60"/>
        <w:rPr>
          <w:rtl/>
        </w:rPr>
      </w:pPr>
      <w:r w:rsidRPr="007435EB">
        <w:rPr>
          <w:rtl/>
        </w:rPr>
        <w:t xml:space="preserve">זכינו </w:t>
      </w:r>
      <w:r w:rsidRPr="000C55B6">
        <w:rPr>
          <w:rStyle w:val="afffa"/>
          <w:rtl/>
        </w:rPr>
        <w:t>שאין טומאת ידים במקדש</w:t>
      </w:r>
      <w:r w:rsidRPr="007435EB">
        <w:rPr>
          <w:rtl/>
        </w:rPr>
        <w:t>.</w:t>
      </w:r>
    </w:p>
    <w:p w14:paraId="46F65E79" w14:textId="77777777" w:rsidR="000C55B6" w:rsidRDefault="00E8089F" w:rsidP="000C55B6">
      <w:pPr>
        <w:pStyle w:val="36"/>
        <w:framePr w:wrap="notBeside"/>
        <w:rPr>
          <w:rtl/>
        </w:rPr>
      </w:pPr>
      <w:r w:rsidRPr="007435EB">
        <w:rPr>
          <w:rtl/>
        </w:rPr>
        <w:t>ולא אמרי'</w:t>
      </w:r>
    </w:p>
    <w:p w14:paraId="08FAB1FA" w14:textId="77777777" w:rsidR="000C55B6" w:rsidRDefault="00E8089F" w:rsidP="00E8089F">
      <w:pPr>
        <w:rPr>
          <w:rStyle w:val="afffff6"/>
          <w:rtl/>
        </w:rPr>
      </w:pPr>
      <w:r w:rsidRPr="007435EB">
        <w:rPr>
          <w:rtl/>
        </w:rPr>
        <w:t xml:space="preserve">דאין טומאת ידים </w:t>
      </w:r>
      <w:r w:rsidRPr="005C3FF1">
        <w:rPr>
          <w:rStyle w:val="afffa"/>
          <w:rtl/>
        </w:rPr>
        <w:t>וכלים</w:t>
      </w:r>
      <w:r w:rsidRPr="007435EB">
        <w:rPr>
          <w:rtl/>
        </w:rPr>
        <w:t xml:space="preserve"> במקדש </w:t>
      </w:r>
      <w:r w:rsidRPr="009E75C1">
        <w:rPr>
          <w:rStyle w:val="afffff6"/>
          <w:rtl/>
        </w:rPr>
        <w:t>[</w:t>
      </w:r>
      <w:r w:rsidR="00AB3B38" w:rsidRPr="009E75C1">
        <w:rPr>
          <w:rStyle w:val="afffff6"/>
          <w:rtl/>
        </w:rPr>
        <w:t>אף</w:t>
      </w:r>
      <w:r w:rsidRPr="009E75C1">
        <w:rPr>
          <w:rStyle w:val="afffff6"/>
          <w:rtl/>
        </w:rPr>
        <w:t xml:space="preserve"> דהם נשנו בו ביום] </w:t>
      </w:r>
    </w:p>
    <w:p w14:paraId="0E488D08" w14:textId="77777777" w:rsidR="000C55B6" w:rsidRDefault="000C55B6" w:rsidP="000C55B6">
      <w:pPr>
        <w:pStyle w:val="36"/>
        <w:framePr w:wrap="notBeside"/>
        <w:rPr>
          <w:rStyle w:val="afffff6"/>
          <w:rtl/>
        </w:rPr>
      </w:pPr>
      <w:r>
        <w:rPr>
          <w:rStyle w:val="afffff6"/>
          <w:rFonts w:hint="cs"/>
          <w:rtl/>
        </w:rPr>
        <w:t>-</w:t>
      </w:r>
    </w:p>
    <w:p w14:paraId="5BCA24B2" w14:textId="30BCC797" w:rsidR="00E8089F" w:rsidRPr="007435EB" w:rsidRDefault="00E8089F" w:rsidP="00E8089F">
      <w:pPr>
        <w:rPr>
          <w:rtl/>
        </w:rPr>
      </w:pPr>
      <w:r w:rsidRPr="007435EB">
        <w:rPr>
          <w:rtl/>
        </w:rPr>
        <w:t>דהנח לטומאת סכין, ד</w:t>
      </w:r>
      <w:r w:rsidR="00AB3B38">
        <w:rPr>
          <w:rtl/>
        </w:rPr>
        <w:t>אף</w:t>
      </w:r>
      <w:r w:rsidR="009E75C1">
        <w:rPr>
          <w:rtl/>
        </w:rPr>
        <w:t xml:space="preserve"> בחולין</w:t>
      </w:r>
      <w:r w:rsidRPr="007435EB">
        <w:rPr>
          <w:rtl/>
        </w:rPr>
        <w:t xml:space="preserve"> לא מטמא.</w:t>
      </w:r>
    </w:p>
    <w:p w14:paraId="2F450B9D" w14:textId="77777777" w:rsidR="000C55B6" w:rsidRDefault="00DB7D63" w:rsidP="000C55B6">
      <w:pPr>
        <w:pStyle w:val="36"/>
        <w:framePr w:wrap="notBeside"/>
        <w:rPr>
          <w:rStyle w:val="affffd"/>
          <w:rtl/>
        </w:rPr>
      </w:pPr>
      <w:r w:rsidRPr="00DB7D63">
        <w:rPr>
          <w:rStyle w:val="affffd"/>
          <w:rFonts w:hint="cs"/>
          <w:rtl/>
        </w:rPr>
        <w:t>•</w:t>
      </w:r>
    </w:p>
    <w:p w14:paraId="73A6A320" w14:textId="3A393D0E" w:rsidR="00704563" w:rsidRPr="00704563" w:rsidRDefault="00E8089F" w:rsidP="00704563">
      <w:pPr>
        <w:pStyle w:val="afffff0"/>
        <w:rPr>
          <w:rtl/>
        </w:rPr>
      </w:pPr>
      <w:r w:rsidRPr="00704563">
        <w:rPr>
          <w:rtl/>
        </w:rPr>
        <w:t>סכין</w:t>
      </w:r>
    </w:p>
    <w:p w14:paraId="4376FCDE" w14:textId="77777777" w:rsidR="00704563" w:rsidRDefault="009E75C1" w:rsidP="00704563">
      <w:pPr>
        <w:pStyle w:val="36"/>
        <w:framePr w:wrap="notBeside"/>
        <w:rPr>
          <w:rStyle w:val="affffd"/>
          <w:rtl/>
        </w:rPr>
      </w:pPr>
      <w:r w:rsidRPr="009E75C1">
        <w:rPr>
          <w:rStyle w:val="affffd"/>
          <w:rFonts w:hint="cs"/>
          <w:rtl/>
        </w:rPr>
        <w:t>רב</w:t>
      </w:r>
      <w:r>
        <w:rPr>
          <w:rStyle w:val="affffd"/>
          <w:rFonts w:hint="cs"/>
          <w:rtl/>
        </w:rPr>
        <w:t>:</w:t>
      </w:r>
    </w:p>
    <w:p w14:paraId="74EEA1EB" w14:textId="7DB6CD8E" w:rsidR="00E8089F" w:rsidRPr="007435EB" w:rsidRDefault="00E8089F" w:rsidP="009E75C1">
      <w:pPr>
        <w:rPr>
          <w:rtl/>
        </w:rPr>
      </w:pPr>
      <w:r w:rsidRPr="007435EB">
        <w:rPr>
          <w:rFonts w:ascii="Fb Fontext" w:hAnsi="Fb Fontext"/>
          <w:rtl/>
        </w:rPr>
        <w:t>שאבדה לו מחט טמא מת</w:t>
      </w:r>
      <w:r w:rsidR="009E75C1">
        <w:rPr>
          <w:rFonts w:ascii="Fb Fontext" w:hAnsi="Fb Fontext" w:hint="cs"/>
          <w:rtl/>
        </w:rPr>
        <w:t>,</w:t>
      </w:r>
      <w:r w:rsidRPr="007435EB">
        <w:rPr>
          <w:rFonts w:ascii="Fb Fontext" w:hAnsi="Fb Fontext"/>
          <w:rtl/>
        </w:rPr>
        <w:t xml:space="preserve"> והכיר בבשר.</w:t>
      </w:r>
    </w:p>
    <w:p w14:paraId="339B0FAD" w14:textId="77777777" w:rsidR="00704563" w:rsidRDefault="00E8089F" w:rsidP="00704563">
      <w:pPr>
        <w:pStyle w:val="36"/>
        <w:framePr w:wrap="notBeside"/>
        <w:rPr>
          <w:rtl/>
        </w:rPr>
      </w:pPr>
      <w:r w:rsidRPr="009E75C1">
        <w:rPr>
          <w:rStyle w:val="affffd"/>
          <w:rtl/>
        </w:rPr>
        <w:t>ריב"א</w:t>
      </w:r>
      <w:r w:rsidR="009E75C1">
        <w:rPr>
          <w:rStyle w:val="affffd"/>
          <w:rFonts w:hint="cs"/>
          <w:rtl/>
        </w:rPr>
        <w:t>:</w:t>
      </w:r>
    </w:p>
    <w:p w14:paraId="01C6ABBC" w14:textId="5F4EFCED" w:rsidR="00E8089F" w:rsidRPr="007435EB" w:rsidRDefault="00E8089F" w:rsidP="00704563">
      <w:pPr>
        <w:rPr>
          <w:rtl/>
        </w:rPr>
      </w:pPr>
      <w:r w:rsidRPr="007435EB">
        <w:rPr>
          <w:rtl/>
        </w:rPr>
        <w:t>שהיתה פרה חסומה ובאה חוץ לירושלים.</w:t>
      </w:r>
    </w:p>
    <w:p w14:paraId="3DB70C69" w14:textId="77777777" w:rsidR="00E8089F" w:rsidRPr="007435EB" w:rsidRDefault="00E8089F" w:rsidP="00704563">
      <w:pPr>
        <w:pStyle w:val="afffff5"/>
        <w:spacing w:after="60"/>
        <w:rPr>
          <w:rtl/>
        </w:rPr>
      </w:pPr>
      <w:r w:rsidRPr="007435EB">
        <w:rPr>
          <w:rtl/>
        </w:rPr>
        <w:t>[דמהבשר או מהמחט אינה מיטמאה דאין אוכל או כלי מטמא כלי ובספק מחט לא גזרו בירושלים ו</w:t>
      </w:r>
      <w:r w:rsidRPr="007435EB">
        <w:rPr>
          <w:rFonts w:hint="cs"/>
          <w:rtl/>
        </w:rPr>
        <w:t>רק</w:t>
      </w:r>
      <w:r w:rsidRPr="007435EB">
        <w:rPr>
          <w:rtl/>
        </w:rPr>
        <w:t xml:space="preserve"> על ספק הרוקין]</w:t>
      </w:r>
    </w:p>
    <w:p w14:paraId="7872AE4F" w14:textId="77777777" w:rsidR="00704563" w:rsidRDefault="00E8089F" w:rsidP="00704563">
      <w:pPr>
        <w:pStyle w:val="36"/>
        <w:framePr w:wrap="notBeside"/>
        <w:rPr>
          <w:rStyle w:val="affffd"/>
          <w:rtl/>
        </w:rPr>
      </w:pPr>
      <w:r w:rsidRPr="009E75C1">
        <w:rPr>
          <w:rStyle w:val="affffd"/>
          <w:rtl/>
        </w:rPr>
        <w:t>ר"א וריב"ח.</w:t>
      </w:r>
      <w:r w:rsidR="009E75C1">
        <w:rPr>
          <w:rFonts w:hint="cs"/>
          <w:rtl/>
        </w:rPr>
        <w:t xml:space="preserve"> </w:t>
      </w:r>
      <w:r w:rsidR="0011715B">
        <w:rPr>
          <w:rStyle w:val="affffd"/>
          <w:rFonts w:hint="cs"/>
          <w:rtl/>
        </w:rPr>
        <w:t>ל</w:t>
      </w:r>
      <w:r w:rsidR="0011715B">
        <w:rPr>
          <w:rStyle w:val="affffd"/>
          <w:rtl/>
        </w:rPr>
        <w:t>חד</w:t>
      </w:r>
      <w:r w:rsidRPr="009E75C1">
        <w:rPr>
          <w:rStyle w:val="affffd"/>
          <w:rtl/>
        </w:rPr>
        <w:t>:</w:t>
      </w:r>
    </w:p>
    <w:p w14:paraId="3263EC11" w14:textId="23CB1812" w:rsidR="0011715B" w:rsidRDefault="00E8089F" w:rsidP="0011715B">
      <w:pPr>
        <w:spacing w:before="4"/>
        <w:rPr>
          <w:rStyle w:val="affffd"/>
          <w:rtl/>
        </w:rPr>
      </w:pPr>
      <w:r w:rsidRPr="007435EB">
        <w:rPr>
          <w:rtl/>
        </w:rPr>
        <w:t xml:space="preserve">לא גזרו על ספק </w:t>
      </w:r>
      <w:r w:rsidRPr="005C3FF1">
        <w:rPr>
          <w:rStyle w:val="afffa"/>
          <w:rtl/>
        </w:rPr>
        <w:t>הרוקין</w:t>
      </w:r>
      <w:r w:rsidRPr="007435EB">
        <w:rPr>
          <w:rtl/>
        </w:rPr>
        <w:t xml:space="preserve"> שבירושלים, </w:t>
      </w:r>
    </w:p>
    <w:p w14:paraId="09FDBD4B" w14:textId="77777777" w:rsidR="00704563" w:rsidRDefault="0011715B" w:rsidP="00704563">
      <w:pPr>
        <w:pStyle w:val="36"/>
        <w:framePr w:wrap="notBeside"/>
        <w:rPr>
          <w:rStyle w:val="affffd"/>
          <w:rtl/>
        </w:rPr>
      </w:pPr>
      <w:r>
        <w:rPr>
          <w:rStyle w:val="affffd"/>
          <w:rFonts w:hint="cs"/>
          <w:rtl/>
        </w:rPr>
        <w:t xml:space="preserve"> </w:t>
      </w:r>
      <w:r w:rsidR="00E8089F" w:rsidRPr="009E75C1">
        <w:rPr>
          <w:rStyle w:val="affffd"/>
          <w:rtl/>
        </w:rPr>
        <w:t>ו</w:t>
      </w:r>
      <w:r>
        <w:rPr>
          <w:rStyle w:val="affffd"/>
          <w:rFonts w:hint="cs"/>
          <w:rtl/>
        </w:rPr>
        <w:t>לחד</w:t>
      </w:r>
      <w:r w:rsidR="00E8089F" w:rsidRPr="009E75C1">
        <w:rPr>
          <w:rStyle w:val="affffd"/>
          <w:rtl/>
        </w:rPr>
        <w:t>:</w:t>
      </w:r>
    </w:p>
    <w:p w14:paraId="3E642370" w14:textId="39056E1B" w:rsidR="00E8089F" w:rsidRPr="007435EB" w:rsidRDefault="00E8089F" w:rsidP="00704563">
      <w:pPr>
        <w:spacing w:after="60"/>
        <w:rPr>
          <w:rtl/>
        </w:rPr>
      </w:pPr>
      <w:r w:rsidRPr="007435EB">
        <w:rPr>
          <w:rtl/>
        </w:rPr>
        <w:t xml:space="preserve">לא גזרו על ספק </w:t>
      </w:r>
      <w:r w:rsidRPr="005C3FF1">
        <w:rPr>
          <w:rStyle w:val="afffa"/>
          <w:rtl/>
        </w:rPr>
        <w:t>הכלים</w:t>
      </w:r>
      <w:r w:rsidRPr="007435EB">
        <w:rPr>
          <w:rtl/>
        </w:rPr>
        <w:t xml:space="preserve"> שבירושלים.</w:t>
      </w:r>
    </w:p>
    <w:p w14:paraId="22B062AB" w14:textId="77777777" w:rsidR="00E8089F" w:rsidRPr="007435EB" w:rsidRDefault="00E8089F" w:rsidP="0011715B">
      <w:pPr>
        <w:rPr>
          <w:rtl/>
        </w:rPr>
      </w:pPr>
      <w:r w:rsidRPr="005C3FF1">
        <w:rPr>
          <w:rStyle w:val="afffa"/>
          <w:rtl/>
        </w:rPr>
        <w:t>רוקין</w:t>
      </w:r>
      <w:r w:rsidRPr="007435EB">
        <w:rPr>
          <w:rtl/>
        </w:rPr>
        <w:t xml:space="preserve"> </w:t>
      </w:r>
      <w:r w:rsidR="0011715B">
        <w:rPr>
          <w:rFonts w:hint="cs"/>
          <w:rtl/>
        </w:rPr>
        <w:t>-</w:t>
      </w:r>
      <w:r w:rsidR="00127038">
        <w:rPr>
          <w:rtl/>
        </w:rPr>
        <w:t>אף</w:t>
      </w:r>
      <w:r w:rsidRPr="007435EB">
        <w:rPr>
          <w:rtl/>
        </w:rPr>
        <w:t xml:space="preserve"> ד</w:t>
      </w:r>
      <w:r w:rsidR="0011715B">
        <w:rPr>
          <w:rFonts w:hint="cs"/>
          <w:rtl/>
        </w:rPr>
        <w:t>הוחזק ה</w:t>
      </w:r>
      <w:r w:rsidRPr="007435EB">
        <w:rPr>
          <w:rtl/>
        </w:rPr>
        <w:t>זב.</w:t>
      </w:r>
    </w:p>
    <w:p w14:paraId="63C611EF" w14:textId="77777777" w:rsidR="00E8089F" w:rsidRPr="007435EB" w:rsidRDefault="00E8089F" w:rsidP="00704563">
      <w:pPr>
        <w:spacing w:after="60"/>
        <w:rPr>
          <w:rtl/>
        </w:rPr>
      </w:pPr>
      <w:r w:rsidRPr="005C3FF1">
        <w:rPr>
          <w:rStyle w:val="afffa"/>
          <w:rtl/>
        </w:rPr>
        <w:lastRenderedPageBreak/>
        <w:t>וכלים</w:t>
      </w:r>
      <w:r w:rsidRPr="007435EB">
        <w:rPr>
          <w:rtl/>
        </w:rPr>
        <w:t xml:space="preserve"> </w:t>
      </w:r>
      <w:r w:rsidR="00127038">
        <w:rPr>
          <w:rtl/>
        </w:rPr>
        <w:t>אף</w:t>
      </w:r>
      <w:r w:rsidRPr="007435EB">
        <w:rPr>
          <w:rtl/>
        </w:rPr>
        <w:t xml:space="preserve"> דתנינא דרק דרך ירידתן טמאין</w:t>
      </w:r>
      <w:r w:rsidRPr="009E75C1">
        <w:rPr>
          <w:rStyle w:val="afffff6"/>
          <w:rtl/>
        </w:rPr>
        <w:t xml:space="preserve"> [חזקה]</w:t>
      </w:r>
      <w:r w:rsidRPr="007435EB">
        <w:rPr>
          <w:rtl/>
        </w:rPr>
        <w:t xml:space="preserve"> הך סיפא דבדרך עלייתן לאו דווקא </w:t>
      </w:r>
      <w:r w:rsidRPr="00704563">
        <w:rPr>
          <w:rStyle w:val="affffd"/>
          <w:rtl/>
        </w:rPr>
        <w:t>וקמ"ל</w:t>
      </w:r>
      <w:r w:rsidRPr="007435EB">
        <w:rPr>
          <w:rtl/>
        </w:rPr>
        <w:t xml:space="preserve"> לאפוקי גזייתא דספק נטהרו.</w:t>
      </w:r>
    </w:p>
    <w:p w14:paraId="103D5F3F" w14:textId="77777777" w:rsidR="00704563" w:rsidRDefault="00E8089F" w:rsidP="00704563">
      <w:pPr>
        <w:pStyle w:val="36"/>
        <w:framePr w:wrap="notBeside"/>
        <w:rPr>
          <w:rtl/>
        </w:rPr>
      </w:pPr>
      <w:r w:rsidRPr="009E75C1">
        <w:rPr>
          <w:rStyle w:val="affffd"/>
          <w:rtl/>
        </w:rPr>
        <w:t>ולרב</w:t>
      </w:r>
      <w:r w:rsidRPr="0011715B">
        <w:rPr>
          <w:rtl/>
        </w:rPr>
        <w:t>,</w:t>
      </w:r>
    </w:p>
    <w:p w14:paraId="7A33ABF9" w14:textId="58B763B6" w:rsidR="009E75C1" w:rsidRPr="00AC0CB1" w:rsidRDefault="00E8089F" w:rsidP="009E75C1">
      <w:pPr>
        <w:rPr>
          <w:rStyle w:val="af2"/>
          <w:rtl/>
        </w:rPr>
      </w:pPr>
      <w:r w:rsidRPr="0011715B">
        <w:rPr>
          <w:rtl/>
        </w:rPr>
        <w:t xml:space="preserve">'כגון שאבדה לו מחט טמא מת והכירה בבשר' </w:t>
      </w:r>
    </w:p>
    <w:p w14:paraId="55A132FC" w14:textId="77777777" w:rsidR="00704563" w:rsidRDefault="00E8089F" w:rsidP="00704563">
      <w:pPr>
        <w:pStyle w:val="36"/>
        <w:framePr w:wrap="notBeside"/>
        <w:rPr>
          <w:rtl/>
        </w:rPr>
      </w:pPr>
      <w:r w:rsidRPr="007435EB">
        <w:rPr>
          <w:rtl/>
        </w:rPr>
        <w:t xml:space="preserve">לא אמרי' </w:t>
      </w:r>
    </w:p>
    <w:p w14:paraId="2B5959EF" w14:textId="75556DA7" w:rsidR="00E8089F" w:rsidRPr="007435EB" w:rsidRDefault="00E8089F" w:rsidP="00704563">
      <w:pPr>
        <w:rPr>
          <w:rtl/>
        </w:rPr>
      </w:pPr>
      <w:r w:rsidRPr="007435EB">
        <w:rPr>
          <w:rtl/>
        </w:rPr>
        <w:t>טמא אדם וכלים מצד דחרב הרי הוא כחלל.</w:t>
      </w:r>
    </w:p>
    <w:p w14:paraId="59C8CF99" w14:textId="77777777" w:rsidR="00704563" w:rsidRDefault="00704563" w:rsidP="00704563">
      <w:pPr>
        <w:pStyle w:val="36"/>
        <w:framePr w:wrap="notBeside"/>
        <w:rPr>
          <w:rtl/>
        </w:rPr>
      </w:pPr>
      <w:r>
        <w:rPr>
          <w:rFonts w:hint="cs"/>
          <w:rtl/>
        </w:rPr>
        <w:t>-</w:t>
      </w:r>
    </w:p>
    <w:p w14:paraId="1DDBDDA6" w14:textId="76200A7A" w:rsidR="00E8089F" w:rsidRPr="00704563" w:rsidRDefault="00E8089F" w:rsidP="0011715B">
      <w:pPr>
        <w:rPr>
          <w:rtl/>
        </w:rPr>
      </w:pPr>
      <w:r w:rsidRPr="007435EB">
        <w:rPr>
          <w:rFonts w:ascii="Fb Fontext" w:hAnsi="Fb Fontext"/>
          <w:rtl/>
        </w:rPr>
        <w:t>כיוון דעזרה רה"ר והו</w:t>
      </w:r>
      <w:r w:rsidR="0011715B">
        <w:rPr>
          <w:rFonts w:ascii="Fb Fontext" w:hAnsi="Fb Fontext" w:hint="cs"/>
          <w:rtl/>
        </w:rPr>
        <w:t xml:space="preserve">"ל </w:t>
      </w:r>
      <w:r w:rsidRPr="007435EB">
        <w:rPr>
          <w:rFonts w:ascii="Fb Fontext" w:hAnsi="Fb Fontext"/>
          <w:rtl/>
        </w:rPr>
        <w:t>ספק טומאה ברה"ר ו</w:t>
      </w:r>
      <w:r w:rsidR="00127038">
        <w:rPr>
          <w:rFonts w:ascii="Fb Fontext" w:hAnsi="Fb Fontext"/>
          <w:rtl/>
        </w:rPr>
        <w:t>אף</w:t>
      </w:r>
      <w:r w:rsidRPr="007435EB">
        <w:rPr>
          <w:rFonts w:ascii="Fb Fontext" w:hAnsi="Fb Fontext"/>
          <w:rtl/>
        </w:rPr>
        <w:t xml:space="preserve"> דאין בו דעת </w:t>
      </w:r>
      <w:r w:rsidRPr="00704563">
        <w:rPr>
          <w:rtl/>
        </w:rPr>
        <w:t>לישאל כיוון דהוי ספק טומאה הבאה בידי אדם נשאלין עליה</w:t>
      </w:r>
      <w:r w:rsidR="009E75C1" w:rsidRPr="00704563">
        <w:rPr>
          <w:rFonts w:hint="cs"/>
          <w:rtl/>
        </w:rPr>
        <w:t>,</w:t>
      </w:r>
      <w:r w:rsidRPr="00704563">
        <w:rPr>
          <w:rtl/>
        </w:rPr>
        <w:t xml:space="preserve"> ו</w:t>
      </w:r>
      <w:r w:rsidR="00AB3B38" w:rsidRPr="00704563">
        <w:rPr>
          <w:rtl/>
        </w:rPr>
        <w:t>אף</w:t>
      </w:r>
      <w:r w:rsidRPr="00704563">
        <w:rPr>
          <w:rtl/>
        </w:rPr>
        <w:t xml:space="preserve"> בכלי המונח ע"ג קרקע</w:t>
      </w:r>
      <w:r w:rsidR="009E75C1" w:rsidRPr="00704563">
        <w:rPr>
          <w:rFonts w:hint="cs"/>
          <w:rtl/>
        </w:rPr>
        <w:t>,</w:t>
      </w:r>
      <w:r w:rsidRPr="00704563">
        <w:rPr>
          <w:rtl/>
        </w:rPr>
        <w:t xml:space="preserve"> דכדבר שיש בו דעת לישאל.</w:t>
      </w:r>
    </w:p>
    <w:p w14:paraId="344700FE" w14:textId="77777777" w:rsidR="00E8089F" w:rsidRPr="007435EB" w:rsidRDefault="00E8089F" w:rsidP="005C3FF1">
      <w:pPr>
        <w:pStyle w:val="afff"/>
        <w:framePr w:wrap="around"/>
        <w:rPr>
          <w:rtl/>
        </w:rPr>
      </w:pPr>
      <w:r w:rsidRPr="007435EB">
        <w:rPr>
          <w:rFonts w:hint="cs"/>
          <w:rtl/>
        </w:rPr>
        <w:t>כ.</w:t>
      </w:r>
    </w:p>
    <w:p w14:paraId="6C49AA75" w14:textId="77777777" w:rsidR="00704563" w:rsidRPr="00704563" w:rsidRDefault="00E8089F" w:rsidP="00704563">
      <w:pPr>
        <w:pStyle w:val="afffff0"/>
        <w:rPr>
          <w:rtl/>
        </w:rPr>
      </w:pPr>
      <w:r w:rsidRPr="00704563">
        <w:rPr>
          <w:rtl/>
        </w:rPr>
        <w:t xml:space="preserve">והבשר טמא </w:t>
      </w:r>
    </w:p>
    <w:p w14:paraId="27FE7F65" w14:textId="77777777" w:rsidR="00704563" w:rsidRDefault="0011715B" w:rsidP="00704563">
      <w:pPr>
        <w:pStyle w:val="36"/>
        <w:framePr w:wrap="notBeside"/>
        <w:rPr>
          <w:rStyle w:val="affffd"/>
          <w:rtl/>
        </w:rPr>
      </w:pPr>
      <w:r>
        <w:rPr>
          <w:rStyle w:val="affffd"/>
          <w:rFonts w:hint="cs"/>
          <w:rtl/>
        </w:rPr>
        <w:t>שמואל</w:t>
      </w:r>
      <w:r w:rsidR="00E8089F" w:rsidRPr="009E75C1">
        <w:rPr>
          <w:rStyle w:val="affffd"/>
          <w:rtl/>
        </w:rPr>
        <w:t>:</w:t>
      </w:r>
    </w:p>
    <w:p w14:paraId="22FDCDDE" w14:textId="328E39E0" w:rsidR="00E8089F" w:rsidRPr="007435EB" w:rsidRDefault="00E8089F" w:rsidP="0011715B">
      <w:pPr>
        <w:rPr>
          <w:rtl/>
        </w:rPr>
      </w:pPr>
      <w:r w:rsidRPr="007435EB">
        <w:rPr>
          <w:rFonts w:ascii="Fb Fontext" w:hAnsi="Fb Fontext"/>
          <w:rtl/>
        </w:rPr>
        <w:t>כגון שהיתה פרה של זבחי שלמים, והעבירה בנהר ושחטה, ועדיין משקה טופח עליה.</w:t>
      </w:r>
    </w:p>
    <w:p w14:paraId="560B74DE" w14:textId="77777777" w:rsidR="00704563" w:rsidRDefault="00E8089F" w:rsidP="00351A2D">
      <w:pPr>
        <w:rPr>
          <w:rtl/>
        </w:rPr>
      </w:pPr>
      <w:r w:rsidRPr="005C3FF1">
        <w:rPr>
          <w:rStyle w:val="afffa"/>
          <w:rtl/>
        </w:rPr>
        <w:t>נמצאת בפרש הכל טהור</w:t>
      </w:r>
      <w:r w:rsidR="009E75C1">
        <w:rPr>
          <w:rtl/>
        </w:rPr>
        <w:t xml:space="preserve"> </w:t>
      </w:r>
      <w:r w:rsidR="009E75C1" w:rsidRPr="00704563">
        <w:rPr>
          <w:rStyle w:val="affffd"/>
          <w:rtl/>
        </w:rPr>
        <w:t>ולא אמרי'</w:t>
      </w:r>
      <w:r w:rsidR="009E75C1">
        <w:rPr>
          <w:rtl/>
        </w:rPr>
        <w:t xml:space="preserve"> דניהדר ונטמ</w:t>
      </w:r>
      <w:r w:rsidR="009E75C1">
        <w:rPr>
          <w:rFonts w:hint="cs"/>
          <w:rtl/>
        </w:rPr>
        <w:t>א</w:t>
      </w:r>
      <w:r w:rsidRPr="007435EB">
        <w:rPr>
          <w:rtl/>
        </w:rPr>
        <w:t xml:space="preserve"> לבשר </w:t>
      </w:r>
    </w:p>
    <w:p w14:paraId="7DCF7CF6" w14:textId="55631AE4" w:rsidR="00E8089F" w:rsidRPr="007435EB" w:rsidRDefault="00E8089F" w:rsidP="00351A2D">
      <w:pPr>
        <w:rPr>
          <w:rtl/>
        </w:rPr>
      </w:pPr>
      <w:r w:rsidRPr="009E75C1">
        <w:rPr>
          <w:rStyle w:val="affffd"/>
          <w:rtl/>
        </w:rPr>
        <w:t>ראב"א</w:t>
      </w:r>
      <w:r w:rsidRPr="007435EB">
        <w:rPr>
          <w:rtl/>
        </w:rPr>
        <w:t xml:space="preserve"> בפרש עבה</w:t>
      </w:r>
      <w:r w:rsidR="00351A2D">
        <w:rPr>
          <w:rFonts w:hint="cs"/>
          <w:rtl/>
        </w:rPr>
        <w:t xml:space="preserve"> </w:t>
      </w:r>
      <w:r w:rsidR="00351A2D">
        <w:rPr>
          <w:rStyle w:val="afffff6"/>
          <w:rFonts w:hint="cs"/>
          <w:rtl/>
        </w:rPr>
        <w:t>אינו משקה</w:t>
      </w:r>
      <w:r w:rsidRPr="007435EB">
        <w:rPr>
          <w:rtl/>
        </w:rPr>
        <w:t xml:space="preserve"> | </w:t>
      </w:r>
      <w:r w:rsidRPr="009E75C1">
        <w:rPr>
          <w:rStyle w:val="affffd"/>
          <w:rtl/>
        </w:rPr>
        <w:t xml:space="preserve">ר"א </w:t>
      </w:r>
      <w:r w:rsidR="00AB3B38">
        <w:rPr>
          <w:rtl/>
        </w:rPr>
        <w:t>אף</w:t>
      </w:r>
      <w:r w:rsidRPr="007435EB">
        <w:rPr>
          <w:rtl/>
        </w:rPr>
        <w:t xml:space="preserve"> בפרש רכה </w:t>
      </w:r>
      <w:r w:rsidRPr="00351A2D">
        <w:rPr>
          <w:rStyle w:val="afffff6"/>
          <w:rtl/>
        </w:rPr>
        <w:t>דמשקה סרוח</w:t>
      </w:r>
      <w:r w:rsidRPr="007435EB">
        <w:rPr>
          <w:rtl/>
        </w:rPr>
        <w:t>.</w:t>
      </w:r>
    </w:p>
    <w:p w14:paraId="1BF9D5DE" w14:textId="77777777" w:rsidR="00351A2D" w:rsidRDefault="00E8089F" w:rsidP="00351A2D">
      <w:pPr>
        <w:pStyle w:val="afffff5"/>
        <w:rPr>
          <w:rtl/>
        </w:rPr>
      </w:pPr>
      <w:r w:rsidRPr="007435EB">
        <w:rPr>
          <w:rtl/>
        </w:rPr>
        <w:t>ואי</w:t>
      </w:r>
      <w:r w:rsidR="00351A2D">
        <w:rPr>
          <w:rtl/>
        </w:rPr>
        <w:t xml:space="preserve">נו מתכשר בדם </w:t>
      </w:r>
      <w:r w:rsidR="00351A2D">
        <w:rPr>
          <w:rFonts w:hint="cs"/>
          <w:rtl/>
        </w:rPr>
        <w:t>-</w:t>
      </w:r>
      <w:r w:rsidR="00351A2D">
        <w:rPr>
          <w:rtl/>
        </w:rPr>
        <w:t>דעל הארץ תשפכנו כמ</w:t>
      </w:r>
      <w:r w:rsidRPr="007435EB">
        <w:rPr>
          <w:rtl/>
        </w:rPr>
        <w:t>ים</w:t>
      </w:r>
      <w:r w:rsidR="00351A2D">
        <w:rPr>
          <w:rFonts w:hint="cs"/>
          <w:rtl/>
        </w:rPr>
        <w:t>,</w:t>
      </w:r>
      <w:r w:rsidRPr="007435EB">
        <w:rPr>
          <w:rtl/>
        </w:rPr>
        <w:t xml:space="preserve"> </w:t>
      </w:r>
    </w:p>
    <w:p w14:paraId="5A8E59B9" w14:textId="77777777" w:rsidR="00351A2D" w:rsidRDefault="00E8089F" w:rsidP="00351A2D">
      <w:pPr>
        <w:pStyle w:val="afffff5"/>
        <w:rPr>
          <w:rtl/>
        </w:rPr>
      </w:pPr>
      <w:r w:rsidRPr="007435EB">
        <w:rPr>
          <w:rtl/>
        </w:rPr>
        <w:t>רק שנשפך כמים מכשיר ולא בבית מטבחייא דהן דכן ואינם מכשירין.</w:t>
      </w:r>
      <w:r w:rsidR="00351A2D">
        <w:rPr>
          <w:rFonts w:hint="cs"/>
          <w:rtl/>
        </w:rPr>
        <w:t xml:space="preserve"> </w:t>
      </w:r>
    </w:p>
    <w:p w14:paraId="2214F144" w14:textId="77777777" w:rsidR="00E8089F" w:rsidRPr="00351A2D" w:rsidRDefault="00E8089F" w:rsidP="00351A2D">
      <w:pPr>
        <w:pStyle w:val="afffff5"/>
        <w:rPr>
          <w:spacing w:val="-2"/>
          <w:rtl/>
        </w:rPr>
      </w:pPr>
      <w:r>
        <w:rPr>
          <w:spacing w:val="-2"/>
          <w:rtl/>
        </w:rPr>
        <w:t xml:space="preserve">ולא בחיבת הקודש שמהני לפסול ולא לראשון ושני כדבעי </w:t>
      </w:r>
      <w:r>
        <w:rPr>
          <w:rStyle w:val="affffd"/>
          <w:spacing w:val="-2"/>
          <w:rtl/>
          <w:rPrChange w:id="9026" w:author="מנוע אמוראים" w:date="2026-10-05T16:42:03Z">
            <w:rPr>
              <w:spacing w:val="-2"/>
              <w:rtl/>
            </w:rPr>
          </w:rPrChange>
        </w:rPr>
        <w:t xml:space="preserve">ר"ל</w:t>
      </w:r>
      <w:r>
        <w:rPr>
          <w:spacing w:val="-2"/>
          <w:rtl/>
        </w:rPr>
        <w:t xml:space="preserve"> בצריד של מנחות]</w:t>
      </w:r>
    </w:p>
    <w:p w14:paraId="18787620" w14:textId="77777777" w:rsidR="00E8089F" w:rsidRPr="007435EB" w:rsidRDefault="00E8089F" w:rsidP="00F47631">
      <w:pPr>
        <w:pStyle w:val="affd"/>
        <w:rPr>
          <w:rtl/>
        </w:rPr>
      </w:pPr>
      <w:r w:rsidRPr="007435EB">
        <w:rPr>
          <w:rFonts w:hint="cs"/>
          <w:rtl/>
        </w:rPr>
        <w:t xml:space="preserve"> </w:t>
      </w:r>
    </w:p>
    <w:p w14:paraId="5BF384A3" w14:textId="77777777" w:rsidR="00704563" w:rsidRDefault="00E8089F" w:rsidP="00704563">
      <w:pPr>
        <w:pStyle w:val="36"/>
        <w:framePr w:wrap="notBeside"/>
        <w:rPr>
          <w:rStyle w:val="affffd"/>
          <w:rtl/>
        </w:rPr>
      </w:pPr>
      <w:r w:rsidRPr="00351A2D">
        <w:rPr>
          <w:rStyle w:val="affffd"/>
          <w:rtl/>
        </w:rPr>
        <w:t xml:space="preserve">תני </w:t>
      </w:r>
      <w:r w:rsidR="0011715B">
        <w:rPr>
          <w:rStyle w:val="affffd"/>
          <w:rFonts w:hint="cs"/>
          <w:rtl/>
        </w:rPr>
        <w:t>לפני</w:t>
      </w:r>
      <w:r w:rsidR="0011715B">
        <w:rPr>
          <w:rStyle w:val="affffd"/>
          <w:rtl/>
        </w:rPr>
        <w:t xml:space="preserve"> </w:t>
      </w:r>
      <w:r w:rsidRPr="00351A2D">
        <w:rPr>
          <w:rStyle w:val="affffd"/>
          <w:rtl/>
        </w:rPr>
        <w:t>ר"ש:</w:t>
      </w:r>
    </w:p>
    <w:p w14:paraId="6F620926" w14:textId="77777777" w:rsidR="00704563" w:rsidRDefault="00E8089F" w:rsidP="0011715B">
      <w:pPr>
        <w:rPr>
          <w:rStyle w:val="afffa"/>
          <w:rtl/>
        </w:rPr>
      </w:pPr>
      <w:r w:rsidRPr="00704563">
        <w:rPr>
          <w:rStyle w:val="afffa"/>
          <w:rtl/>
        </w:rPr>
        <w:t xml:space="preserve">שרץ מטמא המשקין, [ומשקין מטמאין את הכלי], </w:t>
      </w:r>
    </w:p>
    <w:p w14:paraId="60587AD8" w14:textId="55671A1F" w:rsidR="00E8089F" w:rsidRPr="00704563" w:rsidRDefault="00E8089F" w:rsidP="0011715B">
      <w:pPr>
        <w:rPr>
          <w:rStyle w:val="afffa"/>
          <w:rtl/>
        </w:rPr>
      </w:pPr>
      <w:r w:rsidRPr="00704563">
        <w:rPr>
          <w:rStyle w:val="afffa"/>
          <w:rtl/>
        </w:rPr>
        <w:t>וכלי מטמא האוכלין, והאוכלין מטמאין המשקין.</w:t>
      </w:r>
    </w:p>
    <w:p w14:paraId="3D6DACC6" w14:textId="77777777" w:rsidR="00351A2D" w:rsidRDefault="00E8089F" w:rsidP="00E8089F">
      <w:pPr>
        <w:rPr>
          <w:rtl/>
        </w:rPr>
      </w:pPr>
      <w:r w:rsidRPr="007435EB">
        <w:rPr>
          <w:rtl/>
        </w:rPr>
        <w:t xml:space="preserve">ולמדנו שלש טומאות בשרץ. דגוז משקין דרישא, </w:t>
      </w:r>
    </w:p>
    <w:p w14:paraId="4E0BFB7A" w14:textId="77777777" w:rsidR="00704563" w:rsidRPr="00704563" w:rsidRDefault="00E8089F" w:rsidP="00704563">
      <w:pPr>
        <w:pStyle w:val="36"/>
        <w:framePr w:wrap="notBeside"/>
        <w:rPr>
          <w:rtl/>
        </w:rPr>
      </w:pPr>
      <w:r w:rsidRPr="00704563">
        <w:rPr>
          <w:rtl/>
        </w:rPr>
        <w:t xml:space="preserve">דר"י חזר בו </w:t>
      </w:r>
    </w:p>
    <w:p w14:paraId="338A0EE2" w14:textId="7F740F09" w:rsidR="00E8089F" w:rsidRPr="00704563" w:rsidRDefault="00E8089F" w:rsidP="00E8089F">
      <w:pPr>
        <w:rPr>
          <w:rtl/>
        </w:rPr>
      </w:pPr>
      <w:r w:rsidRPr="00916C28">
        <w:rPr>
          <w:rStyle w:val="affffd"/>
          <w:spacing w:val="-4"/>
          <w:rtl/>
        </w:rPr>
        <w:t xml:space="preserve">ס"ל </w:t>
      </w:r>
      <w:r w:rsidRPr="00704563">
        <w:rPr>
          <w:rtl/>
        </w:rPr>
        <w:t>דאין מטמאין, וסימניך נזייתא. כלי שעורים מים.</w:t>
      </w:r>
    </w:p>
    <w:p w14:paraId="57261378" w14:textId="77777777" w:rsidR="00704563" w:rsidRPr="00704563" w:rsidRDefault="00E8089F" w:rsidP="00704563">
      <w:pPr>
        <w:pStyle w:val="36"/>
        <w:framePr w:wrap="notBeside"/>
        <w:rPr>
          <w:rtl/>
        </w:rPr>
      </w:pPr>
      <w:r w:rsidRPr="00704563">
        <w:rPr>
          <w:rtl/>
        </w:rPr>
        <w:t xml:space="preserve">תנן </w:t>
      </w:r>
      <w:r w:rsidR="00AB3B38" w:rsidRPr="00704563">
        <w:rPr>
          <w:rtl/>
        </w:rPr>
        <w:t>שם</w:t>
      </w:r>
      <w:r w:rsidRPr="00704563">
        <w:rPr>
          <w:rtl/>
        </w:rPr>
        <w:t xml:space="preserve">: </w:t>
      </w:r>
    </w:p>
    <w:p w14:paraId="5269BD9B" w14:textId="3364BB19" w:rsidR="00E8089F" w:rsidRPr="00704563" w:rsidRDefault="00704563" w:rsidP="00E8089F">
      <w:pPr>
        <w:rPr>
          <w:rtl/>
        </w:rPr>
      </w:pPr>
      <w:r w:rsidRPr="00704563">
        <w:rPr>
          <w:rFonts w:hint="cs"/>
          <w:rtl/>
        </w:rPr>
        <w:t>ש</w:t>
      </w:r>
      <w:r w:rsidR="00E8089F" w:rsidRPr="00704563">
        <w:rPr>
          <w:rtl/>
        </w:rPr>
        <w:t>רץ שנמצא בתנור הפת שבתוכו שניה, מפני שהתנור תחלה.</w:t>
      </w:r>
    </w:p>
    <w:p w14:paraId="4D3A3925" w14:textId="77777777" w:rsidR="00704563" w:rsidRPr="00704563" w:rsidRDefault="00E8089F" w:rsidP="00704563">
      <w:pPr>
        <w:pStyle w:val="36"/>
        <w:framePr w:wrap="notBeside"/>
        <w:rPr>
          <w:rtl/>
        </w:rPr>
      </w:pPr>
      <w:r w:rsidRPr="00704563">
        <w:rPr>
          <w:rtl/>
        </w:rPr>
        <w:t>ולא אמרי'</w:t>
      </w:r>
    </w:p>
    <w:p w14:paraId="3D9BC46B" w14:textId="148BE0A2" w:rsidR="00351A2D" w:rsidRDefault="00E8089F" w:rsidP="00E8089F">
      <w:pPr>
        <w:rPr>
          <w:rFonts w:ascii="Fb Fontext" w:hAnsi="Fb Fontext"/>
          <w:rtl/>
        </w:rPr>
      </w:pPr>
      <w:r w:rsidRPr="00351A2D">
        <w:rPr>
          <w:rtl/>
        </w:rPr>
        <w:t>ד</w:t>
      </w:r>
      <w:r w:rsidRPr="007435EB">
        <w:rPr>
          <w:rFonts w:ascii="Fb Fontext" w:hAnsi="Fb Fontext"/>
          <w:rtl/>
        </w:rPr>
        <w:t xml:space="preserve">כל התנור כמלי טומאה דמי להיות פת ראשונה </w:t>
      </w:r>
      <w:r w:rsidRPr="00AC0CB1">
        <w:rPr>
          <w:rStyle w:val="af2"/>
          <w:rtl/>
        </w:rPr>
        <w:t xml:space="preserve">ד'כל אשר בתוכו יטמא' </w:t>
      </w:r>
    </w:p>
    <w:p w14:paraId="34527059" w14:textId="77777777" w:rsidR="00704563" w:rsidRDefault="00E8089F" w:rsidP="00704563">
      <w:pPr>
        <w:pStyle w:val="36"/>
        <w:framePr w:wrap="notBeside"/>
        <w:rPr>
          <w:rStyle w:val="af2"/>
          <w:rtl/>
        </w:rPr>
      </w:pPr>
      <w:r w:rsidRPr="00916C28">
        <w:rPr>
          <w:rtl/>
        </w:rPr>
        <w:t>וסמיך</w:t>
      </w:r>
    </w:p>
    <w:p w14:paraId="1BCAFFEF" w14:textId="6E055D15" w:rsidR="00E8089F" w:rsidRPr="00704563" w:rsidRDefault="00E8089F" w:rsidP="00FF6012">
      <w:pPr>
        <w:rPr>
          <w:rtl/>
        </w:rPr>
      </w:pPr>
      <w:r w:rsidRPr="00AC0CB1">
        <w:rPr>
          <w:rStyle w:val="af2"/>
          <w:rtl/>
        </w:rPr>
        <w:t xml:space="preserve">'מכל האוכל' </w:t>
      </w:r>
      <w:r w:rsidRPr="00704563">
        <w:rPr>
          <w:rtl/>
        </w:rPr>
        <w:t>דרק אוכל מטמא מאויר כלי חרס, ולא כל הכלים.</w:t>
      </w:r>
    </w:p>
    <w:p w14:paraId="55C93D1A" w14:textId="77777777" w:rsidR="00E8089F" w:rsidRPr="007435EB" w:rsidRDefault="00E8089F" w:rsidP="005C3FF1">
      <w:pPr>
        <w:pStyle w:val="afff"/>
        <w:framePr w:wrap="around"/>
        <w:rPr>
          <w:rtl/>
        </w:rPr>
      </w:pPr>
      <w:r w:rsidRPr="007435EB">
        <w:rPr>
          <w:rFonts w:hint="cs"/>
          <w:rtl/>
        </w:rPr>
        <w:t>כ:</w:t>
      </w:r>
    </w:p>
    <w:p w14:paraId="243A0103" w14:textId="0B169E01" w:rsidR="00351A2D" w:rsidRPr="00704563" w:rsidRDefault="00E8089F" w:rsidP="00704563">
      <w:pPr>
        <w:pStyle w:val="afffff0"/>
        <w:rPr>
          <w:rtl/>
        </w:rPr>
      </w:pPr>
      <w:r w:rsidRPr="007A02AF">
        <w:rPr>
          <w:rStyle w:val="affffd"/>
          <w:rtl/>
        </w:rPr>
        <w:t>ר</w:t>
      </w:r>
      <w:r w:rsidR="00351A2D" w:rsidRPr="007A02AF">
        <w:rPr>
          <w:rStyle w:val="affffd"/>
          <w:rFonts w:hint="cs"/>
          <w:rtl/>
        </w:rPr>
        <w:t>''ח</w:t>
      </w:r>
      <w:r w:rsidR="007A02AF">
        <w:rPr>
          <w:rStyle w:val="affffd"/>
          <w:rFonts w:hint="cs"/>
          <w:rtl/>
        </w:rPr>
        <w:t>:</w:t>
      </w:r>
      <w:r w:rsidR="00351A2D" w:rsidRPr="00704563">
        <w:rPr>
          <w:rFonts w:hint="cs"/>
          <w:rtl/>
        </w:rPr>
        <w:t xml:space="preserve"> הקשה מפסח על פסח ותירץ </w:t>
      </w:r>
    </w:p>
    <w:p w14:paraId="230F9C69" w14:textId="77777777" w:rsidR="00704563" w:rsidRDefault="00E8089F" w:rsidP="00704563">
      <w:pPr>
        <w:pStyle w:val="36"/>
        <w:framePr w:wrap="notBeside"/>
        <w:rPr>
          <w:rStyle w:val="affffd"/>
          <w:rtl/>
        </w:rPr>
      </w:pPr>
      <w:r w:rsidRPr="00351A2D">
        <w:rPr>
          <w:rStyle w:val="affffd"/>
          <w:rtl/>
        </w:rPr>
        <w:t xml:space="preserve">דהך </w:t>
      </w:r>
    </w:p>
    <w:p w14:paraId="60459F83" w14:textId="56A7C6C3" w:rsidR="0011715B" w:rsidRDefault="00E8089F" w:rsidP="00351A2D">
      <w:pPr>
        <w:rPr>
          <w:rFonts w:ascii="Fb Fontext" w:hAnsi="Fb Fontext"/>
          <w:sz w:val="20"/>
          <w:rtl/>
        </w:rPr>
      </w:pPr>
      <w:r w:rsidRPr="007A02AF">
        <w:rPr>
          <w:rStyle w:val="affffd"/>
          <w:spacing w:val="-4"/>
          <w:rtl/>
        </w:rPr>
        <w:t>רבי יוסי</w:t>
      </w:r>
      <w:r w:rsidRPr="007A02AF">
        <w:rPr>
          <w:rFonts w:ascii="Fb Fontext" w:hAnsi="Fb Fontext"/>
          <w:spacing w:val="-4"/>
          <w:sz w:val="20"/>
          <w:rtl/>
        </w:rPr>
        <w:t xml:space="preserve"> דאין הנדון דומה לראיה, ד</w:t>
      </w:r>
      <w:r w:rsidR="00AB3B38" w:rsidRPr="007A02AF">
        <w:rPr>
          <w:rFonts w:ascii="Fb Fontext" w:hAnsi="Fb Fontext"/>
          <w:spacing w:val="-4"/>
          <w:sz w:val="20"/>
          <w:rtl/>
        </w:rPr>
        <w:t>שם</w:t>
      </w:r>
      <w:r w:rsidRPr="007A02AF">
        <w:rPr>
          <w:rFonts w:ascii="Fb Fontext" w:hAnsi="Fb Fontext"/>
          <w:spacing w:val="-4"/>
          <w:sz w:val="20"/>
          <w:rtl/>
        </w:rPr>
        <w:t xml:space="preserve"> אב הטומאה וולד הטומאה</w:t>
      </w:r>
      <w:r w:rsidRPr="007435EB">
        <w:rPr>
          <w:rFonts w:ascii="Fb Fontext" w:hAnsi="Fb Fontext"/>
          <w:sz w:val="20"/>
          <w:rtl/>
        </w:rPr>
        <w:t xml:space="preserve"> שניהם טמאים</w:t>
      </w:r>
      <w:r w:rsidR="0011715B">
        <w:rPr>
          <w:rFonts w:ascii="Fb Fontext" w:hAnsi="Fb Fontext" w:hint="cs"/>
          <w:sz w:val="20"/>
          <w:rtl/>
        </w:rPr>
        <w:t>,</w:t>
      </w:r>
      <w:r w:rsidRPr="007435EB">
        <w:rPr>
          <w:rFonts w:ascii="Fb Fontext" w:hAnsi="Fb Fontext"/>
          <w:sz w:val="20"/>
          <w:rtl/>
        </w:rPr>
        <w:t xml:space="preserve"> וכן טבו"י וטמא מת זה פסול וזה טמא, </w:t>
      </w:r>
    </w:p>
    <w:p w14:paraId="6A05531B" w14:textId="77777777" w:rsidR="00E8089F" w:rsidRPr="007435EB" w:rsidRDefault="0011715B" w:rsidP="00351A2D">
      <w:pPr>
        <w:rPr>
          <w:rtl/>
        </w:rPr>
      </w:pPr>
      <w:r>
        <w:rPr>
          <w:rFonts w:ascii="Fb Fontext" w:hAnsi="Fb Fontext"/>
          <w:sz w:val="20"/>
          <w:rtl/>
        </w:rPr>
        <w:t>אבל היאך נשרוף</w:t>
      </w:r>
      <w:r w:rsidR="00E8089F" w:rsidRPr="007435EB">
        <w:rPr>
          <w:rFonts w:ascii="Fb Fontext" w:hAnsi="Fb Fontext"/>
          <w:sz w:val="20"/>
          <w:rtl/>
        </w:rPr>
        <w:t xml:space="preserve"> תלויה עם הטמאה, שמא יבא אליהו ויטהרם, </w:t>
      </w:r>
      <w:r w:rsidR="00E8089F" w:rsidRPr="005C3FF1">
        <w:rPr>
          <w:rStyle w:val="afffa"/>
          <w:rtl/>
        </w:rPr>
        <w:t>היינו רבי יוסי ו</w:t>
      </w:r>
      <w:r w:rsidR="00351A2D" w:rsidRPr="005C3FF1">
        <w:rPr>
          <w:rStyle w:val="afffa"/>
          <w:rFonts w:hint="cs"/>
          <w:rtl/>
        </w:rPr>
        <w:t>כרי' יהושע,</w:t>
      </w:r>
    </w:p>
    <w:p w14:paraId="69522FF0" w14:textId="77777777" w:rsidR="00E8089F" w:rsidRPr="007435EB" w:rsidRDefault="00E8089F" w:rsidP="00E8089F">
      <w:pPr>
        <w:rPr>
          <w:rtl/>
        </w:rPr>
      </w:pPr>
      <w:r w:rsidRPr="007435EB">
        <w:rPr>
          <w:rFonts w:ascii="Fb Fontext" w:hAnsi="Fb Fontext"/>
          <w:rtl/>
        </w:rPr>
        <w:t xml:space="preserve">והא דשורפין שניהם כאחת </w:t>
      </w:r>
      <w:r>
        <w:rPr>
          <w:rStyle w:val="affffd"/>
          <w:rtl/>
          <w:rPrChange w:id="9027" w:author="מנוע אמוראים" w:date="2026-10-05T16:42:03Z">
            <w:rPr>
              <w:rStyle w:val="afffa"/>
              <w:rtl/>
            </w:rPr>
          </w:rPrChange>
        </w:rPr>
        <w:t xml:space="preserve">כר"ש</w:t>
      </w:r>
      <w:r>
        <w:rPr>
          <w:rStyle w:val="afffa"/>
          <w:rtl/>
        </w:rPr>
        <w:t xml:space="preserve"> אליבא דרבי יוסי</w:t>
      </w:r>
      <w:r w:rsidRPr="007435EB">
        <w:rPr>
          <w:rFonts w:ascii="Fb Fontext" w:hAnsi="Fb Fontext"/>
          <w:rtl/>
        </w:rPr>
        <w:t>.</w:t>
      </w:r>
    </w:p>
    <w:p w14:paraId="4A611F0B" w14:textId="77777777" w:rsidR="00704563" w:rsidRDefault="00E8089F" w:rsidP="00704563">
      <w:pPr>
        <w:pStyle w:val="36"/>
        <w:framePr w:wrap="notBeside"/>
        <w:rPr>
          <w:rStyle w:val="affffd"/>
          <w:rtl/>
        </w:rPr>
      </w:pPr>
      <w:r w:rsidRPr="00351A2D">
        <w:rPr>
          <w:rStyle w:val="affffd"/>
          <w:rtl/>
        </w:rPr>
        <w:t xml:space="preserve">דלא נחלקו </w:t>
      </w:r>
    </w:p>
    <w:p w14:paraId="1105F111" w14:textId="661A628D" w:rsidR="00351A2D" w:rsidRDefault="00704563" w:rsidP="00351A2D">
      <w:pPr>
        <w:rPr>
          <w:rtl/>
        </w:rPr>
      </w:pPr>
      <w:r>
        <w:rPr>
          <w:rStyle w:val="affffd"/>
          <w:rFonts w:hint="cs"/>
          <w:rtl/>
        </w:rPr>
        <w:t>ר</w:t>
      </w:r>
      <w:r w:rsidR="00E8089F" w:rsidRPr="00351A2D">
        <w:rPr>
          <w:rStyle w:val="affffd"/>
          <w:rtl/>
        </w:rPr>
        <w:t xml:space="preserve">"א ורי"ה </w:t>
      </w:r>
      <w:r w:rsidR="00E8089F" w:rsidRPr="007435EB">
        <w:rPr>
          <w:rtl/>
        </w:rPr>
        <w:t xml:space="preserve">על הטהורה ועל הטמאה שאין שורפין, </w:t>
      </w:r>
    </w:p>
    <w:p w14:paraId="2BFDDBB7" w14:textId="4DA7965C" w:rsidR="00E8089F" w:rsidRPr="007435EB" w:rsidRDefault="00704563" w:rsidP="00704563">
      <w:pPr>
        <w:rPr>
          <w:rtl/>
        </w:rPr>
      </w:pPr>
      <w:r>
        <w:rPr>
          <w:rtl/>
        </w:rPr>
        <w:tab/>
      </w:r>
      <w:r>
        <w:rPr>
          <w:rtl/>
        </w:rPr>
        <w:tab/>
      </w:r>
      <w:r>
        <w:rPr>
          <w:rtl/>
        </w:rPr>
        <w:tab/>
      </w:r>
      <w:r>
        <w:rPr>
          <w:rtl/>
        </w:rPr>
        <w:tab/>
      </w:r>
      <w:r>
        <w:rPr>
          <w:rtl/>
        </w:rPr>
        <w:tab/>
      </w:r>
      <w:r w:rsidR="00E8089F" w:rsidRPr="007435EB">
        <w:rPr>
          <w:rtl/>
        </w:rPr>
        <w:t>על התלויה ועל הטהורה - ששורפין.</w:t>
      </w:r>
    </w:p>
    <w:p w14:paraId="44E2BA58" w14:textId="53792E44" w:rsidR="00351A2D" w:rsidRDefault="00704563" w:rsidP="00E8089F">
      <w:pPr>
        <w:rPr>
          <w:rtl/>
        </w:rPr>
      </w:pPr>
      <w:r>
        <w:rPr>
          <w:rtl/>
        </w:rPr>
        <w:tab/>
      </w:r>
      <w:r>
        <w:rPr>
          <w:rtl/>
        </w:rPr>
        <w:tab/>
      </w:r>
      <w:r>
        <w:rPr>
          <w:rtl/>
        </w:rPr>
        <w:tab/>
      </w:r>
      <w:r>
        <w:rPr>
          <w:rtl/>
        </w:rPr>
        <w:tab/>
      </w:r>
      <w:r>
        <w:rPr>
          <w:rtl/>
        </w:rPr>
        <w:tab/>
      </w:r>
      <w:r w:rsidR="00E8089F" w:rsidRPr="007435EB">
        <w:rPr>
          <w:rtl/>
        </w:rPr>
        <w:t>אלא על התלויה ועל הטמאה,</w:t>
      </w:r>
      <w:r w:rsidR="00E8089F" w:rsidRPr="007435EB">
        <w:rPr>
          <w:rFonts w:hint="cs"/>
          <w:rtl/>
        </w:rPr>
        <w:t xml:space="preserve"> </w:t>
      </w:r>
    </w:p>
    <w:p w14:paraId="4913AB05" w14:textId="77777777" w:rsidR="00E8089F" w:rsidRPr="007435EB" w:rsidRDefault="00E8089F" w:rsidP="00E8089F">
      <w:pPr>
        <w:rPr>
          <w:rtl/>
        </w:rPr>
      </w:pPr>
      <w:r w:rsidRPr="00351A2D">
        <w:rPr>
          <w:rStyle w:val="affffd"/>
          <w:rFonts w:hint="cs"/>
          <w:rtl/>
        </w:rPr>
        <w:t xml:space="preserve">- </w:t>
      </w:r>
      <w:r w:rsidRPr="00351A2D">
        <w:rPr>
          <w:rStyle w:val="affffd"/>
          <w:rtl/>
        </w:rPr>
        <w:t xml:space="preserve">שלר"א: </w:t>
      </w:r>
      <w:r w:rsidRPr="007435EB">
        <w:rPr>
          <w:rtl/>
        </w:rPr>
        <w:t xml:space="preserve">תישרף זו בעצמה וזו בעצמה, </w:t>
      </w:r>
      <w:r w:rsidRPr="00351A2D">
        <w:rPr>
          <w:rStyle w:val="affffd"/>
          <w:rtl/>
        </w:rPr>
        <w:t>ולר</w:t>
      </w:r>
      <w:r w:rsidRPr="00351A2D">
        <w:rPr>
          <w:rStyle w:val="affffd"/>
          <w:rFonts w:hint="cs"/>
          <w:rtl/>
        </w:rPr>
        <w:t>י</w:t>
      </w:r>
      <w:r w:rsidRPr="00351A2D">
        <w:rPr>
          <w:rStyle w:val="affffd"/>
          <w:rtl/>
        </w:rPr>
        <w:t>"</w:t>
      </w:r>
      <w:r w:rsidRPr="00351A2D">
        <w:rPr>
          <w:rStyle w:val="affffd"/>
          <w:rFonts w:hint="cs"/>
          <w:rtl/>
        </w:rPr>
        <w:t>ה</w:t>
      </w:r>
      <w:r w:rsidRPr="00351A2D">
        <w:rPr>
          <w:rStyle w:val="affffd"/>
          <w:rtl/>
        </w:rPr>
        <w:t>:</w:t>
      </w:r>
      <w:r w:rsidRPr="007435EB">
        <w:rPr>
          <w:rtl/>
        </w:rPr>
        <w:t xml:space="preserve"> שתיהן כאחת.</w:t>
      </w:r>
    </w:p>
    <w:p w14:paraId="1BB80A33" w14:textId="77777777" w:rsidR="00704563" w:rsidRDefault="00E8089F" w:rsidP="00704563">
      <w:pPr>
        <w:pStyle w:val="36"/>
        <w:framePr w:wrap="notBeside"/>
        <w:rPr>
          <w:rStyle w:val="affffd"/>
          <w:rtl/>
        </w:rPr>
      </w:pPr>
      <w:r w:rsidRPr="00351A2D">
        <w:rPr>
          <w:rStyle w:val="affffd"/>
          <w:rtl/>
        </w:rPr>
        <w:t>וה"ק רבי יוסי</w:t>
      </w:r>
    </w:p>
    <w:p w14:paraId="1294AB9F" w14:textId="4F90B9DF" w:rsidR="00E8089F" w:rsidRPr="007435EB" w:rsidRDefault="00E8089F" w:rsidP="00E8089F">
      <w:pPr>
        <w:rPr>
          <w:rtl/>
        </w:rPr>
      </w:pPr>
      <w:r>
        <w:rPr>
          <w:rStyle w:val="affffd"/>
          <w:rtl/>
          <w:rPrChange w:id="9028" w:author="מנוע אמוראים" w:date="2026-10-05T16:42:03Z">
            <w:rPr>
              <w:rtl/>
            </w:rPr>
          </w:rPrChange>
        </w:rPr>
        <w:t xml:space="preserve">לר"מ</w:t>
      </w:r>
      <w:r>
        <w:rPr>
          <w:rtl/>
        </w:rPr>
        <w:t xml:space="preserve"> </w:t>
      </w:r>
      <w:r w:rsidRPr="00704563">
        <w:rPr>
          <w:rStyle w:val="affffd"/>
          <w:rtl/>
        </w:rPr>
        <w:t>ד</w:t>
      </w:r>
      <w:r w:rsidR="00AB3B38" w:rsidRPr="00704563">
        <w:rPr>
          <w:rStyle w:val="affffd"/>
          <w:rtl/>
        </w:rPr>
        <w:t>אף</w:t>
      </w:r>
      <w:r w:rsidRPr="00704563">
        <w:rPr>
          <w:rStyle w:val="affffd"/>
          <w:rtl/>
        </w:rPr>
        <w:t xml:space="preserve"> לר"ש אליבא דר</w:t>
      </w:r>
      <w:r w:rsidRPr="00704563">
        <w:rPr>
          <w:rStyle w:val="affffd"/>
          <w:rFonts w:hint="cs"/>
          <w:rtl/>
        </w:rPr>
        <w:t>י</w:t>
      </w:r>
      <w:r w:rsidRPr="00704563">
        <w:rPr>
          <w:rStyle w:val="affffd"/>
          <w:rtl/>
        </w:rPr>
        <w:t>"</w:t>
      </w:r>
      <w:r w:rsidRPr="00704563">
        <w:rPr>
          <w:rStyle w:val="affffd"/>
          <w:rFonts w:hint="cs"/>
          <w:rtl/>
        </w:rPr>
        <w:t>ה</w:t>
      </w:r>
      <w:r w:rsidRPr="007435EB">
        <w:rPr>
          <w:rFonts w:hint="cs"/>
          <w:rtl/>
        </w:rPr>
        <w:t xml:space="preserve"> </w:t>
      </w:r>
      <w:r w:rsidRPr="007435EB">
        <w:rPr>
          <w:rtl/>
        </w:rPr>
        <w:t>דמיקל</w:t>
      </w:r>
      <w:r w:rsidRPr="007435EB">
        <w:rPr>
          <w:rFonts w:hint="cs"/>
          <w:rtl/>
        </w:rPr>
        <w:t>,</w:t>
      </w:r>
      <w:r w:rsidRPr="007435EB">
        <w:rPr>
          <w:rtl/>
        </w:rPr>
        <w:t xml:space="preserve"> דווקא בתלויה וטמאה, אבל בטהורה וטמאה - לא.</w:t>
      </w:r>
    </w:p>
    <w:p w14:paraId="6C88AD34" w14:textId="77777777" w:rsidR="00E8089F" w:rsidRPr="007435EB" w:rsidRDefault="00351A2D" w:rsidP="00351A2D">
      <w:pPr>
        <w:pStyle w:val="afffff0"/>
        <w:rPr>
          <w:rtl/>
        </w:rPr>
      </w:pPr>
      <w:r>
        <w:rPr>
          <w:rStyle w:val="affffd"/>
          <w:rFonts w:hint="cs"/>
          <w:rtl/>
        </w:rPr>
        <w:t>ריב''ח</w:t>
      </w:r>
      <w:r w:rsidR="00E8089F" w:rsidRPr="007435EB">
        <w:rPr>
          <w:rtl/>
        </w:rPr>
        <w:t xml:space="preserve"> </w:t>
      </w:r>
      <w:r>
        <w:rPr>
          <w:rFonts w:hint="cs"/>
          <w:rtl/>
        </w:rPr>
        <w:t xml:space="preserve">הקשה </w:t>
      </w:r>
      <w:r w:rsidR="00E8089F" w:rsidRPr="007435EB">
        <w:rPr>
          <w:rtl/>
        </w:rPr>
        <w:t xml:space="preserve">תרומה </w:t>
      </w:r>
      <w:r>
        <w:rPr>
          <w:rFonts w:hint="cs"/>
          <w:rtl/>
        </w:rPr>
        <w:t>על פסח ותירץ</w:t>
      </w:r>
    </w:p>
    <w:p w14:paraId="526997CE" w14:textId="77777777" w:rsidR="00E8089F" w:rsidRPr="007435EB" w:rsidRDefault="00E8089F" w:rsidP="00E8089F">
      <w:pPr>
        <w:rPr>
          <w:rtl/>
        </w:rPr>
      </w:pPr>
      <w:r w:rsidRPr="007435EB">
        <w:rPr>
          <w:rtl/>
        </w:rPr>
        <w:t xml:space="preserve">דהא </w:t>
      </w:r>
      <w:r w:rsidRPr="00351A2D">
        <w:rPr>
          <w:rStyle w:val="affffd"/>
          <w:rtl/>
        </w:rPr>
        <w:t xml:space="preserve">דרבי יהושע </w:t>
      </w:r>
      <w:r w:rsidRPr="007435EB">
        <w:rPr>
          <w:rtl/>
        </w:rPr>
        <w:t xml:space="preserve">שתיהן כאחת, </w:t>
      </w:r>
      <w:r w:rsidRPr="00351A2D">
        <w:rPr>
          <w:rStyle w:val="affffd"/>
          <w:rtl/>
        </w:rPr>
        <w:t>כרבי יוסי</w:t>
      </w:r>
      <w:r w:rsidRPr="007435EB">
        <w:rPr>
          <w:rtl/>
        </w:rPr>
        <w:t xml:space="preserve"> אליביה.</w:t>
      </w:r>
    </w:p>
    <w:p w14:paraId="37F193AD" w14:textId="77777777" w:rsidR="00351A2D" w:rsidRDefault="00E8089F" w:rsidP="00E8089F">
      <w:pPr>
        <w:rPr>
          <w:rtl/>
        </w:rPr>
      </w:pPr>
      <w:r w:rsidRPr="00F46A1C">
        <w:rPr>
          <w:rStyle w:val="affffd"/>
          <w:rtl/>
        </w:rPr>
        <w:t>והך</w:t>
      </w:r>
      <w:r w:rsidR="00351A2D">
        <w:rPr>
          <w:rtl/>
        </w:rPr>
        <w:t xml:space="preserve"> דחבית</w:t>
      </w:r>
      <w:r w:rsidR="00351A2D">
        <w:rPr>
          <w:rFonts w:hint="cs"/>
          <w:rtl/>
        </w:rPr>
        <w:t xml:space="preserve"> </w:t>
      </w:r>
      <w:r w:rsidRPr="007435EB">
        <w:rPr>
          <w:rtl/>
        </w:rPr>
        <w:t xml:space="preserve">תרומה שנולד בה ספק טומאה דאם היתה מונחת </w:t>
      </w:r>
      <w:r w:rsidRPr="00916C28">
        <w:rPr>
          <w:spacing w:val="-4"/>
          <w:rtl/>
        </w:rPr>
        <w:t xml:space="preserve">במקום התורפה או מגולה </w:t>
      </w:r>
      <w:r w:rsidRPr="00916C28">
        <w:rPr>
          <w:rStyle w:val="affffd"/>
          <w:spacing w:val="-4"/>
          <w:rtl/>
        </w:rPr>
        <w:t>לר"א</w:t>
      </w:r>
      <w:r w:rsidRPr="00916C28">
        <w:rPr>
          <w:spacing w:val="-4"/>
          <w:rtl/>
        </w:rPr>
        <w:t xml:space="preserve"> יניחנה במקום המוצנע </w:t>
      </w:r>
      <w:r w:rsidRPr="00916C28">
        <w:rPr>
          <w:rStyle w:val="afffff6"/>
          <w:spacing w:val="-4"/>
          <w:rtl/>
        </w:rPr>
        <w:t xml:space="preserve">או </w:t>
      </w:r>
      <w:r w:rsidRPr="00916C28">
        <w:rPr>
          <w:spacing w:val="-4"/>
          <w:rtl/>
        </w:rPr>
        <w:t xml:space="preserve">ויכסנה: </w:t>
      </w:r>
    </w:p>
    <w:p w14:paraId="49BB2585" w14:textId="77777777" w:rsidR="00E8089F" w:rsidRPr="007435EB" w:rsidRDefault="00E8089F" w:rsidP="00E8089F">
      <w:pPr>
        <w:rPr>
          <w:rtl/>
        </w:rPr>
      </w:pPr>
      <w:r w:rsidRPr="00351A2D">
        <w:rPr>
          <w:rStyle w:val="affffd"/>
          <w:rtl/>
        </w:rPr>
        <w:t xml:space="preserve">ולרבי יהושע </w:t>
      </w:r>
      <w:r w:rsidRPr="007435EB">
        <w:rPr>
          <w:rtl/>
        </w:rPr>
        <w:t xml:space="preserve">אם היתה מונחת במקום המוצנע או מכוסה יניחנה במקום התורפה או </w:t>
      </w:r>
      <w:r w:rsidR="00AB3B38">
        <w:rPr>
          <w:rtl/>
        </w:rPr>
        <w:t>אף</w:t>
      </w:r>
      <w:r w:rsidRPr="007435EB">
        <w:rPr>
          <w:rtl/>
        </w:rPr>
        <w:t xml:space="preserve"> יגלנה.</w:t>
      </w:r>
    </w:p>
    <w:p w14:paraId="2B9B38B5" w14:textId="77777777" w:rsidR="00E8089F" w:rsidRPr="00351A2D" w:rsidRDefault="00E8089F" w:rsidP="00351A2D">
      <w:pPr>
        <w:rPr>
          <w:rStyle w:val="affffd"/>
          <w:rtl/>
        </w:rPr>
      </w:pPr>
      <w:r w:rsidRPr="007435EB">
        <w:rPr>
          <w:rtl/>
        </w:rPr>
        <w:t xml:space="preserve">ומשמע דדוקא בגרמא אבל בידים לא, </w:t>
      </w:r>
      <w:r w:rsidR="00351A2D" w:rsidRPr="00351A2D">
        <w:rPr>
          <w:rStyle w:val="affffd"/>
          <w:rFonts w:hint="cs"/>
          <w:rtl/>
        </w:rPr>
        <w:t>וכר''ש א</w:t>
      </w:r>
      <w:r w:rsidRPr="00351A2D">
        <w:rPr>
          <w:rStyle w:val="affffd"/>
          <w:rtl/>
        </w:rPr>
        <w:t>ליבא דר</w:t>
      </w:r>
      <w:r w:rsidR="00351A2D" w:rsidRPr="00351A2D">
        <w:rPr>
          <w:rStyle w:val="affffd"/>
          <w:rFonts w:hint="cs"/>
          <w:rtl/>
        </w:rPr>
        <w:t>י''ה.</w:t>
      </w:r>
    </w:p>
    <w:p w14:paraId="7CDB45FA" w14:textId="1CA27563" w:rsidR="00E8089F" w:rsidRPr="007435EB" w:rsidRDefault="00E8089F" w:rsidP="00351A2D">
      <w:pPr>
        <w:pStyle w:val="afffff0"/>
        <w:rPr>
          <w:rtl/>
        </w:rPr>
      </w:pPr>
      <w:r w:rsidRPr="007A02AF">
        <w:rPr>
          <w:rStyle w:val="affffd"/>
          <w:rtl/>
        </w:rPr>
        <w:t>ר"א</w:t>
      </w:r>
      <w:r w:rsidR="007A02AF" w:rsidRPr="007A02AF">
        <w:rPr>
          <w:rStyle w:val="affffd"/>
          <w:rFonts w:hint="cs"/>
          <w:rtl/>
        </w:rPr>
        <w:t>:</w:t>
      </w:r>
      <w:r w:rsidRPr="007435EB">
        <w:rPr>
          <w:rtl/>
        </w:rPr>
        <w:t xml:space="preserve"> רמי תרומה אתרומה ומשני.</w:t>
      </w:r>
    </w:p>
    <w:p w14:paraId="1E0CE862" w14:textId="77777777" w:rsidR="00704563" w:rsidRDefault="00351A2D" w:rsidP="00704563">
      <w:pPr>
        <w:pStyle w:val="36"/>
        <w:framePr w:wrap="notBeside"/>
        <w:rPr>
          <w:rtl/>
        </w:rPr>
      </w:pPr>
      <w:r>
        <w:rPr>
          <w:rtl/>
        </w:rPr>
        <w:t xml:space="preserve">הך </w:t>
      </w:r>
    </w:p>
    <w:p w14:paraId="031879F1" w14:textId="046E182C" w:rsidR="00E8089F" w:rsidRPr="007435EB" w:rsidRDefault="00704563" w:rsidP="00351A2D">
      <w:pPr>
        <w:rPr>
          <w:rFonts w:ascii="Fb Fontext" w:hAnsi="Fb Fontext" w:cs="Guttman Vilna"/>
          <w:b/>
          <w:bCs/>
          <w:sz w:val="20"/>
          <w:rtl/>
        </w:rPr>
      </w:pPr>
      <w:r>
        <w:rPr>
          <w:rFonts w:ascii="Fb Fontext" w:hAnsi="Fb Fontext" w:hint="cs"/>
          <w:sz w:val="20"/>
          <w:rtl/>
        </w:rPr>
        <w:t>ד</w:t>
      </w:r>
      <w:r w:rsidR="00351A2D">
        <w:rPr>
          <w:rFonts w:ascii="Fb Fontext" w:hAnsi="Fb Fontext"/>
          <w:sz w:val="20"/>
          <w:rtl/>
        </w:rPr>
        <w:t xml:space="preserve">חבית </w:t>
      </w:r>
      <w:r w:rsidR="00E8089F" w:rsidRPr="007435EB">
        <w:rPr>
          <w:rFonts w:ascii="Fb Fontext" w:hAnsi="Fb Fontext"/>
          <w:sz w:val="20"/>
          <w:rtl/>
        </w:rPr>
        <w:t xml:space="preserve">תרומה שנשברה בגת העליונה </w:t>
      </w:r>
      <w:r w:rsidR="00E8089F" w:rsidRPr="00351A2D">
        <w:rPr>
          <w:rStyle w:val="affffd"/>
          <w:rtl/>
        </w:rPr>
        <w:t>דלר</w:t>
      </w:r>
      <w:r w:rsidR="00351A2D">
        <w:rPr>
          <w:rStyle w:val="affffd"/>
          <w:rFonts w:hint="cs"/>
          <w:rtl/>
        </w:rPr>
        <w:t xml:space="preserve">יה''ו </w:t>
      </w:r>
      <w:r w:rsidR="00E8089F" w:rsidRPr="007435EB">
        <w:rPr>
          <w:rFonts w:ascii="Fb Fontext" w:hAnsi="Fb Fontext"/>
          <w:sz w:val="20"/>
          <w:rtl/>
        </w:rPr>
        <w:t>אם אין יכול להציל רביעית בטהרה יטמאנה ביד משום ד</w:t>
      </w:r>
      <w:r w:rsidR="00351A2D">
        <w:rPr>
          <w:rFonts w:ascii="Fb Fontext" w:hAnsi="Fb Fontext" w:hint="cs"/>
          <w:sz w:val="20"/>
          <w:rtl/>
        </w:rPr>
        <w:t>יש</w:t>
      </w:r>
      <w:r w:rsidR="00E8089F" w:rsidRPr="007435EB">
        <w:rPr>
          <w:rFonts w:ascii="Fb Fontext" w:hAnsi="Fb Fontext"/>
          <w:sz w:val="20"/>
          <w:rtl/>
        </w:rPr>
        <w:t xml:space="preserve"> הפסד חולין מרובה</w:t>
      </w:r>
      <w:r w:rsidR="00351A2D">
        <w:rPr>
          <w:rFonts w:ascii="Fb Fontext" w:hAnsi="Fb Fontext" w:hint="cs"/>
          <w:sz w:val="20"/>
          <w:rtl/>
        </w:rPr>
        <w:t>,</w:t>
      </w:r>
      <w:r w:rsidR="00E8089F" w:rsidRPr="007435EB">
        <w:rPr>
          <w:rFonts w:ascii="Fb Fontext" w:hAnsi="Fb Fontext"/>
          <w:sz w:val="20"/>
          <w:rtl/>
        </w:rPr>
        <w:t xml:space="preserve"> משא"כ הפסד עצים דמועט לא חששו.</w:t>
      </w:r>
    </w:p>
    <w:p w14:paraId="4B23E490" w14:textId="77777777" w:rsidR="00704563" w:rsidRDefault="00E8089F" w:rsidP="00704563">
      <w:pPr>
        <w:pStyle w:val="36"/>
        <w:framePr w:wrap="notBeside"/>
        <w:rPr>
          <w:rStyle w:val="affffd"/>
          <w:rtl/>
        </w:rPr>
      </w:pPr>
      <w:r w:rsidRPr="00351A2D">
        <w:rPr>
          <w:rStyle w:val="affffd"/>
          <w:rtl/>
        </w:rPr>
        <w:t>וכדתניא:</w:t>
      </w:r>
    </w:p>
    <w:p w14:paraId="2B0804B2" w14:textId="12006799" w:rsidR="00704563" w:rsidRPr="007A02AF" w:rsidRDefault="00E8089F" w:rsidP="007A02AF">
      <w:pPr>
        <w:spacing w:before="4"/>
        <w:rPr>
          <w:rStyle w:val="affffd"/>
          <w:rFonts w:cs="FrankRuehl"/>
          <w:b w:val="0"/>
          <w:bCs w:val="0"/>
          <w:sz w:val="18"/>
          <w:szCs w:val="18"/>
          <w:rtl/>
        </w:rPr>
      </w:pPr>
      <w:r w:rsidRPr="00351A2D">
        <w:rPr>
          <w:rStyle w:val="affffd"/>
          <w:rtl/>
        </w:rPr>
        <w:t xml:space="preserve">דמודה ר"א לרי"ה </w:t>
      </w:r>
      <w:r w:rsidR="00351A2D">
        <w:rPr>
          <w:rtl/>
        </w:rPr>
        <w:t>בחבית</w:t>
      </w:r>
      <w:r w:rsidRPr="007435EB">
        <w:rPr>
          <w:rtl/>
        </w:rPr>
        <w:t xml:space="preserve"> שמן תרומה שנשברה בגת העליונה דאם אינו יכול להציל ממנה רביעית בטהרה תרד ותטמא ואל יטמאנה ביד. </w:t>
      </w:r>
      <w:r w:rsidR="00351A2D">
        <w:rPr>
          <w:rFonts w:hint="cs"/>
          <w:rtl/>
        </w:rPr>
        <w:t xml:space="preserve">- </w:t>
      </w:r>
      <w:r w:rsidRPr="007435EB">
        <w:rPr>
          <w:rtl/>
        </w:rPr>
        <w:t xml:space="preserve">והיינו דווקא שמן </w:t>
      </w:r>
      <w:r w:rsidRPr="005F7EED">
        <w:rPr>
          <w:rtl/>
        </w:rPr>
        <w:t>דראוי להדליק משא"כ זילוף ביין לאו מילתא הוא דמיירי ביין חדש.</w:t>
      </w:r>
    </w:p>
    <w:p w14:paraId="52F1AD05" w14:textId="77777777" w:rsidR="00704563" w:rsidRDefault="00E8089F" w:rsidP="00704563">
      <w:pPr>
        <w:pStyle w:val="36"/>
        <w:framePr w:wrap="notBeside"/>
        <w:rPr>
          <w:rStyle w:val="affffd"/>
          <w:rtl/>
        </w:rPr>
      </w:pPr>
      <w:r w:rsidRPr="00F46A1C">
        <w:rPr>
          <w:rStyle w:val="affffd"/>
          <w:rtl/>
        </w:rPr>
        <w:t>והך</w:t>
      </w:r>
      <w:r w:rsidRPr="007435EB">
        <w:rPr>
          <w:rFonts w:ascii="Fb Fontext" w:hAnsi="Fb Fontext"/>
          <w:rtl/>
        </w:rPr>
        <w:t xml:space="preserve"> </w:t>
      </w:r>
      <w:r w:rsidRPr="00351A2D">
        <w:rPr>
          <w:rStyle w:val="affffd"/>
          <w:rtl/>
        </w:rPr>
        <w:t>דשמואל:</w:t>
      </w:r>
    </w:p>
    <w:p w14:paraId="7F4AE402" w14:textId="6DCAB660" w:rsidR="00351A2D" w:rsidRDefault="00E8089F" w:rsidP="00E8089F">
      <w:pPr>
        <w:rPr>
          <w:rFonts w:ascii="Fb Fontext" w:hAnsi="Fb Fontext"/>
          <w:rtl/>
        </w:rPr>
      </w:pPr>
      <w:r w:rsidRPr="007435EB">
        <w:rPr>
          <w:rFonts w:ascii="Fb Fontext" w:hAnsi="Fb Fontext"/>
          <w:rtl/>
        </w:rPr>
        <w:t xml:space="preserve">דשותין מלוג בסלע, ומזלפין מלוג בשתים, </w:t>
      </w:r>
    </w:p>
    <w:p w14:paraId="48D04F1E" w14:textId="77777777" w:rsidR="00704563" w:rsidRDefault="00E8089F" w:rsidP="00704563">
      <w:pPr>
        <w:pStyle w:val="36"/>
        <w:framePr w:wrap="notBeside"/>
        <w:rPr>
          <w:rtl/>
        </w:rPr>
      </w:pPr>
      <w:r w:rsidRPr="0065617C">
        <w:rPr>
          <w:rtl/>
        </w:rPr>
        <w:t>מיירי</w:t>
      </w:r>
    </w:p>
    <w:p w14:paraId="771A2E7D" w14:textId="52D4E93A" w:rsidR="00E8089F" w:rsidRPr="007435EB" w:rsidRDefault="00E8089F" w:rsidP="003E43B3">
      <w:pPr>
        <w:rPr>
          <w:rtl/>
        </w:rPr>
      </w:pPr>
      <w:r w:rsidRPr="005C3FF1">
        <w:rPr>
          <w:rStyle w:val="afffa"/>
          <w:rtl/>
        </w:rPr>
        <w:t>בישן</w:t>
      </w:r>
      <w:r w:rsidRPr="0065617C">
        <w:rPr>
          <w:rFonts w:ascii="Fb Fontext" w:hAnsi="Fb Fontext"/>
          <w:spacing w:val="-2"/>
          <w:rtl/>
        </w:rPr>
        <w:t xml:space="preserve">, </w:t>
      </w:r>
      <w:r w:rsidRPr="00704563">
        <w:rPr>
          <w:rStyle w:val="affffd"/>
          <w:rtl/>
        </w:rPr>
        <w:t>ולא אמרי'</w:t>
      </w:r>
      <w:r w:rsidRPr="0065617C">
        <w:rPr>
          <w:rFonts w:ascii="Fb Fontext" w:hAnsi="Fb Fontext"/>
          <w:spacing w:val="-2"/>
          <w:rtl/>
        </w:rPr>
        <w:t xml:space="preserve"> </w:t>
      </w:r>
      <w:r w:rsidR="00AB3B38">
        <w:rPr>
          <w:rFonts w:ascii="Fb Fontext" w:hAnsi="Fb Fontext"/>
          <w:spacing w:val="-2"/>
          <w:rtl/>
        </w:rPr>
        <w:t>כאן</w:t>
      </w:r>
      <w:r w:rsidRPr="0065617C">
        <w:rPr>
          <w:rFonts w:ascii="Fb Fontext" w:hAnsi="Fb Fontext"/>
          <w:spacing w:val="-2"/>
          <w:rtl/>
        </w:rPr>
        <w:t xml:space="preserve"> דראוי לישנו- </w:t>
      </w:r>
      <w:r w:rsidR="003E43B3">
        <w:rPr>
          <w:rFonts w:ascii="Fb Fontext" w:hAnsi="Fb Fontext" w:hint="cs"/>
          <w:spacing w:val="-2"/>
          <w:rtl/>
        </w:rPr>
        <w:t xml:space="preserve">שיבוא </w:t>
      </w:r>
      <w:r w:rsidRPr="0065617C">
        <w:rPr>
          <w:rFonts w:ascii="Fb Fontext" w:hAnsi="Fb Fontext"/>
          <w:spacing w:val="-2"/>
          <w:rtl/>
        </w:rPr>
        <w:t>לידי תקלה.</w:t>
      </w:r>
    </w:p>
    <w:p w14:paraId="5E43903C" w14:textId="77777777" w:rsidR="00704563" w:rsidRDefault="00E8089F" w:rsidP="00E8089F">
      <w:pPr>
        <w:rPr>
          <w:rtl/>
        </w:rPr>
      </w:pPr>
      <w:r w:rsidRPr="005C3FF1">
        <w:rPr>
          <w:rStyle w:val="afffa"/>
          <w:rtl/>
        </w:rPr>
        <w:t>ושמן</w:t>
      </w:r>
      <w:r w:rsidRPr="007435EB">
        <w:rPr>
          <w:rtl/>
        </w:rPr>
        <w:t xml:space="preserve"> </w:t>
      </w:r>
      <w:r w:rsidR="003E43B3">
        <w:rPr>
          <w:rFonts w:hint="cs"/>
          <w:rtl/>
        </w:rPr>
        <w:t xml:space="preserve">- </w:t>
      </w:r>
      <w:r w:rsidRPr="007435EB">
        <w:rPr>
          <w:rtl/>
        </w:rPr>
        <w:t xml:space="preserve">ששומרו בכלי מאוס ולפיכך לא יבוא לאוכלו, </w:t>
      </w:r>
    </w:p>
    <w:p w14:paraId="427664BA" w14:textId="166FE8D2" w:rsidR="00E8089F" w:rsidRPr="007435EB" w:rsidRDefault="00E8089F" w:rsidP="00E8089F">
      <w:pPr>
        <w:rPr>
          <w:rtl/>
        </w:rPr>
      </w:pPr>
      <w:r w:rsidRPr="007435EB">
        <w:rPr>
          <w:rtl/>
        </w:rPr>
        <w:t xml:space="preserve">משא"כ </w:t>
      </w:r>
      <w:r w:rsidRPr="005C3FF1">
        <w:rPr>
          <w:rStyle w:val="afffa"/>
          <w:rtl/>
        </w:rPr>
        <w:t>יין</w:t>
      </w:r>
      <w:r w:rsidR="003E43B3" w:rsidRPr="005C3FF1">
        <w:rPr>
          <w:rStyle w:val="afffa"/>
          <w:rFonts w:hint="cs"/>
          <w:rtl/>
        </w:rPr>
        <w:t>-</w:t>
      </w:r>
      <w:r w:rsidRPr="007435EB">
        <w:rPr>
          <w:rtl/>
        </w:rPr>
        <w:t xml:space="preserve"> שרוצה לזילוף לא ישמרו בכלי מאוס.</w:t>
      </w:r>
    </w:p>
    <w:p w14:paraId="5302FC06" w14:textId="1212DA74" w:rsidR="00E8089F" w:rsidRPr="007435EB" w:rsidRDefault="00F47631" w:rsidP="00F47631">
      <w:pPr>
        <w:pStyle w:val="affd"/>
        <w:rPr>
          <w:bCs/>
          <w:rtl/>
        </w:rPr>
      </w:pPr>
      <w:r>
        <w:rPr>
          <w:rFonts w:hint="cs"/>
          <w:rtl/>
        </w:rPr>
        <w:t>***</w:t>
      </w:r>
    </w:p>
    <w:p w14:paraId="348B64D2" w14:textId="77777777" w:rsidR="00E8089F" w:rsidRPr="007435EB" w:rsidRDefault="00E8089F" w:rsidP="00E8089F">
      <w:pPr>
        <w:rPr>
          <w:rtl/>
        </w:rPr>
      </w:pPr>
      <w:r w:rsidRPr="005C3FF1">
        <w:rPr>
          <w:rStyle w:val="afffa"/>
          <w:rtl/>
        </w:rPr>
        <w:t>ותקלה עצמה תנאי היא</w:t>
      </w:r>
      <w:r w:rsidRPr="007435EB">
        <w:rPr>
          <w:rFonts w:ascii="Fb Fontext" w:hAnsi="Fb Fontext"/>
          <w:rtl/>
        </w:rPr>
        <w:t>, דחבית של יין של תרומה שנטמאת.</w:t>
      </w:r>
    </w:p>
    <w:p w14:paraId="29B50C22" w14:textId="77777777" w:rsidR="00704563" w:rsidRPr="007A02AF" w:rsidRDefault="00E8089F" w:rsidP="00704563">
      <w:pPr>
        <w:pStyle w:val="36"/>
        <w:framePr w:wrap="notBeside"/>
        <w:rPr>
          <w:rtl/>
        </w:rPr>
      </w:pPr>
      <w:r w:rsidRPr="007A02AF">
        <w:rPr>
          <w:rtl/>
        </w:rPr>
        <w:t>לב"ש</w:t>
      </w:r>
      <w:r w:rsidR="003E43B3" w:rsidRPr="007A02AF">
        <w:rPr>
          <w:rFonts w:hint="cs"/>
          <w:rtl/>
        </w:rPr>
        <w:t>:</w:t>
      </w:r>
      <w:r w:rsidRPr="007A02AF">
        <w:rPr>
          <w:rtl/>
        </w:rPr>
        <w:t xml:space="preserve"> </w:t>
      </w:r>
    </w:p>
    <w:p w14:paraId="62A7A2AE" w14:textId="6776EA46" w:rsidR="00E8089F" w:rsidRPr="007435EB" w:rsidRDefault="00704563" w:rsidP="00E8089F">
      <w:pPr>
        <w:rPr>
          <w:rtl/>
        </w:rPr>
      </w:pPr>
      <w:r>
        <w:rPr>
          <w:rFonts w:hint="cs"/>
          <w:rtl/>
        </w:rPr>
        <w:t>י</w:t>
      </w:r>
      <w:r w:rsidR="00E8089F" w:rsidRPr="007435EB">
        <w:rPr>
          <w:rtl/>
        </w:rPr>
        <w:t xml:space="preserve">שפוך כולה </w:t>
      </w:r>
      <w:r w:rsidR="00E8089F" w:rsidRPr="00351A2D">
        <w:rPr>
          <w:rStyle w:val="afffff6"/>
          <w:rtl/>
        </w:rPr>
        <w:t xml:space="preserve">[שלא יבוא לשתות] </w:t>
      </w:r>
      <w:r w:rsidR="00E8089F" w:rsidRPr="00351A2D">
        <w:rPr>
          <w:rStyle w:val="affffd"/>
          <w:rtl/>
        </w:rPr>
        <w:t xml:space="preserve">ולב"ה </w:t>
      </w:r>
      <w:r w:rsidR="00E8089F" w:rsidRPr="007435EB">
        <w:rPr>
          <w:rtl/>
        </w:rPr>
        <w:t>תעשה זילוף.</w:t>
      </w:r>
    </w:p>
    <w:p w14:paraId="3EBF09C5" w14:textId="2B2A8959" w:rsidR="00704563" w:rsidRPr="007A02AF" w:rsidRDefault="00E8089F" w:rsidP="00704563">
      <w:pPr>
        <w:pStyle w:val="36"/>
        <w:framePr w:wrap="notBeside"/>
        <w:rPr>
          <w:rtl/>
        </w:rPr>
      </w:pPr>
      <w:r w:rsidRPr="007A02AF">
        <w:rPr>
          <w:rtl/>
        </w:rPr>
        <w:lastRenderedPageBreak/>
        <w:t>ריב"י:</w:t>
      </w:r>
      <w:r w:rsidR="00704563" w:rsidRPr="007A02AF">
        <w:rPr>
          <w:rFonts w:hint="cs"/>
          <w:rtl/>
        </w:rPr>
        <w:t xml:space="preserve"> אני אכריע:</w:t>
      </w:r>
    </w:p>
    <w:p w14:paraId="5418D79C" w14:textId="2C9826D7" w:rsidR="00E8089F" w:rsidRPr="007435EB" w:rsidRDefault="00E8089F" w:rsidP="00E8089F">
      <w:pPr>
        <w:rPr>
          <w:rtl/>
        </w:rPr>
      </w:pPr>
      <w:r w:rsidRPr="00704563">
        <w:rPr>
          <w:rStyle w:val="afffa"/>
          <w:rtl/>
        </w:rPr>
        <w:t>בשדה</w:t>
      </w:r>
      <w:r w:rsidRPr="007435EB">
        <w:rPr>
          <w:rtl/>
        </w:rPr>
        <w:t xml:space="preserve"> - תשפך חבל, </w:t>
      </w:r>
      <w:r w:rsidR="00704563">
        <w:rPr>
          <w:rStyle w:val="afffa"/>
          <w:rtl/>
        </w:rPr>
        <w:tab/>
      </w:r>
      <w:r w:rsidRPr="00704563">
        <w:rPr>
          <w:rStyle w:val="afffa"/>
          <w:rtl/>
        </w:rPr>
        <w:t>בבית</w:t>
      </w:r>
      <w:r w:rsidRPr="007435EB">
        <w:rPr>
          <w:rtl/>
        </w:rPr>
        <w:t xml:space="preserve"> - תעשה זילוף.</w:t>
      </w:r>
    </w:p>
    <w:p w14:paraId="52D7BF9E" w14:textId="77777777" w:rsidR="00704563" w:rsidRPr="007A02AF" w:rsidRDefault="00E8089F" w:rsidP="00704563">
      <w:pPr>
        <w:pStyle w:val="36"/>
        <w:framePr w:wrap="notBeside"/>
        <w:rPr>
          <w:rtl/>
        </w:rPr>
      </w:pPr>
      <w:r w:rsidRPr="007A02AF">
        <w:rPr>
          <w:rtl/>
        </w:rPr>
        <w:t>א"ד:</w:t>
      </w:r>
    </w:p>
    <w:p w14:paraId="581452D0" w14:textId="1AB292DE" w:rsidR="00E8089F" w:rsidRPr="007435EB" w:rsidRDefault="00E8089F" w:rsidP="00E8089F">
      <w:pPr>
        <w:rPr>
          <w:rtl/>
        </w:rPr>
      </w:pPr>
      <w:r w:rsidRPr="00704563">
        <w:rPr>
          <w:rStyle w:val="afffa"/>
          <w:rtl/>
        </w:rPr>
        <w:t>בחדש</w:t>
      </w:r>
      <w:r w:rsidRPr="007435EB">
        <w:rPr>
          <w:rtl/>
        </w:rPr>
        <w:t xml:space="preserve"> - תשפך חבל, </w:t>
      </w:r>
      <w:r w:rsidRPr="00704563">
        <w:rPr>
          <w:rStyle w:val="afffa"/>
          <w:rtl/>
        </w:rPr>
        <w:t>בישן</w:t>
      </w:r>
      <w:r w:rsidRPr="007435EB">
        <w:rPr>
          <w:rtl/>
        </w:rPr>
        <w:t xml:space="preserve"> - תעשה זילוף.</w:t>
      </w:r>
    </w:p>
    <w:p w14:paraId="0DA04554" w14:textId="77777777" w:rsidR="00704563" w:rsidRPr="007A02AF" w:rsidRDefault="00E8089F" w:rsidP="00704563">
      <w:pPr>
        <w:pStyle w:val="36"/>
        <w:framePr w:wrap="notBeside"/>
        <w:rPr>
          <w:rtl/>
        </w:rPr>
      </w:pPr>
      <w:r w:rsidRPr="007A02AF">
        <w:rPr>
          <w:rtl/>
        </w:rPr>
        <w:t>א"ל:</w:t>
      </w:r>
    </w:p>
    <w:p w14:paraId="1EB9D8EB" w14:textId="5A4F6791" w:rsidR="00E8089F" w:rsidRPr="00351A2D" w:rsidRDefault="00E8089F" w:rsidP="00704563">
      <w:pPr>
        <w:spacing w:after="60"/>
        <w:rPr>
          <w:rStyle w:val="afffff6"/>
          <w:rtl/>
        </w:rPr>
      </w:pPr>
      <w:r w:rsidRPr="007435EB">
        <w:rPr>
          <w:rFonts w:ascii="Fb Fontext" w:hAnsi="Fb Fontext"/>
          <w:sz w:val="20"/>
          <w:rtl/>
        </w:rPr>
        <w:t>אין הכרעת שלישית מכרעת</w:t>
      </w:r>
      <w:r w:rsidRPr="00351A2D">
        <w:rPr>
          <w:rStyle w:val="afffff6"/>
          <w:rtl/>
        </w:rPr>
        <w:t xml:space="preserve"> [שאינה בסברת אחד החולקים]</w:t>
      </w:r>
    </w:p>
    <w:p w14:paraId="5AC383AA" w14:textId="77777777" w:rsidR="00E8089F" w:rsidRPr="007435EB" w:rsidRDefault="00E8089F" w:rsidP="005C3FF1">
      <w:pPr>
        <w:pStyle w:val="afff"/>
        <w:framePr w:wrap="around"/>
        <w:rPr>
          <w:rtl/>
        </w:rPr>
      </w:pPr>
      <w:r w:rsidRPr="007435EB">
        <w:rPr>
          <w:rFonts w:hint="cs"/>
          <w:rtl/>
        </w:rPr>
        <w:t>כא.</w:t>
      </w:r>
    </w:p>
    <w:p w14:paraId="67E359B4" w14:textId="77777777" w:rsidR="00704563" w:rsidRPr="00503FF3" w:rsidRDefault="00E8089F" w:rsidP="00704563">
      <w:pPr>
        <w:pStyle w:val="36"/>
        <w:framePr w:wrap="notBeside"/>
        <w:rPr>
          <w:rtl/>
        </w:rPr>
      </w:pPr>
      <w:r w:rsidRPr="00503FF3">
        <w:rPr>
          <w:rtl/>
        </w:rPr>
        <w:t>ריב"ח:</w:t>
      </w:r>
    </w:p>
    <w:p w14:paraId="199EF7DD" w14:textId="7E03F016" w:rsidR="00E8089F" w:rsidRPr="007435EB" w:rsidRDefault="00E8089F" w:rsidP="00E8089F">
      <w:pPr>
        <w:rPr>
          <w:rtl/>
        </w:rPr>
      </w:pPr>
      <w:r w:rsidRPr="007435EB">
        <w:rPr>
          <w:rFonts w:ascii="Fb Fontext" w:hAnsi="Fb Fontext"/>
          <w:rtl/>
        </w:rPr>
        <w:t xml:space="preserve">מחלוקת שנפלה לפחות ממאה סאה חולין טמאין, אבל נפלה למאה חולין טמאין </w:t>
      </w:r>
      <w:r w:rsidRPr="005C3FF1">
        <w:rPr>
          <w:rStyle w:val="afffa"/>
          <w:rtl/>
        </w:rPr>
        <w:t>לכו"ע</w:t>
      </w:r>
      <w:r w:rsidRPr="007435EB">
        <w:rPr>
          <w:rFonts w:ascii="Fb Fontext" w:hAnsi="Fb Fontext"/>
          <w:rtl/>
        </w:rPr>
        <w:t xml:space="preserve"> תרד ותטמא ואל </w:t>
      </w:r>
      <w:r w:rsidRPr="005F7EED">
        <w:rPr>
          <w:rFonts w:ascii="Fb Fontext" w:hAnsi="Fb Fontext"/>
          <w:rtl/>
        </w:rPr>
        <w:t>יטמאנה ביד.</w:t>
      </w:r>
      <w:r w:rsidRPr="00351A2D">
        <w:rPr>
          <w:rStyle w:val="afffff6"/>
          <w:rtl/>
        </w:rPr>
        <w:t xml:space="preserve">[דתיבטל ברוב וממילא לא תבוא לידי הפסד] </w:t>
      </w:r>
      <w:r w:rsidRPr="005C3FF1">
        <w:rPr>
          <w:rStyle w:val="afffa"/>
          <w:rtl/>
        </w:rPr>
        <w:t>ותנ"ה</w:t>
      </w:r>
      <w:r w:rsidRPr="005F7EED">
        <w:rPr>
          <w:rFonts w:ascii="Fb Fontext" w:hAnsi="Fb Fontext"/>
          <w:rtl/>
        </w:rPr>
        <w:t>.</w:t>
      </w:r>
    </w:p>
    <w:p w14:paraId="02978A5E" w14:textId="77777777" w:rsidR="00E8089F" w:rsidRPr="007435EB" w:rsidRDefault="00CF542C" w:rsidP="00F47631">
      <w:pPr>
        <w:pStyle w:val="affd"/>
        <w:rPr>
          <w:rtl/>
        </w:rPr>
      </w:pPr>
      <w:r w:rsidRPr="007435EB">
        <w:rPr>
          <w:rFonts w:hint="cs"/>
          <w:rtl/>
        </w:rPr>
        <w:t>׻</w:t>
      </w:r>
    </w:p>
    <w:p w14:paraId="6A3B61C7" w14:textId="77777777" w:rsidR="00704563" w:rsidRPr="00503FF3" w:rsidRDefault="00E8089F" w:rsidP="00704563">
      <w:pPr>
        <w:pStyle w:val="36"/>
        <w:framePr w:wrap="notBeside"/>
        <w:rPr>
          <w:rtl/>
        </w:rPr>
      </w:pPr>
      <w:r w:rsidRPr="00503FF3">
        <w:rPr>
          <w:rtl/>
        </w:rPr>
        <w:t>רבא:</w:t>
      </w:r>
    </w:p>
    <w:p w14:paraId="0AA3EAA7" w14:textId="765FE46C" w:rsidR="00E8089F" w:rsidRPr="00351A2D" w:rsidRDefault="00E8089F" w:rsidP="00351A2D">
      <w:pPr>
        <w:rPr>
          <w:rStyle w:val="affffd"/>
          <w:rtl/>
        </w:rPr>
      </w:pPr>
      <w:r w:rsidRPr="007435EB">
        <w:rPr>
          <w:rFonts w:ascii="Fb Fontext" w:hAnsi="Fb Fontext"/>
          <w:rtl/>
        </w:rPr>
        <w:t xml:space="preserve">איפוך </w:t>
      </w:r>
      <w:r w:rsidRPr="00351A2D">
        <w:rPr>
          <w:rStyle w:val="affffd"/>
          <w:rtl/>
        </w:rPr>
        <w:t>רבי יהושע מודה לר"א.</w:t>
      </w:r>
    </w:p>
    <w:p w14:paraId="7E35AAF0" w14:textId="77777777" w:rsidR="00704563" w:rsidRPr="00503FF3" w:rsidRDefault="00E8089F" w:rsidP="00704563">
      <w:pPr>
        <w:pStyle w:val="36"/>
        <w:framePr w:wrap="notBeside"/>
        <w:rPr>
          <w:rtl/>
        </w:rPr>
      </w:pPr>
      <w:r w:rsidRPr="00503FF3">
        <w:rPr>
          <w:rtl/>
        </w:rPr>
        <w:t>רהבדר"י:</w:t>
      </w:r>
    </w:p>
    <w:p w14:paraId="4D6DCC7B" w14:textId="49C6EB28" w:rsidR="00E8089F" w:rsidRPr="007435EB" w:rsidRDefault="003E43B3" w:rsidP="003E43B3">
      <w:pPr>
        <w:rPr>
          <w:rtl/>
        </w:rPr>
      </w:pPr>
      <w:r>
        <w:rPr>
          <w:rFonts w:hint="cs"/>
          <w:rtl/>
        </w:rPr>
        <w:t>כאן</w:t>
      </w:r>
      <w:r w:rsidR="00E8089F" w:rsidRPr="0065617C">
        <w:rPr>
          <w:rtl/>
        </w:rPr>
        <w:t xml:space="preserve"> בתוכו טהור וגבו טמא.</w:t>
      </w:r>
      <w:r>
        <w:rPr>
          <w:rFonts w:hint="cs"/>
          <w:rtl/>
        </w:rPr>
        <w:t xml:space="preserve"> ולא גזר' שמא נגע גבו בתרומה</w:t>
      </w:r>
    </w:p>
    <w:p w14:paraId="084A63EB" w14:textId="77777777" w:rsidR="00E8089F" w:rsidRPr="007435EB" w:rsidRDefault="00E8089F" w:rsidP="004A41E2">
      <w:pPr>
        <w:ind w:left="339"/>
        <w:rPr>
          <w:rtl/>
        </w:rPr>
      </w:pPr>
      <w:r w:rsidRPr="007435EB">
        <w:rPr>
          <w:rtl/>
        </w:rPr>
        <w:t xml:space="preserve">וזהו אמרי' ברישא </w:t>
      </w:r>
      <w:r w:rsidRPr="004A41E2">
        <w:rPr>
          <w:rStyle w:val="affffd"/>
          <w:rtl/>
        </w:rPr>
        <w:t xml:space="preserve">דלר"א </w:t>
      </w:r>
      <w:r w:rsidRPr="007435EB">
        <w:rPr>
          <w:rtl/>
        </w:rPr>
        <w:t>אם יכול להציל רביעית יציל.</w:t>
      </w:r>
    </w:p>
    <w:p w14:paraId="28E7DF60" w14:textId="30FA4706" w:rsidR="00E8089F" w:rsidRPr="007435EB" w:rsidRDefault="00F47631" w:rsidP="00F47631">
      <w:pPr>
        <w:pStyle w:val="affd"/>
        <w:rPr>
          <w:del w:id="90004" w:author="מנוע עיצוב" w:date="2026-10-08T11:01:28Z"/>
          <w:bCs/>
          <w:rtl/>
        </w:rPr>
      </w:pPr>
      <w:del w:id="90003" w:author="מנוע עיצוב" w:date="2026-10-08T11:01:28Z">
        <w:r>
          <w:rPr>
            <w:rFonts w:hint="cs"/>
            <w:rtl/>
          </w:rPr>
          <w:delText xml:space="preserve">***</w:delText>
        </w:r>
      </w:del>
    </w:p>
    <w:p w14:paraId="4B5AB00D" w14:textId="77777777" w:rsidR="007A02AF" w:rsidRDefault="007A02AF" w:rsidP="007A02AF">
      <w:pPr>
        <w:pStyle w:val="afffff0"/>
        <w:rPr>
          <w:rStyle w:val="afffa"/>
          <w:rtl/>
        </w:rPr>
        <w:sectPr w:rsidR="007A02AF" w:rsidSect="0004022B">
          <w:headerReference w:type="even" r:id="rId12"/>
          <w:headerReference w:type="default" r:id="rId13"/>
          <w:footerReference w:type="even" r:id="rId14"/>
          <w:footerReference w:type="default" r:id="rId15"/>
          <w:pgSz w:w="5443" w:h="14181" w:code="138"/>
          <w:pgMar w:top="284" w:right="1134" w:bottom="284" w:left="907" w:header="170" w:footer="57" w:gutter="0"/>
          <w:pgNumType w:start="1"/>
          <w:cols w:space="1134"/>
          <w:bidi/>
          <w:rtlGutter/>
          <w:docGrid w:linePitch="360"/>
        </w:sectPr>
      </w:pPr>
    </w:p>
    <w:p w14:paraId="627137C5" w14:textId="77777777" w:rsidR="00511870" w:rsidRPr="005C3FF1" w:rsidRDefault="00E8089F" w:rsidP="007A02AF">
      <w:pPr>
        <w:pStyle w:val="Hadran"/>
        <w:rPr>
          <w:rStyle w:val="afffa"/>
          <w:rtl/>
        </w:rPr>
        <w:pPrChange w:id="91065" w:author="Claude" w:date="2026-10-08T08:35:33Z">
          <w:pPr>
            <w:pStyle w:val="afffff0"/>
            <w:rPr>
              <w:rStyle w:val="afffa"/>
              <w:rtl/>
            </w:rPr>
          </w:pPr>
        </w:pPrChange>
      </w:pPr>
      <w:r w:rsidRPr="005C3FF1">
        <w:rPr>
          <w:rStyle w:val="afffa"/>
          <w:rtl/>
        </w:rPr>
        <w:t>הדרן עלך אור לי"ד.</w:t>
      </w:r>
    </w:p>
    <w:p w14:paraId="7120C1CE" w14:textId="77777777" w:rsidR="007A02AF" w:rsidRDefault="007A02AF" w:rsidP="009A151F">
      <w:pPr>
        <w:rPr>
          <w:rStyle w:val="afffa"/>
          <w:rtl/>
        </w:rPr>
        <w:sectPr w:rsidR="007A02AF" w:rsidSect="0004022B">
          <w:type w:val="continuous"/>
          <w:pgSz w:w="5443" w:h="14181" w:code="138"/>
          <w:pgMar w:top="284" w:right="1134" w:bottom="284" w:left="907" w:header="170" w:footer="57" w:gutter="0"/>
          <w:pgNumType w:start="1"/>
          <w:cols w:space="1134"/>
          <w:bidi/>
          <w:rtlGutter/>
          <w:docGrid w:linePitch="360"/>
        </w:sectPr>
      </w:pPr>
    </w:p>
    <w:p w14:paraId="2C756EDD" w14:textId="77777777" w:rsidR="00511870" w:rsidRPr="005C3FF1" w:rsidRDefault="00511870" w:rsidP="009A151F">
      <w:pPr>
        <w:rPr>
          <w:rStyle w:val="afffa"/>
          <w:rtl/>
        </w:rPr>
      </w:pPr>
      <w:r w:rsidRPr="005C3FF1">
        <w:rPr>
          <w:rStyle w:val="afffa"/>
          <w:rtl/>
        </w:rPr>
        <w:br w:type="page"/>
      </w:r>
    </w:p>
    <w:p w14:paraId="302AD626" w14:textId="77777777" w:rsidR="00E8089F" w:rsidRPr="005C3FF1" w:rsidRDefault="00E8089F" w:rsidP="009A151F">
      <w:pPr>
        <w:rPr>
          <w:rStyle w:val="afffa"/>
          <w:rtl/>
        </w:rPr>
        <w:sectPr w:rsidR="00E8089F" w:rsidRPr="005C3FF1" w:rsidSect="0004022B">
          <w:type w:val="continuous"/>
          <w:pgSz w:w="5443" w:h="14181" w:code="138"/>
          <w:pgMar w:top="284" w:right="1134" w:bottom="284" w:left="907" w:header="170" w:footer="57" w:gutter="0"/>
          <w:pgNumType w:start="1"/>
          <w:cols w:space="1134"/>
          <w:bidi/>
          <w:rtlGutter/>
          <w:docGrid w:linePitch="360"/>
        </w:sectPr>
      </w:pPr>
    </w:p>
    <w:p w14:paraId="76663CAE" w14:textId="77777777" w:rsidR="00E8089F" w:rsidRPr="009718AB" w:rsidRDefault="00E8089F" w:rsidP="00E8089F">
      <w:pPr>
        <w:pStyle w:val="afff2"/>
        <w:framePr w:wrap="around"/>
        <w:spacing w:line="276" w:lineRule="auto"/>
        <w:rPr>
          <w:del w:id="41112" w:author="Claude" w:date="2026-10-07T09:25:14Z"/>
          <w:rtl/>
        </w:rPr>
      </w:pPr>
      <w:del w:id="41111" w:author="Claude" w:date="2026-10-07T09:25:14Z">
        <w:r w:rsidRPr="009718AB">
          <w:rPr>
            <w:rFonts w:hint="cs"/>
            <w:rtl/>
          </w:rPr>
          <w:lastRenderedPageBreak/>
          <w:delText xml:space="preserve">פרק שני</w:delText>
        </w:r>
      </w:del>
    </w:p>
    <w:p w14:paraId="4B32C6FC" w14:textId="77777777" w:rsidR="00E8089F" w:rsidRPr="007435EB" w:rsidRDefault="00E8089F" w:rsidP="005C3FF1">
      <w:pPr>
        <w:pStyle w:val="afff"/>
        <w:framePr w:wrap="around"/>
        <w:rPr>
          <w:rtl/>
        </w:rPr>
      </w:pPr>
      <w:r w:rsidRPr="007435EB">
        <w:rPr>
          <w:rFonts w:hint="cs"/>
          <w:rtl/>
        </w:rPr>
        <w:t>כא.</w:t>
      </w:r>
    </w:p>
    <w:p w14:paraId="7608A169" w14:textId="77777777" w:rsidR="00E8089F" w:rsidRPr="009718AB" w:rsidRDefault="00E8089F" w:rsidP="00E8089F">
      <w:pPr>
        <w:pStyle w:val="afff4"/>
        <w:framePr w:wrap="around"/>
        <w:rPr>
          <w:rtl/>
        </w:rPr>
      </w:pPr>
      <w:r w:rsidRPr="009718AB">
        <w:rPr>
          <w:rFonts w:hint="cs"/>
          <w:rtl/>
        </w:rPr>
        <w:t>כא.- מב.</w:t>
      </w:r>
    </w:p>
    <w:p w14:paraId="7D0EE5A0" w14:textId="5040DD27" w:rsidR="009718AB" w:rsidRDefault="009718AB" w:rsidP="009718AB">
      <w:pPr>
        <w:pStyle w:val="afff3"/>
        <w:framePr w:wrap="around"/>
        <w:rPr>
          <w:del w:id="41114" w:author="Claude" w:date="2026-10-07T09:25:14Z"/>
          <w:rtl/>
        </w:rPr>
      </w:pPr>
      <w:del w:id="41113" w:author="Claude" w:date="2026-10-07T09:25:14Z">
        <w:r>
          <w:rPr>
            <w:rFonts w:hint="cs"/>
            <w:rtl/>
          </w:rPr>
          <w:delText xml:space="preserve">כל שעה </w:delText>
        </w:r>
      </w:del>
    </w:p>
    <w:p>
      <w:pPr>
        <w:pStyle w:val="PetichatPerek"/>
        <w:rPr>
          <w:ins w:id="41110" w:author="Claude" w:date="2026-10-07T09:25:14Z"/>
        </w:rPr>
      </w:pPr>
      <w:ins w:id="41109" w:author="Claude" w:date="2026-10-07T09:25:14Z">
        <w:r>
          <w:rPr>
            <w:rFonts w:hint="cs"/>
            <w:rtl/>
          </w:rPr>
          <w:t xml:space="preserve">פרק שני</w:t>
        </w:r>
        <w:r>
          <w:rPr>
            <w:rFonts w:hint="cs"/>
            <w:rtl/>
          </w:rPr>
          <w:t xml:space="preserve"> - </w:t>
        </w:r>
        <w:r>
          <w:rPr>
            <w:rFonts w:hint="cs"/>
            <w:rtl/>
          </w:rPr>
          <w:t xml:space="preserve">כל שעה</w:t>
        </w:r>
      </w:ins>
    </w:p>
    <w:p>
      <w:pPr>
        <w:pStyle w:val="affffff1"/>
        <w:rPr>
          <w:ins w:id="20112" w:author="קלוד" w:date="2026-10-06T10:09:47Z"/>
        </w:rPr>
      </w:pPr>
      <w:ins w:id="20111" w:author="קלוד" w:date="2026-10-06T10:09:47Z">
        <w:r>
          <w:t xml:space="preserve">משנה א</w:t>
        </w:r>
      </w:ins>
    </w:p>
    <w:p w14:paraId="642CB075" w14:textId="70C9A4C0" w:rsidR="00E8089F" w:rsidRPr="007435EB" w:rsidRDefault="00E8089F" w:rsidP="00311FA8">
      <w:pPr>
        <w:pStyle w:val="afff5"/>
        <w:jc w:val="center"/>
        <w:rPr>
          <w:b/>
          <w:rtl/>
        </w:rPr>
      </w:pPr>
      <w:r w:rsidRPr="00311FA8">
        <w:rPr>
          <w:b/>
          <w:bCs/>
          <w:rtl/>
        </w:rPr>
        <w:t>כל</w:t>
      </w:r>
      <w:r w:rsidRPr="00311FA8">
        <w:rPr>
          <w:bCs/>
          <w:rtl/>
        </w:rPr>
        <w:t xml:space="preserve"> שעה שמותר לאכול</w:t>
      </w:r>
      <w:r w:rsidRPr="007435EB">
        <w:rPr>
          <w:b/>
          <w:rtl/>
        </w:rPr>
        <w:t>.</w:t>
      </w:r>
    </w:p>
    <w:p w14:paraId="217A6826" w14:textId="77777777" w:rsidR="00E8089F" w:rsidRPr="007435EB" w:rsidRDefault="00E8089F" w:rsidP="00311FA8">
      <w:pPr>
        <w:pStyle w:val="afff5"/>
        <w:spacing w:after="60"/>
        <w:rPr>
          <w:b/>
          <w:rtl/>
        </w:rPr>
      </w:pPr>
      <w:r w:rsidRPr="007435EB">
        <w:rPr>
          <w:b/>
          <w:rtl/>
        </w:rPr>
        <w:t>מאכיל לבהמה לחיה ולעופות, ומוכר לנכרי, ומותר בהנאתו.</w:t>
      </w:r>
    </w:p>
    <w:p w14:paraId="6FFA4601" w14:textId="77777777" w:rsidR="00E8089F" w:rsidRPr="00311FA8" w:rsidRDefault="00E8089F" w:rsidP="00311FA8">
      <w:pPr>
        <w:pStyle w:val="afff5"/>
        <w:spacing w:after="60"/>
        <w:rPr>
          <w:rtl/>
        </w:rPr>
      </w:pPr>
      <w:r w:rsidRPr="00311FA8">
        <w:rPr>
          <w:b/>
          <w:bCs/>
          <w:rtl/>
        </w:rPr>
        <w:t xml:space="preserve">עבר זמנו - </w:t>
      </w:r>
      <w:r w:rsidRPr="00311FA8">
        <w:rPr>
          <w:rtl/>
        </w:rPr>
        <w:t>אסור בהנאתו, ולא יסיק בו תנור וכירים.</w:t>
      </w:r>
    </w:p>
    <w:p w14:paraId="6F5C8A26" w14:textId="75A3B559" w:rsidR="00E8089F" w:rsidRPr="007435EB" w:rsidRDefault="00E8089F" w:rsidP="00E8089F">
      <w:pPr>
        <w:pStyle w:val="afff5"/>
        <w:rPr>
          <w:b/>
          <w:rtl/>
        </w:rPr>
      </w:pPr>
      <w:r w:rsidRPr="00311FA8">
        <w:rPr>
          <w:rStyle w:val="TanaimMishna"/>
          <w:rtl/>
          <w:rPrChange w:id="20027" w:author="קלוד" w:date="2026-10-06T10:09:47Z">
            <w:rPr>
              <w:rStyle w:val="affffd"/>
              <w:rtl/>
            </w:rPr>
          </w:rPrChange>
        </w:rPr>
        <w:t>ר"י:</w:t>
      </w:r>
      <w:r w:rsidRPr="007435EB">
        <w:rPr>
          <w:b/>
          <w:rtl/>
        </w:rPr>
        <w:t xml:space="preserve"> אין ביעור חמץ אלא שריפה.</w:t>
      </w:r>
    </w:p>
    <w:p w14:paraId="4C2CC253" w14:textId="06E8DF9F" w:rsidR="00E8089F" w:rsidRPr="00311FA8" w:rsidRDefault="00311FA8" w:rsidP="00311FA8">
      <w:pPr>
        <w:pStyle w:val="afff5"/>
        <w:spacing w:after="120"/>
        <w:rPr>
          <w:rtl/>
        </w:rPr>
      </w:pPr>
      <w:r w:rsidRPr="00311FA8">
        <w:rPr>
          <w:rStyle w:val="TanaimMishna"/>
          <w:rFonts w:hint="cs"/>
          <w:rtl/>
          <w:rPrChange w:id="20028" w:author="קלוד" w:date="2026-10-06T10:09:47Z">
            <w:rPr>
              <w:rStyle w:val="affffd"/>
              <w:rFonts w:hint="cs"/>
              <w:rtl/>
            </w:rPr>
          </w:rPrChange>
        </w:rPr>
        <w:t>וחכ''א</w:t>
      </w:r>
      <w:r w:rsidR="00E8089F" w:rsidRPr="00311FA8">
        <w:rPr>
          <w:rStyle w:val="TanaimMishna"/>
          <w:rtl/>
          <w:rPrChange w:id="20029" w:author="קלוד" w:date="2026-10-06T10:09:47Z">
            <w:rPr>
              <w:rStyle w:val="affffd"/>
              <w:rtl/>
            </w:rPr>
          </w:rPrChange>
        </w:rPr>
        <w:t>:</w:t>
      </w:r>
      <w:r w:rsidR="00E8089F" w:rsidRPr="0065617C">
        <w:rPr>
          <w:b/>
          <w:spacing w:val="-2"/>
          <w:rtl/>
        </w:rPr>
        <w:t xml:space="preserve"> </w:t>
      </w:r>
      <w:r w:rsidR="00E8089F" w:rsidRPr="00311FA8">
        <w:rPr>
          <w:rtl/>
        </w:rPr>
        <w:t>אף מפרר וזורה לרוח או מטיל לים.</w:t>
      </w:r>
    </w:p>
    <w:p w14:paraId="55729641" w14:textId="77777777" w:rsidR="00311FA8" w:rsidRDefault="00E8089F" w:rsidP="00311FA8">
      <w:pPr>
        <w:pStyle w:val="36"/>
        <w:framePr w:wrap="notBeside"/>
        <w:rPr>
          <w:rStyle w:val="affffd"/>
          <w:rtl/>
        </w:rPr>
      </w:pPr>
      <w:r w:rsidRPr="00DC7AAF">
        <w:rPr>
          <w:rStyle w:val="affffd"/>
          <w:rtl/>
        </w:rPr>
        <w:t>מתניתין ר"ג</w:t>
      </w:r>
    </w:p>
    <w:p w14:paraId="6C27C0FE" w14:textId="00EFAB7D" w:rsidR="00E8089F" w:rsidRPr="007435EB" w:rsidRDefault="00E8089F" w:rsidP="00623CAA">
      <w:pPr>
        <w:spacing w:before="4"/>
        <w:rPr>
          <w:rtl/>
        </w:rPr>
      </w:pPr>
      <w:r w:rsidRPr="007435EB">
        <w:rPr>
          <w:rFonts w:ascii="Fb Fontext" w:hAnsi="Fb Fontext"/>
          <w:rtl/>
        </w:rPr>
        <w:t>דחולין נאכלין כל ארבע, תרומה כל חמש, ושורפין בתחלת שש.</w:t>
      </w:r>
    </w:p>
    <w:p w14:paraId="145D023F" w14:textId="77777777" w:rsidR="00311FA8" w:rsidRDefault="00E8089F" w:rsidP="00311FA8">
      <w:pPr>
        <w:pStyle w:val="36"/>
        <w:framePr w:wrap="notBeside"/>
        <w:rPr>
          <w:rStyle w:val="affffd"/>
          <w:rtl/>
        </w:rPr>
      </w:pPr>
      <w:r w:rsidRPr="00DC7AAF">
        <w:rPr>
          <w:rStyle w:val="affffd"/>
          <w:rtl/>
        </w:rPr>
        <w:t>וה"ק</w:t>
      </w:r>
    </w:p>
    <w:p w14:paraId="4C23BE1E" w14:textId="107C434C" w:rsidR="00E8089F" w:rsidRPr="007435EB" w:rsidRDefault="00E8089F" w:rsidP="00E8089F">
      <w:pPr>
        <w:rPr>
          <w:rtl/>
        </w:rPr>
      </w:pPr>
      <w:r w:rsidRPr="007435EB">
        <w:rPr>
          <w:rtl/>
        </w:rPr>
        <w:t>כל שעה שמותר לאכול כהן בתרומה ישראל מאכיל חולין לבהמה לחיה ולעופות.</w:t>
      </w:r>
    </w:p>
    <w:p w14:paraId="124169D4" w14:textId="77777777" w:rsidR="00E8089F" w:rsidRPr="007435EB" w:rsidRDefault="00E8089F" w:rsidP="00DC7AAF">
      <w:pPr>
        <w:rPr>
          <w:rtl/>
        </w:rPr>
      </w:pPr>
      <w:r w:rsidRPr="005C3FF1">
        <w:rPr>
          <w:rStyle w:val="afffa"/>
          <w:rtl/>
        </w:rPr>
        <w:t>חיה</w:t>
      </w:r>
      <w:r w:rsidRPr="007435EB">
        <w:rPr>
          <w:rtl/>
        </w:rPr>
        <w:t xml:space="preserve"> - </w:t>
      </w:r>
      <w:r w:rsidR="00AB3B38">
        <w:rPr>
          <w:rtl/>
        </w:rPr>
        <w:t>אף</w:t>
      </w:r>
      <w:r w:rsidRPr="007435EB">
        <w:rPr>
          <w:rtl/>
        </w:rPr>
        <w:t xml:space="preserve"> </w:t>
      </w:r>
      <w:r w:rsidR="00DC7AAF">
        <w:rPr>
          <w:rFonts w:hint="cs"/>
          <w:rtl/>
        </w:rPr>
        <w:t xml:space="preserve">שמצניעה, </w:t>
      </w:r>
      <w:r w:rsidRPr="005C3FF1">
        <w:rPr>
          <w:rStyle w:val="afffa"/>
          <w:rtl/>
        </w:rPr>
        <w:t>בהמה</w:t>
      </w:r>
      <w:r w:rsidRPr="007435EB">
        <w:rPr>
          <w:rtl/>
        </w:rPr>
        <w:t xml:space="preserve"> </w:t>
      </w:r>
      <w:r w:rsidR="00AB3B38">
        <w:rPr>
          <w:rtl/>
        </w:rPr>
        <w:t>אף</w:t>
      </w:r>
      <w:r w:rsidRPr="007435EB">
        <w:rPr>
          <w:rtl/>
        </w:rPr>
        <w:t xml:space="preserve"> </w:t>
      </w:r>
      <w:r w:rsidR="00DC7AAF">
        <w:rPr>
          <w:rFonts w:hint="cs"/>
          <w:rtl/>
        </w:rPr>
        <w:t>ש</w:t>
      </w:r>
      <w:r w:rsidRPr="007435EB">
        <w:rPr>
          <w:rtl/>
        </w:rPr>
        <w:t xml:space="preserve">פעמים </w:t>
      </w:r>
      <w:r w:rsidR="00DC7AAF">
        <w:rPr>
          <w:rtl/>
        </w:rPr>
        <w:t>משייר</w:t>
      </w:r>
      <w:r w:rsidR="00DC7AAF">
        <w:rPr>
          <w:rFonts w:hint="cs"/>
          <w:rtl/>
        </w:rPr>
        <w:t xml:space="preserve">ת ולא יודע, </w:t>
      </w:r>
      <w:r w:rsidRPr="005C3FF1">
        <w:rPr>
          <w:rStyle w:val="afffa"/>
          <w:rtl/>
        </w:rPr>
        <w:t xml:space="preserve">עופות </w:t>
      </w:r>
      <w:r w:rsidR="00DC7AAF">
        <w:rPr>
          <w:rtl/>
        </w:rPr>
        <w:t>–</w:t>
      </w:r>
      <w:r w:rsidRPr="007435EB">
        <w:rPr>
          <w:rtl/>
        </w:rPr>
        <w:t xml:space="preserve"> א</w:t>
      </w:r>
      <w:r w:rsidR="00DC7AAF">
        <w:rPr>
          <w:rFonts w:hint="cs"/>
          <w:rtl/>
        </w:rPr>
        <w:t xml:space="preserve">גב </w:t>
      </w:r>
      <w:r w:rsidRPr="007435EB">
        <w:rPr>
          <w:rtl/>
        </w:rPr>
        <w:t>בהמה וחיה.</w:t>
      </w:r>
    </w:p>
    <w:p w14:paraId="7285B730" w14:textId="77777777" w:rsidR="00E8089F" w:rsidRPr="009A151F" w:rsidRDefault="00E8089F" w:rsidP="00DC7AAF">
      <w:pPr>
        <w:pStyle w:val="afffd"/>
        <w:rPr>
          <w:rtl/>
        </w:rPr>
      </w:pPr>
      <w:ins w:id="9820" w:author="מספור קטעי משנה" w:date="2026-10-06T06:45:41Z">
        <w:r>
          <w:rPr>
            <w:rStyle w:val="MisparKeta"/>
          </w:rPr>
          <w:t xml:space="preserve">ד. </w:t>
        </w:r>
      </w:ins>
      <w:r w:rsidRPr="009A151F">
        <w:rPr>
          <w:rtl/>
        </w:rPr>
        <w:t>ומוכרו לנכרי.</w:t>
      </w:r>
    </w:p>
    <w:p w14:paraId="57EDAB98" w14:textId="77777777" w:rsidR="00311FA8" w:rsidRDefault="00E8089F" w:rsidP="00311FA8">
      <w:pPr>
        <w:pStyle w:val="36"/>
        <w:framePr w:wrap="notBeside"/>
        <w:rPr>
          <w:rStyle w:val="affffd"/>
          <w:rtl/>
        </w:rPr>
      </w:pPr>
      <w:r w:rsidRPr="00392DC6">
        <w:rPr>
          <w:rStyle w:val="affffd"/>
          <w:rtl/>
        </w:rPr>
        <w:t>והיינו כב"ה</w:t>
      </w:r>
    </w:p>
    <w:p w14:paraId="0ED1B017" w14:textId="0A0EB1B5" w:rsidR="00E8089F" w:rsidRPr="007435EB" w:rsidRDefault="00E8089F" w:rsidP="00E8089F">
      <w:pPr>
        <w:rPr>
          <w:rtl/>
        </w:rPr>
      </w:pPr>
      <w:r w:rsidRPr="007435EB">
        <w:rPr>
          <w:rFonts w:ascii="Fb Fontext" w:hAnsi="Fb Fontext"/>
          <w:rtl/>
        </w:rPr>
        <w:t>דכל שעה שמותר לאכול מותר למכור.</w:t>
      </w:r>
    </w:p>
    <w:p w14:paraId="4E4734CC" w14:textId="77777777" w:rsidR="00311FA8" w:rsidRDefault="00E8089F" w:rsidP="00311FA8">
      <w:pPr>
        <w:pStyle w:val="36"/>
        <w:framePr w:wrap="notBeside"/>
        <w:rPr>
          <w:rStyle w:val="affffd"/>
          <w:rtl/>
        </w:rPr>
      </w:pPr>
      <w:r w:rsidRPr="00392DC6">
        <w:rPr>
          <w:rStyle w:val="affffd"/>
          <w:rtl/>
        </w:rPr>
        <w:t>ודלא כב"ש</w:t>
      </w:r>
    </w:p>
    <w:p w14:paraId="1D5D1B61" w14:textId="11628CD1" w:rsidR="00E8089F" w:rsidRPr="007435EB" w:rsidRDefault="00E8089F" w:rsidP="00E8089F">
      <w:pPr>
        <w:rPr>
          <w:rtl/>
        </w:rPr>
      </w:pPr>
      <w:r w:rsidRPr="007435EB">
        <w:rPr>
          <w:rtl/>
        </w:rPr>
        <w:t xml:space="preserve">דלא ימכור אא"כ יודע שיכלה קודם הפסח </w:t>
      </w:r>
      <w:r w:rsidRPr="007435EB">
        <w:rPr>
          <w:rtl/>
        </w:rPr>
        <w:tab/>
      </w:r>
      <w:r w:rsidRPr="007435EB">
        <w:rPr>
          <w:rtl/>
        </w:rPr>
        <w:tab/>
        <w:t>.</w:t>
      </w:r>
    </w:p>
    <w:p w14:paraId="09EE35BE" w14:textId="77777777" w:rsidR="00311FA8" w:rsidRDefault="00E8089F" w:rsidP="00311FA8">
      <w:pPr>
        <w:pStyle w:val="36"/>
        <w:framePr w:wrap="notBeside"/>
        <w:rPr>
          <w:rStyle w:val="affffd"/>
          <w:rtl/>
        </w:rPr>
      </w:pPr>
      <w:r w:rsidRPr="00392DC6">
        <w:rPr>
          <w:rStyle w:val="affffd"/>
          <w:rtl/>
        </w:rPr>
        <w:t>ודלא כריב"ב:</w:t>
      </w:r>
    </w:p>
    <w:p w14:paraId="17F0147C" w14:textId="34EFA293" w:rsidR="00E8089F" w:rsidRPr="00311FA8" w:rsidRDefault="00392DC6" w:rsidP="00392DC6">
      <w:pPr>
        <w:rPr>
          <w:rtl/>
        </w:rPr>
      </w:pPr>
      <w:r w:rsidRPr="00311FA8">
        <w:rPr>
          <w:rtl/>
        </w:rPr>
        <w:t>כותח וכל מיני כותח</w:t>
      </w:r>
      <w:r w:rsidR="00E8089F" w:rsidRPr="00311FA8">
        <w:rPr>
          <w:rtl/>
        </w:rPr>
        <w:t xml:space="preserve"> אסור למכור </w:t>
      </w:r>
      <w:r w:rsidRPr="00311FA8">
        <w:rPr>
          <w:rFonts w:hint="cs"/>
          <w:rtl/>
        </w:rPr>
        <w:t>ל'</w:t>
      </w:r>
      <w:r w:rsidR="00E8089F" w:rsidRPr="00311FA8">
        <w:rPr>
          <w:rtl/>
        </w:rPr>
        <w:t xml:space="preserve"> יום קודם לפסח.</w:t>
      </w:r>
    </w:p>
    <w:p w14:paraId="704E8E05" w14:textId="77777777" w:rsidR="00E8089F" w:rsidRPr="007435EB" w:rsidRDefault="00E8089F" w:rsidP="005C3FF1">
      <w:pPr>
        <w:pStyle w:val="afff"/>
        <w:framePr w:wrap="around"/>
        <w:rPr>
          <w:rtl/>
        </w:rPr>
      </w:pPr>
      <w:r w:rsidRPr="007435EB">
        <w:rPr>
          <w:rFonts w:hint="cs"/>
          <w:rtl/>
        </w:rPr>
        <w:t>כא:</w:t>
      </w:r>
    </w:p>
    <w:p w14:paraId="10AB3FC5" w14:textId="77777777" w:rsidR="00E8089F" w:rsidRPr="009A151F" w:rsidRDefault="00E8089F" w:rsidP="00392DC6">
      <w:pPr>
        <w:pStyle w:val="afffd"/>
        <w:rPr>
          <w:rtl/>
        </w:rPr>
      </w:pPr>
      <w:ins w:id="9821" w:author="מספור קטעי משנה" w:date="2026-10-06T06:45:41Z">
        <w:r>
          <w:rPr>
            <w:rStyle w:val="MisparKeta"/>
          </w:rPr>
          <w:t xml:space="preserve">ב. </w:t>
        </w:r>
      </w:ins>
      <w:r w:rsidRPr="009A151F">
        <w:rPr>
          <w:rtl/>
        </w:rPr>
        <w:t>ומותר בהנאה.</w:t>
      </w:r>
    </w:p>
    <w:p w14:paraId="57DB2724" w14:textId="77777777" w:rsidR="00311FA8" w:rsidRDefault="00E8089F" w:rsidP="00311FA8">
      <w:pPr>
        <w:pStyle w:val="36"/>
        <w:framePr w:wrap="notBeside"/>
        <w:rPr>
          <w:rtl/>
        </w:rPr>
      </w:pPr>
      <w:r w:rsidRPr="007435EB">
        <w:rPr>
          <w:rtl/>
        </w:rPr>
        <w:t>ומיירי</w:t>
      </w:r>
    </w:p>
    <w:p w14:paraId="14BA160D" w14:textId="2E4BF923" w:rsidR="00E8089F" w:rsidRPr="007435EB" w:rsidRDefault="00E8089F" w:rsidP="00E8089F">
      <w:pPr>
        <w:rPr>
          <w:rtl/>
        </w:rPr>
      </w:pPr>
      <w:r w:rsidRPr="007435EB">
        <w:rPr>
          <w:rFonts w:ascii="Fb Fontext" w:hAnsi="Fb Fontext"/>
          <w:rtl/>
        </w:rPr>
        <w:t xml:space="preserve">דחרכו קודם זמנו. </w:t>
      </w:r>
      <w:r w:rsidRPr="00311FA8">
        <w:rPr>
          <w:rStyle w:val="affffd"/>
          <w:rtl/>
        </w:rPr>
        <w:t>וקמ"ל</w:t>
      </w:r>
      <w:r w:rsidRPr="007435EB">
        <w:rPr>
          <w:rFonts w:ascii="Fb Fontext" w:hAnsi="Fb Fontext"/>
          <w:rtl/>
        </w:rPr>
        <w:t xml:space="preserve"> דמותר בהנאה </w:t>
      </w:r>
      <w:r w:rsidR="00AB3B38">
        <w:rPr>
          <w:rFonts w:ascii="Fb Fontext" w:hAnsi="Fb Fontext"/>
          <w:rtl/>
        </w:rPr>
        <w:t>אף</w:t>
      </w:r>
      <w:r w:rsidRPr="007435EB">
        <w:rPr>
          <w:rFonts w:ascii="Fb Fontext" w:hAnsi="Fb Fontext"/>
          <w:rtl/>
        </w:rPr>
        <w:t xml:space="preserve"> לאחר זמנו.</w:t>
      </w:r>
    </w:p>
    <w:p w14:paraId="41ECAE04" w14:textId="77777777" w:rsidR="00E8089F" w:rsidRPr="007435EB" w:rsidRDefault="00E8089F" w:rsidP="00E8089F">
      <w:pPr>
        <w:pStyle w:val="afffd"/>
        <w:rPr>
          <w:rFonts w:cs="FontbitDavid"/>
          <w:b/>
          <w:sz w:val="20"/>
          <w:rtl/>
        </w:rPr>
      </w:pPr>
      <w:ins w:id="9822" w:author="מספור קטעי משנה" w:date="2026-10-06T06:45:41Z">
        <w:r>
          <w:rPr>
            <w:rStyle w:val="MisparKeta"/>
          </w:rPr>
          <w:t xml:space="preserve">ב. </w:t>
        </w:r>
      </w:ins>
      <w:r w:rsidRPr="007435EB">
        <w:rPr>
          <w:b/>
          <w:rtl/>
          <w:rPrChange w:id="40003" w:author="Claude" w:date="2026-10-06T13:34:51Z">
            <w:rPr>
              <w:b/>
              <w:sz w:val="20"/>
              <w:rtl/>
            </w:rPr>
          </w:rPrChange>
        </w:rPr>
        <w:t>עבר זמנו אסור בהנאתו</w:t>
      </w:r>
      <w:r w:rsidRPr="007435EB">
        <w:rPr>
          <w:rFonts w:cs="FontbitDavid"/>
          <w:b/>
          <w:rtl/>
          <w:rPrChange w:id="40004" w:author="Claude" w:date="2026-10-06T13:34:51Z">
            <w:rPr>
              <w:rFonts w:cs="FontbitDavid"/>
              <w:b/>
              <w:sz w:val="20"/>
              <w:rtl/>
            </w:rPr>
          </w:rPrChange>
        </w:rPr>
        <w:t>.</w:t>
      </w:r>
    </w:p>
    <w:p w14:paraId="6835C4A6" w14:textId="77777777" w:rsidR="00311FA8" w:rsidRDefault="00E8089F" w:rsidP="00311FA8">
      <w:pPr>
        <w:pStyle w:val="36"/>
        <w:framePr w:wrap="notBeside"/>
        <w:rPr>
          <w:rtl/>
        </w:rPr>
      </w:pPr>
      <w:r w:rsidRPr="007435EB">
        <w:rPr>
          <w:rtl/>
        </w:rPr>
        <w:t>-</w:t>
      </w:r>
    </w:p>
    <w:p w14:paraId="5FDF61E0" w14:textId="77777777" w:rsidR="00311FA8" w:rsidRDefault="00311FA8" w:rsidP="00392DC6">
      <w:pPr>
        <w:rPr>
          <w:rFonts w:ascii="Fb Fontext" w:hAnsi="Fb Fontext"/>
          <w:rtl/>
        </w:rPr>
      </w:pPr>
      <w:r>
        <w:rPr>
          <w:rFonts w:ascii="Fb Fontext" w:hAnsi="Fb Fontext" w:hint="cs"/>
          <w:rtl/>
        </w:rPr>
        <w:t>ל</w:t>
      </w:r>
      <w:r w:rsidR="00E8089F" w:rsidRPr="007435EB">
        <w:rPr>
          <w:rFonts w:ascii="Fb Fontext" w:hAnsi="Fb Fontext"/>
          <w:rtl/>
        </w:rPr>
        <w:t xml:space="preserve">שעות דרבנן. </w:t>
      </w:r>
    </w:p>
    <w:p w14:paraId="18D60ABF" w14:textId="77777777" w:rsidR="00311FA8" w:rsidRDefault="00392DC6" w:rsidP="00311FA8">
      <w:pPr>
        <w:pStyle w:val="36"/>
        <w:framePr w:wrap="notBeside"/>
        <w:rPr>
          <w:rStyle w:val="affffd"/>
          <w:rtl/>
        </w:rPr>
      </w:pPr>
      <w:r>
        <w:rPr>
          <w:rStyle w:val="affffd"/>
          <w:rFonts w:hint="cs"/>
          <w:rtl/>
        </w:rPr>
        <w:t>כ</w:t>
      </w:r>
      <w:r w:rsidR="00E8089F" w:rsidRPr="00392DC6">
        <w:rPr>
          <w:rStyle w:val="affffd"/>
          <w:rtl/>
        </w:rPr>
        <w:t>רי"ו</w:t>
      </w:r>
    </w:p>
    <w:p w14:paraId="2FDC9942" w14:textId="33F1131B" w:rsidR="00E8089F" w:rsidRPr="007435EB" w:rsidRDefault="00E8089F" w:rsidP="00392DC6">
      <w:pPr>
        <w:rPr>
          <w:rtl/>
        </w:rPr>
      </w:pPr>
      <w:r w:rsidRPr="007435EB">
        <w:rPr>
          <w:rFonts w:ascii="Fb Fontext" w:hAnsi="Fb Fontext"/>
          <w:rtl/>
        </w:rPr>
        <w:t xml:space="preserve">דהמקדש בשישית </w:t>
      </w:r>
      <w:r w:rsidR="00AB3B38">
        <w:rPr>
          <w:rFonts w:ascii="Fb Fontext" w:hAnsi="Fb Fontext"/>
          <w:rtl/>
        </w:rPr>
        <w:t>אף</w:t>
      </w:r>
      <w:r w:rsidRPr="007435EB">
        <w:rPr>
          <w:rFonts w:ascii="Fb Fontext" w:hAnsi="Fb Fontext"/>
          <w:rtl/>
        </w:rPr>
        <w:t xml:space="preserve"> בחיטי קורדניתא אין חוששין לקדושין.</w:t>
      </w:r>
    </w:p>
    <w:p w14:paraId="3CF04F98" w14:textId="77777777" w:rsidR="00E8089F" w:rsidRPr="007435EB" w:rsidRDefault="00E8089F" w:rsidP="00392DC6">
      <w:pPr>
        <w:pStyle w:val="afffd"/>
        <w:rPr>
          <w:sz w:val="20"/>
          <w:rtl/>
        </w:rPr>
      </w:pPr>
      <w:ins w:id="9823" w:author="מספור קטעי משנה" w:date="2026-10-06T06:45:41Z">
        <w:r>
          <w:rPr>
            <w:rStyle w:val="MisparKeta"/>
          </w:rPr>
          <w:t xml:space="preserve">ג. </w:t>
        </w:r>
      </w:ins>
      <w:r w:rsidRPr="009A151F">
        <w:rPr>
          <w:rtl/>
        </w:rPr>
        <w:t>ולא יסיק בו תנור וכירים</w:t>
      </w:r>
      <w:r w:rsidRPr="007435EB">
        <w:rPr>
          <w:rtl/>
          <w:rPrChange w:id="40005" w:author="Claude" w:date="2026-10-06T13:34:51Z">
            <w:rPr>
              <w:sz w:val="20"/>
              <w:rtl/>
            </w:rPr>
          </w:rPrChange>
        </w:rPr>
        <w:t>.</w:t>
      </w:r>
    </w:p>
    <w:p w14:paraId="6A2A5328" w14:textId="77777777" w:rsidR="00392DC6" w:rsidRDefault="00392DC6" w:rsidP="00392DC6">
      <w:pPr>
        <w:rPr>
          <w:rFonts w:ascii="Fb Fontext" w:hAnsi="Fb Fontext"/>
          <w:rtl/>
        </w:rPr>
      </w:pPr>
      <w:r>
        <w:rPr>
          <w:rStyle w:val="affffd"/>
          <w:rFonts w:hint="cs"/>
          <w:rtl/>
        </w:rPr>
        <w:t>אף דל</w:t>
      </w:r>
      <w:r w:rsidR="00E8089F" w:rsidRPr="00392DC6">
        <w:rPr>
          <w:rStyle w:val="affffd"/>
          <w:rtl/>
        </w:rPr>
        <w:t>ר"י</w:t>
      </w:r>
      <w:r w:rsidR="00E8089F" w:rsidRPr="007435EB">
        <w:rPr>
          <w:rFonts w:ascii="Fb Fontext" w:hAnsi="Fb Fontext"/>
          <w:rtl/>
        </w:rPr>
        <w:t xml:space="preserve"> מצותו בשריפה, </w:t>
      </w:r>
      <w:r>
        <w:rPr>
          <w:rFonts w:ascii="Fb Fontext" w:hAnsi="Fb Fontext" w:hint="cs"/>
          <w:rtl/>
        </w:rPr>
        <w:t xml:space="preserve">אסור להנות בזמן שריפה. </w:t>
      </w:r>
    </w:p>
    <w:p w14:paraId="74C516AC" w14:textId="77777777" w:rsidR="00E8089F" w:rsidRPr="007435EB" w:rsidRDefault="00E8089F" w:rsidP="00F47631">
      <w:pPr>
        <w:pStyle w:val="affd"/>
        <w:rPr>
          <w:del w:id="90006" w:author="מנוע עיצוב" w:date="2026-10-08T11:01:28Z"/>
          <w:rtl/>
        </w:rPr>
      </w:pPr>
      <w:del w:id="90005" w:author="מנוע עיצוב" w:date="2026-10-08T11:01:28Z">
        <w:r w:rsidRPr="007435EB">
          <w:rPr>
            <w:rFonts w:hint="cs"/>
            <w:rtl/>
          </w:rPr>
          <w:delText xml:space="preserve">׻</w:delText>
        </w:r>
      </w:del>
    </w:p>
    <w:p w14:paraId="4803A8F7" w14:textId="4A752DE3" w:rsidR="00E8089F" w:rsidRPr="007435EB" w:rsidRDefault="00E8089F" w:rsidP="00392DC6">
      <w:pPr>
        <w:pStyle w:val="afffff0"/>
        <w:rPr>
          <w:rtl/>
        </w:rPr>
      </w:pPr>
      <w:r w:rsidRPr="007435EB">
        <w:rPr>
          <w:rtl/>
        </w:rPr>
        <w:t>מנין לחמץ בפסח שאסור בהנאה</w:t>
      </w:r>
      <w:r w:rsidR="006106CC">
        <w:rPr>
          <w:rFonts w:hint="cs"/>
          <w:rtl/>
        </w:rPr>
        <w:t xml:space="preserve"> [</w:t>
      </w:r>
      <w:r w:rsidR="00B870CD">
        <w:rPr>
          <w:rFonts w:hint="cs"/>
          <w:rtl/>
        </w:rPr>
        <w:t xml:space="preserve">י''א] </w:t>
      </w:r>
    </w:p>
    <w:p w14:paraId="2BCA2E73" w14:textId="0E9F8C46" w:rsidR="00311FA8" w:rsidRDefault="00311FA8" w:rsidP="00311FA8">
      <w:pPr>
        <w:pStyle w:val="36"/>
        <w:framePr w:wrap="notBeside"/>
        <w:rPr>
          <w:rStyle w:val="affffd"/>
          <w:rtl/>
        </w:rPr>
      </w:pPr>
      <w:r>
        <w:rPr>
          <w:rStyle w:val="affffd"/>
          <w:rFonts w:hint="cs"/>
          <w:rtl/>
        </w:rPr>
        <w:t xml:space="preserve">א. </w:t>
      </w:r>
      <w:r w:rsidR="00E8089F" w:rsidRPr="00392DC6">
        <w:rPr>
          <w:rStyle w:val="affffd"/>
          <w:rtl/>
        </w:rPr>
        <w:t>חזקיה</w:t>
      </w:r>
      <w:r w:rsidR="00E8089F" w:rsidRPr="00392DC6">
        <w:rPr>
          <w:rStyle w:val="affffd"/>
          <w:rFonts w:hint="cs"/>
          <w:rtl/>
        </w:rPr>
        <w:t>:</w:t>
      </w:r>
    </w:p>
    <w:p w14:paraId="4F75D589" w14:textId="16302F35" w:rsidR="00E8089F" w:rsidRPr="007435EB" w:rsidRDefault="00E8089F" w:rsidP="00392DC6">
      <w:pPr>
        <w:rPr>
          <w:rtl/>
        </w:rPr>
      </w:pPr>
      <w:r w:rsidRPr="00AC0CB1">
        <w:rPr>
          <w:rStyle w:val="af2"/>
          <w:rFonts w:hint="cs"/>
          <w:rtl/>
        </w:rPr>
        <w:t>'</w:t>
      </w:r>
      <w:r w:rsidRPr="00AC0CB1">
        <w:rPr>
          <w:rStyle w:val="af2"/>
          <w:rtl/>
        </w:rPr>
        <w:t>לא יאכ</w:t>
      </w:r>
      <w:r w:rsidRPr="00AC0CB1">
        <w:rPr>
          <w:rStyle w:val="af2"/>
          <w:rFonts w:hint="cs"/>
          <w:rtl/>
        </w:rPr>
        <w:t>ֵ</w:t>
      </w:r>
      <w:r w:rsidRPr="00AC0CB1">
        <w:rPr>
          <w:rStyle w:val="af2"/>
          <w:rtl/>
        </w:rPr>
        <w:t>ל חמץ</w:t>
      </w:r>
      <w:r w:rsidRPr="00AC0CB1">
        <w:rPr>
          <w:rStyle w:val="af2"/>
          <w:rFonts w:hint="cs"/>
          <w:rtl/>
        </w:rPr>
        <w:t>'</w:t>
      </w:r>
      <w:r w:rsidRPr="00AC0CB1">
        <w:rPr>
          <w:rStyle w:val="af2"/>
          <w:rtl/>
        </w:rPr>
        <w:t xml:space="preserve"> </w:t>
      </w:r>
      <w:r w:rsidRPr="007435EB">
        <w:rPr>
          <w:rtl/>
        </w:rPr>
        <w:t xml:space="preserve">לא יהא בו היתר אכילה. דאי לא יאכַל </w:t>
      </w:r>
      <w:r w:rsidR="00392DC6">
        <w:rPr>
          <w:rFonts w:hint="cs"/>
          <w:rtl/>
        </w:rPr>
        <w:t>ס''ד</w:t>
      </w:r>
      <w:r w:rsidRPr="007435EB">
        <w:rPr>
          <w:rtl/>
        </w:rPr>
        <w:t xml:space="preserve"> רק איסור אכילה.</w:t>
      </w:r>
    </w:p>
    <w:p w14:paraId="06CD3ECE" w14:textId="77777777" w:rsidR="00311FA8" w:rsidRDefault="00392DC6" w:rsidP="00311FA8">
      <w:pPr>
        <w:pStyle w:val="36"/>
        <w:framePr w:wrap="notBeside"/>
        <w:rPr>
          <w:rStyle w:val="affffd"/>
          <w:rtl/>
        </w:rPr>
      </w:pPr>
      <w:r>
        <w:rPr>
          <w:rStyle w:val="affffd"/>
          <w:rFonts w:hint="cs"/>
          <w:rtl/>
        </w:rPr>
        <w:t>שלא כר'א</w:t>
      </w:r>
      <w:r w:rsidR="00E8089F" w:rsidRPr="00392DC6">
        <w:rPr>
          <w:rStyle w:val="affffd"/>
          <w:rtl/>
        </w:rPr>
        <w:t>:</w:t>
      </w:r>
    </w:p>
    <w:p w14:paraId="768DBF62" w14:textId="6FA0DECF" w:rsidR="00392DC6" w:rsidRDefault="00E8089F" w:rsidP="00392DC6">
      <w:pPr>
        <w:rPr>
          <w:rtl/>
        </w:rPr>
      </w:pPr>
      <w:r w:rsidRPr="00AC0CB1">
        <w:rPr>
          <w:rStyle w:val="af2"/>
          <w:rFonts w:hint="cs"/>
          <w:rtl/>
        </w:rPr>
        <w:t>'</w:t>
      </w:r>
      <w:r w:rsidRPr="00AC0CB1">
        <w:rPr>
          <w:rStyle w:val="af2"/>
          <w:rtl/>
        </w:rPr>
        <w:t>לא יאכל לא תאכל לא תאכלו</w:t>
      </w:r>
      <w:r w:rsidRPr="00AC0CB1">
        <w:rPr>
          <w:rStyle w:val="af2"/>
          <w:rFonts w:hint="cs"/>
          <w:rtl/>
        </w:rPr>
        <w:t>'</w:t>
      </w:r>
      <w:r w:rsidRPr="00AC0CB1">
        <w:rPr>
          <w:rStyle w:val="af2"/>
          <w:rtl/>
        </w:rPr>
        <w:t>.</w:t>
      </w:r>
      <w:r w:rsidR="00392DC6" w:rsidRPr="005C3FF1">
        <w:rPr>
          <w:rStyle w:val="afffa"/>
          <w:rFonts w:hint="cs"/>
          <w:rtl/>
        </w:rPr>
        <w:t xml:space="preserve"> </w:t>
      </w:r>
      <w:r w:rsidRPr="005C3FF1">
        <w:rPr>
          <w:rStyle w:val="afffa"/>
          <w:rtl/>
        </w:rPr>
        <w:t>איסור אכילה ואיסור הנאה</w:t>
      </w:r>
      <w:r w:rsidRPr="007435EB">
        <w:rPr>
          <w:rtl/>
        </w:rPr>
        <w:t xml:space="preserve"> </w:t>
      </w:r>
    </w:p>
    <w:p w14:paraId="36F411E8" w14:textId="77777777" w:rsidR="00392DC6" w:rsidRDefault="00E8089F" w:rsidP="00392DC6">
      <w:pPr>
        <w:rPr>
          <w:rtl/>
        </w:rPr>
      </w:pPr>
      <w:r w:rsidRPr="007435EB">
        <w:rPr>
          <w:rtl/>
        </w:rPr>
        <w:t xml:space="preserve">עד שיפרט </w:t>
      </w:r>
      <w:r w:rsidR="00392DC6">
        <w:rPr>
          <w:rFonts w:hint="cs"/>
          <w:rtl/>
        </w:rPr>
        <w:t>כ</w:t>
      </w:r>
      <w:r w:rsidRPr="007435EB">
        <w:rPr>
          <w:rtl/>
        </w:rPr>
        <w:t>בנבילה</w:t>
      </w:r>
      <w:r w:rsidR="00392DC6">
        <w:rPr>
          <w:rFonts w:hint="cs"/>
          <w:rtl/>
        </w:rPr>
        <w:t xml:space="preserve"> </w:t>
      </w:r>
      <w:r w:rsidRPr="00AC0CB1">
        <w:rPr>
          <w:rStyle w:val="af2"/>
          <w:rFonts w:hint="cs"/>
          <w:rtl/>
        </w:rPr>
        <w:t>'</w:t>
      </w:r>
      <w:r w:rsidRPr="00AC0CB1">
        <w:rPr>
          <w:rStyle w:val="af2"/>
          <w:rtl/>
        </w:rPr>
        <w:t>לא תאכלו כל נבלה לגר</w:t>
      </w:r>
      <w:r w:rsidR="00392DC6" w:rsidRPr="00AC0CB1">
        <w:rPr>
          <w:rStyle w:val="af2"/>
          <w:rFonts w:hint="cs"/>
          <w:rtl/>
        </w:rPr>
        <w:t>...</w:t>
      </w:r>
      <w:r w:rsidRPr="00AC0CB1">
        <w:rPr>
          <w:rStyle w:val="af2"/>
          <w:rtl/>
        </w:rPr>
        <w:t xml:space="preserve">תתננה </w:t>
      </w:r>
      <w:r w:rsidR="00392DC6" w:rsidRPr="00AC0CB1">
        <w:rPr>
          <w:rStyle w:val="af2"/>
          <w:rtl/>
        </w:rPr>
        <w:t>או מכור לנכרי</w:t>
      </w:r>
      <w:r w:rsidRPr="00AC0CB1">
        <w:rPr>
          <w:rStyle w:val="af2"/>
          <w:rtl/>
        </w:rPr>
        <w:t>.</w:t>
      </w:r>
    </w:p>
    <w:p w14:paraId="4CE41FB0" w14:textId="77777777" w:rsidR="00311FA8" w:rsidRDefault="00E8089F" w:rsidP="00311FA8">
      <w:pPr>
        <w:pStyle w:val="36"/>
        <w:framePr w:wrap="notBeside"/>
        <w:rPr>
          <w:rtl/>
        </w:rPr>
      </w:pPr>
      <w:r w:rsidRPr="00392DC6">
        <w:rPr>
          <w:rStyle w:val="affffd"/>
          <w:rFonts w:hint="cs"/>
          <w:rtl/>
        </w:rPr>
        <w:t>א.</w:t>
      </w:r>
      <w:r w:rsidRPr="00392DC6">
        <w:rPr>
          <w:rStyle w:val="affffd"/>
          <w:rtl/>
        </w:rPr>
        <w:t xml:space="preserve"> לר"מ</w:t>
      </w:r>
      <w:r w:rsidRPr="00392DC6">
        <w:rPr>
          <w:rStyle w:val="affffd"/>
          <w:rFonts w:hint="cs"/>
          <w:rtl/>
        </w:rPr>
        <w:t>:</w:t>
      </w:r>
      <w:r w:rsidRPr="00392DC6">
        <w:rPr>
          <w:rStyle w:val="affffd"/>
          <w:rtl/>
        </w:rPr>
        <w:t xml:space="preserve"> </w:t>
      </w:r>
    </w:p>
    <w:p w14:paraId="4C5FBC22" w14:textId="6C38F7EC" w:rsidR="00E8089F" w:rsidRPr="00392DC6" w:rsidRDefault="00E8089F" w:rsidP="00392DC6">
      <w:pPr>
        <w:rPr>
          <w:rtl/>
        </w:rPr>
      </w:pPr>
      <w:r w:rsidRPr="007435EB">
        <w:rPr>
          <w:rtl/>
        </w:rPr>
        <w:t>לגר במכירה –</w:t>
      </w:r>
      <w:r w:rsidRPr="00AC0CB1">
        <w:rPr>
          <w:rStyle w:val="af2"/>
          <w:rtl/>
        </w:rPr>
        <w:t xml:space="preserve"> </w:t>
      </w:r>
      <w:r w:rsidRPr="00AC0CB1">
        <w:rPr>
          <w:rStyle w:val="af2"/>
          <w:rFonts w:hint="cs"/>
          <w:rtl/>
        </w:rPr>
        <w:t>'</w:t>
      </w:r>
      <w:r w:rsidRPr="00AC0CB1">
        <w:rPr>
          <w:rStyle w:val="af2"/>
          <w:rtl/>
        </w:rPr>
        <w:t>לגר אשר בשעריך תתננה או מכור</w:t>
      </w:r>
      <w:r w:rsidRPr="00AC0CB1">
        <w:rPr>
          <w:rStyle w:val="af2"/>
          <w:rFonts w:hint="cs"/>
          <w:rtl/>
        </w:rPr>
        <w:t>'</w:t>
      </w:r>
      <w:r w:rsidRPr="00AC0CB1">
        <w:rPr>
          <w:rStyle w:val="af2"/>
          <w:rtl/>
        </w:rPr>
        <w:t>.</w:t>
      </w:r>
    </w:p>
    <w:p w14:paraId="0FC14FCD" w14:textId="77777777" w:rsidR="00947000" w:rsidRPr="00AC0CB1" w:rsidRDefault="00E8089F" w:rsidP="00311FA8">
      <w:pPr>
        <w:rPr>
          <w:rStyle w:val="af2"/>
          <w:rtl/>
        </w:rPr>
      </w:pPr>
      <w:r w:rsidRPr="005C3FF1">
        <w:rPr>
          <w:rStyle w:val="afffa"/>
          <w:rtl/>
        </w:rPr>
        <w:t>לנכרי בנת</w:t>
      </w:r>
      <w:r w:rsidRPr="005C3FF1">
        <w:rPr>
          <w:rStyle w:val="afffa"/>
          <w:rFonts w:hint="cs"/>
          <w:rtl/>
        </w:rPr>
        <w:t>ינה</w:t>
      </w:r>
      <w:r w:rsidRPr="007435EB">
        <w:rPr>
          <w:rFonts w:ascii="Fb Fontext" w:hAnsi="Fb Fontext" w:hint="cs"/>
          <w:sz w:val="20"/>
          <w:rtl/>
        </w:rPr>
        <w:t>-</w:t>
      </w:r>
      <w:r w:rsidRPr="00AC0CB1">
        <w:rPr>
          <w:rStyle w:val="af2"/>
          <w:rFonts w:hint="cs"/>
          <w:rtl/>
        </w:rPr>
        <w:t xml:space="preserve"> '</w:t>
      </w:r>
      <w:r w:rsidRPr="00AC0CB1">
        <w:rPr>
          <w:rStyle w:val="af2"/>
          <w:rtl/>
        </w:rPr>
        <w:t>תתננה ואכלה או מכור לנכרי</w:t>
      </w:r>
      <w:r w:rsidRPr="00AC0CB1">
        <w:rPr>
          <w:rStyle w:val="af2"/>
          <w:rFonts w:hint="cs"/>
          <w:rtl/>
        </w:rPr>
        <w:t>'</w:t>
      </w:r>
      <w:r w:rsidRPr="00AC0CB1">
        <w:rPr>
          <w:rStyle w:val="af2"/>
          <w:rtl/>
        </w:rPr>
        <w:t xml:space="preserve"> </w:t>
      </w:r>
    </w:p>
    <w:p w14:paraId="061F3116" w14:textId="4138B2E0" w:rsidR="00E8089F" w:rsidRPr="00392DC6" w:rsidRDefault="00311FA8" w:rsidP="00311FA8">
      <w:pPr>
        <w:rPr>
          <w:rStyle w:val="afffff6"/>
          <w:rtl/>
        </w:rPr>
      </w:pPr>
      <w:r>
        <w:rPr>
          <w:rStyle w:val="af2"/>
          <w:rtl/>
        </w:rPr>
        <w:tab/>
      </w:r>
      <w:r>
        <w:rPr>
          <w:rStyle w:val="af2"/>
          <w:rtl/>
        </w:rPr>
        <w:tab/>
      </w:r>
      <w:r>
        <w:rPr>
          <w:rStyle w:val="af2"/>
          <w:rtl/>
        </w:rPr>
        <w:tab/>
      </w:r>
      <w:r>
        <w:rPr>
          <w:rStyle w:val="af2"/>
          <w:rtl/>
        </w:rPr>
        <w:tab/>
      </w:r>
      <w:r>
        <w:rPr>
          <w:rStyle w:val="af2"/>
          <w:rtl/>
        </w:rPr>
        <w:tab/>
      </w:r>
      <w:r>
        <w:rPr>
          <w:rStyle w:val="af2"/>
          <w:rtl/>
        </w:rPr>
        <w:tab/>
      </w:r>
      <w:r w:rsidR="00947000" w:rsidRPr="00AC0CB1">
        <w:rPr>
          <w:rStyle w:val="af2"/>
          <w:rFonts w:hint="cs"/>
          <w:rtl/>
        </w:rPr>
        <w:t xml:space="preserve">  </w:t>
      </w:r>
      <w:r w:rsidR="00E8089F" w:rsidRPr="00AC0CB1">
        <w:rPr>
          <w:rStyle w:val="af2"/>
          <w:rtl/>
        </w:rPr>
        <w:t>'או'</w:t>
      </w:r>
      <w:r w:rsidR="00E8089F" w:rsidRPr="00392DC6">
        <w:rPr>
          <w:rStyle w:val="afffff6"/>
          <w:rtl/>
        </w:rPr>
        <w:t xml:space="preserve"> להקדים נתינה דגר למכירה</w:t>
      </w:r>
      <w:r w:rsidR="00392DC6">
        <w:rPr>
          <w:rStyle w:val="afffff6"/>
          <w:rFonts w:hint="cs"/>
          <w:rtl/>
        </w:rPr>
        <w:t xml:space="preserve"> דנכרי</w:t>
      </w:r>
    </w:p>
    <w:p w14:paraId="128278AD" w14:textId="77777777" w:rsidR="00311FA8" w:rsidRDefault="00E8089F" w:rsidP="00311FA8">
      <w:pPr>
        <w:pStyle w:val="36"/>
        <w:framePr w:wrap="notBeside"/>
        <w:rPr>
          <w:rStyle w:val="affffd"/>
          <w:rtl/>
        </w:rPr>
      </w:pPr>
      <w:r w:rsidRPr="00392DC6">
        <w:rPr>
          <w:rStyle w:val="affffd"/>
          <w:rtl/>
        </w:rPr>
        <w:t>ר"י</w:t>
      </w:r>
      <w:r w:rsidRPr="00392DC6">
        <w:rPr>
          <w:rStyle w:val="affffd"/>
          <w:rFonts w:hint="cs"/>
          <w:rtl/>
        </w:rPr>
        <w:t>:</w:t>
      </w:r>
    </w:p>
    <w:p w14:paraId="75AAC2A6" w14:textId="6E14B080" w:rsidR="00E8089F" w:rsidRPr="007435EB" w:rsidRDefault="00E8089F" w:rsidP="00E8089F">
      <w:pPr>
        <w:rPr>
          <w:rtl/>
        </w:rPr>
      </w:pPr>
      <w:r w:rsidRPr="007435EB">
        <w:rPr>
          <w:rFonts w:ascii="Fb Fontext" w:hAnsi="Fb Fontext"/>
          <w:rtl/>
        </w:rPr>
        <w:t>דברים ככתבן, לגר בנתינה</w:t>
      </w:r>
      <w:r w:rsidR="00392DC6">
        <w:rPr>
          <w:rFonts w:ascii="Fb Fontext" w:hAnsi="Fb Fontext" w:hint="cs"/>
          <w:rtl/>
        </w:rPr>
        <w:t>,</w:t>
      </w:r>
      <w:r w:rsidRPr="007435EB">
        <w:rPr>
          <w:rFonts w:ascii="Fb Fontext" w:hAnsi="Fb Fontext"/>
          <w:rtl/>
        </w:rPr>
        <w:t xml:space="preserve"> ולנכרי במכירה.</w:t>
      </w:r>
    </w:p>
    <w:p w14:paraId="114AB7D2" w14:textId="77777777" w:rsidR="00311FA8" w:rsidRDefault="00E8089F" w:rsidP="00311FA8">
      <w:pPr>
        <w:pStyle w:val="36"/>
        <w:framePr w:wrap="notBeside"/>
        <w:rPr>
          <w:rStyle w:val="affffd"/>
          <w:rtl/>
        </w:rPr>
      </w:pPr>
      <w:r w:rsidRPr="00392DC6">
        <w:rPr>
          <w:rStyle w:val="affffd"/>
          <w:rtl/>
        </w:rPr>
        <w:t>דאי כר"מ</w:t>
      </w:r>
    </w:p>
    <w:p w14:paraId="32FA5A35" w14:textId="3459A691" w:rsidR="00E8089F" w:rsidRPr="00392DC6" w:rsidRDefault="00E8089F" w:rsidP="00392DC6">
      <w:pPr>
        <w:rPr>
          <w:rStyle w:val="afffff6"/>
          <w:rtl/>
        </w:rPr>
      </w:pPr>
      <w:r w:rsidRPr="00AC0CB1">
        <w:rPr>
          <w:rStyle w:val="af2"/>
          <w:rFonts w:hint="cs"/>
          <w:rtl/>
        </w:rPr>
        <w:t>'</w:t>
      </w:r>
      <w:r w:rsidRPr="00AC0CB1">
        <w:rPr>
          <w:rStyle w:val="af2"/>
          <w:rtl/>
        </w:rPr>
        <w:t>או</w:t>
      </w:r>
      <w:r w:rsidRPr="00AC0CB1">
        <w:rPr>
          <w:rStyle w:val="af2"/>
          <w:rFonts w:hint="cs"/>
          <w:rtl/>
        </w:rPr>
        <w:t>'</w:t>
      </w:r>
      <w:r w:rsidRPr="00AC0CB1">
        <w:rPr>
          <w:rStyle w:val="af2"/>
          <w:rtl/>
        </w:rPr>
        <w:t xml:space="preserve"> </w:t>
      </w:r>
      <w:r w:rsidRPr="007435EB">
        <w:rPr>
          <w:rtl/>
        </w:rPr>
        <w:t>ל"ל</w:t>
      </w:r>
      <w:r w:rsidR="00392DC6">
        <w:rPr>
          <w:rFonts w:hint="cs"/>
          <w:rtl/>
        </w:rPr>
        <w:t>,</w:t>
      </w:r>
      <w:r w:rsidRPr="007435EB">
        <w:rPr>
          <w:rtl/>
        </w:rPr>
        <w:t xml:space="preserve"> </w:t>
      </w:r>
      <w:r w:rsidR="00392DC6" w:rsidRPr="00392DC6">
        <w:rPr>
          <w:rStyle w:val="afffff6"/>
          <w:rFonts w:hint="cs"/>
          <w:rtl/>
        </w:rPr>
        <w:t>ו</w:t>
      </w:r>
      <w:r w:rsidRPr="00392DC6">
        <w:rPr>
          <w:rStyle w:val="afffff6"/>
          <w:rtl/>
        </w:rPr>
        <w:t>להקדים נתינה דגר סברא דמצווה אתה להחיותו.</w:t>
      </w:r>
    </w:p>
    <w:p w14:paraId="1F3C0A5A" w14:textId="77777777" w:rsidR="00311FA8" w:rsidRDefault="00E8089F" w:rsidP="00311FA8">
      <w:pPr>
        <w:pStyle w:val="36"/>
        <w:framePr w:wrap="notBeside"/>
        <w:rPr>
          <w:rtl/>
        </w:rPr>
      </w:pPr>
      <w:r w:rsidRPr="00392DC6">
        <w:rPr>
          <w:rStyle w:val="affffd"/>
          <w:rtl/>
        </w:rPr>
        <w:t>לר"מ</w:t>
      </w:r>
    </w:p>
    <w:p w14:paraId="49637F7E" w14:textId="21C6286D" w:rsidR="00E8089F" w:rsidRPr="007435EB" w:rsidRDefault="00E8089F" w:rsidP="00947000">
      <w:pPr>
        <w:rPr>
          <w:rtl/>
        </w:rPr>
      </w:pPr>
      <w:r w:rsidRPr="007435EB">
        <w:rPr>
          <w:rtl/>
        </w:rPr>
        <w:t>מד</w:t>
      </w:r>
      <w:r w:rsidR="00947000">
        <w:rPr>
          <w:rFonts w:hint="cs"/>
          <w:rtl/>
        </w:rPr>
        <w:t xml:space="preserve">התיר </w:t>
      </w:r>
      <w:r w:rsidRPr="007435EB">
        <w:rPr>
          <w:rtl/>
        </w:rPr>
        <w:t>נבילה בהנאה</w:t>
      </w:r>
      <w:r w:rsidR="00947000">
        <w:rPr>
          <w:rFonts w:hint="cs"/>
          <w:rtl/>
        </w:rPr>
        <w:t>,</w:t>
      </w:r>
      <w:r w:rsidR="00947000">
        <w:rPr>
          <w:rtl/>
        </w:rPr>
        <w:t xml:space="preserve"> משמע </w:t>
      </w:r>
      <w:r w:rsidRPr="007435EB">
        <w:rPr>
          <w:rtl/>
        </w:rPr>
        <w:t>כל איסורין</w:t>
      </w:r>
      <w:r w:rsidR="00947000">
        <w:rPr>
          <w:rFonts w:hint="cs"/>
          <w:rtl/>
        </w:rPr>
        <w:t xml:space="preserve"> אף בהנאה</w:t>
      </w:r>
      <w:r w:rsidRPr="007435EB">
        <w:rPr>
          <w:rtl/>
        </w:rPr>
        <w:t>.</w:t>
      </w:r>
    </w:p>
    <w:p w14:paraId="1580A2C0" w14:textId="77777777" w:rsidR="00311FA8" w:rsidRDefault="00E8089F" w:rsidP="00311FA8">
      <w:pPr>
        <w:pStyle w:val="36"/>
        <w:framePr w:wrap="notBeside"/>
        <w:rPr>
          <w:rStyle w:val="affffd"/>
          <w:rtl/>
        </w:rPr>
      </w:pPr>
      <w:r w:rsidRPr="00947000">
        <w:rPr>
          <w:rStyle w:val="affffd"/>
          <w:rtl/>
        </w:rPr>
        <w:t>ר"י</w:t>
      </w:r>
    </w:p>
    <w:p w14:paraId="091ECF41" w14:textId="464D5E96" w:rsidR="00E8089F" w:rsidRPr="007435EB" w:rsidRDefault="00E8089F" w:rsidP="00947000">
      <w:pPr>
        <w:rPr>
          <w:rtl/>
        </w:rPr>
      </w:pPr>
      <w:r w:rsidRPr="007435EB">
        <w:rPr>
          <w:rtl/>
        </w:rPr>
        <w:t>לדברים ככתבן</w:t>
      </w:r>
      <w:r w:rsidRPr="00AC0CB1">
        <w:rPr>
          <w:rStyle w:val="af2"/>
          <w:rtl/>
        </w:rPr>
        <w:t xml:space="preserve"> </w:t>
      </w:r>
      <w:r w:rsidRPr="00AC0CB1">
        <w:rPr>
          <w:rStyle w:val="af2"/>
          <w:rFonts w:hint="cs"/>
          <w:rtl/>
        </w:rPr>
        <w:t>'</w:t>
      </w:r>
      <w:r w:rsidRPr="00AC0CB1">
        <w:rPr>
          <w:rStyle w:val="af2"/>
          <w:rtl/>
        </w:rPr>
        <w:t>לכלב תשליכון אתו</w:t>
      </w:r>
      <w:r w:rsidRPr="00AC0CB1">
        <w:rPr>
          <w:rStyle w:val="af2"/>
          <w:rFonts w:hint="cs"/>
          <w:rtl/>
        </w:rPr>
        <w:t>'</w:t>
      </w:r>
      <w:r w:rsidRPr="00AC0CB1">
        <w:rPr>
          <w:rStyle w:val="af2"/>
          <w:rtl/>
        </w:rPr>
        <w:t>,</w:t>
      </w:r>
      <w:r w:rsidRPr="007435EB">
        <w:rPr>
          <w:rtl/>
        </w:rPr>
        <w:t xml:space="preserve"> </w:t>
      </w:r>
      <w:r w:rsidR="00947000">
        <w:rPr>
          <w:rFonts w:hint="cs"/>
          <w:rtl/>
        </w:rPr>
        <w:t>ולא</w:t>
      </w:r>
      <w:r w:rsidRPr="007435EB">
        <w:rPr>
          <w:rtl/>
        </w:rPr>
        <w:t xml:space="preserve"> כל איסורין שבתורה.</w:t>
      </w:r>
    </w:p>
    <w:p w14:paraId="232B738F" w14:textId="6F927B72" w:rsidR="00E8089F" w:rsidRPr="00311FA8" w:rsidRDefault="00E8089F" w:rsidP="00311FA8">
      <w:pPr>
        <w:pStyle w:val="afffff5"/>
        <w:spacing w:after="120"/>
        <w:rPr>
          <w:rtl/>
        </w:rPr>
      </w:pPr>
      <w:r w:rsidRPr="00947000">
        <w:rPr>
          <w:rStyle w:val="affffd"/>
          <w:rtl/>
        </w:rPr>
        <w:t xml:space="preserve">ולא דרש כר"מ </w:t>
      </w:r>
      <w:r w:rsidRPr="007435EB">
        <w:rPr>
          <w:rtl/>
        </w:rPr>
        <w:t>דא</w:t>
      </w:r>
      <w:r w:rsidR="00947000">
        <w:rPr>
          <w:rFonts w:hint="cs"/>
          <w:rtl/>
        </w:rPr>
        <w:t>"א</w:t>
      </w:r>
      <w:r w:rsidRPr="007435EB">
        <w:rPr>
          <w:rtl/>
        </w:rPr>
        <w:t xml:space="preserve"> משליך לכלב חולין שנשחטו בעזרה.</w:t>
      </w:r>
      <w:r w:rsidR="00947000">
        <w:rPr>
          <w:rFonts w:hint="cs"/>
          <w:rtl/>
        </w:rPr>
        <w:t xml:space="preserve">- שאינם דאורייתא </w:t>
      </w:r>
    </w:p>
    <w:p w14:paraId="54FD0319" w14:textId="77777777" w:rsidR="00E8089F" w:rsidRPr="007435EB" w:rsidRDefault="00E8089F" w:rsidP="005C3FF1">
      <w:pPr>
        <w:pStyle w:val="afff"/>
        <w:framePr w:wrap="around"/>
        <w:rPr>
          <w:rtl/>
        </w:rPr>
      </w:pPr>
      <w:r w:rsidRPr="007435EB">
        <w:rPr>
          <w:rFonts w:hint="cs"/>
          <w:rtl/>
        </w:rPr>
        <w:t>כב.</w:t>
      </w:r>
    </w:p>
    <w:p w14:paraId="3EBD1FC4" w14:textId="77777777" w:rsidR="00311FA8" w:rsidRDefault="00E8089F" w:rsidP="00311FA8">
      <w:pPr>
        <w:pStyle w:val="36"/>
        <w:framePr w:wrap="notBeside"/>
        <w:rPr>
          <w:rtl/>
        </w:rPr>
      </w:pPr>
      <w:r w:rsidRPr="00947000">
        <w:rPr>
          <w:rStyle w:val="affffd"/>
          <w:rFonts w:hint="cs"/>
          <w:rtl/>
        </w:rPr>
        <w:t>ב.</w:t>
      </w:r>
      <w:r w:rsidRPr="005C3FF1">
        <w:rPr>
          <w:rStyle w:val="afffa"/>
          <w:rtl/>
        </w:rPr>
        <w:t xml:space="preserve"> </w:t>
      </w:r>
      <w:r w:rsidRPr="007435EB">
        <w:rPr>
          <w:rtl/>
        </w:rPr>
        <w:t>הך</w:t>
      </w:r>
    </w:p>
    <w:p w14:paraId="096CC13C" w14:textId="1E616E3D" w:rsidR="00947000" w:rsidRDefault="00E8089F" w:rsidP="00623CAA">
      <w:pPr>
        <w:spacing w:before="4"/>
        <w:rPr>
          <w:rStyle w:val="affffd"/>
          <w:rtl/>
        </w:rPr>
      </w:pPr>
      <w:r w:rsidRPr="00AC0CB1">
        <w:rPr>
          <w:rStyle w:val="af2"/>
          <w:rtl/>
        </w:rPr>
        <w:t>ד'על כן לא יאכלו בני ישראל את גיד הנשה',</w:t>
      </w:r>
      <w:r w:rsidRPr="007435EB">
        <w:rPr>
          <w:rFonts w:ascii="Fb Fontext" w:hAnsi="Fb Fontext"/>
          <w:rtl/>
        </w:rPr>
        <w:t xml:space="preserve"> ותנן</w:t>
      </w:r>
      <w:r w:rsidRPr="007435EB">
        <w:rPr>
          <w:rFonts w:ascii="Fb Fontext" w:hAnsi="Fb Fontext" w:hint="cs"/>
          <w:rtl/>
        </w:rPr>
        <w:t xml:space="preserve"> </w:t>
      </w:r>
      <w:r w:rsidRPr="007435EB">
        <w:rPr>
          <w:rFonts w:ascii="Fb Fontext" w:hAnsi="Fb Fontext"/>
          <w:rtl/>
        </w:rPr>
        <w:t>שולח אדם ירך לנכרי, וגיד הנשה בתוכו, מפני שמקומו ניכר</w:t>
      </w:r>
      <w:r w:rsidRPr="007435EB">
        <w:rPr>
          <w:rFonts w:ascii="Fb Fontext" w:hAnsi="Fb Fontext" w:hint="cs"/>
          <w:rtl/>
        </w:rPr>
        <w:t xml:space="preserve"> ומשמע שמותר בהנאה </w:t>
      </w:r>
    </w:p>
    <w:p w14:paraId="29F3BC02" w14:textId="77777777" w:rsidR="00311FA8" w:rsidRDefault="00E8089F" w:rsidP="00311FA8">
      <w:pPr>
        <w:pStyle w:val="36"/>
        <w:framePr w:wrap="notBeside"/>
        <w:rPr>
          <w:rStyle w:val="affffd"/>
          <w:rtl/>
        </w:rPr>
      </w:pPr>
      <w:r w:rsidRPr="00947000">
        <w:rPr>
          <w:rStyle w:val="affffd"/>
          <w:rFonts w:hint="cs"/>
          <w:rtl/>
        </w:rPr>
        <w:t xml:space="preserve">- </w:t>
      </w:r>
      <w:r w:rsidRPr="00947000">
        <w:rPr>
          <w:rStyle w:val="affffd"/>
          <w:rtl/>
        </w:rPr>
        <w:t>ס"ל לרבי אבהו</w:t>
      </w:r>
      <w:r w:rsidR="003D64B4">
        <w:rPr>
          <w:rStyle w:val="affffd"/>
          <w:rFonts w:hint="cs"/>
          <w:rtl/>
        </w:rPr>
        <w:t>:</w:t>
      </w:r>
    </w:p>
    <w:p w14:paraId="58A975EA" w14:textId="17E45A0A" w:rsidR="00E8089F" w:rsidRPr="007435EB" w:rsidRDefault="00E8089F" w:rsidP="00311FA8">
      <w:pPr>
        <w:spacing w:before="4"/>
        <w:rPr>
          <w:rtl/>
        </w:rPr>
      </w:pPr>
      <w:r w:rsidRPr="007435EB">
        <w:rPr>
          <w:rFonts w:ascii="Fb Fontext" w:hAnsi="Fb Fontext"/>
          <w:rtl/>
        </w:rPr>
        <w:t>דכשהותרה נבילה היא וחלבה וגידה הותרה.</w:t>
      </w:r>
      <w:r w:rsidR="00311FA8">
        <w:rPr>
          <w:rStyle w:val="affffd"/>
          <w:rFonts w:hint="cs"/>
          <w:rtl/>
        </w:rPr>
        <w:t xml:space="preserve"> </w:t>
      </w:r>
      <w:r w:rsidRPr="00947000">
        <w:rPr>
          <w:rStyle w:val="affffd"/>
          <w:rtl/>
        </w:rPr>
        <w:t>ו</w:t>
      </w:r>
      <w:r w:rsidR="00AB3B38" w:rsidRPr="00947000">
        <w:rPr>
          <w:rStyle w:val="affffd"/>
          <w:rtl/>
        </w:rPr>
        <w:t>אף</w:t>
      </w:r>
      <w:r w:rsidRPr="00947000">
        <w:rPr>
          <w:rStyle w:val="affffd"/>
          <w:rtl/>
        </w:rPr>
        <w:t xml:space="preserve"> למ"ד </w:t>
      </w:r>
      <w:r w:rsidRPr="007435EB">
        <w:rPr>
          <w:rtl/>
        </w:rPr>
        <w:t>אין בגידין בנ"</w:t>
      </w:r>
      <w:r w:rsidRPr="007435EB">
        <w:rPr>
          <w:rFonts w:hint="cs"/>
          <w:rtl/>
        </w:rPr>
        <w:t>ט</w:t>
      </w:r>
      <w:r w:rsidR="00947000">
        <w:rPr>
          <w:rFonts w:hint="cs"/>
          <w:rtl/>
        </w:rPr>
        <w:t>,</w:t>
      </w:r>
      <w:r w:rsidRPr="007435EB">
        <w:rPr>
          <w:rFonts w:hint="cs"/>
          <w:rtl/>
        </w:rPr>
        <w:t xml:space="preserve"> </w:t>
      </w:r>
      <w:r w:rsidR="00947000">
        <w:rPr>
          <w:rStyle w:val="affffd"/>
          <w:rFonts w:hint="cs"/>
          <w:rtl/>
        </w:rPr>
        <w:t>כ</w:t>
      </w:r>
      <w:r w:rsidRPr="00947000">
        <w:rPr>
          <w:rStyle w:val="affffd"/>
          <w:rtl/>
        </w:rPr>
        <w:t>ר"ש</w:t>
      </w:r>
      <w:r w:rsidRPr="007435EB">
        <w:rPr>
          <w:rtl/>
        </w:rPr>
        <w:t xml:space="preserve"> </w:t>
      </w:r>
      <w:r w:rsidR="00947000">
        <w:rPr>
          <w:rFonts w:hint="cs"/>
          <w:rtl/>
        </w:rPr>
        <w:t>ש</w:t>
      </w:r>
      <w:r w:rsidR="00947000">
        <w:rPr>
          <w:rtl/>
        </w:rPr>
        <w:t xml:space="preserve">פטר באוכל גיד </w:t>
      </w:r>
      <w:r w:rsidRPr="007435EB">
        <w:rPr>
          <w:rtl/>
        </w:rPr>
        <w:t xml:space="preserve">נשה </w:t>
      </w:r>
      <w:r w:rsidR="00947000">
        <w:rPr>
          <w:rFonts w:hint="cs"/>
          <w:rtl/>
        </w:rPr>
        <w:t>ד</w:t>
      </w:r>
      <w:r w:rsidRPr="007435EB">
        <w:rPr>
          <w:rtl/>
        </w:rPr>
        <w:t xml:space="preserve">טמאה, </w:t>
      </w:r>
      <w:r>
        <w:rPr>
          <w:rStyle w:val="affffff0"/>
          <w:rtl/>
        </w:rPr>
        <w:t xml:space="preserve">[</w:t>
      </w:r>
      <w:r>
        <w:rPr>
          <w:rStyle w:val="affffd"/>
          <w:rtl/>
          <w:rPrChange w:id="9029" w:author="מנוע אמוראים" w:date="2026-10-05T16:42:03Z">
            <w:rPr>
              <w:rStyle w:val="affffff0"/>
              <w:rtl/>
            </w:rPr>
          </w:rPrChange>
        </w:rPr>
        <w:t xml:space="preserve">ולר"י</w:t>
      </w:r>
      <w:r>
        <w:rPr>
          <w:rStyle w:val="affffff0"/>
          <w:rtl/>
        </w:rPr>
        <w:t xml:space="preserve"> חייב שתים]</w:t>
      </w:r>
    </w:p>
    <w:p w14:paraId="781D6A0C" w14:textId="77777777" w:rsidR="00E8089F" w:rsidRPr="007435EB" w:rsidRDefault="00E8089F" w:rsidP="0004022B">
      <w:pPr>
        <w:spacing w:after="60"/>
        <w:rPr>
          <w:rtl/>
        </w:rPr>
      </w:pPr>
      <w:r w:rsidRPr="00947000">
        <w:rPr>
          <w:rStyle w:val="affffd"/>
          <w:rFonts w:hint="cs"/>
          <w:rtl/>
        </w:rPr>
        <w:t xml:space="preserve">- </w:t>
      </w:r>
      <w:r w:rsidRPr="00947000">
        <w:rPr>
          <w:rStyle w:val="affffd"/>
          <w:rtl/>
        </w:rPr>
        <w:t xml:space="preserve">ר"ש </w:t>
      </w:r>
      <w:r w:rsidRPr="007435EB">
        <w:rPr>
          <w:rtl/>
        </w:rPr>
        <w:t xml:space="preserve">הוא דאסר בהנאה. </w:t>
      </w:r>
      <w:r w:rsidRPr="00947000">
        <w:rPr>
          <w:rStyle w:val="affffd"/>
          <w:rtl/>
        </w:rPr>
        <w:t xml:space="preserve">ור"י </w:t>
      </w:r>
      <w:r w:rsidR="00947000">
        <w:rPr>
          <w:rFonts w:hint="cs"/>
          <w:rtl/>
        </w:rPr>
        <w:t>חלק</w:t>
      </w:r>
      <w:r w:rsidRPr="007435EB">
        <w:rPr>
          <w:rtl/>
        </w:rPr>
        <w:t xml:space="preserve"> והתיר.</w:t>
      </w:r>
    </w:p>
    <w:p w14:paraId="5C86518D" w14:textId="77777777" w:rsidR="00311FA8" w:rsidRDefault="00E8089F" w:rsidP="00311FA8">
      <w:pPr>
        <w:pStyle w:val="36"/>
        <w:framePr w:wrap="notBeside"/>
        <w:rPr>
          <w:rtl/>
        </w:rPr>
      </w:pPr>
      <w:r w:rsidRPr="005C3FF1">
        <w:rPr>
          <w:rStyle w:val="afffa"/>
          <w:rFonts w:hint="cs"/>
          <w:rtl/>
        </w:rPr>
        <w:t xml:space="preserve">ג. </w:t>
      </w:r>
      <w:r w:rsidRPr="00F46A1C">
        <w:rPr>
          <w:rStyle w:val="affffd"/>
          <w:rtl/>
        </w:rPr>
        <w:t>והך</w:t>
      </w:r>
    </w:p>
    <w:p w14:paraId="1B7A389C" w14:textId="0BDDDCBC" w:rsidR="00947000" w:rsidRDefault="00E8089F" w:rsidP="00947000">
      <w:pPr>
        <w:spacing w:before="4"/>
        <w:rPr>
          <w:rtl/>
        </w:rPr>
      </w:pPr>
      <w:r w:rsidRPr="00AC0CB1">
        <w:rPr>
          <w:rStyle w:val="af2"/>
          <w:rtl/>
        </w:rPr>
        <w:t>ד</w:t>
      </w:r>
      <w:r w:rsidRPr="00AC0CB1">
        <w:rPr>
          <w:rStyle w:val="af2"/>
          <w:rFonts w:hint="cs"/>
          <w:rtl/>
        </w:rPr>
        <w:t>'</w:t>
      </w:r>
      <w:r w:rsidRPr="00AC0CB1">
        <w:rPr>
          <w:rStyle w:val="af2"/>
          <w:rtl/>
        </w:rPr>
        <w:t>כל נפש מכם לא תאכל דם</w:t>
      </w:r>
      <w:r w:rsidRPr="00AC0CB1">
        <w:rPr>
          <w:rStyle w:val="af2"/>
          <w:rFonts w:hint="cs"/>
          <w:rtl/>
        </w:rPr>
        <w:t>'</w:t>
      </w:r>
      <w:r w:rsidRPr="00AC0CB1">
        <w:rPr>
          <w:rStyle w:val="af2"/>
          <w:rtl/>
        </w:rPr>
        <w:t>.</w:t>
      </w:r>
      <w:r w:rsidRPr="007435EB">
        <w:rPr>
          <w:rFonts w:hint="cs"/>
          <w:rtl/>
        </w:rPr>
        <w:t xml:space="preserve"> </w:t>
      </w:r>
      <w:r w:rsidRPr="00947000">
        <w:rPr>
          <w:rStyle w:val="affffd"/>
          <w:rtl/>
        </w:rPr>
        <w:t xml:space="preserve">ותנן: </w:t>
      </w:r>
      <w:r w:rsidRPr="007435EB">
        <w:rPr>
          <w:rtl/>
        </w:rPr>
        <w:t>אלו ואלו מתערבין באמה ויוצאין לנחל קדרון, ונמכרין לגננין לזבל, ומועלין ב</w:t>
      </w:r>
      <w:r w:rsidRPr="007435EB">
        <w:rPr>
          <w:rFonts w:hint="cs"/>
          <w:rtl/>
        </w:rPr>
        <w:t>ו</w:t>
      </w:r>
    </w:p>
    <w:p w14:paraId="67ACAF83" w14:textId="77777777" w:rsidR="00311FA8" w:rsidRDefault="00E8089F" w:rsidP="00311FA8">
      <w:pPr>
        <w:pStyle w:val="36"/>
        <w:framePr w:wrap="notBeside"/>
        <w:rPr>
          <w:rtl/>
        </w:rPr>
      </w:pPr>
      <w:r w:rsidRPr="007435EB">
        <w:rPr>
          <w:rtl/>
        </w:rPr>
        <w:t>- שאני</w:t>
      </w:r>
    </w:p>
    <w:p w14:paraId="3ADA8207" w14:textId="5AA4E271" w:rsidR="00E8089F" w:rsidRPr="007435EB" w:rsidRDefault="00E8089F" w:rsidP="00947000">
      <w:pPr>
        <w:spacing w:before="4"/>
        <w:rPr>
          <w:rtl/>
        </w:rPr>
      </w:pPr>
      <w:r w:rsidRPr="007435EB">
        <w:rPr>
          <w:rtl/>
        </w:rPr>
        <w:t>דם ד</w:t>
      </w:r>
      <w:r w:rsidR="00947000">
        <w:rPr>
          <w:rFonts w:hint="cs"/>
          <w:rtl/>
        </w:rPr>
        <w:t>הוקש</w:t>
      </w:r>
      <w:r w:rsidRPr="007435EB">
        <w:rPr>
          <w:rtl/>
        </w:rPr>
        <w:t xml:space="preserve"> למים להיתר </w:t>
      </w:r>
      <w:r w:rsidRPr="00AC0CB1">
        <w:rPr>
          <w:rStyle w:val="af2"/>
          <w:rtl/>
        </w:rPr>
        <w:t>ד'לא תאכלנו על הארץ תשפכנו כמים'.</w:t>
      </w:r>
    </w:p>
    <w:p w14:paraId="6BBB19B6" w14:textId="77777777" w:rsidR="00E8089F" w:rsidRPr="007435EB" w:rsidRDefault="00E8089F" w:rsidP="00E8089F">
      <w:pPr>
        <w:rPr>
          <w:rtl/>
        </w:rPr>
      </w:pPr>
      <w:r w:rsidRPr="007435EB">
        <w:rPr>
          <w:rFonts w:ascii="Fb Fontext" w:hAnsi="Fb Fontext"/>
          <w:rtl/>
        </w:rPr>
        <w:t>כמים הנשפכין ולא כמים הניסכין ע"ג המזבח</w:t>
      </w:r>
      <w:r w:rsidRPr="007435EB">
        <w:rPr>
          <w:rFonts w:ascii="Fb Fontext" w:hAnsi="Fb Fontext" w:hint="cs"/>
          <w:rtl/>
        </w:rPr>
        <w:t>.</w:t>
      </w:r>
    </w:p>
    <w:p w14:paraId="03D64CCA" w14:textId="77777777" w:rsidR="00E8089F" w:rsidRPr="0065617C" w:rsidRDefault="00E8089F" w:rsidP="003D64B4">
      <w:pPr>
        <w:rPr>
          <w:rtl/>
        </w:rPr>
      </w:pPr>
      <w:r w:rsidRPr="0065617C">
        <w:rPr>
          <w:rtl/>
        </w:rPr>
        <w:t>ולא כמים הנשפכין לפני ע"ז דניסוך איקרי</w:t>
      </w:r>
      <w:r w:rsidRPr="00AC0CB1">
        <w:rPr>
          <w:rStyle w:val="af2"/>
          <w:rtl/>
        </w:rPr>
        <w:t xml:space="preserve"> </w:t>
      </w:r>
      <w:r w:rsidRPr="00AC0CB1">
        <w:rPr>
          <w:rStyle w:val="af2"/>
          <w:rFonts w:hint="cs"/>
          <w:rtl/>
        </w:rPr>
        <w:t>'</w:t>
      </w:r>
      <w:r w:rsidRPr="00AC0CB1">
        <w:rPr>
          <w:rStyle w:val="af2"/>
          <w:rtl/>
        </w:rPr>
        <w:t>ישתו יין נסיכם</w:t>
      </w:r>
      <w:r w:rsidRPr="00AC0CB1">
        <w:rPr>
          <w:rStyle w:val="af2"/>
          <w:rFonts w:hint="cs"/>
          <w:rtl/>
        </w:rPr>
        <w:t>'</w:t>
      </w:r>
      <w:r w:rsidRPr="00AC0CB1">
        <w:rPr>
          <w:rStyle w:val="af2"/>
          <w:rtl/>
        </w:rPr>
        <w:t>.</w:t>
      </w:r>
    </w:p>
    <w:p w14:paraId="4F4C83A0" w14:textId="77777777" w:rsidR="00E8089F" w:rsidRPr="007435EB" w:rsidRDefault="00E8089F" w:rsidP="005C3FF1">
      <w:pPr>
        <w:pStyle w:val="afff"/>
        <w:framePr w:wrap="around"/>
        <w:rPr>
          <w:rtl/>
        </w:rPr>
      </w:pPr>
      <w:r w:rsidRPr="007435EB">
        <w:rPr>
          <w:rFonts w:hint="cs"/>
          <w:rtl/>
        </w:rPr>
        <w:t>כב:</w:t>
      </w:r>
    </w:p>
    <w:p w14:paraId="45626B57" w14:textId="77777777" w:rsidR="00E8089F" w:rsidRPr="007435EB" w:rsidRDefault="00E8089F" w:rsidP="00311FA8">
      <w:pPr>
        <w:spacing w:after="60"/>
        <w:rPr>
          <w:rtl/>
        </w:rPr>
      </w:pPr>
      <w:r w:rsidRPr="00947000">
        <w:rPr>
          <w:rStyle w:val="affffd"/>
          <w:rtl/>
        </w:rPr>
        <w:t>ולחזקיה</w:t>
      </w:r>
      <w:r w:rsidRPr="00947000">
        <w:rPr>
          <w:rStyle w:val="affffd"/>
          <w:rFonts w:hint="cs"/>
          <w:rtl/>
        </w:rPr>
        <w:t>:</w:t>
      </w:r>
      <w:r w:rsidRPr="00947000">
        <w:rPr>
          <w:rStyle w:val="affffd"/>
          <w:rtl/>
        </w:rPr>
        <w:t xml:space="preserve"> </w:t>
      </w:r>
      <w:r w:rsidR="00947000" w:rsidRPr="00947000">
        <w:rPr>
          <w:rStyle w:val="affffd"/>
          <w:rFonts w:hint="cs"/>
          <w:rtl/>
        </w:rPr>
        <w:t>כ</w:t>
      </w:r>
      <w:r w:rsidRPr="00947000">
        <w:rPr>
          <w:rStyle w:val="affffd"/>
          <w:rtl/>
        </w:rPr>
        <w:t>רי"ו:</w:t>
      </w:r>
      <w:r w:rsidRPr="007435EB">
        <w:rPr>
          <w:rFonts w:ascii="Fb Fontext" w:hAnsi="Fb Fontext"/>
          <w:rtl/>
        </w:rPr>
        <w:t xml:space="preserve"> </w:t>
      </w:r>
      <w:r w:rsidR="00947000">
        <w:rPr>
          <w:rFonts w:ascii="Fb Fontext" w:hAnsi="Fb Fontext" w:hint="cs"/>
          <w:rtl/>
        </w:rPr>
        <w:t xml:space="preserve">דדם קדשים </w:t>
      </w:r>
      <w:r w:rsidR="00947000" w:rsidRPr="00A001DF">
        <w:rPr>
          <w:rStyle w:val="afffff6"/>
          <w:rFonts w:hint="cs"/>
          <w:rtl/>
        </w:rPr>
        <w:t>[</w:t>
      </w:r>
      <w:r w:rsidRPr="00A001DF">
        <w:rPr>
          <w:rStyle w:val="afffff6"/>
          <w:rtl/>
        </w:rPr>
        <w:t>שאינו נשפך כמים</w:t>
      </w:r>
      <w:r w:rsidR="00947000" w:rsidRPr="00A001DF">
        <w:rPr>
          <w:rStyle w:val="afffff6"/>
          <w:rFonts w:hint="cs"/>
          <w:rtl/>
        </w:rPr>
        <w:t>]</w:t>
      </w:r>
      <w:r w:rsidRPr="007435EB">
        <w:rPr>
          <w:rFonts w:ascii="Fb Fontext" w:hAnsi="Fb Fontext"/>
          <w:rtl/>
        </w:rPr>
        <w:t xml:space="preserve"> אינו מכשיר.</w:t>
      </w:r>
    </w:p>
    <w:p w14:paraId="57A637EA" w14:textId="77777777" w:rsidR="00311FA8" w:rsidRDefault="00E8089F" w:rsidP="00311FA8">
      <w:pPr>
        <w:pStyle w:val="36"/>
        <w:framePr w:wrap="notBeside"/>
        <w:rPr>
          <w:rtl/>
        </w:rPr>
      </w:pPr>
      <w:r w:rsidRPr="005C3FF1">
        <w:rPr>
          <w:rStyle w:val="afffa"/>
          <w:rFonts w:hint="cs"/>
          <w:rtl/>
        </w:rPr>
        <w:t xml:space="preserve">ד. </w:t>
      </w:r>
      <w:r w:rsidRPr="007435EB">
        <w:rPr>
          <w:rtl/>
        </w:rPr>
        <w:t>והא</w:t>
      </w:r>
    </w:p>
    <w:p w14:paraId="6BBCB6C1" w14:textId="2B39DFBC" w:rsidR="00A001DF" w:rsidRDefault="00E8089F" w:rsidP="000018C2">
      <w:pPr>
        <w:rPr>
          <w:rtl/>
        </w:rPr>
      </w:pPr>
      <w:r w:rsidRPr="00AC0CB1">
        <w:rPr>
          <w:rStyle w:val="af2"/>
          <w:rtl/>
        </w:rPr>
        <w:t>ד'לא תאכל הנפש עם הבשר',</w:t>
      </w:r>
      <w:r w:rsidRPr="007435EB">
        <w:rPr>
          <w:rtl/>
        </w:rPr>
        <w:t xml:space="preserve"> להתיר אבמ"ה</w:t>
      </w:r>
      <w:r w:rsidR="000018C2">
        <w:rPr>
          <w:rFonts w:hint="cs"/>
          <w:rtl/>
        </w:rPr>
        <w:t xml:space="preserve">, אף שאסור להושיט </w:t>
      </w:r>
      <w:r w:rsidR="000018C2">
        <w:rPr>
          <w:rFonts w:hint="cs"/>
          <w:spacing w:val="-2"/>
          <w:rtl/>
        </w:rPr>
        <w:t>יין לנזיר</w:t>
      </w:r>
      <w:r w:rsidR="00A001DF">
        <w:rPr>
          <w:rFonts w:hint="cs"/>
          <w:spacing w:val="-2"/>
          <w:rtl/>
        </w:rPr>
        <w:t xml:space="preserve"> ואבמ''ה לב''נ,</w:t>
      </w:r>
      <w:r w:rsidR="000018C2" w:rsidRPr="00AC0CB1">
        <w:rPr>
          <w:rStyle w:val="af2"/>
          <w:rFonts w:hint="cs"/>
          <w:rtl/>
        </w:rPr>
        <w:t xml:space="preserve"> דלפני עור לא תתן מכשול</w:t>
      </w:r>
      <w:r w:rsidR="00A001DF">
        <w:rPr>
          <w:spacing w:val="-2"/>
          <w:rtl/>
        </w:rPr>
        <w:t xml:space="preserve"> הא לכלבים </w:t>
      </w:r>
      <w:r w:rsidR="00A001DF">
        <w:rPr>
          <w:rFonts w:hint="cs"/>
          <w:spacing w:val="-2"/>
          <w:rtl/>
        </w:rPr>
        <w:t>מותר</w:t>
      </w:r>
      <w:r w:rsidRPr="005F7EED">
        <w:rPr>
          <w:spacing w:val="-2"/>
          <w:rtl/>
        </w:rPr>
        <w:t>.</w:t>
      </w:r>
    </w:p>
    <w:p w14:paraId="04DD637E" w14:textId="77777777" w:rsidR="00311FA8" w:rsidRDefault="00311FA8" w:rsidP="00311FA8">
      <w:pPr>
        <w:rPr>
          <w:rtl/>
        </w:rPr>
      </w:pPr>
    </w:p>
    <w:p w14:paraId="60D8314D" w14:textId="77777777" w:rsidR="00311FA8" w:rsidRDefault="00311FA8" w:rsidP="00311FA8">
      <w:pPr>
        <w:rPr>
          <w:rtl/>
        </w:rPr>
      </w:pPr>
    </w:p>
    <w:p w14:paraId="1C7CA70A" w14:textId="77777777" w:rsidR="00311FA8" w:rsidRDefault="00E8089F" w:rsidP="00311FA8">
      <w:pPr>
        <w:pStyle w:val="36"/>
        <w:framePr w:wrap="notBeside"/>
        <w:rPr>
          <w:rtl/>
        </w:rPr>
      </w:pPr>
      <w:r w:rsidRPr="007435EB">
        <w:rPr>
          <w:rtl/>
        </w:rPr>
        <w:lastRenderedPageBreak/>
        <w:t>- שאני</w:t>
      </w:r>
    </w:p>
    <w:p w14:paraId="41BBF543" w14:textId="64411A2A" w:rsidR="00E8089F" w:rsidRPr="007435EB" w:rsidRDefault="00E8089F" w:rsidP="00311FA8">
      <w:pPr>
        <w:rPr>
          <w:rtl/>
        </w:rPr>
      </w:pPr>
      <w:r w:rsidRPr="007435EB">
        <w:rPr>
          <w:rtl/>
        </w:rPr>
        <w:t>אמ"הח ד</w:t>
      </w:r>
      <w:r w:rsidR="00A001DF">
        <w:rPr>
          <w:rFonts w:hint="cs"/>
          <w:rtl/>
        </w:rPr>
        <w:t>הוק</w:t>
      </w:r>
      <w:r w:rsidRPr="007435EB">
        <w:rPr>
          <w:rtl/>
        </w:rPr>
        <w:t>ש לדם.</w:t>
      </w:r>
      <w:r w:rsidRPr="00AC0CB1">
        <w:rPr>
          <w:rStyle w:val="af2"/>
          <w:rtl/>
        </w:rPr>
        <w:t xml:space="preserve"> 'רק חזק לבלתי אכל הדם כי הדם הוא הנפש'.</w:t>
      </w:r>
    </w:p>
    <w:p w14:paraId="031D61AE" w14:textId="77777777" w:rsidR="00311FA8" w:rsidRDefault="00E8089F" w:rsidP="00311FA8">
      <w:pPr>
        <w:pStyle w:val="36"/>
        <w:framePr w:wrap="notBeside"/>
        <w:rPr>
          <w:rFonts w:ascii="Fb Fontext" w:hAnsi="Fb Fontext"/>
          <w:rtl/>
        </w:rPr>
      </w:pPr>
      <w:r w:rsidRPr="00A001DF">
        <w:rPr>
          <w:rStyle w:val="affffd"/>
          <w:rtl/>
        </w:rPr>
        <w:t>לחזקיה</w:t>
      </w:r>
      <w:r w:rsidRPr="00A001DF">
        <w:rPr>
          <w:rStyle w:val="affffd"/>
          <w:rFonts w:hint="cs"/>
          <w:rtl/>
        </w:rPr>
        <w:t>:</w:t>
      </w:r>
    </w:p>
    <w:p w14:paraId="62BCDB96" w14:textId="5DD813AE" w:rsidR="00E8089F" w:rsidRPr="007435EB" w:rsidRDefault="00E8089F" w:rsidP="00311FA8">
      <w:pPr>
        <w:spacing w:after="60"/>
        <w:rPr>
          <w:rtl/>
        </w:rPr>
      </w:pPr>
      <w:r w:rsidRPr="007435EB">
        <w:rPr>
          <w:rFonts w:ascii="Fb Fontext" w:hAnsi="Fb Fontext"/>
          <w:rtl/>
        </w:rPr>
        <w:t xml:space="preserve">צריך להיתר כיוון </w:t>
      </w:r>
      <w:r w:rsidR="00A001DF">
        <w:rPr>
          <w:rFonts w:ascii="Fb Fontext" w:hAnsi="Fb Fontext" w:hint="cs"/>
          <w:rtl/>
        </w:rPr>
        <w:t>שהו</w:t>
      </w:r>
      <w:r w:rsidRPr="007435EB">
        <w:rPr>
          <w:rFonts w:ascii="Fb Fontext" w:hAnsi="Fb Fontext"/>
          <w:rtl/>
        </w:rPr>
        <w:t xml:space="preserve">קש אבמ"ה לדם </w:t>
      </w:r>
      <w:r w:rsidRPr="007435EB">
        <w:rPr>
          <w:rFonts w:ascii="Fb Fontext" w:hAnsi="Fb Fontext" w:hint="cs"/>
          <w:rtl/>
        </w:rPr>
        <w:t xml:space="preserve">מן החי </w:t>
      </w:r>
      <w:r w:rsidRPr="007435EB">
        <w:rPr>
          <w:rFonts w:ascii="Fb Fontext" w:hAnsi="Fb Fontext"/>
          <w:rtl/>
        </w:rPr>
        <w:t>לאסור והיינו זה דם הקזה שהנפש יוצאה בו.</w:t>
      </w:r>
    </w:p>
    <w:p w14:paraId="6B31E954" w14:textId="77777777" w:rsidR="00311FA8" w:rsidRDefault="00E8089F" w:rsidP="00311FA8">
      <w:pPr>
        <w:pStyle w:val="36"/>
        <w:framePr w:wrap="notBeside"/>
        <w:rPr>
          <w:rtl/>
        </w:rPr>
      </w:pPr>
      <w:r w:rsidRPr="00A001DF">
        <w:rPr>
          <w:rStyle w:val="affffd"/>
          <w:rFonts w:hint="cs"/>
          <w:rtl/>
        </w:rPr>
        <w:t>ה.</w:t>
      </w:r>
      <w:r w:rsidR="00280C4A">
        <w:rPr>
          <w:rFonts w:hint="cs"/>
          <w:rtl/>
        </w:rPr>
        <w:t xml:space="preserve"> </w:t>
      </w:r>
      <w:r w:rsidR="00280C4A" w:rsidRPr="00280C4A">
        <w:rPr>
          <w:rFonts w:hint="cs"/>
          <w:rtl/>
        </w:rPr>
        <w:t>והך</w:t>
      </w:r>
    </w:p>
    <w:p w14:paraId="0240F7F1" w14:textId="34083E9A" w:rsidR="00E8089F" w:rsidRPr="007435EB" w:rsidRDefault="00280C4A" w:rsidP="00280C4A">
      <w:pPr>
        <w:rPr>
          <w:rtl/>
        </w:rPr>
      </w:pPr>
      <w:r w:rsidRPr="00AC0CB1">
        <w:rPr>
          <w:rStyle w:val="af2"/>
          <w:rFonts w:hint="cs"/>
          <w:rtl/>
        </w:rPr>
        <w:t>ד</w:t>
      </w:r>
      <w:r w:rsidR="00E8089F" w:rsidRPr="00AC0CB1">
        <w:rPr>
          <w:rStyle w:val="af2"/>
          <w:rtl/>
        </w:rPr>
        <w:t xml:space="preserve">ובעל השור נקי' </w:t>
      </w:r>
      <w:r w:rsidR="00E8089F" w:rsidRPr="007435EB">
        <w:rPr>
          <w:rtl/>
        </w:rPr>
        <w:t xml:space="preserve">לאסור הנאה </w:t>
      </w:r>
      <w:r w:rsidR="00AB3B38">
        <w:rPr>
          <w:rtl/>
        </w:rPr>
        <w:t>אף</w:t>
      </w:r>
      <w:r w:rsidR="00E8089F" w:rsidRPr="007435EB">
        <w:rPr>
          <w:rtl/>
        </w:rPr>
        <w:t xml:space="preserve"> </w:t>
      </w:r>
      <w:r w:rsidR="00E8089F" w:rsidRPr="00AC0CB1">
        <w:rPr>
          <w:rStyle w:val="af2"/>
          <w:rtl/>
        </w:rPr>
        <w:t>ד'לא יאכל'.</w:t>
      </w:r>
    </w:p>
    <w:p w14:paraId="117481FD" w14:textId="77777777" w:rsidR="00E8089F" w:rsidRPr="000018C2" w:rsidRDefault="00E8089F" w:rsidP="000018C2">
      <w:pPr>
        <w:pStyle w:val="affff7"/>
        <w:rPr>
          <w:rStyle w:val="afffff6"/>
          <w:rtl/>
        </w:rPr>
      </w:pPr>
      <w:r w:rsidRPr="007435EB">
        <w:rPr>
          <w:rtl/>
        </w:rPr>
        <w:t xml:space="preserve">- להנאת עורו. </w:t>
      </w:r>
      <w:r w:rsidR="000018C2" w:rsidRPr="000018C2">
        <w:rPr>
          <w:rStyle w:val="afffff6"/>
          <w:rFonts w:hint="cs"/>
          <w:rtl/>
        </w:rPr>
        <w:t>ו</w:t>
      </w:r>
      <w:r w:rsidRPr="000018C2">
        <w:rPr>
          <w:rStyle w:val="afffff6"/>
          <w:rtl/>
        </w:rPr>
        <w:t xml:space="preserve">לא רק בשרו [ולא </w:t>
      </w:r>
      <w:r w:rsidR="000018C2">
        <w:rPr>
          <w:rStyle w:val="afffff6"/>
          <w:rFonts w:hint="cs"/>
          <w:rtl/>
        </w:rPr>
        <w:t>דריש 'את' בשרו</w:t>
      </w:r>
      <w:r w:rsidRPr="000018C2">
        <w:rPr>
          <w:rStyle w:val="afffff6"/>
          <w:rtl/>
        </w:rPr>
        <w:t>]</w:t>
      </w:r>
    </w:p>
    <w:p w14:paraId="3DAB8B8C" w14:textId="77777777" w:rsidR="000018C2" w:rsidRDefault="00E8089F" w:rsidP="00E8089F">
      <w:pPr>
        <w:rPr>
          <w:rFonts w:ascii="Fb Fontext" w:hAnsi="Fb Fontext"/>
          <w:spacing w:val="-4"/>
          <w:rtl/>
        </w:rPr>
      </w:pPr>
      <w:r w:rsidRPr="000018C2">
        <w:rPr>
          <w:rStyle w:val="affffd"/>
          <w:rtl/>
        </w:rPr>
        <w:t xml:space="preserve">ולהנך תנאי </w:t>
      </w:r>
      <w:r w:rsidRPr="00AC0CB1">
        <w:rPr>
          <w:rStyle w:val="af2"/>
          <w:rtl/>
        </w:rPr>
        <w:t xml:space="preserve">ובעל השור נקי </w:t>
      </w:r>
      <w:r w:rsidRPr="007435EB">
        <w:rPr>
          <w:rFonts w:ascii="Fb Fontext" w:hAnsi="Fb Fontext"/>
          <w:rtl/>
        </w:rPr>
        <w:t xml:space="preserve">לחצי כופר ולדמי </w:t>
      </w:r>
      <w:r w:rsidRPr="005F7EED">
        <w:rPr>
          <w:rFonts w:ascii="Fb Fontext" w:hAnsi="Fb Fontext"/>
          <w:spacing w:val="-4"/>
          <w:rtl/>
        </w:rPr>
        <w:t>וולדות.</w:t>
      </w:r>
    </w:p>
    <w:p w14:paraId="79155305" w14:textId="77777777" w:rsidR="00E8089F" w:rsidRPr="00311FA8" w:rsidRDefault="00E8089F" w:rsidP="000018C2">
      <w:pPr>
        <w:ind w:left="452" w:firstLine="113"/>
        <w:rPr>
          <w:rtl/>
        </w:rPr>
      </w:pPr>
      <w:r w:rsidRPr="00AC0CB1">
        <w:rPr>
          <w:rStyle w:val="af2"/>
          <w:rFonts w:hint="cs"/>
          <w:rtl/>
        </w:rPr>
        <w:t>'</w:t>
      </w:r>
      <w:r w:rsidRPr="00AC0CB1">
        <w:rPr>
          <w:rStyle w:val="af2"/>
          <w:rtl/>
        </w:rPr>
        <w:t>את בשרו</w:t>
      </w:r>
      <w:r w:rsidRPr="00AC0CB1">
        <w:rPr>
          <w:rStyle w:val="af2"/>
          <w:rFonts w:hint="cs"/>
          <w:rtl/>
        </w:rPr>
        <w:t>'</w:t>
      </w:r>
      <w:r w:rsidRPr="00AC0CB1">
        <w:rPr>
          <w:rStyle w:val="af2"/>
          <w:rtl/>
        </w:rPr>
        <w:t xml:space="preserve"> </w:t>
      </w:r>
      <w:r w:rsidRPr="005F7EED">
        <w:rPr>
          <w:rFonts w:ascii="Fb Fontext" w:hAnsi="Fb Fontext"/>
          <w:spacing w:val="-4"/>
          <w:rtl/>
        </w:rPr>
        <w:t xml:space="preserve">- </w:t>
      </w:r>
      <w:r w:rsidRPr="00311FA8">
        <w:rPr>
          <w:rtl/>
        </w:rPr>
        <w:t>את הטפל לבשרו. והיינו הנאת עורו.</w:t>
      </w:r>
    </w:p>
    <w:p w14:paraId="421EECDD" w14:textId="77777777" w:rsidR="00E8089F" w:rsidRPr="007435EB" w:rsidRDefault="00E8089F" w:rsidP="00311FA8">
      <w:pPr>
        <w:spacing w:after="60"/>
        <w:rPr>
          <w:rtl/>
        </w:rPr>
      </w:pPr>
      <w:r w:rsidRPr="000018C2">
        <w:rPr>
          <w:rStyle w:val="affffd"/>
          <w:rtl/>
        </w:rPr>
        <w:t xml:space="preserve">ואידך: </w:t>
      </w:r>
      <w:r w:rsidRPr="00AC0CB1">
        <w:rPr>
          <w:rStyle w:val="af2"/>
          <w:rtl/>
        </w:rPr>
        <w:t>את</w:t>
      </w:r>
      <w:r w:rsidR="000018C2">
        <w:rPr>
          <w:rtl/>
        </w:rPr>
        <w:t xml:space="preserve"> לא דר</w:t>
      </w:r>
      <w:r w:rsidRPr="007435EB">
        <w:rPr>
          <w:rtl/>
        </w:rPr>
        <w:t xml:space="preserve">ש. </w:t>
      </w:r>
      <w:r w:rsidRPr="000018C2">
        <w:rPr>
          <w:rStyle w:val="affffd"/>
          <w:rtl/>
        </w:rPr>
        <w:t xml:space="preserve">כשמעון העמסוני </w:t>
      </w:r>
      <w:r w:rsidR="000018C2">
        <w:rPr>
          <w:rtl/>
        </w:rPr>
        <w:t xml:space="preserve">שפירש אחר </w:t>
      </w:r>
      <w:r w:rsidR="000018C2">
        <w:rPr>
          <w:rFonts w:hint="cs"/>
          <w:rtl/>
        </w:rPr>
        <w:t>ש</w:t>
      </w:r>
      <w:r w:rsidRPr="007435EB">
        <w:rPr>
          <w:rtl/>
        </w:rPr>
        <w:t>לא מצא לדרוש ל</w:t>
      </w:r>
      <w:r w:rsidRPr="00AC0CB1">
        <w:rPr>
          <w:rStyle w:val="af2"/>
          <w:rtl/>
        </w:rPr>
        <w:t>את ה' אלוקיך תירא</w:t>
      </w:r>
      <w:r w:rsidRPr="007435EB">
        <w:rPr>
          <w:rtl/>
        </w:rPr>
        <w:t xml:space="preserve"> </w:t>
      </w:r>
      <w:r w:rsidRPr="000018C2">
        <w:rPr>
          <w:rStyle w:val="affffd"/>
          <w:rtl/>
        </w:rPr>
        <w:t xml:space="preserve">ואמר </w:t>
      </w:r>
      <w:r w:rsidR="000018C2">
        <w:rPr>
          <w:rFonts w:hint="cs"/>
          <w:rtl/>
        </w:rPr>
        <w:t xml:space="preserve">שמקבל </w:t>
      </w:r>
      <w:r w:rsidRPr="007435EB">
        <w:rPr>
          <w:rtl/>
        </w:rPr>
        <w:t xml:space="preserve">שכר על הפרישה כשם שקיבל על הדרישה. </w:t>
      </w:r>
      <w:r w:rsidR="000018C2">
        <w:rPr>
          <w:rFonts w:hint="cs"/>
          <w:rtl/>
        </w:rPr>
        <w:t xml:space="preserve">עד שר''ע דרש - </w:t>
      </w:r>
      <w:r w:rsidRPr="007435EB">
        <w:rPr>
          <w:rtl/>
        </w:rPr>
        <w:t>לרבות ת"</w:t>
      </w:r>
      <w:r w:rsidRPr="007435EB">
        <w:rPr>
          <w:rFonts w:hint="cs"/>
          <w:rtl/>
        </w:rPr>
        <w:t>'ח</w:t>
      </w:r>
    </w:p>
    <w:p w14:paraId="121A83C9" w14:textId="77777777" w:rsidR="00311FA8" w:rsidRDefault="00E8089F" w:rsidP="00311FA8">
      <w:pPr>
        <w:pStyle w:val="36"/>
        <w:framePr w:wrap="notBeside"/>
        <w:rPr>
          <w:rStyle w:val="af2"/>
          <w:rtl/>
        </w:rPr>
      </w:pPr>
      <w:r w:rsidRPr="005C3FF1">
        <w:rPr>
          <w:rStyle w:val="afffa"/>
          <w:rFonts w:hint="cs"/>
          <w:rtl/>
        </w:rPr>
        <w:t>ו.</w:t>
      </w:r>
      <w:r w:rsidRPr="00F46A1C">
        <w:rPr>
          <w:rStyle w:val="affffd"/>
          <w:rtl/>
        </w:rPr>
        <w:t>והך</w:t>
      </w:r>
    </w:p>
    <w:p w14:paraId="3771B27A" w14:textId="68A618BC" w:rsidR="00E8089F" w:rsidRPr="007435EB" w:rsidRDefault="00E8089F" w:rsidP="0038351F">
      <w:pPr>
        <w:rPr>
          <w:rtl/>
        </w:rPr>
      </w:pPr>
      <w:r w:rsidRPr="00AC0CB1">
        <w:rPr>
          <w:rStyle w:val="af2"/>
          <w:rtl/>
        </w:rPr>
        <w:t xml:space="preserve">'דערלים לא יאכל' </w:t>
      </w:r>
      <w:r w:rsidRPr="007435EB">
        <w:rPr>
          <w:rtl/>
        </w:rPr>
        <w:t>לאיסור אכילה.</w:t>
      </w:r>
    </w:p>
    <w:p w14:paraId="1FD8C425" w14:textId="77777777" w:rsidR="00E8089F" w:rsidRPr="007435EB" w:rsidRDefault="00E8089F" w:rsidP="00311FA8">
      <w:pPr>
        <w:rPr>
          <w:rtl/>
        </w:rPr>
      </w:pPr>
      <w:r w:rsidRPr="00AC0CB1">
        <w:rPr>
          <w:rStyle w:val="af2"/>
          <w:rtl/>
        </w:rPr>
        <w:t xml:space="preserve">'וערלתם ערלתו' </w:t>
      </w:r>
      <w:r w:rsidRPr="007435EB">
        <w:rPr>
          <w:rtl/>
        </w:rPr>
        <w:t>שלא יהנה,</w:t>
      </w:r>
      <w:r w:rsidRPr="007435EB">
        <w:rPr>
          <w:rFonts w:hint="cs"/>
          <w:rtl/>
        </w:rPr>
        <w:t xml:space="preserve"> </w:t>
      </w:r>
      <w:r w:rsidRPr="007435EB">
        <w:rPr>
          <w:rtl/>
        </w:rPr>
        <w:t>יצבע ידליק בו את הנר</w:t>
      </w:r>
      <w:r w:rsidRPr="007435EB">
        <w:rPr>
          <w:rFonts w:hint="cs"/>
          <w:rtl/>
        </w:rPr>
        <w:t>.</w:t>
      </w:r>
    </w:p>
    <w:p w14:paraId="59E98067" w14:textId="77777777" w:rsidR="00E8089F" w:rsidRPr="007435EB" w:rsidRDefault="00E8089F" w:rsidP="00311FA8">
      <w:pPr>
        <w:rPr>
          <w:rtl/>
        </w:rPr>
      </w:pPr>
      <w:r w:rsidRPr="00AC0CB1">
        <w:rPr>
          <w:rStyle w:val="af2"/>
          <w:rFonts w:hint="cs"/>
          <w:rtl/>
        </w:rPr>
        <w:t>'</w:t>
      </w:r>
      <w:r w:rsidRPr="00AC0CB1">
        <w:rPr>
          <w:rStyle w:val="af2"/>
          <w:rtl/>
        </w:rPr>
        <w:t>ערלים לא יאכל</w:t>
      </w:r>
      <w:r w:rsidRPr="00AC0CB1">
        <w:rPr>
          <w:rStyle w:val="af2"/>
          <w:rFonts w:hint="cs"/>
          <w:rtl/>
        </w:rPr>
        <w:t>'</w:t>
      </w:r>
      <w:r w:rsidRPr="007435EB">
        <w:rPr>
          <w:rFonts w:hint="cs"/>
          <w:rtl/>
        </w:rPr>
        <w:t>-</w:t>
      </w:r>
      <w:r w:rsidRPr="007435EB">
        <w:rPr>
          <w:rtl/>
        </w:rPr>
        <w:t xml:space="preserve"> לרבות את כולם.</w:t>
      </w:r>
    </w:p>
    <w:p w14:paraId="6DA96C75" w14:textId="77777777" w:rsidR="00311FA8" w:rsidRDefault="00E8089F" w:rsidP="00311FA8">
      <w:pPr>
        <w:pStyle w:val="36"/>
        <w:framePr w:wrap="notBeside"/>
        <w:rPr>
          <w:rtl/>
        </w:rPr>
      </w:pPr>
      <w:r w:rsidRPr="005F7EED">
        <w:rPr>
          <w:rtl/>
        </w:rPr>
        <w:t>-</w:t>
      </w:r>
    </w:p>
    <w:p w14:paraId="6DEFDBC3" w14:textId="3948DC14" w:rsidR="00E8089F" w:rsidRPr="005F7EED" w:rsidRDefault="00E8089F" w:rsidP="00311FA8">
      <w:pPr>
        <w:rPr>
          <w:rtl/>
        </w:rPr>
      </w:pPr>
      <w:r w:rsidRPr="005F7EED">
        <w:rPr>
          <w:rtl/>
        </w:rPr>
        <w:t xml:space="preserve">שאני </w:t>
      </w:r>
      <w:r w:rsidRPr="00AC0CB1">
        <w:rPr>
          <w:rStyle w:val="af2"/>
          <w:rtl/>
        </w:rPr>
        <w:t>ד'לכם</w:t>
      </w:r>
      <w:r w:rsidRPr="00AC0CB1">
        <w:rPr>
          <w:rStyle w:val="af2"/>
          <w:rFonts w:hint="cs"/>
          <w:rtl/>
        </w:rPr>
        <w:t xml:space="preserve">' </w:t>
      </w:r>
      <w:r w:rsidR="00280C4A">
        <w:rPr>
          <w:rFonts w:hint="cs"/>
          <w:rtl/>
        </w:rPr>
        <w:t>-</w:t>
      </w:r>
      <w:r w:rsidRPr="005F7EED">
        <w:rPr>
          <w:rFonts w:hint="cs"/>
          <w:rtl/>
        </w:rPr>
        <w:t>דלאו שלכם אלא לאיסור.</w:t>
      </w:r>
    </w:p>
    <w:p w14:paraId="25CEBAB5" w14:textId="77777777" w:rsidR="00280C4A" w:rsidRDefault="00E8089F" w:rsidP="00311FA8">
      <w:pPr>
        <w:rPr>
          <w:rFonts w:ascii="Fb Fontext" w:hAnsi="Fb Fontext"/>
          <w:rtl/>
        </w:rPr>
      </w:pPr>
      <w:r w:rsidRPr="007435EB">
        <w:rPr>
          <w:rFonts w:ascii="Fb Fontext" w:hAnsi="Fb Fontext"/>
          <w:rtl/>
        </w:rPr>
        <w:t>והשתא</w:t>
      </w:r>
      <w:r w:rsidRPr="00AC0CB1">
        <w:rPr>
          <w:rStyle w:val="af2"/>
          <w:rtl/>
        </w:rPr>
        <w:t xml:space="preserve"> 'לכם' </w:t>
      </w:r>
      <w:r w:rsidRPr="00280C4A">
        <w:rPr>
          <w:rStyle w:val="affffd"/>
          <w:rtl/>
        </w:rPr>
        <w:t>לת"ק</w:t>
      </w:r>
      <w:r w:rsidR="00280C4A">
        <w:rPr>
          <w:rStyle w:val="affffd"/>
          <w:rFonts w:hint="cs"/>
          <w:rtl/>
        </w:rPr>
        <w:t xml:space="preserve">: </w:t>
      </w:r>
      <w:r w:rsidRPr="007435EB">
        <w:rPr>
          <w:rFonts w:ascii="Fb Fontext" w:hAnsi="Fb Fontext"/>
          <w:rtl/>
        </w:rPr>
        <w:t xml:space="preserve">לרבות את הנטוע לרבים. </w:t>
      </w:r>
    </w:p>
    <w:p w14:paraId="06DD76C4" w14:textId="77777777" w:rsidR="00E8089F" w:rsidRPr="007435EB" w:rsidRDefault="00E8089F" w:rsidP="00280C4A">
      <w:pPr>
        <w:ind w:left="226" w:firstLine="113"/>
        <w:rPr>
          <w:rtl/>
        </w:rPr>
      </w:pPr>
      <w:r w:rsidRPr="00AC0CB1">
        <w:rPr>
          <w:rStyle w:val="af2"/>
          <w:rtl/>
        </w:rPr>
        <w:t xml:space="preserve">ד'ונטעתם' </w:t>
      </w:r>
      <w:r w:rsidRPr="007435EB">
        <w:rPr>
          <w:rFonts w:ascii="Fb Fontext" w:hAnsi="Fb Fontext"/>
          <w:rtl/>
        </w:rPr>
        <w:t>לרבים לא משמע קמ"ל</w:t>
      </w:r>
      <w:r w:rsidRPr="00AC0CB1">
        <w:rPr>
          <w:rStyle w:val="af2"/>
          <w:rtl/>
        </w:rPr>
        <w:t xml:space="preserve"> </w:t>
      </w:r>
      <w:r w:rsidRPr="00AC0CB1">
        <w:rPr>
          <w:rStyle w:val="af2"/>
          <w:rFonts w:hint="cs"/>
          <w:rtl/>
        </w:rPr>
        <w:t>'</w:t>
      </w:r>
      <w:r w:rsidRPr="00AC0CB1">
        <w:rPr>
          <w:rStyle w:val="af2"/>
          <w:rtl/>
        </w:rPr>
        <w:t>לכם</w:t>
      </w:r>
      <w:r w:rsidRPr="00AC0CB1">
        <w:rPr>
          <w:rStyle w:val="af2"/>
          <w:rFonts w:hint="cs"/>
          <w:rtl/>
        </w:rPr>
        <w:t>'</w:t>
      </w:r>
      <w:r w:rsidRPr="00AC0CB1">
        <w:rPr>
          <w:rStyle w:val="af2"/>
          <w:rtl/>
        </w:rPr>
        <w:t xml:space="preserve"> </w:t>
      </w:r>
      <w:r w:rsidRPr="007435EB">
        <w:rPr>
          <w:rFonts w:ascii="Fb Fontext" w:hAnsi="Fb Fontext"/>
          <w:rtl/>
        </w:rPr>
        <w:t>לרבות.</w:t>
      </w:r>
    </w:p>
    <w:p w14:paraId="7921FBD7" w14:textId="77777777" w:rsidR="00E8089F" w:rsidRPr="007435EB" w:rsidRDefault="00E8089F" w:rsidP="006106CC">
      <w:pPr>
        <w:spacing w:after="60"/>
        <w:ind w:left="339"/>
        <w:rPr>
          <w:rtl/>
        </w:rPr>
      </w:pPr>
      <w:r w:rsidRPr="00280C4A">
        <w:rPr>
          <w:rStyle w:val="affffd"/>
          <w:rtl/>
        </w:rPr>
        <w:t>ולר"י:</w:t>
      </w:r>
      <w:r w:rsidR="00280C4A">
        <w:rPr>
          <w:rStyle w:val="affffd"/>
          <w:rFonts w:hint="cs"/>
          <w:rtl/>
        </w:rPr>
        <w:t xml:space="preserve"> </w:t>
      </w:r>
      <w:r w:rsidR="00280C4A">
        <w:rPr>
          <w:rtl/>
        </w:rPr>
        <w:t xml:space="preserve">להוציא </w:t>
      </w:r>
      <w:r w:rsidRPr="007435EB">
        <w:rPr>
          <w:rtl/>
        </w:rPr>
        <w:t xml:space="preserve">הנטוע לרבים. </w:t>
      </w:r>
      <w:r w:rsidRPr="00AC0CB1">
        <w:rPr>
          <w:rStyle w:val="af2"/>
          <w:rtl/>
        </w:rPr>
        <w:t xml:space="preserve">ד'ונטעתם' </w:t>
      </w:r>
      <w:r w:rsidRPr="007435EB">
        <w:rPr>
          <w:rtl/>
        </w:rPr>
        <w:t xml:space="preserve">משמע </w:t>
      </w:r>
      <w:r w:rsidRPr="005F7EED">
        <w:rPr>
          <w:rtl/>
        </w:rPr>
        <w:t>ליחיד ולרבים</w:t>
      </w:r>
      <w:r w:rsidRPr="005F7EED">
        <w:rPr>
          <w:rFonts w:hint="cs"/>
          <w:rtl/>
        </w:rPr>
        <w:t>,</w:t>
      </w:r>
      <w:r w:rsidRPr="005F7EED">
        <w:rPr>
          <w:rtl/>
        </w:rPr>
        <w:t xml:space="preserve"> וכן</w:t>
      </w:r>
      <w:r w:rsidRPr="00AC0CB1">
        <w:rPr>
          <w:rStyle w:val="af2"/>
          <w:rtl/>
        </w:rPr>
        <w:t xml:space="preserve"> 'לכם'</w:t>
      </w:r>
      <w:r w:rsidRPr="00AC0CB1">
        <w:rPr>
          <w:rStyle w:val="af2"/>
          <w:rFonts w:hint="cs"/>
          <w:rtl/>
        </w:rPr>
        <w:t>,</w:t>
      </w:r>
      <w:r w:rsidRPr="005F7EED">
        <w:rPr>
          <w:rtl/>
        </w:rPr>
        <w:t xml:space="preserve"> ואין ריבוי אחר ריבוי אלא ל</w:t>
      </w:r>
      <w:r w:rsidRPr="005F7EED">
        <w:rPr>
          <w:rFonts w:hint="cs"/>
          <w:rtl/>
        </w:rPr>
        <w:t>מעט.</w:t>
      </w:r>
    </w:p>
    <w:p w14:paraId="27C7619D" w14:textId="77777777" w:rsidR="00E8089F" w:rsidRPr="007435EB" w:rsidRDefault="00E8089F" w:rsidP="005C3FF1">
      <w:pPr>
        <w:pStyle w:val="afff"/>
        <w:framePr w:wrap="around"/>
        <w:rPr>
          <w:rtl/>
        </w:rPr>
      </w:pPr>
      <w:r w:rsidRPr="007435EB">
        <w:rPr>
          <w:rFonts w:hint="cs"/>
          <w:rtl/>
        </w:rPr>
        <w:t>כג.</w:t>
      </w:r>
    </w:p>
    <w:p w14:paraId="14ED38F9" w14:textId="77777777" w:rsidR="006106CC" w:rsidRDefault="00E8089F" w:rsidP="006106CC">
      <w:pPr>
        <w:pStyle w:val="36"/>
        <w:framePr w:wrap="notBeside"/>
        <w:rPr>
          <w:rFonts w:ascii="Fb Fontext" w:hAnsi="Fb Fontext"/>
          <w:rtl/>
        </w:rPr>
      </w:pPr>
      <w:r w:rsidRPr="005C3FF1">
        <w:rPr>
          <w:rStyle w:val="afffa"/>
          <w:rFonts w:hint="cs"/>
          <w:rtl/>
        </w:rPr>
        <w:t xml:space="preserve">ז. </w:t>
      </w:r>
      <w:r w:rsidRPr="00F46A1C">
        <w:rPr>
          <w:rStyle w:val="affffd"/>
          <w:rtl/>
        </w:rPr>
        <w:t>והך</w:t>
      </w:r>
    </w:p>
    <w:p w14:paraId="26F89D47" w14:textId="7F43145E" w:rsidR="00E8089F" w:rsidRPr="00280C4A" w:rsidRDefault="00280C4A" w:rsidP="00280C4A">
      <w:pPr>
        <w:rPr>
          <w:rtl/>
        </w:rPr>
      </w:pPr>
      <w:r w:rsidRPr="00AC0CB1">
        <w:rPr>
          <w:rStyle w:val="af2"/>
          <w:rFonts w:hint="cs"/>
          <w:rtl/>
        </w:rPr>
        <w:t>ד</w:t>
      </w:r>
      <w:r w:rsidR="00E8089F" w:rsidRPr="00AC0CB1">
        <w:rPr>
          <w:rStyle w:val="af2"/>
          <w:rtl/>
        </w:rPr>
        <w:t>'וכל זר לא יאכל קדש</w:t>
      </w:r>
      <w:r w:rsidR="00E8089F" w:rsidRPr="00280C4A">
        <w:rPr>
          <w:rtl/>
        </w:rPr>
        <w:t xml:space="preserve"> </w:t>
      </w:r>
      <w:r>
        <w:rPr>
          <w:rStyle w:val="affffd"/>
          <w:rFonts w:hint="cs"/>
          <w:rtl/>
        </w:rPr>
        <w:t>-</w:t>
      </w:r>
      <w:r>
        <w:rPr>
          <w:rFonts w:hint="cs"/>
          <w:rtl/>
        </w:rPr>
        <w:t>ש</w:t>
      </w:r>
      <w:r w:rsidR="00E8089F" w:rsidRPr="00280C4A">
        <w:rPr>
          <w:rtl/>
        </w:rPr>
        <w:t xml:space="preserve">מערבין </w:t>
      </w:r>
      <w:r w:rsidR="00E8089F" w:rsidRPr="005C3FF1">
        <w:rPr>
          <w:rStyle w:val="afffa"/>
          <w:rtl/>
        </w:rPr>
        <w:t>לנזיר</w:t>
      </w:r>
      <w:r w:rsidR="00E8089F" w:rsidRPr="00280C4A">
        <w:rPr>
          <w:rtl/>
        </w:rPr>
        <w:t xml:space="preserve"> ביין ולישראל בתרומה.</w:t>
      </w:r>
    </w:p>
    <w:p w14:paraId="09660820" w14:textId="77777777" w:rsidR="006106CC" w:rsidRDefault="00E8089F" w:rsidP="006106CC">
      <w:pPr>
        <w:pStyle w:val="36"/>
        <w:framePr w:wrap="notBeside"/>
        <w:rPr>
          <w:rStyle w:val="affffd"/>
          <w:rtl/>
        </w:rPr>
      </w:pPr>
      <w:r w:rsidRPr="00280C4A">
        <w:rPr>
          <w:rStyle w:val="affffd"/>
          <w:rFonts w:hint="cs"/>
          <w:rtl/>
        </w:rPr>
        <w:t xml:space="preserve">- </w:t>
      </w:r>
      <w:r w:rsidRPr="00280C4A">
        <w:rPr>
          <w:rStyle w:val="affffd"/>
          <w:rtl/>
        </w:rPr>
        <w:t>אר"פ</w:t>
      </w:r>
      <w:r w:rsidRPr="00280C4A">
        <w:rPr>
          <w:rStyle w:val="affffd"/>
          <w:rFonts w:hint="cs"/>
          <w:rtl/>
        </w:rPr>
        <w:t>:</w:t>
      </w:r>
    </w:p>
    <w:p w14:paraId="2AB66D15" w14:textId="6E2C7E43" w:rsidR="00E8089F" w:rsidRPr="00280C4A" w:rsidRDefault="00E8089F" w:rsidP="006106CC">
      <w:pPr>
        <w:spacing w:after="60"/>
        <w:rPr>
          <w:rStyle w:val="afffff6"/>
          <w:rtl/>
        </w:rPr>
      </w:pPr>
      <w:r w:rsidRPr="00AC0CB1">
        <w:rPr>
          <w:rStyle w:val="af2"/>
          <w:rtl/>
        </w:rPr>
        <w:t xml:space="preserve">ד'תרומתכם' </w:t>
      </w:r>
      <w:r w:rsidRPr="007435EB">
        <w:rPr>
          <w:rtl/>
        </w:rPr>
        <w:t>שלכם תהא.</w:t>
      </w:r>
      <w:r w:rsidRPr="00280C4A">
        <w:rPr>
          <w:rStyle w:val="affffd"/>
          <w:rtl/>
        </w:rPr>
        <w:t xml:space="preserve"> </w:t>
      </w:r>
      <w:r w:rsidRPr="00280C4A">
        <w:rPr>
          <w:rStyle w:val="afffff6"/>
          <w:rtl/>
        </w:rPr>
        <w:t>[ואידך: 'תרומתכם' דכל ישראל קאמר]</w:t>
      </w:r>
    </w:p>
    <w:p w14:paraId="3E5F7262" w14:textId="77777777" w:rsidR="006106CC" w:rsidRDefault="00E8089F" w:rsidP="006106CC">
      <w:pPr>
        <w:pStyle w:val="36"/>
        <w:framePr w:wrap="notBeside"/>
        <w:rPr>
          <w:rFonts w:ascii="Fb Fontext" w:hAnsi="Fb Fontext"/>
          <w:rtl/>
        </w:rPr>
      </w:pPr>
      <w:r w:rsidRPr="005C3FF1">
        <w:rPr>
          <w:rStyle w:val="afffa"/>
          <w:rFonts w:hint="cs"/>
          <w:rtl/>
        </w:rPr>
        <w:t xml:space="preserve">ח. </w:t>
      </w:r>
      <w:r w:rsidRPr="00F46A1C">
        <w:rPr>
          <w:rStyle w:val="affffd"/>
          <w:rtl/>
        </w:rPr>
        <w:t>והך</w:t>
      </w:r>
    </w:p>
    <w:p w14:paraId="338392A0" w14:textId="421EE0E4" w:rsidR="00E8089F" w:rsidRPr="007435EB" w:rsidRDefault="00E8089F" w:rsidP="00280C4A">
      <w:pPr>
        <w:rPr>
          <w:rtl/>
        </w:rPr>
      </w:pPr>
      <w:r w:rsidRPr="00AC0CB1">
        <w:rPr>
          <w:rStyle w:val="af2"/>
          <w:rtl/>
        </w:rPr>
        <w:t xml:space="preserve">'מחרצנים ועד זג לא יאכל' </w:t>
      </w:r>
      <w:r w:rsidRPr="00280C4A">
        <w:rPr>
          <w:rStyle w:val="affffd"/>
          <w:rtl/>
        </w:rPr>
        <w:t xml:space="preserve">ותנן: </w:t>
      </w:r>
      <w:r w:rsidRPr="007435EB">
        <w:rPr>
          <w:rFonts w:ascii="Fb Fontext" w:hAnsi="Fb Fontext"/>
          <w:rtl/>
        </w:rPr>
        <w:t xml:space="preserve">מערבין </w:t>
      </w:r>
      <w:r w:rsidRPr="005C3FF1">
        <w:rPr>
          <w:rStyle w:val="afffa"/>
          <w:rtl/>
        </w:rPr>
        <w:t>לנזיר</w:t>
      </w:r>
      <w:r w:rsidRPr="007435EB">
        <w:rPr>
          <w:rFonts w:ascii="Fb Fontext" w:hAnsi="Fb Fontext"/>
          <w:rtl/>
        </w:rPr>
        <w:t xml:space="preserve"> ביין.</w:t>
      </w:r>
    </w:p>
    <w:p w14:paraId="599CCF5A" w14:textId="77777777" w:rsidR="00E8089F" w:rsidRPr="00696B01" w:rsidRDefault="00E8089F" w:rsidP="006106CC">
      <w:pPr>
        <w:spacing w:after="60"/>
        <w:rPr>
          <w:rStyle w:val="afffff6"/>
          <w:rtl/>
        </w:rPr>
      </w:pPr>
      <w:r w:rsidRPr="00280C4A">
        <w:rPr>
          <w:rStyle w:val="affffd"/>
          <w:rFonts w:hint="cs"/>
          <w:rtl/>
        </w:rPr>
        <w:t xml:space="preserve">- </w:t>
      </w:r>
      <w:r w:rsidRPr="00280C4A">
        <w:rPr>
          <w:rStyle w:val="affffd"/>
          <w:rtl/>
        </w:rPr>
        <w:t>כמ"ז</w:t>
      </w:r>
      <w:r w:rsidRPr="00280C4A">
        <w:rPr>
          <w:rStyle w:val="affffd"/>
          <w:rFonts w:hint="cs"/>
          <w:rtl/>
        </w:rPr>
        <w:t>:</w:t>
      </w:r>
      <w:r w:rsidRPr="007435EB">
        <w:rPr>
          <w:rtl/>
        </w:rPr>
        <w:t xml:space="preserve"> דשאני </w:t>
      </w:r>
      <w:r w:rsidRPr="00AC0CB1">
        <w:rPr>
          <w:rStyle w:val="af2"/>
          <w:rtl/>
        </w:rPr>
        <w:t xml:space="preserve">'נזרו' </w:t>
      </w:r>
      <w:r w:rsidRPr="007435EB">
        <w:rPr>
          <w:rtl/>
        </w:rPr>
        <w:t>- שלו יהא.</w:t>
      </w:r>
      <w:r w:rsidR="00696B01">
        <w:rPr>
          <w:rFonts w:hint="cs"/>
          <w:rtl/>
        </w:rPr>
        <w:t xml:space="preserve"> </w:t>
      </w:r>
      <w:r w:rsidRPr="00696B01">
        <w:rPr>
          <w:rStyle w:val="afffff6"/>
          <w:rtl/>
        </w:rPr>
        <w:t>[ולא כרב אשי דתרי</w:t>
      </w:r>
      <w:r w:rsidRPr="00696B01">
        <w:rPr>
          <w:rStyle w:val="afffff6"/>
          <w:rFonts w:hint="cs"/>
          <w:rtl/>
        </w:rPr>
        <w:t xml:space="preserve">ץ </w:t>
      </w:r>
      <w:r w:rsidRPr="00696B01">
        <w:rPr>
          <w:rStyle w:val="afffff6"/>
          <w:rtl/>
        </w:rPr>
        <w:t>דגדל פרע שער ראשו דרק גידולו קדוש ולא ד"א דלא כתיב דאין דבר אחר קדוש]</w:t>
      </w:r>
    </w:p>
    <w:p w14:paraId="767B2BE5" w14:textId="77777777" w:rsidR="006106CC" w:rsidRDefault="00E8089F" w:rsidP="006106CC">
      <w:pPr>
        <w:pStyle w:val="36"/>
        <w:framePr w:wrap="notBeside"/>
        <w:rPr>
          <w:rStyle w:val="af2"/>
          <w:rtl/>
        </w:rPr>
      </w:pPr>
      <w:r w:rsidRPr="00280C4A">
        <w:rPr>
          <w:rStyle w:val="affffd"/>
          <w:rFonts w:hint="cs"/>
          <w:rtl/>
        </w:rPr>
        <w:t>ט.</w:t>
      </w:r>
      <w:r w:rsidRPr="007435EB">
        <w:rPr>
          <w:rtl/>
        </w:rPr>
        <w:t xml:space="preserve"> </w:t>
      </w:r>
      <w:r w:rsidR="00696B01" w:rsidRPr="00AC0CB1">
        <w:rPr>
          <w:rStyle w:val="af2"/>
          <w:rFonts w:hint="cs"/>
          <w:rtl/>
        </w:rPr>
        <w:t>והך</w:t>
      </w:r>
    </w:p>
    <w:p w14:paraId="6FCB979E" w14:textId="4279BF67" w:rsidR="00E8089F" w:rsidRPr="00280C4A" w:rsidRDefault="00E8089F" w:rsidP="00696B01">
      <w:pPr>
        <w:rPr>
          <w:rtl/>
        </w:rPr>
      </w:pPr>
      <w:r w:rsidRPr="00AC0CB1">
        <w:rPr>
          <w:rStyle w:val="af2"/>
          <w:rtl/>
        </w:rPr>
        <w:t>'לחם וקלי וכרמל לא תאכלו וגו',</w:t>
      </w:r>
      <w:r w:rsidR="00696B01">
        <w:rPr>
          <w:rStyle w:val="affffd"/>
          <w:rFonts w:hint="cs"/>
          <w:rtl/>
        </w:rPr>
        <w:t>-</w:t>
      </w:r>
      <w:r w:rsidR="00696B01">
        <w:rPr>
          <w:rFonts w:hint="cs"/>
          <w:rtl/>
        </w:rPr>
        <w:t>ש</w:t>
      </w:r>
      <w:r w:rsidRPr="00280C4A">
        <w:rPr>
          <w:rtl/>
        </w:rPr>
        <w:t>קוצר לשחת ומאכיל לבהמה.</w:t>
      </w:r>
    </w:p>
    <w:p w14:paraId="50238876" w14:textId="77777777" w:rsidR="006106CC" w:rsidRDefault="00E8089F" w:rsidP="006106CC">
      <w:pPr>
        <w:pStyle w:val="36"/>
        <w:framePr w:wrap="notBeside"/>
        <w:rPr>
          <w:rtl/>
        </w:rPr>
      </w:pPr>
      <w:r w:rsidRPr="007435EB">
        <w:rPr>
          <w:rFonts w:hint="cs"/>
          <w:rtl/>
        </w:rPr>
        <w:t xml:space="preserve">- </w:t>
      </w:r>
      <w:r w:rsidRPr="007435EB">
        <w:rPr>
          <w:rtl/>
        </w:rPr>
        <w:tab/>
        <w:t>שאני</w:t>
      </w:r>
    </w:p>
    <w:p w14:paraId="70848620" w14:textId="23DF827F" w:rsidR="00E8089F" w:rsidRPr="00696B01" w:rsidRDefault="00E8089F" w:rsidP="006106CC">
      <w:pPr>
        <w:spacing w:after="60"/>
        <w:rPr>
          <w:rStyle w:val="afffff6"/>
          <w:rtl/>
        </w:rPr>
      </w:pPr>
      <w:r w:rsidRPr="00AC0CB1">
        <w:rPr>
          <w:rStyle w:val="af2"/>
          <w:rtl/>
        </w:rPr>
        <w:t xml:space="preserve">ד'קצירכם' </w:t>
      </w:r>
      <w:r w:rsidRPr="007435EB">
        <w:rPr>
          <w:rtl/>
        </w:rPr>
        <w:t>משמע שלכם</w:t>
      </w:r>
      <w:r w:rsidRPr="00696B01">
        <w:rPr>
          <w:rStyle w:val="afffff6"/>
          <w:rFonts w:hint="cs"/>
          <w:rtl/>
        </w:rPr>
        <w:t xml:space="preserve"> </w:t>
      </w:r>
      <w:r w:rsidRPr="00696B01">
        <w:rPr>
          <w:rStyle w:val="afffff6"/>
          <w:rtl/>
        </w:rPr>
        <w:t>[ואידך: קצירכם דכל ישראל משמע.]</w:t>
      </w:r>
    </w:p>
    <w:p w14:paraId="49F84A91" w14:textId="77777777" w:rsidR="006106CC" w:rsidRDefault="00E8089F" w:rsidP="006106CC">
      <w:pPr>
        <w:pStyle w:val="36"/>
        <w:framePr w:wrap="notBeside"/>
        <w:rPr>
          <w:rStyle w:val="affffd"/>
          <w:rtl/>
        </w:rPr>
      </w:pPr>
      <w:r w:rsidRPr="005C3FF1">
        <w:rPr>
          <w:rStyle w:val="afffa"/>
          <w:rFonts w:hint="cs"/>
          <w:rtl/>
        </w:rPr>
        <w:t xml:space="preserve">י. </w:t>
      </w:r>
      <w:r w:rsidRPr="00F46A1C">
        <w:rPr>
          <w:rStyle w:val="affffd"/>
          <w:rtl/>
        </w:rPr>
        <w:t>והך</w:t>
      </w:r>
    </w:p>
    <w:p w14:paraId="271A7209" w14:textId="531DC569" w:rsidR="00E8089F" w:rsidRPr="007435EB" w:rsidRDefault="00E8089F" w:rsidP="00696B01">
      <w:pPr>
        <w:rPr>
          <w:rtl/>
        </w:rPr>
      </w:pPr>
      <w:r w:rsidRPr="00AC0CB1">
        <w:rPr>
          <w:rStyle w:val="af2"/>
          <w:rtl/>
        </w:rPr>
        <w:t xml:space="preserve">ד'שקץ הוא לא יאכל' </w:t>
      </w:r>
      <w:r w:rsidRPr="007435EB">
        <w:rPr>
          <w:rtl/>
        </w:rPr>
        <w:t>ותנן:</w:t>
      </w:r>
      <w:r w:rsidR="00696B01">
        <w:rPr>
          <w:rFonts w:hint="cs"/>
          <w:rtl/>
        </w:rPr>
        <w:t xml:space="preserve"> ציידים</w:t>
      </w:r>
      <w:r w:rsidR="00696B01">
        <w:rPr>
          <w:rtl/>
        </w:rPr>
        <w:t xml:space="preserve"> שנזדמנו להם מינין טמאין מותר</w:t>
      </w:r>
      <w:r w:rsidRPr="007435EB">
        <w:rPr>
          <w:rtl/>
        </w:rPr>
        <w:t xml:space="preserve"> למוכרן לנכרים.</w:t>
      </w:r>
    </w:p>
    <w:p w14:paraId="0B183E9A" w14:textId="77777777" w:rsidR="006106CC" w:rsidRDefault="00E8089F" w:rsidP="006106CC">
      <w:pPr>
        <w:pStyle w:val="36"/>
        <w:framePr w:wrap="notBeside"/>
        <w:rPr>
          <w:rtl/>
        </w:rPr>
      </w:pPr>
      <w:r w:rsidRPr="007435EB">
        <w:rPr>
          <w:rtl/>
        </w:rPr>
        <w:t>-</w:t>
      </w:r>
      <w:r w:rsidRPr="007435EB">
        <w:rPr>
          <w:rtl/>
        </w:rPr>
        <w:tab/>
        <w:t xml:space="preserve"> שאני</w:t>
      </w:r>
    </w:p>
    <w:p w14:paraId="3C959936" w14:textId="604D3F6F" w:rsidR="00E8089F" w:rsidRPr="007435EB" w:rsidRDefault="00E8089F" w:rsidP="00E8089F">
      <w:pPr>
        <w:rPr>
          <w:rtl/>
        </w:rPr>
      </w:pPr>
      <w:r w:rsidRPr="00AC0CB1">
        <w:rPr>
          <w:rStyle w:val="af2"/>
          <w:rtl/>
        </w:rPr>
        <w:t xml:space="preserve">ד'לכם' </w:t>
      </w:r>
      <w:r w:rsidRPr="007435EB">
        <w:rPr>
          <w:rtl/>
        </w:rPr>
        <w:t>שלכם יהא. ולא אמרי' הכי לכתחילה דיהו בהוויתן יהו.</w:t>
      </w:r>
    </w:p>
    <w:p w14:paraId="52239391" w14:textId="77777777" w:rsidR="00E8089F" w:rsidRPr="007435EB" w:rsidRDefault="00E8089F" w:rsidP="006106CC">
      <w:pPr>
        <w:spacing w:after="60"/>
        <w:rPr>
          <w:rtl/>
        </w:rPr>
      </w:pPr>
      <w:r w:rsidRPr="00696B01">
        <w:rPr>
          <w:rStyle w:val="affffd"/>
          <w:rtl/>
        </w:rPr>
        <w:t>ולחזקיה</w:t>
      </w:r>
      <w:r w:rsidRPr="00696B01">
        <w:rPr>
          <w:rStyle w:val="affffd"/>
          <w:rFonts w:hint="cs"/>
          <w:rtl/>
        </w:rPr>
        <w:t>:</w:t>
      </w:r>
      <w:r w:rsidRPr="00696B01">
        <w:rPr>
          <w:rStyle w:val="affffd"/>
          <w:rtl/>
        </w:rPr>
        <w:t xml:space="preserve"> </w:t>
      </w:r>
      <w:r w:rsidRPr="007435EB">
        <w:rPr>
          <w:rtl/>
        </w:rPr>
        <w:t>מ</w:t>
      </w:r>
      <w:r w:rsidR="00696B01">
        <w:rPr>
          <w:rFonts w:hint="cs"/>
          <w:rtl/>
        </w:rPr>
        <w:t>ד</w:t>
      </w:r>
      <w:r w:rsidRPr="007435EB">
        <w:rPr>
          <w:rtl/>
        </w:rPr>
        <w:t>אסרה ב</w:t>
      </w:r>
      <w:r w:rsidRPr="00AC0CB1">
        <w:rPr>
          <w:rStyle w:val="af2"/>
          <w:rtl/>
        </w:rPr>
        <w:t xml:space="preserve">לא יאכל </w:t>
      </w:r>
      <w:r w:rsidRPr="005F7EED">
        <w:rPr>
          <w:rtl/>
        </w:rPr>
        <w:t>והתירה הנאה בריבוי ילפי' איסור הנאה מ</w:t>
      </w:r>
      <w:r w:rsidRPr="00AC0CB1">
        <w:rPr>
          <w:rStyle w:val="af2"/>
          <w:rtl/>
        </w:rPr>
        <w:t>לא יאכל</w:t>
      </w:r>
      <w:r w:rsidRPr="00AC0CB1">
        <w:rPr>
          <w:rStyle w:val="af2"/>
          <w:rFonts w:hint="cs"/>
          <w:rtl/>
        </w:rPr>
        <w:t>'</w:t>
      </w:r>
      <w:r w:rsidRPr="005F7EED">
        <w:rPr>
          <w:rtl/>
        </w:rPr>
        <w:t>.</w:t>
      </w:r>
    </w:p>
    <w:p w14:paraId="28D21E22" w14:textId="77777777" w:rsidR="006106CC" w:rsidRDefault="00E8089F" w:rsidP="006106CC">
      <w:pPr>
        <w:pStyle w:val="36"/>
        <w:framePr w:wrap="notBeside"/>
        <w:rPr>
          <w:rStyle w:val="afffa"/>
          <w:rtl/>
        </w:rPr>
      </w:pPr>
      <w:r w:rsidRPr="005C3FF1">
        <w:rPr>
          <w:rStyle w:val="afffa"/>
          <w:rFonts w:hint="cs"/>
          <w:rtl/>
        </w:rPr>
        <w:t>יא.</w:t>
      </w:r>
      <w:r w:rsidR="00696B01" w:rsidRPr="005C3FF1">
        <w:rPr>
          <w:rStyle w:val="afffa"/>
          <w:rFonts w:hint="cs"/>
          <w:rtl/>
        </w:rPr>
        <w:t xml:space="preserve"> </w:t>
      </w:r>
      <w:r w:rsidR="00696B01" w:rsidRPr="00F46A1C">
        <w:rPr>
          <w:rStyle w:val="affffd"/>
          <w:rFonts w:hint="cs"/>
          <w:rtl/>
        </w:rPr>
        <w:t>והך</w:t>
      </w:r>
    </w:p>
    <w:p w14:paraId="39E1118B" w14:textId="29296CCA" w:rsidR="00E8089F" w:rsidRPr="007435EB" w:rsidRDefault="00E8089F" w:rsidP="007B11DF">
      <w:pPr>
        <w:spacing w:before="4"/>
        <w:rPr>
          <w:rFonts w:cs="Guttman Vilna"/>
          <w:b/>
          <w:bCs/>
          <w:rtl/>
        </w:rPr>
      </w:pPr>
      <w:r w:rsidRPr="00AC0CB1">
        <w:rPr>
          <w:rStyle w:val="af2"/>
          <w:rtl/>
        </w:rPr>
        <w:t>'לא יאכל חמץ',</w:t>
      </w:r>
      <w:r w:rsidRPr="007435EB">
        <w:rPr>
          <w:rtl/>
        </w:rPr>
        <w:t xml:space="preserve"> </w:t>
      </w:r>
      <w:r w:rsidR="00696B01" w:rsidRPr="00696B01">
        <w:rPr>
          <w:rStyle w:val="affffd"/>
          <w:rFonts w:hint="cs"/>
          <w:rtl/>
        </w:rPr>
        <w:t>ו</w:t>
      </w:r>
      <w:r w:rsidRPr="00696B01">
        <w:rPr>
          <w:rStyle w:val="affffd"/>
          <w:rtl/>
        </w:rPr>
        <w:t xml:space="preserve">תמה ריה"ג </w:t>
      </w:r>
      <w:r w:rsidR="007B11DF">
        <w:rPr>
          <w:rFonts w:hint="cs"/>
          <w:rtl/>
        </w:rPr>
        <w:t>איך</w:t>
      </w:r>
      <w:r w:rsidRPr="007435EB">
        <w:rPr>
          <w:rtl/>
        </w:rPr>
        <w:t xml:space="preserve"> חמץ אסור בהנאה כל שבעה דווקא </w:t>
      </w:r>
      <w:r w:rsidR="00AB3B38">
        <w:rPr>
          <w:rtl/>
        </w:rPr>
        <w:t>שם</w:t>
      </w:r>
      <w:r w:rsidRPr="007435EB">
        <w:rPr>
          <w:rtl/>
        </w:rPr>
        <w:t xml:space="preserve"> ד</w:t>
      </w:r>
      <w:r w:rsidRPr="00AC0CB1">
        <w:rPr>
          <w:rStyle w:val="af2"/>
          <w:rtl/>
        </w:rPr>
        <w:t xml:space="preserve">'ולא יראה 'לך' </w:t>
      </w:r>
      <w:r w:rsidRPr="007435EB">
        <w:rPr>
          <w:rtl/>
        </w:rPr>
        <w:t>יהא</w:t>
      </w:r>
      <w:r w:rsidRPr="007435EB">
        <w:rPr>
          <w:rFonts w:hint="cs"/>
          <w:rtl/>
        </w:rPr>
        <w:t xml:space="preserve">, </w:t>
      </w:r>
      <w:r w:rsidRPr="007435EB">
        <w:rPr>
          <w:rtl/>
        </w:rPr>
        <w:t>ו</w:t>
      </w:r>
      <w:r w:rsidRPr="007435EB">
        <w:rPr>
          <w:rFonts w:hint="cs"/>
          <w:rtl/>
        </w:rPr>
        <w:t>'</w:t>
      </w:r>
      <w:r w:rsidRPr="00AC0CB1">
        <w:rPr>
          <w:rStyle w:val="af2"/>
          <w:rtl/>
        </w:rPr>
        <w:t>לך</w:t>
      </w:r>
      <w:r w:rsidRPr="00AC0CB1">
        <w:rPr>
          <w:rStyle w:val="af2"/>
          <w:rFonts w:hint="cs"/>
          <w:rtl/>
        </w:rPr>
        <w:t>'</w:t>
      </w:r>
      <w:r w:rsidRPr="007435EB">
        <w:rPr>
          <w:rtl/>
        </w:rPr>
        <w:t xml:space="preserve"> אחריתי </w:t>
      </w:r>
      <w:r w:rsidRPr="007435EB">
        <w:rPr>
          <w:rFonts w:hint="cs"/>
          <w:rtl/>
        </w:rPr>
        <w:t>ד</w:t>
      </w:r>
      <w:r w:rsidRPr="007435EB">
        <w:rPr>
          <w:rtl/>
        </w:rPr>
        <w:t>אבל אתה רואה של אחרים ושל גבוה.</w:t>
      </w:r>
      <w:r w:rsidR="007B11DF">
        <w:rPr>
          <w:rFonts w:hint="cs"/>
          <w:rtl/>
        </w:rPr>
        <w:t xml:space="preserve"> </w:t>
      </w:r>
      <w:r w:rsidRPr="00AC0CB1">
        <w:rPr>
          <w:rStyle w:val="af2"/>
          <w:rtl/>
        </w:rPr>
        <w:t>ו</w:t>
      </w:r>
      <w:r w:rsidRPr="00AC0CB1">
        <w:rPr>
          <w:rStyle w:val="af2"/>
          <w:rFonts w:hint="cs"/>
          <w:rtl/>
        </w:rPr>
        <w:t>'</w:t>
      </w:r>
      <w:r w:rsidRPr="00AC0CB1">
        <w:rPr>
          <w:rStyle w:val="af2"/>
          <w:rtl/>
        </w:rPr>
        <w:t>לך</w:t>
      </w:r>
      <w:r w:rsidRPr="00AC0CB1">
        <w:rPr>
          <w:rStyle w:val="af2"/>
          <w:rFonts w:hint="cs"/>
          <w:rtl/>
        </w:rPr>
        <w:t>'</w:t>
      </w:r>
      <w:r w:rsidRPr="00AC0CB1">
        <w:rPr>
          <w:rStyle w:val="af2"/>
          <w:rtl/>
        </w:rPr>
        <w:t xml:space="preserve"> </w:t>
      </w:r>
      <w:r w:rsidRPr="007435EB">
        <w:rPr>
          <w:rtl/>
        </w:rPr>
        <w:t>שלישי לנכרי שלא כיבשתו.</w:t>
      </w:r>
    </w:p>
    <w:p w14:paraId="10FC4F0E" w14:textId="77777777" w:rsidR="006106CC" w:rsidRDefault="00E8089F" w:rsidP="006106CC">
      <w:pPr>
        <w:pStyle w:val="36"/>
        <w:framePr w:wrap="notBeside"/>
        <w:rPr>
          <w:rStyle w:val="affffd"/>
          <w:rtl/>
        </w:rPr>
      </w:pPr>
      <w:r w:rsidRPr="007B11DF">
        <w:rPr>
          <w:rStyle w:val="affffd"/>
          <w:rtl/>
        </w:rPr>
        <w:t>ורבנן:</w:t>
      </w:r>
    </w:p>
    <w:p w14:paraId="15510BC0" w14:textId="77777777" w:rsidR="006106CC" w:rsidRDefault="00E8089F" w:rsidP="007B11DF">
      <w:pPr>
        <w:rPr>
          <w:rFonts w:cs="Guttman Vilna"/>
          <w:b/>
          <w:bCs/>
          <w:rtl/>
        </w:rPr>
      </w:pPr>
      <w:r w:rsidRPr="007435EB">
        <w:rPr>
          <w:rFonts w:hint="cs"/>
          <w:rtl/>
        </w:rPr>
        <w:t>ד</w:t>
      </w:r>
      <w:r w:rsidRPr="00AC0CB1">
        <w:rPr>
          <w:rStyle w:val="af2"/>
          <w:rFonts w:hint="cs"/>
          <w:rtl/>
        </w:rPr>
        <w:t xml:space="preserve">לך </w:t>
      </w:r>
      <w:r w:rsidRPr="007435EB">
        <w:rPr>
          <w:rFonts w:hint="cs"/>
          <w:rtl/>
        </w:rPr>
        <w:t>שלישי בעי' לשאור וחמץ</w:t>
      </w:r>
      <w:r w:rsidR="007B11DF">
        <w:rPr>
          <w:rFonts w:cs="Guttman Vilna" w:hint="cs"/>
          <w:b/>
          <w:bCs/>
          <w:rtl/>
        </w:rPr>
        <w:t xml:space="preserve"> </w:t>
      </w:r>
    </w:p>
    <w:p w14:paraId="31FD445A" w14:textId="77777777" w:rsidR="006106CC" w:rsidRDefault="007B11DF" w:rsidP="006106CC">
      <w:pPr>
        <w:pStyle w:val="36"/>
        <w:framePr w:wrap="notBeside"/>
        <w:rPr>
          <w:rStyle w:val="affffd"/>
          <w:rtl/>
        </w:rPr>
      </w:pPr>
      <w:r>
        <w:rPr>
          <w:rStyle w:val="affffd"/>
          <w:rFonts w:hint="cs"/>
          <w:rtl/>
        </w:rPr>
        <w:t>ש</w:t>
      </w:r>
      <w:r w:rsidR="00A01BBB" w:rsidRPr="007B11DF">
        <w:rPr>
          <w:rStyle w:val="affffd"/>
          <w:rtl/>
        </w:rPr>
        <w:t xml:space="preserve">חלקו </w:t>
      </w:r>
      <w:r w:rsidR="00E8089F" w:rsidRPr="007B11DF">
        <w:rPr>
          <w:rStyle w:val="affffd"/>
          <w:rtl/>
        </w:rPr>
        <w:t>אריה"ג</w:t>
      </w:r>
    </w:p>
    <w:p w14:paraId="0A6AE29B" w14:textId="0322ED75" w:rsidR="00E8089F" w:rsidRPr="007435EB" w:rsidRDefault="00E8089F" w:rsidP="007B11DF">
      <w:pPr>
        <w:rPr>
          <w:rtl/>
        </w:rPr>
      </w:pPr>
      <w:r w:rsidRPr="007435EB">
        <w:rPr>
          <w:rtl/>
        </w:rPr>
        <w:t>דשלך אי אתה רואה, אבל אתה רואה של אחרים ושל גבוה.</w:t>
      </w:r>
    </w:p>
    <w:p w14:paraId="7F9D67A3" w14:textId="77777777" w:rsidR="006106CC" w:rsidRDefault="00E8089F" w:rsidP="006106CC">
      <w:pPr>
        <w:pStyle w:val="36"/>
        <w:framePr w:wrap="notBeside"/>
        <w:rPr>
          <w:rtl/>
        </w:rPr>
      </w:pPr>
      <w:r w:rsidRPr="007435EB">
        <w:rPr>
          <w:rtl/>
        </w:rPr>
        <w:t>ולא ילפי'</w:t>
      </w:r>
    </w:p>
    <w:p w14:paraId="4184175F" w14:textId="5CC1F564" w:rsidR="00E8089F" w:rsidRPr="007435EB" w:rsidRDefault="00E8089F" w:rsidP="007B11DF">
      <w:pPr>
        <w:rPr>
          <w:rtl/>
        </w:rPr>
      </w:pPr>
      <w:r w:rsidRPr="007435EB">
        <w:rPr>
          <w:rFonts w:ascii="Fb Fontext" w:hAnsi="Fb Fontext"/>
          <w:rtl/>
        </w:rPr>
        <w:t xml:space="preserve">מתרי </w:t>
      </w:r>
      <w:r w:rsidRPr="00AC0CB1">
        <w:rPr>
          <w:rStyle w:val="af2"/>
          <w:rtl/>
        </w:rPr>
        <w:t>לך</w:t>
      </w:r>
      <w:r w:rsidRPr="007435EB">
        <w:rPr>
          <w:rFonts w:ascii="Fb Fontext" w:hAnsi="Fb Fontext"/>
          <w:rtl/>
        </w:rPr>
        <w:t xml:space="preserve"> </w:t>
      </w:r>
      <w:r w:rsidR="007B11DF">
        <w:rPr>
          <w:rFonts w:ascii="Fb Fontext" w:hAnsi="Fb Fontext" w:hint="cs"/>
          <w:rtl/>
        </w:rPr>
        <w:t xml:space="preserve">א. </w:t>
      </w:r>
      <w:r w:rsidRPr="007435EB">
        <w:rPr>
          <w:rFonts w:ascii="Fb Fontext" w:hAnsi="Fb Fontext"/>
          <w:rtl/>
        </w:rPr>
        <w:t>בנכרי שלא כיבשתו</w:t>
      </w:r>
      <w:r w:rsidR="007B11DF">
        <w:rPr>
          <w:rFonts w:ascii="Fb Fontext" w:hAnsi="Fb Fontext" w:hint="cs"/>
          <w:rtl/>
        </w:rPr>
        <w:t>,</w:t>
      </w:r>
      <w:r w:rsidRPr="007435EB">
        <w:rPr>
          <w:rFonts w:ascii="Fb Fontext" w:hAnsi="Fb Fontext"/>
          <w:rtl/>
        </w:rPr>
        <w:t xml:space="preserve"> ולא מ'לך' השלישי דבעי' לשאור ולחמץ.</w:t>
      </w:r>
      <w:r w:rsidR="007B11DF">
        <w:rPr>
          <w:rFonts w:hint="cs"/>
          <w:rtl/>
        </w:rPr>
        <w:t xml:space="preserve"> </w:t>
      </w:r>
    </w:p>
    <w:p w14:paraId="038160CC" w14:textId="77777777" w:rsidR="00E8089F" w:rsidRPr="007435EB" w:rsidRDefault="00E8089F" w:rsidP="005C3FF1">
      <w:pPr>
        <w:pStyle w:val="afff"/>
        <w:framePr w:wrap="around"/>
        <w:rPr>
          <w:rtl/>
        </w:rPr>
      </w:pPr>
      <w:r w:rsidRPr="007435EB">
        <w:rPr>
          <w:rFonts w:hint="cs"/>
          <w:rtl/>
        </w:rPr>
        <w:t>כג:</w:t>
      </w:r>
    </w:p>
    <w:p w14:paraId="1CA39455" w14:textId="77777777" w:rsidR="006106CC" w:rsidRDefault="00E8089F" w:rsidP="006106CC">
      <w:pPr>
        <w:pStyle w:val="36"/>
        <w:framePr w:wrap="notBeside"/>
        <w:rPr>
          <w:rFonts w:ascii="Fb Fontext" w:hAnsi="Fb Fontext"/>
          <w:rtl/>
        </w:rPr>
      </w:pPr>
      <w:r w:rsidRPr="007B11DF">
        <w:rPr>
          <w:rStyle w:val="affffd"/>
          <w:rtl/>
        </w:rPr>
        <w:t>ולא אמרי'</w:t>
      </w:r>
    </w:p>
    <w:p w14:paraId="156B17F3" w14:textId="5A04CE8F" w:rsidR="00E8089F" w:rsidRPr="007435EB" w:rsidRDefault="00E8089F" w:rsidP="007B11DF">
      <w:pPr>
        <w:rPr>
          <w:rtl/>
        </w:rPr>
      </w:pPr>
      <w:r w:rsidRPr="007435EB">
        <w:rPr>
          <w:rFonts w:ascii="Fb Fontext" w:hAnsi="Fb Fontext"/>
          <w:rtl/>
        </w:rPr>
        <w:t>ד</w:t>
      </w:r>
      <w:r w:rsidR="007B11DF">
        <w:rPr>
          <w:rFonts w:ascii="Fb Fontext" w:hAnsi="Fb Fontext" w:hint="cs"/>
          <w:rtl/>
        </w:rPr>
        <w:t xml:space="preserve">בזה חלקו </w:t>
      </w:r>
      <w:r w:rsidRPr="007435EB">
        <w:rPr>
          <w:rFonts w:ascii="Fb Fontext" w:hAnsi="Fb Fontext"/>
          <w:rtl/>
        </w:rPr>
        <w:t>פלוגתת תנאים.</w:t>
      </w:r>
    </w:p>
    <w:p w14:paraId="488294B3" w14:textId="77777777" w:rsidR="00E8089F" w:rsidRPr="005F7EED" w:rsidRDefault="00E8089F" w:rsidP="00E8089F">
      <w:pPr>
        <w:rPr>
          <w:spacing w:val="-2"/>
          <w:rtl/>
        </w:rPr>
      </w:pPr>
      <w:r w:rsidRPr="00AC0CB1">
        <w:rPr>
          <w:rStyle w:val="af2"/>
          <w:rFonts w:hint="cs"/>
          <w:rtl/>
        </w:rPr>
        <w:t>'</w:t>
      </w:r>
      <w:r w:rsidRPr="00AC0CB1">
        <w:rPr>
          <w:rStyle w:val="af2"/>
          <w:rtl/>
        </w:rPr>
        <w:t>יעשה לכל מלאכה</w:t>
      </w:r>
      <w:r w:rsidRPr="00AC0CB1">
        <w:rPr>
          <w:rStyle w:val="af2"/>
          <w:rFonts w:hint="cs"/>
          <w:rtl/>
        </w:rPr>
        <w:t>'</w:t>
      </w:r>
      <w:r w:rsidR="007B11DF" w:rsidRPr="00AC0CB1">
        <w:rPr>
          <w:rStyle w:val="af2"/>
          <w:rFonts w:hint="cs"/>
          <w:rtl/>
        </w:rPr>
        <w:t>-</w:t>
      </w:r>
      <w:r w:rsidRPr="005F7EED">
        <w:rPr>
          <w:spacing w:val="-2"/>
          <w:rtl/>
        </w:rPr>
        <w:t xml:space="preserve"> </w:t>
      </w:r>
      <w:r w:rsidRPr="007B11DF">
        <w:rPr>
          <w:rStyle w:val="affffd"/>
          <w:rtl/>
        </w:rPr>
        <w:t xml:space="preserve">ריה"ג </w:t>
      </w:r>
      <w:r w:rsidRPr="005F7EED">
        <w:rPr>
          <w:spacing w:val="-2"/>
          <w:rtl/>
        </w:rPr>
        <w:t xml:space="preserve">דמותר </w:t>
      </w:r>
      <w:r w:rsidR="00AB3B38">
        <w:rPr>
          <w:spacing w:val="-2"/>
          <w:rtl/>
        </w:rPr>
        <w:t>אף</w:t>
      </w:r>
      <w:r w:rsidRPr="005F7EED">
        <w:rPr>
          <w:spacing w:val="-2"/>
          <w:rtl/>
        </w:rPr>
        <w:t xml:space="preserve"> למלאכת הדיוט.</w:t>
      </w:r>
    </w:p>
    <w:p w14:paraId="548F858C" w14:textId="77777777" w:rsidR="00E8089F" w:rsidRPr="005F7EED" w:rsidRDefault="00E8089F" w:rsidP="007B11DF">
      <w:pPr>
        <w:pStyle w:val="afffff5"/>
        <w:ind w:left="226" w:firstLine="113"/>
        <w:rPr>
          <w:rtl/>
        </w:rPr>
      </w:pPr>
      <w:r w:rsidRPr="005F7EED">
        <w:rPr>
          <w:rtl/>
        </w:rPr>
        <w:t xml:space="preserve">[ולא רק למלאכת גבוה דלטומאה וטהרה </w:t>
      </w:r>
      <w:r w:rsidRPr="005F7EED">
        <w:rPr>
          <w:rFonts w:hint="cs"/>
          <w:rtl/>
        </w:rPr>
        <w:t>א</w:t>
      </w:r>
      <w:r w:rsidRPr="005F7EED">
        <w:rPr>
          <w:rtl/>
        </w:rPr>
        <w:t>"</w:t>
      </w:r>
      <w:r w:rsidRPr="005F7EED">
        <w:rPr>
          <w:rFonts w:hint="cs"/>
          <w:rtl/>
        </w:rPr>
        <w:t>צ</w:t>
      </w:r>
      <w:r w:rsidRPr="005F7EED">
        <w:rPr>
          <w:rtl/>
        </w:rPr>
        <w:t xml:space="preserve"> קרא]</w:t>
      </w:r>
    </w:p>
    <w:p w14:paraId="678ECB5C" w14:textId="77777777" w:rsidR="006106CC" w:rsidRDefault="00E8089F" w:rsidP="006106CC">
      <w:pPr>
        <w:pStyle w:val="36"/>
        <w:framePr w:wrap="notBeside"/>
        <w:rPr>
          <w:rStyle w:val="affffd"/>
          <w:rtl/>
        </w:rPr>
      </w:pPr>
      <w:r w:rsidRPr="007B11DF">
        <w:rPr>
          <w:rStyle w:val="affffd"/>
          <w:rtl/>
        </w:rPr>
        <w:t>ר"ע:</w:t>
      </w:r>
    </w:p>
    <w:p w14:paraId="210322A1" w14:textId="4B7C3636" w:rsidR="00E8089F" w:rsidRPr="007B11DF" w:rsidRDefault="00E8089F" w:rsidP="007B11DF">
      <w:pPr>
        <w:rPr>
          <w:rStyle w:val="afffff6"/>
          <w:rtl/>
        </w:rPr>
      </w:pPr>
      <w:r w:rsidRPr="007435EB">
        <w:rPr>
          <w:rFonts w:ascii="Fb Fontext" w:hAnsi="Fb Fontext"/>
          <w:sz w:val="20"/>
          <w:rtl/>
        </w:rPr>
        <w:t xml:space="preserve">דטהור </w:t>
      </w:r>
      <w:r w:rsidR="00AB3B38">
        <w:rPr>
          <w:rFonts w:ascii="Fb Fontext" w:hAnsi="Fb Fontext"/>
          <w:sz w:val="20"/>
          <w:rtl/>
        </w:rPr>
        <w:t>אף</w:t>
      </w:r>
      <w:r w:rsidRPr="007435EB">
        <w:rPr>
          <w:rFonts w:ascii="Fb Fontext" w:hAnsi="Fb Fontext"/>
          <w:sz w:val="20"/>
          <w:rtl/>
        </w:rPr>
        <w:t xml:space="preserve"> למלאכת גבוה </w:t>
      </w:r>
      <w:r w:rsidR="007B11DF">
        <w:rPr>
          <w:rStyle w:val="afffff6"/>
          <w:rtl/>
        </w:rPr>
        <w:t>ולא רק למלאכת הדיוט</w:t>
      </w:r>
      <w:r w:rsidRPr="007B11DF">
        <w:rPr>
          <w:rStyle w:val="afffff6"/>
          <w:rtl/>
        </w:rPr>
        <w:t xml:space="preserve"> דלאיסור והיתר א"צ קרא]</w:t>
      </w:r>
    </w:p>
    <w:p w14:paraId="1C23369D" w14:textId="77777777" w:rsidR="006106CC" w:rsidRDefault="00E8089F" w:rsidP="006106CC">
      <w:pPr>
        <w:pStyle w:val="36"/>
        <w:framePr w:wrap="notBeside"/>
        <w:rPr>
          <w:rStyle w:val="affffd"/>
          <w:rtl/>
        </w:rPr>
      </w:pPr>
      <w:r w:rsidRPr="007B11DF">
        <w:rPr>
          <w:rStyle w:val="affffd"/>
          <w:rtl/>
        </w:rPr>
        <w:t>וב</w:t>
      </w:r>
      <w:r w:rsidR="007B11DF" w:rsidRPr="007B11DF">
        <w:rPr>
          <w:rStyle w:val="affffd"/>
          <w:rFonts w:hint="cs"/>
          <w:rtl/>
        </w:rPr>
        <w:t>זה</w:t>
      </w:r>
      <w:r w:rsidRPr="007B11DF">
        <w:rPr>
          <w:rStyle w:val="affffd"/>
          <w:rtl/>
        </w:rPr>
        <w:t xml:space="preserve"> </w:t>
      </w:r>
      <w:r w:rsidR="00A01BBB" w:rsidRPr="007B11DF">
        <w:rPr>
          <w:rStyle w:val="affffd"/>
          <w:rtl/>
        </w:rPr>
        <w:t>חלקו</w:t>
      </w:r>
    </w:p>
    <w:p w14:paraId="10543B01" w14:textId="37F8778B" w:rsidR="00E8089F" w:rsidRPr="007435EB" w:rsidRDefault="00E8089F" w:rsidP="007B11DF">
      <w:pPr>
        <w:rPr>
          <w:rtl/>
        </w:rPr>
      </w:pPr>
      <w:r w:rsidRPr="007B11DF">
        <w:rPr>
          <w:rStyle w:val="affffd"/>
          <w:rtl/>
        </w:rPr>
        <w:t xml:space="preserve">דריה"ג: </w:t>
      </w:r>
      <w:r w:rsidRPr="00AC0CB1">
        <w:rPr>
          <w:rStyle w:val="af2"/>
          <w:rFonts w:hint="cs"/>
          <w:rtl/>
        </w:rPr>
        <w:t>'</w:t>
      </w:r>
      <w:r w:rsidRPr="00AC0CB1">
        <w:rPr>
          <w:rStyle w:val="af2"/>
          <w:rtl/>
        </w:rPr>
        <w:t>לא תאכלו</w:t>
      </w:r>
      <w:r w:rsidRPr="00AC0CB1">
        <w:rPr>
          <w:rStyle w:val="af2"/>
          <w:rFonts w:hint="cs"/>
          <w:rtl/>
        </w:rPr>
        <w:t>'</w:t>
      </w:r>
      <w:r w:rsidR="007B11DF" w:rsidRPr="00AC0CB1">
        <w:rPr>
          <w:rStyle w:val="af2"/>
          <w:rFonts w:hint="cs"/>
          <w:rtl/>
        </w:rPr>
        <w:t xml:space="preserve"> </w:t>
      </w:r>
      <w:r w:rsidRPr="00AC0CB1">
        <w:rPr>
          <w:rStyle w:val="af2"/>
          <w:rtl/>
        </w:rPr>
        <w:t xml:space="preserve"> </w:t>
      </w:r>
      <w:r w:rsidR="007B11DF">
        <w:rPr>
          <w:rFonts w:ascii="Fb Fontext" w:hAnsi="Fb Fontext" w:hint="cs"/>
          <w:rtl/>
        </w:rPr>
        <w:t xml:space="preserve">אף להנאה, </w:t>
      </w:r>
      <w:r w:rsidRPr="007435EB">
        <w:rPr>
          <w:rFonts w:ascii="Fb Fontext" w:hAnsi="Fb Fontext"/>
          <w:rtl/>
        </w:rPr>
        <w:t>וקרא ל</w:t>
      </w:r>
      <w:r w:rsidRPr="007435EB">
        <w:rPr>
          <w:rFonts w:ascii="Fb Fontext" w:hAnsi="Fb Fontext" w:hint="cs"/>
          <w:rtl/>
        </w:rPr>
        <w:t xml:space="preserve">התיר </w:t>
      </w:r>
      <w:r w:rsidRPr="007435EB">
        <w:rPr>
          <w:rFonts w:ascii="Fb Fontext" w:hAnsi="Fb Fontext"/>
          <w:rtl/>
        </w:rPr>
        <w:t>לנבילה בהנאה</w:t>
      </w:r>
      <w:r w:rsidRPr="007435EB">
        <w:rPr>
          <w:rFonts w:ascii="Fb Fontext" w:hAnsi="Fb Fontext" w:hint="cs"/>
          <w:rtl/>
        </w:rPr>
        <w:t>.</w:t>
      </w:r>
    </w:p>
    <w:p w14:paraId="0A6857E7" w14:textId="77777777" w:rsidR="00E8089F" w:rsidRPr="005C3FF1" w:rsidRDefault="00E8089F" w:rsidP="007B11DF">
      <w:pPr>
        <w:rPr>
          <w:rStyle w:val="afffa"/>
          <w:rtl/>
        </w:rPr>
      </w:pPr>
      <w:r w:rsidRPr="007B11DF">
        <w:rPr>
          <w:rStyle w:val="affffd"/>
          <w:rtl/>
        </w:rPr>
        <w:t>ולר"ע:</w:t>
      </w:r>
      <w:r w:rsidRPr="007435EB">
        <w:rPr>
          <w:rtl/>
        </w:rPr>
        <w:t xml:space="preserve"> </w:t>
      </w:r>
      <w:r w:rsidR="007B11DF">
        <w:rPr>
          <w:rFonts w:hint="cs"/>
          <w:rtl/>
        </w:rPr>
        <w:t>לא משמע איסור הנאה, ו</w:t>
      </w:r>
      <w:r w:rsidRPr="007435EB">
        <w:rPr>
          <w:rtl/>
        </w:rPr>
        <w:t>קרא - לטומאה וטהרה.</w:t>
      </w:r>
    </w:p>
    <w:p w14:paraId="69F921A7" w14:textId="77777777" w:rsidR="006106CC" w:rsidRDefault="00E8089F" w:rsidP="006106CC">
      <w:pPr>
        <w:pStyle w:val="36"/>
        <w:framePr w:wrap="notBeside"/>
        <w:rPr>
          <w:rStyle w:val="affffd"/>
          <w:rtl/>
        </w:rPr>
      </w:pPr>
      <w:r w:rsidRPr="005C3FF1">
        <w:rPr>
          <w:rStyle w:val="afffa"/>
          <w:rFonts w:hint="cs"/>
          <w:rtl/>
        </w:rPr>
        <w:t>א.</w:t>
      </w:r>
      <w:r w:rsidRPr="007435EB">
        <w:rPr>
          <w:rFonts w:hint="cs"/>
          <w:rtl/>
        </w:rPr>
        <w:t xml:space="preserve"> </w:t>
      </w:r>
      <w:r w:rsidRPr="007B11DF">
        <w:rPr>
          <w:rStyle w:val="affffd"/>
          <w:rtl/>
        </w:rPr>
        <w:t>דלכ"ע</w:t>
      </w:r>
    </w:p>
    <w:p w14:paraId="4BB9B12A" w14:textId="77777777" w:rsidR="006106CC" w:rsidRDefault="00E8089F" w:rsidP="007B11DF">
      <w:pPr>
        <w:rPr>
          <w:rtl/>
        </w:rPr>
      </w:pPr>
      <w:r w:rsidRPr="00AC0CB1">
        <w:rPr>
          <w:rStyle w:val="af2"/>
          <w:rFonts w:hint="cs"/>
          <w:rtl/>
        </w:rPr>
        <w:t>'</w:t>
      </w:r>
      <w:r w:rsidRPr="00AC0CB1">
        <w:rPr>
          <w:rStyle w:val="af2"/>
          <w:rtl/>
        </w:rPr>
        <w:t>לא תאכלו</w:t>
      </w:r>
      <w:r w:rsidRPr="00AC0CB1">
        <w:rPr>
          <w:rStyle w:val="af2"/>
          <w:rFonts w:hint="cs"/>
          <w:rtl/>
        </w:rPr>
        <w:t>'</w:t>
      </w:r>
      <w:r w:rsidRPr="007435EB">
        <w:rPr>
          <w:rtl/>
        </w:rPr>
        <w:t xml:space="preserve"> בין איסור אכילה בין איסור הנאה. </w:t>
      </w:r>
    </w:p>
    <w:p w14:paraId="3122B2AB" w14:textId="77777777" w:rsidR="006106CC" w:rsidRDefault="00E8089F" w:rsidP="006106CC">
      <w:pPr>
        <w:pStyle w:val="36"/>
        <w:framePr w:wrap="notBeside"/>
        <w:rPr>
          <w:rStyle w:val="affffd"/>
          <w:rtl/>
        </w:rPr>
      </w:pPr>
      <w:r w:rsidRPr="007B11DF">
        <w:rPr>
          <w:rStyle w:val="affffd"/>
          <w:rtl/>
        </w:rPr>
        <w:t>ו</w:t>
      </w:r>
      <w:r w:rsidR="007B11DF" w:rsidRPr="007B11DF">
        <w:rPr>
          <w:rStyle w:val="affffd"/>
          <w:rFonts w:hint="cs"/>
          <w:rtl/>
        </w:rPr>
        <w:t>חלקו</w:t>
      </w:r>
    </w:p>
    <w:p w14:paraId="202E9CB5" w14:textId="04DB3AD2" w:rsidR="00E8089F" w:rsidRPr="007435EB" w:rsidRDefault="00E8089F" w:rsidP="006106CC">
      <w:pPr>
        <w:rPr>
          <w:rtl/>
        </w:rPr>
      </w:pPr>
      <w:r w:rsidRPr="00F9737F">
        <w:rPr>
          <w:rStyle w:val="affffd"/>
          <w:rtl/>
        </w:rPr>
        <w:t>דלריה"ג</w:t>
      </w:r>
      <w:r w:rsidRPr="00F9737F">
        <w:rPr>
          <w:rStyle w:val="affffd"/>
          <w:rFonts w:hint="cs"/>
          <w:rtl/>
        </w:rPr>
        <w:t>:</w:t>
      </w:r>
      <w:r w:rsidR="00F9737F">
        <w:rPr>
          <w:rtl/>
        </w:rPr>
        <w:t xml:space="preserve"> כשהותרה נבילה</w:t>
      </w:r>
      <w:r w:rsidRPr="007435EB">
        <w:rPr>
          <w:rtl/>
        </w:rPr>
        <w:t xml:space="preserve"> ולא חלבה וגידה </w:t>
      </w:r>
      <w:r w:rsidRPr="00AC0CB1">
        <w:rPr>
          <w:rStyle w:val="af2"/>
          <w:rtl/>
        </w:rPr>
        <w:t xml:space="preserve">וקרא </w:t>
      </w:r>
      <w:r w:rsidRPr="007435EB">
        <w:rPr>
          <w:rtl/>
        </w:rPr>
        <w:t>להיתר הנאה.</w:t>
      </w:r>
    </w:p>
    <w:p w14:paraId="373E988E" w14:textId="77777777" w:rsidR="00E8089F" w:rsidRPr="007435EB" w:rsidRDefault="00E8089F" w:rsidP="00F9737F">
      <w:pPr>
        <w:rPr>
          <w:rtl/>
        </w:rPr>
      </w:pPr>
      <w:r w:rsidRPr="00F9737F">
        <w:rPr>
          <w:rStyle w:val="affffd"/>
          <w:rtl/>
        </w:rPr>
        <w:t xml:space="preserve">ור"ע: </w:t>
      </w:r>
      <w:r w:rsidRPr="007435EB">
        <w:rPr>
          <w:rFonts w:ascii="Fb Fontext" w:hAnsi="Fb Fontext"/>
          <w:sz w:val="20"/>
          <w:rtl/>
        </w:rPr>
        <w:t xml:space="preserve">כשהותרה נבילה אף לחלבה וגידה </w:t>
      </w:r>
      <w:r w:rsidRPr="00AC0CB1">
        <w:rPr>
          <w:rStyle w:val="af2"/>
          <w:rtl/>
        </w:rPr>
        <w:t>וקרא</w:t>
      </w:r>
      <w:r w:rsidRPr="007435EB">
        <w:rPr>
          <w:rFonts w:ascii="Fb Fontext" w:hAnsi="Fb Fontext"/>
          <w:sz w:val="20"/>
          <w:rtl/>
        </w:rPr>
        <w:t xml:space="preserve"> לטומאה וטהרה.</w:t>
      </w:r>
    </w:p>
    <w:p w14:paraId="3455074F" w14:textId="77777777" w:rsidR="00B870CD" w:rsidRDefault="00E8089F" w:rsidP="00B870CD">
      <w:pPr>
        <w:pStyle w:val="36"/>
        <w:framePr w:wrap="notBeside"/>
        <w:rPr>
          <w:rStyle w:val="affffd"/>
          <w:rtl/>
        </w:rPr>
      </w:pPr>
      <w:r w:rsidRPr="00F46A1C">
        <w:rPr>
          <w:rStyle w:val="affffd"/>
          <w:rtl/>
        </w:rPr>
        <w:t>והך</w:t>
      </w:r>
    </w:p>
    <w:p w14:paraId="776F6064" w14:textId="15BB5746" w:rsidR="00E8089F" w:rsidRPr="007435EB" w:rsidRDefault="00E8089F" w:rsidP="00F9737F">
      <w:pPr>
        <w:rPr>
          <w:rtl/>
        </w:rPr>
      </w:pPr>
      <w:r w:rsidRPr="00B870CD">
        <w:rPr>
          <w:rStyle w:val="affffd"/>
          <w:rtl/>
        </w:rPr>
        <w:t>דלריה"ג</w:t>
      </w:r>
      <w:r w:rsidRPr="007435EB">
        <w:rPr>
          <w:rtl/>
        </w:rPr>
        <w:t xml:space="preserve"> </w:t>
      </w:r>
      <w:r w:rsidRPr="0004022B">
        <w:rPr>
          <w:rtl/>
        </w:rPr>
        <w:t>לא הוזכר היתר בגיד</w:t>
      </w:r>
      <w:r w:rsidRPr="007435EB">
        <w:rPr>
          <w:rtl/>
        </w:rPr>
        <w:t>.</w:t>
      </w:r>
      <w:r w:rsidRPr="007435EB">
        <w:rPr>
          <w:rFonts w:hint="cs"/>
          <w:rtl/>
        </w:rPr>
        <w:t xml:space="preserve"> </w:t>
      </w:r>
      <w:r w:rsidRPr="00F9737F">
        <w:rPr>
          <w:rStyle w:val="affffd"/>
          <w:rtl/>
        </w:rPr>
        <w:t>א</w:t>
      </w:r>
      <w:r w:rsidRPr="00F9737F">
        <w:rPr>
          <w:rStyle w:val="affffd"/>
          <w:rFonts w:hint="cs"/>
          <w:rtl/>
        </w:rPr>
        <w:t>.</w:t>
      </w:r>
      <w:r w:rsidRPr="00F9737F">
        <w:rPr>
          <w:rStyle w:val="affffd"/>
          <w:rtl/>
        </w:rPr>
        <w:t xml:space="preserve"> </w:t>
      </w:r>
      <w:r w:rsidRPr="007435EB">
        <w:rPr>
          <w:rtl/>
        </w:rPr>
        <w:t>ה"</w:t>
      </w:r>
      <w:r w:rsidRPr="007435EB">
        <w:rPr>
          <w:rFonts w:hint="cs"/>
          <w:rtl/>
        </w:rPr>
        <w:t xml:space="preserve">נ </w:t>
      </w:r>
      <w:r w:rsidRPr="007435EB">
        <w:rPr>
          <w:rtl/>
        </w:rPr>
        <w:t>דאסור.</w:t>
      </w:r>
      <w:r w:rsidRPr="007435EB">
        <w:rPr>
          <w:rFonts w:hint="cs"/>
          <w:rtl/>
        </w:rPr>
        <w:t xml:space="preserve"> </w:t>
      </w:r>
      <w:r w:rsidRPr="00F9737F">
        <w:rPr>
          <w:rStyle w:val="affffd"/>
          <w:rFonts w:hint="cs"/>
          <w:rtl/>
        </w:rPr>
        <w:t xml:space="preserve">ב. </w:t>
      </w:r>
      <w:r w:rsidR="00F9737F">
        <w:rPr>
          <w:rFonts w:hint="cs"/>
          <w:rtl/>
        </w:rPr>
        <w:t>מ</w:t>
      </w:r>
      <w:r w:rsidRPr="007435EB">
        <w:rPr>
          <w:rtl/>
        </w:rPr>
        <w:t xml:space="preserve">ק"ו: ומה חלב שענוש כרת </w:t>
      </w:r>
      <w:r w:rsidRPr="007435EB">
        <w:rPr>
          <w:rFonts w:hint="cs"/>
          <w:rtl/>
        </w:rPr>
        <w:t>מ</w:t>
      </w:r>
      <w:r w:rsidRPr="007435EB">
        <w:rPr>
          <w:rtl/>
        </w:rPr>
        <w:t>ותר בהנאה, גיד שאינו ענוש כרת כ"ש.</w:t>
      </w:r>
    </w:p>
    <w:p w14:paraId="06D1D03F" w14:textId="77777777" w:rsidR="00F9737F" w:rsidRDefault="00E8089F" w:rsidP="00E8089F">
      <w:pPr>
        <w:rPr>
          <w:rFonts w:ascii="Fb Fontext" w:hAnsi="Fb Fontext"/>
          <w:spacing w:val="-2"/>
          <w:rtl/>
        </w:rPr>
      </w:pPr>
      <w:r w:rsidRPr="00F9737F">
        <w:rPr>
          <w:rStyle w:val="affffd"/>
          <w:rtl/>
        </w:rPr>
        <w:t>ור"ש</w:t>
      </w:r>
      <w:r w:rsidR="004C0677">
        <w:rPr>
          <w:rStyle w:val="affffd"/>
          <w:rFonts w:hint="cs"/>
          <w:rtl/>
        </w:rPr>
        <w:t>:</w:t>
      </w:r>
      <w:r w:rsidRPr="007435EB">
        <w:rPr>
          <w:rFonts w:ascii="Fb Fontext" w:hAnsi="Fb Fontext"/>
          <w:rtl/>
        </w:rPr>
        <w:t xml:space="preserve"> דאסר </w:t>
      </w:r>
      <w:r w:rsidR="00F9737F">
        <w:rPr>
          <w:rFonts w:ascii="Fb Fontext" w:hAnsi="Fb Fontext" w:hint="cs"/>
          <w:rtl/>
        </w:rPr>
        <w:t xml:space="preserve">- </w:t>
      </w:r>
      <w:r w:rsidRPr="007435EB">
        <w:rPr>
          <w:rFonts w:ascii="Fb Fontext" w:hAnsi="Fb Fontext"/>
          <w:rtl/>
        </w:rPr>
        <w:t xml:space="preserve">ס"ל לפרוך דחלב הותר מכללו אצל </w:t>
      </w:r>
      <w:r w:rsidRPr="005F7EED">
        <w:rPr>
          <w:rFonts w:ascii="Fb Fontext" w:hAnsi="Fb Fontext"/>
          <w:spacing w:val="-2"/>
          <w:rtl/>
        </w:rPr>
        <w:t>חיה.</w:t>
      </w:r>
      <w:r w:rsidRPr="005F7EED">
        <w:rPr>
          <w:rFonts w:ascii="Fb Fontext" w:hAnsi="Fb Fontext" w:hint="cs"/>
          <w:spacing w:val="-2"/>
          <w:rtl/>
        </w:rPr>
        <w:t xml:space="preserve"> </w:t>
      </w:r>
      <w:r w:rsidRPr="005F7EED">
        <w:rPr>
          <w:rFonts w:ascii="Fb Fontext" w:hAnsi="Fb Fontext"/>
          <w:spacing w:val="-2"/>
          <w:rtl/>
        </w:rPr>
        <w:tab/>
      </w:r>
    </w:p>
    <w:p w14:paraId="6DDEF0DD" w14:textId="77777777" w:rsidR="00B870CD" w:rsidRDefault="00E8089F" w:rsidP="00B870CD">
      <w:pPr>
        <w:pStyle w:val="36"/>
        <w:framePr w:wrap="notBeside"/>
        <w:rPr>
          <w:rStyle w:val="affffd"/>
          <w:rtl/>
        </w:rPr>
      </w:pPr>
      <w:r w:rsidRPr="00F9737F">
        <w:rPr>
          <w:rStyle w:val="affffd"/>
          <w:rtl/>
        </w:rPr>
        <w:t>- ואידך:</w:t>
      </w:r>
    </w:p>
    <w:p w14:paraId="3A2EB45D" w14:textId="3B40744A" w:rsidR="00E8089F" w:rsidRPr="007435EB" w:rsidRDefault="00E8089F" w:rsidP="00F9737F">
      <w:pPr>
        <w:rPr>
          <w:rtl/>
        </w:rPr>
      </w:pPr>
      <w:r w:rsidRPr="005F7EED">
        <w:rPr>
          <w:rtl/>
        </w:rPr>
        <w:t>בבהמה קאמרינן,</w:t>
      </w:r>
      <w:r w:rsidRPr="005F7EED">
        <w:rPr>
          <w:rFonts w:hint="cs"/>
          <w:rtl/>
        </w:rPr>
        <w:t xml:space="preserve"> ו</w:t>
      </w:r>
      <w:r w:rsidR="00F9737F">
        <w:rPr>
          <w:rFonts w:hint="cs"/>
          <w:rtl/>
        </w:rPr>
        <w:t xml:space="preserve">שם </w:t>
      </w:r>
      <w:r w:rsidRPr="005F7EED">
        <w:rPr>
          <w:rFonts w:hint="cs"/>
          <w:rtl/>
        </w:rPr>
        <w:t>לא הותר</w:t>
      </w:r>
      <w:r w:rsidRPr="005F7EED">
        <w:rPr>
          <w:rtl/>
        </w:rPr>
        <w:t>.</w:t>
      </w:r>
    </w:p>
    <w:p w14:paraId="2DC06495" w14:textId="6C6CFA13" w:rsidR="0004022B" w:rsidRPr="0004022B" w:rsidRDefault="00E8089F" w:rsidP="0004022B">
      <w:pPr>
        <w:pStyle w:val="afffff0"/>
        <w:rPr>
          <w:rStyle w:val="affffd"/>
          <w:rFonts w:ascii="David" w:hAnsi="David"/>
          <w:b/>
          <w:szCs w:val="16"/>
          <w:rtl/>
        </w:rPr>
      </w:pPr>
      <w:r w:rsidRPr="007435EB">
        <w:rPr>
          <w:rtl/>
        </w:rPr>
        <w:t>ו</w:t>
      </w:r>
      <w:r w:rsidR="00AB3B38">
        <w:rPr>
          <w:rtl/>
        </w:rPr>
        <w:t>אף</w:t>
      </w:r>
      <w:r w:rsidRPr="007435EB">
        <w:rPr>
          <w:rtl/>
        </w:rPr>
        <w:t xml:space="preserve"> ד</w:t>
      </w:r>
      <w:r w:rsidR="004C0677">
        <w:rPr>
          <w:rFonts w:hint="cs"/>
          <w:rtl/>
        </w:rPr>
        <w:t>תירצו לכל ה</w:t>
      </w:r>
      <w:r w:rsidRPr="007435EB">
        <w:rPr>
          <w:rtl/>
        </w:rPr>
        <w:t>ני קראי.</w:t>
      </w:r>
    </w:p>
    <w:p w14:paraId="5DEA07AF" w14:textId="77777777" w:rsidR="0004022B" w:rsidRDefault="00E8089F" w:rsidP="0004022B">
      <w:pPr>
        <w:pStyle w:val="36"/>
        <w:framePr w:wrap="notBeside"/>
        <w:rPr>
          <w:rStyle w:val="af2"/>
          <w:rtl/>
        </w:rPr>
      </w:pPr>
      <w:r w:rsidRPr="00B870CD">
        <w:rPr>
          <w:rStyle w:val="affffd"/>
          <w:rtl/>
        </w:rPr>
        <w:t>חזקיה ורבי אבהו</w:t>
      </w:r>
    </w:p>
    <w:p w14:paraId="7AA6696A" w14:textId="2C978F3B" w:rsidR="00E8089F" w:rsidRPr="007435EB" w:rsidRDefault="00A01BBB" w:rsidP="0004022B">
      <w:pPr>
        <w:spacing w:before="4"/>
        <w:rPr>
          <w:rtl/>
        </w:rPr>
      </w:pPr>
      <w:r>
        <w:rPr>
          <w:rtl/>
        </w:rPr>
        <w:t xml:space="preserve">חלקו </w:t>
      </w:r>
      <w:r w:rsidR="00E8089F" w:rsidRPr="007435EB">
        <w:rPr>
          <w:rtl/>
        </w:rPr>
        <w:t>בחמץ בפסח</w:t>
      </w:r>
      <w:r w:rsidR="00E8089F" w:rsidRPr="00AC0CB1">
        <w:rPr>
          <w:rStyle w:val="af2"/>
          <w:rtl/>
        </w:rPr>
        <w:t xml:space="preserve"> </w:t>
      </w:r>
      <w:r w:rsidR="00E8089F" w:rsidRPr="004C0677">
        <w:rPr>
          <w:rStyle w:val="affffd"/>
          <w:rtl/>
        </w:rPr>
        <w:t>ואליבא דרבנן,</w:t>
      </w:r>
      <w:r w:rsidR="004C0677">
        <w:rPr>
          <w:rFonts w:hint="cs"/>
          <w:rtl/>
        </w:rPr>
        <w:t xml:space="preserve">  </w:t>
      </w:r>
      <w:r w:rsidR="00E8089F" w:rsidRPr="007435EB">
        <w:rPr>
          <w:rtl/>
        </w:rPr>
        <w:t xml:space="preserve">בשור הנסקל </w:t>
      </w:r>
      <w:r w:rsidR="00E8089F" w:rsidRPr="004C0677">
        <w:rPr>
          <w:rStyle w:val="affffd"/>
          <w:rtl/>
        </w:rPr>
        <w:t xml:space="preserve">ואליבא </w:t>
      </w:r>
      <w:r w:rsidR="0004022B">
        <w:rPr>
          <w:rStyle w:val="affffd"/>
          <w:rFonts w:hint="cs"/>
          <w:rtl/>
        </w:rPr>
        <w:t>דכו''ע</w:t>
      </w:r>
      <w:r w:rsidR="00E8089F" w:rsidRPr="007435EB">
        <w:rPr>
          <w:rtl/>
        </w:rPr>
        <w:t>.</w:t>
      </w:r>
    </w:p>
    <w:p w14:paraId="5D26F99F" w14:textId="56716FD0" w:rsidR="00E8089F" w:rsidRPr="005F7EED" w:rsidRDefault="00E8089F" w:rsidP="004C0677">
      <w:pPr>
        <w:rPr>
          <w:rtl/>
        </w:rPr>
      </w:pPr>
      <w:r w:rsidRPr="004C0677">
        <w:rPr>
          <w:rStyle w:val="affffd"/>
          <w:rtl/>
        </w:rPr>
        <w:lastRenderedPageBreak/>
        <w:t>חזקיה</w:t>
      </w:r>
      <w:r w:rsidR="004C0677">
        <w:rPr>
          <w:rStyle w:val="affffd"/>
          <w:rFonts w:hint="cs"/>
          <w:rtl/>
        </w:rPr>
        <w:t>:</w:t>
      </w:r>
      <w:r w:rsidRPr="005F7EED">
        <w:rPr>
          <w:rtl/>
        </w:rPr>
        <w:t xml:space="preserve"> </w:t>
      </w:r>
      <w:r w:rsidRPr="00AC0CB1">
        <w:rPr>
          <w:rStyle w:val="af2"/>
          <w:rtl/>
        </w:rPr>
        <w:t>מ</w:t>
      </w:r>
      <w:r w:rsidRPr="00AC0CB1">
        <w:rPr>
          <w:rStyle w:val="af2"/>
          <w:rFonts w:hint="cs"/>
          <w:rtl/>
        </w:rPr>
        <w:t>'</w:t>
      </w:r>
      <w:r w:rsidRPr="00AC0CB1">
        <w:rPr>
          <w:rStyle w:val="af2"/>
          <w:rtl/>
        </w:rPr>
        <w:t>לא יאכל</w:t>
      </w:r>
      <w:r w:rsidRPr="00AC0CB1">
        <w:rPr>
          <w:rStyle w:val="af2"/>
          <w:rFonts w:hint="cs"/>
          <w:rtl/>
        </w:rPr>
        <w:t>'</w:t>
      </w:r>
      <w:r w:rsidRPr="00AC0CB1">
        <w:rPr>
          <w:rStyle w:val="af2"/>
          <w:rtl/>
        </w:rPr>
        <w:t>,</w:t>
      </w:r>
      <w:r w:rsidRPr="005F7EED">
        <w:rPr>
          <w:rtl/>
        </w:rPr>
        <w:t xml:space="preserve"> </w:t>
      </w:r>
      <w:r w:rsidR="0004022B">
        <w:rPr>
          <w:rtl/>
        </w:rPr>
        <w:tab/>
      </w:r>
      <w:r w:rsidRPr="004C0677">
        <w:rPr>
          <w:rStyle w:val="affffd"/>
          <w:rtl/>
        </w:rPr>
        <w:t>ורבי אבהו</w:t>
      </w:r>
      <w:r w:rsidR="004C0677">
        <w:rPr>
          <w:rStyle w:val="affffd"/>
          <w:rFonts w:hint="cs"/>
          <w:rtl/>
        </w:rPr>
        <w:t>:</w:t>
      </w:r>
      <w:r w:rsidRPr="005F7EED">
        <w:rPr>
          <w:rtl/>
        </w:rPr>
        <w:t xml:space="preserve"> מנבילה.</w:t>
      </w:r>
    </w:p>
    <w:p w14:paraId="3C0C8F7A" w14:textId="77777777" w:rsidR="00B870CD" w:rsidRDefault="00E8089F" w:rsidP="00B870CD">
      <w:pPr>
        <w:pStyle w:val="36"/>
        <w:framePr w:wrap="notBeside"/>
        <w:rPr>
          <w:rtl/>
        </w:rPr>
      </w:pPr>
      <w:r w:rsidRPr="004C0677">
        <w:rPr>
          <w:rStyle w:val="affffd"/>
          <w:rtl/>
        </w:rPr>
        <w:t>ו</w:t>
      </w:r>
      <w:r w:rsidR="00AB3B38" w:rsidRPr="004C0677">
        <w:rPr>
          <w:rStyle w:val="affffd"/>
          <w:rtl/>
        </w:rPr>
        <w:t>אף</w:t>
      </w:r>
      <w:r w:rsidRPr="004C0677">
        <w:rPr>
          <w:rStyle w:val="affffd"/>
          <w:rtl/>
        </w:rPr>
        <w:t xml:space="preserve"> דלתרוויהו</w:t>
      </w:r>
    </w:p>
    <w:p w14:paraId="3B433B2E" w14:textId="0514C7A6" w:rsidR="00E8089F" w:rsidRPr="007435EB" w:rsidRDefault="00E8089F" w:rsidP="004C0677">
      <w:pPr>
        <w:spacing w:before="4"/>
        <w:rPr>
          <w:rtl/>
        </w:rPr>
      </w:pPr>
      <w:r w:rsidRPr="007435EB">
        <w:rPr>
          <w:rtl/>
        </w:rPr>
        <w:t xml:space="preserve">אסורין בהנאה </w:t>
      </w:r>
      <w:r w:rsidR="004C0677" w:rsidRPr="005C3FF1">
        <w:rPr>
          <w:rStyle w:val="afffa"/>
          <w:rFonts w:hint="cs"/>
          <w:rtl/>
        </w:rPr>
        <w:t>נפק''מ</w:t>
      </w:r>
      <w:r w:rsidRPr="007435EB">
        <w:rPr>
          <w:rtl/>
        </w:rPr>
        <w:t>: חולין שנשחטו בעזרה.</w:t>
      </w:r>
    </w:p>
    <w:p w14:paraId="1D421533" w14:textId="0D867DEB" w:rsidR="00E8089F" w:rsidRPr="005F7EED" w:rsidRDefault="004C0677" w:rsidP="004C0677">
      <w:pPr>
        <w:rPr>
          <w:rtl/>
        </w:rPr>
      </w:pPr>
      <w:r w:rsidRPr="00AC0CB1">
        <w:rPr>
          <w:rStyle w:val="af2"/>
          <w:rtl/>
        </w:rPr>
        <w:t xml:space="preserve">לא יאכל </w:t>
      </w:r>
      <w:r w:rsidR="0004022B" w:rsidRPr="0004022B">
        <w:rPr>
          <w:rStyle w:val="affffd"/>
          <w:rFonts w:hint="cs"/>
          <w:rtl/>
        </w:rPr>
        <w:t>חזקיה</w:t>
      </w:r>
      <w:r w:rsidR="0004022B">
        <w:rPr>
          <w:rStyle w:val="affffd"/>
          <w:rFonts w:hint="cs"/>
          <w:rtl/>
        </w:rPr>
        <w:t xml:space="preserve">: </w:t>
      </w:r>
      <w:r w:rsidR="0004022B" w:rsidRPr="0004022B">
        <w:rPr>
          <w:rFonts w:hint="cs"/>
          <w:rtl/>
        </w:rPr>
        <w:t>למעט</w:t>
      </w:r>
      <w:r w:rsidRPr="0004022B">
        <w:rPr>
          <w:rFonts w:hint="cs"/>
          <w:rtl/>
        </w:rPr>
        <w:t>-</w:t>
      </w:r>
      <w:r w:rsidR="00E8089F" w:rsidRPr="005F7EED">
        <w:rPr>
          <w:rtl/>
        </w:rPr>
        <w:t>חולין שנשחטו בעזרה.</w:t>
      </w:r>
    </w:p>
    <w:p w14:paraId="0B3415EE" w14:textId="4758EBE9" w:rsidR="00E8089F" w:rsidRPr="007435EB" w:rsidRDefault="0004022B" w:rsidP="004C0677">
      <w:pPr>
        <w:rPr>
          <w:rtl/>
        </w:rPr>
      </w:pPr>
      <w:r>
        <w:rPr>
          <w:rtl/>
        </w:rPr>
        <w:tab/>
      </w:r>
      <w:r>
        <w:rPr>
          <w:rtl/>
        </w:rPr>
        <w:tab/>
      </w:r>
      <w:r>
        <w:rPr>
          <w:rStyle w:val="affffd"/>
          <w:rtl/>
        </w:rPr>
        <w:tab/>
      </w:r>
      <w:r w:rsidRPr="0004022B">
        <w:rPr>
          <w:rStyle w:val="affffd"/>
          <w:rFonts w:hint="cs"/>
          <w:rtl/>
        </w:rPr>
        <w:t>רב אבהו</w:t>
      </w:r>
      <w:r>
        <w:rPr>
          <w:rStyle w:val="affffd"/>
          <w:rFonts w:hint="cs"/>
          <w:rtl/>
        </w:rPr>
        <w:t>:</w:t>
      </w:r>
      <w:r>
        <w:rPr>
          <w:rFonts w:hint="cs"/>
          <w:rtl/>
        </w:rPr>
        <w:t xml:space="preserve"> </w:t>
      </w:r>
      <w:r w:rsidR="004C0677" w:rsidRPr="0004022B">
        <w:rPr>
          <w:spacing w:val="-2"/>
          <w:rtl/>
        </w:rPr>
        <w:t>למעט</w:t>
      </w:r>
      <w:r w:rsidR="00E8089F" w:rsidRPr="0004022B">
        <w:rPr>
          <w:spacing w:val="-2"/>
          <w:rtl/>
        </w:rPr>
        <w:t xml:space="preserve"> הני </w:t>
      </w:r>
      <w:r w:rsidR="00E8089F" w:rsidRPr="0004022B">
        <w:rPr>
          <w:rStyle w:val="afffa"/>
          <w:rFonts w:hint="cs"/>
          <w:spacing w:val="-2"/>
          <w:rtl/>
        </w:rPr>
        <w:t>ו</w:t>
      </w:r>
      <w:r w:rsidR="004C0677" w:rsidRPr="0004022B">
        <w:rPr>
          <w:spacing w:val="-2"/>
          <w:rtl/>
        </w:rPr>
        <w:t>חולין שנשחטו בעזרה</w:t>
      </w:r>
      <w:r w:rsidR="00E8089F" w:rsidRPr="0004022B">
        <w:rPr>
          <w:spacing w:val="-2"/>
          <w:rtl/>
        </w:rPr>
        <w:t xml:space="preserve"> לאו דאורייתא</w:t>
      </w:r>
    </w:p>
    <w:p w14:paraId="6839FB1D" w14:textId="2CC6D882" w:rsidR="00E8089F" w:rsidRPr="007435EB" w:rsidRDefault="00F47631" w:rsidP="00F47631">
      <w:pPr>
        <w:pStyle w:val="affd"/>
        <w:rPr>
          <w:bCs/>
          <w:rtl/>
        </w:rPr>
      </w:pPr>
      <w:r>
        <w:rPr>
          <w:rFonts w:hint="cs"/>
          <w:rtl/>
        </w:rPr>
        <w:t>***</w:t>
      </w:r>
    </w:p>
    <w:p w14:paraId="2459C2C4" w14:textId="77777777" w:rsidR="00B870CD" w:rsidRDefault="002A7FD9" w:rsidP="00B870CD">
      <w:pPr>
        <w:pStyle w:val="36"/>
        <w:framePr w:wrap="notBeside"/>
        <w:rPr>
          <w:rStyle w:val="affffd"/>
          <w:rtl/>
        </w:rPr>
      </w:pPr>
      <w:r w:rsidRPr="002A7FD9">
        <w:rPr>
          <w:rStyle w:val="affffd"/>
          <w:rFonts w:hint="cs"/>
          <w:rtl/>
        </w:rPr>
        <w:t>שאל ל</w:t>
      </w:r>
      <w:r w:rsidR="004C0677" w:rsidRPr="002A7FD9">
        <w:rPr>
          <w:rStyle w:val="affffd"/>
          <w:rtl/>
        </w:rPr>
        <w:t>רש</w:t>
      </w:r>
      <w:r w:rsidR="004C0677" w:rsidRPr="004C0677">
        <w:rPr>
          <w:rStyle w:val="affffd"/>
          <w:rtl/>
        </w:rPr>
        <w:t>ב"נ</w:t>
      </w:r>
      <w:r w:rsidR="004C0677">
        <w:rPr>
          <w:rStyle w:val="affffd"/>
          <w:rFonts w:hint="cs"/>
          <w:rtl/>
        </w:rPr>
        <w:t>:</w:t>
      </w:r>
    </w:p>
    <w:p w14:paraId="13637575" w14:textId="033D25B9" w:rsidR="00E8089F" w:rsidRPr="007435EB" w:rsidRDefault="00E8089F" w:rsidP="00B870CD">
      <w:pPr>
        <w:pStyle w:val="afffff0"/>
        <w:rPr>
          <w:rtl/>
        </w:rPr>
      </w:pPr>
      <w:r w:rsidRPr="007435EB">
        <w:rPr>
          <w:rtl/>
        </w:rPr>
        <w:t>שאל</w:t>
      </w:r>
      <w:r w:rsidR="004C0677">
        <w:rPr>
          <w:rFonts w:hint="cs"/>
          <w:rtl/>
        </w:rPr>
        <w:t>ו</w:t>
      </w:r>
      <w:r w:rsidRPr="007435EB">
        <w:rPr>
          <w:rtl/>
        </w:rPr>
        <w:t xml:space="preserve"> על מקור איסור הנאה</w:t>
      </w:r>
    </w:p>
    <w:p w14:paraId="47CC069E" w14:textId="77777777" w:rsidR="0004022B" w:rsidRDefault="00E8089F" w:rsidP="0004022B">
      <w:pPr>
        <w:pStyle w:val="36"/>
        <w:framePr w:wrap="notBeside"/>
        <w:rPr>
          <w:rtl/>
        </w:rPr>
      </w:pPr>
      <w:r w:rsidRPr="007435EB">
        <w:rPr>
          <w:rtl/>
        </w:rPr>
        <w:t>לא</w:t>
      </w:r>
    </w:p>
    <w:p w14:paraId="699DCEE3" w14:textId="6A315C8B" w:rsidR="004C0677" w:rsidRDefault="00E8089F" w:rsidP="004C0677">
      <w:pPr>
        <w:rPr>
          <w:rtl/>
        </w:rPr>
      </w:pPr>
      <w:r w:rsidRPr="007435EB">
        <w:rPr>
          <w:rtl/>
        </w:rPr>
        <w:t>מ</w:t>
      </w:r>
      <w:r w:rsidRPr="00AC0CB1">
        <w:rPr>
          <w:rStyle w:val="af2"/>
          <w:rtl/>
        </w:rPr>
        <w:t xml:space="preserve">לא יאכל </w:t>
      </w:r>
      <w:r w:rsidR="0004022B">
        <w:rPr>
          <w:rtl/>
        </w:rPr>
        <w:tab/>
      </w:r>
      <w:r w:rsidR="0004022B">
        <w:rPr>
          <w:rFonts w:hint="cs"/>
          <w:rtl/>
        </w:rPr>
        <w:t xml:space="preserve">- </w:t>
      </w:r>
      <w:r w:rsidRPr="0004022B">
        <w:rPr>
          <w:rStyle w:val="affffd"/>
          <w:rtl/>
        </w:rPr>
        <w:t xml:space="preserve">דס"ל </w:t>
      </w:r>
      <w:r w:rsidRPr="007435EB">
        <w:rPr>
          <w:rtl/>
        </w:rPr>
        <w:t xml:space="preserve">רק איסור אכילה, </w:t>
      </w:r>
    </w:p>
    <w:p w14:paraId="7C0853A8" w14:textId="77777777" w:rsidR="0004022B" w:rsidRDefault="00E8089F" w:rsidP="0004022B">
      <w:pPr>
        <w:pStyle w:val="36"/>
        <w:framePr w:wrap="notBeside"/>
        <w:rPr>
          <w:rtl/>
        </w:rPr>
      </w:pPr>
      <w:r w:rsidRPr="007435EB">
        <w:rPr>
          <w:rtl/>
        </w:rPr>
        <w:t>ולא</w:t>
      </w:r>
    </w:p>
    <w:p w14:paraId="6616BBF2" w14:textId="2D3FB325" w:rsidR="00E8089F" w:rsidRPr="007435EB" w:rsidRDefault="00E8089F" w:rsidP="004C0677">
      <w:pPr>
        <w:rPr>
          <w:rtl/>
        </w:rPr>
      </w:pPr>
      <w:r w:rsidRPr="007435EB">
        <w:rPr>
          <w:rtl/>
        </w:rPr>
        <w:t>מ</w:t>
      </w:r>
      <w:r w:rsidRPr="00AC0CB1">
        <w:rPr>
          <w:rStyle w:val="af2"/>
          <w:rtl/>
        </w:rPr>
        <w:t>נבילה</w:t>
      </w:r>
      <w:r w:rsidRPr="007435EB">
        <w:rPr>
          <w:rtl/>
        </w:rPr>
        <w:t xml:space="preserve"> </w:t>
      </w:r>
      <w:r w:rsidR="0004022B">
        <w:rPr>
          <w:rtl/>
        </w:rPr>
        <w:tab/>
      </w:r>
      <w:r w:rsidR="0004022B">
        <w:rPr>
          <w:rtl/>
        </w:rPr>
        <w:tab/>
      </w:r>
      <w:r w:rsidR="0004022B">
        <w:rPr>
          <w:rtl/>
        </w:rPr>
        <w:tab/>
      </w:r>
      <w:r w:rsidR="0004022B">
        <w:rPr>
          <w:rFonts w:hint="cs"/>
          <w:rtl/>
        </w:rPr>
        <w:t xml:space="preserve">- </w:t>
      </w:r>
      <w:r w:rsidRPr="004C0677">
        <w:rPr>
          <w:rStyle w:val="affffd"/>
          <w:rtl/>
        </w:rPr>
        <w:t>דס"ל כר"י</w:t>
      </w:r>
      <w:r w:rsidRPr="007435EB">
        <w:rPr>
          <w:rtl/>
        </w:rPr>
        <w:t xml:space="preserve"> דדברים ככתבן</w:t>
      </w:r>
      <w:r w:rsidRPr="007435EB">
        <w:rPr>
          <w:rFonts w:hint="cs"/>
          <w:rtl/>
        </w:rPr>
        <w:t>.</w:t>
      </w:r>
    </w:p>
    <w:p w14:paraId="745B1846" w14:textId="77777777" w:rsidR="0004022B" w:rsidRDefault="00E8089F" w:rsidP="0004022B">
      <w:pPr>
        <w:pStyle w:val="36"/>
        <w:framePr w:wrap="notBeside"/>
        <w:rPr>
          <w:rtl/>
        </w:rPr>
      </w:pPr>
      <w:r w:rsidRPr="007435EB">
        <w:rPr>
          <w:rtl/>
        </w:rPr>
        <w:t>ולא</w:t>
      </w:r>
    </w:p>
    <w:p w14:paraId="113518D2" w14:textId="1DFF2662" w:rsidR="00E8089F" w:rsidRPr="007435EB" w:rsidRDefault="00E8089F" w:rsidP="0004022B">
      <w:pPr>
        <w:rPr>
          <w:rtl/>
        </w:rPr>
      </w:pPr>
      <w:r w:rsidRPr="007435EB">
        <w:rPr>
          <w:rtl/>
        </w:rPr>
        <w:t>מ'</w:t>
      </w:r>
      <w:r w:rsidRPr="00AC0CB1">
        <w:rPr>
          <w:rStyle w:val="af2"/>
          <w:rtl/>
        </w:rPr>
        <w:t xml:space="preserve">לכלב תשלכון אתו' </w:t>
      </w:r>
      <w:r w:rsidR="0004022B" w:rsidRPr="0004022B">
        <w:rPr>
          <w:rStyle w:val="affffd"/>
          <w:rFonts w:hint="cs"/>
          <w:rtl/>
        </w:rPr>
        <w:t xml:space="preserve">- </w:t>
      </w:r>
      <w:r w:rsidRPr="0004022B">
        <w:rPr>
          <w:rStyle w:val="affffd"/>
          <w:rtl/>
        </w:rPr>
        <w:t>דס"ל</w:t>
      </w:r>
      <w:r w:rsidRPr="007435EB">
        <w:rPr>
          <w:rtl/>
        </w:rPr>
        <w:t xml:space="preserve"> חולין שנשחטו בעזרה דאורייתא.</w:t>
      </w:r>
    </w:p>
    <w:p w14:paraId="5ECF307F" w14:textId="77777777" w:rsidR="0004022B" w:rsidRPr="0004022B" w:rsidRDefault="004C0677" w:rsidP="0004022B">
      <w:pPr>
        <w:pStyle w:val="36"/>
        <w:framePr w:wrap="notBeside"/>
        <w:rPr>
          <w:rtl/>
        </w:rPr>
      </w:pPr>
      <w:r w:rsidRPr="0004022B">
        <w:rPr>
          <w:rFonts w:hint="cs"/>
          <w:rtl/>
        </w:rPr>
        <w:t>אלא</w:t>
      </w:r>
      <w:r w:rsidR="00E8089F" w:rsidRPr="0004022B">
        <w:rPr>
          <w:rtl/>
        </w:rPr>
        <w:t xml:space="preserve"> </w:t>
      </w:r>
    </w:p>
    <w:p w14:paraId="3D05E4F7" w14:textId="1B4DFE8E" w:rsidR="004C0677" w:rsidRDefault="00E8089F" w:rsidP="004C0677">
      <w:pPr>
        <w:rPr>
          <w:rFonts w:ascii="Fb Fontext" w:hAnsi="Fb Fontext"/>
          <w:sz w:val="20"/>
          <w:rtl/>
        </w:rPr>
      </w:pPr>
      <w:r w:rsidRPr="00AC0CB1">
        <w:rPr>
          <w:rStyle w:val="af2"/>
          <w:rtl/>
        </w:rPr>
        <w:t>'כל חטאת אשר יובא מדמה וגו'.</w:t>
      </w:r>
      <w:r w:rsidRPr="007435EB">
        <w:rPr>
          <w:rtl/>
        </w:rPr>
        <w:t xml:space="preserve"> </w:t>
      </w:r>
      <w:r w:rsidRPr="00AC0CB1">
        <w:rPr>
          <w:rStyle w:val="af2"/>
          <w:rtl/>
        </w:rPr>
        <w:t>ד'באש תשרף'</w:t>
      </w:r>
      <w:r w:rsidR="004C0677">
        <w:rPr>
          <w:rFonts w:hint="cs"/>
          <w:rtl/>
        </w:rPr>
        <w:t xml:space="preserve"> </w:t>
      </w:r>
      <w:r w:rsidRPr="007435EB">
        <w:rPr>
          <w:rtl/>
        </w:rPr>
        <w:t xml:space="preserve">אם אינו ענין לגופו, </w:t>
      </w:r>
      <w:r w:rsidRPr="00AC0CB1">
        <w:rPr>
          <w:rStyle w:val="af2"/>
          <w:rtl/>
        </w:rPr>
        <w:t>ד'והנה שרף'.</w:t>
      </w:r>
      <w:r w:rsidR="004C0677">
        <w:rPr>
          <w:rFonts w:hint="cs"/>
          <w:rtl/>
        </w:rPr>
        <w:t xml:space="preserve"> </w:t>
      </w:r>
      <w:r w:rsidRPr="007435EB">
        <w:rPr>
          <w:rFonts w:ascii="Fb Fontext" w:hAnsi="Fb Fontext" w:hint="cs"/>
          <w:sz w:val="20"/>
          <w:rtl/>
        </w:rPr>
        <w:t xml:space="preserve">- </w:t>
      </w:r>
      <w:r w:rsidRPr="007435EB">
        <w:rPr>
          <w:rFonts w:ascii="Fb Fontext" w:hAnsi="Fb Fontext"/>
          <w:sz w:val="20"/>
          <w:rtl/>
        </w:rPr>
        <w:t xml:space="preserve">תנהו ענין לכל איסורין שבתורה. </w:t>
      </w:r>
    </w:p>
    <w:p w14:paraId="262DA5CF" w14:textId="77777777" w:rsidR="00E8089F" w:rsidRPr="007435EB" w:rsidRDefault="00E8089F" w:rsidP="0004022B">
      <w:pPr>
        <w:rPr>
          <w:rtl/>
        </w:rPr>
      </w:pPr>
      <w:r w:rsidRPr="007435EB">
        <w:rPr>
          <w:rFonts w:ascii="Fb Fontext" w:hAnsi="Fb Fontext"/>
          <w:sz w:val="20"/>
          <w:rtl/>
        </w:rPr>
        <w:t>ואם אינו ענין לאכילה - תנהו לאיסור הנאה.</w:t>
      </w:r>
    </w:p>
    <w:p w14:paraId="52502238" w14:textId="77777777" w:rsidR="0004022B" w:rsidRDefault="00E8089F" w:rsidP="0004022B">
      <w:pPr>
        <w:pStyle w:val="36"/>
        <w:framePr w:wrap="notBeside"/>
        <w:rPr>
          <w:rStyle w:val="afffa"/>
          <w:rtl/>
        </w:rPr>
      </w:pPr>
      <w:r w:rsidRPr="005C3FF1">
        <w:rPr>
          <w:rStyle w:val="afffa"/>
          <w:rtl/>
        </w:rPr>
        <w:t>ו</w:t>
      </w:r>
      <w:r w:rsidRPr="005C3FF1">
        <w:rPr>
          <w:rStyle w:val="afffa"/>
          <w:rFonts w:hint="cs"/>
          <w:rtl/>
        </w:rPr>
        <w:t>דחהו</w:t>
      </w:r>
    </w:p>
    <w:p w14:paraId="403EB404" w14:textId="4C75BAED" w:rsidR="00E8089F" w:rsidRPr="007435EB" w:rsidRDefault="00E8089F" w:rsidP="002A7FD9">
      <w:pPr>
        <w:rPr>
          <w:rtl/>
        </w:rPr>
      </w:pPr>
      <w:r w:rsidRPr="00AC0CB1">
        <w:rPr>
          <w:rStyle w:val="af2"/>
          <w:rtl/>
        </w:rPr>
        <w:t xml:space="preserve">ד'בקדש באש תשרף' </w:t>
      </w:r>
      <w:r w:rsidRPr="007435EB">
        <w:rPr>
          <w:rFonts w:ascii="Fb Fontext" w:hAnsi="Fb Fontext"/>
          <w:rtl/>
        </w:rPr>
        <w:t>ולא שאר איסורין בשריפה.</w:t>
      </w:r>
    </w:p>
    <w:p w14:paraId="010B67F6" w14:textId="77777777" w:rsidR="0004022B" w:rsidRPr="0004022B" w:rsidRDefault="00E8089F" w:rsidP="0004022B">
      <w:pPr>
        <w:pStyle w:val="36"/>
        <w:framePr w:wrap="notBeside"/>
        <w:rPr>
          <w:rtl/>
        </w:rPr>
      </w:pPr>
      <w:r w:rsidRPr="0004022B">
        <w:rPr>
          <w:rtl/>
        </w:rPr>
        <w:t>דצ"ל</w:t>
      </w:r>
      <w:r w:rsidRPr="0004022B">
        <w:rPr>
          <w:rFonts w:hint="cs"/>
          <w:rtl/>
        </w:rPr>
        <w:t xml:space="preserve"> </w:t>
      </w:r>
      <w:r w:rsidRPr="0004022B">
        <w:rPr>
          <w:rtl/>
        </w:rPr>
        <w:t>כדר"ש</w:t>
      </w:r>
    </w:p>
    <w:p w14:paraId="408CD1AC" w14:textId="0E737D68" w:rsidR="00E8089F" w:rsidRPr="007435EB" w:rsidRDefault="00E8089F" w:rsidP="00E8089F">
      <w:pPr>
        <w:rPr>
          <w:rtl/>
        </w:rPr>
      </w:pPr>
      <w:r w:rsidRPr="007435EB">
        <w:rPr>
          <w:rtl/>
        </w:rPr>
        <w:t>לימד אף על פסולי ק</w:t>
      </w:r>
      <w:r w:rsidR="004C0677">
        <w:rPr>
          <w:rtl/>
        </w:rPr>
        <w:t>דשי קדשים ואימורי קדשים קלים לב</w:t>
      </w:r>
      <w:r w:rsidR="004C0677">
        <w:rPr>
          <w:rFonts w:hint="cs"/>
          <w:rtl/>
        </w:rPr>
        <w:t>ד</w:t>
      </w:r>
      <w:r w:rsidRPr="007435EB">
        <w:rPr>
          <w:rtl/>
        </w:rPr>
        <w:t xml:space="preserve"> מן חטאת.</w:t>
      </w:r>
    </w:p>
    <w:p w14:paraId="5C6BEC45" w14:textId="77777777" w:rsidR="0004022B" w:rsidRDefault="00E8089F" w:rsidP="0004022B">
      <w:pPr>
        <w:pStyle w:val="36"/>
        <w:framePr w:wrap="notBeside"/>
        <w:rPr>
          <w:rStyle w:val="affffd"/>
          <w:rtl/>
        </w:rPr>
      </w:pPr>
      <w:r w:rsidRPr="004C0677">
        <w:rPr>
          <w:rStyle w:val="affffd"/>
          <w:rtl/>
        </w:rPr>
        <w:t>וא"ל</w:t>
      </w:r>
    </w:p>
    <w:p w14:paraId="7554939D" w14:textId="1403893E" w:rsidR="00E8089F" w:rsidRPr="007435EB" w:rsidRDefault="00E8089F" w:rsidP="00E8089F">
      <w:pPr>
        <w:rPr>
          <w:rtl/>
        </w:rPr>
      </w:pPr>
      <w:r w:rsidRPr="007435EB">
        <w:rPr>
          <w:rtl/>
        </w:rPr>
        <w:t>דילפי' מ'ו</w:t>
      </w:r>
      <w:r w:rsidRPr="00AC0CB1">
        <w:rPr>
          <w:rStyle w:val="af2"/>
          <w:rtl/>
        </w:rPr>
        <w:t>אם יותר מבשר המלאים ומן הלחם עד הבקר,</w:t>
      </w:r>
      <w:r w:rsidRPr="007435EB">
        <w:rPr>
          <w:rtl/>
        </w:rPr>
        <w:t xml:space="preserve"> </w:t>
      </w:r>
      <w:r w:rsidRPr="00AC0CB1">
        <w:rPr>
          <w:rStyle w:val="af2"/>
          <w:rtl/>
        </w:rPr>
        <w:t xml:space="preserve">ד'לא יאכל' </w:t>
      </w:r>
      <w:r w:rsidRPr="007435EB">
        <w:rPr>
          <w:rtl/>
        </w:rPr>
        <w:t>אתי לשאר איסורין שבתורה. ותנהו ענין לאיסור הנאה.</w:t>
      </w:r>
    </w:p>
    <w:p w14:paraId="48AFEFF6" w14:textId="77777777" w:rsidR="00E8089F" w:rsidRPr="007435EB" w:rsidRDefault="00E8089F" w:rsidP="004C0677">
      <w:pPr>
        <w:pStyle w:val="afffff5"/>
        <w:rPr>
          <w:rtl/>
        </w:rPr>
      </w:pPr>
      <w:r w:rsidRPr="007435EB">
        <w:rPr>
          <w:rtl/>
        </w:rPr>
        <w:t>[אבל לענין שריפה רק נותר בשריפה ולא שאר איסורין שבתורה.</w:t>
      </w:r>
      <w:r w:rsidRPr="007435EB">
        <w:rPr>
          <w:rFonts w:hint="cs"/>
          <w:rtl/>
        </w:rPr>
        <w:t xml:space="preserve"> </w:t>
      </w:r>
      <w:r w:rsidRPr="007435EB">
        <w:rPr>
          <w:rtl/>
        </w:rPr>
        <w:t>דצ"ל</w:t>
      </w:r>
      <w:r w:rsidRPr="007435EB">
        <w:rPr>
          <w:rFonts w:hint="cs"/>
          <w:rtl/>
        </w:rPr>
        <w:t xml:space="preserve"> </w:t>
      </w:r>
      <w:r>
        <w:rPr>
          <w:rStyle w:val="affffd"/>
          <w:rtl/>
          <w:rPrChange w:id="9030" w:author="מנוע אמוראים" w:date="2026-10-05T16:42:03Z">
            <w:rPr>
              <w:rtl/>
            </w:rPr>
          </w:rPrChange>
        </w:rPr>
        <w:t xml:space="preserve">כדר"א</w:t>
      </w:r>
      <w:r>
        <w:rPr>
          <w:rtl/>
        </w:rPr>
        <w:t xml:space="preserve"> דכל שבקדש פסול בא הכתוב ליתן לא תעשה על אכילתו.</w:t>
      </w:r>
      <w:r w:rsidRPr="007435EB">
        <w:rPr>
          <w:rFonts w:hint="cs"/>
          <w:rtl/>
        </w:rPr>
        <w:t>]</w:t>
      </w:r>
    </w:p>
    <w:p w14:paraId="20958902" w14:textId="514E6B81" w:rsidR="00E8089F" w:rsidRPr="00F179CE" w:rsidRDefault="00F179CE" w:rsidP="00F47631">
      <w:pPr>
        <w:pStyle w:val="affd"/>
        <w:rPr>
          <w:rtl/>
        </w:rPr>
      </w:pPr>
      <w:r>
        <w:rPr>
          <w:rFonts w:hint="cs"/>
          <w:rtl/>
        </w:rPr>
        <w:t>***</w:t>
      </w:r>
      <w:r w:rsidR="00CF542C" w:rsidRPr="00F179CE">
        <w:rPr>
          <w:rFonts w:hint="cs"/>
          <w:rtl/>
        </w:rPr>
        <w:t>׻</w:t>
      </w:r>
    </w:p>
    <w:p w14:paraId="6CCA7272" w14:textId="77777777" w:rsidR="0004022B" w:rsidRDefault="00E8089F" w:rsidP="0004022B">
      <w:pPr>
        <w:pStyle w:val="36"/>
        <w:framePr w:wrap="notBeside"/>
        <w:rPr>
          <w:rStyle w:val="affffd"/>
          <w:rtl/>
        </w:rPr>
      </w:pPr>
      <w:r w:rsidRPr="004C0677">
        <w:rPr>
          <w:rStyle w:val="affffd"/>
          <w:rtl/>
        </w:rPr>
        <w:t>אביי:</w:t>
      </w:r>
    </w:p>
    <w:p w14:paraId="23B5E6FF" w14:textId="28848230" w:rsidR="004C0677" w:rsidRDefault="00E8089F" w:rsidP="004C0677">
      <w:pPr>
        <w:rPr>
          <w:rFonts w:ascii="Fb Fontext" w:hAnsi="Fb Fontext"/>
          <w:spacing w:val="-2"/>
          <w:rtl/>
        </w:rPr>
      </w:pPr>
      <w:r w:rsidRPr="007435EB">
        <w:rPr>
          <w:rFonts w:ascii="Fb Fontext" w:hAnsi="Fb Fontext"/>
          <w:rtl/>
        </w:rPr>
        <w:t>הך דבעי ל</w:t>
      </w:r>
      <w:r w:rsidRPr="00AC0CB1">
        <w:rPr>
          <w:rStyle w:val="af2"/>
          <w:rFonts w:hint="cs"/>
          <w:rtl/>
        </w:rPr>
        <w:t>'</w:t>
      </w:r>
      <w:r w:rsidRPr="00AC0CB1">
        <w:rPr>
          <w:rStyle w:val="af2"/>
          <w:rtl/>
        </w:rPr>
        <w:t>לא תאכל</w:t>
      </w:r>
      <w:r w:rsidRPr="00AC0CB1">
        <w:rPr>
          <w:rStyle w:val="af2"/>
          <w:rFonts w:hint="cs"/>
          <w:rtl/>
        </w:rPr>
        <w:t>'</w:t>
      </w:r>
      <w:r w:rsidRPr="007435EB">
        <w:rPr>
          <w:rFonts w:ascii="Fb Fontext" w:hAnsi="Fb Fontext"/>
          <w:rtl/>
        </w:rPr>
        <w:t xml:space="preserve"> אם אינו ענין לגופו, </w:t>
      </w:r>
    </w:p>
    <w:p w14:paraId="146B933D" w14:textId="77777777" w:rsidR="00E8089F" w:rsidRPr="007435EB" w:rsidRDefault="002A7FD9" w:rsidP="0004022B">
      <w:pPr>
        <w:rPr>
          <w:rtl/>
        </w:rPr>
      </w:pPr>
      <w:r>
        <w:rPr>
          <w:rStyle w:val="affffd"/>
          <w:rtl/>
        </w:rPr>
        <w:t>דנלמד מ</w:t>
      </w:r>
      <w:r w:rsidR="00E8089F" w:rsidRPr="004C0677">
        <w:rPr>
          <w:rStyle w:val="affffd"/>
          <w:rtl/>
        </w:rPr>
        <w:t xml:space="preserve">ר"א </w:t>
      </w:r>
      <w:r w:rsidR="00E8089F" w:rsidRPr="005F7EED">
        <w:rPr>
          <w:rFonts w:ascii="Fb Fontext" w:hAnsi="Fb Fontext"/>
          <w:spacing w:val="-2"/>
          <w:rtl/>
        </w:rPr>
        <w:t>תנהו ענין לכל איסורין שבתורה.</w:t>
      </w:r>
    </w:p>
    <w:p w14:paraId="7DFC5363" w14:textId="77777777" w:rsidR="00E8089F" w:rsidRPr="007435EB" w:rsidRDefault="00E8089F" w:rsidP="002A7FD9">
      <w:pPr>
        <w:rPr>
          <w:rtl/>
        </w:rPr>
      </w:pPr>
      <w:r w:rsidRPr="007435EB">
        <w:rPr>
          <w:rtl/>
        </w:rPr>
        <w:t>ואם אינו ענין לאכילה תנהו לאיסור הנאה. דאף כל איסורין שבתורה בשריפה</w:t>
      </w:r>
      <w:r w:rsidRPr="007435EB">
        <w:rPr>
          <w:rFonts w:hint="cs"/>
          <w:rtl/>
        </w:rPr>
        <w:t xml:space="preserve">. </w:t>
      </w:r>
      <w:r w:rsidRPr="007435EB">
        <w:rPr>
          <w:rtl/>
        </w:rPr>
        <w:t>ל</w:t>
      </w:r>
      <w:r w:rsidR="002A7FD9">
        <w:rPr>
          <w:rFonts w:hint="cs"/>
          <w:rtl/>
        </w:rPr>
        <w:t xml:space="preserve">כך בא </w:t>
      </w:r>
      <w:r w:rsidRPr="007435EB">
        <w:rPr>
          <w:rtl/>
        </w:rPr>
        <w:t>נותר בשריפה למעט.</w:t>
      </w:r>
    </w:p>
    <w:p w14:paraId="46ABC0C5" w14:textId="4AE6D886" w:rsidR="0004022B" w:rsidRDefault="00E8089F" w:rsidP="0004022B">
      <w:pPr>
        <w:pStyle w:val="36"/>
        <w:framePr w:wrap="notBeside"/>
        <w:rPr>
          <w:rStyle w:val="affffd"/>
          <w:rtl/>
        </w:rPr>
      </w:pPr>
      <w:r w:rsidRPr="004C0677">
        <w:rPr>
          <w:rStyle w:val="affffd"/>
          <w:rtl/>
        </w:rPr>
        <w:t>והקשה ר"פ</w:t>
      </w:r>
    </w:p>
    <w:p w14:paraId="54180110" w14:textId="5EE2EC87" w:rsidR="00E8089F" w:rsidRPr="002A7FD9" w:rsidRDefault="00E8089F" w:rsidP="002A7FD9">
      <w:pPr>
        <w:rPr>
          <w:rStyle w:val="afffff6"/>
          <w:rtl/>
        </w:rPr>
      </w:pPr>
      <w:r w:rsidRPr="007435EB">
        <w:rPr>
          <w:rtl/>
        </w:rPr>
        <w:t>ד</w:t>
      </w:r>
      <w:r w:rsidR="00916C28">
        <w:rPr>
          <w:rtl/>
        </w:rPr>
        <w:t>שמא</w:t>
      </w:r>
      <w:r w:rsidR="004C0677">
        <w:rPr>
          <w:rtl/>
        </w:rPr>
        <w:t xml:space="preserve"> ליחד</w:t>
      </w:r>
      <w:r w:rsidRPr="007435EB">
        <w:rPr>
          <w:rtl/>
        </w:rPr>
        <w:t xml:space="preserve"> לאו ל</w:t>
      </w:r>
      <w:r w:rsidR="002A7FD9">
        <w:rPr>
          <w:rFonts w:hint="cs"/>
          <w:rtl/>
        </w:rPr>
        <w:t>עצמו</w:t>
      </w:r>
      <w:r w:rsidRPr="007435EB">
        <w:rPr>
          <w:rtl/>
        </w:rPr>
        <w:t xml:space="preserve"> בא</w:t>
      </w:r>
      <w:r w:rsidR="004C0677">
        <w:rPr>
          <w:rFonts w:hint="cs"/>
          <w:rtl/>
        </w:rPr>
        <w:t>,</w:t>
      </w:r>
      <w:r w:rsidRPr="007435EB">
        <w:rPr>
          <w:rtl/>
        </w:rPr>
        <w:t xml:space="preserve"> </w:t>
      </w:r>
      <w:r>
        <w:rPr>
          <w:rStyle w:val="afffff6"/>
          <w:rtl/>
        </w:rPr>
        <w:t xml:space="preserve">דאי </w:t>
      </w:r>
      <w:r>
        <w:rPr>
          <w:rStyle w:val="affffd"/>
          <w:rtl/>
          <w:rPrChange w:id="9031" w:author="מנוע אמוראים" w:date="2026-10-05T16:42:03Z">
            <w:rPr>
              <w:rStyle w:val="afffff6"/>
              <w:rtl/>
            </w:rPr>
          </w:rPrChange>
        </w:rPr>
        <w:t xml:space="preserve">מדר"א</w:t>
      </w:r>
      <w:r>
        <w:rPr>
          <w:rStyle w:val="afffff6"/>
          <w:rtl/>
        </w:rPr>
        <w:t xml:space="preserve"> אין לוקין על לאו שבכללות]</w:t>
      </w:r>
    </w:p>
    <w:p w14:paraId="57F61E6E" w14:textId="77777777" w:rsidR="0004022B" w:rsidRDefault="00E8089F" w:rsidP="0004022B">
      <w:pPr>
        <w:pStyle w:val="36"/>
        <w:framePr w:wrap="notBeside"/>
        <w:rPr>
          <w:rStyle w:val="affffd"/>
          <w:rtl/>
        </w:rPr>
      </w:pPr>
      <w:r w:rsidRPr="005C0758">
        <w:rPr>
          <w:rStyle w:val="affffd"/>
          <w:rtl/>
        </w:rPr>
        <w:t>ר"פ:</w:t>
      </w:r>
    </w:p>
    <w:p w14:paraId="37EDA5A5" w14:textId="6D12159C" w:rsidR="00E8089F" w:rsidRPr="005C0758" w:rsidRDefault="00E8089F" w:rsidP="0004022B">
      <w:pPr>
        <w:rPr>
          <w:rtl/>
        </w:rPr>
      </w:pPr>
      <w:r w:rsidRPr="00AC0CB1">
        <w:rPr>
          <w:rStyle w:val="af2"/>
          <w:rtl/>
        </w:rPr>
        <w:t>'והבשר אשר יגע בכל טמא לא יאכל באש ישרף,</w:t>
      </w:r>
      <w:r w:rsidRPr="005C0758">
        <w:rPr>
          <w:rtl/>
        </w:rPr>
        <w:t xml:space="preserve"> דאינו ענין לגופו.</w:t>
      </w:r>
    </w:p>
    <w:p w14:paraId="32F874D2" w14:textId="4E590020" w:rsidR="00E8089F" w:rsidRPr="007435EB" w:rsidRDefault="00E8089F" w:rsidP="005C0758">
      <w:pPr>
        <w:pStyle w:val="afffff5"/>
        <w:rPr>
          <w:rtl/>
        </w:rPr>
      </w:pPr>
      <w:r w:rsidRPr="007435EB">
        <w:rPr>
          <w:rtl/>
        </w:rPr>
        <w:t xml:space="preserve">[דנלמד מק"ו ממעשר הקל </w:t>
      </w:r>
      <w:r w:rsidR="0004022B">
        <w:rPr>
          <w:rFonts w:hint="cs"/>
          <w:rtl/>
        </w:rPr>
        <w:t>-</w:t>
      </w:r>
      <w:r>
        <w:rPr>
          <w:rtl/>
        </w:rPr>
        <w:t xml:space="preserve">'</w:t>
      </w:r>
      <w:r>
        <w:rPr>
          <w:rStyle w:val="af2"/>
          <w:rtl/>
          <w:rPrChange w:id="9001" w:author="מנוע פסוקים" w:date="2026-10-05T16:38:40Z">
            <w:rPr>
              <w:rtl/>
            </w:rPr>
          </w:rPrChange>
        </w:rPr>
        <w:t xml:space="preserve">לא בערתי ממנו בטמא</w:t>
      </w:r>
      <w:r>
        <w:rPr>
          <w:rtl/>
        </w:rPr>
        <w:t xml:space="preserve">'</w:t>
      </w:r>
      <w:r w:rsidRPr="00AC0CB1">
        <w:rPr>
          <w:rStyle w:val="af2"/>
          <w:rtl/>
        </w:rPr>
        <w:t xml:space="preserve"> </w:t>
      </w:r>
      <w:r w:rsidR="0004022B">
        <w:rPr>
          <w:rStyle w:val="af2"/>
          <w:rFonts w:hint="cs"/>
          <w:rtl/>
        </w:rPr>
        <w:t xml:space="preserve">- </w:t>
      </w:r>
      <w:r w:rsidRPr="007435EB">
        <w:rPr>
          <w:rtl/>
        </w:rPr>
        <w:t xml:space="preserve">כ"ש בשר קדש </w:t>
      </w:r>
      <w:r w:rsidR="0004022B">
        <w:rPr>
          <w:rFonts w:hint="cs"/>
          <w:rtl/>
        </w:rPr>
        <w:t>ה</w:t>
      </w:r>
      <w:r w:rsidRPr="007435EB">
        <w:rPr>
          <w:rtl/>
        </w:rPr>
        <w:t>חמור</w:t>
      </w:r>
    </w:p>
    <w:p w14:paraId="00A679E1" w14:textId="77777777" w:rsidR="00E8089F" w:rsidRPr="007435EB" w:rsidRDefault="00E8089F" w:rsidP="005C0758">
      <w:pPr>
        <w:rPr>
          <w:rtl/>
        </w:rPr>
      </w:pPr>
      <w:r w:rsidRPr="007435EB">
        <w:rPr>
          <w:rtl/>
        </w:rPr>
        <w:t xml:space="preserve">וא"ז אזהרה מן הדין אלא היקש </w:t>
      </w:r>
      <w:r w:rsidRPr="00AC0CB1">
        <w:rPr>
          <w:rStyle w:val="af2"/>
          <w:rtl/>
        </w:rPr>
        <w:t>ד'מעשר דגנך'.</w:t>
      </w:r>
      <w:r w:rsidRPr="007435EB">
        <w:rPr>
          <w:rtl/>
        </w:rPr>
        <w:t xml:space="preserve"> ותנהו </w:t>
      </w:r>
      <w:r w:rsidRPr="00AC0CB1">
        <w:rPr>
          <w:rStyle w:val="af2"/>
          <w:rtl/>
        </w:rPr>
        <w:t xml:space="preserve">ד'לא יאכל' </w:t>
      </w:r>
      <w:r w:rsidRPr="007435EB">
        <w:rPr>
          <w:rtl/>
        </w:rPr>
        <w:t>לכל איסורין שבתורה.</w:t>
      </w:r>
      <w:r w:rsidR="005C0758">
        <w:rPr>
          <w:rFonts w:hint="cs"/>
          <w:rtl/>
        </w:rPr>
        <w:t xml:space="preserve"> </w:t>
      </w:r>
      <w:r w:rsidRPr="007435EB">
        <w:rPr>
          <w:rtl/>
        </w:rPr>
        <w:t>ולהנאה ולשריפה קמ"ל</w:t>
      </w:r>
      <w:r w:rsidRPr="00AC0CB1">
        <w:rPr>
          <w:rStyle w:val="af2"/>
          <w:rtl/>
        </w:rPr>
        <w:t xml:space="preserve"> 'הנותר' </w:t>
      </w:r>
      <w:r w:rsidRPr="007435EB">
        <w:rPr>
          <w:rtl/>
        </w:rPr>
        <w:t>בשריפה.</w:t>
      </w:r>
    </w:p>
    <w:p w14:paraId="348CBAFE" w14:textId="77777777" w:rsidR="0004022B" w:rsidRDefault="00E8089F" w:rsidP="0004022B">
      <w:pPr>
        <w:pStyle w:val="36"/>
        <w:framePr w:wrap="notBeside"/>
        <w:rPr>
          <w:rtl/>
        </w:rPr>
      </w:pPr>
      <w:r w:rsidRPr="007435EB">
        <w:rPr>
          <w:rtl/>
        </w:rPr>
        <w:t>ולא ד</w:t>
      </w:r>
      <w:r w:rsidR="002A7FD9">
        <w:rPr>
          <w:rFonts w:hint="cs"/>
          <w:rtl/>
        </w:rPr>
        <w:t>רשי'</w:t>
      </w:r>
      <w:r w:rsidRPr="007435EB">
        <w:rPr>
          <w:rtl/>
        </w:rPr>
        <w:t xml:space="preserve"> </w:t>
      </w:r>
    </w:p>
    <w:p w14:paraId="0D9E5B32" w14:textId="5417B6F9" w:rsidR="00E8089F" w:rsidRPr="007435EB" w:rsidRDefault="0004022B" w:rsidP="0004022B">
      <w:pPr>
        <w:spacing w:after="60"/>
        <w:rPr>
          <w:rtl/>
        </w:rPr>
      </w:pPr>
      <w:r>
        <w:rPr>
          <w:rFonts w:hint="cs"/>
          <w:rtl/>
        </w:rPr>
        <w:t>ל</w:t>
      </w:r>
      <w:r w:rsidR="00E8089F" w:rsidRPr="007435EB">
        <w:rPr>
          <w:rtl/>
        </w:rPr>
        <w:t>עבור בשני לאוי</w:t>
      </w:r>
      <w:r w:rsidR="00E8089F" w:rsidRPr="007435EB">
        <w:rPr>
          <w:rFonts w:hint="cs"/>
          <w:rtl/>
        </w:rPr>
        <w:t>ן</w:t>
      </w:r>
      <w:r w:rsidR="00E8089F" w:rsidRPr="007435EB">
        <w:rPr>
          <w:rtl/>
        </w:rPr>
        <w:t xml:space="preserve"> כבמאכ"א </w:t>
      </w:r>
      <w:r>
        <w:rPr>
          <w:rFonts w:hint="cs"/>
          <w:rtl/>
        </w:rPr>
        <w:t xml:space="preserve">- </w:t>
      </w:r>
      <w:r w:rsidR="00E8089F" w:rsidRPr="007435EB">
        <w:rPr>
          <w:rtl/>
        </w:rPr>
        <w:t xml:space="preserve">דכל </w:t>
      </w:r>
      <w:r w:rsidR="005C0758">
        <w:rPr>
          <w:rFonts w:hint="cs"/>
          <w:rtl/>
        </w:rPr>
        <w:t>שאפשר לדרוש דורשים</w:t>
      </w:r>
      <w:r w:rsidR="00E8089F" w:rsidRPr="007435EB">
        <w:rPr>
          <w:rtl/>
        </w:rPr>
        <w:t>.</w:t>
      </w:r>
    </w:p>
    <w:p w14:paraId="0F1D5852" w14:textId="2BFE8A97" w:rsidR="00E8089F" w:rsidRPr="007435EB" w:rsidRDefault="00E8089F" w:rsidP="00E8089F">
      <w:pPr>
        <w:rPr>
          <w:rtl/>
        </w:rPr>
      </w:pPr>
      <w:r w:rsidRPr="00AC0CB1">
        <w:rPr>
          <w:rStyle w:val="af2"/>
          <w:rtl/>
        </w:rPr>
        <w:t>'והבשר אשר יגע בכל טמא לא יאכל</w:t>
      </w:r>
      <w:r w:rsidRPr="007435EB">
        <w:rPr>
          <w:rtl/>
        </w:rPr>
        <w:t xml:space="preserve"> דרישיה - לרבות עצים ולבונה.</w:t>
      </w:r>
    </w:p>
    <w:p w14:paraId="73D207E2" w14:textId="5EF516D1" w:rsidR="00E8089F" w:rsidRPr="007435EB" w:rsidRDefault="00E8089F" w:rsidP="00E8089F">
      <w:pPr>
        <w:rPr>
          <w:rtl/>
        </w:rPr>
      </w:pPr>
      <w:r w:rsidRPr="00AC0CB1">
        <w:rPr>
          <w:rStyle w:val="af2"/>
          <w:rFonts w:hint="cs"/>
          <w:rtl/>
        </w:rPr>
        <w:t>'</w:t>
      </w:r>
      <w:r w:rsidRPr="00AC0CB1">
        <w:rPr>
          <w:rStyle w:val="af2"/>
          <w:rtl/>
        </w:rPr>
        <w:t>והבשר כל טהור יאכל בשר</w:t>
      </w:r>
      <w:r w:rsidRPr="00AC0CB1">
        <w:rPr>
          <w:rStyle w:val="af2"/>
          <w:rFonts w:hint="cs"/>
          <w:rtl/>
        </w:rPr>
        <w:t>'</w:t>
      </w:r>
      <w:r w:rsidR="005C0758">
        <w:rPr>
          <w:rtl/>
        </w:rPr>
        <w:t xml:space="preserve"> דסיפיה </w:t>
      </w:r>
      <w:r w:rsidRPr="007435EB">
        <w:rPr>
          <w:rtl/>
        </w:rPr>
        <w:t>לרבות אימורין. טומאת בשר בלאו.</w:t>
      </w:r>
    </w:p>
    <w:p w14:paraId="5B85533C" w14:textId="77777777" w:rsidR="00E8089F" w:rsidRPr="007435EB" w:rsidRDefault="00E8089F" w:rsidP="00E8089F">
      <w:pPr>
        <w:rPr>
          <w:rtl/>
        </w:rPr>
      </w:pPr>
      <w:r w:rsidRPr="00AC0CB1">
        <w:rPr>
          <w:rStyle w:val="af2"/>
          <w:rtl/>
        </w:rPr>
        <w:t xml:space="preserve">'והנפש אשר תאכל בשר מזבח השלמים אשר לה' </w:t>
      </w:r>
      <w:r w:rsidRPr="007435EB">
        <w:rPr>
          <w:rtl/>
        </w:rPr>
        <w:t>לרבות את האימורין והיינו טומאת הגוף - בכרת.</w:t>
      </w:r>
    </w:p>
    <w:p w14:paraId="24D71D35" w14:textId="5DFE6E20" w:rsidR="00E8089F" w:rsidRPr="007435EB" w:rsidRDefault="00F47631" w:rsidP="00F47631">
      <w:pPr>
        <w:pStyle w:val="affd"/>
        <w:rPr>
          <w:rtl/>
        </w:rPr>
      </w:pPr>
      <w:r>
        <w:rPr>
          <w:rFonts w:hint="cs"/>
          <w:rtl/>
        </w:rPr>
        <w:t>***</w:t>
      </w:r>
      <w:r w:rsidR="0004022B">
        <w:rPr>
          <w:rtl/>
        </w:rPr>
        <w:tab/>
      </w:r>
    </w:p>
    <w:p w14:paraId="6B88501F" w14:textId="77777777" w:rsidR="00E8089F" w:rsidRPr="007435EB" w:rsidRDefault="00E8089F" w:rsidP="005C3FF1">
      <w:pPr>
        <w:pStyle w:val="afff"/>
        <w:framePr w:wrap="around"/>
        <w:rPr>
          <w:rtl/>
        </w:rPr>
      </w:pPr>
      <w:r w:rsidRPr="007435EB">
        <w:rPr>
          <w:rFonts w:hint="cs"/>
          <w:rtl/>
        </w:rPr>
        <w:t>כד:</w:t>
      </w:r>
    </w:p>
    <w:p w14:paraId="6B34E026" w14:textId="77777777" w:rsidR="0004022B" w:rsidRDefault="00E8089F" w:rsidP="0004022B">
      <w:pPr>
        <w:pStyle w:val="36"/>
        <w:framePr w:wrap="notBeside"/>
        <w:rPr>
          <w:rStyle w:val="affffd"/>
          <w:rtl/>
        </w:rPr>
      </w:pPr>
      <w:r w:rsidRPr="005C0758">
        <w:rPr>
          <w:rStyle w:val="affffd"/>
          <w:rtl/>
        </w:rPr>
        <w:t>רי"ו:</w:t>
      </w:r>
    </w:p>
    <w:p w14:paraId="6776953E" w14:textId="1715EC8B" w:rsidR="00E8089F" w:rsidRPr="007435EB" w:rsidRDefault="00E8089F" w:rsidP="002A7FD9">
      <w:pPr>
        <w:rPr>
          <w:rtl/>
        </w:rPr>
      </w:pPr>
      <w:r w:rsidRPr="0004022B">
        <w:rPr>
          <w:rStyle w:val="afffa"/>
          <w:rtl/>
        </w:rPr>
        <w:t>כל איסורי</w:t>
      </w:r>
      <w:r w:rsidR="002A7FD9" w:rsidRPr="0004022B">
        <w:rPr>
          <w:rStyle w:val="afffa"/>
          <w:rFonts w:hint="cs"/>
          <w:rtl/>
        </w:rPr>
        <w:t xml:space="preserve"> תורה לוקין רק דרך אכילתן</w:t>
      </w:r>
      <w:r w:rsidR="002A7FD9">
        <w:rPr>
          <w:rFonts w:ascii="Fb Fontext" w:hAnsi="Fb Fontext" w:hint="cs"/>
          <w:rtl/>
        </w:rPr>
        <w:t xml:space="preserve"> למעט</w:t>
      </w:r>
      <w:r w:rsidRPr="007435EB">
        <w:rPr>
          <w:rFonts w:ascii="Fb Fontext" w:hAnsi="Fb Fontext"/>
          <w:rtl/>
        </w:rPr>
        <w:t xml:space="preserve"> </w:t>
      </w:r>
      <w:r w:rsidR="002A7FD9">
        <w:rPr>
          <w:rFonts w:ascii="Fb Fontext" w:hAnsi="Fb Fontext"/>
          <w:rtl/>
        </w:rPr>
        <w:t>חלב חי</w:t>
      </w:r>
      <w:r w:rsidRPr="007435EB">
        <w:rPr>
          <w:rFonts w:ascii="Fb Fontext" w:hAnsi="Fb Fontext"/>
          <w:rtl/>
        </w:rPr>
        <w:t xml:space="preserve"> שפטור.</w:t>
      </w:r>
    </w:p>
    <w:p w14:paraId="5B019E16" w14:textId="77777777" w:rsidR="0004022B" w:rsidRDefault="00E8089F" w:rsidP="0004022B">
      <w:pPr>
        <w:pStyle w:val="36"/>
        <w:framePr w:wrap="notBeside"/>
        <w:rPr>
          <w:rtl/>
        </w:rPr>
      </w:pPr>
      <w:r w:rsidRPr="005C0758">
        <w:rPr>
          <w:rStyle w:val="affffd"/>
          <w:rtl/>
        </w:rPr>
        <w:t>א"ד</w:t>
      </w:r>
      <w:r w:rsidRPr="005C0758">
        <w:rPr>
          <w:rStyle w:val="affffd"/>
          <w:rFonts w:hint="cs"/>
          <w:rtl/>
        </w:rPr>
        <w:t>:</w:t>
      </w:r>
      <w:r w:rsidR="002A7FD9">
        <w:rPr>
          <w:rtl/>
        </w:rPr>
        <w:t xml:space="preserve"> </w:t>
      </w:r>
    </w:p>
    <w:p w14:paraId="4B485F96" w14:textId="1F3D15A7" w:rsidR="00E8089F" w:rsidRPr="007435EB" w:rsidRDefault="0004022B" w:rsidP="002A7FD9">
      <w:pPr>
        <w:rPr>
          <w:rtl/>
        </w:rPr>
      </w:pPr>
      <w:r w:rsidRPr="0004022B">
        <w:rPr>
          <w:rStyle w:val="afffa"/>
          <w:rFonts w:hint="cs"/>
          <w:rtl/>
        </w:rPr>
        <w:t>א</w:t>
      </w:r>
      <w:r w:rsidR="002A7FD9" w:rsidRPr="0004022B">
        <w:rPr>
          <w:rStyle w:val="afffa"/>
          <w:rtl/>
        </w:rPr>
        <w:t>לא דרך הנאתן.</w:t>
      </w:r>
      <w:r w:rsidR="002A7FD9">
        <w:rPr>
          <w:rtl/>
        </w:rPr>
        <w:t xml:space="preserve"> </w:t>
      </w:r>
      <w:r>
        <w:rPr>
          <w:rFonts w:hint="cs"/>
          <w:rtl/>
        </w:rPr>
        <w:t xml:space="preserve">- </w:t>
      </w:r>
      <w:r w:rsidR="002A7FD9">
        <w:rPr>
          <w:rtl/>
        </w:rPr>
        <w:t xml:space="preserve">למעט הניח חלב </w:t>
      </w:r>
      <w:r w:rsidR="00E8089F" w:rsidRPr="007435EB">
        <w:rPr>
          <w:rtl/>
        </w:rPr>
        <w:t>שור הנסקל ע"ג מכתו, שפטור.</w:t>
      </w:r>
      <w:r w:rsidR="00E8089F" w:rsidRPr="007435EB">
        <w:rPr>
          <w:rFonts w:hint="cs"/>
          <w:rtl/>
        </w:rPr>
        <w:t xml:space="preserve"> </w:t>
      </w:r>
      <w:r w:rsidR="00E8089F" w:rsidRPr="007435EB">
        <w:rPr>
          <w:rtl/>
        </w:rPr>
        <w:t>וכ"ש אוכל חלב חי שפטור.</w:t>
      </w:r>
      <w:r w:rsidR="002A7FD9">
        <w:rPr>
          <w:rFonts w:hint="cs"/>
          <w:rtl/>
        </w:rPr>
        <w:t xml:space="preserve"> </w:t>
      </w:r>
      <w:r w:rsidR="00E8089F" w:rsidRPr="002A7FD9">
        <w:rPr>
          <w:rStyle w:val="affffd"/>
          <w:rtl/>
        </w:rPr>
        <w:t>איתמר נמי כא"ד: מרי'ו.</w:t>
      </w:r>
    </w:p>
    <w:p w14:paraId="5EBA5175" w14:textId="77777777" w:rsidR="0004022B" w:rsidRDefault="00E8089F" w:rsidP="0004022B">
      <w:pPr>
        <w:pStyle w:val="36"/>
        <w:framePr w:wrap="notBeside"/>
        <w:rPr>
          <w:rStyle w:val="affffd"/>
          <w:rtl/>
        </w:rPr>
      </w:pPr>
      <w:r w:rsidRPr="000D5B4E">
        <w:rPr>
          <w:rStyle w:val="affffd"/>
          <w:rtl/>
        </w:rPr>
        <w:t>ר"ז:</w:t>
      </w:r>
    </w:p>
    <w:p w14:paraId="3287E532" w14:textId="6E56DD80" w:rsidR="002A7FD9" w:rsidRPr="005C3FF1" w:rsidRDefault="000D5B4E" w:rsidP="002A7FD9">
      <w:pPr>
        <w:spacing w:before="4"/>
        <w:rPr>
          <w:rStyle w:val="afffa"/>
          <w:rtl/>
        </w:rPr>
      </w:pPr>
      <w:r>
        <w:rPr>
          <w:rStyle w:val="affffd"/>
          <w:rtl/>
        </w:rPr>
        <w:t>אף אנן</w:t>
      </w:r>
      <w:r w:rsidR="00E8089F" w:rsidRPr="000D5B4E">
        <w:rPr>
          <w:rStyle w:val="affffd"/>
          <w:rtl/>
        </w:rPr>
        <w:t xml:space="preserve"> תנינא: </w:t>
      </w:r>
      <w:r w:rsidR="00E8089F" w:rsidRPr="007435EB">
        <w:rPr>
          <w:rFonts w:ascii="Fb Fontext" w:hAnsi="Fb Fontext"/>
          <w:rtl/>
        </w:rPr>
        <w:t>אין סופגין את הארבעים משום ערלה, אלא על היוצא מהזיתים ומהענבים</w:t>
      </w:r>
      <w:r w:rsidR="002A7FD9">
        <w:rPr>
          <w:rFonts w:ascii="Fb Fontext" w:hAnsi="Fb Fontext" w:hint="cs"/>
          <w:rtl/>
        </w:rPr>
        <w:t>,</w:t>
      </w:r>
      <w:r w:rsidR="00E8089F" w:rsidRPr="007435EB">
        <w:rPr>
          <w:rFonts w:ascii="Fb Fontext" w:hAnsi="Fb Fontext"/>
          <w:rtl/>
        </w:rPr>
        <w:t xml:space="preserve"> </w:t>
      </w:r>
      <w:r w:rsidR="002A7FD9">
        <w:rPr>
          <w:rFonts w:ascii="Fb Fontext" w:hAnsi="Fb Fontext" w:hint="cs"/>
          <w:rtl/>
        </w:rPr>
        <w:t xml:space="preserve">דשאר דברים </w:t>
      </w:r>
      <w:r w:rsidR="0004022B">
        <w:rPr>
          <w:rFonts w:ascii="Fb Fontext" w:hAnsi="Fb Fontext" w:hint="cs"/>
          <w:rtl/>
        </w:rPr>
        <w:t xml:space="preserve">אי''ז </w:t>
      </w:r>
      <w:r w:rsidR="00E8089F" w:rsidRPr="007435EB">
        <w:rPr>
          <w:rFonts w:ascii="Fb Fontext" w:hAnsi="Fb Fontext"/>
          <w:rtl/>
        </w:rPr>
        <w:t>כדרך הנאתו</w:t>
      </w:r>
      <w:r w:rsidR="0004022B">
        <w:rPr>
          <w:rFonts w:ascii="Fb Fontext" w:hAnsi="Fb Fontext" w:hint="cs"/>
          <w:rtl/>
        </w:rPr>
        <w:t>.</w:t>
      </w:r>
    </w:p>
    <w:p w14:paraId="05D8327F" w14:textId="77777777" w:rsidR="0004022B" w:rsidRDefault="00E8089F" w:rsidP="0004022B">
      <w:pPr>
        <w:pStyle w:val="36"/>
        <w:framePr w:wrap="notBeside"/>
        <w:rPr>
          <w:rStyle w:val="affffd"/>
          <w:rtl/>
        </w:rPr>
      </w:pPr>
      <w:r w:rsidRPr="00B25284">
        <w:rPr>
          <w:rStyle w:val="affffd"/>
          <w:rtl/>
        </w:rPr>
        <w:t>- אביי</w:t>
      </w:r>
      <w:r w:rsidRPr="00B25284">
        <w:rPr>
          <w:rStyle w:val="affffd"/>
          <w:rFonts w:hint="cs"/>
          <w:rtl/>
        </w:rPr>
        <w:t>:</w:t>
      </w:r>
    </w:p>
    <w:p w14:paraId="227071A1" w14:textId="3610CB0B" w:rsidR="00E8089F" w:rsidRPr="007435EB" w:rsidRDefault="00AB3B38" w:rsidP="0004022B">
      <w:pPr>
        <w:spacing w:after="60"/>
        <w:rPr>
          <w:rtl/>
        </w:rPr>
      </w:pPr>
      <w:r w:rsidRPr="0004022B">
        <w:rPr>
          <w:rStyle w:val="affffd"/>
          <w:rtl/>
        </w:rPr>
        <w:t>כאן</w:t>
      </w:r>
      <w:r w:rsidR="00E8089F" w:rsidRPr="007435EB">
        <w:rPr>
          <w:rtl/>
        </w:rPr>
        <w:t xml:space="preserve"> משום דזיעה בעלמא הוא. </w:t>
      </w:r>
      <w:r w:rsidR="00E8089F" w:rsidRPr="0004022B">
        <w:rPr>
          <w:rStyle w:val="affffd"/>
          <w:rtl/>
        </w:rPr>
        <w:t>ו</w:t>
      </w:r>
      <w:r w:rsidRPr="0004022B">
        <w:rPr>
          <w:rStyle w:val="affffd"/>
          <w:rtl/>
        </w:rPr>
        <w:t>כאן</w:t>
      </w:r>
      <w:r w:rsidR="00E8089F" w:rsidRPr="0004022B">
        <w:rPr>
          <w:rStyle w:val="affffd"/>
          <w:rtl/>
        </w:rPr>
        <w:t xml:space="preserve"> הכל מודים</w:t>
      </w:r>
      <w:r w:rsidR="00E8089F" w:rsidRPr="007435EB">
        <w:rPr>
          <w:rtl/>
        </w:rPr>
        <w:t xml:space="preserve"> בכלאי הכרם שלוקין </w:t>
      </w:r>
      <w:r>
        <w:rPr>
          <w:rtl/>
        </w:rPr>
        <w:t>אף</w:t>
      </w:r>
      <w:r w:rsidR="00E8089F" w:rsidRPr="007435EB">
        <w:rPr>
          <w:rtl/>
        </w:rPr>
        <w:t xml:space="preserve"> שלא כדרך הנאתן. </w:t>
      </w:r>
      <w:r w:rsidR="000D5B4E">
        <w:rPr>
          <w:rFonts w:hint="cs"/>
          <w:rtl/>
        </w:rPr>
        <w:t>ש</w:t>
      </w:r>
      <w:r w:rsidR="00E8089F" w:rsidRPr="007435EB">
        <w:rPr>
          <w:rtl/>
        </w:rPr>
        <w:t>לא כת</w:t>
      </w:r>
      <w:r w:rsidR="000D5B4E">
        <w:rPr>
          <w:rFonts w:hint="cs"/>
          <w:rtl/>
        </w:rPr>
        <w:t xml:space="preserve">וב בהן בע''פ </w:t>
      </w:r>
      <w:r w:rsidR="00E8089F" w:rsidRPr="007435EB">
        <w:rPr>
          <w:rtl/>
        </w:rPr>
        <w:t>אכילה.</w:t>
      </w:r>
    </w:p>
    <w:p w14:paraId="55B5F33F" w14:textId="77777777" w:rsidR="0004022B" w:rsidRDefault="00E8089F" w:rsidP="0004022B">
      <w:pPr>
        <w:pStyle w:val="36"/>
        <w:framePr w:wrap="notBeside"/>
        <w:rPr>
          <w:rStyle w:val="affffd"/>
          <w:rtl/>
        </w:rPr>
      </w:pPr>
      <w:r w:rsidRPr="00B25284">
        <w:rPr>
          <w:rStyle w:val="affffd"/>
          <w:rtl/>
        </w:rPr>
        <w:t xml:space="preserve">ואיסי בין יהודה </w:t>
      </w:r>
    </w:p>
    <w:p w14:paraId="4C43CDC6" w14:textId="3EDDECFF" w:rsidR="00B25284" w:rsidRDefault="0004022B" w:rsidP="0004022B">
      <w:pPr>
        <w:rPr>
          <w:rFonts w:ascii="Fb Fontext" w:hAnsi="Fb Fontext"/>
          <w:rtl/>
        </w:rPr>
      </w:pPr>
      <w:r>
        <w:rPr>
          <w:rStyle w:val="affffd"/>
          <w:rFonts w:hint="cs"/>
          <w:rtl/>
        </w:rPr>
        <w:t>ה</w:t>
      </w:r>
      <w:r w:rsidR="00E8089F" w:rsidRPr="00B25284">
        <w:rPr>
          <w:rStyle w:val="affffd"/>
          <w:rtl/>
        </w:rPr>
        <w:t xml:space="preserve">קשה </w:t>
      </w:r>
      <w:r w:rsidR="00E8089F" w:rsidRPr="007435EB">
        <w:rPr>
          <w:rFonts w:ascii="Fb Fontext" w:hAnsi="Fb Fontext"/>
          <w:rtl/>
        </w:rPr>
        <w:t>מדבשר בחלב אסור ד</w:t>
      </w:r>
      <w:r w:rsidR="00E8089F" w:rsidRPr="00AC0CB1">
        <w:rPr>
          <w:rStyle w:val="af2"/>
          <w:rFonts w:hint="cs"/>
          <w:rtl/>
        </w:rPr>
        <w:t>'</w:t>
      </w:r>
      <w:r w:rsidR="00E8089F" w:rsidRPr="00AC0CB1">
        <w:rPr>
          <w:rStyle w:val="af2"/>
          <w:rtl/>
        </w:rPr>
        <w:t>קדוש וקדש</w:t>
      </w:r>
      <w:r w:rsidR="00E8089F" w:rsidRPr="00AC0CB1">
        <w:rPr>
          <w:rStyle w:val="af2"/>
          <w:rFonts w:hint="cs"/>
          <w:rtl/>
        </w:rPr>
        <w:t>'</w:t>
      </w:r>
      <w:r w:rsidR="00E8089F" w:rsidRPr="00AC0CB1">
        <w:rPr>
          <w:rStyle w:val="af2"/>
          <w:rtl/>
        </w:rPr>
        <w:t xml:space="preserve"> </w:t>
      </w:r>
      <w:r w:rsidR="00E8089F" w:rsidRPr="007435EB">
        <w:rPr>
          <w:rFonts w:ascii="Fb Fontext" w:hAnsi="Fb Fontext"/>
          <w:rtl/>
        </w:rPr>
        <w:t>לאיסור</w:t>
      </w:r>
      <w:r w:rsidR="00E8089F" w:rsidRPr="007435EB">
        <w:rPr>
          <w:rFonts w:ascii="Fb Fontext" w:hAnsi="Fb Fontext" w:hint="cs"/>
          <w:rtl/>
        </w:rPr>
        <w:t>,</w:t>
      </w:r>
      <w:r w:rsidR="00E8089F" w:rsidRPr="007435EB">
        <w:rPr>
          <w:rFonts w:ascii="Fb Fontext" w:hAnsi="Fb Fontext"/>
          <w:rtl/>
        </w:rPr>
        <w:t xml:space="preserve"> ו</w:t>
      </w:r>
      <w:r w:rsidR="00AB3B38">
        <w:rPr>
          <w:rFonts w:ascii="Fb Fontext" w:hAnsi="Fb Fontext"/>
          <w:rtl/>
        </w:rPr>
        <w:t>אף</w:t>
      </w:r>
      <w:r w:rsidR="00E8089F" w:rsidRPr="007435EB">
        <w:rPr>
          <w:rFonts w:ascii="Fb Fontext" w:hAnsi="Fb Fontext"/>
          <w:rtl/>
        </w:rPr>
        <w:t xml:space="preserve"> בהנאה ק"ו מערלה שלא </w:t>
      </w:r>
      <w:r>
        <w:rPr>
          <w:rFonts w:ascii="Fb Fontext" w:hAnsi="Fb Fontext" w:hint="cs"/>
          <w:rtl/>
        </w:rPr>
        <w:t xml:space="preserve">נעשה </w:t>
      </w:r>
      <w:r w:rsidR="00E8089F" w:rsidRPr="007435EB">
        <w:rPr>
          <w:rFonts w:ascii="Fb Fontext" w:hAnsi="Fb Fontext"/>
          <w:rtl/>
        </w:rPr>
        <w:t>בה עבירה ואסורה בהנאה, ל</w:t>
      </w:r>
      <w:r w:rsidR="00B25284">
        <w:rPr>
          <w:rFonts w:ascii="Fb Fontext" w:hAnsi="Fb Fontext"/>
          <w:rtl/>
        </w:rPr>
        <w:t>בשר בחלב שנעבדה בו עבירה שי</w:t>
      </w:r>
      <w:r w:rsidR="00E8089F" w:rsidRPr="007435EB">
        <w:rPr>
          <w:rFonts w:ascii="Fb Fontext" w:hAnsi="Fb Fontext"/>
          <w:rtl/>
        </w:rPr>
        <w:t xml:space="preserve">אסר בהנאה, </w:t>
      </w:r>
    </w:p>
    <w:p w14:paraId="77CFD5FA" w14:textId="77777777" w:rsidR="0004022B" w:rsidRPr="0004022B" w:rsidRDefault="00E8089F" w:rsidP="0004022B">
      <w:pPr>
        <w:pStyle w:val="36"/>
        <w:framePr w:wrap="notBeside"/>
        <w:rPr>
          <w:rtl/>
        </w:rPr>
      </w:pPr>
      <w:r w:rsidRPr="0004022B">
        <w:rPr>
          <w:rtl/>
        </w:rPr>
        <w:t xml:space="preserve">וכן </w:t>
      </w:r>
    </w:p>
    <w:p w14:paraId="6039F15B" w14:textId="11642449" w:rsidR="00B25284" w:rsidRDefault="0004022B" w:rsidP="00B25284">
      <w:pPr>
        <w:rPr>
          <w:rFonts w:ascii="Fb Fontext" w:hAnsi="Fb Fontext"/>
          <w:rtl/>
        </w:rPr>
      </w:pPr>
      <w:r>
        <w:rPr>
          <w:rFonts w:ascii="Fb Fontext" w:hAnsi="Fb Fontext" w:hint="cs"/>
          <w:rtl/>
        </w:rPr>
        <w:t>מ</w:t>
      </w:r>
      <w:r w:rsidR="00E8089F" w:rsidRPr="007435EB">
        <w:rPr>
          <w:rFonts w:ascii="Fb Fontext" w:hAnsi="Fb Fontext"/>
          <w:rtl/>
        </w:rPr>
        <w:t>חמץ בפסח</w:t>
      </w:r>
      <w:r>
        <w:rPr>
          <w:rFonts w:ascii="Fb Fontext" w:hAnsi="Fb Fontext" w:hint="cs"/>
          <w:rtl/>
        </w:rPr>
        <w:t>,</w:t>
      </w:r>
      <w:r w:rsidR="00E8089F" w:rsidRPr="007435EB">
        <w:rPr>
          <w:rFonts w:ascii="Fb Fontext" w:hAnsi="Fb Fontext"/>
          <w:rtl/>
        </w:rPr>
        <w:t xml:space="preserve"> </w:t>
      </w:r>
      <w:r>
        <w:rPr>
          <w:rFonts w:ascii="Fb Fontext" w:hAnsi="Fb Fontext" w:hint="cs"/>
          <w:rtl/>
        </w:rPr>
        <w:t xml:space="preserve">שאין </w:t>
      </w:r>
      <w:r w:rsidR="00E8089F" w:rsidRPr="007435EB">
        <w:rPr>
          <w:rFonts w:ascii="Fb Fontext" w:hAnsi="Fb Fontext"/>
          <w:rtl/>
        </w:rPr>
        <w:t xml:space="preserve">לפרוך שהיה לו שעת הכושר ואסור בהנאה, או אשכן ענוש כרת דכלאי הכרם יוכיחו, </w:t>
      </w:r>
    </w:p>
    <w:p w14:paraId="7F7AAC43" w14:textId="77777777" w:rsidR="0004022B" w:rsidRPr="0004022B" w:rsidRDefault="00E8089F" w:rsidP="0004022B">
      <w:pPr>
        <w:pStyle w:val="36"/>
        <w:framePr w:wrap="notBeside"/>
        <w:rPr>
          <w:rtl/>
        </w:rPr>
      </w:pPr>
      <w:r w:rsidRPr="0004022B">
        <w:rPr>
          <w:rtl/>
        </w:rPr>
        <w:t>והקשה</w:t>
      </w:r>
    </w:p>
    <w:p w14:paraId="29ED1464" w14:textId="207E19B4" w:rsidR="00B25284" w:rsidRPr="0004022B" w:rsidRDefault="00E8089F" w:rsidP="0004022B">
      <w:pPr>
        <w:spacing w:after="60"/>
        <w:rPr>
          <w:rtl/>
        </w:rPr>
      </w:pPr>
      <w:r w:rsidRPr="007435EB">
        <w:rPr>
          <w:rFonts w:ascii="Fb Fontext" w:hAnsi="Fb Fontext"/>
          <w:rtl/>
        </w:rPr>
        <w:t xml:space="preserve">דאי לוקין שלא כדרך הנאתן לפרוך </w:t>
      </w:r>
      <w:r w:rsidR="00B25284">
        <w:rPr>
          <w:rFonts w:ascii="Fb Fontext" w:hAnsi="Fb Fontext" w:hint="cs"/>
          <w:rtl/>
        </w:rPr>
        <w:t xml:space="preserve">כן </w:t>
      </w:r>
      <w:r w:rsidRPr="007435EB">
        <w:rPr>
          <w:rFonts w:ascii="Fb Fontext" w:hAnsi="Fb Fontext"/>
          <w:rtl/>
        </w:rPr>
        <w:t xml:space="preserve">מכלאי הכרם, והיינו </w:t>
      </w:r>
      <w:r w:rsidRPr="0004022B">
        <w:rPr>
          <w:rtl/>
        </w:rPr>
        <w:t>ד</w:t>
      </w:r>
      <w:r w:rsidR="0004022B">
        <w:rPr>
          <w:rFonts w:hint="cs"/>
          <w:rtl/>
        </w:rPr>
        <w:t>איסור הנאה ב</w:t>
      </w:r>
      <w:r w:rsidRPr="0004022B">
        <w:rPr>
          <w:rtl/>
        </w:rPr>
        <w:t>בשר וחלב נלמד מנבילה.</w:t>
      </w:r>
    </w:p>
    <w:p w14:paraId="488AE056" w14:textId="77777777" w:rsidR="0004022B" w:rsidRPr="0004022B" w:rsidRDefault="00E8089F" w:rsidP="0004022B">
      <w:pPr>
        <w:pStyle w:val="36"/>
        <w:framePr w:wrap="notBeside"/>
        <w:rPr>
          <w:rtl/>
        </w:rPr>
      </w:pPr>
      <w:r w:rsidRPr="0004022B">
        <w:rPr>
          <w:rtl/>
        </w:rPr>
        <w:t>- ואביי ס"ל</w:t>
      </w:r>
    </w:p>
    <w:p w14:paraId="0A33D8C5" w14:textId="75F14624" w:rsidR="0004022B" w:rsidRPr="0004022B" w:rsidRDefault="00E8089F" w:rsidP="0004022B">
      <w:pPr>
        <w:rPr>
          <w:rStyle w:val="affffd"/>
          <w:rFonts w:cs="FrankRuehl"/>
          <w:b w:val="0"/>
          <w:bCs w:val="0"/>
          <w:sz w:val="18"/>
          <w:szCs w:val="18"/>
          <w:rtl/>
        </w:rPr>
      </w:pPr>
      <w:r w:rsidRPr="0004022B">
        <w:rPr>
          <w:rtl/>
        </w:rPr>
        <w:t>ד</w:t>
      </w:r>
      <w:r w:rsidR="00B25284" w:rsidRPr="0004022B">
        <w:rPr>
          <w:rFonts w:hint="cs"/>
          <w:rtl/>
        </w:rPr>
        <w:t>לכך</w:t>
      </w:r>
      <w:r w:rsidRPr="0004022B">
        <w:rPr>
          <w:rtl/>
        </w:rPr>
        <w:t xml:space="preserve"> לא כתב אכ</w:t>
      </w:r>
      <w:r w:rsidR="00B25284" w:rsidRPr="0004022B">
        <w:rPr>
          <w:rtl/>
        </w:rPr>
        <w:t>ילה בגופו</w:t>
      </w:r>
      <w:r w:rsidRPr="0004022B">
        <w:rPr>
          <w:rtl/>
        </w:rPr>
        <w:t xml:space="preserve"> לומר שלוקין עליו </w:t>
      </w:r>
      <w:r w:rsidR="00AB3B38" w:rsidRPr="0004022B">
        <w:rPr>
          <w:rtl/>
        </w:rPr>
        <w:t>אף</w:t>
      </w:r>
      <w:r w:rsidRPr="0004022B">
        <w:rPr>
          <w:rtl/>
        </w:rPr>
        <w:t xml:space="preserve"> שלא כדרך הנאתו.</w:t>
      </w:r>
    </w:p>
    <w:p w14:paraId="634B83CC" w14:textId="648342BD" w:rsidR="0004022B" w:rsidRDefault="0004022B" w:rsidP="0004022B">
      <w:pPr>
        <w:pStyle w:val="36"/>
        <w:framePr w:wrap="notBeside"/>
        <w:rPr>
          <w:rFonts w:ascii="Fb Fontext" w:hAnsi="Fb Fontext"/>
          <w:rtl/>
        </w:rPr>
      </w:pPr>
      <w:r>
        <w:rPr>
          <w:rStyle w:val="affffd"/>
          <w:rFonts w:hint="cs"/>
          <w:rtl/>
        </w:rPr>
        <w:t xml:space="preserve">ואין </w:t>
      </w:r>
      <w:r w:rsidR="00E8089F" w:rsidRPr="00B25284">
        <w:rPr>
          <w:rStyle w:val="affffd"/>
          <w:rtl/>
        </w:rPr>
        <w:t>לפרוך</w:t>
      </w:r>
    </w:p>
    <w:p w14:paraId="705C0926" w14:textId="6295E03C" w:rsidR="00E8089F" w:rsidRPr="007435EB" w:rsidRDefault="00E8089F" w:rsidP="00E8089F">
      <w:pPr>
        <w:rPr>
          <w:rtl/>
        </w:rPr>
      </w:pPr>
      <w:r w:rsidRPr="007435EB">
        <w:rPr>
          <w:rFonts w:ascii="Fb Fontext" w:hAnsi="Fb Fontext"/>
          <w:rtl/>
        </w:rPr>
        <w:t>דמה לכלאי הכרם שלא היתה לו שעת הכושר דהא דעיקרן נאסרין, שהיתה להן שעה"כ קוד</w:t>
      </w:r>
      <w:r w:rsidRPr="007435EB">
        <w:rPr>
          <w:rFonts w:ascii="Fb Fontext" w:hAnsi="Fb Fontext" w:hint="cs"/>
          <w:rtl/>
        </w:rPr>
        <w:t>ם</w:t>
      </w:r>
      <w:r w:rsidRPr="007435EB">
        <w:rPr>
          <w:rFonts w:ascii="Fb Fontext" w:hAnsi="Fb Fontext"/>
          <w:rtl/>
        </w:rPr>
        <w:t xml:space="preserve"> השרשה.</w:t>
      </w:r>
    </w:p>
    <w:p w14:paraId="52646AA6" w14:textId="77777777" w:rsidR="0004022B" w:rsidRDefault="00E8089F" w:rsidP="0004022B">
      <w:pPr>
        <w:pStyle w:val="36"/>
        <w:framePr w:wrap="notBeside"/>
        <w:rPr>
          <w:rtl/>
        </w:rPr>
      </w:pPr>
      <w:r w:rsidRPr="00F46A1C">
        <w:rPr>
          <w:rStyle w:val="affffd"/>
          <w:rtl/>
        </w:rPr>
        <w:t>והך</w:t>
      </w:r>
    </w:p>
    <w:p w14:paraId="15D7F97C" w14:textId="35D3805F" w:rsidR="00E8089F" w:rsidRPr="0004022B" w:rsidRDefault="00E8089F" w:rsidP="00E8089F">
      <w:pPr>
        <w:rPr>
          <w:rtl/>
        </w:rPr>
      </w:pPr>
      <w:r w:rsidRPr="007435EB">
        <w:rPr>
          <w:rtl/>
        </w:rPr>
        <w:lastRenderedPageBreak/>
        <w:t>דהמעביר עציץ נקוב בכרם, אם הוסיף מאתים אסור.</w:t>
      </w:r>
      <w:r w:rsidRPr="007435EB">
        <w:rPr>
          <w:rFonts w:hint="cs"/>
          <w:rtl/>
        </w:rPr>
        <w:t xml:space="preserve"> - </w:t>
      </w:r>
      <w:r w:rsidRPr="00AC0CB1">
        <w:rPr>
          <w:rStyle w:val="af2"/>
          <w:rtl/>
        </w:rPr>
        <w:t xml:space="preserve">ד'הזרע' </w:t>
      </w:r>
      <w:r w:rsidRPr="0004022B">
        <w:rPr>
          <w:rtl/>
        </w:rPr>
        <w:t>זרוע מעיקרו בהשרשה</w:t>
      </w:r>
      <w:r w:rsidRPr="0004022B">
        <w:rPr>
          <w:rFonts w:hint="cs"/>
          <w:rtl/>
        </w:rPr>
        <w:t>,</w:t>
      </w:r>
      <w:r w:rsidRPr="0004022B">
        <w:rPr>
          <w:rtl/>
        </w:rPr>
        <w:t xml:space="preserve"> </w:t>
      </w:r>
      <w:r w:rsidRPr="0004022B">
        <w:rPr>
          <w:rFonts w:hint="cs"/>
          <w:rtl/>
        </w:rPr>
        <w:t>זרוע ובא הוסיף אין לא הוסיף לא.</w:t>
      </w:r>
    </w:p>
    <w:p w14:paraId="198AB522" w14:textId="46DD206F" w:rsidR="00E8089F" w:rsidRPr="007435EB" w:rsidRDefault="00F47631" w:rsidP="00F47631">
      <w:pPr>
        <w:pStyle w:val="affd"/>
        <w:rPr>
          <w:bCs/>
          <w:rtl/>
        </w:rPr>
      </w:pPr>
      <w:r>
        <w:rPr>
          <w:rFonts w:hint="cs"/>
          <w:rtl/>
        </w:rPr>
        <w:t>***</w:t>
      </w:r>
    </w:p>
    <w:p w14:paraId="79539DD5" w14:textId="77777777" w:rsidR="00E8089F" w:rsidRPr="007435EB" w:rsidRDefault="00E8089F" w:rsidP="005C3FF1">
      <w:pPr>
        <w:pStyle w:val="afff"/>
        <w:framePr w:wrap="around"/>
        <w:rPr>
          <w:rtl/>
        </w:rPr>
      </w:pPr>
      <w:r w:rsidRPr="007435EB">
        <w:rPr>
          <w:rFonts w:hint="cs"/>
          <w:rtl/>
        </w:rPr>
        <w:t>כה.</w:t>
      </w:r>
    </w:p>
    <w:p w14:paraId="445F98B0" w14:textId="77777777" w:rsidR="0004022B" w:rsidRPr="0004022B" w:rsidRDefault="00B25284" w:rsidP="0004022B">
      <w:pPr>
        <w:pStyle w:val="36"/>
        <w:framePr w:wrap="notBeside"/>
        <w:rPr>
          <w:rtl/>
        </w:rPr>
      </w:pPr>
      <w:r w:rsidRPr="0004022B">
        <w:rPr>
          <w:rFonts w:hint="cs"/>
          <w:rtl/>
        </w:rPr>
        <w:t xml:space="preserve">רי''ע </w:t>
      </w:r>
      <w:r w:rsidR="00E8089F" w:rsidRPr="0004022B">
        <w:rPr>
          <w:rtl/>
        </w:rPr>
        <w:t>מרי"ו:</w:t>
      </w:r>
    </w:p>
    <w:p w14:paraId="17DAF555" w14:textId="7A40FCF4" w:rsidR="00E8089F" w:rsidRPr="007435EB" w:rsidRDefault="00E8089F" w:rsidP="0004022B">
      <w:pPr>
        <w:pStyle w:val="afffff0"/>
        <w:rPr>
          <w:rtl/>
        </w:rPr>
      </w:pPr>
      <w:r w:rsidRPr="007435EB">
        <w:rPr>
          <w:rtl/>
        </w:rPr>
        <w:t>בכל מתרפאין, חוץ מעצי אשירה.</w:t>
      </w:r>
    </w:p>
    <w:p w14:paraId="7FC74061" w14:textId="77777777" w:rsidR="0004022B" w:rsidRDefault="00B25284" w:rsidP="0004022B">
      <w:pPr>
        <w:pStyle w:val="36"/>
        <w:framePr w:wrap="notBeside"/>
        <w:rPr>
          <w:rtl/>
        </w:rPr>
      </w:pPr>
      <w:r>
        <w:rPr>
          <w:rtl/>
        </w:rPr>
        <w:t>ומיירי</w:t>
      </w:r>
    </w:p>
    <w:p w14:paraId="46028895" w14:textId="3E0C199C" w:rsidR="00B25284" w:rsidRDefault="00B25284" w:rsidP="00E8089F">
      <w:pPr>
        <w:rPr>
          <w:rtl/>
        </w:rPr>
      </w:pPr>
      <w:r>
        <w:rPr>
          <w:rtl/>
        </w:rPr>
        <w:t>ד</w:t>
      </w:r>
      <w:r>
        <w:rPr>
          <w:rFonts w:hint="cs"/>
          <w:rtl/>
        </w:rPr>
        <w:t>יש</w:t>
      </w:r>
      <w:r w:rsidR="00E8089F" w:rsidRPr="007435EB">
        <w:rPr>
          <w:rtl/>
        </w:rPr>
        <w:t xml:space="preserve"> סכנה </w:t>
      </w:r>
      <w:r w:rsidR="00E8089F" w:rsidRPr="00AC0CB1">
        <w:rPr>
          <w:rStyle w:val="af2"/>
          <w:rtl/>
        </w:rPr>
        <w:t xml:space="preserve">ד'בכל נפשך' </w:t>
      </w:r>
      <w:r w:rsidR="00E8089F" w:rsidRPr="007435EB">
        <w:rPr>
          <w:rtl/>
        </w:rPr>
        <w:t xml:space="preserve">לאדם שחביב עליו גופו יותר ממונו </w:t>
      </w:r>
    </w:p>
    <w:p w14:paraId="6A3E99A3" w14:textId="7D2746F2" w:rsidR="00E8089F" w:rsidRPr="007435EB" w:rsidRDefault="0004022B" w:rsidP="0004022B">
      <w:pPr>
        <w:spacing w:after="120"/>
        <w:rPr>
          <w:rtl/>
        </w:rPr>
      </w:pPr>
      <w:r>
        <w:rPr>
          <w:rStyle w:val="af2"/>
          <w:rtl/>
        </w:rPr>
        <w:tab/>
      </w:r>
      <w:r>
        <w:rPr>
          <w:rStyle w:val="af2"/>
          <w:rtl/>
        </w:rPr>
        <w:tab/>
      </w:r>
      <w:r>
        <w:rPr>
          <w:rStyle w:val="af2"/>
          <w:rtl/>
        </w:rPr>
        <w:tab/>
      </w:r>
      <w:r>
        <w:rPr>
          <w:rStyle w:val="af2"/>
          <w:rtl/>
        </w:rPr>
        <w:tab/>
      </w:r>
      <w:r>
        <w:rPr>
          <w:rStyle w:val="af2"/>
          <w:rtl/>
        </w:rPr>
        <w:tab/>
      </w:r>
      <w:r w:rsidR="00E8089F" w:rsidRPr="00AC0CB1">
        <w:rPr>
          <w:rStyle w:val="af2"/>
          <w:rtl/>
        </w:rPr>
        <w:t>ו'בכל מאודך'</w:t>
      </w:r>
      <w:r w:rsidR="00E8089F" w:rsidRPr="007435EB">
        <w:rPr>
          <w:rtl/>
        </w:rPr>
        <w:t xml:space="preserve"> לאדם שממונו חביב עליו מגופו.</w:t>
      </w:r>
    </w:p>
    <w:p w14:paraId="1C2693BD" w14:textId="77777777" w:rsidR="0004022B" w:rsidRPr="0004022B" w:rsidRDefault="00B25284" w:rsidP="0004022B">
      <w:pPr>
        <w:pStyle w:val="36"/>
        <w:framePr w:wrap="notBeside"/>
        <w:rPr>
          <w:rtl/>
        </w:rPr>
      </w:pPr>
      <w:r w:rsidRPr="0004022B">
        <w:rPr>
          <w:rtl/>
        </w:rPr>
        <w:t xml:space="preserve">רבין </w:t>
      </w:r>
      <w:r w:rsidRPr="0004022B">
        <w:rPr>
          <w:rFonts w:hint="cs"/>
          <w:rtl/>
        </w:rPr>
        <w:t>מ</w:t>
      </w:r>
      <w:r w:rsidR="00E8089F" w:rsidRPr="0004022B">
        <w:rPr>
          <w:rtl/>
        </w:rPr>
        <w:t>רי"ו:</w:t>
      </w:r>
    </w:p>
    <w:p w14:paraId="01B0152B" w14:textId="77777777" w:rsidR="0004022B" w:rsidRDefault="00E8089F" w:rsidP="0004022B">
      <w:pPr>
        <w:pStyle w:val="afffff0"/>
        <w:rPr>
          <w:rtl/>
        </w:rPr>
      </w:pPr>
      <w:r w:rsidRPr="007435EB">
        <w:rPr>
          <w:rtl/>
        </w:rPr>
        <w:t xml:space="preserve">בכל מתרפאין, חוץ מע"ז וגל"ע ושפ"ד. </w:t>
      </w:r>
    </w:p>
    <w:p w14:paraId="2B934388" w14:textId="2F6152FE" w:rsidR="00E8089F" w:rsidRPr="007435EB" w:rsidRDefault="00E8089F" w:rsidP="0004022B">
      <w:pPr>
        <w:rPr>
          <w:rtl/>
        </w:rPr>
      </w:pPr>
      <w:r w:rsidRPr="0004022B">
        <w:rPr>
          <w:rStyle w:val="afffa"/>
          <w:rtl/>
        </w:rPr>
        <w:t>ע"ז</w:t>
      </w:r>
      <w:r w:rsidRPr="007435EB">
        <w:rPr>
          <w:rtl/>
        </w:rPr>
        <w:t xml:space="preserve"> הא דאמרן.</w:t>
      </w:r>
      <w:r w:rsidR="0004022B">
        <w:rPr>
          <w:rFonts w:hint="cs"/>
          <w:rtl/>
        </w:rPr>
        <w:t xml:space="preserve"> </w:t>
      </w:r>
      <w:r w:rsidRPr="0004022B">
        <w:rPr>
          <w:rStyle w:val="afffa"/>
          <w:rtl/>
        </w:rPr>
        <w:t>ג"ע ושפ"ד:</w:t>
      </w:r>
      <w:r w:rsidRPr="007435EB">
        <w:rPr>
          <w:rtl/>
        </w:rPr>
        <w:t xml:space="preserve"> </w:t>
      </w:r>
      <w:r w:rsidR="00B25284" w:rsidRPr="00B25284">
        <w:rPr>
          <w:rStyle w:val="affffd"/>
          <w:rFonts w:hint="cs"/>
          <w:rtl/>
        </w:rPr>
        <w:t>כ</w:t>
      </w:r>
      <w:r w:rsidRPr="00B25284">
        <w:rPr>
          <w:rStyle w:val="affffd"/>
          <w:rtl/>
        </w:rPr>
        <w:t xml:space="preserve">רבי </w:t>
      </w:r>
      <w:r w:rsidRPr="00AC0CB1">
        <w:rPr>
          <w:rStyle w:val="af2"/>
          <w:rtl/>
        </w:rPr>
        <w:t>'כי כאשר יקום איש על רעהו ורצחו נפש כן הדבר הזה'.</w:t>
      </w:r>
      <w:r w:rsidR="0004022B">
        <w:rPr>
          <w:rStyle w:val="af2"/>
          <w:rFonts w:hint="cs"/>
          <w:rtl/>
        </w:rPr>
        <w:t xml:space="preserve"> </w:t>
      </w:r>
      <w:r w:rsidRPr="007435EB">
        <w:rPr>
          <w:rtl/>
        </w:rPr>
        <w:t>בא ללמד ונמצא למד, מקיש רוצח לנערה המאורסה. דניתן להצילה בנפשו אף רוצח ניתן להצילו בנפשו.</w:t>
      </w:r>
    </w:p>
    <w:p w14:paraId="4B927EFD" w14:textId="77777777" w:rsidR="00B25284" w:rsidRDefault="00E8089F" w:rsidP="00B25284">
      <w:pPr>
        <w:rPr>
          <w:rtl/>
        </w:rPr>
      </w:pPr>
      <w:r w:rsidRPr="007435EB">
        <w:rPr>
          <w:rtl/>
        </w:rPr>
        <w:t>ונערה ה</w:t>
      </w:r>
      <w:r w:rsidR="00B25284">
        <w:rPr>
          <w:rtl/>
        </w:rPr>
        <w:t xml:space="preserve">מאורסה מרוצח, דיהרג ואל יעבור, </w:t>
      </w:r>
    </w:p>
    <w:p w14:paraId="4E1E8DCB" w14:textId="77777777" w:rsidR="00E8089F" w:rsidRPr="005F7EED" w:rsidRDefault="00E8089F" w:rsidP="0004022B">
      <w:pPr>
        <w:spacing w:after="60"/>
        <w:rPr>
          <w:spacing w:val="-2"/>
          <w:rtl/>
        </w:rPr>
      </w:pPr>
      <w:r w:rsidRPr="005F7EED">
        <w:rPr>
          <w:rFonts w:ascii="Fb Fontext" w:hAnsi="Fb Fontext"/>
          <w:spacing w:val="-2"/>
          <w:sz w:val="20"/>
          <w:rtl/>
        </w:rPr>
        <w:t xml:space="preserve">ושפיכות דמים </w:t>
      </w:r>
      <w:r w:rsidR="00B25284">
        <w:rPr>
          <w:rFonts w:ascii="Fb Fontext" w:hAnsi="Fb Fontext" w:hint="cs"/>
          <w:spacing w:val="-2"/>
          <w:sz w:val="20"/>
          <w:rtl/>
        </w:rPr>
        <w:t xml:space="preserve">עצמו </w:t>
      </w:r>
      <w:r w:rsidRPr="005F7EED">
        <w:rPr>
          <w:rFonts w:ascii="Fb Fontext" w:hAnsi="Fb Fontext"/>
          <w:spacing w:val="-2"/>
          <w:sz w:val="20"/>
          <w:rtl/>
        </w:rPr>
        <w:t>סברא הוא מחדדסטמד"ד.</w:t>
      </w:r>
    </w:p>
    <w:p w14:paraId="310B3FE6" w14:textId="77777777" w:rsidR="0004022B" w:rsidRDefault="00E8089F" w:rsidP="0004022B">
      <w:pPr>
        <w:pStyle w:val="36"/>
        <w:framePr w:wrap="notBeside"/>
        <w:rPr>
          <w:rStyle w:val="affffd"/>
          <w:rtl/>
        </w:rPr>
      </w:pPr>
      <w:r w:rsidRPr="00B25284">
        <w:rPr>
          <w:rStyle w:val="affffd"/>
          <w:rtl/>
        </w:rPr>
        <w:t xml:space="preserve">רבינא </w:t>
      </w:r>
      <w:r w:rsidR="00B25284">
        <w:rPr>
          <w:rStyle w:val="affffd"/>
          <w:rFonts w:hint="cs"/>
          <w:rtl/>
        </w:rPr>
        <w:t>שף לבתו</w:t>
      </w:r>
    </w:p>
    <w:p w14:paraId="2B350644" w14:textId="03BAFB68" w:rsidR="0004022B" w:rsidRDefault="0004022B" w:rsidP="0004022B">
      <w:pPr>
        <w:rPr>
          <w:rFonts w:ascii="Fb Fontext" w:hAnsi="Fb Fontext"/>
          <w:rtl/>
        </w:rPr>
      </w:pPr>
      <w:r>
        <w:rPr>
          <w:rFonts w:ascii="Fb Fontext" w:hAnsi="Fb Fontext" w:hint="cs"/>
          <w:rtl/>
        </w:rPr>
        <w:t xml:space="preserve">בזיתי בוסר </w:t>
      </w:r>
      <w:r w:rsidR="00E8089F" w:rsidRPr="007435EB">
        <w:rPr>
          <w:rFonts w:ascii="Fb Fontext" w:hAnsi="Fb Fontext"/>
          <w:rtl/>
        </w:rPr>
        <w:t xml:space="preserve">דערלה, </w:t>
      </w:r>
      <w:r w:rsidR="00E8089F" w:rsidRPr="0004022B">
        <w:rPr>
          <w:rStyle w:val="affffd"/>
          <w:rtl/>
        </w:rPr>
        <w:t>דס"ל</w:t>
      </w:r>
      <w:r w:rsidR="00E8089F" w:rsidRPr="007435EB">
        <w:rPr>
          <w:rFonts w:ascii="Fb Fontext" w:hAnsi="Fb Fontext"/>
          <w:rtl/>
        </w:rPr>
        <w:t xml:space="preserve"> </w:t>
      </w:r>
      <w:r>
        <w:rPr>
          <w:rFonts w:ascii="Fb Fontext" w:hAnsi="Fb Fontext" w:hint="cs"/>
          <w:rtl/>
        </w:rPr>
        <w:t>דקדחת חום</w:t>
      </w:r>
      <w:r w:rsidR="00E8089F" w:rsidRPr="007435EB">
        <w:rPr>
          <w:rFonts w:ascii="Fb Fontext" w:hAnsi="Fb Fontext"/>
          <w:rtl/>
        </w:rPr>
        <w:t xml:space="preserve"> כשעת הסכנה </w:t>
      </w:r>
      <w:r>
        <w:rPr>
          <w:rFonts w:ascii="Fb Fontext" w:hAnsi="Fb Fontext" w:hint="cs"/>
          <w:rtl/>
        </w:rPr>
        <w:t>היא</w:t>
      </w:r>
      <w:r w:rsidR="00E8089F" w:rsidRPr="007435EB">
        <w:rPr>
          <w:rFonts w:ascii="Fb Fontext" w:hAnsi="Fb Fontext"/>
          <w:rtl/>
        </w:rPr>
        <w:t>.</w:t>
      </w:r>
    </w:p>
    <w:p w14:paraId="316D45D5" w14:textId="77777777" w:rsidR="0004022B" w:rsidRDefault="00E8089F" w:rsidP="0004022B">
      <w:pPr>
        <w:pStyle w:val="36"/>
        <w:framePr w:wrap="notBeside"/>
        <w:rPr>
          <w:rStyle w:val="afffa"/>
          <w:rtl/>
        </w:rPr>
      </w:pPr>
      <w:r w:rsidRPr="005C3FF1">
        <w:rPr>
          <w:rStyle w:val="afffa"/>
          <w:rtl/>
        </w:rPr>
        <w:t>א"ד:</w:t>
      </w:r>
    </w:p>
    <w:p w14:paraId="05329571" w14:textId="741604DC" w:rsidR="00E8089F" w:rsidRPr="007435EB" w:rsidRDefault="0004022B" w:rsidP="0004022B">
      <w:pPr>
        <w:rPr>
          <w:rtl/>
        </w:rPr>
      </w:pPr>
      <w:r>
        <w:rPr>
          <w:rFonts w:ascii="Fb Fontext" w:hAnsi="Fb Fontext" w:hint="cs"/>
          <w:rtl/>
        </w:rPr>
        <w:t>ש</w:t>
      </w:r>
      <w:r w:rsidR="00E8089F" w:rsidRPr="007435EB">
        <w:rPr>
          <w:rFonts w:ascii="Fb Fontext" w:hAnsi="Fb Fontext"/>
          <w:rtl/>
        </w:rPr>
        <w:t>לא עשה כדרך הנאה.</w:t>
      </w:r>
    </w:p>
    <w:p w14:paraId="009BCAB9" w14:textId="7DA459B3" w:rsidR="00E8089F" w:rsidRPr="009A151F" w:rsidRDefault="00E8089F" w:rsidP="00B25284">
      <w:pPr>
        <w:pStyle w:val="afffff0"/>
        <w:rPr>
          <w:rtl/>
        </w:rPr>
      </w:pPr>
      <w:r w:rsidRPr="009A151F">
        <w:rPr>
          <w:rtl/>
        </w:rPr>
        <w:t>אפשר ולא אפשר</w:t>
      </w:r>
      <w:r w:rsidR="00AE5120">
        <w:rPr>
          <w:rFonts w:hint="cs"/>
          <w:rtl/>
        </w:rPr>
        <w:t>,</w:t>
      </w:r>
      <w:r w:rsidRPr="009A151F">
        <w:rPr>
          <w:rtl/>
        </w:rPr>
        <w:t xml:space="preserve"> מיכוון ולא מיכוון.</w:t>
      </w:r>
    </w:p>
    <w:p w14:paraId="4ED8901A" w14:textId="7DF329A8" w:rsidR="0004022B" w:rsidRDefault="00AE5120" w:rsidP="0004022B">
      <w:pPr>
        <w:pStyle w:val="36"/>
        <w:framePr w:wrap="notBeside"/>
        <w:rPr>
          <w:rStyle w:val="affffd"/>
          <w:rtl/>
        </w:rPr>
      </w:pPr>
      <w:r>
        <w:rPr>
          <w:rStyle w:val="affffd"/>
          <w:rFonts w:hint="cs"/>
          <w:rtl/>
        </w:rPr>
        <w:t>א.</w:t>
      </w:r>
    </w:p>
    <w:p w14:paraId="73BCD74C" w14:textId="2754F86B" w:rsidR="00E8089F" w:rsidRPr="007435EB" w:rsidRDefault="00E8089F" w:rsidP="00B25284">
      <w:pPr>
        <w:spacing w:before="4"/>
        <w:rPr>
          <w:rFonts w:cs="Guttman Vilna"/>
          <w:b/>
          <w:bCs/>
          <w:rtl/>
        </w:rPr>
      </w:pPr>
      <w:r w:rsidRPr="0004022B">
        <w:rPr>
          <w:rStyle w:val="afffa"/>
          <w:rtl/>
        </w:rPr>
        <w:t>הנאה הבאה לו לאדם בעל כרחו.</w:t>
      </w:r>
      <w:r w:rsidRPr="007435EB">
        <w:rPr>
          <w:rtl/>
        </w:rPr>
        <w:t xml:space="preserve"> </w:t>
      </w:r>
      <w:r w:rsidRPr="00B25284">
        <w:rPr>
          <w:rStyle w:val="affffd"/>
          <w:rtl/>
        </w:rPr>
        <w:t>אביי</w:t>
      </w:r>
      <w:r w:rsidR="00B25284">
        <w:rPr>
          <w:rStyle w:val="affffd"/>
          <w:rFonts w:hint="cs"/>
          <w:rtl/>
        </w:rPr>
        <w:t>:</w:t>
      </w:r>
      <w:r w:rsidRPr="007435EB">
        <w:rPr>
          <w:rtl/>
        </w:rPr>
        <w:t xml:space="preserve"> מותרת, </w:t>
      </w:r>
      <w:r w:rsidRPr="00B25284">
        <w:rPr>
          <w:rStyle w:val="affffd"/>
          <w:rtl/>
        </w:rPr>
        <w:t>רבא:</w:t>
      </w:r>
      <w:r w:rsidRPr="007435EB">
        <w:rPr>
          <w:rtl/>
        </w:rPr>
        <w:t xml:space="preserve"> אסורה.</w:t>
      </w:r>
    </w:p>
    <w:p w14:paraId="2CA53C3B" w14:textId="77777777" w:rsidR="0004022B" w:rsidRDefault="00B25284" w:rsidP="0004022B">
      <w:pPr>
        <w:pStyle w:val="36"/>
        <w:framePr w:wrap="notBeside"/>
        <w:rPr>
          <w:rtl/>
        </w:rPr>
      </w:pPr>
      <w:r>
        <w:rPr>
          <w:rtl/>
        </w:rPr>
        <w:t>ומיירי</w:t>
      </w:r>
    </w:p>
    <w:p w14:paraId="2E9C7260" w14:textId="69090D28" w:rsidR="00B25284" w:rsidRDefault="00B25284" w:rsidP="00E8089F">
      <w:pPr>
        <w:rPr>
          <w:rtl/>
        </w:rPr>
      </w:pPr>
      <w:r w:rsidRPr="00AE5120">
        <w:rPr>
          <w:rStyle w:val="afffa"/>
          <w:rtl/>
        </w:rPr>
        <w:t>באפשר ולא מ</w:t>
      </w:r>
      <w:r w:rsidR="00E8089F" w:rsidRPr="00AE5120">
        <w:rPr>
          <w:rStyle w:val="afffa"/>
          <w:rtl/>
        </w:rPr>
        <w:t>כו</w:t>
      </w:r>
      <w:r w:rsidR="0004022B" w:rsidRPr="00AE5120">
        <w:rPr>
          <w:rStyle w:val="afffa"/>
          <w:rFonts w:hint="cs"/>
          <w:rtl/>
        </w:rPr>
        <w:t>ו</w:t>
      </w:r>
      <w:r w:rsidR="00E8089F" w:rsidRPr="00AE5120">
        <w:rPr>
          <w:rStyle w:val="afffa"/>
          <w:rtl/>
        </w:rPr>
        <w:t>ן</w:t>
      </w:r>
      <w:r w:rsidR="00E8089F" w:rsidRPr="007435EB">
        <w:rPr>
          <w:rtl/>
        </w:rPr>
        <w:t xml:space="preserve"> </w:t>
      </w:r>
      <w:r w:rsidR="00E8089F" w:rsidRPr="00B25284">
        <w:rPr>
          <w:rStyle w:val="affffd"/>
          <w:rtl/>
        </w:rPr>
        <w:t>ואליבא דר"ש</w:t>
      </w:r>
      <w:r w:rsidR="00E8089F" w:rsidRPr="007435EB">
        <w:rPr>
          <w:rtl/>
        </w:rPr>
        <w:t xml:space="preserve"> דדשא"מ מותר </w:t>
      </w:r>
      <w:r w:rsidR="00AE5120">
        <w:rPr>
          <w:rStyle w:val="affffff0"/>
          <w:rFonts w:hint="cs"/>
          <w:rtl/>
        </w:rPr>
        <w:t>[</w:t>
      </w:r>
      <w:r w:rsidR="00AE5120" w:rsidRPr="00AE5120">
        <w:rPr>
          <w:rStyle w:val="affffff0"/>
          <w:rFonts w:hint="cs"/>
          <w:rtl/>
        </w:rPr>
        <w:t>דלר''י  אסור</w:t>
      </w:r>
      <w:r w:rsidR="00AE5120">
        <w:rPr>
          <w:rStyle w:val="affffff0"/>
          <w:rFonts w:hint="cs"/>
          <w:rtl/>
        </w:rPr>
        <w:t>]</w:t>
      </w:r>
    </w:p>
    <w:p w14:paraId="640AD474" w14:textId="77777777" w:rsidR="00AE5120" w:rsidRDefault="00E8089F" w:rsidP="00AE5120">
      <w:pPr>
        <w:pStyle w:val="36"/>
        <w:framePr w:wrap="notBeside"/>
        <w:rPr>
          <w:rtl/>
        </w:rPr>
      </w:pPr>
      <w:r w:rsidRPr="007435EB">
        <w:rPr>
          <w:rtl/>
        </w:rPr>
        <w:t>ולא מיירי</w:t>
      </w:r>
    </w:p>
    <w:p w14:paraId="2598904B" w14:textId="3AB7A36C" w:rsidR="00E8089F" w:rsidRPr="007435EB" w:rsidRDefault="00E8089F" w:rsidP="00B25284">
      <w:pPr>
        <w:rPr>
          <w:rFonts w:cs="Guttman Vilna"/>
          <w:b/>
          <w:bCs/>
          <w:rtl/>
        </w:rPr>
      </w:pPr>
      <w:r w:rsidRPr="00AE5120">
        <w:rPr>
          <w:rStyle w:val="afffa"/>
          <w:rtl/>
        </w:rPr>
        <w:t>באפשר ומיכוין</w:t>
      </w:r>
      <w:r w:rsidRPr="007435EB">
        <w:rPr>
          <w:rtl/>
        </w:rPr>
        <w:t xml:space="preserve">, </w:t>
      </w:r>
      <w:r w:rsidRPr="00AE5120">
        <w:rPr>
          <w:rStyle w:val="afffa"/>
          <w:rtl/>
        </w:rPr>
        <w:t>בלא אפשר ומכו</w:t>
      </w:r>
      <w:r w:rsidR="00AE5120" w:rsidRPr="00AE5120">
        <w:rPr>
          <w:rStyle w:val="afffa"/>
          <w:rFonts w:hint="cs"/>
          <w:rtl/>
        </w:rPr>
        <w:t>ו</w:t>
      </w:r>
      <w:r w:rsidRPr="00AE5120">
        <w:rPr>
          <w:rStyle w:val="afffa"/>
          <w:rtl/>
        </w:rPr>
        <w:t>ן</w:t>
      </w:r>
      <w:r w:rsidRPr="00B25284">
        <w:rPr>
          <w:rStyle w:val="affffd"/>
          <w:rFonts w:hint="cs"/>
          <w:rtl/>
        </w:rPr>
        <w:t xml:space="preserve"> ד</w:t>
      </w:r>
      <w:r w:rsidRPr="00B25284">
        <w:rPr>
          <w:rStyle w:val="affffd"/>
          <w:rtl/>
        </w:rPr>
        <w:t>לכו"ע</w:t>
      </w:r>
      <w:r w:rsidRPr="007435EB">
        <w:rPr>
          <w:rtl/>
        </w:rPr>
        <w:t xml:space="preserve"> אסור.</w:t>
      </w:r>
    </w:p>
    <w:p w14:paraId="563E09EF" w14:textId="77777777" w:rsidR="00AE5120" w:rsidRDefault="00E8089F" w:rsidP="00AE5120">
      <w:pPr>
        <w:pStyle w:val="36"/>
        <w:framePr w:wrap="notBeside"/>
        <w:rPr>
          <w:rtl/>
        </w:rPr>
      </w:pPr>
      <w:r w:rsidRPr="007435EB">
        <w:rPr>
          <w:rtl/>
        </w:rPr>
        <w:t>ולא מיירי</w:t>
      </w:r>
    </w:p>
    <w:p w14:paraId="68E4510E" w14:textId="395283DE" w:rsidR="00E8089F" w:rsidRPr="007435EB" w:rsidRDefault="00E8089F" w:rsidP="00E8089F">
      <w:pPr>
        <w:rPr>
          <w:rFonts w:cs="Guttman Vilna"/>
          <w:b/>
          <w:bCs/>
          <w:rtl/>
        </w:rPr>
      </w:pPr>
      <w:r w:rsidRPr="00AE5120">
        <w:rPr>
          <w:rStyle w:val="afffa"/>
          <w:rtl/>
        </w:rPr>
        <w:t>בלא אפשר ולא מיכוין</w:t>
      </w:r>
      <w:r w:rsidRPr="007435EB">
        <w:rPr>
          <w:rtl/>
        </w:rPr>
        <w:t xml:space="preserve"> </w:t>
      </w:r>
      <w:r w:rsidR="00AE5120">
        <w:rPr>
          <w:rtl/>
        </w:rPr>
        <w:tab/>
      </w:r>
      <w:r w:rsidR="00AE5120">
        <w:rPr>
          <w:rtl/>
        </w:rPr>
        <w:tab/>
      </w:r>
      <w:r w:rsidR="00AE5120">
        <w:rPr>
          <w:rtl/>
        </w:rPr>
        <w:tab/>
      </w:r>
      <w:r w:rsidR="00AE5120">
        <w:rPr>
          <w:rtl/>
        </w:rPr>
        <w:tab/>
      </w:r>
      <w:r w:rsidR="00AE5120">
        <w:rPr>
          <w:rtl/>
        </w:rPr>
        <w:tab/>
      </w:r>
      <w:r w:rsidR="00AE5120">
        <w:rPr>
          <w:rtl/>
        </w:rPr>
        <w:tab/>
      </w:r>
      <w:r w:rsidRPr="007435EB">
        <w:rPr>
          <w:rFonts w:hint="cs"/>
          <w:rtl/>
        </w:rPr>
        <w:t xml:space="preserve">- </w:t>
      </w:r>
      <w:r w:rsidRPr="00AE5120">
        <w:rPr>
          <w:rStyle w:val="affffd"/>
          <w:rFonts w:hint="cs"/>
          <w:rtl/>
        </w:rPr>
        <w:t>ד</w:t>
      </w:r>
      <w:r w:rsidRPr="00AE5120">
        <w:rPr>
          <w:rStyle w:val="affffd"/>
          <w:rtl/>
        </w:rPr>
        <w:t>לכו"ע</w:t>
      </w:r>
      <w:r w:rsidRPr="007435EB">
        <w:rPr>
          <w:rtl/>
        </w:rPr>
        <w:t xml:space="preserve"> שרי.</w:t>
      </w:r>
    </w:p>
    <w:p w14:paraId="1A066EB0" w14:textId="1A553E96" w:rsidR="00E8089F" w:rsidRPr="007435EB" w:rsidRDefault="00F47631" w:rsidP="00F47631">
      <w:pPr>
        <w:pStyle w:val="affd"/>
        <w:rPr>
          <w:bCs/>
          <w:rtl/>
        </w:rPr>
      </w:pPr>
      <w:r>
        <w:rPr>
          <w:rFonts w:hint="cs"/>
          <w:rtl/>
        </w:rPr>
        <w:t>***</w:t>
      </w:r>
    </w:p>
    <w:p w14:paraId="7B136BFF" w14:textId="5F73AA90" w:rsidR="00AE5120" w:rsidRDefault="00AE5120" w:rsidP="00AE5120">
      <w:pPr>
        <w:pStyle w:val="36"/>
        <w:framePr w:wrap="notBeside"/>
        <w:rPr>
          <w:rStyle w:val="affffd"/>
          <w:rtl/>
        </w:rPr>
      </w:pPr>
      <w:r>
        <w:rPr>
          <w:rStyle w:val="affffd"/>
          <w:rFonts w:hint="cs"/>
          <w:rtl/>
        </w:rPr>
        <w:t xml:space="preserve">ב. </w:t>
      </w:r>
      <w:r w:rsidR="00E8089F" w:rsidRPr="00221310">
        <w:rPr>
          <w:rStyle w:val="affffd"/>
          <w:rtl/>
        </w:rPr>
        <w:t>א"ד:</w:t>
      </w:r>
    </w:p>
    <w:p w14:paraId="03D11F4C" w14:textId="5D20BFAE" w:rsidR="00E8089F" w:rsidRPr="005F7EED" w:rsidRDefault="00E8089F" w:rsidP="00221310">
      <w:pPr>
        <w:rPr>
          <w:spacing w:val="-2"/>
          <w:rtl/>
        </w:rPr>
      </w:pPr>
      <w:r w:rsidRPr="005F7EED">
        <w:rPr>
          <w:rFonts w:ascii="Fb Fontext" w:hAnsi="Fb Fontext"/>
          <w:spacing w:val="-2"/>
          <w:rtl/>
        </w:rPr>
        <w:t>אפשר ולא מכו</w:t>
      </w:r>
      <w:r w:rsidR="00AE5120">
        <w:rPr>
          <w:rFonts w:ascii="Fb Fontext" w:hAnsi="Fb Fontext" w:hint="cs"/>
          <w:spacing w:val="-2"/>
          <w:rtl/>
        </w:rPr>
        <w:t>ו</w:t>
      </w:r>
      <w:r w:rsidRPr="005F7EED">
        <w:rPr>
          <w:rFonts w:ascii="Fb Fontext" w:hAnsi="Fb Fontext"/>
          <w:spacing w:val="-2"/>
          <w:rtl/>
        </w:rPr>
        <w:t xml:space="preserve">ן </w:t>
      </w:r>
      <w:r w:rsidR="00AE5120">
        <w:rPr>
          <w:rFonts w:ascii="Fb Fontext" w:hAnsi="Fb Fontext"/>
          <w:spacing w:val="-2"/>
          <w:rtl/>
        </w:rPr>
        <w:tab/>
      </w:r>
      <w:r w:rsidR="00AE5120">
        <w:rPr>
          <w:rFonts w:ascii="Fb Fontext" w:hAnsi="Fb Fontext"/>
          <w:spacing w:val="-2"/>
          <w:rtl/>
        </w:rPr>
        <w:tab/>
      </w:r>
      <w:r w:rsidR="00AE5120">
        <w:rPr>
          <w:rFonts w:ascii="Fb Fontext" w:hAnsi="Fb Fontext"/>
          <w:spacing w:val="-2"/>
          <w:rtl/>
        </w:rPr>
        <w:tab/>
      </w:r>
      <w:r w:rsidR="00AE5120">
        <w:rPr>
          <w:rFonts w:ascii="Fb Fontext" w:hAnsi="Fb Fontext" w:hint="cs"/>
          <w:spacing w:val="-2"/>
          <w:rtl/>
        </w:rPr>
        <w:t>-</w:t>
      </w:r>
      <w:r w:rsidRPr="005F7EED">
        <w:rPr>
          <w:rFonts w:ascii="Fb Fontext" w:hAnsi="Fb Fontext"/>
          <w:spacing w:val="-2"/>
          <w:rtl/>
        </w:rPr>
        <w:t xml:space="preserve"> </w:t>
      </w:r>
      <w:r w:rsidR="00221310" w:rsidRPr="00221310">
        <w:rPr>
          <w:rStyle w:val="affffd"/>
          <w:rFonts w:hint="cs"/>
          <w:rtl/>
        </w:rPr>
        <w:t xml:space="preserve">זו מחלוקת </w:t>
      </w:r>
      <w:r w:rsidRPr="00221310">
        <w:rPr>
          <w:rStyle w:val="affffd"/>
          <w:rtl/>
        </w:rPr>
        <w:t>ר"י ור"ש.</w:t>
      </w:r>
    </w:p>
    <w:p w14:paraId="08AA536C" w14:textId="7A602210" w:rsidR="00E8089F" w:rsidRPr="007435EB" w:rsidRDefault="00E8089F" w:rsidP="00221310">
      <w:pPr>
        <w:rPr>
          <w:rFonts w:cs="Guttman Vilna"/>
          <w:b/>
          <w:bCs/>
          <w:rtl/>
        </w:rPr>
      </w:pPr>
      <w:r w:rsidRPr="007435EB">
        <w:rPr>
          <w:rtl/>
        </w:rPr>
        <w:t>לא אפשר ולא מכו</w:t>
      </w:r>
      <w:r w:rsidR="00AE5120">
        <w:rPr>
          <w:rFonts w:hint="cs"/>
          <w:rtl/>
        </w:rPr>
        <w:t>ו</w:t>
      </w:r>
      <w:r w:rsidRPr="007435EB">
        <w:rPr>
          <w:rtl/>
        </w:rPr>
        <w:t xml:space="preserve">ן </w:t>
      </w:r>
      <w:r w:rsidR="00AE5120">
        <w:rPr>
          <w:rtl/>
        </w:rPr>
        <w:tab/>
      </w:r>
      <w:r w:rsidR="00AE5120">
        <w:rPr>
          <w:rFonts w:hint="cs"/>
          <w:rtl/>
        </w:rPr>
        <w:t>-</w:t>
      </w:r>
      <w:r w:rsidRPr="007435EB">
        <w:rPr>
          <w:rtl/>
        </w:rPr>
        <w:t xml:space="preserve"> </w:t>
      </w:r>
      <w:r w:rsidR="00221310">
        <w:rPr>
          <w:rStyle w:val="affffd"/>
          <w:rFonts w:hint="cs"/>
          <w:rtl/>
        </w:rPr>
        <w:t>ל</w:t>
      </w:r>
      <w:r w:rsidRPr="00221310">
        <w:rPr>
          <w:rStyle w:val="affffd"/>
          <w:rtl/>
        </w:rPr>
        <w:t xml:space="preserve">כו"ע </w:t>
      </w:r>
      <w:r w:rsidR="00AE5120">
        <w:rPr>
          <w:rStyle w:val="affffd"/>
          <w:rFonts w:hint="cs"/>
          <w:rtl/>
        </w:rPr>
        <w:t xml:space="preserve">בין לרבא ובין לאביי </w:t>
      </w:r>
      <w:r w:rsidRPr="007435EB">
        <w:rPr>
          <w:rtl/>
        </w:rPr>
        <w:t>שרי.</w:t>
      </w:r>
    </w:p>
    <w:p w14:paraId="094EFB2D" w14:textId="496586A1" w:rsidR="00E8089F" w:rsidRPr="007435EB" w:rsidRDefault="00E8089F" w:rsidP="00221310">
      <w:pPr>
        <w:rPr>
          <w:rFonts w:cs="Guttman Vilna"/>
          <w:b/>
          <w:bCs/>
          <w:rtl/>
        </w:rPr>
      </w:pPr>
      <w:r w:rsidRPr="007435EB">
        <w:rPr>
          <w:rtl/>
        </w:rPr>
        <w:t>לא אפשר ומכו</w:t>
      </w:r>
      <w:r w:rsidR="00AE5120">
        <w:rPr>
          <w:rFonts w:hint="cs"/>
          <w:rtl/>
        </w:rPr>
        <w:t>ו</w:t>
      </w:r>
      <w:r w:rsidRPr="007435EB">
        <w:rPr>
          <w:rtl/>
        </w:rPr>
        <w:t>ן</w:t>
      </w:r>
      <w:r w:rsidR="00AE5120">
        <w:rPr>
          <w:rtl/>
        </w:rPr>
        <w:tab/>
      </w:r>
      <w:r w:rsidR="00AE5120">
        <w:rPr>
          <w:rtl/>
        </w:rPr>
        <w:tab/>
      </w:r>
      <w:r w:rsidR="00AE5120">
        <w:rPr>
          <w:rtl/>
        </w:rPr>
        <w:tab/>
      </w:r>
      <w:r w:rsidR="00221310">
        <w:rPr>
          <w:rFonts w:hint="cs"/>
          <w:rtl/>
        </w:rPr>
        <w:t>-</w:t>
      </w:r>
      <w:r w:rsidRPr="007435EB">
        <w:rPr>
          <w:rtl/>
        </w:rPr>
        <w:t xml:space="preserve"> </w:t>
      </w:r>
      <w:r w:rsidR="00221310" w:rsidRPr="00221310">
        <w:rPr>
          <w:rStyle w:val="affffd"/>
          <w:rtl/>
        </w:rPr>
        <w:t>לר</w:t>
      </w:r>
      <w:r w:rsidRPr="00221310">
        <w:rPr>
          <w:rStyle w:val="affffd"/>
          <w:rtl/>
        </w:rPr>
        <w:t>"ש</w:t>
      </w:r>
      <w:r w:rsidRPr="007435EB">
        <w:rPr>
          <w:rtl/>
        </w:rPr>
        <w:t xml:space="preserve"> דאזיל בתר כוונה </w:t>
      </w:r>
      <w:r w:rsidRPr="00AE5120">
        <w:rPr>
          <w:rStyle w:val="affffd"/>
          <w:rtl/>
        </w:rPr>
        <w:t>לכו"ע</w:t>
      </w:r>
      <w:r w:rsidRPr="007435EB">
        <w:rPr>
          <w:rtl/>
        </w:rPr>
        <w:t xml:space="preserve"> אסור.</w:t>
      </w:r>
    </w:p>
    <w:p w14:paraId="658DF1E4" w14:textId="1DEDEAF2" w:rsidR="00AE5120" w:rsidRPr="00AE5120" w:rsidRDefault="00AE5120" w:rsidP="00AE5120">
      <w:pPr>
        <w:pStyle w:val="36"/>
        <w:framePr w:wrap="notBeside"/>
        <w:rPr>
          <w:rtl/>
        </w:rPr>
      </w:pPr>
      <w:r>
        <w:rPr>
          <w:rFonts w:hint="cs"/>
          <w:rtl/>
        </w:rPr>
        <w:t>אביי בדעת ר''י</w:t>
      </w:r>
    </w:p>
    <w:p w14:paraId="3606B5E1" w14:textId="39BE82C4" w:rsidR="00E8089F" w:rsidRPr="007435EB" w:rsidRDefault="00AE5120" w:rsidP="00221310">
      <w:pPr>
        <w:rPr>
          <w:rFonts w:cs="Guttman Vilna"/>
          <w:b/>
          <w:bCs/>
          <w:rtl/>
        </w:rPr>
      </w:pPr>
      <w:r>
        <w:rPr>
          <w:rFonts w:hint="cs"/>
          <w:rtl/>
        </w:rPr>
        <w:t>דב</w:t>
      </w:r>
      <w:r w:rsidR="00E8089F" w:rsidRPr="007435EB">
        <w:rPr>
          <w:rtl/>
        </w:rPr>
        <w:t xml:space="preserve">אפשר </w:t>
      </w:r>
      <w:r>
        <w:rPr>
          <w:rFonts w:hint="cs"/>
          <w:rtl/>
        </w:rPr>
        <w:t xml:space="preserve">לעולם </w:t>
      </w:r>
      <w:r w:rsidR="00E8089F" w:rsidRPr="007435EB">
        <w:rPr>
          <w:rtl/>
        </w:rPr>
        <w:t>אסור.</w:t>
      </w:r>
      <w:r w:rsidR="00E8089F" w:rsidRPr="007435EB">
        <w:rPr>
          <w:rFonts w:hint="cs"/>
          <w:rtl/>
        </w:rPr>
        <w:t xml:space="preserve"> </w:t>
      </w:r>
      <w:r w:rsidRPr="00AE5120">
        <w:rPr>
          <w:rStyle w:val="affffff0"/>
          <w:rFonts w:hint="cs"/>
          <w:rtl/>
        </w:rPr>
        <w:t>ובלא אפשר אף במכוון שרי</w:t>
      </w:r>
    </w:p>
    <w:p w14:paraId="732DFA05" w14:textId="3B49C101" w:rsidR="00AE5120" w:rsidRPr="00AE5120" w:rsidRDefault="00E8089F" w:rsidP="00AE5120">
      <w:pPr>
        <w:pStyle w:val="36"/>
        <w:framePr w:wrap="notBeside"/>
        <w:rPr>
          <w:rtl/>
        </w:rPr>
      </w:pPr>
      <w:r w:rsidRPr="00AE5120">
        <w:rPr>
          <w:rtl/>
        </w:rPr>
        <w:t>רבא</w:t>
      </w:r>
      <w:r w:rsidR="00AE5120">
        <w:rPr>
          <w:rFonts w:hint="cs"/>
          <w:rtl/>
        </w:rPr>
        <w:t xml:space="preserve"> בדעת ר''י</w:t>
      </w:r>
    </w:p>
    <w:p w14:paraId="3A7C4BFC" w14:textId="414FE7FA" w:rsidR="00E8089F" w:rsidRPr="007435EB" w:rsidRDefault="00AE5120" w:rsidP="00AE5120">
      <w:pPr>
        <w:spacing w:after="60"/>
        <w:rPr>
          <w:rtl/>
        </w:rPr>
      </w:pPr>
      <w:r>
        <w:rPr>
          <w:rFonts w:hint="cs"/>
          <w:rtl/>
        </w:rPr>
        <w:t xml:space="preserve">מכוון כלא מתכוון - רק לחומרא ולא לקולא. </w:t>
      </w:r>
    </w:p>
    <w:p w14:paraId="0EBF3E43" w14:textId="60BA8994" w:rsidR="00AE5120" w:rsidRPr="00AE5120" w:rsidRDefault="00AE5120" w:rsidP="00AE5120">
      <w:pPr>
        <w:pStyle w:val="36"/>
        <w:framePr w:wrap="notBeside"/>
        <w:rPr>
          <w:rtl/>
        </w:rPr>
      </w:pPr>
      <w:r>
        <w:rPr>
          <w:rFonts w:hint="cs"/>
          <w:rtl/>
        </w:rPr>
        <w:t xml:space="preserve">ראייה </w:t>
      </w:r>
      <w:r w:rsidR="00E8089F" w:rsidRPr="00AE5120">
        <w:rPr>
          <w:rtl/>
        </w:rPr>
        <w:t>לאביי:</w:t>
      </w:r>
    </w:p>
    <w:p w14:paraId="4D7BD4D1" w14:textId="72062140" w:rsidR="00E8089F" w:rsidRPr="007435EB" w:rsidRDefault="00AE5120" w:rsidP="00221310">
      <w:pPr>
        <w:rPr>
          <w:rtl/>
        </w:rPr>
      </w:pPr>
      <w:r>
        <w:rPr>
          <w:rStyle w:val="affffd"/>
          <w:rFonts w:hint="cs"/>
          <w:rtl/>
        </w:rPr>
        <w:t>מד</w:t>
      </w:r>
      <w:r w:rsidR="00E8089F" w:rsidRPr="00221310">
        <w:rPr>
          <w:rStyle w:val="affffd"/>
          <w:rtl/>
        </w:rPr>
        <w:t>ריב"ז</w:t>
      </w:r>
      <w:r w:rsidR="00E8089F" w:rsidRPr="007435EB">
        <w:rPr>
          <w:rtl/>
        </w:rPr>
        <w:t xml:space="preserve"> </w:t>
      </w:r>
      <w:r>
        <w:rPr>
          <w:rFonts w:hint="cs"/>
          <w:rtl/>
        </w:rPr>
        <w:t>שי</w:t>
      </w:r>
      <w:r w:rsidR="00E8089F" w:rsidRPr="007435EB">
        <w:rPr>
          <w:rtl/>
        </w:rPr>
        <w:t xml:space="preserve">שב בצילו של </w:t>
      </w:r>
      <w:r w:rsidR="00E8089F" w:rsidRPr="005F7EED">
        <w:rPr>
          <w:rtl/>
        </w:rPr>
        <w:t>היכל ודורש כל היום כולו. והיינו לא אפשר ומיכוין ושרי.</w:t>
      </w:r>
    </w:p>
    <w:p w14:paraId="79739382" w14:textId="5EA23BF6" w:rsidR="00AE5120" w:rsidRPr="00AE5120" w:rsidRDefault="00AE5120" w:rsidP="00AE5120">
      <w:pPr>
        <w:pStyle w:val="36"/>
        <w:framePr w:wrap="notBeside"/>
        <w:rPr>
          <w:rtl/>
        </w:rPr>
      </w:pPr>
      <w:r>
        <w:rPr>
          <w:rFonts w:hint="cs"/>
          <w:rtl/>
        </w:rPr>
        <w:t xml:space="preserve">ודחה </w:t>
      </w:r>
      <w:r w:rsidR="00E8089F" w:rsidRPr="00AE5120">
        <w:rPr>
          <w:rtl/>
        </w:rPr>
        <w:t>רבא:</w:t>
      </w:r>
    </w:p>
    <w:p w14:paraId="22A040B3" w14:textId="36FB681B" w:rsidR="00E8089F" w:rsidRPr="00F179CE" w:rsidRDefault="00E8089F" w:rsidP="00E8089F">
      <w:pPr>
        <w:rPr>
          <w:rStyle w:val="affffff0"/>
          <w:rtl/>
        </w:rPr>
      </w:pPr>
      <w:r w:rsidRPr="00AE5120">
        <w:rPr>
          <w:rStyle w:val="afffa"/>
          <w:rtl/>
        </w:rPr>
        <w:t>שאני היכל</w:t>
      </w:r>
      <w:r w:rsidRPr="007435EB">
        <w:rPr>
          <w:rFonts w:ascii="Fb Fontext" w:hAnsi="Fb Fontext"/>
          <w:sz w:val="20"/>
          <w:rtl/>
        </w:rPr>
        <w:t xml:space="preserve"> דלתוכו עשוי</w:t>
      </w:r>
      <w:r w:rsidR="00AE5120">
        <w:rPr>
          <w:rFonts w:ascii="Fb Fontext" w:hAnsi="Fb Fontext" w:hint="cs"/>
          <w:sz w:val="20"/>
          <w:rtl/>
        </w:rPr>
        <w:t>,</w:t>
      </w:r>
      <w:r w:rsidRPr="007435EB">
        <w:rPr>
          <w:rFonts w:ascii="Fb Fontext" w:hAnsi="Fb Fontext"/>
          <w:sz w:val="20"/>
          <w:rtl/>
        </w:rPr>
        <w:t xml:space="preserve"> </w:t>
      </w:r>
      <w:r w:rsidRPr="00AE5120">
        <w:rPr>
          <w:rStyle w:val="affffd"/>
          <w:rtl/>
        </w:rPr>
        <w:t>כדחזי'</w:t>
      </w:r>
      <w:r w:rsidRPr="007435EB">
        <w:rPr>
          <w:rFonts w:ascii="Fb Fontext" w:hAnsi="Fb Fontext"/>
          <w:sz w:val="20"/>
          <w:rtl/>
        </w:rPr>
        <w:t xml:space="preserve"> לולין פתוחין בעליית בית קדשי הקדשים, שבהן משלשלין את האומנים בתיבות, שלא יזונו עיניהם מבית קדשי הקדשים.</w:t>
      </w:r>
      <w:r w:rsidRPr="00F179CE">
        <w:rPr>
          <w:rStyle w:val="affffff0"/>
          <w:rtl/>
        </w:rPr>
        <w:t xml:space="preserve"> </w:t>
      </w:r>
      <w:r w:rsidR="00AE5120" w:rsidRPr="00F179CE">
        <w:rPr>
          <w:rStyle w:val="affffff0"/>
          <w:rFonts w:hint="cs"/>
          <w:rtl/>
        </w:rPr>
        <w:t>[אף ד</w:t>
      </w:r>
      <w:r w:rsidRPr="00F179CE">
        <w:rPr>
          <w:rStyle w:val="affffff0"/>
          <w:rtl/>
        </w:rPr>
        <w:t xml:space="preserve">לא אפשר </w:t>
      </w:r>
      <w:r w:rsidRPr="00F179CE">
        <w:rPr>
          <w:rStyle w:val="affffff0"/>
          <w:rFonts w:hint="cs"/>
          <w:rtl/>
        </w:rPr>
        <w:t>ו</w:t>
      </w:r>
      <w:r w:rsidRPr="00F179CE">
        <w:rPr>
          <w:rStyle w:val="affffff0"/>
          <w:rtl/>
        </w:rPr>
        <w:t>מכוין ואסור</w:t>
      </w:r>
      <w:r w:rsidR="00AE5120" w:rsidRPr="00F179CE">
        <w:rPr>
          <w:rStyle w:val="affffff0"/>
          <w:rFonts w:hint="cs"/>
          <w:rtl/>
        </w:rPr>
        <w:t>]</w:t>
      </w:r>
    </w:p>
    <w:p w14:paraId="58A8F7AA" w14:textId="77777777" w:rsidR="00AE5120" w:rsidRPr="00AE5120" w:rsidRDefault="00E8089F" w:rsidP="00AE5120">
      <w:pPr>
        <w:pStyle w:val="36"/>
        <w:framePr w:wrap="notBeside"/>
        <w:rPr>
          <w:rtl/>
        </w:rPr>
      </w:pPr>
      <w:r w:rsidRPr="00AE5120">
        <w:rPr>
          <w:rtl/>
        </w:rPr>
        <w:t>ו</w:t>
      </w:r>
      <w:r w:rsidR="00AB3B38" w:rsidRPr="00AE5120">
        <w:rPr>
          <w:rtl/>
        </w:rPr>
        <w:t>אף</w:t>
      </w:r>
      <w:r w:rsidRPr="00AE5120">
        <w:rPr>
          <w:rtl/>
        </w:rPr>
        <w:t xml:space="preserve"> דקימ"ל</w:t>
      </w:r>
    </w:p>
    <w:p w14:paraId="2A95EF68" w14:textId="77777777" w:rsidR="00AE5120" w:rsidRDefault="00E8089F" w:rsidP="00E8089F">
      <w:pPr>
        <w:rPr>
          <w:rFonts w:ascii="Fb Fontext" w:hAnsi="Fb Fontext"/>
          <w:rtl/>
        </w:rPr>
      </w:pPr>
      <w:r w:rsidRPr="00221310">
        <w:rPr>
          <w:rStyle w:val="affffd"/>
          <w:rtl/>
        </w:rPr>
        <w:t xml:space="preserve">כריב"ל </w:t>
      </w:r>
      <w:r w:rsidR="00AE5120">
        <w:rPr>
          <w:rStyle w:val="affffd"/>
          <w:rFonts w:hint="cs"/>
          <w:rtl/>
        </w:rPr>
        <w:t xml:space="preserve">מב''ק </w:t>
      </w:r>
      <w:r w:rsidRPr="00AE5120">
        <w:rPr>
          <w:rStyle w:val="afffa"/>
          <w:rtl/>
        </w:rPr>
        <w:t>קול ומראה וריח אין בהן משום מעילה,</w:t>
      </w:r>
      <w:r w:rsidRPr="007435EB">
        <w:rPr>
          <w:rFonts w:ascii="Fb Fontext" w:hAnsi="Fb Fontext"/>
          <w:rtl/>
        </w:rPr>
        <w:t xml:space="preserve"> </w:t>
      </w:r>
    </w:p>
    <w:p w14:paraId="39965653" w14:textId="77777777" w:rsidR="00AE5120" w:rsidRDefault="00AE5120" w:rsidP="00AE5120">
      <w:pPr>
        <w:pStyle w:val="36"/>
        <w:framePr w:wrap="notBeside"/>
        <w:rPr>
          <w:rtl/>
        </w:rPr>
      </w:pPr>
      <w:r>
        <w:rPr>
          <w:rFonts w:hint="cs"/>
          <w:rtl/>
        </w:rPr>
        <w:t>-</w:t>
      </w:r>
    </w:p>
    <w:p w14:paraId="78DEE6A5" w14:textId="0327D383" w:rsidR="00E8089F" w:rsidRPr="007435EB" w:rsidRDefault="00E8089F" w:rsidP="00AE5120">
      <w:pPr>
        <w:spacing w:after="60"/>
        <w:rPr>
          <w:rtl/>
        </w:rPr>
      </w:pPr>
      <w:r w:rsidRPr="007435EB">
        <w:rPr>
          <w:rFonts w:ascii="Fb Fontext" w:hAnsi="Fb Fontext"/>
          <w:rtl/>
        </w:rPr>
        <w:t>מעלה עשו בבית קדשי הקדשים.</w:t>
      </w:r>
    </w:p>
    <w:p w14:paraId="0CBB04C3" w14:textId="74F5C266" w:rsidR="00AE5120" w:rsidRPr="00AE5120" w:rsidRDefault="00E8089F" w:rsidP="00AE5120">
      <w:pPr>
        <w:pStyle w:val="36"/>
        <w:framePr w:wrap="notBeside"/>
        <w:rPr>
          <w:rtl/>
        </w:rPr>
      </w:pPr>
      <w:r w:rsidRPr="00AE5120">
        <w:rPr>
          <w:rtl/>
        </w:rPr>
        <w:t>א"ד</w:t>
      </w:r>
      <w:r w:rsidR="00AE5120">
        <w:rPr>
          <w:rFonts w:hint="cs"/>
          <w:rtl/>
        </w:rPr>
        <w:t xml:space="preserve"> מב''ק</w:t>
      </w:r>
      <w:r w:rsidRPr="00AE5120">
        <w:rPr>
          <w:rtl/>
        </w:rPr>
        <w:t>:</w:t>
      </w:r>
    </w:p>
    <w:p w14:paraId="1A433D0F" w14:textId="46F5DDD6" w:rsidR="00E8089F" w:rsidRPr="00AE5120" w:rsidRDefault="00E8089F" w:rsidP="00623CAA">
      <w:pPr>
        <w:spacing w:before="4"/>
        <w:rPr>
          <w:rtl/>
        </w:rPr>
      </w:pPr>
      <w:r w:rsidRPr="00AE5120">
        <w:rPr>
          <w:rtl/>
        </w:rPr>
        <w:t>דקול ומראה וריח אין בהן משום מעילה. ומשמע דיש איסור לעומד</w:t>
      </w:r>
      <w:r w:rsidR="00221310" w:rsidRPr="00AE5120">
        <w:rPr>
          <w:rtl/>
        </w:rPr>
        <w:t>ים בפנים והיינו דלא אפשר מיכוין</w:t>
      </w:r>
      <w:r w:rsidRPr="00AE5120">
        <w:rPr>
          <w:rtl/>
        </w:rPr>
        <w:t xml:space="preserve"> ואסור.</w:t>
      </w:r>
    </w:p>
    <w:p w14:paraId="108AC6E9" w14:textId="77777777" w:rsidR="00AE5120" w:rsidRPr="00AE5120" w:rsidRDefault="00E8089F" w:rsidP="00AE5120">
      <w:pPr>
        <w:pStyle w:val="36"/>
        <w:framePr w:wrap="notBeside"/>
        <w:rPr>
          <w:rtl/>
        </w:rPr>
      </w:pPr>
      <w:r w:rsidRPr="00AE5120">
        <w:rPr>
          <w:rtl/>
        </w:rPr>
        <w:t>ודחתה הגמ'</w:t>
      </w:r>
    </w:p>
    <w:p w14:paraId="208A1855" w14:textId="39CEAC19" w:rsidR="00E8089F" w:rsidRPr="007435EB" w:rsidRDefault="00E8089F" w:rsidP="00AE5120">
      <w:pPr>
        <w:spacing w:after="60"/>
        <w:rPr>
          <w:rtl/>
        </w:rPr>
      </w:pPr>
      <w:r w:rsidRPr="007435EB">
        <w:rPr>
          <w:rFonts w:ascii="Fb Fontext" w:hAnsi="Fb Fontext"/>
          <w:sz w:val="20"/>
          <w:rtl/>
        </w:rPr>
        <w:t>דהיינו לאותן העומדין בחוץ. אין ראייה.</w:t>
      </w:r>
    </w:p>
    <w:p w14:paraId="6CD42AFA" w14:textId="77777777" w:rsidR="00E8089F" w:rsidRPr="007435EB" w:rsidRDefault="00E8089F" w:rsidP="005C3FF1">
      <w:pPr>
        <w:pStyle w:val="afff"/>
        <w:framePr w:wrap="around"/>
        <w:rPr>
          <w:rtl/>
        </w:rPr>
      </w:pPr>
      <w:r w:rsidRPr="007435EB">
        <w:rPr>
          <w:rFonts w:hint="cs"/>
          <w:rtl/>
        </w:rPr>
        <w:t>כו.</w:t>
      </w:r>
    </w:p>
    <w:p w14:paraId="11F68C62" w14:textId="77777777" w:rsidR="00AE5120" w:rsidRDefault="003513FE" w:rsidP="00AE5120">
      <w:pPr>
        <w:pStyle w:val="36"/>
        <w:framePr w:wrap="notBeside"/>
        <w:rPr>
          <w:rStyle w:val="affffd"/>
          <w:rtl/>
        </w:rPr>
      </w:pPr>
      <w:r>
        <w:rPr>
          <w:rStyle w:val="affffd"/>
          <w:rtl/>
        </w:rPr>
        <w:t>מב</w:t>
      </w:r>
      <w:r>
        <w:rPr>
          <w:rStyle w:val="affffd"/>
          <w:rFonts w:hint="cs"/>
          <w:rtl/>
        </w:rPr>
        <w:t>"ק</w:t>
      </w:r>
      <w:r w:rsidR="00E8089F" w:rsidRPr="003513FE">
        <w:rPr>
          <w:rStyle w:val="affffd"/>
          <w:rtl/>
        </w:rPr>
        <w:t>:</w:t>
      </w:r>
    </w:p>
    <w:p w14:paraId="22819835" w14:textId="39634FB8" w:rsidR="00E8089F" w:rsidRPr="007435EB" w:rsidRDefault="00E8089F" w:rsidP="00623CAA">
      <w:pPr>
        <w:spacing w:before="4"/>
        <w:rPr>
          <w:rtl/>
        </w:rPr>
      </w:pPr>
      <w:r w:rsidRPr="007435EB">
        <w:rPr>
          <w:rFonts w:ascii="Fb Fontext" w:hAnsi="Fb Fontext"/>
          <w:rtl/>
        </w:rPr>
        <w:t>קול ומראה וריח אין בהן משום מעילה.</w:t>
      </w:r>
    </w:p>
    <w:p w14:paraId="30D35DD8" w14:textId="77777777" w:rsidR="00AE5120" w:rsidRDefault="00E8089F" w:rsidP="00AE5120">
      <w:pPr>
        <w:pStyle w:val="36"/>
        <w:framePr w:wrap="notBeside"/>
        <w:rPr>
          <w:rtl/>
        </w:rPr>
      </w:pPr>
      <w:r w:rsidRPr="003513FE">
        <w:rPr>
          <w:rStyle w:val="affffd"/>
          <w:rtl/>
        </w:rPr>
        <w:t>ולר"פ</w:t>
      </w:r>
      <w:r w:rsidR="003513FE">
        <w:rPr>
          <w:rStyle w:val="affffd"/>
          <w:rFonts w:hint="cs"/>
          <w:rtl/>
        </w:rPr>
        <w:t>:</w:t>
      </w:r>
    </w:p>
    <w:p w14:paraId="60B8E592" w14:textId="7B5492F6" w:rsidR="00E8089F" w:rsidRPr="007435EB" w:rsidRDefault="00E8089F" w:rsidP="00E8089F">
      <w:pPr>
        <w:rPr>
          <w:rtl/>
        </w:rPr>
      </w:pPr>
      <w:r w:rsidRPr="007435EB">
        <w:rPr>
          <w:rtl/>
        </w:rPr>
        <w:t xml:space="preserve">רק </w:t>
      </w:r>
      <w:r w:rsidRPr="00AE5120">
        <w:rPr>
          <w:rStyle w:val="afffa"/>
          <w:rtl/>
        </w:rPr>
        <w:t>קול ומראה</w:t>
      </w:r>
      <w:r w:rsidRPr="007435EB">
        <w:rPr>
          <w:rtl/>
        </w:rPr>
        <w:t xml:space="preserve"> אין בו מעילה משום דאין בהם ממש.</w:t>
      </w:r>
    </w:p>
    <w:p w14:paraId="304BF459" w14:textId="77777777" w:rsidR="00E8089F" w:rsidRPr="007435EB" w:rsidRDefault="00E8089F" w:rsidP="00AE5120">
      <w:pPr>
        <w:spacing w:after="60"/>
        <w:rPr>
          <w:rtl/>
        </w:rPr>
      </w:pPr>
      <w:r w:rsidRPr="00AE5120">
        <w:rPr>
          <w:rStyle w:val="afffa"/>
          <w:rtl/>
        </w:rPr>
        <w:t>ובריח</w:t>
      </w:r>
      <w:r w:rsidRPr="007435EB">
        <w:rPr>
          <w:rtl/>
        </w:rPr>
        <w:t xml:space="preserve"> יש מעילה דמפטם הקטורת להתלמד בה או למוסרה לציבור פטור, להריח בה חייב. והמריח בה פטור אלא שמעל.</w:t>
      </w:r>
    </w:p>
    <w:p w14:paraId="6CE9B9CB" w14:textId="0B2351CD" w:rsidR="00E8089F" w:rsidRPr="007435EB" w:rsidRDefault="00E8089F" w:rsidP="00E8089F">
      <w:pPr>
        <w:rPr>
          <w:rtl/>
        </w:rPr>
      </w:pPr>
      <w:r w:rsidRPr="00AE5120">
        <w:rPr>
          <w:rStyle w:val="afffa"/>
          <w:rtl/>
        </w:rPr>
        <w:t>וגם ריח אחר שתעלה תמרותו</w:t>
      </w:r>
      <w:r w:rsidRPr="007435EB">
        <w:rPr>
          <w:rFonts w:ascii="Fb Fontext" w:hAnsi="Fb Fontext"/>
          <w:sz w:val="20"/>
          <w:rtl/>
        </w:rPr>
        <w:t xml:space="preserve"> אין בו משום מעילה, הואיל ונעשית מצותו.</w:t>
      </w:r>
    </w:p>
    <w:p w14:paraId="1FF84A92" w14:textId="77777777" w:rsidR="00AE5120" w:rsidRDefault="00E8089F" w:rsidP="00AE5120">
      <w:pPr>
        <w:pStyle w:val="36"/>
        <w:framePr w:wrap="notBeside"/>
        <w:rPr>
          <w:rFonts w:ascii="Fb Fontext" w:hAnsi="Fb Fontext"/>
          <w:rtl/>
        </w:rPr>
      </w:pPr>
      <w:r w:rsidRPr="00F46A1C">
        <w:rPr>
          <w:rStyle w:val="affffd"/>
          <w:rtl/>
        </w:rPr>
        <w:t>והך</w:t>
      </w:r>
      <w:r w:rsidRPr="007435EB">
        <w:rPr>
          <w:rFonts w:ascii="Fb Fontext" w:hAnsi="Fb Fontext"/>
          <w:rtl/>
        </w:rPr>
        <w:t xml:space="preserve"> </w:t>
      </w:r>
    </w:p>
    <w:p w14:paraId="5D899B2D" w14:textId="23346B0C" w:rsidR="00E8089F" w:rsidRPr="007435EB" w:rsidRDefault="00E8089F" w:rsidP="00623CAA">
      <w:pPr>
        <w:spacing w:before="4"/>
        <w:rPr>
          <w:rtl/>
        </w:rPr>
      </w:pPr>
      <w:r w:rsidRPr="00AE5120">
        <w:rPr>
          <w:rStyle w:val="afffa"/>
          <w:rtl/>
        </w:rPr>
        <w:t>תרומת הדשן,</w:t>
      </w:r>
      <w:r w:rsidRPr="007435EB">
        <w:rPr>
          <w:rFonts w:ascii="Fb Fontext" w:hAnsi="Fb Fontext"/>
          <w:rtl/>
        </w:rPr>
        <w:t xml:space="preserve"> דנעשית מצותה ויש בה משום מעילה,</w:t>
      </w:r>
      <w:r w:rsidRPr="00AC0CB1">
        <w:rPr>
          <w:rStyle w:val="af2"/>
          <w:rtl/>
        </w:rPr>
        <w:t xml:space="preserve"> 'ושמו אצל המזבח' </w:t>
      </w:r>
      <w:r w:rsidRPr="007435EB">
        <w:rPr>
          <w:rFonts w:ascii="Fb Fontext" w:hAnsi="Fb Fontext"/>
          <w:rtl/>
        </w:rPr>
        <w:t>- שלא יפזר,</w:t>
      </w:r>
      <w:r w:rsidRPr="00AC0CB1">
        <w:rPr>
          <w:rStyle w:val="af2"/>
          <w:rtl/>
        </w:rPr>
        <w:t xml:space="preserve"> 'ושמו' </w:t>
      </w:r>
      <w:r w:rsidRPr="007435EB">
        <w:rPr>
          <w:rFonts w:ascii="Fb Fontext" w:hAnsi="Fb Fontext"/>
          <w:rtl/>
        </w:rPr>
        <w:t>- שלא יהנה.</w:t>
      </w:r>
    </w:p>
    <w:p w14:paraId="655E9962" w14:textId="3C4E16AD" w:rsidR="00AE5120" w:rsidRDefault="00AE5120" w:rsidP="00AE5120">
      <w:pPr>
        <w:pStyle w:val="36"/>
        <w:framePr w:wrap="notBeside"/>
        <w:rPr>
          <w:rtl/>
        </w:rPr>
      </w:pPr>
      <w:r>
        <w:rPr>
          <w:rFonts w:hint="cs"/>
          <w:rtl/>
        </w:rPr>
        <w:t>- אין למדין</w:t>
      </w:r>
    </w:p>
    <w:p w14:paraId="03130610" w14:textId="209E6EDA" w:rsidR="003513FE" w:rsidRDefault="00E8089F" w:rsidP="00E8089F">
      <w:pPr>
        <w:rPr>
          <w:rtl/>
        </w:rPr>
      </w:pPr>
      <w:r>
        <w:rPr>
          <w:rStyle w:val="affffd"/>
          <w:rtl/>
          <w:rPrChange w:id="9032" w:author="מנוע אמוראים" w:date="2026-10-05T16:42:03Z">
            <w:rPr>
              <w:rtl/>
            </w:rPr>
          </w:rPrChange>
        </w:rPr>
        <w:t xml:space="preserve">דתרוה"ד</w:t>
      </w:r>
      <w:r>
        <w:rPr>
          <w:rtl/>
        </w:rPr>
        <w:t xml:space="preserve"> ובגדי כהונה הוי שני כתובין הבאין כאחד דאין מלמדין.</w:t>
      </w:r>
    </w:p>
    <w:p w14:paraId="0BDC38D5" w14:textId="77777777" w:rsidR="00E8089F" w:rsidRPr="007435EB" w:rsidRDefault="00E8089F" w:rsidP="00AE5120">
      <w:pPr>
        <w:spacing w:after="60"/>
        <w:rPr>
          <w:rtl/>
        </w:rPr>
      </w:pPr>
      <w:r w:rsidRPr="00AE5120">
        <w:rPr>
          <w:rStyle w:val="afffa"/>
          <w:rtl/>
        </w:rPr>
        <w:t>בגדי כהונה</w:t>
      </w:r>
      <w:r w:rsidRPr="007435EB">
        <w:rPr>
          <w:rtl/>
        </w:rPr>
        <w:t xml:space="preserve"> </w:t>
      </w:r>
      <w:r w:rsidRPr="00AC0CB1">
        <w:rPr>
          <w:rStyle w:val="af2"/>
          <w:rtl/>
        </w:rPr>
        <w:t xml:space="preserve">ד'והניחם שם' </w:t>
      </w:r>
      <w:r w:rsidRPr="007435EB">
        <w:rPr>
          <w:rtl/>
        </w:rPr>
        <w:t>- מלמד שטעונין גניזה.</w:t>
      </w:r>
    </w:p>
    <w:p w14:paraId="58BF230B" w14:textId="77777777" w:rsidR="00AE5120" w:rsidRDefault="00E8089F" w:rsidP="00AE5120">
      <w:pPr>
        <w:pStyle w:val="36"/>
        <w:framePr w:wrap="notBeside"/>
        <w:rPr>
          <w:rStyle w:val="affffd"/>
          <w:rtl/>
        </w:rPr>
      </w:pPr>
      <w:r w:rsidRPr="003513FE">
        <w:rPr>
          <w:rStyle w:val="affffd"/>
          <w:rtl/>
        </w:rPr>
        <w:t>ו</w:t>
      </w:r>
      <w:r w:rsidR="00AB3B38" w:rsidRPr="003513FE">
        <w:rPr>
          <w:rStyle w:val="affffd"/>
          <w:rtl/>
        </w:rPr>
        <w:t>אף</w:t>
      </w:r>
      <w:r w:rsidRPr="003513FE">
        <w:rPr>
          <w:rStyle w:val="affffd"/>
          <w:rtl/>
        </w:rPr>
        <w:t xml:space="preserve"> לר"ד </w:t>
      </w:r>
    </w:p>
    <w:p w14:paraId="458A6A12" w14:textId="44F917D3" w:rsidR="00E8089F" w:rsidRPr="007435EB" w:rsidRDefault="00E8089F" w:rsidP="00AE5120">
      <w:pPr>
        <w:rPr>
          <w:rtl/>
        </w:rPr>
      </w:pPr>
      <w:r w:rsidRPr="007435EB">
        <w:rPr>
          <w:rFonts w:hint="cs"/>
          <w:rtl/>
        </w:rPr>
        <w:t>ד</w:t>
      </w:r>
      <w:r w:rsidRPr="007435EB">
        <w:rPr>
          <w:rtl/>
        </w:rPr>
        <w:t xml:space="preserve">אבל ראויין הן לכהן הדיוט, </w:t>
      </w:r>
      <w:r w:rsidRPr="00AC0CB1">
        <w:rPr>
          <w:rStyle w:val="af2"/>
          <w:rtl/>
        </w:rPr>
        <w:t xml:space="preserve">'והניחם שם' </w:t>
      </w:r>
      <w:r w:rsidRPr="007435EB">
        <w:rPr>
          <w:rtl/>
        </w:rPr>
        <w:t>שלא ישתמש בהם ביו"</w:t>
      </w:r>
      <w:r w:rsidRPr="007435EB">
        <w:rPr>
          <w:rFonts w:hint="cs"/>
          <w:rtl/>
        </w:rPr>
        <w:t>כ</w:t>
      </w:r>
      <w:r w:rsidRPr="007435EB">
        <w:rPr>
          <w:rtl/>
        </w:rPr>
        <w:t xml:space="preserve"> אחר.</w:t>
      </w:r>
    </w:p>
    <w:p w14:paraId="3B3E3C9B" w14:textId="77777777" w:rsidR="00AE5120" w:rsidRDefault="00AE5120" w:rsidP="00AE5120">
      <w:pPr>
        <w:pStyle w:val="36"/>
        <w:framePr w:wrap="notBeside"/>
        <w:rPr>
          <w:rtl/>
        </w:rPr>
      </w:pPr>
      <w:r>
        <w:rPr>
          <w:rFonts w:hint="cs"/>
          <w:rtl/>
        </w:rPr>
        <w:t>-</w:t>
      </w:r>
    </w:p>
    <w:p w14:paraId="6A14153B" w14:textId="5292BA0D" w:rsidR="00E8089F" w:rsidRPr="007435EB" w:rsidRDefault="003513FE" w:rsidP="00AE5120">
      <w:pPr>
        <w:rPr>
          <w:rtl/>
        </w:rPr>
      </w:pPr>
      <w:r w:rsidRPr="00AE5120">
        <w:rPr>
          <w:rStyle w:val="afffa"/>
          <w:rFonts w:hint="cs"/>
          <w:rtl/>
        </w:rPr>
        <w:t>ד</w:t>
      </w:r>
      <w:r w:rsidR="00E8089F" w:rsidRPr="00AE5120">
        <w:rPr>
          <w:rStyle w:val="afffa"/>
          <w:rtl/>
        </w:rPr>
        <w:t>תרומת הדשן ועגלה</w:t>
      </w:r>
      <w:r w:rsidR="00E8089F" w:rsidRPr="007435EB">
        <w:rPr>
          <w:rtl/>
        </w:rPr>
        <w:t xml:space="preserve"> ערופה </w:t>
      </w:r>
      <w:r>
        <w:rPr>
          <w:rFonts w:hint="cs"/>
          <w:rtl/>
        </w:rPr>
        <w:t>ב'</w:t>
      </w:r>
      <w:r w:rsidR="00E8089F" w:rsidRPr="007435EB">
        <w:rPr>
          <w:rtl/>
        </w:rPr>
        <w:t xml:space="preserve"> כתובין הבאין כאחד, ו</w:t>
      </w:r>
      <w:r w:rsidR="00E8089F" w:rsidRPr="007435EB">
        <w:rPr>
          <w:rFonts w:hint="cs"/>
          <w:rtl/>
        </w:rPr>
        <w:t>אין מלמדין</w:t>
      </w:r>
      <w:r w:rsidR="00E8089F" w:rsidRPr="007435EB">
        <w:rPr>
          <w:rtl/>
        </w:rPr>
        <w:t>.</w:t>
      </w:r>
    </w:p>
    <w:p w14:paraId="11A776D0" w14:textId="77777777" w:rsidR="00AE5120" w:rsidRDefault="00E8089F" w:rsidP="00AE5120">
      <w:pPr>
        <w:pStyle w:val="36"/>
        <w:framePr w:wrap="notBeside"/>
        <w:rPr>
          <w:rtl/>
        </w:rPr>
      </w:pPr>
      <w:r w:rsidRPr="007435EB">
        <w:rPr>
          <w:rtl/>
        </w:rPr>
        <w:t>ו</w:t>
      </w:r>
      <w:r w:rsidR="00AB3B38">
        <w:rPr>
          <w:rtl/>
        </w:rPr>
        <w:t>אף</w:t>
      </w:r>
      <w:r w:rsidRPr="007435EB">
        <w:rPr>
          <w:rtl/>
        </w:rPr>
        <w:t xml:space="preserve"> למ"ד</w:t>
      </w:r>
    </w:p>
    <w:p w14:paraId="075B5C7B" w14:textId="650C7AA3" w:rsidR="00AE5120" w:rsidRDefault="00E8089F" w:rsidP="00E019A9">
      <w:pPr>
        <w:spacing w:after="60"/>
        <w:rPr>
          <w:rtl/>
        </w:rPr>
      </w:pPr>
      <w:r w:rsidRPr="007435EB">
        <w:rPr>
          <w:rtl/>
        </w:rPr>
        <w:t xml:space="preserve">מלמדין </w:t>
      </w:r>
      <w:r w:rsidR="00AE5120">
        <w:rPr>
          <w:rFonts w:hint="cs"/>
          <w:rtl/>
        </w:rPr>
        <w:t xml:space="preserve">- </w:t>
      </w:r>
      <w:r w:rsidR="003513FE">
        <w:rPr>
          <w:rFonts w:hint="cs"/>
          <w:rtl/>
        </w:rPr>
        <w:t>ב'</w:t>
      </w:r>
      <w:r w:rsidRPr="007435EB">
        <w:rPr>
          <w:rtl/>
        </w:rPr>
        <w:t xml:space="preserve"> מיעוטי כתיבי </w:t>
      </w:r>
      <w:r w:rsidRPr="00AC0CB1">
        <w:rPr>
          <w:rStyle w:val="af2"/>
          <w:rtl/>
        </w:rPr>
        <w:t>'ושמו, ו'הערופה'</w:t>
      </w:r>
      <w:r w:rsidRPr="007435EB">
        <w:rPr>
          <w:rtl/>
        </w:rPr>
        <w:t>.</w:t>
      </w:r>
    </w:p>
    <w:p w14:paraId="1EAA2AFF" w14:textId="77777777" w:rsidR="00E8089F" w:rsidRPr="007435EB" w:rsidRDefault="00E8089F" w:rsidP="005C3FF1">
      <w:pPr>
        <w:pStyle w:val="afff"/>
        <w:framePr w:wrap="around"/>
        <w:rPr>
          <w:rtl/>
        </w:rPr>
      </w:pPr>
      <w:r w:rsidRPr="007435EB">
        <w:rPr>
          <w:rFonts w:hint="cs"/>
          <w:rtl/>
        </w:rPr>
        <w:t>כו:</w:t>
      </w:r>
    </w:p>
    <w:p w14:paraId="55CF46BA" w14:textId="77777777" w:rsidR="00AE5120" w:rsidRDefault="00E8089F" w:rsidP="00AE5120">
      <w:pPr>
        <w:pStyle w:val="36"/>
        <w:framePr w:wrap="notBeside"/>
        <w:rPr>
          <w:rFonts w:ascii="Fb Fontext" w:hAnsi="Fb Fontext"/>
          <w:rtl/>
        </w:rPr>
      </w:pPr>
      <w:r w:rsidRPr="00F46A1C">
        <w:rPr>
          <w:rStyle w:val="affffd"/>
          <w:rFonts w:hint="cs"/>
          <w:rtl/>
        </w:rPr>
        <w:t>וה</w:t>
      </w:r>
      <w:r w:rsidRPr="00F46A1C">
        <w:rPr>
          <w:rStyle w:val="affffd"/>
          <w:rtl/>
        </w:rPr>
        <w:t>ך</w:t>
      </w:r>
    </w:p>
    <w:p w14:paraId="01403568" w14:textId="2D146FA6" w:rsidR="00E8089F" w:rsidRPr="007435EB" w:rsidRDefault="00E8089F" w:rsidP="00623CAA">
      <w:pPr>
        <w:spacing w:before="4"/>
        <w:rPr>
          <w:rtl/>
        </w:rPr>
      </w:pPr>
      <w:r w:rsidRPr="00AE5120">
        <w:rPr>
          <w:rStyle w:val="afffa"/>
          <w:rtl/>
        </w:rPr>
        <w:t>דהכניסה לרבקה ודשה כשירה</w:t>
      </w:r>
      <w:r w:rsidRPr="007435EB">
        <w:rPr>
          <w:rFonts w:ascii="Fb Fontext" w:hAnsi="Fb Fontext"/>
          <w:rtl/>
        </w:rPr>
        <w:t>, בשביל שתינק ותדוש פסולה.</w:t>
      </w:r>
      <w:r w:rsidRPr="00AC0CB1">
        <w:rPr>
          <w:rStyle w:val="af2"/>
          <w:rtl/>
        </w:rPr>
        <w:t xml:space="preserve"> 'דאשר לא עבד בה' </w:t>
      </w:r>
      <w:r w:rsidRPr="007435EB">
        <w:rPr>
          <w:rFonts w:ascii="Fb Fontext" w:hAnsi="Fb Fontext"/>
          <w:rtl/>
        </w:rPr>
        <w:t>מ"מ ו</w:t>
      </w:r>
      <w:r w:rsidR="00AB3B38">
        <w:rPr>
          <w:rFonts w:ascii="Fb Fontext" w:hAnsi="Fb Fontext"/>
          <w:rtl/>
        </w:rPr>
        <w:t>אף</w:t>
      </w:r>
      <w:r w:rsidRPr="007435EB">
        <w:rPr>
          <w:rFonts w:ascii="Fb Fontext" w:hAnsi="Fb Fontext"/>
          <w:rtl/>
        </w:rPr>
        <w:t xml:space="preserve"> דלא אפשר ומיכוין.</w:t>
      </w:r>
    </w:p>
    <w:p w14:paraId="6EC9E3F4" w14:textId="77777777" w:rsidR="00AE5120" w:rsidRDefault="00E8089F" w:rsidP="00AE5120">
      <w:pPr>
        <w:rPr>
          <w:rStyle w:val="affffd"/>
          <w:rtl/>
        </w:rPr>
      </w:pPr>
      <w:r w:rsidRPr="007435EB">
        <w:rPr>
          <w:rtl/>
        </w:rPr>
        <w:t>ודמיא ל</w:t>
      </w:r>
      <w:r w:rsidRPr="00AE5120">
        <w:rPr>
          <w:rStyle w:val="afffa"/>
          <w:rtl/>
        </w:rPr>
        <w:t>שכן עליה עוף</w:t>
      </w:r>
      <w:r w:rsidRPr="007435EB">
        <w:rPr>
          <w:rtl/>
        </w:rPr>
        <w:t xml:space="preserve"> כשירה, עלה עליה זכר פסולה.</w:t>
      </w:r>
      <w:r w:rsidR="00AE5120">
        <w:rPr>
          <w:rStyle w:val="affffd"/>
          <w:rFonts w:hint="cs"/>
          <w:rtl/>
        </w:rPr>
        <w:t xml:space="preserve"> </w:t>
      </w:r>
    </w:p>
    <w:p w14:paraId="1686E317" w14:textId="7DF65939" w:rsidR="00E8089F" w:rsidRPr="007435EB" w:rsidRDefault="00AE5120" w:rsidP="00AE5120">
      <w:pPr>
        <w:rPr>
          <w:rtl/>
        </w:rPr>
      </w:pPr>
      <w:r>
        <w:rPr>
          <w:rStyle w:val="affffd"/>
          <w:rFonts w:hint="cs"/>
          <w:rtl/>
        </w:rPr>
        <w:t>כ</w:t>
      </w:r>
      <w:r w:rsidR="00E8089F" w:rsidRPr="003513FE">
        <w:rPr>
          <w:rStyle w:val="affffd"/>
          <w:rtl/>
        </w:rPr>
        <w:t>ר"פ:</w:t>
      </w:r>
      <w:r>
        <w:rPr>
          <w:rStyle w:val="affffd"/>
          <w:rFonts w:hint="cs"/>
          <w:rtl/>
        </w:rPr>
        <w:t xml:space="preserve"> </w:t>
      </w:r>
      <w:r w:rsidR="00E8089F" w:rsidRPr="00AC0CB1">
        <w:rPr>
          <w:rStyle w:val="af2"/>
          <w:rtl/>
        </w:rPr>
        <w:t xml:space="preserve">ד'עבד' </w:t>
      </w:r>
      <w:r w:rsidR="00E8089F" w:rsidRPr="007435EB">
        <w:rPr>
          <w:rtl/>
        </w:rPr>
        <w:t>וקרינן עבד - עד דעביד בה איהו.</w:t>
      </w:r>
    </w:p>
    <w:p w14:paraId="50B9094D" w14:textId="77777777" w:rsidR="00AE5120" w:rsidRDefault="00AE5120" w:rsidP="00AE5120">
      <w:pPr>
        <w:pStyle w:val="36"/>
        <w:framePr w:wrap="notBeside"/>
        <w:rPr>
          <w:rtl/>
        </w:rPr>
      </w:pPr>
      <w:r>
        <w:rPr>
          <w:rFonts w:hint="cs"/>
          <w:rtl/>
        </w:rPr>
        <w:lastRenderedPageBreak/>
        <w:t>ודחי'</w:t>
      </w:r>
    </w:p>
    <w:p w14:paraId="4FC2A4CF" w14:textId="5F434D22" w:rsidR="00E8089F" w:rsidRPr="007435EB" w:rsidRDefault="00E8089F" w:rsidP="00AE5120">
      <w:pPr>
        <w:spacing w:after="60"/>
        <w:rPr>
          <w:rtl/>
        </w:rPr>
      </w:pPr>
      <w:r w:rsidRPr="007435EB">
        <w:rPr>
          <w:rFonts w:ascii="Fb Fontext" w:hAnsi="Fb Fontext"/>
          <w:rtl/>
        </w:rPr>
        <w:t>אי כתיב וקרינן</w:t>
      </w:r>
      <w:r w:rsidRPr="00AC0CB1">
        <w:rPr>
          <w:rStyle w:val="af2"/>
          <w:rtl/>
        </w:rPr>
        <w:t xml:space="preserve"> 'עובד' </w:t>
      </w:r>
      <w:r w:rsidR="00AB3B38">
        <w:rPr>
          <w:rFonts w:ascii="Fb Fontext" w:hAnsi="Fb Fontext"/>
          <w:rtl/>
        </w:rPr>
        <w:t>אף</w:t>
      </w:r>
      <w:r w:rsidRPr="007435EB">
        <w:rPr>
          <w:rFonts w:ascii="Fb Fontext" w:hAnsi="Fb Fontext"/>
          <w:rtl/>
        </w:rPr>
        <w:t xml:space="preserve"> ממילא. </w:t>
      </w:r>
      <w:r w:rsidR="003513FE">
        <w:rPr>
          <w:rFonts w:ascii="Fb Fontext" w:hAnsi="Fb Fontext" w:hint="cs"/>
          <w:rtl/>
        </w:rPr>
        <w:t xml:space="preserve">עכשיו שכתב </w:t>
      </w:r>
      <w:r w:rsidRPr="00AC0CB1">
        <w:rPr>
          <w:rStyle w:val="af2"/>
          <w:rtl/>
        </w:rPr>
        <w:t>עבד</w:t>
      </w:r>
      <w:r w:rsidRPr="007435EB">
        <w:rPr>
          <w:rFonts w:ascii="Fb Fontext" w:hAnsi="Fb Fontext"/>
          <w:rtl/>
        </w:rPr>
        <w:t xml:space="preserve"> וקרינן עובד </w:t>
      </w:r>
      <w:r w:rsidR="003513FE">
        <w:rPr>
          <w:rFonts w:ascii="Fb Fontext" w:hAnsi="Fb Fontext" w:hint="cs"/>
          <w:rtl/>
        </w:rPr>
        <w:t>-</w:t>
      </w:r>
      <w:r w:rsidRPr="007435EB">
        <w:rPr>
          <w:rFonts w:ascii="Fb Fontext" w:hAnsi="Fb Fontext"/>
          <w:rtl/>
        </w:rPr>
        <w:t>דומיא דעבד דניח"</w:t>
      </w:r>
      <w:r w:rsidRPr="007435EB">
        <w:rPr>
          <w:rFonts w:ascii="Fb Fontext" w:hAnsi="Fb Fontext" w:hint="cs"/>
          <w:rtl/>
        </w:rPr>
        <w:t>ל</w:t>
      </w:r>
      <w:r w:rsidRPr="007435EB">
        <w:rPr>
          <w:rFonts w:ascii="Fb Fontext" w:hAnsi="Fb Fontext"/>
          <w:rtl/>
        </w:rPr>
        <w:t>.</w:t>
      </w:r>
    </w:p>
    <w:p w14:paraId="7DBE5D19" w14:textId="77777777" w:rsidR="00AE5120" w:rsidRDefault="00E8089F" w:rsidP="00AE5120">
      <w:pPr>
        <w:pStyle w:val="36"/>
        <w:framePr w:wrap="notBeside"/>
        <w:rPr>
          <w:rtl/>
        </w:rPr>
      </w:pPr>
      <w:r w:rsidRPr="00F46A1C">
        <w:rPr>
          <w:rStyle w:val="affffd"/>
          <w:rtl/>
        </w:rPr>
        <w:t>והך</w:t>
      </w:r>
    </w:p>
    <w:p w14:paraId="2FA0FE82" w14:textId="6C521E74" w:rsidR="00E8089F" w:rsidRPr="007435EB" w:rsidRDefault="00E8089F" w:rsidP="00AE5120">
      <w:pPr>
        <w:spacing w:before="4"/>
        <w:rPr>
          <w:rtl/>
        </w:rPr>
      </w:pPr>
      <w:r w:rsidRPr="00AE5120">
        <w:rPr>
          <w:rStyle w:val="afffa"/>
          <w:rtl/>
        </w:rPr>
        <w:t>דאבידה</w:t>
      </w:r>
      <w:r w:rsidRPr="007435EB">
        <w:rPr>
          <w:rtl/>
        </w:rPr>
        <w:t xml:space="preserve"> לא ישטחנה ע"ג מטה</w:t>
      </w:r>
      <w:r w:rsidR="00032123">
        <w:rPr>
          <w:rFonts w:hint="cs"/>
          <w:rtl/>
        </w:rPr>
        <w:t xml:space="preserve"> או</w:t>
      </w:r>
      <w:r w:rsidRPr="007435EB">
        <w:rPr>
          <w:rtl/>
        </w:rPr>
        <w:t xml:space="preserve"> מגוד לצורכו, </w:t>
      </w:r>
      <w:r w:rsidRPr="00AE5120">
        <w:rPr>
          <w:rStyle w:val="afffa"/>
          <w:rtl/>
        </w:rPr>
        <w:t>אבל לצורכה</w:t>
      </w:r>
      <w:r w:rsidRPr="007435EB">
        <w:rPr>
          <w:rtl/>
        </w:rPr>
        <w:t xml:space="preserve"> </w:t>
      </w:r>
      <w:r w:rsidR="00032123">
        <w:rPr>
          <w:rFonts w:hint="cs"/>
          <w:rtl/>
        </w:rPr>
        <w:t xml:space="preserve">אף </w:t>
      </w:r>
      <w:r w:rsidRPr="007435EB">
        <w:rPr>
          <w:rtl/>
        </w:rPr>
        <w:t xml:space="preserve">ע"ג מטה </w:t>
      </w:r>
      <w:r w:rsidR="00032123">
        <w:rPr>
          <w:rFonts w:hint="cs"/>
          <w:rtl/>
        </w:rPr>
        <w:t>או</w:t>
      </w:r>
      <w:r w:rsidRPr="007435EB">
        <w:rPr>
          <w:rtl/>
        </w:rPr>
        <w:t xml:space="preserve"> מגוד.</w:t>
      </w:r>
    </w:p>
    <w:p w14:paraId="4E50814A" w14:textId="77777777" w:rsidR="00E8089F" w:rsidRPr="007435EB" w:rsidRDefault="00E8089F" w:rsidP="00032123">
      <w:pPr>
        <w:rPr>
          <w:rtl/>
        </w:rPr>
      </w:pPr>
      <w:r w:rsidRPr="00AE5120">
        <w:rPr>
          <w:rStyle w:val="afffa"/>
          <w:rtl/>
        </w:rPr>
        <w:t>נזד</w:t>
      </w:r>
      <w:r w:rsidR="003513FE" w:rsidRPr="00AE5120">
        <w:rPr>
          <w:rStyle w:val="afffa"/>
          <w:rtl/>
        </w:rPr>
        <w:t>מנו אורחין</w:t>
      </w:r>
      <w:r w:rsidRPr="007435EB">
        <w:rPr>
          <w:rtl/>
        </w:rPr>
        <w:t xml:space="preserve"> לא ישטחנה </w:t>
      </w:r>
      <w:r w:rsidR="003513FE">
        <w:rPr>
          <w:rFonts w:hint="cs"/>
          <w:rtl/>
        </w:rPr>
        <w:t>ע"ג</w:t>
      </w:r>
      <w:r w:rsidRPr="007435EB">
        <w:rPr>
          <w:rtl/>
        </w:rPr>
        <w:t xml:space="preserve"> מטה</w:t>
      </w:r>
      <w:r w:rsidR="00032123">
        <w:rPr>
          <w:rFonts w:hint="cs"/>
          <w:rtl/>
        </w:rPr>
        <w:t xml:space="preserve"> או</w:t>
      </w:r>
      <w:r w:rsidRPr="007435EB">
        <w:rPr>
          <w:rtl/>
        </w:rPr>
        <w:t xml:space="preserve"> מגוד, </w:t>
      </w:r>
      <w:r w:rsidR="00032123">
        <w:rPr>
          <w:rFonts w:hint="cs"/>
          <w:rtl/>
        </w:rPr>
        <w:t>ואף לצרכה</w:t>
      </w:r>
      <w:r w:rsidRPr="007435EB">
        <w:rPr>
          <w:rtl/>
        </w:rPr>
        <w:t>.</w:t>
      </w:r>
    </w:p>
    <w:p w14:paraId="2D928DDF" w14:textId="77777777" w:rsidR="00AE5120" w:rsidRDefault="00E8089F" w:rsidP="00AE5120">
      <w:pPr>
        <w:pStyle w:val="36"/>
        <w:framePr w:wrap="notBeside"/>
        <w:rPr>
          <w:rtl/>
        </w:rPr>
      </w:pPr>
      <w:r w:rsidRPr="007435EB">
        <w:rPr>
          <w:rtl/>
        </w:rPr>
        <w:t>- שאני</w:t>
      </w:r>
    </w:p>
    <w:p w14:paraId="2DAA8FD6" w14:textId="28399C62" w:rsidR="00E8089F" w:rsidRPr="007435EB" w:rsidRDefault="00AB3B38" w:rsidP="00AE5120">
      <w:pPr>
        <w:spacing w:after="60"/>
        <w:rPr>
          <w:rtl/>
        </w:rPr>
      </w:pPr>
      <w:r>
        <w:rPr>
          <w:rtl/>
        </w:rPr>
        <w:t>שם</w:t>
      </w:r>
      <w:r w:rsidR="00E8089F" w:rsidRPr="007435EB">
        <w:rPr>
          <w:rtl/>
        </w:rPr>
        <w:t xml:space="preserve"> דקלי לה, א</w:t>
      </w:r>
      <w:r w:rsidR="003513FE">
        <w:rPr>
          <w:rFonts w:hint="cs"/>
          <w:rtl/>
        </w:rPr>
        <w:t>ו מ</w:t>
      </w:r>
      <w:r w:rsidR="00E8089F" w:rsidRPr="007435EB">
        <w:rPr>
          <w:rtl/>
        </w:rPr>
        <w:t>שום</w:t>
      </w:r>
      <w:r w:rsidR="003513FE">
        <w:rPr>
          <w:rFonts w:hint="cs"/>
          <w:rtl/>
        </w:rPr>
        <w:t xml:space="preserve"> עין הרע</w:t>
      </w:r>
      <w:r w:rsidR="00032123">
        <w:rPr>
          <w:rtl/>
        </w:rPr>
        <w:t>, א</w:t>
      </w:r>
      <w:r w:rsidR="00032123">
        <w:rPr>
          <w:rFonts w:hint="cs"/>
          <w:rtl/>
        </w:rPr>
        <w:t>ו</w:t>
      </w:r>
      <w:r w:rsidR="00E8089F" w:rsidRPr="007435EB">
        <w:rPr>
          <w:rtl/>
        </w:rPr>
        <w:t xml:space="preserve"> משום גנבי.</w:t>
      </w:r>
    </w:p>
    <w:p w14:paraId="2BAF1F76" w14:textId="77777777" w:rsidR="00AE5120" w:rsidRDefault="00AE5120" w:rsidP="00AE5120">
      <w:pPr>
        <w:pStyle w:val="36"/>
        <w:framePr w:wrap="notBeside"/>
        <w:rPr>
          <w:rtl/>
        </w:rPr>
      </w:pPr>
      <w:r>
        <w:rPr>
          <w:rFonts w:hint="cs"/>
          <w:rtl/>
        </w:rPr>
        <w:t>והך</w:t>
      </w:r>
    </w:p>
    <w:p w14:paraId="035CC530" w14:textId="6CF071EA" w:rsidR="00E8089F" w:rsidRPr="007435EB" w:rsidRDefault="00E8089F" w:rsidP="00AE5120">
      <w:pPr>
        <w:spacing w:before="4"/>
        <w:rPr>
          <w:rtl/>
        </w:rPr>
      </w:pPr>
      <w:r w:rsidRPr="00AE5120">
        <w:rPr>
          <w:rStyle w:val="afffa"/>
          <w:rtl/>
        </w:rPr>
        <w:t>דמוכרי כסות</w:t>
      </w:r>
      <w:r w:rsidRPr="007435EB">
        <w:rPr>
          <w:rtl/>
        </w:rPr>
        <w:t xml:space="preserve"> מוכרין כדרכן, ובלבד שלא יתכוין בחמה מפני החמה ובגשמים מפני הגשמים. והצנועין מפשילין לאחוריהם במקל. </w:t>
      </w:r>
      <w:r w:rsidRPr="00AE5120">
        <w:rPr>
          <w:rStyle w:val="affffd"/>
          <w:rtl/>
        </w:rPr>
        <w:t xml:space="preserve">והא </w:t>
      </w:r>
      <w:r w:rsidR="00AB3B38" w:rsidRPr="00AE5120">
        <w:rPr>
          <w:rStyle w:val="affffd"/>
          <w:rtl/>
        </w:rPr>
        <w:t>כאן</w:t>
      </w:r>
      <w:r w:rsidRPr="00AE5120">
        <w:rPr>
          <w:rStyle w:val="affffd"/>
          <w:rtl/>
        </w:rPr>
        <w:t>,</w:t>
      </w:r>
      <w:r w:rsidRPr="007435EB">
        <w:rPr>
          <w:rtl/>
        </w:rPr>
        <w:t xml:space="preserve"> דאפשר למעבד כצנועין, </w:t>
      </w:r>
      <w:r w:rsidR="00AE5120">
        <w:rPr>
          <w:rFonts w:hint="cs"/>
          <w:rtl/>
        </w:rPr>
        <w:t xml:space="preserve">ובאינו </w:t>
      </w:r>
      <w:r w:rsidRPr="007435EB">
        <w:rPr>
          <w:rtl/>
        </w:rPr>
        <w:t>מכוין - שרי.</w:t>
      </w:r>
    </w:p>
    <w:p w14:paraId="690A5A04" w14:textId="77777777" w:rsidR="00AE5120" w:rsidRDefault="00E8089F" w:rsidP="00AE5120">
      <w:pPr>
        <w:pStyle w:val="36"/>
        <w:framePr w:wrap="notBeside"/>
        <w:rPr>
          <w:rStyle w:val="afffa"/>
          <w:rtl/>
        </w:rPr>
      </w:pPr>
      <w:r w:rsidRPr="005C3FF1">
        <w:rPr>
          <w:rStyle w:val="afffa"/>
          <w:rtl/>
        </w:rPr>
        <w:t>-</w:t>
      </w:r>
    </w:p>
    <w:p w14:paraId="19056325" w14:textId="3F0C632D" w:rsidR="00E8089F" w:rsidRPr="005C3FF1" w:rsidRDefault="00E8089F" w:rsidP="00E8089F">
      <w:pPr>
        <w:rPr>
          <w:rStyle w:val="afffa"/>
          <w:rtl/>
        </w:rPr>
      </w:pPr>
      <w:r w:rsidRPr="005C3FF1">
        <w:rPr>
          <w:rStyle w:val="afffa"/>
          <w:rtl/>
        </w:rPr>
        <w:t>תיובתא למאן דמתני לישנא קמא דרבא, תיובתא.</w:t>
      </w:r>
    </w:p>
    <w:p w14:paraId="7EB95413" w14:textId="0F9FA8A5" w:rsidR="00E8089F" w:rsidRPr="007435EB" w:rsidRDefault="00F47631" w:rsidP="00F47631">
      <w:pPr>
        <w:pStyle w:val="affd"/>
        <w:rPr>
          <w:del w:id="90008" w:author="מנוע עיצוב" w:date="2026-10-08T11:01:28Z"/>
          <w:bCs/>
          <w:rtl/>
        </w:rPr>
      </w:pPr>
      <w:del w:id="90007" w:author="מנוע עיצוב" w:date="2026-10-08T11:01:28Z">
        <w:r>
          <w:rPr>
            <w:rFonts w:hint="cs"/>
            <w:rtl/>
          </w:rPr>
          <w:delText xml:space="preserve">***</w:delText>
        </w:r>
      </w:del>
    </w:p>
    <w:p w14:paraId="26DB45FE" w14:textId="77777777" w:rsidR="00E8089F" w:rsidRPr="00A665F9" w:rsidRDefault="00E8089F" w:rsidP="00032123">
      <w:pPr>
        <w:pStyle w:val="afffd"/>
        <w:rPr>
          <w:rtl/>
        </w:rPr>
      </w:pPr>
      <w:ins w:id="9824" w:author="מספור קטעי משנה" w:date="2026-10-06T06:45:41Z">
        <w:r>
          <w:rPr>
            <w:rStyle w:val="MisparKeta"/>
          </w:rPr>
          <w:t xml:space="preserve">א. </w:t>
        </w:r>
      </w:ins>
      <w:r w:rsidRPr="00A665F9">
        <w:rPr>
          <w:rtl/>
        </w:rPr>
        <w:t>ולא יסיק בו וכו'.</w:t>
      </w:r>
    </w:p>
    <w:p w14:paraId="4518DE7D" w14:textId="77777777" w:rsidR="00032123" w:rsidRPr="00A665F9" w:rsidRDefault="00032123" w:rsidP="00A665F9">
      <w:pPr>
        <w:pStyle w:val="afffff0"/>
        <w:rPr>
          <w:rtl/>
        </w:rPr>
      </w:pPr>
      <w:r w:rsidRPr="00A665F9">
        <w:rPr>
          <w:rFonts w:hint="cs"/>
          <w:rtl/>
        </w:rPr>
        <w:t>זה וזה גורם</w:t>
      </w:r>
    </w:p>
    <w:p w14:paraId="1C953A6E" w14:textId="77777777" w:rsidR="00A665F9" w:rsidRPr="00B138E1" w:rsidRDefault="00E8089F" w:rsidP="00A665F9">
      <w:pPr>
        <w:pStyle w:val="36"/>
        <w:framePr w:wrap="notBeside"/>
        <w:rPr>
          <w:rtl/>
        </w:rPr>
      </w:pPr>
      <w:r w:rsidRPr="00B138E1">
        <w:rPr>
          <w:rtl/>
        </w:rPr>
        <w:t>ת"ר</w:t>
      </w:r>
    </w:p>
    <w:p w14:paraId="0A2B45BD" w14:textId="77777777" w:rsidR="00A665F9" w:rsidRDefault="00E8089F" w:rsidP="00A665F9">
      <w:pPr>
        <w:spacing w:before="4"/>
        <w:rPr>
          <w:rFonts w:ascii="Fb Fontext" w:hAnsi="Fb Fontext"/>
          <w:rtl/>
        </w:rPr>
      </w:pPr>
      <w:r w:rsidRPr="00A665F9">
        <w:rPr>
          <w:rStyle w:val="afffa"/>
          <w:rtl/>
        </w:rPr>
        <w:t>תנור שהסיקו בקליפי ערלה</w:t>
      </w:r>
      <w:r w:rsidRPr="007435EB">
        <w:rPr>
          <w:rFonts w:ascii="Fb Fontext" w:hAnsi="Fb Fontext"/>
          <w:rtl/>
        </w:rPr>
        <w:t xml:space="preserve"> או בקשין של כלאי הכרם</w:t>
      </w:r>
      <w:r w:rsidRPr="007435EB">
        <w:rPr>
          <w:rFonts w:ascii="Fb Fontext" w:hAnsi="Fb Fontext" w:hint="cs"/>
          <w:rtl/>
        </w:rPr>
        <w:t xml:space="preserve">- </w:t>
      </w:r>
    </w:p>
    <w:p w14:paraId="661C4A9C" w14:textId="6C44101E" w:rsidR="00E8089F" w:rsidRPr="007435EB" w:rsidRDefault="00E8089F" w:rsidP="00A665F9">
      <w:pPr>
        <w:spacing w:before="4"/>
        <w:rPr>
          <w:rtl/>
        </w:rPr>
      </w:pPr>
      <w:r w:rsidRPr="00A665F9">
        <w:rPr>
          <w:rStyle w:val="afffa"/>
          <w:rtl/>
        </w:rPr>
        <w:t>חדש</w:t>
      </w:r>
      <w:r w:rsidRPr="007435EB">
        <w:rPr>
          <w:rFonts w:ascii="Fb Fontext" w:hAnsi="Fb Fontext"/>
          <w:rtl/>
        </w:rPr>
        <w:t xml:space="preserve"> - יותץ</w:t>
      </w:r>
      <w:r w:rsidRPr="00A665F9">
        <w:rPr>
          <w:rStyle w:val="affffff0"/>
          <w:rFonts w:hint="cs"/>
          <w:rtl/>
        </w:rPr>
        <w:t xml:space="preserve"> </w:t>
      </w:r>
      <w:r w:rsidRPr="00A665F9">
        <w:rPr>
          <w:rStyle w:val="affffff0"/>
          <w:rtl/>
        </w:rPr>
        <w:t>[שעי"ז נגמר מלאכתו]</w:t>
      </w:r>
      <w:r w:rsidRPr="007435EB">
        <w:rPr>
          <w:rFonts w:ascii="Fb Fontext" w:hAnsi="Fb Fontext"/>
          <w:rtl/>
        </w:rPr>
        <w:t xml:space="preserve"> </w:t>
      </w:r>
      <w:r w:rsidRPr="00A665F9">
        <w:rPr>
          <w:rStyle w:val="afffa"/>
          <w:rtl/>
        </w:rPr>
        <w:t>ישן</w:t>
      </w:r>
      <w:r w:rsidRPr="007435EB">
        <w:rPr>
          <w:rFonts w:ascii="Fb Fontext" w:hAnsi="Fb Fontext"/>
          <w:rtl/>
        </w:rPr>
        <w:t xml:space="preserve"> - יוצן.</w:t>
      </w:r>
    </w:p>
    <w:p w14:paraId="55F8307A" w14:textId="77777777" w:rsidR="00A665F9" w:rsidRDefault="00E8089F" w:rsidP="00E8089F">
      <w:pPr>
        <w:rPr>
          <w:rtl/>
        </w:rPr>
      </w:pPr>
      <w:r w:rsidRPr="00A665F9">
        <w:rPr>
          <w:rStyle w:val="afffa"/>
          <w:rtl/>
        </w:rPr>
        <w:t>אפה בו את הפת,</w:t>
      </w:r>
      <w:r w:rsidRPr="007435EB">
        <w:rPr>
          <w:rFonts w:hint="cs"/>
          <w:rtl/>
        </w:rPr>
        <w:t xml:space="preserve"> </w:t>
      </w:r>
      <w:r w:rsidRPr="00A665F9">
        <w:rPr>
          <w:rStyle w:val="affffff0"/>
          <w:rtl/>
        </w:rPr>
        <w:t>[באבוקה כנגדו ואיסור בעין]</w:t>
      </w:r>
      <w:r w:rsidRPr="007435EB">
        <w:rPr>
          <w:rFonts w:hint="cs"/>
          <w:rtl/>
        </w:rPr>
        <w:t xml:space="preserve"> </w:t>
      </w:r>
    </w:p>
    <w:p w14:paraId="1CE01DB6" w14:textId="5DB697CE" w:rsidR="00E8089F" w:rsidRPr="007435EB" w:rsidRDefault="00E8089F" w:rsidP="00A665F9">
      <w:pPr>
        <w:rPr>
          <w:rtl/>
        </w:rPr>
      </w:pPr>
      <w:r w:rsidRPr="00A665F9">
        <w:rPr>
          <w:rStyle w:val="affffd"/>
          <w:rtl/>
        </w:rPr>
        <w:t>רבי:</w:t>
      </w:r>
      <w:r w:rsidRPr="007435EB">
        <w:rPr>
          <w:rtl/>
        </w:rPr>
        <w:t xml:space="preserve"> הפת אסורה </w:t>
      </w:r>
      <w:r w:rsidRPr="00A665F9">
        <w:rPr>
          <w:rStyle w:val="affffff0"/>
          <w:rtl/>
        </w:rPr>
        <w:t>[שבח עצים בפת]</w:t>
      </w:r>
      <w:r w:rsidR="0011715B" w:rsidRPr="00A665F9">
        <w:rPr>
          <w:rStyle w:val="affffff0"/>
          <w:rtl/>
        </w:rPr>
        <w:t>,</w:t>
      </w:r>
      <w:r w:rsidR="00A665F9">
        <w:rPr>
          <w:rFonts w:hint="cs"/>
          <w:rtl/>
        </w:rPr>
        <w:t xml:space="preserve"> </w:t>
      </w:r>
      <w:r w:rsidRPr="00A665F9">
        <w:rPr>
          <w:rStyle w:val="affffd"/>
          <w:rtl/>
        </w:rPr>
        <w:t>וחכ"א:</w:t>
      </w:r>
      <w:r w:rsidRPr="007435EB">
        <w:rPr>
          <w:rtl/>
        </w:rPr>
        <w:t xml:space="preserve"> הפת מותרת. וה"נ חדש יוצן.</w:t>
      </w:r>
    </w:p>
    <w:p w14:paraId="5CE09D6A" w14:textId="05F40A1D" w:rsidR="00E8089F" w:rsidRPr="007435EB" w:rsidRDefault="00E8089F" w:rsidP="00A665F9">
      <w:pPr>
        <w:spacing w:after="60"/>
        <w:rPr>
          <w:rtl/>
        </w:rPr>
      </w:pPr>
      <w:r w:rsidRPr="00A665F9">
        <w:rPr>
          <w:rStyle w:val="afffa"/>
          <w:rtl/>
        </w:rPr>
        <w:t xml:space="preserve">בישלה על גבי גחלים </w:t>
      </w:r>
      <w:r w:rsidR="00A665F9">
        <w:rPr>
          <w:rStyle w:val="afffa"/>
          <w:rtl/>
        </w:rPr>
        <w:t>–</w:t>
      </w:r>
      <w:r w:rsidRPr="007435EB">
        <w:rPr>
          <w:rtl/>
        </w:rPr>
        <w:t xml:space="preserve"> </w:t>
      </w:r>
      <w:r w:rsidR="00A665F9" w:rsidRPr="00A665F9">
        <w:rPr>
          <w:rStyle w:val="affffd"/>
          <w:rFonts w:hint="cs"/>
          <w:rtl/>
        </w:rPr>
        <w:t>לכו''ע</w:t>
      </w:r>
      <w:r w:rsidR="00A665F9">
        <w:rPr>
          <w:rStyle w:val="afffa"/>
          <w:rFonts w:hint="cs"/>
          <w:rtl/>
        </w:rPr>
        <w:t xml:space="preserve"> </w:t>
      </w:r>
      <w:r w:rsidRPr="007435EB">
        <w:rPr>
          <w:rtl/>
        </w:rPr>
        <w:t xml:space="preserve">מותר. </w:t>
      </w:r>
      <w:r w:rsidRPr="00A665F9">
        <w:rPr>
          <w:rStyle w:val="affffd"/>
          <w:rtl/>
        </w:rPr>
        <w:t>ו</w:t>
      </w:r>
      <w:r w:rsidR="00AB3B38" w:rsidRPr="00A665F9">
        <w:rPr>
          <w:rStyle w:val="affffd"/>
          <w:rtl/>
        </w:rPr>
        <w:t>אף</w:t>
      </w:r>
      <w:r w:rsidRPr="00A665F9">
        <w:rPr>
          <w:rStyle w:val="affffd"/>
          <w:rtl/>
        </w:rPr>
        <w:t xml:space="preserve"> לרבי</w:t>
      </w:r>
      <w:r w:rsidRPr="007435EB">
        <w:rPr>
          <w:rtl/>
        </w:rPr>
        <w:t xml:space="preserve"> דאיסור כלה.</w:t>
      </w:r>
    </w:p>
    <w:p w14:paraId="481F8BBB" w14:textId="77777777" w:rsidR="00A665F9" w:rsidRDefault="00E8089F" w:rsidP="00A665F9">
      <w:pPr>
        <w:pStyle w:val="36"/>
        <w:framePr w:wrap="notBeside"/>
        <w:rPr>
          <w:rtl/>
        </w:rPr>
      </w:pPr>
      <w:r w:rsidRPr="007435EB">
        <w:rPr>
          <w:rtl/>
        </w:rPr>
        <w:t xml:space="preserve">ואי"ז מפלוגתא </w:t>
      </w:r>
    </w:p>
    <w:p w14:paraId="3003E498" w14:textId="66B526E5" w:rsidR="00E8089F" w:rsidRPr="007435EB" w:rsidRDefault="00A665F9" w:rsidP="003D04E0">
      <w:pPr>
        <w:spacing w:after="60"/>
        <w:rPr>
          <w:rtl/>
        </w:rPr>
      </w:pPr>
      <w:r w:rsidRPr="00A665F9">
        <w:rPr>
          <w:rStyle w:val="afffa"/>
          <w:rFonts w:hint="cs"/>
          <w:rtl/>
        </w:rPr>
        <w:t>א</w:t>
      </w:r>
      <w:r w:rsidR="00E8089F" w:rsidRPr="00A665F9">
        <w:rPr>
          <w:rStyle w:val="afffa"/>
          <w:rtl/>
        </w:rPr>
        <w:t>י יש שבח עצים בפת</w:t>
      </w:r>
      <w:r w:rsidR="00E8089F" w:rsidRPr="007435EB">
        <w:rPr>
          <w:rFonts w:hint="cs"/>
          <w:rtl/>
        </w:rPr>
        <w:t xml:space="preserve"> - </w:t>
      </w:r>
      <w:r w:rsidR="00E8089F" w:rsidRPr="007435EB">
        <w:rPr>
          <w:rtl/>
        </w:rPr>
        <w:t>דהא בחדש זה וזה גורם</w:t>
      </w:r>
      <w:r w:rsidR="00E8089F" w:rsidRPr="007435EB">
        <w:rPr>
          <w:rFonts w:hint="cs"/>
          <w:rtl/>
        </w:rPr>
        <w:t xml:space="preserve"> </w:t>
      </w:r>
      <w:r w:rsidR="00E8089F" w:rsidRPr="007435EB">
        <w:rPr>
          <w:rtl/>
        </w:rPr>
        <w:t xml:space="preserve">איסור, </w:t>
      </w:r>
      <w:r w:rsidR="00E8089F" w:rsidRPr="00A665F9">
        <w:rPr>
          <w:rStyle w:val="affffff0"/>
          <w:rtl/>
        </w:rPr>
        <w:t>והיתר עצים שאח"כ]</w:t>
      </w:r>
      <w:r w:rsidR="00E8089F" w:rsidRPr="007435EB">
        <w:rPr>
          <w:rtl/>
        </w:rPr>
        <w:t xml:space="preserve"> ומי יימר דאסר.</w:t>
      </w:r>
    </w:p>
    <w:p w14:paraId="0172FC72" w14:textId="4B2EF546" w:rsidR="00A665F9" w:rsidRPr="003D04E0" w:rsidRDefault="003D04E0" w:rsidP="00A665F9">
      <w:pPr>
        <w:pStyle w:val="36"/>
        <w:framePr w:wrap="notBeside"/>
        <w:rPr>
          <w:rtl/>
        </w:rPr>
      </w:pPr>
      <w:r>
        <w:rPr>
          <w:rFonts w:hint="cs"/>
          <w:rtl/>
        </w:rPr>
        <w:t xml:space="preserve">א. </w:t>
      </w:r>
      <w:r w:rsidRPr="003D04E0">
        <w:rPr>
          <w:rFonts w:hint="cs"/>
          <w:rtl/>
        </w:rPr>
        <w:t>אלא התירוץ</w:t>
      </w:r>
    </w:p>
    <w:p w14:paraId="6C96B128" w14:textId="1114910E" w:rsidR="00E8089F" w:rsidRPr="007435EB" w:rsidRDefault="003D04E0" w:rsidP="00E8089F">
      <w:pPr>
        <w:rPr>
          <w:rtl/>
        </w:rPr>
      </w:pPr>
      <w:r>
        <w:rPr>
          <w:rFonts w:ascii="Fb Fontext" w:hAnsi="Fb Fontext" w:hint="cs"/>
          <w:rtl/>
        </w:rPr>
        <w:t>ד</w:t>
      </w:r>
      <w:r>
        <w:rPr>
          <w:rFonts w:ascii="Fb Fontext" w:hAnsi="Fb Fontext"/>
          <w:rtl/>
        </w:rPr>
        <w:t xml:space="preserve">הא רבנן והא </w:t>
      </w:r>
      <w:r>
        <w:rPr>
          <w:rStyle w:val="affffd"/>
          <w:rFonts w:ascii="Fb Fontext" w:hAnsi="Fb Fontext"/>
          <w:rtl/>
          <w:rPrChange w:id="9033" w:author="מנוע אמוראים" w:date="2026-10-05T16:42:03Z">
            <w:rPr>
              <w:rFonts w:ascii="Fb Fontext" w:hAnsi="Fb Fontext"/>
              <w:rtl/>
            </w:rPr>
          </w:rPrChange>
        </w:rPr>
        <w:t xml:space="preserve">ר"א</w:t>
      </w:r>
      <w:r>
        <w:rPr>
          <w:rFonts w:ascii="Fb Fontext" w:hAnsi="Fb Fontext"/>
          <w:rtl/>
        </w:rPr>
        <w:t xml:space="preserve">.</w:t>
      </w:r>
    </w:p>
    <w:p w14:paraId="536E0C4E" w14:textId="13EF49A1" w:rsidR="00E8089F" w:rsidRPr="007435EB" w:rsidRDefault="00E8089F" w:rsidP="00B138E1">
      <w:pPr>
        <w:rPr>
          <w:rtl/>
        </w:rPr>
      </w:pPr>
      <w:r w:rsidRPr="00B138E1">
        <w:rPr>
          <w:rStyle w:val="afffa"/>
          <w:rtl/>
        </w:rPr>
        <w:t>דשאור של חולין ושל תרומה שנפלו לתוך עיסה,</w:t>
      </w:r>
      <w:r w:rsidRPr="007435EB">
        <w:rPr>
          <w:rtl/>
        </w:rPr>
        <w:t xml:space="preserve"> ואין בכ"א לבד להחמיץ ונצטרפו וחמצו.</w:t>
      </w:r>
      <w:r w:rsidR="00B138E1">
        <w:rPr>
          <w:rtl/>
        </w:rPr>
        <w:tab/>
      </w:r>
      <w:r w:rsidRPr="00B138E1">
        <w:rPr>
          <w:rStyle w:val="affffd"/>
          <w:rtl/>
        </w:rPr>
        <w:t>לר"א</w:t>
      </w:r>
      <w:r w:rsidR="00B138E1">
        <w:rPr>
          <w:rStyle w:val="affffd"/>
          <w:rFonts w:hint="cs"/>
          <w:rtl/>
        </w:rPr>
        <w:t xml:space="preserve">: </w:t>
      </w:r>
      <w:r w:rsidRPr="007435EB">
        <w:rPr>
          <w:rtl/>
        </w:rPr>
        <w:t>אחר אחרון אני בא.</w:t>
      </w:r>
    </w:p>
    <w:p w14:paraId="438E1C5B" w14:textId="77777777" w:rsidR="00B138E1" w:rsidRPr="00B138E1" w:rsidRDefault="00E8089F" w:rsidP="00B138E1">
      <w:pPr>
        <w:pStyle w:val="36"/>
        <w:framePr w:wrap="notBeside"/>
        <w:rPr>
          <w:rtl/>
        </w:rPr>
      </w:pPr>
      <w:r w:rsidRPr="00B138E1">
        <w:rPr>
          <w:rtl/>
        </w:rPr>
        <w:t>וחכ"א</w:t>
      </w:r>
    </w:p>
    <w:p w14:paraId="3FDAE055" w14:textId="77F5F55B" w:rsidR="00E8089F" w:rsidRPr="007435EB" w:rsidRDefault="00E8089F" w:rsidP="00E8089F">
      <w:pPr>
        <w:rPr>
          <w:rtl/>
        </w:rPr>
      </w:pPr>
      <w:r w:rsidRPr="007435EB">
        <w:rPr>
          <w:rtl/>
        </w:rPr>
        <w:t>בין שנפל איסור לכתחלה, ובין שנפל בסוף לעולם אינו אוסר עד שיהא בו כדי להחמיץ.</w:t>
      </w:r>
    </w:p>
    <w:p w14:paraId="1241FE5F" w14:textId="77777777" w:rsidR="00B138E1" w:rsidRDefault="00E8089F" w:rsidP="00B138E1">
      <w:pPr>
        <w:pStyle w:val="36"/>
        <w:framePr w:wrap="notBeside"/>
        <w:rPr>
          <w:rtl/>
        </w:rPr>
      </w:pPr>
      <w:r w:rsidRPr="007435EB">
        <w:rPr>
          <w:rtl/>
        </w:rPr>
        <w:t>וכדאמר אהך אביי:</w:t>
      </w:r>
    </w:p>
    <w:p w14:paraId="4ADCE81B" w14:textId="260A9822" w:rsidR="00E8089F" w:rsidRPr="007435EB" w:rsidRDefault="00B138E1" w:rsidP="00E8089F">
      <w:pPr>
        <w:rPr>
          <w:rtl/>
        </w:rPr>
      </w:pPr>
      <w:r>
        <w:rPr>
          <w:rFonts w:ascii="Fb Fontext" w:hAnsi="Fb Fontext" w:hint="cs"/>
          <w:sz w:val="20"/>
          <w:rtl/>
        </w:rPr>
        <w:t>ש</w:t>
      </w:r>
      <w:r w:rsidR="00E8089F" w:rsidRPr="007435EB">
        <w:rPr>
          <w:rFonts w:ascii="Fb Fontext" w:hAnsi="Fb Fontext"/>
          <w:sz w:val="20"/>
          <w:rtl/>
        </w:rPr>
        <w:t xml:space="preserve">רבנן </w:t>
      </w:r>
      <w:r>
        <w:rPr>
          <w:rFonts w:ascii="Fb Fontext" w:hAnsi="Fb Fontext" w:hint="cs"/>
          <w:sz w:val="20"/>
          <w:rtl/>
        </w:rPr>
        <w:t xml:space="preserve">התירו </w:t>
      </w:r>
      <w:r w:rsidR="00E8089F" w:rsidRPr="007435EB">
        <w:rPr>
          <w:rFonts w:ascii="Fb Fontext" w:hAnsi="Fb Fontext"/>
          <w:sz w:val="20"/>
          <w:rtl/>
        </w:rPr>
        <w:t>דווקא בקידם וסילק האיסור אבל אי לא סילק אסור אלמא: זה וזה גורם אסור.</w:t>
      </w:r>
    </w:p>
    <w:p w14:paraId="2D9BA0C2" w14:textId="77725C47" w:rsidR="00B138E1" w:rsidRPr="003D04E0" w:rsidRDefault="00E8089F" w:rsidP="00B138E1">
      <w:pPr>
        <w:pStyle w:val="36"/>
        <w:framePr w:wrap="notBeside"/>
        <w:rPr>
          <w:rtl/>
        </w:rPr>
      </w:pPr>
      <w:r w:rsidRPr="003D04E0">
        <w:rPr>
          <w:rtl/>
        </w:rPr>
        <w:t xml:space="preserve">ודחתה הגמ' </w:t>
      </w:r>
    </w:p>
    <w:p w14:paraId="6B1D72A9" w14:textId="345D09DE" w:rsidR="00E8089F" w:rsidRPr="007435EB" w:rsidRDefault="00B138E1" w:rsidP="00B138E1">
      <w:pPr>
        <w:spacing w:after="120"/>
        <w:rPr>
          <w:rtl/>
        </w:rPr>
      </w:pPr>
      <w:r>
        <w:rPr>
          <w:rFonts w:ascii="Fb Fontext" w:hAnsi="Fb Fontext" w:hint="cs"/>
          <w:rtl/>
        </w:rPr>
        <w:t>ד</w:t>
      </w:r>
      <w:r>
        <w:rPr>
          <w:rFonts w:ascii="Fb Fontext" w:hAnsi="Fb Fontext"/>
          <w:rtl/>
        </w:rPr>
        <w:t xml:space="preserve">אפשר דטעמא </w:t>
      </w:r>
      <w:r>
        <w:rPr>
          <w:rStyle w:val="affffd"/>
          <w:rFonts w:ascii="Fb Fontext" w:hAnsi="Fb Fontext"/>
          <w:rtl/>
          <w:rPrChange w:id="9034" w:author="מנוע אמוראים" w:date="2026-10-05T16:42:03Z">
            <w:rPr>
              <w:rFonts w:ascii="Fb Fontext" w:hAnsi="Fb Fontext"/>
              <w:rtl/>
            </w:rPr>
          </w:rPrChange>
        </w:rPr>
        <w:t xml:space="preserve">דר"א</w:t>
      </w:r>
      <w:r>
        <w:rPr>
          <w:rFonts w:ascii="Fb Fontext" w:hAnsi="Fb Fontext"/>
          <w:rtl/>
        </w:rPr>
        <w:t xml:space="preserve"> לאו כדאביי.</w:t>
      </w:r>
      <w:r>
        <w:rPr>
          <w:rFonts w:hint="cs"/>
          <w:rtl/>
        </w:rPr>
        <w:t xml:space="preserve"> </w:t>
      </w:r>
      <w:r w:rsidR="00E8089F" w:rsidRPr="007435EB">
        <w:rPr>
          <w:rtl/>
        </w:rPr>
        <w:t xml:space="preserve">אלא מצד </w:t>
      </w:r>
      <w:r w:rsidR="00E8089F" w:rsidRPr="00B138E1">
        <w:rPr>
          <w:rStyle w:val="afffa"/>
          <w:rtl/>
        </w:rPr>
        <w:t>דאחר אחרון אני בא</w:t>
      </w:r>
      <w:r w:rsidR="00E8089F" w:rsidRPr="007435EB">
        <w:rPr>
          <w:rtl/>
        </w:rPr>
        <w:t>, ו</w:t>
      </w:r>
      <w:r w:rsidR="00AB3B38">
        <w:rPr>
          <w:rtl/>
        </w:rPr>
        <w:t>אף</w:t>
      </w:r>
      <w:r w:rsidR="00E8089F" w:rsidRPr="007435EB">
        <w:rPr>
          <w:rtl/>
        </w:rPr>
        <w:t xml:space="preserve"> בלא קדם וסילק את האיסור ובב"א נמי שרי.</w:t>
      </w:r>
    </w:p>
    <w:p w14:paraId="07004976" w14:textId="39D69200" w:rsidR="00B138E1" w:rsidRDefault="006C25B9" w:rsidP="00B138E1">
      <w:pPr>
        <w:pStyle w:val="36"/>
        <w:framePr w:wrap="notBeside"/>
        <w:rPr>
          <w:rtl/>
        </w:rPr>
      </w:pPr>
      <w:r>
        <w:rPr>
          <w:rFonts w:hint="cs"/>
          <w:rtl/>
        </w:rPr>
        <w:t xml:space="preserve">ב. </w:t>
      </w:r>
      <w:r w:rsidR="00E8089F" w:rsidRPr="007435EB">
        <w:rPr>
          <w:rtl/>
        </w:rPr>
        <w:t>אלא</w:t>
      </w:r>
      <w:r w:rsidR="00B138E1">
        <w:rPr>
          <w:rFonts w:hint="cs"/>
          <w:rtl/>
        </w:rPr>
        <w:t xml:space="preserve"> שמעי'</w:t>
      </w:r>
      <w:r w:rsidR="00E8089F" w:rsidRPr="007435EB">
        <w:rPr>
          <w:rtl/>
        </w:rPr>
        <w:t xml:space="preserve"> </w:t>
      </w:r>
    </w:p>
    <w:p w14:paraId="649AC204" w14:textId="77777777" w:rsidR="00B138E1" w:rsidRDefault="00B138E1" w:rsidP="00B138E1">
      <w:pPr>
        <w:rPr>
          <w:rtl/>
        </w:rPr>
      </w:pPr>
      <w:r>
        <w:rPr>
          <w:rStyle w:val="affffd"/>
          <w:rFonts w:hint="cs"/>
          <w:rtl/>
          <w:rPrChange w:id="9035" w:author="מנוע אמוראים" w:date="2026-10-05T16:42:03Z">
            <w:rPr>
              <w:rFonts w:hint="cs"/>
              <w:rtl/>
            </w:rPr>
          </w:rPrChange>
        </w:rPr>
        <w:t xml:space="preserve">מר</w:t>
      </w:r>
      <w:r>
        <w:rPr>
          <w:rStyle w:val="affffd"/>
          <w:rtl/>
          <w:rPrChange w:id="9036" w:author="מנוע אמוראים" w:date="2026-10-05T16:42:03Z">
            <w:rPr>
              <w:rtl/>
            </w:rPr>
          </w:rPrChange>
        </w:rPr>
        <w:t xml:space="preserve">"א</w:t>
      </w:r>
      <w:r>
        <w:rPr>
          <w:rtl/>
        </w:rPr>
        <w:t xml:space="preserve"> דעצי אשירה. </w:t>
      </w:r>
      <w:r w:rsidR="00E8089F" w:rsidRPr="00B138E1">
        <w:rPr>
          <w:rStyle w:val="afffa"/>
          <w:rtl/>
        </w:rPr>
        <w:t>דנטל הימנה עצים</w:t>
      </w:r>
      <w:r w:rsidR="00E8089F" w:rsidRPr="007435EB">
        <w:rPr>
          <w:rtl/>
        </w:rPr>
        <w:t xml:space="preserve"> אסורין בהנאה, </w:t>
      </w:r>
    </w:p>
    <w:p w14:paraId="63C4B5A7" w14:textId="0DB1446D" w:rsidR="00E8089F" w:rsidRPr="007435EB" w:rsidRDefault="00E8089F" w:rsidP="00B138E1">
      <w:pPr>
        <w:rPr>
          <w:rtl/>
        </w:rPr>
      </w:pPr>
      <w:r w:rsidRPr="00B138E1">
        <w:rPr>
          <w:rStyle w:val="afffa"/>
          <w:rtl/>
        </w:rPr>
        <w:t>הסיק בהן את התנור,</w:t>
      </w:r>
      <w:r w:rsidRPr="007435EB">
        <w:rPr>
          <w:rtl/>
        </w:rPr>
        <w:t xml:space="preserve"> חדש - יותץ, ישן - יוצן.</w:t>
      </w:r>
    </w:p>
    <w:p w14:paraId="31046E06" w14:textId="77777777" w:rsidR="00B138E1" w:rsidRDefault="00E8089F" w:rsidP="00E8089F">
      <w:pPr>
        <w:rPr>
          <w:rtl/>
        </w:rPr>
      </w:pPr>
      <w:r w:rsidRPr="00B138E1">
        <w:rPr>
          <w:rStyle w:val="afffa"/>
          <w:rtl/>
        </w:rPr>
        <w:t>אפה בו את הפת</w:t>
      </w:r>
      <w:r w:rsidRPr="007435EB">
        <w:rPr>
          <w:rtl/>
        </w:rPr>
        <w:t xml:space="preserve"> - אסורין בהנאה. </w:t>
      </w:r>
    </w:p>
    <w:p w14:paraId="0C79B60A" w14:textId="791EF7B8" w:rsidR="00E8089F" w:rsidRPr="007435EB" w:rsidRDefault="00E8089F" w:rsidP="00E8089F">
      <w:pPr>
        <w:rPr>
          <w:rtl/>
        </w:rPr>
      </w:pPr>
      <w:r w:rsidRPr="00B138E1">
        <w:rPr>
          <w:rStyle w:val="afffa"/>
          <w:rtl/>
        </w:rPr>
        <w:t>נתערבה באחרות</w:t>
      </w:r>
      <w:r w:rsidRPr="007435EB">
        <w:rPr>
          <w:rtl/>
        </w:rPr>
        <w:t xml:space="preserve"> ואחרות באחרות </w:t>
      </w:r>
      <w:r w:rsidR="00B138E1" w:rsidRPr="00B138E1">
        <w:rPr>
          <w:rStyle w:val="affffd"/>
          <w:rFonts w:hint="cs"/>
          <w:rtl/>
        </w:rPr>
        <w:t>חכ''א</w:t>
      </w:r>
      <w:r w:rsidRPr="00B138E1">
        <w:rPr>
          <w:rStyle w:val="affffd"/>
          <w:rtl/>
        </w:rPr>
        <w:t>-</w:t>
      </w:r>
      <w:r w:rsidRPr="007435EB">
        <w:rPr>
          <w:rtl/>
        </w:rPr>
        <w:t xml:space="preserve"> כולן אסורין בהנאה.</w:t>
      </w:r>
    </w:p>
    <w:p w14:paraId="4E1690B4" w14:textId="77777777" w:rsidR="00B138E1" w:rsidRDefault="00E8089F" w:rsidP="00B138E1">
      <w:pPr>
        <w:pStyle w:val="36"/>
        <w:framePr w:wrap="notBeside"/>
        <w:rPr>
          <w:rtl/>
        </w:rPr>
      </w:pPr>
      <w:r w:rsidRPr="007435EB">
        <w:rPr>
          <w:rtl/>
        </w:rPr>
        <w:t>ולר"א</w:t>
      </w:r>
    </w:p>
    <w:p w14:paraId="34496677" w14:textId="77186673" w:rsidR="00E8089F" w:rsidRPr="007435EB" w:rsidRDefault="00E8089F" w:rsidP="00E8089F">
      <w:pPr>
        <w:rPr>
          <w:rtl/>
        </w:rPr>
      </w:pPr>
      <w:r w:rsidRPr="007435EB">
        <w:rPr>
          <w:rtl/>
        </w:rPr>
        <w:t xml:space="preserve">יוליך </w:t>
      </w:r>
      <w:r w:rsidRPr="00B138E1">
        <w:rPr>
          <w:rStyle w:val="affffff0"/>
          <w:rtl/>
        </w:rPr>
        <w:t>[המעות]</w:t>
      </w:r>
      <w:r w:rsidRPr="007435EB">
        <w:rPr>
          <w:rtl/>
        </w:rPr>
        <w:t xml:space="preserve"> הנאה לים המלח. </w:t>
      </w:r>
      <w:r w:rsidR="00B138E1" w:rsidRPr="00B138E1">
        <w:rPr>
          <w:rStyle w:val="affffd"/>
          <w:rFonts w:hint="cs"/>
          <w:rtl/>
        </w:rPr>
        <w:t>אמרו לו חכמים</w:t>
      </w:r>
      <w:r w:rsidRPr="00B138E1">
        <w:rPr>
          <w:rStyle w:val="affffd"/>
          <w:rtl/>
        </w:rPr>
        <w:t>:</w:t>
      </w:r>
      <w:r w:rsidRPr="007435EB">
        <w:rPr>
          <w:rtl/>
        </w:rPr>
        <w:t xml:space="preserve"> אין פדיון לע"ז. </w:t>
      </w:r>
      <w:r w:rsidRPr="00B138E1">
        <w:rPr>
          <w:rStyle w:val="affffff0"/>
          <w:rtl/>
        </w:rPr>
        <w:t>[ומשמע דבלא שיוליך אסור ומצד זה וזה גורם]</w:t>
      </w:r>
    </w:p>
    <w:p w14:paraId="713B7E51" w14:textId="77777777" w:rsidR="00B138E1" w:rsidRPr="00B138E1" w:rsidRDefault="00E8089F" w:rsidP="00B138E1">
      <w:pPr>
        <w:pStyle w:val="36"/>
        <w:framePr w:wrap="notBeside"/>
        <w:rPr>
          <w:rtl/>
        </w:rPr>
      </w:pPr>
      <w:r w:rsidRPr="00B138E1">
        <w:rPr>
          <w:rtl/>
        </w:rPr>
        <w:t>ודחתה הגמ'</w:t>
      </w:r>
    </w:p>
    <w:p w14:paraId="7EECABFB" w14:textId="7F32663B" w:rsidR="00E8089F" w:rsidRPr="007435EB" w:rsidRDefault="00E8089F" w:rsidP="00E8089F">
      <w:pPr>
        <w:rPr>
          <w:rtl/>
        </w:rPr>
      </w:pPr>
      <w:r>
        <w:rPr>
          <w:rStyle w:val="affffd"/>
          <w:rtl/>
          <w:rPrChange w:id="9037" w:author="מנוע אמוראים" w:date="2026-10-05T16:42:03Z">
            <w:rPr>
              <w:rtl/>
            </w:rPr>
          </w:rPrChange>
        </w:rPr>
        <w:t xml:space="preserve">לר"א</w:t>
      </w:r>
      <w:r>
        <w:rPr>
          <w:rtl/>
        </w:rPr>
        <w:t xml:space="preserve"> דווקא בע"ז </w:t>
      </w:r>
      <w:r w:rsidR="00B138E1">
        <w:rPr>
          <w:rFonts w:hint="cs"/>
          <w:rtl/>
        </w:rPr>
        <w:t xml:space="preserve">שחמור </w:t>
      </w:r>
      <w:r w:rsidRPr="007435EB">
        <w:rPr>
          <w:rtl/>
        </w:rPr>
        <w:t>איסורה משא"כ בשאר איסורין שבתורה.</w:t>
      </w:r>
    </w:p>
    <w:p w14:paraId="6C29F0B9" w14:textId="77777777" w:rsidR="00B138E1" w:rsidRDefault="00E8089F" w:rsidP="00B138E1">
      <w:pPr>
        <w:pStyle w:val="36"/>
        <w:framePr w:wrap="notBeside"/>
        <w:rPr>
          <w:rtl/>
        </w:rPr>
      </w:pPr>
      <w:r w:rsidRPr="007435EB">
        <w:rPr>
          <w:rtl/>
        </w:rPr>
        <w:t>ועוד,</w:t>
      </w:r>
    </w:p>
    <w:p w14:paraId="588ECAB2" w14:textId="319A8FBE" w:rsidR="00E8089F" w:rsidRPr="007435EB" w:rsidRDefault="00E8089F" w:rsidP="00E8089F">
      <w:pPr>
        <w:rPr>
          <w:rtl/>
        </w:rPr>
      </w:pPr>
      <w:r w:rsidRPr="00B138E1">
        <w:rPr>
          <w:rStyle w:val="affffd"/>
          <w:rtl/>
        </w:rPr>
        <w:t>הא תניא בהדיא:</w:t>
      </w:r>
      <w:r>
        <w:rPr>
          <w:rtl/>
        </w:rPr>
        <w:t xml:space="preserve"> וכן היה </w:t>
      </w:r>
      <w:r>
        <w:rPr>
          <w:rStyle w:val="affffd"/>
          <w:rtl/>
          <w:rPrChange w:id="9038" w:author="מנוע אמוראים" w:date="2026-10-05T16:42:03Z">
            <w:rPr>
              <w:rtl/>
            </w:rPr>
          </w:rPrChange>
        </w:rPr>
        <w:t xml:space="preserve">ר"א</w:t>
      </w:r>
      <w:r>
        <w:rPr>
          <w:rtl/>
        </w:rPr>
        <w:t xml:space="preserve"> אוסר בכל איסורין שבתורה.</w:t>
      </w:r>
    </w:p>
    <w:p w14:paraId="7902FB15" w14:textId="6910430F" w:rsidR="00E8089F" w:rsidRPr="003D04E0" w:rsidRDefault="003D04E0" w:rsidP="003D04E0">
      <w:pPr>
        <w:pStyle w:val="afffff0"/>
        <w:rPr>
          <w:rtl/>
        </w:rPr>
      </w:pPr>
      <w:r w:rsidRPr="003D04E0">
        <w:rPr>
          <w:rFonts w:hint="cs"/>
          <w:rtl/>
        </w:rPr>
        <w:t>לאביי</w:t>
      </w:r>
      <w:r>
        <w:rPr>
          <w:rFonts w:hint="cs"/>
          <w:rtl/>
        </w:rPr>
        <w:t>:</w:t>
      </w:r>
      <w:r w:rsidRPr="003D04E0">
        <w:rPr>
          <w:rFonts w:hint="cs"/>
          <w:rtl/>
        </w:rPr>
        <w:t xml:space="preserve"> במה נחלקו רבי ור''א</w:t>
      </w:r>
    </w:p>
    <w:p w14:paraId="55DFFA42" w14:textId="77777777" w:rsidR="00B138E1" w:rsidRDefault="00E8089F" w:rsidP="00B138E1">
      <w:pPr>
        <w:pStyle w:val="36"/>
        <w:framePr w:wrap="notBeside"/>
        <w:rPr>
          <w:rtl/>
        </w:rPr>
      </w:pPr>
      <w:r w:rsidRPr="007435EB">
        <w:rPr>
          <w:rtl/>
        </w:rPr>
        <w:t>אביי:</w:t>
      </w:r>
    </w:p>
    <w:p w14:paraId="02674E77" w14:textId="3599D00C" w:rsidR="00E8089F" w:rsidRPr="007435EB" w:rsidRDefault="00E8089F" w:rsidP="00E8089F">
      <w:pPr>
        <w:rPr>
          <w:rtl/>
        </w:rPr>
      </w:pPr>
      <w:r>
        <w:rPr>
          <w:rFonts w:ascii="Fb Fontext" w:hAnsi="Fb Fontext"/>
          <w:rtl/>
        </w:rPr>
        <w:t xml:space="preserve">את"ל זה וזה גורם אסור רבי היינו </w:t>
      </w:r>
      <w:r>
        <w:rPr>
          <w:rStyle w:val="affffd"/>
          <w:rFonts w:ascii="Fb Fontext" w:hAnsi="Fb Fontext"/>
          <w:rtl/>
          <w:rPrChange w:id="9039" w:author="מנוע אמוראים" w:date="2026-10-05T16:42:03Z">
            <w:rPr>
              <w:rFonts w:ascii="Fb Fontext" w:hAnsi="Fb Fontext"/>
              <w:rtl/>
            </w:rPr>
          </w:rPrChange>
        </w:rPr>
        <w:t xml:space="preserve">ר"א</w:t>
      </w:r>
      <w:r>
        <w:rPr>
          <w:rFonts w:ascii="Fb Fontext" w:hAnsi="Fb Fontext"/>
          <w:rtl/>
        </w:rPr>
        <w:t xml:space="preserve">.</w:t>
      </w:r>
    </w:p>
    <w:p w14:paraId="59270026" w14:textId="1E8319C9" w:rsidR="00E8089F" w:rsidRPr="007435EB" w:rsidRDefault="00E8089F" w:rsidP="00B138E1">
      <w:pPr>
        <w:rPr>
          <w:rtl/>
        </w:rPr>
      </w:pPr>
      <w:r w:rsidRPr="007435EB">
        <w:rPr>
          <w:rtl/>
        </w:rPr>
        <w:t>ואת"ל זה וזה גורם מותר.</w:t>
      </w:r>
      <w:r w:rsidR="00B138E1">
        <w:rPr>
          <w:rFonts w:hint="cs"/>
          <w:rtl/>
        </w:rPr>
        <w:t xml:space="preserve"> </w:t>
      </w:r>
      <w:r w:rsidRPr="007435EB">
        <w:rPr>
          <w:rtl/>
        </w:rPr>
        <w:t>- ו</w:t>
      </w:r>
      <w:r w:rsidR="00AB3B38">
        <w:rPr>
          <w:rtl/>
        </w:rPr>
        <w:t>כאן</w:t>
      </w:r>
      <w:r w:rsidRPr="007435EB">
        <w:rPr>
          <w:rtl/>
        </w:rPr>
        <w:t xml:space="preserve"> משום דיש שבח עצים בפת  הני קערות וכוסות וצלוחיות </w:t>
      </w:r>
      <w:r w:rsidR="00B138E1">
        <w:rPr>
          <w:rFonts w:hint="cs"/>
          <w:rtl/>
        </w:rPr>
        <w:t xml:space="preserve">אסורות </w:t>
      </w:r>
      <w:r w:rsidR="00B138E1" w:rsidRPr="00B138E1">
        <w:rPr>
          <w:rStyle w:val="affffff0"/>
          <w:rFonts w:hint="cs"/>
          <w:rtl/>
        </w:rPr>
        <w:t>דרק גורם אחד</w:t>
      </w:r>
      <w:r w:rsidRPr="007435EB">
        <w:rPr>
          <w:rtl/>
        </w:rPr>
        <w:t>.</w:t>
      </w:r>
    </w:p>
    <w:p w14:paraId="75DF6CF8" w14:textId="2E315DB6" w:rsidR="00B138E1" w:rsidRPr="003D04E0" w:rsidRDefault="003D04E0" w:rsidP="00B138E1">
      <w:pPr>
        <w:pStyle w:val="36"/>
        <w:framePr w:wrap="notBeside"/>
        <w:rPr>
          <w:rtl/>
        </w:rPr>
      </w:pPr>
      <w:r w:rsidRPr="003D04E0">
        <w:rPr>
          <w:rFonts w:hint="cs"/>
          <w:rtl/>
        </w:rPr>
        <w:t>וחלקו</w:t>
      </w:r>
    </w:p>
    <w:p w14:paraId="7D95D9ED" w14:textId="305F04A4" w:rsidR="00E8089F" w:rsidRPr="007435EB" w:rsidRDefault="003D04E0" w:rsidP="003D04E0">
      <w:pPr>
        <w:rPr>
          <w:rtl/>
        </w:rPr>
      </w:pPr>
      <w:r>
        <w:rPr>
          <w:rFonts w:ascii="Fb Fontext" w:hAnsi="Fb Fontext" w:hint="cs"/>
          <w:rtl/>
        </w:rPr>
        <w:t>ב</w:t>
      </w:r>
      <w:r w:rsidR="00E8089F" w:rsidRPr="007435EB">
        <w:rPr>
          <w:rFonts w:ascii="Fb Fontext" w:hAnsi="Fb Fontext"/>
          <w:rtl/>
        </w:rPr>
        <w:t xml:space="preserve">תנור וקדירה. </w:t>
      </w:r>
      <w:r w:rsidR="00E8089F" w:rsidRPr="007435EB">
        <w:rPr>
          <w:rtl/>
        </w:rPr>
        <w:t xml:space="preserve">למ"ד זה וזה גורם מותר </w:t>
      </w:r>
      <w:r w:rsidRPr="003D04E0">
        <w:rPr>
          <w:rStyle w:val="affffd"/>
          <w:rFonts w:hint="cs"/>
          <w:rtl/>
        </w:rPr>
        <w:t>[רבי]</w:t>
      </w:r>
      <w:r>
        <w:rPr>
          <w:rStyle w:val="affffd"/>
          <w:rFonts w:hint="cs"/>
          <w:rtl/>
        </w:rPr>
        <w:t xml:space="preserve"> </w:t>
      </w:r>
      <w:r w:rsidR="00E8089F" w:rsidRPr="007435EB">
        <w:rPr>
          <w:rtl/>
        </w:rPr>
        <w:t>- שרי.</w:t>
      </w:r>
    </w:p>
    <w:p w14:paraId="7ACF31F6" w14:textId="77777777" w:rsidR="00B138E1" w:rsidRPr="003D04E0" w:rsidRDefault="00E8089F" w:rsidP="00B138E1">
      <w:pPr>
        <w:pStyle w:val="36"/>
        <w:framePr w:wrap="notBeside"/>
        <w:rPr>
          <w:rtl/>
        </w:rPr>
      </w:pPr>
      <w:r w:rsidRPr="003D04E0">
        <w:rPr>
          <w:rtl/>
        </w:rPr>
        <w:t>א"ד:</w:t>
      </w:r>
    </w:p>
    <w:p w14:paraId="78D65E51" w14:textId="02EA2469" w:rsidR="00E8089F" w:rsidRPr="007435EB" w:rsidRDefault="00AB3B38" w:rsidP="00E8089F">
      <w:pPr>
        <w:rPr>
          <w:rtl/>
        </w:rPr>
      </w:pPr>
      <w:r>
        <w:rPr>
          <w:rtl/>
        </w:rPr>
        <w:t>אף</w:t>
      </w:r>
      <w:r w:rsidR="00E8089F" w:rsidRPr="007435EB">
        <w:rPr>
          <w:rtl/>
        </w:rPr>
        <w:t xml:space="preserve"> למ"ד זה וזה גורם מותר - קדירה אסורה</w:t>
      </w:r>
      <w:r w:rsidR="003D04E0">
        <w:rPr>
          <w:rFonts w:hint="cs"/>
          <w:rtl/>
        </w:rPr>
        <w:t xml:space="preserve"> שהרי קיבלה בישולה </w:t>
      </w:r>
      <w:r w:rsidR="003D04E0" w:rsidRPr="003D04E0">
        <w:rPr>
          <w:rStyle w:val="affffff0"/>
          <w:rFonts w:hint="cs"/>
          <w:rtl/>
        </w:rPr>
        <w:t>[והו''ל הנאה מאיסור]</w:t>
      </w:r>
      <w:r w:rsidR="003D04E0">
        <w:rPr>
          <w:rFonts w:hint="cs"/>
          <w:rtl/>
        </w:rPr>
        <w:t xml:space="preserve"> קודם שניתן עצים דהיתר</w:t>
      </w:r>
      <w:r w:rsidR="00E8089F" w:rsidRPr="007435EB">
        <w:rPr>
          <w:rtl/>
        </w:rPr>
        <w:t>.</w:t>
      </w:r>
    </w:p>
    <w:p w14:paraId="73F4F9D2" w14:textId="60E9CDC8" w:rsidR="00E8089F" w:rsidRPr="003D04E0" w:rsidRDefault="003D04E0" w:rsidP="003D04E0">
      <w:pPr>
        <w:pStyle w:val="afffff0"/>
        <w:rPr>
          <w:rtl/>
        </w:rPr>
      </w:pPr>
      <w:r w:rsidRPr="003D04E0">
        <w:rPr>
          <w:rFonts w:hint="cs"/>
          <w:rtl/>
        </w:rPr>
        <w:t>גירסת ר''י בשם שמואל: לברייתא דתנור</w:t>
      </w:r>
    </w:p>
    <w:p w14:paraId="3C7EA611" w14:textId="77777777" w:rsidR="003D04E0" w:rsidRDefault="003D04E0" w:rsidP="003D04E0">
      <w:pPr>
        <w:pStyle w:val="36"/>
        <w:framePr w:wrap="notBeside"/>
        <w:rPr>
          <w:rtl/>
        </w:rPr>
      </w:pPr>
      <w:r>
        <w:rPr>
          <w:rFonts w:hint="cs"/>
          <w:rtl/>
        </w:rPr>
        <w:t>ר''י משמואל</w:t>
      </w:r>
      <w:r w:rsidR="00E8089F" w:rsidRPr="007435EB">
        <w:rPr>
          <w:rtl/>
        </w:rPr>
        <w:t>:</w:t>
      </w:r>
    </w:p>
    <w:p w14:paraId="1820D358" w14:textId="2C38C269" w:rsidR="00E8089F" w:rsidRPr="007435EB" w:rsidRDefault="00E8089F" w:rsidP="0038351F">
      <w:pPr>
        <w:rPr>
          <w:rtl/>
        </w:rPr>
      </w:pPr>
      <w:r w:rsidRPr="003D04E0">
        <w:rPr>
          <w:rStyle w:val="afffa"/>
          <w:rtl/>
        </w:rPr>
        <w:t>תנור שהסיקו בקליפי ערלה,</w:t>
      </w:r>
      <w:r w:rsidRPr="007435EB">
        <w:rPr>
          <w:rFonts w:ascii="Fb Fontext" w:hAnsi="Fb Fontext"/>
          <w:rtl/>
        </w:rPr>
        <w:t xml:space="preserve"> או בקשין של כלאי הכרם.</w:t>
      </w:r>
      <w:r w:rsidRPr="007435EB">
        <w:rPr>
          <w:rFonts w:ascii="Fb Fontext" w:hAnsi="Fb Fontext" w:hint="cs"/>
          <w:rtl/>
        </w:rPr>
        <w:t xml:space="preserve"> </w:t>
      </w:r>
      <w:r w:rsidR="0038351F" w:rsidRPr="007435EB">
        <w:rPr>
          <w:rFonts w:ascii="Fb Fontext" w:hAnsi="Fb Fontext"/>
          <w:rtl/>
        </w:rPr>
        <w:t>חדש</w:t>
      </w:r>
      <w:r w:rsidRPr="007435EB">
        <w:rPr>
          <w:rFonts w:ascii="Fb Fontext" w:hAnsi="Fb Fontext"/>
          <w:rtl/>
        </w:rPr>
        <w:t xml:space="preserve"> יותץ, ישן יוצן.</w:t>
      </w:r>
    </w:p>
    <w:p w14:paraId="3E5899BB" w14:textId="2F36EC99" w:rsidR="00E8089F" w:rsidRPr="007435EB" w:rsidRDefault="00E8089F" w:rsidP="00E8089F">
      <w:pPr>
        <w:rPr>
          <w:rtl/>
        </w:rPr>
      </w:pPr>
      <w:r w:rsidRPr="003D04E0">
        <w:rPr>
          <w:rStyle w:val="afffa"/>
          <w:rtl/>
        </w:rPr>
        <w:t>אפה בו את הפת,</w:t>
      </w:r>
      <w:r w:rsidRPr="007435EB">
        <w:rPr>
          <w:rtl/>
        </w:rPr>
        <w:t xml:space="preserve"> </w:t>
      </w:r>
      <w:r w:rsidR="003D04E0">
        <w:rPr>
          <w:rStyle w:val="affffd"/>
          <w:rFonts w:hint="cs"/>
          <w:rtl/>
        </w:rPr>
        <w:t>ל</w:t>
      </w:r>
      <w:r w:rsidRPr="003D04E0">
        <w:rPr>
          <w:rStyle w:val="affffd"/>
          <w:rtl/>
        </w:rPr>
        <w:t>רבי</w:t>
      </w:r>
      <w:r w:rsidRPr="007435EB">
        <w:rPr>
          <w:rtl/>
        </w:rPr>
        <w:t xml:space="preserve">: הפת מותרת, </w:t>
      </w:r>
      <w:r w:rsidRPr="003D04E0">
        <w:rPr>
          <w:rStyle w:val="affffd"/>
          <w:rtl/>
        </w:rPr>
        <w:t>וחכ"א:</w:t>
      </w:r>
      <w:r w:rsidRPr="007435EB">
        <w:rPr>
          <w:rtl/>
        </w:rPr>
        <w:t xml:space="preserve"> הפת אסורה.</w:t>
      </w:r>
    </w:p>
    <w:p w14:paraId="0A9C4BB9" w14:textId="77777777" w:rsidR="003D04E0" w:rsidRDefault="00E8089F" w:rsidP="003D04E0">
      <w:pPr>
        <w:pStyle w:val="36"/>
        <w:framePr w:wrap="notBeside"/>
        <w:rPr>
          <w:rtl/>
        </w:rPr>
      </w:pPr>
      <w:r w:rsidRPr="00F46A1C">
        <w:rPr>
          <w:rStyle w:val="affffd"/>
          <w:rtl/>
        </w:rPr>
        <w:t>וה</w:t>
      </w:r>
      <w:r w:rsidRPr="00F46A1C">
        <w:rPr>
          <w:rStyle w:val="affffd"/>
          <w:rFonts w:hint="cs"/>
          <w:rtl/>
        </w:rPr>
        <w:t>ך</w:t>
      </w:r>
    </w:p>
    <w:p w14:paraId="680E6EB4" w14:textId="3B22BB9B" w:rsidR="00E8089F" w:rsidRPr="005C3FF1" w:rsidRDefault="00E8089F" w:rsidP="009A151F">
      <w:pPr>
        <w:rPr>
          <w:rStyle w:val="afffa"/>
          <w:rtl/>
        </w:rPr>
      </w:pPr>
      <w:r w:rsidRPr="007435EB">
        <w:rPr>
          <w:rFonts w:hint="cs"/>
          <w:rtl/>
        </w:rPr>
        <w:t>ד</w:t>
      </w:r>
      <w:r w:rsidRPr="007435EB">
        <w:rPr>
          <w:rtl/>
        </w:rPr>
        <w:t>תניא איפכא.</w:t>
      </w:r>
      <w:r w:rsidRPr="007435EB">
        <w:rPr>
          <w:rFonts w:hint="cs"/>
          <w:rtl/>
        </w:rPr>
        <w:t xml:space="preserve"> </w:t>
      </w:r>
      <w:r w:rsidRPr="003D04E0">
        <w:rPr>
          <w:rStyle w:val="affffd"/>
          <w:rFonts w:hint="cs"/>
          <w:rtl/>
        </w:rPr>
        <w:t xml:space="preserve">א. </w:t>
      </w:r>
      <w:r w:rsidRPr="003D04E0">
        <w:rPr>
          <w:rStyle w:val="affffd"/>
          <w:rtl/>
        </w:rPr>
        <w:t>-שמואל</w:t>
      </w:r>
      <w:r w:rsidRPr="007435EB">
        <w:rPr>
          <w:rtl/>
        </w:rPr>
        <w:t xml:space="preserve"> איפכא תני.</w:t>
      </w:r>
    </w:p>
    <w:p w14:paraId="7D16A3B3" w14:textId="77777777" w:rsidR="003D04E0" w:rsidRDefault="00E8089F" w:rsidP="003D04E0">
      <w:pPr>
        <w:pStyle w:val="36"/>
        <w:framePr w:wrap="notBeside"/>
        <w:rPr>
          <w:rStyle w:val="affffd"/>
          <w:rtl/>
        </w:rPr>
      </w:pPr>
      <w:r w:rsidRPr="003D04E0">
        <w:rPr>
          <w:rStyle w:val="affffd"/>
          <w:rFonts w:hint="cs"/>
          <w:rtl/>
        </w:rPr>
        <w:t>ב.</w:t>
      </w:r>
    </w:p>
    <w:p w14:paraId="4ED6E931" w14:textId="30111489" w:rsidR="00E8089F" w:rsidRPr="007435EB" w:rsidRDefault="00E8089F" w:rsidP="003D04E0">
      <w:pPr>
        <w:rPr>
          <w:rtl/>
        </w:rPr>
      </w:pPr>
      <w:r w:rsidRPr="007435EB">
        <w:rPr>
          <w:rtl/>
        </w:rPr>
        <w:t>בעלמא סבר שמואל הלכה כרבי מחבירו ולא מחביריו, וב</w:t>
      </w:r>
      <w:r w:rsidR="003D04E0">
        <w:rPr>
          <w:rFonts w:hint="cs"/>
          <w:rtl/>
        </w:rPr>
        <w:t>זה</w:t>
      </w:r>
      <w:r w:rsidRPr="007435EB">
        <w:rPr>
          <w:rtl/>
        </w:rPr>
        <w:t xml:space="preserve"> </w:t>
      </w:r>
      <w:r w:rsidR="00AB3B38">
        <w:rPr>
          <w:rtl/>
        </w:rPr>
        <w:t>אף</w:t>
      </w:r>
      <w:r w:rsidRPr="007435EB">
        <w:rPr>
          <w:rtl/>
        </w:rPr>
        <w:t xml:space="preserve"> מחביריו.</w:t>
      </w:r>
      <w:r w:rsidR="003D04E0">
        <w:rPr>
          <w:rFonts w:hint="cs"/>
          <w:rtl/>
        </w:rPr>
        <w:t xml:space="preserve"> </w:t>
      </w:r>
      <w:r w:rsidR="00B34EED">
        <w:rPr>
          <w:rFonts w:hint="cs"/>
          <w:rtl/>
        </w:rPr>
        <w:t>-</w:t>
      </w:r>
      <w:r w:rsidR="003D04E0">
        <w:rPr>
          <w:rFonts w:hint="cs"/>
          <w:rtl/>
        </w:rPr>
        <w:t xml:space="preserve"> ושנה כאן להיפך</w:t>
      </w:r>
      <w:r w:rsidRPr="007435EB">
        <w:rPr>
          <w:rtl/>
        </w:rPr>
        <w:t>, דניקום רבנן לאיסורא.</w:t>
      </w:r>
    </w:p>
    <w:p w14:paraId="25BCD30C" w14:textId="02EFC868" w:rsidR="00E8089F" w:rsidRPr="007435EB" w:rsidRDefault="00F47631" w:rsidP="00F47631">
      <w:pPr>
        <w:pStyle w:val="affd"/>
        <w:rPr>
          <w:bCs/>
          <w:rtl/>
        </w:rPr>
      </w:pPr>
      <w:r>
        <w:rPr>
          <w:rFonts w:hint="cs"/>
          <w:rtl/>
        </w:rPr>
        <w:t>***</w:t>
      </w:r>
    </w:p>
    <w:p w14:paraId="57F92975" w14:textId="77777777" w:rsidR="00E8089F" w:rsidRPr="007435EB" w:rsidRDefault="00E8089F" w:rsidP="005C3FF1">
      <w:pPr>
        <w:pStyle w:val="afff"/>
        <w:framePr w:wrap="around"/>
        <w:rPr>
          <w:rtl/>
        </w:rPr>
      </w:pPr>
      <w:r w:rsidRPr="007435EB">
        <w:rPr>
          <w:rFonts w:hint="cs"/>
          <w:rtl/>
        </w:rPr>
        <w:t>כז.</w:t>
      </w:r>
    </w:p>
    <w:p w14:paraId="0CB84CE4" w14:textId="77777777" w:rsidR="00E8089F" w:rsidRPr="007435EB" w:rsidRDefault="00E8089F" w:rsidP="00E8089F">
      <w:pPr>
        <w:rPr>
          <w:rtl/>
        </w:rPr>
      </w:pPr>
      <w:r w:rsidRPr="00391720">
        <w:rPr>
          <w:rStyle w:val="afffa"/>
          <w:rtl/>
        </w:rPr>
        <w:t>בישלה על גבי גחלים</w:t>
      </w:r>
      <w:r w:rsidRPr="007435EB">
        <w:rPr>
          <w:rFonts w:ascii="Fb Fontext" w:hAnsi="Fb Fontext"/>
          <w:rtl/>
        </w:rPr>
        <w:t xml:space="preserve"> </w:t>
      </w:r>
      <w:r w:rsidRPr="00391720">
        <w:rPr>
          <w:rStyle w:val="affffd"/>
          <w:rtl/>
        </w:rPr>
        <w:t>לכו"ע</w:t>
      </w:r>
      <w:r w:rsidRPr="007435EB">
        <w:rPr>
          <w:rFonts w:ascii="Fb Fontext" w:hAnsi="Fb Fontext"/>
          <w:rtl/>
        </w:rPr>
        <w:t xml:space="preserve"> הפת מותרת.</w:t>
      </w:r>
    </w:p>
    <w:p w14:paraId="765F943F" w14:textId="36A4F865" w:rsidR="00B34EED" w:rsidRDefault="00B34EED" w:rsidP="00B34EED">
      <w:pPr>
        <w:pStyle w:val="36"/>
        <w:framePr w:wrap="notBeside"/>
        <w:rPr>
          <w:rtl/>
        </w:rPr>
      </w:pPr>
      <w:r>
        <w:rPr>
          <w:rFonts w:hint="cs"/>
          <w:rtl/>
        </w:rPr>
        <w:t>משמואל ומרי''ו לחד</w:t>
      </w:r>
    </w:p>
    <w:p w14:paraId="323324E1" w14:textId="1111E825" w:rsidR="00E8089F" w:rsidRPr="007435EB" w:rsidRDefault="00E8089F" w:rsidP="00B34EED">
      <w:pPr>
        <w:spacing w:before="4"/>
        <w:rPr>
          <w:rFonts w:cs="Guttman Vilna"/>
          <w:b/>
          <w:bCs/>
          <w:rtl/>
        </w:rPr>
      </w:pPr>
      <w:r w:rsidRPr="00B34EED">
        <w:rPr>
          <w:rStyle w:val="afffa"/>
          <w:rtl/>
        </w:rPr>
        <w:t>גחלים עוממות.</w:t>
      </w:r>
      <w:r w:rsidR="00B34EED">
        <w:rPr>
          <w:rFonts w:hint="cs"/>
          <w:rtl/>
        </w:rPr>
        <w:t xml:space="preserve"> אבל לוחשות אסורין דיש שבח </w:t>
      </w:r>
      <w:r w:rsidRPr="007435EB">
        <w:rPr>
          <w:rtl/>
        </w:rPr>
        <w:t>עצים בפת.</w:t>
      </w:r>
    </w:p>
    <w:p w14:paraId="2E814A82" w14:textId="77777777" w:rsidR="00B34EED" w:rsidRDefault="00B34EED" w:rsidP="00B34EED">
      <w:pPr>
        <w:pStyle w:val="36"/>
        <w:framePr w:wrap="notBeside"/>
        <w:rPr>
          <w:rStyle w:val="affffd"/>
          <w:rtl/>
        </w:rPr>
      </w:pPr>
      <w:r>
        <w:rPr>
          <w:rStyle w:val="affffd"/>
          <w:rFonts w:hint="cs"/>
          <w:rtl/>
        </w:rPr>
        <w:lastRenderedPageBreak/>
        <w:t>ולחד</w:t>
      </w:r>
    </w:p>
    <w:p w14:paraId="6F1A8F52" w14:textId="72CCBE64" w:rsidR="00E8089F" w:rsidRPr="007435EB" w:rsidRDefault="00AB3B38" w:rsidP="00E8089F">
      <w:pPr>
        <w:rPr>
          <w:rFonts w:cs="Guttman Vilna"/>
          <w:b/>
          <w:bCs/>
          <w:rtl/>
        </w:rPr>
      </w:pPr>
      <w:r>
        <w:rPr>
          <w:rtl/>
        </w:rPr>
        <w:t>אף</w:t>
      </w:r>
      <w:r w:rsidR="00E8089F" w:rsidRPr="007435EB">
        <w:rPr>
          <w:rtl/>
        </w:rPr>
        <w:t xml:space="preserve"> גחלים לוחשות מותרין. פת דאסר, דיש שבח עצים בפת.</w:t>
      </w:r>
    </w:p>
    <w:p w14:paraId="68F936D8" w14:textId="77777777" w:rsidR="00E8089F" w:rsidRPr="007435EB" w:rsidRDefault="00E8089F" w:rsidP="00E8089F">
      <w:pPr>
        <w:rPr>
          <w:rFonts w:cs="Guttman Vilna"/>
          <w:b/>
          <w:bCs/>
          <w:rtl/>
        </w:rPr>
      </w:pPr>
      <w:r w:rsidRPr="007435EB">
        <w:rPr>
          <w:rtl/>
        </w:rPr>
        <w:t>ומשכח"ל לרבי כשאבוקה כנגדו.</w:t>
      </w:r>
    </w:p>
    <w:p w14:paraId="469DD2D1" w14:textId="77777777" w:rsidR="006C25B9" w:rsidRDefault="00E8089F" w:rsidP="006C25B9">
      <w:pPr>
        <w:pStyle w:val="36"/>
        <w:framePr w:wrap="notBeside"/>
        <w:rPr>
          <w:rtl/>
        </w:rPr>
      </w:pPr>
      <w:r w:rsidRPr="007435EB">
        <w:rPr>
          <w:rtl/>
        </w:rPr>
        <w:t>ואהך רבנן</w:t>
      </w:r>
    </w:p>
    <w:p w14:paraId="4AAB3772" w14:textId="77777777" w:rsidR="00210F52" w:rsidRDefault="00A01BBB" w:rsidP="00E8089F">
      <w:pPr>
        <w:rPr>
          <w:rtl/>
        </w:rPr>
      </w:pPr>
      <w:r>
        <w:rPr>
          <w:rtl/>
        </w:rPr>
        <w:t xml:space="preserve">חלקו </w:t>
      </w:r>
      <w:r w:rsidR="00E8089F" w:rsidRPr="007435EB">
        <w:rPr>
          <w:rtl/>
        </w:rPr>
        <w:t xml:space="preserve">וס"ל דשרי </w:t>
      </w:r>
      <w:r w:rsidR="00AB3B38">
        <w:rPr>
          <w:rtl/>
        </w:rPr>
        <w:t>אף</w:t>
      </w:r>
      <w:r w:rsidR="00E8089F" w:rsidRPr="007435EB">
        <w:rPr>
          <w:rtl/>
        </w:rPr>
        <w:t xml:space="preserve"> כשאבוקה כנגדו </w:t>
      </w:r>
    </w:p>
    <w:p w14:paraId="3BB9F8A0" w14:textId="469AA353" w:rsidR="00E8089F" w:rsidRPr="007435EB" w:rsidRDefault="00E8089F" w:rsidP="00E8089F">
      <w:pPr>
        <w:rPr>
          <w:rtl/>
        </w:rPr>
      </w:pPr>
      <w:r w:rsidRPr="007435EB">
        <w:rPr>
          <w:rtl/>
        </w:rPr>
        <w:t xml:space="preserve">ועצים </w:t>
      </w:r>
      <w:r w:rsidR="00210F52">
        <w:rPr>
          <w:rFonts w:hint="cs"/>
          <w:rtl/>
        </w:rPr>
        <w:t xml:space="preserve">שאסורים - </w:t>
      </w:r>
      <w:r w:rsidRPr="007435EB">
        <w:rPr>
          <w:rtl/>
        </w:rPr>
        <w:t xml:space="preserve">משכח"ל </w:t>
      </w:r>
      <w:r w:rsidR="00210F52">
        <w:rPr>
          <w:rFonts w:hint="cs"/>
          <w:rtl/>
        </w:rPr>
        <w:t xml:space="preserve">בכסא </w:t>
      </w:r>
      <w:r w:rsidR="00210F52" w:rsidRPr="00210F52">
        <w:rPr>
          <w:rStyle w:val="affffff0"/>
          <w:rFonts w:hint="cs"/>
          <w:rtl/>
        </w:rPr>
        <w:t>שאסור בהנאה</w:t>
      </w:r>
    </w:p>
    <w:p w14:paraId="27E095D4" w14:textId="77777777" w:rsidR="00E8089F" w:rsidRPr="007435EB" w:rsidRDefault="00E8089F" w:rsidP="005C3FF1">
      <w:pPr>
        <w:pStyle w:val="afff"/>
        <w:framePr w:wrap="around"/>
        <w:rPr>
          <w:rtl/>
        </w:rPr>
      </w:pPr>
      <w:r w:rsidRPr="007435EB">
        <w:rPr>
          <w:rFonts w:hint="cs"/>
          <w:rtl/>
        </w:rPr>
        <w:t>כז:</w:t>
      </w:r>
    </w:p>
    <w:p w14:paraId="02FC1654" w14:textId="387A18ED" w:rsidR="00210F52" w:rsidRDefault="00210F52" w:rsidP="00210F52">
      <w:pPr>
        <w:pStyle w:val="36"/>
        <w:framePr w:wrap="notBeside"/>
        <w:rPr>
          <w:rtl/>
        </w:rPr>
      </w:pPr>
      <w:r>
        <w:rPr>
          <w:rFonts w:hint="cs"/>
          <w:rtl/>
        </w:rPr>
        <w:t>בעי רב''ח</w:t>
      </w:r>
    </w:p>
    <w:p w14:paraId="6DE0A002" w14:textId="0A96AD90" w:rsidR="00E8089F" w:rsidRPr="00210F52" w:rsidRDefault="00E8089F" w:rsidP="00210F52">
      <w:pPr>
        <w:pStyle w:val="afffff0"/>
        <w:rPr>
          <w:rtl/>
        </w:rPr>
      </w:pPr>
      <w:r w:rsidRPr="00210F52">
        <w:rPr>
          <w:rtl/>
        </w:rPr>
        <w:t>תנור שהסיקו בעצי הקדש ואפה בו הפת.</w:t>
      </w:r>
    </w:p>
    <w:p w14:paraId="15806E11" w14:textId="77777777" w:rsidR="00210F52" w:rsidRDefault="00210F52" w:rsidP="00210F52">
      <w:pPr>
        <w:pStyle w:val="36"/>
        <w:framePr w:wrap="notBeside"/>
        <w:rPr>
          <w:rtl/>
        </w:rPr>
      </w:pPr>
      <w:r>
        <w:rPr>
          <w:rFonts w:hint="cs"/>
          <w:rtl/>
        </w:rPr>
        <w:t>א''ל ר'ח</w:t>
      </w:r>
    </w:p>
    <w:p w14:paraId="5D675D31" w14:textId="199AC641" w:rsidR="00E8089F" w:rsidRPr="007435EB" w:rsidRDefault="00AB3B38" w:rsidP="00E8089F">
      <w:pPr>
        <w:rPr>
          <w:rtl/>
        </w:rPr>
      </w:pPr>
      <w:r>
        <w:rPr>
          <w:rtl/>
        </w:rPr>
        <w:t>אף</w:t>
      </w:r>
      <w:r w:rsidR="00E8089F" w:rsidRPr="007435EB">
        <w:rPr>
          <w:rtl/>
        </w:rPr>
        <w:t xml:space="preserve"> לרבנן דשרו בקליפי ערלה דבטלה במאתייים </w:t>
      </w:r>
      <w:r>
        <w:rPr>
          <w:rtl/>
        </w:rPr>
        <w:t>כאן</w:t>
      </w:r>
      <w:r w:rsidR="00E8089F" w:rsidRPr="007435EB">
        <w:rPr>
          <w:rtl/>
        </w:rPr>
        <w:t xml:space="preserve"> הפת אסורה.</w:t>
      </w:r>
      <w:r w:rsidR="00E8089F" w:rsidRPr="007435EB">
        <w:rPr>
          <w:rFonts w:hint="cs"/>
          <w:rtl/>
        </w:rPr>
        <w:t xml:space="preserve"> </w:t>
      </w:r>
      <w:r w:rsidR="00E8089F" w:rsidRPr="007435EB">
        <w:rPr>
          <w:rtl/>
        </w:rPr>
        <w:t xml:space="preserve">דהקדש </w:t>
      </w:r>
      <w:r>
        <w:rPr>
          <w:rtl/>
        </w:rPr>
        <w:t>אף</w:t>
      </w:r>
      <w:r w:rsidR="00E8089F" w:rsidRPr="007435EB">
        <w:rPr>
          <w:rtl/>
        </w:rPr>
        <w:t xml:space="preserve"> באלף לא בטיל.</w:t>
      </w:r>
    </w:p>
    <w:p w14:paraId="5E9FDCB9" w14:textId="77777777" w:rsidR="00210F52" w:rsidRDefault="00E8089F" w:rsidP="00210F52">
      <w:pPr>
        <w:pStyle w:val="36"/>
        <w:framePr w:wrap="notBeside"/>
        <w:rPr>
          <w:rtl/>
        </w:rPr>
      </w:pPr>
      <w:r w:rsidRPr="007435EB">
        <w:rPr>
          <w:rtl/>
        </w:rPr>
        <w:t>ולא אמרי</w:t>
      </w:r>
    </w:p>
    <w:p w14:paraId="1520AE0F" w14:textId="580A6E8D" w:rsidR="00210F52" w:rsidRDefault="00210F52" w:rsidP="00210F52">
      <w:pPr>
        <w:rPr>
          <w:rtl/>
        </w:rPr>
      </w:pPr>
      <w:r>
        <w:rPr>
          <w:rFonts w:hint="cs"/>
          <w:rtl/>
        </w:rPr>
        <w:t>ד</w:t>
      </w:r>
      <w:r w:rsidR="00E8089F" w:rsidRPr="007435EB">
        <w:rPr>
          <w:rtl/>
        </w:rPr>
        <w:t xml:space="preserve">המסיק </w:t>
      </w:r>
      <w:r>
        <w:rPr>
          <w:rFonts w:hint="cs"/>
          <w:rtl/>
        </w:rPr>
        <w:t xml:space="preserve">מעל ויצא </w:t>
      </w:r>
      <w:r w:rsidR="00E8089F" w:rsidRPr="007435EB">
        <w:rPr>
          <w:rtl/>
        </w:rPr>
        <w:t xml:space="preserve">לחולין </w:t>
      </w:r>
      <w:r w:rsidR="00E8089F" w:rsidRPr="00210F52">
        <w:rPr>
          <w:rStyle w:val="affffd"/>
          <w:rtl/>
        </w:rPr>
        <w:t>ד</w:t>
      </w:r>
      <w:r w:rsidR="00AB3B38" w:rsidRPr="00210F52">
        <w:rPr>
          <w:rStyle w:val="affffd"/>
          <w:rtl/>
        </w:rPr>
        <w:t>כאן</w:t>
      </w:r>
      <w:r w:rsidR="00E8089F" w:rsidRPr="00210F52">
        <w:rPr>
          <w:rStyle w:val="affffd"/>
          <w:rtl/>
        </w:rPr>
        <w:t xml:space="preserve"> מיירי</w:t>
      </w:r>
      <w:r w:rsidR="00E8089F" w:rsidRPr="007435EB">
        <w:rPr>
          <w:rtl/>
        </w:rPr>
        <w:t xml:space="preserve"> בעצי שלמים.</w:t>
      </w:r>
      <w:r>
        <w:rPr>
          <w:rFonts w:hint="cs"/>
          <w:rtl/>
        </w:rPr>
        <w:t xml:space="preserve"> </w:t>
      </w:r>
      <w:r w:rsidR="00E8089F" w:rsidRPr="00210F52">
        <w:rPr>
          <w:rStyle w:val="affffd"/>
          <w:rtl/>
        </w:rPr>
        <w:t>ואליבא דר"י</w:t>
      </w:r>
    </w:p>
    <w:p w14:paraId="76B3A3CA" w14:textId="55267B0B" w:rsidR="00E8089F" w:rsidRPr="00210F52" w:rsidRDefault="00E8089F" w:rsidP="00210F52">
      <w:pPr>
        <w:spacing w:after="120"/>
        <w:rPr>
          <w:rFonts w:cs="Guttman Vilna"/>
          <w:b/>
          <w:bCs/>
          <w:rtl/>
        </w:rPr>
      </w:pPr>
      <w:r w:rsidRPr="007435EB">
        <w:rPr>
          <w:rtl/>
        </w:rPr>
        <w:t>דהקדש בשוגג מתחלל במזיד אינו מתחלל.</w:t>
      </w:r>
      <w:r w:rsidR="00210F52">
        <w:rPr>
          <w:rFonts w:hint="cs"/>
          <w:rtl/>
        </w:rPr>
        <w:t xml:space="preserve"> </w:t>
      </w:r>
      <w:r w:rsidRPr="007435EB">
        <w:rPr>
          <w:rtl/>
        </w:rPr>
        <w:t xml:space="preserve">כיון </w:t>
      </w:r>
      <w:r w:rsidR="00210F52">
        <w:rPr>
          <w:rFonts w:hint="cs"/>
          <w:rtl/>
        </w:rPr>
        <w:t xml:space="preserve">שאינו </w:t>
      </w:r>
      <w:r w:rsidRPr="007435EB">
        <w:rPr>
          <w:rtl/>
        </w:rPr>
        <w:t xml:space="preserve">בר מעילה </w:t>
      </w:r>
      <w:r w:rsidR="00210F52">
        <w:rPr>
          <w:rFonts w:hint="cs"/>
          <w:rtl/>
        </w:rPr>
        <w:t xml:space="preserve">אינו יוצא </w:t>
      </w:r>
      <w:r w:rsidRPr="007435EB">
        <w:rPr>
          <w:rtl/>
        </w:rPr>
        <w:t xml:space="preserve">לחולין וה"נ שלמים </w:t>
      </w:r>
      <w:r w:rsidR="00210F52">
        <w:rPr>
          <w:rFonts w:hint="cs"/>
          <w:rtl/>
        </w:rPr>
        <w:t xml:space="preserve">שאינם בני </w:t>
      </w:r>
      <w:r w:rsidRPr="007435EB">
        <w:rPr>
          <w:rtl/>
        </w:rPr>
        <w:t>מעילה.</w:t>
      </w:r>
    </w:p>
    <w:p w14:paraId="357AAF7D" w14:textId="77777777" w:rsidR="00210F52" w:rsidRDefault="00E8089F" w:rsidP="00210F52">
      <w:pPr>
        <w:pStyle w:val="36"/>
        <w:framePr w:wrap="notBeside"/>
        <w:rPr>
          <w:rtl/>
        </w:rPr>
      </w:pPr>
      <w:r w:rsidRPr="007435EB">
        <w:rPr>
          <w:rtl/>
        </w:rPr>
        <w:t>והא דתניא:</w:t>
      </w:r>
    </w:p>
    <w:p w14:paraId="649F6A3A" w14:textId="6C812CB9" w:rsidR="00E8089F" w:rsidRPr="005C3FF1" w:rsidRDefault="00E8089F" w:rsidP="009A151F">
      <w:pPr>
        <w:rPr>
          <w:rStyle w:val="afffa"/>
          <w:rtl/>
        </w:rPr>
      </w:pPr>
      <w:r w:rsidRPr="007435EB">
        <w:rPr>
          <w:rtl/>
        </w:rPr>
        <w:t>כל הנשרפין אפרן מותר, חוץ מעצי אשירה. ואפר הקדש לעולם אסור.</w:t>
      </w:r>
      <w:r w:rsidR="00210F52" w:rsidRPr="00210F52">
        <w:rPr>
          <w:rStyle w:val="affffff0"/>
          <w:rFonts w:hint="cs"/>
          <w:rtl/>
        </w:rPr>
        <w:t xml:space="preserve"> [</w:t>
      </w:r>
      <w:r w:rsidR="00210F52">
        <w:rPr>
          <w:rStyle w:val="affffff0"/>
          <w:rFonts w:hint="cs"/>
          <w:rtl/>
        </w:rPr>
        <w:t>ואי כדאמרת</w:t>
      </w:r>
      <w:r w:rsidR="00210F52" w:rsidRPr="00210F52">
        <w:rPr>
          <w:rStyle w:val="affffff0"/>
          <w:rFonts w:hint="cs"/>
          <w:rtl/>
        </w:rPr>
        <w:t xml:space="preserve"> </w:t>
      </w:r>
      <w:r w:rsidR="00210F52">
        <w:rPr>
          <w:rStyle w:val="affffff0"/>
          <w:rFonts w:hint="cs"/>
          <w:rtl/>
        </w:rPr>
        <w:t>למה</w:t>
      </w:r>
      <w:r w:rsidR="00210F52" w:rsidRPr="00210F52">
        <w:rPr>
          <w:rStyle w:val="affffff0"/>
          <w:rFonts w:hint="cs"/>
          <w:rtl/>
        </w:rPr>
        <w:t xml:space="preserve"> אפרן אסור הא יצאו לחולין]</w:t>
      </w:r>
    </w:p>
    <w:p w14:paraId="5423F33C" w14:textId="771BE391" w:rsidR="00210F52" w:rsidRPr="00210F52" w:rsidRDefault="00210F52" w:rsidP="00210F52">
      <w:pPr>
        <w:pStyle w:val="36"/>
        <w:framePr w:wrap="notBeside"/>
        <w:rPr>
          <w:rtl/>
        </w:rPr>
      </w:pPr>
      <w:r w:rsidRPr="00210F52">
        <w:rPr>
          <w:rFonts w:hint="cs"/>
          <w:rtl/>
        </w:rPr>
        <w:t>-</w:t>
      </w:r>
      <w:r w:rsidR="00E8089F" w:rsidRPr="00210F52">
        <w:rPr>
          <w:rFonts w:hint="cs"/>
          <w:rtl/>
        </w:rPr>
        <w:t xml:space="preserve">א. </w:t>
      </w:r>
      <w:r w:rsidR="00E8089F" w:rsidRPr="00210F52">
        <w:rPr>
          <w:rtl/>
        </w:rPr>
        <w:t>רב"ח</w:t>
      </w:r>
    </w:p>
    <w:p w14:paraId="52BB17FF" w14:textId="06C8BF86" w:rsidR="00E8089F" w:rsidRPr="005C3FF1" w:rsidRDefault="00E8089F" w:rsidP="009A151F">
      <w:pPr>
        <w:rPr>
          <w:rStyle w:val="afffa"/>
          <w:rtl/>
        </w:rPr>
      </w:pPr>
      <w:r w:rsidRPr="007435EB">
        <w:rPr>
          <w:rtl/>
        </w:rPr>
        <w:t xml:space="preserve">שנפלה דליקה מאיליה בעצי הקדש, </w:t>
      </w:r>
      <w:r w:rsidR="00210F52">
        <w:rPr>
          <w:rFonts w:hint="cs"/>
          <w:rtl/>
        </w:rPr>
        <w:t>דאין איש שימעל בהם</w:t>
      </w:r>
      <w:r w:rsidRPr="007435EB">
        <w:rPr>
          <w:rtl/>
        </w:rPr>
        <w:t>.</w:t>
      </w:r>
    </w:p>
    <w:p w14:paraId="6D50C55B" w14:textId="77777777" w:rsidR="00210F52" w:rsidRDefault="00E8089F" w:rsidP="00210F52">
      <w:pPr>
        <w:pStyle w:val="36"/>
        <w:framePr w:wrap="notBeside"/>
        <w:rPr>
          <w:rtl/>
        </w:rPr>
      </w:pPr>
      <w:r w:rsidRPr="00210F52">
        <w:rPr>
          <w:rFonts w:hint="cs"/>
          <w:rtl/>
        </w:rPr>
        <w:t xml:space="preserve">ב. </w:t>
      </w:r>
      <w:r w:rsidRPr="00210F52">
        <w:rPr>
          <w:rtl/>
        </w:rPr>
        <w:t>רב שמעי</w:t>
      </w:r>
      <w:r w:rsidRPr="007435EB">
        <w:rPr>
          <w:rtl/>
        </w:rPr>
        <w:t>ה:</w:t>
      </w:r>
    </w:p>
    <w:p w14:paraId="52C5ECA2" w14:textId="31DAC929" w:rsidR="00E8089F" w:rsidRPr="00AF74C3" w:rsidRDefault="00AF74C3" w:rsidP="00AF74C3">
      <w:pPr>
        <w:rPr>
          <w:rFonts w:cs="Guttman Vilna"/>
          <w:bCs/>
          <w:rtl/>
        </w:rPr>
      </w:pPr>
      <w:r w:rsidRPr="00AF74C3">
        <w:rPr>
          <w:rStyle w:val="afffa"/>
          <w:rFonts w:hint="cs"/>
          <w:rtl/>
        </w:rPr>
        <w:t>באפר תרוה''ד</w:t>
      </w:r>
      <w:r>
        <w:rPr>
          <w:rFonts w:hint="cs"/>
          <w:rtl/>
        </w:rPr>
        <w:t xml:space="preserve"> שטעון גניזה </w:t>
      </w:r>
      <w:r w:rsidR="00E8089F" w:rsidRPr="00AF74C3">
        <w:rPr>
          <w:rtl/>
        </w:rPr>
        <w:t>ד</w:t>
      </w:r>
      <w:r w:rsidR="00E8089F" w:rsidRPr="00AC0CB1">
        <w:rPr>
          <w:rStyle w:val="af2"/>
          <w:rtl/>
        </w:rPr>
        <w:t xml:space="preserve">ושמו </w:t>
      </w:r>
      <w:r w:rsidRPr="00AF74C3">
        <w:rPr>
          <w:rStyle w:val="affffd"/>
          <w:rFonts w:hint="cs"/>
          <w:rtl/>
        </w:rPr>
        <w:t>א.</w:t>
      </w:r>
      <w:r>
        <w:rPr>
          <w:rStyle w:val="af2"/>
          <w:rFonts w:hint="cs"/>
          <w:rtl/>
        </w:rPr>
        <w:t xml:space="preserve"> </w:t>
      </w:r>
      <w:r w:rsidR="00E8089F" w:rsidRPr="007435EB">
        <w:rPr>
          <w:rtl/>
        </w:rPr>
        <w:t>בנחת</w:t>
      </w:r>
      <w:r w:rsidR="00E8089F" w:rsidRPr="00AC0CB1">
        <w:rPr>
          <w:rStyle w:val="af2"/>
          <w:rtl/>
        </w:rPr>
        <w:t xml:space="preserve"> </w:t>
      </w:r>
      <w:r w:rsidRPr="00AF74C3">
        <w:rPr>
          <w:rStyle w:val="affffd"/>
          <w:rFonts w:hint="cs"/>
          <w:rtl/>
        </w:rPr>
        <w:t>ב.</w:t>
      </w:r>
      <w:r>
        <w:rPr>
          <w:rStyle w:val="af2"/>
          <w:rFonts w:hint="cs"/>
          <w:rtl/>
        </w:rPr>
        <w:t xml:space="preserve"> </w:t>
      </w:r>
      <w:r w:rsidR="00E8089F" w:rsidRPr="007435EB">
        <w:rPr>
          <w:rtl/>
        </w:rPr>
        <w:t>כולו</w:t>
      </w:r>
      <w:r w:rsidR="00E8089F" w:rsidRPr="00AF74C3">
        <w:rPr>
          <w:rStyle w:val="affffd"/>
          <w:rtl/>
        </w:rPr>
        <w:t xml:space="preserve"> </w:t>
      </w:r>
      <w:r w:rsidRPr="00AF74C3">
        <w:rPr>
          <w:rStyle w:val="affffd"/>
          <w:rFonts w:hint="cs"/>
          <w:rtl/>
        </w:rPr>
        <w:t>ג.</w:t>
      </w:r>
      <w:r w:rsidR="00E8089F" w:rsidRPr="007435EB">
        <w:rPr>
          <w:rtl/>
        </w:rPr>
        <w:t>שלא יפזר.</w:t>
      </w:r>
    </w:p>
    <w:p w14:paraId="0E13E23D" w14:textId="198D6CCA" w:rsidR="00E8089F" w:rsidRPr="00AF74C3" w:rsidRDefault="00E8089F" w:rsidP="00E8089F">
      <w:pPr>
        <w:pStyle w:val="afffd"/>
        <w:rPr>
          <w:rtl/>
        </w:rPr>
      </w:pPr>
      <w:ins w:id="9825" w:author="מספור קטעי משנה" w:date="2026-10-06T06:45:41Z">
        <w:r>
          <w:rPr>
            <w:rStyle w:val="MisparKeta"/>
          </w:rPr>
          <w:t xml:space="preserve">ב. </w:t>
        </w:r>
      </w:ins>
      <w:r w:rsidRPr="00AF74C3">
        <w:rPr>
          <w:rtl/>
        </w:rPr>
        <w:t>רבי יהודה אומר אין ביעור</w:t>
      </w:r>
      <w:r w:rsidR="00AF74C3">
        <w:rPr>
          <w:rFonts w:hint="cs"/>
          <w:rtl/>
        </w:rPr>
        <w:t xml:space="preserve"> חמץ אלא שריפה</w:t>
      </w:r>
      <w:r w:rsidRPr="00AF74C3">
        <w:rPr>
          <w:rtl/>
        </w:rPr>
        <w:t>.</w:t>
      </w:r>
    </w:p>
    <w:p w14:paraId="563580F2" w14:textId="77777777" w:rsidR="00AF74C3" w:rsidRPr="00AF74C3" w:rsidRDefault="00E8089F" w:rsidP="00AF74C3">
      <w:pPr>
        <w:pStyle w:val="afffff0"/>
        <w:rPr>
          <w:rtl/>
        </w:rPr>
      </w:pPr>
      <w:r w:rsidRPr="00AF74C3">
        <w:rPr>
          <w:rtl/>
        </w:rPr>
        <w:t xml:space="preserve">טעמא דר"י: </w:t>
      </w:r>
    </w:p>
    <w:p w14:paraId="546ACE75" w14:textId="3B68583F" w:rsidR="00AF74C3" w:rsidRDefault="00E8089F" w:rsidP="00AF74C3">
      <w:pPr>
        <w:pStyle w:val="36"/>
        <w:framePr w:wrap="notBeside"/>
        <w:rPr>
          <w:rStyle w:val="afffa"/>
          <w:rtl/>
        </w:rPr>
      </w:pPr>
      <w:r w:rsidRPr="005C3FF1">
        <w:rPr>
          <w:rStyle w:val="afffa"/>
          <w:rtl/>
        </w:rPr>
        <w:t>א.</w:t>
      </w:r>
      <w:r w:rsidR="00B8387C">
        <w:rPr>
          <w:rStyle w:val="afffa"/>
          <w:rFonts w:hint="cs"/>
          <w:rtl/>
        </w:rPr>
        <w:t>לאו</w:t>
      </w:r>
    </w:p>
    <w:p w14:paraId="2BDAFA67" w14:textId="3824492B" w:rsidR="00E8089F" w:rsidRPr="005C3FF1" w:rsidRDefault="00E8089F" w:rsidP="009A151F">
      <w:pPr>
        <w:rPr>
          <w:rStyle w:val="afffa"/>
          <w:rtl/>
        </w:rPr>
      </w:pPr>
      <w:r w:rsidRPr="007435EB">
        <w:rPr>
          <w:rtl/>
        </w:rPr>
        <w:t xml:space="preserve">ק"ו מנותר </w:t>
      </w:r>
      <w:r w:rsidR="00B8387C">
        <w:rPr>
          <w:rFonts w:hint="cs"/>
          <w:rtl/>
        </w:rPr>
        <w:t>-</w:t>
      </w:r>
      <w:r w:rsidRPr="007435EB">
        <w:rPr>
          <w:rtl/>
        </w:rPr>
        <w:t>דאי אתה יכול לדון חומרא שתבוא לקולא שלא ישרוף</w:t>
      </w:r>
      <w:r w:rsidR="00AF74C3">
        <w:rPr>
          <w:rFonts w:hint="cs"/>
          <w:rtl/>
        </w:rPr>
        <w:t>.</w:t>
      </w:r>
    </w:p>
    <w:p w14:paraId="2E7DFACE" w14:textId="264B78EE" w:rsidR="00AF74C3" w:rsidRDefault="00E8089F" w:rsidP="00AF74C3">
      <w:pPr>
        <w:pStyle w:val="36"/>
        <w:framePr w:wrap="notBeside"/>
        <w:rPr>
          <w:rtl/>
        </w:rPr>
      </w:pPr>
      <w:r w:rsidRPr="005C3FF1">
        <w:rPr>
          <w:rStyle w:val="afffa"/>
          <w:rFonts w:hint="cs"/>
          <w:rtl/>
        </w:rPr>
        <w:t>ב.</w:t>
      </w:r>
      <w:r w:rsidR="00B8387C">
        <w:rPr>
          <w:rStyle w:val="afffa"/>
          <w:rFonts w:hint="cs"/>
          <w:rtl/>
        </w:rPr>
        <w:t xml:space="preserve"> ולא</w:t>
      </w:r>
    </w:p>
    <w:p w14:paraId="0AC51CC2" w14:textId="1E4AAE1A" w:rsidR="00E8089F" w:rsidRPr="005C3FF1" w:rsidRDefault="00E8089F" w:rsidP="009A151F">
      <w:pPr>
        <w:rPr>
          <w:rStyle w:val="afffa"/>
          <w:rtl/>
        </w:rPr>
      </w:pPr>
      <w:r w:rsidRPr="007435EB">
        <w:rPr>
          <w:rtl/>
        </w:rPr>
        <w:t xml:space="preserve">היקש מנותר </w:t>
      </w:r>
      <w:r w:rsidR="00B8387C">
        <w:rPr>
          <w:rFonts w:hint="cs"/>
          <w:rtl/>
        </w:rPr>
        <w:t>-</w:t>
      </w:r>
      <w:r w:rsidRPr="007435EB">
        <w:rPr>
          <w:rtl/>
        </w:rPr>
        <w:t>דאסור באכילה ומצווה בשריפה וחלוק מנבילה דמותרת בהנאה.</w:t>
      </w:r>
    </w:p>
    <w:p w14:paraId="1AEEE7AE" w14:textId="70DDECA9" w:rsidR="00B8387C" w:rsidRDefault="00E8089F" w:rsidP="00B8387C">
      <w:pPr>
        <w:pStyle w:val="36"/>
        <w:framePr w:wrap="notBeside"/>
        <w:rPr>
          <w:rStyle w:val="afffa"/>
          <w:rtl/>
        </w:rPr>
      </w:pPr>
      <w:r w:rsidRPr="005C3FF1">
        <w:rPr>
          <w:rStyle w:val="afffa"/>
          <w:rFonts w:hint="cs"/>
          <w:rtl/>
        </w:rPr>
        <w:t>ג.</w:t>
      </w:r>
      <w:r w:rsidR="00B8387C">
        <w:rPr>
          <w:rStyle w:val="afffa"/>
          <w:rFonts w:hint="cs"/>
          <w:rtl/>
        </w:rPr>
        <w:t xml:space="preserve"> ולא</w:t>
      </w:r>
    </w:p>
    <w:p w14:paraId="46ED0210" w14:textId="63696944" w:rsidR="00E8089F" w:rsidRPr="005C3FF1" w:rsidRDefault="00E8089F" w:rsidP="009A151F">
      <w:pPr>
        <w:rPr>
          <w:rStyle w:val="afffa"/>
          <w:rtl/>
        </w:rPr>
      </w:pPr>
      <w:r w:rsidRPr="007435EB">
        <w:rPr>
          <w:rtl/>
        </w:rPr>
        <w:t xml:space="preserve">מצד דאין ענשם כרת </w:t>
      </w:r>
      <w:r w:rsidR="00B8387C">
        <w:rPr>
          <w:rtl/>
        </w:rPr>
        <w:t>–</w:t>
      </w:r>
      <w:r w:rsidR="00B8387C">
        <w:rPr>
          <w:rFonts w:hint="cs"/>
          <w:rtl/>
        </w:rPr>
        <w:t xml:space="preserve"> </w:t>
      </w:r>
      <w:r w:rsidRPr="007435EB">
        <w:rPr>
          <w:rtl/>
        </w:rPr>
        <w:t>דחלב</w:t>
      </w:r>
      <w:r w:rsidR="00B8387C">
        <w:rPr>
          <w:rFonts w:hint="cs"/>
          <w:rtl/>
        </w:rPr>
        <w:t xml:space="preserve"> </w:t>
      </w:r>
      <w:r w:rsidRPr="007435EB">
        <w:rPr>
          <w:rtl/>
        </w:rPr>
        <w:t>שור הנסקל יוכיח שאסור באכילה ובהנאה וענוש כרת דאין טעון שריפה.</w:t>
      </w:r>
    </w:p>
    <w:p w14:paraId="4E4C5184" w14:textId="77777777" w:rsidR="00B8387C" w:rsidRDefault="00E8089F" w:rsidP="00B8387C">
      <w:pPr>
        <w:pStyle w:val="36"/>
        <w:framePr w:wrap="notBeside"/>
        <w:rPr>
          <w:rtl/>
        </w:rPr>
      </w:pPr>
      <w:r w:rsidRPr="005C3FF1">
        <w:rPr>
          <w:rStyle w:val="afffa"/>
          <w:rFonts w:hint="cs"/>
          <w:rtl/>
        </w:rPr>
        <w:t>ד.</w:t>
      </w:r>
      <w:r w:rsidRPr="007435EB">
        <w:rPr>
          <w:rFonts w:hint="cs"/>
          <w:rtl/>
        </w:rPr>
        <w:t xml:space="preserve"> </w:t>
      </w:r>
      <w:r w:rsidRPr="007435EB">
        <w:rPr>
          <w:rtl/>
        </w:rPr>
        <w:t>ולא</w:t>
      </w:r>
    </w:p>
    <w:p w14:paraId="0D74F383" w14:textId="4B56EF59" w:rsidR="00E8089F" w:rsidRPr="007435EB" w:rsidRDefault="00E8089F" w:rsidP="009A151F">
      <w:pPr>
        <w:rPr>
          <w:rtl/>
        </w:rPr>
      </w:pPr>
      <w:r w:rsidRPr="007435EB">
        <w:rPr>
          <w:rtl/>
        </w:rPr>
        <w:t xml:space="preserve">מהיקש </w:t>
      </w:r>
      <w:r w:rsidRPr="00B8387C">
        <w:rPr>
          <w:rStyle w:val="af2"/>
          <w:rtl/>
        </w:rPr>
        <w:t>מבל תותירו</w:t>
      </w:r>
      <w:r w:rsidRPr="007435EB">
        <w:rPr>
          <w:rtl/>
        </w:rPr>
        <w:t xml:space="preserve"> </w:t>
      </w:r>
      <w:r w:rsidR="00B8387C">
        <w:rPr>
          <w:rFonts w:hint="cs"/>
          <w:rtl/>
        </w:rPr>
        <w:t xml:space="preserve">- </w:t>
      </w:r>
      <w:r w:rsidRPr="007435EB">
        <w:rPr>
          <w:rtl/>
        </w:rPr>
        <w:t xml:space="preserve">דאשם תלוי וחטאת העוף הבא על הספק, יוכיחו דלדבריך הם בקבורה </w:t>
      </w:r>
      <w:r w:rsidRPr="00B8387C">
        <w:rPr>
          <w:rStyle w:val="affffff0"/>
          <w:rtl/>
        </w:rPr>
        <w:t>[ולרבנן הם בשריפה]</w:t>
      </w:r>
    </w:p>
    <w:p w14:paraId="7A7FEB90" w14:textId="77777777" w:rsidR="00B8387C" w:rsidRDefault="00E8089F" w:rsidP="00E8089F">
      <w:pPr>
        <w:rPr>
          <w:rtl/>
        </w:rPr>
      </w:pPr>
      <w:r>
        <w:rPr>
          <w:rtl/>
        </w:rPr>
        <w:t xml:space="preserve">וכששתק </w:t>
      </w:r>
      <w:r>
        <w:rPr>
          <w:rStyle w:val="affffd"/>
          <w:rtl/>
          <w:rPrChange w:id="9040" w:author="מנוע אמוראים" w:date="2026-10-05T16:42:03Z">
            <w:rPr>
              <w:rtl/>
            </w:rPr>
          </w:rPrChange>
        </w:rPr>
        <w:t xml:space="preserve">ר"י</w:t>
      </w:r>
      <w:r>
        <w:rPr>
          <w:rtl/>
        </w:rPr>
        <w:t xml:space="preserve"> </w:t>
      </w:r>
    </w:p>
    <w:p w14:paraId="4848F1A0" w14:textId="77777777" w:rsidR="00B8387C" w:rsidRDefault="00E8089F" w:rsidP="00B8387C">
      <w:pPr>
        <w:pStyle w:val="36"/>
        <w:framePr w:wrap="notBeside"/>
        <w:rPr>
          <w:rtl/>
        </w:rPr>
      </w:pPr>
      <w:r w:rsidRPr="007435EB">
        <w:rPr>
          <w:rtl/>
        </w:rPr>
        <w:t>א"ר יוסף:</w:t>
      </w:r>
    </w:p>
    <w:p w14:paraId="5AAE97F1" w14:textId="5BFC0ECE" w:rsidR="00E8089F" w:rsidRPr="007435EB" w:rsidRDefault="00B8387C" w:rsidP="00B8387C">
      <w:pPr>
        <w:rPr>
          <w:rtl/>
        </w:rPr>
      </w:pPr>
      <w:r>
        <w:rPr>
          <w:rStyle w:val="affffd"/>
          <w:rFonts w:hint="cs"/>
          <w:rtl/>
        </w:rPr>
        <w:t>כ</w:t>
      </w:r>
      <w:r w:rsidR="00E8089F" w:rsidRPr="00B8387C">
        <w:rPr>
          <w:rStyle w:val="affffd"/>
          <w:rtl/>
        </w:rPr>
        <w:t xml:space="preserve">דאמרי אינשי: </w:t>
      </w:r>
      <w:r w:rsidR="00E8089F" w:rsidRPr="007435EB">
        <w:rPr>
          <w:rtl/>
        </w:rPr>
        <w:t>בכף שחקקה האומן יאכל החרדל.</w:t>
      </w:r>
      <w:r>
        <w:rPr>
          <w:rFonts w:hint="cs"/>
          <w:rtl/>
        </w:rPr>
        <w:t xml:space="preserve"> </w:t>
      </w:r>
      <w:r>
        <w:rPr>
          <w:rStyle w:val="affffff0"/>
          <w:rFonts w:hint="cs"/>
          <w:rtl/>
        </w:rPr>
        <w:t xml:space="preserve">שנסתר מאשם תלוי </w:t>
      </w:r>
    </w:p>
    <w:p w14:paraId="7A240375" w14:textId="77777777" w:rsidR="00B8387C" w:rsidRDefault="00E8089F" w:rsidP="00B8387C">
      <w:pPr>
        <w:pStyle w:val="36"/>
        <w:framePr w:wrap="notBeside"/>
        <w:rPr>
          <w:rtl/>
        </w:rPr>
      </w:pPr>
      <w:r w:rsidRPr="007435EB">
        <w:rPr>
          <w:rtl/>
        </w:rPr>
        <w:tab/>
        <w:t xml:space="preserve">אביי: </w:t>
      </w:r>
    </w:p>
    <w:p w14:paraId="7707F0F5" w14:textId="55A747C9" w:rsidR="00E8089F" w:rsidRPr="007435EB" w:rsidRDefault="00B8387C" w:rsidP="00E8089F">
      <w:pPr>
        <w:rPr>
          <w:rtl/>
        </w:rPr>
      </w:pPr>
      <w:r>
        <w:rPr>
          <w:rFonts w:hint="cs"/>
          <w:rtl/>
        </w:rPr>
        <w:t>ע</w:t>
      </w:r>
      <w:r w:rsidR="00E8089F" w:rsidRPr="007435EB">
        <w:rPr>
          <w:rtl/>
        </w:rPr>
        <w:t>ושה הסד יישב בסד שהכין.</w:t>
      </w:r>
      <w:r>
        <w:rPr>
          <w:rFonts w:hint="cs"/>
          <w:rtl/>
        </w:rPr>
        <w:t xml:space="preserve"> </w:t>
      </w:r>
      <w:r w:rsidRPr="00B8387C">
        <w:rPr>
          <w:rStyle w:val="affffff0"/>
          <w:rFonts w:hint="cs"/>
          <w:rtl/>
        </w:rPr>
        <w:t>משכר עבודת עצמו משתכר</w:t>
      </w:r>
    </w:p>
    <w:p w14:paraId="5D1120AF" w14:textId="77777777" w:rsidR="00B8387C" w:rsidRDefault="00E8089F" w:rsidP="00B8387C">
      <w:pPr>
        <w:pStyle w:val="36"/>
        <w:framePr w:wrap="notBeside"/>
        <w:rPr>
          <w:rtl/>
        </w:rPr>
      </w:pPr>
      <w:r w:rsidRPr="007435EB">
        <w:rPr>
          <w:rtl/>
        </w:rPr>
        <w:t>רבא:</w:t>
      </w:r>
    </w:p>
    <w:p w14:paraId="06B3E33D" w14:textId="137228B0" w:rsidR="00E8089F" w:rsidRPr="007435EB" w:rsidRDefault="00E8089F" w:rsidP="00E8089F">
      <w:pPr>
        <w:rPr>
          <w:rtl/>
        </w:rPr>
      </w:pPr>
      <w:r w:rsidRPr="007435EB">
        <w:rPr>
          <w:rtl/>
        </w:rPr>
        <w:t>עושה החץ יהרג בחיציו שלו.</w:t>
      </w:r>
    </w:p>
    <w:p w14:paraId="3E2154EE" w14:textId="77777777" w:rsidR="00E8089F" w:rsidRPr="007435EB" w:rsidRDefault="00E8089F" w:rsidP="005C3FF1">
      <w:pPr>
        <w:pStyle w:val="afff"/>
        <w:framePr w:wrap="around"/>
        <w:rPr>
          <w:rtl/>
        </w:rPr>
      </w:pPr>
      <w:r w:rsidRPr="007435EB">
        <w:rPr>
          <w:rFonts w:hint="cs"/>
          <w:rtl/>
        </w:rPr>
        <w:t>כח.</w:t>
      </w:r>
    </w:p>
    <w:p w14:paraId="1FC40A07" w14:textId="5221D350" w:rsidR="00E8089F" w:rsidRDefault="00E8089F" w:rsidP="00B8387C">
      <w:pPr>
        <w:pStyle w:val="afffd"/>
        <w:rPr>
          <w:rtl/>
        </w:rPr>
      </w:pPr>
      <w:ins w:id="9826" w:author="מספור קטעי משנה" w:date="2026-10-06T06:45:41Z">
        <w:r>
          <w:rPr>
            <w:rStyle w:val="MisparKeta"/>
          </w:rPr>
          <w:t xml:space="preserve">א. </w:t>
        </w:r>
      </w:ins>
      <w:r w:rsidRPr="00B8387C">
        <w:rPr>
          <w:rtl/>
        </w:rPr>
        <w:t xml:space="preserve">וחכמים אומרים מפרר וזורה לרוח </w:t>
      </w:r>
      <w:r w:rsidR="00B8387C">
        <w:rPr>
          <w:rFonts w:hint="cs"/>
          <w:rtl/>
        </w:rPr>
        <w:t>ומטיל לים</w:t>
      </w:r>
      <w:r w:rsidRPr="00B8387C">
        <w:rPr>
          <w:rtl/>
        </w:rPr>
        <w:t>.</w:t>
      </w:r>
    </w:p>
    <w:p w14:paraId="371A84A1" w14:textId="0AFC813B" w:rsidR="008A48D8" w:rsidRPr="00B8387C" w:rsidRDefault="008A48D8" w:rsidP="008A48D8">
      <w:pPr>
        <w:pStyle w:val="afffff0"/>
        <w:rPr>
          <w:rtl/>
        </w:rPr>
      </w:pPr>
      <w:r>
        <w:rPr>
          <w:rFonts w:hint="cs"/>
          <w:rtl/>
        </w:rPr>
        <w:t>אם גם מפרר קודם שמטיל לים</w:t>
      </w:r>
    </w:p>
    <w:p w14:paraId="3297FEB3" w14:textId="0BB726E1" w:rsidR="00B8387C" w:rsidRDefault="00B8387C" w:rsidP="00B8387C">
      <w:pPr>
        <w:pStyle w:val="36"/>
        <w:framePr w:wrap="notBeside"/>
        <w:rPr>
          <w:rFonts w:ascii="Fb Fontext" w:hAnsi="Fb Fontext"/>
          <w:rtl/>
        </w:rPr>
      </w:pPr>
      <w:r w:rsidRPr="00B8387C">
        <w:rPr>
          <w:rFonts w:hint="cs"/>
          <w:rtl/>
        </w:rPr>
        <w:t xml:space="preserve"> רבה:</w:t>
      </w:r>
      <w:r w:rsidRPr="00B8387C">
        <w:t xml:space="preserve"> </w:t>
      </w:r>
      <w:r>
        <w:rPr>
          <w:rFonts w:ascii="Fb Fontext" w:hAnsi="Fb Fontext" w:hint="cs"/>
          <w:rtl/>
        </w:rPr>
        <w:t>מסתבר:</w:t>
      </w:r>
    </w:p>
    <w:p w14:paraId="05833431" w14:textId="2EDFF6A7" w:rsidR="00B8387C" w:rsidRDefault="00E8089F" w:rsidP="00E8089F">
      <w:pPr>
        <w:rPr>
          <w:rFonts w:ascii="Fb Fontext" w:hAnsi="Fb Fontext"/>
          <w:rtl/>
        </w:rPr>
      </w:pPr>
      <w:r w:rsidRPr="00B8387C">
        <w:rPr>
          <w:rStyle w:val="afffa"/>
          <w:rtl/>
        </w:rPr>
        <w:t>ע"ז</w:t>
      </w:r>
      <w:r w:rsidRPr="007435EB">
        <w:rPr>
          <w:rFonts w:ascii="Fb Fontext" w:hAnsi="Fb Fontext"/>
          <w:rtl/>
        </w:rPr>
        <w:t xml:space="preserve"> דלים המלח </w:t>
      </w:r>
      <w:r w:rsidR="00B8387C">
        <w:rPr>
          <w:rFonts w:ascii="Fb Fontext" w:hAnsi="Fb Fontext" w:hint="cs"/>
          <w:rtl/>
        </w:rPr>
        <w:t xml:space="preserve">הולכת א''צ </w:t>
      </w:r>
      <w:r w:rsidRPr="007435EB">
        <w:rPr>
          <w:rFonts w:ascii="Fb Fontext" w:hAnsi="Fb Fontext"/>
          <w:rtl/>
        </w:rPr>
        <w:t xml:space="preserve">שחיקה, </w:t>
      </w:r>
    </w:p>
    <w:p w14:paraId="3EC160AC" w14:textId="5102C648" w:rsidR="00E8089F" w:rsidRPr="007435EB" w:rsidRDefault="00E8089F" w:rsidP="00E8089F">
      <w:pPr>
        <w:rPr>
          <w:rtl/>
        </w:rPr>
      </w:pPr>
      <w:r w:rsidRPr="00B8387C">
        <w:rPr>
          <w:rStyle w:val="afffa"/>
          <w:rtl/>
        </w:rPr>
        <w:t>חמץ</w:t>
      </w:r>
      <w:r w:rsidRPr="007435EB">
        <w:rPr>
          <w:rFonts w:ascii="Fb Fontext" w:hAnsi="Fb Fontext"/>
          <w:rtl/>
        </w:rPr>
        <w:t xml:space="preserve"> דלשאר נהרות </w:t>
      </w:r>
      <w:r w:rsidR="00B8387C">
        <w:rPr>
          <w:rFonts w:ascii="Fb Fontext" w:hAnsi="Fb Fontext" w:hint="cs"/>
          <w:rtl/>
        </w:rPr>
        <w:t xml:space="preserve">הולך </w:t>
      </w:r>
      <w:r w:rsidRPr="007435EB">
        <w:rPr>
          <w:rFonts w:ascii="Fb Fontext" w:hAnsi="Fb Fontext"/>
          <w:rtl/>
        </w:rPr>
        <w:t>בעי פירור.</w:t>
      </w:r>
      <w:r w:rsidRPr="007435EB">
        <w:rPr>
          <w:rFonts w:ascii="Fb Fontext" w:hAnsi="Fb Fontext" w:hint="cs"/>
          <w:rtl/>
        </w:rPr>
        <w:t xml:space="preserve"> </w:t>
      </w:r>
      <w:r w:rsidRPr="00B8387C">
        <w:rPr>
          <w:rStyle w:val="affffd"/>
          <w:rtl/>
        </w:rPr>
        <w:t>ות"כ</w:t>
      </w:r>
      <w:r w:rsidRPr="007435EB">
        <w:rPr>
          <w:rFonts w:ascii="Fb Fontext" w:hAnsi="Fb Fontext"/>
          <w:rtl/>
        </w:rPr>
        <w:t xml:space="preserve"> דבספינה מפרר.</w:t>
      </w:r>
    </w:p>
    <w:p w14:paraId="179C0525" w14:textId="77777777" w:rsidR="00B8387C" w:rsidRDefault="00E8089F" w:rsidP="00B8387C">
      <w:pPr>
        <w:pStyle w:val="36"/>
        <w:framePr w:wrap="notBeside"/>
        <w:rPr>
          <w:rtl/>
        </w:rPr>
      </w:pPr>
      <w:r w:rsidRPr="007435EB">
        <w:rPr>
          <w:rtl/>
        </w:rPr>
        <w:t>ולרב יוסף:</w:t>
      </w:r>
    </w:p>
    <w:p w14:paraId="4A564A6C" w14:textId="77777777" w:rsidR="00B8387C" w:rsidRDefault="00E8089F" w:rsidP="00E8089F">
      <w:pPr>
        <w:rPr>
          <w:rtl/>
        </w:rPr>
      </w:pPr>
      <w:r w:rsidRPr="00B8387C">
        <w:rPr>
          <w:rStyle w:val="afffa"/>
          <w:rtl/>
        </w:rPr>
        <w:t>ע"ז</w:t>
      </w:r>
      <w:r w:rsidRPr="007435EB">
        <w:rPr>
          <w:rtl/>
        </w:rPr>
        <w:t xml:space="preserve"> דלא ממיסה בעי שחיקה, </w:t>
      </w:r>
      <w:r w:rsidRPr="00B8387C">
        <w:rPr>
          <w:rStyle w:val="afffa"/>
          <w:rtl/>
        </w:rPr>
        <w:t>חמץ</w:t>
      </w:r>
      <w:r w:rsidRPr="007435EB">
        <w:rPr>
          <w:rtl/>
        </w:rPr>
        <w:t xml:space="preserve"> דממיס לא בעי פירור.</w:t>
      </w:r>
      <w:r w:rsidRPr="007435EB">
        <w:rPr>
          <w:rFonts w:hint="cs"/>
          <w:rtl/>
        </w:rPr>
        <w:t xml:space="preserve"> </w:t>
      </w:r>
    </w:p>
    <w:p w14:paraId="1BA66DD2" w14:textId="75B8B720" w:rsidR="00E8089F" w:rsidRPr="007435EB" w:rsidRDefault="00E8089F" w:rsidP="00E8089F">
      <w:pPr>
        <w:rPr>
          <w:rtl/>
        </w:rPr>
      </w:pPr>
      <w:r w:rsidRPr="007435EB">
        <w:rPr>
          <w:rtl/>
        </w:rPr>
        <w:t xml:space="preserve">ות"כ דבספינה שוחק </w:t>
      </w:r>
    </w:p>
    <w:p w14:paraId="31A1D856" w14:textId="77777777" w:rsidR="00B8387C" w:rsidRDefault="00E8089F" w:rsidP="00B8387C">
      <w:pPr>
        <w:pStyle w:val="36"/>
        <w:framePr w:wrap="notBeside"/>
        <w:rPr>
          <w:rtl/>
        </w:rPr>
      </w:pPr>
      <w:r w:rsidRPr="007435EB">
        <w:rPr>
          <w:rtl/>
        </w:rPr>
        <w:t xml:space="preserve">לרבה ל"ק </w:t>
      </w:r>
    </w:p>
    <w:p w14:paraId="5ACFC1C4" w14:textId="24F84158" w:rsidR="00E8089F" w:rsidRPr="007435EB" w:rsidRDefault="00B20E8D" w:rsidP="00E8089F">
      <w:pPr>
        <w:rPr>
          <w:rtl/>
        </w:rPr>
      </w:pPr>
      <w:r>
        <w:rPr>
          <w:rStyle w:val="affffd"/>
          <w:rFonts w:hint="cs"/>
          <w:rtl/>
        </w:rPr>
        <w:t>ב</w:t>
      </w:r>
      <w:r w:rsidR="00E8089F" w:rsidRPr="00B8387C">
        <w:rPr>
          <w:rStyle w:val="affffd"/>
          <w:rtl/>
        </w:rPr>
        <w:t>רייתא דרב יוסף</w:t>
      </w:r>
      <w:r w:rsidR="00E8089F" w:rsidRPr="00B8387C">
        <w:rPr>
          <w:rStyle w:val="affffd"/>
          <w:rFonts w:hint="cs"/>
          <w:rtl/>
        </w:rPr>
        <w:t>-</w:t>
      </w:r>
      <w:r w:rsidR="00E8089F" w:rsidRPr="007435EB">
        <w:rPr>
          <w:rtl/>
        </w:rPr>
        <w:t xml:space="preserve"> דשוחק </w:t>
      </w:r>
      <w:r w:rsidR="00E8089F" w:rsidRPr="00B8387C">
        <w:rPr>
          <w:rStyle w:val="affffd"/>
          <w:rtl/>
        </w:rPr>
        <w:t>מיירי</w:t>
      </w:r>
      <w:r w:rsidR="00E8089F" w:rsidRPr="007435EB">
        <w:rPr>
          <w:rtl/>
        </w:rPr>
        <w:t xml:space="preserve"> לשאר נהרות </w:t>
      </w:r>
      <w:r w:rsidR="00B8387C">
        <w:rPr>
          <w:rFonts w:hint="cs"/>
          <w:rtl/>
        </w:rPr>
        <w:t>ו</w:t>
      </w:r>
      <w:r w:rsidR="00E8089F" w:rsidRPr="007435EB">
        <w:rPr>
          <w:rtl/>
        </w:rPr>
        <w:t>לא שוחק היינו לים המלח.</w:t>
      </w:r>
    </w:p>
    <w:p w14:paraId="60D7332F" w14:textId="77777777" w:rsidR="00B8387C" w:rsidRDefault="00E8089F" w:rsidP="00B8387C">
      <w:pPr>
        <w:pStyle w:val="36"/>
        <w:framePr w:wrap="notBeside"/>
        <w:rPr>
          <w:rtl/>
        </w:rPr>
      </w:pPr>
      <w:r w:rsidRPr="007435EB">
        <w:rPr>
          <w:rtl/>
        </w:rPr>
        <w:t>ולרב יוסף ל"ק</w:t>
      </w:r>
    </w:p>
    <w:p w14:paraId="6F496A0C" w14:textId="5E0C015E" w:rsidR="00E8089F" w:rsidRPr="007435EB" w:rsidRDefault="00E8089F" w:rsidP="00E8089F">
      <w:pPr>
        <w:rPr>
          <w:rtl/>
        </w:rPr>
      </w:pPr>
      <w:r w:rsidRPr="00B8387C">
        <w:rPr>
          <w:rStyle w:val="affffd"/>
          <w:rtl/>
        </w:rPr>
        <w:t>ברייתא דרבה</w:t>
      </w:r>
      <w:r w:rsidRPr="00B8387C">
        <w:rPr>
          <w:rStyle w:val="affffd"/>
          <w:rFonts w:hint="cs"/>
          <w:rtl/>
        </w:rPr>
        <w:t>-</w:t>
      </w:r>
      <w:r w:rsidRPr="007435EB">
        <w:rPr>
          <w:rtl/>
        </w:rPr>
        <w:t xml:space="preserve"> דמפרר מיירי בחיטים משא"כ </w:t>
      </w:r>
      <w:r w:rsidR="00B8387C">
        <w:rPr>
          <w:rFonts w:hint="cs"/>
          <w:rtl/>
        </w:rPr>
        <w:t xml:space="preserve">בלחם דא''צ </w:t>
      </w:r>
      <w:r w:rsidRPr="007435EB">
        <w:rPr>
          <w:rtl/>
        </w:rPr>
        <w:t>פירור.</w:t>
      </w:r>
    </w:p>
    <w:p w14:paraId="6E763323" w14:textId="34A93C72" w:rsidR="00E8089F" w:rsidRPr="007435EB" w:rsidRDefault="00F47631" w:rsidP="00F47631">
      <w:pPr>
        <w:pStyle w:val="affd"/>
        <w:rPr>
          <w:bCs/>
          <w:rtl/>
        </w:rPr>
      </w:pPr>
      <w:r>
        <w:rPr>
          <w:rFonts w:hint="cs"/>
          <w:rtl/>
        </w:rPr>
        <w:t>***</w:t>
      </w:r>
    </w:p>
    <w:p>
      <w:pPr>
        <w:pStyle w:val="affffff1"/>
        <w:rPr>
          <w:ins w:id="20114" w:author="קלוד" w:date="2026-10-06T10:09:47Z"/>
        </w:rPr>
      </w:pPr>
      <w:ins w:id="20113" w:author="קלוד" w:date="2026-10-06T10:09:47Z">
        <w:r>
          <w:t xml:space="preserve">משנה ב</w:t>
        </w:r>
      </w:ins>
    </w:p>
    <w:p w14:paraId="4794AB64" w14:textId="77777777" w:rsidR="00E8089F" w:rsidRPr="007435EB" w:rsidRDefault="00E8089F" w:rsidP="00E8089F">
      <w:pPr>
        <w:pStyle w:val="afff5"/>
        <w:rPr>
          <w:del w:id="20003" w:author="קלוד" w:date="2026-10-06T10:16:37Z"/>
          <w:b/>
          <w:rtl/>
        </w:rPr>
      </w:pPr>
      <w:ins w:id="9827" w:author="מספור קטעי משנה" w:date="2026-10-06T06:45:41Z">
        <w:del w:id="20001" w:author="קלוד" w:date="2026-10-06T10:16:37Z">
          <w:r>
            <w:rPr>
              <w:rStyle w:val="MisparKeta"/>
            </w:rPr>
            <w:delText xml:space="preserve">ב. </w:delText>
          </w:r>
        </w:del>
      </w:ins>
      <w:del w:id="20002" w:author="קלוד" w:date="2026-10-06T10:16:37Z">
        <w:r w:rsidRPr="007435EB">
          <w:rPr>
            <w:b/>
            <w:sz w:val="20"/>
            <w:rtl/>
          </w:rPr>
          <w:delText xml:space="preserve">משנה.</w:delText>
        </w:r>
      </w:del>
    </w:p>
    <w:p w14:paraId="2D8007E7" w14:textId="77777777" w:rsidR="00E8089F" w:rsidRPr="007435EB" w:rsidRDefault="00E8089F" w:rsidP="00E8089F">
      <w:pPr>
        <w:pStyle w:val="afff5"/>
        <w:rPr>
          <w:b/>
          <w:rtl/>
        </w:rPr>
      </w:pPr>
      <w:r w:rsidRPr="009718AB">
        <w:rPr>
          <w:bCs/>
          <w:rtl/>
        </w:rPr>
        <w:t>חמץ של נכרי שעבר עליו הפסח</w:t>
      </w:r>
      <w:r w:rsidRPr="007435EB">
        <w:rPr>
          <w:b/>
          <w:rtl/>
        </w:rPr>
        <w:t xml:space="preserve"> - מותר בהנאה.</w:t>
      </w:r>
    </w:p>
    <w:p w14:paraId="23BBE3F7" w14:textId="77777777" w:rsidR="00E8089F" w:rsidRPr="007435EB" w:rsidRDefault="00E8089F" w:rsidP="009718AB">
      <w:pPr>
        <w:pStyle w:val="afff5"/>
        <w:spacing w:after="120"/>
        <w:rPr>
          <w:b/>
          <w:rtl/>
        </w:rPr>
      </w:pPr>
      <w:r w:rsidRPr="009718AB">
        <w:rPr>
          <w:bCs/>
          <w:rtl/>
        </w:rPr>
        <w:t>ושל ישראל</w:t>
      </w:r>
      <w:r w:rsidRPr="007435EB">
        <w:rPr>
          <w:b/>
          <w:rtl/>
        </w:rPr>
        <w:t xml:space="preserve"> אסור בהנאה שנא' 'לא יראה לך שאר'.</w:t>
      </w:r>
    </w:p>
    <w:p w14:paraId="002DF023" w14:textId="77777777" w:rsidR="00E8089F" w:rsidRPr="007435EB" w:rsidRDefault="00E8089F" w:rsidP="005C3FF1">
      <w:pPr>
        <w:pStyle w:val="afff"/>
        <w:framePr w:wrap="around"/>
        <w:rPr>
          <w:rtl/>
        </w:rPr>
      </w:pPr>
      <w:r w:rsidRPr="007435EB">
        <w:rPr>
          <w:rFonts w:hint="cs"/>
          <w:rtl/>
        </w:rPr>
        <w:t>כח:</w:t>
      </w:r>
    </w:p>
    <w:p w14:paraId="7D621633" w14:textId="77777777" w:rsidR="00E8089F" w:rsidRPr="007435EB" w:rsidRDefault="00E8089F" w:rsidP="009718AB">
      <w:pPr>
        <w:pStyle w:val="afffff0"/>
        <w:rPr>
          <w:rtl/>
        </w:rPr>
      </w:pPr>
      <w:r w:rsidRPr="007435EB">
        <w:rPr>
          <w:rtl/>
        </w:rPr>
        <w:t>מתני' לא ר"י ולא ר"ש ולא ריה"ג.</w:t>
      </w:r>
    </w:p>
    <w:p w14:paraId="1F9EBE2E" w14:textId="047A35E8" w:rsidR="009718AB" w:rsidRDefault="00E8089F" w:rsidP="009718AB">
      <w:pPr>
        <w:pStyle w:val="36"/>
        <w:framePr w:wrap="notBeside"/>
        <w:rPr>
          <w:rtl/>
        </w:rPr>
      </w:pPr>
      <w:r w:rsidRPr="007435EB">
        <w:rPr>
          <w:rtl/>
        </w:rPr>
        <w:t xml:space="preserve">דתניא: </w:t>
      </w:r>
      <w:r w:rsidR="008B72AD">
        <w:rPr>
          <w:rFonts w:hint="cs"/>
          <w:rtl/>
        </w:rPr>
        <w:t xml:space="preserve"> </w:t>
      </w:r>
    </w:p>
    <w:p w14:paraId="5A763574" w14:textId="6D26986C" w:rsidR="008B72AD" w:rsidRDefault="00E8089F" w:rsidP="009718AB">
      <w:pPr>
        <w:rPr>
          <w:rtl/>
        </w:rPr>
      </w:pPr>
      <w:r w:rsidRPr="008B72AD">
        <w:rPr>
          <w:rStyle w:val="afffa"/>
          <w:rtl/>
        </w:rPr>
        <w:t xml:space="preserve">חמץ </w:t>
      </w:r>
      <w:r w:rsidR="008B72AD">
        <w:rPr>
          <w:rStyle w:val="afffa"/>
          <w:rFonts w:hint="cs"/>
          <w:rtl/>
        </w:rPr>
        <w:t>לפני ו</w:t>
      </w:r>
      <w:r w:rsidR="008B72AD" w:rsidRPr="008B72AD">
        <w:rPr>
          <w:rStyle w:val="afffa"/>
          <w:rFonts w:hint="cs"/>
          <w:rtl/>
        </w:rPr>
        <w:t>אחר זמנו</w:t>
      </w:r>
      <w:r w:rsidR="008B72AD">
        <w:rPr>
          <w:rFonts w:hint="cs"/>
          <w:rtl/>
        </w:rPr>
        <w:t xml:space="preserve"> </w:t>
      </w:r>
      <w:r w:rsidR="008B72AD" w:rsidRPr="008B72AD">
        <w:rPr>
          <w:rStyle w:val="affffd"/>
          <w:rFonts w:hint="cs"/>
          <w:rtl/>
        </w:rPr>
        <w:t>לר''י</w:t>
      </w:r>
      <w:r w:rsidR="008B72AD">
        <w:rPr>
          <w:rFonts w:hint="cs"/>
          <w:rtl/>
        </w:rPr>
        <w:t xml:space="preserve"> </w:t>
      </w:r>
      <w:r w:rsidRPr="007435EB">
        <w:rPr>
          <w:rtl/>
        </w:rPr>
        <w:t>עובר בלאו,</w:t>
      </w:r>
      <w:r w:rsidR="008B72AD">
        <w:rPr>
          <w:rFonts w:hint="cs"/>
          <w:rtl/>
        </w:rPr>
        <w:t xml:space="preserve"> </w:t>
      </w:r>
      <w:r w:rsidR="008B72AD" w:rsidRPr="008B72AD">
        <w:rPr>
          <w:rStyle w:val="affffd"/>
          <w:rFonts w:hint="cs"/>
          <w:rtl/>
        </w:rPr>
        <w:t>ולר''ש</w:t>
      </w:r>
      <w:r w:rsidR="008B72AD">
        <w:rPr>
          <w:rFonts w:hint="cs"/>
          <w:rtl/>
        </w:rPr>
        <w:t xml:space="preserve"> אינו עובר בכלום</w:t>
      </w:r>
    </w:p>
    <w:p w14:paraId="36FA982B" w14:textId="16C68F5A" w:rsidR="00E8089F" w:rsidRPr="007435EB" w:rsidRDefault="00E8089F" w:rsidP="009718AB">
      <w:pPr>
        <w:rPr>
          <w:rtl/>
        </w:rPr>
      </w:pPr>
      <w:r w:rsidRPr="008B72AD">
        <w:rPr>
          <w:rStyle w:val="afffa"/>
          <w:rtl/>
        </w:rPr>
        <w:t>תוך זמנו</w:t>
      </w:r>
      <w:r w:rsidRPr="007435EB">
        <w:rPr>
          <w:rtl/>
        </w:rPr>
        <w:t xml:space="preserve"> עובר בלאו וכרת.</w:t>
      </w:r>
    </w:p>
    <w:p w14:paraId="60A6F548" w14:textId="77777777" w:rsidR="00E8089F" w:rsidRPr="007435EB" w:rsidRDefault="00E8089F" w:rsidP="00E8089F">
      <w:pPr>
        <w:rPr>
          <w:rtl/>
        </w:rPr>
      </w:pPr>
      <w:r w:rsidRPr="007435EB">
        <w:rPr>
          <w:rtl/>
        </w:rPr>
        <w:t>ומשעה שאסור באכילה אסור בהנאה, אתאן לתנא קמא.</w:t>
      </w:r>
    </w:p>
    <w:p w14:paraId="029D70E6" w14:textId="77777777" w:rsidR="008B72AD" w:rsidRDefault="00E8089F" w:rsidP="008B72AD">
      <w:pPr>
        <w:pStyle w:val="36"/>
        <w:framePr w:wrap="notBeside"/>
        <w:rPr>
          <w:rtl/>
        </w:rPr>
      </w:pPr>
      <w:r w:rsidRPr="007435EB">
        <w:rPr>
          <w:rtl/>
        </w:rPr>
        <w:t>ריה"ג:</w:t>
      </w:r>
    </w:p>
    <w:p w14:paraId="001CBFAD" w14:textId="75C85F85" w:rsidR="00E8089F" w:rsidRPr="007435EB" w:rsidRDefault="00E8089F" w:rsidP="00857254">
      <w:pPr>
        <w:spacing w:after="120"/>
        <w:rPr>
          <w:rtl/>
        </w:rPr>
      </w:pPr>
      <w:r w:rsidRPr="007435EB">
        <w:rPr>
          <w:rFonts w:ascii="Fb Fontext" w:hAnsi="Fb Fontext"/>
          <w:sz w:val="20"/>
          <w:rtl/>
        </w:rPr>
        <w:t>תמה על עצמך, היאך חמץ אסור בהנאה כל שבעה?</w:t>
      </w:r>
    </w:p>
    <w:p w14:paraId="1DC5F628" w14:textId="3A084B3C" w:rsidR="008B72AD" w:rsidRDefault="00E8089F" w:rsidP="008B72AD">
      <w:pPr>
        <w:pStyle w:val="36"/>
        <w:framePr w:wrap="notBeside"/>
        <w:rPr>
          <w:rStyle w:val="afffa"/>
          <w:rtl/>
        </w:rPr>
      </w:pPr>
      <w:r w:rsidRPr="005C3FF1">
        <w:rPr>
          <w:rStyle w:val="afffa"/>
          <w:rtl/>
        </w:rPr>
        <w:t>טע</w:t>
      </w:r>
      <w:r w:rsidR="008B72AD">
        <w:rPr>
          <w:rStyle w:val="afffa"/>
          <w:rFonts w:hint="cs"/>
          <w:rtl/>
        </w:rPr>
        <w:t>ם</w:t>
      </w:r>
      <w:r w:rsidRPr="005C3FF1">
        <w:rPr>
          <w:rStyle w:val="afffa"/>
          <w:rtl/>
        </w:rPr>
        <w:t xml:space="preserve"> דר"י</w:t>
      </w:r>
    </w:p>
    <w:p w14:paraId="69F1EE44" w14:textId="4D528363" w:rsidR="00E8089F" w:rsidRPr="007435EB" w:rsidRDefault="00E8089F" w:rsidP="008B72AD">
      <w:pPr>
        <w:spacing w:after="120"/>
        <w:rPr>
          <w:rtl/>
        </w:rPr>
      </w:pPr>
      <w:r w:rsidRPr="008B72AD">
        <w:rPr>
          <w:rStyle w:val="afffa"/>
          <w:rtl/>
        </w:rPr>
        <w:t>דג' קראי כתיבי:</w:t>
      </w:r>
      <w:r w:rsidRPr="00AC0CB1">
        <w:rPr>
          <w:rStyle w:val="af2"/>
          <w:rtl/>
        </w:rPr>
        <w:t xml:space="preserve"> 'לא יאכל חמץ' 'וכל מחמצת לא תאכלו' 'לא תאכל עליו חמץ'.</w:t>
      </w:r>
      <w:r w:rsidRPr="007435EB">
        <w:rPr>
          <w:rFonts w:ascii="Fb Fontext" w:hAnsi="Fb Fontext"/>
          <w:rtl/>
        </w:rPr>
        <w:t xml:space="preserve"> חד לפני זמנו, וחד לאחר זמנו, וחד לתוך זמנו.</w:t>
      </w:r>
    </w:p>
    <w:p w14:paraId="6F61990A" w14:textId="74D9469E" w:rsidR="008B72AD" w:rsidRDefault="00E8089F" w:rsidP="008B72AD">
      <w:pPr>
        <w:pStyle w:val="36"/>
        <w:framePr w:wrap="notBeside"/>
        <w:rPr>
          <w:rStyle w:val="af2"/>
          <w:rtl/>
        </w:rPr>
      </w:pPr>
      <w:r w:rsidRPr="005C3FF1">
        <w:rPr>
          <w:rStyle w:val="afffa"/>
          <w:rtl/>
        </w:rPr>
        <w:t>טע</w:t>
      </w:r>
      <w:r w:rsidR="008B72AD">
        <w:rPr>
          <w:rStyle w:val="afffa"/>
          <w:rFonts w:hint="cs"/>
          <w:rtl/>
        </w:rPr>
        <w:t>ם</w:t>
      </w:r>
      <w:r w:rsidRPr="005C3FF1">
        <w:rPr>
          <w:rStyle w:val="afffa"/>
          <w:rtl/>
        </w:rPr>
        <w:t xml:space="preserve"> דר"ש</w:t>
      </w:r>
      <w:r w:rsidRPr="007435EB">
        <w:rPr>
          <w:rtl/>
        </w:rPr>
        <w:t>:</w:t>
      </w:r>
    </w:p>
    <w:p w14:paraId="014E9D2C" w14:textId="500CCECB" w:rsidR="00E8089F" w:rsidRPr="008B72AD" w:rsidRDefault="00E8089F" w:rsidP="00E8089F">
      <w:pPr>
        <w:rPr>
          <w:rtl/>
        </w:rPr>
      </w:pPr>
      <w:r w:rsidRPr="00AC0CB1">
        <w:rPr>
          <w:rStyle w:val="af2"/>
          <w:rtl/>
        </w:rPr>
        <w:t xml:space="preserve">'לא תאכל עליו חמץ, שבעת ימים תאכל עליו מצות' </w:t>
      </w:r>
      <w:r w:rsidRPr="008B72AD">
        <w:rPr>
          <w:rtl/>
        </w:rPr>
        <w:t>רק בשעה שישנו בקום אכול מצה ישנו בבל תאכל חמץ.</w:t>
      </w:r>
    </w:p>
    <w:p w14:paraId="3FF04327" w14:textId="558D4BCE" w:rsidR="00E8089F" w:rsidRPr="007435EB" w:rsidRDefault="00E8089F" w:rsidP="00E8089F">
      <w:pPr>
        <w:rPr>
          <w:rtl/>
        </w:rPr>
      </w:pPr>
      <w:r w:rsidRPr="008B72AD">
        <w:rPr>
          <w:rStyle w:val="afffa"/>
          <w:rtl/>
        </w:rPr>
        <w:t>וג' קראי</w:t>
      </w:r>
      <w:r w:rsidRPr="007435EB">
        <w:rPr>
          <w:rtl/>
        </w:rPr>
        <w:t xml:space="preserve"> </w:t>
      </w:r>
      <w:r w:rsidR="008B72AD" w:rsidRPr="008B72AD">
        <w:rPr>
          <w:rStyle w:val="affffd"/>
          <w:rFonts w:hint="cs"/>
          <w:rtl/>
        </w:rPr>
        <w:t>א.</w:t>
      </w:r>
      <w:r w:rsidRPr="007435EB">
        <w:rPr>
          <w:rtl/>
        </w:rPr>
        <w:t>חד - לתוך זמנו.</w:t>
      </w:r>
    </w:p>
    <w:p w14:paraId="7F4D0269" w14:textId="57200A26" w:rsidR="00E8089F" w:rsidRPr="007435EB" w:rsidRDefault="008B72AD" w:rsidP="00E8089F">
      <w:pPr>
        <w:rPr>
          <w:rtl/>
        </w:rPr>
      </w:pPr>
      <w:r>
        <w:rPr>
          <w:rStyle w:val="affffd"/>
          <w:rtl/>
        </w:rPr>
        <w:tab/>
      </w:r>
      <w:r w:rsidRPr="008B72AD">
        <w:rPr>
          <w:rStyle w:val="affffd"/>
          <w:rFonts w:hint="cs"/>
          <w:rtl/>
        </w:rPr>
        <w:t>ב.</w:t>
      </w:r>
      <w:r w:rsidR="00E8089F" w:rsidRPr="00AC0CB1">
        <w:rPr>
          <w:rStyle w:val="af2"/>
          <w:rFonts w:hint="cs"/>
          <w:rtl/>
        </w:rPr>
        <w:t>'</w:t>
      </w:r>
      <w:r w:rsidR="00E8089F" w:rsidRPr="00AC0CB1">
        <w:rPr>
          <w:rStyle w:val="af2"/>
          <w:rtl/>
        </w:rPr>
        <w:t>וכל מחמצת</w:t>
      </w:r>
      <w:r w:rsidR="00E8089F" w:rsidRPr="00AC0CB1">
        <w:rPr>
          <w:rStyle w:val="af2"/>
          <w:rFonts w:hint="cs"/>
          <w:rtl/>
        </w:rPr>
        <w:t>'</w:t>
      </w:r>
      <w:r w:rsidR="00E8089F" w:rsidRPr="00AC0CB1">
        <w:rPr>
          <w:rStyle w:val="af2"/>
          <w:rtl/>
        </w:rPr>
        <w:t xml:space="preserve"> </w:t>
      </w:r>
      <w:r w:rsidR="00E8089F" w:rsidRPr="007435EB">
        <w:rPr>
          <w:rtl/>
        </w:rPr>
        <w:t>לרבות שנתחמץ מחמת דבר אחר.</w:t>
      </w:r>
    </w:p>
    <w:p w14:paraId="48627A3E" w14:textId="5E3D0E38" w:rsidR="00E8089F" w:rsidRPr="007435EB" w:rsidRDefault="008B72AD" w:rsidP="008B72AD">
      <w:pPr>
        <w:spacing w:after="120"/>
        <w:rPr>
          <w:rtl/>
        </w:rPr>
      </w:pPr>
      <w:r w:rsidRPr="008B72AD">
        <w:rPr>
          <w:rStyle w:val="affffd"/>
          <w:rFonts w:hint="cs"/>
          <w:rtl/>
        </w:rPr>
        <w:lastRenderedPageBreak/>
        <w:t>ב.</w:t>
      </w:r>
      <w:r w:rsidR="00E8089F" w:rsidRPr="007435EB">
        <w:rPr>
          <w:rFonts w:ascii="Fb Fontext" w:hAnsi="Fb Fontext"/>
          <w:sz w:val="20"/>
          <w:rtl/>
        </w:rPr>
        <w:tab/>
      </w:r>
      <w:r w:rsidR="00E8089F" w:rsidRPr="00AC0CB1">
        <w:rPr>
          <w:rStyle w:val="af2"/>
          <w:rFonts w:hint="cs"/>
          <w:rtl/>
        </w:rPr>
        <w:t>'</w:t>
      </w:r>
      <w:r w:rsidR="00E8089F" w:rsidRPr="00AC0CB1">
        <w:rPr>
          <w:rStyle w:val="af2"/>
          <w:rtl/>
        </w:rPr>
        <w:t>לא יאכל חמץ</w:t>
      </w:r>
      <w:r w:rsidR="00E8089F" w:rsidRPr="00AC0CB1">
        <w:rPr>
          <w:rStyle w:val="af2"/>
          <w:rFonts w:hint="cs"/>
          <w:rtl/>
        </w:rPr>
        <w:t>'</w:t>
      </w:r>
      <w:r w:rsidR="00E8089F" w:rsidRPr="00AC0CB1">
        <w:rPr>
          <w:rStyle w:val="af2"/>
          <w:rtl/>
        </w:rPr>
        <w:t xml:space="preserve"> </w:t>
      </w:r>
      <w:r w:rsidR="00E8089F" w:rsidRPr="008B72AD">
        <w:rPr>
          <w:rStyle w:val="affffd"/>
          <w:rtl/>
        </w:rPr>
        <w:t xml:space="preserve">לכדריה"ג </w:t>
      </w:r>
      <w:r w:rsidR="00E8089F" w:rsidRPr="007435EB">
        <w:rPr>
          <w:rFonts w:ascii="Fb Fontext" w:hAnsi="Fb Fontext"/>
          <w:sz w:val="20"/>
          <w:rtl/>
        </w:rPr>
        <w:t xml:space="preserve">לפסח מצרים </w:t>
      </w:r>
      <w:r>
        <w:rPr>
          <w:rFonts w:ascii="Fb Fontext" w:hAnsi="Fb Fontext" w:hint="cs"/>
          <w:sz w:val="20"/>
          <w:rtl/>
        </w:rPr>
        <w:t>ש</w:t>
      </w:r>
      <w:r w:rsidR="00E8089F" w:rsidRPr="007435EB">
        <w:rPr>
          <w:rFonts w:ascii="Fb Fontext" w:hAnsi="Fb Fontext"/>
          <w:sz w:val="20"/>
          <w:rtl/>
        </w:rPr>
        <w:t xml:space="preserve">חימוצו נוהג </w:t>
      </w:r>
      <w:r>
        <w:rPr>
          <w:rFonts w:ascii="Fb Fontext" w:hAnsi="Fb Fontext" w:hint="cs"/>
          <w:sz w:val="20"/>
          <w:rtl/>
        </w:rPr>
        <w:t>ל</w:t>
      </w:r>
      <w:r w:rsidR="00E8089F" w:rsidRPr="007435EB">
        <w:rPr>
          <w:rFonts w:ascii="Fb Fontext" w:hAnsi="Fb Fontext"/>
          <w:sz w:val="20"/>
          <w:rtl/>
        </w:rPr>
        <w:t xml:space="preserve">יום אחד - וסמיך </w:t>
      </w:r>
      <w:r w:rsidR="00E8089F" w:rsidRPr="00AC0CB1">
        <w:rPr>
          <w:rStyle w:val="af2"/>
          <w:rtl/>
        </w:rPr>
        <w:t>'היום אתם יצאים'.</w:t>
      </w:r>
    </w:p>
    <w:p w14:paraId="434F733E" w14:textId="77777777" w:rsidR="008B72AD" w:rsidRPr="008B72AD" w:rsidRDefault="00E8089F" w:rsidP="008B72AD">
      <w:pPr>
        <w:pStyle w:val="36"/>
        <w:framePr w:wrap="notBeside"/>
        <w:rPr>
          <w:rtl/>
        </w:rPr>
      </w:pPr>
      <w:r w:rsidRPr="008B72AD">
        <w:rPr>
          <w:rtl/>
        </w:rPr>
        <w:t>ולר"י:</w:t>
      </w:r>
    </w:p>
    <w:p w14:paraId="04F87F5C" w14:textId="41CF7B82" w:rsidR="00E8089F" w:rsidRPr="007435EB" w:rsidRDefault="00E8089F" w:rsidP="00E8089F">
      <w:pPr>
        <w:rPr>
          <w:rtl/>
        </w:rPr>
      </w:pPr>
      <w:r w:rsidRPr="007435EB">
        <w:rPr>
          <w:rFonts w:ascii="Fb Fontext" w:hAnsi="Fb Fontext"/>
          <w:rtl/>
        </w:rPr>
        <w:t xml:space="preserve">חמץ שנתחמץ מחמת דבר אחר </w:t>
      </w:r>
      <w:r w:rsidR="008B72AD">
        <w:rPr>
          <w:rStyle w:val="af2"/>
          <w:rFonts w:hint="cs"/>
          <w:rtl/>
        </w:rPr>
        <w:t xml:space="preserve">- </w:t>
      </w:r>
      <w:r w:rsidRPr="00AC0CB1">
        <w:rPr>
          <w:rStyle w:val="af2"/>
          <w:rFonts w:hint="cs"/>
          <w:rtl/>
        </w:rPr>
        <w:t>'</w:t>
      </w:r>
      <w:r w:rsidRPr="00AC0CB1">
        <w:rPr>
          <w:rStyle w:val="af2"/>
          <w:rtl/>
        </w:rPr>
        <w:t>מחמצת</w:t>
      </w:r>
      <w:r w:rsidRPr="00AC0CB1">
        <w:rPr>
          <w:rStyle w:val="af2"/>
          <w:rFonts w:hint="cs"/>
          <w:rtl/>
        </w:rPr>
        <w:t>'</w:t>
      </w:r>
      <w:r w:rsidRPr="00AC0CB1">
        <w:rPr>
          <w:rStyle w:val="af2"/>
          <w:rtl/>
        </w:rPr>
        <w:t xml:space="preserve"> </w:t>
      </w:r>
      <w:r w:rsidRPr="007435EB">
        <w:rPr>
          <w:rFonts w:ascii="Fb Fontext" w:hAnsi="Fb Fontext"/>
          <w:rtl/>
        </w:rPr>
        <w:t>משמע כל דבר</w:t>
      </w:r>
      <w:r w:rsidRPr="007435EB">
        <w:rPr>
          <w:rFonts w:ascii="Fb Fontext" w:hAnsi="Fb Fontext" w:hint="cs"/>
          <w:rtl/>
        </w:rPr>
        <w:t>.</w:t>
      </w:r>
    </w:p>
    <w:p w14:paraId="22B663C2" w14:textId="77777777" w:rsidR="008B72AD" w:rsidRDefault="00E8089F" w:rsidP="008B72AD">
      <w:pPr>
        <w:pStyle w:val="36"/>
        <w:framePr w:wrap="notBeside"/>
        <w:rPr>
          <w:rStyle w:val="afffa"/>
          <w:rtl/>
        </w:rPr>
      </w:pPr>
      <w:r w:rsidRPr="008B72AD">
        <w:rPr>
          <w:rStyle w:val="affffd"/>
          <w:rtl/>
        </w:rPr>
        <w:t>והא דריה"ג</w:t>
      </w:r>
    </w:p>
    <w:p w14:paraId="4C3A8FF0" w14:textId="798B99FD" w:rsidR="00E8089F" w:rsidRPr="007435EB" w:rsidRDefault="00E8089F" w:rsidP="00E8089F">
      <w:pPr>
        <w:rPr>
          <w:rtl/>
        </w:rPr>
      </w:pPr>
      <w:r w:rsidRPr="008B72AD">
        <w:rPr>
          <w:rStyle w:val="affffd"/>
          <w:rtl/>
        </w:rPr>
        <w:t xml:space="preserve">א. </w:t>
      </w:r>
      <w:r w:rsidRPr="007435EB">
        <w:rPr>
          <w:rtl/>
        </w:rPr>
        <w:t xml:space="preserve">מדסמיך </w:t>
      </w:r>
      <w:r w:rsidRPr="00AC0CB1">
        <w:rPr>
          <w:rStyle w:val="af2"/>
          <w:rFonts w:hint="cs"/>
          <w:rtl/>
        </w:rPr>
        <w:t>'</w:t>
      </w:r>
      <w:r w:rsidRPr="00AC0CB1">
        <w:rPr>
          <w:rStyle w:val="af2"/>
          <w:rtl/>
        </w:rPr>
        <w:t>היום</w:t>
      </w:r>
      <w:r w:rsidRPr="00AC0CB1">
        <w:rPr>
          <w:rStyle w:val="af2"/>
          <w:rFonts w:hint="cs"/>
          <w:rtl/>
        </w:rPr>
        <w:t>'</w:t>
      </w:r>
      <w:r w:rsidRPr="00AC0CB1">
        <w:rPr>
          <w:rStyle w:val="af2"/>
          <w:rtl/>
        </w:rPr>
        <w:t>,</w:t>
      </w:r>
      <w:r w:rsidRPr="007435EB">
        <w:rPr>
          <w:rtl/>
        </w:rPr>
        <w:t xml:space="preserve"> </w:t>
      </w:r>
      <w:r w:rsidR="008B72AD" w:rsidRPr="008B72AD">
        <w:rPr>
          <w:rStyle w:val="affffd"/>
          <w:rFonts w:hint="cs"/>
          <w:rtl/>
        </w:rPr>
        <w:t>ב.</w:t>
      </w:r>
      <w:r w:rsidRPr="007435EB">
        <w:rPr>
          <w:rtl/>
        </w:rPr>
        <w:t>- סמוכין לא דריש.</w:t>
      </w:r>
    </w:p>
    <w:p w14:paraId="21890D3B" w14:textId="77777777" w:rsidR="008B72AD" w:rsidRDefault="008B72AD" w:rsidP="008B72AD">
      <w:pPr>
        <w:pStyle w:val="36"/>
        <w:framePr w:wrap="notBeside"/>
        <w:rPr>
          <w:rtl/>
        </w:rPr>
      </w:pPr>
      <w:r>
        <w:rPr>
          <w:rFonts w:hint="cs"/>
          <w:rtl/>
        </w:rPr>
        <w:t>ו</w:t>
      </w:r>
      <w:r w:rsidR="00E8089F" w:rsidRPr="007435EB">
        <w:rPr>
          <w:rtl/>
        </w:rPr>
        <w:t>קרא דר"ש</w:t>
      </w:r>
    </w:p>
    <w:p w14:paraId="7DB0C7C5" w14:textId="3A51A365" w:rsidR="00E8089F" w:rsidRPr="007435EB" w:rsidRDefault="00E8089F" w:rsidP="008B72AD">
      <w:pPr>
        <w:spacing w:after="60"/>
        <w:rPr>
          <w:rtl/>
        </w:rPr>
      </w:pPr>
      <w:r w:rsidRPr="00AC0CB1">
        <w:rPr>
          <w:rStyle w:val="af2"/>
          <w:rtl/>
        </w:rPr>
        <w:t>ד</w:t>
      </w:r>
      <w:r w:rsidRPr="00AC0CB1">
        <w:rPr>
          <w:rStyle w:val="af2"/>
          <w:rFonts w:hint="cs"/>
          <w:rtl/>
        </w:rPr>
        <w:t>'</w:t>
      </w:r>
      <w:r w:rsidRPr="00AC0CB1">
        <w:rPr>
          <w:rStyle w:val="af2"/>
          <w:rtl/>
        </w:rPr>
        <w:t>לא תאכל עליו חמץ</w:t>
      </w:r>
      <w:r w:rsidRPr="00AC0CB1">
        <w:rPr>
          <w:rStyle w:val="af2"/>
          <w:rFonts w:hint="cs"/>
          <w:rtl/>
        </w:rPr>
        <w:t>',</w:t>
      </w:r>
      <w:r w:rsidRPr="00AC0CB1">
        <w:rPr>
          <w:rStyle w:val="af2"/>
          <w:rtl/>
        </w:rPr>
        <w:t xml:space="preserve"> </w:t>
      </w:r>
      <w:r w:rsidRPr="00AC0CB1">
        <w:rPr>
          <w:rStyle w:val="af2"/>
          <w:rFonts w:hint="cs"/>
          <w:rtl/>
        </w:rPr>
        <w:t>'</w:t>
      </w:r>
      <w:r w:rsidRPr="00AC0CB1">
        <w:rPr>
          <w:rStyle w:val="af2"/>
          <w:rtl/>
        </w:rPr>
        <w:t>ושבעת ימים תאכל עליו מצות</w:t>
      </w:r>
      <w:r w:rsidRPr="00AC0CB1">
        <w:rPr>
          <w:rStyle w:val="af2"/>
          <w:rFonts w:hint="cs"/>
          <w:rtl/>
        </w:rPr>
        <w:t>'</w:t>
      </w:r>
      <w:r w:rsidRPr="00AC0CB1">
        <w:rPr>
          <w:rStyle w:val="af2"/>
          <w:rtl/>
        </w:rPr>
        <w:t xml:space="preserve"> </w:t>
      </w:r>
      <w:r w:rsidRPr="007435EB">
        <w:rPr>
          <w:rFonts w:hint="cs"/>
          <w:rtl/>
        </w:rPr>
        <w:t xml:space="preserve">בא </w:t>
      </w:r>
      <w:r w:rsidRPr="007435EB">
        <w:rPr>
          <w:rtl/>
        </w:rPr>
        <w:t xml:space="preserve">לקובעו חובה </w:t>
      </w:r>
      <w:r w:rsidR="00AB3B38">
        <w:rPr>
          <w:rtl/>
        </w:rPr>
        <w:t>אף</w:t>
      </w:r>
      <w:r w:rsidRPr="007435EB">
        <w:rPr>
          <w:rtl/>
        </w:rPr>
        <w:t xml:space="preserve"> בזמן הזה</w:t>
      </w:r>
      <w:r w:rsidRPr="007435EB">
        <w:rPr>
          <w:rFonts w:hint="cs"/>
          <w:rtl/>
        </w:rPr>
        <w:t>.</w:t>
      </w:r>
    </w:p>
    <w:p w14:paraId="47B71869" w14:textId="2EBAF182" w:rsidR="008B72AD" w:rsidRDefault="00E8089F" w:rsidP="008B72AD">
      <w:pPr>
        <w:pStyle w:val="36"/>
        <w:framePr w:wrap="notBeside"/>
        <w:rPr>
          <w:rtl/>
        </w:rPr>
      </w:pPr>
      <w:r w:rsidRPr="007435EB">
        <w:rPr>
          <w:rtl/>
        </w:rPr>
        <w:t>ו</w:t>
      </w:r>
      <w:r w:rsidR="008B72AD">
        <w:rPr>
          <w:rFonts w:hint="cs"/>
          <w:rtl/>
        </w:rPr>
        <w:t>ל</w:t>
      </w:r>
      <w:r w:rsidRPr="007435EB">
        <w:rPr>
          <w:rtl/>
        </w:rPr>
        <w:t xml:space="preserve">ר"ש </w:t>
      </w:r>
    </w:p>
    <w:p w14:paraId="01ECCBC1" w14:textId="4E06763B" w:rsidR="00E8089F" w:rsidRPr="007435EB" w:rsidRDefault="00E8089F" w:rsidP="00E8089F">
      <w:pPr>
        <w:rPr>
          <w:rtl/>
        </w:rPr>
      </w:pPr>
      <w:r w:rsidRPr="007435EB">
        <w:rPr>
          <w:rtl/>
        </w:rPr>
        <w:t xml:space="preserve">קובעו חובה נפיק </w:t>
      </w:r>
      <w:r w:rsidRPr="00AC0CB1">
        <w:rPr>
          <w:rStyle w:val="af2"/>
          <w:rtl/>
        </w:rPr>
        <w:t>מ'בערב תאכלו'.</w:t>
      </w:r>
    </w:p>
    <w:p w14:paraId="3B73167A" w14:textId="77777777" w:rsidR="008B72AD" w:rsidRDefault="00E8089F" w:rsidP="008B72AD">
      <w:pPr>
        <w:pStyle w:val="36"/>
        <w:framePr w:wrap="notBeside"/>
        <w:rPr>
          <w:rtl/>
        </w:rPr>
      </w:pPr>
      <w:r w:rsidRPr="007435EB">
        <w:rPr>
          <w:rtl/>
        </w:rPr>
        <w:t>ולר"י</w:t>
      </w:r>
    </w:p>
    <w:p w14:paraId="74514FE6" w14:textId="28425F83" w:rsidR="00E8089F" w:rsidRPr="007435EB" w:rsidRDefault="00E8089F" w:rsidP="00E8089F">
      <w:pPr>
        <w:rPr>
          <w:rtl/>
        </w:rPr>
      </w:pPr>
      <w:r w:rsidRPr="007435EB">
        <w:rPr>
          <w:rtl/>
        </w:rPr>
        <w:t xml:space="preserve">מיבעי לטמא ושהיה בדרך רחוקה. </w:t>
      </w:r>
      <w:r w:rsidRPr="008B72AD">
        <w:rPr>
          <w:rStyle w:val="affffd"/>
          <w:rtl/>
        </w:rPr>
        <w:t>דקמ"ל</w:t>
      </w:r>
      <w:r w:rsidRPr="007435EB">
        <w:rPr>
          <w:rtl/>
        </w:rPr>
        <w:t xml:space="preserve"> ד</w:t>
      </w:r>
      <w:r w:rsidR="00AB3B38">
        <w:rPr>
          <w:rtl/>
        </w:rPr>
        <w:t>אף</w:t>
      </w:r>
      <w:r w:rsidRPr="007435EB">
        <w:rPr>
          <w:rtl/>
        </w:rPr>
        <w:t xml:space="preserve"> דלא אכיל פסח מ"מ צריך מצה ומרור.</w:t>
      </w:r>
    </w:p>
    <w:p w14:paraId="3B6102E7" w14:textId="77777777" w:rsidR="008B72AD" w:rsidRDefault="00E8089F" w:rsidP="008B72AD">
      <w:pPr>
        <w:pStyle w:val="36"/>
        <w:framePr w:wrap="notBeside"/>
        <w:rPr>
          <w:rtl/>
        </w:rPr>
      </w:pPr>
      <w:r w:rsidRPr="008B72AD">
        <w:rPr>
          <w:rStyle w:val="affffd"/>
          <w:rtl/>
        </w:rPr>
        <w:t>ולר"ש</w:t>
      </w:r>
    </w:p>
    <w:p w14:paraId="544D50F0" w14:textId="2C9B9B29" w:rsidR="00E8089F" w:rsidRPr="007435EB" w:rsidRDefault="00E8089F" w:rsidP="008B72AD">
      <w:pPr>
        <w:rPr>
          <w:rtl/>
        </w:rPr>
      </w:pPr>
      <w:r w:rsidRPr="007435EB">
        <w:rPr>
          <w:rtl/>
        </w:rPr>
        <w:t xml:space="preserve">הך דטמא וכו' </w:t>
      </w:r>
      <w:r w:rsidR="008B72AD">
        <w:rPr>
          <w:rFonts w:hint="cs"/>
          <w:rtl/>
        </w:rPr>
        <w:t xml:space="preserve">- </w:t>
      </w:r>
      <w:r w:rsidRPr="007435EB">
        <w:rPr>
          <w:rtl/>
        </w:rPr>
        <w:t>א"צ קרא דלא גרע מערל ובן נכר.</w:t>
      </w:r>
      <w:r w:rsidR="008B72AD">
        <w:rPr>
          <w:rFonts w:hint="cs"/>
          <w:rtl/>
        </w:rPr>
        <w:t xml:space="preserve"> </w:t>
      </w:r>
      <w:r w:rsidRPr="00AC0CB1">
        <w:rPr>
          <w:rStyle w:val="af2"/>
          <w:rtl/>
        </w:rPr>
        <w:t xml:space="preserve">ד'וכל ערל לא יאכל בו' </w:t>
      </w:r>
      <w:r w:rsidRPr="007435EB">
        <w:rPr>
          <w:rtl/>
        </w:rPr>
        <w:t>בו הוא אינו אוכל, אבל אוכל הוא במצה ובמרור.</w:t>
      </w:r>
    </w:p>
    <w:p w14:paraId="6A3DAC79" w14:textId="55FA0D7E" w:rsidR="008B72AD" w:rsidRDefault="00E8089F" w:rsidP="008B72AD">
      <w:pPr>
        <w:pStyle w:val="36"/>
        <w:framePr w:wrap="notBeside"/>
        <w:rPr>
          <w:rtl/>
        </w:rPr>
      </w:pPr>
      <w:r w:rsidRPr="007435EB">
        <w:rPr>
          <w:rtl/>
        </w:rPr>
        <w:t>ו</w:t>
      </w:r>
      <w:r w:rsidR="008B72AD">
        <w:rPr>
          <w:rFonts w:hint="cs"/>
          <w:rtl/>
        </w:rPr>
        <w:t>ל</w:t>
      </w:r>
      <w:r w:rsidRPr="007435EB">
        <w:rPr>
          <w:rtl/>
        </w:rPr>
        <w:t>ר"י:</w:t>
      </w:r>
    </w:p>
    <w:p w14:paraId="3526FD0D" w14:textId="264CEC3A" w:rsidR="00E8089F" w:rsidRPr="007435EB" w:rsidRDefault="00E8089F" w:rsidP="008B72AD">
      <w:pPr>
        <w:spacing w:after="120"/>
        <w:rPr>
          <w:rtl/>
        </w:rPr>
      </w:pPr>
      <w:r w:rsidRPr="007435EB">
        <w:rPr>
          <w:rtl/>
        </w:rPr>
        <w:t xml:space="preserve">כתיב </w:t>
      </w:r>
      <w:r w:rsidR="008B72AD">
        <w:rPr>
          <w:rFonts w:hint="cs"/>
          <w:rtl/>
        </w:rPr>
        <w:t>בזה, וכתיב בזה.</w:t>
      </w:r>
    </w:p>
    <w:p w14:paraId="6795197A" w14:textId="77777777" w:rsidR="00E8089F" w:rsidRPr="007435EB" w:rsidRDefault="00E8089F" w:rsidP="005C3FF1">
      <w:pPr>
        <w:pStyle w:val="afff"/>
        <w:framePr w:wrap="around"/>
        <w:rPr>
          <w:rtl/>
        </w:rPr>
      </w:pPr>
      <w:r w:rsidRPr="007435EB">
        <w:rPr>
          <w:rFonts w:hint="cs"/>
          <w:rtl/>
        </w:rPr>
        <w:t>כט.</w:t>
      </w:r>
    </w:p>
    <w:p w14:paraId="5DFF4492" w14:textId="3777F41D" w:rsidR="00E8089F" w:rsidRPr="007435EB" w:rsidRDefault="008B72AD" w:rsidP="00E8089F">
      <w:pPr>
        <w:rPr>
          <w:rtl/>
        </w:rPr>
      </w:pPr>
      <w:r>
        <w:rPr>
          <w:rFonts w:ascii="Fb Fontext" w:hAnsi="Fb Fontext" w:hint="cs"/>
          <w:rtl/>
        </w:rPr>
        <w:t xml:space="preserve">א''כ </w:t>
      </w:r>
      <w:r w:rsidR="00E8089F" w:rsidRPr="007435EB">
        <w:rPr>
          <w:rFonts w:ascii="Fb Fontext" w:hAnsi="Fb Fontext"/>
          <w:rtl/>
        </w:rPr>
        <w:t xml:space="preserve">מתני </w:t>
      </w:r>
      <w:r w:rsidR="00E8089F" w:rsidRPr="008B72AD">
        <w:rPr>
          <w:rStyle w:val="affffd"/>
          <w:rtl/>
        </w:rPr>
        <w:t>לא כר"י</w:t>
      </w:r>
      <w:r w:rsidR="00E8089F" w:rsidRPr="007435EB">
        <w:rPr>
          <w:rFonts w:ascii="Fb Fontext" w:hAnsi="Fb Fontext"/>
          <w:rtl/>
        </w:rPr>
        <w:t xml:space="preserve"> </w:t>
      </w:r>
      <w:r>
        <w:rPr>
          <w:rFonts w:ascii="Fb Fontext" w:hAnsi="Fb Fontext" w:hint="cs"/>
          <w:rtl/>
        </w:rPr>
        <w:t>דא</w:t>
      </w:r>
      <w:r w:rsidR="00AB3B38">
        <w:rPr>
          <w:rFonts w:ascii="Fb Fontext" w:hAnsi="Fb Fontext"/>
          <w:rtl/>
        </w:rPr>
        <w:t>ף</w:t>
      </w:r>
      <w:r w:rsidR="00E8089F" w:rsidRPr="007435EB">
        <w:rPr>
          <w:rFonts w:ascii="Fb Fontext" w:hAnsi="Fb Fontext"/>
          <w:rtl/>
        </w:rPr>
        <w:t xml:space="preserve"> נכרי אסור.</w:t>
      </w:r>
    </w:p>
    <w:p w14:paraId="24F67A6B" w14:textId="369CD52C" w:rsidR="00E8089F" w:rsidRPr="007435EB" w:rsidRDefault="008B72AD" w:rsidP="00E8089F">
      <w:pPr>
        <w:rPr>
          <w:rtl/>
        </w:rPr>
      </w:pPr>
      <w:r>
        <w:rPr>
          <w:rtl/>
        </w:rPr>
        <w:tab/>
      </w:r>
      <w:r>
        <w:rPr>
          <w:rtl/>
        </w:rPr>
        <w:tab/>
      </w:r>
      <w:r>
        <w:rPr>
          <w:rtl/>
        </w:rPr>
        <w:tab/>
      </w:r>
      <w:r>
        <w:rPr>
          <w:rtl/>
        </w:rPr>
        <w:tab/>
      </w:r>
      <w:r>
        <w:rPr>
          <w:rStyle w:val="affffd"/>
          <w:rtl/>
        </w:rPr>
        <w:tab/>
      </w:r>
      <w:r w:rsidR="00E8089F" w:rsidRPr="008B72AD">
        <w:rPr>
          <w:rStyle w:val="affffd"/>
          <w:rtl/>
        </w:rPr>
        <w:t xml:space="preserve">ולא </w:t>
      </w:r>
      <w:r w:rsidRPr="008B72AD">
        <w:rPr>
          <w:rStyle w:val="affffd"/>
          <w:rFonts w:hint="cs"/>
          <w:rtl/>
        </w:rPr>
        <w:t>כ</w:t>
      </w:r>
      <w:r w:rsidR="00E8089F" w:rsidRPr="008B72AD">
        <w:rPr>
          <w:rStyle w:val="affffd"/>
          <w:rtl/>
        </w:rPr>
        <w:t>ר"ש</w:t>
      </w:r>
      <w:r w:rsidR="00E8089F" w:rsidRPr="007435EB">
        <w:rPr>
          <w:rtl/>
        </w:rPr>
        <w:t xml:space="preserve"> דישראל </w:t>
      </w:r>
      <w:r>
        <w:rPr>
          <w:rFonts w:hint="cs"/>
          <w:rtl/>
        </w:rPr>
        <w:t xml:space="preserve">מותר </w:t>
      </w:r>
      <w:r w:rsidR="00E8089F" w:rsidRPr="007435EB">
        <w:rPr>
          <w:rFonts w:hint="cs"/>
          <w:rtl/>
        </w:rPr>
        <w:t>אחר זמנו</w:t>
      </w:r>
      <w:r w:rsidR="00E8089F" w:rsidRPr="007435EB">
        <w:rPr>
          <w:rtl/>
        </w:rPr>
        <w:t>.</w:t>
      </w:r>
    </w:p>
    <w:p w14:paraId="1EC32B7F" w14:textId="7528A2CA" w:rsidR="00E8089F" w:rsidRPr="007435EB" w:rsidRDefault="008B72AD" w:rsidP="00E8089F">
      <w:pPr>
        <w:rPr>
          <w:rtl/>
        </w:rPr>
      </w:pPr>
      <w:r>
        <w:rPr>
          <w:rStyle w:val="affffd"/>
          <w:rtl/>
        </w:rPr>
        <w:tab/>
      </w:r>
      <w:r>
        <w:rPr>
          <w:rStyle w:val="affffd"/>
          <w:rtl/>
        </w:rPr>
        <w:tab/>
      </w:r>
      <w:r>
        <w:rPr>
          <w:rStyle w:val="affffd"/>
          <w:rtl/>
        </w:rPr>
        <w:tab/>
      </w:r>
      <w:r>
        <w:rPr>
          <w:rStyle w:val="affffd"/>
          <w:rtl/>
        </w:rPr>
        <w:tab/>
      </w:r>
      <w:r>
        <w:rPr>
          <w:rStyle w:val="affffd"/>
          <w:rtl/>
        </w:rPr>
        <w:tab/>
      </w:r>
      <w:r w:rsidR="00E8089F" w:rsidRPr="008B72AD">
        <w:rPr>
          <w:rStyle w:val="affffd"/>
          <w:rtl/>
        </w:rPr>
        <w:t xml:space="preserve">ולא ריה"ג </w:t>
      </w:r>
      <w:r w:rsidR="00AB3B38">
        <w:rPr>
          <w:rtl/>
        </w:rPr>
        <w:t>אף</w:t>
      </w:r>
      <w:r w:rsidR="00E8089F" w:rsidRPr="007435EB">
        <w:rPr>
          <w:rtl/>
        </w:rPr>
        <w:t xml:space="preserve"> תוך זמנו </w:t>
      </w:r>
      <w:r>
        <w:rPr>
          <w:rFonts w:hint="cs"/>
          <w:rtl/>
        </w:rPr>
        <w:t xml:space="preserve">מותר </w:t>
      </w:r>
      <w:r w:rsidR="00E8089F" w:rsidRPr="007435EB">
        <w:rPr>
          <w:rtl/>
        </w:rPr>
        <w:t>בהנאה.</w:t>
      </w:r>
    </w:p>
    <w:p w14:paraId="40686BB2" w14:textId="715803EB" w:rsidR="00E8089F" w:rsidRPr="007435EB" w:rsidRDefault="00F47631" w:rsidP="00F47631">
      <w:pPr>
        <w:pStyle w:val="affd"/>
        <w:rPr>
          <w:bCs/>
          <w:rtl/>
        </w:rPr>
      </w:pPr>
      <w:r>
        <w:rPr>
          <w:rFonts w:hint="cs"/>
          <w:rtl/>
        </w:rPr>
        <w:t>***</w:t>
      </w:r>
    </w:p>
    <w:p w14:paraId="7AF410C9" w14:textId="1CE577F5" w:rsidR="008B72AD" w:rsidRDefault="00857254" w:rsidP="008B72AD">
      <w:pPr>
        <w:pStyle w:val="36"/>
        <w:framePr w:wrap="notBeside"/>
        <w:rPr>
          <w:rFonts w:ascii="Fb Fontext" w:hAnsi="Fb Fontext"/>
          <w:rtl/>
        </w:rPr>
      </w:pPr>
      <w:r>
        <w:rPr>
          <w:rFonts w:hint="cs"/>
          <w:rtl/>
        </w:rPr>
        <w:t xml:space="preserve">א. </w:t>
      </w:r>
      <w:r w:rsidR="00E8089F" w:rsidRPr="00857254">
        <w:rPr>
          <w:rtl/>
        </w:rPr>
        <w:t>ראב"י</w:t>
      </w:r>
      <w:r w:rsidR="00E8089F" w:rsidRPr="007435EB">
        <w:rPr>
          <w:rFonts w:ascii="Fb Fontext" w:hAnsi="Fb Fontext"/>
          <w:rtl/>
        </w:rPr>
        <w:t>:</w:t>
      </w:r>
    </w:p>
    <w:p w14:paraId="00F86D3A" w14:textId="16FCF321" w:rsidR="00E8089F" w:rsidRPr="007435EB" w:rsidRDefault="00E8089F" w:rsidP="00E8089F">
      <w:pPr>
        <w:rPr>
          <w:rtl/>
        </w:rPr>
      </w:pPr>
      <w:r w:rsidRPr="00857254">
        <w:rPr>
          <w:rStyle w:val="affffd"/>
          <w:rtl/>
        </w:rPr>
        <w:t>תנא דמתני' כר"</w:t>
      </w:r>
      <w:r w:rsidRPr="007435EB">
        <w:rPr>
          <w:rFonts w:ascii="Fb Fontext" w:hAnsi="Fb Fontext"/>
          <w:rtl/>
        </w:rPr>
        <w:t>י ויליף שאור דאכילה משאור דראייה.</w:t>
      </w:r>
      <w:r w:rsidRPr="007435EB">
        <w:rPr>
          <w:rFonts w:ascii="Fb Fontext" w:hAnsi="Fb Fontext" w:hint="cs"/>
          <w:rtl/>
        </w:rPr>
        <w:t xml:space="preserve"> </w:t>
      </w:r>
      <w:r w:rsidRPr="007435EB">
        <w:rPr>
          <w:rFonts w:ascii="Fb Fontext" w:hAnsi="Fb Fontext"/>
          <w:rtl/>
        </w:rPr>
        <w:t>דאתה רואה ואוכל של אחרים ושל גבוה</w:t>
      </w:r>
      <w:r w:rsidRPr="007435EB">
        <w:rPr>
          <w:rFonts w:ascii="Fb Fontext" w:hAnsi="Fb Fontext" w:hint="cs"/>
          <w:rtl/>
        </w:rPr>
        <w:t>.</w:t>
      </w:r>
    </w:p>
    <w:p w14:paraId="782CA07A" w14:textId="77777777" w:rsidR="00857254" w:rsidRDefault="00E8089F" w:rsidP="00857254">
      <w:pPr>
        <w:pStyle w:val="36"/>
        <w:framePr w:wrap="notBeside"/>
        <w:rPr>
          <w:rStyle w:val="affffd"/>
          <w:rtl/>
        </w:rPr>
      </w:pPr>
      <w:r w:rsidRPr="00F46A1C">
        <w:rPr>
          <w:rStyle w:val="affffd"/>
          <w:rtl/>
        </w:rPr>
        <w:t>והך</w:t>
      </w:r>
    </w:p>
    <w:p w14:paraId="5582EA37" w14:textId="0A21D1E5" w:rsidR="00E8089F" w:rsidRPr="007435EB" w:rsidRDefault="00E8089F" w:rsidP="00E8089F">
      <w:pPr>
        <w:rPr>
          <w:rtl/>
        </w:rPr>
      </w:pPr>
      <w:r w:rsidRPr="007435EB">
        <w:rPr>
          <w:rtl/>
        </w:rPr>
        <w:t xml:space="preserve">דנקט תנא דמתני' דבנכרי מותר בהנאה </w:t>
      </w:r>
      <w:r w:rsidRPr="00857254">
        <w:rPr>
          <w:rStyle w:val="affffff0"/>
          <w:rtl/>
        </w:rPr>
        <w:t>[ולא גם באכילה]</w:t>
      </w:r>
      <w:r w:rsidRPr="007435EB">
        <w:rPr>
          <w:rtl/>
        </w:rPr>
        <w:t xml:space="preserve"> איידי דאסור בישראל בהנאה.</w:t>
      </w:r>
    </w:p>
    <w:p w14:paraId="3370FF01" w14:textId="77777777" w:rsidR="00857254" w:rsidRDefault="00E8089F" w:rsidP="00857254">
      <w:pPr>
        <w:pStyle w:val="36"/>
        <w:framePr w:wrap="notBeside"/>
        <w:rPr>
          <w:rtl/>
        </w:rPr>
      </w:pPr>
      <w:r w:rsidRPr="00F46A1C">
        <w:rPr>
          <w:rStyle w:val="affffd"/>
          <w:rtl/>
        </w:rPr>
        <w:t>והך</w:t>
      </w:r>
      <w:r w:rsidRPr="007435EB">
        <w:rPr>
          <w:rtl/>
        </w:rPr>
        <w:t xml:space="preserve"> </w:t>
      </w:r>
    </w:p>
    <w:p w14:paraId="735B4F77" w14:textId="4E3469D0" w:rsidR="00E8089F" w:rsidRPr="00857254" w:rsidRDefault="00E8089F" w:rsidP="00857254">
      <w:pPr>
        <w:spacing w:after="120"/>
        <w:rPr>
          <w:rStyle w:val="affffff0"/>
          <w:rtl/>
        </w:rPr>
      </w:pPr>
      <w:r w:rsidRPr="007435EB">
        <w:rPr>
          <w:rtl/>
        </w:rPr>
        <w:t>נקט תנא דמתני' דישראל אחר זמנו אסור תנא נכרי אח"ז</w:t>
      </w:r>
      <w:r w:rsidRPr="00857254">
        <w:rPr>
          <w:rStyle w:val="affffff0"/>
          <w:rtl/>
        </w:rPr>
        <w:t xml:space="preserve"> [</w:t>
      </w:r>
      <w:r w:rsidR="00AB3B38" w:rsidRPr="00857254">
        <w:rPr>
          <w:rStyle w:val="affffff0"/>
          <w:rtl/>
        </w:rPr>
        <w:t>אף</w:t>
      </w:r>
      <w:r w:rsidRPr="00857254">
        <w:rPr>
          <w:rStyle w:val="affffff0"/>
          <w:rtl/>
        </w:rPr>
        <w:t xml:space="preserve"> דבנכרי </w:t>
      </w:r>
      <w:r w:rsidR="00AB3B38" w:rsidRPr="00857254">
        <w:rPr>
          <w:rStyle w:val="affffff0"/>
          <w:rtl/>
        </w:rPr>
        <w:t>אף</w:t>
      </w:r>
      <w:r w:rsidRPr="00857254">
        <w:rPr>
          <w:rStyle w:val="affffff0"/>
          <w:rtl/>
        </w:rPr>
        <w:t xml:space="preserve"> תוך זמנו מותר</w:t>
      </w:r>
      <w:r w:rsidRPr="00857254">
        <w:rPr>
          <w:rStyle w:val="affffff0"/>
          <w:rFonts w:hint="cs"/>
          <w:rtl/>
        </w:rPr>
        <w:t>]</w:t>
      </w:r>
      <w:r w:rsidR="00857254">
        <w:rPr>
          <w:rStyle w:val="affffff0"/>
          <w:rFonts w:hint="cs"/>
          <w:rtl/>
        </w:rPr>
        <w:t xml:space="preserve"> </w:t>
      </w:r>
      <w:r w:rsidRPr="00857254">
        <w:rPr>
          <w:rStyle w:val="affffff0"/>
          <w:rtl/>
        </w:rPr>
        <w:t>[והא דמתני' דמצד לא יראה לך היינו ארישא דשל נכרי מותר] ויליף שאור דאכילה משאור דראייה.</w:t>
      </w:r>
    </w:p>
    <w:p w14:paraId="0C8C9B19" w14:textId="002C1916" w:rsidR="00857254" w:rsidRPr="00857254" w:rsidRDefault="00857254" w:rsidP="00857254">
      <w:pPr>
        <w:pStyle w:val="36"/>
        <w:framePr w:wrap="notBeside"/>
        <w:rPr>
          <w:rtl/>
        </w:rPr>
      </w:pPr>
      <w:r>
        <w:rPr>
          <w:rFonts w:hint="cs"/>
          <w:rtl/>
        </w:rPr>
        <w:t xml:space="preserve">ב. </w:t>
      </w:r>
      <w:r w:rsidR="00E8089F" w:rsidRPr="00857254">
        <w:rPr>
          <w:rtl/>
        </w:rPr>
        <w:t>רבא:</w:t>
      </w:r>
    </w:p>
    <w:p w14:paraId="1104873D" w14:textId="363729C8" w:rsidR="00E8089F" w:rsidRPr="007435EB" w:rsidRDefault="00E8089F" w:rsidP="00E8089F">
      <w:pPr>
        <w:rPr>
          <w:rtl/>
        </w:rPr>
      </w:pPr>
      <w:r w:rsidRPr="00857254">
        <w:rPr>
          <w:rStyle w:val="affffd"/>
          <w:rtl/>
        </w:rPr>
        <w:t>תנא דמתני' כר"ש</w:t>
      </w:r>
      <w:r w:rsidRPr="007435EB">
        <w:rPr>
          <w:rFonts w:ascii="Fb Fontext" w:hAnsi="Fb Fontext"/>
          <w:rtl/>
        </w:rPr>
        <w:t xml:space="preserve"> </w:t>
      </w:r>
      <w:r w:rsidR="00857254">
        <w:rPr>
          <w:rFonts w:ascii="Fb Fontext" w:hAnsi="Fb Fontext" w:hint="cs"/>
          <w:rtl/>
        </w:rPr>
        <w:t xml:space="preserve">וקנס </w:t>
      </w:r>
      <w:r w:rsidRPr="007435EB">
        <w:rPr>
          <w:rFonts w:ascii="Fb Fontext" w:hAnsi="Fb Fontext"/>
          <w:rtl/>
        </w:rPr>
        <w:t xml:space="preserve">הואיל ועבר עליה </w:t>
      </w:r>
      <w:r w:rsidRPr="00857254">
        <w:rPr>
          <w:rStyle w:val="af2"/>
          <w:rtl/>
        </w:rPr>
        <w:t>בבל יראה ובל ימצא</w:t>
      </w:r>
      <w:r w:rsidRPr="007435EB">
        <w:rPr>
          <w:rFonts w:ascii="Fb Fontext" w:hAnsi="Fb Fontext"/>
          <w:rtl/>
        </w:rPr>
        <w:t>.</w:t>
      </w:r>
    </w:p>
    <w:p w14:paraId="75C4DE23" w14:textId="77777777" w:rsidR="00E8089F" w:rsidRPr="007435EB" w:rsidRDefault="00E8089F" w:rsidP="00E8089F">
      <w:pPr>
        <w:rPr>
          <w:rtl/>
        </w:rPr>
      </w:pPr>
      <w:r w:rsidRPr="007435EB">
        <w:rPr>
          <w:rtl/>
        </w:rPr>
        <w:t>[וזהו דנקט תנא דמתני'</w:t>
      </w:r>
      <w:r w:rsidRPr="007435EB">
        <w:rPr>
          <w:rFonts w:hint="cs"/>
          <w:rtl/>
        </w:rPr>
        <w:t xml:space="preserve"> </w:t>
      </w:r>
      <w:r>
        <w:rPr>
          <w:rFonts w:hint="cs"/>
          <w:i/>
          <w:iCs/>
          <w:rtl/>
        </w:rPr>
        <w:t xml:space="preserve">'</w:t>
      </w:r>
      <w:r>
        <w:rPr>
          <w:rStyle w:val="af2"/>
          <w:rFonts w:hint="cs"/>
          <w:i/>
          <w:iCs/>
          <w:rtl/>
          <w:rPrChange w:id="9002" w:author="מנוע פסוקים" w:date="2026-10-05T16:38:40Z">
            <w:rPr>
              <w:rFonts w:hint="cs"/>
              <w:i/>
              <w:iCs/>
              <w:rtl/>
            </w:rPr>
          </w:rPrChange>
        </w:rPr>
        <w:t xml:space="preserve">לא יראה לך</w:t>
      </w:r>
      <w:r>
        <w:rPr>
          <w:rFonts w:hint="cs"/>
          <w:i/>
          <w:iCs/>
          <w:rtl/>
        </w:rPr>
        <w:t xml:space="preserve">'</w:t>
      </w:r>
      <w:r w:rsidRPr="007435EB">
        <w:rPr>
          <w:rtl/>
        </w:rPr>
        <w:t>]</w:t>
      </w:r>
    </w:p>
    <w:p w14:paraId="1C8AE0A6" w14:textId="77777777" w:rsidR="00E8089F" w:rsidRPr="007435EB" w:rsidRDefault="00E8089F" w:rsidP="005C3FF1">
      <w:pPr>
        <w:pStyle w:val="afff"/>
        <w:framePr w:wrap="around"/>
        <w:rPr>
          <w:rtl/>
        </w:rPr>
      </w:pPr>
      <w:r w:rsidRPr="007435EB">
        <w:rPr>
          <w:rFonts w:hint="cs"/>
          <w:rtl/>
        </w:rPr>
        <w:t>כט.</w:t>
      </w:r>
    </w:p>
    <w:p w14:paraId="16D90491" w14:textId="77777777" w:rsidR="00E8089F" w:rsidRPr="005C3FF1" w:rsidRDefault="00E8089F" w:rsidP="009A151F">
      <w:pPr>
        <w:rPr>
          <w:rStyle w:val="afffa"/>
          <w:rtl/>
        </w:rPr>
      </w:pPr>
      <w:r w:rsidRPr="005C3FF1">
        <w:rPr>
          <w:rStyle w:val="afffa"/>
          <w:rtl/>
        </w:rPr>
        <w:t>ואזדו לטעמייהו:</w:t>
      </w:r>
    </w:p>
    <w:p w14:paraId="178CC24C" w14:textId="77777777" w:rsidR="00857254" w:rsidRDefault="00E8089F" w:rsidP="00857254">
      <w:pPr>
        <w:pStyle w:val="36"/>
        <w:framePr w:wrap="notBeside"/>
        <w:rPr>
          <w:rtl/>
        </w:rPr>
      </w:pPr>
      <w:r w:rsidRPr="007435EB">
        <w:rPr>
          <w:rtl/>
        </w:rPr>
        <w:t xml:space="preserve">דאיתמר, </w:t>
      </w:r>
    </w:p>
    <w:p w14:paraId="1E90F45D" w14:textId="00BFD6BC" w:rsidR="00E8089F" w:rsidRPr="007435EB" w:rsidRDefault="00857254" w:rsidP="00857254">
      <w:pPr>
        <w:rPr>
          <w:rtl/>
        </w:rPr>
      </w:pPr>
      <w:r w:rsidRPr="00857254">
        <w:rPr>
          <w:rStyle w:val="afffa"/>
          <w:rFonts w:hint="cs"/>
          <w:rtl/>
        </w:rPr>
        <w:t>ה</w:t>
      </w:r>
      <w:r w:rsidR="00E8089F" w:rsidRPr="00857254">
        <w:rPr>
          <w:rStyle w:val="afffa"/>
          <w:rtl/>
        </w:rPr>
        <w:t>אוכל שאור של נכרי</w:t>
      </w:r>
      <w:r>
        <w:rPr>
          <w:rtl/>
        </w:rPr>
        <w:t xml:space="preserve"> שעבר עליו הפסח, לדברי </w:t>
      </w:r>
      <w:r>
        <w:rPr>
          <w:rStyle w:val="affffd"/>
          <w:rtl/>
          <w:rPrChange w:id="9041" w:author="מנוע אמוראים" w:date="2026-10-05T16:42:03Z">
            <w:rPr>
              <w:rtl/>
            </w:rPr>
          </w:rPrChange>
        </w:rPr>
        <w:t xml:space="preserve">ר"י</w:t>
      </w:r>
      <w:r>
        <w:rPr>
          <w:rtl/>
        </w:rPr>
        <w:t xml:space="preserve">.</w:t>
      </w:r>
    </w:p>
    <w:p w14:paraId="1C3DF234" w14:textId="77777777" w:rsidR="00857254" w:rsidRPr="00B20E8D" w:rsidRDefault="00E8089F" w:rsidP="00857254">
      <w:pPr>
        <w:pStyle w:val="36"/>
        <w:framePr w:wrap="notBeside"/>
        <w:rPr>
          <w:rtl/>
        </w:rPr>
      </w:pPr>
      <w:r w:rsidRPr="00B20E8D">
        <w:rPr>
          <w:rtl/>
        </w:rPr>
        <w:t>לרבא:</w:t>
      </w:r>
    </w:p>
    <w:p w14:paraId="39FB446A" w14:textId="1591BA57" w:rsidR="00E8089F" w:rsidRPr="007435EB" w:rsidRDefault="00E8089F" w:rsidP="00857254">
      <w:pPr>
        <w:rPr>
          <w:rtl/>
        </w:rPr>
      </w:pPr>
      <w:r>
        <w:rPr>
          <w:rtl/>
        </w:rPr>
        <w:t xml:space="preserve">ילקה דלא יליף </w:t>
      </w:r>
      <w:r>
        <w:rPr>
          <w:rStyle w:val="affffd"/>
          <w:rtl/>
          <w:rPrChange w:id="9042" w:author="מנוע אמוראים" w:date="2026-10-05T16:42:03Z">
            <w:rPr>
              <w:rtl/>
            </w:rPr>
          </w:rPrChange>
        </w:rPr>
        <w:t xml:space="preserve">ר"י</w:t>
      </w:r>
      <w:r>
        <w:rPr>
          <w:rtl/>
        </w:rPr>
        <w:t xml:space="preserve"> שאור דאכילה משאור דראייה לפטור.</w:t>
      </w:r>
    </w:p>
    <w:p w14:paraId="2F6BDFFC" w14:textId="77777777" w:rsidR="00857254" w:rsidRDefault="00E8089F" w:rsidP="00857254">
      <w:pPr>
        <w:pStyle w:val="36"/>
        <w:framePr w:wrap="notBeside"/>
        <w:rPr>
          <w:rtl/>
        </w:rPr>
      </w:pPr>
      <w:r w:rsidRPr="007435EB">
        <w:rPr>
          <w:rtl/>
        </w:rPr>
        <w:t>ולראב"י:</w:t>
      </w:r>
    </w:p>
    <w:p w14:paraId="777C6BEC" w14:textId="33D238EB" w:rsidR="00E8089F" w:rsidRPr="007435EB" w:rsidRDefault="00E8089F" w:rsidP="00E8089F">
      <w:pPr>
        <w:rPr>
          <w:rtl/>
        </w:rPr>
      </w:pPr>
      <w:r w:rsidRPr="007435EB">
        <w:rPr>
          <w:rFonts w:ascii="Fb Fontext" w:hAnsi="Fb Fontext"/>
          <w:sz w:val="20"/>
          <w:rtl/>
        </w:rPr>
        <w:t>לא ילקה דיליף שאור דאכילה משאור דראייה.</w:t>
      </w:r>
    </w:p>
    <w:p w14:paraId="7B453FA1" w14:textId="66693773" w:rsidR="00E8089F" w:rsidRPr="005C3FF1" w:rsidRDefault="00857254" w:rsidP="009A151F">
      <w:pPr>
        <w:rPr>
          <w:rStyle w:val="afffa"/>
          <w:rtl/>
        </w:rPr>
      </w:pPr>
      <w:r>
        <w:rPr>
          <w:rStyle w:val="afffa"/>
          <w:rFonts w:hint="cs"/>
          <w:rtl/>
        </w:rPr>
        <w:t xml:space="preserve">וחזר בו </w:t>
      </w:r>
      <w:r>
        <w:rPr>
          <w:rStyle w:val="affffd"/>
          <w:rtl/>
          <w:rPrChange w:id="9043" w:author="מנוע אמוראים" w:date="2026-10-05T16:42:03Z">
            <w:rPr>
              <w:rStyle w:val="afffa"/>
              <w:rtl/>
            </w:rPr>
          </w:rPrChange>
        </w:rPr>
        <w:t xml:space="preserve">ראב"י</w:t>
      </w:r>
      <w:r>
        <w:rPr>
          <w:rStyle w:val="afffa"/>
          <w:rtl/>
        </w:rPr>
        <w:t xml:space="preserve"> מההיא.</w:t>
      </w:r>
    </w:p>
    <w:p w14:paraId="19892201" w14:textId="77777777" w:rsidR="00857254" w:rsidRDefault="00E8089F" w:rsidP="00857254">
      <w:pPr>
        <w:pStyle w:val="36"/>
        <w:framePr w:wrap="notBeside"/>
        <w:rPr>
          <w:rtl/>
        </w:rPr>
      </w:pPr>
      <w:r w:rsidRPr="007435EB">
        <w:rPr>
          <w:rtl/>
        </w:rPr>
        <w:t>דתניא:</w:t>
      </w:r>
    </w:p>
    <w:p w14:paraId="2AA71048" w14:textId="2690F8C1" w:rsidR="00E8089F" w:rsidRPr="007435EB" w:rsidRDefault="00E8089F" w:rsidP="00E8089F">
      <w:pPr>
        <w:rPr>
          <w:rFonts w:cs="Guttman Vilna"/>
          <w:b/>
          <w:bCs/>
          <w:rtl/>
        </w:rPr>
      </w:pPr>
      <w:r w:rsidRPr="00857254">
        <w:rPr>
          <w:rStyle w:val="afffa"/>
          <w:rtl/>
        </w:rPr>
        <w:t>האוכל חמץ של הקדש במועד</w:t>
      </w:r>
      <w:r w:rsidRPr="007435EB">
        <w:rPr>
          <w:rtl/>
        </w:rPr>
        <w:t xml:space="preserve"> מעל, </w:t>
      </w:r>
      <w:r w:rsidRPr="00857254">
        <w:rPr>
          <w:rStyle w:val="affffd"/>
          <w:rtl/>
        </w:rPr>
        <w:t>וי"א:</w:t>
      </w:r>
      <w:r w:rsidRPr="007435EB">
        <w:rPr>
          <w:rtl/>
        </w:rPr>
        <w:t xml:space="preserve"> לא מעל.</w:t>
      </w:r>
    </w:p>
    <w:p w14:paraId="636157FE" w14:textId="77777777" w:rsidR="00857254" w:rsidRPr="00C8583F" w:rsidRDefault="00E8089F" w:rsidP="00857254">
      <w:pPr>
        <w:pStyle w:val="36"/>
        <w:framePr w:wrap="notBeside"/>
        <w:rPr>
          <w:rtl/>
        </w:rPr>
      </w:pPr>
      <w:r w:rsidRPr="00C8583F">
        <w:rPr>
          <w:rtl/>
        </w:rPr>
        <w:t>לר</w:t>
      </w:r>
      <w:r w:rsidRPr="00C8583F">
        <w:rPr>
          <w:rFonts w:hint="cs"/>
          <w:rtl/>
        </w:rPr>
        <w:t>י"ו:</w:t>
      </w:r>
    </w:p>
    <w:p w14:paraId="66285952" w14:textId="3B901915" w:rsidR="00E8089F" w:rsidRPr="007435EB" w:rsidRDefault="00E8089F" w:rsidP="00E8089F">
      <w:pPr>
        <w:rPr>
          <w:rFonts w:cs="Guttman Vilna"/>
          <w:b/>
          <w:bCs/>
          <w:rtl/>
        </w:rPr>
      </w:pPr>
      <w:r w:rsidRPr="007435EB">
        <w:rPr>
          <w:rtl/>
        </w:rPr>
        <w:t>יש אומרים היינו רבי נחוניה בן הקנה שהיה עושה יוה"כ כשבת להתחייב בנפשו ולהיפטר מתשלומין.</w:t>
      </w:r>
    </w:p>
    <w:p w14:paraId="6D80FFB2" w14:textId="77777777" w:rsidR="00857254" w:rsidRPr="00C8583F" w:rsidRDefault="00E8089F" w:rsidP="00857254">
      <w:pPr>
        <w:pStyle w:val="36"/>
        <w:framePr w:wrap="notBeside"/>
        <w:rPr>
          <w:rtl/>
        </w:rPr>
      </w:pPr>
      <w:r w:rsidRPr="00C8583F">
        <w:rPr>
          <w:rtl/>
        </w:rPr>
        <w:t>לרב יוסף:</w:t>
      </w:r>
    </w:p>
    <w:p w14:paraId="34F77D59" w14:textId="23471806" w:rsidR="00E8089F" w:rsidRPr="007435EB" w:rsidRDefault="00E8089F" w:rsidP="00E8089F">
      <w:pPr>
        <w:rPr>
          <w:rFonts w:cs="Guttman Vilna"/>
          <w:b/>
          <w:bCs/>
          <w:rtl/>
        </w:rPr>
      </w:pPr>
      <w:r w:rsidRPr="007435EB">
        <w:rPr>
          <w:rtl/>
        </w:rPr>
        <w:t>בפודין את הקדשים להאכילן לכלבים קמיפלגי. דלמ"ד לא מעל כיוון דס"ל אין פודין.</w:t>
      </w:r>
    </w:p>
    <w:p w14:paraId="14B549E9" w14:textId="77777777" w:rsidR="00857254" w:rsidRDefault="00E8089F" w:rsidP="00857254">
      <w:pPr>
        <w:pStyle w:val="36"/>
        <w:framePr w:wrap="notBeside"/>
        <w:rPr>
          <w:rtl/>
        </w:rPr>
      </w:pPr>
      <w:r w:rsidRPr="00857254">
        <w:rPr>
          <w:rtl/>
        </w:rPr>
        <w:t>ראב"ר מרב יוסף</w:t>
      </w:r>
      <w:r w:rsidRPr="007435EB">
        <w:rPr>
          <w:rtl/>
        </w:rPr>
        <w:t>:</w:t>
      </w:r>
    </w:p>
    <w:p w14:paraId="1590A204" w14:textId="7576343D" w:rsidR="00E8089F" w:rsidRPr="007435EB" w:rsidRDefault="00E8089F" w:rsidP="00E8089F">
      <w:pPr>
        <w:rPr>
          <w:rFonts w:cs="Guttman Vilna"/>
          <w:b/>
          <w:bCs/>
          <w:rtl/>
        </w:rPr>
      </w:pPr>
      <w:r w:rsidRPr="00B64DAF">
        <w:rPr>
          <w:rStyle w:val="affffd"/>
          <w:rtl/>
        </w:rPr>
        <w:t>לכו"ע</w:t>
      </w:r>
      <w:r w:rsidRPr="007435EB">
        <w:rPr>
          <w:rtl/>
        </w:rPr>
        <w:t xml:space="preserve"> אין פודין את הקדשים להאכילן לכלבים.</w:t>
      </w:r>
    </w:p>
    <w:p w14:paraId="12861256" w14:textId="77777777" w:rsidR="00B64DAF" w:rsidRDefault="00E8089F" w:rsidP="00B64DAF">
      <w:pPr>
        <w:pStyle w:val="36"/>
        <w:framePr w:wrap="notBeside"/>
        <w:rPr>
          <w:rtl/>
        </w:rPr>
      </w:pPr>
      <w:r w:rsidRPr="007435EB">
        <w:rPr>
          <w:rtl/>
        </w:rPr>
        <w:t>ו</w:t>
      </w:r>
      <w:r w:rsidR="00AB3B38">
        <w:rPr>
          <w:rtl/>
        </w:rPr>
        <w:t>כאן</w:t>
      </w:r>
      <w:r w:rsidRPr="007435EB">
        <w:rPr>
          <w:rtl/>
        </w:rPr>
        <w:t xml:space="preserve"> </w:t>
      </w:r>
      <w:r w:rsidR="00A01BBB">
        <w:rPr>
          <w:rtl/>
        </w:rPr>
        <w:t xml:space="preserve">חלקו </w:t>
      </w:r>
    </w:p>
    <w:p w14:paraId="68A42F65" w14:textId="78CFFE69" w:rsidR="00E8089F" w:rsidRPr="007435EB" w:rsidRDefault="00B64DAF" w:rsidP="00E8089F">
      <w:pPr>
        <w:rPr>
          <w:rFonts w:cs="Guttman Vilna"/>
          <w:b/>
          <w:bCs/>
          <w:rtl/>
        </w:rPr>
      </w:pPr>
      <w:r>
        <w:rPr>
          <w:rFonts w:hint="cs"/>
          <w:rtl/>
        </w:rPr>
        <w:t>א</w:t>
      </w:r>
      <w:r w:rsidR="00E8089F" w:rsidRPr="007435EB">
        <w:rPr>
          <w:rtl/>
        </w:rPr>
        <w:t xml:space="preserve">י דבר הגורם לממון כממון </w:t>
      </w:r>
      <w:r w:rsidR="00B20E8D">
        <w:rPr>
          <w:rStyle w:val="affffd"/>
          <w:rtl/>
        </w:rPr>
        <w:tab/>
      </w:r>
      <w:r w:rsidR="00B20E8D" w:rsidRPr="00B20E8D">
        <w:rPr>
          <w:rStyle w:val="affffd"/>
          <w:rFonts w:hint="cs"/>
          <w:rtl/>
        </w:rPr>
        <w:t>ומ</w:t>
      </w:r>
      <w:r w:rsidR="00E8089F" w:rsidRPr="00B20E8D">
        <w:rPr>
          <w:rStyle w:val="affffd"/>
          <w:rtl/>
        </w:rPr>
        <w:t>"ד לא מעל</w:t>
      </w:r>
      <w:r w:rsidR="00E8089F" w:rsidRPr="007435EB">
        <w:rPr>
          <w:rtl/>
        </w:rPr>
        <w:t xml:space="preserve"> דס"ל דלאו כממון.</w:t>
      </w:r>
    </w:p>
    <w:p w14:paraId="2F88EF32" w14:textId="77777777" w:rsidR="00B20E8D" w:rsidRPr="00B20E8D" w:rsidRDefault="00E8089F" w:rsidP="00B20E8D">
      <w:pPr>
        <w:pStyle w:val="36"/>
        <w:framePr w:wrap="notBeside"/>
        <w:rPr>
          <w:rtl/>
        </w:rPr>
      </w:pPr>
      <w:r w:rsidRPr="00B20E8D">
        <w:rPr>
          <w:rtl/>
        </w:rPr>
        <w:t>לרב אחא בר יעקב:</w:t>
      </w:r>
    </w:p>
    <w:p w14:paraId="7DBB1B84" w14:textId="2121F085" w:rsidR="00E8089F" w:rsidRPr="007435EB" w:rsidRDefault="00B20E8D" w:rsidP="00E8089F">
      <w:pPr>
        <w:rPr>
          <w:rtl/>
        </w:rPr>
      </w:pPr>
      <w:r w:rsidRPr="00B20E8D">
        <w:rPr>
          <w:rStyle w:val="affffd"/>
          <w:rFonts w:hint="cs"/>
          <w:rtl/>
        </w:rPr>
        <w:t>ל</w:t>
      </w:r>
      <w:r w:rsidR="00E8089F" w:rsidRPr="00B20E8D">
        <w:rPr>
          <w:rStyle w:val="affffd"/>
          <w:rtl/>
        </w:rPr>
        <w:t>כו"ע</w:t>
      </w:r>
      <w:r w:rsidR="00E8089F" w:rsidRPr="007435EB">
        <w:rPr>
          <w:rtl/>
        </w:rPr>
        <w:t xml:space="preserve"> דבר הגורם לממון - כממון דמי.</w:t>
      </w:r>
    </w:p>
    <w:p w14:paraId="55BC586C" w14:textId="77777777" w:rsidR="00B20E8D" w:rsidRPr="00B20E8D" w:rsidRDefault="00E8089F" w:rsidP="00B20E8D">
      <w:pPr>
        <w:pStyle w:val="36"/>
        <w:framePr w:wrap="notBeside"/>
        <w:rPr>
          <w:rtl/>
        </w:rPr>
      </w:pPr>
      <w:r w:rsidRPr="00B20E8D">
        <w:rPr>
          <w:rtl/>
        </w:rPr>
        <w:tab/>
      </w:r>
      <w:r w:rsidRPr="00B20E8D">
        <w:rPr>
          <w:rtl/>
        </w:rPr>
        <w:tab/>
        <w:t>ו</w:t>
      </w:r>
      <w:r w:rsidR="00AB3B38" w:rsidRPr="00B20E8D">
        <w:rPr>
          <w:rtl/>
        </w:rPr>
        <w:t>כאן</w:t>
      </w:r>
      <w:r w:rsidRPr="00B20E8D">
        <w:rPr>
          <w:rtl/>
        </w:rPr>
        <w:t xml:space="preserve"> </w:t>
      </w:r>
      <w:r w:rsidR="00A01BBB" w:rsidRPr="00B20E8D">
        <w:rPr>
          <w:rtl/>
        </w:rPr>
        <w:t>חלקו</w:t>
      </w:r>
    </w:p>
    <w:p w14:paraId="0E1B9164" w14:textId="7E5AC4FE" w:rsidR="00E8089F" w:rsidRPr="007435EB" w:rsidRDefault="00E8089F" w:rsidP="00B20E8D">
      <w:pPr>
        <w:rPr>
          <w:rFonts w:cs="Guttman Vilna"/>
          <w:b/>
          <w:bCs/>
          <w:rtl/>
        </w:rPr>
      </w:pPr>
      <w:r w:rsidRPr="00B20E8D">
        <w:rPr>
          <w:rStyle w:val="affffd"/>
          <w:rtl/>
        </w:rPr>
        <w:t>אי כר"י</w:t>
      </w:r>
      <w:r w:rsidRPr="007435EB">
        <w:rPr>
          <w:rtl/>
        </w:rPr>
        <w:t xml:space="preserve"> דמעל או </w:t>
      </w:r>
      <w:r w:rsidRPr="00B20E8D">
        <w:rPr>
          <w:rStyle w:val="affffd"/>
          <w:rtl/>
        </w:rPr>
        <w:t>כר"ש</w:t>
      </w:r>
      <w:r w:rsidRPr="007435EB">
        <w:rPr>
          <w:rtl/>
        </w:rPr>
        <w:t xml:space="preserve"> דלא מעל.</w:t>
      </w:r>
    </w:p>
    <w:p w14:paraId="6E946BDF" w14:textId="49EF74B4" w:rsidR="00B20E8D" w:rsidRDefault="00E8089F" w:rsidP="00B20E8D">
      <w:pPr>
        <w:pStyle w:val="36"/>
        <w:framePr w:wrap="notBeside"/>
        <w:rPr>
          <w:rtl/>
        </w:rPr>
      </w:pPr>
      <w:r w:rsidRPr="007435EB">
        <w:rPr>
          <w:rtl/>
        </w:rPr>
        <w:t>והיינו ד</w:t>
      </w:r>
      <w:r w:rsidR="00B20E8D">
        <w:rPr>
          <w:rFonts w:hint="cs"/>
          <w:rtl/>
        </w:rPr>
        <w:t>חזר בו</w:t>
      </w:r>
    </w:p>
    <w:p w14:paraId="52A5554F" w14:textId="2BAE3B49" w:rsidR="00E8089F" w:rsidRPr="007435EB" w:rsidRDefault="00B20E8D" w:rsidP="00E8089F">
      <w:pPr>
        <w:rPr>
          <w:rtl/>
        </w:rPr>
      </w:pPr>
      <w:r w:rsidRPr="00B20E8D">
        <w:rPr>
          <w:rStyle w:val="affffd"/>
          <w:rFonts w:hint="cs"/>
          <w:rtl/>
        </w:rPr>
        <w:t>ד</w:t>
      </w:r>
      <w:r w:rsidR="00E8089F" w:rsidRPr="00B20E8D">
        <w:rPr>
          <w:rStyle w:val="affffd"/>
          <w:rtl/>
        </w:rPr>
        <w:t xml:space="preserve">ס"ל דר"י </w:t>
      </w:r>
      <w:r>
        <w:rPr>
          <w:rStyle w:val="affffd"/>
          <w:rFonts w:hint="cs"/>
          <w:rtl/>
        </w:rPr>
        <w:t xml:space="preserve">למד </w:t>
      </w:r>
      <w:r w:rsidR="00E8089F" w:rsidRPr="00B20E8D">
        <w:rPr>
          <w:rStyle w:val="af2"/>
          <w:rFonts w:hint="cs"/>
          <w:rtl/>
        </w:rPr>
        <w:t>ש</w:t>
      </w:r>
      <w:r w:rsidR="00E8089F" w:rsidRPr="00B20E8D">
        <w:rPr>
          <w:rStyle w:val="af2"/>
          <w:rtl/>
        </w:rPr>
        <w:t>אור</w:t>
      </w:r>
      <w:r w:rsidR="00E8089F" w:rsidRPr="007435EB">
        <w:rPr>
          <w:rtl/>
        </w:rPr>
        <w:t xml:space="preserve"> דאכילה </w:t>
      </w:r>
      <w:r>
        <w:rPr>
          <w:rFonts w:hint="cs"/>
          <w:rtl/>
        </w:rPr>
        <w:t>מ</w:t>
      </w:r>
      <w:r w:rsidR="00E8089F" w:rsidRPr="007435EB">
        <w:rPr>
          <w:rtl/>
        </w:rPr>
        <w:t xml:space="preserve">ראייה לפטור ואיך </w:t>
      </w:r>
      <w:r>
        <w:rPr>
          <w:rFonts w:hint="cs"/>
          <w:rtl/>
        </w:rPr>
        <w:t>י</w:t>
      </w:r>
      <w:r w:rsidR="00E8089F" w:rsidRPr="007435EB">
        <w:rPr>
          <w:rtl/>
        </w:rPr>
        <w:t xml:space="preserve">חייב </w:t>
      </w:r>
      <w:r w:rsidR="00AB3B38">
        <w:rPr>
          <w:rtl/>
        </w:rPr>
        <w:t>כאן</w:t>
      </w:r>
      <w:r w:rsidR="00E8089F" w:rsidRPr="007435EB">
        <w:rPr>
          <w:rtl/>
        </w:rPr>
        <w:t xml:space="preserve"> </w:t>
      </w:r>
      <w:r>
        <w:rPr>
          <w:rFonts w:hint="cs"/>
          <w:rtl/>
        </w:rPr>
        <w:t>[</w:t>
      </w:r>
    </w:p>
    <w:p w14:paraId="708F1FF9" w14:textId="77777777" w:rsidR="00B20E8D" w:rsidRDefault="00E8089F" w:rsidP="00B20E8D">
      <w:pPr>
        <w:pStyle w:val="36"/>
        <w:framePr w:wrap="notBeside"/>
        <w:rPr>
          <w:rtl/>
        </w:rPr>
      </w:pPr>
      <w:r w:rsidRPr="005C3FF1">
        <w:rPr>
          <w:rStyle w:val="afffa"/>
          <w:rtl/>
        </w:rPr>
        <w:t>לרב אשי</w:t>
      </w:r>
      <w:r w:rsidRPr="007435EB">
        <w:rPr>
          <w:rtl/>
        </w:rPr>
        <w:t>:</w:t>
      </w:r>
    </w:p>
    <w:p w14:paraId="2BC6A971" w14:textId="232F8F33" w:rsidR="00E8089F" w:rsidRPr="007435EB" w:rsidRDefault="00B20E8D" w:rsidP="00E8089F">
      <w:pPr>
        <w:rPr>
          <w:rtl/>
        </w:rPr>
      </w:pPr>
      <w:r>
        <w:rPr>
          <w:rStyle w:val="affffd"/>
          <w:rFonts w:hint="cs"/>
          <w:rtl/>
        </w:rPr>
        <w:t>ל</w:t>
      </w:r>
      <w:r w:rsidR="00E8089F" w:rsidRPr="00B20E8D">
        <w:rPr>
          <w:rStyle w:val="affffd"/>
          <w:rtl/>
        </w:rPr>
        <w:t>כו"ע</w:t>
      </w:r>
      <w:r w:rsidR="00E8089F" w:rsidRPr="007435EB">
        <w:rPr>
          <w:rtl/>
        </w:rPr>
        <w:t xml:space="preserve"> אין פודין, ודבר הגורם לממון לאו כממון דמי.</w:t>
      </w:r>
    </w:p>
    <w:p w14:paraId="52373B0B" w14:textId="318B0EF5" w:rsidR="00B20E8D" w:rsidRDefault="00E8089F" w:rsidP="00B20E8D">
      <w:pPr>
        <w:pStyle w:val="36"/>
        <w:framePr w:wrap="notBeside"/>
        <w:rPr>
          <w:rtl/>
        </w:rPr>
      </w:pPr>
      <w:r w:rsidRPr="007435EB">
        <w:rPr>
          <w:rtl/>
        </w:rPr>
        <w:t>ו</w:t>
      </w:r>
      <w:r w:rsidR="00AB3B38">
        <w:rPr>
          <w:rtl/>
        </w:rPr>
        <w:t>כאן</w:t>
      </w:r>
      <w:r w:rsidRPr="007435EB">
        <w:rPr>
          <w:rtl/>
        </w:rPr>
        <w:t xml:space="preserve"> </w:t>
      </w:r>
      <w:r w:rsidR="00B20E8D">
        <w:rPr>
          <w:rFonts w:hint="cs"/>
          <w:rtl/>
        </w:rPr>
        <w:t>חלקו</w:t>
      </w:r>
      <w:r w:rsidRPr="007435EB">
        <w:rPr>
          <w:rtl/>
        </w:rPr>
        <w:t xml:space="preserve"> </w:t>
      </w:r>
    </w:p>
    <w:p w14:paraId="7F5F238C" w14:textId="15F998B6" w:rsidR="00E8089F" w:rsidRPr="007435EB" w:rsidRDefault="00E8089F" w:rsidP="00E8089F">
      <w:pPr>
        <w:rPr>
          <w:rtl/>
        </w:rPr>
      </w:pPr>
      <w:r w:rsidRPr="00B20E8D">
        <w:rPr>
          <w:rStyle w:val="affffd"/>
          <w:rtl/>
        </w:rPr>
        <w:t>מ"ד מעל –</w:t>
      </w:r>
      <w:r w:rsidRPr="007435EB">
        <w:rPr>
          <w:rtl/>
        </w:rPr>
        <w:t xml:space="preserve"> </w:t>
      </w:r>
      <w:r w:rsidRPr="00B20E8D">
        <w:rPr>
          <w:rStyle w:val="affffd"/>
          <w:rtl/>
        </w:rPr>
        <w:t>כריה"ג</w:t>
      </w:r>
      <w:r w:rsidRPr="007435EB">
        <w:rPr>
          <w:rtl/>
        </w:rPr>
        <w:t xml:space="preserve"> </w:t>
      </w:r>
      <w:r w:rsidRPr="00B20E8D">
        <w:rPr>
          <w:rStyle w:val="affffff0"/>
          <w:rtl/>
        </w:rPr>
        <w:t>[שהחמץ מותר בהנאה בפסח]</w:t>
      </w:r>
      <w:r w:rsidRPr="007435EB">
        <w:rPr>
          <w:rtl/>
        </w:rPr>
        <w:t xml:space="preserve"> </w:t>
      </w:r>
      <w:r w:rsidRPr="00B20E8D">
        <w:rPr>
          <w:rStyle w:val="affffd"/>
          <w:rtl/>
        </w:rPr>
        <w:t>ומ"ד לא מעל</w:t>
      </w:r>
      <w:r w:rsidRPr="007435EB">
        <w:rPr>
          <w:rtl/>
        </w:rPr>
        <w:t xml:space="preserve">  </w:t>
      </w:r>
      <w:r w:rsidR="00B20E8D">
        <w:rPr>
          <w:rFonts w:hint="cs"/>
          <w:rtl/>
        </w:rPr>
        <w:t>-</w:t>
      </w:r>
      <w:r w:rsidRPr="00B20E8D">
        <w:rPr>
          <w:rStyle w:val="affffd"/>
          <w:rtl/>
        </w:rPr>
        <w:t>כרבנן</w:t>
      </w:r>
      <w:r w:rsidRPr="007435EB">
        <w:rPr>
          <w:rtl/>
        </w:rPr>
        <w:t>.</w:t>
      </w:r>
    </w:p>
    <w:p w14:paraId="7FE3A758" w14:textId="0E882B1E" w:rsidR="00E8089F" w:rsidRPr="007435EB" w:rsidRDefault="00B20E8D" w:rsidP="00B20E8D">
      <w:pPr>
        <w:pStyle w:val="afffff0"/>
        <w:rPr>
          <w:bCs/>
          <w:rtl/>
        </w:rPr>
      </w:pPr>
      <w:r>
        <w:rPr>
          <w:rFonts w:hint="cs"/>
          <w:rtl/>
        </w:rPr>
        <w:t>איסור חמץ בזמנו במינו ובשלא במינו</w:t>
      </w:r>
    </w:p>
    <w:p w14:paraId="79E8B303" w14:textId="77777777" w:rsidR="00B20E8D" w:rsidRDefault="00E8089F" w:rsidP="00B20E8D">
      <w:pPr>
        <w:pStyle w:val="36"/>
        <w:framePr w:wrap="notBeside"/>
        <w:rPr>
          <w:rStyle w:val="afffa"/>
          <w:rtl/>
        </w:rPr>
      </w:pPr>
      <w:r w:rsidRPr="005C3FF1">
        <w:rPr>
          <w:rStyle w:val="afffa"/>
          <w:rtl/>
        </w:rPr>
        <w:t>רב:</w:t>
      </w:r>
    </w:p>
    <w:p w14:paraId="5B97D3FA" w14:textId="300FA6BC" w:rsidR="00E8089F" w:rsidRPr="007435EB" w:rsidRDefault="00E8089F" w:rsidP="00E8089F">
      <w:pPr>
        <w:rPr>
          <w:rtl/>
        </w:rPr>
      </w:pPr>
      <w:r w:rsidRPr="005C3FF1">
        <w:rPr>
          <w:rStyle w:val="afffa"/>
          <w:rtl/>
        </w:rPr>
        <w:t>חמץ בזמנו</w:t>
      </w:r>
      <w:r w:rsidRPr="007435EB">
        <w:rPr>
          <w:rFonts w:ascii="Fb Fontext" w:hAnsi="Fb Fontext"/>
          <w:rtl/>
        </w:rPr>
        <w:t xml:space="preserve">, בין במינו בין שלא במינו </w:t>
      </w:r>
      <w:r w:rsidR="00B20E8D">
        <w:rPr>
          <w:rFonts w:ascii="Fb Fontext" w:hAnsi="Fb Fontext"/>
          <w:rtl/>
        </w:rPr>
        <w:t>–</w:t>
      </w:r>
      <w:r w:rsidR="00B20E8D">
        <w:rPr>
          <w:rFonts w:ascii="Fb Fontext" w:hAnsi="Fb Fontext" w:hint="cs"/>
          <w:rtl/>
        </w:rPr>
        <w:t xml:space="preserve"> </w:t>
      </w:r>
      <w:r w:rsidRPr="007435EB">
        <w:rPr>
          <w:rFonts w:ascii="Fb Fontext" w:hAnsi="Fb Fontext"/>
          <w:rtl/>
        </w:rPr>
        <w:t>אסור</w:t>
      </w:r>
      <w:r w:rsidR="00B20E8D">
        <w:rPr>
          <w:rFonts w:ascii="Fb Fontext" w:hAnsi="Fb Fontext" w:hint="cs"/>
          <w:rtl/>
        </w:rPr>
        <w:t>,</w:t>
      </w:r>
      <w:r w:rsidRPr="007435EB">
        <w:rPr>
          <w:rFonts w:ascii="Fb Fontext" w:hAnsi="Fb Fontext" w:hint="cs"/>
          <w:rtl/>
        </w:rPr>
        <w:t xml:space="preserve"> ואיירי במשהו</w:t>
      </w:r>
      <w:r w:rsidRPr="007435EB">
        <w:rPr>
          <w:rFonts w:ascii="Fb Fontext" w:hAnsi="Fb Fontext"/>
          <w:rtl/>
        </w:rPr>
        <w:t>.</w:t>
      </w:r>
    </w:p>
    <w:p w14:paraId="241E2E5F" w14:textId="77777777" w:rsidR="00B20E8D" w:rsidRDefault="00E8089F" w:rsidP="00B20E8D">
      <w:pPr>
        <w:pStyle w:val="36"/>
        <w:framePr w:wrap="notBeside"/>
        <w:rPr>
          <w:rtl/>
        </w:rPr>
      </w:pPr>
      <w:r w:rsidRPr="007435EB">
        <w:rPr>
          <w:rtl/>
        </w:rPr>
        <w:t>ולטעמיה</w:t>
      </w:r>
    </w:p>
    <w:p w14:paraId="6AAC0525" w14:textId="16664251" w:rsidR="00E8089F" w:rsidRPr="007435EB" w:rsidRDefault="00E8089F" w:rsidP="00E8089F">
      <w:pPr>
        <w:rPr>
          <w:rtl/>
        </w:rPr>
      </w:pPr>
      <w:r w:rsidRPr="007435EB">
        <w:rPr>
          <w:rtl/>
        </w:rPr>
        <w:t>דבמינו במשהו, שלא במינו בנ"ט, וגזר שלא במינו אטו מינו.</w:t>
      </w:r>
    </w:p>
    <w:p w14:paraId="644E48C9" w14:textId="77777777" w:rsidR="00E8089F" w:rsidRPr="007435EB" w:rsidRDefault="00E8089F" w:rsidP="00E8089F">
      <w:pPr>
        <w:rPr>
          <w:rtl/>
        </w:rPr>
      </w:pPr>
      <w:r w:rsidRPr="005C3FF1">
        <w:rPr>
          <w:rStyle w:val="afffa"/>
          <w:rtl/>
        </w:rPr>
        <w:t>שלא בזמנו</w:t>
      </w:r>
      <w:r>
        <w:rPr>
          <w:rtl/>
        </w:rPr>
        <w:t xml:space="preserve">, במינו- אסור </w:t>
      </w:r>
      <w:r>
        <w:rPr>
          <w:rStyle w:val="affffd"/>
          <w:rtl/>
          <w:rPrChange w:id="9044" w:author="מנוע אמוראים" w:date="2026-10-05T16:42:03Z">
            <w:rPr>
              <w:rtl/>
            </w:rPr>
          </w:rPrChange>
        </w:rPr>
        <w:t xml:space="preserve">כר"י</w:t>
      </w:r>
      <w:r>
        <w:rPr>
          <w:rtl/>
        </w:rPr>
        <w:t xml:space="preserve">, שלא במינו- מותר.</w:t>
      </w:r>
    </w:p>
    <w:p w14:paraId="34D9E8E5" w14:textId="77777777" w:rsidR="00B20E8D" w:rsidRDefault="00E8089F" w:rsidP="00B20E8D">
      <w:pPr>
        <w:pStyle w:val="36"/>
        <w:framePr w:wrap="notBeside"/>
        <w:rPr>
          <w:rtl/>
        </w:rPr>
      </w:pPr>
      <w:r w:rsidRPr="007435EB">
        <w:rPr>
          <w:rtl/>
        </w:rPr>
        <w:t>דלא גזרי</w:t>
      </w:r>
    </w:p>
    <w:p w14:paraId="2A4B39E3" w14:textId="6D4D8C0E" w:rsidR="00E8089F" w:rsidRPr="00B20E8D" w:rsidRDefault="00E8089F" w:rsidP="00E8089F">
      <w:pPr>
        <w:rPr>
          <w:rStyle w:val="affffff0"/>
          <w:rtl/>
        </w:rPr>
      </w:pPr>
      <w:r w:rsidRPr="007435EB">
        <w:rPr>
          <w:rFonts w:ascii="Fb Fontext" w:hAnsi="Fb Fontext"/>
          <w:sz w:val="20"/>
          <w:rtl/>
        </w:rPr>
        <w:t xml:space="preserve">אטו מינו ומיירי באינו נ"ט </w:t>
      </w:r>
      <w:r w:rsidRPr="00B20E8D">
        <w:rPr>
          <w:rStyle w:val="affffff0"/>
          <w:rtl/>
        </w:rPr>
        <w:t>[דאי נ"ט אף שלא במינו אסור]</w:t>
      </w:r>
    </w:p>
    <w:p w14:paraId="23A3B611" w14:textId="77777777" w:rsidR="00B20E8D" w:rsidRDefault="00E8089F" w:rsidP="00B20E8D">
      <w:pPr>
        <w:pStyle w:val="36"/>
        <w:framePr w:wrap="notBeside"/>
        <w:rPr>
          <w:rStyle w:val="afffa"/>
          <w:rtl/>
        </w:rPr>
      </w:pPr>
      <w:r w:rsidRPr="005C3FF1">
        <w:rPr>
          <w:rStyle w:val="afffa"/>
          <w:rtl/>
        </w:rPr>
        <w:t>שמואל:</w:t>
      </w:r>
      <w:r w:rsidRPr="007435EB">
        <w:rPr>
          <w:rFonts w:ascii="Fb Fontext" w:hAnsi="Fb Fontext"/>
          <w:rtl/>
        </w:rPr>
        <w:t xml:space="preserve"> </w:t>
      </w:r>
    </w:p>
    <w:p w14:paraId="22F87E67" w14:textId="5EB57716" w:rsidR="00E8089F" w:rsidRPr="007435EB" w:rsidRDefault="00B20E8D" w:rsidP="00623CAA">
      <w:pPr>
        <w:spacing w:before="4"/>
        <w:rPr>
          <w:rtl/>
        </w:rPr>
      </w:pPr>
      <w:r>
        <w:rPr>
          <w:rStyle w:val="afffa"/>
          <w:rFonts w:hint="cs"/>
          <w:rtl/>
        </w:rPr>
        <w:t>ח</w:t>
      </w:r>
      <w:r w:rsidR="00E8089F" w:rsidRPr="005C3FF1">
        <w:rPr>
          <w:rStyle w:val="afffa"/>
          <w:rtl/>
        </w:rPr>
        <w:t>מץ בזמנו</w:t>
      </w:r>
      <w:r w:rsidR="00E8089F" w:rsidRPr="007435EB">
        <w:rPr>
          <w:rFonts w:ascii="Fb Fontext" w:hAnsi="Fb Fontext"/>
          <w:rtl/>
        </w:rPr>
        <w:t xml:space="preserve"> במינו אסור.</w:t>
      </w:r>
    </w:p>
    <w:p w14:paraId="6A7F6478" w14:textId="77777777" w:rsidR="00B20E8D" w:rsidRDefault="00E8089F" w:rsidP="00B20E8D">
      <w:pPr>
        <w:pStyle w:val="36"/>
        <w:framePr w:wrap="notBeside"/>
        <w:rPr>
          <w:rtl/>
        </w:rPr>
      </w:pPr>
      <w:r w:rsidRPr="007435EB">
        <w:rPr>
          <w:rtl/>
        </w:rPr>
        <w:t>ולטעמיה</w:t>
      </w:r>
    </w:p>
    <w:p w14:paraId="3215ED17" w14:textId="25AB9585" w:rsidR="00E8089F" w:rsidRPr="007435EB" w:rsidRDefault="00E8089F" w:rsidP="00E8089F">
      <w:pPr>
        <w:rPr>
          <w:rtl/>
        </w:rPr>
      </w:pPr>
      <w:r w:rsidRPr="007435EB">
        <w:rPr>
          <w:rtl/>
        </w:rPr>
        <w:t>דבמינו במשהו שלא במינו בנ"ט ולא גזר שלא במינו אטו מינו.</w:t>
      </w:r>
    </w:p>
    <w:p w14:paraId="0E3563A0" w14:textId="77777777" w:rsidR="00E8089F" w:rsidRPr="007435EB" w:rsidRDefault="00E8089F" w:rsidP="00B20E8D">
      <w:pPr>
        <w:spacing w:after="60"/>
        <w:rPr>
          <w:rtl/>
        </w:rPr>
      </w:pPr>
      <w:r w:rsidRPr="005C3FF1">
        <w:rPr>
          <w:rStyle w:val="afffa"/>
          <w:rtl/>
        </w:rPr>
        <w:t>שלא בזמנו</w:t>
      </w:r>
      <w:r>
        <w:rPr>
          <w:rFonts w:ascii="Fb Fontext" w:hAnsi="Fb Fontext"/>
          <w:sz w:val="20"/>
          <w:rtl/>
        </w:rPr>
        <w:t xml:space="preserve">, בין במינן בין שלא במינן - מותרין, </w:t>
      </w:r>
      <w:r>
        <w:rPr>
          <w:rStyle w:val="affffd"/>
          <w:rFonts w:ascii="Fb Fontext" w:hAnsi="Fb Fontext"/>
          <w:sz w:val="20"/>
          <w:rtl/>
          <w:rPrChange w:id="9045" w:author="מנוע אמוראים" w:date="2026-10-05T16:42:03Z">
            <w:rPr>
              <w:rFonts w:ascii="Fb Fontext" w:hAnsi="Fb Fontext"/>
              <w:sz w:val="20"/>
              <w:rtl/>
            </w:rPr>
          </w:rPrChange>
        </w:rPr>
        <w:t xml:space="preserve">כר"ש</w:t>
      </w:r>
      <w:r>
        <w:rPr>
          <w:rFonts w:ascii="Fb Fontext" w:hAnsi="Fb Fontext"/>
          <w:sz w:val="20"/>
          <w:rtl/>
        </w:rPr>
        <w:t xml:space="preserve">.</w:t>
      </w:r>
    </w:p>
    <w:p w14:paraId="779DACA8" w14:textId="77777777" w:rsidR="00B20E8D" w:rsidRDefault="00E8089F" w:rsidP="00B20E8D">
      <w:pPr>
        <w:pStyle w:val="36"/>
        <w:framePr w:wrap="notBeside"/>
        <w:rPr>
          <w:rFonts w:ascii="Fb Fontext" w:hAnsi="Fb Fontext"/>
          <w:rtl/>
        </w:rPr>
      </w:pPr>
      <w:r w:rsidRPr="005C3FF1">
        <w:rPr>
          <w:rStyle w:val="afffa"/>
          <w:rtl/>
        </w:rPr>
        <w:t>ולרי"ו:</w:t>
      </w:r>
    </w:p>
    <w:p w14:paraId="313BA38E" w14:textId="11AD4DE7" w:rsidR="00E8089F" w:rsidRPr="007435EB" w:rsidRDefault="00E8089F" w:rsidP="00623CAA">
      <w:pPr>
        <w:spacing w:before="4"/>
        <w:rPr>
          <w:rtl/>
        </w:rPr>
      </w:pPr>
      <w:r w:rsidRPr="005C3FF1">
        <w:rPr>
          <w:rStyle w:val="afffa"/>
          <w:rtl/>
        </w:rPr>
        <w:t>חמץ בזמנו</w:t>
      </w:r>
      <w:r w:rsidRPr="007435EB">
        <w:rPr>
          <w:rFonts w:ascii="Fb Fontext" w:hAnsi="Fb Fontext"/>
          <w:rtl/>
        </w:rPr>
        <w:t>, בין במינו ובין שלא במינו - אסור בנ"ט.</w:t>
      </w:r>
    </w:p>
    <w:p w14:paraId="2C18EE46" w14:textId="77777777" w:rsidR="00B20E8D" w:rsidRDefault="00E8089F" w:rsidP="00B20E8D">
      <w:pPr>
        <w:pStyle w:val="36"/>
        <w:framePr w:wrap="notBeside"/>
        <w:rPr>
          <w:rtl/>
        </w:rPr>
      </w:pPr>
      <w:r w:rsidRPr="007435EB">
        <w:rPr>
          <w:rtl/>
        </w:rPr>
        <w:t>ולטעמיה</w:t>
      </w:r>
    </w:p>
    <w:p w14:paraId="57FE3B6D" w14:textId="257D36FF" w:rsidR="00E8089F" w:rsidRPr="007435EB" w:rsidRDefault="00E8089F" w:rsidP="00E8089F">
      <w:pPr>
        <w:rPr>
          <w:rtl/>
        </w:rPr>
      </w:pPr>
      <w:r w:rsidRPr="007435EB">
        <w:rPr>
          <w:rtl/>
        </w:rPr>
        <w:t xml:space="preserve">דכל איסורין שבתורה </w:t>
      </w:r>
      <w:r w:rsidR="00AB3B38">
        <w:rPr>
          <w:rtl/>
        </w:rPr>
        <w:t>אף</w:t>
      </w:r>
      <w:r w:rsidRPr="007435EB">
        <w:rPr>
          <w:rtl/>
        </w:rPr>
        <w:t xml:space="preserve"> במינו בנ"ט.</w:t>
      </w:r>
    </w:p>
    <w:p w14:paraId="4F3AB151" w14:textId="77777777" w:rsidR="00E8089F" w:rsidRPr="007435EB" w:rsidRDefault="00E8089F" w:rsidP="00E8089F">
      <w:pPr>
        <w:rPr>
          <w:rtl/>
        </w:rPr>
      </w:pPr>
      <w:r w:rsidRPr="005C3FF1">
        <w:rPr>
          <w:rStyle w:val="afffa"/>
          <w:rtl/>
        </w:rPr>
        <w:t>שלא בזמנו</w:t>
      </w:r>
      <w:r>
        <w:rPr>
          <w:rFonts w:ascii="Fb Fontext" w:hAnsi="Fb Fontext"/>
          <w:sz w:val="20"/>
          <w:rtl/>
        </w:rPr>
        <w:t xml:space="preserve">, בין במינן בין שלא במינן - מותר. </w:t>
      </w:r>
      <w:r>
        <w:rPr>
          <w:rStyle w:val="affffd"/>
          <w:rFonts w:ascii="Fb Fontext" w:hAnsi="Fb Fontext"/>
          <w:sz w:val="20"/>
          <w:rtl/>
          <w:rPrChange w:id="9046" w:author="מנוע אמוראים" w:date="2026-10-05T16:42:03Z">
            <w:rPr>
              <w:rFonts w:ascii="Fb Fontext" w:hAnsi="Fb Fontext"/>
              <w:sz w:val="20"/>
              <w:rtl/>
            </w:rPr>
          </w:rPrChange>
        </w:rPr>
        <w:t xml:space="preserve">כר"ש</w:t>
      </w:r>
      <w:r>
        <w:rPr>
          <w:rFonts w:ascii="Fb Fontext" w:hAnsi="Fb Fontext"/>
          <w:sz w:val="20"/>
          <w:rtl/>
        </w:rPr>
        <w:t xml:space="preserve">.</w:t>
      </w:r>
    </w:p>
    <w:p w14:paraId="01CED4E0" w14:textId="77777777" w:rsidR="00B20E8D" w:rsidRDefault="00E8089F" w:rsidP="00B20E8D">
      <w:pPr>
        <w:pStyle w:val="36"/>
        <w:framePr w:wrap="notBeside"/>
        <w:rPr>
          <w:rFonts w:ascii="Fb Fontext" w:hAnsi="Fb Fontext"/>
          <w:rtl/>
        </w:rPr>
      </w:pPr>
      <w:r w:rsidRPr="005C3FF1">
        <w:rPr>
          <w:rStyle w:val="afffa"/>
          <w:rtl/>
        </w:rPr>
        <w:t>רבא:</w:t>
      </w:r>
      <w:r w:rsidRPr="007435EB">
        <w:rPr>
          <w:rFonts w:ascii="Fb Fontext" w:hAnsi="Fb Fontext"/>
          <w:rtl/>
        </w:rPr>
        <w:t xml:space="preserve"> </w:t>
      </w:r>
      <w:r w:rsidRPr="005C3FF1">
        <w:rPr>
          <w:rStyle w:val="afffa"/>
          <w:rtl/>
        </w:rPr>
        <w:t>הלכתא</w:t>
      </w:r>
      <w:r w:rsidRPr="007435EB">
        <w:rPr>
          <w:rFonts w:ascii="Fb Fontext" w:hAnsi="Fb Fontext"/>
          <w:rtl/>
        </w:rPr>
        <w:t>,</w:t>
      </w:r>
    </w:p>
    <w:p w14:paraId="19B15FC6" w14:textId="4CD18398" w:rsidR="00E8089F" w:rsidRPr="007435EB" w:rsidRDefault="00E8089F" w:rsidP="00623CAA">
      <w:pPr>
        <w:spacing w:before="4"/>
        <w:rPr>
          <w:rtl/>
        </w:rPr>
      </w:pPr>
      <w:r w:rsidRPr="00B20E8D">
        <w:rPr>
          <w:rStyle w:val="afffa"/>
          <w:rtl/>
        </w:rPr>
        <w:t>חמץ בזמנו,</w:t>
      </w:r>
      <w:r w:rsidRPr="007435EB">
        <w:rPr>
          <w:rFonts w:ascii="Fb Fontext" w:hAnsi="Fb Fontext"/>
          <w:rtl/>
        </w:rPr>
        <w:t xml:space="preserve"> בין במינו בין שלא במינו - אסור במשהו, כרב.</w:t>
      </w:r>
    </w:p>
    <w:p w14:paraId="44B3DF42" w14:textId="77777777" w:rsidR="00E8089F" w:rsidRPr="007435EB" w:rsidRDefault="00E8089F" w:rsidP="00E8089F">
      <w:pPr>
        <w:rPr>
          <w:rtl/>
        </w:rPr>
      </w:pPr>
      <w:r w:rsidRPr="00B20E8D">
        <w:rPr>
          <w:rStyle w:val="afffa"/>
          <w:rtl/>
        </w:rPr>
        <w:t>שלא בזמנו,</w:t>
      </w:r>
      <w:r>
        <w:rPr>
          <w:rtl/>
        </w:rPr>
        <w:t xml:space="preserve"> בין במינו בין שלא במינו - מותר, </w:t>
      </w:r>
      <w:r>
        <w:rPr>
          <w:rStyle w:val="affffd"/>
          <w:rtl/>
          <w:rPrChange w:id="9047" w:author="מנוע אמוראים" w:date="2026-10-05T16:42:03Z">
            <w:rPr>
              <w:rtl/>
            </w:rPr>
          </w:rPrChange>
        </w:rPr>
        <w:t xml:space="preserve">כר"ש</w:t>
      </w:r>
      <w:r>
        <w:rPr>
          <w:rtl/>
        </w:rPr>
        <w:t xml:space="preserve">.</w:t>
      </w:r>
    </w:p>
    <w:p w14:paraId="4388C6E3" w14:textId="77777777" w:rsidR="00E8089F" w:rsidRPr="007435EB" w:rsidRDefault="00CF542C" w:rsidP="00F47631">
      <w:pPr>
        <w:pStyle w:val="affd"/>
        <w:rPr>
          <w:rtl/>
        </w:rPr>
      </w:pPr>
      <w:r w:rsidRPr="007435EB">
        <w:rPr>
          <w:rFonts w:hint="cs"/>
          <w:rtl/>
        </w:rPr>
        <w:t>׻</w:t>
      </w:r>
    </w:p>
    <w:p w14:paraId="2DFED5A5" w14:textId="77777777" w:rsidR="00B20E8D" w:rsidRDefault="00B20E8D" w:rsidP="00E8089F">
      <w:pPr>
        <w:rPr>
          <w:rFonts w:ascii="Fb Fontext" w:hAnsi="Fb Fontext"/>
          <w:rtl/>
        </w:rPr>
      </w:pPr>
    </w:p>
    <w:p w14:paraId="7813D8AA" w14:textId="77777777" w:rsidR="00B20E8D" w:rsidRDefault="00E8089F" w:rsidP="00B20E8D">
      <w:pPr>
        <w:pStyle w:val="36"/>
        <w:framePr w:wrap="notBeside"/>
        <w:rPr>
          <w:rtl/>
        </w:rPr>
      </w:pPr>
      <w:r w:rsidRPr="007435EB">
        <w:rPr>
          <w:rtl/>
        </w:rPr>
        <w:t>והא דקנס ר"ש</w:t>
      </w:r>
    </w:p>
    <w:p w14:paraId="7142B91F" w14:textId="1C3AD239" w:rsidR="00E8089F" w:rsidRPr="007435EB" w:rsidRDefault="00E8089F" w:rsidP="00E8089F">
      <w:pPr>
        <w:rPr>
          <w:rtl/>
        </w:rPr>
      </w:pPr>
      <w:r w:rsidRPr="007435EB">
        <w:rPr>
          <w:rFonts w:ascii="Fb Fontext" w:hAnsi="Fb Fontext"/>
          <w:rtl/>
        </w:rPr>
        <w:t>דווקא בעיניה אבל בתערובת לא.</w:t>
      </w:r>
    </w:p>
    <w:p w14:paraId="2F5CCB4A" w14:textId="77777777" w:rsidR="00B20E8D" w:rsidRDefault="00E8089F" w:rsidP="00B20E8D">
      <w:pPr>
        <w:pStyle w:val="36"/>
        <w:framePr w:wrap="notBeside"/>
        <w:rPr>
          <w:rtl/>
        </w:rPr>
      </w:pPr>
      <w:r w:rsidRPr="007435EB">
        <w:rPr>
          <w:rtl/>
        </w:rPr>
        <w:t xml:space="preserve">ולטעמיה </w:t>
      </w:r>
    </w:p>
    <w:p w14:paraId="27C4BF1E" w14:textId="22954A6A" w:rsidR="00E8089F" w:rsidRPr="007435EB" w:rsidRDefault="00E8089F" w:rsidP="00E8089F">
      <w:pPr>
        <w:rPr>
          <w:rtl/>
        </w:rPr>
      </w:pPr>
      <w:r w:rsidRPr="00B20E8D">
        <w:rPr>
          <w:rStyle w:val="affffd"/>
          <w:rtl/>
        </w:rPr>
        <w:t>שהיה אצל ר"נ</w:t>
      </w:r>
      <w:r w:rsidRPr="007435EB">
        <w:rPr>
          <w:rtl/>
        </w:rPr>
        <w:t xml:space="preserve"> דמיד אחר הפסח התיר לקנות שאור נכרים.</w:t>
      </w:r>
    </w:p>
    <w:p w14:paraId="41E4A842" w14:textId="5488507D" w:rsidR="00E8089F" w:rsidRPr="007435EB" w:rsidRDefault="00B20E8D" w:rsidP="00B20E8D">
      <w:pPr>
        <w:pStyle w:val="afffff0"/>
        <w:rPr>
          <w:rtl/>
        </w:rPr>
      </w:pPr>
      <w:r>
        <w:rPr>
          <w:rFonts w:hint="cs"/>
          <w:rtl/>
        </w:rPr>
        <w:t>קדירות בפסח</w:t>
      </w:r>
    </w:p>
    <w:p w14:paraId="7C17B4F4" w14:textId="77777777" w:rsidR="00E8089F" w:rsidRPr="007435EB" w:rsidRDefault="00E8089F" w:rsidP="005C3FF1">
      <w:pPr>
        <w:pStyle w:val="afff"/>
        <w:framePr w:wrap="around"/>
        <w:rPr>
          <w:rtl/>
        </w:rPr>
      </w:pPr>
      <w:r w:rsidRPr="007435EB">
        <w:rPr>
          <w:rFonts w:hint="cs"/>
          <w:rtl/>
        </w:rPr>
        <w:t>ל.</w:t>
      </w:r>
    </w:p>
    <w:p w14:paraId="713C9B73" w14:textId="77777777" w:rsidR="00B20E8D" w:rsidRDefault="00E8089F" w:rsidP="00B20E8D">
      <w:pPr>
        <w:pStyle w:val="36"/>
        <w:framePr w:wrap="notBeside"/>
        <w:rPr>
          <w:rtl/>
        </w:rPr>
      </w:pPr>
      <w:r w:rsidRPr="007435EB">
        <w:rPr>
          <w:rtl/>
        </w:rPr>
        <w:t>לרב:</w:t>
      </w:r>
    </w:p>
    <w:p w14:paraId="3485F1B2" w14:textId="5CFEEC9F" w:rsidR="00E8089F" w:rsidRPr="007435EB" w:rsidRDefault="00E8089F" w:rsidP="00623CAA">
      <w:pPr>
        <w:spacing w:before="4"/>
        <w:rPr>
          <w:rFonts w:ascii="Fb Fontext" w:hAnsi="Fb Fontext"/>
          <w:rtl/>
        </w:rPr>
      </w:pPr>
      <w:r w:rsidRPr="007435EB">
        <w:rPr>
          <w:rFonts w:ascii="Fb Fontext" w:hAnsi="Fb Fontext"/>
          <w:rtl/>
        </w:rPr>
        <w:t xml:space="preserve">ישברו. דגזר אטו </w:t>
      </w:r>
      <w:r w:rsidR="00B20E8D">
        <w:rPr>
          <w:rFonts w:ascii="Fb Fontext" w:hAnsi="Fb Fontext" w:hint="cs"/>
          <w:rtl/>
        </w:rPr>
        <w:t xml:space="preserve">יכינו </w:t>
      </w:r>
      <w:r w:rsidRPr="007435EB">
        <w:rPr>
          <w:rFonts w:ascii="Fb Fontext" w:hAnsi="Fb Fontext"/>
          <w:rtl/>
        </w:rPr>
        <w:t xml:space="preserve">בהן במינן </w:t>
      </w:r>
      <w:r w:rsidRPr="00B20E8D">
        <w:rPr>
          <w:rStyle w:val="affffff0"/>
          <w:rtl/>
        </w:rPr>
        <w:t>[אחר הפסח]</w:t>
      </w:r>
    </w:p>
    <w:p w14:paraId="23409825" w14:textId="77777777" w:rsidR="00B20E8D" w:rsidRDefault="00E8089F" w:rsidP="00B20E8D">
      <w:pPr>
        <w:pStyle w:val="36"/>
        <w:framePr w:wrap="notBeside"/>
        <w:rPr>
          <w:rtl/>
        </w:rPr>
      </w:pPr>
      <w:r w:rsidRPr="007435EB">
        <w:rPr>
          <w:rtl/>
        </w:rPr>
        <w:t>ולשמואל:</w:t>
      </w:r>
    </w:p>
    <w:p w14:paraId="119619A6" w14:textId="49CD3109" w:rsidR="00E8089F" w:rsidRPr="007435EB" w:rsidRDefault="00E8089F" w:rsidP="00E8089F">
      <w:pPr>
        <w:rPr>
          <w:rtl/>
        </w:rPr>
      </w:pPr>
      <w:r w:rsidRPr="007435EB">
        <w:rPr>
          <w:rtl/>
        </w:rPr>
        <w:t xml:space="preserve">לא ישברו </w:t>
      </w:r>
      <w:r w:rsidRPr="00B20E8D">
        <w:rPr>
          <w:rStyle w:val="affffff0"/>
          <w:rtl/>
        </w:rPr>
        <w:t>ומשהי לאחר זמנו,</w:t>
      </w:r>
      <w:r w:rsidRPr="007435EB">
        <w:rPr>
          <w:rtl/>
        </w:rPr>
        <w:t xml:space="preserve"> </w:t>
      </w:r>
      <w:r w:rsidR="00B20E8D">
        <w:rPr>
          <w:rFonts w:hint="cs"/>
          <w:rtl/>
        </w:rPr>
        <w:t xml:space="preserve">ומכין בהם </w:t>
      </w:r>
      <w:r w:rsidRPr="007435EB">
        <w:rPr>
          <w:rtl/>
        </w:rPr>
        <w:t xml:space="preserve">במינו </w:t>
      </w:r>
      <w:r w:rsidR="00B20E8D">
        <w:rPr>
          <w:rFonts w:hint="cs"/>
          <w:rtl/>
        </w:rPr>
        <w:t>ו</w:t>
      </w:r>
      <w:r w:rsidRPr="007435EB">
        <w:rPr>
          <w:rtl/>
        </w:rPr>
        <w:t>שלא במינו דלא גזר</w:t>
      </w:r>
      <w:r w:rsidRPr="007435EB">
        <w:rPr>
          <w:rFonts w:hint="cs"/>
          <w:rtl/>
        </w:rPr>
        <w:t>.</w:t>
      </w:r>
    </w:p>
    <w:p w14:paraId="1F2166FA" w14:textId="2E59535B" w:rsidR="00B20E8D" w:rsidRDefault="00B20E8D" w:rsidP="00B20E8D">
      <w:pPr>
        <w:pStyle w:val="36"/>
        <w:framePr w:wrap="notBeside"/>
        <w:rPr>
          <w:rtl/>
        </w:rPr>
      </w:pPr>
      <w:r>
        <w:rPr>
          <w:rFonts w:hint="cs"/>
          <w:rtl/>
        </w:rPr>
        <w:t>ו</w:t>
      </w:r>
      <w:r w:rsidR="00E8089F" w:rsidRPr="007435EB">
        <w:rPr>
          <w:rtl/>
        </w:rPr>
        <w:t xml:space="preserve">לטעמיה </w:t>
      </w:r>
    </w:p>
    <w:p w14:paraId="4662C2EE" w14:textId="3FFB247B" w:rsidR="00E8089F" w:rsidRPr="00B20E8D" w:rsidRDefault="00B20E8D" w:rsidP="00E8089F">
      <w:pPr>
        <w:rPr>
          <w:rStyle w:val="affffff0"/>
          <w:rtl/>
        </w:rPr>
      </w:pPr>
      <w:r>
        <w:rPr>
          <w:rFonts w:hint="cs"/>
          <w:rtl/>
        </w:rPr>
        <w:t>ש</w:t>
      </w:r>
      <w:r>
        <w:rPr>
          <w:rtl/>
        </w:rPr>
        <w:t xml:space="preserve">הזהיר מוכרי קדירות שלא להעלות מחירם כדי שלא יפסוק </w:t>
      </w:r>
      <w:r>
        <w:rPr>
          <w:rStyle w:val="affffd"/>
          <w:rtl/>
          <w:rPrChange w:id="9048" w:author="מנוע אמוראים" w:date="2026-10-05T16:42:03Z">
            <w:rPr>
              <w:rtl/>
            </w:rPr>
          </w:rPrChange>
        </w:rPr>
        <w:t xml:space="preserve">כר"ש</w:t>
      </w:r>
      <w:r>
        <w:rPr>
          <w:rtl/>
        </w:rPr>
        <w:t xml:space="preserve"> להיתר </w:t>
      </w:r>
      <w:r w:rsidR="00E8089F" w:rsidRPr="00B20E8D">
        <w:rPr>
          <w:rStyle w:val="affffff0"/>
          <w:rtl/>
        </w:rPr>
        <w:t>[</w:t>
      </w:r>
      <w:r w:rsidR="00AB3B38" w:rsidRPr="00B20E8D">
        <w:rPr>
          <w:rStyle w:val="affffff0"/>
          <w:rtl/>
        </w:rPr>
        <w:t>אף</w:t>
      </w:r>
      <w:r w:rsidR="00E8089F" w:rsidRPr="00B20E8D">
        <w:rPr>
          <w:rStyle w:val="affffff0"/>
          <w:rtl/>
        </w:rPr>
        <w:t xml:space="preserve"> </w:t>
      </w:r>
      <w:r>
        <w:rPr>
          <w:rStyle w:val="affffff0"/>
          <w:rFonts w:hint="cs"/>
          <w:rtl/>
        </w:rPr>
        <w:t xml:space="preserve">במקומו של </w:t>
      </w:r>
      <w:r w:rsidR="00E8089F" w:rsidRPr="00B20E8D">
        <w:rPr>
          <w:rStyle w:val="affffff0"/>
          <w:rtl/>
        </w:rPr>
        <w:t>רב]</w:t>
      </w:r>
    </w:p>
    <w:p w14:paraId="1B1D15C0" w14:textId="77777777" w:rsidR="00E8089F" w:rsidRPr="007435EB" w:rsidRDefault="00E8089F" w:rsidP="005C3FF1">
      <w:pPr>
        <w:pStyle w:val="afff"/>
        <w:framePr w:wrap="around"/>
        <w:rPr>
          <w:rtl/>
        </w:rPr>
      </w:pPr>
      <w:r w:rsidRPr="007435EB">
        <w:rPr>
          <w:rFonts w:hint="cs"/>
          <w:rtl/>
        </w:rPr>
        <w:t>ל:</w:t>
      </w:r>
    </w:p>
    <w:p w14:paraId="2F1CED30" w14:textId="107B55E6" w:rsidR="00B20E8D" w:rsidRDefault="00E8089F" w:rsidP="00B20E8D">
      <w:pPr>
        <w:pStyle w:val="afffff0"/>
        <w:rPr>
          <w:rtl/>
        </w:rPr>
      </w:pPr>
      <w:r w:rsidRPr="007435EB">
        <w:rPr>
          <w:rtl/>
        </w:rPr>
        <w:t xml:space="preserve">תנור שמרחו בו שומן </w:t>
      </w:r>
    </w:p>
    <w:p w14:paraId="3876B4B5" w14:textId="77777777" w:rsidR="00B20E8D" w:rsidRDefault="00B20E8D" w:rsidP="00B20E8D">
      <w:pPr>
        <w:pStyle w:val="36"/>
        <w:framePr w:wrap="notBeside"/>
        <w:rPr>
          <w:rtl/>
        </w:rPr>
      </w:pPr>
      <w:r>
        <w:rPr>
          <w:rFonts w:hint="cs"/>
          <w:rtl/>
        </w:rPr>
        <w:t>רב''א</w:t>
      </w:r>
    </w:p>
    <w:p w14:paraId="45D81E46" w14:textId="24BB3963" w:rsidR="00E8089F" w:rsidRPr="007435EB" w:rsidRDefault="00E8089F" w:rsidP="00623CAA">
      <w:pPr>
        <w:spacing w:before="4"/>
        <w:rPr>
          <w:rtl/>
        </w:rPr>
      </w:pPr>
      <w:r w:rsidRPr="007435EB">
        <w:rPr>
          <w:rFonts w:ascii="Fb Fontext" w:hAnsi="Fb Fontext"/>
          <w:rtl/>
        </w:rPr>
        <w:t xml:space="preserve">אסר לאכול הלחם שנאפה בו </w:t>
      </w:r>
      <w:r w:rsidR="00B20E8D">
        <w:rPr>
          <w:rFonts w:ascii="Fb Fontext" w:hAnsi="Fb Fontext" w:hint="cs"/>
          <w:rtl/>
        </w:rPr>
        <w:t xml:space="preserve">שלא יבואו לאוכלו </w:t>
      </w:r>
      <w:r w:rsidRPr="007435EB">
        <w:rPr>
          <w:rFonts w:ascii="Fb Fontext" w:hAnsi="Fb Fontext"/>
          <w:rtl/>
        </w:rPr>
        <w:t>בחלב.</w:t>
      </w:r>
    </w:p>
    <w:p w14:paraId="721BBD45" w14:textId="77777777" w:rsidR="00B20E8D" w:rsidRDefault="00E8089F" w:rsidP="00B20E8D">
      <w:pPr>
        <w:pStyle w:val="36"/>
        <w:framePr w:wrap="notBeside"/>
        <w:rPr>
          <w:rtl/>
        </w:rPr>
      </w:pPr>
      <w:r w:rsidRPr="007435EB">
        <w:rPr>
          <w:rtl/>
        </w:rPr>
        <w:t>והקשו עליו</w:t>
      </w:r>
    </w:p>
    <w:p w14:paraId="56791DD8" w14:textId="77777777" w:rsidR="00B20E8D" w:rsidRDefault="00E8089F" w:rsidP="00E8089F">
      <w:pPr>
        <w:rPr>
          <w:rtl/>
        </w:rPr>
      </w:pPr>
      <w:r w:rsidRPr="007435EB">
        <w:rPr>
          <w:rtl/>
        </w:rPr>
        <w:t xml:space="preserve">מהא דאין טשין התנור באליה ואם טש כל הפת כולה אסורה, עד שיסיק את התנור, ומשמע דאי הוסק שרי </w:t>
      </w:r>
    </w:p>
    <w:p w14:paraId="0835BB0E" w14:textId="77777777" w:rsidR="00B20E8D" w:rsidRDefault="00E8089F" w:rsidP="00B20E8D">
      <w:pPr>
        <w:pStyle w:val="36"/>
        <w:framePr w:wrap="notBeside"/>
        <w:rPr>
          <w:rtl/>
        </w:rPr>
      </w:pPr>
      <w:r w:rsidRPr="007435EB">
        <w:rPr>
          <w:rFonts w:hint="cs"/>
          <w:rtl/>
        </w:rPr>
        <w:t>-</w:t>
      </w:r>
    </w:p>
    <w:p w14:paraId="0F0E2DC3" w14:textId="6D657655" w:rsidR="00E8089F" w:rsidRPr="007435EB" w:rsidRDefault="00E8089F" w:rsidP="00B20E8D">
      <w:pPr>
        <w:spacing w:after="60"/>
        <w:rPr>
          <w:rtl/>
        </w:rPr>
      </w:pPr>
      <w:r w:rsidRPr="005C3FF1">
        <w:rPr>
          <w:rStyle w:val="afffa"/>
          <w:rtl/>
        </w:rPr>
        <w:t>תיובתא</w:t>
      </w:r>
      <w:r w:rsidRPr="007435EB">
        <w:rPr>
          <w:rtl/>
        </w:rPr>
        <w:t xml:space="preserve"> דרבא בר אהילאי תיובתא.</w:t>
      </w:r>
    </w:p>
    <w:p w14:paraId="61DBD161" w14:textId="0A91DB04" w:rsidR="00B20E8D" w:rsidRDefault="00E8089F" w:rsidP="00B20E8D">
      <w:pPr>
        <w:pStyle w:val="36"/>
        <w:framePr w:wrap="notBeside"/>
        <w:rPr>
          <w:rtl/>
        </w:rPr>
      </w:pPr>
      <w:r w:rsidRPr="00F46A1C">
        <w:rPr>
          <w:rStyle w:val="affffd"/>
          <w:rtl/>
        </w:rPr>
        <w:t>והך</w:t>
      </w:r>
      <w:r w:rsidRPr="007435EB">
        <w:rPr>
          <w:rtl/>
        </w:rPr>
        <w:t xml:space="preserve"> ד</w:t>
      </w:r>
      <w:r w:rsidR="00F47631">
        <w:rPr>
          <w:rFonts w:hint="cs"/>
          <w:rtl/>
        </w:rPr>
        <w:t>רב</w:t>
      </w:r>
    </w:p>
    <w:p w14:paraId="6A6230BF" w14:textId="77777777" w:rsidR="00F47631" w:rsidRPr="00F47631" w:rsidRDefault="00E8089F" w:rsidP="00E8089F">
      <w:pPr>
        <w:rPr>
          <w:rStyle w:val="afffa"/>
          <w:rtl/>
        </w:rPr>
      </w:pPr>
      <w:r w:rsidRPr="00F47631">
        <w:rPr>
          <w:rStyle w:val="afffa"/>
          <w:rtl/>
        </w:rPr>
        <w:t xml:space="preserve">דקדירות בפסח ישברו </w:t>
      </w:r>
    </w:p>
    <w:p w14:paraId="47050A99" w14:textId="77777777" w:rsidR="00F47631" w:rsidRDefault="00F47631" w:rsidP="00F47631">
      <w:pPr>
        <w:pStyle w:val="36"/>
        <w:framePr w:wrap="notBeside"/>
        <w:rPr>
          <w:rtl/>
        </w:rPr>
      </w:pPr>
      <w:r>
        <w:rPr>
          <w:rFonts w:hint="cs"/>
          <w:rtl/>
        </w:rPr>
        <w:t>א.</w:t>
      </w:r>
    </w:p>
    <w:p w14:paraId="2DFE4C83" w14:textId="5A0D7594" w:rsidR="00E8089F" w:rsidRPr="007435EB" w:rsidRDefault="00E8089F" w:rsidP="00E8089F">
      <w:pPr>
        <w:rPr>
          <w:rtl/>
        </w:rPr>
      </w:pPr>
      <w:r w:rsidRPr="007435EB">
        <w:rPr>
          <w:rtl/>
        </w:rPr>
        <w:t xml:space="preserve">דמיירי בקדירות </w:t>
      </w:r>
      <w:r w:rsidR="00F47631">
        <w:rPr>
          <w:rFonts w:hint="cs"/>
          <w:rtl/>
        </w:rPr>
        <w:t>ש</w:t>
      </w:r>
      <w:r w:rsidRPr="007435EB">
        <w:rPr>
          <w:rtl/>
        </w:rPr>
        <w:t>ל חרס ולא של מתכת.</w:t>
      </w:r>
    </w:p>
    <w:p w14:paraId="204E801E" w14:textId="77777777" w:rsidR="00F47631" w:rsidRDefault="00F47631" w:rsidP="00F47631">
      <w:pPr>
        <w:pStyle w:val="36"/>
        <w:framePr w:wrap="notBeside"/>
        <w:rPr>
          <w:rtl/>
        </w:rPr>
      </w:pPr>
      <w:r>
        <w:rPr>
          <w:rFonts w:hint="cs"/>
          <w:rtl/>
        </w:rPr>
        <w:t>ב.</w:t>
      </w:r>
    </w:p>
    <w:p w14:paraId="0FC9F9B0" w14:textId="71B15297" w:rsidR="00E8089F" w:rsidRPr="00F47631" w:rsidRDefault="00AB3B38" w:rsidP="00E8089F">
      <w:pPr>
        <w:rPr>
          <w:rStyle w:val="affffff0"/>
          <w:rtl/>
        </w:rPr>
      </w:pPr>
      <w:r>
        <w:rPr>
          <w:rtl/>
        </w:rPr>
        <w:t>אף</w:t>
      </w:r>
      <w:r w:rsidR="00E8089F" w:rsidRPr="007435EB">
        <w:rPr>
          <w:rtl/>
        </w:rPr>
        <w:t xml:space="preserve"> בשל חרס </w:t>
      </w:r>
      <w:r w:rsidR="00F47631">
        <w:rPr>
          <w:rFonts w:hint="cs"/>
          <w:rtl/>
        </w:rPr>
        <w:t>ו</w:t>
      </w:r>
      <w:r w:rsidR="00E8089F" w:rsidRPr="007435EB">
        <w:rPr>
          <w:rtl/>
        </w:rPr>
        <w:t xml:space="preserve">בהיסקו מבחוץ </w:t>
      </w:r>
      <w:r w:rsidR="00F47631" w:rsidRPr="00F47631">
        <w:rPr>
          <w:rStyle w:val="affffff0"/>
          <w:rFonts w:hint="cs"/>
          <w:rtl/>
        </w:rPr>
        <w:t>ש</w:t>
      </w:r>
      <w:r w:rsidR="00E8089F" w:rsidRPr="00F47631">
        <w:rPr>
          <w:rStyle w:val="affffff0"/>
          <w:rtl/>
        </w:rPr>
        <w:t>אם יעשה מבפנים יחוס ע"ז שלא יפקע.</w:t>
      </w:r>
    </w:p>
    <w:p w14:paraId="55F2464C" w14:textId="77777777" w:rsidR="00F47631" w:rsidRDefault="00E8089F" w:rsidP="00F47631">
      <w:pPr>
        <w:pStyle w:val="36"/>
        <w:framePr w:wrap="notBeside"/>
        <w:rPr>
          <w:rtl/>
        </w:rPr>
      </w:pPr>
      <w:r w:rsidRPr="005C3FF1">
        <w:rPr>
          <w:rStyle w:val="afffa"/>
          <w:rtl/>
        </w:rPr>
        <w:t>הלכך</w:t>
      </w:r>
    </w:p>
    <w:p w14:paraId="527C7BF9" w14:textId="2429673D" w:rsidR="00E8089F" w:rsidRPr="007435EB" w:rsidRDefault="00E8089F" w:rsidP="00E8089F">
      <w:pPr>
        <w:rPr>
          <w:rtl/>
        </w:rPr>
      </w:pPr>
      <w:r w:rsidRPr="007435EB">
        <w:rPr>
          <w:rtl/>
        </w:rPr>
        <w:t>תנור שעשוי כרעף שהסיקו מבחוץ הוא אסור</w:t>
      </w:r>
      <w:r w:rsidRPr="007435EB">
        <w:rPr>
          <w:rFonts w:hint="cs"/>
          <w:rtl/>
        </w:rPr>
        <w:t xml:space="preserve"> </w:t>
      </w:r>
      <w:r w:rsidRPr="007435EB">
        <w:rPr>
          <w:rtl/>
        </w:rPr>
        <w:t>לבשל בו</w:t>
      </w:r>
    </w:p>
    <w:p w14:paraId="61BF4040" w14:textId="0D917762" w:rsidR="00E8089F" w:rsidRPr="00F47631" w:rsidRDefault="00E8089F" w:rsidP="00F47631">
      <w:pPr>
        <w:rPr>
          <w:rFonts w:cs="Guttman Vilna"/>
          <w:b/>
          <w:bCs/>
          <w:rtl/>
        </w:rPr>
      </w:pPr>
      <w:r w:rsidRPr="007435EB">
        <w:rPr>
          <w:rtl/>
        </w:rPr>
        <w:t xml:space="preserve">אא"כ מילאו בגחלים </w:t>
      </w:r>
      <w:r w:rsidR="00F47631">
        <w:rPr>
          <w:rFonts w:hint="cs"/>
          <w:rtl/>
        </w:rPr>
        <w:t>על גביו</w:t>
      </w:r>
      <w:r w:rsidRPr="007435EB">
        <w:rPr>
          <w:rtl/>
        </w:rPr>
        <w:t xml:space="preserve"> שאז </w:t>
      </w:r>
      <w:r w:rsidR="00F47631">
        <w:rPr>
          <w:rFonts w:hint="cs"/>
          <w:rtl/>
        </w:rPr>
        <w:t xml:space="preserve">הוא </w:t>
      </w:r>
      <w:r w:rsidRPr="007435EB">
        <w:rPr>
          <w:rtl/>
        </w:rPr>
        <w:t>כהיסק מבפנים.</w:t>
      </w:r>
    </w:p>
    <w:p w14:paraId="111EEFF1" w14:textId="48518B40" w:rsidR="00F47631" w:rsidRDefault="00F47631" w:rsidP="00F47631">
      <w:pPr>
        <w:pStyle w:val="afffff0"/>
        <w:rPr>
          <w:rFonts w:ascii="Fb Fontext" w:hAnsi="Fb Fontext"/>
          <w:rtl/>
        </w:rPr>
      </w:pPr>
      <w:r>
        <w:rPr>
          <w:rStyle w:val="afffa"/>
          <w:rFonts w:hint="cs"/>
          <w:rtl/>
        </w:rPr>
        <w:t>שימוש בסכין בפסח</w:t>
      </w:r>
    </w:p>
    <w:p w14:paraId="1E1B5806" w14:textId="77777777" w:rsidR="00F47631" w:rsidRDefault="00F47631" w:rsidP="00F47631">
      <w:pPr>
        <w:pStyle w:val="36"/>
        <w:framePr w:wrap="notBeside"/>
        <w:rPr>
          <w:rtl/>
        </w:rPr>
      </w:pPr>
      <w:r>
        <w:rPr>
          <w:rFonts w:hint="cs"/>
          <w:rtl/>
        </w:rPr>
        <w:t>רב אשי</w:t>
      </w:r>
    </w:p>
    <w:p w14:paraId="0110B404" w14:textId="51106CC2" w:rsidR="00E8089F" w:rsidRPr="007435EB" w:rsidRDefault="00F47631" w:rsidP="00F47631">
      <w:pPr>
        <w:spacing w:before="4"/>
        <w:rPr>
          <w:rtl/>
        </w:rPr>
      </w:pPr>
      <w:r>
        <w:rPr>
          <w:rFonts w:ascii="Fb Fontext" w:hAnsi="Fb Fontext" w:hint="cs"/>
          <w:rtl/>
        </w:rPr>
        <w:t xml:space="preserve">עושים כעין חדש, שטח הידית בטיט, והסכין באש </w:t>
      </w:r>
      <w:r w:rsidRPr="00F47631">
        <w:rPr>
          <w:rStyle w:val="affffff0"/>
          <w:rFonts w:hint="cs"/>
          <w:rtl/>
        </w:rPr>
        <w:t>ליבון</w:t>
      </w:r>
      <w:r>
        <w:rPr>
          <w:rFonts w:ascii="Fb Fontext" w:hAnsi="Fb Fontext" w:hint="cs"/>
          <w:rtl/>
        </w:rPr>
        <w:t xml:space="preserve">, ושוב מסיר הטיט ומכשיר הידית ברותחין. </w:t>
      </w:r>
    </w:p>
    <w:p w14:paraId="0C13CE1C" w14:textId="77777777" w:rsidR="00F47631" w:rsidRDefault="00E8089F" w:rsidP="00F47631">
      <w:pPr>
        <w:pStyle w:val="36"/>
        <w:framePr w:wrap="notBeside"/>
        <w:rPr>
          <w:rtl/>
        </w:rPr>
      </w:pPr>
      <w:r w:rsidRPr="005C3FF1">
        <w:rPr>
          <w:rStyle w:val="afffa"/>
          <w:rtl/>
        </w:rPr>
        <w:t>והלכתא</w:t>
      </w:r>
      <w:r w:rsidRPr="007435EB">
        <w:rPr>
          <w:rtl/>
        </w:rPr>
        <w:t>:</w:t>
      </w:r>
    </w:p>
    <w:p w14:paraId="78D6ABFB" w14:textId="0856A59F" w:rsidR="00E8089F" w:rsidRPr="007435EB" w:rsidRDefault="00E8089F" w:rsidP="00F47631">
      <w:pPr>
        <w:spacing w:after="120"/>
        <w:rPr>
          <w:rtl/>
        </w:rPr>
      </w:pPr>
      <w:r w:rsidRPr="007435EB">
        <w:rPr>
          <w:rtl/>
        </w:rPr>
        <w:t>אידי ואידי ברותחין, ובכלי ראשון.</w:t>
      </w:r>
    </w:p>
    <w:p w14:paraId="6364A442" w14:textId="77777777" w:rsidR="00F47631" w:rsidRDefault="00E8089F" w:rsidP="00F47631">
      <w:pPr>
        <w:pStyle w:val="36"/>
        <w:framePr w:wrap="notBeside"/>
        <w:rPr>
          <w:rtl/>
        </w:rPr>
      </w:pPr>
      <w:r w:rsidRPr="007435EB">
        <w:rPr>
          <w:rtl/>
        </w:rPr>
        <w:t>רהבדר"י:</w:t>
      </w:r>
    </w:p>
    <w:p w14:paraId="5E90B4AB" w14:textId="777E86B8" w:rsidR="00E8089F" w:rsidRPr="007435EB" w:rsidRDefault="00E8089F" w:rsidP="00623CAA">
      <w:pPr>
        <w:spacing w:before="4"/>
        <w:rPr>
          <w:rtl/>
        </w:rPr>
      </w:pPr>
      <w:r w:rsidRPr="005C3FF1">
        <w:rPr>
          <w:rStyle w:val="afffa"/>
          <w:rtl/>
        </w:rPr>
        <w:t>עץ פרור</w:t>
      </w:r>
      <w:r w:rsidRPr="007435EB">
        <w:rPr>
          <w:rtl/>
        </w:rPr>
        <w:t xml:space="preserve"> </w:t>
      </w:r>
      <w:r w:rsidRPr="00F47631">
        <w:rPr>
          <w:rStyle w:val="affffff0"/>
          <w:rtl/>
        </w:rPr>
        <w:t>[דמגיסין בו הקדירה]</w:t>
      </w:r>
      <w:r w:rsidRPr="007435EB">
        <w:rPr>
          <w:rtl/>
        </w:rPr>
        <w:t xml:space="preserve"> מגעילו ברותחין ובכלי ראשון.</w:t>
      </w:r>
      <w:r w:rsidRPr="007435EB">
        <w:rPr>
          <w:rFonts w:hint="cs"/>
          <w:rtl/>
        </w:rPr>
        <w:t xml:space="preserve"> </w:t>
      </w:r>
      <w:r w:rsidRPr="007435EB">
        <w:rPr>
          <w:rtl/>
        </w:rPr>
        <w:t>דכבולעו כך פולטו.</w:t>
      </w:r>
    </w:p>
    <w:p w14:paraId="4C4B9788" w14:textId="77777777" w:rsidR="00F47631" w:rsidRDefault="00E8089F" w:rsidP="00E8089F">
      <w:pPr>
        <w:rPr>
          <w:rtl/>
        </w:rPr>
      </w:pPr>
      <w:r w:rsidRPr="005C3FF1">
        <w:rPr>
          <w:rStyle w:val="afffa"/>
          <w:rtl/>
        </w:rPr>
        <w:t>מאני דקוניא</w:t>
      </w:r>
      <w:r w:rsidRPr="007435EB">
        <w:rPr>
          <w:rtl/>
        </w:rPr>
        <w:t>: ירוק</w:t>
      </w:r>
      <w:r w:rsidRPr="007435EB">
        <w:rPr>
          <w:rFonts w:hint="cs"/>
          <w:rtl/>
        </w:rPr>
        <w:t>-</w:t>
      </w:r>
      <w:r w:rsidRPr="007435EB">
        <w:rPr>
          <w:rtl/>
        </w:rPr>
        <w:t xml:space="preserve"> וודאי אסור, </w:t>
      </w:r>
    </w:p>
    <w:p w14:paraId="706FEC7E" w14:textId="64EBFCBC" w:rsidR="00E8089F" w:rsidRPr="007435EB" w:rsidRDefault="00E8089F" w:rsidP="00E8089F">
      <w:pPr>
        <w:rPr>
          <w:rFonts w:cs="Guttman Vilna"/>
          <w:b/>
          <w:bCs/>
          <w:rtl/>
        </w:rPr>
      </w:pPr>
      <w:r w:rsidRPr="00F47631">
        <w:rPr>
          <w:rStyle w:val="afffa"/>
          <w:rtl/>
        </w:rPr>
        <w:t>בשחורים ולבנים המחורצים</w:t>
      </w:r>
      <w:r w:rsidRPr="007435EB">
        <w:rPr>
          <w:rFonts w:hint="cs"/>
          <w:rtl/>
        </w:rPr>
        <w:t>-</w:t>
      </w:r>
      <w:r w:rsidRPr="007435EB">
        <w:rPr>
          <w:rtl/>
        </w:rPr>
        <w:t xml:space="preserve"> ודאי אסור</w:t>
      </w:r>
      <w:r w:rsidRPr="007435EB">
        <w:rPr>
          <w:rFonts w:hint="cs"/>
          <w:rtl/>
        </w:rPr>
        <w:t>.</w:t>
      </w:r>
    </w:p>
    <w:p w14:paraId="48DF92CD" w14:textId="77777777" w:rsidR="00F47631" w:rsidRDefault="00E8089F" w:rsidP="00E8089F">
      <w:pPr>
        <w:rPr>
          <w:rtl/>
        </w:rPr>
      </w:pPr>
      <w:r w:rsidRPr="00F47631">
        <w:rPr>
          <w:rStyle w:val="afffa"/>
          <w:rtl/>
        </w:rPr>
        <w:t>וחלקים</w:t>
      </w:r>
      <w:r w:rsidRPr="007435EB">
        <w:rPr>
          <w:rFonts w:hint="cs"/>
          <w:rtl/>
        </w:rPr>
        <w:t>-</w:t>
      </w:r>
      <w:r w:rsidRPr="007435EB">
        <w:rPr>
          <w:rtl/>
        </w:rPr>
        <w:t xml:space="preserve"> קמ"ל דאסור כיוון שמזיעים בשעת הבישול </w:t>
      </w:r>
    </w:p>
    <w:p w14:paraId="2E6EAFD0" w14:textId="1E169CC8" w:rsidR="00E8089F" w:rsidRPr="007435EB" w:rsidRDefault="00E8089F" w:rsidP="00F47631">
      <w:pPr>
        <w:rPr>
          <w:rtl/>
        </w:rPr>
      </w:pPr>
      <w:r w:rsidRPr="007435EB">
        <w:rPr>
          <w:rtl/>
        </w:rPr>
        <w:t>והתורה העידה על כלי חרס שאינו יוצא מידי דופיו לעולם.</w:t>
      </w:r>
      <w:r w:rsidR="00F47631">
        <w:rPr>
          <w:rFonts w:hint="cs"/>
          <w:rtl/>
        </w:rPr>
        <w:t xml:space="preserve"> </w:t>
      </w:r>
      <w:r w:rsidRPr="007435EB">
        <w:rPr>
          <w:rtl/>
        </w:rPr>
        <w:t xml:space="preserve">משא"כ לענין יין נסך </w:t>
      </w:r>
      <w:r w:rsidR="00AB3B38">
        <w:rPr>
          <w:rtl/>
        </w:rPr>
        <w:t>אף</w:t>
      </w:r>
      <w:r w:rsidRPr="007435EB">
        <w:rPr>
          <w:rtl/>
        </w:rPr>
        <w:t xml:space="preserve"> דכל דתקון רבנן כעין דאורייתא תקון שרי כיוון שתשמישן בצונן.</w:t>
      </w:r>
    </w:p>
    <w:p w14:paraId="675B88BD" w14:textId="54CF8103" w:rsidR="00E8089F" w:rsidRPr="007435EB" w:rsidRDefault="00F47631" w:rsidP="00F47631">
      <w:pPr>
        <w:pStyle w:val="affd"/>
        <w:rPr>
          <w:bCs/>
          <w:rtl/>
        </w:rPr>
      </w:pPr>
      <w:r>
        <w:rPr>
          <w:rFonts w:hint="cs"/>
          <w:rtl/>
        </w:rPr>
        <w:t>***</w:t>
      </w:r>
    </w:p>
    <w:p w14:paraId="4CD0E736" w14:textId="77777777" w:rsidR="00F47631" w:rsidRDefault="00E8089F" w:rsidP="00F47631">
      <w:pPr>
        <w:pStyle w:val="36"/>
        <w:framePr w:wrap="notBeside"/>
        <w:rPr>
          <w:rtl/>
        </w:rPr>
      </w:pPr>
      <w:r w:rsidRPr="007435EB">
        <w:rPr>
          <w:rtl/>
        </w:rPr>
        <w:t>שמואל:</w:t>
      </w:r>
    </w:p>
    <w:p w14:paraId="3D99B41F" w14:textId="4B9E48F0" w:rsidR="00E8089F" w:rsidRPr="007435EB" w:rsidRDefault="00E8089F" w:rsidP="00623CAA">
      <w:pPr>
        <w:spacing w:before="4"/>
        <w:rPr>
          <w:rtl/>
        </w:rPr>
      </w:pPr>
      <w:r w:rsidRPr="00F47631">
        <w:rPr>
          <w:rStyle w:val="afffa"/>
          <w:rtl/>
        </w:rPr>
        <w:t>כל הכלים שנשתמשו בהן חמץ בצונן</w:t>
      </w:r>
      <w:r w:rsidRPr="007435EB">
        <w:rPr>
          <w:rFonts w:ascii="Fb Fontext" w:hAnsi="Fb Fontext"/>
          <w:rtl/>
        </w:rPr>
        <w:t xml:space="preserve"> - משתמש בהן מצה, חוץ מן בית שאור, שחימוצו קשה.</w:t>
      </w:r>
    </w:p>
    <w:p w14:paraId="462D8018" w14:textId="77777777" w:rsidR="00F47631" w:rsidRDefault="00E8089F" w:rsidP="00F47631">
      <w:pPr>
        <w:pStyle w:val="36"/>
        <w:framePr w:wrap="notBeside"/>
        <w:rPr>
          <w:rtl/>
        </w:rPr>
      </w:pPr>
      <w:r w:rsidRPr="007435EB">
        <w:rPr>
          <w:rtl/>
        </w:rPr>
        <w:t>רב אשי:</w:t>
      </w:r>
    </w:p>
    <w:p w14:paraId="4C9FCD99" w14:textId="653846FB" w:rsidR="00E8089F" w:rsidRPr="005C3FF1" w:rsidRDefault="00E8089F" w:rsidP="00E8089F">
      <w:pPr>
        <w:rPr>
          <w:rStyle w:val="afffa"/>
          <w:rtl/>
        </w:rPr>
      </w:pPr>
      <w:r w:rsidRPr="00F47631">
        <w:rPr>
          <w:rStyle w:val="afffa"/>
          <w:rtl/>
        </w:rPr>
        <w:t>בית חרוסת</w:t>
      </w:r>
      <w:r w:rsidRPr="007435EB">
        <w:rPr>
          <w:rtl/>
        </w:rPr>
        <w:t xml:space="preserve"> </w:t>
      </w:r>
      <w:r w:rsidR="00F47631">
        <w:rPr>
          <w:rFonts w:hint="cs"/>
          <w:rtl/>
        </w:rPr>
        <w:t xml:space="preserve">- </w:t>
      </w:r>
      <w:r w:rsidRPr="007435EB">
        <w:rPr>
          <w:rtl/>
        </w:rPr>
        <w:t>כבית שאור שחימוצו קשה.</w:t>
      </w:r>
    </w:p>
    <w:p w14:paraId="334A619D" w14:textId="77777777" w:rsidR="00F47631" w:rsidRDefault="00E8089F" w:rsidP="00F47631">
      <w:pPr>
        <w:pStyle w:val="36"/>
        <w:framePr w:wrap="notBeside"/>
        <w:rPr>
          <w:rtl/>
        </w:rPr>
      </w:pPr>
      <w:r w:rsidRPr="005C3FF1">
        <w:rPr>
          <w:rStyle w:val="afffa"/>
          <w:rtl/>
        </w:rPr>
        <w:t>רבא</w:t>
      </w:r>
      <w:r w:rsidRPr="007435EB">
        <w:rPr>
          <w:rtl/>
        </w:rPr>
        <w:t>:</w:t>
      </w:r>
    </w:p>
    <w:p w14:paraId="7D3484ED" w14:textId="5BE5F523" w:rsidR="00F47631" w:rsidRDefault="00F47631" w:rsidP="00F47631">
      <w:pPr>
        <w:rPr>
          <w:rtl/>
        </w:rPr>
      </w:pPr>
      <w:r w:rsidRPr="00F47631">
        <w:rPr>
          <w:rStyle w:val="afffa"/>
          <w:rFonts w:hint="cs"/>
          <w:rtl/>
        </w:rPr>
        <w:t xml:space="preserve">עריבות </w:t>
      </w:r>
      <w:r w:rsidR="00E8089F" w:rsidRPr="00F47631">
        <w:rPr>
          <w:rStyle w:val="afffa"/>
          <w:rtl/>
        </w:rPr>
        <w:t>דמחוזא,</w:t>
      </w:r>
      <w:r w:rsidR="00E8089F" w:rsidRPr="007435EB">
        <w:rPr>
          <w:rtl/>
        </w:rPr>
        <w:t xml:space="preserve"> הואיל ותדירי </w:t>
      </w:r>
      <w:r>
        <w:rPr>
          <w:rFonts w:hint="cs"/>
          <w:rtl/>
        </w:rPr>
        <w:t xml:space="preserve">ללוש </w:t>
      </w:r>
      <w:r w:rsidR="00E8089F" w:rsidRPr="007435EB">
        <w:rPr>
          <w:rtl/>
        </w:rPr>
        <w:t xml:space="preserve">ולהשהות בהו </w:t>
      </w:r>
      <w:r>
        <w:rPr>
          <w:rFonts w:hint="cs"/>
          <w:rtl/>
        </w:rPr>
        <w:t>יין</w:t>
      </w:r>
      <w:r w:rsidR="00E8089F" w:rsidRPr="007435EB">
        <w:rPr>
          <w:rtl/>
        </w:rPr>
        <w:t xml:space="preserve">, כבית שאור שחימוצו קשה דמי </w:t>
      </w:r>
      <w:r w:rsidR="00E8089F" w:rsidRPr="00F47631">
        <w:rPr>
          <w:rStyle w:val="affffd"/>
          <w:rtl/>
        </w:rPr>
        <w:t>וקמ"ל</w:t>
      </w:r>
      <w:r w:rsidR="00E8089F" w:rsidRPr="007435EB">
        <w:rPr>
          <w:rtl/>
        </w:rPr>
        <w:t xml:space="preserve"> ד</w:t>
      </w:r>
      <w:r w:rsidR="00AB3B38">
        <w:rPr>
          <w:rtl/>
        </w:rPr>
        <w:t>אף</w:t>
      </w:r>
      <w:r w:rsidR="00E8089F" w:rsidRPr="007435EB">
        <w:rPr>
          <w:rtl/>
        </w:rPr>
        <w:t xml:space="preserve"> דשליט ביה אוירא.</w:t>
      </w:r>
    </w:p>
    <w:p w14:paraId="171E39A4" w14:textId="77777777" w:rsidR="00F47631" w:rsidRPr="00F47631" w:rsidRDefault="00F47631" w:rsidP="006F09F7">
      <w:pPr>
        <w:pStyle w:val="affffff1"/>
        <w:framePr w:wrap="around"/>
        <w:rPr>
          <w:rStyle w:val="afffa"/>
          <w:rFonts w:cs="BA Vilna Medium"/>
          <w:bCs w:val="0"/>
          <w:szCs w:val="16"/>
          <w:rtl/>
        </w:rPr>
      </w:pPr>
      <w:r w:rsidRPr="00F47631">
        <w:rPr>
          <w:rStyle w:val="afffa"/>
          <w:rFonts w:cs="BA Vilna Medium"/>
          <w:bCs w:val="0"/>
          <w:szCs w:val="16"/>
          <w:rtl/>
        </w:rPr>
        <w:t>משנה.</w:t>
      </w:r>
    </w:p>
    <w:p w14:paraId="1AA7EB69" w14:textId="2DE1C494" w:rsidR="00F47631" w:rsidRPr="00F47631" w:rsidRDefault="00F47631" w:rsidP="00F47631">
      <w:pPr>
        <w:pStyle w:val="affd"/>
        <w:rPr>
          <w:rtl/>
        </w:rPr>
      </w:pPr>
      <w:r>
        <w:rPr>
          <w:rFonts w:hint="cs"/>
          <w:rtl/>
        </w:rPr>
        <w:t>***</w:t>
      </w:r>
    </w:p>
    <w:p w14:paraId="729910E9" w14:textId="77777777" w:rsidR="00E8089F" w:rsidRPr="007435EB" w:rsidRDefault="00E8089F" w:rsidP="005C3FF1">
      <w:pPr>
        <w:pStyle w:val="afff"/>
        <w:framePr w:wrap="around"/>
        <w:rPr>
          <w:rtl/>
        </w:rPr>
      </w:pPr>
      <w:r w:rsidRPr="007435EB">
        <w:rPr>
          <w:rFonts w:hint="cs"/>
          <w:rtl/>
        </w:rPr>
        <w:t>ל:</w:t>
      </w:r>
    </w:p>
    <w:p>
      <w:pPr>
        <w:pStyle w:val="affffff1"/>
        <w:rPr>
          <w:ins w:id="20116" w:author="קלוד" w:date="2026-10-06T10:09:47Z"/>
        </w:rPr>
      </w:pPr>
      <w:ins w:id="20115" w:author="קלוד" w:date="2026-10-06T10:09:47Z">
        <w:r>
          <w:t xml:space="preserve">משנה ג</w:t>
        </w:r>
      </w:ins>
    </w:p>
    <w:p w14:paraId="032F49EE" w14:textId="77777777" w:rsidR="00E8089F" w:rsidRPr="00F47631" w:rsidRDefault="00E8089F" w:rsidP="00F47631">
      <w:pPr>
        <w:pStyle w:val="afff5"/>
        <w:rPr>
          <w:rtl/>
        </w:rPr>
      </w:pPr>
      <w:r w:rsidRPr="00F47631">
        <w:rPr>
          <w:b/>
          <w:bCs/>
          <w:rtl/>
        </w:rPr>
        <w:t>נכרי שהלוה את ישראל על חמצו,</w:t>
      </w:r>
      <w:r w:rsidRPr="00F47631">
        <w:rPr>
          <w:rtl/>
        </w:rPr>
        <w:t xml:space="preserve"> אחר הפסח מותר בהנאה.</w:t>
      </w:r>
    </w:p>
    <w:p w14:paraId="4833E988" w14:textId="77777777" w:rsidR="00E8089F" w:rsidRPr="00F47631" w:rsidRDefault="00E8089F" w:rsidP="00F47631">
      <w:pPr>
        <w:pStyle w:val="afff5"/>
        <w:rPr>
          <w:rtl/>
        </w:rPr>
      </w:pPr>
      <w:r w:rsidRPr="00F47631">
        <w:rPr>
          <w:b/>
          <w:bCs/>
          <w:rtl/>
        </w:rPr>
        <w:t>וישראל שהלוה את נכרי על חמצו,</w:t>
      </w:r>
      <w:r w:rsidRPr="00F47631">
        <w:rPr>
          <w:rtl/>
        </w:rPr>
        <w:t xml:space="preserve"> אחר הפסח אסור בהנאה.</w:t>
      </w:r>
    </w:p>
    <w:p w14:paraId="3E6168B1" w14:textId="77777777" w:rsidR="00E8089F" w:rsidRPr="007435EB" w:rsidRDefault="00E8089F" w:rsidP="005C3FF1">
      <w:pPr>
        <w:pStyle w:val="afff"/>
        <w:framePr w:wrap="around"/>
        <w:rPr>
          <w:rtl/>
        </w:rPr>
      </w:pPr>
      <w:r w:rsidRPr="007435EB">
        <w:rPr>
          <w:rFonts w:hint="cs"/>
          <w:rtl/>
        </w:rPr>
        <w:t>לא.</w:t>
      </w:r>
    </w:p>
    <w:p w14:paraId="39FA346E" w14:textId="77777777" w:rsidR="00E8089F" w:rsidRPr="00F47631" w:rsidRDefault="00E8089F" w:rsidP="00F47631">
      <w:pPr>
        <w:pStyle w:val="afffff0"/>
        <w:rPr>
          <w:rtl/>
        </w:rPr>
      </w:pPr>
      <w:r w:rsidRPr="00F47631">
        <w:rPr>
          <w:rtl/>
        </w:rPr>
        <w:t>בעל חוב.</w:t>
      </w:r>
    </w:p>
    <w:p w14:paraId="69FDDE15" w14:textId="77777777" w:rsidR="00F47631" w:rsidRDefault="00E8089F" w:rsidP="00F47631">
      <w:pPr>
        <w:pStyle w:val="36"/>
        <w:framePr w:wrap="notBeside"/>
        <w:rPr>
          <w:rtl/>
        </w:rPr>
      </w:pPr>
      <w:r w:rsidRPr="005C3FF1">
        <w:rPr>
          <w:rStyle w:val="afffa"/>
          <w:rtl/>
        </w:rPr>
        <w:t>לאביי</w:t>
      </w:r>
      <w:r w:rsidRPr="007435EB">
        <w:rPr>
          <w:rtl/>
        </w:rPr>
        <w:t>:</w:t>
      </w:r>
    </w:p>
    <w:p w14:paraId="4EBA298A" w14:textId="3686A027" w:rsidR="00E8089F" w:rsidRPr="007435EB" w:rsidRDefault="00E8089F" w:rsidP="00E8089F">
      <w:pPr>
        <w:rPr>
          <w:rtl/>
        </w:rPr>
      </w:pPr>
      <w:r w:rsidRPr="001C384D">
        <w:rPr>
          <w:rStyle w:val="afffa"/>
          <w:rtl/>
        </w:rPr>
        <w:t>למפרע הוא גובה</w:t>
      </w:r>
      <w:r w:rsidRPr="007435EB">
        <w:rPr>
          <w:rtl/>
        </w:rPr>
        <w:t xml:space="preserve">, דאיגלאי מילתא למפרע </w:t>
      </w:r>
      <w:r w:rsidR="001C384D">
        <w:rPr>
          <w:rFonts w:hint="cs"/>
          <w:rtl/>
        </w:rPr>
        <w:t xml:space="preserve">דברשותו </w:t>
      </w:r>
      <w:r w:rsidRPr="007435EB">
        <w:rPr>
          <w:rtl/>
        </w:rPr>
        <w:t>קאי ושפיר יכול למכור ולהקדיש מלוה.</w:t>
      </w:r>
    </w:p>
    <w:p w14:paraId="7FBFBEE9" w14:textId="77777777" w:rsidR="001C384D" w:rsidRDefault="00E8089F" w:rsidP="001C384D">
      <w:pPr>
        <w:pStyle w:val="36"/>
        <w:framePr w:wrap="notBeside"/>
        <w:rPr>
          <w:rtl/>
        </w:rPr>
      </w:pPr>
      <w:r w:rsidRPr="005C3FF1">
        <w:rPr>
          <w:rStyle w:val="afffa"/>
          <w:rtl/>
        </w:rPr>
        <w:t>ולרבא</w:t>
      </w:r>
      <w:r w:rsidRPr="007435EB">
        <w:rPr>
          <w:rtl/>
        </w:rPr>
        <w:t>:</w:t>
      </w:r>
    </w:p>
    <w:p w14:paraId="56D87B35" w14:textId="0B6AF59C" w:rsidR="00E8089F" w:rsidRPr="007435EB" w:rsidRDefault="00E8089F" w:rsidP="001C384D">
      <w:pPr>
        <w:rPr>
          <w:rtl/>
        </w:rPr>
      </w:pPr>
      <w:r w:rsidRPr="001C384D">
        <w:rPr>
          <w:rStyle w:val="afffa"/>
          <w:rtl/>
        </w:rPr>
        <w:t>מכאן ולהבא הוא גובה.</w:t>
      </w:r>
      <w:r w:rsidRPr="007435EB">
        <w:rPr>
          <w:rtl/>
        </w:rPr>
        <w:t xml:space="preserve"> </w:t>
      </w:r>
      <w:r w:rsidR="001C384D">
        <w:rPr>
          <w:rFonts w:hint="cs"/>
          <w:rtl/>
        </w:rPr>
        <w:t>- ש</w:t>
      </w:r>
      <w:r w:rsidRPr="007435EB">
        <w:rPr>
          <w:rtl/>
        </w:rPr>
        <w:t xml:space="preserve">אילו </w:t>
      </w:r>
      <w:r w:rsidR="001C384D">
        <w:rPr>
          <w:rFonts w:hint="cs"/>
          <w:rtl/>
        </w:rPr>
        <w:t xml:space="preserve">היה לו היה מסלקו במעות </w:t>
      </w:r>
    </w:p>
    <w:p w14:paraId="49FB858F" w14:textId="5A1D87C0" w:rsidR="00E8089F" w:rsidRPr="007435EB" w:rsidRDefault="001C384D" w:rsidP="00E8089F">
      <w:pPr>
        <w:rPr>
          <w:rFonts w:cs="Guttman Vilna"/>
          <w:b/>
          <w:bCs/>
          <w:rtl/>
        </w:rPr>
      </w:pPr>
      <w:r>
        <w:rPr>
          <w:rFonts w:hint="cs"/>
          <w:rtl/>
        </w:rPr>
        <w:t xml:space="preserve">הרי שמעכשיו קונה </w:t>
      </w:r>
      <w:r w:rsidR="00E8089F" w:rsidRPr="007435EB">
        <w:rPr>
          <w:rtl/>
        </w:rPr>
        <w:t>ולא יכול מלוה למכור ולהקדיש.</w:t>
      </w:r>
    </w:p>
    <w:p w14:paraId="1BFEE862" w14:textId="77777777" w:rsidR="001C384D" w:rsidRDefault="00E8089F" w:rsidP="001C384D">
      <w:pPr>
        <w:pStyle w:val="36"/>
        <w:framePr w:wrap="notBeside"/>
        <w:rPr>
          <w:rtl/>
        </w:rPr>
      </w:pPr>
      <w:r w:rsidRPr="005C3FF1">
        <w:rPr>
          <w:rStyle w:val="afffa"/>
          <w:rtl/>
        </w:rPr>
        <w:t>ופליגי</w:t>
      </w:r>
      <w:r w:rsidRPr="007435EB">
        <w:rPr>
          <w:rFonts w:hint="cs"/>
          <w:rtl/>
        </w:rPr>
        <w:t>:</w:t>
      </w:r>
    </w:p>
    <w:p w14:paraId="0D686AFE" w14:textId="77FBE452" w:rsidR="00E8089F" w:rsidRPr="001C384D" w:rsidRDefault="001C384D" w:rsidP="001C384D">
      <w:pPr>
        <w:spacing w:after="120"/>
        <w:rPr>
          <w:rStyle w:val="affffff0"/>
          <w:rtl/>
        </w:rPr>
      </w:pPr>
      <w:r>
        <w:rPr>
          <w:rStyle w:val="afffa"/>
          <w:rFonts w:hint="cs"/>
          <w:rtl/>
        </w:rPr>
        <w:t xml:space="preserve">במכר והקדיש </w:t>
      </w:r>
      <w:r w:rsidR="00E8089F" w:rsidRPr="001C384D">
        <w:rPr>
          <w:rStyle w:val="afffa"/>
          <w:rtl/>
        </w:rPr>
        <w:t>מלוה</w:t>
      </w:r>
      <w:r w:rsidR="00E8089F" w:rsidRPr="007435EB">
        <w:rPr>
          <w:rtl/>
        </w:rPr>
        <w:t>.</w:t>
      </w:r>
      <w:r>
        <w:rPr>
          <w:rFonts w:hint="cs"/>
          <w:rtl/>
        </w:rPr>
        <w:t xml:space="preserve"> </w:t>
      </w:r>
      <w:r w:rsidR="00E8089F" w:rsidRPr="001C384D">
        <w:rPr>
          <w:rStyle w:val="affffff0"/>
          <w:rtl/>
        </w:rPr>
        <w:t>[ולא באקדיש לוה דלכו"ע טריף מלוה ו</w:t>
      </w:r>
      <w:r w:rsidR="00AB3B38" w:rsidRPr="001C384D">
        <w:rPr>
          <w:rStyle w:val="affffff0"/>
          <w:rtl/>
        </w:rPr>
        <w:t>אף</w:t>
      </w:r>
      <w:r w:rsidR="00E8089F" w:rsidRPr="001C384D">
        <w:rPr>
          <w:rStyle w:val="affffff0"/>
          <w:rtl/>
        </w:rPr>
        <w:t xml:space="preserve"> מהקדש מוסיף דינר ופודה [דלא יצא בלא פדיון]</w:t>
      </w:r>
    </w:p>
    <w:p w14:paraId="169702A4" w14:textId="7EBD42A8" w:rsidR="001C384D" w:rsidRDefault="001C384D" w:rsidP="001C384D">
      <w:pPr>
        <w:pStyle w:val="36"/>
        <w:framePr w:wrap="notBeside"/>
        <w:rPr>
          <w:rtl/>
        </w:rPr>
      </w:pPr>
      <w:r>
        <w:rPr>
          <w:rStyle w:val="affffd"/>
          <w:rFonts w:hint="cs"/>
          <w:rtl/>
        </w:rPr>
        <w:t>ויקשה לרבא</w:t>
      </w:r>
    </w:p>
    <w:p w14:paraId="79DD4D17" w14:textId="11BC0247" w:rsidR="00E8089F" w:rsidRPr="007435EB" w:rsidRDefault="001C384D" w:rsidP="001C384D">
      <w:pPr>
        <w:spacing w:before="4"/>
        <w:rPr>
          <w:rtl/>
        </w:rPr>
      </w:pPr>
      <w:r>
        <w:rPr>
          <w:rFonts w:ascii="Fb Fontext" w:hAnsi="Fb Fontext" w:hint="cs"/>
          <w:rtl/>
        </w:rPr>
        <w:t>מ</w:t>
      </w:r>
      <w:r w:rsidR="00E8089F" w:rsidRPr="007435EB">
        <w:rPr>
          <w:rFonts w:ascii="Fb Fontext" w:hAnsi="Fb Fontext"/>
          <w:rtl/>
        </w:rPr>
        <w:t xml:space="preserve">דחזי' </w:t>
      </w:r>
      <w:r w:rsidR="00E8089F" w:rsidRPr="001C384D">
        <w:rPr>
          <w:rStyle w:val="afffa"/>
          <w:rtl/>
        </w:rPr>
        <w:t>דיתומים יכולים לגבות מטלטלים מקונה</w:t>
      </w:r>
      <w:r w:rsidR="00E8089F" w:rsidRPr="007435EB">
        <w:rPr>
          <w:rFonts w:ascii="Fb Fontext" w:hAnsi="Fb Fontext"/>
          <w:rtl/>
        </w:rPr>
        <w:t xml:space="preserve"> שדה מאביהם</w:t>
      </w:r>
      <w:r w:rsidR="00E8089F" w:rsidRPr="007435EB">
        <w:rPr>
          <w:rFonts w:ascii="Fb Fontext" w:hAnsi="Fb Fontext" w:hint="cs"/>
          <w:rtl/>
        </w:rPr>
        <w:t xml:space="preserve"> </w:t>
      </w:r>
      <w:r w:rsidR="00E8089F" w:rsidRPr="007435EB">
        <w:rPr>
          <w:rFonts w:ascii="Fb Fontext" w:hAnsi="Fb Fontext"/>
          <w:rtl/>
        </w:rPr>
        <w:t>באחריות ושילם לבע"ח דאביהם</w:t>
      </w:r>
      <w:r w:rsidR="00E8089F" w:rsidRPr="007435EB">
        <w:rPr>
          <w:rFonts w:ascii="Fb Fontext" w:hAnsi="Fb Fontext" w:hint="cs"/>
          <w:rtl/>
        </w:rPr>
        <w:t xml:space="preserve"> - </w:t>
      </w:r>
      <w:r>
        <w:rPr>
          <w:rFonts w:ascii="Fb Fontext" w:hAnsi="Fb Fontext"/>
          <w:rtl/>
        </w:rPr>
        <w:t xml:space="preserve">ואהך אמר דאי פיקח הקונה גובה קרקע והדר גבי לה מינייהו </w:t>
      </w:r>
      <w:r>
        <w:rPr>
          <w:rStyle w:val="affffd"/>
          <w:rFonts w:ascii="Fb Fontext" w:hAnsi="Fb Fontext"/>
          <w:rtl/>
          <w:rPrChange w:id="9049" w:author="מנוע אמוראים" w:date="2026-10-05T16:42:03Z">
            <w:rPr>
              <w:rFonts w:ascii="Fb Fontext" w:hAnsi="Fb Fontext"/>
              <w:rtl/>
            </w:rPr>
          </w:rPrChange>
        </w:rPr>
        <w:t xml:space="preserve">דאר"נ</w:t>
      </w:r>
      <w:r>
        <w:rPr>
          <w:rFonts w:ascii="Fb Fontext" w:hAnsi="Fb Fontext"/>
          <w:rtl/>
        </w:rPr>
        <w:t xml:space="preserve"> דיתומים דגבו קרקע בחובת אביהם בע"ח חוזר וגובה אותה מהן.</w:t>
      </w:r>
    </w:p>
    <w:p w14:paraId="1688E23C" w14:textId="25C69E5E" w:rsidR="001C384D" w:rsidRDefault="00E8089F" w:rsidP="001C384D">
      <w:pPr>
        <w:pStyle w:val="36"/>
        <w:framePr w:wrap="notBeside"/>
        <w:rPr>
          <w:rtl/>
        </w:rPr>
      </w:pPr>
      <w:r w:rsidRPr="007435EB">
        <w:rPr>
          <w:rFonts w:hint="cs"/>
          <w:rtl/>
        </w:rPr>
        <w:t>-</w:t>
      </w:r>
      <w:r w:rsidR="001C384D">
        <w:rPr>
          <w:rFonts w:hint="cs"/>
          <w:rtl/>
        </w:rPr>
        <w:t>ודחי'</w:t>
      </w:r>
    </w:p>
    <w:p w14:paraId="39E35BC0" w14:textId="22D9FF54" w:rsidR="00E8089F" w:rsidRPr="007435EB" w:rsidRDefault="00E8089F" w:rsidP="001C384D">
      <w:pPr>
        <w:spacing w:after="120"/>
        <w:rPr>
          <w:rtl/>
        </w:rPr>
      </w:pPr>
      <w:r w:rsidRPr="007435EB">
        <w:rPr>
          <w:rtl/>
        </w:rPr>
        <w:t>ד</w:t>
      </w:r>
      <w:r w:rsidR="00AB3B38">
        <w:rPr>
          <w:rtl/>
        </w:rPr>
        <w:t>אף</w:t>
      </w:r>
      <w:r>
        <w:rPr>
          <w:rtl/>
        </w:rPr>
        <w:t xml:space="preserve"> אי מכאן ולהבא הוא גובה פסקי' </w:t>
      </w:r>
      <w:r>
        <w:rPr>
          <w:rStyle w:val="affffd"/>
          <w:rtl/>
          <w:rPrChange w:id="9050" w:author="מנוע אמוראים" w:date="2026-10-05T16:42:03Z">
            <w:rPr>
              <w:rtl/>
            </w:rPr>
          </w:rPrChange>
        </w:rPr>
        <w:t xml:space="preserve">כדר"נ</w:t>
      </w:r>
      <w:r>
        <w:rPr>
          <w:rtl/>
        </w:rPr>
        <w:t xml:space="preserve"> דנושה בחבירו וחבירו בחבירו מנה מוציאין מזה לזה </w:t>
      </w:r>
      <w:r w:rsidRPr="00AC0CB1">
        <w:rPr>
          <w:rStyle w:val="af2"/>
          <w:rtl/>
        </w:rPr>
        <w:t>ד'ונתן לאשר אשם לו'.</w:t>
      </w:r>
    </w:p>
    <w:p w14:paraId="624399E8" w14:textId="77777777" w:rsidR="00E8089F" w:rsidRPr="007435EB" w:rsidRDefault="00E8089F" w:rsidP="005C3FF1">
      <w:pPr>
        <w:pStyle w:val="afff"/>
        <w:framePr w:wrap="around"/>
        <w:rPr>
          <w:rtl/>
        </w:rPr>
      </w:pPr>
      <w:r w:rsidRPr="007435EB">
        <w:rPr>
          <w:rFonts w:hint="cs"/>
          <w:rtl/>
        </w:rPr>
        <w:t>לא.</w:t>
      </w:r>
    </w:p>
    <w:p w14:paraId="3D2FF0DC" w14:textId="18A255D4" w:rsidR="001C384D" w:rsidRDefault="001C384D" w:rsidP="001C384D">
      <w:pPr>
        <w:pStyle w:val="36"/>
        <w:framePr w:wrap="notBeside"/>
        <w:rPr>
          <w:rtl/>
        </w:rPr>
      </w:pPr>
      <w:r>
        <w:rPr>
          <w:rFonts w:hint="cs"/>
          <w:rtl/>
        </w:rPr>
        <w:t>ויקשה לרבא</w:t>
      </w:r>
    </w:p>
    <w:p w14:paraId="6BA96265" w14:textId="4F5FCB82" w:rsidR="001C384D" w:rsidRDefault="001C384D" w:rsidP="001C384D">
      <w:pPr>
        <w:spacing w:before="4"/>
        <w:rPr>
          <w:rtl/>
        </w:rPr>
      </w:pPr>
      <w:r>
        <w:rPr>
          <w:rFonts w:ascii="Fb Fontext" w:hAnsi="Fb Fontext" w:hint="cs"/>
          <w:rtl/>
        </w:rPr>
        <w:t>מ</w:t>
      </w:r>
      <w:r w:rsidR="00E8089F" w:rsidRPr="001C384D">
        <w:rPr>
          <w:rStyle w:val="afffa"/>
          <w:rtl/>
        </w:rPr>
        <w:t>דנכרי שהלוה את ישראל על חמצו</w:t>
      </w:r>
      <w:r w:rsidR="00E8089F" w:rsidRPr="007435EB">
        <w:rPr>
          <w:rFonts w:ascii="Fb Fontext" w:hAnsi="Fb Fontext"/>
          <w:rtl/>
        </w:rPr>
        <w:t xml:space="preserve"> אחר הפסח מותר בהנאה.</w:t>
      </w:r>
      <w:r>
        <w:rPr>
          <w:rFonts w:hint="cs"/>
          <w:rtl/>
        </w:rPr>
        <w:t xml:space="preserve"> </w:t>
      </w:r>
    </w:p>
    <w:p w14:paraId="109D81D1" w14:textId="77777777" w:rsidR="001C384D" w:rsidRDefault="00E8089F" w:rsidP="001C384D">
      <w:pPr>
        <w:pStyle w:val="36"/>
        <w:framePr w:wrap="notBeside"/>
        <w:rPr>
          <w:rtl/>
        </w:rPr>
      </w:pPr>
      <w:r w:rsidRPr="001C384D">
        <w:rPr>
          <w:rStyle w:val="affffd"/>
          <w:rtl/>
        </w:rPr>
        <w:t>- דמיירי</w:t>
      </w:r>
    </w:p>
    <w:p w14:paraId="469CF29C" w14:textId="1F25C04E" w:rsidR="00E8089F" w:rsidRPr="007435EB" w:rsidRDefault="00E8089F" w:rsidP="001C384D">
      <w:pPr>
        <w:spacing w:before="4"/>
        <w:rPr>
          <w:rtl/>
        </w:rPr>
      </w:pPr>
      <w:r w:rsidRPr="007435EB">
        <w:rPr>
          <w:rtl/>
        </w:rPr>
        <w:t>כשהרהינו אצלו. וקונה משכון.</w:t>
      </w:r>
    </w:p>
    <w:p w14:paraId="103CF348" w14:textId="77777777" w:rsidR="001C384D" w:rsidRDefault="001C384D" w:rsidP="00623CAA">
      <w:pPr>
        <w:spacing w:before="4"/>
        <w:rPr>
          <w:rStyle w:val="affffd"/>
          <w:rtl/>
        </w:rPr>
      </w:pPr>
    </w:p>
    <w:p w14:paraId="45287C2F" w14:textId="77777777" w:rsidR="001C384D" w:rsidRDefault="001C384D" w:rsidP="00623CAA">
      <w:pPr>
        <w:spacing w:before="4"/>
        <w:rPr>
          <w:rStyle w:val="affffd"/>
          <w:rtl/>
        </w:rPr>
      </w:pPr>
    </w:p>
    <w:p w14:paraId="67248DED" w14:textId="77777777" w:rsidR="001C384D" w:rsidRDefault="00E8089F" w:rsidP="001C384D">
      <w:pPr>
        <w:pStyle w:val="36"/>
        <w:framePr w:wrap="notBeside"/>
        <w:rPr>
          <w:rtl/>
        </w:rPr>
      </w:pPr>
      <w:r w:rsidRPr="00F46A1C">
        <w:rPr>
          <w:rStyle w:val="affffd"/>
          <w:rtl/>
        </w:rPr>
        <w:t>והך</w:t>
      </w:r>
      <w:r w:rsidRPr="007435EB">
        <w:rPr>
          <w:rtl/>
        </w:rPr>
        <w:t xml:space="preserve"> דחזי' </w:t>
      </w:r>
    </w:p>
    <w:p w14:paraId="0E142497" w14:textId="51802B32" w:rsidR="00E8089F" w:rsidRPr="007435EB" w:rsidRDefault="001C384D" w:rsidP="00623CAA">
      <w:pPr>
        <w:spacing w:before="4"/>
        <w:rPr>
          <w:rtl/>
        </w:rPr>
      </w:pPr>
      <w:r>
        <w:rPr>
          <w:rFonts w:ascii="Fb Fontext" w:hAnsi="Fb Fontext" w:hint="cs"/>
          <w:rtl/>
        </w:rPr>
        <w:t>ד</w:t>
      </w:r>
      <w:r w:rsidR="00A01BBB">
        <w:rPr>
          <w:rFonts w:ascii="Fb Fontext" w:hAnsi="Fb Fontext"/>
          <w:rtl/>
        </w:rPr>
        <w:t xml:space="preserve">חלקו </w:t>
      </w:r>
      <w:r w:rsidR="00E8089F" w:rsidRPr="007435EB">
        <w:rPr>
          <w:rFonts w:ascii="Fb Fontext" w:hAnsi="Fb Fontext"/>
          <w:rtl/>
        </w:rPr>
        <w:t xml:space="preserve">בישראל שהלוה לנכרי על חמצו דלאחר הפסח </w:t>
      </w:r>
      <w:r w:rsidR="00E8089F" w:rsidRPr="001C384D">
        <w:rPr>
          <w:rStyle w:val="affffd"/>
          <w:rtl/>
        </w:rPr>
        <w:t>לת"ק</w:t>
      </w:r>
      <w:r w:rsidR="00E8089F" w:rsidRPr="007435EB">
        <w:rPr>
          <w:rFonts w:ascii="Fb Fontext" w:hAnsi="Fb Fontext"/>
          <w:rtl/>
        </w:rPr>
        <w:t xml:space="preserve"> אינו עובר </w:t>
      </w:r>
      <w:r w:rsidR="00E8089F" w:rsidRPr="001C384D">
        <w:rPr>
          <w:rStyle w:val="affffd"/>
          <w:rtl/>
        </w:rPr>
        <w:t>ולר"מ</w:t>
      </w:r>
      <w:r w:rsidR="00E8089F" w:rsidRPr="007435EB">
        <w:rPr>
          <w:rFonts w:ascii="Fb Fontext" w:hAnsi="Fb Fontext"/>
          <w:rtl/>
        </w:rPr>
        <w:t xml:space="preserve"> עובר.</w:t>
      </w:r>
    </w:p>
    <w:p w14:paraId="0DE45EDF" w14:textId="77777777" w:rsidR="001C384D" w:rsidRDefault="00E8089F" w:rsidP="001C384D">
      <w:pPr>
        <w:pStyle w:val="36"/>
        <w:framePr w:wrap="notBeside"/>
        <w:rPr>
          <w:rtl/>
        </w:rPr>
      </w:pPr>
      <w:r w:rsidRPr="007435EB">
        <w:rPr>
          <w:rFonts w:hint="cs"/>
          <w:rtl/>
        </w:rPr>
        <w:t>-</w:t>
      </w:r>
      <w:r w:rsidRPr="007435EB">
        <w:rPr>
          <w:rFonts w:hint="cs"/>
          <w:rtl/>
        </w:rPr>
        <w:tab/>
      </w:r>
      <w:r w:rsidR="00A01BBB">
        <w:rPr>
          <w:rtl/>
        </w:rPr>
        <w:t xml:space="preserve">חלקו </w:t>
      </w:r>
      <w:r w:rsidRPr="007435EB">
        <w:rPr>
          <w:rtl/>
        </w:rPr>
        <w:t>בדרי"צ</w:t>
      </w:r>
    </w:p>
    <w:p w14:paraId="35CC6722" w14:textId="5E2798B6" w:rsidR="00E8089F" w:rsidRPr="007435EB" w:rsidRDefault="00E8089F" w:rsidP="00E8089F">
      <w:pPr>
        <w:rPr>
          <w:rtl/>
        </w:rPr>
      </w:pPr>
      <w:r w:rsidRPr="007435EB">
        <w:rPr>
          <w:rtl/>
        </w:rPr>
        <w:t xml:space="preserve">אי בע"ח קונה משכון </w:t>
      </w:r>
      <w:r w:rsidRPr="00AC0CB1">
        <w:rPr>
          <w:rStyle w:val="af2"/>
          <w:rtl/>
        </w:rPr>
        <w:t>מ'ולך תהיה צדקה'.</w:t>
      </w:r>
    </w:p>
    <w:p w14:paraId="65E9DF6C" w14:textId="77777777" w:rsidR="001C384D" w:rsidRDefault="00E8089F" w:rsidP="001C384D">
      <w:pPr>
        <w:pStyle w:val="36"/>
        <w:framePr w:wrap="notBeside"/>
        <w:rPr>
          <w:rtl/>
        </w:rPr>
      </w:pPr>
      <w:r w:rsidRPr="005C3FF1">
        <w:rPr>
          <w:rStyle w:val="afffa"/>
          <w:rtl/>
        </w:rPr>
        <w:t>דלת"ק</w:t>
      </w:r>
      <w:r w:rsidRPr="007435EB">
        <w:rPr>
          <w:rtl/>
        </w:rPr>
        <w:t>:</w:t>
      </w:r>
    </w:p>
    <w:p w14:paraId="7D9D589E" w14:textId="25872736" w:rsidR="00E8089F" w:rsidRPr="007435EB" w:rsidRDefault="00E8089F" w:rsidP="00E8089F">
      <w:pPr>
        <w:rPr>
          <w:rtl/>
        </w:rPr>
      </w:pPr>
      <w:r w:rsidRPr="007435EB">
        <w:rPr>
          <w:rtl/>
        </w:rPr>
        <w:t>ישראל מישראל קרינן ביה</w:t>
      </w:r>
      <w:r w:rsidRPr="00AC0CB1">
        <w:rPr>
          <w:rStyle w:val="af2"/>
          <w:rtl/>
        </w:rPr>
        <w:t xml:space="preserve"> 'ולך' </w:t>
      </w:r>
      <w:r w:rsidRPr="007435EB">
        <w:rPr>
          <w:rtl/>
        </w:rPr>
        <w:t>משא"כ ישראל מנכרי דלא קני.</w:t>
      </w:r>
    </w:p>
    <w:p w14:paraId="7150E3E2" w14:textId="77777777" w:rsidR="001C384D" w:rsidRDefault="00E8089F" w:rsidP="001C384D">
      <w:pPr>
        <w:pStyle w:val="36"/>
        <w:framePr w:wrap="notBeside"/>
        <w:rPr>
          <w:rtl/>
        </w:rPr>
      </w:pPr>
      <w:r w:rsidRPr="005C3FF1">
        <w:rPr>
          <w:rStyle w:val="afffa"/>
          <w:rtl/>
        </w:rPr>
        <w:t>ולר"מ</w:t>
      </w:r>
      <w:r w:rsidRPr="007435EB">
        <w:rPr>
          <w:rtl/>
        </w:rPr>
        <w:t>:</w:t>
      </w:r>
    </w:p>
    <w:p w14:paraId="185D9A5D" w14:textId="0CC02857" w:rsidR="00E8089F" w:rsidRPr="007435EB" w:rsidRDefault="00E8089F" w:rsidP="001C384D">
      <w:pPr>
        <w:spacing w:after="60"/>
        <w:rPr>
          <w:rtl/>
        </w:rPr>
      </w:pPr>
      <w:r w:rsidRPr="007435EB">
        <w:rPr>
          <w:rtl/>
        </w:rPr>
        <w:t>ק"ו שישראל מנכרי קונה בק"ו מישראל מישראל שיקנה.</w:t>
      </w:r>
    </w:p>
    <w:p w14:paraId="379ADBA2" w14:textId="77777777" w:rsidR="001C384D" w:rsidRDefault="00E8089F" w:rsidP="001C384D">
      <w:pPr>
        <w:pStyle w:val="36"/>
        <w:framePr w:wrap="notBeside"/>
        <w:rPr>
          <w:rtl/>
        </w:rPr>
      </w:pPr>
      <w:r w:rsidRPr="007435EB">
        <w:rPr>
          <w:rtl/>
        </w:rPr>
        <w:t xml:space="preserve">אבל </w:t>
      </w:r>
    </w:p>
    <w:p w14:paraId="59F7AA17" w14:textId="0559028A" w:rsidR="00E8089F" w:rsidRPr="007435EB" w:rsidRDefault="001C384D" w:rsidP="00623CAA">
      <w:pPr>
        <w:spacing w:before="4"/>
        <w:rPr>
          <w:rtl/>
        </w:rPr>
      </w:pPr>
      <w:r w:rsidRPr="001C384D">
        <w:rPr>
          <w:rStyle w:val="afffa"/>
          <w:rFonts w:hint="cs"/>
          <w:rtl/>
        </w:rPr>
        <w:t>נ</w:t>
      </w:r>
      <w:r w:rsidR="00E8089F" w:rsidRPr="001C384D">
        <w:rPr>
          <w:rStyle w:val="afffa"/>
          <w:rtl/>
        </w:rPr>
        <w:t>כרי שהלוה את ישראל על חמצו אחר הפסח</w:t>
      </w:r>
      <w:r w:rsidR="00E8089F" w:rsidRPr="007435EB">
        <w:rPr>
          <w:rtl/>
        </w:rPr>
        <w:t xml:space="preserve"> </w:t>
      </w:r>
      <w:r>
        <w:rPr>
          <w:rStyle w:val="affffd"/>
          <w:rFonts w:hint="cs"/>
          <w:rtl/>
        </w:rPr>
        <w:t xml:space="preserve">- </w:t>
      </w:r>
      <w:r w:rsidR="00E8089F" w:rsidRPr="001C384D">
        <w:rPr>
          <w:rStyle w:val="affffd"/>
          <w:rtl/>
        </w:rPr>
        <w:t>לכו"ע</w:t>
      </w:r>
      <w:r w:rsidR="00E8089F" w:rsidRPr="007435EB">
        <w:rPr>
          <w:rtl/>
        </w:rPr>
        <w:t xml:space="preserve"> עובר.</w:t>
      </w:r>
    </w:p>
    <w:p w14:paraId="0D451910" w14:textId="77777777" w:rsidR="00E8089F" w:rsidRPr="007435EB" w:rsidRDefault="00E8089F" w:rsidP="00E8089F">
      <w:pPr>
        <w:rPr>
          <w:rFonts w:cs="Guttman Vilna"/>
          <w:b/>
          <w:bCs/>
          <w:rtl/>
        </w:rPr>
      </w:pPr>
      <w:r w:rsidRPr="007435EB">
        <w:rPr>
          <w:rtl/>
        </w:rPr>
        <w:t>דודאי נכרי מישראל לא קני.</w:t>
      </w:r>
    </w:p>
    <w:p w14:paraId="0D4079F6" w14:textId="77777777" w:rsidR="001C384D" w:rsidRDefault="00E8089F" w:rsidP="001C384D">
      <w:pPr>
        <w:pStyle w:val="36"/>
        <w:framePr w:wrap="notBeside"/>
        <w:rPr>
          <w:rtl/>
        </w:rPr>
      </w:pPr>
      <w:r w:rsidRPr="007435EB">
        <w:rPr>
          <w:rtl/>
        </w:rPr>
        <w:t xml:space="preserve">והא </w:t>
      </w:r>
    </w:p>
    <w:p w14:paraId="2EDF3316" w14:textId="73A46E1B" w:rsidR="00E8089F" w:rsidRPr="007435EB" w:rsidRDefault="001C384D" w:rsidP="00E8089F">
      <w:pPr>
        <w:rPr>
          <w:rFonts w:cs="Guttman Vilna"/>
          <w:b/>
          <w:bCs/>
          <w:rtl/>
        </w:rPr>
      </w:pPr>
      <w:r>
        <w:rPr>
          <w:rFonts w:hint="cs"/>
          <w:rtl/>
        </w:rPr>
        <w:t>ד</w:t>
      </w:r>
      <w:r w:rsidR="00E8089F" w:rsidRPr="007435EB">
        <w:rPr>
          <w:rtl/>
        </w:rPr>
        <w:t xml:space="preserve">מותר בהנאה </w:t>
      </w:r>
      <w:r w:rsidRPr="001C384D">
        <w:rPr>
          <w:rStyle w:val="affffd"/>
          <w:rFonts w:hint="cs"/>
          <w:rtl/>
        </w:rPr>
        <w:t xml:space="preserve">- </w:t>
      </w:r>
      <w:r w:rsidR="00E8089F" w:rsidRPr="001C384D">
        <w:rPr>
          <w:rStyle w:val="affffd"/>
          <w:rtl/>
        </w:rPr>
        <w:t>מיירי</w:t>
      </w:r>
      <w:r w:rsidR="00E8089F" w:rsidRPr="007435EB">
        <w:rPr>
          <w:rtl/>
        </w:rPr>
        <w:t xml:space="preserve"> דאמר ל</w:t>
      </w:r>
      <w:r>
        <w:rPr>
          <w:rFonts w:hint="cs"/>
          <w:rtl/>
        </w:rPr>
        <w:t>ו</w:t>
      </w:r>
      <w:r w:rsidR="00E8089F" w:rsidRPr="007435EB">
        <w:rPr>
          <w:rtl/>
        </w:rPr>
        <w:t xml:space="preserve"> </w:t>
      </w:r>
      <w:r w:rsidR="00E8089F" w:rsidRPr="005C3FF1">
        <w:rPr>
          <w:rStyle w:val="afffa"/>
          <w:rtl/>
        </w:rPr>
        <w:t>מעכשיו</w:t>
      </w:r>
      <w:r w:rsidR="00E8089F" w:rsidRPr="007435EB">
        <w:rPr>
          <w:rtl/>
        </w:rPr>
        <w:t>.</w:t>
      </w:r>
    </w:p>
    <w:p w14:paraId="6B552EAD" w14:textId="77777777" w:rsidR="001C384D" w:rsidRDefault="00E8089F" w:rsidP="001C384D">
      <w:pPr>
        <w:pStyle w:val="36"/>
        <w:framePr w:wrap="notBeside"/>
        <w:rPr>
          <w:rtl/>
        </w:rPr>
      </w:pPr>
      <w:r w:rsidRPr="007435EB">
        <w:rPr>
          <w:rtl/>
        </w:rPr>
        <w:t xml:space="preserve">וכדחזי' </w:t>
      </w:r>
    </w:p>
    <w:p w14:paraId="750CFFFA" w14:textId="17E703C0" w:rsidR="00E8089F" w:rsidRPr="007435EB" w:rsidRDefault="001C384D" w:rsidP="001C384D">
      <w:pPr>
        <w:rPr>
          <w:rtl/>
        </w:rPr>
      </w:pPr>
      <w:r>
        <w:rPr>
          <w:rFonts w:hint="cs"/>
          <w:rtl/>
        </w:rPr>
        <w:t>ב</w:t>
      </w:r>
      <w:r w:rsidR="00E8089F" w:rsidRPr="007435EB">
        <w:rPr>
          <w:rtl/>
        </w:rPr>
        <w:t>נכרי שהרהין פת פורני אצל ישראל אינו עובר. ואם אמר לו הגעתיך עובר.</w:t>
      </w:r>
      <w:r>
        <w:rPr>
          <w:rFonts w:hint="cs"/>
          <w:rtl/>
        </w:rPr>
        <w:t xml:space="preserve"> </w:t>
      </w:r>
      <w:r w:rsidR="00E8089F" w:rsidRPr="001C384D">
        <w:rPr>
          <w:rStyle w:val="affffd"/>
          <w:rtl/>
        </w:rPr>
        <w:t>והיינו</w:t>
      </w:r>
      <w:r w:rsidR="00E8089F" w:rsidRPr="007435EB">
        <w:rPr>
          <w:rtl/>
        </w:rPr>
        <w:t xml:space="preserve"> דשאני היכא שא"ל מעכשיו לה.</w:t>
      </w:r>
    </w:p>
    <w:p w14:paraId="0EC50007" w14:textId="4A6DA7E4" w:rsidR="00E8089F" w:rsidRPr="007435EB" w:rsidRDefault="001C384D" w:rsidP="001C384D">
      <w:pPr>
        <w:pStyle w:val="afffff0"/>
        <w:rPr>
          <w:bCs/>
          <w:rtl/>
        </w:rPr>
      </w:pPr>
      <w:r>
        <w:rPr>
          <w:rFonts w:hint="cs"/>
          <w:rtl/>
        </w:rPr>
        <w:t>חנות ומלאי של ישראל ופועלי נכרים נכנסין לשם</w:t>
      </w:r>
    </w:p>
    <w:p w14:paraId="01D4E187" w14:textId="54015F56" w:rsidR="00E8089F" w:rsidRPr="007435EB" w:rsidRDefault="00E8089F" w:rsidP="001C384D">
      <w:pPr>
        <w:spacing w:before="4"/>
        <w:rPr>
          <w:rtl/>
        </w:rPr>
      </w:pPr>
      <w:r w:rsidRPr="007435EB">
        <w:rPr>
          <w:rFonts w:ascii="Fb Fontext" w:hAnsi="Fb Fontext"/>
          <w:rtl/>
        </w:rPr>
        <w:t>חמץ שנמצא שם אחר הפסח.</w:t>
      </w:r>
      <w:r w:rsidR="001C384D">
        <w:rPr>
          <w:rFonts w:hint="cs"/>
          <w:rtl/>
        </w:rPr>
        <w:t xml:space="preserve"> </w:t>
      </w:r>
      <w:r w:rsidRPr="007435EB">
        <w:rPr>
          <w:rtl/>
        </w:rPr>
        <w:t>- אסור בהנאה, ואצ"ל באכילה.</w:t>
      </w:r>
    </w:p>
    <w:p w14:paraId="54730A8E" w14:textId="6BF3D131" w:rsidR="00E8089F" w:rsidRPr="007435EB" w:rsidRDefault="00E8089F" w:rsidP="001C384D">
      <w:pPr>
        <w:rPr>
          <w:rtl/>
        </w:rPr>
      </w:pPr>
      <w:r w:rsidRPr="001C384D">
        <w:rPr>
          <w:rStyle w:val="afffa"/>
          <w:rtl/>
        </w:rPr>
        <w:t>חנות ומלאי של נכרי, ופועלי ישראל נכנסין ויוצאין לשם</w:t>
      </w:r>
      <w:r w:rsidRPr="007435EB">
        <w:rPr>
          <w:rFonts w:ascii="Fb Fontext" w:hAnsi="Fb Fontext"/>
          <w:rtl/>
        </w:rPr>
        <w:t xml:space="preserve"> חמץ שנמצא שם אחר הפסח.</w:t>
      </w:r>
      <w:r w:rsidR="001C384D">
        <w:rPr>
          <w:rFonts w:hint="cs"/>
          <w:rtl/>
        </w:rPr>
        <w:t xml:space="preserve"> </w:t>
      </w:r>
      <w:r w:rsidRPr="007435EB">
        <w:rPr>
          <w:rtl/>
        </w:rPr>
        <w:t>- מותר באכילה,</w:t>
      </w:r>
      <w:r w:rsidRPr="001C384D">
        <w:rPr>
          <w:rtl/>
        </w:rPr>
        <w:t xml:space="preserve"> ואצ"ל בהנאה.</w:t>
      </w:r>
    </w:p>
    <w:p w14:paraId="458D569C" w14:textId="77777777" w:rsidR="001C384D" w:rsidRPr="001C384D" w:rsidRDefault="001C384D" w:rsidP="006F09F7">
      <w:pPr>
        <w:pStyle w:val="affffff1"/>
        <w:framePr w:wrap="around"/>
        <w:rPr>
          <w:rtl/>
        </w:rPr>
      </w:pPr>
      <w:r w:rsidRPr="001C384D">
        <w:rPr>
          <w:rtl/>
        </w:rPr>
        <w:t>משנה.</w:t>
      </w:r>
    </w:p>
    <w:p w14:paraId="5C68DB07" w14:textId="303A986D" w:rsidR="00E8089F" w:rsidRPr="007435EB" w:rsidRDefault="00F47631" w:rsidP="00F47631">
      <w:pPr>
        <w:pStyle w:val="affd"/>
        <w:rPr>
          <w:bCs/>
          <w:rtl/>
        </w:rPr>
      </w:pPr>
      <w:r>
        <w:rPr>
          <w:rFonts w:hint="cs"/>
          <w:rtl/>
        </w:rPr>
        <w:t>***</w:t>
      </w:r>
    </w:p>
    <w:p>
      <w:pPr>
        <w:pStyle w:val="affffff1"/>
        <w:rPr>
          <w:ins w:id="20118" w:author="קלוד" w:date="2026-10-06T10:09:47Z"/>
        </w:rPr>
      </w:pPr>
      <w:ins w:id="20117" w:author="קלוד" w:date="2026-10-06T10:09:47Z">
        <w:r>
          <w:t xml:space="preserve">משנה ג</w:t>
        </w:r>
      </w:ins>
    </w:p>
    <w:p w14:paraId="5C54C203" w14:textId="77777777" w:rsidR="00E8089F" w:rsidRPr="007435EB" w:rsidRDefault="00E8089F" w:rsidP="00E8089F">
      <w:pPr>
        <w:pStyle w:val="afff5"/>
        <w:rPr>
          <w:b/>
          <w:rtl/>
        </w:rPr>
      </w:pPr>
      <w:r w:rsidRPr="001C384D">
        <w:rPr>
          <w:bCs/>
          <w:rtl/>
        </w:rPr>
        <w:t>חמץ שנפלה עליו מפולת</w:t>
      </w:r>
      <w:r w:rsidRPr="007435EB">
        <w:rPr>
          <w:b/>
          <w:rtl/>
        </w:rPr>
        <w:t xml:space="preserve"> - הרי הוא כמבוער.</w:t>
      </w:r>
    </w:p>
    <w:p w14:paraId="3AA3E49A" w14:textId="77777777" w:rsidR="00E8089F" w:rsidRPr="007435EB" w:rsidRDefault="00E8089F" w:rsidP="001C384D">
      <w:pPr>
        <w:pStyle w:val="afff5"/>
        <w:spacing w:after="60"/>
        <w:rPr>
          <w:b/>
          <w:rtl/>
        </w:rPr>
      </w:pPr>
      <w:r w:rsidRPr="001C384D">
        <w:rPr>
          <w:rStyle w:val="TanaimMishna"/>
          <w:rtl/>
          <w:rPrChange w:id="20030" w:author="קלוד" w:date="2026-10-06T10:09:47Z">
            <w:rPr>
              <w:rStyle w:val="affffd"/>
              <w:rtl/>
            </w:rPr>
          </w:rPrChange>
        </w:rPr>
        <w:t>רשב"ג:</w:t>
      </w:r>
      <w:r w:rsidRPr="007435EB">
        <w:rPr>
          <w:b/>
          <w:rtl/>
        </w:rPr>
        <w:t xml:space="preserve"> כל שאין הכלב יכול לחפש אחריו.</w:t>
      </w:r>
    </w:p>
    <w:p w14:paraId="1D9C7939" w14:textId="77777777" w:rsidR="001C384D" w:rsidRDefault="00E8089F" w:rsidP="001C384D">
      <w:pPr>
        <w:pStyle w:val="36"/>
        <w:framePr w:wrap="notBeside"/>
        <w:rPr>
          <w:rtl/>
        </w:rPr>
      </w:pPr>
      <w:r w:rsidRPr="007435EB">
        <w:rPr>
          <w:rtl/>
        </w:rPr>
        <w:t>ר"ח:</w:t>
      </w:r>
    </w:p>
    <w:p w14:paraId="70C74071" w14:textId="24F1D6F0" w:rsidR="00E8089F" w:rsidRPr="007435EB" w:rsidRDefault="00E8089F" w:rsidP="001C384D">
      <w:pPr>
        <w:spacing w:before="4"/>
        <w:rPr>
          <w:rtl/>
        </w:rPr>
      </w:pPr>
      <w:r w:rsidRPr="001C384D">
        <w:rPr>
          <w:rStyle w:val="afffa"/>
          <w:rtl/>
        </w:rPr>
        <w:t>וצריך שיבטל בלבו</w:t>
      </w:r>
      <w:r w:rsidRPr="007435EB">
        <w:rPr>
          <w:rFonts w:ascii="Fb Fontext" w:hAnsi="Fb Fontext"/>
          <w:rtl/>
        </w:rPr>
        <w:t>.</w:t>
      </w:r>
    </w:p>
    <w:p w14:paraId="27001E8C" w14:textId="6A1D5D4E" w:rsidR="00E8089F" w:rsidRPr="007435EB" w:rsidRDefault="00E8089F" w:rsidP="00E8089F">
      <w:pPr>
        <w:rPr>
          <w:rtl/>
        </w:rPr>
      </w:pPr>
      <w:r w:rsidRPr="001C384D">
        <w:rPr>
          <w:rStyle w:val="afffa"/>
          <w:rtl/>
        </w:rPr>
        <w:t>חפישת הכלב -</w:t>
      </w:r>
      <w:r w:rsidRPr="007435EB">
        <w:rPr>
          <w:rtl/>
        </w:rPr>
        <w:t xml:space="preserve"> שלשה טפחים. ומשום ריח.</w:t>
      </w:r>
    </w:p>
    <w:p w14:paraId="5AB00471" w14:textId="77777777" w:rsidR="001C384D" w:rsidRDefault="00E8089F" w:rsidP="001C384D">
      <w:pPr>
        <w:pStyle w:val="36"/>
        <w:framePr w:wrap="notBeside"/>
        <w:rPr>
          <w:rtl/>
        </w:rPr>
      </w:pPr>
      <w:r w:rsidRPr="007435EB">
        <w:rPr>
          <w:rtl/>
        </w:rPr>
        <w:t>הך דשמואל</w:t>
      </w:r>
    </w:p>
    <w:p w14:paraId="7868615C" w14:textId="77777777" w:rsidR="001C384D" w:rsidRDefault="00E8089F" w:rsidP="00E8089F">
      <w:pPr>
        <w:rPr>
          <w:rtl/>
        </w:rPr>
      </w:pPr>
      <w:r w:rsidRPr="007435EB">
        <w:rPr>
          <w:rtl/>
        </w:rPr>
        <w:t xml:space="preserve">דכספים שאין להם שמירה אלא בקרקע </w:t>
      </w:r>
    </w:p>
    <w:p w14:paraId="29194749" w14:textId="77777777" w:rsidR="001C384D" w:rsidRDefault="001C384D" w:rsidP="001C384D">
      <w:pPr>
        <w:pStyle w:val="36"/>
        <w:framePr w:wrap="notBeside"/>
        <w:rPr>
          <w:rtl/>
        </w:rPr>
      </w:pPr>
      <w:r>
        <w:rPr>
          <w:rFonts w:hint="cs"/>
          <w:rtl/>
        </w:rPr>
        <w:t xml:space="preserve">- </w:t>
      </w:r>
      <w:r w:rsidR="00E8089F" w:rsidRPr="007435EB">
        <w:rPr>
          <w:rtl/>
        </w:rPr>
        <w:t>היינו</w:t>
      </w:r>
    </w:p>
    <w:p w14:paraId="4AA09F20" w14:textId="63E8C6BC" w:rsidR="00E8089F" w:rsidRPr="007435EB" w:rsidRDefault="00E8089F" w:rsidP="00E8089F">
      <w:pPr>
        <w:rPr>
          <w:rtl/>
        </w:rPr>
      </w:pPr>
      <w:r w:rsidRPr="007435EB">
        <w:rPr>
          <w:rtl/>
        </w:rPr>
        <w:t>משום כיסוייא מעינא וסגי בטפח.</w:t>
      </w:r>
    </w:p>
    <w:p w14:paraId="35FFAE61" w14:textId="77777777" w:rsidR="00F179CE" w:rsidRPr="00F179CE" w:rsidRDefault="00F179CE" w:rsidP="00F179CE">
      <w:pPr>
        <w:pStyle w:val="affffff1"/>
        <w:framePr w:wrap="around" w:x="4549" w:y="254"/>
        <w:rPr>
          <w:rtl/>
        </w:rPr>
      </w:pPr>
      <w:r w:rsidRPr="00F179CE">
        <w:rPr>
          <w:rtl/>
        </w:rPr>
        <w:t>משנה.</w:t>
      </w:r>
    </w:p>
    <w:p w14:paraId="0F05664B" w14:textId="546C2FB3" w:rsidR="00E8089F" w:rsidRPr="007435EB" w:rsidRDefault="00F47631" w:rsidP="00F47631">
      <w:pPr>
        <w:pStyle w:val="affd"/>
        <w:rPr>
          <w:bCs/>
          <w:rtl/>
        </w:rPr>
      </w:pPr>
      <w:r>
        <w:rPr>
          <w:rFonts w:hint="cs"/>
          <w:rtl/>
        </w:rPr>
        <w:t>***</w:t>
      </w:r>
    </w:p>
    <w:p>
      <w:pPr>
        <w:pStyle w:val="affffff1"/>
        <w:rPr>
          <w:ins w:id="20120" w:author="קלוד" w:date="2026-10-06T10:09:47Z"/>
        </w:rPr>
      </w:pPr>
      <w:ins w:id="20119" w:author="קלוד" w:date="2026-10-06T10:09:47Z">
        <w:r>
          <w:t xml:space="preserve">משנה ד</w:t>
        </w:r>
      </w:ins>
    </w:p>
    <w:p w14:paraId="65026E7A" w14:textId="77777777" w:rsidR="00E8089F" w:rsidRPr="007435EB" w:rsidRDefault="00E8089F" w:rsidP="00E8089F">
      <w:pPr>
        <w:pStyle w:val="afff5"/>
        <w:rPr>
          <w:b/>
          <w:rtl/>
        </w:rPr>
      </w:pPr>
      <w:r w:rsidRPr="001C384D">
        <w:rPr>
          <w:bCs/>
          <w:rtl/>
        </w:rPr>
        <w:t>האוכל תרומת חמץ בפסח, בשוגג</w:t>
      </w:r>
      <w:r w:rsidRPr="007435EB">
        <w:rPr>
          <w:b/>
          <w:rtl/>
        </w:rPr>
        <w:t xml:space="preserve"> - משלם קרן וחומש.</w:t>
      </w:r>
    </w:p>
    <w:p w14:paraId="2955280C" w14:textId="77777777" w:rsidR="00E8089F" w:rsidRPr="007435EB" w:rsidRDefault="00E8089F" w:rsidP="001C384D">
      <w:pPr>
        <w:pStyle w:val="afff5"/>
        <w:spacing w:after="120"/>
        <w:rPr>
          <w:b/>
          <w:rtl/>
        </w:rPr>
      </w:pPr>
      <w:r w:rsidRPr="001C384D">
        <w:rPr>
          <w:bCs/>
          <w:rtl/>
        </w:rPr>
        <w:t>במזיד -</w:t>
      </w:r>
      <w:r w:rsidRPr="007435EB">
        <w:rPr>
          <w:b/>
          <w:rtl/>
        </w:rPr>
        <w:t xml:space="preserve"> פטור מתשלומין ומדמי עצים.</w:t>
      </w:r>
    </w:p>
    <w:p w14:paraId="60A2975C" w14:textId="77777777" w:rsidR="001C384D" w:rsidRDefault="00E8089F" w:rsidP="001C384D">
      <w:pPr>
        <w:pStyle w:val="36"/>
        <w:framePr w:wrap="notBeside"/>
        <w:rPr>
          <w:rtl/>
        </w:rPr>
      </w:pPr>
      <w:r w:rsidRPr="007435EB">
        <w:rPr>
          <w:rtl/>
        </w:rPr>
        <w:t xml:space="preserve">תנן </w:t>
      </w:r>
      <w:r w:rsidR="00AB3B38">
        <w:rPr>
          <w:rtl/>
        </w:rPr>
        <w:t>שם</w:t>
      </w:r>
      <w:r w:rsidRPr="007435EB">
        <w:rPr>
          <w:rtl/>
        </w:rPr>
        <w:t>:</w:t>
      </w:r>
    </w:p>
    <w:p w14:paraId="0A57E167" w14:textId="0B0EC013" w:rsidR="00E8089F" w:rsidRPr="007435EB" w:rsidRDefault="00E8089F" w:rsidP="001C384D">
      <w:pPr>
        <w:spacing w:after="120"/>
        <w:rPr>
          <w:rFonts w:cs="Guttman Vilna"/>
          <w:b/>
          <w:bCs/>
          <w:rtl/>
        </w:rPr>
      </w:pPr>
      <w:r w:rsidRPr="001C384D">
        <w:rPr>
          <w:rStyle w:val="afffa"/>
          <w:rtl/>
        </w:rPr>
        <w:t>האוכל תרומה בשוגג</w:t>
      </w:r>
      <w:r w:rsidRPr="007435EB">
        <w:rPr>
          <w:rFonts w:ascii="Fb Fontext" w:hAnsi="Fb Fontext"/>
          <w:rtl/>
        </w:rPr>
        <w:t xml:space="preserve"> משלם קרן וחומש.</w:t>
      </w:r>
      <w:r w:rsidR="001C384D">
        <w:rPr>
          <w:rFonts w:ascii="Fb Fontext" w:hAnsi="Fb Fontext" w:hint="cs"/>
          <w:rtl/>
        </w:rPr>
        <w:t xml:space="preserve"> </w:t>
      </w:r>
      <w:r w:rsidRPr="007435EB">
        <w:rPr>
          <w:rtl/>
        </w:rPr>
        <w:t xml:space="preserve">אחד האוכל, </w:t>
      </w:r>
      <w:r w:rsidR="001C384D">
        <w:rPr>
          <w:rFonts w:hint="cs"/>
          <w:rtl/>
        </w:rPr>
        <w:t>ו</w:t>
      </w:r>
      <w:r w:rsidRPr="007435EB">
        <w:rPr>
          <w:rtl/>
        </w:rPr>
        <w:t xml:space="preserve">השותה, </w:t>
      </w:r>
      <w:r w:rsidR="001C384D">
        <w:rPr>
          <w:rFonts w:hint="cs"/>
          <w:rtl/>
        </w:rPr>
        <w:t>ו</w:t>
      </w:r>
      <w:r w:rsidRPr="007435EB">
        <w:rPr>
          <w:rtl/>
        </w:rPr>
        <w:t xml:space="preserve">הסך, תרומה טמאה </w:t>
      </w:r>
      <w:r w:rsidR="001C384D">
        <w:rPr>
          <w:rFonts w:hint="cs"/>
          <w:rtl/>
        </w:rPr>
        <w:t xml:space="preserve">או </w:t>
      </w:r>
      <w:r w:rsidRPr="007435EB">
        <w:rPr>
          <w:rtl/>
        </w:rPr>
        <w:t>טהורה.</w:t>
      </w:r>
      <w:r w:rsidRPr="007435EB">
        <w:rPr>
          <w:rtl/>
        </w:rPr>
        <w:tab/>
        <w:t>משלם חומש וחומש דחומש.</w:t>
      </w:r>
    </w:p>
    <w:p w14:paraId="686ED720" w14:textId="77777777" w:rsidR="00E8089F" w:rsidRPr="007435EB" w:rsidRDefault="00E8089F" w:rsidP="005C3FF1">
      <w:pPr>
        <w:pStyle w:val="afff"/>
        <w:framePr w:wrap="around"/>
        <w:rPr>
          <w:rtl/>
        </w:rPr>
      </w:pPr>
      <w:r w:rsidRPr="007435EB">
        <w:rPr>
          <w:rFonts w:hint="cs"/>
          <w:rtl/>
        </w:rPr>
        <w:t>לב.</w:t>
      </w:r>
    </w:p>
    <w:p w14:paraId="7F3FD4FE" w14:textId="00B5610A" w:rsidR="00E8089F" w:rsidRPr="007435EB" w:rsidRDefault="00E8089F" w:rsidP="00724DF5">
      <w:pPr>
        <w:rPr>
          <w:rtl/>
        </w:rPr>
      </w:pPr>
      <w:r w:rsidRPr="001C384D">
        <w:rPr>
          <w:rStyle w:val="afffa"/>
          <w:rtl/>
        </w:rPr>
        <w:t xml:space="preserve">כל </w:t>
      </w:r>
      <w:r w:rsidR="00724DF5" w:rsidRPr="001C384D">
        <w:rPr>
          <w:rStyle w:val="afffa"/>
          <w:rFonts w:hint="cs"/>
          <w:rtl/>
        </w:rPr>
        <w:t>ששוה</w:t>
      </w:r>
      <w:r w:rsidRPr="001C384D">
        <w:rPr>
          <w:rStyle w:val="afffa"/>
          <w:rFonts w:hint="cs"/>
          <w:rtl/>
        </w:rPr>
        <w:t xml:space="preserve"> ד' ולבסוף זוז</w:t>
      </w:r>
      <w:r w:rsidRPr="007435EB">
        <w:rPr>
          <w:rFonts w:ascii="Fb Fontext" w:hAnsi="Fb Fontext" w:hint="cs"/>
          <w:rtl/>
        </w:rPr>
        <w:t xml:space="preserve"> </w:t>
      </w:r>
      <w:r w:rsidRPr="007435EB">
        <w:rPr>
          <w:rFonts w:ascii="Fb Fontext" w:hAnsi="Fb Fontext"/>
          <w:rtl/>
        </w:rPr>
        <w:t>ודאי כדמעיקרא משלם לפי דמים, דלא גרע מגזלן. דמשלם כשעת הגזלה.</w:t>
      </w:r>
    </w:p>
    <w:p w14:paraId="018A4A5D" w14:textId="77777777" w:rsidR="001C384D" w:rsidRPr="001C384D" w:rsidRDefault="00E8089F" w:rsidP="001C384D">
      <w:pPr>
        <w:pStyle w:val="36"/>
        <w:framePr w:wrap="notBeside"/>
        <w:rPr>
          <w:rtl/>
        </w:rPr>
      </w:pPr>
      <w:r w:rsidRPr="001C384D">
        <w:rPr>
          <w:rtl/>
        </w:rPr>
        <w:t xml:space="preserve">ואיבעיא </w:t>
      </w:r>
    </w:p>
    <w:p w14:paraId="4EDB0377" w14:textId="3BB49D00" w:rsidR="00E8089F" w:rsidRPr="007435EB" w:rsidRDefault="001C384D" w:rsidP="001C384D">
      <w:pPr>
        <w:spacing w:after="120"/>
        <w:rPr>
          <w:rFonts w:ascii="Fb Fontext" w:hAnsi="Fb Fontext"/>
          <w:sz w:val="20"/>
          <w:rtl/>
        </w:rPr>
      </w:pPr>
      <w:r w:rsidRPr="001C384D">
        <w:rPr>
          <w:rStyle w:val="afffa"/>
          <w:rFonts w:hint="cs"/>
          <w:rtl/>
        </w:rPr>
        <w:t>כ</w:t>
      </w:r>
      <w:r w:rsidR="00E8089F" w:rsidRPr="001C384D">
        <w:rPr>
          <w:rStyle w:val="afffa"/>
          <w:rtl/>
        </w:rPr>
        <w:t>שמעיקרא שו</w:t>
      </w:r>
      <w:r w:rsidRPr="001C384D">
        <w:rPr>
          <w:rStyle w:val="afffa"/>
          <w:rFonts w:hint="cs"/>
          <w:rtl/>
        </w:rPr>
        <w:t>ה</w:t>
      </w:r>
      <w:r w:rsidR="00E8089F" w:rsidRPr="001C384D">
        <w:rPr>
          <w:rStyle w:val="afffa"/>
          <w:rtl/>
        </w:rPr>
        <w:t xml:space="preserve"> זוז ולבסוף שו</w:t>
      </w:r>
      <w:r w:rsidRPr="001C384D">
        <w:rPr>
          <w:rStyle w:val="afffa"/>
          <w:rFonts w:hint="cs"/>
          <w:rtl/>
        </w:rPr>
        <w:t>ה</w:t>
      </w:r>
      <w:r w:rsidR="00E8089F" w:rsidRPr="001C384D">
        <w:rPr>
          <w:rStyle w:val="afffa"/>
          <w:rtl/>
        </w:rPr>
        <w:t xml:space="preserve"> </w:t>
      </w:r>
      <w:r w:rsidR="00E8089F" w:rsidRPr="001C384D">
        <w:rPr>
          <w:rStyle w:val="afffa"/>
          <w:rFonts w:hint="cs"/>
          <w:rtl/>
        </w:rPr>
        <w:t>ד'</w:t>
      </w:r>
      <w:r w:rsidR="00E8089F" w:rsidRPr="001C384D">
        <w:rPr>
          <w:rStyle w:val="afffa"/>
          <w:rtl/>
        </w:rPr>
        <w:t>.</w:t>
      </w:r>
      <w:r w:rsidR="00E8089F" w:rsidRPr="007435EB">
        <w:rPr>
          <w:rFonts w:ascii="Fb Fontext" w:hAnsi="Fb Fontext" w:hint="cs"/>
          <w:sz w:val="20"/>
          <w:rtl/>
        </w:rPr>
        <w:t xml:space="preserve"> </w:t>
      </w:r>
      <w:r w:rsidR="00E8089F" w:rsidRPr="007435EB">
        <w:rPr>
          <w:rFonts w:ascii="Fb Fontext" w:hAnsi="Fb Fontext"/>
          <w:sz w:val="20"/>
          <w:rtl/>
        </w:rPr>
        <w:t xml:space="preserve">אי לפי מידה או דמים </w:t>
      </w:r>
      <w:r w:rsidR="00E8089F" w:rsidRPr="001C384D">
        <w:rPr>
          <w:rStyle w:val="affffff0"/>
          <w:rtl/>
        </w:rPr>
        <w:t>[</w:t>
      </w:r>
      <w:r w:rsidR="00E8089F" w:rsidRPr="001C384D">
        <w:rPr>
          <w:rStyle w:val="affffff0"/>
          <w:rFonts w:hint="cs"/>
          <w:rtl/>
        </w:rPr>
        <w:t>זו</w:t>
      </w:r>
      <w:r w:rsidR="00E8089F" w:rsidRPr="001C384D">
        <w:rPr>
          <w:rStyle w:val="affffff0"/>
          <w:rtl/>
        </w:rPr>
        <w:t>ז]</w:t>
      </w:r>
    </w:p>
    <w:p w14:paraId="5A3A563A" w14:textId="77777777" w:rsidR="001C384D" w:rsidRDefault="00E8089F" w:rsidP="001C384D">
      <w:pPr>
        <w:pStyle w:val="36"/>
        <w:framePr w:wrap="notBeside"/>
        <w:rPr>
          <w:rtl/>
        </w:rPr>
      </w:pPr>
      <w:r w:rsidRPr="007435EB">
        <w:rPr>
          <w:rtl/>
        </w:rPr>
        <w:t>אין להוכיח</w:t>
      </w:r>
    </w:p>
    <w:p w14:paraId="5E8BCD7B" w14:textId="3E0DA2F8" w:rsidR="00E8089F" w:rsidRPr="007435EB" w:rsidRDefault="00E8089F" w:rsidP="001C384D">
      <w:pPr>
        <w:spacing w:before="4"/>
        <w:rPr>
          <w:rFonts w:cs="Guttman Vilna"/>
          <w:b/>
          <w:bCs/>
          <w:rtl/>
        </w:rPr>
      </w:pPr>
      <w:r w:rsidRPr="007435EB">
        <w:rPr>
          <w:rFonts w:ascii="Fb Fontext" w:hAnsi="Fb Fontext"/>
          <w:rtl/>
        </w:rPr>
        <w:t>מ</w:t>
      </w:r>
      <w:r w:rsidRPr="001C384D">
        <w:rPr>
          <w:rFonts w:hint="cs"/>
          <w:rtl/>
        </w:rPr>
        <w:t>'</w:t>
      </w:r>
      <w:r w:rsidRPr="001C384D">
        <w:rPr>
          <w:rStyle w:val="afffa"/>
          <w:rtl/>
        </w:rPr>
        <w:t>דאכל גרוגרות ושילם לו תמרים</w:t>
      </w:r>
      <w:r w:rsidRPr="001C384D">
        <w:rPr>
          <w:rtl/>
        </w:rPr>
        <w:t xml:space="preserve"> דתבא עליו ברכה</w:t>
      </w:r>
      <w:r w:rsidRPr="001C384D">
        <w:rPr>
          <w:rFonts w:hint="cs"/>
          <w:rtl/>
        </w:rPr>
        <w:t>'</w:t>
      </w:r>
      <w:r w:rsidRPr="001C384D">
        <w:rPr>
          <w:rtl/>
        </w:rPr>
        <w:t>.</w:t>
      </w:r>
      <w:r w:rsidR="001C384D">
        <w:rPr>
          <w:rFonts w:hint="cs"/>
          <w:rtl/>
        </w:rPr>
        <w:t xml:space="preserve">- </w:t>
      </w:r>
      <w:r w:rsidRPr="007435EB">
        <w:rPr>
          <w:rtl/>
        </w:rPr>
        <w:t>דאי בדמים אמאי תבוא עליו ברכה.</w:t>
      </w:r>
    </w:p>
    <w:p w14:paraId="75FE0451" w14:textId="77777777" w:rsidR="001C384D" w:rsidRDefault="00E8089F" w:rsidP="001C384D">
      <w:pPr>
        <w:pStyle w:val="36"/>
        <w:framePr w:wrap="notBeside"/>
        <w:rPr>
          <w:rtl/>
        </w:rPr>
      </w:pPr>
      <w:r w:rsidRPr="007435EB">
        <w:rPr>
          <w:rtl/>
        </w:rPr>
        <w:t xml:space="preserve">דלעולם </w:t>
      </w:r>
    </w:p>
    <w:p w14:paraId="3456D3F5" w14:textId="460DA3C9" w:rsidR="00E8089F" w:rsidRPr="007435EB" w:rsidRDefault="001C384D" w:rsidP="001C384D">
      <w:pPr>
        <w:spacing w:after="120"/>
        <w:rPr>
          <w:rtl/>
        </w:rPr>
      </w:pPr>
      <w:r>
        <w:rPr>
          <w:rFonts w:hint="cs"/>
          <w:rtl/>
        </w:rPr>
        <w:t>ל</w:t>
      </w:r>
      <w:r w:rsidR="00E8089F" w:rsidRPr="007435EB">
        <w:rPr>
          <w:rtl/>
        </w:rPr>
        <w:t>פי דמים משלם</w:t>
      </w:r>
      <w:r>
        <w:rPr>
          <w:rFonts w:hint="cs"/>
          <w:rtl/>
        </w:rPr>
        <w:t>,</w:t>
      </w:r>
      <w:r w:rsidR="00E8089F" w:rsidRPr="007435EB">
        <w:rPr>
          <w:rtl/>
        </w:rPr>
        <w:t xml:space="preserve"> והא דתבוא עליו ברכה </w:t>
      </w:r>
      <w:r>
        <w:rPr>
          <w:rFonts w:hint="cs"/>
          <w:rtl/>
        </w:rPr>
        <w:t xml:space="preserve">- </w:t>
      </w:r>
      <w:r w:rsidR="00E8089F" w:rsidRPr="007435EB">
        <w:rPr>
          <w:rtl/>
        </w:rPr>
        <w:t>דאכל מידי דלא קפיץ עליה זביניה,</w:t>
      </w:r>
      <w:r w:rsidR="00E8089F" w:rsidRPr="007435EB">
        <w:rPr>
          <w:rFonts w:hint="cs"/>
          <w:rtl/>
        </w:rPr>
        <w:t xml:space="preserve"> ו</w:t>
      </w:r>
      <w:r w:rsidR="00E8089F" w:rsidRPr="007435EB">
        <w:rPr>
          <w:rtl/>
        </w:rPr>
        <w:t>משלם מידי דקפיץ עליה זביניה.</w:t>
      </w:r>
    </w:p>
    <w:p w14:paraId="35A5272C" w14:textId="77777777" w:rsidR="001C384D" w:rsidRDefault="00E8089F" w:rsidP="001C384D">
      <w:pPr>
        <w:pStyle w:val="36"/>
        <w:framePr w:wrap="notBeside"/>
        <w:rPr>
          <w:rtl/>
        </w:rPr>
      </w:pPr>
      <w:r w:rsidRPr="007435EB">
        <w:rPr>
          <w:rtl/>
        </w:rPr>
        <w:t>ואין להוכיח</w:t>
      </w:r>
    </w:p>
    <w:p w14:paraId="020E238B" w14:textId="637998CD" w:rsidR="00E8089F" w:rsidRPr="007435EB" w:rsidRDefault="00E8089F" w:rsidP="00623CAA">
      <w:pPr>
        <w:spacing w:before="4"/>
        <w:rPr>
          <w:rtl/>
        </w:rPr>
      </w:pPr>
      <w:r w:rsidRPr="007435EB">
        <w:rPr>
          <w:rtl/>
        </w:rPr>
        <w:t xml:space="preserve">ממתני' </w:t>
      </w:r>
      <w:r w:rsidRPr="001C384D">
        <w:rPr>
          <w:rStyle w:val="afffa"/>
          <w:rtl/>
        </w:rPr>
        <w:t>דהאוכל תרומת חמץ בפסח,</w:t>
      </w:r>
      <w:r w:rsidRPr="007435EB">
        <w:rPr>
          <w:rtl/>
        </w:rPr>
        <w:t xml:space="preserve"> </w:t>
      </w:r>
      <w:r w:rsidRPr="001C384D">
        <w:rPr>
          <w:rStyle w:val="afffa"/>
          <w:rtl/>
        </w:rPr>
        <w:t>בשוגג</w:t>
      </w:r>
      <w:r w:rsidRPr="007435EB">
        <w:rPr>
          <w:rtl/>
        </w:rPr>
        <w:t xml:space="preserve"> משלם קרן וחומש.</w:t>
      </w:r>
    </w:p>
    <w:p w14:paraId="73762E2F" w14:textId="77777777" w:rsidR="00E8089F" w:rsidRPr="007435EB" w:rsidRDefault="00E8089F" w:rsidP="00E8089F">
      <w:pPr>
        <w:rPr>
          <w:rFonts w:cs="Guttman Vilna"/>
          <w:b/>
          <w:bCs/>
          <w:rtl/>
        </w:rPr>
      </w:pPr>
      <w:r w:rsidRPr="007435EB">
        <w:rPr>
          <w:rtl/>
        </w:rPr>
        <w:t>דאי לפי דמים הא חמץ בפסח אין לו דמים.</w:t>
      </w:r>
    </w:p>
    <w:p w14:paraId="2FDBED6A" w14:textId="77777777" w:rsidR="001C384D" w:rsidRDefault="001C384D" w:rsidP="001C384D">
      <w:pPr>
        <w:pStyle w:val="36"/>
        <w:framePr w:wrap="notBeside"/>
        <w:rPr>
          <w:rtl/>
        </w:rPr>
      </w:pPr>
      <w:r>
        <w:rPr>
          <w:rFonts w:hint="cs"/>
          <w:rtl/>
        </w:rPr>
        <w:t xml:space="preserve">- </w:t>
      </w:r>
      <w:r w:rsidR="00E8089F" w:rsidRPr="007435EB">
        <w:rPr>
          <w:rtl/>
        </w:rPr>
        <w:t>דהא</w:t>
      </w:r>
    </w:p>
    <w:p w14:paraId="17D6C51A" w14:textId="284AE2B3" w:rsidR="00E8089F" w:rsidRPr="007435EB" w:rsidRDefault="00E8089F" w:rsidP="001C384D">
      <w:pPr>
        <w:spacing w:after="120"/>
        <w:rPr>
          <w:rtl/>
        </w:rPr>
      </w:pPr>
      <w:r>
        <w:rPr>
          <w:rtl/>
        </w:rPr>
        <w:t xml:space="preserve">מני </w:t>
      </w:r>
      <w:r>
        <w:rPr>
          <w:rStyle w:val="affffd"/>
          <w:rtl/>
          <w:rPrChange w:id="9051" w:author="מנוע אמוראים" w:date="2026-10-05T16:42:03Z">
            <w:rPr>
              <w:rtl/>
            </w:rPr>
          </w:rPrChange>
        </w:rPr>
        <w:t xml:space="preserve">ריה"ג</w:t>
      </w:r>
      <w:r>
        <w:rPr>
          <w:rtl/>
        </w:rPr>
        <w:t xml:space="preserve"> דחמץ בפסח מותר בהנאה.</w:t>
      </w:r>
    </w:p>
    <w:p w14:paraId="6945AD1F" w14:textId="77777777" w:rsidR="001C384D" w:rsidRDefault="00E8089F" w:rsidP="001C384D">
      <w:pPr>
        <w:pStyle w:val="36"/>
        <w:framePr w:wrap="notBeside"/>
        <w:rPr>
          <w:rtl/>
        </w:rPr>
      </w:pPr>
      <w:r w:rsidRPr="007435EB">
        <w:rPr>
          <w:rtl/>
        </w:rPr>
        <w:t xml:space="preserve">והא דסיפא </w:t>
      </w:r>
    </w:p>
    <w:p w14:paraId="4D1EFA5D" w14:textId="77777777" w:rsidR="001C384D" w:rsidRDefault="001C384D" w:rsidP="00E8089F">
      <w:pPr>
        <w:rPr>
          <w:rtl/>
        </w:rPr>
      </w:pPr>
      <w:r w:rsidRPr="001C384D">
        <w:rPr>
          <w:rStyle w:val="afffa"/>
          <w:rFonts w:hint="cs"/>
          <w:rtl/>
        </w:rPr>
        <w:t>ד</w:t>
      </w:r>
      <w:r w:rsidR="00E8089F" w:rsidRPr="001C384D">
        <w:rPr>
          <w:rStyle w:val="afffa"/>
          <w:rtl/>
        </w:rPr>
        <w:t>במזיד פטור</w:t>
      </w:r>
      <w:r w:rsidR="00E8089F" w:rsidRPr="007435EB">
        <w:rPr>
          <w:rtl/>
        </w:rPr>
        <w:t xml:space="preserve"> מתשלומין ומדמי עצים </w:t>
      </w:r>
    </w:p>
    <w:p w14:paraId="24875A43" w14:textId="77777777" w:rsidR="001C384D" w:rsidRDefault="001C384D" w:rsidP="001C384D">
      <w:pPr>
        <w:pStyle w:val="36"/>
        <w:framePr w:wrap="notBeside"/>
        <w:rPr>
          <w:rtl/>
        </w:rPr>
      </w:pPr>
      <w:r>
        <w:rPr>
          <w:rFonts w:hint="cs"/>
          <w:rtl/>
        </w:rPr>
        <w:t xml:space="preserve">- </w:t>
      </w:r>
      <w:r w:rsidR="00E8089F" w:rsidRPr="007435EB">
        <w:rPr>
          <w:rtl/>
        </w:rPr>
        <w:t>כר</w:t>
      </w:r>
      <w:r w:rsidR="00E8089F" w:rsidRPr="007435EB">
        <w:rPr>
          <w:rFonts w:hint="cs"/>
          <w:rtl/>
        </w:rPr>
        <w:t>נבה</w:t>
      </w:r>
      <w:r w:rsidR="00E8089F" w:rsidRPr="007435EB">
        <w:rPr>
          <w:rtl/>
        </w:rPr>
        <w:t>"</w:t>
      </w:r>
      <w:r w:rsidR="00E8089F" w:rsidRPr="007435EB">
        <w:rPr>
          <w:rFonts w:hint="cs"/>
          <w:rtl/>
        </w:rPr>
        <w:t>ק</w:t>
      </w:r>
    </w:p>
    <w:p w14:paraId="255442F3" w14:textId="2F7C363C" w:rsidR="00E8089F" w:rsidRPr="007435EB" w:rsidRDefault="00E8089F" w:rsidP="00E8089F">
      <w:pPr>
        <w:rPr>
          <w:rtl/>
        </w:rPr>
      </w:pPr>
      <w:r w:rsidRPr="007435EB">
        <w:rPr>
          <w:rtl/>
        </w:rPr>
        <w:t>דהיה עושה את יו</w:t>
      </w:r>
      <w:r w:rsidRPr="007435EB">
        <w:rPr>
          <w:rFonts w:hint="cs"/>
          <w:rtl/>
        </w:rPr>
        <w:t>ה</w:t>
      </w:r>
      <w:r w:rsidRPr="007435EB">
        <w:rPr>
          <w:rtl/>
        </w:rPr>
        <w:t>"</w:t>
      </w:r>
      <w:r w:rsidRPr="007435EB">
        <w:rPr>
          <w:rFonts w:hint="cs"/>
          <w:rtl/>
        </w:rPr>
        <w:t>כ</w:t>
      </w:r>
      <w:r w:rsidRPr="007435EB">
        <w:rPr>
          <w:rtl/>
        </w:rPr>
        <w:t xml:space="preserve"> כשבת לתשלומין וכו'.</w:t>
      </w:r>
      <w:r w:rsidR="001E7A1A">
        <w:rPr>
          <w:rStyle w:val="affffff0"/>
          <w:rFonts w:hint="cs"/>
          <w:rtl/>
        </w:rPr>
        <w:t xml:space="preserve"> </w:t>
      </w:r>
      <w:r w:rsidR="001E7A1A" w:rsidRPr="001E7A1A">
        <w:rPr>
          <w:rStyle w:val="affffff0"/>
          <w:rFonts w:hint="cs"/>
          <w:rtl/>
        </w:rPr>
        <w:t>ולכן פטור]</w:t>
      </w:r>
    </w:p>
    <w:p w14:paraId="4CA8646E" w14:textId="77777777" w:rsidR="001E7A1A" w:rsidRDefault="00E8089F" w:rsidP="001E7A1A">
      <w:pPr>
        <w:pStyle w:val="36"/>
        <w:framePr w:wrap="notBeside"/>
        <w:rPr>
          <w:rtl/>
        </w:rPr>
      </w:pPr>
      <w:r w:rsidRPr="007435EB">
        <w:rPr>
          <w:rtl/>
        </w:rPr>
        <w:t>כתנאי:</w:t>
      </w:r>
    </w:p>
    <w:p w14:paraId="5F12D819" w14:textId="77777777" w:rsidR="001E7A1A" w:rsidRDefault="00E8089F" w:rsidP="001E7A1A">
      <w:pPr>
        <w:pStyle w:val="afffff0"/>
        <w:rPr>
          <w:rStyle w:val="affffd"/>
          <w:rtl/>
        </w:rPr>
      </w:pPr>
      <w:r w:rsidRPr="007435EB">
        <w:rPr>
          <w:rtl/>
        </w:rPr>
        <w:t xml:space="preserve">האוכל תרומת חמץ בפסח </w:t>
      </w:r>
    </w:p>
    <w:p w14:paraId="5F2ADFE7" w14:textId="77777777" w:rsidR="001E7A1A" w:rsidRPr="006B4B7A" w:rsidRDefault="00E8089F" w:rsidP="001E7A1A">
      <w:pPr>
        <w:pStyle w:val="36"/>
        <w:framePr w:wrap="notBeside"/>
        <w:rPr>
          <w:rtl/>
        </w:rPr>
      </w:pPr>
      <w:r w:rsidRPr="006B4B7A">
        <w:rPr>
          <w:rtl/>
        </w:rPr>
        <w:t>ר"ע</w:t>
      </w:r>
    </w:p>
    <w:p w14:paraId="31F18123" w14:textId="3B569B6E" w:rsidR="001E7A1A" w:rsidRDefault="00E8089F" w:rsidP="00E8089F">
      <w:pPr>
        <w:rPr>
          <w:rtl/>
        </w:rPr>
      </w:pPr>
      <w:r w:rsidRPr="005C3FF1">
        <w:rPr>
          <w:rStyle w:val="afffa"/>
          <w:rtl/>
        </w:rPr>
        <w:t>דפטר</w:t>
      </w:r>
      <w:r w:rsidRPr="007435EB">
        <w:rPr>
          <w:rtl/>
        </w:rPr>
        <w:t xml:space="preserve"> </w:t>
      </w:r>
      <w:r w:rsidR="001E7A1A">
        <w:rPr>
          <w:rFonts w:hint="cs"/>
          <w:rtl/>
        </w:rPr>
        <w:t xml:space="preserve">מתשלומין ודמי עצים </w:t>
      </w:r>
    </w:p>
    <w:p w14:paraId="7041799D" w14:textId="49B50BBB" w:rsidR="00E8089F" w:rsidRPr="007435EB" w:rsidRDefault="00E8089F" w:rsidP="001E7A1A">
      <w:pPr>
        <w:rPr>
          <w:rtl/>
        </w:rPr>
      </w:pPr>
      <w:r w:rsidRPr="007435EB">
        <w:rPr>
          <w:rtl/>
        </w:rPr>
        <w:t>דמה הנאה יש לו בה ודמיא לתרומת תותים וענבים שנטמאה</w:t>
      </w:r>
      <w:r w:rsidR="001E7A1A">
        <w:rPr>
          <w:rFonts w:hint="cs"/>
          <w:rtl/>
        </w:rPr>
        <w:t xml:space="preserve"> </w:t>
      </w:r>
      <w:r w:rsidRPr="007435EB">
        <w:rPr>
          <w:rtl/>
        </w:rPr>
        <w:t>שאין לו בה לא היתר אכילה ולא היתר הסקה.</w:t>
      </w:r>
    </w:p>
    <w:p w14:paraId="1AE35F3E" w14:textId="77777777" w:rsidR="00E8089F" w:rsidRPr="001E7A1A" w:rsidRDefault="00E8089F" w:rsidP="00E8089F">
      <w:pPr>
        <w:rPr>
          <w:rStyle w:val="affffff0"/>
          <w:rtl/>
        </w:rPr>
      </w:pPr>
      <w:r w:rsidRPr="001E7A1A">
        <w:rPr>
          <w:rStyle w:val="affffff0"/>
          <w:rtl/>
        </w:rPr>
        <w:t>ול"ד לאוכל תרומה טמאה דיש לו בה היתר הסקה.</w:t>
      </w:r>
    </w:p>
    <w:p w14:paraId="77CA9CE6" w14:textId="77777777" w:rsidR="001E7A1A" w:rsidRPr="006B4B7A" w:rsidRDefault="00E8089F" w:rsidP="001E7A1A">
      <w:pPr>
        <w:pStyle w:val="36"/>
        <w:framePr w:wrap="notBeside"/>
        <w:rPr>
          <w:rtl/>
        </w:rPr>
      </w:pPr>
      <w:r w:rsidRPr="006B4B7A">
        <w:rPr>
          <w:rtl/>
        </w:rPr>
        <w:t>ריב"נ</w:t>
      </w:r>
    </w:p>
    <w:p w14:paraId="1FC993E2" w14:textId="4C7D6EBA" w:rsidR="00E8089F" w:rsidRPr="006B4B7A" w:rsidRDefault="00E8089F" w:rsidP="00E8089F">
      <w:pPr>
        <w:rPr>
          <w:rtl/>
        </w:rPr>
      </w:pPr>
      <w:r w:rsidRPr="005C3FF1">
        <w:rPr>
          <w:rStyle w:val="afffa"/>
          <w:rtl/>
        </w:rPr>
        <w:t>מחייב</w:t>
      </w:r>
      <w:r w:rsidRPr="007435EB">
        <w:rPr>
          <w:rtl/>
        </w:rPr>
        <w:t xml:space="preserve">. </w:t>
      </w:r>
      <w:r w:rsidRPr="006B4B7A">
        <w:rPr>
          <w:rtl/>
        </w:rPr>
        <w:t>דדמי לכל אוכל תרומה טמאה שאר ימות השנה דפטור.</w:t>
      </w:r>
    </w:p>
    <w:p w14:paraId="02DD8ABF" w14:textId="77777777" w:rsidR="001E7A1A" w:rsidRDefault="00E8089F" w:rsidP="00E8089F">
      <w:pPr>
        <w:rPr>
          <w:rtl/>
        </w:rPr>
      </w:pPr>
      <w:r w:rsidRPr="007435EB">
        <w:rPr>
          <w:rFonts w:hint="cs"/>
          <w:rtl/>
        </w:rPr>
        <w:t xml:space="preserve">- </w:t>
      </w:r>
      <w:r w:rsidRPr="007435EB">
        <w:rPr>
          <w:rtl/>
        </w:rPr>
        <w:t xml:space="preserve">בד"א במפריש תרומה והחמיצה, </w:t>
      </w:r>
    </w:p>
    <w:p w14:paraId="5C378B39" w14:textId="77777777" w:rsidR="001E7A1A" w:rsidRDefault="00E8089F" w:rsidP="001E7A1A">
      <w:pPr>
        <w:pStyle w:val="36"/>
        <w:framePr w:wrap="notBeside"/>
        <w:rPr>
          <w:rtl/>
        </w:rPr>
      </w:pPr>
      <w:r w:rsidRPr="007435EB">
        <w:rPr>
          <w:rtl/>
        </w:rPr>
        <w:t xml:space="preserve">אבל </w:t>
      </w:r>
    </w:p>
    <w:p w14:paraId="133B0E16" w14:textId="71E5ED4A" w:rsidR="00E8089F" w:rsidRPr="007435EB" w:rsidRDefault="001E7A1A" w:rsidP="00E8089F">
      <w:pPr>
        <w:rPr>
          <w:rtl/>
        </w:rPr>
      </w:pPr>
      <w:r>
        <w:rPr>
          <w:rFonts w:hint="cs"/>
          <w:rtl/>
        </w:rPr>
        <w:t>מ</w:t>
      </w:r>
      <w:r w:rsidR="00E8089F" w:rsidRPr="007435EB">
        <w:rPr>
          <w:rtl/>
        </w:rPr>
        <w:t xml:space="preserve">פריש תרומת חמץ </w:t>
      </w:r>
      <w:r>
        <w:rPr>
          <w:rtl/>
        </w:rPr>
        <w:t>–</w:t>
      </w:r>
      <w:r w:rsidR="00E8089F" w:rsidRPr="007435EB">
        <w:rPr>
          <w:rtl/>
        </w:rPr>
        <w:t xml:space="preserve"> </w:t>
      </w:r>
      <w:r>
        <w:rPr>
          <w:rStyle w:val="afffa"/>
          <w:rFonts w:hint="cs"/>
          <w:rtl/>
        </w:rPr>
        <w:t xml:space="preserve">לכו''ע </w:t>
      </w:r>
      <w:r w:rsidR="00E8089F" w:rsidRPr="006B4B7A">
        <w:rPr>
          <w:rtl/>
        </w:rPr>
        <w:t>אינה קדושה.</w:t>
      </w:r>
    </w:p>
    <w:p w14:paraId="5B981252" w14:textId="457434AA" w:rsidR="00E8089F" w:rsidRPr="007435EB" w:rsidRDefault="00F47631" w:rsidP="00F47631">
      <w:pPr>
        <w:pStyle w:val="affd"/>
        <w:rPr>
          <w:bCs/>
          <w:rtl/>
        </w:rPr>
      </w:pPr>
      <w:r>
        <w:rPr>
          <w:rFonts w:hint="cs"/>
          <w:rtl/>
        </w:rPr>
        <w:t>***</w:t>
      </w:r>
    </w:p>
    <w:p w14:paraId="7D42179B" w14:textId="77777777" w:rsidR="001E7A1A" w:rsidRDefault="00E8089F" w:rsidP="001E7A1A">
      <w:pPr>
        <w:pStyle w:val="36"/>
        <w:framePr w:wrap="notBeside"/>
        <w:rPr>
          <w:rtl/>
        </w:rPr>
      </w:pPr>
      <w:r w:rsidRPr="007435EB">
        <w:rPr>
          <w:rtl/>
        </w:rPr>
        <w:t>תניא אידך:</w:t>
      </w:r>
    </w:p>
    <w:p w14:paraId="7403B3B2" w14:textId="2E8AB299" w:rsidR="00E8089F" w:rsidRPr="007435EB" w:rsidRDefault="00E8089F" w:rsidP="00E8089F">
      <w:pPr>
        <w:rPr>
          <w:rtl/>
        </w:rPr>
      </w:pPr>
      <w:r w:rsidRPr="00AC0CB1">
        <w:rPr>
          <w:rStyle w:val="af2"/>
          <w:rtl/>
        </w:rPr>
        <w:t xml:space="preserve">'ונתן לכהן את הקדש' </w:t>
      </w:r>
      <w:r w:rsidRPr="007435EB">
        <w:rPr>
          <w:rFonts w:ascii="Fb Fontext" w:hAnsi="Fb Fontext"/>
          <w:rtl/>
        </w:rPr>
        <w:t>- דבר הראוי להיות קדש.</w:t>
      </w:r>
    </w:p>
    <w:p w14:paraId="32FC3265" w14:textId="77777777" w:rsidR="001E7A1A" w:rsidRDefault="00E8089F" w:rsidP="001E7A1A">
      <w:pPr>
        <w:pStyle w:val="36"/>
        <w:framePr w:wrap="notBeside"/>
        <w:rPr>
          <w:rtl/>
        </w:rPr>
      </w:pPr>
      <w:r w:rsidRPr="007435EB">
        <w:rPr>
          <w:rtl/>
        </w:rPr>
        <w:t>לראב"י</w:t>
      </w:r>
    </w:p>
    <w:p w14:paraId="4D11A0AF" w14:textId="5040A97A" w:rsidR="00E8089F" w:rsidRPr="007435EB" w:rsidRDefault="00E8089F" w:rsidP="00E8089F">
      <w:pPr>
        <w:rPr>
          <w:rtl/>
        </w:rPr>
      </w:pPr>
      <w:r w:rsidRPr="007435EB">
        <w:rPr>
          <w:rtl/>
        </w:rPr>
        <w:t>פרט לאוכל תרומת חמץ בפסח, שפטור מן התשלומים ומדמי עצים, דאין לו בזה הנאה.</w:t>
      </w:r>
    </w:p>
    <w:p w14:paraId="384E3E81" w14:textId="77777777" w:rsidR="00E8089F" w:rsidRPr="007435EB" w:rsidRDefault="00E8089F" w:rsidP="00E8089F">
      <w:pPr>
        <w:rPr>
          <w:rFonts w:cs="Guttman Vilna"/>
          <w:b/>
          <w:bCs/>
          <w:rtl/>
        </w:rPr>
      </w:pPr>
      <w:r w:rsidRPr="007435EB">
        <w:rPr>
          <w:rtl/>
        </w:rPr>
        <w:t>ול"ד לתרומה טמאה שמשלם ד</w:t>
      </w:r>
      <w:r w:rsidR="00AB3B38">
        <w:rPr>
          <w:rtl/>
        </w:rPr>
        <w:t>שם</w:t>
      </w:r>
      <w:r w:rsidRPr="007435EB">
        <w:rPr>
          <w:rtl/>
        </w:rPr>
        <w:t xml:space="preserve"> יש לו בה היתר הסקה.</w:t>
      </w:r>
    </w:p>
    <w:p w14:paraId="2CC0A80A" w14:textId="77777777" w:rsidR="00E8089F" w:rsidRPr="007435EB" w:rsidRDefault="00E8089F" w:rsidP="00E8089F">
      <w:pPr>
        <w:rPr>
          <w:rtl/>
        </w:rPr>
      </w:pPr>
      <w:r>
        <w:rPr>
          <w:rStyle w:val="affffd"/>
          <w:rtl/>
          <w:rPrChange w:id="9052" w:author="מנוע אמוראים" w:date="2026-10-05T16:42:03Z">
            <w:rPr>
              <w:rtl/>
            </w:rPr>
          </w:rPrChange>
        </w:rPr>
        <w:t xml:space="preserve">ור"א</w:t>
      </w:r>
      <w:r>
        <w:rPr>
          <w:rtl/>
        </w:rPr>
        <w:t xml:space="preserve"> חסמא מחייב. דדמיא לאוכל תרומה טמאה בשאר השנה דמשלם.</w:t>
      </w:r>
    </w:p>
    <w:p w14:paraId="75FB64EA" w14:textId="77777777" w:rsidR="00E8089F" w:rsidRPr="007435EB" w:rsidRDefault="00E8089F" w:rsidP="00E8089F">
      <w:pPr>
        <w:rPr>
          <w:rtl/>
        </w:rPr>
      </w:pPr>
      <w:r w:rsidRPr="007435EB">
        <w:rPr>
          <w:rtl/>
        </w:rPr>
        <w:t xml:space="preserve">דגם </w:t>
      </w:r>
      <w:r w:rsidR="00AB3B38">
        <w:rPr>
          <w:rtl/>
        </w:rPr>
        <w:t>כאן</w:t>
      </w:r>
      <w:r w:rsidRPr="007435EB">
        <w:rPr>
          <w:rtl/>
        </w:rPr>
        <w:t xml:space="preserve"> יש היתר הסקה לכהן תחת תבשילו וכן להריצה לפני כלבו.</w:t>
      </w:r>
    </w:p>
    <w:p w14:paraId="485B6AAE" w14:textId="456AA39F" w:rsidR="00E8089F" w:rsidRPr="007435EB" w:rsidRDefault="00F47631" w:rsidP="00F47631">
      <w:pPr>
        <w:pStyle w:val="affd"/>
        <w:rPr>
          <w:bCs/>
          <w:rtl/>
        </w:rPr>
      </w:pPr>
      <w:r>
        <w:rPr>
          <w:rFonts w:hint="cs"/>
          <w:rtl/>
        </w:rPr>
        <w:t>***</w:t>
      </w:r>
    </w:p>
    <w:p w14:paraId="693AF95A" w14:textId="77777777" w:rsidR="001E7A1A" w:rsidRPr="006B4B7A" w:rsidRDefault="00E8089F" w:rsidP="001E7A1A">
      <w:pPr>
        <w:pStyle w:val="36"/>
        <w:framePr w:wrap="notBeside"/>
        <w:rPr>
          <w:rtl/>
        </w:rPr>
      </w:pPr>
      <w:r w:rsidRPr="006B4B7A">
        <w:rPr>
          <w:rtl/>
        </w:rPr>
        <w:t>לאביי:</w:t>
      </w:r>
    </w:p>
    <w:p w14:paraId="761870D8" w14:textId="6DDFAA06" w:rsidR="00E8089F" w:rsidRPr="007435EB" w:rsidRDefault="00E8089F" w:rsidP="00E8089F">
      <w:pPr>
        <w:rPr>
          <w:rtl/>
        </w:rPr>
      </w:pPr>
      <w:r w:rsidRPr="006B4B7A">
        <w:rPr>
          <w:rStyle w:val="affffd"/>
          <w:rtl/>
        </w:rPr>
        <w:t>ראב"י ור"ע וריב"נ</w:t>
      </w:r>
      <w:r w:rsidRPr="007435EB">
        <w:rPr>
          <w:rFonts w:ascii="Fb Fontext" w:hAnsi="Fb Fontext"/>
          <w:rtl/>
        </w:rPr>
        <w:t xml:space="preserve"> </w:t>
      </w:r>
      <w:r w:rsidR="006B4B7A">
        <w:rPr>
          <w:rFonts w:ascii="Fb Fontext" w:hAnsi="Fb Fontext" w:hint="cs"/>
          <w:rtl/>
        </w:rPr>
        <w:t>סוברים</w:t>
      </w:r>
      <w:r w:rsidRPr="007435EB">
        <w:rPr>
          <w:rFonts w:ascii="Fb Fontext" w:hAnsi="Fb Fontext"/>
          <w:rtl/>
        </w:rPr>
        <w:t xml:space="preserve">: </w:t>
      </w:r>
      <w:r w:rsidRPr="006B4B7A">
        <w:rPr>
          <w:rStyle w:val="afffa"/>
          <w:rtl/>
        </w:rPr>
        <w:t>חמץ בפסח אסור בהנאה.</w:t>
      </w:r>
    </w:p>
    <w:p w14:paraId="22AE144B" w14:textId="2551A6E8" w:rsidR="00E8089F" w:rsidRPr="007435EB" w:rsidRDefault="00E8089F" w:rsidP="00E8089F">
      <w:pPr>
        <w:rPr>
          <w:rtl/>
        </w:rPr>
      </w:pPr>
      <w:r w:rsidRPr="006B4B7A">
        <w:rPr>
          <w:rStyle w:val="affffd"/>
          <w:rtl/>
        </w:rPr>
        <w:t>ו</w:t>
      </w:r>
      <w:r w:rsidR="006B4B7A">
        <w:rPr>
          <w:rStyle w:val="affffd"/>
          <w:rFonts w:hint="cs"/>
          <w:rtl/>
        </w:rPr>
        <w:t>ל</w:t>
      </w:r>
      <w:r w:rsidRPr="006B4B7A">
        <w:rPr>
          <w:rStyle w:val="affffd"/>
          <w:rtl/>
        </w:rPr>
        <w:t>ר"ע</w:t>
      </w:r>
      <w:r w:rsidR="006B4B7A">
        <w:rPr>
          <w:rFonts w:hint="cs"/>
          <w:rtl/>
        </w:rPr>
        <w:t xml:space="preserve"> </w:t>
      </w:r>
      <w:r w:rsidRPr="007435EB">
        <w:rPr>
          <w:rtl/>
        </w:rPr>
        <w:t>לפי דמים משלם.</w:t>
      </w:r>
    </w:p>
    <w:p w14:paraId="0FEC76EB" w14:textId="77777777" w:rsidR="006B4B7A" w:rsidRDefault="00E8089F" w:rsidP="00E8089F">
      <w:pPr>
        <w:rPr>
          <w:rtl/>
        </w:rPr>
      </w:pPr>
      <w:r w:rsidRPr="006B4B7A">
        <w:rPr>
          <w:rStyle w:val="affffd"/>
          <w:rtl/>
        </w:rPr>
        <w:t>ו</w:t>
      </w:r>
      <w:r w:rsidR="006B4B7A" w:rsidRPr="006B4B7A">
        <w:rPr>
          <w:rStyle w:val="affffd"/>
          <w:rFonts w:hint="cs"/>
          <w:rtl/>
        </w:rPr>
        <w:t>ל</w:t>
      </w:r>
      <w:r w:rsidRPr="006B4B7A">
        <w:rPr>
          <w:rStyle w:val="affffd"/>
          <w:rtl/>
        </w:rPr>
        <w:t>ריב"נ</w:t>
      </w:r>
      <w:r w:rsidRPr="007435EB">
        <w:rPr>
          <w:rtl/>
        </w:rPr>
        <w:t xml:space="preserve"> לפי מדה משלם. </w:t>
      </w:r>
    </w:p>
    <w:p w14:paraId="0B4D449C" w14:textId="27AF6CC5" w:rsidR="00E8089F" w:rsidRPr="007435EB" w:rsidRDefault="00E8089F" w:rsidP="00E8089F">
      <w:pPr>
        <w:rPr>
          <w:rtl/>
        </w:rPr>
      </w:pPr>
      <w:r w:rsidRPr="006B4B7A">
        <w:rPr>
          <w:rStyle w:val="affffd"/>
          <w:rtl/>
        </w:rPr>
        <w:t>וקמ"ל</w:t>
      </w:r>
      <w:r w:rsidRPr="007435EB">
        <w:rPr>
          <w:rtl/>
        </w:rPr>
        <w:t xml:space="preserve"> </w:t>
      </w:r>
      <w:r w:rsidR="006B4B7A">
        <w:rPr>
          <w:rFonts w:hint="cs"/>
          <w:rtl/>
        </w:rPr>
        <w:t xml:space="preserve">דמחוייב </w:t>
      </w:r>
      <w:r>
        <w:rPr>
          <w:rtl/>
        </w:rPr>
        <w:t xml:space="preserve">לא משום דס"ל </w:t>
      </w:r>
      <w:r>
        <w:rPr>
          <w:rStyle w:val="affffd"/>
          <w:rtl/>
          <w:rPrChange w:id="9053" w:author="מנוע אמוראים" w:date="2026-10-05T16:42:03Z">
            <w:rPr>
              <w:rtl/>
            </w:rPr>
          </w:rPrChange>
        </w:rPr>
        <w:t xml:space="preserve">כריה"ג</w:t>
      </w:r>
      <w:r>
        <w:rPr>
          <w:rtl/>
        </w:rPr>
        <w:t xml:space="preserve"> דמותר בהנאה.</w:t>
      </w:r>
    </w:p>
    <w:p w14:paraId="53AC35A9" w14:textId="77777777" w:rsidR="006B4B7A" w:rsidRDefault="00E8089F" w:rsidP="006B4B7A">
      <w:pPr>
        <w:pStyle w:val="36"/>
        <w:framePr w:wrap="notBeside"/>
        <w:rPr>
          <w:rtl/>
        </w:rPr>
      </w:pPr>
      <w:r w:rsidRPr="007435EB">
        <w:rPr>
          <w:rtl/>
        </w:rPr>
        <w:t>והא ראייה</w:t>
      </w:r>
    </w:p>
    <w:p w14:paraId="2E4DD377" w14:textId="6A68AE93" w:rsidR="00E8089F" w:rsidRPr="007435EB" w:rsidRDefault="00E8089F" w:rsidP="00E8089F">
      <w:pPr>
        <w:rPr>
          <w:rFonts w:cs="Guttman Vilna"/>
          <w:b/>
          <w:bCs/>
          <w:rtl/>
        </w:rPr>
      </w:pPr>
      <w:r>
        <w:rPr>
          <w:rtl/>
        </w:rPr>
        <w:t xml:space="preserve">מדלא מהדר </w:t>
      </w:r>
      <w:r>
        <w:rPr>
          <w:rStyle w:val="affffd"/>
          <w:rtl/>
          <w:rPrChange w:id="9054" w:author="מנוע אמוראים" w:date="2026-10-05T16:42:03Z">
            <w:rPr>
              <w:rtl/>
            </w:rPr>
          </w:rPrChange>
        </w:rPr>
        <w:t xml:space="preserve">ריב"נ</w:t>
      </w:r>
      <w:r>
        <w:rPr>
          <w:rtl/>
        </w:rPr>
        <w:t xml:space="preserve"> </w:t>
      </w:r>
      <w:r>
        <w:rPr>
          <w:rStyle w:val="affffd"/>
          <w:rtl/>
          <w:rPrChange w:id="9055" w:author="מנוע אמוראים" w:date="2026-10-05T16:42:03Z">
            <w:rPr>
              <w:rtl/>
            </w:rPr>
          </w:rPrChange>
        </w:rPr>
        <w:t xml:space="preserve">לר"ע</w:t>
      </w:r>
      <w:r>
        <w:rPr>
          <w:rtl/>
        </w:rPr>
        <w:t xml:space="preserve"> כדמהדר </w:t>
      </w:r>
      <w:r>
        <w:rPr>
          <w:rStyle w:val="affffd"/>
          <w:rtl/>
          <w:rPrChange w:id="9056" w:author="מנוע אמוראים" w:date="2026-10-05T16:42:03Z">
            <w:rPr>
              <w:rtl/>
            </w:rPr>
          </w:rPrChange>
        </w:rPr>
        <w:t xml:space="preserve">ראב"ח</w:t>
      </w:r>
      <w:r>
        <w:rPr>
          <w:rtl/>
        </w:rPr>
        <w:t xml:space="preserve"> </w:t>
      </w:r>
      <w:r>
        <w:rPr>
          <w:rStyle w:val="affffd"/>
          <w:rtl/>
          <w:rPrChange w:id="9057" w:author="מנוע אמוראים" w:date="2026-10-05T16:42:03Z">
            <w:rPr>
              <w:rtl/>
            </w:rPr>
          </w:rPrChange>
        </w:rPr>
        <w:t xml:space="preserve">לראב"י</w:t>
      </w:r>
      <w:r>
        <w:rPr>
          <w:rtl/>
        </w:rPr>
        <w:t xml:space="preserve">.</w:t>
      </w:r>
    </w:p>
    <w:p w14:paraId="3B8D3633" w14:textId="77777777" w:rsidR="00E8089F" w:rsidRPr="007435EB" w:rsidRDefault="00E8089F" w:rsidP="005C3FF1">
      <w:pPr>
        <w:pStyle w:val="afff"/>
        <w:framePr w:wrap="around"/>
        <w:rPr>
          <w:rtl/>
        </w:rPr>
      </w:pPr>
      <w:r w:rsidRPr="007435EB">
        <w:rPr>
          <w:rFonts w:hint="cs"/>
          <w:rtl/>
        </w:rPr>
        <w:t>לב:</w:t>
      </w:r>
    </w:p>
    <w:p w14:paraId="336522F6" w14:textId="77777777" w:rsidR="00E8089F" w:rsidRPr="006B4B7A" w:rsidRDefault="00E8089F" w:rsidP="006B4B7A">
      <w:pPr>
        <w:pStyle w:val="afffff0"/>
        <w:rPr>
          <w:rtl/>
        </w:rPr>
      </w:pPr>
      <w:r w:rsidRPr="006B4B7A">
        <w:rPr>
          <w:rtl/>
        </w:rPr>
        <w:t>האוכל כזית תרומה.</w:t>
      </w:r>
    </w:p>
    <w:p w14:paraId="369510D2" w14:textId="77777777" w:rsidR="006B4B7A" w:rsidRDefault="00E8089F" w:rsidP="006B4B7A">
      <w:pPr>
        <w:pStyle w:val="36"/>
        <w:framePr w:wrap="notBeside"/>
        <w:rPr>
          <w:rtl/>
        </w:rPr>
      </w:pPr>
      <w:r w:rsidRPr="007435EB">
        <w:rPr>
          <w:rtl/>
        </w:rPr>
        <w:t xml:space="preserve">לת"ק </w:t>
      </w:r>
    </w:p>
    <w:p w14:paraId="58445734" w14:textId="77777777" w:rsidR="006B4B7A" w:rsidRDefault="006B4B7A" w:rsidP="00E8089F">
      <w:pPr>
        <w:rPr>
          <w:rStyle w:val="af2"/>
          <w:rtl/>
        </w:rPr>
      </w:pPr>
      <w:r>
        <w:rPr>
          <w:rFonts w:hint="cs"/>
          <w:rtl/>
        </w:rPr>
        <w:t>מ</w:t>
      </w:r>
      <w:r w:rsidR="00E8089F" w:rsidRPr="007435EB">
        <w:rPr>
          <w:rtl/>
        </w:rPr>
        <w:t>שלם קרן וחומש,</w:t>
      </w:r>
      <w:r w:rsidR="00E8089F" w:rsidRPr="00AC0CB1">
        <w:rPr>
          <w:rStyle w:val="af2"/>
          <w:rtl/>
        </w:rPr>
        <w:t xml:space="preserve"> 'ואיש כי יאכל קודש' </w:t>
      </w:r>
      <w:r w:rsidR="00E8089F" w:rsidRPr="007435EB">
        <w:rPr>
          <w:rtl/>
        </w:rPr>
        <w:t>ואכילה בכזית |</w:t>
      </w:r>
      <w:r w:rsidR="00E8089F" w:rsidRPr="00AC0CB1">
        <w:rPr>
          <w:rStyle w:val="af2"/>
          <w:rtl/>
        </w:rPr>
        <w:t xml:space="preserve"> </w:t>
      </w:r>
    </w:p>
    <w:p w14:paraId="49FB0870" w14:textId="746B6D13" w:rsidR="00E8089F" w:rsidRPr="007435EB" w:rsidRDefault="00E8089F" w:rsidP="00E8089F">
      <w:pPr>
        <w:rPr>
          <w:rtl/>
        </w:rPr>
      </w:pPr>
      <w:r w:rsidRPr="00AC0CB1">
        <w:rPr>
          <w:rStyle w:val="af2"/>
          <w:rtl/>
        </w:rPr>
        <w:t xml:space="preserve">'ונתן' </w:t>
      </w:r>
      <w:r w:rsidRPr="007435EB">
        <w:rPr>
          <w:rtl/>
        </w:rPr>
        <w:t>דווקא דבר הראוי להיות קודש.</w:t>
      </w:r>
    </w:p>
    <w:p w14:paraId="0DE96F63" w14:textId="77777777" w:rsidR="006B4B7A" w:rsidRDefault="00E8089F" w:rsidP="006B4B7A">
      <w:pPr>
        <w:pStyle w:val="36"/>
        <w:framePr w:wrap="notBeside"/>
        <w:rPr>
          <w:rtl/>
        </w:rPr>
      </w:pPr>
      <w:r w:rsidRPr="007435EB">
        <w:rPr>
          <w:rtl/>
        </w:rPr>
        <w:t>אבא שאול:</w:t>
      </w:r>
    </w:p>
    <w:p w14:paraId="27DC204F" w14:textId="77777777" w:rsidR="006B4B7A" w:rsidRDefault="00E8089F" w:rsidP="00E8089F">
      <w:pPr>
        <w:rPr>
          <w:rtl/>
        </w:rPr>
      </w:pPr>
      <w:r w:rsidRPr="007435EB">
        <w:rPr>
          <w:rtl/>
        </w:rPr>
        <w:t>עד שיהא בו שו"פ.</w:t>
      </w:r>
      <w:r w:rsidRPr="00AC0CB1">
        <w:rPr>
          <w:rStyle w:val="af2"/>
          <w:rtl/>
        </w:rPr>
        <w:t xml:space="preserve"> 'ונתן' </w:t>
      </w:r>
      <w:r w:rsidRPr="007435EB">
        <w:rPr>
          <w:rtl/>
        </w:rPr>
        <w:t xml:space="preserve">אין נתינה פחות משו"פ | </w:t>
      </w:r>
    </w:p>
    <w:p w14:paraId="3E7F9F0F" w14:textId="1D7836D4" w:rsidR="00E8089F" w:rsidRPr="007435EB" w:rsidRDefault="00E8089F" w:rsidP="00E8089F">
      <w:pPr>
        <w:rPr>
          <w:rtl/>
        </w:rPr>
      </w:pPr>
      <w:r w:rsidRPr="007435EB">
        <w:rPr>
          <w:rtl/>
        </w:rPr>
        <w:t>ו</w:t>
      </w:r>
      <w:r w:rsidRPr="006B4B7A">
        <w:rPr>
          <w:rStyle w:val="af2"/>
          <w:rtl/>
        </w:rPr>
        <w:t>'יאכל'</w:t>
      </w:r>
      <w:r w:rsidRPr="007435EB">
        <w:rPr>
          <w:rtl/>
        </w:rPr>
        <w:t xml:space="preserve"> פרט למזיק.</w:t>
      </w:r>
    </w:p>
    <w:p w14:paraId="4105CB48" w14:textId="50FBF337" w:rsidR="00E8089F" w:rsidRPr="007435EB" w:rsidRDefault="00F47631" w:rsidP="00F47631">
      <w:pPr>
        <w:pStyle w:val="affd"/>
        <w:rPr>
          <w:bCs/>
          <w:rtl/>
        </w:rPr>
      </w:pPr>
      <w:r>
        <w:rPr>
          <w:rFonts w:hint="cs"/>
          <w:rtl/>
        </w:rPr>
        <w:t>***</w:t>
      </w:r>
    </w:p>
    <w:p w14:paraId="3BD73FCC" w14:textId="4A01C0E1" w:rsidR="00E8089F" w:rsidRPr="007435EB" w:rsidRDefault="00E8089F" w:rsidP="006B4B7A">
      <w:pPr>
        <w:rPr>
          <w:rtl/>
        </w:rPr>
      </w:pPr>
      <w:r w:rsidRPr="006B4B7A">
        <w:rPr>
          <w:rStyle w:val="afffa"/>
          <w:rtl/>
        </w:rPr>
        <w:t>ותיובתא אאבא שאול</w:t>
      </w:r>
      <w:r w:rsidRPr="007435EB">
        <w:rPr>
          <w:rFonts w:ascii="Fb Fontext" w:hAnsi="Fb Fontext"/>
          <w:rtl/>
        </w:rPr>
        <w:t xml:space="preserve"> מהא</w:t>
      </w:r>
      <w:r w:rsidR="006B4B7A">
        <w:rPr>
          <w:rFonts w:ascii="Fb Fontext" w:hAnsi="Fb Fontext" w:hint="cs"/>
          <w:rtl/>
        </w:rPr>
        <w:t xml:space="preserve"> </w:t>
      </w:r>
      <w:r w:rsidRPr="006B4B7A">
        <w:rPr>
          <w:rStyle w:val="afffa"/>
          <w:rtl/>
        </w:rPr>
        <w:t>דהאוכל תרומה פחות מכזית</w:t>
      </w:r>
      <w:r w:rsidRPr="007435EB">
        <w:rPr>
          <w:rtl/>
        </w:rPr>
        <w:t xml:space="preserve"> - משלם קרן ו</w:t>
      </w:r>
      <w:r w:rsidRPr="007435EB">
        <w:rPr>
          <w:rFonts w:hint="cs"/>
          <w:rtl/>
        </w:rPr>
        <w:t xml:space="preserve">לא </w:t>
      </w:r>
      <w:r w:rsidRPr="007435EB">
        <w:rPr>
          <w:rtl/>
        </w:rPr>
        <w:t>חומש. ובהכרח מיירי דאית בה שו"</w:t>
      </w:r>
      <w:r w:rsidRPr="007435EB">
        <w:rPr>
          <w:rFonts w:hint="cs"/>
          <w:rtl/>
        </w:rPr>
        <w:t>פ</w:t>
      </w:r>
      <w:r w:rsidR="0011715B">
        <w:rPr>
          <w:rFonts w:hint="cs"/>
          <w:rtl/>
        </w:rPr>
        <w:t>.</w:t>
      </w:r>
    </w:p>
    <w:p w14:paraId="74E22308" w14:textId="77777777" w:rsidR="006B4B7A" w:rsidRDefault="00E8089F" w:rsidP="006B4B7A">
      <w:pPr>
        <w:pStyle w:val="36"/>
        <w:framePr w:wrap="notBeside"/>
        <w:rPr>
          <w:rtl/>
        </w:rPr>
      </w:pPr>
      <w:r w:rsidRPr="007435EB">
        <w:rPr>
          <w:rtl/>
        </w:rPr>
        <w:t xml:space="preserve">ויקשה </w:t>
      </w:r>
    </w:p>
    <w:p w14:paraId="4BB73B04" w14:textId="3A2B5E90" w:rsidR="00E8089F" w:rsidRPr="007435EB" w:rsidRDefault="00E8089F" w:rsidP="00E8089F">
      <w:pPr>
        <w:rPr>
          <w:rtl/>
        </w:rPr>
      </w:pPr>
      <w:r w:rsidRPr="007435EB">
        <w:rPr>
          <w:rtl/>
        </w:rPr>
        <w:t xml:space="preserve">דס"ל דסגי בהך דיש בו שוו"פ, וא"א לומר דתרתי בעי' דמהא דא"ל לאבא שאול "דלא אמרו שו"פ אלא לענין מעילה בלבד, אבל לתרומה אינו חייב עד שיהא בו כזית. ולא </w:t>
      </w:r>
      <w:r w:rsidRPr="007435EB">
        <w:rPr>
          <w:rFonts w:hint="cs"/>
          <w:rtl/>
        </w:rPr>
        <w:t xml:space="preserve">כיון שיש בו </w:t>
      </w:r>
      <w:r w:rsidRPr="007435EB">
        <w:rPr>
          <w:rtl/>
        </w:rPr>
        <w:t>כזית משמע דבעי רק שו"פ".</w:t>
      </w:r>
    </w:p>
    <w:p w14:paraId="4F5FF459" w14:textId="7A86784B" w:rsidR="00E8089F" w:rsidRPr="007435EB" w:rsidRDefault="00F47631" w:rsidP="00F47631">
      <w:pPr>
        <w:pStyle w:val="affd"/>
        <w:rPr>
          <w:bCs/>
          <w:rtl/>
        </w:rPr>
      </w:pPr>
      <w:r>
        <w:rPr>
          <w:rFonts w:hint="cs"/>
          <w:rtl/>
        </w:rPr>
        <w:t>***</w:t>
      </w:r>
    </w:p>
    <w:p w14:paraId="46DADD44" w14:textId="77777777" w:rsidR="006B4B7A" w:rsidRDefault="00E8089F" w:rsidP="006B4B7A">
      <w:pPr>
        <w:pStyle w:val="36"/>
        <w:framePr w:wrap="notBeside"/>
        <w:rPr>
          <w:rtl/>
        </w:rPr>
      </w:pPr>
      <w:r w:rsidRPr="007435EB">
        <w:rPr>
          <w:rtl/>
        </w:rPr>
        <w:t xml:space="preserve">וגם ר"פ </w:t>
      </w:r>
    </w:p>
    <w:p w14:paraId="2F2DE9C0" w14:textId="735B23E8" w:rsidR="00E8089F" w:rsidRPr="007435EB" w:rsidRDefault="006B4B7A" w:rsidP="00E8089F">
      <w:pPr>
        <w:rPr>
          <w:rtl/>
        </w:rPr>
      </w:pPr>
      <w:r>
        <w:rPr>
          <w:rFonts w:ascii="Fb Fontext" w:hAnsi="Fb Fontext" w:hint="cs"/>
          <w:rtl/>
        </w:rPr>
        <w:t>ה</w:t>
      </w:r>
      <w:r w:rsidR="00E8089F" w:rsidRPr="007435EB">
        <w:rPr>
          <w:rFonts w:ascii="Fb Fontext" w:hAnsi="Fb Fontext"/>
          <w:rtl/>
        </w:rPr>
        <w:t>ודה דלאבא שאול בעי' רק שיהא שוו"פ.</w:t>
      </w:r>
    </w:p>
    <w:p w14:paraId="0F6D486A" w14:textId="77777777" w:rsidR="00E8089F" w:rsidRPr="007435EB" w:rsidRDefault="00E8089F" w:rsidP="00E8089F">
      <w:pPr>
        <w:rPr>
          <w:rtl/>
        </w:rPr>
      </w:pPr>
      <w:r w:rsidRPr="00AC0CB1">
        <w:rPr>
          <w:rStyle w:val="af2"/>
          <w:rtl/>
        </w:rPr>
        <w:t xml:space="preserve">'וחטאה בשגגה' </w:t>
      </w:r>
      <w:r w:rsidRPr="007435EB">
        <w:rPr>
          <w:rtl/>
        </w:rPr>
        <w:t>פרט למזיד. וא"א ללמוד מק"ו דאין בו כרת שיפטור את המזיד, ד</w:t>
      </w:r>
      <w:r w:rsidR="00AB3B38">
        <w:rPr>
          <w:rtl/>
        </w:rPr>
        <w:t>כאן</w:t>
      </w:r>
      <w:r w:rsidRPr="007435EB">
        <w:rPr>
          <w:rtl/>
        </w:rPr>
        <w:t xml:space="preserve"> במעילה חייב מיתה בפחות מכזית.</w:t>
      </w:r>
    </w:p>
    <w:p w14:paraId="4D7C7F17" w14:textId="77777777" w:rsidR="006B4B7A" w:rsidRDefault="00E8089F" w:rsidP="006B4B7A">
      <w:pPr>
        <w:pStyle w:val="36"/>
        <w:framePr w:wrap="notBeside"/>
        <w:rPr>
          <w:rtl/>
        </w:rPr>
      </w:pPr>
      <w:r w:rsidRPr="007435EB">
        <w:rPr>
          <w:rtl/>
        </w:rPr>
        <w:t>וא"ל רחב"א לרנב"י</w:t>
      </w:r>
    </w:p>
    <w:p w14:paraId="6E7FBFEE" w14:textId="151AC0F4" w:rsidR="00E8089F" w:rsidRPr="007435EB" w:rsidRDefault="00E8089F" w:rsidP="00E8089F">
      <w:pPr>
        <w:rPr>
          <w:rtl/>
        </w:rPr>
      </w:pPr>
      <w:r w:rsidRPr="007435EB">
        <w:rPr>
          <w:rtl/>
        </w:rPr>
        <w:t>תנוח דעתך שהנחת את דעתי.</w:t>
      </w:r>
    </w:p>
    <w:p w14:paraId="6B15E061" w14:textId="77777777" w:rsidR="006B4B7A" w:rsidRDefault="00E8089F" w:rsidP="006B4B7A">
      <w:pPr>
        <w:pStyle w:val="36"/>
        <w:framePr w:wrap="notBeside"/>
        <w:rPr>
          <w:rtl/>
        </w:rPr>
      </w:pPr>
      <w:r w:rsidRPr="007435EB">
        <w:rPr>
          <w:rtl/>
        </w:rPr>
        <w:t>כיוון דרבה ו</w:t>
      </w:r>
      <w:r w:rsidRPr="007435EB">
        <w:rPr>
          <w:rFonts w:hint="cs"/>
          <w:rtl/>
        </w:rPr>
        <w:t>ר</w:t>
      </w:r>
      <w:r w:rsidRPr="007435EB">
        <w:rPr>
          <w:rtl/>
        </w:rPr>
        <w:t>"</w:t>
      </w:r>
      <w:r w:rsidRPr="007435EB">
        <w:rPr>
          <w:rFonts w:hint="cs"/>
          <w:rtl/>
        </w:rPr>
        <w:t>ש</w:t>
      </w:r>
    </w:p>
    <w:p w14:paraId="35F2FADB" w14:textId="0C348B21" w:rsidR="00E8089F" w:rsidRPr="007435EB" w:rsidRDefault="00E8089F" w:rsidP="00E8089F">
      <w:pPr>
        <w:rPr>
          <w:rtl/>
        </w:rPr>
      </w:pPr>
      <w:r w:rsidRPr="007435EB">
        <w:rPr>
          <w:rtl/>
        </w:rPr>
        <w:t>שדו ביה נרגא: כיוון ד</w:t>
      </w:r>
      <w:r w:rsidRPr="007435EB">
        <w:rPr>
          <w:rFonts w:hint="cs"/>
          <w:rtl/>
        </w:rPr>
        <w:t>רבי הוא דס</w:t>
      </w:r>
      <w:r w:rsidRPr="007435EB">
        <w:rPr>
          <w:rtl/>
        </w:rPr>
        <w:t>"</w:t>
      </w:r>
      <w:r w:rsidRPr="007435EB">
        <w:rPr>
          <w:rFonts w:hint="cs"/>
          <w:rtl/>
        </w:rPr>
        <w:t xml:space="preserve">ל </w:t>
      </w:r>
      <w:r w:rsidRPr="007435EB">
        <w:rPr>
          <w:rtl/>
        </w:rPr>
        <w:t>דהזיד במעילה במיתה</w:t>
      </w:r>
      <w:r w:rsidRPr="007435EB">
        <w:rPr>
          <w:rFonts w:hint="cs"/>
          <w:rtl/>
        </w:rPr>
        <w:t>,</w:t>
      </w:r>
      <w:r w:rsidRPr="007435EB">
        <w:rPr>
          <w:rtl/>
        </w:rPr>
        <w:t xml:space="preserve"> דלחכמים הוא באזהרה</w:t>
      </w:r>
    </w:p>
    <w:p w14:paraId="191BB11C" w14:textId="77777777" w:rsidR="006B4B7A" w:rsidRDefault="00E8089F" w:rsidP="006B4B7A">
      <w:pPr>
        <w:pStyle w:val="36"/>
        <w:framePr w:wrap="notBeside"/>
        <w:rPr>
          <w:rtl/>
        </w:rPr>
      </w:pPr>
      <w:r w:rsidRPr="007435EB">
        <w:rPr>
          <w:rtl/>
        </w:rPr>
        <w:t>וטעמא דרבי</w:t>
      </w:r>
      <w:r w:rsidRPr="007435EB">
        <w:rPr>
          <w:rFonts w:hint="cs"/>
          <w:rtl/>
        </w:rPr>
        <w:t>-</w:t>
      </w:r>
    </w:p>
    <w:p w14:paraId="00B8B911" w14:textId="77777777" w:rsidR="006B4B7A" w:rsidRDefault="00E8089F" w:rsidP="00E8089F">
      <w:pPr>
        <w:rPr>
          <w:rtl/>
        </w:rPr>
      </w:pPr>
      <w:r w:rsidRPr="007435EB">
        <w:rPr>
          <w:rtl/>
        </w:rPr>
        <w:t xml:space="preserve">דגמר </w:t>
      </w:r>
      <w:r w:rsidRPr="006B4B7A">
        <w:rPr>
          <w:rStyle w:val="af2"/>
          <w:rtl/>
        </w:rPr>
        <w:t>חטא חטא</w:t>
      </w:r>
      <w:r w:rsidRPr="007435EB">
        <w:rPr>
          <w:rtl/>
        </w:rPr>
        <w:t xml:space="preserve"> מתרומה לעונש מיתה. </w:t>
      </w:r>
    </w:p>
    <w:p w14:paraId="458E84E4" w14:textId="677B4FFE" w:rsidR="00E8089F" w:rsidRPr="007435EB" w:rsidRDefault="00E8089F" w:rsidP="00E8089F">
      <w:pPr>
        <w:rPr>
          <w:rtl/>
        </w:rPr>
      </w:pPr>
      <w:r w:rsidRPr="007435EB">
        <w:rPr>
          <w:rtl/>
        </w:rPr>
        <w:t>ומינה- מה תרומה בכזית אף מעילה בכזית.</w:t>
      </w:r>
    </w:p>
    <w:p w14:paraId="0B047653" w14:textId="77777777" w:rsidR="006B4B7A" w:rsidRDefault="00E8089F" w:rsidP="006B4B7A">
      <w:pPr>
        <w:pStyle w:val="36"/>
        <w:framePr w:wrap="notBeside"/>
        <w:rPr>
          <w:rtl/>
        </w:rPr>
      </w:pPr>
      <w:r w:rsidRPr="007435EB">
        <w:rPr>
          <w:rtl/>
        </w:rPr>
        <w:t xml:space="preserve">ואהך </w:t>
      </w:r>
    </w:p>
    <w:p w14:paraId="078CF6CC" w14:textId="7170BB55" w:rsidR="00E8089F" w:rsidRPr="007435EB" w:rsidRDefault="006B4B7A" w:rsidP="00E8089F">
      <w:pPr>
        <w:rPr>
          <w:rtl/>
        </w:rPr>
      </w:pPr>
      <w:r w:rsidRPr="006B4B7A">
        <w:rPr>
          <w:rStyle w:val="affffd"/>
          <w:rFonts w:hint="cs"/>
          <w:rtl/>
        </w:rPr>
        <w:t>ה</w:t>
      </w:r>
      <w:r w:rsidR="00E8089F" w:rsidRPr="006B4B7A">
        <w:rPr>
          <w:rStyle w:val="affffd"/>
          <w:rtl/>
        </w:rPr>
        <w:t>תקיף ר"פ</w:t>
      </w:r>
      <w:r w:rsidR="00E8089F" w:rsidRPr="007435EB">
        <w:rPr>
          <w:rtl/>
        </w:rPr>
        <w:t xml:space="preserve"> ד</w:t>
      </w:r>
      <w:r w:rsidR="00916C28">
        <w:rPr>
          <w:rtl/>
        </w:rPr>
        <w:t>שמא</w:t>
      </w:r>
      <w:r w:rsidR="00E8089F" w:rsidRPr="007435EB">
        <w:rPr>
          <w:rtl/>
        </w:rPr>
        <w:t xml:space="preserve"> רבי ס"ל כאבא שאול דביש שו"פ </w:t>
      </w:r>
      <w:r w:rsidR="00AB3B38">
        <w:rPr>
          <w:rtl/>
        </w:rPr>
        <w:t>אף</w:t>
      </w:r>
      <w:r w:rsidR="00E8089F" w:rsidRPr="007435EB">
        <w:rPr>
          <w:rtl/>
        </w:rPr>
        <w:t xml:space="preserve"> דלית ביה כזית </w:t>
      </w:r>
      <w:r>
        <w:rPr>
          <w:rStyle w:val="affffff0"/>
          <w:rtl/>
        </w:rPr>
        <w:t xml:space="preserve">[והיינו </w:t>
      </w:r>
      <w:r>
        <w:rPr>
          <w:rStyle w:val="affffd"/>
          <w:rtl/>
          <w:rPrChange w:id="9058" w:author="מנוע אמוראים" w:date="2026-10-05T16:42:03Z">
            <w:rPr>
              <w:rStyle w:val="affffff0"/>
              <w:rtl/>
            </w:rPr>
          </w:rPrChange>
        </w:rPr>
        <w:t xml:space="preserve">דר"פ</w:t>
      </w:r>
      <w:r>
        <w:rPr>
          <w:rStyle w:val="affffff0"/>
          <w:rtl/>
        </w:rPr>
        <w:t xml:space="preserve"> ס"ל דלא בעי תרתי]</w:t>
      </w:r>
      <w:r w:rsidR="00E8089F" w:rsidRPr="007435EB">
        <w:rPr>
          <w:rtl/>
        </w:rPr>
        <w:t xml:space="preserve"> </w:t>
      </w:r>
      <w:r w:rsidR="00E8089F" w:rsidRPr="005C3FF1">
        <w:rPr>
          <w:rStyle w:val="afffa"/>
          <w:rtl/>
        </w:rPr>
        <w:t>ש"מ.</w:t>
      </w:r>
    </w:p>
    <w:p w14:paraId="70CEB2DE" w14:textId="77777777" w:rsidR="00E8089F" w:rsidRPr="007435EB" w:rsidRDefault="00E8089F" w:rsidP="006B4B7A">
      <w:pPr>
        <w:pStyle w:val="afffff0"/>
        <w:rPr>
          <w:rtl/>
        </w:rPr>
      </w:pPr>
      <w:r w:rsidRPr="007435EB">
        <w:rPr>
          <w:rtl/>
        </w:rPr>
        <w:t>בביאור לשון הברייתא.</w:t>
      </w:r>
    </w:p>
    <w:p w14:paraId="220B0A0F" w14:textId="77777777" w:rsidR="006B4B7A" w:rsidRDefault="00E8089F" w:rsidP="006B4B7A">
      <w:pPr>
        <w:pStyle w:val="36"/>
        <w:framePr w:wrap="notBeside"/>
        <w:rPr>
          <w:rtl/>
        </w:rPr>
      </w:pPr>
      <w:r w:rsidRPr="005C3FF1">
        <w:rPr>
          <w:rStyle w:val="afffa"/>
          <w:rtl/>
        </w:rPr>
        <w:t>מבד"ר ה"ק</w:t>
      </w:r>
      <w:r w:rsidRPr="007435EB">
        <w:rPr>
          <w:rtl/>
        </w:rPr>
        <w:t>:</w:t>
      </w:r>
    </w:p>
    <w:p w14:paraId="4FA31727" w14:textId="2F50B4DA" w:rsidR="00E8089F" w:rsidRPr="007435EB" w:rsidRDefault="00E8089F" w:rsidP="006B4B7A">
      <w:pPr>
        <w:rPr>
          <w:rtl/>
        </w:rPr>
      </w:pPr>
      <w:r w:rsidRPr="007435EB">
        <w:rPr>
          <w:rtl/>
        </w:rPr>
        <w:t>בשאר מצות שלא עשה בהן שא"מ כמתכוין שאם נתכוין לחתוך התלוש וחתך את המחובר שפטור</w:t>
      </w:r>
      <w:r w:rsidR="006B4B7A">
        <w:rPr>
          <w:rFonts w:hint="cs"/>
          <w:rtl/>
        </w:rPr>
        <w:t xml:space="preserve"> </w:t>
      </w:r>
      <w:r w:rsidRPr="007435EB">
        <w:rPr>
          <w:rtl/>
        </w:rPr>
        <w:t>תאמר במעילה, שאם נתכוין להתחמם בגיזי חולין ונתחמם בגיזי עולה - שמעל.</w:t>
      </w:r>
    </w:p>
    <w:p w14:paraId="47D298A8" w14:textId="77777777" w:rsidR="006B4B7A" w:rsidRDefault="00E8089F" w:rsidP="006B4B7A">
      <w:pPr>
        <w:pStyle w:val="36"/>
        <w:framePr w:wrap="notBeside"/>
        <w:rPr>
          <w:rtl/>
        </w:rPr>
      </w:pPr>
      <w:r w:rsidRPr="005C3FF1">
        <w:rPr>
          <w:rStyle w:val="afffa"/>
          <w:rtl/>
        </w:rPr>
        <w:t>רנב"י ה"ק</w:t>
      </w:r>
      <w:r w:rsidRPr="007435EB">
        <w:rPr>
          <w:rtl/>
        </w:rPr>
        <w:t>:</w:t>
      </w:r>
    </w:p>
    <w:p w14:paraId="50B8E6F9" w14:textId="4AB9ECD0" w:rsidR="00E8089F" w:rsidRPr="007435EB" w:rsidRDefault="00E8089F" w:rsidP="006B4B7A">
      <w:pPr>
        <w:rPr>
          <w:rtl/>
        </w:rPr>
      </w:pPr>
      <w:r w:rsidRPr="007435EB">
        <w:rPr>
          <w:rFonts w:hint="cs"/>
          <w:rtl/>
        </w:rPr>
        <w:t>דווקא</w:t>
      </w:r>
      <w:r w:rsidRPr="007435EB">
        <w:rPr>
          <w:rtl/>
        </w:rPr>
        <w:t xml:space="preserve"> בשאר מצות, שלא מתחייב בהן שאין מתעסק כמתעסק, שאם נתכוין להגביה את התלוש וחתך את המחובר - שפטור.</w:t>
      </w:r>
      <w:r w:rsidR="006B4B7A">
        <w:rPr>
          <w:rFonts w:hint="cs"/>
          <w:rtl/>
        </w:rPr>
        <w:t xml:space="preserve"> </w:t>
      </w:r>
      <w:r w:rsidRPr="007435EB">
        <w:rPr>
          <w:rtl/>
        </w:rPr>
        <w:t>תאמר במעילה, שאם הושיט ידו לכלי ליטול חפץ, וסך ידו בשמן של קודש - שמעל.</w:t>
      </w:r>
    </w:p>
    <w:p w14:paraId="6081C58F" w14:textId="77777777" w:rsidR="00E8089F" w:rsidRPr="007435EB" w:rsidRDefault="00E8089F" w:rsidP="005C3FF1">
      <w:pPr>
        <w:pStyle w:val="afff"/>
        <w:framePr w:wrap="around"/>
        <w:rPr>
          <w:rtl/>
        </w:rPr>
      </w:pPr>
      <w:r w:rsidRPr="007435EB">
        <w:rPr>
          <w:rFonts w:hint="cs"/>
          <w:rtl/>
        </w:rPr>
        <w:t>לג.</w:t>
      </w:r>
    </w:p>
    <w:p w14:paraId="3C3B4F3B" w14:textId="77777777" w:rsidR="007F622E" w:rsidRDefault="00E8089F" w:rsidP="007F622E">
      <w:pPr>
        <w:pStyle w:val="36"/>
        <w:framePr w:wrap="notBeside"/>
        <w:rPr>
          <w:rtl/>
        </w:rPr>
      </w:pPr>
      <w:r w:rsidRPr="007435EB">
        <w:rPr>
          <w:rtl/>
        </w:rPr>
        <w:t>בד"א</w:t>
      </w:r>
    </w:p>
    <w:p w14:paraId="6D84D663" w14:textId="3C832D70" w:rsidR="00E8089F" w:rsidRPr="005C3FF1" w:rsidRDefault="00E8089F" w:rsidP="00E8089F">
      <w:pPr>
        <w:rPr>
          <w:rStyle w:val="afffa"/>
          <w:rtl/>
        </w:rPr>
      </w:pPr>
      <w:r w:rsidRPr="007435EB">
        <w:rPr>
          <w:rFonts w:ascii="Fb Fontext" w:hAnsi="Fb Fontext"/>
          <w:rtl/>
        </w:rPr>
        <w:t xml:space="preserve">במפריש תרומה והחמיצה, אבל הפריש חמץ תרומה </w:t>
      </w:r>
      <w:r w:rsidR="007F622E" w:rsidRPr="007F622E">
        <w:rPr>
          <w:rStyle w:val="affffd"/>
          <w:rFonts w:hint="cs"/>
          <w:rtl/>
        </w:rPr>
        <w:t>לכו''ע</w:t>
      </w:r>
      <w:r w:rsidR="007F622E">
        <w:rPr>
          <w:rFonts w:ascii="Fb Fontext" w:hAnsi="Fb Fontext" w:hint="cs"/>
          <w:rtl/>
        </w:rPr>
        <w:t xml:space="preserve"> </w:t>
      </w:r>
      <w:r w:rsidRPr="007435EB">
        <w:rPr>
          <w:rFonts w:ascii="Fb Fontext" w:hAnsi="Fb Fontext"/>
          <w:rtl/>
        </w:rPr>
        <w:t>אינה קדושה.</w:t>
      </w:r>
    </w:p>
    <w:p w14:paraId="3080D62A" w14:textId="77777777" w:rsidR="006B4B7A" w:rsidRDefault="00E8089F" w:rsidP="006B4B7A">
      <w:pPr>
        <w:pStyle w:val="36"/>
        <w:framePr w:wrap="notBeside"/>
        <w:rPr>
          <w:rStyle w:val="af2"/>
          <w:rtl/>
        </w:rPr>
      </w:pPr>
      <w:r w:rsidRPr="007435EB">
        <w:rPr>
          <w:rtl/>
        </w:rPr>
        <w:t>לרנב"י</w:t>
      </w:r>
    </w:p>
    <w:p w14:paraId="1C219332" w14:textId="25A63B70" w:rsidR="00E8089F" w:rsidRPr="007435EB" w:rsidRDefault="00E8089F" w:rsidP="00E8089F">
      <w:pPr>
        <w:rPr>
          <w:rtl/>
        </w:rPr>
      </w:pPr>
      <w:r w:rsidRPr="00AC0CB1">
        <w:rPr>
          <w:rStyle w:val="af2"/>
          <w:rtl/>
        </w:rPr>
        <w:t xml:space="preserve">'תתן לו' </w:t>
      </w:r>
      <w:r w:rsidRPr="007435EB">
        <w:rPr>
          <w:rtl/>
        </w:rPr>
        <w:t>ולא לאורו [הסקה]</w:t>
      </w:r>
    </w:p>
    <w:p w14:paraId="31C4702B" w14:textId="77777777" w:rsidR="007F622E" w:rsidRDefault="00E8089F" w:rsidP="007F622E">
      <w:pPr>
        <w:pStyle w:val="36"/>
        <w:framePr w:wrap="notBeside"/>
        <w:rPr>
          <w:rtl/>
        </w:rPr>
      </w:pPr>
      <w:r w:rsidRPr="007435EB">
        <w:rPr>
          <w:rtl/>
        </w:rPr>
        <w:t>והא</w:t>
      </w:r>
    </w:p>
    <w:p w14:paraId="3A36E8B5" w14:textId="77777777" w:rsidR="007F622E" w:rsidRDefault="00E8089F" w:rsidP="006B4B7A">
      <w:pPr>
        <w:rPr>
          <w:rFonts w:cs="Guttman Vilna"/>
          <w:b/>
          <w:bCs/>
          <w:rtl/>
        </w:rPr>
      </w:pPr>
      <w:r w:rsidRPr="007435EB">
        <w:rPr>
          <w:rtl/>
        </w:rPr>
        <w:t>דאין תורמין מן הטמאה לטהורה, ואם תרם בשוגג - תרומתו תרומה.</w:t>
      </w:r>
      <w:r w:rsidR="006B4B7A">
        <w:rPr>
          <w:rFonts w:cs="Guttman Vilna" w:hint="cs"/>
          <w:b/>
          <w:bCs/>
          <w:rtl/>
        </w:rPr>
        <w:t xml:space="preserve"> </w:t>
      </w:r>
    </w:p>
    <w:p w14:paraId="04F0BD53" w14:textId="77777777" w:rsidR="007F622E" w:rsidRDefault="00E8089F" w:rsidP="007F622E">
      <w:pPr>
        <w:pStyle w:val="36"/>
        <w:framePr w:wrap="notBeside"/>
        <w:rPr>
          <w:rtl/>
        </w:rPr>
      </w:pPr>
      <w:r w:rsidRPr="007435EB">
        <w:rPr>
          <w:rtl/>
        </w:rPr>
        <w:t xml:space="preserve">- שאני </w:t>
      </w:r>
    </w:p>
    <w:p w14:paraId="001D00CD" w14:textId="6BCC54C7" w:rsidR="00E8089F" w:rsidRPr="007435EB" w:rsidRDefault="007F622E" w:rsidP="007F622E">
      <w:pPr>
        <w:spacing w:after="60"/>
        <w:rPr>
          <w:rtl/>
        </w:rPr>
      </w:pPr>
      <w:r>
        <w:rPr>
          <w:rFonts w:hint="cs"/>
          <w:rtl/>
        </w:rPr>
        <w:t>ד</w:t>
      </w:r>
      <w:r w:rsidR="00AB3B38">
        <w:rPr>
          <w:rtl/>
        </w:rPr>
        <w:t>שם</w:t>
      </w:r>
      <w:r w:rsidR="00E8089F" w:rsidRPr="007435EB">
        <w:rPr>
          <w:rtl/>
        </w:rPr>
        <w:t xml:space="preserve"> היתה לו שעת הכושר.</w:t>
      </w:r>
    </w:p>
    <w:p w14:paraId="0274FAC3" w14:textId="77777777" w:rsidR="006B4B7A" w:rsidRDefault="00E8089F" w:rsidP="006B4B7A">
      <w:pPr>
        <w:pStyle w:val="36"/>
        <w:framePr w:wrap="notBeside"/>
        <w:rPr>
          <w:rtl/>
        </w:rPr>
      </w:pPr>
      <w:r w:rsidRPr="007435EB">
        <w:rPr>
          <w:rtl/>
        </w:rPr>
        <w:t xml:space="preserve">וה"נ </w:t>
      </w:r>
      <w:r w:rsidR="00AB3B38">
        <w:rPr>
          <w:rtl/>
        </w:rPr>
        <w:t>כאן</w:t>
      </w:r>
    </w:p>
    <w:p w14:paraId="73B47995" w14:textId="1F533B46" w:rsidR="00E8089F" w:rsidRPr="007435EB" w:rsidRDefault="00E8089F" w:rsidP="00E8089F">
      <w:pPr>
        <w:rPr>
          <w:rtl/>
        </w:rPr>
      </w:pPr>
      <w:r w:rsidRPr="007435EB">
        <w:rPr>
          <w:rFonts w:ascii="Fb Fontext" w:hAnsi="Fb Fontext"/>
          <w:rtl/>
        </w:rPr>
        <w:t>דאחמיץ במחובר אבל אי אחמיץ בתלוש הר"ז קדוש.</w:t>
      </w:r>
    </w:p>
    <w:p w14:paraId="6DA94369" w14:textId="77777777" w:rsidR="00E8089F" w:rsidRPr="007435EB" w:rsidRDefault="00E8089F" w:rsidP="00E8089F">
      <w:pPr>
        <w:rPr>
          <w:rtl/>
        </w:rPr>
      </w:pPr>
      <w:r w:rsidRPr="007435EB">
        <w:rPr>
          <w:rtl/>
        </w:rPr>
        <w:t>וכן הוא בגזרת עירין פתגמא ובמאמר קדישין שאלתא וכן מורין בבי מדרשא כוותי.</w:t>
      </w:r>
    </w:p>
    <w:p w14:paraId="4257341E" w14:textId="77777777" w:rsidR="006B4B7A" w:rsidRDefault="00E8089F" w:rsidP="006B4B7A">
      <w:pPr>
        <w:pStyle w:val="36"/>
        <w:framePr w:wrap="notBeside"/>
        <w:rPr>
          <w:rStyle w:val="af2"/>
          <w:rtl/>
        </w:rPr>
      </w:pPr>
      <w:r w:rsidRPr="007435EB">
        <w:rPr>
          <w:rtl/>
        </w:rPr>
        <w:t>רהבדר"י</w:t>
      </w:r>
    </w:p>
    <w:p w14:paraId="118C0C28" w14:textId="60DD06AB" w:rsidR="00E8089F" w:rsidRPr="007435EB" w:rsidRDefault="00E8089F" w:rsidP="006B4B7A">
      <w:pPr>
        <w:rPr>
          <w:rtl/>
        </w:rPr>
      </w:pPr>
      <w:r w:rsidRPr="00AC0CB1">
        <w:rPr>
          <w:rStyle w:val="af2"/>
          <w:rtl/>
        </w:rPr>
        <w:t xml:space="preserve">'ראשית' </w:t>
      </w:r>
      <w:r w:rsidRPr="007435EB">
        <w:rPr>
          <w:rFonts w:ascii="Fb Fontext" w:hAnsi="Fb Fontext"/>
          <w:sz w:val="20"/>
          <w:rtl/>
        </w:rPr>
        <w:t>ששיריה ניכרין לישראל, יצתה זו שאין שיריה ניכרין.</w:t>
      </w:r>
    </w:p>
    <w:p w14:paraId="283EE2B6" w14:textId="20BC476B" w:rsidR="006B4B7A" w:rsidRDefault="00E8089F" w:rsidP="006B4B7A">
      <w:pPr>
        <w:pStyle w:val="36"/>
        <w:framePr w:wrap="notBeside"/>
        <w:rPr>
          <w:rtl/>
        </w:rPr>
      </w:pPr>
      <w:r w:rsidRPr="007435EB">
        <w:rPr>
          <w:rtl/>
        </w:rPr>
        <w:t xml:space="preserve">אמרו </w:t>
      </w:r>
      <w:r w:rsidR="007F622E">
        <w:rPr>
          <w:rFonts w:hint="cs"/>
          <w:rtl/>
        </w:rPr>
        <w:t xml:space="preserve">לפני </w:t>
      </w:r>
      <w:r w:rsidRPr="007435EB">
        <w:rPr>
          <w:rtl/>
        </w:rPr>
        <w:t>רי"ו:</w:t>
      </w:r>
    </w:p>
    <w:p w14:paraId="44BB1B7E" w14:textId="26ADDCD6" w:rsidR="00E8089F" w:rsidRPr="007435EB" w:rsidRDefault="00E8089F" w:rsidP="00E8089F">
      <w:pPr>
        <w:rPr>
          <w:rtl/>
        </w:rPr>
      </w:pPr>
      <w:r w:rsidRPr="007435EB">
        <w:rPr>
          <w:rtl/>
        </w:rPr>
        <w:t xml:space="preserve">דענבים שנטמאו דורכן פחות פחות מכביצה, ויינן כשר לנסכין. </w:t>
      </w:r>
      <w:r w:rsidRPr="007F622E">
        <w:rPr>
          <w:rStyle w:val="affffd"/>
          <w:rtl/>
        </w:rPr>
        <w:t>ומשמע דס"ל</w:t>
      </w:r>
      <w:r w:rsidRPr="007435EB">
        <w:rPr>
          <w:rtl/>
        </w:rPr>
        <w:t xml:space="preserve"> משקין מיפקד פקידי, דיטמאו רק אחר סחיטה דאז אין לזה שיעור ואף כביצה בדיעבד טהורין כדתנן בטמא מת דמהני ו</w:t>
      </w:r>
      <w:r w:rsidR="00AB3B38">
        <w:rPr>
          <w:rtl/>
        </w:rPr>
        <w:t>כאן</w:t>
      </w:r>
      <w:r w:rsidRPr="007435EB">
        <w:rPr>
          <w:rtl/>
        </w:rPr>
        <w:t xml:space="preserve"> גזירה אטו כביצה.</w:t>
      </w:r>
    </w:p>
    <w:p w14:paraId="591A9D1E" w14:textId="7FD48363" w:rsidR="00E8089F" w:rsidRPr="007435EB" w:rsidRDefault="00F47631" w:rsidP="00F47631">
      <w:pPr>
        <w:pStyle w:val="affd"/>
        <w:rPr>
          <w:bCs/>
          <w:rtl/>
        </w:rPr>
      </w:pPr>
      <w:r>
        <w:rPr>
          <w:rFonts w:hint="cs"/>
          <w:rtl/>
        </w:rPr>
        <w:t>***</w:t>
      </w:r>
    </w:p>
    <w:p w14:paraId="202CA90F" w14:textId="77777777" w:rsidR="007F622E" w:rsidRDefault="007F622E" w:rsidP="00E8089F">
      <w:pPr>
        <w:rPr>
          <w:rFonts w:ascii="Fb Fontext" w:hAnsi="Fb Fontext"/>
          <w:rtl/>
        </w:rPr>
      </w:pPr>
    </w:p>
    <w:p w14:paraId="797ABA6A" w14:textId="77777777" w:rsidR="007F622E" w:rsidRDefault="007F622E" w:rsidP="00E8089F">
      <w:pPr>
        <w:rPr>
          <w:rFonts w:ascii="Fb Fontext" w:hAnsi="Fb Fontext"/>
          <w:rtl/>
        </w:rPr>
      </w:pPr>
    </w:p>
    <w:p w14:paraId="343D08BB" w14:textId="334680DD" w:rsidR="007F622E" w:rsidRDefault="00E8089F" w:rsidP="007F622E">
      <w:pPr>
        <w:pStyle w:val="36"/>
        <w:framePr w:wrap="notBeside"/>
        <w:rPr>
          <w:rtl/>
        </w:rPr>
      </w:pPr>
      <w:r w:rsidRPr="007435EB">
        <w:rPr>
          <w:rtl/>
        </w:rPr>
        <w:t xml:space="preserve">ור"ח </w:t>
      </w:r>
      <w:r w:rsidR="007F622E">
        <w:rPr>
          <w:rFonts w:hint="cs"/>
          <w:rtl/>
        </w:rPr>
        <w:t>חלק</w:t>
      </w:r>
    </w:p>
    <w:p w14:paraId="6D0A7AC3" w14:textId="4F1EAEE5" w:rsidR="00E8089F" w:rsidRPr="007435EB" w:rsidRDefault="00E8089F" w:rsidP="00E8089F">
      <w:pPr>
        <w:rPr>
          <w:rtl/>
        </w:rPr>
      </w:pPr>
      <w:r w:rsidRPr="007435EB">
        <w:rPr>
          <w:rFonts w:ascii="Fb Fontext" w:hAnsi="Fb Fontext"/>
          <w:rtl/>
        </w:rPr>
        <w:t xml:space="preserve">ס"ל דוודאי טמאים </w:t>
      </w:r>
      <w:r w:rsidRPr="007435EB">
        <w:rPr>
          <w:rFonts w:ascii="Fb Fontext" w:hAnsi="Fb Fontext" w:hint="cs"/>
          <w:rtl/>
        </w:rPr>
        <w:t>דסס</w:t>
      </w:r>
      <w:r w:rsidRPr="007435EB">
        <w:rPr>
          <w:rFonts w:ascii="Fb Fontext" w:hAnsi="Fb Fontext"/>
          <w:rtl/>
        </w:rPr>
        <w:t>"</w:t>
      </w:r>
      <w:r w:rsidRPr="007435EB">
        <w:rPr>
          <w:rFonts w:ascii="Fb Fontext" w:hAnsi="Fb Fontext" w:hint="cs"/>
          <w:rtl/>
        </w:rPr>
        <w:t>ל משקי מיבלע בלעי [</w:t>
      </w:r>
      <w:r w:rsidRPr="007435EB">
        <w:rPr>
          <w:rFonts w:ascii="Fb Fontext" w:hAnsi="Fb Fontext"/>
          <w:rtl/>
        </w:rPr>
        <w:t>דאל"ה טומאה שבהן להיכן הלכה.</w:t>
      </w:r>
      <w:r w:rsidRPr="007435EB">
        <w:rPr>
          <w:rFonts w:ascii="Fb Fontext" w:hAnsi="Fb Fontext" w:hint="cs"/>
          <w:rtl/>
        </w:rPr>
        <w:t>]</w:t>
      </w:r>
    </w:p>
    <w:p w14:paraId="0C68C37A" w14:textId="77777777" w:rsidR="007F622E" w:rsidRDefault="00E8089F" w:rsidP="007F622E">
      <w:pPr>
        <w:pStyle w:val="36"/>
        <w:framePr w:wrap="notBeside"/>
        <w:rPr>
          <w:rtl/>
        </w:rPr>
      </w:pPr>
      <w:r w:rsidRPr="007435EB">
        <w:rPr>
          <w:rtl/>
        </w:rPr>
        <w:t xml:space="preserve">והא </w:t>
      </w:r>
    </w:p>
    <w:p w14:paraId="7B660A7B" w14:textId="77777777" w:rsidR="007F622E" w:rsidRDefault="007F622E" w:rsidP="007F622E">
      <w:pPr>
        <w:rPr>
          <w:rtl/>
        </w:rPr>
      </w:pPr>
      <w:r>
        <w:rPr>
          <w:rFonts w:hint="cs"/>
          <w:rtl/>
        </w:rPr>
        <w:t>ד</w:t>
      </w:r>
      <w:r w:rsidR="00E8089F" w:rsidRPr="007435EB">
        <w:rPr>
          <w:rtl/>
        </w:rPr>
        <w:t>טמא מת שסחט זיתים וענבים מכוונת כביצה טהורין.</w:t>
      </w:r>
    </w:p>
    <w:p w14:paraId="745870C5" w14:textId="77777777" w:rsidR="007F622E" w:rsidRDefault="00E8089F" w:rsidP="007F622E">
      <w:pPr>
        <w:pStyle w:val="36"/>
        <w:framePr w:wrap="notBeside"/>
        <w:rPr>
          <w:rtl/>
        </w:rPr>
      </w:pPr>
      <w:r w:rsidRPr="007435EB">
        <w:rPr>
          <w:rtl/>
        </w:rPr>
        <w:t>- מיירי</w:t>
      </w:r>
    </w:p>
    <w:p w14:paraId="1A04FAC1" w14:textId="41DFCC63" w:rsidR="00E8089F" w:rsidRPr="007435EB" w:rsidRDefault="00E8089F" w:rsidP="007F622E">
      <w:pPr>
        <w:rPr>
          <w:rtl/>
        </w:rPr>
      </w:pPr>
      <w:r w:rsidRPr="007435EB">
        <w:rPr>
          <w:rtl/>
        </w:rPr>
        <w:t>בענבים שלא הוכשרו. ואח"כ אינם מוכשרים דכי סחיט בציר להו שיעורא.</w:t>
      </w:r>
    </w:p>
    <w:p w14:paraId="6AA0FC70" w14:textId="77777777" w:rsidR="007F622E" w:rsidRDefault="00E8089F" w:rsidP="007F622E">
      <w:pPr>
        <w:pStyle w:val="36"/>
        <w:framePr w:wrap="notBeside"/>
        <w:rPr>
          <w:rtl/>
        </w:rPr>
      </w:pPr>
      <w:r w:rsidRPr="007435EB">
        <w:rPr>
          <w:rtl/>
        </w:rPr>
        <w:t>וראייה לר"ח</w:t>
      </w:r>
    </w:p>
    <w:p w14:paraId="3558F380" w14:textId="77777777" w:rsidR="007F622E" w:rsidRDefault="007F622E" w:rsidP="00E8089F">
      <w:pPr>
        <w:rPr>
          <w:rFonts w:ascii="Fb Fontext" w:hAnsi="Fb Fontext"/>
          <w:sz w:val="20"/>
          <w:rtl/>
        </w:rPr>
      </w:pPr>
      <w:r>
        <w:rPr>
          <w:rFonts w:ascii="Fb Fontext" w:hAnsi="Fb Fontext" w:hint="cs"/>
          <w:sz w:val="20"/>
          <w:rtl/>
        </w:rPr>
        <w:t>מ</w:t>
      </w:r>
      <w:r w:rsidR="00E8089F" w:rsidRPr="007435EB">
        <w:rPr>
          <w:rFonts w:ascii="Fb Fontext" w:hAnsi="Fb Fontext"/>
          <w:sz w:val="20"/>
          <w:rtl/>
        </w:rPr>
        <w:t xml:space="preserve">דאמרי' דדמיא לתרומת תותין וענבים שנטמאה, שאין לו בה לא היתר אכילה ולא היתר הסקה. </w:t>
      </w:r>
    </w:p>
    <w:p w14:paraId="767FE11B" w14:textId="119DA764" w:rsidR="007F622E" w:rsidRDefault="00E8089F" w:rsidP="007F622E">
      <w:pPr>
        <w:pStyle w:val="36"/>
        <w:framePr w:wrap="notBeside"/>
        <w:rPr>
          <w:rtl/>
        </w:rPr>
      </w:pPr>
      <w:r w:rsidRPr="007435EB">
        <w:rPr>
          <w:rtl/>
        </w:rPr>
        <w:t>ולרי"ו</w:t>
      </w:r>
    </w:p>
    <w:p w14:paraId="4C147004" w14:textId="74255319" w:rsidR="00E8089F" w:rsidRPr="007435EB" w:rsidRDefault="00E8089F" w:rsidP="00E8089F">
      <w:pPr>
        <w:rPr>
          <w:rtl/>
        </w:rPr>
      </w:pPr>
      <w:r w:rsidRPr="007435EB">
        <w:rPr>
          <w:rFonts w:ascii="Fb Fontext" w:hAnsi="Fb Fontext"/>
          <w:sz w:val="20"/>
          <w:rtl/>
        </w:rPr>
        <w:t xml:space="preserve">הא </w:t>
      </w:r>
      <w:r w:rsidR="007F622E">
        <w:rPr>
          <w:rFonts w:ascii="Fb Fontext" w:hAnsi="Fb Fontext" w:hint="cs"/>
          <w:sz w:val="20"/>
          <w:rtl/>
        </w:rPr>
        <w:t xml:space="preserve">יש </w:t>
      </w:r>
      <w:r w:rsidRPr="007435EB">
        <w:rPr>
          <w:rFonts w:ascii="Fb Fontext" w:hAnsi="Fb Fontext"/>
          <w:sz w:val="20"/>
          <w:rtl/>
        </w:rPr>
        <w:t xml:space="preserve">היתר אכילה </w:t>
      </w:r>
      <w:r w:rsidR="007F622E">
        <w:rPr>
          <w:rFonts w:ascii="Fb Fontext" w:hAnsi="Fb Fontext" w:hint="cs"/>
          <w:sz w:val="20"/>
          <w:rtl/>
        </w:rPr>
        <w:t xml:space="preserve">כשודרכם </w:t>
      </w:r>
      <w:r w:rsidRPr="007435EB">
        <w:rPr>
          <w:rFonts w:ascii="Fb Fontext" w:hAnsi="Fb Fontext"/>
          <w:sz w:val="20"/>
          <w:rtl/>
        </w:rPr>
        <w:t>פחות פחות מכביצה.</w:t>
      </w:r>
    </w:p>
    <w:p w14:paraId="2B42F2FA" w14:textId="77777777" w:rsidR="007F622E" w:rsidRDefault="00E8089F" w:rsidP="007F622E">
      <w:pPr>
        <w:pStyle w:val="36"/>
        <w:framePr w:wrap="notBeside"/>
        <w:rPr>
          <w:rtl/>
        </w:rPr>
      </w:pPr>
      <w:r w:rsidRPr="007435EB">
        <w:rPr>
          <w:rtl/>
        </w:rPr>
        <w:t xml:space="preserve">ורבא דחה </w:t>
      </w:r>
    </w:p>
    <w:p w14:paraId="471A223E" w14:textId="1AE516EB" w:rsidR="00E8089F" w:rsidRPr="007435EB" w:rsidRDefault="007F622E" w:rsidP="00E8089F">
      <w:pPr>
        <w:rPr>
          <w:rtl/>
        </w:rPr>
      </w:pPr>
      <w:r>
        <w:rPr>
          <w:rFonts w:ascii="Fb Fontext" w:hAnsi="Fb Fontext" w:hint="cs"/>
          <w:rtl/>
        </w:rPr>
        <w:t>א</w:t>
      </w:r>
      <w:r>
        <w:rPr>
          <w:rFonts w:ascii="Fb Fontext" w:hAnsi="Fb Fontext"/>
          <w:rtl/>
        </w:rPr>
        <w:t xml:space="preserve">ת ראיית </w:t>
      </w:r>
      <w:r>
        <w:rPr>
          <w:rStyle w:val="affffd"/>
          <w:rFonts w:ascii="Fb Fontext" w:hAnsi="Fb Fontext"/>
          <w:rtl/>
          <w:rPrChange w:id="9059" w:author="מנוע אמוראים" w:date="2026-10-05T16:42:03Z">
            <w:rPr>
              <w:rFonts w:ascii="Fb Fontext" w:hAnsi="Fb Fontext"/>
              <w:rtl/>
            </w:rPr>
          </w:rPrChange>
        </w:rPr>
        <w:t xml:space="preserve">ר"ח</w:t>
      </w:r>
      <w:r>
        <w:rPr>
          <w:rFonts w:ascii="Fb Fontext" w:hAnsi="Fb Fontext"/>
          <w:rtl/>
        </w:rPr>
        <w:t xml:space="preserve"> דס"ל דגזרי שמא יבוא בהו לידי תקלה.</w:t>
      </w:r>
    </w:p>
    <w:p w14:paraId="18FBF061" w14:textId="77777777" w:rsidR="007F622E" w:rsidRDefault="00E8089F" w:rsidP="007F622E">
      <w:pPr>
        <w:pStyle w:val="36"/>
        <w:framePr w:wrap="notBeside"/>
        <w:rPr>
          <w:rtl/>
        </w:rPr>
      </w:pPr>
      <w:r w:rsidRPr="007F622E">
        <w:rPr>
          <w:rtl/>
        </w:rPr>
        <w:t xml:space="preserve">והא </w:t>
      </w:r>
    </w:p>
    <w:p w14:paraId="50A087BA" w14:textId="151749DF" w:rsidR="00E8089F" w:rsidRPr="007F622E" w:rsidRDefault="00E8089F" w:rsidP="009A151F">
      <w:pPr>
        <w:rPr>
          <w:rtl/>
        </w:rPr>
      </w:pPr>
      <w:r w:rsidRPr="007F622E">
        <w:rPr>
          <w:rtl/>
        </w:rPr>
        <w:t>מדליקין בפת ובשמן של תרומה שנטמאת - פת זורקה בין העצים, ושמן משום דרמי ליה בכלי מאוס</w:t>
      </w:r>
    </w:p>
    <w:p w14:paraId="3983D74B" w14:textId="15BC79FD" w:rsidR="00E8089F" w:rsidRPr="007435EB" w:rsidRDefault="00F47631" w:rsidP="00F47631">
      <w:pPr>
        <w:pStyle w:val="affd"/>
        <w:rPr>
          <w:del w:id="90010" w:author="מנוע עיצוב" w:date="2026-10-08T11:01:28Z"/>
          <w:bCs/>
          <w:rtl/>
        </w:rPr>
      </w:pPr>
      <w:del w:id="90009" w:author="מנוע עיצוב" w:date="2026-10-08T11:01:28Z">
        <w:r>
          <w:rPr>
            <w:rFonts w:hint="cs"/>
            <w:rtl/>
          </w:rPr>
          <w:delText xml:space="preserve">***</w:delText>
        </w:r>
      </w:del>
    </w:p>
    <w:p w14:paraId="11E7213B" w14:textId="524397E6" w:rsidR="00E8089F" w:rsidRPr="007F622E" w:rsidRDefault="007F622E" w:rsidP="007F622E">
      <w:pPr>
        <w:pStyle w:val="afffff0"/>
        <w:rPr>
          <w:rtl/>
        </w:rPr>
      </w:pPr>
      <w:r w:rsidRPr="007F622E">
        <w:rPr>
          <w:rFonts w:hint="cs"/>
          <w:rtl/>
        </w:rPr>
        <w:t>מ</w:t>
      </w:r>
      <w:r w:rsidR="00E8089F" w:rsidRPr="007F622E">
        <w:rPr>
          <w:rtl/>
        </w:rPr>
        <w:t>דליקין בפת ובשמן של תרומה שנטמאת.</w:t>
      </w:r>
    </w:p>
    <w:p w14:paraId="50619AFE" w14:textId="1C94AF94" w:rsidR="007F622E" w:rsidRDefault="00E8089F" w:rsidP="007F622E">
      <w:pPr>
        <w:pStyle w:val="36"/>
        <w:framePr w:wrap="notBeside"/>
        <w:rPr>
          <w:rtl/>
        </w:rPr>
      </w:pPr>
      <w:r w:rsidRPr="007F622E">
        <w:rPr>
          <w:rtl/>
        </w:rPr>
        <w:t>אביי מחזקיה ורבא מר</w:t>
      </w:r>
      <w:r w:rsidRPr="007435EB">
        <w:rPr>
          <w:rtl/>
        </w:rPr>
        <w:t>"ה:</w:t>
      </w:r>
    </w:p>
    <w:p w14:paraId="6AF284C3" w14:textId="3B4678E4" w:rsidR="00E8089F" w:rsidRPr="007435EB" w:rsidRDefault="007F622E" w:rsidP="00E8089F">
      <w:pPr>
        <w:rPr>
          <w:rtl/>
        </w:rPr>
      </w:pPr>
      <w:r>
        <w:rPr>
          <w:rFonts w:hint="cs"/>
          <w:rtl/>
        </w:rPr>
        <w:t xml:space="preserve">דווקא </w:t>
      </w:r>
      <w:r w:rsidR="00E8089F" w:rsidRPr="007435EB">
        <w:rPr>
          <w:rtl/>
        </w:rPr>
        <w:t>פת, אבל חיטי לא, שמא יבא בהן לידי תקלה.</w:t>
      </w:r>
    </w:p>
    <w:p w14:paraId="0CFCBF87" w14:textId="77777777" w:rsidR="007F622E" w:rsidRDefault="00E8089F" w:rsidP="007F622E">
      <w:pPr>
        <w:pStyle w:val="36"/>
        <w:framePr w:wrap="notBeside"/>
        <w:rPr>
          <w:rtl/>
        </w:rPr>
      </w:pPr>
      <w:r w:rsidRPr="005C3FF1">
        <w:rPr>
          <w:rStyle w:val="afffa"/>
          <w:rtl/>
        </w:rPr>
        <w:t>ור</w:t>
      </w:r>
      <w:r w:rsidRPr="005C3FF1">
        <w:rPr>
          <w:rStyle w:val="afffa"/>
          <w:rFonts w:hint="cs"/>
          <w:rtl/>
        </w:rPr>
        <w:t>י</w:t>
      </w:r>
      <w:r w:rsidRPr="005C3FF1">
        <w:rPr>
          <w:rStyle w:val="afffa"/>
          <w:rtl/>
        </w:rPr>
        <w:t>"</w:t>
      </w:r>
      <w:r w:rsidRPr="005C3FF1">
        <w:rPr>
          <w:rStyle w:val="afffa"/>
          <w:rFonts w:hint="cs"/>
          <w:rtl/>
        </w:rPr>
        <w:t>ו</w:t>
      </w:r>
      <w:r w:rsidRPr="007435EB">
        <w:rPr>
          <w:rtl/>
        </w:rPr>
        <w:t>:</w:t>
      </w:r>
    </w:p>
    <w:p w14:paraId="74DC0CBF" w14:textId="1969E3A9" w:rsidR="00E8089F" w:rsidRPr="007435EB" w:rsidRDefault="00AB3B38" w:rsidP="007F622E">
      <w:pPr>
        <w:spacing w:after="60"/>
        <w:rPr>
          <w:rtl/>
        </w:rPr>
      </w:pPr>
      <w:r>
        <w:rPr>
          <w:rtl/>
        </w:rPr>
        <w:t>אף</w:t>
      </w:r>
      <w:r w:rsidR="00E8089F" w:rsidRPr="007435EB">
        <w:rPr>
          <w:rtl/>
        </w:rPr>
        <w:t xml:space="preserve"> חיטי ולא חישי' דאתי בהן לידי תקלה </w:t>
      </w:r>
      <w:r w:rsidR="007F622E" w:rsidRPr="007F622E">
        <w:rPr>
          <w:rStyle w:val="affffd"/>
          <w:rFonts w:hint="cs"/>
          <w:rtl/>
        </w:rPr>
        <w:t>וכרב אשי</w:t>
      </w:r>
      <w:r w:rsidR="007F622E">
        <w:rPr>
          <w:rFonts w:hint="cs"/>
          <w:rtl/>
        </w:rPr>
        <w:t xml:space="preserve"> </w:t>
      </w:r>
      <w:r w:rsidR="00E8089F" w:rsidRPr="007435EB">
        <w:rPr>
          <w:rtl/>
        </w:rPr>
        <w:t xml:space="preserve">דמיירי בשליקתא ומאיסתא. </w:t>
      </w:r>
      <w:r w:rsidR="00E8089F" w:rsidRPr="007F622E">
        <w:rPr>
          <w:rStyle w:val="affffff0"/>
          <w:rtl/>
        </w:rPr>
        <w:t>[שמשליכן אח"כ]</w:t>
      </w:r>
    </w:p>
    <w:p w14:paraId="66C466FE" w14:textId="77777777" w:rsidR="007F622E" w:rsidRDefault="00E8089F" w:rsidP="007F622E">
      <w:pPr>
        <w:pStyle w:val="36"/>
        <w:framePr w:wrap="notBeside"/>
        <w:rPr>
          <w:rtl/>
        </w:rPr>
      </w:pPr>
      <w:r w:rsidRPr="007435EB">
        <w:rPr>
          <w:rtl/>
        </w:rPr>
        <w:t xml:space="preserve">ורב אשי </w:t>
      </w:r>
    </w:p>
    <w:p w14:paraId="38E1E868" w14:textId="190D0042" w:rsidR="00E8089F" w:rsidRPr="007435EB" w:rsidRDefault="007F622E" w:rsidP="007F622E">
      <w:pPr>
        <w:spacing w:after="60"/>
        <w:rPr>
          <w:rtl/>
        </w:rPr>
      </w:pPr>
      <w:r w:rsidRPr="007F622E">
        <w:rPr>
          <w:rStyle w:val="affffd"/>
          <w:rFonts w:hint="cs"/>
          <w:rtl/>
        </w:rPr>
        <w:t>אהך דרי''צ:</w:t>
      </w:r>
      <w:r>
        <w:rPr>
          <w:rFonts w:hint="cs"/>
          <w:rtl/>
        </w:rPr>
        <w:t xml:space="preserve"> </w:t>
      </w:r>
      <w:r w:rsidR="00E8089F" w:rsidRPr="007435EB">
        <w:rPr>
          <w:rtl/>
        </w:rPr>
        <w:t xml:space="preserve">אבא שאול גבל של בית רבי היה, והיו מחמין לו חמין בחיטין של תרומה טמאה ללוש בהן עיסה בטהרה. ומיירי בשליקתא ומאיסתא. </w:t>
      </w:r>
      <w:r>
        <w:rPr>
          <w:rFonts w:hint="cs"/>
          <w:rtl/>
        </w:rPr>
        <w:t xml:space="preserve">ולכך </w:t>
      </w:r>
      <w:r w:rsidR="00E8089F" w:rsidRPr="007435EB">
        <w:rPr>
          <w:rtl/>
        </w:rPr>
        <w:t>לא חשו דאתו לידי תקלה.</w:t>
      </w:r>
    </w:p>
    <w:p w14:paraId="4D9DC2B6" w14:textId="77777777" w:rsidR="00E8089F" w:rsidRPr="007435EB" w:rsidRDefault="00E8089F" w:rsidP="005C3FF1">
      <w:pPr>
        <w:pStyle w:val="afff"/>
        <w:framePr w:wrap="around"/>
        <w:rPr>
          <w:rtl/>
        </w:rPr>
      </w:pPr>
      <w:r w:rsidRPr="007435EB">
        <w:rPr>
          <w:rFonts w:hint="cs"/>
          <w:rtl/>
        </w:rPr>
        <w:t>לד.</w:t>
      </w:r>
    </w:p>
    <w:p w14:paraId="521045F3" w14:textId="77777777" w:rsidR="007F622E" w:rsidRDefault="007F622E" w:rsidP="007F622E">
      <w:pPr>
        <w:pStyle w:val="36"/>
        <w:framePr w:wrap="notBeside"/>
        <w:rPr>
          <w:rtl/>
        </w:rPr>
      </w:pPr>
      <w:r>
        <w:rPr>
          <w:rFonts w:hint="cs"/>
          <w:rtl/>
        </w:rPr>
        <w:t xml:space="preserve">אב''א </w:t>
      </w:r>
      <w:r w:rsidR="00E8089F" w:rsidRPr="007435EB">
        <w:rPr>
          <w:rtl/>
        </w:rPr>
        <w:t>ור</w:t>
      </w:r>
      <w:r w:rsidR="00E8089F" w:rsidRPr="007435EB">
        <w:rPr>
          <w:rFonts w:hint="cs"/>
          <w:rtl/>
        </w:rPr>
        <w:t>חב</w:t>
      </w:r>
      <w:r w:rsidR="00E8089F" w:rsidRPr="007435EB">
        <w:rPr>
          <w:rtl/>
        </w:rPr>
        <w:t>"</w:t>
      </w:r>
      <w:r w:rsidR="00E8089F" w:rsidRPr="007435EB">
        <w:rPr>
          <w:rFonts w:hint="cs"/>
          <w:rtl/>
        </w:rPr>
        <w:t>א</w:t>
      </w:r>
    </w:p>
    <w:p w14:paraId="12905389" w14:textId="565F9F03" w:rsidR="00E8089F" w:rsidRPr="007435EB" w:rsidRDefault="00E8089F" w:rsidP="007F622E">
      <w:pPr>
        <w:rPr>
          <w:rtl/>
        </w:rPr>
      </w:pPr>
      <w:r w:rsidRPr="007435EB">
        <w:rPr>
          <w:rFonts w:ascii="Fb Fontext" w:hAnsi="Fb Fontext" w:hint="cs"/>
          <w:rtl/>
        </w:rPr>
        <w:t>תנ</w:t>
      </w:r>
      <w:r w:rsidRPr="007435EB">
        <w:rPr>
          <w:rFonts w:ascii="Fb Fontext" w:hAnsi="Fb Fontext"/>
          <w:rtl/>
        </w:rPr>
        <w:t xml:space="preserve">ו תרומות בי רבה, </w:t>
      </w:r>
      <w:r w:rsidRPr="007F622E">
        <w:rPr>
          <w:rStyle w:val="affffd"/>
          <w:rtl/>
        </w:rPr>
        <w:t>וכשפגע בהם רב"מ הקשה לאביי ורחב"א</w:t>
      </w:r>
      <w:r w:rsidR="007F622E">
        <w:rPr>
          <w:rStyle w:val="affffd"/>
          <w:rFonts w:hint="cs"/>
          <w:rtl/>
        </w:rPr>
        <w:t>:</w:t>
      </w:r>
      <w:r w:rsidR="007F622E">
        <w:rPr>
          <w:rFonts w:hint="cs"/>
          <w:rtl/>
        </w:rPr>
        <w:t xml:space="preserve"> </w:t>
      </w:r>
      <w:r w:rsidRPr="007F622E">
        <w:rPr>
          <w:rStyle w:val="affffd"/>
          <w:rtl/>
        </w:rPr>
        <w:t>מדתנן</w:t>
      </w:r>
      <w:r w:rsidRPr="007435EB">
        <w:rPr>
          <w:rtl/>
        </w:rPr>
        <w:t xml:space="preserve"> </w:t>
      </w:r>
      <w:r w:rsidRPr="007F622E">
        <w:rPr>
          <w:rStyle w:val="afffa"/>
          <w:rtl/>
        </w:rPr>
        <w:t>שתילי תרומות שנטמאו ושתלן</w:t>
      </w:r>
      <w:r w:rsidRPr="007435EB">
        <w:rPr>
          <w:rtl/>
        </w:rPr>
        <w:t xml:space="preserve"> טהורים מלטמא ואסורין מלאכול.</w:t>
      </w:r>
    </w:p>
    <w:p w14:paraId="79440645" w14:textId="77777777" w:rsidR="007F622E" w:rsidRDefault="00E8089F" w:rsidP="007F622E">
      <w:pPr>
        <w:pStyle w:val="36"/>
        <w:framePr w:wrap="notBeside"/>
        <w:rPr>
          <w:rtl/>
        </w:rPr>
      </w:pPr>
      <w:r w:rsidRPr="007435EB">
        <w:rPr>
          <w:rtl/>
        </w:rPr>
        <w:t>וא"ל</w:t>
      </w:r>
    </w:p>
    <w:p w14:paraId="45E167B7" w14:textId="365A0452" w:rsidR="00E8089F" w:rsidRPr="007435EB" w:rsidRDefault="00E8089F" w:rsidP="00E8089F">
      <w:pPr>
        <w:rPr>
          <w:rFonts w:cs="Guttman Vilna"/>
          <w:b/>
          <w:bCs/>
          <w:rtl/>
        </w:rPr>
      </w:pPr>
      <w:r w:rsidRPr="007435EB">
        <w:rPr>
          <w:rtl/>
        </w:rPr>
        <w:t xml:space="preserve">דאסורין היינו לזרים, </w:t>
      </w:r>
      <w:r w:rsidRPr="007F622E">
        <w:rPr>
          <w:rStyle w:val="affffd"/>
          <w:rtl/>
        </w:rPr>
        <w:t>וקמ"ל</w:t>
      </w:r>
      <w:r w:rsidRPr="007435EB">
        <w:rPr>
          <w:rtl/>
        </w:rPr>
        <w:t xml:space="preserve"> דגידולי תרומה תרומה.</w:t>
      </w:r>
    </w:p>
    <w:p w14:paraId="6F20B0D2" w14:textId="77777777" w:rsidR="007F622E" w:rsidRDefault="00E8089F" w:rsidP="007F622E">
      <w:pPr>
        <w:pStyle w:val="36"/>
        <w:framePr w:wrap="notBeside"/>
        <w:rPr>
          <w:rtl/>
        </w:rPr>
      </w:pPr>
      <w:r w:rsidRPr="007435EB">
        <w:rPr>
          <w:rtl/>
        </w:rPr>
        <w:t xml:space="preserve">והקשה </w:t>
      </w:r>
    </w:p>
    <w:p w14:paraId="7354B31D" w14:textId="4AFD8BD7" w:rsidR="00E8089F" w:rsidRPr="007435EB" w:rsidRDefault="00E8089F" w:rsidP="00E8089F">
      <w:pPr>
        <w:rPr>
          <w:rFonts w:cs="Guttman Vilna"/>
          <w:b/>
          <w:bCs/>
          <w:rtl/>
        </w:rPr>
      </w:pPr>
      <w:r w:rsidRPr="007435EB">
        <w:rPr>
          <w:rtl/>
        </w:rPr>
        <w:t>דכבר תנינא גידולי גידולין.</w:t>
      </w:r>
    </w:p>
    <w:p w14:paraId="60609DF2" w14:textId="77777777" w:rsidR="007F622E" w:rsidRDefault="00E8089F" w:rsidP="007F622E">
      <w:pPr>
        <w:pStyle w:val="36"/>
        <w:framePr w:wrap="notBeside"/>
        <w:rPr>
          <w:rtl/>
        </w:rPr>
      </w:pPr>
      <w:r w:rsidRPr="007435EB">
        <w:rPr>
          <w:rtl/>
        </w:rPr>
        <w:t xml:space="preserve">ואף תנינא </w:t>
      </w:r>
    </w:p>
    <w:p w14:paraId="1368655C" w14:textId="386CD368" w:rsidR="00E8089F" w:rsidRPr="007F622E" w:rsidRDefault="007F622E" w:rsidP="00E8089F">
      <w:pPr>
        <w:rPr>
          <w:rStyle w:val="afffa"/>
          <w:rtl/>
        </w:rPr>
      </w:pPr>
      <w:r>
        <w:rPr>
          <w:rFonts w:hint="cs"/>
          <w:rtl/>
        </w:rPr>
        <w:t>ב</w:t>
      </w:r>
      <w:r w:rsidR="00E8089F" w:rsidRPr="007435EB">
        <w:rPr>
          <w:rtl/>
        </w:rPr>
        <w:t>דבר שאין זרעו כלה ד</w:t>
      </w:r>
      <w:r w:rsidR="00AB3B38">
        <w:rPr>
          <w:rtl/>
        </w:rPr>
        <w:t>אף</w:t>
      </w:r>
      <w:r w:rsidR="00E8089F" w:rsidRPr="007435EB">
        <w:rPr>
          <w:rtl/>
        </w:rPr>
        <w:t xml:space="preserve"> גידולי גידולין אסורין באכילה</w:t>
      </w:r>
      <w:r w:rsidR="00E8089F" w:rsidRPr="007435EB">
        <w:rPr>
          <w:rFonts w:hint="cs"/>
          <w:rtl/>
        </w:rPr>
        <w:t xml:space="preserve"> -</w:t>
      </w:r>
      <w:r w:rsidR="00E8089F" w:rsidRPr="007435EB">
        <w:rPr>
          <w:rtl/>
        </w:rPr>
        <w:t xml:space="preserve"> </w:t>
      </w:r>
      <w:r w:rsidR="00E8089F" w:rsidRPr="007F622E">
        <w:rPr>
          <w:rStyle w:val="afffa"/>
          <w:rtl/>
        </w:rPr>
        <w:t>ו</w:t>
      </w:r>
      <w:r w:rsidRPr="007F622E">
        <w:rPr>
          <w:rStyle w:val="afffa"/>
          <w:rFonts w:hint="cs"/>
          <w:rtl/>
        </w:rPr>
        <w:t>שת</w:t>
      </w:r>
      <w:r w:rsidR="00E8089F" w:rsidRPr="007F622E">
        <w:rPr>
          <w:rStyle w:val="afffa"/>
          <w:rtl/>
        </w:rPr>
        <w:t>קו.</w:t>
      </w:r>
    </w:p>
    <w:p w14:paraId="5BBC4DAC" w14:textId="77777777" w:rsidR="007F622E" w:rsidRDefault="007F622E" w:rsidP="007F622E">
      <w:pPr>
        <w:pStyle w:val="36"/>
        <w:framePr w:wrap="notBeside"/>
        <w:rPr>
          <w:rtl/>
        </w:rPr>
      </w:pPr>
      <w:r>
        <w:rPr>
          <w:rFonts w:hint="cs"/>
          <w:rtl/>
        </w:rPr>
        <w:t>ולכך א''ל מר''ש</w:t>
      </w:r>
      <w:r w:rsidR="00E8089F" w:rsidRPr="007435EB">
        <w:rPr>
          <w:rtl/>
        </w:rPr>
        <w:t>:</w:t>
      </w:r>
    </w:p>
    <w:p w14:paraId="27053DC9" w14:textId="369F545B" w:rsidR="00E8089F" w:rsidRPr="007435EB" w:rsidRDefault="00E8089F" w:rsidP="007F622E">
      <w:pPr>
        <w:spacing w:after="60"/>
        <w:rPr>
          <w:rtl/>
        </w:rPr>
      </w:pPr>
      <w:r w:rsidRPr="007435EB">
        <w:rPr>
          <w:rFonts w:ascii="Fb Fontext" w:hAnsi="Fb Fontext"/>
          <w:sz w:val="20"/>
          <w:rtl/>
        </w:rPr>
        <w:t>דאסורין היינו לכהנים, הואיל ואיפסילו להו בהיסח הדעת.</w:t>
      </w:r>
    </w:p>
    <w:p w14:paraId="625CCE3F" w14:textId="77777777" w:rsidR="007F622E" w:rsidRPr="007F622E" w:rsidRDefault="007F622E" w:rsidP="007F622E">
      <w:pPr>
        <w:pStyle w:val="36"/>
        <w:framePr w:wrap="notBeside"/>
        <w:rPr>
          <w:rtl/>
        </w:rPr>
      </w:pPr>
      <w:r w:rsidRPr="007F622E">
        <w:rPr>
          <w:rFonts w:hint="cs"/>
          <w:rtl/>
        </w:rPr>
        <w:t>והא דתנינא לרי''ו</w:t>
      </w:r>
    </w:p>
    <w:p w14:paraId="0F2006D0" w14:textId="461B0B90" w:rsidR="00E8089F" w:rsidRPr="007435EB" w:rsidRDefault="00E8089F" w:rsidP="00623CAA">
      <w:pPr>
        <w:spacing w:before="4"/>
        <w:rPr>
          <w:rtl/>
        </w:rPr>
      </w:pPr>
      <w:r w:rsidRPr="007435EB">
        <w:rPr>
          <w:rFonts w:ascii="Fb Fontext" w:hAnsi="Fb Fontext"/>
          <w:rtl/>
        </w:rPr>
        <w:t>היסח הדעת פסול טומאה הוי, שאם יבא אליהו ויטהרנה - שומעין לו.</w:t>
      </w:r>
    </w:p>
    <w:p w14:paraId="3E02BB90" w14:textId="77777777" w:rsidR="007F622E" w:rsidRDefault="00E8089F" w:rsidP="007F622E">
      <w:pPr>
        <w:pStyle w:val="36"/>
        <w:framePr w:wrap="notBeside"/>
        <w:rPr>
          <w:rtl/>
        </w:rPr>
      </w:pPr>
      <w:r w:rsidRPr="007435EB">
        <w:rPr>
          <w:rFonts w:hint="cs"/>
          <w:rtl/>
        </w:rPr>
        <w:t>ו</w:t>
      </w:r>
      <w:r w:rsidRPr="007435EB">
        <w:rPr>
          <w:rtl/>
        </w:rPr>
        <w:t>לרשב"ל</w:t>
      </w:r>
      <w:r w:rsidRPr="007435EB">
        <w:rPr>
          <w:rFonts w:hint="cs"/>
          <w:rtl/>
        </w:rPr>
        <w:t>:</w:t>
      </w:r>
    </w:p>
    <w:p w14:paraId="5AB21547" w14:textId="4CF34727" w:rsidR="00E8089F" w:rsidRPr="007435EB" w:rsidRDefault="00E8089F" w:rsidP="007F622E">
      <w:pPr>
        <w:spacing w:after="60"/>
        <w:rPr>
          <w:rFonts w:cs="Guttman Vilna"/>
          <w:b/>
          <w:bCs/>
          <w:rtl/>
        </w:rPr>
      </w:pPr>
      <w:r w:rsidRPr="007435EB">
        <w:rPr>
          <w:rtl/>
        </w:rPr>
        <w:t>פסול הגוף הוי, שאם יבא אליהו ויטהרנה - אין שומעין לו.</w:t>
      </w:r>
    </w:p>
    <w:p w14:paraId="07F758BA" w14:textId="77777777" w:rsidR="007F622E" w:rsidRDefault="00E8089F" w:rsidP="007F622E">
      <w:pPr>
        <w:pStyle w:val="36"/>
        <w:framePr w:wrap="notBeside"/>
        <w:rPr>
          <w:rtl/>
        </w:rPr>
      </w:pPr>
      <w:r w:rsidRPr="00F46A1C">
        <w:rPr>
          <w:rStyle w:val="affffd"/>
          <w:rtl/>
        </w:rPr>
        <w:t>והך</w:t>
      </w:r>
      <w:r w:rsidRPr="007435EB">
        <w:rPr>
          <w:rtl/>
        </w:rPr>
        <w:t xml:space="preserve"> </w:t>
      </w:r>
    </w:p>
    <w:p w14:paraId="05A6CA37" w14:textId="77777777" w:rsidR="007F622E" w:rsidRDefault="007F622E" w:rsidP="007F622E">
      <w:pPr>
        <w:rPr>
          <w:rtl/>
        </w:rPr>
      </w:pPr>
      <w:r w:rsidRPr="007F622E">
        <w:rPr>
          <w:rStyle w:val="affffd"/>
          <w:rFonts w:hint="cs"/>
          <w:rtl/>
        </w:rPr>
        <w:t>ד</w:t>
      </w:r>
      <w:r w:rsidR="00E8089F" w:rsidRPr="007F622E">
        <w:rPr>
          <w:rStyle w:val="affffd"/>
          <w:rtl/>
        </w:rPr>
        <w:t xml:space="preserve">הקשה רי"ו לרשב"ל </w:t>
      </w:r>
      <w:r w:rsidRPr="007F622E">
        <w:rPr>
          <w:rStyle w:val="affffd"/>
          <w:rFonts w:hint="cs"/>
          <w:rtl/>
        </w:rPr>
        <w:t>מ</w:t>
      </w:r>
      <w:r w:rsidR="00E8089F" w:rsidRPr="007F622E">
        <w:rPr>
          <w:rStyle w:val="affffd"/>
          <w:rtl/>
        </w:rPr>
        <w:t>דריבשריב"ב</w:t>
      </w:r>
      <w:r w:rsidR="00E8089F" w:rsidRPr="007435EB">
        <w:rPr>
          <w:rtl/>
        </w:rPr>
        <w:t xml:space="preserve"> דלול קטן היה בין כבש למזבח במערבו של כבש.</w:t>
      </w:r>
      <w:r>
        <w:rPr>
          <w:rFonts w:hint="cs"/>
          <w:rtl/>
        </w:rPr>
        <w:t xml:space="preserve"> </w:t>
      </w:r>
      <w:r w:rsidR="00E8089F" w:rsidRPr="007435EB">
        <w:rPr>
          <w:rtl/>
        </w:rPr>
        <w:t>ששם היו זורקין פסולי חטאת העוף, ותעובר צורתן ויוצאין לבית השריפה.</w:t>
      </w:r>
      <w:r>
        <w:rPr>
          <w:rFonts w:cs="Guttman Vilna" w:hint="cs"/>
          <w:b/>
          <w:bCs/>
          <w:rtl/>
        </w:rPr>
        <w:t xml:space="preserve"> </w:t>
      </w:r>
    </w:p>
    <w:p w14:paraId="7F90EF40" w14:textId="77777777" w:rsidR="007F622E" w:rsidRDefault="00E8089F" w:rsidP="007F622E">
      <w:pPr>
        <w:pStyle w:val="36"/>
        <w:framePr w:wrap="notBeside"/>
        <w:rPr>
          <w:rtl/>
        </w:rPr>
      </w:pPr>
      <w:r w:rsidRPr="007435EB">
        <w:rPr>
          <w:rtl/>
        </w:rPr>
        <w:t>- היינו</w:t>
      </w:r>
    </w:p>
    <w:p w14:paraId="57DFC32C" w14:textId="59523A62" w:rsidR="00E8089F" w:rsidRPr="007435EB" w:rsidRDefault="00AB3B38" w:rsidP="007F622E">
      <w:pPr>
        <w:rPr>
          <w:rtl/>
        </w:rPr>
      </w:pPr>
      <w:r>
        <w:rPr>
          <w:rtl/>
        </w:rPr>
        <w:t>אף</w:t>
      </w:r>
      <w:r w:rsidR="00E8089F" w:rsidRPr="007435EB">
        <w:rPr>
          <w:rtl/>
        </w:rPr>
        <w:t xml:space="preserve"> אי נימא פסול הגוף בעי' עיבור צורה ו</w:t>
      </w:r>
      <w:r>
        <w:rPr>
          <w:rtl/>
        </w:rPr>
        <w:t>אף</w:t>
      </w:r>
      <w:r w:rsidR="00E8089F" w:rsidRPr="007435EB">
        <w:rPr>
          <w:rtl/>
        </w:rPr>
        <w:t xml:space="preserve"> דאמרי' בפסול בגופו ישרף מיד בדם ובבעלים תעובר צורתן, ויוצאין לבית השריפה.</w:t>
      </w:r>
    </w:p>
    <w:p w14:paraId="2F68CE25" w14:textId="77777777" w:rsidR="007F622E" w:rsidRDefault="00E8089F" w:rsidP="007F622E">
      <w:pPr>
        <w:pStyle w:val="36"/>
        <w:framePr w:wrap="notBeside"/>
        <w:rPr>
          <w:rtl/>
        </w:rPr>
      </w:pPr>
      <w:r w:rsidRPr="007435EB">
        <w:rPr>
          <w:rtl/>
        </w:rPr>
        <w:t>דהך דתנא</w:t>
      </w:r>
    </w:p>
    <w:p w14:paraId="3E4F6453" w14:textId="3C75FD04" w:rsidR="00E8089F" w:rsidRPr="007435EB" w:rsidRDefault="00E8089F" w:rsidP="007F622E">
      <w:pPr>
        <w:spacing w:after="60"/>
        <w:rPr>
          <w:rtl/>
        </w:rPr>
      </w:pPr>
      <w:r>
        <w:rPr>
          <w:rStyle w:val="affffd"/>
          <w:rFonts w:ascii="Fb Fontext" w:hAnsi="Fb Fontext"/>
          <w:sz w:val="20"/>
          <w:rtl/>
          <w:rPrChange w:id="9060" w:author="מנוע אמוראים" w:date="2026-10-05T16:42:03Z">
            <w:rPr>
              <w:rFonts w:ascii="Fb Fontext" w:hAnsi="Fb Fontext"/>
              <w:sz w:val="20"/>
              <w:rtl/>
            </w:rPr>
          </w:rPrChange>
        </w:rPr>
        <w:t xml:space="preserve">דרב"א</w:t>
      </w:r>
      <w:r>
        <w:rPr>
          <w:rFonts w:ascii="Fb Fontext" w:hAnsi="Fb Fontext"/>
          <w:sz w:val="20"/>
          <w:rtl/>
        </w:rPr>
        <w:t xml:space="preserve"> דס"ל ד</w:t>
      </w:r>
      <w:r w:rsidR="00AB3B38">
        <w:rPr>
          <w:rFonts w:ascii="Fb Fontext" w:hAnsi="Fb Fontext"/>
          <w:sz w:val="20"/>
          <w:rtl/>
        </w:rPr>
        <w:t>אף</w:t>
      </w:r>
      <w:r w:rsidRPr="007435EB">
        <w:rPr>
          <w:rFonts w:ascii="Fb Fontext" w:hAnsi="Fb Fontext"/>
          <w:sz w:val="20"/>
          <w:rtl/>
        </w:rPr>
        <w:t xml:space="preserve"> פיגול טעון עיבור צורה.</w:t>
      </w:r>
    </w:p>
    <w:p w14:paraId="06C888DE" w14:textId="77777777" w:rsidR="00E8089F" w:rsidRPr="007435EB" w:rsidRDefault="00E8089F" w:rsidP="005C3FF1">
      <w:pPr>
        <w:pStyle w:val="afff"/>
        <w:framePr w:wrap="around"/>
        <w:rPr>
          <w:rtl/>
        </w:rPr>
      </w:pPr>
      <w:r w:rsidRPr="007435EB">
        <w:rPr>
          <w:rFonts w:hint="cs"/>
          <w:rtl/>
        </w:rPr>
        <w:t>לד:</w:t>
      </w:r>
    </w:p>
    <w:p w14:paraId="334D1875" w14:textId="77777777" w:rsidR="007F622E" w:rsidRDefault="00E8089F" w:rsidP="007F622E">
      <w:pPr>
        <w:pStyle w:val="36"/>
        <w:framePr w:wrap="notBeside"/>
        <w:rPr>
          <w:rFonts w:ascii="Fb Fontext" w:hAnsi="Fb Fontext"/>
          <w:rtl/>
        </w:rPr>
      </w:pPr>
      <w:r w:rsidRPr="00F46A1C">
        <w:rPr>
          <w:rStyle w:val="affffd"/>
          <w:rtl/>
        </w:rPr>
        <w:t>הך</w:t>
      </w:r>
      <w:r w:rsidRPr="007435EB">
        <w:rPr>
          <w:rFonts w:ascii="Fb Fontext" w:hAnsi="Fb Fontext"/>
          <w:rtl/>
        </w:rPr>
        <w:t xml:space="preserve"> </w:t>
      </w:r>
    </w:p>
    <w:p w14:paraId="56374F6A" w14:textId="309FBF77" w:rsidR="00E8089F" w:rsidRPr="007435EB" w:rsidRDefault="007F622E" w:rsidP="00623CAA">
      <w:pPr>
        <w:spacing w:before="4"/>
        <w:rPr>
          <w:rtl/>
        </w:rPr>
      </w:pPr>
      <w:r>
        <w:rPr>
          <w:rFonts w:ascii="Fb Fontext" w:hAnsi="Fb Fontext" w:hint="cs"/>
          <w:rtl/>
        </w:rPr>
        <w:t>ד</w:t>
      </w:r>
      <w:r w:rsidR="00E8089F" w:rsidRPr="007435EB">
        <w:rPr>
          <w:rFonts w:ascii="Fb Fontext" w:hAnsi="Fb Fontext"/>
          <w:rtl/>
        </w:rPr>
        <w:t>הקשה מהא דנטמא או שנפסל הבשר, או שיצא חוץ לקלעים.</w:t>
      </w:r>
    </w:p>
    <w:p w14:paraId="23413F03" w14:textId="5E81E4E1" w:rsidR="00E8089F" w:rsidRPr="007435EB" w:rsidRDefault="00E8089F" w:rsidP="007F622E">
      <w:pPr>
        <w:rPr>
          <w:rFonts w:cs="Guttman Vilna"/>
          <w:b/>
          <w:bCs/>
          <w:rtl/>
        </w:rPr>
      </w:pPr>
      <w:r w:rsidRPr="007F622E">
        <w:rPr>
          <w:rStyle w:val="affffd"/>
          <w:rtl/>
        </w:rPr>
        <w:t>דלר"א:</w:t>
      </w:r>
      <w:r w:rsidRPr="007435EB">
        <w:rPr>
          <w:rtl/>
        </w:rPr>
        <w:t xml:space="preserve"> יזרוק, </w:t>
      </w:r>
      <w:r w:rsidRPr="007F622E">
        <w:rPr>
          <w:rStyle w:val="affffd"/>
          <w:rtl/>
        </w:rPr>
        <w:t>ולרבי יהושע:</w:t>
      </w:r>
      <w:r w:rsidRPr="007435EB">
        <w:rPr>
          <w:rtl/>
        </w:rPr>
        <w:t xml:space="preserve"> לא יזרוק. ומודה שאם זרק הורצה נפסל</w:t>
      </w:r>
      <w:r w:rsidRPr="007435EB">
        <w:rPr>
          <w:rFonts w:hint="cs"/>
          <w:rtl/>
        </w:rPr>
        <w:t xml:space="preserve"> - </w:t>
      </w:r>
      <w:r w:rsidRPr="007435EB">
        <w:rPr>
          <w:rtl/>
        </w:rPr>
        <w:t>היינו בטבו"י.</w:t>
      </w:r>
      <w:r w:rsidR="007F622E">
        <w:rPr>
          <w:rFonts w:cs="Guttman Vilna" w:hint="cs"/>
          <w:b/>
          <w:bCs/>
          <w:rtl/>
        </w:rPr>
        <w:t xml:space="preserve"> </w:t>
      </w:r>
      <w:r w:rsidRPr="007F622E">
        <w:rPr>
          <w:rStyle w:val="affffff0"/>
          <w:rtl/>
        </w:rPr>
        <w:t>[דאי בהיסח הדעת בפסול טומאה משכח"ל דמרצי ציץ אבל אי בפסול הגוף מאי מרצה]</w:t>
      </w:r>
      <w:r w:rsidR="007F622E">
        <w:rPr>
          <w:rStyle w:val="affffff0"/>
          <w:rFonts w:hint="cs"/>
          <w:rtl/>
        </w:rPr>
        <w:t xml:space="preserve"> </w:t>
      </w:r>
      <w:r w:rsidRPr="007435EB">
        <w:rPr>
          <w:rtl/>
        </w:rPr>
        <w:t>וא"כ תרי גווני טמאה נינהו.</w:t>
      </w:r>
    </w:p>
    <w:p w14:paraId="18A4A16B" w14:textId="77777777" w:rsidR="007F622E" w:rsidRDefault="00E8089F" w:rsidP="007F622E">
      <w:pPr>
        <w:pStyle w:val="36"/>
        <w:framePr w:wrap="notBeside"/>
        <w:rPr>
          <w:rtl/>
        </w:rPr>
      </w:pPr>
      <w:r w:rsidRPr="007435EB">
        <w:rPr>
          <w:rtl/>
        </w:rPr>
        <w:t xml:space="preserve">ולרבי ירמיה </w:t>
      </w:r>
    </w:p>
    <w:p w14:paraId="191B0D8A" w14:textId="5588216F" w:rsidR="00E8089F" w:rsidRPr="007435EB" w:rsidRDefault="007F622E" w:rsidP="00E8089F">
      <w:pPr>
        <w:rPr>
          <w:rtl/>
        </w:rPr>
      </w:pPr>
      <w:r>
        <w:rPr>
          <w:rFonts w:hint="cs"/>
          <w:rtl/>
        </w:rPr>
        <w:t>צ</w:t>
      </w:r>
      <w:r w:rsidR="00E8089F" w:rsidRPr="007435EB">
        <w:rPr>
          <w:rtl/>
        </w:rPr>
        <w:t>"ל דכמו דאין זריעה להקדש ה"נ אין זריעה לתרומה.</w:t>
      </w:r>
    </w:p>
    <w:p w14:paraId="6845ABBF" w14:textId="77777777" w:rsidR="007F622E" w:rsidRDefault="00E8089F" w:rsidP="007F622E">
      <w:pPr>
        <w:pStyle w:val="36"/>
        <w:framePr w:wrap="notBeside"/>
        <w:rPr>
          <w:rtl/>
        </w:rPr>
      </w:pPr>
      <w:r w:rsidRPr="007435EB">
        <w:rPr>
          <w:rtl/>
        </w:rPr>
        <w:t>וכדחז'י</w:t>
      </w:r>
    </w:p>
    <w:p w14:paraId="4B65D830" w14:textId="77777777" w:rsidR="007F622E" w:rsidRDefault="00E8089F" w:rsidP="00E8089F">
      <w:pPr>
        <w:rPr>
          <w:rtl/>
        </w:rPr>
      </w:pPr>
      <w:r w:rsidRPr="007435EB">
        <w:rPr>
          <w:rtl/>
        </w:rPr>
        <w:t xml:space="preserve">דמי החג שנטמאו השיקן ואחר כך הקדישן - טהורין, </w:t>
      </w:r>
    </w:p>
    <w:p w14:paraId="3DE32A7E" w14:textId="5E3FA9E6" w:rsidR="00E8089F" w:rsidRPr="007435EB" w:rsidRDefault="00E8089F" w:rsidP="00E8089F">
      <w:pPr>
        <w:rPr>
          <w:rtl/>
        </w:rPr>
      </w:pPr>
      <w:r w:rsidRPr="007435EB">
        <w:rPr>
          <w:rtl/>
        </w:rPr>
        <w:t>הקדישן ואחר כך השיקן - טמאים.</w:t>
      </w:r>
    </w:p>
    <w:p w14:paraId="4EE208ED" w14:textId="509C8BD6" w:rsidR="00E8089F" w:rsidRPr="007435EB" w:rsidRDefault="00E8089F" w:rsidP="007F622E">
      <w:pPr>
        <w:spacing w:after="120"/>
        <w:rPr>
          <w:rtl/>
        </w:rPr>
      </w:pPr>
      <w:r w:rsidRPr="007F622E">
        <w:rPr>
          <w:rStyle w:val="affffd"/>
          <w:rtl/>
        </w:rPr>
        <w:t>אלמא:</w:t>
      </w:r>
      <w:r w:rsidRPr="007435EB">
        <w:rPr>
          <w:rFonts w:ascii="Fb Fontext" w:hAnsi="Fb Fontext"/>
          <w:sz w:val="20"/>
          <w:rtl/>
        </w:rPr>
        <w:t xml:space="preserve"> אין זריעה להקדש. </w:t>
      </w:r>
      <w:r w:rsidR="007F622E" w:rsidRPr="007F622E">
        <w:rPr>
          <w:rStyle w:val="affffd"/>
          <w:rFonts w:hint="cs"/>
          <w:rtl/>
        </w:rPr>
        <w:t>א''כ גם</w:t>
      </w:r>
      <w:r w:rsidRPr="007F622E">
        <w:rPr>
          <w:rStyle w:val="affffd"/>
          <w:rtl/>
        </w:rPr>
        <w:t>:</w:t>
      </w:r>
      <w:r w:rsidRPr="007435EB">
        <w:rPr>
          <w:rFonts w:ascii="Fb Fontext" w:hAnsi="Fb Fontext"/>
          <w:sz w:val="20"/>
          <w:rtl/>
        </w:rPr>
        <w:t xml:space="preserve"> אין זריעה לתרומה.</w:t>
      </w:r>
    </w:p>
    <w:p w14:paraId="05302596" w14:textId="77777777" w:rsidR="007F622E" w:rsidRDefault="00E8089F" w:rsidP="007F622E">
      <w:pPr>
        <w:pStyle w:val="36"/>
        <w:framePr w:wrap="notBeside"/>
        <w:rPr>
          <w:rtl/>
        </w:rPr>
      </w:pPr>
      <w:r w:rsidRPr="00F46A1C">
        <w:rPr>
          <w:rStyle w:val="affffd"/>
          <w:rtl/>
        </w:rPr>
        <w:t>והך</w:t>
      </w:r>
      <w:r w:rsidRPr="007435EB">
        <w:rPr>
          <w:rtl/>
        </w:rPr>
        <w:t xml:space="preserve"> דחזי'</w:t>
      </w:r>
    </w:p>
    <w:p w14:paraId="507D4E2E" w14:textId="722766A8" w:rsidR="00E8089F" w:rsidRPr="007435EB" w:rsidRDefault="00E8089F" w:rsidP="00623CAA">
      <w:pPr>
        <w:spacing w:before="4"/>
        <w:rPr>
          <w:rtl/>
        </w:rPr>
      </w:pPr>
      <w:r w:rsidRPr="007F622E">
        <w:rPr>
          <w:rStyle w:val="afffa"/>
          <w:rtl/>
        </w:rPr>
        <w:t>במי החג שנטמאו</w:t>
      </w:r>
      <w:r w:rsidRPr="007435EB">
        <w:rPr>
          <w:rFonts w:ascii="Fb Fontext" w:hAnsi="Fb Fontext"/>
          <w:rtl/>
        </w:rPr>
        <w:t xml:space="preserve"> דהקדישן ואח"כ השיקן דמעלה עשו רבנן.</w:t>
      </w:r>
    </w:p>
    <w:p w14:paraId="276F59ED" w14:textId="77777777" w:rsidR="007F622E" w:rsidRDefault="00E8089F" w:rsidP="007F622E">
      <w:pPr>
        <w:pStyle w:val="36"/>
        <w:framePr w:wrap="notBeside"/>
        <w:rPr>
          <w:rtl/>
        </w:rPr>
      </w:pPr>
      <w:r w:rsidRPr="007435EB">
        <w:rPr>
          <w:rtl/>
        </w:rPr>
        <w:t>ושאל אביי</w:t>
      </w:r>
    </w:p>
    <w:p w14:paraId="722D0BA1" w14:textId="272499A9" w:rsidR="00E8089F" w:rsidRPr="007435EB" w:rsidRDefault="00E8089F" w:rsidP="00E8089F">
      <w:pPr>
        <w:rPr>
          <w:rtl/>
        </w:rPr>
      </w:pPr>
      <w:r w:rsidRPr="007435EB">
        <w:rPr>
          <w:rtl/>
        </w:rPr>
        <w:t xml:space="preserve">אי דווקא בכלי או </w:t>
      </w:r>
      <w:r w:rsidR="00AB3B38">
        <w:rPr>
          <w:rtl/>
        </w:rPr>
        <w:t>אף</w:t>
      </w:r>
      <w:r w:rsidRPr="007435EB">
        <w:rPr>
          <w:rtl/>
        </w:rPr>
        <w:t xml:space="preserve"> </w:t>
      </w:r>
      <w:r w:rsidRPr="007435EB">
        <w:rPr>
          <w:rFonts w:hint="cs"/>
          <w:rtl/>
        </w:rPr>
        <w:t xml:space="preserve">הקדישן </w:t>
      </w:r>
      <w:r w:rsidRPr="007435EB">
        <w:rPr>
          <w:rtl/>
        </w:rPr>
        <w:t>בפה עשו מעלה.</w:t>
      </w:r>
    </w:p>
    <w:p w14:paraId="55D08044" w14:textId="16E7E576" w:rsidR="007F622E" w:rsidRDefault="00E8089F" w:rsidP="007F622E">
      <w:pPr>
        <w:pStyle w:val="36"/>
        <w:framePr w:wrap="notBeside"/>
        <w:rPr>
          <w:rtl/>
        </w:rPr>
      </w:pPr>
      <w:r w:rsidRPr="007435EB">
        <w:rPr>
          <w:rtl/>
        </w:rPr>
        <w:t>וא"ל</w:t>
      </w:r>
      <w:r w:rsidR="007F622E">
        <w:rPr>
          <w:rFonts w:hint="cs"/>
          <w:rtl/>
        </w:rPr>
        <w:t xml:space="preserve"> ששמע מרי''ו</w:t>
      </w:r>
      <w:r w:rsidRPr="007435EB">
        <w:rPr>
          <w:rtl/>
        </w:rPr>
        <w:t xml:space="preserve"> </w:t>
      </w:r>
    </w:p>
    <w:p w14:paraId="4CDD6218" w14:textId="026BD003" w:rsidR="00E8089F" w:rsidRPr="007435EB" w:rsidRDefault="00E8089F" w:rsidP="007F622E">
      <w:pPr>
        <w:rPr>
          <w:rtl/>
        </w:rPr>
      </w:pPr>
      <w:r w:rsidRPr="007F622E">
        <w:rPr>
          <w:rStyle w:val="affffd"/>
          <w:rtl/>
        </w:rPr>
        <w:t>בדומה לזה</w:t>
      </w:r>
      <w:r w:rsidR="007F622E">
        <w:rPr>
          <w:rStyle w:val="affffd"/>
          <w:rFonts w:hint="cs"/>
          <w:rtl/>
        </w:rPr>
        <w:t>:</w:t>
      </w:r>
      <w:r w:rsidRPr="007F622E">
        <w:rPr>
          <w:rStyle w:val="affffd"/>
          <w:rtl/>
        </w:rPr>
        <w:t xml:space="preserve"> </w:t>
      </w:r>
      <w:r w:rsidRPr="007F622E">
        <w:rPr>
          <w:rStyle w:val="afffa"/>
          <w:rtl/>
        </w:rPr>
        <w:t>דענבים שנטמאו,</w:t>
      </w:r>
      <w:r w:rsidRPr="007435EB">
        <w:rPr>
          <w:rtl/>
        </w:rPr>
        <w:t xml:space="preserve"> דרכן ואח"</w:t>
      </w:r>
      <w:r w:rsidRPr="007435EB">
        <w:rPr>
          <w:rFonts w:hint="cs"/>
          <w:rtl/>
        </w:rPr>
        <w:t>כ</w:t>
      </w:r>
      <w:r w:rsidRPr="007435EB">
        <w:rPr>
          <w:rtl/>
        </w:rPr>
        <w:t xml:space="preserve"> הקדישן טהורים, הקדישן ואח"</w:t>
      </w:r>
      <w:r w:rsidRPr="007435EB">
        <w:rPr>
          <w:rFonts w:hint="cs"/>
          <w:rtl/>
        </w:rPr>
        <w:t>כ</w:t>
      </w:r>
      <w:r w:rsidRPr="007435EB">
        <w:rPr>
          <w:rtl/>
        </w:rPr>
        <w:t xml:space="preserve"> דרכן </w:t>
      </w:r>
      <w:r w:rsidR="007F622E">
        <w:rPr>
          <w:rFonts w:hint="cs"/>
          <w:rtl/>
        </w:rPr>
        <w:t xml:space="preserve">- </w:t>
      </w:r>
      <w:r w:rsidRPr="007435EB">
        <w:rPr>
          <w:rtl/>
        </w:rPr>
        <w:t>טמאין.</w:t>
      </w:r>
      <w:r w:rsidR="007F622E">
        <w:rPr>
          <w:rFonts w:hint="cs"/>
          <w:rtl/>
        </w:rPr>
        <w:t xml:space="preserve"> </w:t>
      </w:r>
      <w:r w:rsidRPr="007F622E">
        <w:rPr>
          <w:rStyle w:val="affffd"/>
          <w:rtl/>
        </w:rPr>
        <w:t>והיינו</w:t>
      </w:r>
      <w:r w:rsidRPr="007435EB">
        <w:rPr>
          <w:rFonts w:ascii="Fb Fontext" w:hAnsi="Fb Fontext"/>
          <w:rtl/>
        </w:rPr>
        <w:t xml:space="preserve"> ד</w:t>
      </w:r>
      <w:r w:rsidR="00AB3B38">
        <w:rPr>
          <w:rFonts w:ascii="Fb Fontext" w:hAnsi="Fb Fontext"/>
          <w:rtl/>
        </w:rPr>
        <w:t>אף</w:t>
      </w:r>
      <w:r w:rsidRPr="007435EB">
        <w:rPr>
          <w:rFonts w:ascii="Fb Fontext" w:hAnsi="Fb Fontext"/>
          <w:rtl/>
        </w:rPr>
        <w:t xml:space="preserve"> דקדושת פה </w:t>
      </w:r>
      <w:r w:rsidR="007F622E">
        <w:rPr>
          <w:rFonts w:ascii="Fb Fontext" w:hAnsi="Fb Fontext" w:hint="cs"/>
          <w:rtl/>
        </w:rPr>
        <w:t xml:space="preserve">הם </w:t>
      </w:r>
      <w:r w:rsidR="007F622E">
        <w:rPr>
          <w:rFonts w:ascii="Fb Fontext" w:hAnsi="Fb Fontext"/>
          <w:rtl/>
        </w:rPr>
        <w:t>–</w:t>
      </w:r>
      <w:r w:rsidR="007F622E">
        <w:rPr>
          <w:rFonts w:ascii="Fb Fontext" w:hAnsi="Fb Fontext" w:hint="cs"/>
          <w:rtl/>
        </w:rPr>
        <w:t xml:space="preserve"> עשו בזה </w:t>
      </w:r>
      <w:r w:rsidRPr="007435EB">
        <w:rPr>
          <w:rFonts w:ascii="Fb Fontext" w:hAnsi="Fb Fontext"/>
          <w:rtl/>
        </w:rPr>
        <w:t>רבנן מעלה.</w:t>
      </w:r>
    </w:p>
    <w:p w14:paraId="7B0EC28A" w14:textId="77777777" w:rsidR="007F622E" w:rsidRDefault="00E8089F" w:rsidP="007F622E">
      <w:pPr>
        <w:pStyle w:val="36"/>
        <w:framePr w:wrap="notBeside"/>
        <w:rPr>
          <w:rtl/>
        </w:rPr>
      </w:pPr>
      <w:r w:rsidRPr="007435EB">
        <w:rPr>
          <w:rtl/>
        </w:rPr>
        <w:t>ורב יוסף דחה</w:t>
      </w:r>
    </w:p>
    <w:p w14:paraId="64091DCA" w14:textId="4704AF2E" w:rsidR="00E8089F" w:rsidRPr="007435EB" w:rsidRDefault="00E8089F" w:rsidP="00E8089F">
      <w:pPr>
        <w:rPr>
          <w:rtl/>
        </w:rPr>
      </w:pPr>
      <w:r w:rsidRPr="007435EB">
        <w:rPr>
          <w:rtl/>
        </w:rPr>
        <w:t>דבענבים של תרומה קדושת פה דידהו כקדושת כלי דמיא.</w:t>
      </w:r>
    </w:p>
    <w:p w14:paraId="4C291F01" w14:textId="01D0EB2C" w:rsidR="00E8089F" w:rsidRPr="007435EB" w:rsidRDefault="00E8089F" w:rsidP="007F622E">
      <w:pPr>
        <w:rPr>
          <w:rtl/>
        </w:rPr>
      </w:pPr>
      <w:r w:rsidRPr="007435EB">
        <w:rPr>
          <w:rtl/>
        </w:rPr>
        <w:t>אבל הני דבעי כלי בפה לא עבוד רבנן מעלה.</w:t>
      </w:r>
    </w:p>
    <w:p w14:paraId="60974107" w14:textId="77777777" w:rsidR="00E8089F" w:rsidRPr="005C3FF1" w:rsidRDefault="00E8089F" w:rsidP="009A151F">
      <w:pPr>
        <w:rPr>
          <w:rStyle w:val="afffa"/>
          <w:rtl/>
        </w:rPr>
      </w:pPr>
      <w:r w:rsidRPr="007F622E">
        <w:rPr>
          <w:rStyle w:val="afffa"/>
          <w:rtl/>
        </w:rPr>
        <w:t>דרכן</w:t>
      </w:r>
      <w:r w:rsidRPr="007435EB">
        <w:rPr>
          <w:rtl/>
        </w:rPr>
        <w:t xml:space="preserve"> </w:t>
      </w:r>
      <w:r w:rsidRPr="007F622E">
        <w:rPr>
          <w:rStyle w:val="affffd"/>
          <w:rtl/>
        </w:rPr>
        <w:t>–א</w:t>
      </w:r>
      <w:r>
        <w:rPr>
          <w:rtl/>
        </w:rPr>
        <w:t xml:space="preserve">. מיירי בפחות פחות מכביצה </w:t>
      </w:r>
      <w:r>
        <w:rPr>
          <w:rStyle w:val="affffd"/>
          <w:rtl/>
          <w:rPrChange w:id="9061" w:author="מנוע אמוראים" w:date="2026-10-05T16:42:03Z">
            <w:rPr>
              <w:rtl/>
            </w:rPr>
          </w:rPrChange>
        </w:rPr>
        <w:t xml:space="preserve">כדרי"ו</w:t>
      </w:r>
      <w:r>
        <w:rPr>
          <w:rtl/>
        </w:rPr>
        <w:t xml:space="preserve">.</w:t>
      </w:r>
    </w:p>
    <w:p w14:paraId="25A69751" w14:textId="113EDA82" w:rsidR="00E8089F" w:rsidRPr="007435EB" w:rsidRDefault="007F622E" w:rsidP="009A151F">
      <w:pPr>
        <w:rPr>
          <w:rFonts w:cs="Guttman Vilna"/>
          <w:bCs/>
          <w:rtl/>
        </w:rPr>
      </w:pPr>
      <w:r>
        <w:rPr>
          <w:rStyle w:val="afffa"/>
          <w:rtl/>
        </w:rPr>
        <w:tab/>
      </w:r>
      <w:r>
        <w:rPr>
          <w:rStyle w:val="afffa"/>
          <w:rtl/>
        </w:rPr>
        <w:tab/>
      </w:r>
      <w:r>
        <w:rPr>
          <w:rStyle w:val="afffa"/>
          <w:rtl/>
        </w:rPr>
        <w:tab/>
      </w:r>
      <w:r w:rsidR="00E8089F" w:rsidRPr="007F622E">
        <w:rPr>
          <w:rStyle w:val="affffd"/>
          <w:rtl/>
        </w:rPr>
        <w:t xml:space="preserve">ב. </w:t>
      </w:r>
      <w:r w:rsidR="00AB3B38" w:rsidRPr="007F622E">
        <w:rPr>
          <w:rStyle w:val="affffd"/>
          <w:rtl/>
        </w:rPr>
        <w:t>כאן</w:t>
      </w:r>
      <w:r w:rsidR="00E8089F" w:rsidRPr="007F622E">
        <w:rPr>
          <w:rStyle w:val="affffd"/>
          <w:rtl/>
        </w:rPr>
        <w:t xml:space="preserve"> מיירי</w:t>
      </w:r>
      <w:r w:rsidR="00E8089F" w:rsidRPr="007435EB">
        <w:rPr>
          <w:rtl/>
        </w:rPr>
        <w:t xml:space="preserve"> דנגעו בשני והוו ליה שלישי.</w:t>
      </w:r>
    </w:p>
    <w:p w14:paraId="613C2B15" w14:textId="7C38B2A9" w:rsidR="007F622E" w:rsidRPr="007F622E" w:rsidRDefault="00F47631" w:rsidP="007F622E">
      <w:pPr>
        <w:pStyle w:val="affd"/>
        <w:rPr>
          <w:bCs/>
          <w:rtl/>
        </w:rPr>
      </w:pPr>
      <w:r>
        <w:rPr>
          <w:rFonts w:hint="cs"/>
          <w:rtl/>
        </w:rPr>
        <w:t>***</w:t>
      </w:r>
    </w:p>
    <w:p w14:paraId="1EB0BDD8" w14:textId="77777777" w:rsidR="007F622E" w:rsidRDefault="00E8089F" w:rsidP="007F622E">
      <w:pPr>
        <w:pStyle w:val="36"/>
        <w:framePr w:wrap="notBeside"/>
        <w:rPr>
          <w:rtl/>
        </w:rPr>
      </w:pPr>
      <w:r w:rsidRPr="007435EB">
        <w:rPr>
          <w:rtl/>
        </w:rPr>
        <w:t>רבא:</w:t>
      </w:r>
    </w:p>
    <w:p w14:paraId="59D915BC" w14:textId="659A48E9" w:rsidR="00E8089F" w:rsidRPr="007435EB" w:rsidRDefault="00E8089F" w:rsidP="00E8089F">
      <w:pPr>
        <w:rPr>
          <w:rtl/>
        </w:rPr>
      </w:pPr>
      <w:r w:rsidRPr="007F622E">
        <w:rPr>
          <w:rStyle w:val="affffd"/>
          <w:rtl/>
        </w:rPr>
        <w:t>אף אנן תנינא</w:t>
      </w:r>
      <w:r w:rsidRPr="00AC0CB1">
        <w:rPr>
          <w:rStyle w:val="af2"/>
          <w:rtl/>
        </w:rPr>
        <w:t xml:space="preserve"> </w:t>
      </w:r>
      <w:r w:rsidRPr="00AC0CB1">
        <w:rPr>
          <w:rStyle w:val="af2"/>
          <w:rFonts w:hint="cs"/>
          <w:rtl/>
        </w:rPr>
        <w:t>'</w:t>
      </w:r>
      <w:r w:rsidRPr="00AC0CB1">
        <w:rPr>
          <w:rStyle w:val="af2"/>
          <w:rtl/>
        </w:rPr>
        <w:t>ונתן עליו מים חיים אל כלי</w:t>
      </w:r>
      <w:r w:rsidRPr="00AC0CB1">
        <w:rPr>
          <w:rStyle w:val="af2"/>
          <w:rFonts w:hint="cs"/>
          <w:rtl/>
        </w:rPr>
        <w:t>'</w:t>
      </w:r>
      <w:r w:rsidRPr="00AC0CB1">
        <w:rPr>
          <w:rStyle w:val="af2"/>
          <w:rtl/>
        </w:rPr>
        <w:t xml:space="preserve"> </w:t>
      </w:r>
      <w:r w:rsidRPr="007435EB">
        <w:rPr>
          <w:rFonts w:ascii="Fb Fontext" w:hAnsi="Fb Fontext"/>
          <w:rtl/>
        </w:rPr>
        <w:t>- שתהא חיותן בכלי.</w:t>
      </w:r>
    </w:p>
    <w:p w14:paraId="7823B273" w14:textId="6E036FD4" w:rsidR="00E8089F" w:rsidRPr="007435EB" w:rsidRDefault="007F622E" w:rsidP="00E8089F">
      <w:pPr>
        <w:rPr>
          <w:rtl/>
        </w:rPr>
      </w:pPr>
      <w:r>
        <w:rPr>
          <w:rStyle w:val="af2"/>
          <w:rtl/>
        </w:rPr>
        <w:lastRenderedPageBreak/>
        <w:tab/>
      </w:r>
      <w:r>
        <w:rPr>
          <w:rStyle w:val="af2"/>
          <w:rtl/>
        </w:rPr>
        <w:tab/>
      </w:r>
      <w:r>
        <w:rPr>
          <w:rStyle w:val="af2"/>
          <w:rtl/>
        </w:rPr>
        <w:tab/>
      </w:r>
      <w:r>
        <w:rPr>
          <w:rStyle w:val="af2"/>
          <w:rtl/>
        </w:rPr>
        <w:tab/>
      </w:r>
      <w:r>
        <w:rPr>
          <w:rStyle w:val="af2"/>
          <w:rtl/>
        </w:rPr>
        <w:tab/>
      </w:r>
      <w:r>
        <w:rPr>
          <w:rStyle w:val="af2"/>
          <w:rtl/>
        </w:rPr>
        <w:tab/>
      </w:r>
      <w:r w:rsidR="00E8089F" w:rsidRPr="00AC0CB1">
        <w:rPr>
          <w:rStyle w:val="af2"/>
          <w:rFonts w:hint="cs"/>
          <w:rtl/>
        </w:rPr>
        <w:t>'</w:t>
      </w:r>
      <w:r w:rsidR="00E8089F" w:rsidRPr="00AC0CB1">
        <w:rPr>
          <w:rStyle w:val="af2"/>
          <w:rtl/>
        </w:rPr>
        <w:t xml:space="preserve">ונתן' </w:t>
      </w:r>
      <w:r w:rsidR="00E8089F" w:rsidRPr="007435EB">
        <w:rPr>
          <w:rtl/>
        </w:rPr>
        <w:t>ו</w:t>
      </w:r>
      <w:r w:rsidR="00127038">
        <w:rPr>
          <w:rtl/>
        </w:rPr>
        <w:t>אף</w:t>
      </w:r>
      <w:r w:rsidR="00E8089F" w:rsidRPr="007435EB">
        <w:rPr>
          <w:rtl/>
        </w:rPr>
        <w:t xml:space="preserve"> דמחוברין ומעלה עשו.</w:t>
      </w:r>
    </w:p>
    <w:p w14:paraId="2A89B832" w14:textId="77777777" w:rsidR="007F622E" w:rsidRDefault="00E8089F" w:rsidP="007F622E">
      <w:pPr>
        <w:pStyle w:val="36"/>
        <w:framePr w:wrap="notBeside"/>
        <w:rPr>
          <w:rtl/>
        </w:rPr>
      </w:pPr>
      <w:r w:rsidRPr="007435EB">
        <w:rPr>
          <w:rtl/>
        </w:rPr>
        <w:t>רשבר"א</w:t>
      </w:r>
    </w:p>
    <w:p w14:paraId="6D4F8C24" w14:textId="6544A00A" w:rsidR="00E8089F" w:rsidRPr="007435EB" w:rsidRDefault="00E8089F" w:rsidP="007F622E">
      <w:pPr>
        <w:spacing w:after="120"/>
        <w:rPr>
          <w:rFonts w:cs="Guttman Vilna"/>
          <w:b/>
          <w:bCs/>
          <w:rtl/>
        </w:rPr>
      </w:pPr>
      <w:r w:rsidRPr="007F622E">
        <w:rPr>
          <w:rStyle w:val="affffd"/>
          <w:rtl/>
        </w:rPr>
        <w:t>אף אנן תנינא:</w:t>
      </w:r>
      <w:r w:rsidRPr="007435EB">
        <w:rPr>
          <w:rtl/>
        </w:rPr>
        <w:t xml:space="preserve"> טבל ועלה אוכל במעשר. העריב שמשו אוכל בתרומה.</w:t>
      </w:r>
      <w:r w:rsidR="007F622E">
        <w:rPr>
          <w:rFonts w:hint="cs"/>
          <w:rtl/>
        </w:rPr>
        <w:t xml:space="preserve"> </w:t>
      </w:r>
      <w:r w:rsidRPr="007435EB">
        <w:rPr>
          <w:rtl/>
        </w:rPr>
        <w:t>אבל לא בקדשים והיינו מפני מעלה.</w:t>
      </w:r>
    </w:p>
    <w:p w14:paraId="24D423C1" w14:textId="77777777" w:rsidR="007F622E" w:rsidRDefault="00E8089F" w:rsidP="007F622E">
      <w:pPr>
        <w:pStyle w:val="36"/>
        <w:framePr w:wrap="notBeside"/>
        <w:rPr>
          <w:rtl/>
        </w:rPr>
      </w:pPr>
      <w:r w:rsidRPr="007435EB">
        <w:rPr>
          <w:rtl/>
        </w:rPr>
        <w:t>רב אשי</w:t>
      </w:r>
    </w:p>
    <w:p w14:paraId="1FC02256" w14:textId="06AED6D5" w:rsidR="00E8089F" w:rsidRPr="007435EB" w:rsidRDefault="00E8089F" w:rsidP="00E8089F">
      <w:pPr>
        <w:rPr>
          <w:rtl/>
        </w:rPr>
      </w:pPr>
      <w:r w:rsidRPr="007F622E">
        <w:rPr>
          <w:rStyle w:val="affffd"/>
          <w:rtl/>
        </w:rPr>
        <w:t xml:space="preserve"> אף אנן נמי תנינא:</w:t>
      </w:r>
      <w:r w:rsidRPr="007F622E">
        <w:rPr>
          <w:rStyle w:val="af2"/>
          <w:rtl/>
        </w:rPr>
        <w:t xml:space="preserve"> והבשר -</w:t>
      </w:r>
      <w:r w:rsidRPr="007435EB">
        <w:rPr>
          <w:rtl/>
        </w:rPr>
        <w:t xml:space="preserve"> לרבות את העצים ולבונה.</w:t>
      </w:r>
    </w:p>
    <w:p w14:paraId="28F20E64" w14:textId="2594E8F2" w:rsidR="00E8089F" w:rsidRPr="007435EB" w:rsidRDefault="00E8089F" w:rsidP="00E8089F">
      <w:pPr>
        <w:rPr>
          <w:rFonts w:cs="Guttman Vilna"/>
          <w:b/>
          <w:bCs/>
          <w:rtl/>
        </w:rPr>
      </w:pPr>
      <w:r w:rsidRPr="007435EB">
        <w:rPr>
          <w:rtl/>
        </w:rPr>
        <w:t>ו</w:t>
      </w:r>
      <w:r w:rsidR="00127038">
        <w:rPr>
          <w:rtl/>
        </w:rPr>
        <w:t>אף</w:t>
      </w:r>
      <w:r w:rsidRPr="007435EB">
        <w:rPr>
          <w:rtl/>
        </w:rPr>
        <w:t xml:space="preserve"> דלאו בני </w:t>
      </w:r>
      <w:r w:rsidR="007F622E">
        <w:rPr>
          <w:rFonts w:hint="cs"/>
          <w:rtl/>
        </w:rPr>
        <w:t xml:space="preserve">טומאה הם </w:t>
      </w:r>
      <w:r w:rsidRPr="007435EB">
        <w:rPr>
          <w:rtl/>
        </w:rPr>
        <w:t>והיינו מפני מעלה.</w:t>
      </w:r>
    </w:p>
    <w:p w14:paraId="691EE14D" w14:textId="05AF1FB9" w:rsidR="00E8089F" w:rsidRPr="007435EB" w:rsidRDefault="00F47631" w:rsidP="00F47631">
      <w:pPr>
        <w:pStyle w:val="affd"/>
        <w:rPr>
          <w:bCs/>
          <w:rtl/>
        </w:rPr>
      </w:pPr>
      <w:r>
        <w:rPr>
          <w:rFonts w:hint="cs"/>
          <w:rtl/>
        </w:rPr>
        <w:t>***</w:t>
      </w:r>
    </w:p>
    <w:p w14:paraId="60B6320B" w14:textId="77777777" w:rsidR="00E8089F" w:rsidRPr="007435EB" w:rsidRDefault="00E8089F" w:rsidP="005C3FF1">
      <w:pPr>
        <w:pStyle w:val="afff"/>
        <w:framePr w:wrap="around"/>
        <w:rPr>
          <w:rtl/>
        </w:rPr>
      </w:pPr>
      <w:r w:rsidRPr="007435EB">
        <w:rPr>
          <w:rFonts w:hint="cs"/>
          <w:rtl/>
        </w:rPr>
        <w:t>לה.</w:t>
      </w:r>
    </w:p>
    <w:p>
      <w:pPr>
        <w:pStyle w:val="affffff1"/>
        <w:rPr>
          <w:ins w:id="20122" w:author="קלוד" w:date="2026-10-06T10:09:47Z"/>
        </w:rPr>
      </w:pPr>
      <w:ins w:id="20121" w:author="קלוד" w:date="2026-10-06T10:09:47Z">
        <w:r>
          <w:t xml:space="preserve">משנה ה</w:t>
        </w:r>
      </w:ins>
    </w:p>
    <w:p w14:paraId="48AABF7D" w14:textId="77777777" w:rsidR="00E8089F" w:rsidRPr="007435EB" w:rsidRDefault="00E8089F" w:rsidP="00E8089F">
      <w:pPr>
        <w:pStyle w:val="afff5"/>
        <w:rPr>
          <w:del w:id="20006" w:author="קלוד" w:date="2026-10-06T10:16:37Z"/>
          <w:b/>
          <w:rtl/>
        </w:rPr>
      </w:pPr>
      <w:ins w:id="9829" w:author="מספור קטעי משנה" w:date="2026-10-06T06:45:41Z">
        <w:del w:id="20004" w:author="קלוד" w:date="2026-10-06T10:16:37Z">
          <w:r>
            <w:rPr>
              <w:rStyle w:val="MisparKeta"/>
            </w:rPr>
            <w:delText xml:space="preserve">א. </w:delText>
          </w:r>
        </w:del>
      </w:ins>
      <w:del w:id="20005" w:author="קלוד" w:date="2026-10-06T10:16:37Z">
        <w:r w:rsidRPr="007435EB">
          <w:rPr>
            <w:b/>
            <w:sz w:val="20"/>
            <w:rtl/>
          </w:rPr>
          <w:delText xml:space="preserve">משנה.</w:delText>
        </w:r>
      </w:del>
    </w:p>
    <w:p w14:paraId="0BB3FF8C" w14:textId="6B39425E" w:rsidR="007F622E" w:rsidRDefault="00E8089F" w:rsidP="007F622E">
      <w:pPr>
        <w:pStyle w:val="afff5"/>
        <w:jc w:val="center"/>
        <w:rPr>
          <w:b/>
          <w:rtl/>
        </w:rPr>
      </w:pPr>
      <w:r w:rsidRPr="007F622E">
        <w:rPr>
          <w:bCs/>
          <w:rtl/>
        </w:rPr>
        <w:t>אלו דברים שאדם יוצא בהן יד"</w:t>
      </w:r>
      <w:r w:rsidRPr="007F622E">
        <w:rPr>
          <w:rFonts w:hint="cs"/>
          <w:bCs/>
          <w:rtl/>
        </w:rPr>
        <w:t>ח</w:t>
      </w:r>
      <w:r w:rsidRPr="007F622E">
        <w:rPr>
          <w:bCs/>
          <w:rtl/>
        </w:rPr>
        <w:t xml:space="preserve"> בפסח</w:t>
      </w:r>
      <w:r w:rsidRPr="007435EB">
        <w:rPr>
          <w:b/>
          <w:rtl/>
        </w:rPr>
        <w:t>:</w:t>
      </w:r>
    </w:p>
    <w:p w14:paraId="5981030A" w14:textId="35795B65" w:rsidR="00E8089F" w:rsidRPr="007435EB" w:rsidRDefault="00E8089F" w:rsidP="00E8089F">
      <w:pPr>
        <w:pStyle w:val="afff5"/>
        <w:rPr>
          <w:b/>
          <w:rtl/>
        </w:rPr>
      </w:pPr>
      <w:r w:rsidRPr="007435EB">
        <w:rPr>
          <w:b/>
          <w:rtl/>
        </w:rPr>
        <w:t>בחטים, בשעורים, בכוסמין, ובשיפון, ובשיבולת שועל.</w:t>
      </w:r>
    </w:p>
    <w:p w14:paraId="4872A3CB" w14:textId="77777777" w:rsidR="008921CC" w:rsidRDefault="00E8089F" w:rsidP="008921CC">
      <w:pPr>
        <w:pStyle w:val="afff5"/>
        <w:rPr>
          <w:b/>
          <w:rtl/>
        </w:rPr>
      </w:pPr>
      <w:r w:rsidRPr="007435EB">
        <w:rPr>
          <w:b/>
          <w:rtl/>
        </w:rPr>
        <w:t xml:space="preserve">ויוצאין בדמאי ובמעש"ר שנטלה תרומתו, </w:t>
      </w:r>
    </w:p>
    <w:p w14:paraId="455E6E4D" w14:textId="0EBECAB1" w:rsidR="00E8089F" w:rsidRPr="007435EB" w:rsidRDefault="00E8089F" w:rsidP="008921CC">
      <w:pPr>
        <w:pStyle w:val="afff5"/>
        <w:spacing w:after="60"/>
        <w:rPr>
          <w:b/>
          <w:rtl/>
        </w:rPr>
      </w:pPr>
      <w:r w:rsidRPr="007435EB">
        <w:rPr>
          <w:b/>
          <w:rtl/>
        </w:rPr>
        <w:t>ובמעש"</w:t>
      </w:r>
      <w:r w:rsidRPr="007435EB">
        <w:rPr>
          <w:rFonts w:hint="cs"/>
          <w:b/>
          <w:rtl/>
        </w:rPr>
        <w:t>ש</w:t>
      </w:r>
      <w:r w:rsidRPr="007435EB">
        <w:rPr>
          <w:b/>
          <w:rtl/>
        </w:rPr>
        <w:t xml:space="preserve"> והקדש שנפדו, והכהנים בחלה ובתר</w:t>
      </w:r>
      <w:r w:rsidRPr="007435EB">
        <w:rPr>
          <w:rFonts w:hint="cs"/>
          <w:b/>
          <w:rtl/>
        </w:rPr>
        <w:t>ומה</w:t>
      </w:r>
    </w:p>
    <w:p w14:paraId="4750FF7A" w14:textId="77777777" w:rsidR="008921CC" w:rsidRDefault="00E8089F" w:rsidP="00E8089F">
      <w:pPr>
        <w:pStyle w:val="afff5"/>
        <w:rPr>
          <w:b/>
          <w:rtl/>
        </w:rPr>
      </w:pPr>
      <w:r w:rsidRPr="007435EB">
        <w:rPr>
          <w:b/>
          <w:rtl/>
        </w:rPr>
        <w:t>אבל לא בטבל, ולא במעש"</w:t>
      </w:r>
      <w:r w:rsidRPr="007435EB">
        <w:rPr>
          <w:rFonts w:hint="cs"/>
          <w:b/>
          <w:rtl/>
        </w:rPr>
        <w:t>ר</w:t>
      </w:r>
      <w:r w:rsidRPr="007435EB">
        <w:rPr>
          <w:b/>
          <w:rtl/>
        </w:rPr>
        <w:t xml:space="preserve"> שלא נטלה תרומתו, </w:t>
      </w:r>
    </w:p>
    <w:p w14:paraId="52BA4761" w14:textId="0F2631CB" w:rsidR="00E8089F" w:rsidRPr="007435EB" w:rsidRDefault="00E8089F" w:rsidP="008921CC">
      <w:pPr>
        <w:pStyle w:val="afff5"/>
        <w:spacing w:after="60"/>
        <w:rPr>
          <w:b/>
          <w:rtl/>
        </w:rPr>
      </w:pPr>
      <w:r w:rsidRPr="007435EB">
        <w:rPr>
          <w:b/>
          <w:rtl/>
        </w:rPr>
        <w:t>ולא במעשר שני והקדש שלא נפדו.</w:t>
      </w:r>
    </w:p>
    <w:p w14:paraId="6A9FAA57" w14:textId="097B2A16" w:rsidR="008921CC" w:rsidRDefault="008921CC" w:rsidP="008921CC">
      <w:pPr>
        <w:pStyle w:val="afff5"/>
        <w:rPr>
          <w:b/>
          <w:rtl/>
        </w:rPr>
      </w:pPr>
      <w:r>
        <w:rPr>
          <w:rFonts w:hint="cs"/>
          <w:b/>
          <w:rtl/>
        </w:rPr>
        <w:t>-</w:t>
      </w:r>
      <w:r w:rsidR="00E8089F" w:rsidRPr="007435EB">
        <w:rPr>
          <w:b/>
          <w:rtl/>
        </w:rPr>
        <w:t xml:space="preserve">חלות התודה ורקיקי נזיר, </w:t>
      </w:r>
    </w:p>
    <w:p w14:paraId="4F51320C" w14:textId="4FF0F97A" w:rsidR="00E8089F" w:rsidRPr="007435EB" w:rsidRDefault="00E8089F" w:rsidP="008921CC">
      <w:pPr>
        <w:pStyle w:val="afff5"/>
        <w:spacing w:after="120"/>
        <w:rPr>
          <w:b/>
          <w:rtl/>
        </w:rPr>
      </w:pPr>
      <w:r w:rsidRPr="007435EB">
        <w:rPr>
          <w:b/>
          <w:rtl/>
        </w:rPr>
        <w:t>עשאן לעצמו - אין יוצא בהן, עשאן למכור בשוק יוצאין בהן.</w:t>
      </w:r>
    </w:p>
    <w:p w14:paraId="25166AC9" w14:textId="77777777" w:rsidR="00E8089F" w:rsidRPr="007435EB" w:rsidRDefault="00E8089F" w:rsidP="00E8089F">
      <w:pPr>
        <w:rPr>
          <w:rtl/>
        </w:rPr>
      </w:pPr>
      <w:r w:rsidRPr="005C3FF1">
        <w:rPr>
          <w:rStyle w:val="afffa"/>
          <w:rtl/>
        </w:rPr>
        <w:t xml:space="preserve">כוסמין </w:t>
      </w:r>
      <w:r w:rsidRPr="007435EB">
        <w:rPr>
          <w:rFonts w:ascii="Fb Fontext" w:hAnsi="Fb Fontext"/>
          <w:rtl/>
        </w:rPr>
        <w:t>מין חיטין,- גולבא |</w:t>
      </w:r>
    </w:p>
    <w:p w14:paraId="680B5CE3" w14:textId="582B4BF5" w:rsidR="00E8089F" w:rsidRPr="007435EB" w:rsidRDefault="00E8089F" w:rsidP="00E8089F">
      <w:pPr>
        <w:rPr>
          <w:rtl/>
        </w:rPr>
      </w:pPr>
      <w:r w:rsidRPr="005C3FF1">
        <w:rPr>
          <w:rStyle w:val="afffa"/>
          <w:rtl/>
        </w:rPr>
        <w:t>ושיפון</w:t>
      </w:r>
      <w:r w:rsidRPr="007435EB">
        <w:rPr>
          <w:rtl/>
        </w:rPr>
        <w:t xml:space="preserve"> - דישרא, </w:t>
      </w:r>
      <w:r w:rsidRPr="005C3FF1">
        <w:rPr>
          <w:rStyle w:val="afffa"/>
          <w:rtl/>
        </w:rPr>
        <w:t>שיבולת שועל</w:t>
      </w:r>
      <w:r w:rsidRPr="007435EB">
        <w:rPr>
          <w:rtl/>
        </w:rPr>
        <w:t xml:space="preserve"> - שבילי תעלא. </w:t>
      </w:r>
      <w:r w:rsidR="008921CC">
        <w:rPr>
          <w:rFonts w:hint="cs"/>
          <w:rtl/>
        </w:rPr>
        <w:t xml:space="preserve">ולא </w:t>
      </w:r>
      <w:r w:rsidRPr="007435EB">
        <w:rPr>
          <w:rtl/>
        </w:rPr>
        <w:t xml:space="preserve">אורז ודוחן </w:t>
      </w:r>
    </w:p>
    <w:p w14:paraId="16F74F54" w14:textId="77777777" w:rsidR="00E8089F" w:rsidRPr="007435EB" w:rsidRDefault="00E8089F" w:rsidP="00E8089F">
      <w:pPr>
        <w:rPr>
          <w:rtl/>
        </w:rPr>
      </w:pPr>
      <w:r>
        <w:rPr>
          <w:rtl/>
        </w:rPr>
        <w:t xml:space="preserve">וטעמא </w:t>
      </w:r>
      <w:r>
        <w:rPr>
          <w:rStyle w:val="affffd"/>
          <w:rtl/>
          <w:rPrChange w:id="9062" w:author="מנוע אמוראים" w:date="2026-10-05T16:42:03Z">
            <w:rPr>
              <w:rtl/>
            </w:rPr>
          </w:rPrChange>
        </w:rPr>
        <w:t xml:space="preserve">כדרשב"ל</w:t>
      </w:r>
      <w:r>
        <w:rPr>
          <w:rtl/>
        </w:rPr>
        <w:t xml:space="preserve"> </w:t>
      </w:r>
      <w:r>
        <w:rPr>
          <w:rStyle w:val="affffd"/>
          <w:rtl/>
          <w:rPrChange w:id="9063" w:author="מנוע אמוראים" w:date="2026-10-05T16:42:03Z">
            <w:rPr>
              <w:rtl/>
            </w:rPr>
          </w:rPrChange>
        </w:rPr>
        <w:t xml:space="preserve">ותדר"י</w:t>
      </w:r>
      <w:r>
        <w:rPr>
          <w:rtl/>
        </w:rPr>
        <w:t xml:space="preserve">.</w:t>
      </w:r>
    </w:p>
    <w:p w14:paraId="6F7A27AC" w14:textId="77777777" w:rsidR="008921CC" w:rsidRDefault="00E8089F" w:rsidP="008921CC">
      <w:pPr>
        <w:pStyle w:val="36"/>
        <w:framePr w:wrap="notBeside"/>
        <w:rPr>
          <w:rtl/>
        </w:rPr>
      </w:pPr>
      <w:r w:rsidRPr="007435EB">
        <w:rPr>
          <w:rtl/>
        </w:rPr>
        <w:t>ותדר"אב"י</w:t>
      </w:r>
    </w:p>
    <w:p w14:paraId="28AAFB58" w14:textId="418B6978" w:rsidR="00E8089F" w:rsidRPr="007435EB" w:rsidRDefault="00E8089F" w:rsidP="00E8089F">
      <w:pPr>
        <w:rPr>
          <w:rtl/>
        </w:rPr>
      </w:pPr>
      <w:r w:rsidRPr="00AC0CB1">
        <w:rPr>
          <w:rStyle w:val="af2"/>
          <w:rtl/>
        </w:rPr>
        <w:t xml:space="preserve">'לא תאכל עליו חמץ וגו' </w:t>
      </w:r>
      <w:r w:rsidRPr="007435EB">
        <w:rPr>
          <w:rFonts w:ascii="Fb Fontext" w:hAnsi="Fb Fontext"/>
          <w:sz w:val="20"/>
          <w:rtl/>
        </w:rPr>
        <w:t>דווקא דברים הבאים לידי חימוץ ולא לסרחון אדם יוצא יד"ח.</w:t>
      </w:r>
    </w:p>
    <w:p w14:paraId="427930CA" w14:textId="77777777" w:rsidR="00E8089F" w:rsidRPr="007435EB" w:rsidRDefault="00E8089F" w:rsidP="00E8089F">
      <w:pPr>
        <w:rPr>
          <w:rtl/>
        </w:rPr>
      </w:pPr>
      <w:r>
        <w:rPr>
          <w:rFonts w:ascii="Fb Fontext" w:hAnsi="Fb Fontext"/>
          <w:rtl/>
        </w:rPr>
        <w:t xml:space="preserve">ומתניתין דלא </w:t>
      </w:r>
      <w:r>
        <w:rPr>
          <w:rStyle w:val="affffd"/>
          <w:rFonts w:ascii="Fb Fontext" w:hAnsi="Fb Fontext"/>
          <w:rtl/>
          <w:rPrChange w:id="9064" w:author="מנוע אמוראים" w:date="2026-10-05T16:42:03Z">
            <w:rPr>
              <w:rFonts w:ascii="Fb Fontext" w:hAnsi="Fb Fontext"/>
              <w:rtl/>
            </w:rPr>
          </w:rPrChange>
        </w:rPr>
        <w:t xml:space="preserve">כריב"נ</w:t>
      </w:r>
      <w:r w:rsidRPr="008921CC">
        <w:rPr>
          <w:rStyle w:val="affffd"/>
          <w:rtl/>
        </w:rPr>
        <w:t>, דס"ל</w:t>
      </w:r>
      <w:r w:rsidRPr="007435EB">
        <w:rPr>
          <w:rFonts w:ascii="Fb Fontext" w:hAnsi="Fb Fontext"/>
          <w:rtl/>
        </w:rPr>
        <w:t xml:space="preserve"> אורז מין דגן הוא, וחייבין על חימוצו כרת.</w:t>
      </w:r>
    </w:p>
    <w:p w14:paraId="4304CF8B" w14:textId="77777777" w:rsidR="008921CC" w:rsidRDefault="00E8089F" w:rsidP="008921CC">
      <w:pPr>
        <w:pStyle w:val="36"/>
        <w:framePr w:wrap="notBeside"/>
        <w:rPr>
          <w:rtl/>
        </w:rPr>
      </w:pPr>
      <w:r w:rsidRPr="007435EB">
        <w:rPr>
          <w:rtl/>
        </w:rPr>
        <w:t>ומריב"נ</w:t>
      </w:r>
    </w:p>
    <w:p w14:paraId="3E519CB6" w14:textId="4AD0F2C6" w:rsidR="00E8089F" w:rsidRPr="007435EB" w:rsidRDefault="00E8089F" w:rsidP="00E8089F">
      <w:pPr>
        <w:rPr>
          <w:rtl/>
        </w:rPr>
      </w:pPr>
      <w:r w:rsidRPr="007435EB">
        <w:rPr>
          <w:rtl/>
        </w:rPr>
        <w:t>מוכח ד</w:t>
      </w:r>
      <w:r w:rsidR="00AB3B38">
        <w:rPr>
          <w:rtl/>
        </w:rPr>
        <w:t>אף</w:t>
      </w:r>
      <w:r w:rsidRPr="007435EB">
        <w:rPr>
          <w:rtl/>
        </w:rPr>
        <w:t xml:space="preserve"> קרוב להחמיץ חייב כרת דס"ל אורז מין דגן הוא, וחייבין על חימוצו כרת, ואדם יוצא בו יד"ח בפסח.</w:t>
      </w:r>
    </w:p>
    <w:p w14:paraId="01FEE155" w14:textId="77777777" w:rsidR="008921CC" w:rsidRDefault="00E8089F" w:rsidP="008921CC">
      <w:pPr>
        <w:pStyle w:val="36"/>
        <w:framePr w:wrap="notBeside"/>
        <w:rPr>
          <w:rtl/>
        </w:rPr>
      </w:pPr>
      <w:r w:rsidRPr="007435EB">
        <w:rPr>
          <w:rtl/>
        </w:rPr>
        <w:t>וכן היה ריב"נ:</w:t>
      </w:r>
    </w:p>
    <w:p w14:paraId="5BF5B819" w14:textId="4EB467A4" w:rsidR="00E8089F" w:rsidRPr="007435EB" w:rsidRDefault="00E8089F" w:rsidP="00E8089F">
      <w:pPr>
        <w:rPr>
          <w:rtl/>
        </w:rPr>
      </w:pPr>
      <w:r w:rsidRPr="007435EB">
        <w:rPr>
          <w:rtl/>
        </w:rPr>
        <w:t xml:space="preserve">קרמית </w:t>
      </w:r>
      <w:r w:rsidRPr="008921CC">
        <w:rPr>
          <w:rStyle w:val="affffff0"/>
          <w:rtl/>
        </w:rPr>
        <w:t>[שיצניתא [-קצח עגול ושחור]</w:t>
      </w:r>
      <w:r w:rsidRPr="007435EB">
        <w:rPr>
          <w:rtl/>
        </w:rPr>
        <w:t xml:space="preserve"> </w:t>
      </w:r>
      <w:r w:rsidRPr="008921CC">
        <w:rPr>
          <w:rStyle w:val="affffff0"/>
          <w:rtl/>
        </w:rPr>
        <w:t>דמשתכחא ביני כלניתא]</w:t>
      </w:r>
      <w:r w:rsidRPr="007435EB">
        <w:rPr>
          <w:rtl/>
        </w:rPr>
        <w:t xml:space="preserve"> חייבת בחלה.</w:t>
      </w:r>
    </w:p>
    <w:p w14:paraId="15EE3347" w14:textId="77777777" w:rsidR="008921CC" w:rsidRDefault="00E8089F" w:rsidP="008921CC">
      <w:pPr>
        <w:pStyle w:val="36"/>
        <w:framePr w:wrap="notBeside"/>
        <w:rPr>
          <w:rtl/>
        </w:rPr>
      </w:pPr>
      <w:r w:rsidRPr="007435EB">
        <w:rPr>
          <w:rtl/>
        </w:rPr>
        <w:t>רבבב"ח אר"ל:</w:t>
      </w:r>
    </w:p>
    <w:p w14:paraId="7CA489F2" w14:textId="67DC4C00" w:rsidR="00E8089F" w:rsidRPr="007435EB" w:rsidRDefault="00E8089F" w:rsidP="00E8089F">
      <w:pPr>
        <w:rPr>
          <w:rtl/>
        </w:rPr>
      </w:pPr>
      <w:r w:rsidRPr="007435EB">
        <w:rPr>
          <w:rtl/>
        </w:rPr>
        <w:t>עיסה שנילושה ביין ושמן ודבש - אין חייבין על חימוצה כרת.</w:t>
      </w:r>
    </w:p>
    <w:p w14:paraId="7099245E" w14:textId="77777777" w:rsidR="008921CC" w:rsidRDefault="00E8089F" w:rsidP="008921CC">
      <w:pPr>
        <w:rPr>
          <w:rtl/>
        </w:rPr>
      </w:pPr>
      <w:r w:rsidRPr="008921CC">
        <w:rPr>
          <w:rStyle w:val="affffd"/>
          <w:rtl/>
        </w:rPr>
        <w:t>ולאו מטע</w:t>
      </w:r>
      <w:r w:rsidR="008921CC">
        <w:rPr>
          <w:rStyle w:val="affffd"/>
          <w:rFonts w:hint="cs"/>
          <w:rtl/>
        </w:rPr>
        <w:t>ם</w:t>
      </w:r>
      <w:r w:rsidRPr="007435EB">
        <w:rPr>
          <w:rtl/>
        </w:rPr>
        <w:t xml:space="preserve"> דמצה עשירה דאין יד"ח בפסח </w:t>
      </w:r>
      <w:r w:rsidR="008921CC">
        <w:rPr>
          <w:rFonts w:hint="cs"/>
          <w:rtl/>
        </w:rPr>
        <w:t xml:space="preserve">ולכך </w:t>
      </w:r>
      <w:r w:rsidRPr="007435EB">
        <w:rPr>
          <w:rtl/>
        </w:rPr>
        <w:t>אינו חייב כרת.</w:t>
      </w:r>
    </w:p>
    <w:p w14:paraId="78BBF79C" w14:textId="77777777" w:rsidR="008921CC" w:rsidRDefault="00E8089F" w:rsidP="008921CC">
      <w:pPr>
        <w:pStyle w:val="36"/>
        <w:framePr w:wrap="notBeside"/>
        <w:rPr>
          <w:rtl/>
        </w:rPr>
      </w:pPr>
      <w:r w:rsidRPr="007435EB">
        <w:rPr>
          <w:rtl/>
        </w:rPr>
        <w:t xml:space="preserve">- דהא </w:t>
      </w:r>
    </w:p>
    <w:p w14:paraId="564199A7" w14:textId="480B19FE" w:rsidR="00E8089F" w:rsidRPr="007435EB" w:rsidRDefault="008921CC" w:rsidP="008921CC">
      <w:pPr>
        <w:rPr>
          <w:rtl/>
        </w:rPr>
      </w:pPr>
      <w:r>
        <w:rPr>
          <w:rFonts w:hint="cs"/>
          <w:rtl/>
        </w:rPr>
        <w:t>ב</w:t>
      </w:r>
      <w:r w:rsidR="00E8089F" w:rsidRPr="007435EB">
        <w:rPr>
          <w:rtl/>
        </w:rPr>
        <w:t>המחהו וגמעו בחמץ ענוש כרת ובמצה א"י יד"ח.</w:t>
      </w:r>
    </w:p>
    <w:p w14:paraId="5D15E333" w14:textId="77777777" w:rsidR="008921CC" w:rsidRPr="008921CC" w:rsidRDefault="00E8089F" w:rsidP="008921CC">
      <w:pPr>
        <w:pStyle w:val="36"/>
        <w:framePr w:wrap="notBeside"/>
        <w:rPr>
          <w:rtl/>
        </w:rPr>
      </w:pPr>
      <w:r w:rsidRPr="008921CC">
        <w:rPr>
          <w:rtl/>
        </w:rPr>
        <w:t>אלא כדראב"א</w:t>
      </w:r>
    </w:p>
    <w:p w14:paraId="2DB073EF" w14:textId="19A5F222" w:rsidR="00E8089F" w:rsidRPr="007435EB" w:rsidRDefault="00E8089F" w:rsidP="00E8089F">
      <w:pPr>
        <w:rPr>
          <w:rtl/>
        </w:rPr>
      </w:pPr>
      <w:r w:rsidRPr="007435EB">
        <w:rPr>
          <w:rFonts w:ascii="Fb Fontext" w:hAnsi="Fb Fontext"/>
          <w:rtl/>
        </w:rPr>
        <w:t>משום דהוו להו מי פירות, ואין מחמיצין.</w:t>
      </w:r>
    </w:p>
    <w:p w14:paraId="655C709D" w14:textId="708C3D93" w:rsidR="00E8089F" w:rsidRPr="007435EB" w:rsidRDefault="00F47631" w:rsidP="00F47631">
      <w:pPr>
        <w:pStyle w:val="affd"/>
        <w:rPr>
          <w:del w:id="90012" w:author="מנוע עיצוב" w:date="2026-10-08T11:01:28Z"/>
          <w:bCs/>
          <w:rtl/>
        </w:rPr>
      </w:pPr>
      <w:del w:id="90011" w:author="מנוע עיצוב" w:date="2026-10-08T11:01:28Z">
        <w:r>
          <w:rPr>
            <w:rFonts w:hint="cs"/>
            <w:rtl/>
          </w:rPr>
          <w:delText xml:space="preserve">***</w:delText>
        </w:r>
      </w:del>
    </w:p>
    <w:p w14:paraId="26591A3E" w14:textId="77777777" w:rsidR="00E8089F" w:rsidRPr="007435EB" w:rsidRDefault="00E8089F" w:rsidP="005C3FF1">
      <w:pPr>
        <w:pStyle w:val="afff"/>
        <w:framePr w:wrap="around"/>
        <w:rPr>
          <w:rtl/>
        </w:rPr>
      </w:pPr>
      <w:r w:rsidRPr="007435EB">
        <w:rPr>
          <w:rFonts w:hint="cs"/>
          <w:rtl/>
        </w:rPr>
        <w:t>לה:</w:t>
      </w:r>
    </w:p>
    <w:p w14:paraId="435082E2" w14:textId="77777777" w:rsidR="00E8089F" w:rsidRPr="008921CC" w:rsidRDefault="00E8089F" w:rsidP="008921CC">
      <w:pPr>
        <w:pStyle w:val="afffd"/>
        <w:rPr>
          <w:rtl/>
        </w:rPr>
      </w:pPr>
      <w:ins w:id="9830" w:author="מספור קטעי משנה" w:date="2026-10-06T06:45:41Z">
        <w:r>
          <w:rPr>
            <w:rStyle w:val="MisparKeta"/>
          </w:rPr>
          <w:t xml:space="preserve">ב. </w:t>
        </w:r>
      </w:ins>
      <w:r w:rsidRPr="008921CC">
        <w:rPr>
          <w:rtl/>
        </w:rPr>
        <w:t>יוצא בדמאי ובמעשר</w:t>
      </w:r>
      <w:r w:rsidRPr="008921CC">
        <w:rPr>
          <w:rFonts w:hint="cs"/>
          <w:rtl/>
        </w:rPr>
        <w:t xml:space="preserve"> ראשון שנטלה תרומתו</w:t>
      </w:r>
      <w:r w:rsidRPr="008921CC">
        <w:rPr>
          <w:rtl/>
        </w:rPr>
        <w:t xml:space="preserve"> וכו'.</w:t>
      </w:r>
    </w:p>
    <w:p w14:paraId="02B9E116" w14:textId="77777777" w:rsidR="00E8089F" w:rsidRPr="007435EB" w:rsidRDefault="00E8089F" w:rsidP="00E8089F">
      <w:pPr>
        <w:rPr>
          <w:rtl/>
        </w:rPr>
      </w:pPr>
      <w:r w:rsidRPr="00AC0CB1">
        <w:rPr>
          <w:rStyle w:val="af2"/>
          <w:rtl/>
        </w:rPr>
        <w:t xml:space="preserve">'דמאי' </w:t>
      </w:r>
      <w:r w:rsidRPr="007435EB">
        <w:rPr>
          <w:rFonts w:ascii="Fb Fontext" w:hAnsi="Fb Fontext"/>
          <w:rtl/>
        </w:rPr>
        <w:t>חזי ליה דאי בעי מפקר לנכסיה הוי עני ואוכל דמאי כדין כל עני לב"ה.</w:t>
      </w:r>
    </w:p>
    <w:p w14:paraId="7A647AAF" w14:textId="77777777" w:rsidR="008921CC" w:rsidRDefault="00E8089F" w:rsidP="005D710F">
      <w:pPr>
        <w:pStyle w:val="afffd"/>
        <w:rPr>
          <w:rtl/>
        </w:rPr>
      </w:pPr>
      <w:ins w:id="9831" w:author="מספור קטעי משנה" w:date="2026-10-06T06:45:41Z">
        <w:r>
          <w:rPr>
            <w:rStyle w:val="MisparKeta"/>
          </w:rPr>
          <w:t xml:space="preserve">ב. </w:t>
        </w:r>
      </w:ins>
      <w:r w:rsidRPr="005D710F">
        <w:rPr>
          <w:rtl/>
        </w:rPr>
        <w:t>מעש"</w:t>
      </w:r>
      <w:r w:rsidRPr="005D710F">
        <w:rPr>
          <w:rFonts w:hint="cs"/>
          <w:rtl/>
        </w:rPr>
        <w:t xml:space="preserve">ר </w:t>
      </w:r>
      <w:r w:rsidRPr="005D710F">
        <w:rPr>
          <w:rtl/>
        </w:rPr>
        <w:t>שנטלה תרומתו</w:t>
      </w:r>
      <w:r w:rsidRPr="007435EB">
        <w:rPr>
          <w:rtl/>
        </w:rPr>
        <w:t xml:space="preserve"> </w:t>
      </w:r>
    </w:p>
    <w:p w14:paraId="019FDD5C" w14:textId="77777777" w:rsidR="008921CC" w:rsidRDefault="00E8089F" w:rsidP="008921CC">
      <w:pPr>
        <w:pStyle w:val="36"/>
        <w:framePr w:wrap="notBeside"/>
        <w:rPr>
          <w:rtl/>
        </w:rPr>
      </w:pPr>
      <w:r w:rsidRPr="007435EB">
        <w:rPr>
          <w:rtl/>
        </w:rPr>
        <w:t xml:space="preserve">מיירי </w:t>
      </w:r>
    </w:p>
    <w:p w14:paraId="2FFCB952" w14:textId="29E34CAD" w:rsidR="00E8089F" w:rsidRPr="007435EB" w:rsidRDefault="008921CC" w:rsidP="005D710F">
      <w:pPr>
        <w:rPr>
          <w:rtl/>
        </w:rPr>
      </w:pPr>
      <w:r>
        <w:rPr>
          <w:rFonts w:hint="cs"/>
          <w:rtl/>
        </w:rPr>
        <w:t>ש</w:t>
      </w:r>
      <w:r w:rsidR="00E8089F" w:rsidRPr="007435EB">
        <w:rPr>
          <w:rtl/>
        </w:rPr>
        <w:t>הקדימו בשיבלים, ונטלה הימנו תרומת מעשר, ולא תרומה גדולה.</w:t>
      </w:r>
    </w:p>
    <w:p w14:paraId="70085252" w14:textId="77777777" w:rsidR="008921CC" w:rsidRDefault="008921CC" w:rsidP="008921CC">
      <w:pPr>
        <w:pStyle w:val="36"/>
        <w:framePr w:wrap="notBeside"/>
        <w:rPr>
          <w:rtl/>
        </w:rPr>
      </w:pPr>
      <w:r>
        <w:rPr>
          <w:rFonts w:hint="cs"/>
          <w:rtl/>
        </w:rPr>
        <w:t>וכ</w:t>
      </w:r>
      <w:r w:rsidR="00E8089F" w:rsidRPr="007435EB">
        <w:rPr>
          <w:rtl/>
        </w:rPr>
        <w:t>רשב"ל</w:t>
      </w:r>
    </w:p>
    <w:p w14:paraId="0D5E5EB4" w14:textId="2E5822B8" w:rsidR="00E8089F" w:rsidRPr="007435EB" w:rsidRDefault="00E8089F" w:rsidP="005D710F">
      <w:pPr>
        <w:rPr>
          <w:rtl/>
        </w:rPr>
      </w:pPr>
      <w:r w:rsidRPr="00AC0CB1">
        <w:rPr>
          <w:rStyle w:val="af2"/>
          <w:rtl/>
        </w:rPr>
        <w:t>מעשר מן המעשר</w:t>
      </w:r>
      <w:r>
        <w:rPr>
          <w:rtl/>
        </w:rPr>
        <w:t xml:space="preserve">, ולא תרומה גדולה </w:t>
      </w:r>
      <w:r>
        <w:rPr>
          <w:rStyle w:val="affffd"/>
          <w:rtl/>
          <w:rPrChange w:id="9065" w:author="מנוע אמוראים" w:date="2026-10-05T16:42:03Z">
            <w:rPr>
              <w:rtl/>
            </w:rPr>
          </w:rPrChange>
        </w:rPr>
        <w:t xml:space="preserve">ותרומ"מ</w:t>
      </w:r>
      <w:r>
        <w:rPr>
          <w:rtl/>
        </w:rPr>
        <w:t xml:space="preserve"> מן המעשר.</w:t>
      </w:r>
    </w:p>
    <w:p w14:paraId="37FEE02A" w14:textId="77777777" w:rsidR="008921CC" w:rsidRDefault="00E8089F" w:rsidP="008921CC">
      <w:pPr>
        <w:pStyle w:val="36"/>
        <w:framePr w:wrap="notBeside"/>
        <w:rPr>
          <w:rtl/>
        </w:rPr>
      </w:pPr>
      <w:r w:rsidRPr="008921CC">
        <w:rPr>
          <w:rtl/>
        </w:rPr>
        <w:t xml:space="preserve">ומאידך </w:t>
      </w:r>
    </w:p>
    <w:p w14:paraId="7863D6AF" w14:textId="24DEFB79" w:rsidR="00E8089F" w:rsidRPr="008921CC" w:rsidRDefault="008921CC" w:rsidP="008921CC">
      <w:pPr>
        <w:rPr>
          <w:rtl/>
        </w:rPr>
      </w:pPr>
      <w:r>
        <w:rPr>
          <w:rStyle w:val="afffa"/>
          <w:rFonts w:hint="cs"/>
          <w:rtl/>
        </w:rPr>
        <w:t>ב</w:t>
      </w:r>
      <w:r w:rsidR="00E8089F" w:rsidRPr="008921CC">
        <w:rPr>
          <w:rStyle w:val="afffa"/>
          <w:rtl/>
        </w:rPr>
        <w:t>הקדימו בכרי</w:t>
      </w:r>
      <w:r w:rsidR="00E8089F" w:rsidRPr="008921CC">
        <w:rPr>
          <w:rtl/>
        </w:rPr>
        <w:t xml:space="preserve"> אינו נפטר </w:t>
      </w:r>
      <w:r w:rsidR="00E8089F" w:rsidRPr="008921CC">
        <w:rPr>
          <w:rStyle w:val="affffd"/>
          <w:rtl/>
        </w:rPr>
        <w:t>דעליך אמר קרא</w:t>
      </w:r>
      <w:r w:rsidR="00E8089F" w:rsidRPr="008921CC">
        <w:rPr>
          <w:rtl/>
        </w:rPr>
        <w:t xml:space="preserve"> </w:t>
      </w:r>
      <w:r w:rsidR="00E8089F" w:rsidRPr="008921CC">
        <w:rPr>
          <w:rStyle w:val="af2"/>
          <w:rFonts w:hint="cs"/>
          <w:rtl/>
        </w:rPr>
        <w:t>'</w:t>
      </w:r>
      <w:r w:rsidR="00E8089F" w:rsidRPr="008921CC">
        <w:rPr>
          <w:rStyle w:val="af2"/>
          <w:rtl/>
        </w:rPr>
        <w:t>מכל מתנתיכם תרימו את כל תרומת ה'</w:t>
      </w:r>
      <w:r w:rsidR="00E8089F" w:rsidRPr="008921CC">
        <w:rPr>
          <w:rtl/>
        </w:rPr>
        <w:t>. ודווקא זה דאידגן.</w:t>
      </w:r>
    </w:p>
    <w:p w14:paraId="308C1BAE" w14:textId="77777777" w:rsidR="00E8089F" w:rsidRPr="005D710F" w:rsidRDefault="00E8089F" w:rsidP="005D710F">
      <w:pPr>
        <w:pStyle w:val="afffd"/>
        <w:rPr>
          <w:rtl/>
        </w:rPr>
      </w:pPr>
      <w:ins w:id="9832" w:author="מספור קטעי משנה" w:date="2026-10-06T06:45:41Z">
        <w:r>
          <w:rPr>
            <w:rStyle w:val="MisparKeta"/>
          </w:rPr>
          <w:t xml:space="preserve">ג. </w:t>
        </w:r>
      </w:ins>
      <w:r w:rsidRPr="005D710F">
        <w:rPr>
          <w:rtl/>
        </w:rPr>
        <w:t>מעש"ש והקדש שנפדו וכו'.</w:t>
      </w:r>
    </w:p>
    <w:p w14:paraId="7FDF28DD" w14:textId="77777777" w:rsidR="005D710F" w:rsidRDefault="00E8089F" w:rsidP="005D710F">
      <w:pPr>
        <w:pStyle w:val="36"/>
        <w:framePr w:wrap="notBeside"/>
        <w:rPr>
          <w:rtl/>
        </w:rPr>
      </w:pPr>
      <w:r w:rsidRPr="007435EB">
        <w:rPr>
          <w:rtl/>
        </w:rPr>
        <w:t>הב"ע</w:t>
      </w:r>
    </w:p>
    <w:p w14:paraId="0A0EA427" w14:textId="3FE41A5B" w:rsidR="00E8089F" w:rsidRPr="005D710F" w:rsidRDefault="00E8089F" w:rsidP="005D710F">
      <w:pPr>
        <w:rPr>
          <w:rtl/>
        </w:rPr>
      </w:pPr>
      <w:r w:rsidRPr="005D710F">
        <w:rPr>
          <w:rtl/>
        </w:rPr>
        <w:t xml:space="preserve">שנתן את הקרן ולא נתן את החומש, </w:t>
      </w:r>
      <w:r w:rsidRPr="005D710F">
        <w:rPr>
          <w:rStyle w:val="affffd"/>
          <w:rtl/>
        </w:rPr>
        <w:t>וקמ"ל</w:t>
      </w:r>
      <w:r w:rsidRPr="005D710F">
        <w:rPr>
          <w:rtl/>
        </w:rPr>
        <w:t xml:space="preserve"> דאין חומש מעכב.</w:t>
      </w:r>
    </w:p>
    <w:p w14:paraId="4130D8F6" w14:textId="77777777" w:rsidR="00E8089F" w:rsidRPr="005D710F" w:rsidRDefault="00E8089F" w:rsidP="005D710F">
      <w:pPr>
        <w:pStyle w:val="afffd"/>
        <w:rPr>
          <w:rtl/>
        </w:rPr>
      </w:pPr>
      <w:ins w:id="9833" w:author="מספור קטעי משנה" w:date="2026-10-06T06:45:41Z">
        <w:r>
          <w:rPr>
            <w:rStyle w:val="MisparKeta"/>
          </w:rPr>
          <w:t xml:space="preserve">ד. </w:t>
        </w:r>
      </w:ins>
      <w:r w:rsidRPr="005D710F">
        <w:rPr>
          <w:rtl/>
        </w:rPr>
        <w:t>והכהנים בחלה ובתרומה וכו'.</w:t>
      </w:r>
    </w:p>
    <w:p w14:paraId="5477BEE0" w14:textId="77777777" w:rsidR="005D710F" w:rsidRDefault="00E8089F" w:rsidP="005D710F">
      <w:pPr>
        <w:pStyle w:val="36"/>
        <w:framePr w:wrap="notBeside"/>
        <w:rPr>
          <w:rtl/>
        </w:rPr>
      </w:pPr>
      <w:r w:rsidRPr="005D710F">
        <w:rPr>
          <w:rtl/>
        </w:rPr>
        <w:t>וקמ"ל</w:t>
      </w:r>
    </w:p>
    <w:p w14:paraId="0A001F53" w14:textId="3FBFAA00" w:rsidR="00E8089F" w:rsidRPr="005D710F" w:rsidRDefault="00E8089F" w:rsidP="005D710F">
      <w:pPr>
        <w:rPr>
          <w:rtl/>
        </w:rPr>
      </w:pPr>
      <w:r w:rsidRPr="005D710F">
        <w:rPr>
          <w:rtl/>
        </w:rPr>
        <w:t>ד</w:t>
      </w:r>
      <w:r w:rsidRPr="005D710F">
        <w:rPr>
          <w:rStyle w:val="af2"/>
          <w:rtl/>
        </w:rPr>
        <w:t>מצות מצות</w:t>
      </w:r>
      <w:r w:rsidRPr="005D710F">
        <w:rPr>
          <w:rtl/>
        </w:rPr>
        <w:t xml:space="preserve"> ריבה </w:t>
      </w:r>
      <w:r w:rsidR="00AB3B38" w:rsidRPr="005D710F">
        <w:rPr>
          <w:rtl/>
        </w:rPr>
        <w:t>אף</w:t>
      </w:r>
      <w:r w:rsidRPr="005D710F">
        <w:rPr>
          <w:rtl/>
        </w:rPr>
        <w:t xml:space="preserve"> באינם שווים לכל אדם.</w:t>
      </w:r>
    </w:p>
    <w:p w14:paraId="420F0DAB" w14:textId="77777777" w:rsidR="00E8089F" w:rsidRPr="007435EB" w:rsidRDefault="00E8089F" w:rsidP="005C3FF1">
      <w:pPr>
        <w:pStyle w:val="afff"/>
        <w:framePr w:wrap="around"/>
        <w:rPr>
          <w:rtl/>
        </w:rPr>
      </w:pPr>
      <w:r w:rsidRPr="007435EB">
        <w:rPr>
          <w:rFonts w:hint="cs"/>
          <w:rtl/>
        </w:rPr>
        <w:t>לו.</w:t>
      </w:r>
    </w:p>
    <w:p w14:paraId="568C24A6" w14:textId="77777777" w:rsidR="00E8089F" w:rsidRPr="005D710F" w:rsidRDefault="00E8089F" w:rsidP="005D710F">
      <w:pPr>
        <w:pStyle w:val="afffd"/>
        <w:rPr>
          <w:rtl/>
        </w:rPr>
      </w:pPr>
      <w:ins w:id="9802" w:author="מספור קטעי משנה" w:date="2026-10-06T10:05:03Z">
        <w:r>
          <w:rPr>
            <w:rStyle w:val="MisparKeta"/>
          </w:rPr>
          <w:t xml:space="preserve">ה. </w:t>
        </w:r>
      </w:ins>
      <w:r w:rsidRPr="005D710F">
        <w:rPr>
          <w:rtl/>
        </w:rPr>
        <w:t>אבל לא בטבל וכו'.</w:t>
      </w:r>
    </w:p>
    <w:p w14:paraId="5966D1BD" w14:textId="77777777" w:rsidR="00E8089F" w:rsidRPr="007435EB" w:rsidRDefault="00E8089F" w:rsidP="00E8089F">
      <w:pPr>
        <w:rPr>
          <w:rtl/>
        </w:rPr>
      </w:pPr>
      <w:r w:rsidRPr="007435EB">
        <w:rPr>
          <w:rFonts w:ascii="Fb Fontext" w:hAnsi="Fb Fontext"/>
          <w:rtl/>
        </w:rPr>
        <w:t>ו</w:t>
      </w:r>
      <w:r w:rsidR="00AB3B38">
        <w:rPr>
          <w:rFonts w:ascii="Fb Fontext" w:hAnsi="Fb Fontext"/>
          <w:rtl/>
        </w:rPr>
        <w:t>אף</w:t>
      </w:r>
      <w:r w:rsidRPr="007435EB">
        <w:rPr>
          <w:rFonts w:ascii="Fb Fontext" w:hAnsi="Fb Fontext"/>
          <w:rtl/>
        </w:rPr>
        <w:t xml:space="preserve"> בטבל טבול מדרבנן, שזרעו בעציץ שאינו נקוב.</w:t>
      </w:r>
    </w:p>
    <w:p w14:paraId="218C93AE" w14:textId="77777777" w:rsidR="00E8089F" w:rsidRPr="005D710F" w:rsidRDefault="00E8089F" w:rsidP="00E8089F">
      <w:pPr>
        <w:pStyle w:val="afffd"/>
        <w:rPr>
          <w:rtl/>
        </w:rPr>
      </w:pPr>
      <w:ins w:id="9803" w:author="מספור קטעי משנה" w:date="2026-10-06T10:05:03Z">
        <w:r>
          <w:rPr>
            <w:rStyle w:val="MisparKeta"/>
          </w:rPr>
          <w:t xml:space="preserve">ו. </w:t>
        </w:r>
      </w:ins>
      <w:r w:rsidRPr="005D710F">
        <w:rPr>
          <w:rtl/>
        </w:rPr>
        <w:t>ולא במעשר ראשון שלא נטלה תרומתו.</w:t>
      </w:r>
    </w:p>
    <w:p w14:paraId="290A340F" w14:textId="77777777" w:rsidR="00E8089F" w:rsidRPr="007435EB" w:rsidRDefault="00E8089F" w:rsidP="00E8089F">
      <w:pPr>
        <w:rPr>
          <w:rtl/>
        </w:rPr>
      </w:pPr>
      <w:r w:rsidRPr="007435EB">
        <w:rPr>
          <w:rFonts w:ascii="Fb Fontext" w:hAnsi="Fb Fontext"/>
          <w:rtl/>
        </w:rPr>
        <w:t>ו</w:t>
      </w:r>
      <w:r w:rsidR="00AB3B38">
        <w:rPr>
          <w:rFonts w:ascii="Fb Fontext" w:hAnsi="Fb Fontext"/>
          <w:rtl/>
        </w:rPr>
        <w:t>אף</w:t>
      </w:r>
      <w:r>
        <w:rPr>
          <w:rFonts w:ascii="Fb Fontext" w:hAnsi="Fb Fontext"/>
          <w:rtl/>
        </w:rPr>
        <w:t xml:space="preserve"> שהקדימו בכרי. וקמ"ל כדמשני אביי </w:t>
      </w:r>
      <w:r>
        <w:rPr>
          <w:rStyle w:val="affffd"/>
          <w:rFonts w:ascii="Fb Fontext" w:hAnsi="Fb Fontext"/>
          <w:rtl/>
          <w:rPrChange w:id="9066" w:author="מנוע אמוראים" w:date="2026-10-05T16:42:03Z">
            <w:rPr>
              <w:rFonts w:ascii="Fb Fontext" w:hAnsi="Fb Fontext"/>
              <w:rtl/>
            </w:rPr>
          </w:rPrChange>
        </w:rPr>
        <w:t xml:space="preserve">לר"פ</w:t>
      </w:r>
      <w:r>
        <w:rPr>
          <w:rFonts w:ascii="Fb Fontext" w:hAnsi="Fb Fontext"/>
          <w:rtl/>
        </w:rPr>
        <w:t xml:space="preserve">.</w:t>
      </w:r>
    </w:p>
    <w:p w14:paraId="363E84C5" w14:textId="77777777" w:rsidR="00E8089F" w:rsidRPr="005D710F" w:rsidRDefault="00E8089F" w:rsidP="00E8089F">
      <w:pPr>
        <w:pStyle w:val="afffd"/>
        <w:rPr>
          <w:rtl/>
        </w:rPr>
      </w:pPr>
      <w:ins w:id="9804" w:author="מספור קטעי משנה" w:date="2026-10-06T10:05:03Z">
        <w:r>
          <w:rPr>
            <w:rStyle w:val="MisparKeta"/>
          </w:rPr>
          <w:t xml:space="preserve">ז. </w:t>
        </w:r>
      </w:ins>
      <w:r w:rsidRPr="005D710F">
        <w:rPr>
          <w:rtl/>
        </w:rPr>
        <w:t>ולא במעש"ש והקדש שלא נפדו וכו'.</w:t>
      </w:r>
    </w:p>
    <w:p w14:paraId="550ABAE9" w14:textId="77777777" w:rsidR="005D710F" w:rsidRDefault="00E8089F" w:rsidP="005D710F">
      <w:pPr>
        <w:pStyle w:val="36"/>
        <w:framePr w:wrap="notBeside"/>
        <w:rPr>
          <w:rtl/>
        </w:rPr>
      </w:pPr>
      <w:r w:rsidRPr="007435EB">
        <w:rPr>
          <w:rtl/>
        </w:rPr>
        <w:t xml:space="preserve">היינו </w:t>
      </w:r>
    </w:p>
    <w:p w14:paraId="17784147" w14:textId="0D35F0BD" w:rsidR="00E8089F" w:rsidRPr="007435EB" w:rsidRDefault="00E8089F" w:rsidP="00E8089F">
      <w:pPr>
        <w:rPr>
          <w:rtl/>
        </w:rPr>
      </w:pPr>
      <w:r w:rsidRPr="007435EB">
        <w:rPr>
          <w:rFonts w:ascii="Fb Fontext" w:hAnsi="Fb Fontext"/>
          <w:rtl/>
        </w:rPr>
        <w:t xml:space="preserve">לא נפדו כהלכתן </w:t>
      </w:r>
      <w:r w:rsidRPr="005D710F">
        <w:rPr>
          <w:rStyle w:val="affffd"/>
          <w:rtl/>
        </w:rPr>
        <w:t>והיינו</w:t>
      </w:r>
      <w:r w:rsidRPr="007435EB">
        <w:rPr>
          <w:rFonts w:ascii="Fb Fontext" w:hAnsi="Fb Fontext"/>
          <w:rtl/>
        </w:rPr>
        <w:t xml:space="preserve"> ע"ג אסימון </w:t>
      </w:r>
      <w:r w:rsidRPr="00AC0CB1">
        <w:rPr>
          <w:rStyle w:val="af2"/>
          <w:rtl/>
        </w:rPr>
        <w:t xml:space="preserve">ד'וצרת הכסף' </w:t>
      </w:r>
      <w:r w:rsidRPr="007435EB">
        <w:rPr>
          <w:rFonts w:ascii="Fb Fontext" w:hAnsi="Fb Fontext"/>
          <w:rtl/>
        </w:rPr>
        <w:t>דבר שיש לו צורה.</w:t>
      </w:r>
    </w:p>
    <w:p w14:paraId="1CE9B7FE" w14:textId="77777777" w:rsidR="00E8089F" w:rsidRPr="007435EB" w:rsidRDefault="00E8089F" w:rsidP="00E8089F">
      <w:pPr>
        <w:pStyle w:val="afffd"/>
        <w:rPr>
          <w:b/>
          <w:sz w:val="20"/>
          <w:rtl/>
        </w:rPr>
      </w:pPr>
      <w:ins w:id="9805" w:author="מספור קטעי משנה" w:date="2026-10-06T10:05:03Z">
        <w:r>
          <w:rPr>
            <w:rStyle w:val="MisparKeta"/>
          </w:rPr>
          <w:t xml:space="preserve">ג. </w:t>
        </w:r>
      </w:ins>
      <w:r w:rsidRPr="005D710F">
        <w:rPr>
          <w:rtl/>
        </w:rPr>
        <w:t>והקדש</w:t>
      </w:r>
      <w:r w:rsidRPr="007435EB">
        <w:rPr>
          <w:b/>
          <w:rtl/>
          <w:rPrChange w:id="40006" w:author="Claude" w:date="2026-10-06T13:34:51Z">
            <w:rPr>
              <w:b/>
              <w:sz w:val="20"/>
              <w:rtl/>
            </w:rPr>
          </w:rPrChange>
        </w:rPr>
        <w:t>.</w:t>
      </w:r>
    </w:p>
    <w:p w14:paraId="3CA8F56E" w14:textId="77777777" w:rsidR="005D710F" w:rsidRDefault="005D710F" w:rsidP="00E8089F">
      <w:pPr>
        <w:rPr>
          <w:rFonts w:ascii="Fb Fontext" w:hAnsi="Fb Fontext"/>
          <w:rtl/>
        </w:rPr>
      </w:pPr>
    </w:p>
    <w:p w14:paraId="7CB0BAB5" w14:textId="77777777" w:rsidR="005D710F" w:rsidRDefault="00E8089F" w:rsidP="005D710F">
      <w:pPr>
        <w:pStyle w:val="36"/>
        <w:framePr w:wrap="notBeside"/>
        <w:rPr>
          <w:rtl/>
        </w:rPr>
      </w:pPr>
      <w:r w:rsidRPr="007435EB">
        <w:rPr>
          <w:rtl/>
        </w:rPr>
        <w:lastRenderedPageBreak/>
        <w:t>מיירי</w:t>
      </w:r>
    </w:p>
    <w:p w14:paraId="4D444BA3" w14:textId="5B2253C2" w:rsidR="00E8089F" w:rsidRPr="007435EB" w:rsidRDefault="00E8089F" w:rsidP="00E8089F">
      <w:pPr>
        <w:rPr>
          <w:rtl/>
        </w:rPr>
      </w:pPr>
      <w:r w:rsidRPr="007435EB">
        <w:rPr>
          <w:rFonts w:ascii="Fb Fontext" w:hAnsi="Fb Fontext"/>
          <w:rtl/>
        </w:rPr>
        <w:t>שחיללו ע"ג קרקע,</w:t>
      </w:r>
      <w:r w:rsidRPr="007435EB">
        <w:rPr>
          <w:rFonts w:ascii="Fb Fontext" w:hAnsi="Fb Fontext" w:hint="cs"/>
          <w:rtl/>
        </w:rPr>
        <w:t xml:space="preserve"> </w:t>
      </w:r>
      <w:r w:rsidRPr="007435EB">
        <w:rPr>
          <w:rFonts w:ascii="Fb Fontext" w:hAnsi="Fb Fontext"/>
          <w:rtl/>
        </w:rPr>
        <w:t xml:space="preserve">דלא מהני </w:t>
      </w:r>
      <w:r w:rsidRPr="00AC0CB1">
        <w:rPr>
          <w:rStyle w:val="af2"/>
          <w:rtl/>
        </w:rPr>
        <w:t>ד'ונתן הכסף וקם לו'.</w:t>
      </w:r>
    </w:p>
    <w:p w14:paraId="5016872D" w14:textId="461558C1" w:rsidR="00E8089F" w:rsidRPr="007435EB" w:rsidRDefault="00F47631" w:rsidP="00F47631">
      <w:pPr>
        <w:pStyle w:val="affd"/>
        <w:rPr>
          <w:bCs/>
          <w:rtl/>
        </w:rPr>
      </w:pPr>
      <w:r>
        <w:rPr>
          <w:rFonts w:hint="cs"/>
          <w:rtl/>
        </w:rPr>
        <w:t>***</w:t>
      </w:r>
    </w:p>
    <w:p w14:paraId="5031F741" w14:textId="77777777" w:rsidR="005D710F" w:rsidRDefault="00E8089F" w:rsidP="005D710F">
      <w:pPr>
        <w:pStyle w:val="36"/>
        <w:framePr w:wrap="notBeside"/>
        <w:rPr>
          <w:rFonts w:ascii="Fb Fontext" w:hAnsi="Fb Fontext"/>
          <w:rtl/>
        </w:rPr>
      </w:pPr>
      <w:r w:rsidRPr="005C3FF1">
        <w:rPr>
          <w:rStyle w:val="afffa"/>
          <w:rtl/>
        </w:rPr>
        <w:t>ת"ר</w:t>
      </w:r>
      <w:r w:rsidRPr="007435EB">
        <w:rPr>
          <w:rFonts w:ascii="Fb Fontext" w:hAnsi="Fb Fontext"/>
          <w:rtl/>
        </w:rPr>
        <w:t>:</w:t>
      </w:r>
    </w:p>
    <w:p w14:paraId="0B4CB6D2" w14:textId="4D635C8F" w:rsidR="00E8089F" w:rsidRPr="007435EB" w:rsidRDefault="00E8089F" w:rsidP="005D710F">
      <w:pPr>
        <w:spacing w:before="4"/>
        <w:rPr>
          <w:rtl/>
        </w:rPr>
      </w:pPr>
      <w:r w:rsidRPr="005D710F">
        <w:rPr>
          <w:rStyle w:val="afffa"/>
          <w:rtl/>
        </w:rPr>
        <w:t>יכול יוצא אדם ידי חובתו בטבל שלא נתקן כל צרכו</w:t>
      </w:r>
      <w:r w:rsidRPr="007435EB">
        <w:rPr>
          <w:rFonts w:ascii="Fb Fontext" w:hAnsi="Fb Fontext"/>
          <w:rtl/>
        </w:rPr>
        <w:t xml:space="preserve"> והיינו שנטלה ממנו תרומה גדולה ולא נטלה ממנו תרומת מעשר, [מעשר] ראשון ולא מעשר שני, ו</w:t>
      </w:r>
      <w:r w:rsidR="00AB3B38">
        <w:rPr>
          <w:rFonts w:ascii="Fb Fontext" w:hAnsi="Fb Fontext"/>
          <w:rtl/>
        </w:rPr>
        <w:t>אף</w:t>
      </w:r>
      <w:r w:rsidRPr="007435EB">
        <w:rPr>
          <w:rFonts w:ascii="Fb Fontext" w:hAnsi="Fb Fontext"/>
          <w:rtl/>
        </w:rPr>
        <w:t xml:space="preserve"> מעשר עני.</w:t>
      </w:r>
    </w:p>
    <w:p w14:paraId="03160F87" w14:textId="77777777" w:rsidR="005D710F" w:rsidRDefault="00E8089F" w:rsidP="005D710F">
      <w:pPr>
        <w:pStyle w:val="36"/>
        <w:framePr w:wrap="notBeside"/>
        <w:rPr>
          <w:rStyle w:val="af2"/>
          <w:rtl/>
        </w:rPr>
      </w:pPr>
      <w:r w:rsidRPr="005D710F">
        <w:rPr>
          <w:rStyle w:val="affffd"/>
          <w:rtl/>
        </w:rPr>
        <w:t>ת"ל</w:t>
      </w:r>
    </w:p>
    <w:p w14:paraId="190E583B" w14:textId="4CE80CA2" w:rsidR="00E8089F" w:rsidRPr="007435EB" w:rsidRDefault="00E8089F" w:rsidP="00E8089F">
      <w:pPr>
        <w:rPr>
          <w:rFonts w:cs="Guttman Vilna"/>
          <w:b/>
          <w:bCs/>
          <w:rtl/>
        </w:rPr>
      </w:pPr>
      <w:r w:rsidRPr="00AC0CB1">
        <w:rPr>
          <w:rStyle w:val="af2"/>
          <w:rtl/>
        </w:rPr>
        <w:t xml:space="preserve">'לא תאכל עליו חמץ' </w:t>
      </w:r>
      <w:r w:rsidRPr="007435EB">
        <w:rPr>
          <w:rtl/>
        </w:rPr>
        <w:t>- מי שאיסורו משום בל תאכל עליו חמץ.</w:t>
      </w:r>
    </w:p>
    <w:p w14:paraId="565B7CEA" w14:textId="77777777" w:rsidR="00E8089F" w:rsidRPr="007435EB" w:rsidRDefault="00E8089F" w:rsidP="00E8089F">
      <w:pPr>
        <w:rPr>
          <w:rFonts w:cs="Guttman Vilna"/>
          <w:b/>
          <w:bCs/>
          <w:rtl/>
        </w:rPr>
      </w:pPr>
      <w:r w:rsidRPr="007435EB">
        <w:rPr>
          <w:rtl/>
        </w:rPr>
        <w:t>יצא זה שאין איסורו משום בל תאכל חמץ, אלא משום בל תאכל טבל.</w:t>
      </w:r>
    </w:p>
    <w:p w14:paraId="6DA99B69" w14:textId="6B6FE25C" w:rsidR="005D710F" w:rsidRPr="005D710F" w:rsidRDefault="00E8089F" w:rsidP="005D710F">
      <w:pPr>
        <w:pStyle w:val="36"/>
        <w:framePr w:wrap="notBeside"/>
        <w:rPr>
          <w:rtl/>
        </w:rPr>
      </w:pPr>
      <w:r w:rsidRPr="005D710F">
        <w:rPr>
          <w:rtl/>
        </w:rPr>
        <w:t xml:space="preserve">הא מני </w:t>
      </w:r>
      <w:r w:rsidR="005D710F">
        <w:rPr>
          <w:rFonts w:hint="cs"/>
          <w:rtl/>
        </w:rPr>
        <w:t>וכ</w:t>
      </w:r>
      <w:r w:rsidRPr="005D710F">
        <w:rPr>
          <w:rtl/>
        </w:rPr>
        <w:t>ר"ש</w:t>
      </w:r>
    </w:p>
    <w:p w14:paraId="762A438F" w14:textId="2FB8EC30" w:rsidR="00E8089F" w:rsidRPr="007435EB" w:rsidRDefault="00E8089F" w:rsidP="005D710F">
      <w:pPr>
        <w:rPr>
          <w:rtl/>
        </w:rPr>
      </w:pPr>
      <w:r w:rsidRPr="007435EB">
        <w:rPr>
          <w:rtl/>
        </w:rPr>
        <w:t>דאין איסור חל על איסור דהאוכל נבלה ביוה"כ פטור.</w:t>
      </w:r>
      <w:r w:rsidR="005D710F">
        <w:rPr>
          <w:rFonts w:hint="cs"/>
          <w:rtl/>
        </w:rPr>
        <w:t xml:space="preserve"> </w:t>
      </w:r>
    </w:p>
    <w:p w14:paraId="4E6EC1EE" w14:textId="77777777" w:rsidR="00E8089F" w:rsidRPr="005D710F" w:rsidRDefault="00E8089F" w:rsidP="00E8089F">
      <w:pPr>
        <w:rPr>
          <w:rStyle w:val="affffff0"/>
          <w:rtl/>
        </w:rPr>
      </w:pPr>
      <w:r w:rsidRPr="005D710F">
        <w:rPr>
          <w:rStyle w:val="affffff0"/>
          <w:rtl/>
        </w:rPr>
        <w:t>[ולא כדרבינא דס'ל מי שאיסור בבל תאכל חמץ בלבד, דלא כתיב בלבד]</w:t>
      </w:r>
    </w:p>
    <w:p w14:paraId="0A12A068" w14:textId="1BC39D6C" w:rsidR="00E8089F" w:rsidRPr="007435EB" w:rsidRDefault="00F47631" w:rsidP="00F47631">
      <w:pPr>
        <w:pStyle w:val="affd"/>
        <w:rPr>
          <w:bCs/>
          <w:rtl/>
        </w:rPr>
      </w:pPr>
      <w:r>
        <w:rPr>
          <w:rFonts w:hint="cs"/>
          <w:rtl/>
        </w:rPr>
        <w:t>***</w:t>
      </w:r>
    </w:p>
    <w:p w14:paraId="04C55140" w14:textId="77777777" w:rsidR="005D710F" w:rsidRDefault="00E8089F" w:rsidP="005D710F">
      <w:pPr>
        <w:pStyle w:val="36"/>
        <w:framePr w:wrap="notBeside"/>
        <w:rPr>
          <w:rFonts w:ascii="Fb Fontext" w:hAnsi="Fb Fontext"/>
          <w:rtl/>
        </w:rPr>
      </w:pPr>
      <w:r w:rsidRPr="005C3FF1">
        <w:rPr>
          <w:rStyle w:val="afffa"/>
          <w:rtl/>
        </w:rPr>
        <w:t>ת"ר</w:t>
      </w:r>
      <w:r w:rsidRPr="007435EB">
        <w:rPr>
          <w:rFonts w:ascii="Fb Fontext" w:hAnsi="Fb Fontext"/>
          <w:rtl/>
        </w:rPr>
        <w:t>:</w:t>
      </w:r>
    </w:p>
    <w:p w14:paraId="07A05A33" w14:textId="685D99B9" w:rsidR="00E8089F" w:rsidRPr="007435EB" w:rsidRDefault="00E8089F" w:rsidP="00623CAA">
      <w:pPr>
        <w:spacing w:before="4"/>
        <w:rPr>
          <w:rtl/>
        </w:rPr>
      </w:pPr>
      <w:r w:rsidRPr="007435EB">
        <w:rPr>
          <w:rFonts w:ascii="Fb Fontext" w:hAnsi="Fb Fontext"/>
          <w:rtl/>
        </w:rPr>
        <w:t>יכול יוצא אדם ידי חובתו במעשר שני בירושלים.</w:t>
      </w:r>
    </w:p>
    <w:p w14:paraId="3473E533" w14:textId="77777777" w:rsidR="005D710F" w:rsidRDefault="00E8089F" w:rsidP="005D710F">
      <w:pPr>
        <w:pStyle w:val="36"/>
        <w:framePr w:wrap="notBeside"/>
        <w:rPr>
          <w:rStyle w:val="af2"/>
          <w:rtl/>
        </w:rPr>
      </w:pPr>
      <w:r w:rsidRPr="007435EB">
        <w:rPr>
          <w:rtl/>
        </w:rPr>
        <w:t>ריה"ג:</w:t>
      </w:r>
    </w:p>
    <w:p w14:paraId="2DB114A5" w14:textId="705B9AF1" w:rsidR="00E8089F" w:rsidRPr="007435EB" w:rsidRDefault="00E8089F" w:rsidP="00E8089F">
      <w:pPr>
        <w:rPr>
          <w:rtl/>
        </w:rPr>
      </w:pPr>
      <w:r w:rsidRPr="00AC0CB1">
        <w:rPr>
          <w:rStyle w:val="af2"/>
          <w:rtl/>
        </w:rPr>
        <w:t xml:space="preserve">'לחם עני' </w:t>
      </w:r>
      <w:r w:rsidRPr="007435EB">
        <w:rPr>
          <w:rtl/>
        </w:rPr>
        <w:t>- מה שנאכל באנינות, יצא זה שאינו נאכל באנינות אלא בשמחה, ועוני קרינן.</w:t>
      </w:r>
    </w:p>
    <w:p w14:paraId="76B83270" w14:textId="77777777" w:rsidR="005D710F" w:rsidRDefault="00E8089F" w:rsidP="005D710F">
      <w:pPr>
        <w:pStyle w:val="36"/>
        <w:framePr w:wrap="notBeside"/>
        <w:rPr>
          <w:rStyle w:val="af2"/>
          <w:rtl/>
        </w:rPr>
      </w:pPr>
      <w:r w:rsidRPr="005C3FF1">
        <w:rPr>
          <w:rStyle w:val="afffa"/>
          <w:rtl/>
        </w:rPr>
        <w:t>ולר"ע:</w:t>
      </w:r>
    </w:p>
    <w:p w14:paraId="61E3A28F" w14:textId="77777777" w:rsidR="005D710F" w:rsidRDefault="00E8089F" w:rsidP="009A151F">
      <w:pPr>
        <w:rPr>
          <w:rStyle w:val="afffa"/>
          <w:rtl/>
        </w:rPr>
      </w:pPr>
      <w:r w:rsidRPr="00AC0CB1">
        <w:rPr>
          <w:rStyle w:val="af2"/>
          <w:rtl/>
        </w:rPr>
        <w:t>'מצות',</w:t>
      </w:r>
      <w:r w:rsidRPr="005C3FF1">
        <w:rPr>
          <w:rStyle w:val="afffa"/>
          <w:rtl/>
        </w:rPr>
        <w:t xml:space="preserve"> </w:t>
      </w:r>
      <w:r w:rsidRPr="005D710F">
        <w:rPr>
          <w:rStyle w:val="af2"/>
          <w:rtl/>
        </w:rPr>
        <w:t>מצות</w:t>
      </w:r>
      <w:r w:rsidRPr="005C3FF1">
        <w:rPr>
          <w:rStyle w:val="afffa"/>
          <w:rtl/>
        </w:rPr>
        <w:t xml:space="preserve"> ריבה, </w:t>
      </w:r>
    </w:p>
    <w:p w14:paraId="3E4E1E32" w14:textId="77777777" w:rsidR="005D710F" w:rsidRDefault="00E8089F" w:rsidP="005D710F">
      <w:pPr>
        <w:pStyle w:val="36"/>
        <w:framePr w:wrap="notBeside"/>
        <w:rPr>
          <w:rStyle w:val="afffa"/>
          <w:rtl/>
        </w:rPr>
      </w:pPr>
      <w:r w:rsidRPr="00F46A1C">
        <w:rPr>
          <w:rStyle w:val="affffd"/>
          <w:rtl/>
        </w:rPr>
        <w:t>והך</w:t>
      </w:r>
      <w:r w:rsidRPr="005C3FF1">
        <w:rPr>
          <w:rStyle w:val="afffa"/>
          <w:rtl/>
        </w:rPr>
        <w:t xml:space="preserve"> </w:t>
      </w:r>
    </w:p>
    <w:p w14:paraId="7D71C7AB" w14:textId="62CEA009" w:rsidR="00E8089F" w:rsidRPr="005C3FF1" w:rsidRDefault="005D710F" w:rsidP="009A151F">
      <w:pPr>
        <w:rPr>
          <w:rStyle w:val="afffa"/>
          <w:rtl/>
        </w:rPr>
      </w:pPr>
      <w:r w:rsidRPr="005D710F">
        <w:rPr>
          <w:rStyle w:val="af2"/>
          <w:rFonts w:hint="cs"/>
          <w:rtl/>
        </w:rPr>
        <w:t>ד</w:t>
      </w:r>
      <w:r w:rsidR="00E8089F" w:rsidRPr="005D710F">
        <w:rPr>
          <w:rStyle w:val="af2"/>
          <w:rtl/>
        </w:rPr>
        <w:t>לחם עני</w:t>
      </w:r>
      <w:r w:rsidR="00E8089F" w:rsidRPr="005C3FF1">
        <w:rPr>
          <w:rStyle w:val="afffa"/>
          <w:rtl/>
        </w:rPr>
        <w:t xml:space="preserve"> </w:t>
      </w:r>
      <w:r w:rsidR="00E8089F" w:rsidRPr="005D710F">
        <w:rPr>
          <w:rtl/>
        </w:rPr>
        <w:t>פרט לעיסה שנילושה ביין ושמן ודבש. ד</w:t>
      </w:r>
      <w:r w:rsidR="00E8089F" w:rsidRPr="005D710F">
        <w:rPr>
          <w:rStyle w:val="af2"/>
          <w:rtl/>
        </w:rPr>
        <w:t>עני</w:t>
      </w:r>
      <w:r w:rsidR="00E8089F" w:rsidRPr="005D710F">
        <w:rPr>
          <w:rtl/>
        </w:rPr>
        <w:t xml:space="preserve"> כתיב ולא עוני</w:t>
      </w:r>
    </w:p>
    <w:p w14:paraId="7242B152" w14:textId="77777777" w:rsidR="005D710F" w:rsidRDefault="00E8089F" w:rsidP="005D710F">
      <w:pPr>
        <w:pStyle w:val="36"/>
        <w:framePr w:wrap="notBeside"/>
        <w:rPr>
          <w:rtl/>
        </w:rPr>
      </w:pPr>
      <w:r w:rsidRPr="00F46A1C">
        <w:rPr>
          <w:rStyle w:val="affffd"/>
          <w:rtl/>
        </w:rPr>
        <w:t>והך</w:t>
      </w:r>
    </w:p>
    <w:p w14:paraId="1105E123" w14:textId="6A056478" w:rsidR="00E8089F" w:rsidRPr="007435EB" w:rsidRDefault="00E8089F" w:rsidP="009A151F">
      <w:pPr>
        <w:rPr>
          <w:rtl/>
        </w:rPr>
      </w:pPr>
      <w:r w:rsidRPr="007435EB">
        <w:rPr>
          <w:rtl/>
        </w:rPr>
        <w:t xml:space="preserve">דקרינן </w:t>
      </w:r>
      <w:r w:rsidRPr="005D710F">
        <w:rPr>
          <w:rStyle w:val="af2"/>
          <w:rtl/>
        </w:rPr>
        <w:t>עוני</w:t>
      </w:r>
      <w:r w:rsidRPr="007435EB">
        <w:rPr>
          <w:rtl/>
        </w:rPr>
        <w:t xml:space="preserve"> </w:t>
      </w:r>
      <w:r w:rsidRPr="005D710F">
        <w:rPr>
          <w:rStyle w:val="affffd"/>
          <w:rtl/>
        </w:rPr>
        <w:t>כדשמואל:</w:t>
      </w:r>
      <w:r w:rsidRPr="007435EB">
        <w:rPr>
          <w:rtl/>
        </w:rPr>
        <w:t xml:space="preserve"> </w:t>
      </w:r>
      <w:r w:rsidRPr="005D710F">
        <w:rPr>
          <w:rStyle w:val="af2"/>
          <w:rtl/>
        </w:rPr>
        <w:t>לחם עני -</w:t>
      </w:r>
      <w:r w:rsidRPr="007435EB">
        <w:rPr>
          <w:rtl/>
        </w:rPr>
        <w:t xml:space="preserve"> לחם שעונין עליו דברים הרבה.</w:t>
      </w:r>
    </w:p>
    <w:p w14:paraId="56FACD78" w14:textId="77777777" w:rsidR="005D710F" w:rsidRDefault="00E8089F" w:rsidP="005D710F">
      <w:pPr>
        <w:pStyle w:val="36"/>
        <w:framePr w:wrap="notBeside"/>
        <w:rPr>
          <w:rStyle w:val="affffd"/>
          <w:rtl/>
        </w:rPr>
      </w:pPr>
      <w:r w:rsidRPr="00F46A1C">
        <w:rPr>
          <w:rStyle w:val="affffd"/>
          <w:rtl/>
        </w:rPr>
        <w:t>והך</w:t>
      </w:r>
    </w:p>
    <w:p w14:paraId="299AB27D" w14:textId="50BADB45" w:rsidR="00E8089F" w:rsidRPr="005D710F" w:rsidRDefault="00E8089F" w:rsidP="005D710F">
      <w:pPr>
        <w:spacing w:after="60"/>
        <w:rPr>
          <w:rtl/>
        </w:rPr>
      </w:pPr>
      <w:r>
        <w:rPr>
          <w:rtl/>
        </w:rPr>
        <w:t xml:space="preserve">דהתיר </w:t>
      </w:r>
      <w:r>
        <w:rPr>
          <w:rStyle w:val="affffd"/>
          <w:rtl/>
          <w:rPrChange w:id="9067" w:author="מנוע אמוראים" w:date="2026-10-05T16:42:03Z">
            <w:rPr>
              <w:rtl/>
            </w:rPr>
          </w:rPrChange>
        </w:rPr>
        <w:t xml:space="preserve">ר"ע</w:t>
      </w:r>
      <w:r>
        <w:rPr>
          <w:rtl/>
        </w:rPr>
        <w:t xml:space="preserve"> בעיסה שנילושה ביין שמן ודבש היינו רק ביום השני ולא ביום הראשון.</w:t>
      </w:r>
    </w:p>
    <w:p w14:paraId="777AB9F1" w14:textId="77777777" w:rsidR="005D710F" w:rsidRDefault="00E8089F" w:rsidP="005D710F">
      <w:pPr>
        <w:pStyle w:val="36"/>
        <w:framePr w:wrap="notBeside"/>
        <w:rPr>
          <w:rtl/>
        </w:rPr>
      </w:pPr>
      <w:r w:rsidRPr="007435EB">
        <w:rPr>
          <w:rtl/>
        </w:rPr>
        <w:t>וכדחזי':</w:t>
      </w:r>
    </w:p>
    <w:p w14:paraId="30D0940D" w14:textId="77777777" w:rsidR="005D710F" w:rsidRDefault="00E8089F" w:rsidP="005D710F">
      <w:pPr>
        <w:rPr>
          <w:rtl/>
        </w:rPr>
      </w:pPr>
      <w:r w:rsidRPr="005D710F">
        <w:rPr>
          <w:rStyle w:val="afffa"/>
          <w:rtl/>
        </w:rPr>
        <w:t>אין לשין עיסה בפסח ביין ושמן ודבש</w:t>
      </w:r>
      <w:r w:rsidRPr="007435EB">
        <w:rPr>
          <w:rFonts w:ascii="Fb Fontext" w:hAnsi="Fb Fontext"/>
          <w:rtl/>
        </w:rPr>
        <w:t>.</w:t>
      </w:r>
      <w:r w:rsidR="005D710F">
        <w:rPr>
          <w:rFonts w:ascii="Fb Fontext" w:hAnsi="Fb Fontext" w:hint="cs"/>
          <w:rtl/>
        </w:rPr>
        <w:t xml:space="preserve"> </w:t>
      </w:r>
    </w:p>
    <w:p w14:paraId="4191B87B" w14:textId="52EB8816" w:rsidR="00E8089F" w:rsidRPr="007435EB" w:rsidRDefault="00E8089F" w:rsidP="005D710F">
      <w:pPr>
        <w:rPr>
          <w:rFonts w:cs="Guttman Vilna"/>
          <w:b/>
          <w:bCs/>
          <w:rtl/>
        </w:rPr>
      </w:pPr>
      <w:r w:rsidRPr="005D710F">
        <w:rPr>
          <w:rStyle w:val="afffa"/>
          <w:rtl/>
        </w:rPr>
        <w:t>ואם לש,</w:t>
      </w:r>
      <w:r w:rsidRPr="007435EB">
        <w:rPr>
          <w:rtl/>
        </w:rPr>
        <w:t xml:space="preserve"> </w:t>
      </w:r>
      <w:r w:rsidRPr="005D710F">
        <w:rPr>
          <w:rStyle w:val="affffd"/>
          <w:rtl/>
        </w:rPr>
        <w:t>לר"ג:</w:t>
      </w:r>
      <w:r w:rsidRPr="007435EB">
        <w:rPr>
          <w:rtl/>
        </w:rPr>
        <w:t xml:space="preserve"> תשרף מיד</w:t>
      </w:r>
      <w:r w:rsidRPr="007435EB">
        <w:rPr>
          <w:rFonts w:hint="cs"/>
          <w:rtl/>
        </w:rPr>
        <w:t xml:space="preserve"> </w:t>
      </w:r>
      <w:r w:rsidRPr="005D710F">
        <w:rPr>
          <w:rStyle w:val="affffff0"/>
          <w:rtl/>
        </w:rPr>
        <w:t>[שמחמיצה מהר]</w:t>
      </w:r>
      <w:r w:rsidR="0011715B" w:rsidRPr="005D710F">
        <w:rPr>
          <w:rStyle w:val="affffff0"/>
          <w:rtl/>
        </w:rPr>
        <w:t>,</w:t>
      </w:r>
      <w:r w:rsidRPr="007435EB">
        <w:rPr>
          <w:rtl/>
        </w:rPr>
        <w:t xml:space="preserve"> </w:t>
      </w:r>
      <w:r w:rsidRPr="005D710F">
        <w:rPr>
          <w:rStyle w:val="affffd"/>
          <w:rtl/>
        </w:rPr>
        <w:t>וחכ"א:</w:t>
      </w:r>
      <w:r w:rsidRPr="007435EB">
        <w:rPr>
          <w:rtl/>
        </w:rPr>
        <w:t xml:space="preserve"> יאכל.</w:t>
      </w:r>
    </w:p>
    <w:p w14:paraId="1E6608DD" w14:textId="77777777" w:rsidR="005D710F" w:rsidRDefault="00E8089F" w:rsidP="005D710F">
      <w:pPr>
        <w:pStyle w:val="36"/>
        <w:framePr w:wrap="notBeside"/>
        <w:rPr>
          <w:rtl/>
        </w:rPr>
      </w:pPr>
      <w:r w:rsidRPr="007435EB">
        <w:rPr>
          <w:rtl/>
        </w:rPr>
        <w:t>ואר"ע</w:t>
      </w:r>
    </w:p>
    <w:p w14:paraId="0E5F10F1" w14:textId="1D23323C" w:rsidR="00E8089F" w:rsidRPr="007435EB" w:rsidRDefault="00E8089F" w:rsidP="00E8089F">
      <w:pPr>
        <w:rPr>
          <w:rFonts w:ascii="Fb Fontext" w:hAnsi="Fb Fontext"/>
          <w:sz w:val="20"/>
          <w:rtl/>
        </w:rPr>
      </w:pPr>
      <w:r w:rsidRPr="007435EB">
        <w:rPr>
          <w:rFonts w:ascii="Fb Fontext" w:hAnsi="Fb Fontext"/>
          <w:sz w:val="20"/>
          <w:rtl/>
        </w:rPr>
        <w:t xml:space="preserve">כששבת אצל רבותיו </w:t>
      </w:r>
      <w:r w:rsidRPr="005D710F">
        <w:rPr>
          <w:rStyle w:val="affffd"/>
          <w:rtl/>
        </w:rPr>
        <w:t>ר'א ורי"ה</w:t>
      </w:r>
      <w:r w:rsidRPr="007435EB">
        <w:rPr>
          <w:rFonts w:ascii="Fb Fontext" w:hAnsi="Fb Fontext"/>
          <w:sz w:val="20"/>
          <w:rtl/>
        </w:rPr>
        <w:t xml:space="preserve"> ולשתי להם עיסה ביין ושמן ודבש, ולא אמרו לי דבר. </w:t>
      </w:r>
      <w:r w:rsidRPr="005D710F">
        <w:rPr>
          <w:rStyle w:val="affffff0"/>
          <w:rtl/>
        </w:rPr>
        <w:t>[והיינו ביו"ט שני]</w:t>
      </w:r>
    </w:p>
    <w:p w14:paraId="3688E09C" w14:textId="77777777" w:rsidR="005D710F" w:rsidRDefault="00E8089F" w:rsidP="005D710F">
      <w:pPr>
        <w:pStyle w:val="36"/>
        <w:framePr w:wrap="notBeside"/>
        <w:rPr>
          <w:rStyle w:val="affffd"/>
          <w:rtl/>
        </w:rPr>
      </w:pPr>
      <w:r w:rsidRPr="00F46A1C">
        <w:rPr>
          <w:rStyle w:val="affffd"/>
          <w:rtl/>
        </w:rPr>
        <w:t>והך</w:t>
      </w:r>
    </w:p>
    <w:p w14:paraId="7019A140" w14:textId="2FE9969E" w:rsidR="00E8089F" w:rsidRPr="007435EB" w:rsidRDefault="00E8089F" w:rsidP="00E8089F">
      <w:pPr>
        <w:rPr>
          <w:rtl/>
        </w:rPr>
      </w:pPr>
      <w:r w:rsidRPr="007435EB">
        <w:rPr>
          <w:rFonts w:ascii="Fb Fontext" w:hAnsi="Fb Fontext"/>
          <w:rtl/>
        </w:rPr>
        <w:t>ד</w:t>
      </w:r>
      <w:r w:rsidR="00127038">
        <w:rPr>
          <w:rFonts w:ascii="Fb Fontext" w:hAnsi="Fb Fontext"/>
          <w:rtl/>
        </w:rPr>
        <w:t>אף</w:t>
      </w:r>
      <w:r w:rsidRPr="007435EB">
        <w:rPr>
          <w:rFonts w:ascii="Fb Fontext" w:hAnsi="Fb Fontext"/>
          <w:rtl/>
        </w:rPr>
        <w:t xml:space="preserve"> שאין לשין מקטפין בו</w:t>
      </w:r>
      <w:r w:rsidR="005D710F">
        <w:rPr>
          <w:rFonts w:ascii="Fb Fontext" w:hAnsi="Fb Fontext" w:hint="cs"/>
          <w:rtl/>
        </w:rPr>
        <w:t>-</w:t>
      </w:r>
      <w:r w:rsidRPr="007435EB">
        <w:rPr>
          <w:rFonts w:ascii="Fb Fontext" w:hAnsi="Fb Fontext"/>
          <w:rtl/>
        </w:rPr>
        <w:t xml:space="preserve"> </w:t>
      </w:r>
      <w:r w:rsidRPr="005D710F">
        <w:rPr>
          <w:rStyle w:val="affffd"/>
          <w:rtl/>
        </w:rPr>
        <w:t>היינו לת"ק</w:t>
      </w:r>
      <w:r w:rsidR="005D710F">
        <w:rPr>
          <w:rStyle w:val="affffd"/>
          <w:rFonts w:hint="cs"/>
          <w:rtl/>
        </w:rPr>
        <w:t>,</w:t>
      </w:r>
      <w:r w:rsidRPr="007435EB">
        <w:rPr>
          <w:rFonts w:ascii="Fb Fontext" w:hAnsi="Fb Fontext"/>
          <w:rtl/>
        </w:rPr>
        <w:t xml:space="preserve"> </w:t>
      </w:r>
      <w:r w:rsidRPr="005D710F">
        <w:rPr>
          <w:rStyle w:val="affffd"/>
          <w:rtl/>
        </w:rPr>
        <w:t>דלחכמים</w:t>
      </w:r>
      <w:r w:rsidRPr="007435EB">
        <w:rPr>
          <w:rFonts w:ascii="Fb Fontext" w:hAnsi="Fb Fontext"/>
          <w:rtl/>
        </w:rPr>
        <w:t xml:space="preserve"> את שאין לשין בו - אין מקטפין בו. </w:t>
      </w:r>
      <w:r w:rsidRPr="005D710F">
        <w:rPr>
          <w:rStyle w:val="affffd"/>
          <w:rtl/>
        </w:rPr>
        <w:t>ושוין</w:t>
      </w:r>
      <w:r w:rsidRPr="007435EB">
        <w:rPr>
          <w:rFonts w:ascii="Fb Fontext" w:hAnsi="Fb Fontext"/>
          <w:rtl/>
        </w:rPr>
        <w:t xml:space="preserve"> שאין לשין את העיסה בפושרין.</w:t>
      </w:r>
    </w:p>
    <w:p w14:paraId="0778A972" w14:textId="77777777" w:rsidR="005D710F" w:rsidRDefault="00E8089F" w:rsidP="005D710F">
      <w:pPr>
        <w:pStyle w:val="36"/>
        <w:framePr w:wrap="notBeside"/>
        <w:rPr>
          <w:rtl/>
        </w:rPr>
      </w:pPr>
      <w:r w:rsidRPr="007435EB">
        <w:rPr>
          <w:rtl/>
        </w:rPr>
        <w:t>וה"ק רי"ה לבניה:</w:t>
      </w:r>
    </w:p>
    <w:p w14:paraId="224BFAD4" w14:textId="7263C317" w:rsidR="00E8089F" w:rsidRPr="007435EB" w:rsidRDefault="00E8089F" w:rsidP="00E8089F">
      <w:pPr>
        <w:rPr>
          <w:rtl/>
        </w:rPr>
      </w:pPr>
      <w:r w:rsidRPr="007435EB">
        <w:rPr>
          <w:rtl/>
        </w:rPr>
        <w:t>יו</w:t>
      </w:r>
      <w:r w:rsidRPr="007435EB">
        <w:rPr>
          <w:rFonts w:hint="cs"/>
          <w:rtl/>
        </w:rPr>
        <w:t xml:space="preserve">ם ראשון אל תלושו לי בדבש מכאן ואילך לושו בדבש </w:t>
      </w:r>
      <w:r w:rsidRPr="005D710F">
        <w:rPr>
          <w:rStyle w:val="affffff0"/>
          <w:rFonts w:hint="cs"/>
          <w:rtl/>
        </w:rPr>
        <w:t xml:space="preserve">[ולא בחלב </w:t>
      </w:r>
      <w:r w:rsidR="005D710F">
        <w:rPr>
          <w:rStyle w:val="affffff0"/>
          <w:rFonts w:hint="cs"/>
          <w:rtl/>
        </w:rPr>
        <w:t xml:space="preserve">שלא יבוא </w:t>
      </w:r>
      <w:r w:rsidRPr="005D710F">
        <w:rPr>
          <w:rStyle w:val="affffff0"/>
          <w:rFonts w:hint="cs"/>
          <w:rtl/>
        </w:rPr>
        <w:t>לדבר עבירה]</w:t>
      </w:r>
    </w:p>
    <w:p w14:paraId="7E1E66DE" w14:textId="7B1312B4" w:rsidR="005D710F" w:rsidRPr="005D710F" w:rsidRDefault="005D710F" w:rsidP="005D710F">
      <w:pPr>
        <w:pStyle w:val="36"/>
        <w:framePr w:wrap="notBeside"/>
        <w:rPr>
          <w:rtl/>
        </w:rPr>
      </w:pPr>
      <w:r>
        <w:rPr>
          <w:rFonts w:hint="cs"/>
          <w:rtl/>
        </w:rPr>
        <w:t>ב. אב''א</w:t>
      </w:r>
      <w:r w:rsidR="00E8089F" w:rsidRPr="005D710F">
        <w:rPr>
          <w:rtl/>
        </w:rPr>
        <w:t>:</w:t>
      </w:r>
    </w:p>
    <w:p w14:paraId="57E2641E" w14:textId="123FA078" w:rsidR="00E8089F" w:rsidRPr="007435EB" w:rsidRDefault="00E8089F" w:rsidP="005D710F">
      <w:pPr>
        <w:spacing w:after="120"/>
        <w:rPr>
          <w:rtl/>
        </w:rPr>
      </w:pPr>
      <w:r w:rsidRPr="007435EB">
        <w:rPr>
          <w:rFonts w:ascii="Fb Fontext" w:hAnsi="Fb Fontext"/>
          <w:sz w:val="20"/>
          <w:rtl/>
        </w:rPr>
        <w:t xml:space="preserve">לעולם בחלב, </w:t>
      </w:r>
      <w:r w:rsidRPr="005D710F">
        <w:rPr>
          <w:rStyle w:val="affffd"/>
          <w:rtl/>
        </w:rPr>
        <w:t>כדא"רנא:</w:t>
      </w:r>
      <w:r w:rsidRPr="007435EB">
        <w:rPr>
          <w:rFonts w:ascii="Fb Fontext" w:hAnsi="Fb Fontext"/>
          <w:sz w:val="20"/>
          <w:rtl/>
        </w:rPr>
        <w:t xml:space="preserve"> כעין </w:t>
      </w:r>
      <w:r w:rsidR="005D710F">
        <w:rPr>
          <w:rFonts w:ascii="Fb Fontext" w:hAnsi="Fb Fontext" w:hint="cs"/>
          <w:sz w:val="20"/>
          <w:rtl/>
        </w:rPr>
        <w:t xml:space="preserve">שור </w:t>
      </w:r>
      <w:r w:rsidRPr="005D710F">
        <w:rPr>
          <w:rStyle w:val="affffff0"/>
          <w:rtl/>
        </w:rPr>
        <w:t>[קטנה שיאכלוה בב"א]</w:t>
      </w:r>
      <w:r w:rsidRPr="007435EB">
        <w:rPr>
          <w:rFonts w:ascii="Fb Fontext" w:hAnsi="Fb Fontext"/>
          <w:sz w:val="20"/>
          <w:rtl/>
        </w:rPr>
        <w:t xml:space="preserve"> </w:t>
      </w:r>
      <w:r w:rsidR="005D710F">
        <w:rPr>
          <w:rFonts w:ascii="Fb Fontext" w:hAnsi="Fb Fontext" w:hint="cs"/>
          <w:sz w:val="20"/>
          <w:rtl/>
        </w:rPr>
        <w:t>מותר</w:t>
      </w:r>
      <w:r w:rsidRPr="007435EB">
        <w:rPr>
          <w:rFonts w:ascii="Fb Fontext" w:hAnsi="Fb Fontext"/>
          <w:sz w:val="20"/>
          <w:rtl/>
        </w:rPr>
        <w:t>.</w:t>
      </w:r>
    </w:p>
    <w:p w14:paraId="3E966819" w14:textId="77777777" w:rsidR="005D710F" w:rsidRDefault="00E8089F" w:rsidP="005D710F">
      <w:pPr>
        <w:pStyle w:val="36"/>
        <w:framePr w:wrap="notBeside"/>
        <w:rPr>
          <w:rtl/>
        </w:rPr>
      </w:pPr>
      <w:r w:rsidRPr="007435EB">
        <w:rPr>
          <w:rtl/>
        </w:rPr>
        <w:t xml:space="preserve">ושוין </w:t>
      </w:r>
    </w:p>
    <w:p w14:paraId="69937081" w14:textId="77777777" w:rsidR="005D710F" w:rsidRDefault="005D710F" w:rsidP="00E8089F">
      <w:pPr>
        <w:rPr>
          <w:rFonts w:ascii="Fb Fontext" w:hAnsi="Fb Fontext"/>
          <w:rtl/>
        </w:rPr>
      </w:pPr>
      <w:r w:rsidRPr="005D710F">
        <w:rPr>
          <w:rStyle w:val="afffa"/>
          <w:rFonts w:hint="cs"/>
          <w:rtl/>
        </w:rPr>
        <w:t>ש</w:t>
      </w:r>
      <w:r w:rsidR="00E8089F" w:rsidRPr="005D710F">
        <w:rPr>
          <w:rStyle w:val="afffa"/>
          <w:rtl/>
        </w:rPr>
        <w:t>אין לשין את העיסה בפושרין.</w:t>
      </w:r>
      <w:r w:rsidR="00E8089F" w:rsidRPr="007435EB">
        <w:rPr>
          <w:rFonts w:ascii="Fb Fontext" w:hAnsi="Fb Fontext"/>
          <w:rtl/>
        </w:rPr>
        <w:t xml:space="preserve"> </w:t>
      </w:r>
    </w:p>
    <w:p w14:paraId="694E72D0" w14:textId="77777777" w:rsidR="005D710F" w:rsidRDefault="00E8089F" w:rsidP="005D710F">
      <w:pPr>
        <w:pStyle w:val="36"/>
        <w:framePr w:wrap="notBeside"/>
        <w:rPr>
          <w:rtl/>
        </w:rPr>
      </w:pPr>
      <w:r w:rsidRPr="007435EB">
        <w:rPr>
          <w:rtl/>
        </w:rPr>
        <w:t>ושאני</w:t>
      </w:r>
    </w:p>
    <w:p w14:paraId="27D51A46" w14:textId="77777777" w:rsidR="005D710F" w:rsidRDefault="00E8089F" w:rsidP="005D710F">
      <w:pPr>
        <w:rPr>
          <w:rtl/>
        </w:rPr>
      </w:pPr>
      <w:r w:rsidRPr="007435EB">
        <w:rPr>
          <w:rFonts w:ascii="Fb Fontext" w:hAnsi="Fb Fontext"/>
          <w:rtl/>
        </w:rPr>
        <w:t>מכל המנחות דנילושות בפושרין, ומשמרן שלא יחמצו.</w:t>
      </w:r>
    </w:p>
    <w:p w14:paraId="1B7AC2FE" w14:textId="77777777" w:rsidR="005D710F" w:rsidRDefault="005D710F" w:rsidP="005D710F">
      <w:pPr>
        <w:pStyle w:val="36"/>
        <w:framePr w:wrap="notBeside"/>
        <w:rPr>
          <w:rtl/>
        </w:rPr>
      </w:pPr>
      <w:r>
        <w:rPr>
          <w:rFonts w:hint="cs"/>
          <w:rtl/>
        </w:rPr>
        <w:t>-</w:t>
      </w:r>
    </w:p>
    <w:p w14:paraId="5DEB2F89" w14:textId="77777777" w:rsidR="0093188C" w:rsidRDefault="00E8089F" w:rsidP="005D710F">
      <w:pPr>
        <w:rPr>
          <w:rtl/>
        </w:rPr>
      </w:pPr>
      <w:r w:rsidRPr="007435EB">
        <w:rPr>
          <w:rtl/>
        </w:rPr>
        <w:t xml:space="preserve">דזריזין שאני </w:t>
      </w:r>
      <w:r w:rsidRPr="005D710F">
        <w:rPr>
          <w:rStyle w:val="affffff0"/>
          <w:rtl/>
        </w:rPr>
        <w:t>–</w:t>
      </w:r>
      <w:r w:rsidRPr="005D710F">
        <w:rPr>
          <w:rStyle w:val="affffff0"/>
          <w:rFonts w:hint="cs"/>
          <w:rtl/>
        </w:rPr>
        <w:t>[</w:t>
      </w:r>
      <w:r w:rsidRPr="005D710F">
        <w:rPr>
          <w:rStyle w:val="affffff0"/>
          <w:rtl/>
        </w:rPr>
        <w:t xml:space="preserve">ואעפ"כ גבי לתיתה לא אמרי' דמהני </w:t>
      </w:r>
      <w:r w:rsidR="00AB3B38" w:rsidRPr="005D710F">
        <w:rPr>
          <w:rStyle w:val="affffff0"/>
          <w:rtl/>
        </w:rPr>
        <w:t>אף</w:t>
      </w:r>
      <w:r w:rsidRPr="005D710F">
        <w:rPr>
          <w:rStyle w:val="affffff0"/>
          <w:rtl/>
        </w:rPr>
        <w:t xml:space="preserve"> בזר.</w:t>
      </w:r>
      <w:r w:rsidR="005D710F">
        <w:rPr>
          <w:rFonts w:hint="cs"/>
          <w:rtl/>
        </w:rPr>
        <w:t xml:space="preserve"> </w:t>
      </w:r>
      <w:r w:rsidRPr="007435EB">
        <w:rPr>
          <w:rFonts w:ascii="Fb Fontext" w:hAnsi="Fb Fontext"/>
          <w:rtl/>
        </w:rPr>
        <w:t xml:space="preserve">ולישה הגם שנעשית בזר מ"מ </w:t>
      </w:r>
      <w:r w:rsidRPr="005C3FF1">
        <w:rPr>
          <w:rStyle w:val="afffa"/>
          <w:rtl/>
        </w:rPr>
        <w:t>במקום זריזין</w:t>
      </w:r>
      <w:r w:rsidRPr="007435EB">
        <w:rPr>
          <w:rFonts w:ascii="Fb Fontext" w:hAnsi="Fb Fontext"/>
          <w:rtl/>
        </w:rPr>
        <w:t xml:space="preserve"> נעשית שיכולים לפקח עליה.</w:t>
      </w:r>
      <w:r w:rsidR="005D710F">
        <w:rPr>
          <w:rFonts w:hint="cs"/>
          <w:rtl/>
        </w:rPr>
        <w:t xml:space="preserve"> </w:t>
      </w:r>
    </w:p>
    <w:p w14:paraId="29B395BA" w14:textId="77777777" w:rsidR="0093188C" w:rsidRDefault="005D710F" w:rsidP="0093188C">
      <w:pPr>
        <w:pStyle w:val="36"/>
        <w:framePr w:wrap="notBeside"/>
        <w:rPr>
          <w:rtl/>
        </w:rPr>
      </w:pPr>
      <w:r>
        <w:rPr>
          <w:rFonts w:hint="cs"/>
          <w:rtl/>
        </w:rPr>
        <w:t>וכדחזי':</w:t>
      </w:r>
    </w:p>
    <w:p w14:paraId="25AB89C3" w14:textId="6DF4B6DD" w:rsidR="00E8089F" w:rsidRPr="007435EB" w:rsidRDefault="00E8089F" w:rsidP="005D710F">
      <w:pPr>
        <w:rPr>
          <w:rtl/>
        </w:rPr>
      </w:pPr>
      <w:r w:rsidRPr="007435EB">
        <w:rPr>
          <w:rtl/>
        </w:rPr>
        <w:t>דבלילה כשירה בזר וחוץ לעזרה פסולה.</w:t>
      </w:r>
    </w:p>
    <w:p w14:paraId="40D0D5A8" w14:textId="77777777" w:rsidR="00E8089F" w:rsidRPr="007435EB" w:rsidRDefault="00E8089F" w:rsidP="00E8089F">
      <w:pPr>
        <w:rPr>
          <w:rtl/>
        </w:rPr>
      </w:pPr>
      <w:r w:rsidRPr="007435EB">
        <w:rPr>
          <w:rFonts w:ascii="Fb Fontext" w:hAnsi="Fb Fontext"/>
          <w:rtl/>
        </w:rPr>
        <w:t>ד'</w:t>
      </w:r>
      <w:r w:rsidRPr="005D710F">
        <w:rPr>
          <w:rStyle w:val="af2"/>
          <w:rtl/>
        </w:rPr>
        <w:t>ויצק עליה שמן וגו'</w:t>
      </w:r>
      <w:r w:rsidRPr="007435EB">
        <w:rPr>
          <w:rFonts w:ascii="Fb Fontext" w:hAnsi="Fb Fontext"/>
          <w:rtl/>
        </w:rPr>
        <w:t xml:space="preserve"> לימד על יציקה ובלילה שכשירה בכל אדם.</w:t>
      </w:r>
    </w:p>
    <w:p w14:paraId="16F8AF3B" w14:textId="77777777" w:rsidR="005D710F" w:rsidRDefault="00E8089F" w:rsidP="005D710F">
      <w:pPr>
        <w:pStyle w:val="36"/>
        <w:framePr w:wrap="notBeside"/>
        <w:rPr>
          <w:rStyle w:val="affffd"/>
          <w:rtl/>
        </w:rPr>
      </w:pPr>
      <w:r w:rsidRPr="00F46A1C">
        <w:rPr>
          <w:rStyle w:val="affffd"/>
          <w:rtl/>
        </w:rPr>
        <w:t>והך</w:t>
      </w:r>
    </w:p>
    <w:p w14:paraId="26A16360" w14:textId="6C021E28" w:rsidR="00E8089F" w:rsidRPr="007435EB" w:rsidRDefault="00E8089F" w:rsidP="00E8089F">
      <w:pPr>
        <w:rPr>
          <w:rtl/>
        </w:rPr>
      </w:pPr>
      <w:r w:rsidRPr="007435EB">
        <w:rPr>
          <w:rtl/>
        </w:rPr>
        <w:t>דמנחת העומר לותתין אותה וצוברין אותה- ציבור שאני.</w:t>
      </w:r>
    </w:p>
    <w:p w14:paraId="186E2F72" w14:textId="7FE868FD" w:rsidR="00E8089F" w:rsidRPr="007435EB" w:rsidRDefault="00F47631" w:rsidP="00F47631">
      <w:pPr>
        <w:pStyle w:val="affd"/>
        <w:rPr>
          <w:bCs/>
          <w:rtl/>
        </w:rPr>
      </w:pPr>
      <w:r>
        <w:rPr>
          <w:rFonts w:hint="cs"/>
          <w:rtl/>
        </w:rPr>
        <w:t>***</w:t>
      </w:r>
    </w:p>
    <w:p w14:paraId="561EEC86" w14:textId="77777777" w:rsidR="00E8089F" w:rsidRPr="007435EB" w:rsidRDefault="00E8089F" w:rsidP="005C3FF1">
      <w:pPr>
        <w:pStyle w:val="afff"/>
        <w:framePr w:wrap="around"/>
        <w:rPr>
          <w:rtl/>
        </w:rPr>
      </w:pPr>
      <w:r w:rsidRPr="007435EB">
        <w:rPr>
          <w:rFonts w:hint="cs"/>
          <w:rtl/>
        </w:rPr>
        <w:t>לו.</w:t>
      </w:r>
    </w:p>
    <w:p w14:paraId="6FD49098" w14:textId="77777777" w:rsidR="0093188C" w:rsidRPr="00B7327E" w:rsidRDefault="00E8089F" w:rsidP="0093188C">
      <w:pPr>
        <w:pStyle w:val="36"/>
        <w:framePr w:wrap="notBeside"/>
        <w:rPr>
          <w:rtl/>
        </w:rPr>
      </w:pPr>
      <w:r w:rsidRPr="00B7327E">
        <w:rPr>
          <w:rtl/>
        </w:rPr>
        <w:t>ת"ר:</w:t>
      </w:r>
    </w:p>
    <w:p w14:paraId="7B64AEC9" w14:textId="0FF87DD7" w:rsidR="00E8089F" w:rsidRPr="007435EB" w:rsidRDefault="00E8089F" w:rsidP="00623CAA">
      <w:pPr>
        <w:spacing w:before="4"/>
        <w:rPr>
          <w:rtl/>
        </w:rPr>
      </w:pPr>
      <w:r w:rsidRPr="007435EB">
        <w:rPr>
          <w:rFonts w:ascii="Fb Fontext" w:hAnsi="Fb Fontext"/>
          <w:rtl/>
        </w:rPr>
        <w:t>אין אדם יוצא אדם ידי חובתו בבכורים.</w:t>
      </w:r>
    </w:p>
    <w:p w14:paraId="4FB7FDC4" w14:textId="77777777" w:rsidR="0093188C" w:rsidRDefault="00E8089F" w:rsidP="0093188C">
      <w:pPr>
        <w:pStyle w:val="36"/>
        <w:framePr w:wrap="notBeside"/>
        <w:rPr>
          <w:rStyle w:val="af2"/>
          <w:rtl/>
        </w:rPr>
      </w:pPr>
      <w:r w:rsidRPr="007435EB">
        <w:rPr>
          <w:rtl/>
        </w:rPr>
        <w:t>ריה"ג:</w:t>
      </w:r>
    </w:p>
    <w:p w14:paraId="60925A9D" w14:textId="3E7F92D6" w:rsidR="00E8089F" w:rsidRPr="007435EB" w:rsidRDefault="00E8089F" w:rsidP="00E8089F">
      <w:pPr>
        <w:rPr>
          <w:rFonts w:cs="Guttman Vilna"/>
          <w:b/>
          <w:bCs/>
          <w:rtl/>
        </w:rPr>
      </w:pPr>
      <w:r w:rsidRPr="00AC0CB1">
        <w:rPr>
          <w:rStyle w:val="af2"/>
          <w:rtl/>
        </w:rPr>
        <w:t xml:space="preserve">בכל מושבתיכם תאכלו מצות' </w:t>
      </w:r>
      <w:r w:rsidRPr="007435EB">
        <w:rPr>
          <w:rtl/>
        </w:rPr>
        <w:t>- מצה הנאכלת בכל מושבותיכם,</w:t>
      </w:r>
      <w:r w:rsidRPr="007435EB">
        <w:rPr>
          <w:rFonts w:hint="cs"/>
          <w:rtl/>
        </w:rPr>
        <w:t xml:space="preserve"> - </w:t>
      </w:r>
      <w:r w:rsidRPr="007435EB">
        <w:rPr>
          <w:rtl/>
        </w:rPr>
        <w:t>יצאו בכורים שנאכלין רק בירושלים.</w:t>
      </w:r>
    </w:p>
    <w:p w14:paraId="1EBA2AA2" w14:textId="77777777" w:rsidR="0093188C" w:rsidRDefault="00E8089F" w:rsidP="0093188C">
      <w:pPr>
        <w:pStyle w:val="36"/>
        <w:framePr w:wrap="notBeside"/>
        <w:rPr>
          <w:rtl/>
        </w:rPr>
      </w:pPr>
      <w:r w:rsidRPr="007435EB">
        <w:rPr>
          <w:rtl/>
        </w:rPr>
        <w:t>ר"ע:</w:t>
      </w:r>
    </w:p>
    <w:p w14:paraId="69AB3424" w14:textId="48A0D56B" w:rsidR="00E8089F" w:rsidRPr="007435EB" w:rsidRDefault="00E8089F" w:rsidP="00E8089F">
      <w:pPr>
        <w:rPr>
          <w:rtl/>
        </w:rPr>
      </w:pPr>
      <w:r>
        <w:rPr>
          <w:rtl/>
        </w:rPr>
        <w:t xml:space="preserve">אחר שחזר בו הודה </w:t>
      </w:r>
      <w:r>
        <w:rPr>
          <w:rStyle w:val="affffd"/>
          <w:rtl/>
          <w:rPrChange w:id="9068" w:author="מנוע אמוראים" w:date="2026-10-05T16:42:03Z">
            <w:rPr>
              <w:rtl/>
            </w:rPr>
          </w:rPrChange>
        </w:rPr>
        <w:t xml:space="preserve">לריה"ג</w:t>
      </w:r>
      <w:r>
        <w:rPr>
          <w:rtl/>
        </w:rPr>
        <w:t xml:space="preserve"> |</w:t>
      </w:r>
      <w:r w:rsidRPr="007435EB">
        <w:rPr>
          <w:rFonts w:hint="cs"/>
          <w:rtl/>
        </w:rPr>
        <w:t>.</w:t>
      </w:r>
    </w:p>
    <w:p w14:paraId="39FBAA46" w14:textId="77777777" w:rsidR="00B7327E" w:rsidRDefault="00E8089F" w:rsidP="00B7327E">
      <w:pPr>
        <w:pStyle w:val="36"/>
        <w:framePr w:wrap="notBeside"/>
        <w:rPr>
          <w:rStyle w:val="af2"/>
          <w:rtl/>
        </w:rPr>
      </w:pPr>
      <w:r w:rsidRPr="005C3FF1">
        <w:rPr>
          <w:rStyle w:val="afffa"/>
          <w:rtl/>
        </w:rPr>
        <w:t>ובתחילה סבר</w:t>
      </w:r>
    </w:p>
    <w:p w14:paraId="67FC33A0" w14:textId="6F0A6D0A" w:rsidR="00E8089F" w:rsidRPr="007435EB" w:rsidRDefault="00E8089F" w:rsidP="00E8089F">
      <w:pPr>
        <w:rPr>
          <w:rtl/>
        </w:rPr>
      </w:pPr>
      <w:r w:rsidRPr="00AC0CB1">
        <w:rPr>
          <w:rStyle w:val="af2"/>
          <w:rtl/>
        </w:rPr>
        <w:t>'מצה ומרור',</w:t>
      </w:r>
      <w:r w:rsidRPr="007435EB">
        <w:rPr>
          <w:rtl/>
        </w:rPr>
        <w:t xml:space="preserve"> מה מרור שאינו בכורים אף מצה שאינה בכורים.</w:t>
      </w:r>
    </w:p>
    <w:p w14:paraId="51556634" w14:textId="00FD29DD" w:rsidR="00E8089F" w:rsidRPr="007435EB" w:rsidRDefault="00E8089F" w:rsidP="00E8089F">
      <w:pPr>
        <w:rPr>
          <w:rtl/>
        </w:rPr>
      </w:pPr>
      <w:r w:rsidRPr="007435EB">
        <w:rPr>
          <w:rtl/>
        </w:rPr>
        <w:t>ו</w:t>
      </w:r>
      <w:r w:rsidRPr="007435EB">
        <w:rPr>
          <w:i/>
          <w:iCs/>
          <w:rtl/>
        </w:rPr>
        <w:t>'מצות מצות'</w:t>
      </w:r>
      <w:r w:rsidRPr="007435EB">
        <w:rPr>
          <w:rtl/>
        </w:rPr>
        <w:t xml:space="preserve"> ריבה חיטין ושעורין שיש במינן ביכורים.</w:t>
      </w:r>
    </w:p>
    <w:p w14:paraId="13C1B0A2" w14:textId="77777777" w:rsidR="0093188C" w:rsidRDefault="00E8089F" w:rsidP="0093188C">
      <w:pPr>
        <w:pStyle w:val="36"/>
        <w:framePr w:wrap="notBeside"/>
        <w:rPr>
          <w:rtl/>
        </w:rPr>
      </w:pPr>
      <w:r w:rsidRPr="007435EB">
        <w:rPr>
          <w:rtl/>
        </w:rPr>
        <w:t>ור"ע</w:t>
      </w:r>
    </w:p>
    <w:p w14:paraId="543EB401" w14:textId="108B1F6F" w:rsidR="00E8089F" w:rsidRPr="007435EB" w:rsidRDefault="00E8089F" w:rsidP="00E8089F">
      <w:pPr>
        <w:rPr>
          <w:rtl/>
        </w:rPr>
      </w:pPr>
      <w:r w:rsidRPr="007435EB">
        <w:rPr>
          <w:rtl/>
        </w:rPr>
        <w:t>ריבה מעש"ש והוציא ביכורים.</w:t>
      </w:r>
    </w:p>
    <w:p w14:paraId="048C5F69" w14:textId="77777777" w:rsidR="00E8089F" w:rsidRPr="007435EB" w:rsidRDefault="00E8089F" w:rsidP="00E8089F">
      <w:pPr>
        <w:rPr>
          <w:rFonts w:cs="Guttman Vilna"/>
          <w:b/>
          <w:bCs/>
          <w:rtl/>
        </w:rPr>
      </w:pPr>
      <w:r>
        <w:rPr>
          <w:rtl/>
        </w:rPr>
        <w:t xml:space="preserve">ריבה מעש"ש- שיש לו היתר בכל מושבות </w:t>
      </w:r>
      <w:r>
        <w:rPr>
          <w:rStyle w:val="affffd"/>
          <w:rtl/>
          <w:rPrChange w:id="9069" w:author="מנוע אמוראים" w:date="2026-10-05T16:42:03Z">
            <w:rPr>
              <w:rtl/>
            </w:rPr>
          </w:rPrChange>
        </w:rPr>
        <w:t xml:space="preserve">כדר"א</w:t>
      </w:r>
      <w:r>
        <w:rPr>
          <w:rtl/>
        </w:rPr>
        <w:t xml:space="preserve"> דמעשר שני שנטמא שפודין אותו </w:t>
      </w:r>
      <w:r w:rsidR="00AB3B38">
        <w:rPr>
          <w:rtl/>
        </w:rPr>
        <w:t>אף</w:t>
      </w:r>
      <w:r w:rsidRPr="007435EB">
        <w:rPr>
          <w:rtl/>
        </w:rPr>
        <w:t xml:space="preserve"> בירושלים </w:t>
      </w:r>
      <w:r w:rsidRPr="00AC0CB1">
        <w:rPr>
          <w:rStyle w:val="af2"/>
          <w:rtl/>
        </w:rPr>
        <w:t>ד'כי לא תוכל שאתו</w:t>
      </w:r>
      <w:r w:rsidRPr="00AC0CB1">
        <w:rPr>
          <w:rStyle w:val="af2"/>
          <w:rFonts w:hint="cs"/>
          <w:rtl/>
        </w:rPr>
        <w:t>'</w:t>
      </w:r>
      <w:r w:rsidRPr="00AC0CB1">
        <w:rPr>
          <w:rStyle w:val="af2"/>
          <w:rtl/>
        </w:rPr>
        <w:t>,</w:t>
      </w:r>
      <w:r w:rsidRPr="007435EB">
        <w:rPr>
          <w:rtl/>
        </w:rPr>
        <w:t xml:space="preserve"> ואין שאת אלא אכילה </w:t>
      </w:r>
      <w:r w:rsidRPr="00AC0CB1">
        <w:rPr>
          <w:rStyle w:val="af2"/>
          <w:rtl/>
        </w:rPr>
        <w:t>ד'וישא משאת מאת פניו'.</w:t>
      </w:r>
    </w:p>
    <w:p w14:paraId="1834F8D8" w14:textId="77777777" w:rsidR="00E8089F" w:rsidRPr="007435EB" w:rsidRDefault="00E8089F" w:rsidP="00E8089F">
      <w:pPr>
        <w:rPr>
          <w:rtl/>
        </w:rPr>
      </w:pPr>
      <w:r w:rsidRPr="007435EB">
        <w:rPr>
          <w:rFonts w:ascii="Fb Fontext" w:hAnsi="Fb Fontext"/>
          <w:sz w:val="20"/>
          <w:rtl/>
        </w:rPr>
        <w:t>משא"כ ביכורים שאין להם היתר בכל מושבות.</w:t>
      </w:r>
    </w:p>
    <w:p w14:paraId="63BCD5DD" w14:textId="77777777" w:rsidR="0093188C" w:rsidRDefault="00E8089F" w:rsidP="0093188C">
      <w:pPr>
        <w:pStyle w:val="36"/>
        <w:framePr w:wrap="notBeside"/>
        <w:rPr>
          <w:rFonts w:ascii="Fb Fontext" w:hAnsi="Fb Fontext"/>
          <w:rtl/>
        </w:rPr>
      </w:pPr>
      <w:r w:rsidRPr="00F46A1C">
        <w:rPr>
          <w:rStyle w:val="affffd"/>
          <w:rtl/>
        </w:rPr>
        <w:t>והך</w:t>
      </w:r>
    </w:p>
    <w:p w14:paraId="4EFBC3A3" w14:textId="6073DE62" w:rsidR="00E8089F" w:rsidRPr="007435EB" w:rsidRDefault="00E8089F" w:rsidP="00B7327E">
      <w:pPr>
        <w:rPr>
          <w:rtl/>
        </w:rPr>
      </w:pPr>
      <w:r>
        <w:rPr>
          <w:rStyle w:val="affffd"/>
          <w:rFonts w:ascii="Fb Fontext" w:hAnsi="Fb Fontext"/>
          <w:rtl/>
          <w:rPrChange w:id="9070" w:author="מנוע אמוראים" w:date="2026-10-05T16:42:03Z">
            <w:rPr>
              <w:rFonts w:ascii="Fb Fontext" w:hAnsi="Fb Fontext"/>
              <w:rtl/>
            </w:rPr>
          </w:rPrChange>
        </w:rPr>
        <w:t xml:space="preserve">דריה"ג</w:t>
      </w:r>
      <w:r>
        <w:rPr>
          <w:rFonts w:ascii="Fb Fontext" w:hAnsi="Fb Fontext"/>
          <w:rtl/>
        </w:rPr>
        <w:t xml:space="preserve"> לא יליף מ</w:t>
      </w:r>
      <w:r w:rsidRPr="00B7327E">
        <w:rPr>
          <w:rStyle w:val="af2"/>
          <w:rtl/>
        </w:rPr>
        <w:t>'לחם עני'</w:t>
      </w:r>
      <w:r w:rsidRPr="007435EB">
        <w:rPr>
          <w:rFonts w:ascii="Fb Fontext" w:hAnsi="Fb Fontext"/>
          <w:rtl/>
        </w:rPr>
        <w:t xml:space="preserve"> דמי שנאכל באוני, יצא זה שאין נאכל אלא בשמחה.</w:t>
      </w:r>
      <w:r w:rsidR="00B7327E">
        <w:rPr>
          <w:rFonts w:hint="cs"/>
          <w:rtl/>
        </w:rPr>
        <w:t xml:space="preserve"> </w:t>
      </w:r>
      <w:r>
        <w:rPr>
          <w:rtl/>
        </w:rPr>
        <w:t xml:space="preserve">- דס"ל </w:t>
      </w:r>
      <w:r>
        <w:rPr>
          <w:rStyle w:val="affffd"/>
          <w:rtl/>
          <w:rPrChange w:id="9071" w:author="מנוע אמוראים" w:date="2026-10-05T16:42:03Z">
            <w:rPr>
              <w:rtl/>
            </w:rPr>
          </w:rPrChange>
        </w:rPr>
        <w:t xml:space="preserve">כר"ש</w:t>
      </w:r>
      <w:r>
        <w:rPr>
          <w:rtl/>
        </w:rPr>
        <w:t xml:space="preserve"> דהתיר ביכורים לאונן.</w:t>
      </w:r>
    </w:p>
    <w:p w14:paraId="7D83DB60" w14:textId="77777777" w:rsidR="00B7327E" w:rsidRDefault="00E8089F" w:rsidP="00B7327E">
      <w:pPr>
        <w:pStyle w:val="36"/>
        <w:framePr w:wrap="notBeside"/>
        <w:rPr>
          <w:rtl/>
        </w:rPr>
      </w:pPr>
      <w:r w:rsidRPr="007435EB">
        <w:rPr>
          <w:rtl/>
        </w:rPr>
        <w:t>ורבנן:</w:t>
      </w:r>
    </w:p>
    <w:p w14:paraId="2B8D3189" w14:textId="6CAC17AD" w:rsidR="00E8089F" w:rsidRPr="007435EB" w:rsidRDefault="00E8089F" w:rsidP="00E8089F">
      <w:pPr>
        <w:rPr>
          <w:rtl/>
        </w:rPr>
      </w:pPr>
      <w:r w:rsidRPr="007435EB">
        <w:rPr>
          <w:rFonts w:ascii="Fb Fontext" w:hAnsi="Fb Fontext"/>
          <w:rtl/>
        </w:rPr>
        <w:t xml:space="preserve">דאסרו </w:t>
      </w:r>
      <w:r w:rsidRPr="00AC0CB1">
        <w:rPr>
          <w:rStyle w:val="af2"/>
          <w:rtl/>
        </w:rPr>
        <w:t xml:space="preserve">ד'לא תוכל לאכל בשעריך' </w:t>
      </w:r>
      <w:r w:rsidRPr="007435EB">
        <w:rPr>
          <w:rFonts w:ascii="Fb Fontext" w:hAnsi="Fb Fontext"/>
          <w:rtl/>
        </w:rPr>
        <w:t>ו</w:t>
      </w:r>
      <w:r w:rsidRPr="007435EB">
        <w:rPr>
          <w:rFonts w:ascii="Fb Fontext" w:hAnsi="Fb Fontext"/>
          <w:i/>
          <w:iCs/>
          <w:rtl/>
        </w:rPr>
        <w:t>'תרומת ידך'</w:t>
      </w:r>
      <w:r w:rsidRPr="007435EB">
        <w:rPr>
          <w:rFonts w:ascii="Fb Fontext" w:hAnsi="Fb Fontext"/>
          <w:rtl/>
        </w:rPr>
        <w:t xml:space="preserve"> אלו ביכורים דאיתקשו למעשר, דאסור לאונן.</w:t>
      </w:r>
    </w:p>
    <w:p w14:paraId="7A138FEC" w14:textId="77777777" w:rsidR="00B7327E" w:rsidRDefault="00E8089F" w:rsidP="00B7327E">
      <w:pPr>
        <w:pStyle w:val="36"/>
        <w:framePr w:wrap="notBeside"/>
        <w:rPr>
          <w:rtl/>
        </w:rPr>
      </w:pPr>
      <w:r w:rsidRPr="007435EB">
        <w:rPr>
          <w:rtl/>
        </w:rPr>
        <w:t>ולר"ש:</w:t>
      </w:r>
    </w:p>
    <w:p w14:paraId="62B22F22" w14:textId="00D2D76F" w:rsidR="00E8089F" w:rsidRPr="007435EB" w:rsidRDefault="00E8089F" w:rsidP="00B7327E">
      <w:pPr>
        <w:rPr>
          <w:rtl/>
        </w:rPr>
      </w:pPr>
      <w:r w:rsidRPr="00AC0CB1">
        <w:rPr>
          <w:rStyle w:val="af2"/>
          <w:rtl/>
        </w:rPr>
        <w:t xml:space="preserve">'תרומה' </w:t>
      </w:r>
      <w:r w:rsidRPr="007435EB">
        <w:rPr>
          <w:rtl/>
        </w:rPr>
        <w:t>קרינהו רחמנא, כתרומה דמותרת לאונן - אף ביכורים מותר לאונן.</w:t>
      </w:r>
    </w:p>
    <w:p w14:paraId="7AC67666" w14:textId="77777777" w:rsidR="00B7327E" w:rsidRDefault="00E8089F" w:rsidP="00B7327E">
      <w:pPr>
        <w:pStyle w:val="36"/>
        <w:framePr w:wrap="notBeside"/>
        <w:rPr>
          <w:rtl/>
        </w:rPr>
      </w:pPr>
      <w:r w:rsidRPr="00F46A1C">
        <w:rPr>
          <w:rStyle w:val="affffd"/>
          <w:rtl/>
        </w:rPr>
        <w:t>והך</w:t>
      </w:r>
    </w:p>
    <w:p w14:paraId="36753698" w14:textId="322FB47E" w:rsidR="00E8089F" w:rsidRPr="007435EB" w:rsidRDefault="00E8089F" w:rsidP="00B7327E">
      <w:pPr>
        <w:rPr>
          <w:rtl/>
        </w:rPr>
      </w:pPr>
      <w:r w:rsidRPr="00AC0CB1">
        <w:rPr>
          <w:rStyle w:val="af2"/>
          <w:rtl/>
        </w:rPr>
        <w:t>ד'ושמחת בכל הטוב'</w:t>
      </w:r>
      <w:r w:rsidR="00B7327E">
        <w:rPr>
          <w:rStyle w:val="af2"/>
          <w:rFonts w:hint="cs"/>
          <w:rtl/>
        </w:rPr>
        <w:t xml:space="preserve">- </w:t>
      </w:r>
      <w:r w:rsidRPr="007435EB">
        <w:rPr>
          <w:rtl/>
        </w:rPr>
        <w:t>לזמן שמחה בא, כדתנן: מעצרת ועד החג מביא וקורא, מהחג ועד חנוכה מביא ואינו קורא.</w:t>
      </w:r>
    </w:p>
    <w:p w14:paraId="49BC3611" w14:textId="27933D01" w:rsidR="00E8089F" w:rsidRPr="007435EB" w:rsidRDefault="00F47631" w:rsidP="00F47631">
      <w:pPr>
        <w:pStyle w:val="affd"/>
        <w:rPr>
          <w:bCs/>
          <w:rtl/>
        </w:rPr>
      </w:pPr>
      <w:r>
        <w:rPr>
          <w:rFonts w:hint="cs"/>
          <w:rtl/>
        </w:rPr>
        <w:t>***</w:t>
      </w:r>
    </w:p>
    <w:p w14:paraId="547303A4" w14:textId="77777777" w:rsidR="00E8089F" w:rsidRPr="007435EB" w:rsidRDefault="00E8089F" w:rsidP="005C3FF1">
      <w:pPr>
        <w:pStyle w:val="afff"/>
        <w:framePr w:wrap="around"/>
        <w:rPr>
          <w:rtl/>
        </w:rPr>
      </w:pPr>
      <w:r w:rsidRPr="007435EB">
        <w:rPr>
          <w:rFonts w:hint="cs"/>
          <w:rtl/>
        </w:rPr>
        <w:lastRenderedPageBreak/>
        <w:t>לו:</w:t>
      </w:r>
    </w:p>
    <w:p w14:paraId="5B5F7FC5" w14:textId="77777777" w:rsidR="00E8089F" w:rsidRPr="007435EB" w:rsidRDefault="00E8089F" w:rsidP="00E8089F">
      <w:pPr>
        <w:rPr>
          <w:rFonts w:ascii="Fb Fontext" w:hAnsi="Fb Fontext"/>
          <w:rtl/>
        </w:rPr>
      </w:pPr>
      <w:r w:rsidRPr="00AC0CB1">
        <w:rPr>
          <w:rStyle w:val="af2"/>
          <w:rtl/>
        </w:rPr>
        <w:t xml:space="preserve">'לחם עני' </w:t>
      </w:r>
      <w:r w:rsidRPr="007435EB">
        <w:rPr>
          <w:rFonts w:ascii="Fb Fontext" w:hAnsi="Fb Fontext"/>
          <w:rtl/>
        </w:rPr>
        <w:t>פרט לחלוט [ברותחין] ולאשישה [חשוב]</w:t>
      </w:r>
    </w:p>
    <w:p w14:paraId="79B5968F" w14:textId="77777777" w:rsidR="00E8089F" w:rsidRPr="007435EB" w:rsidRDefault="00E8089F" w:rsidP="00E8089F">
      <w:pPr>
        <w:rPr>
          <w:rtl/>
        </w:rPr>
      </w:pPr>
      <w:r w:rsidRPr="00AC0CB1">
        <w:rPr>
          <w:rStyle w:val="af2"/>
          <w:rtl/>
        </w:rPr>
        <w:t xml:space="preserve">'מצות מצות' </w:t>
      </w:r>
      <w:r w:rsidRPr="007435EB">
        <w:rPr>
          <w:rtl/>
        </w:rPr>
        <w:t>ריבה דלא רק לחם הדראה ו</w:t>
      </w:r>
      <w:r w:rsidR="00AB3B38">
        <w:rPr>
          <w:rtl/>
        </w:rPr>
        <w:t>אף</w:t>
      </w:r>
      <w:r w:rsidRPr="007435EB">
        <w:rPr>
          <w:rtl/>
        </w:rPr>
        <w:t xml:space="preserve"> כמצות של שלמה.</w:t>
      </w:r>
    </w:p>
    <w:p w14:paraId="465DDEAA" w14:textId="77777777" w:rsidR="00E8089F" w:rsidRPr="007435EB" w:rsidRDefault="00E8089F" w:rsidP="00E8089F">
      <w:pPr>
        <w:rPr>
          <w:rtl/>
        </w:rPr>
      </w:pPr>
      <w:r w:rsidRPr="007435EB">
        <w:rPr>
          <w:rtl/>
        </w:rPr>
        <w:t>אשישה לישנא דחשיבותא</w:t>
      </w:r>
      <w:r w:rsidRPr="00AC0CB1">
        <w:rPr>
          <w:rStyle w:val="af2"/>
          <w:rtl/>
        </w:rPr>
        <w:t xml:space="preserve"> 'ויחלק לכל העם וכו' ואשפר אחד ואשישה אחת וגו'.</w:t>
      </w:r>
    </w:p>
    <w:p w14:paraId="60C65A11" w14:textId="77777777" w:rsidR="00B7327E" w:rsidRDefault="00E8089F" w:rsidP="00B7327E">
      <w:pPr>
        <w:pStyle w:val="36"/>
        <w:framePr w:wrap="notBeside"/>
        <w:rPr>
          <w:rtl/>
        </w:rPr>
      </w:pPr>
      <w:r w:rsidRPr="007435EB">
        <w:rPr>
          <w:rtl/>
        </w:rPr>
        <w:t>רחב"א:</w:t>
      </w:r>
    </w:p>
    <w:p w14:paraId="1A33FD32" w14:textId="0E603DB7" w:rsidR="00E8089F" w:rsidRPr="007435EB" w:rsidRDefault="00E8089F" w:rsidP="00E8089F">
      <w:pPr>
        <w:rPr>
          <w:rtl/>
        </w:rPr>
      </w:pPr>
      <w:r w:rsidRPr="00AC0CB1">
        <w:rPr>
          <w:rStyle w:val="af2"/>
          <w:rtl/>
        </w:rPr>
        <w:t xml:space="preserve">'אשפר' </w:t>
      </w:r>
      <w:r w:rsidRPr="007435EB">
        <w:rPr>
          <w:rtl/>
        </w:rPr>
        <w:t>אחד מששה בפר,</w:t>
      </w:r>
      <w:r w:rsidRPr="00AC0CB1">
        <w:rPr>
          <w:rStyle w:val="af2"/>
          <w:rtl/>
        </w:rPr>
        <w:t xml:space="preserve"> 'אשישה' </w:t>
      </w:r>
      <w:r w:rsidRPr="007435EB">
        <w:rPr>
          <w:rtl/>
        </w:rPr>
        <w:t>אחד מששה באיפה.</w:t>
      </w:r>
    </w:p>
    <w:p w14:paraId="791EC4EC" w14:textId="77777777" w:rsidR="00B7327E" w:rsidRDefault="00E8089F" w:rsidP="00B7327E">
      <w:pPr>
        <w:pStyle w:val="36"/>
        <w:framePr w:wrap="notBeside"/>
        <w:rPr>
          <w:rtl/>
        </w:rPr>
      </w:pPr>
      <w:r w:rsidRPr="007435EB">
        <w:rPr>
          <w:rtl/>
        </w:rPr>
        <w:t>ופליגא דשמואל:</w:t>
      </w:r>
    </w:p>
    <w:p w14:paraId="57852E0C" w14:textId="44969A87" w:rsidR="00E8089F" w:rsidRPr="007435EB" w:rsidRDefault="00E8089F" w:rsidP="00E8089F">
      <w:pPr>
        <w:rPr>
          <w:rtl/>
        </w:rPr>
      </w:pPr>
      <w:r w:rsidRPr="007435EB">
        <w:rPr>
          <w:rtl/>
        </w:rPr>
        <w:t>ד'אשישה – גרבא [איפה] דחמרא,</w:t>
      </w:r>
      <w:r w:rsidRPr="00AC0CB1">
        <w:rPr>
          <w:rStyle w:val="af2"/>
          <w:rtl/>
        </w:rPr>
        <w:t xml:space="preserve"> 'ואהבי אשישי ענבים'.</w:t>
      </w:r>
    </w:p>
    <w:p w14:paraId="2B4455C2" w14:textId="257D2C8F" w:rsidR="00E8089F" w:rsidRPr="007435EB" w:rsidRDefault="00F47631" w:rsidP="00F47631">
      <w:pPr>
        <w:pStyle w:val="affd"/>
        <w:rPr>
          <w:bCs/>
          <w:rtl/>
        </w:rPr>
      </w:pPr>
      <w:r>
        <w:rPr>
          <w:rFonts w:hint="cs"/>
          <w:rtl/>
        </w:rPr>
        <w:t>***</w:t>
      </w:r>
    </w:p>
    <w:p w14:paraId="779AAD51" w14:textId="77777777" w:rsidR="00E8089F" w:rsidRPr="007435EB" w:rsidRDefault="00E8089F" w:rsidP="005C3FF1">
      <w:pPr>
        <w:pStyle w:val="afff"/>
        <w:framePr w:wrap="around"/>
        <w:rPr>
          <w:rtl/>
        </w:rPr>
      </w:pPr>
      <w:r w:rsidRPr="007435EB">
        <w:rPr>
          <w:rFonts w:hint="cs"/>
          <w:rtl/>
        </w:rPr>
        <w:t>לז.</w:t>
      </w:r>
    </w:p>
    <w:p w14:paraId="5EB927FF" w14:textId="77777777" w:rsidR="00B7327E" w:rsidRDefault="00E8089F" w:rsidP="00B7327E">
      <w:pPr>
        <w:pStyle w:val="36"/>
        <w:framePr w:wrap="notBeside"/>
        <w:rPr>
          <w:rFonts w:ascii="Fb Fontext" w:hAnsi="Fb Fontext"/>
          <w:rtl/>
        </w:rPr>
      </w:pPr>
      <w:r w:rsidRPr="005C3FF1">
        <w:rPr>
          <w:rStyle w:val="afffa"/>
          <w:rtl/>
        </w:rPr>
        <w:t>ת"ר</w:t>
      </w:r>
      <w:r w:rsidRPr="007435EB">
        <w:rPr>
          <w:rFonts w:ascii="Fb Fontext" w:hAnsi="Fb Fontext"/>
          <w:rtl/>
        </w:rPr>
        <w:t>:</w:t>
      </w:r>
    </w:p>
    <w:p w14:paraId="03F80553" w14:textId="53106C2F" w:rsidR="00E8089F" w:rsidRPr="007435EB" w:rsidRDefault="00B7327E" w:rsidP="00623CAA">
      <w:pPr>
        <w:spacing w:before="4"/>
        <w:rPr>
          <w:rtl/>
        </w:rPr>
      </w:pPr>
      <w:r w:rsidRPr="00B7327E">
        <w:rPr>
          <w:rStyle w:val="afffa"/>
          <w:rtl/>
        </w:rPr>
        <w:t>פת עבה בפסח,</w:t>
      </w:r>
      <w:r w:rsidRPr="007435EB">
        <w:rPr>
          <w:rFonts w:ascii="Fb Fontext" w:hAnsi="Fb Fontext"/>
          <w:rtl/>
        </w:rPr>
        <w:t xml:space="preserve"> </w:t>
      </w:r>
      <w:r w:rsidR="00E8089F" w:rsidRPr="00B7327E">
        <w:rPr>
          <w:rStyle w:val="affffd"/>
          <w:rtl/>
        </w:rPr>
        <w:t>ב"ש:</w:t>
      </w:r>
      <w:r w:rsidR="00E8089F" w:rsidRPr="007435EB">
        <w:rPr>
          <w:rFonts w:ascii="Fb Fontext" w:hAnsi="Fb Fontext"/>
          <w:rtl/>
        </w:rPr>
        <w:t xml:space="preserve"> אין אופין </w:t>
      </w:r>
      <w:r w:rsidR="00E8089F" w:rsidRPr="00B7327E">
        <w:rPr>
          <w:rStyle w:val="affffd"/>
          <w:rtl/>
        </w:rPr>
        <w:t>וב"ה</w:t>
      </w:r>
      <w:r w:rsidR="00E8089F" w:rsidRPr="007435EB">
        <w:rPr>
          <w:rFonts w:ascii="Fb Fontext" w:hAnsi="Fb Fontext"/>
          <w:rtl/>
        </w:rPr>
        <w:t xml:space="preserve"> מתירין.</w:t>
      </w:r>
    </w:p>
    <w:p w14:paraId="62FEBCC0" w14:textId="77777777" w:rsidR="00B7327E" w:rsidRDefault="00E8089F" w:rsidP="00B7327E">
      <w:pPr>
        <w:pStyle w:val="36"/>
        <w:framePr w:wrap="notBeside"/>
        <w:rPr>
          <w:rtl/>
        </w:rPr>
      </w:pPr>
      <w:r w:rsidRPr="00B7327E">
        <w:rPr>
          <w:rStyle w:val="affffd"/>
          <w:rtl/>
        </w:rPr>
        <w:t>א. ר"ה:</w:t>
      </w:r>
    </w:p>
    <w:p w14:paraId="5CF0EF3B" w14:textId="7C8FA051" w:rsidR="00E8089F" w:rsidRPr="007435EB" w:rsidRDefault="00E8089F" w:rsidP="00E8089F">
      <w:pPr>
        <w:rPr>
          <w:rtl/>
        </w:rPr>
      </w:pPr>
      <w:r w:rsidRPr="007435EB">
        <w:rPr>
          <w:rtl/>
        </w:rPr>
        <w:t>טפח, שכן מצינו בלחם הפנים טפח.</w:t>
      </w:r>
    </w:p>
    <w:p w14:paraId="7ABBD789" w14:textId="77777777" w:rsidR="00B7327E" w:rsidRDefault="00E8089F" w:rsidP="00B7327E">
      <w:pPr>
        <w:pStyle w:val="36"/>
        <w:framePr w:wrap="notBeside"/>
        <w:rPr>
          <w:rtl/>
        </w:rPr>
      </w:pPr>
      <w:r w:rsidRPr="007435EB">
        <w:rPr>
          <w:rtl/>
        </w:rPr>
        <w:t>מתקיף רב יוסף:</w:t>
      </w:r>
    </w:p>
    <w:p w14:paraId="22169F79" w14:textId="7CE9AFD7" w:rsidR="00E8089F" w:rsidRPr="00B7327E" w:rsidRDefault="00E8089F" w:rsidP="00E8089F">
      <w:pPr>
        <w:rPr>
          <w:rtl/>
        </w:rPr>
      </w:pPr>
      <w:r w:rsidRPr="00B7327E">
        <w:rPr>
          <w:rtl/>
        </w:rPr>
        <w:t>דה"מ בזריזין, בפת עמילה, בעצים יבשין, בתנור חם,</w:t>
      </w:r>
      <w:r w:rsidRPr="00B7327E">
        <w:rPr>
          <w:rFonts w:hint="cs"/>
          <w:rtl/>
        </w:rPr>
        <w:t xml:space="preserve"> </w:t>
      </w:r>
      <w:r w:rsidRPr="00B7327E">
        <w:rPr>
          <w:rtl/>
        </w:rPr>
        <w:t>של מתכת ולא בשאין בו כל הנ"ל.</w:t>
      </w:r>
    </w:p>
    <w:p w14:paraId="1CA3D6C1" w14:textId="7F180520" w:rsidR="00B7327E" w:rsidRDefault="00B7327E" w:rsidP="00B7327E">
      <w:pPr>
        <w:pStyle w:val="36"/>
        <w:framePr w:wrap="notBeside"/>
        <w:rPr>
          <w:rtl/>
        </w:rPr>
      </w:pPr>
      <w:r>
        <w:rPr>
          <w:rStyle w:val="afffa"/>
          <w:rFonts w:hint="cs"/>
          <w:rtl/>
        </w:rPr>
        <w:t>מ</w:t>
      </w:r>
      <w:r w:rsidR="00E8089F" w:rsidRPr="007435EB">
        <w:rPr>
          <w:rtl/>
        </w:rPr>
        <w:t>רב</w:t>
      </w:r>
    </w:p>
    <w:p w14:paraId="253C3C26" w14:textId="23881C30" w:rsidR="00E8089F" w:rsidRPr="007435EB" w:rsidRDefault="00E8089F" w:rsidP="00B7327E">
      <w:pPr>
        <w:rPr>
          <w:rtl/>
        </w:rPr>
      </w:pPr>
      <w:r w:rsidRPr="007435EB">
        <w:rPr>
          <w:rtl/>
        </w:rPr>
        <w:t>פת מרובה.</w:t>
      </w:r>
      <w:r w:rsidR="00B7327E">
        <w:rPr>
          <w:rFonts w:hint="cs"/>
          <w:rtl/>
        </w:rPr>
        <w:t xml:space="preserve"> </w:t>
      </w:r>
      <w:r w:rsidRPr="007435EB">
        <w:rPr>
          <w:rtl/>
        </w:rPr>
        <w:t>וקרו לה עבה משום דנפישא בלישה. ואיסורא משום טירחא יתירה.</w:t>
      </w:r>
    </w:p>
    <w:p w14:paraId="6487E953" w14:textId="0FB1E043" w:rsidR="00B7327E" w:rsidRDefault="00B7327E" w:rsidP="00B7327E">
      <w:pPr>
        <w:pStyle w:val="36"/>
        <w:framePr w:wrap="notBeside"/>
        <w:rPr>
          <w:rtl/>
        </w:rPr>
      </w:pPr>
      <w:r>
        <w:rPr>
          <w:rFonts w:hint="cs"/>
          <w:rtl/>
        </w:rPr>
        <w:t>ב.</w:t>
      </w:r>
    </w:p>
    <w:p w14:paraId="12DC3A93" w14:textId="78662D7F" w:rsidR="00E8089F" w:rsidRPr="00B7327E" w:rsidRDefault="00B7327E" w:rsidP="00E8089F">
      <w:pPr>
        <w:rPr>
          <w:rtl/>
        </w:rPr>
      </w:pPr>
      <w:r>
        <w:rPr>
          <w:rFonts w:hint="cs"/>
          <w:rtl/>
        </w:rPr>
        <w:t xml:space="preserve">במקומו קרו </w:t>
      </w:r>
      <w:r w:rsidR="00E8089F" w:rsidRPr="00B7327E">
        <w:rPr>
          <w:rtl/>
        </w:rPr>
        <w:t>לפת מרובה פת עבה וה"מ גם בשאר יו"ט רק תנא בפסח קאי.</w:t>
      </w:r>
    </w:p>
    <w:p w14:paraId="29A241B7" w14:textId="630D4868" w:rsidR="00B7327E" w:rsidRDefault="00E8089F" w:rsidP="00B7327E">
      <w:pPr>
        <w:pStyle w:val="36"/>
        <w:framePr w:wrap="notBeside"/>
        <w:rPr>
          <w:rtl/>
        </w:rPr>
      </w:pPr>
      <w:r w:rsidRPr="00B7327E">
        <w:rPr>
          <w:rtl/>
        </w:rPr>
        <w:t>ותנ"ה</w:t>
      </w:r>
      <w:r w:rsidRPr="007435EB">
        <w:rPr>
          <w:rtl/>
        </w:rPr>
        <w:t>:</w:t>
      </w:r>
    </w:p>
    <w:p w14:paraId="25BFD8CB" w14:textId="31D644FB" w:rsidR="00E8089F" w:rsidRPr="00B7327E" w:rsidRDefault="00B7327E" w:rsidP="00E8089F">
      <w:pPr>
        <w:rPr>
          <w:rtl/>
        </w:rPr>
      </w:pPr>
      <w:r w:rsidRPr="00B7327E">
        <w:rPr>
          <w:rStyle w:val="affffd"/>
          <w:rFonts w:hint="cs"/>
          <w:rtl/>
        </w:rPr>
        <w:t xml:space="preserve">ב''ש </w:t>
      </w:r>
      <w:r w:rsidR="00E8089F" w:rsidRPr="00B7327E">
        <w:rPr>
          <w:rtl/>
        </w:rPr>
        <w:t xml:space="preserve">אין אופין פת עבה ביו"ט, </w:t>
      </w:r>
      <w:r w:rsidR="00E8089F" w:rsidRPr="00B7327E">
        <w:rPr>
          <w:rStyle w:val="affffd"/>
          <w:rtl/>
        </w:rPr>
        <w:t>וב"ה</w:t>
      </w:r>
      <w:r w:rsidR="00E8089F" w:rsidRPr="00B7327E">
        <w:rPr>
          <w:rtl/>
        </w:rPr>
        <w:t xml:space="preserve"> מתירין.</w:t>
      </w:r>
    </w:p>
    <w:p w14:paraId="4BECB0D9" w14:textId="34DC0862" w:rsidR="00E8089F" w:rsidRPr="007435EB" w:rsidRDefault="00F47631" w:rsidP="00F47631">
      <w:pPr>
        <w:pStyle w:val="affd"/>
        <w:rPr>
          <w:bCs/>
          <w:rtl/>
        </w:rPr>
      </w:pPr>
      <w:r>
        <w:rPr>
          <w:rFonts w:hint="cs"/>
          <w:rtl/>
        </w:rPr>
        <w:t>***</w:t>
      </w:r>
    </w:p>
    <w:p w14:paraId="52494B26" w14:textId="77777777" w:rsidR="00E8089F" w:rsidRPr="007435EB" w:rsidRDefault="00E8089F" w:rsidP="005C3FF1">
      <w:pPr>
        <w:pStyle w:val="afff"/>
        <w:framePr w:wrap="around"/>
        <w:rPr>
          <w:rtl/>
        </w:rPr>
      </w:pPr>
      <w:r w:rsidRPr="007435EB">
        <w:rPr>
          <w:rFonts w:hint="cs"/>
          <w:rtl/>
        </w:rPr>
        <w:t>לז.</w:t>
      </w:r>
    </w:p>
    <w:p w14:paraId="59D19E5F" w14:textId="77777777" w:rsidR="00B7327E" w:rsidRDefault="00E8089F" w:rsidP="00B7327E">
      <w:pPr>
        <w:pStyle w:val="36"/>
        <w:framePr w:wrap="notBeside"/>
        <w:rPr>
          <w:rFonts w:ascii="Fb Fontext" w:hAnsi="Fb Fontext"/>
          <w:rtl/>
        </w:rPr>
      </w:pPr>
      <w:r w:rsidRPr="005C3FF1">
        <w:rPr>
          <w:rStyle w:val="afffa"/>
          <w:rtl/>
        </w:rPr>
        <w:t>ת"ר</w:t>
      </w:r>
      <w:r w:rsidRPr="007435EB">
        <w:rPr>
          <w:rFonts w:ascii="Fb Fontext" w:hAnsi="Fb Fontext"/>
          <w:rtl/>
        </w:rPr>
        <w:t>:</w:t>
      </w:r>
    </w:p>
    <w:p w14:paraId="60D4D43C" w14:textId="06EFAC3C" w:rsidR="00E8089F" w:rsidRPr="007435EB" w:rsidRDefault="00E8089F" w:rsidP="00B7327E">
      <w:pPr>
        <w:pStyle w:val="afffff0"/>
        <w:rPr>
          <w:rtl/>
        </w:rPr>
      </w:pPr>
      <w:r w:rsidRPr="007435EB">
        <w:rPr>
          <w:rtl/>
        </w:rPr>
        <w:t>יוצאין בפת נקיה ובהדראה, ובסריקין המצויירין בפסח.</w:t>
      </w:r>
    </w:p>
    <w:p w14:paraId="03D36B6F" w14:textId="02DF737E" w:rsidR="00E8089F" w:rsidRPr="007435EB" w:rsidRDefault="00127038" w:rsidP="00B7327E">
      <w:pPr>
        <w:rPr>
          <w:rtl/>
        </w:rPr>
      </w:pPr>
      <w:r w:rsidRPr="00B7327E">
        <w:rPr>
          <w:rStyle w:val="affffd"/>
          <w:rtl/>
        </w:rPr>
        <w:t>אף</w:t>
      </w:r>
      <w:r w:rsidR="00E8089F" w:rsidRPr="00B7327E">
        <w:rPr>
          <w:rStyle w:val="affffd"/>
          <w:rtl/>
        </w:rPr>
        <w:t xml:space="preserve"> שאמרו:</w:t>
      </w:r>
      <w:r w:rsidR="00E8089F" w:rsidRPr="007435EB">
        <w:rPr>
          <w:rtl/>
        </w:rPr>
        <w:t xml:space="preserve"> אין עושין סריקין המצויירין בפסח.</w:t>
      </w:r>
      <w:r w:rsidR="00B7327E">
        <w:rPr>
          <w:rFonts w:hint="cs"/>
          <w:rtl/>
        </w:rPr>
        <w:t xml:space="preserve"> - </w:t>
      </w:r>
      <w:r w:rsidR="00E8089F" w:rsidRPr="007435EB">
        <w:rPr>
          <w:rtl/>
        </w:rPr>
        <w:t>דהא דאסרו חכמים כל הסריקין מפני שהאשה שוהה עליהם לצייר ומחמצתה.</w:t>
      </w:r>
    </w:p>
    <w:p w14:paraId="60CD32C6" w14:textId="77777777" w:rsidR="00E8089F" w:rsidRPr="007435EB" w:rsidRDefault="00E8089F" w:rsidP="00B7327E">
      <w:pPr>
        <w:rPr>
          <w:rtl/>
        </w:rPr>
      </w:pPr>
      <w:r w:rsidRPr="007435EB">
        <w:rPr>
          <w:rFonts w:ascii="Fb Fontext" w:hAnsi="Fb Fontext"/>
          <w:sz w:val="20"/>
          <w:rtl/>
        </w:rPr>
        <w:t>ואפ'י בדפוס אסרו שלא יאמרו כל הסריקין - אסורין, וסריקי בייתוס - מותרין.</w:t>
      </w:r>
    </w:p>
    <w:p w14:paraId="0933673F" w14:textId="77777777" w:rsidR="00B7327E" w:rsidRDefault="00E8089F" w:rsidP="00B7327E">
      <w:pPr>
        <w:pStyle w:val="36"/>
        <w:framePr w:wrap="notBeside"/>
        <w:rPr>
          <w:rtl/>
        </w:rPr>
      </w:pPr>
      <w:r w:rsidRPr="007435EB">
        <w:rPr>
          <w:b/>
          <w:rtl/>
        </w:rPr>
        <w:t>ר</w:t>
      </w:r>
      <w:r w:rsidRPr="007435EB">
        <w:rPr>
          <w:rtl/>
        </w:rPr>
        <w:t>אב"צ:</w:t>
      </w:r>
    </w:p>
    <w:p w14:paraId="1B742FC9" w14:textId="517E54B5" w:rsidR="00E8089F" w:rsidRPr="007435EB" w:rsidRDefault="00E8089F" w:rsidP="00B7327E">
      <w:pPr>
        <w:spacing w:before="4"/>
        <w:rPr>
          <w:rFonts w:cs="Guttman Vilna"/>
          <w:b/>
          <w:bCs/>
          <w:rtl/>
        </w:rPr>
      </w:pPr>
      <w:r>
        <w:rPr>
          <w:rFonts w:ascii="Fb Fontext" w:hAnsi="Fb Fontext"/>
          <w:rtl/>
        </w:rPr>
        <w:t xml:space="preserve">פעם אחת נכנסתי אחר אבא לבית </w:t>
      </w:r>
      <w:r>
        <w:rPr>
          <w:rStyle w:val="affffd"/>
          <w:rFonts w:ascii="Fb Fontext" w:hAnsi="Fb Fontext"/>
          <w:rtl/>
          <w:rPrChange w:id="9072" w:author="מנוע אמוראים" w:date="2026-10-05T16:42:03Z">
            <w:rPr>
              <w:rFonts w:ascii="Fb Fontext" w:hAnsi="Fb Fontext"/>
              <w:rtl/>
            </w:rPr>
          </w:rPrChange>
        </w:rPr>
        <w:t xml:space="preserve">ר"ג</w:t>
      </w:r>
      <w:r>
        <w:rPr>
          <w:rFonts w:ascii="Fb Fontext" w:hAnsi="Fb Fontext"/>
          <w:rtl/>
        </w:rPr>
        <w:t xml:space="preserve">, והביאו לפניו סריקין המצויירין בפסח.</w:t>
      </w:r>
      <w:r w:rsidR="00B7327E">
        <w:rPr>
          <w:rFonts w:hint="cs"/>
          <w:rtl/>
        </w:rPr>
        <w:t xml:space="preserve"> </w:t>
      </w:r>
      <w:r w:rsidRPr="00B7327E">
        <w:rPr>
          <w:rStyle w:val="affffd"/>
          <w:rtl/>
        </w:rPr>
        <w:t>וא"ל</w:t>
      </w:r>
      <w:r w:rsidRPr="007435EB">
        <w:rPr>
          <w:rtl/>
        </w:rPr>
        <w:t xml:space="preserve"> דרק בשל נחתומין אסרו </w:t>
      </w:r>
      <w:r w:rsidRPr="007435EB">
        <w:rPr>
          <w:rtl/>
        </w:rPr>
        <w:tab/>
      </w:r>
      <w:r w:rsidRPr="007435EB">
        <w:rPr>
          <w:rtl/>
        </w:rPr>
        <w:tab/>
      </w:r>
      <w:r w:rsidRPr="007435EB">
        <w:rPr>
          <w:rtl/>
        </w:rPr>
        <w:tab/>
        <w:t>.</w:t>
      </w:r>
    </w:p>
    <w:p w14:paraId="70A9A48F" w14:textId="77777777" w:rsidR="00B7327E" w:rsidRPr="00B7327E" w:rsidRDefault="00E8089F" w:rsidP="00B7327E">
      <w:pPr>
        <w:pStyle w:val="36"/>
        <w:framePr w:wrap="notBeside"/>
        <w:rPr>
          <w:rtl/>
        </w:rPr>
      </w:pPr>
      <w:r w:rsidRPr="00B7327E">
        <w:rPr>
          <w:rtl/>
        </w:rPr>
        <w:t>וא"ד:</w:t>
      </w:r>
    </w:p>
    <w:p w14:paraId="5359F621" w14:textId="16556171" w:rsidR="00E8089F" w:rsidRPr="007435EB" w:rsidRDefault="00E8089F" w:rsidP="00E8089F">
      <w:pPr>
        <w:rPr>
          <w:rFonts w:cs="Guttman Vilna"/>
          <w:b/>
          <w:bCs/>
          <w:rtl/>
        </w:rPr>
      </w:pPr>
      <w:r w:rsidRPr="007435EB">
        <w:rPr>
          <w:rtl/>
        </w:rPr>
        <w:t>להיפך דרק בשל נחתומין התירו.</w:t>
      </w:r>
    </w:p>
    <w:p w14:paraId="4B55EE06" w14:textId="77777777" w:rsidR="00B7327E" w:rsidRDefault="00E8089F" w:rsidP="00B7327E">
      <w:pPr>
        <w:pStyle w:val="36"/>
        <w:framePr w:wrap="notBeside"/>
        <w:rPr>
          <w:rtl/>
        </w:rPr>
      </w:pPr>
      <w:r w:rsidRPr="007435EB">
        <w:rPr>
          <w:rtl/>
        </w:rPr>
        <w:t>רבי יוסי:</w:t>
      </w:r>
    </w:p>
    <w:p w14:paraId="3D442E19" w14:textId="1AE017E9" w:rsidR="00E8089F" w:rsidRPr="007435EB" w:rsidRDefault="00E8089F" w:rsidP="00E8089F">
      <w:pPr>
        <w:rPr>
          <w:rFonts w:ascii="Fb Fontext" w:hAnsi="Fb Fontext" w:cs="Guttman Vilna"/>
          <w:b/>
          <w:bCs/>
          <w:sz w:val="20"/>
          <w:rtl/>
        </w:rPr>
      </w:pPr>
      <w:r w:rsidRPr="007435EB">
        <w:rPr>
          <w:rFonts w:ascii="Fb Fontext" w:hAnsi="Fb Fontext"/>
          <w:sz w:val="20"/>
          <w:rtl/>
        </w:rPr>
        <w:t xml:space="preserve">עושין סריקין כמין רקיקין </w:t>
      </w:r>
      <w:r w:rsidRPr="00B7327E">
        <w:rPr>
          <w:rStyle w:val="affffff0"/>
          <w:rtl/>
        </w:rPr>
        <w:t>[שאינם ממהרים להחמיץ]</w:t>
      </w:r>
      <w:r w:rsidR="0011715B" w:rsidRPr="00B7327E">
        <w:rPr>
          <w:rStyle w:val="affffff0"/>
          <w:rtl/>
        </w:rPr>
        <w:t>,</w:t>
      </w:r>
      <w:r w:rsidRPr="007435EB">
        <w:rPr>
          <w:rFonts w:ascii="Fb Fontext" w:hAnsi="Fb Fontext"/>
          <w:sz w:val="20"/>
          <w:rtl/>
        </w:rPr>
        <w:t xml:space="preserve"> ואין עושין סריקין כמין גלוסקאות.</w:t>
      </w:r>
    </w:p>
    <w:p w14:paraId="7BA95450" w14:textId="71E01318" w:rsidR="00E8089F" w:rsidRPr="007435EB" w:rsidRDefault="00F47631" w:rsidP="00F47631">
      <w:pPr>
        <w:pStyle w:val="affd"/>
        <w:rPr>
          <w:bCs/>
          <w:rtl/>
        </w:rPr>
      </w:pPr>
      <w:r>
        <w:rPr>
          <w:rFonts w:hint="cs"/>
          <w:rtl/>
        </w:rPr>
        <w:t>***</w:t>
      </w:r>
    </w:p>
    <w:p w14:paraId="2A147C19" w14:textId="77777777" w:rsidR="00E8089F" w:rsidRPr="007435EB" w:rsidRDefault="00E8089F" w:rsidP="005C3FF1">
      <w:pPr>
        <w:pStyle w:val="afff"/>
        <w:framePr w:wrap="around"/>
        <w:rPr>
          <w:rtl/>
        </w:rPr>
      </w:pPr>
      <w:r w:rsidRPr="007435EB">
        <w:rPr>
          <w:rFonts w:hint="cs"/>
          <w:rtl/>
        </w:rPr>
        <w:t>לז.</w:t>
      </w:r>
    </w:p>
    <w:p w14:paraId="1AAFF967" w14:textId="77777777" w:rsidR="00B7327E" w:rsidRDefault="00E8089F" w:rsidP="00B7327E">
      <w:pPr>
        <w:pStyle w:val="36"/>
        <w:framePr w:wrap="notBeside"/>
        <w:rPr>
          <w:rFonts w:ascii="Fb Fontext" w:hAnsi="Fb Fontext"/>
          <w:rtl/>
        </w:rPr>
      </w:pPr>
      <w:r w:rsidRPr="005C3FF1">
        <w:rPr>
          <w:rStyle w:val="afffa"/>
          <w:rtl/>
        </w:rPr>
        <w:t>ת"ר</w:t>
      </w:r>
      <w:r w:rsidRPr="007435EB">
        <w:rPr>
          <w:rFonts w:ascii="Fb Fontext" w:hAnsi="Fb Fontext"/>
          <w:rtl/>
        </w:rPr>
        <w:t>:</w:t>
      </w:r>
    </w:p>
    <w:p w14:paraId="6EE98872" w14:textId="234B042F" w:rsidR="00E8089F" w:rsidRPr="007435EB" w:rsidRDefault="00E8089F" w:rsidP="00623CAA">
      <w:pPr>
        <w:spacing w:before="4"/>
        <w:rPr>
          <w:rtl/>
        </w:rPr>
      </w:pPr>
      <w:r w:rsidRPr="007435EB">
        <w:rPr>
          <w:rFonts w:ascii="Fb Fontext" w:hAnsi="Fb Fontext"/>
          <w:rtl/>
        </w:rPr>
        <w:t>הסופגנין, והדובשנין, ואיסקריטין, וחלת המסרת</w:t>
      </w:r>
      <w:r w:rsidRPr="007435EB">
        <w:rPr>
          <w:rFonts w:ascii="Fb Fontext" w:hAnsi="Fb Fontext" w:hint="cs"/>
          <w:rtl/>
        </w:rPr>
        <w:t xml:space="preserve"> </w:t>
      </w:r>
      <w:r w:rsidRPr="00B7327E">
        <w:rPr>
          <w:rStyle w:val="affffff0"/>
          <w:rtl/>
        </w:rPr>
        <w:t>[חלוט של בעלי בתים]</w:t>
      </w:r>
      <w:r w:rsidRPr="007435EB">
        <w:rPr>
          <w:rFonts w:ascii="Fb Fontext" w:hAnsi="Fb Fontext"/>
          <w:rtl/>
        </w:rPr>
        <w:t xml:space="preserve"> והמדומע</w:t>
      </w:r>
      <w:r w:rsidRPr="007435EB">
        <w:rPr>
          <w:rFonts w:ascii="Fb Fontext" w:hAnsi="Fb Fontext" w:hint="cs"/>
          <w:rtl/>
        </w:rPr>
        <w:t xml:space="preserve"> - פ</w:t>
      </w:r>
      <w:r w:rsidRPr="007435EB">
        <w:rPr>
          <w:rFonts w:ascii="Fb Fontext" w:hAnsi="Fb Fontext"/>
          <w:rtl/>
        </w:rPr>
        <w:t>טורים מן החלה.</w:t>
      </w:r>
    </w:p>
    <w:p w14:paraId="6ED60367" w14:textId="77777777" w:rsidR="00B7327E" w:rsidRDefault="00E8089F" w:rsidP="00B7327E">
      <w:pPr>
        <w:pStyle w:val="36"/>
        <w:framePr w:wrap="notBeside"/>
        <w:rPr>
          <w:rtl/>
        </w:rPr>
      </w:pPr>
      <w:r w:rsidRPr="007435EB">
        <w:rPr>
          <w:rtl/>
        </w:rPr>
        <w:t>לר"ל:</w:t>
      </w:r>
    </w:p>
    <w:p w14:paraId="1024748E" w14:textId="05BFC4DC" w:rsidR="00E8089F" w:rsidRPr="007435EB" w:rsidRDefault="00E8089F" w:rsidP="00E8089F">
      <w:pPr>
        <w:rPr>
          <w:rtl/>
        </w:rPr>
      </w:pPr>
      <w:r w:rsidRPr="007435EB">
        <w:rPr>
          <w:rtl/>
        </w:rPr>
        <w:t>הללו מעשה אילפס הן. ולהכי פטורין מן החלה דאינם חשובים כדרך אפייה.</w:t>
      </w:r>
    </w:p>
    <w:p w14:paraId="78B86CE9" w14:textId="77777777" w:rsidR="00B7327E" w:rsidRDefault="00E8089F" w:rsidP="00B7327E">
      <w:pPr>
        <w:pStyle w:val="36"/>
        <w:framePr w:wrap="notBeside"/>
        <w:rPr>
          <w:rtl/>
        </w:rPr>
      </w:pPr>
      <w:r w:rsidRPr="007435EB">
        <w:rPr>
          <w:rtl/>
        </w:rPr>
        <w:t>ורי"ו:</w:t>
      </w:r>
    </w:p>
    <w:p w14:paraId="619817DE" w14:textId="10D3C15C" w:rsidR="00E8089F" w:rsidRPr="007435EB" w:rsidRDefault="00E8089F" w:rsidP="00E8089F">
      <w:pPr>
        <w:rPr>
          <w:rtl/>
        </w:rPr>
      </w:pPr>
      <w:r w:rsidRPr="007435EB">
        <w:rPr>
          <w:rFonts w:ascii="Fb Fontext" w:hAnsi="Fb Fontext"/>
          <w:sz w:val="20"/>
          <w:rtl/>
        </w:rPr>
        <w:t xml:space="preserve">אמר מעשה אילפס חייבין, והללו </w:t>
      </w:r>
      <w:r w:rsidRPr="007435EB">
        <w:rPr>
          <w:rFonts w:ascii="Fb Fontext" w:hAnsi="Fb Fontext" w:hint="cs"/>
          <w:sz w:val="20"/>
          <w:rtl/>
        </w:rPr>
        <w:t xml:space="preserve">[דפטורין] </w:t>
      </w:r>
      <w:r w:rsidRPr="007435EB">
        <w:rPr>
          <w:rFonts w:ascii="Fb Fontext" w:hAnsi="Fb Fontext"/>
          <w:sz w:val="20"/>
          <w:rtl/>
        </w:rPr>
        <w:t>שעשאן בחמה.</w:t>
      </w:r>
    </w:p>
    <w:p w14:paraId="78A52477" w14:textId="77777777" w:rsidR="00B7327E" w:rsidRDefault="00E8089F" w:rsidP="00B7327E">
      <w:pPr>
        <w:pStyle w:val="36"/>
        <w:framePr w:wrap="notBeside"/>
        <w:rPr>
          <w:rtl/>
        </w:rPr>
      </w:pPr>
      <w:r w:rsidRPr="007435EB">
        <w:rPr>
          <w:rtl/>
        </w:rPr>
        <w:t>ולר"ל</w:t>
      </w:r>
    </w:p>
    <w:p w14:paraId="22D886E7" w14:textId="621434F2" w:rsidR="00E8089F" w:rsidRPr="007435EB" w:rsidRDefault="00E8089F" w:rsidP="00E8089F">
      <w:pPr>
        <w:rPr>
          <w:rtl/>
        </w:rPr>
      </w:pPr>
      <w:r w:rsidRPr="007435EB">
        <w:rPr>
          <w:rFonts w:ascii="Fb Fontext" w:hAnsi="Fb Fontext"/>
          <w:rtl/>
        </w:rPr>
        <w:t>הך דהסופגנין והדובשנין והאיסקריטין, עשאן באילפס - חייבין, בחמה - פטורין.</w:t>
      </w:r>
    </w:p>
    <w:p w14:paraId="5A58BE46" w14:textId="77777777" w:rsidR="00B7327E" w:rsidRDefault="00E8089F" w:rsidP="00B7327E">
      <w:pPr>
        <w:pStyle w:val="36"/>
        <w:framePr w:wrap="notBeside"/>
        <w:rPr>
          <w:rtl/>
        </w:rPr>
      </w:pPr>
      <w:r w:rsidRPr="005C3FF1">
        <w:rPr>
          <w:rStyle w:val="afffa"/>
          <w:rtl/>
        </w:rPr>
        <w:t>ה"ק</w:t>
      </w:r>
      <w:r w:rsidRPr="007435EB">
        <w:rPr>
          <w:rtl/>
        </w:rPr>
        <w:t xml:space="preserve"> </w:t>
      </w:r>
    </w:p>
    <w:p w14:paraId="67BC0AEE" w14:textId="1DB6C8F4" w:rsidR="00E8089F" w:rsidRPr="007435EB" w:rsidRDefault="00E8089F" w:rsidP="00E8089F">
      <w:pPr>
        <w:rPr>
          <w:rFonts w:cs="Guttman Vilna"/>
          <w:b/>
          <w:bCs/>
          <w:rtl/>
        </w:rPr>
      </w:pPr>
      <w:r w:rsidRPr="007435EB">
        <w:rPr>
          <w:rtl/>
        </w:rPr>
        <w:t>בד"א שהרתיח ולבסוף הדביק, אבל הדביק ולבסוף הרתיח - נעשה כמי שעשאן בחמה ופטורין.</w:t>
      </w:r>
    </w:p>
    <w:p w14:paraId="62C35079" w14:textId="77777777" w:rsidR="00B7327E" w:rsidRDefault="00E8089F" w:rsidP="00B7327E">
      <w:pPr>
        <w:pStyle w:val="36"/>
        <w:framePr w:wrap="notBeside"/>
        <w:rPr>
          <w:rtl/>
        </w:rPr>
      </w:pPr>
      <w:r w:rsidRPr="007435EB">
        <w:rPr>
          <w:rtl/>
        </w:rPr>
        <w:t>ולר"ל</w:t>
      </w:r>
    </w:p>
    <w:p w14:paraId="33FC4373" w14:textId="7CAE765E" w:rsidR="00E8089F" w:rsidRPr="007435EB" w:rsidRDefault="00E8089F" w:rsidP="00E8089F">
      <w:pPr>
        <w:rPr>
          <w:rtl/>
        </w:rPr>
      </w:pPr>
      <w:r w:rsidRPr="007435EB">
        <w:rPr>
          <w:rtl/>
        </w:rPr>
        <w:t>הך דיוצאין במצה הינא ובמצה העשויה באילפס היינו שהרתיח ולבסוף הדביק [דהיינו כתנור]</w:t>
      </w:r>
    </w:p>
    <w:p w14:paraId="6FB45756" w14:textId="6AF11027" w:rsidR="00E8089F" w:rsidRPr="007435EB" w:rsidRDefault="00F47631" w:rsidP="00F47631">
      <w:pPr>
        <w:pStyle w:val="affd"/>
        <w:rPr>
          <w:del w:id="90014" w:author="מנוע עיצוב" w:date="2026-10-08T11:01:28Z"/>
          <w:bCs/>
          <w:rtl/>
        </w:rPr>
      </w:pPr>
      <w:del w:id="90013" w:author="מנוע עיצוב" w:date="2026-10-08T11:01:28Z">
        <w:r>
          <w:rPr>
            <w:rFonts w:hint="cs"/>
            <w:rtl/>
          </w:rPr>
          <w:delText xml:space="preserve">***</w:delText>
        </w:r>
      </w:del>
    </w:p>
    <w:p w14:paraId="5CE7EA2D" w14:textId="77777777" w:rsidR="00B7327E" w:rsidRDefault="00E8089F" w:rsidP="00B7327E">
      <w:pPr>
        <w:pStyle w:val="afffff0"/>
        <w:rPr>
          <w:rtl/>
        </w:rPr>
      </w:pPr>
      <w:r w:rsidRPr="007435EB">
        <w:rPr>
          <w:rtl/>
        </w:rPr>
        <w:t>מצה הינא</w:t>
      </w:r>
    </w:p>
    <w:p w14:paraId="6323D345" w14:textId="77777777" w:rsidR="00B7327E" w:rsidRDefault="00E8089F" w:rsidP="00B7327E">
      <w:pPr>
        <w:pStyle w:val="36"/>
        <w:framePr w:wrap="notBeside"/>
        <w:rPr>
          <w:rtl/>
        </w:rPr>
      </w:pPr>
      <w:r w:rsidRPr="007435EB">
        <w:rPr>
          <w:rtl/>
        </w:rPr>
        <w:t>ריא"ש:</w:t>
      </w:r>
    </w:p>
    <w:p w14:paraId="74875FCC" w14:textId="70ACA562" w:rsidR="00E8089F" w:rsidRPr="005C3FF1" w:rsidRDefault="00E8089F" w:rsidP="00E8089F">
      <w:pPr>
        <w:rPr>
          <w:rStyle w:val="afffa"/>
          <w:rtl/>
        </w:rPr>
      </w:pPr>
      <w:r w:rsidRPr="007435EB">
        <w:rPr>
          <w:rFonts w:ascii="Fb Fontext" w:hAnsi="Fb Fontext"/>
          <w:rtl/>
        </w:rPr>
        <w:t>כל שפורסה ואין חוטין נמשכין הימנה.</w:t>
      </w:r>
    </w:p>
    <w:p w14:paraId="29777070" w14:textId="77777777" w:rsidR="00B7327E" w:rsidRDefault="00E8089F" w:rsidP="00B7327E">
      <w:pPr>
        <w:pStyle w:val="36"/>
        <w:framePr w:wrap="notBeside"/>
        <w:rPr>
          <w:rtl/>
        </w:rPr>
      </w:pPr>
      <w:r w:rsidRPr="005C3FF1">
        <w:rPr>
          <w:rStyle w:val="afffa"/>
          <w:rtl/>
        </w:rPr>
        <w:t>רבא</w:t>
      </w:r>
      <w:r w:rsidRPr="007435EB">
        <w:rPr>
          <w:rtl/>
        </w:rPr>
        <w:t>:</w:t>
      </w:r>
    </w:p>
    <w:p w14:paraId="3F2590EB" w14:textId="283C4619" w:rsidR="00E8089F" w:rsidRPr="00246A20" w:rsidRDefault="00E8089F" w:rsidP="00246A20">
      <w:pPr>
        <w:rPr>
          <w:rtl/>
        </w:rPr>
      </w:pPr>
      <w:r w:rsidRPr="007435EB">
        <w:rPr>
          <w:rtl/>
        </w:rPr>
        <w:t xml:space="preserve">וכן לחמי תודה </w:t>
      </w:r>
      <w:r w:rsidRPr="00B7327E">
        <w:rPr>
          <w:rStyle w:val="affffd"/>
          <w:rtl/>
        </w:rPr>
        <w:t>וקמ</w:t>
      </w:r>
      <w:r w:rsidRPr="00B7327E">
        <w:rPr>
          <w:rStyle w:val="affffd"/>
          <w:rFonts w:hint="cs"/>
          <w:rtl/>
        </w:rPr>
        <w:t>'</w:t>
      </w:r>
      <w:r w:rsidRPr="00B7327E">
        <w:rPr>
          <w:rStyle w:val="affffd"/>
          <w:rtl/>
        </w:rPr>
        <w:t>ל</w:t>
      </w:r>
      <w:r w:rsidRPr="007435EB">
        <w:rPr>
          <w:rtl/>
        </w:rPr>
        <w:t xml:space="preserve"> ד</w:t>
      </w:r>
      <w:r w:rsidR="00AB3B38">
        <w:rPr>
          <w:rtl/>
        </w:rPr>
        <w:t>אף</w:t>
      </w:r>
      <w:r w:rsidRPr="007435EB">
        <w:rPr>
          <w:rtl/>
        </w:rPr>
        <w:t xml:space="preserve"> </w:t>
      </w:r>
      <w:r w:rsidRPr="00AC0CB1">
        <w:rPr>
          <w:rStyle w:val="af2"/>
          <w:rtl/>
        </w:rPr>
        <w:t xml:space="preserve">ד'והקריב ממנו אחד מכל קרבן' </w:t>
      </w:r>
      <w:r w:rsidRPr="007435EB">
        <w:rPr>
          <w:rtl/>
        </w:rPr>
        <w:t xml:space="preserve">דמשמע שלא יפרוס קמ"ל </w:t>
      </w:r>
      <w:r w:rsidRPr="00AC0CB1">
        <w:rPr>
          <w:rStyle w:val="af2"/>
          <w:rtl/>
        </w:rPr>
        <w:t xml:space="preserve">ד'לחם' </w:t>
      </w:r>
      <w:r w:rsidRPr="007435EB">
        <w:rPr>
          <w:rtl/>
        </w:rPr>
        <w:t>כתיב ב</w:t>
      </w:r>
      <w:r w:rsidRPr="007435EB">
        <w:rPr>
          <w:rFonts w:hint="cs"/>
          <w:rtl/>
        </w:rPr>
        <w:t>שניהם</w:t>
      </w:r>
    </w:p>
    <w:p w14:paraId="6A4A6AC7" w14:textId="77777777" w:rsidR="00B7327E" w:rsidRDefault="00DB7D63" w:rsidP="00B7327E">
      <w:pPr>
        <w:pStyle w:val="36"/>
        <w:framePr w:wrap="notBeside"/>
        <w:rPr>
          <w:rStyle w:val="affffd"/>
          <w:rtl/>
        </w:rPr>
      </w:pPr>
      <w:r w:rsidRPr="00DB7D63">
        <w:rPr>
          <w:rStyle w:val="affffd"/>
          <w:rFonts w:hint="cs"/>
          <w:rtl/>
        </w:rPr>
        <w:t>•</w:t>
      </w:r>
    </w:p>
    <w:p w14:paraId="1F35548D" w14:textId="1054B8AD" w:rsidR="00E8089F" w:rsidRPr="007435EB" w:rsidRDefault="00E8089F" w:rsidP="00246A20">
      <w:pPr>
        <w:pStyle w:val="afffff0"/>
        <w:rPr>
          <w:rFonts w:ascii="Fb Fontext" w:hAnsi="Fb Fontext"/>
          <w:rtl/>
        </w:rPr>
      </w:pPr>
      <w:r w:rsidRPr="007435EB">
        <w:rPr>
          <w:rFonts w:ascii="Fb Fontext" w:hAnsi="Fb Fontext"/>
          <w:rtl/>
        </w:rPr>
        <w:t xml:space="preserve">המעיסה </w:t>
      </w:r>
      <w:r w:rsidRPr="00B7327E">
        <w:rPr>
          <w:rStyle w:val="affffff0"/>
          <w:rtl/>
        </w:rPr>
        <w:t>[קמח שע"ג מוגלשין</w:t>
      </w:r>
      <w:r w:rsidRPr="00B7327E">
        <w:rPr>
          <w:rStyle w:val="affffff0"/>
          <w:rFonts w:hint="cs"/>
          <w:rtl/>
        </w:rPr>
        <w:t>]</w:t>
      </w:r>
      <w:r w:rsidRPr="007435EB">
        <w:rPr>
          <w:rFonts w:ascii="Fb Fontext" w:hAnsi="Fb Fontext"/>
          <w:rtl/>
        </w:rPr>
        <w:t xml:space="preserve"> והחליטה</w:t>
      </w:r>
      <w:r w:rsidRPr="007435EB">
        <w:rPr>
          <w:rFonts w:ascii="Fb Fontext" w:hAnsi="Fb Fontext" w:hint="cs"/>
          <w:rtl/>
        </w:rPr>
        <w:t xml:space="preserve"> </w:t>
      </w:r>
      <w:r w:rsidRPr="00B7327E">
        <w:rPr>
          <w:rStyle w:val="affffff0"/>
          <w:rtl/>
        </w:rPr>
        <w:t>[מוגלשין שע"ג קמח]</w:t>
      </w:r>
    </w:p>
    <w:p w14:paraId="5BF95C25" w14:textId="34A68A56" w:rsidR="00E8089F" w:rsidRPr="007435EB" w:rsidRDefault="00E8089F" w:rsidP="00E8089F">
      <w:pPr>
        <w:rPr>
          <w:rtl/>
        </w:rPr>
      </w:pPr>
      <w:r w:rsidRPr="00246A20">
        <w:rPr>
          <w:rStyle w:val="affffd"/>
          <w:rtl/>
        </w:rPr>
        <w:t>ב"ש</w:t>
      </w:r>
      <w:r w:rsidRPr="007435EB">
        <w:rPr>
          <w:rtl/>
        </w:rPr>
        <w:t xml:space="preserve"> פוטרין </w:t>
      </w:r>
      <w:r w:rsidRPr="00246A20">
        <w:rPr>
          <w:rStyle w:val="affffd"/>
          <w:rtl/>
        </w:rPr>
        <w:t>וב"ה</w:t>
      </w:r>
      <w:r w:rsidRPr="007435EB">
        <w:rPr>
          <w:rtl/>
        </w:rPr>
        <w:t xml:space="preserve"> מחייבין </w:t>
      </w:r>
      <w:r>
        <w:rPr>
          <w:rStyle w:val="affffff0"/>
          <w:rtl/>
        </w:rPr>
        <w:t xml:space="preserve">[</w:t>
      </w:r>
      <w:r>
        <w:rPr>
          <w:rStyle w:val="affffd"/>
          <w:rtl/>
          <w:rPrChange w:id="9073" w:author="מנוע אמוראים" w:date="2026-10-05T16:42:03Z">
            <w:rPr>
              <w:rStyle w:val="affffff0"/>
              <w:rtl/>
            </w:rPr>
          </w:rPrChange>
        </w:rPr>
        <w:t xml:space="preserve">וכריב"ל</w:t>
      </w:r>
      <w:r>
        <w:rPr>
          <w:rStyle w:val="affffff0"/>
          <w:rtl/>
        </w:rPr>
        <w:t xml:space="preserve"> דכמחלוקת בזו כך בזו]</w:t>
      </w:r>
    </w:p>
    <w:p w14:paraId="4B264B3E" w14:textId="77777777" w:rsidR="00246A20" w:rsidRDefault="00E8089F" w:rsidP="00246A20">
      <w:pPr>
        <w:pStyle w:val="36"/>
        <w:framePr w:wrap="notBeside"/>
        <w:rPr>
          <w:rtl/>
        </w:rPr>
      </w:pPr>
      <w:r w:rsidRPr="007435EB">
        <w:rPr>
          <w:rtl/>
        </w:rPr>
        <w:t>ריב"י משום אביו:</w:t>
      </w:r>
    </w:p>
    <w:p w14:paraId="0850D6C1" w14:textId="5AAF2DBA" w:rsidR="00E8089F" w:rsidRPr="007435EB" w:rsidRDefault="00E8089F" w:rsidP="00E8089F">
      <w:pPr>
        <w:rPr>
          <w:rtl/>
        </w:rPr>
      </w:pPr>
      <w:r w:rsidRPr="007435EB">
        <w:rPr>
          <w:rtl/>
        </w:rPr>
        <w:t xml:space="preserve">זה וזה לפטור, </w:t>
      </w:r>
      <w:r w:rsidRPr="00246A20">
        <w:rPr>
          <w:rStyle w:val="affffd"/>
          <w:rtl/>
        </w:rPr>
        <w:t>ואמרי לה:</w:t>
      </w:r>
      <w:r w:rsidRPr="007435EB">
        <w:rPr>
          <w:rtl/>
        </w:rPr>
        <w:t xml:space="preserve"> זה וזה לחיוב.</w:t>
      </w:r>
    </w:p>
    <w:p w14:paraId="22B878AA" w14:textId="77777777" w:rsidR="00246A20" w:rsidRDefault="00E8089F" w:rsidP="00246A20">
      <w:pPr>
        <w:pStyle w:val="36"/>
        <w:framePr w:wrap="notBeside"/>
        <w:rPr>
          <w:rtl/>
        </w:rPr>
      </w:pPr>
      <w:r w:rsidRPr="007435EB">
        <w:rPr>
          <w:rtl/>
        </w:rPr>
        <w:t>וחכ"א:</w:t>
      </w:r>
    </w:p>
    <w:p w14:paraId="204B5F64" w14:textId="2613436F" w:rsidR="00E8089F" w:rsidRPr="007435EB" w:rsidRDefault="00E8089F" w:rsidP="00246A20">
      <w:pPr>
        <w:spacing w:after="120"/>
        <w:rPr>
          <w:rtl/>
        </w:rPr>
      </w:pPr>
      <w:r w:rsidRPr="007435EB">
        <w:rPr>
          <w:rtl/>
        </w:rPr>
        <w:t>אחד זה ואחד זה, עשאן באילפס פטור, בתנור - חייב.</w:t>
      </w:r>
    </w:p>
    <w:p w14:paraId="155D69D7" w14:textId="77777777" w:rsidR="00246A20" w:rsidRDefault="00E8089F" w:rsidP="00246A20">
      <w:pPr>
        <w:pStyle w:val="36"/>
        <w:framePr w:wrap="notBeside"/>
        <w:rPr>
          <w:rFonts w:ascii="Fb Fontext" w:hAnsi="Fb Fontext"/>
          <w:rtl/>
        </w:rPr>
      </w:pPr>
      <w:r w:rsidRPr="005C3FF1">
        <w:rPr>
          <w:rStyle w:val="afffa"/>
          <w:rtl/>
        </w:rPr>
        <w:t>א"ל רי"ו</w:t>
      </w:r>
    </w:p>
    <w:p w14:paraId="073D5799" w14:textId="77777777" w:rsidR="00246A20" w:rsidRDefault="00E8089F" w:rsidP="00E8089F">
      <w:pPr>
        <w:rPr>
          <w:rStyle w:val="affffd"/>
          <w:rtl/>
        </w:rPr>
      </w:pPr>
      <w:r w:rsidRPr="00246A20">
        <w:rPr>
          <w:rStyle w:val="affffd"/>
          <w:rtl/>
        </w:rPr>
        <w:t xml:space="preserve">תנאי היא </w:t>
      </w:r>
    </w:p>
    <w:p w14:paraId="137CD901" w14:textId="77777777" w:rsidR="00246A20" w:rsidRDefault="00E8089F" w:rsidP="00246A20">
      <w:pPr>
        <w:pStyle w:val="36"/>
        <w:framePr w:wrap="notBeside"/>
        <w:rPr>
          <w:rFonts w:ascii="Fb Fontext" w:hAnsi="Fb Fontext"/>
          <w:rtl/>
        </w:rPr>
      </w:pPr>
      <w:r w:rsidRPr="00246A20">
        <w:rPr>
          <w:rStyle w:val="affffd"/>
          <w:rtl/>
        </w:rPr>
        <w:t>דתניא:</w:t>
      </w:r>
      <w:r w:rsidRPr="007435EB">
        <w:rPr>
          <w:rFonts w:ascii="Fb Fontext" w:hAnsi="Fb Fontext"/>
          <w:rtl/>
        </w:rPr>
        <w:t xml:space="preserve"> </w:t>
      </w:r>
    </w:p>
    <w:p w14:paraId="725C70CE" w14:textId="04D1C9D0" w:rsidR="00E8089F" w:rsidRPr="007435EB" w:rsidRDefault="00246A20" w:rsidP="00E8089F">
      <w:pPr>
        <w:rPr>
          <w:rtl/>
        </w:rPr>
      </w:pPr>
      <w:r>
        <w:rPr>
          <w:rFonts w:ascii="Fb Fontext" w:hAnsi="Fb Fontext" w:hint="cs"/>
          <w:rtl/>
        </w:rPr>
        <w:t>י</w:t>
      </w:r>
      <w:r w:rsidR="00E8089F" w:rsidRPr="007435EB">
        <w:rPr>
          <w:rFonts w:ascii="Fb Fontext" w:hAnsi="Fb Fontext"/>
          <w:rtl/>
        </w:rPr>
        <w:t>כול יהא מעיסה וחלוטה חייבין בחלה - ת"ל</w:t>
      </w:r>
      <w:r w:rsidR="00E8089F" w:rsidRPr="00AC0CB1">
        <w:rPr>
          <w:rStyle w:val="af2"/>
          <w:rtl/>
        </w:rPr>
        <w:t xml:space="preserve"> 'לחם</w:t>
      </w:r>
      <w:r w:rsidR="00E8089F" w:rsidRPr="00AC0CB1">
        <w:rPr>
          <w:rStyle w:val="af2"/>
          <w:rFonts w:hint="cs"/>
          <w:rtl/>
        </w:rPr>
        <w:t>'</w:t>
      </w:r>
      <w:r w:rsidR="00E8089F" w:rsidRPr="00AC0CB1">
        <w:rPr>
          <w:rStyle w:val="af2"/>
          <w:rtl/>
        </w:rPr>
        <w:t>.</w:t>
      </w:r>
    </w:p>
    <w:p w14:paraId="5F608C6A" w14:textId="77777777" w:rsidR="00E8089F" w:rsidRPr="007435EB" w:rsidRDefault="00E8089F" w:rsidP="00E8089F">
      <w:pPr>
        <w:rPr>
          <w:rFonts w:cs="Guttman Vilna"/>
          <w:b/>
          <w:bCs/>
          <w:rtl/>
        </w:rPr>
      </w:pPr>
      <w:r w:rsidRPr="00246A20">
        <w:rPr>
          <w:rStyle w:val="affffd"/>
          <w:rtl/>
        </w:rPr>
        <w:t>ר"י אומר:</w:t>
      </w:r>
      <w:r w:rsidRPr="007435EB">
        <w:rPr>
          <w:rtl/>
        </w:rPr>
        <w:t xml:space="preserve"> אין לחם אלא האפוי בתנור.</w:t>
      </w:r>
    </w:p>
    <w:p w14:paraId="4BF05D63" w14:textId="7644CA0B" w:rsidR="00246A20" w:rsidRDefault="00E8089F" w:rsidP="00246A20">
      <w:pPr>
        <w:pStyle w:val="36"/>
        <w:framePr w:wrap="notBeside"/>
        <w:rPr>
          <w:rtl/>
        </w:rPr>
      </w:pPr>
      <w:r w:rsidRPr="007435EB">
        <w:rPr>
          <w:rtl/>
        </w:rPr>
        <w:t xml:space="preserve">והיינו </w:t>
      </w:r>
      <w:r w:rsidR="00246A20">
        <w:rPr>
          <w:rFonts w:hint="cs"/>
          <w:rtl/>
        </w:rPr>
        <w:t xml:space="preserve"> דנפק''מ:</w:t>
      </w:r>
    </w:p>
    <w:p w14:paraId="15F7A8D5" w14:textId="0060B97A" w:rsidR="00E8089F" w:rsidRPr="007435EB" w:rsidRDefault="00E8089F" w:rsidP="00E8089F">
      <w:pPr>
        <w:rPr>
          <w:rtl/>
        </w:rPr>
      </w:pPr>
      <w:r w:rsidRPr="00246A20">
        <w:rPr>
          <w:rStyle w:val="affffd"/>
          <w:rtl/>
        </w:rPr>
        <w:t>דלת"ק:</w:t>
      </w:r>
      <w:r w:rsidRPr="007435EB">
        <w:rPr>
          <w:rtl/>
        </w:rPr>
        <w:t xml:space="preserve"> מעשה אילפס חייבין, </w:t>
      </w:r>
      <w:r w:rsidRPr="00246A20">
        <w:rPr>
          <w:rStyle w:val="affffd"/>
          <w:rtl/>
        </w:rPr>
        <w:t>ולר"י:</w:t>
      </w:r>
      <w:r w:rsidRPr="007435EB">
        <w:rPr>
          <w:rtl/>
        </w:rPr>
        <w:t xml:space="preserve"> מעשה אילפס פטורין.</w:t>
      </w:r>
    </w:p>
    <w:p w14:paraId="2EEDC832" w14:textId="77777777" w:rsidR="00246A20" w:rsidRDefault="00E8089F" w:rsidP="00246A20">
      <w:pPr>
        <w:pStyle w:val="36"/>
        <w:framePr w:wrap="notBeside"/>
        <w:rPr>
          <w:rStyle w:val="afffa"/>
          <w:rtl/>
        </w:rPr>
      </w:pPr>
      <w:r w:rsidRPr="005C3FF1">
        <w:rPr>
          <w:rStyle w:val="afffa"/>
          <w:rtl/>
        </w:rPr>
        <w:t>ודחתה הגמ'</w:t>
      </w:r>
    </w:p>
    <w:p w14:paraId="5914C38D" w14:textId="4E440205" w:rsidR="00E8089F" w:rsidRPr="007435EB" w:rsidRDefault="00E8089F" w:rsidP="00E8089F">
      <w:pPr>
        <w:rPr>
          <w:rtl/>
        </w:rPr>
      </w:pPr>
      <w:r w:rsidRPr="00246A20">
        <w:rPr>
          <w:rStyle w:val="affffd"/>
          <w:rtl/>
        </w:rPr>
        <w:t>דכו"ע</w:t>
      </w:r>
      <w:r w:rsidRPr="007435EB">
        <w:rPr>
          <w:rtl/>
        </w:rPr>
        <w:t xml:space="preserve"> מעשה אילפס פטורין </w:t>
      </w:r>
      <w:r w:rsidRPr="00246A20">
        <w:rPr>
          <w:rStyle w:val="affffd"/>
          <w:rtl/>
        </w:rPr>
        <w:t>ו</w:t>
      </w:r>
      <w:r w:rsidR="00AB3B38" w:rsidRPr="00246A20">
        <w:rPr>
          <w:rStyle w:val="affffd"/>
          <w:rtl/>
        </w:rPr>
        <w:t>כאן</w:t>
      </w:r>
      <w:r w:rsidRPr="00246A20">
        <w:rPr>
          <w:rStyle w:val="affffd"/>
          <w:rtl/>
        </w:rPr>
        <w:t xml:space="preserve"> </w:t>
      </w:r>
      <w:r w:rsidR="00A01BBB" w:rsidRPr="00246A20">
        <w:rPr>
          <w:rStyle w:val="affffd"/>
          <w:rtl/>
        </w:rPr>
        <w:t>חלקו</w:t>
      </w:r>
      <w:r w:rsidR="00A01BBB">
        <w:rPr>
          <w:rtl/>
        </w:rPr>
        <w:t xml:space="preserve"> </w:t>
      </w:r>
      <w:r w:rsidRPr="007435EB">
        <w:rPr>
          <w:rtl/>
        </w:rPr>
        <w:t>בחזר ואפאו בתנור.</w:t>
      </w:r>
    </w:p>
    <w:p w14:paraId="4A9A6380" w14:textId="77777777" w:rsidR="00246A20" w:rsidRDefault="00E8089F" w:rsidP="00246A20">
      <w:pPr>
        <w:pStyle w:val="36"/>
        <w:framePr w:wrap="notBeside"/>
        <w:rPr>
          <w:rtl/>
        </w:rPr>
      </w:pPr>
      <w:r w:rsidRPr="005C3FF1">
        <w:rPr>
          <w:rStyle w:val="afffa"/>
          <w:rtl/>
        </w:rPr>
        <w:t>דלר</w:t>
      </w:r>
      <w:r w:rsidRPr="007435EB">
        <w:rPr>
          <w:rFonts w:hint="cs"/>
          <w:rtl/>
        </w:rPr>
        <w:t>"</w:t>
      </w:r>
      <w:r w:rsidRPr="007435EB">
        <w:rPr>
          <w:rtl/>
        </w:rPr>
        <w:t>י</w:t>
      </w:r>
    </w:p>
    <w:p w14:paraId="0C9EDFB4" w14:textId="3B4C5EC5" w:rsidR="00E8089F" w:rsidRPr="007435EB" w:rsidRDefault="00E8089F" w:rsidP="00E8089F">
      <w:pPr>
        <w:rPr>
          <w:rtl/>
        </w:rPr>
      </w:pPr>
      <w:r w:rsidRPr="007435EB">
        <w:rPr>
          <w:rtl/>
        </w:rPr>
        <w:t>אין לחם אלא האפוי בתנור מעיקרא.</w:t>
      </w:r>
    </w:p>
    <w:p w14:paraId="7944D9A6" w14:textId="77777777" w:rsidR="00246A20" w:rsidRDefault="00E8089F" w:rsidP="00246A20">
      <w:pPr>
        <w:pStyle w:val="36"/>
        <w:framePr w:wrap="notBeside"/>
        <w:rPr>
          <w:rtl/>
        </w:rPr>
      </w:pPr>
      <w:r w:rsidRPr="005C3FF1">
        <w:rPr>
          <w:rStyle w:val="afffa"/>
          <w:rtl/>
        </w:rPr>
        <w:t>וטעמא</w:t>
      </w:r>
      <w:r w:rsidRPr="007435EB">
        <w:rPr>
          <w:rtl/>
        </w:rPr>
        <w:t xml:space="preserve"> דר"י</w:t>
      </w:r>
    </w:p>
    <w:p w14:paraId="6F9C9389" w14:textId="668A8C8D" w:rsidR="00E8089F" w:rsidRPr="007435EB" w:rsidRDefault="00E8089F" w:rsidP="00246A20">
      <w:pPr>
        <w:spacing w:after="120"/>
        <w:rPr>
          <w:rtl/>
        </w:rPr>
      </w:pPr>
      <w:r w:rsidRPr="00AC0CB1">
        <w:rPr>
          <w:rStyle w:val="af2"/>
          <w:rtl/>
        </w:rPr>
        <w:t xml:space="preserve">'ואפו עשר נשים לחמכם בתנור אחד' </w:t>
      </w:r>
      <w:r w:rsidRPr="007435EB">
        <w:rPr>
          <w:rtl/>
        </w:rPr>
        <w:t>דדווקא האפוי בתנור אחד קרוי לחם.</w:t>
      </w:r>
    </w:p>
    <w:p w14:paraId="0FE0439B" w14:textId="77777777" w:rsidR="00246A20" w:rsidRDefault="00E8089F" w:rsidP="00246A20">
      <w:pPr>
        <w:pStyle w:val="36"/>
        <w:framePr w:wrap="notBeside"/>
        <w:rPr>
          <w:rtl/>
        </w:rPr>
      </w:pPr>
      <w:r w:rsidRPr="007435EB">
        <w:rPr>
          <w:rtl/>
        </w:rPr>
        <w:lastRenderedPageBreak/>
        <w:t>עולא ס"ל</w:t>
      </w:r>
    </w:p>
    <w:p w14:paraId="64D4DAD0" w14:textId="0BB9C211" w:rsidR="00E8089F" w:rsidRPr="007435EB" w:rsidRDefault="00E8089F" w:rsidP="00E8089F">
      <w:pPr>
        <w:rPr>
          <w:rtl/>
        </w:rPr>
      </w:pPr>
      <w:r>
        <w:rPr>
          <w:rFonts w:ascii="Fb Fontext" w:hAnsi="Fb Fontext"/>
          <w:rtl/>
        </w:rPr>
        <w:t xml:space="preserve">דהדביק מבפנים והרתיח מבחוץ הוא פלוגת </w:t>
      </w:r>
      <w:r>
        <w:rPr>
          <w:rStyle w:val="affffd"/>
          <w:rFonts w:ascii="Fb Fontext" w:hAnsi="Fb Fontext"/>
          <w:rtl/>
          <w:rPrChange w:id="9074" w:author="מנוע אמוראים" w:date="2026-10-05T16:42:03Z">
            <w:rPr>
              <w:rFonts w:ascii="Fb Fontext" w:hAnsi="Fb Fontext"/>
              <w:rtl/>
            </w:rPr>
          </w:rPrChange>
        </w:rPr>
        <w:t xml:space="preserve">ר"ל</w:t>
      </w:r>
      <w:r>
        <w:rPr>
          <w:rFonts w:ascii="Fb Fontext" w:hAnsi="Fb Fontext"/>
          <w:rtl/>
        </w:rPr>
        <w:t xml:space="preserve"> </w:t>
      </w:r>
      <w:r>
        <w:rPr>
          <w:rStyle w:val="affffd"/>
          <w:rFonts w:ascii="Fb Fontext" w:hAnsi="Fb Fontext"/>
          <w:rtl/>
          <w:rPrChange w:id="9075" w:author="מנוע אמוראים" w:date="2026-10-05T16:42:03Z">
            <w:rPr>
              <w:rFonts w:ascii="Fb Fontext" w:hAnsi="Fb Fontext"/>
              <w:rtl/>
            </w:rPr>
          </w:rPrChange>
        </w:rPr>
        <w:t xml:space="preserve">ורי"ו</w:t>
      </w:r>
      <w:r>
        <w:rPr>
          <w:rFonts w:ascii="Fb Fontext" w:hAnsi="Fb Fontext"/>
          <w:rtl/>
        </w:rPr>
        <w:t xml:space="preserve">.</w:t>
      </w:r>
    </w:p>
    <w:p w14:paraId="54DB5B11" w14:textId="77777777" w:rsidR="00E8089F" w:rsidRPr="007435EB" w:rsidRDefault="00E8089F" w:rsidP="00E8089F">
      <w:pPr>
        <w:rPr>
          <w:rFonts w:cs="Guttman Vilna"/>
          <w:b/>
          <w:bCs/>
          <w:rtl/>
        </w:rPr>
      </w:pPr>
      <w:r w:rsidRPr="007435EB">
        <w:rPr>
          <w:rtl/>
        </w:rPr>
        <w:t>וכן בהדביק מבפנים ואבוקה כנגדו דרוב עניים עושים כן.</w:t>
      </w:r>
    </w:p>
    <w:p w14:paraId="319FFBB4" w14:textId="77777777" w:rsidR="00E8089F" w:rsidRPr="007435EB" w:rsidRDefault="00E8089F" w:rsidP="005C3FF1">
      <w:pPr>
        <w:pStyle w:val="afff"/>
        <w:framePr w:wrap="around"/>
        <w:rPr>
          <w:rtl/>
        </w:rPr>
      </w:pPr>
      <w:r w:rsidRPr="007435EB">
        <w:rPr>
          <w:rFonts w:hint="cs"/>
          <w:rtl/>
        </w:rPr>
        <w:t>לח.</w:t>
      </w:r>
    </w:p>
    <w:p w14:paraId="26559E55" w14:textId="77777777" w:rsidR="00246A20" w:rsidRDefault="00E8089F" w:rsidP="00246A20">
      <w:pPr>
        <w:pStyle w:val="36"/>
        <w:framePr w:wrap="notBeside"/>
        <w:rPr>
          <w:rtl/>
        </w:rPr>
      </w:pPr>
      <w:r w:rsidRPr="007435EB">
        <w:rPr>
          <w:rtl/>
        </w:rPr>
        <w:t>רב אסי:</w:t>
      </w:r>
    </w:p>
    <w:p w14:paraId="1221CE58" w14:textId="77777777" w:rsidR="00246A20" w:rsidRDefault="00E8089F" w:rsidP="00246A20">
      <w:pPr>
        <w:pStyle w:val="afffff0"/>
        <w:rPr>
          <w:rtl/>
        </w:rPr>
      </w:pPr>
      <w:r w:rsidRPr="007435EB">
        <w:rPr>
          <w:rtl/>
        </w:rPr>
        <w:t xml:space="preserve">עיסה של מעשר שני, </w:t>
      </w:r>
    </w:p>
    <w:p w14:paraId="6187E934" w14:textId="7C97AA09" w:rsidR="00E8089F" w:rsidRPr="007435EB" w:rsidRDefault="00E8089F" w:rsidP="00E8089F">
      <w:pPr>
        <w:rPr>
          <w:rtl/>
        </w:rPr>
      </w:pPr>
      <w:r w:rsidRPr="00246A20">
        <w:rPr>
          <w:rStyle w:val="affffd"/>
          <w:rtl/>
        </w:rPr>
        <w:t>לר"מ -</w:t>
      </w:r>
      <w:r w:rsidRPr="007435EB">
        <w:rPr>
          <w:rFonts w:ascii="Fb Fontext" w:hAnsi="Fb Fontext"/>
          <w:rtl/>
        </w:rPr>
        <w:t xml:space="preserve"> פטורה מן החלה </w:t>
      </w:r>
      <w:r w:rsidRPr="00246A20">
        <w:rPr>
          <w:rStyle w:val="affffff0"/>
          <w:rtl/>
        </w:rPr>
        <w:t>[עריסותכם]</w:t>
      </w:r>
      <w:r w:rsidR="0011715B" w:rsidRPr="00246A20">
        <w:rPr>
          <w:rStyle w:val="affffff0"/>
          <w:rtl/>
        </w:rPr>
        <w:t>,</w:t>
      </w:r>
      <w:r w:rsidRPr="007435EB">
        <w:rPr>
          <w:rFonts w:ascii="Fb Fontext" w:hAnsi="Fb Fontext"/>
          <w:rtl/>
        </w:rPr>
        <w:t xml:space="preserve"> </w:t>
      </w:r>
      <w:r w:rsidRPr="00246A20">
        <w:rPr>
          <w:rStyle w:val="affffd"/>
          <w:rtl/>
        </w:rPr>
        <w:t>לחכמים -</w:t>
      </w:r>
      <w:r w:rsidRPr="007435EB">
        <w:rPr>
          <w:rFonts w:ascii="Fb Fontext" w:hAnsi="Fb Fontext"/>
          <w:rtl/>
        </w:rPr>
        <w:t xml:space="preserve"> חייבת בחלה</w:t>
      </w:r>
    </w:p>
    <w:p w14:paraId="3875B315" w14:textId="77777777" w:rsidR="00246A20" w:rsidRPr="00246A20" w:rsidRDefault="00E8089F" w:rsidP="00246A20">
      <w:pPr>
        <w:pStyle w:val="afffff0"/>
        <w:rPr>
          <w:rtl/>
        </w:rPr>
      </w:pPr>
      <w:r w:rsidRPr="00246A20">
        <w:rPr>
          <w:rtl/>
        </w:rPr>
        <w:t xml:space="preserve">מצות של מעש"ש, </w:t>
      </w:r>
    </w:p>
    <w:p w14:paraId="48F3E734" w14:textId="77777777" w:rsidR="00246A20" w:rsidRDefault="00E8089F" w:rsidP="00246A20">
      <w:pPr>
        <w:pStyle w:val="36"/>
        <w:framePr w:wrap="notBeside"/>
        <w:rPr>
          <w:rtl/>
        </w:rPr>
      </w:pPr>
      <w:r w:rsidRPr="00246A20">
        <w:rPr>
          <w:rStyle w:val="affffd"/>
          <w:rtl/>
        </w:rPr>
        <w:t>לר"מ</w:t>
      </w:r>
    </w:p>
    <w:p w14:paraId="360A4E4D" w14:textId="247708FE" w:rsidR="00E8089F" w:rsidRPr="007435EB" w:rsidRDefault="00E8089F" w:rsidP="00E8089F">
      <w:pPr>
        <w:rPr>
          <w:rtl/>
        </w:rPr>
      </w:pPr>
      <w:r w:rsidRPr="007435EB">
        <w:rPr>
          <w:rtl/>
        </w:rPr>
        <w:t>אין יוצא בה יד"ח בפסח,</w:t>
      </w:r>
      <w:r w:rsidR="00246A20">
        <w:rPr>
          <w:rFonts w:hint="cs"/>
          <w:rtl/>
        </w:rPr>
        <w:t xml:space="preserve"> </w:t>
      </w:r>
      <w:r w:rsidRPr="00246A20">
        <w:rPr>
          <w:rStyle w:val="affffff0"/>
          <w:rtl/>
        </w:rPr>
        <w:t>[לחם עוני מלחם הארץ דבעי שלכם]</w:t>
      </w:r>
    </w:p>
    <w:p w14:paraId="00BF6CA0" w14:textId="77777777" w:rsidR="00246A20" w:rsidRDefault="00E8089F" w:rsidP="00246A20">
      <w:pPr>
        <w:pStyle w:val="36"/>
        <w:framePr w:wrap="notBeside"/>
        <w:rPr>
          <w:rtl/>
        </w:rPr>
      </w:pPr>
      <w:r w:rsidRPr="007435EB">
        <w:rPr>
          <w:rtl/>
        </w:rPr>
        <w:t>לחכמים</w:t>
      </w:r>
    </w:p>
    <w:p w14:paraId="446AB4B7" w14:textId="3D09F1E5" w:rsidR="00E8089F" w:rsidRPr="007435EB" w:rsidRDefault="00E8089F" w:rsidP="00E8089F">
      <w:pPr>
        <w:rPr>
          <w:rFonts w:cs="Guttman Vilna"/>
          <w:b/>
          <w:bCs/>
          <w:rtl/>
        </w:rPr>
      </w:pPr>
      <w:r w:rsidRPr="007435EB">
        <w:rPr>
          <w:rtl/>
        </w:rPr>
        <w:t>יוצא בה יד"ח בפסח.</w:t>
      </w:r>
    </w:p>
    <w:p w14:paraId="136D6C65" w14:textId="77777777" w:rsidR="00246A20" w:rsidRDefault="00E8089F" w:rsidP="00246A20">
      <w:pPr>
        <w:pStyle w:val="afffff0"/>
        <w:rPr>
          <w:rtl/>
        </w:rPr>
      </w:pPr>
      <w:r w:rsidRPr="007435EB">
        <w:rPr>
          <w:rtl/>
        </w:rPr>
        <w:t xml:space="preserve">אתרוג של מעש"ש, </w:t>
      </w:r>
    </w:p>
    <w:p w14:paraId="3044187D" w14:textId="77777777" w:rsidR="00246A20" w:rsidRDefault="00E8089F" w:rsidP="00246A20">
      <w:pPr>
        <w:pStyle w:val="36"/>
        <w:framePr w:wrap="notBeside"/>
        <w:rPr>
          <w:rtl/>
        </w:rPr>
      </w:pPr>
      <w:r w:rsidRPr="007435EB">
        <w:rPr>
          <w:rtl/>
        </w:rPr>
        <w:t>לר"מ</w:t>
      </w:r>
    </w:p>
    <w:p w14:paraId="4CA3BB07" w14:textId="571389B4" w:rsidR="00E8089F" w:rsidRPr="007435EB" w:rsidRDefault="00E8089F" w:rsidP="00E8089F">
      <w:pPr>
        <w:rPr>
          <w:rFonts w:cs="Guttman Vilna"/>
          <w:b/>
          <w:bCs/>
          <w:rtl/>
        </w:rPr>
      </w:pPr>
      <w:r w:rsidRPr="007435EB">
        <w:rPr>
          <w:rtl/>
        </w:rPr>
        <w:t>אין יוצא בו יד"ח ביו"ט [ד'לכם']</w:t>
      </w:r>
      <w:r w:rsidR="0011715B">
        <w:rPr>
          <w:rtl/>
        </w:rPr>
        <w:t>,</w:t>
      </w:r>
      <w:r w:rsidRPr="007435EB">
        <w:rPr>
          <w:rtl/>
        </w:rPr>
        <w:t xml:space="preserve"> </w:t>
      </w:r>
      <w:r w:rsidRPr="00246A20">
        <w:rPr>
          <w:rStyle w:val="affffd"/>
          <w:rtl/>
        </w:rPr>
        <w:t>לחכמים -</w:t>
      </w:r>
      <w:r w:rsidRPr="007435EB">
        <w:rPr>
          <w:rtl/>
        </w:rPr>
        <w:t xml:space="preserve"> יוצא בו יד"ח.</w:t>
      </w:r>
    </w:p>
    <w:p w14:paraId="49D6D212" w14:textId="77777777" w:rsidR="00246A20" w:rsidRDefault="00E8089F" w:rsidP="00246A20">
      <w:pPr>
        <w:pStyle w:val="36"/>
        <w:framePr w:wrap="notBeside"/>
        <w:rPr>
          <w:rtl/>
        </w:rPr>
      </w:pPr>
      <w:r w:rsidRPr="007435EB">
        <w:rPr>
          <w:rtl/>
        </w:rPr>
        <w:t xml:space="preserve">לימא </w:t>
      </w:r>
    </w:p>
    <w:p w14:paraId="404AE09F" w14:textId="20D89E61" w:rsidR="00E8089F" w:rsidRPr="007435EB" w:rsidRDefault="00E8089F" w:rsidP="00E8089F">
      <w:pPr>
        <w:rPr>
          <w:rtl/>
        </w:rPr>
      </w:pPr>
      <w:r w:rsidRPr="007435EB">
        <w:rPr>
          <w:rFonts w:ascii="Fb Fontext" w:hAnsi="Fb Fontext"/>
          <w:sz w:val="20"/>
          <w:rtl/>
        </w:rPr>
        <w:t>ד</w:t>
      </w:r>
      <w:r w:rsidR="00A01BBB">
        <w:rPr>
          <w:rFonts w:ascii="Fb Fontext" w:hAnsi="Fb Fontext"/>
          <w:sz w:val="20"/>
          <w:rtl/>
        </w:rPr>
        <w:t xml:space="preserve">חלקו </w:t>
      </w:r>
      <w:r w:rsidRPr="007435EB">
        <w:rPr>
          <w:rFonts w:ascii="Fb Fontext" w:hAnsi="Fb Fontext"/>
          <w:sz w:val="20"/>
          <w:rtl/>
        </w:rPr>
        <w:t xml:space="preserve">בעיסה, </w:t>
      </w:r>
      <w:r w:rsidR="00246A20">
        <w:rPr>
          <w:rFonts w:ascii="Fb Fontext" w:hAnsi="Fb Fontext" w:hint="cs"/>
          <w:sz w:val="20"/>
          <w:rtl/>
        </w:rPr>
        <w:t>חלקו גם בזה</w:t>
      </w:r>
      <w:r w:rsidRPr="007435EB">
        <w:rPr>
          <w:rFonts w:ascii="Fb Fontext" w:hAnsi="Fb Fontext"/>
          <w:sz w:val="20"/>
          <w:rtl/>
        </w:rPr>
        <w:t xml:space="preserve">. </w:t>
      </w:r>
      <w:r w:rsidRPr="00246A20">
        <w:rPr>
          <w:rStyle w:val="affffd"/>
          <w:rtl/>
        </w:rPr>
        <w:t>או</w:t>
      </w:r>
      <w:r w:rsidRPr="007435EB">
        <w:rPr>
          <w:rFonts w:ascii="Fb Fontext" w:hAnsi="Fb Fontext"/>
          <w:sz w:val="20"/>
          <w:rtl/>
        </w:rPr>
        <w:t xml:space="preserve"> שאני </w:t>
      </w:r>
      <w:r w:rsidR="00AB3B38">
        <w:rPr>
          <w:rFonts w:ascii="Fb Fontext" w:hAnsi="Fb Fontext"/>
          <w:sz w:val="20"/>
          <w:rtl/>
        </w:rPr>
        <w:t>שם</w:t>
      </w:r>
      <w:r w:rsidRPr="007435EB">
        <w:rPr>
          <w:rFonts w:ascii="Fb Fontext" w:hAnsi="Fb Fontext"/>
          <w:sz w:val="20"/>
          <w:rtl/>
        </w:rPr>
        <w:t xml:space="preserve">, </w:t>
      </w:r>
      <w:r w:rsidRPr="00AC0CB1">
        <w:rPr>
          <w:rStyle w:val="af2"/>
          <w:rtl/>
        </w:rPr>
        <w:t>ד'עריסתיכם עריסתיכם</w:t>
      </w:r>
      <w:r w:rsidRPr="00AC0CB1">
        <w:rPr>
          <w:rStyle w:val="af2"/>
          <w:rFonts w:hint="cs"/>
          <w:rtl/>
        </w:rPr>
        <w:t>'</w:t>
      </w:r>
      <w:r w:rsidRPr="00AC0CB1">
        <w:rPr>
          <w:rStyle w:val="af2"/>
          <w:rtl/>
        </w:rPr>
        <w:t xml:space="preserve"> </w:t>
      </w:r>
      <w:r w:rsidRPr="007435EB">
        <w:rPr>
          <w:rFonts w:ascii="Fb Fontext" w:hAnsi="Fb Fontext"/>
          <w:sz w:val="20"/>
          <w:rtl/>
        </w:rPr>
        <w:t>תרי זימני.</w:t>
      </w:r>
    </w:p>
    <w:p w14:paraId="7F18A229" w14:textId="77777777" w:rsidR="00246A20" w:rsidRDefault="00E8089F" w:rsidP="00246A20">
      <w:pPr>
        <w:pStyle w:val="36"/>
        <w:framePr w:wrap="notBeside"/>
        <w:rPr>
          <w:rtl/>
        </w:rPr>
      </w:pPr>
      <w:r w:rsidRPr="007435EB">
        <w:rPr>
          <w:rtl/>
        </w:rPr>
        <w:t>בעי רשב"ל:</w:t>
      </w:r>
    </w:p>
    <w:p w14:paraId="13980EE1" w14:textId="4B3DDE51" w:rsidR="00E8089F" w:rsidRPr="005C3FF1" w:rsidRDefault="00E8089F" w:rsidP="00623CAA">
      <w:pPr>
        <w:spacing w:before="4"/>
        <w:rPr>
          <w:rStyle w:val="afffa"/>
          <w:rtl/>
        </w:rPr>
      </w:pPr>
      <w:r w:rsidRPr="007435EB">
        <w:rPr>
          <w:rtl/>
        </w:rPr>
        <w:t>מהו שיצא אדם ידי חובתו בחלה של מעשר שני בירושלים?</w:t>
      </w:r>
    </w:p>
    <w:p w14:paraId="30D3BF56" w14:textId="77777777" w:rsidR="00246A20" w:rsidRDefault="00E8089F" w:rsidP="00246A20">
      <w:pPr>
        <w:pStyle w:val="36"/>
        <w:framePr w:wrap="notBeside"/>
        <w:rPr>
          <w:rtl/>
        </w:rPr>
      </w:pPr>
      <w:r w:rsidRPr="005C3FF1">
        <w:rPr>
          <w:rStyle w:val="afffa"/>
          <w:rFonts w:hint="cs"/>
          <w:rtl/>
        </w:rPr>
        <w:t xml:space="preserve">א. </w:t>
      </w:r>
      <w:r w:rsidRPr="007435EB">
        <w:rPr>
          <w:rFonts w:hint="cs"/>
          <w:rtl/>
        </w:rPr>
        <w:t>א</w:t>
      </w:r>
      <w:r w:rsidRPr="007435EB">
        <w:rPr>
          <w:rtl/>
        </w:rPr>
        <w:t>ליבא דריה"ג</w:t>
      </w:r>
    </w:p>
    <w:p w14:paraId="712ADCFE" w14:textId="77777777" w:rsidR="00246A20" w:rsidRDefault="00E8089F" w:rsidP="00246A20">
      <w:pPr>
        <w:rPr>
          <w:rtl/>
        </w:rPr>
      </w:pPr>
      <w:r w:rsidRPr="007435EB">
        <w:rPr>
          <w:rtl/>
        </w:rPr>
        <w:t>לא תיבעי דכ"ש דלא נפיק מחולין</w:t>
      </w:r>
      <w:r w:rsidR="00246A20">
        <w:rPr>
          <w:rFonts w:hint="cs"/>
          <w:rtl/>
        </w:rPr>
        <w:t>.</w:t>
      </w:r>
      <w:r w:rsidRPr="007435EB">
        <w:rPr>
          <w:rtl/>
        </w:rPr>
        <w:t xml:space="preserve"> </w:t>
      </w:r>
    </w:p>
    <w:p w14:paraId="5EAB9FB6" w14:textId="77777777" w:rsidR="00246A20" w:rsidRDefault="00E8089F" w:rsidP="00246A20">
      <w:pPr>
        <w:pStyle w:val="36"/>
        <w:framePr w:wrap="notBeside"/>
        <w:rPr>
          <w:rtl/>
        </w:rPr>
      </w:pPr>
      <w:r w:rsidRPr="007435EB">
        <w:rPr>
          <w:rtl/>
        </w:rPr>
        <w:t>ותיבעי</w:t>
      </w:r>
      <w:r w:rsidR="00246A20">
        <w:rPr>
          <w:rFonts w:hint="cs"/>
          <w:rtl/>
        </w:rPr>
        <w:t xml:space="preserve"> </w:t>
      </w:r>
    </w:p>
    <w:p w14:paraId="74D4F4ED" w14:textId="2239525B" w:rsidR="00E8089F" w:rsidRPr="007435EB" w:rsidRDefault="00E8089F" w:rsidP="00246A20">
      <w:pPr>
        <w:rPr>
          <w:rFonts w:cs="Guttman Vilna"/>
          <w:b/>
          <w:bCs/>
          <w:rtl/>
        </w:rPr>
      </w:pPr>
      <w:r>
        <w:rPr>
          <w:rtl/>
        </w:rPr>
        <w:t xml:space="preserve">ליבא </w:t>
      </w:r>
      <w:r>
        <w:rPr>
          <w:rStyle w:val="affffd"/>
          <w:rtl/>
          <w:rPrChange w:id="9076" w:author="מנוע אמוראים" w:date="2026-10-05T16:42:03Z">
            <w:rPr>
              <w:rtl/>
            </w:rPr>
          </w:rPrChange>
        </w:rPr>
        <w:t xml:space="preserve">דר"ע</w:t>
      </w:r>
      <w:r>
        <w:rPr>
          <w:rtl/>
        </w:rPr>
        <w:t xml:space="preserve"> דלחלה אי מטמיא לית לה היתר במושבות, ולשריפה אזלא לא נפיק.</w:t>
      </w:r>
    </w:p>
    <w:p w14:paraId="1C973A70" w14:textId="77777777" w:rsidR="00246A20" w:rsidRDefault="00E8089F" w:rsidP="00246A20">
      <w:pPr>
        <w:pStyle w:val="36"/>
        <w:framePr w:wrap="notBeside"/>
        <w:rPr>
          <w:rStyle w:val="afffa"/>
          <w:rtl/>
        </w:rPr>
      </w:pPr>
      <w:r w:rsidRPr="005C3FF1">
        <w:rPr>
          <w:rStyle w:val="afffa"/>
          <w:rtl/>
        </w:rPr>
        <w:t>א"ד:</w:t>
      </w:r>
    </w:p>
    <w:p w14:paraId="28C5230F" w14:textId="4790789E" w:rsidR="00E8089F" w:rsidRPr="005C3FF1" w:rsidRDefault="00E8089F" w:rsidP="009A151F">
      <w:pPr>
        <w:rPr>
          <w:rStyle w:val="afffa"/>
          <w:rtl/>
        </w:rPr>
      </w:pPr>
      <w:r w:rsidRPr="007435EB">
        <w:rPr>
          <w:rtl/>
        </w:rPr>
        <w:t xml:space="preserve">הואיל ואי לא קרא עליה שם ואיטמי </w:t>
      </w:r>
      <w:r w:rsidR="00246A20">
        <w:rPr>
          <w:rFonts w:hint="cs"/>
          <w:rtl/>
        </w:rPr>
        <w:t xml:space="preserve">יש </w:t>
      </w:r>
      <w:r w:rsidRPr="007435EB">
        <w:rPr>
          <w:rtl/>
        </w:rPr>
        <w:t xml:space="preserve">לה היתר במושבות </w:t>
      </w:r>
      <w:r w:rsidR="00246A20">
        <w:rPr>
          <w:rFonts w:hint="cs"/>
          <w:rtl/>
        </w:rPr>
        <w:t xml:space="preserve">ויוצא </w:t>
      </w:r>
      <w:r w:rsidRPr="007435EB">
        <w:rPr>
          <w:rtl/>
        </w:rPr>
        <w:t xml:space="preserve">בה, </w:t>
      </w:r>
      <w:r w:rsidR="00246A20">
        <w:rPr>
          <w:rFonts w:hint="cs"/>
          <w:rtl/>
        </w:rPr>
        <w:t>גם עכשיו יוצא</w:t>
      </w:r>
    </w:p>
    <w:p w14:paraId="00DDD341" w14:textId="77777777" w:rsidR="00246A20" w:rsidRDefault="00E8089F" w:rsidP="00246A20">
      <w:pPr>
        <w:pStyle w:val="36"/>
        <w:framePr w:wrap="notBeside"/>
        <w:rPr>
          <w:rtl/>
        </w:rPr>
      </w:pPr>
      <w:r w:rsidRPr="005C3FF1">
        <w:rPr>
          <w:rStyle w:val="afffa"/>
          <w:rFonts w:hint="cs"/>
          <w:rtl/>
        </w:rPr>
        <w:t>ב.</w:t>
      </w:r>
      <w:r w:rsidRPr="007435EB">
        <w:rPr>
          <w:rFonts w:hint="cs"/>
          <w:rtl/>
        </w:rPr>
        <w:t xml:space="preserve"> </w:t>
      </w:r>
      <w:r w:rsidRPr="007435EB">
        <w:rPr>
          <w:rtl/>
        </w:rPr>
        <w:t>בהך</w:t>
      </w:r>
    </w:p>
    <w:p w14:paraId="2DDEACC6" w14:textId="06625355" w:rsidR="00E8089F" w:rsidRPr="007435EB" w:rsidRDefault="00E8089F" w:rsidP="009A151F">
      <w:pPr>
        <w:rPr>
          <w:rFonts w:cs="Guttman Vilna"/>
          <w:bCs/>
          <w:rtl/>
        </w:rPr>
      </w:pPr>
      <w:r w:rsidRPr="007435EB">
        <w:rPr>
          <w:rtl/>
        </w:rPr>
        <w:t xml:space="preserve">ודאי אמרינן הואיל. </w:t>
      </w:r>
      <w:r w:rsidRPr="00246A20">
        <w:rPr>
          <w:rStyle w:val="affffd"/>
          <w:rtl/>
        </w:rPr>
        <w:t>ותיבעי:</w:t>
      </w:r>
      <w:r w:rsidRPr="007435EB">
        <w:rPr>
          <w:rtl/>
        </w:rPr>
        <w:t xml:space="preserve"> חלה הלקוח בכסף מעשר שני.</w:t>
      </w:r>
    </w:p>
    <w:p w14:paraId="7250DAFD" w14:textId="77777777" w:rsidR="00246A20" w:rsidRDefault="00E8089F" w:rsidP="00246A20">
      <w:pPr>
        <w:pStyle w:val="36"/>
        <w:framePr w:wrap="notBeside"/>
        <w:rPr>
          <w:rtl/>
        </w:rPr>
      </w:pPr>
      <w:r w:rsidRPr="007435EB">
        <w:rPr>
          <w:rtl/>
        </w:rPr>
        <w:t xml:space="preserve">ולא תיבעי </w:t>
      </w:r>
    </w:p>
    <w:p w14:paraId="5296F5DB" w14:textId="26788927" w:rsidR="00E8089F" w:rsidRPr="007435EB" w:rsidRDefault="00246A20" w:rsidP="00246A20">
      <w:pPr>
        <w:spacing w:after="60"/>
        <w:rPr>
          <w:rFonts w:cs="Guttman Vilna"/>
          <w:b/>
          <w:bCs/>
          <w:rtl/>
        </w:rPr>
      </w:pPr>
      <w:r w:rsidRPr="00246A20">
        <w:rPr>
          <w:rStyle w:val="affffd"/>
          <w:rFonts w:hint="cs"/>
          <w:rtl/>
        </w:rPr>
        <w:t>ל</w:t>
      </w:r>
      <w:r w:rsidR="00E8089F" w:rsidRPr="00246A20">
        <w:rPr>
          <w:rStyle w:val="affffd"/>
          <w:rtl/>
        </w:rPr>
        <w:t>רבנן</w:t>
      </w:r>
      <w:r w:rsidR="00E8089F" w:rsidRPr="007435EB">
        <w:rPr>
          <w:rtl/>
        </w:rPr>
        <w:t xml:space="preserve"> דאמרי יפדה היינו מעשר.</w:t>
      </w:r>
    </w:p>
    <w:p w14:paraId="48553E37" w14:textId="77777777" w:rsidR="00246A20" w:rsidRDefault="00E8089F" w:rsidP="00246A20">
      <w:pPr>
        <w:pStyle w:val="36"/>
        <w:framePr w:wrap="notBeside"/>
        <w:rPr>
          <w:rtl/>
        </w:rPr>
      </w:pPr>
      <w:r w:rsidRPr="007435EB">
        <w:rPr>
          <w:rtl/>
        </w:rPr>
        <w:t>ותיבעי</w:t>
      </w:r>
    </w:p>
    <w:p w14:paraId="6FC77A03" w14:textId="77777777" w:rsidR="00246A20" w:rsidRDefault="00E8089F" w:rsidP="0038351F">
      <w:pPr>
        <w:rPr>
          <w:rtl/>
        </w:rPr>
      </w:pPr>
      <w:r>
        <w:rPr>
          <w:rtl/>
        </w:rPr>
        <w:t xml:space="preserve">אליבא </w:t>
      </w:r>
      <w:r>
        <w:rPr>
          <w:rStyle w:val="affffd"/>
          <w:rtl/>
          <w:rPrChange w:id="9077" w:author="מנוע אמוראים" w:date="2026-10-05T16:42:03Z">
            <w:rPr>
              <w:rtl/>
            </w:rPr>
          </w:rPrChange>
        </w:rPr>
        <w:t xml:space="preserve">דר"י</w:t>
      </w:r>
      <w:r>
        <w:rPr>
          <w:rtl/>
        </w:rPr>
        <w:t xml:space="preserve"> דס"ל הלקוח בכסף מעש"ש שנטמא יקבר. </w:t>
      </w:r>
    </w:p>
    <w:p w14:paraId="57F29CEF" w14:textId="6B1C252C" w:rsidR="00E8089F" w:rsidRPr="007435EB" w:rsidRDefault="00E8089F" w:rsidP="00246A20">
      <w:pPr>
        <w:rPr>
          <w:rtl/>
        </w:rPr>
      </w:pPr>
      <w:r w:rsidRPr="007435EB">
        <w:rPr>
          <w:rtl/>
        </w:rPr>
        <w:t xml:space="preserve">אי אמרי' </w:t>
      </w:r>
      <w:r w:rsidRPr="005C3FF1">
        <w:rPr>
          <w:rStyle w:val="afffa"/>
          <w:rtl/>
        </w:rPr>
        <w:t>הואיל</w:t>
      </w:r>
      <w:r w:rsidRPr="007435EB">
        <w:rPr>
          <w:rtl/>
        </w:rPr>
        <w:t xml:space="preserve"> ואי לא לקוח,</w:t>
      </w:r>
      <w:r w:rsidR="00246A20">
        <w:rPr>
          <w:rFonts w:hint="cs"/>
          <w:rtl/>
        </w:rPr>
        <w:t xml:space="preserve"> </w:t>
      </w:r>
      <w:r w:rsidRPr="005C3FF1">
        <w:rPr>
          <w:rStyle w:val="afffa"/>
          <w:rtl/>
        </w:rPr>
        <w:t>והואיל</w:t>
      </w:r>
      <w:r w:rsidRPr="007435EB">
        <w:rPr>
          <w:rtl/>
        </w:rPr>
        <w:t xml:space="preserve"> ולא קרא עליה שם ואיטמי</w:t>
      </w:r>
      <w:r w:rsidR="0038351F" w:rsidRPr="007435EB">
        <w:rPr>
          <w:rtl/>
        </w:rPr>
        <w:t xml:space="preserve"> יש לו היתר במושבות ונפיק ביה </w:t>
      </w:r>
      <w:r w:rsidRPr="007435EB">
        <w:rPr>
          <w:rtl/>
        </w:rPr>
        <w:t>השתא נמי נפיק ביה.</w:t>
      </w:r>
    </w:p>
    <w:p w14:paraId="6B9DBB4E" w14:textId="77777777" w:rsidR="00246A20" w:rsidRDefault="00E8089F" w:rsidP="00246A20">
      <w:pPr>
        <w:pStyle w:val="36"/>
        <w:framePr w:wrap="notBeside"/>
        <w:rPr>
          <w:rtl/>
        </w:rPr>
      </w:pPr>
      <w:r w:rsidRPr="005C3FF1">
        <w:rPr>
          <w:rStyle w:val="afffa"/>
          <w:rtl/>
        </w:rPr>
        <w:t>א"ד</w:t>
      </w:r>
      <w:r w:rsidRPr="007435EB">
        <w:rPr>
          <w:rtl/>
        </w:rPr>
        <w:t>:</w:t>
      </w:r>
    </w:p>
    <w:p w14:paraId="53D4BCC3" w14:textId="77777777" w:rsidR="00246A20" w:rsidRDefault="00E8089F" w:rsidP="00246A20">
      <w:pPr>
        <w:rPr>
          <w:rtl/>
        </w:rPr>
      </w:pPr>
      <w:r w:rsidRPr="007435EB">
        <w:rPr>
          <w:rtl/>
        </w:rPr>
        <w:t>חד הואיל אמרינן, תרי הואיל לא אמרינן.</w:t>
      </w:r>
    </w:p>
    <w:p w14:paraId="4664D427" w14:textId="77777777" w:rsidR="00246A20" w:rsidRDefault="00E8089F" w:rsidP="00246A20">
      <w:pPr>
        <w:pStyle w:val="36"/>
        <w:framePr w:wrap="notBeside"/>
        <w:rPr>
          <w:rtl/>
        </w:rPr>
      </w:pPr>
      <w:r w:rsidRPr="007435EB">
        <w:rPr>
          <w:rtl/>
        </w:rPr>
        <w:t>- א"רא:</w:t>
      </w:r>
    </w:p>
    <w:p w14:paraId="448D3FDC" w14:textId="05920AF2" w:rsidR="00E8089F" w:rsidRPr="007435EB" w:rsidRDefault="00E8089F" w:rsidP="00246A20">
      <w:pPr>
        <w:rPr>
          <w:rtl/>
        </w:rPr>
      </w:pPr>
      <w:r w:rsidRPr="007435EB">
        <w:rPr>
          <w:rtl/>
        </w:rPr>
        <w:t>מסתברא, שם מעשר חד הוא.</w:t>
      </w:r>
    </w:p>
    <w:p w14:paraId="79D7B642" w14:textId="5F37818B" w:rsidR="00E8089F" w:rsidRPr="007435EB" w:rsidRDefault="00F47631" w:rsidP="00F47631">
      <w:pPr>
        <w:pStyle w:val="affd"/>
        <w:rPr>
          <w:del w:id="90016" w:author="מנוע עיצוב" w:date="2026-10-08T11:01:28Z"/>
          <w:bCs/>
          <w:rtl/>
        </w:rPr>
      </w:pPr>
      <w:del w:id="90015" w:author="מנוע עיצוב" w:date="2026-10-08T11:01:28Z">
        <w:r>
          <w:rPr>
            <w:rFonts w:hint="cs"/>
            <w:rtl/>
          </w:rPr>
          <w:delText xml:space="preserve">***</w:delText>
        </w:r>
      </w:del>
    </w:p>
    <w:p w14:paraId="6377EBEC" w14:textId="77777777" w:rsidR="00E8089F" w:rsidRPr="007435EB" w:rsidRDefault="00E8089F" w:rsidP="005C3FF1">
      <w:pPr>
        <w:pStyle w:val="afff"/>
        <w:framePr w:wrap="around"/>
        <w:rPr>
          <w:rtl/>
        </w:rPr>
      </w:pPr>
      <w:r w:rsidRPr="007435EB">
        <w:rPr>
          <w:rFonts w:hint="cs"/>
          <w:rtl/>
        </w:rPr>
        <w:t>לח:</w:t>
      </w:r>
    </w:p>
    <w:p w14:paraId="0AA2B6F2" w14:textId="77777777" w:rsidR="00E8089F" w:rsidRPr="00246A20" w:rsidRDefault="00E8089F" w:rsidP="00246A20">
      <w:pPr>
        <w:pStyle w:val="afffd"/>
        <w:rPr>
          <w:rtl/>
        </w:rPr>
      </w:pPr>
      <w:ins w:id="9834" w:author="מספור קטעי משנה" w:date="2026-10-06T06:45:41Z">
        <w:r>
          <w:rPr>
            <w:rStyle w:val="MisparKeta"/>
          </w:rPr>
          <w:t xml:space="preserve">ב. </w:t>
        </w:r>
      </w:ins>
      <w:r w:rsidRPr="00246A20">
        <w:rPr>
          <w:rtl/>
        </w:rPr>
        <w:t>חלת תודה ורקיקי נזיר וכו'.</w:t>
      </w:r>
    </w:p>
    <w:p w14:paraId="4C3937D1" w14:textId="77777777" w:rsidR="00246A20" w:rsidRDefault="00E8089F" w:rsidP="00246A20">
      <w:pPr>
        <w:pStyle w:val="36"/>
        <w:framePr w:wrap="notBeside"/>
        <w:rPr>
          <w:rtl/>
        </w:rPr>
      </w:pPr>
      <w:r w:rsidRPr="007435EB">
        <w:rPr>
          <w:rtl/>
        </w:rPr>
        <w:t>רבה:</w:t>
      </w:r>
    </w:p>
    <w:p w14:paraId="1F511F35" w14:textId="1B95AE09" w:rsidR="00E8089F" w:rsidRPr="007435EB" w:rsidRDefault="00E8089F" w:rsidP="00246A20">
      <w:pPr>
        <w:rPr>
          <w:rtl/>
        </w:rPr>
      </w:pPr>
      <w:r w:rsidRPr="00AC0CB1">
        <w:rPr>
          <w:rStyle w:val="af2"/>
          <w:rFonts w:hint="cs"/>
          <w:rtl/>
        </w:rPr>
        <w:t>'</w:t>
      </w:r>
      <w:r w:rsidRPr="00AC0CB1">
        <w:rPr>
          <w:rStyle w:val="af2"/>
          <w:rtl/>
        </w:rPr>
        <w:t>ושמרתם את המצות</w:t>
      </w:r>
      <w:r w:rsidRPr="00AC0CB1">
        <w:rPr>
          <w:rStyle w:val="af2"/>
          <w:rFonts w:hint="cs"/>
          <w:rtl/>
        </w:rPr>
        <w:t>'</w:t>
      </w:r>
      <w:r w:rsidRPr="00AC0CB1">
        <w:rPr>
          <w:rStyle w:val="af2"/>
          <w:rtl/>
        </w:rPr>
        <w:t xml:space="preserve"> </w:t>
      </w:r>
      <w:r w:rsidRPr="007435EB">
        <w:rPr>
          <w:rFonts w:ascii="Fb Fontext" w:hAnsi="Fb Fontext"/>
          <w:rtl/>
        </w:rPr>
        <w:t>יצתה זו שאין משתמרת לשם מצה אלא לשום זבח. ות"כ.</w:t>
      </w:r>
    </w:p>
    <w:p w14:paraId="1C8A149F" w14:textId="77777777" w:rsidR="00246A20" w:rsidRDefault="00E8089F" w:rsidP="00246A20">
      <w:pPr>
        <w:pStyle w:val="36"/>
        <w:framePr w:wrap="notBeside"/>
        <w:rPr>
          <w:rtl/>
        </w:rPr>
      </w:pPr>
      <w:r w:rsidRPr="007435EB">
        <w:rPr>
          <w:rtl/>
        </w:rPr>
        <w:t>רב יוסף:</w:t>
      </w:r>
    </w:p>
    <w:p w14:paraId="0626FE10" w14:textId="00E706DD" w:rsidR="00E8089F" w:rsidRPr="007435EB" w:rsidRDefault="00E8089F" w:rsidP="00246A20">
      <w:pPr>
        <w:spacing w:after="120"/>
        <w:rPr>
          <w:rtl/>
        </w:rPr>
      </w:pPr>
      <w:r w:rsidRPr="00AC0CB1">
        <w:rPr>
          <w:rStyle w:val="af2"/>
          <w:rtl/>
        </w:rPr>
        <w:t>'שבעת ימים מצות תאכלו',</w:t>
      </w:r>
      <w:r w:rsidRPr="007435EB">
        <w:rPr>
          <w:rtl/>
        </w:rPr>
        <w:t xml:space="preserve"> יצתה זו שאינה נאכלת לז' ימים אלא ליום ולילה ות"כ.</w:t>
      </w:r>
    </w:p>
    <w:p w14:paraId="6EC34997" w14:textId="77777777" w:rsidR="00246A20" w:rsidRDefault="00E8089F" w:rsidP="00246A20">
      <w:pPr>
        <w:pStyle w:val="36"/>
        <w:framePr w:wrap="notBeside"/>
        <w:rPr>
          <w:rtl/>
        </w:rPr>
      </w:pPr>
      <w:r w:rsidRPr="007435EB">
        <w:rPr>
          <w:rtl/>
        </w:rPr>
        <w:t xml:space="preserve">ולא יליף </w:t>
      </w:r>
    </w:p>
    <w:p w14:paraId="7A1A66D5" w14:textId="77777777" w:rsidR="00246A20" w:rsidRDefault="00E8089F" w:rsidP="00E8089F">
      <w:pPr>
        <w:rPr>
          <w:rFonts w:ascii="Fb Fontext" w:hAnsi="Fb Fontext"/>
          <w:rtl/>
        </w:rPr>
      </w:pPr>
      <w:r w:rsidRPr="007435EB">
        <w:rPr>
          <w:rFonts w:ascii="Fb Fontext" w:hAnsi="Fb Fontext"/>
          <w:rtl/>
        </w:rPr>
        <w:t xml:space="preserve">'לחם עני' דיצא זה שאינו נאכל באנינות אלא בשמחה </w:t>
      </w:r>
    </w:p>
    <w:p w14:paraId="77BA01D8" w14:textId="77777777" w:rsidR="00246A20" w:rsidRDefault="00E8089F" w:rsidP="00246A20">
      <w:pPr>
        <w:pStyle w:val="36"/>
        <w:framePr w:wrap="notBeside"/>
        <w:rPr>
          <w:rtl/>
        </w:rPr>
      </w:pPr>
      <w:r w:rsidRPr="007435EB">
        <w:rPr>
          <w:rtl/>
        </w:rPr>
        <w:t>-</w:t>
      </w:r>
    </w:p>
    <w:p w14:paraId="4CF1D11D" w14:textId="2C19A5B6" w:rsidR="00E8089F" w:rsidRPr="007435EB" w:rsidRDefault="00E8089F" w:rsidP="00E8089F">
      <w:pPr>
        <w:rPr>
          <w:rtl/>
        </w:rPr>
      </w:pPr>
      <w:r>
        <w:rPr>
          <w:rFonts w:ascii="Fb Fontext" w:hAnsi="Fb Fontext"/>
          <w:rtl/>
        </w:rPr>
        <w:t xml:space="preserve">דס"ל </w:t>
      </w:r>
      <w:r>
        <w:rPr>
          <w:rStyle w:val="affffd"/>
          <w:rFonts w:ascii="Fb Fontext" w:hAnsi="Fb Fontext"/>
          <w:rtl/>
          <w:rPrChange w:id="9078" w:author="מנוע אמוראים" w:date="2026-10-05T16:42:03Z">
            <w:rPr>
              <w:rFonts w:ascii="Fb Fontext" w:hAnsi="Fb Fontext"/>
              <w:rtl/>
            </w:rPr>
          </w:rPrChange>
        </w:rPr>
        <w:t xml:space="preserve">כר"ע</w:t>
      </w:r>
      <w:r>
        <w:rPr>
          <w:rFonts w:ascii="Fb Fontext" w:hAnsi="Fb Fontext"/>
          <w:rtl/>
        </w:rPr>
        <w:t xml:space="preserve"> </w:t>
      </w:r>
      <w:r w:rsidRPr="00AC0CB1">
        <w:rPr>
          <w:rStyle w:val="af2"/>
          <w:rtl/>
        </w:rPr>
        <w:t xml:space="preserve">ד'עני' </w:t>
      </w:r>
      <w:r w:rsidRPr="007435EB">
        <w:rPr>
          <w:rFonts w:ascii="Fb Fontext" w:hAnsi="Fb Fontext"/>
          <w:rtl/>
        </w:rPr>
        <w:t>כתיב.</w:t>
      </w:r>
    </w:p>
    <w:p w14:paraId="5219D5AA" w14:textId="77777777" w:rsidR="00246A20" w:rsidRDefault="00E8089F" w:rsidP="00246A20">
      <w:pPr>
        <w:pStyle w:val="36"/>
        <w:framePr w:wrap="notBeside"/>
        <w:rPr>
          <w:rtl/>
        </w:rPr>
      </w:pPr>
      <w:r w:rsidRPr="007435EB">
        <w:rPr>
          <w:rtl/>
        </w:rPr>
        <w:t>ולא ס"ל</w:t>
      </w:r>
    </w:p>
    <w:p w14:paraId="1FCB41B8" w14:textId="77777777" w:rsidR="00246A20" w:rsidRDefault="00E8089F" w:rsidP="00E8089F">
      <w:pPr>
        <w:rPr>
          <w:rtl/>
        </w:rPr>
      </w:pPr>
      <w:r w:rsidRPr="007435EB">
        <w:rPr>
          <w:rtl/>
        </w:rPr>
        <w:t xml:space="preserve">דהו"ל </w:t>
      </w:r>
      <w:r w:rsidRPr="007435EB">
        <w:rPr>
          <w:rFonts w:hint="cs"/>
          <w:rtl/>
        </w:rPr>
        <w:t>מ</w:t>
      </w:r>
      <w:r w:rsidRPr="007435EB">
        <w:rPr>
          <w:rtl/>
        </w:rPr>
        <w:t xml:space="preserve">צה עשירה </w:t>
      </w:r>
    </w:p>
    <w:p w14:paraId="305119FD" w14:textId="77777777" w:rsidR="00246A20" w:rsidRDefault="00246A20" w:rsidP="00246A20">
      <w:pPr>
        <w:pStyle w:val="36"/>
        <w:framePr w:wrap="notBeside"/>
        <w:rPr>
          <w:rtl/>
        </w:rPr>
      </w:pPr>
      <w:r>
        <w:rPr>
          <w:rFonts w:hint="cs"/>
          <w:rtl/>
        </w:rPr>
        <w:t>-</w:t>
      </w:r>
    </w:p>
    <w:p w14:paraId="73F036AD" w14:textId="77BF3AF6" w:rsidR="00E8089F" w:rsidRPr="007435EB" w:rsidRDefault="00E8089F" w:rsidP="00E8089F">
      <w:pPr>
        <w:rPr>
          <w:rtl/>
        </w:rPr>
      </w:pPr>
      <w:r w:rsidRPr="00246A20">
        <w:rPr>
          <w:rStyle w:val="affffd"/>
          <w:rtl/>
        </w:rPr>
        <w:t>דכרשבי"צ:</w:t>
      </w:r>
      <w:r w:rsidRPr="007435EB">
        <w:rPr>
          <w:rtl/>
        </w:rPr>
        <w:t xml:space="preserve"> דרביעית היא, ומתחלקת היא לכמה חלות.</w:t>
      </w:r>
    </w:p>
    <w:p w14:paraId="1407F8F3" w14:textId="77777777" w:rsidR="00246A20" w:rsidRDefault="00E8089F" w:rsidP="00246A20">
      <w:pPr>
        <w:pStyle w:val="36"/>
        <w:framePr w:wrap="notBeside"/>
        <w:rPr>
          <w:rtl/>
        </w:rPr>
      </w:pPr>
      <w:r w:rsidRPr="007435EB">
        <w:rPr>
          <w:rtl/>
        </w:rPr>
        <w:t>ולא יליף</w:t>
      </w:r>
    </w:p>
    <w:p w14:paraId="616E6F53" w14:textId="584218B6" w:rsidR="00E8089F" w:rsidRPr="007435EB" w:rsidRDefault="00E8089F" w:rsidP="00246A20">
      <w:pPr>
        <w:spacing w:after="120"/>
        <w:rPr>
          <w:rtl/>
        </w:rPr>
      </w:pPr>
      <w:r w:rsidRPr="007435EB">
        <w:rPr>
          <w:rFonts w:ascii="Fb Fontext" w:hAnsi="Fb Fontext"/>
          <w:sz w:val="20"/>
          <w:rtl/>
        </w:rPr>
        <w:t xml:space="preserve">מצד דאינן נאכלות בכל מושבות </w:t>
      </w:r>
      <w:r w:rsidRPr="00246A20">
        <w:rPr>
          <w:rStyle w:val="affffd"/>
          <w:rtl/>
        </w:rPr>
        <w:t>כדר"ל</w:t>
      </w:r>
      <w:r w:rsidRPr="007435EB">
        <w:rPr>
          <w:rFonts w:ascii="Fb Fontext" w:hAnsi="Fb Fontext"/>
          <w:sz w:val="20"/>
          <w:rtl/>
        </w:rPr>
        <w:t xml:space="preserve"> דז"א שאז חלות תודה ורקיקי נזיר היו נאכלין בנוב וגבעון.</w:t>
      </w:r>
    </w:p>
    <w:p w14:paraId="7F9A088A" w14:textId="77777777" w:rsidR="00246A20" w:rsidRDefault="00E8089F" w:rsidP="00246A20">
      <w:pPr>
        <w:pStyle w:val="36"/>
        <w:framePr w:wrap="notBeside"/>
        <w:rPr>
          <w:rtl/>
        </w:rPr>
      </w:pPr>
      <w:r w:rsidRPr="007435EB">
        <w:rPr>
          <w:rtl/>
        </w:rPr>
        <w:t>ר"</w:t>
      </w:r>
      <w:r w:rsidRPr="007435EB">
        <w:rPr>
          <w:rFonts w:hint="cs"/>
          <w:rtl/>
        </w:rPr>
        <w:t>א</w:t>
      </w:r>
    </w:p>
    <w:p w14:paraId="7BB62FFD" w14:textId="77777777" w:rsidR="00246A20" w:rsidRDefault="00E8089F" w:rsidP="00E8089F">
      <w:pPr>
        <w:rPr>
          <w:rStyle w:val="affffd"/>
          <w:rtl/>
        </w:rPr>
      </w:pPr>
      <w:r w:rsidRPr="007435EB">
        <w:rPr>
          <w:rFonts w:ascii="Fb Fontext" w:hAnsi="Fb Fontext"/>
          <w:rtl/>
        </w:rPr>
        <w:t xml:space="preserve">שאל דין זה </w:t>
      </w:r>
      <w:r w:rsidRPr="00246A20">
        <w:rPr>
          <w:rStyle w:val="affffd"/>
          <w:rtl/>
        </w:rPr>
        <w:t>לר"א</w:t>
      </w:r>
      <w:r w:rsidRPr="007435EB">
        <w:rPr>
          <w:rFonts w:ascii="Fb Fontext" w:hAnsi="Fb Fontext"/>
          <w:rtl/>
        </w:rPr>
        <w:t xml:space="preserve"> ולא ענה לו </w:t>
      </w:r>
      <w:r w:rsidRPr="00246A20">
        <w:rPr>
          <w:rStyle w:val="affffd"/>
          <w:rtl/>
        </w:rPr>
        <w:t xml:space="preserve">ושאל לרי"ה </w:t>
      </w:r>
    </w:p>
    <w:p w14:paraId="0EC3E5FF" w14:textId="169B2DEF" w:rsidR="00246A20" w:rsidRDefault="00E8089F" w:rsidP="00246A20">
      <w:pPr>
        <w:pStyle w:val="36"/>
        <w:framePr w:wrap="notBeside"/>
        <w:rPr>
          <w:rFonts w:ascii="Fb Fontext" w:hAnsi="Fb Fontext"/>
          <w:rtl/>
        </w:rPr>
      </w:pPr>
      <w:r w:rsidRPr="00246A20">
        <w:rPr>
          <w:rStyle w:val="affffd"/>
          <w:rtl/>
        </w:rPr>
        <w:t>וא"ל</w:t>
      </w:r>
      <w:r w:rsidR="00246A20">
        <w:rPr>
          <w:rStyle w:val="affffd"/>
          <w:rFonts w:hint="cs"/>
          <w:rtl/>
        </w:rPr>
        <w:t xml:space="preserve"> רי''ה</w:t>
      </w:r>
    </w:p>
    <w:p w14:paraId="64B1B351" w14:textId="4E8AFB69" w:rsidR="00E8089F" w:rsidRPr="007435EB" w:rsidRDefault="00E8089F" w:rsidP="00246A20">
      <w:pPr>
        <w:spacing w:after="120"/>
        <w:rPr>
          <w:rtl/>
        </w:rPr>
      </w:pPr>
      <w:r w:rsidRPr="007435EB">
        <w:rPr>
          <w:rFonts w:ascii="Fb Fontext" w:hAnsi="Fb Fontext"/>
          <w:rtl/>
        </w:rPr>
        <w:t>דאי עשאן לעצמו אין אדם יוצא בהן, למכור בשוק יוצא בהן</w:t>
      </w:r>
    </w:p>
    <w:p w14:paraId="2B39C29E" w14:textId="77777777" w:rsidR="00246A20" w:rsidRDefault="00E8089F" w:rsidP="00246A20">
      <w:pPr>
        <w:pStyle w:val="36"/>
        <w:framePr w:wrap="notBeside"/>
        <w:rPr>
          <w:rtl/>
        </w:rPr>
      </w:pPr>
      <w:r w:rsidRPr="007435EB">
        <w:rPr>
          <w:rtl/>
        </w:rPr>
        <w:t>ור"א</w:t>
      </w:r>
    </w:p>
    <w:p w14:paraId="10392769" w14:textId="3F19B260" w:rsidR="00E8089F" w:rsidRPr="007435EB" w:rsidRDefault="00A31EC1" w:rsidP="00E8089F">
      <w:pPr>
        <w:rPr>
          <w:rtl/>
        </w:rPr>
      </w:pPr>
      <w:r>
        <w:rPr>
          <w:rFonts w:hint="cs"/>
          <w:rtl/>
        </w:rPr>
        <w:t xml:space="preserve">נשבע </w:t>
      </w:r>
      <w:r w:rsidR="00E8089F" w:rsidRPr="007435EB">
        <w:rPr>
          <w:rtl/>
        </w:rPr>
        <w:t>הן הן הדברים שנאמרו לו למשה בסיני [ו</w:t>
      </w:r>
      <w:r w:rsidR="00E8089F" w:rsidRPr="005C3FF1">
        <w:rPr>
          <w:rStyle w:val="afffa"/>
          <w:rtl/>
        </w:rPr>
        <w:t xml:space="preserve">א"ד: </w:t>
      </w:r>
      <w:r w:rsidR="00E8089F" w:rsidRPr="007435EB">
        <w:rPr>
          <w:rtl/>
        </w:rPr>
        <w:t>בתמיה]</w:t>
      </w:r>
    </w:p>
    <w:p w14:paraId="71949AF9" w14:textId="77777777" w:rsidR="00246A20" w:rsidRDefault="00E8089F" w:rsidP="00246A20">
      <w:pPr>
        <w:pStyle w:val="36"/>
        <w:framePr w:wrap="notBeside"/>
        <w:rPr>
          <w:rtl/>
        </w:rPr>
      </w:pPr>
      <w:r w:rsidRPr="007435EB">
        <w:rPr>
          <w:rtl/>
        </w:rPr>
        <w:t>וטעמא כדרבה:</w:t>
      </w:r>
    </w:p>
    <w:p w14:paraId="7BA999B8" w14:textId="7757DDFC" w:rsidR="00E8089F" w:rsidRPr="007435EB" w:rsidRDefault="00A31EC1" w:rsidP="00A31EC1">
      <w:pPr>
        <w:rPr>
          <w:rFonts w:ascii="Fb Fontext" w:hAnsi="Fb Fontext" w:cs="Guttman Vilna"/>
          <w:b/>
          <w:bCs/>
          <w:sz w:val="20"/>
          <w:rtl/>
        </w:rPr>
      </w:pPr>
      <w:r>
        <w:rPr>
          <w:rFonts w:ascii="Fb Fontext" w:hAnsi="Fb Fontext" w:hint="cs"/>
          <w:sz w:val="20"/>
          <w:rtl/>
        </w:rPr>
        <w:t xml:space="preserve">שיוצא לשוק רוצה למכור ואם לא יצליח יקחם לעצמו לצאת יד'ח </w:t>
      </w:r>
    </w:p>
    <w:p w14:paraId="347B18FD" w14:textId="499DB744" w:rsidR="00E8089F" w:rsidRPr="007435EB" w:rsidRDefault="00F47631" w:rsidP="00F47631">
      <w:pPr>
        <w:pStyle w:val="affd"/>
        <w:rPr>
          <w:bCs/>
          <w:rtl/>
        </w:rPr>
      </w:pPr>
      <w:r>
        <w:rPr>
          <w:rFonts w:hint="cs"/>
          <w:rtl/>
        </w:rPr>
        <w:t>***</w:t>
      </w:r>
    </w:p>
    <w:p w14:paraId="717A602C" w14:textId="77777777" w:rsidR="00E8089F" w:rsidRPr="007435EB" w:rsidRDefault="00E8089F" w:rsidP="005C3FF1">
      <w:pPr>
        <w:pStyle w:val="afff"/>
        <w:framePr w:wrap="around"/>
        <w:rPr>
          <w:rtl/>
        </w:rPr>
      </w:pPr>
      <w:r w:rsidRPr="007435EB">
        <w:rPr>
          <w:rFonts w:hint="cs"/>
          <w:rtl/>
        </w:rPr>
        <w:t>לט.</w:t>
      </w:r>
    </w:p>
    <w:p w14:paraId="7EC87603" w14:textId="77777777" w:rsidR="00E8089F" w:rsidRPr="007435EB" w:rsidRDefault="00E8089F" w:rsidP="006F09F7">
      <w:pPr>
        <w:pStyle w:val="affffff1"/>
        <w:framePr w:wrap="around"/>
        <w:rPr>
          <w:rtl/>
        </w:rPr>
      </w:pPr>
      <w:del w:id="20090" w:author="קלוד" w:date="2026-10-06T10:09:47Z">
        <w:r>
          <w:rPr>
            <w:rtl/>
          </w:rPr>
          <w:delText xml:space="preserve">משנה.</w:delText>
        </w:r>
      </w:del>
      <w:ins w:id="20091" w:author="קלוד" w:date="2026-10-06T10:09:47Z">
        <w:r>
          <w:rPr>
            <w:rtl/>
          </w:rPr>
          <w:t xml:space="preserve">משנה ו</w:t>
        </w:r>
      </w:ins>
    </w:p>
    <w:p w14:paraId="28F00E77" w14:textId="77777777" w:rsidR="00126B3D" w:rsidRPr="00126B3D" w:rsidRDefault="00E8089F" w:rsidP="00C12BA7">
      <w:pPr>
        <w:pStyle w:val="afff5"/>
        <w:rPr>
          <w:b/>
          <w:bCs/>
          <w:rtl/>
        </w:rPr>
      </w:pPr>
      <w:r w:rsidRPr="00126B3D">
        <w:rPr>
          <w:b/>
          <w:bCs/>
          <w:rtl/>
        </w:rPr>
        <w:t xml:space="preserve">ואלו ירקות שאדם יוצא בהן ידי חובתו בפסח: </w:t>
      </w:r>
    </w:p>
    <w:p w14:paraId="6B643F02" w14:textId="52EEA9AC" w:rsidR="00E8089F" w:rsidRPr="007435EB" w:rsidRDefault="00E8089F" w:rsidP="00C12BA7">
      <w:pPr>
        <w:pStyle w:val="afff5"/>
        <w:rPr>
          <w:rtl/>
        </w:rPr>
      </w:pPr>
      <w:r w:rsidRPr="007435EB">
        <w:rPr>
          <w:rtl/>
        </w:rPr>
        <w:t>בחזרת, בתמכא, ובחרחבינא, ובעולשין, ובמרור.</w:t>
      </w:r>
    </w:p>
    <w:p w14:paraId="7FD21B8B" w14:textId="77777777" w:rsidR="00E8089F" w:rsidRPr="007435EB" w:rsidRDefault="00E8089F" w:rsidP="00E8089F">
      <w:pPr>
        <w:pStyle w:val="afff5"/>
        <w:rPr>
          <w:b/>
          <w:rtl/>
        </w:rPr>
      </w:pPr>
      <w:r w:rsidRPr="007435EB">
        <w:rPr>
          <w:b/>
          <w:rtl/>
          <w:rPrChange w:id="40007" w:author="Claude" w:date="2026-10-06T13:34:51Z">
            <w:rPr>
              <w:b/>
              <w:sz w:val="20"/>
              <w:rtl/>
            </w:rPr>
          </w:rPrChange>
        </w:rPr>
        <w:t xml:space="preserve">יוצאין בהן בין לחין בין יבשין. אבל לא כבושין </w:t>
      </w:r>
      <w:r w:rsidRPr="00B43F61">
        <w:rPr>
          <w:rStyle w:val="HesberMishna"/>
          <w:rtl/>
          <w:rPrChange w:id="20031" w:author="קלוד" w:date="2026-10-06T10:09:47Z">
            <w:rPr>
              <w:rStyle w:val="affffff0"/>
              <w:rtl/>
            </w:rPr>
          </w:rPrChange>
        </w:rPr>
        <w:t>[בחומץ]</w:t>
      </w:r>
      <w:r w:rsidRPr="007435EB">
        <w:rPr>
          <w:b/>
          <w:rtl/>
          <w:rPrChange w:id="40008" w:author="Claude" w:date="2026-10-06T13:34:51Z">
            <w:rPr>
              <w:b/>
              <w:sz w:val="20"/>
              <w:rtl/>
            </w:rPr>
          </w:rPrChange>
        </w:rPr>
        <w:t xml:space="preserve"> ולא שלוקין ולא מבושלין. ומצטרפין לכזית, ויוצאין בקלח שלהן.</w:t>
      </w:r>
    </w:p>
    <w:p w14:paraId="3A77B263" w14:textId="4B6CF6B0" w:rsidR="00E8089F" w:rsidRPr="007435EB" w:rsidRDefault="00E8089F" w:rsidP="00B43F61">
      <w:pPr>
        <w:pStyle w:val="afff5"/>
        <w:spacing w:after="120"/>
        <w:rPr>
          <w:b/>
          <w:rtl/>
        </w:rPr>
      </w:pPr>
      <w:r w:rsidRPr="007435EB">
        <w:rPr>
          <w:b/>
          <w:rtl/>
        </w:rPr>
        <w:t xml:space="preserve">ובדמאי, </w:t>
      </w:r>
      <w:r w:rsidR="00B43F61">
        <w:rPr>
          <w:rFonts w:hint="cs"/>
          <w:b/>
          <w:rtl/>
        </w:rPr>
        <w:t xml:space="preserve">ובמעש''ר </w:t>
      </w:r>
      <w:r w:rsidRPr="007435EB">
        <w:rPr>
          <w:b/>
          <w:rtl/>
        </w:rPr>
        <w:t>שנטלה תרומתו, ומעשר שני והקדש שנפדו.</w:t>
      </w:r>
    </w:p>
    <w:p w14:paraId="21182DDC" w14:textId="77777777" w:rsidR="00E8089F" w:rsidRPr="007435EB" w:rsidRDefault="00E8089F" w:rsidP="00B43F61">
      <w:pPr>
        <w:spacing w:after="120"/>
        <w:rPr>
          <w:rtl/>
        </w:rPr>
      </w:pPr>
      <w:r>
        <w:rPr>
          <w:rtl/>
        </w:rPr>
        <w:t xml:space="preserve">חזרת - חסא | עולשין - הינדבי. | תמכא- </w:t>
      </w:r>
      <w:r>
        <w:rPr>
          <w:rStyle w:val="affffd"/>
          <w:rtl/>
          <w:rPrChange w:id="9079" w:author="מנוע אמוראים" w:date="2026-10-05T16:42:03Z">
            <w:rPr>
              <w:rtl/>
            </w:rPr>
          </w:rPrChange>
        </w:rPr>
        <w:t xml:space="preserve">רבב"ח</w:t>
      </w:r>
      <w:r>
        <w:rPr>
          <w:rtl/>
        </w:rPr>
        <w:t xml:space="preserve"> תמכתא שמה. | חרחבינא- </w:t>
      </w:r>
      <w:r>
        <w:rPr>
          <w:rStyle w:val="affffd"/>
          <w:rtl/>
          <w:rPrChange w:id="9080" w:author="מנוע אמוראים" w:date="2026-10-05T16:42:03Z">
            <w:rPr>
              <w:rtl/>
            </w:rPr>
          </w:rPrChange>
        </w:rPr>
        <w:t xml:space="preserve">רשב"ל</w:t>
      </w:r>
      <w:r>
        <w:rPr>
          <w:rtl/>
        </w:rPr>
        <w:t xml:space="preserve"> סיב שסביב לדקל| ובמרור</w:t>
      </w:r>
      <w:r w:rsidRPr="007435EB">
        <w:rPr>
          <w:rFonts w:hint="cs"/>
          <w:rtl/>
        </w:rPr>
        <w:t xml:space="preserve"> </w:t>
      </w:r>
      <w:r w:rsidRPr="007435EB">
        <w:rPr>
          <w:rtl/>
        </w:rPr>
        <w:t>מרירתא</w:t>
      </w:r>
    </w:p>
    <w:p w14:paraId="6BD7DCCE" w14:textId="77777777" w:rsidR="00126B3D" w:rsidRDefault="00E8089F" w:rsidP="00126B3D">
      <w:pPr>
        <w:pStyle w:val="36"/>
        <w:framePr w:wrap="notBeside"/>
        <w:rPr>
          <w:rtl/>
        </w:rPr>
      </w:pPr>
      <w:r w:rsidRPr="007435EB">
        <w:rPr>
          <w:rtl/>
        </w:rPr>
        <w:t>תני ב"</w:t>
      </w:r>
      <w:r w:rsidRPr="007435EB">
        <w:rPr>
          <w:rFonts w:hint="cs"/>
          <w:rtl/>
        </w:rPr>
        <w:t>ק:</w:t>
      </w:r>
    </w:p>
    <w:p w14:paraId="05EC06C1" w14:textId="5D1905B2" w:rsidR="00E8089F" w:rsidRPr="007435EB" w:rsidRDefault="00E8089F" w:rsidP="00126B3D">
      <w:pPr>
        <w:rPr>
          <w:rtl/>
        </w:rPr>
      </w:pPr>
      <w:r w:rsidRPr="007435EB">
        <w:rPr>
          <w:rFonts w:ascii="Fb Fontext" w:hAnsi="Fb Fontext"/>
          <w:rtl/>
        </w:rPr>
        <w:t>ירקות שאדם יוצא בהן ידי חובתו בפסח: בעולשין, ובתמכא, בחרחלין, בחרחבינין, ובחזרין.</w:t>
      </w:r>
      <w:r w:rsidR="00B43F61">
        <w:rPr>
          <w:rFonts w:ascii="Fb Fontext" w:hAnsi="Fb Fontext" w:hint="cs"/>
          <w:rtl/>
        </w:rPr>
        <w:t xml:space="preserve"> </w:t>
      </w:r>
      <w:r w:rsidRPr="00126B3D">
        <w:rPr>
          <w:rStyle w:val="affffd"/>
          <w:rtl/>
        </w:rPr>
        <w:t xml:space="preserve">ר"י: </w:t>
      </w:r>
      <w:r w:rsidRPr="007435EB">
        <w:rPr>
          <w:rtl/>
        </w:rPr>
        <w:t xml:space="preserve">אף עולשי שדה, </w:t>
      </w:r>
      <w:r w:rsidRPr="005C3FF1">
        <w:rPr>
          <w:rStyle w:val="afffa"/>
          <w:rtl/>
        </w:rPr>
        <w:t>כ</w:t>
      </w:r>
      <w:r w:rsidRPr="007435EB">
        <w:rPr>
          <w:rtl/>
        </w:rPr>
        <w:t>עולשי גינה, וחזרת.</w:t>
      </w:r>
    </w:p>
    <w:p w14:paraId="4ACBD5E8" w14:textId="12C73D68" w:rsidR="00E8089F" w:rsidRPr="007435EB" w:rsidRDefault="00E8089F" w:rsidP="00E8089F">
      <w:pPr>
        <w:rPr>
          <w:rtl/>
        </w:rPr>
      </w:pPr>
      <w:r w:rsidRPr="00B43F61">
        <w:rPr>
          <w:rStyle w:val="affffd"/>
          <w:rtl/>
        </w:rPr>
        <w:t>ר"מ:</w:t>
      </w:r>
      <w:r w:rsidRPr="007435EB">
        <w:rPr>
          <w:rtl/>
        </w:rPr>
        <w:t xml:space="preserve"> אף עסווס, וטורא, ומר ירואר. </w:t>
      </w:r>
      <w:r w:rsidRPr="00B43F61">
        <w:rPr>
          <w:rStyle w:val="affffd"/>
          <w:rtl/>
        </w:rPr>
        <w:t>א"ל רי"וס:</w:t>
      </w:r>
      <w:r w:rsidRPr="007435EB">
        <w:rPr>
          <w:rtl/>
        </w:rPr>
        <w:t xml:space="preserve"> עסווס וטורא - אחד הוא.</w:t>
      </w:r>
    </w:p>
    <w:p w14:paraId="08D9FD2D" w14:textId="77777777" w:rsidR="00E8089F" w:rsidRPr="007435EB" w:rsidRDefault="00E8089F" w:rsidP="00E8089F">
      <w:pPr>
        <w:rPr>
          <w:rtl/>
        </w:rPr>
      </w:pPr>
      <w:r w:rsidRPr="007435EB">
        <w:rPr>
          <w:rFonts w:ascii="Fb Fontext" w:hAnsi="Fb Fontext"/>
          <w:sz w:val="20"/>
          <w:rtl/>
        </w:rPr>
        <w:t>ומר - זה הוא ירואר.</w:t>
      </w:r>
    </w:p>
    <w:p w14:paraId="168B5265" w14:textId="77777777" w:rsidR="00B43F61" w:rsidRDefault="00E8089F" w:rsidP="00B43F61">
      <w:pPr>
        <w:pStyle w:val="36"/>
        <w:framePr w:wrap="notBeside"/>
        <w:rPr>
          <w:rtl/>
        </w:rPr>
      </w:pPr>
      <w:r w:rsidRPr="007435EB">
        <w:rPr>
          <w:rFonts w:hint="cs"/>
          <w:rtl/>
        </w:rPr>
        <w:lastRenderedPageBreak/>
        <w:t>תדב</w:t>
      </w:r>
      <w:r w:rsidRPr="007435EB">
        <w:rPr>
          <w:rtl/>
        </w:rPr>
        <w:t>"</w:t>
      </w:r>
      <w:r w:rsidRPr="007435EB">
        <w:rPr>
          <w:rFonts w:hint="cs"/>
          <w:rtl/>
        </w:rPr>
        <w:t>ש</w:t>
      </w:r>
    </w:p>
    <w:p w14:paraId="2DD25D4C" w14:textId="7648684C" w:rsidR="00E8089F" w:rsidRPr="007435EB" w:rsidRDefault="00E8089F" w:rsidP="00623CAA">
      <w:pPr>
        <w:spacing w:before="4"/>
        <w:rPr>
          <w:rtl/>
        </w:rPr>
      </w:pPr>
      <w:r w:rsidRPr="007435EB">
        <w:rPr>
          <w:rFonts w:ascii="Fb Fontext" w:hAnsi="Fb Fontext"/>
          <w:rtl/>
        </w:rPr>
        <w:t>ירקות שאדם יוצא בהן יד"ח בפסח: בחזרת, בעולשין, ובתמכא, ובחרבינין, ובחרגינין, ובהרדופנין.</w:t>
      </w:r>
    </w:p>
    <w:p w14:paraId="425CE954" w14:textId="77777777" w:rsidR="00B43F61" w:rsidRDefault="00E8089F" w:rsidP="00B43F61">
      <w:pPr>
        <w:pStyle w:val="36"/>
        <w:framePr w:wrap="notBeside"/>
        <w:rPr>
          <w:rtl/>
        </w:rPr>
      </w:pPr>
      <w:r w:rsidRPr="007435EB">
        <w:rPr>
          <w:rtl/>
        </w:rPr>
        <w:t>ר"י:</w:t>
      </w:r>
    </w:p>
    <w:p w14:paraId="7A51FE0E" w14:textId="403E1A99" w:rsidR="00E8089F" w:rsidRPr="007435EB" w:rsidRDefault="00E8089F" w:rsidP="00E8089F">
      <w:pPr>
        <w:rPr>
          <w:rFonts w:cs="Guttman Vilna"/>
          <w:b/>
          <w:bCs/>
          <w:rtl/>
        </w:rPr>
      </w:pPr>
      <w:r w:rsidRPr="007435EB">
        <w:rPr>
          <w:rtl/>
        </w:rPr>
        <w:t>אף חזרת יולין וחזרת גלין כיוצא בהן.</w:t>
      </w:r>
    </w:p>
    <w:p w14:paraId="168F0329" w14:textId="77777777" w:rsidR="00B43F61" w:rsidRDefault="00E8089F" w:rsidP="00B43F61">
      <w:pPr>
        <w:pStyle w:val="36"/>
        <w:framePr w:wrap="notBeside"/>
        <w:rPr>
          <w:rtl/>
        </w:rPr>
      </w:pPr>
      <w:r w:rsidRPr="007435EB">
        <w:rPr>
          <w:rtl/>
        </w:rPr>
        <w:t>ר"א מר"א:</w:t>
      </w:r>
    </w:p>
    <w:p w14:paraId="368C49EF" w14:textId="542C11D2" w:rsidR="00E8089F" w:rsidRPr="007435EB" w:rsidRDefault="00E8089F" w:rsidP="00E8089F">
      <w:pPr>
        <w:rPr>
          <w:rtl/>
        </w:rPr>
      </w:pPr>
      <w:r>
        <w:rPr>
          <w:rtl/>
        </w:rPr>
        <w:t xml:space="preserve">אף ערקבלים. וחזרתי אכל תלמידיו ולא מצא חבר עד שבא </w:t>
      </w:r>
      <w:r>
        <w:rPr>
          <w:rStyle w:val="affffd"/>
          <w:rtl/>
          <w:rPrChange w:id="9081" w:author="מנוע אמוראים" w:date="2026-10-05T16:42:03Z">
            <w:rPr>
              <w:rtl/>
            </w:rPr>
          </w:rPrChange>
        </w:rPr>
        <w:t xml:space="preserve">לראב"י</w:t>
      </w:r>
      <w:r>
        <w:rPr>
          <w:rtl/>
        </w:rPr>
        <w:t xml:space="preserve"> והודה לדבריו.</w:t>
      </w:r>
    </w:p>
    <w:p w14:paraId="3EFD3090" w14:textId="37E7CA8A" w:rsidR="00E8089F" w:rsidRPr="007435EB" w:rsidRDefault="00E8089F" w:rsidP="00E8089F">
      <w:pPr>
        <w:rPr>
          <w:rFonts w:cs="Guttman Vilna"/>
          <w:b/>
          <w:bCs/>
          <w:rtl/>
        </w:rPr>
      </w:pPr>
      <w:r w:rsidRPr="00B43F61">
        <w:rPr>
          <w:rStyle w:val="affffd"/>
          <w:rtl/>
        </w:rPr>
        <w:t>ריהב"ב:</w:t>
      </w:r>
      <w:r w:rsidRPr="007435EB">
        <w:rPr>
          <w:rtl/>
        </w:rPr>
        <w:t xml:space="preserve"> כל שיש לו שרף. | </w:t>
      </w:r>
      <w:r w:rsidRPr="00B43F61">
        <w:rPr>
          <w:rStyle w:val="affffd"/>
          <w:rtl/>
        </w:rPr>
        <w:t>ריוב"ב:</w:t>
      </w:r>
      <w:r w:rsidRPr="007435EB">
        <w:rPr>
          <w:rtl/>
        </w:rPr>
        <w:t xml:space="preserve"> כל שפניו מכסיפין.</w:t>
      </w:r>
    </w:p>
    <w:p w14:paraId="123CDCE2" w14:textId="77777777" w:rsidR="00E8089F" w:rsidRPr="007435EB" w:rsidRDefault="00E8089F" w:rsidP="00E8089F">
      <w:pPr>
        <w:rPr>
          <w:rFonts w:cs="Guttman Vilna"/>
          <w:b/>
          <w:bCs/>
          <w:rtl/>
        </w:rPr>
      </w:pPr>
      <w:r w:rsidRPr="00B43F61">
        <w:rPr>
          <w:rStyle w:val="affffd"/>
          <w:rtl/>
        </w:rPr>
        <w:t>אחרים אומרים:</w:t>
      </w:r>
      <w:r w:rsidRPr="007435EB">
        <w:rPr>
          <w:rtl/>
        </w:rPr>
        <w:t xml:space="preserve"> כל ירק מר יש לו שרף ופניו מכסיפין.</w:t>
      </w:r>
    </w:p>
    <w:p w14:paraId="215338C6" w14:textId="77777777" w:rsidR="00B43F61" w:rsidRDefault="00E8089F" w:rsidP="00B43F61">
      <w:pPr>
        <w:pStyle w:val="36"/>
        <w:framePr w:wrap="notBeside"/>
        <w:rPr>
          <w:rtl/>
        </w:rPr>
      </w:pPr>
      <w:r w:rsidRPr="007435EB">
        <w:rPr>
          <w:b/>
          <w:rtl/>
        </w:rPr>
        <w:t>אר</w:t>
      </w:r>
      <w:r w:rsidRPr="007435EB">
        <w:rPr>
          <w:rtl/>
        </w:rPr>
        <w:t>י"ו:</w:t>
      </w:r>
    </w:p>
    <w:p w14:paraId="1AAE4778" w14:textId="2E7924C1" w:rsidR="00B43F61" w:rsidRDefault="00E8089F" w:rsidP="00623CAA">
      <w:pPr>
        <w:spacing w:before="4"/>
        <w:rPr>
          <w:rtl/>
        </w:rPr>
      </w:pPr>
      <w:r w:rsidRPr="007435EB">
        <w:rPr>
          <w:rtl/>
        </w:rPr>
        <w:t xml:space="preserve">מדברי כולן נלמד: ירק מר יש לו שרף ופניו מכסיפין. </w:t>
      </w:r>
    </w:p>
    <w:p w14:paraId="6D82F818" w14:textId="77777777" w:rsidR="00B43F61" w:rsidRDefault="00E8089F" w:rsidP="00B43F61">
      <w:pPr>
        <w:pStyle w:val="36"/>
        <w:framePr w:wrap="notBeside"/>
        <w:rPr>
          <w:rtl/>
        </w:rPr>
      </w:pPr>
      <w:r w:rsidRPr="007435EB">
        <w:rPr>
          <w:rtl/>
        </w:rPr>
        <w:t>אר"ה:</w:t>
      </w:r>
    </w:p>
    <w:p w14:paraId="43F2720A" w14:textId="4AC8D6FC" w:rsidR="00E8089F" w:rsidRPr="007435EB" w:rsidRDefault="00E8089F" w:rsidP="00623CAA">
      <w:pPr>
        <w:spacing w:before="4"/>
        <w:rPr>
          <w:rtl/>
        </w:rPr>
      </w:pPr>
      <w:r w:rsidRPr="007435EB">
        <w:rPr>
          <w:rtl/>
        </w:rPr>
        <w:t>הלכה כאחרים.</w:t>
      </w:r>
    </w:p>
    <w:p w14:paraId="470DBC5B" w14:textId="0684B5C0" w:rsidR="00E8089F" w:rsidRPr="007435EB" w:rsidRDefault="00F47631" w:rsidP="00F47631">
      <w:pPr>
        <w:pStyle w:val="affd"/>
        <w:rPr>
          <w:bCs/>
          <w:rtl/>
        </w:rPr>
      </w:pPr>
      <w:r>
        <w:rPr>
          <w:rFonts w:hint="cs"/>
          <w:rtl/>
        </w:rPr>
        <w:t>***</w:t>
      </w:r>
    </w:p>
    <w:p w14:paraId="1FAB8075" w14:textId="77777777" w:rsidR="002B0443" w:rsidRDefault="00E8089F" w:rsidP="002B0443">
      <w:pPr>
        <w:pStyle w:val="36"/>
        <w:framePr w:wrap="notBeside"/>
        <w:rPr>
          <w:rtl/>
        </w:rPr>
      </w:pPr>
      <w:r w:rsidRPr="007435EB">
        <w:rPr>
          <w:rtl/>
        </w:rPr>
        <w:t xml:space="preserve">רבינא </w:t>
      </w:r>
    </w:p>
    <w:p w14:paraId="74FFB6E9" w14:textId="151A4AF5" w:rsidR="00E8089F" w:rsidRPr="007435EB" w:rsidRDefault="00E8089F" w:rsidP="00623CAA">
      <w:pPr>
        <w:spacing w:before="4"/>
        <w:rPr>
          <w:rtl/>
        </w:rPr>
      </w:pPr>
      <w:r>
        <w:rPr>
          <w:rtl/>
        </w:rPr>
        <w:t xml:space="preserve">מצא </w:t>
      </w:r>
      <w:r>
        <w:rPr>
          <w:rStyle w:val="affffd"/>
          <w:rtl/>
          <w:rPrChange w:id="9082" w:author="מנוע אמוראים" w:date="2026-10-05T16:42:03Z">
            <w:rPr>
              <w:rtl/>
            </w:rPr>
          </w:rPrChange>
        </w:rPr>
        <w:t xml:space="preserve">לראבד"ר</w:t>
      </w:r>
      <w:r>
        <w:rPr>
          <w:rtl/>
        </w:rPr>
        <w:t xml:space="preserve"> </w:t>
      </w:r>
      <w:r w:rsidR="002B0443">
        <w:rPr>
          <w:rFonts w:hint="cs"/>
          <w:rtl/>
        </w:rPr>
        <w:t>שחיזר אחר מרור מצד שמרור יותר</w:t>
      </w:r>
      <w:r w:rsidRPr="007435EB">
        <w:rPr>
          <w:rtl/>
        </w:rPr>
        <w:t xml:space="preserve"> </w:t>
      </w:r>
      <w:r w:rsidRPr="002B0443">
        <w:rPr>
          <w:rStyle w:val="affffd"/>
          <w:rtl/>
        </w:rPr>
        <w:t>וא"ל</w:t>
      </w:r>
      <w:r w:rsidRPr="007435EB">
        <w:rPr>
          <w:rtl/>
        </w:rPr>
        <w:t xml:space="preserve"> דהא חזרת תנן, </w:t>
      </w:r>
      <w:r w:rsidRPr="002B0443">
        <w:rPr>
          <w:rStyle w:val="affffd"/>
          <w:rtl/>
        </w:rPr>
        <w:t>וכן תד"ש וכן אר"א</w:t>
      </w:r>
      <w:r w:rsidRPr="007435EB">
        <w:rPr>
          <w:rtl/>
        </w:rPr>
        <w:t xml:space="preserve"> מצווה בחזרת.</w:t>
      </w:r>
    </w:p>
    <w:p w14:paraId="4BC793F7" w14:textId="77777777" w:rsidR="002B0443" w:rsidRDefault="00E8089F" w:rsidP="002B0443">
      <w:pPr>
        <w:pStyle w:val="36"/>
        <w:framePr w:wrap="notBeside"/>
        <w:rPr>
          <w:rtl/>
        </w:rPr>
      </w:pPr>
      <w:r w:rsidRPr="007435EB">
        <w:rPr>
          <w:rtl/>
        </w:rPr>
        <w:t>וא"רא:</w:t>
      </w:r>
    </w:p>
    <w:p w14:paraId="11191045" w14:textId="68DAC503" w:rsidR="00E8089F" w:rsidRPr="007435EB" w:rsidRDefault="00E8089F" w:rsidP="00623CAA">
      <w:pPr>
        <w:spacing w:before="4"/>
        <w:rPr>
          <w:rFonts w:ascii="Fb Fontext" w:hAnsi="Fb Fontext"/>
          <w:rtl/>
        </w:rPr>
      </w:pPr>
      <w:r w:rsidRPr="007435EB">
        <w:rPr>
          <w:rFonts w:ascii="Fb Fontext" w:hAnsi="Fb Fontext"/>
          <w:rtl/>
        </w:rPr>
        <w:t xml:space="preserve">חזרת-חסא. דחס רחמנא </w:t>
      </w:r>
      <w:r w:rsidR="002B0443">
        <w:rPr>
          <w:rFonts w:ascii="Fb Fontext" w:hAnsi="Fb Fontext" w:hint="cs"/>
          <w:rtl/>
        </w:rPr>
        <w:t>עלינו</w:t>
      </w:r>
    </w:p>
    <w:p w14:paraId="12D602D4" w14:textId="0BED33B4" w:rsidR="002B0443" w:rsidRDefault="002B0443" w:rsidP="002B0443">
      <w:pPr>
        <w:pStyle w:val="36"/>
        <w:framePr w:wrap="notBeside"/>
        <w:rPr>
          <w:rtl/>
        </w:rPr>
      </w:pPr>
      <w:r>
        <w:rPr>
          <w:rFonts w:hint="cs"/>
          <w:rtl/>
        </w:rPr>
        <w:t xml:space="preserve">ב. </w:t>
      </w:r>
      <w:r w:rsidR="00E8089F" w:rsidRPr="007435EB">
        <w:rPr>
          <w:rtl/>
        </w:rPr>
        <w:t>מרי"ו</w:t>
      </w:r>
    </w:p>
    <w:p w14:paraId="0991D1DB" w14:textId="751C0E5D" w:rsidR="00E8089F" w:rsidRPr="007435EB" w:rsidRDefault="00E8089F" w:rsidP="00623CAA">
      <w:pPr>
        <w:spacing w:before="4"/>
        <w:rPr>
          <w:rFonts w:ascii="Fb Fontext" w:hAnsi="Fb Fontext"/>
          <w:rtl/>
        </w:rPr>
      </w:pPr>
      <w:r w:rsidRPr="007435EB">
        <w:rPr>
          <w:rFonts w:ascii="Fb Fontext" w:hAnsi="Fb Fontext"/>
          <w:rtl/>
        </w:rPr>
        <w:t xml:space="preserve">דנמשלו מצריים כמרור דתחילתן רכה וסופן קשה. </w:t>
      </w:r>
      <w:r w:rsidR="002B0443">
        <w:rPr>
          <w:rFonts w:ascii="Fb Fontext" w:hAnsi="Fb Fontext" w:hint="cs"/>
          <w:rtl/>
        </w:rPr>
        <w:t>וחזר בו</w:t>
      </w:r>
      <w:r w:rsidRPr="007435EB">
        <w:rPr>
          <w:rFonts w:ascii="Fb Fontext" w:hAnsi="Fb Fontext"/>
          <w:rtl/>
        </w:rPr>
        <w:t>.</w:t>
      </w:r>
    </w:p>
    <w:p w14:paraId="4CA2250E" w14:textId="77777777" w:rsidR="002B0443" w:rsidRDefault="00DB7D63" w:rsidP="002B0443">
      <w:pPr>
        <w:pStyle w:val="36"/>
        <w:framePr w:wrap="notBeside"/>
        <w:rPr>
          <w:rStyle w:val="affffd"/>
          <w:rtl/>
        </w:rPr>
      </w:pPr>
      <w:r w:rsidRPr="00DB7D63">
        <w:rPr>
          <w:rStyle w:val="affffd"/>
          <w:rFonts w:hint="cs"/>
          <w:rtl/>
        </w:rPr>
        <w:t>•</w:t>
      </w:r>
    </w:p>
    <w:p w14:paraId="3A2C672C" w14:textId="4EBAA7A2" w:rsidR="00E8089F" w:rsidRPr="007435EB" w:rsidRDefault="00E8089F" w:rsidP="00623CAA">
      <w:pPr>
        <w:spacing w:before="4"/>
        <w:rPr>
          <w:rFonts w:ascii="Fb Fontext" w:hAnsi="Fb Fontext"/>
          <w:rtl/>
        </w:rPr>
      </w:pPr>
      <w:r w:rsidRPr="007435EB">
        <w:rPr>
          <w:rFonts w:ascii="Fb Fontext" w:hAnsi="Fb Fontext"/>
          <w:rtl/>
        </w:rPr>
        <w:t>מרור מין ירק הוא</w:t>
      </w:r>
      <w:r w:rsidR="002B0443">
        <w:rPr>
          <w:rFonts w:ascii="Fb Fontext" w:hAnsi="Fb Fontext" w:hint="cs"/>
          <w:rtl/>
        </w:rPr>
        <w:t>,</w:t>
      </w:r>
      <w:r w:rsidRPr="007435EB">
        <w:rPr>
          <w:rFonts w:ascii="Fb Fontext" w:hAnsi="Fb Fontext"/>
          <w:rtl/>
        </w:rPr>
        <w:t xml:space="preserve"> ולא מרירתא דכופיא </w:t>
      </w:r>
      <w:r w:rsidRPr="002B0443">
        <w:rPr>
          <w:rStyle w:val="affffff0"/>
          <w:rtl/>
        </w:rPr>
        <w:t>[מרה של דג]</w:t>
      </w:r>
      <w:r w:rsidRPr="007435EB">
        <w:rPr>
          <w:rFonts w:ascii="Fb Fontext" w:hAnsi="Fb Fontext"/>
          <w:rtl/>
        </w:rPr>
        <w:t xml:space="preserve"> דדומיא דמצה, דגידולי קרקע.</w:t>
      </w:r>
    </w:p>
    <w:p w14:paraId="2439FDA5" w14:textId="77777777" w:rsidR="002B0443" w:rsidRDefault="00E8089F" w:rsidP="002B0443">
      <w:pPr>
        <w:pStyle w:val="36"/>
        <w:framePr w:wrap="notBeside"/>
        <w:rPr>
          <w:rtl/>
        </w:rPr>
      </w:pPr>
      <w:r w:rsidRPr="007435EB">
        <w:rPr>
          <w:rtl/>
        </w:rPr>
        <w:t>ולא</w:t>
      </w:r>
    </w:p>
    <w:p w14:paraId="547EC7B1" w14:textId="26875934" w:rsidR="00E8089F" w:rsidRPr="007435EB" w:rsidRDefault="00E8089F" w:rsidP="00E8089F">
      <w:pPr>
        <w:rPr>
          <w:rFonts w:ascii="Fb Fontext" w:hAnsi="Fb Fontext" w:cs="Guttman Vilna"/>
          <w:b/>
          <w:bCs/>
          <w:rtl/>
        </w:rPr>
      </w:pPr>
      <w:r w:rsidRPr="007435EB">
        <w:rPr>
          <w:rFonts w:ascii="Fb Fontext" w:hAnsi="Fb Fontext"/>
          <w:rtl/>
        </w:rPr>
        <w:t>הירדוף דדומיא דמצה, דמין זרעים.</w:t>
      </w:r>
    </w:p>
    <w:p w14:paraId="751C1A2D" w14:textId="77777777" w:rsidR="002B0443" w:rsidRDefault="00E8089F" w:rsidP="002B0443">
      <w:pPr>
        <w:pStyle w:val="36"/>
        <w:framePr w:wrap="notBeside"/>
        <w:rPr>
          <w:rtl/>
        </w:rPr>
      </w:pPr>
      <w:r w:rsidRPr="007435EB">
        <w:rPr>
          <w:rtl/>
        </w:rPr>
        <w:t>ולא</w:t>
      </w:r>
    </w:p>
    <w:p w14:paraId="1EBFC0CC" w14:textId="3E20A51A" w:rsidR="00E8089F" w:rsidRPr="007435EB" w:rsidRDefault="00E8089F" w:rsidP="00E8089F">
      <w:pPr>
        <w:rPr>
          <w:rFonts w:ascii="Fb Fontext" w:hAnsi="Fb Fontext" w:cs="Guttman Vilna"/>
          <w:b/>
          <w:bCs/>
          <w:rtl/>
        </w:rPr>
      </w:pPr>
      <w:r w:rsidRPr="007435EB">
        <w:rPr>
          <w:rFonts w:ascii="Fb Fontext" w:hAnsi="Fb Fontext"/>
          <w:rtl/>
        </w:rPr>
        <w:t>הרזיפו דדומיא דמצה, שניקחת בכסף מעשר.</w:t>
      </w:r>
    </w:p>
    <w:p w14:paraId="7F1F3520" w14:textId="77777777" w:rsidR="002B0443" w:rsidRDefault="00E8089F" w:rsidP="002B0443">
      <w:pPr>
        <w:pStyle w:val="36"/>
        <w:framePr w:wrap="notBeside"/>
        <w:rPr>
          <w:rtl/>
        </w:rPr>
      </w:pPr>
      <w:r w:rsidRPr="007435EB">
        <w:rPr>
          <w:rtl/>
        </w:rPr>
        <w:t>ולא</w:t>
      </w:r>
    </w:p>
    <w:p w14:paraId="3D541060" w14:textId="41944E90" w:rsidR="00E8089F" w:rsidRPr="007435EB" w:rsidRDefault="00E8089F" w:rsidP="00E8089F">
      <w:pPr>
        <w:rPr>
          <w:rFonts w:ascii="Fb Fontext" w:hAnsi="Fb Fontext" w:cs="Guttman Vilna"/>
          <w:b/>
          <w:bCs/>
          <w:rtl/>
        </w:rPr>
      </w:pPr>
      <w:r w:rsidRPr="007435EB">
        <w:rPr>
          <w:rFonts w:ascii="Fb Fontext" w:hAnsi="Fb Fontext"/>
          <w:rtl/>
        </w:rPr>
        <w:t xml:space="preserve">מרור חד </w:t>
      </w:r>
      <w:r w:rsidRPr="00AC0CB1">
        <w:rPr>
          <w:rStyle w:val="af2"/>
          <w:rtl/>
        </w:rPr>
        <w:t>ד</w:t>
      </w:r>
      <w:r w:rsidRPr="00AC0CB1">
        <w:rPr>
          <w:rStyle w:val="af2"/>
          <w:rFonts w:hint="cs"/>
          <w:rtl/>
        </w:rPr>
        <w:t>'</w:t>
      </w:r>
      <w:r w:rsidRPr="00AC0CB1">
        <w:rPr>
          <w:rStyle w:val="af2"/>
          <w:rtl/>
        </w:rPr>
        <w:t>מרורים</w:t>
      </w:r>
      <w:r w:rsidRPr="00AC0CB1">
        <w:rPr>
          <w:rStyle w:val="af2"/>
          <w:rFonts w:hint="cs"/>
          <w:rtl/>
        </w:rPr>
        <w:t>'</w:t>
      </w:r>
      <w:r w:rsidRPr="00AC0CB1">
        <w:rPr>
          <w:rStyle w:val="af2"/>
          <w:rtl/>
        </w:rPr>
        <w:t xml:space="preserve"> </w:t>
      </w:r>
      <w:r w:rsidRPr="007435EB">
        <w:rPr>
          <w:rFonts w:ascii="Fb Fontext" w:hAnsi="Fb Fontext"/>
          <w:rtl/>
        </w:rPr>
        <w:t>כתיב.</w:t>
      </w:r>
    </w:p>
    <w:p w14:paraId="001567E6" w14:textId="77777777" w:rsidR="002B0443" w:rsidRDefault="00E8089F" w:rsidP="002B0443">
      <w:pPr>
        <w:pStyle w:val="36"/>
        <w:framePr w:wrap="notBeside"/>
        <w:rPr>
          <w:rtl/>
        </w:rPr>
      </w:pPr>
      <w:r w:rsidRPr="007435EB">
        <w:rPr>
          <w:rtl/>
        </w:rPr>
        <w:t>ולא</w:t>
      </w:r>
    </w:p>
    <w:p w14:paraId="5D050A8A" w14:textId="15A37E4E" w:rsidR="00E8089F" w:rsidRPr="007435EB" w:rsidRDefault="00E8089F" w:rsidP="00E8089F">
      <w:pPr>
        <w:rPr>
          <w:rFonts w:ascii="Fb Fontext" w:hAnsi="Fb Fontext" w:cs="Guttman Vilna"/>
          <w:b/>
          <w:bCs/>
          <w:rtl/>
        </w:rPr>
      </w:pPr>
      <w:r w:rsidRPr="007435EB">
        <w:rPr>
          <w:rFonts w:ascii="Fb Fontext" w:hAnsi="Fb Fontext"/>
          <w:rtl/>
        </w:rPr>
        <w:t xml:space="preserve"> מרורים תרי דדומיא דמצה דמינין הרבה.</w:t>
      </w:r>
    </w:p>
    <w:p w14:paraId="25723DE8" w14:textId="45D27F04" w:rsidR="00E8089F" w:rsidRPr="007435EB" w:rsidRDefault="00F47631" w:rsidP="00F47631">
      <w:pPr>
        <w:pStyle w:val="affd"/>
        <w:rPr>
          <w:bCs/>
          <w:rtl/>
        </w:rPr>
      </w:pPr>
      <w:r>
        <w:rPr>
          <w:rFonts w:hint="cs"/>
          <w:rtl/>
        </w:rPr>
        <w:t>***</w:t>
      </w:r>
    </w:p>
    <w:p w14:paraId="03F7205F" w14:textId="77777777" w:rsidR="002B0443" w:rsidRDefault="00E8089F" w:rsidP="002B0443">
      <w:pPr>
        <w:pStyle w:val="36"/>
        <w:framePr w:wrap="notBeside"/>
        <w:rPr>
          <w:rtl/>
        </w:rPr>
      </w:pPr>
      <w:r w:rsidRPr="007435EB">
        <w:rPr>
          <w:rtl/>
        </w:rPr>
        <w:t>רבר"ה מרב:</w:t>
      </w:r>
    </w:p>
    <w:p w14:paraId="2ABDA4BB" w14:textId="35655228" w:rsidR="00E8089F" w:rsidRPr="007435EB" w:rsidRDefault="00E8089F" w:rsidP="00623CAA">
      <w:pPr>
        <w:spacing w:before="4"/>
        <w:rPr>
          <w:rtl/>
        </w:rPr>
      </w:pPr>
      <w:r w:rsidRPr="002B0443">
        <w:rPr>
          <w:rStyle w:val="afffa"/>
          <w:rtl/>
        </w:rPr>
        <w:t>ירקות שאמרו חכמים שאדם יוצא בהן יד"ח בפסח כולן נזרעין בערוגה אחת.-</w:t>
      </w:r>
      <w:r w:rsidRPr="007435EB">
        <w:rPr>
          <w:rFonts w:ascii="Fb Fontext" w:hAnsi="Fb Fontext"/>
          <w:rtl/>
        </w:rPr>
        <w:t xml:space="preserve"> היינו כהלכתן וקמ"ל </w:t>
      </w:r>
      <w:r w:rsidR="00AB3B38">
        <w:rPr>
          <w:rFonts w:ascii="Fb Fontext" w:hAnsi="Fb Fontext"/>
          <w:rtl/>
        </w:rPr>
        <w:t>אף</w:t>
      </w:r>
      <w:r w:rsidRPr="007435EB">
        <w:rPr>
          <w:rFonts w:ascii="Fb Fontext" w:hAnsi="Fb Fontext"/>
          <w:rtl/>
        </w:rPr>
        <w:t xml:space="preserve"> בירקות נזרעים בלא כלאיים.</w:t>
      </w:r>
    </w:p>
    <w:p w14:paraId="48655D4B" w14:textId="77777777" w:rsidR="00E8089F" w:rsidRPr="007435EB" w:rsidRDefault="00E8089F" w:rsidP="00E8089F">
      <w:pPr>
        <w:rPr>
          <w:rtl/>
        </w:rPr>
      </w:pPr>
      <w:r w:rsidRPr="007435EB">
        <w:rPr>
          <w:rtl/>
        </w:rPr>
        <w:t xml:space="preserve">[והיינו ערוגה ו' על ו"ט - זורעין בתוכה חמשה זרעונין, </w:t>
      </w:r>
      <w:r w:rsidRPr="00AC0CB1">
        <w:rPr>
          <w:rStyle w:val="af2"/>
          <w:rtl/>
        </w:rPr>
        <w:t xml:space="preserve">ד' על ד' </w:t>
      </w:r>
      <w:r w:rsidRPr="007435EB">
        <w:rPr>
          <w:rtl/>
        </w:rPr>
        <w:t>רוחות הערוגה ואחת באמצע]</w:t>
      </w:r>
    </w:p>
    <w:p w14:paraId="563AF3DE" w14:textId="77777777" w:rsidR="006F09F7" w:rsidRDefault="00E8089F" w:rsidP="006F09F7">
      <w:pPr>
        <w:pStyle w:val="36"/>
        <w:framePr w:wrap="notBeside"/>
        <w:rPr>
          <w:rtl/>
        </w:rPr>
      </w:pPr>
      <w:r w:rsidRPr="007435EB">
        <w:rPr>
          <w:rtl/>
        </w:rPr>
        <w:t>וקמ"ל</w:t>
      </w:r>
    </w:p>
    <w:p w14:paraId="73B8EB65" w14:textId="6DA16902" w:rsidR="00E8089F" w:rsidRPr="007435EB" w:rsidRDefault="00E8089F" w:rsidP="00E8089F">
      <w:pPr>
        <w:rPr>
          <w:rtl/>
        </w:rPr>
      </w:pPr>
      <w:r w:rsidRPr="007435EB">
        <w:rPr>
          <w:rtl/>
        </w:rPr>
        <w:t xml:space="preserve">דהני מרור </w:t>
      </w:r>
      <w:r w:rsidR="006F09F7">
        <w:rPr>
          <w:rFonts w:hint="cs"/>
          <w:rtl/>
        </w:rPr>
        <w:t xml:space="preserve">אינו </w:t>
      </w:r>
      <w:r w:rsidRPr="007435EB">
        <w:rPr>
          <w:rtl/>
        </w:rPr>
        <w:t>מין זרעים</w:t>
      </w:r>
      <w:r w:rsidR="006F09F7">
        <w:rPr>
          <w:rFonts w:hint="cs"/>
          <w:rtl/>
        </w:rPr>
        <w:t>,</w:t>
      </w:r>
      <w:r w:rsidRPr="007435EB">
        <w:rPr>
          <w:rtl/>
        </w:rPr>
        <w:t xml:space="preserve"> דאין זורעין בערוגה אחת אלא מן ירק.</w:t>
      </w:r>
    </w:p>
    <w:p w14:paraId="4D0EEB6D" w14:textId="77777777" w:rsidR="006F09F7" w:rsidRDefault="00E8089F" w:rsidP="006F09F7">
      <w:pPr>
        <w:pStyle w:val="36"/>
        <w:framePr w:wrap="notBeside"/>
        <w:rPr>
          <w:rtl/>
        </w:rPr>
      </w:pPr>
      <w:r w:rsidRPr="007435EB">
        <w:rPr>
          <w:rtl/>
        </w:rPr>
        <w:t xml:space="preserve">וקמ"ל </w:t>
      </w:r>
    </w:p>
    <w:p w14:paraId="182B8A23" w14:textId="0AE4C3AF" w:rsidR="00E8089F" w:rsidRPr="007435EB" w:rsidRDefault="006F09F7" w:rsidP="00E8089F">
      <w:pPr>
        <w:rPr>
          <w:rtl/>
        </w:rPr>
      </w:pPr>
      <w:r>
        <w:rPr>
          <w:rFonts w:hint="cs"/>
          <w:rtl/>
        </w:rPr>
        <w:t>א</w:t>
      </w:r>
      <w:r w:rsidR="00E8089F" w:rsidRPr="007435EB">
        <w:rPr>
          <w:rtl/>
        </w:rPr>
        <w:t xml:space="preserve">חזרת דהו'א דהואיל וסופה להקשות ניתיב לה רווחא טפי כבקלח של כרוב דדמיא לזרעים </w:t>
      </w:r>
      <w:r>
        <w:rPr>
          <w:rStyle w:val="affffd"/>
          <w:rFonts w:hint="cs"/>
          <w:rtl/>
        </w:rPr>
        <w:t xml:space="preserve">- </w:t>
      </w:r>
      <w:r w:rsidR="00E8089F" w:rsidRPr="006F09F7">
        <w:rPr>
          <w:rStyle w:val="affffd"/>
          <w:rtl/>
        </w:rPr>
        <w:t>קמ"ל</w:t>
      </w:r>
      <w:r w:rsidR="00E8089F" w:rsidRPr="007435EB">
        <w:rPr>
          <w:rtl/>
        </w:rPr>
        <w:t xml:space="preserve"> דמין ירק הוא.</w:t>
      </w:r>
    </w:p>
    <w:p w14:paraId="595F31B6" w14:textId="68BF50CC" w:rsidR="00E8089F" w:rsidRPr="007435EB" w:rsidRDefault="00F47631" w:rsidP="00F47631">
      <w:pPr>
        <w:pStyle w:val="affd"/>
        <w:rPr>
          <w:del w:id="90018" w:author="מנוע עיצוב" w:date="2026-10-08T11:01:28Z"/>
          <w:bCs/>
          <w:rtl/>
        </w:rPr>
      </w:pPr>
      <w:del w:id="90017" w:author="מנוע עיצוב" w:date="2026-10-08T11:01:28Z">
        <w:r>
          <w:rPr>
            <w:rFonts w:hint="cs"/>
            <w:rtl/>
          </w:rPr>
          <w:delText xml:space="preserve">***</w:delText>
        </w:r>
      </w:del>
    </w:p>
    <w:p w14:paraId="3402FA85" w14:textId="77777777" w:rsidR="00E8089F" w:rsidRPr="006F09F7" w:rsidRDefault="00E8089F" w:rsidP="006F09F7">
      <w:pPr>
        <w:pStyle w:val="afffd"/>
        <w:rPr>
          <w:rtl/>
        </w:rPr>
      </w:pPr>
      <w:ins w:id="9836" w:author="מספור קטעי משנה" w:date="2026-10-06T06:45:41Z">
        <w:r>
          <w:rPr>
            <w:rStyle w:val="MisparKeta"/>
          </w:rPr>
          <w:t xml:space="preserve">א. </w:t>
        </w:r>
      </w:ins>
      <w:r w:rsidRPr="006F09F7">
        <w:rPr>
          <w:rtl/>
        </w:rPr>
        <w:t>יוצאין בהן בין לחין בין יבשין כו'.</w:t>
      </w:r>
    </w:p>
    <w:p w14:paraId="2DB2D9F3" w14:textId="77777777" w:rsidR="006F09F7" w:rsidRDefault="00E8089F" w:rsidP="006F09F7">
      <w:pPr>
        <w:pStyle w:val="36"/>
        <w:framePr w:wrap="notBeside"/>
        <w:rPr>
          <w:rtl/>
        </w:rPr>
      </w:pPr>
      <w:r w:rsidRPr="007435EB">
        <w:rPr>
          <w:rtl/>
        </w:rPr>
        <w:t>ר"ח:</w:t>
      </w:r>
    </w:p>
    <w:p w14:paraId="2B841EC1" w14:textId="77777777" w:rsidR="006F09F7" w:rsidRDefault="006F09F7" w:rsidP="00E8089F">
      <w:pPr>
        <w:rPr>
          <w:rFonts w:ascii="Fb Fontext" w:hAnsi="Fb Fontext"/>
          <w:rtl/>
        </w:rPr>
      </w:pPr>
      <w:r>
        <w:rPr>
          <w:rFonts w:ascii="Fb Fontext" w:hAnsi="Fb Fontext" w:hint="cs"/>
          <w:rtl/>
        </w:rPr>
        <w:t xml:space="preserve">דווקא </w:t>
      </w:r>
      <w:r w:rsidR="00E8089F" w:rsidRPr="007435EB">
        <w:rPr>
          <w:rFonts w:ascii="Fb Fontext" w:hAnsi="Fb Fontext"/>
          <w:rtl/>
        </w:rPr>
        <w:t xml:space="preserve">בקלח, אבל בעלין, לחין </w:t>
      </w:r>
      <w:r>
        <w:rPr>
          <w:rFonts w:ascii="Fb Fontext" w:hAnsi="Fb Fontext" w:hint="cs"/>
          <w:rtl/>
        </w:rPr>
        <w:t xml:space="preserve">ולא </w:t>
      </w:r>
      <w:r w:rsidR="00E8089F" w:rsidRPr="007435EB">
        <w:rPr>
          <w:rFonts w:ascii="Fb Fontext" w:hAnsi="Fb Fontext"/>
          <w:rtl/>
        </w:rPr>
        <w:t>יבשין</w:t>
      </w:r>
      <w:r w:rsidR="00E8089F" w:rsidRPr="007435EB">
        <w:rPr>
          <w:rFonts w:ascii="Fb Fontext" w:hAnsi="Fb Fontext" w:hint="cs"/>
          <w:rtl/>
        </w:rPr>
        <w:t xml:space="preserve"> </w:t>
      </w:r>
    </w:p>
    <w:p w14:paraId="78D7EBF4" w14:textId="77777777" w:rsidR="006F09F7" w:rsidRDefault="00E8089F" w:rsidP="006F09F7">
      <w:pPr>
        <w:pStyle w:val="36"/>
        <w:framePr w:wrap="notBeside"/>
        <w:rPr>
          <w:rtl/>
        </w:rPr>
      </w:pPr>
      <w:r w:rsidRPr="007435EB">
        <w:rPr>
          <w:rtl/>
        </w:rPr>
        <w:t>והא</w:t>
      </w:r>
    </w:p>
    <w:p w14:paraId="71518D44" w14:textId="1ED0C47F" w:rsidR="00E8089F" w:rsidRPr="007435EB" w:rsidRDefault="00E8089F" w:rsidP="00E8089F">
      <w:pPr>
        <w:rPr>
          <w:rtl/>
        </w:rPr>
      </w:pPr>
      <w:r w:rsidRPr="007435EB">
        <w:rPr>
          <w:rFonts w:ascii="Fb Fontext" w:hAnsi="Fb Fontext"/>
          <w:rtl/>
        </w:rPr>
        <w:t xml:space="preserve">דסיפא דבקלח </w:t>
      </w:r>
      <w:r w:rsidR="006F09F7">
        <w:rPr>
          <w:rFonts w:ascii="Fb Fontext" w:hAnsi="Fb Fontext" w:hint="cs"/>
          <w:rtl/>
        </w:rPr>
        <w:t xml:space="preserve">- </w:t>
      </w:r>
      <w:r w:rsidRPr="007435EB">
        <w:rPr>
          <w:rFonts w:ascii="Fb Fontext" w:hAnsi="Fb Fontext"/>
          <w:rtl/>
        </w:rPr>
        <w:t>פרושי מפרש.</w:t>
      </w:r>
    </w:p>
    <w:p w14:paraId="3A73F6B1" w14:textId="77777777" w:rsidR="006F09F7" w:rsidRDefault="00E8089F" w:rsidP="006F09F7">
      <w:pPr>
        <w:pStyle w:val="36"/>
        <w:framePr w:wrap="notBeside"/>
        <w:rPr>
          <w:rStyle w:val="affffd"/>
          <w:rtl/>
        </w:rPr>
      </w:pPr>
      <w:r w:rsidRPr="00F46A1C">
        <w:rPr>
          <w:rStyle w:val="affffd"/>
          <w:rtl/>
        </w:rPr>
        <w:t>והך</w:t>
      </w:r>
    </w:p>
    <w:p w14:paraId="7698AA3B" w14:textId="77777777" w:rsidR="006F09F7" w:rsidRDefault="00E8089F" w:rsidP="00E8089F">
      <w:pPr>
        <w:rPr>
          <w:rStyle w:val="affffd"/>
          <w:rtl/>
        </w:rPr>
      </w:pPr>
      <w:r w:rsidRPr="006F09F7">
        <w:rPr>
          <w:rStyle w:val="affffd"/>
          <w:rtl/>
        </w:rPr>
        <w:t>ד</w:t>
      </w:r>
      <w:r w:rsidR="00A01BBB" w:rsidRPr="006F09F7">
        <w:rPr>
          <w:rStyle w:val="affffd"/>
          <w:rtl/>
        </w:rPr>
        <w:t xml:space="preserve">חלקו </w:t>
      </w:r>
      <w:r w:rsidRPr="006F09F7">
        <w:rPr>
          <w:rStyle w:val="affffd"/>
          <w:rtl/>
        </w:rPr>
        <w:t>ר"מ וחכמים</w:t>
      </w:r>
      <w:r w:rsidRPr="007435EB">
        <w:rPr>
          <w:rtl/>
        </w:rPr>
        <w:t xml:space="preserve"> אי יוצאין בהן ובקלח שלהן, בין לחין בין יבשין, </w:t>
      </w:r>
    </w:p>
    <w:p w14:paraId="60A55872" w14:textId="59784916" w:rsidR="00E8089F" w:rsidRPr="007435EB" w:rsidRDefault="00E8089F" w:rsidP="00E8089F">
      <w:pPr>
        <w:rPr>
          <w:rtl/>
        </w:rPr>
      </w:pPr>
      <w:r w:rsidRPr="006F09F7">
        <w:rPr>
          <w:rStyle w:val="affffd"/>
          <w:rtl/>
        </w:rPr>
        <w:t xml:space="preserve">וחכ"א </w:t>
      </w:r>
      <w:r w:rsidRPr="007435EB">
        <w:rPr>
          <w:rtl/>
        </w:rPr>
        <w:t>דיבשין אין יוצאין בהן</w:t>
      </w:r>
      <w:r w:rsidRPr="007435EB">
        <w:rPr>
          <w:rFonts w:hint="cs"/>
          <w:rtl/>
        </w:rPr>
        <w:t>-</w:t>
      </w:r>
      <w:r w:rsidRPr="007435EB">
        <w:rPr>
          <w:rtl/>
        </w:rPr>
        <w:t xml:space="preserve"> ושוין שיוצאין בהן כמושין, אבל לא כבושין ולא שלוקין ולא מבושלין.</w:t>
      </w:r>
    </w:p>
    <w:p w14:paraId="423EF93C" w14:textId="77777777" w:rsidR="00E8089F" w:rsidRPr="007435EB" w:rsidRDefault="00E8089F" w:rsidP="006F09F7">
      <w:pPr>
        <w:spacing w:after="120"/>
        <w:rPr>
          <w:rtl/>
        </w:rPr>
      </w:pPr>
      <w:r w:rsidRPr="006F09F7">
        <w:rPr>
          <w:rFonts w:ascii="Fb Fontext" w:hAnsi="Fb Fontext"/>
          <w:b/>
          <w:bCs/>
          <w:sz w:val="20"/>
          <w:rtl/>
        </w:rPr>
        <w:t>כללו של דבר</w:t>
      </w:r>
      <w:r w:rsidRPr="007435EB">
        <w:rPr>
          <w:rFonts w:ascii="Fb Fontext" w:hAnsi="Fb Fontext"/>
          <w:sz w:val="20"/>
          <w:rtl/>
        </w:rPr>
        <w:t xml:space="preserve"> כל שיש בו טעם מרור יוצאין בו, משא"כ שאין בו טעם מרור- תרגומא אקלח.</w:t>
      </w:r>
    </w:p>
    <w:p w14:paraId="72FD0932" w14:textId="77777777" w:rsidR="006F09F7" w:rsidRDefault="00E8089F" w:rsidP="006F09F7">
      <w:pPr>
        <w:pStyle w:val="36"/>
        <w:framePr w:wrap="notBeside"/>
        <w:rPr>
          <w:rFonts w:ascii="Fb Fontext" w:hAnsi="Fb Fontext"/>
          <w:rtl/>
        </w:rPr>
      </w:pPr>
      <w:r w:rsidRPr="005C3FF1">
        <w:rPr>
          <w:rStyle w:val="afffa"/>
          <w:rtl/>
        </w:rPr>
        <w:t>ת"ר</w:t>
      </w:r>
    </w:p>
    <w:p w14:paraId="04EC5B40" w14:textId="5A8A4850" w:rsidR="00E8089F" w:rsidRPr="007435EB" w:rsidRDefault="00E8089F" w:rsidP="00623CAA">
      <w:pPr>
        <w:spacing w:before="4"/>
        <w:rPr>
          <w:rtl/>
        </w:rPr>
      </w:pPr>
      <w:r w:rsidRPr="007435EB">
        <w:rPr>
          <w:rFonts w:ascii="Fb Fontext" w:hAnsi="Fb Fontext"/>
          <w:rtl/>
        </w:rPr>
        <w:t xml:space="preserve">אין יוצאין בהן כמושין, </w:t>
      </w:r>
      <w:r w:rsidRPr="006F09F7">
        <w:rPr>
          <w:rStyle w:val="affffd"/>
          <w:rtl/>
        </w:rPr>
        <w:t>משום רראב"צ:</w:t>
      </w:r>
      <w:r w:rsidRPr="007435EB">
        <w:rPr>
          <w:rFonts w:ascii="Fb Fontext" w:hAnsi="Fb Fontext"/>
          <w:rtl/>
        </w:rPr>
        <w:t xml:space="preserve"> יוצאין בהן כמושין.</w:t>
      </w:r>
    </w:p>
    <w:p w14:paraId="0E52B5CF" w14:textId="77777777" w:rsidR="006F09F7" w:rsidRDefault="00E8089F" w:rsidP="006F09F7">
      <w:pPr>
        <w:rPr>
          <w:rStyle w:val="afffa"/>
          <w:rtl/>
        </w:rPr>
      </w:pPr>
      <w:r w:rsidRPr="006F09F7">
        <w:rPr>
          <w:rStyle w:val="afffa"/>
          <w:rtl/>
        </w:rPr>
        <w:t xml:space="preserve">מרור של </w:t>
      </w:r>
      <w:r w:rsidR="006F09F7" w:rsidRPr="006F09F7">
        <w:rPr>
          <w:rStyle w:val="afffa"/>
          <w:rFonts w:hint="cs"/>
          <w:rtl/>
        </w:rPr>
        <w:t xml:space="preserve">מעש''ש </w:t>
      </w:r>
      <w:r w:rsidRPr="006F09F7">
        <w:rPr>
          <w:rStyle w:val="afffa"/>
          <w:rtl/>
        </w:rPr>
        <w:t>בירושלים</w:t>
      </w:r>
    </w:p>
    <w:p w14:paraId="129DD1C0" w14:textId="77777777" w:rsidR="006F09F7" w:rsidRDefault="00E8089F" w:rsidP="006F09F7">
      <w:pPr>
        <w:pStyle w:val="36"/>
        <w:framePr w:wrap="notBeside"/>
        <w:rPr>
          <w:rtl/>
        </w:rPr>
      </w:pPr>
      <w:r w:rsidRPr="006F09F7">
        <w:rPr>
          <w:rStyle w:val="affffd"/>
          <w:rtl/>
        </w:rPr>
        <w:t>לר"ע</w:t>
      </w:r>
    </w:p>
    <w:p w14:paraId="7A7561AA" w14:textId="5F8EFDC4" w:rsidR="00E8089F" w:rsidRPr="007435EB" w:rsidRDefault="00E8089F" w:rsidP="006F09F7">
      <w:pPr>
        <w:rPr>
          <w:rtl/>
        </w:rPr>
      </w:pPr>
      <w:r w:rsidRPr="007435EB">
        <w:rPr>
          <w:rtl/>
        </w:rPr>
        <w:t>ודאי דיוצא ק"ו ממצה דדאורייתא.</w:t>
      </w:r>
    </w:p>
    <w:p w14:paraId="0F2CF5D4" w14:textId="77777777" w:rsidR="006F09F7" w:rsidRDefault="00E8089F" w:rsidP="006F09F7">
      <w:pPr>
        <w:pStyle w:val="36"/>
        <w:framePr w:wrap="notBeside"/>
        <w:rPr>
          <w:rStyle w:val="affffd"/>
          <w:rtl/>
        </w:rPr>
      </w:pPr>
      <w:r w:rsidRPr="006F09F7">
        <w:rPr>
          <w:rStyle w:val="affffd"/>
          <w:rtl/>
        </w:rPr>
        <w:t>ואליבא דריה"ג</w:t>
      </w:r>
    </w:p>
    <w:p w14:paraId="0430B88A" w14:textId="057F0C7A" w:rsidR="00E8089F" w:rsidRPr="007435EB" w:rsidRDefault="00E8089F" w:rsidP="00E8089F">
      <w:pPr>
        <w:rPr>
          <w:rtl/>
        </w:rPr>
      </w:pPr>
      <w:r w:rsidRPr="007435EB">
        <w:rPr>
          <w:rtl/>
        </w:rPr>
        <w:t xml:space="preserve">מסתבר א"א כדין מצה </w:t>
      </w:r>
      <w:r w:rsidRPr="006F09F7">
        <w:rPr>
          <w:rStyle w:val="affffff0"/>
          <w:rtl/>
        </w:rPr>
        <w:t>[וכעין דאורייתא תקון]</w:t>
      </w:r>
    </w:p>
    <w:p w14:paraId="329A23BB" w14:textId="77777777" w:rsidR="006F09F7" w:rsidRPr="006F09F7" w:rsidRDefault="006F09F7" w:rsidP="006F09F7">
      <w:pPr>
        <w:pStyle w:val="affffff1"/>
        <w:framePr w:wrap="around"/>
        <w:rPr>
          <w:rtl/>
        </w:rPr>
      </w:pPr>
      <w:r w:rsidRPr="006F09F7">
        <w:rPr>
          <w:rtl/>
        </w:rPr>
        <w:t>משנה.</w:t>
      </w:r>
    </w:p>
    <w:p w14:paraId="5C242A52" w14:textId="19555CFC" w:rsidR="00E8089F" w:rsidRPr="007435EB" w:rsidRDefault="00F47631" w:rsidP="00F47631">
      <w:pPr>
        <w:pStyle w:val="affd"/>
        <w:rPr>
          <w:bCs/>
          <w:rtl/>
        </w:rPr>
      </w:pPr>
      <w:r>
        <w:rPr>
          <w:rFonts w:hint="cs"/>
          <w:rtl/>
        </w:rPr>
        <w:t>***</w:t>
      </w:r>
    </w:p>
    <w:p>
      <w:pPr>
        <w:pStyle w:val="affffff1"/>
        <w:rPr>
          <w:ins w:id="20124" w:author="קלוד" w:date="2026-10-06T10:09:47Z"/>
        </w:rPr>
      </w:pPr>
      <w:ins w:id="20123" w:author="קלוד" w:date="2026-10-06T10:09:47Z">
        <w:r>
          <w:t xml:space="preserve">משנה ז</w:t>
        </w:r>
      </w:ins>
    </w:p>
    <w:p w14:paraId="141592AA" w14:textId="77777777" w:rsidR="00E8089F" w:rsidRPr="007435EB" w:rsidRDefault="00E8089F" w:rsidP="00E8089F">
      <w:pPr>
        <w:pStyle w:val="afff5"/>
        <w:rPr>
          <w:b/>
          <w:rtl/>
        </w:rPr>
      </w:pPr>
      <w:r w:rsidRPr="007435EB">
        <w:rPr>
          <w:b/>
          <w:rtl/>
        </w:rPr>
        <w:t xml:space="preserve">אין שורין את </w:t>
      </w:r>
      <w:r w:rsidRPr="006F09F7">
        <w:rPr>
          <w:bCs/>
          <w:rtl/>
        </w:rPr>
        <w:t>המורסן</w:t>
      </w:r>
      <w:r w:rsidRPr="007435EB">
        <w:rPr>
          <w:b/>
          <w:rtl/>
        </w:rPr>
        <w:t xml:space="preserve"> לתרנגולים, אבל חולטין.</w:t>
      </w:r>
    </w:p>
    <w:p w14:paraId="1AA8525C" w14:textId="77777777" w:rsidR="00E8089F" w:rsidRPr="007435EB" w:rsidRDefault="00E8089F" w:rsidP="00E8089F">
      <w:pPr>
        <w:pStyle w:val="afff5"/>
        <w:rPr>
          <w:b/>
          <w:rtl/>
        </w:rPr>
      </w:pPr>
      <w:r w:rsidRPr="007435EB">
        <w:rPr>
          <w:b/>
          <w:rtl/>
        </w:rPr>
        <w:t>האשה לא תשרה את המורסן שתוליך בידה למרחץ, אבל שפה היא בבשרה יבש.</w:t>
      </w:r>
    </w:p>
    <w:p w14:paraId="466C5BA7" w14:textId="77777777" w:rsidR="00E8089F" w:rsidRPr="007435EB" w:rsidRDefault="00E8089F" w:rsidP="006F09F7">
      <w:pPr>
        <w:pStyle w:val="afff5"/>
        <w:spacing w:after="120"/>
        <w:rPr>
          <w:b/>
          <w:rtl/>
        </w:rPr>
      </w:pPr>
      <w:r w:rsidRPr="007435EB">
        <w:rPr>
          <w:b/>
          <w:rtl/>
        </w:rPr>
        <w:t>לא ילעוס אדם חיטין ויניח על מכתו, מפני שהן מחמיצות.</w:t>
      </w:r>
    </w:p>
    <w:p w14:paraId="22DA51DD" w14:textId="77777777" w:rsidR="006F09F7" w:rsidRDefault="00E8089F" w:rsidP="006F09F7">
      <w:pPr>
        <w:pStyle w:val="36"/>
        <w:framePr w:wrap="notBeside"/>
        <w:rPr>
          <w:rFonts w:ascii="Fb Fontext" w:hAnsi="Fb Fontext"/>
          <w:rtl/>
        </w:rPr>
      </w:pPr>
      <w:r w:rsidRPr="005C3FF1">
        <w:rPr>
          <w:rStyle w:val="afffa"/>
          <w:rFonts w:hint="cs"/>
          <w:rtl/>
        </w:rPr>
        <w:t>ת</w:t>
      </w:r>
      <w:r w:rsidRPr="005C3FF1">
        <w:rPr>
          <w:rStyle w:val="afffa"/>
          <w:rtl/>
        </w:rPr>
        <w:t>"</w:t>
      </w:r>
      <w:r w:rsidRPr="005C3FF1">
        <w:rPr>
          <w:rStyle w:val="afffa"/>
          <w:rFonts w:hint="cs"/>
          <w:rtl/>
        </w:rPr>
        <w:t>ר</w:t>
      </w:r>
      <w:r w:rsidRPr="007435EB">
        <w:rPr>
          <w:rFonts w:ascii="Fb Fontext" w:hAnsi="Fb Fontext"/>
          <w:rtl/>
        </w:rPr>
        <w:t xml:space="preserve"> </w:t>
      </w:r>
    </w:p>
    <w:p w14:paraId="46FA992C" w14:textId="3821F535" w:rsidR="00E8089F" w:rsidRPr="007435EB" w:rsidRDefault="006F09F7" w:rsidP="00623CAA">
      <w:pPr>
        <w:spacing w:before="4"/>
        <w:rPr>
          <w:rtl/>
        </w:rPr>
      </w:pPr>
      <w:r>
        <w:rPr>
          <w:rFonts w:ascii="Fb Fontext" w:hAnsi="Fb Fontext" w:hint="cs"/>
          <w:rtl/>
        </w:rPr>
        <w:t>א</w:t>
      </w:r>
      <w:r w:rsidR="00E8089F" w:rsidRPr="007435EB">
        <w:rPr>
          <w:rFonts w:ascii="Fb Fontext" w:hAnsi="Fb Fontext"/>
          <w:rtl/>
        </w:rPr>
        <w:t>לו דברים שאין באין לידי חימוץ: האפוי [שבשלו]</w:t>
      </w:r>
      <w:r w:rsidR="0011715B">
        <w:rPr>
          <w:rFonts w:ascii="Fb Fontext" w:hAnsi="Fb Fontext"/>
          <w:rtl/>
        </w:rPr>
        <w:t>,</w:t>
      </w:r>
      <w:r w:rsidR="00E8089F" w:rsidRPr="007435EB">
        <w:rPr>
          <w:rFonts w:ascii="Fb Fontext" w:hAnsi="Fb Fontext"/>
          <w:rtl/>
        </w:rPr>
        <w:t xml:space="preserve"> והמבושל, וחלוט שחלטו ברותחין.</w:t>
      </w:r>
    </w:p>
    <w:p w14:paraId="72E537BB" w14:textId="77777777" w:rsidR="006F09F7" w:rsidRDefault="00E8089F" w:rsidP="006F09F7">
      <w:pPr>
        <w:pStyle w:val="36"/>
        <w:framePr w:wrap="notBeside"/>
        <w:rPr>
          <w:rtl/>
        </w:rPr>
      </w:pPr>
      <w:r w:rsidRPr="007435EB">
        <w:rPr>
          <w:rtl/>
        </w:rPr>
        <w:t>תניא ריב"י:</w:t>
      </w:r>
    </w:p>
    <w:p w14:paraId="16D31643" w14:textId="73906151" w:rsidR="00E8089F" w:rsidRPr="007435EB" w:rsidRDefault="00E8089F" w:rsidP="00623CAA">
      <w:pPr>
        <w:spacing w:before="4"/>
        <w:rPr>
          <w:rtl/>
        </w:rPr>
      </w:pPr>
      <w:r w:rsidRPr="007435EB">
        <w:rPr>
          <w:rtl/>
        </w:rPr>
        <w:t xml:space="preserve">קמח שנפל לתוכו דלף </w:t>
      </w:r>
      <w:r w:rsidR="00AB3B38">
        <w:rPr>
          <w:rtl/>
        </w:rPr>
        <w:t>אף</w:t>
      </w:r>
      <w:r w:rsidRPr="007435EB">
        <w:rPr>
          <w:rtl/>
        </w:rPr>
        <w:t xml:space="preserve"> כל היום כולו - אינו בא לידי חימוץ.</w:t>
      </w:r>
    </w:p>
    <w:p w14:paraId="7FEF718C" w14:textId="77777777" w:rsidR="006F09F7" w:rsidRDefault="00E8089F" w:rsidP="006F09F7">
      <w:pPr>
        <w:pStyle w:val="36"/>
        <w:framePr w:wrap="notBeside"/>
        <w:rPr>
          <w:rtl/>
        </w:rPr>
      </w:pPr>
      <w:r w:rsidRPr="007435EB">
        <w:rPr>
          <w:rtl/>
        </w:rPr>
        <w:t>ר"פ:</w:t>
      </w:r>
    </w:p>
    <w:p w14:paraId="3B09C3AF" w14:textId="79D0CC3C" w:rsidR="00E8089F" w:rsidRPr="007435EB" w:rsidRDefault="00E8089F" w:rsidP="00E8089F">
      <w:pPr>
        <w:rPr>
          <w:rFonts w:cs="Guttman Vilna"/>
          <w:b/>
          <w:bCs/>
          <w:rtl/>
        </w:rPr>
      </w:pPr>
      <w:r w:rsidRPr="007435EB">
        <w:rPr>
          <w:rtl/>
        </w:rPr>
        <w:t>והוא דעביד טיף להדי טיף.</w:t>
      </w:r>
    </w:p>
    <w:p w14:paraId="50CA9AC2" w14:textId="77777777" w:rsidR="006F09F7" w:rsidRDefault="00E8089F" w:rsidP="006F09F7">
      <w:pPr>
        <w:pStyle w:val="36"/>
        <w:framePr w:wrap="notBeside"/>
        <w:rPr>
          <w:rtl/>
        </w:rPr>
      </w:pPr>
      <w:r w:rsidRPr="007435EB">
        <w:rPr>
          <w:rtl/>
        </w:rPr>
        <w:t>דבי ר"ש:</w:t>
      </w:r>
    </w:p>
    <w:p w14:paraId="00A4E506" w14:textId="09FEC5D7" w:rsidR="00E8089F" w:rsidRPr="007435EB" w:rsidRDefault="00E8089F" w:rsidP="00623CAA">
      <w:pPr>
        <w:spacing w:before="4"/>
        <w:rPr>
          <w:rtl/>
        </w:rPr>
      </w:pPr>
      <w:r w:rsidRPr="007435EB">
        <w:rPr>
          <w:rtl/>
        </w:rPr>
        <w:t>קמח</w:t>
      </w:r>
      <w:r w:rsidR="006F09F7">
        <w:rPr>
          <w:rFonts w:hint="cs"/>
          <w:rtl/>
        </w:rPr>
        <w:t xml:space="preserve"> מותר</w:t>
      </w:r>
      <w:r w:rsidRPr="007435EB">
        <w:rPr>
          <w:rtl/>
        </w:rPr>
        <w:t xml:space="preserve">. </w:t>
      </w:r>
      <w:r w:rsidR="006F09F7">
        <w:rPr>
          <w:rFonts w:hint="cs"/>
          <w:rtl/>
        </w:rPr>
        <w:t xml:space="preserve">והיינו בעשאו </w:t>
      </w:r>
      <w:r w:rsidRPr="007435EB">
        <w:rPr>
          <w:rtl/>
        </w:rPr>
        <w:t>ב</w:t>
      </w:r>
      <w:r w:rsidR="006F09F7">
        <w:rPr>
          <w:rFonts w:hint="cs"/>
          <w:rtl/>
        </w:rPr>
        <w:t xml:space="preserve">שמן ומלח </w:t>
      </w:r>
      <w:r w:rsidRPr="006F09F7">
        <w:rPr>
          <w:rStyle w:val="affffff0"/>
          <w:rtl/>
        </w:rPr>
        <w:t>כמי פירות שאין מחמיצין]</w:t>
      </w:r>
    </w:p>
    <w:p w14:paraId="7B42527D" w14:textId="3DF027D5" w:rsidR="006F09F7" w:rsidRPr="007701E4" w:rsidRDefault="00E8089F" w:rsidP="007701E4">
      <w:pPr>
        <w:rPr>
          <w:rFonts w:cs="Guttman Vilna"/>
          <w:b/>
          <w:bCs/>
          <w:rtl/>
        </w:rPr>
      </w:pPr>
      <w:r w:rsidRPr="007435EB">
        <w:rPr>
          <w:rtl/>
        </w:rPr>
        <w:t xml:space="preserve">והא דאסור </w:t>
      </w:r>
      <w:r w:rsidR="006F09F7">
        <w:rPr>
          <w:rFonts w:hint="cs"/>
          <w:rtl/>
        </w:rPr>
        <w:t>בעשאו במים ומלח</w:t>
      </w:r>
      <w:r w:rsidRPr="007435EB">
        <w:rPr>
          <w:rtl/>
        </w:rPr>
        <w:t>.</w:t>
      </w:r>
    </w:p>
    <w:p w14:paraId="4B572908" w14:textId="77777777" w:rsidR="006F09F7" w:rsidRDefault="00E8089F" w:rsidP="006F09F7">
      <w:pPr>
        <w:pStyle w:val="36"/>
        <w:framePr w:wrap="notBeside"/>
        <w:rPr>
          <w:rtl/>
        </w:rPr>
      </w:pPr>
      <w:r w:rsidRPr="007435EB">
        <w:rPr>
          <w:rtl/>
        </w:rPr>
        <w:t>מ"ז:</w:t>
      </w:r>
    </w:p>
    <w:p w14:paraId="0BA913FA" w14:textId="5A7DCFB3" w:rsidR="00E8089F" w:rsidRPr="007435EB" w:rsidRDefault="00E8089F" w:rsidP="00623CAA">
      <w:pPr>
        <w:spacing w:before="4"/>
        <w:rPr>
          <w:rFonts w:ascii="Fb Fontext" w:hAnsi="Fb Fontext" w:cs="Guttman Vilna"/>
          <w:b/>
          <w:bCs/>
          <w:sz w:val="20"/>
          <w:rtl/>
        </w:rPr>
      </w:pPr>
      <w:r w:rsidRPr="007435EB">
        <w:rPr>
          <w:rFonts w:ascii="Fb Fontext" w:hAnsi="Fb Fontext"/>
          <w:sz w:val="20"/>
          <w:rtl/>
        </w:rPr>
        <w:t>לא לימחי א</w:t>
      </w:r>
      <w:r w:rsidRPr="007435EB">
        <w:rPr>
          <w:rFonts w:ascii="Fb Fontext" w:hAnsi="Fb Fontext" w:hint="cs"/>
          <w:sz w:val="20"/>
          <w:rtl/>
        </w:rPr>
        <w:t xml:space="preserve">דם </w:t>
      </w:r>
      <w:r w:rsidRPr="007435EB">
        <w:rPr>
          <w:rFonts w:ascii="Fb Fontext" w:hAnsi="Fb Fontext"/>
          <w:sz w:val="20"/>
          <w:rtl/>
        </w:rPr>
        <w:t>קדר</w:t>
      </w:r>
      <w:r w:rsidR="006F09F7">
        <w:rPr>
          <w:rFonts w:ascii="Fb Fontext" w:hAnsi="Fb Fontext" w:hint="cs"/>
          <w:sz w:val="20"/>
          <w:rtl/>
        </w:rPr>
        <w:t>ה</w:t>
      </w:r>
      <w:r w:rsidRPr="007435EB">
        <w:rPr>
          <w:rFonts w:ascii="Fb Fontext" w:hAnsi="Fb Fontext"/>
          <w:sz w:val="20"/>
          <w:rtl/>
        </w:rPr>
        <w:t xml:space="preserve"> לעבות התבשיל בקמח קלוי, </w:t>
      </w:r>
      <w:r w:rsidRPr="007435EB">
        <w:rPr>
          <w:rFonts w:ascii="Fb Fontext" w:hAnsi="Fb Fontext" w:hint="cs"/>
          <w:sz w:val="20"/>
          <w:rtl/>
        </w:rPr>
        <w:t>שמא לא יקלה יפה</w:t>
      </w:r>
      <w:r w:rsidRPr="007435EB">
        <w:rPr>
          <w:rFonts w:ascii="Fb Fontext" w:hAnsi="Fb Fontext"/>
          <w:sz w:val="20"/>
          <w:rtl/>
        </w:rPr>
        <w:t xml:space="preserve">, </w:t>
      </w:r>
      <w:r w:rsidR="006F09F7">
        <w:rPr>
          <w:rFonts w:ascii="Fb Fontext" w:hAnsi="Fb Fontext" w:hint="cs"/>
          <w:sz w:val="20"/>
          <w:rtl/>
        </w:rPr>
        <w:t xml:space="preserve">ויבוא </w:t>
      </w:r>
      <w:r w:rsidRPr="007435EB">
        <w:rPr>
          <w:rFonts w:ascii="Fb Fontext" w:hAnsi="Fb Fontext"/>
          <w:sz w:val="20"/>
          <w:rtl/>
        </w:rPr>
        <w:t>לידי חימוץ.</w:t>
      </w:r>
    </w:p>
    <w:p w14:paraId="7F59F9B3" w14:textId="77777777" w:rsidR="007701E4" w:rsidRDefault="00E8089F" w:rsidP="007701E4">
      <w:pPr>
        <w:pStyle w:val="36"/>
        <w:framePr w:wrap="notBeside"/>
        <w:rPr>
          <w:rtl/>
        </w:rPr>
      </w:pPr>
      <w:r w:rsidRPr="007435EB">
        <w:rPr>
          <w:rtl/>
        </w:rPr>
        <w:lastRenderedPageBreak/>
        <w:t>רב יוסף:</w:t>
      </w:r>
    </w:p>
    <w:p w14:paraId="70701C88" w14:textId="7D42EC29" w:rsidR="00E8089F" w:rsidRPr="007435EB" w:rsidRDefault="00E8089F" w:rsidP="00623CAA">
      <w:pPr>
        <w:spacing w:before="4"/>
        <w:rPr>
          <w:rtl/>
        </w:rPr>
      </w:pPr>
      <w:r w:rsidRPr="007435EB">
        <w:rPr>
          <w:rtl/>
        </w:rPr>
        <w:t>לא יחלוט א</w:t>
      </w:r>
      <w:r w:rsidRPr="007435EB">
        <w:rPr>
          <w:rFonts w:hint="cs"/>
          <w:rtl/>
        </w:rPr>
        <w:t>דם ב' חיטי יחד ש</w:t>
      </w:r>
      <w:r w:rsidRPr="007435EB">
        <w:rPr>
          <w:rtl/>
        </w:rPr>
        <w:t>מא תתישב האחת בסד חברתה ולא ת</w:t>
      </w:r>
      <w:r w:rsidRPr="007435EB">
        <w:rPr>
          <w:rFonts w:hint="cs"/>
          <w:rtl/>
        </w:rPr>
        <w:t>בו</w:t>
      </w:r>
      <w:r w:rsidRPr="007435EB">
        <w:rPr>
          <w:rtl/>
        </w:rPr>
        <w:t>א רתיחת המים מד' רוחותיה ותחמיץ.</w:t>
      </w:r>
    </w:p>
    <w:p w14:paraId="61544DA8" w14:textId="77777777" w:rsidR="007701E4" w:rsidRDefault="00E8089F" w:rsidP="007701E4">
      <w:pPr>
        <w:pStyle w:val="36"/>
        <w:framePr w:wrap="notBeside"/>
        <w:rPr>
          <w:rtl/>
        </w:rPr>
      </w:pPr>
      <w:r w:rsidRPr="007435EB">
        <w:rPr>
          <w:rtl/>
        </w:rPr>
        <w:t>אביי:</w:t>
      </w:r>
    </w:p>
    <w:p w14:paraId="18038EE3" w14:textId="3716E7E1" w:rsidR="00E8089F" w:rsidRPr="007435EB" w:rsidRDefault="00E8089F" w:rsidP="00623CAA">
      <w:pPr>
        <w:spacing w:before="4"/>
        <w:rPr>
          <w:rFonts w:ascii="Fb Fontext" w:hAnsi="Fb Fontext" w:cs="Guttman Vilna"/>
          <w:b/>
          <w:bCs/>
          <w:sz w:val="20"/>
          <w:rtl/>
        </w:rPr>
      </w:pPr>
      <w:r w:rsidRPr="007701E4">
        <w:rPr>
          <w:rStyle w:val="afffa"/>
          <w:rtl/>
        </w:rPr>
        <w:t>לא יחרוך א</w:t>
      </w:r>
      <w:r w:rsidRPr="007701E4">
        <w:rPr>
          <w:rStyle w:val="afffa"/>
          <w:rFonts w:hint="cs"/>
          <w:rtl/>
        </w:rPr>
        <w:t>דם ב'</w:t>
      </w:r>
      <w:r w:rsidRPr="007701E4">
        <w:rPr>
          <w:rStyle w:val="afffa"/>
          <w:rtl/>
        </w:rPr>
        <w:t xml:space="preserve"> שיבולי </w:t>
      </w:r>
      <w:r w:rsidRPr="007701E4">
        <w:rPr>
          <w:rStyle w:val="afffa"/>
          <w:rFonts w:hint="cs"/>
          <w:rtl/>
        </w:rPr>
        <w:t>יחד</w:t>
      </w:r>
      <w:r w:rsidRPr="007435EB">
        <w:rPr>
          <w:rFonts w:ascii="Fb Fontext" w:hAnsi="Fb Fontext"/>
          <w:sz w:val="20"/>
          <w:rtl/>
        </w:rPr>
        <w:t xml:space="preserve">, </w:t>
      </w:r>
      <w:r w:rsidRPr="007435EB">
        <w:rPr>
          <w:rFonts w:ascii="Fb Fontext" w:hAnsi="Fb Fontext" w:hint="cs"/>
          <w:sz w:val="20"/>
          <w:rtl/>
        </w:rPr>
        <w:t>שמא יצא מים מאחד ותבלע השניה ותבוא לידי חימוץ.</w:t>
      </w:r>
    </w:p>
    <w:p w14:paraId="3C633E4D" w14:textId="77777777" w:rsidR="007701E4" w:rsidRDefault="00E8089F" w:rsidP="007701E4">
      <w:pPr>
        <w:pStyle w:val="36"/>
        <w:framePr w:wrap="notBeside"/>
        <w:rPr>
          <w:rFonts w:ascii="Fb Fontext" w:hAnsi="Fb Fontext"/>
          <w:rtl/>
        </w:rPr>
      </w:pPr>
      <w:r w:rsidRPr="005C3FF1">
        <w:rPr>
          <w:rStyle w:val="afffa"/>
          <w:rtl/>
        </w:rPr>
        <w:t>ולרבא</w:t>
      </w:r>
      <w:r w:rsidRPr="007435EB">
        <w:rPr>
          <w:rFonts w:ascii="Fb Fontext" w:hAnsi="Fb Fontext" w:hint="cs"/>
          <w:rtl/>
        </w:rPr>
        <w:t>:</w:t>
      </w:r>
    </w:p>
    <w:p w14:paraId="5B8D4925" w14:textId="7801C6E4" w:rsidR="00E8089F" w:rsidRPr="007435EB" w:rsidRDefault="007701E4" w:rsidP="00623CAA">
      <w:pPr>
        <w:spacing w:before="4"/>
        <w:rPr>
          <w:rtl/>
        </w:rPr>
      </w:pPr>
      <w:r>
        <w:rPr>
          <w:rFonts w:ascii="Fb Fontext" w:hAnsi="Fb Fontext" w:hint="cs"/>
          <w:rtl/>
        </w:rPr>
        <w:t xml:space="preserve">א''כ אפי' שיבולת אחת שנחוש שיוצא מקצה אחד </w:t>
      </w:r>
      <w:r w:rsidR="00E8089F" w:rsidRPr="007435EB">
        <w:rPr>
          <w:rFonts w:ascii="Fb Fontext" w:hAnsi="Fb Fontext"/>
          <w:rtl/>
        </w:rPr>
        <w:t xml:space="preserve">ובלע </w:t>
      </w:r>
      <w:r>
        <w:rPr>
          <w:rFonts w:ascii="Fb Fontext" w:hAnsi="Fb Fontext" w:hint="cs"/>
          <w:rtl/>
        </w:rPr>
        <w:t xml:space="preserve">בקצה השני - </w:t>
      </w:r>
      <w:r w:rsidR="00E8089F" w:rsidRPr="005C3FF1">
        <w:rPr>
          <w:rStyle w:val="afffa"/>
          <w:rtl/>
        </w:rPr>
        <w:t>אלא</w:t>
      </w:r>
      <w:r w:rsidR="00E8089F" w:rsidRPr="007435EB">
        <w:rPr>
          <w:rFonts w:ascii="Fb Fontext" w:hAnsi="Fb Fontext"/>
          <w:rtl/>
        </w:rPr>
        <w:t xml:space="preserve"> מי פירות אינן מחמיצין.</w:t>
      </w:r>
    </w:p>
    <w:p w14:paraId="45FE58F7" w14:textId="77777777" w:rsidR="007701E4" w:rsidRDefault="007701E4" w:rsidP="007701E4">
      <w:pPr>
        <w:pStyle w:val="36"/>
        <w:framePr w:wrap="notBeside"/>
        <w:rPr>
          <w:rtl/>
        </w:rPr>
      </w:pPr>
      <w:r>
        <w:rPr>
          <w:rFonts w:hint="cs"/>
          <w:rtl/>
        </w:rPr>
        <w:t>וחזר בו</w:t>
      </w:r>
    </w:p>
    <w:p w14:paraId="54863318" w14:textId="53938BEE" w:rsidR="00E8089F" w:rsidRPr="007435EB" w:rsidRDefault="00E8089F" w:rsidP="007701E4">
      <w:pPr>
        <w:rPr>
          <w:rFonts w:ascii="Fb Fontext" w:hAnsi="Fb Fontext" w:cs="Guttman Vilna"/>
          <w:b/>
          <w:bCs/>
          <w:sz w:val="20"/>
          <w:rtl/>
        </w:rPr>
      </w:pPr>
      <w:r w:rsidRPr="007701E4">
        <w:rPr>
          <w:rStyle w:val="afffa"/>
          <w:rtl/>
        </w:rPr>
        <w:t>דכל שדרך נפילתם אינם מחמיצים</w:t>
      </w:r>
      <w:r w:rsidRPr="007701E4">
        <w:rPr>
          <w:rStyle w:val="afffa"/>
          <w:rFonts w:hint="cs"/>
          <w:rtl/>
        </w:rPr>
        <w:t>.</w:t>
      </w:r>
      <w:r w:rsidR="007701E4">
        <w:rPr>
          <w:rFonts w:hint="cs"/>
          <w:rtl/>
        </w:rPr>
        <w:t xml:space="preserve"> </w:t>
      </w:r>
      <w:r w:rsidRPr="007435EB">
        <w:rPr>
          <w:rFonts w:ascii="Fb Fontext" w:hAnsi="Fb Fontext"/>
          <w:sz w:val="20"/>
          <w:rtl/>
        </w:rPr>
        <w:t>וככד שמייבשין בתוכו קליות שאם פיו כלפי מטה שרי, ואם זקוף שאין למים מקום לצאת אסור.</w:t>
      </w:r>
    </w:p>
    <w:p w14:paraId="4567BA0C" w14:textId="77777777" w:rsidR="007701E4" w:rsidRDefault="00E8089F" w:rsidP="007701E4">
      <w:pPr>
        <w:pStyle w:val="36"/>
        <w:framePr w:wrap="notBeside"/>
        <w:rPr>
          <w:rFonts w:ascii="Fb Fontext" w:hAnsi="Fb Fontext"/>
          <w:rtl/>
        </w:rPr>
      </w:pPr>
      <w:r w:rsidRPr="005C3FF1">
        <w:rPr>
          <w:rStyle w:val="afffa"/>
          <w:rtl/>
        </w:rPr>
        <w:t>ולרבא</w:t>
      </w:r>
      <w:r w:rsidRPr="007435EB">
        <w:rPr>
          <w:rFonts w:ascii="Fb Fontext" w:hAnsi="Fb Fontext"/>
          <w:rtl/>
        </w:rPr>
        <w:t>:</w:t>
      </w:r>
    </w:p>
    <w:p w14:paraId="3B62FC55" w14:textId="464BBA73" w:rsidR="00E8089F" w:rsidRPr="007435EB" w:rsidRDefault="00AB3B38" w:rsidP="007701E4">
      <w:pPr>
        <w:rPr>
          <w:rtl/>
        </w:rPr>
      </w:pPr>
      <w:r>
        <w:rPr>
          <w:rFonts w:ascii="Fb Fontext" w:hAnsi="Fb Fontext"/>
          <w:rtl/>
        </w:rPr>
        <w:t>אף</w:t>
      </w:r>
      <w:r w:rsidR="00E8089F" w:rsidRPr="007435EB">
        <w:rPr>
          <w:rFonts w:ascii="Fb Fontext" w:hAnsi="Fb Fontext"/>
          <w:rtl/>
        </w:rPr>
        <w:t xml:space="preserve"> </w:t>
      </w:r>
      <w:r w:rsidR="007701E4">
        <w:rPr>
          <w:rFonts w:ascii="Fb Fontext" w:hAnsi="Fb Fontext" w:hint="cs"/>
          <w:rtl/>
        </w:rPr>
        <w:t>בזקיפא מותר</w:t>
      </w:r>
      <w:r w:rsidR="00E8089F" w:rsidRPr="007435EB">
        <w:rPr>
          <w:rFonts w:ascii="Fb Fontext" w:hAnsi="Fb Fontext"/>
          <w:rtl/>
        </w:rPr>
        <w:t xml:space="preserve">, דמי פירות </w:t>
      </w:r>
      <w:r w:rsidR="007701E4">
        <w:rPr>
          <w:rFonts w:ascii="Fb Fontext" w:hAnsi="Fb Fontext" w:hint="cs"/>
          <w:rtl/>
        </w:rPr>
        <w:t>הן ואין מחמיצין.</w:t>
      </w:r>
    </w:p>
    <w:p w14:paraId="5F770FD6" w14:textId="40D262DE" w:rsidR="00E8089F" w:rsidRPr="007435EB" w:rsidRDefault="00F47631" w:rsidP="00F47631">
      <w:pPr>
        <w:pStyle w:val="affd"/>
        <w:rPr>
          <w:bCs/>
          <w:rtl/>
        </w:rPr>
      </w:pPr>
      <w:r>
        <w:rPr>
          <w:rFonts w:hint="cs"/>
          <w:rtl/>
        </w:rPr>
        <w:t>***</w:t>
      </w:r>
    </w:p>
    <w:p w14:paraId="75A75F1A" w14:textId="77777777" w:rsidR="00E8089F" w:rsidRPr="007435EB" w:rsidRDefault="00E8089F" w:rsidP="005C3FF1">
      <w:pPr>
        <w:pStyle w:val="afff"/>
        <w:framePr w:wrap="around"/>
        <w:rPr>
          <w:rtl/>
        </w:rPr>
      </w:pPr>
      <w:r w:rsidRPr="007435EB">
        <w:rPr>
          <w:rFonts w:hint="cs"/>
          <w:rtl/>
        </w:rPr>
        <w:t>מ.</w:t>
      </w:r>
    </w:p>
    <w:p w14:paraId="66F2124D" w14:textId="77777777" w:rsidR="007701E4" w:rsidRDefault="00623CAA" w:rsidP="007701E4">
      <w:pPr>
        <w:pStyle w:val="36"/>
        <w:framePr w:wrap="notBeside"/>
        <w:rPr>
          <w:rFonts w:ascii="Fb Fontext" w:hAnsi="Fb Fontext"/>
          <w:rtl/>
        </w:rPr>
      </w:pPr>
      <w:r w:rsidRPr="00AC0CB1">
        <w:rPr>
          <w:rStyle w:val="affffd"/>
          <w:rFonts w:hint="cs"/>
          <w:rtl/>
        </w:rPr>
        <w:t xml:space="preserve"> </w:t>
      </w:r>
      <w:r w:rsidR="00E8089F" w:rsidRPr="005C3FF1">
        <w:rPr>
          <w:rStyle w:val="afffa"/>
          <w:rtl/>
        </w:rPr>
        <w:t>ת"ר</w:t>
      </w:r>
      <w:r w:rsidR="00E8089F" w:rsidRPr="007435EB">
        <w:rPr>
          <w:rFonts w:ascii="Fb Fontext" w:hAnsi="Fb Fontext"/>
          <w:rtl/>
        </w:rPr>
        <w:t>:</w:t>
      </w:r>
    </w:p>
    <w:p w14:paraId="121BD6B4" w14:textId="77777777" w:rsidR="007701E4" w:rsidRDefault="00E8089F" w:rsidP="00623CAA">
      <w:pPr>
        <w:spacing w:before="4"/>
        <w:rPr>
          <w:rFonts w:ascii="Fb Fontext" w:hAnsi="Fb Fontext"/>
          <w:rtl/>
        </w:rPr>
      </w:pPr>
      <w:r w:rsidRPr="007701E4">
        <w:rPr>
          <w:rStyle w:val="afffa"/>
          <w:rtl/>
        </w:rPr>
        <w:t>אין לותתין שעורין בפסח,</w:t>
      </w:r>
      <w:r w:rsidRPr="007435EB">
        <w:rPr>
          <w:rFonts w:ascii="Fb Fontext" w:hAnsi="Fb Fontext"/>
          <w:rtl/>
        </w:rPr>
        <w:t xml:space="preserve"> </w:t>
      </w:r>
    </w:p>
    <w:p w14:paraId="30F86AE6" w14:textId="0EEC1630" w:rsidR="00E8089F" w:rsidRPr="007435EB" w:rsidRDefault="00E8089F" w:rsidP="00623CAA">
      <w:pPr>
        <w:spacing w:before="4"/>
        <w:rPr>
          <w:rtl/>
        </w:rPr>
      </w:pPr>
      <w:r w:rsidRPr="007435EB">
        <w:rPr>
          <w:rFonts w:ascii="Fb Fontext" w:hAnsi="Fb Fontext"/>
          <w:rtl/>
        </w:rPr>
        <w:t>ואם לתת, נתבקעו - אסורות, לא נתבקעו - מותרות.</w:t>
      </w:r>
    </w:p>
    <w:p w14:paraId="243930C3" w14:textId="77777777" w:rsidR="007701E4" w:rsidRDefault="00E8089F" w:rsidP="007701E4">
      <w:pPr>
        <w:pStyle w:val="36"/>
        <w:framePr w:wrap="notBeside"/>
        <w:rPr>
          <w:rtl/>
        </w:rPr>
      </w:pPr>
      <w:r w:rsidRPr="007701E4">
        <w:rPr>
          <w:rStyle w:val="affffd"/>
          <w:rtl/>
        </w:rPr>
        <w:t>רבי יוסי:</w:t>
      </w:r>
    </w:p>
    <w:p w14:paraId="4529B62C" w14:textId="02CE38F3" w:rsidR="00E8089F" w:rsidRPr="007435EB" w:rsidRDefault="00E8089F" w:rsidP="00E8089F">
      <w:pPr>
        <w:rPr>
          <w:rtl/>
        </w:rPr>
      </w:pPr>
      <w:r w:rsidRPr="007435EB">
        <w:rPr>
          <w:rtl/>
        </w:rPr>
        <w:t xml:space="preserve">שורן בחומץ וחומץ צומתן. </w:t>
      </w:r>
      <w:r w:rsidRPr="007701E4">
        <w:rPr>
          <w:rStyle w:val="affffd"/>
          <w:rtl/>
        </w:rPr>
        <w:t>שמואל:</w:t>
      </w:r>
      <w:r w:rsidRPr="007435EB">
        <w:rPr>
          <w:rtl/>
        </w:rPr>
        <w:t xml:space="preserve"> אין הלכה כרבי יוסי.</w:t>
      </w:r>
    </w:p>
    <w:p w14:paraId="74B8435F" w14:textId="77777777" w:rsidR="007701E4" w:rsidRDefault="00E8089F" w:rsidP="007701E4">
      <w:pPr>
        <w:pStyle w:val="36"/>
        <w:framePr w:wrap="notBeside"/>
        <w:rPr>
          <w:rtl/>
        </w:rPr>
      </w:pPr>
      <w:r w:rsidRPr="007435EB">
        <w:rPr>
          <w:rtl/>
        </w:rPr>
        <w:t>ר"ח ממ"ע:</w:t>
      </w:r>
    </w:p>
    <w:p w14:paraId="6C3E8DCC" w14:textId="2C950249" w:rsidR="00E8089F" w:rsidRPr="007435EB" w:rsidRDefault="00E8089F" w:rsidP="00E8089F">
      <w:pPr>
        <w:rPr>
          <w:rFonts w:ascii="Fb Fontext" w:hAnsi="Fb Fontext"/>
          <w:sz w:val="20"/>
          <w:rtl/>
        </w:rPr>
      </w:pPr>
      <w:r w:rsidRPr="007435EB">
        <w:rPr>
          <w:rFonts w:ascii="Fb Fontext" w:hAnsi="Fb Fontext"/>
          <w:sz w:val="20"/>
          <w:rtl/>
        </w:rPr>
        <w:t>לא נתבקעו ממש, אלא כל שאילו מניחן על פי חבית והן נתבקעות מאיליהן [מריח היין]</w:t>
      </w:r>
    </w:p>
    <w:p w14:paraId="329C7FD4" w14:textId="77777777" w:rsidR="007701E4" w:rsidRDefault="00E8089F" w:rsidP="007701E4">
      <w:pPr>
        <w:pStyle w:val="36"/>
        <w:framePr w:wrap="notBeside"/>
        <w:rPr>
          <w:rtl/>
        </w:rPr>
      </w:pPr>
      <w:r w:rsidRPr="007435EB">
        <w:rPr>
          <w:rtl/>
        </w:rPr>
        <w:t>ושמואל:</w:t>
      </w:r>
    </w:p>
    <w:p w14:paraId="36D2C6D1" w14:textId="32396901" w:rsidR="00E8089F" w:rsidRPr="007435EB" w:rsidRDefault="00E8089F" w:rsidP="007701E4">
      <w:pPr>
        <w:spacing w:after="120"/>
        <w:rPr>
          <w:rtl/>
        </w:rPr>
      </w:pPr>
      <w:r w:rsidRPr="007435EB">
        <w:rPr>
          <w:rFonts w:ascii="Fb Fontext" w:hAnsi="Fb Fontext"/>
          <w:rtl/>
        </w:rPr>
        <w:t xml:space="preserve">נתבקעו ממש. </w:t>
      </w:r>
      <w:r w:rsidR="007701E4">
        <w:rPr>
          <w:rFonts w:ascii="Fb Fontext" w:hAnsi="Fb Fontext" w:hint="cs"/>
          <w:rtl/>
        </w:rPr>
        <w:t xml:space="preserve">כן נהג </w:t>
      </w:r>
      <w:r w:rsidRPr="007435EB">
        <w:rPr>
          <w:rFonts w:ascii="Fb Fontext" w:hAnsi="Fb Fontext"/>
          <w:rtl/>
        </w:rPr>
        <w:t>בדורא דבי בר חשו נתבקעו ממש.</w:t>
      </w:r>
    </w:p>
    <w:p w14:paraId="0D5E596C" w14:textId="77777777" w:rsidR="007701E4" w:rsidRDefault="00E8089F" w:rsidP="007701E4">
      <w:pPr>
        <w:pStyle w:val="36"/>
        <w:framePr w:wrap="notBeside"/>
        <w:rPr>
          <w:rtl/>
        </w:rPr>
      </w:pPr>
      <w:r w:rsidRPr="005C3FF1">
        <w:rPr>
          <w:rStyle w:val="afffa"/>
          <w:rFonts w:hint="cs"/>
          <w:rtl/>
        </w:rPr>
        <w:t>ב.</w:t>
      </w:r>
      <w:r w:rsidRPr="007435EB">
        <w:rPr>
          <w:rFonts w:hint="cs"/>
          <w:rtl/>
        </w:rPr>
        <w:t xml:space="preserve"> </w:t>
      </w:r>
      <w:r w:rsidRPr="007435EB">
        <w:rPr>
          <w:rtl/>
        </w:rPr>
        <w:t>רבה:</w:t>
      </w:r>
    </w:p>
    <w:p w14:paraId="69A24D1D" w14:textId="3419A4C3" w:rsidR="00E8089F" w:rsidRPr="007435EB" w:rsidRDefault="00E8089F" w:rsidP="00E8089F">
      <w:pPr>
        <w:rPr>
          <w:rtl/>
        </w:rPr>
      </w:pPr>
      <w:r w:rsidRPr="007435EB">
        <w:rPr>
          <w:rFonts w:ascii="Fb Fontext" w:hAnsi="Fb Fontext"/>
          <w:rtl/>
        </w:rPr>
        <w:t xml:space="preserve">בעל נפש </w:t>
      </w:r>
      <w:r w:rsidR="00AB3B38">
        <w:rPr>
          <w:rFonts w:ascii="Fb Fontext" w:hAnsi="Fb Fontext"/>
          <w:rtl/>
        </w:rPr>
        <w:t>אף</w:t>
      </w:r>
      <w:r w:rsidRPr="007435EB">
        <w:rPr>
          <w:rFonts w:ascii="Fb Fontext" w:hAnsi="Fb Fontext"/>
          <w:rtl/>
        </w:rPr>
        <w:t xml:space="preserve"> חיטין דשרירי לא ילתות.</w:t>
      </w:r>
    </w:p>
    <w:p w14:paraId="434F8A7A" w14:textId="77777777" w:rsidR="007701E4" w:rsidRDefault="00E8089F" w:rsidP="007701E4">
      <w:pPr>
        <w:pStyle w:val="36"/>
        <w:framePr w:wrap="notBeside"/>
        <w:rPr>
          <w:rtl/>
        </w:rPr>
      </w:pPr>
      <w:r w:rsidRPr="007435EB">
        <w:rPr>
          <w:rtl/>
        </w:rPr>
        <w:t>ואהך אר"נ</w:t>
      </w:r>
    </w:p>
    <w:p w14:paraId="127551E4" w14:textId="534A5A8E" w:rsidR="00E8089F" w:rsidRPr="005C3FF1" w:rsidRDefault="007701E4" w:rsidP="00E8089F">
      <w:pPr>
        <w:rPr>
          <w:rStyle w:val="afffa"/>
          <w:rtl/>
        </w:rPr>
      </w:pPr>
      <w:r>
        <w:rPr>
          <w:rFonts w:ascii="Fb Fontext" w:hAnsi="Fb Fontext" w:hint="cs"/>
          <w:sz w:val="20"/>
          <w:rtl/>
        </w:rPr>
        <w:t>שהנוהג כ</w:t>
      </w:r>
      <w:r w:rsidR="00E8089F" w:rsidRPr="007435EB">
        <w:rPr>
          <w:rFonts w:ascii="Fb Fontext" w:hAnsi="Fb Fontext"/>
          <w:sz w:val="20"/>
          <w:rtl/>
        </w:rPr>
        <w:t xml:space="preserve">רבה </w:t>
      </w:r>
      <w:r>
        <w:rPr>
          <w:rFonts w:ascii="Fb Fontext" w:hAnsi="Fb Fontext" w:hint="cs"/>
          <w:sz w:val="20"/>
          <w:rtl/>
        </w:rPr>
        <w:t>אוכל לחם מעופש</w:t>
      </w:r>
      <w:r w:rsidR="00E8089F" w:rsidRPr="007435EB">
        <w:rPr>
          <w:rFonts w:ascii="Fb Fontext" w:hAnsi="Fb Fontext"/>
          <w:sz w:val="20"/>
          <w:rtl/>
        </w:rPr>
        <w:t xml:space="preserve">. </w:t>
      </w:r>
      <w:r>
        <w:rPr>
          <w:rFonts w:ascii="Fb Fontext" w:hAnsi="Fb Fontext" w:hint="cs"/>
          <w:sz w:val="20"/>
          <w:rtl/>
        </w:rPr>
        <w:t xml:space="preserve">שהרי </w:t>
      </w:r>
      <w:r w:rsidR="00E8089F" w:rsidRPr="007435EB">
        <w:rPr>
          <w:rFonts w:ascii="Fb Fontext" w:hAnsi="Fb Fontext"/>
          <w:sz w:val="20"/>
          <w:rtl/>
        </w:rPr>
        <w:t xml:space="preserve">בי </w:t>
      </w:r>
      <w:r>
        <w:rPr>
          <w:rFonts w:ascii="Fb Fontext" w:hAnsi="Fb Fontext" w:hint="cs"/>
          <w:sz w:val="20"/>
          <w:rtl/>
        </w:rPr>
        <w:t xml:space="preserve">ר''ה ורב''א </w:t>
      </w:r>
      <w:r w:rsidR="00E8089F" w:rsidRPr="007435EB">
        <w:rPr>
          <w:rFonts w:ascii="Fb Fontext" w:hAnsi="Fb Fontext"/>
          <w:sz w:val="20"/>
          <w:rtl/>
        </w:rPr>
        <w:t xml:space="preserve">לתתי, </w:t>
      </w:r>
    </w:p>
    <w:p w14:paraId="22D70FAD" w14:textId="77777777" w:rsidR="007701E4" w:rsidRDefault="00E8089F" w:rsidP="007701E4">
      <w:pPr>
        <w:pStyle w:val="36"/>
        <w:framePr w:wrap="notBeside"/>
        <w:rPr>
          <w:rtl/>
        </w:rPr>
      </w:pPr>
      <w:r w:rsidRPr="007435EB">
        <w:rPr>
          <w:rFonts w:hint="cs"/>
          <w:rtl/>
        </w:rPr>
        <w:t xml:space="preserve">ג. </w:t>
      </w:r>
      <w:r w:rsidRPr="007435EB">
        <w:rPr>
          <w:rtl/>
        </w:rPr>
        <w:t>ורבא:</w:t>
      </w:r>
    </w:p>
    <w:p w14:paraId="39D35113" w14:textId="09CB16A5" w:rsidR="00E8089F" w:rsidRPr="007435EB" w:rsidRDefault="00E8089F" w:rsidP="00E8089F">
      <w:pPr>
        <w:rPr>
          <w:rtl/>
        </w:rPr>
      </w:pPr>
      <w:r w:rsidRPr="007435EB">
        <w:rPr>
          <w:rtl/>
        </w:rPr>
        <w:t xml:space="preserve">אסור ללתות. </w:t>
      </w:r>
      <w:r w:rsidRPr="00F46A1C">
        <w:rPr>
          <w:rStyle w:val="affffd"/>
          <w:rtl/>
        </w:rPr>
        <w:t>והך</w:t>
      </w:r>
      <w:r w:rsidRPr="007435EB">
        <w:rPr>
          <w:rtl/>
        </w:rPr>
        <w:t xml:space="preserve"> דאין לותתין שעורין בפסח היינו </w:t>
      </w:r>
      <w:r w:rsidR="00AB3B38">
        <w:rPr>
          <w:rtl/>
        </w:rPr>
        <w:t>אף</w:t>
      </w:r>
      <w:r w:rsidRPr="007435EB">
        <w:rPr>
          <w:rtl/>
        </w:rPr>
        <w:t xml:space="preserve"> שעורין דחיטים פשוט שא"א מחמת המים שעולים סדקיהם.</w:t>
      </w:r>
    </w:p>
    <w:p w14:paraId="0143766C" w14:textId="093FC5B1" w:rsidR="007701E4" w:rsidRPr="007701E4" w:rsidRDefault="007701E4" w:rsidP="007701E4">
      <w:pPr>
        <w:pStyle w:val="36"/>
        <w:framePr w:wrap="notBeside"/>
        <w:rPr>
          <w:rtl/>
        </w:rPr>
      </w:pPr>
      <w:r w:rsidRPr="007701E4">
        <w:rPr>
          <w:rFonts w:hint="cs"/>
          <w:rtl/>
        </w:rPr>
        <w:t>שוב הורה ר''א</w:t>
      </w:r>
      <w:r w:rsidR="00E8089F" w:rsidRPr="007701E4">
        <w:rPr>
          <w:rtl/>
        </w:rPr>
        <w:t>:</w:t>
      </w:r>
    </w:p>
    <w:p w14:paraId="7ADA170C" w14:textId="7C1AAA9A" w:rsidR="00E8089F" w:rsidRPr="007701E4" w:rsidRDefault="00E8089F" w:rsidP="00E8089F">
      <w:pPr>
        <w:rPr>
          <w:rStyle w:val="affffff0"/>
          <w:rtl/>
        </w:rPr>
      </w:pPr>
      <w:r w:rsidRPr="007435EB">
        <w:rPr>
          <w:rFonts w:ascii="Fb Fontext" w:hAnsi="Fb Fontext"/>
          <w:rtl/>
        </w:rPr>
        <w:t xml:space="preserve">מותר ללתות </w:t>
      </w:r>
      <w:r w:rsidRPr="007701E4">
        <w:rPr>
          <w:rStyle w:val="affffd"/>
          <w:rtl/>
        </w:rPr>
        <w:t>דתניא:</w:t>
      </w:r>
      <w:r w:rsidRPr="007435EB">
        <w:rPr>
          <w:rFonts w:ascii="Fb Fontext" w:hAnsi="Fb Fontext"/>
          <w:rtl/>
        </w:rPr>
        <w:t xml:space="preserve"> יוצאין בפת נקיה והדראה,</w:t>
      </w:r>
      <w:r w:rsidRPr="007701E4">
        <w:rPr>
          <w:rStyle w:val="affffff0"/>
          <w:rtl/>
        </w:rPr>
        <w:t xml:space="preserve"> </w:t>
      </w:r>
      <w:r w:rsidR="007701E4" w:rsidRPr="007701E4">
        <w:rPr>
          <w:rStyle w:val="affffff0"/>
          <w:rFonts w:hint="cs"/>
          <w:rtl/>
        </w:rPr>
        <w:t xml:space="preserve">וא''א </w:t>
      </w:r>
      <w:r w:rsidRPr="007701E4">
        <w:rPr>
          <w:rStyle w:val="affffff0"/>
          <w:rtl/>
        </w:rPr>
        <w:t>נקיה בלא לתיתה.</w:t>
      </w:r>
    </w:p>
    <w:p w14:paraId="7F47DA84" w14:textId="77777777" w:rsidR="007701E4" w:rsidRDefault="007701E4" w:rsidP="007701E4">
      <w:pPr>
        <w:pStyle w:val="36"/>
        <w:framePr w:wrap="notBeside"/>
        <w:rPr>
          <w:rtl/>
        </w:rPr>
      </w:pPr>
      <w:r>
        <w:rPr>
          <w:rFonts w:hint="cs"/>
          <w:rtl/>
        </w:rPr>
        <w:t>והקשה לו ר''פ</w:t>
      </w:r>
    </w:p>
    <w:p w14:paraId="1BB31CB3" w14:textId="0802740A" w:rsidR="00E8089F" w:rsidRPr="007435EB" w:rsidRDefault="00E8089F" w:rsidP="00E8089F">
      <w:pPr>
        <w:rPr>
          <w:rtl/>
        </w:rPr>
      </w:pPr>
      <w:r w:rsidRPr="007435EB">
        <w:rPr>
          <w:rtl/>
        </w:rPr>
        <w:t xml:space="preserve">מהא דהקמחין וסלתות של נכרים של כפרים טהורים שלא הוכשרו לקבל טומאה, ושל כרכין טמאין וא"כ חזי' דקרי לי סולת </w:t>
      </w:r>
      <w:r w:rsidR="00127038">
        <w:rPr>
          <w:rtl/>
        </w:rPr>
        <w:t>אף</w:t>
      </w:r>
      <w:r w:rsidRPr="007435EB">
        <w:rPr>
          <w:rtl/>
        </w:rPr>
        <w:t xml:space="preserve"> שלא לתתום.</w:t>
      </w:r>
    </w:p>
    <w:p w14:paraId="1F5BC85A" w14:textId="77777777" w:rsidR="007701E4" w:rsidRPr="007701E4" w:rsidRDefault="00E8089F" w:rsidP="007701E4">
      <w:pPr>
        <w:pStyle w:val="36"/>
        <w:framePr w:wrap="notBeside"/>
        <w:rPr>
          <w:rtl/>
        </w:rPr>
      </w:pPr>
      <w:r w:rsidRPr="007701E4">
        <w:rPr>
          <w:rtl/>
        </w:rPr>
        <w:t>ודחה רבא</w:t>
      </w:r>
    </w:p>
    <w:p w14:paraId="4160C3E3" w14:textId="71155160" w:rsidR="00E8089F" w:rsidRPr="007435EB" w:rsidRDefault="00E8089F" w:rsidP="00E8089F">
      <w:pPr>
        <w:rPr>
          <w:rtl/>
        </w:rPr>
      </w:pPr>
      <w:r w:rsidRPr="007435EB">
        <w:rPr>
          <w:rFonts w:ascii="Fb Fontext" w:hAnsi="Fb Fontext"/>
          <w:sz w:val="20"/>
          <w:rtl/>
        </w:rPr>
        <w:t>דתרגומא אקמחא</w:t>
      </w:r>
      <w:r w:rsidRPr="007435EB">
        <w:rPr>
          <w:rFonts w:ascii="Fb Fontext" w:hAnsi="Fb Fontext" w:hint="cs"/>
          <w:sz w:val="20"/>
          <w:rtl/>
        </w:rPr>
        <w:t>,</w:t>
      </w:r>
      <w:r w:rsidRPr="007435EB">
        <w:rPr>
          <w:rFonts w:ascii="Fb Fontext" w:hAnsi="Fb Fontext"/>
          <w:sz w:val="20"/>
          <w:rtl/>
        </w:rPr>
        <w:t xml:space="preserve"> </w:t>
      </w:r>
      <w:r w:rsidRPr="005C3FF1">
        <w:rPr>
          <w:rStyle w:val="afffa"/>
          <w:rtl/>
        </w:rPr>
        <w:t xml:space="preserve">ושוב דחאו </w:t>
      </w:r>
      <w:r w:rsidRPr="007435EB">
        <w:rPr>
          <w:rFonts w:ascii="Fb Fontext" w:hAnsi="Fb Fontext"/>
          <w:sz w:val="20"/>
          <w:rtl/>
        </w:rPr>
        <w:t>דגם בלא זה לקמח מנחות בלא לתיתה קרי סולת</w:t>
      </w:r>
      <w:r w:rsidRPr="007435EB">
        <w:rPr>
          <w:rFonts w:ascii="Fb Fontext" w:hAnsi="Fb Fontext" w:hint="cs"/>
          <w:sz w:val="20"/>
          <w:rtl/>
        </w:rPr>
        <w:t>.</w:t>
      </w:r>
    </w:p>
    <w:p w14:paraId="5F1C7038" w14:textId="77777777" w:rsidR="007701E4" w:rsidRPr="007701E4" w:rsidRDefault="00E8089F" w:rsidP="007701E4">
      <w:pPr>
        <w:pStyle w:val="36"/>
        <w:framePr w:wrap="notBeside"/>
        <w:rPr>
          <w:rtl/>
        </w:rPr>
      </w:pPr>
      <w:r w:rsidRPr="007701E4">
        <w:rPr>
          <w:rtl/>
        </w:rPr>
        <w:t>הדר א"רא:</w:t>
      </w:r>
    </w:p>
    <w:p w14:paraId="3847B288" w14:textId="64FF3CAB" w:rsidR="00E8089F" w:rsidRPr="007435EB" w:rsidRDefault="00E8089F" w:rsidP="00E8089F">
      <w:pPr>
        <w:rPr>
          <w:rtl/>
        </w:rPr>
      </w:pPr>
      <w:r w:rsidRPr="007435EB">
        <w:rPr>
          <w:rFonts w:ascii="Fb Fontext" w:hAnsi="Fb Fontext"/>
          <w:rtl/>
        </w:rPr>
        <w:t xml:space="preserve">מצוה ללתות </w:t>
      </w:r>
      <w:r w:rsidRPr="00AC0CB1">
        <w:rPr>
          <w:rStyle w:val="af2"/>
          <w:rtl/>
        </w:rPr>
        <w:t xml:space="preserve">ד'ושמרתם את המצות' </w:t>
      </w:r>
      <w:r w:rsidRPr="007435EB">
        <w:rPr>
          <w:rFonts w:ascii="Fb Fontext" w:hAnsi="Fb Fontext"/>
          <w:rtl/>
        </w:rPr>
        <w:t>אי לא דבעי לתיתה - שימור למאי?</w:t>
      </w:r>
    </w:p>
    <w:p w14:paraId="3198E7CB" w14:textId="0637E1FE" w:rsidR="00E8089F" w:rsidRPr="007435EB" w:rsidRDefault="00E8089F" w:rsidP="00E8089F">
      <w:pPr>
        <w:rPr>
          <w:rFonts w:ascii="Fb Fontext" w:hAnsi="Fb Fontext" w:cs="Guttman Vilna"/>
          <w:b/>
          <w:bCs/>
          <w:sz w:val="20"/>
          <w:rtl/>
        </w:rPr>
      </w:pPr>
      <w:r w:rsidRPr="007435EB">
        <w:rPr>
          <w:rFonts w:ascii="Fb Fontext" w:hAnsi="Fb Fontext"/>
          <w:sz w:val="20"/>
          <w:rtl/>
        </w:rPr>
        <w:t xml:space="preserve">דשימור דלישה </w:t>
      </w:r>
      <w:r w:rsidR="007701E4">
        <w:rPr>
          <w:rFonts w:ascii="Fb Fontext" w:hAnsi="Fb Fontext" w:hint="cs"/>
          <w:sz w:val="20"/>
          <w:rtl/>
        </w:rPr>
        <w:t xml:space="preserve">אינו </w:t>
      </w:r>
      <w:r w:rsidRPr="007435EB">
        <w:rPr>
          <w:rFonts w:ascii="Fb Fontext" w:hAnsi="Fb Fontext"/>
          <w:sz w:val="20"/>
          <w:rtl/>
        </w:rPr>
        <w:t xml:space="preserve">שימור, </w:t>
      </w:r>
      <w:r w:rsidR="007701E4">
        <w:rPr>
          <w:rFonts w:ascii="Fb Fontext" w:hAnsi="Fb Fontext" w:hint="cs"/>
          <w:sz w:val="20"/>
          <w:rtl/>
        </w:rPr>
        <w:t xml:space="preserve">ולכך לר''ה </w:t>
      </w:r>
      <w:r w:rsidRPr="007435EB">
        <w:rPr>
          <w:rFonts w:ascii="Fb Fontext" w:hAnsi="Fb Fontext"/>
          <w:sz w:val="20"/>
          <w:rtl/>
        </w:rPr>
        <w:t>בצקות של נכרים אדם ממלא כריסו מהן, ובלבד שיאכל כזית מצה באחרונה. ולא בראשונה דבעי' שימור מעיקרא.</w:t>
      </w:r>
    </w:p>
    <w:p w14:paraId="55EFAFC4" w14:textId="77777777" w:rsidR="007701E4" w:rsidRDefault="00E8089F" w:rsidP="007701E4">
      <w:pPr>
        <w:pStyle w:val="36"/>
        <w:framePr w:wrap="notBeside"/>
        <w:rPr>
          <w:rtl/>
        </w:rPr>
      </w:pPr>
      <w:r w:rsidRPr="007435EB">
        <w:rPr>
          <w:rtl/>
        </w:rPr>
        <w:t>ו</w:t>
      </w:r>
      <w:r w:rsidR="00AB3B38">
        <w:rPr>
          <w:rtl/>
        </w:rPr>
        <w:t>אף</w:t>
      </w:r>
      <w:r w:rsidRPr="007435EB">
        <w:rPr>
          <w:rtl/>
        </w:rPr>
        <w:t xml:space="preserve"> דהקשו </w:t>
      </w:r>
    </w:p>
    <w:p w14:paraId="52012F29" w14:textId="51BDBC12" w:rsidR="00E8089F" w:rsidRPr="007435EB" w:rsidRDefault="00E8089F" w:rsidP="00E8089F">
      <w:pPr>
        <w:rPr>
          <w:rtl/>
        </w:rPr>
      </w:pPr>
      <w:r w:rsidRPr="007435EB">
        <w:rPr>
          <w:rFonts w:ascii="Fb Fontext" w:hAnsi="Fb Fontext"/>
          <w:rtl/>
        </w:rPr>
        <w:t xml:space="preserve">אפשר </w:t>
      </w:r>
      <w:r w:rsidR="007701E4">
        <w:rPr>
          <w:rFonts w:ascii="Fb Fontext" w:hAnsi="Fb Fontext" w:hint="cs"/>
          <w:rtl/>
        </w:rPr>
        <w:t xml:space="preserve">שבזמן </w:t>
      </w:r>
      <w:r w:rsidRPr="007435EB">
        <w:rPr>
          <w:rFonts w:ascii="Fb Fontext" w:hAnsi="Fb Fontext"/>
          <w:rtl/>
        </w:rPr>
        <w:t xml:space="preserve">דנחית לשימור מהני לא חזר בו רבא מהך דמצווה ללתות </w:t>
      </w:r>
      <w:r w:rsidR="007701E4" w:rsidRPr="007701E4">
        <w:rPr>
          <w:rStyle w:val="affffd"/>
          <w:rFonts w:hint="cs"/>
          <w:rtl/>
        </w:rPr>
        <w:t xml:space="preserve">וכפי שאמר לאותם </w:t>
      </w:r>
      <w:r w:rsidRPr="007701E4">
        <w:rPr>
          <w:rStyle w:val="affffd"/>
          <w:rtl/>
        </w:rPr>
        <w:t>דמהפכי כיפי:</w:t>
      </w:r>
      <w:r w:rsidRPr="007435EB">
        <w:rPr>
          <w:rFonts w:ascii="Fb Fontext" w:hAnsi="Fb Fontext"/>
          <w:rtl/>
        </w:rPr>
        <w:t xml:space="preserve"> </w:t>
      </w:r>
      <w:r w:rsidR="007701E4">
        <w:rPr>
          <w:rFonts w:ascii="Fb Fontext" w:hAnsi="Fb Fontext" w:hint="cs"/>
          <w:rtl/>
        </w:rPr>
        <w:t xml:space="preserve">כשאתם הוכפים הפכו </w:t>
      </w:r>
      <w:r w:rsidRPr="007435EB">
        <w:rPr>
          <w:rFonts w:ascii="Fb Fontext" w:hAnsi="Fb Fontext"/>
          <w:rtl/>
        </w:rPr>
        <w:t xml:space="preserve">לשום מצוה. </w:t>
      </w:r>
      <w:r w:rsidRPr="007701E4">
        <w:rPr>
          <w:rStyle w:val="affffd"/>
          <w:rtl/>
        </w:rPr>
        <w:t>דס"ל</w:t>
      </w:r>
      <w:r w:rsidRPr="007435EB">
        <w:rPr>
          <w:rFonts w:ascii="Fb Fontext" w:hAnsi="Fb Fontext"/>
          <w:rtl/>
        </w:rPr>
        <w:t xml:space="preserve"> מתחלתו ועד סופו בעינן.</w:t>
      </w:r>
    </w:p>
    <w:p w14:paraId="572BE8CE" w14:textId="77777777" w:rsidR="007701E4" w:rsidRDefault="00E8089F" w:rsidP="007701E4">
      <w:pPr>
        <w:pStyle w:val="36"/>
        <w:framePr w:wrap="notBeside"/>
        <w:rPr>
          <w:rtl/>
        </w:rPr>
      </w:pPr>
      <w:r w:rsidRPr="007435EB">
        <w:rPr>
          <w:rtl/>
        </w:rPr>
        <w:t>וכן</w:t>
      </w:r>
      <w:r w:rsidR="007701E4">
        <w:rPr>
          <w:rFonts w:hint="cs"/>
          <w:rtl/>
        </w:rPr>
        <w:t>מבד''ר</w:t>
      </w:r>
    </w:p>
    <w:p w14:paraId="127B1EA0" w14:textId="53DBCFED" w:rsidR="00E8089F" w:rsidRPr="007435EB" w:rsidRDefault="00E8089F" w:rsidP="00E8089F">
      <w:pPr>
        <w:rPr>
          <w:rtl/>
        </w:rPr>
      </w:pPr>
      <w:r w:rsidRPr="007435EB">
        <w:rPr>
          <w:rtl/>
        </w:rPr>
        <w:t>מנקטא ליה אימיה חיטים בכלי.</w:t>
      </w:r>
    </w:p>
    <w:p w14:paraId="33206AAE" w14:textId="77777777" w:rsidR="00E8089F" w:rsidRPr="007435EB" w:rsidRDefault="00E8089F" w:rsidP="007701E4">
      <w:pPr>
        <w:pStyle w:val="afff"/>
        <w:framePr w:wrap="around"/>
        <w:rPr>
          <w:rtl/>
        </w:rPr>
      </w:pPr>
      <w:r w:rsidRPr="007435EB">
        <w:rPr>
          <w:rFonts w:hint="cs"/>
          <w:rtl/>
        </w:rPr>
        <w:t>מ:</w:t>
      </w:r>
    </w:p>
    <w:p w14:paraId="5C191AAB" w14:textId="77777777" w:rsidR="007701E4" w:rsidRPr="007701E4" w:rsidRDefault="00E8089F" w:rsidP="007701E4">
      <w:pPr>
        <w:pStyle w:val="afffff0"/>
        <w:rPr>
          <w:rtl/>
        </w:rPr>
      </w:pPr>
      <w:r w:rsidRPr="007701E4">
        <w:rPr>
          <w:rFonts w:hint="cs"/>
          <w:rtl/>
        </w:rPr>
        <w:t xml:space="preserve">ספינת חיטים </w:t>
      </w:r>
    </w:p>
    <w:p w14:paraId="7DA95725" w14:textId="1768951C" w:rsidR="00E8089F" w:rsidRPr="007435EB" w:rsidRDefault="00E8089F" w:rsidP="00E8089F">
      <w:pPr>
        <w:rPr>
          <w:rFonts w:ascii="Fb Fontext" w:hAnsi="Fb Fontext"/>
          <w:rtl/>
        </w:rPr>
      </w:pPr>
      <w:r w:rsidRPr="007435EB">
        <w:rPr>
          <w:rFonts w:ascii="Fb Fontext" w:hAnsi="Fb Fontext" w:hint="cs"/>
          <w:rtl/>
        </w:rPr>
        <w:t xml:space="preserve">שטבעה בחישתא </w:t>
      </w:r>
      <w:r w:rsidR="007701E4" w:rsidRPr="007701E4">
        <w:rPr>
          <w:rStyle w:val="affffd"/>
          <w:rFonts w:hint="cs"/>
          <w:rtl/>
        </w:rPr>
        <w:t>ו</w:t>
      </w:r>
      <w:r w:rsidRPr="007701E4">
        <w:rPr>
          <w:rStyle w:val="affffd"/>
          <w:rFonts w:hint="cs"/>
          <w:rtl/>
        </w:rPr>
        <w:t>רבא</w:t>
      </w:r>
      <w:r w:rsidRPr="007435EB">
        <w:rPr>
          <w:rFonts w:ascii="Fb Fontext" w:hAnsi="Fb Fontext" w:hint="cs"/>
          <w:rtl/>
        </w:rPr>
        <w:t xml:space="preserve"> </w:t>
      </w:r>
      <w:r w:rsidR="007701E4">
        <w:rPr>
          <w:rFonts w:ascii="Fb Fontext" w:hAnsi="Fb Fontext" w:hint="cs"/>
          <w:rtl/>
        </w:rPr>
        <w:t xml:space="preserve">התיר </w:t>
      </w:r>
      <w:r w:rsidRPr="007435EB">
        <w:rPr>
          <w:rFonts w:ascii="Fb Fontext" w:hAnsi="Fb Fontext" w:hint="cs"/>
          <w:rtl/>
        </w:rPr>
        <w:t>למכור</w:t>
      </w:r>
      <w:r w:rsidRPr="007435EB">
        <w:rPr>
          <w:rFonts w:ascii="Fb Fontext" w:hAnsi="Fb Fontext"/>
          <w:rtl/>
        </w:rPr>
        <w:t xml:space="preserve"> לנכרים. ואח"ז חזר בו כדי שלא ימכרו אח"כ לישראל </w:t>
      </w:r>
      <w:r w:rsidRPr="007701E4">
        <w:rPr>
          <w:rStyle w:val="affffd"/>
          <w:rtl/>
        </w:rPr>
        <w:t>וכדחזי'</w:t>
      </w:r>
      <w:r w:rsidRPr="007435EB">
        <w:rPr>
          <w:rFonts w:ascii="Fb Fontext" w:hAnsi="Fb Fontext"/>
          <w:rtl/>
        </w:rPr>
        <w:t xml:space="preserve"> בבגד שאבד בו כלאים שלא ימכרנו לנכרי או מרדעת לחמור אלא תכריכין למת</w:t>
      </w:r>
      <w:r w:rsidRPr="007435EB">
        <w:rPr>
          <w:rFonts w:ascii="Fb Fontext" w:hAnsi="Fb Fontext" w:hint="cs"/>
          <w:rtl/>
        </w:rPr>
        <w:t>,</w:t>
      </w:r>
    </w:p>
    <w:p w14:paraId="2A7D1319" w14:textId="77777777" w:rsidR="007701E4" w:rsidRDefault="00E8089F" w:rsidP="007701E4">
      <w:pPr>
        <w:pStyle w:val="36"/>
        <w:framePr w:wrap="notBeside"/>
        <w:rPr>
          <w:rtl/>
        </w:rPr>
      </w:pPr>
      <w:r w:rsidRPr="007435EB">
        <w:rPr>
          <w:rtl/>
        </w:rPr>
        <w:t>אלא</w:t>
      </w:r>
    </w:p>
    <w:p w14:paraId="648120A6" w14:textId="12E3E99E" w:rsidR="00E8089F" w:rsidRPr="007435EB" w:rsidRDefault="00E8089F" w:rsidP="00E8089F">
      <w:pPr>
        <w:rPr>
          <w:rtl/>
        </w:rPr>
      </w:pPr>
      <w:r w:rsidRPr="007435EB">
        <w:rPr>
          <w:rtl/>
        </w:rPr>
        <w:t>התיר למכור קב קב לישראל שיגמר קודם הפסח.</w:t>
      </w:r>
    </w:p>
    <w:p w14:paraId="48CE6409" w14:textId="6A86E4BC" w:rsidR="00E8089F" w:rsidRPr="007435EB" w:rsidRDefault="00F47631" w:rsidP="00F47631">
      <w:pPr>
        <w:pStyle w:val="affd"/>
        <w:rPr>
          <w:bCs/>
          <w:rtl/>
        </w:rPr>
      </w:pPr>
      <w:r>
        <w:rPr>
          <w:rFonts w:hint="cs"/>
          <w:rtl/>
        </w:rPr>
        <w:t>***</w:t>
      </w:r>
    </w:p>
    <w:p w14:paraId="7F73E4C0" w14:textId="77777777" w:rsidR="007701E4" w:rsidRDefault="00E8089F" w:rsidP="007701E4">
      <w:pPr>
        <w:pStyle w:val="36"/>
        <w:framePr w:wrap="notBeside"/>
        <w:rPr>
          <w:rFonts w:ascii="Fb Fontext" w:hAnsi="Fb Fontext"/>
          <w:sz w:val="20"/>
          <w:rtl/>
        </w:rPr>
      </w:pPr>
      <w:r w:rsidRPr="005C3FF1">
        <w:rPr>
          <w:rStyle w:val="afffa"/>
          <w:rtl/>
        </w:rPr>
        <w:t>ת"ר</w:t>
      </w:r>
      <w:r w:rsidRPr="007435EB">
        <w:rPr>
          <w:rFonts w:ascii="Fb Fontext" w:hAnsi="Fb Fontext"/>
          <w:sz w:val="20"/>
          <w:rtl/>
        </w:rPr>
        <w:t>:</w:t>
      </w:r>
    </w:p>
    <w:p w14:paraId="76BE7D60" w14:textId="77777777" w:rsidR="007701E4" w:rsidRPr="007701E4" w:rsidRDefault="00E8089F" w:rsidP="007701E4">
      <w:pPr>
        <w:pStyle w:val="afffff0"/>
        <w:rPr>
          <w:rtl/>
        </w:rPr>
      </w:pPr>
      <w:r w:rsidRPr="007701E4">
        <w:rPr>
          <w:rtl/>
        </w:rPr>
        <w:t>אין מוללין את הקדירה בפסח,</w:t>
      </w:r>
    </w:p>
    <w:p w14:paraId="30E07E0B" w14:textId="35ACE18E" w:rsidR="00E8089F" w:rsidRPr="007435EB" w:rsidRDefault="00E8089F" w:rsidP="00623CAA">
      <w:pPr>
        <w:spacing w:before="4"/>
        <w:rPr>
          <w:rFonts w:ascii="Fb Fontext" w:hAnsi="Fb Fontext" w:cs="Guttman Vilna"/>
          <w:b/>
          <w:bCs/>
          <w:sz w:val="20"/>
          <w:rtl/>
        </w:rPr>
      </w:pPr>
      <w:r w:rsidRPr="007701E4">
        <w:rPr>
          <w:rStyle w:val="afffa"/>
          <w:rtl/>
        </w:rPr>
        <w:t>והרוצה שימלול -</w:t>
      </w:r>
      <w:r w:rsidRPr="007435EB">
        <w:rPr>
          <w:rFonts w:ascii="Fb Fontext" w:hAnsi="Fb Fontext"/>
          <w:sz w:val="20"/>
          <w:rtl/>
        </w:rPr>
        <w:t xml:space="preserve"> נותן את הקמח </w:t>
      </w:r>
      <w:r w:rsidR="007701E4">
        <w:rPr>
          <w:rFonts w:ascii="Fb Fontext" w:hAnsi="Fb Fontext" w:hint="cs"/>
          <w:sz w:val="20"/>
          <w:rtl/>
        </w:rPr>
        <w:t xml:space="preserve">ואח''כ </w:t>
      </w:r>
      <w:r w:rsidRPr="007435EB">
        <w:rPr>
          <w:rFonts w:ascii="Fb Fontext" w:hAnsi="Fb Fontext"/>
          <w:sz w:val="20"/>
          <w:rtl/>
        </w:rPr>
        <w:t>נותן את החומץ.</w:t>
      </w:r>
    </w:p>
    <w:p w14:paraId="2D330B90" w14:textId="54B9DE24" w:rsidR="007701E4" w:rsidRDefault="007701E4" w:rsidP="007701E4">
      <w:pPr>
        <w:pStyle w:val="36"/>
        <w:framePr w:wrap="notBeside"/>
        <w:rPr>
          <w:rtl/>
        </w:rPr>
      </w:pPr>
      <w:r>
        <w:rPr>
          <w:rFonts w:hint="cs"/>
          <w:rtl/>
        </w:rPr>
        <w:t>ר"י</w:t>
      </w:r>
      <w:r w:rsidR="00E8089F" w:rsidRPr="007435EB">
        <w:rPr>
          <w:rtl/>
        </w:rPr>
        <w:t>:</w:t>
      </w:r>
    </w:p>
    <w:p w14:paraId="2F503E7E" w14:textId="7EDB25DD" w:rsidR="00E8089F" w:rsidRPr="007435EB" w:rsidRDefault="00E8089F" w:rsidP="007701E4">
      <w:pPr>
        <w:spacing w:after="120"/>
        <w:rPr>
          <w:rtl/>
        </w:rPr>
      </w:pPr>
      <w:r w:rsidRPr="007435EB">
        <w:rPr>
          <w:rFonts w:ascii="Fb Fontext" w:hAnsi="Fb Fontext"/>
          <w:rtl/>
        </w:rPr>
        <w:t xml:space="preserve">אף נותן את החומץ </w:t>
      </w:r>
      <w:r w:rsidR="007701E4">
        <w:rPr>
          <w:rFonts w:ascii="Fb Fontext" w:hAnsi="Fb Fontext" w:hint="cs"/>
          <w:rtl/>
        </w:rPr>
        <w:t xml:space="preserve">ואח''כ </w:t>
      </w:r>
      <w:r w:rsidRPr="007435EB">
        <w:rPr>
          <w:rFonts w:ascii="Fb Fontext" w:hAnsi="Fb Fontext"/>
          <w:rtl/>
        </w:rPr>
        <w:t xml:space="preserve">נותן את הקמח. </w:t>
      </w:r>
    </w:p>
    <w:p w14:paraId="2039E129" w14:textId="77777777" w:rsidR="007701E4" w:rsidRDefault="00E8089F" w:rsidP="007701E4">
      <w:pPr>
        <w:pStyle w:val="36"/>
        <w:framePr w:wrap="notBeside"/>
        <w:rPr>
          <w:rtl/>
        </w:rPr>
      </w:pPr>
      <w:r w:rsidRPr="007435EB">
        <w:rPr>
          <w:rtl/>
        </w:rPr>
        <w:t xml:space="preserve">תנן: </w:t>
      </w:r>
    </w:p>
    <w:p w14:paraId="38FD840F" w14:textId="77777777" w:rsidR="007701E4" w:rsidRDefault="00E8089F" w:rsidP="00E8089F">
      <w:pPr>
        <w:rPr>
          <w:rFonts w:ascii="Fb Fontext" w:hAnsi="Fb Fontext"/>
          <w:sz w:val="20"/>
          <w:rtl/>
        </w:rPr>
      </w:pPr>
      <w:r w:rsidRPr="007701E4">
        <w:rPr>
          <w:rStyle w:val="afffa"/>
          <w:rtl/>
        </w:rPr>
        <w:t xml:space="preserve">אילפס והקדירה שהעבירן מרותחין </w:t>
      </w:r>
      <w:r w:rsidRPr="007701E4">
        <w:rPr>
          <w:rStyle w:val="afffa"/>
          <w:rFonts w:hint="cs"/>
          <w:rtl/>
        </w:rPr>
        <w:t>ל</w:t>
      </w:r>
      <w:r w:rsidRPr="007701E4">
        <w:rPr>
          <w:rStyle w:val="afffa"/>
          <w:rtl/>
        </w:rPr>
        <w:t>א יתן לתוכן תבלין</w:t>
      </w:r>
      <w:r w:rsidRPr="007435EB">
        <w:rPr>
          <w:rFonts w:ascii="Fb Fontext" w:hAnsi="Fb Fontext"/>
          <w:sz w:val="20"/>
          <w:rtl/>
        </w:rPr>
        <w:t>,</w:t>
      </w:r>
    </w:p>
    <w:p w14:paraId="47F683A0" w14:textId="4E7DA04D" w:rsidR="007701E4" w:rsidRDefault="00E8089F" w:rsidP="00E8089F">
      <w:pPr>
        <w:rPr>
          <w:rFonts w:ascii="Fb Fontext" w:hAnsi="Fb Fontext"/>
          <w:sz w:val="20"/>
          <w:rtl/>
        </w:rPr>
      </w:pPr>
      <w:r w:rsidRPr="007435EB">
        <w:rPr>
          <w:rFonts w:ascii="Fb Fontext" w:hAnsi="Fb Fontext"/>
          <w:sz w:val="20"/>
          <w:rtl/>
        </w:rPr>
        <w:t xml:space="preserve">אבל נותן לתוך הקערה או לתוך התמחוי. </w:t>
      </w:r>
    </w:p>
    <w:p w14:paraId="72BFED3F" w14:textId="77777777" w:rsidR="007701E4" w:rsidRDefault="00E8089F" w:rsidP="007701E4">
      <w:pPr>
        <w:pStyle w:val="36"/>
        <w:framePr w:wrap="notBeside"/>
        <w:rPr>
          <w:rtl/>
        </w:rPr>
      </w:pPr>
      <w:r w:rsidRPr="007435EB">
        <w:rPr>
          <w:rtl/>
        </w:rPr>
        <w:t>ר"י:</w:t>
      </w:r>
    </w:p>
    <w:p w14:paraId="347A4117" w14:textId="5AF1D6BF" w:rsidR="00E8089F" w:rsidRPr="007435EB" w:rsidRDefault="00E8089F" w:rsidP="00E8089F">
      <w:pPr>
        <w:rPr>
          <w:rtl/>
        </w:rPr>
      </w:pPr>
      <w:r w:rsidRPr="007435EB">
        <w:rPr>
          <w:rFonts w:ascii="Fb Fontext" w:hAnsi="Fb Fontext"/>
          <w:sz w:val="20"/>
          <w:rtl/>
        </w:rPr>
        <w:t>לכל הוא נותן, חוץ מדבר שיש בו חומץ וציר.</w:t>
      </w:r>
    </w:p>
    <w:p w14:paraId="4E0CD4F6" w14:textId="77777777" w:rsidR="007701E4" w:rsidRDefault="00E8089F" w:rsidP="007701E4">
      <w:pPr>
        <w:pStyle w:val="36"/>
        <w:framePr w:wrap="notBeside"/>
        <w:rPr>
          <w:rtl/>
        </w:rPr>
      </w:pPr>
      <w:r w:rsidRPr="00F46A1C">
        <w:rPr>
          <w:rStyle w:val="affffd"/>
          <w:rtl/>
        </w:rPr>
        <w:t>והך</w:t>
      </w:r>
      <w:r w:rsidRPr="007435EB">
        <w:rPr>
          <w:rtl/>
        </w:rPr>
        <w:t xml:space="preserve"> דרבי יוסי</w:t>
      </w:r>
    </w:p>
    <w:p w14:paraId="511FD69D" w14:textId="4C07782E" w:rsidR="00E8089F" w:rsidRPr="007435EB" w:rsidRDefault="00E8089F" w:rsidP="00E8089F">
      <w:pPr>
        <w:rPr>
          <w:rtl/>
        </w:rPr>
      </w:pPr>
      <w:r w:rsidRPr="007435EB">
        <w:rPr>
          <w:rFonts w:ascii="Fb Fontext" w:hAnsi="Fb Fontext"/>
          <w:rtl/>
        </w:rPr>
        <w:t xml:space="preserve">דשורן בחומץ </w:t>
      </w:r>
      <w:r w:rsidR="007701E4">
        <w:rPr>
          <w:rFonts w:ascii="Fb Fontext" w:hAnsi="Fb Fontext" w:hint="cs"/>
          <w:rtl/>
        </w:rPr>
        <w:t>ש</w:t>
      </w:r>
      <w:r w:rsidRPr="007435EB">
        <w:rPr>
          <w:rFonts w:ascii="Fb Fontext" w:hAnsi="Fb Fontext"/>
          <w:rtl/>
        </w:rPr>
        <w:t xml:space="preserve">צומתן דווקא </w:t>
      </w:r>
      <w:r w:rsidR="007701E4">
        <w:rPr>
          <w:rFonts w:ascii="Fb Fontext" w:hAnsi="Fb Fontext" w:hint="cs"/>
          <w:rtl/>
        </w:rPr>
        <w:t xml:space="preserve">בשישנו בעין, </w:t>
      </w:r>
      <w:r w:rsidRPr="007435EB">
        <w:rPr>
          <w:rFonts w:ascii="Fb Fontext" w:hAnsi="Fb Fontext"/>
          <w:rtl/>
        </w:rPr>
        <w:t>אבל לא ע"י תערובת.</w:t>
      </w:r>
    </w:p>
    <w:p w14:paraId="23667BAA" w14:textId="77777777" w:rsidR="007701E4" w:rsidRDefault="00E8089F" w:rsidP="007701E4">
      <w:pPr>
        <w:pStyle w:val="36"/>
        <w:framePr w:wrap="notBeside"/>
        <w:rPr>
          <w:rtl/>
        </w:rPr>
      </w:pPr>
      <w:r w:rsidRPr="007435EB">
        <w:rPr>
          <w:rtl/>
        </w:rPr>
        <w:t>עולא:</w:t>
      </w:r>
    </w:p>
    <w:p w14:paraId="4D7914E9" w14:textId="30E55E7C" w:rsidR="00E8089F" w:rsidRPr="007435EB" w:rsidRDefault="007701E4" w:rsidP="007701E4">
      <w:pPr>
        <w:spacing w:after="120"/>
        <w:rPr>
          <w:rtl/>
        </w:rPr>
      </w:pPr>
      <w:r>
        <w:rPr>
          <w:rFonts w:hint="cs"/>
          <w:rtl/>
        </w:rPr>
        <w:t xml:space="preserve">בשניהם </w:t>
      </w:r>
      <w:r w:rsidR="00E8089F" w:rsidRPr="007435EB">
        <w:rPr>
          <w:rtl/>
        </w:rPr>
        <w:t xml:space="preserve">אסור, </w:t>
      </w:r>
      <w:r>
        <w:rPr>
          <w:rFonts w:hint="cs"/>
          <w:rtl/>
        </w:rPr>
        <w:t>ד</w:t>
      </w:r>
      <w:r w:rsidR="00E8089F" w:rsidRPr="007435EB">
        <w:rPr>
          <w:rtl/>
        </w:rPr>
        <w:t xml:space="preserve">לך לך אמרינן </w:t>
      </w:r>
      <w:r>
        <w:rPr>
          <w:rFonts w:hint="cs"/>
          <w:rtl/>
        </w:rPr>
        <w:t>לנזיר סחור סחור לכרם לא תקרב</w:t>
      </w:r>
    </w:p>
    <w:p w14:paraId="022B57D6" w14:textId="77777777" w:rsidR="007701E4" w:rsidRDefault="00E8089F" w:rsidP="007701E4">
      <w:pPr>
        <w:pStyle w:val="36"/>
        <w:framePr w:wrap="notBeside"/>
        <w:rPr>
          <w:rtl/>
        </w:rPr>
      </w:pPr>
      <w:r w:rsidRPr="007435EB">
        <w:rPr>
          <w:rtl/>
        </w:rPr>
        <w:t>רב פפי</w:t>
      </w:r>
    </w:p>
    <w:p w14:paraId="3923FA3F" w14:textId="25992D40" w:rsidR="00E8089F" w:rsidRPr="007435EB" w:rsidRDefault="007701E4" w:rsidP="00E8089F">
      <w:pPr>
        <w:rPr>
          <w:rtl/>
        </w:rPr>
      </w:pPr>
      <w:r>
        <w:rPr>
          <w:rFonts w:hint="cs"/>
          <w:rtl/>
        </w:rPr>
        <w:t xml:space="preserve">התיר לנחתומי רבי </w:t>
      </w:r>
      <w:r w:rsidR="00E8089F" w:rsidRPr="007701E4">
        <w:rPr>
          <w:rStyle w:val="afffa"/>
          <w:rtl/>
        </w:rPr>
        <w:t>לממחה קדירה ב</w:t>
      </w:r>
      <w:r w:rsidRPr="007701E4">
        <w:rPr>
          <w:rStyle w:val="afffa"/>
          <w:rFonts w:hint="cs"/>
          <w:rtl/>
        </w:rPr>
        <w:t xml:space="preserve">קמח </w:t>
      </w:r>
      <w:r w:rsidR="00E8089F" w:rsidRPr="007701E4">
        <w:rPr>
          <w:rStyle w:val="afffa"/>
          <w:rtl/>
        </w:rPr>
        <w:t>חיטים קלויות</w:t>
      </w:r>
      <w:r w:rsidR="00E8089F" w:rsidRPr="007435EB">
        <w:rPr>
          <w:rtl/>
        </w:rPr>
        <w:t>.</w:t>
      </w:r>
    </w:p>
    <w:p w14:paraId="072CAB00" w14:textId="77777777" w:rsidR="007701E4" w:rsidRDefault="00E8089F" w:rsidP="007701E4">
      <w:pPr>
        <w:pStyle w:val="36"/>
        <w:framePr w:wrap="notBeside"/>
        <w:rPr>
          <w:rtl/>
        </w:rPr>
      </w:pPr>
      <w:r w:rsidRPr="007435EB">
        <w:rPr>
          <w:rtl/>
        </w:rPr>
        <w:t>תמה רבא</w:t>
      </w:r>
    </w:p>
    <w:p w14:paraId="3444274B" w14:textId="29A2C6B5" w:rsidR="00E8089F" w:rsidRPr="007435EB" w:rsidRDefault="00E8089F" w:rsidP="00E8089F">
      <w:pPr>
        <w:rPr>
          <w:rtl/>
        </w:rPr>
      </w:pPr>
      <w:r w:rsidRPr="007435EB">
        <w:rPr>
          <w:rtl/>
        </w:rPr>
        <w:t xml:space="preserve">איך שהתירו לעשות כן במקום </w:t>
      </w:r>
      <w:r w:rsidR="007701E4">
        <w:rPr>
          <w:rFonts w:hint="cs"/>
          <w:rtl/>
        </w:rPr>
        <w:t xml:space="preserve">שמצויים </w:t>
      </w:r>
      <w:r w:rsidRPr="007435EB">
        <w:rPr>
          <w:rtl/>
        </w:rPr>
        <w:t>עבדים דדעתן קלה.</w:t>
      </w:r>
    </w:p>
    <w:p w14:paraId="10FE53D8" w14:textId="77777777" w:rsidR="007701E4" w:rsidRDefault="007701E4" w:rsidP="007701E4">
      <w:pPr>
        <w:pStyle w:val="36"/>
        <w:framePr w:wrap="notBeside"/>
        <w:rPr>
          <w:rtl/>
        </w:rPr>
      </w:pPr>
      <w:r>
        <w:rPr>
          <w:rFonts w:hint="cs"/>
          <w:rtl/>
        </w:rPr>
        <w:t>א''ד</w:t>
      </w:r>
      <w:r w:rsidR="00E8089F" w:rsidRPr="007435EB">
        <w:rPr>
          <w:rtl/>
        </w:rPr>
        <w:t>:</w:t>
      </w:r>
    </w:p>
    <w:p w14:paraId="35A42B02" w14:textId="541B451B" w:rsidR="00E8089F" w:rsidRPr="007435EB" w:rsidRDefault="00E8089F" w:rsidP="007701E4">
      <w:pPr>
        <w:rPr>
          <w:rtl/>
        </w:rPr>
      </w:pPr>
      <w:r w:rsidRPr="007435EB">
        <w:rPr>
          <w:rtl/>
        </w:rPr>
        <w:t xml:space="preserve">רבא </w:t>
      </w:r>
      <w:r w:rsidR="007701E4">
        <w:rPr>
          <w:rFonts w:hint="cs"/>
          <w:rtl/>
        </w:rPr>
        <w:t xml:space="preserve">עצמו </w:t>
      </w:r>
      <w:r w:rsidRPr="007435EB">
        <w:rPr>
          <w:rtl/>
        </w:rPr>
        <w:t xml:space="preserve">מחי </w:t>
      </w:r>
      <w:r w:rsidR="007701E4">
        <w:rPr>
          <w:rFonts w:hint="cs"/>
          <w:rtl/>
        </w:rPr>
        <w:t>קדירה בקמח חיטים קלויות</w:t>
      </w:r>
    </w:p>
    <w:p w14:paraId="7612BF7E" w14:textId="699B1A09" w:rsidR="00E8089F" w:rsidRPr="007435EB" w:rsidRDefault="00F47631" w:rsidP="00F47631">
      <w:pPr>
        <w:pStyle w:val="affd"/>
        <w:rPr>
          <w:bCs/>
          <w:rtl/>
        </w:rPr>
      </w:pPr>
      <w:r>
        <w:rPr>
          <w:rFonts w:hint="cs"/>
          <w:rtl/>
        </w:rPr>
        <w:t>***</w:t>
      </w:r>
    </w:p>
    <w:p w14:paraId="484947D3" w14:textId="77777777" w:rsidR="00E8089F" w:rsidRPr="007435EB" w:rsidRDefault="00E8089F" w:rsidP="007701E4">
      <w:pPr>
        <w:pStyle w:val="affffff1"/>
        <w:framePr w:wrap="around"/>
        <w:rPr>
          <w:rtl/>
        </w:rPr>
      </w:pPr>
      <w:del w:id="20092" w:author="קלוד" w:date="2026-10-06T10:09:47Z">
        <w:r>
          <w:rPr>
            <w:rtl/>
          </w:rPr>
          <w:delText xml:space="preserve">משנה.</w:delText>
        </w:r>
      </w:del>
      <w:ins w:id="20093" w:author="קלוד" w:date="2026-10-06T10:09:47Z">
        <w:r>
          <w:rPr>
            <w:rtl/>
          </w:rPr>
          <w:t xml:space="preserve">משנה ח</w:t>
        </w:r>
      </w:ins>
    </w:p>
    <w:p w14:paraId="12782EE6" w14:textId="77777777" w:rsidR="007701E4" w:rsidRDefault="00E8089F" w:rsidP="00C734EE">
      <w:pPr>
        <w:pStyle w:val="afff5"/>
        <w:rPr>
          <w:sz w:val="22"/>
          <w:rtl/>
        </w:rPr>
      </w:pPr>
      <w:r w:rsidRPr="007435EB">
        <w:rPr>
          <w:rtl/>
          <w:rPrChange w:id="40009" w:author="Claude" w:date="2026-10-06T13:34:51Z">
            <w:rPr>
              <w:sz w:val="22"/>
              <w:rtl/>
            </w:rPr>
          </w:rPrChange>
        </w:rPr>
        <w:t xml:space="preserve">אין נותנין </w:t>
      </w:r>
      <w:r w:rsidRPr="007701E4">
        <w:rPr>
          <w:b/>
          <w:bCs/>
          <w:rtl/>
          <w:rPrChange w:id="40010" w:author="Claude" w:date="2026-10-06T13:34:51Z">
            <w:rPr>
              <w:b/>
              <w:bCs/>
              <w:sz w:val="22"/>
              <w:rtl/>
            </w:rPr>
          </w:rPrChange>
        </w:rPr>
        <w:t xml:space="preserve">קמח לתוך חרוסת </w:t>
      </w:r>
      <w:r w:rsidR="007701E4">
        <w:rPr>
          <w:rFonts w:hint="cs"/>
          <w:b/>
          <w:bCs/>
          <w:rtl/>
          <w:rPrChange w:id="40011" w:author="Claude" w:date="2026-10-06T13:34:51Z">
            <w:rPr>
              <w:rFonts w:hint="cs"/>
              <w:b/>
              <w:bCs/>
              <w:sz w:val="22"/>
              <w:rtl/>
            </w:rPr>
          </w:rPrChange>
        </w:rPr>
        <w:t xml:space="preserve">או </w:t>
      </w:r>
      <w:r w:rsidRPr="007701E4">
        <w:rPr>
          <w:b/>
          <w:bCs/>
          <w:rtl/>
          <w:rPrChange w:id="40012" w:author="Claude" w:date="2026-10-06T13:34:51Z">
            <w:rPr>
              <w:b/>
              <w:bCs/>
              <w:sz w:val="22"/>
              <w:rtl/>
            </w:rPr>
          </w:rPrChange>
        </w:rPr>
        <w:t>חרדל,</w:t>
      </w:r>
      <w:r w:rsidRPr="007435EB">
        <w:rPr>
          <w:rtl/>
          <w:rPrChange w:id="40013" w:author="Claude" w:date="2026-10-06T13:34:51Z">
            <w:rPr>
              <w:sz w:val="22"/>
              <w:rtl/>
            </w:rPr>
          </w:rPrChange>
        </w:rPr>
        <w:t xml:space="preserve"> ואם נתן יאכל מיד, </w:t>
      </w:r>
    </w:p>
    <w:p w14:paraId="3E5537A7" w14:textId="3D44C64C" w:rsidR="00E8089F" w:rsidRPr="007435EB" w:rsidRDefault="00E8089F" w:rsidP="00C734EE">
      <w:pPr>
        <w:pStyle w:val="afff5"/>
        <w:rPr>
          <w:sz w:val="22"/>
          <w:rtl/>
        </w:rPr>
      </w:pPr>
      <w:r w:rsidRPr="007701E4">
        <w:rPr>
          <w:rStyle w:val="TanaimMishna"/>
          <w:rtl/>
          <w:rPrChange w:id="20032" w:author="קלוד" w:date="2026-10-06T10:09:47Z">
            <w:rPr>
              <w:rStyle w:val="affffd"/>
              <w:rtl/>
            </w:rPr>
          </w:rPrChange>
        </w:rPr>
        <w:t>ורבי מאיר</w:t>
      </w:r>
      <w:r w:rsidRPr="007435EB">
        <w:rPr>
          <w:rtl/>
          <w:rPrChange w:id="40014" w:author="Claude" w:date="2026-10-06T13:34:51Z">
            <w:rPr>
              <w:sz w:val="22"/>
              <w:rtl/>
            </w:rPr>
          </w:rPrChange>
        </w:rPr>
        <w:t xml:space="preserve"> אוסר.</w:t>
      </w:r>
    </w:p>
    <w:p w14:paraId="6644DEE0" w14:textId="77777777" w:rsidR="00E8089F" w:rsidRPr="007435EB" w:rsidRDefault="00E8089F" w:rsidP="00C734EE">
      <w:pPr>
        <w:pStyle w:val="afff5"/>
        <w:rPr>
          <w:sz w:val="22"/>
          <w:rtl/>
        </w:rPr>
      </w:pPr>
      <w:r w:rsidRPr="007435EB">
        <w:rPr>
          <w:rtl/>
          <w:rPrChange w:id="40015" w:author="Claude" w:date="2026-10-06T13:34:51Z">
            <w:rPr>
              <w:sz w:val="22"/>
              <w:rtl/>
            </w:rPr>
          </w:rPrChange>
        </w:rPr>
        <w:t>אין מבשלין את הפסח לא במשקין ולא במי פירות, אבל סכין ומטבילין אותו בהן.</w:t>
      </w:r>
    </w:p>
    <w:p w14:paraId="7B273613" w14:textId="77777777" w:rsidR="00E8089F" w:rsidRPr="007435EB" w:rsidRDefault="00E8089F" w:rsidP="00C734EE">
      <w:pPr>
        <w:pStyle w:val="afff5"/>
        <w:rPr>
          <w:sz w:val="22"/>
          <w:rtl/>
        </w:rPr>
      </w:pPr>
      <w:r w:rsidRPr="007435EB">
        <w:rPr>
          <w:rtl/>
          <w:rPrChange w:id="40016" w:author="Claude" w:date="2026-10-06T13:34:51Z">
            <w:rPr>
              <w:sz w:val="22"/>
              <w:rtl/>
            </w:rPr>
          </w:rPrChange>
        </w:rPr>
        <w:t>מי תשמישו של נחתום ישפכו, מפני שהן מחמיצין.</w:t>
      </w:r>
    </w:p>
    <w:p w14:paraId="39932E6A" w14:textId="77777777" w:rsidR="00E8089F" w:rsidRPr="007701E4" w:rsidRDefault="00E8089F" w:rsidP="00E8089F">
      <w:pPr>
        <w:pStyle w:val="afffd"/>
        <w:rPr>
          <w:rtl/>
        </w:rPr>
      </w:pPr>
      <w:ins w:id="9838" w:author="מספור קטעי משנה" w:date="2026-10-06T06:45:41Z">
        <w:r>
          <w:rPr>
            <w:rStyle w:val="MisparKeta"/>
          </w:rPr>
          <w:t xml:space="preserve">ד. </w:t>
        </w:r>
      </w:ins>
      <w:r w:rsidRPr="007701E4">
        <w:rPr>
          <w:rFonts w:hint="cs"/>
          <w:rtl/>
        </w:rPr>
        <w:t>אין נותנין קמח</w:t>
      </w:r>
      <w:r w:rsidRPr="007701E4">
        <w:rPr>
          <w:rtl/>
        </w:rPr>
        <w:t>.</w:t>
      </w:r>
    </w:p>
    <w:p w14:paraId="443E6063" w14:textId="77777777" w:rsidR="007701E4" w:rsidRDefault="00E8089F" w:rsidP="007701E4">
      <w:pPr>
        <w:pStyle w:val="36"/>
        <w:framePr w:wrap="notBeside"/>
        <w:rPr>
          <w:rtl/>
        </w:rPr>
      </w:pPr>
      <w:r w:rsidRPr="007435EB">
        <w:rPr>
          <w:rtl/>
        </w:rPr>
        <w:t>ר"כ מחלוקת -</w:t>
      </w:r>
    </w:p>
    <w:p w14:paraId="5E686D2D" w14:textId="3AD2AA95" w:rsidR="00E8089F" w:rsidRPr="007435EB" w:rsidRDefault="00E8089F" w:rsidP="00E8089F">
      <w:pPr>
        <w:rPr>
          <w:rtl/>
        </w:rPr>
      </w:pPr>
      <w:r w:rsidRPr="007435EB">
        <w:rPr>
          <w:rFonts w:ascii="Fb Fontext" w:hAnsi="Fb Fontext"/>
          <w:rtl/>
        </w:rPr>
        <w:t xml:space="preserve">לתוך החרדל, אבל לתוך חרוסת </w:t>
      </w:r>
      <w:r w:rsidR="007701E4">
        <w:rPr>
          <w:rFonts w:ascii="Fb Fontext" w:hAnsi="Fb Fontext"/>
          <w:rtl/>
        </w:rPr>
        <w:t>–</w:t>
      </w:r>
      <w:r w:rsidRPr="007435EB">
        <w:rPr>
          <w:rFonts w:ascii="Fb Fontext" w:hAnsi="Fb Fontext"/>
          <w:rtl/>
        </w:rPr>
        <w:t xml:space="preserve"> </w:t>
      </w:r>
      <w:r w:rsidR="007701E4" w:rsidRPr="007701E4">
        <w:rPr>
          <w:rStyle w:val="affffd"/>
          <w:rFonts w:hint="cs"/>
          <w:rtl/>
        </w:rPr>
        <w:t>לכו''ע</w:t>
      </w:r>
      <w:r w:rsidR="007701E4">
        <w:rPr>
          <w:rStyle w:val="afffa"/>
          <w:rFonts w:hint="cs"/>
          <w:rtl/>
        </w:rPr>
        <w:t xml:space="preserve"> </w:t>
      </w:r>
      <w:r w:rsidRPr="007435EB">
        <w:rPr>
          <w:rFonts w:ascii="Fb Fontext" w:hAnsi="Fb Fontext"/>
          <w:rtl/>
        </w:rPr>
        <w:t xml:space="preserve">ישרף מיד. </w:t>
      </w:r>
      <w:r w:rsidRPr="005C3FF1">
        <w:rPr>
          <w:rStyle w:val="afffa"/>
          <w:rtl/>
        </w:rPr>
        <w:t>ותנ"ה</w:t>
      </w:r>
      <w:r w:rsidRPr="007435EB">
        <w:rPr>
          <w:rFonts w:ascii="Fb Fontext" w:hAnsi="Fb Fontext"/>
          <w:rtl/>
        </w:rPr>
        <w:t>.</w:t>
      </w:r>
    </w:p>
    <w:p w14:paraId="4BB09EB3" w14:textId="77777777" w:rsidR="007701E4" w:rsidRDefault="00E8089F" w:rsidP="007701E4">
      <w:pPr>
        <w:pStyle w:val="36"/>
        <w:framePr w:wrap="notBeside"/>
        <w:rPr>
          <w:rtl/>
        </w:rPr>
      </w:pPr>
      <w:r w:rsidRPr="007435EB">
        <w:rPr>
          <w:rtl/>
        </w:rPr>
        <w:t>רנא"ש</w:t>
      </w:r>
    </w:p>
    <w:p w14:paraId="67313AED" w14:textId="5E9A03B4" w:rsidR="00E8089F" w:rsidRPr="007435EB" w:rsidRDefault="00E8089F" w:rsidP="00E8089F">
      <w:pPr>
        <w:rPr>
          <w:rtl/>
        </w:rPr>
      </w:pPr>
      <w:r w:rsidRPr="007435EB">
        <w:rPr>
          <w:rtl/>
        </w:rPr>
        <w:t>הלכה כדברי חכמים.</w:t>
      </w:r>
    </w:p>
    <w:p w14:paraId="08323D06" w14:textId="77777777" w:rsidR="007701E4" w:rsidRDefault="00E8089F" w:rsidP="007701E4">
      <w:pPr>
        <w:pStyle w:val="36"/>
        <w:framePr w:wrap="notBeside"/>
        <w:rPr>
          <w:rtl/>
        </w:rPr>
      </w:pPr>
      <w:r w:rsidRPr="007435EB">
        <w:rPr>
          <w:rtl/>
        </w:rPr>
        <w:t>לרהבדר"י</w:t>
      </w:r>
    </w:p>
    <w:p w14:paraId="66AE7F4C" w14:textId="7CD6B290" w:rsidR="00E8089F" w:rsidRPr="007435EB" w:rsidRDefault="00E8089F" w:rsidP="00E8089F">
      <w:pPr>
        <w:rPr>
          <w:rtl/>
        </w:rPr>
      </w:pPr>
      <w:r w:rsidRPr="007435EB">
        <w:rPr>
          <w:rtl/>
        </w:rPr>
        <w:t>לא ידע אי אחרוסת או אחרדל דלא שמיע [סבירא] ליה.</w:t>
      </w:r>
    </w:p>
    <w:p w14:paraId="4F66BD41" w14:textId="77777777" w:rsidR="007701E4" w:rsidRDefault="00E8089F" w:rsidP="007701E4">
      <w:pPr>
        <w:pStyle w:val="36"/>
        <w:framePr w:wrap="notBeside"/>
        <w:rPr>
          <w:rtl/>
        </w:rPr>
      </w:pPr>
      <w:r w:rsidRPr="007435EB">
        <w:rPr>
          <w:rtl/>
        </w:rPr>
        <w:t>אין להוכיח</w:t>
      </w:r>
    </w:p>
    <w:p w14:paraId="45F524DB" w14:textId="05623F2D" w:rsidR="00E8089F" w:rsidRPr="007701E4" w:rsidRDefault="007701E4" w:rsidP="007701E4">
      <w:pPr>
        <w:rPr>
          <w:rtl/>
        </w:rPr>
      </w:pPr>
      <w:r>
        <w:rPr>
          <w:rFonts w:hint="cs"/>
          <w:rtl/>
        </w:rPr>
        <w:t xml:space="preserve">כר''כ </w:t>
      </w:r>
      <w:r w:rsidR="00E8089F" w:rsidRPr="007435EB">
        <w:rPr>
          <w:rtl/>
        </w:rPr>
        <w:t>מהך דשמואל ס"ל דאין הלכה כרבי יוסי בצמותי ומשמע דהא חמועי,</w:t>
      </w:r>
      <w:r>
        <w:rPr>
          <w:rFonts w:hint="cs"/>
          <w:rtl/>
        </w:rPr>
        <w:t xml:space="preserve"> </w:t>
      </w:r>
      <w:r w:rsidR="00E8089F" w:rsidRPr="007435EB">
        <w:rPr>
          <w:rtl/>
        </w:rPr>
        <w:t>- דאפשר דתרוויהו לא.</w:t>
      </w:r>
    </w:p>
    <w:p w14:paraId="6893B847" w14:textId="77777777" w:rsidR="00E8089F" w:rsidRPr="007701E4" w:rsidRDefault="00E8089F" w:rsidP="007701E4">
      <w:pPr>
        <w:pStyle w:val="afffd"/>
        <w:rPr>
          <w:rtl/>
        </w:rPr>
      </w:pPr>
      <w:ins w:id="9839" w:author="מספור קטעי משנה" w:date="2026-10-06T06:45:41Z">
        <w:r>
          <w:rPr>
            <w:rStyle w:val="MisparKeta"/>
          </w:rPr>
          <w:t xml:space="preserve">ג. </w:t>
        </w:r>
      </w:ins>
      <w:r w:rsidRPr="007701E4">
        <w:rPr>
          <w:rtl/>
        </w:rPr>
        <w:t>אין מבשלין וכו'.</w:t>
      </w:r>
    </w:p>
    <w:p w14:paraId="44C1609B" w14:textId="77777777" w:rsidR="007701E4" w:rsidRDefault="00E8089F" w:rsidP="00E8089F">
      <w:pPr>
        <w:rPr>
          <w:rFonts w:ascii="Fb Fontext" w:hAnsi="Fb Fontext"/>
          <w:rtl/>
        </w:rPr>
      </w:pPr>
      <w:r w:rsidRPr="007435EB">
        <w:rPr>
          <w:rFonts w:ascii="Fb Fontext" w:hAnsi="Fb Fontext"/>
          <w:rtl/>
        </w:rPr>
        <w:t xml:space="preserve">במים –וק"ו לשאר משקין שמפיגין טעמן </w:t>
      </w:r>
    </w:p>
    <w:p w14:paraId="0209E191" w14:textId="77777777" w:rsidR="007701E4" w:rsidRDefault="00E8089F" w:rsidP="007701E4">
      <w:pPr>
        <w:pStyle w:val="36"/>
        <w:framePr w:wrap="notBeside"/>
        <w:rPr>
          <w:rStyle w:val="af2"/>
          <w:rtl/>
        </w:rPr>
      </w:pPr>
      <w:r w:rsidRPr="007435EB">
        <w:rPr>
          <w:rtl/>
        </w:rPr>
        <w:t>רבי:</w:t>
      </w:r>
    </w:p>
    <w:p w14:paraId="651CD658" w14:textId="2736888E" w:rsidR="00E8089F" w:rsidRPr="007435EB" w:rsidRDefault="00E8089F" w:rsidP="007701E4">
      <w:pPr>
        <w:rPr>
          <w:rtl/>
        </w:rPr>
      </w:pPr>
      <w:r w:rsidRPr="00AC0CB1">
        <w:rPr>
          <w:rStyle w:val="af2"/>
          <w:rtl/>
        </w:rPr>
        <w:t xml:space="preserve">ובשל מבושל' </w:t>
      </w:r>
      <w:r w:rsidRPr="007435EB">
        <w:rPr>
          <w:rFonts w:ascii="Fb Fontext" w:hAnsi="Fb Fontext"/>
          <w:rtl/>
        </w:rPr>
        <w:t>- מכל מקום.</w:t>
      </w:r>
      <w:r w:rsidR="007701E4">
        <w:rPr>
          <w:rFonts w:ascii="Fb Fontext" w:hAnsi="Fb Fontext" w:hint="cs"/>
          <w:rtl/>
        </w:rPr>
        <w:t xml:space="preserve"> ונפק''מ ב</w:t>
      </w:r>
      <w:r w:rsidRPr="007435EB">
        <w:rPr>
          <w:rtl/>
        </w:rPr>
        <w:t>צלי קדר.</w:t>
      </w:r>
    </w:p>
    <w:p w14:paraId="688D15DB" w14:textId="77777777" w:rsidR="007701E4" w:rsidRDefault="00E8089F" w:rsidP="007701E4">
      <w:pPr>
        <w:pStyle w:val="36"/>
        <w:framePr w:wrap="notBeside"/>
        <w:rPr>
          <w:rtl/>
        </w:rPr>
      </w:pPr>
      <w:r w:rsidRPr="007435EB">
        <w:rPr>
          <w:rtl/>
        </w:rPr>
        <w:t>ולרבנן</w:t>
      </w:r>
    </w:p>
    <w:p w14:paraId="1E57E555" w14:textId="71133DC5" w:rsidR="00E8089F" w:rsidRPr="007435EB" w:rsidRDefault="00E8089F" w:rsidP="00E8089F">
      <w:pPr>
        <w:rPr>
          <w:rtl/>
        </w:rPr>
      </w:pPr>
      <w:r w:rsidRPr="007435EB">
        <w:rPr>
          <w:rtl/>
        </w:rPr>
        <w:t xml:space="preserve">הא דבשל מבושל מכל מקום דחייב </w:t>
      </w:r>
      <w:r w:rsidR="00AB3B38">
        <w:rPr>
          <w:rtl/>
        </w:rPr>
        <w:t>אף</w:t>
      </w:r>
      <w:r w:rsidRPr="007435EB">
        <w:rPr>
          <w:rtl/>
        </w:rPr>
        <w:t xml:space="preserve"> בצלאו ואח"כ בשלו</w:t>
      </w:r>
      <w:r w:rsidRPr="007435EB">
        <w:rPr>
          <w:rFonts w:hint="cs"/>
          <w:rtl/>
        </w:rPr>
        <w:t>,</w:t>
      </w:r>
      <w:r w:rsidRPr="007435EB">
        <w:rPr>
          <w:rtl/>
        </w:rPr>
        <w:t xml:space="preserve"> ולא רק בבשלו ואח"כ צלאו.</w:t>
      </w:r>
    </w:p>
    <w:p w14:paraId="30C7547C" w14:textId="77777777" w:rsidR="007701E4" w:rsidRDefault="00E8089F" w:rsidP="007701E4">
      <w:pPr>
        <w:pStyle w:val="36"/>
        <w:framePr w:wrap="notBeside"/>
        <w:rPr>
          <w:rStyle w:val="affffd"/>
          <w:rtl/>
        </w:rPr>
      </w:pPr>
      <w:r w:rsidRPr="00F46A1C">
        <w:rPr>
          <w:rStyle w:val="affffd"/>
          <w:rtl/>
        </w:rPr>
        <w:t>והך</w:t>
      </w:r>
    </w:p>
    <w:p w14:paraId="2D05AEEB" w14:textId="6EB9051B" w:rsidR="00E8089F" w:rsidRPr="007701E4" w:rsidRDefault="00E8089F" w:rsidP="00E8089F">
      <w:pPr>
        <w:rPr>
          <w:rStyle w:val="affffff0"/>
          <w:rtl/>
        </w:rPr>
      </w:pPr>
      <w:r w:rsidRPr="007435EB">
        <w:rPr>
          <w:rtl/>
        </w:rPr>
        <w:t xml:space="preserve">דחייב אפשר כרבי יוסי דיוצאין ברקיק השרוי, אבל לא במבושל </w:t>
      </w:r>
      <w:r w:rsidR="00127038">
        <w:rPr>
          <w:rtl/>
        </w:rPr>
        <w:t>אף</w:t>
      </w:r>
      <w:r w:rsidRPr="007435EB">
        <w:rPr>
          <w:rtl/>
        </w:rPr>
        <w:t xml:space="preserve"> שלא נימוח </w:t>
      </w:r>
      <w:r>
        <w:rPr>
          <w:rStyle w:val="affffff0"/>
          <w:rtl/>
        </w:rPr>
        <w:t xml:space="preserve">[ודלא </w:t>
      </w:r>
      <w:r>
        <w:rPr>
          <w:rStyle w:val="affffd"/>
          <w:rtl/>
          <w:rPrChange w:id="9083" w:author="מנוע אמוראים" w:date="2026-10-05T16:42:03Z">
            <w:rPr>
              <w:rStyle w:val="affffff0"/>
              <w:rtl/>
            </w:rPr>
          </w:rPrChange>
        </w:rPr>
        <w:t xml:space="preserve">כר"מ</w:t>
      </w:r>
      <w:r>
        <w:rPr>
          <w:rStyle w:val="affffff0"/>
          <w:rtl/>
        </w:rPr>
        <w:t xml:space="preserve"> דדוקא בנימוח א"א] </w:t>
      </w:r>
      <w:r w:rsidRPr="007701E4">
        <w:rPr>
          <w:rStyle w:val="affffff0"/>
          <w:rFonts w:hint="cs"/>
          <w:rtl/>
        </w:rPr>
        <w:t xml:space="preserve">[ולעולם </w:t>
      </w:r>
      <w:r w:rsidR="00AB3B38" w:rsidRPr="007701E4">
        <w:rPr>
          <w:rStyle w:val="affffff0"/>
          <w:rFonts w:hint="cs"/>
          <w:rtl/>
        </w:rPr>
        <w:t>אף</w:t>
      </w:r>
      <w:r>
        <w:rPr>
          <w:rStyle w:val="affffff0"/>
          <w:rFonts w:hint="cs"/>
          <w:rtl/>
        </w:rPr>
        <w:t xml:space="preserve"> </w:t>
      </w:r>
      <w:r>
        <w:rPr>
          <w:rStyle w:val="affffd"/>
          <w:rFonts w:hint="cs"/>
          <w:rtl/>
          <w:rPrChange w:id="9084" w:author="מנוע אמוראים" w:date="2026-10-05T16:42:03Z">
            <w:rPr>
              <w:rStyle w:val="affffff0"/>
              <w:rFonts w:hint="cs"/>
              <w:rtl/>
            </w:rPr>
          </w:rPrChange>
        </w:rPr>
        <w:t xml:space="preserve">כר</w:t>
      </w:r>
      <w:r>
        <w:rPr>
          <w:rStyle w:val="affffd"/>
          <w:rtl/>
          <w:rPrChange w:id="9085" w:author="מנוע אמוראים" w:date="2026-10-05T16:42:03Z">
            <w:rPr>
              <w:rStyle w:val="affffff0"/>
              <w:rtl/>
            </w:rPr>
          </w:rPrChange>
        </w:rPr>
        <w:t xml:space="preserve">"</w:t>
      </w:r>
      <w:r>
        <w:rPr>
          <w:rStyle w:val="affffd"/>
          <w:rFonts w:hint="cs"/>
          <w:rtl/>
          <w:rPrChange w:id="9086" w:author="מנוע אמוראים" w:date="2026-10-05T16:42:03Z">
            <w:rPr>
              <w:rStyle w:val="affffff0"/>
              <w:rFonts w:hint="cs"/>
              <w:rtl/>
            </w:rPr>
          </w:rPrChange>
        </w:rPr>
        <w:t xml:space="preserve">מ</w:t>
      </w:r>
      <w:r>
        <w:rPr>
          <w:rStyle w:val="affffff0"/>
          <w:rFonts w:hint="cs"/>
          <w:rtl/>
        </w:rPr>
        <w:t xml:space="preserve"> דוכל מבושל מרבה]</w:t>
      </w:r>
    </w:p>
    <w:p w14:paraId="4E143A52" w14:textId="78029F48" w:rsidR="00E8089F" w:rsidRPr="007435EB" w:rsidRDefault="00F47631" w:rsidP="00F47631">
      <w:pPr>
        <w:pStyle w:val="affd"/>
        <w:rPr>
          <w:bCs/>
          <w:rtl/>
        </w:rPr>
      </w:pPr>
      <w:r>
        <w:rPr>
          <w:rFonts w:hint="cs"/>
          <w:rtl/>
        </w:rPr>
        <w:t>***</w:t>
      </w:r>
    </w:p>
    <w:p w14:paraId="790E4A88" w14:textId="77777777" w:rsidR="00E8089F" w:rsidRPr="007435EB" w:rsidRDefault="00E8089F" w:rsidP="005C3FF1">
      <w:pPr>
        <w:pStyle w:val="afff"/>
        <w:framePr w:wrap="around"/>
        <w:rPr>
          <w:rtl/>
        </w:rPr>
      </w:pPr>
      <w:r w:rsidRPr="007435EB">
        <w:rPr>
          <w:rFonts w:hint="cs"/>
          <w:rtl/>
        </w:rPr>
        <w:t>מא.</w:t>
      </w:r>
    </w:p>
    <w:p w14:paraId="344E2F14" w14:textId="77777777" w:rsidR="00E8089F" w:rsidRPr="007701E4" w:rsidRDefault="00E8089F" w:rsidP="007701E4">
      <w:pPr>
        <w:pStyle w:val="af1"/>
        <w:rPr>
          <w:rtl/>
        </w:rPr>
      </w:pPr>
      <w:r w:rsidRPr="007701E4">
        <w:rPr>
          <w:rFonts w:hint="cs"/>
          <w:rtl/>
        </w:rPr>
        <w:t>'</w:t>
      </w:r>
      <w:r>
        <w:rPr>
          <w:rStyle w:val="af2"/>
          <w:rtl/>
          <w:rPrChange w:id="9003" w:author="מנוע פסוקים" w:date="2026-10-05T16:38:40Z">
            <w:rPr>
              <w:rtl/>
            </w:rPr>
          </w:rPrChange>
        </w:rPr>
        <w:t xml:space="preserve">אל תאכלו ממנו נא ובשל מבושל במים</w:t>
      </w:r>
      <w:r w:rsidRPr="007701E4">
        <w:rPr>
          <w:rFonts w:hint="cs"/>
          <w:rtl/>
        </w:rPr>
        <w:t>'</w:t>
      </w:r>
      <w:r w:rsidRPr="007701E4">
        <w:rPr>
          <w:rtl/>
        </w:rPr>
        <w:t>.</w:t>
      </w:r>
    </w:p>
    <w:p w14:paraId="3670ECDB" w14:textId="5E965D60" w:rsidR="00E8089F" w:rsidRPr="007435EB" w:rsidRDefault="00E8089F" w:rsidP="00E8089F">
      <w:pPr>
        <w:rPr>
          <w:rtl/>
        </w:rPr>
      </w:pPr>
      <w:r w:rsidRPr="00AC0CB1">
        <w:rPr>
          <w:rStyle w:val="af2"/>
          <w:rFonts w:hint="cs"/>
          <w:rtl/>
        </w:rPr>
        <w:t>'</w:t>
      </w:r>
      <w:r w:rsidRPr="00AC0CB1">
        <w:rPr>
          <w:rStyle w:val="af2"/>
          <w:rtl/>
        </w:rPr>
        <w:t>נא ובשל מבושל</w:t>
      </w:r>
      <w:r w:rsidRPr="00AC0CB1">
        <w:rPr>
          <w:rStyle w:val="af2"/>
          <w:rFonts w:hint="cs"/>
          <w:rtl/>
        </w:rPr>
        <w:t>'</w:t>
      </w:r>
      <w:r w:rsidRPr="00AC0CB1">
        <w:rPr>
          <w:rStyle w:val="af2"/>
          <w:rtl/>
        </w:rPr>
        <w:t xml:space="preserve"> </w:t>
      </w:r>
      <w:r w:rsidRPr="007435EB">
        <w:rPr>
          <w:rtl/>
        </w:rPr>
        <w:t xml:space="preserve">ולא שצלאו כל צורכו. </w:t>
      </w:r>
      <w:r w:rsidR="007701E4">
        <w:rPr>
          <w:rFonts w:hint="cs"/>
          <w:rtl/>
        </w:rPr>
        <w:t>שעשאו חרוך</w:t>
      </w:r>
      <w:r w:rsidRPr="007435EB">
        <w:rPr>
          <w:rtl/>
        </w:rPr>
        <w:t>.</w:t>
      </w:r>
    </w:p>
    <w:p w14:paraId="70B2FFFA" w14:textId="4DAA4461" w:rsidR="00E8089F" w:rsidRPr="007435EB" w:rsidRDefault="00E8089F" w:rsidP="00E8089F">
      <w:pPr>
        <w:rPr>
          <w:rtl/>
        </w:rPr>
      </w:pPr>
      <w:r w:rsidRPr="00AC0CB1">
        <w:rPr>
          <w:rStyle w:val="af2"/>
          <w:rFonts w:hint="cs"/>
          <w:rtl/>
        </w:rPr>
        <w:t>'</w:t>
      </w:r>
      <w:r w:rsidRPr="00AC0CB1">
        <w:rPr>
          <w:rStyle w:val="af2"/>
          <w:rtl/>
        </w:rPr>
        <w:t>נא ובשל'</w:t>
      </w:r>
      <w:r w:rsidRPr="007435EB">
        <w:rPr>
          <w:rtl/>
        </w:rPr>
        <w:t xml:space="preserve">, ולא חי </w:t>
      </w:r>
      <w:r w:rsidRPr="007701E4">
        <w:rPr>
          <w:rStyle w:val="affffff0"/>
          <w:rtl/>
        </w:rPr>
        <w:t>[ואינו חייב]</w:t>
      </w:r>
      <w:r w:rsidRPr="007435EB">
        <w:rPr>
          <w:rtl/>
        </w:rPr>
        <w:t xml:space="preserve"> ועדיין</w:t>
      </w:r>
      <w:r w:rsidRPr="00AC0CB1">
        <w:rPr>
          <w:rStyle w:val="af2"/>
          <w:rtl/>
        </w:rPr>
        <w:t xml:space="preserve"> 'כי אם צלי אש'.</w:t>
      </w:r>
      <w:r w:rsidRPr="007435EB">
        <w:rPr>
          <w:rtl/>
        </w:rPr>
        <w:t xml:space="preserve"> דאסור.</w:t>
      </w:r>
    </w:p>
    <w:p w14:paraId="79C94C38" w14:textId="77777777" w:rsidR="007701E4" w:rsidRDefault="007701E4" w:rsidP="007701E4">
      <w:pPr>
        <w:pStyle w:val="36"/>
        <w:framePr w:wrap="notBeside"/>
        <w:rPr>
          <w:rtl/>
        </w:rPr>
      </w:pPr>
      <w:r w:rsidRPr="007435EB">
        <w:rPr>
          <w:rtl/>
        </w:rPr>
        <w:t>רב:</w:t>
      </w:r>
    </w:p>
    <w:p w14:paraId="1E131228" w14:textId="0F55353B" w:rsidR="00E8089F" w:rsidRPr="007435EB" w:rsidRDefault="00E8089F" w:rsidP="00E8089F">
      <w:pPr>
        <w:rPr>
          <w:rtl/>
        </w:rPr>
      </w:pPr>
      <w:r w:rsidRPr="00AC0CB1">
        <w:rPr>
          <w:rStyle w:val="af2"/>
          <w:rtl/>
        </w:rPr>
        <w:t>נא</w:t>
      </w:r>
      <w:r w:rsidRPr="00AC0CB1">
        <w:rPr>
          <w:rStyle w:val="af2"/>
          <w:rFonts w:hint="cs"/>
          <w:rtl/>
        </w:rPr>
        <w:t xml:space="preserve">' </w:t>
      </w:r>
      <w:r w:rsidRPr="007435EB">
        <w:rPr>
          <w:rtl/>
        </w:rPr>
        <w:t xml:space="preserve">- </w:t>
      </w:r>
      <w:r w:rsidRPr="007701E4">
        <w:rPr>
          <w:rStyle w:val="affffd"/>
          <w:rtl/>
        </w:rPr>
        <w:t>כדאמרי פרסאי</w:t>
      </w:r>
      <w:r w:rsidRPr="007435EB">
        <w:rPr>
          <w:rtl/>
        </w:rPr>
        <w:t xml:space="preserve"> אברנים.</w:t>
      </w:r>
    </w:p>
    <w:p w14:paraId="5CAC5794" w14:textId="452CD42B" w:rsidR="00E8089F" w:rsidRPr="007435EB" w:rsidRDefault="00F47631" w:rsidP="00F47631">
      <w:pPr>
        <w:pStyle w:val="affd"/>
        <w:rPr>
          <w:bCs/>
          <w:rtl/>
        </w:rPr>
      </w:pPr>
      <w:r>
        <w:rPr>
          <w:rFonts w:hint="cs"/>
          <w:rtl/>
        </w:rPr>
        <w:t>***</w:t>
      </w:r>
    </w:p>
    <w:p w14:paraId="6CE3D39F" w14:textId="77777777" w:rsidR="007701E4" w:rsidRDefault="00E8089F" w:rsidP="007701E4">
      <w:pPr>
        <w:pStyle w:val="36"/>
        <w:framePr w:wrap="notBeside"/>
        <w:rPr>
          <w:rtl/>
        </w:rPr>
      </w:pPr>
      <w:r w:rsidRPr="007435EB">
        <w:rPr>
          <w:rtl/>
        </w:rPr>
        <w:t>מר"ח:</w:t>
      </w:r>
    </w:p>
    <w:p w14:paraId="5AA8BACE" w14:textId="38665BAD" w:rsidR="00E8089F" w:rsidRPr="007435EB" w:rsidRDefault="00E8089F" w:rsidP="00623CAA">
      <w:pPr>
        <w:spacing w:before="4"/>
        <w:rPr>
          <w:rtl/>
        </w:rPr>
      </w:pPr>
      <w:r w:rsidRPr="007701E4">
        <w:rPr>
          <w:rStyle w:val="afffa"/>
          <w:rtl/>
        </w:rPr>
        <w:t>המבשל בחמי טבריא בשבת</w:t>
      </w:r>
      <w:r w:rsidRPr="007435EB">
        <w:rPr>
          <w:rFonts w:ascii="Fb Fontext" w:hAnsi="Fb Fontext"/>
          <w:rtl/>
        </w:rPr>
        <w:t xml:space="preserve"> - פטור.</w:t>
      </w:r>
      <w:r w:rsidRPr="007435EB">
        <w:rPr>
          <w:rFonts w:ascii="Fb Fontext" w:hAnsi="Fb Fontext" w:hint="cs"/>
          <w:rtl/>
        </w:rPr>
        <w:t xml:space="preserve"> [ולא משום אש]</w:t>
      </w:r>
    </w:p>
    <w:p w14:paraId="16135C36" w14:textId="77777777" w:rsidR="00E8089F" w:rsidRPr="007435EB" w:rsidRDefault="00E8089F" w:rsidP="007701E4">
      <w:pPr>
        <w:spacing w:after="120"/>
        <w:rPr>
          <w:rtl/>
        </w:rPr>
      </w:pPr>
      <w:r w:rsidRPr="007701E4">
        <w:rPr>
          <w:rStyle w:val="afffa"/>
          <w:rtl/>
        </w:rPr>
        <w:t>ופסח שבשלו בחמי טבריא -</w:t>
      </w:r>
      <w:r w:rsidRPr="007435EB">
        <w:rPr>
          <w:rtl/>
        </w:rPr>
        <w:t xml:space="preserve"> חייב, שעבר משום צלי אש.</w:t>
      </w:r>
      <w:r w:rsidRPr="007435EB">
        <w:rPr>
          <w:rFonts w:hint="cs"/>
          <w:rtl/>
        </w:rPr>
        <w:t xml:space="preserve"> </w:t>
      </w:r>
      <w:r w:rsidRPr="007701E4">
        <w:rPr>
          <w:rStyle w:val="affffff0"/>
          <w:rtl/>
        </w:rPr>
        <w:t>[ויש שהביאו בקושייה ותירוץ]</w:t>
      </w:r>
    </w:p>
    <w:p w14:paraId="52BA46B4" w14:textId="77777777" w:rsidR="007701E4" w:rsidRDefault="00E8089F" w:rsidP="007701E4">
      <w:pPr>
        <w:pStyle w:val="36"/>
        <w:framePr w:wrap="notBeside"/>
        <w:rPr>
          <w:rtl/>
        </w:rPr>
      </w:pPr>
      <w:r w:rsidRPr="007435EB">
        <w:rPr>
          <w:rtl/>
        </w:rPr>
        <w:t>רבא:</w:t>
      </w:r>
    </w:p>
    <w:p w14:paraId="4D8BB21F" w14:textId="411840C6" w:rsidR="00E8089F" w:rsidRPr="007435EB" w:rsidRDefault="00E8089F" w:rsidP="00623CAA">
      <w:pPr>
        <w:spacing w:before="4"/>
        <w:rPr>
          <w:rtl/>
        </w:rPr>
      </w:pPr>
      <w:r w:rsidRPr="007701E4">
        <w:rPr>
          <w:rStyle w:val="afffa"/>
          <w:rtl/>
        </w:rPr>
        <w:t>אכלו נא -</w:t>
      </w:r>
      <w:r w:rsidRPr="007435EB">
        <w:rPr>
          <w:rFonts w:ascii="Fb Fontext" w:hAnsi="Fb Fontext"/>
          <w:rtl/>
        </w:rPr>
        <w:t xml:space="preserve"> לוקה שתים, </w:t>
      </w:r>
      <w:r w:rsidRPr="007701E4">
        <w:rPr>
          <w:rStyle w:val="afffa"/>
          <w:rtl/>
        </w:rPr>
        <w:t>מבושל -</w:t>
      </w:r>
      <w:r w:rsidRPr="007435EB">
        <w:rPr>
          <w:rFonts w:ascii="Fb Fontext" w:hAnsi="Fb Fontext"/>
          <w:rtl/>
        </w:rPr>
        <w:t xml:space="preserve"> לוקה שתים, </w:t>
      </w:r>
      <w:r w:rsidRPr="007701E4">
        <w:rPr>
          <w:rStyle w:val="afffa"/>
          <w:rtl/>
        </w:rPr>
        <w:t>נא ומבושל -</w:t>
      </w:r>
      <w:r w:rsidRPr="007435EB">
        <w:rPr>
          <w:rFonts w:ascii="Fb Fontext" w:hAnsi="Fb Fontext"/>
          <w:rtl/>
        </w:rPr>
        <w:t xml:space="preserve"> לוקה שלש.</w:t>
      </w:r>
    </w:p>
    <w:p w14:paraId="2D24891F" w14:textId="77777777" w:rsidR="007701E4" w:rsidRDefault="00E8089F" w:rsidP="007701E4">
      <w:pPr>
        <w:pStyle w:val="36"/>
        <w:framePr w:wrap="notBeside"/>
        <w:rPr>
          <w:rtl/>
        </w:rPr>
      </w:pPr>
      <w:r w:rsidRPr="007435EB">
        <w:rPr>
          <w:rtl/>
        </w:rPr>
        <w:t>אביי:</w:t>
      </w:r>
    </w:p>
    <w:p w14:paraId="033D2881" w14:textId="7399D1B9" w:rsidR="00E8089F" w:rsidRPr="007435EB" w:rsidRDefault="00E8089F" w:rsidP="00623CAA">
      <w:pPr>
        <w:spacing w:before="4"/>
        <w:rPr>
          <w:rtl/>
        </w:rPr>
      </w:pPr>
      <w:r w:rsidRPr="007435EB">
        <w:rPr>
          <w:rtl/>
        </w:rPr>
        <w:t>אין לוקין על לאו שבכללות.</w:t>
      </w:r>
    </w:p>
    <w:p w14:paraId="07C34A63" w14:textId="77777777" w:rsidR="007701E4" w:rsidRDefault="007701E4" w:rsidP="007701E4">
      <w:pPr>
        <w:pStyle w:val="36"/>
        <w:framePr w:wrap="notBeside"/>
        <w:rPr>
          <w:rtl/>
        </w:rPr>
      </w:pPr>
      <w:r>
        <w:rPr>
          <w:rFonts w:hint="cs"/>
          <w:rtl/>
        </w:rPr>
        <w:t xml:space="preserve">א''ד </w:t>
      </w:r>
    </w:p>
    <w:p w14:paraId="5C479D26" w14:textId="6FFA56E2" w:rsidR="00E8089F" w:rsidRPr="007435EB" w:rsidRDefault="007701E4" w:rsidP="00E8089F">
      <w:pPr>
        <w:rPr>
          <w:rtl/>
        </w:rPr>
      </w:pPr>
      <w:r>
        <w:rPr>
          <w:rFonts w:hint="cs"/>
          <w:rtl/>
        </w:rPr>
        <w:t>ת</w:t>
      </w:r>
      <w:r w:rsidR="00E8089F" w:rsidRPr="007435EB">
        <w:rPr>
          <w:rtl/>
        </w:rPr>
        <w:t>רתי הוא דלא לקי - חדא מיהת לקי.</w:t>
      </w:r>
    </w:p>
    <w:p w14:paraId="657E0897" w14:textId="77777777" w:rsidR="007701E4" w:rsidRDefault="007701E4" w:rsidP="007701E4">
      <w:pPr>
        <w:pStyle w:val="36"/>
        <w:framePr w:wrap="notBeside"/>
        <w:rPr>
          <w:rtl/>
        </w:rPr>
      </w:pPr>
      <w:r>
        <w:rPr>
          <w:rFonts w:hint="cs"/>
          <w:rtl/>
        </w:rPr>
        <w:t>א''ד</w:t>
      </w:r>
      <w:r w:rsidR="00E8089F" w:rsidRPr="007435EB">
        <w:rPr>
          <w:rtl/>
        </w:rPr>
        <w:t>:</w:t>
      </w:r>
    </w:p>
    <w:p w14:paraId="4264B52A" w14:textId="2B3F6B1B" w:rsidR="00E8089F" w:rsidRPr="007435EB" w:rsidRDefault="007701E4" w:rsidP="007701E4">
      <w:pPr>
        <w:spacing w:after="120"/>
        <w:rPr>
          <w:rtl/>
        </w:rPr>
      </w:pPr>
      <w:r>
        <w:rPr>
          <w:rFonts w:hint="cs"/>
          <w:rtl/>
        </w:rPr>
        <w:t xml:space="preserve">גם אחד </w:t>
      </w:r>
      <w:r w:rsidR="00E8089F" w:rsidRPr="007435EB">
        <w:rPr>
          <w:rtl/>
        </w:rPr>
        <w:t>לא לקי, דלא מייחד לאוויה כלאו דחסימה.</w:t>
      </w:r>
    </w:p>
    <w:p w14:paraId="4EAA4C08" w14:textId="77777777" w:rsidR="007701E4" w:rsidRDefault="00E8089F" w:rsidP="007701E4">
      <w:pPr>
        <w:pStyle w:val="36"/>
        <w:framePr w:wrap="notBeside"/>
        <w:rPr>
          <w:rtl/>
        </w:rPr>
      </w:pPr>
      <w:r w:rsidRPr="007435EB">
        <w:rPr>
          <w:rtl/>
        </w:rPr>
        <w:t>רבא:</w:t>
      </w:r>
    </w:p>
    <w:p w14:paraId="4F781045" w14:textId="7608722C" w:rsidR="00E8089F" w:rsidRPr="007435EB" w:rsidRDefault="00E8089F" w:rsidP="00623CAA">
      <w:pPr>
        <w:spacing w:before="4"/>
        <w:rPr>
          <w:rtl/>
        </w:rPr>
      </w:pPr>
      <w:r w:rsidRPr="007701E4">
        <w:rPr>
          <w:rStyle w:val="afffa"/>
          <w:rtl/>
        </w:rPr>
        <w:t>אכל זג</w:t>
      </w:r>
      <w:r w:rsidRPr="007435EB">
        <w:rPr>
          <w:rFonts w:ascii="Fb Fontext" w:hAnsi="Fb Fontext"/>
          <w:rtl/>
        </w:rPr>
        <w:t xml:space="preserve"> לוקה שתים, </w:t>
      </w:r>
      <w:r w:rsidRPr="007701E4">
        <w:rPr>
          <w:rStyle w:val="afffa"/>
          <w:rtl/>
        </w:rPr>
        <w:t>חרצן -</w:t>
      </w:r>
      <w:r w:rsidRPr="007435EB">
        <w:rPr>
          <w:rFonts w:ascii="Fb Fontext" w:hAnsi="Fb Fontext"/>
          <w:rtl/>
        </w:rPr>
        <w:t xml:space="preserve"> לוקה שתים, </w:t>
      </w:r>
      <w:r w:rsidRPr="007701E4">
        <w:rPr>
          <w:rStyle w:val="afffa"/>
          <w:rtl/>
        </w:rPr>
        <w:t>זג וחרצן -</w:t>
      </w:r>
      <w:r w:rsidRPr="007435EB">
        <w:rPr>
          <w:rFonts w:ascii="Fb Fontext" w:hAnsi="Fb Fontext"/>
          <w:rtl/>
        </w:rPr>
        <w:t xml:space="preserve"> לוקה שלש.</w:t>
      </w:r>
    </w:p>
    <w:p w14:paraId="6CDC1718" w14:textId="77777777" w:rsidR="007701E4" w:rsidRDefault="00E8089F" w:rsidP="007701E4">
      <w:pPr>
        <w:pStyle w:val="36"/>
        <w:framePr w:wrap="notBeside"/>
        <w:rPr>
          <w:rtl/>
        </w:rPr>
      </w:pPr>
      <w:r w:rsidRPr="007435EB">
        <w:rPr>
          <w:rtl/>
        </w:rPr>
        <w:t>אביי:</w:t>
      </w:r>
    </w:p>
    <w:p w14:paraId="4C14FF42" w14:textId="23C1CC9A" w:rsidR="00E8089F" w:rsidRPr="007435EB" w:rsidRDefault="00E8089F" w:rsidP="00623CAA">
      <w:pPr>
        <w:spacing w:before="4"/>
        <w:rPr>
          <w:rtl/>
        </w:rPr>
      </w:pPr>
      <w:r w:rsidRPr="007435EB">
        <w:rPr>
          <w:rtl/>
        </w:rPr>
        <w:t>אין לוקין על לאו שבכללות.</w:t>
      </w:r>
    </w:p>
    <w:p w14:paraId="01BC446B" w14:textId="77777777" w:rsidR="007701E4" w:rsidRDefault="007701E4" w:rsidP="007701E4">
      <w:pPr>
        <w:pStyle w:val="36"/>
        <w:framePr w:wrap="notBeside"/>
        <w:rPr>
          <w:rtl/>
        </w:rPr>
      </w:pPr>
      <w:r>
        <w:rPr>
          <w:rFonts w:hint="cs"/>
          <w:rtl/>
        </w:rPr>
        <w:t>א''ד</w:t>
      </w:r>
    </w:p>
    <w:p w14:paraId="5C9158CC" w14:textId="7BD16542" w:rsidR="00E8089F" w:rsidRPr="007435EB" w:rsidRDefault="00E8089F" w:rsidP="00E8089F">
      <w:pPr>
        <w:rPr>
          <w:rtl/>
        </w:rPr>
      </w:pPr>
      <w:r w:rsidRPr="007435EB">
        <w:rPr>
          <w:rtl/>
        </w:rPr>
        <w:t>תרתי לא לקי - חדא מיהת לקי.</w:t>
      </w:r>
    </w:p>
    <w:p w14:paraId="1684AE4B" w14:textId="77777777" w:rsidR="007701E4" w:rsidRDefault="007701E4" w:rsidP="007701E4">
      <w:pPr>
        <w:pStyle w:val="36"/>
        <w:framePr w:wrap="notBeside"/>
        <w:rPr>
          <w:rtl/>
        </w:rPr>
      </w:pPr>
      <w:r>
        <w:rPr>
          <w:rFonts w:hint="cs"/>
          <w:rtl/>
        </w:rPr>
        <w:t>א''ד</w:t>
      </w:r>
      <w:r w:rsidR="00E8089F" w:rsidRPr="007435EB">
        <w:rPr>
          <w:rtl/>
        </w:rPr>
        <w:t>:</w:t>
      </w:r>
    </w:p>
    <w:p w14:paraId="4F08716F" w14:textId="6FFE2607" w:rsidR="00E8089F" w:rsidRPr="007435EB" w:rsidRDefault="00E8089F" w:rsidP="00E8089F">
      <w:pPr>
        <w:rPr>
          <w:rtl/>
        </w:rPr>
      </w:pPr>
      <w:r w:rsidRPr="007435EB">
        <w:rPr>
          <w:rtl/>
        </w:rPr>
        <w:t>חד</w:t>
      </w:r>
      <w:r w:rsidR="007701E4">
        <w:rPr>
          <w:rFonts w:hint="cs"/>
          <w:rtl/>
        </w:rPr>
        <w:t xml:space="preserve"> גם לא לוקחה - </w:t>
      </w:r>
      <w:r w:rsidRPr="007435EB">
        <w:rPr>
          <w:rtl/>
        </w:rPr>
        <w:t>דלא מייחד לאוויה כלאו דחסימה.</w:t>
      </w:r>
    </w:p>
    <w:p w14:paraId="11F49BAC" w14:textId="4638EA1B" w:rsidR="00E8089F" w:rsidRPr="007435EB" w:rsidRDefault="00F47631" w:rsidP="00F47631">
      <w:pPr>
        <w:pStyle w:val="affd"/>
        <w:rPr>
          <w:bCs/>
          <w:rtl/>
        </w:rPr>
      </w:pPr>
      <w:r>
        <w:rPr>
          <w:rFonts w:hint="cs"/>
          <w:rtl/>
        </w:rPr>
        <w:t>***</w:t>
      </w:r>
    </w:p>
    <w:p w14:paraId="21C48F3B" w14:textId="77777777" w:rsidR="007701E4" w:rsidRDefault="00E8089F" w:rsidP="007701E4">
      <w:pPr>
        <w:pStyle w:val="36"/>
        <w:framePr w:wrap="notBeside"/>
        <w:rPr>
          <w:rFonts w:ascii="Fb Fontext" w:hAnsi="Fb Fontext"/>
          <w:rtl/>
        </w:rPr>
      </w:pPr>
      <w:r w:rsidRPr="005C3FF1">
        <w:rPr>
          <w:rStyle w:val="afffa"/>
          <w:rtl/>
        </w:rPr>
        <w:t>ת"ר</w:t>
      </w:r>
      <w:r w:rsidRPr="007435EB">
        <w:rPr>
          <w:rFonts w:ascii="Fb Fontext" w:hAnsi="Fb Fontext"/>
          <w:rtl/>
        </w:rPr>
        <w:t>:</w:t>
      </w:r>
    </w:p>
    <w:p w14:paraId="7004E1FC" w14:textId="0C26CBB3" w:rsidR="00E8089F" w:rsidRPr="007435EB" w:rsidRDefault="00E8089F" w:rsidP="00623CAA">
      <w:pPr>
        <w:spacing w:before="4"/>
        <w:rPr>
          <w:rtl/>
        </w:rPr>
      </w:pPr>
      <w:r w:rsidRPr="007435EB">
        <w:rPr>
          <w:rFonts w:ascii="Fb Fontext" w:hAnsi="Fb Fontext"/>
          <w:rtl/>
        </w:rPr>
        <w:t>אכל כזית נא מבעוד יום - פטור, כזית נא משחשיכה - חייב.</w:t>
      </w:r>
    </w:p>
    <w:p w14:paraId="065E6BD9" w14:textId="77777777" w:rsidR="00E8089F" w:rsidRPr="007435EB" w:rsidRDefault="00E8089F" w:rsidP="00E8089F">
      <w:pPr>
        <w:rPr>
          <w:rtl/>
        </w:rPr>
      </w:pPr>
      <w:r w:rsidRPr="007435EB">
        <w:rPr>
          <w:rFonts w:ascii="Fb Fontext" w:hAnsi="Fb Fontext"/>
          <w:sz w:val="20"/>
          <w:rtl/>
        </w:rPr>
        <w:t>אכל כזית צלי מבעוד יום - לא פסל עצמו מבני חבורה, כזית צלי משחשיכה - פסל עצמו מבני החבורה.</w:t>
      </w:r>
    </w:p>
    <w:p w14:paraId="0BF99EC1" w14:textId="30D535C0" w:rsidR="007701E4" w:rsidRPr="00F179CE" w:rsidRDefault="00E8089F" w:rsidP="007701E4">
      <w:pPr>
        <w:rPr>
          <w:i/>
          <w:iCs/>
          <w:spacing w:val="-2"/>
          <w:rtl/>
        </w:rPr>
      </w:pPr>
      <w:r w:rsidRPr="00F179CE">
        <w:rPr>
          <w:rFonts w:ascii="Fb Fontext" w:hAnsi="Fb Fontext"/>
          <w:spacing w:val="-2"/>
          <w:rtl/>
        </w:rPr>
        <w:t>אכל כזית נא מבעו"י פטור- ד</w:t>
      </w:r>
      <w:r w:rsidRPr="00F179CE">
        <w:rPr>
          <w:rStyle w:val="af2"/>
          <w:spacing w:val="-2"/>
          <w:rtl/>
        </w:rPr>
        <w:t>אל תאכלו ממנו נא ובשל מבושל במים</w:t>
      </w:r>
    </w:p>
    <w:p w14:paraId="5835D444" w14:textId="77777777" w:rsidR="007701E4" w:rsidRDefault="00E8089F" w:rsidP="007701E4">
      <w:pPr>
        <w:pStyle w:val="36"/>
        <w:framePr w:wrap="notBeside"/>
        <w:rPr>
          <w:rStyle w:val="af2"/>
          <w:rtl/>
        </w:rPr>
      </w:pPr>
      <w:r w:rsidRPr="007435EB">
        <w:rPr>
          <w:rtl/>
        </w:rPr>
        <w:t>-</w:t>
      </w:r>
    </w:p>
    <w:p w14:paraId="3B97FC21" w14:textId="4EB59B86" w:rsidR="00E8089F" w:rsidRPr="007435EB" w:rsidRDefault="00E8089F" w:rsidP="007701E4">
      <w:pPr>
        <w:rPr>
          <w:rtl/>
        </w:rPr>
      </w:pPr>
      <w:r w:rsidRPr="00AC0CB1">
        <w:rPr>
          <w:rStyle w:val="af2"/>
          <w:rFonts w:hint="cs"/>
          <w:rtl/>
        </w:rPr>
        <w:t>'</w:t>
      </w:r>
      <w:r w:rsidRPr="00AC0CB1">
        <w:rPr>
          <w:rStyle w:val="af2"/>
          <w:rtl/>
        </w:rPr>
        <w:t>כי אם צלי אש',</w:t>
      </w:r>
      <w:r w:rsidRPr="007435EB">
        <w:rPr>
          <w:rFonts w:hint="cs"/>
          <w:rtl/>
        </w:rPr>
        <w:t xml:space="preserve"> </w:t>
      </w:r>
      <w:r w:rsidRPr="007435EB">
        <w:rPr>
          <w:rtl/>
        </w:rPr>
        <w:t>דרק בשעה שישנו בקום אכול צלי ישנו בבל תאכל נא.</w:t>
      </w:r>
    </w:p>
    <w:p w14:paraId="3EF40482" w14:textId="77777777" w:rsidR="007701E4" w:rsidRDefault="00E8089F" w:rsidP="007701E4">
      <w:pPr>
        <w:pStyle w:val="36"/>
        <w:framePr w:wrap="notBeside"/>
        <w:rPr>
          <w:rtl/>
        </w:rPr>
      </w:pPr>
      <w:r w:rsidRPr="007435EB">
        <w:rPr>
          <w:rtl/>
        </w:rPr>
        <w:t>רבי:</w:t>
      </w:r>
    </w:p>
    <w:p w14:paraId="50B056ED" w14:textId="63D647A1" w:rsidR="00E8089F" w:rsidRPr="007435EB" w:rsidRDefault="00E8089F" w:rsidP="00E8089F">
      <w:pPr>
        <w:rPr>
          <w:rtl/>
        </w:rPr>
      </w:pPr>
      <w:r w:rsidRPr="007435EB">
        <w:rPr>
          <w:rFonts w:ascii="Fb Fontext" w:hAnsi="Fb Fontext"/>
          <w:rtl/>
        </w:rPr>
        <w:t>אקרא אני</w:t>
      </w:r>
      <w:r w:rsidRPr="00AC0CB1">
        <w:rPr>
          <w:rStyle w:val="af2"/>
          <w:rtl/>
        </w:rPr>
        <w:t xml:space="preserve"> 'בשל' 'מבושל' </w:t>
      </w:r>
      <w:r w:rsidRPr="007435EB">
        <w:rPr>
          <w:rFonts w:ascii="Fb Fontext" w:hAnsi="Fb Fontext"/>
          <w:rtl/>
        </w:rPr>
        <w:t>ד</w:t>
      </w:r>
      <w:r w:rsidR="00AB3B38">
        <w:rPr>
          <w:rFonts w:ascii="Fb Fontext" w:hAnsi="Fb Fontext"/>
          <w:rtl/>
        </w:rPr>
        <w:t>אף</w:t>
      </w:r>
      <w:r w:rsidRPr="007435EB">
        <w:rPr>
          <w:rFonts w:ascii="Fb Fontext" w:hAnsi="Fb Fontext"/>
          <w:rtl/>
        </w:rPr>
        <w:t xml:space="preserve"> בשלו מבעו"י.</w:t>
      </w:r>
    </w:p>
    <w:p w14:paraId="2D17987C" w14:textId="77777777" w:rsidR="007701E4" w:rsidRDefault="007701E4" w:rsidP="007701E4">
      <w:pPr>
        <w:pStyle w:val="36"/>
        <w:framePr w:wrap="notBeside"/>
        <w:rPr>
          <w:rtl/>
        </w:rPr>
      </w:pPr>
      <w:r>
        <w:rPr>
          <w:rFonts w:hint="cs"/>
          <w:rtl/>
        </w:rPr>
        <w:t>ומ</w:t>
      </w:r>
      <w:r w:rsidR="00E8089F" w:rsidRPr="007435EB">
        <w:rPr>
          <w:rtl/>
        </w:rPr>
        <w:t xml:space="preserve">דלא אמר </w:t>
      </w:r>
    </w:p>
    <w:p w14:paraId="1803B33E" w14:textId="76207DE1" w:rsidR="00E8089F" w:rsidRPr="007435EB" w:rsidRDefault="007701E4" w:rsidP="00E8089F">
      <w:pPr>
        <w:rPr>
          <w:rFonts w:cs="Guttman Vilna"/>
          <w:b/>
          <w:bCs/>
          <w:rtl/>
        </w:rPr>
      </w:pPr>
      <w:r w:rsidRPr="007701E4">
        <w:rPr>
          <w:rStyle w:val="af2"/>
          <w:rFonts w:hint="cs"/>
          <w:rtl/>
        </w:rPr>
        <w:t>א</w:t>
      </w:r>
      <w:r w:rsidR="00E8089F" w:rsidRPr="007701E4">
        <w:rPr>
          <w:rStyle w:val="af2"/>
          <w:rtl/>
        </w:rPr>
        <w:t>ו בשל או מבושל</w:t>
      </w:r>
      <w:r w:rsidR="00E8089F" w:rsidRPr="007435EB">
        <w:rPr>
          <w:rtl/>
        </w:rPr>
        <w:t xml:space="preserve"> </w:t>
      </w:r>
      <w:r>
        <w:rPr>
          <w:rFonts w:hint="cs"/>
          <w:rtl/>
        </w:rPr>
        <w:t xml:space="preserve">הוציאו </w:t>
      </w:r>
      <w:r w:rsidR="00E8089F" w:rsidRPr="007435EB">
        <w:rPr>
          <w:rtl/>
        </w:rPr>
        <w:t>לצלי קדר ולשאר משקין.</w:t>
      </w:r>
    </w:p>
    <w:p w14:paraId="61000FA3" w14:textId="3233E066" w:rsidR="00E8089F" w:rsidRPr="007435EB" w:rsidRDefault="00F47631" w:rsidP="00F47631">
      <w:pPr>
        <w:pStyle w:val="affd"/>
        <w:rPr>
          <w:bCs/>
          <w:rtl/>
        </w:rPr>
      </w:pPr>
      <w:r>
        <w:rPr>
          <w:rFonts w:hint="cs"/>
          <w:rtl/>
        </w:rPr>
        <w:t>***</w:t>
      </w:r>
    </w:p>
    <w:p w14:paraId="1330B4D9" w14:textId="77777777" w:rsidR="007701E4" w:rsidRDefault="00E8089F" w:rsidP="007701E4">
      <w:pPr>
        <w:pStyle w:val="36"/>
        <w:framePr w:wrap="notBeside"/>
        <w:rPr>
          <w:rFonts w:ascii="Fb Fontext" w:hAnsi="Fb Fontext"/>
          <w:rtl/>
        </w:rPr>
      </w:pPr>
      <w:r w:rsidRPr="005C3FF1">
        <w:rPr>
          <w:rStyle w:val="afffa"/>
          <w:rtl/>
        </w:rPr>
        <w:t>ת"ר</w:t>
      </w:r>
      <w:r w:rsidRPr="007435EB">
        <w:rPr>
          <w:rFonts w:ascii="Fb Fontext" w:hAnsi="Fb Fontext"/>
          <w:rtl/>
        </w:rPr>
        <w:t>:</w:t>
      </w:r>
    </w:p>
    <w:p w14:paraId="5A64D04E" w14:textId="74ECB0D9" w:rsidR="00E8089F" w:rsidRPr="007435EB" w:rsidRDefault="00E8089F" w:rsidP="00623CAA">
      <w:pPr>
        <w:spacing w:before="4"/>
        <w:rPr>
          <w:rtl/>
        </w:rPr>
      </w:pPr>
      <w:r w:rsidRPr="007435EB">
        <w:rPr>
          <w:rFonts w:ascii="Fb Fontext" w:hAnsi="Fb Fontext"/>
          <w:rtl/>
        </w:rPr>
        <w:t>אכל צלי מבעוד יום - חייב, וכזית נא משחשיכה - חייב.</w:t>
      </w:r>
    </w:p>
    <w:p w14:paraId="68983659" w14:textId="77777777" w:rsidR="00E8089F" w:rsidRPr="007435EB" w:rsidRDefault="00E8089F" w:rsidP="00E8089F">
      <w:pPr>
        <w:rPr>
          <w:rFonts w:cs="Guttman Vilna"/>
          <w:b/>
          <w:bCs/>
          <w:rtl/>
        </w:rPr>
      </w:pPr>
      <w:r w:rsidRPr="007435EB">
        <w:rPr>
          <w:rtl/>
        </w:rPr>
        <w:t>קתני צלי דומיא דנא, מה נא בלאו - אף צלי בלאו.</w:t>
      </w:r>
    </w:p>
    <w:p w14:paraId="3269D165" w14:textId="77777777" w:rsidR="00E8089F" w:rsidRPr="007435EB" w:rsidRDefault="00E8089F" w:rsidP="00E8089F">
      <w:pPr>
        <w:rPr>
          <w:rtl/>
        </w:rPr>
      </w:pPr>
      <w:r w:rsidRPr="007435EB">
        <w:rPr>
          <w:rtl/>
        </w:rPr>
        <w:t xml:space="preserve">נא – </w:t>
      </w:r>
      <w:r w:rsidRPr="00AC0CB1">
        <w:rPr>
          <w:rStyle w:val="af2"/>
          <w:rtl/>
        </w:rPr>
        <w:t>ד'אל תאכלו ממנו נא',</w:t>
      </w:r>
      <w:r w:rsidRPr="007435EB">
        <w:rPr>
          <w:rtl/>
        </w:rPr>
        <w:t xml:space="preserve">| צלי מהא </w:t>
      </w:r>
      <w:r w:rsidRPr="00AC0CB1">
        <w:rPr>
          <w:rStyle w:val="af2"/>
          <w:rtl/>
        </w:rPr>
        <w:t>ד'ואכלו את הבשר בלילה הזה',</w:t>
      </w:r>
      <w:r w:rsidRPr="007435EB">
        <w:rPr>
          <w:rtl/>
        </w:rPr>
        <w:t xml:space="preserve"> דביום - לא.</w:t>
      </w:r>
    </w:p>
    <w:p w14:paraId="1547CC91" w14:textId="77777777" w:rsidR="007701E4" w:rsidRDefault="00E8089F" w:rsidP="007701E4">
      <w:pPr>
        <w:pStyle w:val="36"/>
        <w:framePr w:wrap="notBeside"/>
        <w:rPr>
          <w:rtl/>
        </w:rPr>
      </w:pPr>
      <w:r w:rsidRPr="007435EB">
        <w:rPr>
          <w:rtl/>
        </w:rPr>
        <w:t>ו</w:t>
      </w:r>
      <w:r w:rsidR="00127038">
        <w:rPr>
          <w:rtl/>
        </w:rPr>
        <w:t>אף</w:t>
      </w:r>
    </w:p>
    <w:p w14:paraId="2092DA19" w14:textId="46692478" w:rsidR="00E8089F" w:rsidRPr="007435EB" w:rsidRDefault="00E8089F" w:rsidP="007701E4">
      <w:pPr>
        <w:rPr>
          <w:rtl/>
        </w:rPr>
      </w:pPr>
      <w:r w:rsidRPr="007435EB">
        <w:rPr>
          <w:rtl/>
        </w:rPr>
        <w:t>דלאו הבא מכלל עשה דעשה הוא.</w:t>
      </w:r>
    </w:p>
    <w:p w14:paraId="6F76C416" w14:textId="77777777" w:rsidR="007701E4" w:rsidRDefault="00E8089F" w:rsidP="007701E4">
      <w:pPr>
        <w:pStyle w:val="36"/>
        <w:framePr w:wrap="notBeside"/>
        <w:rPr>
          <w:rtl/>
        </w:rPr>
      </w:pPr>
      <w:r w:rsidRPr="007435EB">
        <w:rPr>
          <w:rtl/>
        </w:rPr>
        <w:t>הא מני כר"י</w:t>
      </w:r>
    </w:p>
    <w:p w14:paraId="07661B2F" w14:textId="77E0B7A9" w:rsidR="00E8089F" w:rsidRPr="007435EB" w:rsidRDefault="00E8089F" w:rsidP="007701E4">
      <w:pPr>
        <w:rPr>
          <w:rtl/>
        </w:rPr>
      </w:pPr>
      <w:r w:rsidRPr="00AC0CB1">
        <w:rPr>
          <w:rStyle w:val="af2"/>
          <w:rtl/>
        </w:rPr>
        <w:t xml:space="preserve">'דשור ושה שרוע וקלוט נדבה תעשה אתו' </w:t>
      </w:r>
      <w:r w:rsidRPr="007435EB">
        <w:rPr>
          <w:rtl/>
        </w:rPr>
        <w:t>- אותו אתה מתפיס לבדק הבית.</w:t>
      </w:r>
      <w:r w:rsidR="007701E4">
        <w:rPr>
          <w:rFonts w:hint="cs"/>
          <w:rtl/>
        </w:rPr>
        <w:t xml:space="preserve"> </w:t>
      </w:r>
      <w:r w:rsidRPr="007435EB">
        <w:rPr>
          <w:rtl/>
        </w:rPr>
        <w:t>ואי אתה מתפיס תמימים לבדק הבית.</w:t>
      </w:r>
    </w:p>
    <w:p w14:paraId="732D817C" w14:textId="77777777" w:rsidR="00E8089F" w:rsidRPr="007435EB" w:rsidRDefault="00E8089F" w:rsidP="00E8089F">
      <w:pPr>
        <w:rPr>
          <w:rtl/>
        </w:rPr>
      </w:pPr>
      <w:r w:rsidRPr="007701E4">
        <w:rPr>
          <w:rStyle w:val="affffd"/>
          <w:rtl/>
        </w:rPr>
        <w:t>מכאן אמרו:</w:t>
      </w:r>
      <w:r w:rsidRPr="007435EB">
        <w:rPr>
          <w:rtl/>
        </w:rPr>
        <w:t xml:space="preserve"> כל המתפיס תמימים לבדק הבית - עובר בעשה.</w:t>
      </w:r>
    </w:p>
    <w:p w14:paraId="33CD60B8" w14:textId="77777777" w:rsidR="00E8089F" w:rsidRPr="007435EB" w:rsidRDefault="00E8089F" w:rsidP="00E8089F">
      <w:pPr>
        <w:rPr>
          <w:rtl/>
        </w:rPr>
      </w:pPr>
      <w:r w:rsidRPr="007435EB">
        <w:rPr>
          <w:rtl/>
        </w:rPr>
        <w:t>ובל"ת מ</w:t>
      </w:r>
      <w:r w:rsidRPr="007701E4">
        <w:rPr>
          <w:rStyle w:val="af2"/>
          <w:rtl/>
        </w:rPr>
        <w:t>'וידבר ה' אל משה לאמר' -</w:t>
      </w:r>
      <w:r>
        <w:rPr>
          <w:rtl/>
        </w:rPr>
        <w:t xml:space="preserve"> לימד על כל הפרשה כולה שיהא בל"ת דברי </w:t>
      </w:r>
      <w:r>
        <w:rPr>
          <w:rStyle w:val="affffd"/>
          <w:rtl/>
          <w:rPrChange w:id="9087" w:author="מנוע אמוראים" w:date="2026-10-05T16:42:03Z">
            <w:rPr>
              <w:rtl/>
            </w:rPr>
          </w:rPrChange>
        </w:rPr>
        <w:t xml:space="preserve">ר"י</w:t>
      </w:r>
      <w:r>
        <w:rPr>
          <w:rtl/>
        </w:rPr>
        <w:t xml:space="preserve">.</w:t>
      </w:r>
    </w:p>
    <w:p w14:paraId="495E86CA" w14:textId="77777777" w:rsidR="007701E4" w:rsidRDefault="00E8089F" w:rsidP="007701E4">
      <w:pPr>
        <w:pStyle w:val="36"/>
        <w:framePr w:wrap="notBeside"/>
        <w:rPr>
          <w:rtl/>
        </w:rPr>
      </w:pPr>
      <w:r w:rsidRPr="007435EB">
        <w:rPr>
          <w:rtl/>
        </w:rPr>
        <w:lastRenderedPageBreak/>
        <w:t>א"ל לב"ק:</w:t>
      </w:r>
    </w:p>
    <w:p w14:paraId="69043142" w14:textId="2F7E7410" w:rsidR="00E8089F" w:rsidRPr="007435EB" w:rsidRDefault="00E8089F" w:rsidP="00E8089F">
      <w:pPr>
        <w:rPr>
          <w:rtl/>
        </w:rPr>
      </w:pPr>
      <w:r w:rsidRPr="00AC0CB1">
        <w:rPr>
          <w:rStyle w:val="af2"/>
          <w:rtl/>
        </w:rPr>
        <w:t xml:space="preserve">'לאמר' </w:t>
      </w:r>
      <w:r w:rsidRPr="007435EB">
        <w:rPr>
          <w:rtl/>
        </w:rPr>
        <w:t>- לא נאמר בדברים.</w:t>
      </w:r>
    </w:p>
    <w:p w14:paraId="147C1523" w14:textId="77777777" w:rsidR="007701E4" w:rsidRDefault="00E8089F" w:rsidP="007701E4">
      <w:pPr>
        <w:pStyle w:val="36"/>
        <w:framePr w:wrap="notBeside"/>
        <w:rPr>
          <w:rtl/>
        </w:rPr>
      </w:pPr>
      <w:r w:rsidRPr="007435EB">
        <w:rPr>
          <w:rtl/>
        </w:rPr>
        <w:t>בי רב</w:t>
      </w:r>
    </w:p>
    <w:p w14:paraId="60E29694" w14:textId="588865EB" w:rsidR="00E8089F" w:rsidRPr="007435EB" w:rsidRDefault="00E8089F" w:rsidP="00E8089F">
      <w:pPr>
        <w:rPr>
          <w:rtl/>
        </w:rPr>
      </w:pPr>
      <w:r w:rsidRPr="00AC0CB1">
        <w:rPr>
          <w:rStyle w:val="af2"/>
          <w:rFonts w:hint="cs"/>
          <w:rtl/>
        </w:rPr>
        <w:t>'</w:t>
      </w:r>
      <w:r w:rsidRPr="00AC0CB1">
        <w:rPr>
          <w:rStyle w:val="af2"/>
          <w:rtl/>
        </w:rPr>
        <w:t>לאמר</w:t>
      </w:r>
      <w:r w:rsidRPr="00AC0CB1">
        <w:rPr>
          <w:rStyle w:val="af2"/>
          <w:rFonts w:hint="cs"/>
          <w:rtl/>
        </w:rPr>
        <w:t>'</w:t>
      </w:r>
      <w:r w:rsidRPr="00AC0CB1">
        <w:rPr>
          <w:rStyle w:val="af2"/>
          <w:rtl/>
        </w:rPr>
        <w:t xml:space="preserve"> </w:t>
      </w:r>
      <w:r w:rsidRPr="007435EB">
        <w:rPr>
          <w:rtl/>
        </w:rPr>
        <w:t>- לאו אמור.</w:t>
      </w:r>
    </w:p>
    <w:p w14:paraId="704DC8CE" w14:textId="77777777" w:rsidR="00E8089F" w:rsidRPr="007435EB" w:rsidRDefault="00E8089F" w:rsidP="005C3FF1">
      <w:pPr>
        <w:pStyle w:val="afff"/>
        <w:framePr w:wrap="around"/>
        <w:rPr>
          <w:rtl/>
        </w:rPr>
      </w:pPr>
      <w:r w:rsidRPr="007435EB">
        <w:rPr>
          <w:rFonts w:hint="cs"/>
          <w:rtl/>
        </w:rPr>
        <w:t>מב.</w:t>
      </w:r>
    </w:p>
    <w:p w14:paraId="731D69AA" w14:textId="77777777" w:rsidR="00E8089F" w:rsidRPr="007701E4" w:rsidRDefault="00E8089F" w:rsidP="007701E4">
      <w:pPr>
        <w:pStyle w:val="afffd"/>
        <w:rPr>
          <w:rtl/>
        </w:rPr>
      </w:pPr>
      <w:ins w:id="9840" w:author="מספור קטעי משנה" w:date="2026-10-06T06:45:41Z">
        <w:r>
          <w:rPr>
            <w:rStyle w:val="MisparKeta"/>
          </w:rPr>
          <w:t xml:space="preserve">א. </w:t>
        </w:r>
      </w:ins>
      <w:r w:rsidRPr="007701E4">
        <w:rPr>
          <w:rtl/>
        </w:rPr>
        <w:t>מי תשמישו של נחתום וכו'.</w:t>
      </w:r>
    </w:p>
    <w:p w14:paraId="06786193" w14:textId="77777777" w:rsidR="007701E4" w:rsidRDefault="00E8089F" w:rsidP="007701E4">
      <w:pPr>
        <w:pStyle w:val="36"/>
        <w:framePr w:wrap="notBeside"/>
        <w:rPr>
          <w:rtl/>
        </w:rPr>
      </w:pPr>
      <w:r w:rsidRPr="007435EB">
        <w:rPr>
          <w:rtl/>
        </w:rPr>
        <w:t>תני חדא:</w:t>
      </w:r>
    </w:p>
    <w:p w14:paraId="4A6B8F13" w14:textId="122700F5" w:rsidR="00E8089F" w:rsidRPr="007435EB" w:rsidRDefault="00E8089F" w:rsidP="00E8089F">
      <w:pPr>
        <w:rPr>
          <w:rtl/>
        </w:rPr>
      </w:pPr>
      <w:r w:rsidRPr="007435EB">
        <w:rPr>
          <w:rFonts w:ascii="Fb Fontext" w:hAnsi="Fb Fontext"/>
          <w:rtl/>
        </w:rPr>
        <w:t xml:space="preserve">שופכין במקום מדרון, </w:t>
      </w:r>
      <w:r w:rsidR="007701E4">
        <w:rPr>
          <w:rFonts w:ascii="Fb Fontext" w:hAnsi="Fb Fontext" w:hint="cs"/>
          <w:rtl/>
        </w:rPr>
        <w:t xml:space="preserve">ולא </w:t>
      </w:r>
      <w:r w:rsidRPr="007435EB">
        <w:rPr>
          <w:rFonts w:ascii="Fb Fontext" w:hAnsi="Fb Fontext"/>
          <w:rtl/>
        </w:rPr>
        <w:t>במקום האישבורן. היינו במקום דנפישי דקוו.</w:t>
      </w:r>
    </w:p>
    <w:p w14:paraId="45B35ABB" w14:textId="77777777" w:rsidR="007701E4" w:rsidRDefault="00E8089F" w:rsidP="007701E4">
      <w:pPr>
        <w:pStyle w:val="36"/>
        <w:framePr w:wrap="notBeside"/>
        <w:rPr>
          <w:rStyle w:val="affffd"/>
          <w:rtl/>
        </w:rPr>
      </w:pPr>
      <w:r w:rsidRPr="00F46A1C">
        <w:rPr>
          <w:rStyle w:val="affffd"/>
          <w:rtl/>
        </w:rPr>
        <w:t>והך</w:t>
      </w:r>
    </w:p>
    <w:p w14:paraId="1B5CB089" w14:textId="450CBE90" w:rsidR="00E8089F" w:rsidRPr="007435EB" w:rsidRDefault="00E8089F" w:rsidP="007701E4">
      <w:pPr>
        <w:spacing w:after="120"/>
        <w:rPr>
          <w:rtl/>
        </w:rPr>
      </w:pPr>
      <w:r w:rsidRPr="007435EB">
        <w:rPr>
          <w:rtl/>
        </w:rPr>
        <w:t>דשופכין במקום האישבורן דלא נפישי, דלא קוו.</w:t>
      </w:r>
    </w:p>
    <w:p w14:paraId="331E08CD" w14:textId="77777777" w:rsidR="007701E4" w:rsidRDefault="00E8089F" w:rsidP="007701E4">
      <w:pPr>
        <w:pStyle w:val="36"/>
        <w:framePr w:wrap="notBeside"/>
        <w:rPr>
          <w:rtl/>
        </w:rPr>
      </w:pPr>
      <w:r w:rsidRPr="007435EB">
        <w:rPr>
          <w:rtl/>
        </w:rPr>
        <w:t>ר"י:</w:t>
      </w:r>
    </w:p>
    <w:p w14:paraId="4DED2912" w14:textId="31C3027D" w:rsidR="00E8089F" w:rsidRPr="007435EB" w:rsidRDefault="00E8089F" w:rsidP="007701E4">
      <w:pPr>
        <w:spacing w:after="120"/>
        <w:rPr>
          <w:rtl/>
        </w:rPr>
      </w:pPr>
      <w:r w:rsidRPr="007701E4">
        <w:rPr>
          <w:rStyle w:val="afffff1"/>
          <w:rtl/>
        </w:rPr>
        <w:t>אשה לא תלוש אלא במים שלנו.</w:t>
      </w:r>
      <w:r w:rsidRPr="007435EB">
        <w:rPr>
          <w:rtl/>
        </w:rPr>
        <w:t xml:space="preserve"> דרשה רב מתנה בפפוניא. למחר </w:t>
      </w:r>
      <w:r w:rsidR="007701E4">
        <w:rPr>
          <w:rFonts w:hint="cs"/>
          <w:rtl/>
        </w:rPr>
        <w:t>הביאו כולם</w:t>
      </w:r>
      <w:r w:rsidRPr="007435EB">
        <w:rPr>
          <w:rtl/>
        </w:rPr>
        <w:t xml:space="preserve"> </w:t>
      </w:r>
      <w:r w:rsidR="007701E4">
        <w:rPr>
          <w:rFonts w:hint="cs"/>
          <w:rtl/>
        </w:rPr>
        <w:t xml:space="preserve">את </w:t>
      </w:r>
      <w:r w:rsidRPr="007435EB">
        <w:rPr>
          <w:rtl/>
        </w:rPr>
        <w:t>כליהם לבקש מים</w:t>
      </w:r>
      <w:r w:rsidRPr="007435EB">
        <w:rPr>
          <w:rFonts w:hint="cs"/>
          <w:rtl/>
        </w:rPr>
        <w:t xml:space="preserve"> </w:t>
      </w:r>
      <w:r w:rsidRPr="007435EB">
        <w:rPr>
          <w:rtl/>
        </w:rPr>
        <w:t>וא"ל בשלנו לילה.</w:t>
      </w:r>
    </w:p>
    <w:p w14:paraId="13DCB579" w14:textId="77777777" w:rsidR="007701E4" w:rsidRDefault="00E8089F" w:rsidP="007701E4">
      <w:pPr>
        <w:pStyle w:val="36"/>
        <w:framePr w:wrap="notBeside"/>
        <w:rPr>
          <w:rtl/>
        </w:rPr>
      </w:pPr>
      <w:r w:rsidRPr="007435EB">
        <w:rPr>
          <w:rtl/>
        </w:rPr>
        <w:t>דרש רבא:</w:t>
      </w:r>
    </w:p>
    <w:p w14:paraId="1E4D8550" w14:textId="7F5D9EBE" w:rsidR="00E8089F" w:rsidRPr="007435EB" w:rsidRDefault="00E8089F" w:rsidP="00623CAA">
      <w:pPr>
        <w:spacing w:before="4"/>
        <w:rPr>
          <w:rtl/>
        </w:rPr>
      </w:pPr>
      <w:r w:rsidRPr="007701E4">
        <w:rPr>
          <w:rStyle w:val="afffff1"/>
          <w:rtl/>
        </w:rPr>
        <w:t>אשה לא תלוש בחמה,</w:t>
      </w:r>
      <w:r w:rsidRPr="007435EB">
        <w:rPr>
          <w:rtl/>
        </w:rPr>
        <w:t xml:space="preserve"> ולא בחמי חמה, ולא במים הגרופין מן המולייר, ולא תגביה ידה מן התנור עד שתגמור את כל הפת. וצריכה שני כלים, אחד שמקטפת בו ואחד שמצננת בו את ידיה.</w:t>
      </w:r>
    </w:p>
    <w:p w14:paraId="7C192597" w14:textId="77777777" w:rsidR="007701E4" w:rsidRDefault="00E8089F" w:rsidP="007701E4">
      <w:pPr>
        <w:pStyle w:val="afffff0"/>
        <w:rPr>
          <w:rStyle w:val="affffd"/>
          <w:rtl/>
        </w:rPr>
      </w:pPr>
      <w:r w:rsidRPr="007701E4">
        <w:rPr>
          <w:rtl/>
        </w:rPr>
        <w:t>עברה ולשה</w:t>
      </w:r>
      <w:r w:rsidRPr="007435EB">
        <w:rPr>
          <w:rtl/>
        </w:rPr>
        <w:t xml:space="preserve"> </w:t>
      </w:r>
    </w:p>
    <w:p w14:paraId="259B8C34" w14:textId="77777777" w:rsidR="007701E4" w:rsidRDefault="00E8089F" w:rsidP="007701E4">
      <w:pPr>
        <w:pStyle w:val="36"/>
        <w:framePr w:wrap="notBeside"/>
        <w:rPr>
          <w:rtl/>
        </w:rPr>
      </w:pPr>
      <w:r w:rsidRPr="007701E4">
        <w:rPr>
          <w:rStyle w:val="affffd"/>
          <w:rtl/>
        </w:rPr>
        <w:t>למ"ז:</w:t>
      </w:r>
    </w:p>
    <w:p w14:paraId="1F000583" w14:textId="6C5B4226" w:rsidR="00E8089F" w:rsidRPr="007435EB" w:rsidRDefault="00E8089F" w:rsidP="00E8089F">
      <w:pPr>
        <w:rPr>
          <w:rtl/>
        </w:rPr>
      </w:pPr>
      <w:r w:rsidRPr="007435EB">
        <w:rPr>
          <w:rtl/>
        </w:rPr>
        <w:t>מותר, ומהא דאין לותתין השעורין בפסח. ואם לתת, נתבקעו אסורים, לא נתבקעו - מותרין.</w:t>
      </w:r>
    </w:p>
    <w:p w14:paraId="1B231749" w14:textId="77777777" w:rsidR="007701E4" w:rsidRDefault="00E8089F" w:rsidP="007701E4">
      <w:pPr>
        <w:pStyle w:val="36"/>
        <w:framePr w:wrap="notBeside"/>
        <w:rPr>
          <w:rtl/>
        </w:rPr>
      </w:pPr>
      <w:r w:rsidRPr="007435EB">
        <w:rPr>
          <w:rtl/>
        </w:rPr>
        <w:t>ור"</w:t>
      </w:r>
      <w:r w:rsidRPr="007435EB">
        <w:rPr>
          <w:rFonts w:hint="cs"/>
          <w:rtl/>
        </w:rPr>
        <w:t>א</w:t>
      </w:r>
      <w:r w:rsidRPr="007435EB">
        <w:rPr>
          <w:rtl/>
        </w:rPr>
        <w:t>:</w:t>
      </w:r>
    </w:p>
    <w:p w14:paraId="4DC775B9" w14:textId="77777777" w:rsidR="00F179CE" w:rsidRDefault="00E8089F" w:rsidP="00E8089F">
      <w:pPr>
        <w:rPr>
          <w:rtl/>
        </w:rPr>
      </w:pPr>
      <w:r w:rsidRPr="007435EB">
        <w:rPr>
          <w:rtl/>
        </w:rPr>
        <w:t xml:space="preserve">מותר דאטו </w:t>
      </w:r>
      <w:r w:rsidR="007701E4">
        <w:rPr>
          <w:rFonts w:hint="cs"/>
          <w:rtl/>
        </w:rPr>
        <w:t xml:space="preserve">כל איסורי דרבנן באריגה אחת </w:t>
      </w:r>
      <w:r w:rsidRPr="007435EB">
        <w:rPr>
          <w:rtl/>
        </w:rPr>
        <w:t xml:space="preserve">? </w:t>
      </w:r>
    </w:p>
    <w:p w14:paraId="5EE035F3" w14:textId="3A6A8B41" w:rsidR="00E8089F" w:rsidRPr="007435EB" w:rsidRDefault="00F179CE" w:rsidP="00F179CE">
      <w:pPr>
        <w:rPr>
          <w:rtl/>
        </w:rPr>
      </w:pPr>
      <w:r>
        <w:rPr>
          <w:rFonts w:hint="cs"/>
          <w:rtl/>
        </w:rPr>
        <w:t>היכן שנאמר נאמר והיכן שלא שלא.</w:t>
      </w:r>
    </w:p>
    <w:p w14:paraId="5A82906E" w14:textId="3D711402" w:rsidR="00E8089F" w:rsidRPr="007435EB" w:rsidRDefault="00F47631" w:rsidP="00F47631">
      <w:pPr>
        <w:pStyle w:val="affd"/>
        <w:rPr>
          <w:bCs/>
          <w:rtl/>
        </w:rPr>
      </w:pPr>
      <w:r>
        <w:rPr>
          <w:rFonts w:hint="cs"/>
          <w:rtl/>
        </w:rPr>
        <w:t>***</w:t>
      </w:r>
    </w:p>
    <w:p w14:paraId="5DEBAE0A" w14:textId="77777777" w:rsidR="00C87832" w:rsidRPr="005C3FF1" w:rsidRDefault="00E8089F" w:rsidP="009A151F">
      <w:pPr>
        <w:pStyle w:val="Hadran"/>
        <w:rPr>
          <w:rStyle w:val="afffa"/>
          <w:rtl/>
        </w:rPr>
        <w:pPrChange w:id="91066" w:author="Claude" w:date="2026-10-08T08:35:33Z">
          <w:pPr>
            <w:rPr>
              <w:rStyle w:val="afffa"/>
              <w:rtl/>
            </w:rPr>
          </w:pPr>
        </w:pPrChange>
      </w:pPr>
      <w:r w:rsidRPr="005C3FF1">
        <w:rPr>
          <w:rStyle w:val="afffa"/>
          <w:rtl/>
        </w:rPr>
        <w:t>הדרן עלך כל שעה</w:t>
      </w:r>
    </w:p>
    <w:p w14:paraId="3580ACEB" w14:textId="77777777" w:rsidR="00C87832" w:rsidRPr="005C3FF1" w:rsidRDefault="00C87832" w:rsidP="009A151F">
      <w:pPr>
        <w:rPr>
          <w:rStyle w:val="afffa"/>
        </w:rPr>
      </w:pPr>
      <w:r w:rsidRPr="005C3FF1">
        <w:rPr>
          <w:rStyle w:val="afffa"/>
          <w:rtl/>
        </w:rPr>
        <w:br w:type="page"/>
      </w:r>
    </w:p>
    <w:p w14:paraId="247693CE" w14:textId="77777777" w:rsidR="00E8089F" w:rsidRPr="007435EB" w:rsidRDefault="00E8089F" w:rsidP="00E8089F">
      <w:pPr>
        <w:pStyle w:val="afff2"/>
        <w:framePr w:wrap="around"/>
        <w:spacing w:line="276" w:lineRule="auto"/>
        <w:rPr>
          <w:del w:id="41118" w:author="Claude" w:date="2026-10-07T09:25:14Z"/>
          <w:rFonts w:ascii="Fb Fontext" w:hAnsi="Fb Fontext"/>
          <w:sz w:val="20"/>
          <w:rtl/>
        </w:rPr>
      </w:pPr>
      <w:del w:id="41117" w:author="Claude" w:date="2026-10-07T09:25:14Z">
        <w:r w:rsidRPr="007435EB">
          <w:rPr>
            <w:rFonts w:ascii="Fb Fontext" w:hAnsi="Fb Fontext" w:hint="cs"/>
            <w:sz w:val="20"/>
            <w:rtl/>
          </w:rPr>
          <w:lastRenderedPageBreak/>
          <w:delText xml:space="preserve">פרק שלישי</w:delText>
        </w:r>
      </w:del>
    </w:p>
    <w:p w14:paraId="741116E8" w14:textId="77777777" w:rsidR="00E8089F" w:rsidRPr="007435EB" w:rsidRDefault="00E8089F" w:rsidP="005C3FF1">
      <w:pPr>
        <w:pStyle w:val="afff"/>
        <w:framePr w:wrap="around"/>
        <w:rPr>
          <w:rtl/>
        </w:rPr>
      </w:pPr>
      <w:r w:rsidRPr="007435EB">
        <w:rPr>
          <w:rFonts w:hint="cs"/>
          <w:rtl/>
        </w:rPr>
        <w:t>מב.</w:t>
      </w:r>
    </w:p>
    <w:p w14:paraId="4EA8B0A6" w14:textId="77777777" w:rsidR="00E8089F" w:rsidRPr="007435EB" w:rsidRDefault="00E8089F" w:rsidP="00E8089F">
      <w:pPr>
        <w:pStyle w:val="afff3"/>
        <w:framePr w:wrap="around"/>
        <w:spacing w:line="276" w:lineRule="auto"/>
        <w:rPr>
          <w:del w:id="41122" w:author="Claude" w:date="2026-10-07T09:25:14Z"/>
          <w:sz w:val="20"/>
          <w:rtl/>
        </w:rPr>
      </w:pPr>
      <w:del w:id="41119" w:author="Claude" w:date="2026-10-07T09:25:14Z">
        <w:r w:rsidRPr="007435EB">
          <w:rPr>
            <w:rFonts w:hint="cs"/>
            <w:sz w:val="20"/>
            <w:rtl/>
          </w:rPr>
          <w:delText xml:space="preserve">ואלו עובר</w:delText>
        </w:r>
      </w:del>
      <w:del w:id="41120" w:author="Claude" w:date="2026-10-07T09:25:14Z">
        <w:r w:rsidR="002F64F7" w:rsidRPr="007435EB">
          <w:rPr>
            <w:rFonts w:hint="cs"/>
            <w:sz w:val="20"/>
            <w:rtl/>
          </w:rPr>
          <w:delText xml:space="preserve">+</w:delText>
        </w:r>
      </w:del>
      <w:del w:id="41121" w:author="Claude" w:date="2026-10-07T09:25:14Z">
        <w:r w:rsidRPr="007435EB">
          <w:rPr>
            <w:rFonts w:hint="cs"/>
            <w:sz w:val="20"/>
            <w:rtl/>
          </w:rPr>
          <w:delText xml:space="preserve">ין</w:delText>
        </w:r>
      </w:del>
    </w:p>
    <w:p w14:paraId="388DBF93" w14:textId="77777777" w:rsidR="00E8089F" w:rsidRPr="007435EB" w:rsidRDefault="00E8089F" w:rsidP="00E8089F">
      <w:pPr>
        <w:pStyle w:val="afff4"/>
        <w:framePr w:wrap="around"/>
        <w:rPr>
          <w:rtl/>
        </w:rPr>
      </w:pPr>
      <w:r w:rsidRPr="007435EB">
        <w:rPr>
          <w:rFonts w:hint="cs"/>
          <w:rtl/>
        </w:rPr>
        <w:t xml:space="preserve">מב. </w:t>
      </w:r>
      <w:r w:rsidRPr="007435EB">
        <w:rPr>
          <w:rFonts w:cs="Guttman Vilna"/>
          <w:b/>
          <w:bCs/>
          <w:rtl/>
        </w:rPr>
        <w:t>–</w:t>
      </w:r>
      <w:r w:rsidRPr="007435EB">
        <w:rPr>
          <w:rFonts w:hint="cs"/>
          <w:rtl/>
        </w:rPr>
        <w:t xml:space="preserve"> נ.</w:t>
      </w:r>
    </w:p>
    <w:p>
      <w:pPr>
        <w:pStyle w:val="PetichatPerek"/>
        <w:rPr>
          <w:ins w:id="41116" w:author="Claude" w:date="2026-10-07T09:25:14Z"/>
        </w:rPr>
      </w:pPr>
      <w:ins w:id="41115" w:author="Claude" w:date="2026-10-07T09:25:14Z">
        <w:r>
          <w:rPr>
            <w:rFonts w:ascii="Fb Fontext" w:hAnsi="Fb Fontext" w:hint="cs"/>
            <w:sz w:val="20"/>
            <w:rtl/>
          </w:rPr>
          <w:t xml:space="preserve">פרק שלישי</w:t>
        </w:r>
        <w:r>
          <w:rPr>
            <w:rFonts w:ascii="Fb Fontext" w:hAnsi="Fb Fontext" w:hint="cs"/>
            <w:sz w:val="20"/>
            <w:rtl/>
          </w:rPr>
          <w:t xml:space="preserve"> - </w:t>
        </w:r>
        <w:r>
          <w:rPr>
            <w:rFonts w:hint="cs"/>
            <w:sz w:val="20"/>
            <w:rtl/>
          </w:rPr>
          <w:t xml:space="preserve">ואלו עובר+ין</w:t>
        </w:r>
      </w:ins>
    </w:p>
    <w:p>
      <w:pPr>
        <w:pStyle w:val="affffff1"/>
        <w:rPr>
          <w:ins w:id="20126" w:author="קלוד" w:date="2026-10-06T10:09:47Z"/>
        </w:rPr>
      </w:pPr>
      <w:ins w:id="20125" w:author="קלוד" w:date="2026-10-06T10:09:47Z">
        <w:r>
          <w:t xml:space="preserve">משנה א</w:t>
        </w:r>
      </w:ins>
    </w:p>
    <w:p w14:paraId="30FB3A21" w14:textId="77777777" w:rsidR="00E8089F" w:rsidRPr="007435EB" w:rsidRDefault="00E8089F" w:rsidP="00E8089F">
      <w:pPr>
        <w:pStyle w:val="afff5"/>
        <w:rPr>
          <w:del w:id="20009" w:author="קלוד" w:date="2026-10-06T10:16:37Z"/>
          <w:b/>
          <w:rtl/>
        </w:rPr>
      </w:pPr>
      <w:ins w:id="9841" w:author="מספור קטעי משנה" w:date="2026-10-06T06:45:41Z">
        <w:del w:id="20007" w:author="קלוד" w:date="2026-10-06T10:16:37Z">
          <w:r>
            <w:rPr>
              <w:rStyle w:val="MisparKeta"/>
            </w:rPr>
            <w:delText xml:space="preserve">א. </w:delText>
          </w:r>
        </w:del>
      </w:ins>
      <w:del w:id="20008" w:author="קלוד" w:date="2026-10-06T10:16:37Z">
        <w:r w:rsidRPr="007435EB">
          <w:rPr>
            <w:b/>
            <w:sz w:val="20"/>
            <w:rtl/>
          </w:rPr>
          <w:delText xml:space="preserve">משנה.</w:delText>
        </w:r>
      </w:del>
    </w:p>
    <w:p w14:paraId="30F1C1A8" w14:textId="77777777" w:rsidR="00E8089F" w:rsidRPr="007435EB" w:rsidRDefault="00E8089F" w:rsidP="00E8089F">
      <w:pPr>
        <w:pStyle w:val="afff5"/>
        <w:rPr>
          <w:b/>
          <w:rtl/>
        </w:rPr>
      </w:pPr>
      <w:r w:rsidRPr="007435EB">
        <w:rPr>
          <w:b/>
          <w:rtl/>
        </w:rPr>
        <w:t>ואלו עוברין בפסח: כותח הבבלי, ושכר המדי, וחומץ האדומי, וזיתום המצרי.</w:t>
      </w:r>
    </w:p>
    <w:p w14:paraId="459F1050" w14:textId="77777777" w:rsidR="00E8089F" w:rsidRPr="007435EB" w:rsidRDefault="00E8089F" w:rsidP="00E8089F">
      <w:pPr>
        <w:pStyle w:val="afff5"/>
        <w:rPr>
          <w:b/>
          <w:rtl/>
        </w:rPr>
      </w:pPr>
      <w:r w:rsidRPr="007435EB">
        <w:rPr>
          <w:b/>
          <w:rtl/>
        </w:rPr>
        <w:t>וזומן של צבעים, ועמילן של טבחים, וקולן של סופרים.</w:t>
      </w:r>
    </w:p>
    <w:p w14:paraId="0241B571" w14:textId="77777777" w:rsidR="00E8089F" w:rsidRPr="007435EB" w:rsidRDefault="00E8089F" w:rsidP="00E8089F">
      <w:pPr>
        <w:pStyle w:val="afff5"/>
        <w:rPr>
          <w:b/>
          <w:rtl/>
        </w:rPr>
      </w:pPr>
      <w:r>
        <w:rPr>
          <w:rStyle w:val="TanaimMishna"/>
          <w:b/>
          <w:rtl/>
          <w:rPrChange w:id="20033" w:author="קלוד" w:date="2026-10-06T10:09:47Z">
            <w:rPr>
              <w:b/>
              <w:rtl/>
            </w:rPr>
          </w:rPrChange>
        </w:rPr>
        <w:t xml:space="preserve">רבי אליעזר</w:t>
      </w:r>
      <w:r>
        <w:rPr>
          <w:b/>
          <w:rtl/>
        </w:rPr>
        <w:t xml:space="preserve"> אומר</w:t>
      </w:r>
      <w:r>
        <w:rPr>
          <w:rStyle w:val="TanaimMishna"/>
          <w:b/>
          <w:rtl/>
          <w:rPrChange w:id="41087" w:author="Claude" w:date="2026-10-07T09:25:14Z">
            <w:rPr>
              <w:b/>
              <w:rtl/>
            </w:rPr>
          </w:rPrChange>
        </w:rPr>
        <w:t xml:space="preserve">:</w:t>
      </w:r>
      <w:r>
        <w:rPr>
          <w:b/>
          <w:rtl/>
        </w:rPr>
        <w:t xml:space="preserve"> אף תכשיטי נשים.</w:t>
      </w:r>
    </w:p>
    <w:p w14:paraId="2DDA6481" w14:textId="77777777" w:rsidR="00E8089F" w:rsidRPr="007435EB" w:rsidRDefault="00E8089F" w:rsidP="00E8089F">
      <w:pPr>
        <w:pStyle w:val="afff5"/>
        <w:rPr>
          <w:b/>
          <w:rtl/>
        </w:rPr>
      </w:pPr>
      <w:r w:rsidRPr="007435EB">
        <w:rPr>
          <w:b/>
          <w:rtl/>
        </w:rPr>
        <w:t xml:space="preserve">זה הכלל: כל שהוא ממין דגן </w:t>
      </w:r>
      <w:r w:rsidRPr="007435EB">
        <w:rPr>
          <w:rFonts w:hint="cs"/>
          <w:b/>
          <w:rtl/>
        </w:rPr>
        <w:t>הר</w:t>
      </w:r>
      <w:r w:rsidRPr="007435EB">
        <w:rPr>
          <w:b/>
          <w:rtl/>
        </w:rPr>
        <w:t>"</w:t>
      </w:r>
      <w:r w:rsidRPr="007435EB">
        <w:rPr>
          <w:rFonts w:hint="cs"/>
          <w:b/>
          <w:rtl/>
        </w:rPr>
        <w:t xml:space="preserve">ז </w:t>
      </w:r>
      <w:r w:rsidRPr="007435EB">
        <w:rPr>
          <w:b/>
          <w:rtl/>
        </w:rPr>
        <w:t>עובר בפסח. הרי אלו באזהרה, ואין בהן משום כרת.</w:t>
      </w:r>
    </w:p>
    <w:p w14:paraId="2E4E620A" w14:textId="07F4B008" w:rsidR="00E8089F" w:rsidRPr="007435EB" w:rsidRDefault="00F47631" w:rsidP="00F47631">
      <w:pPr>
        <w:pStyle w:val="affd"/>
        <w:rPr>
          <w:bCs/>
          <w:rtl/>
        </w:rPr>
      </w:pPr>
      <w:r>
        <w:rPr>
          <w:rFonts w:hint="cs"/>
          <w:rtl/>
        </w:rPr>
        <w:t>***</w:t>
      </w:r>
    </w:p>
    <w:p w14:paraId="1013D474" w14:textId="77777777" w:rsidR="00E8089F" w:rsidRPr="007435EB" w:rsidRDefault="00E8089F" w:rsidP="005C3FF1">
      <w:pPr>
        <w:pStyle w:val="afff"/>
        <w:framePr w:wrap="around"/>
        <w:rPr>
          <w:rtl/>
        </w:rPr>
      </w:pPr>
      <w:r w:rsidRPr="007435EB">
        <w:rPr>
          <w:rFonts w:hint="cs"/>
          <w:rtl/>
        </w:rPr>
        <w:t>מב:</w:t>
      </w:r>
    </w:p>
    <w:p w14:paraId="63CA302B" w14:textId="40A6598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ג' דברים נאמרים </w:t>
      </w:r>
      <w:r w:rsidR="00E8089F" w:rsidRPr="005C3FF1">
        <w:rPr>
          <w:rStyle w:val="afffa"/>
          <w:rtl/>
        </w:rPr>
        <w:t>בכותח הבבלי</w:t>
      </w:r>
      <w:r w:rsidR="00E8089F" w:rsidRPr="007435EB">
        <w:rPr>
          <w:rFonts w:ascii="Fb Fontext" w:hAnsi="Fb Fontext"/>
          <w:rtl/>
        </w:rPr>
        <w:t>.</w:t>
      </w:r>
    </w:p>
    <w:p w14:paraId="5EA6CD24" w14:textId="77777777" w:rsidR="00E8089F" w:rsidRPr="007435EB" w:rsidRDefault="00E8089F" w:rsidP="00E8089F">
      <w:pPr>
        <w:rPr>
          <w:rFonts w:cs="Guttman Vilna"/>
          <w:b/>
          <w:bCs/>
          <w:rtl/>
        </w:rPr>
      </w:pPr>
      <w:r w:rsidRPr="007435EB">
        <w:rPr>
          <w:rtl/>
        </w:rPr>
        <w:t>מטמטם את הלב - משום נסיובי דחלבא.</w:t>
      </w:r>
    </w:p>
    <w:p w14:paraId="4018D105" w14:textId="77777777" w:rsidR="00E8089F" w:rsidRPr="007435EB" w:rsidRDefault="00E8089F" w:rsidP="00E8089F">
      <w:pPr>
        <w:rPr>
          <w:rFonts w:cs="Guttman Vilna"/>
          <w:b/>
          <w:bCs/>
          <w:rtl/>
        </w:rPr>
      </w:pPr>
      <w:r w:rsidRPr="007435EB">
        <w:rPr>
          <w:rtl/>
        </w:rPr>
        <w:t>ומסמא את העינים - משום מילחא.</w:t>
      </w:r>
    </w:p>
    <w:p w14:paraId="131778B9" w14:textId="77777777" w:rsidR="00E8089F" w:rsidRPr="007435EB" w:rsidRDefault="00E8089F" w:rsidP="00E8089F">
      <w:pPr>
        <w:rPr>
          <w:rFonts w:cs="Guttman Vilna"/>
          <w:b/>
          <w:bCs/>
          <w:rtl/>
        </w:rPr>
      </w:pPr>
      <w:r w:rsidRPr="007435EB">
        <w:rPr>
          <w:rtl/>
        </w:rPr>
        <w:t xml:space="preserve">ומכחיש את הגוף - משום </w:t>
      </w:r>
      <w:r w:rsidRPr="007435EB">
        <w:rPr>
          <w:rFonts w:hint="cs"/>
          <w:rtl/>
        </w:rPr>
        <w:t>עיפוש הפת ששם</w:t>
      </w:r>
      <w:r w:rsidRPr="007435EB">
        <w:rPr>
          <w:rtl/>
        </w:rPr>
        <w:t>.</w:t>
      </w:r>
    </w:p>
    <w:p w14:paraId="067F04C3" w14:textId="369085CC" w:rsidR="00E8089F" w:rsidRPr="007435EB" w:rsidRDefault="00F47631" w:rsidP="00F47631">
      <w:pPr>
        <w:pStyle w:val="affd"/>
        <w:rPr>
          <w:bCs/>
          <w:rtl/>
        </w:rPr>
      </w:pPr>
      <w:r>
        <w:rPr>
          <w:rFonts w:hint="cs"/>
          <w:rtl/>
        </w:rPr>
        <w:t>***</w:t>
      </w:r>
    </w:p>
    <w:p w14:paraId="51E65F1E" w14:textId="77777777" w:rsidR="00E8089F" w:rsidRPr="005C3FF1" w:rsidRDefault="00E8089F" w:rsidP="00E8089F">
      <w:pPr>
        <w:rPr>
          <w:rStyle w:val="afffa"/>
          <w:rtl/>
        </w:rPr>
      </w:pPr>
      <w:r w:rsidRPr="005C3FF1">
        <w:rPr>
          <w:rStyle w:val="afffa"/>
          <w:rtl/>
        </w:rPr>
        <w:t>ג' דברים מרבין הזבל, וכופפין את הקומה ונוטלין אחד מתק' ממאור עיניו של אדם.</w:t>
      </w:r>
    </w:p>
    <w:p w14:paraId="0DDBD72C" w14:textId="77777777" w:rsidR="00E8089F" w:rsidRPr="007435EB" w:rsidRDefault="00E8089F" w:rsidP="00E8089F">
      <w:pPr>
        <w:rPr>
          <w:rtl/>
        </w:rPr>
      </w:pPr>
      <w:r w:rsidRPr="007435EB">
        <w:rPr>
          <w:rtl/>
        </w:rPr>
        <w:t>אלו הן: פת קיבר, ושכר חדש, וירק חי.</w:t>
      </w:r>
    </w:p>
    <w:p w14:paraId="45DA5B39" w14:textId="77777777" w:rsidR="00E8089F" w:rsidRPr="007435EB" w:rsidRDefault="00E8089F" w:rsidP="00E8089F">
      <w:pPr>
        <w:rPr>
          <w:rtl/>
        </w:rPr>
      </w:pPr>
      <w:r w:rsidRPr="007435EB">
        <w:rPr>
          <w:rtl/>
        </w:rPr>
        <w:t>ג' דברים ממעטין את הזבל, וזוקפין את הקומה, ומאירין את העינים.</w:t>
      </w:r>
    </w:p>
    <w:p w14:paraId="64EA61F0" w14:textId="77777777" w:rsidR="00E8089F" w:rsidRPr="007435EB" w:rsidRDefault="00E8089F" w:rsidP="00E8089F">
      <w:pPr>
        <w:rPr>
          <w:rFonts w:cs="Guttman Vilna"/>
          <w:b/>
          <w:bCs/>
          <w:rtl/>
        </w:rPr>
      </w:pPr>
      <w:r w:rsidRPr="007435EB">
        <w:rPr>
          <w:rtl/>
        </w:rPr>
        <w:t>אלו הן: פת נקייה, בשר שמן, ויין ישן.</w:t>
      </w:r>
    </w:p>
    <w:p w14:paraId="0EBC11ED" w14:textId="77777777" w:rsidR="00E8089F" w:rsidRPr="007435EB" w:rsidRDefault="00E8089F" w:rsidP="00E8089F">
      <w:pPr>
        <w:rPr>
          <w:rFonts w:cs="Guttman Vilna"/>
          <w:b/>
          <w:bCs/>
          <w:rtl/>
        </w:rPr>
      </w:pPr>
      <w:r w:rsidRPr="007435EB">
        <w:rPr>
          <w:rtl/>
        </w:rPr>
        <w:t xml:space="preserve">פת נקייה - </w:t>
      </w:r>
      <w:r w:rsidRPr="007435EB">
        <w:rPr>
          <w:rFonts w:hint="cs"/>
          <w:rtl/>
        </w:rPr>
        <w:t>סולת</w:t>
      </w:r>
      <w:r w:rsidRPr="007435EB">
        <w:rPr>
          <w:rtl/>
        </w:rPr>
        <w:t xml:space="preserve">, בשר שמן </w:t>
      </w:r>
      <w:r w:rsidRPr="007435EB">
        <w:rPr>
          <w:rFonts w:hint="cs"/>
          <w:rtl/>
        </w:rPr>
        <w:t>- עז שלא ילדה</w:t>
      </w:r>
      <w:r w:rsidRPr="007435EB">
        <w:rPr>
          <w:rtl/>
        </w:rPr>
        <w:t>, יין ישן - עתיק עתיקי.</w:t>
      </w:r>
    </w:p>
    <w:p w14:paraId="60086D7D" w14:textId="77777777" w:rsidR="00E8089F" w:rsidRPr="007435EB" w:rsidRDefault="00E8089F" w:rsidP="00E8089F">
      <w:pPr>
        <w:rPr>
          <w:rtl/>
        </w:rPr>
      </w:pPr>
      <w:r w:rsidRPr="007435EB">
        <w:rPr>
          <w:rtl/>
        </w:rPr>
        <w:t>כל מילי דמעלי להאי - קשה להאי, ודקשה להאי - מעלי להאי.</w:t>
      </w:r>
    </w:p>
    <w:p w14:paraId="3E5D3DAF" w14:textId="77777777" w:rsidR="00E8089F" w:rsidRPr="007435EB" w:rsidRDefault="00E8089F" w:rsidP="00E8089F">
      <w:pPr>
        <w:rPr>
          <w:rFonts w:cs="Guttman Vilna"/>
          <w:b/>
          <w:bCs/>
          <w:rtl/>
        </w:rPr>
      </w:pPr>
      <w:r w:rsidRPr="007435EB">
        <w:rPr>
          <w:rtl/>
        </w:rPr>
        <w:t>בר מזנגבילא רטיבא, ופילפלי אריכתא, ופת נקייה, ובשר שמן, ויין ישן - דמעלי לכולי גופיה.</w:t>
      </w:r>
    </w:p>
    <w:p w14:paraId="1A144449" w14:textId="2F82B376" w:rsidR="00E8089F" w:rsidRPr="007435EB" w:rsidRDefault="00F47631" w:rsidP="00F47631">
      <w:pPr>
        <w:pStyle w:val="affd"/>
        <w:rPr>
          <w:bCs/>
          <w:rtl/>
        </w:rPr>
      </w:pPr>
      <w:r>
        <w:rPr>
          <w:rFonts w:hint="cs"/>
          <w:rtl/>
        </w:rPr>
        <w:t>***</w:t>
      </w:r>
    </w:p>
    <w:p w14:paraId="168C529A" w14:textId="77777777" w:rsidR="00E8089F" w:rsidRPr="007435EB" w:rsidRDefault="00E8089F" w:rsidP="00E8089F">
      <w:pPr>
        <w:rPr>
          <w:rtl/>
        </w:rPr>
      </w:pPr>
      <w:r w:rsidRPr="005C3FF1">
        <w:rPr>
          <w:rStyle w:val="afffa"/>
          <w:rtl/>
        </w:rPr>
        <w:t xml:space="preserve">שכר המדי </w:t>
      </w:r>
      <w:r w:rsidRPr="007435EB">
        <w:rPr>
          <w:rFonts w:ascii="Fb Fontext" w:hAnsi="Fb Fontext"/>
          <w:rtl/>
        </w:rPr>
        <w:t>– שבמדי היו מכניס</w:t>
      </w:r>
      <w:r w:rsidRPr="007435EB">
        <w:rPr>
          <w:rFonts w:ascii="Fb Fontext" w:hAnsi="Fb Fontext" w:hint="cs"/>
          <w:rtl/>
        </w:rPr>
        <w:t>י</w:t>
      </w:r>
      <w:r w:rsidRPr="007435EB">
        <w:rPr>
          <w:rFonts w:ascii="Fb Fontext" w:hAnsi="Fb Fontext"/>
          <w:rtl/>
        </w:rPr>
        <w:t>ם מי שעורים</w:t>
      </w:r>
      <w:r w:rsidRPr="007435EB">
        <w:rPr>
          <w:rFonts w:ascii="Fb Fontext" w:hAnsi="Fb Fontext" w:hint="cs"/>
          <w:rtl/>
        </w:rPr>
        <w:t>|</w:t>
      </w:r>
      <w:r w:rsidRPr="007435EB">
        <w:rPr>
          <w:rFonts w:ascii="Fb Fontext" w:hAnsi="Fb Fontext"/>
          <w:rtl/>
        </w:rPr>
        <w:t xml:space="preserve"> </w:t>
      </w:r>
      <w:r w:rsidRPr="005C3FF1">
        <w:rPr>
          <w:rStyle w:val="afffa"/>
          <w:rtl/>
        </w:rPr>
        <w:t>וחומץ האדומי</w:t>
      </w:r>
      <w:r w:rsidRPr="007435EB">
        <w:rPr>
          <w:rFonts w:ascii="Fb Fontext" w:hAnsi="Fb Fontext"/>
          <w:rtl/>
        </w:rPr>
        <w:t xml:space="preserve"> – שזורקים בו שעורים להחמיצו.</w:t>
      </w:r>
    </w:p>
    <w:p w14:paraId="2049AC9F" w14:textId="77777777" w:rsidR="00E8089F" w:rsidRPr="007435EB" w:rsidRDefault="00E8089F" w:rsidP="00E8089F">
      <w:pPr>
        <w:rPr>
          <w:rtl/>
        </w:rPr>
      </w:pPr>
      <w:r>
        <w:rPr>
          <w:rStyle w:val="affffd"/>
          <w:rtl/>
          <w:rPrChange w:id="9088" w:author="מנוע אמוראים" w:date="2026-10-05T16:42:03Z">
            <w:rPr>
              <w:rtl/>
            </w:rPr>
          </w:rPrChange>
        </w:rPr>
        <w:t xml:space="preserve">רנב"י</w:t>
      </w:r>
      <w:r>
        <w:rPr>
          <w:rtl/>
        </w:rPr>
        <w:t xml:space="preserve">: בתחלה, היו קורין חומץ סתם לנסכים שהביאו מיהודה שהיו מחמיצין אחר שנתנו לתוכן שעורין.</w:t>
      </w:r>
    </w:p>
    <w:p w14:paraId="45701EF6" w14:textId="77777777" w:rsidR="00E8089F" w:rsidRPr="007435EB" w:rsidRDefault="00E8089F" w:rsidP="00E8089F">
      <w:pPr>
        <w:rPr>
          <w:rtl/>
        </w:rPr>
      </w:pPr>
      <w:r w:rsidRPr="007435EB">
        <w:rPr>
          <w:rtl/>
        </w:rPr>
        <w:t>ועכשיו רק יינם של אדומיים כן שמחמיץ רק אחר שנותנין לתוכן שעורין.</w:t>
      </w:r>
    </w:p>
    <w:p w14:paraId="79609CFA" w14:textId="77777777" w:rsidR="00E8089F" w:rsidRPr="007435EB" w:rsidRDefault="00E8089F" w:rsidP="00E8089F">
      <w:pPr>
        <w:rPr>
          <w:rtl/>
        </w:rPr>
      </w:pPr>
      <w:r w:rsidRPr="007435EB">
        <w:rPr>
          <w:rtl/>
        </w:rPr>
        <w:t>וקורין אותו חומץ האדומי. לקיים מה שנא'</w:t>
      </w:r>
      <w:r w:rsidRPr="00AC0CB1">
        <w:rPr>
          <w:rStyle w:val="af2"/>
          <w:rtl/>
        </w:rPr>
        <w:t xml:space="preserve"> </w:t>
      </w:r>
      <w:r w:rsidRPr="00AC0CB1">
        <w:rPr>
          <w:rStyle w:val="af2"/>
          <w:rFonts w:hint="cs"/>
          <w:rtl/>
        </w:rPr>
        <w:t>'</w:t>
      </w:r>
      <w:r w:rsidRPr="00AC0CB1">
        <w:rPr>
          <w:rStyle w:val="af2"/>
          <w:rtl/>
        </w:rPr>
        <w:t>אמלאה החרבה</w:t>
      </w:r>
      <w:r w:rsidRPr="00AC0CB1">
        <w:rPr>
          <w:rStyle w:val="af2"/>
          <w:rFonts w:hint="cs"/>
          <w:rtl/>
        </w:rPr>
        <w:t>'</w:t>
      </w:r>
      <w:r w:rsidRPr="00AC0CB1">
        <w:rPr>
          <w:rStyle w:val="af2"/>
          <w:rtl/>
        </w:rPr>
        <w:t>,</w:t>
      </w:r>
      <w:r>
        <w:rPr>
          <w:rtl/>
        </w:rPr>
        <w:t xml:space="preserve"> אם מלאה זו - חריבה זו, ולהיפך | </w:t>
      </w:r>
      <w:r>
        <w:rPr>
          <w:rStyle w:val="affffd"/>
          <w:rtl/>
          <w:rPrChange w:id="9089" w:author="מנוע אמוראים" w:date="2026-10-05T16:42:03Z">
            <w:rPr>
              <w:rtl/>
            </w:rPr>
          </w:rPrChange>
        </w:rPr>
        <w:t xml:space="preserve">רנב"י</w:t>
      </w:r>
      <w:r>
        <w:rPr>
          <w:rtl/>
        </w:rPr>
        <w:t xml:space="preserve">:</w:t>
      </w:r>
      <w:r w:rsidRPr="00AC0CB1">
        <w:rPr>
          <w:rStyle w:val="af2"/>
          <w:rtl/>
        </w:rPr>
        <w:t xml:space="preserve"> 'ולאם מלאם יאמץ'.</w:t>
      </w:r>
    </w:p>
    <w:p w14:paraId="0A732C51" w14:textId="539CE24D" w:rsidR="00E8089F" w:rsidRPr="007435EB" w:rsidRDefault="00F47631" w:rsidP="00F47631">
      <w:pPr>
        <w:pStyle w:val="affd"/>
        <w:rPr>
          <w:bCs/>
          <w:rtl/>
        </w:rPr>
      </w:pPr>
      <w:r>
        <w:rPr>
          <w:rFonts w:hint="cs"/>
          <w:rtl/>
        </w:rPr>
        <w:t>***</w:t>
      </w:r>
    </w:p>
    <w:p w14:paraId="7F77DEE3" w14:textId="77777777" w:rsidR="00E8089F" w:rsidRPr="005C3FF1" w:rsidRDefault="00E8089F" w:rsidP="009A151F">
      <w:pPr>
        <w:rPr>
          <w:rStyle w:val="afffa"/>
          <w:rtl/>
        </w:rPr>
      </w:pPr>
      <w:r>
        <w:rPr>
          <w:rtl/>
        </w:rPr>
        <w:t xml:space="preserve">הך </w:t>
      </w:r>
      <w:r>
        <w:rPr>
          <w:rStyle w:val="affffd"/>
          <w:rtl/>
          <w:rPrChange w:id="9090" w:author="מנוע אמוראים" w:date="2026-10-05T16:42:03Z">
            <w:rPr>
              <w:rtl/>
            </w:rPr>
          </w:rPrChange>
        </w:rPr>
        <w:t xml:space="preserve">דר"י</w:t>
      </w:r>
      <w:r>
        <w:rPr>
          <w:rtl/>
        </w:rPr>
        <w:t xml:space="preserve">: דביהודה, בראשונה הלוקח חומץ מע"ה א"צ לעשר, שחזקתו מן התמד.</w:t>
      </w:r>
      <w:r w:rsidRPr="007435EB">
        <w:rPr>
          <w:rFonts w:hint="cs"/>
          <w:rtl/>
        </w:rPr>
        <w:t xml:space="preserve"> </w:t>
      </w:r>
      <w:r w:rsidRPr="007435EB">
        <w:rPr>
          <w:rtl/>
        </w:rPr>
        <w:t>עכשיו צריך לעשר שחזקתו מן היין.</w:t>
      </w:r>
    </w:p>
    <w:p w14:paraId="34AEA4E6" w14:textId="77777777" w:rsidR="00E8089F" w:rsidRPr="007435EB" w:rsidRDefault="00E8089F" w:rsidP="009A151F">
      <w:pPr>
        <w:rPr>
          <w:rtl/>
        </w:rPr>
      </w:pPr>
      <w:r w:rsidRPr="005C3FF1">
        <w:rPr>
          <w:rStyle w:val="afffa"/>
          <w:rFonts w:hint="cs"/>
          <w:rtl/>
        </w:rPr>
        <w:t>א.</w:t>
      </w:r>
      <w:r w:rsidRPr="007435EB">
        <w:rPr>
          <w:rFonts w:hint="cs"/>
          <w:rtl/>
        </w:rPr>
        <w:t xml:space="preserve"> </w:t>
      </w:r>
      <w:r w:rsidRPr="007435EB">
        <w:rPr>
          <w:rtl/>
        </w:rPr>
        <w:t>היינו שלא נחשדו עמי הארץ על התמד, אבל המתמד ונתן מים במדה, ומצא כדי מדתו חייב [שלא כת"ק שפטר]</w:t>
      </w:r>
    </w:p>
    <w:p w14:paraId="2AF8DDE7" w14:textId="77777777" w:rsidR="00E8089F" w:rsidRPr="007435EB" w:rsidRDefault="00E8089F" w:rsidP="00E8089F">
      <w:pPr>
        <w:rPr>
          <w:rtl/>
        </w:rPr>
      </w:pPr>
      <w:r w:rsidRPr="005C3FF1">
        <w:rPr>
          <w:rStyle w:val="afffa"/>
          <w:rFonts w:hint="cs"/>
          <w:rtl/>
        </w:rPr>
        <w:t>ב.</w:t>
      </w:r>
      <w:r w:rsidRPr="007435EB">
        <w:rPr>
          <w:rFonts w:hint="cs"/>
          <w:rtl/>
        </w:rPr>
        <w:t xml:space="preserve"> </w:t>
      </w:r>
      <w:r w:rsidRPr="007435EB">
        <w:rPr>
          <w:rtl/>
        </w:rPr>
        <w:t xml:space="preserve">נחשדו. </w:t>
      </w:r>
      <w:r w:rsidRPr="007435EB">
        <w:rPr>
          <w:rFonts w:hint="cs"/>
          <w:rtl/>
        </w:rPr>
        <w:t>ול</w:t>
      </w:r>
      <w:r w:rsidRPr="007435EB">
        <w:rPr>
          <w:rtl/>
        </w:rPr>
        <w:t>"</w:t>
      </w:r>
      <w:r w:rsidRPr="007435EB">
        <w:rPr>
          <w:rFonts w:hint="cs"/>
          <w:rtl/>
        </w:rPr>
        <w:t xml:space="preserve">ק </w:t>
      </w:r>
      <w:r w:rsidRPr="007435EB">
        <w:rPr>
          <w:rtl/>
        </w:rPr>
        <w:t>הא ב</w:t>
      </w:r>
      <w:r w:rsidRPr="007435EB">
        <w:rPr>
          <w:rFonts w:hint="cs"/>
          <w:rtl/>
        </w:rPr>
        <w:t>ר</w:t>
      </w:r>
      <w:r w:rsidRPr="007435EB">
        <w:rPr>
          <w:rtl/>
        </w:rPr>
        <w:t>וקא</w:t>
      </w:r>
      <w:r w:rsidRPr="007435EB">
        <w:rPr>
          <w:rFonts w:hint="cs"/>
          <w:rtl/>
        </w:rPr>
        <w:t>-</w:t>
      </w:r>
      <w:r w:rsidRPr="007435EB">
        <w:rPr>
          <w:rtl/>
        </w:rPr>
        <w:t xml:space="preserve"> מים בשמרים דחייב,</w:t>
      </w:r>
    </w:p>
    <w:p w14:paraId="2865B24C" w14:textId="77777777" w:rsidR="00E8089F" w:rsidRPr="007435EB" w:rsidRDefault="00E8089F" w:rsidP="00E8089F">
      <w:pPr>
        <w:rPr>
          <w:rFonts w:cs="Guttman Vilna"/>
          <w:b/>
          <w:bCs/>
          <w:rtl/>
        </w:rPr>
      </w:pPr>
      <w:r w:rsidRPr="007435EB">
        <w:rPr>
          <w:rtl/>
        </w:rPr>
        <w:t>והא בדפורצני</w:t>
      </w:r>
      <w:r w:rsidRPr="007435EB">
        <w:rPr>
          <w:rFonts w:hint="cs"/>
          <w:rtl/>
        </w:rPr>
        <w:t>-</w:t>
      </w:r>
      <w:r w:rsidRPr="007435EB">
        <w:rPr>
          <w:rtl/>
        </w:rPr>
        <w:t xml:space="preserve"> דפטר דנותן </w:t>
      </w:r>
      <w:r w:rsidRPr="007435EB">
        <w:rPr>
          <w:rFonts w:hint="cs"/>
          <w:rtl/>
        </w:rPr>
        <w:t xml:space="preserve">מים </w:t>
      </w:r>
      <w:r w:rsidRPr="007435EB">
        <w:rPr>
          <w:rtl/>
        </w:rPr>
        <w:t>בחרצנים ואינו אלא קיוהא דפירי</w:t>
      </w:r>
      <w:r w:rsidRPr="007435EB">
        <w:rPr>
          <w:rFonts w:hint="cs"/>
          <w:rtl/>
        </w:rPr>
        <w:t>.</w:t>
      </w:r>
    </w:p>
    <w:p w14:paraId="6075DD1B" w14:textId="279F134C" w:rsidR="00E8089F" w:rsidRPr="007435EB" w:rsidRDefault="00F47631" w:rsidP="00F47631">
      <w:pPr>
        <w:pStyle w:val="affd"/>
        <w:rPr>
          <w:bCs/>
          <w:rtl/>
        </w:rPr>
      </w:pPr>
      <w:r>
        <w:rPr>
          <w:rFonts w:hint="cs"/>
          <w:rtl/>
        </w:rPr>
        <w:t>***</w:t>
      </w:r>
    </w:p>
    <w:p w14:paraId="24B04A4C" w14:textId="77777777" w:rsidR="00E8089F" w:rsidRPr="005C3FF1" w:rsidRDefault="00E8089F" w:rsidP="009A151F">
      <w:pPr>
        <w:rPr>
          <w:rStyle w:val="afffa"/>
          <w:rtl/>
        </w:rPr>
      </w:pPr>
      <w:r w:rsidRPr="005C3FF1">
        <w:rPr>
          <w:rStyle w:val="afffa"/>
          <w:rtl/>
        </w:rPr>
        <w:t>וזיתום המצרי וכו'.</w:t>
      </w:r>
    </w:p>
    <w:p w14:paraId="1A1F1842" w14:textId="77777777" w:rsidR="00E8089F" w:rsidRPr="007435EB" w:rsidRDefault="00E8089F" w:rsidP="00E8089F">
      <w:pPr>
        <w:pStyle w:val="affff7"/>
        <w:rPr>
          <w:rtl/>
        </w:rPr>
      </w:pPr>
      <w:r w:rsidRPr="007435EB">
        <w:rPr>
          <w:rtl/>
        </w:rPr>
        <w:t>- תנא רב יוסף: תלתא שערי, תלתא קורטמי, ותלתא מלחא.</w:t>
      </w:r>
    </w:p>
    <w:p w14:paraId="35F25CDE" w14:textId="77777777" w:rsidR="00E8089F" w:rsidRPr="007435EB" w:rsidRDefault="00E8089F" w:rsidP="00E8089F">
      <w:pPr>
        <w:rPr>
          <w:rtl/>
        </w:rPr>
      </w:pPr>
      <w:r w:rsidRPr="007435EB">
        <w:rPr>
          <w:rFonts w:ascii="Fb Fontext" w:hAnsi="Fb Fontext"/>
          <w:rtl/>
        </w:rPr>
        <w:t>רב פפא מפיק שערי ומעייל חיטי, וסימניך סיסני. תרו להו, וקלו להו, וטחני להו, ושתו להו מדיבחא ועד עצרתא. דקמיט - מרפי ליה, ודרפי - מקמיט ליה. לחולה ולאשה עוברה - סכנתא.</w:t>
      </w:r>
    </w:p>
    <w:p w14:paraId="2DE16FAA" w14:textId="44F88C2F" w:rsidR="00E8089F" w:rsidRPr="007435EB" w:rsidRDefault="00F47631" w:rsidP="00F47631">
      <w:pPr>
        <w:pStyle w:val="affd"/>
        <w:rPr>
          <w:bCs/>
          <w:rtl/>
        </w:rPr>
      </w:pPr>
      <w:r>
        <w:rPr>
          <w:rFonts w:hint="cs"/>
          <w:rtl/>
        </w:rPr>
        <w:t>***</w:t>
      </w:r>
    </w:p>
    <w:p w14:paraId="3C859D62" w14:textId="77777777" w:rsidR="00E8089F" w:rsidRPr="007435EB" w:rsidRDefault="00E8089F" w:rsidP="00E8089F">
      <w:pPr>
        <w:rPr>
          <w:rtl/>
        </w:rPr>
      </w:pPr>
      <w:r w:rsidRPr="007435EB">
        <w:rPr>
          <w:rStyle w:val="afffe"/>
          <w:b/>
          <w:sz w:val="20"/>
          <w:rtl/>
        </w:rPr>
        <w:t>וזומן של צבעים וכו'</w:t>
      </w:r>
      <w:r w:rsidRPr="007435EB">
        <w:rPr>
          <w:rFonts w:ascii="Fb Fontext" w:hAnsi="Fb Fontext" w:cs="Guttman Vilna"/>
          <w:b/>
          <w:bCs/>
          <w:rtl/>
        </w:rPr>
        <w:t>.</w:t>
      </w:r>
      <w:r w:rsidRPr="007435EB">
        <w:rPr>
          <w:rFonts w:ascii="Fb Fontext" w:hAnsi="Fb Fontext" w:cs="Guttman Vilna" w:hint="cs"/>
          <w:b/>
          <w:bCs/>
          <w:rtl/>
        </w:rPr>
        <w:t xml:space="preserve"> - </w:t>
      </w:r>
      <w:r w:rsidR="00AB3B38">
        <w:rPr>
          <w:rtl/>
        </w:rPr>
        <w:t>כאן</w:t>
      </w:r>
      <w:r w:rsidRPr="007435EB">
        <w:rPr>
          <w:rtl/>
        </w:rPr>
        <w:t xml:space="preserve"> תרגימו מיא דחיורי דצבעי בהו לבא.</w:t>
      </w:r>
    </w:p>
    <w:p w14:paraId="6CF37D29" w14:textId="77777777" w:rsidR="00E8089F" w:rsidRPr="007435EB" w:rsidRDefault="00E8089F" w:rsidP="0038351F">
      <w:pPr>
        <w:rPr>
          <w:rtl/>
        </w:rPr>
      </w:pPr>
      <w:r w:rsidRPr="007435EB">
        <w:rPr>
          <w:rStyle w:val="afffe"/>
          <w:b/>
          <w:sz w:val="20"/>
          <w:rtl/>
        </w:rPr>
        <w:t>ועמילן של טבחים וכו'</w:t>
      </w:r>
      <w:r w:rsidRPr="007435EB">
        <w:rPr>
          <w:rtl/>
        </w:rPr>
        <w:t>פת תבואה שלא הביאה שליש, שמניחה על פי קדירה ושואבת הזוהמא.</w:t>
      </w:r>
    </w:p>
    <w:p w14:paraId="54156F73" w14:textId="77777777" w:rsidR="00E8089F" w:rsidRPr="007435EB" w:rsidRDefault="00E8089F" w:rsidP="00E8089F">
      <w:pPr>
        <w:rPr>
          <w:rtl/>
        </w:rPr>
      </w:pPr>
      <w:r w:rsidRPr="007435EB">
        <w:rPr>
          <w:rStyle w:val="afffe"/>
          <w:b/>
          <w:sz w:val="20"/>
          <w:rtl/>
        </w:rPr>
        <w:t>וקולן של סופרים וכו'</w:t>
      </w:r>
      <w:r w:rsidRPr="007435EB">
        <w:rPr>
          <w:rFonts w:cs="Guttman Vilna"/>
          <w:b/>
          <w:bCs/>
          <w:rtl/>
        </w:rPr>
        <w:t>.</w:t>
      </w:r>
      <w:r w:rsidRPr="007435EB">
        <w:rPr>
          <w:rFonts w:cs="Guttman Vilna" w:hint="cs"/>
          <w:b/>
          <w:bCs/>
          <w:rtl/>
        </w:rPr>
        <w:t xml:space="preserve"> </w:t>
      </w:r>
      <w:r w:rsidR="00AB3B38">
        <w:rPr>
          <w:rtl/>
        </w:rPr>
        <w:t>כאן</w:t>
      </w:r>
      <w:r w:rsidRPr="007435EB">
        <w:rPr>
          <w:rtl/>
        </w:rPr>
        <w:t xml:space="preserve"> תרגומא: פרורא דאושכפי.</w:t>
      </w:r>
    </w:p>
    <w:p w14:paraId="55617BCC" w14:textId="77777777" w:rsidR="00E8089F" w:rsidRPr="007435EB" w:rsidRDefault="00E8089F" w:rsidP="00E8089F">
      <w:pPr>
        <w:rPr>
          <w:rFonts w:cs="Guttman Vilna"/>
          <w:b/>
          <w:bCs/>
          <w:rtl/>
        </w:rPr>
      </w:pPr>
      <w:r w:rsidRPr="007435EB">
        <w:rPr>
          <w:rFonts w:hint="cs"/>
          <w:rtl/>
        </w:rPr>
        <w:t>וקרי ליה קולן של סופרים ד</w:t>
      </w:r>
      <w:r w:rsidRPr="007435EB">
        <w:rPr>
          <w:rtl/>
        </w:rPr>
        <w:t>מדבקין בהו ניירותיהן.</w:t>
      </w:r>
    </w:p>
    <w:p w14:paraId="17D725F7" w14:textId="77777777" w:rsidR="00E8089F" w:rsidRPr="007435EB" w:rsidRDefault="00E8089F" w:rsidP="00E8089F">
      <w:pPr>
        <w:rPr>
          <w:rFonts w:cs="Guttman Vilna"/>
          <w:b/>
          <w:bCs/>
          <w:rtl/>
        </w:rPr>
      </w:pPr>
      <w:r>
        <w:rPr>
          <w:rFonts w:hint="cs"/>
          <w:rtl/>
        </w:rPr>
        <w:t xml:space="preserve">[ויקשה לומר </w:t>
      </w:r>
      <w:r>
        <w:rPr>
          <w:rStyle w:val="affffd"/>
          <w:rFonts w:hint="cs"/>
          <w:rtl/>
          <w:rPrChange w:id="9091" w:author="מנוע אמוראים" w:date="2026-10-05T16:42:03Z">
            <w:rPr>
              <w:rFonts w:hint="cs"/>
              <w:rtl/>
            </w:rPr>
          </w:rPrChange>
        </w:rPr>
        <w:t xml:space="preserve">כר</w:t>
      </w:r>
      <w:r>
        <w:rPr>
          <w:rStyle w:val="affffd"/>
          <w:rtl/>
          <w:rPrChange w:id="9092" w:author="מנוע אמוראים" w:date="2026-10-05T16:42:03Z">
            <w:rPr>
              <w:rtl/>
            </w:rPr>
          </w:rPrChange>
        </w:rPr>
        <w:t xml:space="preserve">"</w:t>
      </w:r>
      <w:r>
        <w:rPr>
          <w:rStyle w:val="affffd"/>
          <w:rFonts w:hint="cs"/>
          <w:rtl/>
          <w:rPrChange w:id="9093" w:author="מנוע אמוראים" w:date="2026-10-05T16:42:03Z">
            <w:rPr>
              <w:rFonts w:hint="cs"/>
              <w:rtl/>
            </w:rPr>
          </w:rPrChange>
        </w:rPr>
        <w:t xml:space="preserve">ש</w:t>
      </w:r>
      <w:r>
        <w:rPr>
          <w:rFonts w:hint="cs"/>
          <w:rtl/>
        </w:rPr>
        <w:t xml:space="preserve"> ד</w:t>
      </w:r>
      <w:r w:rsidRPr="007435EB">
        <w:rPr>
          <w:rtl/>
        </w:rPr>
        <w:t>זה טיפולן של בנות עשירים שמשיירות אותו לבנות עניים.</w:t>
      </w:r>
    </w:p>
    <w:p w14:paraId="33D83AF0" w14:textId="77777777" w:rsidR="00E8089F" w:rsidRPr="007435EB" w:rsidRDefault="00E8089F" w:rsidP="00E8089F">
      <w:pPr>
        <w:rPr>
          <w:rtl/>
        </w:rPr>
      </w:pPr>
      <w:r w:rsidRPr="007435EB">
        <w:rPr>
          <w:rFonts w:hint="cs"/>
          <w:rtl/>
        </w:rPr>
        <w:lastRenderedPageBreak/>
        <w:t>דא</w:t>
      </w:r>
      <w:r w:rsidRPr="007435EB">
        <w:rPr>
          <w:rtl/>
        </w:rPr>
        <w:t>"</w:t>
      </w:r>
      <w:r w:rsidRPr="007435EB">
        <w:rPr>
          <w:rFonts w:hint="cs"/>
          <w:rtl/>
        </w:rPr>
        <w:t>ה הך ד' מיני מדינה וג' מיני אומנות הלא טיפולן של בנות עשירים הוא ]</w:t>
      </w:r>
    </w:p>
    <w:p w14:paraId="0959EA99" w14:textId="7F36C903" w:rsidR="00E8089F" w:rsidRPr="007435EB" w:rsidRDefault="00F47631" w:rsidP="00F47631">
      <w:pPr>
        <w:pStyle w:val="affd"/>
        <w:rPr>
          <w:del w:id="90020" w:author="מנוע עיצוב" w:date="2026-10-08T11:01:28Z"/>
          <w:bCs/>
          <w:rtl/>
        </w:rPr>
      </w:pPr>
      <w:del w:id="90019" w:author="מנוע עיצוב" w:date="2026-10-08T11:01:28Z">
        <w:r>
          <w:rPr>
            <w:rFonts w:hint="cs"/>
            <w:rtl/>
          </w:rPr>
          <w:delText xml:space="preserve">***</w:delText>
        </w:r>
      </w:del>
    </w:p>
    <w:p w14:paraId="5989A827" w14:textId="77777777" w:rsidR="00E8089F" w:rsidRPr="007435EB" w:rsidRDefault="00E8089F" w:rsidP="005C3FF1">
      <w:pPr>
        <w:pStyle w:val="afff"/>
        <w:framePr w:wrap="around"/>
        <w:rPr>
          <w:rtl/>
        </w:rPr>
      </w:pPr>
      <w:r w:rsidRPr="007435EB">
        <w:rPr>
          <w:rFonts w:hint="cs"/>
          <w:rtl/>
        </w:rPr>
        <w:t>מב:</w:t>
      </w:r>
    </w:p>
    <w:p w14:paraId="1104BF55" w14:textId="77777777" w:rsidR="00E8089F" w:rsidRPr="007435EB" w:rsidRDefault="00E8089F" w:rsidP="00E8089F">
      <w:pPr>
        <w:pStyle w:val="afffd"/>
        <w:rPr>
          <w:b/>
          <w:sz w:val="20"/>
          <w:rtl/>
        </w:rPr>
      </w:pPr>
      <w:ins w:id="9807" w:author="מספור קטעי משנה" w:date="2026-10-06T10:05:03Z">
        <w:r>
          <w:rPr>
            <w:rStyle w:val="MisparKeta"/>
          </w:rPr>
          <w:t xml:space="preserve">ז. </w:t>
        </w:r>
      </w:ins>
      <w:r w:rsidRPr="009A151F">
        <w:rPr>
          <w:b/>
          <w:bCs/>
          <w:rtl/>
        </w:rPr>
        <w:t>רבי אליעזר אומר</w:t>
      </w:r>
      <w:r w:rsidRPr="007435EB">
        <w:rPr>
          <w:b/>
          <w:rtl/>
          <w:rPrChange w:id="40017" w:author="Claude" w:date="2026-10-06T13:34:51Z">
            <w:rPr>
              <w:b/>
              <w:sz w:val="20"/>
              <w:rtl/>
            </w:rPr>
          </w:rPrChange>
        </w:rPr>
        <w:t>.</w:t>
      </w:r>
    </w:p>
    <w:p w14:paraId="7E2CC736" w14:textId="77777777" w:rsidR="00E8089F" w:rsidRPr="007435EB" w:rsidRDefault="00E8089F" w:rsidP="00E8089F">
      <w:pPr>
        <w:rPr>
          <w:rtl/>
        </w:rPr>
      </w:pPr>
      <w:r w:rsidRPr="007435EB">
        <w:rPr>
          <w:rFonts w:ascii="Fb Fontext" w:hAnsi="Fb Fontext"/>
          <w:rtl/>
        </w:rPr>
        <w:t>והיינו אף טיפולי נשים.</w:t>
      </w:r>
    </w:p>
    <w:p w14:paraId="16E370AF" w14:textId="77777777" w:rsidR="00E8089F" w:rsidRPr="007435EB" w:rsidRDefault="00E8089F" w:rsidP="00E8089F">
      <w:pPr>
        <w:rPr>
          <w:rtl/>
        </w:rPr>
      </w:pPr>
      <w:r>
        <w:rPr>
          <w:rStyle w:val="affffd"/>
          <w:rtl/>
          <w:rPrChange w:id="9094" w:author="מנוע אמוראים" w:date="2026-10-05T16:42:03Z">
            <w:rPr>
              <w:rtl/>
            </w:rPr>
          </w:rPrChange>
        </w:rPr>
        <w:t xml:space="preserve">דאריא"ר</w:t>
      </w:r>
      <w:r>
        <w:rPr>
          <w:rtl/>
        </w:rPr>
        <w:t xml:space="preserve">: בנות ישראל שהגיעו לפרקן ולא הגיעו לשנים.</w:t>
      </w:r>
    </w:p>
    <w:p w14:paraId="2E66AC09" w14:textId="77777777" w:rsidR="00E8089F" w:rsidRPr="007435EB" w:rsidRDefault="00E8089F" w:rsidP="00E8089F">
      <w:pPr>
        <w:rPr>
          <w:rFonts w:cs="Guttman Vilna"/>
          <w:b/>
          <w:bCs/>
          <w:rtl/>
        </w:rPr>
      </w:pPr>
      <w:r w:rsidRPr="007435EB">
        <w:rPr>
          <w:rtl/>
        </w:rPr>
        <w:t>בנות עניים טופלות אותן בסיד.</w:t>
      </w:r>
    </w:p>
    <w:p w14:paraId="33E2B388" w14:textId="77777777" w:rsidR="00E8089F" w:rsidRPr="007435EB" w:rsidRDefault="00E8089F" w:rsidP="00E8089F">
      <w:pPr>
        <w:rPr>
          <w:rFonts w:cs="Guttman Vilna"/>
          <w:b/>
          <w:bCs/>
          <w:rtl/>
        </w:rPr>
      </w:pPr>
      <w:r w:rsidRPr="007435EB">
        <w:rPr>
          <w:rtl/>
        </w:rPr>
        <w:t>בנות עשירים טופלות אותן בסולת.</w:t>
      </w:r>
    </w:p>
    <w:p w14:paraId="1B0E2F37" w14:textId="77777777" w:rsidR="00E8089F" w:rsidRPr="007435EB" w:rsidRDefault="00E8089F" w:rsidP="00E8089F">
      <w:pPr>
        <w:rPr>
          <w:rFonts w:cs="Guttman Vilna"/>
          <w:b/>
          <w:bCs/>
          <w:rtl/>
        </w:rPr>
      </w:pPr>
      <w:r w:rsidRPr="007435EB">
        <w:rPr>
          <w:rtl/>
        </w:rPr>
        <w:t>בנות מלכים בשמן המור, שנא'</w:t>
      </w:r>
      <w:r w:rsidRPr="00AC0CB1">
        <w:rPr>
          <w:rStyle w:val="af2"/>
          <w:rtl/>
        </w:rPr>
        <w:t xml:space="preserve"> </w:t>
      </w:r>
      <w:r w:rsidRPr="00AC0CB1">
        <w:rPr>
          <w:rStyle w:val="af2"/>
          <w:rFonts w:hint="cs"/>
          <w:rtl/>
        </w:rPr>
        <w:t>'</w:t>
      </w:r>
      <w:r w:rsidRPr="00AC0CB1">
        <w:rPr>
          <w:rStyle w:val="af2"/>
          <w:rtl/>
        </w:rPr>
        <w:t>ששה חדשים בשמן המור</w:t>
      </w:r>
      <w:r w:rsidRPr="00AC0CB1">
        <w:rPr>
          <w:rStyle w:val="af2"/>
          <w:rFonts w:hint="cs"/>
          <w:rtl/>
        </w:rPr>
        <w:t>'</w:t>
      </w:r>
      <w:r w:rsidRPr="00AC0CB1">
        <w:rPr>
          <w:rStyle w:val="af2"/>
          <w:rtl/>
        </w:rPr>
        <w:t>.</w:t>
      </w:r>
    </w:p>
    <w:p w14:paraId="0A361D69" w14:textId="77777777" w:rsidR="00E8089F" w:rsidRPr="007435EB" w:rsidRDefault="00E8089F" w:rsidP="00E8089F">
      <w:pPr>
        <w:rPr>
          <w:rtl/>
        </w:rPr>
      </w:pPr>
      <w:r>
        <w:rPr>
          <w:rtl/>
        </w:rPr>
        <w:t xml:space="preserve">שמן המור -</w:t>
      </w:r>
      <w:r>
        <w:rPr>
          <w:rStyle w:val="affffd"/>
          <w:rtl/>
          <w:rPrChange w:id="9095" w:author="מנוע אמוראים" w:date="2026-10-05T16:42:03Z">
            <w:rPr>
              <w:rtl/>
            </w:rPr>
          </w:rPrChange>
        </w:rPr>
        <w:t xml:space="preserve">רהב"י</w:t>
      </w:r>
      <w:r>
        <w:rPr>
          <w:rtl/>
        </w:rPr>
        <w:t xml:space="preserve"> סטכת.</w:t>
      </w:r>
    </w:p>
    <w:p w14:paraId="5913031C" w14:textId="77777777" w:rsidR="00E8089F" w:rsidRPr="007435EB" w:rsidRDefault="00E8089F" w:rsidP="00E8089F">
      <w:pPr>
        <w:rPr>
          <w:rFonts w:cs="Guttman Vilna"/>
          <w:b/>
          <w:bCs/>
          <w:rtl/>
        </w:rPr>
      </w:pPr>
      <w:r>
        <w:rPr>
          <w:rStyle w:val="affffd"/>
          <w:rtl/>
          <w:rPrChange w:id="9096" w:author="מנוע אמוראים" w:date="2026-10-05T16:42:03Z">
            <w:rPr>
              <w:rtl/>
            </w:rPr>
          </w:rPrChange>
        </w:rPr>
        <w:t xml:space="preserve">ריב"א</w:t>
      </w:r>
      <w:r>
        <w:rPr>
          <w:rtl/>
        </w:rPr>
        <w:t xml:space="preserve">: שמן זית שלא הביא שליש.</w:t>
      </w:r>
    </w:p>
    <w:p w14:paraId="496B2B54" w14:textId="77777777" w:rsidR="00E8089F" w:rsidRPr="007435EB" w:rsidRDefault="00E8089F" w:rsidP="00E8089F">
      <w:pPr>
        <w:rPr>
          <w:rFonts w:cs="Guttman Vilna"/>
          <w:b/>
          <w:bCs/>
          <w:rtl/>
        </w:rPr>
      </w:pPr>
      <w:r>
        <w:rPr>
          <w:rtl/>
        </w:rPr>
        <w:t xml:space="preserve">תניא </w:t>
      </w:r>
      <w:r>
        <w:rPr>
          <w:rStyle w:val="affffd"/>
          <w:rtl/>
          <w:rPrChange w:id="9097" w:author="מנוע אמוראים" w:date="2026-10-05T16:42:03Z">
            <w:rPr>
              <w:rtl/>
            </w:rPr>
          </w:rPrChange>
        </w:rPr>
        <w:t xml:space="preserve">ר"י</w:t>
      </w:r>
      <w:r>
        <w:rPr>
          <w:rtl/>
        </w:rPr>
        <w:t xml:space="preserve">: אנפיקנין - שמן זית שלא הביא שליש.</w:t>
      </w:r>
    </w:p>
    <w:p w14:paraId="2F6A0D68" w14:textId="77777777" w:rsidR="00E8089F" w:rsidRPr="007435EB" w:rsidRDefault="00E8089F" w:rsidP="00E8089F">
      <w:pPr>
        <w:rPr>
          <w:rFonts w:cs="Guttman Vilna"/>
          <w:b/>
          <w:bCs/>
          <w:rtl/>
        </w:rPr>
      </w:pPr>
      <w:r w:rsidRPr="007435EB">
        <w:rPr>
          <w:rtl/>
        </w:rPr>
        <w:t>וסכין אותו - מפני שמשיר את השיער ומעדן את הבשר.</w:t>
      </w:r>
    </w:p>
    <w:p w14:paraId="12912B19" w14:textId="3AE8763C" w:rsidR="00E8089F" w:rsidRPr="007435EB" w:rsidRDefault="00F47631" w:rsidP="00F47631">
      <w:pPr>
        <w:pStyle w:val="affd"/>
        <w:rPr>
          <w:del w:id="90022" w:author="מנוע עיצוב" w:date="2026-10-08T11:01:28Z"/>
          <w:bCs/>
          <w:rtl/>
        </w:rPr>
      </w:pPr>
      <w:del w:id="90021" w:author="מנוע עיצוב" w:date="2026-10-08T11:01:28Z">
        <w:r>
          <w:rPr>
            <w:rFonts w:hint="cs"/>
            <w:rtl/>
          </w:rPr>
          <w:delText xml:space="preserve">***</w:delText>
        </w:r>
      </w:del>
    </w:p>
    <w:p w14:paraId="662F092A" w14:textId="77777777" w:rsidR="00E8089F" w:rsidRPr="007435EB" w:rsidRDefault="00E8089F" w:rsidP="005C3FF1">
      <w:pPr>
        <w:pStyle w:val="afff"/>
        <w:framePr w:wrap="around"/>
        <w:rPr>
          <w:rtl/>
        </w:rPr>
      </w:pPr>
      <w:r w:rsidRPr="007435EB">
        <w:rPr>
          <w:rFonts w:hint="cs"/>
          <w:rtl/>
        </w:rPr>
        <w:t>מג.</w:t>
      </w:r>
    </w:p>
    <w:p w14:paraId="357F7B1B" w14:textId="77777777" w:rsidR="00E8089F" w:rsidRPr="007435EB" w:rsidRDefault="00E8089F" w:rsidP="00E8089F">
      <w:pPr>
        <w:pStyle w:val="afffd"/>
        <w:rPr>
          <w:b/>
          <w:sz w:val="20"/>
          <w:rtl/>
        </w:rPr>
      </w:pPr>
      <w:ins w:id="9842" w:author="מספור קטעי משנה" w:date="2026-10-06T06:45:41Z">
        <w:r>
          <w:rPr>
            <w:rStyle w:val="MisparKeta"/>
          </w:rPr>
          <w:t xml:space="preserve">א. </w:t>
        </w:r>
      </w:ins>
      <w:r w:rsidRPr="009A151F">
        <w:rPr>
          <w:b/>
          <w:bCs/>
          <w:rtl/>
        </w:rPr>
        <w:t>זה הכלל כל שהוא ממין דגן</w:t>
      </w:r>
      <w:r w:rsidRPr="007435EB">
        <w:rPr>
          <w:b/>
          <w:rtl/>
          <w:rPrChange w:id="40018" w:author="Claude" w:date="2026-10-06T13:34:51Z">
            <w:rPr>
              <w:b/>
              <w:sz w:val="20"/>
              <w:rtl/>
            </w:rPr>
          </w:rPrChange>
        </w:rPr>
        <w:t>.</w:t>
      </w:r>
    </w:p>
    <w:p w14:paraId="76A29565" w14:textId="77777777" w:rsidR="00E8089F" w:rsidRPr="007435EB" w:rsidRDefault="00E8089F" w:rsidP="00E8089F">
      <w:pPr>
        <w:rPr>
          <w:rtl/>
        </w:rPr>
      </w:pPr>
      <w:r w:rsidRPr="00F46A1C">
        <w:rPr>
          <w:rStyle w:val="affffd"/>
          <w:rtl/>
        </w:rPr>
        <w:t>והך</w:t>
      </w:r>
      <w:r w:rsidRPr="007435EB">
        <w:rPr>
          <w:rFonts w:ascii="Fb Fontext" w:hAnsi="Fb Fontext"/>
          <w:rtl/>
        </w:rPr>
        <w:t xml:space="preserve"> דאעפ"כ מנו חכמים את אלו - כדי שיהא רגיל בהן ובשמותיהן.</w:t>
      </w:r>
    </w:p>
    <w:p w14:paraId="564A34AF" w14:textId="77777777" w:rsidR="00E8089F" w:rsidRPr="007435EB" w:rsidRDefault="008F01DA" w:rsidP="008F01DA">
      <w:pPr>
        <w:rPr>
          <w:rtl/>
        </w:rPr>
      </w:pPr>
      <w:r w:rsidRPr="007435EB">
        <w:rPr>
          <w:rtl/>
        </w:rPr>
        <w:t>כ</w:t>
      </w:r>
      <w:r w:rsidRPr="007435EB">
        <w:rPr>
          <w:rFonts w:hint="cs"/>
          <w:rtl/>
        </w:rPr>
        <w:t>אותו בן מערבא ש</w:t>
      </w:r>
      <w:r w:rsidR="00E8089F" w:rsidRPr="007435EB">
        <w:rPr>
          <w:rtl/>
        </w:rPr>
        <w:t xml:space="preserve">הזדמן לבבל, </w:t>
      </w:r>
      <w:r w:rsidRPr="007435EB">
        <w:rPr>
          <w:rFonts w:hint="cs"/>
          <w:rtl/>
        </w:rPr>
        <w:t>היה בשר עמו</w:t>
      </w:r>
      <w:r w:rsidR="00E8089F" w:rsidRPr="007435EB">
        <w:rPr>
          <w:rtl/>
        </w:rPr>
        <w:t xml:space="preserve">. </w:t>
      </w:r>
      <w:r w:rsidR="00E8089F" w:rsidRPr="007435EB">
        <w:rPr>
          <w:rFonts w:hint="cs"/>
          <w:rtl/>
        </w:rPr>
        <w:t>וא</w:t>
      </w:r>
      <w:r w:rsidR="00E8089F" w:rsidRPr="007435EB">
        <w:rPr>
          <w:rtl/>
        </w:rPr>
        <w:t>"</w:t>
      </w:r>
      <w:r w:rsidR="00E8089F" w:rsidRPr="007435EB">
        <w:rPr>
          <w:rFonts w:hint="cs"/>
          <w:rtl/>
        </w:rPr>
        <w:t xml:space="preserve">ל שיביאו לו מתכילתא ושמע שאמרו </w:t>
      </w:r>
      <w:r w:rsidR="00E8089F" w:rsidRPr="005C3FF1">
        <w:rPr>
          <w:rStyle w:val="afffa"/>
          <w:rFonts w:hint="cs"/>
          <w:rtl/>
        </w:rPr>
        <w:t>כותח</w:t>
      </w:r>
      <w:r w:rsidR="00E8089F" w:rsidRPr="007435EB">
        <w:rPr>
          <w:rFonts w:hint="cs"/>
          <w:rtl/>
        </w:rPr>
        <w:t xml:space="preserve"> ופירש</w:t>
      </w:r>
      <w:r w:rsidR="00E8089F" w:rsidRPr="007435EB">
        <w:rPr>
          <w:rtl/>
        </w:rPr>
        <w:t>.</w:t>
      </w:r>
    </w:p>
    <w:p w14:paraId="77D3F41D" w14:textId="1A647718" w:rsidR="00E8089F" w:rsidRPr="007435EB" w:rsidRDefault="00F47631" w:rsidP="00F47631">
      <w:pPr>
        <w:pStyle w:val="affd"/>
        <w:rPr>
          <w:del w:id="90024" w:author="מנוע עיצוב" w:date="2026-10-08T11:01:28Z"/>
          <w:bCs/>
          <w:rtl/>
        </w:rPr>
      </w:pPr>
      <w:del w:id="90023" w:author="מנוע עיצוב" w:date="2026-10-08T11:01:28Z">
        <w:r>
          <w:rPr>
            <w:rFonts w:hint="cs"/>
            <w:rtl/>
          </w:rPr>
          <w:delText xml:space="preserve">***</w:delText>
        </w:r>
      </w:del>
    </w:p>
    <w:p w14:paraId="1948F4DF" w14:textId="77777777" w:rsidR="00E8089F" w:rsidRPr="007435EB" w:rsidRDefault="00E8089F" w:rsidP="005C3FF1">
      <w:pPr>
        <w:pStyle w:val="afff"/>
        <w:framePr w:wrap="around"/>
        <w:rPr>
          <w:rtl/>
        </w:rPr>
      </w:pPr>
      <w:r w:rsidRPr="007435EB">
        <w:rPr>
          <w:rFonts w:hint="cs"/>
          <w:rtl/>
        </w:rPr>
        <w:t>מג.</w:t>
      </w:r>
    </w:p>
    <w:p w14:paraId="1EE6DE10" w14:textId="77777777" w:rsidR="00E8089F" w:rsidRPr="007435EB" w:rsidRDefault="00E8089F" w:rsidP="00E8089F">
      <w:pPr>
        <w:pStyle w:val="afffd"/>
        <w:rPr>
          <w:b/>
          <w:sz w:val="20"/>
          <w:rtl/>
        </w:rPr>
      </w:pPr>
      <w:ins w:id="9843" w:author="מספור קטעי משנה" w:date="2026-10-06T06:45:41Z">
        <w:r>
          <w:rPr>
            <w:rStyle w:val="MisparKeta"/>
          </w:rPr>
          <w:t xml:space="preserve">ב. </w:t>
        </w:r>
      </w:ins>
      <w:r w:rsidRPr="009A151F">
        <w:rPr>
          <w:b/>
          <w:bCs/>
          <w:rtl/>
        </w:rPr>
        <w:t xml:space="preserve">הרי </w:t>
      </w:r>
      <w:r w:rsidRPr="007435EB">
        <w:rPr>
          <w:rStyle w:val="afffe"/>
          <w:b/>
          <w:bCs/>
          <w:rtl/>
          <w:rPrChange w:id="40019" w:author="Claude" w:date="2026-10-06T13:34:51Z">
            <w:rPr>
              <w:rStyle w:val="afffe"/>
              <w:b/>
              <w:bCs/>
              <w:sz w:val="20"/>
              <w:rtl/>
            </w:rPr>
          </w:rPrChange>
        </w:rPr>
        <w:t>אלו</w:t>
      </w:r>
      <w:r w:rsidRPr="009A151F">
        <w:rPr>
          <w:b/>
          <w:bCs/>
          <w:rtl/>
        </w:rPr>
        <w:t xml:space="preserve"> באזהרה</w:t>
      </w:r>
      <w:r w:rsidRPr="007435EB">
        <w:rPr>
          <w:b/>
          <w:rtl/>
          <w:rPrChange w:id="40020" w:author="Claude" w:date="2026-10-06T13:34:51Z">
            <w:rPr>
              <w:b/>
              <w:sz w:val="20"/>
              <w:rtl/>
            </w:rPr>
          </w:rPrChange>
        </w:rPr>
        <w:t>.</w:t>
      </w:r>
    </w:p>
    <w:p w14:paraId="19E1D77E" w14:textId="77777777" w:rsidR="00E8089F" w:rsidRPr="005C3FF1" w:rsidRDefault="00E8089F" w:rsidP="009A151F">
      <w:pPr>
        <w:rPr>
          <w:rStyle w:val="afffa"/>
          <w:rtl/>
        </w:rPr>
      </w:pPr>
      <w:r w:rsidRPr="007435EB">
        <w:rPr>
          <w:rFonts w:hint="cs"/>
          <w:rtl/>
        </w:rPr>
        <w:t>הך תנא</w:t>
      </w:r>
      <w:r w:rsidRPr="007435EB">
        <w:rPr>
          <w:rtl/>
        </w:rPr>
        <w:t xml:space="preserve"> דחמץ דגן גמור על ידי תערובות, ונוקשה בעיניה בלאו.</w:t>
      </w:r>
    </w:p>
    <w:p w14:paraId="0814C1C9" w14:textId="77777777" w:rsidR="00E8089F" w:rsidRPr="007435EB" w:rsidRDefault="00E8089F" w:rsidP="009A151F">
      <w:pPr>
        <w:rPr>
          <w:rtl/>
        </w:rPr>
      </w:pPr>
      <w:r>
        <w:rPr>
          <w:rStyle w:val="afffa"/>
          <w:rFonts w:hint="cs"/>
          <w:rtl/>
        </w:rPr>
        <w:t xml:space="preserve">א. </w:t>
      </w:r>
      <w:r>
        <w:rPr>
          <w:rStyle w:val="affffd"/>
          <w:rFonts w:hint="cs"/>
          <w:rtl/>
          <w:rPrChange w:id="9098" w:author="מנוע אמוראים" w:date="2026-10-05T16:42:03Z">
            <w:rPr>
              <w:rStyle w:val="afffa"/>
              <w:rFonts w:hint="cs"/>
              <w:rtl/>
            </w:rPr>
          </w:rPrChange>
        </w:rPr>
        <w:t xml:space="preserve">ריא</w:t>
      </w:r>
      <w:r>
        <w:rPr>
          <w:rStyle w:val="affffd"/>
          <w:rtl/>
          <w:rPrChange w:id="9099" w:author="מנוע אמוראים" w:date="2026-10-05T16:42:03Z">
            <w:rPr>
              <w:rStyle w:val="afffa"/>
              <w:rtl/>
            </w:rPr>
          </w:rPrChange>
        </w:rPr>
        <w:t xml:space="preserve">"</w:t>
      </w:r>
      <w:r>
        <w:rPr>
          <w:rStyle w:val="affffd"/>
          <w:rFonts w:hint="cs"/>
          <w:rtl/>
          <w:rPrChange w:id="9100" w:author="מנוע אמוראים" w:date="2026-10-05T16:42:03Z">
            <w:rPr>
              <w:rStyle w:val="afffa"/>
              <w:rFonts w:hint="cs"/>
              <w:rtl/>
            </w:rPr>
          </w:rPrChange>
        </w:rPr>
        <w:t xml:space="preserve">ר</w:t>
      </w:r>
      <w:r>
        <w:rPr>
          <w:rFonts w:hint="cs"/>
          <w:rtl/>
        </w:rPr>
        <w:t xml:space="preserve">: </w:t>
      </w:r>
      <w:r>
        <w:rPr>
          <w:rStyle w:val="affffd"/>
          <w:rFonts w:hint="cs"/>
          <w:rtl/>
          <w:rPrChange w:id="9101" w:author="מנוע אמוראים" w:date="2026-10-05T16:42:03Z">
            <w:rPr>
              <w:rFonts w:hint="cs"/>
              <w:rtl/>
            </w:rPr>
          </w:rPrChange>
        </w:rPr>
        <w:t xml:space="preserve">דר</w:t>
      </w:r>
      <w:r>
        <w:rPr>
          <w:rStyle w:val="affffd"/>
          <w:rtl/>
          <w:rPrChange w:id="9102" w:author="מנוע אמוראים" w:date="2026-10-05T16:42:03Z">
            <w:rPr>
              <w:rtl/>
            </w:rPr>
          </w:rPrChange>
        </w:rPr>
        <w:t xml:space="preserve">"</w:t>
      </w:r>
      <w:r>
        <w:rPr>
          <w:rStyle w:val="affffd"/>
          <w:rFonts w:hint="cs"/>
          <w:rtl/>
          <w:rPrChange w:id="9103" w:author="מנוע אמוראים" w:date="2026-10-05T16:42:03Z">
            <w:rPr>
              <w:rFonts w:hint="cs"/>
              <w:rtl/>
            </w:rPr>
          </w:rPrChange>
        </w:rPr>
        <w:t xml:space="preserve">מ</w:t>
      </w:r>
      <w:r>
        <w:rPr>
          <w:rFonts w:hint="cs"/>
          <w:rtl/>
        </w:rPr>
        <w:t xml:space="preserve"> היא</w:t>
      </w:r>
      <w:r w:rsidRPr="007435EB">
        <w:rPr>
          <w:rtl/>
        </w:rPr>
        <w:t xml:space="preserve"> דתניא: שיאור ישרף, ונותנו לכלבו. והאוכלו - בארבעים.</w:t>
      </w:r>
    </w:p>
    <w:p w14:paraId="1F5AFAA9" w14:textId="77777777" w:rsidR="00E8089F" w:rsidRPr="007435EB" w:rsidRDefault="00E8089F" w:rsidP="00E8089F">
      <w:pPr>
        <w:rPr>
          <w:rFonts w:cs="Guttman Vilna"/>
          <w:b/>
          <w:bCs/>
          <w:rtl/>
        </w:rPr>
      </w:pPr>
      <w:r w:rsidRPr="007435EB">
        <w:rPr>
          <w:rFonts w:hint="cs"/>
          <w:rtl/>
        </w:rPr>
        <w:t>וה</w:t>
      </w:r>
      <w:r w:rsidRPr="007435EB">
        <w:rPr>
          <w:rtl/>
        </w:rPr>
        <w:t>"</w:t>
      </w:r>
      <w:r w:rsidRPr="007435EB">
        <w:rPr>
          <w:rFonts w:hint="cs"/>
          <w:rtl/>
        </w:rPr>
        <w:t xml:space="preserve">ק </w:t>
      </w:r>
      <w:r w:rsidRPr="007435EB">
        <w:rPr>
          <w:rtl/>
        </w:rPr>
        <w:t>שיאור ישרף - דרבי מאיר</w:t>
      </w:r>
      <w:r w:rsidRPr="007435EB">
        <w:rPr>
          <w:rFonts w:hint="cs"/>
          <w:rtl/>
        </w:rPr>
        <w:t xml:space="preserve"> [הכסיפו פניו] </w:t>
      </w:r>
      <w:r>
        <w:rPr>
          <w:rtl/>
        </w:rPr>
        <w:t xml:space="preserve">לרבי מאיר, </w:t>
      </w:r>
      <w:r>
        <w:rPr>
          <w:rStyle w:val="affffd"/>
          <w:rtl/>
          <w:rPrChange w:id="9104" w:author="מנוע אמוראים" w:date="2026-10-05T16:42:03Z">
            <w:rPr>
              <w:rtl/>
            </w:rPr>
          </w:rPrChange>
        </w:rPr>
        <w:t xml:space="preserve">דר"</w:t>
      </w:r>
      <w:r>
        <w:rPr>
          <w:rStyle w:val="affffd"/>
          <w:rFonts w:hint="cs"/>
          <w:rtl/>
          <w:rPrChange w:id="9105" w:author="מנוע אמוראים" w:date="2026-10-05T16:42:03Z">
            <w:rPr>
              <w:rFonts w:hint="cs"/>
              <w:rtl/>
            </w:rPr>
          </w:rPrChange>
        </w:rPr>
        <w:t xml:space="preserve">י</w:t>
      </w:r>
      <w:r>
        <w:rPr>
          <w:rFonts w:hint="cs"/>
          <w:rtl/>
        </w:rPr>
        <w:t xml:space="preserve"> [קרני חגבים] </w:t>
      </w:r>
      <w:r>
        <w:rPr>
          <w:rStyle w:val="affffd"/>
          <w:rtl/>
          <w:rPrChange w:id="9106" w:author="מנוע אמוראים" w:date="2026-10-05T16:42:03Z">
            <w:rPr>
              <w:rtl/>
            </w:rPr>
          </w:rPrChange>
        </w:rPr>
        <w:t xml:space="preserve">לר"</w:t>
      </w:r>
      <w:r>
        <w:rPr>
          <w:rStyle w:val="affffd"/>
          <w:rFonts w:hint="cs"/>
          <w:rtl/>
          <w:rPrChange w:id="9107" w:author="מנוע אמוראים" w:date="2026-10-05T16:42:03Z">
            <w:rPr>
              <w:rFonts w:hint="cs"/>
              <w:rtl/>
            </w:rPr>
          </w:rPrChange>
        </w:rPr>
        <w:t xml:space="preserve">י</w:t>
      </w:r>
      <w:r w:rsidRPr="007435EB">
        <w:rPr>
          <w:rtl/>
        </w:rPr>
        <w:t>.</w:t>
      </w:r>
    </w:p>
    <w:p w14:paraId="004EF98B" w14:textId="77777777" w:rsidR="00E8089F" w:rsidRPr="007435EB" w:rsidRDefault="00E8089F" w:rsidP="00E8089F">
      <w:pPr>
        <w:rPr>
          <w:rFonts w:cs="Guttman Vilna"/>
          <w:b/>
          <w:bCs/>
          <w:rtl/>
        </w:rPr>
      </w:pPr>
      <w:r>
        <w:rPr>
          <w:rtl/>
        </w:rPr>
        <w:t xml:space="preserve">ונותנו לפני כלבו – </w:t>
      </w:r>
      <w:r>
        <w:rPr>
          <w:rStyle w:val="affffd"/>
          <w:rtl/>
          <w:rPrChange w:id="9108" w:author="מנוע אמוראים" w:date="2026-10-05T16:42:03Z">
            <w:rPr>
              <w:rtl/>
            </w:rPr>
          </w:rPrChange>
        </w:rPr>
        <w:t xml:space="preserve">דר"</w:t>
      </w:r>
      <w:r>
        <w:rPr>
          <w:rStyle w:val="affffd"/>
          <w:rFonts w:hint="cs"/>
          <w:rtl/>
          <w:rPrChange w:id="9109" w:author="מנוע אמוראים" w:date="2026-10-05T16:42:03Z">
            <w:rPr>
              <w:rFonts w:hint="cs"/>
              <w:rtl/>
            </w:rPr>
          </w:rPrChange>
        </w:rPr>
        <w:t xml:space="preserve">מ</w:t>
      </w:r>
      <w:r>
        <w:rPr>
          <w:rFonts w:hint="cs"/>
          <w:rtl/>
        </w:rPr>
        <w:t xml:space="preserve"> [שהכסיפו] </w:t>
      </w:r>
      <w:r>
        <w:rPr>
          <w:rStyle w:val="affffd"/>
          <w:rtl/>
          <w:rPrChange w:id="9110" w:author="מנוע אמוראים" w:date="2026-10-05T16:42:03Z">
            <w:rPr>
              <w:rtl/>
            </w:rPr>
          </w:rPrChange>
        </w:rPr>
        <w:t xml:space="preserve">לר"</w:t>
      </w:r>
      <w:r>
        <w:rPr>
          <w:rStyle w:val="affffd"/>
          <w:rFonts w:hint="cs"/>
          <w:rtl/>
          <w:rPrChange w:id="9111" w:author="מנוע אמוראים" w:date="2026-10-05T16:42:03Z">
            <w:rPr>
              <w:rFonts w:hint="cs"/>
              <w:rtl/>
            </w:rPr>
          </w:rPrChange>
        </w:rPr>
        <w:t xml:space="preserve">י</w:t>
      </w:r>
      <w:r w:rsidRPr="007435EB">
        <w:rPr>
          <w:rtl/>
        </w:rPr>
        <w:t>.</w:t>
      </w:r>
    </w:p>
    <w:p w14:paraId="70C7FC4B" w14:textId="77777777" w:rsidR="00E8089F" w:rsidRPr="007435EB" w:rsidRDefault="00E8089F" w:rsidP="00E8089F">
      <w:pPr>
        <w:rPr>
          <w:rtl/>
        </w:rPr>
      </w:pPr>
      <w:r>
        <w:rPr>
          <w:rFonts w:ascii="Fb Fontext" w:hAnsi="Fb Fontext"/>
          <w:sz w:val="20"/>
          <w:rtl/>
        </w:rPr>
        <w:t xml:space="preserve">והאוכלו בארבעים - אתאן </w:t>
      </w:r>
      <w:r>
        <w:rPr>
          <w:rStyle w:val="affffd"/>
          <w:rFonts w:ascii="Fb Fontext" w:hAnsi="Fb Fontext"/>
          <w:sz w:val="20"/>
          <w:rtl/>
          <w:rPrChange w:id="9112" w:author="מנוע אמוראים" w:date="2026-10-05T16:42:03Z">
            <w:rPr>
              <w:rFonts w:ascii="Fb Fontext" w:hAnsi="Fb Fontext"/>
              <w:sz w:val="20"/>
              <w:rtl/>
            </w:rPr>
          </w:rPrChange>
        </w:rPr>
        <w:t xml:space="preserve">לר"</w:t>
      </w:r>
      <w:r>
        <w:rPr>
          <w:rStyle w:val="affffd"/>
          <w:rFonts w:ascii="Fb Fontext" w:hAnsi="Fb Fontext" w:hint="cs"/>
          <w:sz w:val="20"/>
          <w:rtl/>
          <w:rPrChange w:id="9113" w:author="מנוע אמוראים" w:date="2026-10-05T16:42:03Z">
            <w:rPr>
              <w:rFonts w:ascii="Fb Fontext" w:hAnsi="Fb Fontext" w:hint="cs"/>
              <w:sz w:val="20"/>
              <w:rtl/>
            </w:rPr>
          </w:rPrChange>
        </w:rPr>
        <w:t xml:space="preserve">מ</w:t>
      </w:r>
      <w:r>
        <w:rPr>
          <w:rFonts w:ascii="Fb Fontext" w:hAnsi="Fb Fontext" w:hint="cs"/>
          <w:sz w:val="20"/>
          <w:rtl/>
        </w:rPr>
        <w:t xml:space="preserve"> ושמעי' ליה ד</w:t>
      </w:r>
      <w:r w:rsidRPr="007435EB">
        <w:rPr>
          <w:rFonts w:ascii="Fb Fontext" w:hAnsi="Fb Fontext"/>
          <w:sz w:val="20"/>
          <w:rtl/>
        </w:rPr>
        <w:t>נוקשה בעיניה בלאו, וכ"</w:t>
      </w:r>
      <w:r w:rsidRPr="007435EB">
        <w:rPr>
          <w:rFonts w:ascii="Fb Fontext" w:hAnsi="Fb Fontext" w:hint="cs"/>
          <w:sz w:val="20"/>
          <w:rtl/>
        </w:rPr>
        <w:t>ש</w:t>
      </w:r>
      <w:r w:rsidRPr="007435EB">
        <w:rPr>
          <w:rFonts w:ascii="Fb Fontext" w:hAnsi="Fb Fontext"/>
          <w:sz w:val="20"/>
          <w:rtl/>
        </w:rPr>
        <w:t xml:space="preserve"> חמץ דגן גמור על ידי תערובת</w:t>
      </w:r>
    </w:p>
    <w:p w14:paraId="4326CF4B" w14:textId="77777777" w:rsidR="00E8089F" w:rsidRPr="007435EB" w:rsidRDefault="00E8089F" w:rsidP="00E8089F">
      <w:pPr>
        <w:rPr>
          <w:rtl/>
        </w:rPr>
      </w:pPr>
      <w:r>
        <w:rPr>
          <w:rStyle w:val="afffa"/>
          <w:rFonts w:hint="cs"/>
          <w:rtl/>
        </w:rPr>
        <w:t xml:space="preserve">ב. </w:t>
      </w:r>
      <w:r>
        <w:rPr>
          <w:rStyle w:val="affffd"/>
          <w:rFonts w:hint="cs"/>
          <w:rtl/>
          <w:rPrChange w:id="9114" w:author="מנוע אמוראים" w:date="2026-10-05T16:42:03Z">
            <w:rPr>
              <w:rStyle w:val="afffa"/>
              <w:rFonts w:hint="cs"/>
              <w:rtl/>
            </w:rPr>
          </w:rPrChange>
        </w:rPr>
        <w:t xml:space="preserve">ר</w:t>
      </w:r>
      <w:r>
        <w:rPr>
          <w:rStyle w:val="affffd"/>
          <w:rtl/>
          <w:rPrChange w:id="9115" w:author="מנוע אמוראים" w:date="2026-10-05T16:42:03Z">
            <w:rPr>
              <w:rStyle w:val="afffa"/>
              <w:rtl/>
            </w:rPr>
          </w:rPrChange>
        </w:rPr>
        <w:t xml:space="preserve">"</w:t>
      </w:r>
      <w:r>
        <w:rPr>
          <w:rStyle w:val="affffd"/>
          <w:rFonts w:hint="cs"/>
          <w:rtl/>
          <w:rPrChange w:id="9116" w:author="מנוע אמוראים" w:date="2026-10-05T16:42:03Z">
            <w:rPr>
              <w:rStyle w:val="afffa"/>
              <w:rFonts w:hint="cs"/>
              <w:rtl/>
            </w:rPr>
          </w:rPrChange>
        </w:rPr>
        <w:t xml:space="preserve">נ</w:t>
      </w:r>
      <w:r w:rsidRPr="005C3FF1">
        <w:rPr>
          <w:rStyle w:val="afffa"/>
          <w:rtl/>
        </w:rPr>
        <w:t>:</w:t>
      </w:r>
      <w:r>
        <w:rPr>
          <w:rFonts w:ascii="Fb Fontext" w:hAnsi="Fb Fontext"/>
          <w:rtl/>
        </w:rPr>
        <w:t xml:space="preserve"> </w:t>
      </w:r>
      <w:r>
        <w:rPr>
          <w:rStyle w:val="affffd"/>
          <w:rFonts w:ascii="Fb Fontext" w:hAnsi="Fb Fontext"/>
          <w:rtl/>
          <w:rPrChange w:id="9117" w:author="מנוע אמוראים" w:date="2026-10-05T16:42:03Z">
            <w:rPr>
              <w:rFonts w:ascii="Fb Fontext" w:hAnsi="Fb Fontext"/>
              <w:rtl/>
            </w:rPr>
          </w:rPrChange>
        </w:rPr>
        <w:t xml:space="preserve">ר"</w:t>
      </w:r>
      <w:r>
        <w:rPr>
          <w:rStyle w:val="affffd"/>
          <w:rFonts w:ascii="Fb Fontext" w:hAnsi="Fb Fontext" w:hint="cs"/>
          <w:rtl/>
          <w:rPrChange w:id="9118" w:author="מנוע אמוראים" w:date="2026-10-05T16:42:03Z">
            <w:rPr>
              <w:rFonts w:ascii="Fb Fontext" w:hAnsi="Fb Fontext" w:hint="cs"/>
              <w:rtl/>
            </w:rPr>
          </w:rPrChange>
        </w:rPr>
        <w:t xml:space="preserve">א</w:t>
      </w:r>
      <w:r>
        <w:rPr>
          <w:rFonts w:ascii="Fb Fontext" w:hAnsi="Fb Fontext" w:hint="cs"/>
          <w:rtl/>
        </w:rPr>
        <w:t xml:space="preserve"> </w:t>
      </w:r>
      <w:r w:rsidRPr="007435EB">
        <w:rPr>
          <w:rFonts w:ascii="Fb Fontext" w:hAnsi="Fb Fontext"/>
          <w:rtl/>
        </w:rPr>
        <w:t>דתניא: על חמץ דגן גמור - ענוש כרת, על עירובו - בלאו.</w:t>
      </w:r>
    </w:p>
    <w:p w14:paraId="42EB56D3" w14:textId="77777777" w:rsidR="00E8089F" w:rsidRPr="007435EB" w:rsidRDefault="00E8089F" w:rsidP="00E8089F">
      <w:pPr>
        <w:rPr>
          <w:rFonts w:cs="Guttman Vilna"/>
          <w:b/>
          <w:bCs/>
          <w:rtl/>
        </w:rPr>
      </w:pPr>
      <w:r w:rsidRPr="007435EB">
        <w:rPr>
          <w:rFonts w:hint="cs"/>
          <w:rtl/>
        </w:rPr>
        <w:t>וחכ</w:t>
      </w:r>
      <w:r w:rsidRPr="007435EB">
        <w:rPr>
          <w:rtl/>
        </w:rPr>
        <w:t>"</w:t>
      </w:r>
      <w:r w:rsidRPr="007435EB">
        <w:rPr>
          <w:rFonts w:hint="cs"/>
          <w:rtl/>
        </w:rPr>
        <w:t>א</w:t>
      </w:r>
      <w:r w:rsidRPr="007435EB">
        <w:rPr>
          <w:rtl/>
        </w:rPr>
        <w:t>: על חמץ דגן גמור - ענוש כרת, על עירובו - בלא כלום.</w:t>
      </w:r>
    </w:p>
    <w:p w14:paraId="596EA9AD" w14:textId="77777777" w:rsidR="00E8089F" w:rsidRPr="007435EB" w:rsidRDefault="00E8089F" w:rsidP="00E8089F">
      <w:pPr>
        <w:rPr>
          <w:rFonts w:cs="Guttman Vilna"/>
          <w:b/>
          <w:bCs/>
          <w:rtl/>
        </w:rPr>
      </w:pPr>
      <w:r>
        <w:rPr>
          <w:rtl/>
        </w:rPr>
        <w:t xml:space="preserve">ושמעינן ליה </w:t>
      </w:r>
      <w:r>
        <w:rPr>
          <w:rStyle w:val="affffd"/>
          <w:rtl/>
          <w:rPrChange w:id="9119" w:author="מנוע אמוראים" w:date="2026-10-05T16:42:03Z">
            <w:rPr>
              <w:rtl/>
            </w:rPr>
          </w:rPrChange>
        </w:rPr>
        <w:t xml:space="preserve">לר"</w:t>
      </w:r>
      <w:r>
        <w:rPr>
          <w:rStyle w:val="affffd"/>
          <w:rFonts w:hint="cs"/>
          <w:rtl/>
          <w:rPrChange w:id="9120" w:author="מנוע אמוראים" w:date="2026-10-05T16:42:03Z">
            <w:rPr>
              <w:rFonts w:hint="cs"/>
              <w:rtl/>
            </w:rPr>
          </w:rPrChange>
        </w:rPr>
        <w:t xml:space="preserve">א</w:t>
      </w:r>
      <w:r w:rsidRPr="007435EB">
        <w:rPr>
          <w:rtl/>
        </w:rPr>
        <w:t xml:space="preserve"> דאמר חמץ דגן גמור על ידי תערובת בלאו – וכ"</w:t>
      </w:r>
      <w:r w:rsidRPr="007435EB">
        <w:rPr>
          <w:rFonts w:hint="cs"/>
          <w:rtl/>
        </w:rPr>
        <w:t>ש</w:t>
      </w:r>
      <w:r w:rsidRPr="007435EB">
        <w:rPr>
          <w:rtl/>
        </w:rPr>
        <w:t xml:space="preserve"> נוקשה בעיניה.</w:t>
      </w:r>
    </w:p>
    <w:p w14:paraId="05704790" w14:textId="77777777" w:rsidR="00E8089F" w:rsidRPr="007435EB" w:rsidRDefault="00E8089F" w:rsidP="00E8089F">
      <w:pPr>
        <w:rPr>
          <w:rtl/>
        </w:rPr>
      </w:pPr>
      <w:r>
        <w:rPr>
          <w:rStyle w:val="affffd"/>
          <w:rFonts w:hint="cs"/>
          <w:rtl/>
          <w:rPrChange w:id="9121" w:author="מנוע אמוראים" w:date="2026-10-05T16:42:03Z">
            <w:rPr>
              <w:rStyle w:val="afffa"/>
              <w:rFonts w:hint="cs"/>
              <w:rtl/>
            </w:rPr>
          </w:rPrChange>
        </w:rPr>
        <w:t xml:space="preserve">ור</w:t>
      </w:r>
      <w:r>
        <w:rPr>
          <w:rStyle w:val="affffd"/>
          <w:rtl/>
          <w:rPrChange w:id="9122" w:author="מנוע אמוראים" w:date="2026-10-05T16:42:03Z">
            <w:rPr>
              <w:rStyle w:val="afffa"/>
              <w:rtl/>
            </w:rPr>
          </w:rPrChange>
        </w:rPr>
        <w:t xml:space="preserve">"</w:t>
      </w:r>
      <w:r>
        <w:rPr>
          <w:rStyle w:val="affffd"/>
          <w:rFonts w:hint="cs"/>
          <w:rtl/>
          <w:rPrChange w:id="9123" w:author="מנוע אמוראים" w:date="2026-10-05T16:42:03Z">
            <w:rPr>
              <w:rStyle w:val="afffa"/>
              <w:rFonts w:hint="cs"/>
              <w:rtl/>
            </w:rPr>
          </w:rPrChange>
        </w:rPr>
        <w:t xml:space="preserve">נ</w:t>
      </w:r>
      <w:r>
        <w:rPr>
          <w:rStyle w:val="afffa"/>
          <w:rFonts w:hint="cs"/>
          <w:rtl/>
        </w:rPr>
        <w:t xml:space="preserve"> לא אמר </w:t>
      </w:r>
      <w:r>
        <w:rPr>
          <w:rStyle w:val="affffd"/>
          <w:rFonts w:hint="cs"/>
          <w:rtl/>
          <w:rPrChange w:id="9124" w:author="מנוע אמוראים" w:date="2026-10-05T16:42:03Z">
            <w:rPr>
              <w:rStyle w:val="afffa"/>
              <w:rFonts w:hint="cs"/>
              <w:rtl/>
            </w:rPr>
          </w:rPrChange>
        </w:rPr>
        <w:t xml:space="preserve">כר</w:t>
      </w:r>
      <w:r>
        <w:rPr>
          <w:rStyle w:val="affffd"/>
          <w:rtl/>
          <w:rPrChange w:id="9125" w:author="מנוע אמוראים" w:date="2026-10-05T16:42:03Z">
            <w:rPr>
              <w:rStyle w:val="afffa"/>
              <w:rtl/>
            </w:rPr>
          </w:rPrChange>
        </w:rPr>
        <w:t xml:space="preserve">"</w:t>
      </w:r>
      <w:r>
        <w:rPr>
          <w:rStyle w:val="affffd"/>
          <w:rFonts w:hint="cs"/>
          <w:rtl/>
          <w:rPrChange w:id="9126" w:author="מנוע אמוראים" w:date="2026-10-05T16:42:03Z">
            <w:rPr>
              <w:rStyle w:val="afffa"/>
              <w:rFonts w:hint="cs"/>
              <w:rtl/>
            </w:rPr>
          </w:rPrChange>
        </w:rPr>
        <w:t xml:space="preserve">י</w:t>
      </w:r>
      <w:r>
        <w:rPr>
          <w:rFonts w:hint="cs"/>
          <w:rtl/>
        </w:rPr>
        <w:t xml:space="preserve"> דאפשר </w:t>
      </w:r>
      <w:r>
        <w:rPr>
          <w:rStyle w:val="affffd"/>
          <w:rFonts w:hint="cs"/>
          <w:rtl/>
          <w:rPrChange w:id="9127" w:author="מנוע אמוראים" w:date="2026-10-05T16:42:03Z">
            <w:rPr>
              <w:rFonts w:hint="cs"/>
              <w:rtl/>
            </w:rPr>
          </w:rPrChange>
        </w:rPr>
        <w:t xml:space="preserve">לר</w:t>
      </w:r>
      <w:r>
        <w:rPr>
          <w:rStyle w:val="affffd"/>
          <w:rtl/>
          <w:rPrChange w:id="9128" w:author="מנוע אמוראים" w:date="2026-10-05T16:42:03Z">
            <w:rPr>
              <w:rtl/>
            </w:rPr>
          </w:rPrChange>
        </w:rPr>
        <w:t xml:space="preserve">"</w:t>
      </w:r>
      <w:r>
        <w:rPr>
          <w:rStyle w:val="affffd"/>
          <w:rFonts w:hint="cs"/>
          <w:rtl/>
          <w:rPrChange w:id="9129" w:author="מנוע אמוראים" w:date="2026-10-05T16:42:03Z">
            <w:rPr>
              <w:rFonts w:hint="cs"/>
              <w:rtl/>
            </w:rPr>
          </w:rPrChange>
        </w:rPr>
        <w:t xml:space="preserve">מ</w:t>
      </w:r>
      <w:r>
        <w:rPr>
          <w:rFonts w:hint="cs"/>
          <w:rtl/>
        </w:rPr>
        <w:t xml:space="preserve"> דווקא </w:t>
      </w:r>
      <w:r w:rsidR="00AB3B38">
        <w:rPr>
          <w:rFonts w:hint="cs"/>
          <w:rtl/>
        </w:rPr>
        <w:t>שם</w:t>
      </w:r>
      <w:r w:rsidRPr="007435EB">
        <w:rPr>
          <w:rFonts w:hint="cs"/>
          <w:rtl/>
        </w:rPr>
        <w:t xml:space="preserve"> נוקשה בלאו אבל </w:t>
      </w:r>
      <w:r w:rsidR="00AB3B38">
        <w:rPr>
          <w:rFonts w:hint="cs"/>
          <w:rtl/>
        </w:rPr>
        <w:t>כאן</w:t>
      </w:r>
      <w:r w:rsidRPr="007435EB">
        <w:rPr>
          <w:rFonts w:hint="cs"/>
          <w:rtl/>
        </w:rPr>
        <w:t xml:space="preserve"> חמץ דגן ע</w:t>
      </w:r>
      <w:r w:rsidRPr="007435EB">
        <w:rPr>
          <w:rtl/>
        </w:rPr>
        <w:t>"</w:t>
      </w:r>
      <w:r w:rsidRPr="007435EB">
        <w:rPr>
          <w:rFonts w:hint="cs"/>
          <w:rtl/>
        </w:rPr>
        <w:t>י תערובת לא.</w:t>
      </w:r>
    </w:p>
    <w:p w14:paraId="3F762080" w14:textId="77777777" w:rsidR="00E8089F" w:rsidRPr="007435EB" w:rsidRDefault="00E8089F" w:rsidP="00E8089F">
      <w:pPr>
        <w:rPr>
          <w:rtl/>
        </w:rPr>
      </w:pPr>
      <w:r>
        <w:rPr>
          <w:rStyle w:val="affffd"/>
          <w:rFonts w:hint="cs"/>
          <w:rtl/>
          <w:rPrChange w:id="9130" w:author="מנוע אמוראים" w:date="2026-10-05T16:42:03Z">
            <w:rPr>
              <w:rStyle w:val="afffa"/>
              <w:rFonts w:hint="cs"/>
              <w:rtl/>
            </w:rPr>
          </w:rPrChange>
        </w:rPr>
        <w:t xml:space="preserve">ור</w:t>
      </w:r>
      <w:r>
        <w:rPr>
          <w:rStyle w:val="affffd"/>
          <w:rtl/>
          <w:rPrChange w:id="9131" w:author="מנוע אמוראים" w:date="2026-10-05T16:42:03Z">
            <w:rPr>
              <w:rStyle w:val="afffa"/>
              <w:rtl/>
            </w:rPr>
          </w:rPrChange>
        </w:rPr>
        <w:t xml:space="preserve">"</w:t>
      </w:r>
      <w:r>
        <w:rPr>
          <w:rStyle w:val="affffd"/>
          <w:rFonts w:hint="cs"/>
          <w:rtl/>
          <w:rPrChange w:id="9132" w:author="מנוע אמוראים" w:date="2026-10-05T16:42:03Z">
            <w:rPr>
              <w:rStyle w:val="afffa"/>
              <w:rFonts w:hint="cs"/>
              <w:rtl/>
            </w:rPr>
          </w:rPrChange>
        </w:rPr>
        <w:t xml:space="preserve">י</w:t>
      </w:r>
      <w:r>
        <w:rPr>
          <w:rStyle w:val="afffa"/>
          <w:rFonts w:hint="cs"/>
          <w:rtl/>
        </w:rPr>
        <w:t xml:space="preserve"> לא אמר </w:t>
      </w:r>
      <w:r>
        <w:rPr>
          <w:rStyle w:val="affffd"/>
          <w:rFonts w:hint="cs"/>
          <w:rtl/>
          <w:rPrChange w:id="9133" w:author="מנוע אמוראים" w:date="2026-10-05T16:42:03Z">
            <w:rPr>
              <w:rStyle w:val="afffa"/>
              <w:rFonts w:hint="cs"/>
              <w:rtl/>
            </w:rPr>
          </w:rPrChange>
        </w:rPr>
        <w:t xml:space="preserve">כר</w:t>
      </w:r>
      <w:r>
        <w:rPr>
          <w:rStyle w:val="affffd"/>
          <w:rtl/>
          <w:rPrChange w:id="9134" w:author="מנוע אמוראים" w:date="2026-10-05T16:42:03Z">
            <w:rPr>
              <w:rStyle w:val="afffa"/>
              <w:rtl/>
            </w:rPr>
          </w:rPrChange>
        </w:rPr>
        <w:t xml:space="preserve">"</w:t>
      </w:r>
      <w:r>
        <w:rPr>
          <w:rStyle w:val="affffd"/>
          <w:rFonts w:hint="cs"/>
          <w:rtl/>
          <w:rPrChange w:id="9135" w:author="מנוע אמוראים" w:date="2026-10-05T16:42:03Z">
            <w:rPr>
              <w:rStyle w:val="afffa"/>
              <w:rFonts w:hint="cs"/>
              <w:rtl/>
            </w:rPr>
          </w:rPrChange>
        </w:rPr>
        <w:t xml:space="preserve">נ</w:t>
      </w:r>
      <w:r w:rsidRPr="007435EB">
        <w:rPr>
          <w:rFonts w:ascii="Fb Fontext" w:hAnsi="Fb Fontext" w:hint="cs"/>
          <w:sz w:val="20"/>
          <w:rtl/>
        </w:rPr>
        <w:t xml:space="preserve"> דדוקא </w:t>
      </w:r>
      <w:r w:rsidR="00AB3B38">
        <w:rPr>
          <w:rFonts w:ascii="Fb Fontext" w:hAnsi="Fb Fontext" w:hint="cs"/>
          <w:sz w:val="20"/>
          <w:rtl/>
        </w:rPr>
        <w:t>שם</w:t>
      </w:r>
      <w:r>
        <w:rPr>
          <w:rFonts w:ascii="Fb Fontext" w:hAnsi="Fb Fontext" w:hint="cs"/>
          <w:sz w:val="20"/>
          <w:rtl/>
        </w:rPr>
        <w:t xml:space="preserve"> </w:t>
      </w:r>
      <w:r>
        <w:rPr>
          <w:rStyle w:val="affffd"/>
          <w:rFonts w:ascii="Fb Fontext" w:hAnsi="Fb Fontext" w:hint="cs"/>
          <w:sz w:val="20"/>
          <w:rtl/>
          <w:rPrChange w:id="9136" w:author="מנוע אמוראים" w:date="2026-10-05T16:42:03Z">
            <w:rPr>
              <w:rFonts w:ascii="Fb Fontext" w:hAnsi="Fb Fontext" w:hint="cs"/>
              <w:sz w:val="20"/>
              <w:rtl/>
            </w:rPr>
          </w:rPrChange>
        </w:rPr>
        <w:t xml:space="preserve">אר</w:t>
      </w:r>
      <w:r>
        <w:rPr>
          <w:rStyle w:val="affffd"/>
          <w:rFonts w:ascii="Fb Fontext" w:hAnsi="Fb Fontext"/>
          <w:sz w:val="20"/>
          <w:rtl/>
          <w:rPrChange w:id="9137" w:author="מנוע אמוראים" w:date="2026-10-05T16:42:03Z">
            <w:rPr>
              <w:rFonts w:ascii="Fb Fontext" w:hAnsi="Fb Fontext"/>
              <w:sz w:val="20"/>
              <w:rtl/>
            </w:rPr>
          </w:rPrChange>
        </w:rPr>
        <w:t xml:space="preserve">"</w:t>
      </w:r>
      <w:r>
        <w:rPr>
          <w:rStyle w:val="affffd"/>
          <w:rFonts w:ascii="Fb Fontext" w:hAnsi="Fb Fontext" w:hint="cs"/>
          <w:sz w:val="20"/>
          <w:rtl/>
          <w:rPrChange w:id="9138" w:author="מנוע אמוראים" w:date="2026-10-05T16:42:03Z">
            <w:rPr>
              <w:rFonts w:ascii="Fb Fontext" w:hAnsi="Fb Fontext" w:hint="cs"/>
              <w:sz w:val="20"/>
              <w:rtl/>
            </w:rPr>
          </w:rPrChange>
        </w:rPr>
        <w:t xml:space="preserve">א</w:t>
      </w:r>
      <w:r>
        <w:rPr>
          <w:rFonts w:ascii="Fb Fontext" w:hAnsi="Fb Fontext" w:hint="cs"/>
          <w:sz w:val="20"/>
          <w:rtl/>
        </w:rPr>
        <w:t xml:space="preserve"> חמץ דגן גמור ע</w:t>
      </w:r>
      <w:r w:rsidRPr="007435EB">
        <w:rPr>
          <w:rFonts w:ascii="Fb Fontext" w:hAnsi="Fb Fontext"/>
          <w:sz w:val="20"/>
          <w:rtl/>
        </w:rPr>
        <w:t>"</w:t>
      </w:r>
      <w:r w:rsidRPr="007435EB">
        <w:rPr>
          <w:rFonts w:ascii="Fb Fontext" w:hAnsi="Fb Fontext" w:hint="cs"/>
          <w:sz w:val="20"/>
          <w:rtl/>
        </w:rPr>
        <w:t xml:space="preserve">י תערובת </w:t>
      </w:r>
      <w:r w:rsidRPr="007435EB">
        <w:rPr>
          <w:rFonts w:ascii="Fb Fontext" w:hAnsi="Fb Fontext"/>
          <w:sz w:val="20"/>
          <w:rtl/>
        </w:rPr>
        <w:t>אבל נוקשה בעיניה לא אמר.</w:t>
      </w:r>
    </w:p>
    <w:p w14:paraId="31C9A964" w14:textId="77777777" w:rsidR="00E8089F" w:rsidRPr="007435EB" w:rsidRDefault="00E8089F" w:rsidP="00E8089F">
      <w:pPr>
        <w:rPr>
          <w:rtl/>
        </w:rPr>
      </w:pPr>
      <w:r w:rsidRPr="007435EB">
        <w:rPr>
          <w:rFonts w:ascii="Fb Fontext" w:hAnsi="Fb Fontext" w:hint="cs"/>
          <w:rtl/>
        </w:rPr>
        <w:t>ת</w:t>
      </w:r>
      <w:r w:rsidRPr="007435EB">
        <w:rPr>
          <w:rFonts w:ascii="Fb Fontext" w:hAnsi="Fb Fontext"/>
          <w:rtl/>
        </w:rPr>
        <w:t>"</w:t>
      </w:r>
      <w:r>
        <w:rPr>
          <w:rFonts w:ascii="Fb Fontext" w:hAnsi="Fb Fontext" w:hint="cs"/>
          <w:rtl/>
        </w:rPr>
        <w:t xml:space="preserve">כ </w:t>
      </w:r>
      <w:r>
        <w:rPr>
          <w:rStyle w:val="affffd"/>
          <w:rFonts w:ascii="Fb Fontext" w:hAnsi="Fb Fontext" w:hint="cs"/>
          <w:rtl/>
          <w:rPrChange w:id="9139" w:author="מנוע אמוראים" w:date="2026-10-05T16:42:03Z">
            <w:rPr>
              <w:rFonts w:ascii="Fb Fontext" w:hAnsi="Fb Fontext" w:hint="cs"/>
              <w:rtl/>
            </w:rPr>
          </w:rPrChange>
        </w:rPr>
        <w:t xml:space="preserve">דר</w:t>
      </w:r>
      <w:r>
        <w:rPr>
          <w:rStyle w:val="affffd"/>
          <w:rFonts w:ascii="Fb Fontext" w:hAnsi="Fb Fontext"/>
          <w:rtl/>
          <w:rPrChange w:id="9140" w:author="מנוע אמוראים" w:date="2026-10-05T16:42:03Z">
            <w:rPr>
              <w:rFonts w:ascii="Fb Fontext" w:hAnsi="Fb Fontext"/>
              <w:rtl/>
            </w:rPr>
          </w:rPrChange>
        </w:rPr>
        <w:t xml:space="preserve">"</w:t>
      </w:r>
      <w:r>
        <w:rPr>
          <w:rStyle w:val="affffd"/>
          <w:rFonts w:ascii="Fb Fontext" w:hAnsi="Fb Fontext" w:hint="cs"/>
          <w:rtl/>
          <w:rPrChange w:id="9141" w:author="מנוע אמוראים" w:date="2026-10-05T16:42:03Z">
            <w:rPr>
              <w:rFonts w:ascii="Fb Fontext" w:hAnsi="Fb Fontext" w:hint="cs"/>
              <w:rtl/>
            </w:rPr>
          </w:rPrChange>
        </w:rPr>
        <w:t xml:space="preserve">י</w:t>
      </w:r>
      <w:r w:rsidRPr="007435EB">
        <w:rPr>
          <w:rFonts w:ascii="Fb Fontext" w:hAnsi="Fb Fontext"/>
          <w:rtl/>
        </w:rPr>
        <w:t>:</w:t>
      </w:r>
      <w:r w:rsidRPr="00AC0CB1">
        <w:rPr>
          <w:rStyle w:val="af2"/>
          <w:rtl/>
        </w:rPr>
        <w:t xml:space="preserve"> 'כל מחמצת לא תאכלו' </w:t>
      </w:r>
      <w:r w:rsidRPr="007435EB">
        <w:rPr>
          <w:rFonts w:ascii="Fb Fontext" w:hAnsi="Fb Fontext"/>
          <w:rtl/>
        </w:rPr>
        <w:t>- לרבות כותח הבבלי, ושכר המדי, וחומץ האדומי. וזיתום המצרי.</w:t>
      </w:r>
    </w:p>
    <w:p w14:paraId="20742178" w14:textId="77777777" w:rsidR="00E8089F" w:rsidRPr="007435EB" w:rsidRDefault="00E8089F" w:rsidP="00E8089F">
      <w:pPr>
        <w:rPr>
          <w:rtl/>
        </w:rPr>
      </w:pPr>
      <w:r w:rsidRPr="007435EB">
        <w:rPr>
          <w:rtl/>
        </w:rPr>
        <w:t>יכול יהא ענוש כרת ת"ל</w:t>
      </w:r>
      <w:r w:rsidRPr="00AC0CB1">
        <w:rPr>
          <w:rStyle w:val="af2"/>
          <w:rtl/>
        </w:rPr>
        <w:t xml:space="preserve"> 'כי כל אכל חמץ ונכרתה' </w:t>
      </w:r>
      <w:r w:rsidRPr="007435EB">
        <w:rPr>
          <w:rtl/>
        </w:rPr>
        <w:t>על חמץ דגן גמור - ענוש כרת, ועל עירובו בלאו.</w:t>
      </w:r>
    </w:p>
    <w:p w14:paraId="2234BEA7" w14:textId="77777777" w:rsidR="0038351F" w:rsidRPr="007435EB" w:rsidRDefault="0038351F" w:rsidP="00E8089F">
      <w:pPr>
        <w:rPr>
          <w:rFonts w:ascii="Fb Fontext" w:hAnsi="Fb Fontext"/>
          <w:rtl/>
        </w:rPr>
      </w:pPr>
    </w:p>
    <w:p w14:paraId="5C82E023"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 xml:space="preserve">עירובו בלאו </w:t>
      </w:r>
      <w:r>
        <w:rPr>
          <w:rStyle w:val="affffd"/>
          <w:rFonts w:ascii="Fb Fontext" w:hAnsi="Fb Fontext" w:hint="cs"/>
          <w:rtl/>
          <w:rPrChange w:id="9142" w:author="מנוע אמוראים" w:date="2026-10-05T16:42:03Z">
            <w:rPr>
              <w:rFonts w:ascii="Fb Fontext" w:hAnsi="Fb Fontext" w:hint="cs"/>
              <w:rtl/>
            </w:rPr>
          </w:rPrChange>
        </w:rPr>
        <w:t xml:space="preserve">ר</w:t>
      </w:r>
      <w:r>
        <w:rPr>
          <w:rStyle w:val="affffd"/>
          <w:rFonts w:ascii="Fb Fontext" w:hAnsi="Fb Fontext"/>
          <w:rtl/>
          <w:rPrChange w:id="9143" w:author="מנוע אמוראים" w:date="2026-10-05T16:42:03Z">
            <w:rPr>
              <w:rFonts w:ascii="Fb Fontext" w:hAnsi="Fb Fontext"/>
              <w:rtl/>
            </w:rPr>
          </w:rPrChange>
        </w:rPr>
        <w:t xml:space="preserve">"</w:t>
      </w:r>
      <w:r>
        <w:rPr>
          <w:rStyle w:val="affffd"/>
          <w:rFonts w:ascii="Fb Fontext" w:hAnsi="Fb Fontext" w:hint="cs"/>
          <w:rtl/>
          <w:rPrChange w:id="9144" w:author="מנוע אמוראים" w:date="2026-10-05T16:42:03Z">
            <w:rPr>
              <w:rFonts w:ascii="Fb Fontext" w:hAnsi="Fb Fontext" w:hint="cs"/>
              <w:rtl/>
            </w:rPr>
          </w:rPrChange>
        </w:rPr>
        <w:t xml:space="preserve">א</w:t>
      </w:r>
      <w:r w:rsidRPr="007435EB">
        <w:rPr>
          <w:rFonts w:ascii="Fb Fontext" w:hAnsi="Fb Fontext"/>
          <w:rtl/>
        </w:rPr>
        <w:t xml:space="preserve"> היא, ואילו נוקשה בעיניה - לא אמר</w:t>
      </w:r>
      <w:r w:rsidRPr="007435EB">
        <w:rPr>
          <w:rFonts w:ascii="Fb Fontext" w:hAnsi="Fb Fontext" w:hint="cs"/>
          <w:rtl/>
        </w:rPr>
        <w:t xml:space="preserve"> ש</w:t>
      </w:r>
      <w:r w:rsidRPr="007435EB">
        <w:rPr>
          <w:rFonts w:ascii="Fb Fontext" w:hAnsi="Fb Fontext"/>
          <w:rtl/>
        </w:rPr>
        <w:t>"</w:t>
      </w:r>
      <w:r w:rsidRPr="007435EB">
        <w:rPr>
          <w:rFonts w:ascii="Fb Fontext" w:hAnsi="Fb Fontext" w:hint="cs"/>
          <w:rtl/>
        </w:rPr>
        <w:t>מ</w:t>
      </w:r>
      <w:r w:rsidRPr="007435EB">
        <w:rPr>
          <w:rFonts w:ascii="Fb Fontext" w:hAnsi="Fb Fontext"/>
          <w:rtl/>
        </w:rPr>
        <w:t xml:space="preserve"> נוקשה לרבי אליעזר לית ליה.</w:t>
      </w:r>
    </w:p>
    <w:p w14:paraId="23DD85E5" w14:textId="0CF28494" w:rsidR="00E8089F" w:rsidRPr="007435EB" w:rsidRDefault="00F47631" w:rsidP="00F47631">
      <w:pPr>
        <w:pStyle w:val="affd"/>
        <w:rPr>
          <w:bCs/>
          <w:rtl/>
        </w:rPr>
      </w:pPr>
      <w:r>
        <w:rPr>
          <w:rFonts w:hint="cs"/>
          <w:rtl/>
        </w:rPr>
        <w:t>***</w:t>
      </w:r>
    </w:p>
    <w:p w14:paraId="04665A3E" w14:textId="77777777" w:rsidR="00E8089F" w:rsidRPr="007435EB" w:rsidRDefault="00E8089F" w:rsidP="00E8089F">
      <w:pPr>
        <w:rPr>
          <w:rtl/>
        </w:rPr>
      </w:pPr>
      <w:r>
        <w:rPr>
          <w:rStyle w:val="affffd"/>
          <w:rFonts w:ascii="Fb Fontext" w:hAnsi="Fb Fontext"/>
          <w:rtl/>
          <w:rPrChange w:id="9145" w:author="מנוע אמוראים" w:date="2026-10-05T16:42:03Z">
            <w:rPr>
              <w:rFonts w:ascii="Fb Fontext" w:hAnsi="Fb Fontext"/>
              <w:rtl/>
            </w:rPr>
          </w:rPrChange>
        </w:rPr>
        <w:t xml:space="preserve">ו</w:t>
      </w:r>
      <w:r>
        <w:rPr>
          <w:rStyle w:val="affffd"/>
          <w:rFonts w:ascii="Fb Fontext" w:hAnsi="Fb Fontext" w:hint="cs"/>
          <w:rtl/>
          <w:rPrChange w:id="9146" w:author="מנוע אמוראים" w:date="2026-10-05T16:42:03Z">
            <w:rPr>
              <w:rFonts w:ascii="Fb Fontext" w:hAnsi="Fb Fontext" w:hint="cs"/>
              <w:rtl/>
            </w:rPr>
          </w:rPrChange>
        </w:rPr>
        <w:t xml:space="preserve">לר</w:t>
      </w:r>
      <w:r>
        <w:rPr>
          <w:rStyle w:val="affffd"/>
          <w:rFonts w:ascii="Fb Fontext" w:hAnsi="Fb Fontext"/>
          <w:rtl/>
          <w:rPrChange w:id="9147" w:author="מנוע אמוראים" w:date="2026-10-05T16:42:03Z">
            <w:rPr>
              <w:rFonts w:ascii="Fb Fontext" w:hAnsi="Fb Fontext"/>
              <w:rtl/>
            </w:rPr>
          </w:rPrChange>
        </w:rPr>
        <w:t xml:space="preserve">"</w:t>
      </w:r>
      <w:r>
        <w:rPr>
          <w:rStyle w:val="affffd"/>
          <w:rFonts w:ascii="Fb Fontext" w:hAnsi="Fb Fontext" w:hint="cs"/>
          <w:rtl/>
          <w:rPrChange w:id="9148" w:author="מנוע אמוראים" w:date="2026-10-05T16:42:03Z">
            <w:rPr>
              <w:rFonts w:ascii="Fb Fontext" w:hAnsi="Fb Fontext" w:hint="cs"/>
              <w:rtl/>
            </w:rPr>
          </w:rPrChange>
        </w:rPr>
        <w:t xml:space="preserve">א</w:t>
      </w:r>
      <w:r>
        <w:rPr>
          <w:rFonts w:ascii="Fb Fontext" w:hAnsi="Fb Fontext" w:hint="cs"/>
          <w:rtl/>
        </w:rPr>
        <w:t xml:space="preserve"> </w:t>
      </w:r>
      <w:r w:rsidRPr="007435EB">
        <w:rPr>
          <w:rFonts w:ascii="Fb Fontext" w:hAnsi="Fb Fontext"/>
          <w:rtl/>
        </w:rPr>
        <w:t>עירובו בלאו –</w:t>
      </w:r>
      <w:r w:rsidRPr="00AC0CB1">
        <w:rPr>
          <w:rStyle w:val="af2"/>
          <w:rFonts w:hint="cs"/>
          <w:rtl/>
        </w:rPr>
        <w:t>ד'</w:t>
      </w:r>
      <w:r w:rsidRPr="00AC0CB1">
        <w:rPr>
          <w:rStyle w:val="af2"/>
          <w:rtl/>
        </w:rPr>
        <w:t>כל מחמצת לא תאכלו</w:t>
      </w:r>
      <w:r w:rsidRPr="00AC0CB1">
        <w:rPr>
          <w:rStyle w:val="af2"/>
          <w:rFonts w:hint="cs"/>
          <w:rtl/>
        </w:rPr>
        <w:t>'</w:t>
      </w:r>
      <w:r w:rsidRPr="00AC0CB1">
        <w:rPr>
          <w:rStyle w:val="af2"/>
          <w:rtl/>
        </w:rPr>
        <w:t>.</w:t>
      </w:r>
    </w:p>
    <w:p w14:paraId="65A0AAE7"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w:t>
      </w:r>
      <w:r>
        <w:rPr>
          <w:rStyle w:val="af2"/>
          <w:rFonts w:ascii="Fb Fontext" w:hAnsi="Fb Fontext"/>
          <w:sz w:val="20"/>
          <w:rtl/>
          <w:rPrChange w:id="9004" w:author="מנוע פסוקים" w:date="2026-10-05T16:38:40Z">
            <w:rPr>
              <w:rFonts w:ascii="Fb Fontext" w:hAnsi="Fb Fontext"/>
              <w:sz w:val="20"/>
              <w:rtl/>
            </w:rPr>
          </w:rPrChange>
        </w:rPr>
        <w:t xml:space="preserve">כי כל אכל מחמצת ונכרתה</w:t>
      </w:r>
      <w:r w:rsidRPr="007435EB">
        <w:rPr>
          <w:rFonts w:ascii="Fb Fontext" w:hAnsi="Fb Fontext" w:hint="cs"/>
          <w:sz w:val="20"/>
          <w:rtl/>
        </w:rPr>
        <w:t xml:space="preserve"> </w:t>
      </w:r>
      <w:r w:rsidRPr="007435EB">
        <w:rPr>
          <w:rFonts w:ascii="Fb Fontext" w:hAnsi="Fb Fontext" w:hint="cs"/>
          <w:i/>
          <w:iCs/>
          <w:sz w:val="20"/>
          <w:rtl/>
        </w:rPr>
        <w:t xml:space="preserve">'לאו לכרת אלא דכל מחמצת </w:t>
      </w:r>
      <w:r w:rsidR="00AB3B38">
        <w:rPr>
          <w:rFonts w:ascii="Fb Fontext" w:hAnsi="Fb Fontext" w:hint="cs"/>
          <w:i/>
          <w:iCs/>
          <w:sz w:val="20"/>
          <w:rtl/>
        </w:rPr>
        <w:t>אף</w:t>
      </w:r>
      <w:r w:rsidRPr="007435EB">
        <w:rPr>
          <w:rFonts w:ascii="Fb Fontext" w:hAnsi="Fb Fontext" w:hint="cs"/>
          <w:sz w:val="20"/>
          <w:rtl/>
        </w:rPr>
        <w:t xml:space="preserve"> מדבר אחר </w:t>
      </w:r>
      <w:r w:rsidRPr="007435EB">
        <w:rPr>
          <w:rFonts w:ascii="Fb Fontext" w:hAnsi="Fb Fontext"/>
          <w:sz w:val="20"/>
          <w:rtl/>
        </w:rPr>
        <w:t>–</w:t>
      </w:r>
      <w:r w:rsidRPr="007435EB">
        <w:rPr>
          <w:rFonts w:ascii="Fb Fontext" w:hAnsi="Fb Fontext" w:hint="cs"/>
          <w:sz w:val="20"/>
          <w:rtl/>
        </w:rPr>
        <w:t>ונכרתה</w:t>
      </w:r>
      <w:r w:rsidRPr="007435EB">
        <w:rPr>
          <w:rFonts w:ascii="Fb Fontext" w:hAnsi="Fb Fontext"/>
          <w:sz w:val="20"/>
          <w:rtl/>
        </w:rPr>
        <w:t>.</w:t>
      </w:r>
    </w:p>
    <w:p w14:paraId="5FC94A77" w14:textId="77777777" w:rsidR="00E8089F" w:rsidRPr="007435EB" w:rsidRDefault="00E8089F" w:rsidP="00E8089F">
      <w:pPr>
        <w:rPr>
          <w:rtl/>
        </w:rPr>
      </w:pPr>
      <w:r>
        <w:rPr>
          <w:rFonts w:hint="cs"/>
          <w:rtl/>
        </w:rPr>
        <w:t xml:space="preserve">טעמא </w:t>
      </w:r>
      <w:r>
        <w:rPr>
          <w:rStyle w:val="affffd"/>
          <w:rFonts w:hint="cs"/>
          <w:rtl/>
          <w:rPrChange w:id="9149" w:author="מנוע אמוראים" w:date="2026-10-05T16:42:03Z">
            <w:rPr>
              <w:rFonts w:hint="cs"/>
              <w:rtl/>
            </w:rPr>
          </w:rPrChange>
        </w:rPr>
        <w:t xml:space="preserve">דר</w:t>
      </w:r>
      <w:r>
        <w:rPr>
          <w:rStyle w:val="affffd"/>
          <w:rtl/>
          <w:rPrChange w:id="9150" w:author="מנוע אמוראים" w:date="2026-10-05T16:42:03Z">
            <w:rPr>
              <w:rtl/>
            </w:rPr>
          </w:rPrChange>
        </w:rPr>
        <w:t xml:space="preserve">"</w:t>
      </w:r>
      <w:r>
        <w:rPr>
          <w:rStyle w:val="affffd"/>
          <w:rFonts w:hint="cs"/>
          <w:rtl/>
          <w:rPrChange w:id="9151" w:author="מנוע אמוראים" w:date="2026-10-05T16:42:03Z">
            <w:rPr>
              <w:rFonts w:hint="cs"/>
              <w:rtl/>
            </w:rPr>
          </w:rPrChange>
        </w:rPr>
        <w:t xml:space="preserve">א</w:t>
      </w:r>
      <w:r w:rsidRPr="00AC0CB1">
        <w:rPr>
          <w:rStyle w:val="af2"/>
          <w:rFonts w:hint="cs"/>
          <w:rtl/>
        </w:rPr>
        <w:t xml:space="preserve"> '</w:t>
      </w:r>
      <w:r w:rsidRPr="00AC0CB1">
        <w:rPr>
          <w:rStyle w:val="af2"/>
          <w:rtl/>
        </w:rPr>
        <w:t>מכל</w:t>
      </w:r>
      <w:r w:rsidRPr="00AC0CB1">
        <w:rPr>
          <w:rStyle w:val="af2"/>
          <w:rFonts w:hint="cs"/>
          <w:rtl/>
        </w:rPr>
        <w:t>'</w:t>
      </w:r>
      <w:r w:rsidRPr="00AC0CB1">
        <w:rPr>
          <w:rStyle w:val="af2"/>
          <w:rtl/>
        </w:rPr>
        <w:t>.</w:t>
      </w:r>
      <w:r w:rsidRPr="007435EB">
        <w:rPr>
          <w:rtl/>
        </w:rPr>
        <w:t xml:space="preserve"> </w:t>
      </w:r>
      <w:r w:rsidRPr="00F46A1C">
        <w:rPr>
          <w:rStyle w:val="affffd"/>
          <w:rFonts w:hint="cs"/>
          <w:rtl/>
        </w:rPr>
        <w:t>והך</w:t>
      </w:r>
      <w:r w:rsidRPr="00AC0CB1">
        <w:rPr>
          <w:rStyle w:val="af2"/>
          <w:rFonts w:hint="cs"/>
          <w:rtl/>
        </w:rPr>
        <w:t xml:space="preserve"> 'כל' </w:t>
      </w:r>
      <w:r w:rsidRPr="007435EB">
        <w:rPr>
          <w:rFonts w:hint="cs"/>
          <w:rtl/>
        </w:rPr>
        <w:t>ד</w:t>
      </w:r>
      <w:r w:rsidR="00AB3B38">
        <w:rPr>
          <w:rFonts w:hint="cs"/>
          <w:rtl/>
        </w:rPr>
        <w:t>שם</w:t>
      </w:r>
      <w:r w:rsidRPr="007435EB">
        <w:rPr>
          <w:rFonts w:hint="cs"/>
          <w:rtl/>
        </w:rPr>
        <w:t xml:space="preserve"> </w:t>
      </w:r>
      <w:r w:rsidRPr="007435EB">
        <w:rPr>
          <w:rtl/>
        </w:rPr>
        <w:t>מיבעי ליה לרבות את הנשים. –.</w:t>
      </w:r>
    </w:p>
    <w:p w14:paraId="483A9C4F" w14:textId="77777777" w:rsidR="00E8089F" w:rsidRPr="007435EB" w:rsidRDefault="00E8089F" w:rsidP="00E8089F">
      <w:pPr>
        <w:rPr>
          <w:rtl/>
        </w:rPr>
      </w:pPr>
      <w:r w:rsidRPr="007435EB">
        <w:rPr>
          <w:rtl/>
        </w:rPr>
        <w:t xml:space="preserve">נשים, </w:t>
      </w:r>
      <w:r>
        <w:rPr>
          <w:rFonts w:hint="cs"/>
          <w:rtl/>
        </w:rPr>
        <w:t xml:space="preserve">ואיצטריך נמי </w:t>
      </w:r>
      <w:r>
        <w:rPr>
          <w:rStyle w:val="affffd"/>
          <w:rFonts w:hint="cs"/>
          <w:rtl/>
          <w:rPrChange w:id="9152" w:author="מנוע אמוראים" w:date="2026-10-05T16:42:03Z">
            <w:rPr>
              <w:rFonts w:hint="cs"/>
              <w:rtl/>
            </w:rPr>
          </w:rPrChange>
        </w:rPr>
        <w:t xml:space="preserve">דריא</w:t>
      </w:r>
      <w:r>
        <w:rPr>
          <w:rStyle w:val="affffd"/>
          <w:rtl/>
          <w:rPrChange w:id="9153" w:author="מנוע אמוראים" w:date="2026-10-05T16:42:03Z">
            <w:rPr>
              <w:rtl/>
            </w:rPr>
          </w:rPrChange>
        </w:rPr>
        <w:t xml:space="preserve">"</w:t>
      </w:r>
      <w:r>
        <w:rPr>
          <w:rStyle w:val="affffd"/>
          <w:rFonts w:hint="cs"/>
          <w:rtl/>
          <w:rPrChange w:id="9154" w:author="מנוע אמוראים" w:date="2026-10-05T16:42:03Z">
            <w:rPr>
              <w:rFonts w:hint="cs"/>
              <w:rtl/>
            </w:rPr>
          </w:rPrChange>
        </w:rPr>
        <w:t xml:space="preserve">ר</w:t>
      </w:r>
      <w:r>
        <w:rPr>
          <w:rFonts w:hint="cs"/>
          <w:rtl/>
        </w:rPr>
        <w:t xml:space="preserve"> </w:t>
      </w:r>
      <w:r w:rsidRPr="00AC0CB1">
        <w:rPr>
          <w:rStyle w:val="af2"/>
          <w:rFonts w:hint="cs"/>
          <w:rtl/>
        </w:rPr>
        <w:t>ד</w:t>
      </w:r>
      <w:r w:rsidRPr="00AC0CB1">
        <w:rPr>
          <w:rStyle w:val="af2"/>
          <w:rtl/>
        </w:rPr>
        <w:t xml:space="preserve">'איש או אשה כי יעשו מכל חטאת האדם' </w:t>
      </w:r>
      <w:r w:rsidRPr="007435EB">
        <w:rPr>
          <w:rtl/>
        </w:rPr>
        <w:t>- השוה הכתוב איש לאשה לכל עונשין שבתורה.</w:t>
      </w:r>
    </w:p>
    <w:p w14:paraId="0B8B5DD1" w14:textId="77777777" w:rsidR="00E8089F" w:rsidRPr="007435EB" w:rsidRDefault="00E8089F" w:rsidP="00E8089F">
      <w:pPr>
        <w:rPr>
          <w:rFonts w:ascii="Fb Fontext" w:hAnsi="Fb Fontext"/>
          <w:rtl/>
        </w:rPr>
      </w:pPr>
      <w:r w:rsidRPr="007435EB">
        <w:rPr>
          <w:rFonts w:ascii="Fb Fontext" w:hAnsi="Fb Fontext" w:hint="cs"/>
          <w:rtl/>
        </w:rPr>
        <w:t xml:space="preserve">הך קרא </w:t>
      </w:r>
      <w:r w:rsidRPr="00AC0CB1">
        <w:rPr>
          <w:rStyle w:val="af2"/>
          <w:rFonts w:hint="cs"/>
          <w:rtl/>
        </w:rPr>
        <w:t xml:space="preserve">ד'לא תאכל עליו חמץ' </w:t>
      </w:r>
      <w:r w:rsidR="00AB3B38">
        <w:rPr>
          <w:rFonts w:ascii="Fb Fontext" w:hAnsi="Fb Fontext" w:hint="cs"/>
          <w:rtl/>
        </w:rPr>
        <w:t>אף</w:t>
      </w:r>
      <w:r w:rsidRPr="007435EB">
        <w:rPr>
          <w:rFonts w:ascii="Fb Fontext" w:hAnsi="Fb Fontext" w:hint="cs"/>
          <w:rtl/>
        </w:rPr>
        <w:t xml:space="preserve"> לנשים דלאו בקום אכול מצה.</w:t>
      </w:r>
    </w:p>
    <w:p w14:paraId="7C9AC99A" w14:textId="77777777" w:rsidR="00E8089F" w:rsidRPr="007435EB" w:rsidRDefault="00E8089F" w:rsidP="00E8089F">
      <w:pPr>
        <w:rPr>
          <w:rFonts w:ascii="Fb Fontext" w:hAnsi="Fb Fontext"/>
          <w:rtl/>
        </w:rPr>
      </w:pPr>
      <w:r>
        <w:rPr>
          <w:rFonts w:ascii="Fb Fontext" w:hAnsi="Fb Fontext"/>
          <w:rtl/>
        </w:rPr>
        <w:t xml:space="preserve">והשתא דאתרבו להו בבל תאכל חמץ - איתרבי נמי לאכילת מצה, </w:t>
      </w:r>
      <w:r>
        <w:rPr>
          <w:rStyle w:val="affffd"/>
          <w:rFonts w:ascii="Fb Fontext" w:hAnsi="Fb Fontext"/>
          <w:rtl/>
          <w:rPrChange w:id="9155" w:author="מנוע אמוראים" w:date="2026-10-05T16:42:03Z">
            <w:rPr>
              <w:rFonts w:ascii="Fb Fontext" w:hAnsi="Fb Fontext"/>
              <w:rtl/>
            </w:rPr>
          </w:rPrChange>
        </w:rPr>
        <w:t xml:space="preserve">כר"א</w:t>
      </w:r>
      <w:r>
        <w:rPr>
          <w:rFonts w:ascii="Fb Fontext" w:hAnsi="Fb Fontext"/>
          <w:rtl/>
        </w:rPr>
        <w:t xml:space="preserve">: דנשים חייבות באכילת מצה דבר תורה, שנאמר</w:t>
      </w:r>
      <w:r w:rsidRPr="00AC0CB1">
        <w:rPr>
          <w:rStyle w:val="af2"/>
          <w:rtl/>
        </w:rPr>
        <w:t xml:space="preserve"> </w:t>
      </w:r>
      <w:r w:rsidRPr="00AC0CB1">
        <w:rPr>
          <w:rStyle w:val="af2"/>
          <w:rFonts w:hint="cs"/>
          <w:rtl/>
        </w:rPr>
        <w:t>'</w:t>
      </w:r>
      <w:r w:rsidRPr="00AC0CB1">
        <w:rPr>
          <w:rStyle w:val="af2"/>
          <w:rtl/>
        </w:rPr>
        <w:t xml:space="preserve">לא תאכל עליו חמץ וגו' </w:t>
      </w:r>
      <w:r w:rsidRPr="007435EB">
        <w:rPr>
          <w:rFonts w:ascii="Fb Fontext" w:hAnsi="Fb Fontext"/>
          <w:rtl/>
        </w:rPr>
        <w:t>כל שישנו בבל תאכל חמץ - ישנו באכילת מצה.</w:t>
      </w:r>
    </w:p>
    <w:p w14:paraId="59351F5E" w14:textId="77777777" w:rsidR="00E8089F" w:rsidRPr="007435EB" w:rsidRDefault="00E8089F" w:rsidP="00E8089F">
      <w:pPr>
        <w:rPr>
          <w:rtl/>
        </w:rPr>
      </w:pPr>
      <w:r w:rsidRPr="007435EB">
        <w:rPr>
          <w:rFonts w:ascii="Fb Fontext" w:hAnsi="Fb Fontext" w:hint="cs"/>
          <w:sz w:val="20"/>
          <w:rtl/>
        </w:rPr>
        <w:t>ומסתברא כל לרבויי נשים ולא עירובא ד</w:t>
      </w:r>
      <w:r w:rsidRPr="007435EB">
        <w:rPr>
          <w:rFonts w:ascii="Fb Fontext" w:hAnsi="Fb Fontext"/>
          <w:sz w:val="20"/>
          <w:rtl/>
        </w:rPr>
        <w:t xml:space="preserve">קאי באוכלין מרבה אוכלין, </w:t>
      </w:r>
      <w:r w:rsidRPr="007435EB">
        <w:rPr>
          <w:rFonts w:ascii="Fb Fontext" w:hAnsi="Fb Fontext" w:hint="cs"/>
          <w:sz w:val="20"/>
          <w:rtl/>
        </w:rPr>
        <w:t>ולא</w:t>
      </w:r>
      <w:r w:rsidRPr="007435EB">
        <w:rPr>
          <w:rFonts w:ascii="Fb Fontext" w:hAnsi="Fb Fontext"/>
          <w:sz w:val="20"/>
          <w:rtl/>
        </w:rPr>
        <w:t xml:space="preserve"> נאכלין.</w:t>
      </w:r>
    </w:p>
    <w:p w14:paraId="66012DE4"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w:t>
      </w:r>
      <w:r w:rsidRPr="00AC0CB1">
        <w:rPr>
          <w:rStyle w:val="af2"/>
          <w:rFonts w:hint="cs"/>
          <w:rtl/>
        </w:rPr>
        <w:t>ד</w:t>
      </w:r>
      <w:r w:rsidRPr="00AC0CB1">
        <w:rPr>
          <w:rStyle w:val="af2"/>
          <w:rtl/>
        </w:rPr>
        <w:t>'כי כל אכל חלב מן הבהמה אשר יקריב',</w:t>
      </w:r>
      <w:r w:rsidRPr="007435EB">
        <w:rPr>
          <w:rFonts w:ascii="Fb Fontext" w:hAnsi="Fb Fontext"/>
          <w:rtl/>
        </w:rPr>
        <w:t xml:space="preserve"> חלב תמימין שראוי ליקרב.</w:t>
      </w:r>
    </w:p>
    <w:p w14:paraId="564A6E60" w14:textId="77777777" w:rsidR="00E8089F" w:rsidRPr="007435EB" w:rsidRDefault="00E8089F" w:rsidP="00E8089F">
      <w:pPr>
        <w:rPr>
          <w:rtl/>
        </w:rPr>
      </w:pPr>
      <w:r w:rsidRPr="007435EB">
        <w:rPr>
          <w:rtl/>
        </w:rPr>
        <w:t xml:space="preserve">חלב בעלי מומין </w:t>
      </w:r>
      <w:r w:rsidRPr="007435EB">
        <w:rPr>
          <w:rFonts w:hint="cs"/>
          <w:rtl/>
        </w:rPr>
        <w:t>-</w:t>
      </w:r>
      <w:r w:rsidRPr="00AC0CB1">
        <w:rPr>
          <w:rStyle w:val="af2"/>
          <w:rtl/>
        </w:rPr>
        <w:t xml:space="preserve"> 'מן הבהמה'.</w:t>
      </w:r>
      <w:r w:rsidRPr="007435EB">
        <w:rPr>
          <w:rtl/>
        </w:rPr>
        <w:t xml:space="preserve"> </w:t>
      </w:r>
      <w:r w:rsidRPr="007435EB">
        <w:rPr>
          <w:rFonts w:hint="cs"/>
          <w:rtl/>
        </w:rPr>
        <w:t xml:space="preserve">| </w:t>
      </w:r>
      <w:r w:rsidRPr="007435EB">
        <w:rPr>
          <w:rtl/>
        </w:rPr>
        <w:t>חלב חולין –</w:t>
      </w:r>
      <w:r w:rsidRPr="00AC0CB1">
        <w:rPr>
          <w:rStyle w:val="af2"/>
          <w:rFonts w:hint="cs"/>
          <w:rtl/>
        </w:rPr>
        <w:t>'</w:t>
      </w:r>
      <w:r w:rsidRPr="00AC0CB1">
        <w:rPr>
          <w:rStyle w:val="af2"/>
          <w:rtl/>
        </w:rPr>
        <w:t>כי כל'.</w:t>
      </w:r>
    </w:p>
    <w:p w14:paraId="00793DF5" w14:textId="77777777" w:rsidR="00E8089F" w:rsidRPr="007435EB" w:rsidRDefault="00E8089F" w:rsidP="00E8089F">
      <w:pPr>
        <w:rPr>
          <w:rFonts w:cs="Guttman Vilna"/>
          <w:b/>
          <w:bCs/>
          <w:rtl/>
        </w:rPr>
      </w:pPr>
      <w:r w:rsidRPr="007435EB">
        <w:rPr>
          <w:rtl/>
        </w:rPr>
        <w:t xml:space="preserve">- </w:t>
      </w:r>
      <w:r w:rsidR="00AB3B38">
        <w:rPr>
          <w:rtl/>
        </w:rPr>
        <w:t>שם</w:t>
      </w:r>
      <w:r w:rsidRPr="007435EB">
        <w:rPr>
          <w:rtl/>
        </w:rPr>
        <w:t xml:space="preserve"> דליכא אוכלין - מרבה נאכלין.</w:t>
      </w:r>
    </w:p>
    <w:p w14:paraId="464A94C1" w14:textId="77777777" w:rsidR="00E8089F" w:rsidRPr="007435EB" w:rsidRDefault="00AB3B38" w:rsidP="00E8089F">
      <w:pPr>
        <w:rPr>
          <w:rtl/>
        </w:rPr>
      </w:pPr>
      <w:r>
        <w:rPr>
          <w:rFonts w:ascii="Fb Fontext" w:hAnsi="Fb Fontext"/>
          <w:sz w:val="20"/>
          <w:rtl/>
        </w:rPr>
        <w:t>כאן</w:t>
      </w:r>
      <w:r w:rsidR="00E8089F" w:rsidRPr="007435EB">
        <w:rPr>
          <w:rFonts w:ascii="Fb Fontext" w:hAnsi="Fb Fontext"/>
          <w:sz w:val="20"/>
          <w:rtl/>
        </w:rPr>
        <w:t xml:space="preserve"> דאיכא אוכלין - לא שביק להו לאוכלין ומרבה נאכלין.</w:t>
      </w:r>
    </w:p>
    <w:p w14:paraId="36398529" w14:textId="77777777" w:rsidR="00E8089F" w:rsidRPr="007435EB" w:rsidRDefault="00E8089F" w:rsidP="00E8089F">
      <w:pPr>
        <w:rPr>
          <w:rtl/>
        </w:rPr>
      </w:pPr>
      <w:r w:rsidRPr="007435EB">
        <w:rPr>
          <w:rFonts w:ascii="Fb Fontext" w:hAnsi="Fb Fontext"/>
          <w:rtl/>
        </w:rPr>
        <w:t>ורבנן דלית להו עירוב –</w:t>
      </w:r>
      <w:r w:rsidRPr="00AC0CB1">
        <w:rPr>
          <w:rStyle w:val="af2"/>
          <w:rtl/>
        </w:rPr>
        <w:t xml:space="preserve"> </w:t>
      </w:r>
      <w:r w:rsidRPr="00AC0CB1">
        <w:rPr>
          <w:rStyle w:val="af2"/>
          <w:rFonts w:hint="cs"/>
          <w:rtl/>
        </w:rPr>
        <w:t>'</w:t>
      </w:r>
      <w:r w:rsidRPr="00AC0CB1">
        <w:rPr>
          <w:rStyle w:val="af2"/>
          <w:rtl/>
        </w:rPr>
        <w:t>כל</w:t>
      </w:r>
      <w:r w:rsidRPr="00AC0CB1">
        <w:rPr>
          <w:rStyle w:val="af2"/>
          <w:rFonts w:hint="cs"/>
          <w:rtl/>
        </w:rPr>
        <w:t>'</w:t>
      </w:r>
      <w:r w:rsidRPr="00AC0CB1">
        <w:rPr>
          <w:rStyle w:val="af2"/>
          <w:rtl/>
        </w:rPr>
        <w:t xml:space="preserve"> </w:t>
      </w:r>
      <w:r w:rsidRPr="007435EB">
        <w:rPr>
          <w:rFonts w:ascii="Fb Fontext" w:hAnsi="Fb Fontext"/>
          <w:rtl/>
        </w:rPr>
        <w:t>לא דרשי.</w:t>
      </w:r>
      <w:r w:rsidRPr="00AC0CB1">
        <w:rPr>
          <w:rStyle w:val="af2"/>
          <w:rFonts w:hint="cs"/>
          <w:rtl/>
        </w:rPr>
        <w:t xml:space="preserve"> 'וכי כל' </w:t>
      </w:r>
      <w:r w:rsidRPr="007435EB">
        <w:rPr>
          <w:rFonts w:ascii="Fb Fontext" w:hAnsi="Fb Fontext" w:hint="cs"/>
          <w:rtl/>
        </w:rPr>
        <w:t>דרשי לנשים</w:t>
      </w:r>
      <w:r w:rsidR="0011715B">
        <w:rPr>
          <w:rFonts w:ascii="Fb Fontext" w:hAnsi="Fb Fontext" w:hint="cs"/>
          <w:rtl/>
        </w:rPr>
        <w:t>.</w:t>
      </w:r>
    </w:p>
    <w:p w14:paraId="57B63B0D" w14:textId="77777777" w:rsidR="00E8089F" w:rsidRPr="007435EB" w:rsidRDefault="00E8089F" w:rsidP="00E8089F">
      <w:pPr>
        <w:rPr>
          <w:rtl/>
        </w:rPr>
      </w:pPr>
      <w:r>
        <w:rPr>
          <w:rStyle w:val="affffd"/>
          <w:rFonts w:ascii="Fb Fontext" w:hAnsi="Fb Fontext" w:hint="cs"/>
          <w:sz w:val="20"/>
          <w:rtl/>
          <w:rPrChange w:id="9156" w:author="מנוע אמוראים" w:date="2026-10-05T16:42:03Z">
            <w:rPr>
              <w:rFonts w:ascii="Fb Fontext" w:hAnsi="Fb Fontext" w:hint="cs"/>
              <w:sz w:val="20"/>
              <w:rtl/>
            </w:rPr>
          </w:rPrChange>
        </w:rPr>
        <w:t xml:space="preserve">ולר</w:t>
      </w:r>
      <w:r>
        <w:rPr>
          <w:rStyle w:val="affffd"/>
          <w:rFonts w:ascii="Fb Fontext" w:hAnsi="Fb Fontext"/>
          <w:sz w:val="20"/>
          <w:rtl/>
          <w:rPrChange w:id="9157" w:author="מנוע אמוראים" w:date="2026-10-05T16:42:03Z">
            <w:rPr>
              <w:rFonts w:ascii="Fb Fontext" w:hAnsi="Fb Fontext"/>
              <w:sz w:val="20"/>
              <w:rtl/>
            </w:rPr>
          </w:rPrChange>
        </w:rPr>
        <w:t xml:space="preserve">"</w:t>
      </w:r>
      <w:r>
        <w:rPr>
          <w:rStyle w:val="affffd"/>
          <w:rFonts w:ascii="Fb Fontext" w:hAnsi="Fb Fontext" w:hint="cs"/>
          <w:sz w:val="20"/>
          <w:rtl/>
          <w:rPrChange w:id="9158" w:author="מנוע אמוראים" w:date="2026-10-05T16:42:03Z">
            <w:rPr>
              <w:rFonts w:ascii="Fb Fontext" w:hAnsi="Fb Fontext" w:hint="cs"/>
              <w:sz w:val="20"/>
              <w:rtl/>
            </w:rPr>
          </w:rPrChange>
        </w:rPr>
        <w:t xml:space="preserve">א</w:t>
      </w:r>
      <w:r w:rsidRPr="00AC0CB1">
        <w:rPr>
          <w:rStyle w:val="af2"/>
          <w:rFonts w:hint="cs"/>
          <w:rtl/>
        </w:rPr>
        <w:t xml:space="preserve"> 'כל' </w:t>
      </w:r>
      <w:r w:rsidRPr="007435EB">
        <w:rPr>
          <w:rFonts w:ascii="Fb Fontext" w:hAnsi="Fb Fontext" w:hint="cs"/>
          <w:sz w:val="20"/>
          <w:rtl/>
        </w:rPr>
        <w:t>לרבות נשים כי כל לרבות עירובו.</w:t>
      </w:r>
    </w:p>
    <w:p w14:paraId="050454AB" w14:textId="77777777" w:rsidR="00E8089F" w:rsidRPr="007435EB" w:rsidRDefault="00E8089F" w:rsidP="00E8089F">
      <w:pPr>
        <w:rPr>
          <w:rtl/>
        </w:rPr>
      </w:pPr>
      <w:r>
        <w:rPr>
          <w:rFonts w:ascii="Fb Fontext" w:hAnsi="Fb Fontext" w:hint="cs"/>
          <w:rtl/>
        </w:rPr>
        <w:t xml:space="preserve">וקשיא </w:t>
      </w:r>
      <w:r>
        <w:rPr>
          <w:rStyle w:val="affffd"/>
          <w:rFonts w:ascii="Fb Fontext" w:hAnsi="Fb Fontext" w:hint="cs"/>
          <w:rtl/>
          <w:rPrChange w:id="9159" w:author="מנוע אמוראים" w:date="2026-10-05T16:42:03Z">
            <w:rPr>
              <w:rFonts w:ascii="Fb Fontext" w:hAnsi="Fb Fontext" w:hint="cs"/>
              <w:rtl/>
            </w:rPr>
          </w:rPrChange>
        </w:rPr>
        <w:t xml:space="preserve">לר</w:t>
      </w:r>
      <w:r>
        <w:rPr>
          <w:rStyle w:val="affffd"/>
          <w:rFonts w:ascii="Fb Fontext" w:hAnsi="Fb Fontext"/>
          <w:rtl/>
          <w:rPrChange w:id="9160" w:author="מנוע אמוראים" w:date="2026-10-05T16:42:03Z">
            <w:rPr>
              <w:rFonts w:ascii="Fb Fontext" w:hAnsi="Fb Fontext"/>
              <w:rtl/>
            </w:rPr>
          </w:rPrChange>
        </w:rPr>
        <w:t xml:space="preserve">"</w:t>
      </w:r>
      <w:r>
        <w:rPr>
          <w:rStyle w:val="affffd"/>
          <w:rFonts w:ascii="Fb Fontext" w:hAnsi="Fb Fontext" w:hint="cs"/>
          <w:rtl/>
          <w:rPrChange w:id="9161" w:author="מנוע אמוראים" w:date="2026-10-05T16:42:03Z">
            <w:rPr>
              <w:rFonts w:ascii="Fb Fontext" w:hAnsi="Fb Fontext" w:hint="cs"/>
              <w:rtl/>
            </w:rPr>
          </w:rPrChange>
        </w:rPr>
        <w:t xml:space="preserve">א</w:t>
      </w:r>
      <w:r>
        <w:rPr>
          <w:rFonts w:ascii="Fb Fontext" w:hAnsi="Fb Fontext" w:hint="cs"/>
          <w:rtl/>
        </w:rPr>
        <w:t xml:space="preserve"> דשאור בל תקטירו מקצתו גם לא דכל, ועירובו לא לזכי כל והא </w:t>
      </w:r>
      <w:r>
        <w:rPr>
          <w:rStyle w:val="affffd"/>
          <w:rFonts w:ascii="Fb Fontext" w:hAnsi="Fb Fontext" w:hint="cs"/>
          <w:rtl/>
          <w:rPrChange w:id="9162" w:author="מנוע אמוראים" w:date="2026-10-05T16:42:03Z">
            <w:rPr>
              <w:rFonts w:ascii="Fb Fontext" w:hAnsi="Fb Fontext" w:hint="cs"/>
              <w:rtl/>
            </w:rPr>
          </w:rPrChange>
        </w:rPr>
        <w:t xml:space="preserve">ר</w:t>
      </w:r>
      <w:r>
        <w:rPr>
          <w:rStyle w:val="affffd"/>
          <w:rFonts w:ascii="Fb Fontext" w:hAnsi="Fb Fontext"/>
          <w:rtl/>
          <w:rPrChange w:id="9163" w:author="מנוע אמוראים" w:date="2026-10-05T16:42:03Z">
            <w:rPr>
              <w:rFonts w:ascii="Fb Fontext" w:hAnsi="Fb Fontext"/>
              <w:rtl/>
            </w:rPr>
          </w:rPrChange>
        </w:rPr>
        <w:t xml:space="preserve">"</w:t>
      </w:r>
      <w:r>
        <w:rPr>
          <w:rStyle w:val="affffd"/>
          <w:rFonts w:ascii="Fb Fontext" w:hAnsi="Fb Fontext" w:hint="cs"/>
          <w:rtl/>
          <w:rPrChange w:id="9164" w:author="מנוע אמוראים" w:date="2026-10-05T16:42:03Z">
            <w:rPr>
              <w:rFonts w:ascii="Fb Fontext" w:hAnsi="Fb Fontext" w:hint="cs"/>
              <w:rtl/>
            </w:rPr>
          </w:rPrChange>
        </w:rPr>
        <w:t xml:space="preserve">א</w:t>
      </w:r>
      <w:r>
        <w:rPr>
          <w:rFonts w:ascii="Fb Fontext" w:hAnsi="Fb Fontext" w:hint="cs"/>
          <w:rtl/>
        </w:rPr>
        <w:t xml:space="preserve"> לא דריש כי כל</w:t>
      </w:r>
    </w:p>
    <w:p w14:paraId="1230C9AA" w14:textId="56E892FA" w:rsidR="00E8089F" w:rsidRPr="007435EB" w:rsidRDefault="00F47631" w:rsidP="00F47631">
      <w:pPr>
        <w:pStyle w:val="affd"/>
        <w:rPr>
          <w:bCs/>
          <w:rtl/>
        </w:rPr>
      </w:pPr>
      <w:r>
        <w:rPr>
          <w:rFonts w:hint="cs"/>
          <w:rtl/>
        </w:rPr>
        <w:t>***</w:t>
      </w:r>
    </w:p>
    <w:p w14:paraId="74B5324E" w14:textId="77777777" w:rsidR="00E8089F" w:rsidRPr="007435EB" w:rsidRDefault="00E8089F" w:rsidP="005C3FF1">
      <w:pPr>
        <w:pStyle w:val="afff"/>
        <w:framePr w:wrap="around"/>
        <w:rPr>
          <w:rtl/>
        </w:rPr>
      </w:pPr>
      <w:r w:rsidRPr="007435EB">
        <w:rPr>
          <w:rFonts w:hint="cs"/>
          <w:rtl/>
        </w:rPr>
        <w:t>מד.</w:t>
      </w:r>
    </w:p>
    <w:p w14:paraId="6657D956" w14:textId="77777777" w:rsidR="00E8089F" w:rsidRPr="007435EB" w:rsidRDefault="00E8089F" w:rsidP="00E8089F">
      <w:pPr>
        <w:rPr>
          <w:rtl/>
        </w:rPr>
      </w:pPr>
      <w:r>
        <w:rPr>
          <w:rFonts w:ascii="Fb Fontext" w:hAnsi="Fb Fontext"/>
          <w:rtl/>
        </w:rPr>
        <w:t xml:space="preserve">רבי אבהו </w:t>
      </w:r>
      <w:r>
        <w:rPr>
          <w:rStyle w:val="affffd"/>
          <w:rFonts w:ascii="Fb Fontext" w:hAnsi="Fb Fontext"/>
          <w:rtl/>
          <w:rPrChange w:id="9165" w:author="מנוע אמוראים" w:date="2026-10-05T16:42:03Z">
            <w:rPr>
              <w:rFonts w:ascii="Fb Fontext" w:hAnsi="Fb Fontext"/>
              <w:rtl/>
            </w:rPr>
          </w:rPrChange>
        </w:rPr>
        <w:t xml:space="preserve">מרי"ו</w:t>
      </w:r>
      <w:r>
        <w:rPr>
          <w:rFonts w:ascii="Fb Fontext" w:hAnsi="Fb Fontext"/>
          <w:rtl/>
        </w:rPr>
        <w:t xml:space="preserve">: כל איסורין שבתורה אין היתר מצטרף לאיסור.</w:t>
      </w:r>
    </w:p>
    <w:p w14:paraId="5339B3F3" w14:textId="77777777" w:rsidR="00E8089F" w:rsidRPr="007435EB" w:rsidRDefault="00E8089F" w:rsidP="00E8089F">
      <w:pPr>
        <w:pStyle w:val="affff7"/>
        <w:rPr>
          <w:rtl/>
        </w:rPr>
      </w:pPr>
      <w:r w:rsidRPr="007435EB">
        <w:rPr>
          <w:rtl/>
        </w:rPr>
        <w:t>- חוץ מאיסורי נזיר, שהרי אמרה תורה</w:t>
      </w:r>
      <w:r w:rsidRPr="00AC0CB1">
        <w:rPr>
          <w:rStyle w:val="af2"/>
          <w:rtl/>
        </w:rPr>
        <w:t xml:space="preserve"> 'משרת'.</w:t>
      </w:r>
    </w:p>
    <w:p w14:paraId="67B946D8" w14:textId="77777777" w:rsidR="00E8089F" w:rsidRPr="007435EB" w:rsidRDefault="00E8089F" w:rsidP="00E8089F">
      <w:pPr>
        <w:rPr>
          <w:rtl/>
        </w:rPr>
      </w:pPr>
      <w:r>
        <w:rPr>
          <w:rFonts w:ascii="Fb Fontext" w:hAnsi="Fb Fontext"/>
          <w:rtl/>
        </w:rPr>
        <w:t xml:space="preserve">וזעירי אמר: אף שאור בל תקטירו. </w:t>
      </w:r>
      <w:r>
        <w:rPr>
          <w:rStyle w:val="affffd"/>
          <w:rFonts w:ascii="Fb Fontext" w:hAnsi="Fb Fontext"/>
          <w:rtl/>
          <w:rPrChange w:id="9166" w:author="מנוע אמוראים" w:date="2026-10-05T16:42:03Z">
            <w:rPr>
              <w:rFonts w:ascii="Fb Fontext" w:hAnsi="Fb Fontext"/>
              <w:rtl/>
            </w:rPr>
          </w:rPrChange>
        </w:rPr>
        <w:t xml:space="preserve">וכר"א</w:t>
      </w:r>
      <w:r>
        <w:rPr>
          <w:rFonts w:ascii="Fb Fontext" w:hAnsi="Fb Fontext"/>
          <w:rtl/>
        </w:rPr>
        <w:t xml:space="preserve"> דדריש כל. וה"נ לענין חמץ בפסח</w:t>
      </w:r>
      <w:r w:rsidRPr="007435EB">
        <w:rPr>
          <w:rFonts w:ascii="Fb Fontext" w:hAnsi="Fb Fontext" w:hint="cs"/>
          <w:rtl/>
        </w:rPr>
        <w:t>.</w:t>
      </w:r>
    </w:p>
    <w:p w14:paraId="49DFB6F1" w14:textId="77777777" w:rsidR="00E8089F" w:rsidRPr="007435EB" w:rsidRDefault="00E8089F" w:rsidP="00E8089F">
      <w:pPr>
        <w:rPr>
          <w:rFonts w:cs="Guttman Vilna"/>
          <w:b/>
          <w:bCs/>
          <w:rtl/>
        </w:rPr>
      </w:pPr>
      <w:r w:rsidRPr="007435EB">
        <w:rPr>
          <w:rFonts w:hint="cs"/>
          <w:rtl/>
        </w:rPr>
        <w:t>ו</w:t>
      </w:r>
      <w:r w:rsidRPr="007435EB">
        <w:rPr>
          <w:rtl/>
        </w:rPr>
        <w:t>לאפוקי מדאביי, ד</w:t>
      </w:r>
      <w:r w:rsidRPr="007435EB">
        <w:rPr>
          <w:rFonts w:hint="cs"/>
          <w:rtl/>
        </w:rPr>
        <w:t>ס</w:t>
      </w:r>
      <w:r w:rsidRPr="007435EB">
        <w:rPr>
          <w:rtl/>
        </w:rPr>
        <w:t>"</w:t>
      </w:r>
      <w:r w:rsidRPr="007435EB">
        <w:rPr>
          <w:rFonts w:hint="cs"/>
          <w:rtl/>
        </w:rPr>
        <w:t xml:space="preserve">ל </w:t>
      </w:r>
      <w:r w:rsidRPr="007435EB">
        <w:rPr>
          <w:rtl/>
        </w:rPr>
        <w:t>יש הקטרה לפחות מכזית, קמ"ל דהקטרה לאו לפחות מכזית.</w:t>
      </w:r>
    </w:p>
    <w:p w14:paraId="267A19AA" w14:textId="559495D4" w:rsidR="00E8089F" w:rsidRPr="007435EB" w:rsidRDefault="00F47631" w:rsidP="00F47631">
      <w:pPr>
        <w:pStyle w:val="affd"/>
        <w:rPr>
          <w:bCs/>
          <w:rtl/>
        </w:rPr>
      </w:pPr>
      <w:r>
        <w:rPr>
          <w:rFonts w:hint="cs"/>
          <w:rtl/>
        </w:rPr>
        <w:t>***</w:t>
      </w:r>
    </w:p>
    <w:p w14:paraId="353747A1" w14:textId="77777777" w:rsidR="00E8089F" w:rsidRPr="007435EB" w:rsidRDefault="00E8089F" w:rsidP="00E8089F">
      <w:pPr>
        <w:rPr>
          <w:rtl/>
        </w:rPr>
      </w:pPr>
      <w:r w:rsidRPr="007435EB">
        <w:rPr>
          <w:rFonts w:ascii="Fb Fontext" w:hAnsi="Fb Fontext"/>
          <w:sz w:val="20"/>
          <w:rtl/>
        </w:rPr>
        <w:t xml:space="preserve">יתיב רב דימי וקאמר לה להא שמעתא. </w:t>
      </w:r>
      <w:r w:rsidRPr="007435EB">
        <w:rPr>
          <w:rFonts w:ascii="Fb Fontext" w:hAnsi="Fb Fontext" w:hint="cs"/>
          <w:sz w:val="20"/>
          <w:rtl/>
        </w:rPr>
        <w:t>דכל איסורין שבתורה אין היתר מצטרף לאיסור.</w:t>
      </w:r>
    </w:p>
    <w:p w14:paraId="24C3C029" w14:textId="7454940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Fonts w:hint="cs"/>
          <w:rtl/>
        </w:rPr>
        <w:t>והך</w:t>
      </w:r>
      <w:r w:rsidR="00E8089F" w:rsidRPr="007435EB">
        <w:rPr>
          <w:rFonts w:ascii="Fb Fontext" w:hAnsi="Fb Fontext" w:hint="cs"/>
          <w:rtl/>
        </w:rPr>
        <w:t xml:space="preserve"> ד</w:t>
      </w:r>
      <w:r w:rsidR="00E8089F" w:rsidRPr="007435EB">
        <w:rPr>
          <w:rFonts w:ascii="Fb Fontext" w:hAnsi="Fb Fontext"/>
          <w:rtl/>
        </w:rPr>
        <w:t>המקפה של תרומה, והשום והשמן של חולין, ונגע טבו"</w:t>
      </w:r>
      <w:r w:rsidR="00E8089F" w:rsidRPr="007435EB">
        <w:rPr>
          <w:rFonts w:ascii="Fb Fontext" w:hAnsi="Fb Fontext" w:hint="cs"/>
          <w:rtl/>
        </w:rPr>
        <w:t>י</w:t>
      </w:r>
      <w:r w:rsidR="00E8089F" w:rsidRPr="007435EB">
        <w:rPr>
          <w:rFonts w:ascii="Fb Fontext" w:hAnsi="Fb Fontext"/>
          <w:rtl/>
        </w:rPr>
        <w:t xml:space="preserve"> במקצתן - פסל את כולן.</w:t>
      </w:r>
    </w:p>
    <w:p w14:paraId="04AFA21D" w14:textId="77777777" w:rsidR="00E8089F" w:rsidRPr="007435EB" w:rsidRDefault="00E8089F" w:rsidP="00E8089F">
      <w:pPr>
        <w:rPr>
          <w:rtl/>
        </w:rPr>
      </w:pPr>
      <w:r w:rsidRPr="007435EB">
        <w:rPr>
          <w:rtl/>
        </w:rPr>
        <w:t>המקפה של חולין והשום והשמן של תרומה ונגע טבו"</w:t>
      </w:r>
      <w:r w:rsidRPr="007435EB">
        <w:rPr>
          <w:rFonts w:hint="cs"/>
          <w:rtl/>
        </w:rPr>
        <w:t>י</w:t>
      </w:r>
      <w:r w:rsidRPr="007435EB">
        <w:rPr>
          <w:rtl/>
        </w:rPr>
        <w:t xml:space="preserve"> במקצתן-לא פסל אלא מקום מגעו בלבד</w:t>
      </w:r>
    </w:p>
    <w:p w14:paraId="60EAF55F" w14:textId="77777777" w:rsidR="00E8089F" w:rsidRPr="007435EB" w:rsidRDefault="00E8089F" w:rsidP="00E8089F">
      <w:pPr>
        <w:rPr>
          <w:rtl/>
        </w:rPr>
      </w:pPr>
      <w:r w:rsidRPr="007435EB">
        <w:rPr>
          <w:rtl/>
        </w:rPr>
        <w:t xml:space="preserve">מקום מגעו </w:t>
      </w:r>
      <w:r w:rsidRPr="007435EB">
        <w:rPr>
          <w:rFonts w:hint="cs"/>
          <w:rtl/>
        </w:rPr>
        <w:t>פסול: ולא אמרי</w:t>
      </w:r>
      <w:r w:rsidRPr="007435EB">
        <w:rPr>
          <w:rtl/>
        </w:rPr>
        <w:t>'</w:t>
      </w:r>
      <w:r w:rsidRPr="007435EB">
        <w:rPr>
          <w:rFonts w:hint="cs"/>
          <w:rtl/>
        </w:rPr>
        <w:t xml:space="preserve"> ביטול ברוב דדאוריתא הוא דזר לוקה עליהן בכזית.</w:t>
      </w:r>
    </w:p>
    <w:p w14:paraId="30D41840" w14:textId="77777777" w:rsidR="00E8089F" w:rsidRPr="007435EB" w:rsidRDefault="00E8089F" w:rsidP="00E8089F">
      <w:pPr>
        <w:rPr>
          <w:rtl/>
        </w:rPr>
      </w:pPr>
      <w:r w:rsidRPr="007435EB">
        <w:rPr>
          <w:rFonts w:ascii="Fb Fontext" w:hAnsi="Fb Fontext" w:hint="cs"/>
          <w:sz w:val="20"/>
          <w:rtl/>
        </w:rPr>
        <w:t>כזית: לאו משום דהיתר מצטרף לאיסור אלא דכזית כדי אכילת פרס דדאורייתא הוא.</w:t>
      </w:r>
    </w:p>
    <w:p w14:paraId="53B327D0" w14:textId="4D4FD3F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Fonts w:hint="cs"/>
          <w:rtl/>
        </w:rPr>
        <w:t>והך</w:t>
      </w:r>
      <w:r w:rsidR="00E8089F" w:rsidRPr="007435EB">
        <w:rPr>
          <w:rFonts w:ascii="Fb Fontext" w:hAnsi="Fb Fontext" w:hint="cs"/>
          <w:rtl/>
        </w:rPr>
        <w:t xml:space="preserve"> ד</w:t>
      </w:r>
      <w:r w:rsidR="00A01BBB">
        <w:rPr>
          <w:rFonts w:ascii="Fb Fontext" w:hAnsi="Fb Fontext" w:hint="cs"/>
          <w:rtl/>
        </w:rPr>
        <w:t xml:space="preserve">חלקו </w:t>
      </w:r>
      <w:r>
        <w:rPr>
          <w:rFonts w:ascii="Fb Fontext" w:hAnsi="Fb Fontext" w:hint="cs"/>
          <w:rtl/>
        </w:rPr>
        <w:t xml:space="preserve">רבנן </w:t>
      </w:r>
      <w:r>
        <w:rPr>
          <w:rStyle w:val="affffd"/>
          <w:rFonts w:ascii="Fb Fontext" w:hAnsi="Fb Fontext" w:hint="cs"/>
          <w:rtl/>
          <w:rPrChange w:id="9167" w:author="מנוע אמוראים" w:date="2026-10-05T16:42:03Z">
            <w:rPr>
              <w:rFonts w:ascii="Fb Fontext" w:hAnsi="Fb Fontext" w:hint="cs"/>
              <w:rtl/>
            </w:rPr>
          </w:rPrChange>
        </w:rPr>
        <w:t xml:space="preserve">אר</w:t>
      </w:r>
      <w:r>
        <w:rPr>
          <w:rStyle w:val="affffd"/>
          <w:rFonts w:ascii="Fb Fontext" w:hAnsi="Fb Fontext"/>
          <w:rtl/>
          <w:rPrChange w:id="9168" w:author="מנוע אמוראים" w:date="2026-10-05T16:42:03Z">
            <w:rPr>
              <w:rFonts w:ascii="Fb Fontext" w:hAnsi="Fb Fontext"/>
              <w:rtl/>
            </w:rPr>
          </w:rPrChange>
        </w:rPr>
        <w:t xml:space="preserve">"</w:t>
      </w:r>
      <w:r>
        <w:rPr>
          <w:rStyle w:val="affffd"/>
          <w:rFonts w:ascii="Fb Fontext" w:hAnsi="Fb Fontext" w:hint="cs"/>
          <w:rtl/>
          <w:rPrChange w:id="9169" w:author="מנוע אמוראים" w:date="2026-10-05T16:42:03Z">
            <w:rPr>
              <w:rFonts w:ascii="Fb Fontext" w:hAnsi="Fb Fontext" w:hint="cs"/>
              <w:rtl/>
            </w:rPr>
          </w:rPrChange>
        </w:rPr>
        <w:t xml:space="preserve">א</w:t>
      </w:r>
      <w:r>
        <w:rPr>
          <w:rFonts w:ascii="Fb Fontext" w:hAnsi="Fb Fontext" w:hint="cs"/>
          <w:rtl/>
        </w:rPr>
        <w:t xml:space="preserve"> וכותח הבבלי דלית ביה כזית בכדי אכילת פרס.</w:t>
      </w:r>
    </w:p>
    <w:p w14:paraId="1B0B4B3A" w14:textId="77777777" w:rsidR="00E8089F" w:rsidRPr="007435EB" w:rsidRDefault="00E8089F" w:rsidP="00E8089F">
      <w:pPr>
        <w:rPr>
          <w:rtl/>
        </w:rPr>
      </w:pPr>
      <w:r w:rsidRPr="007435EB">
        <w:rPr>
          <w:rFonts w:ascii="Fb Fontext" w:hAnsi="Fb Fontext" w:hint="cs"/>
          <w:sz w:val="20"/>
          <w:rtl/>
        </w:rPr>
        <w:t>דאי בעין אכיל בטלה דעתו אצל כל אדם, ואי טבל ואכל, ליכא בחמץ כזית בכדי אכילת פרס.</w:t>
      </w:r>
    </w:p>
    <w:p w14:paraId="1B51C2CB" w14:textId="5C6E64F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Fonts w:hint="cs"/>
          <w:rtl/>
        </w:rPr>
        <w:t>והך</w:t>
      </w:r>
      <w:r w:rsidR="00E8089F" w:rsidRPr="007435EB">
        <w:rPr>
          <w:rFonts w:ascii="Fb Fontext" w:hAnsi="Fb Fontext" w:hint="cs"/>
          <w:rtl/>
        </w:rPr>
        <w:t xml:space="preserve"> דש</w:t>
      </w:r>
      <w:r w:rsidR="00E8089F" w:rsidRPr="007435EB">
        <w:rPr>
          <w:rFonts w:ascii="Fb Fontext" w:hAnsi="Fb Fontext"/>
          <w:rtl/>
        </w:rPr>
        <w:t>תי קדירות, אחת של חולין ואחת של תרומה.</w:t>
      </w:r>
    </w:p>
    <w:p w14:paraId="2AAAAD9B" w14:textId="77777777" w:rsidR="00E8089F" w:rsidRPr="007435EB" w:rsidRDefault="00E8089F" w:rsidP="00E8089F">
      <w:pPr>
        <w:rPr>
          <w:rtl/>
        </w:rPr>
      </w:pPr>
      <w:r w:rsidRPr="007435EB">
        <w:rPr>
          <w:rtl/>
        </w:rPr>
        <w:t>ולפניהן שתי מדוכות, אחת של חולין ואחת של תרומה. ונפלו אלו לתוך אלו מותרין.</w:t>
      </w:r>
    </w:p>
    <w:p w14:paraId="70D2CE33" w14:textId="77777777" w:rsidR="00E8089F" w:rsidRPr="007435EB" w:rsidRDefault="00E8089F" w:rsidP="00E8089F">
      <w:pPr>
        <w:rPr>
          <w:rtl/>
        </w:rPr>
      </w:pPr>
      <w:r w:rsidRPr="007435EB">
        <w:rPr>
          <w:rFonts w:ascii="Fb Fontext" w:hAnsi="Fb Fontext"/>
          <w:sz w:val="20"/>
          <w:rtl/>
        </w:rPr>
        <w:t xml:space="preserve">שאני אומר: תרומה לתוך התרומה נפלה, וחולין לתוך חולין נפלו. </w:t>
      </w:r>
      <w:r w:rsidRPr="007435EB">
        <w:rPr>
          <w:rFonts w:ascii="Fb Fontext" w:hAnsi="Fb Fontext" w:hint="cs"/>
          <w:sz w:val="20"/>
          <w:rtl/>
        </w:rPr>
        <w:t>-הנח לתרומת תבלין דרבנן.</w:t>
      </w:r>
    </w:p>
    <w:p w14:paraId="623D71E3" w14:textId="1296F3D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Fonts w:hint="cs"/>
          <w:rtl/>
        </w:rPr>
        <w:t>והך</w:t>
      </w:r>
      <w:r w:rsidR="00E8089F" w:rsidRPr="007435EB">
        <w:rPr>
          <w:rFonts w:ascii="Fb Fontext" w:hAnsi="Fb Fontext" w:hint="cs"/>
          <w:rtl/>
        </w:rPr>
        <w:t xml:space="preserve"> ד</w:t>
      </w:r>
      <w:r w:rsidR="00E8089F" w:rsidRPr="007435EB">
        <w:rPr>
          <w:rFonts w:ascii="Fb Fontext" w:hAnsi="Fb Fontext"/>
          <w:rtl/>
        </w:rPr>
        <w:t>שתי קופות, אחת של חולין ואחת של תרומה.</w:t>
      </w:r>
    </w:p>
    <w:p w14:paraId="6A46F8F0" w14:textId="77777777" w:rsidR="00E8089F" w:rsidRPr="007435EB" w:rsidRDefault="00E8089F" w:rsidP="00E8089F">
      <w:pPr>
        <w:rPr>
          <w:rtl/>
        </w:rPr>
      </w:pPr>
      <w:r w:rsidRPr="007435EB">
        <w:rPr>
          <w:rtl/>
        </w:rPr>
        <w:t>ולפניהם שתי סאין אחת של חולין ואחת של תרומה, ונפלו אלו לתוך אלו - מותרין.</w:t>
      </w:r>
    </w:p>
    <w:p w14:paraId="3FC90979" w14:textId="77777777" w:rsidR="00E8089F" w:rsidRPr="007435EB" w:rsidRDefault="00E8089F" w:rsidP="00E8089F">
      <w:pPr>
        <w:rPr>
          <w:rtl/>
        </w:rPr>
      </w:pPr>
      <w:r w:rsidRPr="007435EB">
        <w:rPr>
          <w:rtl/>
        </w:rPr>
        <w:t>שאני אומר חולין לתוך חולין נפלו, תרומה לתוך תרומה נפלה.</w:t>
      </w:r>
      <w:r w:rsidRPr="007435EB">
        <w:rPr>
          <w:rFonts w:hint="cs"/>
          <w:rtl/>
        </w:rPr>
        <w:t xml:space="preserve">- </w:t>
      </w:r>
      <w:r w:rsidRPr="007435EB">
        <w:rPr>
          <w:rtl/>
        </w:rPr>
        <w:t>הנח לתרומה בזמן הזה, דרבנן.</w:t>
      </w:r>
    </w:p>
    <w:p w14:paraId="1E7D2B38" w14:textId="2AB18D03" w:rsidR="00E8089F" w:rsidRPr="007435EB" w:rsidRDefault="00F47631" w:rsidP="00F47631">
      <w:pPr>
        <w:pStyle w:val="affd"/>
        <w:rPr>
          <w:bCs/>
          <w:rtl/>
        </w:rPr>
      </w:pPr>
      <w:r>
        <w:rPr>
          <w:rFonts w:hint="cs"/>
          <w:rtl/>
        </w:rPr>
        <w:t>***</w:t>
      </w:r>
    </w:p>
    <w:p w14:paraId="42EFC907" w14:textId="77777777" w:rsidR="00E8089F" w:rsidRPr="007435EB" w:rsidRDefault="00E8089F" w:rsidP="005C3FF1">
      <w:pPr>
        <w:pStyle w:val="afff"/>
        <w:framePr w:wrap="around"/>
        <w:rPr>
          <w:rtl/>
        </w:rPr>
      </w:pPr>
      <w:r w:rsidRPr="007435EB">
        <w:rPr>
          <w:rFonts w:hint="cs"/>
          <w:rtl/>
        </w:rPr>
        <w:t>מד:</w:t>
      </w:r>
    </w:p>
    <w:p w14:paraId="03FFE88A" w14:textId="77777777" w:rsidR="00E8089F" w:rsidRPr="007435EB" w:rsidRDefault="00E8089F" w:rsidP="00E8089F">
      <w:pPr>
        <w:rPr>
          <w:rtl/>
        </w:rPr>
      </w:pPr>
      <w:r>
        <w:rPr>
          <w:rFonts w:ascii="Fb Fontext" w:hAnsi="Fb Fontext" w:hint="cs"/>
          <w:rtl/>
        </w:rPr>
        <w:t xml:space="preserve">כמשרת </w:t>
      </w:r>
      <w:r>
        <w:rPr>
          <w:rStyle w:val="affffd"/>
          <w:rFonts w:ascii="Fb Fontext" w:hAnsi="Fb Fontext" w:hint="cs"/>
          <w:rtl/>
          <w:rPrChange w:id="9170" w:author="מנוע אמוראים" w:date="2026-10-05T16:42:03Z">
            <w:rPr>
              <w:rFonts w:ascii="Fb Fontext" w:hAnsi="Fb Fontext" w:hint="cs"/>
              <w:rtl/>
            </w:rPr>
          </w:rPrChange>
        </w:rPr>
        <w:t xml:space="preserve">לרי</w:t>
      </w:r>
      <w:r>
        <w:rPr>
          <w:rStyle w:val="affffd"/>
          <w:rFonts w:ascii="Fb Fontext" w:hAnsi="Fb Fontext"/>
          <w:rtl/>
          <w:rPrChange w:id="9171" w:author="מנוע אמוראים" w:date="2026-10-05T16:42:03Z">
            <w:rPr>
              <w:rFonts w:ascii="Fb Fontext" w:hAnsi="Fb Fontext"/>
              <w:rtl/>
            </w:rPr>
          </w:rPrChange>
        </w:rPr>
        <w:t xml:space="preserve">"</w:t>
      </w:r>
      <w:r>
        <w:rPr>
          <w:rStyle w:val="affffd"/>
          <w:rFonts w:ascii="Fb Fontext" w:hAnsi="Fb Fontext" w:hint="cs"/>
          <w:rtl/>
          <w:rPrChange w:id="9172" w:author="מנוע אמוראים" w:date="2026-10-05T16:42:03Z">
            <w:rPr>
              <w:rFonts w:ascii="Fb Fontext" w:hAnsi="Fb Fontext" w:hint="cs"/>
              <w:rtl/>
            </w:rPr>
          </w:rPrChange>
        </w:rPr>
        <w:t xml:space="preserve">ו</w:t>
      </w:r>
      <w:r>
        <w:rPr>
          <w:rFonts w:ascii="Fb Fontext" w:hAnsi="Fb Fontext" w:hint="cs"/>
          <w:rtl/>
        </w:rPr>
        <w:t xml:space="preserve"> אתי להיתר מצטרף לאיסור.</w:t>
      </w:r>
    </w:p>
    <w:p w14:paraId="0B88A531" w14:textId="77777777" w:rsidR="00E8089F" w:rsidRPr="007435EB" w:rsidRDefault="00E8089F" w:rsidP="00E8089F">
      <w:pPr>
        <w:rPr>
          <w:rtl/>
        </w:rPr>
      </w:pPr>
      <w:r w:rsidRPr="00F46A1C">
        <w:rPr>
          <w:rStyle w:val="affffd"/>
          <w:rFonts w:hint="cs"/>
          <w:rtl/>
        </w:rPr>
        <w:t>והך</w:t>
      </w:r>
      <w:r w:rsidRPr="007435EB">
        <w:rPr>
          <w:rFonts w:hint="cs"/>
          <w:rtl/>
        </w:rPr>
        <w:t xml:space="preserve"> דמשרת </w:t>
      </w:r>
      <w:r w:rsidRPr="007435EB">
        <w:rPr>
          <w:rtl/>
        </w:rPr>
        <w:t>- ליתן טעם כעיקר. שאם שרה ענבים במים ויש בהן טעם יין - חייב.</w:t>
      </w:r>
    </w:p>
    <w:p w14:paraId="1435FEFA" w14:textId="77777777" w:rsidR="00E8089F" w:rsidRPr="007435EB" w:rsidRDefault="00E8089F" w:rsidP="00E8089F">
      <w:pPr>
        <w:rPr>
          <w:rtl/>
        </w:rPr>
      </w:pPr>
      <w:r w:rsidRPr="007435EB">
        <w:rPr>
          <w:rtl/>
        </w:rPr>
        <w:t>מכאן אתה דן לכל התורה כולה:</w:t>
      </w:r>
    </w:p>
    <w:p w14:paraId="76837CCE" w14:textId="77777777" w:rsidR="00E8089F" w:rsidRPr="007435EB" w:rsidRDefault="00E8089F" w:rsidP="00E8089F">
      <w:pPr>
        <w:rPr>
          <w:rtl/>
        </w:rPr>
      </w:pPr>
      <w:r w:rsidRPr="007435EB">
        <w:rPr>
          <w:rtl/>
        </w:rPr>
        <w:t xml:space="preserve">ומה נזיר שאין איסורו איסור עולם, ואין </w:t>
      </w:r>
      <w:r w:rsidRPr="007435EB">
        <w:rPr>
          <w:rFonts w:hint="cs"/>
          <w:rtl/>
        </w:rPr>
        <w:t>אסור בהנאה</w:t>
      </w:r>
      <w:r w:rsidRPr="007435EB">
        <w:rPr>
          <w:rtl/>
        </w:rPr>
        <w:t>, ויש היתר לאיסורו עשה בו טעם כעיקר.</w:t>
      </w:r>
    </w:p>
    <w:p w14:paraId="2D57EFAF" w14:textId="77777777" w:rsidR="00E8089F" w:rsidRPr="007435EB" w:rsidRDefault="00E8089F" w:rsidP="00E8089F">
      <w:pPr>
        <w:rPr>
          <w:rtl/>
        </w:rPr>
      </w:pPr>
      <w:r w:rsidRPr="007435EB">
        <w:rPr>
          <w:rtl/>
        </w:rPr>
        <w:t>כלאים, שאיסורו איסור עולם, ואיסורו הנאה, ואין היתר לאיסורו.</w:t>
      </w:r>
    </w:p>
    <w:p w14:paraId="2192E85D" w14:textId="77777777" w:rsidR="00E8089F" w:rsidRPr="007435EB" w:rsidRDefault="00E8089F" w:rsidP="00E8089F">
      <w:pPr>
        <w:pStyle w:val="affff7"/>
        <w:rPr>
          <w:rtl/>
        </w:rPr>
      </w:pPr>
      <w:r w:rsidRPr="007435EB">
        <w:rPr>
          <w:rtl/>
        </w:rPr>
        <w:t>- אינו דין שיעשה טעם כעיקר. והוא הדין לערלה בשתים.</w:t>
      </w:r>
    </w:p>
    <w:p w14:paraId="1BE8FED2" w14:textId="77777777" w:rsidR="00E8089F" w:rsidRPr="007435EB" w:rsidRDefault="00E8089F" w:rsidP="00E8089F">
      <w:pPr>
        <w:rPr>
          <w:rFonts w:ascii="Fb Fontext" w:hAnsi="Fb Fontext"/>
          <w:rtl/>
        </w:rPr>
      </w:pPr>
      <w:r w:rsidRPr="007435EB">
        <w:rPr>
          <w:rFonts w:ascii="Fb Fontext" w:hAnsi="Fb Fontext" w:hint="cs"/>
          <w:rtl/>
        </w:rPr>
        <w:lastRenderedPageBreak/>
        <w:t>- הך כרבנן ד</w:t>
      </w:r>
      <w:r w:rsidR="00A01BBB">
        <w:rPr>
          <w:rFonts w:ascii="Fb Fontext" w:hAnsi="Fb Fontext" w:hint="cs"/>
          <w:rtl/>
        </w:rPr>
        <w:t xml:space="preserve">חלקו </w:t>
      </w:r>
      <w:r>
        <w:rPr>
          <w:rStyle w:val="affffd"/>
          <w:rFonts w:ascii="Fb Fontext" w:hAnsi="Fb Fontext" w:hint="cs"/>
          <w:rtl/>
          <w:rPrChange w:id="9173" w:author="מנוע אמוראים" w:date="2026-10-05T16:42:03Z">
            <w:rPr>
              <w:rFonts w:ascii="Fb Fontext" w:hAnsi="Fb Fontext" w:hint="cs"/>
              <w:rtl/>
            </w:rPr>
          </w:rPrChange>
        </w:rPr>
        <w:t xml:space="preserve">אר</w:t>
      </w:r>
      <w:r>
        <w:rPr>
          <w:rStyle w:val="affffd"/>
          <w:rFonts w:ascii="Fb Fontext" w:hAnsi="Fb Fontext"/>
          <w:rtl/>
          <w:rPrChange w:id="9174" w:author="מנוע אמוראים" w:date="2026-10-05T16:42:03Z">
            <w:rPr>
              <w:rFonts w:ascii="Fb Fontext" w:hAnsi="Fb Fontext"/>
              <w:rtl/>
            </w:rPr>
          </w:rPrChange>
        </w:rPr>
        <w:t xml:space="preserve">"</w:t>
      </w:r>
      <w:r>
        <w:rPr>
          <w:rStyle w:val="affffd"/>
          <w:rFonts w:ascii="Fb Fontext" w:hAnsi="Fb Fontext" w:hint="cs"/>
          <w:rtl/>
          <w:rPrChange w:id="9175" w:author="מנוע אמוראים" w:date="2026-10-05T16:42:03Z">
            <w:rPr>
              <w:rFonts w:ascii="Fb Fontext" w:hAnsi="Fb Fontext" w:hint="cs"/>
              <w:rtl/>
            </w:rPr>
          </w:rPrChange>
        </w:rPr>
        <w:t xml:space="preserve">ע</w:t>
      </w:r>
      <w:r>
        <w:rPr>
          <w:rFonts w:ascii="Fb Fontext" w:hAnsi="Fb Fontext" w:hint="cs"/>
          <w:rtl/>
        </w:rPr>
        <w:t xml:space="preserve"> [</w:t>
      </w:r>
      <w:r>
        <w:rPr>
          <w:rStyle w:val="affffd"/>
          <w:rFonts w:ascii="Fb Fontext" w:hAnsi="Fb Fontext" w:hint="cs"/>
          <w:rtl/>
          <w:rPrChange w:id="9176" w:author="מנוע אמוראים" w:date="2026-10-05T16:42:03Z">
            <w:rPr>
              <w:rFonts w:ascii="Fb Fontext" w:hAnsi="Fb Fontext" w:hint="cs"/>
              <w:rtl/>
            </w:rPr>
          </w:rPrChange>
        </w:rPr>
        <w:t xml:space="preserve">ר</w:t>
      </w:r>
      <w:r>
        <w:rPr>
          <w:rStyle w:val="affffd"/>
          <w:rFonts w:ascii="Fb Fontext" w:hAnsi="Fb Fontext"/>
          <w:rtl/>
          <w:rPrChange w:id="9177" w:author="מנוע אמוראים" w:date="2026-10-05T16:42:03Z">
            <w:rPr>
              <w:rFonts w:ascii="Fb Fontext" w:hAnsi="Fb Fontext"/>
              <w:rtl/>
            </w:rPr>
          </w:rPrChange>
        </w:rPr>
        <w:t xml:space="preserve">"</w:t>
      </w:r>
      <w:r>
        <w:rPr>
          <w:rStyle w:val="affffd"/>
          <w:rFonts w:ascii="Fb Fontext" w:hAnsi="Fb Fontext" w:hint="cs"/>
          <w:rtl/>
          <w:rPrChange w:id="9178" w:author="מנוע אמוראים" w:date="2026-10-05T16:42:03Z">
            <w:rPr>
              <w:rFonts w:ascii="Fb Fontext" w:hAnsi="Fb Fontext" w:hint="cs"/>
              <w:rtl/>
            </w:rPr>
          </w:rPrChange>
        </w:rPr>
        <w:t xml:space="preserve">ע</w:t>
      </w:r>
      <w:r>
        <w:rPr>
          <w:rFonts w:ascii="Fb Fontext" w:hAnsi="Fb Fontext" w:hint="cs"/>
          <w:rtl/>
        </w:rPr>
        <w:t xml:space="preserve"> שסובר היתר מצטרף לאיסור </w:t>
      </w:r>
      <w:r>
        <w:rPr>
          <w:rStyle w:val="affffd"/>
          <w:rFonts w:ascii="Fb Fontext" w:hAnsi="Fb Fontext" w:hint="cs"/>
          <w:rtl/>
          <w:rPrChange w:id="9179" w:author="מנוע אמוראים" w:date="2026-10-05T16:42:03Z">
            <w:rPr>
              <w:rFonts w:ascii="Fb Fontext" w:hAnsi="Fb Fontext" w:hint="cs"/>
              <w:rtl/>
            </w:rPr>
          </w:rPrChange>
        </w:rPr>
        <w:t xml:space="preserve">ורי</w:t>
      </w:r>
      <w:r>
        <w:rPr>
          <w:rStyle w:val="affffd"/>
          <w:rFonts w:ascii="Fb Fontext" w:hAnsi="Fb Fontext"/>
          <w:rtl/>
          <w:rPrChange w:id="9180" w:author="מנוע אמוראים" w:date="2026-10-05T16:42:03Z">
            <w:rPr>
              <w:rFonts w:ascii="Fb Fontext" w:hAnsi="Fb Fontext"/>
              <w:rtl/>
            </w:rPr>
          </w:rPrChange>
        </w:rPr>
        <w:t xml:space="preserve">"</w:t>
      </w:r>
      <w:r>
        <w:rPr>
          <w:rStyle w:val="affffd"/>
          <w:rFonts w:ascii="Fb Fontext" w:hAnsi="Fb Fontext" w:hint="cs"/>
          <w:rtl/>
          <w:rPrChange w:id="9181" w:author="מנוע אמוראים" w:date="2026-10-05T16:42:03Z">
            <w:rPr>
              <w:rFonts w:ascii="Fb Fontext" w:hAnsi="Fb Fontext" w:hint="cs"/>
              <w:rtl/>
            </w:rPr>
          </w:rPrChange>
        </w:rPr>
        <w:t xml:space="preserve">ו</w:t>
      </w:r>
      <w:r>
        <w:rPr>
          <w:rFonts w:ascii="Fb Fontext" w:hAnsi="Fb Fontext" w:hint="cs"/>
          <w:rtl/>
        </w:rPr>
        <w:t xml:space="preserve"> ס</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9182" w:author="מנוע אמוראים" w:date="2026-10-05T16:42:03Z">
            <w:rPr>
              <w:rFonts w:ascii="Fb Fontext" w:hAnsi="Fb Fontext" w:hint="cs"/>
              <w:rtl/>
            </w:rPr>
          </w:rPrChange>
        </w:rPr>
        <w:t xml:space="preserve">כר</w:t>
      </w:r>
      <w:r>
        <w:rPr>
          <w:rStyle w:val="affffd"/>
          <w:rFonts w:ascii="Fb Fontext" w:hAnsi="Fb Fontext"/>
          <w:rtl/>
          <w:rPrChange w:id="9183" w:author="מנוע אמוראים" w:date="2026-10-05T16:42:03Z">
            <w:rPr>
              <w:rFonts w:ascii="Fb Fontext" w:hAnsi="Fb Fontext"/>
              <w:rtl/>
            </w:rPr>
          </w:rPrChange>
        </w:rPr>
        <w:t xml:space="preserve">"</w:t>
      </w:r>
      <w:r>
        <w:rPr>
          <w:rStyle w:val="affffd"/>
          <w:rFonts w:ascii="Fb Fontext" w:hAnsi="Fb Fontext" w:hint="cs"/>
          <w:rtl/>
          <w:rPrChange w:id="9184" w:author="מנוע אמוראים" w:date="2026-10-05T16:42:03Z">
            <w:rPr>
              <w:rFonts w:ascii="Fb Fontext" w:hAnsi="Fb Fontext" w:hint="cs"/>
              <w:rtl/>
            </w:rPr>
          </w:rPrChange>
        </w:rPr>
        <w:t xml:space="preserve">ע</w:t>
      </w:r>
      <w:r>
        <w:rPr>
          <w:rFonts w:ascii="Fb Fontext" w:hAnsi="Fb Fontext" w:hint="cs"/>
          <w:rtl/>
        </w:rPr>
        <w:t xml:space="preserve">]</w:t>
      </w:r>
    </w:p>
    <w:p w14:paraId="54847942" w14:textId="77777777" w:rsidR="00E8089F" w:rsidRPr="007435EB" w:rsidRDefault="00CF542C" w:rsidP="00F47631">
      <w:pPr>
        <w:pStyle w:val="affd"/>
        <w:rPr>
          <w:rtl/>
        </w:rPr>
      </w:pPr>
      <w:r w:rsidRPr="007435EB">
        <w:rPr>
          <w:rFonts w:hint="cs"/>
          <w:rtl/>
        </w:rPr>
        <w:t>׻</w:t>
      </w:r>
    </w:p>
    <w:p w14:paraId="792CB0F0" w14:textId="77777777" w:rsidR="00E8089F" w:rsidRPr="007435EB" w:rsidRDefault="00E8089F" w:rsidP="00E8089F">
      <w:pPr>
        <w:rPr>
          <w:rtl/>
        </w:rPr>
      </w:pPr>
      <w:r>
        <w:rPr>
          <w:rStyle w:val="affffd"/>
          <w:rFonts w:ascii="Fb Fontext" w:hAnsi="Fb Fontext" w:hint="cs"/>
          <w:rtl/>
          <w:rPrChange w:id="9185" w:author="מנוע אמוראים" w:date="2026-10-05T16:42:03Z">
            <w:rPr>
              <w:rFonts w:ascii="Fb Fontext" w:hAnsi="Fb Fontext" w:hint="cs"/>
              <w:rtl/>
            </w:rPr>
          </w:rPrChange>
        </w:rPr>
        <w:t xml:space="preserve">ורי</w:t>
      </w:r>
      <w:r>
        <w:rPr>
          <w:rStyle w:val="affffd"/>
          <w:rFonts w:ascii="Fb Fontext" w:hAnsi="Fb Fontext"/>
          <w:rtl/>
          <w:rPrChange w:id="9186" w:author="מנוע אמוראים" w:date="2026-10-05T16:42:03Z">
            <w:rPr>
              <w:rFonts w:ascii="Fb Fontext" w:hAnsi="Fb Fontext"/>
              <w:rtl/>
            </w:rPr>
          </w:rPrChange>
        </w:rPr>
        <w:t xml:space="preserve">"</w:t>
      </w:r>
      <w:r>
        <w:rPr>
          <w:rStyle w:val="affffd"/>
          <w:rFonts w:ascii="Fb Fontext" w:hAnsi="Fb Fontext" w:hint="cs"/>
          <w:rtl/>
          <w:rPrChange w:id="9187" w:author="מנוע אמוראים" w:date="2026-10-05T16:42:03Z">
            <w:rPr>
              <w:rFonts w:ascii="Fb Fontext" w:hAnsi="Fb Fontext" w:hint="cs"/>
              <w:rtl/>
            </w:rPr>
          </w:rPrChange>
        </w:rPr>
        <w:t xml:space="preserve">ו</w:t>
      </w:r>
      <w:r>
        <w:rPr>
          <w:rFonts w:ascii="Fb Fontext" w:hAnsi="Fb Fontext" w:hint="cs"/>
          <w:rtl/>
        </w:rPr>
        <w:t xml:space="preserve"> דלעיל הוא בדעת </w:t>
      </w:r>
      <w:r>
        <w:rPr>
          <w:rStyle w:val="affffd"/>
          <w:rFonts w:ascii="Fb Fontext" w:hAnsi="Fb Fontext" w:hint="cs"/>
          <w:rtl/>
          <w:rPrChange w:id="9188" w:author="מנוע אמוראים" w:date="2026-10-05T16:42:03Z">
            <w:rPr>
              <w:rFonts w:ascii="Fb Fontext" w:hAnsi="Fb Fontext" w:hint="cs"/>
              <w:rtl/>
            </w:rPr>
          </w:rPrChange>
        </w:rPr>
        <w:t xml:space="preserve">ר</w:t>
      </w:r>
      <w:r>
        <w:rPr>
          <w:rStyle w:val="affffd"/>
          <w:rFonts w:ascii="Fb Fontext" w:hAnsi="Fb Fontext"/>
          <w:rtl/>
          <w:rPrChange w:id="9189" w:author="מנוע אמוראים" w:date="2026-10-05T16:42:03Z">
            <w:rPr>
              <w:rFonts w:ascii="Fb Fontext" w:hAnsi="Fb Fontext"/>
              <w:rtl/>
            </w:rPr>
          </w:rPrChange>
        </w:rPr>
        <w:t xml:space="preserve">"</w:t>
      </w:r>
      <w:r>
        <w:rPr>
          <w:rStyle w:val="affffd"/>
          <w:rFonts w:ascii="Fb Fontext" w:hAnsi="Fb Fontext" w:hint="cs"/>
          <w:rtl/>
          <w:rPrChange w:id="9190" w:author="מנוע אמוראים" w:date="2026-10-05T16:42:03Z">
            <w:rPr>
              <w:rFonts w:ascii="Fb Fontext" w:hAnsi="Fb Fontext" w:hint="cs"/>
              <w:rtl/>
            </w:rPr>
          </w:rPrChange>
        </w:rPr>
        <w:t xml:space="preserve">ע</w:t>
      </w:r>
      <w:r>
        <w:rPr>
          <w:rFonts w:ascii="Fb Fontext" w:hAnsi="Fb Fontext" w:hint="cs"/>
          <w:rtl/>
        </w:rPr>
        <w:t xml:space="preserve">.</w:t>
      </w:r>
    </w:p>
    <w:p w14:paraId="428CF0D5" w14:textId="77777777" w:rsidR="00E8089F" w:rsidRPr="007435EB" w:rsidRDefault="00E8089F" w:rsidP="00E8089F">
      <w:pPr>
        <w:rPr>
          <w:rtl/>
        </w:rPr>
      </w:pPr>
      <w:r>
        <w:rPr>
          <w:rFonts w:hint="cs"/>
          <w:rtl/>
        </w:rPr>
        <w:t xml:space="preserve">ולא </w:t>
      </w:r>
      <w:r>
        <w:rPr>
          <w:rStyle w:val="affffd"/>
          <w:rFonts w:hint="cs"/>
          <w:rtl/>
          <w:rPrChange w:id="9191" w:author="מנוע אמוראים" w:date="2026-10-05T16:42:03Z">
            <w:rPr>
              <w:rFonts w:hint="cs"/>
              <w:rtl/>
            </w:rPr>
          </w:rPrChange>
        </w:rPr>
        <w:t xml:space="preserve">ר</w:t>
      </w:r>
      <w:r>
        <w:rPr>
          <w:rStyle w:val="affffd"/>
          <w:rtl/>
          <w:rPrChange w:id="9192" w:author="מנוע אמוראים" w:date="2026-10-05T16:42:03Z">
            <w:rPr>
              <w:rtl/>
            </w:rPr>
          </w:rPrChange>
        </w:rPr>
        <w:t xml:space="preserve">"</w:t>
      </w:r>
      <w:r>
        <w:rPr>
          <w:rStyle w:val="affffd"/>
          <w:rFonts w:hint="cs"/>
          <w:rtl/>
          <w:rPrChange w:id="9193" w:author="מנוע אמוראים" w:date="2026-10-05T16:42:03Z">
            <w:rPr>
              <w:rFonts w:hint="cs"/>
              <w:rtl/>
            </w:rPr>
          </w:rPrChange>
        </w:rPr>
        <w:t xml:space="preserve">ע</w:t>
      </w:r>
      <w:r>
        <w:rPr>
          <w:rFonts w:hint="cs"/>
          <w:rtl/>
        </w:rPr>
        <w:t xml:space="preserve"> דמתני' ד</w:t>
      </w:r>
      <w:r w:rsidRPr="007435EB">
        <w:rPr>
          <w:rtl/>
        </w:rPr>
        <w:t>נזיר ששרה פתו ביין, ויש בו לצרף כדי כזית - חייב.</w:t>
      </w:r>
    </w:p>
    <w:p w14:paraId="33FFE8C8" w14:textId="77777777" w:rsidR="00E8089F" w:rsidRPr="007435EB" w:rsidRDefault="00E8089F" w:rsidP="00E8089F">
      <w:pPr>
        <w:pStyle w:val="affff7"/>
        <w:rPr>
          <w:rtl/>
        </w:rPr>
      </w:pPr>
      <w:r w:rsidRPr="007435EB">
        <w:rPr>
          <w:rtl/>
        </w:rPr>
        <w:t xml:space="preserve">- </w:t>
      </w:r>
      <w:r w:rsidRPr="007435EB">
        <w:rPr>
          <w:rFonts w:hint="cs"/>
          <w:rtl/>
        </w:rPr>
        <w:t>ד</w:t>
      </w:r>
      <w:r w:rsidR="00916C28">
        <w:rPr>
          <w:rFonts w:hint="cs"/>
          <w:rtl/>
        </w:rPr>
        <w:t>שמא</w:t>
      </w:r>
      <w:r w:rsidRPr="007435EB">
        <w:rPr>
          <w:rFonts w:hint="cs"/>
          <w:rtl/>
        </w:rPr>
        <w:t xml:space="preserve"> היינו בכזית מיין לחודיה וקמ</w:t>
      </w:r>
      <w:r w:rsidRPr="007435EB">
        <w:rPr>
          <w:rtl/>
        </w:rPr>
        <w:t>"</w:t>
      </w:r>
      <w:r w:rsidRPr="007435EB">
        <w:rPr>
          <w:rFonts w:hint="cs"/>
          <w:rtl/>
        </w:rPr>
        <w:t>ל דאע'ג דתערובת הוא חייב.</w:t>
      </w:r>
    </w:p>
    <w:p w14:paraId="7B920C7B" w14:textId="77777777" w:rsidR="00E8089F" w:rsidRPr="007435EB" w:rsidRDefault="00E8089F" w:rsidP="00E8089F">
      <w:pPr>
        <w:rPr>
          <w:rtl/>
        </w:rPr>
      </w:pPr>
      <w:r>
        <w:rPr>
          <w:rFonts w:ascii="Fb Fontext" w:hAnsi="Fb Fontext" w:hint="cs"/>
          <w:sz w:val="20"/>
          <w:rtl/>
        </w:rPr>
        <w:t xml:space="preserve">אלא </w:t>
      </w:r>
      <w:r>
        <w:rPr>
          <w:rStyle w:val="affffd"/>
          <w:rFonts w:ascii="Fb Fontext" w:hAnsi="Fb Fontext" w:hint="cs"/>
          <w:sz w:val="20"/>
          <w:rtl/>
          <w:rPrChange w:id="9194" w:author="מנוע אמוראים" w:date="2026-10-05T16:42:03Z">
            <w:rPr>
              <w:rFonts w:ascii="Fb Fontext" w:hAnsi="Fb Fontext" w:hint="cs"/>
              <w:sz w:val="20"/>
              <w:rtl/>
            </w:rPr>
          </w:rPrChange>
        </w:rPr>
        <w:t xml:space="preserve">ר</w:t>
      </w:r>
      <w:r>
        <w:rPr>
          <w:rStyle w:val="affffd"/>
          <w:rFonts w:ascii="Fb Fontext" w:hAnsi="Fb Fontext"/>
          <w:sz w:val="20"/>
          <w:rtl/>
          <w:rPrChange w:id="9195" w:author="מנוע אמוראים" w:date="2026-10-05T16:42:03Z">
            <w:rPr>
              <w:rFonts w:ascii="Fb Fontext" w:hAnsi="Fb Fontext"/>
              <w:sz w:val="20"/>
              <w:rtl/>
            </w:rPr>
          </w:rPrChange>
        </w:rPr>
        <w:t xml:space="preserve">"</w:t>
      </w:r>
      <w:r>
        <w:rPr>
          <w:rStyle w:val="affffd"/>
          <w:rFonts w:ascii="Fb Fontext" w:hAnsi="Fb Fontext" w:hint="cs"/>
          <w:sz w:val="20"/>
          <w:rtl/>
          <w:rPrChange w:id="9196" w:author="מנוע אמוראים" w:date="2026-10-05T16:42:03Z">
            <w:rPr>
              <w:rFonts w:ascii="Fb Fontext" w:hAnsi="Fb Fontext" w:hint="cs"/>
              <w:sz w:val="20"/>
              <w:rtl/>
            </w:rPr>
          </w:rPrChange>
        </w:rPr>
        <w:t xml:space="preserve">ע</w:t>
      </w:r>
      <w:r>
        <w:rPr>
          <w:rFonts w:ascii="Fb Fontext" w:hAnsi="Fb Fontext" w:hint="cs"/>
          <w:sz w:val="20"/>
          <w:rtl/>
        </w:rPr>
        <w:t xml:space="preserve"> דברייתא ד</w:t>
      </w:r>
      <w:r w:rsidRPr="007435EB">
        <w:rPr>
          <w:rFonts w:ascii="Fb Fontext" w:hAnsi="Fb Fontext"/>
          <w:sz w:val="20"/>
          <w:rtl/>
        </w:rPr>
        <w:t>נזיר ששרה פתו ביין, ואכל כזית מפת ומיין - חייב.</w:t>
      </w:r>
    </w:p>
    <w:p w14:paraId="2CF5C3FE" w14:textId="77777777" w:rsidR="00E8089F" w:rsidRPr="007435EB" w:rsidRDefault="00E8089F" w:rsidP="00E8089F">
      <w:pPr>
        <w:rPr>
          <w:rtl/>
        </w:rPr>
      </w:pPr>
      <w:r>
        <w:rPr>
          <w:rStyle w:val="affffd"/>
          <w:rFonts w:ascii="Fb Fontext" w:hAnsi="Fb Fontext" w:hint="cs"/>
          <w:rtl/>
          <w:rPrChange w:id="9197" w:author="מנוע אמוראים" w:date="2026-10-05T16:42:03Z">
            <w:rPr>
              <w:rFonts w:ascii="Fb Fontext" w:hAnsi="Fb Fontext" w:hint="cs"/>
              <w:rtl/>
            </w:rPr>
          </w:rPrChange>
        </w:rPr>
        <w:t xml:space="preserve">ור</w:t>
      </w:r>
      <w:r>
        <w:rPr>
          <w:rStyle w:val="affffd"/>
          <w:rFonts w:ascii="Fb Fontext" w:hAnsi="Fb Fontext"/>
          <w:rtl/>
          <w:rPrChange w:id="9198" w:author="מנוע אמוראים" w:date="2026-10-05T16:42:03Z">
            <w:rPr>
              <w:rFonts w:ascii="Fb Fontext" w:hAnsi="Fb Fontext"/>
              <w:rtl/>
            </w:rPr>
          </w:rPrChange>
        </w:rPr>
        <w:t xml:space="preserve">"</w:t>
      </w:r>
      <w:r>
        <w:rPr>
          <w:rStyle w:val="affffd"/>
          <w:rFonts w:ascii="Fb Fontext" w:hAnsi="Fb Fontext" w:hint="cs"/>
          <w:rtl/>
          <w:rPrChange w:id="9199" w:author="מנוע אמוראים" w:date="2026-10-05T16:42:03Z">
            <w:rPr>
              <w:rFonts w:ascii="Fb Fontext" w:hAnsi="Fb Fontext" w:hint="cs"/>
              <w:rtl/>
            </w:rPr>
          </w:rPrChange>
        </w:rPr>
        <w:t xml:space="preserve">ע</w:t>
      </w:r>
      <w:r>
        <w:rPr>
          <w:rFonts w:ascii="Fb Fontext" w:hAnsi="Fb Fontext" w:hint="cs"/>
          <w:rtl/>
        </w:rPr>
        <w:t xml:space="preserve">: טעם כעיקר: יליף</w:t>
      </w:r>
      <w:r w:rsidRPr="007435EB">
        <w:rPr>
          <w:rFonts w:ascii="Fb Fontext" w:hAnsi="Fb Fontext"/>
          <w:rtl/>
        </w:rPr>
        <w:t xml:space="preserve"> </w:t>
      </w:r>
      <w:r w:rsidRPr="007435EB">
        <w:rPr>
          <w:rFonts w:ascii="Fb Fontext" w:hAnsi="Fb Fontext" w:hint="cs"/>
          <w:rtl/>
        </w:rPr>
        <w:t>[ לאו מבשר וחלב דטעם בעלמא הוא ואסור.</w:t>
      </w:r>
    </w:p>
    <w:p w14:paraId="6B6CC41B" w14:textId="77777777" w:rsidR="00E8089F" w:rsidRPr="007435EB" w:rsidRDefault="00E8089F" w:rsidP="00E8089F">
      <w:pPr>
        <w:rPr>
          <w:rtl/>
        </w:rPr>
      </w:pPr>
      <w:r w:rsidRPr="007435EB">
        <w:rPr>
          <w:rtl/>
        </w:rPr>
        <w:t>דחידוש הוא</w:t>
      </w:r>
      <w:r w:rsidRPr="007435EB">
        <w:rPr>
          <w:rFonts w:hint="cs"/>
          <w:rtl/>
        </w:rPr>
        <w:t xml:space="preserve"> דאי שרה כל היום בחלב שרי אבל אי מבשל</w:t>
      </w:r>
      <w:r w:rsidRPr="007435EB">
        <w:rPr>
          <w:rtl/>
        </w:rPr>
        <w:t>- אסור.</w:t>
      </w:r>
      <w:r w:rsidRPr="007435EB">
        <w:rPr>
          <w:rFonts w:hint="cs"/>
          <w:rtl/>
        </w:rPr>
        <w:t>]</w:t>
      </w:r>
    </w:p>
    <w:p w14:paraId="46AC4209" w14:textId="77777777" w:rsidR="00E8089F" w:rsidRPr="007435EB" w:rsidRDefault="00E8089F" w:rsidP="00E8089F">
      <w:pPr>
        <w:rPr>
          <w:rFonts w:cs="Guttman Vilna"/>
          <w:b/>
          <w:bCs/>
          <w:rtl/>
        </w:rPr>
      </w:pPr>
      <w:r w:rsidRPr="007435EB">
        <w:rPr>
          <w:rFonts w:hint="cs"/>
          <w:rtl/>
        </w:rPr>
        <w:t xml:space="preserve">   </w:t>
      </w:r>
      <w:r w:rsidRPr="007435EB">
        <w:rPr>
          <w:rtl/>
        </w:rPr>
        <w:tab/>
      </w:r>
      <w:r w:rsidRPr="007435EB">
        <w:rPr>
          <w:rtl/>
        </w:rPr>
        <w:tab/>
      </w:r>
      <w:r w:rsidRPr="007435EB">
        <w:rPr>
          <w:rFonts w:hint="cs"/>
          <w:rtl/>
        </w:rPr>
        <w:t xml:space="preserve">   יליף מגיעולי נכרים </w:t>
      </w:r>
      <w:r w:rsidR="00127038">
        <w:rPr>
          <w:rFonts w:hint="cs"/>
          <w:rtl/>
        </w:rPr>
        <w:t>אף</w:t>
      </w:r>
      <w:r w:rsidRPr="007435EB">
        <w:rPr>
          <w:rFonts w:hint="cs"/>
          <w:rtl/>
        </w:rPr>
        <w:t xml:space="preserve"> שטעם בעלמא הוא ה</w:t>
      </w:r>
      <w:r w:rsidRPr="007435EB">
        <w:rPr>
          <w:rtl/>
        </w:rPr>
        <w:t>"</w:t>
      </w:r>
      <w:r w:rsidRPr="007435EB">
        <w:rPr>
          <w:rFonts w:hint="cs"/>
          <w:rtl/>
        </w:rPr>
        <w:t xml:space="preserve">נ </w:t>
      </w:r>
      <w:r w:rsidR="00AB3B38">
        <w:rPr>
          <w:rFonts w:hint="cs"/>
          <w:rtl/>
        </w:rPr>
        <w:t>כאן</w:t>
      </w:r>
      <w:r w:rsidRPr="007435EB">
        <w:rPr>
          <w:rtl/>
        </w:rPr>
        <w:t>.</w:t>
      </w:r>
    </w:p>
    <w:p w14:paraId="596E216B" w14:textId="77777777" w:rsidR="00E8089F" w:rsidRPr="007435EB" w:rsidRDefault="00E8089F" w:rsidP="00E8089F">
      <w:pPr>
        <w:rPr>
          <w:rtl/>
        </w:rPr>
      </w:pPr>
      <w:r w:rsidRPr="007435EB">
        <w:rPr>
          <w:rFonts w:ascii="Fb Fontext" w:hAnsi="Fb Fontext"/>
          <w:sz w:val="20"/>
          <w:rtl/>
        </w:rPr>
        <w:t>ורבנן: גיעולי נכרים נמי חידוש הוא, דהא כל נ"</w:t>
      </w:r>
      <w:r w:rsidRPr="007435EB">
        <w:rPr>
          <w:rFonts w:ascii="Fb Fontext" w:hAnsi="Fb Fontext" w:hint="cs"/>
          <w:sz w:val="20"/>
          <w:rtl/>
        </w:rPr>
        <w:t>ט</w:t>
      </w:r>
      <w:r w:rsidRPr="007435EB">
        <w:rPr>
          <w:rFonts w:ascii="Fb Fontext" w:hAnsi="Fb Fontext"/>
          <w:sz w:val="20"/>
          <w:rtl/>
        </w:rPr>
        <w:t xml:space="preserve"> לפגם מותר, דגמרי</w:t>
      </w:r>
      <w:r w:rsidRPr="007435EB">
        <w:rPr>
          <w:rFonts w:ascii="Fb Fontext" w:hAnsi="Fb Fontext" w:hint="cs"/>
          <w:sz w:val="20"/>
          <w:rtl/>
        </w:rPr>
        <w:t>'</w:t>
      </w:r>
      <w:r w:rsidRPr="007435EB">
        <w:rPr>
          <w:rFonts w:ascii="Fb Fontext" w:hAnsi="Fb Fontext"/>
          <w:sz w:val="20"/>
          <w:rtl/>
        </w:rPr>
        <w:t xml:space="preserve"> מנבילה - ו</w:t>
      </w:r>
      <w:r w:rsidR="00AB3B38">
        <w:rPr>
          <w:rFonts w:ascii="Fb Fontext" w:hAnsi="Fb Fontext"/>
          <w:sz w:val="20"/>
          <w:rtl/>
        </w:rPr>
        <w:t>כאן</w:t>
      </w:r>
      <w:r w:rsidRPr="007435EB">
        <w:rPr>
          <w:rFonts w:ascii="Fb Fontext" w:hAnsi="Fb Fontext"/>
          <w:sz w:val="20"/>
          <w:rtl/>
        </w:rPr>
        <w:t xml:space="preserve"> אסור.</w:t>
      </w:r>
    </w:p>
    <w:p w14:paraId="7104F104" w14:textId="77777777" w:rsidR="00E8089F" w:rsidRPr="007435EB" w:rsidRDefault="00E8089F" w:rsidP="00E8089F">
      <w:pPr>
        <w:rPr>
          <w:rtl/>
        </w:rPr>
      </w:pPr>
      <w:r>
        <w:rPr>
          <w:rStyle w:val="affffd"/>
          <w:rFonts w:ascii="Fb Fontext" w:hAnsi="Fb Fontext" w:hint="cs"/>
          <w:rtl/>
          <w:rPrChange w:id="9200" w:author="מנוע אמוראים" w:date="2026-10-05T16:42:03Z">
            <w:rPr>
              <w:rFonts w:ascii="Fb Fontext" w:hAnsi="Fb Fontext" w:hint="cs"/>
              <w:rtl/>
            </w:rPr>
          </w:rPrChange>
        </w:rPr>
        <w:t xml:space="preserve">ור</w:t>
      </w:r>
      <w:r>
        <w:rPr>
          <w:rStyle w:val="affffd"/>
          <w:rFonts w:ascii="Fb Fontext" w:hAnsi="Fb Fontext"/>
          <w:rtl/>
          <w:rPrChange w:id="9201" w:author="מנוע אמוראים" w:date="2026-10-05T16:42:03Z">
            <w:rPr>
              <w:rFonts w:ascii="Fb Fontext" w:hAnsi="Fb Fontext"/>
              <w:rtl/>
            </w:rPr>
          </w:rPrChange>
        </w:rPr>
        <w:t xml:space="preserve">"</w:t>
      </w:r>
      <w:r>
        <w:rPr>
          <w:rStyle w:val="affffd"/>
          <w:rFonts w:ascii="Fb Fontext" w:hAnsi="Fb Fontext" w:hint="cs"/>
          <w:rtl/>
          <w:rPrChange w:id="9202" w:author="מנוע אמוראים" w:date="2026-10-05T16:42:03Z">
            <w:rPr>
              <w:rFonts w:ascii="Fb Fontext" w:hAnsi="Fb Fontext" w:hint="cs"/>
              <w:rtl/>
            </w:rPr>
          </w:rPrChange>
        </w:rPr>
        <w:t xml:space="preserve">ע</w:t>
      </w:r>
      <w:r>
        <w:rPr>
          <w:rFonts w:ascii="Fb Fontext" w:hAnsi="Fb Fontext" w:hint="cs"/>
          <w:rtl/>
        </w:rPr>
        <w:t xml:space="preserve"> ס</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9203" w:author="מנוע אמוראים" w:date="2026-10-05T16:42:03Z">
            <w:rPr>
              <w:rFonts w:ascii="Fb Fontext" w:hAnsi="Fb Fontext" w:hint="cs"/>
              <w:rtl/>
            </w:rPr>
          </w:rPrChange>
        </w:rPr>
        <w:t xml:space="preserve">כרחבדר</w:t>
      </w:r>
      <w:r>
        <w:rPr>
          <w:rStyle w:val="affffd"/>
          <w:rFonts w:ascii="Fb Fontext" w:hAnsi="Fb Fontext"/>
          <w:rtl/>
          <w:rPrChange w:id="9204" w:author="מנוע אמוראים" w:date="2026-10-05T16:42:03Z">
            <w:rPr>
              <w:rFonts w:ascii="Fb Fontext" w:hAnsi="Fb Fontext"/>
              <w:rtl/>
            </w:rPr>
          </w:rPrChange>
        </w:rPr>
        <w:t xml:space="preserve">"</w:t>
      </w:r>
      <w:r>
        <w:rPr>
          <w:rStyle w:val="affffd"/>
          <w:rFonts w:ascii="Fb Fontext" w:hAnsi="Fb Fontext" w:hint="cs"/>
          <w:rtl/>
          <w:rPrChange w:id="9205" w:author="מנוע אמוראים" w:date="2026-10-05T16:42:03Z">
            <w:rPr>
              <w:rFonts w:ascii="Fb Fontext" w:hAnsi="Fb Fontext" w:hint="cs"/>
              <w:rtl/>
            </w:rPr>
          </w:rPrChange>
        </w:rPr>
        <w:t xml:space="preserve">ה</w:t>
      </w:r>
      <w:r>
        <w:rPr>
          <w:rFonts w:ascii="Fb Fontext" w:hAnsi="Fb Fontext" w:hint="cs"/>
          <w:rtl/>
        </w:rPr>
        <w:t xml:space="preserve"> דלא אסרה תורה אלא בקדירה בת יומה הלכך לא נ</w:t>
      </w:r>
      <w:r w:rsidRPr="007435EB">
        <w:rPr>
          <w:rFonts w:ascii="Fb Fontext" w:hAnsi="Fb Fontext"/>
          <w:rtl/>
        </w:rPr>
        <w:t>"</w:t>
      </w:r>
      <w:r w:rsidRPr="007435EB">
        <w:rPr>
          <w:rFonts w:ascii="Fb Fontext" w:hAnsi="Fb Fontext" w:hint="cs"/>
          <w:rtl/>
        </w:rPr>
        <w:t>ט לפגם הוא</w:t>
      </w:r>
      <w:r w:rsidRPr="007435EB">
        <w:rPr>
          <w:rFonts w:ascii="Fb Fontext" w:hAnsi="Fb Fontext"/>
          <w:rtl/>
        </w:rPr>
        <w:t>.</w:t>
      </w:r>
    </w:p>
    <w:p w14:paraId="659F1CEA" w14:textId="77777777" w:rsidR="00E8089F" w:rsidRPr="007435EB" w:rsidRDefault="00E8089F" w:rsidP="00E8089F">
      <w:pPr>
        <w:rPr>
          <w:rtl/>
        </w:rPr>
      </w:pPr>
      <w:r w:rsidRPr="007435EB">
        <w:rPr>
          <w:rFonts w:hint="cs"/>
          <w:rtl/>
        </w:rPr>
        <w:t>ורבנן בקדירה בת יומה א</w:t>
      </w:r>
      <w:r w:rsidRPr="007435EB">
        <w:rPr>
          <w:rtl/>
        </w:rPr>
        <w:t>"</w:t>
      </w:r>
      <w:r w:rsidRPr="007435EB">
        <w:rPr>
          <w:rFonts w:hint="cs"/>
          <w:rtl/>
        </w:rPr>
        <w:t>א שלא תפגום מעט.</w:t>
      </w:r>
    </w:p>
    <w:p w14:paraId="24251D98" w14:textId="77777777" w:rsidR="00E8089F" w:rsidRPr="007435EB" w:rsidRDefault="00CF542C" w:rsidP="00F47631">
      <w:pPr>
        <w:pStyle w:val="affd"/>
        <w:rPr>
          <w:rtl/>
        </w:rPr>
      </w:pPr>
      <w:r w:rsidRPr="007435EB">
        <w:rPr>
          <w:rFonts w:hint="cs"/>
          <w:rtl/>
        </w:rPr>
        <w:t>׻</w:t>
      </w:r>
    </w:p>
    <w:p w14:paraId="3EED08DD" w14:textId="77777777" w:rsidR="00E8089F" w:rsidRPr="007435EB" w:rsidRDefault="00E8089F" w:rsidP="00E8089F">
      <w:pPr>
        <w:rPr>
          <w:rtl/>
        </w:rPr>
      </w:pPr>
      <w:r w:rsidRPr="007435EB">
        <w:rPr>
          <w:rFonts w:ascii="Fb Fontext" w:hAnsi="Fb Fontext" w:hint="cs"/>
          <w:rtl/>
        </w:rPr>
        <w:t>לר</w:t>
      </w:r>
      <w:r w:rsidRPr="007435EB">
        <w:rPr>
          <w:rFonts w:ascii="Fb Fontext" w:hAnsi="Fb Fontext"/>
          <w:rtl/>
        </w:rPr>
        <w:t>בנן</w:t>
      </w:r>
      <w:r w:rsidRPr="00AC0CB1">
        <w:rPr>
          <w:rStyle w:val="af2"/>
          <w:rtl/>
        </w:rPr>
        <w:t xml:space="preserve"> </w:t>
      </w:r>
      <w:r w:rsidRPr="00AC0CB1">
        <w:rPr>
          <w:rStyle w:val="af2"/>
          <w:rFonts w:hint="cs"/>
          <w:rtl/>
        </w:rPr>
        <w:t>'</w:t>
      </w:r>
      <w:r w:rsidRPr="00AC0CB1">
        <w:rPr>
          <w:rStyle w:val="af2"/>
          <w:rtl/>
        </w:rPr>
        <w:t>משרת</w:t>
      </w:r>
      <w:r w:rsidRPr="00AC0CB1">
        <w:rPr>
          <w:rStyle w:val="af2"/>
          <w:rFonts w:hint="cs"/>
          <w:rtl/>
        </w:rPr>
        <w:t>'</w:t>
      </w:r>
      <w:r w:rsidRPr="00AC0CB1">
        <w:rPr>
          <w:rStyle w:val="af2"/>
          <w:rtl/>
        </w:rPr>
        <w:t xml:space="preserve"> </w:t>
      </w:r>
      <w:r w:rsidRPr="007435EB">
        <w:rPr>
          <w:rFonts w:ascii="Fb Fontext" w:hAnsi="Fb Fontext"/>
          <w:rtl/>
        </w:rPr>
        <w:t>ליתן טעם כעיקר - מכאן אתה דן לכל איסורין שבתורה.</w:t>
      </w:r>
    </w:p>
    <w:p w14:paraId="2679EC6A" w14:textId="77777777" w:rsidR="00E8089F" w:rsidRPr="007435EB" w:rsidRDefault="00E8089F" w:rsidP="00E8089F">
      <w:pPr>
        <w:rPr>
          <w:rtl/>
        </w:rPr>
      </w:pPr>
      <w:r>
        <w:rPr>
          <w:rFonts w:hint="cs"/>
          <w:rtl/>
        </w:rPr>
        <w:t xml:space="preserve">אבל </w:t>
      </w:r>
      <w:r>
        <w:rPr>
          <w:rStyle w:val="affffd"/>
          <w:rFonts w:hint="cs"/>
          <w:rtl/>
          <w:rPrChange w:id="9206" w:author="מנוע אמוראים" w:date="2026-10-05T16:42:03Z">
            <w:rPr>
              <w:rFonts w:hint="cs"/>
              <w:rtl/>
            </w:rPr>
          </w:rPrChange>
        </w:rPr>
        <w:t xml:space="preserve">לר</w:t>
      </w:r>
      <w:r>
        <w:rPr>
          <w:rStyle w:val="affffd"/>
          <w:rtl/>
          <w:rPrChange w:id="9207" w:author="מנוע אמוראים" w:date="2026-10-05T16:42:03Z">
            <w:rPr>
              <w:rtl/>
            </w:rPr>
          </w:rPrChange>
        </w:rPr>
        <w:t xml:space="preserve">"</w:t>
      </w:r>
      <w:r>
        <w:rPr>
          <w:rStyle w:val="affffd"/>
          <w:rFonts w:hint="cs"/>
          <w:rtl/>
          <w:rPrChange w:id="9208" w:author="מנוע אמוראים" w:date="2026-10-05T16:42:03Z">
            <w:rPr>
              <w:rFonts w:hint="cs"/>
              <w:rtl/>
            </w:rPr>
          </w:rPrChange>
        </w:rPr>
        <w:t xml:space="preserve">ע</w:t>
      </w:r>
      <w:r>
        <w:rPr>
          <w:rFonts w:hint="cs"/>
          <w:rtl/>
        </w:rPr>
        <w:t xml:space="preserve"> לא אמרי</w:t>
      </w:r>
      <w:r w:rsidRPr="007435EB">
        <w:rPr>
          <w:rtl/>
        </w:rPr>
        <w:t>'</w:t>
      </w:r>
      <w:r w:rsidRPr="00AC0CB1">
        <w:rPr>
          <w:rStyle w:val="af2"/>
          <w:rFonts w:hint="cs"/>
          <w:rtl/>
        </w:rPr>
        <w:t xml:space="preserve"> '</w:t>
      </w:r>
      <w:r w:rsidRPr="00AC0CB1">
        <w:rPr>
          <w:rStyle w:val="af2"/>
          <w:rtl/>
        </w:rPr>
        <w:t>משרת</w:t>
      </w:r>
      <w:r w:rsidRPr="00AC0CB1">
        <w:rPr>
          <w:rStyle w:val="af2"/>
          <w:rFonts w:hint="cs"/>
          <w:rtl/>
        </w:rPr>
        <w:t>'</w:t>
      </w:r>
      <w:r w:rsidRPr="00AC0CB1">
        <w:rPr>
          <w:rStyle w:val="af2"/>
          <w:rtl/>
        </w:rPr>
        <w:t xml:space="preserve"> </w:t>
      </w:r>
      <w:r w:rsidRPr="007435EB">
        <w:rPr>
          <w:rtl/>
        </w:rPr>
        <w:t xml:space="preserve">להיתר מצטרף לאיסור, </w:t>
      </w:r>
      <w:r w:rsidRPr="007435EB">
        <w:rPr>
          <w:rFonts w:hint="cs"/>
          <w:rtl/>
        </w:rPr>
        <w:t>ו</w:t>
      </w:r>
      <w:r w:rsidRPr="007435EB">
        <w:rPr>
          <w:rtl/>
        </w:rPr>
        <w:t xml:space="preserve">מכאן </w:t>
      </w:r>
      <w:r w:rsidRPr="007435EB">
        <w:rPr>
          <w:rFonts w:hint="cs"/>
          <w:rtl/>
        </w:rPr>
        <w:t>לדון</w:t>
      </w:r>
      <w:r w:rsidRPr="007435EB">
        <w:rPr>
          <w:rtl/>
        </w:rPr>
        <w:t xml:space="preserve"> לכל איסורין שבתורה כולה.</w:t>
      </w:r>
    </w:p>
    <w:p w14:paraId="2E6F6817" w14:textId="77777777" w:rsidR="00E8089F" w:rsidRPr="007435EB" w:rsidRDefault="008F01DA" w:rsidP="00E8089F">
      <w:pPr>
        <w:rPr>
          <w:rtl/>
        </w:rPr>
      </w:pPr>
      <w:r w:rsidRPr="007435EB">
        <w:rPr>
          <w:rtl/>
        </w:rPr>
        <w:t>ד</w:t>
      </w:r>
      <w:r w:rsidR="00E8089F" w:rsidRPr="007435EB">
        <w:rPr>
          <w:rtl/>
        </w:rPr>
        <w:t>נזיר וחטאת שני כתובין הבאין כאחד, ואין מלמדין.</w:t>
      </w:r>
    </w:p>
    <w:p w14:paraId="02F8FC12" w14:textId="77777777" w:rsidR="00E8089F" w:rsidRPr="007435EB" w:rsidRDefault="00E8089F" w:rsidP="00E8089F">
      <w:pPr>
        <w:rPr>
          <w:rFonts w:cs="Guttman Vilna"/>
          <w:b/>
          <w:bCs/>
          <w:rtl/>
        </w:rPr>
      </w:pPr>
      <w:r w:rsidRPr="005C3FF1">
        <w:rPr>
          <w:rStyle w:val="afffa"/>
          <w:rtl/>
        </w:rPr>
        <w:t>נזיר</w:t>
      </w:r>
      <w:r w:rsidRPr="007435EB">
        <w:rPr>
          <w:rtl/>
        </w:rPr>
        <w:t xml:space="preserve"> - הא דאמרן.</w:t>
      </w:r>
    </w:p>
    <w:p w14:paraId="24EAFD7B" w14:textId="77777777" w:rsidR="00E8089F" w:rsidRPr="007435EB" w:rsidRDefault="00E8089F" w:rsidP="00E8089F">
      <w:pPr>
        <w:rPr>
          <w:rFonts w:cs="Guttman Vilna"/>
          <w:b/>
          <w:bCs/>
          <w:rtl/>
        </w:rPr>
      </w:pPr>
      <w:r w:rsidRPr="005C3FF1">
        <w:rPr>
          <w:rStyle w:val="afffa"/>
          <w:rtl/>
        </w:rPr>
        <w:t>חטאת</w:t>
      </w:r>
      <w:r w:rsidRPr="00AC0CB1">
        <w:rPr>
          <w:rStyle w:val="af2"/>
          <w:rtl/>
        </w:rPr>
        <w:t xml:space="preserve"> </w:t>
      </w:r>
      <w:r w:rsidRPr="00AC0CB1">
        <w:rPr>
          <w:rStyle w:val="af2"/>
          <w:rFonts w:hint="cs"/>
          <w:rtl/>
        </w:rPr>
        <w:t>'</w:t>
      </w:r>
      <w:r w:rsidRPr="00AC0CB1">
        <w:rPr>
          <w:rStyle w:val="af2"/>
          <w:rtl/>
        </w:rPr>
        <w:t>בבשרה</w:t>
      </w:r>
      <w:r w:rsidRPr="00AC0CB1">
        <w:rPr>
          <w:rStyle w:val="af2"/>
          <w:rFonts w:hint="cs"/>
          <w:rtl/>
        </w:rPr>
        <w:t>'</w:t>
      </w:r>
      <w:r w:rsidRPr="00AC0CB1">
        <w:rPr>
          <w:rStyle w:val="af2"/>
          <w:rtl/>
        </w:rPr>
        <w:t>-</w:t>
      </w:r>
      <w:r w:rsidRPr="007435EB">
        <w:rPr>
          <w:rtl/>
        </w:rPr>
        <w:t xml:space="preserve"> עד שיבלע בבשר.</w:t>
      </w:r>
    </w:p>
    <w:p w14:paraId="660B2157" w14:textId="77777777" w:rsidR="00E8089F" w:rsidRPr="007435EB" w:rsidRDefault="00E8089F" w:rsidP="00E8089F">
      <w:pPr>
        <w:rPr>
          <w:rFonts w:cs="Guttman Vilna"/>
          <w:b/>
          <w:bCs/>
          <w:rtl/>
        </w:rPr>
      </w:pPr>
      <w:r w:rsidRPr="00AC0CB1">
        <w:rPr>
          <w:rStyle w:val="af2"/>
          <w:rFonts w:hint="cs"/>
          <w:rtl/>
        </w:rPr>
        <w:t>'</w:t>
      </w:r>
      <w:r w:rsidRPr="00AC0CB1">
        <w:rPr>
          <w:rStyle w:val="af2"/>
          <w:rtl/>
        </w:rPr>
        <w:t>יקדש</w:t>
      </w:r>
      <w:r w:rsidRPr="00AC0CB1">
        <w:rPr>
          <w:rStyle w:val="af2"/>
          <w:rFonts w:hint="cs"/>
          <w:rtl/>
        </w:rPr>
        <w:t>'</w:t>
      </w:r>
      <w:r w:rsidRPr="00AC0CB1">
        <w:rPr>
          <w:rStyle w:val="af2"/>
          <w:rtl/>
        </w:rPr>
        <w:t xml:space="preserve"> </w:t>
      </w:r>
      <w:r w:rsidRPr="007435EB">
        <w:rPr>
          <w:rtl/>
        </w:rPr>
        <w:t>- להיות כמוה, שאם פסולה תיפסל, ואם כשירה תאכל כחמור שבה.</w:t>
      </w:r>
    </w:p>
    <w:p w14:paraId="540AE64A" w14:textId="77777777" w:rsidR="00E8089F" w:rsidRPr="007435EB" w:rsidRDefault="00E8089F" w:rsidP="00E8089F">
      <w:pPr>
        <w:rPr>
          <w:rtl/>
        </w:rPr>
      </w:pPr>
      <w:r>
        <w:rPr>
          <w:rStyle w:val="affffd"/>
          <w:rFonts w:hint="cs"/>
          <w:rtl/>
          <w:rPrChange w:id="9209" w:author="מנוע אמוראים" w:date="2026-10-05T16:42:03Z">
            <w:rPr>
              <w:rFonts w:hint="cs"/>
              <w:rtl/>
            </w:rPr>
          </w:rPrChange>
        </w:rPr>
        <w:t xml:space="preserve">לר</w:t>
      </w:r>
      <w:r>
        <w:rPr>
          <w:rStyle w:val="affffd"/>
          <w:rtl/>
          <w:rPrChange w:id="9210" w:author="מנוע אמוראים" w:date="2026-10-05T16:42:03Z">
            <w:rPr>
              <w:rtl/>
            </w:rPr>
          </w:rPrChange>
        </w:rPr>
        <w:t xml:space="preserve">"</w:t>
      </w:r>
      <w:r>
        <w:rPr>
          <w:rStyle w:val="affffd"/>
          <w:rFonts w:hint="cs"/>
          <w:rtl/>
          <w:rPrChange w:id="9211" w:author="מנוע אמוראים" w:date="2026-10-05T16:42:03Z">
            <w:rPr>
              <w:rFonts w:hint="cs"/>
              <w:rtl/>
            </w:rPr>
          </w:rPrChange>
        </w:rPr>
        <w:t xml:space="preserve">ע</w:t>
      </w:r>
      <w:r>
        <w:rPr>
          <w:rFonts w:hint="cs"/>
          <w:rtl/>
        </w:rPr>
        <w:t xml:space="preserve">: לא צריכי דלכתוב</w:t>
      </w:r>
      <w:r w:rsidRPr="00AC0CB1">
        <w:rPr>
          <w:rStyle w:val="af2"/>
          <w:rFonts w:hint="cs"/>
          <w:rtl/>
        </w:rPr>
        <w:t xml:space="preserve"> 'בנזיר' </w:t>
      </w:r>
      <w:r w:rsidRPr="007435EB">
        <w:rPr>
          <w:rFonts w:hint="cs"/>
          <w:rtl/>
        </w:rPr>
        <w:t>ותיתי חטאת מינה ככל איסורין שבתורה דגמרי' מנזיר</w:t>
      </w:r>
      <w:r w:rsidRPr="007435EB">
        <w:rPr>
          <w:rtl/>
        </w:rPr>
        <w:t>.</w:t>
      </w:r>
    </w:p>
    <w:p w14:paraId="41317D00" w14:textId="77777777" w:rsidR="00E8089F" w:rsidRPr="007435EB" w:rsidRDefault="00E8089F" w:rsidP="00E8089F">
      <w:pPr>
        <w:rPr>
          <w:rtl/>
        </w:rPr>
      </w:pPr>
      <w:r w:rsidRPr="007435EB">
        <w:rPr>
          <w:rFonts w:hint="cs"/>
          <w:rtl/>
        </w:rPr>
        <w:t xml:space="preserve">ולרבנן: צריכי </w:t>
      </w:r>
      <w:r w:rsidRPr="007435EB">
        <w:rPr>
          <w:rtl/>
        </w:rPr>
        <w:t>חטאת - להיתר מצטרף לאיסור, וחולין מקדשים לא גמר.</w:t>
      </w:r>
    </w:p>
    <w:p w14:paraId="229533DB" w14:textId="77777777" w:rsidR="00E8089F" w:rsidRPr="007435EB" w:rsidRDefault="00E8089F" w:rsidP="00E8089F">
      <w:pPr>
        <w:rPr>
          <w:rFonts w:cs="Guttman Vilna"/>
          <w:b/>
          <w:bCs/>
          <w:rtl/>
        </w:rPr>
      </w:pPr>
      <w:r w:rsidRPr="007435EB">
        <w:rPr>
          <w:rtl/>
        </w:rPr>
        <w:t>ומשרת - ליתן טעם כעיקר, ומכאן אתה דן לכל התורה כולה.</w:t>
      </w:r>
    </w:p>
    <w:p w14:paraId="50F31DA4" w14:textId="77777777" w:rsidR="00E8089F" w:rsidRPr="007435EB" w:rsidRDefault="00E8089F" w:rsidP="00E8089F">
      <w:pPr>
        <w:rPr>
          <w:rtl/>
        </w:rPr>
      </w:pPr>
      <w:r>
        <w:rPr>
          <w:rStyle w:val="affffd"/>
          <w:rFonts w:hint="cs"/>
          <w:rtl/>
          <w:rPrChange w:id="9212" w:author="מנוע אמוראים" w:date="2026-10-05T16:42:03Z">
            <w:rPr>
              <w:rFonts w:hint="cs"/>
              <w:rtl/>
            </w:rPr>
          </w:rPrChange>
        </w:rPr>
        <w:t xml:space="preserve">ולר</w:t>
      </w:r>
      <w:r>
        <w:rPr>
          <w:rStyle w:val="affffd"/>
          <w:rtl/>
          <w:rPrChange w:id="9213" w:author="מנוע אמוראים" w:date="2026-10-05T16:42:03Z">
            <w:rPr>
              <w:rtl/>
            </w:rPr>
          </w:rPrChange>
        </w:rPr>
        <w:t xml:space="preserve">"</w:t>
      </w:r>
      <w:r>
        <w:rPr>
          <w:rStyle w:val="affffd"/>
          <w:rFonts w:hint="cs"/>
          <w:rtl/>
          <w:rPrChange w:id="9214" w:author="מנוע אמוראים" w:date="2026-10-05T16:42:03Z">
            <w:rPr>
              <w:rFonts w:hint="cs"/>
              <w:rtl/>
            </w:rPr>
          </w:rPrChange>
        </w:rPr>
        <w:t xml:space="preserve">ע</w:t>
      </w:r>
      <w:r>
        <w:rPr>
          <w:rFonts w:hint="cs"/>
          <w:rtl/>
        </w:rPr>
        <w:t xml:space="preserve"> </w:t>
      </w:r>
      <w:r w:rsidRPr="007435EB">
        <w:rPr>
          <w:rtl/>
        </w:rPr>
        <w:t xml:space="preserve">תרוייהו להיתר מצטרף לאיסור, והוו להו שני כתובין הבאין כאחד, </w:t>
      </w:r>
      <w:r w:rsidRPr="007435EB">
        <w:rPr>
          <w:rFonts w:hint="cs"/>
          <w:rtl/>
        </w:rPr>
        <w:t>ד</w:t>
      </w:r>
      <w:r w:rsidRPr="007435EB">
        <w:rPr>
          <w:rtl/>
        </w:rPr>
        <w:t>אין מלמדין.</w:t>
      </w:r>
    </w:p>
    <w:p w14:paraId="19C5088D" w14:textId="77777777" w:rsidR="00E8089F" w:rsidRPr="007435EB" w:rsidRDefault="00CF542C" w:rsidP="00F47631">
      <w:pPr>
        <w:pStyle w:val="affd"/>
        <w:rPr>
          <w:rtl/>
        </w:rPr>
      </w:pPr>
      <w:r w:rsidRPr="007435EB">
        <w:rPr>
          <w:rFonts w:hint="cs"/>
          <w:rtl/>
        </w:rPr>
        <w:t>׻</w:t>
      </w:r>
    </w:p>
    <w:p w14:paraId="36E5D93F"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w:t>
      </w:r>
      <w:r w:rsidRPr="00AC0CB1">
        <w:rPr>
          <w:rStyle w:val="af2"/>
          <w:rFonts w:hint="cs"/>
          <w:rtl/>
        </w:rPr>
        <w:t>ד'מ</w:t>
      </w:r>
      <w:r w:rsidRPr="00AC0CB1">
        <w:rPr>
          <w:rStyle w:val="af2"/>
          <w:rtl/>
        </w:rPr>
        <w:t>כל אשר יעשה מגפן היין מחרצנים ועד זג</w:t>
      </w:r>
      <w:r w:rsidRPr="00AC0CB1">
        <w:rPr>
          <w:rStyle w:val="af2"/>
          <w:rFonts w:hint="cs"/>
          <w:rtl/>
        </w:rPr>
        <w:t>'</w:t>
      </w:r>
      <w:r w:rsidRPr="00AC0CB1">
        <w:rPr>
          <w:rStyle w:val="af2"/>
          <w:rtl/>
        </w:rPr>
        <w:t xml:space="preserve"> </w:t>
      </w:r>
      <w:r w:rsidRPr="007435EB">
        <w:rPr>
          <w:rFonts w:ascii="Fb Fontext" w:hAnsi="Fb Fontext"/>
          <w:rtl/>
        </w:rPr>
        <w:t>- לימד על איסורי נזיר שמצטרפים זה עם זה.</w:t>
      </w:r>
    </w:p>
    <w:p w14:paraId="2ACC1F6D" w14:textId="77777777" w:rsidR="00E8089F" w:rsidRPr="007435EB" w:rsidRDefault="00E8089F" w:rsidP="00E8089F">
      <w:pPr>
        <w:rPr>
          <w:rtl/>
        </w:rPr>
      </w:pPr>
      <w:r>
        <w:rPr>
          <w:rStyle w:val="affffd"/>
          <w:rFonts w:hint="cs"/>
          <w:rtl/>
          <w:rPrChange w:id="9215" w:author="מנוע אמוראים" w:date="2026-10-05T16:42:03Z">
            <w:rPr>
              <w:rStyle w:val="afffa"/>
              <w:rFonts w:hint="cs"/>
              <w:rtl/>
            </w:rPr>
          </w:rPrChange>
        </w:rPr>
        <w:t xml:space="preserve">לר</w:t>
      </w:r>
      <w:r>
        <w:rPr>
          <w:rStyle w:val="affffd"/>
          <w:rtl/>
          <w:rPrChange w:id="9216" w:author="מנוע אמוראים" w:date="2026-10-05T16:42:03Z">
            <w:rPr>
              <w:rStyle w:val="afffa"/>
              <w:rtl/>
            </w:rPr>
          </w:rPrChange>
        </w:rPr>
        <w:t xml:space="preserve">"</w:t>
      </w:r>
      <w:r>
        <w:rPr>
          <w:rStyle w:val="affffd"/>
          <w:rFonts w:hint="cs"/>
          <w:rtl/>
          <w:rPrChange w:id="9217" w:author="מנוע אמוראים" w:date="2026-10-05T16:42:03Z">
            <w:rPr>
              <w:rStyle w:val="afffa"/>
              <w:rFonts w:hint="cs"/>
              <w:rtl/>
            </w:rPr>
          </w:rPrChange>
        </w:rPr>
        <w:t xml:space="preserve">ע</w:t>
      </w:r>
      <w:r w:rsidRPr="007435EB">
        <w:rPr>
          <w:rFonts w:hint="cs"/>
          <w:rtl/>
        </w:rPr>
        <w:t xml:space="preserve"> בעי' </w:t>
      </w:r>
      <w:r w:rsidR="00127038">
        <w:rPr>
          <w:rFonts w:hint="cs"/>
          <w:rtl/>
        </w:rPr>
        <w:t>אף</w:t>
      </w:r>
      <w:r w:rsidRPr="007435EB">
        <w:rPr>
          <w:rFonts w:hint="cs"/>
          <w:rtl/>
        </w:rPr>
        <w:t xml:space="preserve"> דאיסור והיתר מצטרפין, </w:t>
      </w:r>
      <w:r w:rsidR="00AB3B38">
        <w:rPr>
          <w:rFonts w:hint="cs"/>
          <w:rtl/>
        </w:rPr>
        <w:t>כאן</w:t>
      </w:r>
      <w:r w:rsidRPr="007435EB">
        <w:rPr>
          <w:rFonts w:hint="cs"/>
          <w:rtl/>
        </w:rPr>
        <w:t xml:space="preserve"> אשמעי' דאיסור ואיסור </w:t>
      </w:r>
      <w:r w:rsidR="00AB3B38">
        <w:rPr>
          <w:rFonts w:hint="cs"/>
          <w:rtl/>
        </w:rPr>
        <w:t>אף</w:t>
      </w:r>
      <w:r w:rsidRPr="007435EB">
        <w:rPr>
          <w:rFonts w:hint="cs"/>
          <w:rtl/>
        </w:rPr>
        <w:t xml:space="preserve"> בזא</w:t>
      </w:r>
      <w:r w:rsidRPr="007435EB">
        <w:rPr>
          <w:rtl/>
        </w:rPr>
        <w:t>"</w:t>
      </w:r>
      <w:r w:rsidRPr="007435EB">
        <w:rPr>
          <w:rFonts w:hint="cs"/>
          <w:rtl/>
        </w:rPr>
        <w:t>ז מצטרפין</w:t>
      </w:r>
      <w:r w:rsidRPr="007435EB">
        <w:rPr>
          <w:rtl/>
        </w:rPr>
        <w:t>.</w:t>
      </w:r>
    </w:p>
    <w:p w14:paraId="73DE74C2" w14:textId="360A2A6B" w:rsidR="00E8089F" w:rsidRPr="007435EB" w:rsidRDefault="00F47631" w:rsidP="00F47631">
      <w:pPr>
        <w:pStyle w:val="affd"/>
        <w:rPr>
          <w:bCs/>
          <w:rtl/>
        </w:rPr>
      </w:pPr>
      <w:r>
        <w:rPr>
          <w:rFonts w:hint="cs"/>
          <w:rtl/>
        </w:rPr>
        <w:t>***</w:t>
      </w:r>
    </w:p>
    <w:p>
      <w:pPr>
        <w:pStyle w:val="affffff1"/>
        <w:rPr>
          <w:ins w:id="20128" w:author="קלוד" w:date="2026-10-06T10:09:47Z"/>
        </w:rPr>
      </w:pPr>
      <w:ins w:id="20127" w:author="קלוד" w:date="2026-10-06T10:09:47Z">
        <w:r>
          <w:t xml:space="preserve">משנה ב</w:t>
        </w:r>
      </w:ins>
    </w:p>
    <w:p w14:paraId="3832205A" w14:textId="77777777" w:rsidR="00E8089F" w:rsidRPr="007435EB" w:rsidRDefault="00E8089F" w:rsidP="00E8089F">
      <w:pPr>
        <w:pStyle w:val="afff5"/>
        <w:rPr>
          <w:del w:id="20012" w:author="קלוד" w:date="2026-10-06T10:16:37Z"/>
          <w:b/>
          <w:rtl/>
        </w:rPr>
      </w:pPr>
      <w:ins w:id="9808" w:author="מספור קטעי משנה" w:date="2026-10-06T10:05:03Z">
        <w:del w:id="20010" w:author="קלוד" w:date="2026-10-06T10:16:37Z">
          <w:r>
            <w:rPr>
              <w:rStyle w:val="MisparKeta"/>
            </w:rPr>
            <w:delText xml:space="preserve">א. </w:delText>
          </w:r>
        </w:del>
      </w:ins>
      <w:del w:id="20011" w:author="קלוד" w:date="2026-10-06T10:16:37Z">
        <w:r w:rsidRPr="007435EB">
          <w:rPr>
            <w:b/>
            <w:sz w:val="20"/>
            <w:rtl/>
          </w:rPr>
          <w:delText xml:space="preserve">משנה.</w:delText>
        </w:r>
      </w:del>
    </w:p>
    <w:p w14:paraId="760FE97E" w14:textId="77777777" w:rsidR="00E8089F" w:rsidRPr="007435EB" w:rsidRDefault="00E8089F" w:rsidP="00E8089F">
      <w:pPr>
        <w:pStyle w:val="afff5"/>
        <w:rPr>
          <w:b/>
          <w:rtl/>
        </w:rPr>
      </w:pPr>
      <w:r w:rsidRPr="007435EB">
        <w:rPr>
          <w:b/>
          <w:rtl/>
        </w:rPr>
        <w:t>בצק שבסידקי עריבה, אם יש כזית במקום אחד - חייב לבער, ואם לאו</w:t>
      </w:r>
      <w:r w:rsidRPr="007435EB">
        <w:rPr>
          <w:rFonts w:hint="cs"/>
          <w:b/>
          <w:rtl/>
        </w:rPr>
        <w:t xml:space="preserve"> </w:t>
      </w:r>
      <w:r w:rsidRPr="007435EB">
        <w:rPr>
          <w:b/>
          <w:rtl/>
        </w:rPr>
        <w:t>בטל במיעוטו.</w:t>
      </w:r>
    </w:p>
    <w:p w14:paraId="5B7D8DF1" w14:textId="77777777" w:rsidR="00E8089F" w:rsidRPr="007435EB" w:rsidRDefault="00E8089F" w:rsidP="00E8089F">
      <w:pPr>
        <w:pStyle w:val="afff5"/>
        <w:rPr>
          <w:b/>
          <w:rtl/>
        </w:rPr>
      </w:pPr>
      <w:r w:rsidRPr="007435EB">
        <w:rPr>
          <w:b/>
          <w:rtl/>
        </w:rPr>
        <w:t>וכן לענין הטומאה, אם מקפיד עליו - חוצץ, ואם רוצה בקיומו - הרי הוא כעריבה.</w:t>
      </w:r>
    </w:p>
    <w:p w14:paraId="7ABB4A76" w14:textId="01A83D62" w:rsidR="00E8089F" w:rsidRPr="007435EB" w:rsidRDefault="00F47631" w:rsidP="00F47631">
      <w:pPr>
        <w:pStyle w:val="affd"/>
        <w:rPr>
          <w:bCs/>
          <w:rtl/>
        </w:rPr>
      </w:pPr>
      <w:r>
        <w:rPr>
          <w:rFonts w:hint="cs"/>
          <w:rtl/>
        </w:rPr>
        <w:t>***</w:t>
      </w:r>
    </w:p>
    <w:p w14:paraId="7E2490FE" w14:textId="77777777" w:rsidR="00E8089F" w:rsidRPr="007435EB" w:rsidRDefault="00E8089F" w:rsidP="005C3FF1">
      <w:pPr>
        <w:pStyle w:val="afff"/>
        <w:framePr w:wrap="around"/>
        <w:rPr>
          <w:rtl/>
        </w:rPr>
      </w:pPr>
      <w:r w:rsidRPr="007435EB">
        <w:rPr>
          <w:rFonts w:hint="cs"/>
          <w:rtl/>
        </w:rPr>
        <w:t>מה.</w:t>
      </w:r>
    </w:p>
    <w:p w14:paraId="5BDB517D" w14:textId="5A5F161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rtl/>
          <w:rPrChange w:id="9218" w:author="מנוע אמוראים" w:date="2026-10-05T16:42:03Z">
            <w:rPr>
              <w:rFonts w:ascii="Fb Fontext" w:hAnsi="Fb Fontext"/>
              <w:rtl/>
            </w:rPr>
          </w:rPrChange>
        </w:rPr>
        <w:t xml:space="preserve">אריא"ש</w:t>
      </w:r>
      <w:r>
        <w:rPr>
          <w:rFonts w:ascii="Fb Fontext" w:hAnsi="Fb Fontext"/>
          <w:rtl/>
        </w:rPr>
        <w:t xml:space="preserve">: ל"</w:t>
      </w:r>
      <w:r w:rsidR="00E8089F" w:rsidRPr="007435EB">
        <w:rPr>
          <w:rFonts w:ascii="Fb Fontext" w:hAnsi="Fb Fontext" w:hint="cs"/>
          <w:rtl/>
        </w:rPr>
        <w:t>ש</w:t>
      </w:r>
      <w:r w:rsidR="00E8089F" w:rsidRPr="007435EB">
        <w:rPr>
          <w:rFonts w:ascii="Fb Fontext" w:hAnsi="Fb Fontext"/>
          <w:rtl/>
        </w:rPr>
        <w:t xml:space="preserve"> אלא במקום שאין עשויין לחזק, אבל במקום שעשויין לחזק - אינו חייב לבער.</w:t>
      </w:r>
    </w:p>
    <w:p w14:paraId="07D213F0" w14:textId="77777777" w:rsidR="00E8089F" w:rsidRPr="007435EB" w:rsidRDefault="00E8089F" w:rsidP="00E8089F">
      <w:pPr>
        <w:rPr>
          <w:rFonts w:cs="Guttman Vilna"/>
          <w:b/>
          <w:bCs/>
          <w:rtl/>
        </w:rPr>
      </w:pPr>
      <w:r w:rsidRPr="007435EB">
        <w:rPr>
          <w:rtl/>
        </w:rPr>
        <w:t xml:space="preserve">מכלל דפחות מכזית, </w:t>
      </w:r>
      <w:r w:rsidR="00AB3B38">
        <w:rPr>
          <w:rtl/>
        </w:rPr>
        <w:t>אף</w:t>
      </w:r>
      <w:r w:rsidRPr="007435EB">
        <w:rPr>
          <w:rtl/>
        </w:rPr>
        <w:t xml:space="preserve"> במקום שאין עשוי לחזק - אינו חייב לבער.</w:t>
      </w:r>
    </w:p>
    <w:p w14:paraId="21538467" w14:textId="77777777" w:rsidR="00E8089F" w:rsidRPr="007435EB" w:rsidRDefault="00E8089F" w:rsidP="00E8089F">
      <w:pPr>
        <w:rPr>
          <w:rtl/>
        </w:rPr>
      </w:pPr>
      <w:r w:rsidRPr="005C3FF1">
        <w:rPr>
          <w:rStyle w:val="afffa"/>
          <w:rtl/>
        </w:rPr>
        <w:t xml:space="preserve">איכא דמתני </w:t>
      </w:r>
      <w:r w:rsidRPr="007435EB">
        <w:rPr>
          <w:rtl/>
        </w:rPr>
        <w:t>לה אסיפא: ואם לאו בטל במיעוטו.</w:t>
      </w:r>
    </w:p>
    <w:p w14:paraId="1C0B2F53" w14:textId="05411C9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219" w:author="מנוע אמוראים" w:date="2026-10-05T16:42:03Z">
            <w:rPr>
              <w:rtl/>
            </w:rPr>
          </w:rPrChange>
        </w:rPr>
        <w:t xml:space="preserve">אר</w:t>
      </w:r>
      <w:r>
        <w:rPr>
          <w:rStyle w:val="affffd"/>
          <w:rFonts w:hint="cs"/>
          <w:rtl/>
          <w:rPrChange w:id="9220" w:author="מנוע אמוראים" w:date="2026-10-05T16:42:03Z">
            <w:rPr>
              <w:rFonts w:hint="cs"/>
              <w:rtl/>
            </w:rPr>
          </w:rPrChange>
        </w:rPr>
        <w:t xml:space="preserve">יא</w:t>
      </w:r>
      <w:r>
        <w:rPr>
          <w:rStyle w:val="affffd"/>
          <w:rtl/>
          <w:rPrChange w:id="9221" w:author="מנוע אמוראים" w:date="2026-10-05T16:42:03Z">
            <w:rPr>
              <w:rtl/>
            </w:rPr>
          </w:rPrChange>
        </w:rPr>
        <w:t xml:space="preserve">"</w:t>
      </w:r>
      <w:r>
        <w:rPr>
          <w:rStyle w:val="affffd"/>
          <w:rFonts w:hint="cs"/>
          <w:rtl/>
          <w:rPrChange w:id="9222" w:author="מנוע אמוראים" w:date="2026-10-05T16:42:03Z">
            <w:rPr>
              <w:rFonts w:hint="cs"/>
              <w:rtl/>
            </w:rPr>
          </w:rPrChange>
        </w:rPr>
        <w:t xml:space="preserve">ש</w:t>
      </w:r>
      <w:r w:rsidR="00E8089F" w:rsidRPr="007435EB">
        <w:rPr>
          <w:rtl/>
        </w:rPr>
        <w:t xml:space="preserve">: </w:t>
      </w:r>
      <w:r w:rsidR="00E8089F" w:rsidRPr="007435EB">
        <w:rPr>
          <w:rFonts w:hint="cs"/>
          <w:rtl/>
        </w:rPr>
        <w:t>ל</w:t>
      </w:r>
      <w:r w:rsidR="00E8089F" w:rsidRPr="007435EB">
        <w:rPr>
          <w:rtl/>
        </w:rPr>
        <w:t>"</w:t>
      </w:r>
      <w:r w:rsidR="00E8089F" w:rsidRPr="007435EB">
        <w:rPr>
          <w:rFonts w:hint="cs"/>
          <w:rtl/>
        </w:rPr>
        <w:t>ש</w:t>
      </w:r>
      <w:r w:rsidR="00E8089F" w:rsidRPr="007435EB">
        <w:rPr>
          <w:rtl/>
        </w:rPr>
        <w:t xml:space="preserve"> אלא במקום העשוי לחזק, אבל במקום שאין עשוי לחזק - חייב לבער.</w:t>
      </w:r>
    </w:p>
    <w:p w14:paraId="742336B3" w14:textId="77777777" w:rsidR="00E8089F" w:rsidRPr="007435EB" w:rsidRDefault="00E8089F" w:rsidP="00E8089F">
      <w:pPr>
        <w:rPr>
          <w:rtl/>
        </w:rPr>
      </w:pPr>
      <w:r w:rsidRPr="007435EB">
        <w:rPr>
          <w:rFonts w:ascii="Fb Fontext" w:hAnsi="Fb Fontext"/>
          <w:sz w:val="20"/>
          <w:rtl/>
        </w:rPr>
        <w:t xml:space="preserve">מכלל דכזית, </w:t>
      </w:r>
      <w:r w:rsidR="00AB3B38">
        <w:rPr>
          <w:rFonts w:ascii="Fb Fontext" w:hAnsi="Fb Fontext"/>
          <w:sz w:val="20"/>
          <w:rtl/>
        </w:rPr>
        <w:t>אף</w:t>
      </w:r>
      <w:r w:rsidRPr="007435EB">
        <w:rPr>
          <w:rFonts w:ascii="Fb Fontext" w:hAnsi="Fb Fontext"/>
          <w:sz w:val="20"/>
          <w:rtl/>
        </w:rPr>
        <w:t xml:space="preserve"> במקום העשוי לחזק - חייב לבער.</w:t>
      </w:r>
    </w:p>
    <w:p w14:paraId="05F67009" w14:textId="77777777" w:rsidR="00E8089F" w:rsidRPr="007435EB" w:rsidRDefault="00E8089F" w:rsidP="00E8089F">
      <w:pPr>
        <w:rPr>
          <w:rtl/>
        </w:rPr>
      </w:pPr>
      <w:r w:rsidRPr="007435EB">
        <w:rPr>
          <w:rFonts w:ascii="Fb Fontext" w:hAnsi="Fb Fontext"/>
          <w:rtl/>
        </w:rPr>
        <w:t>תניא כל"</w:t>
      </w:r>
      <w:r w:rsidRPr="007435EB">
        <w:rPr>
          <w:rFonts w:ascii="Fb Fontext" w:hAnsi="Fb Fontext" w:hint="cs"/>
          <w:rtl/>
        </w:rPr>
        <w:t>ק</w:t>
      </w:r>
      <w:r w:rsidRPr="007435EB">
        <w:rPr>
          <w:rFonts w:ascii="Fb Fontext" w:hAnsi="Fb Fontext"/>
          <w:rtl/>
        </w:rPr>
        <w:t>: בצק שבסידקי עריבה, במקום העשוי לחזק - אינו חוצץ, ואינו עובר.</w:t>
      </w:r>
    </w:p>
    <w:p w14:paraId="5A34B840" w14:textId="77777777" w:rsidR="00E8089F" w:rsidRPr="007435EB" w:rsidRDefault="00E8089F" w:rsidP="00E8089F">
      <w:pPr>
        <w:rPr>
          <w:rFonts w:cs="Guttman Vilna"/>
          <w:b/>
          <w:bCs/>
          <w:rtl/>
        </w:rPr>
      </w:pPr>
      <w:r w:rsidRPr="007435EB">
        <w:rPr>
          <w:rtl/>
        </w:rPr>
        <w:lastRenderedPageBreak/>
        <w:t>ובמקום שאין עשוי לחזק - חוצץ ועובר.</w:t>
      </w:r>
    </w:p>
    <w:p w14:paraId="338D44D2" w14:textId="77777777" w:rsidR="00E8089F" w:rsidRPr="007435EB" w:rsidRDefault="00E8089F" w:rsidP="00E8089F">
      <w:pPr>
        <w:rPr>
          <w:rtl/>
        </w:rPr>
      </w:pPr>
      <w:r w:rsidRPr="007435EB">
        <w:rPr>
          <w:rFonts w:ascii="Fb Fontext" w:hAnsi="Fb Fontext" w:hint="cs"/>
          <w:sz w:val="20"/>
          <w:rtl/>
        </w:rPr>
        <w:t>בד</w:t>
      </w:r>
      <w:r w:rsidRPr="007435EB">
        <w:rPr>
          <w:rFonts w:ascii="Fb Fontext" w:hAnsi="Fb Fontext"/>
          <w:sz w:val="20"/>
          <w:rtl/>
        </w:rPr>
        <w:t>"</w:t>
      </w:r>
      <w:r w:rsidRPr="007435EB">
        <w:rPr>
          <w:rFonts w:ascii="Fb Fontext" w:hAnsi="Fb Fontext" w:hint="cs"/>
          <w:sz w:val="20"/>
          <w:rtl/>
        </w:rPr>
        <w:t>א</w:t>
      </w:r>
      <w:r w:rsidRPr="007435EB">
        <w:rPr>
          <w:rFonts w:ascii="Fb Fontext" w:hAnsi="Fb Fontext"/>
          <w:sz w:val="20"/>
          <w:rtl/>
        </w:rPr>
        <w:t xml:space="preserve"> - בכזית, אבל בפחות מכזית, </w:t>
      </w:r>
      <w:r w:rsidR="00AB3B38">
        <w:rPr>
          <w:rFonts w:ascii="Fb Fontext" w:hAnsi="Fb Fontext"/>
          <w:sz w:val="20"/>
          <w:rtl/>
        </w:rPr>
        <w:t>אף</w:t>
      </w:r>
      <w:r w:rsidRPr="007435EB">
        <w:rPr>
          <w:rFonts w:ascii="Fb Fontext" w:hAnsi="Fb Fontext"/>
          <w:sz w:val="20"/>
          <w:rtl/>
        </w:rPr>
        <w:t xml:space="preserve"> במקום שאין עשוי לחזק - אינו חוצץ ואינו עובר.</w:t>
      </w:r>
    </w:p>
    <w:p w14:paraId="4D95F066" w14:textId="77777777" w:rsidR="00E8089F" w:rsidRPr="007435EB" w:rsidRDefault="00E8089F" w:rsidP="00E8089F">
      <w:pPr>
        <w:rPr>
          <w:rtl/>
        </w:rPr>
      </w:pPr>
      <w:r w:rsidRPr="007435EB">
        <w:rPr>
          <w:rFonts w:ascii="Fb Fontext" w:hAnsi="Fb Fontext"/>
          <w:rtl/>
        </w:rPr>
        <w:t>ותניא כל"</w:t>
      </w:r>
      <w:r w:rsidRPr="007435EB">
        <w:rPr>
          <w:rFonts w:ascii="Fb Fontext" w:hAnsi="Fb Fontext" w:hint="cs"/>
          <w:rtl/>
        </w:rPr>
        <w:t>ב</w:t>
      </w:r>
      <w:r w:rsidRPr="007435EB">
        <w:rPr>
          <w:rFonts w:ascii="Fb Fontext" w:hAnsi="Fb Fontext"/>
          <w:rtl/>
        </w:rPr>
        <w:t>: בצק שבסידקי עריבה, במקום העשוי לחזק - אינו חוצץ ואינו עובר.</w:t>
      </w:r>
    </w:p>
    <w:p w14:paraId="0C34572B" w14:textId="77777777" w:rsidR="00E8089F" w:rsidRPr="007435EB" w:rsidRDefault="00E8089F" w:rsidP="00E8089F">
      <w:pPr>
        <w:rPr>
          <w:rFonts w:cs="Guttman Vilna"/>
          <w:b/>
          <w:bCs/>
          <w:rtl/>
        </w:rPr>
      </w:pPr>
      <w:r w:rsidRPr="007435EB">
        <w:rPr>
          <w:rtl/>
        </w:rPr>
        <w:t>במקום שאין עשוי לחזק - חוצץ ועובר.</w:t>
      </w:r>
    </w:p>
    <w:p w14:paraId="4F00C57E" w14:textId="77777777" w:rsidR="00E8089F" w:rsidRPr="007435EB" w:rsidRDefault="00E8089F" w:rsidP="00E8089F">
      <w:pPr>
        <w:rPr>
          <w:rtl/>
        </w:rPr>
      </w:pPr>
      <w:r w:rsidRPr="007435EB">
        <w:rPr>
          <w:rFonts w:ascii="Fb Fontext" w:hAnsi="Fb Fontext" w:hint="cs"/>
          <w:sz w:val="20"/>
          <w:rtl/>
        </w:rPr>
        <w:t>בד</w:t>
      </w:r>
      <w:r w:rsidRPr="007435EB">
        <w:rPr>
          <w:rFonts w:ascii="Fb Fontext" w:hAnsi="Fb Fontext"/>
          <w:sz w:val="20"/>
          <w:rtl/>
        </w:rPr>
        <w:t>"</w:t>
      </w:r>
      <w:r w:rsidRPr="007435EB">
        <w:rPr>
          <w:rFonts w:ascii="Fb Fontext" w:hAnsi="Fb Fontext" w:hint="cs"/>
          <w:sz w:val="20"/>
          <w:rtl/>
        </w:rPr>
        <w:t>א</w:t>
      </w:r>
      <w:r w:rsidRPr="007435EB">
        <w:rPr>
          <w:rFonts w:ascii="Fb Fontext" w:hAnsi="Fb Fontext"/>
          <w:sz w:val="20"/>
          <w:rtl/>
        </w:rPr>
        <w:t xml:space="preserve">- בפחות מכזית, אבל בכזית </w:t>
      </w:r>
      <w:r w:rsidR="00AB3B38">
        <w:rPr>
          <w:rFonts w:ascii="Fb Fontext" w:hAnsi="Fb Fontext"/>
          <w:sz w:val="20"/>
          <w:rtl/>
        </w:rPr>
        <w:t>אף</w:t>
      </w:r>
      <w:r w:rsidRPr="007435EB">
        <w:rPr>
          <w:rFonts w:ascii="Fb Fontext" w:hAnsi="Fb Fontext"/>
          <w:sz w:val="20"/>
          <w:rtl/>
        </w:rPr>
        <w:t xml:space="preserve"> במקום העשוי לחזק - חוצץ ועובר. </w:t>
      </w:r>
      <w:r w:rsidRPr="007435EB">
        <w:rPr>
          <w:rFonts w:ascii="Fb Fontext" w:hAnsi="Fb Fontext" w:hint="cs"/>
          <w:sz w:val="20"/>
          <w:rtl/>
        </w:rPr>
        <w:t xml:space="preserve">- </w:t>
      </w:r>
      <w:r w:rsidRPr="007435EB">
        <w:rPr>
          <w:rFonts w:ascii="Fb Fontext" w:hAnsi="Fb Fontext"/>
          <w:sz w:val="20"/>
          <w:rtl/>
        </w:rPr>
        <w:t>קשיין אהדדי.</w:t>
      </w:r>
    </w:p>
    <w:p w14:paraId="6BA54771" w14:textId="77777777" w:rsidR="00E8089F" w:rsidRPr="005C3FF1" w:rsidRDefault="00E8089F" w:rsidP="009A151F">
      <w:pPr>
        <w:rPr>
          <w:rStyle w:val="afffa"/>
          <w:rtl/>
        </w:rPr>
      </w:pPr>
      <w:r w:rsidRPr="005C3FF1">
        <w:rPr>
          <w:rStyle w:val="afffa"/>
          <w:rFonts w:hint="cs"/>
          <w:rtl/>
        </w:rPr>
        <w:t>א.</w:t>
      </w:r>
      <w:r>
        <w:rPr>
          <w:rFonts w:hint="cs"/>
          <w:rtl/>
        </w:rPr>
        <w:t xml:space="preserve"> </w:t>
      </w:r>
      <w:r>
        <w:rPr>
          <w:rStyle w:val="affffd"/>
          <w:rFonts w:hint="cs"/>
          <w:rtl/>
          <w:rPrChange w:id="9223" w:author="מנוע אמוראים" w:date="2026-10-05T16:42:03Z">
            <w:rPr>
              <w:rFonts w:hint="cs"/>
              <w:rtl/>
            </w:rPr>
          </w:rPrChange>
        </w:rPr>
        <w:t xml:space="preserve">ר</w:t>
      </w:r>
      <w:r>
        <w:rPr>
          <w:rStyle w:val="affffd"/>
          <w:rtl/>
          <w:rPrChange w:id="9224" w:author="מנוע אמוראים" w:date="2026-10-05T16:42:03Z">
            <w:rPr>
              <w:rtl/>
            </w:rPr>
          </w:rPrChange>
        </w:rPr>
        <w:t xml:space="preserve">"</w:t>
      </w:r>
      <w:r>
        <w:rPr>
          <w:rStyle w:val="affffd"/>
          <w:rFonts w:hint="cs"/>
          <w:rtl/>
          <w:rPrChange w:id="9225" w:author="מנוע אמוראים" w:date="2026-10-05T16:42:03Z">
            <w:rPr>
              <w:rFonts w:hint="cs"/>
              <w:rtl/>
            </w:rPr>
          </w:rPrChange>
        </w:rPr>
        <w:t xml:space="preserve">ה</w:t>
      </w:r>
      <w:r w:rsidRPr="007435EB">
        <w:rPr>
          <w:rtl/>
        </w:rPr>
        <w:t xml:space="preserve">: </w:t>
      </w:r>
      <w:r w:rsidRPr="007435EB">
        <w:rPr>
          <w:rFonts w:hint="cs"/>
          <w:rtl/>
        </w:rPr>
        <w:t>מחק ל</w:t>
      </w:r>
      <w:r w:rsidRPr="007435EB">
        <w:rPr>
          <w:rtl/>
        </w:rPr>
        <w:t>"</w:t>
      </w:r>
      <w:r w:rsidRPr="007435EB">
        <w:rPr>
          <w:rFonts w:hint="cs"/>
          <w:rtl/>
        </w:rPr>
        <w:t>ק שאינה משנה מקמי חמירתא</w:t>
      </w:r>
      <w:r w:rsidRPr="007435EB">
        <w:rPr>
          <w:rtl/>
        </w:rPr>
        <w:t>.</w:t>
      </w:r>
    </w:p>
    <w:p w14:paraId="3EB29DA2"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תרוויהו משנה אלא </w:t>
      </w:r>
      <w:r w:rsidR="00A01BBB">
        <w:rPr>
          <w:rFonts w:hint="cs"/>
          <w:rtl/>
        </w:rPr>
        <w:t xml:space="preserve">חלקו </w:t>
      </w:r>
      <w:r w:rsidRPr="007435EB">
        <w:rPr>
          <w:rFonts w:hint="cs"/>
          <w:rtl/>
        </w:rPr>
        <w:t>תנאי.</w:t>
      </w:r>
    </w:p>
    <w:p w14:paraId="655612C3" w14:textId="77777777" w:rsidR="00E8089F" w:rsidRPr="007435EB" w:rsidRDefault="00E8089F" w:rsidP="00E8089F">
      <w:pPr>
        <w:rPr>
          <w:rFonts w:cs="Guttman Vilna"/>
          <w:b/>
          <w:bCs/>
          <w:rtl/>
        </w:rPr>
      </w:pPr>
      <w:r w:rsidRPr="007435EB">
        <w:rPr>
          <w:rtl/>
        </w:rPr>
        <w:t>דתניא: הפת שעיפשה - חייב לבער, מפני שראוי לשוחקה ולחמע בה כמה עיסות אחרות.</w:t>
      </w:r>
    </w:p>
    <w:p w14:paraId="321AA48C" w14:textId="77777777" w:rsidR="00E8089F" w:rsidRPr="007435EB" w:rsidRDefault="00E8089F" w:rsidP="00E8089F">
      <w:pPr>
        <w:rPr>
          <w:rFonts w:cs="Guttman Vilna"/>
          <w:b/>
          <w:bCs/>
          <w:rtl/>
        </w:rPr>
      </w:pPr>
      <w:r>
        <w:rPr>
          <w:rStyle w:val="affffd"/>
          <w:rFonts w:hint="cs"/>
          <w:rtl/>
          <w:rPrChange w:id="9226" w:author="מנוע אמוראים" w:date="2026-10-05T16:42:03Z">
            <w:rPr>
              <w:rFonts w:hint="cs"/>
              <w:rtl/>
            </w:rPr>
          </w:rPrChange>
        </w:rPr>
        <w:t xml:space="preserve">רשב</w:t>
      </w:r>
      <w:r>
        <w:rPr>
          <w:rStyle w:val="affffd"/>
          <w:rtl/>
          <w:rPrChange w:id="9227" w:author="מנוע אמוראים" w:date="2026-10-05T16:42:03Z">
            <w:rPr>
              <w:rtl/>
            </w:rPr>
          </w:rPrChange>
        </w:rPr>
        <w:t xml:space="preserve">"</w:t>
      </w:r>
      <w:r>
        <w:rPr>
          <w:rStyle w:val="affffd"/>
          <w:rFonts w:hint="cs"/>
          <w:rtl/>
          <w:rPrChange w:id="9228" w:author="מנוע אמוראים" w:date="2026-10-05T16:42:03Z">
            <w:rPr>
              <w:rFonts w:hint="cs"/>
              <w:rtl/>
            </w:rPr>
          </w:rPrChange>
        </w:rPr>
        <w:t xml:space="preserve">א</w:t>
      </w:r>
      <w:r w:rsidRPr="007435EB">
        <w:rPr>
          <w:rtl/>
        </w:rPr>
        <w:t>: ב</w:t>
      </w:r>
      <w:r w:rsidRPr="007435EB">
        <w:rPr>
          <w:rFonts w:hint="cs"/>
          <w:rtl/>
        </w:rPr>
        <w:t>ד</w:t>
      </w:r>
      <w:r w:rsidRPr="007435EB">
        <w:rPr>
          <w:rtl/>
        </w:rPr>
        <w:t>"</w:t>
      </w:r>
      <w:r w:rsidRPr="007435EB">
        <w:rPr>
          <w:rFonts w:hint="cs"/>
          <w:rtl/>
        </w:rPr>
        <w:t>א</w:t>
      </w:r>
      <w:r w:rsidRPr="007435EB">
        <w:rPr>
          <w:rtl/>
        </w:rPr>
        <w:t xml:space="preserve"> - במקויימת לאכילה, אבל כופת שאור שייחדה לישיבה - בטלה.</w:t>
      </w:r>
    </w:p>
    <w:p w14:paraId="4327634E" w14:textId="77777777" w:rsidR="00E8089F" w:rsidRPr="005C3FF1" w:rsidRDefault="00E8089F" w:rsidP="009A151F">
      <w:pPr>
        <w:rPr>
          <w:rStyle w:val="afffa"/>
          <w:rtl/>
        </w:rPr>
      </w:pPr>
      <w:r>
        <w:rPr>
          <w:rStyle w:val="affffd"/>
          <w:rtl/>
          <w:rPrChange w:id="9229" w:author="מנוע אמוראים" w:date="2026-10-05T16:42:03Z">
            <w:rPr>
              <w:rtl/>
            </w:rPr>
          </w:rPrChange>
        </w:rPr>
        <w:t xml:space="preserve">מ</w:t>
      </w:r>
      <w:r>
        <w:rPr>
          <w:rStyle w:val="affffd"/>
          <w:rFonts w:hint="cs"/>
          <w:rtl/>
          <w:rPrChange w:id="9230" w:author="מנוע אמוראים" w:date="2026-10-05T16:42:03Z">
            <w:rPr>
              <w:rFonts w:hint="cs"/>
              <w:rtl/>
            </w:rPr>
          </w:rPrChange>
        </w:rPr>
        <w:t xml:space="preserve">דרשב</w:t>
      </w:r>
      <w:r>
        <w:rPr>
          <w:rStyle w:val="affffd"/>
          <w:rtl/>
          <w:rPrChange w:id="9231" w:author="מנוע אמוראים" w:date="2026-10-05T16:42:03Z">
            <w:rPr>
              <w:rtl/>
            </w:rPr>
          </w:rPrChange>
        </w:rPr>
        <w:t xml:space="preserve">"</w:t>
      </w:r>
      <w:r>
        <w:rPr>
          <w:rStyle w:val="affffd"/>
          <w:rFonts w:hint="cs"/>
          <w:rtl/>
          <w:rPrChange w:id="9232" w:author="מנוע אמוראים" w:date="2026-10-05T16:42:03Z">
            <w:rPr>
              <w:rFonts w:hint="cs"/>
              <w:rtl/>
            </w:rPr>
          </w:rPrChange>
        </w:rPr>
        <w:t xml:space="preserve">א</w:t>
      </w:r>
      <w:r w:rsidRPr="007435EB">
        <w:rPr>
          <w:rtl/>
        </w:rPr>
        <w:t xml:space="preserve"> בטלה - מכלל דת"</w:t>
      </w:r>
      <w:r w:rsidRPr="007435EB">
        <w:rPr>
          <w:rFonts w:hint="cs"/>
          <w:rtl/>
        </w:rPr>
        <w:t xml:space="preserve">ק </w:t>
      </w:r>
      <w:r w:rsidRPr="007435EB">
        <w:rPr>
          <w:rtl/>
        </w:rPr>
        <w:t xml:space="preserve">סבר לא בטלה, אלמא </w:t>
      </w:r>
      <w:r w:rsidRPr="007435EB">
        <w:rPr>
          <w:rFonts w:hint="cs"/>
          <w:rtl/>
        </w:rPr>
        <w:t>ס</w:t>
      </w:r>
      <w:r w:rsidRPr="007435EB">
        <w:rPr>
          <w:rtl/>
        </w:rPr>
        <w:t>"</w:t>
      </w:r>
      <w:r w:rsidRPr="007435EB">
        <w:rPr>
          <w:rFonts w:hint="cs"/>
          <w:rtl/>
        </w:rPr>
        <w:t xml:space="preserve">'ל: </w:t>
      </w:r>
      <w:r w:rsidRPr="007435EB">
        <w:rPr>
          <w:rtl/>
        </w:rPr>
        <w:t xml:space="preserve">כל כזית </w:t>
      </w:r>
      <w:r w:rsidR="00127038">
        <w:rPr>
          <w:rtl/>
        </w:rPr>
        <w:t>אף</w:t>
      </w:r>
      <w:r w:rsidRPr="007435EB">
        <w:rPr>
          <w:rtl/>
        </w:rPr>
        <w:t xml:space="preserve"> דמבטל לא בטיל.</w:t>
      </w:r>
    </w:p>
    <w:p w14:paraId="59197602" w14:textId="77777777" w:rsidR="00E8089F" w:rsidRPr="007435EB" w:rsidRDefault="00E8089F" w:rsidP="009A151F">
      <w:pPr>
        <w:rPr>
          <w:rFonts w:cs="Guttman Vilna"/>
          <w:bCs/>
          <w:rtl/>
        </w:rPr>
      </w:pPr>
      <w:r w:rsidRPr="005C3FF1">
        <w:rPr>
          <w:rStyle w:val="afffa"/>
          <w:rFonts w:hint="cs"/>
          <w:rtl/>
        </w:rPr>
        <w:t>ג.</w:t>
      </w:r>
      <w:r w:rsidRPr="007435EB">
        <w:rPr>
          <w:rFonts w:hint="cs"/>
          <w:rtl/>
        </w:rPr>
        <w:t xml:space="preserve"> א</w:t>
      </w:r>
      <w:r w:rsidRPr="007435EB">
        <w:rPr>
          <w:rtl/>
        </w:rPr>
        <w:t>"</w:t>
      </w:r>
      <w:r w:rsidRPr="007435EB">
        <w:rPr>
          <w:rFonts w:hint="cs"/>
          <w:rtl/>
        </w:rPr>
        <w:t>ל</w:t>
      </w:r>
      <w:r w:rsidRPr="007435EB">
        <w:rPr>
          <w:rtl/>
        </w:rPr>
        <w:t xml:space="preserve"> אביי: תרצת בכזית, פחות מכזית מי תרצת?</w:t>
      </w:r>
    </w:p>
    <w:p w14:paraId="40D1204A" w14:textId="77777777" w:rsidR="00E8089F" w:rsidRPr="007435EB" w:rsidRDefault="00E8089F" w:rsidP="00E8089F">
      <w:pPr>
        <w:rPr>
          <w:rtl/>
        </w:rPr>
      </w:pPr>
      <w:r>
        <w:rPr>
          <w:rFonts w:ascii="Fb Fontext" w:hAnsi="Fb Fontext"/>
          <w:sz w:val="20"/>
          <w:rtl/>
        </w:rPr>
        <w:t xml:space="preserve">- אלא: הא והא </w:t>
      </w:r>
      <w:r>
        <w:rPr>
          <w:rStyle w:val="affffd"/>
          <w:rFonts w:ascii="Fb Fontext" w:hAnsi="Fb Fontext"/>
          <w:sz w:val="20"/>
          <w:rtl/>
          <w:rPrChange w:id="9233" w:author="מנוע אמוראים" w:date="2026-10-05T16:42:03Z">
            <w:rPr>
              <w:rFonts w:ascii="Fb Fontext" w:hAnsi="Fb Fontext"/>
              <w:sz w:val="20"/>
              <w:rtl/>
            </w:rPr>
          </w:rPrChange>
        </w:rPr>
        <w:t xml:space="preserve">ר</w:t>
      </w:r>
      <w:r>
        <w:rPr>
          <w:rStyle w:val="affffd"/>
          <w:rFonts w:ascii="Fb Fontext" w:hAnsi="Fb Fontext" w:hint="cs"/>
          <w:sz w:val="20"/>
          <w:rtl/>
          <w:rPrChange w:id="9234" w:author="מנוע אמוראים" w:date="2026-10-05T16:42:03Z">
            <w:rPr>
              <w:rFonts w:ascii="Fb Fontext" w:hAnsi="Fb Fontext" w:hint="cs"/>
              <w:sz w:val="20"/>
              <w:rtl/>
            </w:rPr>
          </w:rPrChange>
        </w:rPr>
        <w:t xml:space="preserve">שב</w:t>
      </w:r>
      <w:r>
        <w:rPr>
          <w:rStyle w:val="affffd"/>
          <w:rFonts w:ascii="Fb Fontext" w:hAnsi="Fb Fontext"/>
          <w:sz w:val="20"/>
          <w:rtl/>
          <w:rPrChange w:id="9235" w:author="מנוע אמוראים" w:date="2026-10-05T16:42:03Z">
            <w:rPr>
              <w:rFonts w:ascii="Fb Fontext" w:hAnsi="Fb Fontext"/>
              <w:sz w:val="20"/>
              <w:rtl/>
            </w:rPr>
          </w:rPrChange>
        </w:rPr>
        <w:t xml:space="preserve">"</w:t>
      </w:r>
      <w:r>
        <w:rPr>
          <w:rStyle w:val="affffd"/>
          <w:rFonts w:ascii="Fb Fontext" w:hAnsi="Fb Fontext" w:hint="cs"/>
          <w:sz w:val="20"/>
          <w:rtl/>
          <w:rPrChange w:id="9236" w:author="מנוע אמוראים" w:date="2026-10-05T16:42:03Z">
            <w:rPr>
              <w:rFonts w:ascii="Fb Fontext" w:hAnsi="Fb Fontext" w:hint="cs"/>
              <w:sz w:val="20"/>
              <w:rtl/>
            </w:rPr>
          </w:rPrChange>
        </w:rPr>
        <w:t xml:space="preserve">א</w:t>
      </w:r>
      <w:r>
        <w:rPr>
          <w:rFonts w:ascii="Fb Fontext" w:hAnsi="Fb Fontext" w:hint="cs"/>
          <w:sz w:val="20"/>
          <w:rtl/>
        </w:rPr>
        <w:t xml:space="preserve"> ול</w:t>
      </w:r>
      <w:r w:rsidRPr="007435EB">
        <w:rPr>
          <w:rFonts w:ascii="Fb Fontext" w:hAnsi="Fb Fontext"/>
          <w:sz w:val="20"/>
          <w:rtl/>
        </w:rPr>
        <w:t>"</w:t>
      </w:r>
      <w:r w:rsidRPr="007435EB">
        <w:rPr>
          <w:rFonts w:ascii="Fb Fontext" w:hAnsi="Fb Fontext" w:hint="cs"/>
          <w:sz w:val="20"/>
          <w:rtl/>
        </w:rPr>
        <w:t>ק</w:t>
      </w:r>
      <w:r w:rsidRPr="007435EB">
        <w:rPr>
          <w:rFonts w:ascii="Fb Fontext" w:hAnsi="Fb Fontext"/>
          <w:sz w:val="20"/>
          <w:rtl/>
        </w:rPr>
        <w:t>, הא - במקום לישה, הא - שלא במקום לישה.</w:t>
      </w:r>
    </w:p>
    <w:p w14:paraId="31D09080" w14:textId="77777777" w:rsidR="00E8089F" w:rsidRPr="007435EB" w:rsidRDefault="00E8089F" w:rsidP="00E8089F">
      <w:pPr>
        <w:rPr>
          <w:rtl/>
        </w:rPr>
      </w:pPr>
      <w:r w:rsidRPr="007435EB">
        <w:rPr>
          <w:rFonts w:ascii="Fb Fontext" w:hAnsi="Fb Fontext"/>
          <w:rtl/>
        </w:rPr>
        <w:t xml:space="preserve">רב אשי: </w:t>
      </w:r>
      <w:r w:rsidRPr="007435EB">
        <w:rPr>
          <w:rFonts w:ascii="Fb Fontext" w:hAnsi="Fb Fontext" w:hint="cs"/>
          <w:rtl/>
        </w:rPr>
        <w:t xml:space="preserve">שלא במקום לישה היינו </w:t>
      </w:r>
      <w:r w:rsidR="00AB3B38">
        <w:rPr>
          <w:rFonts w:ascii="Fb Fontext" w:hAnsi="Fb Fontext" w:hint="cs"/>
          <w:rtl/>
        </w:rPr>
        <w:t>אף</w:t>
      </w:r>
      <w:r w:rsidRPr="007435EB">
        <w:rPr>
          <w:rFonts w:ascii="Fb Fontext" w:hAnsi="Fb Fontext" w:hint="cs"/>
          <w:rtl/>
        </w:rPr>
        <w:t xml:space="preserve"> שפת העריבה ולא אמרי</w:t>
      </w:r>
      <w:r w:rsidRPr="007435EB">
        <w:rPr>
          <w:rFonts w:ascii="Fb Fontext" w:hAnsi="Fb Fontext"/>
          <w:rtl/>
        </w:rPr>
        <w:t xml:space="preserve">' </w:t>
      </w:r>
      <w:r w:rsidRPr="007435EB">
        <w:rPr>
          <w:rFonts w:ascii="Fb Fontext" w:hAnsi="Fb Fontext" w:hint="cs"/>
          <w:rtl/>
        </w:rPr>
        <w:t>ד</w:t>
      </w:r>
      <w:r w:rsidRPr="007435EB">
        <w:rPr>
          <w:rFonts w:ascii="Fb Fontext" w:hAnsi="Fb Fontext"/>
          <w:rtl/>
        </w:rPr>
        <w:t>זמנא דאטיף ומטי ל</w:t>
      </w:r>
      <w:r w:rsidR="00AB3B38">
        <w:rPr>
          <w:rFonts w:ascii="Fb Fontext" w:hAnsi="Fb Fontext"/>
          <w:rtl/>
        </w:rPr>
        <w:t>שם</w:t>
      </w:r>
      <w:r w:rsidRPr="007435EB">
        <w:rPr>
          <w:rFonts w:ascii="Fb Fontext" w:hAnsi="Fb Fontext" w:hint="cs"/>
          <w:rtl/>
        </w:rPr>
        <w:t>.</w:t>
      </w:r>
    </w:p>
    <w:p w14:paraId="29443B45" w14:textId="77777777" w:rsidR="00E8089F" w:rsidRPr="007435EB" w:rsidRDefault="00E8089F" w:rsidP="00E8089F">
      <w:pPr>
        <w:rPr>
          <w:rtl/>
        </w:rPr>
      </w:pPr>
      <w:r>
        <w:rPr>
          <w:rStyle w:val="affffd"/>
          <w:rFonts w:hint="cs"/>
          <w:rtl/>
          <w:rPrChange w:id="9237" w:author="מנוע אמוראים" w:date="2026-10-05T16:42:03Z">
            <w:rPr>
              <w:rFonts w:hint="cs"/>
              <w:rtl/>
            </w:rPr>
          </w:rPrChange>
        </w:rPr>
        <w:t xml:space="preserve">ר</w:t>
      </w:r>
      <w:r>
        <w:rPr>
          <w:rStyle w:val="affffd"/>
          <w:rtl/>
          <w:rPrChange w:id="9238" w:author="מנוע אמוראים" w:date="2026-10-05T16:42:03Z">
            <w:rPr>
              <w:rtl/>
            </w:rPr>
          </w:rPrChange>
        </w:rPr>
        <w:t xml:space="preserve">"</w:t>
      </w:r>
      <w:r>
        <w:rPr>
          <w:rStyle w:val="affffd"/>
          <w:rFonts w:hint="cs"/>
          <w:rtl/>
          <w:rPrChange w:id="9239" w:author="מנוע אמוראים" w:date="2026-10-05T16:42:03Z">
            <w:rPr>
              <w:rFonts w:hint="cs"/>
              <w:rtl/>
            </w:rPr>
          </w:rPrChange>
        </w:rPr>
        <w:t xml:space="preserve">נ</w:t>
      </w:r>
      <w:r>
        <w:rPr>
          <w:rFonts w:hint="cs"/>
          <w:rtl/>
        </w:rPr>
        <w:t xml:space="preserve"> מרב</w:t>
      </w:r>
      <w:r>
        <w:rPr>
          <w:rtl/>
        </w:rPr>
        <w:t xml:space="preserve">: הלכה </w:t>
      </w:r>
      <w:r>
        <w:rPr>
          <w:rStyle w:val="affffd"/>
          <w:rtl/>
          <w:rPrChange w:id="9240" w:author="מנוע אמוראים" w:date="2026-10-05T16:42:03Z">
            <w:rPr>
              <w:rtl/>
            </w:rPr>
          </w:rPrChange>
        </w:rPr>
        <w:t xml:space="preserve">כר</w:t>
      </w:r>
      <w:r>
        <w:rPr>
          <w:rStyle w:val="affffd"/>
          <w:rFonts w:hint="cs"/>
          <w:rtl/>
          <w:rPrChange w:id="9241" w:author="מנוע אמוראים" w:date="2026-10-05T16:42:03Z">
            <w:rPr>
              <w:rFonts w:hint="cs"/>
              <w:rtl/>
            </w:rPr>
          </w:rPrChange>
        </w:rPr>
        <w:t xml:space="preserve">שב</w:t>
      </w:r>
      <w:r>
        <w:rPr>
          <w:rStyle w:val="affffd"/>
          <w:rtl/>
          <w:rPrChange w:id="9242" w:author="מנוע אמוראים" w:date="2026-10-05T16:42:03Z">
            <w:rPr>
              <w:rtl/>
            </w:rPr>
          </w:rPrChange>
        </w:rPr>
        <w:t xml:space="preserve">"</w:t>
      </w:r>
      <w:r>
        <w:rPr>
          <w:rStyle w:val="affffd"/>
          <w:rFonts w:hint="cs"/>
          <w:rtl/>
          <w:rPrChange w:id="9243" w:author="מנוע אמוראים" w:date="2026-10-05T16:42:03Z">
            <w:rPr>
              <w:rFonts w:hint="cs"/>
              <w:rtl/>
            </w:rPr>
          </w:rPrChange>
        </w:rPr>
        <w:t xml:space="preserve">א</w:t>
      </w:r>
      <w:r w:rsidRPr="007435EB">
        <w:rPr>
          <w:rtl/>
        </w:rPr>
        <w:t xml:space="preserve">. </w:t>
      </w:r>
      <w:r>
        <w:rPr>
          <w:rFonts w:hint="cs"/>
          <w:rtl/>
        </w:rPr>
        <w:t xml:space="preserve">והא </w:t>
      </w:r>
      <w:r>
        <w:rPr>
          <w:rStyle w:val="affffd"/>
          <w:rFonts w:hint="cs"/>
          <w:rtl/>
          <w:rPrChange w:id="9244" w:author="מנוע אמוראים" w:date="2026-10-05T16:42:03Z">
            <w:rPr>
              <w:rFonts w:hint="cs"/>
              <w:rtl/>
            </w:rPr>
          </w:rPrChange>
        </w:rPr>
        <w:t xml:space="preserve">דריב</w:t>
      </w:r>
      <w:r>
        <w:rPr>
          <w:rStyle w:val="affffd"/>
          <w:rtl/>
          <w:rPrChange w:id="9245" w:author="מנוע אמוראים" w:date="2026-10-05T16:42:03Z">
            <w:rPr>
              <w:rtl/>
            </w:rPr>
          </w:rPrChange>
        </w:rPr>
        <w:t xml:space="preserve">"</w:t>
      </w:r>
      <w:r>
        <w:rPr>
          <w:rStyle w:val="affffd"/>
          <w:rFonts w:hint="cs"/>
          <w:rtl/>
          <w:rPrChange w:id="9246" w:author="מנוע אמוראים" w:date="2026-10-05T16:42:03Z">
            <w:rPr>
              <w:rFonts w:hint="cs"/>
              <w:rtl/>
            </w:rPr>
          </w:rPrChange>
        </w:rPr>
        <w:t xml:space="preserve">א</w:t>
      </w:r>
      <w:r>
        <w:rPr>
          <w:rFonts w:hint="cs"/>
          <w:rtl/>
        </w:rPr>
        <w:t xml:space="preserve"> מרב דאם טח פניה בטיט בטלה, משמע לא טח לא.</w:t>
      </w:r>
    </w:p>
    <w:p w14:paraId="39A28575" w14:textId="77777777" w:rsidR="00E8089F" w:rsidRPr="007435EB" w:rsidRDefault="00E8089F" w:rsidP="00E8089F">
      <w:pPr>
        <w:pStyle w:val="affff7"/>
        <w:rPr>
          <w:rtl/>
        </w:rPr>
      </w:pPr>
      <w:r w:rsidRPr="007435EB">
        <w:rPr>
          <w:rtl/>
        </w:rPr>
        <w:t>- מאן דמתני הא לא מתני הא.</w:t>
      </w:r>
    </w:p>
    <w:p w14:paraId="2AE6A69B" w14:textId="77777777" w:rsidR="00E8089F" w:rsidRPr="007435EB" w:rsidRDefault="00E8089F" w:rsidP="00E8089F">
      <w:pPr>
        <w:rPr>
          <w:rtl/>
        </w:rPr>
      </w:pPr>
      <w:r w:rsidRPr="007435EB">
        <w:rPr>
          <w:rFonts w:ascii="Fb Fontext" w:hAnsi="Fb Fontext"/>
          <w:rtl/>
        </w:rPr>
        <w:t xml:space="preserve">איכא דאמרי, </w:t>
      </w:r>
      <w:r>
        <w:rPr>
          <w:rStyle w:val="affffd"/>
          <w:rFonts w:ascii="Fb Fontext" w:hAnsi="Fb Fontext" w:hint="cs"/>
          <w:rtl/>
          <w:rPrChange w:id="9247" w:author="מנוע אמוראים" w:date="2026-10-05T16:42:03Z">
            <w:rPr>
              <w:rFonts w:ascii="Fb Fontext" w:hAnsi="Fb Fontext" w:hint="cs"/>
              <w:rtl/>
            </w:rPr>
          </w:rPrChange>
        </w:rPr>
        <w:t xml:space="preserve">ר</w:t>
      </w:r>
      <w:r>
        <w:rPr>
          <w:rStyle w:val="affffd"/>
          <w:rFonts w:ascii="Fb Fontext" w:hAnsi="Fb Fontext"/>
          <w:rtl/>
          <w:rPrChange w:id="9248" w:author="מנוע אמוראים" w:date="2026-10-05T16:42:03Z">
            <w:rPr>
              <w:rFonts w:ascii="Fb Fontext" w:hAnsi="Fb Fontext"/>
              <w:rtl/>
            </w:rPr>
          </w:rPrChange>
        </w:rPr>
        <w:t xml:space="preserve">"</w:t>
      </w:r>
      <w:r>
        <w:rPr>
          <w:rStyle w:val="affffd"/>
          <w:rFonts w:ascii="Fb Fontext" w:hAnsi="Fb Fontext" w:hint="cs"/>
          <w:rtl/>
          <w:rPrChange w:id="9249" w:author="מנוע אמוראים" w:date="2026-10-05T16:42:03Z">
            <w:rPr>
              <w:rFonts w:ascii="Fb Fontext" w:hAnsi="Fb Fontext" w:hint="cs"/>
              <w:rtl/>
            </w:rPr>
          </w:rPrChange>
        </w:rPr>
        <w:t xml:space="preserve">נ</w:t>
      </w:r>
      <w:r>
        <w:rPr>
          <w:rFonts w:ascii="Fb Fontext" w:hAnsi="Fb Fontext" w:hint="cs"/>
          <w:rtl/>
        </w:rPr>
        <w:t xml:space="preserve"> מרב</w:t>
      </w:r>
      <w:r>
        <w:rPr>
          <w:rFonts w:ascii="Fb Fontext" w:hAnsi="Fb Fontext"/>
          <w:rtl/>
        </w:rPr>
        <w:t xml:space="preserve">: אין הלכה </w:t>
      </w:r>
      <w:r>
        <w:rPr>
          <w:rStyle w:val="affffd"/>
          <w:rFonts w:ascii="Fb Fontext" w:hAnsi="Fb Fontext"/>
          <w:rtl/>
          <w:rPrChange w:id="9250" w:author="מנוע אמוראים" w:date="2026-10-05T16:42:03Z">
            <w:rPr>
              <w:rFonts w:ascii="Fb Fontext" w:hAnsi="Fb Fontext"/>
              <w:rtl/>
            </w:rPr>
          </w:rPrChange>
        </w:rPr>
        <w:t xml:space="preserve">כר</w:t>
      </w:r>
      <w:r>
        <w:rPr>
          <w:rStyle w:val="affffd"/>
          <w:rFonts w:ascii="Fb Fontext" w:hAnsi="Fb Fontext" w:hint="cs"/>
          <w:rtl/>
          <w:rPrChange w:id="9251" w:author="מנוע אמוראים" w:date="2026-10-05T16:42:03Z">
            <w:rPr>
              <w:rFonts w:ascii="Fb Fontext" w:hAnsi="Fb Fontext" w:hint="cs"/>
              <w:rtl/>
            </w:rPr>
          </w:rPrChange>
        </w:rPr>
        <w:t xml:space="preserve">שב</w:t>
      </w:r>
      <w:r>
        <w:rPr>
          <w:rStyle w:val="affffd"/>
          <w:rFonts w:ascii="Fb Fontext" w:hAnsi="Fb Fontext"/>
          <w:rtl/>
          <w:rPrChange w:id="9252" w:author="מנוע אמוראים" w:date="2026-10-05T16:42:03Z">
            <w:rPr>
              <w:rFonts w:ascii="Fb Fontext" w:hAnsi="Fb Fontext"/>
              <w:rtl/>
            </w:rPr>
          </w:rPrChange>
        </w:rPr>
        <w:t xml:space="preserve">"</w:t>
      </w:r>
      <w:r>
        <w:rPr>
          <w:rStyle w:val="affffd"/>
          <w:rFonts w:ascii="Fb Fontext" w:hAnsi="Fb Fontext" w:hint="cs"/>
          <w:rtl/>
          <w:rPrChange w:id="9253" w:author="מנוע אמוראים" w:date="2026-10-05T16:42:03Z">
            <w:rPr>
              <w:rFonts w:ascii="Fb Fontext" w:hAnsi="Fb Fontext" w:hint="cs"/>
              <w:rtl/>
            </w:rPr>
          </w:rPrChange>
        </w:rPr>
        <w:t xml:space="preserve">א</w:t>
      </w:r>
      <w:r>
        <w:rPr>
          <w:rFonts w:ascii="Fb Fontext" w:hAnsi="Fb Fontext"/>
          <w:rtl/>
        </w:rPr>
        <w:t xml:space="preserve">, </w:t>
      </w:r>
      <w:r>
        <w:rPr>
          <w:rStyle w:val="affffd"/>
          <w:rFonts w:ascii="Fb Fontext" w:hAnsi="Fb Fontext"/>
          <w:rtl/>
          <w:rPrChange w:id="9254" w:author="מנוע אמוראים" w:date="2026-10-05T16:42:03Z">
            <w:rPr>
              <w:rFonts w:ascii="Fb Fontext" w:hAnsi="Fb Fontext"/>
              <w:rtl/>
            </w:rPr>
          </w:rPrChange>
        </w:rPr>
        <w:t xml:space="preserve">ד</w:t>
      </w:r>
      <w:r>
        <w:rPr>
          <w:rStyle w:val="affffd"/>
          <w:rFonts w:ascii="Fb Fontext" w:hAnsi="Fb Fontext" w:hint="cs"/>
          <w:rtl/>
          <w:rPrChange w:id="9255" w:author="מנוע אמוראים" w:date="2026-10-05T16:42:03Z">
            <w:rPr>
              <w:rFonts w:ascii="Fb Fontext" w:hAnsi="Fb Fontext" w:hint="cs"/>
              <w:rtl/>
            </w:rPr>
          </w:rPrChange>
        </w:rPr>
        <w:t xml:space="preserve">ריב</w:t>
      </w:r>
      <w:r>
        <w:rPr>
          <w:rStyle w:val="affffd"/>
          <w:rFonts w:ascii="Fb Fontext" w:hAnsi="Fb Fontext"/>
          <w:rtl/>
          <w:rPrChange w:id="9256" w:author="מנוע אמוראים" w:date="2026-10-05T16:42:03Z">
            <w:rPr>
              <w:rFonts w:ascii="Fb Fontext" w:hAnsi="Fb Fontext"/>
              <w:rtl/>
            </w:rPr>
          </w:rPrChange>
        </w:rPr>
        <w:t xml:space="preserve">"</w:t>
      </w:r>
      <w:r>
        <w:rPr>
          <w:rStyle w:val="affffd"/>
          <w:rFonts w:ascii="Fb Fontext" w:hAnsi="Fb Fontext" w:hint="cs"/>
          <w:rtl/>
          <w:rPrChange w:id="9257" w:author="מנוע אמוראים" w:date="2026-10-05T16:42:03Z">
            <w:rPr>
              <w:rFonts w:ascii="Fb Fontext" w:hAnsi="Fb Fontext" w:hint="cs"/>
              <w:rtl/>
            </w:rPr>
          </w:rPrChange>
        </w:rPr>
        <w:t xml:space="preserve">א</w:t>
      </w:r>
      <w:r>
        <w:rPr>
          <w:rFonts w:ascii="Fb Fontext" w:hAnsi="Fb Fontext" w:hint="cs"/>
          <w:rtl/>
        </w:rPr>
        <w:t xml:space="preserve"> מרב</w:t>
      </w:r>
      <w:r w:rsidRPr="007435EB">
        <w:rPr>
          <w:rFonts w:ascii="Fb Fontext" w:hAnsi="Fb Fontext"/>
          <w:rtl/>
        </w:rPr>
        <w:t>: אם טח פניה בטיט - בטלה וכו'.</w:t>
      </w:r>
    </w:p>
    <w:p w14:paraId="6D925EA0" w14:textId="07858795" w:rsidR="00E8089F" w:rsidRPr="007435EB" w:rsidRDefault="00F47631" w:rsidP="00F47631">
      <w:pPr>
        <w:pStyle w:val="affd"/>
        <w:rPr>
          <w:bCs/>
          <w:rtl/>
        </w:rPr>
      </w:pPr>
      <w:r>
        <w:rPr>
          <w:rFonts w:hint="cs"/>
          <w:rtl/>
        </w:rPr>
        <w:t>***</w:t>
      </w:r>
    </w:p>
    <w:p w14:paraId="2345038F" w14:textId="26D6714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258" w:author="מנוע אמוראים" w:date="2026-10-05T16:42:03Z">
            <w:rPr>
              <w:rtl/>
            </w:rPr>
          </w:rPrChange>
        </w:rPr>
        <w:t xml:space="preserve">אר</w:t>
      </w:r>
      <w:r>
        <w:rPr>
          <w:rStyle w:val="affffd"/>
          <w:rFonts w:ascii="Fb Fontext" w:hAnsi="Fb Fontext"/>
          <w:rtl/>
          <w:rPrChange w:id="9259" w:author="מנוע אמוראים" w:date="2026-10-05T16:42:03Z">
            <w:rPr>
              <w:rFonts w:ascii="Fb Fontext" w:hAnsi="Fb Fontext"/>
              <w:rtl/>
            </w:rPr>
          </w:rPrChange>
        </w:rPr>
        <w:t xml:space="preserve">"</w:t>
      </w:r>
      <w:r>
        <w:rPr>
          <w:rStyle w:val="affffd"/>
          <w:rFonts w:ascii="Fb Fontext" w:hAnsi="Fb Fontext" w:hint="cs"/>
          <w:rtl/>
          <w:rPrChange w:id="9260" w:author="מנוע אמוראים" w:date="2026-10-05T16:42:03Z">
            <w:rPr>
              <w:rFonts w:ascii="Fb Fontext" w:hAnsi="Fb Fontext" w:hint="cs"/>
              <w:rtl/>
            </w:rPr>
          </w:rPrChange>
        </w:rPr>
        <w:t xml:space="preserve">נ</w:t>
      </w:r>
      <w:r>
        <w:rPr>
          <w:rFonts w:ascii="Fb Fontext" w:hAnsi="Fb Fontext" w:hint="cs"/>
          <w:rtl/>
        </w:rPr>
        <w:t xml:space="preserve"> א</w:t>
      </w:r>
      <w:r w:rsidR="00E8089F" w:rsidRPr="007435EB">
        <w:rPr>
          <w:rFonts w:ascii="Fb Fontext" w:hAnsi="Fb Fontext"/>
          <w:rtl/>
        </w:rPr>
        <w:t>"</w:t>
      </w:r>
      <w:r w:rsidR="00E8089F" w:rsidRPr="007435EB">
        <w:rPr>
          <w:rFonts w:ascii="Fb Fontext" w:hAnsi="Fb Fontext" w:hint="cs"/>
          <w:rtl/>
        </w:rPr>
        <w:t>ש</w:t>
      </w:r>
      <w:r w:rsidR="00E8089F" w:rsidRPr="007435EB">
        <w:rPr>
          <w:rFonts w:ascii="Fb Fontext" w:hAnsi="Fb Fontext"/>
          <w:rtl/>
        </w:rPr>
        <w:t>: שני חצאי זיתים וחוט של בצק ביניהן.</w:t>
      </w:r>
    </w:p>
    <w:p w14:paraId="29A639ED" w14:textId="77777777" w:rsidR="00E8089F" w:rsidRPr="007435EB" w:rsidRDefault="00E8089F" w:rsidP="00E8089F">
      <w:pPr>
        <w:rPr>
          <w:rFonts w:cs="Guttman Vilna"/>
          <w:b/>
          <w:bCs/>
          <w:rtl/>
        </w:rPr>
      </w:pPr>
      <w:r w:rsidRPr="007435EB">
        <w:rPr>
          <w:rtl/>
        </w:rPr>
        <w:t>רואין: כל שאילו ינטל החוט וניטלין עמו - חייב לבער, ואם לאו - אינו חייב לבער.</w:t>
      </w:r>
    </w:p>
    <w:p w14:paraId="6908FCAE" w14:textId="77777777" w:rsidR="00E8089F" w:rsidRPr="007435EB" w:rsidRDefault="00E8089F" w:rsidP="00E8089F">
      <w:pPr>
        <w:rPr>
          <w:rtl/>
        </w:rPr>
      </w:pPr>
      <w:r w:rsidRPr="007435EB">
        <w:rPr>
          <w:rtl/>
        </w:rPr>
        <w:t xml:space="preserve">עולא: לא אמרן אלא בעריבה, אבל בבית - חייב לבער. </w:t>
      </w:r>
      <w:r w:rsidRPr="007435EB">
        <w:rPr>
          <w:rFonts w:hint="cs"/>
          <w:rtl/>
        </w:rPr>
        <w:t>-</w:t>
      </w:r>
      <w:r w:rsidRPr="007435EB">
        <w:rPr>
          <w:rtl/>
        </w:rPr>
        <w:t>דפעמים דכניש להו, ונפלי גבי הדדי.</w:t>
      </w:r>
    </w:p>
    <w:p w14:paraId="18D29946" w14:textId="77777777" w:rsidR="00E8089F" w:rsidRPr="007435EB" w:rsidRDefault="00E8089F" w:rsidP="00E8089F">
      <w:pPr>
        <w:rPr>
          <w:rtl/>
        </w:rPr>
      </w:pPr>
      <w:r w:rsidRPr="007435EB">
        <w:rPr>
          <w:rtl/>
        </w:rPr>
        <w:t xml:space="preserve">עולא, בעו במערבא: בית ועלייה מהו, בית ואכסדרא מהו, שני בתים זה לפנים מזה מהו? </w:t>
      </w:r>
      <w:r w:rsidRPr="005C3FF1">
        <w:rPr>
          <w:rStyle w:val="afffa"/>
          <w:rtl/>
        </w:rPr>
        <w:t>תיקו</w:t>
      </w:r>
      <w:r w:rsidRPr="007435EB">
        <w:rPr>
          <w:rtl/>
        </w:rPr>
        <w:t>.</w:t>
      </w:r>
    </w:p>
    <w:p w14:paraId="624EC1C8" w14:textId="61CF4A5E" w:rsidR="00E8089F" w:rsidRPr="007435EB" w:rsidRDefault="00F47631" w:rsidP="00F47631">
      <w:pPr>
        <w:pStyle w:val="affd"/>
        <w:rPr>
          <w:bCs/>
          <w:rtl/>
        </w:rPr>
      </w:pPr>
      <w:r>
        <w:rPr>
          <w:rFonts w:hint="cs"/>
          <w:rtl/>
        </w:rPr>
        <w:t>***</w:t>
      </w:r>
    </w:p>
    <w:p w14:paraId="026D0E12" w14:textId="77777777" w:rsidR="00E8089F" w:rsidRPr="007435EB" w:rsidRDefault="00E8089F" w:rsidP="00E8089F">
      <w:pPr>
        <w:rPr>
          <w:rtl/>
        </w:rPr>
      </w:pPr>
      <w:r w:rsidRPr="007435EB">
        <w:rPr>
          <w:rFonts w:ascii="Fb Fontext" w:hAnsi="Fb Fontext"/>
          <w:rtl/>
        </w:rPr>
        <w:t>הפת שעיפשה ונפסלה מלאכול לאדם, והכלב יכול לאוכלה.</w:t>
      </w:r>
    </w:p>
    <w:p w14:paraId="2CC1780C" w14:textId="77777777" w:rsidR="00E8089F" w:rsidRPr="007435EB" w:rsidRDefault="00E8089F" w:rsidP="00E8089F">
      <w:pPr>
        <w:pStyle w:val="affff7"/>
        <w:rPr>
          <w:rtl/>
        </w:rPr>
      </w:pPr>
      <w:r w:rsidRPr="007435EB">
        <w:rPr>
          <w:rtl/>
        </w:rPr>
        <w:t>- מטמאה טומאת אוכלין בכביצה, ונשרפת עם הטמאה בפסח.</w:t>
      </w:r>
    </w:p>
    <w:p w14:paraId="15271DFC" w14:textId="77777777" w:rsidR="00E8089F" w:rsidRPr="007435EB" w:rsidRDefault="00E8089F" w:rsidP="00E8089F">
      <w:pPr>
        <w:pStyle w:val="affff7"/>
        <w:rPr>
          <w:rtl/>
        </w:rPr>
      </w:pPr>
      <w:r w:rsidRPr="007435EB">
        <w:rPr>
          <w:rtl/>
        </w:rPr>
        <w:t>- משום רבי נתן אמרו: אינה מטמאה.</w:t>
      </w:r>
    </w:p>
    <w:p w14:paraId="18B60AD1"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כלל אמרו בטהרות: כל המיוחד לאוכל אדם - טמא עד שיפסל מלאכול לכלב.</w:t>
      </w:r>
      <w:r>
        <w:rPr>
          <w:rFonts w:ascii="Fb Fontext" w:hAnsi="Fb Fontext" w:hint="cs"/>
          <w:rtl/>
        </w:rPr>
        <w:t xml:space="preserve"> דלא </w:t>
      </w:r>
      <w:r>
        <w:rPr>
          <w:rStyle w:val="affffd"/>
          <w:rFonts w:ascii="Fb Fontext" w:hAnsi="Fb Fontext" w:hint="cs"/>
          <w:rtl/>
          <w:rPrChange w:id="9261" w:author="מנוע אמוראים" w:date="2026-10-05T16:42:03Z">
            <w:rPr>
              <w:rFonts w:ascii="Fb Fontext" w:hAnsi="Fb Fontext" w:hint="cs"/>
              <w:rtl/>
            </w:rPr>
          </w:rPrChange>
        </w:rPr>
        <w:t xml:space="preserve">כר</w:t>
      </w:r>
      <w:r>
        <w:rPr>
          <w:rStyle w:val="affffd"/>
          <w:rFonts w:ascii="Fb Fontext" w:hAnsi="Fb Fontext"/>
          <w:rtl/>
          <w:rPrChange w:id="9262" w:author="מנוע אמוראים" w:date="2026-10-05T16:42:03Z">
            <w:rPr>
              <w:rFonts w:ascii="Fb Fontext" w:hAnsi="Fb Fontext"/>
              <w:rtl/>
            </w:rPr>
          </w:rPrChange>
        </w:rPr>
        <w:t xml:space="preserve">"</w:t>
      </w:r>
      <w:r>
        <w:rPr>
          <w:rStyle w:val="affffd"/>
          <w:rFonts w:ascii="Fb Fontext" w:hAnsi="Fb Fontext" w:hint="cs"/>
          <w:rtl/>
          <w:rPrChange w:id="9263" w:author="מנוע אמוראים" w:date="2026-10-05T16:42:03Z">
            <w:rPr>
              <w:rFonts w:ascii="Fb Fontext" w:hAnsi="Fb Fontext" w:hint="cs"/>
              <w:rtl/>
            </w:rPr>
          </w:rPrChange>
        </w:rPr>
        <w:t xml:space="preserve">נ</w:t>
      </w:r>
      <w:r w:rsidRPr="007435EB">
        <w:rPr>
          <w:rFonts w:ascii="Fb Fontext" w:hAnsi="Fb Fontext"/>
          <w:rtl/>
        </w:rPr>
        <w:t>.</w:t>
      </w:r>
    </w:p>
    <w:p w14:paraId="1AC9A53B" w14:textId="77777777" w:rsidR="00E8089F" w:rsidRPr="007435EB" w:rsidRDefault="00CF542C" w:rsidP="00F47631">
      <w:pPr>
        <w:pStyle w:val="affd"/>
        <w:rPr>
          <w:rtl/>
        </w:rPr>
      </w:pPr>
      <w:r w:rsidRPr="007435EB">
        <w:rPr>
          <w:rFonts w:hint="cs"/>
          <w:rtl/>
        </w:rPr>
        <w:t>׻</w:t>
      </w:r>
    </w:p>
    <w:p w14:paraId="44D48FD7" w14:textId="77777777" w:rsidR="00E8089F" w:rsidRPr="007435EB" w:rsidRDefault="00E8089F" w:rsidP="00E8089F">
      <w:pPr>
        <w:rPr>
          <w:rtl/>
        </w:rPr>
      </w:pPr>
      <w:r w:rsidRPr="007435EB">
        <w:rPr>
          <w:rFonts w:ascii="Fb Fontext" w:hAnsi="Fb Fontext"/>
          <w:rtl/>
        </w:rPr>
        <w:t xml:space="preserve">עריבת העבדנין שנתן לתוכה קמח, </w:t>
      </w:r>
      <w:r w:rsidRPr="005C3FF1">
        <w:rPr>
          <w:rStyle w:val="afffa"/>
          <w:rtl/>
        </w:rPr>
        <w:t>תוך</w:t>
      </w:r>
      <w:r w:rsidRPr="007435EB">
        <w:rPr>
          <w:rFonts w:ascii="Fb Fontext" w:hAnsi="Fb Fontext"/>
          <w:rtl/>
        </w:rPr>
        <w:t xml:space="preserve"> </w:t>
      </w:r>
      <w:r w:rsidRPr="007435EB">
        <w:rPr>
          <w:rFonts w:ascii="Fb Fontext" w:hAnsi="Fb Fontext" w:hint="cs"/>
          <w:rtl/>
        </w:rPr>
        <w:t>ג'</w:t>
      </w:r>
      <w:r w:rsidRPr="007435EB">
        <w:rPr>
          <w:rFonts w:ascii="Fb Fontext" w:hAnsi="Fb Fontext"/>
          <w:rtl/>
        </w:rPr>
        <w:t xml:space="preserve"> ימים - חייב לבער, </w:t>
      </w:r>
      <w:r w:rsidRPr="005C3FF1">
        <w:rPr>
          <w:rStyle w:val="afffa"/>
          <w:rtl/>
        </w:rPr>
        <w:t>קודם</w:t>
      </w:r>
      <w:r w:rsidRPr="007435EB">
        <w:rPr>
          <w:rFonts w:ascii="Fb Fontext" w:hAnsi="Fb Fontext"/>
          <w:rtl/>
        </w:rPr>
        <w:t xml:space="preserve"> </w:t>
      </w:r>
      <w:r w:rsidRPr="007435EB">
        <w:rPr>
          <w:rFonts w:ascii="Fb Fontext" w:hAnsi="Fb Fontext" w:hint="cs"/>
          <w:rtl/>
        </w:rPr>
        <w:t xml:space="preserve">ג' </w:t>
      </w:r>
      <w:r w:rsidRPr="007435EB">
        <w:rPr>
          <w:rFonts w:ascii="Fb Fontext" w:hAnsi="Fb Fontext"/>
          <w:rtl/>
        </w:rPr>
        <w:t>ימים - אינו חייב לבער.</w:t>
      </w:r>
    </w:p>
    <w:p w14:paraId="299F08EB" w14:textId="77777777" w:rsidR="00E8089F" w:rsidRPr="007435EB" w:rsidRDefault="00E8089F" w:rsidP="00E8089F">
      <w:pPr>
        <w:rPr>
          <w:rtl/>
        </w:rPr>
      </w:pPr>
      <w:r>
        <w:rPr>
          <w:rStyle w:val="affffd"/>
          <w:rFonts w:hint="cs"/>
          <w:rtl/>
          <w:rPrChange w:id="9264" w:author="מנוע אמוראים" w:date="2026-10-05T16:42:03Z">
            <w:rPr>
              <w:rFonts w:hint="cs"/>
              <w:rtl/>
            </w:rPr>
          </w:rPrChange>
        </w:rPr>
        <w:t xml:space="preserve">ר</w:t>
      </w:r>
      <w:r>
        <w:rPr>
          <w:rStyle w:val="affffd"/>
          <w:rtl/>
          <w:rPrChange w:id="9265" w:author="מנוע אמוראים" w:date="2026-10-05T16:42:03Z">
            <w:rPr>
              <w:rtl/>
            </w:rPr>
          </w:rPrChange>
        </w:rPr>
        <w:t xml:space="preserve">"</w:t>
      </w:r>
      <w:r>
        <w:rPr>
          <w:rStyle w:val="affffd"/>
          <w:rFonts w:hint="cs"/>
          <w:rtl/>
          <w:rPrChange w:id="9266" w:author="מנוע אמוראים" w:date="2026-10-05T16:42:03Z">
            <w:rPr>
              <w:rFonts w:hint="cs"/>
              <w:rtl/>
            </w:rPr>
          </w:rPrChange>
        </w:rPr>
        <w:t xml:space="preserve">נ</w:t>
      </w:r>
      <w:r w:rsidRPr="007435EB">
        <w:rPr>
          <w:rtl/>
        </w:rPr>
        <w:t>: ב</w:t>
      </w:r>
      <w:r w:rsidRPr="007435EB">
        <w:rPr>
          <w:rFonts w:hint="cs"/>
          <w:rtl/>
        </w:rPr>
        <w:t>ד</w:t>
      </w:r>
      <w:r w:rsidRPr="007435EB">
        <w:rPr>
          <w:rtl/>
        </w:rPr>
        <w:t>"</w:t>
      </w:r>
      <w:r w:rsidRPr="007435EB">
        <w:rPr>
          <w:rFonts w:hint="cs"/>
          <w:rtl/>
        </w:rPr>
        <w:t>א</w:t>
      </w:r>
      <w:r w:rsidRPr="007435EB">
        <w:rPr>
          <w:rtl/>
        </w:rPr>
        <w:t xml:space="preserve"> - שלא נתן לתוכה עורות, אבל נתן לתוכה עורות - </w:t>
      </w:r>
      <w:r w:rsidR="00AB3B38">
        <w:rPr>
          <w:rtl/>
        </w:rPr>
        <w:t>אף</w:t>
      </w:r>
      <w:r w:rsidRPr="007435EB">
        <w:rPr>
          <w:rtl/>
        </w:rPr>
        <w:t xml:space="preserve"> תוך שלשה אין חייב לבער. רבא: הלכה כרבי נתן, </w:t>
      </w:r>
      <w:r w:rsidR="00AB3B38">
        <w:rPr>
          <w:rtl/>
        </w:rPr>
        <w:t>אף</w:t>
      </w:r>
      <w:r w:rsidRPr="007435EB">
        <w:rPr>
          <w:rtl/>
        </w:rPr>
        <w:t xml:space="preserve"> יום אחד ו</w:t>
      </w:r>
      <w:r w:rsidR="00AB3B38">
        <w:rPr>
          <w:rtl/>
        </w:rPr>
        <w:t>אף</w:t>
      </w:r>
      <w:r w:rsidRPr="007435EB">
        <w:rPr>
          <w:rtl/>
        </w:rPr>
        <w:t xml:space="preserve"> שעה אחת.</w:t>
      </w:r>
    </w:p>
    <w:p w14:paraId="5525E2BB" w14:textId="020793F6" w:rsidR="00E8089F" w:rsidRPr="007435EB" w:rsidRDefault="00F47631" w:rsidP="00F47631">
      <w:pPr>
        <w:pStyle w:val="affd"/>
        <w:rPr>
          <w:bCs/>
          <w:rtl/>
        </w:rPr>
      </w:pPr>
      <w:r>
        <w:rPr>
          <w:rFonts w:hint="cs"/>
          <w:rtl/>
        </w:rPr>
        <w:t>***</w:t>
      </w:r>
    </w:p>
    <w:p w14:paraId="29780517" w14:textId="77777777" w:rsidR="00E8089F" w:rsidRPr="007435EB" w:rsidRDefault="00E8089F" w:rsidP="005C3FF1">
      <w:pPr>
        <w:pStyle w:val="afff"/>
        <w:framePr w:wrap="around"/>
        <w:rPr>
          <w:rtl/>
        </w:rPr>
      </w:pPr>
      <w:r w:rsidRPr="007435EB">
        <w:rPr>
          <w:rFonts w:hint="cs"/>
          <w:rtl/>
        </w:rPr>
        <w:t>מו.</w:t>
      </w:r>
    </w:p>
    <w:p w14:paraId="7C67FF12" w14:textId="77777777" w:rsidR="00E8089F" w:rsidRPr="007435EB" w:rsidRDefault="00E8089F" w:rsidP="00E8089F">
      <w:pPr>
        <w:rPr>
          <w:rtl/>
        </w:rPr>
      </w:pPr>
      <w:r w:rsidRPr="007435EB">
        <w:rPr>
          <w:rFonts w:ascii="Fb Fontext" w:hAnsi="Fb Fontext"/>
          <w:rtl/>
        </w:rPr>
        <w:t>וכן לענין טומאה אם מקפיד עליו חוצץ ואם רוצה בקיומו הרי הוא כעריבה.</w:t>
      </w:r>
    </w:p>
    <w:p w14:paraId="3CB14CD3" w14:textId="77777777" w:rsidR="00E8089F" w:rsidRPr="007435EB" w:rsidRDefault="00E8089F" w:rsidP="00E8089F">
      <w:pPr>
        <w:rPr>
          <w:rtl/>
        </w:rPr>
      </w:pPr>
      <w:r w:rsidRPr="007435EB">
        <w:rPr>
          <w:rFonts w:hint="cs"/>
          <w:rtl/>
        </w:rPr>
        <w:t>ויקשה דהא בשיעורא ולא בקפידא תליא מילתא [וא</w:t>
      </w:r>
      <w:r w:rsidRPr="007435EB">
        <w:rPr>
          <w:rtl/>
        </w:rPr>
        <w:t>"</w:t>
      </w:r>
      <w:r>
        <w:rPr>
          <w:rFonts w:hint="cs"/>
          <w:rtl/>
        </w:rPr>
        <w:t xml:space="preserve">א לומר </w:t>
      </w:r>
      <w:r>
        <w:rPr>
          <w:rStyle w:val="affffd"/>
          <w:rFonts w:hint="cs"/>
          <w:rtl/>
          <w:rPrChange w:id="9267" w:author="מנוע אמוראים" w:date="2026-10-05T16:42:03Z">
            <w:rPr>
              <w:rFonts w:hint="cs"/>
              <w:rtl/>
            </w:rPr>
          </w:rPrChange>
        </w:rPr>
        <w:t xml:space="preserve">כר</w:t>
      </w:r>
      <w:r>
        <w:rPr>
          <w:rStyle w:val="affffd"/>
          <w:rtl/>
          <w:rPrChange w:id="9268" w:author="מנוע אמוראים" w:date="2026-10-05T16:42:03Z">
            <w:rPr>
              <w:rtl/>
            </w:rPr>
          </w:rPrChange>
        </w:rPr>
        <w:t xml:space="preserve">"</w:t>
      </w:r>
      <w:r>
        <w:rPr>
          <w:rStyle w:val="affffd"/>
          <w:rFonts w:hint="cs"/>
          <w:rtl/>
          <w:rPrChange w:id="9269" w:author="מנוע אמוראים" w:date="2026-10-05T16:42:03Z">
            <w:rPr>
              <w:rFonts w:hint="cs"/>
              <w:rtl/>
            </w:rPr>
          </w:rPrChange>
        </w:rPr>
        <w:t xml:space="preserve">י</w:t>
      </w:r>
      <w:r>
        <w:rPr>
          <w:rFonts w:hint="cs"/>
          <w:rtl/>
        </w:rPr>
        <w:t xml:space="preserve"> דלענין הטומאה אינו כן]</w:t>
      </w:r>
    </w:p>
    <w:p w14:paraId="78DD1B15" w14:textId="3AFCB4B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א.</w:t>
      </w:r>
      <w:r w:rsidR="00E8089F" w:rsidRPr="007435EB">
        <w:rPr>
          <w:rFonts w:hint="cs"/>
          <w:rtl/>
        </w:rPr>
        <w:t xml:space="preserve"> אביי</w:t>
      </w:r>
      <w:r w:rsidR="00E8089F" w:rsidRPr="00AC0CB1">
        <w:rPr>
          <w:rStyle w:val="af2"/>
          <w:rFonts w:hint="cs"/>
          <w:rtl/>
        </w:rPr>
        <w:t xml:space="preserve"> 'ו</w:t>
      </w:r>
      <w:r w:rsidR="00E8089F" w:rsidRPr="00AC0CB1">
        <w:rPr>
          <w:rStyle w:val="af2"/>
          <w:rtl/>
        </w:rPr>
        <w:t>כן לענין צירוף טומאה בפסח</w:t>
      </w:r>
      <w:r w:rsidR="00E8089F" w:rsidRPr="00AC0CB1">
        <w:rPr>
          <w:rStyle w:val="af2"/>
          <w:rFonts w:hint="cs"/>
          <w:rtl/>
        </w:rPr>
        <w:t>'</w:t>
      </w:r>
      <w:r w:rsidR="00E8089F" w:rsidRPr="00AC0CB1">
        <w:rPr>
          <w:rStyle w:val="af2"/>
          <w:rtl/>
        </w:rPr>
        <w:t>.</w:t>
      </w:r>
      <w:r w:rsidR="00E8089F" w:rsidRPr="007435EB">
        <w:rPr>
          <w:rtl/>
        </w:rPr>
        <w:t xml:space="preserve"> ובשאר ימות השנה איכא פלוגתא.</w:t>
      </w:r>
    </w:p>
    <w:p w14:paraId="5564EC10" w14:textId="77777777" w:rsidR="00E8089F" w:rsidRPr="007435EB" w:rsidRDefault="00E8089F" w:rsidP="00E8089F">
      <w:pPr>
        <w:rPr>
          <w:rFonts w:cs="Guttman Vilna"/>
          <w:b/>
          <w:bCs/>
          <w:rtl/>
        </w:rPr>
      </w:pPr>
      <w:r w:rsidRPr="007435EB">
        <w:rPr>
          <w:rtl/>
        </w:rPr>
        <w:t>כגון דאיכא פחות מכביצה אוכלין, ונגעו בהאי בצק.</w:t>
      </w:r>
      <w:r w:rsidRPr="007435EB">
        <w:rPr>
          <w:rFonts w:hint="cs"/>
          <w:rtl/>
        </w:rPr>
        <w:t xml:space="preserve">  </w:t>
      </w:r>
      <w:r w:rsidRPr="007435EB">
        <w:rPr>
          <w:rtl/>
        </w:rPr>
        <w:t>בפסח דאיסורו חשוב - מצטרף.</w:t>
      </w:r>
    </w:p>
    <w:p w14:paraId="1BC11056" w14:textId="77777777" w:rsidR="00E8089F" w:rsidRPr="007435EB" w:rsidRDefault="00E8089F" w:rsidP="00E8089F">
      <w:pPr>
        <w:rPr>
          <w:rFonts w:cs="Guttman Vilna"/>
          <w:b/>
          <w:bCs/>
          <w:rtl/>
        </w:rPr>
      </w:pPr>
      <w:r w:rsidRPr="007435EB">
        <w:rPr>
          <w:rtl/>
        </w:rPr>
        <w:t>בשאר ימות השנה, דבקפידא תליא מילתא אם מקפיד עליו - מצטרף.</w:t>
      </w:r>
    </w:p>
    <w:p w14:paraId="589C63A5" w14:textId="77777777" w:rsidR="00E8089F" w:rsidRPr="007435EB" w:rsidRDefault="00E8089F" w:rsidP="00E8089F">
      <w:pPr>
        <w:rPr>
          <w:rtl/>
        </w:rPr>
      </w:pPr>
      <w:r w:rsidRPr="007435EB">
        <w:rPr>
          <w:rFonts w:ascii="Fb Fontext" w:hAnsi="Fb Fontext"/>
          <w:sz w:val="20"/>
          <w:rtl/>
        </w:rPr>
        <w:t>אם רוצה בקיומו הרי הוא כעריבה.</w:t>
      </w:r>
    </w:p>
    <w:p w14:paraId="02A797D2" w14:textId="0E6EECA5"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5C3FF1">
        <w:rPr>
          <w:rStyle w:val="afffa"/>
          <w:rFonts w:hint="cs"/>
          <w:rtl/>
        </w:rPr>
        <w:t>ב.</w:t>
      </w:r>
      <w:r w:rsidR="00E8089F" w:rsidRPr="007435EB">
        <w:rPr>
          <w:rFonts w:ascii="Fb Fontext" w:hAnsi="Fb Fontext" w:hint="cs"/>
          <w:rtl/>
        </w:rPr>
        <w:t xml:space="preserve"> </w:t>
      </w:r>
      <w:r w:rsidR="00E8089F" w:rsidRPr="007435EB">
        <w:rPr>
          <w:rFonts w:ascii="Fb Fontext" w:hAnsi="Fb Fontext"/>
          <w:rtl/>
        </w:rPr>
        <w:t xml:space="preserve">רבא: </w:t>
      </w:r>
      <w:r w:rsidR="00E8089F" w:rsidRPr="007435EB">
        <w:rPr>
          <w:rFonts w:ascii="Fb Fontext" w:hAnsi="Fb Fontext" w:hint="cs"/>
          <w:rtl/>
        </w:rPr>
        <w:t>חוצץ קתני ולא מצטרף.</w:t>
      </w:r>
    </w:p>
    <w:p w14:paraId="727815D3" w14:textId="77777777" w:rsidR="00E8089F" w:rsidRPr="007435EB" w:rsidRDefault="00E8089F" w:rsidP="00E8089F">
      <w:pPr>
        <w:rPr>
          <w:rtl/>
        </w:rPr>
      </w:pPr>
      <w:r w:rsidRPr="007435EB">
        <w:rPr>
          <w:rFonts w:hint="cs"/>
          <w:rtl/>
        </w:rPr>
        <w:t xml:space="preserve">אלא </w:t>
      </w:r>
      <w:r w:rsidRPr="00AC0CB1">
        <w:rPr>
          <w:rStyle w:val="af2"/>
          <w:rFonts w:hint="cs"/>
          <w:rtl/>
        </w:rPr>
        <w:t>'</w:t>
      </w:r>
      <w:r w:rsidRPr="00AC0CB1">
        <w:rPr>
          <w:rStyle w:val="af2"/>
          <w:rtl/>
        </w:rPr>
        <w:t>וכן להעלות טהרה לעריבה</w:t>
      </w:r>
      <w:r w:rsidRPr="00AC0CB1">
        <w:rPr>
          <w:rStyle w:val="af2"/>
          <w:rFonts w:hint="cs"/>
          <w:rtl/>
        </w:rPr>
        <w:t>'</w:t>
      </w:r>
      <w:r w:rsidRPr="00AC0CB1">
        <w:rPr>
          <w:rStyle w:val="af2"/>
          <w:rtl/>
        </w:rPr>
        <w:t>.</w:t>
      </w:r>
    </w:p>
    <w:p w14:paraId="03EA24E3" w14:textId="77777777" w:rsidR="00E8089F" w:rsidRPr="007435EB" w:rsidRDefault="00E8089F" w:rsidP="00E8089F">
      <w:pPr>
        <w:rPr>
          <w:rtl/>
        </w:rPr>
      </w:pPr>
      <w:r w:rsidRPr="007435EB">
        <w:rPr>
          <w:rtl/>
        </w:rPr>
        <w:t>כגון דאיטמי הך עריבה, ובעי לאטבולי.</w:t>
      </w:r>
    </w:p>
    <w:p w14:paraId="4895CBCA" w14:textId="77777777" w:rsidR="00E8089F" w:rsidRPr="007435EB" w:rsidRDefault="00E8089F" w:rsidP="00E8089F">
      <w:pPr>
        <w:rPr>
          <w:rFonts w:cs="Guttman Vilna"/>
          <w:b/>
          <w:bCs/>
          <w:rtl/>
        </w:rPr>
      </w:pPr>
      <w:r w:rsidRPr="007435EB">
        <w:rPr>
          <w:rtl/>
        </w:rPr>
        <w:t>בפסח דאיסורו חשוב - חוצץ, ולא סלקא לה טבילה.</w:t>
      </w:r>
    </w:p>
    <w:p w14:paraId="35B7EE7B" w14:textId="77777777" w:rsidR="00E8089F" w:rsidRPr="007435EB" w:rsidRDefault="00E8089F" w:rsidP="00E8089F">
      <w:pPr>
        <w:rPr>
          <w:rFonts w:cs="Guttman Vilna"/>
          <w:b/>
          <w:bCs/>
          <w:rtl/>
        </w:rPr>
      </w:pPr>
      <w:r w:rsidRPr="007435EB">
        <w:rPr>
          <w:rtl/>
        </w:rPr>
        <w:t>בשאר ימות השנה בקפידא תליא מילתא, אי מקפיד עליו - חוצץ.</w:t>
      </w:r>
    </w:p>
    <w:p w14:paraId="6C44C650" w14:textId="77777777" w:rsidR="00E8089F" w:rsidRPr="007435EB" w:rsidRDefault="00E8089F" w:rsidP="00E8089F">
      <w:pPr>
        <w:rPr>
          <w:rtl/>
        </w:rPr>
      </w:pPr>
      <w:r w:rsidRPr="007435EB">
        <w:rPr>
          <w:rFonts w:ascii="Fb Fontext" w:hAnsi="Fb Fontext"/>
          <w:sz w:val="20"/>
          <w:rtl/>
        </w:rPr>
        <w:t>ואם רוצה בקיומו - הרי הוא כעריבה.</w:t>
      </w:r>
    </w:p>
    <w:p w14:paraId="2578DEE7" w14:textId="53A9BA5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ג.</w:t>
      </w:r>
      <w:r>
        <w:rPr>
          <w:rFonts w:ascii="Fb Fontext" w:hAnsi="Fb Fontext" w:hint="cs"/>
          <w:rtl/>
        </w:rPr>
        <w:t xml:space="preserve"> </w:t>
      </w:r>
      <w:r>
        <w:rPr>
          <w:rStyle w:val="affffd"/>
          <w:rFonts w:ascii="Fb Fontext" w:hAnsi="Fb Fontext" w:hint="cs"/>
          <w:rtl/>
          <w:rPrChange w:id="9270" w:author="מנוע אמוראים" w:date="2026-10-05T16:42:03Z">
            <w:rPr>
              <w:rFonts w:ascii="Fb Fontext" w:hAnsi="Fb Fontext" w:hint="cs"/>
              <w:rtl/>
            </w:rPr>
          </w:rPrChange>
        </w:rPr>
        <w:t xml:space="preserve">ר</w:t>
      </w:r>
      <w:r>
        <w:rPr>
          <w:rStyle w:val="affffd"/>
          <w:rFonts w:ascii="Fb Fontext" w:hAnsi="Fb Fontext"/>
          <w:rtl/>
          <w:rPrChange w:id="9271" w:author="מנוע אמוראים" w:date="2026-10-05T16:42:03Z">
            <w:rPr>
              <w:rFonts w:ascii="Fb Fontext" w:hAnsi="Fb Fontext"/>
              <w:rtl/>
            </w:rPr>
          </w:rPrChange>
        </w:rPr>
        <w:t xml:space="preserve">"</w:t>
      </w:r>
      <w:r>
        <w:rPr>
          <w:rStyle w:val="affffd"/>
          <w:rFonts w:ascii="Fb Fontext" w:hAnsi="Fb Fontext" w:hint="cs"/>
          <w:rtl/>
          <w:rPrChange w:id="9272" w:author="מנוע אמוראים" w:date="2026-10-05T16:42:03Z">
            <w:rPr>
              <w:rFonts w:ascii="Fb Fontext" w:hAnsi="Fb Fontext" w:hint="cs"/>
              <w:rtl/>
            </w:rPr>
          </w:rPrChange>
        </w:rPr>
        <w:t xml:space="preserve">פ</w:t>
      </w:r>
      <w:r w:rsidR="00E8089F" w:rsidRPr="007435EB">
        <w:rPr>
          <w:rFonts w:ascii="Fb Fontext" w:hAnsi="Fb Fontext"/>
          <w:rtl/>
        </w:rPr>
        <w:t xml:space="preserve">: </w:t>
      </w:r>
      <w:r w:rsidR="00E8089F" w:rsidRPr="007435EB">
        <w:rPr>
          <w:rFonts w:ascii="Fb Fontext" w:hAnsi="Fb Fontext" w:hint="cs"/>
          <w:rtl/>
        </w:rPr>
        <w:t>לענין טומאה כתיב ולא לענין טהרה.</w:t>
      </w:r>
    </w:p>
    <w:p w14:paraId="290C16DE" w14:textId="77777777" w:rsidR="00E8089F" w:rsidRPr="007435EB" w:rsidRDefault="00E8089F" w:rsidP="00E8089F">
      <w:pPr>
        <w:rPr>
          <w:rtl/>
        </w:rPr>
      </w:pPr>
      <w:r w:rsidRPr="007435EB">
        <w:rPr>
          <w:rFonts w:hint="cs"/>
          <w:rtl/>
        </w:rPr>
        <w:t xml:space="preserve">אלא </w:t>
      </w:r>
      <w:r w:rsidRPr="007435EB">
        <w:rPr>
          <w:rtl/>
        </w:rPr>
        <w:t>וכן</w:t>
      </w:r>
      <w:r w:rsidRPr="00AC0CB1">
        <w:rPr>
          <w:rStyle w:val="af2"/>
          <w:rtl/>
        </w:rPr>
        <w:t xml:space="preserve"> </w:t>
      </w:r>
      <w:r w:rsidRPr="00AC0CB1">
        <w:rPr>
          <w:rStyle w:val="af2"/>
          <w:rFonts w:hint="cs"/>
          <w:rtl/>
        </w:rPr>
        <w:t>'</w:t>
      </w:r>
      <w:r w:rsidRPr="00AC0CB1">
        <w:rPr>
          <w:rStyle w:val="af2"/>
          <w:rtl/>
        </w:rPr>
        <w:t>לענין להוריד טומאה לעריבה</w:t>
      </w:r>
      <w:r w:rsidRPr="00AC0CB1">
        <w:rPr>
          <w:rStyle w:val="af2"/>
          <w:rFonts w:hint="cs"/>
          <w:rtl/>
        </w:rPr>
        <w:t>'</w:t>
      </w:r>
      <w:r w:rsidRPr="00AC0CB1">
        <w:rPr>
          <w:rStyle w:val="af2"/>
          <w:rtl/>
        </w:rPr>
        <w:t>.</w:t>
      </w:r>
    </w:p>
    <w:p w14:paraId="4FD5F90C" w14:textId="77777777" w:rsidR="00E8089F" w:rsidRPr="007435EB" w:rsidRDefault="00E8089F" w:rsidP="00E8089F">
      <w:pPr>
        <w:rPr>
          <w:rtl/>
        </w:rPr>
      </w:pPr>
      <w:r w:rsidRPr="007435EB">
        <w:rPr>
          <w:rtl/>
        </w:rPr>
        <w:t>כגון דנגע שרץ בהאי בצק. בפסח, דאיסורו חשוב - חוצץ, ולא נחתה לה טומאה.</w:t>
      </w:r>
    </w:p>
    <w:p w14:paraId="5EC01640" w14:textId="77777777" w:rsidR="00E8089F" w:rsidRPr="007435EB" w:rsidRDefault="00E8089F" w:rsidP="00E8089F">
      <w:pPr>
        <w:rPr>
          <w:rFonts w:cs="Guttman Vilna"/>
          <w:b/>
          <w:bCs/>
          <w:rtl/>
        </w:rPr>
      </w:pPr>
      <w:r w:rsidRPr="007435EB">
        <w:rPr>
          <w:rtl/>
        </w:rPr>
        <w:t>בשאר ימות השנה, דבקפידא תליא, אם מקפיד עליו - חוצץ.</w:t>
      </w:r>
    </w:p>
    <w:p w14:paraId="0A228DBD" w14:textId="77777777" w:rsidR="00E8089F" w:rsidRPr="007435EB" w:rsidRDefault="00E8089F" w:rsidP="00E8089F">
      <w:pPr>
        <w:rPr>
          <w:rFonts w:cs="Guttman Vilna"/>
          <w:b/>
          <w:bCs/>
          <w:rtl/>
        </w:rPr>
      </w:pPr>
      <w:r w:rsidRPr="007435EB">
        <w:rPr>
          <w:rtl/>
        </w:rPr>
        <w:t>אם רוצה בקיומו - הרי הוא כעריבה.</w:t>
      </w:r>
    </w:p>
    <w:p w14:paraId="6AA44221" w14:textId="31E003FA" w:rsidR="00E8089F" w:rsidRPr="007435EB" w:rsidRDefault="00F47631" w:rsidP="00F47631">
      <w:pPr>
        <w:pStyle w:val="affd"/>
        <w:rPr>
          <w:bCs/>
          <w:rtl/>
        </w:rPr>
      </w:pPr>
      <w:r>
        <w:rPr>
          <w:rFonts w:hint="cs"/>
          <w:rtl/>
        </w:rPr>
        <w:t>***</w:t>
      </w:r>
    </w:p>
    <w:p>
      <w:pPr>
        <w:pStyle w:val="affffff1"/>
        <w:rPr>
          <w:ins w:id="20130" w:author="קלוד" w:date="2026-10-06T10:09:47Z"/>
        </w:rPr>
      </w:pPr>
      <w:ins w:id="20129" w:author="קלוד" w:date="2026-10-06T10:09:47Z">
        <w:r>
          <w:t xml:space="preserve">משנה ב</w:t>
        </w:r>
      </w:ins>
    </w:p>
    <w:p w14:paraId="3A89EE37" w14:textId="77777777" w:rsidR="00E8089F" w:rsidRPr="007435EB" w:rsidRDefault="00E8089F" w:rsidP="00E8089F">
      <w:pPr>
        <w:pStyle w:val="afff5"/>
        <w:rPr>
          <w:del w:id="20015" w:author="קלוד" w:date="2026-10-06T10:16:37Z"/>
          <w:b/>
          <w:rtl/>
        </w:rPr>
      </w:pPr>
      <w:ins w:id="9844" w:author="מספור קטעי משנה" w:date="2026-10-06T06:45:41Z">
        <w:del w:id="20013" w:author="קלוד" w:date="2026-10-06T10:16:37Z">
          <w:r>
            <w:rPr>
              <w:rStyle w:val="MisparKeta"/>
            </w:rPr>
            <w:delText xml:space="preserve">א. </w:delText>
          </w:r>
        </w:del>
      </w:ins>
      <w:del w:id="20014" w:author="קלוד" w:date="2026-10-06T10:16:37Z">
        <w:r w:rsidRPr="007435EB">
          <w:rPr>
            <w:b/>
            <w:sz w:val="20"/>
            <w:rtl/>
          </w:rPr>
          <w:delText xml:space="preserve">משנה.</w:delText>
        </w:r>
      </w:del>
    </w:p>
    <w:p w14:paraId="588481FB" w14:textId="77777777" w:rsidR="00E8089F" w:rsidRPr="007435EB" w:rsidRDefault="00E8089F" w:rsidP="00E8089F">
      <w:pPr>
        <w:pStyle w:val="afff5"/>
        <w:rPr>
          <w:b/>
          <w:rtl/>
        </w:rPr>
      </w:pPr>
      <w:r w:rsidRPr="007435EB">
        <w:rPr>
          <w:b/>
          <w:rtl/>
        </w:rPr>
        <w:t>בצק החרש, אם יש כיוצא בו שהחמיץ – הר"</w:t>
      </w:r>
      <w:r w:rsidRPr="007435EB">
        <w:rPr>
          <w:rFonts w:hint="cs"/>
          <w:b/>
          <w:rtl/>
        </w:rPr>
        <w:t>ז</w:t>
      </w:r>
      <w:r w:rsidRPr="007435EB">
        <w:rPr>
          <w:b/>
          <w:rtl/>
        </w:rPr>
        <w:t xml:space="preserve"> אסור.</w:t>
      </w:r>
    </w:p>
    <w:p w14:paraId="6E7B5764" w14:textId="37E3040E" w:rsidR="00E8089F" w:rsidRPr="007435EB" w:rsidRDefault="00F47631" w:rsidP="00F47631">
      <w:pPr>
        <w:pStyle w:val="affd"/>
        <w:rPr>
          <w:bCs/>
          <w:rtl/>
        </w:rPr>
      </w:pPr>
      <w:r>
        <w:rPr>
          <w:rFonts w:hint="cs"/>
          <w:rtl/>
        </w:rPr>
        <w:t>***</w:t>
      </w:r>
    </w:p>
    <w:p w14:paraId="0CD49609" w14:textId="77777777" w:rsidR="00E8089F" w:rsidRPr="007435EB" w:rsidRDefault="00E8089F" w:rsidP="00E8089F">
      <w:pPr>
        <w:rPr>
          <w:rtl/>
        </w:rPr>
      </w:pPr>
      <w:r w:rsidRPr="007435EB">
        <w:rPr>
          <w:rFonts w:ascii="Fb Fontext" w:hAnsi="Fb Fontext"/>
          <w:rtl/>
        </w:rPr>
        <w:t>אם אין שם כיוצא בו מהו?</w:t>
      </w:r>
    </w:p>
    <w:p w14:paraId="528C90BD" w14:textId="77777777" w:rsidR="00E8089F" w:rsidRPr="007435EB" w:rsidRDefault="00E8089F" w:rsidP="00E8089F">
      <w:pPr>
        <w:rPr>
          <w:rtl/>
        </w:rPr>
      </w:pPr>
      <w:r>
        <w:rPr>
          <w:rStyle w:val="affffd"/>
          <w:rFonts w:hint="cs"/>
          <w:rtl/>
          <w:rPrChange w:id="9273" w:author="מנוע אמוראים" w:date="2026-10-05T16:42:03Z">
            <w:rPr>
              <w:rFonts w:hint="cs"/>
              <w:rtl/>
            </w:rPr>
          </w:rPrChange>
        </w:rPr>
        <w:t xml:space="preserve">ר</w:t>
      </w:r>
      <w:r>
        <w:rPr>
          <w:rStyle w:val="affffd"/>
          <w:rtl/>
          <w:rPrChange w:id="9274" w:author="מנוע אמוראים" w:date="2026-10-05T16:42:03Z">
            <w:rPr>
              <w:rtl/>
            </w:rPr>
          </w:rPrChange>
        </w:rPr>
        <w:t xml:space="preserve">"</w:t>
      </w:r>
      <w:r>
        <w:rPr>
          <w:rStyle w:val="affffd"/>
          <w:rFonts w:hint="cs"/>
          <w:rtl/>
          <w:rPrChange w:id="9275" w:author="מנוע אמוראים" w:date="2026-10-05T16:42:03Z">
            <w:rPr>
              <w:rFonts w:hint="cs"/>
              <w:rtl/>
            </w:rPr>
          </w:rPrChange>
        </w:rPr>
        <w:t xml:space="preserve">א</w:t>
      </w:r>
      <w:r>
        <w:rPr>
          <w:rFonts w:hint="cs"/>
          <w:rtl/>
        </w:rPr>
        <w:t xml:space="preserve"> </w:t>
      </w:r>
      <w:r>
        <w:rPr>
          <w:rStyle w:val="affffd"/>
          <w:rFonts w:hint="cs"/>
          <w:rtl/>
          <w:rPrChange w:id="9276" w:author="מנוע אמוראים" w:date="2026-10-05T16:42:03Z">
            <w:rPr>
              <w:rFonts w:hint="cs"/>
              <w:rtl/>
            </w:rPr>
          </w:rPrChange>
        </w:rPr>
        <w:t xml:space="preserve">מרשב</w:t>
      </w:r>
      <w:r>
        <w:rPr>
          <w:rStyle w:val="affffd"/>
          <w:rtl/>
          <w:rPrChange w:id="9277" w:author="מנוע אמוראים" w:date="2026-10-05T16:42:03Z">
            <w:rPr>
              <w:rtl/>
            </w:rPr>
          </w:rPrChange>
        </w:rPr>
        <w:t xml:space="preserve">"</w:t>
      </w:r>
      <w:r>
        <w:rPr>
          <w:rStyle w:val="affffd"/>
          <w:rFonts w:hint="cs"/>
          <w:rtl/>
          <w:rPrChange w:id="9278" w:author="מנוע אמוראים" w:date="2026-10-05T16:42:03Z">
            <w:rPr>
              <w:rFonts w:hint="cs"/>
              <w:rtl/>
            </w:rPr>
          </w:rPrChange>
        </w:rPr>
        <w:t xml:space="preserve">ל</w:t>
      </w:r>
      <w:r w:rsidRPr="007435EB">
        <w:rPr>
          <w:rtl/>
        </w:rPr>
        <w:t xml:space="preserve">: כדי שילך אדם ממגדל נוניא לטבריא, מיל. </w:t>
      </w:r>
      <w:r w:rsidRPr="007435EB">
        <w:rPr>
          <w:rFonts w:hint="cs"/>
          <w:rtl/>
        </w:rPr>
        <w:t>והא קמ</w:t>
      </w:r>
      <w:r w:rsidRPr="007435EB">
        <w:rPr>
          <w:rtl/>
        </w:rPr>
        <w:t>"</w:t>
      </w:r>
      <w:r w:rsidRPr="007435EB">
        <w:rPr>
          <w:rFonts w:hint="cs"/>
          <w:rtl/>
        </w:rPr>
        <w:t>ל שיעור זה דמיל.</w:t>
      </w:r>
    </w:p>
    <w:p w14:paraId="759988B6" w14:textId="77777777" w:rsidR="00E8089F" w:rsidRPr="007435EB" w:rsidRDefault="00E8089F" w:rsidP="00E8089F">
      <w:pPr>
        <w:rPr>
          <w:rtl/>
        </w:rPr>
      </w:pPr>
      <w:r>
        <w:rPr>
          <w:rStyle w:val="affffd"/>
          <w:rFonts w:hint="cs"/>
          <w:rtl/>
          <w:rPrChange w:id="9279" w:author="מנוע אמוראים" w:date="2026-10-05T16:42:03Z">
            <w:rPr>
              <w:rFonts w:hint="cs"/>
              <w:rtl/>
            </w:rPr>
          </w:rPrChange>
        </w:rPr>
        <w:t xml:space="preserve">ר</w:t>
      </w:r>
      <w:r>
        <w:rPr>
          <w:rStyle w:val="affffd"/>
          <w:rtl/>
          <w:rPrChange w:id="9280" w:author="מנוע אמוראים" w:date="2026-10-05T16:42:03Z">
            <w:rPr>
              <w:rtl/>
            </w:rPr>
          </w:rPrChange>
        </w:rPr>
        <w:t xml:space="preserve">"</w:t>
      </w:r>
      <w:r>
        <w:rPr>
          <w:rStyle w:val="affffd"/>
          <w:rFonts w:hint="cs"/>
          <w:rtl/>
          <w:rPrChange w:id="9281" w:author="מנוע אמוראים" w:date="2026-10-05T16:42:03Z">
            <w:rPr>
              <w:rFonts w:hint="cs"/>
              <w:rtl/>
            </w:rPr>
          </w:rPrChange>
        </w:rPr>
        <w:t xml:space="preserve">א</w:t>
      </w:r>
      <w:r>
        <w:rPr>
          <w:rFonts w:hint="cs"/>
          <w:rtl/>
        </w:rPr>
        <w:t xml:space="preserve"> </w:t>
      </w:r>
      <w:r>
        <w:rPr>
          <w:rStyle w:val="affffd"/>
          <w:rFonts w:hint="cs"/>
          <w:rtl/>
          <w:rPrChange w:id="9282" w:author="מנוע אמוראים" w:date="2026-10-05T16:42:03Z">
            <w:rPr>
              <w:rFonts w:hint="cs"/>
              <w:rtl/>
            </w:rPr>
          </w:rPrChange>
        </w:rPr>
        <w:t xml:space="preserve">מרשב</w:t>
      </w:r>
      <w:r>
        <w:rPr>
          <w:rStyle w:val="affffd"/>
          <w:rtl/>
          <w:rPrChange w:id="9283" w:author="מנוע אמוראים" w:date="2026-10-05T16:42:03Z">
            <w:rPr>
              <w:rtl/>
            </w:rPr>
          </w:rPrChange>
        </w:rPr>
        <w:t xml:space="preserve">"</w:t>
      </w:r>
      <w:r>
        <w:rPr>
          <w:rStyle w:val="affffd"/>
          <w:rFonts w:hint="cs"/>
          <w:rtl/>
          <w:rPrChange w:id="9284" w:author="מנוע אמוראים" w:date="2026-10-05T16:42:03Z">
            <w:rPr>
              <w:rFonts w:hint="cs"/>
              <w:rtl/>
            </w:rPr>
          </w:rPrChange>
        </w:rPr>
        <w:t xml:space="preserve">ל</w:t>
      </w:r>
      <w:r w:rsidRPr="007435EB">
        <w:rPr>
          <w:rtl/>
        </w:rPr>
        <w:t>: לגבל ולתפלה ולנטילת ידים - ארבעה מילין.</w:t>
      </w:r>
    </w:p>
    <w:p w14:paraId="1E1E9718" w14:textId="3C042AC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285" w:author="מנוע אמוראים" w:date="2026-10-05T16:42:03Z">
            <w:rPr>
              <w:rtl/>
            </w:rPr>
          </w:rPrChange>
        </w:rPr>
        <w:t xml:space="preserve">אר</w:t>
      </w:r>
      <w:r>
        <w:rPr>
          <w:rStyle w:val="affffd"/>
          <w:rFonts w:hint="cs"/>
          <w:rtl/>
          <w:rPrChange w:id="9286" w:author="מנוע אמוראים" w:date="2026-10-05T16:42:03Z">
            <w:rPr>
              <w:rFonts w:hint="cs"/>
              <w:rtl/>
            </w:rPr>
          </w:rPrChange>
        </w:rPr>
        <w:t xml:space="preserve">נב</w:t>
      </w:r>
      <w:r>
        <w:rPr>
          <w:rStyle w:val="affffd"/>
          <w:rtl/>
          <w:rPrChange w:id="9287" w:author="מנוע אמוראים" w:date="2026-10-05T16:42:03Z">
            <w:rPr>
              <w:rtl/>
            </w:rPr>
          </w:rPrChange>
        </w:rPr>
        <w:t xml:space="preserve">"</w:t>
      </w:r>
      <w:r>
        <w:rPr>
          <w:rStyle w:val="affffd"/>
          <w:rFonts w:hint="cs"/>
          <w:rtl/>
          <w:rPrChange w:id="9288" w:author="מנוע אמוראים" w:date="2026-10-05T16:42:03Z">
            <w:rPr>
              <w:rFonts w:hint="cs"/>
              <w:rtl/>
            </w:rPr>
          </w:rPrChange>
        </w:rPr>
        <w:t xml:space="preserve">י</w:t>
      </w:r>
      <w:r w:rsidR="00E8089F" w:rsidRPr="007435EB">
        <w:rPr>
          <w:rtl/>
        </w:rPr>
        <w:t>: אייבו אמרה, וארבעה אמר בה, וחדא מינייהו עבוד.</w:t>
      </w:r>
    </w:p>
    <w:p w14:paraId="169739A1" w14:textId="77777777" w:rsidR="00E8089F" w:rsidRPr="007435EB" w:rsidRDefault="00E8089F" w:rsidP="00E8089F">
      <w:pPr>
        <w:pStyle w:val="affff7"/>
        <w:rPr>
          <w:rtl/>
        </w:rPr>
      </w:pPr>
      <w:r w:rsidRPr="007435EB">
        <w:rPr>
          <w:rtl/>
        </w:rPr>
        <w:t>- דתנן: וכולן שעיבדן או שהילך בהן כדי עבודה - טהורין, חוץ מעור האדם.</w:t>
      </w:r>
    </w:p>
    <w:p w14:paraId="428A9B06" w14:textId="77777777" w:rsidR="00E8089F" w:rsidRPr="007435EB" w:rsidRDefault="00E8089F" w:rsidP="00E8089F">
      <w:pPr>
        <w:rPr>
          <w:rtl/>
        </w:rPr>
      </w:pPr>
      <w:r w:rsidRPr="007435EB">
        <w:rPr>
          <w:rFonts w:ascii="Fb Fontext" w:hAnsi="Fb Fontext"/>
          <w:rtl/>
        </w:rPr>
        <w:t>כדי עבודה</w:t>
      </w:r>
      <w:r w:rsidRPr="007435EB">
        <w:rPr>
          <w:rFonts w:ascii="Fb Fontext" w:hAnsi="Fb Fontext" w:hint="cs"/>
          <w:rtl/>
        </w:rPr>
        <w:t>-</w:t>
      </w:r>
      <w:r w:rsidRPr="007435EB">
        <w:rPr>
          <w:rFonts w:ascii="Fb Fontext" w:hAnsi="Fb Fontext"/>
          <w:rtl/>
        </w:rPr>
        <w:t xml:space="preserve"> </w:t>
      </w:r>
      <w:r>
        <w:rPr>
          <w:rStyle w:val="affffd"/>
          <w:rFonts w:ascii="Fb Fontext" w:hAnsi="Fb Fontext" w:hint="cs"/>
          <w:rtl/>
          <w:rPrChange w:id="9289" w:author="מנוע אמוראים" w:date="2026-10-05T16:42:03Z">
            <w:rPr>
              <w:rFonts w:ascii="Fb Fontext" w:hAnsi="Fb Fontext" w:hint="cs"/>
              <w:rtl/>
            </w:rPr>
          </w:rPrChange>
        </w:rPr>
        <w:t xml:space="preserve">ר</w:t>
      </w:r>
      <w:r>
        <w:rPr>
          <w:rStyle w:val="affffd"/>
          <w:rFonts w:ascii="Fb Fontext" w:hAnsi="Fb Fontext"/>
          <w:rtl/>
          <w:rPrChange w:id="9290" w:author="מנוע אמוראים" w:date="2026-10-05T16:42:03Z">
            <w:rPr>
              <w:rFonts w:ascii="Fb Fontext" w:hAnsi="Fb Fontext"/>
              <w:rtl/>
            </w:rPr>
          </w:rPrChange>
        </w:rPr>
        <w:t xml:space="preserve">"</w:t>
      </w:r>
      <w:r>
        <w:rPr>
          <w:rStyle w:val="affffd"/>
          <w:rFonts w:ascii="Fb Fontext" w:hAnsi="Fb Fontext" w:hint="cs"/>
          <w:rtl/>
          <w:rPrChange w:id="9291" w:author="מנוע אמוראים" w:date="2026-10-05T16:42:03Z">
            <w:rPr>
              <w:rFonts w:ascii="Fb Fontext" w:hAnsi="Fb Fontext" w:hint="cs"/>
              <w:rtl/>
            </w:rPr>
          </w:rPrChange>
        </w:rPr>
        <w:t xml:space="preserve">א</w:t>
      </w:r>
      <w:r>
        <w:rPr>
          <w:rFonts w:ascii="Fb Fontext" w:hAnsi="Fb Fontext" w:hint="cs"/>
          <w:rtl/>
        </w:rPr>
        <w:t xml:space="preserve">: </w:t>
      </w:r>
      <w:r w:rsidRPr="007435EB">
        <w:rPr>
          <w:rFonts w:ascii="Fb Fontext" w:hAnsi="Fb Fontext"/>
          <w:rtl/>
        </w:rPr>
        <w:t>כדי הילוך ארבעה מילין.</w:t>
      </w:r>
    </w:p>
    <w:p w14:paraId="5A69FE3C" w14:textId="77777777" w:rsidR="0038351F" w:rsidRPr="007435EB" w:rsidRDefault="00E8089F" w:rsidP="00E8089F">
      <w:pPr>
        <w:rPr>
          <w:rtl/>
        </w:rPr>
      </w:pPr>
      <w:r>
        <w:rPr>
          <w:rStyle w:val="affffd"/>
          <w:rFonts w:hint="cs"/>
          <w:rtl/>
          <w:rPrChange w:id="9292" w:author="מנוע אמוראים" w:date="2026-10-05T16:42:03Z">
            <w:rPr>
              <w:rFonts w:hint="cs"/>
              <w:rtl/>
            </w:rPr>
          </w:rPrChange>
        </w:rPr>
        <w:t xml:space="preserve">ריב</w:t>
      </w:r>
      <w:r>
        <w:rPr>
          <w:rStyle w:val="affffd"/>
          <w:rtl/>
          <w:rPrChange w:id="9293" w:author="מנוע אמוראים" w:date="2026-10-05T16:42:03Z">
            <w:rPr>
              <w:rtl/>
            </w:rPr>
          </w:rPrChange>
        </w:rPr>
        <w:t xml:space="preserve">"</w:t>
      </w:r>
      <w:r>
        <w:rPr>
          <w:rStyle w:val="affffd"/>
          <w:rFonts w:hint="cs"/>
          <w:rtl/>
          <w:rPrChange w:id="9294" w:author="מנוע אמוראים" w:date="2026-10-05T16:42:03Z">
            <w:rPr>
              <w:rFonts w:hint="cs"/>
              <w:rtl/>
            </w:rPr>
          </w:rPrChange>
        </w:rPr>
        <w:t xml:space="preserve">ח</w:t>
      </w:r>
      <w:r>
        <w:rPr>
          <w:rFonts w:hint="cs"/>
          <w:rtl/>
        </w:rPr>
        <w:t xml:space="preserve">: ל</w:t>
      </w:r>
      <w:r w:rsidRPr="007435EB">
        <w:rPr>
          <w:rtl/>
        </w:rPr>
        <w:t>"</w:t>
      </w:r>
      <w:r w:rsidRPr="007435EB">
        <w:rPr>
          <w:rFonts w:hint="cs"/>
          <w:rtl/>
        </w:rPr>
        <w:t>ש</w:t>
      </w:r>
      <w:r w:rsidRPr="007435EB">
        <w:rPr>
          <w:rtl/>
        </w:rPr>
        <w:t xml:space="preserve"> אלא לפניו, אבל לאחריו - </w:t>
      </w:r>
      <w:r w:rsidR="00AB3B38">
        <w:rPr>
          <w:rtl/>
        </w:rPr>
        <w:t>אף</w:t>
      </w:r>
      <w:r w:rsidRPr="007435EB">
        <w:rPr>
          <w:rtl/>
        </w:rPr>
        <w:t xml:space="preserve"> מיל אינו חוזר.</w:t>
      </w:r>
      <w:r w:rsidRPr="007435EB">
        <w:rPr>
          <w:rFonts w:hint="cs"/>
          <w:rtl/>
        </w:rPr>
        <w:t xml:space="preserve">  </w:t>
      </w:r>
    </w:p>
    <w:p w14:paraId="2F4B2175" w14:textId="77777777" w:rsidR="00E8089F" w:rsidRPr="007435EB" w:rsidRDefault="00E8089F" w:rsidP="00E8089F">
      <w:pPr>
        <w:rPr>
          <w:rFonts w:cs="Guttman Vilna"/>
          <w:b/>
          <w:bCs/>
          <w:rtl/>
        </w:rPr>
      </w:pPr>
      <w:r>
        <w:rPr>
          <w:rStyle w:val="affffd"/>
          <w:rFonts w:hint="cs"/>
          <w:rtl/>
          <w:rPrChange w:id="9295" w:author="מנוע אמוראים" w:date="2026-10-05T16:42:03Z">
            <w:rPr>
              <w:rFonts w:hint="cs"/>
              <w:rtl/>
            </w:rPr>
          </w:rPrChange>
        </w:rPr>
        <w:t xml:space="preserve">ר</w:t>
      </w:r>
      <w:r>
        <w:rPr>
          <w:rStyle w:val="affffd"/>
          <w:rtl/>
          <w:rPrChange w:id="9296" w:author="מנוע אמוראים" w:date="2026-10-05T16:42:03Z">
            <w:rPr>
              <w:rtl/>
            </w:rPr>
          </w:rPrChange>
        </w:rPr>
        <w:t xml:space="preserve">"</w:t>
      </w:r>
      <w:r>
        <w:rPr>
          <w:rStyle w:val="affffd"/>
          <w:rFonts w:hint="cs"/>
          <w:rtl/>
          <w:rPrChange w:id="9297" w:author="מנוע אמוראים" w:date="2026-10-05T16:42:03Z">
            <w:rPr>
              <w:rFonts w:hint="cs"/>
              <w:rtl/>
            </w:rPr>
          </w:rPrChange>
        </w:rPr>
        <w:t xml:space="preserve">א</w:t>
      </w:r>
      <w:r w:rsidRPr="007435EB">
        <w:rPr>
          <w:rtl/>
        </w:rPr>
        <w:t>: ומינה, מיל הוא דאינו חוזר, הא פחות ממיל - חוזר.</w:t>
      </w:r>
    </w:p>
    <w:p w14:paraId="704F614A" w14:textId="1FB95864" w:rsidR="00E8089F" w:rsidRPr="007435EB" w:rsidRDefault="00F47631" w:rsidP="00F47631">
      <w:pPr>
        <w:pStyle w:val="affd"/>
        <w:rPr>
          <w:bCs/>
          <w:rtl/>
        </w:rPr>
      </w:pPr>
      <w:r>
        <w:rPr>
          <w:rFonts w:hint="cs"/>
          <w:rtl/>
        </w:rPr>
        <w:t>***</w:t>
      </w:r>
    </w:p>
    <w:p w14:paraId="30544148" w14:textId="77777777" w:rsidR="00E8089F" w:rsidRPr="007435EB" w:rsidRDefault="00E8089F" w:rsidP="005C3FF1">
      <w:pPr>
        <w:pStyle w:val="afff"/>
        <w:framePr w:wrap="around"/>
        <w:rPr>
          <w:rtl/>
        </w:rPr>
      </w:pPr>
      <w:r w:rsidRPr="007435EB">
        <w:rPr>
          <w:rFonts w:hint="cs"/>
          <w:rtl/>
        </w:rPr>
        <w:t>מו:</w:t>
      </w:r>
    </w:p>
    <w:p>
      <w:pPr>
        <w:pStyle w:val="affffff1"/>
        <w:rPr>
          <w:ins w:id="20132" w:author="קלוד" w:date="2026-10-06T10:09:47Z"/>
        </w:rPr>
      </w:pPr>
      <w:ins w:id="20131" w:author="קלוד" w:date="2026-10-06T10:09:47Z">
        <w:r>
          <w:t xml:space="preserve">משנה ג</w:t>
        </w:r>
      </w:ins>
    </w:p>
    <w:p w14:paraId="2B592220" w14:textId="77777777" w:rsidR="00E8089F" w:rsidRPr="007435EB" w:rsidRDefault="00E8089F" w:rsidP="00E8089F">
      <w:pPr>
        <w:pStyle w:val="afff5"/>
        <w:rPr>
          <w:del w:id="20095" w:author="קלוד" w:date="2026-10-06T10:09:47Z"/>
          <w:b/>
          <w:rtl/>
        </w:rPr>
      </w:pPr>
      <w:del w:id="20094" w:author="קלוד" w:date="2026-10-06T10:09:47Z">
        <w:r w:rsidRPr="007435EB">
          <w:rPr>
            <w:b/>
            <w:sz w:val="20"/>
            <w:rtl/>
          </w:rPr>
          <w:delText xml:space="preserve">משנה.</w:delText>
        </w:r>
      </w:del>
    </w:p>
    <w:p w14:paraId="157EFD98" w14:textId="77777777" w:rsidR="00E8089F" w:rsidRPr="007435EB" w:rsidRDefault="00E8089F" w:rsidP="00E8089F">
      <w:pPr>
        <w:pStyle w:val="afff5"/>
        <w:rPr>
          <w:b/>
          <w:rtl/>
        </w:rPr>
      </w:pPr>
      <w:r w:rsidRPr="007435EB">
        <w:rPr>
          <w:b/>
          <w:rtl/>
        </w:rPr>
        <w:t>כיצד מפרישין חלה בטומאה ביו"ט?</w:t>
      </w:r>
    </w:p>
    <w:p w14:paraId="43D36D23" w14:textId="77777777" w:rsidR="00E8089F" w:rsidRPr="007435EB" w:rsidRDefault="00E8089F" w:rsidP="00E8089F">
      <w:pPr>
        <w:pStyle w:val="afff5"/>
        <w:rPr>
          <w:b/>
          <w:rtl/>
        </w:rPr>
      </w:pPr>
      <w:r>
        <w:rPr>
          <w:rStyle w:val="TanaimMishna"/>
          <w:b/>
          <w:rtl/>
          <w:rPrChange w:id="20034" w:author="קלוד" w:date="2026-10-06T10:09:47Z">
            <w:rPr>
              <w:b/>
              <w:rtl/>
            </w:rPr>
          </w:rPrChange>
        </w:rPr>
        <w:t xml:space="preserve">רבי אליעזר</w:t>
      </w:r>
      <w:r>
        <w:rPr>
          <w:b/>
          <w:rtl/>
        </w:rPr>
        <w:t xml:space="preserve"> אומר</w:t>
      </w:r>
      <w:r>
        <w:rPr>
          <w:rStyle w:val="TanaimMishna"/>
          <w:b/>
          <w:rtl/>
          <w:rPrChange w:id="41088" w:author="Claude" w:date="2026-10-07T09:25:14Z">
            <w:rPr>
              <w:b/>
              <w:rtl/>
            </w:rPr>
          </w:rPrChange>
        </w:rPr>
        <w:t xml:space="preserve">:</w:t>
      </w:r>
      <w:r>
        <w:rPr>
          <w:b/>
          <w:rtl/>
        </w:rPr>
        <w:t xml:space="preserve"> לא תקרא לה שם עד שתאפה.</w:t>
      </w:r>
    </w:p>
    <w:p w14:paraId="210EA50B" w14:textId="77777777" w:rsidR="00E8089F" w:rsidRPr="007435EB" w:rsidRDefault="00E8089F" w:rsidP="00E8089F">
      <w:pPr>
        <w:pStyle w:val="afff5"/>
        <w:rPr>
          <w:b/>
          <w:rtl/>
        </w:rPr>
      </w:pPr>
      <w:r w:rsidRPr="007435EB">
        <w:rPr>
          <w:b/>
          <w:rtl/>
        </w:rPr>
        <w:t>בן בתירא אומר: תטיל בצונן.</w:t>
      </w:r>
    </w:p>
    <w:p w14:paraId="49DE5BDB" w14:textId="77777777" w:rsidR="00E8089F" w:rsidRPr="007435EB" w:rsidRDefault="00E8089F" w:rsidP="00E8089F">
      <w:pPr>
        <w:pStyle w:val="afff5"/>
        <w:rPr>
          <w:b/>
          <w:rtl/>
        </w:rPr>
      </w:pPr>
      <w:r w:rsidRPr="007435EB">
        <w:rPr>
          <w:b/>
          <w:rtl/>
        </w:rPr>
        <w:t>א"ר יהושע: לא זה הוא חמץ שמוזהרין עליו בבל יראה ובבל ימצא.</w:t>
      </w:r>
    </w:p>
    <w:p w14:paraId="7276B79F" w14:textId="77777777" w:rsidR="00E8089F" w:rsidRPr="007435EB" w:rsidRDefault="00E8089F" w:rsidP="00E8089F">
      <w:pPr>
        <w:pStyle w:val="afff5"/>
        <w:rPr>
          <w:b/>
          <w:rtl/>
        </w:rPr>
      </w:pPr>
      <w:r w:rsidRPr="007435EB">
        <w:rPr>
          <w:b/>
          <w:rtl/>
        </w:rPr>
        <w:t>אלא, מפרישתה ומניחתה עד הערב, ואם החמיצה - החמיצה.</w:t>
      </w:r>
    </w:p>
    <w:p w14:paraId="4F6F5183" w14:textId="79C5F812" w:rsidR="00E8089F" w:rsidRPr="007435EB" w:rsidRDefault="00F47631" w:rsidP="00F47631">
      <w:pPr>
        <w:pStyle w:val="affd"/>
        <w:rPr>
          <w:bCs/>
          <w:rtl/>
        </w:rPr>
      </w:pPr>
      <w:r>
        <w:rPr>
          <w:rFonts w:hint="cs"/>
          <w:rtl/>
        </w:rPr>
        <w:t>***</w:t>
      </w:r>
    </w:p>
    <w:p w14:paraId="7C96E714" w14:textId="77777777" w:rsidR="00E8089F" w:rsidRPr="005C3FF1" w:rsidRDefault="00E8089F" w:rsidP="009A151F">
      <w:pPr>
        <w:rPr>
          <w:rStyle w:val="afffa"/>
          <w:rtl/>
        </w:rPr>
      </w:pPr>
      <w:r w:rsidRPr="005C3FF1">
        <w:rPr>
          <w:rStyle w:val="afffa"/>
          <w:rFonts w:hint="cs"/>
          <w:rtl/>
        </w:rPr>
        <w:t>א.</w:t>
      </w:r>
      <w:r w:rsidRPr="007435EB">
        <w:rPr>
          <w:rFonts w:hint="cs"/>
          <w:rtl/>
        </w:rPr>
        <w:t xml:space="preserve"> </w:t>
      </w:r>
      <w:r w:rsidRPr="007435EB">
        <w:rPr>
          <w:rtl/>
        </w:rPr>
        <w:t xml:space="preserve">בטובת הנאה </w:t>
      </w:r>
      <w:r w:rsidR="00A01BBB">
        <w:rPr>
          <w:rFonts w:hint="cs"/>
          <w:rtl/>
        </w:rPr>
        <w:t xml:space="preserve">חלקו </w:t>
      </w:r>
      <w:r>
        <w:rPr>
          <w:rStyle w:val="affffd"/>
          <w:rFonts w:hint="cs"/>
          <w:rtl/>
          <w:rPrChange w:id="9298" w:author="מנוע אמוראים" w:date="2026-10-05T16:42:03Z">
            <w:rPr>
              <w:rStyle w:val="afffa"/>
              <w:rFonts w:hint="cs"/>
              <w:rtl/>
            </w:rPr>
          </w:rPrChange>
        </w:rPr>
        <w:t xml:space="preserve">דלר</w:t>
      </w:r>
      <w:r>
        <w:rPr>
          <w:rStyle w:val="affffd"/>
          <w:rtl/>
          <w:rPrChange w:id="9299" w:author="מנוע אמוראים" w:date="2026-10-05T16:42:03Z">
            <w:rPr>
              <w:rStyle w:val="afffa"/>
              <w:rtl/>
            </w:rPr>
          </w:rPrChange>
        </w:rPr>
        <w:t xml:space="preserve">"</w:t>
      </w:r>
      <w:r>
        <w:rPr>
          <w:rStyle w:val="affffd"/>
          <w:rFonts w:hint="cs"/>
          <w:rtl/>
          <w:rPrChange w:id="9300" w:author="מנוע אמוראים" w:date="2026-10-05T16:42:03Z">
            <w:rPr>
              <w:rStyle w:val="afffa"/>
              <w:rFonts w:hint="cs"/>
              <w:rtl/>
            </w:rPr>
          </w:rPrChange>
        </w:rPr>
        <w:t xml:space="preserve">א</w:t>
      </w:r>
      <w:r w:rsidRPr="007435EB">
        <w:rPr>
          <w:rtl/>
        </w:rPr>
        <w:t xml:space="preserve">: טובת הנאה ממון, </w:t>
      </w:r>
      <w:r>
        <w:rPr>
          <w:rStyle w:val="affffd"/>
          <w:rFonts w:hint="cs"/>
          <w:rtl/>
          <w:rPrChange w:id="9301" w:author="מנוע אמוראים" w:date="2026-10-05T16:42:03Z">
            <w:rPr>
              <w:rStyle w:val="afffa"/>
              <w:rFonts w:hint="cs"/>
              <w:rtl/>
            </w:rPr>
          </w:rPrChange>
        </w:rPr>
        <w:t xml:space="preserve">ורי</w:t>
      </w:r>
      <w:r>
        <w:rPr>
          <w:rStyle w:val="affffd"/>
          <w:rtl/>
          <w:rPrChange w:id="9302" w:author="מנוע אמוראים" w:date="2026-10-05T16:42:03Z">
            <w:rPr>
              <w:rStyle w:val="afffa"/>
              <w:rtl/>
            </w:rPr>
          </w:rPrChange>
        </w:rPr>
        <w:t xml:space="preserve">"</w:t>
      </w:r>
      <w:r>
        <w:rPr>
          <w:rStyle w:val="affffd"/>
          <w:rFonts w:hint="cs"/>
          <w:rtl/>
          <w:rPrChange w:id="9303" w:author="מנוע אמוראים" w:date="2026-10-05T16:42:03Z">
            <w:rPr>
              <w:rStyle w:val="afffa"/>
              <w:rFonts w:hint="cs"/>
              <w:rtl/>
            </w:rPr>
          </w:rPrChange>
        </w:rPr>
        <w:t xml:space="preserve">ה</w:t>
      </w:r>
      <w:r w:rsidRPr="007435EB">
        <w:rPr>
          <w:rFonts w:hint="cs"/>
          <w:rtl/>
        </w:rPr>
        <w:t xml:space="preserve"> ס</w:t>
      </w:r>
      <w:r w:rsidRPr="007435EB">
        <w:rPr>
          <w:rtl/>
        </w:rPr>
        <w:t>"</w:t>
      </w:r>
      <w:r w:rsidRPr="007435EB">
        <w:rPr>
          <w:rFonts w:hint="cs"/>
          <w:rtl/>
        </w:rPr>
        <w:t>ל:</w:t>
      </w:r>
      <w:r w:rsidRPr="007435EB">
        <w:rPr>
          <w:rtl/>
        </w:rPr>
        <w:t xml:space="preserve"> טובת הנאה אינה ממון.</w:t>
      </w:r>
    </w:p>
    <w:p w14:paraId="442BD7F6"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w:t>
      </w:r>
      <w:r w:rsidRPr="005C3FF1">
        <w:rPr>
          <w:rStyle w:val="afffa"/>
          <w:rFonts w:hint="cs"/>
          <w:rtl/>
        </w:rPr>
        <w:t>לכו</w:t>
      </w:r>
      <w:r w:rsidRPr="005C3FF1">
        <w:rPr>
          <w:rStyle w:val="afffa"/>
          <w:rtl/>
        </w:rPr>
        <w:t>"</w:t>
      </w:r>
      <w:r w:rsidRPr="005C3FF1">
        <w:rPr>
          <w:rStyle w:val="afffa"/>
          <w:rFonts w:hint="cs"/>
          <w:rtl/>
        </w:rPr>
        <w:t>ע</w:t>
      </w:r>
      <w:r w:rsidRPr="007435EB">
        <w:rPr>
          <w:rFonts w:hint="cs"/>
          <w:rtl/>
        </w:rPr>
        <w:t xml:space="preserve"> טובת הנאה אינה ממון ו</w:t>
      </w:r>
      <w:r w:rsidR="00AB3B38">
        <w:rPr>
          <w:rFonts w:hint="cs"/>
          <w:rtl/>
        </w:rPr>
        <w:t>כאן</w:t>
      </w:r>
      <w:r w:rsidRPr="007435EB">
        <w:rPr>
          <w:rFonts w:hint="cs"/>
          <w:rtl/>
        </w:rPr>
        <w:t xml:space="preserve"> ב'הואיל' פליגי.</w:t>
      </w:r>
    </w:p>
    <w:p w14:paraId="6108CF35" w14:textId="77777777" w:rsidR="00E8089F" w:rsidRPr="007435EB" w:rsidRDefault="00E8089F" w:rsidP="00E8089F">
      <w:pPr>
        <w:rPr>
          <w:rFonts w:cs="Guttman Vilna"/>
          <w:b/>
          <w:bCs/>
          <w:rtl/>
        </w:rPr>
      </w:pPr>
      <w:r>
        <w:rPr>
          <w:rStyle w:val="affffd"/>
          <w:rFonts w:hint="cs"/>
          <w:rtl/>
          <w:rPrChange w:id="9304" w:author="מנוע אמוראים" w:date="2026-10-05T16:42:03Z">
            <w:rPr>
              <w:rFonts w:hint="cs"/>
              <w:rtl/>
            </w:rPr>
          </w:rPrChange>
        </w:rPr>
        <w:t xml:space="preserve">לר</w:t>
      </w:r>
      <w:r>
        <w:rPr>
          <w:rStyle w:val="affffd"/>
          <w:rtl/>
          <w:rPrChange w:id="9305" w:author="מנוע אמוראים" w:date="2026-10-05T16:42:03Z">
            <w:rPr>
              <w:rtl/>
            </w:rPr>
          </w:rPrChange>
        </w:rPr>
        <w:t xml:space="preserve">"</w:t>
      </w:r>
      <w:r>
        <w:rPr>
          <w:rStyle w:val="affffd"/>
          <w:rFonts w:hint="cs"/>
          <w:rtl/>
          <w:rPrChange w:id="9306" w:author="מנוע אמוראים" w:date="2026-10-05T16:42:03Z">
            <w:rPr>
              <w:rFonts w:hint="cs"/>
              <w:rtl/>
            </w:rPr>
          </w:rPrChange>
        </w:rPr>
        <w:t xml:space="preserve">א</w:t>
      </w:r>
      <w:r>
        <w:rPr>
          <w:rFonts w:hint="cs"/>
          <w:rtl/>
        </w:rPr>
        <w:t xml:space="preserve"> אמרי</w:t>
      </w:r>
      <w:r w:rsidRPr="007435EB">
        <w:rPr>
          <w:rtl/>
        </w:rPr>
        <w:t>'</w:t>
      </w:r>
      <w:r w:rsidRPr="007435EB">
        <w:rPr>
          <w:rFonts w:hint="cs"/>
          <w:rtl/>
        </w:rPr>
        <w:t xml:space="preserve"> הואיל </w:t>
      </w:r>
      <w:r>
        <w:rPr>
          <w:rtl/>
        </w:rPr>
        <w:t xml:space="preserve">ואי בעי איתשיל עלה - ממוניה הוא. </w:t>
      </w:r>
      <w:r>
        <w:rPr>
          <w:rStyle w:val="affffd"/>
          <w:rtl/>
          <w:rPrChange w:id="9307" w:author="מנוע אמוראים" w:date="2026-10-05T16:42:03Z">
            <w:rPr>
              <w:rtl/>
            </w:rPr>
          </w:rPrChange>
        </w:rPr>
        <w:t xml:space="preserve">ור</w:t>
      </w:r>
      <w:r>
        <w:rPr>
          <w:rStyle w:val="affffd"/>
          <w:rFonts w:hint="cs"/>
          <w:rtl/>
          <w:rPrChange w:id="9308" w:author="מנוע אמוראים" w:date="2026-10-05T16:42:03Z">
            <w:rPr>
              <w:rFonts w:hint="cs"/>
              <w:rtl/>
            </w:rPr>
          </w:rPrChange>
        </w:rPr>
        <w:t xml:space="preserve">י</w:t>
      </w:r>
      <w:r>
        <w:rPr>
          <w:rStyle w:val="affffd"/>
          <w:rtl/>
          <w:rPrChange w:id="9309" w:author="מנוע אמוראים" w:date="2026-10-05T16:42:03Z">
            <w:rPr>
              <w:rtl/>
            </w:rPr>
          </w:rPrChange>
        </w:rPr>
        <w:t xml:space="preserve">"</w:t>
      </w:r>
      <w:r>
        <w:rPr>
          <w:rStyle w:val="affffd"/>
          <w:rFonts w:hint="cs"/>
          <w:rtl/>
          <w:rPrChange w:id="9310" w:author="מנוע אמוראים" w:date="2026-10-05T16:42:03Z">
            <w:rPr>
              <w:rFonts w:hint="cs"/>
              <w:rtl/>
            </w:rPr>
          </w:rPrChange>
        </w:rPr>
        <w:t xml:space="preserve">ה</w:t>
      </w:r>
      <w:r w:rsidRPr="007435EB">
        <w:rPr>
          <w:rtl/>
        </w:rPr>
        <w:t>: לא אמרינן הואיל.</w:t>
      </w:r>
    </w:p>
    <w:p w14:paraId="2A02121A" w14:textId="0E414A43" w:rsidR="00E8089F" w:rsidRPr="007435EB" w:rsidRDefault="00F47631" w:rsidP="00F47631">
      <w:pPr>
        <w:pStyle w:val="affd"/>
        <w:rPr>
          <w:bCs/>
          <w:rtl/>
        </w:rPr>
      </w:pPr>
      <w:r>
        <w:rPr>
          <w:rFonts w:hint="cs"/>
          <w:rtl/>
        </w:rPr>
        <w:t>***</w:t>
      </w:r>
    </w:p>
    <w:p w14:paraId="2C7D2DDD" w14:textId="77777777" w:rsidR="00E8089F" w:rsidRPr="005C3FF1" w:rsidRDefault="00E8089F" w:rsidP="00E8089F">
      <w:pPr>
        <w:rPr>
          <w:rStyle w:val="afffa"/>
          <w:rtl/>
        </w:rPr>
      </w:pPr>
      <w:r w:rsidRPr="005C3FF1">
        <w:rPr>
          <w:rStyle w:val="afffa"/>
          <w:rtl/>
        </w:rPr>
        <w:t>איתמר, האופה מיו"ט לחול.</w:t>
      </w:r>
    </w:p>
    <w:p w14:paraId="59553686" w14:textId="77777777" w:rsidR="00E8089F" w:rsidRPr="007435EB" w:rsidRDefault="00E8089F" w:rsidP="00E8089F">
      <w:pPr>
        <w:rPr>
          <w:rtl/>
        </w:rPr>
      </w:pPr>
      <w:r w:rsidRPr="005C3FF1">
        <w:rPr>
          <w:rStyle w:val="afffa"/>
          <w:rtl/>
        </w:rPr>
        <w:t>רב חסדא</w:t>
      </w:r>
      <w:r w:rsidRPr="007435EB">
        <w:rPr>
          <w:rtl/>
        </w:rPr>
        <w:t>: לוקה, לא אמרינן הואיל ומיקלעי ליה אורחים חזי ליה.</w:t>
      </w:r>
    </w:p>
    <w:p w14:paraId="35199835" w14:textId="77777777" w:rsidR="00E8089F" w:rsidRPr="007435EB" w:rsidRDefault="00E8089F" w:rsidP="00E8089F">
      <w:pPr>
        <w:rPr>
          <w:rtl/>
        </w:rPr>
      </w:pPr>
      <w:r w:rsidRPr="005C3FF1">
        <w:rPr>
          <w:rStyle w:val="afffa"/>
          <w:rtl/>
        </w:rPr>
        <w:t>רבה</w:t>
      </w:r>
      <w:r w:rsidRPr="007435EB">
        <w:rPr>
          <w:rFonts w:ascii="Fb Fontext" w:hAnsi="Fb Fontext"/>
          <w:sz w:val="20"/>
          <w:rtl/>
        </w:rPr>
        <w:t>: אינו לוקה, אמרינן הואיל.</w:t>
      </w:r>
    </w:p>
    <w:p w14:paraId="31F107D1" w14:textId="79A6555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Fonts w:ascii="Fb Fontext" w:hAnsi="Fb Fontext" w:hint="cs"/>
          <w:rtl/>
        </w:rPr>
        <w:t xml:space="preserve">רבה </w:t>
      </w:r>
      <w:r>
        <w:rPr>
          <w:rStyle w:val="affffd"/>
          <w:rFonts w:ascii="Fb Fontext" w:hAnsi="Fb Fontext" w:hint="cs"/>
          <w:rtl/>
          <w:rPrChange w:id="9311" w:author="מנוע אמוראים" w:date="2026-10-05T16:42:03Z">
            <w:rPr>
              <w:rFonts w:ascii="Fb Fontext" w:hAnsi="Fb Fontext" w:hint="cs"/>
              <w:rtl/>
            </w:rPr>
          </w:rPrChange>
        </w:rPr>
        <w:t xml:space="preserve">לר</w:t>
      </w:r>
      <w:r>
        <w:rPr>
          <w:rStyle w:val="affffd"/>
          <w:rFonts w:ascii="Fb Fontext" w:hAnsi="Fb Fontext"/>
          <w:rtl/>
          <w:rPrChange w:id="9312" w:author="מנוע אמוראים" w:date="2026-10-05T16:42:03Z">
            <w:rPr>
              <w:rFonts w:ascii="Fb Fontext" w:hAnsi="Fb Fontext"/>
              <w:rtl/>
            </w:rPr>
          </w:rPrChange>
        </w:rPr>
        <w:t xml:space="preserve">"</w:t>
      </w:r>
      <w:r>
        <w:rPr>
          <w:rStyle w:val="affffd"/>
          <w:rFonts w:ascii="Fb Fontext" w:hAnsi="Fb Fontext" w:hint="cs"/>
          <w:rtl/>
          <w:rPrChange w:id="9313" w:author="מנוע אמוראים" w:date="2026-10-05T16:42:03Z">
            <w:rPr>
              <w:rFonts w:ascii="Fb Fontext" w:hAnsi="Fb Fontext" w:hint="cs"/>
              <w:rtl/>
            </w:rPr>
          </w:rPrChange>
        </w:rPr>
        <w:t xml:space="preserve">ח</w:t>
      </w:r>
      <w:r w:rsidR="00E8089F" w:rsidRPr="007435EB">
        <w:rPr>
          <w:rFonts w:ascii="Fb Fontext" w:hAnsi="Fb Fontext"/>
          <w:rtl/>
        </w:rPr>
        <w:t>: לדידך, דאמרת לא אמרינן הואיל - היאך אופין מיו"ט לשבת?</w:t>
      </w:r>
    </w:p>
    <w:p w14:paraId="06C5993F" w14:textId="77777777" w:rsidR="00E8089F" w:rsidRPr="007435EB" w:rsidRDefault="00E8089F" w:rsidP="00E8089F">
      <w:pPr>
        <w:rPr>
          <w:rtl/>
        </w:rPr>
      </w:pPr>
      <w:r>
        <w:rPr>
          <w:rFonts w:hint="cs"/>
          <w:rtl/>
        </w:rPr>
        <w:t xml:space="preserve">וענהו </w:t>
      </w:r>
      <w:r>
        <w:rPr>
          <w:rStyle w:val="affffd"/>
          <w:rFonts w:hint="cs"/>
          <w:rtl/>
          <w:rPrChange w:id="9314" w:author="מנוע אמוראים" w:date="2026-10-05T16:42:03Z">
            <w:rPr>
              <w:rFonts w:hint="cs"/>
              <w:rtl/>
            </w:rPr>
          </w:rPrChange>
        </w:rPr>
        <w:t xml:space="preserve">ר</w:t>
      </w:r>
      <w:r>
        <w:rPr>
          <w:rStyle w:val="affffd"/>
          <w:rtl/>
          <w:rPrChange w:id="9315" w:author="מנוע אמוראים" w:date="2026-10-05T16:42:03Z">
            <w:rPr>
              <w:rtl/>
            </w:rPr>
          </w:rPrChange>
        </w:rPr>
        <w:t xml:space="preserve">"</w:t>
      </w:r>
      <w:r>
        <w:rPr>
          <w:rStyle w:val="affffd"/>
          <w:rFonts w:hint="cs"/>
          <w:rtl/>
          <w:rPrChange w:id="9316" w:author="מנוע אמוראים" w:date="2026-10-05T16:42:03Z">
            <w:rPr>
              <w:rFonts w:hint="cs"/>
              <w:rtl/>
            </w:rPr>
          </w:rPrChange>
        </w:rPr>
        <w:t xml:space="preserve">ח</w:t>
      </w:r>
      <w:r>
        <w:rPr>
          <w:rFonts w:hint="cs"/>
          <w:rtl/>
        </w:rPr>
        <w:t xml:space="preserve"> דלהכין צרכי שבת ביו</w:t>
      </w:r>
      <w:r w:rsidRPr="007435EB">
        <w:rPr>
          <w:rtl/>
        </w:rPr>
        <w:t>"</w:t>
      </w:r>
      <w:r w:rsidRPr="007435EB">
        <w:rPr>
          <w:rFonts w:hint="cs"/>
          <w:rtl/>
        </w:rPr>
        <w:t>ט הוא דרבנן שמא יאמרו אף מיו</w:t>
      </w:r>
      <w:r w:rsidRPr="007435EB">
        <w:rPr>
          <w:rtl/>
        </w:rPr>
        <w:t>"</w:t>
      </w:r>
      <w:r w:rsidRPr="007435EB">
        <w:rPr>
          <w:rFonts w:hint="cs"/>
          <w:rtl/>
        </w:rPr>
        <w:t>ט לחול.</w:t>
      </w:r>
    </w:p>
    <w:p w14:paraId="6594C1D4" w14:textId="77777777" w:rsidR="00E8089F" w:rsidRPr="007435EB" w:rsidRDefault="00E8089F" w:rsidP="00E8089F">
      <w:pPr>
        <w:rPr>
          <w:rtl/>
        </w:rPr>
      </w:pPr>
      <w:r w:rsidRPr="007435EB">
        <w:rPr>
          <w:rFonts w:ascii="Fb Fontext" w:hAnsi="Fb Fontext" w:hint="cs"/>
          <w:sz w:val="20"/>
          <w:rtl/>
        </w:rPr>
        <w:t>ו</w:t>
      </w:r>
      <w:r w:rsidR="00AB3B38">
        <w:rPr>
          <w:rFonts w:ascii="Fb Fontext" w:hAnsi="Fb Fontext" w:hint="cs"/>
          <w:sz w:val="20"/>
          <w:rtl/>
        </w:rPr>
        <w:t>כאן</w:t>
      </w:r>
      <w:r w:rsidRPr="007435EB">
        <w:rPr>
          <w:rFonts w:ascii="Fb Fontext" w:hAnsi="Fb Fontext" w:hint="cs"/>
          <w:sz w:val="20"/>
          <w:rtl/>
        </w:rPr>
        <w:t xml:space="preserve"> דעבדי עירובי תבשילין אית ליה היכרא</w:t>
      </w:r>
      <w:r w:rsidRPr="007435EB">
        <w:rPr>
          <w:rFonts w:ascii="Fb Fontext" w:hAnsi="Fb Fontext"/>
          <w:sz w:val="20"/>
          <w:rtl/>
        </w:rPr>
        <w:t>.</w:t>
      </w:r>
    </w:p>
    <w:p w14:paraId="16DCC7D9" w14:textId="6A9B9D2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Fonts w:ascii="Fb Fontext" w:hAnsi="Fb Fontext" w:hint="cs"/>
          <w:rtl/>
        </w:rPr>
        <w:t xml:space="preserve">רבה </w:t>
      </w:r>
      <w:r>
        <w:rPr>
          <w:rStyle w:val="affffd"/>
          <w:rFonts w:ascii="Fb Fontext" w:hAnsi="Fb Fontext" w:hint="cs"/>
          <w:rtl/>
          <w:rPrChange w:id="9317" w:author="מנוע אמוראים" w:date="2026-10-05T16:42:03Z">
            <w:rPr>
              <w:rFonts w:ascii="Fb Fontext" w:hAnsi="Fb Fontext" w:hint="cs"/>
              <w:rtl/>
            </w:rPr>
          </w:rPrChange>
        </w:rPr>
        <w:t xml:space="preserve">לר</w:t>
      </w:r>
      <w:r>
        <w:rPr>
          <w:rStyle w:val="affffd"/>
          <w:rFonts w:ascii="Fb Fontext" w:hAnsi="Fb Fontext"/>
          <w:rtl/>
          <w:rPrChange w:id="9318" w:author="מנוע אמוראים" w:date="2026-10-05T16:42:03Z">
            <w:rPr>
              <w:rFonts w:ascii="Fb Fontext" w:hAnsi="Fb Fontext"/>
              <w:rtl/>
            </w:rPr>
          </w:rPrChange>
        </w:rPr>
        <w:t xml:space="preserve">"</w:t>
      </w:r>
      <w:r>
        <w:rPr>
          <w:rStyle w:val="affffd"/>
          <w:rFonts w:ascii="Fb Fontext" w:hAnsi="Fb Fontext" w:hint="cs"/>
          <w:rtl/>
          <w:rPrChange w:id="9319" w:author="מנוע אמוראים" w:date="2026-10-05T16:42:03Z">
            <w:rPr>
              <w:rFonts w:ascii="Fb Fontext" w:hAnsi="Fb Fontext" w:hint="cs"/>
              <w:rtl/>
            </w:rPr>
          </w:rPrChange>
        </w:rPr>
        <w:t xml:space="preserve">ח</w:t>
      </w:r>
      <w:r>
        <w:rPr>
          <w:rFonts w:ascii="Fb Fontext" w:hAnsi="Fb Fontext" w:hint="cs"/>
          <w:rtl/>
        </w:rPr>
        <w:t xml:space="preserve"> </w:t>
      </w:r>
      <w:r w:rsidR="00E8089F" w:rsidRPr="007435EB">
        <w:rPr>
          <w:rFonts w:ascii="Fb Fontext" w:hAnsi="Fb Fontext"/>
          <w:rtl/>
        </w:rPr>
        <w:t>בהמה המסוכנת לא ישחוט אלא כדי שיכול לאכול הימנה כזית צלי מבעוד יום.</w:t>
      </w:r>
    </w:p>
    <w:p w14:paraId="2EEB7D8A" w14:textId="77777777" w:rsidR="00E8089F" w:rsidRPr="007435EB" w:rsidRDefault="00E8089F" w:rsidP="00E8089F">
      <w:pPr>
        <w:rPr>
          <w:rtl/>
        </w:rPr>
      </w:pPr>
      <w:r w:rsidRPr="00AC0CB1">
        <w:rPr>
          <w:rStyle w:val="af2"/>
          <w:rFonts w:hint="cs"/>
          <w:rtl/>
        </w:rPr>
        <w:t>'</w:t>
      </w:r>
      <w:r w:rsidRPr="00AC0CB1">
        <w:rPr>
          <w:rStyle w:val="af2"/>
          <w:rtl/>
        </w:rPr>
        <w:t>יכול לאכול</w:t>
      </w:r>
      <w:r w:rsidRPr="00AC0CB1">
        <w:rPr>
          <w:rStyle w:val="af2"/>
          <w:rFonts w:hint="cs"/>
          <w:rtl/>
        </w:rPr>
        <w:t>'</w:t>
      </w:r>
      <w:r w:rsidRPr="00AC0CB1">
        <w:rPr>
          <w:rStyle w:val="af2"/>
          <w:rtl/>
        </w:rPr>
        <w:t xml:space="preserve"> </w:t>
      </w:r>
      <w:r w:rsidRPr="007435EB">
        <w:rPr>
          <w:rtl/>
        </w:rPr>
        <w:t xml:space="preserve">– </w:t>
      </w:r>
      <w:r w:rsidR="00127038">
        <w:rPr>
          <w:rFonts w:hint="cs"/>
          <w:rtl/>
        </w:rPr>
        <w:t>אף</w:t>
      </w:r>
      <w:r w:rsidRPr="007435EB">
        <w:rPr>
          <w:rFonts w:hint="cs"/>
          <w:rtl/>
        </w:rPr>
        <w:t xml:space="preserve"> דלא בעי למיכל לדידך דלא אמרי הואיל אמאי ישחוט.</w:t>
      </w:r>
    </w:p>
    <w:p w14:paraId="1B3BE955" w14:textId="77777777" w:rsidR="00E8089F" w:rsidRPr="007435EB" w:rsidRDefault="00E8089F" w:rsidP="00E8089F">
      <w:pPr>
        <w:rPr>
          <w:rtl/>
        </w:rPr>
      </w:pPr>
      <w:r>
        <w:rPr>
          <w:rFonts w:ascii="Fb Fontext" w:hAnsi="Fb Fontext" w:hint="cs"/>
          <w:sz w:val="20"/>
          <w:rtl/>
        </w:rPr>
        <w:t xml:space="preserve">וענהו </w:t>
      </w:r>
      <w:r>
        <w:rPr>
          <w:rStyle w:val="affffd"/>
          <w:rFonts w:ascii="Fb Fontext" w:hAnsi="Fb Fontext" w:hint="cs"/>
          <w:sz w:val="20"/>
          <w:rtl/>
          <w:rPrChange w:id="9320" w:author="מנוע אמוראים" w:date="2026-10-05T16:42:03Z">
            <w:rPr>
              <w:rFonts w:ascii="Fb Fontext" w:hAnsi="Fb Fontext" w:hint="cs"/>
              <w:sz w:val="20"/>
              <w:rtl/>
            </w:rPr>
          </w:rPrChange>
        </w:rPr>
        <w:t xml:space="preserve">ר</w:t>
      </w:r>
      <w:r>
        <w:rPr>
          <w:rStyle w:val="affffd"/>
          <w:rFonts w:ascii="Fb Fontext" w:hAnsi="Fb Fontext"/>
          <w:sz w:val="20"/>
          <w:rtl/>
          <w:rPrChange w:id="9321" w:author="מנוע אמוראים" w:date="2026-10-05T16:42:03Z">
            <w:rPr>
              <w:rFonts w:ascii="Fb Fontext" w:hAnsi="Fb Fontext"/>
              <w:sz w:val="20"/>
              <w:rtl/>
            </w:rPr>
          </w:rPrChange>
        </w:rPr>
        <w:t xml:space="preserve">"</w:t>
      </w:r>
      <w:r>
        <w:rPr>
          <w:rStyle w:val="affffd"/>
          <w:rFonts w:ascii="Fb Fontext" w:hAnsi="Fb Fontext" w:hint="cs"/>
          <w:sz w:val="20"/>
          <w:rtl/>
          <w:rPrChange w:id="9322" w:author="מנוע אמוראים" w:date="2026-10-05T16:42:03Z">
            <w:rPr>
              <w:rFonts w:ascii="Fb Fontext" w:hAnsi="Fb Fontext" w:hint="cs"/>
              <w:sz w:val="20"/>
              <w:rtl/>
            </w:rPr>
          </w:rPrChange>
        </w:rPr>
        <w:t xml:space="preserve">ח</w:t>
      </w:r>
      <w:r>
        <w:rPr>
          <w:rFonts w:ascii="Fb Fontext" w:hAnsi="Fb Fontext" w:hint="cs"/>
          <w:sz w:val="20"/>
          <w:rtl/>
        </w:rPr>
        <w:t xml:space="preserve">: דמשום הפסד ממונו, גמר בלבו לאכול כזית וא</w:t>
      </w:r>
      <w:r w:rsidRPr="007435EB">
        <w:rPr>
          <w:rFonts w:ascii="Fb Fontext" w:hAnsi="Fb Fontext"/>
          <w:sz w:val="20"/>
          <w:rtl/>
        </w:rPr>
        <w:t>"</w:t>
      </w:r>
      <w:r w:rsidRPr="007435EB">
        <w:rPr>
          <w:rFonts w:ascii="Fb Fontext" w:hAnsi="Fb Fontext" w:hint="cs"/>
          <w:sz w:val="20"/>
          <w:rtl/>
        </w:rPr>
        <w:t>א לכזית בשר בלא שחיטה.</w:t>
      </w:r>
    </w:p>
    <w:p w14:paraId="64731F51" w14:textId="1D5952B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Fonts w:ascii="Fb Fontext" w:hAnsi="Fb Fontext" w:hint="cs"/>
          <w:rtl/>
        </w:rPr>
        <w:t xml:space="preserve">רבה </w:t>
      </w:r>
      <w:r>
        <w:rPr>
          <w:rStyle w:val="affffd"/>
          <w:rFonts w:ascii="Fb Fontext" w:hAnsi="Fb Fontext" w:hint="cs"/>
          <w:rtl/>
          <w:rPrChange w:id="9323" w:author="מנוע אמוראים" w:date="2026-10-05T16:42:03Z">
            <w:rPr>
              <w:rFonts w:ascii="Fb Fontext" w:hAnsi="Fb Fontext" w:hint="cs"/>
              <w:rtl/>
            </w:rPr>
          </w:rPrChange>
        </w:rPr>
        <w:t xml:space="preserve">לר</w:t>
      </w:r>
      <w:r>
        <w:rPr>
          <w:rStyle w:val="affffd"/>
          <w:rFonts w:ascii="Fb Fontext" w:hAnsi="Fb Fontext"/>
          <w:rtl/>
          <w:rPrChange w:id="9324" w:author="מנוע אמוראים" w:date="2026-10-05T16:42:03Z">
            <w:rPr>
              <w:rFonts w:ascii="Fb Fontext" w:hAnsi="Fb Fontext"/>
              <w:rtl/>
            </w:rPr>
          </w:rPrChange>
        </w:rPr>
        <w:t xml:space="preserve">"</w:t>
      </w:r>
      <w:r>
        <w:rPr>
          <w:rStyle w:val="affffd"/>
          <w:rFonts w:ascii="Fb Fontext" w:hAnsi="Fb Fontext" w:hint="cs"/>
          <w:rtl/>
          <w:rPrChange w:id="9325" w:author="מנוע אמוראים" w:date="2026-10-05T16:42:03Z">
            <w:rPr>
              <w:rFonts w:ascii="Fb Fontext" w:hAnsi="Fb Fontext" w:hint="cs"/>
              <w:rtl/>
            </w:rPr>
          </w:rPrChange>
        </w:rPr>
        <w:t xml:space="preserve">ח</w:t>
      </w:r>
      <w:r>
        <w:rPr>
          <w:rFonts w:ascii="Fb Fontext" w:hAnsi="Fb Fontext" w:hint="cs"/>
          <w:rtl/>
        </w:rPr>
        <w:t xml:space="preserve">: </w:t>
      </w:r>
      <w:r w:rsidR="00E8089F" w:rsidRPr="007435EB">
        <w:rPr>
          <w:rFonts w:ascii="Fb Fontext" w:hAnsi="Fb Fontext"/>
          <w:rtl/>
        </w:rPr>
        <w:t>לחם הפנים נאכל לתשעה לעשרה, ולאחד עשר - לא פחות ולא יותר.</w:t>
      </w:r>
    </w:p>
    <w:p w14:paraId="2F856488" w14:textId="77777777" w:rsidR="00E8089F" w:rsidRPr="007435EB" w:rsidRDefault="00E8089F" w:rsidP="00E8089F">
      <w:pPr>
        <w:rPr>
          <w:rtl/>
        </w:rPr>
      </w:pPr>
      <w:r>
        <w:rPr>
          <w:rtl/>
        </w:rPr>
        <w:t xml:space="preserve">כדרכו - לתשעה, נאפה </w:t>
      </w:r>
      <w:r>
        <w:rPr>
          <w:rStyle w:val="affffd"/>
          <w:rtl/>
          <w:rPrChange w:id="9326" w:author="מנוע אמוראים" w:date="2026-10-05T16:42:03Z">
            <w:rPr>
              <w:rtl/>
            </w:rPr>
          </w:rPrChange>
        </w:rPr>
        <w:t xml:space="preserve">בער"ש</w:t>
      </w:r>
      <w:r>
        <w:rPr>
          <w:rtl/>
        </w:rPr>
        <w:t xml:space="preserve"> - נאכל בשבת לתשעה. חל יו"ט </w:t>
      </w:r>
      <w:r>
        <w:rPr>
          <w:rStyle w:val="affffd"/>
          <w:rFonts w:hint="cs"/>
          <w:rtl/>
          <w:rPrChange w:id="9327" w:author="מנוע אמוראים" w:date="2026-10-05T16:42:03Z">
            <w:rPr>
              <w:rFonts w:hint="cs"/>
              <w:rtl/>
            </w:rPr>
          </w:rPrChange>
        </w:rPr>
        <w:t xml:space="preserve">בער</w:t>
      </w:r>
      <w:r>
        <w:rPr>
          <w:rStyle w:val="affffd"/>
          <w:rtl/>
          <w:rPrChange w:id="9328" w:author="מנוע אמוראים" w:date="2026-10-05T16:42:03Z">
            <w:rPr>
              <w:rtl/>
            </w:rPr>
          </w:rPrChange>
        </w:rPr>
        <w:t xml:space="preserve">"</w:t>
      </w:r>
      <w:r>
        <w:rPr>
          <w:rStyle w:val="affffd"/>
          <w:rFonts w:hint="cs"/>
          <w:rtl/>
          <w:rPrChange w:id="9329" w:author="מנוע אמוראים" w:date="2026-10-05T16:42:03Z">
            <w:rPr>
              <w:rFonts w:hint="cs"/>
              <w:rtl/>
            </w:rPr>
          </w:rPrChange>
        </w:rPr>
        <w:t xml:space="preserve">ש</w:t>
      </w:r>
      <w:r w:rsidRPr="007435EB">
        <w:rPr>
          <w:rtl/>
        </w:rPr>
        <w:t xml:space="preserve"> - נאכל לשבת לעשרה. </w:t>
      </w:r>
      <w:r w:rsidRPr="007435EB">
        <w:rPr>
          <w:rFonts w:hint="cs"/>
          <w:rtl/>
        </w:rPr>
        <w:t>ב' יו</w:t>
      </w:r>
      <w:r w:rsidRPr="007435EB">
        <w:rPr>
          <w:rtl/>
        </w:rPr>
        <w:t>"</w:t>
      </w:r>
      <w:r>
        <w:rPr>
          <w:rFonts w:hint="cs"/>
          <w:rtl/>
        </w:rPr>
        <w:t xml:space="preserve">ט של </w:t>
      </w:r>
      <w:r>
        <w:rPr>
          <w:rStyle w:val="affffd"/>
          <w:rFonts w:hint="cs"/>
          <w:rtl/>
          <w:rPrChange w:id="9330" w:author="מנוע אמוראים" w:date="2026-10-05T16:42:03Z">
            <w:rPr>
              <w:rFonts w:hint="cs"/>
              <w:rtl/>
            </w:rPr>
          </w:rPrChange>
        </w:rPr>
        <w:t xml:space="preserve">ר</w:t>
      </w:r>
      <w:r>
        <w:rPr>
          <w:rStyle w:val="affffd"/>
          <w:rtl/>
          <w:rPrChange w:id="9331" w:author="מנוע אמוראים" w:date="2026-10-05T16:42:03Z">
            <w:rPr>
              <w:rtl/>
            </w:rPr>
          </w:rPrChange>
        </w:rPr>
        <w:t xml:space="preserve">"</w:t>
      </w:r>
      <w:r>
        <w:rPr>
          <w:rStyle w:val="affffd"/>
          <w:rFonts w:hint="cs"/>
          <w:rtl/>
          <w:rPrChange w:id="9332" w:author="מנוע אמוראים" w:date="2026-10-05T16:42:03Z">
            <w:rPr>
              <w:rFonts w:hint="cs"/>
              <w:rtl/>
            </w:rPr>
          </w:rPrChange>
        </w:rPr>
        <w:t xml:space="preserve">ה</w:t>
      </w:r>
      <w:r>
        <w:rPr>
          <w:rFonts w:hint="cs"/>
          <w:rtl/>
        </w:rPr>
        <w:t xml:space="preserve"> </w:t>
      </w:r>
      <w:r w:rsidRPr="007435EB">
        <w:rPr>
          <w:rtl/>
        </w:rPr>
        <w:t>נאכל לשבת לאחד עשר, לפי שאינו דוחה לא את השבת ולא את היו"</w:t>
      </w:r>
      <w:r w:rsidRPr="007435EB">
        <w:rPr>
          <w:rFonts w:hint="cs"/>
          <w:rtl/>
        </w:rPr>
        <w:t>ט</w:t>
      </w:r>
      <w:r w:rsidRPr="007435EB">
        <w:rPr>
          <w:rtl/>
        </w:rPr>
        <w:t>.</w:t>
      </w:r>
    </w:p>
    <w:p w14:paraId="2B6E83C8" w14:textId="77777777" w:rsidR="00E8089F" w:rsidRPr="007435EB" w:rsidRDefault="00E8089F" w:rsidP="00E8089F">
      <w:pPr>
        <w:rPr>
          <w:rtl/>
        </w:rPr>
      </w:pPr>
      <w:r w:rsidRPr="007435EB">
        <w:rPr>
          <w:rtl/>
        </w:rPr>
        <w:t>ואי אמרת צורכי שבת נעשין ביו"ט אמאי לא דחי יו"ט?</w:t>
      </w:r>
    </w:p>
    <w:p w14:paraId="49C26958" w14:textId="77777777" w:rsidR="00E8089F" w:rsidRPr="007435EB" w:rsidRDefault="00E8089F" w:rsidP="00E8089F">
      <w:pPr>
        <w:rPr>
          <w:rtl/>
        </w:rPr>
      </w:pPr>
      <w:r>
        <w:rPr>
          <w:rFonts w:hint="cs"/>
          <w:rtl/>
        </w:rPr>
        <w:t xml:space="preserve">וענהו </w:t>
      </w:r>
      <w:r>
        <w:rPr>
          <w:rStyle w:val="affffd"/>
          <w:rFonts w:hint="cs"/>
          <w:rtl/>
          <w:rPrChange w:id="9333" w:author="מנוע אמוראים" w:date="2026-10-05T16:42:03Z">
            <w:rPr>
              <w:rFonts w:hint="cs"/>
              <w:rtl/>
            </w:rPr>
          </w:rPrChange>
        </w:rPr>
        <w:t xml:space="preserve">ר</w:t>
      </w:r>
      <w:r>
        <w:rPr>
          <w:rStyle w:val="affffd"/>
          <w:rtl/>
          <w:rPrChange w:id="9334" w:author="מנוע אמוראים" w:date="2026-10-05T16:42:03Z">
            <w:rPr>
              <w:rtl/>
            </w:rPr>
          </w:rPrChange>
        </w:rPr>
        <w:t xml:space="preserve">"</w:t>
      </w:r>
      <w:r>
        <w:rPr>
          <w:rStyle w:val="affffd"/>
          <w:rFonts w:hint="cs"/>
          <w:rtl/>
          <w:rPrChange w:id="9335" w:author="מנוע אמוראים" w:date="2026-10-05T16:42:03Z">
            <w:rPr>
              <w:rFonts w:hint="cs"/>
              <w:rtl/>
            </w:rPr>
          </w:rPrChange>
        </w:rPr>
        <w:t xml:space="preserve">ח</w:t>
      </w:r>
      <w:r>
        <w:rPr>
          <w:rFonts w:hint="cs"/>
          <w:rtl/>
        </w:rPr>
        <w:t xml:space="preserve"> דד</w:t>
      </w:r>
      <w:r w:rsidRPr="007435EB">
        <w:rPr>
          <w:rtl/>
        </w:rPr>
        <w:t>שבות קרובה</w:t>
      </w:r>
      <w:r w:rsidRPr="007435EB">
        <w:rPr>
          <w:rFonts w:hint="cs"/>
          <w:rtl/>
        </w:rPr>
        <w:t xml:space="preserve"> [של יו</w:t>
      </w:r>
      <w:r w:rsidRPr="007435EB">
        <w:rPr>
          <w:rtl/>
        </w:rPr>
        <w:t>"</w:t>
      </w:r>
      <w:r w:rsidRPr="007435EB">
        <w:rPr>
          <w:rFonts w:hint="cs"/>
          <w:rtl/>
        </w:rPr>
        <w:t xml:space="preserve">ט זה] </w:t>
      </w:r>
      <w:r w:rsidRPr="007435EB">
        <w:rPr>
          <w:rtl/>
        </w:rPr>
        <w:t>- התירו, שבות רחוקה - לא התירו.</w:t>
      </w:r>
    </w:p>
    <w:p w14:paraId="42503F11" w14:textId="77777777" w:rsidR="00E8089F" w:rsidRPr="007435EB" w:rsidRDefault="00CF542C" w:rsidP="00F47631">
      <w:pPr>
        <w:pStyle w:val="affd"/>
        <w:rPr>
          <w:rtl/>
        </w:rPr>
      </w:pPr>
      <w:r w:rsidRPr="007435EB">
        <w:rPr>
          <w:rFonts w:hint="cs"/>
          <w:rtl/>
        </w:rPr>
        <w:t>׻</w:t>
      </w:r>
    </w:p>
    <w:p w14:paraId="1B9050CF" w14:textId="77777777" w:rsidR="00E8089F" w:rsidRPr="007435EB" w:rsidRDefault="00E8089F" w:rsidP="00E8089F">
      <w:pPr>
        <w:rPr>
          <w:rFonts w:ascii="Fb Fontext" w:hAnsi="Fb Fontext"/>
          <w:rtl/>
        </w:rPr>
      </w:pPr>
      <w:r>
        <w:rPr>
          <w:rStyle w:val="affffd"/>
          <w:rFonts w:ascii="Fb Fontext" w:hAnsi="Fb Fontext" w:hint="cs"/>
          <w:rtl/>
          <w:rPrChange w:id="9336" w:author="מנוע אמוראים" w:date="2026-10-05T16:42:03Z">
            <w:rPr>
              <w:rFonts w:ascii="Fb Fontext" w:hAnsi="Fb Fontext" w:hint="cs"/>
              <w:rtl/>
            </w:rPr>
          </w:rPrChange>
        </w:rPr>
        <w:t xml:space="preserve">ולרשב</w:t>
      </w:r>
      <w:r>
        <w:rPr>
          <w:rStyle w:val="affffd"/>
          <w:rFonts w:ascii="Fb Fontext" w:hAnsi="Fb Fontext"/>
          <w:rtl/>
          <w:rPrChange w:id="9337" w:author="מנוע אמוראים" w:date="2026-10-05T16:42:03Z">
            <w:rPr>
              <w:rFonts w:ascii="Fb Fontext" w:hAnsi="Fb Fontext"/>
              <w:rtl/>
            </w:rPr>
          </w:rPrChange>
        </w:rPr>
        <w:t xml:space="preserve">"</w:t>
      </w:r>
      <w:r>
        <w:rPr>
          <w:rStyle w:val="affffd"/>
          <w:rFonts w:ascii="Fb Fontext" w:hAnsi="Fb Fontext" w:hint="cs"/>
          <w:rtl/>
          <w:rPrChange w:id="9338" w:author="מנוע אמוראים" w:date="2026-10-05T16:42:03Z">
            <w:rPr>
              <w:rFonts w:ascii="Fb Fontext" w:hAnsi="Fb Fontext" w:hint="cs"/>
              <w:rtl/>
            </w:rPr>
          </w:rPrChange>
        </w:rPr>
        <w:t xml:space="preserve">ג</w:t>
      </w:r>
      <w:r>
        <w:rPr>
          <w:rFonts w:ascii="Fb Fontext" w:hAnsi="Fb Fontext" w:hint="cs"/>
          <w:rtl/>
        </w:rPr>
        <w:t xml:space="preserve"> </w:t>
      </w:r>
      <w:r>
        <w:rPr>
          <w:rStyle w:val="affffd"/>
          <w:rFonts w:ascii="Fb Fontext" w:hAnsi="Fb Fontext" w:hint="cs"/>
          <w:rtl/>
          <w:rPrChange w:id="9339" w:author="מנוע אמוראים" w:date="2026-10-05T16:42:03Z">
            <w:rPr>
              <w:rFonts w:ascii="Fb Fontext" w:hAnsi="Fb Fontext" w:hint="cs"/>
              <w:rtl/>
            </w:rPr>
          </w:rPrChange>
        </w:rPr>
        <w:t xml:space="preserve">מר</w:t>
      </w:r>
      <w:r>
        <w:rPr>
          <w:rStyle w:val="affffd"/>
          <w:rFonts w:ascii="Fb Fontext" w:hAnsi="Fb Fontext"/>
          <w:rtl/>
          <w:rPrChange w:id="9340" w:author="מנוע אמוראים" w:date="2026-10-05T16:42:03Z">
            <w:rPr>
              <w:rFonts w:ascii="Fb Fontext" w:hAnsi="Fb Fontext"/>
              <w:rtl/>
            </w:rPr>
          </w:rPrChange>
        </w:rPr>
        <w:t xml:space="preserve">"</w:t>
      </w:r>
      <w:r>
        <w:rPr>
          <w:rStyle w:val="affffd"/>
          <w:rFonts w:ascii="Fb Fontext" w:hAnsi="Fb Fontext" w:hint="cs"/>
          <w:rtl/>
          <w:rPrChange w:id="9341" w:author="מנוע אמוראים" w:date="2026-10-05T16:42:03Z">
            <w:rPr>
              <w:rFonts w:ascii="Fb Fontext" w:hAnsi="Fb Fontext" w:hint="cs"/>
              <w:rtl/>
            </w:rPr>
          </w:rPrChange>
        </w:rPr>
        <w:t xml:space="preserve">ש</w:t>
      </w:r>
      <w:r w:rsidRPr="007435EB">
        <w:rPr>
          <w:rFonts w:ascii="Fb Fontext" w:hAnsi="Fb Fontext"/>
          <w:rtl/>
        </w:rPr>
        <w:t xml:space="preserve"> בן הסגן: דוחה את יו"</w:t>
      </w:r>
      <w:r w:rsidRPr="007435EB">
        <w:rPr>
          <w:rFonts w:ascii="Fb Fontext" w:hAnsi="Fb Fontext" w:hint="cs"/>
          <w:rtl/>
        </w:rPr>
        <w:t>ט</w:t>
      </w:r>
      <w:r w:rsidRPr="007435EB">
        <w:rPr>
          <w:rFonts w:ascii="Fb Fontext" w:hAnsi="Fb Fontext"/>
          <w:rtl/>
        </w:rPr>
        <w:t>, ואינו דוחה</w:t>
      </w:r>
      <w:r w:rsidRPr="007435EB">
        <w:rPr>
          <w:rFonts w:ascii="Fb Fontext" w:hAnsi="Fb Fontext" w:hint="cs"/>
          <w:rtl/>
        </w:rPr>
        <w:t xml:space="preserve"> יוה</w:t>
      </w:r>
      <w:r w:rsidRPr="007435EB">
        <w:rPr>
          <w:rFonts w:ascii="Fb Fontext" w:hAnsi="Fb Fontext"/>
          <w:rtl/>
        </w:rPr>
        <w:t>"</w:t>
      </w:r>
      <w:r w:rsidRPr="007435EB">
        <w:rPr>
          <w:rFonts w:ascii="Fb Fontext" w:hAnsi="Fb Fontext" w:hint="cs"/>
          <w:rtl/>
        </w:rPr>
        <w:t>כ- דלא הותר בו</w:t>
      </w:r>
      <w:r w:rsidRPr="00AC0CB1">
        <w:rPr>
          <w:rStyle w:val="af2"/>
          <w:rFonts w:hint="cs"/>
          <w:rtl/>
        </w:rPr>
        <w:t xml:space="preserve"> 'אוכל נפש' </w:t>
      </w:r>
      <w:r w:rsidRPr="007435EB">
        <w:rPr>
          <w:rFonts w:ascii="Fb Fontext" w:hAnsi="Fb Fontext" w:hint="cs"/>
          <w:rtl/>
        </w:rPr>
        <w:t>דאורייתא</w:t>
      </w:r>
    </w:p>
    <w:p w14:paraId="0A78E2AE" w14:textId="77777777" w:rsidR="00E8089F" w:rsidRPr="007435EB" w:rsidRDefault="00E8089F" w:rsidP="00E8089F">
      <w:pPr>
        <w:rPr>
          <w:rtl/>
        </w:rPr>
      </w:pPr>
      <w:r w:rsidRPr="007435EB">
        <w:rPr>
          <w:rFonts w:hint="cs"/>
          <w:rtl/>
        </w:rPr>
        <w:t xml:space="preserve">ובהא </w:t>
      </w:r>
      <w:r w:rsidR="00A01BBB">
        <w:rPr>
          <w:rFonts w:hint="cs"/>
          <w:rtl/>
        </w:rPr>
        <w:t xml:space="preserve">חלקו </w:t>
      </w:r>
      <w:r w:rsidRPr="007435EB">
        <w:rPr>
          <w:rFonts w:hint="cs"/>
          <w:rtl/>
        </w:rPr>
        <w:t>דמר סבר</w:t>
      </w:r>
      <w:r w:rsidRPr="007435EB">
        <w:rPr>
          <w:rtl/>
        </w:rPr>
        <w:t>: שבות קרובה התירו, שבות רחוקה לא התירו.</w:t>
      </w:r>
    </w:p>
    <w:p w14:paraId="5A9CD9A4" w14:textId="77777777" w:rsidR="00E8089F" w:rsidRPr="007435EB" w:rsidRDefault="00E8089F" w:rsidP="00E8089F">
      <w:pPr>
        <w:rPr>
          <w:rFonts w:cs="Guttman Vilna"/>
          <w:b/>
          <w:bCs/>
          <w:rtl/>
        </w:rPr>
      </w:pPr>
      <w:r w:rsidRPr="007435EB">
        <w:rPr>
          <w:rtl/>
        </w:rPr>
        <w:tab/>
      </w:r>
      <w:r w:rsidRPr="007435EB">
        <w:rPr>
          <w:rFonts w:hint="cs"/>
          <w:rtl/>
        </w:rPr>
        <w:t xml:space="preserve">    ומר סבר</w:t>
      </w:r>
      <w:r w:rsidRPr="007435EB">
        <w:rPr>
          <w:rtl/>
        </w:rPr>
        <w:t>: שבות רחוקה נמי התירו.</w:t>
      </w:r>
    </w:p>
    <w:p w14:paraId="4E565DC4" w14:textId="77777777" w:rsidR="00E8089F" w:rsidRPr="007435EB" w:rsidRDefault="00E8089F" w:rsidP="00E8089F">
      <w:pPr>
        <w:rPr>
          <w:rtl/>
        </w:rPr>
      </w:pPr>
      <w:r w:rsidRPr="007435EB">
        <w:rPr>
          <w:rtl/>
        </w:rPr>
        <w:t>מתיב רב מרי: שתי הלחם אינן נאכלות לא פחות משנים, ולא יותר על שלשה.</w:t>
      </w:r>
    </w:p>
    <w:p w14:paraId="62580556" w14:textId="77777777" w:rsidR="00E8089F" w:rsidRPr="007435EB" w:rsidRDefault="00E8089F" w:rsidP="00E8089F">
      <w:pPr>
        <w:rPr>
          <w:rtl/>
        </w:rPr>
      </w:pPr>
      <w:r w:rsidRPr="007435EB">
        <w:rPr>
          <w:rtl/>
        </w:rPr>
        <w:t>נאפות ערב יו"ט - נאכלות ליו"ט לשנים.</w:t>
      </w:r>
    </w:p>
    <w:p w14:paraId="65D1ABFA" w14:textId="77777777" w:rsidR="00E8089F" w:rsidRPr="007435EB" w:rsidRDefault="00E8089F" w:rsidP="00E8089F">
      <w:pPr>
        <w:rPr>
          <w:rtl/>
        </w:rPr>
      </w:pPr>
      <w:r w:rsidRPr="007435EB">
        <w:rPr>
          <w:rtl/>
        </w:rPr>
        <w:t>חל יו"</w:t>
      </w:r>
      <w:r w:rsidRPr="007435EB">
        <w:rPr>
          <w:rFonts w:hint="cs"/>
          <w:rtl/>
        </w:rPr>
        <w:t xml:space="preserve">ט </w:t>
      </w:r>
      <w:r w:rsidRPr="007435EB">
        <w:rPr>
          <w:rtl/>
        </w:rPr>
        <w:t>להיות אחר השבת - נאכלות לי</w:t>
      </w:r>
      <w:r w:rsidRPr="007435EB">
        <w:rPr>
          <w:rFonts w:hint="cs"/>
          <w:rtl/>
        </w:rPr>
        <w:t>ו</w:t>
      </w:r>
      <w:r w:rsidRPr="007435EB">
        <w:rPr>
          <w:rtl/>
        </w:rPr>
        <w:t>"</w:t>
      </w:r>
      <w:r w:rsidRPr="007435EB">
        <w:rPr>
          <w:rFonts w:hint="cs"/>
          <w:rtl/>
        </w:rPr>
        <w:t>ט</w:t>
      </w:r>
      <w:r w:rsidRPr="007435EB">
        <w:rPr>
          <w:rtl/>
        </w:rPr>
        <w:t xml:space="preserve"> לשלשה, לפי שאינה דוחה לא את השבת ולא הי</w:t>
      </w:r>
      <w:r w:rsidRPr="007435EB">
        <w:rPr>
          <w:rFonts w:hint="cs"/>
          <w:rtl/>
        </w:rPr>
        <w:t>ו</w:t>
      </w:r>
      <w:r w:rsidRPr="007435EB">
        <w:rPr>
          <w:rtl/>
        </w:rPr>
        <w:t>"</w:t>
      </w:r>
      <w:r w:rsidRPr="007435EB">
        <w:rPr>
          <w:rFonts w:hint="cs"/>
          <w:rtl/>
        </w:rPr>
        <w:t>ט</w:t>
      </w:r>
      <w:r w:rsidRPr="007435EB">
        <w:rPr>
          <w:rtl/>
        </w:rPr>
        <w:t>.</w:t>
      </w:r>
    </w:p>
    <w:p w14:paraId="37BF79B3" w14:textId="77777777" w:rsidR="00E8089F" w:rsidRPr="007435EB" w:rsidRDefault="00E8089F" w:rsidP="00E8089F">
      <w:pPr>
        <w:rPr>
          <w:rtl/>
        </w:rPr>
      </w:pPr>
      <w:r w:rsidRPr="007435EB">
        <w:rPr>
          <w:rFonts w:hint="cs"/>
          <w:rtl/>
        </w:rPr>
        <w:t>ו</w:t>
      </w:r>
      <w:r w:rsidR="00AB3B38">
        <w:rPr>
          <w:rFonts w:hint="cs"/>
          <w:rtl/>
        </w:rPr>
        <w:t>אף</w:t>
      </w:r>
      <w:r w:rsidRPr="007435EB">
        <w:rPr>
          <w:rFonts w:hint="cs"/>
          <w:rtl/>
        </w:rPr>
        <w:t xml:space="preserve"> ד</w:t>
      </w:r>
      <w:r w:rsidRPr="007435EB">
        <w:rPr>
          <w:rtl/>
        </w:rPr>
        <w:t xml:space="preserve">צורכי שבת נעשין ביו"ט, </w:t>
      </w:r>
      <w:r w:rsidR="00AB3B38">
        <w:rPr>
          <w:rFonts w:hint="cs"/>
          <w:rtl/>
        </w:rPr>
        <w:t>כאן</w:t>
      </w:r>
      <w:r w:rsidRPr="007435EB">
        <w:rPr>
          <w:rFonts w:hint="cs"/>
          <w:rtl/>
        </w:rPr>
        <w:t xml:space="preserve"> אסור </w:t>
      </w:r>
      <w:r w:rsidRPr="00AC0CB1">
        <w:rPr>
          <w:rStyle w:val="af2"/>
          <w:rFonts w:hint="cs"/>
          <w:rtl/>
        </w:rPr>
        <w:t xml:space="preserve">ד'לכם' </w:t>
      </w:r>
      <w:r w:rsidRPr="007435EB">
        <w:rPr>
          <w:rFonts w:hint="cs"/>
          <w:rtl/>
        </w:rPr>
        <w:t>ולא לגבוה.</w:t>
      </w:r>
    </w:p>
    <w:p w14:paraId="47ACA6BD" w14:textId="77777777" w:rsidR="00E8089F" w:rsidRPr="007435EB" w:rsidRDefault="00E8089F" w:rsidP="00E8089F">
      <w:pPr>
        <w:rPr>
          <w:rtl/>
        </w:rPr>
      </w:pPr>
      <w:r>
        <w:rPr>
          <w:rStyle w:val="affffd"/>
          <w:rtl/>
          <w:rPrChange w:id="9342" w:author="מנוע אמוראים" w:date="2026-10-05T16:42:03Z">
            <w:rPr>
              <w:rtl/>
            </w:rPr>
          </w:rPrChange>
        </w:rPr>
        <w:t xml:space="preserve">ו</w:t>
      </w:r>
      <w:r>
        <w:rPr>
          <w:rStyle w:val="affffd"/>
          <w:rFonts w:hint="cs"/>
          <w:rtl/>
          <w:rPrChange w:id="9343" w:author="מנוע אמוראים" w:date="2026-10-05T16:42:03Z">
            <w:rPr>
              <w:rFonts w:hint="cs"/>
              <w:rtl/>
            </w:rPr>
          </w:rPrChange>
        </w:rPr>
        <w:t xml:space="preserve">לרשב</w:t>
      </w:r>
      <w:r>
        <w:rPr>
          <w:rStyle w:val="affffd"/>
          <w:rtl/>
          <w:rPrChange w:id="9344" w:author="מנוע אמוראים" w:date="2026-10-05T16:42:03Z">
            <w:rPr>
              <w:rtl/>
            </w:rPr>
          </w:rPrChange>
        </w:rPr>
        <w:t xml:space="preserve">"</w:t>
      </w:r>
      <w:r>
        <w:rPr>
          <w:rStyle w:val="affffd"/>
          <w:rFonts w:hint="cs"/>
          <w:rtl/>
          <w:rPrChange w:id="9345" w:author="מנוע אמוראים" w:date="2026-10-05T16:42:03Z">
            <w:rPr>
              <w:rFonts w:hint="cs"/>
              <w:rtl/>
            </w:rPr>
          </w:rPrChange>
        </w:rPr>
        <w:t xml:space="preserve">ג</w:t>
      </w:r>
      <w:r>
        <w:rPr>
          <w:rFonts w:hint="cs"/>
          <w:rtl/>
        </w:rPr>
        <w:t xml:space="preserve"> משום </w:t>
      </w:r>
      <w:r>
        <w:rPr>
          <w:rStyle w:val="affffd"/>
          <w:rFonts w:hint="cs"/>
          <w:rtl/>
          <w:rPrChange w:id="9346" w:author="מנוע אמוראים" w:date="2026-10-05T16:42:03Z">
            <w:rPr>
              <w:rFonts w:hint="cs"/>
              <w:rtl/>
            </w:rPr>
          </w:rPrChange>
        </w:rPr>
        <w:t xml:space="preserve">ר</w:t>
      </w:r>
      <w:r>
        <w:rPr>
          <w:rStyle w:val="affffd"/>
          <w:rtl/>
          <w:rPrChange w:id="9347" w:author="מנוע אמוראים" w:date="2026-10-05T16:42:03Z">
            <w:rPr>
              <w:rtl/>
            </w:rPr>
          </w:rPrChange>
        </w:rPr>
        <w:t xml:space="preserve">"</w:t>
      </w:r>
      <w:r>
        <w:rPr>
          <w:rStyle w:val="affffd"/>
          <w:rFonts w:hint="cs"/>
          <w:rtl/>
          <w:rPrChange w:id="9348" w:author="מנוע אמוראים" w:date="2026-10-05T16:42:03Z">
            <w:rPr>
              <w:rFonts w:hint="cs"/>
              <w:rtl/>
            </w:rPr>
          </w:rPrChange>
        </w:rPr>
        <w:t xml:space="preserve">ש</w:t>
      </w:r>
      <w:r>
        <w:rPr>
          <w:rFonts w:hint="cs"/>
          <w:rtl/>
        </w:rPr>
        <w:t xml:space="preserve"> בן הסגן דדוחה את יו</w:t>
      </w:r>
      <w:r w:rsidRPr="007435EB">
        <w:rPr>
          <w:rtl/>
        </w:rPr>
        <w:t>"</w:t>
      </w:r>
      <w:r w:rsidRPr="007435EB">
        <w:rPr>
          <w:rFonts w:hint="cs"/>
          <w:rtl/>
        </w:rPr>
        <w:t>ט ס</w:t>
      </w:r>
      <w:r w:rsidRPr="007435EB">
        <w:rPr>
          <w:rtl/>
        </w:rPr>
        <w:t>"</w:t>
      </w:r>
      <w:r w:rsidRPr="007435EB">
        <w:rPr>
          <w:rFonts w:hint="cs"/>
          <w:rtl/>
        </w:rPr>
        <w:t xml:space="preserve">ל כאבא שאול </w:t>
      </w:r>
      <w:r w:rsidRPr="00AC0CB1">
        <w:rPr>
          <w:rStyle w:val="af2"/>
          <w:rFonts w:hint="cs"/>
          <w:rtl/>
        </w:rPr>
        <w:t xml:space="preserve">ד'לכם' </w:t>
      </w:r>
      <w:r w:rsidRPr="007435EB">
        <w:rPr>
          <w:rFonts w:hint="cs"/>
          <w:rtl/>
        </w:rPr>
        <w:t>ולא לנכרים.</w:t>
      </w:r>
    </w:p>
    <w:p w14:paraId="45856AEA" w14:textId="77777777" w:rsidR="00E8089F" w:rsidRPr="007435EB" w:rsidRDefault="00CF542C" w:rsidP="00F47631">
      <w:pPr>
        <w:pStyle w:val="affd"/>
        <w:rPr>
          <w:rtl/>
        </w:rPr>
      </w:pPr>
      <w:r w:rsidRPr="007435EB">
        <w:rPr>
          <w:rFonts w:hint="cs"/>
          <w:rtl/>
        </w:rPr>
        <w:t>׻</w:t>
      </w:r>
    </w:p>
    <w:p w14:paraId="2A636D13" w14:textId="77777777" w:rsidR="00E8089F" w:rsidRPr="007435EB" w:rsidRDefault="00E8089F" w:rsidP="00E8089F">
      <w:pPr>
        <w:rPr>
          <w:rtl/>
        </w:rPr>
      </w:pPr>
      <w:r>
        <w:rPr>
          <w:rFonts w:ascii="Fb Fontext" w:hAnsi="Fb Fontext"/>
          <w:rtl/>
        </w:rPr>
        <w:t xml:space="preserve">שלח ליה </w:t>
      </w:r>
      <w:r>
        <w:rPr>
          <w:rStyle w:val="affffd"/>
          <w:rFonts w:ascii="Fb Fontext" w:hAnsi="Fb Fontext"/>
          <w:rtl/>
          <w:rPrChange w:id="9349" w:author="מנוע אמוראים" w:date="2026-10-05T16:42:03Z">
            <w:rPr>
              <w:rFonts w:ascii="Fb Fontext" w:hAnsi="Fb Fontext"/>
              <w:rtl/>
            </w:rPr>
          </w:rPrChange>
        </w:rPr>
        <w:t xml:space="preserve">ר"</w:t>
      </w:r>
      <w:r>
        <w:rPr>
          <w:rStyle w:val="affffd"/>
          <w:rFonts w:ascii="Fb Fontext" w:hAnsi="Fb Fontext" w:hint="cs"/>
          <w:rtl/>
          <w:rPrChange w:id="9350" w:author="מנוע אמוראים" w:date="2026-10-05T16:42:03Z">
            <w:rPr>
              <w:rFonts w:ascii="Fb Fontext" w:hAnsi="Fb Fontext" w:hint="cs"/>
              <w:rtl/>
            </w:rPr>
          </w:rPrChange>
        </w:rPr>
        <w:t xml:space="preserve">ח</w:t>
      </w:r>
      <w:r>
        <w:rPr>
          <w:rFonts w:ascii="Fb Fontext" w:hAnsi="Fb Fontext" w:hint="cs"/>
          <w:rtl/>
        </w:rPr>
        <w:t xml:space="preserve"> לרבה ביד </w:t>
      </w:r>
      <w:r>
        <w:rPr>
          <w:rStyle w:val="affffd"/>
          <w:rFonts w:ascii="Fb Fontext" w:hAnsi="Fb Fontext" w:hint="cs"/>
          <w:rtl/>
          <w:rPrChange w:id="9351" w:author="מנוע אמוראים" w:date="2026-10-05T16:42:03Z">
            <w:rPr>
              <w:rFonts w:ascii="Fb Fontext" w:hAnsi="Fb Fontext" w:hint="cs"/>
              <w:rtl/>
            </w:rPr>
          </w:rPrChange>
        </w:rPr>
        <w:t xml:space="preserve">ראבר</w:t>
      </w:r>
      <w:r>
        <w:rPr>
          <w:rStyle w:val="affffd"/>
          <w:rFonts w:ascii="Fb Fontext" w:hAnsi="Fb Fontext"/>
          <w:rtl/>
          <w:rPrChange w:id="9352" w:author="מנוע אמוראים" w:date="2026-10-05T16:42:03Z">
            <w:rPr>
              <w:rFonts w:ascii="Fb Fontext" w:hAnsi="Fb Fontext"/>
              <w:rtl/>
            </w:rPr>
          </w:rPrChange>
        </w:rPr>
        <w:t xml:space="preserve">"</w:t>
      </w:r>
      <w:r>
        <w:rPr>
          <w:rStyle w:val="affffd"/>
          <w:rFonts w:ascii="Fb Fontext" w:hAnsi="Fb Fontext" w:hint="cs"/>
          <w:rtl/>
          <w:rPrChange w:id="9353" w:author="מנוע אמוראים" w:date="2026-10-05T16:42:03Z">
            <w:rPr>
              <w:rFonts w:ascii="Fb Fontext" w:hAnsi="Fb Fontext" w:hint="cs"/>
              <w:rtl/>
            </w:rPr>
          </w:rPrChange>
        </w:rPr>
        <w:t xml:space="preserve">ה</w:t>
      </w:r>
      <w:r w:rsidRPr="007435EB">
        <w:rPr>
          <w:rFonts w:ascii="Fb Fontext" w:hAnsi="Fb Fontext"/>
          <w:rtl/>
        </w:rPr>
        <w:t>: מי אמרינן הואיל, והא תנן: יש חורש תלם אחד וחייבין עליה משום</w:t>
      </w:r>
      <w:r w:rsidRPr="007435EB">
        <w:rPr>
          <w:rFonts w:ascii="Fb Fontext" w:hAnsi="Fb Fontext" w:hint="cs"/>
          <w:rtl/>
        </w:rPr>
        <w:t xml:space="preserve"> ח'</w:t>
      </w:r>
      <w:r w:rsidRPr="007435EB">
        <w:rPr>
          <w:rFonts w:ascii="Fb Fontext" w:hAnsi="Fb Fontext"/>
          <w:rtl/>
        </w:rPr>
        <w:t xml:space="preserve"> לאוין החורש בשור וחמור, והן מוקדשים, וכלאים בכרם, ושביעית ביו"ט, כהן ונזיר אבית הטומאה. ואי אמרינן הואיל אחרישה לא ליחייב הואיל וחזי לכיסוי דם ציפו</w:t>
      </w:r>
      <w:r w:rsidRPr="007435EB">
        <w:rPr>
          <w:rFonts w:ascii="Fb Fontext" w:hAnsi="Fb Fontext" w:hint="cs"/>
          <w:rtl/>
        </w:rPr>
        <w:t>ר.</w:t>
      </w:r>
    </w:p>
    <w:p w14:paraId="435C321E" w14:textId="77777777" w:rsidR="00E8089F" w:rsidRPr="007435EB" w:rsidRDefault="00E8089F" w:rsidP="00E8089F">
      <w:pPr>
        <w:rPr>
          <w:rtl/>
        </w:rPr>
      </w:pPr>
      <w:r>
        <w:rPr>
          <w:rFonts w:hint="cs"/>
          <w:rtl/>
        </w:rPr>
        <w:t xml:space="preserve">- </w:t>
      </w:r>
      <w:r>
        <w:rPr>
          <w:rStyle w:val="affffd"/>
          <w:rFonts w:hint="cs"/>
          <w:rtl/>
          <w:rPrChange w:id="9354" w:author="מנוע אמוראים" w:date="2026-10-05T16:42:03Z">
            <w:rPr>
              <w:rFonts w:hint="cs"/>
              <w:rtl/>
            </w:rPr>
          </w:rPrChange>
        </w:rPr>
        <w:t xml:space="preserve">מבר</w:t>
      </w:r>
      <w:r>
        <w:rPr>
          <w:rStyle w:val="affffd"/>
          <w:rtl/>
          <w:rPrChange w:id="9355" w:author="מנוע אמוראים" w:date="2026-10-05T16:42:03Z">
            <w:rPr>
              <w:rtl/>
            </w:rPr>
          </w:rPrChange>
        </w:rPr>
        <w:t xml:space="preserve">"</w:t>
      </w:r>
      <w:r>
        <w:rPr>
          <w:rStyle w:val="affffd"/>
          <w:rFonts w:hint="cs"/>
          <w:rtl/>
          <w:rPrChange w:id="9356" w:author="מנוע אמוראים" w:date="2026-10-05T16:42:03Z">
            <w:rPr>
              <w:rFonts w:hint="cs"/>
              <w:rtl/>
            </w:rPr>
          </w:rPrChange>
        </w:rPr>
        <w:t xml:space="preserve">א</w:t>
      </w:r>
      <w:r>
        <w:rPr>
          <w:rFonts w:hint="cs"/>
          <w:rtl/>
        </w:rPr>
        <w:t xml:space="preserve"> בטינא מתונתא דבר זריעה</w:t>
      </w:r>
      <w:r w:rsidRPr="007435EB">
        <w:rPr>
          <w:rtl/>
        </w:rPr>
        <w:t>.</w:t>
      </w:r>
    </w:p>
    <w:p w14:paraId="42FB75ED" w14:textId="77777777" w:rsidR="00E8089F" w:rsidRPr="007435EB" w:rsidRDefault="00E8089F" w:rsidP="00E8089F">
      <w:pPr>
        <w:rPr>
          <w:rtl/>
        </w:rPr>
      </w:pPr>
      <w:r w:rsidRPr="007435EB">
        <w:rPr>
          <w:rFonts w:hint="cs"/>
          <w:rtl/>
        </w:rPr>
        <w:t xml:space="preserve">[ולאו </w:t>
      </w:r>
      <w:r w:rsidRPr="007435EB">
        <w:rPr>
          <w:rtl/>
        </w:rPr>
        <w:t>באבנים מקורזלות</w:t>
      </w:r>
      <w:r w:rsidRPr="007435EB">
        <w:rPr>
          <w:rFonts w:hint="cs"/>
          <w:rtl/>
        </w:rPr>
        <w:t xml:space="preserve"> צונמא שא</w:t>
      </w:r>
      <w:r w:rsidRPr="007435EB">
        <w:rPr>
          <w:rtl/>
        </w:rPr>
        <w:t>"</w:t>
      </w:r>
      <w:r w:rsidRPr="007435EB">
        <w:rPr>
          <w:rFonts w:hint="cs"/>
          <w:rtl/>
        </w:rPr>
        <w:t>א לכותשן ובר זריעה מלמטן</w:t>
      </w:r>
      <w:r w:rsidRPr="007435EB">
        <w:rPr>
          <w:rtl/>
        </w:rPr>
        <w:t>.</w:t>
      </w:r>
      <w:r w:rsidRPr="007435EB">
        <w:rPr>
          <w:rFonts w:hint="cs"/>
          <w:rtl/>
        </w:rPr>
        <w:t xml:space="preserve"> - ד</w:t>
      </w:r>
      <w:r w:rsidRPr="007435EB">
        <w:rPr>
          <w:rtl/>
        </w:rPr>
        <w:t>ת</w:t>
      </w:r>
      <w:r w:rsidRPr="007435EB">
        <w:rPr>
          <w:rFonts w:hint="cs"/>
          <w:rtl/>
        </w:rPr>
        <w:t>פו</w:t>
      </w:r>
      <w:r w:rsidRPr="007435EB">
        <w:rPr>
          <w:rtl/>
        </w:rPr>
        <w:t>"</w:t>
      </w:r>
      <w:r w:rsidRPr="007435EB">
        <w:rPr>
          <w:rFonts w:hint="cs"/>
          <w:rtl/>
        </w:rPr>
        <w:t xml:space="preserve">ל </w:t>
      </w:r>
      <w:r w:rsidRPr="007435EB">
        <w:rPr>
          <w:rtl/>
        </w:rPr>
        <w:t>משום עפר תיחוח</w:t>
      </w:r>
      <w:r w:rsidRPr="007435EB">
        <w:rPr>
          <w:rFonts w:hint="cs"/>
          <w:rtl/>
        </w:rPr>
        <w:t>]</w:t>
      </w:r>
    </w:p>
    <w:p w14:paraId="43E7D472" w14:textId="6B709CF8" w:rsidR="00E8089F" w:rsidRPr="007435EB" w:rsidRDefault="00F47631" w:rsidP="00F47631">
      <w:pPr>
        <w:pStyle w:val="affd"/>
        <w:rPr>
          <w:bCs/>
          <w:rtl/>
        </w:rPr>
      </w:pPr>
      <w:r>
        <w:rPr>
          <w:rFonts w:hint="cs"/>
          <w:rtl/>
        </w:rPr>
        <w:t>***</w:t>
      </w:r>
    </w:p>
    <w:p w14:paraId="2FCE00F7" w14:textId="77777777" w:rsidR="00E8089F" w:rsidRPr="007435EB" w:rsidRDefault="00E8089F" w:rsidP="005C3FF1">
      <w:pPr>
        <w:pStyle w:val="afff"/>
        <w:framePr w:wrap="around"/>
        <w:rPr>
          <w:rtl/>
        </w:rPr>
      </w:pPr>
      <w:r w:rsidRPr="007435EB">
        <w:rPr>
          <w:rFonts w:hint="cs"/>
          <w:rtl/>
        </w:rPr>
        <w:t>מז:</w:t>
      </w:r>
    </w:p>
    <w:p w14:paraId="0D07DE9F" w14:textId="77777777" w:rsidR="00E8089F" w:rsidRPr="007435EB" w:rsidRDefault="00E8089F" w:rsidP="00E8089F">
      <w:pPr>
        <w:rPr>
          <w:rtl/>
        </w:rPr>
      </w:pPr>
      <w:r w:rsidRPr="007435EB">
        <w:rPr>
          <w:rFonts w:ascii="Fb Fontext" w:hAnsi="Fb Fontext"/>
          <w:rtl/>
        </w:rPr>
        <w:t>איתיביה אביי: המבשל גיד הנשה בחלב ביו"ט ואוכלו.</w:t>
      </w:r>
    </w:p>
    <w:p w14:paraId="01F439E8" w14:textId="77777777" w:rsidR="00E8089F" w:rsidRPr="007435EB" w:rsidRDefault="00E8089F" w:rsidP="00E8089F">
      <w:pPr>
        <w:rPr>
          <w:rtl/>
        </w:rPr>
      </w:pPr>
      <w:r w:rsidRPr="007435EB">
        <w:rPr>
          <w:rtl/>
        </w:rPr>
        <w:t>לוקה חמש: לוקה משום מבשל גיד ביו"ט, ולוקה משום אוכל גיד, ולוקה משום מבשל בשר בחלב, ולוקה משום אוכל בשר בחלב, ולוקה משום הבערה.</w:t>
      </w:r>
    </w:p>
    <w:p w14:paraId="115E18FB" w14:textId="77777777" w:rsidR="00E8089F" w:rsidRPr="007435EB" w:rsidRDefault="00E8089F" w:rsidP="00E8089F">
      <w:pPr>
        <w:rPr>
          <w:rtl/>
        </w:rPr>
      </w:pPr>
      <w:r w:rsidRPr="007435EB">
        <w:rPr>
          <w:rFonts w:hint="cs"/>
          <w:rtl/>
        </w:rPr>
        <w:t>ואי אמרי הואיל אהבערה לא ליחייב</w:t>
      </w:r>
    </w:p>
    <w:p w14:paraId="61F1024B" w14:textId="076BED1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ולא אפיק הבערה ועייל ג</w:t>
      </w:r>
      <w:r w:rsidR="00E8089F" w:rsidRPr="007435EB">
        <w:rPr>
          <w:rtl/>
        </w:rPr>
        <w:t>"</w:t>
      </w:r>
      <w:r w:rsidR="00E8089F" w:rsidRPr="007435EB">
        <w:rPr>
          <w:rFonts w:hint="cs"/>
          <w:rtl/>
        </w:rPr>
        <w:t>ה של נבילה דא</w:t>
      </w:r>
      <w:r w:rsidR="00E8089F" w:rsidRPr="007435EB">
        <w:rPr>
          <w:rtl/>
        </w:rPr>
        <w:t>"</w:t>
      </w:r>
      <w:r w:rsidR="00E8089F" w:rsidRPr="007435EB">
        <w:rPr>
          <w:rFonts w:hint="cs"/>
          <w:rtl/>
        </w:rPr>
        <w:t>ה שלוש על אכילתו ולא שתים.</w:t>
      </w:r>
    </w:p>
    <w:p w14:paraId="75F1CF0F" w14:textId="1E96894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 xml:space="preserve">ולא אפיק הבערה </w:t>
      </w:r>
      <w:r w:rsidR="00E8089F" w:rsidRPr="007435EB">
        <w:rPr>
          <w:rtl/>
        </w:rPr>
        <w:t xml:space="preserve">ועייל עצי מוקצה. </w:t>
      </w:r>
      <w:r w:rsidR="00E8089F" w:rsidRPr="007435EB">
        <w:rPr>
          <w:rFonts w:hint="cs"/>
          <w:rtl/>
        </w:rPr>
        <w:t>דדאורייתא</w:t>
      </w:r>
      <w:r w:rsidR="00E8089F" w:rsidRPr="00AC0CB1">
        <w:rPr>
          <w:rStyle w:val="af2"/>
          <w:rFonts w:hint="cs"/>
          <w:rtl/>
        </w:rPr>
        <w:t xml:space="preserve"> '</w:t>
      </w:r>
      <w:r w:rsidR="00E8089F" w:rsidRPr="00AC0CB1">
        <w:rPr>
          <w:rStyle w:val="af2"/>
          <w:rtl/>
        </w:rPr>
        <w:t>והיה ביום הששי והכינו את אשר יביאו</w:t>
      </w:r>
      <w:r w:rsidR="00E8089F" w:rsidRPr="00AC0CB1">
        <w:rPr>
          <w:rStyle w:val="af2"/>
          <w:rFonts w:hint="cs"/>
          <w:rtl/>
        </w:rPr>
        <w:t>'</w:t>
      </w:r>
      <w:r w:rsidR="00E8089F" w:rsidRPr="00AC0CB1">
        <w:rPr>
          <w:rStyle w:val="af2"/>
          <w:rtl/>
        </w:rPr>
        <w:t>.</w:t>
      </w:r>
    </w:p>
    <w:p w14:paraId="58A16E28" w14:textId="77777777" w:rsidR="00E8089F" w:rsidRPr="007435EB" w:rsidRDefault="00E8089F" w:rsidP="00E8089F">
      <w:pPr>
        <w:rPr>
          <w:rFonts w:cs="Guttman Vilna"/>
          <w:b/>
          <w:bCs/>
          <w:rtl/>
        </w:rPr>
      </w:pPr>
      <w:r w:rsidRPr="007435EB">
        <w:rPr>
          <w:rtl/>
        </w:rPr>
        <w:t xml:space="preserve">ואזהרתה </w:t>
      </w:r>
      <w:r w:rsidRPr="00AC0CB1">
        <w:rPr>
          <w:rStyle w:val="af2"/>
          <w:rtl/>
        </w:rPr>
        <w:t>מ</w:t>
      </w:r>
      <w:r w:rsidRPr="00AC0CB1">
        <w:rPr>
          <w:rStyle w:val="af2"/>
          <w:rFonts w:hint="cs"/>
          <w:rtl/>
        </w:rPr>
        <w:t>'</w:t>
      </w:r>
      <w:r w:rsidRPr="00AC0CB1">
        <w:rPr>
          <w:rStyle w:val="af2"/>
          <w:rtl/>
        </w:rPr>
        <w:t>לא תעשה כל מלאכה</w:t>
      </w:r>
      <w:r w:rsidRPr="00AC0CB1">
        <w:rPr>
          <w:rStyle w:val="af2"/>
          <w:rFonts w:hint="cs"/>
          <w:rtl/>
        </w:rPr>
        <w:t>'</w:t>
      </w:r>
      <w:r w:rsidRPr="00AC0CB1">
        <w:rPr>
          <w:rStyle w:val="af2"/>
          <w:rtl/>
        </w:rPr>
        <w:t>.</w:t>
      </w:r>
    </w:p>
    <w:p w14:paraId="440BCA2D" w14:textId="77777777" w:rsidR="00E8089F" w:rsidRPr="007435EB" w:rsidRDefault="00E8089F" w:rsidP="00E8089F">
      <w:pPr>
        <w:rPr>
          <w:rtl/>
        </w:rPr>
      </w:pPr>
      <w:r w:rsidRPr="007435EB">
        <w:rPr>
          <w:rFonts w:hint="cs"/>
          <w:rtl/>
        </w:rPr>
        <w:t>דחזי</w:t>
      </w:r>
      <w:r w:rsidRPr="007435EB">
        <w:rPr>
          <w:rtl/>
        </w:rPr>
        <w:t>'</w:t>
      </w:r>
      <w:r w:rsidRPr="007435EB">
        <w:rPr>
          <w:rFonts w:hint="cs"/>
          <w:rtl/>
        </w:rPr>
        <w:t xml:space="preserve"> דאיסור מוקצה לאו דאורייתא.</w:t>
      </w:r>
    </w:p>
    <w:p w14:paraId="1357EB6E" w14:textId="77777777" w:rsidR="00E8089F" w:rsidRPr="007435EB" w:rsidRDefault="00E8089F" w:rsidP="00E8089F">
      <w:pPr>
        <w:rPr>
          <w:rFonts w:cs="Guttman Vilna"/>
          <w:b/>
          <w:bCs/>
          <w:rtl/>
        </w:rPr>
      </w:pPr>
      <w:r>
        <w:rPr>
          <w:rFonts w:hint="cs"/>
          <w:rtl/>
        </w:rPr>
        <w:t xml:space="preserve">דהא בעי </w:t>
      </w:r>
      <w:r>
        <w:rPr>
          <w:rStyle w:val="affffd"/>
          <w:rFonts w:hint="cs"/>
          <w:rtl/>
          <w:rPrChange w:id="9357" w:author="מנוע אמוראים" w:date="2026-10-05T16:42:03Z">
            <w:rPr>
              <w:rFonts w:hint="cs"/>
              <w:rtl/>
            </w:rPr>
          </w:rPrChange>
        </w:rPr>
        <w:t xml:space="preserve">מר</w:t>
      </w:r>
      <w:r>
        <w:rPr>
          <w:rStyle w:val="affffd"/>
          <w:rtl/>
          <w:rPrChange w:id="9358" w:author="מנוע אמוראים" w:date="2026-10-05T16:42:03Z">
            <w:rPr>
              <w:rtl/>
            </w:rPr>
          </w:rPrChange>
        </w:rPr>
        <w:t xml:space="preserve">"</w:t>
      </w:r>
      <w:r>
        <w:rPr>
          <w:rStyle w:val="affffd"/>
          <w:rFonts w:hint="cs"/>
          <w:rtl/>
          <w:rPrChange w:id="9359" w:author="מנוע אמוראים" w:date="2026-10-05T16:42:03Z">
            <w:rPr>
              <w:rFonts w:hint="cs"/>
              <w:rtl/>
            </w:rPr>
          </w:rPrChange>
        </w:rPr>
        <w:t xml:space="preserve">ה</w:t>
      </w:r>
      <w:r w:rsidRPr="007435EB">
        <w:rPr>
          <w:rtl/>
        </w:rPr>
        <w:t>: הביא שה מאפר ושחטו תמיד ביו"ט מהו?</w:t>
      </w:r>
    </w:p>
    <w:p w14:paraId="2EEF8E97" w14:textId="77777777" w:rsidR="00E8089F" w:rsidRPr="007435EB" w:rsidRDefault="00E8089F" w:rsidP="00E8089F">
      <w:pPr>
        <w:rPr>
          <w:rFonts w:cs="Guttman Vilna"/>
          <w:b/>
          <w:bCs/>
          <w:rtl/>
        </w:rPr>
      </w:pPr>
      <w:r w:rsidRPr="007435EB">
        <w:rPr>
          <w:rFonts w:hint="cs"/>
          <w:rtl/>
        </w:rPr>
        <w:t>וא</w:t>
      </w:r>
      <w:r w:rsidRPr="007435EB">
        <w:rPr>
          <w:rtl/>
        </w:rPr>
        <w:t>"</w:t>
      </w:r>
      <w:r w:rsidRPr="007435EB">
        <w:rPr>
          <w:rFonts w:hint="cs"/>
          <w:rtl/>
        </w:rPr>
        <w:t>ל</w:t>
      </w:r>
      <w:r w:rsidRPr="007435EB">
        <w:rPr>
          <w:rtl/>
        </w:rPr>
        <w:t>:</w:t>
      </w:r>
      <w:r w:rsidRPr="00AC0CB1">
        <w:rPr>
          <w:rStyle w:val="af2"/>
          <w:rtl/>
        </w:rPr>
        <w:t xml:space="preserve"> </w:t>
      </w:r>
      <w:r w:rsidRPr="00AC0CB1">
        <w:rPr>
          <w:rStyle w:val="af2"/>
          <w:rFonts w:hint="cs"/>
          <w:rtl/>
        </w:rPr>
        <w:t>'</w:t>
      </w:r>
      <w:r w:rsidRPr="00AC0CB1">
        <w:rPr>
          <w:rStyle w:val="af2"/>
          <w:rtl/>
        </w:rPr>
        <w:t>שה</w:t>
      </w:r>
      <w:r w:rsidRPr="00AC0CB1">
        <w:rPr>
          <w:rStyle w:val="af2"/>
          <w:rFonts w:hint="cs"/>
          <w:rtl/>
        </w:rPr>
        <w:t>'</w:t>
      </w:r>
      <w:r w:rsidRPr="00AC0CB1">
        <w:rPr>
          <w:rStyle w:val="af2"/>
          <w:rtl/>
        </w:rPr>
        <w:t xml:space="preserve"> </w:t>
      </w:r>
      <w:r w:rsidRPr="007435EB">
        <w:rPr>
          <w:rtl/>
        </w:rPr>
        <w:t>- ולא הבכור,</w:t>
      </w:r>
      <w:r w:rsidRPr="00AC0CB1">
        <w:rPr>
          <w:rStyle w:val="af2"/>
          <w:rtl/>
        </w:rPr>
        <w:t xml:space="preserve"> </w:t>
      </w:r>
      <w:r w:rsidRPr="00AC0CB1">
        <w:rPr>
          <w:rStyle w:val="af2"/>
          <w:rFonts w:hint="cs"/>
          <w:rtl/>
        </w:rPr>
        <w:t>'</w:t>
      </w:r>
      <w:r w:rsidRPr="00AC0CB1">
        <w:rPr>
          <w:rStyle w:val="af2"/>
          <w:rtl/>
        </w:rPr>
        <w:t>אחת</w:t>
      </w:r>
      <w:r w:rsidRPr="00AC0CB1">
        <w:rPr>
          <w:rStyle w:val="af2"/>
          <w:rFonts w:hint="cs"/>
          <w:rtl/>
        </w:rPr>
        <w:t>'</w:t>
      </w:r>
      <w:r w:rsidRPr="00AC0CB1">
        <w:rPr>
          <w:rStyle w:val="af2"/>
          <w:rtl/>
        </w:rPr>
        <w:t xml:space="preserve"> </w:t>
      </w:r>
      <w:r w:rsidRPr="007435EB">
        <w:rPr>
          <w:rtl/>
        </w:rPr>
        <w:t>- ולא מעשר,</w:t>
      </w:r>
      <w:r w:rsidRPr="00AC0CB1">
        <w:rPr>
          <w:rStyle w:val="af2"/>
          <w:rtl/>
        </w:rPr>
        <w:t xml:space="preserve"> </w:t>
      </w:r>
      <w:r w:rsidRPr="00AC0CB1">
        <w:rPr>
          <w:rStyle w:val="af2"/>
          <w:rFonts w:hint="cs"/>
          <w:rtl/>
        </w:rPr>
        <w:t>'</w:t>
      </w:r>
      <w:r w:rsidRPr="00AC0CB1">
        <w:rPr>
          <w:rStyle w:val="af2"/>
          <w:rtl/>
        </w:rPr>
        <w:t>מן הצאן</w:t>
      </w:r>
      <w:r w:rsidRPr="00AC0CB1">
        <w:rPr>
          <w:rStyle w:val="af2"/>
          <w:rFonts w:hint="cs"/>
          <w:rtl/>
        </w:rPr>
        <w:t>'</w:t>
      </w:r>
      <w:r w:rsidRPr="00AC0CB1">
        <w:rPr>
          <w:rStyle w:val="af2"/>
          <w:rtl/>
        </w:rPr>
        <w:t xml:space="preserve"> </w:t>
      </w:r>
      <w:r w:rsidRPr="007435EB">
        <w:rPr>
          <w:rtl/>
        </w:rPr>
        <w:t>- ולא הפלגס.</w:t>
      </w:r>
    </w:p>
    <w:p w14:paraId="373DF01A" w14:textId="77777777" w:rsidR="00E8089F" w:rsidRPr="007435EB" w:rsidRDefault="00E8089F" w:rsidP="00E8089F">
      <w:pPr>
        <w:rPr>
          <w:rFonts w:cs="Guttman Vilna"/>
          <w:b/>
          <w:bCs/>
          <w:rtl/>
        </w:rPr>
      </w:pPr>
      <w:r w:rsidRPr="00AC0CB1">
        <w:rPr>
          <w:rStyle w:val="af2"/>
          <w:rFonts w:hint="cs"/>
          <w:rtl/>
        </w:rPr>
        <w:t>'</w:t>
      </w:r>
      <w:r w:rsidRPr="00AC0CB1">
        <w:rPr>
          <w:rStyle w:val="af2"/>
          <w:rtl/>
        </w:rPr>
        <w:t>מן המאתים</w:t>
      </w:r>
      <w:r w:rsidRPr="00AC0CB1">
        <w:rPr>
          <w:rStyle w:val="af2"/>
          <w:rFonts w:hint="cs"/>
          <w:rtl/>
        </w:rPr>
        <w:t>'</w:t>
      </w:r>
      <w:r w:rsidRPr="00AC0CB1">
        <w:rPr>
          <w:rStyle w:val="af2"/>
          <w:rtl/>
        </w:rPr>
        <w:t xml:space="preserve"> </w:t>
      </w:r>
      <w:r w:rsidRPr="007435EB">
        <w:rPr>
          <w:rtl/>
        </w:rPr>
        <w:t>- ממותר שתי מאות שנשתיירו בבור. מכאן לערלה שבטילה במאתים.</w:t>
      </w:r>
    </w:p>
    <w:p w14:paraId="5E30E697" w14:textId="77777777" w:rsidR="00E8089F" w:rsidRPr="007435EB" w:rsidRDefault="00E8089F" w:rsidP="00E8089F">
      <w:pPr>
        <w:rPr>
          <w:rFonts w:cs="Guttman Vilna"/>
          <w:b/>
          <w:bCs/>
          <w:rtl/>
        </w:rPr>
      </w:pPr>
      <w:r w:rsidRPr="00AC0CB1">
        <w:rPr>
          <w:rStyle w:val="af2"/>
          <w:rFonts w:hint="cs"/>
          <w:rtl/>
        </w:rPr>
        <w:t>'</w:t>
      </w:r>
      <w:r w:rsidRPr="00AC0CB1">
        <w:rPr>
          <w:rStyle w:val="af2"/>
          <w:rtl/>
        </w:rPr>
        <w:t>ממשקה ישראל</w:t>
      </w:r>
      <w:r w:rsidRPr="00AC0CB1">
        <w:rPr>
          <w:rStyle w:val="af2"/>
          <w:rFonts w:hint="cs"/>
          <w:rtl/>
        </w:rPr>
        <w:t>'</w:t>
      </w:r>
      <w:r w:rsidRPr="00AC0CB1">
        <w:rPr>
          <w:rStyle w:val="af2"/>
          <w:rtl/>
        </w:rPr>
        <w:t xml:space="preserve"> </w:t>
      </w:r>
      <w:r w:rsidRPr="007435EB">
        <w:rPr>
          <w:rtl/>
        </w:rPr>
        <w:t>- מן המותר לישראל. מכאן אמרו: אין מביאין נסכין מן הטבל.</w:t>
      </w:r>
    </w:p>
    <w:p w14:paraId="150B2432" w14:textId="77777777" w:rsidR="00E8089F" w:rsidRPr="007435EB" w:rsidRDefault="00E8089F" w:rsidP="00E8089F">
      <w:pPr>
        <w:rPr>
          <w:rFonts w:cs="Guttman Vilna"/>
          <w:b/>
          <w:bCs/>
          <w:rtl/>
        </w:rPr>
      </w:pPr>
      <w:r w:rsidRPr="007435EB">
        <w:rPr>
          <w:rFonts w:hint="cs"/>
          <w:rtl/>
        </w:rPr>
        <w:t>ומביא מן המוקצה ד</w:t>
      </w:r>
      <w:r w:rsidRPr="007435EB">
        <w:rPr>
          <w:rtl/>
        </w:rPr>
        <w:t>מה טבל מיוחד שאיסור גופו גרם לו - אף כל שאיסור גופו גרם לו, יצא מוקצה שאין איסור גופו גרם לו, אלא איסור דבר אחר גרם לו.</w:t>
      </w:r>
    </w:p>
    <w:p w14:paraId="677856DF" w14:textId="77777777" w:rsidR="00E8089F" w:rsidRPr="007435EB" w:rsidRDefault="00E8089F" w:rsidP="00E8089F">
      <w:pPr>
        <w:rPr>
          <w:rFonts w:cs="Guttman Vilna"/>
          <w:b/>
          <w:bCs/>
          <w:rtl/>
        </w:rPr>
      </w:pPr>
      <w:r w:rsidRPr="007435EB">
        <w:rPr>
          <w:rtl/>
        </w:rPr>
        <w:t>ואי אמרת איסור מוקצה דאורייתא - מה לי איסור גופו מה לי איסור דבר אחר?</w:t>
      </w:r>
    </w:p>
    <w:p w14:paraId="0EA99882" w14:textId="77777777" w:rsidR="00E8089F" w:rsidRPr="007435EB" w:rsidRDefault="00E8089F" w:rsidP="00E8089F">
      <w:pPr>
        <w:rPr>
          <w:rtl/>
        </w:rPr>
      </w:pPr>
      <w:r w:rsidRPr="007435EB">
        <w:rPr>
          <w:rFonts w:ascii="Fb Fontext" w:hAnsi="Fb Fontext"/>
          <w:sz w:val="20"/>
          <w:rtl/>
        </w:rPr>
        <w:t>ועוד: הא את הוא דאמרת: חילוק מלאכות לשבת ואין חילוק מלאכות ליו"ט.</w:t>
      </w:r>
    </w:p>
    <w:p w14:paraId="1B4C717F" w14:textId="61A5AB4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 xml:space="preserve">ולא </w:t>
      </w:r>
      <w:r w:rsidR="00E8089F" w:rsidRPr="007435EB">
        <w:rPr>
          <w:rFonts w:ascii="Fb Fontext" w:hAnsi="Fb Fontext"/>
          <w:rtl/>
        </w:rPr>
        <w:t xml:space="preserve">אפיק הבערה ועייל עצי אשירה. ואזהרה </w:t>
      </w:r>
      <w:r w:rsidR="00E8089F" w:rsidRPr="00AC0CB1">
        <w:rPr>
          <w:rStyle w:val="af2"/>
          <w:rtl/>
        </w:rPr>
        <w:t>מ</w:t>
      </w:r>
      <w:r w:rsidR="00E8089F" w:rsidRPr="00AC0CB1">
        <w:rPr>
          <w:rStyle w:val="af2"/>
          <w:rFonts w:hint="cs"/>
          <w:rtl/>
        </w:rPr>
        <w:t>'</w:t>
      </w:r>
      <w:r w:rsidR="00E8089F" w:rsidRPr="00AC0CB1">
        <w:rPr>
          <w:rStyle w:val="af2"/>
          <w:rtl/>
        </w:rPr>
        <w:t>ולא ידבק בידך מאומה מן החרם</w:t>
      </w:r>
      <w:r w:rsidR="00E8089F" w:rsidRPr="00AC0CB1">
        <w:rPr>
          <w:rStyle w:val="af2"/>
          <w:rFonts w:hint="cs"/>
          <w:rtl/>
        </w:rPr>
        <w:t>'</w:t>
      </w:r>
      <w:r w:rsidR="00E8089F" w:rsidRPr="00AC0CB1">
        <w:rPr>
          <w:rStyle w:val="af2"/>
          <w:rtl/>
        </w:rPr>
        <w:t>.</w:t>
      </w:r>
    </w:p>
    <w:p w14:paraId="5EAAC670" w14:textId="77777777" w:rsidR="00E8089F" w:rsidRPr="007435EB" w:rsidRDefault="00E8089F" w:rsidP="00E8089F">
      <w:pPr>
        <w:rPr>
          <w:rtl/>
        </w:rPr>
      </w:pPr>
      <w:r w:rsidRPr="007435EB">
        <w:rPr>
          <w:rFonts w:hint="cs"/>
          <w:rtl/>
        </w:rPr>
        <w:t>דא</w:t>
      </w:r>
      <w:r w:rsidRPr="007435EB">
        <w:rPr>
          <w:rtl/>
        </w:rPr>
        <w:t>"</w:t>
      </w:r>
      <w:r w:rsidRPr="007435EB">
        <w:rPr>
          <w:rFonts w:hint="cs"/>
          <w:rtl/>
        </w:rPr>
        <w:t xml:space="preserve">ה </w:t>
      </w:r>
      <w:r w:rsidRPr="007435EB">
        <w:rPr>
          <w:rtl/>
        </w:rPr>
        <w:t>נלקי נמי משום</w:t>
      </w:r>
      <w:r w:rsidRPr="007435EB">
        <w:rPr>
          <w:rFonts w:hint="cs"/>
          <w:rtl/>
        </w:rPr>
        <w:t>'</w:t>
      </w:r>
      <w:r>
        <w:rPr>
          <w:rStyle w:val="af2"/>
          <w:rtl/>
          <w:rPrChange w:id="9005" w:author="מנוע פסוקים" w:date="2026-10-05T16:38:40Z">
            <w:rPr>
              <w:rtl/>
            </w:rPr>
          </w:rPrChange>
        </w:rPr>
        <w:t xml:space="preserve">ולא תביא תועבה אל ביתך</w:t>
      </w:r>
      <w:r w:rsidRPr="007435EB">
        <w:rPr>
          <w:rFonts w:hint="cs"/>
          <w:rtl/>
        </w:rPr>
        <w:t>'</w:t>
      </w:r>
      <w:r w:rsidRPr="007435EB">
        <w:rPr>
          <w:rtl/>
        </w:rPr>
        <w:t>.</w:t>
      </w:r>
    </w:p>
    <w:p w14:paraId="588BA475" w14:textId="0F544350"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5C3FF1">
        <w:rPr>
          <w:rStyle w:val="afffa"/>
          <w:rtl/>
        </w:rPr>
        <w:t>אלא אפיק הבערה, ועייל עצי הקדש</w:t>
      </w:r>
      <w:r w:rsidR="00E8089F" w:rsidRPr="007435EB">
        <w:rPr>
          <w:rtl/>
        </w:rPr>
        <w:t xml:space="preserve">, ואזהרה </w:t>
      </w:r>
      <w:r w:rsidR="00E8089F" w:rsidRPr="007435EB">
        <w:rPr>
          <w:rFonts w:hint="cs"/>
          <w:rtl/>
        </w:rPr>
        <w:t>מ'</w:t>
      </w:r>
      <w:r w:rsidR="00E8089F" w:rsidRPr="007435EB">
        <w:rPr>
          <w:rtl/>
        </w:rPr>
        <w:t>ואשריהם תשרפון באש לא תעשון כן לה' אלהיכם</w:t>
      </w:r>
      <w:r w:rsidR="00E8089F" w:rsidRPr="007435EB">
        <w:rPr>
          <w:rFonts w:hint="cs"/>
          <w:rtl/>
        </w:rPr>
        <w:t>'</w:t>
      </w:r>
      <w:r w:rsidR="00E8089F" w:rsidRPr="007435EB">
        <w:rPr>
          <w:rtl/>
        </w:rPr>
        <w:t>.</w:t>
      </w:r>
    </w:p>
    <w:p w14:paraId="0030FA51" w14:textId="4EB14F8C" w:rsidR="00E8089F" w:rsidRPr="007435EB" w:rsidRDefault="00F47631" w:rsidP="00F47631">
      <w:pPr>
        <w:pStyle w:val="affd"/>
        <w:rPr>
          <w:bCs/>
          <w:rtl/>
        </w:rPr>
      </w:pPr>
      <w:r>
        <w:rPr>
          <w:rFonts w:hint="cs"/>
          <w:rtl/>
        </w:rPr>
        <w:t>***</w:t>
      </w:r>
    </w:p>
    <w:p w14:paraId="71FFB8C9" w14:textId="77777777" w:rsidR="00E8089F" w:rsidRPr="007435EB" w:rsidRDefault="00E8089F" w:rsidP="00E8089F">
      <w:pPr>
        <w:rPr>
          <w:rtl/>
        </w:rPr>
      </w:pPr>
      <w:r>
        <w:rPr>
          <w:rStyle w:val="affffd"/>
          <w:rFonts w:ascii="Fb Fontext" w:hAnsi="Fb Fontext" w:hint="cs"/>
          <w:rtl/>
          <w:rPrChange w:id="9360" w:author="מנוע אמוראים" w:date="2026-10-05T16:42:03Z">
            <w:rPr>
              <w:rFonts w:ascii="Fb Fontext" w:hAnsi="Fb Fontext" w:hint="cs"/>
              <w:rtl/>
            </w:rPr>
          </w:rPrChange>
        </w:rPr>
        <w:t xml:space="preserve">רב</w:t>
      </w:r>
      <w:r>
        <w:rPr>
          <w:rStyle w:val="affffd"/>
          <w:rFonts w:ascii="Fb Fontext" w:hAnsi="Fb Fontext"/>
          <w:rtl/>
          <w:rPrChange w:id="9361" w:author="מנוע אמוראים" w:date="2026-10-05T16:42:03Z">
            <w:rPr>
              <w:rFonts w:ascii="Fb Fontext" w:hAnsi="Fb Fontext"/>
              <w:rtl/>
            </w:rPr>
          </w:rPrChange>
        </w:rPr>
        <w:t xml:space="preserve">"</w:t>
      </w:r>
      <w:r>
        <w:rPr>
          <w:rStyle w:val="affffd"/>
          <w:rFonts w:ascii="Fb Fontext" w:hAnsi="Fb Fontext" w:hint="cs"/>
          <w:rtl/>
          <w:rPrChange w:id="9362" w:author="מנוע אמוראים" w:date="2026-10-05T16:42:03Z">
            <w:rPr>
              <w:rFonts w:ascii="Fb Fontext" w:hAnsi="Fb Fontext" w:hint="cs"/>
              <w:rtl/>
            </w:rPr>
          </w:rPrChange>
        </w:rPr>
        <w:t xml:space="preserve">ח</w:t>
      </w:r>
      <w:r w:rsidRPr="007435EB">
        <w:rPr>
          <w:rFonts w:ascii="Fb Fontext" w:hAnsi="Fb Fontext"/>
          <w:rtl/>
        </w:rPr>
        <w:t>: הא דרב חסדא ורבה - מחלוקת דרבי אליעזר ורבי יהושע היא.</w:t>
      </w:r>
    </w:p>
    <w:p w14:paraId="7A60DC2C" w14:textId="77777777" w:rsidR="00E8089F" w:rsidRPr="007435EB" w:rsidRDefault="00E8089F" w:rsidP="00E8089F">
      <w:pPr>
        <w:rPr>
          <w:rFonts w:cs="Guttman Vilna"/>
          <w:b/>
          <w:bCs/>
          <w:rtl/>
        </w:rPr>
      </w:pPr>
      <w:r>
        <w:rPr>
          <w:rStyle w:val="affffd"/>
          <w:rFonts w:hint="cs"/>
          <w:rtl/>
          <w:rPrChange w:id="9363" w:author="מנוע אמוראים" w:date="2026-10-05T16:42:03Z">
            <w:rPr>
              <w:rStyle w:val="afffa"/>
              <w:rFonts w:hint="cs"/>
              <w:rtl/>
            </w:rPr>
          </w:rPrChange>
        </w:rPr>
        <w:t xml:space="preserve">דלר</w:t>
      </w:r>
      <w:r>
        <w:rPr>
          <w:rStyle w:val="affffd"/>
          <w:rtl/>
          <w:rPrChange w:id="9364" w:author="מנוע אמוראים" w:date="2026-10-05T16:42:03Z">
            <w:rPr>
              <w:rStyle w:val="afffa"/>
              <w:rtl/>
            </w:rPr>
          </w:rPrChange>
        </w:rPr>
        <w:t xml:space="preserve">"</w:t>
      </w:r>
      <w:r>
        <w:rPr>
          <w:rStyle w:val="affffd"/>
          <w:rFonts w:hint="cs"/>
          <w:rtl/>
          <w:rPrChange w:id="9365" w:author="מנוע אמוראים" w:date="2026-10-05T16:42:03Z">
            <w:rPr>
              <w:rStyle w:val="afffa"/>
              <w:rFonts w:hint="cs"/>
              <w:rtl/>
            </w:rPr>
          </w:rPrChange>
        </w:rPr>
        <w:t xml:space="preserve">א</w:t>
      </w:r>
      <w:r w:rsidRPr="007435EB">
        <w:rPr>
          <w:rtl/>
        </w:rPr>
        <w:t xml:space="preserve">: אמרינן הואיל, </w:t>
      </w:r>
      <w:r>
        <w:rPr>
          <w:rStyle w:val="affffd"/>
          <w:rtl/>
          <w:rPrChange w:id="9366" w:author="מנוע אמוראים" w:date="2026-10-05T16:42:03Z">
            <w:rPr>
              <w:rStyle w:val="afffa"/>
              <w:rtl/>
            </w:rPr>
          </w:rPrChange>
        </w:rPr>
        <w:t xml:space="preserve">ו</w:t>
      </w:r>
      <w:r>
        <w:rPr>
          <w:rStyle w:val="affffd"/>
          <w:rFonts w:hint="cs"/>
          <w:rtl/>
          <w:rPrChange w:id="9367" w:author="מנוע אמוראים" w:date="2026-10-05T16:42:03Z">
            <w:rPr>
              <w:rStyle w:val="afffa"/>
              <w:rFonts w:hint="cs"/>
              <w:rtl/>
            </w:rPr>
          </w:rPrChange>
        </w:rPr>
        <w:t xml:space="preserve">לרי</w:t>
      </w:r>
      <w:r>
        <w:rPr>
          <w:rStyle w:val="affffd"/>
          <w:rtl/>
          <w:rPrChange w:id="9368" w:author="מנוע אמוראים" w:date="2026-10-05T16:42:03Z">
            <w:rPr>
              <w:rStyle w:val="afffa"/>
              <w:rtl/>
            </w:rPr>
          </w:rPrChange>
        </w:rPr>
        <w:t xml:space="preserve">"</w:t>
      </w:r>
      <w:r>
        <w:rPr>
          <w:rStyle w:val="affffd"/>
          <w:rFonts w:hint="cs"/>
          <w:rtl/>
          <w:rPrChange w:id="9369" w:author="מנוע אמוראים" w:date="2026-10-05T16:42:03Z">
            <w:rPr>
              <w:rStyle w:val="afffa"/>
              <w:rFonts w:hint="cs"/>
              <w:rtl/>
            </w:rPr>
          </w:rPrChange>
        </w:rPr>
        <w:t xml:space="preserve">ה</w:t>
      </w:r>
      <w:r w:rsidRPr="005C3FF1">
        <w:rPr>
          <w:rStyle w:val="afffa"/>
          <w:rtl/>
        </w:rPr>
        <w:t>:</w:t>
      </w:r>
      <w:r w:rsidRPr="007435EB">
        <w:rPr>
          <w:rtl/>
        </w:rPr>
        <w:t xml:space="preserve"> לא אמרינן הואיל.</w:t>
      </w:r>
    </w:p>
    <w:p w14:paraId="70EB7473" w14:textId="77777777" w:rsidR="00E8089F" w:rsidRPr="007435EB" w:rsidRDefault="00E8089F" w:rsidP="00E8089F">
      <w:pPr>
        <w:rPr>
          <w:rtl/>
        </w:rPr>
      </w:pPr>
      <w:r>
        <w:rPr>
          <w:rStyle w:val="affffd"/>
          <w:rFonts w:hint="cs"/>
          <w:rtl/>
          <w:rPrChange w:id="9370" w:author="מנוע אמוראים" w:date="2026-10-05T16:42:03Z">
            <w:rPr>
              <w:rFonts w:hint="cs"/>
              <w:rtl/>
            </w:rPr>
          </w:rPrChange>
        </w:rPr>
        <w:t xml:space="preserve">ר</w:t>
      </w:r>
      <w:r>
        <w:rPr>
          <w:rStyle w:val="affffd"/>
          <w:rtl/>
          <w:rPrChange w:id="9371" w:author="מנוע אמוראים" w:date="2026-10-05T16:42:03Z">
            <w:rPr>
              <w:rtl/>
            </w:rPr>
          </w:rPrChange>
        </w:rPr>
        <w:t xml:space="preserve">"</w:t>
      </w:r>
      <w:r>
        <w:rPr>
          <w:rStyle w:val="affffd"/>
          <w:rFonts w:hint="cs"/>
          <w:rtl/>
          <w:rPrChange w:id="9372" w:author="מנוע אמוראים" w:date="2026-10-05T16:42:03Z">
            <w:rPr>
              <w:rFonts w:hint="cs"/>
              <w:rtl/>
            </w:rPr>
          </w:rPrChange>
        </w:rPr>
        <w:t xml:space="preserve">פ</w:t>
      </w:r>
      <w:r w:rsidRPr="007435EB">
        <w:rPr>
          <w:rtl/>
        </w:rPr>
        <w:t xml:space="preserve">: ודילמא, </w:t>
      </w:r>
      <w:r w:rsidRPr="007435EB">
        <w:rPr>
          <w:rFonts w:hint="cs"/>
          <w:rtl/>
        </w:rPr>
        <w:t xml:space="preserve">דווקא </w:t>
      </w:r>
      <w:r w:rsidR="00AB3B38">
        <w:rPr>
          <w:rFonts w:hint="cs"/>
          <w:rtl/>
        </w:rPr>
        <w:t>שם</w:t>
      </w:r>
      <w:r>
        <w:rPr>
          <w:rFonts w:hint="cs"/>
          <w:rtl/>
        </w:rPr>
        <w:t xml:space="preserve"> </w:t>
      </w:r>
      <w:r>
        <w:rPr>
          <w:rStyle w:val="affffd"/>
          <w:rFonts w:hint="cs"/>
          <w:rtl/>
          <w:rPrChange w:id="9373" w:author="מנוע אמוראים" w:date="2026-10-05T16:42:03Z">
            <w:rPr>
              <w:rFonts w:hint="cs"/>
              <w:rtl/>
            </w:rPr>
          </w:rPrChange>
        </w:rPr>
        <w:t xml:space="preserve">לר</w:t>
      </w:r>
      <w:r>
        <w:rPr>
          <w:rStyle w:val="affffd"/>
          <w:rtl/>
          <w:rPrChange w:id="9374" w:author="מנוע אמוראים" w:date="2026-10-05T16:42:03Z">
            <w:rPr>
              <w:rtl/>
            </w:rPr>
          </w:rPrChange>
        </w:rPr>
        <w:t xml:space="preserve">"</w:t>
      </w:r>
      <w:r>
        <w:rPr>
          <w:rStyle w:val="affffd"/>
          <w:rFonts w:hint="cs"/>
          <w:rtl/>
          <w:rPrChange w:id="9375" w:author="מנוע אמוראים" w:date="2026-10-05T16:42:03Z">
            <w:rPr>
              <w:rFonts w:hint="cs"/>
              <w:rtl/>
            </w:rPr>
          </w:rPrChange>
        </w:rPr>
        <w:t xml:space="preserve">א</w:t>
      </w:r>
      <w:r>
        <w:rPr>
          <w:rFonts w:hint="cs"/>
          <w:rtl/>
        </w:rPr>
        <w:t xml:space="preserve"> אמרי</w:t>
      </w:r>
      <w:r w:rsidRPr="007435EB">
        <w:rPr>
          <w:rtl/>
        </w:rPr>
        <w:t>'</w:t>
      </w:r>
      <w:r w:rsidRPr="007435EB">
        <w:rPr>
          <w:rFonts w:hint="cs"/>
          <w:rtl/>
        </w:rPr>
        <w:t xml:space="preserve"> הואיל דבעידנא כל חד דעילי לתנור חזיא לדידה.</w:t>
      </w:r>
    </w:p>
    <w:p w14:paraId="13DF5259" w14:textId="77777777" w:rsidR="00E8089F" w:rsidRPr="007435EB" w:rsidRDefault="00E8089F" w:rsidP="00E8089F">
      <w:pPr>
        <w:rPr>
          <w:rtl/>
        </w:rPr>
      </w:pPr>
      <w:r w:rsidRPr="007435EB">
        <w:rPr>
          <w:rFonts w:ascii="Fb Fontext" w:hAnsi="Fb Fontext" w:hint="cs"/>
          <w:sz w:val="20"/>
          <w:rtl/>
        </w:rPr>
        <w:t xml:space="preserve">אבל </w:t>
      </w:r>
      <w:r w:rsidR="00AB3B38">
        <w:rPr>
          <w:rFonts w:ascii="Fb Fontext" w:hAnsi="Fb Fontext" w:hint="cs"/>
          <w:sz w:val="20"/>
          <w:rtl/>
        </w:rPr>
        <w:t>כאן</w:t>
      </w:r>
      <w:r w:rsidRPr="007435EB">
        <w:rPr>
          <w:rFonts w:ascii="Fb Fontext" w:hAnsi="Fb Fontext" w:hint="cs"/>
          <w:sz w:val="20"/>
          <w:rtl/>
        </w:rPr>
        <w:t xml:space="preserve"> לאורחין חזי ולא לדידיה א</w:t>
      </w:r>
      <w:r w:rsidRPr="007435EB">
        <w:rPr>
          <w:rFonts w:ascii="Fb Fontext" w:hAnsi="Fb Fontext"/>
          <w:sz w:val="20"/>
          <w:rtl/>
        </w:rPr>
        <w:t>"</w:t>
      </w:r>
      <w:r w:rsidRPr="007435EB">
        <w:rPr>
          <w:rFonts w:ascii="Fb Fontext" w:hAnsi="Fb Fontext" w:hint="cs"/>
          <w:sz w:val="20"/>
          <w:rtl/>
        </w:rPr>
        <w:t>כ ה</w:t>
      </w:r>
      <w:r w:rsidRPr="007435EB">
        <w:rPr>
          <w:rFonts w:ascii="Fb Fontext" w:hAnsi="Fb Fontext"/>
          <w:sz w:val="20"/>
          <w:rtl/>
        </w:rPr>
        <w:t>"</w:t>
      </w:r>
      <w:r w:rsidRPr="007435EB">
        <w:rPr>
          <w:rFonts w:ascii="Fb Fontext" w:hAnsi="Fb Fontext" w:hint="cs"/>
          <w:sz w:val="20"/>
          <w:rtl/>
        </w:rPr>
        <w:t>נ לא אמרי</w:t>
      </w:r>
      <w:r w:rsidRPr="007435EB">
        <w:rPr>
          <w:rFonts w:ascii="Fb Fontext" w:hAnsi="Fb Fontext"/>
          <w:sz w:val="20"/>
          <w:rtl/>
        </w:rPr>
        <w:t>'</w:t>
      </w:r>
      <w:r w:rsidRPr="007435EB">
        <w:rPr>
          <w:rFonts w:ascii="Fb Fontext" w:hAnsi="Fb Fontext" w:hint="cs"/>
          <w:sz w:val="20"/>
          <w:rtl/>
        </w:rPr>
        <w:t xml:space="preserve"> הואיל.</w:t>
      </w:r>
    </w:p>
    <w:p w14:paraId="7966C977" w14:textId="77777777" w:rsidR="00E8089F" w:rsidRPr="007435EB" w:rsidRDefault="00E8089F" w:rsidP="00E8089F">
      <w:pPr>
        <w:rPr>
          <w:rtl/>
        </w:rPr>
      </w:pPr>
      <w:r>
        <w:rPr>
          <w:rStyle w:val="affffd"/>
          <w:rFonts w:ascii="Fb Fontext" w:hAnsi="Fb Fontext" w:hint="cs"/>
          <w:rtl/>
          <w:rPrChange w:id="9376" w:author="מנוע אמוראים" w:date="2026-10-05T16:42:03Z">
            <w:rPr>
              <w:rFonts w:ascii="Fb Fontext" w:hAnsi="Fb Fontext" w:hint="cs"/>
              <w:rtl/>
            </w:rPr>
          </w:rPrChange>
        </w:rPr>
        <w:t xml:space="preserve">רשבדר</w:t>
      </w:r>
      <w:r>
        <w:rPr>
          <w:rStyle w:val="affffd"/>
          <w:rFonts w:ascii="Fb Fontext" w:hAnsi="Fb Fontext"/>
          <w:rtl/>
          <w:rPrChange w:id="9377" w:author="מנוע אמוראים" w:date="2026-10-05T16:42:03Z">
            <w:rPr>
              <w:rFonts w:ascii="Fb Fontext" w:hAnsi="Fb Fontext"/>
              <w:rtl/>
            </w:rPr>
          </w:rPrChange>
        </w:rPr>
        <w:t xml:space="preserve">"</w:t>
      </w:r>
      <w:r>
        <w:rPr>
          <w:rStyle w:val="affffd"/>
          <w:rFonts w:ascii="Fb Fontext" w:hAnsi="Fb Fontext" w:hint="cs"/>
          <w:rtl/>
          <w:rPrChange w:id="9378" w:author="מנוע אמוראים" w:date="2026-10-05T16:42:03Z">
            <w:rPr>
              <w:rFonts w:ascii="Fb Fontext" w:hAnsi="Fb Fontext" w:hint="cs"/>
              <w:rtl/>
            </w:rPr>
          </w:rPrChange>
        </w:rPr>
        <w:t xml:space="preserve">א</w:t>
      </w:r>
      <w:r w:rsidRPr="007435EB">
        <w:rPr>
          <w:rFonts w:ascii="Fb Fontext" w:hAnsi="Fb Fontext"/>
          <w:rtl/>
        </w:rPr>
        <w:t xml:space="preserve">: </w:t>
      </w:r>
      <w:r w:rsidRPr="007435EB">
        <w:rPr>
          <w:rFonts w:ascii="Fb Fontext" w:hAnsi="Fb Fontext" w:hint="cs"/>
          <w:rtl/>
        </w:rPr>
        <w:t xml:space="preserve">דווקא </w:t>
      </w:r>
      <w:r w:rsidR="00AB3B38">
        <w:rPr>
          <w:rFonts w:ascii="Fb Fontext" w:hAnsi="Fb Fontext" w:hint="cs"/>
          <w:rtl/>
        </w:rPr>
        <w:t>שם</w:t>
      </w:r>
      <w:r>
        <w:rPr>
          <w:rFonts w:ascii="Fb Fontext" w:hAnsi="Fb Fontext" w:hint="cs"/>
          <w:rtl/>
        </w:rPr>
        <w:t xml:space="preserve"> </w:t>
      </w:r>
      <w:r>
        <w:rPr>
          <w:rStyle w:val="affffd"/>
          <w:rFonts w:ascii="Fb Fontext" w:hAnsi="Fb Fontext" w:hint="cs"/>
          <w:rtl/>
          <w:rPrChange w:id="9379" w:author="מנוע אמוראים" w:date="2026-10-05T16:42:03Z">
            <w:rPr>
              <w:rFonts w:ascii="Fb Fontext" w:hAnsi="Fb Fontext" w:hint="cs"/>
              <w:rtl/>
            </w:rPr>
          </w:rPrChange>
        </w:rPr>
        <w:t xml:space="preserve">לרי</w:t>
      </w:r>
      <w:r>
        <w:rPr>
          <w:rStyle w:val="affffd"/>
          <w:rFonts w:ascii="Fb Fontext" w:hAnsi="Fb Fontext"/>
          <w:rtl/>
          <w:rPrChange w:id="9380" w:author="מנוע אמוראים" w:date="2026-10-05T16:42:03Z">
            <w:rPr>
              <w:rFonts w:ascii="Fb Fontext" w:hAnsi="Fb Fontext"/>
              <w:rtl/>
            </w:rPr>
          </w:rPrChange>
        </w:rPr>
        <w:t xml:space="preserve">"</w:t>
      </w:r>
      <w:r>
        <w:rPr>
          <w:rStyle w:val="affffd"/>
          <w:rFonts w:ascii="Fb Fontext" w:hAnsi="Fb Fontext" w:hint="cs"/>
          <w:rtl/>
          <w:rPrChange w:id="9381" w:author="מנוע אמוראים" w:date="2026-10-05T16:42:03Z">
            <w:rPr>
              <w:rFonts w:ascii="Fb Fontext" w:hAnsi="Fb Fontext" w:hint="cs"/>
              <w:rtl/>
            </w:rPr>
          </w:rPrChange>
        </w:rPr>
        <w:t xml:space="preserve">ה</w:t>
      </w:r>
      <w:r>
        <w:rPr>
          <w:rFonts w:ascii="Fb Fontext" w:hAnsi="Fb Fontext" w:hint="cs"/>
          <w:rtl/>
        </w:rPr>
        <w:t xml:space="preserve"> </w:t>
      </w:r>
      <w:r w:rsidRPr="007435EB">
        <w:rPr>
          <w:rFonts w:ascii="Fb Fontext" w:hAnsi="Fb Fontext"/>
          <w:rtl/>
        </w:rPr>
        <w:t>לא אמרינן הואיל דאיכא חד דלא חזיא</w:t>
      </w:r>
      <w:r w:rsidRPr="007435EB">
        <w:rPr>
          <w:rFonts w:ascii="Fb Fontext" w:hAnsi="Fb Fontext" w:hint="cs"/>
          <w:rtl/>
        </w:rPr>
        <w:t xml:space="preserve"> </w:t>
      </w:r>
      <w:r w:rsidRPr="007435EB">
        <w:rPr>
          <w:rFonts w:ascii="Fb Fontext" w:hAnsi="Fb Fontext"/>
          <w:rtl/>
        </w:rPr>
        <w:t>לדידיה ולא לאורחין.</w:t>
      </w:r>
    </w:p>
    <w:p w14:paraId="774BCFB7" w14:textId="77777777" w:rsidR="00E8089F" w:rsidRPr="007435EB" w:rsidRDefault="00E8089F" w:rsidP="00E8089F">
      <w:pPr>
        <w:rPr>
          <w:rtl/>
        </w:rPr>
      </w:pPr>
      <w:r w:rsidRPr="007435EB">
        <w:rPr>
          <w:rFonts w:ascii="Fb Fontext" w:hAnsi="Fb Fontext"/>
          <w:sz w:val="20"/>
          <w:rtl/>
        </w:rPr>
        <w:t xml:space="preserve">אבל </w:t>
      </w:r>
      <w:r w:rsidR="00AB3B38">
        <w:rPr>
          <w:rFonts w:ascii="Fb Fontext" w:hAnsi="Fb Fontext"/>
          <w:sz w:val="20"/>
          <w:rtl/>
        </w:rPr>
        <w:t>כאן</w:t>
      </w:r>
      <w:r w:rsidRPr="007435EB">
        <w:rPr>
          <w:rFonts w:ascii="Fb Fontext" w:hAnsi="Fb Fontext"/>
          <w:sz w:val="20"/>
          <w:rtl/>
        </w:rPr>
        <w:t>, דחזי לאורחין - אימא ה"</w:t>
      </w:r>
      <w:r w:rsidRPr="007435EB">
        <w:rPr>
          <w:rFonts w:ascii="Fb Fontext" w:hAnsi="Fb Fontext" w:hint="cs"/>
          <w:sz w:val="20"/>
          <w:rtl/>
        </w:rPr>
        <w:t xml:space="preserve">נ </w:t>
      </w:r>
      <w:r w:rsidRPr="007435EB">
        <w:rPr>
          <w:rFonts w:ascii="Fb Fontext" w:hAnsi="Fb Fontext"/>
          <w:sz w:val="20"/>
          <w:rtl/>
        </w:rPr>
        <w:t>אמרינן הואיל.</w:t>
      </w:r>
    </w:p>
    <w:p w14:paraId="326C987E" w14:textId="77777777" w:rsidR="00E8089F" w:rsidRPr="007435EB" w:rsidRDefault="00E8089F" w:rsidP="00E8089F">
      <w:pPr>
        <w:rPr>
          <w:rtl/>
        </w:rPr>
      </w:pPr>
      <w:r>
        <w:rPr>
          <w:rFonts w:ascii="Fb Fontext" w:hAnsi="Fb Fontext"/>
          <w:rtl/>
        </w:rPr>
        <w:t xml:space="preserve">אמרוה [רבנן] קמיה </w:t>
      </w:r>
      <w:r>
        <w:rPr>
          <w:rStyle w:val="affffd"/>
          <w:rFonts w:ascii="Fb Fontext" w:hAnsi="Fb Fontext"/>
          <w:rtl/>
          <w:rPrChange w:id="9382" w:author="מנוע אמוראים" w:date="2026-10-05T16:42:03Z">
            <w:rPr>
              <w:rFonts w:ascii="Fb Fontext" w:hAnsi="Fb Fontext"/>
              <w:rtl/>
            </w:rPr>
          </w:rPrChange>
        </w:rPr>
        <w:t xml:space="preserve">דר</w:t>
      </w:r>
      <w:r>
        <w:rPr>
          <w:rStyle w:val="affffd"/>
          <w:rFonts w:ascii="Fb Fontext" w:hAnsi="Fb Fontext" w:hint="cs"/>
          <w:rtl/>
          <w:rPrChange w:id="9383" w:author="מנוע אמוראים" w:date="2026-10-05T16:42:03Z">
            <w:rPr>
              <w:rFonts w:ascii="Fb Fontext" w:hAnsi="Fb Fontext" w:hint="cs"/>
              <w:rtl/>
            </w:rPr>
          </w:rPrChange>
        </w:rPr>
        <w:t xml:space="preserve">י</w:t>
      </w:r>
      <w:r>
        <w:rPr>
          <w:rStyle w:val="affffd"/>
          <w:rFonts w:ascii="Fb Fontext" w:hAnsi="Fb Fontext"/>
          <w:rtl/>
          <w:rPrChange w:id="9384" w:author="מנוע אמוראים" w:date="2026-10-05T16:42:03Z">
            <w:rPr>
              <w:rFonts w:ascii="Fb Fontext" w:hAnsi="Fb Fontext"/>
              <w:rtl/>
            </w:rPr>
          </w:rPrChange>
        </w:rPr>
        <w:t xml:space="preserve">"</w:t>
      </w:r>
      <w:r>
        <w:rPr>
          <w:rStyle w:val="affffd"/>
          <w:rFonts w:ascii="Fb Fontext" w:hAnsi="Fb Fontext" w:hint="cs"/>
          <w:rtl/>
          <w:rPrChange w:id="9385" w:author="מנוע אמוראים" w:date="2026-10-05T16:42:03Z">
            <w:rPr>
              <w:rFonts w:ascii="Fb Fontext" w:hAnsi="Fb Fontext" w:hint="cs"/>
              <w:rtl/>
            </w:rPr>
          </w:rPrChange>
        </w:rPr>
        <w:t xml:space="preserve">ר</w:t>
      </w:r>
      <w:r>
        <w:rPr>
          <w:rFonts w:ascii="Fb Fontext" w:hAnsi="Fb Fontext" w:hint="cs"/>
          <w:rtl/>
        </w:rPr>
        <w:t xml:space="preserve"> </w:t>
      </w:r>
      <w:r>
        <w:rPr>
          <w:rStyle w:val="affffd"/>
          <w:rFonts w:ascii="Fb Fontext" w:hAnsi="Fb Fontext" w:hint="cs"/>
          <w:rtl/>
          <w:rPrChange w:id="9386" w:author="מנוע אמוראים" w:date="2026-10-05T16:42:03Z">
            <w:rPr>
              <w:rFonts w:ascii="Fb Fontext" w:hAnsi="Fb Fontext" w:hint="cs"/>
              <w:rtl/>
            </w:rPr>
          </w:rPrChange>
        </w:rPr>
        <w:t xml:space="preserve">ור</w:t>
      </w:r>
      <w:r>
        <w:rPr>
          <w:rStyle w:val="affffd"/>
          <w:rFonts w:ascii="Fb Fontext" w:hAnsi="Fb Fontext"/>
          <w:rtl/>
          <w:rPrChange w:id="9387" w:author="מנוע אמוראים" w:date="2026-10-05T16:42:03Z">
            <w:rPr>
              <w:rFonts w:ascii="Fb Fontext" w:hAnsi="Fb Fontext"/>
              <w:rtl/>
            </w:rPr>
          </w:rPrChange>
        </w:rPr>
        <w:t xml:space="preserve">"</w:t>
      </w:r>
      <w:r>
        <w:rPr>
          <w:rStyle w:val="affffd"/>
          <w:rFonts w:ascii="Fb Fontext" w:hAnsi="Fb Fontext" w:hint="cs"/>
          <w:rtl/>
          <w:rPrChange w:id="9388" w:author="מנוע אמוראים" w:date="2026-10-05T16:42:03Z">
            <w:rPr>
              <w:rFonts w:ascii="Fb Fontext" w:hAnsi="Fb Fontext" w:hint="cs"/>
              <w:rtl/>
            </w:rPr>
          </w:rPrChange>
        </w:rPr>
        <w:t xml:space="preserve">ז</w:t>
      </w:r>
      <w:r w:rsidRPr="007435EB">
        <w:rPr>
          <w:rFonts w:ascii="Fb Fontext" w:hAnsi="Fb Fontext"/>
          <w:rtl/>
        </w:rPr>
        <w:t>. רבי ירמיה קיבלה, רבי זירא לא קיבלה.</w:t>
      </w:r>
    </w:p>
    <w:p w14:paraId="0B22DABD" w14:textId="77777777" w:rsidR="00E8089F" w:rsidRPr="007435EB" w:rsidRDefault="00E8089F" w:rsidP="00E8089F">
      <w:pPr>
        <w:rPr>
          <w:rtl/>
        </w:rPr>
      </w:pPr>
      <w:r>
        <w:rPr>
          <w:rFonts w:ascii="Fb Fontext" w:hAnsi="Fb Fontext" w:hint="cs"/>
          <w:sz w:val="20"/>
          <w:rtl/>
        </w:rPr>
        <w:t xml:space="preserve">ואמר </w:t>
      </w:r>
      <w:r>
        <w:rPr>
          <w:rStyle w:val="affffd"/>
          <w:rFonts w:ascii="Fb Fontext" w:hAnsi="Fb Fontext" w:hint="cs"/>
          <w:sz w:val="20"/>
          <w:rtl/>
          <w:rPrChange w:id="9389" w:author="מנוע אמוראים" w:date="2026-10-05T16:42:03Z">
            <w:rPr>
              <w:rFonts w:ascii="Fb Fontext" w:hAnsi="Fb Fontext" w:hint="cs"/>
              <w:sz w:val="20"/>
              <w:rtl/>
            </w:rPr>
          </w:rPrChange>
        </w:rPr>
        <w:t xml:space="preserve">ר</w:t>
      </w:r>
      <w:r>
        <w:rPr>
          <w:rStyle w:val="affffd"/>
          <w:rFonts w:ascii="Fb Fontext" w:hAnsi="Fb Fontext"/>
          <w:sz w:val="20"/>
          <w:rtl/>
          <w:rPrChange w:id="9390" w:author="מנוע אמוראים" w:date="2026-10-05T16:42:03Z">
            <w:rPr>
              <w:rFonts w:ascii="Fb Fontext" w:hAnsi="Fb Fontext"/>
              <w:sz w:val="20"/>
              <w:rtl/>
            </w:rPr>
          </w:rPrChange>
        </w:rPr>
        <w:t xml:space="preserve">"</w:t>
      </w:r>
      <w:r>
        <w:rPr>
          <w:rStyle w:val="affffd"/>
          <w:rFonts w:ascii="Fb Fontext" w:hAnsi="Fb Fontext" w:hint="cs"/>
          <w:sz w:val="20"/>
          <w:rtl/>
          <w:rPrChange w:id="9391" w:author="מנוע אמוראים" w:date="2026-10-05T16:42:03Z">
            <w:rPr>
              <w:rFonts w:ascii="Fb Fontext" w:hAnsi="Fb Fontext" w:hint="cs"/>
              <w:sz w:val="20"/>
              <w:rtl/>
            </w:rPr>
          </w:rPrChange>
        </w:rPr>
        <w:t xml:space="preserve">יר</w:t>
      </w:r>
      <w:r>
        <w:rPr>
          <w:rFonts w:ascii="Fb Fontext" w:hAnsi="Fb Fontext" w:hint="cs"/>
          <w:sz w:val="20"/>
          <w:rtl/>
        </w:rPr>
        <w:t xml:space="preserve"> </w:t>
      </w:r>
      <w:r>
        <w:rPr>
          <w:rStyle w:val="affffd"/>
          <w:rFonts w:ascii="Fb Fontext" w:hAnsi="Fb Fontext" w:hint="cs"/>
          <w:sz w:val="20"/>
          <w:rtl/>
          <w:rPrChange w:id="9392" w:author="מנוע אמוראים" w:date="2026-10-05T16:42:03Z">
            <w:rPr>
              <w:rFonts w:ascii="Fb Fontext" w:hAnsi="Fb Fontext" w:hint="cs"/>
              <w:sz w:val="20"/>
              <w:rtl/>
            </w:rPr>
          </w:rPrChange>
        </w:rPr>
        <w:t xml:space="preserve">לר</w:t>
      </w:r>
      <w:r>
        <w:rPr>
          <w:rStyle w:val="affffd"/>
          <w:rFonts w:ascii="Fb Fontext" w:hAnsi="Fb Fontext"/>
          <w:sz w:val="20"/>
          <w:rtl/>
          <w:rPrChange w:id="9393" w:author="מנוע אמוראים" w:date="2026-10-05T16:42:03Z">
            <w:rPr>
              <w:rFonts w:ascii="Fb Fontext" w:hAnsi="Fb Fontext"/>
              <w:sz w:val="20"/>
              <w:rtl/>
            </w:rPr>
          </w:rPrChange>
        </w:rPr>
        <w:t xml:space="preserve">"</w:t>
      </w:r>
      <w:r>
        <w:rPr>
          <w:rStyle w:val="affffd"/>
          <w:rFonts w:ascii="Fb Fontext" w:hAnsi="Fb Fontext" w:hint="cs"/>
          <w:sz w:val="20"/>
          <w:rtl/>
          <w:rPrChange w:id="9394" w:author="מנוע אמוראים" w:date="2026-10-05T16:42:03Z">
            <w:rPr>
              <w:rFonts w:ascii="Fb Fontext" w:hAnsi="Fb Fontext" w:hint="cs"/>
              <w:sz w:val="20"/>
              <w:rtl/>
            </w:rPr>
          </w:rPrChange>
        </w:rPr>
        <w:t xml:space="preserve">ז</w:t>
      </w:r>
      <w:r>
        <w:rPr>
          <w:rFonts w:ascii="Fb Fontext" w:hAnsi="Fb Fontext" w:hint="cs"/>
          <w:sz w:val="20"/>
          <w:rtl/>
        </w:rPr>
        <w:t xml:space="preserve">: שהתקשה כמה שנים במה חלקו </w:t>
      </w:r>
      <w:r>
        <w:rPr>
          <w:rStyle w:val="affffd"/>
          <w:rFonts w:ascii="Fb Fontext" w:hAnsi="Fb Fontext" w:hint="cs"/>
          <w:sz w:val="20"/>
          <w:rtl/>
          <w:rPrChange w:id="9395" w:author="מנוע אמוראים" w:date="2026-10-05T16:42:03Z">
            <w:rPr>
              <w:rFonts w:ascii="Fb Fontext" w:hAnsi="Fb Fontext" w:hint="cs"/>
              <w:sz w:val="20"/>
              <w:rtl/>
            </w:rPr>
          </w:rPrChange>
        </w:rPr>
        <w:t xml:space="preserve">ר</w:t>
      </w:r>
      <w:r>
        <w:rPr>
          <w:rStyle w:val="affffd"/>
          <w:rFonts w:ascii="Fb Fontext" w:hAnsi="Fb Fontext"/>
          <w:sz w:val="20"/>
          <w:rtl/>
          <w:rPrChange w:id="9396" w:author="מנוע אמוראים" w:date="2026-10-05T16:42:03Z">
            <w:rPr>
              <w:rFonts w:ascii="Fb Fontext" w:hAnsi="Fb Fontext"/>
              <w:sz w:val="20"/>
              <w:rtl/>
            </w:rPr>
          </w:rPrChange>
        </w:rPr>
        <w:t xml:space="preserve">"</w:t>
      </w:r>
      <w:r>
        <w:rPr>
          <w:rStyle w:val="affffd"/>
          <w:rFonts w:ascii="Fb Fontext" w:hAnsi="Fb Fontext" w:hint="cs"/>
          <w:sz w:val="20"/>
          <w:rtl/>
          <w:rPrChange w:id="9397" w:author="מנוע אמוראים" w:date="2026-10-05T16:42:03Z">
            <w:rPr>
              <w:rFonts w:ascii="Fb Fontext" w:hAnsi="Fb Fontext" w:hint="cs"/>
              <w:sz w:val="20"/>
              <w:rtl/>
            </w:rPr>
          </w:rPrChange>
        </w:rPr>
        <w:t xml:space="preserve">א</w:t>
      </w:r>
      <w:r>
        <w:rPr>
          <w:rFonts w:ascii="Fb Fontext" w:hAnsi="Fb Fontext" w:hint="cs"/>
          <w:sz w:val="20"/>
          <w:rtl/>
        </w:rPr>
        <w:t xml:space="preserve"> </w:t>
      </w:r>
      <w:r>
        <w:rPr>
          <w:rStyle w:val="affffd"/>
          <w:rFonts w:ascii="Fb Fontext" w:hAnsi="Fb Fontext" w:hint="cs"/>
          <w:sz w:val="20"/>
          <w:rtl/>
          <w:rPrChange w:id="9398" w:author="מנוע אמוראים" w:date="2026-10-05T16:42:03Z">
            <w:rPr>
              <w:rFonts w:ascii="Fb Fontext" w:hAnsi="Fb Fontext" w:hint="cs"/>
              <w:sz w:val="20"/>
              <w:rtl/>
            </w:rPr>
          </w:rPrChange>
        </w:rPr>
        <w:t xml:space="preserve">ורי</w:t>
      </w:r>
      <w:r>
        <w:rPr>
          <w:rStyle w:val="affffd"/>
          <w:rFonts w:ascii="Fb Fontext" w:hAnsi="Fb Fontext"/>
          <w:sz w:val="20"/>
          <w:rtl/>
          <w:rPrChange w:id="9399" w:author="מנוע אמוראים" w:date="2026-10-05T16:42:03Z">
            <w:rPr>
              <w:rFonts w:ascii="Fb Fontext" w:hAnsi="Fb Fontext"/>
              <w:sz w:val="20"/>
              <w:rtl/>
            </w:rPr>
          </w:rPrChange>
        </w:rPr>
        <w:t xml:space="preserve">"</w:t>
      </w:r>
      <w:r>
        <w:rPr>
          <w:rStyle w:val="affffd"/>
          <w:rFonts w:ascii="Fb Fontext" w:hAnsi="Fb Fontext" w:hint="cs"/>
          <w:sz w:val="20"/>
          <w:rtl/>
          <w:rPrChange w:id="9400" w:author="מנוע אמוראים" w:date="2026-10-05T16:42:03Z">
            <w:rPr>
              <w:rFonts w:ascii="Fb Fontext" w:hAnsi="Fb Fontext" w:hint="cs"/>
              <w:sz w:val="20"/>
              <w:rtl/>
            </w:rPr>
          </w:rPrChange>
        </w:rPr>
        <w:t xml:space="preserve">ה</w:t>
      </w:r>
      <w:r>
        <w:rPr>
          <w:rFonts w:ascii="Fb Fontext" w:hAnsi="Fb Fontext" w:hint="cs"/>
          <w:sz w:val="20"/>
          <w:rtl/>
        </w:rPr>
        <w:t xml:space="preserve"> ועכשיו שאומרים בשם גברא רבה למה שלא נקבל</w:t>
      </w:r>
      <w:r w:rsidRPr="007435EB">
        <w:rPr>
          <w:rFonts w:ascii="Fb Fontext" w:hAnsi="Fb Fontext"/>
          <w:sz w:val="20"/>
          <w:rtl/>
        </w:rPr>
        <w:t>.</w:t>
      </w:r>
    </w:p>
    <w:p w14:paraId="532E4AA4" w14:textId="77777777" w:rsidR="00E8089F" w:rsidRPr="007435EB" w:rsidRDefault="00E8089F" w:rsidP="00E8089F">
      <w:pPr>
        <w:rPr>
          <w:rtl/>
        </w:rPr>
      </w:pPr>
      <w:r>
        <w:rPr>
          <w:rFonts w:ascii="Fb Fontext" w:hAnsi="Fb Fontext" w:hint="cs"/>
          <w:rtl/>
        </w:rPr>
        <w:t xml:space="preserve">וענהו </w:t>
      </w:r>
      <w:r>
        <w:rPr>
          <w:rStyle w:val="affffd"/>
          <w:rFonts w:ascii="Fb Fontext" w:hAnsi="Fb Fontext" w:hint="cs"/>
          <w:rtl/>
          <w:rPrChange w:id="9401" w:author="מנוע אמוראים" w:date="2026-10-05T16:42:03Z">
            <w:rPr>
              <w:rFonts w:ascii="Fb Fontext" w:hAnsi="Fb Fontext" w:hint="cs"/>
              <w:rtl/>
            </w:rPr>
          </w:rPrChange>
        </w:rPr>
        <w:t xml:space="preserve">ר</w:t>
      </w:r>
      <w:r>
        <w:rPr>
          <w:rStyle w:val="affffd"/>
          <w:rFonts w:ascii="Fb Fontext" w:hAnsi="Fb Fontext"/>
          <w:rtl/>
          <w:rPrChange w:id="9402" w:author="מנוע אמוראים" w:date="2026-10-05T16:42:03Z">
            <w:rPr>
              <w:rFonts w:ascii="Fb Fontext" w:hAnsi="Fb Fontext"/>
              <w:rtl/>
            </w:rPr>
          </w:rPrChange>
        </w:rPr>
        <w:t xml:space="preserve">"</w:t>
      </w:r>
      <w:r>
        <w:rPr>
          <w:rStyle w:val="affffd"/>
          <w:rFonts w:ascii="Fb Fontext" w:hAnsi="Fb Fontext" w:hint="cs"/>
          <w:rtl/>
          <w:rPrChange w:id="9403" w:author="מנוע אמוראים" w:date="2026-10-05T16:42:03Z">
            <w:rPr>
              <w:rFonts w:ascii="Fb Fontext" w:hAnsi="Fb Fontext" w:hint="cs"/>
              <w:rtl/>
            </w:rPr>
          </w:rPrChange>
        </w:rPr>
        <w:t xml:space="preserve">ז</w:t>
      </w:r>
      <w:r>
        <w:rPr>
          <w:rFonts w:ascii="Fb Fontext" w:hAnsi="Fb Fontext" w:hint="cs"/>
          <w:rtl/>
        </w:rPr>
        <w:t xml:space="preserve">: דהרי אמר </w:t>
      </w:r>
      <w:r>
        <w:rPr>
          <w:rStyle w:val="affffd"/>
          <w:rFonts w:ascii="Fb Fontext" w:hAnsi="Fb Fontext" w:hint="cs"/>
          <w:rtl/>
          <w:rPrChange w:id="9404" w:author="מנוע אמוראים" w:date="2026-10-05T16:42:03Z">
            <w:rPr>
              <w:rFonts w:ascii="Fb Fontext" w:hAnsi="Fb Fontext" w:hint="cs"/>
              <w:rtl/>
            </w:rPr>
          </w:rPrChange>
        </w:rPr>
        <w:t xml:space="preserve">ר</w:t>
      </w:r>
      <w:r>
        <w:rPr>
          <w:rStyle w:val="affffd"/>
          <w:rFonts w:ascii="Fb Fontext" w:hAnsi="Fb Fontext"/>
          <w:rtl/>
          <w:rPrChange w:id="9405" w:author="מנוע אמוראים" w:date="2026-10-05T16:42:03Z">
            <w:rPr>
              <w:rFonts w:ascii="Fb Fontext" w:hAnsi="Fb Fontext"/>
              <w:rtl/>
            </w:rPr>
          </w:rPrChange>
        </w:rPr>
        <w:t xml:space="preserve">"</w:t>
      </w:r>
      <w:r>
        <w:rPr>
          <w:rStyle w:val="affffd"/>
          <w:rFonts w:ascii="Fb Fontext" w:hAnsi="Fb Fontext" w:hint="cs"/>
          <w:rtl/>
          <w:rPrChange w:id="9406" w:author="מנוע אמוראים" w:date="2026-10-05T16:42:03Z">
            <w:rPr>
              <w:rFonts w:ascii="Fb Fontext" w:hAnsi="Fb Fontext" w:hint="cs"/>
              <w:rtl/>
            </w:rPr>
          </w:rPrChange>
        </w:rPr>
        <w:t xml:space="preserve">יה</w:t>
      </w:r>
      <w:r w:rsidRPr="007435EB">
        <w:rPr>
          <w:rFonts w:ascii="Fb Fontext" w:hAnsi="Fb Fontext"/>
          <w:rtl/>
        </w:rPr>
        <w:t xml:space="preserve">: </w:t>
      </w:r>
      <w:r w:rsidRPr="007435EB">
        <w:rPr>
          <w:rFonts w:ascii="Fb Fontext" w:hAnsi="Fb Fontext" w:hint="cs"/>
          <w:rtl/>
        </w:rPr>
        <w:t>ד</w:t>
      </w:r>
      <w:r w:rsidRPr="007435EB">
        <w:rPr>
          <w:rFonts w:ascii="Fb Fontext" w:hAnsi="Fb Fontext"/>
          <w:rtl/>
        </w:rPr>
        <w:t>לדבריך, הוא עובר משום</w:t>
      </w:r>
      <w:r w:rsidRPr="00AC0CB1">
        <w:rPr>
          <w:rStyle w:val="af2"/>
          <w:rtl/>
        </w:rPr>
        <w:t xml:space="preserve"> </w:t>
      </w:r>
      <w:r w:rsidRPr="00AC0CB1">
        <w:rPr>
          <w:rStyle w:val="af2"/>
          <w:rFonts w:hint="cs"/>
          <w:rtl/>
        </w:rPr>
        <w:t>'</w:t>
      </w:r>
      <w:r w:rsidRPr="00AC0CB1">
        <w:rPr>
          <w:rStyle w:val="af2"/>
          <w:rtl/>
        </w:rPr>
        <w:t>לא תעשה כל מלאכה</w:t>
      </w:r>
      <w:r w:rsidRPr="00AC0CB1">
        <w:rPr>
          <w:rStyle w:val="af2"/>
          <w:rFonts w:hint="cs"/>
          <w:rtl/>
        </w:rPr>
        <w:t>'</w:t>
      </w:r>
      <w:r w:rsidRPr="00AC0CB1">
        <w:rPr>
          <w:rStyle w:val="af2"/>
          <w:rtl/>
        </w:rPr>
        <w:t xml:space="preserve"> </w:t>
      </w:r>
      <w:r w:rsidRPr="007435EB">
        <w:rPr>
          <w:rFonts w:ascii="Fb Fontext" w:hAnsi="Fb Fontext"/>
          <w:rtl/>
        </w:rPr>
        <w:t>ושתיק ליה.</w:t>
      </w:r>
    </w:p>
    <w:p w14:paraId="31F26872" w14:textId="77777777" w:rsidR="00E8089F" w:rsidRPr="007435EB" w:rsidRDefault="00E8089F" w:rsidP="00E8089F">
      <w:pPr>
        <w:rPr>
          <w:rtl/>
        </w:rPr>
      </w:pPr>
      <w:r w:rsidRPr="007435EB">
        <w:rPr>
          <w:rFonts w:hint="cs"/>
          <w:rtl/>
        </w:rPr>
        <w:t xml:space="preserve">ואי בזה </w:t>
      </w:r>
      <w:r w:rsidR="00A01BBB">
        <w:rPr>
          <w:rFonts w:hint="cs"/>
          <w:rtl/>
        </w:rPr>
        <w:t xml:space="preserve">חלקו </w:t>
      </w:r>
      <w:r w:rsidRPr="007435EB">
        <w:rPr>
          <w:rFonts w:hint="cs"/>
          <w:rtl/>
        </w:rPr>
        <w:t>אמאי לא יענהו דטעמו משום הואיל.</w:t>
      </w:r>
    </w:p>
    <w:p w14:paraId="3B9DA259" w14:textId="77777777" w:rsidR="00E8089F" w:rsidRPr="007435EB" w:rsidRDefault="00E8089F" w:rsidP="00E8089F">
      <w:pPr>
        <w:rPr>
          <w:rtl/>
        </w:rPr>
      </w:pPr>
      <w:r>
        <w:rPr>
          <w:rStyle w:val="afffa"/>
          <w:rFonts w:hint="cs"/>
          <w:rtl/>
        </w:rPr>
        <w:t xml:space="preserve">ודחהו </w:t>
      </w:r>
      <w:r>
        <w:rPr>
          <w:rStyle w:val="affffd"/>
          <w:rFonts w:hint="cs"/>
          <w:rtl/>
          <w:rPrChange w:id="9407" w:author="מנוע אמוראים" w:date="2026-10-05T16:42:03Z">
            <w:rPr>
              <w:rStyle w:val="afffa"/>
              <w:rFonts w:hint="cs"/>
              <w:rtl/>
            </w:rPr>
          </w:rPrChange>
        </w:rPr>
        <w:t xml:space="preserve">רי</w:t>
      </w:r>
      <w:r>
        <w:rPr>
          <w:rStyle w:val="affffd"/>
          <w:rtl/>
          <w:rPrChange w:id="9408" w:author="מנוע אמוראים" w:date="2026-10-05T16:42:03Z">
            <w:rPr>
              <w:rStyle w:val="afffa"/>
              <w:rtl/>
            </w:rPr>
          </w:rPrChange>
        </w:rPr>
        <w:t xml:space="preserve">"</w:t>
      </w:r>
      <w:r>
        <w:rPr>
          <w:rStyle w:val="affffd"/>
          <w:rFonts w:hint="cs"/>
          <w:rtl/>
          <w:rPrChange w:id="9409" w:author="מנוע אמוראים" w:date="2026-10-05T16:42:03Z">
            <w:rPr>
              <w:rStyle w:val="afffa"/>
              <w:rFonts w:hint="cs"/>
              <w:rtl/>
            </w:rPr>
          </w:rPrChange>
        </w:rPr>
        <w:t xml:space="preserve">ר</w:t>
      </w:r>
      <w:r w:rsidRPr="007435EB">
        <w:rPr>
          <w:rFonts w:hint="cs"/>
          <w:rtl/>
        </w:rPr>
        <w:t xml:space="preserve"> דלדבריך הך דאר'א ד</w:t>
      </w:r>
      <w:r w:rsidRPr="007435EB">
        <w:rPr>
          <w:rtl/>
        </w:rPr>
        <w:t>הוא עובר משום</w:t>
      </w:r>
      <w:r w:rsidRPr="00AC0CB1">
        <w:rPr>
          <w:rStyle w:val="af2"/>
          <w:rtl/>
        </w:rPr>
        <w:t xml:space="preserve"> </w:t>
      </w:r>
      <w:r w:rsidRPr="00AC0CB1">
        <w:rPr>
          <w:rStyle w:val="af2"/>
          <w:rFonts w:hint="cs"/>
          <w:rtl/>
        </w:rPr>
        <w:t>'</w:t>
      </w:r>
      <w:r w:rsidRPr="00AC0CB1">
        <w:rPr>
          <w:rStyle w:val="af2"/>
          <w:rtl/>
        </w:rPr>
        <w:t>בל יראה ובל ימצא</w:t>
      </w:r>
      <w:r w:rsidRPr="00AC0CB1">
        <w:rPr>
          <w:rStyle w:val="af2"/>
          <w:rFonts w:hint="cs"/>
          <w:rtl/>
        </w:rPr>
        <w:t>'</w:t>
      </w:r>
      <w:r w:rsidRPr="00AC0CB1">
        <w:rPr>
          <w:rStyle w:val="af2"/>
          <w:rtl/>
        </w:rPr>
        <w:t xml:space="preserve"> </w:t>
      </w:r>
      <w:r w:rsidRPr="007435EB">
        <w:rPr>
          <w:rtl/>
        </w:rPr>
        <w:t>ושתיק ליה.</w:t>
      </w:r>
    </w:p>
    <w:p w14:paraId="296A0E5E" w14:textId="77777777" w:rsidR="00E8089F" w:rsidRPr="007435EB" w:rsidRDefault="00E8089F" w:rsidP="00E8089F">
      <w:pPr>
        <w:rPr>
          <w:rtl/>
        </w:rPr>
      </w:pPr>
      <w:r w:rsidRPr="007435EB">
        <w:rPr>
          <w:rFonts w:hint="cs"/>
          <w:rtl/>
        </w:rPr>
        <w:t xml:space="preserve">הלא שם וודאי יענהו ממתני' דלא </w:t>
      </w:r>
      <w:r w:rsidRPr="007435EB">
        <w:rPr>
          <w:rtl/>
        </w:rPr>
        <w:t>זהו חמץ שמוזהרין עליו משום בל יראה ובל ימצא.</w:t>
      </w:r>
    </w:p>
    <w:p w14:paraId="64B60469" w14:textId="77777777" w:rsidR="00E8089F" w:rsidRPr="007435EB" w:rsidRDefault="00E8089F" w:rsidP="00E8089F">
      <w:pPr>
        <w:rPr>
          <w:rtl/>
        </w:rPr>
      </w:pPr>
      <w:r w:rsidRPr="007435EB">
        <w:rPr>
          <w:rtl/>
        </w:rPr>
        <w:t>אלא: שתיק ליה בברייתא, ומהדר ליה במתניתין.</w:t>
      </w:r>
    </w:p>
    <w:p w14:paraId="35D42F4C" w14:textId="77777777" w:rsidR="00E8089F" w:rsidRPr="007435EB" w:rsidRDefault="00E8089F" w:rsidP="00E8089F">
      <w:pPr>
        <w:rPr>
          <w:rtl/>
        </w:rPr>
      </w:pPr>
      <w:r w:rsidRPr="007435EB">
        <w:rPr>
          <w:rtl/>
        </w:rPr>
        <w:t>הכי נמי אימור: שתיק ליה במתניתין, ואהדר ליה במכילתא אחריתי.</w:t>
      </w:r>
    </w:p>
    <w:p w14:paraId="282759D1" w14:textId="77777777" w:rsidR="00E8089F" w:rsidRPr="007435EB" w:rsidRDefault="00E8089F" w:rsidP="00E8089F">
      <w:pPr>
        <w:rPr>
          <w:rtl/>
        </w:rPr>
      </w:pPr>
      <w:r w:rsidRPr="007435EB">
        <w:rPr>
          <w:rtl/>
        </w:rPr>
        <w:t>תניא, רבי אומר: הלכה כרבי אליעזר, ורבי יצחק אמר: הלכה כבן בתירא.</w:t>
      </w:r>
    </w:p>
    <w:p w14:paraId="08AD6D4A" w14:textId="20D4E8C6" w:rsidR="00E8089F" w:rsidRPr="007435EB" w:rsidRDefault="00F47631" w:rsidP="00F47631">
      <w:pPr>
        <w:pStyle w:val="affd"/>
        <w:rPr>
          <w:bCs/>
          <w:rtl/>
        </w:rPr>
      </w:pPr>
      <w:r>
        <w:rPr>
          <w:rFonts w:hint="cs"/>
          <w:rtl/>
        </w:rPr>
        <w:t>***</w:t>
      </w:r>
    </w:p>
    <w:p w14:paraId="00465281" w14:textId="77777777" w:rsidR="00E8089F" w:rsidRPr="007435EB" w:rsidRDefault="00E8089F" w:rsidP="005C3FF1">
      <w:pPr>
        <w:pStyle w:val="afff"/>
        <w:framePr w:wrap="around"/>
        <w:rPr>
          <w:rtl/>
        </w:rPr>
      </w:pPr>
      <w:r w:rsidRPr="007435EB">
        <w:rPr>
          <w:rFonts w:hint="cs"/>
          <w:rtl/>
        </w:rPr>
        <w:t>מח.</w:t>
      </w:r>
    </w:p>
    <w:p w14:paraId="24D7CF32" w14:textId="77777777" w:rsidR="00E8089F" w:rsidRPr="005C3FF1" w:rsidRDefault="00E8089F" w:rsidP="00E8089F">
      <w:pPr>
        <w:rPr>
          <w:rStyle w:val="afffa"/>
          <w:rtl/>
        </w:rPr>
      </w:pPr>
      <w:r w:rsidRPr="005C3FF1">
        <w:rPr>
          <w:rStyle w:val="afffa"/>
          <w:rtl/>
        </w:rPr>
        <w:t>וכמה שיעור עיסה?</w:t>
      </w:r>
    </w:p>
    <w:p w14:paraId="06346AB7" w14:textId="5BB8E9B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רישבשריב</w:t>
      </w:r>
      <w:r w:rsidR="00E8089F" w:rsidRPr="007435EB">
        <w:rPr>
          <w:rtl/>
        </w:rPr>
        <w:t>"</w:t>
      </w:r>
      <w:r w:rsidR="00E8089F" w:rsidRPr="007435EB">
        <w:rPr>
          <w:rFonts w:hint="cs"/>
          <w:rtl/>
        </w:rPr>
        <w:t>ב</w:t>
      </w:r>
      <w:r w:rsidR="00E8089F" w:rsidRPr="007435EB">
        <w:rPr>
          <w:rtl/>
        </w:rPr>
        <w:t>: בחיטין</w:t>
      </w:r>
      <w:r w:rsidR="00E8089F" w:rsidRPr="007435EB">
        <w:rPr>
          <w:rFonts w:hint="cs"/>
          <w:rtl/>
        </w:rPr>
        <w:t xml:space="preserve"> [במעלייתא] </w:t>
      </w:r>
      <w:r w:rsidR="00E8089F" w:rsidRPr="007435EB">
        <w:rPr>
          <w:rtl/>
        </w:rPr>
        <w:t>- קבין, ובשעורין - שלשת קבין.</w:t>
      </w:r>
    </w:p>
    <w:p w14:paraId="23EE9D2A" w14:textId="77777777" w:rsidR="00E8089F" w:rsidRPr="007435EB" w:rsidRDefault="00E8089F" w:rsidP="00E8089F">
      <w:pPr>
        <w:rPr>
          <w:rtl/>
        </w:rPr>
      </w:pPr>
      <w:r>
        <w:rPr>
          <w:rStyle w:val="affffd"/>
          <w:rFonts w:hint="cs"/>
          <w:rtl/>
          <w:rPrChange w:id="9410" w:author="מנוע אמוראים" w:date="2026-10-05T16:42:03Z">
            <w:rPr>
              <w:rFonts w:hint="cs"/>
              <w:rtl/>
            </w:rPr>
          </w:rPrChange>
        </w:rPr>
        <w:t xml:space="preserve">ר</w:t>
      </w:r>
      <w:r>
        <w:rPr>
          <w:rStyle w:val="affffd"/>
          <w:rtl/>
          <w:rPrChange w:id="9411" w:author="מנוע אמוראים" w:date="2026-10-05T16:42:03Z">
            <w:rPr>
              <w:rtl/>
            </w:rPr>
          </w:rPrChange>
        </w:rPr>
        <w:t xml:space="preserve">"</w:t>
      </w:r>
      <w:r>
        <w:rPr>
          <w:rStyle w:val="affffd"/>
          <w:rFonts w:hint="cs"/>
          <w:rtl/>
          <w:rPrChange w:id="9412" w:author="מנוע אמוראים" w:date="2026-10-05T16:42:03Z">
            <w:rPr>
              <w:rFonts w:hint="cs"/>
              <w:rtl/>
            </w:rPr>
          </w:rPrChange>
        </w:rPr>
        <w:t xml:space="preserve">נ</w:t>
      </w:r>
      <w:r>
        <w:rPr>
          <w:rFonts w:hint="cs"/>
          <w:rtl/>
        </w:rPr>
        <w:t xml:space="preserve"> </w:t>
      </w:r>
      <w:r>
        <w:rPr>
          <w:rStyle w:val="affffd"/>
          <w:rFonts w:hint="cs"/>
          <w:rtl/>
          <w:rPrChange w:id="9413" w:author="מנוע אמוראים" w:date="2026-10-05T16:42:03Z">
            <w:rPr>
              <w:rFonts w:hint="cs"/>
              <w:rtl/>
            </w:rPr>
          </w:rPrChange>
        </w:rPr>
        <w:t xml:space="preserve">מר</w:t>
      </w:r>
      <w:r>
        <w:rPr>
          <w:rStyle w:val="affffd"/>
          <w:rtl/>
          <w:rPrChange w:id="9414" w:author="מנוע אמוראים" w:date="2026-10-05T16:42:03Z">
            <w:rPr>
              <w:rtl/>
            </w:rPr>
          </w:rPrChange>
        </w:rPr>
        <w:t xml:space="preserve">"</w:t>
      </w:r>
      <w:r>
        <w:rPr>
          <w:rStyle w:val="affffd"/>
          <w:rFonts w:hint="cs"/>
          <w:rtl/>
          <w:rPrChange w:id="9415" w:author="מנוע אמוראים" w:date="2026-10-05T16:42:03Z">
            <w:rPr>
              <w:rFonts w:hint="cs"/>
              <w:rtl/>
            </w:rPr>
          </w:rPrChange>
        </w:rPr>
        <w:t xml:space="preserve">א</w:t>
      </w:r>
      <w:r w:rsidRPr="007435EB">
        <w:rPr>
          <w:rtl/>
        </w:rPr>
        <w:t>: חילוף הדברים.</w:t>
      </w:r>
    </w:p>
    <w:p w14:paraId="14100DF5" w14:textId="77777777" w:rsidR="00E8089F" w:rsidRPr="007435EB" w:rsidRDefault="00E8089F" w:rsidP="00E8089F">
      <w:pPr>
        <w:rPr>
          <w:rtl/>
        </w:rPr>
      </w:pPr>
      <w:r w:rsidRPr="00F46A1C">
        <w:rPr>
          <w:rStyle w:val="affffd"/>
          <w:rFonts w:hint="cs"/>
          <w:rtl/>
        </w:rPr>
        <w:t>והך</w:t>
      </w:r>
      <w:r>
        <w:rPr>
          <w:rFonts w:ascii="Fb Fontext" w:hAnsi="Fb Fontext" w:hint="cs"/>
          <w:sz w:val="20"/>
          <w:rtl/>
        </w:rPr>
        <w:t xml:space="preserve"> </w:t>
      </w:r>
      <w:r>
        <w:rPr>
          <w:rStyle w:val="affffd"/>
          <w:rFonts w:ascii="Fb Fontext" w:hAnsi="Fb Fontext" w:hint="cs"/>
          <w:sz w:val="20"/>
          <w:rtl/>
          <w:rPrChange w:id="9416" w:author="מנוע אמוראים" w:date="2026-10-05T16:42:03Z">
            <w:rPr>
              <w:rFonts w:ascii="Fb Fontext" w:hAnsi="Fb Fontext" w:hint="cs"/>
              <w:sz w:val="20"/>
              <w:rtl/>
            </w:rPr>
          </w:rPrChange>
        </w:rPr>
        <w:t xml:space="preserve">דריבשריב</w:t>
      </w:r>
      <w:r>
        <w:rPr>
          <w:rStyle w:val="affffd"/>
          <w:rFonts w:ascii="Fb Fontext" w:hAnsi="Fb Fontext"/>
          <w:sz w:val="20"/>
          <w:rtl/>
          <w:rPrChange w:id="9417" w:author="מנוע אמוראים" w:date="2026-10-05T16:42:03Z">
            <w:rPr>
              <w:rFonts w:ascii="Fb Fontext" w:hAnsi="Fb Fontext"/>
              <w:sz w:val="20"/>
              <w:rtl/>
            </w:rPr>
          </w:rPrChange>
        </w:rPr>
        <w:t xml:space="preserve">"</w:t>
      </w:r>
      <w:r>
        <w:rPr>
          <w:rStyle w:val="affffd"/>
          <w:rFonts w:ascii="Fb Fontext" w:hAnsi="Fb Fontext" w:hint="cs"/>
          <w:sz w:val="20"/>
          <w:rtl/>
          <w:rPrChange w:id="9418" w:author="מנוע אמוראים" w:date="2026-10-05T16:42:03Z">
            <w:rPr>
              <w:rFonts w:ascii="Fb Fontext" w:hAnsi="Fb Fontext" w:hint="cs"/>
              <w:sz w:val="20"/>
              <w:rtl/>
            </w:rPr>
          </w:rPrChange>
        </w:rPr>
        <w:t xml:space="preserve">ב</w:t>
      </w:r>
      <w:r w:rsidRPr="007435EB">
        <w:rPr>
          <w:rFonts w:ascii="Fb Fontext" w:hAnsi="Fb Fontext"/>
          <w:sz w:val="20"/>
          <w:rtl/>
        </w:rPr>
        <w:t>: בחטין שלשת קבין</w:t>
      </w:r>
      <w:r w:rsidRPr="007435EB">
        <w:rPr>
          <w:rFonts w:ascii="Fb Fontext" w:hAnsi="Fb Fontext" w:hint="cs"/>
          <w:sz w:val="20"/>
          <w:rtl/>
        </w:rPr>
        <w:t xml:space="preserve"> [בחסיכתא דבעי ג']</w:t>
      </w:r>
      <w:r w:rsidR="0011715B">
        <w:rPr>
          <w:rFonts w:ascii="Fb Fontext" w:hAnsi="Fb Fontext" w:hint="cs"/>
          <w:sz w:val="20"/>
          <w:rtl/>
        </w:rPr>
        <w:t>,</w:t>
      </w:r>
      <w:r w:rsidRPr="007435EB">
        <w:rPr>
          <w:rFonts w:ascii="Fb Fontext" w:hAnsi="Fb Fontext"/>
          <w:sz w:val="20"/>
          <w:rtl/>
        </w:rPr>
        <w:t xml:space="preserve"> ובשעורין</w:t>
      </w:r>
      <w:r w:rsidRPr="007435EB">
        <w:rPr>
          <w:rFonts w:ascii="Fb Fontext" w:hAnsi="Fb Fontext" w:hint="cs"/>
          <w:sz w:val="20"/>
          <w:rtl/>
        </w:rPr>
        <w:t xml:space="preserve"> ד'</w:t>
      </w:r>
      <w:r w:rsidRPr="007435EB">
        <w:rPr>
          <w:rFonts w:ascii="Fb Fontext" w:hAnsi="Fb Fontext"/>
          <w:sz w:val="20"/>
          <w:rtl/>
        </w:rPr>
        <w:t xml:space="preserve"> קבין.</w:t>
      </w:r>
    </w:p>
    <w:p w14:paraId="46F41E3C" w14:textId="3862653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419" w:author="מנוע אמוראים" w:date="2026-10-05T16:42:03Z">
            <w:rPr>
              <w:rFonts w:hint="cs"/>
              <w:rtl/>
            </w:rPr>
          </w:rPrChange>
        </w:rPr>
        <w:t xml:space="preserve">ר</w:t>
      </w:r>
      <w:r>
        <w:rPr>
          <w:rStyle w:val="affffd"/>
          <w:rtl/>
          <w:rPrChange w:id="9420" w:author="מנוע אמוראים" w:date="2026-10-05T16:42:03Z">
            <w:rPr>
              <w:rtl/>
            </w:rPr>
          </w:rPrChange>
        </w:rPr>
        <w:t xml:space="preserve">"</w:t>
      </w:r>
      <w:r>
        <w:rPr>
          <w:rStyle w:val="affffd"/>
          <w:rFonts w:hint="cs"/>
          <w:rtl/>
          <w:rPrChange w:id="9421" w:author="מנוע אמוראים" w:date="2026-10-05T16:42:03Z">
            <w:rPr>
              <w:rFonts w:hint="cs"/>
              <w:rtl/>
            </w:rPr>
          </w:rPrChange>
        </w:rPr>
        <w:t xml:space="preserve">פ</w:t>
      </w:r>
      <w:r w:rsidR="00E8089F" w:rsidRPr="007435EB">
        <w:rPr>
          <w:rtl/>
        </w:rPr>
        <w:t>: ש"</w:t>
      </w:r>
      <w:r w:rsidR="00E8089F" w:rsidRPr="007435EB">
        <w:rPr>
          <w:rFonts w:hint="cs"/>
          <w:rtl/>
        </w:rPr>
        <w:t>מ</w:t>
      </w:r>
      <w:r w:rsidR="00E8089F" w:rsidRPr="007435EB">
        <w:rPr>
          <w:rtl/>
        </w:rPr>
        <w:t xml:space="preserve"> גריעין חיטי חסיכתא מחיטי מעלייתא, טפי מדגר</w:t>
      </w:r>
      <w:r w:rsidR="00E8089F" w:rsidRPr="007435EB">
        <w:rPr>
          <w:rFonts w:hint="cs"/>
          <w:rtl/>
        </w:rPr>
        <w:t>עי</w:t>
      </w:r>
      <w:r w:rsidR="00E8089F" w:rsidRPr="007435EB">
        <w:rPr>
          <w:rtl/>
        </w:rPr>
        <w:t xml:space="preserve"> שערי חסיכתא משערי מעלייתא. דאילו </w:t>
      </w:r>
      <w:r w:rsidR="00AB3B38">
        <w:rPr>
          <w:rtl/>
        </w:rPr>
        <w:t>שם</w:t>
      </w:r>
      <w:r w:rsidR="00E8089F" w:rsidRPr="007435EB">
        <w:rPr>
          <w:rtl/>
        </w:rPr>
        <w:t xml:space="preserve"> תילתא, ו</w:t>
      </w:r>
      <w:r w:rsidR="00AB3B38">
        <w:rPr>
          <w:rtl/>
        </w:rPr>
        <w:t>כאן</w:t>
      </w:r>
      <w:r w:rsidR="00E8089F" w:rsidRPr="007435EB">
        <w:rPr>
          <w:rtl/>
        </w:rPr>
        <w:t xml:space="preserve"> ריבעא.</w:t>
      </w:r>
    </w:p>
    <w:p w14:paraId="1E38C069" w14:textId="47962FD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 xml:space="preserve">רב: קבא מלוגנאה לפיסחא, וכן לחלה. </w:t>
      </w:r>
      <w:r w:rsidR="00E8089F" w:rsidRPr="007435EB">
        <w:rPr>
          <w:rFonts w:ascii="Fb Fontext" w:hAnsi="Fb Fontext" w:hint="cs"/>
          <w:rtl/>
        </w:rPr>
        <w:t>והא ד</w:t>
      </w:r>
      <w:r w:rsidR="00E8089F" w:rsidRPr="007435EB">
        <w:rPr>
          <w:rFonts w:ascii="Fb Fontext" w:hAnsi="Fb Fontext"/>
          <w:rtl/>
        </w:rPr>
        <w:t>חמשת רבעים קמח ועוד חייבין בחלה.</w:t>
      </w:r>
    </w:p>
    <w:p w14:paraId="023A431B" w14:textId="77777777" w:rsidR="00E8089F" w:rsidRPr="007435EB" w:rsidRDefault="00E8089F" w:rsidP="00E8089F">
      <w:pPr>
        <w:rPr>
          <w:rtl/>
        </w:rPr>
      </w:pPr>
      <w:r w:rsidRPr="007435EB">
        <w:rPr>
          <w:rtl/>
        </w:rPr>
        <w:t>- הכי קאמר: קבא מלוגנא"נ אהאי שיעורא קאי.</w:t>
      </w:r>
    </w:p>
    <w:p w14:paraId="102D16D0" w14:textId="77777777" w:rsidR="00E8089F" w:rsidRPr="007435EB" w:rsidRDefault="00CF542C" w:rsidP="00F47631">
      <w:pPr>
        <w:pStyle w:val="affd"/>
        <w:rPr>
          <w:rtl/>
        </w:rPr>
      </w:pPr>
      <w:r w:rsidRPr="007435EB">
        <w:rPr>
          <w:rFonts w:hint="cs"/>
          <w:rtl/>
        </w:rPr>
        <w:t>׻</w:t>
      </w:r>
    </w:p>
    <w:p w14:paraId="2CD0DF4A" w14:textId="77777777" w:rsidR="00E8089F" w:rsidRPr="007435EB" w:rsidRDefault="00E8089F" w:rsidP="00E8089F">
      <w:pPr>
        <w:rPr>
          <w:rtl/>
        </w:rPr>
      </w:pPr>
      <w:r w:rsidRPr="007435EB">
        <w:rPr>
          <w:rFonts w:ascii="Fb Fontext" w:hAnsi="Fb Fontext" w:hint="cs"/>
          <w:rtl/>
        </w:rPr>
        <w:t>ר</w:t>
      </w:r>
      <w:r w:rsidRPr="007435EB">
        <w:rPr>
          <w:rFonts w:ascii="Fb Fontext" w:hAnsi="Fb Fontext"/>
          <w:rtl/>
        </w:rPr>
        <w:t>ב יוסף: הני נשי דידן נהוג למיפא קפיזא</w:t>
      </w:r>
      <w:r w:rsidRPr="007435EB">
        <w:rPr>
          <w:rFonts w:ascii="Fb Fontext" w:hAnsi="Fb Fontext" w:hint="cs"/>
          <w:rtl/>
        </w:rPr>
        <w:t xml:space="preserve"> [ג' לוגין] </w:t>
      </w:r>
      <w:r w:rsidRPr="007435EB">
        <w:rPr>
          <w:rFonts w:ascii="Fb Fontext" w:hAnsi="Fb Fontext"/>
          <w:rtl/>
        </w:rPr>
        <w:t>קפיזא לפיסחא.</w:t>
      </w:r>
    </w:p>
    <w:p w14:paraId="6412ED6D" w14:textId="77777777" w:rsidR="00E8089F" w:rsidRPr="007435EB" w:rsidRDefault="00E8089F" w:rsidP="00E8089F">
      <w:pPr>
        <w:rPr>
          <w:rtl/>
        </w:rPr>
      </w:pPr>
      <w:r w:rsidRPr="007435EB">
        <w:rPr>
          <w:rFonts w:hint="cs"/>
          <w:rtl/>
        </w:rPr>
        <w:t>וא</w:t>
      </w:r>
      <w:r w:rsidRPr="007435EB">
        <w:rPr>
          <w:rtl/>
        </w:rPr>
        <w:t>"</w:t>
      </w:r>
      <w:r w:rsidRPr="007435EB">
        <w:rPr>
          <w:rFonts w:hint="cs"/>
          <w:rtl/>
        </w:rPr>
        <w:t>ל א</w:t>
      </w:r>
      <w:r w:rsidRPr="007435EB">
        <w:rPr>
          <w:rtl/>
        </w:rPr>
        <w:t xml:space="preserve">ביי: </w:t>
      </w:r>
      <w:r w:rsidRPr="007435EB">
        <w:rPr>
          <w:rFonts w:hint="cs"/>
          <w:rtl/>
        </w:rPr>
        <w:t>ד</w:t>
      </w:r>
      <w:r w:rsidRPr="007435EB">
        <w:rPr>
          <w:rtl/>
        </w:rPr>
        <w:t>חומרא דאתי לידי קולא הוא, דמפקע לה מחלה.</w:t>
      </w:r>
    </w:p>
    <w:p w14:paraId="452B5CBE" w14:textId="77777777" w:rsidR="00E8089F" w:rsidRPr="007435EB" w:rsidRDefault="00E8089F" w:rsidP="00E8089F">
      <w:pPr>
        <w:rPr>
          <w:rtl/>
        </w:rPr>
      </w:pPr>
      <w:r w:rsidRPr="005C3FF1">
        <w:rPr>
          <w:rStyle w:val="afffa"/>
          <w:rFonts w:hint="cs"/>
          <w:rtl/>
        </w:rPr>
        <w:t>וענהו ד</w:t>
      </w:r>
      <w:r>
        <w:rPr>
          <w:rStyle w:val="afffa"/>
          <w:rtl/>
        </w:rPr>
        <w:t xml:space="preserve">עבדן </w:t>
      </w:r>
      <w:r>
        <w:rPr>
          <w:rStyle w:val="affffd"/>
          <w:rtl/>
          <w:rPrChange w:id="9422" w:author="מנוע אמוראים" w:date="2026-10-05T16:42:03Z">
            <w:rPr>
              <w:rStyle w:val="afffa"/>
              <w:rtl/>
            </w:rPr>
          </w:rPrChange>
        </w:rPr>
        <w:t xml:space="preserve">כר"</w:t>
      </w:r>
      <w:r>
        <w:rPr>
          <w:rStyle w:val="affffd"/>
          <w:rFonts w:hint="cs"/>
          <w:rtl/>
          <w:rPrChange w:id="9423" w:author="מנוע אמוראים" w:date="2026-10-05T16:42:03Z">
            <w:rPr>
              <w:rStyle w:val="afffa"/>
              <w:rFonts w:hint="cs"/>
              <w:rtl/>
            </w:rPr>
          </w:rPrChange>
        </w:rPr>
        <w:t xml:space="preserve">א</w:t>
      </w:r>
      <w:r>
        <w:rPr>
          <w:rStyle w:val="afffa"/>
          <w:rFonts w:hint="cs"/>
          <w:rtl/>
        </w:rPr>
        <w:t xml:space="preserve"> </w:t>
      </w:r>
      <w:r w:rsidRPr="007435EB">
        <w:rPr>
          <w:rFonts w:hint="cs"/>
          <w:rtl/>
        </w:rPr>
        <w:t>דס</w:t>
      </w:r>
      <w:r w:rsidRPr="007435EB">
        <w:rPr>
          <w:rtl/>
        </w:rPr>
        <w:t>"</w:t>
      </w:r>
      <w:r w:rsidRPr="007435EB">
        <w:rPr>
          <w:rFonts w:hint="cs"/>
          <w:rtl/>
        </w:rPr>
        <w:t xml:space="preserve">ל </w:t>
      </w:r>
      <w:r w:rsidRPr="007435EB">
        <w:rPr>
          <w:rtl/>
        </w:rPr>
        <w:t xml:space="preserve">הרודה ונותן לסל - </w:t>
      </w:r>
      <w:r w:rsidRPr="005C3FF1">
        <w:rPr>
          <w:rStyle w:val="afffa"/>
          <w:rtl/>
        </w:rPr>
        <w:t>הסל מצרפן לחלה.</w:t>
      </w:r>
      <w:r>
        <w:rPr>
          <w:rtl/>
        </w:rPr>
        <w:t xml:space="preserve"> </w:t>
      </w:r>
      <w:r>
        <w:rPr>
          <w:rStyle w:val="affffd"/>
          <w:rtl/>
          <w:rPrChange w:id="9424" w:author="מנוע אמוראים" w:date="2026-10-05T16:42:03Z">
            <w:rPr>
              <w:rtl/>
            </w:rPr>
          </w:rPrChange>
        </w:rPr>
        <w:t xml:space="preserve">וא</w:t>
      </w:r>
      <w:r>
        <w:rPr>
          <w:rStyle w:val="affffd"/>
          <w:rFonts w:hint="cs"/>
          <w:rtl/>
          <w:rPrChange w:id="9425" w:author="מנוע אמוראים" w:date="2026-10-05T16:42:03Z">
            <w:rPr>
              <w:rFonts w:hint="cs"/>
              <w:rtl/>
            </w:rPr>
          </w:rPrChange>
        </w:rPr>
        <w:t xml:space="preserve">ריא</w:t>
      </w:r>
      <w:r>
        <w:rPr>
          <w:rStyle w:val="affffd"/>
          <w:rtl/>
          <w:rPrChange w:id="9426" w:author="מנוע אמוראים" w:date="2026-10-05T16:42:03Z">
            <w:rPr>
              <w:rtl/>
            </w:rPr>
          </w:rPrChange>
        </w:rPr>
        <w:t xml:space="preserve">"</w:t>
      </w:r>
      <w:r>
        <w:rPr>
          <w:rStyle w:val="affffd"/>
          <w:rFonts w:hint="cs"/>
          <w:rtl/>
          <w:rPrChange w:id="9427" w:author="מנוע אמוראים" w:date="2026-10-05T16:42:03Z">
            <w:rPr>
              <w:rFonts w:hint="cs"/>
              <w:rtl/>
            </w:rPr>
          </w:rPrChange>
        </w:rPr>
        <w:t xml:space="preserve">ש</w:t>
      </w:r>
      <w:r>
        <w:rPr>
          <w:rFonts w:hint="cs"/>
          <w:rtl/>
        </w:rPr>
        <w:t xml:space="preserve"> </w:t>
      </w:r>
      <w:r>
        <w:rPr>
          <w:rStyle w:val="afffa"/>
          <w:rFonts w:hint="cs"/>
          <w:rtl/>
        </w:rPr>
        <w:t xml:space="preserve">הלכה </w:t>
      </w:r>
      <w:r>
        <w:rPr>
          <w:rStyle w:val="affffd"/>
          <w:rFonts w:hint="cs"/>
          <w:rtl/>
          <w:rPrChange w:id="9428" w:author="מנוע אמוראים" w:date="2026-10-05T16:42:03Z">
            <w:rPr>
              <w:rStyle w:val="afffa"/>
              <w:rFonts w:hint="cs"/>
              <w:rtl/>
            </w:rPr>
          </w:rPrChange>
        </w:rPr>
        <w:t xml:space="preserve">כר</w:t>
      </w:r>
      <w:r>
        <w:rPr>
          <w:rStyle w:val="affffd"/>
          <w:rtl/>
          <w:rPrChange w:id="9429" w:author="מנוע אמוראים" w:date="2026-10-05T16:42:03Z">
            <w:rPr>
              <w:rStyle w:val="afffa"/>
              <w:rtl/>
            </w:rPr>
          </w:rPrChange>
        </w:rPr>
        <w:t xml:space="preserve">"</w:t>
      </w:r>
      <w:r>
        <w:rPr>
          <w:rStyle w:val="affffd"/>
          <w:rFonts w:hint="cs"/>
          <w:rtl/>
          <w:rPrChange w:id="9430" w:author="מנוע אמוראים" w:date="2026-10-05T16:42:03Z">
            <w:rPr>
              <w:rStyle w:val="afffa"/>
              <w:rFonts w:hint="cs"/>
              <w:rtl/>
            </w:rPr>
          </w:rPrChange>
        </w:rPr>
        <w:t xml:space="preserve">א</w:t>
      </w:r>
      <w:r w:rsidRPr="007435EB">
        <w:rPr>
          <w:rFonts w:hint="cs"/>
          <w:rtl/>
        </w:rPr>
        <w:t>.</w:t>
      </w:r>
    </w:p>
    <w:p w14:paraId="2B91BF50" w14:textId="77777777" w:rsidR="00E8089F" w:rsidRPr="007435EB" w:rsidRDefault="00E8089F" w:rsidP="00E8089F">
      <w:pPr>
        <w:rPr>
          <w:rFonts w:cs="Guttman Vilna"/>
          <w:b/>
          <w:bCs/>
          <w:rtl/>
        </w:rPr>
      </w:pPr>
      <w:r w:rsidRPr="007435EB">
        <w:rPr>
          <w:rFonts w:hint="cs"/>
          <w:rtl/>
        </w:rPr>
        <w:t>והא דחזי</w:t>
      </w:r>
      <w:r w:rsidRPr="007435EB">
        <w:rPr>
          <w:rtl/>
        </w:rPr>
        <w:t>'</w:t>
      </w:r>
      <w:r w:rsidRPr="007435EB">
        <w:rPr>
          <w:rFonts w:hint="cs"/>
          <w:rtl/>
        </w:rPr>
        <w:t xml:space="preserve"> דדוקא ככרות של בבל </w:t>
      </w:r>
      <w:r w:rsidRPr="007435EB">
        <w:rPr>
          <w:rtl/>
        </w:rPr>
        <w:t>שנושכות זו מזו, אבל כעכין - לא.</w:t>
      </w:r>
    </w:p>
    <w:p w14:paraId="1165352F" w14:textId="77777777" w:rsidR="00E8089F" w:rsidRPr="007435EB" w:rsidRDefault="00E8089F" w:rsidP="00E8089F">
      <w:pPr>
        <w:rPr>
          <w:rFonts w:cs="Guttman Vilna"/>
          <w:b/>
          <w:bCs/>
          <w:rtl/>
        </w:rPr>
      </w:pPr>
      <w:r>
        <w:rPr>
          <w:rFonts w:hint="cs"/>
          <w:rtl/>
        </w:rPr>
        <w:t xml:space="preserve">איתמר עלה </w:t>
      </w:r>
      <w:r>
        <w:rPr>
          <w:rStyle w:val="affffd"/>
          <w:rFonts w:hint="cs"/>
          <w:rtl/>
          <w:rPrChange w:id="9431" w:author="מנוע אמוראים" w:date="2026-10-05T16:42:03Z">
            <w:rPr>
              <w:rFonts w:hint="cs"/>
              <w:rtl/>
            </w:rPr>
          </w:rPrChange>
        </w:rPr>
        <w:t xml:space="preserve">מר</w:t>
      </w:r>
      <w:r>
        <w:rPr>
          <w:rStyle w:val="affffd"/>
          <w:rtl/>
          <w:rPrChange w:id="9432" w:author="מנוע אמוראים" w:date="2026-10-05T16:42:03Z">
            <w:rPr>
              <w:rtl/>
            </w:rPr>
          </w:rPrChange>
        </w:rPr>
        <w:t xml:space="preserve">"</w:t>
      </w:r>
      <w:r>
        <w:rPr>
          <w:rStyle w:val="affffd"/>
          <w:rFonts w:hint="cs"/>
          <w:rtl/>
          <w:rPrChange w:id="9433" w:author="מנוע אמוראים" w:date="2026-10-05T16:42:03Z">
            <w:rPr>
              <w:rFonts w:hint="cs"/>
              <w:rtl/>
            </w:rPr>
          </w:rPrChange>
        </w:rPr>
        <w:t xml:space="preserve">ח</w:t>
      </w:r>
      <w:r>
        <w:rPr>
          <w:rFonts w:hint="cs"/>
          <w:rtl/>
        </w:rPr>
        <w:t xml:space="preserve"> </w:t>
      </w:r>
      <w:r w:rsidR="00AB3B38">
        <w:rPr>
          <w:rFonts w:hint="cs"/>
          <w:rtl/>
        </w:rPr>
        <w:t>אף</w:t>
      </w:r>
      <w:r w:rsidRPr="007435EB">
        <w:rPr>
          <w:rFonts w:hint="cs"/>
          <w:rtl/>
        </w:rPr>
        <w:t xml:space="preserve"> כעכין.</w:t>
      </w:r>
    </w:p>
    <w:p w14:paraId="72B60CBC" w14:textId="77777777" w:rsidR="00E8089F" w:rsidRPr="007435EB" w:rsidRDefault="00CF542C" w:rsidP="00F47631">
      <w:pPr>
        <w:pStyle w:val="affd"/>
        <w:rPr>
          <w:rtl/>
        </w:rPr>
      </w:pPr>
      <w:r w:rsidRPr="007435EB">
        <w:rPr>
          <w:rFonts w:hint="cs"/>
          <w:rtl/>
        </w:rPr>
        <w:t>׻</w:t>
      </w:r>
    </w:p>
    <w:p w14:paraId="4D137F22" w14:textId="27A44E0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בעי רבי ירמיה</w:t>
      </w:r>
      <w:r w:rsidR="00E8089F" w:rsidRPr="007435EB">
        <w:rPr>
          <w:rFonts w:ascii="Fb Fontext" w:hAnsi="Fb Fontext"/>
          <w:rtl/>
        </w:rPr>
        <w:t xml:space="preserve">: טבלא שאין לה לבזבזין מהו? תוך כלי בעינן - והא ליכא, </w:t>
      </w:r>
      <w:r w:rsidR="00E8089F" w:rsidRPr="005C3FF1">
        <w:rPr>
          <w:rStyle w:val="afffa"/>
          <w:rtl/>
        </w:rPr>
        <w:t>או"ד</w:t>
      </w:r>
      <w:r w:rsidR="00E8089F" w:rsidRPr="007435EB">
        <w:rPr>
          <w:rFonts w:ascii="Fb Fontext" w:hAnsi="Fb Fontext"/>
          <w:rtl/>
        </w:rPr>
        <w:t>.</w:t>
      </w:r>
    </w:p>
    <w:p w14:paraId="0001187E" w14:textId="77777777" w:rsidR="00E8089F" w:rsidRPr="007435EB" w:rsidRDefault="00E8089F" w:rsidP="00E8089F">
      <w:pPr>
        <w:rPr>
          <w:rtl/>
        </w:rPr>
      </w:pPr>
      <w:r w:rsidRPr="007435EB">
        <w:rPr>
          <w:rFonts w:ascii="Fb Fontext" w:hAnsi="Fb Fontext"/>
          <w:sz w:val="20"/>
          <w:rtl/>
        </w:rPr>
        <w:t xml:space="preserve">אויר כלי בעינן - והא איכא? - </w:t>
      </w:r>
      <w:r w:rsidRPr="005C3FF1">
        <w:rPr>
          <w:rStyle w:val="afffa"/>
          <w:rtl/>
        </w:rPr>
        <w:t>תיקו</w:t>
      </w:r>
      <w:r w:rsidRPr="007435EB">
        <w:rPr>
          <w:rFonts w:ascii="Fb Fontext" w:hAnsi="Fb Fontext"/>
          <w:sz w:val="20"/>
          <w:rtl/>
        </w:rPr>
        <w:t>.</w:t>
      </w:r>
    </w:p>
    <w:p w14:paraId="451544C8" w14:textId="77777777" w:rsidR="00E8089F" w:rsidRPr="007435EB" w:rsidRDefault="00E8089F" w:rsidP="00E8089F">
      <w:pPr>
        <w:rPr>
          <w:rtl/>
        </w:rPr>
      </w:pPr>
      <w:r>
        <w:rPr>
          <w:rFonts w:ascii="Fb Fontext" w:hAnsi="Fb Fontext"/>
          <w:rtl/>
        </w:rPr>
        <w:t xml:space="preserve">תניא, </w:t>
      </w:r>
      <w:r>
        <w:rPr>
          <w:rStyle w:val="affffd"/>
          <w:rFonts w:ascii="Fb Fontext" w:hAnsi="Fb Fontext"/>
          <w:rtl/>
          <w:rPrChange w:id="9434" w:author="מנוע אמוראים" w:date="2026-10-05T16:42:03Z">
            <w:rPr>
              <w:rFonts w:ascii="Fb Fontext" w:hAnsi="Fb Fontext"/>
              <w:rtl/>
            </w:rPr>
          </w:rPrChange>
        </w:rPr>
        <w:t xml:space="preserve">ר"</w:t>
      </w:r>
      <w:r>
        <w:rPr>
          <w:rStyle w:val="affffd"/>
          <w:rFonts w:ascii="Fb Fontext" w:hAnsi="Fb Fontext" w:hint="cs"/>
          <w:rtl/>
          <w:rPrChange w:id="9435" w:author="מנוע אמוראים" w:date="2026-10-05T16:42:03Z">
            <w:rPr>
              <w:rFonts w:ascii="Fb Fontext" w:hAnsi="Fb Fontext" w:hint="cs"/>
              <w:rtl/>
            </w:rPr>
          </w:rPrChange>
        </w:rPr>
        <w:t xml:space="preserve">א</w:t>
      </w:r>
      <w:r>
        <w:rPr>
          <w:rFonts w:ascii="Fb Fontext" w:hAnsi="Fb Fontext"/>
          <w:rtl/>
        </w:rPr>
        <w:t xml:space="preserve">: הסל מצרפן, </w:t>
      </w:r>
      <w:r>
        <w:rPr>
          <w:rStyle w:val="affffd"/>
          <w:rFonts w:ascii="Fb Fontext" w:hAnsi="Fb Fontext"/>
          <w:rtl/>
          <w:rPrChange w:id="9436" w:author="מנוע אמוראים" w:date="2026-10-05T16:42:03Z">
            <w:rPr>
              <w:rFonts w:ascii="Fb Fontext" w:hAnsi="Fb Fontext"/>
              <w:rtl/>
            </w:rPr>
          </w:rPrChange>
        </w:rPr>
        <w:t xml:space="preserve">ר</w:t>
      </w:r>
      <w:r>
        <w:rPr>
          <w:rStyle w:val="affffd"/>
          <w:rFonts w:ascii="Fb Fontext" w:hAnsi="Fb Fontext" w:hint="cs"/>
          <w:rtl/>
          <w:rPrChange w:id="9437" w:author="מנוע אמוראים" w:date="2026-10-05T16:42:03Z">
            <w:rPr>
              <w:rFonts w:ascii="Fb Fontext" w:hAnsi="Fb Fontext" w:hint="cs"/>
              <w:rtl/>
            </w:rPr>
          </w:rPrChange>
        </w:rPr>
        <w:t xml:space="preserve">י</w:t>
      </w:r>
      <w:r>
        <w:rPr>
          <w:rStyle w:val="affffd"/>
          <w:rFonts w:ascii="Fb Fontext" w:hAnsi="Fb Fontext"/>
          <w:rtl/>
          <w:rPrChange w:id="9438" w:author="מנוע אמוראים" w:date="2026-10-05T16:42:03Z">
            <w:rPr>
              <w:rFonts w:ascii="Fb Fontext" w:hAnsi="Fb Fontext"/>
              <w:rtl/>
            </w:rPr>
          </w:rPrChange>
        </w:rPr>
        <w:t xml:space="preserve">"</w:t>
      </w:r>
      <w:r>
        <w:rPr>
          <w:rStyle w:val="affffd"/>
          <w:rFonts w:ascii="Fb Fontext" w:hAnsi="Fb Fontext" w:hint="cs"/>
          <w:rtl/>
          <w:rPrChange w:id="9439" w:author="מנוע אמוראים" w:date="2026-10-05T16:42:03Z">
            <w:rPr>
              <w:rFonts w:ascii="Fb Fontext" w:hAnsi="Fb Fontext" w:hint="cs"/>
              <w:rtl/>
            </w:rPr>
          </w:rPrChange>
        </w:rPr>
        <w:t xml:space="preserve">ה</w:t>
      </w:r>
      <w:r>
        <w:rPr>
          <w:rFonts w:ascii="Fb Fontext" w:hAnsi="Fb Fontext"/>
          <w:rtl/>
        </w:rPr>
        <w:t xml:space="preserve">: תנור מצרפן. </w:t>
      </w:r>
      <w:r>
        <w:rPr>
          <w:rStyle w:val="affffd"/>
          <w:rFonts w:ascii="Fb Fontext" w:hAnsi="Fb Fontext"/>
          <w:rtl/>
          <w:rPrChange w:id="9440" w:author="מנוע אמוראים" w:date="2026-10-05T16:42:03Z">
            <w:rPr>
              <w:rFonts w:ascii="Fb Fontext" w:hAnsi="Fb Fontext"/>
              <w:rtl/>
            </w:rPr>
          </w:rPrChange>
        </w:rPr>
        <w:t xml:space="preserve">ר</w:t>
      </w:r>
      <w:r>
        <w:rPr>
          <w:rStyle w:val="affffd"/>
          <w:rFonts w:ascii="Fb Fontext" w:hAnsi="Fb Fontext" w:hint="cs"/>
          <w:rtl/>
          <w:rPrChange w:id="9441" w:author="מנוע אמוראים" w:date="2026-10-05T16:42:03Z">
            <w:rPr>
              <w:rFonts w:ascii="Fb Fontext" w:hAnsi="Fb Fontext" w:hint="cs"/>
              <w:rtl/>
            </w:rPr>
          </w:rPrChange>
        </w:rPr>
        <w:t xml:space="preserve">שב</w:t>
      </w:r>
      <w:r>
        <w:rPr>
          <w:rStyle w:val="affffd"/>
          <w:rFonts w:ascii="Fb Fontext" w:hAnsi="Fb Fontext"/>
          <w:rtl/>
          <w:rPrChange w:id="9442" w:author="מנוע אמוראים" w:date="2026-10-05T16:42:03Z">
            <w:rPr>
              <w:rFonts w:ascii="Fb Fontext" w:hAnsi="Fb Fontext"/>
              <w:rtl/>
            </w:rPr>
          </w:rPrChange>
        </w:rPr>
        <w:t xml:space="preserve">"</w:t>
      </w:r>
      <w:r>
        <w:rPr>
          <w:rStyle w:val="affffd"/>
          <w:rFonts w:ascii="Fb Fontext" w:hAnsi="Fb Fontext" w:hint="cs"/>
          <w:rtl/>
          <w:rPrChange w:id="9443" w:author="מנוע אמוראים" w:date="2026-10-05T16:42:03Z">
            <w:rPr>
              <w:rFonts w:ascii="Fb Fontext" w:hAnsi="Fb Fontext" w:hint="cs"/>
              <w:rtl/>
            </w:rPr>
          </w:rPrChange>
        </w:rPr>
        <w:t xml:space="preserve">ג</w:t>
      </w:r>
      <w:r w:rsidRPr="007435EB">
        <w:rPr>
          <w:rFonts w:ascii="Fb Fontext" w:hAnsi="Fb Fontext"/>
          <w:rtl/>
        </w:rPr>
        <w:t>: ככרות של בבל שנושכות זו מזו מצטרפות.</w:t>
      </w:r>
    </w:p>
    <w:p w14:paraId="5BFC9089" w14:textId="55D01E22" w:rsidR="00E8089F" w:rsidRPr="007435EB" w:rsidRDefault="00F47631" w:rsidP="00F47631">
      <w:pPr>
        <w:pStyle w:val="affd"/>
        <w:rPr>
          <w:bCs/>
          <w:rtl/>
        </w:rPr>
      </w:pPr>
      <w:r>
        <w:rPr>
          <w:rFonts w:hint="cs"/>
          <w:rtl/>
        </w:rPr>
        <w:t>***</w:t>
      </w:r>
    </w:p>
    <w:p>
      <w:pPr>
        <w:pStyle w:val="affffff1"/>
        <w:rPr>
          <w:ins w:id="20134" w:author="קלוד" w:date="2026-10-06T10:09:47Z"/>
        </w:rPr>
      </w:pPr>
      <w:ins w:id="20133" w:author="קלוד" w:date="2026-10-06T10:09:47Z">
        <w:r>
          <w:t xml:space="preserve">משנה ד</w:t>
        </w:r>
      </w:ins>
    </w:p>
    <w:p w14:paraId="0341C458" w14:textId="77777777" w:rsidR="00E8089F" w:rsidRPr="007435EB" w:rsidRDefault="00E8089F" w:rsidP="00E8089F">
      <w:pPr>
        <w:pStyle w:val="afff5"/>
        <w:rPr>
          <w:del w:id="20018" w:author="קלוד" w:date="2026-10-06T10:16:37Z"/>
          <w:b/>
          <w:rtl/>
        </w:rPr>
      </w:pPr>
      <w:ins w:id="9809" w:author="מספור קטעי משנה" w:date="2026-10-06T10:05:03Z">
        <w:del w:id="20016" w:author="קלוד" w:date="2026-10-06T10:16:37Z">
          <w:r>
            <w:rPr>
              <w:rStyle w:val="MisparKeta"/>
            </w:rPr>
            <w:delText xml:space="preserve">א. </w:delText>
          </w:r>
        </w:del>
      </w:ins>
      <w:del w:id="20017" w:author="קלוד" w:date="2026-10-06T10:16:37Z">
        <w:r w:rsidRPr="007435EB">
          <w:rPr>
            <w:b/>
            <w:sz w:val="20"/>
            <w:rtl/>
          </w:rPr>
          <w:delText xml:space="preserve">משנה.</w:delText>
        </w:r>
      </w:del>
    </w:p>
    <w:p w14:paraId="0D161F04" w14:textId="77777777" w:rsidR="00E8089F" w:rsidRPr="007435EB" w:rsidRDefault="00E8089F" w:rsidP="00E8089F">
      <w:pPr>
        <w:pStyle w:val="afff5"/>
        <w:rPr>
          <w:b/>
          <w:rtl/>
        </w:rPr>
      </w:pPr>
      <w:r>
        <w:rPr>
          <w:rStyle w:val="TanaimMishna"/>
          <w:b/>
          <w:rtl/>
          <w:rPrChange w:id="20035" w:author="קלוד" w:date="2026-10-06T10:09:47Z">
            <w:rPr>
              <w:b/>
              <w:rtl/>
            </w:rPr>
          </w:rPrChange>
        </w:rPr>
        <w:t xml:space="preserve">רבן גמליאל</w:t>
      </w:r>
      <w:r>
        <w:rPr>
          <w:b/>
          <w:rtl/>
        </w:rPr>
        <w:t xml:space="preserve"> אומר</w:t>
      </w:r>
      <w:r>
        <w:rPr>
          <w:rStyle w:val="TanaimMishna"/>
          <w:b/>
          <w:rtl/>
          <w:rPrChange w:id="41089" w:author="Claude" w:date="2026-10-07T09:25:14Z">
            <w:rPr>
              <w:b/>
              <w:rtl/>
            </w:rPr>
          </w:rPrChange>
        </w:rPr>
        <w:t xml:space="preserve">:</w:t>
      </w:r>
      <w:r>
        <w:rPr>
          <w:b/>
          <w:rtl/>
        </w:rPr>
        <w:t xml:space="preserve"> שלש נשים לשות כאחת, ואופות בתנור אחד, זו אחר זו.</w:t>
      </w:r>
    </w:p>
    <w:p w14:paraId="24B09507" w14:textId="77777777" w:rsidR="00E8089F" w:rsidRPr="007435EB" w:rsidRDefault="00E8089F" w:rsidP="00E8089F">
      <w:pPr>
        <w:pStyle w:val="afff5"/>
        <w:rPr>
          <w:b/>
          <w:rtl/>
        </w:rPr>
      </w:pPr>
      <w:r>
        <w:rPr>
          <w:b/>
          <w:rtl/>
        </w:rPr>
        <w:t xml:space="preserve">ו</w:t>
      </w:r>
      <w:r>
        <w:rPr>
          <w:rStyle w:val="TanaimMishna"/>
          <w:b/>
          <w:rtl/>
          <w:rPrChange w:id="20036" w:author="קלוד" w:date="2026-10-06T10:09:47Z">
            <w:rPr>
              <w:b/>
              <w:rtl/>
            </w:rPr>
          </w:rPrChange>
        </w:rPr>
        <w:t xml:space="preserve">חכמים</w:t>
      </w:r>
      <w:r>
        <w:rPr>
          <w:b/>
          <w:rtl/>
        </w:rPr>
        <w:t xml:space="preserve"> אומרים</w:t>
      </w:r>
      <w:r>
        <w:rPr>
          <w:rStyle w:val="TanaimMishna"/>
          <w:b/>
          <w:rtl/>
          <w:rPrChange w:id="41090" w:author="Claude" w:date="2026-10-07T09:25:14Z">
            <w:rPr>
              <w:b/>
              <w:rtl/>
            </w:rPr>
          </w:rPrChange>
        </w:rPr>
        <w:t xml:space="preserve">:</w:t>
      </w:r>
      <w:r>
        <w:rPr>
          <w:b/>
          <w:rtl/>
        </w:rPr>
        <w:t xml:space="preserve"> שלש נשים עוסקות בבצק כאחת, אחת לשה, ואחת עורכת, ואחת אופה.</w:t>
      </w:r>
    </w:p>
    <w:p w14:paraId="2551FD56" w14:textId="77777777" w:rsidR="00E8089F" w:rsidRPr="007435EB" w:rsidRDefault="00E8089F" w:rsidP="00E8089F">
      <w:pPr>
        <w:pStyle w:val="afff5"/>
        <w:rPr>
          <w:b/>
          <w:rtl/>
        </w:rPr>
      </w:pPr>
      <w:r>
        <w:rPr>
          <w:rStyle w:val="TanaimMishna"/>
          <w:b/>
          <w:rtl/>
          <w:rPrChange w:id="20037" w:author="קלוד" w:date="2026-10-06T10:09:47Z">
            <w:rPr>
              <w:b/>
              <w:rtl/>
            </w:rPr>
          </w:rPrChange>
        </w:rPr>
        <w:t xml:space="preserve">רבי עקיבא</w:t>
      </w:r>
      <w:r>
        <w:rPr>
          <w:b/>
          <w:rtl/>
        </w:rPr>
        <w:t xml:space="preserve"> אומר</w:t>
      </w:r>
      <w:r>
        <w:rPr>
          <w:rStyle w:val="TanaimMishna"/>
          <w:b/>
          <w:rtl/>
          <w:rPrChange w:id="41091" w:author="Claude" w:date="2026-10-07T09:25:14Z">
            <w:rPr>
              <w:b/>
              <w:rtl/>
            </w:rPr>
          </w:rPrChange>
        </w:rPr>
        <w:t xml:space="preserve">:</w:t>
      </w:r>
      <w:r>
        <w:rPr>
          <w:b/>
          <w:rtl/>
        </w:rPr>
        <w:t xml:space="preserve"> לא כל הנשים ולא כל העצים ולא כל התנורים שוין.</w:t>
      </w:r>
    </w:p>
    <w:p w14:paraId="557081A1" w14:textId="77777777" w:rsidR="00E8089F" w:rsidRPr="007435EB" w:rsidRDefault="00E8089F" w:rsidP="00E8089F">
      <w:pPr>
        <w:pStyle w:val="afff5"/>
        <w:rPr>
          <w:b/>
          <w:rtl/>
        </w:rPr>
      </w:pPr>
      <w:r w:rsidRPr="007435EB">
        <w:rPr>
          <w:b/>
          <w:rtl/>
        </w:rPr>
        <w:t>זה הכלל: תפח - תלטוש בצונן.</w:t>
      </w:r>
    </w:p>
    <w:p w14:paraId="5829D437" w14:textId="01B9B0FF" w:rsidR="00E8089F" w:rsidRPr="007435EB" w:rsidRDefault="00F47631" w:rsidP="00F47631">
      <w:pPr>
        <w:pStyle w:val="affd"/>
        <w:rPr>
          <w:bCs/>
          <w:rtl/>
        </w:rPr>
      </w:pPr>
      <w:r>
        <w:rPr>
          <w:rFonts w:hint="cs"/>
          <w:rtl/>
        </w:rPr>
        <w:t>***</w:t>
      </w:r>
    </w:p>
    <w:p w14:paraId="57BF3884" w14:textId="32616CC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לשה, היא מקטפת וחבירתה לשה תחתיה.</w:t>
      </w:r>
    </w:p>
    <w:p w14:paraId="5DE8076D" w14:textId="77777777" w:rsidR="00E8089F" w:rsidRPr="007435EB" w:rsidRDefault="00E8089F" w:rsidP="00E8089F">
      <w:pPr>
        <w:rPr>
          <w:rtl/>
        </w:rPr>
      </w:pPr>
      <w:r w:rsidRPr="007435EB">
        <w:rPr>
          <w:rtl/>
        </w:rPr>
        <w:t>מקטפת - היא אופה וחבירתה מקטפת תחתיה, והשלישית לשה.</w:t>
      </w:r>
    </w:p>
    <w:p w14:paraId="2971DAE2" w14:textId="77777777" w:rsidR="00E8089F" w:rsidRPr="007435EB" w:rsidRDefault="00E8089F" w:rsidP="00E8089F">
      <w:pPr>
        <w:rPr>
          <w:rtl/>
        </w:rPr>
      </w:pPr>
      <w:r w:rsidRPr="007435EB">
        <w:rPr>
          <w:rtl/>
        </w:rPr>
        <w:t>אופה - היא לשה, וחבירתה אופה תחתיה, והשלישית מקטפת, וחוזרת חלילה.</w:t>
      </w:r>
    </w:p>
    <w:p w14:paraId="0FE6D45D" w14:textId="77777777" w:rsidR="00E8089F" w:rsidRPr="007435EB" w:rsidRDefault="00E8089F" w:rsidP="00E8089F">
      <w:pPr>
        <w:rPr>
          <w:rtl/>
        </w:rPr>
      </w:pPr>
      <w:r w:rsidRPr="007435EB">
        <w:rPr>
          <w:rtl/>
        </w:rPr>
        <w:t>כל זמן שעוסקות בבצק אינו בא לידי חימוץ.</w:t>
      </w:r>
    </w:p>
    <w:p w14:paraId="256DB978" w14:textId="4C55243A" w:rsidR="00E8089F" w:rsidRPr="007435EB" w:rsidRDefault="00F47631" w:rsidP="00F47631">
      <w:pPr>
        <w:pStyle w:val="affd"/>
        <w:rPr>
          <w:bCs/>
          <w:rtl/>
        </w:rPr>
      </w:pPr>
      <w:r>
        <w:rPr>
          <w:rFonts w:hint="cs"/>
          <w:rtl/>
        </w:rPr>
        <w:t>***</w:t>
      </w:r>
    </w:p>
    <w:p w14:paraId="7D710795" w14:textId="77777777" w:rsidR="00E8089F" w:rsidRPr="005C3FF1" w:rsidRDefault="00E8089F" w:rsidP="009A151F">
      <w:pPr>
        <w:rPr>
          <w:rStyle w:val="afffa"/>
          <w:rtl/>
        </w:rPr>
      </w:pPr>
      <w:r w:rsidRPr="005C3FF1">
        <w:rPr>
          <w:rStyle w:val="afffa"/>
          <w:rtl/>
        </w:rPr>
        <w:t>רבי עקיבא אומר לא כל הנשים וכו'.</w:t>
      </w:r>
    </w:p>
    <w:p w14:paraId="743CDAE8" w14:textId="77777777" w:rsidR="00E8089F" w:rsidRPr="007435EB" w:rsidRDefault="00E8089F" w:rsidP="00E8089F">
      <w:pPr>
        <w:rPr>
          <w:rtl/>
        </w:rPr>
      </w:pPr>
      <w:r>
        <w:rPr>
          <w:rFonts w:ascii="Fb Fontext" w:hAnsi="Fb Fontext"/>
          <w:rtl/>
        </w:rPr>
        <w:t xml:space="preserve">תניא, </w:t>
      </w:r>
      <w:r>
        <w:rPr>
          <w:rStyle w:val="affffd"/>
          <w:rFonts w:ascii="Fb Fontext" w:hAnsi="Fb Fontext"/>
          <w:rtl/>
          <w:rPrChange w:id="9444" w:author="מנוע אמוראים" w:date="2026-10-05T16:42:03Z">
            <w:rPr>
              <w:rFonts w:ascii="Fb Fontext" w:hAnsi="Fb Fontext"/>
              <w:rtl/>
            </w:rPr>
          </w:rPrChange>
        </w:rPr>
        <w:t xml:space="preserve">א</w:t>
      </w:r>
      <w:r>
        <w:rPr>
          <w:rStyle w:val="affffd"/>
          <w:rFonts w:ascii="Fb Fontext" w:hAnsi="Fb Fontext" w:hint="cs"/>
          <w:rtl/>
          <w:rPrChange w:id="9445" w:author="מנוע אמוראים" w:date="2026-10-05T16:42:03Z">
            <w:rPr>
              <w:rFonts w:ascii="Fb Fontext" w:hAnsi="Fb Fontext" w:hint="cs"/>
              <w:rtl/>
            </w:rPr>
          </w:rPrChange>
        </w:rPr>
        <w:t xml:space="preserve">ר</w:t>
      </w:r>
      <w:r>
        <w:rPr>
          <w:rStyle w:val="affffd"/>
          <w:rFonts w:ascii="Fb Fontext" w:hAnsi="Fb Fontext"/>
          <w:rtl/>
          <w:rPrChange w:id="9446" w:author="מנוע אמוראים" w:date="2026-10-05T16:42:03Z">
            <w:rPr>
              <w:rFonts w:ascii="Fb Fontext" w:hAnsi="Fb Fontext"/>
              <w:rtl/>
            </w:rPr>
          </w:rPrChange>
        </w:rPr>
        <w:t xml:space="preserve">"</w:t>
      </w:r>
      <w:r>
        <w:rPr>
          <w:rStyle w:val="affffd"/>
          <w:rFonts w:ascii="Fb Fontext" w:hAnsi="Fb Fontext" w:hint="cs"/>
          <w:rtl/>
          <w:rPrChange w:id="9447" w:author="מנוע אמוראים" w:date="2026-10-05T16:42:03Z">
            <w:rPr>
              <w:rFonts w:ascii="Fb Fontext" w:hAnsi="Fb Fontext" w:hint="cs"/>
              <w:rtl/>
            </w:rPr>
          </w:rPrChange>
        </w:rPr>
        <w:t xml:space="preserve">ע</w:t>
      </w:r>
      <w:r>
        <w:rPr>
          <w:rFonts w:ascii="Fb Fontext" w:hAnsi="Fb Fontext" w:hint="cs"/>
          <w:rtl/>
        </w:rPr>
        <w:t xml:space="preserve"> דנתי לפני </w:t>
      </w:r>
      <w:r>
        <w:rPr>
          <w:rStyle w:val="affffd"/>
          <w:rFonts w:ascii="Fb Fontext" w:hAnsi="Fb Fontext" w:hint="cs"/>
          <w:rtl/>
          <w:rPrChange w:id="9448" w:author="מנוע אמוראים" w:date="2026-10-05T16:42:03Z">
            <w:rPr>
              <w:rFonts w:ascii="Fb Fontext" w:hAnsi="Fb Fontext" w:hint="cs"/>
              <w:rtl/>
            </w:rPr>
          </w:rPrChange>
        </w:rPr>
        <w:t xml:space="preserve">ר</w:t>
      </w:r>
      <w:r>
        <w:rPr>
          <w:rStyle w:val="affffd"/>
          <w:rFonts w:ascii="Fb Fontext" w:hAnsi="Fb Fontext"/>
          <w:rtl/>
          <w:rPrChange w:id="9449" w:author="מנוע אמוראים" w:date="2026-10-05T16:42:03Z">
            <w:rPr>
              <w:rFonts w:ascii="Fb Fontext" w:hAnsi="Fb Fontext"/>
              <w:rtl/>
            </w:rPr>
          </w:rPrChange>
        </w:rPr>
        <w:t xml:space="preserve">"</w:t>
      </w:r>
      <w:r>
        <w:rPr>
          <w:rStyle w:val="affffd"/>
          <w:rFonts w:ascii="Fb Fontext" w:hAnsi="Fb Fontext" w:hint="cs"/>
          <w:rtl/>
          <w:rPrChange w:id="9450" w:author="מנוע אמוראים" w:date="2026-10-05T16:42:03Z">
            <w:rPr>
              <w:rFonts w:ascii="Fb Fontext" w:hAnsi="Fb Fontext" w:hint="cs"/>
              <w:rtl/>
            </w:rPr>
          </w:rPrChange>
        </w:rPr>
        <w:t xml:space="preserve">ג</w:t>
      </w:r>
      <w:r>
        <w:rPr>
          <w:rFonts w:ascii="Fb Fontext" w:hAnsi="Fb Fontext" w:hint="cs"/>
          <w:rtl/>
        </w:rPr>
        <w:t xml:space="preserve"> </w:t>
      </w:r>
      <w:r w:rsidRPr="007435EB">
        <w:rPr>
          <w:rFonts w:ascii="Fb Fontext" w:hAnsi="Fb Fontext"/>
          <w:rtl/>
        </w:rPr>
        <w:t>ילמדינו רבינו בנשים זריזות או בנשים שאין זריזות? בעצים לחים או בעצים יבשים? בתנור חם או בתנור צונן?</w:t>
      </w:r>
    </w:p>
    <w:p w14:paraId="5DA6F92E" w14:textId="77777777" w:rsidR="00E8089F" w:rsidRPr="007435EB" w:rsidRDefault="00E8089F" w:rsidP="00E8089F">
      <w:pPr>
        <w:rPr>
          <w:rtl/>
        </w:rPr>
      </w:pPr>
      <w:r w:rsidRPr="007435EB">
        <w:rPr>
          <w:rtl/>
        </w:rPr>
        <w:t>אמר לי: אין לך אלא מה ששנו חכמים, זה הכלל: תפח תלטוש בצונן.</w:t>
      </w:r>
    </w:p>
    <w:p w14:paraId="69B24023" w14:textId="4C5931E4" w:rsidR="00E8089F" w:rsidRPr="007435EB" w:rsidRDefault="00F47631" w:rsidP="00F47631">
      <w:pPr>
        <w:pStyle w:val="affd"/>
        <w:rPr>
          <w:bCs/>
          <w:rtl/>
        </w:rPr>
      </w:pPr>
      <w:r>
        <w:rPr>
          <w:rFonts w:hint="cs"/>
          <w:rtl/>
        </w:rPr>
        <w:t>***</w:t>
      </w:r>
    </w:p>
    <w:p w14:paraId="7653642A" w14:textId="77777777" w:rsidR="00E8089F" w:rsidRPr="005C3FF1" w:rsidRDefault="00E8089F" w:rsidP="009A151F">
      <w:pPr>
        <w:rPr>
          <w:rStyle w:val="afffa"/>
          <w:rtl/>
        </w:rPr>
      </w:pPr>
      <w:r w:rsidRPr="005C3FF1">
        <w:rPr>
          <w:rStyle w:val="afffa"/>
          <w:rtl/>
        </w:rPr>
        <w:t>משנה.</w:t>
      </w:r>
    </w:p>
    <w:p w14:paraId="78369D36" w14:textId="77777777" w:rsidR="00E8089F" w:rsidRPr="005C3FF1" w:rsidRDefault="00E8089F" w:rsidP="009A151F">
      <w:pPr>
        <w:rPr>
          <w:rStyle w:val="afffa"/>
          <w:rtl/>
        </w:rPr>
      </w:pPr>
      <w:r w:rsidRPr="005C3FF1">
        <w:rPr>
          <w:rStyle w:val="afffa"/>
          <w:rtl/>
        </w:rPr>
        <w:t>שיאור ישרף, והאוכלו פטור. סידוק - ישרף, והאוכלו חייב כרת.</w:t>
      </w:r>
    </w:p>
    <w:p w14:paraId="623A077E" w14:textId="77777777" w:rsidR="00E8089F" w:rsidRPr="005C3FF1" w:rsidRDefault="00E8089F" w:rsidP="009A151F">
      <w:pPr>
        <w:rPr>
          <w:rStyle w:val="afffa"/>
          <w:rtl/>
        </w:rPr>
      </w:pPr>
      <w:r w:rsidRPr="005C3FF1">
        <w:rPr>
          <w:rStyle w:val="afffa"/>
          <w:rtl/>
        </w:rPr>
        <w:t>איזהו שיאור - כקרני חגבים, סידוק - שנתערבו סדקין זה בזה, דברי רבי יהודה.</w:t>
      </w:r>
    </w:p>
    <w:p w14:paraId="673E55BF" w14:textId="77777777" w:rsidR="00C12BA7" w:rsidRPr="005C3FF1" w:rsidRDefault="00E8089F" w:rsidP="009A151F">
      <w:pPr>
        <w:rPr>
          <w:rStyle w:val="afffa"/>
          <w:rtl/>
        </w:rPr>
      </w:pPr>
      <w:r w:rsidRPr="005C3FF1">
        <w:rPr>
          <w:rStyle w:val="afffa"/>
          <w:rtl/>
        </w:rPr>
        <w:t xml:space="preserve">וחכמים אומרים: זה וזה האוכלו חייב כרת. </w:t>
      </w:r>
    </w:p>
    <w:p w14:paraId="5D6C6C95" w14:textId="77777777" w:rsidR="00E8089F" w:rsidRPr="007435EB" w:rsidRDefault="00C12BA7" w:rsidP="009A151F">
      <w:pPr>
        <w:rPr>
          <w:rtl/>
        </w:rPr>
      </w:pPr>
      <w:r w:rsidRPr="005C3FF1">
        <w:rPr>
          <w:rStyle w:val="afffa"/>
          <w:rFonts w:hint="cs"/>
          <w:rtl/>
        </w:rPr>
        <w:t xml:space="preserve"> </w:t>
      </w:r>
      <w:r w:rsidRPr="005C3FF1">
        <w:rPr>
          <w:rStyle w:val="afffa"/>
          <w:rFonts w:hint="cs"/>
          <w:rtl/>
        </w:rPr>
        <w:tab/>
      </w:r>
      <w:r w:rsidRPr="005C3FF1">
        <w:rPr>
          <w:rStyle w:val="afffa"/>
          <w:rtl/>
        </w:rPr>
        <w:tab/>
      </w:r>
      <w:r w:rsidRPr="005C3FF1">
        <w:rPr>
          <w:rStyle w:val="afffa"/>
          <w:rtl/>
        </w:rPr>
        <w:tab/>
        <w:t xml:space="preserve">ואיזהו שיאור </w:t>
      </w:r>
      <w:r w:rsidRPr="005C3FF1">
        <w:rPr>
          <w:rStyle w:val="afffa"/>
          <w:rFonts w:hint="cs"/>
          <w:rtl/>
        </w:rPr>
        <w:t>-</w:t>
      </w:r>
      <w:r w:rsidR="00E8089F" w:rsidRPr="005C3FF1">
        <w:rPr>
          <w:rStyle w:val="afffa"/>
          <w:rtl/>
        </w:rPr>
        <w:t xml:space="preserve"> כל שהכסיפו פניו, כאדם שעמדו שערותיו</w:t>
      </w:r>
      <w:r w:rsidR="00E8089F" w:rsidRPr="007435EB">
        <w:rPr>
          <w:rtl/>
        </w:rPr>
        <w:t>.</w:t>
      </w:r>
    </w:p>
    <w:p w14:paraId="238E750F" w14:textId="520707C6" w:rsidR="00E8089F" w:rsidRPr="007435EB" w:rsidRDefault="00F47631" w:rsidP="00F47631">
      <w:pPr>
        <w:pStyle w:val="affd"/>
        <w:rPr>
          <w:bCs/>
          <w:rtl/>
        </w:rPr>
      </w:pPr>
      <w:r>
        <w:rPr>
          <w:rFonts w:hint="cs"/>
          <w:rtl/>
        </w:rPr>
        <w:t>***</w:t>
      </w:r>
    </w:p>
    <w:p w14:paraId="2B2D8DA1" w14:textId="77777777" w:rsidR="00E8089F" w:rsidRPr="007435EB" w:rsidRDefault="00E8089F" w:rsidP="00E8089F">
      <w:pPr>
        <w:rPr>
          <w:rtl/>
        </w:rPr>
      </w:pPr>
      <w:r w:rsidRPr="007435EB">
        <w:rPr>
          <w:rFonts w:ascii="Fb Fontext" w:hAnsi="Fb Fontext"/>
          <w:rtl/>
        </w:rPr>
        <w:t xml:space="preserve">איזהו שיאור – </w:t>
      </w:r>
      <w:r>
        <w:rPr>
          <w:rStyle w:val="affffd"/>
          <w:rFonts w:ascii="Fb Fontext" w:hAnsi="Fb Fontext" w:hint="cs"/>
          <w:rtl/>
          <w:rPrChange w:id="9451" w:author="מנוע אמוראים" w:date="2026-10-05T16:42:03Z">
            <w:rPr>
              <w:rFonts w:ascii="Fb Fontext" w:hAnsi="Fb Fontext" w:hint="cs"/>
              <w:rtl/>
            </w:rPr>
          </w:rPrChange>
        </w:rPr>
        <w:t xml:space="preserve">ר</w:t>
      </w:r>
      <w:r>
        <w:rPr>
          <w:rStyle w:val="affffd"/>
          <w:rFonts w:ascii="Fb Fontext" w:hAnsi="Fb Fontext"/>
          <w:rtl/>
          <w:rPrChange w:id="9452" w:author="מנוע אמוראים" w:date="2026-10-05T16:42:03Z">
            <w:rPr>
              <w:rFonts w:ascii="Fb Fontext" w:hAnsi="Fb Fontext"/>
              <w:rtl/>
            </w:rPr>
          </w:rPrChange>
        </w:rPr>
        <w:t xml:space="preserve">"</w:t>
      </w:r>
      <w:r>
        <w:rPr>
          <w:rStyle w:val="affffd"/>
          <w:rFonts w:ascii="Fb Fontext" w:hAnsi="Fb Fontext" w:hint="cs"/>
          <w:rtl/>
          <w:rPrChange w:id="9453" w:author="מנוע אמוראים" w:date="2026-10-05T16:42:03Z">
            <w:rPr>
              <w:rFonts w:ascii="Fb Fontext" w:hAnsi="Fb Fontext" w:hint="cs"/>
              <w:rtl/>
            </w:rPr>
          </w:rPrChange>
        </w:rPr>
        <w:t xml:space="preserve">מ</w:t>
      </w:r>
      <w:r>
        <w:rPr>
          <w:rFonts w:ascii="Fb Fontext" w:hAnsi="Fb Fontext" w:hint="cs"/>
          <w:rtl/>
        </w:rPr>
        <w:t xml:space="preserve">: </w:t>
      </w:r>
      <w:r w:rsidRPr="007435EB">
        <w:rPr>
          <w:rFonts w:ascii="Fb Fontext" w:hAnsi="Fb Fontext"/>
          <w:rtl/>
        </w:rPr>
        <w:t>כל שהכסיפו פניו כאדם שעמדו שערותיו. סידוק - כקרני חגבים.</w:t>
      </w:r>
    </w:p>
    <w:p w14:paraId="0D9F106A" w14:textId="77777777" w:rsidR="00E8089F" w:rsidRPr="007435EB" w:rsidRDefault="00E8089F" w:rsidP="00E8089F">
      <w:pPr>
        <w:rPr>
          <w:rtl/>
        </w:rPr>
      </w:pPr>
      <w:r w:rsidRPr="007435EB">
        <w:rPr>
          <w:rFonts w:hint="cs"/>
          <w:rtl/>
        </w:rPr>
        <w:t>וחכ</w:t>
      </w:r>
      <w:r w:rsidRPr="007435EB">
        <w:rPr>
          <w:rtl/>
        </w:rPr>
        <w:t>"</w:t>
      </w:r>
      <w:r w:rsidRPr="007435EB">
        <w:rPr>
          <w:rFonts w:hint="cs"/>
          <w:rtl/>
        </w:rPr>
        <w:t>א</w:t>
      </w:r>
      <w:r w:rsidRPr="007435EB">
        <w:rPr>
          <w:rtl/>
        </w:rPr>
        <w:t>: שיאור - כקרני חגבים, סידוק - שנתערבו סדקין זה בזה.</w:t>
      </w:r>
    </w:p>
    <w:p w14:paraId="2A456B74" w14:textId="77777777" w:rsidR="00E8089F" w:rsidRPr="007435EB" w:rsidRDefault="00E8089F" w:rsidP="00E8089F">
      <w:pPr>
        <w:rPr>
          <w:rtl/>
        </w:rPr>
      </w:pPr>
      <w:r>
        <w:rPr>
          <w:rFonts w:hint="cs"/>
          <w:rtl/>
        </w:rPr>
        <w:t xml:space="preserve">טעמא </w:t>
      </w:r>
      <w:r>
        <w:rPr>
          <w:rStyle w:val="affffd"/>
          <w:rFonts w:hint="cs"/>
          <w:rtl/>
          <w:rPrChange w:id="9454" w:author="מנוע אמוראים" w:date="2026-10-05T16:42:03Z">
            <w:rPr>
              <w:rFonts w:hint="cs"/>
              <w:rtl/>
            </w:rPr>
          </w:rPrChange>
        </w:rPr>
        <w:t xml:space="preserve">דר</w:t>
      </w:r>
      <w:r>
        <w:rPr>
          <w:rStyle w:val="affffd"/>
          <w:rtl/>
          <w:rPrChange w:id="9455" w:author="מנוע אמוראים" w:date="2026-10-05T16:42:03Z">
            <w:rPr>
              <w:rtl/>
            </w:rPr>
          </w:rPrChange>
        </w:rPr>
        <w:t xml:space="preserve">"</w:t>
      </w:r>
      <w:r>
        <w:rPr>
          <w:rStyle w:val="affffd"/>
          <w:rFonts w:hint="cs"/>
          <w:rtl/>
          <w:rPrChange w:id="9456" w:author="מנוע אמוראים" w:date="2026-10-05T16:42:03Z">
            <w:rPr>
              <w:rFonts w:hint="cs"/>
              <w:rtl/>
            </w:rPr>
          </w:rPrChange>
        </w:rPr>
        <w:t xml:space="preserve">מ</w:t>
      </w:r>
      <w:r>
        <w:rPr>
          <w:rFonts w:hint="cs"/>
          <w:rtl/>
        </w:rPr>
        <w:t xml:space="preserve"> דזה וזה האוכלו חייב כרת דאין </w:t>
      </w:r>
      <w:r w:rsidRPr="007435EB">
        <w:rPr>
          <w:rtl/>
        </w:rPr>
        <w:t>לך כל סדק וסדק מלמעלה שאין לו כמה סדקים מלמטה.</w:t>
      </w:r>
    </w:p>
    <w:p w14:paraId="44381CC7" w14:textId="1946B009" w:rsidR="00E8089F" w:rsidRPr="007435EB" w:rsidRDefault="00F47631" w:rsidP="00F47631">
      <w:pPr>
        <w:pStyle w:val="affd"/>
        <w:rPr>
          <w:bCs/>
          <w:rtl/>
        </w:rPr>
      </w:pPr>
      <w:r>
        <w:rPr>
          <w:rFonts w:hint="cs"/>
          <w:rtl/>
        </w:rPr>
        <w:t>***</w:t>
      </w:r>
    </w:p>
    <w:p w14:paraId="37B4DDC1" w14:textId="77777777" w:rsidR="00E8089F" w:rsidRPr="007435EB" w:rsidRDefault="00E8089F" w:rsidP="005C3FF1">
      <w:pPr>
        <w:pStyle w:val="afff"/>
        <w:framePr w:wrap="around"/>
        <w:rPr>
          <w:rtl/>
        </w:rPr>
      </w:pPr>
      <w:r w:rsidRPr="007435EB">
        <w:rPr>
          <w:rFonts w:hint="cs"/>
          <w:rtl/>
        </w:rPr>
        <w:t>מט.</w:t>
      </w:r>
    </w:p>
    <w:p>
      <w:pPr>
        <w:pStyle w:val="affffff1"/>
        <w:rPr>
          <w:ins w:id="20136" w:author="קלוד" w:date="2026-10-06T10:09:47Z"/>
        </w:rPr>
      </w:pPr>
      <w:ins w:id="20135" w:author="קלוד" w:date="2026-10-06T10:09:47Z">
        <w:r>
          <w:t xml:space="preserve">משנה ו</w:t>
        </w:r>
      </w:ins>
    </w:p>
    <w:p w14:paraId="30ABF853" w14:textId="77777777" w:rsidR="00E8089F" w:rsidRPr="007435EB" w:rsidRDefault="00E8089F" w:rsidP="00E8089F">
      <w:pPr>
        <w:pStyle w:val="afff5"/>
        <w:rPr>
          <w:del w:id="20021" w:author="קלוד" w:date="2026-10-06T10:16:37Z"/>
          <w:b/>
          <w:rtl/>
        </w:rPr>
      </w:pPr>
      <w:ins w:id="9845" w:author="מספור קטעי משנה" w:date="2026-10-06T06:45:41Z">
        <w:del w:id="20019" w:author="קלוד" w:date="2026-10-06T10:16:37Z">
          <w:r>
            <w:rPr>
              <w:rStyle w:val="MisparKeta"/>
            </w:rPr>
            <w:delText xml:space="preserve">א. </w:delText>
          </w:r>
        </w:del>
      </w:ins>
      <w:del w:id="20020" w:author="קלוד" w:date="2026-10-06T10:16:37Z">
        <w:r w:rsidRPr="007435EB">
          <w:rPr>
            <w:b/>
            <w:sz w:val="20"/>
            <w:rtl/>
          </w:rPr>
          <w:delText xml:space="preserve">משנה.</w:delText>
        </w:r>
      </w:del>
    </w:p>
    <w:p w14:paraId="50625F5E" w14:textId="77777777" w:rsidR="00E8089F" w:rsidRPr="007435EB" w:rsidRDefault="00E8089F" w:rsidP="00E8089F">
      <w:pPr>
        <w:pStyle w:val="afff5"/>
        <w:rPr>
          <w:b/>
          <w:rtl/>
        </w:rPr>
      </w:pPr>
      <w:r>
        <w:rPr>
          <w:b/>
          <w:rtl/>
        </w:rPr>
        <w:t xml:space="preserve">י"ד שחל להיות בשבת מבערין את הכל מלפני השבת, דברי </w:t>
      </w:r>
      <w:r>
        <w:rPr>
          <w:rStyle w:val="TanaimMishna"/>
          <w:b/>
          <w:rtl/>
          <w:rPrChange w:id="20038" w:author="קלוד" w:date="2026-10-06T10:09:47Z">
            <w:rPr>
              <w:b/>
              <w:rtl/>
            </w:rPr>
          </w:rPrChange>
        </w:rPr>
        <w:t xml:space="preserve">רבי מאיר</w:t>
      </w:r>
      <w:r>
        <w:rPr>
          <w:b/>
          <w:rtl/>
        </w:rPr>
        <w:t xml:space="preserve">.</w:t>
      </w:r>
    </w:p>
    <w:p w14:paraId="68F18378" w14:textId="77777777" w:rsidR="00E8089F" w:rsidRPr="007435EB" w:rsidRDefault="00E8089F" w:rsidP="00E8089F">
      <w:pPr>
        <w:pStyle w:val="afff5"/>
        <w:rPr>
          <w:b/>
          <w:rtl/>
        </w:rPr>
      </w:pPr>
      <w:r>
        <w:rPr>
          <w:b/>
          <w:rtl/>
        </w:rPr>
        <w:t xml:space="preserve">ו</w:t>
      </w:r>
      <w:r>
        <w:rPr>
          <w:rStyle w:val="TanaimMishna"/>
          <w:b/>
          <w:rtl/>
          <w:rPrChange w:id="20039" w:author="קלוד" w:date="2026-10-06T10:09:47Z">
            <w:rPr>
              <w:b/>
              <w:rtl/>
            </w:rPr>
          </w:rPrChange>
        </w:rPr>
        <w:t xml:space="preserve">חכמים</w:t>
      </w:r>
      <w:r>
        <w:rPr>
          <w:b/>
          <w:rtl/>
        </w:rPr>
        <w:t xml:space="preserve"> אומרים</w:t>
      </w:r>
      <w:r>
        <w:rPr>
          <w:rStyle w:val="TanaimMishna"/>
          <w:b/>
          <w:rtl/>
          <w:rPrChange w:id="41092" w:author="Claude" w:date="2026-10-07T09:25:14Z">
            <w:rPr>
              <w:b/>
              <w:rtl/>
            </w:rPr>
          </w:rPrChange>
        </w:rPr>
        <w:t xml:space="preserve">:</w:t>
      </w:r>
      <w:r>
        <w:rPr>
          <w:b/>
          <w:rtl/>
        </w:rPr>
        <w:t xml:space="preserve"> בזמנו.</w:t>
      </w:r>
    </w:p>
    <w:p w14:paraId="144D8922" w14:textId="77777777" w:rsidR="00E8089F" w:rsidRPr="007435EB" w:rsidRDefault="00E8089F" w:rsidP="00E8089F">
      <w:pPr>
        <w:pStyle w:val="afff5"/>
        <w:rPr>
          <w:b/>
          <w:rtl/>
        </w:rPr>
      </w:pPr>
      <w:r>
        <w:rPr>
          <w:rStyle w:val="TanaimMishna"/>
          <w:b/>
          <w:rtl/>
          <w:rPrChange w:id="20040" w:author="קלוד" w:date="2026-10-06T10:09:47Z">
            <w:rPr>
              <w:b/>
              <w:rtl/>
            </w:rPr>
          </w:rPrChange>
        </w:rPr>
        <w:t xml:space="preserve">רבי אליעזר</w:t>
      </w:r>
      <w:r>
        <w:rPr>
          <w:b/>
          <w:rtl/>
        </w:rPr>
        <w:t xml:space="preserve"> בר צדוק אומר: תרומה - מלפני השבת, וחולין - בזמנן.</w:t>
      </w:r>
    </w:p>
    <w:p w14:paraId="7D929E76" w14:textId="5F30E966" w:rsidR="00E8089F" w:rsidRPr="007435EB" w:rsidRDefault="00F47631" w:rsidP="00F47631">
      <w:pPr>
        <w:pStyle w:val="affd"/>
        <w:rPr>
          <w:bCs/>
          <w:rtl/>
        </w:rPr>
      </w:pPr>
      <w:r>
        <w:rPr>
          <w:rFonts w:hint="cs"/>
          <w:rtl/>
        </w:rPr>
        <w:t>***</w:t>
      </w:r>
    </w:p>
    <w:p w14:paraId="7CD60F26" w14:textId="77777777" w:rsidR="00E8089F" w:rsidRPr="007435EB" w:rsidRDefault="00E8089F" w:rsidP="00E8089F">
      <w:pPr>
        <w:rPr>
          <w:rtl/>
        </w:rPr>
      </w:pPr>
      <w:r>
        <w:rPr>
          <w:rStyle w:val="affffd"/>
          <w:rFonts w:ascii="Fb Fontext" w:hAnsi="Fb Fontext" w:hint="cs"/>
          <w:rtl/>
          <w:rPrChange w:id="9457" w:author="מנוע אמוראים" w:date="2026-10-05T16:42:03Z">
            <w:rPr>
              <w:rFonts w:ascii="Fb Fontext" w:hAnsi="Fb Fontext" w:hint="cs"/>
              <w:rtl/>
            </w:rPr>
          </w:rPrChange>
        </w:rPr>
        <w:t xml:space="preserve">ראב</w:t>
      </w:r>
      <w:r>
        <w:rPr>
          <w:rStyle w:val="affffd"/>
          <w:rFonts w:ascii="Fb Fontext" w:hAnsi="Fb Fontext"/>
          <w:rtl/>
          <w:rPrChange w:id="9458" w:author="מנוע אמוראים" w:date="2026-10-05T16:42:03Z">
            <w:rPr>
              <w:rFonts w:ascii="Fb Fontext" w:hAnsi="Fb Fontext"/>
              <w:rtl/>
            </w:rPr>
          </w:rPrChange>
        </w:rPr>
        <w:t xml:space="preserve">"</w:t>
      </w:r>
      <w:r>
        <w:rPr>
          <w:rStyle w:val="affffd"/>
          <w:rFonts w:ascii="Fb Fontext" w:hAnsi="Fb Fontext" w:hint="cs"/>
          <w:rtl/>
          <w:rPrChange w:id="9459" w:author="מנוע אמוראים" w:date="2026-10-05T16:42:03Z">
            <w:rPr>
              <w:rFonts w:ascii="Fb Fontext" w:hAnsi="Fb Fontext" w:hint="cs"/>
              <w:rtl/>
            </w:rPr>
          </w:rPrChange>
        </w:rPr>
        <w:t xml:space="preserve">צ</w:t>
      </w:r>
      <w:r w:rsidRPr="007435EB">
        <w:rPr>
          <w:rFonts w:ascii="Fb Fontext" w:hAnsi="Fb Fontext"/>
          <w:rtl/>
        </w:rPr>
        <w:t>: פעם אחת שבת אבא ביבנה, וחל י"ד להיות בשבת.</w:t>
      </w:r>
    </w:p>
    <w:p w14:paraId="3B100F6E" w14:textId="77777777" w:rsidR="00E8089F" w:rsidRPr="007435EB" w:rsidRDefault="00E8089F" w:rsidP="00E8089F">
      <w:pPr>
        <w:rPr>
          <w:rtl/>
        </w:rPr>
      </w:pPr>
      <w:r>
        <w:rPr>
          <w:rtl/>
        </w:rPr>
        <w:t xml:space="preserve">ובא זונין ממונה של </w:t>
      </w:r>
      <w:r>
        <w:rPr>
          <w:rStyle w:val="affffd"/>
          <w:rtl/>
          <w:rPrChange w:id="9460" w:author="מנוע אמוראים" w:date="2026-10-05T16:42:03Z">
            <w:rPr>
              <w:rtl/>
            </w:rPr>
          </w:rPrChange>
        </w:rPr>
        <w:t xml:space="preserve">ר"</w:t>
      </w:r>
      <w:r>
        <w:rPr>
          <w:rStyle w:val="affffd"/>
          <w:rFonts w:hint="cs"/>
          <w:rtl/>
          <w:rPrChange w:id="9461" w:author="מנוע אמוראים" w:date="2026-10-05T16:42:03Z">
            <w:rPr>
              <w:rFonts w:hint="cs"/>
              <w:rtl/>
            </w:rPr>
          </w:rPrChange>
        </w:rPr>
        <w:t xml:space="preserve">ג</w:t>
      </w:r>
      <w:r w:rsidRPr="007435EB">
        <w:rPr>
          <w:rtl/>
        </w:rPr>
        <w:t>, ואמר</w:t>
      </w:r>
      <w:r w:rsidRPr="007435EB">
        <w:rPr>
          <w:rFonts w:hint="cs"/>
          <w:rtl/>
        </w:rPr>
        <w:t xml:space="preserve"> </w:t>
      </w:r>
      <w:r w:rsidRPr="007435EB">
        <w:rPr>
          <w:rtl/>
        </w:rPr>
        <w:t>הגיע עת לבער את החמץ. והלכתי אחר אבא, וביערנו את החמץ.</w:t>
      </w:r>
    </w:p>
    <w:p w14:paraId="722CB4B7" w14:textId="55AB0226" w:rsidR="00E8089F" w:rsidRPr="007435EB" w:rsidRDefault="00F47631" w:rsidP="00F47631">
      <w:pPr>
        <w:pStyle w:val="affd"/>
        <w:rPr>
          <w:bCs/>
          <w:rtl/>
        </w:rPr>
      </w:pPr>
      <w:r>
        <w:rPr>
          <w:rFonts w:hint="cs"/>
          <w:rtl/>
        </w:rPr>
        <w:t>***</w:t>
      </w:r>
    </w:p>
    <w:p>
      <w:pPr>
        <w:pStyle w:val="affffff1"/>
        <w:rPr>
          <w:ins w:id="20138" w:author="קלוד" w:date="2026-10-06T10:09:47Z"/>
        </w:rPr>
      </w:pPr>
      <w:ins w:id="20137" w:author="קלוד" w:date="2026-10-06T10:09:47Z">
        <w:r>
          <w:t xml:space="preserve">משנה ז</w:t>
        </w:r>
      </w:ins>
    </w:p>
    <w:p w14:paraId="381DD4CE" w14:textId="77777777" w:rsidR="00E8089F" w:rsidRPr="007435EB" w:rsidRDefault="00E8089F" w:rsidP="00E8089F">
      <w:pPr>
        <w:pStyle w:val="afff5"/>
        <w:rPr>
          <w:del w:id="20024" w:author="קלוד" w:date="2026-10-06T10:16:37Z"/>
          <w:b/>
          <w:rtl/>
        </w:rPr>
      </w:pPr>
      <w:ins w:id="9846" w:author="מספור קטעי משנה" w:date="2026-10-06T06:45:41Z">
        <w:del w:id="20022" w:author="קלוד" w:date="2026-10-06T10:16:37Z">
          <w:r>
            <w:rPr>
              <w:rStyle w:val="MisparKeta"/>
            </w:rPr>
            <w:delText xml:space="preserve">ג. </w:delText>
          </w:r>
        </w:del>
      </w:ins>
      <w:del w:id="20023" w:author="קלוד" w:date="2026-10-06T10:16:37Z">
        <w:r w:rsidRPr="007435EB">
          <w:rPr>
            <w:b/>
            <w:sz w:val="20"/>
            <w:rtl/>
          </w:rPr>
          <w:delText xml:space="preserve">משנה.</w:delText>
        </w:r>
      </w:del>
    </w:p>
    <w:p w14:paraId="6B79B448" w14:textId="77777777" w:rsidR="00E8089F" w:rsidRPr="007435EB" w:rsidRDefault="00E8089F" w:rsidP="00E8089F">
      <w:pPr>
        <w:pStyle w:val="afff5"/>
        <w:rPr>
          <w:b/>
          <w:rtl/>
        </w:rPr>
      </w:pPr>
      <w:r w:rsidRPr="007435EB">
        <w:rPr>
          <w:b/>
          <w:rtl/>
        </w:rPr>
        <w:t>ההולך לשחוט את פסחו ולמול את בנו, ולאכול סעודת אירוסין בבית חמיו, ונזכר שיש לו חמץ בתוך ביתו. אם יכול לחזור ולבער ולחזור למצותו</w:t>
      </w:r>
      <w:r w:rsidRPr="007435EB">
        <w:rPr>
          <w:rFonts w:hint="cs"/>
          <w:b/>
          <w:rtl/>
        </w:rPr>
        <w:t xml:space="preserve"> </w:t>
      </w:r>
      <w:r w:rsidRPr="007435EB">
        <w:rPr>
          <w:b/>
          <w:rtl/>
        </w:rPr>
        <w:t>יחזור ויבער, ואם לאו מבטלו בלבו.</w:t>
      </w:r>
    </w:p>
    <w:p w14:paraId="37061901" w14:textId="77777777" w:rsidR="00E8089F" w:rsidRPr="007435EB" w:rsidRDefault="00E8089F" w:rsidP="00E8089F">
      <w:pPr>
        <w:pStyle w:val="afff5"/>
        <w:rPr>
          <w:b/>
          <w:rtl/>
        </w:rPr>
      </w:pPr>
      <w:r w:rsidRPr="007435EB">
        <w:rPr>
          <w:b/>
          <w:rtl/>
        </w:rPr>
        <w:t>להציל מן הנכרים, ומן הנהר, ומן הלסטים, ומן הדליקה, ומן המפולת יבטל בלבו.</w:t>
      </w:r>
    </w:p>
    <w:p w14:paraId="7FFA1619" w14:textId="77777777" w:rsidR="00E8089F" w:rsidRPr="007435EB" w:rsidRDefault="00E8089F" w:rsidP="00E8089F">
      <w:pPr>
        <w:pStyle w:val="afff5"/>
        <w:rPr>
          <w:b/>
          <w:rtl/>
        </w:rPr>
      </w:pPr>
      <w:r w:rsidRPr="007435EB">
        <w:rPr>
          <w:b/>
          <w:rtl/>
        </w:rPr>
        <w:t>ולשבות שביתת הרשות - יחזור מיד.</w:t>
      </w:r>
    </w:p>
    <w:p w14:paraId="382EBC03" w14:textId="77777777" w:rsidR="00E8089F" w:rsidRPr="007435EB" w:rsidRDefault="00E8089F" w:rsidP="00E8089F">
      <w:pPr>
        <w:pStyle w:val="afff5"/>
        <w:rPr>
          <w:b/>
          <w:rtl/>
        </w:rPr>
      </w:pPr>
      <w:r w:rsidRPr="007435EB">
        <w:rPr>
          <w:b/>
          <w:rtl/>
        </w:rPr>
        <w:t>וכן מי שיצא מירושלים ונזכר שיש בידו בשר קדש, אם עבר צופים - שורפו במקומו.</w:t>
      </w:r>
    </w:p>
    <w:p w14:paraId="73EF8D89" w14:textId="77777777" w:rsidR="00E8089F" w:rsidRPr="007435EB" w:rsidRDefault="00E8089F" w:rsidP="00E8089F">
      <w:pPr>
        <w:pStyle w:val="afff5"/>
        <w:rPr>
          <w:b/>
          <w:rtl/>
        </w:rPr>
      </w:pPr>
      <w:r w:rsidRPr="007435EB">
        <w:rPr>
          <w:b/>
          <w:rtl/>
        </w:rPr>
        <w:t>ואם לאו חוזר ושורפו לפני הבירה מעצי המערכה.</w:t>
      </w:r>
    </w:p>
    <w:p w14:paraId="4815C7CA" w14:textId="77777777" w:rsidR="00E8089F" w:rsidRPr="007435EB" w:rsidRDefault="00E8089F" w:rsidP="00E8089F">
      <w:pPr>
        <w:pStyle w:val="afff5"/>
        <w:rPr>
          <w:b/>
          <w:rtl/>
        </w:rPr>
      </w:pPr>
      <w:r>
        <w:rPr>
          <w:b/>
          <w:rtl/>
        </w:rPr>
        <w:t xml:space="preserve">ועד כמה הן חוזרין </w:t>
      </w:r>
      <w:r>
        <w:rPr>
          <w:rStyle w:val="TanaimMishna"/>
          <w:b/>
          <w:rtl/>
          <w:rPrChange w:id="44198" w:author="Claude" w:date="2026-10-07T09:49:06Z">
            <w:rPr>
              <w:b/>
              <w:rtl/>
            </w:rPr>
          </w:rPrChange>
        </w:rPr>
        <w:t xml:space="preserve">ר"מ</w:t>
      </w:r>
      <w:r>
        <w:rPr>
          <w:rStyle w:val="TanaimMishna"/>
          <w:b/>
          <w:rtl/>
          <w:rPrChange w:id="44200" w:author="Claude" w:date="2026-10-07T09:49:06Z">
            <w:rPr>
              <w:b/>
              <w:rtl/>
            </w:rPr>
          </w:rPrChange>
        </w:rPr>
        <w:t xml:space="preserve">:</w:t>
      </w:r>
      <w:r>
        <w:rPr>
          <w:b/>
          <w:rtl/>
        </w:rPr>
        <w:t xml:space="preserve"> זה וזה בכביצה, </w:t>
      </w:r>
      <w:r>
        <w:rPr>
          <w:rStyle w:val="TanaimMishna"/>
          <w:b/>
          <w:rtl/>
          <w:rPrChange w:id="44197" w:author="Claude" w:date="2026-10-07T09:49:06Z">
            <w:rPr>
              <w:b/>
              <w:rtl/>
            </w:rPr>
          </w:rPrChange>
        </w:rPr>
        <w:t xml:space="preserve">ר"י</w:t>
      </w:r>
      <w:r>
        <w:rPr>
          <w:rStyle w:val="TanaimMishna"/>
          <w:b/>
          <w:rtl/>
          <w:rPrChange w:id="44199" w:author="Claude" w:date="2026-10-07T09:49:06Z">
            <w:rPr>
              <w:b/>
              <w:rtl/>
            </w:rPr>
          </w:rPrChange>
        </w:rPr>
        <w:t xml:space="preserve">:</w:t>
      </w:r>
      <w:r>
        <w:rPr>
          <w:b/>
          <w:rtl/>
        </w:rPr>
        <w:t xml:space="preserve"> זה וזה בכזית.</w:t>
      </w:r>
    </w:p>
    <w:p w14:paraId="069E7684" w14:textId="77777777" w:rsidR="00E8089F" w:rsidRPr="007435EB" w:rsidRDefault="00E8089F" w:rsidP="00E8089F">
      <w:pPr>
        <w:pStyle w:val="afff5"/>
        <w:rPr>
          <w:b/>
          <w:rtl/>
        </w:rPr>
      </w:pPr>
      <w:r w:rsidRPr="007435EB">
        <w:rPr>
          <w:b/>
          <w:rtl/>
        </w:rPr>
        <w:t>וחכ"א: בשר קדש בכזית, וחמץ בכביצה.</w:t>
      </w:r>
    </w:p>
    <w:p w14:paraId="0835492C" w14:textId="372AEF9C" w:rsidR="00E8089F" w:rsidRPr="007435EB" w:rsidRDefault="00F47631" w:rsidP="00F47631">
      <w:pPr>
        <w:pStyle w:val="affd"/>
        <w:rPr>
          <w:bCs/>
          <w:rtl/>
        </w:rPr>
      </w:pPr>
      <w:r>
        <w:rPr>
          <w:rFonts w:hint="cs"/>
          <w:rtl/>
        </w:rPr>
        <w:t>***</w:t>
      </w:r>
    </w:p>
    <w:p w14:paraId="7F44DEB1" w14:textId="77777777" w:rsidR="00E8089F" w:rsidRPr="007435EB" w:rsidRDefault="00E8089F" w:rsidP="00E8089F">
      <w:pPr>
        <w:rPr>
          <w:rtl/>
        </w:rPr>
      </w:pPr>
      <w:r w:rsidRPr="00F46A1C">
        <w:rPr>
          <w:rStyle w:val="affffd"/>
          <w:rtl/>
        </w:rPr>
        <w:t>והך</w:t>
      </w:r>
      <w:r w:rsidRPr="007435EB">
        <w:rPr>
          <w:rFonts w:ascii="Fb Fontext" w:hAnsi="Fb Fontext"/>
          <w:rtl/>
        </w:rPr>
        <w:t xml:space="preserve"> דההולך לאכול סעודת אירוסין בבית חמיו ולשבות שביתת הרשות יחזור מיד.</w:t>
      </w:r>
    </w:p>
    <w:p w14:paraId="102037F8" w14:textId="77777777" w:rsidR="00E8089F" w:rsidRPr="007435EB" w:rsidRDefault="00E8089F" w:rsidP="00E8089F">
      <w:pPr>
        <w:rPr>
          <w:rtl/>
        </w:rPr>
      </w:pPr>
      <w:r>
        <w:rPr>
          <w:rStyle w:val="affffd"/>
          <w:rtl/>
          <w:rPrChange w:id="9462" w:author="מנוע אמוראים" w:date="2026-10-05T16:42:03Z">
            <w:rPr>
              <w:rtl/>
            </w:rPr>
          </w:rPrChange>
        </w:rPr>
        <w:t xml:space="preserve">רי"ו</w:t>
      </w:r>
      <w:r>
        <w:rPr>
          <w:rtl/>
        </w:rPr>
        <w:t xml:space="preserve"> הא רבי יוסי דס"ל סעודת אירוסין מצווה ופליג </w:t>
      </w:r>
      <w:r>
        <w:rPr>
          <w:rStyle w:val="affffd"/>
          <w:rtl/>
          <w:rPrChange w:id="9463" w:author="מנוע אמוראים" w:date="2026-10-05T16:42:03Z">
            <w:rPr>
              <w:rtl/>
            </w:rPr>
          </w:rPrChange>
        </w:rPr>
        <w:t xml:space="preserve">אר"י</w:t>
      </w:r>
      <w:r>
        <w:rPr>
          <w:rtl/>
        </w:rPr>
        <w:t xml:space="preserve"> דס"ל רשות.</w:t>
      </w:r>
    </w:p>
    <w:p w14:paraId="3F0FEEC0" w14:textId="77777777" w:rsidR="00E8089F" w:rsidRPr="007435EB" w:rsidRDefault="00E8089F" w:rsidP="00E8089F">
      <w:pPr>
        <w:rPr>
          <w:rFonts w:ascii="Fb Fontext" w:hAnsi="Fb Fontext" w:cs="Guttman Vilna"/>
          <w:b/>
          <w:bCs/>
          <w:sz w:val="20"/>
          <w:rtl/>
        </w:rPr>
      </w:pPr>
      <w:r>
        <w:rPr>
          <w:rFonts w:ascii="Fb Fontext" w:hAnsi="Fb Fontext"/>
          <w:sz w:val="20"/>
          <w:rtl/>
        </w:rPr>
        <w:t xml:space="preserve">והשתא הך </w:t>
      </w:r>
      <w:r>
        <w:rPr>
          <w:rStyle w:val="affffd"/>
          <w:rFonts w:ascii="Fb Fontext" w:hAnsi="Fb Fontext"/>
          <w:sz w:val="20"/>
          <w:rtl/>
          <w:rPrChange w:id="9464" w:author="מנוע אמוראים" w:date="2026-10-05T16:42:03Z">
            <w:rPr>
              <w:rFonts w:ascii="Fb Fontext" w:hAnsi="Fb Fontext"/>
              <w:sz w:val="20"/>
              <w:rtl/>
            </w:rPr>
          </w:rPrChange>
        </w:rPr>
        <w:t xml:space="preserve">דר"ח</w:t>
      </w:r>
      <w:r>
        <w:rPr>
          <w:rFonts w:ascii="Fb Fontext" w:hAnsi="Fb Fontext"/>
          <w:sz w:val="20"/>
          <w:rtl/>
        </w:rPr>
        <w:t xml:space="preserve">: מחלוקת בסעודה שניה, אבל בסעודה ראשונה </w:t>
      </w:r>
      <w:r w:rsidRPr="005C3FF1">
        <w:rPr>
          <w:rStyle w:val="afffa"/>
          <w:rtl/>
        </w:rPr>
        <w:t>דברי הכל</w:t>
      </w:r>
      <w:r>
        <w:rPr>
          <w:rFonts w:ascii="Fb Fontext" w:hAnsi="Fb Fontext"/>
          <w:sz w:val="20"/>
          <w:rtl/>
        </w:rPr>
        <w:t xml:space="preserve"> מצוה. אפשר נמי </w:t>
      </w:r>
      <w:r>
        <w:rPr>
          <w:rStyle w:val="affffd"/>
          <w:rFonts w:ascii="Fb Fontext" w:hAnsi="Fb Fontext"/>
          <w:sz w:val="20"/>
          <w:rtl/>
          <w:rPrChange w:id="9465" w:author="מנוע אמוראים" w:date="2026-10-05T16:42:03Z">
            <w:rPr>
              <w:rFonts w:ascii="Fb Fontext" w:hAnsi="Fb Fontext"/>
              <w:sz w:val="20"/>
              <w:rtl/>
            </w:rPr>
          </w:rPrChange>
        </w:rPr>
        <w:t xml:space="preserve">כר"י</w:t>
      </w:r>
      <w:r>
        <w:rPr>
          <w:rFonts w:ascii="Fb Fontext" w:hAnsi="Fb Fontext"/>
          <w:sz w:val="20"/>
          <w:rtl/>
        </w:rPr>
        <w:t xml:space="preserve">.</w:t>
      </w:r>
    </w:p>
    <w:p w14:paraId="6147046E" w14:textId="29C98663" w:rsidR="00E8089F" w:rsidRPr="007435EB" w:rsidRDefault="00F47631" w:rsidP="00F47631">
      <w:pPr>
        <w:pStyle w:val="affd"/>
        <w:rPr>
          <w:bCs/>
          <w:rtl/>
        </w:rPr>
      </w:pPr>
      <w:r>
        <w:rPr>
          <w:rFonts w:hint="cs"/>
          <w:rtl/>
        </w:rPr>
        <w:t>***</w:t>
      </w:r>
    </w:p>
    <w:p w14:paraId="7C81D124" w14:textId="4A3AD98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Fonts w:ascii="Fb Fontext" w:hAnsi="Fb Fontext"/>
          <w:rtl/>
        </w:rPr>
        <w:t xml:space="preserve">תניא, </w:t>
      </w:r>
      <w:r>
        <w:rPr>
          <w:rStyle w:val="affffd"/>
          <w:rFonts w:ascii="Fb Fontext" w:hAnsi="Fb Fontext"/>
          <w:rtl/>
          <w:rPrChange w:id="9466" w:author="מנוע אמוראים" w:date="2026-10-05T16:42:03Z">
            <w:rPr>
              <w:rFonts w:ascii="Fb Fontext" w:hAnsi="Fb Fontext"/>
              <w:rtl/>
            </w:rPr>
          </w:rPrChange>
        </w:rPr>
        <w:t xml:space="preserve">אר"י</w:t>
      </w:r>
      <w:r>
        <w:rPr>
          <w:rFonts w:ascii="Fb Fontext" w:hAnsi="Fb Fontext"/>
          <w:rtl/>
        </w:rPr>
        <w:t xml:space="preserve">: אני לא שמעתי אלא סעודת אירוסין, אבל לא סבלונות.</w:t>
      </w:r>
    </w:p>
    <w:p w14:paraId="1B414279" w14:textId="77777777" w:rsidR="00E8089F" w:rsidRPr="007435EB" w:rsidRDefault="00E8089F" w:rsidP="00E8089F">
      <w:pPr>
        <w:pStyle w:val="affff7"/>
        <w:rPr>
          <w:rtl/>
        </w:rPr>
      </w:pPr>
      <w:r w:rsidRPr="007435EB">
        <w:rPr>
          <w:rtl/>
        </w:rPr>
        <w:t>- א"ל רבי יוסי: אני שמעתי סעודת אירוסין וסבלונות.</w:t>
      </w:r>
    </w:p>
    <w:p w14:paraId="319FE11E" w14:textId="70E7894F" w:rsidR="00E8089F"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Pr>
          <w:rFonts w:ascii="Fb Fontext" w:hAnsi="Fb Fontext"/>
          <w:rtl/>
        </w:rPr>
        <w:t xml:space="preserve">תניא, </w:t>
      </w:r>
      <w:r>
        <w:rPr>
          <w:rStyle w:val="affffd"/>
          <w:rFonts w:ascii="Fb Fontext" w:hAnsi="Fb Fontext"/>
          <w:rtl/>
          <w:rPrChange w:id="9467" w:author="מנוע אמוראים" w:date="2026-10-05T16:42:03Z">
            <w:rPr>
              <w:rFonts w:ascii="Fb Fontext" w:hAnsi="Fb Fontext"/>
              <w:rtl/>
            </w:rPr>
          </w:rPrChange>
        </w:rPr>
        <w:t xml:space="preserve">ר"ש</w:t>
      </w:r>
      <w:r>
        <w:rPr>
          <w:rFonts w:ascii="Fb Fontext" w:hAnsi="Fb Fontext"/>
          <w:rtl/>
        </w:rPr>
        <w:t xml:space="preserve"> כל סעודה שאינה של מצוה - אין ת"</w:t>
      </w:r>
      <w:r w:rsidR="00E8089F" w:rsidRPr="007435EB">
        <w:rPr>
          <w:rFonts w:ascii="Fb Fontext" w:hAnsi="Fb Fontext" w:hint="cs"/>
          <w:rtl/>
        </w:rPr>
        <w:t>ח</w:t>
      </w:r>
      <w:r w:rsidR="00E8089F" w:rsidRPr="007435EB">
        <w:rPr>
          <w:rFonts w:ascii="Fb Fontext" w:hAnsi="Fb Fontext"/>
          <w:rtl/>
        </w:rPr>
        <w:t xml:space="preserve"> רשאי להנות ממנה. כגון בת כהן לישראל,</w:t>
      </w:r>
    </w:p>
    <w:p w14:paraId="5D8C0879" w14:textId="77777777" w:rsidR="00E8089F" w:rsidRPr="007435EB" w:rsidRDefault="00E8089F" w:rsidP="00E8089F">
      <w:pPr>
        <w:rPr>
          <w:rFonts w:cs="Guttman Vilna"/>
          <w:b/>
          <w:bCs/>
          <w:rtl/>
        </w:rPr>
      </w:pPr>
      <w:r w:rsidRPr="007435EB">
        <w:rPr>
          <w:rtl/>
        </w:rPr>
        <w:t>ובת ת"</w:t>
      </w:r>
      <w:r w:rsidRPr="007435EB">
        <w:rPr>
          <w:rFonts w:hint="cs"/>
          <w:rtl/>
        </w:rPr>
        <w:t xml:space="preserve">ח </w:t>
      </w:r>
      <w:r>
        <w:rPr>
          <w:rtl/>
        </w:rPr>
        <w:t xml:space="preserve">לעם הארץ. </w:t>
      </w:r>
      <w:r>
        <w:rPr>
          <w:rStyle w:val="affffd"/>
          <w:rtl/>
          <w:rPrChange w:id="9468" w:author="מנוע אמוראים" w:date="2026-10-05T16:42:03Z">
            <w:rPr>
              <w:rtl/>
            </w:rPr>
          </w:rPrChange>
        </w:rPr>
        <w:t xml:space="preserve">דאר"י</w:t>
      </w:r>
      <w:r>
        <w:rPr>
          <w:rtl/>
        </w:rPr>
        <w:t xml:space="preserve"> בת כהן לישראל - אין זווגן עולה יפה.</w:t>
      </w:r>
    </w:p>
    <w:p w14:paraId="602DFC39" w14:textId="6F9E020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469" w:author="מנוע אמוראים" w:date="2026-10-05T16:42:03Z">
            <w:rPr>
              <w:rtl/>
            </w:rPr>
          </w:rPrChange>
        </w:rPr>
        <w:t xml:space="preserve">ר"ח</w:t>
      </w:r>
      <w:r>
        <w:rPr>
          <w:rtl/>
        </w:rPr>
        <w:t xml:space="preserve">: או אלמנה או גרושה או זרע אין לה.</w:t>
      </w:r>
    </w:p>
    <w:p w14:paraId="5F31F09F" w14:textId="77777777" w:rsidR="00E8089F" w:rsidRPr="007435EB" w:rsidRDefault="00E8089F" w:rsidP="00E8089F">
      <w:pPr>
        <w:rPr>
          <w:rtl/>
        </w:rPr>
      </w:pPr>
      <w:r w:rsidRPr="007435EB">
        <w:rPr>
          <w:rtl/>
        </w:rPr>
        <w:t>במתניתא תנא: קוברה או קוברתו, או מביאתו לידי עניות.</w:t>
      </w:r>
    </w:p>
    <w:p w14:paraId="19E8DC68" w14:textId="47A1E3A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r>
        <w:rPr>
          <w:rtl/>
        </w:rPr>
        <w:t xml:space="preserve"> </w:t>
      </w:r>
      <w:r>
        <w:rPr>
          <w:rStyle w:val="affffd"/>
          <w:rtl/>
          <w:rPrChange w:id="9470" w:author="מנוע אמוראים" w:date="2026-10-05T16:42:03Z">
            <w:rPr>
              <w:rtl/>
            </w:rPr>
          </w:rPrChange>
        </w:rPr>
        <w:t xml:space="preserve">דרי"ו</w:t>
      </w:r>
      <w:r>
        <w:rPr>
          <w:rtl/>
        </w:rPr>
        <w:t xml:space="preserve">: הרוצה שיתעשר ידבק בזרעו של אהרן, כ"</w:t>
      </w:r>
      <w:r w:rsidR="00E8089F" w:rsidRPr="007435EB">
        <w:rPr>
          <w:rFonts w:hint="cs"/>
          <w:rtl/>
        </w:rPr>
        <w:t>ש</w:t>
      </w:r>
      <w:r w:rsidR="00E8089F" w:rsidRPr="007435EB">
        <w:rPr>
          <w:rtl/>
        </w:rPr>
        <w:t xml:space="preserve"> שתורה וכהונה מעשרתן הינו בת"ח.</w:t>
      </w:r>
    </w:p>
    <w:p w14:paraId="155C30B0" w14:textId="59EBB3C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רבי יהושע נסיב כהנתא, חלש. אמר: לא ניחא ליה לאהרן דאדבק בזרעיה, דה"</w:t>
      </w:r>
      <w:r w:rsidR="00E8089F" w:rsidRPr="007435EB">
        <w:rPr>
          <w:rFonts w:hint="cs"/>
          <w:rtl/>
        </w:rPr>
        <w:t>ל חתן כמותי.</w:t>
      </w:r>
    </w:p>
    <w:p w14:paraId="0CC49E8A" w14:textId="58848AC8"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רב אידי בר אבין נסיב כהנתא, יצאו ממנו תרי בני סמיכי.</w:t>
      </w:r>
    </w:p>
    <w:p w14:paraId="6E02DC5C" w14:textId="77777777" w:rsidR="00E8089F" w:rsidRPr="007435EB" w:rsidRDefault="00E8089F" w:rsidP="00E8089F">
      <w:pPr>
        <w:pStyle w:val="affff7"/>
        <w:rPr>
          <w:rtl/>
        </w:rPr>
      </w:pPr>
      <w:r w:rsidRPr="007435EB">
        <w:rPr>
          <w:rtl/>
        </w:rPr>
        <w:t>- רב ששת בריה דרב אידי</w:t>
      </w:r>
      <w:r w:rsidRPr="007435EB">
        <w:rPr>
          <w:rFonts w:hint="cs"/>
          <w:rtl/>
        </w:rPr>
        <w:t>,</w:t>
      </w:r>
      <w:r w:rsidRPr="007435EB">
        <w:rPr>
          <w:rtl/>
        </w:rPr>
        <w:t xml:space="preserve"> ורבי יהושע בריה דרב אידי.</w:t>
      </w:r>
    </w:p>
    <w:p w14:paraId="7ECCB984" w14:textId="29362AF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9471" w:author="מנוע אמוראים" w:date="2026-10-05T16:42:03Z">
            <w:rPr>
              <w:rFonts w:ascii="Fb Fontext" w:hAnsi="Fb Fontext" w:hint="cs"/>
              <w:rtl/>
            </w:rPr>
          </w:rPrChange>
        </w:rPr>
        <w:t xml:space="preserve">ר</w:t>
      </w:r>
      <w:r>
        <w:rPr>
          <w:rStyle w:val="affffd"/>
          <w:rFonts w:ascii="Fb Fontext" w:hAnsi="Fb Fontext"/>
          <w:rtl/>
          <w:rPrChange w:id="9472" w:author="מנוע אמוראים" w:date="2026-10-05T16:42:03Z">
            <w:rPr>
              <w:rFonts w:ascii="Fb Fontext" w:hAnsi="Fb Fontext"/>
              <w:rtl/>
            </w:rPr>
          </w:rPrChange>
        </w:rPr>
        <w:t xml:space="preserve">"</w:t>
      </w:r>
      <w:r>
        <w:rPr>
          <w:rStyle w:val="affffd"/>
          <w:rFonts w:ascii="Fb Fontext" w:hAnsi="Fb Fontext" w:hint="cs"/>
          <w:rtl/>
          <w:rPrChange w:id="9473" w:author="מנוע אמוראים" w:date="2026-10-05T16:42:03Z">
            <w:rPr>
              <w:rFonts w:ascii="Fb Fontext" w:hAnsi="Fb Fontext" w:hint="cs"/>
              <w:rtl/>
            </w:rPr>
          </w:rPrChange>
        </w:rPr>
        <w:t xml:space="preserve">פ</w:t>
      </w:r>
      <w:r w:rsidR="00E8089F" w:rsidRPr="007435EB">
        <w:rPr>
          <w:rFonts w:ascii="Fb Fontext" w:hAnsi="Fb Fontext"/>
          <w:rtl/>
        </w:rPr>
        <w:t>: אי לא נסיבנא כהנתא לא איעתרי.</w:t>
      </w:r>
    </w:p>
    <w:p w14:paraId="0EF60626" w14:textId="2D0839A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474" w:author="מנוע אמוראים" w:date="2026-10-05T16:42:03Z">
            <w:rPr>
              <w:rFonts w:hint="cs"/>
              <w:rtl/>
            </w:rPr>
          </w:rPrChange>
        </w:rPr>
        <w:t xml:space="preserve">ר</w:t>
      </w:r>
      <w:r>
        <w:rPr>
          <w:rStyle w:val="affffd"/>
          <w:rtl/>
          <w:rPrChange w:id="9475" w:author="מנוע אמוראים" w:date="2026-10-05T16:42:03Z">
            <w:rPr>
              <w:rtl/>
            </w:rPr>
          </w:rPrChange>
        </w:rPr>
        <w:t xml:space="preserve">"</w:t>
      </w:r>
      <w:r>
        <w:rPr>
          <w:rStyle w:val="affffd"/>
          <w:rFonts w:hint="cs"/>
          <w:rtl/>
          <w:rPrChange w:id="9476" w:author="מנוע אמוראים" w:date="2026-10-05T16:42:03Z">
            <w:rPr>
              <w:rFonts w:hint="cs"/>
              <w:rtl/>
            </w:rPr>
          </w:rPrChange>
        </w:rPr>
        <w:t xml:space="preserve">כ</w:t>
      </w:r>
      <w:r w:rsidR="00E8089F" w:rsidRPr="007435EB">
        <w:rPr>
          <w:rtl/>
        </w:rPr>
        <w:t xml:space="preserve">: אי לא נסיבנא כהנתא </w:t>
      </w:r>
      <w:r w:rsidR="00E8089F" w:rsidRPr="007435EB">
        <w:rPr>
          <w:rFonts w:hint="cs"/>
          <w:rtl/>
        </w:rPr>
        <w:t xml:space="preserve">לא הייתי גולה </w:t>
      </w:r>
      <w:r w:rsidR="00E8089F" w:rsidRPr="007435EB">
        <w:rPr>
          <w:rtl/>
        </w:rPr>
        <w:t>כדגלי אינשי.</w:t>
      </w:r>
    </w:p>
    <w:p w14:paraId="0F56A9C3" w14:textId="7742990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tl/>
        </w:rPr>
        <w:t xml:space="preserve">רבי יצחק: כל הנהנה מסעודת הרשות לסוף גולה, '</w:t>
      </w:r>
      <w:r>
        <w:rPr>
          <w:rStyle w:val="af2"/>
          <w:rtl/>
          <w:rPrChange w:id="9006" w:author="מנוע פסוקים" w:date="2026-10-05T16:38:40Z">
            <w:rPr>
              <w:rtl/>
            </w:rPr>
          </w:rPrChange>
        </w:rPr>
        <w:t xml:space="preserve">ואכלים כרים מצאן ועגלים מתוך מרבק</w:t>
      </w:r>
      <w:r>
        <w:rPr>
          <w:rtl/>
        </w:rPr>
        <w:t xml:space="preserve">, וכתיב</w:t>
      </w:r>
      <w:r w:rsidR="00E8089F" w:rsidRPr="00AC0CB1">
        <w:rPr>
          <w:rStyle w:val="af2"/>
          <w:rtl/>
        </w:rPr>
        <w:t xml:space="preserve"> </w:t>
      </w:r>
      <w:r w:rsidR="00E8089F" w:rsidRPr="00AC0CB1">
        <w:rPr>
          <w:rStyle w:val="af2"/>
          <w:rFonts w:hint="cs"/>
          <w:rtl/>
        </w:rPr>
        <w:t>'</w:t>
      </w:r>
      <w:r w:rsidR="00E8089F" w:rsidRPr="00AC0CB1">
        <w:rPr>
          <w:rStyle w:val="af2"/>
          <w:rtl/>
        </w:rPr>
        <w:t>לכן עתה יגלו בראש ג</w:t>
      </w:r>
      <w:r w:rsidR="00E8089F" w:rsidRPr="00AC0CB1">
        <w:rPr>
          <w:rStyle w:val="af2"/>
          <w:rFonts w:hint="cs"/>
          <w:rtl/>
        </w:rPr>
        <w:t>ו</w:t>
      </w:r>
      <w:r w:rsidR="00E8089F" w:rsidRPr="00AC0CB1">
        <w:rPr>
          <w:rStyle w:val="af2"/>
          <w:rtl/>
        </w:rPr>
        <w:t>לים</w:t>
      </w:r>
      <w:r w:rsidR="00E8089F" w:rsidRPr="00AC0CB1">
        <w:rPr>
          <w:rStyle w:val="af2"/>
          <w:rFonts w:hint="cs"/>
          <w:rtl/>
        </w:rPr>
        <w:t>'</w:t>
      </w:r>
      <w:r w:rsidR="00E8089F" w:rsidRPr="00AC0CB1">
        <w:rPr>
          <w:rStyle w:val="af2"/>
          <w:rtl/>
        </w:rPr>
        <w:t>.</w:t>
      </w:r>
    </w:p>
    <w:p w14:paraId="0ABB5C09" w14:textId="5F2A269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ת</w:t>
      </w:r>
      <w:r w:rsidR="00E8089F" w:rsidRPr="005C3FF1">
        <w:rPr>
          <w:rStyle w:val="afffa"/>
          <w:rtl/>
        </w:rPr>
        <w:t>"</w:t>
      </w:r>
      <w:r w:rsidR="00E8089F" w:rsidRPr="005C3FF1">
        <w:rPr>
          <w:rStyle w:val="afffa"/>
          <w:rFonts w:hint="cs"/>
          <w:rtl/>
        </w:rPr>
        <w:t>ר</w:t>
      </w:r>
      <w:r w:rsidR="00E8089F" w:rsidRPr="007435EB">
        <w:rPr>
          <w:rFonts w:ascii="Fb Fontext" w:hAnsi="Fb Fontext"/>
          <w:rtl/>
        </w:rPr>
        <w:t>: כל תלמיד חכם המרבה סעודתו בכל מקום - סוף מחריב את ביתו, ומאלמן את אשתו, ומייתם את גוזליו, ותלמודו משתכח ממנו, ומחלוקות רבות באות עליו, ודבריו אינם נשמעים ומחלל שם שמים ושם רבו ושם אביו, וגורם שם רע לו ולבניו ולבני בניו עד סוף כל הדורות.</w:t>
      </w:r>
    </w:p>
    <w:p w14:paraId="50C66F9A" w14:textId="77777777" w:rsidR="00E8089F" w:rsidRPr="005C3FF1" w:rsidRDefault="00E8089F" w:rsidP="00E8089F">
      <w:pPr>
        <w:rPr>
          <w:rStyle w:val="afffa"/>
          <w:rtl/>
        </w:rPr>
      </w:pPr>
      <w:r w:rsidRPr="007435EB">
        <w:rPr>
          <w:rtl/>
        </w:rPr>
        <w:t>מאי היא? אביי: קרו ליה בר מחים תנורי.</w:t>
      </w:r>
    </w:p>
    <w:p w14:paraId="67B458D6" w14:textId="77777777" w:rsidR="00E8089F" w:rsidRPr="007435EB" w:rsidRDefault="00E8089F" w:rsidP="00E8089F">
      <w:pPr>
        <w:rPr>
          <w:rFonts w:cs="Guttman Vilna"/>
          <w:b/>
          <w:bCs/>
          <w:rtl/>
        </w:rPr>
      </w:pPr>
      <w:r w:rsidRPr="005C3FF1">
        <w:rPr>
          <w:rStyle w:val="afffa"/>
          <w:rtl/>
        </w:rPr>
        <w:t>רבא:</w:t>
      </w:r>
      <w:r w:rsidRPr="007435EB">
        <w:rPr>
          <w:rtl/>
        </w:rPr>
        <w:t xml:space="preserve"> בר </w:t>
      </w:r>
      <w:r w:rsidRPr="007435EB">
        <w:rPr>
          <w:rFonts w:hint="cs"/>
          <w:rtl/>
        </w:rPr>
        <w:t>מרקיד כדרך הליצנים שמרדין להשקותן בשכרן</w:t>
      </w:r>
      <w:r w:rsidRPr="007435EB">
        <w:rPr>
          <w:rtl/>
        </w:rPr>
        <w:t>.</w:t>
      </w:r>
    </w:p>
    <w:p w14:paraId="0CC0E72E" w14:textId="77777777" w:rsidR="00E8089F" w:rsidRPr="007435EB" w:rsidRDefault="00E8089F" w:rsidP="00E8089F">
      <w:pPr>
        <w:rPr>
          <w:rFonts w:cs="Guttman Vilna"/>
          <w:b/>
          <w:bCs/>
          <w:rtl/>
        </w:rPr>
      </w:pPr>
      <w:r>
        <w:rPr>
          <w:rStyle w:val="affffd"/>
          <w:rFonts w:hint="cs"/>
          <w:rtl/>
          <w:rPrChange w:id="9477" w:author="מנוע אמוראים" w:date="2026-10-05T16:42:03Z">
            <w:rPr>
              <w:rFonts w:hint="cs"/>
              <w:rtl/>
            </w:rPr>
          </w:rPrChange>
        </w:rPr>
        <w:t xml:space="preserve">ר</w:t>
      </w:r>
      <w:r>
        <w:rPr>
          <w:rStyle w:val="affffd"/>
          <w:rtl/>
          <w:rPrChange w:id="9478" w:author="מנוע אמוראים" w:date="2026-10-05T16:42:03Z">
            <w:rPr>
              <w:rtl/>
            </w:rPr>
          </w:rPrChange>
        </w:rPr>
        <w:t xml:space="preserve">"</w:t>
      </w:r>
      <w:r>
        <w:rPr>
          <w:rStyle w:val="affffd"/>
          <w:rFonts w:hint="cs"/>
          <w:rtl/>
          <w:rPrChange w:id="9479" w:author="מנוע אמוראים" w:date="2026-10-05T16:42:03Z">
            <w:rPr>
              <w:rFonts w:hint="cs"/>
              <w:rtl/>
            </w:rPr>
          </w:rPrChange>
        </w:rPr>
        <w:t xml:space="preserve">פ</w:t>
      </w:r>
      <w:r w:rsidRPr="007435EB">
        <w:rPr>
          <w:rtl/>
        </w:rPr>
        <w:t xml:space="preserve">: בר מלחך </w:t>
      </w:r>
      <w:r w:rsidRPr="007435EB">
        <w:rPr>
          <w:rFonts w:hint="cs"/>
          <w:rtl/>
        </w:rPr>
        <w:t>קערות</w:t>
      </w:r>
      <w:r w:rsidRPr="007435EB">
        <w:rPr>
          <w:rtl/>
        </w:rPr>
        <w:t>.</w:t>
      </w:r>
    </w:p>
    <w:p w14:paraId="5F719697" w14:textId="77777777" w:rsidR="00E8089F" w:rsidRPr="007435EB" w:rsidRDefault="00E8089F" w:rsidP="00E8089F">
      <w:pPr>
        <w:rPr>
          <w:rtl/>
        </w:rPr>
      </w:pPr>
      <w:r>
        <w:rPr>
          <w:rStyle w:val="affffd"/>
          <w:rFonts w:ascii="Fb Fontext" w:hAnsi="Fb Fontext"/>
          <w:sz w:val="20"/>
          <w:rtl/>
          <w:rPrChange w:id="9480" w:author="מנוע אמוראים" w:date="2026-10-05T16:42:03Z">
            <w:rPr>
              <w:rFonts w:ascii="Fb Fontext" w:hAnsi="Fb Fontext"/>
              <w:sz w:val="20"/>
              <w:rtl/>
            </w:rPr>
          </w:rPrChange>
        </w:rPr>
        <w:t xml:space="preserve">ר"</w:t>
      </w:r>
      <w:r>
        <w:rPr>
          <w:rStyle w:val="affffd"/>
          <w:rFonts w:ascii="Fb Fontext" w:hAnsi="Fb Fontext" w:hint="cs"/>
          <w:sz w:val="20"/>
          <w:rtl/>
          <w:rPrChange w:id="9481" w:author="מנוע אמוראים" w:date="2026-10-05T16:42:03Z">
            <w:rPr>
              <w:rFonts w:ascii="Fb Fontext" w:hAnsi="Fb Fontext" w:hint="cs"/>
              <w:sz w:val="20"/>
              <w:rtl/>
            </w:rPr>
          </w:rPrChange>
        </w:rPr>
        <w:t xml:space="preserve">ש</w:t>
      </w:r>
      <w:r w:rsidRPr="007435EB">
        <w:rPr>
          <w:rFonts w:ascii="Fb Fontext" w:hAnsi="Fb Fontext"/>
          <w:sz w:val="20"/>
          <w:rtl/>
        </w:rPr>
        <w:t>: בר מך רבע</w:t>
      </w:r>
      <w:r w:rsidRPr="007435EB">
        <w:rPr>
          <w:rFonts w:ascii="Fb Fontext" w:hAnsi="Fb Fontext" w:hint="cs"/>
          <w:sz w:val="20"/>
          <w:rtl/>
        </w:rPr>
        <w:t xml:space="preserve"> שמקפל לבושו ויושן תחתיו</w:t>
      </w:r>
      <w:r w:rsidRPr="007435EB">
        <w:rPr>
          <w:rFonts w:ascii="Fb Fontext" w:hAnsi="Fb Fontext"/>
          <w:sz w:val="20"/>
          <w:rtl/>
        </w:rPr>
        <w:t>.</w:t>
      </w:r>
    </w:p>
    <w:p w14:paraId="23AB189E" w14:textId="63D51C5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ת</w:t>
      </w:r>
      <w:r w:rsidR="00E8089F" w:rsidRPr="005C3FF1">
        <w:rPr>
          <w:rStyle w:val="afffa"/>
          <w:rtl/>
        </w:rPr>
        <w:t>"</w:t>
      </w:r>
      <w:r w:rsidR="00E8089F" w:rsidRPr="005C3FF1">
        <w:rPr>
          <w:rStyle w:val="afffa"/>
          <w:rFonts w:hint="cs"/>
          <w:rtl/>
        </w:rPr>
        <w:t>ר</w:t>
      </w:r>
      <w:r w:rsidR="00E8089F" w:rsidRPr="007435EB">
        <w:rPr>
          <w:rFonts w:ascii="Fb Fontext" w:hAnsi="Fb Fontext"/>
          <w:rtl/>
        </w:rPr>
        <w:t>: לעולם ימכור אדם כל מה שיש לו וישא בת תלמיד חכם. שאם מת או גולה - מובטח לו שבניו תלמידי חכמים. ואל ישא בת עם הארץ - שאם מת או גולה בניו עמי הארץ.</w:t>
      </w:r>
    </w:p>
    <w:p w14:paraId="75DC1F3D" w14:textId="63E9401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ת"ר: לעולם ימכור אדם כל מה שיש לו וישא בת תלמיד חכם, וישיא בתו לתלמיד חכם. משל לענבי הגפן בענבי הגפן, דבר נאה ומתקבל.</w:t>
      </w:r>
    </w:p>
    <w:p w14:paraId="18A7700F" w14:textId="77777777" w:rsidR="00E8089F" w:rsidRPr="007435EB" w:rsidRDefault="00E8089F" w:rsidP="00E8089F">
      <w:pPr>
        <w:rPr>
          <w:rtl/>
        </w:rPr>
      </w:pPr>
      <w:r w:rsidRPr="007435EB">
        <w:rPr>
          <w:rtl/>
        </w:rPr>
        <w:t>ולא ישא בת עם הארץ - משל לענבי הגפן בענבי הסנה, דבר כעור ואינו מתקבל.</w:t>
      </w:r>
    </w:p>
    <w:p w14:paraId="6A829D87" w14:textId="1F908E34" w:rsidR="00E8089F" w:rsidRPr="007435EB" w:rsidRDefault="00F47631" w:rsidP="00F47631">
      <w:pPr>
        <w:pStyle w:val="affd"/>
        <w:rPr>
          <w:bCs/>
          <w:rtl/>
        </w:rPr>
      </w:pPr>
      <w:r>
        <w:rPr>
          <w:rFonts w:hint="cs"/>
          <w:rtl/>
        </w:rPr>
        <w:t>***</w:t>
      </w:r>
    </w:p>
    <w:p w14:paraId="2FE23915" w14:textId="77777777" w:rsidR="00E8089F" w:rsidRPr="007435EB" w:rsidRDefault="00E8089F" w:rsidP="005C3FF1">
      <w:pPr>
        <w:pStyle w:val="afff"/>
        <w:framePr w:wrap="around"/>
        <w:rPr>
          <w:rtl/>
        </w:rPr>
      </w:pPr>
      <w:r w:rsidRPr="007435EB">
        <w:rPr>
          <w:rFonts w:hint="cs"/>
          <w:rtl/>
        </w:rPr>
        <w:t>מט:</w:t>
      </w:r>
    </w:p>
    <w:p w14:paraId="14B4A9D5" w14:textId="5BF1943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לעולם ימכור אדם כל מה שיש לו וישא בת תלמיד חכם.</w:t>
      </w:r>
    </w:p>
    <w:p w14:paraId="71E403A1" w14:textId="77777777" w:rsidR="00E8089F" w:rsidRPr="007435EB" w:rsidRDefault="00E8089F" w:rsidP="00E8089F">
      <w:pPr>
        <w:rPr>
          <w:rtl/>
        </w:rPr>
      </w:pPr>
      <w:r w:rsidRPr="007435EB">
        <w:rPr>
          <w:rtl/>
        </w:rPr>
        <w:t>לא מצא בת תלמיד חכם - ישא בת גדולי הדור.</w:t>
      </w:r>
    </w:p>
    <w:p w14:paraId="536C1A9E" w14:textId="77777777" w:rsidR="00E8089F" w:rsidRPr="007435EB" w:rsidRDefault="00E8089F" w:rsidP="00E8089F">
      <w:pPr>
        <w:rPr>
          <w:rtl/>
        </w:rPr>
      </w:pPr>
      <w:r w:rsidRPr="007435EB">
        <w:rPr>
          <w:rtl/>
        </w:rPr>
        <w:t>לא מצא בת גדולי הדור - ישא בת ראשי כנסיות.</w:t>
      </w:r>
    </w:p>
    <w:p w14:paraId="75460539" w14:textId="77777777" w:rsidR="00E8089F" w:rsidRPr="007435EB" w:rsidRDefault="00E8089F" w:rsidP="00E8089F">
      <w:pPr>
        <w:rPr>
          <w:rtl/>
        </w:rPr>
      </w:pPr>
      <w:r w:rsidRPr="007435EB">
        <w:rPr>
          <w:rtl/>
        </w:rPr>
        <w:t>לא מצא בת ראשי כנסיות - ישא בת גבאי צדקה.</w:t>
      </w:r>
    </w:p>
    <w:p w14:paraId="1A435624" w14:textId="77777777" w:rsidR="00E8089F" w:rsidRPr="007435EB" w:rsidRDefault="00E8089F" w:rsidP="00E8089F">
      <w:pPr>
        <w:rPr>
          <w:rtl/>
        </w:rPr>
      </w:pPr>
      <w:r w:rsidRPr="007435EB">
        <w:rPr>
          <w:rtl/>
        </w:rPr>
        <w:t>לא מצא בת גבאי צדקה - ישא בת מלמדי תינוקות.</w:t>
      </w:r>
    </w:p>
    <w:p w14:paraId="244C756D" w14:textId="77777777" w:rsidR="00E8089F" w:rsidRPr="007435EB" w:rsidRDefault="00E8089F" w:rsidP="00E8089F">
      <w:pPr>
        <w:rPr>
          <w:rFonts w:cs="Guttman Vilna"/>
          <w:b/>
          <w:bCs/>
          <w:rtl/>
        </w:rPr>
      </w:pPr>
      <w:r w:rsidRPr="007435EB">
        <w:rPr>
          <w:rtl/>
        </w:rPr>
        <w:t>ולא ישא בת עמי הארץ, מפני שהן שקץ, ונשותיהן שרץ.</w:t>
      </w:r>
    </w:p>
    <w:p w14:paraId="2441A1FA" w14:textId="77777777" w:rsidR="00E8089F" w:rsidRPr="007435EB" w:rsidRDefault="00E8089F" w:rsidP="00E8089F">
      <w:pPr>
        <w:rPr>
          <w:rtl/>
        </w:rPr>
      </w:pPr>
      <w:r w:rsidRPr="007435EB">
        <w:rPr>
          <w:rFonts w:ascii="Fb Fontext" w:hAnsi="Fb Fontext"/>
          <w:sz w:val="20"/>
          <w:rtl/>
        </w:rPr>
        <w:t>ועל בנותיהן הוא אומר</w:t>
      </w:r>
      <w:r w:rsidRPr="00AC0CB1">
        <w:rPr>
          <w:rStyle w:val="af2"/>
          <w:rtl/>
        </w:rPr>
        <w:t xml:space="preserve"> </w:t>
      </w:r>
      <w:r w:rsidRPr="00AC0CB1">
        <w:rPr>
          <w:rStyle w:val="af2"/>
          <w:rFonts w:hint="cs"/>
          <w:rtl/>
        </w:rPr>
        <w:t>'</w:t>
      </w:r>
      <w:r w:rsidRPr="00AC0CB1">
        <w:rPr>
          <w:rStyle w:val="af2"/>
          <w:rtl/>
        </w:rPr>
        <w:t>ארור שכב עם כל בהמה</w:t>
      </w:r>
      <w:r w:rsidRPr="00AC0CB1">
        <w:rPr>
          <w:rStyle w:val="af2"/>
          <w:rFonts w:hint="cs"/>
          <w:rtl/>
        </w:rPr>
        <w:t>'</w:t>
      </w:r>
      <w:r w:rsidRPr="00AC0CB1">
        <w:rPr>
          <w:rStyle w:val="af2"/>
          <w:rtl/>
        </w:rPr>
        <w:t>.</w:t>
      </w:r>
    </w:p>
    <w:p w14:paraId="04EFC353" w14:textId="0C671F7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רבי</w:t>
      </w:r>
      <w:r w:rsidR="00E8089F" w:rsidRPr="007435EB">
        <w:rPr>
          <w:rFonts w:ascii="Fb Fontext" w:hAnsi="Fb Fontext"/>
          <w:rtl/>
        </w:rPr>
        <w:t>: עם הארץ אסור לאכול בשר</w:t>
      </w:r>
      <w:r w:rsidR="00E8089F" w:rsidRPr="00AC0CB1">
        <w:rPr>
          <w:rStyle w:val="af2"/>
          <w:rtl/>
        </w:rPr>
        <w:t xml:space="preserve"> </w:t>
      </w:r>
      <w:r w:rsidR="00E8089F" w:rsidRPr="00AC0CB1">
        <w:rPr>
          <w:rStyle w:val="af2"/>
          <w:rFonts w:hint="cs"/>
          <w:rtl/>
        </w:rPr>
        <w:t>'</w:t>
      </w:r>
      <w:r w:rsidR="00E8089F" w:rsidRPr="00AC0CB1">
        <w:rPr>
          <w:rStyle w:val="af2"/>
          <w:rtl/>
        </w:rPr>
        <w:t>זאת תורת הבהמה והעוף</w:t>
      </w:r>
      <w:r w:rsidR="00E8089F" w:rsidRPr="00AC0CB1">
        <w:rPr>
          <w:rStyle w:val="af2"/>
          <w:rFonts w:hint="cs"/>
          <w:rtl/>
        </w:rPr>
        <w:t>'</w:t>
      </w:r>
      <w:r w:rsidR="00E8089F" w:rsidRPr="00AC0CB1">
        <w:rPr>
          <w:rStyle w:val="af2"/>
          <w:rtl/>
        </w:rPr>
        <w:t xml:space="preserve"> </w:t>
      </w:r>
      <w:r w:rsidR="00E8089F" w:rsidRPr="007435EB">
        <w:rPr>
          <w:rFonts w:ascii="Fb Fontext" w:hAnsi="Fb Fontext"/>
          <w:rtl/>
        </w:rPr>
        <w:t>כל העוסק בתורה - מותר לאכול בשר בהמה ועוף, וכל שאינו עוסק בתורה - אסור לאכול בשר בהמה ועוף.</w:t>
      </w:r>
    </w:p>
    <w:p w14:paraId="7D24EFE9" w14:textId="1EC84EA6"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Pr>
          <w:rStyle w:val="affffd"/>
          <w:rtl/>
          <w:rPrChange w:id="9482" w:author="מנוע אמוראים" w:date="2026-10-05T16:42:03Z">
            <w:rPr>
              <w:rtl/>
            </w:rPr>
          </w:rPrChange>
        </w:rPr>
        <w:t xml:space="preserve">אר"</w:t>
      </w:r>
      <w:r>
        <w:rPr>
          <w:rStyle w:val="affffd"/>
          <w:rFonts w:hint="cs"/>
          <w:rtl/>
          <w:rPrChange w:id="9483" w:author="מנוע אמוראים" w:date="2026-10-05T16:42:03Z">
            <w:rPr>
              <w:rFonts w:hint="cs"/>
              <w:rtl/>
            </w:rPr>
          </w:rPrChange>
        </w:rPr>
        <w:t xml:space="preserve">א</w:t>
      </w:r>
      <w:r w:rsidR="00E8089F" w:rsidRPr="007435EB">
        <w:rPr>
          <w:rtl/>
        </w:rPr>
        <w:t>: עם הארץ מותר לנוחרו ביום הכיפורים שחל להיות בשבת. אמרו לו תלמידיו: רבי, אמור לשוחטו! - אמר להן: זה - טעון ברכה, וזה - אינו טעון ברכה.</w:t>
      </w:r>
    </w:p>
    <w:p w14:paraId="0D14B6A8" w14:textId="4DA90AD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484" w:author="מנוע אמוראים" w:date="2026-10-05T16:42:03Z">
            <w:rPr>
              <w:rFonts w:hint="cs"/>
              <w:rtl/>
            </w:rPr>
          </w:rPrChange>
        </w:rPr>
        <w:t xml:space="preserve">אר</w:t>
      </w:r>
      <w:r>
        <w:rPr>
          <w:rStyle w:val="affffd"/>
          <w:rtl/>
          <w:rPrChange w:id="9485" w:author="מנוע אמוראים" w:date="2026-10-05T16:42:03Z">
            <w:rPr>
              <w:rtl/>
            </w:rPr>
          </w:rPrChange>
        </w:rPr>
        <w:t xml:space="preserve">"</w:t>
      </w:r>
      <w:r>
        <w:rPr>
          <w:rStyle w:val="affffd"/>
          <w:rFonts w:hint="cs"/>
          <w:rtl/>
          <w:rPrChange w:id="9486" w:author="מנוע אמוראים" w:date="2026-10-05T16:42:03Z">
            <w:rPr>
              <w:rFonts w:hint="cs"/>
              <w:rtl/>
            </w:rPr>
          </w:rPrChange>
        </w:rPr>
        <w:t xml:space="preserve">א</w:t>
      </w:r>
      <w:r w:rsidR="00E8089F" w:rsidRPr="007435EB">
        <w:rPr>
          <w:rtl/>
        </w:rPr>
        <w:t>: עם הארץ אסור להתלוות עמו בדרך, שנא'</w:t>
      </w:r>
      <w:r w:rsidR="00E8089F" w:rsidRPr="00AC0CB1">
        <w:rPr>
          <w:rStyle w:val="af2"/>
          <w:rFonts w:hint="cs"/>
          <w:rtl/>
        </w:rPr>
        <w:t xml:space="preserve"> '</w:t>
      </w:r>
      <w:r w:rsidR="00E8089F" w:rsidRPr="00AC0CB1">
        <w:rPr>
          <w:rStyle w:val="af2"/>
          <w:rtl/>
        </w:rPr>
        <w:t>כי הוא חייך וארך ימיך</w:t>
      </w:r>
      <w:r w:rsidR="00E8089F" w:rsidRPr="00AC0CB1">
        <w:rPr>
          <w:rStyle w:val="af2"/>
          <w:rFonts w:hint="cs"/>
          <w:rtl/>
        </w:rPr>
        <w:t>'</w:t>
      </w:r>
      <w:r w:rsidR="00E8089F" w:rsidRPr="00AC0CB1">
        <w:rPr>
          <w:rStyle w:val="af2"/>
          <w:rtl/>
        </w:rPr>
        <w:t>,</w:t>
      </w:r>
      <w:r w:rsidR="00E8089F" w:rsidRPr="007435EB">
        <w:rPr>
          <w:rtl/>
        </w:rPr>
        <w:t xml:space="preserve"> על חייו לא חס - על חיי חבירו לא כ"</w:t>
      </w:r>
      <w:r w:rsidR="00E8089F" w:rsidRPr="007435EB">
        <w:rPr>
          <w:rFonts w:hint="cs"/>
          <w:rtl/>
        </w:rPr>
        <w:t>ש</w:t>
      </w:r>
      <w:r w:rsidR="00E8089F" w:rsidRPr="007435EB">
        <w:rPr>
          <w:rtl/>
        </w:rPr>
        <w:t>.</w:t>
      </w:r>
    </w:p>
    <w:p w14:paraId="6EB00BFE" w14:textId="022F65B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487" w:author="מנוע אמוראים" w:date="2026-10-05T16:42:03Z">
            <w:rPr>
              <w:rFonts w:hint="cs"/>
              <w:rtl/>
            </w:rPr>
          </w:rPrChange>
        </w:rPr>
        <w:t xml:space="preserve">רשב</w:t>
      </w:r>
      <w:r>
        <w:rPr>
          <w:rStyle w:val="affffd"/>
          <w:rtl/>
          <w:rPrChange w:id="9488" w:author="מנוע אמוראים" w:date="2026-10-05T16:42:03Z">
            <w:rPr>
              <w:rtl/>
            </w:rPr>
          </w:rPrChange>
        </w:rPr>
        <w:t xml:space="preserve">"</w:t>
      </w:r>
      <w:r>
        <w:rPr>
          <w:rStyle w:val="affffd"/>
          <w:rFonts w:hint="cs"/>
          <w:rtl/>
          <w:rPrChange w:id="9489" w:author="מנוע אמוראים" w:date="2026-10-05T16:42:03Z">
            <w:rPr>
              <w:rFonts w:hint="cs"/>
              <w:rtl/>
            </w:rPr>
          </w:rPrChange>
        </w:rPr>
        <w:t xml:space="preserve">נ</w:t>
      </w:r>
      <w:r>
        <w:rPr>
          <w:rFonts w:hint="cs"/>
          <w:rtl/>
        </w:rPr>
        <w:t xml:space="preserve"> </w:t>
      </w:r>
      <w:r>
        <w:rPr>
          <w:rStyle w:val="affffd"/>
          <w:rFonts w:hint="cs"/>
          <w:rtl/>
          <w:rPrChange w:id="9490" w:author="מנוע אמוראים" w:date="2026-10-05T16:42:03Z">
            <w:rPr>
              <w:rFonts w:hint="cs"/>
              <w:rtl/>
            </w:rPr>
          </w:rPrChange>
        </w:rPr>
        <w:t xml:space="preserve">מרי</w:t>
      </w:r>
      <w:r>
        <w:rPr>
          <w:rStyle w:val="affffd"/>
          <w:rtl/>
          <w:rPrChange w:id="9491" w:author="מנוע אמוראים" w:date="2026-10-05T16:42:03Z">
            <w:rPr>
              <w:rtl/>
            </w:rPr>
          </w:rPrChange>
        </w:rPr>
        <w:t xml:space="preserve">"</w:t>
      </w:r>
      <w:r>
        <w:rPr>
          <w:rStyle w:val="affffd"/>
          <w:rFonts w:hint="cs"/>
          <w:rtl/>
          <w:rPrChange w:id="9492" w:author="מנוע אמוראים" w:date="2026-10-05T16:42:03Z">
            <w:rPr>
              <w:rFonts w:hint="cs"/>
              <w:rtl/>
            </w:rPr>
          </w:rPrChange>
        </w:rPr>
        <w:t xml:space="preserve">ו</w:t>
      </w:r>
      <w:r w:rsidR="00E8089F" w:rsidRPr="007435EB">
        <w:rPr>
          <w:rtl/>
        </w:rPr>
        <w:t xml:space="preserve">: עם הארץ מותר לקורעו כדג. </w:t>
      </w:r>
      <w:r>
        <w:rPr>
          <w:rStyle w:val="affffd"/>
          <w:rFonts w:hint="cs"/>
          <w:rtl/>
          <w:rPrChange w:id="9493" w:author="מנוע אמוראים" w:date="2026-10-05T16:42:03Z">
            <w:rPr>
              <w:rFonts w:hint="cs"/>
              <w:rtl/>
            </w:rPr>
          </w:rPrChange>
        </w:rPr>
        <w:t xml:space="preserve">ארשב</w:t>
      </w:r>
      <w:r>
        <w:rPr>
          <w:rStyle w:val="affffd"/>
          <w:rtl/>
          <w:rPrChange w:id="9494" w:author="מנוע אמוראים" w:date="2026-10-05T16:42:03Z">
            <w:rPr>
              <w:rtl/>
            </w:rPr>
          </w:rPrChange>
        </w:rPr>
        <w:t xml:space="preserve">"</w:t>
      </w:r>
      <w:r>
        <w:rPr>
          <w:rStyle w:val="affffd"/>
          <w:rFonts w:hint="cs"/>
          <w:rtl/>
          <w:rPrChange w:id="9495" w:author="מנוע אמוראים" w:date="2026-10-05T16:42:03Z">
            <w:rPr>
              <w:rFonts w:hint="cs"/>
              <w:rtl/>
            </w:rPr>
          </w:rPrChange>
        </w:rPr>
        <w:t xml:space="preserve">י</w:t>
      </w:r>
      <w:r w:rsidR="00E8089F" w:rsidRPr="007435EB">
        <w:rPr>
          <w:rtl/>
        </w:rPr>
        <w:t>: ומגבו.</w:t>
      </w:r>
    </w:p>
    <w:p w14:paraId="72C8FB9E" w14:textId="5931F6C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496" w:author="מנוע אמוראים" w:date="2026-10-05T16:42:03Z">
            <w:rPr>
              <w:rFonts w:hint="cs"/>
              <w:rtl/>
            </w:rPr>
          </w:rPrChange>
        </w:rPr>
        <w:t xml:space="preserve">אר</w:t>
      </w:r>
      <w:r>
        <w:rPr>
          <w:rStyle w:val="affffd"/>
          <w:rtl/>
          <w:rPrChange w:id="9497" w:author="מנוע אמוראים" w:date="2026-10-05T16:42:03Z">
            <w:rPr>
              <w:rtl/>
            </w:rPr>
          </w:rPrChange>
        </w:rPr>
        <w:t xml:space="preserve">"</w:t>
      </w:r>
      <w:r>
        <w:rPr>
          <w:rStyle w:val="affffd"/>
          <w:rFonts w:hint="cs"/>
          <w:rtl/>
          <w:rPrChange w:id="9498" w:author="מנוע אמוראים" w:date="2026-10-05T16:42:03Z">
            <w:rPr>
              <w:rFonts w:hint="cs"/>
              <w:rtl/>
            </w:rPr>
          </w:rPrChange>
        </w:rPr>
        <w:t xml:space="preserve">ע</w:t>
      </w:r>
      <w:r w:rsidR="00E8089F" w:rsidRPr="007435EB">
        <w:rPr>
          <w:rtl/>
        </w:rPr>
        <w:t>: כשהייתי עם הארץ אמרתי: מי יתן לי תלמיד חכם ואנשכנו כחמור.</w:t>
      </w:r>
    </w:p>
    <w:p w14:paraId="2369CF6A" w14:textId="77777777" w:rsidR="00E8089F" w:rsidRPr="007435EB" w:rsidRDefault="00E8089F" w:rsidP="00E8089F">
      <w:pPr>
        <w:rPr>
          <w:rtl/>
        </w:rPr>
      </w:pPr>
      <w:r w:rsidRPr="007435EB">
        <w:rPr>
          <w:rtl/>
        </w:rPr>
        <w:tab/>
        <w:t>אמרו לו תלמידיו: רבי, אמור ככלב!</w:t>
      </w:r>
    </w:p>
    <w:p w14:paraId="2D46E874" w14:textId="77777777" w:rsidR="00E8089F" w:rsidRPr="007435EB" w:rsidRDefault="00E8089F" w:rsidP="00E8089F">
      <w:pPr>
        <w:rPr>
          <w:rtl/>
        </w:rPr>
      </w:pPr>
      <w:r w:rsidRPr="007435EB">
        <w:rPr>
          <w:rtl/>
        </w:rPr>
        <w:tab/>
        <w:t>אמר להן: זה - נושך ושובר עצם, וזה - נושך ואינו שובר עצם.</w:t>
      </w:r>
    </w:p>
    <w:p w14:paraId="145086E8" w14:textId="4722E74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499" w:author="מנוע אמוראים" w:date="2026-10-05T16:42:03Z">
            <w:rPr>
              <w:rFonts w:hint="cs"/>
              <w:rtl/>
            </w:rPr>
          </w:rPrChange>
        </w:rPr>
        <w:t xml:space="preserve">ר</w:t>
      </w:r>
      <w:r>
        <w:rPr>
          <w:rStyle w:val="affffd"/>
          <w:rtl/>
          <w:rPrChange w:id="9500" w:author="מנוע אמוראים" w:date="2026-10-05T16:42:03Z">
            <w:rPr>
              <w:rtl/>
            </w:rPr>
          </w:rPrChange>
        </w:rPr>
        <w:t xml:space="preserve">"</w:t>
      </w:r>
      <w:r>
        <w:rPr>
          <w:rStyle w:val="affffd"/>
          <w:rFonts w:hint="cs"/>
          <w:rtl/>
          <w:rPrChange w:id="9501" w:author="מנוע אמוראים" w:date="2026-10-05T16:42:03Z">
            <w:rPr>
              <w:rFonts w:hint="cs"/>
              <w:rtl/>
            </w:rPr>
          </w:rPrChange>
        </w:rPr>
        <w:t xml:space="preserve">מ</w:t>
      </w:r>
      <w:r w:rsidR="00E8089F" w:rsidRPr="007435EB">
        <w:rPr>
          <w:rtl/>
        </w:rPr>
        <w:t>: כל המשיא בתו לעם הארץ - כאילו כופתה ומניחה לפני ארי. מה ארי דורס ואוכל ואין לו בושת פנים - אף עם הארץ מכה ובועל ואין לו בושת פנים.</w:t>
      </w:r>
    </w:p>
    <w:p w14:paraId="705420CF" w14:textId="00F5B798"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502" w:author="מנוע אמוראים" w:date="2026-10-05T16:42:03Z">
            <w:rPr>
              <w:rFonts w:hint="cs"/>
              <w:rtl/>
            </w:rPr>
          </w:rPrChange>
        </w:rPr>
        <w:t xml:space="preserve">ר</w:t>
      </w:r>
      <w:r>
        <w:rPr>
          <w:rStyle w:val="affffd"/>
          <w:rtl/>
          <w:rPrChange w:id="9503" w:author="מנוע אמוראים" w:date="2026-10-05T16:42:03Z">
            <w:rPr>
              <w:rtl/>
            </w:rPr>
          </w:rPrChange>
        </w:rPr>
        <w:t xml:space="preserve">"</w:t>
      </w:r>
      <w:r>
        <w:rPr>
          <w:rStyle w:val="affffd"/>
          <w:rFonts w:hint="cs"/>
          <w:rtl/>
          <w:rPrChange w:id="9504" w:author="מנוע אמוראים" w:date="2026-10-05T16:42:03Z">
            <w:rPr>
              <w:rFonts w:hint="cs"/>
              <w:rtl/>
            </w:rPr>
          </w:rPrChange>
        </w:rPr>
        <w:t xml:space="preserve">א</w:t>
      </w:r>
      <w:r w:rsidR="00E8089F" w:rsidRPr="007435EB">
        <w:rPr>
          <w:rtl/>
        </w:rPr>
        <w:t>: אילמלא אנו צריכים להם למשא ומתן - היו הורגין אותנו.</w:t>
      </w:r>
    </w:p>
    <w:p w14:paraId="667B9DAF" w14:textId="6F2E285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9505" w:author="מנוע אמוראים" w:date="2026-10-05T16:42:03Z">
            <w:rPr>
              <w:rFonts w:hint="cs"/>
              <w:rtl/>
            </w:rPr>
          </w:rPrChange>
        </w:rPr>
        <w:t xml:space="preserve">ר</w:t>
      </w:r>
      <w:r>
        <w:rPr>
          <w:rStyle w:val="affffd"/>
          <w:rtl/>
          <w:rPrChange w:id="9506" w:author="מנוע אמוראים" w:date="2026-10-05T16:42:03Z">
            <w:rPr>
              <w:rtl/>
            </w:rPr>
          </w:rPrChange>
        </w:rPr>
        <w:t xml:space="preserve">"</w:t>
      </w:r>
      <w:r>
        <w:rPr>
          <w:rStyle w:val="affffd"/>
          <w:rFonts w:hint="cs"/>
          <w:rtl/>
          <w:rPrChange w:id="9507" w:author="מנוע אמוראים" w:date="2026-10-05T16:42:03Z">
            <w:rPr>
              <w:rFonts w:hint="cs"/>
              <w:rtl/>
            </w:rPr>
          </w:rPrChange>
        </w:rPr>
        <w:t xml:space="preserve">ח</w:t>
      </w:r>
      <w:r w:rsidR="00E8089F" w:rsidRPr="007435EB">
        <w:rPr>
          <w:rtl/>
        </w:rPr>
        <w:t>: כל העוסק בתורה לפני עם הארץ - כאילו בועל ארוסתו בפניו,</w:t>
      </w:r>
      <w:r w:rsidR="00E8089F" w:rsidRPr="00AC0CB1">
        <w:rPr>
          <w:rStyle w:val="af2"/>
          <w:rtl/>
        </w:rPr>
        <w:t xml:space="preserve"> </w:t>
      </w:r>
      <w:r w:rsidR="00E8089F" w:rsidRPr="00AC0CB1">
        <w:rPr>
          <w:rStyle w:val="af2"/>
          <w:rFonts w:hint="cs"/>
          <w:rtl/>
        </w:rPr>
        <w:t>'</w:t>
      </w:r>
      <w:r w:rsidR="00E8089F" w:rsidRPr="00AC0CB1">
        <w:rPr>
          <w:rStyle w:val="af2"/>
          <w:rtl/>
        </w:rPr>
        <w:t>תורה צוה לנו משה מורשה</w:t>
      </w:r>
      <w:r w:rsidR="00E8089F" w:rsidRPr="00AC0CB1">
        <w:rPr>
          <w:rStyle w:val="af2"/>
          <w:rFonts w:hint="cs"/>
          <w:rtl/>
        </w:rPr>
        <w:t>'</w:t>
      </w:r>
      <w:r w:rsidR="00E8089F" w:rsidRPr="00AC0CB1">
        <w:rPr>
          <w:rStyle w:val="af2"/>
          <w:rtl/>
        </w:rPr>
        <w:t xml:space="preserve"> </w:t>
      </w:r>
      <w:r w:rsidR="00E8089F" w:rsidRPr="007435EB">
        <w:rPr>
          <w:rtl/>
        </w:rPr>
        <w:t>אל תקרי מורשה אלא מאורסה.</w:t>
      </w:r>
    </w:p>
    <w:p w14:paraId="2F5D1F69" w14:textId="6075885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גדולה שנאה ששונאין עמי הארץ לת"</w:t>
      </w:r>
      <w:r w:rsidR="00E8089F" w:rsidRPr="007435EB">
        <w:rPr>
          <w:rFonts w:ascii="Fb Fontext" w:hAnsi="Fb Fontext" w:hint="cs"/>
          <w:rtl/>
        </w:rPr>
        <w:t>ח</w:t>
      </w:r>
      <w:r w:rsidR="00E8089F" w:rsidRPr="007435EB">
        <w:rPr>
          <w:rFonts w:ascii="Fb Fontext" w:hAnsi="Fb Fontext"/>
          <w:rtl/>
        </w:rPr>
        <w:t>, יותר משנאה ששונאין אומות העולם את ישראל, ונשותיהן יותר מהן.</w:t>
      </w:r>
    </w:p>
    <w:p w14:paraId="228ADB02" w14:textId="33435142"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7435EB">
        <w:rPr>
          <w:rtl/>
        </w:rPr>
        <w:t>תנא: שנה ופירש - יותר מכולן.</w:t>
      </w:r>
    </w:p>
    <w:p w14:paraId="4400A9BA" w14:textId="32B19648"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5C3FF1">
        <w:rPr>
          <w:rStyle w:val="afffa"/>
          <w:rtl/>
        </w:rPr>
        <w:t>ת"ר: ששה דברים נאמרו בעמי הארץ:</w:t>
      </w:r>
    </w:p>
    <w:p w14:paraId="687C21C7" w14:textId="77777777" w:rsidR="00E8089F" w:rsidRPr="007435EB" w:rsidRDefault="00E8089F" w:rsidP="00E8089F">
      <w:pPr>
        <w:rPr>
          <w:rFonts w:cs="Guttman Vilna"/>
          <w:b/>
          <w:bCs/>
          <w:rtl/>
        </w:rPr>
      </w:pPr>
      <w:r w:rsidRPr="007435EB">
        <w:rPr>
          <w:rtl/>
        </w:rPr>
        <w:t>אין מוסרין להן עדות.</w:t>
      </w:r>
    </w:p>
    <w:p w14:paraId="7D28CDFE" w14:textId="77777777" w:rsidR="00E8089F" w:rsidRPr="007435EB" w:rsidRDefault="00E8089F" w:rsidP="00E8089F">
      <w:pPr>
        <w:rPr>
          <w:rFonts w:cs="Guttman Vilna"/>
          <w:b/>
          <w:bCs/>
          <w:rtl/>
        </w:rPr>
      </w:pPr>
      <w:r w:rsidRPr="007435EB">
        <w:rPr>
          <w:rtl/>
        </w:rPr>
        <w:t>ואין מקבלין ממנו עדות.</w:t>
      </w:r>
    </w:p>
    <w:p w14:paraId="21738F66" w14:textId="77777777" w:rsidR="00E8089F" w:rsidRPr="007435EB" w:rsidRDefault="00E8089F" w:rsidP="00E8089F">
      <w:pPr>
        <w:rPr>
          <w:rFonts w:cs="Guttman Vilna"/>
          <w:b/>
          <w:bCs/>
          <w:rtl/>
        </w:rPr>
      </w:pPr>
      <w:r w:rsidRPr="007435EB">
        <w:rPr>
          <w:rtl/>
        </w:rPr>
        <w:t>ואין מגלין להן סוד.</w:t>
      </w:r>
    </w:p>
    <w:p w14:paraId="6950F4EC" w14:textId="77777777" w:rsidR="00E8089F" w:rsidRPr="007435EB" w:rsidRDefault="00E8089F" w:rsidP="00E8089F">
      <w:pPr>
        <w:rPr>
          <w:rFonts w:cs="Guttman Vilna"/>
          <w:b/>
          <w:bCs/>
          <w:rtl/>
        </w:rPr>
      </w:pPr>
      <w:r w:rsidRPr="007435EB">
        <w:rPr>
          <w:rtl/>
        </w:rPr>
        <w:t>ואין ממנין אותן אפוטרופוס על היתומים.</w:t>
      </w:r>
    </w:p>
    <w:p w14:paraId="61D0FCC4" w14:textId="77777777" w:rsidR="00E8089F" w:rsidRPr="007435EB" w:rsidRDefault="00E8089F" w:rsidP="00E8089F">
      <w:pPr>
        <w:rPr>
          <w:rFonts w:cs="Guttman Vilna"/>
          <w:b/>
          <w:bCs/>
          <w:rtl/>
        </w:rPr>
      </w:pPr>
      <w:r w:rsidRPr="007435EB">
        <w:rPr>
          <w:rtl/>
        </w:rPr>
        <w:t>ואין ממנין אותן אפוטרופוס על קופה של צדקה.</w:t>
      </w:r>
    </w:p>
    <w:p w14:paraId="297DCEC9" w14:textId="77777777" w:rsidR="00E8089F" w:rsidRPr="007435EB" w:rsidRDefault="00E8089F" w:rsidP="00E8089F">
      <w:pPr>
        <w:rPr>
          <w:rFonts w:cs="Guttman Vilna"/>
          <w:b/>
          <w:bCs/>
          <w:rtl/>
        </w:rPr>
      </w:pPr>
      <w:r w:rsidRPr="007435EB">
        <w:rPr>
          <w:rtl/>
        </w:rPr>
        <w:t>ואין מתלוין עמהן בדרך.</w:t>
      </w:r>
    </w:p>
    <w:p w14:paraId="5A72B7DB" w14:textId="77777777" w:rsidR="00E8089F" w:rsidRPr="007435EB" w:rsidRDefault="00E8089F" w:rsidP="00E8089F">
      <w:pPr>
        <w:rPr>
          <w:rFonts w:cs="Guttman Vilna"/>
          <w:b/>
          <w:bCs/>
          <w:rtl/>
        </w:rPr>
      </w:pPr>
      <w:r w:rsidRPr="007435EB">
        <w:rPr>
          <w:rtl/>
        </w:rPr>
        <w:t>וי"א: אף אין מכריזין על אבידתו.</w:t>
      </w:r>
    </w:p>
    <w:p w14:paraId="7E04274B" w14:textId="77777777" w:rsidR="00E8089F" w:rsidRPr="007435EB" w:rsidRDefault="00E8089F" w:rsidP="00E8089F">
      <w:pPr>
        <w:rPr>
          <w:rFonts w:cs="Guttman Vilna"/>
          <w:b/>
          <w:bCs/>
          <w:rtl/>
        </w:rPr>
      </w:pPr>
      <w:r w:rsidRPr="007435EB">
        <w:rPr>
          <w:rFonts w:hint="cs"/>
          <w:rtl/>
        </w:rPr>
        <w:t>ות</w:t>
      </w:r>
      <w:r w:rsidRPr="007435EB">
        <w:rPr>
          <w:rtl/>
        </w:rPr>
        <w:t>"</w:t>
      </w:r>
      <w:r w:rsidRPr="007435EB">
        <w:rPr>
          <w:rFonts w:hint="cs"/>
          <w:rtl/>
        </w:rPr>
        <w:t xml:space="preserve">ק - </w:t>
      </w:r>
      <w:r w:rsidRPr="007435EB">
        <w:rPr>
          <w:rtl/>
        </w:rPr>
        <w:t>זמנין דנפיק ממנו זרעא מעליא ואכיל ליה, שנא'</w:t>
      </w:r>
      <w:r w:rsidRPr="00AC0CB1">
        <w:rPr>
          <w:rStyle w:val="af2"/>
          <w:rFonts w:hint="cs"/>
          <w:rtl/>
        </w:rPr>
        <w:t xml:space="preserve"> '</w:t>
      </w:r>
      <w:r w:rsidRPr="00AC0CB1">
        <w:rPr>
          <w:rStyle w:val="af2"/>
          <w:rtl/>
        </w:rPr>
        <w:t>יכין וצדיק ילבש</w:t>
      </w:r>
      <w:r w:rsidRPr="00AC0CB1">
        <w:rPr>
          <w:rStyle w:val="af2"/>
          <w:rFonts w:hint="cs"/>
          <w:rtl/>
        </w:rPr>
        <w:t>'</w:t>
      </w:r>
      <w:r w:rsidRPr="00AC0CB1">
        <w:rPr>
          <w:rStyle w:val="af2"/>
          <w:rtl/>
        </w:rPr>
        <w:t>.</w:t>
      </w:r>
    </w:p>
    <w:p w14:paraId="0064672E" w14:textId="7098E02E" w:rsidR="00E8089F" w:rsidRPr="007435EB" w:rsidRDefault="00F47631" w:rsidP="00F47631">
      <w:pPr>
        <w:pStyle w:val="affd"/>
        <w:rPr>
          <w:bCs/>
          <w:rtl/>
        </w:rPr>
      </w:pPr>
      <w:r>
        <w:rPr>
          <w:rFonts w:hint="cs"/>
          <w:rtl/>
        </w:rPr>
        <w:t>***</w:t>
      </w:r>
    </w:p>
    <w:p w14:paraId="26D6F7CD" w14:textId="77777777" w:rsidR="00E8089F" w:rsidRPr="005C3FF1" w:rsidRDefault="00E8089F" w:rsidP="009A151F">
      <w:pPr>
        <w:rPr>
          <w:rStyle w:val="afffa"/>
          <w:rtl/>
        </w:rPr>
      </w:pPr>
      <w:r w:rsidRPr="005C3FF1">
        <w:rPr>
          <w:rStyle w:val="afffa"/>
          <w:rtl/>
        </w:rPr>
        <w:t>וכן מי שיצא וכו'.</w:t>
      </w:r>
    </w:p>
    <w:p w14:paraId="1FED2DC5" w14:textId="77777777" w:rsidR="00E8089F" w:rsidRPr="007435EB" w:rsidRDefault="00E8089F" w:rsidP="00E8089F">
      <w:pPr>
        <w:rPr>
          <w:rtl/>
        </w:rPr>
      </w:pPr>
      <w:r w:rsidRPr="007435EB">
        <w:rPr>
          <w:rFonts w:ascii="Fb Fontext" w:hAnsi="Fb Fontext"/>
          <w:rtl/>
        </w:rPr>
        <w:t>למימרא דרבי מאיר ס"</w:t>
      </w:r>
      <w:r w:rsidRPr="007435EB">
        <w:rPr>
          <w:rFonts w:ascii="Fb Fontext" w:hAnsi="Fb Fontext" w:hint="cs"/>
          <w:rtl/>
        </w:rPr>
        <w:t xml:space="preserve">ל </w:t>
      </w:r>
      <w:r w:rsidRPr="007435EB">
        <w:rPr>
          <w:rFonts w:ascii="Fb Fontext" w:hAnsi="Fb Fontext"/>
          <w:rtl/>
        </w:rPr>
        <w:t>כביצה הוא דחשיב,</w:t>
      </w:r>
      <w:r>
        <w:rPr>
          <w:rFonts w:ascii="Fb Fontext" w:hAnsi="Fb Fontext" w:hint="cs"/>
          <w:rtl/>
        </w:rPr>
        <w:t xml:space="preserve"> </w:t>
      </w:r>
      <w:r>
        <w:rPr>
          <w:rStyle w:val="affffd"/>
          <w:rFonts w:ascii="Fb Fontext" w:hAnsi="Fb Fontext" w:hint="cs"/>
          <w:rtl/>
          <w:rPrChange w:id="9508" w:author="מנוע אמוראים" w:date="2026-10-05T16:42:03Z">
            <w:rPr>
              <w:rFonts w:ascii="Fb Fontext" w:hAnsi="Fb Fontext" w:hint="cs"/>
              <w:rtl/>
            </w:rPr>
          </w:rPrChange>
        </w:rPr>
        <w:t xml:space="preserve">ור</w:t>
      </w:r>
      <w:r>
        <w:rPr>
          <w:rStyle w:val="affffd"/>
          <w:rFonts w:ascii="Fb Fontext" w:hAnsi="Fb Fontext"/>
          <w:rtl/>
          <w:rPrChange w:id="9509" w:author="מנוע אמוראים" w:date="2026-10-05T16:42:03Z">
            <w:rPr>
              <w:rFonts w:ascii="Fb Fontext" w:hAnsi="Fb Fontext"/>
              <w:rtl/>
            </w:rPr>
          </w:rPrChange>
        </w:rPr>
        <w:t xml:space="preserve">"</w:t>
      </w:r>
      <w:r>
        <w:rPr>
          <w:rStyle w:val="affffd"/>
          <w:rFonts w:ascii="Fb Fontext" w:hAnsi="Fb Fontext" w:hint="cs"/>
          <w:rtl/>
          <w:rPrChange w:id="9510" w:author="מנוע אמוראים" w:date="2026-10-05T16:42:03Z">
            <w:rPr>
              <w:rFonts w:ascii="Fb Fontext" w:hAnsi="Fb Fontext" w:hint="cs"/>
              <w:rtl/>
            </w:rPr>
          </w:rPrChange>
        </w:rPr>
        <w:t xml:space="preserve">י</w:t>
      </w:r>
      <w:r>
        <w:rPr>
          <w:rFonts w:ascii="Fb Fontext" w:hAnsi="Fb Fontext" w:hint="cs"/>
          <w:rtl/>
        </w:rPr>
        <w:t xml:space="preserve"> ס</w:t>
      </w:r>
      <w:r w:rsidRPr="007435EB">
        <w:rPr>
          <w:rFonts w:ascii="Fb Fontext" w:hAnsi="Fb Fontext"/>
          <w:rtl/>
        </w:rPr>
        <w:t>"</w:t>
      </w:r>
      <w:r w:rsidRPr="007435EB">
        <w:rPr>
          <w:rFonts w:ascii="Fb Fontext" w:hAnsi="Fb Fontext" w:hint="cs"/>
          <w:rtl/>
        </w:rPr>
        <w:t>ל כזית נמי חשיב</w:t>
      </w:r>
      <w:r w:rsidR="0011715B">
        <w:rPr>
          <w:rFonts w:ascii="Fb Fontext" w:hAnsi="Fb Fontext" w:hint="cs"/>
          <w:rtl/>
        </w:rPr>
        <w:t>.</w:t>
      </w:r>
    </w:p>
    <w:p w14:paraId="6901AC91" w14:textId="77777777" w:rsidR="00E8089F" w:rsidRPr="005C3FF1" w:rsidRDefault="00E8089F" w:rsidP="009A151F">
      <w:pPr>
        <w:rPr>
          <w:rStyle w:val="afffa"/>
          <w:rtl/>
        </w:rPr>
      </w:pPr>
      <w:r>
        <w:rPr>
          <w:rtl/>
        </w:rPr>
        <w:t xml:space="preserve">ורמינהי: עד כמה הן מזמנין - עד כזית, </w:t>
      </w:r>
      <w:r>
        <w:rPr>
          <w:rStyle w:val="affffd"/>
          <w:rtl/>
          <w:rPrChange w:id="9511" w:author="מנוע אמוראים" w:date="2026-10-05T16:42:03Z">
            <w:rPr>
              <w:rtl/>
            </w:rPr>
          </w:rPrChange>
        </w:rPr>
        <w:t xml:space="preserve">ו</w:t>
      </w:r>
      <w:r>
        <w:rPr>
          <w:rStyle w:val="affffd"/>
          <w:rFonts w:hint="cs"/>
          <w:rtl/>
          <w:rPrChange w:id="9512" w:author="מנוע אמוראים" w:date="2026-10-05T16:42:03Z">
            <w:rPr>
              <w:rFonts w:hint="cs"/>
              <w:rtl/>
            </w:rPr>
          </w:rPrChange>
        </w:rPr>
        <w:t xml:space="preserve">ל</w:t>
      </w:r>
      <w:r>
        <w:rPr>
          <w:rStyle w:val="affffd"/>
          <w:rtl/>
          <w:rPrChange w:id="9513" w:author="מנוע אמוראים" w:date="2026-10-05T16:42:03Z">
            <w:rPr>
              <w:rtl/>
            </w:rPr>
          </w:rPrChange>
        </w:rPr>
        <w:t xml:space="preserve">ר"</w:t>
      </w:r>
      <w:r>
        <w:rPr>
          <w:rStyle w:val="affffd"/>
          <w:rFonts w:hint="cs"/>
          <w:rtl/>
          <w:rPrChange w:id="9514" w:author="מנוע אמוראים" w:date="2026-10-05T16:42:03Z">
            <w:rPr>
              <w:rFonts w:hint="cs"/>
              <w:rtl/>
            </w:rPr>
          </w:rPrChange>
        </w:rPr>
        <w:t xml:space="preserve">י</w:t>
      </w:r>
      <w:r w:rsidRPr="007435EB">
        <w:rPr>
          <w:rtl/>
        </w:rPr>
        <w:t>: עד כביצה.</w:t>
      </w:r>
    </w:p>
    <w:p w14:paraId="004613E4" w14:textId="77777777" w:rsidR="00E8089F" w:rsidRPr="005C3FF1" w:rsidRDefault="00E8089F" w:rsidP="009A151F">
      <w:pPr>
        <w:rPr>
          <w:rStyle w:val="afffa"/>
          <w:rtl/>
        </w:rPr>
      </w:pPr>
      <w:r w:rsidRPr="005C3FF1">
        <w:rPr>
          <w:rStyle w:val="afffa"/>
          <w:rFonts w:hint="cs"/>
          <w:rtl/>
        </w:rPr>
        <w:t>א.</w:t>
      </w:r>
      <w:r>
        <w:rPr>
          <w:rFonts w:hint="cs"/>
          <w:rtl/>
        </w:rPr>
        <w:t xml:space="preserve"> </w:t>
      </w:r>
      <w:r>
        <w:rPr>
          <w:rStyle w:val="affffd"/>
          <w:rFonts w:hint="cs"/>
          <w:rtl/>
          <w:rPrChange w:id="9515" w:author="מנוע אמוראים" w:date="2026-10-05T16:42:03Z">
            <w:rPr>
              <w:rFonts w:hint="cs"/>
              <w:rtl/>
            </w:rPr>
          </w:rPrChange>
        </w:rPr>
        <w:t xml:space="preserve">רי</w:t>
      </w:r>
      <w:r>
        <w:rPr>
          <w:rStyle w:val="affffd"/>
          <w:rtl/>
          <w:rPrChange w:id="9516" w:author="מנוע אמוראים" w:date="2026-10-05T16:42:03Z">
            <w:rPr>
              <w:rtl/>
            </w:rPr>
          </w:rPrChange>
        </w:rPr>
        <w:t xml:space="preserve">"</w:t>
      </w:r>
      <w:r>
        <w:rPr>
          <w:rStyle w:val="affffd"/>
          <w:rFonts w:hint="cs"/>
          <w:rtl/>
          <w:rPrChange w:id="9517" w:author="מנוע אמוראים" w:date="2026-10-05T16:42:03Z">
            <w:rPr>
              <w:rFonts w:hint="cs"/>
              <w:rtl/>
            </w:rPr>
          </w:rPrChange>
        </w:rPr>
        <w:t xml:space="preserve">ו</w:t>
      </w:r>
      <w:r w:rsidRPr="007435EB">
        <w:rPr>
          <w:rtl/>
        </w:rPr>
        <w:t>: מוחלפת השיטה.</w:t>
      </w:r>
    </w:p>
    <w:p w14:paraId="1B75C3CF" w14:textId="77777777" w:rsidR="00E8089F" w:rsidRPr="007435EB" w:rsidRDefault="00E8089F" w:rsidP="009A151F">
      <w:pPr>
        <w:rPr>
          <w:rtl/>
        </w:rPr>
      </w:pPr>
      <w:r w:rsidRPr="005C3FF1">
        <w:rPr>
          <w:rStyle w:val="afffa"/>
          <w:rFonts w:hint="cs"/>
          <w:rtl/>
        </w:rPr>
        <w:t>ב.</w:t>
      </w:r>
      <w:r w:rsidRPr="007435EB">
        <w:rPr>
          <w:rFonts w:hint="cs"/>
          <w:rtl/>
        </w:rPr>
        <w:t xml:space="preserve"> </w:t>
      </w:r>
      <w:r w:rsidRPr="007435EB">
        <w:rPr>
          <w:rtl/>
        </w:rPr>
        <w:t xml:space="preserve">אביי: לעולם לא תיפוך, </w:t>
      </w:r>
      <w:r w:rsidR="00AB3B38">
        <w:rPr>
          <w:rtl/>
        </w:rPr>
        <w:t>שם</w:t>
      </w:r>
      <w:r w:rsidRPr="007435EB">
        <w:rPr>
          <w:rtl/>
        </w:rPr>
        <w:t xml:space="preserve"> בקראי פליגי, </w:t>
      </w:r>
      <w:r w:rsidR="00AB3B38">
        <w:rPr>
          <w:rtl/>
        </w:rPr>
        <w:t>כאן</w:t>
      </w:r>
      <w:r w:rsidRPr="007435EB">
        <w:rPr>
          <w:rtl/>
        </w:rPr>
        <w:t xml:space="preserve"> בסברא פליגי.</w:t>
      </w:r>
    </w:p>
    <w:p w14:paraId="0FE59599" w14:textId="77777777" w:rsidR="00E8089F" w:rsidRPr="007435EB" w:rsidRDefault="00AB3B38" w:rsidP="00E8089F">
      <w:pPr>
        <w:rPr>
          <w:rtl/>
        </w:rPr>
      </w:pPr>
      <w:r>
        <w:rPr>
          <w:rtl/>
        </w:rPr>
        <w:t>שם</w:t>
      </w:r>
      <w:r w:rsidR="00E8089F" w:rsidRPr="007435EB">
        <w:rPr>
          <w:rtl/>
        </w:rPr>
        <w:t xml:space="preserve"> בקראי פליגי, </w:t>
      </w:r>
      <w:r>
        <w:rPr>
          <w:rStyle w:val="affffd"/>
          <w:rFonts w:hint="cs"/>
          <w:rtl/>
          <w:rPrChange w:id="9518" w:author="מנוע אמוראים" w:date="2026-10-05T16:42:03Z">
            <w:rPr>
              <w:rFonts w:hint="cs"/>
              <w:rtl/>
            </w:rPr>
          </w:rPrChange>
        </w:rPr>
        <w:t xml:space="preserve">דר</w:t>
      </w:r>
      <w:r>
        <w:rPr>
          <w:rStyle w:val="affffd"/>
          <w:rtl/>
          <w:rPrChange w:id="9519" w:author="מנוע אמוראים" w:date="2026-10-05T16:42:03Z">
            <w:rPr>
              <w:rtl/>
            </w:rPr>
          </w:rPrChange>
        </w:rPr>
        <w:t xml:space="preserve">"</w:t>
      </w:r>
      <w:r>
        <w:rPr>
          <w:rStyle w:val="affffd"/>
          <w:rFonts w:hint="cs"/>
          <w:rtl/>
          <w:rPrChange w:id="9520" w:author="מנוע אמוראים" w:date="2026-10-05T16:42:03Z">
            <w:rPr>
              <w:rFonts w:hint="cs"/>
              <w:rtl/>
            </w:rPr>
          </w:rPrChange>
        </w:rPr>
        <w:t xml:space="preserve">מ</w:t>
      </w:r>
      <w:r>
        <w:rPr>
          <w:rFonts w:hint="cs"/>
          <w:rtl/>
        </w:rPr>
        <w:t xml:space="preserve"> ס</w:t>
      </w:r>
      <w:r w:rsidR="00E8089F" w:rsidRPr="007435EB">
        <w:rPr>
          <w:rtl/>
        </w:rPr>
        <w:t>"</w:t>
      </w:r>
      <w:r w:rsidR="00E8089F" w:rsidRPr="007435EB">
        <w:rPr>
          <w:rFonts w:hint="cs"/>
          <w:rtl/>
        </w:rPr>
        <w:t xml:space="preserve">ל ואכלת זו אכילה </w:t>
      </w:r>
      <w:r w:rsidR="00E8089F" w:rsidRPr="007435EB">
        <w:rPr>
          <w:rtl/>
        </w:rPr>
        <w:t>ושבעת - זו שתיה, ואכילה בכזית.</w:t>
      </w:r>
    </w:p>
    <w:p w14:paraId="75A8D5B0" w14:textId="77777777" w:rsidR="00E8089F" w:rsidRPr="007435EB" w:rsidRDefault="00E8089F" w:rsidP="00E8089F">
      <w:pPr>
        <w:rPr>
          <w:rtl/>
        </w:rPr>
      </w:pPr>
      <w:r>
        <w:rPr>
          <w:rStyle w:val="affffd"/>
          <w:rFonts w:ascii="Fb Fontext" w:hAnsi="Fb Fontext" w:hint="cs"/>
          <w:sz w:val="20"/>
          <w:rtl/>
          <w:rPrChange w:id="9521" w:author="מנוע אמוראים" w:date="2026-10-05T16:42:03Z">
            <w:rPr>
              <w:rFonts w:ascii="Fb Fontext" w:hAnsi="Fb Fontext" w:hint="cs"/>
              <w:sz w:val="20"/>
              <w:rtl/>
            </w:rPr>
          </w:rPrChange>
        </w:rPr>
        <w:t xml:space="preserve">ור</w:t>
      </w:r>
      <w:r>
        <w:rPr>
          <w:rStyle w:val="affffd"/>
          <w:rFonts w:ascii="Fb Fontext" w:hAnsi="Fb Fontext"/>
          <w:sz w:val="20"/>
          <w:rtl/>
          <w:rPrChange w:id="9522" w:author="מנוע אמוראים" w:date="2026-10-05T16:42:03Z">
            <w:rPr>
              <w:rFonts w:ascii="Fb Fontext" w:hAnsi="Fb Fontext"/>
              <w:sz w:val="20"/>
              <w:rtl/>
            </w:rPr>
          </w:rPrChange>
        </w:rPr>
        <w:t xml:space="preserve">"</w:t>
      </w:r>
      <w:r>
        <w:rPr>
          <w:rStyle w:val="affffd"/>
          <w:rFonts w:ascii="Fb Fontext" w:hAnsi="Fb Fontext" w:hint="cs"/>
          <w:sz w:val="20"/>
          <w:rtl/>
          <w:rPrChange w:id="9523" w:author="מנוע אמוראים" w:date="2026-10-05T16:42:03Z">
            <w:rPr>
              <w:rFonts w:ascii="Fb Fontext" w:hAnsi="Fb Fontext" w:hint="cs"/>
              <w:sz w:val="20"/>
              <w:rtl/>
            </w:rPr>
          </w:rPrChange>
        </w:rPr>
        <w:t xml:space="preserve">י</w:t>
      </w:r>
      <w:r>
        <w:rPr>
          <w:rFonts w:ascii="Fb Fontext" w:hAnsi="Fb Fontext" w:hint="cs"/>
          <w:sz w:val="20"/>
          <w:rtl/>
        </w:rPr>
        <w:t xml:space="preserve"> ס</w:t>
      </w:r>
      <w:r w:rsidRPr="007435EB">
        <w:rPr>
          <w:rFonts w:ascii="Fb Fontext" w:hAnsi="Fb Fontext"/>
          <w:sz w:val="20"/>
          <w:rtl/>
        </w:rPr>
        <w:t>"</w:t>
      </w:r>
      <w:r w:rsidRPr="007435EB">
        <w:rPr>
          <w:rFonts w:ascii="Fb Fontext" w:hAnsi="Fb Fontext" w:hint="cs"/>
          <w:sz w:val="20"/>
          <w:rtl/>
        </w:rPr>
        <w:t>ל</w:t>
      </w:r>
      <w:r w:rsidRPr="00AC0CB1">
        <w:rPr>
          <w:rStyle w:val="af2"/>
          <w:rFonts w:hint="cs"/>
          <w:rtl/>
        </w:rPr>
        <w:t xml:space="preserve"> '</w:t>
      </w:r>
      <w:r w:rsidRPr="00AC0CB1">
        <w:rPr>
          <w:rStyle w:val="af2"/>
          <w:rtl/>
        </w:rPr>
        <w:t>ואכלת ושבעת</w:t>
      </w:r>
      <w:r w:rsidRPr="00AC0CB1">
        <w:rPr>
          <w:rStyle w:val="af2"/>
          <w:rFonts w:hint="cs"/>
          <w:rtl/>
        </w:rPr>
        <w:t>'</w:t>
      </w:r>
      <w:r w:rsidRPr="00AC0CB1">
        <w:rPr>
          <w:rStyle w:val="af2"/>
          <w:rtl/>
        </w:rPr>
        <w:t xml:space="preserve"> </w:t>
      </w:r>
      <w:r w:rsidRPr="007435EB">
        <w:rPr>
          <w:rFonts w:ascii="Fb Fontext" w:hAnsi="Fb Fontext"/>
          <w:sz w:val="20"/>
          <w:rtl/>
        </w:rPr>
        <w:t>- אכילה שיש בה שביעה, ואיזו זו - בכביצה.</w:t>
      </w:r>
    </w:p>
    <w:p w14:paraId="691AA93C" w14:textId="77777777" w:rsidR="00E8089F" w:rsidRPr="007435EB" w:rsidRDefault="00AB3B38" w:rsidP="00E8089F">
      <w:pPr>
        <w:rPr>
          <w:rtl/>
        </w:rPr>
      </w:pPr>
      <w:r>
        <w:rPr>
          <w:rFonts w:ascii="Fb Fontext" w:hAnsi="Fb Fontext"/>
          <w:rtl/>
        </w:rPr>
        <w:t>כאן</w:t>
      </w:r>
      <w:r w:rsidR="00E8089F" w:rsidRPr="007435EB">
        <w:rPr>
          <w:rFonts w:ascii="Fb Fontext" w:hAnsi="Fb Fontext"/>
          <w:rtl/>
        </w:rPr>
        <w:t xml:space="preserve"> בסברא פליגי. </w:t>
      </w:r>
      <w:r>
        <w:rPr>
          <w:rStyle w:val="affffd"/>
          <w:rFonts w:ascii="Fb Fontext" w:hAnsi="Fb Fontext" w:hint="cs"/>
          <w:rtl/>
          <w:rPrChange w:id="9524" w:author="מנוע אמוראים" w:date="2026-10-05T16:42:03Z">
            <w:rPr>
              <w:rFonts w:ascii="Fb Fontext" w:hAnsi="Fb Fontext" w:hint="cs"/>
              <w:rtl/>
            </w:rPr>
          </w:rPrChange>
        </w:rPr>
        <w:t xml:space="preserve">דר</w:t>
      </w:r>
      <w:r>
        <w:rPr>
          <w:rStyle w:val="affffd"/>
          <w:rFonts w:ascii="Fb Fontext" w:hAnsi="Fb Fontext"/>
          <w:rtl/>
          <w:rPrChange w:id="9525" w:author="מנוע אמוראים" w:date="2026-10-05T16:42:03Z">
            <w:rPr>
              <w:rFonts w:ascii="Fb Fontext" w:hAnsi="Fb Fontext"/>
              <w:rtl/>
            </w:rPr>
          </w:rPrChange>
        </w:rPr>
        <w:t xml:space="preserve">"</w:t>
      </w:r>
      <w:r>
        <w:rPr>
          <w:rStyle w:val="affffd"/>
          <w:rFonts w:ascii="Fb Fontext" w:hAnsi="Fb Fontext" w:hint="cs"/>
          <w:rtl/>
          <w:rPrChange w:id="9526" w:author="מנוע אמוראים" w:date="2026-10-05T16:42:03Z">
            <w:rPr>
              <w:rFonts w:ascii="Fb Fontext" w:hAnsi="Fb Fontext" w:hint="cs"/>
              <w:rtl/>
            </w:rPr>
          </w:rPrChange>
        </w:rPr>
        <w:t xml:space="preserve">מ</w:t>
      </w:r>
      <w:r>
        <w:rPr>
          <w:rFonts w:ascii="Fb Fontext" w:hAnsi="Fb Fontext" w:hint="cs"/>
          <w:rtl/>
        </w:rPr>
        <w:t xml:space="preserve"> ס</w:t>
      </w:r>
      <w:r w:rsidR="00E8089F" w:rsidRPr="007435EB">
        <w:rPr>
          <w:rFonts w:ascii="Fb Fontext" w:hAnsi="Fb Fontext"/>
          <w:rtl/>
        </w:rPr>
        <w:t>"</w:t>
      </w:r>
      <w:r w:rsidR="00E8089F" w:rsidRPr="007435EB">
        <w:rPr>
          <w:rFonts w:ascii="Fb Fontext" w:hAnsi="Fb Fontext" w:hint="cs"/>
          <w:rtl/>
        </w:rPr>
        <w:t xml:space="preserve">ל: </w:t>
      </w:r>
      <w:r w:rsidR="00E8089F" w:rsidRPr="007435EB">
        <w:rPr>
          <w:rFonts w:ascii="Fb Fontext" w:hAnsi="Fb Fontext"/>
          <w:rtl/>
        </w:rPr>
        <w:t>חזרתו כטומאתו, מה טומאתו בכביצה - אף חזרתו בכביצה.</w:t>
      </w:r>
    </w:p>
    <w:p w14:paraId="3EDB5D01" w14:textId="77777777" w:rsidR="00E8089F" w:rsidRPr="007435EB" w:rsidRDefault="00E8089F" w:rsidP="00E8089F">
      <w:pPr>
        <w:rPr>
          <w:rtl/>
        </w:rPr>
      </w:pPr>
      <w:r>
        <w:rPr>
          <w:rStyle w:val="affffd"/>
          <w:rFonts w:ascii="Fb Fontext" w:hAnsi="Fb Fontext" w:hint="cs"/>
          <w:sz w:val="20"/>
          <w:rtl/>
          <w:rPrChange w:id="9527" w:author="מנוע אמוראים" w:date="2026-10-05T16:42:03Z">
            <w:rPr>
              <w:rFonts w:ascii="Fb Fontext" w:hAnsi="Fb Fontext" w:hint="cs"/>
              <w:sz w:val="20"/>
              <w:rtl/>
            </w:rPr>
          </w:rPrChange>
        </w:rPr>
        <w:t xml:space="preserve">ור</w:t>
      </w:r>
      <w:r>
        <w:rPr>
          <w:rStyle w:val="affffd"/>
          <w:rFonts w:ascii="Fb Fontext" w:hAnsi="Fb Fontext"/>
          <w:sz w:val="20"/>
          <w:rtl/>
          <w:rPrChange w:id="9528" w:author="מנוע אמוראים" w:date="2026-10-05T16:42:03Z">
            <w:rPr>
              <w:rFonts w:ascii="Fb Fontext" w:hAnsi="Fb Fontext"/>
              <w:sz w:val="20"/>
              <w:rtl/>
            </w:rPr>
          </w:rPrChange>
        </w:rPr>
        <w:t xml:space="preserve">"</w:t>
      </w:r>
      <w:r>
        <w:rPr>
          <w:rStyle w:val="affffd"/>
          <w:rFonts w:ascii="Fb Fontext" w:hAnsi="Fb Fontext" w:hint="cs"/>
          <w:sz w:val="20"/>
          <w:rtl/>
          <w:rPrChange w:id="9529" w:author="מנוע אמוראים" w:date="2026-10-05T16:42:03Z">
            <w:rPr>
              <w:rFonts w:ascii="Fb Fontext" w:hAnsi="Fb Fontext" w:hint="cs"/>
              <w:sz w:val="20"/>
              <w:rtl/>
            </w:rPr>
          </w:rPrChange>
        </w:rPr>
        <w:t xml:space="preserve">י</w:t>
      </w:r>
      <w:r>
        <w:rPr>
          <w:rFonts w:ascii="Fb Fontext" w:hAnsi="Fb Fontext" w:hint="cs"/>
          <w:sz w:val="20"/>
          <w:rtl/>
        </w:rPr>
        <w:t xml:space="preserve"> ס</w:t>
      </w:r>
      <w:r w:rsidRPr="007435EB">
        <w:rPr>
          <w:rFonts w:ascii="Fb Fontext" w:hAnsi="Fb Fontext"/>
          <w:sz w:val="20"/>
          <w:rtl/>
        </w:rPr>
        <w:t>"</w:t>
      </w:r>
      <w:r w:rsidRPr="007435EB">
        <w:rPr>
          <w:rFonts w:ascii="Fb Fontext" w:hAnsi="Fb Fontext" w:hint="cs"/>
          <w:sz w:val="20"/>
          <w:rtl/>
        </w:rPr>
        <w:t xml:space="preserve">ל: חזרתו </w:t>
      </w:r>
      <w:r w:rsidRPr="007435EB">
        <w:rPr>
          <w:rFonts w:ascii="Fb Fontext" w:hAnsi="Fb Fontext"/>
          <w:sz w:val="20"/>
          <w:rtl/>
        </w:rPr>
        <w:t>כאיסורו, מה איסורו בכזית - אף חזרתו בכזית.</w:t>
      </w:r>
    </w:p>
    <w:p w14:paraId="008BD306" w14:textId="77777777" w:rsidR="00E8089F" w:rsidRPr="007435EB" w:rsidRDefault="00E8089F" w:rsidP="00E8089F">
      <w:pPr>
        <w:rPr>
          <w:rtl/>
        </w:rPr>
      </w:pPr>
      <w:r w:rsidRPr="007435EB">
        <w:rPr>
          <w:rFonts w:ascii="Fb Fontext" w:hAnsi="Fb Fontext"/>
          <w:rtl/>
        </w:rPr>
        <w:t>תניא, רבי נתן אומר: זה וזה כשתי ביצים, ולא הודו לו חכמים.</w:t>
      </w:r>
    </w:p>
    <w:p w14:paraId="0F2B30A0" w14:textId="46C143C3" w:rsidR="00E8089F" w:rsidRPr="007435EB" w:rsidRDefault="00F47631" w:rsidP="00F47631">
      <w:pPr>
        <w:pStyle w:val="affd"/>
        <w:rPr>
          <w:bCs/>
          <w:rtl/>
        </w:rPr>
      </w:pPr>
      <w:r>
        <w:rPr>
          <w:rFonts w:hint="cs"/>
          <w:rtl/>
        </w:rPr>
        <w:t>***</w:t>
      </w:r>
    </w:p>
    <w:p w14:paraId="06F51A62" w14:textId="4744EF8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AC0CB1">
        <w:rPr>
          <w:rStyle w:val="af2"/>
          <w:rFonts w:hint="cs"/>
          <w:rtl/>
        </w:rPr>
        <w:t>'</w:t>
      </w:r>
      <w:r w:rsidR="00E8089F" w:rsidRPr="00AC0CB1">
        <w:rPr>
          <w:rStyle w:val="af2"/>
          <w:rtl/>
        </w:rPr>
        <w:t>והיה ביום ההוא לא יהיה אור יקרות וקפאון</w:t>
      </w:r>
      <w:r w:rsidR="00E8089F" w:rsidRPr="00AC0CB1">
        <w:rPr>
          <w:rStyle w:val="af2"/>
          <w:rFonts w:hint="cs"/>
          <w:rtl/>
        </w:rPr>
        <w:t>'</w:t>
      </w:r>
      <w:r w:rsidR="00E8089F" w:rsidRPr="00AC0CB1">
        <w:rPr>
          <w:rStyle w:val="af2"/>
          <w:rtl/>
        </w:rPr>
        <w:t>.</w:t>
      </w:r>
    </w:p>
    <w:p w14:paraId="0401DFAF" w14:textId="77777777" w:rsidR="00E8089F" w:rsidRPr="007435EB" w:rsidRDefault="00E8089F" w:rsidP="00E8089F">
      <w:pPr>
        <w:rPr>
          <w:rtl/>
        </w:rPr>
      </w:pPr>
      <w:r w:rsidRPr="007435EB">
        <w:rPr>
          <w:rFonts w:hint="cs"/>
          <w:rtl/>
        </w:rPr>
        <w:t>י</w:t>
      </w:r>
      <w:r w:rsidRPr="007435EB">
        <w:rPr>
          <w:rtl/>
        </w:rPr>
        <w:t>קרות וקפאון</w:t>
      </w:r>
      <w:r>
        <w:rPr>
          <w:rFonts w:hint="cs"/>
          <w:rtl/>
        </w:rPr>
        <w:t xml:space="preserve">- </w:t>
      </w:r>
      <w:r>
        <w:rPr>
          <w:rStyle w:val="affffd"/>
          <w:rFonts w:hint="cs"/>
          <w:rtl/>
          <w:rPrChange w:id="9530" w:author="מנוע אמוראים" w:date="2026-10-05T16:42:03Z">
            <w:rPr>
              <w:rFonts w:hint="cs"/>
              <w:rtl/>
            </w:rPr>
          </w:rPrChange>
        </w:rPr>
        <w:t xml:space="preserve">ר</w:t>
      </w:r>
      <w:r>
        <w:rPr>
          <w:rStyle w:val="affffd"/>
          <w:rtl/>
          <w:rPrChange w:id="9531" w:author="מנוע אמוראים" w:date="2026-10-05T16:42:03Z">
            <w:rPr>
              <w:rtl/>
            </w:rPr>
          </w:rPrChange>
        </w:rPr>
        <w:t xml:space="preserve">"</w:t>
      </w:r>
      <w:r>
        <w:rPr>
          <w:rStyle w:val="affffd"/>
          <w:rFonts w:hint="cs"/>
          <w:rtl/>
          <w:rPrChange w:id="9532" w:author="מנוע אמוראים" w:date="2026-10-05T16:42:03Z">
            <w:rPr>
              <w:rFonts w:hint="cs"/>
              <w:rtl/>
            </w:rPr>
          </w:rPrChange>
        </w:rPr>
        <w:t xml:space="preserve">א</w:t>
      </w:r>
      <w:r w:rsidRPr="007435EB">
        <w:rPr>
          <w:rtl/>
        </w:rPr>
        <w:t xml:space="preserve">: זה אור, שיקר בעולם הזה, וקפוי </w:t>
      </w:r>
      <w:r w:rsidRPr="007435EB">
        <w:rPr>
          <w:rFonts w:hint="cs"/>
          <w:rtl/>
        </w:rPr>
        <w:t xml:space="preserve">[קל וצף] </w:t>
      </w:r>
      <w:r w:rsidRPr="007435EB">
        <w:rPr>
          <w:rtl/>
        </w:rPr>
        <w:t>לעולם הבא.</w:t>
      </w:r>
    </w:p>
    <w:p w14:paraId="56EEEFA3" w14:textId="77777777" w:rsidR="00E8089F" w:rsidRPr="007435EB" w:rsidRDefault="00E8089F" w:rsidP="00E8089F">
      <w:pPr>
        <w:rPr>
          <w:rFonts w:cs="Guttman Vilna"/>
          <w:b/>
          <w:bCs/>
          <w:rtl/>
        </w:rPr>
      </w:pPr>
      <w:r>
        <w:rPr>
          <w:rStyle w:val="affffd"/>
          <w:rFonts w:hint="cs"/>
          <w:rtl/>
          <w:rPrChange w:id="9533" w:author="מנוע אמוראים" w:date="2026-10-05T16:42:03Z">
            <w:rPr>
              <w:rFonts w:hint="cs"/>
              <w:rtl/>
            </w:rPr>
          </w:rPrChange>
        </w:rPr>
        <w:t xml:space="preserve">רי</w:t>
      </w:r>
      <w:r>
        <w:rPr>
          <w:rStyle w:val="affffd"/>
          <w:rtl/>
          <w:rPrChange w:id="9534" w:author="מנוע אמוראים" w:date="2026-10-05T16:42:03Z">
            <w:rPr>
              <w:rtl/>
            </w:rPr>
          </w:rPrChange>
        </w:rPr>
        <w:t xml:space="preserve">"</w:t>
      </w:r>
      <w:r>
        <w:rPr>
          <w:rStyle w:val="affffd"/>
          <w:rFonts w:hint="cs"/>
          <w:rtl/>
          <w:rPrChange w:id="9535" w:author="מנוע אמוראים" w:date="2026-10-05T16:42:03Z">
            <w:rPr>
              <w:rFonts w:hint="cs"/>
              <w:rtl/>
            </w:rPr>
          </w:rPrChange>
        </w:rPr>
        <w:t xml:space="preserve">ו</w:t>
      </w:r>
      <w:r w:rsidRPr="007435EB">
        <w:rPr>
          <w:rtl/>
        </w:rPr>
        <w:t>: אלו נגעים ואהלות, שיקרין הן בעולם הזה וקפויין הן לעולם הבא.</w:t>
      </w:r>
    </w:p>
    <w:p w14:paraId="276C251C" w14:textId="77777777" w:rsidR="00E8089F" w:rsidRPr="007435EB" w:rsidRDefault="00E8089F" w:rsidP="00E8089F">
      <w:pPr>
        <w:rPr>
          <w:rtl/>
        </w:rPr>
      </w:pPr>
      <w:r>
        <w:rPr>
          <w:rStyle w:val="affffd"/>
          <w:rFonts w:ascii="Fb Fontext" w:hAnsi="Fb Fontext" w:hint="cs"/>
          <w:sz w:val="20"/>
          <w:rtl/>
          <w:rPrChange w:id="9536" w:author="מנוע אמוראים" w:date="2026-10-05T16:42:03Z">
            <w:rPr>
              <w:rFonts w:ascii="Fb Fontext" w:hAnsi="Fb Fontext" w:hint="cs"/>
              <w:sz w:val="20"/>
              <w:rtl/>
            </w:rPr>
          </w:rPrChange>
        </w:rPr>
        <w:t xml:space="preserve">וריב</w:t>
      </w:r>
      <w:r>
        <w:rPr>
          <w:rStyle w:val="affffd"/>
          <w:rFonts w:ascii="Fb Fontext" w:hAnsi="Fb Fontext"/>
          <w:sz w:val="20"/>
          <w:rtl/>
          <w:rPrChange w:id="9537" w:author="מנוע אמוראים" w:date="2026-10-05T16:42:03Z">
            <w:rPr>
              <w:rFonts w:ascii="Fb Fontext" w:hAnsi="Fb Fontext"/>
              <w:sz w:val="20"/>
              <w:rtl/>
            </w:rPr>
          </w:rPrChange>
        </w:rPr>
        <w:t xml:space="preserve">"</w:t>
      </w:r>
      <w:r>
        <w:rPr>
          <w:rStyle w:val="affffd"/>
          <w:rFonts w:ascii="Fb Fontext" w:hAnsi="Fb Fontext" w:hint="cs"/>
          <w:sz w:val="20"/>
          <w:rtl/>
          <w:rPrChange w:id="9538" w:author="מנוע אמוראים" w:date="2026-10-05T16:42:03Z">
            <w:rPr>
              <w:rFonts w:ascii="Fb Fontext" w:hAnsi="Fb Fontext" w:hint="cs"/>
              <w:sz w:val="20"/>
              <w:rtl/>
            </w:rPr>
          </w:rPrChange>
        </w:rPr>
        <w:t xml:space="preserve">ל</w:t>
      </w:r>
      <w:r>
        <w:rPr>
          <w:rFonts w:ascii="Fb Fontext" w:hAnsi="Fb Fontext" w:hint="cs"/>
          <w:sz w:val="20"/>
          <w:rtl/>
        </w:rPr>
        <w:t xml:space="preserve">:</w:t>
      </w:r>
      <w:r w:rsidRPr="007435EB">
        <w:rPr>
          <w:rFonts w:ascii="Fb Fontext" w:hAnsi="Fb Fontext"/>
          <w:sz w:val="20"/>
          <w:rtl/>
        </w:rPr>
        <w:t xml:space="preserve"> אלו בני אדם, שיקרין הן בעולם הזה וקפויין הן לעולם הבא.</w:t>
      </w:r>
    </w:p>
    <w:p w14:paraId="7AD859B7" w14:textId="06B85D91"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7435EB">
        <w:rPr>
          <w:rFonts w:ascii="Fb Fontext" w:hAnsi="Fb Fontext"/>
          <w:rtl/>
        </w:rPr>
        <w:t>כי הא דרב יוסף בריה דרבי יהושע בן לוי חלש ואיתנגיד. כי הדר, אמר ליה אבוה: מאי חזית? אמר ליה: עולם הפוך ראיתי, עליונים למטה ותחתונים למעלה.</w:t>
      </w:r>
    </w:p>
    <w:p w14:paraId="58F6CAAC" w14:textId="77777777" w:rsidR="00E8089F" w:rsidRPr="007435EB" w:rsidRDefault="00E8089F" w:rsidP="00E8089F">
      <w:pPr>
        <w:rPr>
          <w:rtl/>
        </w:rPr>
      </w:pPr>
      <w:r w:rsidRPr="007435EB">
        <w:rPr>
          <w:rFonts w:hint="cs"/>
          <w:rtl/>
        </w:rPr>
        <w:t>א</w:t>
      </w:r>
      <w:r w:rsidRPr="007435EB">
        <w:rPr>
          <w:rtl/>
        </w:rPr>
        <w:t>"</w:t>
      </w:r>
      <w:r w:rsidRPr="007435EB">
        <w:rPr>
          <w:rFonts w:hint="cs"/>
          <w:rtl/>
        </w:rPr>
        <w:t>ל</w:t>
      </w:r>
      <w:r w:rsidRPr="007435EB">
        <w:rPr>
          <w:rtl/>
        </w:rPr>
        <w:t xml:space="preserve">: בני, עולם ברור ראית. - ואנן היכי </w:t>
      </w:r>
      <w:r w:rsidR="00AB3B38">
        <w:rPr>
          <w:rtl/>
        </w:rPr>
        <w:t>שם</w:t>
      </w:r>
      <w:r w:rsidRPr="007435EB">
        <w:rPr>
          <w:rtl/>
        </w:rPr>
        <w:t xml:space="preserve">? - כי היכי דאיתו אנן </w:t>
      </w:r>
      <w:r w:rsidR="00AB3B38">
        <w:rPr>
          <w:rtl/>
        </w:rPr>
        <w:t>כאן</w:t>
      </w:r>
      <w:r w:rsidRPr="007435EB">
        <w:rPr>
          <w:rtl/>
        </w:rPr>
        <w:t xml:space="preserve">, הכי איתינן </w:t>
      </w:r>
      <w:r w:rsidR="00AB3B38">
        <w:rPr>
          <w:rtl/>
        </w:rPr>
        <w:t>שם</w:t>
      </w:r>
      <w:r w:rsidRPr="007435EB">
        <w:rPr>
          <w:rtl/>
        </w:rPr>
        <w:t>.</w:t>
      </w:r>
    </w:p>
    <w:p w14:paraId="0ECA18CE" w14:textId="77777777" w:rsidR="00E8089F" w:rsidRPr="007435EB" w:rsidRDefault="00E8089F" w:rsidP="00E8089F">
      <w:pPr>
        <w:rPr>
          <w:rtl/>
        </w:rPr>
      </w:pPr>
      <w:r w:rsidRPr="007435EB">
        <w:rPr>
          <w:rtl/>
        </w:rPr>
        <w:t>ושמעתי שהיו אומרים: אשרי מי שבא לכאן ותלמודו בידו.</w:t>
      </w:r>
    </w:p>
    <w:p w14:paraId="7A265506" w14:textId="77777777" w:rsidR="00E8089F" w:rsidRPr="007435EB" w:rsidRDefault="00E8089F" w:rsidP="00E8089F">
      <w:pPr>
        <w:rPr>
          <w:rtl/>
        </w:rPr>
      </w:pPr>
      <w:r w:rsidRPr="007435EB">
        <w:rPr>
          <w:rtl/>
        </w:rPr>
        <w:t>ושמעתי שהיו אומרים: הרוגי מלכות אין אדם יכול לעמוד במחיצתן.</w:t>
      </w:r>
    </w:p>
    <w:p w14:paraId="2B98BE3E" w14:textId="77777777" w:rsidR="00E8089F" w:rsidRPr="007435EB" w:rsidRDefault="00E8089F" w:rsidP="00E8089F">
      <w:pPr>
        <w:rPr>
          <w:rtl/>
        </w:rPr>
      </w:pPr>
      <w:r w:rsidRPr="007435EB">
        <w:rPr>
          <w:rFonts w:hint="cs"/>
          <w:rtl/>
        </w:rPr>
        <w:t xml:space="preserve">ולאו </w:t>
      </w:r>
      <w:r w:rsidRPr="007435EB">
        <w:rPr>
          <w:rtl/>
        </w:rPr>
        <w:t>רבי עקיבא וחביריו - משום הרוגי מלכות ותו לא?</w:t>
      </w:r>
      <w:r w:rsidRPr="007435EB">
        <w:rPr>
          <w:rFonts w:hint="cs"/>
          <w:rtl/>
        </w:rPr>
        <w:t xml:space="preserve"> </w:t>
      </w:r>
      <w:r w:rsidRPr="007435EB">
        <w:rPr>
          <w:rtl/>
        </w:rPr>
        <w:t>- אלא: הרוגי לוד.</w:t>
      </w:r>
    </w:p>
    <w:p w14:paraId="1DC71C21" w14:textId="77777777" w:rsidR="00E8089F" w:rsidRPr="007435EB" w:rsidRDefault="00E8089F" w:rsidP="00E8089F">
      <w:pPr>
        <w:rPr>
          <w:rtl/>
        </w:rPr>
      </w:pPr>
      <w:r w:rsidRPr="00AC0CB1">
        <w:rPr>
          <w:rStyle w:val="af2"/>
          <w:rFonts w:hint="cs"/>
          <w:rtl/>
        </w:rPr>
        <w:t>'</w:t>
      </w:r>
      <w:r w:rsidRPr="00AC0CB1">
        <w:rPr>
          <w:rStyle w:val="af2"/>
          <w:rtl/>
        </w:rPr>
        <w:t>ביום ההוא יהיה על מצלות הסוס קדש לה'.</w:t>
      </w:r>
      <w:r w:rsidRPr="007435EB">
        <w:rPr>
          <w:rFonts w:hint="cs"/>
          <w:rtl/>
        </w:rPr>
        <w:t xml:space="preserve"> '</w:t>
      </w:r>
      <w:r w:rsidRPr="00AC0CB1">
        <w:rPr>
          <w:rStyle w:val="af2"/>
          <w:rtl/>
        </w:rPr>
        <w:t>מצלות הסוס</w:t>
      </w:r>
      <w:r w:rsidRPr="007435EB">
        <w:rPr>
          <w:rtl/>
        </w:rPr>
        <w:t>'</w:t>
      </w:r>
      <w:r w:rsidRPr="007435EB">
        <w:rPr>
          <w:rFonts w:hint="cs"/>
          <w:rtl/>
        </w:rPr>
        <w:t>.</w:t>
      </w:r>
    </w:p>
    <w:p w14:paraId="7A8EDC07" w14:textId="77777777" w:rsidR="00E8089F" w:rsidRPr="007435EB" w:rsidRDefault="00E8089F" w:rsidP="00E8089F">
      <w:pPr>
        <w:rPr>
          <w:rFonts w:cs="Guttman Vilna"/>
          <w:b/>
          <w:bCs/>
          <w:rtl/>
        </w:rPr>
      </w:pPr>
      <w:r>
        <w:rPr>
          <w:rStyle w:val="affffd"/>
          <w:rFonts w:hint="cs"/>
          <w:rtl/>
          <w:rPrChange w:id="9539" w:author="מנוע אמוראים" w:date="2026-10-05T16:42:03Z">
            <w:rPr>
              <w:rFonts w:hint="cs"/>
              <w:rtl/>
            </w:rPr>
          </w:rPrChange>
        </w:rPr>
        <w:t xml:space="preserve">ריב</w:t>
      </w:r>
      <w:r>
        <w:rPr>
          <w:rStyle w:val="affffd"/>
          <w:rtl/>
          <w:rPrChange w:id="9540" w:author="מנוע אמוראים" w:date="2026-10-05T16:42:03Z">
            <w:rPr>
              <w:rtl/>
            </w:rPr>
          </w:rPrChange>
        </w:rPr>
        <w:t xml:space="preserve">"</w:t>
      </w:r>
      <w:r>
        <w:rPr>
          <w:rStyle w:val="affffd"/>
          <w:rFonts w:hint="cs"/>
          <w:rtl/>
          <w:rPrChange w:id="9541" w:author="מנוע אמוראים" w:date="2026-10-05T16:42:03Z">
            <w:rPr>
              <w:rFonts w:hint="cs"/>
              <w:rtl/>
            </w:rPr>
          </w:rPrChange>
        </w:rPr>
        <w:t xml:space="preserve">ל</w:t>
      </w:r>
      <w:r w:rsidRPr="007435EB">
        <w:rPr>
          <w:rtl/>
        </w:rPr>
        <w:t>: עתיד הקב"ה להוסיף על ירושלים, עד שהסוס רץ ומציל.</w:t>
      </w:r>
      <w:r w:rsidRPr="007435EB">
        <w:rPr>
          <w:rFonts w:hint="cs"/>
          <w:rtl/>
        </w:rPr>
        <w:t>[צל]</w:t>
      </w:r>
    </w:p>
    <w:p w14:paraId="559BE1AB" w14:textId="77777777" w:rsidR="00E8089F" w:rsidRPr="007435EB" w:rsidRDefault="00E8089F" w:rsidP="00E8089F">
      <w:pPr>
        <w:rPr>
          <w:rFonts w:cs="Guttman Vilna"/>
          <w:b/>
          <w:bCs/>
          <w:rtl/>
        </w:rPr>
      </w:pPr>
      <w:r>
        <w:rPr>
          <w:rStyle w:val="affffd"/>
          <w:rFonts w:hint="cs"/>
          <w:rtl/>
          <w:rPrChange w:id="9542" w:author="מנוע אמוראים" w:date="2026-10-05T16:42:03Z">
            <w:rPr>
              <w:rFonts w:hint="cs"/>
              <w:rtl/>
            </w:rPr>
          </w:rPrChange>
        </w:rPr>
        <w:t xml:space="preserve">ר</w:t>
      </w:r>
      <w:r>
        <w:rPr>
          <w:rStyle w:val="affffd"/>
          <w:rtl/>
          <w:rPrChange w:id="9543" w:author="מנוע אמוראים" w:date="2026-10-05T16:42:03Z">
            <w:rPr>
              <w:rtl/>
            </w:rPr>
          </w:rPrChange>
        </w:rPr>
        <w:t xml:space="preserve">"</w:t>
      </w:r>
      <w:r>
        <w:rPr>
          <w:rStyle w:val="affffd"/>
          <w:rFonts w:hint="cs"/>
          <w:rtl/>
          <w:rPrChange w:id="9544" w:author="מנוע אמוראים" w:date="2026-10-05T16:42:03Z">
            <w:rPr>
              <w:rFonts w:hint="cs"/>
              <w:rtl/>
            </w:rPr>
          </w:rPrChange>
        </w:rPr>
        <w:t xml:space="preserve">א</w:t>
      </w:r>
      <w:r w:rsidRPr="007435EB">
        <w:rPr>
          <w:rtl/>
        </w:rPr>
        <w:t>: כל מצילות שתולין לסוס בין עיניו יהיה קדש לה'.</w:t>
      </w:r>
    </w:p>
    <w:p w14:paraId="582D30F7" w14:textId="77777777" w:rsidR="00E8089F" w:rsidRPr="007435EB" w:rsidRDefault="00E8089F" w:rsidP="00E8089F">
      <w:pPr>
        <w:rPr>
          <w:rtl/>
        </w:rPr>
      </w:pPr>
      <w:r>
        <w:rPr>
          <w:rStyle w:val="affffd"/>
          <w:rFonts w:ascii="Fb Fontext" w:hAnsi="Fb Fontext"/>
          <w:sz w:val="20"/>
          <w:rtl/>
          <w:rPrChange w:id="9545" w:author="מנוע אמוראים" w:date="2026-10-05T16:42:03Z">
            <w:rPr>
              <w:rFonts w:ascii="Fb Fontext" w:hAnsi="Fb Fontext"/>
              <w:sz w:val="20"/>
              <w:rtl/>
            </w:rPr>
          </w:rPrChange>
        </w:rPr>
        <w:t xml:space="preserve">ור</w:t>
      </w:r>
      <w:r>
        <w:rPr>
          <w:rStyle w:val="affffd"/>
          <w:rFonts w:ascii="Fb Fontext" w:hAnsi="Fb Fontext" w:hint="cs"/>
          <w:sz w:val="20"/>
          <w:rtl/>
          <w:rPrChange w:id="9546" w:author="מנוע אמוראים" w:date="2026-10-05T16:42:03Z">
            <w:rPr>
              <w:rFonts w:ascii="Fb Fontext" w:hAnsi="Fb Fontext" w:hint="cs"/>
              <w:sz w:val="20"/>
              <w:rtl/>
            </w:rPr>
          </w:rPrChange>
        </w:rPr>
        <w:t xml:space="preserve">י</w:t>
      </w:r>
      <w:r>
        <w:rPr>
          <w:rStyle w:val="affffd"/>
          <w:rFonts w:ascii="Fb Fontext" w:hAnsi="Fb Fontext"/>
          <w:sz w:val="20"/>
          <w:rtl/>
          <w:rPrChange w:id="9547" w:author="מנוע אמוראים" w:date="2026-10-05T16:42:03Z">
            <w:rPr>
              <w:rFonts w:ascii="Fb Fontext" w:hAnsi="Fb Fontext"/>
              <w:sz w:val="20"/>
              <w:rtl/>
            </w:rPr>
          </w:rPrChange>
        </w:rPr>
        <w:t xml:space="preserve">"</w:t>
      </w:r>
      <w:r>
        <w:rPr>
          <w:rStyle w:val="affffd"/>
          <w:rFonts w:ascii="Fb Fontext" w:hAnsi="Fb Fontext" w:hint="cs"/>
          <w:sz w:val="20"/>
          <w:rtl/>
          <w:rPrChange w:id="9548" w:author="מנוע אמוראים" w:date="2026-10-05T16:42:03Z">
            <w:rPr>
              <w:rFonts w:ascii="Fb Fontext" w:hAnsi="Fb Fontext" w:hint="cs"/>
              <w:sz w:val="20"/>
              <w:rtl/>
            </w:rPr>
          </w:rPrChange>
        </w:rPr>
        <w:t xml:space="preserve">ו</w:t>
      </w:r>
      <w:r w:rsidRPr="007435EB">
        <w:rPr>
          <w:rFonts w:ascii="Fb Fontext" w:hAnsi="Fb Fontext"/>
          <w:sz w:val="20"/>
          <w:rtl/>
        </w:rPr>
        <w:t>: כל ביזה שבוזזין ישראל עד שעה שהסוס רץ ומציל - יהיה קדש לה'.</w:t>
      </w:r>
    </w:p>
    <w:p w14:paraId="58BC5762" w14:textId="77777777" w:rsidR="00E8089F" w:rsidRPr="007435EB" w:rsidRDefault="00E8089F" w:rsidP="00E8089F">
      <w:pPr>
        <w:rPr>
          <w:rtl/>
        </w:rPr>
      </w:pPr>
      <w:r w:rsidRPr="007435EB">
        <w:rPr>
          <w:rFonts w:ascii="Fb Fontext" w:hAnsi="Fb Fontext" w:hint="cs"/>
          <w:rtl/>
        </w:rPr>
        <w:t>למ</w:t>
      </w:r>
      <w:r w:rsidRPr="007435EB">
        <w:rPr>
          <w:rFonts w:ascii="Fb Fontext" w:hAnsi="Fb Fontext"/>
          <w:rtl/>
        </w:rPr>
        <w:t>"</w:t>
      </w:r>
      <w:r w:rsidRPr="007435EB">
        <w:rPr>
          <w:rFonts w:ascii="Fb Fontext" w:hAnsi="Fb Fontext" w:hint="cs"/>
          <w:rtl/>
        </w:rPr>
        <w:t>ד '</w:t>
      </w:r>
      <w:r w:rsidRPr="007435EB">
        <w:rPr>
          <w:rFonts w:ascii="Fb Fontext" w:hAnsi="Fb Fontext"/>
          <w:rtl/>
        </w:rPr>
        <w:t xml:space="preserve">כל ביזה שבזזו ישראל - היינו </w:t>
      </w:r>
      <w:r w:rsidRPr="00AC0CB1">
        <w:rPr>
          <w:rStyle w:val="af2"/>
          <w:rFonts w:hint="cs"/>
          <w:rtl/>
        </w:rPr>
        <w:t>ד'</w:t>
      </w:r>
      <w:r w:rsidRPr="00AC0CB1">
        <w:rPr>
          <w:rStyle w:val="af2"/>
          <w:rtl/>
        </w:rPr>
        <w:t>והיה הסירות בבית ה' כמזרקים לפני המזבח</w:t>
      </w:r>
      <w:r w:rsidRPr="00AC0CB1">
        <w:rPr>
          <w:rStyle w:val="af2"/>
          <w:rFonts w:hint="cs"/>
          <w:rtl/>
        </w:rPr>
        <w:t>'</w:t>
      </w:r>
      <w:r w:rsidRPr="00AC0CB1">
        <w:rPr>
          <w:rStyle w:val="af2"/>
          <w:rtl/>
        </w:rPr>
        <w:t>.</w:t>
      </w:r>
    </w:p>
    <w:p w14:paraId="4C713AC5" w14:textId="77777777" w:rsidR="00E8089F" w:rsidRPr="007435EB" w:rsidRDefault="00E8089F" w:rsidP="00E8089F">
      <w:pPr>
        <w:rPr>
          <w:rtl/>
        </w:rPr>
      </w:pPr>
      <w:r w:rsidRPr="007435EB">
        <w:rPr>
          <w:rFonts w:hint="cs"/>
          <w:rtl/>
        </w:rPr>
        <w:t>ולמ</w:t>
      </w:r>
      <w:r w:rsidRPr="007435EB">
        <w:rPr>
          <w:rtl/>
        </w:rPr>
        <w:t>"</w:t>
      </w:r>
      <w:r w:rsidRPr="007435EB">
        <w:rPr>
          <w:rFonts w:hint="cs"/>
          <w:rtl/>
        </w:rPr>
        <w:t xml:space="preserve">ד </w:t>
      </w:r>
      <w:r w:rsidRPr="007435EB">
        <w:rPr>
          <w:rtl/>
        </w:rPr>
        <w:t xml:space="preserve">בהנך תרתי </w:t>
      </w:r>
      <w:r w:rsidRPr="007435EB">
        <w:rPr>
          <w:rFonts w:hint="cs"/>
          <w:rtl/>
        </w:rPr>
        <w:t>הך '</w:t>
      </w:r>
      <w:r>
        <w:rPr>
          <w:rStyle w:val="af2"/>
          <w:rtl/>
          <w:rPrChange w:id="9007" w:author="מנוע פסוקים" w:date="2026-10-05T16:38:40Z">
            <w:rPr>
              <w:rtl/>
            </w:rPr>
          </w:rPrChange>
        </w:rPr>
        <w:t xml:space="preserve">והיה הסירות בבית ה</w:t>
      </w:r>
      <w:r>
        <w:rPr>
          <w:rtl/>
        </w:rPr>
        <w:t xml:space="preserve">'- מילתא אחריתי</w:t>
      </w:r>
      <w:r w:rsidRPr="007435EB">
        <w:rPr>
          <w:rFonts w:hint="cs"/>
          <w:rtl/>
        </w:rPr>
        <w:t xml:space="preserve"> שמתבקשים מתנדבים ומביאים</w:t>
      </w:r>
    </w:p>
    <w:p w14:paraId="2EE86E2F" w14:textId="77777777" w:rsidR="00E8089F" w:rsidRPr="007435EB" w:rsidRDefault="00E8089F" w:rsidP="00E8089F">
      <w:pPr>
        <w:rPr>
          <w:rtl/>
        </w:rPr>
      </w:pPr>
      <w:r w:rsidRPr="007435EB">
        <w:rPr>
          <w:rFonts w:hint="cs"/>
          <w:rtl/>
        </w:rPr>
        <w:t>למ</w:t>
      </w:r>
      <w:r w:rsidRPr="007435EB">
        <w:rPr>
          <w:rtl/>
        </w:rPr>
        <w:t>"</w:t>
      </w:r>
      <w:r w:rsidRPr="007435EB">
        <w:rPr>
          <w:rFonts w:hint="cs"/>
          <w:rtl/>
        </w:rPr>
        <w:t xml:space="preserve">ד </w:t>
      </w:r>
      <w:r w:rsidRPr="007435EB">
        <w:rPr>
          <w:rtl/>
        </w:rPr>
        <w:t>ביזה - היינו ד</w:t>
      </w:r>
      <w:r w:rsidRPr="007435EB">
        <w:rPr>
          <w:rFonts w:hint="cs"/>
          <w:rtl/>
        </w:rPr>
        <w:t>'</w:t>
      </w:r>
      <w:r>
        <w:rPr>
          <w:rStyle w:val="af2"/>
          <w:rtl/>
          <w:rPrChange w:id="9008" w:author="מנוע פסוקים" w:date="2026-10-05T16:38:40Z">
            <w:rPr>
              <w:rtl/>
            </w:rPr>
          </w:rPrChange>
        </w:rPr>
        <w:t xml:space="preserve">ולא יהיה כנעני עוד בבית ה' צבאות</w:t>
      </w:r>
      <w:r>
        <w:rPr>
          <w:rtl/>
        </w:rPr>
        <w:t xml:space="preserve">.</w:t>
      </w:r>
    </w:p>
    <w:p w14:paraId="25D7DA04" w14:textId="77777777" w:rsidR="00E8089F" w:rsidRPr="007435EB" w:rsidRDefault="00E8089F" w:rsidP="00E8089F">
      <w:pPr>
        <w:rPr>
          <w:rtl/>
        </w:rPr>
      </w:pPr>
      <w:r w:rsidRPr="007435EB">
        <w:rPr>
          <w:rFonts w:hint="cs"/>
          <w:rtl/>
        </w:rPr>
        <w:t>ולמ</w:t>
      </w:r>
      <w:r w:rsidRPr="007435EB">
        <w:rPr>
          <w:rtl/>
        </w:rPr>
        <w:t>"</w:t>
      </w:r>
      <w:r w:rsidRPr="007435EB">
        <w:rPr>
          <w:rFonts w:hint="cs"/>
          <w:rtl/>
        </w:rPr>
        <w:t>ד ה</w:t>
      </w:r>
      <w:r w:rsidRPr="007435EB">
        <w:rPr>
          <w:rtl/>
        </w:rPr>
        <w:t xml:space="preserve">נך תרתי </w:t>
      </w:r>
      <w:r w:rsidRPr="007435EB">
        <w:rPr>
          <w:rFonts w:hint="cs"/>
          <w:rtl/>
        </w:rPr>
        <w:t>הך</w:t>
      </w:r>
      <w:r w:rsidRPr="00AC0CB1">
        <w:rPr>
          <w:rStyle w:val="af2"/>
          <w:rFonts w:hint="cs"/>
          <w:rtl/>
        </w:rPr>
        <w:t xml:space="preserve"> '</w:t>
      </w:r>
      <w:r w:rsidRPr="00AC0CB1">
        <w:rPr>
          <w:rStyle w:val="af2"/>
          <w:rtl/>
        </w:rPr>
        <w:t>ולא יהיה כנעני</w:t>
      </w:r>
      <w:r w:rsidRPr="00AC0CB1">
        <w:rPr>
          <w:rStyle w:val="af2"/>
          <w:rFonts w:hint="cs"/>
          <w:rtl/>
        </w:rPr>
        <w:t xml:space="preserve">' </w:t>
      </w:r>
      <w:r>
        <w:rPr>
          <w:rStyle w:val="affffd"/>
          <w:rFonts w:hint="cs"/>
          <w:rtl/>
          <w:rPrChange w:id="9549" w:author="מנוע אמוראים" w:date="2026-10-05T16:42:03Z">
            <w:rPr>
              <w:rFonts w:hint="cs"/>
              <w:rtl/>
            </w:rPr>
          </w:rPrChange>
        </w:rPr>
        <w:t xml:space="preserve">רי</w:t>
      </w:r>
      <w:r>
        <w:rPr>
          <w:rStyle w:val="affffd"/>
          <w:rtl/>
          <w:rPrChange w:id="9550" w:author="מנוע אמוראים" w:date="2026-10-05T16:42:03Z">
            <w:rPr>
              <w:rtl/>
            </w:rPr>
          </w:rPrChange>
        </w:rPr>
        <w:t xml:space="preserve">"</w:t>
      </w:r>
      <w:r>
        <w:rPr>
          <w:rStyle w:val="affffd"/>
          <w:rFonts w:hint="cs"/>
          <w:rtl/>
          <w:rPrChange w:id="9551" w:author="מנוע אמוראים" w:date="2026-10-05T16:42:03Z">
            <w:rPr>
              <w:rFonts w:hint="cs"/>
              <w:rtl/>
            </w:rPr>
          </w:rPrChange>
        </w:rPr>
        <w:t xml:space="preserve">ר</w:t>
      </w:r>
      <w:r w:rsidRPr="007435EB">
        <w:rPr>
          <w:rtl/>
        </w:rPr>
        <w:t>: אין כאן עני.</w:t>
      </w:r>
    </w:p>
    <w:p w14:paraId="64D3963B" w14:textId="77777777" w:rsidR="00E8089F" w:rsidRPr="005C3FF1" w:rsidRDefault="00E8089F" w:rsidP="009A151F">
      <w:pPr>
        <w:rPr>
          <w:rStyle w:val="afffa"/>
          <w:rtl/>
        </w:rPr>
      </w:pPr>
      <w:r w:rsidRPr="007435EB">
        <w:rPr>
          <w:rtl/>
        </w:rPr>
        <w:t>וכנעני</w:t>
      </w:r>
      <w:r w:rsidRPr="007435EB">
        <w:rPr>
          <w:rFonts w:hint="cs"/>
          <w:rtl/>
        </w:rPr>
        <w:t xml:space="preserve"> </w:t>
      </w:r>
      <w:r w:rsidRPr="007435EB">
        <w:rPr>
          <w:rtl/>
        </w:rPr>
        <w:t>איקרי תגר.</w:t>
      </w:r>
    </w:p>
    <w:p w14:paraId="243739EA" w14:textId="77777777" w:rsidR="00E8089F" w:rsidRPr="007435EB" w:rsidRDefault="00E8089F" w:rsidP="009A151F">
      <w:pPr>
        <w:rPr>
          <w:rtl/>
        </w:rPr>
      </w:pPr>
      <w:r w:rsidRPr="005C3FF1">
        <w:rPr>
          <w:rStyle w:val="afffa"/>
          <w:rFonts w:hint="cs"/>
          <w:rtl/>
        </w:rPr>
        <w:t>א.</w:t>
      </w:r>
      <w:r w:rsidRPr="007435EB">
        <w:rPr>
          <w:rFonts w:hint="cs"/>
          <w:rtl/>
        </w:rPr>
        <w:t xml:space="preserve"> </w:t>
      </w:r>
      <w:r w:rsidRPr="00AC0CB1">
        <w:rPr>
          <w:rStyle w:val="af2"/>
          <w:rFonts w:hint="cs"/>
          <w:rtl/>
        </w:rPr>
        <w:t>'ו</w:t>
      </w:r>
      <w:r w:rsidRPr="00AC0CB1">
        <w:rPr>
          <w:rStyle w:val="af2"/>
          <w:rtl/>
        </w:rPr>
        <w:t>ירא שם יהודה בת איש כנעני</w:t>
      </w:r>
      <w:r w:rsidRPr="007435EB">
        <w:rPr>
          <w:rFonts w:hint="cs"/>
          <w:rtl/>
        </w:rPr>
        <w:t xml:space="preserve"> והרי וודאי אינו כנעני ממש שהרי אברהם </w:t>
      </w:r>
      <w:r w:rsidRPr="007435EB">
        <w:rPr>
          <w:rtl/>
        </w:rPr>
        <w:t>הזהיר את יצחק.</w:t>
      </w:r>
    </w:p>
    <w:p w14:paraId="75B58FBC" w14:textId="77777777" w:rsidR="00E8089F" w:rsidRPr="007435EB" w:rsidRDefault="00E8089F" w:rsidP="00A13B3B">
      <w:pPr>
        <w:rPr>
          <w:rFonts w:cs="Guttman Vilna"/>
          <w:b/>
          <w:bCs/>
          <w:rtl/>
        </w:rPr>
      </w:pPr>
      <w:r w:rsidRPr="007435EB">
        <w:rPr>
          <w:rtl/>
        </w:rPr>
        <w:t xml:space="preserve">בא יצחק והזהיר את יעקב, ויהודה </w:t>
      </w:r>
      <w:r w:rsidR="00A13B3B" w:rsidRPr="007435EB">
        <w:rPr>
          <w:rFonts w:hint="cs"/>
          <w:rtl/>
        </w:rPr>
        <w:t>הלך ונשא</w:t>
      </w:r>
      <w:r w:rsidRPr="007435EB">
        <w:rPr>
          <w:rtl/>
        </w:rPr>
        <w:t>?</w:t>
      </w:r>
    </w:p>
    <w:p w14:paraId="5158154F" w14:textId="77777777" w:rsidR="00E8089F" w:rsidRPr="005C3FF1" w:rsidRDefault="00E8089F" w:rsidP="009A151F">
      <w:pPr>
        <w:rPr>
          <w:rStyle w:val="afffa"/>
          <w:rtl/>
        </w:rPr>
      </w:pPr>
      <w:r w:rsidRPr="007435EB">
        <w:rPr>
          <w:rtl/>
        </w:rPr>
        <w:t xml:space="preserve">אלא </w:t>
      </w:r>
      <w:r>
        <w:rPr>
          <w:rStyle w:val="affffd"/>
          <w:rFonts w:hint="cs"/>
          <w:rtl/>
          <w:rPrChange w:id="9552" w:author="מנוע אמוראים" w:date="2026-10-05T16:42:03Z">
            <w:rPr>
              <w:rFonts w:hint="cs"/>
              <w:rtl/>
            </w:rPr>
          </w:rPrChange>
        </w:rPr>
        <w:t xml:space="preserve">כרשב</w:t>
      </w:r>
      <w:r>
        <w:rPr>
          <w:rStyle w:val="affffd"/>
          <w:rtl/>
          <w:rPrChange w:id="9553" w:author="מנוע אמוראים" w:date="2026-10-05T16:42:03Z">
            <w:rPr>
              <w:rtl/>
            </w:rPr>
          </w:rPrChange>
        </w:rPr>
        <w:t xml:space="preserve">"</w:t>
      </w:r>
      <w:r>
        <w:rPr>
          <w:rStyle w:val="affffd"/>
          <w:rFonts w:hint="cs"/>
          <w:rtl/>
          <w:rPrChange w:id="9554" w:author="מנוע אמוראים" w:date="2026-10-05T16:42:03Z">
            <w:rPr>
              <w:rFonts w:hint="cs"/>
              <w:rtl/>
            </w:rPr>
          </w:rPrChange>
        </w:rPr>
        <w:t xml:space="preserve">ל</w:t>
      </w:r>
      <w:r w:rsidRPr="007435EB">
        <w:rPr>
          <w:rtl/>
        </w:rPr>
        <w:t xml:space="preserve">: בת גברא תגרא, </w:t>
      </w:r>
      <w:r w:rsidRPr="00AC0CB1">
        <w:rPr>
          <w:rStyle w:val="af2"/>
          <w:rtl/>
        </w:rPr>
        <w:t>ד</w:t>
      </w:r>
      <w:r w:rsidRPr="00AC0CB1">
        <w:rPr>
          <w:rStyle w:val="af2"/>
          <w:rFonts w:hint="cs"/>
          <w:rtl/>
        </w:rPr>
        <w:t>'כ</w:t>
      </w:r>
      <w:r w:rsidRPr="00AC0CB1">
        <w:rPr>
          <w:rStyle w:val="af2"/>
          <w:rtl/>
        </w:rPr>
        <w:t>נען בידו מאזני מרמה</w:t>
      </w:r>
      <w:r w:rsidRPr="00AC0CB1">
        <w:rPr>
          <w:rStyle w:val="af2"/>
          <w:rFonts w:hint="cs"/>
          <w:rtl/>
        </w:rPr>
        <w:t>'</w:t>
      </w:r>
      <w:r w:rsidRPr="00AC0CB1">
        <w:rPr>
          <w:rStyle w:val="af2"/>
          <w:rtl/>
        </w:rPr>
        <w:t>.</w:t>
      </w:r>
    </w:p>
    <w:p w14:paraId="3B3654D6" w14:textId="77777777" w:rsidR="00E8089F" w:rsidRPr="007435EB" w:rsidRDefault="00E8089F" w:rsidP="009A151F">
      <w:pPr>
        <w:rPr>
          <w:rtl/>
        </w:rPr>
      </w:pPr>
      <w:r w:rsidRPr="005C3FF1">
        <w:rPr>
          <w:rStyle w:val="afffa"/>
          <w:rFonts w:hint="cs"/>
          <w:rtl/>
        </w:rPr>
        <w:t xml:space="preserve">ב. </w:t>
      </w:r>
      <w:r w:rsidRPr="00AC0CB1">
        <w:rPr>
          <w:rStyle w:val="af2"/>
          <w:rFonts w:hint="cs"/>
          <w:rtl/>
        </w:rPr>
        <w:t>מ'</w:t>
      </w:r>
      <w:r w:rsidRPr="00AC0CB1">
        <w:rPr>
          <w:rStyle w:val="af2"/>
          <w:rtl/>
        </w:rPr>
        <w:t>אשר סחריה שרים כנעניה נכבדי ארץ</w:t>
      </w:r>
      <w:r w:rsidRPr="00AC0CB1">
        <w:rPr>
          <w:rStyle w:val="af2"/>
          <w:rFonts w:hint="cs"/>
          <w:rtl/>
        </w:rPr>
        <w:t>'</w:t>
      </w:r>
      <w:r w:rsidRPr="00AC0CB1">
        <w:rPr>
          <w:rStyle w:val="af2"/>
          <w:rtl/>
        </w:rPr>
        <w:t>.</w:t>
      </w:r>
    </w:p>
    <w:p w14:paraId="2E61671E" w14:textId="58A90C78"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AC0CB1">
        <w:rPr>
          <w:rStyle w:val="af2"/>
          <w:rFonts w:hint="cs"/>
          <w:rtl/>
        </w:rPr>
        <w:t>'</w:t>
      </w:r>
      <w:r w:rsidR="00E8089F" w:rsidRPr="00AC0CB1">
        <w:rPr>
          <w:rStyle w:val="af2"/>
          <w:rtl/>
        </w:rPr>
        <w:t>והיה ה' למלך על כל הארץ ביום ההוא יהיה ה' אחד ושמו אחד</w:t>
      </w:r>
      <w:r w:rsidR="00E8089F" w:rsidRPr="00AC0CB1">
        <w:rPr>
          <w:rStyle w:val="af2"/>
          <w:rFonts w:hint="cs"/>
          <w:rtl/>
        </w:rPr>
        <w:t>'</w:t>
      </w:r>
      <w:r w:rsidR="00E8089F" w:rsidRPr="00AC0CB1">
        <w:rPr>
          <w:rStyle w:val="af2"/>
          <w:rtl/>
        </w:rPr>
        <w:t>.</w:t>
      </w:r>
    </w:p>
    <w:p w14:paraId="69BDA76A" w14:textId="77777777" w:rsidR="00E8089F" w:rsidRPr="007435EB" w:rsidRDefault="00E8089F" w:rsidP="00E8089F">
      <w:pPr>
        <w:rPr>
          <w:rtl/>
        </w:rPr>
      </w:pPr>
      <w:r>
        <w:rPr>
          <w:rStyle w:val="affffd"/>
          <w:rFonts w:hint="cs"/>
          <w:rtl/>
          <w:rPrChange w:id="9555" w:author="מנוע אמוראים" w:date="2026-10-05T16:42:03Z">
            <w:rPr>
              <w:rFonts w:hint="cs"/>
              <w:rtl/>
            </w:rPr>
          </w:rPrChange>
        </w:rPr>
        <w:t xml:space="preserve">ראב</w:t>
      </w:r>
      <w:r>
        <w:rPr>
          <w:rStyle w:val="affffd"/>
          <w:rtl/>
          <w:rPrChange w:id="9556" w:author="מנוע אמוראים" w:date="2026-10-05T16:42:03Z">
            <w:rPr>
              <w:rtl/>
            </w:rPr>
          </w:rPrChange>
        </w:rPr>
        <w:t xml:space="preserve">"</w:t>
      </w:r>
      <w:r>
        <w:rPr>
          <w:rStyle w:val="affffd"/>
          <w:rFonts w:hint="cs"/>
          <w:rtl/>
          <w:rPrChange w:id="9557" w:author="מנוע אמוראים" w:date="2026-10-05T16:42:03Z">
            <w:rPr>
              <w:rFonts w:hint="cs"/>
              <w:rtl/>
            </w:rPr>
          </w:rPrChange>
        </w:rPr>
        <w:t xml:space="preserve">ח</w:t>
      </w:r>
      <w:r>
        <w:rPr>
          <w:rFonts w:hint="cs"/>
          <w:rtl/>
        </w:rPr>
        <w:t xml:space="preserve"> </w:t>
      </w:r>
      <w:r w:rsidRPr="007435EB">
        <w:rPr>
          <w:rtl/>
        </w:rPr>
        <w:t>לא כעו</w:t>
      </w:r>
      <w:r w:rsidRPr="007435EB">
        <w:rPr>
          <w:rFonts w:hint="cs"/>
          <w:rtl/>
        </w:rPr>
        <w:t>ה</w:t>
      </w:r>
      <w:r w:rsidRPr="007435EB">
        <w:rPr>
          <w:rtl/>
        </w:rPr>
        <w:t>"</w:t>
      </w:r>
      <w:r w:rsidRPr="007435EB">
        <w:rPr>
          <w:rFonts w:hint="cs"/>
          <w:rtl/>
        </w:rPr>
        <w:t>ז העוה</w:t>
      </w:r>
      <w:r w:rsidRPr="007435EB">
        <w:rPr>
          <w:rtl/>
        </w:rPr>
        <w:t>"</w:t>
      </w:r>
      <w:r w:rsidRPr="007435EB">
        <w:rPr>
          <w:rFonts w:hint="cs"/>
          <w:rtl/>
        </w:rPr>
        <w:t>ב</w:t>
      </w:r>
      <w:r w:rsidR="00C94D76" w:rsidRPr="007435EB">
        <w:rPr>
          <w:rFonts w:hint="cs"/>
          <w:rtl/>
        </w:rPr>
        <w:t>,</w:t>
      </w:r>
      <w:r w:rsidRPr="007435EB">
        <w:rPr>
          <w:rFonts w:hint="cs"/>
          <w:rtl/>
        </w:rPr>
        <w:t xml:space="preserve"> העוה</w:t>
      </w:r>
      <w:r w:rsidRPr="007435EB">
        <w:rPr>
          <w:rtl/>
        </w:rPr>
        <w:t>"</w:t>
      </w:r>
      <w:r w:rsidRPr="007435EB">
        <w:rPr>
          <w:rFonts w:hint="cs"/>
          <w:rtl/>
        </w:rPr>
        <w:t xml:space="preserve">ז </w:t>
      </w:r>
      <w:r w:rsidRPr="007435EB">
        <w:rPr>
          <w:rtl/>
        </w:rPr>
        <w:t>על בשורות טובות אומר ברוך הטוב והמטיב, ועל בשורות רעות אומר ברוך דיין האמת. לעו</w:t>
      </w:r>
      <w:r w:rsidRPr="007435EB">
        <w:rPr>
          <w:rFonts w:hint="cs"/>
          <w:rtl/>
        </w:rPr>
        <w:t>ה</w:t>
      </w:r>
      <w:r w:rsidRPr="007435EB">
        <w:rPr>
          <w:rtl/>
        </w:rPr>
        <w:t>"</w:t>
      </w:r>
      <w:r w:rsidRPr="007435EB">
        <w:rPr>
          <w:rFonts w:hint="cs"/>
          <w:rtl/>
        </w:rPr>
        <w:t xml:space="preserve">ב - </w:t>
      </w:r>
      <w:r w:rsidRPr="007435EB">
        <w:rPr>
          <w:rtl/>
        </w:rPr>
        <w:t>כולו הטוב והמטיב.</w:t>
      </w:r>
    </w:p>
    <w:p w14:paraId="2BCC6C38" w14:textId="77777777" w:rsidR="00E8089F" w:rsidRPr="007435EB" w:rsidRDefault="00E8089F" w:rsidP="00E8089F">
      <w:pPr>
        <w:rPr>
          <w:rtl/>
        </w:rPr>
      </w:pPr>
      <w:r w:rsidRPr="007435EB">
        <w:rPr>
          <w:rtl/>
        </w:rPr>
        <w:t>ושמו אחד, מאי אחד, אטו האידנא לאו שמו אחד הוא?</w:t>
      </w:r>
    </w:p>
    <w:p w14:paraId="5C606A99" w14:textId="69654B6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558" w:author="מנוע אמוראים" w:date="2026-10-05T16:42:03Z">
            <w:rPr>
              <w:rtl/>
            </w:rPr>
          </w:rPrChange>
        </w:rPr>
        <w:t xml:space="preserve">אר</w:t>
      </w:r>
      <w:r>
        <w:rPr>
          <w:rStyle w:val="affffd"/>
          <w:rFonts w:hint="cs"/>
          <w:rtl/>
          <w:rPrChange w:id="9559" w:author="מנוע אמוראים" w:date="2026-10-05T16:42:03Z">
            <w:rPr>
              <w:rFonts w:hint="cs"/>
              <w:rtl/>
            </w:rPr>
          </w:rPrChange>
        </w:rPr>
        <w:t xml:space="preserve">נב</w:t>
      </w:r>
      <w:r>
        <w:rPr>
          <w:rStyle w:val="affffd"/>
          <w:rtl/>
          <w:rPrChange w:id="9560" w:author="מנוע אמוראים" w:date="2026-10-05T16:42:03Z">
            <w:rPr>
              <w:rtl/>
            </w:rPr>
          </w:rPrChange>
        </w:rPr>
        <w:t xml:space="preserve">"</w:t>
      </w:r>
      <w:r>
        <w:rPr>
          <w:rStyle w:val="affffd"/>
          <w:rFonts w:hint="cs"/>
          <w:rtl/>
          <w:rPrChange w:id="9561" w:author="מנוע אמוראים" w:date="2026-10-05T16:42:03Z">
            <w:rPr>
              <w:rFonts w:hint="cs"/>
              <w:rtl/>
            </w:rPr>
          </w:rPrChange>
        </w:rPr>
        <w:t xml:space="preserve">י</w:t>
      </w:r>
      <w:r>
        <w:rPr>
          <w:rFonts w:hint="cs"/>
          <w:rtl/>
        </w:rPr>
        <w:t xml:space="preserve"> </w:t>
      </w:r>
      <w:r w:rsidR="00E8089F" w:rsidRPr="007435EB">
        <w:rPr>
          <w:rtl/>
        </w:rPr>
        <w:t>לא כעולם הזה העולם הבא, העולם הזה - נכתב ביו"ד ה"י ונקרא באל"ף דל"ת.</w:t>
      </w:r>
    </w:p>
    <w:p w14:paraId="79E649A5" w14:textId="77777777" w:rsidR="00E8089F" w:rsidRPr="007435EB" w:rsidRDefault="00E8089F" w:rsidP="00E8089F">
      <w:pPr>
        <w:rPr>
          <w:rtl/>
        </w:rPr>
      </w:pPr>
      <w:r w:rsidRPr="007435EB">
        <w:rPr>
          <w:rFonts w:ascii="Fb Fontext" w:hAnsi="Fb Fontext"/>
          <w:sz w:val="20"/>
          <w:rtl/>
        </w:rPr>
        <w:t>אבל לעולם הבא כולו אחד - נקרא ביו"ד ה"י, ונכתב ביו"ד ה"י.</w:t>
      </w:r>
    </w:p>
    <w:p w14:paraId="12A42585" w14:textId="1FA23CA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סבר רבא למדרשה בפירקא. אמר ליה ההוא סבא: לעלם כתיב.</w:t>
      </w:r>
    </w:p>
    <w:p w14:paraId="3E402C6B" w14:textId="77777777" w:rsidR="00E8089F" w:rsidRPr="007435EB" w:rsidRDefault="00E8089F" w:rsidP="00E8089F">
      <w:pPr>
        <w:rPr>
          <w:rtl/>
        </w:rPr>
      </w:pPr>
      <w:r w:rsidRPr="007435EB">
        <w:rPr>
          <w:rtl/>
        </w:rPr>
        <w:t>רבי אבינא רמי: כתיב</w:t>
      </w:r>
      <w:r w:rsidRPr="007435EB">
        <w:rPr>
          <w:rFonts w:hint="cs"/>
          <w:rtl/>
        </w:rPr>
        <w:t xml:space="preserve"> </w:t>
      </w:r>
      <w:r w:rsidRPr="00AC0CB1">
        <w:rPr>
          <w:rStyle w:val="af2"/>
          <w:rFonts w:hint="cs"/>
          <w:rtl/>
        </w:rPr>
        <w:t>'</w:t>
      </w:r>
      <w:r w:rsidRPr="00AC0CB1">
        <w:rPr>
          <w:rStyle w:val="af2"/>
          <w:rtl/>
        </w:rPr>
        <w:t>זה שמי לעלם, וזה זכרי לדר דר</w:t>
      </w:r>
      <w:r w:rsidRPr="00AC0CB1">
        <w:rPr>
          <w:rStyle w:val="af2"/>
          <w:rFonts w:hint="cs"/>
          <w:rtl/>
        </w:rPr>
        <w:t>'</w:t>
      </w:r>
      <w:r w:rsidRPr="007435EB">
        <w:rPr>
          <w:rtl/>
        </w:rPr>
        <w:t>.</w:t>
      </w:r>
    </w:p>
    <w:p w14:paraId="3EF4DB30" w14:textId="77777777" w:rsidR="00E8089F" w:rsidRPr="007435EB" w:rsidRDefault="00E8089F" w:rsidP="00E8089F">
      <w:pPr>
        <w:rPr>
          <w:rtl/>
        </w:rPr>
      </w:pPr>
      <w:r w:rsidRPr="007435EB">
        <w:rPr>
          <w:rtl/>
        </w:rPr>
        <w:t>אמר הק</w:t>
      </w:r>
      <w:r w:rsidRPr="007435EB">
        <w:rPr>
          <w:rFonts w:hint="cs"/>
          <w:rtl/>
        </w:rPr>
        <w:t>ב</w:t>
      </w:r>
      <w:r w:rsidRPr="007435EB">
        <w:rPr>
          <w:rtl/>
        </w:rPr>
        <w:t>"</w:t>
      </w:r>
      <w:r w:rsidRPr="007435EB">
        <w:rPr>
          <w:rFonts w:hint="cs"/>
          <w:rtl/>
        </w:rPr>
        <w:t>ה</w:t>
      </w:r>
      <w:r w:rsidRPr="007435EB">
        <w:rPr>
          <w:rtl/>
        </w:rPr>
        <w:t>: לא כשאני נכתב אני נקרא, נכתב אני ביו"ד ה"א, ונקרא אני באל"ף דל"ת.</w:t>
      </w:r>
    </w:p>
    <w:p w14:paraId="5289A3DE" w14:textId="6EBDC77F" w:rsidR="00E8089F" w:rsidRPr="007435EB" w:rsidRDefault="00F47631" w:rsidP="00F47631">
      <w:pPr>
        <w:pStyle w:val="affd"/>
        <w:rPr>
          <w:bCs/>
          <w:rtl/>
        </w:rPr>
      </w:pPr>
      <w:r>
        <w:rPr>
          <w:rFonts w:hint="cs"/>
          <w:rtl/>
        </w:rPr>
        <w:t>***</w:t>
      </w:r>
    </w:p>
    <w:p w14:paraId="056056EA" w14:textId="77777777" w:rsidR="00E8089F" w:rsidRPr="005C3FF1" w:rsidRDefault="00E8089F" w:rsidP="009A151F">
      <w:pPr>
        <w:rPr>
          <w:rStyle w:val="afffa"/>
          <w:rtl/>
        </w:rPr>
        <w:sectPr w:rsidR="00E8089F" w:rsidRPr="005C3FF1" w:rsidSect="0004022B">
          <w:pgSz w:w="5443" w:h="14181" w:code="138"/>
          <w:pgMar w:top="284" w:right="1134" w:bottom="284" w:left="907" w:header="284" w:footer="57" w:gutter="0"/>
          <w:cols w:space="1134"/>
          <w:bidi/>
          <w:rtlGutter/>
          <w:docGrid w:linePitch="360"/>
        </w:sectPr>
      </w:pPr>
    </w:p>
    <w:p w14:paraId="5BF30BA0" w14:textId="77777777" w:rsidR="00C87832" w:rsidRPr="005C3FF1" w:rsidRDefault="00E8089F" w:rsidP="009A151F">
      <w:pPr>
        <w:pStyle w:val="Hadran"/>
        <w:rPr>
          <w:rStyle w:val="afffa"/>
          <w:rtl/>
        </w:rPr>
        <w:pPrChange w:id="91067" w:author="Claude" w:date="2026-10-08T08:35:33Z">
          <w:pPr>
            <w:rPr>
              <w:rStyle w:val="afffa"/>
              <w:rtl/>
            </w:rPr>
          </w:pPr>
        </w:pPrChange>
      </w:pPr>
      <w:r w:rsidRPr="005C3FF1">
        <w:rPr>
          <w:rStyle w:val="afffa"/>
          <w:rtl/>
        </w:rPr>
        <w:t>הדרן עלך אלו עוברין.</w:t>
      </w:r>
    </w:p>
    <w:p w14:paraId="1611D0F2" w14:textId="77777777" w:rsidR="00E8089F" w:rsidRPr="005C3FF1" w:rsidRDefault="00C87832" w:rsidP="009A151F">
      <w:pPr>
        <w:rPr>
          <w:rStyle w:val="afffa"/>
          <w:rtl/>
        </w:rPr>
        <w:sectPr w:rsidR="00E8089F" w:rsidRPr="005C3FF1" w:rsidSect="0004022B">
          <w:type w:val="continuous"/>
          <w:pgSz w:w="5443" w:h="14181" w:code="138"/>
          <w:pgMar w:top="284" w:right="1134" w:bottom="284" w:left="907" w:header="284" w:footer="283" w:gutter="0"/>
          <w:cols w:space="1134"/>
          <w:bidi/>
          <w:rtlGutter/>
          <w:docGrid w:linePitch="360"/>
        </w:sectPr>
      </w:pPr>
      <w:r w:rsidRPr="005C3FF1">
        <w:rPr>
          <w:rStyle w:val="afffa"/>
          <w:rtl/>
        </w:rPr>
        <w:t xml:space="preserve"> </w:t>
      </w:r>
    </w:p>
    <w:p w14:paraId="448982E5" w14:textId="77777777" w:rsidR="00E8089F" w:rsidRPr="007435EB" w:rsidRDefault="00E8089F" w:rsidP="00E8089F">
      <w:pPr>
        <w:pStyle w:val="afff2"/>
        <w:framePr w:wrap="around"/>
        <w:spacing w:line="276" w:lineRule="auto"/>
        <w:rPr>
          <w:del w:id="41126" w:author="Claude" w:date="2026-10-07T09:25:14Z"/>
          <w:rFonts w:ascii="Fb Fontext" w:hAnsi="Fb Fontext"/>
          <w:sz w:val="20"/>
          <w:rtl/>
        </w:rPr>
      </w:pPr>
      <w:del w:id="41125" w:author="Claude" w:date="2026-10-07T09:25:14Z">
        <w:r w:rsidRPr="007435EB">
          <w:rPr>
            <w:rFonts w:ascii="Fb Fontext" w:hAnsi="Fb Fontext" w:hint="cs"/>
            <w:sz w:val="20"/>
            <w:rtl/>
          </w:rPr>
          <w:lastRenderedPageBreak/>
          <w:delText xml:space="preserve">פרק רביעי</w:delText>
        </w:r>
      </w:del>
    </w:p>
    <w:p w14:paraId="6A6F60C2" w14:textId="77777777" w:rsidR="00E8089F" w:rsidRPr="007435EB" w:rsidRDefault="00E8089F" w:rsidP="00E8089F">
      <w:pPr>
        <w:pStyle w:val="afff4"/>
        <w:framePr w:wrap="around"/>
        <w:rPr>
          <w:rFonts w:cs="Guttman Vilna"/>
          <w:b/>
          <w:bCs/>
          <w:rtl/>
        </w:rPr>
      </w:pPr>
      <w:r w:rsidRPr="005C3FF1">
        <w:rPr>
          <w:rStyle w:val="afffa"/>
          <w:rFonts w:hint="cs"/>
          <w:rtl/>
        </w:rPr>
        <w:t>נ.</w:t>
      </w:r>
      <w:r w:rsidRPr="007435EB">
        <w:rPr>
          <w:rFonts w:ascii="Fb Fontext" w:hAnsi="Fb Fontext" w:hint="cs"/>
          <w:rtl/>
        </w:rPr>
        <w:t>- נז:</w:t>
      </w:r>
    </w:p>
    <w:p w14:paraId="4DDFDCF3" w14:textId="77777777" w:rsidR="00E8089F" w:rsidRPr="007435EB" w:rsidRDefault="00E8089F" w:rsidP="005C3FF1">
      <w:pPr>
        <w:pStyle w:val="afff"/>
        <w:framePr w:wrap="around"/>
        <w:rPr>
          <w:rtl/>
        </w:rPr>
      </w:pPr>
      <w:r w:rsidRPr="007435EB">
        <w:rPr>
          <w:rFonts w:hint="cs"/>
          <w:rtl/>
        </w:rPr>
        <w:t>נ:</w:t>
      </w:r>
    </w:p>
    <w:p w14:paraId="202C3464" w14:textId="77777777" w:rsidR="00E8089F" w:rsidRPr="005C3FF1" w:rsidRDefault="00E8089F" w:rsidP="009A151F">
      <w:pPr>
        <w:rPr>
          <w:rStyle w:val="afffa"/>
          <w:rtl/>
        </w:rPr>
      </w:pPr>
      <w:r w:rsidRPr="005C3FF1">
        <w:rPr>
          <w:rStyle w:val="afffa"/>
          <w:rFonts w:hint="cs"/>
          <w:rtl/>
        </w:rPr>
        <w:t>מקום שנה</w:t>
      </w:r>
      <w:r w:rsidR="002F64F7" w:rsidRPr="005C3FF1">
        <w:rPr>
          <w:rStyle w:val="afffa"/>
          <w:rFonts w:hint="cs"/>
          <w:rtl/>
        </w:rPr>
        <w:t>+</w:t>
      </w:r>
      <w:r w:rsidRPr="005C3FF1">
        <w:rPr>
          <w:rStyle w:val="afffa"/>
          <w:rFonts w:hint="cs"/>
          <w:rtl/>
        </w:rPr>
        <w:t>גו</w:t>
      </w:r>
    </w:p>
    <w:p w14:paraId="5AE29933" w14:textId="77777777" w:rsidR="00E8089F" w:rsidRPr="005C3FF1" w:rsidRDefault="00E8089F" w:rsidP="009A151F">
      <w:pPr>
        <w:rPr>
          <w:rStyle w:val="afffa"/>
          <w:rtl/>
        </w:rPr>
      </w:pPr>
      <w:r w:rsidRPr="007435EB">
        <w:rPr>
          <w:rFonts w:hint="cs"/>
          <w:rtl/>
        </w:rPr>
        <w:t>משנה</w:t>
      </w:r>
      <w:r w:rsidRPr="005C3FF1">
        <w:rPr>
          <w:rStyle w:val="afffa"/>
          <w:rtl/>
        </w:rPr>
        <w:t>.</w:t>
      </w:r>
    </w:p>
    <w:p w14:paraId="421C0E32" w14:textId="77777777" w:rsidR="00C94D76" w:rsidRPr="005C3FF1" w:rsidRDefault="00E8089F" w:rsidP="009A151F">
      <w:pPr>
        <w:rPr>
          <w:rStyle w:val="afffa"/>
          <w:rtl/>
        </w:rPr>
      </w:pPr>
      <w:r w:rsidRPr="005C3FF1">
        <w:rPr>
          <w:rStyle w:val="afffa"/>
          <w:rFonts w:hint="cs"/>
          <w:rtl/>
        </w:rPr>
        <w:t>מקום</w:t>
      </w:r>
      <w:r w:rsidRPr="005C3FF1">
        <w:rPr>
          <w:rStyle w:val="afffa"/>
          <w:rtl/>
        </w:rPr>
        <w:t xml:space="preserve"> </w:t>
      </w:r>
      <w:r w:rsidRPr="005C3FF1">
        <w:rPr>
          <w:rStyle w:val="afffa"/>
          <w:rFonts w:hint="cs"/>
          <w:rtl/>
        </w:rPr>
        <w:t>שנהגו</w:t>
      </w:r>
      <w:r w:rsidRPr="005C3FF1">
        <w:rPr>
          <w:rStyle w:val="afffa"/>
          <w:rtl/>
        </w:rPr>
        <w:t xml:space="preserve"> </w:t>
      </w:r>
      <w:r w:rsidRPr="005C3FF1">
        <w:rPr>
          <w:rStyle w:val="afffa"/>
          <w:rFonts w:hint="cs"/>
          <w:rtl/>
        </w:rPr>
        <w:t>לעשות</w:t>
      </w:r>
      <w:r w:rsidRPr="005C3FF1">
        <w:rPr>
          <w:rStyle w:val="afffa"/>
          <w:rtl/>
        </w:rPr>
        <w:t xml:space="preserve"> </w:t>
      </w:r>
      <w:r w:rsidRPr="005C3FF1">
        <w:rPr>
          <w:rStyle w:val="afffa"/>
          <w:rFonts w:hint="cs"/>
          <w:rtl/>
        </w:rPr>
        <w:t>מלאכה</w:t>
      </w:r>
      <w:r w:rsidRPr="005C3FF1">
        <w:rPr>
          <w:rStyle w:val="afffa"/>
          <w:rtl/>
        </w:rPr>
        <w:t xml:space="preserve"> </w:t>
      </w:r>
      <w:r>
        <w:rPr>
          <w:rStyle w:val="affffd"/>
          <w:rFonts w:hint="cs"/>
          <w:rtl/>
          <w:rPrChange w:id="9562" w:author="מנוע אמוראים" w:date="2026-10-05T16:42:03Z">
            <w:rPr>
              <w:rStyle w:val="afffa"/>
              <w:rFonts w:hint="cs"/>
              <w:rtl/>
            </w:rPr>
          </w:rPrChange>
        </w:rPr>
        <w:t xml:space="preserve">בער</w:t>
      </w:r>
      <w:r>
        <w:rPr>
          <w:rStyle w:val="affffd"/>
          <w:rtl/>
          <w:rPrChange w:id="9563" w:author="מנוע אמוראים" w:date="2026-10-05T16:42:03Z">
            <w:rPr>
              <w:rStyle w:val="afffa"/>
              <w:rtl/>
            </w:rPr>
          </w:rPrChange>
        </w:rPr>
        <w:t xml:space="preserve">"</w:t>
      </w:r>
      <w:r>
        <w:rPr>
          <w:rStyle w:val="affffd"/>
          <w:rFonts w:hint="cs"/>
          <w:rtl/>
          <w:rPrChange w:id="9564" w:author="מנוע אמוראים" w:date="2026-10-05T16:42:03Z">
            <w:rPr>
              <w:rStyle w:val="afffa"/>
              <w:rFonts w:hint="cs"/>
              <w:rtl/>
            </w:rPr>
          </w:rPrChange>
        </w:rPr>
        <w:t xml:space="preserve">פ</w:t>
      </w:r>
      <w:r w:rsidRPr="005C3FF1">
        <w:rPr>
          <w:rStyle w:val="afffa"/>
          <w:rtl/>
        </w:rPr>
        <w:t xml:space="preserve"> </w:t>
      </w:r>
      <w:r w:rsidRPr="005C3FF1">
        <w:rPr>
          <w:rStyle w:val="afffa"/>
          <w:rFonts w:hint="cs"/>
          <w:rtl/>
        </w:rPr>
        <w:t>עד</w:t>
      </w:r>
      <w:r w:rsidRPr="005C3FF1">
        <w:rPr>
          <w:rStyle w:val="afffa"/>
          <w:rtl/>
        </w:rPr>
        <w:t xml:space="preserve"> </w:t>
      </w:r>
      <w:r w:rsidRPr="005C3FF1">
        <w:rPr>
          <w:rStyle w:val="afffa"/>
          <w:rFonts w:hint="cs"/>
          <w:rtl/>
        </w:rPr>
        <w:t>חצות</w:t>
      </w:r>
      <w:r w:rsidRPr="005C3FF1">
        <w:rPr>
          <w:rStyle w:val="afffa"/>
          <w:rtl/>
        </w:rPr>
        <w:t xml:space="preserve"> </w:t>
      </w:r>
      <w:r w:rsidRPr="005C3FF1">
        <w:rPr>
          <w:rStyle w:val="afffa"/>
          <w:rFonts w:hint="cs"/>
          <w:rtl/>
        </w:rPr>
        <w:t>עושין</w:t>
      </w:r>
      <w:r w:rsidRPr="005C3FF1">
        <w:rPr>
          <w:rStyle w:val="afffa"/>
          <w:rtl/>
        </w:rPr>
        <w:t>,</w:t>
      </w:r>
    </w:p>
    <w:p w14:paraId="495977BE" w14:textId="77777777" w:rsidR="00E8089F" w:rsidRPr="005C3FF1" w:rsidRDefault="00E8089F" w:rsidP="009A151F">
      <w:pPr>
        <w:rPr>
          <w:rStyle w:val="afffa"/>
          <w:rtl/>
        </w:rPr>
      </w:pPr>
      <w:r w:rsidRPr="005C3FF1">
        <w:rPr>
          <w:rStyle w:val="afffa"/>
          <w:rFonts w:hint="cs"/>
          <w:rtl/>
        </w:rPr>
        <w:t>מקום</w:t>
      </w:r>
      <w:r w:rsidRPr="005C3FF1">
        <w:rPr>
          <w:rStyle w:val="afffa"/>
          <w:rtl/>
        </w:rPr>
        <w:t xml:space="preserve"> </w:t>
      </w:r>
      <w:r w:rsidRPr="005C3FF1">
        <w:rPr>
          <w:rStyle w:val="afffa"/>
          <w:rFonts w:hint="cs"/>
          <w:rtl/>
        </w:rPr>
        <w:t>שנהגו</w:t>
      </w:r>
      <w:r w:rsidRPr="005C3FF1">
        <w:rPr>
          <w:rStyle w:val="afffa"/>
          <w:rtl/>
        </w:rPr>
        <w:t xml:space="preserve"> </w:t>
      </w:r>
      <w:r w:rsidRPr="005C3FF1">
        <w:rPr>
          <w:rStyle w:val="afffa"/>
          <w:rFonts w:hint="cs"/>
          <w:rtl/>
        </w:rPr>
        <w:t>שלא</w:t>
      </w:r>
      <w:r w:rsidRPr="005C3FF1">
        <w:rPr>
          <w:rStyle w:val="afffa"/>
          <w:rtl/>
        </w:rPr>
        <w:t xml:space="preserve"> </w:t>
      </w:r>
      <w:r w:rsidRPr="005C3FF1">
        <w:rPr>
          <w:rStyle w:val="afffa"/>
          <w:rFonts w:hint="cs"/>
          <w:rtl/>
        </w:rPr>
        <w:t>לעשות</w:t>
      </w:r>
      <w:r w:rsidRPr="005C3FF1">
        <w:rPr>
          <w:rStyle w:val="afffa"/>
          <w:rtl/>
        </w:rPr>
        <w:t xml:space="preserve"> </w:t>
      </w:r>
      <w:r w:rsidRPr="005C3FF1">
        <w:rPr>
          <w:rStyle w:val="afffa"/>
          <w:rFonts w:hint="cs"/>
          <w:rtl/>
        </w:rPr>
        <w:t>אין</w:t>
      </w:r>
      <w:r w:rsidRPr="005C3FF1">
        <w:rPr>
          <w:rStyle w:val="afffa"/>
          <w:rtl/>
        </w:rPr>
        <w:t xml:space="preserve"> </w:t>
      </w:r>
      <w:r w:rsidRPr="005C3FF1">
        <w:rPr>
          <w:rStyle w:val="afffa"/>
          <w:rFonts w:hint="cs"/>
          <w:rtl/>
        </w:rPr>
        <w:t>עושין</w:t>
      </w:r>
      <w:r w:rsidRPr="005C3FF1">
        <w:rPr>
          <w:rStyle w:val="afffa"/>
          <w:rtl/>
        </w:rPr>
        <w:t>.</w:t>
      </w:r>
    </w:p>
    <w:p w14:paraId="08539D3A" w14:textId="77777777" w:rsidR="00E8089F" w:rsidRPr="005C3FF1" w:rsidRDefault="00E8089F" w:rsidP="009A151F">
      <w:pPr>
        <w:rPr>
          <w:rStyle w:val="afffa"/>
          <w:rtl/>
        </w:rPr>
      </w:pPr>
      <w:r w:rsidRPr="005C3FF1">
        <w:rPr>
          <w:rStyle w:val="afffa"/>
          <w:rFonts w:hint="cs"/>
          <w:rtl/>
        </w:rPr>
        <w:t>ההולך</w:t>
      </w:r>
      <w:r w:rsidRPr="005C3FF1">
        <w:rPr>
          <w:rStyle w:val="afffa"/>
          <w:rtl/>
        </w:rPr>
        <w:t xml:space="preserve"> </w:t>
      </w:r>
      <w:r w:rsidRPr="005C3FF1">
        <w:rPr>
          <w:rStyle w:val="afffa"/>
          <w:rFonts w:hint="cs"/>
          <w:rtl/>
        </w:rPr>
        <w:t>ממקום</w:t>
      </w:r>
      <w:r w:rsidRPr="005C3FF1">
        <w:rPr>
          <w:rStyle w:val="afffa"/>
          <w:rtl/>
        </w:rPr>
        <w:t xml:space="preserve"> </w:t>
      </w:r>
      <w:r w:rsidRPr="005C3FF1">
        <w:rPr>
          <w:rStyle w:val="afffa"/>
          <w:rFonts w:hint="cs"/>
          <w:rtl/>
        </w:rPr>
        <w:t>שעושין</w:t>
      </w:r>
      <w:r w:rsidRPr="005C3FF1">
        <w:rPr>
          <w:rStyle w:val="afffa"/>
          <w:rtl/>
        </w:rPr>
        <w:t xml:space="preserve"> </w:t>
      </w:r>
      <w:r w:rsidRPr="005C3FF1">
        <w:rPr>
          <w:rStyle w:val="afffa"/>
          <w:rFonts w:hint="cs"/>
          <w:rtl/>
        </w:rPr>
        <w:t>למקום</w:t>
      </w:r>
      <w:r w:rsidRPr="005C3FF1">
        <w:rPr>
          <w:rStyle w:val="afffa"/>
          <w:rtl/>
        </w:rPr>
        <w:t xml:space="preserve"> </w:t>
      </w:r>
      <w:r w:rsidRPr="005C3FF1">
        <w:rPr>
          <w:rStyle w:val="afffa"/>
          <w:rFonts w:hint="cs"/>
          <w:rtl/>
        </w:rPr>
        <w:t>שאין</w:t>
      </w:r>
      <w:r w:rsidRPr="005C3FF1">
        <w:rPr>
          <w:rStyle w:val="afffa"/>
          <w:rtl/>
        </w:rPr>
        <w:t xml:space="preserve"> </w:t>
      </w:r>
      <w:r w:rsidRPr="005C3FF1">
        <w:rPr>
          <w:rStyle w:val="afffa"/>
          <w:rFonts w:hint="cs"/>
          <w:rtl/>
        </w:rPr>
        <w:t>עושין</w:t>
      </w:r>
      <w:r w:rsidRPr="005C3FF1">
        <w:rPr>
          <w:rStyle w:val="afffa"/>
          <w:rtl/>
        </w:rPr>
        <w:t xml:space="preserve">, </w:t>
      </w:r>
      <w:r w:rsidRPr="005C3FF1">
        <w:rPr>
          <w:rStyle w:val="afffa"/>
          <w:rFonts w:hint="cs"/>
          <w:rtl/>
        </w:rPr>
        <w:t>או</w:t>
      </w:r>
      <w:r w:rsidRPr="005C3FF1">
        <w:rPr>
          <w:rStyle w:val="afffa"/>
          <w:rtl/>
        </w:rPr>
        <w:t xml:space="preserve"> </w:t>
      </w:r>
      <w:r w:rsidRPr="005C3FF1">
        <w:rPr>
          <w:rStyle w:val="afffa"/>
          <w:rFonts w:hint="cs"/>
          <w:rtl/>
        </w:rPr>
        <w:t>ממקום</w:t>
      </w:r>
      <w:r w:rsidRPr="005C3FF1">
        <w:rPr>
          <w:rStyle w:val="afffa"/>
          <w:rtl/>
        </w:rPr>
        <w:t xml:space="preserve"> </w:t>
      </w:r>
      <w:r w:rsidRPr="005C3FF1">
        <w:rPr>
          <w:rStyle w:val="afffa"/>
          <w:rFonts w:hint="cs"/>
          <w:rtl/>
        </w:rPr>
        <w:t>שאין</w:t>
      </w:r>
      <w:r w:rsidRPr="005C3FF1">
        <w:rPr>
          <w:rStyle w:val="afffa"/>
          <w:rtl/>
        </w:rPr>
        <w:t xml:space="preserve"> </w:t>
      </w:r>
      <w:r w:rsidRPr="005C3FF1">
        <w:rPr>
          <w:rStyle w:val="afffa"/>
          <w:rFonts w:hint="cs"/>
          <w:rtl/>
        </w:rPr>
        <w:t>עושין</w:t>
      </w:r>
      <w:r w:rsidRPr="005C3FF1">
        <w:rPr>
          <w:rStyle w:val="afffa"/>
          <w:rtl/>
        </w:rPr>
        <w:t xml:space="preserve"> </w:t>
      </w:r>
      <w:r w:rsidRPr="005C3FF1">
        <w:rPr>
          <w:rStyle w:val="afffa"/>
          <w:rFonts w:hint="cs"/>
          <w:rtl/>
        </w:rPr>
        <w:t>למקום</w:t>
      </w:r>
      <w:r w:rsidRPr="005C3FF1">
        <w:rPr>
          <w:rStyle w:val="afffa"/>
          <w:rtl/>
        </w:rPr>
        <w:t xml:space="preserve"> </w:t>
      </w:r>
      <w:r w:rsidRPr="005C3FF1">
        <w:rPr>
          <w:rStyle w:val="afffa"/>
          <w:rFonts w:hint="cs"/>
          <w:rtl/>
        </w:rPr>
        <w:t>שעושין</w:t>
      </w:r>
      <w:r w:rsidRPr="005C3FF1">
        <w:rPr>
          <w:rStyle w:val="afffa"/>
          <w:rtl/>
        </w:rPr>
        <w:t>.</w:t>
      </w:r>
    </w:p>
    <w:p w14:paraId="0AC36E73" w14:textId="77777777" w:rsidR="00E8089F" w:rsidRPr="005C3FF1" w:rsidRDefault="00E8089F" w:rsidP="009A151F">
      <w:pPr>
        <w:rPr>
          <w:rStyle w:val="afffa"/>
          <w:rtl/>
        </w:rPr>
      </w:pPr>
      <w:r w:rsidRPr="005C3FF1">
        <w:rPr>
          <w:rStyle w:val="afffa"/>
          <w:rtl/>
        </w:rPr>
        <w:t xml:space="preserve">- </w:t>
      </w:r>
      <w:r w:rsidRPr="005C3FF1">
        <w:rPr>
          <w:rStyle w:val="afffa"/>
          <w:rFonts w:hint="cs"/>
          <w:rtl/>
        </w:rPr>
        <w:t>נותנין</w:t>
      </w:r>
      <w:r w:rsidRPr="005C3FF1">
        <w:rPr>
          <w:rStyle w:val="afffa"/>
          <w:rtl/>
        </w:rPr>
        <w:t xml:space="preserve"> </w:t>
      </w:r>
      <w:r w:rsidRPr="005C3FF1">
        <w:rPr>
          <w:rStyle w:val="afffa"/>
          <w:rFonts w:hint="cs"/>
          <w:rtl/>
        </w:rPr>
        <w:t>עליו</w:t>
      </w:r>
      <w:r w:rsidRPr="005C3FF1">
        <w:rPr>
          <w:rStyle w:val="afffa"/>
          <w:rtl/>
        </w:rPr>
        <w:t xml:space="preserve"> </w:t>
      </w:r>
      <w:r w:rsidRPr="005C3FF1">
        <w:rPr>
          <w:rStyle w:val="afffa"/>
          <w:rFonts w:hint="cs"/>
          <w:rtl/>
        </w:rPr>
        <w:t>חומרי</w:t>
      </w:r>
      <w:r w:rsidRPr="005C3FF1">
        <w:rPr>
          <w:rStyle w:val="afffa"/>
          <w:rtl/>
        </w:rPr>
        <w:t xml:space="preserve"> </w:t>
      </w:r>
      <w:r w:rsidRPr="005C3FF1">
        <w:rPr>
          <w:rStyle w:val="afffa"/>
          <w:rFonts w:hint="cs"/>
          <w:rtl/>
        </w:rPr>
        <w:t>מקום</w:t>
      </w:r>
      <w:r w:rsidRPr="005C3FF1">
        <w:rPr>
          <w:rStyle w:val="afffa"/>
          <w:rtl/>
        </w:rPr>
        <w:t xml:space="preserve"> </w:t>
      </w:r>
      <w:r w:rsidRPr="005C3FF1">
        <w:rPr>
          <w:rStyle w:val="afffa"/>
          <w:rFonts w:hint="cs"/>
          <w:rtl/>
        </w:rPr>
        <w:t>שיצא</w:t>
      </w:r>
      <w:r w:rsidRPr="005C3FF1">
        <w:rPr>
          <w:rStyle w:val="afffa"/>
          <w:rtl/>
        </w:rPr>
        <w:t xml:space="preserve"> </w:t>
      </w:r>
      <w:r w:rsidRPr="005C3FF1">
        <w:rPr>
          <w:rStyle w:val="afffa"/>
          <w:rFonts w:hint="cs"/>
          <w:rtl/>
        </w:rPr>
        <w:t>משם</w:t>
      </w:r>
      <w:r w:rsidRPr="005C3FF1">
        <w:rPr>
          <w:rStyle w:val="afffa"/>
          <w:rtl/>
        </w:rPr>
        <w:t xml:space="preserve">, </w:t>
      </w:r>
      <w:r w:rsidRPr="005C3FF1">
        <w:rPr>
          <w:rStyle w:val="afffa"/>
          <w:rFonts w:hint="cs"/>
          <w:rtl/>
        </w:rPr>
        <w:t>וחומרי</w:t>
      </w:r>
      <w:r w:rsidRPr="005C3FF1">
        <w:rPr>
          <w:rStyle w:val="afffa"/>
          <w:rtl/>
        </w:rPr>
        <w:t xml:space="preserve"> </w:t>
      </w:r>
      <w:r w:rsidRPr="005C3FF1">
        <w:rPr>
          <w:rStyle w:val="afffa"/>
          <w:rFonts w:hint="cs"/>
          <w:rtl/>
        </w:rPr>
        <w:t>מקום</w:t>
      </w:r>
      <w:r w:rsidRPr="005C3FF1">
        <w:rPr>
          <w:rStyle w:val="afffa"/>
          <w:rtl/>
        </w:rPr>
        <w:t xml:space="preserve"> </w:t>
      </w:r>
      <w:r w:rsidRPr="005C3FF1">
        <w:rPr>
          <w:rStyle w:val="afffa"/>
          <w:rFonts w:hint="cs"/>
          <w:rtl/>
        </w:rPr>
        <w:t>שהלך</w:t>
      </w:r>
      <w:r w:rsidRPr="005C3FF1">
        <w:rPr>
          <w:rStyle w:val="afffa"/>
          <w:rtl/>
        </w:rPr>
        <w:t xml:space="preserve"> </w:t>
      </w:r>
      <w:r w:rsidRPr="005C3FF1">
        <w:rPr>
          <w:rStyle w:val="afffa"/>
          <w:rFonts w:hint="cs"/>
          <w:rtl/>
        </w:rPr>
        <w:t>לשם</w:t>
      </w:r>
      <w:r w:rsidRPr="005C3FF1">
        <w:rPr>
          <w:rStyle w:val="afffa"/>
          <w:rtl/>
        </w:rPr>
        <w:t>.</w:t>
      </w:r>
    </w:p>
    <w:p w14:paraId="0670E3FC" w14:textId="77777777" w:rsidR="00E8089F" w:rsidRPr="005C3FF1" w:rsidRDefault="00E8089F" w:rsidP="009A151F">
      <w:pPr>
        <w:rPr>
          <w:rStyle w:val="afffa"/>
          <w:rtl/>
        </w:rPr>
      </w:pPr>
      <w:r w:rsidRPr="005C3FF1">
        <w:rPr>
          <w:rStyle w:val="afffa"/>
          <w:rFonts w:hint="cs"/>
          <w:rtl/>
        </w:rPr>
        <w:t>ואל</w:t>
      </w:r>
      <w:r w:rsidRPr="005C3FF1">
        <w:rPr>
          <w:rStyle w:val="afffa"/>
          <w:rtl/>
        </w:rPr>
        <w:t xml:space="preserve"> </w:t>
      </w:r>
      <w:r w:rsidRPr="005C3FF1">
        <w:rPr>
          <w:rStyle w:val="afffa"/>
          <w:rFonts w:hint="cs"/>
          <w:rtl/>
        </w:rPr>
        <w:t>ישנה</w:t>
      </w:r>
      <w:r w:rsidRPr="005C3FF1">
        <w:rPr>
          <w:rStyle w:val="afffa"/>
          <w:rtl/>
        </w:rPr>
        <w:t xml:space="preserve"> </w:t>
      </w:r>
      <w:r w:rsidRPr="005C3FF1">
        <w:rPr>
          <w:rStyle w:val="afffa"/>
          <w:rFonts w:hint="cs"/>
          <w:rtl/>
        </w:rPr>
        <w:t>אדם</w:t>
      </w:r>
      <w:r w:rsidRPr="005C3FF1">
        <w:rPr>
          <w:rStyle w:val="afffa"/>
          <w:rtl/>
        </w:rPr>
        <w:t xml:space="preserve"> </w:t>
      </w:r>
      <w:r w:rsidRPr="005C3FF1">
        <w:rPr>
          <w:rStyle w:val="afffa"/>
          <w:rFonts w:hint="cs"/>
          <w:rtl/>
        </w:rPr>
        <w:t>מפני</w:t>
      </w:r>
      <w:r w:rsidRPr="005C3FF1">
        <w:rPr>
          <w:rStyle w:val="afffa"/>
          <w:rtl/>
        </w:rPr>
        <w:t xml:space="preserve"> </w:t>
      </w:r>
      <w:r w:rsidRPr="005C3FF1">
        <w:rPr>
          <w:rStyle w:val="afffa"/>
          <w:rFonts w:hint="cs"/>
          <w:rtl/>
        </w:rPr>
        <w:t>המחלוקת</w:t>
      </w:r>
      <w:r w:rsidRPr="005C3FF1">
        <w:rPr>
          <w:rStyle w:val="afffa"/>
          <w:rtl/>
        </w:rPr>
        <w:t>.</w:t>
      </w:r>
    </w:p>
    <w:p w14:paraId="33E6E27C" w14:textId="77777777" w:rsidR="00E8089F" w:rsidRPr="005C3FF1" w:rsidRDefault="00E8089F" w:rsidP="009A151F">
      <w:pPr>
        <w:rPr>
          <w:rStyle w:val="afffa"/>
          <w:rtl/>
        </w:rPr>
      </w:pPr>
      <w:r w:rsidRPr="005C3FF1">
        <w:rPr>
          <w:rStyle w:val="afffa"/>
          <w:rFonts w:hint="cs"/>
          <w:rtl/>
        </w:rPr>
        <w:t>כיוצא</w:t>
      </w:r>
      <w:r w:rsidRPr="005C3FF1">
        <w:rPr>
          <w:rStyle w:val="afffa"/>
          <w:rtl/>
        </w:rPr>
        <w:t xml:space="preserve"> </w:t>
      </w:r>
      <w:r w:rsidRPr="005C3FF1">
        <w:rPr>
          <w:rStyle w:val="afffa"/>
          <w:rFonts w:hint="cs"/>
          <w:rtl/>
        </w:rPr>
        <w:t>בו</w:t>
      </w:r>
      <w:r w:rsidRPr="005C3FF1">
        <w:rPr>
          <w:rStyle w:val="afffa"/>
          <w:rtl/>
        </w:rPr>
        <w:t xml:space="preserve">, </w:t>
      </w:r>
      <w:r w:rsidRPr="005C3FF1">
        <w:rPr>
          <w:rStyle w:val="afffa"/>
          <w:rFonts w:hint="cs"/>
          <w:rtl/>
        </w:rPr>
        <w:t>המוליך</w:t>
      </w:r>
      <w:r w:rsidRPr="005C3FF1">
        <w:rPr>
          <w:rStyle w:val="afffa"/>
          <w:rtl/>
        </w:rPr>
        <w:t xml:space="preserve"> </w:t>
      </w:r>
      <w:r w:rsidRPr="005C3FF1">
        <w:rPr>
          <w:rStyle w:val="afffa"/>
          <w:rFonts w:hint="cs"/>
          <w:rtl/>
        </w:rPr>
        <w:t>פירות</w:t>
      </w:r>
      <w:r w:rsidRPr="005C3FF1">
        <w:rPr>
          <w:rStyle w:val="afffa"/>
          <w:rtl/>
        </w:rPr>
        <w:t xml:space="preserve"> </w:t>
      </w:r>
      <w:r w:rsidRPr="005C3FF1">
        <w:rPr>
          <w:rStyle w:val="afffa"/>
          <w:rFonts w:hint="cs"/>
          <w:rtl/>
        </w:rPr>
        <w:t>שביעית</w:t>
      </w:r>
      <w:r w:rsidRPr="005C3FF1">
        <w:rPr>
          <w:rStyle w:val="afffa"/>
          <w:rtl/>
        </w:rPr>
        <w:t xml:space="preserve"> </w:t>
      </w:r>
      <w:r w:rsidRPr="005C3FF1">
        <w:rPr>
          <w:rStyle w:val="afffa"/>
          <w:rFonts w:hint="cs"/>
          <w:rtl/>
        </w:rPr>
        <w:t>ממקום</w:t>
      </w:r>
      <w:r w:rsidRPr="005C3FF1">
        <w:rPr>
          <w:rStyle w:val="afffa"/>
          <w:rtl/>
        </w:rPr>
        <w:t xml:space="preserve"> </w:t>
      </w:r>
      <w:r w:rsidRPr="005C3FF1">
        <w:rPr>
          <w:rStyle w:val="afffa"/>
          <w:rFonts w:hint="cs"/>
          <w:rtl/>
        </w:rPr>
        <w:t>שכלו</w:t>
      </w:r>
      <w:r w:rsidRPr="005C3FF1">
        <w:rPr>
          <w:rStyle w:val="afffa"/>
          <w:rtl/>
        </w:rPr>
        <w:t xml:space="preserve"> </w:t>
      </w:r>
      <w:r w:rsidRPr="005C3FF1">
        <w:rPr>
          <w:rStyle w:val="afffa"/>
          <w:rFonts w:hint="cs"/>
          <w:rtl/>
        </w:rPr>
        <w:t>למקום</w:t>
      </w:r>
      <w:r w:rsidRPr="005C3FF1">
        <w:rPr>
          <w:rStyle w:val="afffa"/>
          <w:rtl/>
        </w:rPr>
        <w:t xml:space="preserve"> </w:t>
      </w:r>
      <w:r w:rsidRPr="005C3FF1">
        <w:rPr>
          <w:rStyle w:val="afffa"/>
          <w:rFonts w:hint="cs"/>
          <w:rtl/>
        </w:rPr>
        <w:t>שלא</w:t>
      </w:r>
      <w:r w:rsidRPr="005C3FF1">
        <w:rPr>
          <w:rStyle w:val="afffa"/>
          <w:rtl/>
        </w:rPr>
        <w:t xml:space="preserve"> </w:t>
      </w:r>
      <w:r w:rsidRPr="005C3FF1">
        <w:rPr>
          <w:rStyle w:val="afffa"/>
          <w:rFonts w:hint="cs"/>
          <w:rtl/>
        </w:rPr>
        <w:t>כלו</w:t>
      </w:r>
      <w:r w:rsidRPr="005C3FF1">
        <w:rPr>
          <w:rStyle w:val="afffa"/>
          <w:rtl/>
        </w:rPr>
        <w:t>.</w:t>
      </w:r>
    </w:p>
    <w:p w14:paraId="3B8B81C5" w14:textId="77777777" w:rsidR="00E8089F" w:rsidRPr="005C3FF1" w:rsidRDefault="00E8089F" w:rsidP="009A151F">
      <w:pPr>
        <w:rPr>
          <w:rStyle w:val="afffa"/>
          <w:rtl/>
        </w:rPr>
      </w:pPr>
      <w:r w:rsidRPr="005C3FF1">
        <w:rPr>
          <w:rStyle w:val="afffa"/>
          <w:rFonts w:hint="cs"/>
          <w:rtl/>
        </w:rPr>
        <w:t>או</w:t>
      </w:r>
      <w:r w:rsidRPr="005C3FF1">
        <w:rPr>
          <w:rStyle w:val="afffa"/>
          <w:rtl/>
        </w:rPr>
        <w:t xml:space="preserve"> </w:t>
      </w:r>
      <w:r w:rsidRPr="005C3FF1">
        <w:rPr>
          <w:rStyle w:val="afffa"/>
          <w:rFonts w:hint="cs"/>
          <w:rtl/>
        </w:rPr>
        <w:t>ממקום</w:t>
      </w:r>
      <w:r w:rsidRPr="005C3FF1">
        <w:rPr>
          <w:rStyle w:val="afffa"/>
          <w:rtl/>
        </w:rPr>
        <w:t xml:space="preserve"> </w:t>
      </w:r>
      <w:r w:rsidRPr="005C3FF1">
        <w:rPr>
          <w:rStyle w:val="afffa"/>
          <w:rFonts w:hint="cs"/>
          <w:rtl/>
        </w:rPr>
        <w:t>שלא</w:t>
      </w:r>
      <w:r w:rsidRPr="005C3FF1">
        <w:rPr>
          <w:rStyle w:val="afffa"/>
          <w:rtl/>
        </w:rPr>
        <w:t xml:space="preserve"> </w:t>
      </w:r>
      <w:r w:rsidRPr="005C3FF1">
        <w:rPr>
          <w:rStyle w:val="afffa"/>
          <w:rFonts w:hint="cs"/>
          <w:rtl/>
        </w:rPr>
        <w:t>כלו</w:t>
      </w:r>
      <w:r w:rsidRPr="005C3FF1">
        <w:rPr>
          <w:rStyle w:val="afffa"/>
          <w:rtl/>
        </w:rPr>
        <w:t xml:space="preserve"> </w:t>
      </w:r>
      <w:r w:rsidRPr="005C3FF1">
        <w:rPr>
          <w:rStyle w:val="afffa"/>
          <w:rFonts w:hint="cs"/>
          <w:rtl/>
        </w:rPr>
        <w:t>למקום</w:t>
      </w:r>
      <w:r w:rsidRPr="005C3FF1">
        <w:rPr>
          <w:rStyle w:val="afffa"/>
          <w:rtl/>
        </w:rPr>
        <w:t xml:space="preserve"> </w:t>
      </w:r>
      <w:r w:rsidRPr="005C3FF1">
        <w:rPr>
          <w:rStyle w:val="afffa"/>
          <w:rFonts w:hint="cs"/>
          <w:rtl/>
        </w:rPr>
        <w:t>שכלו</w:t>
      </w:r>
      <w:r w:rsidRPr="005C3FF1">
        <w:rPr>
          <w:rStyle w:val="afffa"/>
          <w:rtl/>
        </w:rPr>
        <w:t xml:space="preserve"> - </w:t>
      </w:r>
      <w:r w:rsidRPr="005C3FF1">
        <w:rPr>
          <w:rStyle w:val="afffa"/>
          <w:rFonts w:hint="cs"/>
          <w:rtl/>
        </w:rPr>
        <w:t>חייב</w:t>
      </w:r>
      <w:r w:rsidRPr="005C3FF1">
        <w:rPr>
          <w:rStyle w:val="afffa"/>
          <w:rtl/>
        </w:rPr>
        <w:t xml:space="preserve"> </w:t>
      </w:r>
      <w:r w:rsidRPr="005C3FF1">
        <w:rPr>
          <w:rStyle w:val="afffa"/>
          <w:rFonts w:hint="cs"/>
          <w:rtl/>
        </w:rPr>
        <w:t>לבער</w:t>
      </w:r>
      <w:r w:rsidRPr="005C3FF1">
        <w:rPr>
          <w:rStyle w:val="afffa"/>
          <w:rtl/>
        </w:rPr>
        <w:t>.</w:t>
      </w:r>
    </w:p>
    <w:p w14:paraId="71FE2A6B" w14:textId="77777777" w:rsidR="00E8089F" w:rsidRPr="005C3FF1" w:rsidRDefault="00E8089F" w:rsidP="009A151F">
      <w:pPr>
        <w:rPr>
          <w:rStyle w:val="afffa"/>
          <w:rtl/>
        </w:rPr>
      </w:pPr>
      <w:r>
        <w:rPr>
          <w:rStyle w:val="affffd"/>
          <w:rFonts w:hint="cs"/>
          <w:rtl/>
          <w:rPrChange w:id="9565" w:author="מנוע אמוראים" w:date="2026-10-05T16:42:03Z">
            <w:rPr>
              <w:rStyle w:val="afffa"/>
              <w:rFonts w:hint="cs"/>
              <w:rtl/>
            </w:rPr>
          </w:rPrChange>
        </w:rPr>
        <w:t xml:space="preserve">ר</w:t>
      </w:r>
      <w:r>
        <w:rPr>
          <w:rStyle w:val="affffd"/>
          <w:rtl/>
          <w:rPrChange w:id="9566" w:author="מנוע אמוראים" w:date="2026-10-05T16:42:03Z">
            <w:rPr>
              <w:rStyle w:val="afffa"/>
              <w:rtl/>
            </w:rPr>
          </w:rPrChange>
        </w:rPr>
        <w:t xml:space="preserve">"</w:t>
      </w:r>
      <w:r>
        <w:rPr>
          <w:rStyle w:val="affffd"/>
          <w:rFonts w:hint="cs"/>
          <w:rtl/>
          <w:rPrChange w:id="9567" w:author="מנוע אמוראים" w:date="2026-10-05T16:42:03Z">
            <w:rPr>
              <w:rStyle w:val="afffa"/>
              <w:rFonts w:hint="cs"/>
              <w:rtl/>
            </w:rPr>
          </w:rPrChange>
        </w:rPr>
        <w:t xml:space="preserve">י</w:t>
      </w:r>
      <w:r>
        <w:rPr>
          <w:rStyle w:val="afffa"/>
          <w:rFonts w:hint="cs"/>
          <w:rtl/>
        </w:rPr>
        <w:t xml:space="preserve"> אומר</w:t>
      </w:r>
      <w:r w:rsidRPr="005C3FF1">
        <w:rPr>
          <w:rStyle w:val="afffa"/>
          <w:rtl/>
        </w:rPr>
        <w:t xml:space="preserve">: </w:t>
      </w:r>
      <w:r w:rsidRPr="005C3FF1">
        <w:rPr>
          <w:rStyle w:val="afffa"/>
          <w:rFonts w:hint="cs"/>
          <w:rtl/>
        </w:rPr>
        <w:t>צא</w:t>
      </w:r>
      <w:r w:rsidRPr="005C3FF1">
        <w:rPr>
          <w:rStyle w:val="afffa"/>
          <w:rtl/>
        </w:rPr>
        <w:t xml:space="preserve"> </w:t>
      </w:r>
      <w:r w:rsidRPr="005C3FF1">
        <w:rPr>
          <w:rStyle w:val="afffa"/>
          <w:rFonts w:hint="cs"/>
          <w:rtl/>
        </w:rPr>
        <w:t>והבא</w:t>
      </w:r>
      <w:r w:rsidRPr="005C3FF1">
        <w:rPr>
          <w:rStyle w:val="afffa"/>
          <w:rtl/>
        </w:rPr>
        <w:t xml:space="preserve"> </w:t>
      </w:r>
      <w:r w:rsidRPr="005C3FF1">
        <w:rPr>
          <w:rStyle w:val="afffa"/>
          <w:rFonts w:hint="cs"/>
          <w:rtl/>
        </w:rPr>
        <w:t>לך</w:t>
      </w:r>
      <w:r w:rsidRPr="005C3FF1">
        <w:rPr>
          <w:rStyle w:val="afffa"/>
          <w:rtl/>
        </w:rPr>
        <w:t xml:space="preserve"> </w:t>
      </w:r>
      <w:r w:rsidRPr="005C3FF1">
        <w:rPr>
          <w:rStyle w:val="afffa"/>
          <w:rFonts w:hint="cs"/>
          <w:rtl/>
        </w:rPr>
        <w:t>אף</w:t>
      </w:r>
      <w:r w:rsidRPr="005C3FF1">
        <w:rPr>
          <w:rStyle w:val="afffa"/>
          <w:rtl/>
        </w:rPr>
        <w:t xml:space="preserve"> </w:t>
      </w:r>
      <w:r w:rsidRPr="005C3FF1">
        <w:rPr>
          <w:rStyle w:val="afffa"/>
          <w:rFonts w:hint="cs"/>
          <w:rtl/>
        </w:rPr>
        <w:t>אתה</w:t>
      </w:r>
      <w:r w:rsidRPr="005C3FF1">
        <w:rPr>
          <w:rStyle w:val="afffa"/>
          <w:rtl/>
        </w:rPr>
        <w:t>.</w:t>
      </w:r>
    </w:p>
    <w:p w14:paraId="3EAE527E" w14:textId="77777777" w:rsidR="00E8089F" w:rsidRPr="007435EB" w:rsidRDefault="00CF542C" w:rsidP="00F47631">
      <w:pPr>
        <w:pStyle w:val="affd"/>
        <w:rPr>
          <w:rtl/>
        </w:rPr>
      </w:pPr>
      <w:r w:rsidRPr="007435EB">
        <w:rPr>
          <w:rFonts w:hint="cs"/>
          <w:rtl/>
        </w:rPr>
        <w:t>׻</w:t>
      </w:r>
    </w:p>
    <w:p w14:paraId="409F7CEC" w14:textId="77777777" w:rsidR="00E8089F" w:rsidRPr="007435EB" w:rsidRDefault="00E8089F" w:rsidP="00E8089F">
      <w:pPr>
        <w:rPr>
          <w:rtl/>
        </w:rPr>
      </w:pPr>
      <w:r>
        <w:rPr>
          <w:rStyle w:val="affffd"/>
          <w:rFonts w:ascii="Fb Fontext" w:hAnsi="Fb Fontext" w:hint="cs"/>
          <w:rtl/>
          <w:rPrChange w:id="9568" w:author="מנוע אמוראים" w:date="2026-10-05T16:42:03Z">
            <w:rPr>
              <w:rFonts w:ascii="Fb Fontext" w:hAnsi="Fb Fontext" w:hint="cs"/>
              <w:rtl/>
            </w:rPr>
          </w:rPrChange>
        </w:rPr>
        <w:t xml:space="preserve">ער</w:t>
      </w:r>
      <w:r>
        <w:rPr>
          <w:rStyle w:val="affffd"/>
          <w:rFonts w:ascii="Fb Fontext" w:hAnsi="Fb Fontext"/>
          <w:rtl/>
          <w:rPrChange w:id="9569" w:author="מנוע אמוראים" w:date="2026-10-05T16:42:03Z">
            <w:rPr>
              <w:rFonts w:ascii="Fb Fontext" w:hAnsi="Fb Fontext"/>
              <w:rtl/>
            </w:rPr>
          </w:rPrChange>
        </w:rPr>
        <w:t xml:space="preserve">"</w:t>
      </w:r>
      <w:r>
        <w:rPr>
          <w:rStyle w:val="affffd"/>
          <w:rFonts w:ascii="Fb Fontext" w:hAnsi="Fb Fontext" w:hint="cs"/>
          <w:rtl/>
          <w:rPrChange w:id="9570" w:author="מנוע אמוראים" w:date="2026-10-05T16:42:03Z">
            <w:rPr>
              <w:rFonts w:ascii="Fb Fontext" w:hAnsi="Fb Fontext" w:hint="cs"/>
              <w:rtl/>
            </w:rPr>
          </w:rPrChange>
        </w:rPr>
        <w:t xml:space="preserve">פ</w:t>
      </w:r>
      <w:r>
        <w:rPr>
          <w:rFonts w:ascii="Fb Fontext" w:hAnsi="Fb Fontext" w:hint="cs"/>
          <w:rtl/>
        </w:rPr>
        <w:t xml:space="preserve"> דווקא דמחצות כבר אסור.</w:t>
      </w:r>
    </w:p>
    <w:p w14:paraId="418838B6" w14:textId="77777777" w:rsidR="00E8089F" w:rsidRPr="007435EB" w:rsidRDefault="00E8089F" w:rsidP="00E8089F">
      <w:pPr>
        <w:rPr>
          <w:rtl/>
        </w:rPr>
      </w:pPr>
      <w:r>
        <w:rPr>
          <w:rFonts w:hint="cs"/>
          <w:rtl/>
        </w:rPr>
        <w:t xml:space="preserve">אבל </w:t>
      </w:r>
      <w:r>
        <w:rPr>
          <w:rStyle w:val="affffd"/>
          <w:rFonts w:hint="cs"/>
          <w:rtl/>
          <w:rPrChange w:id="9571" w:author="מנוע אמוראים" w:date="2026-10-05T16:42:03Z">
            <w:rPr>
              <w:rFonts w:hint="cs"/>
              <w:rtl/>
            </w:rPr>
          </w:rPrChange>
        </w:rPr>
        <w:t xml:space="preserve">בער</w:t>
      </w:r>
      <w:r>
        <w:rPr>
          <w:rStyle w:val="affffd"/>
          <w:rtl/>
          <w:rPrChange w:id="9572" w:author="מנוע אמוראים" w:date="2026-10-05T16:42:03Z">
            <w:rPr>
              <w:rtl/>
            </w:rPr>
          </w:rPrChange>
        </w:rPr>
        <w:t xml:space="preserve">"</w:t>
      </w:r>
      <w:r>
        <w:rPr>
          <w:rStyle w:val="affffd"/>
          <w:rFonts w:hint="cs"/>
          <w:rtl/>
          <w:rPrChange w:id="9573" w:author="מנוע אמוראים" w:date="2026-10-05T16:42:03Z">
            <w:rPr>
              <w:rFonts w:hint="cs"/>
              <w:rtl/>
            </w:rPr>
          </w:rPrChange>
        </w:rPr>
        <w:t xml:space="preserve">ש</w:t>
      </w:r>
      <w:r>
        <w:rPr>
          <w:rFonts w:hint="cs"/>
          <w:rtl/>
        </w:rPr>
        <w:t xml:space="preserve"> מן המנחה ולמעלה אינו רואה סימן ברכה אבל סמוך למנחה כן.</w:t>
      </w:r>
    </w:p>
    <w:p w14:paraId="21F462D4" w14:textId="77777777" w:rsidR="00E8089F" w:rsidRPr="007435EB" w:rsidRDefault="00E8089F" w:rsidP="00E8089F">
      <w:pPr>
        <w:rPr>
          <w:rtl/>
        </w:rPr>
      </w:pPr>
      <w:r>
        <w:rPr>
          <w:rFonts w:ascii="Fb Fontext" w:hAnsi="Fb Fontext" w:hint="cs"/>
          <w:sz w:val="20"/>
          <w:rtl/>
        </w:rPr>
        <w:t xml:space="preserve">ועוד </w:t>
      </w:r>
      <w:r>
        <w:rPr>
          <w:rStyle w:val="affffd"/>
          <w:rFonts w:ascii="Fb Fontext" w:hAnsi="Fb Fontext" w:hint="cs"/>
          <w:sz w:val="20"/>
          <w:rtl/>
          <w:rPrChange w:id="9574" w:author="מנוע אמוראים" w:date="2026-10-05T16:42:03Z">
            <w:rPr>
              <w:rFonts w:ascii="Fb Fontext" w:hAnsi="Fb Fontext" w:hint="cs"/>
              <w:sz w:val="20"/>
              <w:rtl/>
            </w:rPr>
          </w:rPrChange>
        </w:rPr>
        <w:t xml:space="preserve">דבער</w:t>
      </w:r>
      <w:r>
        <w:rPr>
          <w:rStyle w:val="affffd"/>
          <w:rFonts w:ascii="Fb Fontext" w:hAnsi="Fb Fontext"/>
          <w:sz w:val="20"/>
          <w:rtl/>
          <w:rPrChange w:id="9575" w:author="מנוע אמוראים" w:date="2026-10-05T16:42:03Z">
            <w:rPr>
              <w:rFonts w:ascii="Fb Fontext" w:hAnsi="Fb Fontext"/>
              <w:sz w:val="20"/>
              <w:rtl/>
            </w:rPr>
          </w:rPrChange>
        </w:rPr>
        <w:t xml:space="preserve">"</w:t>
      </w:r>
      <w:r>
        <w:rPr>
          <w:rStyle w:val="affffd"/>
          <w:rFonts w:ascii="Fb Fontext" w:hAnsi="Fb Fontext" w:hint="cs"/>
          <w:sz w:val="20"/>
          <w:rtl/>
          <w:rPrChange w:id="9576" w:author="מנוע אמוראים" w:date="2026-10-05T16:42:03Z">
            <w:rPr>
              <w:rFonts w:ascii="Fb Fontext" w:hAnsi="Fb Fontext" w:hint="cs"/>
              <w:sz w:val="20"/>
              <w:rtl/>
            </w:rPr>
          </w:rPrChange>
        </w:rPr>
        <w:t xml:space="preserve">ש</w:t>
      </w:r>
      <w:r>
        <w:rPr>
          <w:rFonts w:ascii="Fb Fontext" w:hAnsi="Fb Fontext" w:hint="cs"/>
          <w:sz w:val="20"/>
          <w:rtl/>
        </w:rPr>
        <w:t xml:space="preserve"> לא משמתינן אבל </w:t>
      </w:r>
      <w:r>
        <w:rPr>
          <w:rStyle w:val="affffd"/>
          <w:rFonts w:ascii="Fb Fontext" w:hAnsi="Fb Fontext" w:hint="cs"/>
          <w:sz w:val="20"/>
          <w:rtl/>
          <w:rPrChange w:id="9577" w:author="מנוע אמוראים" w:date="2026-10-05T16:42:03Z">
            <w:rPr>
              <w:rFonts w:ascii="Fb Fontext" w:hAnsi="Fb Fontext" w:hint="cs"/>
              <w:sz w:val="20"/>
              <w:rtl/>
            </w:rPr>
          </w:rPrChange>
        </w:rPr>
        <w:t xml:space="preserve">בער</w:t>
      </w:r>
      <w:r>
        <w:rPr>
          <w:rStyle w:val="affffd"/>
          <w:rFonts w:ascii="Fb Fontext" w:hAnsi="Fb Fontext"/>
          <w:sz w:val="20"/>
          <w:rtl/>
          <w:rPrChange w:id="9578" w:author="מנוע אמוראים" w:date="2026-10-05T16:42:03Z">
            <w:rPr>
              <w:rFonts w:ascii="Fb Fontext" w:hAnsi="Fb Fontext"/>
              <w:sz w:val="20"/>
              <w:rtl/>
            </w:rPr>
          </w:rPrChange>
        </w:rPr>
        <w:t xml:space="preserve">"</w:t>
      </w:r>
      <w:r>
        <w:rPr>
          <w:rStyle w:val="affffd"/>
          <w:rFonts w:ascii="Fb Fontext" w:hAnsi="Fb Fontext" w:hint="cs"/>
          <w:sz w:val="20"/>
          <w:rtl/>
          <w:rPrChange w:id="9579" w:author="מנוע אמוראים" w:date="2026-10-05T16:42:03Z">
            <w:rPr>
              <w:rFonts w:ascii="Fb Fontext" w:hAnsi="Fb Fontext" w:hint="cs"/>
              <w:sz w:val="20"/>
              <w:rtl/>
            </w:rPr>
          </w:rPrChange>
        </w:rPr>
        <w:t xml:space="preserve">פ</w:t>
      </w:r>
      <w:r>
        <w:rPr>
          <w:rFonts w:ascii="Fb Fontext" w:hAnsi="Fb Fontext" w:hint="cs"/>
          <w:sz w:val="20"/>
          <w:rtl/>
        </w:rPr>
        <w:t xml:space="preserve"> משמתינן.</w:t>
      </w:r>
    </w:p>
    <w:p w14:paraId="37802825" w14:textId="5711C20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גופא</w:t>
      </w:r>
      <w:r w:rsidR="00E8089F" w:rsidRPr="007435EB">
        <w:rPr>
          <w:rtl/>
        </w:rPr>
        <w:t xml:space="preserve">: </w:t>
      </w:r>
      <w:r w:rsidR="00E8089F" w:rsidRPr="007435EB">
        <w:rPr>
          <w:rFonts w:hint="cs"/>
          <w:rtl/>
        </w:rPr>
        <w:t>העושה</w:t>
      </w:r>
      <w:r w:rsidR="00E8089F" w:rsidRPr="007435EB">
        <w:rPr>
          <w:rtl/>
        </w:rPr>
        <w:t xml:space="preserve"> </w:t>
      </w:r>
      <w:r w:rsidR="00E8089F" w:rsidRPr="007435EB">
        <w:rPr>
          <w:rFonts w:hint="cs"/>
          <w:rtl/>
        </w:rPr>
        <w:t>מלאכה</w:t>
      </w:r>
      <w:r w:rsidR="00E8089F" w:rsidRPr="007435EB">
        <w:rPr>
          <w:rtl/>
        </w:rPr>
        <w:t xml:space="preserve"> </w:t>
      </w:r>
      <w:r>
        <w:rPr>
          <w:rStyle w:val="affffd"/>
          <w:rFonts w:hint="cs"/>
          <w:rtl/>
          <w:rPrChange w:id="9580" w:author="מנוע אמוראים" w:date="2026-10-05T16:42:03Z">
            <w:rPr>
              <w:rFonts w:hint="cs"/>
              <w:rtl/>
            </w:rPr>
          </w:rPrChange>
        </w:rPr>
        <w:t xml:space="preserve">בער</w:t>
      </w:r>
      <w:r>
        <w:rPr>
          <w:rStyle w:val="affffd"/>
          <w:rtl/>
          <w:rPrChange w:id="9581" w:author="מנוע אמוראים" w:date="2026-10-05T16:42:03Z">
            <w:rPr>
              <w:rtl/>
            </w:rPr>
          </w:rPrChange>
        </w:rPr>
        <w:t xml:space="preserve">"</w:t>
      </w:r>
      <w:r>
        <w:rPr>
          <w:rStyle w:val="affffd"/>
          <w:rFonts w:hint="cs"/>
          <w:rtl/>
          <w:rPrChange w:id="9582" w:author="מנוע אמוראים" w:date="2026-10-05T16:42:03Z">
            <w:rPr>
              <w:rFonts w:hint="cs"/>
              <w:rtl/>
            </w:rPr>
          </w:rPrChange>
        </w:rPr>
        <w:t xml:space="preserve">ש</w:t>
      </w:r>
      <w:r>
        <w:rPr>
          <w:rFonts w:hint="cs"/>
          <w:rtl/>
        </w:rPr>
        <w:t xml:space="preserve"> ובעיו</w:t>
      </w:r>
      <w:r w:rsidR="00E8089F" w:rsidRPr="007435EB">
        <w:rPr>
          <w:rtl/>
        </w:rPr>
        <w:t>"</w:t>
      </w:r>
      <w:r w:rsidR="00E8089F" w:rsidRPr="007435EB">
        <w:rPr>
          <w:rFonts w:hint="cs"/>
          <w:rtl/>
        </w:rPr>
        <w:t>ט מן</w:t>
      </w:r>
      <w:r w:rsidR="00E8089F" w:rsidRPr="007435EB">
        <w:rPr>
          <w:rtl/>
        </w:rPr>
        <w:t xml:space="preserve"> </w:t>
      </w:r>
      <w:r w:rsidR="00E8089F" w:rsidRPr="007435EB">
        <w:rPr>
          <w:rFonts w:hint="cs"/>
          <w:rtl/>
        </w:rPr>
        <w:t>המנחה</w:t>
      </w:r>
      <w:r w:rsidR="00E8089F" w:rsidRPr="007435EB">
        <w:rPr>
          <w:rtl/>
        </w:rPr>
        <w:t xml:space="preserve"> </w:t>
      </w:r>
      <w:r w:rsidR="00E8089F" w:rsidRPr="007435EB">
        <w:rPr>
          <w:rFonts w:hint="cs"/>
          <w:rtl/>
        </w:rPr>
        <w:t>ולמעלה</w:t>
      </w:r>
      <w:r w:rsidR="00E8089F" w:rsidRPr="007435EB">
        <w:rPr>
          <w:rtl/>
        </w:rPr>
        <w:t xml:space="preserve">, </w:t>
      </w:r>
      <w:r w:rsidR="00E8089F" w:rsidRPr="007435EB">
        <w:rPr>
          <w:rFonts w:hint="cs"/>
          <w:rtl/>
        </w:rPr>
        <w:t>ובמוצ</w:t>
      </w:r>
      <w:r w:rsidR="00E8089F" w:rsidRPr="007435EB">
        <w:rPr>
          <w:rtl/>
        </w:rPr>
        <w:t>"</w:t>
      </w:r>
      <w:r w:rsidR="00E8089F" w:rsidRPr="007435EB">
        <w:rPr>
          <w:rFonts w:hint="cs"/>
          <w:rtl/>
        </w:rPr>
        <w:t>ש ובמוציוה</w:t>
      </w:r>
      <w:r w:rsidR="00E8089F" w:rsidRPr="007435EB">
        <w:rPr>
          <w:rtl/>
        </w:rPr>
        <w:t>"</w:t>
      </w:r>
      <w:r w:rsidR="00E8089F" w:rsidRPr="007435EB">
        <w:rPr>
          <w:rFonts w:hint="cs"/>
          <w:rtl/>
        </w:rPr>
        <w:t>כ</w:t>
      </w:r>
      <w:r w:rsidR="00E8089F" w:rsidRPr="007435EB">
        <w:rPr>
          <w:rtl/>
        </w:rPr>
        <w:t xml:space="preserve"> </w:t>
      </w:r>
      <w:r w:rsidR="00E8089F" w:rsidRPr="007435EB">
        <w:rPr>
          <w:rFonts w:hint="cs"/>
          <w:rtl/>
        </w:rPr>
        <w:t>ובכל</w:t>
      </w:r>
      <w:r w:rsidR="00E8089F" w:rsidRPr="007435EB">
        <w:rPr>
          <w:rtl/>
        </w:rPr>
        <w:t xml:space="preserve"> </w:t>
      </w:r>
      <w:r w:rsidR="00E8089F" w:rsidRPr="007435EB">
        <w:rPr>
          <w:rFonts w:hint="cs"/>
          <w:rtl/>
        </w:rPr>
        <w:t>מקום</w:t>
      </w:r>
      <w:r w:rsidR="00E8089F" w:rsidRPr="007435EB">
        <w:rPr>
          <w:rtl/>
        </w:rPr>
        <w:t xml:space="preserve"> </w:t>
      </w:r>
      <w:r w:rsidR="00E8089F" w:rsidRPr="007435EB">
        <w:rPr>
          <w:rFonts w:hint="cs"/>
          <w:rtl/>
        </w:rPr>
        <w:t>שיש</w:t>
      </w:r>
      <w:r w:rsidR="00E8089F" w:rsidRPr="007435EB">
        <w:rPr>
          <w:rtl/>
        </w:rPr>
        <w:t xml:space="preserve"> </w:t>
      </w:r>
      <w:r w:rsidR="00E8089F" w:rsidRPr="007435EB">
        <w:rPr>
          <w:rFonts w:hint="cs"/>
          <w:rtl/>
        </w:rPr>
        <w:t>שם</w:t>
      </w:r>
      <w:r w:rsidR="00E8089F" w:rsidRPr="007435EB">
        <w:rPr>
          <w:rtl/>
        </w:rPr>
        <w:t xml:space="preserve"> </w:t>
      </w:r>
      <w:r w:rsidR="00E8089F" w:rsidRPr="007435EB">
        <w:rPr>
          <w:rFonts w:hint="cs"/>
          <w:rtl/>
        </w:rPr>
        <w:t>נידנוד</w:t>
      </w:r>
      <w:r w:rsidR="00E8089F" w:rsidRPr="007435EB">
        <w:rPr>
          <w:rtl/>
        </w:rPr>
        <w:t xml:space="preserve"> </w:t>
      </w:r>
      <w:r w:rsidR="00E8089F" w:rsidRPr="007435EB">
        <w:rPr>
          <w:rFonts w:hint="cs"/>
          <w:rtl/>
        </w:rPr>
        <w:t>עבירה</w:t>
      </w:r>
      <w:r w:rsidR="00E8089F" w:rsidRPr="007435EB">
        <w:rPr>
          <w:rtl/>
        </w:rPr>
        <w:t xml:space="preserve">, </w:t>
      </w:r>
      <w:r w:rsidR="00E8089F" w:rsidRPr="007435EB">
        <w:rPr>
          <w:rFonts w:hint="cs"/>
          <w:rtl/>
        </w:rPr>
        <w:t>לאתויי</w:t>
      </w:r>
      <w:r w:rsidR="00E8089F" w:rsidRPr="007435EB">
        <w:rPr>
          <w:rtl/>
        </w:rPr>
        <w:t xml:space="preserve"> </w:t>
      </w:r>
      <w:r w:rsidR="00E8089F" w:rsidRPr="007435EB">
        <w:rPr>
          <w:rFonts w:hint="cs"/>
          <w:rtl/>
        </w:rPr>
        <w:t>תענית</w:t>
      </w:r>
      <w:r w:rsidR="00E8089F" w:rsidRPr="007435EB">
        <w:rPr>
          <w:rtl/>
        </w:rPr>
        <w:t xml:space="preserve"> </w:t>
      </w:r>
      <w:r w:rsidR="00E8089F" w:rsidRPr="007435EB">
        <w:rPr>
          <w:rFonts w:hint="cs"/>
          <w:rtl/>
        </w:rPr>
        <w:t>ציבור</w:t>
      </w:r>
      <w:r w:rsidR="00E8089F" w:rsidRPr="007435EB">
        <w:rPr>
          <w:rtl/>
        </w:rPr>
        <w:t xml:space="preserve"> - </w:t>
      </w:r>
      <w:r w:rsidR="00E8089F" w:rsidRPr="007435EB">
        <w:rPr>
          <w:rFonts w:hint="cs"/>
          <w:rtl/>
        </w:rPr>
        <w:t>אינו</w:t>
      </w:r>
      <w:r w:rsidR="00E8089F" w:rsidRPr="007435EB">
        <w:rPr>
          <w:rtl/>
        </w:rPr>
        <w:t xml:space="preserve"> </w:t>
      </w:r>
      <w:r w:rsidR="00E8089F" w:rsidRPr="007435EB">
        <w:rPr>
          <w:rFonts w:hint="cs"/>
          <w:rtl/>
        </w:rPr>
        <w:t>רואה</w:t>
      </w:r>
      <w:r w:rsidR="00E8089F" w:rsidRPr="007435EB">
        <w:rPr>
          <w:rtl/>
        </w:rPr>
        <w:t xml:space="preserve"> </w:t>
      </w:r>
      <w:r w:rsidR="00E8089F" w:rsidRPr="007435EB">
        <w:rPr>
          <w:rFonts w:hint="cs"/>
          <w:rtl/>
        </w:rPr>
        <w:t>סימן</w:t>
      </w:r>
      <w:r w:rsidR="00E8089F" w:rsidRPr="007435EB">
        <w:rPr>
          <w:rtl/>
        </w:rPr>
        <w:t xml:space="preserve"> </w:t>
      </w:r>
      <w:r w:rsidR="00E8089F" w:rsidRPr="007435EB">
        <w:rPr>
          <w:rFonts w:hint="cs"/>
          <w:rtl/>
        </w:rPr>
        <w:t>ברכה</w:t>
      </w:r>
      <w:r w:rsidR="00E8089F" w:rsidRPr="007435EB">
        <w:rPr>
          <w:rtl/>
        </w:rPr>
        <w:t xml:space="preserve"> </w:t>
      </w:r>
      <w:r w:rsidR="00E8089F" w:rsidRPr="007435EB">
        <w:rPr>
          <w:rFonts w:hint="cs"/>
          <w:rtl/>
        </w:rPr>
        <w:t>לעולם</w:t>
      </w:r>
      <w:r w:rsidR="00E8089F" w:rsidRPr="007435EB">
        <w:rPr>
          <w:rtl/>
        </w:rPr>
        <w:t>.</w:t>
      </w:r>
    </w:p>
    <w:p w14:paraId="4A90F812" w14:textId="20CB9AE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יש</w:t>
      </w:r>
      <w:r w:rsidR="00E8089F" w:rsidRPr="007435EB">
        <w:rPr>
          <w:rFonts w:ascii="Fb Fontext" w:hAnsi="Fb Fontext"/>
          <w:rtl/>
        </w:rPr>
        <w:t xml:space="preserve"> </w:t>
      </w:r>
      <w:r w:rsidR="00E8089F" w:rsidRPr="007435EB">
        <w:rPr>
          <w:rFonts w:ascii="Fb Fontext" w:hAnsi="Fb Fontext" w:hint="cs"/>
          <w:rtl/>
        </w:rPr>
        <w:t>זריז</w:t>
      </w:r>
      <w:r w:rsidR="00E8089F" w:rsidRPr="007435EB">
        <w:rPr>
          <w:rFonts w:ascii="Fb Fontext" w:hAnsi="Fb Fontext"/>
          <w:rtl/>
        </w:rPr>
        <w:t xml:space="preserve"> </w:t>
      </w:r>
      <w:r w:rsidR="00E8089F" w:rsidRPr="007435EB">
        <w:rPr>
          <w:rFonts w:ascii="Fb Fontext" w:hAnsi="Fb Fontext" w:hint="cs"/>
          <w:rtl/>
        </w:rPr>
        <w:t>ונשכר</w:t>
      </w:r>
      <w:r w:rsidR="00E8089F" w:rsidRPr="007435EB">
        <w:rPr>
          <w:rFonts w:ascii="Fb Fontext" w:hAnsi="Fb Fontext"/>
          <w:rtl/>
        </w:rPr>
        <w:t xml:space="preserve">, </w:t>
      </w:r>
      <w:r w:rsidR="00E8089F" w:rsidRPr="007435EB">
        <w:rPr>
          <w:rFonts w:ascii="Fb Fontext" w:hAnsi="Fb Fontext" w:hint="cs"/>
          <w:rtl/>
        </w:rPr>
        <w:t>ויש</w:t>
      </w:r>
      <w:r w:rsidR="00E8089F" w:rsidRPr="007435EB">
        <w:rPr>
          <w:rFonts w:ascii="Fb Fontext" w:hAnsi="Fb Fontext"/>
          <w:rtl/>
        </w:rPr>
        <w:t xml:space="preserve"> </w:t>
      </w:r>
      <w:r w:rsidR="00E8089F" w:rsidRPr="007435EB">
        <w:rPr>
          <w:rFonts w:ascii="Fb Fontext" w:hAnsi="Fb Fontext" w:hint="cs"/>
          <w:rtl/>
        </w:rPr>
        <w:t>זריז</w:t>
      </w:r>
      <w:r w:rsidR="00E8089F" w:rsidRPr="007435EB">
        <w:rPr>
          <w:rFonts w:ascii="Fb Fontext" w:hAnsi="Fb Fontext"/>
          <w:rtl/>
        </w:rPr>
        <w:t xml:space="preserve"> </w:t>
      </w:r>
      <w:r w:rsidR="00E8089F" w:rsidRPr="007435EB">
        <w:rPr>
          <w:rFonts w:ascii="Fb Fontext" w:hAnsi="Fb Fontext" w:hint="cs"/>
          <w:rtl/>
        </w:rPr>
        <w:t>ונפסד</w:t>
      </w:r>
      <w:r w:rsidR="00E8089F" w:rsidRPr="007435EB">
        <w:rPr>
          <w:rFonts w:ascii="Fb Fontext" w:hAnsi="Fb Fontext"/>
          <w:rtl/>
        </w:rPr>
        <w:t xml:space="preserve">, </w:t>
      </w:r>
      <w:r w:rsidR="00E8089F" w:rsidRPr="007435EB">
        <w:rPr>
          <w:rFonts w:ascii="Fb Fontext" w:hAnsi="Fb Fontext" w:hint="cs"/>
          <w:rtl/>
        </w:rPr>
        <w:t>יש</w:t>
      </w:r>
      <w:r w:rsidR="00E8089F" w:rsidRPr="007435EB">
        <w:rPr>
          <w:rFonts w:ascii="Fb Fontext" w:hAnsi="Fb Fontext"/>
          <w:rtl/>
        </w:rPr>
        <w:t xml:space="preserve"> </w:t>
      </w:r>
      <w:r w:rsidR="00E8089F" w:rsidRPr="007435EB">
        <w:rPr>
          <w:rFonts w:ascii="Fb Fontext" w:hAnsi="Fb Fontext" w:hint="cs"/>
          <w:rtl/>
        </w:rPr>
        <w:t>שפל</w:t>
      </w:r>
      <w:r w:rsidR="00E8089F" w:rsidRPr="007435EB">
        <w:rPr>
          <w:rFonts w:ascii="Fb Fontext" w:hAnsi="Fb Fontext"/>
          <w:rtl/>
        </w:rPr>
        <w:t xml:space="preserve"> </w:t>
      </w:r>
      <w:r w:rsidR="00E8089F" w:rsidRPr="007435EB">
        <w:rPr>
          <w:rFonts w:ascii="Fb Fontext" w:hAnsi="Fb Fontext" w:hint="cs"/>
          <w:rtl/>
        </w:rPr>
        <w:t>ונשכר</w:t>
      </w:r>
      <w:r w:rsidR="00E8089F" w:rsidRPr="007435EB">
        <w:rPr>
          <w:rFonts w:ascii="Fb Fontext" w:hAnsi="Fb Fontext"/>
          <w:rtl/>
        </w:rPr>
        <w:t xml:space="preserve"> </w:t>
      </w:r>
      <w:r w:rsidR="00E8089F" w:rsidRPr="007435EB">
        <w:rPr>
          <w:rFonts w:ascii="Fb Fontext" w:hAnsi="Fb Fontext" w:hint="cs"/>
          <w:rtl/>
        </w:rPr>
        <w:t>ויש</w:t>
      </w:r>
      <w:r w:rsidR="00E8089F" w:rsidRPr="007435EB">
        <w:rPr>
          <w:rFonts w:ascii="Fb Fontext" w:hAnsi="Fb Fontext"/>
          <w:rtl/>
        </w:rPr>
        <w:t xml:space="preserve"> </w:t>
      </w:r>
      <w:r w:rsidR="00E8089F" w:rsidRPr="007435EB">
        <w:rPr>
          <w:rFonts w:ascii="Fb Fontext" w:hAnsi="Fb Fontext" w:hint="cs"/>
          <w:rtl/>
        </w:rPr>
        <w:t>שפל</w:t>
      </w:r>
      <w:r w:rsidR="00E8089F" w:rsidRPr="007435EB">
        <w:rPr>
          <w:rFonts w:ascii="Fb Fontext" w:hAnsi="Fb Fontext"/>
          <w:rtl/>
        </w:rPr>
        <w:t xml:space="preserve"> </w:t>
      </w:r>
      <w:r w:rsidR="00E8089F" w:rsidRPr="007435EB">
        <w:rPr>
          <w:rFonts w:ascii="Fb Fontext" w:hAnsi="Fb Fontext" w:hint="cs"/>
          <w:rtl/>
        </w:rPr>
        <w:t>ונפסד</w:t>
      </w:r>
      <w:r w:rsidR="00E8089F" w:rsidRPr="007435EB">
        <w:rPr>
          <w:rFonts w:ascii="Fb Fontext" w:hAnsi="Fb Fontext"/>
          <w:rtl/>
        </w:rPr>
        <w:t>.</w:t>
      </w:r>
    </w:p>
    <w:p w14:paraId="3689A235" w14:textId="77777777" w:rsidR="00E8089F" w:rsidRPr="007435EB" w:rsidRDefault="00E8089F" w:rsidP="00777B7F">
      <w:pPr>
        <w:rPr>
          <w:rtl/>
        </w:rPr>
      </w:pPr>
      <w:r w:rsidRPr="007435EB">
        <w:rPr>
          <w:rFonts w:hint="cs"/>
          <w:rtl/>
        </w:rPr>
        <w:t>זריז</w:t>
      </w:r>
      <w:r w:rsidRPr="007435EB">
        <w:rPr>
          <w:rtl/>
        </w:rPr>
        <w:t xml:space="preserve"> </w:t>
      </w:r>
      <w:r w:rsidRPr="007435EB">
        <w:rPr>
          <w:rFonts w:hint="cs"/>
          <w:rtl/>
        </w:rPr>
        <w:t>ונשכר</w:t>
      </w:r>
      <w:r w:rsidRPr="007435EB">
        <w:rPr>
          <w:rtl/>
        </w:rPr>
        <w:t xml:space="preserve"> </w:t>
      </w:r>
      <w:r w:rsidRPr="007435EB">
        <w:rPr>
          <w:rFonts w:hint="cs"/>
          <w:rtl/>
        </w:rPr>
        <w:t>דעביד</w:t>
      </w:r>
      <w:r w:rsidRPr="007435EB">
        <w:rPr>
          <w:rtl/>
        </w:rPr>
        <w:t xml:space="preserve"> </w:t>
      </w:r>
      <w:r w:rsidRPr="007435EB">
        <w:rPr>
          <w:rFonts w:hint="cs"/>
          <w:rtl/>
        </w:rPr>
        <w:t>כ</w:t>
      </w:r>
      <w:r w:rsidR="00777B7F" w:rsidRPr="007435EB">
        <w:rPr>
          <w:rFonts w:hint="cs"/>
          <w:rtl/>
        </w:rPr>
        <w:t>ל השבוע</w:t>
      </w:r>
      <w:r w:rsidRPr="007435EB">
        <w:rPr>
          <w:rtl/>
        </w:rPr>
        <w:t xml:space="preserve">, </w:t>
      </w:r>
      <w:r w:rsidRPr="007435EB">
        <w:rPr>
          <w:rFonts w:hint="cs"/>
          <w:rtl/>
        </w:rPr>
        <w:t>ולא</w:t>
      </w:r>
      <w:r w:rsidRPr="007435EB">
        <w:rPr>
          <w:rtl/>
        </w:rPr>
        <w:t xml:space="preserve"> </w:t>
      </w:r>
      <w:r w:rsidRPr="007435EB">
        <w:rPr>
          <w:rFonts w:hint="cs"/>
          <w:rtl/>
        </w:rPr>
        <w:t>עביד</w:t>
      </w:r>
      <w:r w:rsidRPr="007435EB">
        <w:rPr>
          <w:rtl/>
        </w:rPr>
        <w:t xml:space="preserve"> </w:t>
      </w:r>
      <w:r w:rsidRPr="007435EB">
        <w:rPr>
          <w:rFonts w:hint="cs"/>
          <w:rtl/>
        </w:rPr>
        <w:t>ב</w:t>
      </w:r>
      <w:r w:rsidR="00777B7F" w:rsidRPr="007435EB">
        <w:rPr>
          <w:rFonts w:hint="cs"/>
          <w:rtl/>
        </w:rPr>
        <w:t>ערב שבת</w:t>
      </w:r>
      <w:r w:rsidRPr="007435EB">
        <w:rPr>
          <w:rtl/>
        </w:rPr>
        <w:t>.</w:t>
      </w:r>
    </w:p>
    <w:p w14:paraId="592092A9" w14:textId="77777777" w:rsidR="00E8089F" w:rsidRPr="007435EB" w:rsidRDefault="00E8089F" w:rsidP="00777B7F">
      <w:pPr>
        <w:rPr>
          <w:rtl/>
        </w:rPr>
      </w:pPr>
      <w:r w:rsidRPr="007435EB">
        <w:rPr>
          <w:rFonts w:hint="cs"/>
          <w:rtl/>
        </w:rPr>
        <w:t>זריז</w:t>
      </w:r>
      <w:r w:rsidRPr="007435EB">
        <w:rPr>
          <w:rtl/>
        </w:rPr>
        <w:t xml:space="preserve"> </w:t>
      </w:r>
      <w:r w:rsidRPr="007435EB">
        <w:rPr>
          <w:rFonts w:hint="cs"/>
          <w:rtl/>
        </w:rPr>
        <w:t>ונפסד</w:t>
      </w:r>
      <w:r w:rsidRPr="007435EB">
        <w:rPr>
          <w:rtl/>
        </w:rPr>
        <w:t xml:space="preserve"> - </w:t>
      </w:r>
      <w:r w:rsidRPr="007435EB">
        <w:rPr>
          <w:rFonts w:hint="cs"/>
          <w:rtl/>
        </w:rPr>
        <w:t>דעביד</w:t>
      </w:r>
      <w:r w:rsidRPr="007435EB">
        <w:rPr>
          <w:rtl/>
        </w:rPr>
        <w:t xml:space="preserve"> </w:t>
      </w:r>
      <w:r w:rsidR="00777B7F" w:rsidRPr="007435EB">
        <w:rPr>
          <w:rFonts w:hint="cs"/>
          <w:rtl/>
        </w:rPr>
        <w:t>כל השבוע</w:t>
      </w:r>
      <w:r w:rsidRPr="007435EB">
        <w:rPr>
          <w:rtl/>
        </w:rPr>
        <w:t xml:space="preserve">, </w:t>
      </w:r>
      <w:r w:rsidRPr="007435EB">
        <w:rPr>
          <w:rFonts w:hint="cs"/>
          <w:rtl/>
        </w:rPr>
        <w:t>ועביד</w:t>
      </w:r>
      <w:r w:rsidRPr="007435EB">
        <w:rPr>
          <w:rtl/>
        </w:rPr>
        <w:t xml:space="preserve"> </w:t>
      </w:r>
      <w:r w:rsidRPr="007435EB">
        <w:rPr>
          <w:rFonts w:hint="cs"/>
          <w:rtl/>
        </w:rPr>
        <w:t>ב</w:t>
      </w:r>
      <w:r w:rsidR="00777B7F" w:rsidRPr="007435EB">
        <w:rPr>
          <w:rFonts w:hint="cs"/>
          <w:rtl/>
        </w:rPr>
        <w:t>ערב שבת</w:t>
      </w:r>
      <w:r w:rsidRPr="007435EB">
        <w:rPr>
          <w:rtl/>
        </w:rPr>
        <w:t>.</w:t>
      </w:r>
    </w:p>
    <w:p w14:paraId="51A73B34" w14:textId="77777777" w:rsidR="00E8089F" w:rsidRPr="007435EB" w:rsidRDefault="00E8089F" w:rsidP="00777B7F">
      <w:pPr>
        <w:rPr>
          <w:rtl/>
        </w:rPr>
      </w:pPr>
      <w:r w:rsidRPr="007435EB">
        <w:rPr>
          <w:rFonts w:hint="cs"/>
          <w:rtl/>
        </w:rPr>
        <w:t>שפל</w:t>
      </w:r>
      <w:r w:rsidRPr="007435EB">
        <w:rPr>
          <w:rtl/>
        </w:rPr>
        <w:t xml:space="preserve"> </w:t>
      </w:r>
      <w:r w:rsidRPr="007435EB">
        <w:rPr>
          <w:rFonts w:hint="cs"/>
          <w:rtl/>
        </w:rPr>
        <w:t>ונשכר</w:t>
      </w:r>
      <w:r w:rsidRPr="007435EB">
        <w:rPr>
          <w:rtl/>
        </w:rPr>
        <w:t xml:space="preserve"> - </w:t>
      </w:r>
      <w:r w:rsidRPr="007435EB">
        <w:rPr>
          <w:rFonts w:hint="cs"/>
          <w:rtl/>
        </w:rPr>
        <w:t>דלא</w:t>
      </w:r>
      <w:r w:rsidRPr="007435EB">
        <w:rPr>
          <w:rtl/>
        </w:rPr>
        <w:t xml:space="preserve"> </w:t>
      </w:r>
      <w:r w:rsidRPr="007435EB">
        <w:rPr>
          <w:rFonts w:hint="cs"/>
          <w:rtl/>
        </w:rPr>
        <w:t>עביד</w:t>
      </w:r>
      <w:r w:rsidRPr="007435EB">
        <w:rPr>
          <w:rtl/>
        </w:rPr>
        <w:t xml:space="preserve"> </w:t>
      </w:r>
      <w:r w:rsidR="00777B7F" w:rsidRPr="007435EB">
        <w:rPr>
          <w:rFonts w:hint="cs"/>
          <w:rtl/>
        </w:rPr>
        <w:t>כל השבוע</w:t>
      </w:r>
      <w:r w:rsidRPr="007435EB">
        <w:rPr>
          <w:rtl/>
        </w:rPr>
        <w:t>.</w:t>
      </w:r>
      <w:r w:rsidRPr="007435EB">
        <w:rPr>
          <w:rFonts w:hint="cs"/>
          <w:rtl/>
        </w:rPr>
        <w:t xml:space="preserve"> ולא</w:t>
      </w:r>
      <w:r w:rsidRPr="007435EB">
        <w:rPr>
          <w:rtl/>
        </w:rPr>
        <w:t xml:space="preserve"> </w:t>
      </w:r>
      <w:r w:rsidR="00777B7F" w:rsidRPr="007435EB">
        <w:rPr>
          <w:rFonts w:hint="cs"/>
          <w:rtl/>
        </w:rPr>
        <w:t xml:space="preserve">עובד </w:t>
      </w:r>
      <w:r w:rsidRPr="007435EB">
        <w:rPr>
          <w:rFonts w:hint="cs"/>
          <w:rtl/>
        </w:rPr>
        <w:t>ב</w:t>
      </w:r>
      <w:r w:rsidR="00777B7F" w:rsidRPr="007435EB">
        <w:rPr>
          <w:rFonts w:hint="cs"/>
          <w:rtl/>
        </w:rPr>
        <w:t>ערב שבת</w:t>
      </w:r>
      <w:r w:rsidRPr="007435EB">
        <w:rPr>
          <w:rtl/>
        </w:rPr>
        <w:t>.</w:t>
      </w:r>
    </w:p>
    <w:p w14:paraId="1797239E" w14:textId="77777777" w:rsidR="00E8089F" w:rsidRPr="007435EB" w:rsidRDefault="00E8089F" w:rsidP="00777B7F">
      <w:pPr>
        <w:rPr>
          <w:rtl/>
        </w:rPr>
      </w:pPr>
      <w:r w:rsidRPr="007435EB">
        <w:rPr>
          <w:rFonts w:ascii="Fb Fontext" w:hAnsi="Fb Fontext" w:hint="cs"/>
          <w:sz w:val="20"/>
          <w:rtl/>
        </w:rPr>
        <w:t>שפל</w:t>
      </w:r>
      <w:r w:rsidRPr="007435EB">
        <w:rPr>
          <w:rFonts w:ascii="Fb Fontext" w:hAnsi="Fb Fontext"/>
          <w:sz w:val="20"/>
          <w:rtl/>
        </w:rPr>
        <w:t xml:space="preserve"> </w:t>
      </w:r>
      <w:r w:rsidRPr="007435EB">
        <w:rPr>
          <w:rFonts w:ascii="Fb Fontext" w:hAnsi="Fb Fontext" w:hint="cs"/>
          <w:sz w:val="20"/>
          <w:rtl/>
        </w:rPr>
        <w:t>ונפסד</w:t>
      </w:r>
      <w:r w:rsidRPr="007435EB">
        <w:rPr>
          <w:rFonts w:ascii="Fb Fontext" w:hAnsi="Fb Fontext"/>
          <w:sz w:val="20"/>
          <w:rtl/>
        </w:rPr>
        <w:t xml:space="preserve"> - </w:t>
      </w:r>
      <w:r w:rsidRPr="007435EB">
        <w:rPr>
          <w:rFonts w:ascii="Fb Fontext" w:hAnsi="Fb Fontext" w:hint="cs"/>
          <w:sz w:val="20"/>
          <w:rtl/>
        </w:rPr>
        <w:t>דלא</w:t>
      </w:r>
      <w:r w:rsidRPr="007435EB">
        <w:rPr>
          <w:rFonts w:ascii="Fb Fontext" w:hAnsi="Fb Fontext"/>
          <w:sz w:val="20"/>
          <w:rtl/>
        </w:rPr>
        <w:t xml:space="preserve"> </w:t>
      </w:r>
      <w:r w:rsidRPr="007435EB">
        <w:rPr>
          <w:rFonts w:ascii="Fb Fontext" w:hAnsi="Fb Fontext" w:hint="cs"/>
          <w:sz w:val="20"/>
          <w:rtl/>
        </w:rPr>
        <w:t>עביד</w:t>
      </w:r>
      <w:r w:rsidRPr="007435EB">
        <w:rPr>
          <w:rFonts w:ascii="Fb Fontext" w:hAnsi="Fb Fontext"/>
          <w:sz w:val="20"/>
          <w:rtl/>
        </w:rPr>
        <w:t xml:space="preserve"> </w:t>
      </w:r>
      <w:r w:rsidR="00777B7F" w:rsidRPr="007435EB">
        <w:rPr>
          <w:rFonts w:ascii="Fb Fontext" w:hAnsi="Fb Fontext" w:hint="cs"/>
          <w:sz w:val="20"/>
          <w:rtl/>
        </w:rPr>
        <w:t>כל השבוע</w:t>
      </w:r>
      <w:r w:rsidRPr="007435EB">
        <w:rPr>
          <w:rFonts w:ascii="Fb Fontext" w:hAnsi="Fb Fontext"/>
          <w:sz w:val="20"/>
          <w:rtl/>
        </w:rPr>
        <w:t xml:space="preserve">, </w:t>
      </w:r>
      <w:r w:rsidRPr="007435EB">
        <w:rPr>
          <w:rFonts w:ascii="Fb Fontext" w:hAnsi="Fb Fontext" w:hint="cs"/>
          <w:sz w:val="20"/>
          <w:rtl/>
        </w:rPr>
        <w:t>וע</w:t>
      </w:r>
      <w:r w:rsidR="00777B7F" w:rsidRPr="007435EB">
        <w:rPr>
          <w:rFonts w:ascii="Fb Fontext" w:hAnsi="Fb Fontext" w:hint="cs"/>
          <w:sz w:val="20"/>
          <w:rtl/>
        </w:rPr>
        <w:t>ובד בערב שבת</w:t>
      </w:r>
      <w:r w:rsidRPr="007435EB">
        <w:rPr>
          <w:rFonts w:ascii="Fb Fontext" w:hAnsi="Fb Fontext"/>
          <w:sz w:val="20"/>
          <w:rtl/>
        </w:rPr>
        <w:t>.</w:t>
      </w:r>
    </w:p>
    <w:p w14:paraId="1C3E2331" w14:textId="77777777" w:rsidR="00E8089F" w:rsidRPr="007435EB" w:rsidRDefault="00E8089F" w:rsidP="00E8089F">
      <w:pPr>
        <w:rPr>
          <w:rtl/>
        </w:rPr>
      </w:pPr>
      <w:r w:rsidRPr="005C3FF1">
        <w:rPr>
          <w:rStyle w:val="afffa"/>
          <w:rFonts w:hint="cs"/>
          <w:rtl/>
        </w:rPr>
        <w:t>רבא</w:t>
      </w:r>
      <w:r w:rsidRPr="005C3FF1">
        <w:rPr>
          <w:rStyle w:val="afffa"/>
          <w:rtl/>
        </w:rPr>
        <w:t>:</w:t>
      </w:r>
      <w:r w:rsidRPr="007435EB">
        <w:rPr>
          <w:rFonts w:ascii="Fb Fontext" w:hAnsi="Fb Fontext"/>
          <w:rtl/>
        </w:rPr>
        <w:t xml:space="preserve"> </w:t>
      </w:r>
      <w:r w:rsidRPr="007435EB">
        <w:rPr>
          <w:rFonts w:ascii="Fb Fontext" w:hAnsi="Fb Fontext" w:hint="cs"/>
          <w:rtl/>
        </w:rPr>
        <w:t>הני</w:t>
      </w:r>
      <w:r w:rsidRPr="007435EB">
        <w:rPr>
          <w:rFonts w:ascii="Fb Fontext" w:hAnsi="Fb Fontext"/>
          <w:rtl/>
        </w:rPr>
        <w:t xml:space="preserve"> </w:t>
      </w:r>
      <w:r w:rsidRPr="007435EB">
        <w:rPr>
          <w:rFonts w:ascii="Fb Fontext" w:hAnsi="Fb Fontext" w:hint="cs"/>
          <w:rtl/>
        </w:rPr>
        <w:t>נשי</w:t>
      </w:r>
      <w:r w:rsidRPr="007435EB">
        <w:rPr>
          <w:rFonts w:ascii="Fb Fontext" w:hAnsi="Fb Fontext"/>
          <w:rtl/>
        </w:rPr>
        <w:t xml:space="preserve"> </w:t>
      </w:r>
      <w:r w:rsidRPr="007435EB">
        <w:rPr>
          <w:rFonts w:ascii="Fb Fontext" w:hAnsi="Fb Fontext" w:hint="cs"/>
          <w:rtl/>
        </w:rPr>
        <w:t>דמחוזא</w:t>
      </w:r>
      <w:r w:rsidRPr="007435EB">
        <w:rPr>
          <w:rFonts w:ascii="Fb Fontext" w:hAnsi="Fb Fontext"/>
          <w:rtl/>
        </w:rPr>
        <w:t xml:space="preserve">, </w:t>
      </w:r>
      <w:r w:rsidR="00127038">
        <w:rPr>
          <w:rFonts w:ascii="Fb Fontext" w:hAnsi="Fb Fontext" w:hint="cs"/>
          <w:rtl/>
        </w:rPr>
        <w:t>אף</w:t>
      </w:r>
      <w:r>
        <w:rPr>
          <w:rFonts w:ascii="Fb Fontext" w:hAnsi="Fb Fontext" w:hint="cs"/>
          <w:rtl/>
        </w:rPr>
        <w:t xml:space="preserve"> שאינם עובדות </w:t>
      </w:r>
      <w:r>
        <w:rPr>
          <w:rStyle w:val="affffd"/>
          <w:rFonts w:ascii="Fb Fontext" w:hAnsi="Fb Fontext" w:hint="cs"/>
          <w:rtl/>
          <w:rPrChange w:id="9583" w:author="מנוע אמוראים" w:date="2026-10-05T16:42:03Z">
            <w:rPr>
              <w:rFonts w:ascii="Fb Fontext" w:hAnsi="Fb Fontext" w:hint="cs"/>
              <w:rtl/>
            </w:rPr>
          </w:rPrChange>
        </w:rPr>
        <w:t xml:space="preserve">בער</w:t>
      </w:r>
      <w:r>
        <w:rPr>
          <w:rStyle w:val="affffd"/>
          <w:rFonts w:ascii="Fb Fontext" w:hAnsi="Fb Fontext"/>
          <w:rtl/>
          <w:rPrChange w:id="9584" w:author="מנוע אמוראים" w:date="2026-10-05T16:42:03Z">
            <w:rPr>
              <w:rFonts w:ascii="Fb Fontext" w:hAnsi="Fb Fontext"/>
              <w:rtl/>
            </w:rPr>
          </w:rPrChange>
        </w:rPr>
        <w:t xml:space="preserve">"</w:t>
      </w:r>
      <w:r>
        <w:rPr>
          <w:rStyle w:val="affffd"/>
          <w:rFonts w:ascii="Fb Fontext" w:hAnsi="Fb Fontext" w:hint="cs"/>
          <w:rtl/>
          <w:rPrChange w:id="9585" w:author="מנוע אמוראים" w:date="2026-10-05T16:42:03Z">
            <w:rPr>
              <w:rFonts w:ascii="Fb Fontext" w:hAnsi="Fb Fontext" w:hint="cs"/>
              <w:rtl/>
            </w:rPr>
          </w:rPrChange>
        </w:rPr>
        <w:t xml:space="preserve">ש</w:t>
      </w:r>
      <w:r>
        <w:rPr>
          <w:rFonts w:ascii="Fb Fontext" w:hAnsi="Fb Fontext" w:hint="cs"/>
          <w:rtl/>
        </w:rPr>
        <w:t xml:space="preserve"> משום פינוק הוא</w:t>
      </w:r>
      <w:r w:rsidR="00777B7F" w:rsidRPr="007435EB">
        <w:rPr>
          <w:rFonts w:ascii="Fb Fontext" w:hAnsi="Fb Fontext" w:hint="cs"/>
          <w:rtl/>
        </w:rPr>
        <w:t>,</w:t>
      </w:r>
      <w:r w:rsidRPr="007435EB">
        <w:rPr>
          <w:rFonts w:ascii="Fb Fontext" w:hAnsi="Fb Fontext" w:hint="cs"/>
          <w:rtl/>
        </w:rPr>
        <w:t xml:space="preserve"> דהא כל השבוע גם לא עובדות ואפ</w:t>
      </w:r>
      <w:r w:rsidRPr="007435EB">
        <w:rPr>
          <w:rFonts w:ascii="Fb Fontext" w:hAnsi="Fb Fontext"/>
          <w:rtl/>
        </w:rPr>
        <w:t>"</w:t>
      </w:r>
      <w:r w:rsidRPr="007435EB">
        <w:rPr>
          <w:rFonts w:ascii="Fb Fontext" w:hAnsi="Fb Fontext" w:hint="cs"/>
          <w:rtl/>
        </w:rPr>
        <w:t xml:space="preserve">ה </w:t>
      </w:r>
      <w:r w:rsidRPr="007435EB">
        <w:rPr>
          <w:rFonts w:ascii="Fb Fontext" w:hAnsi="Fb Fontext"/>
          <w:rtl/>
        </w:rPr>
        <w:t xml:space="preserve">- </w:t>
      </w:r>
      <w:r w:rsidRPr="007435EB">
        <w:rPr>
          <w:rFonts w:ascii="Fb Fontext" w:hAnsi="Fb Fontext" w:hint="cs"/>
          <w:rtl/>
        </w:rPr>
        <w:t>שפל</w:t>
      </w:r>
      <w:r w:rsidRPr="007435EB">
        <w:rPr>
          <w:rFonts w:ascii="Fb Fontext" w:hAnsi="Fb Fontext"/>
          <w:rtl/>
        </w:rPr>
        <w:t xml:space="preserve"> </w:t>
      </w:r>
      <w:r w:rsidRPr="007435EB">
        <w:rPr>
          <w:rFonts w:ascii="Fb Fontext" w:hAnsi="Fb Fontext" w:hint="cs"/>
          <w:rtl/>
        </w:rPr>
        <w:t>ונשכר</w:t>
      </w:r>
      <w:r w:rsidRPr="007435EB">
        <w:rPr>
          <w:rFonts w:ascii="Fb Fontext" w:hAnsi="Fb Fontext"/>
          <w:rtl/>
        </w:rPr>
        <w:t xml:space="preserve"> </w:t>
      </w:r>
      <w:r w:rsidRPr="007435EB">
        <w:rPr>
          <w:rFonts w:ascii="Fb Fontext" w:hAnsi="Fb Fontext" w:hint="cs"/>
          <w:rtl/>
        </w:rPr>
        <w:t>קרינן</w:t>
      </w:r>
      <w:r w:rsidRPr="007435EB">
        <w:rPr>
          <w:rFonts w:ascii="Fb Fontext" w:hAnsi="Fb Fontext"/>
          <w:rtl/>
        </w:rPr>
        <w:t xml:space="preserve"> </w:t>
      </w:r>
      <w:r w:rsidRPr="007435EB">
        <w:rPr>
          <w:rFonts w:ascii="Fb Fontext" w:hAnsi="Fb Fontext" w:hint="cs"/>
          <w:rtl/>
        </w:rPr>
        <w:t>להו</w:t>
      </w:r>
      <w:r w:rsidRPr="007435EB">
        <w:rPr>
          <w:rFonts w:ascii="Fb Fontext" w:hAnsi="Fb Fontext"/>
          <w:rtl/>
        </w:rPr>
        <w:t>.</w:t>
      </w:r>
    </w:p>
    <w:p w14:paraId="16D8CA85" w14:textId="77777777" w:rsidR="00E8089F" w:rsidRPr="007435EB" w:rsidRDefault="00E8089F" w:rsidP="00E8089F">
      <w:pPr>
        <w:rPr>
          <w:rtl/>
        </w:rPr>
      </w:pPr>
      <w:r w:rsidRPr="007435EB">
        <w:rPr>
          <w:rFonts w:hint="cs"/>
          <w:rtl/>
        </w:rPr>
        <w:t>רבא</w:t>
      </w:r>
      <w:r w:rsidRPr="007435EB">
        <w:rPr>
          <w:rtl/>
        </w:rPr>
        <w:t xml:space="preserve"> </w:t>
      </w:r>
      <w:r w:rsidRPr="007435EB">
        <w:rPr>
          <w:rFonts w:hint="cs"/>
          <w:rtl/>
        </w:rPr>
        <w:t>רמי</w:t>
      </w:r>
      <w:r w:rsidRPr="007435EB">
        <w:rPr>
          <w:rtl/>
        </w:rPr>
        <w:t xml:space="preserve">: </w:t>
      </w:r>
      <w:r w:rsidRPr="007435EB">
        <w:rPr>
          <w:rFonts w:hint="cs"/>
          <w:rtl/>
        </w:rPr>
        <w:t>כתיב</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גדל</w:t>
      </w:r>
      <w:r w:rsidRPr="00AC0CB1">
        <w:rPr>
          <w:rStyle w:val="af2"/>
          <w:rtl/>
        </w:rPr>
        <w:t xml:space="preserve"> </w:t>
      </w:r>
      <w:r w:rsidRPr="00AC0CB1">
        <w:rPr>
          <w:rStyle w:val="af2"/>
          <w:rFonts w:hint="cs"/>
          <w:rtl/>
        </w:rPr>
        <w:t>עד</w:t>
      </w:r>
      <w:r w:rsidRPr="00AC0CB1">
        <w:rPr>
          <w:rStyle w:val="af2"/>
          <w:rtl/>
        </w:rPr>
        <w:t xml:space="preserve"> </w:t>
      </w:r>
      <w:r w:rsidRPr="00AC0CB1">
        <w:rPr>
          <w:rStyle w:val="af2"/>
          <w:rFonts w:hint="cs"/>
          <w:rtl/>
        </w:rPr>
        <w:t>שמים</w:t>
      </w:r>
      <w:r w:rsidRPr="00AC0CB1">
        <w:rPr>
          <w:rStyle w:val="af2"/>
          <w:rtl/>
        </w:rPr>
        <w:t xml:space="preserve"> </w:t>
      </w:r>
      <w:r w:rsidRPr="00AC0CB1">
        <w:rPr>
          <w:rStyle w:val="af2"/>
          <w:rFonts w:hint="cs"/>
          <w:rtl/>
        </w:rPr>
        <w:t>חסדך'-</w:t>
      </w:r>
      <w:r w:rsidRPr="007435EB">
        <w:rPr>
          <w:rFonts w:hint="cs"/>
          <w:rtl/>
        </w:rPr>
        <w:t xml:space="preserve"> בעושין שלא לשמה</w:t>
      </w:r>
      <w:r w:rsidRPr="007435EB">
        <w:rPr>
          <w:rtl/>
        </w:rPr>
        <w:t>.</w:t>
      </w:r>
    </w:p>
    <w:p w14:paraId="15DE213E" w14:textId="77777777" w:rsidR="00E8089F" w:rsidRPr="007435EB" w:rsidRDefault="00E8089F" w:rsidP="00E8089F">
      <w:pPr>
        <w:rPr>
          <w:rFonts w:cs="Guttman Vilna"/>
          <w:b/>
          <w:bCs/>
          <w:rtl/>
        </w:rPr>
      </w:pPr>
      <w:r w:rsidRPr="00AC0CB1">
        <w:rPr>
          <w:rStyle w:val="af2"/>
          <w:rFonts w:hint="cs"/>
          <w:rtl/>
        </w:rPr>
        <w:t>'כי</w:t>
      </w:r>
      <w:r w:rsidRPr="00AC0CB1">
        <w:rPr>
          <w:rStyle w:val="af2"/>
          <w:rtl/>
        </w:rPr>
        <w:t xml:space="preserve"> </w:t>
      </w:r>
      <w:r w:rsidRPr="00AC0CB1">
        <w:rPr>
          <w:rStyle w:val="af2"/>
          <w:rFonts w:hint="cs"/>
          <w:rtl/>
        </w:rPr>
        <w:t>גדל</w:t>
      </w:r>
      <w:r w:rsidRPr="00AC0CB1">
        <w:rPr>
          <w:rStyle w:val="af2"/>
          <w:rtl/>
        </w:rPr>
        <w:t xml:space="preserve"> </w:t>
      </w:r>
      <w:r w:rsidRPr="00AC0CB1">
        <w:rPr>
          <w:rStyle w:val="af2"/>
          <w:rFonts w:hint="cs"/>
          <w:rtl/>
        </w:rPr>
        <w:t>מעל</w:t>
      </w:r>
      <w:r w:rsidRPr="00AC0CB1">
        <w:rPr>
          <w:rStyle w:val="af2"/>
          <w:rtl/>
        </w:rPr>
        <w:t xml:space="preserve"> </w:t>
      </w:r>
      <w:r w:rsidRPr="00AC0CB1">
        <w:rPr>
          <w:rStyle w:val="af2"/>
          <w:rFonts w:hint="cs"/>
          <w:rtl/>
        </w:rPr>
        <w:t>שמים</w:t>
      </w:r>
      <w:r w:rsidRPr="00AC0CB1">
        <w:rPr>
          <w:rStyle w:val="af2"/>
          <w:rtl/>
        </w:rPr>
        <w:t xml:space="preserve"> </w:t>
      </w:r>
      <w:r w:rsidRPr="00AC0CB1">
        <w:rPr>
          <w:rStyle w:val="af2"/>
          <w:rFonts w:hint="cs"/>
          <w:rtl/>
        </w:rPr>
        <w:t>חסדך'</w:t>
      </w:r>
      <w:r w:rsidRPr="00AC0CB1">
        <w:rPr>
          <w:rStyle w:val="af2"/>
          <w:rtl/>
        </w:rPr>
        <w:t>,</w:t>
      </w:r>
      <w:r w:rsidRPr="007435EB">
        <w:rPr>
          <w:rtl/>
        </w:rPr>
        <w:t xml:space="preserve"> - </w:t>
      </w:r>
      <w:r w:rsidRPr="007435EB">
        <w:rPr>
          <w:rFonts w:hint="cs"/>
          <w:rtl/>
        </w:rPr>
        <w:t>בעושין</w:t>
      </w:r>
      <w:r w:rsidRPr="007435EB">
        <w:rPr>
          <w:rtl/>
        </w:rPr>
        <w:t xml:space="preserve"> </w:t>
      </w:r>
      <w:r w:rsidRPr="007435EB">
        <w:rPr>
          <w:rFonts w:hint="cs"/>
          <w:rtl/>
        </w:rPr>
        <w:t>לשמה</w:t>
      </w:r>
      <w:r w:rsidRPr="007435EB">
        <w:rPr>
          <w:rtl/>
        </w:rPr>
        <w:t>.</w:t>
      </w:r>
    </w:p>
    <w:p w14:paraId="05AE0199" w14:textId="77777777" w:rsidR="00E8089F" w:rsidRPr="007435EB" w:rsidRDefault="00E8089F" w:rsidP="00E8089F">
      <w:pPr>
        <w:rPr>
          <w:rtl/>
        </w:rPr>
      </w:pPr>
      <w:r>
        <w:rPr>
          <w:rStyle w:val="affffd"/>
          <w:rFonts w:hint="cs"/>
          <w:rtl/>
          <w:rPrChange w:id="9586" w:author="מנוע אמוראים" w:date="2026-10-05T16:42:03Z">
            <w:rPr>
              <w:rFonts w:hint="cs"/>
              <w:rtl/>
            </w:rPr>
          </w:rPrChange>
        </w:rPr>
        <w:t xml:space="preserve">וכדריא</w:t>
      </w:r>
      <w:r>
        <w:rPr>
          <w:rStyle w:val="affffd"/>
          <w:rtl/>
          <w:rPrChange w:id="9587" w:author="מנוע אמוראים" w:date="2026-10-05T16:42:03Z">
            <w:rPr>
              <w:rtl/>
            </w:rPr>
          </w:rPrChange>
        </w:rPr>
        <w:t xml:space="preserve">"</w:t>
      </w:r>
      <w:r>
        <w:rPr>
          <w:rStyle w:val="affffd"/>
          <w:rFonts w:hint="cs"/>
          <w:rtl/>
          <w:rPrChange w:id="9588" w:author="מנוע אמוראים" w:date="2026-10-05T16:42:03Z">
            <w:rPr>
              <w:rFonts w:hint="cs"/>
              <w:rtl/>
            </w:rPr>
          </w:rPrChange>
        </w:rPr>
        <w:t xml:space="preserve">ר</w:t>
      </w:r>
      <w:r w:rsidRPr="007435EB">
        <w:rPr>
          <w:rtl/>
        </w:rPr>
        <w:t xml:space="preserve">: </w:t>
      </w:r>
      <w:r w:rsidRPr="007435EB">
        <w:rPr>
          <w:rFonts w:hint="cs"/>
          <w:rtl/>
        </w:rPr>
        <w:t>לעולם</w:t>
      </w:r>
      <w:r w:rsidRPr="007435EB">
        <w:rPr>
          <w:rtl/>
        </w:rPr>
        <w:t xml:space="preserve"> </w:t>
      </w:r>
      <w:r w:rsidRPr="007435EB">
        <w:rPr>
          <w:rFonts w:hint="cs"/>
          <w:rtl/>
        </w:rPr>
        <w:t>יעסוק</w:t>
      </w:r>
      <w:r w:rsidRPr="007435EB">
        <w:rPr>
          <w:rtl/>
        </w:rPr>
        <w:t xml:space="preserve"> </w:t>
      </w:r>
      <w:r w:rsidRPr="007435EB">
        <w:rPr>
          <w:rFonts w:hint="cs"/>
          <w:rtl/>
        </w:rPr>
        <w:t>אדם</w:t>
      </w:r>
      <w:r w:rsidRPr="007435EB">
        <w:rPr>
          <w:rtl/>
        </w:rPr>
        <w:t xml:space="preserve"> </w:t>
      </w:r>
      <w:r w:rsidRPr="007435EB">
        <w:rPr>
          <w:rFonts w:hint="cs"/>
          <w:rtl/>
        </w:rPr>
        <w:t>בתורה</w:t>
      </w:r>
      <w:r w:rsidRPr="007435EB">
        <w:rPr>
          <w:rtl/>
        </w:rPr>
        <w:t xml:space="preserve"> </w:t>
      </w:r>
      <w:r w:rsidRPr="007435EB">
        <w:rPr>
          <w:rFonts w:hint="cs"/>
          <w:rtl/>
        </w:rPr>
        <w:t>ובמצות</w:t>
      </w:r>
      <w:r w:rsidRPr="007435EB">
        <w:rPr>
          <w:rtl/>
        </w:rPr>
        <w:t xml:space="preserve"> </w:t>
      </w:r>
      <w:r w:rsidR="00127038">
        <w:rPr>
          <w:rFonts w:hint="cs"/>
          <w:rtl/>
        </w:rPr>
        <w:t>אף</w:t>
      </w:r>
      <w:r w:rsidRPr="007435EB">
        <w:rPr>
          <w:rFonts w:hint="cs"/>
          <w:rtl/>
        </w:rPr>
        <w:t xml:space="preserve"> שלא לשמה</w:t>
      </w:r>
      <w:r w:rsidRPr="007435EB">
        <w:rPr>
          <w:rtl/>
        </w:rPr>
        <w:t xml:space="preserve">, </w:t>
      </w:r>
      <w:r w:rsidRPr="007435EB">
        <w:rPr>
          <w:rFonts w:hint="cs"/>
          <w:rtl/>
        </w:rPr>
        <w:t>שמתוך</w:t>
      </w:r>
      <w:r w:rsidRPr="007435EB">
        <w:rPr>
          <w:rtl/>
        </w:rPr>
        <w:t xml:space="preserve"> </w:t>
      </w:r>
      <w:r w:rsidRPr="007435EB">
        <w:rPr>
          <w:rFonts w:hint="cs"/>
          <w:rtl/>
        </w:rPr>
        <w:t>שלא</w:t>
      </w:r>
      <w:r w:rsidRPr="007435EB">
        <w:rPr>
          <w:rtl/>
        </w:rPr>
        <w:t xml:space="preserve"> </w:t>
      </w:r>
      <w:r w:rsidRPr="007435EB">
        <w:rPr>
          <w:rFonts w:hint="cs"/>
          <w:rtl/>
        </w:rPr>
        <w:t>לשמה</w:t>
      </w:r>
      <w:r w:rsidRPr="007435EB">
        <w:rPr>
          <w:rtl/>
        </w:rPr>
        <w:t xml:space="preserve"> </w:t>
      </w:r>
      <w:r w:rsidRPr="007435EB">
        <w:rPr>
          <w:rFonts w:hint="cs"/>
          <w:rtl/>
        </w:rPr>
        <w:t>בא</w:t>
      </w:r>
      <w:r w:rsidRPr="007435EB">
        <w:rPr>
          <w:rtl/>
        </w:rPr>
        <w:t xml:space="preserve"> </w:t>
      </w:r>
      <w:r w:rsidRPr="007435EB">
        <w:rPr>
          <w:rFonts w:hint="cs"/>
          <w:rtl/>
        </w:rPr>
        <w:t>לשמה</w:t>
      </w:r>
    </w:p>
    <w:p w14:paraId="7F7FF54A" w14:textId="3C7D5D83" w:rsidR="00E8089F" w:rsidRPr="007435EB" w:rsidRDefault="00F47631" w:rsidP="00F47631">
      <w:pPr>
        <w:pStyle w:val="affd"/>
        <w:rPr>
          <w:bCs/>
          <w:rtl/>
        </w:rPr>
      </w:pPr>
      <w:r>
        <w:rPr>
          <w:rFonts w:hint="cs"/>
          <w:rtl/>
        </w:rPr>
        <w:t>***</w:t>
      </w:r>
    </w:p>
    <w:p w14:paraId="6AF20640" w14:textId="516E062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המצפה</w:t>
      </w:r>
      <w:r w:rsidR="00E8089F" w:rsidRPr="007435EB">
        <w:rPr>
          <w:rFonts w:ascii="Fb Fontext" w:hAnsi="Fb Fontext"/>
          <w:rtl/>
        </w:rPr>
        <w:t xml:space="preserve"> </w:t>
      </w:r>
      <w:r w:rsidR="00E8089F" w:rsidRPr="007435EB">
        <w:rPr>
          <w:rFonts w:ascii="Fb Fontext" w:hAnsi="Fb Fontext" w:hint="cs"/>
          <w:rtl/>
        </w:rPr>
        <w:t>לשכר</w:t>
      </w:r>
      <w:r w:rsidR="00E8089F" w:rsidRPr="007435EB">
        <w:rPr>
          <w:rFonts w:ascii="Fb Fontext" w:hAnsi="Fb Fontext"/>
          <w:rtl/>
        </w:rPr>
        <w:t xml:space="preserve"> </w:t>
      </w:r>
      <w:r w:rsidR="00E8089F" w:rsidRPr="007435EB">
        <w:rPr>
          <w:rFonts w:ascii="Fb Fontext" w:hAnsi="Fb Fontext" w:hint="cs"/>
          <w:rtl/>
        </w:rPr>
        <w:t>אשתו</w:t>
      </w:r>
      <w:r w:rsidR="00E8089F" w:rsidRPr="007435EB">
        <w:rPr>
          <w:rFonts w:ascii="Fb Fontext" w:hAnsi="Fb Fontext"/>
          <w:rtl/>
        </w:rPr>
        <w:t xml:space="preserve">, </w:t>
      </w:r>
      <w:r w:rsidR="00E8089F" w:rsidRPr="007435EB">
        <w:rPr>
          <w:rFonts w:ascii="Fb Fontext" w:hAnsi="Fb Fontext" w:hint="cs"/>
          <w:rtl/>
        </w:rPr>
        <w:t>וריחים</w:t>
      </w:r>
      <w:r w:rsidR="00E8089F" w:rsidRPr="007435EB">
        <w:rPr>
          <w:rFonts w:ascii="Fb Fontext" w:hAnsi="Fb Fontext"/>
          <w:rtl/>
        </w:rPr>
        <w:t xml:space="preserve"> - </w:t>
      </w:r>
      <w:r w:rsidR="00E8089F" w:rsidRPr="007435EB">
        <w:rPr>
          <w:rFonts w:ascii="Fb Fontext" w:hAnsi="Fb Fontext" w:hint="cs"/>
          <w:rtl/>
        </w:rPr>
        <w:t>אינו</w:t>
      </w:r>
      <w:r w:rsidR="00E8089F" w:rsidRPr="007435EB">
        <w:rPr>
          <w:rFonts w:ascii="Fb Fontext" w:hAnsi="Fb Fontext"/>
          <w:rtl/>
        </w:rPr>
        <w:t xml:space="preserve"> </w:t>
      </w:r>
      <w:r w:rsidR="00E8089F" w:rsidRPr="007435EB">
        <w:rPr>
          <w:rFonts w:ascii="Fb Fontext" w:hAnsi="Fb Fontext" w:hint="cs"/>
          <w:rtl/>
        </w:rPr>
        <w:t>רואה</w:t>
      </w:r>
      <w:r w:rsidR="00E8089F" w:rsidRPr="007435EB">
        <w:rPr>
          <w:rFonts w:ascii="Fb Fontext" w:hAnsi="Fb Fontext"/>
          <w:rtl/>
        </w:rPr>
        <w:t xml:space="preserve"> </w:t>
      </w:r>
      <w:r w:rsidR="00E8089F" w:rsidRPr="007435EB">
        <w:rPr>
          <w:rFonts w:ascii="Fb Fontext" w:hAnsi="Fb Fontext" w:hint="cs"/>
          <w:rtl/>
        </w:rPr>
        <w:t>סימן</w:t>
      </w:r>
      <w:r w:rsidR="00E8089F" w:rsidRPr="007435EB">
        <w:rPr>
          <w:rFonts w:ascii="Fb Fontext" w:hAnsi="Fb Fontext"/>
          <w:rtl/>
        </w:rPr>
        <w:t xml:space="preserve"> </w:t>
      </w:r>
      <w:r w:rsidR="00E8089F" w:rsidRPr="007435EB">
        <w:rPr>
          <w:rFonts w:ascii="Fb Fontext" w:hAnsi="Fb Fontext" w:hint="cs"/>
          <w:rtl/>
        </w:rPr>
        <w:t>ברכה</w:t>
      </w:r>
      <w:r w:rsidR="00E8089F" w:rsidRPr="007435EB">
        <w:rPr>
          <w:rFonts w:ascii="Fb Fontext" w:hAnsi="Fb Fontext"/>
          <w:rtl/>
        </w:rPr>
        <w:t xml:space="preserve"> </w:t>
      </w:r>
      <w:r w:rsidR="00E8089F" w:rsidRPr="007435EB">
        <w:rPr>
          <w:rFonts w:ascii="Fb Fontext" w:hAnsi="Fb Fontext" w:hint="cs"/>
          <w:rtl/>
        </w:rPr>
        <w:t>לעולם</w:t>
      </w:r>
      <w:r w:rsidR="00E8089F" w:rsidRPr="007435EB">
        <w:rPr>
          <w:rFonts w:ascii="Fb Fontext" w:hAnsi="Fb Fontext"/>
          <w:rtl/>
        </w:rPr>
        <w:t>.</w:t>
      </w:r>
    </w:p>
    <w:p w14:paraId="61E6B484" w14:textId="77777777" w:rsidR="00E8089F" w:rsidRPr="007435EB" w:rsidRDefault="00E8089F" w:rsidP="00777B7F">
      <w:pPr>
        <w:rPr>
          <w:rtl/>
        </w:rPr>
      </w:pPr>
      <w:r w:rsidRPr="007435EB">
        <w:rPr>
          <w:rFonts w:hint="cs"/>
          <w:rtl/>
        </w:rPr>
        <w:t>שכר</w:t>
      </w:r>
      <w:r w:rsidRPr="007435EB">
        <w:rPr>
          <w:rtl/>
        </w:rPr>
        <w:t xml:space="preserve"> </w:t>
      </w:r>
      <w:r w:rsidRPr="007435EB">
        <w:rPr>
          <w:rFonts w:hint="cs"/>
          <w:rtl/>
        </w:rPr>
        <w:t>אשתו</w:t>
      </w:r>
      <w:r w:rsidRPr="007435EB">
        <w:rPr>
          <w:rtl/>
        </w:rPr>
        <w:t xml:space="preserve"> – </w:t>
      </w:r>
      <w:r w:rsidR="00777B7F" w:rsidRPr="007435EB">
        <w:rPr>
          <w:rtl/>
        </w:rPr>
        <w:tab/>
      </w:r>
      <w:r w:rsidRPr="007435EB">
        <w:rPr>
          <w:rFonts w:hint="cs"/>
          <w:rtl/>
        </w:rPr>
        <w:t>מאזניים [שכרם מועט - ומתבזה]</w:t>
      </w:r>
    </w:p>
    <w:p w14:paraId="6AA8221D" w14:textId="77777777" w:rsidR="00E8089F" w:rsidRPr="007435EB" w:rsidRDefault="00E8089F" w:rsidP="00777B7F">
      <w:pPr>
        <w:rPr>
          <w:rtl/>
        </w:rPr>
      </w:pPr>
      <w:r w:rsidRPr="007435EB">
        <w:rPr>
          <w:rFonts w:hint="cs"/>
          <w:rtl/>
        </w:rPr>
        <w:t>ריחייא</w:t>
      </w:r>
      <w:r w:rsidRPr="007435EB">
        <w:rPr>
          <w:rtl/>
        </w:rPr>
        <w:t xml:space="preserve"> – </w:t>
      </w:r>
      <w:r w:rsidR="00777B7F" w:rsidRPr="007435EB">
        <w:rPr>
          <w:rtl/>
        </w:rPr>
        <w:tab/>
      </w:r>
      <w:r w:rsidRPr="007435EB">
        <w:rPr>
          <w:rFonts w:hint="cs"/>
          <w:rtl/>
        </w:rPr>
        <w:t>אגרתא [טחינה - עמל גדול ושכר קטן]</w:t>
      </w:r>
    </w:p>
    <w:p w14:paraId="4F319D88" w14:textId="77777777" w:rsidR="00E8089F" w:rsidRPr="007435EB" w:rsidRDefault="00E8089F" w:rsidP="00777B7F">
      <w:pPr>
        <w:rPr>
          <w:rtl/>
        </w:rPr>
      </w:pPr>
      <w:r w:rsidRPr="007435EB">
        <w:rPr>
          <w:rFonts w:ascii="Fb Fontext" w:hAnsi="Fb Fontext" w:hint="cs"/>
          <w:sz w:val="20"/>
          <w:rtl/>
        </w:rPr>
        <w:t>אבל</w:t>
      </w:r>
      <w:r w:rsidRPr="007435EB">
        <w:rPr>
          <w:rFonts w:ascii="Fb Fontext" w:hAnsi="Fb Fontext"/>
          <w:sz w:val="20"/>
          <w:rtl/>
        </w:rPr>
        <w:t xml:space="preserve"> </w:t>
      </w:r>
      <w:r w:rsidRPr="007435EB">
        <w:rPr>
          <w:rFonts w:ascii="Fb Fontext" w:hAnsi="Fb Fontext" w:hint="cs"/>
          <w:sz w:val="20"/>
          <w:rtl/>
        </w:rPr>
        <w:t>עבדה</w:t>
      </w:r>
      <w:r w:rsidRPr="007435EB">
        <w:rPr>
          <w:rFonts w:ascii="Fb Fontext" w:hAnsi="Fb Fontext"/>
          <w:sz w:val="20"/>
          <w:rtl/>
        </w:rPr>
        <w:t xml:space="preserve"> </w:t>
      </w:r>
      <w:r w:rsidRPr="007435EB">
        <w:rPr>
          <w:rFonts w:ascii="Fb Fontext" w:hAnsi="Fb Fontext" w:hint="cs"/>
          <w:sz w:val="20"/>
          <w:rtl/>
        </w:rPr>
        <w:t>ומזבנה</w:t>
      </w:r>
      <w:r w:rsidRPr="007435EB">
        <w:rPr>
          <w:rFonts w:ascii="Fb Fontext" w:hAnsi="Fb Fontext"/>
          <w:sz w:val="20"/>
          <w:rtl/>
        </w:rPr>
        <w:t xml:space="preserve"> - </w:t>
      </w:r>
      <w:r w:rsidRPr="007435EB">
        <w:rPr>
          <w:rFonts w:ascii="Fb Fontext" w:hAnsi="Fb Fontext" w:hint="cs"/>
          <w:sz w:val="20"/>
          <w:rtl/>
        </w:rPr>
        <w:t>משתבח</w:t>
      </w:r>
      <w:r w:rsidRPr="007435EB">
        <w:rPr>
          <w:rFonts w:ascii="Fb Fontext" w:hAnsi="Fb Fontext"/>
          <w:sz w:val="20"/>
          <w:rtl/>
        </w:rPr>
        <w:t xml:space="preserve"> </w:t>
      </w:r>
      <w:r w:rsidRPr="007435EB">
        <w:rPr>
          <w:rFonts w:ascii="Fb Fontext" w:hAnsi="Fb Fontext" w:hint="cs"/>
          <w:sz w:val="20"/>
          <w:rtl/>
        </w:rPr>
        <w:t>בה</w:t>
      </w:r>
      <w:r w:rsidRPr="007435EB">
        <w:rPr>
          <w:rFonts w:ascii="Fb Fontext" w:hAnsi="Fb Fontext"/>
          <w:sz w:val="20"/>
          <w:rtl/>
        </w:rPr>
        <w:t xml:space="preserve"> </w:t>
      </w:r>
      <w:r w:rsidRPr="007435EB">
        <w:rPr>
          <w:rFonts w:ascii="Fb Fontext" w:hAnsi="Fb Fontext" w:hint="cs"/>
          <w:sz w:val="20"/>
          <w:rtl/>
        </w:rPr>
        <w:t>קרא</w:t>
      </w:r>
      <w:r w:rsidRPr="007435EB">
        <w:rPr>
          <w:rFonts w:ascii="Fb Fontext" w:hAnsi="Fb Fontext"/>
          <w:sz w:val="20"/>
          <w:rtl/>
        </w:rPr>
        <w:t xml:space="preserve">, </w:t>
      </w:r>
      <w:r w:rsidRPr="00AC0CB1">
        <w:rPr>
          <w:rStyle w:val="af2"/>
          <w:rFonts w:hint="cs"/>
          <w:rtl/>
        </w:rPr>
        <w:t>ד</w:t>
      </w:r>
      <w:r w:rsidRPr="00AC0CB1">
        <w:rPr>
          <w:rStyle w:val="af2"/>
          <w:rtl/>
        </w:rPr>
        <w:t>'</w:t>
      </w:r>
      <w:r w:rsidRPr="00AC0CB1">
        <w:rPr>
          <w:rStyle w:val="af2"/>
          <w:rFonts w:hint="cs"/>
          <w:rtl/>
        </w:rPr>
        <w:t>סדין</w:t>
      </w:r>
      <w:r w:rsidRPr="00AC0CB1">
        <w:rPr>
          <w:rStyle w:val="af2"/>
          <w:rtl/>
        </w:rPr>
        <w:t xml:space="preserve"> </w:t>
      </w:r>
      <w:r w:rsidRPr="00AC0CB1">
        <w:rPr>
          <w:rStyle w:val="af2"/>
          <w:rFonts w:hint="cs"/>
          <w:rtl/>
        </w:rPr>
        <w:t>עשתה</w:t>
      </w:r>
      <w:r w:rsidRPr="00AC0CB1">
        <w:rPr>
          <w:rStyle w:val="af2"/>
          <w:rtl/>
        </w:rPr>
        <w:t xml:space="preserve"> </w:t>
      </w:r>
      <w:r w:rsidRPr="00AC0CB1">
        <w:rPr>
          <w:rStyle w:val="af2"/>
          <w:rFonts w:hint="cs"/>
          <w:rtl/>
        </w:rPr>
        <w:t>ותמכר'</w:t>
      </w:r>
      <w:r w:rsidRPr="007435EB">
        <w:rPr>
          <w:rFonts w:ascii="Fb Fontext" w:hAnsi="Fb Fontext"/>
          <w:sz w:val="20"/>
          <w:rtl/>
        </w:rPr>
        <w:t>.</w:t>
      </w:r>
    </w:p>
    <w:p w14:paraId="3D7552EF" w14:textId="7C6DBE4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המשתכר</w:t>
      </w:r>
      <w:r w:rsidR="00E8089F" w:rsidRPr="007435EB">
        <w:rPr>
          <w:rFonts w:ascii="Fb Fontext" w:hAnsi="Fb Fontext"/>
          <w:rtl/>
        </w:rPr>
        <w:t xml:space="preserve"> </w:t>
      </w:r>
      <w:r w:rsidR="00E8089F" w:rsidRPr="007435EB">
        <w:rPr>
          <w:rFonts w:ascii="Fb Fontext" w:hAnsi="Fb Fontext" w:hint="cs"/>
          <w:rtl/>
        </w:rPr>
        <w:t>בקנים</w:t>
      </w:r>
      <w:r w:rsidR="00E8089F" w:rsidRPr="007435EB">
        <w:rPr>
          <w:rFonts w:ascii="Fb Fontext" w:hAnsi="Fb Fontext"/>
          <w:rtl/>
        </w:rPr>
        <w:t xml:space="preserve"> </w:t>
      </w:r>
      <w:r w:rsidR="00E8089F" w:rsidRPr="007435EB">
        <w:rPr>
          <w:rFonts w:ascii="Fb Fontext" w:hAnsi="Fb Fontext" w:hint="cs"/>
          <w:rtl/>
        </w:rPr>
        <w:t>ובקנקנים</w:t>
      </w:r>
      <w:r w:rsidR="00E8089F" w:rsidRPr="007435EB">
        <w:rPr>
          <w:rFonts w:ascii="Fb Fontext" w:hAnsi="Fb Fontext"/>
          <w:rtl/>
        </w:rPr>
        <w:t xml:space="preserve"> - </w:t>
      </w:r>
      <w:r w:rsidR="00E8089F" w:rsidRPr="007435EB">
        <w:rPr>
          <w:rFonts w:ascii="Fb Fontext" w:hAnsi="Fb Fontext" w:hint="cs"/>
          <w:rtl/>
        </w:rPr>
        <w:t>אינו</w:t>
      </w:r>
      <w:r w:rsidR="00E8089F" w:rsidRPr="007435EB">
        <w:rPr>
          <w:rFonts w:ascii="Fb Fontext" w:hAnsi="Fb Fontext"/>
          <w:rtl/>
        </w:rPr>
        <w:t xml:space="preserve"> </w:t>
      </w:r>
      <w:r w:rsidR="00E8089F" w:rsidRPr="007435EB">
        <w:rPr>
          <w:rFonts w:ascii="Fb Fontext" w:hAnsi="Fb Fontext" w:hint="cs"/>
          <w:rtl/>
        </w:rPr>
        <w:t>רואה</w:t>
      </w:r>
      <w:r w:rsidR="00E8089F" w:rsidRPr="007435EB">
        <w:rPr>
          <w:rFonts w:ascii="Fb Fontext" w:hAnsi="Fb Fontext"/>
          <w:rtl/>
        </w:rPr>
        <w:t xml:space="preserve"> </w:t>
      </w:r>
      <w:r w:rsidR="00E8089F" w:rsidRPr="007435EB">
        <w:rPr>
          <w:rFonts w:ascii="Fb Fontext" w:hAnsi="Fb Fontext" w:hint="cs"/>
          <w:rtl/>
        </w:rPr>
        <w:t>סימן</w:t>
      </w:r>
      <w:r w:rsidR="00E8089F" w:rsidRPr="007435EB">
        <w:rPr>
          <w:rFonts w:ascii="Fb Fontext" w:hAnsi="Fb Fontext"/>
          <w:rtl/>
        </w:rPr>
        <w:t xml:space="preserve"> </w:t>
      </w:r>
      <w:r w:rsidR="00E8089F" w:rsidRPr="007435EB">
        <w:rPr>
          <w:rFonts w:ascii="Fb Fontext" w:hAnsi="Fb Fontext" w:hint="cs"/>
          <w:rtl/>
        </w:rPr>
        <w:t>ברכה</w:t>
      </w:r>
      <w:r w:rsidR="00E8089F" w:rsidRPr="007435EB">
        <w:rPr>
          <w:rFonts w:ascii="Fb Fontext" w:hAnsi="Fb Fontext"/>
          <w:rtl/>
        </w:rPr>
        <w:t xml:space="preserve"> </w:t>
      </w:r>
      <w:r w:rsidR="00E8089F" w:rsidRPr="007435EB">
        <w:rPr>
          <w:rFonts w:ascii="Fb Fontext" w:hAnsi="Fb Fontext" w:hint="cs"/>
          <w:rtl/>
        </w:rPr>
        <w:t>לעולם</w:t>
      </w:r>
      <w:r w:rsidR="00E8089F" w:rsidRPr="007435EB">
        <w:rPr>
          <w:rFonts w:ascii="Fb Fontext" w:hAnsi="Fb Fontext"/>
          <w:rtl/>
        </w:rPr>
        <w:t xml:space="preserve"> </w:t>
      </w:r>
      <w:r w:rsidR="00E8089F" w:rsidRPr="007435EB">
        <w:rPr>
          <w:rFonts w:ascii="Fb Fontext" w:hAnsi="Fb Fontext" w:hint="cs"/>
          <w:rtl/>
        </w:rPr>
        <w:t>-דנפיש נפחם</w:t>
      </w:r>
      <w:r w:rsidR="00E8089F" w:rsidRPr="007435EB">
        <w:rPr>
          <w:rFonts w:ascii="Fb Fontext" w:hAnsi="Fb Fontext"/>
          <w:rtl/>
        </w:rPr>
        <w:t xml:space="preserve"> </w:t>
      </w:r>
      <w:r w:rsidR="00E8089F" w:rsidRPr="007435EB">
        <w:rPr>
          <w:rFonts w:ascii="Fb Fontext" w:hAnsi="Fb Fontext" w:hint="cs"/>
          <w:rtl/>
        </w:rPr>
        <w:t>שלטא</w:t>
      </w:r>
      <w:r w:rsidR="00E8089F" w:rsidRPr="007435EB">
        <w:rPr>
          <w:rFonts w:ascii="Fb Fontext" w:hAnsi="Fb Fontext"/>
          <w:rtl/>
        </w:rPr>
        <w:t xml:space="preserve"> </w:t>
      </w:r>
      <w:r w:rsidR="00E8089F" w:rsidRPr="007435EB">
        <w:rPr>
          <w:rFonts w:ascii="Fb Fontext" w:hAnsi="Fb Fontext" w:hint="cs"/>
          <w:rtl/>
        </w:rPr>
        <w:t>בהו</w:t>
      </w:r>
      <w:r w:rsidR="00E8089F" w:rsidRPr="007435EB">
        <w:rPr>
          <w:rFonts w:ascii="Fb Fontext" w:hAnsi="Fb Fontext"/>
          <w:rtl/>
        </w:rPr>
        <w:t xml:space="preserve"> </w:t>
      </w:r>
      <w:r w:rsidR="00E8089F" w:rsidRPr="007435EB">
        <w:rPr>
          <w:rFonts w:ascii="Fb Fontext" w:hAnsi="Fb Fontext" w:hint="cs"/>
          <w:rtl/>
        </w:rPr>
        <w:t>עינא</w:t>
      </w:r>
      <w:r w:rsidR="00E8089F" w:rsidRPr="007435EB">
        <w:rPr>
          <w:rFonts w:ascii="Fb Fontext" w:hAnsi="Fb Fontext"/>
          <w:rtl/>
        </w:rPr>
        <w:t>.</w:t>
      </w:r>
    </w:p>
    <w:p w14:paraId="58FB5D36" w14:textId="0AD9A5E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 xml:space="preserve">ת"ר: </w:t>
      </w:r>
      <w:r w:rsidR="00E8089F" w:rsidRPr="007435EB">
        <w:rPr>
          <w:rFonts w:hint="cs"/>
          <w:rtl/>
        </w:rPr>
        <w:t>תגרי</w:t>
      </w:r>
      <w:r w:rsidR="00E8089F" w:rsidRPr="007435EB">
        <w:rPr>
          <w:rtl/>
        </w:rPr>
        <w:t xml:space="preserve"> </w:t>
      </w:r>
      <w:r w:rsidR="00E8089F" w:rsidRPr="007435EB">
        <w:rPr>
          <w:rFonts w:hint="cs"/>
          <w:rtl/>
        </w:rPr>
        <w:t>סימטא</w:t>
      </w:r>
      <w:r w:rsidR="00E8089F" w:rsidRPr="007435EB">
        <w:rPr>
          <w:rtl/>
        </w:rPr>
        <w:t xml:space="preserve">, </w:t>
      </w:r>
      <w:r w:rsidR="00E8089F" w:rsidRPr="007435EB">
        <w:rPr>
          <w:rFonts w:hint="cs"/>
          <w:rtl/>
        </w:rPr>
        <w:t>ומגדלי</w:t>
      </w:r>
      <w:r w:rsidR="00E8089F" w:rsidRPr="007435EB">
        <w:rPr>
          <w:rtl/>
        </w:rPr>
        <w:t xml:space="preserve"> </w:t>
      </w:r>
      <w:r w:rsidR="00E8089F" w:rsidRPr="007435EB">
        <w:rPr>
          <w:rFonts w:hint="cs"/>
          <w:rtl/>
        </w:rPr>
        <w:t>בהמה</w:t>
      </w:r>
      <w:r w:rsidR="00E8089F" w:rsidRPr="007435EB">
        <w:rPr>
          <w:rtl/>
        </w:rPr>
        <w:t xml:space="preserve"> </w:t>
      </w:r>
      <w:r w:rsidR="00E8089F" w:rsidRPr="007435EB">
        <w:rPr>
          <w:rFonts w:hint="cs"/>
          <w:rtl/>
        </w:rPr>
        <w:t>דקה</w:t>
      </w:r>
      <w:r w:rsidR="00E8089F" w:rsidRPr="007435EB">
        <w:rPr>
          <w:rtl/>
        </w:rPr>
        <w:t xml:space="preserve">, </w:t>
      </w:r>
      <w:r w:rsidR="00E8089F" w:rsidRPr="007435EB">
        <w:rPr>
          <w:rFonts w:hint="cs"/>
          <w:rtl/>
        </w:rPr>
        <w:t>וקוצצי</w:t>
      </w:r>
      <w:r w:rsidR="00E8089F" w:rsidRPr="007435EB">
        <w:rPr>
          <w:rtl/>
        </w:rPr>
        <w:t xml:space="preserve"> </w:t>
      </w:r>
      <w:r w:rsidR="00E8089F" w:rsidRPr="007435EB">
        <w:rPr>
          <w:rFonts w:hint="cs"/>
          <w:rtl/>
        </w:rPr>
        <w:t>אילנות</w:t>
      </w:r>
      <w:r w:rsidR="00E8089F" w:rsidRPr="007435EB">
        <w:rPr>
          <w:rtl/>
        </w:rPr>
        <w:t xml:space="preserve"> </w:t>
      </w:r>
      <w:r w:rsidR="00E8089F" w:rsidRPr="007435EB">
        <w:rPr>
          <w:rFonts w:hint="cs"/>
          <w:rtl/>
        </w:rPr>
        <w:t>טובות</w:t>
      </w:r>
      <w:r w:rsidR="00E8089F" w:rsidRPr="007435EB">
        <w:rPr>
          <w:rtl/>
        </w:rPr>
        <w:t xml:space="preserve">, </w:t>
      </w:r>
      <w:r w:rsidR="00E8089F" w:rsidRPr="007435EB">
        <w:rPr>
          <w:rFonts w:hint="cs"/>
          <w:rtl/>
        </w:rPr>
        <w:t>ונותנין</w:t>
      </w:r>
      <w:r w:rsidR="00E8089F" w:rsidRPr="007435EB">
        <w:rPr>
          <w:rtl/>
        </w:rPr>
        <w:t xml:space="preserve"> </w:t>
      </w:r>
      <w:r w:rsidR="00E8089F" w:rsidRPr="007435EB">
        <w:rPr>
          <w:rFonts w:hint="cs"/>
          <w:rtl/>
        </w:rPr>
        <w:t>עיניהן</w:t>
      </w:r>
      <w:r w:rsidR="00E8089F" w:rsidRPr="007435EB">
        <w:rPr>
          <w:rtl/>
        </w:rPr>
        <w:t xml:space="preserve"> </w:t>
      </w:r>
      <w:r w:rsidR="00E8089F" w:rsidRPr="007435EB">
        <w:rPr>
          <w:rFonts w:hint="cs"/>
          <w:rtl/>
        </w:rPr>
        <w:t>בחלק</w:t>
      </w:r>
      <w:r w:rsidR="00E8089F" w:rsidRPr="007435EB">
        <w:rPr>
          <w:rtl/>
        </w:rPr>
        <w:t xml:space="preserve"> </w:t>
      </w:r>
      <w:r w:rsidR="00E8089F" w:rsidRPr="007435EB">
        <w:rPr>
          <w:rFonts w:hint="cs"/>
          <w:rtl/>
        </w:rPr>
        <w:t>יפה</w:t>
      </w:r>
      <w:r w:rsidR="00E8089F" w:rsidRPr="007435EB">
        <w:rPr>
          <w:rtl/>
        </w:rPr>
        <w:t xml:space="preserve"> - </w:t>
      </w:r>
      <w:r w:rsidR="00E8089F" w:rsidRPr="007435EB">
        <w:rPr>
          <w:rFonts w:hint="cs"/>
          <w:rtl/>
        </w:rPr>
        <w:t>אינו</w:t>
      </w:r>
      <w:r w:rsidR="00E8089F" w:rsidRPr="007435EB">
        <w:rPr>
          <w:rtl/>
        </w:rPr>
        <w:t xml:space="preserve"> </w:t>
      </w:r>
      <w:r w:rsidR="00E8089F" w:rsidRPr="007435EB">
        <w:rPr>
          <w:rFonts w:hint="cs"/>
          <w:rtl/>
        </w:rPr>
        <w:t>רואה</w:t>
      </w:r>
      <w:r w:rsidR="00E8089F" w:rsidRPr="007435EB">
        <w:rPr>
          <w:rtl/>
        </w:rPr>
        <w:t xml:space="preserve"> </w:t>
      </w:r>
      <w:r w:rsidR="00E8089F" w:rsidRPr="007435EB">
        <w:rPr>
          <w:rFonts w:hint="cs"/>
          <w:rtl/>
        </w:rPr>
        <w:t>סימן</w:t>
      </w:r>
      <w:r w:rsidR="00E8089F" w:rsidRPr="007435EB">
        <w:rPr>
          <w:rtl/>
        </w:rPr>
        <w:t xml:space="preserve"> </w:t>
      </w:r>
      <w:r w:rsidR="00E8089F" w:rsidRPr="007435EB">
        <w:rPr>
          <w:rFonts w:hint="cs"/>
          <w:rtl/>
        </w:rPr>
        <w:t>ברכה</w:t>
      </w:r>
      <w:r w:rsidR="00E8089F" w:rsidRPr="007435EB">
        <w:rPr>
          <w:rtl/>
        </w:rPr>
        <w:t xml:space="preserve"> </w:t>
      </w:r>
      <w:r w:rsidR="00E8089F" w:rsidRPr="007435EB">
        <w:rPr>
          <w:rFonts w:hint="cs"/>
          <w:rtl/>
        </w:rPr>
        <w:t>לעולם</w:t>
      </w:r>
      <w:r w:rsidR="00E8089F" w:rsidRPr="007435EB">
        <w:rPr>
          <w:rtl/>
        </w:rPr>
        <w:t>.</w:t>
      </w:r>
      <w:r w:rsidR="00E8089F" w:rsidRPr="007435EB">
        <w:rPr>
          <w:rFonts w:hint="cs"/>
          <w:rtl/>
        </w:rPr>
        <w:t>- דתהו</w:t>
      </w:r>
      <w:r w:rsidR="00E8089F" w:rsidRPr="007435EB">
        <w:rPr>
          <w:rtl/>
        </w:rPr>
        <w:t xml:space="preserve"> </w:t>
      </w:r>
      <w:r w:rsidR="00E8089F" w:rsidRPr="007435EB">
        <w:rPr>
          <w:rFonts w:hint="cs"/>
          <w:rtl/>
        </w:rPr>
        <w:t>ביה</w:t>
      </w:r>
      <w:r w:rsidR="00E8089F" w:rsidRPr="007435EB">
        <w:rPr>
          <w:rtl/>
        </w:rPr>
        <w:t xml:space="preserve"> </w:t>
      </w:r>
      <w:r w:rsidR="00E8089F" w:rsidRPr="007435EB">
        <w:rPr>
          <w:rFonts w:hint="cs"/>
          <w:rtl/>
        </w:rPr>
        <w:t>אינשי</w:t>
      </w:r>
      <w:r w:rsidR="00E8089F" w:rsidRPr="007435EB">
        <w:rPr>
          <w:rtl/>
        </w:rPr>
        <w:t>.</w:t>
      </w:r>
    </w:p>
    <w:p w14:paraId="3E33B7E9" w14:textId="7F0970D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 xml:space="preserve">ת"ר, </w:t>
      </w:r>
      <w:r w:rsidR="00E8089F" w:rsidRPr="007435EB">
        <w:rPr>
          <w:rFonts w:hint="cs"/>
          <w:rtl/>
        </w:rPr>
        <w:t>ארבע</w:t>
      </w:r>
      <w:r w:rsidR="00E8089F" w:rsidRPr="007435EB">
        <w:rPr>
          <w:rtl/>
        </w:rPr>
        <w:t xml:space="preserve"> </w:t>
      </w:r>
      <w:r w:rsidR="00E8089F" w:rsidRPr="007435EB">
        <w:rPr>
          <w:rFonts w:hint="cs"/>
          <w:rtl/>
        </w:rPr>
        <w:t>פרוטות</w:t>
      </w:r>
      <w:r w:rsidR="00E8089F" w:rsidRPr="007435EB">
        <w:rPr>
          <w:rtl/>
        </w:rPr>
        <w:t xml:space="preserve"> </w:t>
      </w:r>
      <w:r w:rsidR="00E8089F" w:rsidRPr="007435EB">
        <w:rPr>
          <w:rFonts w:hint="cs"/>
          <w:rtl/>
        </w:rPr>
        <w:t>אין</w:t>
      </w:r>
      <w:r w:rsidR="00E8089F" w:rsidRPr="007435EB">
        <w:rPr>
          <w:rtl/>
        </w:rPr>
        <w:t xml:space="preserve"> </w:t>
      </w:r>
      <w:r w:rsidR="00E8089F" w:rsidRPr="007435EB">
        <w:rPr>
          <w:rFonts w:hint="cs"/>
          <w:rtl/>
        </w:rPr>
        <w:t>בהן</w:t>
      </w:r>
      <w:r w:rsidR="00E8089F" w:rsidRPr="007435EB">
        <w:rPr>
          <w:rtl/>
        </w:rPr>
        <w:t xml:space="preserve"> </w:t>
      </w:r>
      <w:r w:rsidR="00E8089F" w:rsidRPr="007435EB">
        <w:rPr>
          <w:rFonts w:hint="cs"/>
          <w:rtl/>
        </w:rPr>
        <w:t>סימן</w:t>
      </w:r>
      <w:r w:rsidR="00E8089F" w:rsidRPr="007435EB">
        <w:rPr>
          <w:rtl/>
        </w:rPr>
        <w:t xml:space="preserve"> </w:t>
      </w:r>
      <w:r w:rsidR="00E8089F" w:rsidRPr="007435EB">
        <w:rPr>
          <w:rFonts w:hint="cs"/>
          <w:rtl/>
        </w:rPr>
        <w:t>ברכה</w:t>
      </w:r>
      <w:r w:rsidR="00E8089F" w:rsidRPr="007435EB">
        <w:rPr>
          <w:rtl/>
        </w:rPr>
        <w:t xml:space="preserve"> </w:t>
      </w:r>
      <w:r w:rsidR="00E8089F" w:rsidRPr="007435EB">
        <w:rPr>
          <w:rFonts w:hint="cs"/>
          <w:rtl/>
        </w:rPr>
        <w:t>לעולם</w:t>
      </w:r>
      <w:r w:rsidR="00E8089F" w:rsidRPr="007435EB">
        <w:rPr>
          <w:rtl/>
        </w:rPr>
        <w:t>:</w:t>
      </w:r>
    </w:p>
    <w:p w14:paraId="61233092" w14:textId="77777777" w:rsidR="00E8089F" w:rsidRPr="007435EB" w:rsidRDefault="00E8089F" w:rsidP="00E8089F">
      <w:pPr>
        <w:rPr>
          <w:rFonts w:cs="Guttman Vilna"/>
          <w:b/>
          <w:bCs/>
          <w:rtl/>
        </w:rPr>
      </w:pPr>
      <w:r w:rsidRPr="007435EB">
        <w:rPr>
          <w:rFonts w:hint="cs"/>
          <w:rtl/>
        </w:rPr>
        <w:t>שכר</w:t>
      </w:r>
      <w:r w:rsidRPr="007435EB">
        <w:rPr>
          <w:rtl/>
        </w:rPr>
        <w:t xml:space="preserve"> </w:t>
      </w:r>
      <w:r w:rsidRPr="007435EB">
        <w:rPr>
          <w:rFonts w:hint="cs"/>
          <w:rtl/>
        </w:rPr>
        <w:t>כותבין</w:t>
      </w:r>
      <w:r w:rsidRPr="007435EB">
        <w:rPr>
          <w:rtl/>
        </w:rPr>
        <w:t xml:space="preserve">, </w:t>
      </w:r>
      <w:r w:rsidRPr="007435EB">
        <w:rPr>
          <w:rFonts w:hint="cs"/>
          <w:rtl/>
        </w:rPr>
        <w:t>ושכר</w:t>
      </w:r>
      <w:r w:rsidRPr="007435EB">
        <w:rPr>
          <w:rtl/>
        </w:rPr>
        <w:t xml:space="preserve"> </w:t>
      </w:r>
      <w:r w:rsidRPr="007435EB">
        <w:rPr>
          <w:rFonts w:hint="cs"/>
          <w:rtl/>
        </w:rPr>
        <w:t>מתורגמנין</w:t>
      </w:r>
      <w:r w:rsidRPr="007435EB">
        <w:rPr>
          <w:rtl/>
        </w:rPr>
        <w:t xml:space="preserve">, </w:t>
      </w:r>
      <w:r w:rsidRPr="007435EB">
        <w:rPr>
          <w:rFonts w:hint="cs"/>
          <w:rtl/>
        </w:rPr>
        <w:t>ושכר</w:t>
      </w:r>
      <w:r w:rsidRPr="007435EB">
        <w:rPr>
          <w:rtl/>
        </w:rPr>
        <w:t xml:space="preserve"> </w:t>
      </w:r>
      <w:r w:rsidRPr="007435EB">
        <w:rPr>
          <w:rFonts w:hint="cs"/>
          <w:rtl/>
        </w:rPr>
        <w:t>יתומים</w:t>
      </w:r>
      <w:r w:rsidRPr="007435EB">
        <w:rPr>
          <w:rtl/>
        </w:rPr>
        <w:t xml:space="preserve">, </w:t>
      </w:r>
      <w:r w:rsidRPr="007435EB">
        <w:rPr>
          <w:rFonts w:hint="cs"/>
          <w:rtl/>
        </w:rPr>
        <w:t>ומעות</w:t>
      </w:r>
      <w:r w:rsidRPr="007435EB">
        <w:rPr>
          <w:rtl/>
        </w:rPr>
        <w:t xml:space="preserve"> </w:t>
      </w:r>
      <w:r w:rsidRPr="007435EB">
        <w:rPr>
          <w:rFonts w:hint="cs"/>
          <w:rtl/>
        </w:rPr>
        <w:t>הבאות</w:t>
      </w:r>
      <w:r w:rsidRPr="007435EB">
        <w:rPr>
          <w:rtl/>
        </w:rPr>
        <w:t xml:space="preserve"> </w:t>
      </w:r>
      <w:r w:rsidRPr="007435EB">
        <w:rPr>
          <w:rFonts w:hint="cs"/>
          <w:rtl/>
        </w:rPr>
        <w:t>ממדינת</w:t>
      </w:r>
      <w:r w:rsidRPr="007435EB">
        <w:rPr>
          <w:rtl/>
        </w:rPr>
        <w:t xml:space="preserve"> </w:t>
      </w:r>
      <w:r w:rsidRPr="007435EB">
        <w:rPr>
          <w:rFonts w:hint="cs"/>
          <w:rtl/>
        </w:rPr>
        <w:t>הים</w:t>
      </w:r>
      <w:r w:rsidRPr="007435EB">
        <w:rPr>
          <w:rtl/>
        </w:rPr>
        <w:t>.</w:t>
      </w:r>
    </w:p>
    <w:p w14:paraId="1E0B4375" w14:textId="77777777" w:rsidR="00E8089F" w:rsidRPr="007435EB" w:rsidRDefault="00E8089F" w:rsidP="00E8089F">
      <w:pPr>
        <w:rPr>
          <w:rtl/>
        </w:rPr>
      </w:pPr>
      <w:r w:rsidRPr="007435EB">
        <w:rPr>
          <w:rFonts w:hint="cs"/>
          <w:rtl/>
        </w:rPr>
        <w:t>שכר</w:t>
      </w:r>
      <w:r w:rsidRPr="007435EB">
        <w:rPr>
          <w:rtl/>
        </w:rPr>
        <w:t xml:space="preserve"> </w:t>
      </w:r>
      <w:r w:rsidRPr="007435EB">
        <w:rPr>
          <w:rFonts w:hint="cs"/>
          <w:rtl/>
        </w:rPr>
        <w:t>מתורגמנין</w:t>
      </w:r>
      <w:r w:rsidRPr="007435EB">
        <w:rPr>
          <w:rtl/>
        </w:rPr>
        <w:t xml:space="preserve"> - </w:t>
      </w:r>
      <w:r w:rsidRPr="007435EB">
        <w:rPr>
          <w:rFonts w:hint="cs"/>
          <w:rtl/>
        </w:rPr>
        <w:t>משום</w:t>
      </w:r>
      <w:r w:rsidRPr="007435EB">
        <w:rPr>
          <w:rtl/>
        </w:rPr>
        <w:t xml:space="preserve"> </w:t>
      </w:r>
      <w:r w:rsidRPr="007435EB">
        <w:rPr>
          <w:rFonts w:hint="cs"/>
          <w:rtl/>
        </w:rPr>
        <w:t>דמיחזי</w:t>
      </w:r>
      <w:r w:rsidRPr="007435EB">
        <w:rPr>
          <w:rtl/>
        </w:rPr>
        <w:t xml:space="preserve"> </w:t>
      </w:r>
      <w:r w:rsidRPr="007435EB">
        <w:rPr>
          <w:rFonts w:hint="cs"/>
          <w:rtl/>
        </w:rPr>
        <w:t>כשכר</w:t>
      </w:r>
      <w:r w:rsidRPr="007435EB">
        <w:rPr>
          <w:rtl/>
        </w:rPr>
        <w:t xml:space="preserve"> </w:t>
      </w:r>
      <w:r w:rsidRPr="007435EB">
        <w:rPr>
          <w:rFonts w:hint="cs"/>
          <w:rtl/>
        </w:rPr>
        <w:t>שבת</w:t>
      </w:r>
      <w:r w:rsidRPr="007435EB">
        <w:rPr>
          <w:rtl/>
        </w:rPr>
        <w:t>.</w:t>
      </w:r>
    </w:p>
    <w:p w14:paraId="3127A0FE" w14:textId="77777777" w:rsidR="00E8089F" w:rsidRPr="007435EB" w:rsidRDefault="00E8089F" w:rsidP="00E8089F">
      <w:pPr>
        <w:rPr>
          <w:rtl/>
        </w:rPr>
      </w:pPr>
      <w:r w:rsidRPr="007435EB">
        <w:rPr>
          <w:rFonts w:hint="cs"/>
          <w:rtl/>
        </w:rPr>
        <w:t>ומעות</w:t>
      </w:r>
      <w:r w:rsidRPr="007435EB">
        <w:rPr>
          <w:rtl/>
        </w:rPr>
        <w:t xml:space="preserve"> </w:t>
      </w:r>
      <w:r w:rsidRPr="007435EB">
        <w:rPr>
          <w:rFonts w:hint="cs"/>
          <w:rtl/>
        </w:rPr>
        <w:t>יתומים</w:t>
      </w:r>
      <w:r w:rsidRPr="007435EB">
        <w:rPr>
          <w:rtl/>
        </w:rPr>
        <w:t xml:space="preserve"> </w:t>
      </w:r>
      <w:r w:rsidRPr="007435EB">
        <w:rPr>
          <w:rFonts w:hint="cs"/>
          <w:rtl/>
        </w:rPr>
        <w:t>נמי</w:t>
      </w:r>
      <w:r w:rsidRPr="007435EB">
        <w:rPr>
          <w:rtl/>
        </w:rPr>
        <w:t xml:space="preserve"> - </w:t>
      </w:r>
      <w:r w:rsidRPr="007435EB">
        <w:rPr>
          <w:rFonts w:hint="cs"/>
          <w:rtl/>
        </w:rPr>
        <w:t>לאו</w:t>
      </w:r>
      <w:r w:rsidRPr="007435EB">
        <w:rPr>
          <w:rtl/>
        </w:rPr>
        <w:t xml:space="preserve"> </w:t>
      </w:r>
      <w:r w:rsidRPr="007435EB">
        <w:rPr>
          <w:rFonts w:hint="cs"/>
          <w:rtl/>
        </w:rPr>
        <w:t>בני</w:t>
      </w:r>
      <w:r w:rsidRPr="007435EB">
        <w:rPr>
          <w:rtl/>
        </w:rPr>
        <w:t xml:space="preserve"> </w:t>
      </w:r>
      <w:r w:rsidRPr="007435EB">
        <w:rPr>
          <w:rFonts w:hint="cs"/>
          <w:rtl/>
        </w:rPr>
        <w:t>מחילה</w:t>
      </w:r>
      <w:r w:rsidRPr="007435EB">
        <w:rPr>
          <w:rtl/>
        </w:rPr>
        <w:t xml:space="preserve"> </w:t>
      </w:r>
      <w:r w:rsidRPr="007435EB">
        <w:rPr>
          <w:rFonts w:hint="cs"/>
          <w:rtl/>
        </w:rPr>
        <w:t>נינהו</w:t>
      </w:r>
      <w:r w:rsidRPr="007435EB">
        <w:rPr>
          <w:rtl/>
        </w:rPr>
        <w:t>.</w:t>
      </w:r>
    </w:p>
    <w:p w14:paraId="585800AC" w14:textId="77777777" w:rsidR="00E8089F" w:rsidRPr="007435EB" w:rsidRDefault="00E8089F" w:rsidP="00E8089F">
      <w:pPr>
        <w:rPr>
          <w:rtl/>
        </w:rPr>
      </w:pPr>
      <w:r w:rsidRPr="007435EB">
        <w:rPr>
          <w:rFonts w:hint="cs"/>
          <w:rtl/>
        </w:rPr>
        <w:t>מעות</w:t>
      </w:r>
      <w:r w:rsidRPr="007435EB">
        <w:rPr>
          <w:rtl/>
        </w:rPr>
        <w:t xml:space="preserve"> </w:t>
      </w:r>
      <w:r w:rsidRPr="007435EB">
        <w:rPr>
          <w:rFonts w:hint="cs"/>
          <w:rtl/>
        </w:rPr>
        <w:t>הבאות</w:t>
      </w:r>
      <w:r w:rsidRPr="007435EB">
        <w:rPr>
          <w:rtl/>
        </w:rPr>
        <w:t xml:space="preserve"> </w:t>
      </w:r>
      <w:r w:rsidRPr="007435EB">
        <w:rPr>
          <w:rFonts w:hint="cs"/>
          <w:rtl/>
        </w:rPr>
        <w:t>ממדינת</w:t>
      </w:r>
      <w:r w:rsidRPr="007435EB">
        <w:rPr>
          <w:rtl/>
        </w:rPr>
        <w:t xml:space="preserve"> </w:t>
      </w:r>
      <w:r w:rsidRPr="007435EB">
        <w:rPr>
          <w:rFonts w:hint="cs"/>
          <w:rtl/>
        </w:rPr>
        <w:t>הים</w:t>
      </w:r>
      <w:r w:rsidRPr="007435EB">
        <w:rPr>
          <w:rtl/>
        </w:rPr>
        <w:t xml:space="preserve"> - </w:t>
      </w:r>
      <w:r w:rsidRPr="007435EB">
        <w:rPr>
          <w:rFonts w:hint="cs"/>
          <w:rtl/>
        </w:rPr>
        <w:t>משום</w:t>
      </w:r>
      <w:r w:rsidRPr="007435EB">
        <w:rPr>
          <w:rtl/>
        </w:rPr>
        <w:t xml:space="preserve"> </w:t>
      </w:r>
      <w:r w:rsidRPr="007435EB">
        <w:rPr>
          <w:rFonts w:hint="cs"/>
          <w:rtl/>
        </w:rPr>
        <w:t>דלאו</w:t>
      </w:r>
      <w:r w:rsidRPr="007435EB">
        <w:rPr>
          <w:rtl/>
        </w:rPr>
        <w:t xml:space="preserve"> </w:t>
      </w:r>
      <w:r w:rsidRPr="007435EB">
        <w:rPr>
          <w:rFonts w:hint="cs"/>
          <w:rtl/>
        </w:rPr>
        <w:t>כל</w:t>
      </w:r>
      <w:r w:rsidRPr="007435EB">
        <w:rPr>
          <w:rtl/>
        </w:rPr>
        <w:t xml:space="preserve"> </w:t>
      </w:r>
      <w:r w:rsidRPr="007435EB">
        <w:rPr>
          <w:rFonts w:hint="cs"/>
          <w:rtl/>
        </w:rPr>
        <w:t>יומא</w:t>
      </w:r>
      <w:r w:rsidRPr="007435EB">
        <w:rPr>
          <w:rtl/>
        </w:rPr>
        <w:t xml:space="preserve"> </w:t>
      </w:r>
      <w:r w:rsidRPr="007435EB">
        <w:rPr>
          <w:rFonts w:hint="cs"/>
          <w:rtl/>
        </w:rPr>
        <w:t>מתרחיש</w:t>
      </w:r>
      <w:r w:rsidRPr="007435EB">
        <w:rPr>
          <w:rtl/>
        </w:rPr>
        <w:t xml:space="preserve"> </w:t>
      </w:r>
      <w:r w:rsidRPr="007435EB">
        <w:rPr>
          <w:rFonts w:hint="cs"/>
          <w:rtl/>
        </w:rPr>
        <w:t>ניסא</w:t>
      </w:r>
      <w:r w:rsidRPr="007435EB">
        <w:rPr>
          <w:rtl/>
        </w:rPr>
        <w:t>.</w:t>
      </w:r>
    </w:p>
    <w:p w14:paraId="431E9C81" w14:textId="77777777" w:rsidR="00E8089F" w:rsidRPr="007435EB" w:rsidRDefault="00E8089F" w:rsidP="00E8089F">
      <w:pPr>
        <w:rPr>
          <w:rtl/>
        </w:rPr>
      </w:pPr>
      <w:r w:rsidRPr="007435EB">
        <w:rPr>
          <w:rFonts w:ascii="Fb Fontext" w:hAnsi="Fb Fontext" w:hint="cs"/>
          <w:sz w:val="20"/>
          <w:rtl/>
        </w:rPr>
        <w:t>שכר</w:t>
      </w:r>
      <w:r w:rsidRPr="007435EB">
        <w:rPr>
          <w:rFonts w:ascii="Fb Fontext" w:hAnsi="Fb Fontext"/>
          <w:sz w:val="20"/>
          <w:rtl/>
        </w:rPr>
        <w:t xml:space="preserve"> </w:t>
      </w:r>
      <w:r>
        <w:rPr>
          <w:rFonts w:ascii="Fb Fontext" w:hAnsi="Fb Fontext" w:hint="cs"/>
          <w:sz w:val="20"/>
          <w:rtl/>
        </w:rPr>
        <w:t xml:space="preserve">כותבין- </w:t>
      </w:r>
      <w:r>
        <w:rPr>
          <w:rStyle w:val="affffd"/>
          <w:rFonts w:ascii="Fb Fontext" w:hAnsi="Fb Fontext" w:hint="cs"/>
          <w:sz w:val="20"/>
          <w:rtl/>
          <w:rPrChange w:id="9589" w:author="מנוע אמוראים" w:date="2026-10-05T16:42:03Z">
            <w:rPr>
              <w:rFonts w:ascii="Fb Fontext" w:hAnsi="Fb Fontext" w:hint="cs"/>
              <w:sz w:val="20"/>
              <w:rtl/>
            </w:rPr>
          </w:rPrChange>
        </w:rPr>
        <w:t xml:space="preserve">כריב</w:t>
      </w:r>
      <w:r>
        <w:rPr>
          <w:rStyle w:val="affffd"/>
          <w:rFonts w:ascii="Fb Fontext" w:hAnsi="Fb Fontext"/>
          <w:sz w:val="20"/>
          <w:rtl/>
          <w:rPrChange w:id="9590" w:author="מנוע אמוראים" w:date="2026-10-05T16:42:03Z">
            <w:rPr>
              <w:rFonts w:ascii="Fb Fontext" w:hAnsi="Fb Fontext"/>
              <w:sz w:val="20"/>
              <w:rtl/>
            </w:rPr>
          </w:rPrChange>
        </w:rPr>
        <w:t xml:space="preserve">"</w:t>
      </w:r>
      <w:r>
        <w:rPr>
          <w:rStyle w:val="affffd"/>
          <w:rFonts w:ascii="Fb Fontext" w:hAnsi="Fb Fontext" w:hint="cs"/>
          <w:sz w:val="20"/>
          <w:rtl/>
          <w:rPrChange w:id="9591" w:author="מנוע אמוראים" w:date="2026-10-05T16:42:03Z">
            <w:rPr>
              <w:rFonts w:ascii="Fb Fontext" w:hAnsi="Fb Fontext" w:hint="cs"/>
              <w:sz w:val="20"/>
              <w:rtl/>
            </w:rPr>
          </w:rPrChange>
        </w:rPr>
        <w:t xml:space="preserve">ל</w:t>
      </w:r>
      <w:r w:rsidRPr="007435EB">
        <w:rPr>
          <w:rFonts w:ascii="Fb Fontext" w:hAnsi="Fb Fontext"/>
          <w:sz w:val="20"/>
          <w:rtl/>
        </w:rPr>
        <w:t xml:space="preserve">: </w:t>
      </w:r>
      <w:r w:rsidRPr="007435EB">
        <w:rPr>
          <w:rFonts w:ascii="Fb Fontext" w:hAnsi="Fb Fontext" w:hint="cs"/>
          <w:sz w:val="20"/>
          <w:rtl/>
        </w:rPr>
        <w:t>עשרים</w:t>
      </w:r>
      <w:r w:rsidRPr="007435EB">
        <w:rPr>
          <w:rFonts w:ascii="Fb Fontext" w:hAnsi="Fb Fontext"/>
          <w:sz w:val="20"/>
          <w:rtl/>
        </w:rPr>
        <w:t xml:space="preserve"> </w:t>
      </w:r>
      <w:r w:rsidRPr="007435EB">
        <w:rPr>
          <w:rFonts w:ascii="Fb Fontext" w:hAnsi="Fb Fontext" w:hint="cs"/>
          <w:sz w:val="20"/>
          <w:rtl/>
        </w:rPr>
        <w:t>וארבע</w:t>
      </w:r>
      <w:r w:rsidRPr="007435EB">
        <w:rPr>
          <w:rFonts w:ascii="Fb Fontext" w:hAnsi="Fb Fontext"/>
          <w:sz w:val="20"/>
          <w:rtl/>
        </w:rPr>
        <w:t xml:space="preserve"> </w:t>
      </w:r>
      <w:r w:rsidRPr="007435EB">
        <w:rPr>
          <w:rFonts w:ascii="Fb Fontext" w:hAnsi="Fb Fontext" w:hint="cs"/>
          <w:sz w:val="20"/>
          <w:rtl/>
        </w:rPr>
        <w:t>תעניות</w:t>
      </w:r>
      <w:r w:rsidRPr="007435EB">
        <w:rPr>
          <w:rFonts w:ascii="Fb Fontext" w:hAnsi="Fb Fontext"/>
          <w:sz w:val="20"/>
          <w:rtl/>
        </w:rPr>
        <w:t xml:space="preserve"> </w:t>
      </w:r>
      <w:r w:rsidRPr="007435EB">
        <w:rPr>
          <w:rFonts w:ascii="Fb Fontext" w:hAnsi="Fb Fontext" w:hint="cs"/>
          <w:sz w:val="20"/>
          <w:rtl/>
        </w:rPr>
        <w:t>ישבו</w:t>
      </w:r>
      <w:r w:rsidRPr="007435EB">
        <w:rPr>
          <w:rFonts w:ascii="Fb Fontext" w:hAnsi="Fb Fontext"/>
          <w:sz w:val="20"/>
          <w:rtl/>
        </w:rPr>
        <w:t xml:space="preserve"> </w:t>
      </w:r>
      <w:r w:rsidRPr="007435EB">
        <w:rPr>
          <w:rFonts w:ascii="Fb Fontext" w:hAnsi="Fb Fontext" w:hint="cs"/>
          <w:sz w:val="20"/>
          <w:rtl/>
        </w:rPr>
        <w:t>אנשי</w:t>
      </w:r>
      <w:r w:rsidRPr="007435EB">
        <w:rPr>
          <w:rFonts w:ascii="Fb Fontext" w:hAnsi="Fb Fontext"/>
          <w:sz w:val="20"/>
          <w:rtl/>
        </w:rPr>
        <w:t xml:space="preserve"> </w:t>
      </w:r>
      <w:r w:rsidRPr="007435EB">
        <w:rPr>
          <w:rFonts w:ascii="Fb Fontext" w:hAnsi="Fb Fontext" w:hint="cs"/>
          <w:sz w:val="20"/>
          <w:rtl/>
        </w:rPr>
        <w:t>כנסת</w:t>
      </w:r>
      <w:r w:rsidRPr="007435EB">
        <w:rPr>
          <w:rFonts w:ascii="Fb Fontext" w:hAnsi="Fb Fontext"/>
          <w:sz w:val="20"/>
          <w:rtl/>
        </w:rPr>
        <w:t xml:space="preserve"> </w:t>
      </w:r>
      <w:r w:rsidRPr="007435EB">
        <w:rPr>
          <w:rFonts w:ascii="Fb Fontext" w:hAnsi="Fb Fontext" w:hint="cs"/>
          <w:sz w:val="20"/>
          <w:rtl/>
        </w:rPr>
        <w:t>הגדולה</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כותבי</w:t>
      </w:r>
      <w:r w:rsidRPr="007435EB">
        <w:rPr>
          <w:rFonts w:ascii="Fb Fontext" w:hAnsi="Fb Fontext"/>
          <w:sz w:val="20"/>
          <w:rtl/>
        </w:rPr>
        <w:t xml:space="preserve"> </w:t>
      </w:r>
      <w:r w:rsidRPr="007435EB">
        <w:rPr>
          <w:rFonts w:ascii="Fb Fontext" w:hAnsi="Fb Fontext" w:hint="cs"/>
          <w:sz w:val="20"/>
          <w:rtl/>
        </w:rPr>
        <w:t>ספרים</w:t>
      </w:r>
      <w:r w:rsidRPr="007435EB">
        <w:rPr>
          <w:rFonts w:ascii="Fb Fontext" w:hAnsi="Fb Fontext"/>
          <w:sz w:val="20"/>
          <w:rtl/>
        </w:rPr>
        <w:t xml:space="preserve"> </w:t>
      </w:r>
      <w:r w:rsidRPr="007435EB">
        <w:rPr>
          <w:rFonts w:ascii="Fb Fontext" w:hAnsi="Fb Fontext" w:hint="cs"/>
          <w:sz w:val="20"/>
          <w:rtl/>
        </w:rPr>
        <w:t>תפילין</w:t>
      </w:r>
      <w:r w:rsidRPr="007435EB">
        <w:rPr>
          <w:rFonts w:ascii="Fb Fontext" w:hAnsi="Fb Fontext"/>
          <w:sz w:val="20"/>
          <w:rtl/>
        </w:rPr>
        <w:t xml:space="preserve"> </w:t>
      </w:r>
      <w:r w:rsidRPr="007435EB">
        <w:rPr>
          <w:rFonts w:ascii="Fb Fontext" w:hAnsi="Fb Fontext" w:hint="cs"/>
          <w:sz w:val="20"/>
          <w:rtl/>
        </w:rPr>
        <w:t>ומזוזות</w:t>
      </w:r>
      <w:r w:rsidRPr="007435EB">
        <w:rPr>
          <w:rFonts w:ascii="Fb Fontext" w:hAnsi="Fb Fontext"/>
          <w:sz w:val="20"/>
          <w:rtl/>
        </w:rPr>
        <w:t xml:space="preserve"> </w:t>
      </w:r>
      <w:r w:rsidRPr="007435EB">
        <w:rPr>
          <w:rFonts w:ascii="Fb Fontext" w:hAnsi="Fb Fontext" w:hint="cs"/>
          <w:sz w:val="20"/>
          <w:rtl/>
        </w:rPr>
        <w:t>שלא</w:t>
      </w:r>
      <w:r w:rsidRPr="007435EB">
        <w:rPr>
          <w:rFonts w:ascii="Fb Fontext" w:hAnsi="Fb Fontext"/>
          <w:sz w:val="20"/>
          <w:rtl/>
        </w:rPr>
        <w:t xml:space="preserve"> </w:t>
      </w:r>
      <w:r w:rsidRPr="007435EB">
        <w:rPr>
          <w:rFonts w:ascii="Fb Fontext" w:hAnsi="Fb Fontext" w:hint="cs"/>
          <w:sz w:val="20"/>
          <w:rtl/>
        </w:rPr>
        <w:t>יתעשרו</w:t>
      </w:r>
      <w:r w:rsidRPr="007435EB">
        <w:rPr>
          <w:rFonts w:ascii="Fb Fontext" w:hAnsi="Fb Fontext"/>
          <w:sz w:val="20"/>
          <w:rtl/>
        </w:rPr>
        <w:t xml:space="preserve">, </w:t>
      </w:r>
      <w:r w:rsidRPr="007435EB">
        <w:rPr>
          <w:rFonts w:ascii="Fb Fontext" w:hAnsi="Fb Fontext" w:hint="cs"/>
          <w:sz w:val="20"/>
          <w:rtl/>
        </w:rPr>
        <w:t>שאילמלי</w:t>
      </w:r>
      <w:r w:rsidRPr="007435EB">
        <w:rPr>
          <w:rFonts w:ascii="Fb Fontext" w:hAnsi="Fb Fontext"/>
          <w:sz w:val="20"/>
          <w:rtl/>
        </w:rPr>
        <w:t xml:space="preserve"> </w:t>
      </w:r>
      <w:r w:rsidRPr="007435EB">
        <w:rPr>
          <w:rFonts w:ascii="Fb Fontext" w:hAnsi="Fb Fontext" w:hint="cs"/>
          <w:sz w:val="20"/>
          <w:rtl/>
        </w:rPr>
        <w:t>מתעשרין</w:t>
      </w:r>
      <w:r w:rsidRPr="007435EB">
        <w:rPr>
          <w:rFonts w:ascii="Fb Fontext" w:hAnsi="Fb Fontext"/>
          <w:sz w:val="20"/>
          <w:rtl/>
        </w:rPr>
        <w:t xml:space="preserve"> - </w:t>
      </w:r>
      <w:r w:rsidRPr="007435EB">
        <w:rPr>
          <w:rFonts w:ascii="Fb Fontext" w:hAnsi="Fb Fontext" w:hint="cs"/>
          <w:sz w:val="20"/>
          <w:rtl/>
        </w:rPr>
        <w:t>אין</w:t>
      </w:r>
      <w:r w:rsidRPr="007435EB">
        <w:rPr>
          <w:rFonts w:ascii="Fb Fontext" w:hAnsi="Fb Fontext"/>
          <w:sz w:val="20"/>
          <w:rtl/>
        </w:rPr>
        <w:t xml:space="preserve"> </w:t>
      </w:r>
      <w:r w:rsidRPr="007435EB">
        <w:rPr>
          <w:rFonts w:ascii="Fb Fontext" w:hAnsi="Fb Fontext" w:hint="cs"/>
          <w:sz w:val="20"/>
          <w:rtl/>
        </w:rPr>
        <w:t>כותבין</w:t>
      </w:r>
      <w:r w:rsidRPr="007435EB">
        <w:rPr>
          <w:rFonts w:ascii="Fb Fontext" w:hAnsi="Fb Fontext"/>
          <w:sz w:val="20"/>
          <w:rtl/>
        </w:rPr>
        <w:t>.</w:t>
      </w:r>
    </w:p>
    <w:p w14:paraId="0866C86C" w14:textId="2626308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כותבי</w:t>
      </w:r>
      <w:r w:rsidR="00E8089F" w:rsidRPr="007435EB">
        <w:rPr>
          <w:rFonts w:ascii="Fb Fontext" w:hAnsi="Fb Fontext"/>
          <w:rtl/>
        </w:rPr>
        <w:t xml:space="preserve"> </w:t>
      </w:r>
      <w:r w:rsidR="00E8089F" w:rsidRPr="007435EB">
        <w:rPr>
          <w:rFonts w:ascii="Fb Fontext" w:hAnsi="Fb Fontext" w:hint="cs"/>
          <w:rtl/>
        </w:rPr>
        <w:t>ספרים</w:t>
      </w:r>
      <w:r w:rsidR="00E8089F" w:rsidRPr="007435EB">
        <w:rPr>
          <w:rFonts w:ascii="Fb Fontext" w:hAnsi="Fb Fontext"/>
          <w:rtl/>
        </w:rPr>
        <w:t xml:space="preserve"> </w:t>
      </w:r>
      <w:r w:rsidR="00E8089F" w:rsidRPr="007435EB">
        <w:rPr>
          <w:rFonts w:ascii="Fb Fontext" w:hAnsi="Fb Fontext" w:hint="cs"/>
          <w:rtl/>
        </w:rPr>
        <w:t>תפילין</w:t>
      </w:r>
      <w:r w:rsidR="00E8089F" w:rsidRPr="007435EB">
        <w:rPr>
          <w:rFonts w:ascii="Fb Fontext" w:hAnsi="Fb Fontext"/>
          <w:rtl/>
        </w:rPr>
        <w:t xml:space="preserve"> </w:t>
      </w:r>
      <w:r w:rsidR="00E8089F" w:rsidRPr="007435EB">
        <w:rPr>
          <w:rFonts w:ascii="Fb Fontext" w:hAnsi="Fb Fontext" w:hint="cs"/>
          <w:rtl/>
        </w:rPr>
        <w:t>ומזוזות</w:t>
      </w:r>
      <w:r w:rsidR="00E8089F" w:rsidRPr="007435EB">
        <w:rPr>
          <w:rFonts w:ascii="Fb Fontext" w:hAnsi="Fb Fontext"/>
          <w:rtl/>
        </w:rPr>
        <w:t xml:space="preserve">, </w:t>
      </w:r>
      <w:r w:rsidR="00E8089F" w:rsidRPr="007435EB">
        <w:rPr>
          <w:rFonts w:ascii="Fb Fontext" w:hAnsi="Fb Fontext" w:hint="cs"/>
          <w:rtl/>
        </w:rPr>
        <w:t>הן</w:t>
      </w:r>
      <w:r w:rsidR="00E8089F" w:rsidRPr="007435EB">
        <w:rPr>
          <w:rFonts w:ascii="Fb Fontext" w:hAnsi="Fb Fontext"/>
          <w:rtl/>
        </w:rPr>
        <w:t xml:space="preserve"> </w:t>
      </w:r>
      <w:r w:rsidR="00E8089F" w:rsidRPr="007435EB">
        <w:rPr>
          <w:rFonts w:ascii="Fb Fontext" w:hAnsi="Fb Fontext" w:hint="cs"/>
          <w:rtl/>
        </w:rPr>
        <w:t>ותגריהן</w:t>
      </w:r>
      <w:r w:rsidR="00E8089F" w:rsidRPr="007435EB">
        <w:rPr>
          <w:rFonts w:ascii="Fb Fontext" w:hAnsi="Fb Fontext"/>
          <w:rtl/>
        </w:rPr>
        <w:t xml:space="preserve"> </w:t>
      </w:r>
      <w:r w:rsidR="00E8089F" w:rsidRPr="007435EB">
        <w:rPr>
          <w:rFonts w:ascii="Fb Fontext" w:hAnsi="Fb Fontext" w:hint="cs"/>
          <w:rtl/>
        </w:rPr>
        <w:t>ותגרי</w:t>
      </w:r>
      <w:r w:rsidR="00E8089F" w:rsidRPr="007435EB">
        <w:rPr>
          <w:rFonts w:ascii="Fb Fontext" w:hAnsi="Fb Fontext"/>
          <w:rtl/>
        </w:rPr>
        <w:t xml:space="preserve"> </w:t>
      </w:r>
      <w:r w:rsidR="00E8089F" w:rsidRPr="007435EB">
        <w:rPr>
          <w:rFonts w:ascii="Fb Fontext" w:hAnsi="Fb Fontext" w:hint="cs"/>
          <w:rtl/>
        </w:rPr>
        <w:t>תגריהן</w:t>
      </w:r>
      <w:r w:rsidR="00E8089F" w:rsidRPr="007435EB">
        <w:rPr>
          <w:rFonts w:ascii="Fb Fontext" w:hAnsi="Fb Fontext"/>
          <w:rtl/>
        </w:rPr>
        <w:t xml:space="preserve">, </w:t>
      </w:r>
      <w:r w:rsidR="00E8089F" w:rsidRPr="007435EB">
        <w:rPr>
          <w:rFonts w:ascii="Fb Fontext" w:hAnsi="Fb Fontext" w:hint="cs"/>
          <w:rtl/>
        </w:rPr>
        <w:t>וכל</w:t>
      </w:r>
      <w:r w:rsidR="00E8089F" w:rsidRPr="007435EB">
        <w:rPr>
          <w:rFonts w:ascii="Fb Fontext" w:hAnsi="Fb Fontext"/>
          <w:rtl/>
        </w:rPr>
        <w:t xml:space="preserve"> </w:t>
      </w:r>
      <w:r w:rsidR="00E8089F" w:rsidRPr="007435EB">
        <w:rPr>
          <w:rFonts w:ascii="Fb Fontext" w:hAnsi="Fb Fontext" w:hint="cs"/>
          <w:rtl/>
        </w:rPr>
        <w:t>העוסקין</w:t>
      </w:r>
      <w:r w:rsidR="00E8089F" w:rsidRPr="007435EB">
        <w:rPr>
          <w:rFonts w:ascii="Fb Fontext" w:hAnsi="Fb Fontext"/>
          <w:rtl/>
        </w:rPr>
        <w:t xml:space="preserve"> </w:t>
      </w:r>
      <w:r w:rsidR="00E8089F" w:rsidRPr="007435EB">
        <w:rPr>
          <w:rFonts w:ascii="Fb Fontext" w:hAnsi="Fb Fontext" w:hint="cs"/>
          <w:rtl/>
        </w:rPr>
        <w:t>במלאכת</w:t>
      </w:r>
      <w:r w:rsidR="00E8089F" w:rsidRPr="007435EB">
        <w:rPr>
          <w:rFonts w:ascii="Fb Fontext" w:hAnsi="Fb Fontext"/>
          <w:rtl/>
        </w:rPr>
        <w:t xml:space="preserve"> </w:t>
      </w:r>
      <w:r w:rsidR="00E8089F" w:rsidRPr="007435EB">
        <w:rPr>
          <w:rFonts w:ascii="Fb Fontext" w:hAnsi="Fb Fontext" w:hint="cs"/>
          <w:rtl/>
        </w:rPr>
        <w:t>שמים</w:t>
      </w:r>
      <w:r w:rsidR="00E8089F" w:rsidRPr="007435EB">
        <w:rPr>
          <w:rFonts w:ascii="Fb Fontext" w:hAnsi="Fb Fontext"/>
          <w:rtl/>
        </w:rPr>
        <w:t xml:space="preserve">, </w:t>
      </w:r>
      <w:r w:rsidR="00E8089F" w:rsidRPr="007435EB">
        <w:rPr>
          <w:rFonts w:ascii="Fb Fontext" w:hAnsi="Fb Fontext" w:hint="cs"/>
          <w:rtl/>
        </w:rPr>
        <w:t>לאיתויי</w:t>
      </w:r>
      <w:r w:rsidR="00E8089F" w:rsidRPr="007435EB">
        <w:rPr>
          <w:rFonts w:ascii="Fb Fontext" w:hAnsi="Fb Fontext"/>
          <w:rtl/>
        </w:rPr>
        <w:t xml:space="preserve"> </w:t>
      </w:r>
      <w:r w:rsidR="00E8089F" w:rsidRPr="007435EB">
        <w:rPr>
          <w:rFonts w:ascii="Fb Fontext" w:hAnsi="Fb Fontext" w:hint="cs"/>
          <w:rtl/>
        </w:rPr>
        <w:t>מוכרי</w:t>
      </w:r>
      <w:r w:rsidR="00E8089F" w:rsidRPr="007435EB">
        <w:rPr>
          <w:rFonts w:ascii="Fb Fontext" w:hAnsi="Fb Fontext"/>
          <w:rtl/>
        </w:rPr>
        <w:t xml:space="preserve"> </w:t>
      </w:r>
      <w:r w:rsidR="00E8089F" w:rsidRPr="007435EB">
        <w:rPr>
          <w:rFonts w:ascii="Fb Fontext" w:hAnsi="Fb Fontext" w:hint="cs"/>
          <w:rtl/>
        </w:rPr>
        <w:t>תכלת</w:t>
      </w:r>
      <w:r w:rsidR="00E8089F" w:rsidRPr="007435EB">
        <w:rPr>
          <w:rFonts w:ascii="Fb Fontext" w:hAnsi="Fb Fontext"/>
          <w:rtl/>
        </w:rPr>
        <w:t xml:space="preserve"> - </w:t>
      </w:r>
      <w:r w:rsidR="00E8089F" w:rsidRPr="007435EB">
        <w:rPr>
          <w:rFonts w:ascii="Fb Fontext" w:hAnsi="Fb Fontext" w:hint="cs"/>
          <w:rtl/>
        </w:rPr>
        <w:t>אינן</w:t>
      </w:r>
      <w:r w:rsidR="00E8089F" w:rsidRPr="007435EB">
        <w:rPr>
          <w:rFonts w:ascii="Fb Fontext" w:hAnsi="Fb Fontext"/>
          <w:rtl/>
        </w:rPr>
        <w:t xml:space="preserve"> </w:t>
      </w:r>
      <w:r w:rsidR="00E8089F" w:rsidRPr="007435EB">
        <w:rPr>
          <w:rFonts w:ascii="Fb Fontext" w:hAnsi="Fb Fontext" w:hint="cs"/>
          <w:rtl/>
        </w:rPr>
        <w:t>רואין</w:t>
      </w:r>
      <w:r w:rsidR="00E8089F" w:rsidRPr="007435EB">
        <w:rPr>
          <w:rFonts w:ascii="Fb Fontext" w:hAnsi="Fb Fontext"/>
          <w:rtl/>
        </w:rPr>
        <w:t xml:space="preserve"> </w:t>
      </w:r>
      <w:r w:rsidR="00E8089F" w:rsidRPr="007435EB">
        <w:rPr>
          <w:rFonts w:ascii="Fb Fontext" w:hAnsi="Fb Fontext" w:hint="cs"/>
          <w:rtl/>
        </w:rPr>
        <w:t>סימן</w:t>
      </w:r>
      <w:r w:rsidR="00E8089F" w:rsidRPr="007435EB">
        <w:rPr>
          <w:rFonts w:ascii="Fb Fontext" w:hAnsi="Fb Fontext"/>
          <w:rtl/>
        </w:rPr>
        <w:t xml:space="preserve"> </w:t>
      </w:r>
      <w:r w:rsidR="00E8089F" w:rsidRPr="007435EB">
        <w:rPr>
          <w:rFonts w:ascii="Fb Fontext" w:hAnsi="Fb Fontext" w:hint="cs"/>
          <w:rtl/>
        </w:rPr>
        <w:t>ברכה</w:t>
      </w:r>
      <w:r w:rsidR="00E8089F" w:rsidRPr="007435EB">
        <w:rPr>
          <w:rFonts w:ascii="Fb Fontext" w:hAnsi="Fb Fontext"/>
          <w:rtl/>
        </w:rPr>
        <w:t xml:space="preserve"> </w:t>
      </w:r>
      <w:r w:rsidR="00E8089F" w:rsidRPr="007435EB">
        <w:rPr>
          <w:rFonts w:ascii="Fb Fontext" w:hAnsi="Fb Fontext" w:hint="cs"/>
          <w:rtl/>
        </w:rPr>
        <w:t>לעולם</w:t>
      </w:r>
      <w:r w:rsidR="00E8089F" w:rsidRPr="007435EB">
        <w:rPr>
          <w:rFonts w:ascii="Fb Fontext" w:hAnsi="Fb Fontext"/>
          <w:rtl/>
        </w:rPr>
        <w:t>.</w:t>
      </w:r>
    </w:p>
    <w:p w14:paraId="6A239C9E" w14:textId="77777777" w:rsidR="00E8089F" w:rsidRPr="007435EB" w:rsidRDefault="00E8089F" w:rsidP="00E8089F">
      <w:pPr>
        <w:rPr>
          <w:rtl/>
        </w:rPr>
      </w:pPr>
      <w:r w:rsidRPr="007435EB">
        <w:rPr>
          <w:rFonts w:hint="cs"/>
          <w:rtl/>
        </w:rPr>
        <w:lastRenderedPageBreak/>
        <w:t>ואם</w:t>
      </w:r>
      <w:r w:rsidRPr="007435EB">
        <w:rPr>
          <w:rtl/>
        </w:rPr>
        <w:t xml:space="preserve"> </w:t>
      </w:r>
      <w:r w:rsidRPr="007435EB">
        <w:rPr>
          <w:rFonts w:hint="cs"/>
          <w:rtl/>
        </w:rPr>
        <w:t>עוסקין</w:t>
      </w:r>
      <w:r w:rsidRPr="007435EB">
        <w:rPr>
          <w:rtl/>
        </w:rPr>
        <w:t xml:space="preserve"> </w:t>
      </w:r>
      <w:r w:rsidRPr="007435EB">
        <w:rPr>
          <w:rFonts w:hint="cs"/>
          <w:rtl/>
        </w:rPr>
        <w:t>לשמה</w:t>
      </w:r>
      <w:r w:rsidRPr="007435EB">
        <w:rPr>
          <w:rtl/>
        </w:rPr>
        <w:t xml:space="preserve"> - </w:t>
      </w:r>
      <w:r w:rsidRPr="007435EB">
        <w:rPr>
          <w:rFonts w:hint="cs"/>
          <w:rtl/>
        </w:rPr>
        <w:t>רואין</w:t>
      </w:r>
      <w:r w:rsidRPr="007435EB">
        <w:rPr>
          <w:rtl/>
        </w:rPr>
        <w:t>.</w:t>
      </w:r>
    </w:p>
    <w:p w14:paraId="733C3AE1" w14:textId="35B37F13" w:rsidR="00E8089F" w:rsidRPr="007435EB" w:rsidRDefault="00F47631" w:rsidP="00F47631">
      <w:pPr>
        <w:pStyle w:val="affd"/>
        <w:rPr>
          <w:bCs/>
          <w:rtl/>
        </w:rPr>
      </w:pPr>
      <w:r>
        <w:rPr>
          <w:rFonts w:hint="cs"/>
          <w:rtl/>
        </w:rPr>
        <w:t>***</w:t>
      </w:r>
    </w:p>
    <w:p w14:paraId="68ABAFA3" w14:textId="77777777" w:rsidR="00E8089F" w:rsidRPr="007435EB" w:rsidRDefault="00E8089F" w:rsidP="00E8089F">
      <w:pPr>
        <w:rPr>
          <w:rtl/>
        </w:rPr>
      </w:pPr>
      <w:r w:rsidRPr="007435EB">
        <w:rPr>
          <w:rFonts w:ascii="Fb Fontext" w:hAnsi="Fb Fontext" w:hint="cs"/>
          <w:rtl/>
        </w:rPr>
        <w:t>בני</w:t>
      </w:r>
      <w:r w:rsidRPr="007435EB">
        <w:rPr>
          <w:rFonts w:ascii="Fb Fontext" w:hAnsi="Fb Fontext"/>
          <w:rtl/>
        </w:rPr>
        <w:t xml:space="preserve"> </w:t>
      </w:r>
      <w:r w:rsidRPr="007435EB">
        <w:rPr>
          <w:rFonts w:ascii="Fb Fontext" w:hAnsi="Fb Fontext" w:hint="cs"/>
          <w:rtl/>
        </w:rPr>
        <w:t>ביישן</w:t>
      </w:r>
      <w:r w:rsidRPr="007435EB">
        <w:rPr>
          <w:rFonts w:ascii="Fb Fontext" w:hAnsi="Fb Fontext"/>
          <w:rtl/>
        </w:rPr>
        <w:t xml:space="preserve"> </w:t>
      </w:r>
      <w:r>
        <w:rPr>
          <w:rFonts w:ascii="Fb Fontext" w:hAnsi="Fb Fontext" w:hint="cs"/>
          <w:rtl/>
        </w:rPr>
        <w:t xml:space="preserve">נהגו שלא ללכת מצור לצידון ליום השוק </w:t>
      </w:r>
      <w:r>
        <w:rPr>
          <w:rStyle w:val="affffd"/>
          <w:rFonts w:ascii="Fb Fontext" w:hAnsi="Fb Fontext" w:hint="cs"/>
          <w:rtl/>
          <w:rPrChange w:id="9592" w:author="מנוע אמוראים" w:date="2026-10-05T16:42:03Z">
            <w:rPr>
              <w:rFonts w:ascii="Fb Fontext" w:hAnsi="Fb Fontext" w:hint="cs"/>
              <w:rtl/>
            </w:rPr>
          </w:rPrChange>
        </w:rPr>
        <w:t xml:space="preserve">בער</w:t>
      </w:r>
      <w:r>
        <w:rPr>
          <w:rStyle w:val="affffd"/>
          <w:rFonts w:ascii="Fb Fontext" w:hAnsi="Fb Fontext"/>
          <w:rtl/>
          <w:rPrChange w:id="9593" w:author="מנוע אמוראים" w:date="2026-10-05T16:42:03Z">
            <w:rPr>
              <w:rFonts w:ascii="Fb Fontext" w:hAnsi="Fb Fontext"/>
              <w:rtl/>
            </w:rPr>
          </w:rPrChange>
        </w:rPr>
        <w:t xml:space="preserve">"</w:t>
      </w:r>
      <w:r>
        <w:rPr>
          <w:rStyle w:val="affffd"/>
          <w:rFonts w:ascii="Fb Fontext" w:hAnsi="Fb Fontext" w:hint="cs"/>
          <w:rtl/>
          <w:rPrChange w:id="9594" w:author="מנוע אמוראים" w:date="2026-10-05T16:42:03Z">
            <w:rPr>
              <w:rFonts w:ascii="Fb Fontext" w:hAnsi="Fb Fontext" w:hint="cs"/>
              <w:rtl/>
            </w:rPr>
          </w:rPrChange>
        </w:rPr>
        <w:t xml:space="preserve">ש</w:t>
      </w:r>
      <w:r>
        <w:rPr>
          <w:rFonts w:ascii="Fb Fontext" w:hAnsi="Fb Fontext" w:hint="cs"/>
          <w:rtl/>
        </w:rPr>
        <w:t xml:space="preserve">.</w:t>
      </w:r>
    </w:p>
    <w:p w14:paraId="1D7E019E" w14:textId="77777777" w:rsidR="00E8089F" w:rsidRPr="007435EB" w:rsidRDefault="00E8089F" w:rsidP="00E8089F">
      <w:pPr>
        <w:rPr>
          <w:rtl/>
        </w:rPr>
      </w:pPr>
      <w:r>
        <w:rPr>
          <w:rFonts w:hint="cs"/>
          <w:rtl/>
        </w:rPr>
        <w:t xml:space="preserve">וכשבאו בניהם </w:t>
      </w:r>
      <w:r>
        <w:rPr>
          <w:rStyle w:val="affffd"/>
          <w:rFonts w:hint="cs"/>
          <w:rtl/>
          <w:rPrChange w:id="9595" w:author="מנוע אמוראים" w:date="2026-10-05T16:42:03Z">
            <w:rPr>
              <w:rFonts w:hint="cs"/>
              <w:rtl/>
            </w:rPr>
          </w:rPrChange>
        </w:rPr>
        <w:t xml:space="preserve">לרי</w:t>
      </w:r>
      <w:r>
        <w:rPr>
          <w:rStyle w:val="affffd"/>
          <w:rtl/>
          <w:rPrChange w:id="9596" w:author="מנוע אמוראים" w:date="2026-10-05T16:42:03Z">
            <w:rPr>
              <w:rtl/>
            </w:rPr>
          </w:rPrChange>
        </w:rPr>
        <w:t xml:space="preserve">"</w:t>
      </w:r>
      <w:r>
        <w:rPr>
          <w:rStyle w:val="affffd"/>
          <w:rFonts w:hint="cs"/>
          <w:rtl/>
          <w:rPrChange w:id="9597" w:author="מנוע אמוראים" w:date="2026-10-05T16:42:03Z">
            <w:rPr>
              <w:rFonts w:hint="cs"/>
              <w:rtl/>
            </w:rPr>
          </w:rPrChange>
        </w:rPr>
        <w:t xml:space="preserve">ו</w:t>
      </w:r>
      <w:r>
        <w:rPr>
          <w:rFonts w:hint="cs"/>
          <w:rtl/>
        </w:rPr>
        <w:t xml:space="preserve"> וא</w:t>
      </w:r>
      <w:r w:rsidRPr="007435EB">
        <w:rPr>
          <w:rtl/>
        </w:rPr>
        <w:t>"</w:t>
      </w:r>
      <w:r w:rsidRPr="007435EB">
        <w:rPr>
          <w:rFonts w:hint="cs"/>
          <w:rtl/>
        </w:rPr>
        <w:t>ל דאבותיהם [שעשירים היו] יכלו והם לא.</w:t>
      </w:r>
    </w:p>
    <w:p w14:paraId="0610D87A" w14:textId="77777777" w:rsidR="00E8089F" w:rsidRPr="007435EB" w:rsidRDefault="00E8089F" w:rsidP="00E8089F">
      <w:pPr>
        <w:rPr>
          <w:rtl/>
        </w:rPr>
      </w:pP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 xml:space="preserve">ל דכבר קיבלו אבותיכם עליהם </w:t>
      </w:r>
      <w:r w:rsidRPr="00AC0CB1">
        <w:rPr>
          <w:rStyle w:val="af2"/>
          <w:rFonts w:hint="cs"/>
          <w:rtl/>
        </w:rPr>
        <w:t>ד'שמע</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מוסר</w:t>
      </w:r>
      <w:r w:rsidRPr="00AC0CB1">
        <w:rPr>
          <w:rStyle w:val="af2"/>
          <w:rtl/>
        </w:rPr>
        <w:t xml:space="preserve"> </w:t>
      </w:r>
      <w:r w:rsidRPr="00AC0CB1">
        <w:rPr>
          <w:rStyle w:val="af2"/>
          <w:rFonts w:hint="cs"/>
          <w:rtl/>
        </w:rPr>
        <w:t>אביך</w:t>
      </w:r>
      <w:r w:rsidRPr="00AC0CB1">
        <w:rPr>
          <w:rStyle w:val="af2"/>
          <w:rtl/>
        </w:rPr>
        <w:t xml:space="preserve"> </w:t>
      </w:r>
      <w:r w:rsidRPr="00AC0CB1">
        <w:rPr>
          <w:rStyle w:val="af2"/>
          <w:rFonts w:hint="cs"/>
          <w:rtl/>
        </w:rPr>
        <w:t>ואל</w:t>
      </w:r>
      <w:r w:rsidRPr="00AC0CB1">
        <w:rPr>
          <w:rStyle w:val="af2"/>
          <w:rtl/>
        </w:rPr>
        <w:t xml:space="preserve"> </w:t>
      </w:r>
      <w:r w:rsidRPr="00AC0CB1">
        <w:rPr>
          <w:rStyle w:val="af2"/>
          <w:rFonts w:hint="cs"/>
          <w:rtl/>
        </w:rPr>
        <w:t>תטש</w:t>
      </w:r>
      <w:r w:rsidRPr="00AC0CB1">
        <w:rPr>
          <w:rStyle w:val="af2"/>
          <w:rtl/>
        </w:rPr>
        <w:t xml:space="preserve"> </w:t>
      </w:r>
      <w:r w:rsidRPr="00AC0CB1">
        <w:rPr>
          <w:rStyle w:val="af2"/>
          <w:rFonts w:hint="cs"/>
          <w:rtl/>
        </w:rPr>
        <w:t>תורת</w:t>
      </w:r>
      <w:r w:rsidRPr="00AC0CB1">
        <w:rPr>
          <w:rStyle w:val="af2"/>
          <w:rtl/>
        </w:rPr>
        <w:t xml:space="preserve"> </w:t>
      </w:r>
      <w:r w:rsidRPr="00AC0CB1">
        <w:rPr>
          <w:rStyle w:val="af2"/>
          <w:rFonts w:hint="cs"/>
          <w:rtl/>
        </w:rPr>
        <w:t>אמך'</w:t>
      </w:r>
      <w:r w:rsidRPr="00AC0CB1">
        <w:rPr>
          <w:rStyle w:val="af2"/>
          <w:rtl/>
        </w:rPr>
        <w:t>.</w:t>
      </w:r>
    </w:p>
    <w:p w14:paraId="4F4D7E23" w14:textId="77777777" w:rsidR="00E8089F" w:rsidRPr="007435EB" w:rsidRDefault="00E8089F" w:rsidP="00E8089F">
      <w:pPr>
        <w:rPr>
          <w:rtl/>
        </w:rPr>
      </w:pPr>
      <w:r w:rsidRPr="007435EB">
        <w:rPr>
          <w:rFonts w:ascii="Fb Fontext" w:hAnsi="Fb Fontext" w:hint="cs"/>
          <w:rtl/>
        </w:rPr>
        <w:t>בני</w:t>
      </w:r>
      <w:r w:rsidRPr="007435EB">
        <w:rPr>
          <w:rFonts w:ascii="Fb Fontext" w:hAnsi="Fb Fontext"/>
          <w:rtl/>
        </w:rPr>
        <w:t xml:space="preserve"> </w:t>
      </w:r>
      <w:r w:rsidRPr="007435EB">
        <w:rPr>
          <w:rFonts w:ascii="Fb Fontext" w:hAnsi="Fb Fontext" w:hint="cs"/>
          <w:rtl/>
        </w:rPr>
        <w:t>חוזאי</w:t>
      </w:r>
      <w:r w:rsidRPr="007435EB">
        <w:rPr>
          <w:rFonts w:ascii="Fb Fontext" w:hAnsi="Fb Fontext"/>
          <w:rtl/>
        </w:rPr>
        <w:t xml:space="preserve"> </w:t>
      </w:r>
      <w:r w:rsidRPr="007435EB">
        <w:rPr>
          <w:rFonts w:ascii="Fb Fontext" w:hAnsi="Fb Fontext" w:hint="cs"/>
          <w:rtl/>
        </w:rPr>
        <w:t>נהגי</w:t>
      </w:r>
      <w:r w:rsidRPr="007435EB">
        <w:rPr>
          <w:rFonts w:ascii="Fb Fontext" w:hAnsi="Fb Fontext"/>
          <w:rtl/>
        </w:rPr>
        <w:t xml:space="preserve"> </w:t>
      </w:r>
      <w:r w:rsidRPr="007435EB">
        <w:rPr>
          <w:rFonts w:ascii="Fb Fontext" w:hAnsi="Fb Fontext" w:hint="cs"/>
          <w:rtl/>
        </w:rPr>
        <w:t>דמפרשי</w:t>
      </w:r>
      <w:r w:rsidRPr="007435EB">
        <w:rPr>
          <w:rFonts w:ascii="Fb Fontext" w:hAnsi="Fb Fontext"/>
          <w:rtl/>
        </w:rPr>
        <w:t xml:space="preserve"> </w:t>
      </w:r>
      <w:r w:rsidRPr="007435EB">
        <w:rPr>
          <w:rFonts w:ascii="Fb Fontext" w:hAnsi="Fb Fontext" w:hint="cs"/>
          <w:rtl/>
        </w:rPr>
        <w:t>חלה</w:t>
      </w:r>
      <w:r w:rsidRPr="007435EB">
        <w:rPr>
          <w:rFonts w:ascii="Fb Fontext" w:hAnsi="Fb Fontext"/>
          <w:rtl/>
        </w:rPr>
        <w:t xml:space="preserve"> </w:t>
      </w:r>
      <w:r w:rsidRPr="007435EB">
        <w:rPr>
          <w:rFonts w:ascii="Fb Fontext" w:hAnsi="Fb Fontext" w:hint="cs"/>
          <w:rtl/>
        </w:rPr>
        <w:t>מאורז ואמרו לרב יוסף וא</w:t>
      </w:r>
      <w:r w:rsidRPr="007435EB">
        <w:rPr>
          <w:rFonts w:ascii="Fb Fontext" w:hAnsi="Fb Fontext"/>
          <w:rtl/>
        </w:rPr>
        <w:t>"</w:t>
      </w:r>
      <w:r w:rsidRPr="007435EB">
        <w:rPr>
          <w:rFonts w:ascii="Fb Fontext" w:hAnsi="Fb Fontext" w:hint="cs"/>
          <w:rtl/>
        </w:rPr>
        <w:t>ל דניכלה</w:t>
      </w:r>
      <w:r w:rsidRPr="007435EB">
        <w:rPr>
          <w:rFonts w:ascii="Fb Fontext" w:hAnsi="Fb Fontext"/>
          <w:rtl/>
        </w:rPr>
        <w:t xml:space="preserve"> </w:t>
      </w:r>
      <w:r w:rsidRPr="007435EB">
        <w:rPr>
          <w:rFonts w:ascii="Fb Fontext" w:hAnsi="Fb Fontext" w:hint="cs"/>
          <w:rtl/>
        </w:rPr>
        <w:t>זר</w:t>
      </w:r>
      <w:r w:rsidRPr="007435EB">
        <w:rPr>
          <w:rFonts w:ascii="Fb Fontext" w:hAnsi="Fb Fontext"/>
          <w:rtl/>
        </w:rPr>
        <w:t xml:space="preserve"> </w:t>
      </w:r>
      <w:r w:rsidRPr="007435EB">
        <w:rPr>
          <w:rFonts w:ascii="Fb Fontext" w:hAnsi="Fb Fontext" w:hint="cs"/>
          <w:rtl/>
        </w:rPr>
        <w:t>באפייהו להראותם שזה מותר</w:t>
      </w:r>
    </w:p>
    <w:p w14:paraId="6AECD8EF" w14:textId="77777777" w:rsidR="00E8089F" w:rsidRPr="007435EB" w:rsidRDefault="00E8089F" w:rsidP="00E8089F">
      <w:pPr>
        <w:rPr>
          <w:rtl/>
        </w:rPr>
      </w:pPr>
      <w:r w:rsidRPr="007435EB">
        <w:rPr>
          <w:rFonts w:hint="cs"/>
          <w:rtl/>
        </w:rPr>
        <w:t>והקשה אביי דברים</w:t>
      </w:r>
      <w:r w:rsidRPr="007435EB">
        <w:rPr>
          <w:rtl/>
        </w:rPr>
        <w:t xml:space="preserve"> </w:t>
      </w:r>
      <w:r w:rsidRPr="007435EB">
        <w:rPr>
          <w:rFonts w:hint="cs"/>
          <w:rtl/>
        </w:rPr>
        <w:t>המותרים</w:t>
      </w:r>
      <w:r w:rsidRPr="007435EB">
        <w:rPr>
          <w:rtl/>
        </w:rPr>
        <w:t xml:space="preserve"> </w:t>
      </w:r>
      <w:r w:rsidRPr="007435EB">
        <w:rPr>
          <w:rFonts w:hint="cs"/>
          <w:rtl/>
        </w:rPr>
        <w:t>ואחרים</w:t>
      </w:r>
      <w:r w:rsidRPr="007435EB">
        <w:rPr>
          <w:rtl/>
        </w:rPr>
        <w:t xml:space="preserve"> </w:t>
      </w:r>
      <w:r w:rsidRPr="007435EB">
        <w:rPr>
          <w:rFonts w:hint="cs"/>
          <w:rtl/>
        </w:rPr>
        <w:t>נהגו</w:t>
      </w:r>
      <w:r w:rsidRPr="007435EB">
        <w:rPr>
          <w:rtl/>
        </w:rPr>
        <w:t xml:space="preserve"> </w:t>
      </w:r>
      <w:r w:rsidRPr="007435EB">
        <w:rPr>
          <w:rFonts w:hint="cs"/>
          <w:rtl/>
        </w:rPr>
        <w:t>בהן</w:t>
      </w:r>
      <w:r w:rsidRPr="007435EB">
        <w:rPr>
          <w:rtl/>
        </w:rPr>
        <w:t xml:space="preserve"> </w:t>
      </w:r>
      <w:r w:rsidRPr="007435EB">
        <w:rPr>
          <w:rFonts w:hint="cs"/>
          <w:rtl/>
        </w:rPr>
        <w:t>איסור</w:t>
      </w:r>
      <w:r w:rsidRPr="007435EB">
        <w:rPr>
          <w:rtl/>
        </w:rPr>
        <w:t>-</w:t>
      </w:r>
      <w:r w:rsidRPr="007435EB">
        <w:rPr>
          <w:rFonts w:hint="cs"/>
          <w:rtl/>
        </w:rPr>
        <w:t>א</w:t>
      </w:r>
      <w:r w:rsidRPr="007435EB">
        <w:rPr>
          <w:rtl/>
        </w:rPr>
        <w:t>"</w:t>
      </w:r>
      <w:r w:rsidRPr="007435EB">
        <w:rPr>
          <w:rFonts w:hint="cs"/>
          <w:rtl/>
        </w:rPr>
        <w:t>א</w:t>
      </w:r>
      <w:r w:rsidRPr="007435EB">
        <w:rPr>
          <w:rtl/>
        </w:rPr>
        <w:t xml:space="preserve"> </w:t>
      </w:r>
      <w:r w:rsidRPr="007435EB">
        <w:rPr>
          <w:rFonts w:hint="cs"/>
          <w:rtl/>
        </w:rPr>
        <w:t>רשאי</w:t>
      </w:r>
      <w:r w:rsidRPr="007435EB">
        <w:rPr>
          <w:rtl/>
        </w:rPr>
        <w:t xml:space="preserve"> </w:t>
      </w:r>
      <w:r w:rsidRPr="007435EB">
        <w:rPr>
          <w:rFonts w:hint="cs"/>
          <w:rtl/>
        </w:rPr>
        <w:t>להתירן</w:t>
      </w:r>
      <w:r w:rsidRPr="007435EB">
        <w:rPr>
          <w:rtl/>
        </w:rPr>
        <w:t xml:space="preserve"> </w:t>
      </w:r>
      <w:r w:rsidRPr="007435EB">
        <w:rPr>
          <w:rFonts w:hint="cs"/>
          <w:rtl/>
        </w:rPr>
        <w:t>בפניהם</w:t>
      </w:r>
      <w:r w:rsidRPr="007435EB">
        <w:rPr>
          <w:rtl/>
        </w:rPr>
        <w:t>.</w:t>
      </w:r>
    </w:p>
    <w:p w14:paraId="1B4B28F6" w14:textId="77777777" w:rsidR="00E8089F" w:rsidRPr="007435EB" w:rsidRDefault="00E8089F" w:rsidP="00E8089F">
      <w:pPr>
        <w:rPr>
          <w:rtl/>
        </w:rPr>
      </w:pP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ולאו</w:t>
      </w:r>
      <w:r w:rsidRPr="007435EB">
        <w:rPr>
          <w:rtl/>
        </w:rPr>
        <w:t xml:space="preserve"> </w:t>
      </w:r>
      <w:r w:rsidRPr="007435EB">
        <w:rPr>
          <w:rFonts w:hint="cs"/>
          <w:rtl/>
        </w:rPr>
        <w:t>מי</w:t>
      </w:r>
      <w:r w:rsidRPr="007435EB">
        <w:rPr>
          <w:rtl/>
        </w:rPr>
        <w:t xml:space="preserve"> </w:t>
      </w:r>
      <w:r w:rsidRPr="007435EB">
        <w:rPr>
          <w:rFonts w:hint="cs"/>
          <w:rtl/>
        </w:rPr>
        <w:t>איתמר</w:t>
      </w:r>
      <w:r w:rsidRPr="007435EB">
        <w:rPr>
          <w:rtl/>
        </w:rPr>
        <w:t xml:space="preserve"> </w:t>
      </w:r>
      <w:r w:rsidRPr="007435EB">
        <w:rPr>
          <w:rFonts w:hint="cs"/>
          <w:rtl/>
        </w:rPr>
        <w:t>עלה</w:t>
      </w:r>
      <w:r w:rsidRPr="007435EB">
        <w:rPr>
          <w:rtl/>
        </w:rPr>
        <w:t xml:space="preserve">, </w:t>
      </w:r>
      <w:r w:rsidRPr="007435EB">
        <w:rPr>
          <w:rFonts w:hint="cs"/>
          <w:rtl/>
        </w:rPr>
        <w:t>א</w:t>
      </w:r>
      <w:r w:rsidRPr="007435EB">
        <w:rPr>
          <w:rtl/>
        </w:rPr>
        <w:t>"</w:t>
      </w:r>
      <w:r w:rsidRPr="007435EB">
        <w:rPr>
          <w:rFonts w:hint="cs"/>
          <w:rtl/>
        </w:rPr>
        <w:t>ר</w:t>
      </w:r>
      <w:r w:rsidRPr="007435EB">
        <w:rPr>
          <w:rtl/>
        </w:rPr>
        <w:t xml:space="preserve"> </w:t>
      </w:r>
      <w:r w:rsidRPr="007435EB">
        <w:rPr>
          <w:rFonts w:hint="cs"/>
          <w:rtl/>
        </w:rPr>
        <w:t>חסדא</w:t>
      </w:r>
      <w:r w:rsidRPr="007435EB">
        <w:rPr>
          <w:rtl/>
        </w:rPr>
        <w:t xml:space="preserve">: </w:t>
      </w:r>
      <w:r w:rsidRPr="007435EB">
        <w:rPr>
          <w:rFonts w:hint="cs"/>
          <w:rtl/>
        </w:rPr>
        <w:t>בכותאי</w:t>
      </w:r>
      <w:r w:rsidRPr="007435EB">
        <w:rPr>
          <w:rtl/>
        </w:rPr>
        <w:t>.</w:t>
      </w:r>
      <w:r w:rsidRPr="007435EB">
        <w:rPr>
          <w:rFonts w:hint="cs"/>
          <w:rtl/>
        </w:rPr>
        <w:t xml:space="preserve"> דמסרכי מילתא.</w:t>
      </w:r>
    </w:p>
    <w:p w14:paraId="2D6F1AA5" w14:textId="77777777" w:rsidR="00E8089F" w:rsidRPr="007435EB" w:rsidRDefault="00E8089F" w:rsidP="00E8089F">
      <w:pPr>
        <w:rPr>
          <w:rtl/>
        </w:rPr>
      </w:pPr>
      <w:r w:rsidRPr="007435EB">
        <w:rPr>
          <w:rFonts w:hint="cs"/>
          <w:rtl/>
        </w:rPr>
        <w:t>והנך אינשי לא חישי' דחזי</w:t>
      </w:r>
      <w:r w:rsidRPr="007435EB">
        <w:rPr>
          <w:rtl/>
        </w:rPr>
        <w:t>'</w:t>
      </w:r>
      <w:r w:rsidRPr="007435EB">
        <w:rPr>
          <w:rFonts w:hint="cs"/>
          <w:rtl/>
        </w:rPr>
        <w:t xml:space="preserve"> אי רובן אורז אכלי ניכל זר באפייהו שלא תשתכח תורת חלה.</w:t>
      </w:r>
    </w:p>
    <w:p w14:paraId="1A5DE50A" w14:textId="77777777" w:rsidR="00E8089F" w:rsidRPr="007435EB" w:rsidRDefault="00E8089F" w:rsidP="00777B7F">
      <w:pPr>
        <w:rPr>
          <w:rtl/>
        </w:rPr>
      </w:pPr>
      <w:r w:rsidRPr="007435EB">
        <w:rPr>
          <w:rFonts w:hint="cs"/>
          <w:rtl/>
        </w:rPr>
        <w:t>ואי</w:t>
      </w:r>
      <w:r w:rsidRPr="007435EB">
        <w:rPr>
          <w:rtl/>
        </w:rPr>
        <w:t xml:space="preserve"> </w:t>
      </w:r>
      <w:r w:rsidRPr="007435EB">
        <w:rPr>
          <w:rFonts w:hint="cs"/>
          <w:rtl/>
        </w:rPr>
        <w:t>רובן</w:t>
      </w:r>
      <w:r w:rsidRPr="007435EB">
        <w:rPr>
          <w:rtl/>
        </w:rPr>
        <w:t xml:space="preserve"> </w:t>
      </w:r>
      <w:r w:rsidRPr="007435EB">
        <w:rPr>
          <w:rFonts w:hint="cs"/>
          <w:rtl/>
        </w:rPr>
        <w:t>דגן</w:t>
      </w:r>
      <w:r w:rsidRPr="007435EB">
        <w:rPr>
          <w:rtl/>
        </w:rPr>
        <w:t xml:space="preserve"> </w:t>
      </w:r>
      <w:r w:rsidRPr="007435EB">
        <w:rPr>
          <w:rFonts w:hint="cs"/>
          <w:rtl/>
        </w:rPr>
        <w:t>אכלי</w:t>
      </w:r>
      <w:r w:rsidRPr="007435EB">
        <w:rPr>
          <w:rtl/>
        </w:rPr>
        <w:t xml:space="preserve"> - </w:t>
      </w:r>
      <w:r w:rsidRPr="007435EB">
        <w:rPr>
          <w:rFonts w:hint="cs"/>
          <w:rtl/>
        </w:rPr>
        <w:t>ניכלה</w:t>
      </w:r>
      <w:r w:rsidRPr="007435EB">
        <w:rPr>
          <w:rtl/>
        </w:rPr>
        <w:t xml:space="preserve"> </w:t>
      </w:r>
      <w:r w:rsidRPr="007435EB">
        <w:rPr>
          <w:rFonts w:hint="cs"/>
          <w:rtl/>
        </w:rPr>
        <w:t>זר</w:t>
      </w:r>
      <w:r w:rsidRPr="007435EB">
        <w:rPr>
          <w:rtl/>
        </w:rPr>
        <w:t xml:space="preserve"> </w:t>
      </w:r>
      <w:r w:rsidRPr="007435EB">
        <w:rPr>
          <w:rFonts w:hint="cs"/>
          <w:rtl/>
        </w:rPr>
        <w:t>באפייהו</w:t>
      </w:r>
      <w:r w:rsidRPr="007435EB">
        <w:rPr>
          <w:rtl/>
        </w:rPr>
        <w:t xml:space="preserve">, </w:t>
      </w:r>
      <w:r w:rsidRPr="007435EB">
        <w:rPr>
          <w:rFonts w:hint="cs"/>
          <w:rtl/>
        </w:rPr>
        <w:t>שמא יבוא</w:t>
      </w:r>
      <w:r w:rsidRPr="007435EB">
        <w:rPr>
          <w:rtl/>
        </w:rPr>
        <w:t xml:space="preserve"> </w:t>
      </w:r>
      <w:r w:rsidR="00777B7F" w:rsidRPr="007435EB">
        <w:rPr>
          <w:rFonts w:hint="cs"/>
          <w:rtl/>
        </w:rPr>
        <w:t>להפריש</w:t>
      </w:r>
      <w:r w:rsidRPr="007435EB">
        <w:rPr>
          <w:rtl/>
        </w:rPr>
        <w:t xml:space="preserve"> </w:t>
      </w:r>
      <w:r w:rsidRPr="007435EB">
        <w:rPr>
          <w:rFonts w:hint="cs"/>
          <w:rtl/>
        </w:rPr>
        <w:t>מן</w:t>
      </w:r>
      <w:r w:rsidRPr="007435EB">
        <w:rPr>
          <w:rtl/>
        </w:rPr>
        <w:t xml:space="preserve"> </w:t>
      </w:r>
      <w:r w:rsidRPr="007435EB">
        <w:rPr>
          <w:rFonts w:hint="cs"/>
          <w:rtl/>
        </w:rPr>
        <w:t>החיוב</w:t>
      </w:r>
      <w:r w:rsidRPr="007435EB">
        <w:rPr>
          <w:rtl/>
        </w:rPr>
        <w:t xml:space="preserve"> </w:t>
      </w:r>
      <w:r w:rsidRPr="007435EB">
        <w:rPr>
          <w:rFonts w:hint="cs"/>
          <w:rtl/>
        </w:rPr>
        <w:t>על</w:t>
      </w:r>
      <w:r w:rsidRPr="007435EB">
        <w:rPr>
          <w:rtl/>
        </w:rPr>
        <w:t xml:space="preserve"> </w:t>
      </w:r>
      <w:r w:rsidRPr="007435EB">
        <w:rPr>
          <w:rFonts w:hint="cs"/>
          <w:rtl/>
        </w:rPr>
        <w:t>הפטור</w:t>
      </w:r>
      <w:r w:rsidRPr="007435EB">
        <w:rPr>
          <w:rtl/>
        </w:rPr>
        <w:t xml:space="preserve"> </w:t>
      </w:r>
      <w:r w:rsidRPr="007435EB">
        <w:rPr>
          <w:rFonts w:hint="cs"/>
          <w:rtl/>
        </w:rPr>
        <w:t>ומן</w:t>
      </w:r>
      <w:r w:rsidRPr="007435EB">
        <w:rPr>
          <w:rtl/>
        </w:rPr>
        <w:t xml:space="preserve"> </w:t>
      </w:r>
      <w:r w:rsidRPr="007435EB">
        <w:rPr>
          <w:rFonts w:hint="cs"/>
          <w:rtl/>
        </w:rPr>
        <w:t>הפטור</w:t>
      </w:r>
      <w:r w:rsidRPr="007435EB">
        <w:rPr>
          <w:rtl/>
        </w:rPr>
        <w:t xml:space="preserve"> </w:t>
      </w:r>
      <w:r w:rsidRPr="007435EB">
        <w:rPr>
          <w:rFonts w:hint="cs"/>
          <w:rtl/>
        </w:rPr>
        <w:t>על</w:t>
      </w:r>
      <w:r w:rsidRPr="007435EB">
        <w:rPr>
          <w:rtl/>
        </w:rPr>
        <w:t xml:space="preserve"> </w:t>
      </w:r>
      <w:r w:rsidRPr="007435EB">
        <w:rPr>
          <w:rFonts w:hint="cs"/>
          <w:rtl/>
        </w:rPr>
        <w:t>החיוב</w:t>
      </w:r>
      <w:r w:rsidRPr="007435EB">
        <w:rPr>
          <w:rtl/>
        </w:rPr>
        <w:t>.</w:t>
      </w:r>
    </w:p>
    <w:p w14:paraId="1F2873D9" w14:textId="32513ED6" w:rsidR="00E8089F" w:rsidRPr="007435EB" w:rsidRDefault="00F47631" w:rsidP="00F47631">
      <w:pPr>
        <w:pStyle w:val="affd"/>
        <w:rPr>
          <w:bCs/>
          <w:rtl/>
        </w:rPr>
      </w:pPr>
      <w:r>
        <w:rPr>
          <w:rFonts w:hint="cs"/>
          <w:rtl/>
        </w:rPr>
        <w:t>***</w:t>
      </w:r>
    </w:p>
    <w:p w14:paraId="6DF0FCAF" w14:textId="7E6FE1C6"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5C3FF1">
        <w:rPr>
          <w:rStyle w:val="afffa"/>
          <w:rtl/>
        </w:rPr>
        <w:t xml:space="preserve">גופא, </w:t>
      </w:r>
      <w:r w:rsidR="00E8089F" w:rsidRPr="005C3FF1">
        <w:rPr>
          <w:rStyle w:val="afffa"/>
          <w:rFonts w:hint="cs"/>
          <w:rtl/>
        </w:rPr>
        <w:t>דברים</w:t>
      </w:r>
      <w:r w:rsidR="00E8089F" w:rsidRPr="005C3FF1">
        <w:rPr>
          <w:rStyle w:val="afffa"/>
          <w:rtl/>
        </w:rPr>
        <w:t xml:space="preserve"> </w:t>
      </w:r>
      <w:r w:rsidR="00E8089F" w:rsidRPr="005C3FF1">
        <w:rPr>
          <w:rStyle w:val="afffa"/>
          <w:rFonts w:hint="cs"/>
          <w:rtl/>
        </w:rPr>
        <w:t>המותרין</w:t>
      </w:r>
      <w:r w:rsidR="00E8089F" w:rsidRPr="005C3FF1">
        <w:rPr>
          <w:rStyle w:val="afffa"/>
          <w:rtl/>
        </w:rPr>
        <w:t xml:space="preserve"> </w:t>
      </w:r>
      <w:r w:rsidR="00E8089F" w:rsidRPr="005C3FF1">
        <w:rPr>
          <w:rStyle w:val="afffa"/>
          <w:rFonts w:hint="cs"/>
          <w:rtl/>
        </w:rPr>
        <w:t>ואחרים</w:t>
      </w:r>
      <w:r w:rsidR="00E8089F" w:rsidRPr="005C3FF1">
        <w:rPr>
          <w:rStyle w:val="afffa"/>
          <w:rtl/>
        </w:rPr>
        <w:t xml:space="preserve"> </w:t>
      </w:r>
      <w:r w:rsidR="00E8089F" w:rsidRPr="005C3FF1">
        <w:rPr>
          <w:rStyle w:val="afffa"/>
          <w:rFonts w:hint="cs"/>
          <w:rtl/>
        </w:rPr>
        <w:t>נהגו</w:t>
      </w:r>
      <w:r w:rsidR="00E8089F" w:rsidRPr="005C3FF1">
        <w:rPr>
          <w:rStyle w:val="afffa"/>
          <w:rtl/>
        </w:rPr>
        <w:t xml:space="preserve"> </w:t>
      </w:r>
      <w:r w:rsidR="00E8089F" w:rsidRPr="005C3FF1">
        <w:rPr>
          <w:rStyle w:val="afffa"/>
          <w:rFonts w:hint="cs"/>
          <w:rtl/>
        </w:rPr>
        <w:t>בהן</w:t>
      </w:r>
      <w:r w:rsidR="00E8089F" w:rsidRPr="005C3FF1">
        <w:rPr>
          <w:rStyle w:val="afffa"/>
          <w:rtl/>
        </w:rPr>
        <w:t xml:space="preserve"> </w:t>
      </w:r>
      <w:r w:rsidR="00E8089F" w:rsidRPr="005C3FF1">
        <w:rPr>
          <w:rStyle w:val="afffa"/>
          <w:rFonts w:hint="cs"/>
          <w:rtl/>
        </w:rPr>
        <w:t>איסור</w:t>
      </w:r>
      <w:r w:rsidR="00E8089F" w:rsidRPr="005C3FF1">
        <w:rPr>
          <w:rStyle w:val="afffa"/>
          <w:rtl/>
        </w:rPr>
        <w:t xml:space="preserve"> - </w:t>
      </w:r>
      <w:r w:rsidR="00E8089F" w:rsidRPr="005C3FF1">
        <w:rPr>
          <w:rStyle w:val="afffa"/>
          <w:rFonts w:hint="cs"/>
          <w:rtl/>
        </w:rPr>
        <w:t>אי</w:t>
      </w:r>
      <w:r w:rsidR="00E8089F" w:rsidRPr="005C3FF1">
        <w:rPr>
          <w:rStyle w:val="afffa"/>
          <w:rtl/>
        </w:rPr>
        <w:t xml:space="preserve"> </w:t>
      </w:r>
      <w:r w:rsidR="00E8089F" w:rsidRPr="005C3FF1">
        <w:rPr>
          <w:rStyle w:val="afffa"/>
          <w:rFonts w:hint="cs"/>
          <w:rtl/>
        </w:rPr>
        <w:t>אתה</w:t>
      </w:r>
      <w:r w:rsidR="00E8089F" w:rsidRPr="005C3FF1">
        <w:rPr>
          <w:rStyle w:val="afffa"/>
          <w:rtl/>
        </w:rPr>
        <w:t xml:space="preserve"> </w:t>
      </w:r>
      <w:r w:rsidR="00E8089F" w:rsidRPr="005C3FF1">
        <w:rPr>
          <w:rStyle w:val="afffa"/>
          <w:rFonts w:hint="cs"/>
          <w:rtl/>
        </w:rPr>
        <w:t>רשאי</w:t>
      </w:r>
      <w:r w:rsidR="00E8089F" w:rsidRPr="005C3FF1">
        <w:rPr>
          <w:rStyle w:val="afffa"/>
          <w:rtl/>
        </w:rPr>
        <w:t xml:space="preserve"> </w:t>
      </w:r>
      <w:r w:rsidR="00E8089F" w:rsidRPr="005C3FF1">
        <w:rPr>
          <w:rStyle w:val="afffa"/>
          <w:rFonts w:hint="cs"/>
          <w:rtl/>
        </w:rPr>
        <w:t>להתירן</w:t>
      </w:r>
      <w:r w:rsidR="00E8089F" w:rsidRPr="005C3FF1">
        <w:rPr>
          <w:rStyle w:val="afffa"/>
          <w:rtl/>
        </w:rPr>
        <w:t xml:space="preserve"> </w:t>
      </w:r>
      <w:r w:rsidR="00E8089F" w:rsidRPr="005C3FF1">
        <w:rPr>
          <w:rStyle w:val="afffa"/>
          <w:rFonts w:hint="cs"/>
          <w:rtl/>
        </w:rPr>
        <w:t>בפניהן</w:t>
      </w:r>
      <w:r w:rsidR="00E8089F" w:rsidRPr="005C3FF1">
        <w:rPr>
          <w:rStyle w:val="afffa"/>
          <w:rtl/>
        </w:rPr>
        <w:t>.</w:t>
      </w:r>
    </w:p>
    <w:p w14:paraId="511AAFE6" w14:textId="77777777" w:rsidR="00E8089F" w:rsidRPr="007435EB" w:rsidRDefault="00E8089F" w:rsidP="00E8089F">
      <w:pPr>
        <w:rPr>
          <w:rtl/>
        </w:rPr>
      </w:pPr>
      <w:r>
        <w:rPr>
          <w:rStyle w:val="affffd"/>
          <w:rFonts w:ascii="Fb Fontext" w:hAnsi="Fb Fontext" w:hint="cs"/>
          <w:sz w:val="20"/>
          <w:rtl/>
          <w:rPrChange w:id="9598" w:author="מנוע אמוראים" w:date="2026-10-05T16:42:03Z">
            <w:rPr>
              <w:rFonts w:ascii="Fb Fontext" w:hAnsi="Fb Fontext" w:hint="cs"/>
              <w:sz w:val="20"/>
              <w:rtl/>
            </w:rPr>
          </w:rPrChange>
        </w:rPr>
        <w:t xml:space="preserve">ר</w:t>
      </w:r>
      <w:r>
        <w:rPr>
          <w:rStyle w:val="affffd"/>
          <w:rFonts w:ascii="Fb Fontext" w:hAnsi="Fb Fontext"/>
          <w:sz w:val="20"/>
          <w:rtl/>
          <w:rPrChange w:id="9599" w:author="מנוע אמוראים" w:date="2026-10-05T16:42:03Z">
            <w:rPr>
              <w:rFonts w:ascii="Fb Fontext" w:hAnsi="Fb Fontext"/>
              <w:sz w:val="20"/>
              <w:rtl/>
            </w:rPr>
          </w:rPrChange>
        </w:rPr>
        <w:t xml:space="preserve">"</w:t>
      </w:r>
      <w:r>
        <w:rPr>
          <w:rStyle w:val="affffd"/>
          <w:rFonts w:ascii="Fb Fontext" w:hAnsi="Fb Fontext" w:hint="cs"/>
          <w:sz w:val="20"/>
          <w:rtl/>
          <w:rPrChange w:id="9600" w:author="מנוע אמוראים" w:date="2026-10-05T16:42:03Z">
            <w:rPr>
              <w:rFonts w:ascii="Fb Fontext" w:hAnsi="Fb Fontext" w:hint="cs"/>
              <w:sz w:val="20"/>
              <w:rtl/>
            </w:rPr>
          </w:rPrChange>
        </w:rPr>
        <w:t xml:space="preserve">ח</w:t>
      </w:r>
      <w:r>
        <w:rPr>
          <w:rFonts w:ascii="Fb Fontext" w:hAnsi="Fb Fontext" w:hint="cs"/>
          <w:sz w:val="20"/>
          <w:rtl/>
        </w:rPr>
        <w:t xml:space="preserve">:</w:t>
      </w:r>
      <w:r w:rsidRPr="007435EB">
        <w:rPr>
          <w:rFonts w:ascii="Fb Fontext" w:hAnsi="Fb Fontext"/>
          <w:sz w:val="20"/>
          <w:rtl/>
        </w:rPr>
        <w:t xml:space="preserve"> </w:t>
      </w:r>
      <w:r w:rsidRPr="007435EB">
        <w:rPr>
          <w:rFonts w:ascii="Fb Fontext" w:hAnsi="Fb Fontext" w:hint="cs"/>
          <w:sz w:val="20"/>
          <w:rtl/>
        </w:rPr>
        <w:t>בכותאי</w:t>
      </w:r>
      <w:r w:rsidRPr="007435EB">
        <w:rPr>
          <w:rFonts w:ascii="Fb Fontext" w:hAnsi="Fb Fontext"/>
          <w:sz w:val="20"/>
          <w:rtl/>
        </w:rPr>
        <w:t xml:space="preserve"> </w:t>
      </w:r>
      <w:r w:rsidRPr="007435EB">
        <w:rPr>
          <w:rFonts w:ascii="Fb Fontext" w:hAnsi="Fb Fontext" w:hint="cs"/>
          <w:sz w:val="20"/>
          <w:rtl/>
        </w:rPr>
        <w:t>עסקינן</w:t>
      </w:r>
      <w:r w:rsidRPr="007435EB">
        <w:rPr>
          <w:rFonts w:ascii="Fb Fontext" w:hAnsi="Fb Fontext"/>
          <w:sz w:val="20"/>
          <w:rtl/>
        </w:rPr>
        <w:t>.</w:t>
      </w:r>
      <w:r w:rsidRPr="007435EB">
        <w:rPr>
          <w:rFonts w:ascii="Fb Fontext" w:hAnsi="Fb Fontext" w:hint="cs"/>
          <w:sz w:val="20"/>
          <w:rtl/>
        </w:rPr>
        <w:t xml:space="preserve"> ובני מדינת הים נמי דמשום דלית בניהם רבנן ככותים דמו.</w:t>
      </w:r>
    </w:p>
    <w:p w14:paraId="07DADACF" w14:textId="77777777" w:rsidR="00E8089F" w:rsidRPr="007435EB" w:rsidRDefault="00E8089F" w:rsidP="00E8089F">
      <w:pPr>
        <w:rPr>
          <w:rFonts w:ascii="Fb Fontext" w:hAnsi="Fb Fontext"/>
          <w:rtl/>
        </w:rPr>
      </w:pPr>
      <w:r w:rsidRPr="007435EB">
        <w:rPr>
          <w:rFonts w:ascii="Fb Fontext" w:hAnsi="Fb Fontext" w:hint="cs"/>
          <w:rtl/>
        </w:rPr>
        <w:t>הך דרוחצין</w:t>
      </w:r>
      <w:r w:rsidRPr="007435EB">
        <w:rPr>
          <w:rFonts w:ascii="Fb Fontext" w:hAnsi="Fb Fontext"/>
          <w:rtl/>
        </w:rPr>
        <w:t xml:space="preserve"> </w:t>
      </w:r>
      <w:r w:rsidRPr="007435EB">
        <w:rPr>
          <w:rFonts w:ascii="Fb Fontext" w:hAnsi="Fb Fontext" w:hint="cs"/>
          <w:rtl/>
        </w:rPr>
        <w:t>שני</w:t>
      </w:r>
      <w:r w:rsidRPr="007435EB">
        <w:rPr>
          <w:rFonts w:ascii="Fb Fontext" w:hAnsi="Fb Fontext"/>
          <w:rtl/>
        </w:rPr>
        <w:t xml:space="preserve"> </w:t>
      </w:r>
      <w:r w:rsidRPr="007435EB">
        <w:rPr>
          <w:rFonts w:ascii="Fb Fontext" w:hAnsi="Fb Fontext" w:hint="cs"/>
          <w:rtl/>
        </w:rPr>
        <w:t>אחין</w:t>
      </w:r>
      <w:r w:rsidRPr="007435EB">
        <w:rPr>
          <w:rFonts w:ascii="Fb Fontext" w:hAnsi="Fb Fontext"/>
          <w:rtl/>
        </w:rPr>
        <w:t xml:space="preserve"> </w:t>
      </w:r>
      <w:r w:rsidRPr="007435EB">
        <w:rPr>
          <w:rFonts w:ascii="Fb Fontext" w:hAnsi="Fb Fontext" w:hint="cs"/>
          <w:rtl/>
        </w:rPr>
        <w:t>כאחד</w:t>
      </w:r>
      <w:r w:rsidRPr="007435EB">
        <w:rPr>
          <w:rFonts w:ascii="Fb Fontext" w:hAnsi="Fb Fontext"/>
          <w:rtl/>
        </w:rPr>
        <w:t xml:space="preserve">, </w:t>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רוחצין</w:t>
      </w:r>
      <w:r w:rsidRPr="007435EB">
        <w:rPr>
          <w:rFonts w:ascii="Fb Fontext" w:hAnsi="Fb Fontext"/>
          <w:rtl/>
        </w:rPr>
        <w:t xml:space="preserve"> </w:t>
      </w:r>
      <w:r w:rsidRPr="007435EB">
        <w:rPr>
          <w:rFonts w:ascii="Fb Fontext" w:hAnsi="Fb Fontext" w:hint="cs"/>
          <w:rtl/>
        </w:rPr>
        <w:t>שני</w:t>
      </w:r>
      <w:r w:rsidRPr="007435EB">
        <w:rPr>
          <w:rFonts w:ascii="Fb Fontext" w:hAnsi="Fb Fontext"/>
          <w:rtl/>
        </w:rPr>
        <w:t xml:space="preserve"> </w:t>
      </w:r>
      <w:r w:rsidRPr="007435EB">
        <w:rPr>
          <w:rFonts w:ascii="Fb Fontext" w:hAnsi="Fb Fontext" w:hint="cs"/>
          <w:rtl/>
        </w:rPr>
        <w:t>אחין</w:t>
      </w:r>
      <w:r w:rsidRPr="007435EB">
        <w:rPr>
          <w:rFonts w:ascii="Fb Fontext" w:hAnsi="Fb Fontext"/>
          <w:rtl/>
        </w:rPr>
        <w:t xml:space="preserve"> </w:t>
      </w:r>
      <w:r w:rsidRPr="007435EB">
        <w:rPr>
          <w:rFonts w:ascii="Fb Fontext" w:hAnsi="Fb Fontext" w:hint="cs"/>
          <w:rtl/>
        </w:rPr>
        <w:t>בכבול</w:t>
      </w:r>
      <w:r w:rsidRPr="007435EB">
        <w:rPr>
          <w:rFonts w:ascii="Fb Fontext" w:hAnsi="Fb Fontext"/>
          <w:rtl/>
        </w:rPr>
        <w:t>.</w:t>
      </w:r>
      <w:r w:rsidRPr="007435EB">
        <w:rPr>
          <w:rFonts w:ascii="Fb Fontext" w:hAnsi="Fb Fontext" w:hint="cs"/>
          <w:rtl/>
        </w:rPr>
        <w:t>[משום בעל אחותו]</w:t>
      </w:r>
    </w:p>
    <w:p w14:paraId="7208D8EA" w14:textId="77777777" w:rsidR="00E8089F" w:rsidRPr="007435EB" w:rsidRDefault="00E8089F" w:rsidP="00E8089F">
      <w:pPr>
        <w:rPr>
          <w:rtl/>
        </w:rPr>
      </w:pPr>
      <w:r w:rsidRPr="007435EB">
        <w:rPr>
          <w:rFonts w:hint="cs"/>
          <w:rtl/>
        </w:rPr>
        <w:t>ומעשה</w:t>
      </w:r>
      <w:r w:rsidRPr="007435EB">
        <w:rPr>
          <w:rtl/>
        </w:rPr>
        <w:t xml:space="preserve"> </w:t>
      </w:r>
      <w:r w:rsidRPr="007435EB">
        <w:rPr>
          <w:rFonts w:hint="cs"/>
          <w:rtl/>
        </w:rPr>
        <w:t>ביהודה</w:t>
      </w:r>
      <w:r w:rsidRPr="007435EB">
        <w:rPr>
          <w:rtl/>
        </w:rPr>
        <w:t xml:space="preserve"> </w:t>
      </w:r>
      <w:r w:rsidRPr="007435EB">
        <w:rPr>
          <w:rFonts w:hint="cs"/>
          <w:rtl/>
        </w:rPr>
        <w:t>והלל</w:t>
      </w:r>
      <w:r w:rsidRPr="007435EB">
        <w:rPr>
          <w:rtl/>
        </w:rPr>
        <w:t xml:space="preserve"> </w:t>
      </w:r>
      <w:r w:rsidRPr="007435EB">
        <w:rPr>
          <w:rFonts w:hint="cs"/>
          <w:rtl/>
        </w:rPr>
        <w:t>בניו</w:t>
      </w:r>
      <w:r w:rsidRPr="007435EB">
        <w:rPr>
          <w:rtl/>
        </w:rPr>
        <w:t xml:space="preserve"> </w:t>
      </w:r>
      <w:r w:rsidRPr="007435EB">
        <w:rPr>
          <w:rFonts w:hint="cs"/>
          <w:rtl/>
        </w:rPr>
        <w:t>של</w:t>
      </w:r>
      <w:r w:rsidRPr="007435EB">
        <w:rPr>
          <w:rtl/>
        </w:rPr>
        <w:t xml:space="preserve"> </w:t>
      </w:r>
      <w:r w:rsidRPr="007435EB">
        <w:rPr>
          <w:rFonts w:hint="cs"/>
          <w:rtl/>
        </w:rPr>
        <w:t>רבן</w:t>
      </w:r>
      <w:r w:rsidRPr="007435EB">
        <w:rPr>
          <w:rtl/>
        </w:rPr>
        <w:t xml:space="preserve"> </w:t>
      </w:r>
      <w:r w:rsidRPr="007435EB">
        <w:rPr>
          <w:rFonts w:hint="cs"/>
          <w:rtl/>
        </w:rPr>
        <w:t>גמליאל</w:t>
      </w:r>
      <w:r w:rsidRPr="007435EB">
        <w:rPr>
          <w:rtl/>
        </w:rPr>
        <w:t xml:space="preserve">, </w:t>
      </w:r>
      <w:r w:rsidRPr="007435EB">
        <w:rPr>
          <w:rFonts w:hint="cs"/>
          <w:rtl/>
        </w:rPr>
        <w:t>שרחצו</w:t>
      </w:r>
      <w:r w:rsidRPr="007435EB">
        <w:rPr>
          <w:rtl/>
        </w:rPr>
        <w:t xml:space="preserve"> </w:t>
      </w:r>
      <w:r w:rsidRPr="007435EB">
        <w:rPr>
          <w:rFonts w:hint="cs"/>
          <w:rtl/>
        </w:rPr>
        <w:t>שניהם</w:t>
      </w:r>
      <w:r w:rsidRPr="007435EB">
        <w:rPr>
          <w:rtl/>
        </w:rPr>
        <w:t xml:space="preserve"> </w:t>
      </w:r>
      <w:r w:rsidRPr="007435EB">
        <w:rPr>
          <w:rFonts w:hint="cs"/>
          <w:rtl/>
        </w:rPr>
        <w:t>כאחד</w:t>
      </w:r>
      <w:r w:rsidRPr="007435EB">
        <w:rPr>
          <w:rtl/>
        </w:rPr>
        <w:t xml:space="preserve"> </w:t>
      </w:r>
      <w:r w:rsidRPr="007435EB">
        <w:rPr>
          <w:rFonts w:hint="cs"/>
          <w:rtl/>
        </w:rPr>
        <w:t>בכבול</w:t>
      </w:r>
      <w:r w:rsidRPr="007435EB">
        <w:rPr>
          <w:rtl/>
        </w:rPr>
        <w:t>.</w:t>
      </w:r>
    </w:p>
    <w:p w14:paraId="58767F2B" w14:textId="77777777" w:rsidR="00E8089F" w:rsidRPr="007435EB" w:rsidRDefault="00E8089F" w:rsidP="00E8089F">
      <w:pPr>
        <w:rPr>
          <w:rtl/>
        </w:rPr>
      </w:pPr>
      <w:r w:rsidRPr="007435EB">
        <w:rPr>
          <w:rFonts w:hint="cs"/>
          <w:rtl/>
        </w:rPr>
        <w:t>ולעזה</w:t>
      </w:r>
      <w:r w:rsidRPr="007435EB">
        <w:rPr>
          <w:rtl/>
        </w:rPr>
        <w:t xml:space="preserve"> </w:t>
      </w:r>
      <w:r w:rsidRPr="007435EB">
        <w:rPr>
          <w:rFonts w:hint="cs"/>
          <w:rtl/>
        </w:rPr>
        <w:t>עליהן</w:t>
      </w:r>
      <w:r w:rsidRPr="007435EB">
        <w:rPr>
          <w:rtl/>
        </w:rPr>
        <w:t xml:space="preserve"> </w:t>
      </w:r>
      <w:r w:rsidRPr="007435EB">
        <w:rPr>
          <w:rFonts w:hint="cs"/>
          <w:rtl/>
        </w:rPr>
        <w:t>כל</w:t>
      </w:r>
      <w:r w:rsidRPr="007435EB">
        <w:rPr>
          <w:rtl/>
        </w:rPr>
        <w:t xml:space="preserve"> </w:t>
      </w:r>
      <w:r w:rsidRPr="007435EB">
        <w:rPr>
          <w:rFonts w:hint="cs"/>
          <w:rtl/>
        </w:rPr>
        <w:t>המדינה</w:t>
      </w:r>
      <w:r w:rsidRPr="007435EB">
        <w:rPr>
          <w:rtl/>
        </w:rPr>
        <w:t xml:space="preserve">, </w:t>
      </w:r>
      <w:r w:rsidRPr="007435EB">
        <w:rPr>
          <w:rFonts w:hint="cs"/>
          <w:rtl/>
        </w:rPr>
        <w:t>אמרו</w:t>
      </w:r>
      <w:r w:rsidRPr="007435EB">
        <w:rPr>
          <w:rtl/>
        </w:rPr>
        <w:t xml:space="preserve">: </w:t>
      </w:r>
      <w:r w:rsidRPr="007435EB">
        <w:rPr>
          <w:rFonts w:hint="cs"/>
          <w:rtl/>
        </w:rPr>
        <w:t>מימינו</w:t>
      </w:r>
      <w:r w:rsidRPr="007435EB">
        <w:rPr>
          <w:rtl/>
        </w:rPr>
        <w:t xml:space="preserve"> </w:t>
      </w:r>
      <w:r w:rsidRPr="007435EB">
        <w:rPr>
          <w:rFonts w:hint="cs"/>
          <w:rtl/>
        </w:rPr>
        <w:t>לא</w:t>
      </w:r>
      <w:r w:rsidRPr="007435EB">
        <w:rPr>
          <w:rtl/>
        </w:rPr>
        <w:t xml:space="preserve"> </w:t>
      </w:r>
      <w:r w:rsidRPr="007435EB">
        <w:rPr>
          <w:rFonts w:hint="cs"/>
          <w:rtl/>
        </w:rPr>
        <w:t>ראינו</w:t>
      </w:r>
      <w:r w:rsidRPr="007435EB">
        <w:rPr>
          <w:rtl/>
        </w:rPr>
        <w:t xml:space="preserve"> </w:t>
      </w:r>
      <w:r w:rsidRPr="007435EB">
        <w:rPr>
          <w:rFonts w:hint="cs"/>
          <w:rtl/>
        </w:rPr>
        <w:t>כך</w:t>
      </w:r>
      <w:r w:rsidRPr="007435EB">
        <w:rPr>
          <w:rtl/>
        </w:rPr>
        <w:t>.</w:t>
      </w:r>
    </w:p>
    <w:p w14:paraId="54F97FB1" w14:textId="77777777" w:rsidR="00E8089F" w:rsidRPr="007435EB" w:rsidRDefault="00E8089F" w:rsidP="00E8089F">
      <w:pPr>
        <w:rPr>
          <w:rFonts w:ascii="Fb Fontext" w:hAnsi="Fb Fontext"/>
          <w:sz w:val="20"/>
          <w:rtl/>
        </w:rPr>
      </w:pPr>
      <w:r w:rsidRPr="007435EB">
        <w:rPr>
          <w:rFonts w:ascii="Fb Fontext" w:hAnsi="Fb Fontext" w:hint="cs"/>
          <w:sz w:val="20"/>
          <w:rtl/>
        </w:rPr>
        <w:t>ונשמט</w:t>
      </w:r>
      <w:r w:rsidRPr="007435EB">
        <w:rPr>
          <w:rFonts w:ascii="Fb Fontext" w:hAnsi="Fb Fontext"/>
          <w:sz w:val="20"/>
          <w:rtl/>
        </w:rPr>
        <w:t xml:space="preserve"> </w:t>
      </w:r>
      <w:r w:rsidRPr="007435EB">
        <w:rPr>
          <w:rFonts w:ascii="Fb Fontext" w:hAnsi="Fb Fontext" w:hint="cs"/>
          <w:sz w:val="20"/>
          <w:rtl/>
        </w:rPr>
        <w:t>הלל</w:t>
      </w:r>
      <w:r w:rsidRPr="007435EB">
        <w:rPr>
          <w:rFonts w:ascii="Fb Fontext" w:hAnsi="Fb Fontext"/>
          <w:sz w:val="20"/>
          <w:rtl/>
        </w:rPr>
        <w:t xml:space="preserve"> </w:t>
      </w:r>
      <w:r w:rsidRPr="007435EB">
        <w:rPr>
          <w:rFonts w:ascii="Fb Fontext" w:hAnsi="Fb Fontext" w:hint="cs"/>
          <w:sz w:val="20"/>
          <w:rtl/>
        </w:rPr>
        <w:t>ויצא</w:t>
      </w:r>
      <w:r w:rsidRPr="007435EB">
        <w:rPr>
          <w:rFonts w:ascii="Fb Fontext" w:hAnsi="Fb Fontext"/>
          <w:sz w:val="20"/>
          <w:rtl/>
        </w:rPr>
        <w:t xml:space="preserve"> </w:t>
      </w:r>
      <w:r w:rsidRPr="007435EB">
        <w:rPr>
          <w:rFonts w:ascii="Fb Fontext" w:hAnsi="Fb Fontext" w:hint="cs"/>
          <w:sz w:val="20"/>
          <w:rtl/>
        </w:rPr>
        <w:t>לבית</w:t>
      </w:r>
      <w:r w:rsidRPr="007435EB">
        <w:rPr>
          <w:rFonts w:ascii="Fb Fontext" w:hAnsi="Fb Fontext"/>
          <w:sz w:val="20"/>
          <w:rtl/>
        </w:rPr>
        <w:t xml:space="preserve"> </w:t>
      </w:r>
      <w:r w:rsidRPr="007435EB">
        <w:rPr>
          <w:rFonts w:ascii="Fb Fontext" w:hAnsi="Fb Fontext" w:hint="cs"/>
          <w:sz w:val="20"/>
          <w:rtl/>
        </w:rPr>
        <w:t>החיצון</w:t>
      </w:r>
      <w:r w:rsidRPr="007435EB">
        <w:rPr>
          <w:rFonts w:ascii="Fb Fontext" w:hAnsi="Fb Fontext"/>
          <w:sz w:val="20"/>
          <w:rtl/>
        </w:rPr>
        <w:t xml:space="preserve">, </w:t>
      </w:r>
      <w:r w:rsidRPr="007435EB">
        <w:rPr>
          <w:rFonts w:ascii="Fb Fontext" w:hAnsi="Fb Fontext" w:hint="cs"/>
          <w:sz w:val="20"/>
          <w:rtl/>
        </w:rPr>
        <w:t>ולא</w:t>
      </w:r>
      <w:r w:rsidRPr="007435EB">
        <w:rPr>
          <w:rFonts w:ascii="Fb Fontext" w:hAnsi="Fb Fontext"/>
          <w:sz w:val="20"/>
          <w:rtl/>
        </w:rPr>
        <w:t xml:space="preserve"> </w:t>
      </w:r>
      <w:r w:rsidRPr="007435EB">
        <w:rPr>
          <w:rFonts w:ascii="Fb Fontext" w:hAnsi="Fb Fontext" w:hint="cs"/>
          <w:sz w:val="20"/>
          <w:rtl/>
        </w:rPr>
        <w:t>רצה</w:t>
      </w:r>
      <w:r w:rsidRPr="007435EB">
        <w:rPr>
          <w:rFonts w:ascii="Fb Fontext" w:hAnsi="Fb Fontext"/>
          <w:sz w:val="20"/>
          <w:rtl/>
        </w:rPr>
        <w:t xml:space="preserve"> </w:t>
      </w:r>
      <w:r w:rsidRPr="007435EB">
        <w:rPr>
          <w:rFonts w:ascii="Fb Fontext" w:hAnsi="Fb Fontext" w:hint="cs"/>
          <w:sz w:val="20"/>
          <w:rtl/>
        </w:rPr>
        <w:t>לומר</w:t>
      </w:r>
      <w:r w:rsidRPr="007435EB">
        <w:rPr>
          <w:rFonts w:ascii="Fb Fontext" w:hAnsi="Fb Fontext"/>
          <w:sz w:val="20"/>
          <w:rtl/>
        </w:rPr>
        <w:t xml:space="preserve"> </w:t>
      </w:r>
      <w:r w:rsidRPr="007435EB">
        <w:rPr>
          <w:rFonts w:ascii="Fb Fontext" w:hAnsi="Fb Fontext" w:hint="cs"/>
          <w:sz w:val="20"/>
          <w:rtl/>
        </w:rPr>
        <w:t>להן</w:t>
      </w:r>
      <w:r w:rsidRPr="007435EB">
        <w:rPr>
          <w:rFonts w:ascii="Fb Fontext" w:hAnsi="Fb Fontext"/>
          <w:sz w:val="20"/>
          <w:rtl/>
        </w:rPr>
        <w:t xml:space="preserve"> </w:t>
      </w:r>
      <w:r w:rsidRPr="007435EB">
        <w:rPr>
          <w:rFonts w:ascii="Fb Fontext" w:hAnsi="Fb Fontext" w:hint="cs"/>
          <w:sz w:val="20"/>
          <w:rtl/>
        </w:rPr>
        <w:t>מותרין</w:t>
      </w:r>
      <w:r w:rsidRPr="007435EB">
        <w:rPr>
          <w:rFonts w:ascii="Fb Fontext" w:hAnsi="Fb Fontext"/>
          <w:sz w:val="20"/>
          <w:rtl/>
        </w:rPr>
        <w:t xml:space="preserve"> </w:t>
      </w:r>
      <w:r w:rsidRPr="007435EB">
        <w:rPr>
          <w:rFonts w:ascii="Fb Fontext" w:hAnsi="Fb Fontext" w:hint="cs"/>
          <w:sz w:val="20"/>
          <w:rtl/>
        </w:rPr>
        <w:t>אתם</w:t>
      </w:r>
      <w:r w:rsidRPr="007435EB">
        <w:rPr>
          <w:rFonts w:ascii="Fb Fontext" w:hAnsi="Fb Fontext"/>
          <w:sz w:val="20"/>
          <w:rtl/>
        </w:rPr>
        <w:t>.</w:t>
      </w:r>
      <w:r w:rsidRPr="007435EB">
        <w:rPr>
          <w:rFonts w:ascii="Fb Fontext" w:hAnsi="Fb Fontext" w:hint="cs"/>
          <w:sz w:val="20"/>
          <w:rtl/>
        </w:rPr>
        <w:t xml:space="preserve"> [כיון שהמנהג אצלם לאסור]</w:t>
      </w:r>
    </w:p>
    <w:p w14:paraId="02A498CC" w14:textId="77777777" w:rsidR="00E8089F" w:rsidRPr="007435EB" w:rsidRDefault="00E8089F" w:rsidP="00E8089F">
      <w:pPr>
        <w:rPr>
          <w:rFonts w:ascii="Fb Fontext" w:hAnsi="Fb Fontext"/>
          <w:rtl/>
        </w:rPr>
      </w:pPr>
      <w:r w:rsidRPr="007435EB">
        <w:rPr>
          <w:rFonts w:ascii="Fb Fontext" w:hAnsi="Fb Fontext" w:hint="cs"/>
          <w:rtl/>
        </w:rPr>
        <w:t>יוצאים</w:t>
      </w:r>
      <w:r w:rsidRPr="007435EB">
        <w:rPr>
          <w:rFonts w:ascii="Fb Fontext" w:hAnsi="Fb Fontext"/>
          <w:rtl/>
        </w:rPr>
        <w:t xml:space="preserve"> </w:t>
      </w:r>
      <w:r w:rsidRPr="007435EB">
        <w:rPr>
          <w:rFonts w:ascii="Fb Fontext" w:hAnsi="Fb Fontext" w:hint="cs"/>
          <w:rtl/>
        </w:rPr>
        <w:t>בקורדקיסון</w:t>
      </w:r>
      <w:r w:rsidRPr="007435EB">
        <w:rPr>
          <w:rFonts w:ascii="Fb Fontext" w:hAnsi="Fb Fontext"/>
          <w:rtl/>
        </w:rPr>
        <w:t xml:space="preserve"> </w:t>
      </w:r>
      <w:r w:rsidRPr="007435EB">
        <w:rPr>
          <w:rFonts w:ascii="Fb Fontext" w:hAnsi="Fb Fontext" w:hint="cs"/>
          <w:rtl/>
        </w:rPr>
        <w:t>בשבת</w:t>
      </w:r>
      <w:r w:rsidRPr="007435EB">
        <w:rPr>
          <w:rFonts w:ascii="Fb Fontext" w:hAnsi="Fb Fontext"/>
          <w:rtl/>
        </w:rPr>
        <w:t xml:space="preserve">, </w:t>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יוצאין</w:t>
      </w:r>
      <w:r w:rsidRPr="007435EB">
        <w:rPr>
          <w:rFonts w:ascii="Fb Fontext" w:hAnsi="Fb Fontext"/>
          <w:rtl/>
        </w:rPr>
        <w:t xml:space="preserve"> </w:t>
      </w:r>
      <w:r w:rsidRPr="007435EB">
        <w:rPr>
          <w:rFonts w:ascii="Fb Fontext" w:hAnsi="Fb Fontext" w:hint="cs"/>
          <w:rtl/>
        </w:rPr>
        <w:t>בקורדקיסון</w:t>
      </w:r>
      <w:r w:rsidRPr="007435EB">
        <w:rPr>
          <w:rFonts w:ascii="Fb Fontext" w:hAnsi="Fb Fontext"/>
          <w:rtl/>
        </w:rPr>
        <w:t xml:space="preserve"> </w:t>
      </w:r>
      <w:r w:rsidRPr="007435EB">
        <w:rPr>
          <w:rFonts w:ascii="Fb Fontext" w:hAnsi="Fb Fontext" w:hint="cs"/>
          <w:rtl/>
        </w:rPr>
        <w:t>בשבת</w:t>
      </w:r>
      <w:r w:rsidRPr="007435EB">
        <w:rPr>
          <w:rFonts w:ascii="Fb Fontext" w:hAnsi="Fb Fontext"/>
          <w:rtl/>
        </w:rPr>
        <w:t xml:space="preserve"> </w:t>
      </w:r>
      <w:r w:rsidRPr="007435EB">
        <w:rPr>
          <w:rFonts w:ascii="Fb Fontext" w:hAnsi="Fb Fontext" w:hint="cs"/>
          <w:rtl/>
        </w:rPr>
        <w:t>בבירי [שמא יטלטל ד</w:t>
      </w:r>
      <w:r w:rsidRPr="007435EB">
        <w:rPr>
          <w:rFonts w:ascii="Fb Fontext" w:hAnsi="Fb Fontext"/>
          <w:rtl/>
        </w:rPr>
        <w:t>"</w:t>
      </w:r>
      <w:r w:rsidRPr="007435EB">
        <w:rPr>
          <w:rFonts w:ascii="Fb Fontext" w:hAnsi="Fb Fontext" w:hint="cs"/>
          <w:rtl/>
        </w:rPr>
        <w:t>א ברה'ר]</w:t>
      </w:r>
    </w:p>
    <w:p w14:paraId="7F86885F" w14:textId="77777777" w:rsidR="00E8089F" w:rsidRPr="007435EB" w:rsidRDefault="00E8089F" w:rsidP="00E8089F">
      <w:pPr>
        <w:rPr>
          <w:rtl/>
        </w:rPr>
      </w:pPr>
      <w:r w:rsidRPr="007435EB">
        <w:rPr>
          <w:rFonts w:hint="cs"/>
          <w:rtl/>
        </w:rPr>
        <w:t>ומעשה</w:t>
      </w:r>
      <w:r w:rsidRPr="007435EB">
        <w:rPr>
          <w:rtl/>
        </w:rPr>
        <w:t xml:space="preserve"> </w:t>
      </w:r>
      <w:r w:rsidRPr="007435EB">
        <w:rPr>
          <w:rFonts w:hint="cs"/>
          <w:rtl/>
        </w:rPr>
        <w:t>ביהודה</w:t>
      </w:r>
      <w:r w:rsidRPr="007435EB">
        <w:rPr>
          <w:rtl/>
        </w:rPr>
        <w:t xml:space="preserve"> </w:t>
      </w:r>
      <w:r w:rsidRPr="007435EB">
        <w:rPr>
          <w:rFonts w:hint="cs"/>
          <w:rtl/>
        </w:rPr>
        <w:t>והלל</w:t>
      </w:r>
      <w:r w:rsidRPr="007435EB">
        <w:rPr>
          <w:rtl/>
        </w:rPr>
        <w:t xml:space="preserve"> </w:t>
      </w:r>
      <w:r w:rsidRPr="007435EB">
        <w:rPr>
          <w:rFonts w:hint="cs"/>
          <w:rtl/>
        </w:rPr>
        <w:t>בניו</w:t>
      </w:r>
      <w:r w:rsidRPr="007435EB">
        <w:rPr>
          <w:rtl/>
        </w:rPr>
        <w:t xml:space="preserve"> </w:t>
      </w:r>
      <w:r w:rsidRPr="007435EB">
        <w:rPr>
          <w:rFonts w:hint="cs"/>
          <w:rtl/>
        </w:rPr>
        <w:t>של</w:t>
      </w:r>
      <w:r w:rsidRPr="007435EB">
        <w:rPr>
          <w:rtl/>
        </w:rPr>
        <w:t xml:space="preserve"> </w:t>
      </w:r>
      <w:r w:rsidRPr="007435EB">
        <w:rPr>
          <w:rFonts w:hint="cs"/>
          <w:rtl/>
        </w:rPr>
        <w:t>רבן</w:t>
      </w:r>
      <w:r w:rsidRPr="007435EB">
        <w:rPr>
          <w:rtl/>
        </w:rPr>
        <w:t xml:space="preserve"> </w:t>
      </w:r>
      <w:r w:rsidRPr="007435EB">
        <w:rPr>
          <w:rFonts w:hint="cs"/>
          <w:rtl/>
        </w:rPr>
        <w:t>גמליאל</w:t>
      </w:r>
      <w:r w:rsidRPr="007435EB">
        <w:rPr>
          <w:rtl/>
        </w:rPr>
        <w:t xml:space="preserve"> </w:t>
      </w:r>
      <w:r w:rsidRPr="007435EB">
        <w:rPr>
          <w:rFonts w:hint="cs"/>
          <w:rtl/>
        </w:rPr>
        <w:t>שיצאו</w:t>
      </w:r>
      <w:r w:rsidRPr="007435EB">
        <w:rPr>
          <w:rtl/>
        </w:rPr>
        <w:t xml:space="preserve"> </w:t>
      </w:r>
      <w:r w:rsidRPr="007435EB">
        <w:rPr>
          <w:rFonts w:hint="cs"/>
          <w:rtl/>
        </w:rPr>
        <w:t>בקורדקיסון</w:t>
      </w:r>
      <w:r w:rsidRPr="007435EB">
        <w:rPr>
          <w:rtl/>
        </w:rPr>
        <w:t xml:space="preserve"> </w:t>
      </w:r>
      <w:r w:rsidRPr="007435EB">
        <w:rPr>
          <w:rFonts w:hint="cs"/>
          <w:rtl/>
        </w:rPr>
        <w:t>בשבת</w:t>
      </w:r>
      <w:r w:rsidRPr="007435EB">
        <w:rPr>
          <w:rtl/>
        </w:rPr>
        <w:t xml:space="preserve"> </w:t>
      </w:r>
      <w:r w:rsidRPr="007435EB">
        <w:rPr>
          <w:rFonts w:hint="cs"/>
          <w:rtl/>
        </w:rPr>
        <w:t>בבירי</w:t>
      </w:r>
      <w:r w:rsidRPr="007435EB">
        <w:rPr>
          <w:rtl/>
        </w:rPr>
        <w:t>.</w:t>
      </w:r>
    </w:p>
    <w:p w14:paraId="672AA28B" w14:textId="77777777" w:rsidR="00E8089F" w:rsidRPr="007435EB" w:rsidRDefault="00E8089F" w:rsidP="00E8089F">
      <w:pPr>
        <w:rPr>
          <w:rtl/>
        </w:rPr>
      </w:pPr>
      <w:r w:rsidRPr="007435EB">
        <w:rPr>
          <w:rFonts w:hint="cs"/>
          <w:rtl/>
        </w:rPr>
        <w:t>ולעזה</w:t>
      </w:r>
      <w:r w:rsidRPr="007435EB">
        <w:rPr>
          <w:rtl/>
        </w:rPr>
        <w:t xml:space="preserve"> </w:t>
      </w:r>
      <w:r w:rsidRPr="007435EB">
        <w:rPr>
          <w:rFonts w:hint="cs"/>
          <w:rtl/>
        </w:rPr>
        <w:t>עליהן</w:t>
      </w:r>
      <w:r w:rsidRPr="007435EB">
        <w:rPr>
          <w:rtl/>
        </w:rPr>
        <w:t xml:space="preserve"> </w:t>
      </w:r>
      <w:r w:rsidRPr="007435EB">
        <w:rPr>
          <w:rFonts w:hint="cs"/>
          <w:rtl/>
        </w:rPr>
        <w:t>המדינה</w:t>
      </w:r>
      <w:r w:rsidRPr="007435EB">
        <w:rPr>
          <w:rtl/>
        </w:rPr>
        <w:t>.</w:t>
      </w:r>
    </w:p>
    <w:p w14:paraId="69AA8CFA" w14:textId="77777777" w:rsidR="00E8089F" w:rsidRPr="007435EB" w:rsidRDefault="00E8089F" w:rsidP="00E8089F">
      <w:pPr>
        <w:rPr>
          <w:rtl/>
        </w:rPr>
      </w:pPr>
      <w:r w:rsidRPr="007435EB">
        <w:rPr>
          <w:rFonts w:ascii="Fb Fontext" w:hAnsi="Fb Fontext" w:hint="cs"/>
          <w:sz w:val="20"/>
          <w:rtl/>
        </w:rPr>
        <w:t>ואמרו</w:t>
      </w:r>
      <w:r w:rsidRPr="007435EB">
        <w:rPr>
          <w:rFonts w:ascii="Fb Fontext" w:hAnsi="Fb Fontext"/>
          <w:sz w:val="20"/>
          <w:rtl/>
        </w:rPr>
        <w:t xml:space="preserve">: </w:t>
      </w:r>
      <w:r w:rsidRPr="007435EB">
        <w:rPr>
          <w:rFonts w:ascii="Fb Fontext" w:hAnsi="Fb Fontext" w:hint="cs"/>
          <w:sz w:val="20"/>
          <w:rtl/>
        </w:rPr>
        <w:t>מימינו</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ראינו</w:t>
      </w:r>
      <w:r w:rsidRPr="007435EB">
        <w:rPr>
          <w:rFonts w:ascii="Fb Fontext" w:hAnsi="Fb Fontext"/>
          <w:sz w:val="20"/>
          <w:rtl/>
        </w:rPr>
        <w:t xml:space="preserve"> </w:t>
      </w:r>
      <w:r w:rsidRPr="007435EB">
        <w:rPr>
          <w:rFonts w:ascii="Fb Fontext" w:hAnsi="Fb Fontext" w:hint="cs"/>
          <w:sz w:val="20"/>
          <w:rtl/>
        </w:rPr>
        <w:t>כך</w:t>
      </w:r>
      <w:r w:rsidRPr="007435EB">
        <w:rPr>
          <w:rFonts w:ascii="Fb Fontext" w:hAnsi="Fb Fontext"/>
          <w:sz w:val="20"/>
          <w:rtl/>
        </w:rPr>
        <w:t xml:space="preserve">, </w:t>
      </w:r>
      <w:r w:rsidRPr="007435EB">
        <w:rPr>
          <w:rFonts w:ascii="Fb Fontext" w:hAnsi="Fb Fontext" w:hint="cs"/>
          <w:sz w:val="20"/>
          <w:rtl/>
        </w:rPr>
        <w:t>ושמטום</w:t>
      </w:r>
      <w:r w:rsidRPr="007435EB">
        <w:rPr>
          <w:rFonts w:ascii="Fb Fontext" w:hAnsi="Fb Fontext"/>
          <w:sz w:val="20"/>
          <w:rtl/>
        </w:rPr>
        <w:t xml:space="preserve"> </w:t>
      </w:r>
      <w:r w:rsidRPr="007435EB">
        <w:rPr>
          <w:rFonts w:ascii="Fb Fontext" w:hAnsi="Fb Fontext" w:hint="cs"/>
          <w:sz w:val="20"/>
          <w:rtl/>
        </w:rPr>
        <w:t>ונתנום</w:t>
      </w:r>
      <w:r w:rsidRPr="007435EB">
        <w:rPr>
          <w:rFonts w:ascii="Fb Fontext" w:hAnsi="Fb Fontext"/>
          <w:sz w:val="20"/>
          <w:rtl/>
        </w:rPr>
        <w:t xml:space="preserve"> </w:t>
      </w:r>
      <w:r w:rsidRPr="007435EB">
        <w:rPr>
          <w:rFonts w:ascii="Fb Fontext" w:hAnsi="Fb Fontext" w:hint="cs"/>
          <w:sz w:val="20"/>
          <w:rtl/>
        </w:rPr>
        <w:t>לעבדיהן</w:t>
      </w:r>
      <w:r w:rsidRPr="007435EB">
        <w:rPr>
          <w:rFonts w:ascii="Fb Fontext" w:hAnsi="Fb Fontext"/>
          <w:sz w:val="20"/>
          <w:rtl/>
        </w:rPr>
        <w:t xml:space="preserve">, </w:t>
      </w:r>
      <w:r w:rsidRPr="007435EB">
        <w:rPr>
          <w:rFonts w:ascii="Fb Fontext" w:hAnsi="Fb Fontext" w:hint="cs"/>
          <w:sz w:val="20"/>
          <w:rtl/>
        </w:rPr>
        <w:t>ולא</w:t>
      </w:r>
      <w:r w:rsidRPr="007435EB">
        <w:rPr>
          <w:rFonts w:ascii="Fb Fontext" w:hAnsi="Fb Fontext"/>
          <w:sz w:val="20"/>
          <w:rtl/>
        </w:rPr>
        <w:t xml:space="preserve"> </w:t>
      </w:r>
      <w:r w:rsidRPr="007435EB">
        <w:rPr>
          <w:rFonts w:ascii="Fb Fontext" w:hAnsi="Fb Fontext" w:hint="cs"/>
          <w:sz w:val="20"/>
          <w:rtl/>
        </w:rPr>
        <w:t>רצו</w:t>
      </w:r>
      <w:r w:rsidRPr="007435EB">
        <w:rPr>
          <w:rFonts w:ascii="Fb Fontext" w:hAnsi="Fb Fontext"/>
          <w:sz w:val="20"/>
          <w:rtl/>
        </w:rPr>
        <w:t xml:space="preserve"> </w:t>
      </w:r>
      <w:r w:rsidRPr="007435EB">
        <w:rPr>
          <w:rFonts w:ascii="Fb Fontext" w:hAnsi="Fb Fontext" w:hint="cs"/>
          <w:sz w:val="20"/>
          <w:rtl/>
        </w:rPr>
        <w:t>לומר</w:t>
      </w:r>
      <w:r w:rsidRPr="007435EB">
        <w:rPr>
          <w:rFonts w:ascii="Fb Fontext" w:hAnsi="Fb Fontext"/>
          <w:sz w:val="20"/>
          <w:rtl/>
        </w:rPr>
        <w:t xml:space="preserve"> </w:t>
      </w:r>
      <w:r w:rsidRPr="007435EB">
        <w:rPr>
          <w:rFonts w:ascii="Fb Fontext" w:hAnsi="Fb Fontext" w:hint="cs"/>
          <w:sz w:val="20"/>
          <w:rtl/>
        </w:rPr>
        <w:t>להן</w:t>
      </w:r>
      <w:r w:rsidRPr="007435EB">
        <w:rPr>
          <w:rFonts w:ascii="Fb Fontext" w:hAnsi="Fb Fontext"/>
          <w:sz w:val="20"/>
          <w:rtl/>
        </w:rPr>
        <w:t xml:space="preserve"> </w:t>
      </w:r>
      <w:r w:rsidRPr="007435EB">
        <w:rPr>
          <w:rFonts w:ascii="Fb Fontext" w:hAnsi="Fb Fontext" w:hint="cs"/>
          <w:sz w:val="20"/>
          <w:rtl/>
        </w:rPr>
        <w:t>מותרין</w:t>
      </w:r>
      <w:r w:rsidRPr="007435EB">
        <w:rPr>
          <w:rFonts w:ascii="Fb Fontext" w:hAnsi="Fb Fontext"/>
          <w:sz w:val="20"/>
          <w:rtl/>
        </w:rPr>
        <w:t xml:space="preserve"> </w:t>
      </w:r>
      <w:r w:rsidRPr="007435EB">
        <w:rPr>
          <w:rFonts w:ascii="Fb Fontext" w:hAnsi="Fb Fontext" w:hint="cs"/>
          <w:sz w:val="20"/>
          <w:rtl/>
        </w:rPr>
        <w:t>אתם</w:t>
      </w:r>
      <w:r w:rsidRPr="007435EB">
        <w:rPr>
          <w:rFonts w:ascii="Fb Fontext" w:hAnsi="Fb Fontext"/>
          <w:sz w:val="20"/>
          <w:rtl/>
        </w:rPr>
        <w:t>.</w:t>
      </w:r>
    </w:p>
    <w:p w14:paraId="4EEF54E5" w14:textId="77777777" w:rsidR="00E8089F" w:rsidRPr="007435EB" w:rsidRDefault="00E8089F" w:rsidP="00E8089F">
      <w:pPr>
        <w:rPr>
          <w:rFonts w:ascii="Fb Fontext" w:hAnsi="Fb Fontext"/>
          <w:rtl/>
        </w:rPr>
      </w:pPr>
      <w:r w:rsidRPr="007435EB">
        <w:rPr>
          <w:rFonts w:ascii="Fb Fontext" w:hAnsi="Fb Fontext" w:hint="cs"/>
          <w:rtl/>
        </w:rPr>
        <w:t>ויושבין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ספסלי</w:t>
      </w:r>
      <w:r w:rsidRPr="007435EB">
        <w:rPr>
          <w:rFonts w:ascii="Fb Fontext" w:hAnsi="Fb Fontext"/>
          <w:rtl/>
        </w:rPr>
        <w:t xml:space="preserve"> </w:t>
      </w:r>
      <w:r w:rsidRPr="007435EB">
        <w:rPr>
          <w:rFonts w:ascii="Fb Fontext" w:hAnsi="Fb Fontext" w:hint="cs"/>
          <w:rtl/>
        </w:rPr>
        <w:t>נכרים</w:t>
      </w:r>
      <w:r w:rsidRPr="007435EB">
        <w:rPr>
          <w:rFonts w:ascii="Fb Fontext" w:hAnsi="Fb Fontext"/>
          <w:rtl/>
        </w:rPr>
        <w:t xml:space="preserve"> </w:t>
      </w:r>
      <w:r w:rsidRPr="007435EB">
        <w:rPr>
          <w:rFonts w:ascii="Fb Fontext" w:hAnsi="Fb Fontext" w:hint="cs"/>
          <w:rtl/>
        </w:rPr>
        <w:t>בשבת</w:t>
      </w:r>
      <w:r w:rsidRPr="007435EB">
        <w:rPr>
          <w:rFonts w:ascii="Fb Fontext" w:hAnsi="Fb Fontext"/>
          <w:rtl/>
        </w:rPr>
        <w:t xml:space="preserve">, </w:t>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יושבין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ספסלי</w:t>
      </w:r>
      <w:r w:rsidRPr="007435EB">
        <w:rPr>
          <w:rFonts w:ascii="Fb Fontext" w:hAnsi="Fb Fontext"/>
          <w:rtl/>
        </w:rPr>
        <w:t xml:space="preserve"> </w:t>
      </w:r>
      <w:r w:rsidRPr="007435EB">
        <w:rPr>
          <w:rFonts w:ascii="Fb Fontext" w:hAnsi="Fb Fontext" w:hint="cs"/>
          <w:rtl/>
        </w:rPr>
        <w:t>נכרים</w:t>
      </w:r>
      <w:r w:rsidRPr="007435EB">
        <w:rPr>
          <w:rFonts w:ascii="Fb Fontext" w:hAnsi="Fb Fontext"/>
          <w:rtl/>
        </w:rPr>
        <w:t xml:space="preserve"> </w:t>
      </w:r>
      <w:r w:rsidRPr="007435EB">
        <w:rPr>
          <w:rFonts w:ascii="Fb Fontext" w:hAnsi="Fb Fontext" w:hint="cs"/>
          <w:rtl/>
        </w:rPr>
        <w:t>בשבת</w:t>
      </w:r>
      <w:r w:rsidRPr="007435EB">
        <w:rPr>
          <w:rFonts w:ascii="Fb Fontext" w:hAnsi="Fb Fontext"/>
          <w:rtl/>
        </w:rPr>
        <w:t xml:space="preserve"> </w:t>
      </w:r>
      <w:r w:rsidRPr="007435EB">
        <w:rPr>
          <w:rFonts w:ascii="Fb Fontext" w:hAnsi="Fb Fontext" w:hint="cs"/>
          <w:rtl/>
        </w:rPr>
        <w:t>בעכו</w:t>
      </w:r>
      <w:r w:rsidRPr="007435EB">
        <w:rPr>
          <w:rFonts w:ascii="Fb Fontext" w:hAnsi="Fb Fontext"/>
          <w:rtl/>
        </w:rPr>
        <w:t xml:space="preserve"> </w:t>
      </w:r>
      <w:r w:rsidRPr="007435EB">
        <w:rPr>
          <w:rFonts w:ascii="Fb Fontext" w:hAnsi="Fb Fontext" w:hint="cs"/>
          <w:rtl/>
        </w:rPr>
        <w:t>[דמחזי כמקח וממכר]</w:t>
      </w:r>
    </w:p>
    <w:p w14:paraId="4E98BB9E" w14:textId="77777777" w:rsidR="00E8089F" w:rsidRPr="007435EB" w:rsidRDefault="00E8089F" w:rsidP="00E8089F">
      <w:pPr>
        <w:rPr>
          <w:rtl/>
        </w:rPr>
      </w:pPr>
      <w:r w:rsidRPr="007435EB">
        <w:rPr>
          <w:rFonts w:hint="cs"/>
          <w:rtl/>
        </w:rPr>
        <w:t>ומעשה</w:t>
      </w:r>
      <w:r w:rsidRPr="007435EB">
        <w:rPr>
          <w:rtl/>
        </w:rPr>
        <w:t xml:space="preserve"> </w:t>
      </w:r>
      <w:r>
        <w:rPr>
          <w:rStyle w:val="affffd"/>
          <w:rFonts w:hint="cs"/>
          <w:rtl/>
          <w:rPrChange w:id="9601" w:author="מנוע אמוראים" w:date="2026-10-05T16:42:03Z">
            <w:rPr>
              <w:rFonts w:hint="cs"/>
              <w:rtl/>
            </w:rPr>
          </w:rPrChange>
        </w:rPr>
        <w:t xml:space="preserve">ברשב</w:t>
      </w:r>
      <w:r>
        <w:rPr>
          <w:rStyle w:val="affffd"/>
          <w:rtl/>
          <w:rPrChange w:id="9602" w:author="מנוע אמוראים" w:date="2026-10-05T16:42:03Z">
            <w:rPr>
              <w:rtl/>
            </w:rPr>
          </w:rPrChange>
        </w:rPr>
        <w:t xml:space="preserve">"</w:t>
      </w:r>
      <w:r>
        <w:rPr>
          <w:rStyle w:val="affffd"/>
          <w:rFonts w:hint="cs"/>
          <w:rtl/>
          <w:rPrChange w:id="9603" w:author="מנוע אמוראים" w:date="2026-10-05T16:42:03Z">
            <w:rPr>
              <w:rFonts w:hint="cs"/>
              <w:rtl/>
            </w:rPr>
          </w:rPrChange>
        </w:rPr>
        <w:t xml:space="preserve">ג</w:t>
      </w:r>
      <w:r>
        <w:rPr>
          <w:rFonts w:hint="cs"/>
          <w:rtl/>
        </w:rPr>
        <w:t xml:space="preserve"> שישב</w:t>
      </w:r>
      <w:r w:rsidRPr="007435EB">
        <w:rPr>
          <w:rtl/>
        </w:rPr>
        <w:t xml:space="preserve"> </w:t>
      </w:r>
      <w:r w:rsidRPr="007435EB">
        <w:rPr>
          <w:rFonts w:hint="cs"/>
          <w:rtl/>
        </w:rPr>
        <w:t>על</w:t>
      </w:r>
      <w:r w:rsidRPr="007435EB">
        <w:rPr>
          <w:rtl/>
        </w:rPr>
        <w:t xml:space="preserve"> </w:t>
      </w:r>
      <w:r w:rsidRPr="007435EB">
        <w:rPr>
          <w:rFonts w:hint="cs"/>
          <w:rtl/>
        </w:rPr>
        <w:t>ספסלי</w:t>
      </w:r>
      <w:r w:rsidRPr="007435EB">
        <w:rPr>
          <w:rtl/>
        </w:rPr>
        <w:t xml:space="preserve"> </w:t>
      </w:r>
      <w:r w:rsidRPr="007435EB">
        <w:rPr>
          <w:rFonts w:hint="cs"/>
          <w:rtl/>
        </w:rPr>
        <w:t>נכרים</w:t>
      </w:r>
      <w:r w:rsidRPr="007435EB">
        <w:rPr>
          <w:rtl/>
        </w:rPr>
        <w:t xml:space="preserve"> </w:t>
      </w:r>
      <w:r w:rsidRPr="007435EB">
        <w:rPr>
          <w:rFonts w:hint="cs"/>
          <w:rtl/>
        </w:rPr>
        <w:t>בשבת</w:t>
      </w:r>
      <w:r w:rsidRPr="007435EB">
        <w:rPr>
          <w:rtl/>
        </w:rPr>
        <w:t xml:space="preserve"> </w:t>
      </w:r>
      <w:r w:rsidRPr="007435EB">
        <w:rPr>
          <w:rFonts w:hint="cs"/>
          <w:rtl/>
        </w:rPr>
        <w:t>בעכו</w:t>
      </w:r>
      <w:r w:rsidRPr="007435EB">
        <w:rPr>
          <w:rtl/>
        </w:rPr>
        <w:t xml:space="preserve">, </w:t>
      </w:r>
      <w:r w:rsidRPr="007435EB">
        <w:rPr>
          <w:rFonts w:hint="cs"/>
          <w:rtl/>
        </w:rPr>
        <w:t>ולעזה</w:t>
      </w:r>
      <w:r w:rsidRPr="007435EB">
        <w:rPr>
          <w:rtl/>
        </w:rPr>
        <w:t xml:space="preserve"> </w:t>
      </w:r>
      <w:r w:rsidRPr="007435EB">
        <w:rPr>
          <w:rFonts w:hint="cs"/>
          <w:rtl/>
        </w:rPr>
        <w:t>עליו</w:t>
      </w:r>
      <w:r w:rsidRPr="007435EB">
        <w:rPr>
          <w:rtl/>
        </w:rPr>
        <w:t xml:space="preserve"> </w:t>
      </w:r>
      <w:r w:rsidRPr="007435EB">
        <w:rPr>
          <w:rFonts w:hint="cs"/>
          <w:rtl/>
        </w:rPr>
        <w:t>כל</w:t>
      </w:r>
      <w:r w:rsidRPr="007435EB">
        <w:rPr>
          <w:rtl/>
        </w:rPr>
        <w:t xml:space="preserve"> </w:t>
      </w:r>
      <w:r w:rsidRPr="007435EB">
        <w:rPr>
          <w:rFonts w:hint="cs"/>
          <w:rtl/>
        </w:rPr>
        <w:t>המדינה</w:t>
      </w:r>
      <w:r w:rsidRPr="007435EB">
        <w:rPr>
          <w:rtl/>
        </w:rPr>
        <w:t xml:space="preserve"> </w:t>
      </w:r>
      <w:r w:rsidRPr="007435EB">
        <w:rPr>
          <w:rFonts w:hint="cs"/>
          <w:rtl/>
        </w:rPr>
        <w:t>אמרו מימינו</w:t>
      </w:r>
      <w:r w:rsidRPr="007435EB">
        <w:rPr>
          <w:rtl/>
        </w:rPr>
        <w:t xml:space="preserve"> </w:t>
      </w:r>
      <w:r w:rsidRPr="007435EB">
        <w:rPr>
          <w:rFonts w:hint="cs"/>
          <w:rtl/>
        </w:rPr>
        <w:t>לא</w:t>
      </w:r>
      <w:r w:rsidRPr="007435EB">
        <w:rPr>
          <w:rtl/>
        </w:rPr>
        <w:t xml:space="preserve"> </w:t>
      </w:r>
      <w:r w:rsidRPr="007435EB">
        <w:rPr>
          <w:rFonts w:hint="cs"/>
          <w:rtl/>
        </w:rPr>
        <w:t>ראינו</w:t>
      </w:r>
      <w:r w:rsidRPr="007435EB">
        <w:rPr>
          <w:rtl/>
        </w:rPr>
        <w:t xml:space="preserve"> </w:t>
      </w:r>
      <w:r w:rsidRPr="007435EB">
        <w:rPr>
          <w:rFonts w:hint="cs"/>
          <w:rtl/>
        </w:rPr>
        <w:t>כך</w:t>
      </w:r>
      <w:r w:rsidRPr="007435EB">
        <w:rPr>
          <w:rtl/>
        </w:rPr>
        <w:t>.</w:t>
      </w:r>
    </w:p>
    <w:p w14:paraId="546281DA" w14:textId="77777777" w:rsidR="00E8089F" w:rsidRPr="007435EB" w:rsidRDefault="00E8089F" w:rsidP="00E8089F">
      <w:pPr>
        <w:rPr>
          <w:rtl/>
        </w:rPr>
      </w:pPr>
      <w:r w:rsidRPr="007435EB">
        <w:rPr>
          <w:rFonts w:hint="cs"/>
          <w:rtl/>
        </w:rPr>
        <w:t>נשמט</w:t>
      </w:r>
      <w:r w:rsidRPr="007435EB">
        <w:rPr>
          <w:rtl/>
        </w:rPr>
        <w:t xml:space="preserve"> </w:t>
      </w:r>
      <w:r w:rsidRPr="007435EB">
        <w:rPr>
          <w:rFonts w:hint="cs"/>
          <w:rtl/>
        </w:rPr>
        <w:t>על</w:t>
      </w:r>
      <w:r w:rsidRPr="007435EB">
        <w:rPr>
          <w:rtl/>
        </w:rPr>
        <w:t xml:space="preserve"> </w:t>
      </w:r>
      <w:r w:rsidRPr="007435EB">
        <w:rPr>
          <w:rFonts w:hint="cs"/>
          <w:rtl/>
        </w:rPr>
        <w:t>גבי</w:t>
      </w:r>
      <w:r w:rsidRPr="007435EB">
        <w:rPr>
          <w:rtl/>
        </w:rPr>
        <w:t xml:space="preserve"> </w:t>
      </w:r>
      <w:r w:rsidRPr="007435EB">
        <w:rPr>
          <w:rFonts w:hint="cs"/>
          <w:rtl/>
        </w:rPr>
        <w:t>קרקע</w:t>
      </w:r>
      <w:r w:rsidRPr="007435EB">
        <w:rPr>
          <w:rtl/>
        </w:rPr>
        <w:t xml:space="preserve">, </w:t>
      </w:r>
      <w:r w:rsidRPr="007435EB">
        <w:rPr>
          <w:rFonts w:hint="cs"/>
          <w:rtl/>
        </w:rPr>
        <w:t>ולא</w:t>
      </w:r>
      <w:r w:rsidRPr="007435EB">
        <w:rPr>
          <w:rtl/>
        </w:rPr>
        <w:t xml:space="preserve"> </w:t>
      </w:r>
      <w:r w:rsidRPr="007435EB">
        <w:rPr>
          <w:rFonts w:hint="cs"/>
          <w:rtl/>
        </w:rPr>
        <w:t>רצה</w:t>
      </w:r>
      <w:r w:rsidRPr="007435EB">
        <w:rPr>
          <w:rtl/>
        </w:rPr>
        <w:t xml:space="preserve"> </w:t>
      </w:r>
      <w:r w:rsidRPr="007435EB">
        <w:rPr>
          <w:rFonts w:hint="cs"/>
          <w:rtl/>
        </w:rPr>
        <w:t>לומר</w:t>
      </w:r>
      <w:r w:rsidRPr="007435EB">
        <w:rPr>
          <w:rtl/>
        </w:rPr>
        <w:t xml:space="preserve"> </w:t>
      </w:r>
      <w:r w:rsidRPr="007435EB">
        <w:rPr>
          <w:rFonts w:hint="cs"/>
          <w:rtl/>
        </w:rPr>
        <w:t>להן</w:t>
      </w:r>
      <w:r w:rsidRPr="007435EB">
        <w:rPr>
          <w:rtl/>
        </w:rPr>
        <w:t xml:space="preserve"> </w:t>
      </w:r>
      <w:r w:rsidRPr="007435EB">
        <w:rPr>
          <w:rFonts w:hint="cs"/>
          <w:rtl/>
        </w:rPr>
        <w:t>מותרין</w:t>
      </w:r>
      <w:r w:rsidRPr="007435EB">
        <w:rPr>
          <w:rtl/>
        </w:rPr>
        <w:t xml:space="preserve"> </w:t>
      </w:r>
      <w:r w:rsidRPr="007435EB">
        <w:rPr>
          <w:rFonts w:hint="cs"/>
          <w:rtl/>
        </w:rPr>
        <w:t>אתם</w:t>
      </w:r>
      <w:r w:rsidRPr="007435EB">
        <w:rPr>
          <w:rtl/>
        </w:rPr>
        <w:t>.</w:t>
      </w:r>
    </w:p>
    <w:p w14:paraId="621C5FC9" w14:textId="77777777" w:rsidR="00E8089F" w:rsidRPr="007435EB" w:rsidRDefault="00E8089F" w:rsidP="00E8089F">
      <w:pPr>
        <w:rPr>
          <w:rtl/>
        </w:rPr>
      </w:pPr>
      <w:r w:rsidRPr="007435EB">
        <w:rPr>
          <w:rFonts w:hint="cs"/>
          <w:rtl/>
        </w:rPr>
        <w:t>עם</w:t>
      </w:r>
      <w:r w:rsidRPr="007435EB">
        <w:rPr>
          <w:rtl/>
        </w:rPr>
        <w:t xml:space="preserve"> </w:t>
      </w:r>
      <w:r w:rsidRPr="007435EB">
        <w:rPr>
          <w:rFonts w:hint="cs"/>
          <w:rtl/>
        </w:rPr>
        <w:t>הכל</w:t>
      </w:r>
      <w:r w:rsidRPr="007435EB">
        <w:rPr>
          <w:rtl/>
        </w:rPr>
        <w:t xml:space="preserve"> </w:t>
      </w:r>
      <w:r w:rsidRPr="007435EB">
        <w:rPr>
          <w:rFonts w:hint="cs"/>
          <w:rtl/>
        </w:rPr>
        <w:t>אדם</w:t>
      </w:r>
      <w:r w:rsidRPr="007435EB">
        <w:rPr>
          <w:rtl/>
        </w:rPr>
        <w:t xml:space="preserve"> </w:t>
      </w:r>
      <w:r w:rsidRPr="007435EB">
        <w:rPr>
          <w:rFonts w:hint="cs"/>
          <w:rtl/>
        </w:rPr>
        <w:t>רוחץ</w:t>
      </w:r>
      <w:r w:rsidRPr="007435EB">
        <w:rPr>
          <w:rtl/>
        </w:rPr>
        <w:t xml:space="preserve">, </w:t>
      </w:r>
      <w:r w:rsidRPr="007435EB">
        <w:rPr>
          <w:rFonts w:hint="cs"/>
          <w:rtl/>
        </w:rPr>
        <w:t>חוץ</w:t>
      </w:r>
      <w:r w:rsidRPr="007435EB">
        <w:rPr>
          <w:rtl/>
        </w:rPr>
        <w:t xml:space="preserve"> </w:t>
      </w:r>
      <w:r w:rsidRPr="007435EB">
        <w:rPr>
          <w:rFonts w:hint="cs"/>
          <w:rtl/>
        </w:rPr>
        <w:t>מאביו</w:t>
      </w:r>
      <w:r w:rsidRPr="007435EB">
        <w:rPr>
          <w:rtl/>
        </w:rPr>
        <w:t xml:space="preserve"> </w:t>
      </w:r>
      <w:r w:rsidRPr="007435EB">
        <w:rPr>
          <w:rFonts w:hint="cs"/>
          <w:rtl/>
        </w:rPr>
        <w:t>וחמיו</w:t>
      </w:r>
      <w:r w:rsidRPr="007435EB">
        <w:rPr>
          <w:rtl/>
        </w:rPr>
        <w:t>.</w:t>
      </w:r>
      <w:r w:rsidRPr="007435EB">
        <w:rPr>
          <w:rFonts w:hint="cs"/>
          <w:rtl/>
        </w:rPr>
        <w:t xml:space="preserve"> ובעל</w:t>
      </w:r>
      <w:r w:rsidRPr="007435EB">
        <w:rPr>
          <w:rtl/>
        </w:rPr>
        <w:t xml:space="preserve"> </w:t>
      </w:r>
      <w:r w:rsidRPr="007435EB">
        <w:rPr>
          <w:rFonts w:hint="cs"/>
          <w:rtl/>
        </w:rPr>
        <w:t>אמו</w:t>
      </w:r>
      <w:r w:rsidRPr="007435EB">
        <w:rPr>
          <w:rtl/>
        </w:rPr>
        <w:t xml:space="preserve">, </w:t>
      </w:r>
      <w:r w:rsidRPr="007435EB">
        <w:rPr>
          <w:rFonts w:hint="cs"/>
          <w:rtl/>
        </w:rPr>
        <w:t>ובעל</w:t>
      </w:r>
      <w:r w:rsidRPr="007435EB">
        <w:rPr>
          <w:rtl/>
        </w:rPr>
        <w:t xml:space="preserve"> </w:t>
      </w:r>
      <w:r w:rsidRPr="007435EB">
        <w:rPr>
          <w:rFonts w:hint="cs"/>
          <w:rtl/>
        </w:rPr>
        <w:t>אחותו</w:t>
      </w:r>
      <w:r w:rsidRPr="007435EB">
        <w:rPr>
          <w:rtl/>
        </w:rPr>
        <w:t>.</w:t>
      </w:r>
    </w:p>
    <w:p w14:paraId="759388D1" w14:textId="77777777" w:rsidR="00E8089F" w:rsidRPr="007435EB" w:rsidRDefault="00E8089F" w:rsidP="00E8089F">
      <w:pPr>
        <w:rPr>
          <w:rtl/>
        </w:rPr>
      </w:pPr>
      <w:r>
        <w:rPr>
          <w:rStyle w:val="affffd"/>
          <w:rFonts w:hint="cs"/>
          <w:rtl/>
          <w:rPrChange w:id="9604" w:author="מנוע אמוראים" w:date="2026-10-05T16:42:03Z">
            <w:rPr>
              <w:rFonts w:hint="cs"/>
              <w:rtl/>
            </w:rPr>
          </w:rPrChange>
        </w:rPr>
        <w:t xml:space="preserve">ור</w:t>
      </w:r>
      <w:r>
        <w:rPr>
          <w:rStyle w:val="affffd"/>
          <w:rtl/>
          <w:rPrChange w:id="9605" w:author="מנוע אמוראים" w:date="2026-10-05T16:42:03Z">
            <w:rPr>
              <w:rtl/>
            </w:rPr>
          </w:rPrChange>
        </w:rPr>
        <w:t xml:space="preserve">"</w:t>
      </w:r>
      <w:r>
        <w:rPr>
          <w:rStyle w:val="affffd"/>
          <w:rFonts w:hint="cs"/>
          <w:rtl/>
          <w:rPrChange w:id="9606" w:author="מנוע אמוראים" w:date="2026-10-05T16:42:03Z">
            <w:rPr>
              <w:rFonts w:hint="cs"/>
              <w:rtl/>
            </w:rPr>
          </w:rPrChange>
        </w:rPr>
        <w:t xml:space="preserve">י</w:t>
      </w:r>
      <w:r>
        <w:rPr>
          <w:rFonts w:hint="cs"/>
          <w:rtl/>
        </w:rPr>
        <w:t xml:space="preserve"> מתיר</w:t>
      </w:r>
      <w:r w:rsidRPr="007435EB">
        <w:rPr>
          <w:rtl/>
        </w:rPr>
        <w:t xml:space="preserve"> </w:t>
      </w:r>
      <w:r w:rsidRPr="007435EB">
        <w:rPr>
          <w:rFonts w:hint="cs"/>
          <w:rtl/>
        </w:rPr>
        <w:t>באביו</w:t>
      </w:r>
      <w:r w:rsidRPr="007435EB">
        <w:rPr>
          <w:rtl/>
        </w:rPr>
        <w:t xml:space="preserve"> </w:t>
      </w:r>
      <w:r w:rsidRPr="007435EB">
        <w:rPr>
          <w:rFonts w:hint="cs"/>
          <w:rtl/>
        </w:rPr>
        <w:t>מפני</w:t>
      </w:r>
      <w:r w:rsidRPr="007435EB">
        <w:rPr>
          <w:rtl/>
        </w:rPr>
        <w:t xml:space="preserve"> </w:t>
      </w:r>
      <w:r w:rsidRPr="007435EB">
        <w:rPr>
          <w:rFonts w:hint="cs"/>
          <w:rtl/>
        </w:rPr>
        <w:t>כבוד</w:t>
      </w:r>
      <w:r w:rsidRPr="007435EB">
        <w:rPr>
          <w:rtl/>
        </w:rPr>
        <w:t xml:space="preserve"> </w:t>
      </w:r>
      <w:r w:rsidRPr="007435EB">
        <w:rPr>
          <w:rFonts w:hint="cs"/>
          <w:rtl/>
        </w:rPr>
        <w:t>אביו</w:t>
      </w:r>
      <w:r w:rsidRPr="007435EB">
        <w:rPr>
          <w:rtl/>
        </w:rPr>
        <w:t>.</w:t>
      </w:r>
      <w:r w:rsidRPr="007435EB">
        <w:rPr>
          <w:rFonts w:hint="cs"/>
          <w:rtl/>
        </w:rPr>
        <w:t xml:space="preserve"> וה</w:t>
      </w:r>
      <w:r w:rsidRPr="007435EB">
        <w:rPr>
          <w:rtl/>
        </w:rPr>
        <w:t>"</w:t>
      </w:r>
      <w:r w:rsidRPr="007435EB">
        <w:rPr>
          <w:rFonts w:hint="cs"/>
          <w:rtl/>
        </w:rPr>
        <w:t>ה לבעל</w:t>
      </w:r>
      <w:r w:rsidRPr="007435EB">
        <w:rPr>
          <w:rtl/>
        </w:rPr>
        <w:t xml:space="preserve"> </w:t>
      </w:r>
      <w:r w:rsidRPr="007435EB">
        <w:rPr>
          <w:rFonts w:hint="cs"/>
          <w:rtl/>
        </w:rPr>
        <w:t>אמו</w:t>
      </w:r>
      <w:r w:rsidRPr="007435EB">
        <w:rPr>
          <w:rtl/>
        </w:rPr>
        <w:t>.</w:t>
      </w:r>
    </w:p>
    <w:p w14:paraId="37F4C239" w14:textId="77777777" w:rsidR="00E8089F" w:rsidRPr="007435EB" w:rsidRDefault="00E8089F" w:rsidP="00E8089F">
      <w:pPr>
        <w:rPr>
          <w:rtl/>
        </w:rPr>
      </w:pPr>
      <w:r w:rsidRPr="007435EB">
        <w:rPr>
          <w:rFonts w:hint="cs"/>
          <w:rtl/>
        </w:rPr>
        <w:t>ואתו</w:t>
      </w:r>
      <w:r w:rsidRPr="007435EB">
        <w:rPr>
          <w:rtl/>
        </w:rPr>
        <w:t xml:space="preserve"> </w:t>
      </w:r>
      <w:r w:rsidRPr="007435EB">
        <w:rPr>
          <w:rFonts w:hint="cs"/>
          <w:rtl/>
        </w:rPr>
        <w:t>אינהו</w:t>
      </w:r>
      <w:r w:rsidRPr="007435EB">
        <w:rPr>
          <w:rtl/>
        </w:rPr>
        <w:t xml:space="preserve"> </w:t>
      </w:r>
      <w:r w:rsidRPr="007435EB">
        <w:rPr>
          <w:rFonts w:hint="cs"/>
          <w:rtl/>
        </w:rPr>
        <w:t>וגזור</w:t>
      </w:r>
      <w:r w:rsidRPr="007435EB">
        <w:rPr>
          <w:rtl/>
        </w:rPr>
        <w:t xml:space="preserve"> </w:t>
      </w:r>
      <w:r w:rsidRPr="007435EB">
        <w:rPr>
          <w:rFonts w:hint="cs"/>
          <w:rtl/>
        </w:rPr>
        <w:t>בשני</w:t>
      </w:r>
      <w:r w:rsidRPr="007435EB">
        <w:rPr>
          <w:rtl/>
        </w:rPr>
        <w:t xml:space="preserve"> </w:t>
      </w:r>
      <w:r w:rsidRPr="007435EB">
        <w:rPr>
          <w:rFonts w:hint="cs"/>
          <w:rtl/>
        </w:rPr>
        <w:t>אחין</w:t>
      </w:r>
      <w:r w:rsidRPr="007435EB">
        <w:rPr>
          <w:rtl/>
        </w:rPr>
        <w:t xml:space="preserve"> </w:t>
      </w:r>
      <w:r w:rsidRPr="007435EB">
        <w:rPr>
          <w:rFonts w:hint="cs"/>
          <w:rtl/>
        </w:rPr>
        <w:t>משום</w:t>
      </w:r>
      <w:r w:rsidRPr="007435EB">
        <w:rPr>
          <w:rtl/>
        </w:rPr>
        <w:t xml:space="preserve"> </w:t>
      </w:r>
      <w:r w:rsidRPr="007435EB">
        <w:rPr>
          <w:rFonts w:hint="cs"/>
          <w:rtl/>
        </w:rPr>
        <w:t>בעל</w:t>
      </w:r>
      <w:r w:rsidRPr="007435EB">
        <w:rPr>
          <w:rtl/>
        </w:rPr>
        <w:t xml:space="preserve"> </w:t>
      </w:r>
      <w:r w:rsidRPr="007435EB">
        <w:rPr>
          <w:rFonts w:hint="cs"/>
          <w:rtl/>
        </w:rPr>
        <w:t>אחותו</w:t>
      </w:r>
      <w:r w:rsidRPr="007435EB">
        <w:rPr>
          <w:rtl/>
        </w:rPr>
        <w:t>.</w:t>
      </w:r>
    </w:p>
    <w:p w14:paraId="43CBC7C5" w14:textId="77777777" w:rsidR="00E8089F" w:rsidRPr="007435EB" w:rsidRDefault="00E8089F" w:rsidP="00E8089F">
      <w:pPr>
        <w:rPr>
          <w:rtl/>
        </w:rPr>
      </w:pPr>
      <w:r w:rsidRPr="007435EB">
        <w:rPr>
          <w:rFonts w:hint="cs"/>
          <w:rtl/>
        </w:rPr>
        <w:t>תנא</w:t>
      </w:r>
      <w:r w:rsidRPr="007435EB">
        <w:rPr>
          <w:rtl/>
        </w:rPr>
        <w:t xml:space="preserve">: </w:t>
      </w:r>
      <w:r w:rsidRPr="007435EB">
        <w:rPr>
          <w:rFonts w:hint="cs"/>
          <w:rtl/>
        </w:rPr>
        <w:t>תלמיד</w:t>
      </w:r>
      <w:r w:rsidRPr="007435EB">
        <w:rPr>
          <w:rtl/>
        </w:rPr>
        <w:t xml:space="preserve"> </w:t>
      </w:r>
      <w:r w:rsidRPr="007435EB">
        <w:rPr>
          <w:rFonts w:hint="cs"/>
          <w:rtl/>
        </w:rPr>
        <w:t>לא</w:t>
      </w:r>
      <w:r w:rsidRPr="007435EB">
        <w:rPr>
          <w:rtl/>
        </w:rPr>
        <w:t xml:space="preserve"> </w:t>
      </w:r>
      <w:r w:rsidRPr="007435EB">
        <w:rPr>
          <w:rFonts w:hint="cs"/>
          <w:rtl/>
        </w:rPr>
        <w:t>ירחץ</w:t>
      </w:r>
      <w:r w:rsidRPr="007435EB">
        <w:rPr>
          <w:rtl/>
        </w:rPr>
        <w:t xml:space="preserve"> </w:t>
      </w:r>
      <w:r w:rsidRPr="007435EB">
        <w:rPr>
          <w:rFonts w:hint="cs"/>
          <w:rtl/>
        </w:rPr>
        <w:t>עם</w:t>
      </w:r>
      <w:r w:rsidRPr="007435EB">
        <w:rPr>
          <w:rtl/>
        </w:rPr>
        <w:t xml:space="preserve"> </w:t>
      </w:r>
      <w:r w:rsidRPr="007435EB">
        <w:rPr>
          <w:rFonts w:hint="cs"/>
          <w:rtl/>
        </w:rPr>
        <w:t>רבו</w:t>
      </w:r>
      <w:r w:rsidRPr="007435EB">
        <w:rPr>
          <w:rtl/>
        </w:rPr>
        <w:t xml:space="preserve">, </w:t>
      </w:r>
      <w:r w:rsidRPr="007435EB">
        <w:rPr>
          <w:rFonts w:hint="cs"/>
          <w:rtl/>
        </w:rPr>
        <w:t>ואם</w:t>
      </w:r>
      <w:r w:rsidRPr="007435EB">
        <w:rPr>
          <w:rtl/>
        </w:rPr>
        <w:t xml:space="preserve"> </w:t>
      </w:r>
      <w:r w:rsidRPr="007435EB">
        <w:rPr>
          <w:rFonts w:hint="cs"/>
          <w:rtl/>
        </w:rPr>
        <w:t>רבו</w:t>
      </w:r>
      <w:r w:rsidRPr="007435EB">
        <w:rPr>
          <w:rtl/>
        </w:rPr>
        <w:t xml:space="preserve"> </w:t>
      </w:r>
      <w:r w:rsidRPr="007435EB">
        <w:rPr>
          <w:rFonts w:hint="cs"/>
          <w:rtl/>
        </w:rPr>
        <w:t>צריך</w:t>
      </w:r>
      <w:r w:rsidRPr="007435EB">
        <w:rPr>
          <w:rtl/>
        </w:rPr>
        <w:t xml:space="preserve"> </w:t>
      </w:r>
      <w:r w:rsidRPr="007435EB">
        <w:rPr>
          <w:rFonts w:hint="cs"/>
          <w:rtl/>
        </w:rPr>
        <w:t>לו</w:t>
      </w:r>
      <w:r w:rsidRPr="007435EB">
        <w:rPr>
          <w:rtl/>
        </w:rPr>
        <w:t xml:space="preserve"> - </w:t>
      </w:r>
      <w:r w:rsidRPr="007435EB">
        <w:rPr>
          <w:rFonts w:hint="cs"/>
          <w:rtl/>
        </w:rPr>
        <w:t>מותר</w:t>
      </w:r>
      <w:r w:rsidRPr="007435EB">
        <w:rPr>
          <w:rtl/>
        </w:rPr>
        <w:t>.</w:t>
      </w:r>
    </w:p>
    <w:p w14:paraId="7BBB99D8" w14:textId="633F7A4D" w:rsidR="00E8089F" w:rsidRPr="007435EB" w:rsidRDefault="00F47631" w:rsidP="00F47631">
      <w:pPr>
        <w:pStyle w:val="affd"/>
        <w:rPr>
          <w:bCs/>
          <w:rtl/>
        </w:rPr>
      </w:pPr>
      <w:r>
        <w:rPr>
          <w:rFonts w:hint="cs"/>
          <w:rtl/>
        </w:rPr>
        <w:t>***</w:t>
      </w:r>
    </w:p>
    <w:p w14:paraId="6709E608" w14:textId="77777777" w:rsidR="00E8089F" w:rsidRPr="007435EB" w:rsidRDefault="00E8089F" w:rsidP="00381886">
      <w:pPr>
        <w:rPr>
          <w:rtl/>
        </w:rPr>
      </w:pPr>
      <w:r w:rsidRPr="007435EB">
        <w:rPr>
          <w:rFonts w:ascii="Fb Fontext" w:hAnsi="Fb Fontext" w:hint="cs"/>
          <w:rtl/>
        </w:rPr>
        <w:t xml:space="preserve">כשבא </w:t>
      </w:r>
      <w:r w:rsidR="00381886" w:rsidRPr="007435EB">
        <w:rPr>
          <w:rFonts w:ascii="Fb Fontext" w:hAnsi="Fb Fontext" w:hint="cs"/>
          <w:rtl/>
        </w:rPr>
        <w:t>רבב''ח:</w:t>
      </w:r>
      <w:r w:rsidRPr="007435EB">
        <w:rPr>
          <w:rFonts w:ascii="Fb Fontext" w:hAnsi="Fb Fontext"/>
          <w:rtl/>
        </w:rPr>
        <w:t xml:space="preserve"> </w:t>
      </w:r>
      <w:r w:rsidRPr="007435EB">
        <w:rPr>
          <w:rFonts w:ascii="Fb Fontext" w:hAnsi="Fb Fontext" w:hint="cs"/>
          <w:rtl/>
        </w:rPr>
        <w:t>אכל</w:t>
      </w:r>
      <w:r w:rsidRPr="007435EB">
        <w:rPr>
          <w:rFonts w:ascii="Fb Fontext" w:hAnsi="Fb Fontext"/>
          <w:rtl/>
        </w:rPr>
        <w:t xml:space="preserve"> </w:t>
      </w:r>
      <w:r w:rsidRPr="007435EB">
        <w:rPr>
          <w:rFonts w:ascii="Fb Fontext" w:hAnsi="Fb Fontext" w:hint="cs"/>
          <w:rtl/>
        </w:rPr>
        <w:t>חלב שעל היתר</w:t>
      </w:r>
      <w:r w:rsidRPr="007435EB">
        <w:rPr>
          <w:rFonts w:ascii="Fb Fontext" w:hAnsi="Fb Fontext"/>
          <w:rtl/>
        </w:rPr>
        <w:t xml:space="preserve"> </w:t>
      </w:r>
      <w:r w:rsidRPr="007435EB">
        <w:rPr>
          <w:rFonts w:ascii="Fb Fontext" w:hAnsi="Fb Fontext" w:hint="cs"/>
          <w:rtl/>
        </w:rPr>
        <w:t>[כמנהג א</w:t>
      </w:r>
      <w:r w:rsidRPr="007435EB">
        <w:rPr>
          <w:rFonts w:ascii="Fb Fontext" w:hAnsi="Fb Fontext"/>
          <w:rtl/>
        </w:rPr>
        <w:t>"</w:t>
      </w:r>
      <w:r>
        <w:rPr>
          <w:rFonts w:ascii="Fb Fontext" w:hAnsi="Fb Fontext" w:hint="cs"/>
          <w:rtl/>
        </w:rPr>
        <w:t xml:space="preserve">י] וכשנכנסו </w:t>
      </w:r>
      <w:r>
        <w:rPr>
          <w:rStyle w:val="affffd"/>
          <w:rFonts w:ascii="Fb Fontext" w:hAnsi="Fb Fontext" w:hint="cs"/>
          <w:rtl/>
          <w:rPrChange w:id="9607" w:author="מנוע אמוראים" w:date="2026-10-05T16:42:03Z">
            <w:rPr>
              <w:rFonts w:ascii="Fb Fontext" w:hAnsi="Fb Fontext" w:hint="cs"/>
              <w:rtl/>
            </w:rPr>
          </w:rPrChange>
        </w:rPr>
        <w:t xml:space="preserve">ר</w:t>
      </w:r>
      <w:r>
        <w:rPr>
          <w:rStyle w:val="affffd"/>
          <w:rFonts w:ascii="Fb Fontext" w:hAnsi="Fb Fontext"/>
          <w:rtl/>
          <w:rPrChange w:id="9608" w:author="מנוע אמוראים" w:date="2026-10-05T16:42:03Z">
            <w:rPr>
              <w:rFonts w:ascii="Fb Fontext" w:hAnsi="Fb Fontext"/>
              <w:rtl/>
            </w:rPr>
          </w:rPrChange>
        </w:rPr>
        <w:t xml:space="preserve">"</w:t>
      </w:r>
      <w:r>
        <w:rPr>
          <w:rStyle w:val="affffd"/>
          <w:rFonts w:ascii="Fb Fontext" w:hAnsi="Fb Fontext" w:hint="cs"/>
          <w:rtl/>
          <w:rPrChange w:id="9609" w:author="מנוע אמוראים" w:date="2026-10-05T16:42:03Z">
            <w:rPr>
              <w:rFonts w:ascii="Fb Fontext" w:hAnsi="Fb Fontext" w:hint="cs"/>
              <w:rtl/>
            </w:rPr>
          </w:rPrChange>
        </w:rPr>
        <w:t xml:space="preserve">ע</w:t>
      </w:r>
      <w:r w:rsidRPr="007435EB">
        <w:rPr>
          <w:rFonts w:ascii="Fb Fontext" w:hAnsi="Fb Fontext"/>
          <w:rtl/>
        </w:rPr>
        <w:t xml:space="preserve"> </w:t>
      </w:r>
      <w:r w:rsidRPr="007435EB">
        <w:rPr>
          <w:rFonts w:ascii="Fb Fontext" w:hAnsi="Fb Fontext" w:hint="cs"/>
          <w:rtl/>
        </w:rPr>
        <w:t>סבא</w:t>
      </w:r>
      <w:r w:rsidRPr="007435EB">
        <w:rPr>
          <w:rFonts w:ascii="Fb Fontext" w:hAnsi="Fb Fontext"/>
          <w:rtl/>
        </w:rPr>
        <w:t xml:space="preserve"> </w:t>
      </w:r>
      <w:r>
        <w:rPr>
          <w:rStyle w:val="affffd"/>
          <w:rFonts w:ascii="Fb Fontext" w:hAnsi="Fb Fontext" w:hint="cs"/>
          <w:rtl/>
          <w:rPrChange w:id="9610" w:author="מנוע אמוראים" w:date="2026-10-05T16:42:03Z">
            <w:rPr>
              <w:rFonts w:ascii="Fb Fontext" w:hAnsi="Fb Fontext" w:hint="cs"/>
              <w:rtl/>
            </w:rPr>
          </w:rPrChange>
        </w:rPr>
        <w:t xml:space="preserve">ורבדר</w:t>
      </w:r>
      <w:r>
        <w:rPr>
          <w:rStyle w:val="affffd"/>
          <w:rFonts w:ascii="Fb Fontext" w:hAnsi="Fb Fontext"/>
          <w:rtl/>
          <w:rPrChange w:id="9611" w:author="מנוע אמוראים" w:date="2026-10-05T16:42:03Z">
            <w:rPr>
              <w:rFonts w:ascii="Fb Fontext" w:hAnsi="Fb Fontext"/>
              <w:rtl/>
            </w:rPr>
          </w:rPrChange>
        </w:rPr>
        <w:t xml:space="preserve">"</w:t>
      </w:r>
      <w:r>
        <w:rPr>
          <w:rStyle w:val="affffd"/>
          <w:rFonts w:ascii="Fb Fontext" w:hAnsi="Fb Fontext" w:hint="cs"/>
          <w:rtl/>
          <w:rPrChange w:id="9612" w:author="מנוע אמוראים" w:date="2026-10-05T16:42:03Z">
            <w:rPr>
              <w:rFonts w:ascii="Fb Fontext" w:hAnsi="Fb Fontext" w:hint="cs"/>
              <w:rtl/>
            </w:rPr>
          </w:rPrChange>
        </w:rPr>
        <w:t xml:space="preserve">ה</w:t>
      </w:r>
      <w:r>
        <w:rPr>
          <w:rFonts w:ascii="Fb Fontext" w:hAnsi="Fb Fontext" w:hint="cs"/>
          <w:rtl/>
        </w:rPr>
        <w:t xml:space="preserve"> אצלו כיסה מהם וכשאמרו לאביי המעשה א</w:t>
      </w:r>
      <w:r w:rsidRPr="007435EB">
        <w:rPr>
          <w:rFonts w:ascii="Fb Fontext" w:hAnsi="Fb Fontext"/>
          <w:rtl/>
        </w:rPr>
        <w:t>"</w:t>
      </w:r>
      <w:r w:rsidRPr="007435EB">
        <w:rPr>
          <w:rFonts w:ascii="Fb Fontext" w:hAnsi="Fb Fontext" w:hint="cs"/>
          <w:rtl/>
        </w:rPr>
        <w:t>ל שהשוום לכותים שהרי הסתיר מהם דברים המותרים</w:t>
      </w:r>
    </w:p>
    <w:p w14:paraId="01CAB6C6" w14:textId="77777777" w:rsidR="00E8089F" w:rsidRPr="007435EB" w:rsidRDefault="00E8089F" w:rsidP="00E8089F">
      <w:pPr>
        <w:rPr>
          <w:rtl/>
        </w:rPr>
      </w:pPr>
      <w:r w:rsidRPr="007435EB">
        <w:rPr>
          <w:rFonts w:hint="cs"/>
          <w:rtl/>
        </w:rPr>
        <w:t xml:space="preserve">וטעם שהיה מותר לו </w:t>
      </w:r>
      <w:r w:rsidR="00127038">
        <w:rPr>
          <w:rFonts w:hint="cs"/>
          <w:rtl/>
        </w:rPr>
        <w:t>אף</w:t>
      </w:r>
      <w:r w:rsidRPr="007435EB">
        <w:rPr>
          <w:rFonts w:hint="cs"/>
          <w:rtl/>
        </w:rPr>
        <w:t xml:space="preserve"> דנותנין עליו חומר</w:t>
      </w:r>
      <w:r w:rsidR="00381886" w:rsidRPr="007435EB">
        <w:rPr>
          <w:rFonts w:hint="cs"/>
          <w:rtl/>
        </w:rPr>
        <w:t>י</w:t>
      </w:r>
      <w:r w:rsidRPr="007435EB">
        <w:rPr>
          <w:rFonts w:hint="cs"/>
          <w:rtl/>
        </w:rPr>
        <w:t xml:space="preserve"> מקום שיצא ושהלך לשם.</w:t>
      </w:r>
    </w:p>
    <w:p w14:paraId="58D272B1" w14:textId="77777777" w:rsidR="00E8089F" w:rsidRPr="007435EB" w:rsidRDefault="00E8089F" w:rsidP="00E8089F">
      <w:pPr>
        <w:rPr>
          <w:rtl/>
        </w:rPr>
      </w:pPr>
      <w:r w:rsidRPr="007435EB">
        <w:rPr>
          <w:rFonts w:ascii="Fb Fontext" w:hAnsi="Fb Fontext" w:hint="cs"/>
          <w:sz w:val="20"/>
          <w:rtl/>
        </w:rPr>
        <w:t>דה</w:t>
      </w:r>
      <w:r w:rsidRPr="007435EB">
        <w:rPr>
          <w:rFonts w:ascii="Fb Fontext" w:hAnsi="Fb Fontext"/>
          <w:sz w:val="20"/>
          <w:rtl/>
        </w:rPr>
        <w:t>"</w:t>
      </w:r>
      <w:r w:rsidRPr="007435EB">
        <w:rPr>
          <w:rFonts w:ascii="Fb Fontext" w:hAnsi="Fb Fontext" w:hint="cs"/>
          <w:sz w:val="20"/>
          <w:rtl/>
        </w:rPr>
        <w:t>מ מבבל לבבל ומא</w:t>
      </w:r>
      <w:r w:rsidRPr="007435EB">
        <w:rPr>
          <w:rFonts w:ascii="Fb Fontext" w:hAnsi="Fb Fontext"/>
          <w:sz w:val="20"/>
          <w:rtl/>
        </w:rPr>
        <w:t>"</w:t>
      </w:r>
      <w:r w:rsidRPr="007435EB">
        <w:rPr>
          <w:rFonts w:ascii="Fb Fontext" w:hAnsi="Fb Fontext" w:hint="cs"/>
          <w:sz w:val="20"/>
          <w:rtl/>
        </w:rPr>
        <w:t>י לא</w:t>
      </w:r>
      <w:r w:rsidRPr="007435EB">
        <w:rPr>
          <w:rFonts w:ascii="Fb Fontext" w:hAnsi="Fb Fontext"/>
          <w:sz w:val="20"/>
          <w:rtl/>
        </w:rPr>
        <w:t>"</w:t>
      </w:r>
      <w:r w:rsidRPr="007435EB">
        <w:rPr>
          <w:rFonts w:ascii="Fb Fontext" w:hAnsi="Fb Fontext" w:hint="cs"/>
          <w:sz w:val="20"/>
          <w:rtl/>
        </w:rPr>
        <w:t>י ומבבל לא</w:t>
      </w:r>
      <w:r w:rsidRPr="007435EB">
        <w:rPr>
          <w:rFonts w:ascii="Fb Fontext" w:hAnsi="Fb Fontext"/>
          <w:sz w:val="20"/>
          <w:rtl/>
        </w:rPr>
        <w:t>"</w:t>
      </w:r>
      <w:r w:rsidRPr="007435EB">
        <w:rPr>
          <w:rFonts w:ascii="Fb Fontext" w:hAnsi="Fb Fontext" w:hint="cs"/>
          <w:sz w:val="20"/>
          <w:rtl/>
        </w:rPr>
        <w:t>י אבל מא</w:t>
      </w:r>
      <w:r w:rsidRPr="007435EB">
        <w:rPr>
          <w:rFonts w:ascii="Fb Fontext" w:hAnsi="Fb Fontext"/>
          <w:sz w:val="20"/>
          <w:rtl/>
        </w:rPr>
        <w:t>"</w:t>
      </w:r>
      <w:r w:rsidRPr="007435EB">
        <w:rPr>
          <w:rFonts w:ascii="Fb Fontext" w:hAnsi="Fb Fontext" w:hint="cs"/>
          <w:sz w:val="20"/>
          <w:rtl/>
        </w:rPr>
        <w:t>י לבבל לא דהם כופים לדעתם ועבדו כמותם.</w:t>
      </w:r>
    </w:p>
    <w:p w14:paraId="1C86C2F4" w14:textId="77777777" w:rsidR="00E8089F" w:rsidRPr="007435EB" w:rsidRDefault="00E8089F" w:rsidP="00E8089F">
      <w:pPr>
        <w:rPr>
          <w:rtl/>
        </w:rPr>
      </w:pPr>
      <w:r w:rsidRPr="007435EB">
        <w:rPr>
          <w:rFonts w:ascii="Fb Fontext" w:hAnsi="Fb Fontext" w:hint="cs"/>
          <w:rtl/>
        </w:rPr>
        <w:t>רב</w:t>
      </w:r>
      <w:r w:rsidRPr="007435EB">
        <w:rPr>
          <w:rFonts w:ascii="Fb Fontext" w:hAnsi="Fb Fontext"/>
          <w:rtl/>
        </w:rPr>
        <w:t xml:space="preserve"> </w:t>
      </w:r>
      <w:r w:rsidRPr="007435EB">
        <w:rPr>
          <w:rFonts w:ascii="Fb Fontext" w:hAnsi="Fb Fontext" w:hint="cs"/>
          <w:rtl/>
        </w:rPr>
        <w:t>אשי</w:t>
      </w:r>
      <w:r w:rsidRPr="007435EB">
        <w:rPr>
          <w:rFonts w:ascii="Fb Fontext" w:hAnsi="Fb Fontext"/>
          <w:rtl/>
        </w:rPr>
        <w:t xml:space="preserve"> </w:t>
      </w:r>
      <w:r w:rsidR="00AB3B38">
        <w:rPr>
          <w:rFonts w:ascii="Fb Fontext" w:hAnsi="Fb Fontext" w:hint="cs"/>
          <w:rtl/>
        </w:rPr>
        <w:t>אף</w:t>
      </w:r>
      <w:r w:rsidRPr="007435EB">
        <w:rPr>
          <w:rFonts w:ascii="Fb Fontext" w:hAnsi="Fb Fontext" w:hint="cs"/>
          <w:rtl/>
        </w:rPr>
        <w:t xml:space="preserve"> תימא</w:t>
      </w:r>
      <w:r w:rsidRPr="007435EB">
        <w:rPr>
          <w:rFonts w:ascii="Fb Fontext" w:hAnsi="Fb Fontext"/>
          <w:rtl/>
        </w:rPr>
        <w:t xml:space="preserve"> </w:t>
      </w:r>
      <w:r w:rsidRPr="007435EB">
        <w:rPr>
          <w:rFonts w:ascii="Fb Fontext" w:hAnsi="Fb Fontext" w:hint="cs"/>
          <w:rtl/>
        </w:rPr>
        <w:t>מארץ</w:t>
      </w:r>
      <w:r w:rsidRPr="007435EB">
        <w:rPr>
          <w:rFonts w:ascii="Fb Fontext" w:hAnsi="Fb Fontext"/>
          <w:rtl/>
        </w:rPr>
        <w:t xml:space="preserve"> </w:t>
      </w:r>
      <w:r w:rsidRPr="007435EB">
        <w:rPr>
          <w:rFonts w:ascii="Fb Fontext" w:hAnsi="Fb Fontext" w:hint="cs"/>
          <w:rtl/>
        </w:rPr>
        <w:t>ישראל</w:t>
      </w:r>
      <w:r w:rsidRPr="007435EB">
        <w:rPr>
          <w:rFonts w:ascii="Fb Fontext" w:hAnsi="Fb Fontext"/>
          <w:rtl/>
        </w:rPr>
        <w:t xml:space="preserve"> </w:t>
      </w:r>
      <w:r w:rsidRPr="007435EB">
        <w:rPr>
          <w:rFonts w:ascii="Fb Fontext" w:hAnsi="Fb Fontext" w:hint="cs"/>
          <w:rtl/>
        </w:rPr>
        <w:t>לבבל</w:t>
      </w:r>
      <w:r w:rsidRPr="007435EB">
        <w:rPr>
          <w:rFonts w:ascii="Fb Fontext" w:hAnsi="Fb Fontext"/>
          <w:rtl/>
        </w:rPr>
        <w:t>.</w:t>
      </w:r>
      <w:r w:rsidRPr="007435EB">
        <w:rPr>
          <w:rFonts w:ascii="Fb Fontext" w:hAnsi="Fb Fontext" w:hint="cs"/>
          <w:rtl/>
        </w:rPr>
        <w:t xml:space="preserve"> ה</w:t>
      </w:r>
      <w:r w:rsidRPr="007435EB">
        <w:rPr>
          <w:rFonts w:ascii="Fb Fontext" w:hAnsi="Fb Fontext"/>
          <w:rtl/>
        </w:rPr>
        <w:t>"</w:t>
      </w:r>
      <w:r>
        <w:rPr>
          <w:rFonts w:ascii="Fb Fontext" w:hAnsi="Fb Fontext" w:hint="cs"/>
          <w:rtl/>
        </w:rPr>
        <w:t xml:space="preserve">נ באין דעתו לחזור אבל </w:t>
      </w:r>
      <w:r>
        <w:rPr>
          <w:rStyle w:val="affffd"/>
          <w:rFonts w:ascii="Fb Fontext" w:hAnsi="Fb Fontext" w:hint="cs"/>
          <w:rtl/>
          <w:rPrChange w:id="9613" w:author="מנוע אמוראים" w:date="2026-10-05T16:42:03Z">
            <w:rPr>
              <w:rFonts w:ascii="Fb Fontext" w:hAnsi="Fb Fontext" w:hint="cs"/>
              <w:rtl/>
            </w:rPr>
          </w:rPrChange>
        </w:rPr>
        <w:t xml:space="preserve">רבב</w:t>
      </w:r>
      <w:r>
        <w:rPr>
          <w:rStyle w:val="affffd"/>
          <w:rFonts w:ascii="Fb Fontext" w:hAnsi="Fb Fontext"/>
          <w:rtl/>
          <w:rPrChange w:id="9614" w:author="מנוע אמוראים" w:date="2026-10-05T16:42:03Z">
            <w:rPr>
              <w:rFonts w:ascii="Fb Fontext" w:hAnsi="Fb Fontext"/>
              <w:rtl/>
            </w:rPr>
          </w:rPrChange>
        </w:rPr>
        <w:t xml:space="preserve">"</w:t>
      </w:r>
      <w:r>
        <w:rPr>
          <w:rStyle w:val="affffd"/>
          <w:rFonts w:ascii="Fb Fontext" w:hAnsi="Fb Fontext" w:hint="cs"/>
          <w:rtl/>
          <w:rPrChange w:id="9615" w:author="מנוע אמוראים" w:date="2026-10-05T16:42:03Z">
            <w:rPr>
              <w:rFonts w:ascii="Fb Fontext" w:hAnsi="Fb Fontext" w:hint="cs"/>
              <w:rtl/>
            </w:rPr>
          </w:rPrChange>
        </w:rPr>
        <w:t xml:space="preserve">ח</w:t>
      </w:r>
      <w:r>
        <w:rPr>
          <w:rFonts w:ascii="Fb Fontext" w:hAnsi="Fb Fontext" w:hint="cs"/>
          <w:rtl/>
        </w:rPr>
        <w:t xml:space="preserve"> דעתו היתה לחזור.</w:t>
      </w:r>
    </w:p>
    <w:p w14:paraId="78F1BC2A" w14:textId="62E4AFBF" w:rsidR="00E8089F" w:rsidRPr="007435EB" w:rsidRDefault="00F47631" w:rsidP="00F47631">
      <w:pPr>
        <w:pStyle w:val="affd"/>
        <w:rPr>
          <w:bCs/>
          <w:rtl/>
        </w:rPr>
      </w:pPr>
      <w:r>
        <w:rPr>
          <w:rFonts w:hint="cs"/>
          <w:rtl/>
        </w:rPr>
        <w:t>***</w:t>
      </w:r>
    </w:p>
    <w:p w14:paraId="6CCC99EE" w14:textId="77777777" w:rsidR="00E8089F" w:rsidRPr="007435EB" w:rsidRDefault="00E8089F" w:rsidP="00E8089F">
      <w:pPr>
        <w:rPr>
          <w:rtl/>
        </w:rPr>
      </w:pPr>
      <w:r>
        <w:rPr>
          <w:rStyle w:val="affffd"/>
          <w:rFonts w:ascii="Fb Fontext" w:hAnsi="Fb Fontext" w:hint="cs"/>
          <w:rtl/>
          <w:rPrChange w:id="9616" w:author="מנוע אמוראים" w:date="2026-10-05T16:42:03Z">
            <w:rPr>
              <w:rFonts w:ascii="Fb Fontext" w:hAnsi="Fb Fontext" w:hint="cs"/>
              <w:rtl/>
            </w:rPr>
          </w:rPrChange>
        </w:rPr>
        <w:t xml:space="preserve">רבב</w:t>
      </w:r>
      <w:r>
        <w:rPr>
          <w:rStyle w:val="affffd"/>
          <w:rFonts w:ascii="Fb Fontext" w:hAnsi="Fb Fontext"/>
          <w:rtl/>
          <w:rPrChange w:id="9617" w:author="מנוע אמוראים" w:date="2026-10-05T16:42:03Z">
            <w:rPr>
              <w:rFonts w:ascii="Fb Fontext" w:hAnsi="Fb Fontext"/>
              <w:rtl/>
            </w:rPr>
          </w:rPrChange>
        </w:rPr>
        <w:t xml:space="preserve">"</w:t>
      </w:r>
      <w:r>
        <w:rPr>
          <w:rStyle w:val="affffd"/>
          <w:rFonts w:ascii="Fb Fontext" w:hAnsi="Fb Fontext" w:hint="cs"/>
          <w:rtl/>
          <w:rPrChange w:id="9618" w:author="מנוע אמוראים" w:date="2026-10-05T16:42:03Z">
            <w:rPr>
              <w:rFonts w:ascii="Fb Fontext" w:hAnsi="Fb Fontext" w:hint="cs"/>
              <w:rtl/>
            </w:rPr>
          </w:rPrChange>
        </w:rPr>
        <w:t xml:space="preserve">ח</w:t>
      </w:r>
      <w:r>
        <w:rPr>
          <w:rFonts w:ascii="Fb Fontext" w:hAnsi="Fb Fontext" w:hint="cs"/>
          <w:rtl/>
        </w:rPr>
        <w:t xml:space="preserve"> לבניה</w:t>
      </w:r>
      <w:r w:rsidRPr="007435EB">
        <w:rPr>
          <w:rFonts w:ascii="Fb Fontext" w:hAnsi="Fb Fontext"/>
          <w:rtl/>
        </w:rPr>
        <w:t xml:space="preserve">: </w:t>
      </w:r>
      <w:r w:rsidRPr="007435EB">
        <w:rPr>
          <w:rFonts w:ascii="Fb Fontext" w:hAnsi="Fb Fontext" w:hint="cs"/>
          <w:rtl/>
        </w:rPr>
        <w:t>בני</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תאכל</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בפני</w:t>
      </w:r>
      <w:r w:rsidRPr="007435EB">
        <w:rPr>
          <w:rFonts w:ascii="Fb Fontext" w:hAnsi="Fb Fontext"/>
          <w:rtl/>
        </w:rPr>
        <w:t xml:space="preserve"> </w:t>
      </w:r>
      <w:r w:rsidRPr="007435EB">
        <w:rPr>
          <w:rFonts w:ascii="Fb Fontext" w:hAnsi="Fb Fontext" w:hint="cs"/>
          <w:rtl/>
        </w:rPr>
        <w:t>ולא</w:t>
      </w:r>
      <w:r w:rsidRPr="007435EB">
        <w:rPr>
          <w:rFonts w:ascii="Fb Fontext" w:hAnsi="Fb Fontext"/>
          <w:rtl/>
        </w:rPr>
        <w:t xml:space="preserve"> </w:t>
      </w:r>
      <w:r w:rsidRPr="007435EB">
        <w:rPr>
          <w:rFonts w:ascii="Fb Fontext" w:hAnsi="Fb Fontext" w:hint="cs"/>
          <w:rtl/>
        </w:rPr>
        <w:t>שלא</w:t>
      </w:r>
      <w:r w:rsidRPr="007435EB">
        <w:rPr>
          <w:rFonts w:ascii="Fb Fontext" w:hAnsi="Fb Fontext"/>
          <w:rtl/>
        </w:rPr>
        <w:t xml:space="preserve"> </w:t>
      </w:r>
      <w:r w:rsidRPr="007435EB">
        <w:rPr>
          <w:rFonts w:ascii="Fb Fontext" w:hAnsi="Fb Fontext" w:hint="cs"/>
          <w:rtl/>
        </w:rPr>
        <w:t>בפני</w:t>
      </w:r>
      <w:r w:rsidRPr="007435EB">
        <w:rPr>
          <w:rFonts w:ascii="Fb Fontext" w:hAnsi="Fb Fontext"/>
          <w:rtl/>
        </w:rPr>
        <w:t>.</w:t>
      </w:r>
    </w:p>
    <w:p w14:paraId="003A3747" w14:textId="77777777" w:rsidR="00E8089F" w:rsidRPr="007435EB" w:rsidRDefault="00E8089F" w:rsidP="00E8089F">
      <w:pPr>
        <w:rPr>
          <w:rtl/>
        </w:rPr>
      </w:pPr>
      <w:r w:rsidRPr="007435EB">
        <w:rPr>
          <w:rFonts w:hint="cs"/>
          <w:rtl/>
        </w:rPr>
        <w:lastRenderedPageBreak/>
        <w:t>אני</w:t>
      </w:r>
      <w:r w:rsidRPr="007435EB">
        <w:rPr>
          <w:rtl/>
        </w:rPr>
        <w:t xml:space="preserve"> </w:t>
      </w:r>
      <w:r w:rsidRPr="007435EB">
        <w:rPr>
          <w:rFonts w:hint="cs"/>
          <w:rtl/>
        </w:rPr>
        <w:t>שראיתי</w:t>
      </w:r>
      <w:r w:rsidRPr="007435EB">
        <w:rPr>
          <w:rtl/>
        </w:rPr>
        <w:t xml:space="preserve"> </w:t>
      </w:r>
      <w:r w:rsidRPr="007435EB">
        <w:rPr>
          <w:rFonts w:hint="cs"/>
          <w:rtl/>
        </w:rPr>
        <w:t>את</w:t>
      </w:r>
      <w:r w:rsidRPr="007435EB">
        <w:rPr>
          <w:rtl/>
        </w:rPr>
        <w:t xml:space="preserve"> </w:t>
      </w:r>
      <w:r w:rsidRPr="007435EB">
        <w:rPr>
          <w:rFonts w:hint="cs"/>
          <w:rtl/>
        </w:rPr>
        <w:t>רבי</w:t>
      </w:r>
      <w:r w:rsidRPr="007435EB">
        <w:rPr>
          <w:rtl/>
        </w:rPr>
        <w:t xml:space="preserve"> </w:t>
      </w:r>
      <w:r w:rsidRPr="007435EB">
        <w:rPr>
          <w:rFonts w:hint="cs"/>
          <w:rtl/>
        </w:rPr>
        <w:t>יוחנן</w:t>
      </w:r>
      <w:r w:rsidRPr="007435EB">
        <w:rPr>
          <w:rtl/>
        </w:rPr>
        <w:t xml:space="preserve"> </w:t>
      </w:r>
      <w:r w:rsidRPr="007435EB">
        <w:rPr>
          <w:rFonts w:hint="cs"/>
          <w:rtl/>
        </w:rPr>
        <w:t>שאכל</w:t>
      </w:r>
      <w:r w:rsidRPr="007435EB">
        <w:rPr>
          <w:rtl/>
        </w:rPr>
        <w:t xml:space="preserve"> - </w:t>
      </w:r>
      <w:r w:rsidRPr="007435EB">
        <w:rPr>
          <w:rFonts w:hint="cs"/>
          <w:rtl/>
        </w:rPr>
        <w:t>כדי</w:t>
      </w:r>
      <w:r w:rsidRPr="007435EB">
        <w:rPr>
          <w:rtl/>
        </w:rPr>
        <w:t xml:space="preserve"> </w:t>
      </w:r>
      <w:r w:rsidRPr="007435EB">
        <w:rPr>
          <w:rFonts w:hint="cs"/>
          <w:rtl/>
        </w:rPr>
        <w:t>הוא</w:t>
      </w:r>
      <w:r w:rsidRPr="007435EB">
        <w:rPr>
          <w:rtl/>
        </w:rPr>
        <w:t xml:space="preserve"> </w:t>
      </w:r>
      <w:r w:rsidRPr="007435EB">
        <w:rPr>
          <w:rFonts w:hint="cs"/>
          <w:rtl/>
        </w:rPr>
        <w:t>רבי</w:t>
      </w:r>
      <w:r w:rsidRPr="007435EB">
        <w:rPr>
          <w:rtl/>
        </w:rPr>
        <w:t xml:space="preserve"> </w:t>
      </w:r>
      <w:r w:rsidRPr="007435EB">
        <w:rPr>
          <w:rFonts w:hint="cs"/>
          <w:rtl/>
        </w:rPr>
        <w:t>יוחנן</w:t>
      </w:r>
      <w:r w:rsidRPr="007435EB">
        <w:rPr>
          <w:rtl/>
        </w:rPr>
        <w:t xml:space="preserve"> </w:t>
      </w:r>
      <w:r w:rsidRPr="007435EB">
        <w:rPr>
          <w:rFonts w:hint="cs"/>
          <w:rtl/>
        </w:rPr>
        <w:t>לסמוך</w:t>
      </w:r>
      <w:r w:rsidRPr="007435EB">
        <w:rPr>
          <w:rtl/>
        </w:rPr>
        <w:t xml:space="preserve"> </w:t>
      </w:r>
      <w:r w:rsidRPr="007435EB">
        <w:rPr>
          <w:rFonts w:hint="cs"/>
          <w:rtl/>
        </w:rPr>
        <w:t>עליו</w:t>
      </w:r>
      <w:r w:rsidRPr="007435EB">
        <w:rPr>
          <w:rtl/>
        </w:rPr>
        <w:t xml:space="preserve"> </w:t>
      </w:r>
      <w:r w:rsidRPr="007435EB">
        <w:rPr>
          <w:rFonts w:hint="cs"/>
          <w:rtl/>
        </w:rPr>
        <w:t>בפניו</w:t>
      </w:r>
      <w:r w:rsidRPr="007435EB">
        <w:rPr>
          <w:rtl/>
        </w:rPr>
        <w:t xml:space="preserve"> </w:t>
      </w:r>
      <w:r w:rsidRPr="007435EB">
        <w:rPr>
          <w:rFonts w:hint="cs"/>
          <w:rtl/>
        </w:rPr>
        <w:t>ושלא</w:t>
      </w:r>
      <w:r w:rsidRPr="007435EB">
        <w:rPr>
          <w:rtl/>
        </w:rPr>
        <w:t xml:space="preserve"> </w:t>
      </w:r>
      <w:r w:rsidRPr="007435EB">
        <w:rPr>
          <w:rFonts w:hint="cs"/>
          <w:rtl/>
        </w:rPr>
        <w:t>בפניו</w:t>
      </w:r>
      <w:r w:rsidRPr="007435EB">
        <w:rPr>
          <w:rtl/>
        </w:rPr>
        <w:t>.</w:t>
      </w:r>
    </w:p>
    <w:p w14:paraId="54673CFD" w14:textId="77777777" w:rsidR="00E8089F" w:rsidRPr="007435EB" w:rsidRDefault="00E8089F" w:rsidP="00E8089F">
      <w:pPr>
        <w:rPr>
          <w:rtl/>
        </w:rPr>
      </w:pPr>
      <w:r w:rsidRPr="007435EB">
        <w:rPr>
          <w:rFonts w:ascii="Fb Fontext" w:hAnsi="Fb Fontext" w:hint="cs"/>
          <w:sz w:val="20"/>
          <w:rtl/>
        </w:rPr>
        <w:t>אתה</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ראית</w:t>
      </w:r>
      <w:r w:rsidRPr="007435EB">
        <w:rPr>
          <w:rFonts w:ascii="Fb Fontext" w:hAnsi="Fb Fontext"/>
          <w:sz w:val="20"/>
          <w:rtl/>
        </w:rPr>
        <w:t xml:space="preserve"> </w:t>
      </w:r>
      <w:r w:rsidRPr="007435EB">
        <w:rPr>
          <w:rFonts w:ascii="Fb Fontext" w:hAnsi="Fb Fontext" w:hint="cs"/>
          <w:sz w:val="20"/>
          <w:rtl/>
        </w:rPr>
        <w:t>אותו</w:t>
      </w:r>
      <w:r w:rsidRPr="007435EB">
        <w:rPr>
          <w:rFonts w:ascii="Fb Fontext" w:hAnsi="Fb Fontext"/>
          <w:sz w:val="20"/>
          <w:rtl/>
        </w:rPr>
        <w:t xml:space="preserve"> -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תאכל</w:t>
      </w:r>
      <w:r w:rsidRPr="007435EB">
        <w:rPr>
          <w:rFonts w:ascii="Fb Fontext" w:hAnsi="Fb Fontext"/>
          <w:sz w:val="20"/>
          <w:rtl/>
        </w:rPr>
        <w:t xml:space="preserve">, </w:t>
      </w:r>
      <w:r w:rsidRPr="007435EB">
        <w:rPr>
          <w:rFonts w:ascii="Fb Fontext" w:hAnsi="Fb Fontext" w:hint="cs"/>
          <w:sz w:val="20"/>
          <w:rtl/>
        </w:rPr>
        <w:t>בין</w:t>
      </w:r>
      <w:r w:rsidRPr="007435EB">
        <w:rPr>
          <w:rFonts w:ascii="Fb Fontext" w:hAnsi="Fb Fontext"/>
          <w:sz w:val="20"/>
          <w:rtl/>
        </w:rPr>
        <w:t xml:space="preserve"> </w:t>
      </w:r>
      <w:r w:rsidRPr="007435EB">
        <w:rPr>
          <w:rFonts w:ascii="Fb Fontext" w:hAnsi="Fb Fontext" w:hint="cs"/>
          <w:sz w:val="20"/>
          <w:rtl/>
        </w:rPr>
        <w:t>בפני</w:t>
      </w:r>
      <w:r w:rsidRPr="007435EB">
        <w:rPr>
          <w:rFonts w:ascii="Fb Fontext" w:hAnsi="Fb Fontext"/>
          <w:sz w:val="20"/>
          <w:rtl/>
        </w:rPr>
        <w:t xml:space="preserve"> </w:t>
      </w:r>
      <w:r w:rsidRPr="007435EB">
        <w:rPr>
          <w:rFonts w:ascii="Fb Fontext" w:hAnsi="Fb Fontext" w:hint="cs"/>
          <w:sz w:val="20"/>
          <w:rtl/>
        </w:rPr>
        <w:t>בין</w:t>
      </w:r>
      <w:r w:rsidRPr="007435EB">
        <w:rPr>
          <w:rFonts w:ascii="Fb Fontext" w:hAnsi="Fb Fontext"/>
          <w:sz w:val="20"/>
          <w:rtl/>
        </w:rPr>
        <w:t xml:space="preserve"> </w:t>
      </w:r>
      <w:r w:rsidRPr="007435EB">
        <w:rPr>
          <w:rFonts w:ascii="Fb Fontext" w:hAnsi="Fb Fontext" w:hint="cs"/>
          <w:sz w:val="20"/>
          <w:rtl/>
        </w:rPr>
        <w:t>שלא</w:t>
      </w:r>
      <w:r w:rsidRPr="007435EB">
        <w:rPr>
          <w:rFonts w:ascii="Fb Fontext" w:hAnsi="Fb Fontext"/>
          <w:sz w:val="20"/>
          <w:rtl/>
        </w:rPr>
        <w:t xml:space="preserve"> </w:t>
      </w:r>
      <w:r w:rsidRPr="007435EB">
        <w:rPr>
          <w:rFonts w:ascii="Fb Fontext" w:hAnsi="Fb Fontext" w:hint="cs"/>
          <w:sz w:val="20"/>
          <w:rtl/>
        </w:rPr>
        <w:t>בפני</w:t>
      </w:r>
      <w:r w:rsidRPr="007435EB">
        <w:rPr>
          <w:rFonts w:ascii="Fb Fontext" w:hAnsi="Fb Fontext"/>
          <w:sz w:val="20"/>
          <w:rtl/>
        </w:rPr>
        <w:t>.</w:t>
      </w:r>
    </w:p>
    <w:p w14:paraId="179B9779" w14:textId="77777777" w:rsidR="00E8089F" w:rsidRPr="005C3FF1" w:rsidRDefault="00E8089F" w:rsidP="009A151F">
      <w:pPr>
        <w:rPr>
          <w:rStyle w:val="afffa"/>
          <w:rtl/>
        </w:rPr>
      </w:pPr>
      <w:r w:rsidRPr="005C3FF1">
        <w:rPr>
          <w:rStyle w:val="afffa"/>
          <w:rFonts w:hint="cs"/>
          <w:rtl/>
        </w:rPr>
        <w:t>ופליגא</w:t>
      </w:r>
      <w:r w:rsidRPr="005C3FF1">
        <w:rPr>
          <w:rStyle w:val="afffa"/>
          <w:rtl/>
        </w:rPr>
        <w:t xml:space="preserve"> </w:t>
      </w:r>
      <w:r w:rsidRPr="005C3FF1">
        <w:rPr>
          <w:rStyle w:val="afffa"/>
          <w:rFonts w:hint="cs"/>
          <w:rtl/>
        </w:rPr>
        <w:t>דידיה</w:t>
      </w:r>
      <w:r w:rsidRPr="005C3FF1">
        <w:rPr>
          <w:rStyle w:val="afffa"/>
          <w:rtl/>
        </w:rPr>
        <w:t xml:space="preserve"> </w:t>
      </w:r>
      <w:r w:rsidRPr="005C3FF1">
        <w:rPr>
          <w:rStyle w:val="afffa"/>
          <w:rFonts w:hint="cs"/>
          <w:rtl/>
        </w:rPr>
        <w:t>אדידיה</w:t>
      </w:r>
      <w:r w:rsidRPr="005C3FF1">
        <w:rPr>
          <w:rStyle w:val="afffa"/>
          <w:rtl/>
        </w:rPr>
        <w:t>.</w:t>
      </w:r>
    </w:p>
    <w:p w14:paraId="470EAB7D" w14:textId="77777777" w:rsidR="00E8089F" w:rsidRPr="007435EB" w:rsidRDefault="00E8089F" w:rsidP="00E8089F">
      <w:pPr>
        <w:rPr>
          <w:rFonts w:cs="Guttman Vilna"/>
          <w:b/>
          <w:bCs/>
          <w:rtl/>
        </w:rPr>
      </w:pPr>
      <w:r>
        <w:rPr>
          <w:rStyle w:val="affffd"/>
          <w:rFonts w:hint="cs"/>
          <w:rtl/>
          <w:rPrChange w:id="9619" w:author="מנוע אמוראים" w:date="2026-10-05T16:42:03Z">
            <w:rPr>
              <w:rFonts w:hint="cs"/>
              <w:rtl/>
            </w:rPr>
          </w:rPrChange>
        </w:rPr>
        <w:t xml:space="preserve">דארבב</w:t>
      </w:r>
      <w:r>
        <w:rPr>
          <w:rStyle w:val="affffd"/>
          <w:rtl/>
          <w:rPrChange w:id="9620" w:author="מנוע אמוראים" w:date="2026-10-05T16:42:03Z">
            <w:rPr>
              <w:rtl/>
            </w:rPr>
          </w:rPrChange>
        </w:rPr>
        <w:t xml:space="preserve">"</w:t>
      </w:r>
      <w:r>
        <w:rPr>
          <w:rStyle w:val="affffd"/>
          <w:rFonts w:hint="cs"/>
          <w:rtl/>
          <w:rPrChange w:id="9621" w:author="מנוע אמוראים" w:date="2026-10-05T16:42:03Z">
            <w:rPr>
              <w:rFonts w:hint="cs"/>
              <w:rtl/>
            </w:rPr>
          </w:rPrChange>
        </w:rPr>
        <w:t xml:space="preserve">ח</w:t>
      </w:r>
      <w:r>
        <w:rPr>
          <w:rFonts w:hint="cs"/>
          <w:rtl/>
        </w:rPr>
        <w:t xml:space="preserve"> סח לי </w:t>
      </w:r>
      <w:r>
        <w:rPr>
          <w:rStyle w:val="affffd"/>
          <w:rFonts w:hint="cs"/>
          <w:rtl/>
          <w:rPrChange w:id="9622" w:author="מנוע אמוראים" w:date="2026-10-05T16:42:03Z">
            <w:rPr>
              <w:rFonts w:hint="cs"/>
              <w:rtl/>
            </w:rPr>
          </w:rPrChange>
        </w:rPr>
        <w:t xml:space="preserve">ר</w:t>
      </w:r>
      <w:r>
        <w:rPr>
          <w:rStyle w:val="affffd"/>
          <w:rtl/>
          <w:rPrChange w:id="9623" w:author="מנוע אמוראים" w:date="2026-10-05T16:42:03Z">
            <w:rPr>
              <w:rtl/>
            </w:rPr>
          </w:rPrChange>
        </w:rPr>
        <w:t xml:space="preserve">"</w:t>
      </w:r>
      <w:r>
        <w:rPr>
          <w:rStyle w:val="affffd"/>
          <w:rFonts w:hint="cs"/>
          <w:rtl/>
          <w:rPrChange w:id="9624" w:author="מנוע אמוראים" w:date="2026-10-05T16:42:03Z">
            <w:rPr>
              <w:rFonts w:hint="cs"/>
              <w:rtl/>
            </w:rPr>
          </w:rPrChange>
        </w:rPr>
        <w:t xml:space="preserve">י</w:t>
      </w:r>
      <w:r>
        <w:rPr>
          <w:rFonts w:hint="cs"/>
          <w:rtl/>
        </w:rPr>
        <w:t xml:space="preserve"> </w:t>
      </w:r>
      <w:r>
        <w:rPr>
          <w:rStyle w:val="affffd"/>
          <w:rFonts w:hint="cs"/>
          <w:rtl/>
          <w:rPrChange w:id="9625" w:author="מנוע אמוראים" w:date="2026-10-05T16:42:03Z">
            <w:rPr>
              <w:rFonts w:hint="cs"/>
              <w:rtl/>
            </w:rPr>
          </w:rPrChange>
        </w:rPr>
        <w:t xml:space="preserve">בר</w:t>
      </w:r>
      <w:r>
        <w:rPr>
          <w:rStyle w:val="affffd"/>
          <w:rtl/>
          <w:rPrChange w:id="9626" w:author="מנוע אמוראים" w:date="2026-10-05T16:42:03Z">
            <w:rPr>
              <w:rtl/>
            </w:rPr>
          </w:rPrChange>
        </w:rPr>
        <w:t xml:space="preserve">"</w:t>
      </w:r>
      <w:r>
        <w:rPr>
          <w:rStyle w:val="affffd"/>
          <w:rFonts w:hint="cs"/>
          <w:rtl/>
          <w:rPrChange w:id="9627" w:author="מנוע אמוראים" w:date="2026-10-05T16:42:03Z">
            <w:rPr>
              <w:rFonts w:hint="cs"/>
              <w:rtl/>
            </w:rPr>
          </w:rPrChange>
        </w:rPr>
        <w:t xml:space="preserve">א</w:t>
      </w:r>
      <w:r w:rsidRPr="007435EB">
        <w:rPr>
          <w:rtl/>
        </w:rPr>
        <w:t xml:space="preserve">: </w:t>
      </w:r>
      <w:r w:rsidRPr="007435EB">
        <w:rPr>
          <w:rFonts w:hint="cs"/>
          <w:rtl/>
        </w:rPr>
        <w:t>פעם</w:t>
      </w:r>
      <w:r w:rsidRPr="007435EB">
        <w:rPr>
          <w:rtl/>
        </w:rPr>
        <w:t xml:space="preserve"> </w:t>
      </w:r>
      <w:r w:rsidRPr="007435EB">
        <w:rPr>
          <w:rFonts w:hint="cs"/>
          <w:rtl/>
        </w:rPr>
        <w:t>אחת</w:t>
      </w:r>
      <w:r w:rsidRPr="007435EB">
        <w:rPr>
          <w:rtl/>
        </w:rPr>
        <w:t xml:space="preserve"> </w:t>
      </w:r>
      <w:r w:rsidRPr="007435EB">
        <w:rPr>
          <w:rFonts w:hint="cs"/>
          <w:rtl/>
        </w:rPr>
        <w:t>נכנסתי</w:t>
      </w:r>
      <w:r w:rsidRPr="007435EB">
        <w:rPr>
          <w:rtl/>
        </w:rPr>
        <w:t xml:space="preserve"> </w:t>
      </w:r>
      <w:r w:rsidRPr="007435EB">
        <w:rPr>
          <w:rFonts w:hint="cs"/>
          <w:rtl/>
        </w:rPr>
        <w:t>אחר</w:t>
      </w:r>
      <w:r w:rsidRPr="007435EB">
        <w:rPr>
          <w:rtl/>
        </w:rPr>
        <w:t xml:space="preserve"> </w:t>
      </w:r>
      <w:r>
        <w:rPr>
          <w:rStyle w:val="affffd"/>
          <w:rFonts w:hint="cs"/>
          <w:rtl/>
          <w:rPrChange w:id="9628" w:author="מנוע אמוראים" w:date="2026-10-05T16:42:03Z">
            <w:rPr>
              <w:rFonts w:hint="cs"/>
              <w:rtl/>
            </w:rPr>
          </w:rPrChange>
        </w:rPr>
        <w:t xml:space="preserve">רשב</w:t>
      </w:r>
      <w:r>
        <w:rPr>
          <w:rStyle w:val="affffd"/>
          <w:rtl/>
          <w:rPrChange w:id="9629" w:author="מנוע אמוראים" w:date="2026-10-05T16:42:03Z">
            <w:rPr>
              <w:rtl/>
            </w:rPr>
          </w:rPrChange>
        </w:rPr>
        <w:t xml:space="preserve">"</w:t>
      </w:r>
      <w:r>
        <w:rPr>
          <w:rStyle w:val="affffd"/>
          <w:rFonts w:hint="cs"/>
          <w:rtl/>
          <w:rPrChange w:id="9630" w:author="מנוע אמוראים" w:date="2026-10-05T16:42:03Z">
            <w:rPr>
              <w:rFonts w:hint="cs"/>
              <w:rtl/>
            </w:rPr>
          </w:rPrChange>
        </w:rPr>
        <w:t xml:space="preserve">י</w:t>
      </w:r>
      <w:r>
        <w:rPr>
          <w:rFonts w:hint="cs"/>
          <w:rtl/>
        </w:rPr>
        <w:t xml:space="preserve"> לקוניא לגינה</w:t>
      </w:r>
      <w:r w:rsidRPr="007435EB">
        <w:rPr>
          <w:rtl/>
        </w:rPr>
        <w:t xml:space="preserve">, </w:t>
      </w:r>
      <w:r w:rsidRPr="007435EB">
        <w:rPr>
          <w:rFonts w:hint="cs"/>
          <w:rtl/>
        </w:rPr>
        <w:t>ונטל</w:t>
      </w:r>
      <w:r w:rsidRPr="007435EB">
        <w:rPr>
          <w:rtl/>
        </w:rPr>
        <w:t xml:space="preserve"> </w:t>
      </w:r>
      <w:r w:rsidRPr="007435EB">
        <w:rPr>
          <w:rFonts w:hint="cs"/>
          <w:rtl/>
        </w:rPr>
        <w:t>ספיחי</w:t>
      </w:r>
      <w:r w:rsidRPr="007435EB">
        <w:rPr>
          <w:rtl/>
        </w:rPr>
        <w:t xml:space="preserve"> </w:t>
      </w:r>
      <w:r w:rsidRPr="007435EB">
        <w:rPr>
          <w:rFonts w:hint="cs"/>
          <w:rtl/>
        </w:rPr>
        <w:t>כרוב</w:t>
      </w:r>
      <w:r w:rsidRPr="007435EB">
        <w:rPr>
          <w:rtl/>
        </w:rPr>
        <w:t xml:space="preserve">, </w:t>
      </w:r>
      <w:r w:rsidRPr="007435EB">
        <w:rPr>
          <w:rFonts w:hint="cs"/>
          <w:rtl/>
        </w:rPr>
        <w:t>[בשביעית אחר הביעור] ואכל</w:t>
      </w:r>
      <w:r w:rsidRPr="007435EB">
        <w:rPr>
          <w:rtl/>
        </w:rPr>
        <w:t xml:space="preserve"> </w:t>
      </w:r>
      <w:r w:rsidRPr="007435EB">
        <w:rPr>
          <w:rFonts w:hint="cs"/>
          <w:rtl/>
        </w:rPr>
        <w:t>ונתן</w:t>
      </w:r>
      <w:r w:rsidRPr="007435EB">
        <w:rPr>
          <w:rtl/>
        </w:rPr>
        <w:t xml:space="preserve"> </w:t>
      </w:r>
      <w:r w:rsidRPr="007435EB">
        <w:rPr>
          <w:rFonts w:hint="cs"/>
          <w:rtl/>
        </w:rPr>
        <w:t>לי</w:t>
      </w:r>
      <w:r w:rsidRPr="007435EB">
        <w:rPr>
          <w:rtl/>
        </w:rPr>
        <w:t>.</w:t>
      </w:r>
    </w:p>
    <w:p w14:paraId="18D5AC89" w14:textId="77777777" w:rsidR="00E8089F" w:rsidRPr="007435EB" w:rsidRDefault="00E8089F" w:rsidP="00E8089F">
      <w:pPr>
        <w:rPr>
          <w:rFonts w:cs="Guttman Vilna"/>
          <w:b/>
          <w:bCs/>
          <w:rtl/>
        </w:rPr>
      </w:pPr>
      <w:r w:rsidRPr="007435EB">
        <w:rPr>
          <w:rFonts w:hint="cs"/>
          <w:rtl/>
        </w:rPr>
        <w:t>ואמר</w:t>
      </w:r>
      <w:r w:rsidRPr="007435EB">
        <w:rPr>
          <w:rtl/>
        </w:rPr>
        <w:t xml:space="preserve"> </w:t>
      </w:r>
      <w:r w:rsidRPr="007435EB">
        <w:rPr>
          <w:rFonts w:hint="cs"/>
          <w:rtl/>
        </w:rPr>
        <w:t>לי</w:t>
      </w:r>
      <w:r w:rsidRPr="007435EB">
        <w:rPr>
          <w:rtl/>
        </w:rPr>
        <w:t xml:space="preserve">: </w:t>
      </w:r>
      <w:r w:rsidRPr="007435EB">
        <w:rPr>
          <w:rFonts w:hint="cs"/>
          <w:rtl/>
        </w:rPr>
        <w:t>בני</w:t>
      </w:r>
      <w:r w:rsidRPr="007435EB">
        <w:rPr>
          <w:rtl/>
        </w:rPr>
        <w:t xml:space="preserve">, </w:t>
      </w:r>
      <w:r w:rsidRPr="007435EB">
        <w:rPr>
          <w:rFonts w:hint="cs"/>
          <w:rtl/>
        </w:rPr>
        <w:t>בפני</w:t>
      </w:r>
      <w:r w:rsidRPr="007435EB">
        <w:rPr>
          <w:rtl/>
        </w:rPr>
        <w:t xml:space="preserve"> - </w:t>
      </w:r>
      <w:r w:rsidRPr="007435EB">
        <w:rPr>
          <w:rFonts w:hint="cs"/>
          <w:rtl/>
        </w:rPr>
        <w:t>אכול</w:t>
      </w:r>
      <w:r w:rsidRPr="007435EB">
        <w:rPr>
          <w:rtl/>
        </w:rPr>
        <w:t xml:space="preserve">, </w:t>
      </w:r>
      <w:r w:rsidRPr="007435EB">
        <w:rPr>
          <w:rFonts w:hint="cs"/>
          <w:rtl/>
        </w:rPr>
        <w:t>שלא</w:t>
      </w:r>
      <w:r w:rsidRPr="007435EB">
        <w:rPr>
          <w:rtl/>
        </w:rPr>
        <w:t xml:space="preserve"> </w:t>
      </w:r>
      <w:r w:rsidRPr="007435EB">
        <w:rPr>
          <w:rFonts w:hint="cs"/>
          <w:rtl/>
        </w:rPr>
        <w:t>בפני</w:t>
      </w:r>
      <w:r w:rsidRPr="007435EB">
        <w:rPr>
          <w:rtl/>
        </w:rPr>
        <w:t xml:space="preserve"> - </w:t>
      </w:r>
      <w:r w:rsidRPr="007435EB">
        <w:rPr>
          <w:rFonts w:hint="cs"/>
          <w:rtl/>
        </w:rPr>
        <w:t>לא</w:t>
      </w:r>
      <w:r w:rsidRPr="007435EB">
        <w:rPr>
          <w:rtl/>
        </w:rPr>
        <w:t xml:space="preserve"> </w:t>
      </w:r>
      <w:r w:rsidRPr="007435EB">
        <w:rPr>
          <w:rFonts w:hint="cs"/>
          <w:rtl/>
        </w:rPr>
        <w:t>תאכל</w:t>
      </w:r>
      <w:r w:rsidRPr="007435EB">
        <w:rPr>
          <w:rtl/>
        </w:rPr>
        <w:t>.</w:t>
      </w:r>
    </w:p>
    <w:p w14:paraId="5848BA3E" w14:textId="77777777" w:rsidR="00E8089F" w:rsidRPr="007435EB" w:rsidRDefault="00E8089F" w:rsidP="00E8089F">
      <w:pPr>
        <w:rPr>
          <w:rFonts w:cs="Guttman Vilna"/>
          <w:b/>
          <w:bCs/>
          <w:rtl/>
        </w:rPr>
      </w:pPr>
      <w:r w:rsidRPr="007435EB">
        <w:rPr>
          <w:rFonts w:hint="cs"/>
          <w:rtl/>
        </w:rPr>
        <w:t>אני</w:t>
      </w:r>
      <w:r w:rsidRPr="007435EB">
        <w:rPr>
          <w:rtl/>
        </w:rPr>
        <w:t xml:space="preserve"> </w:t>
      </w:r>
      <w:r w:rsidRPr="007435EB">
        <w:rPr>
          <w:rFonts w:hint="cs"/>
          <w:rtl/>
        </w:rPr>
        <w:t>שראיתי</w:t>
      </w:r>
      <w:r w:rsidRPr="007435EB">
        <w:rPr>
          <w:rtl/>
        </w:rPr>
        <w:t xml:space="preserve"> </w:t>
      </w:r>
      <w:r w:rsidRPr="007435EB">
        <w:rPr>
          <w:rFonts w:hint="cs"/>
          <w:rtl/>
        </w:rPr>
        <w:t>את</w:t>
      </w:r>
      <w:r w:rsidRPr="007435EB">
        <w:rPr>
          <w:rtl/>
        </w:rPr>
        <w:t xml:space="preserve"> </w:t>
      </w:r>
      <w:r>
        <w:rPr>
          <w:rStyle w:val="affffd"/>
          <w:rFonts w:hint="cs"/>
          <w:rtl/>
          <w:rPrChange w:id="9631" w:author="מנוע אמוראים" w:date="2026-10-05T16:42:03Z">
            <w:rPr>
              <w:rFonts w:hint="cs"/>
              <w:rtl/>
            </w:rPr>
          </w:rPrChange>
        </w:rPr>
        <w:t xml:space="preserve">רשב</w:t>
      </w:r>
      <w:r>
        <w:rPr>
          <w:rStyle w:val="affffd"/>
          <w:rtl/>
          <w:rPrChange w:id="9632" w:author="מנוע אמוראים" w:date="2026-10-05T16:42:03Z">
            <w:rPr>
              <w:rtl/>
            </w:rPr>
          </w:rPrChange>
        </w:rPr>
        <w:t xml:space="preserve">"</w:t>
      </w:r>
      <w:r>
        <w:rPr>
          <w:rStyle w:val="affffd"/>
          <w:rFonts w:hint="cs"/>
          <w:rtl/>
          <w:rPrChange w:id="9633" w:author="מנוע אמוראים" w:date="2026-10-05T16:42:03Z">
            <w:rPr>
              <w:rFonts w:hint="cs"/>
              <w:rtl/>
            </w:rPr>
          </w:rPrChange>
        </w:rPr>
        <w:t xml:space="preserve">י</w:t>
      </w:r>
      <w:r>
        <w:rPr>
          <w:rFonts w:hint="cs"/>
          <w:rtl/>
        </w:rPr>
        <w:t xml:space="preserve"> שאכל</w:t>
      </w:r>
      <w:r w:rsidRPr="007435EB">
        <w:rPr>
          <w:rtl/>
        </w:rPr>
        <w:t xml:space="preserve"> - </w:t>
      </w:r>
      <w:r w:rsidRPr="007435EB">
        <w:rPr>
          <w:rFonts w:hint="cs"/>
          <w:rtl/>
        </w:rPr>
        <w:t>כדי</w:t>
      </w:r>
      <w:r w:rsidRPr="007435EB">
        <w:rPr>
          <w:rtl/>
        </w:rPr>
        <w:t xml:space="preserve"> </w:t>
      </w:r>
      <w:r w:rsidRPr="007435EB">
        <w:rPr>
          <w:rFonts w:hint="cs"/>
          <w:rtl/>
        </w:rPr>
        <w:t>הוא</w:t>
      </w:r>
      <w:r w:rsidRPr="007435EB">
        <w:rPr>
          <w:rtl/>
        </w:rPr>
        <w:t xml:space="preserve"> </w:t>
      </w:r>
      <w:r>
        <w:rPr>
          <w:rStyle w:val="affffd"/>
          <w:rFonts w:hint="cs"/>
          <w:rtl/>
          <w:rPrChange w:id="9634" w:author="מנוע אמוראים" w:date="2026-10-05T16:42:03Z">
            <w:rPr>
              <w:rFonts w:hint="cs"/>
              <w:rtl/>
            </w:rPr>
          </w:rPrChange>
        </w:rPr>
        <w:t xml:space="preserve">רשב</w:t>
      </w:r>
      <w:r>
        <w:rPr>
          <w:rStyle w:val="affffd"/>
          <w:rtl/>
          <w:rPrChange w:id="9635" w:author="מנוע אמוראים" w:date="2026-10-05T16:42:03Z">
            <w:rPr>
              <w:rtl/>
            </w:rPr>
          </w:rPrChange>
        </w:rPr>
        <w:t xml:space="preserve">"</w:t>
      </w:r>
      <w:r>
        <w:rPr>
          <w:rStyle w:val="affffd"/>
          <w:rFonts w:hint="cs"/>
          <w:rtl/>
          <w:rPrChange w:id="9636" w:author="מנוע אמוראים" w:date="2026-10-05T16:42:03Z">
            <w:rPr>
              <w:rFonts w:hint="cs"/>
              <w:rtl/>
            </w:rPr>
          </w:rPrChange>
        </w:rPr>
        <w:t xml:space="preserve">י</w:t>
      </w:r>
      <w:r>
        <w:rPr>
          <w:rFonts w:hint="cs"/>
          <w:rtl/>
        </w:rPr>
        <w:t xml:space="preserve"> לסמוך</w:t>
      </w:r>
      <w:r w:rsidRPr="007435EB">
        <w:rPr>
          <w:rtl/>
        </w:rPr>
        <w:t xml:space="preserve"> </w:t>
      </w:r>
      <w:r w:rsidRPr="007435EB">
        <w:rPr>
          <w:rFonts w:hint="cs"/>
          <w:rtl/>
        </w:rPr>
        <w:t>עליו</w:t>
      </w:r>
      <w:r w:rsidRPr="007435EB">
        <w:rPr>
          <w:rtl/>
        </w:rPr>
        <w:t xml:space="preserve">, </w:t>
      </w:r>
      <w:r w:rsidRPr="007435EB">
        <w:rPr>
          <w:rFonts w:hint="cs"/>
          <w:rtl/>
        </w:rPr>
        <w:t>בפניו</w:t>
      </w:r>
      <w:r w:rsidRPr="007435EB">
        <w:rPr>
          <w:rtl/>
        </w:rPr>
        <w:t xml:space="preserve"> </w:t>
      </w:r>
      <w:r w:rsidRPr="007435EB">
        <w:rPr>
          <w:rFonts w:hint="cs"/>
          <w:rtl/>
        </w:rPr>
        <w:t>ושלא</w:t>
      </w:r>
      <w:r w:rsidRPr="007435EB">
        <w:rPr>
          <w:rtl/>
        </w:rPr>
        <w:t xml:space="preserve"> </w:t>
      </w:r>
      <w:r w:rsidRPr="007435EB">
        <w:rPr>
          <w:rFonts w:hint="cs"/>
          <w:rtl/>
        </w:rPr>
        <w:t>בפניו</w:t>
      </w:r>
      <w:r w:rsidRPr="007435EB">
        <w:rPr>
          <w:rtl/>
        </w:rPr>
        <w:t>.</w:t>
      </w:r>
    </w:p>
    <w:p w14:paraId="791DB862" w14:textId="77777777" w:rsidR="00E8089F" w:rsidRPr="007435EB" w:rsidRDefault="00E8089F" w:rsidP="00E8089F">
      <w:pPr>
        <w:rPr>
          <w:rFonts w:cs="Guttman Vilna"/>
          <w:b/>
          <w:bCs/>
          <w:rtl/>
        </w:rPr>
      </w:pPr>
      <w:r w:rsidRPr="007435EB">
        <w:rPr>
          <w:rFonts w:hint="cs"/>
          <w:rtl/>
        </w:rPr>
        <w:t>אתה-</w:t>
      </w:r>
      <w:r w:rsidRPr="007435EB">
        <w:rPr>
          <w:rtl/>
        </w:rPr>
        <w:t xml:space="preserve"> </w:t>
      </w:r>
      <w:r w:rsidRPr="005C3FF1">
        <w:rPr>
          <w:rStyle w:val="afffa"/>
          <w:rFonts w:hint="cs"/>
          <w:rtl/>
        </w:rPr>
        <w:t>בפני</w:t>
      </w:r>
      <w:r w:rsidRPr="005C3FF1">
        <w:rPr>
          <w:rStyle w:val="afffa"/>
          <w:rtl/>
        </w:rPr>
        <w:t xml:space="preserve"> - </w:t>
      </w:r>
      <w:r w:rsidRPr="005C3FF1">
        <w:rPr>
          <w:rStyle w:val="afffa"/>
          <w:rFonts w:hint="cs"/>
          <w:rtl/>
        </w:rPr>
        <w:t>אכול</w:t>
      </w:r>
      <w:r w:rsidRPr="007435EB">
        <w:rPr>
          <w:rtl/>
        </w:rPr>
        <w:t xml:space="preserve">, </w:t>
      </w:r>
      <w:r w:rsidRPr="007435EB">
        <w:rPr>
          <w:rFonts w:hint="cs"/>
          <w:rtl/>
        </w:rPr>
        <w:t>שלא</w:t>
      </w:r>
      <w:r w:rsidRPr="007435EB">
        <w:rPr>
          <w:rtl/>
        </w:rPr>
        <w:t xml:space="preserve"> </w:t>
      </w:r>
      <w:r w:rsidRPr="007435EB">
        <w:rPr>
          <w:rFonts w:hint="cs"/>
          <w:rtl/>
        </w:rPr>
        <w:t>בפני</w:t>
      </w:r>
      <w:r w:rsidRPr="007435EB">
        <w:rPr>
          <w:rtl/>
        </w:rPr>
        <w:t xml:space="preserve"> - </w:t>
      </w:r>
      <w:r w:rsidRPr="007435EB">
        <w:rPr>
          <w:rFonts w:hint="cs"/>
          <w:rtl/>
        </w:rPr>
        <w:t>לא</w:t>
      </w:r>
      <w:r w:rsidRPr="007435EB">
        <w:rPr>
          <w:rtl/>
        </w:rPr>
        <w:t xml:space="preserve"> </w:t>
      </w:r>
      <w:r w:rsidRPr="007435EB">
        <w:rPr>
          <w:rFonts w:hint="cs"/>
          <w:rtl/>
        </w:rPr>
        <w:t>תאכל</w:t>
      </w:r>
      <w:r w:rsidRPr="007435EB">
        <w:rPr>
          <w:rtl/>
        </w:rPr>
        <w:t>.</w:t>
      </w:r>
    </w:p>
    <w:p w14:paraId="04377BF8" w14:textId="325D5F60" w:rsidR="00E8089F" w:rsidRPr="007435EB" w:rsidRDefault="00F47631" w:rsidP="00F47631">
      <w:pPr>
        <w:pStyle w:val="affd"/>
        <w:rPr>
          <w:bCs/>
          <w:rtl/>
        </w:rPr>
      </w:pPr>
      <w:r>
        <w:rPr>
          <w:rFonts w:hint="cs"/>
          <w:rtl/>
        </w:rPr>
        <w:t>***</w:t>
      </w:r>
    </w:p>
    <w:p w14:paraId="5F9B9004" w14:textId="77777777" w:rsidR="00E8089F" w:rsidRPr="007435EB" w:rsidRDefault="00E8089F" w:rsidP="005C3FF1">
      <w:pPr>
        <w:pStyle w:val="afff"/>
        <w:framePr w:wrap="around"/>
        <w:rPr>
          <w:rtl/>
        </w:rPr>
      </w:pPr>
      <w:r w:rsidRPr="007435EB">
        <w:rPr>
          <w:rFonts w:hint="cs"/>
          <w:rtl/>
        </w:rPr>
        <w:t>נא:</w:t>
      </w:r>
    </w:p>
    <w:p w14:paraId="6DF0C8C2" w14:textId="77777777" w:rsidR="00E8089F" w:rsidRPr="007435EB" w:rsidRDefault="00E8089F" w:rsidP="00E8089F">
      <w:pPr>
        <w:rPr>
          <w:rtl/>
        </w:rPr>
      </w:pPr>
      <w:r>
        <w:rPr>
          <w:rStyle w:val="affffd"/>
          <w:rFonts w:ascii="Fb Fontext" w:hAnsi="Fb Fontext" w:hint="cs"/>
          <w:rtl/>
          <w:rPrChange w:id="9637" w:author="מנוע אמוראים" w:date="2026-10-05T16:42:03Z">
            <w:rPr>
              <w:rFonts w:ascii="Fb Fontext" w:hAnsi="Fb Fontext" w:hint="cs"/>
              <w:rtl/>
            </w:rPr>
          </w:rPrChange>
        </w:rPr>
        <w:t xml:space="preserve">ר</w:t>
      </w:r>
      <w:r>
        <w:rPr>
          <w:rStyle w:val="affffd"/>
          <w:rFonts w:ascii="Fb Fontext" w:hAnsi="Fb Fontext"/>
          <w:rtl/>
          <w:rPrChange w:id="9638" w:author="מנוע אמוראים" w:date="2026-10-05T16:42:03Z">
            <w:rPr>
              <w:rFonts w:ascii="Fb Fontext" w:hAnsi="Fb Fontext"/>
              <w:rtl/>
            </w:rPr>
          </w:rPrChange>
        </w:rPr>
        <w:t xml:space="preserve">"</w:t>
      </w:r>
      <w:r>
        <w:rPr>
          <w:rStyle w:val="affffd"/>
          <w:rFonts w:ascii="Fb Fontext" w:hAnsi="Fb Fontext" w:hint="cs"/>
          <w:rtl/>
          <w:rPrChange w:id="9639" w:author="מנוע אמוראים" w:date="2026-10-05T16:42:03Z">
            <w:rPr>
              <w:rFonts w:ascii="Fb Fontext" w:hAnsi="Fb Fontext" w:hint="cs"/>
              <w:rtl/>
            </w:rPr>
          </w:rPrChange>
        </w:rPr>
        <w:t xml:space="preserve">ש</w:t>
      </w:r>
      <w:r w:rsidRPr="005C3FF1">
        <w:rPr>
          <w:rStyle w:val="afffa"/>
          <w:rtl/>
        </w:rPr>
        <w:t xml:space="preserve">: </w:t>
      </w:r>
      <w:r w:rsidRPr="005C3FF1">
        <w:rPr>
          <w:rStyle w:val="afffa"/>
          <w:rFonts w:hint="cs"/>
          <w:rtl/>
        </w:rPr>
        <w:t>כל</w:t>
      </w:r>
      <w:r w:rsidRPr="005C3FF1">
        <w:rPr>
          <w:rStyle w:val="afffa"/>
          <w:rtl/>
        </w:rPr>
        <w:t xml:space="preserve"> </w:t>
      </w:r>
      <w:r w:rsidRPr="005C3FF1">
        <w:rPr>
          <w:rStyle w:val="afffa"/>
          <w:rFonts w:hint="cs"/>
          <w:rtl/>
        </w:rPr>
        <w:t>הספיחים</w:t>
      </w:r>
      <w:r w:rsidRPr="007435EB">
        <w:rPr>
          <w:rFonts w:ascii="Fb Fontext" w:hAnsi="Fb Fontext"/>
          <w:rtl/>
        </w:rPr>
        <w:t xml:space="preserve"> </w:t>
      </w:r>
      <w:r w:rsidRPr="007435EB">
        <w:rPr>
          <w:rFonts w:ascii="Fb Fontext" w:hAnsi="Fb Fontext" w:hint="cs"/>
          <w:rtl/>
        </w:rPr>
        <w:t>אסורין</w:t>
      </w:r>
      <w:r w:rsidRPr="007435EB">
        <w:rPr>
          <w:rFonts w:ascii="Fb Fontext" w:hAnsi="Fb Fontext"/>
          <w:rtl/>
        </w:rPr>
        <w:t xml:space="preserve">, </w:t>
      </w:r>
      <w:r w:rsidRPr="007435EB">
        <w:rPr>
          <w:rFonts w:ascii="Fb Fontext" w:hAnsi="Fb Fontext" w:hint="cs"/>
          <w:rtl/>
        </w:rPr>
        <w:t>חוץ</w:t>
      </w:r>
      <w:r w:rsidRPr="007435EB">
        <w:rPr>
          <w:rFonts w:ascii="Fb Fontext" w:hAnsi="Fb Fontext"/>
          <w:rtl/>
        </w:rPr>
        <w:t xml:space="preserve"> </w:t>
      </w:r>
      <w:r w:rsidRPr="007435EB">
        <w:rPr>
          <w:rFonts w:ascii="Fb Fontext" w:hAnsi="Fb Fontext" w:hint="cs"/>
          <w:rtl/>
        </w:rPr>
        <w:t>מספיחי</w:t>
      </w:r>
      <w:r w:rsidRPr="007435EB">
        <w:rPr>
          <w:rFonts w:ascii="Fb Fontext" w:hAnsi="Fb Fontext"/>
          <w:rtl/>
        </w:rPr>
        <w:t xml:space="preserve"> </w:t>
      </w:r>
      <w:r w:rsidRPr="007435EB">
        <w:rPr>
          <w:rFonts w:ascii="Fb Fontext" w:hAnsi="Fb Fontext" w:hint="cs"/>
          <w:rtl/>
        </w:rPr>
        <w:t>כרוב</w:t>
      </w:r>
      <w:r w:rsidRPr="007435EB">
        <w:rPr>
          <w:rFonts w:ascii="Fb Fontext" w:hAnsi="Fb Fontext"/>
          <w:rtl/>
        </w:rPr>
        <w:t xml:space="preserve">, </w:t>
      </w:r>
      <w:r w:rsidRPr="007435EB">
        <w:rPr>
          <w:rFonts w:ascii="Fb Fontext" w:hAnsi="Fb Fontext" w:hint="cs"/>
          <w:rtl/>
        </w:rPr>
        <w:t>שאין</w:t>
      </w:r>
      <w:r w:rsidRPr="007435EB">
        <w:rPr>
          <w:rFonts w:ascii="Fb Fontext" w:hAnsi="Fb Fontext"/>
          <w:rtl/>
        </w:rPr>
        <w:t xml:space="preserve"> </w:t>
      </w:r>
      <w:r w:rsidRPr="007435EB">
        <w:rPr>
          <w:rFonts w:ascii="Fb Fontext" w:hAnsi="Fb Fontext" w:hint="cs"/>
          <w:rtl/>
        </w:rPr>
        <w:t>כיוצא</w:t>
      </w:r>
      <w:r w:rsidRPr="007435EB">
        <w:rPr>
          <w:rFonts w:ascii="Fb Fontext" w:hAnsi="Fb Fontext"/>
          <w:rtl/>
        </w:rPr>
        <w:t xml:space="preserve"> </w:t>
      </w:r>
      <w:r w:rsidRPr="007435EB">
        <w:rPr>
          <w:rFonts w:ascii="Fb Fontext" w:hAnsi="Fb Fontext" w:hint="cs"/>
          <w:rtl/>
        </w:rPr>
        <w:t>בהן</w:t>
      </w:r>
      <w:r w:rsidRPr="007435EB">
        <w:rPr>
          <w:rFonts w:ascii="Fb Fontext" w:hAnsi="Fb Fontext"/>
          <w:rtl/>
        </w:rPr>
        <w:t xml:space="preserve"> </w:t>
      </w:r>
      <w:r w:rsidRPr="007435EB">
        <w:rPr>
          <w:rFonts w:ascii="Fb Fontext" w:hAnsi="Fb Fontext" w:hint="cs"/>
          <w:rtl/>
        </w:rPr>
        <w:t>בירק</w:t>
      </w:r>
      <w:r w:rsidRPr="007435EB">
        <w:rPr>
          <w:rFonts w:ascii="Fb Fontext" w:hAnsi="Fb Fontext"/>
          <w:rtl/>
        </w:rPr>
        <w:t xml:space="preserve"> </w:t>
      </w:r>
      <w:r w:rsidRPr="007435EB">
        <w:rPr>
          <w:rFonts w:ascii="Fb Fontext" w:hAnsi="Fb Fontext" w:hint="cs"/>
          <w:rtl/>
        </w:rPr>
        <w:t>השדה</w:t>
      </w:r>
      <w:r w:rsidRPr="007435EB">
        <w:rPr>
          <w:rFonts w:ascii="Fb Fontext" w:hAnsi="Fb Fontext"/>
          <w:rtl/>
        </w:rPr>
        <w:t>.</w:t>
      </w:r>
    </w:p>
    <w:p w14:paraId="4952BC7A" w14:textId="77777777" w:rsidR="00E8089F" w:rsidRPr="007435EB" w:rsidRDefault="00E8089F" w:rsidP="00E8089F">
      <w:pPr>
        <w:rPr>
          <w:rtl/>
        </w:rPr>
      </w:pPr>
      <w:r w:rsidRPr="007435EB">
        <w:rPr>
          <w:rFonts w:hint="cs"/>
          <w:rtl/>
        </w:rPr>
        <w:t>וחכ</w:t>
      </w:r>
      <w:r w:rsidRPr="007435EB">
        <w:rPr>
          <w:rtl/>
        </w:rPr>
        <w:t>"</w:t>
      </w:r>
      <w:r w:rsidRPr="007435EB">
        <w:rPr>
          <w:rFonts w:hint="cs"/>
          <w:rtl/>
        </w:rPr>
        <w:t>א</w:t>
      </w:r>
      <w:r w:rsidRPr="007435EB">
        <w:rPr>
          <w:rtl/>
        </w:rPr>
        <w:t xml:space="preserve">: </w:t>
      </w:r>
      <w:r w:rsidRPr="007435EB">
        <w:rPr>
          <w:rFonts w:hint="cs"/>
          <w:rtl/>
        </w:rPr>
        <w:t>כל</w:t>
      </w:r>
      <w:r w:rsidRPr="007435EB">
        <w:rPr>
          <w:rtl/>
        </w:rPr>
        <w:t xml:space="preserve"> </w:t>
      </w:r>
      <w:r w:rsidRPr="007435EB">
        <w:rPr>
          <w:rFonts w:hint="cs"/>
          <w:rtl/>
        </w:rPr>
        <w:t>הספיחין</w:t>
      </w:r>
      <w:r w:rsidRPr="007435EB">
        <w:rPr>
          <w:rtl/>
        </w:rPr>
        <w:t xml:space="preserve"> </w:t>
      </w:r>
      <w:r w:rsidRPr="007435EB">
        <w:rPr>
          <w:rFonts w:hint="cs"/>
          <w:rtl/>
        </w:rPr>
        <w:t>אסורים</w:t>
      </w:r>
      <w:r w:rsidRPr="007435EB">
        <w:rPr>
          <w:rtl/>
        </w:rPr>
        <w:t>.</w:t>
      </w:r>
    </w:p>
    <w:p w14:paraId="061573DC" w14:textId="77777777" w:rsidR="00E8089F" w:rsidRPr="007435EB" w:rsidRDefault="00E8089F" w:rsidP="00E8089F">
      <w:pPr>
        <w:rPr>
          <w:rtl/>
        </w:rPr>
      </w:pPr>
      <w:r w:rsidRPr="007435EB">
        <w:rPr>
          <w:rFonts w:hint="cs"/>
          <w:rtl/>
        </w:rPr>
        <w:t>ותרוייהו</w:t>
      </w:r>
      <w:r w:rsidRPr="007435EB">
        <w:rPr>
          <w:rtl/>
        </w:rPr>
        <w:t xml:space="preserve"> </w:t>
      </w:r>
      <w:r w:rsidRPr="007435EB">
        <w:rPr>
          <w:rFonts w:hint="cs"/>
          <w:rtl/>
        </w:rPr>
        <w:t>אליבא</w:t>
      </w:r>
      <w:r w:rsidRPr="007435EB">
        <w:rPr>
          <w:rtl/>
        </w:rPr>
        <w:t xml:space="preserve"> </w:t>
      </w:r>
      <w:r>
        <w:rPr>
          <w:rStyle w:val="affffd"/>
          <w:rFonts w:hint="cs"/>
          <w:rtl/>
          <w:rPrChange w:id="9640" w:author="מנוע אמוראים" w:date="2026-10-05T16:42:03Z">
            <w:rPr>
              <w:rFonts w:hint="cs"/>
              <w:rtl/>
            </w:rPr>
          </w:rPrChange>
        </w:rPr>
        <w:t xml:space="preserve">דר</w:t>
      </w:r>
      <w:r>
        <w:rPr>
          <w:rStyle w:val="affffd"/>
          <w:rtl/>
          <w:rPrChange w:id="9641" w:author="מנוע אמוראים" w:date="2026-10-05T16:42:03Z">
            <w:rPr>
              <w:rtl/>
            </w:rPr>
          </w:rPrChange>
        </w:rPr>
        <w:t xml:space="preserve">"</w:t>
      </w:r>
      <w:r>
        <w:rPr>
          <w:rStyle w:val="affffd"/>
          <w:rFonts w:hint="cs"/>
          <w:rtl/>
          <w:rPrChange w:id="9642" w:author="מנוע אמוראים" w:date="2026-10-05T16:42:03Z">
            <w:rPr>
              <w:rFonts w:hint="cs"/>
              <w:rtl/>
            </w:rPr>
          </w:rPrChange>
        </w:rPr>
        <w:t xml:space="preserve">ע</w:t>
      </w:r>
      <w:r w:rsidRPr="007435EB">
        <w:rPr>
          <w:rtl/>
        </w:rPr>
        <w:t xml:space="preserve">, </w:t>
      </w:r>
      <w:r w:rsidRPr="007435EB">
        <w:rPr>
          <w:rFonts w:hint="cs"/>
          <w:rtl/>
        </w:rPr>
        <w:t>דתניא</w:t>
      </w:r>
      <w:r w:rsidRPr="007435EB">
        <w:rPr>
          <w:rtl/>
        </w:rPr>
        <w:t xml:space="preserve">: </w:t>
      </w:r>
      <w:r w:rsidRPr="00AC0CB1">
        <w:rPr>
          <w:rStyle w:val="af2"/>
          <w:rFonts w:hint="cs"/>
          <w:rtl/>
        </w:rPr>
        <w:t>הן</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נזרע</w:t>
      </w:r>
      <w:r w:rsidRPr="00AC0CB1">
        <w:rPr>
          <w:rStyle w:val="af2"/>
          <w:rtl/>
        </w:rPr>
        <w:t xml:space="preserve"> </w:t>
      </w:r>
      <w:r w:rsidRPr="00AC0CB1">
        <w:rPr>
          <w:rStyle w:val="af2"/>
          <w:rFonts w:hint="cs"/>
          <w:rtl/>
        </w:rPr>
        <w:t>ולא</w:t>
      </w:r>
      <w:r w:rsidRPr="00AC0CB1">
        <w:rPr>
          <w:rStyle w:val="af2"/>
          <w:rtl/>
        </w:rPr>
        <w:t xml:space="preserve"> </w:t>
      </w:r>
      <w:r w:rsidRPr="00AC0CB1">
        <w:rPr>
          <w:rStyle w:val="af2"/>
          <w:rFonts w:hint="cs"/>
          <w:rtl/>
        </w:rPr>
        <w:t>נאסף</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תבואתנו</w:t>
      </w:r>
      <w:r w:rsidRPr="00AC0CB1">
        <w:rPr>
          <w:rStyle w:val="af2"/>
          <w:rtl/>
        </w:rPr>
        <w:t>.</w:t>
      </w:r>
    </w:p>
    <w:p w14:paraId="000A62BE" w14:textId="77777777" w:rsidR="00E8089F" w:rsidRPr="007435EB" w:rsidRDefault="00E8089F" w:rsidP="00E8089F">
      <w:pPr>
        <w:rPr>
          <w:rtl/>
        </w:rPr>
      </w:pPr>
      <w:r w:rsidRPr="007435EB">
        <w:rPr>
          <w:rFonts w:ascii="Fb Fontext" w:hAnsi="Fb Fontext" w:hint="cs"/>
          <w:sz w:val="20"/>
          <w:rtl/>
        </w:rPr>
        <w:t>מאחר</w:t>
      </w:r>
      <w:r w:rsidRPr="007435EB">
        <w:rPr>
          <w:rFonts w:ascii="Fb Fontext" w:hAnsi="Fb Fontext"/>
          <w:sz w:val="20"/>
          <w:rtl/>
        </w:rPr>
        <w:t xml:space="preserve"> </w:t>
      </w:r>
      <w:r w:rsidRPr="007435EB">
        <w:rPr>
          <w:rFonts w:ascii="Fb Fontext" w:hAnsi="Fb Fontext" w:hint="cs"/>
          <w:sz w:val="20"/>
          <w:rtl/>
        </w:rPr>
        <w:t>שאין</w:t>
      </w:r>
      <w:r w:rsidRPr="007435EB">
        <w:rPr>
          <w:rFonts w:ascii="Fb Fontext" w:hAnsi="Fb Fontext"/>
          <w:sz w:val="20"/>
          <w:rtl/>
        </w:rPr>
        <w:t xml:space="preserve"> </w:t>
      </w:r>
      <w:r w:rsidRPr="007435EB">
        <w:rPr>
          <w:rFonts w:ascii="Fb Fontext" w:hAnsi="Fb Fontext" w:hint="cs"/>
          <w:sz w:val="20"/>
          <w:rtl/>
        </w:rPr>
        <w:t>זורעין מהיכא</w:t>
      </w:r>
      <w:r w:rsidRPr="007435EB">
        <w:rPr>
          <w:rFonts w:ascii="Fb Fontext" w:hAnsi="Fb Fontext"/>
          <w:sz w:val="20"/>
          <w:rtl/>
        </w:rPr>
        <w:t xml:space="preserve"> </w:t>
      </w:r>
      <w:r w:rsidRPr="007435EB">
        <w:rPr>
          <w:rFonts w:ascii="Fb Fontext" w:hAnsi="Fb Fontext" w:hint="cs"/>
          <w:sz w:val="20"/>
          <w:rtl/>
        </w:rPr>
        <w:t>אוספין</w:t>
      </w:r>
      <w:r w:rsidRPr="007435EB">
        <w:rPr>
          <w:rFonts w:ascii="Fb Fontext" w:hAnsi="Fb Fontext"/>
          <w:sz w:val="20"/>
          <w:rtl/>
        </w:rPr>
        <w:t xml:space="preserve">? - </w:t>
      </w:r>
      <w:r w:rsidRPr="007435EB">
        <w:rPr>
          <w:rFonts w:ascii="Fb Fontext" w:hAnsi="Fb Fontext" w:hint="cs"/>
          <w:sz w:val="20"/>
          <w:rtl/>
        </w:rPr>
        <w:t>מכאן</w:t>
      </w:r>
      <w:r w:rsidRPr="007435EB">
        <w:rPr>
          <w:rFonts w:ascii="Fb Fontext" w:hAnsi="Fb Fontext"/>
          <w:sz w:val="20"/>
          <w:rtl/>
        </w:rPr>
        <w:t xml:space="preserve"> </w:t>
      </w:r>
      <w:r w:rsidRPr="007435EB">
        <w:rPr>
          <w:rFonts w:ascii="Fb Fontext" w:hAnsi="Fb Fontext" w:hint="cs"/>
          <w:sz w:val="20"/>
          <w:rtl/>
        </w:rPr>
        <w:t>לספיחין</w:t>
      </w:r>
      <w:r w:rsidRPr="007435EB">
        <w:rPr>
          <w:rFonts w:ascii="Fb Fontext" w:hAnsi="Fb Fontext"/>
          <w:sz w:val="20"/>
          <w:rtl/>
        </w:rPr>
        <w:t xml:space="preserve"> </w:t>
      </w:r>
      <w:r w:rsidRPr="007435EB">
        <w:rPr>
          <w:rFonts w:ascii="Fb Fontext" w:hAnsi="Fb Fontext" w:hint="cs"/>
          <w:sz w:val="20"/>
          <w:rtl/>
        </w:rPr>
        <w:t>שהן</w:t>
      </w:r>
      <w:r w:rsidRPr="007435EB">
        <w:rPr>
          <w:rFonts w:ascii="Fb Fontext" w:hAnsi="Fb Fontext"/>
          <w:sz w:val="20"/>
          <w:rtl/>
        </w:rPr>
        <w:t xml:space="preserve"> </w:t>
      </w:r>
      <w:r w:rsidRPr="007435EB">
        <w:rPr>
          <w:rFonts w:ascii="Fb Fontext" w:hAnsi="Fb Fontext" w:hint="cs"/>
          <w:sz w:val="20"/>
          <w:rtl/>
        </w:rPr>
        <w:t>אסורין</w:t>
      </w:r>
      <w:r w:rsidRPr="007435EB">
        <w:rPr>
          <w:rFonts w:ascii="Fb Fontext" w:hAnsi="Fb Fontext"/>
          <w:sz w:val="20"/>
          <w:rtl/>
        </w:rPr>
        <w:t>.</w:t>
      </w:r>
    </w:p>
    <w:p w14:paraId="297ABFC2" w14:textId="77777777" w:rsidR="00E8089F" w:rsidRPr="007435EB" w:rsidRDefault="00E8089F" w:rsidP="00E8089F">
      <w:pPr>
        <w:rPr>
          <w:rtl/>
        </w:rPr>
      </w:pPr>
      <w:r w:rsidRPr="005C3FF1">
        <w:rPr>
          <w:rStyle w:val="afffa"/>
          <w:rFonts w:hint="cs"/>
          <w:rtl/>
        </w:rPr>
        <w:t>ו</w:t>
      </w:r>
      <w:r w:rsidR="00A01BBB" w:rsidRPr="005C3FF1">
        <w:rPr>
          <w:rStyle w:val="afffa"/>
          <w:rFonts w:hint="cs"/>
          <w:rtl/>
        </w:rPr>
        <w:t xml:space="preserve">חלקו </w:t>
      </w:r>
      <w:r w:rsidRPr="007435EB">
        <w:rPr>
          <w:rFonts w:ascii="Fb Fontext" w:hAnsi="Fb Fontext" w:hint="cs"/>
          <w:rtl/>
        </w:rPr>
        <w:t>דלרבנן</w:t>
      </w:r>
      <w:r w:rsidRPr="007435EB">
        <w:rPr>
          <w:rFonts w:ascii="Fb Fontext" w:hAnsi="Fb Fontext"/>
          <w:rtl/>
        </w:rPr>
        <w:t xml:space="preserve"> </w:t>
      </w:r>
      <w:r w:rsidRPr="007435EB">
        <w:rPr>
          <w:rFonts w:ascii="Fb Fontext" w:hAnsi="Fb Fontext" w:hint="cs"/>
          <w:rtl/>
        </w:rPr>
        <w:t>דס</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w:t>
      </w:r>
      <w:r w:rsidRPr="007435EB">
        <w:rPr>
          <w:rFonts w:ascii="Fb Fontext" w:hAnsi="Fb Fontext" w:hint="cs"/>
          <w:rtl/>
        </w:rPr>
        <w:t>גזרינן</w:t>
      </w:r>
      <w:r w:rsidRPr="007435EB">
        <w:rPr>
          <w:rFonts w:ascii="Fb Fontext" w:hAnsi="Fb Fontext"/>
          <w:rtl/>
        </w:rPr>
        <w:t xml:space="preserve"> </w:t>
      </w:r>
      <w:r w:rsidRPr="007435EB">
        <w:rPr>
          <w:rFonts w:ascii="Fb Fontext" w:hAnsi="Fb Fontext" w:hint="cs"/>
          <w:rtl/>
        </w:rPr>
        <w:t>ספיחי</w:t>
      </w:r>
      <w:r w:rsidRPr="007435EB">
        <w:rPr>
          <w:rFonts w:ascii="Fb Fontext" w:hAnsi="Fb Fontext"/>
          <w:rtl/>
        </w:rPr>
        <w:t xml:space="preserve"> </w:t>
      </w:r>
      <w:r w:rsidRPr="007435EB">
        <w:rPr>
          <w:rFonts w:ascii="Fb Fontext" w:hAnsi="Fb Fontext" w:hint="cs"/>
          <w:rtl/>
        </w:rPr>
        <w:t>כרוב</w:t>
      </w:r>
      <w:r w:rsidRPr="007435EB">
        <w:rPr>
          <w:rFonts w:ascii="Fb Fontext" w:hAnsi="Fb Fontext"/>
          <w:rtl/>
        </w:rPr>
        <w:t xml:space="preserve"> </w:t>
      </w:r>
      <w:r w:rsidRPr="007435EB">
        <w:rPr>
          <w:rFonts w:ascii="Fb Fontext" w:hAnsi="Fb Fontext" w:hint="cs"/>
          <w:rtl/>
        </w:rPr>
        <w:t>אטו</w:t>
      </w:r>
      <w:r w:rsidRPr="007435EB">
        <w:rPr>
          <w:rFonts w:ascii="Fb Fontext" w:hAnsi="Fb Fontext"/>
          <w:rtl/>
        </w:rPr>
        <w:t xml:space="preserve"> </w:t>
      </w:r>
      <w:r w:rsidRPr="007435EB">
        <w:rPr>
          <w:rFonts w:ascii="Fb Fontext" w:hAnsi="Fb Fontext" w:hint="cs"/>
          <w:rtl/>
        </w:rPr>
        <w:t>שאר</w:t>
      </w:r>
      <w:r w:rsidRPr="007435EB">
        <w:rPr>
          <w:rFonts w:ascii="Fb Fontext" w:hAnsi="Fb Fontext"/>
          <w:rtl/>
        </w:rPr>
        <w:t xml:space="preserve"> </w:t>
      </w:r>
      <w:r w:rsidRPr="007435EB">
        <w:rPr>
          <w:rFonts w:ascii="Fb Fontext" w:hAnsi="Fb Fontext" w:hint="cs"/>
          <w:rtl/>
        </w:rPr>
        <w:t>ספיחי</w:t>
      </w:r>
      <w:r w:rsidRPr="007435EB">
        <w:rPr>
          <w:rFonts w:ascii="Fb Fontext" w:hAnsi="Fb Fontext"/>
          <w:rtl/>
        </w:rPr>
        <w:t xml:space="preserve"> </w:t>
      </w:r>
      <w:r w:rsidRPr="007435EB">
        <w:rPr>
          <w:rFonts w:ascii="Fb Fontext" w:hAnsi="Fb Fontext" w:hint="cs"/>
          <w:rtl/>
        </w:rPr>
        <w:t>דעלמא</w:t>
      </w:r>
      <w:r w:rsidRPr="007435EB">
        <w:rPr>
          <w:rFonts w:ascii="Fb Fontext" w:hAnsi="Fb Fontext"/>
          <w:rtl/>
        </w:rPr>
        <w:t>.</w:t>
      </w:r>
    </w:p>
    <w:p w14:paraId="651B39D0" w14:textId="77777777" w:rsidR="00E8089F" w:rsidRPr="007435EB" w:rsidRDefault="00E8089F" w:rsidP="00E8089F">
      <w:pPr>
        <w:rPr>
          <w:rFonts w:cs="Guttman Vilna"/>
          <w:b/>
          <w:bCs/>
          <w:rtl/>
        </w:rPr>
      </w:pPr>
      <w:r>
        <w:rPr>
          <w:rStyle w:val="affffd"/>
          <w:rFonts w:hint="cs"/>
          <w:rtl/>
          <w:rPrChange w:id="9643" w:author="מנוע אמוראים" w:date="2026-10-05T16:42:03Z">
            <w:rPr>
              <w:rFonts w:hint="cs"/>
              <w:rtl/>
            </w:rPr>
          </w:rPrChange>
        </w:rPr>
        <w:t xml:space="preserve">ור</w:t>
      </w:r>
      <w:r>
        <w:rPr>
          <w:rStyle w:val="affffd"/>
          <w:rtl/>
          <w:rPrChange w:id="9644" w:author="מנוע אמוראים" w:date="2026-10-05T16:42:03Z">
            <w:rPr>
              <w:rtl/>
            </w:rPr>
          </w:rPrChange>
        </w:rPr>
        <w:t xml:space="preserve">"</w:t>
      </w:r>
      <w:r>
        <w:rPr>
          <w:rStyle w:val="affffd"/>
          <w:rFonts w:hint="cs"/>
          <w:rtl/>
          <w:rPrChange w:id="9645" w:author="מנוע אמוראים" w:date="2026-10-05T16:42:03Z">
            <w:rPr>
              <w:rFonts w:hint="cs"/>
              <w:rtl/>
            </w:rPr>
          </w:rPrChange>
        </w:rPr>
        <w:t xml:space="preserve">ש</w:t>
      </w:r>
      <w:r>
        <w:rPr>
          <w:rFonts w:hint="cs"/>
          <w:rtl/>
        </w:rPr>
        <w:t xml:space="preserve"> ס</w:t>
      </w:r>
      <w:r w:rsidRPr="007435EB">
        <w:rPr>
          <w:rtl/>
        </w:rPr>
        <w:t>"</w:t>
      </w:r>
      <w:r w:rsidRPr="007435EB">
        <w:rPr>
          <w:rFonts w:hint="cs"/>
          <w:rtl/>
        </w:rPr>
        <w:t>ל</w:t>
      </w:r>
      <w:r w:rsidRPr="007435EB">
        <w:rPr>
          <w:rtl/>
        </w:rPr>
        <w:t xml:space="preserve">: </w:t>
      </w:r>
      <w:r w:rsidRPr="007435EB">
        <w:rPr>
          <w:rFonts w:hint="cs"/>
          <w:rtl/>
        </w:rPr>
        <w:t>לא</w:t>
      </w:r>
      <w:r w:rsidRPr="007435EB">
        <w:rPr>
          <w:rtl/>
        </w:rPr>
        <w:t xml:space="preserve"> </w:t>
      </w:r>
      <w:r w:rsidRPr="007435EB">
        <w:rPr>
          <w:rFonts w:hint="cs"/>
          <w:rtl/>
        </w:rPr>
        <w:t>גזרינן</w:t>
      </w:r>
      <w:r w:rsidRPr="007435EB">
        <w:rPr>
          <w:rtl/>
        </w:rPr>
        <w:t xml:space="preserve"> </w:t>
      </w:r>
      <w:r w:rsidRPr="007435EB">
        <w:rPr>
          <w:rFonts w:hint="cs"/>
          <w:rtl/>
        </w:rPr>
        <w:t>ספיחי</w:t>
      </w:r>
      <w:r w:rsidRPr="007435EB">
        <w:rPr>
          <w:rtl/>
        </w:rPr>
        <w:t xml:space="preserve"> </w:t>
      </w:r>
      <w:r w:rsidRPr="007435EB">
        <w:rPr>
          <w:rFonts w:hint="cs"/>
          <w:rtl/>
        </w:rPr>
        <w:t>כרוב</w:t>
      </w:r>
      <w:r w:rsidRPr="007435EB">
        <w:rPr>
          <w:rtl/>
        </w:rPr>
        <w:t xml:space="preserve"> </w:t>
      </w:r>
      <w:r w:rsidRPr="007435EB">
        <w:rPr>
          <w:rFonts w:hint="cs"/>
          <w:rtl/>
        </w:rPr>
        <w:t>אטו</w:t>
      </w:r>
      <w:r w:rsidRPr="007435EB">
        <w:rPr>
          <w:rtl/>
        </w:rPr>
        <w:t xml:space="preserve"> </w:t>
      </w:r>
      <w:r w:rsidRPr="007435EB">
        <w:rPr>
          <w:rFonts w:hint="cs"/>
          <w:rtl/>
        </w:rPr>
        <w:t>ספיחי</w:t>
      </w:r>
      <w:r w:rsidRPr="007435EB">
        <w:rPr>
          <w:rtl/>
        </w:rPr>
        <w:t xml:space="preserve"> </w:t>
      </w:r>
      <w:r w:rsidRPr="007435EB">
        <w:rPr>
          <w:rFonts w:hint="cs"/>
          <w:rtl/>
        </w:rPr>
        <w:t>דעלמא</w:t>
      </w:r>
      <w:r w:rsidRPr="007435EB">
        <w:rPr>
          <w:rtl/>
        </w:rPr>
        <w:t>.</w:t>
      </w:r>
    </w:p>
    <w:p w14:paraId="6085BAD9" w14:textId="56AD4C16" w:rsidR="00E8089F" w:rsidRPr="007435EB" w:rsidRDefault="00F47631" w:rsidP="00F47631">
      <w:pPr>
        <w:pStyle w:val="affd"/>
        <w:rPr>
          <w:bCs/>
          <w:rtl/>
        </w:rPr>
      </w:pPr>
      <w:r>
        <w:rPr>
          <w:rFonts w:hint="cs"/>
          <w:rtl/>
        </w:rPr>
        <w:t>***</w:t>
      </w:r>
    </w:p>
    <w:p w14:paraId="055E1251" w14:textId="77777777" w:rsidR="00E8089F" w:rsidRPr="005C3FF1" w:rsidRDefault="00E8089F" w:rsidP="009A151F">
      <w:pPr>
        <w:rPr>
          <w:rStyle w:val="afffa"/>
          <w:rtl/>
        </w:rPr>
      </w:pPr>
      <w:r w:rsidRPr="005C3FF1">
        <w:rPr>
          <w:rStyle w:val="afffa"/>
          <w:rFonts w:hint="cs"/>
          <w:rtl/>
        </w:rPr>
        <w:t>ההולך</w:t>
      </w:r>
      <w:r w:rsidRPr="005C3FF1">
        <w:rPr>
          <w:rStyle w:val="afffa"/>
          <w:rtl/>
        </w:rPr>
        <w:t xml:space="preserve"> </w:t>
      </w:r>
      <w:r w:rsidRPr="005C3FF1">
        <w:rPr>
          <w:rStyle w:val="afffa"/>
          <w:rFonts w:hint="cs"/>
          <w:rtl/>
        </w:rPr>
        <w:t>ממקום</w:t>
      </w:r>
      <w:r w:rsidRPr="005C3FF1">
        <w:rPr>
          <w:rStyle w:val="afffa"/>
          <w:rtl/>
        </w:rPr>
        <w:t xml:space="preserve"> </w:t>
      </w:r>
      <w:r w:rsidRPr="005C3FF1">
        <w:rPr>
          <w:rStyle w:val="afffa"/>
          <w:rFonts w:hint="cs"/>
          <w:rtl/>
        </w:rPr>
        <w:t>וכו</w:t>
      </w:r>
      <w:r w:rsidRPr="005C3FF1">
        <w:rPr>
          <w:rStyle w:val="afffa"/>
          <w:rtl/>
        </w:rPr>
        <w:t>'.</w:t>
      </w:r>
    </w:p>
    <w:p w14:paraId="04F16E18" w14:textId="77777777" w:rsidR="00E8089F" w:rsidRPr="007435EB" w:rsidRDefault="00E8089F" w:rsidP="00E8089F">
      <w:pPr>
        <w:rPr>
          <w:rtl/>
        </w:rPr>
      </w:pPr>
      <w:r w:rsidRPr="005C3FF1">
        <w:rPr>
          <w:rStyle w:val="afffa"/>
          <w:rFonts w:hint="cs"/>
          <w:rtl/>
        </w:rPr>
        <w:t>אביי</w:t>
      </w:r>
      <w:r w:rsidRPr="007435EB">
        <w:rPr>
          <w:rFonts w:ascii="Fb Fontext" w:hAnsi="Fb Fontext"/>
          <w:rtl/>
        </w:rPr>
        <w:t xml:space="preserve">: </w:t>
      </w:r>
      <w:r w:rsidRPr="007435EB">
        <w:rPr>
          <w:rFonts w:ascii="Fb Fontext" w:hAnsi="Fb Fontext" w:hint="cs"/>
          <w:rtl/>
        </w:rPr>
        <w:t>הך דאל ישנה אדם מפני המחלוקת היינו ארישא דהולך למקום שאין עושין שלא יעשה.</w:t>
      </w:r>
    </w:p>
    <w:p w14:paraId="3D1938D4" w14:textId="77777777" w:rsidR="00E8089F" w:rsidRPr="007435EB" w:rsidRDefault="00E8089F" w:rsidP="00E8089F">
      <w:pPr>
        <w:rPr>
          <w:rtl/>
        </w:rPr>
      </w:pPr>
      <w:r w:rsidRPr="005C3FF1">
        <w:rPr>
          <w:rStyle w:val="afffa"/>
          <w:rFonts w:hint="cs"/>
          <w:rtl/>
        </w:rPr>
        <w:t>רבא</w:t>
      </w:r>
      <w:r w:rsidRPr="007435EB">
        <w:rPr>
          <w:rtl/>
        </w:rPr>
        <w:t xml:space="preserve">: </w:t>
      </w:r>
      <w:r w:rsidR="00AB3B38">
        <w:rPr>
          <w:rFonts w:hint="cs"/>
          <w:rtl/>
        </w:rPr>
        <w:t>אף</w:t>
      </w:r>
      <w:r w:rsidRPr="007435EB">
        <w:rPr>
          <w:rFonts w:hint="cs"/>
          <w:rtl/>
        </w:rPr>
        <w:t xml:space="preserve"> אסיפא דהולך למקום שעושים לא יעשה</w:t>
      </w:r>
      <w:r w:rsidRPr="007435EB">
        <w:rPr>
          <w:rtl/>
        </w:rPr>
        <w:t xml:space="preserve"> </w:t>
      </w:r>
      <w:r w:rsidRPr="007435EB">
        <w:rPr>
          <w:rFonts w:hint="cs"/>
          <w:rtl/>
        </w:rPr>
        <w:t>[דחומרי מקום שיצא משם]</w:t>
      </w:r>
    </w:p>
    <w:p w14:paraId="0BA5FA01" w14:textId="77777777" w:rsidR="00E8089F" w:rsidRPr="007435EB" w:rsidRDefault="00E8089F" w:rsidP="00E8089F">
      <w:pPr>
        <w:rPr>
          <w:rtl/>
        </w:rPr>
      </w:pPr>
      <w:r w:rsidRPr="007435EB">
        <w:rPr>
          <w:rFonts w:hint="cs"/>
          <w:rtl/>
        </w:rPr>
        <w:t>ואין</w:t>
      </w:r>
      <w:r w:rsidRPr="007435EB">
        <w:rPr>
          <w:rtl/>
        </w:rPr>
        <w:t xml:space="preserve"> </w:t>
      </w:r>
      <w:r w:rsidRPr="007435EB">
        <w:rPr>
          <w:rFonts w:hint="cs"/>
          <w:rtl/>
        </w:rPr>
        <w:t>בזו</w:t>
      </w:r>
      <w:r w:rsidRPr="007435EB">
        <w:rPr>
          <w:rtl/>
        </w:rPr>
        <w:t xml:space="preserve"> </w:t>
      </w:r>
      <w:r w:rsidRPr="007435EB">
        <w:rPr>
          <w:rFonts w:hint="cs"/>
          <w:rtl/>
        </w:rPr>
        <w:t>מפני</w:t>
      </w:r>
      <w:r w:rsidRPr="007435EB">
        <w:rPr>
          <w:rtl/>
        </w:rPr>
        <w:t xml:space="preserve"> </w:t>
      </w:r>
      <w:r w:rsidRPr="007435EB">
        <w:rPr>
          <w:rFonts w:hint="cs"/>
          <w:rtl/>
        </w:rPr>
        <w:t>שינוי</w:t>
      </w:r>
      <w:r w:rsidRPr="007435EB">
        <w:rPr>
          <w:rtl/>
        </w:rPr>
        <w:t xml:space="preserve"> </w:t>
      </w:r>
      <w:r w:rsidRPr="007435EB">
        <w:rPr>
          <w:rFonts w:hint="cs"/>
          <w:rtl/>
        </w:rPr>
        <w:t>המחלוקת</w:t>
      </w:r>
      <w:r w:rsidRPr="007435EB">
        <w:rPr>
          <w:rtl/>
        </w:rPr>
        <w:t xml:space="preserve">. </w:t>
      </w:r>
      <w:r w:rsidRPr="007435EB">
        <w:rPr>
          <w:rFonts w:hint="cs"/>
          <w:rtl/>
        </w:rPr>
        <w:t>הרואהו סבור שבטלן הוא כשאר בטלני שבשוקא</w:t>
      </w:r>
      <w:r w:rsidRPr="007435EB">
        <w:rPr>
          <w:rtl/>
        </w:rPr>
        <w:t>.</w:t>
      </w:r>
    </w:p>
    <w:p w14:paraId="7974BBCC" w14:textId="0C74EEDC" w:rsidR="00E8089F" w:rsidRPr="007435EB" w:rsidRDefault="00F47631" w:rsidP="00F47631">
      <w:pPr>
        <w:pStyle w:val="affd"/>
        <w:rPr>
          <w:bCs/>
          <w:rtl/>
        </w:rPr>
      </w:pPr>
      <w:r>
        <w:rPr>
          <w:rFonts w:hint="cs"/>
          <w:rtl/>
        </w:rPr>
        <w:t>***</w:t>
      </w:r>
    </w:p>
    <w:p w14:paraId="0E556D3C" w14:textId="77777777" w:rsidR="00E8089F" w:rsidRPr="007435EB" w:rsidRDefault="00E8089F" w:rsidP="005C3FF1">
      <w:pPr>
        <w:pStyle w:val="afff"/>
        <w:framePr w:wrap="around"/>
        <w:rPr>
          <w:rtl/>
        </w:rPr>
      </w:pPr>
      <w:r w:rsidRPr="007435EB">
        <w:rPr>
          <w:rFonts w:hint="cs"/>
          <w:rtl/>
        </w:rPr>
        <w:t>נב.</w:t>
      </w:r>
    </w:p>
    <w:p w14:paraId="7E4C4E77" w14:textId="77777777" w:rsidR="00E8089F" w:rsidRPr="007435EB" w:rsidRDefault="00E8089F" w:rsidP="00E8089F">
      <w:pPr>
        <w:rPr>
          <w:rFonts w:ascii="Fb Fontext" w:hAnsi="Fb Fontext"/>
          <w:rtl/>
        </w:rPr>
      </w:pPr>
      <w:r>
        <w:rPr>
          <w:rStyle w:val="affffd"/>
          <w:rFonts w:ascii="Fb Fontext" w:hAnsi="Fb Fontext" w:hint="cs"/>
          <w:rtl/>
          <w:rPrChange w:id="9646" w:author="מנוע אמוראים" w:date="2026-10-05T16:42:03Z">
            <w:rPr>
              <w:rFonts w:ascii="Fb Fontext" w:hAnsi="Fb Fontext" w:hint="cs"/>
              <w:rtl/>
            </w:rPr>
          </w:rPrChange>
        </w:rPr>
        <w:t xml:space="preserve">ר</w:t>
      </w:r>
      <w:r>
        <w:rPr>
          <w:rStyle w:val="affffd"/>
          <w:rFonts w:ascii="Fb Fontext" w:hAnsi="Fb Fontext"/>
          <w:rtl/>
          <w:rPrChange w:id="9647" w:author="מנוע אמוראים" w:date="2026-10-05T16:42:03Z">
            <w:rPr>
              <w:rFonts w:ascii="Fb Fontext" w:hAnsi="Fb Fontext"/>
              <w:rtl/>
            </w:rPr>
          </w:rPrChange>
        </w:rPr>
        <w:t xml:space="preserve">"</w:t>
      </w:r>
      <w:r>
        <w:rPr>
          <w:rStyle w:val="affffd"/>
          <w:rFonts w:ascii="Fb Fontext" w:hAnsi="Fb Fontext" w:hint="cs"/>
          <w:rtl/>
          <w:rPrChange w:id="9648" w:author="מנוע אמוראים" w:date="2026-10-05T16:42:03Z">
            <w:rPr>
              <w:rFonts w:ascii="Fb Fontext" w:hAnsi="Fb Fontext" w:hint="cs"/>
              <w:rtl/>
            </w:rPr>
          </w:rPrChange>
        </w:rPr>
        <w:t xml:space="preserve">ס</w:t>
      </w:r>
      <w:r>
        <w:rPr>
          <w:rFonts w:ascii="Fb Fontext" w:hAnsi="Fb Fontext" w:hint="cs"/>
          <w:rtl/>
        </w:rPr>
        <w:t xml:space="preserve"> </w:t>
      </w:r>
      <w:r>
        <w:rPr>
          <w:rStyle w:val="affffd"/>
          <w:rFonts w:ascii="Fb Fontext" w:hAnsi="Fb Fontext" w:hint="cs"/>
          <w:rtl/>
          <w:rPrChange w:id="9649" w:author="מנוע אמוראים" w:date="2026-10-05T16:42:03Z">
            <w:rPr>
              <w:rFonts w:ascii="Fb Fontext" w:hAnsi="Fb Fontext" w:hint="cs"/>
              <w:rtl/>
            </w:rPr>
          </w:rPrChange>
        </w:rPr>
        <w:t xml:space="preserve">לר</w:t>
      </w:r>
      <w:r>
        <w:rPr>
          <w:rStyle w:val="affffd"/>
          <w:rFonts w:ascii="Fb Fontext" w:hAnsi="Fb Fontext"/>
          <w:rtl/>
          <w:rPrChange w:id="9650" w:author="מנוע אמוראים" w:date="2026-10-05T16:42:03Z">
            <w:rPr>
              <w:rFonts w:ascii="Fb Fontext" w:hAnsi="Fb Fontext"/>
              <w:rtl/>
            </w:rPr>
          </w:rPrChange>
        </w:rPr>
        <w:t xml:space="preserve">"</w:t>
      </w:r>
      <w:r>
        <w:rPr>
          <w:rStyle w:val="affffd"/>
          <w:rFonts w:ascii="Fb Fontext" w:hAnsi="Fb Fontext" w:hint="cs"/>
          <w:rtl/>
          <w:rPrChange w:id="9651" w:author="מנוע אמוראים" w:date="2026-10-05T16:42:03Z">
            <w:rPr>
              <w:rFonts w:ascii="Fb Fontext" w:hAnsi="Fb Fontext" w:hint="cs"/>
              <w:rtl/>
            </w:rPr>
          </w:rPrChange>
        </w:rPr>
        <w:t xml:space="preserve">א</w:t>
      </w:r>
      <w:r w:rsidRPr="007435EB">
        <w:rPr>
          <w:rFonts w:ascii="Fb Fontext" w:hAnsi="Fb Fontext"/>
          <w:rtl/>
        </w:rPr>
        <w:t xml:space="preserve">: </w:t>
      </w:r>
      <w:r w:rsidRPr="007435EB">
        <w:rPr>
          <w:rFonts w:ascii="Fb Fontext" w:hAnsi="Fb Fontext" w:hint="cs"/>
          <w:rtl/>
        </w:rPr>
        <w:t>אנן דידעינן</w:t>
      </w:r>
      <w:r w:rsidRPr="007435EB">
        <w:rPr>
          <w:rFonts w:ascii="Fb Fontext" w:hAnsi="Fb Fontext"/>
          <w:rtl/>
        </w:rPr>
        <w:t xml:space="preserve"> </w:t>
      </w:r>
      <w:r w:rsidRPr="007435EB">
        <w:rPr>
          <w:rFonts w:ascii="Fb Fontext" w:hAnsi="Fb Fontext" w:hint="cs"/>
          <w:rtl/>
        </w:rPr>
        <w:t>בקביעא</w:t>
      </w:r>
      <w:r w:rsidRPr="007435EB">
        <w:rPr>
          <w:rFonts w:ascii="Fb Fontext" w:hAnsi="Fb Fontext"/>
          <w:rtl/>
        </w:rPr>
        <w:t xml:space="preserve"> </w:t>
      </w:r>
      <w:r w:rsidRPr="007435EB">
        <w:rPr>
          <w:rFonts w:ascii="Fb Fontext" w:hAnsi="Fb Fontext" w:hint="cs"/>
          <w:rtl/>
        </w:rPr>
        <w:t>דירחא</w:t>
      </w:r>
      <w:r w:rsidRPr="007435EB">
        <w:rPr>
          <w:rFonts w:ascii="Fb Fontext" w:hAnsi="Fb Fontext"/>
          <w:rtl/>
        </w:rPr>
        <w:t xml:space="preserve"> </w:t>
      </w:r>
      <w:r w:rsidRPr="005C3FF1">
        <w:rPr>
          <w:rStyle w:val="afffa"/>
          <w:rFonts w:hint="cs"/>
          <w:rtl/>
        </w:rPr>
        <w:t>ביישוב</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עבידנא</w:t>
      </w:r>
      <w:r w:rsidRPr="007435EB">
        <w:rPr>
          <w:rFonts w:ascii="Fb Fontext" w:hAnsi="Fb Fontext"/>
          <w:rtl/>
        </w:rPr>
        <w:t xml:space="preserve"> - </w:t>
      </w:r>
      <w:r w:rsidRPr="007435EB">
        <w:rPr>
          <w:rFonts w:ascii="Fb Fontext" w:hAnsi="Fb Fontext" w:hint="cs"/>
          <w:rtl/>
        </w:rPr>
        <w:t>מפני</w:t>
      </w:r>
      <w:r w:rsidRPr="007435EB">
        <w:rPr>
          <w:rFonts w:ascii="Fb Fontext" w:hAnsi="Fb Fontext"/>
          <w:rtl/>
        </w:rPr>
        <w:t xml:space="preserve"> </w:t>
      </w:r>
      <w:r w:rsidRPr="007435EB">
        <w:rPr>
          <w:rFonts w:ascii="Fb Fontext" w:hAnsi="Fb Fontext" w:hint="cs"/>
          <w:rtl/>
        </w:rPr>
        <w:t>שינוי</w:t>
      </w:r>
      <w:r w:rsidRPr="007435EB">
        <w:rPr>
          <w:rFonts w:ascii="Fb Fontext" w:hAnsi="Fb Fontext"/>
          <w:rtl/>
        </w:rPr>
        <w:t xml:space="preserve"> </w:t>
      </w:r>
      <w:r w:rsidRPr="007435EB">
        <w:rPr>
          <w:rFonts w:ascii="Fb Fontext" w:hAnsi="Fb Fontext" w:hint="cs"/>
          <w:rtl/>
        </w:rPr>
        <w:t>המחלוקת</w:t>
      </w:r>
      <w:r w:rsidRPr="007435EB">
        <w:rPr>
          <w:rFonts w:ascii="Fb Fontext" w:hAnsi="Fb Fontext"/>
          <w:rtl/>
        </w:rPr>
        <w:t>.</w:t>
      </w:r>
    </w:p>
    <w:p w14:paraId="506B29DC" w14:textId="77777777" w:rsidR="00E8089F" w:rsidRPr="007435EB" w:rsidRDefault="00E8089F" w:rsidP="00E8089F">
      <w:pPr>
        <w:rPr>
          <w:rtl/>
        </w:rPr>
      </w:pPr>
      <w:r w:rsidRPr="007435EB">
        <w:rPr>
          <w:rFonts w:ascii="Fb Fontext" w:hAnsi="Fb Fontext"/>
          <w:rtl/>
        </w:rPr>
        <w:tab/>
      </w:r>
      <w:r w:rsidRPr="007435EB">
        <w:rPr>
          <w:rFonts w:ascii="Fb Fontext" w:hAnsi="Fb Fontext"/>
          <w:rtl/>
        </w:rPr>
        <w:tab/>
      </w:r>
      <w:r w:rsidRPr="007435EB">
        <w:rPr>
          <w:rFonts w:ascii="Fb Fontext" w:hAnsi="Fb Fontext"/>
          <w:rtl/>
        </w:rPr>
        <w:tab/>
      </w:r>
      <w:r w:rsidRPr="007435EB">
        <w:rPr>
          <w:rFonts w:ascii="Fb Fontext" w:hAnsi="Fb Fontext"/>
          <w:rtl/>
        </w:rPr>
        <w:tab/>
      </w:r>
      <w:r w:rsidRPr="007435EB">
        <w:rPr>
          <w:rFonts w:ascii="Fb Fontext" w:hAnsi="Fb Fontext" w:hint="cs"/>
          <w:rtl/>
        </w:rPr>
        <w:t xml:space="preserve">     </w:t>
      </w:r>
      <w:r w:rsidRPr="005C3FF1">
        <w:rPr>
          <w:rStyle w:val="afffa"/>
          <w:rFonts w:hint="cs"/>
          <w:rtl/>
        </w:rPr>
        <w:t>במדבר</w:t>
      </w:r>
      <w:r w:rsidRPr="007435EB">
        <w:rPr>
          <w:rFonts w:ascii="Fb Fontext" w:hAnsi="Fb Fontext"/>
          <w:rtl/>
        </w:rPr>
        <w:t xml:space="preserve"> </w:t>
      </w:r>
      <w:r w:rsidRPr="007435EB">
        <w:rPr>
          <w:rFonts w:ascii="Fb Fontext" w:hAnsi="Fb Fontext" w:hint="cs"/>
          <w:rtl/>
        </w:rPr>
        <w:t>א</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9652" w:author="מנוע אמוראים" w:date="2026-10-05T16:42:03Z">
            <w:rPr>
              <w:rFonts w:ascii="Fb Fontext" w:hAnsi="Fb Fontext" w:hint="cs"/>
              <w:rtl/>
            </w:rPr>
          </w:rPrChange>
        </w:rPr>
        <w:t xml:space="preserve">ר</w:t>
      </w:r>
      <w:r>
        <w:rPr>
          <w:rStyle w:val="affffd"/>
          <w:rFonts w:ascii="Fb Fontext" w:hAnsi="Fb Fontext"/>
          <w:rtl/>
          <w:rPrChange w:id="9653" w:author="מנוע אמוראים" w:date="2026-10-05T16:42:03Z">
            <w:rPr>
              <w:rFonts w:ascii="Fb Fontext" w:hAnsi="Fb Fontext"/>
              <w:rtl/>
            </w:rPr>
          </w:rPrChange>
        </w:rPr>
        <w:t xml:space="preserve">"</w:t>
      </w:r>
      <w:r>
        <w:rPr>
          <w:rStyle w:val="affffd"/>
          <w:rFonts w:ascii="Fb Fontext" w:hAnsi="Fb Fontext" w:hint="cs"/>
          <w:rtl/>
          <w:rPrChange w:id="9654" w:author="מנוע אמוראים" w:date="2026-10-05T16:42:03Z">
            <w:rPr>
              <w:rFonts w:ascii="Fb Fontext" w:hAnsi="Fb Fontext" w:hint="cs"/>
              <w:rtl/>
            </w:rPr>
          </w:rPrChange>
        </w:rPr>
        <w:t xml:space="preserve">א</w:t>
      </w:r>
      <w:r w:rsidRPr="007435EB">
        <w:rPr>
          <w:rFonts w:ascii="Fb Fontext" w:hAnsi="Fb Fontext"/>
          <w:rtl/>
        </w:rPr>
        <w:t xml:space="preserve">: </w:t>
      </w:r>
      <w:r w:rsidRPr="007435EB">
        <w:rPr>
          <w:rFonts w:ascii="Fb Fontext" w:hAnsi="Fb Fontext" w:hint="cs"/>
          <w:rtl/>
        </w:rPr>
        <w:t>דמותר</w:t>
      </w:r>
      <w:r w:rsidRPr="007435EB">
        <w:rPr>
          <w:rFonts w:ascii="Fb Fontext" w:hAnsi="Fb Fontext"/>
          <w:rtl/>
        </w:rPr>
        <w:t>.</w:t>
      </w:r>
    </w:p>
    <w:p w14:paraId="3A31B5DD" w14:textId="77777777" w:rsidR="00E8089F" w:rsidRPr="007435EB" w:rsidRDefault="00E8089F" w:rsidP="00E8089F">
      <w:pPr>
        <w:rPr>
          <w:rtl/>
        </w:rPr>
      </w:pPr>
      <w:r>
        <w:rPr>
          <w:rStyle w:val="affffd"/>
          <w:rFonts w:hint="cs"/>
          <w:rtl/>
          <w:rPrChange w:id="9655" w:author="מנוע אמוראים" w:date="2026-10-05T16:42:03Z">
            <w:rPr>
              <w:rFonts w:hint="cs"/>
              <w:rtl/>
            </w:rPr>
          </w:rPrChange>
        </w:rPr>
        <w:t xml:space="preserve">רנב</w:t>
      </w:r>
      <w:r>
        <w:rPr>
          <w:rStyle w:val="affffd"/>
          <w:rtl/>
          <w:rPrChange w:id="9656" w:author="מנוע אמוראים" w:date="2026-10-05T16:42:03Z">
            <w:rPr>
              <w:rtl/>
            </w:rPr>
          </w:rPrChange>
        </w:rPr>
        <w:t xml:space="preserve">"</w:t>
      </w:r>
      <w:r>
        <w:rPr>
          <w:rStyle w:val="affffd"/>
          <w:rFonts w:hint="cs"/>
          <w:rtl/>
          <w:rPrChange w:id="9657" w:author="מנוע אמוראים" w:date="2026-10-05T16:42:03Z">
            <w:rPr>
              <w:rFonts w:hint="cs"/>
              <w:rtl/>
            </w:rPr>
          </w:rPrChange>
        </w:rPr>
        <w:t xml:space="preserve">א</w:t>
      </w:r>
      <w:r>
        <w:rPr>
          <w:rFonts w:hint="cs"/>
          <w:rtl/>
        </w:rPr>
        <w:t xml:space="preserve"> הלך מבי</w:t>
      </w:r>
      <w:r w:rsidRPr="007435EB">
        <w:rPr>
          <w:rtl/>
        </w:rPr>
        <w:t xml:space="preserve"> </w:t>
      </w:r>
      <w:r w:rsidRPr="007435EB">
        <w:rPr>
          <w:rFonts w:hint="cs"/>
          <w:rtl/>
        </w:rPr>
        <w:t>רב</w:t>
      </w:r>
      <w:r w:rsidRPr="007435EB">
        <w:rPr>
          <w:rtl/>
        </w:rPr>
        <w:t xml:space="preserve"> </w:t>
      </w:r>
      <w:r w:rsidRPr="007435EB">
        <w:rPr>
          <w:rFonts w:hint="cs"/>
          <w:rtl/>
        </w:rPr>
        <w:t>לפומבדיתא</w:t>
      </w:r>
      <w:r w:rsidRPr="007435EB">
        <w:rPr>
          <w:rtl/>
        </w:rPr>
        <w:t xml:space="preserve"> </w:t>
      </w:r>
      <w:r w:rsidRPr="007435EB">
        <w:rPr>
          <w:rFonts w:hint="cs"/>
          <w:rtl/>
        </w:rPr>
        <w:t>ביו</w:t>
      </w:r>
      <w:r w:rsidRPr="007435EB">
        <w:rPr>
          <w:rtl/>
        </w:rPr>
        <w:t>"</w:t>
      </w:r>
      <w:r w:rsidRPr="007435EB">
        <w:rPr>
          <w:rFonts w:hint="cs"/>
          <w:rtl/>
        </w:rPr>
        <w:t>ט</w:t>
      </w:r>
      <w:r w:rsidRPr="007435EB">
        <w:rPr>
          <w:rtl/>
        </w:rPr>
        <w:t xml:space="preserve"> </w:t>
      </w:r>
      <w:r w:rsidRPr="007435EB">
        <w:rPr>
          <w:rFonts w:hint="cs"/>
          <w:rtl/>
        </w:rPr>
        <w:t>שני</w:t>
      </w:r>
      <w:r w:rsidRPr="007435EB">
        <w:rPr>
          <w:rtl/>
        </w:rPr>
        <w:t xml:space="preserve"> </w:t>
      </w:r>
      <w:r w:rsidRPr="007435EB">
        <w:rPr>
          <w:rFonts w:hint="cs"/>
          <w:rtl/>
        </w:rPr>
        <w:t>של</w:t>
      </w:r>
      <w:r w:rsidRPr="007435EB">
        <w:rPr>
          <w:rtl/>
        </w:rPr>
        <w:t xml:space="preserve"> </w:t>
      </w:r>
      <w:r w:rsidRPr="007435EB">
        <w:rPr>
          <w:rFonts w:hint="cs"/>
          <w:rtl/>
        </w:rPr>
        <w:t>עצרת</w:t>
      </w:r>
      <w:r w:rsidRPr="007435EB">
        <w:rPr>
          <w:rtl/>
        </w:rPr>
        <w:t xml:space="preserve">, </w:t>
      </w:r>
      <w:r w:rsidRPr="007435EB">
        <w:rPr>
          <w:rFonts w:hint="cs"/>
          <w:rtl/>
        </w:rPr>
        <w:t>שמתיה</w:t>
      </w:r>
      <w:r w:rsidRPr="007435EB">
        <w:rPr>
          <w:rtl/>
        </w:rPr>
        <w:t xml:space="preserve"> </w:t>
      </w:r>
      <w:r w:rsidRPr="007435EB">
        <w:rPr>
          <w:rFonts w:hint="cs"/>
          <w:rtl/>
        </w:rPr>
        <w:t>רב</w:t>
      </w:r>
      <w:r w:rsidRPr="007435EB">
        <w:rPr>
          <w:rtl/>
        </w:rPr>
        <w:t xml:space="preserve"> </w:t>
      </w:r>
      <w:r w:rsidRPr="007435EB">
        <w:rPr>
          <w:rFonts w:hint="cs"/>
          <w:rtl/>
        </w:rPr>
        <w:t>יוסף</w:t>
      </w:r>
      <w:r w:rsidRPr="007435EB">
        <w:rPr>
          <w:rtl/>
        </w:rPr>
        <w:t>.</w:t>
      </w:r>
    </w:p>
    <w:p w14:paraId="201AAA11" w14:textId="77777777" w:rsidR="00E8089F" w:rsidRPr="007435EB" w:rsidRDefault="00E8089F" w:rsidP="00E8089F">
      <w:pPr>
        <w:rPr>
          <w:rtl/>
        </w:rPr>
      </w:pPr>
      <w:r w:rsidRPr="007435EB">
        <w:rPr>
          <w:rFonts w:ascii="Fb Fontext" w:hAnsi="Fb Fontext" w:hint="cs"/>
          <w:sz w:val="20"/>
          <w:rtl/>
        </w:rPr>
        <w:t>ולא הלקהו משום שנידוי חמור יותר דהרי במערבא עושים מנין למלקות ולא לנידוי מחומרתו.</w:t>
      </w:r>
    </w:p>
    <w:p w14:paraId="39FB0C4B" w14:textId="77777777" w:rsidR="00E8089F" w:rsidRPr="007435EB" w:rsidRDefault="00E8089F" w:rsidP="00E8089F">
      <w:pPr>
        <w:rPr>
          <w:rtl/>
        </w:rPr>
      </w:pPr>
      <w:r w:rsidRPr="005C3FF1">
        <w:rPr>
          <w:rStyle w:val="afffa"/>
          <w:rFonts w:hint="cs"/>
          <w:rtl/>
        </w:rPr>
        <w:t>א</w:t>
      </w:r>
      <w:r w:rsidRPr="005C3FF1">
        <w:rPr>
          <w:rStyle w:val="afffa"/>
          <w:rtl/>
        </w:rPr>
        <w:t>"</w:t>
      </w:r>
      <w:r w:rsidRPr="005C3FF1">
        <w:rPr>
          <w:rStyle w:val="afffa"/>
          <w:rFonts w:hint="cs"/>
          <w:rtl/>
        </w:rPr>
        <w:t xml:space="preserve">ד: </w:t>
      </w:r>
      <w:r w:rsidRPr="007435EB">
        <w:rPr>
          <w:rFonts w:ascii="Fb Fontext" w:hAnsi="Fb Fontext" w:hint="cs"/>
          <w:rtl/>
        </w:rPr>
        <w:t>שרב יוסף חייבו וכשאמרו לו משמיה דרב ושמואל דעל חילול יו</w:t>
      </w:r>
      <w:r w:rsidRPr="007435EB">
        <w:rPr>
          <w:rFonts w:ascii="Fb Fontext" w:hAnsi="Fb Fontext"/>
          <w:rtl/>
        </w:rPr>
        <w:t>"</w:t>
      </w:r>
      <w:r w:rsidRPr="007435EB">
        <w:rPr>
          <w:rFonts w:ascii="Fb Fontext" w:hAnsi="Fb Fontext" w:hint="cs"/>
          <w:rtl/>
        </w:rPr>
        <w:t>ט שני של גלויות מנדים.</w:t>
      </w:r>
    </w:p>
    <w:p w14:paraId="6F1362F9" w14:textId="77777777" w:rsidR="00E8089F" w:rsidRPr="007435EB" w:rsidRDefault="00E8089F" w:rsidP="00E8089F">
      <w:pPr>
        <w:rPr>
          <w:rtl/>
        </w:rPr>
      </w:pPr>
      <w:r w:rsidRPr="007435EB">
        <w:rPr>
          <w:rFonts w:hint="cs"/>
          <w:rtl/>
        </w:rPr>
        <w:t>א</w:t>
      </w:r>
      <w:r w:rsidRPr="007435EB">
        <w:rPr>
          <w:rtl/>
        </w:rPr>
        <w:t>"</w:t>
      </w:r>
      <w:r w:rsidRPr="007435EB">
        <w:rPr>
          <w:rFonts w:hint="cs"/>
          <w:rtl/>
        </w:rPr>
        <w:t>ל דה</w:t>
      </w:r>
      <w:r w:rsidRPr="007435EB">
        <w:rPr>
          <w:rtl/>
        </w:rPr>
        <w:t>"</w:t>
      </w:r>
      <w:r w:rsidRPr="007435EB">
        <w:rPr>
          <w:rFonts w:hint="cs"/>
          <w:rtl/>
        </w:rPr>
        <w:t>מ אדם רגיל אבל ת</w:t>
      </w:r>
      <w:r w:rsidRPr="007435EB">
        <w:rPr>
          <w:rtl/>
        </w:rPr>
        <w:t>"</w:t>
      </w:r>
      <w:r w:rsidRPr="007435EB">
        <w:rPr>
          <w:rFonts w:hint="cs"/>
          <w:rtl/>
        </w:rPr>
        <w:t>ח מקילים בעונשו דבמערב מימנו על מלקות ולא אשמתא</w:t>
      </w:r>
      <w:r w:rsidRPr="007435EB">
        <w:rPr>
          <w:rtl/>
        </w:rPr>
        <w:t>.</w:t>
      </w:r>
    </w:p>
    <w:p w14:paraId="55C8E078" w14:textId="703B107B" w:rsidR="00E8089F" w:rsidRPr="007435EB" w:rsidRDefault="00F47631" w:rsidP="00F47631">
      <w:pPr>
        <w:pStyle w:val="affd"/>
        <w:rPr>
          <w:bCs/>
          <w:rtl/>
        </w:rPr>
      </w:pPr>
      <w:r>
        <w:rPr>
          <w:rFonts w:hint="cs"/>
          <w:rtl/>
        </w:rPr>
        <w:t>***</w:t>
      </w:r>
    </w:p>
    <w:p w14:paraId="165838BC" w14:textId="77777777" w:rsidR="00E8089F" w:rsidRPr="005C3FF1" w:rsidRDefault="00E8089F" w:rsidP="009A151F">
      <w:pPr>
        <w:rPr>
          <w:rStyle w:val="afffa"/>
          <w:rtl/>
        </w:rPr>
      </w:pPr>
      <w:r w:rsidRPr="005C3FF1">
        <w:rPr>
          <w:rStyle w:val="afffa"/>
          <w:rFonts w:hint="cs"/>
          <w:rtl/>
        </w:rPr>
        <w:t>כיוצא</w:t>
      </w:r>
      <w:r w:rsidRPr="005C3FF1">
        <w:rPr>
          <w:rStyle w:val="afffa"/>
          <w:rtl/>
        </w:rPr>
        <w:t xml:space="preserve"> </w:t>
      </w:r>
      <w:r w:rsidRPr="005C3FF1">
        <w:rPr>
          <w:rStyle w:val="afffa"/>
          <w:rFonts w:hint="cs"/>
          <w:rtl/>
        </w:rPr>
        <w:t>בו</w:t>
      </w:r>
      <w:r w:rsidRPr="005C3FF1">
        <w:rPr>
          <w:rStyle w:val="afffa"/>
          <w:rtl/>
        </w:rPr>
        <w:t xml:space="preserve"> </w:t>
      </w:r>
      <w:r w:rsidRPr="005C3FF1">
        <w:rPr>
          <w:rStyle w:val="afffa"/>
          <w:rFonts w:hint="cs"/>
          <w:rtl/>
        </w:rPr>
        <w:t>המוליך</w:t>
      </w:r>
      <w:r w:rsidRPr="005C3FF1">
        <w:rPr>
          <w:rStyle w:val="afffa"/>
          <w:rtl/>
        </w:rPr>
        <w:t xml:space="preserve"> </w:t>
      </w:r>
      <w:r w:rsidRPr="005C3FF1">
        <w:rPr>
          <w:rStyle w:val="afffa"/>
          <w:rFonts w:hint="cs"/>
          <w:rtl/>
        </w:rPr>
        <w:t>פירות</w:t>
      </w:r>
      <w:r w:rsidRPr="005C3FF1">
        <w:rPr>
          <w:rStyle w:val="afffa"/>
          <w:rtl/>
        </w:rPr>
        <w:t xml:space="preserve"> </w:t>
      </w:r>
      <w:r w:rsidRPr="005C3FF1">
        <w:rPr>
          <w:rStyle w:val="afffa"/>
          <w:rFonts w:hint="cs"/>
          <w:rtl/>
        </w:rPr>
        <w:t>שביעית</w:t>
      </w:r>
      <w:r w:rsidRPr="005C3FF1">
        <w:rPr>
          <w:rStyle w:val="afffa"/>
          <w:rtl/>
        </w:rPr>
        <w:t xml:space="preserve"> </w:t>
      </w:r>
      <w:r w:rsidRPr="005C3FF1">
        <w:rPr>
          <w:rStyle w:val="afffa"/>
          <w:rFonts w:hint="cs"/>
          <w:rtl/>
        </w:rPr>
        <w:t>וכו</w:t>
      </w:r>
      <w:r w:rsidRPr="005C3FF1">
        <w:rPr>
          <w:rStyle w:val="afffa"/>
          <w:rtl/>
        </w:rPr>
        <w:t>'.</w:t>
      </w:r>
    </w:p>
    <w:p w14:paraId="51852F4E" w14:textId="77777777" w:rsidR="00E8089F" w:rsidRPr="005C3FF1" w:rsidRDefault="00E8089F" w:rsidP="009A151F">
      <w:pPr>
        <w:rPr>
          <w:rStyle w:val="afffa"/>
          <w:rtl/>
        </w:rPr>
      </w:pPr>
      <w:r w:rsidRPr="005C3FF1">
        <w:rPr>
          <w:rStyle w:val="afffa"/>
          <w:rFonts w:hint="cs"/>
          <w:rtl/>
        </w:rPr>
        <w:t>א.</w:t>
      </w:r>
      <w:r w:rsidRPr="007435EB">
        <w:rPr>
          <w:rFonts w:hint="cs"/>
          <w:rtl/>
        </w:rPr>
        <w:t xml:space="preserve"> מיירי ביצא ממקום שלא כלו וכלו אח</w:t>
      </w:r>
      <w:r w:rsidRPr="007435EB">
        <w:rPr>
          <w:rtl/>
        </w:rPr>
        <w:t>"</w:t>
      </w:r>
      <w:r w:rsidRPr="007435EB">
        <w:rPr>
          <w:rFonts w:hint="cs"/>
          <w:rtl/>
        </w:rPr>
        <w:t>כ למקום שלא כלו דלת</w:t>
      </w:r>
      <w:r w:rsidRPr="007435EB">
        <w:rPr>
          <w:rtl/>
        </w:rPr>
        <w:t>"</w:t>
      </w:r>
      <w:r w:rsidRPr="007435EB">
        <w:rPr>
          <w:rFonts w:hint="cs"/>
          <w:rtl/>
        </w:rPr>
        <w:t>ק א</w:t>
      </w:r>
      <w:r w:rsidRPr="007435EB">
        <w:rPr>
          <w:rtl/>
        </w:rPr>
        <w:t>"</w:t>
      </w:r>
      <w:r w:rsidRPr="007435EB">
        <w:rPr>
          <w:rFonts w:hint="cs"/>
          <w:rtl/>
        </w:rPr>
        <w:t>צ לבער שהוציאם בהיתר ולר'י צריך לבער דהא אינם יכולים לצאת ולהביא משם שכבר כלו שם.</w:t>
      </w:r>
    </w:p>
    <w:p w14:paraId="7D74A736"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אביי ה</w:t>
      </w:r>
      <w:r w:rsidRPr="007435EB">
        <w:rPr>
          <w:rtl/>
        </w:rPr>
        <w:t>"</w:t>
      </w:r>
      <w:r w:rsidRPr="007435EB">
        <w:rPr>
          <w:rFonts w:hint="cs"/>
          <w:rtl/>
        </w:rPr>
        <w:t>ק: או</w:t>
      </w:r>
      <w:r w:rsidRPr="007435EB">
        <w:rPr>
          <w:rtl/>
        </w:rPr>
        <w:t xml:space="preserve"> </w:t>
      </w:r>
      <w:r w:rsidRPr="007435EB">
        <w:rPr>
          <w:rFonts w:hint="cs"/>
          <w:rtl/>
        </w:rPr>
        <w:t>ממקום</w:t>
      </w:r>
      <w:r w:rsidRPr="007435EB">
        <w:rPr>
          <w:rtl/>
        </w:rPr>
        <w:t xml:space="preserve"> </w:t>
      </w:r>
      <w:r w:rsidRPr="007435EB">
        <w:rPr>
          <w:rFonts w:hint="cs"/>
          <w:rtl/>
        </w:rPr>
        <w:t>שלא</w:t>
      </w:r>
      <w:r w:rsidRPr="007435EB">
        <w:rPr>
          <w:rtl/>
        </w:rPr>
        <w:t xml:space="preserve"> </w:t>
      </w:r>
      <w:r w:rsidRPr="007435EB">
        <w:rPr>
          <w:rFonts w:hint="cs"/>
          <w:rtl/>
        </w:rPr>
        <w:t>כלו</w:t>
      </w:r>
      <w:r w:rsidRPr="007435EB">
        <w:rPr>
          <w:rtl/>
        </w:rPr>
        <w:t xml:space="preserve"> </w:t>
      </w:r>
      <w:r w:rsidRPr="007435EB">
        <w:rPr>
          <w:rFonts w:hint="cs"/>
          <w:rtl/>
        </w:rPr>
        <w:t>למקום</w:t>
      </w:r>
      <w:r w:rsidRPr="007435EB">
        <w:rPr>
          <w:rtl/>
        </w:rPr>
        <w:t xml:space="preserve"> </w:t>
      </w:r>
      <w:r w:rsidRPr="007435EB">
        <w:rPr>
          <w:rFonts w:hint="cs"/>
          <w:rtl/>
        </w:rPr>
        <w:t>שכלו</w:t>
      </w:r>
      <w:r w:rsidRPr="007435EB">
        <w:rPr>
          <w:rtl/>
        </w:rPr>
        <w:t xml:space="preserve">, </w:t>
      </w:r>
      <w:r w:rsidRPr="007435EB">
        <w:rPr>
          <w:rFonts w:hint="cs"/>
          <w:rtl/>
        </w:rPr>
        <w:t>והחזירן</w:t>
      </w:r>
      <w:r w:rsidRPr="007435EB">
        <w:rPr>
          <w:rtl/>
        </w:rPr>
        <w:t xml:space="preserve"> </w:t>
      </w:r>
      <w:r w:rsidRPr="007435EB">
        <w:rPr>
          <w:rFonts w:hint="cs"/>
          <w:rtl/>
        </w:rPr>
        <w:t>למקומן</w:t>
      </w:r>
      <w:r w:rsidRPr="007435EB">
        <w:rPr>
          <w:rtl/>
        </w:rPr>
        <w:t xml:space="preserve"> </w:t>
      </w:r>
      <w:r w:rsidRPr="007435EB">
        <w:rPr>
          <w:rFonts w:hint="cs"/>
          <w:rtl/>
        </w:rPr>
        <w:t>ועדיין</w:t>
      </w:r>
      <w:r w:rsidRPr="007435EB">
        <w:rPr>
          <w:rtl/>
        </w:rPr>
        <w:t xml:space="preserve"> </w:t>
      </w:r>
      <w:r w:rsidRPr="007435EB">
        <w:rPr>
          <w:rFonts w:hint="cs"/>
          <w:rtl/>
        </w:rPr>
        <w:t>לא</w:t>
      </w:r>
      <w:r w:rsidRPr="007435EB">
        <w:rPr>
          <w:rtl/>
        </w:rPr>
        <w:t xml:space="preserve"> </w:t>
      </w:r>
      <w:r w:rsidRPr="007435EB">
        <w:rPr>
          <w:rFonts w:hint="cs"/>
          <w:rtl/>
        </w:rPr>
        <w:t>כלו</w:t>
      </w:r>
      <w:r w:rsidRPr="007435EB">
        <w:rPr>
          <w:rtl/>
        </w:rPr>
        <w:t xml:space="preserve"> - </w:t>
      </w:r>
      <w:r w:rsidRPr="007435EB">
        <w:rPr>
          <w:rFonts w:hint="cs"/>
          <w:rtl/>
        </w:rPr>
        <w:t>אין</w:t>
      </w:r>
      <w:r w:rsidRPr="007435EB">
        <w:rPr>
          <w:rtl/>
        </w:rPr>
        <w:t xml:space="preserve"> </w:t>
      </w:r>
      <w:r w:rsidRPr="007435EB">
        <w:rPr>
          <w:rFonts w:hint="cs"/>
          <w:rtl/>
        </w:rPr>
        <w:t>חייב</w:t>
      </w:r>
      <w:r w:rsidRPr="007435EB">
        <w:rPr>
          <w:rtl/>
        </w:rPr>
        <w:t xml:space="preserve"> </w:t>
      </w:r>
      <w:r w:rsidRPr="007435EB">
        <w:rPr>
          <w:rFonts w:hint="cs"/>
          <w:rtl/>
        </w:rPr>
        <w:t>לבער</w:t>
      </w:r>
      <w:r w:rsidRPr="007435EB">
        <w:rPr>
          <w:rtl/>
        </w:rPr>
        <w:t>.</w:t>
      </w:r>
    </w:p>
    <w:p w14:paraId="7F3FC7B0" w14:textId="77777777" w:rsidR="00E8089F" w:rsidRPr="007435EB" w:rsidRDefault="00E8089F" w:rsidP="00E8089F">
      <w:pPr>
        <w:rPr>
          <w:rFonts w:cs="Guttman Vilna"/>
          <w:b/>
          <w:bCs/>
          <w:rtl/>
        </w:rPr>
      </w:pPr>
      <w:r w:rsidRPr="005C3FF1">
        <w:rPr>
          <w:rStyle w:val="afffa"/>
          <w:rtl/>
        </w:rPr>
        <w:tab/>
      </w:r>
      <w:r>
        <w:rPr>
          <w:rStyle w:val="affffd"/>
          <w:rFonts w:hint="cs"/>
          <w:rtl/>
          <w:rPrChange w:id="9658" w:author="מנוע אמוראים" w:date="2026-10-05T16:42:03Z">
            <w:rPr>
              <w:rStyle w:val="afffa"/>
              <w:rFonts w:hint="cs"/>
              <w:rtl/>
            </w:rPr>
          </w:rPrChange>
        </w:rPr>
        <w:t xml:space="preserve">ר</w:t>
      </w:r>
      <w:r>
        <w:rPr>
          <w:rStyle w:val="affffd"/>
          <w:rtl/>
          <w:rPrChange w:id="9659" w:author="מנוע אמוראים" w:date="2026-10-05T16:42:03Z">
            <w:rPr>
              <w:rStyle w:val="afffa"/>
              <w:rtl/>
            </w:rPr>
          </w:rPrChange>
        </w:rPr>
        <w:t xml:space="preserve">"</w:t>
      </w:r>
      <w:r>
        <w:rPr>
          <w:rStyle w:val="affffd"/>
          <w:rFonts w:hint="cs"/>
          <w:rtl/>
          <w:rPrChange w:id="9660" w:author="מנוע אמוראים" w:date="2026-10-05T16:42:03Z">
            <w:rPr>
              <w:rStyle w:val="afffa"/>
              <w:rFonts w:hint="cs"/>
              <w:rtl/>
            </w:rPr>
          </w:rPrChange>
        </w:rPr>
        <w:t xml:space="preserve">י</w:t>
      </w:r>
      <w:r w:rsidRPr="005C3FF1">
        <w:rPr>
          <w:rStyle w:val="afffa"/>
          <w:rtl/>
        </w:rPr>
        <w:t>:</w:t>
      </w:r>
      <w:r w:rsidRPr="007435EB">
        <w:rPr>
          <w:rtl/>
        </w:rPr>
        <w:t xml:space="preserve"> </w:t>
      </w:r>
      <w:r w:rsidRPr="007435EB">
        <w:rPr>
          <w:rFonts w:hint="cs"/>
          <w:rtl/>
        </w:rPr>
        <w:t>צא</w:t>
      </w:r>
      <w:r w:rsidRPr="007435EB">
        <w:rPr>
          <w:rtl/>
        </w:rPr>
        <w:t xml:space="preserve"> </w:t>
      </w:r>
      <w:r w:rsidRPr="007435EB">
        <w:rPr>
          <w:rFonts w:hint="cs"/>
          <w:rtl/>
        </w:rPr>
        <w:t>והבא</w:t>
      </w:r>
      <w:r w:rsidRPr="007435EB">
        <w:rPr>
          <w:rtl/>
        </w:rPr>
        <w:t xml:space="preserve"> </w:t>
      </w:r>
      <w:r w:rsidRPr="007435EB">
        <w:rPr>
          <w:rFonts w:hint="cs"/>
          <w:rtl/>
        </w:rPr>
        <w:t>לך</w:t>
      </w:r>
      <w:r w:rsidRPr="007435EB">
        <w:rPr>
          <w:rtl/>
        </w:rPr>
        <w:t xml:space="preserve"> </w:t>
      </w:r>
      <w:r w:rsidRPr="007435EB">
        <w:rPr>
          <w:rFonts w:hint="cs"/>
          <w:rtl/>
        </w:rPr>
        <w:t>אף</w:t>
      </w:r>
      <w:r w:rsidRPr="007435EB">
        <w:rPr>
          <w:rtl/>
        </w:rPr>
        <w:t xml:space="preserve"> </w:t>
      </w:r>
      <w:r w:rsidRPr="007435EB">
        <w:rPr>
          <w:rFonts w:hint="cs"/>
          <w:rtl/>
        </w:rPr>
        <w:t>אתה</w:t>
      </w:r>
      <w:r w:rsidRPr="007435EB">
        <w:rPr>
          <w:rtl/>
        </w:rPr>
        <w:t xml:space="preserve"> </w:t>
      </w:r>
      <w:r w:rsidRPr="007435EB">
        <w:rPr>
          <w:rFonts w:hint="cs"/>
          <w:rtl/>
        </w:rPr>
        <w:t>מהיכא</w:t>
      </w:r>
      <w:r w:rsidRPr="007435EB">
        <w:rPr>
          <w:rtl/>
        </w:rPr>
        <w:t xml:space="preserve"> </w:t>
      </w:r>
      <w:r w:rsidRPr="007435EB">
        <w:rPr>
          <w:rFonts w:hint="cs"/>
          <w:rtl/>
        </w:rPr>
        <w:t>דאייתינהו</w:t>
      </w:r>
      <w:r w:rsidRPr="007435EB">
        <w:rPr>
          <w:rtl/>
        </w:rPr>
        <w:t xml:space="preserve"> - </w:t>
      </w:r>
      <w:r w:rsidRPr="007435EB">
        <w:rPr>
          <w:rFonts w:hint="cs"/>
          <w:rtl/>
        </w:rPr>
        <w:t>והא</w:t>
      </w:r>
      <w:r w:rsidRPr="007435EB">
        <w:rPr>
          <w:rtl/>
        </w:rPr>
        <w:t xml:space="preserve"> </w:t>
      </w:r>
      <w:r w:rsidRPr="007435EB">
        <w:rPr>
          <w:rFonts w:hint="cs"/>
          <w:rtl/>
        </w:rPr>
        <w:t>כלו</w:t>
      </w:r>
      <w:r w:rsidRPr="007435EB">
        <w:rPr>
          <w:rtl/>
        </w:rPr>
        <w:t xml:space="preserve"> </w:t>
      </w:r>
      <w:r w:rsidRPr="007435EB">
        <w:rPr>
          <w:rFonts w:hint="cs"/>
          <w:rtl/>
        </w:rPr>
        <w:t>להו</w:t>
      </w:r>
      <w:r w:rsidRPr="007435EB">
        <w:rPr>
          <w:rtl/>
        </w:rPr>
        <w:t>.</w:t>
      </w:r>
    </w:p>
    <w:p w14:paraId="4CDC9B8E" w14:textId="77777777" w:rsidR="00E8089F" w:rsidRPr="005C3FF1" w:rsidRDefault="00E8089F" w:rsidP="009A151F">
      <w:pPr>
        <w:rPr>
          <w:rStyle w:val="afffa"/>
          <w:rtl/>
        </w:rPr>
      </w:pPr>
      <w:r w:rsidRPr="005C3FF1">
        <w:rPr>
          <w:rStyle w:val="afffa"/>
          <w:rtl/>
        </w:rPr>
        <w:tab/>
      </w:r>
      <w:r w:rsidRPr="005C3FF1">
        <w:rPr>
          <w:rStyle w:val="afffa"/>
          <w:rFonts w:hint="cs"/>
          <w:rtl/>
        </w:rPr>
        <w:t>רב אשי</w:t>
      </w:r>
      <w:r>
        <w:rPr>
          <w:rFonts w:hint="cs"/>
          <w:rtl/>
        </w:rPr>
        <w:t xml:space="preserve"> יקשה לומר כן בדעת </w:t>
      </w:r>
      <w:r>
        <w:rPr>
          <w:rStyle w:val="affffd"/>
          <w:rFonts w:hint="cs"/>
          <w:rtl/>
          <w:rPrChange w:id="9661" w:author="מנוע אמוראים" w:date="2026-10-05T16:42:03Z">
            <w:rPr>
              <w:rFonts w:hint="cs"/>
              <w:rtl/>
            </w:rPr>
          </w:rPrChange>
        </w:rPr>
        <w:t xml:space="preserve">ר</w:t>
      </w:r>
      <w:r>
        <w:rPr>
          <w:rStyle w:val="affffd"/>
          <w:rtl/>
          <w:rPrChange w:id="9662" w:author="מנוע אמוראים" w:date="2026-10-05T16:42:03Z">
            <w:rPr>
              <w:rtl/>
            </w:rPr>
          </w:rPrChange>
        </w:rPr>
        <w:t xml:space="preserve">"</w:t>
      </w:r>
      <w:r>
        <w:rPr>
          <w:rStyle w:val="affffd"/>
          <w:rFonts w:hint="cs"/>
          <w:rtl/>
          <w:rPrChange w:id="9663" w:author="מנוע אמוראים" w:date="2026-10-05T16:42:03Z">
            <w:rPr>
              <w:rFonts w:hint="cs"/>
              <w:rtl/>
            </w:rPr>
          </w:rPrChange>
        </w:rPr>
        <w:t xml:space="preserve">י</w:t>
      </w:r>
      <w:r>
        <w:rPr>
          <w:rFonts w:hint="cs"/>
          <w:rtl/>
        </w:rPr>
        <w:t xml:space="preserve"> וכי גב החמור קלט לקדושת הפירות לאוסרם במק</w:t>
      </w:r>
      <w:r w:rsidRPr="007435EB">
        <w:rPr>
          <w:rtl/>
        </w:rPr>
        <w:t>"</w:t>
      </w:r>
      <w:r w:rsidRPr="007435EB">
        <w:rPr>
          <w:rFonts w:hint="cs"/>
          <w:rtl/>
        </w:rPr>
        <w:t>א</w:t>
      </w:r>
      <w:r w:rsidRPr="007435EB">
        <w:rPr>
          <w:rtl/>
        </w:rPr>
        <w:t>.</w:t>
      </w:r>
    </w:p>
    <w:p w14:paraId="464870BA" w14:textId="77777777" w:rsidR="00E8089F" w:rsidRPr="007435EB" w:rsidRDefault="00E8089F" w:rsidP="009A151F">
      <w:pPr>
        <w:rPr>
          <w:rFonts w:cs="Guttman Vilna"/>
          <w:bCs/>
          <w:rtl/>
        </w:rPr>
      </w:pPr>
      <w:r w:rsidRPr="005C3FF1">
        <w:rPr>
          <w:rStyle w:val="afffa"/>
          <w:rFonts w:hint="cs"/>
          <w:rtl/>
        </w:rPr>
        <w:t>ג.</w:t>
      </w:r>
      <w:r>
        <w:rPr>
          <w:rFonts w:hint="cs"/>
          <w:rtl/>
        </w:rPr>
        <w:t xml:space="preserve"> אלא </w:t>
      </w:r>
      <w:r>
        <w:rPr>
          <w:rStyle w:val="affffd"/>
          <w:rFonts w:hint="cs"/>
          <w:rtl/>
          <w:rPrChange w:id="9664" w:author="מנוע אמוראים" w:date="2026-10-05T16:42:03Z">
            <w:rPr>
              <w:rFonts w:hint="cs"/>
              <w:rtl/>
            </w:rPr>
          </w:rPrChange>
        </w:rPr>
        <w:t xml:space="preserve">אר</w:t>
      </w:r>
      <w:r>
        <w:rPr>
          <w:rStyle w:val="affffd"/>
          <w:rtl/>
          <w:rPrChange w:id="9665" w:author="מנוע אמוראים" w:date="2026-10-05T16:42:03Z">
            <w:rPr>
              <w:rtl/>
            </w:rPr>
          </w:rPrChange>
        </w:rPr>
        <w:t xml:space="preserve">"</w:t>
      </w:r>
      <w:r>
        <w:rPr>
          <w:rStyle w:val="affffd"/>
          <w:rFonts w:hint="cs"/>
          <w:rtl/>
          <w:rPrChange w:id="9666" w:author="מנוע אמוראים" w:date="2026-10-05T16:42:03Z">
            <w:rPr>
              <w:rFonts w:hint="cs"/>
              <w:rtl/>
            </w:rPr>
          </w:rPrChange>
        </w:rPr>
        <w:t xml:space="preserve">א</w:t>
      </w:r>
      <w:r>
        <w:rPr>
          <w:rFonts w:hint="cs"/>
          <w:rtl/>
        </w:rPr>
        <w:t xml:space="preserve">: בפלוגתא</w:t>
      </w:r>
      <w:r w:rsidRPr="007435EB">
        <w:rPr>
          <w:rtl/>
        </w:rPr>
        <w:t xml:space="preserve"> </w:t>
      </w:r>
      <w:r w:rsidRPr="007435EB">
        <w:rPr>
          <w:rFonts w:hint="cs"/>
          <w:rtl/>
        </w:rPr>
        <w:t>דהני</w:t>
      </w:r>
      <w:r w:rsidRPr="007435EB">
        <w:rPr>
          <w:rtl/>
        </w:rPr>
        <w:t xml:space="preserve"> </w:t>
      </w:r>
      <w:r w:rsidRPr="007435EB">
        <w:rPr>
          <w:rFonts w:hint="cs"/>
          <w:rtl/>
        </w:rPr>
        <w:t>תנאי</w:t>
      </w:r>
      <w:r w:rsidRPr="007435EB">
        <w:rPr>
          <w:rtl/>
        </w:rPr>
        <w:t xml:space="preserve"> </w:t>
      </w:r>
      <w:r w:rsidRPr="007435EB">
        <w:rPr>
          <w:rFonts w:hint="cs"/>
          <w:rtl/>
        </w:rPr>
        <w:t>דתנן</w:t>
      </w:r>
      <w:r w:rsidRPr="007435EB">
        <w:rPr>
          <w:rtl/>
        </w:rPr>
        <w:t xml:space="preserve">: </w:t>
      </w:r>
      <w:r w:rsidRPr="007435EB">
        <w:rPr>
          <w:rFonts w:hint="cs"/>
          <w:rtl/>
        </w:rPr>
        <w:t>הכובש</w:t>
      </w:r>
      <w:r w:rsidRPr="007435EB">
        <w:rPr>
          <w:rtl/>
        </w:rPr>
        <w:t xml:space="preserve"> </w:t>
      </w:r>
      <w:r w:rsidRPr="007435EB">
        <w:rPr>
          <w:rFonts w:hint="cs"/>
          <w:rtl/>
        </w:rPr>
        <w:t>שלשה</w:t>
      </w:r>
      <w:r w:rsidRPr="007435EB">
        <w:rPr>
          <w:rtl/>
        </w:rPr>
        <w:t xml:space="preserve"> </w:t>
      </w:r>
      <w:r w:rsidRPr="007435EB">
        <w:rPr>
          <w:rFonts w:hint="cs"/>
          <w:rtl/>
        </w:rPr>
        <w:t>כבשין</w:t>
      </w:r>
      <w:r w:rsidRPr="007435EB">
        <w:rPr>
          <w:rtl/>
        </w:rPr>
        <w:t xml:space="preserve"> </w:t>
      </w:r>
      <w:r w:rsidRPr="007435EB">
        <w:rPr>
          <w:rFonts w:hint="cs"/>
          <w:rtl/>
        </w:rPr>
        <w:t>בחבית</w:t>
      </w:r>
      <w:r w:rsidRPr="007435EB">
        <w:rPr>
          <w:rtl/>
        </w:rPr>
        <w:t xml:space="preserve"> </w:t>
      </w:r>
      <w:r w:rsidRPr="007435EB">
        <w:rPr>
          <w:rFonts w:hint="cs"/>
          <w:rtl/>
        </w:rPr>
        <w:t>אחת</w:t>
      </w:r>
      <w:r w:rsidRPr="007435EB">
        <w:rPr>
          <w:rtl/>
        </w:rPr>
        <w:t>.</w:t>
      </w:r>
    </w:p>
    <w:p w14:paraId="641956C0" w14:textId="77777777" w:rsidR="00E8089F" w:rsidRPr="007435EB" w:rsidRDefault="00E8089F" w:rsidP="00E8089F">
      <w:pPr>
        <w:rPr>
          <w:rFonts w:cs="Guttman Vilna"/>
          <w:b/>
          <w:bCs/>
          <w:rtl/>
        </w:rPr>
      </w:pPr>
      <w:r w:rsidRPr="005C3FF1">
        <w:rPr>
          <w:rStyle w:val="afffa"/>
          <w:rtl/>
        </w:rPr>
        <w:tab/>
      </w:r>
      <w:r>
        <w:rPr>
          <w:rStyle w:val="affffd"/>
          <w:rFonts w:hint="cs"/>
          <w:rtl/>
          <w:rPrChange w:id="9667" w:author="מנוע אמוראים" w:date="2026-10-05T16:42:03Z">
            <w:rPr>
              <w:rStyle w:val="afffa"/>
              <w:rFonts w:hint="cs"/>
              <w:rtl/>
            </w:rPr>
          </w:rPrChange>
        </w:rPr>
        <w:t xml:space="preserve">ר</w:t>
      </w:r>
      <w:r>
        <w:rPr>
          <w:rStyle w:val="affffd"/>
          <w:rtl/>
          <w:rPrChange w:id="9668" w:author="מנוע אמוראים" w:date="2026-10-05T16:42:03Z">
            <w:rPr>
              <w:rStyle w:val="afffa"/>
              <w:rtl/>
            </w:rPr>
          </w:rPrChange>
        </w:rPr>
        <w:t xml:space="preserve">"</w:t>
      </w:r>
      <w:r>
        <w:rPr>
          <w:rStyle w:val="affffd"/>
          <w:rFonts w:hint="cs"/>
          <w:rtl/>
          <w:rPrChange w:id="9669" w:author="מנוע אמוראים" w:date="2026-10-05T16:42:03Z">
            <w:rPr>
              <w:rStyle w:val="afffa"/>
              <w:rFonts w:hint="cs"/>
              <w:rtl/>
            </w:rPr>
          </w:rPrChange>
        </w:rPr>
        <w:t xml:space="preserve">א</w:t>
      </w:r>
      <w:r w:rsidRPr="007435EB">
        <w:rPr>
          <w:rtl/>
        </w:rPr>
        <w:t xml:space="preserve">: </w:t>
      </w:r>
      <w:r w:rsidRPr="007435EB">
        <w:rPr>
          <w:rFonts w:hint="cs"/>
          <w:rtl/>
        </w:rPr>
        <w:t>אוכלין</w:t>
      </w:r>
      <w:r w:rsidRPr="007435EB">
        <w:rPr>
          <w:rtl/>
        </w:rPr>
        <w:t xml:space="preserve"> </w:t>
      </w:r>
      <w:r w:rsidRPr="007435EB">
        <w:rPr>
          <w:rFonts w:hint="cs"/>
          <w:rtl/>
        </w:rPr>
        <w:t>על</w:t>
      </w:r>
      <w:r w:rsidRPr="007435EB">
        <w:rPr>
          <w:rtl/>
        </w:rPr>
        <w:t xml:space="preserve"> </w:t>
      </w:r>
      <w:r w:rsidRPr="007435EB">
        <w:rPr>
          <w:rFonts w:hint="cs"/>
          <w:rtl/>
        </w:rPr>
        <w:t>הראשון</w:t>
      </w:r>
      <w:r w:rsidRPr="007435EB">
        <w:rPr>
          <w:rtl/>
        </w:rPr>
        <w:t>.</w:t>
      </w:r>
    </w:p>
    <w:p w14:paraId="3B21F305" w14:textId="77777777" w:rsidR="00E8089F" w:rsidRPr="007435EB" w:rsidRDefault="00E8089F" w:rsidP="00E8089F">
      <w:pPr>
        <w:rPr>
          <w:rFonts w:cs="Guttman Vilna"/>
          <w:b/>
          <w:bCs/>
          <w:rtl/>
        </w:rPr>
      </w:pPr>
      <w:r w:rsidRPr="005C3FF1">
        <w:rPr>
          <w:rStyle w:val="afffa"/>
          <w:rtl/>
        </w:rPr>
        <w:tab/>
      </w:r>
      <w:r>
        <w:rPr>
          <w:rStyle w:val="affffd"/>
          <w:rFonts w:hint="cs"/>
          <w:rtl/>
          <w:rPrChange w:id="9670" w:author="מנוע אמוראים" w:date="2026-10-05T16:42:03Z">
            <w:rPr>
              <w:rStyle w:val="afffa"/>
              <w:rFonts w:hint="cs"/>
              <w:rtl/>
            </w:rPr>
          </w:rPrChange>
        </w:rPr>
        <w:t xml:space="preserve">ר</w:t>
      </w:r>
      <w:r>
        <w:rPr>
          <w:rStyle w:val="affffd"/>
          <w:rtl/>
          <w:rPrChange w:id="9671" w:author="מנוע אמוראים" w:date="2026-10-05T16:42:03Z">
            <w:rPr>
              <w:rStyle w:val="afffa"/>
              <w:rtl/>
            </w:rPr>
          </w:rPrChange>
        </w:rPr>
        <w:t xml:space="preserve">"</w:t>
      </w:r>
      <w:r>
        <w:rPr>
          <w:rStyle w:val="affffd"/>
          <w:rFonts w:hint="cs"/>
          <w:rtl/>
          <w:rPrChange w:id="9672" w:author="מנוע אמוראים" w:date="2026-10-05T16:42:03Z">
            <w:rPr>
              <w:rStyle w:val="afffa"/>
              <w:rFonts w:hint="cs"/>
              <w:rtl/>
            </w:rPr>
          </w:rPrChange>
        </w:rPr>
        <w:t xml:space="preserve">יה</w:t>
      </w:r>
      <w:r w:rsidRPr="007435EB">
        <w:rPr>
          <w:rFonts w:hint="cs"/>
          <w:rtl/>
        </w:rPr>
        <w:t>:</w:t>
      </w:r>
      <w:r w:rsidRPr="007435EB">
        <w:rPr>
          <w:rtl/>
        </w:rPr>
        <w:t xml:space="preserve"> </w:t>
      </w:r>
      <w:r w:rsidRPr="007435EB">
        <w:rPr>
          <w:rFonts w:hint="cs"/>
          <w:rtl/>
        </w:rPr>
        <w:t>אף</w:t>
      </w:r>
      <w:r w:rsidRPr="007435EB">
        <w:rPr>
          <w:rtl/>
        </w:rPr>
        <w:t xml:space="preserve"> </w:t>
      </w:r>
      <w:r w:rsidRPr="007435EB">
        <w:rPr>
          <w:rFonts w:hint="cs"/>
          <w:rtl/>
        </w:rPr>
        <w:t>על</w:t>
      </w:r>
      <w:r w:rsidRPr="007435EB">
        <w:rPr>
          <w:rtl/>
        </w:rPr>
        <w:t xml:space="preserve"> </w:t>
      </w:r>
      <w:r w:rsidRPr="007435EB">
        <w:rPr>
          <w:rFonts w:hint="cs"/>
          <w:rtl/>
        </w:rPr>
        <w:t>האחרון</w:t>
      </w:r>
      <w:r w:rsidRPr="007435EB">
        <w:rPr>
          <w:rtl/>
        </w:rPr>
        <w:t>.</w:t>
      </w:r>
    </w:p>
    <w:p w14:paraId="2074D68B" w14:textId="77777777" w:rsidR="00E8089F" w:rsidRPr="007435EB" w:rsidRDefault="00E8089F" w:rsidP="00E8089F">
      <w:pPr>
        <w:rPr>
          <w:rFonts w:cs="Guttman Vilna"/>
          <w:b/>
          <w:bCs/>
          <w:rtl/>
        </w:rPr>
      </w:pPr>
      <w:r w:rsidRPr="005C3FF1">
        <w:rPr>
          <w:rStyle w:val="afffa"/>
          <w:rtl/>
        </w:rPr>
        <w:tab/>
      </w:r>
      <w:r>
        <w:rPr>
          <w:rStyle w:val="affffd"/>
          <w:rFonts w:hint="cs"/>
          <w:rtl/>
          <w:rPrChange w:id="9673" w:author="מנוע אמוראים" w:date="2026-10-05T16:42:03Z">
            <w:rPr>
              <w:rStyle w:val="afffa"/>
              <w:rFonts w:hint="cs"/>
              <w:rtl/>
            </w:rPr>
          </w:rPrChange>
        </w:rPr>
        <w:t xml:space="preserve">ר</w:t>
      </w:r>
      <w:r>
        <w:rPr>
          <w:rStyle w:val="affffd"/>
          <w:rtl/>
          <w:rPrChange w:id="9674" w:author="מנוע אמוראים" w:date="2026-10-05T16:42:03Z">
            <w:rPr>
              <w:rStyle w:val="afffa"/>
              <w:rtl/>
            </w:rPr>
          </w:rPrChange>
        </w:rPr>
        <w:t xml:space="preserve">"</w:t>
      </w:r>
      <w:r>
        <w:rPr>
          <w:rStyle w:val="affffd"/>
          <w:rFonts w:hint="cs"/>
          <w:rtl/>
          <w:rPrChange w:id="9675" w:author="מנוע אמוראים" w:date="2026-10-05T16:42:03Z">
            <w:rPr>
              <w:rStyle w:val="afffa"/>
              <w:rFonts w:hint="cs"/>
              <w:rtl/>
            </w:rPr>
          </w:rPrChange>
        </w:rPr>
        <w:t xml:space="preserve">ג</w:t>
      </w:r>
      <w:r w:rsidRPr="005C3FF1">
        <w:rPr>
          <w:rStyle w:val="afffa"/>
          <w:rtl/>
        </w:rPr>
        <w:t xml:space="preserve">: </w:t>
      </w:r>
      <w:r w:rsidRPr="007435EB">
        <w:rPr>
          <w:rFonts w:hint="cs"/>
          <w:rtl/>
        </w:rPr>
        <w:t>כל</w:t>
      </w:r>
      <w:r w:rsidRPr="007435EB">
        <w:rPr>
          <w:rtl/>
        </w:rPr>
        <w:t xml:space="preserve"> </w:t>
      </w:r>
      <w:r w:rsidRPr="007435EB">
        <w:rPr>
          <w:rFonts w:hint="cs"/>
          <w:rtl/>
        </w:rPr>
        <w:t>שכלה</w:t>
      </w:r>
      <w:r w:rsidRPr="007435EB">
        <w:rPr>
          <w:rtl/>
        </w:rPr>
        <w:t xml:space="preserve"> </w:t>
      </w:r>
      <w:r w:rsidRPr="007435EB">
        <w:rPr>
          <w:rFonts w:hint="cs"/>
          <w:rtl/>
        </w:rPr>
        <w:t>מינו</w:t>
      </w:r>
      <w:r w:rsidRPr="007435EB">
        <w:rPr>
          <w:rtl/>
        </w:rPr>
        <w:t xml:space="preserve"> </w:t>
      </w:r>
      <w:r w:rsidRPr="007435EB">
        <w:rPr>
          <w:rFonts w:hint="cs"/>
          <w:rtl/>
        </w:rPr>
        <w:t>מן</w:t>
      </w:r>
      <w:r w:rsidRPr="007435EB">
        <w:rPr>
          <w:rtl/>
        </w:rPr>
        <w:t xml:space="preserve"> </w:t>
      </w:r>
      <w:r w:rsidRPr="007435EB">
        <w:rPr>
          <w:rFonts w:hint="cs"/>
          <w:rtl/>
        </w:rPr>
        <w:t>השדה</w:t>
      </w:r>
      <w:r w:rsidRPr="007435EB">
        <w:rPr>
          <w:rtl/>
        </w:rPr>
        <w:t xml:space="preserve"> </w:t>
      </w:r>
      <w:r w:rsidRPr="007435EB">
        <w:rPr>
          <w:rFonts w:hint="cs"/>
          <w:rtl/>
        </w:rPr>
        <w:t>יבער</w:t>
      </w:r>
      <w:r w:rsidRPr="007435EB">
        <w:rPr>
          <w:rtl/>
        </w:rPr>
        <w:t xml:space="preserve"> </w:t>
      </w:r>
      <w:r w:rsidRPr="007435EB">
        <w:rPr>
          <w:rFonts w:hint="cs"/>
          <w:rtl/>
        </w:rPr>
        <w:t>מינו</w:t>
      </w:r>
      <w:r w:rsidRPr="007435EB">
        <w:rPr>
          <w:rtl/>
        </w:rPr>
        <w:t xml:space="preserve"> </w:t>
      </w:r>
      <w:r w:rsidRPr="007435EB">
        <w:rPr>
          <w:rFonts w:hint="cs"/>
          <w:rtl/>
        </w:rPr>
        <w:t>מן</w:t>
      </w:r>
      <w:r w:rsidRPr="007435EB">
        <w:rPr>
          <w:rtl/>
        </w:rPr>
        <w:t xml:space="preserve"> </w:t>
      </w:r>
      <w:r w:rsidRPr="007435EB">
        <w:rPr>
          <w:rFonts w:hint="cs"/>
          <w:rtl/>
        </w:rPr>
        <w:t>החבית</w:t>
      </w:r>
      <w:r w:rsidRPr="007435EB">
        <w:rPr>
          <w:rtl/>
        </w:rPr>
        <w:t>.</w:t>
      </w:r>
    </w:p>
    <w:p w14:paraId="3D57502A" w14:textId="77777777" w:rsidR="00E8089F" w:rsidRPr="005C3FF1" w:rsidRDefault="00E8089F" w:rsidP="009A151F">
      <w:pPr>
        <w:rPr>
          <w:rStyle w:val="afffa"/>
          <w:rtl/>
        </w:rPr>
      </w:pPr>
      <w:r w:rsidRPr="005C3FF1">
        <w:rPr>
          <w:rStyle w:val="afffa"/>
          <w:rFonts w:hint="cs"/>
          <w:rtl/>
        </w:rPr>
        <w:t>והלכה</w:t>
      </w:r>
      <w:r w:rsidRPr="005C3FF1">
        <w:rPr>
          <w:rStyle w:val="afffa"/>
          <w:rtl/>
        </w:rPr>
        <w:t xml:space="preserve"> </w:t>
      </w:r>
      <w:r w:rsidRPr="005C3FF1">
        <w:rPr>
          <w:rStyle w:val="afffa"/>
          <w:rFonts w:hint="cs"/>
          <w:rtl/>
        </w:rPr>
        <w:t>כדבריו</w:t>
      </w:r>
      <w:r w:rsidRPr="007435EB">
        <w:rPr>
          <w:rtl/>
        </w:rPr>
        <w:t>.</w:t>
      </w:r>
      <w:r w:rsidRPr="007435EB">
        <w:rPr>
          <w:rFonts w:hint="cs"/>
          <w:rtl/>
        </w:rPr>
        <w:t xml:space="preserve"> </w:t>
      </w:r>
      <w:r w:rsidRPr="007435EB">
        <w:rPr>
          <w:rtl/>
        </w:rPr>
        <w:t>–</w:t>
      </w:r>
      <w:r w:rsidRPr="007435EB">
        <w:rPr>
          <w:rFonts w:hint="cs"/>
          <w:rtl/>
        </w:rPr>
        <w:t xml:space="preserve"> וא</w:t>
      </w:r>
      <w:r w:rsidRPr="007435EB">
        <w:rPr>
          <w:rtl/>
        </w:rPr>
        <w:t>"</w:t>
      </w:r>
      <w:r>
        <w:rPr>
          <w:rFonts w:hint="cs"/>
          <w:rtl/>
        </w:rPr>
        <w:t xml:space="preserve">כ </w:t>
      </w:r>
      <w:r>
        <w:rPr>
          <w:rStyle w:val="affffd"/>
          <w:rFonts w:hint="cs"/>
          <w:rtl/>
          <w:rPrChange w:id="9676" w:author="מנוע אמוראים" w:date="2026-10-05T16:42:03Z">
            <w:rPr>
              <w:rFonts w:hint="cs"/>
              <w:rtl/>
            </w:rPr>
          </w:rPrChange>
        </w:rPr>
        <w:t xml:space="preserve">ר</w:t>
      </w:r>
      <w:r>
        <w:rPr>
          <w:rStyle w:val="affffd"/>
          <w:rtl/>
          <w:rPrChange w:id="9677" w:author="מנוע אמוראים" w:date="2026-10-05T16:42:03Z">
            <w:rPr>
              <w:rtl/>
            </w:rPr>
          </w:rPrChange>
        </w:rPr>
        <w:t xml:space="preserve">"</w:t>
      </w:r>
      <w:r>
        <w:rPr>
          <w:rStyle w:val="affffd"/>
          <w:rFonts w:hint="cs"/>
          <w:rtl/>
          <w:rPrChange w:id="9678" w:author="מנוע אמוראים" w:date="2026-10-05T16:42:03Z">
            <w:rPr>
              <w:rFonts w:hint="cs"/>
              <w:rtl/>
            </w:rPr>
          </w:rPrChange>
        </w:rPr>
        <w:t xml:space="preserve">י</w:t>
      </w:r>
      <w:r>
        <w:rPr>
          <w:rFonts w:hint="cs"/>
          <w:rtl/>
        </w:rPr>
        <w:t xml:space="preserve"> </w:t>
      </w:r>
      <w:r>
        <w:rPr>
          <w:rStyle w:val="affffd"/>
          <w:rFonts w:hint="cs"/>
          <w:rtl/>
          <w:rPrChange w:id="9679" w:author="מנוע אמוראים" w:date="2026-10-05T16:42:03Z">
            <w:rPr>
              <w:rFonts w:hint="cs"/>
              <w:rtl/>
            </w:rPr>
          </w:rPrChange>
        </w:rPr>
        <w:t xml:space="preserve">כר</w:t>
      </w:r>
      <w:r>
        <w:rPr>
          <w:rStyle w:val="affffd"/>
          <w:rtl/>
          <w:rPrChange w:id="9680" w:author="מנוע אמוראים" w:date="2026-10-05T16:42:03Z">
            <w:rPr>
              <w:rtl/>
            </w:rPr>
          </w:rPrChange>
        </w:rPr>
        <w:t xml:space="preserve">"</w:t>
      </w:r>
      <w:r>
        <w:rPr>
          <w:rStyle w:val="affffd"/>
          <w:rFonts w:hint="cs"/>
          <w:rtl/>
          <w:rPrChange w:id="9681" w:author="מנוע אמוראים" w:date="2026-10-05T16:42:03Z">
            <w:rPr>
              <w:rFonts w:hint="cs"/>
              <w:rtl/>
            </w:rPr>
          </w:rPrChange>
        </w:rPr>
        <w:t xml:space="preserve">ג</w:t>
      </w:r>
      <w:r>
        <w:rPr>
          <w:rFonts w:hint="cs"/>
          <w:rtl/>
        </w:rPr>
        <w:t xml:space="preserve"> ד</w:t>
      </w:r>
      <w:r w:rsidR="00AB3B38">
        <w:rPr>
          <w:rFonts w:hint="cs"/>
          <w:rtl/>
        </w:rPr>
        <w:t>כאן</w:t>
      </w:r>
      <w:r w:rsidRPr="007435EB">
        <w:rPr>
          <w:rtl/>
        </w:rPr>
        <w:t>.</w:t>
      </w:r>
    </w:p>
    <w:p w14:paraId="59AB218A" w14:textId="77777777" w:rsidR="00E8089F" w:rsidRPr="007435EB" w:rsidRDefault="00E8089F" w:rsidP="009A151F">
      <w:pPr>
        <w:rPr>
          <w:rtl/>
        </w:rPr>
      </w:pPr>
      <w:r w:rsidRPr="005C3FF1">
        <w:rPr>
          <w:rStyle w:val="afffa"/>
          <w:rFonts w:hint="cs"/>
          <w:rtl/>
        </w:rPr>
        <w:lastRenderedPageBreak/>
        <w:t>ד.</w:t>
      </w:r>
      <w:r w:rsidRPr="007435EB">
        <w:rPr>
          <w:rFonts w:hint="cs"/>
          <w:rtl/>
        </w:rPr>
        <w:t xml:space="preserve"> רבינא:</w:t>
      </w:r>
      <w:r w:rsidRPr="007435EB">
        <w:rPr>
          <w:rtl/>
        </w:rPr>
        <w:t xml:space="preserve"> </w:t>
      </w:r>
      <w:r w:rsidRPr="007435EB">
        <w:rPr>
          <w:rFonts w:hint="cs"/>
          <w:rtl/>
        </w:rPr>
        <w:t>בפלוגתא</w:t>
      </w:r>
      <w:r w:rsidRPr="007435EB">
        <w:rPr>
          <w:rtl/>
        </w:rPr>
        <w:t xml:space="preserve"> </w:t>
      </w:r>
      <w:r w:rsidRPr="007435EB">
        <w:rPr>
          <w:rFonts w:hint="cs"/>
          <w:rtl/>
        </w:rPr>
        <w:t>דהני</w:t>
      </w:r>
      <w:r w:rsidRPr="007435EB">
        <w:rPr>
          <w:rtl/>
        </w:rPr>
        <w:t xml:space="preserve"> </w:t>
      </w:r>
      <w:r w:rsidRPr="007435EB">
        <w:rPr>
          <w:rFonts w:hint="cs"/>
          <w:rtl/>
        </w:rPr>
        <w:t>תנאי</w:t>
      </w:r>
      <w:r w:rsidRPr="007435EB">
        <w:rPr>
          <w:rtl/>
        </w:rPr>
        <w:t xml:space="preserve">, </w:t>
      </w:r>
      <w:r w:rsidRPr="007435EB">
        <w:rPr>
          <w:rFonts w:hint="cs"/>
          <w:rtl/>
        </w:rPr>
        <w:t>דתנן</w:t>
      </w:r>
      <w:r w:rsidRPr="007435EB">
        <w:rPr>
          <w:rtl/>
        </w:rPr>
        <w:t xml:space="preserve">: </w:t>
      </w:r>
      <w:r w:rsidRPr="007435EB">
        <w:rPr>
          <w:rFonts w:hint="cs"/>
          <w:rtl/>
        </w:rPr>
        <w:t>אוכלין</w:t>
      </w:r>
      <w:r w:rsidRPr="007435EB">
        <w:rPr>
          <w:rtl/>
        </w:rPr>
        <w:t xml:space="preserve"> </w:t>
      </w:r>
      <w:r w:rsidRPr="007435EB">
        <w:rPr>
          <w:rFonts w:hint="cs"/>
          <w:rtl/>
        </w:rPr>
        <w:t>בתמרין</w:t>
      </w:r>
      <w:r w:rsidRPr="007435EB">
        <w:rPr>
          <w:rtl/>
        </w:rPr>
        <w:t xml:space="preserve"> </w:t>
      </w:r>
      <w:r w:rsidRPr="007435EB">
        <w:rPr>
          <w:rFonts w:hint="cs"/>
          <w:rtl/>
        </w:rPr>
        <w:t>עד</w:t>
      </w:r>
      <w:r w:rsidRPr="007435EB">
        <w:rPr>
          <w:rtl/>
        </w:rPr>
        <w:t xml:space="preserve"> </w:t>
      </w:r>
      <w:r w:rsidRPr="007435EB">
        <w:rPr>
          <w:rFonts w:hint="cs"/>
          <w:rtl/>
        </w:rPr>
        <w:t>שיכלה</w:t>
      </w:r>
      <w:r w:rsidRPr="007435EB">
        <w:rPr>
          <w:rtl/>
        </w:rPr>
        <w:t xml:space="preserve"> </w:t>
      </w:r>
      <w:r w:rsidRPr="007435EB">
        <w:rPr>
          <w:rFonts w:hint="cs"/>
          <w:rtl/>
        </w:rPr>
        <w:t>האחרון</w:t>
      </w:r>
      <w:r w:rsidRPr="007435EB">
        <w:rPr>
          <w:rtl/>
        </w:rPr>
        <w:t xml:space="preserve"> </w:t>
      </w:r>
      <w:r w:rsidRPr="007435EB">
        <w:rPr>
          <w:rFonts w:hint="cs"/>
          <w:rtl/>
        </w:rPr>
        <w:t>שבצוער</w:t>
      </w:r>
      <w:r w:rsidRPr="007435EB">
        <w:rPr>
          <w:rtl/>
        </w:rPr>
        <w:t>.</w:t>
      </w:r>
    </w:p>
    <w:p w14:paraId="15329383" w14:textId="77777777" w:rsidR="00E8089F" w:rsidRPr="007435EB" w:rsidRDefault="00E8089F" w:rsidP="00E8089F">
      <w:pPr>
        <w:rPr>
          <w:rFonts w:cs="Guttman Vilna"/>
          <w:b/>
          <w:bCs/>
          <w:rtl/>
        </w:rPr>
      </w:pPr>
      <w:r>
        <w:rPr>
          <w:rStyle w:val="affffd"/>
          <w:rFonts w:hint="cs"/>
          <w:rtl/>
          <w:rPrChange w:id="9682" w:author="מנוע אמוראים" w:date="2026-10-05T16:42:03Z">
            <w:rPr>
              <w:rFonts w:hint="cs"/>
              <w:rtl/>
            </w:rPr>
          </w:rPrChange>
        </w:rPr>
        <w:t xml:space="preserve">רשב</w:t>
      </w:r>
      <w:r>
        <w:rPr>
          <w:rStyle w:val="affffd"/>
          <w:rtl/>
          <w:rPrChange w:id="9683" w:author="מנוע אמוראים" w:date="2026-10-05T16:42:03Z">
            <w:rPr>
              <w:rtl/>
            </w:rPr>
          </w:rPrChange>
        </w:rPr>
        <w:t xml:space="preserve">"</w:t>
      </w:r>
      <w:r>
        <w:rPr>
          <w:rStyle w:val="affffd"/>
          <w:rFonts w:hint="cs"/>
          <w:rtl/>
          <w:rPrChange w:id="9684" w:author="מנוע אמוראים" w:date="2026-10-05T16:42:03Z">
            <w:rPr>
              <w:rFonts w:hint="cs"/>
              <w:rtl/>
            </w:rPr>
          </w:rPrChange>
        </w:rPr>
        <w:t xml:space="preserve">ג</w:t>
      </w:r>
      <w:r>
        <w:rPr>
          <w:rFonts w:hint="cs"/>
          <w:rtl/>
        </w:rPr>
        <w:t xml:space="preserve">: אוכלין</w:t>
      </w:r>
      <w:r w:rsidRPr="007435EB">
        <w:rPr>
          <w:rtl/>
        </w:rPr>
        <w:t xml:space="preserve"> </w:t>
      </w:r>
      <w:r w:rsidRPr="007435EB">
        <w:rPr>
          <w:rFonts w:hint="cs"/>
          <w:rtl/>
        </w:rPr>
        <w:t>על</w:t>
      </w:r>
      <w:r w:rsidRPr="007435EB">
        <w:rPr>
          <w:rtl/>
        </w:rPr>
        <w:t xml:space="preserve"> </w:t>
      </w:r>
      <w:r w:rsidRPr="007435EB">
        <w:rPr>
          <w:rFonts w:hint="cs"/>
          <w:rtl/>
        </w:rPr>
        <w:t>של</w:t>
      </w:r>
      <w:r w:rsidRPr="007435EB">
        <w:rPr>
          <w:rtl/>
        </w:rPr>
        <w:t xml:space="preserve"> </w:t>
      </w:r>
      <w:r w:rsidRPr="007435EB">
        <w:rPr>
          <w:rFonts w:hint="cs"/>
          <w:rtl/>
        </w:rPr>
        <w:t>בין</w:t>
      </w:r>
      <w:r w:rsidRPr="007435EB">
        <w:rPr>
          <w:rtl/>
        </w:rPr>
        <w:t xml:space="preserve"> </w:t>
      </w:r>
      <w:r w:rsidRPr="007435EB">
        <w:rPr>
          <w:rFonts w:hint="cs"/>
          <w:rtl/>
        </w:rPr>
        <w:t>הכיפין</w:t>
      </w:r>
      <w:r w:rsidRPr="007435EB">
        <w:rPr>
          <w:rtl/>
        </w:rPr>
        <w:t xml:space="preserve">, </w:t>
      </w:r>
      <w:r w:rsidRPr="007435EB">
        <w:rPr>
          <w:rFonts w:hint="cs"/>
          <w:rtl/>
        </w:rPr>
        <w:t>ואין</w:t>
      </w:r>
      <w:r w:rsidRPr="007435EB">
        <w:rPr>
          <w:rtl/>
        </w:rPr>
        <w:t xml:space="preserve"> </w:t>
      </w:r>
      <w:r w:rsidRPr="007435EB">
        <w:rPr>
          <w:rFonts w:hint="cs"/>
          <w:rtl/>
        </w:rPr>
        <w:t>אוכלין</w:t>
      </w:r>
      <w:r w:rsidRPr="007435EB">
        <w:rPr>
          <w:rtl/>
        </w:rPr>
        <w:t xml:space="preserve"> </w:t>
      </w:r>
      <w:r w:rsidRPr="007435EB">
        <w:rPr>
          <w:rFonts w:hint="cs"/>
          <w:rtl/>
        </w:rPr>
        <w:t>על</w:t>
      </w:r>
      <w:r w:rsidRPr="007435EB">
        <w:rPr>
          <w:rtl/>
        </w:rPr>
        <w:t xml:space="preserve"> </w:t>
      </w:r>
      <w:r w:rsidRPr="007435EB">
        <w:rPr>
          <w:rFonts w:hint="cs"/>
          <w:rtl/>
        </w:rPr>
        <w:t>שבין</w:t>
      </w:r>
      <w:r w:rsidRPr="007435EB">
        <w:rPr>
          <w:rtl/>
        </w:rPr>
        <w:t xml:space="preserve"> </w:t>
      </w:r>
      <w:r w:rsidRPr="007435EB">
        <w:rPr>
          <w:rFonts w:hint="cs"/>
          <w:rtl/>
        </w:rPr>
        <w:t>השיצין</w:t>
      </w:r>
      <w:r w:rsidRPr="007435EB">
        <w:rPr>
          <w:rtl/>
        </w:rPr>
        <w:t>.</w:t>
      </w:r>
      <w:r>
        <w:rPr>
          <w:rFonts w:hint="cs"/>
          <w:rtl/>
        </w:rPr>
        <w:t xml:space="preserve"> [</w:t>
      </w:r>
      <w:r>
        <w:rPr>
          <w:rStyle w:val="affffd"/>
          <w:rFonts w:hint="cs"/>
          <w:rtl/>
          <w:rPrChange w:id="9685" w:author="מנוע אמוראים" w:date="2026-10-05T16:42:03Z">
            <w:rPr>
              <w:rFonts w:hint="cs"/>
              <w:rtl/>
            </w:rPr>
          </w:rPrChange>
        </w:rPr>
        <w:t xml:space="preserve">ור</w:t>
      </w:r>
      <w:r>
        <w:rPr>
          <w:rStyle w:val="affffd"/>
          <w:rtl/>
          <w:rPrChange w:id="9686" w:author="מנוע אמוראים" w:date="2026-10-05T16:42:03Z">
            <w:rPr>
              <w:rtl/>
            </w:rPr>
          </w:rPrChange>
        </w:rPr>
        <w:t xml:space="preserve">"</w:t>
      </w:r>
      <w:r>
        <w:rPr>
          <w:rStyle w:val="affffd"/>
          <w:rFonts w:hint="cs"/>
          <w:rtl/>
          <w:rPrChange w:id="9687" w:author="מנוע אמוראים" w:date="2026-10-05T16:42:03Z">
            <w:rPr>
              <w:rFonts w:hint="cs"/>
              <w:rtl/>
            </w:rPr>
          </w:rPrChange>
        </w:rPr>
        <w:t xml:space="preserve">י</w:t>
      </w:r>
      <w:r>
        <w:rPr>
          <w:rFonts w:hint="cs"/>
          <w:rtl/>
        </w:rPr>
        <w:t xml:space="preserve"> </w:t>
      </w:r>
      <w:r>
        <w:rPr>
          <w:rStyle w:val="affffd"/>
          <w:rFonts w:hint="cs"/>
          <w:rtl/>
          <w:rPrChange w:id="9688" w:author="מנוע אמוראים" w:date="2026-10-05T16:42:03Z">
            <w:rPr>
              <w:rFonts w:hint="cs"/>
              <w:rtl/>
            </w:rPr>
          </w:rPrChange>
        </w:rPr>
        <w:t xml:space="preserve">כרשב</w:t>
      </w:r>
      <w:r>
        <w:rPr>
          <w:rStyle w:val="affffd"/>
          <w:rtl/>
          <w:rPrChange w:id="9689" w:author="מנוע אמוראים" w:date="2026-10-05T16:42:03Z">
            <w:rPr>
              <w:rtl/>
            </w:rPr>
          </w:rPrChange>
        </w:rPr>
        <w:t xml:space="preserve">"</w:t>
      </w:r>
      <w:r>
        <w:rPr>
          <w:rStyle w:val="affffd"/>
          <w:rFonts w:hint="cs"/>
          <w:rtl/>
          <w:rPrChange w:id="9690" w:author="מנוע אמוראים" w:date="2026-10-05T16:42:03Z">
            <w:rPr>
              <w:rFonts w:hint="cs"/>
              <w:rtl/>
            </w:rPr>
          </w:rPrChange>
        </w:rPr>
        <w:t xml:space="preserve">ג</w:t>
      </w:r>
      <w:r>
        <w:rPr>
          <w:rFonts w:hint="cs"/>
          <w:rtl/>
        </w:rPr>
        <w:t xml:space="preserve">]</w:t>
      </w:r>
    </w:p>
    <w:p w14:paraId="5051BD0A" w14:textId="48FADDC3" w:rsidR="00E8089F" w:rsidRPr="007435EB" w:rsidRDefault="00F47631" w:rsidP="00F47631">
      <w:pPr>
        <w:pStyle w:val="affd"/>
        <w:rPr>
          <w:bCs/>
          <w:rtl/>
        </w:rPr>
      </w:pPr>
      <w:r>
        <w:rPr>
          <w:rFonts w:hint="cs"/>
          <w:rtl/>
        </w:rPr>
        <w:t>***</w:t>
      </w:r>
    </w:p>
    <w:p w14:paraId="6ACE082A" w14:textId="77777777" w:rsidR="00E8089F" w:rsidRPr="007435EB" w:rsidRDefault="00E8089F" w:rsidP="005C3FF1">
      <w:pPr>
        <w:pStyle w:val="afff"/>
        <w:framePr w:wrap="around"/>
        <w:rPr>
          <w:rtl/>
        </w:rPr>
      </w:pPr>
      <w:r w:rsidRPr="007435EB">
        <w:rPr>
          <w:rFonts w:hint="cs"/>
          <w:rtl/>
        </w:rPr>
        <w:t>נב:</w:t>
      </w:r>
    </w:p>
    <w:p w14:paraId="7D1C23CC" w14:textId="77777777" w:rsidR="00E8089F" w:rsidRPr="007435EB" w:rsidRDefault="00E8089F" w:rsidP="00E8089F">
      <w:pPr>
        <w:rPr>
          <w:rFonts w:ascii="Fb Fontext" w:hAnsi="Fb Fontext"/>
          <w:rtl/>
        </w:rPr>
      </w:pPr>
      <w:r w:rsidRPr="007435EB">
        <w:rPr>
          <w:rFonts w:ascii="Fb Fontext" w:hAnsi="Fb Fontext" w:hint="cs"/>
          <w:rtl/>
        </w:rPr>
        <w:t>שלש</w:t>
      </w:r>
      <w:r w:rsidRPr="007435EB">
        <w:rPr>
          <w:rFonts w:ascii="Fb Fontext" w:hAnsi="Fb Fontext"/>
          <w:rtl/>
        </w:rPr>
        <w:t xml:space="preserve"> </w:t>
      </w:r>
      <w:r w:rsidRPr="007435EB">
        <w:rPr>
          <w:rFonts w:ascii="Fb Fontext" w:hAnsi="Fb Fontext" w:hint="cs"/>
          <w:rtl/>
        </w:rPr>
        <w:t>ארצות</w:t>
      </w:r>
      <w:r w:rsidRPr="007435EB">
        <w:rPr>
          <w:rFonts w:ascii="Fb Fontext" w:hAnsi="Fb Fontext"/>
          <w:rtl/>
        </w:rPr>
        <w:t xml:space="preserve"> </w:t>
      </w:r>
      <w:r w:rsidRPr="007435EB">
        <w:rPr>
          <w:rFonts w:ascii="Fb Fontext" w:hAnsi="Fb Fontext" w:hint="cs"/>
          <w:rtl/>
        </w:rPr>
        <w:t>לביעור</w:t>
      </w:r>
      <w:r w:rsidRPr="007435EB">
        <w:rPr>
          <w:rFonts w:ascii="Fb Fontext" w:hAnsi="Fb Fontext"/>
          <w:rtl/>
        </w:rPr>
        <w:t xml:space="preserve">, </w:t>
      </w:r>
      <w:r w:rsidRPr="007435EB">
        <w:rPr>
          <w:rFonts w:ascii="Fb Fontext" w:hAnsi="Fb Fontext" w:hint="cs"/>
          <w:rtl/>
        </w:rPr>
        <w:t>יהודה</w:t>
      </w:r>
      <w:r w:rsidRPr="007435EB">
        <w:rPr>
          <w:rFonts w:ascii="Fb Fontext" w:hAnsi="Fb Fontext"/>
          <w:rtl/>
        </w:rPr>
        <w:t xml:space="preserve">, </w:t>
      </w:r>
      <w:r w:rsidRPr="007435EB">
        <w:rPr>
          <w:rFonts w:ascii="Fb Fontext" w:hAnsi="Fb Fontext" w:hint="cs"/>
          <w:rtl/>
        </w:rPr>
        <w:t>ועבר</w:t>
      </w:r>
      <w:r w:rsidRPr="007435EB">
        <w:rPr>
          <w:rFonts w:ascii="Fb Fontext" w:hAnsi="Fb Fontext"/>
          <w:rtl/>
        </w:rPr>
        <w:t xml:space="preserve"> </w:t>
      </w:r>
      <w:r w:rsidRPr="007435EB">
        <w:rPr>
          <w:rFonts w:ascii="Fb Fontext" w:hAnsi="Fb Fontext" w:hint="cs"/>
          <w:rtl/>
        </w:rPr>
        <w:t>הירדן</w:t>
      </w:r>
      <w:r w:rsidRPr="007435EB">
        <w:rPr>
          <w:rFonts w:ascii="Fb Fontext" w:hAnsi="Fb Fontext"/>
          <w:rtl/>
        </w:rPr>
        <w:t xml:space="preserve">, </w:t>
      </w:r>
      <w:r w:rsidRPr="007435EB">
        <w:rPr>
          <w:rFonts w:ascii="Fb Fontext" w:hAnsi="Fb Fontext" w:hint="cs"/>
          <w:rtl/>
        </w:rPr>
        <w:t>וגליל</w:t>
      </w:r>
      <w:r w:rsidRPr="007435EB">
        <w:rPr>
          <w:rFonts w:ascii="Fb Fontext" w:hAnsi="Fb Fontext"/>
          <w:rtl/>
        </w:rPr>
        <w:t>.</w:t>
      </w:r>
      <w:r w:rsidRPr="007435EB">
        <w:rPr>
          <w:rFonts w:ascii="Fb Fontext" w:hAnsi="Fb Fontext" w:hint="cs"/>
          <w:rtl/>
        </w:rPr>
        <w:t xml:space="preserve"> [שיהו אוכלין בב</w:t>
      </w:r>
      <w:r w:rsidRPr="007435EB">
        <w:rPr>
          <w:rFonts w:ascii="Fb Fontext" w:hAnsi="Fb Fontext"/>
          <w:rtl/>
        </w:rPr>
        <w:t>"</w:t>
      </w:r>
      <w:r w:rsidRPr="007435EB">
        <w:rPr>
          <w:rFonts w:ascii="Fb Fontext" w:hAnsi="Fb Fontext" w:hint="cs"/>
          <w:rtl/>
        </w:rPr>
        <w:t>א עד דיכלה אחרון שבה]</w:t>
      </w:r>
    </w:p>
    <w:p w14:paraId="3B9642B8" w14:textId="77777777" w:rsidR="00E8089F" w:rsidRPr="007435EB" w:rsidRDefault="00E8089F" w:rsidP="00E8089F">
      <w:pPr>
        <w:rPr>
          <w:rtl/>
        </w:rPr>
      </w:pPr>
      <w:r w:rsidRPr="007435EB">
        <w:rPr>
          <w:rFonts w:ascii="Fb Fontext" w:hAnsi="Fb Fontext" w:hint="cs"/>
          <w:sz w:val="20"/>
          <w:rtl/>
        </w:rPr>
        <w:t>ושלש</w:t>
      </w:r>
      <w:r w:rsidRPr="007435EB">
        <w:rPr>
          <w:rFonts w:ascii="Fb Fontext" w:hAnsi="Fb Fontext"/>
          <w:sz w:val="20"/>
          <w:rtl/>
        </w:rPr>
        <w:t xml:space="preserve"> </w:t>
      </w:r>
      <w:r w:rsidRPr="007435EB">
        <w:rPr>
          <w:rFonts w:ascii="Fb Fontext" w:hAnsi="Fb Fontext" w:hint="cs"/>
          <w:sz w:val="20"/>
          <w:rtl/>
        </w:rPr>
        <w:t>ארצות</w:t>
      </w:r>
      <w:r w:rsidRPr="007435EB">
        <w:rPr>
          <w:rFonts w:ascii="Fb Fontext" w:hAnsi="Fb Fontext"/>
          <w:sz w:val="20"/>
          <w:rtl/>
        </w:rPr>
        <w:t xml:space="preserve"> </w:t>
      </w:r>
      <w:r w:rsidRPr="007435EB">
        <w:rPr>
          <w:rFonts w:ascii="Fb Fontext" w:hAnsi="Fb Fontext" w:hint="cs"/>
          <w:sz w:val="20"/>
          <w:rtl/>
        </w:rPr>
        <w:t>בכל</w:t>
      </w:r>
      <w:r w:rsidRPr="007435EB">
        <w:rPr>
          <w:rFonts w:ascii="Fb Fontext" w:hAnsi="Fb Fontext"/>
          <w:sz w:val="20"/>
          <w:rtl/>
        </w:rPr>
        <w:t xml:space="preserve"> </w:t>
      </w:r>
      <w:r w:rsidRPr="007435EB">
        <w:rPr>
          <w:rFonts w:ascii="Fb Fontext" w:hAnsi="Fb Fontext" w:hint="cs"/>
          <w:sz w:val="20"/>
          <w:rtl/>
        </w:rPr>
        <w:t>אחת</w:t>
      </w:r>
      <w:r w:rsidRPr="007435EB">
        <w:rPr>
          <w:rFonts w:ascii="Fb Fontext" w:hAnsi="Fb Fontext"/>
          <w:sz w:val="20"/>
          <w:rtl/>
        </w:rPr>
        <w:t xml:space="preserve"> </w:t>
      </w:r>
      <w:r w:rsidRPr="007435EB">
        <w:rPr>
          <w:rFonts w:ascii="Fb Fontext" w:hAnsi="Fb Fontext" w:hint="cs"/>
          <w:sz w:val="20"/>
          <w:rtl/>
        </w:rPr>
        <w:t>ואחת</w:t>
      </w:r>
      <w:r w:rsidRPr="007435EB">
        <w:rPr>
          <w:rFonts w:ascii="Fb Fontext" w:hAnsi="Fb Fontext"/>
          <w:sz w:val="20"/>
          <w:rtl/>
        </w:rPr>
        <w:t>.</w:t>
      </w:r>
    </w:p>
    <w:p w14:paraId="0E8A5F31" w14:textId="77777777" w:rsidR="00E8089F" w:rsidRPr="007435EB" w:rsidRDefault="00E8089F" w:rsidP="00E8089F">
      <w:pPr>
        <w:rPr>
          <w:rtl/>
        </w:rPr>
      </w:pPr>
      <w:r w:rsidRPr="00AC0CB1">
        <w:rPr>
          <w:rStyle w:val="af2"/>
          <w:rFonts w:hint="cs"/>
          <w:rtl/>
        </w:rPr>
        <w:t>'ולבהמתך</w:t>
      </w:r>
      <w:r w:rsidRPr="00AC0CB1">
        <w:rPr>
          <w:rStyle w:val="af2"/>
          <w:rtl/>
        </w:rPr>
        <w:t xml:space="preserve"> </w:t>
      </w:r>
      <w:r w:rsidRPr="00AC0CB1">
        <w:rPr>
          <w:rStyle w:val="af2"/>
          <w:rFonts w:hint="cs"/>
          <w:rtl/>
        </w:rPr>
        <w:t>ולחיה</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בארצך'</w:t>
      </w:r>
      <w:r w:rsidRPr="00AC0CB1">
        <w:rPr>
          <w:rStyle w:val="af2"/>
          <w:rtl/>
        </w:rPr>
        <w:t xml:space="preserve"> </w:t>
      </w:r>
      <w:r w:rsidRPr="007435EB">
        <w:rPr>
          <w:rFonts w:ascii="Fb Fontext" w:hAnsi="Fb Fontext" w:hint="cs"/>
          <w:rtl/>
        </w:rPr>
        <w:t>כל</w:t>
      </w:r>
      <w:r w:rsidRPr="007435EB">
        <w:rPr>
          <w:rFonts w:ascii="Fb Fontext" w:hAnsi="Fb Fontext"/>
          <w:rtl/>
        </w:rPr>
        <w:t xml:space="preserve"> </w:t>
      </w:r>
      <w:r w:rsidRPr="007435EB">
        <w:rPr>
          <w:rFonts w:ascii="Fb Fontext" w:hAnsi="Fb Fontext" w:hint="cs"/>
          <w:rtl/>
        </w:rPr>
        <w:t>זמן</w:t>
      </w:r>
      <w:r w:rsidRPr="007435EB">
        <w:rPr>
          <w:rFonts w:ascii="Fb Fontext" w:hAnsi="Fb Fontext"/>
          <w:rtl/>
        </w:rPr>
        <w:t xml:space="preserve"> </w:t>
      </w:r>
      <w:r w:rsidRPr="007435EB">
        <w:rPr>
          <w:rFonts w:ascii="Fb Fontext" w:hAnsi="Fb Fontext" w:hint="cs"/>
          <w:rtl/>
        </w:rPr>
        <w:t>שחיה</w:t>
      </w:r>
      <w:r w:rsidRPr="007435EB">
        <w:rPr>
          <w:rFonts w:ascii="Fb Fontext" w:hAnsi="Fb Fontext"/>
          <w:rtl/>
        </w:rPr>
        <w:t xml:space="preserve"> </w:t>
      </w:r>
      <w:r w:rsidRPr="007435EB">
        <w:rPr>
          <w:rFonts w:ascii="Fb Fontext" w:hAnsi="Fb Fontext" w:hint="cs"/>
          <w:rtl/>
        </w:rPr>
        <w:t>אוכלת</w:t>
      </w:r>
      <w:r w:rsidRPr="007435EB">
        <w:rPr>
          <w:rFonts w:ascii="Fb Fontext" w:hAnsi="Fb Fontext"/>
          <w:rtl/>
        </w:rPr>
        <w:t xml:space="preserve"> </w:t>
      </w:r>
      <w:r w:rsidRPr="007435EB">
        <w:rPr>
          <w:rFonts w:ascii="Fb Fontext" w:hAnsi="Fb Fontext" w:hint="cs"/>
          <w:rtl/>
        </w:rPr>
        <w:t>מן</w:t>
      </w:r>
      <w:r w:rsidRPr="007435EB">
        <w:rPr>
          <w:rFonts w:ascii="Fb Fontext" w:hAnsi="Fb Fontext"/>
          <w:rtl/>
        </w:rPr>
        <w:t xml:space="preserve"> </w:t>
      </w:r>
      <w:r w:rsidRPr="007435EB">
        <w:rPr>
          <w:rFonts w:ascii="Fb Fontext" w:hAnsi="Fb Fontext" w:hint="cs"/>
          <w:rtl/>
        </w:rPr>
        <w:t>השדה</w:t>
      </w:r>
      <w:r w:rsidRPr="007435EB">
        <w:rPr>
          <w:rFonts w:ascii="Fb Fontext" w:hAnsi="Fb Fontext"/>
          <w:rtl/>
        </w:rPr>
        <w:t xml:space="preserve"> - </w:t>
      </w:r>
      <w:r w:rsidRPr="007435EB">
        <w:rPr>
          <w:rFonts w:ascii="Fb Fontext" w:hAnsi="Fb Fontext" w:hint="cs"/>
          <w:rtl/>
        </w:rPr>
        <w:t>האכל</w:t>
      </w:r>
      <w:r w:rsidRPr="007435EB">
        <w:rPr>
          <w:rFonts w:ascii="Fb Fontext" w:hAnsi="Fb Fontext"/>
          <w:rtl/>
        </w:rPr>
        <w:t xml:space="preserve"> </w:t>
      </w:r>
      <w:r w:rsidRPr="007435EB">
        <w:rPr>
          <w:rFonts w:ascii="Fb Fontext" w:hAnsi="Fb Fontext" w:hint="cs"/>
          <w:rtl/>
        </w:rPr>
        <w:t>לבהמה</w:t>
      </w:r>
      <w:r w:rsidRPr="007435EB">
        <w:rPr>
          <w:rFonts w:ascii="Fb Fontext" w:hAnsi="Fb Fontext"/>
          <w:rtl/>
        </w:rPr>
        <w:t xml:space="preserve"> </w:t>
      </w:r>
      <w:r w:rsidRPr="007435EB">
        <w:rPr>
          <w:rFonts w:ascii="Fb Fontext" w:hAnsi="Fb Fontext" w:hint="cs"/>
          <w:rtl/>
        </w:rPr>
        <w:t>שבבית</w:t>
      </w:r>
      <w:r w:rsidRPr="007435EB">
        <w:rPr>
          <w:rFonts w:ascii="Fb Fontext" w:hAnsi="Fb Fontext"/>
          <w:rtl/>
        </w:rPr>
        <w:t>.</w:t>
      </w:r>
    </w:p>
    <w:p w14:paraId="6D72A62D" w14:textId="77777777" w:rsidR="00E8089F" w:rsidRPr="007435EB" w:rsidRDefault="00E8089F" w:rsidP="00E8089F">
      <w:pPr>
        <w:rPr>
          <w:rFonts w:cs="Guttman Vilna"/>
          <w:b/>
          <w:bCs/>
          <w:rtl/>
        </w:rPr>
      </w:pPr>
      <w:r w:rsidRPr="007435EB">
        <w:rPr>
          <w:rFonts w:hint="cs"/>
          <w:rtl/>
        </w:rPr>
        <w:t>כלה</w:t>
      </w:r>
      <w:r w:rsidRPr="007435EB">
        <w:rPr>
          <w:rtl/>
        </w:rPr>
        <w:t xml:space="preserve"> </w:t>
      </w:r>
      <w:r w:rsidRPr="007435EB">
        <w:rPr>
          <w:rFonts w:hint="cs"/>
          <w:rtl/>
        </w:rPr>
        <w:t>לחיה</w:t>
      </w:r>
      <w:r w:rsidRPr="007435EB">
        <w:rPr>
          <w:rtl/>
        </w:rPr>
        <w:t xml:space="preserve"> </w:t>
      </w:r>
      <w:r w:rsidRPr="007435EB">
        <w:rPr>
          <w:rFonts w:hint="cs"/>
          <w:rtl/>
        </w:rPr>
        <w:t>אשר</w:t>
      </w:r>
      <w:r w:rsidRPr="007435EB">
        <w:rPr>
          <w:rtl/>
        </w:rPr>
        <w:t xml:space="preserve"> </w:t>
      </w:r>
      <w:r w:rsidRPr="007435EB">
        <w:rPr>
          <w:rFonts w:hint="cs"/>
          <w:rtl/>
        </w:rPr>
        <w:t>בשדה</w:t>
      </w:r>
      <w:r w:rsidRPr="007435EB">
        <w:rPr>
          <w:rtl/>
        </w:rPr>
        <w:t xml:space="preserve"> - </w:t>
      </w:r>
      <w:r w:rsidRPr="007435EB">
        <w:rPr>
          <w:rFonts w:hint="cs"/>
          <w:rtl/>
        </w:rPr>
        <w:t>כלה</w:t>
      </w:r>
      <w:r w:rsidRPr="007435EB">
        <w:rPr>
          <w:rtl/>
        </w:rPr>
        <w:t xml:space="preserve"> </w:t>
      </w:r>
      <w:r w:rsidRPr="007435EB">
        <w:rPr>
          <w:rFonts w:hint="cs"/>
          <w:rtl/>
        </w:rPr>
        <w:t>לבהמתך</w:t>
      </w:r>
      <w:r w:rsidRPr="007435EB">
        <w:rPr>
          <w:rtl/>
        </w:rPr>
        <w:t xml:space="preserve"> </w:t>
      </w:r>
      <w:r w:rsidRPr="007435EB">
        <w:rPr>
          <w:rFonts w:hint="cs"/>
          <w:rtl/>
        </w:rPr>
        <w:t>מן</w:t>
      </w:r>
      <w:r w:rsidRPr="007435EB">
        <w:rPr>
          <w:rtl/>
        </w:rPr>
        <w:t xml:space="preserve"> </w:t>
      </w:r>
      <w:r w:rsidRPr="007435EB">
        <w:rPr>
          <w:rFonts w:hint="cs"/>
          <w:rtl/>
        </w:rPr>
        <w:t>הבית</w:t>
      </w:r>
      <w:r w:rsidRPr="007435EB">
        <w:rPr>
          <w:rtl/>
        </w:rPr>
        <w:t>.</w:t>
      </w:r>
    </w:p>
    <w:p w14:paraId="625E0235" w14:textId="77777777" w:rsidR="00E8089F" w:rsidRPr="007435EB" w:rsidRDefault="00E8089F" w:rsidP="00E8089F">
      <w:pPr>
        <w:rPr>
          <w:rtl/>
        </w:rPr>
      </w:pPr>
      <w:r w:rsidRPr="007435EB">
        <w:rPr>
          <w:rFonts w:hint="cs"/>
          <w:rtl/>
        </w:rPr>
        <w:t>וגמירי</w:t>
      </w:r>
      <w:r w:rsidRPr="007435EB">
        <w:rPr>
          <w:rtl/>
        </w:rPr>
        <w:t xml:space="preserve"> </w:t>
      </w:r>
      <w:r w:rsidRPr="007435EB">
        <w:rPr>
          <w:rFonts w:hint="cs"/>
          <w:rtl/>
        </w:rPr>
        <w:t>דאין</w:t>
      </w:r>
      <w:r w:rsidRPr="007435EB">
        <w:rPr>
          <w:rtl/>
        </w:rPr>
        <w:t xml:space="preserve"> </w:t>
      </w:r>
      <w:r w:rsidRPr="007435EB">
        <w:rPr>
          <w:rFonts w:hint="cs"/>
          <w:rtl/>
        </w:rPr>
        <w:t>חיה</w:t>
      </w:r>
      <w:r w:rsidRPr="007435EB">
        <w:rPr>
          <w:rtl/>
        </w:rPr>
        <w:t xml:space="preserve"> </w:t>
      </w:r>
      <w:r w:rsidRPr="007435EB">
        <w:rPr>
          <w:rFonts w:hint="cs"/>
          <w:rtl/>
        </w:rPr>
        <w:t>שביהודה</w:t>
      </w:r>
      <w:r w:rsidRPr="007435EB">
        <w:rPr>
          <w:rtl/>
        </w:rPr>
        <w:t xml:space="preserve"> </w:t>
      </w:r>
      <w:r w:rsidRPr="007435EB">
        <w:rPr>
          <w:rFonts w:hint="cs"/>
          <w:rtl/>
        </w:rPr>
        <w:t>גדילה</w:t>
      </w:r>
      <w:r w:rsidRPr="007435EB">
        <w:rPr>
          <w:rtl/>
        </w:rPr>
        <w:t xml:space="preserve"> </w:t>
      </w:r>
      <w:r w:rsidRPr="007435EB">
        <w:rPr>
          <w:rFonts w:hint="cs"/>
          <w:rtl/>
        </w:rPr>
        <w:t>על</w:t>
      </w:r>
      <w:r w:rsidRPr="007435EB">
        <w:rPr>
          <w:rtl/>
        </w:rPr>
        <w:t xml:space="preserve"> </w:t>
      </w:r>
      <w:r w:rsidRPr="007435EB">
        <w:rPr>
          <w:rFonts w:hint="cs"/>
          <w:rtl/>
        </w:rPr>
        <w:t>פירות</w:t>
      </w:r>
      <w:r w:rsidRPr="007435EB">
        <w:rPr>
          <w:rtl/>
        </w:rPr>
        <w:t xml:space="preserve"> </w:t>
      </w:r>
      <w:r w:rsidRPr="007435EB">
        <w:rPr>
          <w:rFonts w:hint="cs"/>
          <w:rtl/>
        </w:rPr>
        <w:t>שבגליל</w:t>
      </w:r>
      <w:r w:rsidRPr="007435EB">
        <w:rPr>
          <w:rtl/>
        </w:rPr>
        <w:t xml:space="preserve">, </w:t>
      </w:r>
      <w:r w:rsidRPr="007435EB">
        <w:rPr>
          <w:rFonts w:hint="cs"/>
          <w:rtl/>
        </w:rPr>
        <w:t>ואין</w:t>
      </w:r>
      <w:r w:rsidRPr="007435EB">
        <w:rPr>
          <w:rtl/>
        </w:rPr>
        <w:t xml:space="preserve"> </w:t>
      </w:r>
      <w:r w:rsidRPr="007435EB">
        <w:rPr>
          <w:rFonts w:hint="cs"/>
          <w:rtl/>
        </w:rPr>
        <w:t>חיה</w:t>
      </w:r>
      <w:r w:rsidRPr="007435EB">
        <w:rPr>
          <w:rtl/>
        </w:rPr>
        <w:t xml:space="preserve"> </w:t>
      </w:r>
      <w:r w:rsidRPr="007435EB">
        <w:rPr>
          <w:rFonts w:hint="cs"/>
          <w:rtl/>
        </w:rPr>
        <w:t>שבגליל</w:t>
      </w:r>
      <w:r w:rsidRPr="007435EB">
        <w:rPr>
          <w:rtl/>
        </w:rPr>
        <w:t xml:space="preserve"> </w:t>
      </w:r>
      <w:r w:rsidRPr="007435EB">
        <w:rPr>
          <w:rFonts w:hint="cs"/>
          <w:rtl/>
        </w:rPr>
        <w:t>גדילה</w:t>
      </w:r>
      <w:r w:rsidRPr="007435EB">
        <w:rPr>
          <w:rtl/>
        </w:rPr>
        <w:t xml:space="preserve"> </w:t>
      </w:r>
      <w:r w:rsidRPr="007435EB">
        <w:rPr>
          <w:rFonts w:hint="cs"/>
          <w:rtl/>
        </w:rPr>
        <w:t>על</w:t>
      </w:r>
      <w:r w:rsidRPr="007435EB">
        <w:rPr>
          <w:rtl/>
        </w:rPr>
        <w:t xml:space="preserve"> </w:t>
      </w:r>
      <w:r w:rsidRPr="007435EB">
        <w:rPr>
          <w:rFonts w:hint="cs"/>
          <w:rtl/>
        </w:rPr>
        <w:t>פירות</w:t>
      </w:r>
      <w:r w:rsidRPr="007435EB">
        <w:rPr>
          <w:rtl/>
        </w:rPr>
        <w:t xml:space="preserve"> </w:t>
      </w:r>
      <w:r w:rsidRPr="007435EB">
        <w:rPr>
          <w:rFonts w:hint="cs"/>
          <w:rtl/>
        </w:rPr>
        <w:t>שביהודה</w:t>
      </w:r>
      <w:r w:rsidRPr="007435EB">
        <w:rPr>
          <w:rtl/>
        </w:rPr>
        <w:t>.</w:t>
      </w:r>
    </w:p>
    <w:p w14:paraId="4B87A0D1" w14:textId="1FDF757E" w:rsidR="00E8089F" w:rsidRPr="007435EB" w:rsidRDefault="00F47631" w:rsidP="00F47631">
      <w:pPr>
        <w:pStyle w:val="affd"/>
        <w:rPr>
          <w:bCs/>
          <w:rtl/>
        </w:rPr>
      </w:pPr>
      <w:r>
        <w:rPr>
          <w:rFonts w:hint="cs"/>
          <w:rtl/>
        </w:rPr>
        <w:t>***</w:t>
      </w:r>
    </w:p>
    <w:p w14:paraId="2D314B8B" w14:textId="0AEA07B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פירות</w:t>
      </w:r>
      <w:r w:rsidR="00E8089F" w:rsidRPr="007435EB">
        <w:rPr>
          <w:rFonts w:ascii="Fb Fontext" w:hAnsi="Fb Fontext"/>
          <w:rtl/>
        </w:rPr>
        <w:t xml:space="preserve"> </w:t>
      </w:r>
      <w:r w:rsidR="00E8089F" w:rsidRPr="007435EB">
        <w:rPr>
          <w:rFonts w:ascii="Fb Fontext" w:hAnsi="Fb Fontext" w:hint="cs"/>
          <w:rtl/>
        </w:rPr>
        <w:t>שיצאו</w:t>
      </w:r>
      <w:r w:rsidR="00E8089F" w:rsidRPr="007435EB">
        <w:rPr>
          <w:rFonts w:ascii="Fb Fontext" w:hAnsi="Fb Fontext"/>
          <w:rtl/>
        </w:rPr>
        <w:t xml:space="preserve"> </w:t>
      </w:r>
      <w:r w:rsidR="00E8089F" w:rsidRPr="007435EB">
        <w:rPr>
          <w:rFonts w:ascii="Fb Fontext" w:hAnsi="Fb Fontext" w:hint="cs"/>
          <w:rtl/>
        </w:rPr>
        <w:t>מארץ</w:t>
      </w:r>
      <w:r w:rsidR="00E8089F" w:rsidRPr="007435EB">
        <w:rPr>
          <w:rFonts w:ascii="Fb Fontext" w:hAnsi="Fb Fontext"/>
          <w:rtl/>
        </w:rPr>
        <w:t xml:space="preserve"> </w:t>
      </w:r>
      <w:r w:rsidR="00E8089F" w:rsidRPr="007435EB">
        <w:rPr>
          <w:rFonts w:ascii="Fb Fontext" w:hAnsi="Fb Fontext" w:hint="cs"/>
          <w:rtl/>
        </w:rPr>
        <w:t>ישראל</w:t>
      </w:r>
      <w:r w:rsidR="00E8089F" w:rsidRPr="007435EB">
        <w:rPr>
          <w:rFonts w:ascii="Fb Fontext" w:hAnsi="Fb Fontext"/>
          <w:rtl/>
        </w:rPr>
        <w:t xml:space="preserve"> </w:t>
      </w:r>
      <w:r w:rsidR="00E8089F" w:rsidRPr="007435EB">
        <w:rPr>
          <w:rFonts w:ascii="Fb Fontext" w:hAnsi="Fb Fontext" w:hint="cs"/>
          <w:rtl/>
        </w:rPr>
        <w:t>לחוצה</w:t>
      </w:r>
      <w:r w:rsidR="00E8089F" w:rsidRPr="007435EB">
        <w:rPr>
          <w:rFonts w:ascii="Fb Fontext" w:hAnsi="Fb Fontext"/>
          <w:rtl/>
        </w:rPr>
        <w:t xml:space="preserve"> </w:t>
      </w:r>
      <w:r w:rsidR="00E8089F" w:rsidRPr="007435EB">
        <w:rPr>
          <w:rFonts w:ascii="Fb Fontext" w:hAnsi="Fb Fontext" w:hint="cs"/>
          <w:rtl/>
        </w:rPr>
        <w:t>לארץ</w:t>
      </w:r>
      <w:r w:rsidR="00E8089F" w:rsidRPr="007435EB">
        <w:rPr>
          <w:rFonts w:ascii="Fb Fontext" w:hAnsi="Fb Fontext"/>
          <w:rtl/>
        </w:rPr>
        <w:t xml:space="preserve"> - </w:t>
      </w:r>
      <w:r w:rsidR="00E8089F" w:rsidRPr="007435EB">
        <w:rPr>
          <w:rFonts w:ascii="Fb Fontext" w:hAnsi="Fb Fontext" w:hint="cs"/>
          <w:rtl/>
        </w:rPr>
        <w:t>מתבערין</w:t>
      </w:r>
      <w:r w:rsidR="00E8089F" w:rsidRPr="007435EB">
        <w:rPr>
          <w:rFonts w:ascii="Fb Fontext" w:hAnsi="Fb Fontext"/>
          <w:rtl/>
        </w:rPr>
        <w:t xml:space="preserve"> </w:t>
      </w:r>
      <w:r w:rsidR="00E8089F" w:rsidRPr="007435EB">
        <w:rPr>
          <w:rFonts w:ascii="Fb Fontext" w:hAnsi="Fb Fontext" w:hint="cs"/>
          <w:rtl/>
        </w:rPr>
        <w:t>בכל</w:t>
      </w:r>
      <w:r w:rsidR="00E8089F" w:rsidRPr="007435EB">
        <w:rPr>
          <w:rFonts w:ascii="Fb Fontext" w:hAnsi="Fb Fontext"/>
          <w:rtl/>
        </w:rPr>
        <w:t xml:space="preserve"> </w:t>
      </w:r>
      <w:r w:rsidR="00E8089F" w:rsidRPr="007435EB">
        <w:rPr>
          <w:rFonts w:ascii="Fb Fontext" w:hAnsi="Fb Fontext" w:hint="cs"/>
          <w:rtl/>
        </w:rPr>
        <w:t>מקום</w:t>
      </w:r>
      <w:r w:rsidR="00E8089F" w:rsidRPr="007435EB">
        <w:rPr>
          <w:rFonts w:ascii="Fb Fontext" w:hAnsi="Fb Fontext"/>
          <w:rtl/>
        </w:rPr>
        <w:t xml:space="preserve"> </w:t>
      </w:r>
      <w:r w:rsidR="00E8089F" w:rsidRPr="007435EB">
        <w:rPr>
          <w:rFonts w:ascii="Fb Fontext" w:hAnsi="Fb Fontext" w:hint="cs"/>
          <w:rtl/>
        </w:rPr>
        <w:t>שהן</w:t>
      </w:r>
      <w:r w:rsidR="00E8089F" w:rsidRPr="007435EB">
        <w:rPr>
          <w:rFonts w:ascii="Fb Fontext" w:hAnsi="Fb Fontext"/>
          <w:rtl/>
        </w:rPr>
        <w:t>.</w:t>
      </w:r>
    </w:p>
    <w:p w14:paraId="572BD043" w14:textId="77777777" w:rsidR="00E8089F" w:rsidRPr="007435EB" w:rsidRDefault="00E8089F" w:rsidP="00E8089F">
      <w:pPr>
        <w:rPr>
          <w:rtl/>
        </w:rPr>
      </w:pPr>
      <w:r>
        <w:rPr>
          <w:rStyle w:val="affffd"/>
          <w:rFonts w:ascii="Fb Fontext" w:hAnsi="Fb Fontext" w:hint="cs"/>
          <w:sz w:val="20"/>
          <w:rtl/>
          <w:rPrChange w:id="9691" w:author="מנוע אמוראים" w:date="2026-10-05T16:42:03Z">
            <w:rPr>
              <w:rFonts w:ascii="Fb Fontext" w:hAnsi="Fb Fontext" w:hint="cs"/>
              <w:sz w:val="20"/>
              <w:rtl/>
            </w:rPr>
          </w:rPrChange>
        </w:rPr>
        <w:t xml:space="preserve">רשב</w:t>
      </w:r>
      <w:r>
        <w:rPr>
          <w:rStyle w:val="affffd"/>
          <w:rFonts w:ascii="Fb Fontext" w:hAnsi="Fb Fontext"/>
          <w:sz w:val="20"/>
          <w:rtl/>
          <w:rPrChange w:id="9692" w:author="מנוע אמוראים" w:date="2026-10-05T16:42:03Z">
            <w:rPr>
              <w:rFonts w:ascii="Fb Fontext" w:hAnsi="Fb Fontext"/>
              <w:sz w:val="20"/>
              <w:rtl/>
            </w:rPr>
          </w:rPrChange>
        </w:rPr>
        <w:t xml:space="preserve">"</w:t>
      </w:r>
      <w:r>
        <w:rPr>
          <w:rStyle w:val="affffd"/>
          <w:rFonts w:ascii="Fb Fontext" w:hAnsi="Fb Fontext" w:hint="cs"/>
          <w:sz w:val="20"/>
          <w:rtl/>
          <w:rPrChange w:id="9693" w:author="מנוע אמוראים" w:date="2026-10-05T16:42:03Z">
            <w:rPr>
              <w:rFonts w:ascii="Fb Fontext" w:hAnsi="Fb Fontext" w:hint="cs"/>
              <w:sz w:val="20"/>
              <w:rtl/>
            </w:rPr>
          </w:rPrChange>
        </w:rPr>
        <w:t xml:space="preserve">א</w:t>
      </w:r>
      <w:r w:rsidRPr="007435EB">
        <w:rPr>
          <w:rFonts w:ascii="Fb Fontext" w:hAnsi="Fb Fontext"/>
          <w:sz w:val="20"/>
          <w:rtl/>
        </w:rPr>
        <w:t xml:space="preserve">: </w:t>
      </w:r>
      <w:r w:rsidRPr="007435EB">
        <w:rPr>
          <w:rFonts w:ascii="Fb Fontext" w:hAnsi="Fb Fontext" w:hint="cs"/>
          <w:sz w:val="20"/>
          <w:rtl/>
        </w:rPr>
        <w:t>יחזרו</w:t>
      </w:r>
      <w:r w:rsidRPr="007435EB">
        <w:rPr>
          <w:rFonts w:ascii="Fb Fontext" w:hAnsi="Fb Fontext"/>
          <w:sz w:val="20"/>
          <w:rtl/>
        </w:rPr>
        <w:t xml:space="preserve"> </w:t>
      </w:r>
      <w:r w:rsidRPr="007435EB">
        <w:rPr>
          <w:rFonts w:ascii="Fb Fontext" w:hAnsi="Fb Fontext" w:hint="cs"/>
          <w:sz w:val="20"/>
          <w:rtl/>
        </w:rPr>
        <w:t>למקומן</w:t>
      </w:r>
      <w:r w:rsidRPr="007435EB">
        <w:rPr>
          <w:rFonts w:ascii="Fb Fontext" w:hAnsi="Fb Fontext"/>
          <w:sz w:val="20"/>
          <w:rtl/>
        </w:rPr>
        <w:t xml:space="preserve"> </w:t>
      </w:r>
      <w:r w:rsidRPr="007435EB">
        <w:rPr>
          <w:rFonts w:ascii="Fb Fontext" w:hAnsi="Fb Fontext" w:hint="cs"/>
          <w:sz w:val="20"/>
          <w:rtl/>
        </w:rPr>
        <w:t>ויתבערו</w:t>
      </w:r>
      <w:r w:rsidRPr="007435EB">
        <w:rPr>
          <w:rFonts w:ascii="Fb Fontext" w:hAnsi="Fb Fontext"/>
          <w:sz w:val="20"/>
          <w:rtl/>
        </w:rPr>
        <w:t>,</w:t>
      </w:r>
      <w:r w:rsidRPr="00AC0CB1">
        <w:rPr>
          <w:rStyle w:val="af2"/>
          <w:rtl/>
        </w:rPr>
        <w:t xml:space="preserve"> </w:t>
      </w:r>
      <w:r w:rsidRPr="00AC0CB1">
        <w:rPr>
          <w:rStyle w:val="af2"/>
          <w:rFonts w:hint="cs"/>
          <w:rtl/>
        </w:rPr>
        <w:t xml:space="preserve">'בארצך' </w:t>
      </w:r>
      <w:r w:rsidRPr="007435EB">
        <w:rPr>
          <w:rFonts w:ascii="Fb Fontext" w:hAnsi="Fb Fontext"/>
          <w:sz w:val="20"/>
          <w:rtl/>
        </w:rPr>
        <w:t xml:space="preserve">- </w:t>
      </w:r>
      <w:r w:rsidRPr="007435EB">
        <w:rPr>
          <w:rFonts w:ascii="Fb Fontext" w:hAnsi="Fb Fontext" w:hint="cs"/>
          <w:sz w:val="20"/>
          <w:rtl/>
        </w:rPr>
        <w:t>קרי</w:t>
      </w:r>
      <w:r w:rsidRPr="007435EB">
        <w:rPr>
          <w:rFonts w:ascii="Fb Fontext" w:hAnsi="Fb Fontext"/>
          <w:sz w:val="20"/>
          <w:rtl/>
        </w:rPr>
        <w:t xml:space="preserve"> </w:t>
      </w:r>
      <w:r w:rsidRPr="007435EB">
        <w:rPr>
          <w:rFonts w:ascii="Fb Fontext" w:hAnsi="Fb Fontext" w:hint="cs"/>
          <w:sz w:val="20"/>
          <w:rtl/>
        </w:rPr>
        <w:t>ביה</w:t>
      </w:r>
      <w:r w:rsidRPr="007435EB">
        <w:rPr>
          <w:rFonts w:ascii="Fb Fontext" w:hAnsi="Fb Fontext"/>
          <w:sz w:val="20"/>
          <w:rtl/>
        </w:rPr>
        <w:t xml:space="preserve"> </w:t>
      </w:r>
      <w:r w:rsidRPr="007435EB">
        <w:rPr>
          <w:rFonts w:ascii="Fb Fontext" w:hAnsi="Fb Fontext" w:hint="cs"/>
          <w:sz w:val="20"/>
          <w:rtl/>
        </w:rPr>
        <w:t>בארץ</w:t>
      </w:r>
      <w:r w:rsidRPr="007435EB">
        <w:rPr>
          <w:rFonts w:ascii="Fb Fontext" w:hAnsi="Fb Fontext"/>
          <w:sz w:val="20"/>
          <w:rtl/>
        </w:rPr>
        <w:t xml:space="preserve">, </w:t>
      </w:r>
      <w:r w:rsidRPr="007435EB">
        <w:rPr>
          <w:rFonts w:ascii="Fb Fontext" w:hAnsi="Fb Fontext" w:hint="cs"/>
          <w:sz w:val="20"/>
          <w:rtl/>
        </w:rPr>
        <w:t>בארצך, א</w:t>
      </w:r>
      <w:r w:rsidRPr="007435EB">
        <w:rPr>
          <w:rFonts w:ascii="Fb Fontext" w:hAnsi="Fb Fontext"/>
          <w:sz w:val="20"/>
          <w:rtl/>
        </w:rPr>
        <w:t>"</w:t>
      </w:r>
      <w:r w:rsidRPr="007435EB">
        <w:rPr>
          <w:rFonts w:ascii="Fb Fontext" w:hAnsi="Fb Fontext" w:hint="cs"/>
          <w:sz w:val="20"/>
          <w:rtl/>
        </w:rPr>
        <w:t>נ</w:t>
      </w:r>
      <w:r w:rsidRPr="007435EB">
        <w:rPr>
          <w:rFonts w:ascii="Fb Fontext" w:hAnsi="Fb Fontext"/>
          <w:sz w:val="20"/>
          <w:rtl/>
        </w:rPr>
        <w:t xml:space="preserve"> </w:t>
      </w:r>
      <w:r w:rsidRPr="007435EB">
        <w:rPr>
          <w:rFonts w:ascii="Fb Fontext" w:hAnsi="Fb Fontext" w:hint="cs"/>
          <w:sz w:val="20"/>
          <w:rtl/>
        </w:rPr>
        <w:t>מאשר</w:t>
      </w:r>
      <w:r w:rsidRPr="007435EB">
        <w:rPr>
          <w:rFonts w:ascii="Fb Fontext" w:hAnsi="Fb Fontext"/>
          <w:sz w:val="20"/>
          <w:rtl/>
        </w:rPr>
        <w:t xml:space="preserve"> </w:t>
      </w:r>
      <w:r w:rsidRPr="007435EB">
        <w:rPr>
          <w:rFonts w:ascii="Fb Fontext" w:hAnsi="Fb Fontext" w:hint="cs"/>
          <w:sz w:val="20"/>
          <w:rtl/>
        </w:rPr>
        <w:t>בארצך</w:t>
      </w:r>
      <w:r w:rsidRPr="007435EB">
        <w:rPr>
          <w:rFonts w:ascii="Fb Fontext" w:hAnsi="Fb Fontext"/>
          <w:sz w:val="20"/>
          <w:rtl/>
        </w:rPr>
        <w:t>.</w:t>
      </w:r>
    </w:p>
    <w:p w14:paraId="46E18018" w14:textId="77777777" w:rsidR="00E8089F" w:rsidRPr="007435EB" w:rsidRDefault="00E8089F" w:rsidP="00E8089F">
      <w:pPr>
        <w:rPr>
          <w:rtl/>
        </w:rPr>
      </w:pPr>
      <w:r w:rsidRPr="007435EB">
        <w:rPr>
          <w:rFonts w:ascii="Fb Fontext" w:hAnsi="Fb Fontext" w:hint="cs"/>
          <w:rtl/>
        </w:rPr>
        <w:t>רב</w:t>
      </w:r>
      <w:r w:rsidRPr="007435EB">
        <w:rPr>
          <w:rFonts w:ascii="Fb Fontext" w:hAnsi="Fb Fontext"/>
          <w:rtl/>
        </w:rPr>
        <w:t xml:space="preserve"> </w:t>
      </w:r>
      <w:r w:rsidRPr="007435EB">
        <w:rPr>
          <w:rFonts w:ascii="Fb Fontext" w:hAnsi="Fb Fontext" w:hint="cs"/>
          <w:rtl/>
        </w:rPr>
        <w:t>ספרא</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 xml:space="preserve"> </w:t>
      </w:r>
      <w:r w:rsidRPr="007435EB">
        <w:rPr>
          <w:rFonts w:ascii="Fb Fontext" w:hAnsi="Fb Fontext" w:hint="cs"/>
          <w:rtl/>
        </w:rPr>
        <w:t>מארץ</w:t>
      </w:r>
      <w:r w:rsidRPr="007435EB">
        <w:rPr>
          <w:rFonts w:ascii="Fb Fontext" w:hAnsi="Fb Fontext"/>
          <w:rtl/>
        </w:rPr>
        <w:t xml:space="preserve"> </w:t>
      </w:r>
      <w:r w:rsidRPr="007435EB">
        <w:rPr>
          <w:rFonts w:ascii="Fb Fontext" w:hAnsi="Fb Fontext" w:hint="cs"/>
          <w:rtl/>
        </w:rPr>
        <w:t>ישראל</w:t>
      </w:r>
      <w:r w:rsidRPr="007435EB">
        <w:rPr>
          <w:rFonts w:ascii="Fb Fontext" w:hAnsi="Fb Fontext"/>
          <w:rtl/>
        </w:rPr>
        <w:t xml:space="preserve"> </w:t>
      </w:r>
      <w:r w:rsidRPr="007435EB">
        <w:rPr>
          <w:rFonts w:ascii="Fb Fontext" w:hAnsi="Fb Fontext" w:hint="cs"/>
          <w:rtl/>
        </w:rPr>
        <w:t>לחוצה</w:t>
      </w:r>
      <w:r w:rsidRPr="007435EB">
        <w:rPr>
          <w:rFonts w:ascii="Fb Fontext" w:hAnsi="Fb Fontext"/>
          <w:rtl/>
        </w:rPr>
        <w:t xml:space="preserve"> </w:t>
      </w:r>
      <w:r w:rsidRPr="007435EB">
        <w:rPr>
          <w:rFonts w:ascii="Fb Fontext" w:hAnsi="Fb Fontext" w:hint="cs"/>
          <w:rtl/>
        </w:rPr>
        <w:t>לארץ</w:t>
      </w:r>
      <w:r w:rsidRPr="007435EB">
        <w:rPr>
          <w:rFonts w:ascii="Fb Fontext" w:hAnsi="Fb Fontext"/>
          <w:rtl/>
        </w:rPr>
        <w:t xml:space="preserve">, </w:t>
      </w:r>
      <w:r w:rsidRPr="007435EB">
        <w:rPr>
          <w:rFonts w:ascii="Fb Fontext" w:hAnsi="Fb Fontext" w:hint="cs"/>
          <w:rtl/>
        </w:rPr>
        <w:t>הוה</w:t>
      </w:r>
      <w:r w:rsidRPr="007435EB">
        <w:rPr>
          <w:rFonts w:ascii="Fb Fontext" w:hAnsi="Fb Fontext"/>
          <w:rtl/>
        </w:rPr>
        <w:t xml:space="preserve"> </w:t>
      </w:r>
      <w:r w:rsidRPr="007435EB">
        <w:rPr>
          <w:rFonts w:ascii="Fb Fontext" w:hAnsi="Fb Fontext" w:hint="cs"/>
          <w:rtl/>
        </w:rPr>
        <w:t>בהדיה</w:t>
      </w:r>
      <w:r w:rsidRPr="007435EB">
        <w:rPr>
          <w:rFonts w:ascii="Fb Fontext" w:hAnsi="Fb Fontext"/>
          <w:rtl/>
        </w:rPr>
        <w:t xml:space="preserve"> </w:t>
      </w:r>
      <w:r w:rsidRPr="007435EB">
        <w:rPr>
          <w:rFonts w:ascii="Fb Fontext" w:hAnsi="Fb Fontext" w:hint="cs"/>
          <w:rtl/>
        </w:rPr>
        <w:t>גרבא</w:t>
      </w:r>
      <w:r w:rsidRPr="007435EB">
        <w:rPr>
          <w:rFonts w:ascii="Fb Fontext" w:hAnsi="Fb Fontext"/>
          <w:rtl/>
        </w:rPr>
        <w:t xml:space="preserve"> </w:t>
      </w:r>
      <w:r w:rsidRPr="007435EB">
        <w:rPr>
          <w:rFonts w:ascii="Fb Fontext" w:hAnsi="Fb Fontext" w:hint="cs"/>
          <w:rtl/>
        </w:rPr>
        <w:t>דחמרא</w:t>
      </w:r>
      <w:r w:rsidRPr="007435EB">
        <w:rPr>
          <w:rFonts w:ascii="Fb Fontext" w:hAnsi="Fb Fontext"/>
          <w:rtl/>
        </w:rPr>
        <w:t xml:space="preserve"> </w:t>
      </w:r>
      <w:r w:rsidRPr="007435EB">
        <w:rPr>
          <w:rFonts w:ascii="Fb Fontext" w:hAnsi="Fb Fontext" w:hint="cs"/>
          <w:rtl/>
        </w:rPr>
        <w:t>דשביעית</w:t>
      </w:r>
      <w:r w:rsidRPr="007435EB">
        <w:rPr>
          <w:rFonts w:ascii="Fb Fontext" w:hAnsi="Fb Fontext"/>
          <w:rtl/>
        </w:rPr>
        <w:t>.</w:t>
      </w:r>
    </w:p>
    <w:p w14:paraId="53FBE5D2" w14:textId="77777777" w:rsidR="00E8089F" w:rsidRPr="007435EB" w:rsidRDefault="00E8089F" w:rsidP="00E8089F">
      <w:pPr>
        <w:rPr>
          <w:rtl/>
        </w:rPr>
      </w:pPr>
      <w:r w:rsidRPr="007435EB">
        <w:rPr>
          <w:rFonts w:hint="cs"/>
          <w:rtl/>
        </w:rPr>
        <w:t>לוו</w:t>
      </w:r>
      <w:r w:rsidRPr="007435EB">
        <w:rPr>
          <w:rtl/>
        </w:rPr>
        <w:t xml:space="preserve"> </w:t>
      </w:r>
      <w:r w:rsidRPr="007435EB">
        <w:rPr>
          <w:rFonts w:hint="cs"/>
          <w:rtl/>
        </w:rPr>
        <w:t>בהדיה</w:t>
      </w:r>
      <w:r w:rsidRPr="007435EB">
        <w:rPr>
          <w:rtl/>
        </w:rPr>
        <w:t xml:space="preserve"> </w:t>
      </w:r>
      <w:r>
        <w:rPr>
          <w:rStyle w:val="affffd"/>
          <w:rFonts w:hint="cs"/>
          <w:rtl/>
          <w:rPrChange w:id="9694" w:author="מנוע אמוראים" w:date="2026-10-05T16:42:03Z">
            <w:rPr>
              <w:rFonts w:hint="cs"/>
              <w:rtl/>
            </w:rPr>
          </w:rPrChange>
        </w:rPr>
        <w:t xml:space="preserve">רהבדר</w:t>
      </w:r>
      <w:r>
        <w:rPr>
          <w:rStyle w:val="affffd"/>
          <w:rtl/>
          <w:rPrChange w:id="9695" w:author="מנוע אמוראים" w:date="2026-10-05T16:42:03Z">
            <w:rPr>
              <w:rtl/>
            </w:rPr>
          </w:rPrChange>
        </w:rPr>
        <w:t xml:space="preserve">"</w:t>
      </w:r>
      <w:r>
        <w:rPr>
          <w:rStyle w:val="affffd"/>
          <w:rFonts w:hint="cs"/>
          <w:rtl/>
          <w:rPrChange w:id="9696" w:author="מנוע אמוראים" w:date="2026-10-05T16:42:03Z">
            <w:rPr>
              <w:rFonts w:hint="cs"/>
              <w:rtl/>
            </w:rPr>
          </w:rPrChange>
        </w:rPr>
        <w:t xml:space="preserve">א</w:t>
      </w:r>
      <w:r>
        <w:rPr>
          <w:rFonts w:hint="cs"/>
          <w:rtl/>
        </w:rPr>
        <w:t xml:space="preserve"> </w:t>
      </w:r>
      <w:r>
        <w:rPr>
          <w:rStyle w:val="affffd"/>
          <w:rFonts w:hint="cs"/>
          <w:rtl/>
          <w:rPrChange w:id="9697" w:author="מנוע אמוראים" w:date="2026-10-05T16:42:03Z">
            <w:rPr>
              <w:rFonts w:hint="cs"/>
              <w:rtl/>
            </w:rPr>
          </w:rPrChange>
        </w:rPr>
        <w:t xml:space="preserve">ור</w:t>
      </w:r>
      <w:r>
        <w:rPr>
          <w:rStyle w:val="affffd"/>
          <w:rtl/>
          <w:rPrChange w:id="9698" w:author="מנוע אמוראים" w:date="2026-10-05T16:42:03Z">
            <w:rPr>
              <w:rtl/>
            </w:rPr>
          </w:rPrChange>
        </w:rPr>
        <w:t xml:space="preserve">"</w:t>
      </w:r>
      <w:r>
        <w:rPr>
          <w:rStyle w:val="affffd"/>
          <w:rFonts w:hint="cs"/>
          <w:rtl/>
          <w:rPrChange w:id="9699" w:author="מנוע אמוראים" w:date="2026-10-05T16:42:03Z">
            <w:rPr>
              <w:rFonts w:hint="cs"/>
              <w:rtl/>
            </w:rPr>
          </w:rPrChange>
        </w:rPr>
        <w:t xml:space="preserve">כ</w:t>
      </w:r>
      <w:r>
        <w:rPr>
          <w:rFonts w:hint="cs"/>
          <w:rtl/>
        </w:rPr>
        <w:t xml:space="preserve"> ושאלם אי יש ששמע </w:t>
      </w:r>
      <w:r>
        <w:rPr>
          <w:rStyle w:val="affffd"/>
          <w:rFonts w:hint="cs"/>
          <w:rtl/>
          <w:rPrChange w:id="9700" w:author="מנוע אמוראים" w:date="2026-10-05T16:42:03Z">
            <w:rPr>
              <w:rFonts w:hint="cs"/>
              <w:rtl/>
            </w:rPr>
          </w:rPrChange>
        </w:rPr>
        <w:t xml:space="preserve">מר</w:t>
      </w:r>
      <w:r>
        <w:rPr>
          <w:rStyle w:val="affffd"/>
          <w:rtl/>
          <w:rPrChange w:id="9701" w:author="מנוע אמוראים" w:date="2026-10-05T16:42:03Z">
            <w:rPr>
              <w:rtl/>
            </w:rPr>
          </w:rPrChange>
        </w:rPr>
        <w:t xml:space="preserve">"</w:t>
      </w:r>
      <w:r>
        <w:rPr>
          <w:rStyle w:val="affffd"/>
          <w:rFonts w:hint="cs"/>
          <w:rtl/>
          <w:rPrChange w:id="9702" w:author="מנוע אמוראים" w:date="2026-10-05T16:42:03Z">
            <w:rPr>
              <w:rFonts w:hint="cs"/>
              <w:rtl/>
            </w:rPr>
          </w:rPrChange>
        </w:rPr>
        <w:t xml:space="preserve">ב</w:t>
      </w:r>
      <w:r>
        <w:rPr>
          <w:rFonts w:hint="cs"/>
          <w:rtl/>
        </w:rPr>
        <w:t xml:space="preserve"> דהלכא </w:t>
      </w:r>
      <w:r>
        <w:rPr>
          <w:rStyle w:val="affffd"/>
          <w:rFonts w:hint="cs"/>
          <w:rtl/>
          <w:rPrChange w:id="9703" w:author="מנוע אמוראים" w:date="2026-10-05T16:42:03Z">
            <w:rPr>
              <w:rFonts w:hint="cs"/>
              <w:rtl/>
            </w:rPr>
          </w:rPrChange>
        </w:rPr>
        <w:t xml:space="preserve">כרשב</w:t>
      </w:r>
      <w:r>
        <w:rPr>
          <w:rStyle w:val="affffd"/>
          <w:rtl/>
          <w:rPrChange w:id="9704" w:author="מנוע אמוראים" w:date="2026-10-05T16:42:03Z">
            <w:rPr>
              <w:rtl/>
            </w:rPr>
          </w:rPrChange>
        </w:rPr>
        <w:t xml:space="preserve">"</w:t>
      </w:r>
      <w:r>
        <w:rPr>
          <w:rStyle w:val="affffd"/>
          <w:rFonts w:hint="cs"/>
          <w:rtl/>
          <w:rPrChange w:id="9705" w:author="מנוע אמוראים" w:date="2026-10-05T16:42:03Z">
            <w:rPr>
              <w:rFonts w:hint="cs"/>
              <w:rtl/>
            </w:rPr>
          </w:rPrChange>
        </w:rPr>
        <w:t xml:space="preserve">א</w:t>
      </w:r>
      <w:r>
        <w:rPr>
          <w:rFonts w:hint="cs"/>
          <w:rtl/>
        </w:rPr>
        <w:t xml:space="preserve">.</w:t>
      </w:r>
    </w:p>
    <w:p w14:paraId="01AC7F9C" w14:textId="77777777" w:rsidR="00E8089F" w:rsidRPr="007435EB" w:rsidRDefault="00E8089F" w:rsidP="00E8089F">
      <w:pPr>
        <w:rPr>
          <w:rtl/>
        </w:rPr>
      </w:pPr>
      <w:r w:rsidRPr="007435EB">
        <w:rPr>
          <w:rFonts w:hint="cs"/>
          <w:rtl/>
        </w:rPr>
        <w:t>וא</w:t>
      </w:r>
      <w:r w:rsidRPr="007435EB">
        <w:rPr>
          <w:rtl/>
        </w:rPr>
        <w:t>"</w:t>
      </w:r>
      <w:r>
        <w:rPr>
          <w:rFonts w:hint="cs"/>
          <w:rtl/>
        </w:rPr>
        <w:t xml:space="preserve">ל </w:t>
      </w:r>
      <w:r>
        <w:rPr>
          <w:rStyle w:val="affffd"/>
          <w:rFonts w:hint="cs"/>
          <w:rtl/>
          <w:rPrChange w:id="9706" w:author="מנוע אמוראים" w:date="2026-10-05T16:42:03Z">
            <w:rPr>
              <w:rFonts w:hint="cs"/>
              <w:rtl/>
            </w:rPr>
          </w:rPrChange>
        </w:rPr>
        <w:t xml:space="preserve">ר</w:t>
      </w:r>
      <w:r>
        <w:rPr>
          <w:rStyle w:val="affffd"/>
          <w:rtl/>
          <w:rPrChange w:id="9707" w:author="מנוע אמוראים" w:date="2026-10-05T16:42:03Z">
            <w:rPr>
              <w:rtl/>
            </w:rPr>
          </w:rPrChange>
        </w:rPr>
        <w:t xml:space="preserve">"</w:t>
      </w:r>
      <w:r>
        <w:rPr>
          <w:rStyle w:val="affffd"/>
          <w:rFonts w:hint="cs"/>
          <w:rtl/>
          <w:rPrChange w:id="9708" w:author="מנוע אמוראים" w:date="2026-10-05T16:42:03Z">
            <w:rPr>
              <w:rFonts w:hint="cs"/>
              <w:rtl/>
            </w:rPr>
          </w:rPrChange>
        </w:rPr>
        <w:t xml:space="preserve">כ</w:t>
      </w:r>
      <w:r>
        <w:rPr>
          <w:rFonts w:hint="cs"/>
          <w:rtl/>
        </w:rPr>
        <w:t xml:space="preserve"> דכך אמר </w:t>
      </w:r>
      <w:r>
        <w:rPr>
          <w:rStyle w:val="affffd"/>
          <w:rFonts w:hint="cs"/>
          <w:rtl/>
          <w:rPrChange w:id="9709" w:author="מנוע אמוראים" w:date="2026-10-05T16:42:03Z">
            <w:rPr>
              <w:rFonts w:hint="cs"/>
              <w:rtl/>
            </w:rPr>
          </w:rPrChange>
        </w:rPr>
        <w:t xml:space="preserve">ר</w:t>
      </w:r>
      <w:r>
        <w:rPr>
          <w:rStyle w:val="affffd"/>
          <w:rtl/>
          <w:rPrChange w:id="9710" w:author="מנוע אמוראים" w:date="2026-10-05T16:42:03Z">
            <w:rPr>
              <w:rtl/>
            </w:rPr>
          </w:rPrChange>
        </w:rPr>
        <w:t xml:space="preserve">"</w:t>
      </w:r>
      <w:r>
        <w:rPr>
          <w:rStyle w:val="affffd"/>
          <w:rFonts w:hint="cs"/>
          <w:rtl/>
          <w:rPrChange w:id="9711" w:author="מנוע אמוראים" w:date="2026-10-05T16:42:03Z">
            <w:rPr>
              <w:rFonts w:hint="cs"/>
              <w:rtl/>
            </w:rPr>
          </w:rPrChange>
        </w:rPr>
        <w:t xml:space="preserve">א</w:t>
      </w:r>
      <w:r>
        <w:rPr>
          <w:rFonts w:hint="cs"/>
          <w:rtl/>
        </w:rPr>
        <w:t xml:space="preserve"> הלכה </w:t>
      </w:r>
      <w:r>
        <w:rPr>
          <w:rStyle w:val="affffd"/>
          <w:rFonts w:hint="cs"/>
          <w:rtl/>
          <w:rPrChange w:id="9712" w:author="מנוע אמוראים" w:date="2026-10-05T16:42:03Z">
            <w:rPr>
              <w:rFonts w:hint="cs"/>
              <w:rtl/>
            </w:rPr>
          </w:rPrChange>
        </w:rPr>
        <w:t xml:space="preserve">כרשב</w:t>
      </w:r>
      <w:r>
        <w:rPr>
          <w:rStyle w:val="affffd"/>
          <w:rtl/>
          <w:rPrChange w:id="9713" w:author="מנוע אמוראים" w:date="2026-10-05T16:42:03Z">
            <w:rPr>
              <w:rtl/>
            </w:rPr>
          </w:rPrChange>
        </w:rPr>
        <w:t xml:space="preserve">"</w:t>
      </w:r>
      <w:r>
        <w:rPr>
          <w:rStyle w:val="affffd"/>
          <w:rFonts w:hint="cs"/>
          <w:rtl/>
          <w:rPrChange w:id="9714" w:author="מנוע אמוראים" w:date="2026-10-05T16:42:03Z">
            <w:rPr>
              <w:rFonts w:hint="cs"/>
              <w:rtl/>
            </w:rPr>
          </w:rPrChange>
        </w:rPr>
        <w:t xml:space="preserve">א</w:t>
      </w:r>
      <w:r>
        <w:rPr>
          <w:rFonts w:hint="cs"/>
          <w:rtl/>
        </w:rPr>
        <w:t xml:space="preserve">.</w:t>
      </w:r>
    </w:p>
    <w:p w14:paraId="51A840BD" w14:textId="77777777" w:rsidR="00E8089F" w:rsidRPr="007435EB" w:rsidRDefault="00E8089F" w:rsidP="00E8089F">
      <w:pPr>
        <w:rPr>
          <w:rtl/>
        </w:rPr>
      </w:pPr>
      <w:r w:rsidRPr="007435EB">
        <w:rPr>
          <w:rFonts w:ascii="Fb Fontext" w:hAnsi="Fb Fontext" w:hint="cs"/>
          <w:sz w:val="20"/>
          <w:rtl/>
        </w:rPr>
        <w:t>וא</w:t>
      </w:r>
      <w:r w:rsidRPr="007435EB">
        <w:rPr>
          <w:rFonts w:ascii="Fb Fontext" w:hAnsi="Fb Fontext"/>
          <w:sz w:val="20"/>
          <w:rtl/>
        </w:rPr>
        <w:t>"</w:t>
      </w:r>
      <w:r w:rsidRPr="007435EB">
        <w:rPr>
          <w:rFonts w:ascii="Fb Fontext" w:hAnsi="Fb Fontext" w:hint="cs"/>
          <w:sz w:val="20"/>
          <w:rtl/>
        </w:rPr>
        <w:t>ל</w:t>
      </w:r>
      <w:r w:rsidRPr="007435EB">
        <w:rPr>
          <w:rFonts w:ascii="Fb Fontext" w:hAnsi="Fb Fontext"/>
          <w:sz w:val="20"/>
          <w:rtl/>
        </w:rPr>
        <w:t xml:space="preserve"> </w:t>
      </w:r>
      <w:r>
        <w:rPr>
          <w:rStyle w:val="affffd"/>
          <w:rFonts w:ascii="Fb Fontext" w:hAnsi="Fb Fontext" w:hint="cs"/>
          <w:sz w:val="20"/>
          <w:rtl/>
          <w:rPrChange w:id="9715" w:author="מנוע אמוראים" w:date="2026-10-05T16:42:03Z">
            <w:rPr>
              <w:rFonts w:ascii="Fb Fontext" w:hAnsi="Fb Fontext" w:hint="cs"/>
              <w:sz w:val="20"/>
              <w:rtl/>
            </w:rPr>
          </w:rPrChange>
        </w:rPr>
        <w:t xml:space="preserve">ר</w:t>
      </w:r>
      <w:r>
        <w:rPr>
          <w:rStyle w:val="affffd"/>
          <w:rFonts w:ascii="Fb Fontext" w:hAnsi="Fb Fontext"/>
          <w:sz w:val="20"/>
          <w:rtl/>
          <w:rPrChange w:id="9716" w:author="מנוע אמוראים" w:date="2026-10-05T16:42:03Z">
            <w:rPr>
              <w:rFonts w:ascii="Fb Fontext" w:hAnsi="Fb Fontext"/>
              <w:sz w:val="20"/>
              <w:rtl/>
            </w:rPr>
          </w:rPrChange>
        </w:rPr>
        <w:t xml:space="preserve">"</w:t>
      </w:r>
      <w:r>
        <w:rPr>
          <w:rStyle w:val="affffd"/>
          <w:rFonts w:ascii="Fb Fontext" w:hAnsi="Fb Fontext" w:hint="cs"/>
          <w:sz w:val="20"/>
          <w:rtl/>
          <w:rPrChange w:id="9717" w:author="מנוע אמוראים" w:date="2026-10-05T16:42:03Z">
            <w:rPr>
              <w:rFonts w:ascii="Fb Fontext" w:hAnsi="Fb Fontext" w:hint="cs"/>
              <w:sz w:val="20"/>
              <w:rtl/>
            </w:rPr>
          </w:rPrChange>
        </w:rPr>
        <w:t xml:space="preserve">ה</w:t>
      </w:r>
      <w:r>
        <w:rPr>
          <w:rFonts w:ascii="Fb Fontext" w:hAnsi="Fb Fontext" w:hint="cs"/>
          <w:sz w:val="20"/>
          <w:rtl/>
        </w:rPr>
        <w:t xml:space="preserve"> </w:t>
      </w:r>
      <w:r>
        <w:rPr>
          <w:rStyle w:val="affffd"/>
          <w:rFonts w:ascii="Fb Fontext" w:hAnsi="Fb Fontext" w:hint="cs"/>
          <w:sz w:val="20"/>
          <w:rtl/>
          <w:rPrChange w:id="9718" w:author="מנוע אמוראים" w:date="2026-10-05T16:42:03Z">
            <w:rPr>
              <w:rFonts w:ascii="Fb Fontext" w:hAnsi="Fb Fontext" w:hint="cs"/>
              <w:sz w:val="20"/>
              <w:rtl/>
            </w:rPr>
          </w:rPrChange>
        </w:rPr>
        <w:t xml:space="preserve">בדר</w:t>
      </w:r>
      <w:r>
        <w:rPr>
          <w:rStyle w:val="affffd"/>
          <w:rFonts w:ascii="Fb Fontext" w:hAnsi="Fb Fontext"/>
          <w:sz w:val="20"/>
          <w:rtl/>
          <w:rPrChange w:id="9719" w:author="מנוע אמוראים" w:date="2026-10-05T16:42:03Z">
            <w:rPr>
              <w:rFonts w:ascii="Fb Fontext" w:hAnsi="Fb Fontext"/>
              <w:sz w:val="20"/>
              <w:rtl/>
            </w:rPr>
          </w:rPrChange>
        </w:rPr>
        <w:t xml:space="preserve">"</w:t>
      </w:r>
      <w:r>
        <w:rPr>
          <w:rStyle w:val="affffd"/>
          <w:rFonts w:ascii="Fb Fontext" w:hAnsi="Fb Fontext" w:hint="cs"/>
          <w:sz w:val="20"/>
          <w:rtl/>
          <w:rPrChange w:id="9720" w:author="מנוע אמוראים" w:date="2026-10-05T16:42:03Z">
            <w:rPr>
              <w:rFonts w:ascii="Fb Fontext" w:hAnsi="Fb Fontext" w:hint="cs"/>
              <w:sz w:val="20"/>
              <w:rtl/>
            </w:rPr>
          </w:rPrChange>
        </w:rPr>
        <w:t xml:space="preserve">א</w:t>
      </w:r>
      <w:r>
        <w:rPr>
          <w:rFonts w:ascii="Fb Fontext" w:hAnsi="Fb Fontext" w:hint="cs"/>
          <w:sz w:val="20"/>
          <w:rtl/>
        </w:rPr>
        <w:t xml:space="preserve"> מרבי</w:t>
      </w:r>
      <w:r w:rsidRPr="007435EB">
        <w:rPr>
          <w:rFonts w:ascii="Fb Fontext" w:hAnsi="Fb Fontext"/>
          <w:sz w:val="20"/>
          <w:rtl/>
        </w:rPr>
        <w:t xml:space="preserve"> </w:t>
      </w:r>
      <w:r w:rsidRPr="007435EB">
        <w:rPr>
          <w:rFonts w:ascii="Fb Fontext" w:hAnsi="Fb Fontext" w:hint="cs"/>
          <w:sz w:val="20"/>
          <w:rtl/>
        </w:rPr>
        <w:t>אבהו</w:t>
      </w:r>
      <w:r w:rsidRPr="007435EB">
        <w:rPr>
          <w:rFonts w:ascii="Fb Fontext" w:hAnsi="Fb Fontext"/>
          <w:sz w:val="20"/>
          <w:rtl/>
        </w:rPr>
        <w:t xml:space="preserve">: </w:t>
      </w:r>
      <w:r w:rsidRPr="007435EB">
        <w:rPr>
          <w:rFonts w:ascii="Fb Fontext" w:hAnsi="Fb Fontext" w:hint="cs"/>
          <w:sz w:val="20"/>
          <w:rtl/>
        </w:rPr>
        <w:t>אין</w:t>
      </w:r>
      <w:r w:rsidRPr="007435EB">
        <w:rPr>
          <w:rFonts w:ascii="Fb Fontext" w:hAnsi="Fb Fontext"/>
          <w:sz w:val="20"/>
          <w:rtl/>
        </w:rPr>
        <w:t xml:space="preserve"> </w:t>
      </w:r>
      <w:r w:rsidRPr="007435EB">
        <w:rPr>
          <w:rFonts w:ascii="Fb Fontext" w:hAnsi="Fb Fontext" w:hint="cs"/>
          <w:sz w:val="20"/>
          <w:rtl/>
        </w:rPr>
        <w:t>הלכה</w:t>
      </w:r>
      <w:r w:rsidRPr="007435EB">
        <w:rPr>
          <w:rFonts w:ascii="Fb Fontext" w:hAnsi="Fb Fontext"/>
          <w:sz w:val="20"/>
          <w:rtl/>
        </w:rPr>
        <w:t xml:space="preserve"> </w:t>
      </w:r>
      <w:r>
        <w:rPr>
          <w:rStyle w:val="affffd"/>
          <w:rFonts w:ascii="Fb Fontext" w:hAnsi="Fb Fontext" w:hint="cs"/>
          <w:sz w:val="20"/>
          <w:rtl/>
          <w:rPrChange w:id="9721" w:author="מנוע אמוראים" w:date="2026-10-05T16:42:03Z">
            <w:rPr>
              <w:rFonts w:ascii="Fb Fontext" w:hAnsi="Fb Fontext" w:hint="cs"/>
              <w:sz w:val="20"/>
              <w:rtl/>
            </w:rPr>
          </w:rPrChange>
        </w:rPr>
        <w:t xml:space="preserve">כרשב</w:t>
      </w:r>
      <w:r>
        <w:rPr>
          <w:rStyle w:val="affffd"/>
          <w:rFonts w:ascii="Fb Fontext" w:hAnsi="Fb Fontext"/>
          <w:sz w:val="20"/>
          <w:rtl/>
          <w:rPrChange w:id="9722" w:author="מנוע אמוראים" w:date="2026-10-05T16:42:03Z">
            <w:rPr>
              <w:rFonts w:ascii="Fb Fontext" w:hAnsi="Fb Fontext"/>
              <w:sz w:val="20"/>
              <w:rtl/>
            </w:rPr>
          </w:rPrChange>
        </w:rPr>
        <w:t xml:space="preserve">"</w:t>
      </w:r>
      <w:r>
        <w:rPr>
          <w:rStyle w:val="affffd"/>
          <w:rFonts w:ascii="Fb Fontext" w:hAnsi="Fb Fontext" w:hint="cs"/>
          <w:sz w:val="20"/>
          <w:rtl/>
          <w:rPrChange w:id="9723" w:author="מנוע אמוראים" w:date="2026-10-05T16:42:03Z">
            <w:rPr>
              <w:rFonts w:ascii="Fb Fontext" w:hAnsi="Fb Fontext" w:hint="cs"/>
              <w:sz w:val="20"/>
              <w:rtl/>
            </w:rPr>
          </w:rPrChange>
        </w:rPr>
        <w:t xml:space="preserve">א</w:t>
      </w:r>
      <w:r w:rsidRPr="007435EB">
        <w:rPr>
          <w:rFonts w:ascii="Fb Fontext" w:hAnsi="Fb Fontext"/>
          <w:sz w:val="20"/>
          <w:rtl/>
        </w:rPr>
        <w:t>.</w:t>
      </w:r>
    </w:p>
    <w:p w14:paraId="3EC86DED" w14:textId="77777777" w:rsidR="00E8089F" w:rsidRPr="007435EB" w:rsidRDefault="00E8089F" w:rsidP="00E8089F">
      <w:pPr>
        <w:rPr>
          <w:rtl/>
        </w:rPr>
      </w:pPr>
      <w:r w:rsidRPr="007435EB">
        <w:rPr>
          <w:rFonts w:ascii="Fb Fontext" w:hAnsi="Fb Fontext" w:hint="cs"/>
          <w:rtl/>
        </w:rPr>
        <w:t>רב</w:t>
      </w:r>
      <w:r w:rsidRPr="007435EB">
        <w:rPr>
          <w:rFonts w:ascii="Fb Fontext" w:hAnsi="Fb Fontext"/>
          <w:rtl/>
        </w:rPr>
        <w:t xml:space="preserve"> </w:t>
      </w:r>
      <w:r w:rsidRPr="007435EB">
        <w:rPr>
          <w:rFonts w:ascii="Fb Fontext" w:hAnsi="Fb Fontext" w:hint="cs"/>
          <w:rtl/>
        </w:rPr>
        <w:t>ספרא</w:t>
      </w:r>
      <w:r w:rsidRPr="007435EB">
        <w:rPr>
          <w:rFonts w:ascii="Fb Fontext" w:hAnsi="Fb Fontext"/>
          <w:rtl/>
        </w:rPr>
        <w:t xml:space="preserve">: </w:t>
      </w:r>
      <w:r w:rsidRPr="007435EB">
        <w:rPr>
          <w:rFonts w:ascii="Fb Fontext" w:hAnsi="Fb Fontext" w:hint="cs"/>
          <w:rtl/>
        </w:rPr>
        <w:t>נקוט</w:t>
      </w:r>
      <w:r w:rsidRPr="007435EB">
        <w:rPr>
          <w:rFonts w:ascii="Fb Fontext" w:hAnsi="Fb Fontext"/>
          <w:rtl/>
        </w:rPr>
        <w:t xml:space="preserve"> </w:t>
      </w:r>
      <w:r w:rsidRPr="007435EB">
        <w:rPr>
          <w:rFonts w:ascii="Fb Fontext" w:hAnsi="Fb Fontext" w:hint="cs"/>
          <w:rtl/>
        </w:rPr>
        <w:t>הא</w:t>
      </w:r>
      <w:r w:rsidRPr="007435EB">
        <w:rPr>
          <w:rFonts w:ascii="Fb Fontext" w:hAnsi="Fb Fontext"/>
          <w:rtl/>
        </w:rPr>
        <w:t xml:space="preserve"> </w:t>
      </w:r>
      <w:r w:rsidRPr="007435EB">
        <w:rPr>
          <w:rFonts w:ascii="Fb Fontext" w:hAnsi="Fb Fontext" w:hint="cs"/>
          <w:rtl/>
        </w:rPr>
        <w:t>כללא</w:t>
      </w:r>
      <w:r w:rsidRPr="007435EB">
        <w:rPr>
          <w:rFonts w:ascii="Fb Fontext" w:hAnsi="Fb Fontext"/>
          <w:rtl/>
        </w:rPr>
        <w:t xml:space="preserve"> </w:t>
      </w:r>
      <w:r>
        <w:rPr>
          <w:rStyle w:val="affffd"/>
          <w:rFonts w:ascii="Fb Fontext" w:hAnsi="Fb Fontext" w:hint="cs"/>
          <w:rtl/>
          <w:rPrChange w:id="9724" w:author="מנוע אמוראים" w:date="2026-10-05T16:42:03Z">
            <w:rPr>
              <w:rFonts w:ascii="Fb Fontext" w:hAnsi="Fb Fontext" w:hint="cs"/>
              <w:rtl/>
            </w:rPr>
          </w:rPrChange>
        </w:rPr>
        <w:t xml:space="preserve">דר</w:t>
      </w:r>
      <w:r>
        <w:rPr>
          <w:rStyle w:val="affffd"/>
          <w:rFonts w:ascii="Fb Fontext" w:hAnsi="Fb Fontext"/>
          <w:rtl/>
          <w:rPrChange w:id="9725" w:author="מנוע אמוראים" w:date="2026-10-05T16:42:03Z">
            <w:rPr>
              <w:rFonts w:ascii="Fb Fontext" w:hAnsi="Fb Fontext"/>
              <w:rtl/>
            </w:rPr>
          </w:rPrChange>
        </w:rPr>
        <w:t xml:space="preserve">"</w:t>
      </w:r>
      <w:r>
        <w:rPr>
          <w:rStyle w:val="affffd"/>
          <w:rFonts w:ascii="Fb Fontext" w:hAnsi="Fb Fontext" w:hint="cs"/>
          <w:rtl/>
          <w:rPrChange w:id="9726" w:author="מנוע אמוראים" w:date="2026-10-05T16:42:03Z">
            <w:rPr>
              <w:rFonts w:ascii="Fb Fontext" w:hAnsi="Fb Fontext" w:hint="cs"/>
              <w:rtl/>
            </w:rPr>
          </w:rPrChange>
        </w:rPr>
        <w:t xml:space="preserve">ה</w:t>
      </w:r>
      <w:r w:rsidRPr="007435EB">
        <w:rPr>
          <w:rFonts w:ascii="Fb Fontext" w:hAnsi="Fb Fontext"/>
          <w:rtl/>
        </w:rPr>
        <w:t xml:space="preserve"> </w:t>
      </w:r>
      <w:r w:rsidRPr="007435EB">
        <w:rPr>
          <w:rFonts w:ascii="Fb Fontext" w:hAnsi="Fb Fontext" w:hint="cs"/>
          <w:rtl/>
        </w:rPr>
        <w:t>בידך</w:t>
      </w:r>
      <w:r w:rsidRPr="007435EB">
        <w:rPr>
          <w:rFonts w:ascii="Fb Fontext" w:hAnsi="Fb Fontext"/>
          <w:rtl/>
        </w:rPr>
        <w:t xml:space="preserve">, </w:t>
      </w:r>
      <w:r w:rsidRPr="007435EB">
        <w:rPr>
          <w:rFonts w:ascii="Fb Fontext" w:hAnsi="Fb Fontext" w:hint="cs"/>
          <w:rtl/>
        </w:rPr>
        <w:t>דדייק</w:t>
      </w:r>
      <w:r w:rsidRPr="007435EB">
        <w:rPr>
          <w:rFonts w:ascii="Fb Fontext" w:hAnsi="Fb Fontext"/>
          <w:rtl/>
        </w:rPr>
        <w:t xml:space="preserve"> </w:t>
      </w:r>
      <w:r w:rsidRPr="007435EB">
        <w:rPr>
          <w:rFonts w:ascii="Fb Fontext" w:hAnsi="Fb Fontext" w:hint="cs"/>
          <w:rtl/>
        </w:rPr>
        <w:t>וגמר</w:t>
      </w:r>
      <w:r w:rsidRPr="007435EB">
        <w:rPr>
          <w:rFonts w:ascii="Fb Fontext" w:hAnsi="Fb Fontext"/>
          <w:rtl/>
        </w:rPr>
        <w:t xml:space="preserve"> </w:t>
      </w:r>
      <w:r w:rsidRPr="007435EB">
        <w:rPr>
          <w:rFonts w:ascii="Fb Fontext" w:hAnsi="Fb Fontext" w:hint="cs"/>
          <w:rtl/>
        </w:rPr>
        <w:t>שמעתתא</w:t>
      </w:r>
      <w:r w:rsidRPr="007435EB">
        <w:rPr>
          <w:rFonts w:ascii="Fb Fontext" w:hAnsi="Fb Fontext"/>
          <w:rtl/>
        </w:rPr>
        <w:t xml:space="preserve"> </w:t>
      </w:r>
      <w:r w:rsidRPr="007435EB">
        <w:rPr>
          <w:rFonts w:ascii="Fb Fontext" w:hAnsi="Fb Fontext" w:hint="cs"/>
          <w:rtl/>
        </w:rPr>
        <w:t>מפומיה</w:t>
      </w:r>
      <w:r w:rsidRPr="007435EB">
        <w:rPr>
          <w:rFonts w:ascii="Fb Fontext" w:hAnsi="Fb Fontext"/>
          <w:rtl/>
        </w:rPr>
        <w:t xml:space="preserve"> </w:t>
      </w:r>
      <w:r w:rsidRPr="007435EB">
        <w:rPr>
          <w:rFonts w:ascii="Fb Fontext" w:hAnsi="Fb Fontext" w:hint="cs"/>
          <w:rtl/>
        </w:rPr>
        <w:t>דרביה</w:t>
      </w:r>
      <w:r w:rsidRPr="007435EB">
        <w:rPr>
          <w:rFonts w:ascii="Fb Fontext" w:hAnsi="Fb Fontext"/>
          <w:rtl/>
        </w:rPr>
        <w:t xml:space="preserve"> </w:t>
      </w:r>
      <w:r w:rsidRPr="007435EB">
        <w:rPr>
          <w:rFonts w:ascii="Fb Fontext" w:hAnsi="Fb Fontext" w:hint="cs"/>
          <w:rtl/>
        </w:rPr>
        <w:t>כרחבה</w:t>
      </w:r>
      <w:r w:rsidRPr="007435EB">
        <w:rPr>
          <w:rFonts w:ascii="Fb Fontext" w:hAnsi="Fb Fontext"/>
          <w:rtl/>
        </w:rPr>
        <w:t xml:space="preserve"> </w:t>
      </w:r>
      <w:r w:rsidRPr="007435EB">
        <w:rPr>
          <w:rFonts w:ascii="Fb Fontext" w:hAnsi="Fb Fontext" w:hint="cs"/>
          <w:rtl/>
        </w:rPr>
        <w:t>דפומבדיתא</w:t>
      </w:r>
      <w:r w:rsidRPr="007435EB">
        <w:rPr>
          <w:rFonts w:ascii="Fb Fontext" w:hAnsi="Fb Fontext"/>
          <w:rtl/>
        </w:rPr>
        <w:t>.</w:t>
      </w:r>
    </w:p>
    <w:p w14:paraId="2A2DF0B8" w14:textId="77777777" w:rsidR="00E8089F" w:rsidRPr="007435EB" w:rsidRDefault="00E8089F" w:rsidP="00E8089F">
      <w:pPr>
        <w:rPr>
          <w:rtl/>
        </w:rPr>
      </w:pPr>
      <w:r w:rsidRPr="007435EB">
        <w:rPr>
          <w:rFonts w:hint="cs"/>
          <w:rtl/>
        </w:rPr>
        <w:t>דא</w:t>
      </w:r>
      <w:r w:rsidRPr="007435EB">
        <w:rPr>
          <w:rtl/>
        </w:rPr>
        <w:t>"</w:t>
      </w:r>
      <w:r>
        <w:rPr>
          <w:rFonts w:hint="cs"/>
          <w:rtl/>
        </w:rPr>
        <w:t xml:space="preserve">ר </w:t>
      </w:r>
      <w:r>
        <w:rPr>
          <w:rStyle w:val="affffd"/>
          <w:rFonts w:hint="cs"/>
          <w:rtl/>
          <w:rPrChange w:id="9727" w:author="מנוע אמוראים" w:date="2026-10-05T16:42:03Z">
            <w:rPr>
              <w:rFonts w:hint="cs"/>
              <w:rtl/>
            </w:rPr>
          </w:rPrChange>
        </w:rPr>
        <w:t xml:space="preserve">מר</w:t>
      </w:r>
      <w:r>
        <w:rPr>
          <w:rStyle w:val="affffd"/>
          <w:rtl/>
          <w:rPrChange w:id="9728" w:author="מנוע אמוראים" w:date="2026-10-05T16:42:03Z">
            <w:rPr>
              <w:rtl/>
            </w:rPr>
          </w:rPrChange>
        </w:rPr>
        <w:t xml:space="preserve">"</w:t>
      </w:r>
      <w:r>
        <w:rPr>
          <w:rStyle w:val="affffd"/>
          <w:rFonts w:hint="cs"/>
          <w:rtl/>
          <w:rPrChange w:id="9729" w:author="מנוע אמוראים" w:date="2026-10-05T16:42:03Z">
            <w:rPr>
              <w:rFonts w:hint="cs"/>
              <w:rtl/>
            </w:rPr>
          </w:rPrChange>
        </w:rPr>
        <w:t xml:space="preserve">י</w:t>
      </w:r>
      <w:r w:rsidRPr="007435EB">
        <w:rPr>
          <w:rtl/>
        </w:rPr>
        <w:t xml:space="preserve">: </w:t>
      </w:r>
      <w:r w:rsidRPr="007435EB">
        <w:rPr>
          <w:rFonts w:hint="cs"/>
          <w:rtl/>
        </w:rPr>
        <w:t>הר</w:t>
      </w:r>
      <w:r w:rsidRPr="007435EB">
        <w:rPr>
          <w:rtl/>
        </w:rPr>
        <w:t xml:space="preserve"> </w:t>
      </w:r>
      <w:r w:rsidRPr="007435EB">
        <w:rPr>
          <w:rFonts w:hint="cs"/>
          <w:rtl/>
        </w:rPr>
        <w:t>הבית</w:t>
      </w:r>
      <w:r w:rsidRPr="007435EB">
        <w:rPr>
          <w:rtl/>
        </w:rPr>
        <w:t xml:space="preserve"> </w:t>
      </w:r>
      <w:r w:rsidRPr="007435EB">
        <w:rPr>
          <w:rFonts w:hint="cs"/>
          <w:rtl/>
        </w:rPr>
        <w:t>סטיו</w:t>
      </w:r>
      <w:r w:rsidRPr="007435EB">
        <w:rPr>
          <w:rtl/>
        </w:rPr>
        <w:t xml:space="preserve"> </w:t>
      </w:r>
      <w:r w:rsidRPr="007435EB">
        <w:rPr>
          <w:rFonts w:hint="cs"/>
          <w:rtl/>
        </w:rPr>
        <w:t>כפול</w:t>
      </w:r>
      <w:r w:rsidRPr="007435EB">
        <w:rPr>
          <w:rtl/>
        </w:rPr>
        <w:t xml:space="preserve"> </w:t>
      </w:r>
      <w:r w:rsidRPr="007435EB">
        <w:rPr>
          <w:rFonts w:hint="cs"/>
          <w:rtl/>
        </w:rPr>
        <w:t>היה</w:t>
      </w:r>
      <w:r w:rsidRPr="007435EB">
        <w:rPr>
          <w:rtl/>
        </w:rPr>
        <w:t xml:space="preserve">, </w:t>
      </w:r>
      <w:r w:rsidRPr="007435EB">
        <w:rPr>
          <w:rFonts w:hint="cs"/>
          <w:rtl/>
        </w:rPr>
        <w:t>סטיו</w:t>
      </w:r>
      <w:r w:rsidRPr="007435EB">
        <w:rPr>
          <w:rtl/>
        </w:rPr>
        <w:t xml:space="preserve"> </w:t>
      </w:r>
      <w:r w:rsidRPr="007435EB">
        <w:rPr>
          <w:rFonts w:hint="cs"/>
          <w:rtl/>
        </w:rPr>
        <w:t>לפנים</w:t>
      </w:r>
      <w:r w:rsidRPr="007435EB">
        <w:rPr>
          <w:rtl/>
        </w:rPr>
        <w:t xml:space="preserve"> </w:t>
      </w:r>
      <w:r w:rsidRPr="007435EB">
        <w:rPr>
          <w:rFonts w:hint="cs"/>
          <w:rtl/>
        </w:rPr>
        <w:t>מסטיו</w:t>
      </w:r>
      <w:r w:rsidRPr="007435EB">
        <w:rPr>
          <w:rtl/>
        </w:rPr>
        <w:t>.</w:t>
      </w:r>
    </w:p>
    <w:p w14:paraId="3F789198" w14:textId="77777777" w:rsidR="00E8089F" w:rsidRPr="007435EB" w:rsidRDefault="00E8089F" w:rsidP="00E8089F">
      <w:pPr>
        <w:rPr>
          <w:rtl/>
        </w:rPr>
      </w:pPr>
      <w:r w:rsidRPr="007435EB">
        <w:rPr>
          <w:rFonts w:hint="cs"/>
          <w:rtl/>
        </w:rPr>
        <w:t>קרי</w:t>
      </w:r>
      <w:r w:rsidRPr="007435EB">
        <w:rPr>
          <w:rtl/>
        </w:rPr>
        <w:t xml:space="preserve"> </w:t>
      </w:r>
      <w:r w:rsidRPr="007435EB">
        <w:rPr>
          <w:rFonts w:hint="cs"/>
          <w:rtl/>
        </w:rPr>
        <w:t>עליה</w:t>
      </w:r>
      <w:r w:rsidRPr="007435EB">
        <w:rPr>
          <w:rtl/>
        </w:rPr>
        <w:t xml:space="preserve"> </w:t>
      </w:r>
      <w:r w:rsidRPr="007435EB">
        <w:rPr>
          <w:rFonts w:hint="cs"/>
          <w:rtl/>
        </w:rPr>
        <w:t>רב</w:t>
      </w:r>
      <w:r w:rsidRPr="007435EB">
        <w:rPr>
          <w:rtl/>
        </w:rPr>
        <w:t xml:space="preserve"> </w:t>
      </w:r>
      <w:r w:rsidRPr="007435EB">
        <w:rPr>
          <w:rFonts w:hint="cs"/>
          <w:rtl/>
        </w:rPr>
        <w:t>יוסף</w:t>
      </w:r>
      <w:r w:rsidRPr="007435EB">
        <w:rPr>
          <w:rtl/>
        </w:rPr>
        <w:t xml:space="preserve">: </w:t>
      </w:r>
      <w:r>
        <w:rPr>
          <w:rStyle w:val="af2"/>
          <w:rFonts w:hint="cs"/>
          <w:rtl/>
          <w:rPrChange w:id="9009" w:author="מנוע פסוקים" w:date="2026-10-05T16:38:40Z">
            <w:rPr>
              <w:rFonts w:hint="cs"/>
              <w:rtl/>
            </w:rPr>
          </w:rPrChange>
        </w:rPr>
        <w:t xml:space="preserve">עמי</w:t>
      </w:r>
      <w:r>
        <w:rPr>
          <w:rStyle w:val="af2"/>
          <w:rtl/>
          <w:rPrChange w:id="9010" w:author="מנוע פסוקים" w:date="2026-10-05T16:38:40Z">
            <w:rPr>
              <w:rtl/>
            </w:rPr>
          </w:rPrChange>
        </w:rPr>
        <w:t xml:space="preserve"> </w:t>
      </w:r>
      <w:r>
        <w:rPr>
          <w:rStyle w:val="af2"/>
          <w:rFonts w:hint="cs"/>
          <w:rtl/>
          <w:rPrChange w:id="9011" w:author="מנוע פסוקים" w:date="2026-10-05T16:38:40Z">
            <w:rPr>
              <w:rFonts w:hint="cs"/>
              <w:rtl/>
            </w:rPr>
          </w:rPrChange>
        </w:rPr>
        <w:t xml:space="preserve">בעצו</w:t>
      </w:r>
      <w:r>
        <w:rPr>
          <w:rStyle w:val="af2"/>
          <w:rtl/>
          <w:rPrChange w:id="9012" w:author="מנוע פסוקים" w:date="2026-10-05T16:38:40Z">
            <w:rPr>
              <w:rtl/>
            </w:rPr>
          </w:rPrChange>
        </w:rPr>
        <w:t xml:space="preserve"> </w:t>
      </w:r>
      <w:r>
        <w:rPr>
          <w:rStyle w:val="af2"/>
          <w:rFonts w:hint="cs"/>
          <w:rtl/>
          <w:rPrChange w:id="9013" w:author="מנוע פסוקים" w:date="2026-10-05T16:38:40Z">
            <w:rPr>
              <w:rFonts w:hint="cs"/>
              <w:rtl/>
            </w:rPr>
          </w:rPrChange>
        </w:rPr>
        <w:t xml:space="preserve">ישאל</w:t>
      </w:r>
      <w:r>
        <w:rPr>
          <w:rStyle w:val="af2"/>
          <w:rtl/>
          <w:rPrChange w:id="9014" w:author="מנוע פסוקים" w:date="2026-10-05T16:38:40Z">
            <w:rPr>
              <w:rtl/>
            </w:rPr>
          </w:rPrChange>
        </w:rPr>
        <w:t xml:space="preserve"> </w:t>
      </w:r>
      <w:r>
        <w:rPr>
          <w:rStyle w:val="af2"/>
          <w:rFonts w:hint="cs"/>
          <w:rtl/>
          <w:rPrChange w:id="9015" w:author="מנוע פסוקים" w:date="2026-10-05T16:38:40Z">
            <w:rPr>
              <w:rFonts w:hint="cs"/>
              <w:rtl/>
            </w:rPr>
          </w:rPrChange>
        </w:rPr>
        <w:t xml:space="preserve">ומקלו</w:t>
      </w:r>
      <w:r>
        <w:rPr>
          <w:rStyle w:val="af2"/>
          <w:rtl/>
          <w:rPrChange w:id="9016" w:author="מנוע פסוקים" w:date="2026-10-05T16:38:40Z">
            <w:rPr>
              <w:rtl/>
            </w:rPr>
          </w:rPrChange>
        </w:rPr>
        <w:t xml:space="preserve"> </w:t>
      </w:r>
      <w:r>
        <w:rPr>
          <w:rStyle w:val="af2"/>
          <w:rFonts w:hint="cs"/>
          <w:rtl/>
          <w:rPrChange w:id="9017" w:author="מנוע פסוקים" w:date="2026-10-05T16:38:40Z">
            <w:rPr>
              <w:rFonts w:hint="cs"/>
              <w:rtl/>
            </w:rPr>
          </w:rPrChange>
        </w:rPr>
        <w:t xml:space="preserve">יגיד</w:t>
      </w:r>
      <w:r>
        <w:rPr>
          <w:rStyle w:val="af2"/>
          <w:rtl/>
          <w:rPrChange w:id="9018" w:author="מנוע פסוקים" w:date="2026-10-05T16:38:40Z">
            <w:rPr>
              <w:rtl/>
            </w:rPr>
          </w:rPrChange>
        </w:rPr>
        <w:t xml:space="preserve"> </w:t>
      </w:r>
      <w:r>
        <w:rPr>
          <w:rStyle w:val="af2"/>
          <w:rFonts w:hint="cs"/>
          <w:rtl/>
          <w:rPrChange w:id="9019" w:author="מנוע פסוקים" w:date="2026-10-05T16:38:40Z">
            <w:rPr>
              <w:rFonts w:hint="cs"/>
              <w:rtl/>
            </w:rPr>
          </w:rPrChange>
        </w:rPr>
        <w:t xml:space="preserve">לו</w:t>
      </w:r>
      <w:r w:rsidRPr="007435EB">
        <w:rPr>
          <w:rtl/>
        </w:rPr>
        <w:t xml:space="preserve"> - </w:t>
      </w:r>
      <w:r w:rsidRPr="007435EB">
        <w:rPr>
          <w:rFonts w:hint="cs"/>
          <w:rtl/>
        </w:rPr>
        <w:t>כל</w:t>
      </w:r>
      <w:r w:rsidRPr="007435EB">
        <w:rPr>
          <w:rtl/>
        </w:rPr>
        <w:t xml:space="preserve"> </w:t>
      </w:r>
      <w:r w:rsidRPr="007435EB">
        <w:rPr>
          <w:rFonts w:hint="cs"/>
          <w:rtl/>
        </w:rPr>
        <w:t>המיקל</w:t>
      </w:r>
      <w:r w:rsidRPr="007435EB">
        <w:rPr>
          <w:rtl/>
        </w:rPr>
        <w:t xml:space="preserve"> </w:t>
      </w:r>
      <w:r w:rsidRPr="007435EB">
        <w:rPr>
          <w:rFonts w:hint="cs"/>
          <w:rtl/>
        </w:rPr>
        <w:t>לו</w:t>
      </w:r>
      <w:r w:rsidRPr="007435EB">
        <w:rPr>
          <w:rtl/>
        </w:rPr>
        <w:t xml:space="preserve"> </w:t>
      </w:r>
      <w:r w:rsidRPr="007435EB">
        <w:rPr>
          <w:rFonts w:hint="cs"/>
          <w:rtl/>
        </w:rPr>
        <w:t>מגיד</w:t>
      </w:r>
      <w:r w:rsidRPr="007435EB">
        <w:rPr>
          <w:rtl/>
        </w:rPr>
        <w:t xml:space="preserve"> </w:t>
      </w:r>
      <w:r w:rsidRPr="007435EB">
        <w:rPr>
          <w:rFonts w:hint="cs"/>
          <w:rtl/>
        </w:rPr>
        <w:t>לו</w:t>
      </w:r>
      <w:r w:rsidRPr="007435EB">
        <w:rPr>
          <w:rtl/>
        </w:rPr>
        <w:t>.</w:t>
      </w:r>
    </w:p>
    <w:p w14:paraId="0F764A64" w14:textId="74C895A5" w:rsidR="00E8089F" w:rsidRPr="007435EB" w:rsidRDefault="00F47631" w:rsidP="00F47631">
      <w:pPr>
        <w:pStyle w:val="affd"/>
        <w:rPr>
          <w:bCs/>
          <w:rtl/>
        </w:rPr>
      </w:pPr>
      <w:r>
        <w:rPr>
          <w:rFonts w:hint="cs"/>
          <w:rtl/>
        </w:rPr>
        <w:t>***</w:t>
      </w:r>
    </w:p>
    <w:p w14:paraId="48108D75" w14:textId="77777777" w:rsidR="00E8089F" w:rsidRPr="007435EB" w:rsidRDefault="00E8089F" w:rsidP="00E8089F">
      <w:pPr>
        <w:rPr>
          <w:rtl/>
        </w:rPr>
      </w:pPr>
      <w:r w:rsidRPr="007435EB">
        <w:rPr>
          <w:rFonts w:ascii="Fb Fontext" w:hAnsi="Fb Fontext" w:hint="cs"/>
          <w:rtl/>
        </w:rPr>
        <w:t>רבי</w:t>
      </w:r>
      <w:r w:rsidRPr="007435EB">
        <w:rPr>
          <w:rFonts w:ascii="Fb Fontext" w:hAnsi="Fb Fontext"/>
          <w:rtl/>
        </w:rPr>
        <w:t xml:space="preserve"> </w:t>
      </w:r>
      <w:r w:rsidRPr="007435EB">
        <w:rPr>
          <w:rFonts w:ascii="Fb Fontext" w:hAnsi="Fb Fontext" w:hint="cs"/>
          <w:rtl/>
        </w:rPr>
        <w:t>אילעאי</w:t>
      </w:r>
      <w:r w:rsidRPr="007435EB">
        <w:rPr>
          <w:rFonts w:ascii="Fb Fontext" w:hAnsi="Fb Fontext"/>
          <w:rtl/>
        </w:rPr>
        <w:t xml:space="preserve"> </w:t>
      </w:r>
      <w:r w:rsidRPr="007435EB">
        <w:rPr>
          <w:rFonts w:ascii="Fb Fontext" w:hAnsi="Fb Fontext" w:hint="cs"/>
          <w:rtl/>
        </w:rPr>
        <w:t>קצץ בשביעית דקל לעצים - שהיו עליו תמרים קטנים שלא בושלו</w:t>
      </w:r>
      <w:r w:rsidRPr="007435EB">
        <w:rPr>
          <w:rFonts w:ascii="Fb Fontext" w:hAnsi="Fb Fontext"/>
          <w:rtl/>
        </w:rPr>
        <w:t>.</w:t>
      </w:r>
    </w:p>
    <w:p w14:paraId="3E0FA502" w14:textId="77777777" w:rsidR="00E8089F" w:rsidRPr="007435EB" w:rsidRDefault="00E8089F" w:rsidP="00E8089F">
      <w:pPr>
        <w:rPr>
          <w:rFonts w:cs="Guttman Vilna"/>
          <w:b/>
          <w:bCs/>
          <w:rtl/>
        </w:rPr>
      </w:pPr>
      <w:r w:rsidRPr="007435EB">
        <w:rPr>
          <w:rFonts w:hint="cs"/>
          <w:rtl/>
        </w:rPr>
        <w:t>והוקשה דל'אכלה'</w:t>
      </w:r>
      <w:r w:rsidRPr="007435EB">
        <w:rPr>
          <w:rtl/>
        </w:rPr>
        <w:t xml:space="preserve"> </w:t>
      </w:r>
      <w:r w:rsidRPr="007435EB">
        <w:rPr>
          <w:rFonts w:hint="cs"/>
          <w:rtl/>
        </w:rPr>
        <w:t>ולא</w:t>
      </w:r>
      <w:r w:rsidRPr="007435EB">
        <w:rPr>
          <w:rtl/>
        </w:rPr>
        <w:t xml:space="preserve"> </w:t>
      </w:r>
      <w:r w:rsidRPr="007435EB">
        <w:rPr>
          <w:rFonts w:hint="cs"/>
          <w:rtl/>
        </w:rPr>
        <w:t>להפסד</w:t>
      </w:r>
      <w:r w:rsidRPr="007435EB">
        <w:rPr>
          <w:rtl/>
        </w:rPr>
        <w:t>.</w:t>
      </w:r>
    </w:p>
    <w:p w14:paraId="793A1FF4" w14:textId="77777777" w:rsidR="00E8089F" w:rsidRPr="007435EB" w:rsidRDefault="00E8089F" w:rsidP="00E8089F">
      <w:pPr>
        <w:rPr>
          <w:rFonts w:cs="Guttman Vilna"/>
          <w:b/>
          <w:bCs/>
          <w:rtl/>
        </w:rPr>
      </w:pPr>
      <w:r>
        <w:rPr>
          <w:rFonts w:hint="cs"/>
          <w:rtl/>
        </w:rPr>
        <w:t xml:space="preserve">ואין לחלק דהיכא דלא נחית לפירא לא דהא </w:t>
      </w:r>
      <w:r>
        <w:rPr>
          <w:rStyle w:val="affffd"/>
          <w:rFonts w:hint="cs"/>
          <w:rtl/>
          <w:rPrChange w:id="9730" w:author="מנוע אמוראים" w:date="2026-10-05T16:42:03Z">
            <w:rPr>
              <w:rFonts w:hint="cs"/>
              <w:rtl/>
            </w:rPr>
          </w:rPrChange>
        </w:rPr>
        <w:t xml:space="preserve">ר</w:t>
      </w:r>
      <w:r>
        <w:rPr>
          <w:rStyle w:val="affffd"/>
          <w:rtl/>
          <w:rPrChange w:id="9731" w:author="מנוע אמוראים" w:date="2026-10-05T16:42:03Z">
            <w:rPr>
              <w:rtl/>
            </w:rPr>
          </w:rPrChange>
        </w:rPr>
        <w:t xml:space="preserve">"</w:t>
      </w:r>
      <w:r>
        <w:rPr>
          <w:rStyle w:val="affffd"/>
          <w:rFonts w:hint="cs"/>
          <w:rtl/>
          <w:rPrChange w:id="9732" w:author="מנוע אמוראים" w:date="2026-10-05T16:42:03Z">
            <w:rPr>
              <w:rFonts w:hint="cs"/>
              <w:rtl/>
            </w:rPr>
          </w:rPrChange>
        </w:rPr>
        <w:t xml:space="preserve">נ</w:t>
      </w:r>
      <w:r>
        <w:rPr>
          <w:rFonts w:hint="cs"/>
          <w:rtl/>
        </w:rPr>
        <w:t xml:space="preserve"> </w:t>
      </w:r>
      <w:r>
        <w:rPr>
          <w:rStyle w:val="affffd"/>
          <w:rFonts w:hint="cs"/>
          <w:rtl/>
          <w:rPrChange w:id="9733" w:author="מנוע אמוראים" w:date="2026-10-05T16:42:03Z">
            <w:rPr>
              <w:rFonts w:hint="cs"/>
              <w:rtl/>
            </w:rPr>
          </w:rPrChange>
        </w:rPr>
        <w:t xml:space="preserve">מרב</w:t>
      </w:r>
      <w:r>
        <w:rPr>
          <w:rStyle w:val="affffd"/>
          <w:rtl/>
          <w:rPrChange w:id="9734" w:author="מנוע אמוראים" w:date="2026-10-05T16:42:03Z">
            <w:rPr>
              <w:rtl/>
            </w:rPr>
          </w:rPrChange>
        </w:rPr>
        <w:t xml:space="preserve">"</w:t>
      </w:r>
      <w:r>
        <w:rPr>
          <w:rStyle w:val="affffd"/>
          <w:rFonts w:hint="cs"/>
          <w:rtl/>
          <w:rPrChange w:id="9735" w:author="מנוע אמוראים" w:date="2026-10-05T16:42:03Z">
            <w:rPr>
              <w:rFonts w:hint="cs"/>
              <w:rtl/>
            </w:rPr>
          </w:rPrChange>
        </w:rPr>
        <w:t xml:space="preserve">א</w:t>
      </w:r>
      <w:r>
        <w:rPr>
          <w:rFonts w:hint="cs"/>
          <w:rtl/>
        </w:rPr>
        <w:t xml:space="preserve"> דמתחלי</w:t>
      </w:r>
      <w:r w:rsidRPr="007435EB">
        <w:rPr>
          <w:rtl/>
        </w:rPr>
        <w:t xml:space="preserve"> </w:t>
      </w:r>
      <w:r w:rsidRPr="007435EB">
        <w:rPr>
          <w:rFonts w:hint="cs"/>
          <w:rtl/>
        </w:rPr>
        <w:t>דערלה</w:t>
      </w:r>
      <w:r w:rsidRPr="007435EB">
        <w:rPr>
          <w:rtl/>
        </w:rPr>
        <w:t xml:space="preserve"> </w:t>
      </w:r>
      <w:r w:rsidRPr="007435EB">
        <w:rPr>
          <w:rFonts w:hint="cs"/>
          <w:rtl/>
        </w:rPr>
        <w:t>אסירי</w:t>
      </w:r>
      <w:r w:rsidRPr="007435EB">
        <w:rPr>
          <w:rtl/>
        </w:rPr>
        <w:t xml:space="preserve">, </w:t>
      </w:r>
      <w:r w:rsidRPr="007435EB">
        <w:rPr>
          <w:rFonts w:hint="cs"/>
          <w:rtl/>
        </w:rPr>
        <w:t>הואיל</w:t>
      </w:r>
      <w:r w:rsidRPr="007435EB">
        <w:rPr>
          <w:rtl/>
        </w:rPr>
        <w:t xml:space="preserve"> </w:t>
      </w:r>
      <w:r w:rsidRPr="007435EB">
        <w:rPr>
          <w:rFonts w:hint="cs"/>
          <w:rtl/>
        </w:rPr>
        <w:t>ונעשו</w:t>
      </w:r>
      <w:r w:rsidRPr="007435EB">
        <w:rPr>
          <w:rtl/>
        </w:rPr>
        <w:t xml:space="preserve"> </w:t>
      </w:r>
      <w:r w:rsidRPr="007435EB">
        <w:rPr>
          <w:rFonts w:hint="cs"/>
          <w:rtl/>
        </w:rPr>
        <w:t>שומר</w:t>
      </w:r>
      <w:r w:rsidRPr="007435EB">
        <w:rPr>
          <w:rtl/>
        </w:rPr>
        <w:t xml:space="preserve"> </w:t>
      </w:r>
      <w:r w:rsidRPr="007435EB">
        <w:rPr>
          <w:rFonts w:hint="cs"/>
          <w:rtl/>
        </w:rPr>
        <w:t>לפירי</w:t>
      </w:r>
      <w:r w:rsidRPr="007435EB">
        <w:rPr>
          <w:rtl/>
        </w:rPr>
        <w:t>.</w:t>
      </w:r>
      <w:r w:rsidRPr="007435EB">
        <w:rPr>
          <w:rFonts w:hint="cs"/>
          <w:rtl/>
        </w:rPr>
        <w:t xml:space="preserve"> והא הוא נעשה בכופרי ואעפ</w:t>
      </w:r>
      <w:r w:rsidRPr="007435EB">
        <w:rPr>
          <w:rtl/>
        </w:rPr>
        <w:t>"</w:t>
      </w:r>
      <w:r w:rsidRPr="007435EB">
        <w:rPr>
          <w:rFonts w:hint="cs"/>
          <w:rtl/>
        </w:rPr>
        <w:t>כ קרי להו פירי.</w:t>
      </w:r>
    </w:p>
    <w:p w14:paraId="45E8D8DD" w14:textId="77777777" w:rsidR="00E8089F" w:rsidRPr="007435EB" w:rsidRDefault="00E8089F" w:rsidP="00E8089F">
      <w:pPr>
        <w:rPr>
          <w:rtl/>
        </w:rPr>
      </w:pPr>
      <w:r w:rsidRPr="005C3FF1">
        <w:rPr>
          <w:rStyle w:val="afffa"/>
          <w:rFonts w:hint="cs"/>
          <w:rtl/>
        </w:rPr>
        <w:t>ואין לומר</w:t>
      </w:r>
      <w:r w:rsidRPr="007435EB">
        <w:rPr>
          <w:rFonts w:hint="cs"/>
          <w:rtl/>
        </w:rPr>
        <w:t xml:space="preserve"> דס</w:t>
      </w:r>
      <w:r w:rsidRPr="007435EB">
        <w:rPr>
          <w:rtl/>
        </w:rPr>
        <w:t>"</w:t>
      </w:r>
      <w:r w:rsidRPr="007435EB">
        <w:rPr>
          <w:rFonts w:hint="cs"/>
          <w:rtl/>
        </w:rPr>
        <w:t>ל כר' יוסי דסמדר</w:t>
      </w:r>
      <w:r w:rsidRPr="007435EB">
        <w:rPr>
          <w:rtl/>
        </w:rPr>
        <w:t xml:space="preserve"> </w:t>
      </w:r>
      <w:r w:rsidRPr="007435EB">
        <w:rPr>
          <w:rFonts w:hint="cs"/>
          <w:rtl/>
        </w:rPr>
        <w:t>אסור</w:t>
      </w:r>
      <w:r w:rsidRPr="007435EB">
        <w:rPr>
          <w:rtl/>
        </w:rPr>
        <w:t xml:space="preserve"> </w:t>
      </w:r>
      <w:r w:rsidRPr="007435EB">
        <w:rPr>
          <w:rFonts w:hint="cs"/>
          <w:rtl/>
        </w:rPr>
        <w:t>מפני</w:t>
      </w:r>
      <w:r w:rsidRPr="007435EB">
        <w:rPr>
          <w:rtl/>
        </w:rPr>
        <w:t xml:space="preserve"> </w:t>
      </w:r>
      <w:r w:rsidRPr="007435EB">
        <w:rPr>
          <w:rFonts w:hint="cs"/>
          <w:rtl/>
        </w:rPr>
        <w:t>שהוא</w:t>
      </w:r>
      <w:r w:rsidRPr="007435EB">
        <w:rPr>
          <w:rtl/>
        </w:rPr>
        <w:t xml:space="preserve"> </w:t>
      </w:r>
      <w:r w:rsidRPr="007435EB">
        <w:rPr>
          <w:rFonts w:hint="cs"/>
          <w:rtl/>
        </w:rPr>
        <w:t>פירי</w:t>
      </w:r>
      <w:r w:rsidRPr="007435EB">
        <w:rPr>
          <w:rtl/>
        </w:rPr>
        <w:t>.</w:t>
      </w:r>
      <w:r w:rsidRPr="007435EB">
        <w:rPr>
          <w:rFonts w:hint="cs"/>
          <w:rtl/>
        </w:rPr>
        <w:t xml:space="preserve"> - </w:t>
      </w:r>
      <w:r w:rsidRPr="005C3FF1">
        <w:rPr>
          <w:rStyle w:val="afffa"/>
          <w:rFonts w:hint="cs"/>
          <w:rtl/>
        </w:rPr>
        <w:t>ו</w:t>
      </w:r>
      <w:r w:rsidR="00A01BBB" w:rsidRPr="005C3FF1">
        <w:rPr>
          <w:rStyle w:val="afffa"/>
          <w:rFonts w:hint="cs"/>
          <w:rtl/>
        </w:rPr>
        <w:t xml:space="preserve">חלקו </w:t>
      </w:r>
      <w:r w:rsidRPr="007435EB">
        <w:rPr>
          <w:rFonts w:hint="cs"/>
          <w:rtl/>
        </w:rPr>
        <w:t>רבנן</w:t>
      </w:r>
      <w:r w:rsidRPr="007435EB">
        <w:rPr>
          <w:rtl/>
        </w:rPr>
        <w:t xml:space="preserve"> </w:t>
      </w:r>
      <w:r w:rsidRPr="007435EB">
        <w:rPr>
          <w:rFonts w:hint="cs"/>
          <w:rtl/>
        </w:rPr>
        <w:t>עליה</w:t>
      </w:r>
      <w:r w:rsidRPr="007435EB">
        <w:rPr>
          <w:rtl/>
        </w:rPr>
        <w:t>.</w:t>
      </w:r>
    </w:p>
    <w:p w14:paraId="10D46EA1" w14:textId="77777777" w:rsidR="00E8089F" w:rsidRPr="007435EB" w:rsidRDefault="00E8089F" w:rsidP="00E8089F">
      <w:pPr>
        <w:rPr>
          <w:rtl/>
        </w:rPr>
      </w:pPr>
      <w:r w:rsidRPr="005C3FF1">
        <w:rPr>
          <w:rStyle w:val="afffa"/>
          <w:rFonts w:hint="cs"/>
          <w:rtl/>
        </w:rPr>
        <w:t>שדחה לזה</w:t>
      </w:r>
      <w:r>
        <w:rPr>
          <w:rFonts w:hint="cs"/>
          <w:rtl/>
        </w:rPr>
        <w:t xml:space="preserve"> </w:t>
      </w:r>
      <w:r>
        <w:rPr>
          <w:rStyle w:val="affffd"/>
          <w:rFonts w:hint="cs"/>
          <w:rtl/>
          <w:rPrChange w:id="9736" w:author="מנוע אמוראים" w:date="2026-10-05T16:42:03Z">
            <w:rPr>
              <w:rFonts w:hint="cs"/>
              <w:rtl/>
            </w:rPr>
          </w:rPrChange>
        </w:rPr>
        <w:t xml:space="preserve">ר</w:t>
      </w:r>
      <w:r>
        <w:rPr>
          <w:rStyle w:val="affffd"/>
          <w:rtl/>
          <w:rPrChange w:id="9737" w:author="מנוע אמוראים" w:date="2026-10-05T16:42:03Z">
            <w:rPr>
              <w:rtl/>
            </w:rPr>
          </w:rPrChange>
        </w:rPr>
        <w:t xml:space="preserve">"</w:t>
      </w:r>
      <w:r>
        <w:rPr>
          <w:rStyle w:val="affffd"/>
          <w:rFonts w:hint="cs"/>
          <w:rtl/>
          <w:rPrChange w:id="9738" w:author="מנוע אמוראים" w:date="2026-10-05T16:42:03Z">
            <w:rPr>
              <w:rFonts w:hint="cs"/>
              <w:rtl/>
            </w:rPr>
          </w:rPrChange>
        </w:rPr>
        <w:t xml:space="preserve">ש</w:t>
      </w:r>
      <w:r>
        <w:rPr>
          <w:rFonts w:hint="cs"/>
          <w:rtl/>
        </w:rPr>
        <w:t xml:space="preserve"> מנהרדעא</w:t>
      </w:r>
      <w:r w:rsidRPr="007435EB">
        <w:rPr>
          <w:rtl/>
        </w:rPr>
        <w:t xml:space="preserve">: </w:t>
      </w:r>
      <w:r w:rsidRPr="007435EB">
        <w:rPr>
          <w:rFonts w:hint="cs"/>
          <w:rtl/>
        </w:rPr>
        <w:t xml:space="preserve">דרבנן לא </w:t>
      </w:r>
      <w:r w:rsidR="00A01BBB">
        <w:rPr>
          <w:rFonts w:hint="cs"/>
          <w:rtl/>
        </w:rPr>
        <w:t xml:space="preserve">חלקו </w:t>
      </w:r>
      <w:r w:rsidRPr="007435EB">
        <w:rPr>
          <w:rFonts w:hint="cs"/>
          <w:rtl/>
        </w:rPr>
        <w:t>על רבי</w:t>
      </w:r>
      <w:r w:rsidRPr="007435EB">
        <w:rPr>
          <w:rtl/>
        </w:rPr>
        <w:t xml:space="preserve"> </w:t>
      </w:r>
      <w:r w:rsidRPr="007435EB">
        <w:rPr>
          <w:rFonts w:hint="cs"/>
          <w:rtl/>
        </w:rPr>
        <w:t>יוסי</w:t>
      </w:r>
      <w:r w:rsidRPr="007435EB">
        <w:rPr>
          <w:rtl/>
        </w:rPr>
        <w:t xml:space="preserve"> </w:t>
      </w:r>
      <w:r w:rsidRPr="007435EB">
        <w:rPr>
          <w:rFonts w:hint="cs"/>
          <w:rtl/>
        </w:rPr>
        <w:t>בשאר</w:t>
      </w:r>
      <w:r w:rsidRPr="007435EB">
        <w:rPr>
          <w:rtl/>
        </w:rPr>
        <w:t xml:space="preserve"> </w:t>
      </w:r>
      <w:r w:rsidRPr="007435EB">
        <w:rPr>
          <w:rFonts w:hint="cs"/>
          <w:rtl/>
        </w:rPr>
        <w:t>אילנות</w:t>
      </w:r>
      <w:r w:rsidRPr="007435EB">
        <w:rPr>
          <w:rtl/>
        </w:rPr>
        <w:t>?</w:t>
      </w:r>
    </w:p>
    <w:p w14:paraId="40A4CFE2" w14:textId="77777777" w:rsidR="00E8089F" w:rsidRPr="007435EB" w:rsidRDefault="00E8089F" w:rsidP="00E8089F">
      <w:pPr>
        <w:rPr>
          <w:rFonts w:cs="Guttman Vilna"/>
          <w:b/>
          <w:bCs/>
          <w:rtl/>
        </w:rPr>
      </w:pPr>
      <w:r w:rsidRPr="007435EB">
        <w:rPr>
          <w:rFonts w:hint="cs"/>
          <w:rtl/>
        </w:rPr>
        <w:t>דתנן</w:t>
      </w:r>
      <w:r w:rsidRPr="007435EB">
        <w:rPr>
          <w:rtl/>
        </w:rPr>
        <w:t xml:space="preserve">: </w:t>
      </w:r>
      <w:r w:rsidRPr="007435EB">
        <w:rPr>
          <w:rFonts w:hint="cs"/>
          <w:rtl/>
        </w:rPr>
        <w:t>מאימתי</w:t>
      </w:r>
      <w:r w:rsidRPr="007435EB">
        <w:rPr>
          <w:rtl/>
        </w:rPr>
        <w:t xml:space="preserve"> </w:t>
      </w:r>
      <w:r w:rsidRPr="007435EB">
        <w:rPr>
          <w:rFonts w:hint="cs"/>
          <w:rtl/>
        </w:rPr>
        <w:t>אין</w:t>
      </w:r>
      <w:r w:rsidRPr="007435EB">
        <w:rPr>
          <w:rtl/>
        </w:rPr>
        <w:t xml:space="preserve"> </w:t>
      </w:r>
      <w:r w:rsidRPr="007435EB">
        <w:rPr>
          <w:rFonts w:hint="cs"/>
          <w:rtl/>
        </w:rPr>
        <w:t>קוצצין</w:t>
      </w:r>
      <w:r w:rsidRPr="007435EB">
        <w:rPr>
          <w:rtl/>
        </w:rPr>
        <w:t xml:space="preserve"> </w:t>
      </w:r>
      <w:r w:rsidRPr="007435EB">
        <w:rPr>
          <w:rFonts w:hint="cs"/>
          <w:rtl/>
        </w:rPr>
        <w:t>את</w:t>
      </w:r>
      <w:r w:rsidRPr="007435EB">
        <w:rPr>
          <w:rtl/>
        </w:rPr>
        <w:t xml:space="preserve"> </w:t>
      </w:r>
      <w:r w:rsidRPr="007435EB">
        <w:rPr>
          <w:rFonts w:hint="cs"/>
          <w:rtl/>
        </w:rPr>
        <w:t>האילנות</w:t>
      </w:r>
      <w:r w:rsidRPr="007435EB">
        <w:rPr>
          <w:rtl/>
        </w:rPr>
        <w:t xml:space="preserve"> </w:t>
      </w:r>
      <w:r w:rsidRPr="007435EB">
        <w:rPr>
          <w:rFonts w:hint="cs"/>
          <w:rtl/>
        </w:rPr>
        <w:t>בשביעית</w:t>
      </w:r>
      <w:r w:rsidRPr="007435EB">
        <w:rPr>
          <w:rtl/>
        </w:rPr>
        <w:t>?</w:t>
      </w:r>
    </w:p>
    <w:p w14:paraId="0DC7F030" w14:textId="77777777" w:rsidR="00E8089F" w:rsidRPr="007435EB" w:rsidRDefault="00E8089F" w:rsidP="00E8089F">
      <w:pPr>
        <w:rPr>
          <w:rFonts w:cs="Guttman Vilna"/>
          <w:b/>
          <w:bCs/>
          <w:rtl/>
        </w:rPr>
      </w:pPr>
      <w:r w:rsidRPr="007435EB">
        <w:rPr>
          <w:rFonts w:hint="cs"/>
          <w:rtl/>
        </w:rPr>
        <w:t>ב</w:t>
      </w:r>
      <w:r w:rsidRPr="007435EB">
        <w:rPr>
          <w:rtl/>
        </w:rPr>
        <w:t>"</w:t>
      </w:r>
      <w:r w:rsidRPr="007435EB">
        <w:rPr>
          <w:rFonts w:hint="cs"/>
          <w:rtl/>
        </w:rPr>
        <w:t>ש</w:t>
      </w:r>
      <w:r w:rsidRPr="007435EB">
        <w:rPr>
          <w:rtl/>
        </w:rPr>
        <w:t xml:space="preserve">: </w:t>
      </w:r>
      <w:r w:rsidRPr="007435EB">
        <w:rPr>
          <w:rFonts w:hint="cs"/>
          <w:rtl/>
        </w:rPr>
        <w:t>כל</w:t>
      </w:r>
      <w:r w:rsidRPr="007435EB">
        <w:rPr>
          <w:rtl/>
        </w:rPr>
        <w:t xml:space="preserve"> </w:t>
      </w:r>
      <w:r w:rsidRPr="007435EB">
        <w:rPr>
          <w:rFonts w:hint="cs"/>
          <w:rtl/>
        </w:rPr>
        <w:t>האילנות</w:t>
      </w:r>
      <w:r w:rsidRPr="007435EB">
        <w:rPr>
          <w:rtl/>
        </w:rPr>
        <w:t xml:space="preserve"> </w:t>
      </w:r>
      <w:r w:rsidRPr="007435EB">
        <w:rPr>
          <w:rFonts w:hint="cs"/>
          <w:rtl/>
        </w:rPr>
        <w:t>משיוציאו</w:t>
      </w:r>
      <w:r w:rsidRPr="007435EB">
        <w:rPr>
          <w:rtl/>
        </w:rPr>
        <w:t>.</w:t>
      </w:r>
    </w:p>
    <w:p w14:paraId="4A56282B" w14:textId="77777777" w:rsidR="00E8089F" w:rsidRPr="007435EB" w:rsidRDefault="00E8089F" w:rsidP="00E8089F">
      <w:pPr>
        <w:rPr>
          <w:rFonts w:cs="Guttman Vilna"/>
          <w:b/>
          <w:bCs/>
          <w:rtl/>
        </w:rPr>
      </w:pPr>
      <w:r w:rsidRPr="007435EB">
        <w:rPr>
          <w:rFonts w:hint="cs"/>
          <w:rtl/>
        </w:rPr>
        <w:t>וב</w:t>
      </w:r>
      <w:r w:rsidRPr="007435EB">
        <w:rPr>
          <w:rtl/>
        </w:rPr>
        <w:t>"</w:t>
      </w:r>
      <w:r w:rsidRPr="007435EB">
        <w:rPr>
          <w:rFonts w:hint="cs"/>
          <w:rtl/>
        </w:rPr>
        <w:t>ה</w:t>
      </w:r>
      <w:r w:rsidRPr="007435EB">
        <w:rPr>
          <w:rtl/>
        </w:rPr>
        <w:t>:</w:t>
      </w:r>
      <w:r w:rsidRPr="007435EB">
        <w:rPr>
          <w:rFonts w:hint="cs"/>
          <w:rtl/>
        </w:rPr>
        <w:t xml:space="preserve"> החרובין</w:t>
      </w:r>
      <w:r w:rsidRPr="007435EB">
        <w:rPr>
          <w:rtl/>
        </w:rPr>
        <w:t xml:space="preserve"> </w:t>
      </w:r>
      <w:r w:rsidRPr="007435EB">
        <w:rPr>
          <w:rFonts w:hint="cs"/>
          <w:rtl/>
        </w:rPr>
        <w:t>משישרשרו</w:t>
      </w:r>
      <w:r w:rsidRPr="007435EB">
        <w:rPr>
          <w:rtl/>
        </w:rPr>
        <w:t xml:space="preserve">, </w:t>
      </w:r>
      <w:r w:rsidRPr="007435EB">
        <w:rPr>
          <w:rFonts w:hint="cs"/>
          <w:rtl/>
        </w:rPr>
        <w:t>והגפנים משיגריעו</w:t>
      </w:r>
      <w:r w:rsidRPr="007435EB">
        <w:rPr>
          <w:rtl/>
        </w:rPr>
        <w:t>.</w:t>
      </w:r>
    </w:p>
    <w:p w14:paraId="664FE571" w14:textId="77777777" w:rsidR="00E8089F" w:rsidRPr="007435EB" w:rsidRDefault="00E8089F" w:rsidP="00E8089F">
      <w:pPr>
        <w:rPr>
          <w:rFonts w:cs="Guttman Vilna"/>
          <w:b/>
          <w:bCs/>
          <w:rtl/>
        </w:rPr>
      </w:pPr>
      <w:r w:rsidRPr="007435EB">
        <w:rPr>
          <w:rFonts w:hint="cs"/>
          <w:rtl/>
        </w:rPr>
        <w:t>והזיתים</w:t>
      </w:r>
      <w:r w:rsidRPr="007435EB">
        <w:rPr>
          <w:rtl/>
        </w:rPr>
        <w:t xml:space="preserve"> </w:t>
      </w:r>
      <w:r w:rsidRPr="007435EB">
        <w:rPr>
          <w:rFonts w:hint="cs"/>
          <w:rtl/>
        </w:rPr>
        <w:t>משיניצו</w:t>
      </w:r>
      <w:r w:rsidRPr="007435EB">
        <w:rPr>
          <w:rtl/>
        </w:rPr>
        <w:t xml:space="preserve">, </w:t>
      </w:r>
      <w:r w:rsidRPr="007435EB">
        <w:rPr>
          <w:rFonts w:hint="cs"/>
          <w:rtl/>
        </w:rPr>
        <w:t>ושאר</w:t>
      </w:r>
      <w:r w:rsidRPr="007435EB">
        <w:rPr>
          <w:rtl/>
        </w:rPr>
        <w:t xml:space="preserve"> </w:t>
      </w:r>
      <w:r w:rsidRPr="007435EB">
        <w:rPr>
          <w:rFonts w:hint="cs"/>
          <w:rtl/>
        </w:rPr>
        <w:t>כל</w:t>
      </w:r>
      <w:r w:rsidRPr="007435EB">
        <w:rPr>
          <w:rtl/>
        </w:rPr>
        <w:t xml:space="preserve"> </w:t>
      </w:r>
      <w:r w:rsidRPr="007435EB">
        <w:rPr>
          <w:rFonts w:hint="cs"/>
          <w:rtl/>
        </w:rPr>
        <w:t>האילנות</w:t>
      </w:r>
      <w:r w:rsidRPr="007435EB">
        <w:rPr>
          <w:rtl/>
        </w:rPr>
        <w:t xml:space="preserve"> </w:t>
      </w:r>
      <w:r w:rsidRPr="007435EB">
        <w:rPr>
          <w:rFonts w:hint="cs"/>
          <w:rtl/>
        </w:rPr>
        <w:t>משיוציאו</w:t>
      </w:r>
      <w:r w:rsidRPr="007435EB">
        <w:rPr>
          <w:rtl/>
        </w:rPr>
        <w:t>.</w:t>
      </w:r>
    </w:p>
    <w:p w14:paraId="22220881" w14:textId="77777777" w:rsidR="00E8089F" w:rsidRPr="007435EB" w:rsidRDefault="00E8089F" w:rsidP="00E8089F">
      <w:pPr>
        <w:rPr>
          <w:rFonts w:cs="Guttman Vilna"/>
          <w:b/>
          <w:bCs/>
          <w:rtl/>
        </w:rPr>
      </w:pPr>
      <w:r w:rsidRPr="007435EB">
        <w:rPr>
          <w:rFonts w:hint="cs"/>
          <w:rtl/>
        </w:rPr>
        <w:t>וא</w:t>
      </w:r>
      <w:r w:rsidRPr="007435EB">
        <w:rPr>
          <w:rtl/>
        </w:rPr>
        <w:t>"</w:t>
      </w:r>
      <w:r w:rsidRPr="007435EB">
        <w:rPr>
          <w:rFonts w:hint="cs"/>
          <w:rtl/>
        </w:rPr>
        <w:t>ר</w:t>
      </w:r>
      <w:r w:rsidRPr="007435EB">
        <w:rPr>
          <w:rtl/>
        </w:rPr>
        <w:t xml:space="preserve"> </w:t>
      </w:r>
      <w:r w:rsidRPr="007435EB">
        <w:rPr>
          <w:rFonts w:hint="cs"/>
          <w:rtl/>
        </w:rPr>
        <w:t>אסי</w:t>
      </w:r>
      <w:r w:rsidRPr="007435EB">
        <w:rPr>
          <w:rtl/>
        </w:rPr>
        <w:t xml:space="preserve">: </w:t>
      </w:r>
      <w:r w:rsidRPr="007435EB">
        <w:rPr>
          <w:rFonts w:hint="cs"/>
          <w:rtl/>
        </w:rPr>
        <w:t>הוא</w:t>
      </w:r>
      <w:r w:rsidRPr="007435EB">
        <w:rPr>
          <w:rtl/>
        </w:rPr>
        <w:t xml:space="preserve"> </w:t>
      </w:r>
      <w:r w:rsidRPr="007435EB">
        <w:rPr>
          <w:rFonts w:hint="cs"/>
          <w:rtl/>
        </w:rPr>
        <w:t>בוסר</w:t>
      </w:r>
      <w:r w:rsidRPr="007435EB">
        <w:rPr>
          <w:rtl/>
        </w:rPr>
        <w:t xml:space="preserve">, </w:t>
      </w:r>
      <w:r w:rsidRPr="007435EB">
        <w:rPr>
          <w:rFonts w:hint="cs"/>
          <w:rtl/>
        </w:rPr>
        <w:t>הוא</w:t>
      </w:r>
      <w:r w:rsidRPr="007435EB">
        <w:rPr>
          <w:rtl/>
        </w:rPr>
        <w:t xml:space="preserve"> </w:t>
      </w:r>
      <w:r w:rsidRPr="007435EB">
        <w:rPr>
          <w:rFonts w:hint="cs"/>
          <w:rtl/>
        </w:rPr>
        <w:t>גירוע</w:t>
      </w:r>
      <w:r w:rsidRPr="007435EB">
        <w:rPr>
          <w:rtl/>
        </w:rPr>
        <w:t xml:space="preserve">, </w:t>
      </w:r>
      <w:r w:rsidRPr="007435EB">
        <w:rPr>
          <w:rFonts w:hint="cs"/>
          <w:rtl/>
        </w:rPr>
        <w:t>הוא</w:t>
      </w:r>
      <w:r w:rsidRPr="007435EB">
        <w:rPr>
          <w:rtl/>
        </w:rPr>
        <w:t xml:space="preserve"> </w:t>
      </w:r>
      <w:r w:rsidRPr="007435EB">
        <w:rPr>
          <w:rFonts w:hint="cs"/>
          <w:rtl/>
        </w:rPr>
        <w:t>פול</w:t>
      </w:r>
      <w:r w:rsidRPr="007435EB">
        <w:rPr>
          <w:rtl/>
        </w:rPr>
        <w:t xml:space="preserve"> </w:t>
      </w:r>
      <w:r w:rsidRPr="007435EB">
        <w:rPr>
          <w:rFonts w:hint="cs"/>
          <w:rtl/>
        </w:rPr>
        <w:t>הלבן והיינו שיעורו כפול הלבן</w:t>
      </w:r>
      <w:r w:rsidR="0011715B">
        <w:rPr>
          <w:rFonts w:hint="cs"/>
          <w:rtl/>
        </w:rPr>
        <w:t>.</w:t>
      </w:r>
    </w:p>
    <w:p w14:paraId="0EACF849" w14:textId="77777777" w:rsidR="00E8089F" w:rsidRPr="007435EB" w:rsidRDefault="00E8089F" w:rsidP="00E8089F">
      <w:pPr>
        <w:rPr>
          <w:rFonts w:cs="Guttman Vilna"/>
          <w:b/>
          <w:bCs/>
          <w:rtl/>
        </w:rPr>
      </w:pPr>
      <w:r w:rsidRPr="007435EB">
        <w:rPr>
          <w:rFonts w:hint="cs"/>
          <w:rtl/>
        </w:rPr>
        <w:t>והיינו רבנן דס</w:t>
      </w:r>
      <w:r w:rsidRPr="007435EB">
        <w:rPr>
          <w:rtl/>
        </w:rPr>
        <w:t>"</w:t>
      </w:r>
      <w:r w:rsidRPr="007435EB">
        <w:rPr>
          <w:rFonts w:hint="cs"/>
          <w:rtl/>
        </w:rPr>
        <w:t>ל בוסר</w:t>
      </w:r>
      <w:r w:rsidRPr="007435EB">
        <w:rPr>
          <w:rtl/>
        </w:rPr>
        <w:t xml:space="preserve"> - </w:t>
      </w:r>
      <w:r w:rsidRPr="007435EB">
        <w:rPr>
          <w:rFonts w:hint="cs"/>
          <w:rtl/>
        </w:rPr>
        <w:t>אין</w:t>
      </w:r>
      <w:r w:rsidRPr="007435EB">
        <w:rPr>
          <w:rtl/>
        </w:rPr>
        <w:t xml:space="preserve">, </w:t>
      </w:r>
      <w:r w:rsidRPr="007435EB">
        <w:rPr>
          <w:rFonts w:hint="cs"/>
          <w:rtl/>
        </w:rPr>
        <w:t>סמדר</w:t>
      </w:r>
      <w:r w:rsidRPr="007435EB">
        <w:rPr>
          <w:rtl/>
        </w:rPr>
        <w:t xml:space="preserve"> - </w:t>
      </w:r>
      <w:r w:rsidRPr="007435EB">
        <w:rPr>
          <w:rFonts w:hint="cs"/>
          <w:rtl/>
        </w:rPr>
        <w:t>לא</w:t>
      </w:r>
      <w:r w:rsidRPr="007435EB">
        <w:rPr>
          <w:rtl/>
        </w:rPr>
        <w:t>,</w:t>
      </w:r>
      <w:r w:rsidRPr="007435EB">
        <w:rPr>
          <w:rFonts w:hint="cs"/>
          <w:rtl/>
        </w:rPr>
        <w:t xml:space="preserve"> וקתני</w:t>
      </w:r>
      <w:r w:rsidRPr="007435EB">
        <w:rPr>
          <w:rtl/>
        </w:rPr>
        <w:t xml:space="preserve">: </w:t>
      </w:r>
      <w:r w:rsidRPr="007435EB">
        <w:rPr>
          <w:rFonts w:hint="cs"/>
          <w:rtl/>
        </w:rPr>
        <w:t>שאר</w:t>
      </w:r>
      <w:r w:rsidRPr="007435EB">
        <w:rPr>
          <w:rtl/>
        </w:rPr>
        <w:t xml:space="preserve"> </w:t>
      </w:r>
      <w:r w:rsidRPr="007435EB">
        <w:rPr>
          <w:rFonts w:hint="cs"/>
          <w:rtl/>
        </w:rPr>
        <w:t>כל</w:t>
      </w:r>
      <w:r w:rsidRPr="007435EB">
        <w:rPr>
          <w:rtl/>
        </w:rPr>
        <w:t xml:space="preserve"> </w:t>
      </w:r>
      <w:r w:rsidRPr="007435EB">
        <w:rPr>
          <w:rFonts w:hint="cs"/>
          <w:rtl/>
        </w:rPr>
        <w:t>האילנות</w:t>
      </w:r>
      <w:r w:rsidRPr="007435EB">
        <w:rPr>
          <w:rtl/>
        </w:rPr>
        <w:t xml:space="preserve"> </w:t>
      </w:r>
      <w:r w:rsidRPr="007435EB">
        <w:rPr>
          <w:rFonts w:hint="cs"/>
          <w:rtl/>
        </w:rPr>
        <w:t>משיוציאו</w:t>
      </w:r>
      <w:r w:rsidRPr="007435EB">
        <w:rPr>
          <w:rtl/>
        </w:rPr>
        <w:t>.</w:t>
      </w:r>
    </w:p>
    <w:p w14:paraId="1CBDBD92" w14:textId="77777777" w:rsidR="00E8089F" w:rsidRPr="007435EB" w:rsidRDefault="00E8089F" w:rsidP="00E8089F">
      <w:pPr>
        <w:rPr>
          <w:rtl/>
        </w:rPr>
      </w:pPr>
      <w:r w:rsidRPr="005C3FF1">
        <w:rPr>
          <w:rStyle w:val="afffa"/>
          <w:rFonts w:hint="cs"/>
          <w:rtl/>
        </w:rPr>
        <w:t>אלא</w:t>
      </w:r>
      <w:r w:rsidRPr="005C3FF1">
        <w:rPr>
          <w:rStyle w:val="afffa"/>
          <w:rtl/>
        </w:rPr>
        <w:t xml:space="preserve"> </w:t>
      </w:r>
      <w:r w:rsidRPr="007435EB">
        <w:rPr>
          <w:rFonts w:hint="cs"/>
          <w:rtl/>
        </w:rPr>
        <w:t>רבי</w:t>
      </w:r>
      <w:r w:rsidRPr="007435EB">
        <w:rPr>
          <w:rtl/>
        </w:rPr>
        <w:t xml:space="preserve"> </w:t>
      </w:r>
      <w:r w:rsidRPr="007435EB">
        <w:rPr>
          <w:rFonts w:hint="cs"/>
          <w:rtl/>
        </w:rPr>
        <w:t>אילעאי</w:t>
      </w:r>
      <w:r w:rsidRPr="007435EB">
        <w:rPr>
          <w:rtl/>
        </w:rPr>
        <w:t xml:space="preserve"> </w:t>
      </w:r>
      <w:r w:rsidRPr="007435EB">
        <w:rPr>
          <w:rFonts w:hint="cs"/>
          <w:rtl/>
        </w:rPr>
        <w:t>קצץ בדקל זכר שא</w:t>
      </w:r>
      <w:r w:rsidRPr="007435EB">
        <w:rPr>
          <w:rtl/>
        </w:rPr>
        <w:t>"</w:t>
      </w:r>
      <w:r w:rsidRPr="007435EB">
        <w:rPr>
          <w:rFonts w:hint="cs"/>
          <w:rtl/>
        </w:rPr>
        <w:t>צ התמרים עוד לעץ.</w:t>
      </w:r>
    </w:p>
    <w:p w14:paraId="361E5498" w14:textId="043A0842" w:rsidR="00E8089F" w:rsidRPr="007435EB" w:rsidRDefault="00F47631" w:rsidP="00F47631">
      <w:pPr>
        <w:pStyle w:val="affd"/>
        <w:rPr>
          <w:bCs/>
          <w:rtl/>
        </w:rPr>
      </w:pPr>
      <w:r>
        <w:rPr>
          <w:rFonts w:hint="cs"/>
          <w:rtl/>
        </w:rPr>
        <w:t>***</w:t>
      </w:r>
    </w:p>
    <w:p w14:paraId="44A01ACB" w14:textId="77777777" w:rsidR="00E8089F" w:rsidRPr="007435EB" w:rsidRDefault="00E8089F" w:rsidP="005C3FF1">
      <w:pPr>
        <w:pStyle w:val="afff"/>
        <w:framePr w:wrap="around"/>
        <w:rPr>
          <w:rtl/>
        </w:rPr>
      </w:pPr>
      <w:r w:rsidRPr="007435EB">
        <w:rPr>
          <w:rFonts w:hint="cs"/>
          <w:rtl/>
        </w:rPr>
        <w:t>נג.</w:t>
      </w:r>
    </w:p>
    <w:p w14:paraId="4D30B3D7" w14:textId="1371028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אוכלין</w:t>
      </w:r>
      <w:r w:rsidR="00E8089F" w:rsidRPr="007435EB">
        <w:rPr>
          <w:rFonts w:ascii="Fb Fontext" w:hAnsi="Fb Fontext"/>
          <w:rtl/>
        </w:rPr>
        <w:t xml:space="preserve"> </w:t>
      </w:r>
      <w:r w:rsidR="00E8089F" w:rsidRPr="007435EB">
        <w:rPr>
          <w:rFonts w:ascii="Fb Fontext" w:hAnsi="Fb Fontext" w:hint="cs"/>
          <w:rtl/>
        </w:rPr>
        <w:t>בענבים</w:t>
      </w:r>
      <w:r w:rsidR="00E8089F" w:rsidRPr="007435EB">
        <w:rPr>
          <w:rFonts w:ascii="Fb Fontext" w:hAnsi="Fb Fontext"/>
          <w:rtl/>
        </w:rPr>
        <w:t xml:space="preserve"> </w:t>
      </w:r>
      <w:r w:rsidR="00E8089F" w:rsidRPr="007435EB">
        <w:rPr>
          <w:rFonts w:ascii="Fb Fontext" w:hAnsi="Fb Fontext" w:hint="cs"/>
          <w:rtl/>
        </w:rPr>
        <w:t>עד</w:t>
      </w:r>
      <w:r w:rsidR="00E8089F" w:rsidRPr="007435EB">
        <w:rPr>
          <w:rFonts w:ascii="Fb Fontext" w:hAnsi="Fb Fontext"/>
          <w:rtl/>
        </w:rPr>
        <w:t xml:space="preserve"> </w:t>
      </w:r>
      <w:r w:rsidR="00E8089F" w:rsidRPr="007435EB">
        <w:rPr>
          <w:rFonts w:ascii="Fb Fontext" w:hAnsi="Fb Fontext" w:hint="cs"/>
          <w:rtl/>
        </w:rPr>
        <w:t>שיכלו</w:t>
      </w:r>
      <w:r w:rsidR="00E8089F" w:rsidRPr="007435EB">
        <w:rPr>
          <w:rFonts w:ascii="Fb Fontext" w:hAnsi="Fb Fontext"/>
          <w:rtl/>
        </w:rPr>
        <w:t xml:space="preserve"> </w:t>
      </w:r>
      <w:r w:rsidR="00E8089F" w:rsidRPr="007435EB">
        <w:rPr>
          <w:rFonts w:ascii="Fb Fontext" w:hAnsi="Fb Fontext" w:hint="cs"/>
          <w:rtl/>
        </w:rPr>
        <w:t>דליות</w:t>
      </w:r>
      <w:r w:rsidR="00E8089F" w:rsidRPr="007435EB">
        <w:rPr>
          <w:rFonts w:ascii="Fb Fontext" w:hAnsi="Fb Fontext"/>
          <w:rtl/>
        </w:rPr>
        <w:t xml:space="preserve"> </w:t>
      </w:r>
      <w:r w:rsidR="00E8089F" w:rsidRPr="007435EB">
        <w:rPr>
          <w:rFonts w:ascii="Fb Fontext" w:hAnsi="Fb Fontext" w:hint="cs"/>
          <w:rtl/>
        </w:rPr>
        <w:t>של</w:t>
      </w:r>
      <w:r w:rsidR="00E8089F" w:rsidRPr="007435EB">
        <w:rPr>
          <w:rFonts w:ascii="Fb Fontext" w:hAnsi="Fb Fontext"/>
          <w:rtl/>
        </w:rPr>
        <w:t xml:space="preserve"> </w:t>
      </w:r>
      <w:r w:rsidR="00E8089F" w:rsidRPr="007435EB">
        <w:rPr>
          <w:rFonts w:ascii="Fb Fontext" w:hAnsi="Fb Fontext" w:hint="cs"/>
          <w:rtl/>
        </w:rPr>
        <w:t>אוכל</w:t>
      </w:r>
      <w:r w:rsidR="00E8089F" w:rsidRPr="007435EB">
        <w:rPr>
          <w:rFonts w:ascii="Fb Fontext" w:hAnsi="Fb Fontext"/>
          <w:rtl/>
        </w:rPr>
        <w:t xml:space="preserve">, </w:t>
      </w:r>
      <w:r w:rsidR="00E8089F" w:rsidRPr="007435EB">
        <w:rPr>
          <w:rFonts w:ascii="Fb Fontext" w:hAnsi="Fb Fontext" w:hint="cs"/>
          <w:rtl/>
        </w:rPr>
        <w:t>אם</w:t>
      </w:r>
      <w:r w:rsidR="00E8089F" w:rsidRPr="007435EB">
        <w:rPr>
          <w:rFonts w:ascii="Fb Fontext" w:hAnsi="Fb Fontext"/>
          <w:rtl/>
        </w:rPr>
        <w:t xml:space="preserve"> </w:t>
      </w:r>
      <w:r w:rsidR="00E8089F" w:rsidRPr="007435EB">
        <w:rPr>
          <w:rFonts w:ascii="Fb Fontext" w:hAnsi="Fb Fontext" w:hint="cs"/>
          <w:rtl/>
        </w:rPr>
        <w:t>יש</w:t>
      </w:r>
      <w:r w:rsidR="00E8089F" w:rsidRPr="007435EB">
        <w:rPr>
          <w:rFonts w:ascii="Fb Fontext" w:hAnsi="Fb Fontext"/>
          <w:rtl/>
        </w:rPr>
        <w:t xml:space="preserve"> </w:t>
      </w:r>
      <w:r w:rsidR="00E8089F" w:rsidRPr="007435EB">
        <w:rPr>
          <w:rFonts w:ascii="Fb Fontext" w:hAnsi="Fb Fontext" w:hint="cs"/>
          <w:rtl/>
        </w:rPr>
        <w:t>מאוחרות</w:t>
      </w:r>
      <w:r w:rsidR="00E8089F" w:rsidRPr="007435EB">
        <w:rPr>
          <w:rFonts w:ascii="Fb Fontext" w:hAnsi="Fb Fontext"/>
          <w:rtl/>
        </w:rPr>
        <w:t xml:space="preserve"> </w:t>
      </w:r>
      <w:r w:rsidR="00E8089F" w:rsidRPr="007435EB">
        <w:rPr>
          <w:rFonts w:ascii="Fb Fontext" w:hAnsi="Fb Fontext" w:hint="cs"/>
          <w:rtl/>
        </w:rPr>
        <w:t>מהן</w:t>
      </w:r>
      <w:r w:rsidR="00E8089F" w:rsidRPr="007435EB">
        <w:rPr>
          <w:rFonts w:ascii="Fb Fontext" w:hAnsi="Fb Fontext"/>
          <w:rtl/>
        </w:rPr>
        <w:t xml:space="preserve"> - </w:t>
      </w:r>
      <w:r w:rsidR="00E8089F" w:rsidRPr="007435EB">
        <w:rPr>
          <w:rFonts w:ascii="Fb Fontext" w:hAnsi="Fb Fontext" w:hint="cs"/>
          <w:rtl/>
        </w:rPr>
        <w:t>אוכלין</w:t>
      </w:r>
      <w:r w:rsidR="00E8089F" w:rsidRPr="007435EB">
        <w:rPr>
          <w:rFonts w:ascii="Fb Fontext" w:hAnsi="Fb Fontext"/>
          <w:rtl/>
        </w:rPr>
        <w:t xml:space="preserve"> </w:t>
      </w:r>
      <w:r w:rsidR="00E8089F" w:rsidRPr="007435EB">
        <w:rPr>
          <w:rFonts w:ascii="Fb Fontext" w:hAnsi="Fb Fontext" w:hint="cs"/>
          <w:rtl/>
        </w:rPr>
        <w:t>עליהן</w:t>
      </w:r>
      <w:r w:rsidR="00E8089F" w:rsidRPr="007435EB">
        <w:rPr>
          <w:rFonts w:ascii="Fb Fontext" w:hAnsi="Fb Fontext"/>
          <w:rtl/>
        </w:rPr>
        <w:t>.</w:t>
      </w:r>
    </w:p>
    <w:p w14:paraId="60700DA1" w14:textId="1BD3565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אוכלים</w:t>
      </w:r>
      <w:r w:rsidR="00E8089F" w:rsidRPr="007435EB">
        <w:rPr>
          <w:rtl/>
        </w:rPr>
        <w:t xml:space="preserve"> </w:t>
      </w:r>
      <w:r w:rsidR="00E8089F" w:rsidRPr="007435EB">
        <w:rPr>
          <w:rFonts w:hint="cs"/>
          <w:rtl/>
        </w:rPr>
        <w:t>בזיתים</w:t>
      </w:r>
      <w:r w:rsidR="00E8089F" w:rsidRPr="007435EB">
        <w:rPr>
          <w:rtl/>
        </w:rPr>
        <w:t xml:space="preserve"> </w:t>
      </w:r>
      <w:r w:rsidR="00E8089F" w:rsidRPr="007435EB">
        <w:rPr>
          <w:rFonts w:hint="cs"/>
          <w:rtl/>
        </w:rPr>
        <w:t>עד</w:t>
      </w:r>
      <w:r w:rsidR="00E8089F" w:rsidRPr="007435EB">
        <w:rPr>
          <w:rtl/>
        </w:rPr>
        <w:t xml:space="preserve"> </w:t>
      </w:r>
      <w:r w:rsidR="00E8089F" w:rsidRPr="007435EB">
        <w:rPr>
          <w:rFonts w:hint="cs"/>
          <w:rtl/>
        </w:rPr>
        <w:t>שיכלה</w:t>
      </w:r>
      <w:r w:rsidR="00E8089F" w:rsidRPr="007435EB">
        <w:rPr>
          <w:rtl/>
        </w:rPr>
        <w:t xml:space="preserve"> </w:t>
      </w:r>
      <w:r w:rsidR="00E8089F" w:rsidRPr="007435EB">
        <w:rPr>
          <w:rFonts w:hint="cs"/>
          <w:rtl/>
        </w:rPr>
        <w:t>אחרון</w:t>
      </w:r>
      <w:r w:rsidR="00E8089F" w:rsidRPr="007435EB">
        <w:rPr>
          <w:rtl/>
        </w:rPr>
        <w:t xml:space="preserve"> </w:t>
      </w:r>
      <w:r w:rsidR="00E8089F" w:rsidRPr="007435EB">
        <w:rPr>
          <w:rFonts w:hint="cs"/>
          <w:rtl/>
        </w:rPr>
        <w:t>שבתקוע</w:t>
      </w:r>
      <w:r w:rsidR="00E8089F" w:rsidRPr="007435EB">
        <w:rPr>
          <w:rtl/>
        </w:rPr>
        <w:t>.</w:t>
      </w:r>
    </w:p>
    <w:p w14:paraId="45C7C11D" w14:textId="77777777" w:rsidR="00E8089F" w:rsidRPr="007435EB" w:rsidRDefault="00E8089F" w:rsidP="00E8089F">
      <w:pPr>
        <w:rPr>
          <w:rtl/>
        </w:rPr>
      </w:pPr>
      <w:r>
        <w:rPr>
          <w:rStyle w:val="affffd"/>
          <w:rFonts w:hint="cs"/>
          <w:rtl/>
          <w:rPrChange w:id="9739" w:author="מנוע אמוראים" w:date="2026-10-05T16:42:03Z">
            <w:rPr>
              <w:rStyle w:val="afffa"/>
              <w:rFonts w:hint="cs"/>
              <w:rtl/>
            </w:rPr>
          </w:rPrChange>
        </w:rPr>
        <w:t xml:space="preserve">ר</w:t>
      </w:r>
      <w:r>
        <w:rPr>
          <w:rStyle w:val="affffd"/>
          <w:rtl/>
          <w:rPrChange w:id="9740" w:author="מנוע אמוראים" w:date="2026-10-05T16:42:03Z">
            <w:rPr>
              <w:rStyle w:val="afffa"/>
              <w:rtl/>
            </w:rPr>
          </w:rPrChange>
        </w:rPr>
        <w:t xml:space="preserve">"</w:t>
      </w:r>
      <w:r>
        <w:rPr>
          <w:rStyle w:val="affffd"/>
          <w:rFonts w:hint="cs"/>
          <w:rtl/>
          <w:rPrChange w:id="9741" w:author="מנוע אמוראים" w:date="2026-10-05T16:42:03Z">
            <w:rPr>
              <w:rStyle w:val="afffa"/>
              <w:rFonts w:hint="cs"/>
              <w:rtl/>
            </w:rPr>
          </w:rPrChange>
        </w:rPr>
        <w:t xml:space="preserve">א</w:t>
      </w:r>
      <w:r>
        <w:rPr>
          <w:rStyle w:val="afffa"/>
          <w:rFonts w:hint="cs"/>
          <w:rtl/>
        </w:rPr>
        <w:t xml:space="preserve">:</w:t>
      </w:r>
      <w:r w:rsidRPr="007435EB">
        <w:rPr>
          <w:rtl/>
        </w:rPr>
        <w:t xml:space="preserve"> </w:t>
      </w:r>
      <w:r w:rsidRPr="007435EB">
        <w:rPr>
          <w:rFonts w:hint="cs"/>
          <w:rtl/>
        </w:rPr>
        <w:t>עד</w:t>
      </w:r>
      <w:r w:rsidRPr="007435EB">
        <w:rPr>
          <w:rtl/>
        </w:rPr>
        <w:t xml:space="preserve"> </w:t>
      </w:r>
      <w:r w:rsidRPr="007435EB">
        <w:rPr>
          <w:rFonts w:hint="cs"/>
          <w:rtl/>
        </w:rPr>
        <w:t>שיכלה</w:t>
      </w:r>
      <w:r w:rsidRPr="007435EB">
        <w:rPr>
          <w:rtl/>
        </w:rPr>
        <w:t xml:space="preserve"> </w:t>
      </w:r>
      <w:r w:rsidRPr="007435EB">
        <w:rPr>
          <w:rFonts w:hint="cs"/>
          <w:rtl/>
        </w:rPr>
        <w:t>אחרון</w:t>
      </w:r>
      <w:r w:rsidRPr="007435EB">
        <w:rPr>
          <w:rtl/>
        </w:rPr>
        <w:t xml:space="preserve"> </w:t>
      </w:r>
      <w:r w:rsidRPr="007435EB">
        <w:rPr>
          <w:rFonts w:hint="cs"/>
          <w:rtl/>
        </w:rPr>
        <w:t>של</w:t>
      </w:r>
      <w:r w:rsidRPr="007435EB">
        <w:rPr>
          <w:rtl/>
        </w:rPr>
        <w:t xml:space="preserve"> </w:t>
      </w:r>
      <w:r w:rsidRPr="007435EB">
        <w:rPr>
          <w:rFonts w:hint="cs"/>
          <w:rtl/>
        </w:rPr>
        <w:t>גוש</w:t>
      </w:r>
      <w:r w:rsidRPr="007435EB">
        <w:rPr>
          <w:rtl/>
        </w:rPr>
        <w:t xml:space="preserve"> </w:t>
      </w:r>
      <w:r w:rsidRPr="007435EB">
        <w:rPr>
          <w:rFonts w:hint="cs"/>
          <w:rtl/>
        </w:rPr>
        <w:t>חלב</w:t>
      </w:r>
      <w:r w:rsidRPr="007435EB">
        <w:rPr>
          <w:rtl/>
        </w:rPr>
        <w:t xml:space="preserve">, </w:t>
      </w:r>
      <w:r w:rsidRPr="007435EB">
        <w:rPr>
          <w:rFonts w:hint="cs"/>
          <w:rtl/>
        </w:rPr>
        <w:t>כדי</w:t>
      </w:r>
      <w:r w:rsidRPr="007435EB">
        <w:rPr>
          <w:rtl/>
        </w:rPr>
        <w:t xml:space="preserve"> </w:t>
      </w:r>
      <w:r w:rsidRPr="007435EB">
        <w:rPr>
          <w:rFonts w:hint="cs"/>
          <w:rtl/>
        </w:rPr>
        <w:t>שיהא</w:t>
      </w:r>
      <w:r w:rsidRPr="007435EB">
        <w:rPr>
          <w:rtl/>
        </w:rPr>
        <w:t xml:space="preserve"> </w:t>
      </w:r>
      <w:r w:rsidRPr="007435EB">
        <w:rPr>
          <w:rFonts w:hint="cs"/>
          <w:rtl/>
        </w:rPr>
        <w:t>עני</w:t>
      </w:r>
      <w:r w:rsidRPr="007435EB">
        <w:rPr>
          <w:rtl/>
        </w:rPr>
        <w:t xml:space="preserve"> </w:t>
      </w:r>
      <w:r w:rsidRPr="007435EB">
        <w:rPr>
          <w:rFonts w:hint="cs"/>
          <w:rtl/>
        </w:rPr>
        <w:t>יוצא</w:t>
      </w:r>
      <w:r w:rsidRPr="007435EB">
        <w:rPr>
          <w:rtl/>
        </w:rPr>
        <w:t xml:space="preserve"> </w:t>
      </w:r>
      <w:r w:rsidRPr="007435EB">
        <w:rPr>
          <w:rFonts w:hint="cs"/>
          <w:rtl/>
        </w:rPr>
        <w:t>ואינו</w:t>
      </w:r>
      <w:r w:rsidRPr="007435EB">
        <w:rPr>
          <w:rtl/>
        </w:rPr>
        <w:t xml:space="preserve"> </w:t>
      </w:r>
      <w:r w:rsidRPr="007435EB">
        <w:rPr>
          <w:rFonts w:hint="cs"/>
          <w:rtl/>
        </w:rPr>
        <w:t>מוצא</w:t>
      </w:r>
      <w:r w:rsidRPr="007435EB">
        <w:rPr>
          <w:rtl/>
        </w:rPr>
        <w:t xml:space="preserve"> </w:t>
      </w:r>
      <w:r w:rsidRPr="007435EB">
        <w:rPr>
          <w:rFonts w:hint="cs"/>
          <w:rtl/>
        </w:rPr>
        <w:t>לא</w:t>
      </w:r>
      <w:r w:rsidRPr="007435EB">
        <w:rPr>
          <w:rtl/>
        </w:rPr>
        <w:t xml:space="preserve"> </w:t>
      </w:r>
      <w:r w:rsidRPr="007435EB">
        <w:rPr>
          <w:rFonts w:hint="cs"/>
          <w:rtl/>
        </w:rPr>
        <w:t>בנופו</w:t>
      </w:r>
      <w:r w:rsidRPr="007435EB">
        <w:rPr>
          <w:rtl/>
        </w:rPr>
        <w:t xml:space="preserve"> </w:t>
      </w:r>
      <w:r w:rsidRPr="007435EB">
        <w:rPr>
          <w:rFonts w:hint="cs"/>
          <w:rtl/>
        </w:rPr>
        <w:t>ולא</w:t>
      </w:r>
      <w:r w:rsidRPr="007435EB">
        <w:rPr>
          <w:rtl/>
        </w:rPr>
        <w:t xml:space="preserve"> </w:t>
      </w:r>
      <w:r w:rsidRPr="007435EB">
        <w:rPr>
          <w:rFonts w:hint="cs"/>
          <w:rtl/>
        </w:rPr>
        <w:t>בעיקרו</w:t>
      </w:r>
      <w:r w:rsidRPr="007435EB">
        <w:rPr>
          <w:rtl/>
        </w:rPr>
        <w:t xml:space="preserve"> </w:t>
      </w:r>
      <w:r w:rsidRPr="007435EB">
        <w:rPr>
          <w:rFonts w:hint="cs"/>
          <w:rtl/>
        </w:rPr>
        <w:t>רובע</w:t>
      </w:r>
      <w:r w:rsidRPr="007435EB">
        <w:rPr>
          <w:rtl/>
        </w:rPr>
        <w:t>.</w:t>
      </w:r>
    </w:p>
    <w:p w14:paraId="1B485765" w14:textId="651426C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אוכלין</w:t>
      </w:r>
      <w:r w:rsidR="00E8089F" w:rsidRPr="007435EB">
        <w:rPr>
          <w:rtl/>
        </w:rPr>
        <w:t xml:space="preserve"> </w:t>
      </w:r>
      <w:r w:rsidR="00E8089F" w:rsidRPr="007435EB">
        <w:rPr>
          <w:rFonts w:hint="cs"/>
          <w:rtl/>
        </w:rPr>
        <w:t>בגרוגרות</w:t>
      </w:r>
      <w:r w:rsidR="00E8089F" w:rsidRPr="007435EB">
        <w:rPr>
          <w:rtl/>
        </w:rPr>
        <w:t xml:space="preserve"> </w:t>
      </w:r>
      <w:r w:rsidR="00E8089F" w:rsidRPr="007435EB">
        <w:rPr>
          <w:rFonts w:hint="cs"/>
          <w:rtl/>
        </w:rPr>
        <w:t>עד</w:t>
      </w:r>
      <w:r w:rsidR="00E8089F" w:rsidRPr="007435EB">
        <w:rPr>
          <w:rtl/>
        </w:rPr>
        <w:t xml:space="preserve"> </w:t>
      </w:r>
      <w:r w:rsidR="00E8089F" w:rsidRPr="007435EB">
        <w:rPr>
          <w:rFonts w:hint="cs"/>
          <w:rtl/>
        </w:rPr>
        <w:t>שיכלו</w:t>
      </w:r>
      <w:r w:rsidR="00E8089F" w:rsidRPr="007435EB">
        <w:rPr>
          <w:rtl/>
        </w:rPr>
        <w:t xml:space="preserve"> </w:t>
      </w:r>
      <w:r w:rsidR="00E8089F" w:rsidRPr="007435EB">
        <w:rPr>
          <w:rFonts w:hint="cs"/>
          <w:rtl/>
        </w:rPr>
        <w:t>פגי</w:t>
      </w:r>
      <w:r w:rsidR="00E8089F" w:rsidRPr="007435EB">
        <w:rPr>
          <w:rtl/>
        </w:rPr>
        <w:t xml:space="preserve"> </w:t>
      </w:r>
      <w:r w:rsidR="00E8089F" w:rsidRPr="007435EB">
        <w:rPr>
          <w:rFonts w:hint="cs"/>
          <w:rtl/>
        </w:rPr>
        <w:t>בית</w:t>
      </w:r>
      <w:r w:rsidR="00E8089F" w:rsidRPr="007435EB">
        <w:rPr>
          <w:rtl/>
        </w:rPr>
        <w:t xml:space="preserve"> </w:t>
      </w:r>
      <w:r w:rsidR="00E8089F" w:rsidRPr="007435EB">
        <w:rPr>
          <w:rFonts w:hint="cs"/>
          <w:rtl/>
        </w:rPr>
        <w:t>היני</w:t>
      </w:r>
      <w:r w:rsidR="00E8089F" w:rsidRPr="007435EB">
        <w:rPr>
          <w:rtl/>
        </w:rPr>
        <w:t>.</w:t>
      </w:r>
    </w:p>
    <w:p w14:paraId="414D79B6" w14:textId="77777777" w:rsidR="00E8089F" w:rsidRPr="007435EB" w:rsidRDefault="00E8089F" w:rsidP="00E8089F">
      <w:pPr>
        <w:rPr>
          <w:rtl/>
        </w:rPr>
      </w:pPr>
      <w:r>
        <w:rPr>
          <w:rStyle w:val="affffd"/>
          <w:rFonts w:hint="cs"/>
          <w:rtl/>
          <w:rPrChange w:id="9742" w:author="מנוע אמוראים" w:date="2026-10-05T16:42:03Z">
            <w:rPr>
              <w:rStyle w:val="afffa"/>
              <w:rFonts w:hint="cs"/>
              <w:rtl/>
            </w:rPr>
          </w:rPrChange>
        </w:rPr>
        <w:t xml:space="preserve">ר</w:t>
      </w:r>
      <w:r>
        <w:rPr>
          <w:rStyle w:val="affffd"/>
          <w:rtl/>
          <w:rPrChange w:id="9743" w:author="מנוע אמוראים" w:date="2026-10-05T16:42:03Z">
            <w:rPr>
              <w:rStyle w:val="afffa"/>
              <w:rtl/>
            </w:rPr>
          </w:rPrChange>
        </w:rPr>
        <w:t xml:space="preserve">"</w:t>
      </w:r>
      <w:r>
        <w:rPr>
          <w:rStyle w:val="affffd"/>
          <w:rFonts w:hint="cs"/>
          <w:rtl/>
          <w:rPrChange w:id="9744" w:author="מנוע אמוראים" w:date="2026-10-05T16:42:03Z">
            <w:rPr>
              <w:rStyle w:val="afffa"/>
              <w:rFonts w:hint="cs"/>
              <w:rtl/>
            </w:rPr>
          </w:rPrChange>
        </w:rPr>
        <w:t xml:space="preserve">י</w:t>
      </w:r>
      <w:r w:rsidRPr="005C3FF1">
        <w:rPr>
          <w:rStyle w:val="afffa"/>
          <w:rtl/>
        </w:rPr>
        <w:t xml:space="preserve">: </w:t>
      </w:r>
      <w:r w:rsidRPr="007435EB">
        <w:rPr>
          <w:rFonts w:hint="cs"/>
          <w:rtl/>
        </w:rPr>
        <w:t>לא</w:t>
      </w:r>
      <w:r w:rsidRPr="007435EB">
        <w:rPr>
          <w:rtl/>
        </w:rPr>
        <w:t xml:space="preserve"> </w:t>
      </w:r>
      <w:r w:rsidRPr="007435EB">
        <w:rPr>
          <w:rFonts w:hint="cs"/>
          <w:rtl/>
        </w:rPr>
        <w:t>הוזכרו</w:t>
      </w:r>
      <w:r w:rsidRPr="007435EB">
        <w:rPr>
          <w:rtl/>
        </w:rPr>
        <w:t xml:space="preserve"> </w:t>
      </w:r>
      <w:r w:rsidRPr="007435EB">
        <w:rPr>
          <w:rFonts w:hint="cs"/>
          <w:rtl/>
        </w:rPr>
        <w:t>פגי</w:t>
      </w:r>
      <w:r w:rsidRPr="007435EB">
        <w:rPr>
          <w:rtl/>
        </w:rPr>
        <w:t xml:space="preserve"> </w:t>
      </w:r>
      <w:r w:rsidRPr="007435EB">
        <w:rPr>
          <w:rFonts w:hint="cs"/>
          <w:rtl/>
        </w:rPr>
        <w:t>בית</w:t>
      </w:r>
      <w:r w:rsidRPr="007435EB">
        <w:rPr>
          <w:rtl/>
        </w:rPr>
        <w:t xml:space="preserve"> </w:t>
      </w:r>
      <w:r w:rsidRPr="007435EB">
        <w:rPr>
          <w:rFonts w:hint="cs"/>
          <w:rtl/>
        </w:rPr>
        <w:t>היני</w:t>
      </w:r>
      <w:r w:rsidRPr="007435EB">
        <w:rPr>
          <w:rtl/>
        </w:rPr>
        <w:t xml:space="preserve"> </w:t>
      </w:r>
      <w:r w:rsidRPr="007435EB">
        <w:rPr>
          <w:rFonts w:hint="cs"/>
          <w:rtl/>
        </w:rPr>
        <w:t>אלא</w:t>
      </w:r>
      <w:r w:rsidRPr="007435EB">
        <w:rPr>
          <w:rtl/>
        </w:rPr>
        <w:t xml:space="preserve"> </w:t>
      </w:r>
      <w:r w:rsidRPr="007435EB">
        <w:rPr>
          <w:rFonts w:hint="cs"/>
          <w:rtl/>
        </w:rPr>
        <w:t>לענין</w:t>
      </w:r>
      <w:r w:rsidRPr="007435EB">
        <w:rPr>
          <w:rtl/>
        </w:rPr>
        <w:t xml:space="preserve"> </w:t>
      </w:r>
      <w:r w:rsidRPr="007435EB">
        <w:rPr>
          <w:rFonts w:hint="cs"/>
          <w:rtl/>
        </w:rPr>
        <w:t>מעשר</w:t>
      </w:r>
      <w:r w:rsidRPr="007435EB">
        <w:rPr>
          <w:rtl/>
        </w:rPr>
        <w:t xml:space="preserve">, </w:t>
      </w:r>
      <w:r w:rsidRPr="007435EB">
        <w:rPr>
          <w:rFonts w:hint="cs"/>
          <w:rtl/>
        </w:rPr>
        <w:t>דפגי</w:t>
      </w:r>
      <w:r w:rsidRPr="007435EB">
        <w:rPr>
          <w:rtl/>
        </w:rPr>
        <w:t xml:space="preserve"> </w:t>
      </w:r>
      <w:r w:rsidRPr="007435EB">
        <w:rPr>
          <w:rFonts w:hint="cs"/>
          <w:rtl/>
        </w:rPr>
        <w:t>בית</w:t>
      </w:r>
      <w:r w:rsidRPr="007435EB">
        <w:rPr>
          <w:rtl/>
        </w:rPr>
        <w:t xml:space="preserve"> </w:t>
      </w:r>
      <w:r w:rsidRPr="007435EB">
        <w:rPr>
          <w:rFonts w:hint="cs"/>
          <w:rtl/>
        </w:rPr>
        <w:t>היני</w:t>
      </w:r>
      <w:r w:rsidRPr="007435EB">
        <w:rPr>
          <w:rtl/>
        </w:rPr>
        <w:t xml:space="preserve"> </w:t>
      </w:r>
      <w:r w:rsidRPr="007435EB">
        <w:rPr>
          <w:rFonts w:hint="cs"/>
          <w:rtl/>
        </w:rPr>
        <w:t>ואהיני</w:t>
      </w:r>
      <w:r w:rsidRPr="007435EB">
        <w:rPr>
          <w:rtl/>
        </w:rPr>
        <w:t xml:space="preserve"> </w:t>
      </w:r>
      <w:r w:rsidRPr="007435EB">
        <w:rPr>
          <w:rFonts w:hint="cs"/>
          <w:rtl/>
        </w:rPr>
        <w:t>דטובינא</w:t>
      </w:r>
      <w:r w:rsidRPr="007435EB">
        <w:rPr>
          <w:rtl/>
        </w:rPr>
        <w:t xml:space="preserve"> - </w:t>
      </w:r>
      <w:r w:rsidRPr="007435EB">
        <w:rPr>
          <w:rFonts w:hint="cs"/>
          <w:rtl/>
        </w:rPr>
        <w:t>חייבין</w:t>
      </w:r>
      <w:r w:rsidRPr="007435EB">
        <w:rPr>
          <w:rtl/>
        </w:rPr>
        <w:t xml:space="preserve"> </w:t>
      </w:r>
      <w:r w:rsidRPr="007435EB">
        <w:rPr>
          <w:rFonts w:hint="cs"/>
          <w:rtl/>
        </w:rPr>
        <w:t>במעשר</w:t>
      </w:r>
      <w:r w:rsidRPr="007435EB">
        <w:rPr>
          <w:rtl/>
        </w:rPr>
        <w:t>.</w:t>
      </w:r>
    </w:p>
    <w:p w14:paraId="5443018D" w14:textId="41E39BAD"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7435EB">
        <w:rPr>
          <w:rFonts w:hint="cs"/>
          <w:rtl/>
        </w:rPr>
        <w:t>אוכלין</w:t>
      </w:r>
      <w:r w:rsidR="00E8089F" w:rsidRPr="007435EB">
        <w:rPr>
          <w:rtl/>
        </w:rPr>
        <w:t xml:space="preserve"> </w:t>
      </w:r>
      <w:r w:rsidR="00E8089F" w:rsidRPr="007435EB">
        <w:rPr>
          <w:rFonts w:hint="cs"/>
          <w:rtl/>
        </w:rPr>
        <w:t>בתמרים</w:t>
      </w:r>
      <w:r w:rsidR="00E8089F" w:rsidRPr="007435EB">
        <w:rPr>
          <w:rtl/>
        </w:rPr>
        <w:t xml:space="preserve"> </w:t>
      </w:r>
      <w:r w:rsidR="00E8089F" w:rsidRPr="007435EB">
        <w:rPr>
          <w:rFonts w:hint="cs"/>
          <w:rtl/>
        </w:rPr>
        <w:t>עד</w:t>
      </w:r>
      <w:r w:rsidR="00E8089F" w:rsidRPr="007435EB">
        <w:rPr>
          <w:rtl/>
        </w:rPr>
        <w:t xml:space="preserve"> </w:t>
      </w:r>
      <w:r w:rsidR="00E8089F" w:rsidRPr="007435EB">
        <w:rPr>
          <w:rFonts w:hint="cs"/>
          <w:rtl/>
        </w:rPr>
        <w:t>שיכלה</w:t>
      </w:r>
      <w:r w:rsidR="00E8089F" w:rsidRPr="007435EB">
        <w:rPr>
          <w:rtl/>
        </w:rPr>
        <w:t xml:space="preserve"> </w:t>
      </w:r>
      <w:r w:rsidR="00E8089F" w:rsidRPr="007435EB">
        <w:rPr>
          <w:rFonts w:hint="cs"/>
          <w:rtl/>
        </w:rPr>
        <w:t>האחרון</w:t>
      </w:r>
      <w:r w:rsidR="00E8089F" w:rsidRPr="007435EB">
        <w:rPr>
          <w:rtl/>
        </w:rPr>
        <w:t xml:space="preserve"> </w:t>
      </w:r>
      <w:r w:rsidR="00E8089F" w:rsidRPr="007435EB">
        <w:rPr>
          <w:rFonts w:hint="cs"/>
          <w:rtl/>
        </w:rPr>
        <w:t>שבצוער</w:t>
      </w:r>
      <w:r w:rsidR="00E8089F" w:rsidRPr="007435EB">
        <w:rPr>
          <w:rtl/>
        </w:rPr>
        <w:t>.</w:t>
      </w:r>
    </w:p>
    <w:p w14:paraId="299F4E2C" w14:textId="77777777" w:rsidR="00E8089F" w:rsidRPr="007435EB" w:rsidRDefault="00E8089F" w:rsidP="00E8089F">
      <w:pPr>
        <w:rPr>
          <w:rFonts w:ascii="Fb Fontext" w:hAnsi="Fb Fontext"/>
          <w:sz w:val="20"/>
          <w:rtl/>
        </w:rPr>
      </w:pPr>
      <w:r>
        <w:rPr>
          <w:rStyle w:val="affffd"/>
          <w:rFonts w:ascii="Fb Fontext" w:hAnsi="Fb Fontext" w:hint="cs"/>
          <w:sz w:val="20"/>
          <w:rtl/>
          <w:rPrChange w:id="9745" w:author="מנוע אמוראים" w:date="2026-10-05T16:42:03Z">
            <w:rPr>
              <w:rFonts w:ascii="Fb Fontext" w:hAnsi="Fb Fontext" w:hint="cs"/>
              <w:sz w:val="20"/>
              <w:rtl/>
            </w:rPr>
          </w:rPrChange>
        </w:rPr>
        <w:t xml:space="preserve">רשב</w:t>
      </w:r>
      <w:r>
        <w:rPr>
          <w:rStyle w:val="affffd"/>
          <w:rFonts w:ascii="Fb Fontext" w:hAnsi="Fb Fontext"/>
          <w:sz w:val="20"/>
          <w:rtl/>
          <w:rPrChange w:id="9746" w:author="מנוע אמוראים" w:date="2026-10-05T16:42:03Z">
            <w:rPr>
              <w:rFonts w:ascii="Fb Fontext" w:hAnsi="Fb Fontext"/>
              <w:sz w:val="20"/>
              <w:rtl/>
            </w:rPr>
          </w:rPrChange>
        </w:rPr>
        <w:t xml:space="preserve">"</w:t>
      </w:r>
      <w:r>
        <w:rPr>
          <w:rStyle w:val="affffd"/>
          <w:rFonts w:ascii="Fb Fontext" w:hAnsi="Fb Fontext" w:hint="cs"/>
          <w:sz w:val="20"/>
          <w:rtl/>
          <w:rPrChange w:id="9747" w:author="מנוע אמוראים" w:date="2026-10-05T16:42:03Z">
            <w:rPr>
              <w:rFonts w:ascii="Fb Fontext" w:hAnsi="Fb Fontext" w:hint="cs"/>
              <w:sz w:val="20"/>
              <w:rtl/>
            </w:rPr>
          </w:rPrChange>
        </w:rPr>
        <w:t xml:space="preserve">ג</w:t>
      </w:r>
      <w:r w:rsidRPr="007435EB">
        <w:rPr>
          <w:rFonts w:ascii="Fb Fontext" w:hAnsi="Fb Fontext"/>
          <w:sz w:val="20"/>
          <w:rtl/>
        </w:rPr>
        <w:t xml:space="preserve">: </w:t>
      </w:r>
      <w:r w:rsidRPr="007435EB">
        <w:rPr>
          <w:rFonts w:ascii="Fb Fontext" w:hAnsi="Fb Fontext" w:hint="cs"/>
          <w:sz w:val="20"/>
          <w:rtl/>
        </w:rPr>
        <w:t>אוכלין</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של</w:t>
      </w:r>
      <w:r w:rsidRPr="007435EB">
        <w:rPr>
          <w:rFonts w:ascii="Fb Fontext" w:hAnsi="Fb Fontext"/>
          <w:sz w:val="20"/>
          <w:rtl/>
        </w:rPr>
        <w:t xml:space="preserve"> </w:t>
      </w:r>
      <w:r w:rsidRPr="007435EB">
        <w:rPr>
          <w:rFonts w:ascii="Fb Fontext" w:hAnsi="Fb Fontext" w:hint="cs"/>
          <w:sz w:val="20"/>
          <w:rtl/>
        </w:rPr>
        <w:t>בין</w:t>
      </w:r>
      <w:r w:rsidRPr="007435EB">
        <w:rPr>
          <w:rFonts w:ascii="Fb Fontext" w:hAnsi="Fb Fontext"/>
          <w:sz w:val="20"/>
          <w:rtl/>
        </w:rPr>
        <w:t xml:space="preserve"> </w:t>
      </w:r>
      <w:r w:rsidRPr="007435EB">
        <w:rPr>
          <w:rFonts w:ascii="Fb Fontext" w:hAnsi="Fb Fontext" w:hint="cs"/>
          <w:sz w:val="20"/>
          <w:rtl/>
        </w:rPr>
        <w:t>הכיפין</w:t>
      </w:r>
      <w:r w:rsidRPr="007435EB">
        <w:rPr>
          <w:rFonts w:ascii="Fb Fontext" w:hAnsi="Fb Fontext"/>
          <w:sz w:val="20"/>
          <w:rtl/>
        </w:rPr>
        <w:t xml:space="preserve"> </w:t>
      </w:r>
      <w:r w:rsidRPr="007435EB">
        <w:rPr>
          <w:rFonts w:ascii="Fb Fontext" w:hAnsi="Fb Fontext" w:hint="cs"/>
          <w:sz w:val="20"/>
          <w:rtl/>
        </w:rPr>
        <w:t>[העלים]</w:t>
      </w:r>
      <w:r w:rsidR="0011715B">
        <w:rPr>
          <w:rFonts w:ascii="Fb Fontext" w:hAnsi="Fb Fontext" w:hint="cs"/>
          <w:sz w:val="20"/>
          <w:rtl/>
        </w:rPr>
        <w:t>,</w:t>
      </w:r>
      <w:r w:rsidRPr="007435EB">
        <w:rPr>
          <w:rFonts w:ascii="Fb Fontext" w:hAnsi="Fb Fontext"/>
          <w:sz w:val="20"/>
          <w:rtl/>
        </w:rPr>
        <w:t xml:space="preserve"> </w:t>
      </w:r>
      <w:r w:rsidRPr="007435EB">
        <w:rPr>
          <w:rFonts w:ascii="Fb Fontext" w:hAnsi="Fb Fontext" w:hint="cs"/>
          <w:sz w:val="20"/>
          <w:rtl/>
        </w:rPr>
        <w:t>ואין</w:t>
      </w:r>
      <w:r w:rsidRPr="007435EB">
        <w:rPr>
          <w:rFonts w:ascii="Fb Fontext" w:hAnsi="Fb Fontext"/>
          <w:sz w:val="20"/>
          <w:rtl/>
        </w:rPr>
        <w:t xml:space="preserve"> </w:t>
      </w:r>
      <w:r w:rsidRPr="007435EB">
        <w:rPr>
          <w:rFonts w:ascii="Fb Fontext" w:hAnsi="Fb Fontext" w:hint="cs"/>
          <w:sz w:val="20"/>
          <w:rtl/>
        </w:rPr>
        <w:t>אוכלין</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של</w:t>
      </w:r>
      <w:r w:rsidRPr="007435EB">
        <w:rPr>
          <w:rFonts w:ascii="Fb Fontext" w:hAnsi="Fb Fontext"/>
          <w:sz w:val="20"/>
          <w:rtl/>
        </w:rPr>
        <w:t xml:space="preserve"> </w:t>
      </w:r>
      <w:r w:rsidRPr="007435EB">
        <w:rPr>
          <w:rFonts w:ascii="Fb Fontext" w:hAnsi="Fb Fontext" w:hint="cs"/>
          <w:sz w:val="20"/>
          <w:rtl/>
        </w:rPr>
        <w:t>בין</w:t>
      </w:r>
      <w:r w:rsidRPr="007435EB">
        <w:rPr>
          <w:rFonts w:ascii="Fb Fontext" w:hAnsi="Fb Fontext"/>
          <w:sz w:val="20"/>
          <w:rtl/>
        </w:rPr>
        <w:t xml:space="preserve"> </w:t>
      </w:r>
      <w:r w:rsidRPr="007435EB">
        <w:rPr>
          <w:rFonts w:ascii="Fb Fontext" w:hAnsi="Fb Fontext" w:hint="cs"/>
          <w:sz w:val="20"/>
          <w:rtl/>
        </w:rPr>
        <w:t>השיצין</w:t>
      </w:r>
      <w:r w:rsidRPr="007435EB">
        <w:rPr>
          <w:rFonts w:ascii="Fb Fontext" w:hAnsi="Fb Fontext"/>
          <w:sz w:val="20"/>
          <w:rtl/>
        </w:rPr>
        <w:t xml:space="preserve"> </w:t>
      </w:r>
      <w:r w:rsidRPr="007435EB">
        <w:rPr>
          <w:rFonts w:ascii="Fb Fontext" w:hAnsi="Fb Fontext" w:hint="cs"/>
          <w:sz w:val="20"/>
          <w:rtl/>
        </w:rPr>
        <w:t>[דנותרו בינהם]</w:t>
      </w:r>
    </w:p>
    <w:p w14:paraId="5F86C08E" w14:textId="77777777" w:rsidR="00E8089F" w:rsidRPr="005C3FF1" w:rsidRDefault="00E8089F" w:rsidP="009A151F">
      <w:pPr>
        <w:rPr>
          <w:rStyle w:val="afffa"/>
          <w:rtl/>
        </w:rPr>
      </w:pPr>
      <w:r w:rsidRPr="00F46A1C">
        <w:rPr>
          <w:rStyle w:val="affffd"/>
          <w:rFonts w:hint="cs"/>
          <w:rtl/>
        </w:rPr>
        <w:t>והך</w:t>
      </w:r>
      <w:r w:rsidRPr="007435EB">
        <w:rPr>
          <w:rFonts w:hint="cs"/>
          <w:rtl/>
        </w:rPr>
        <w:t xml:space="preserve"> דאוכלין</w:t>
      </w:r>
      <w:r w:rsidRPr="007435EB">
        <w:rPr>
          <w:rtl/>
        </w:rPr>
        <w:t xml:space="preserve"> </w:t>
      </w:r>
      <w:r w:rsidRPr="007435EB">
        <w:rPr>
          <w:rFonts w:hint="cs"/>
          <w:rtl/>
        </w:rPr>
        <w:t>בענבים</w:t>
      </w:r>
      <w:r w:rsidRPr="007435EB">
        <w:rPr>
          <w:rtl/>
        </w:rPr>
        <w:t xml:space="preserve"> </w:t>
      </w:r>
      <w:r w:rsidRPr="007435EB">
        <w:rPr>
          <w:rFonts w:hint="cs"/>
          <w:rtl/>
        </w:rPr>
        <w:t>עד</w:t>
      </w:r>
      <w:r w:rsidRPr="007435EB">
        <w:rPr>
          <w:rtl/>
        </w:rPr>
        <w:t xml:space="preserve"> </w:t>
      </w:r>
      <w:r w:rsidRPr="007435EB">
        <w:rPr>
          <w:rFonts w:hint="cs"/>
          <w:rtl/>
        </w:rPr>
        <w:t>הפסח</w:t>
      </w:r>
      <w:r w:rsidRPr="007435EB">
        <w:rPr>
          <w:rtl/>
        </w:rPr>
        <w:t xml:space="preserve">, </w:t>
      </w:r>
      <w:r w:rsidRPr="007435EB">
        <w:rPr>
          <w:rFonts w:hint="cs"/>
          <w:rtl/>
        </w:rPr>
        <w:t>בזיתים</w:t>
      </w:r>
      <w:r w:rsidRPr="007435EB">
        <w:rPr>
          <w:rtl/>
        </w:rPr>
        <w:t xml:space="preserve"> </w:t>
      </w:r>
      <w:r w:rsidRPr="007435EB">
        <w:rPr>
          <w:rFonts w:hint="cs"/>
          <w:rtl/>
        </w:rPr>
        <w:t>עד</w:t>
      </w:r>
      <w:r w:rsidRPr="007435EB">
        <w:rPr>
          <w:rtl/>
        </w:rPr>
        <w:t xml:space="preserve"> </w:t>
      </w:r>
      <w:r w:rsidRPr="007435EB">
        <w:rPr>
          <w:rFonts w:hint="cs"/>
          <w:rtl/>
        </w:rPr>
        <w:t>העצרת</w:t>
      </w:r>
      <w:r w:rsidRPr="007435EB">
        <w:rPr>
          <w:rtl/>
        </w:rPr>
        <w:t xml:space="preserve">, </w:t>
      </w:r>
      <w:r w:rsidRPr="007435EB">
        <w:rPr>
          <w:rFonts w:hint="cs"/>
          <w:rtl/>
        </w:rPr>
        <w:t>בגרוגרות</w:t>
      </w:r>
      <w:r w:rsidRPr="007435EB">
        <w:rPr>
          <w:rtl/>
        </w:rPr>
        <w:t xml:space="preserve"> </w:t>
      </w:r>
      <w:r w:rsidRPr="007435EB">
        <w:rPr>
          <w:rFonts w:hint="cs"/>
          <w:rtl/>
        </w:rPr>
        <w:t>עד</w:t>
      </w:r>
      <w:r w:rsidRPr="007435EB">
        <w:rPr>
          <w:rtl/>
        </w:rPr>
        <w:t xml:space="preserve"> </w:t>
      </w:r>
      <w:r w:rsidRPr="007435EB">
        <w:rPr>
          <w:rFonts w:hint="cs"/>
          <w:rtl/>
        </w:rPr>
        <w:t>החנוכה</w:t>
      </w:r>
      <w:r w:rsidRPr="007435EB">
        <w:rPr>
          <w:rtl/>
        </w:rPr>
        <w:t xml:space="preserve">, </w:t>
      </w:r>
      <w:r w:rsidRPr="007435EB">
        <w:rPr>
          <w:rFonts w:hint="cs"/>
          <w:rtl/>
        </w:rPr>
        <w:t>בתמרים</w:t>
      </w:r>
      <w:r w:rsidRPr="007435EB">
        <w:rPr>
          <w:rtl/>
        </w:rPr>
        <w:t xml:space="preserve"> </w:t>
      </w:r>
      <w:r w:rsidRPr="007435EB">
        <w:rPr>
          <w:rFonts w:hint="cs"/>
          <w:rtl/>
        </w:rPr>
        <w:t>עד</w:t>
      </w:r>
      <w:r w:rsidRPr="007435EB">
        <w:rPr>
          <w:rtl/>
        </w:rPr>
        <w:t xml:space="preserve"> </w:t>
      </w:r>
      <w:r w:rsidRPr="007435EB">
        <w:rPr>
          <w:rFonts w:hint="cs"/>
          <w:rtl/>
        </w:rPr>
        <w:t>הפורים'</w:t>
      </w:r>
      <w:r w:rsidRPr="007435EB">
        <w:rPr>
          <w:rtl/>
        </w:rPr>
        <w:t>.</w:t>
      </w:r>
    </w:p>
    <w:p w14:paraId="4F95E7DE" w14:textId="77777777" w:rsidR="00E8089F" w:rsidRPr="005C3FF1" w:rsidRDefault="00E8089F" w:rsidP="009A151F">
      <w:pPr>
        <w:rPr>
          <w:rStyle w:val="afffa"/>
          <w:rtl/>
        </w:rPr>
      </w:pPr>
      <w:r w:rsidRPr="005C3FF1">
        <w:rPr>
          <w:rStyle w:val="afffa"/>
          <w:rFonts w:hint="cs"/>
          <w:rtl/>
        </w:rPr>
        <w:t>א.</w:t>
      </w:r>
      <w:r w:rsidRPr="007435EB">
        <w:rPr>
          <w:rFonts w:hint="cs"/>
          <w:rtl/>
        </w:rPr>
        <w:t xml:space="preserve"> אידי</w:t>
      </w:r>
      <w:r w:rsidRPr="007435EB">
        <w:rPr>
          <w:rtl/>
        </w:rPr>
        <w:t xml:space="preserve"> </w:t>
      </w:r>
      <w:r w:rsidRPr="007435EB">
        <w:rPr>
          <w:rFonts w:hint="cs"/>
          <w:rtl/>
        </w:rPr>
        <w:t>ואידי</w:t>
      </w:r>
      <w:r w:rsidRPr="007435EB">
        <w:rPr>
          <w:rtl/>
        </w:rPr>
        <w:t xml:space="preserve"> </w:t>
      </w:r>
      <w:r w:rsidRPr="007435EB">
        <w:rPr>
          <w:rFonts w:hint="cs"/>
          <w:rtl/>
        </w:rPr>
        <w:t>חד</w:t>
      </w:r>
      <w:r w:rsidRPr="007435EB">
        <w:rPr>
          <w:rtl/>
        </w:rPr>
        <w:t xml:space="preserve"> </w:t>
      </w:r>
      <w:r w:rsidRPr="007435EB">
        <w:rPr>
          <w:rFonts w:hint="cs"/>
          <w:rtl/>
        </w:rPr>
        <w:t>שיעורא</w:t>
      </w:r>
      <w:r w:rsidRPr="007435EB">
        <w:rPr>
          <w:rtl/>
        </w:rPr>
        <w:t xml:space="preserve"> </w:t>
      </w:r>
      <w:r w:rsidRPr="007435EB">
        <w:rPr>
          <w:rFonts w:hint="cs"/>
          <w:rtl/>
        </w:rPr>
        <w:t>הוא</w:t>
      </w:r>
      <w:r w:rsidRPr="007435EB">
        <w:rPr>
          <w:rtl/>
        </w:rPr>
        <w:t>.</w:t>
      </w:r>
    </w:p>
    <w:p w14:paraId="44ED1926" w14:textId="77777777" w:rsidR="00E8089F" w:rsidRPr="007435EB" w:rsidRDefault="00E8089F" w:rsidP="009A151F">
      <w:pPr>
        <w:rPr>
          <w:rtl/>
        </w:rPr>
      </w:pPr>
      <w:r w:rsidRPr="005C3FF1">
        <w:rPr>
          <w:rStyle w:val="afffa"/>
          <w:rFonts w:hint="cs"/>
          <w:rtl/>
        </w:rPr>
        <w:t>ב.</w:t>
      </w:r>
      <w:r w:rsidRPr="007435EB">
        <w:rPr>
          <w:rFonts w:hint="cs"/>
          <w:rtl/>
        </w:rPr>
        <w:t xml:space="preserve"> אם</w:t>
      </w:r>
      <w:r w:rsidRPr="007435EB">
        <w:rPr>
          <w:rtl/>
        </w:rPr>
        <w:t xml:space="preserve"> </w:t>
      </w:r>
      <w:r w:rsidRPr="007435EB">
        <w:rPr>
          <w:rFonts w:hint="cs"/>
          <w:rtl/>
        </w:rPr>
        <w:t>יש</w:t>
      </w:r>
      <w:r w:rsidRPr="007435EB">
        <w:rPr>
          <w:rtl/>
        </w:rPr>
        <w:t xml:space="preserve"> </w:t>
      </w:r>
      <w:r w:rsidRPr="007435EB">
        <w:rPr>
          <w:rFonts w:hint="cs"/>
          <w:rtl/>
        </w:rPr>
        <w:t>מאוחרות</w:t>
      </w:r>
      <w:r w:rsidRPr="007435EB">
        <w:rPr>
          <w:rtl/>
        </w:rPr>
        <w:t xml:space="preserve"> </w:t>
      </w:r>
      <w:r w:rsidRPr="007435EB">
        <w:rPr>
          <w:rFonts w:hint="cs"/>
          <w:rtl/>
        </w:rPr>
        <w:t>מהן</w:t>
      </w:r>
      <w:r w:rsidRPr="007435EB">
        <w:rPr>
          <w:rtl/>
        </w:rPr>
        <w:t xml:space="preserve"> – </w:t>
      </w:r>
      <w:r w:rsidRPr="007435EB">
        <w:rPr>
          <w:rFonts w:hint="cs"/>
          <w:rtl/>
        </w:rPr>
        <w:t>אז אוכלין</w:t>
      </w:r>
      <w:r w:rsidRPr="007435EB">
        <w:rPr>
          <w:rtl/>
        </w:rPr>
        <w:t xml:space="preserve"> </w:t>
      </w:r>
      <w:r w:rsidRPr="007435EB">
        <w:rPr>
          <w:rFonts w:hint="cs"/>
          <w:rtl/>
        </w:rPr>
        <w:t>עליהן</w:t>
      </w:r>
      <w:r w:rsidRPr="007435EB">
        <w:rPr>
          <w:rtl/>
        </w:rPr>
        <w:t xml:space="preserve"> </w:t>
      </w:r>
      <w:r w:rsidRPr="007435EB">
        <w:rPr>
          <w:rFonts w:hint="cs"/>
          <w:rtl/>
        </w:rPr>
        <w:t>[</w:t>
      </w:r>
      <w:r w:rsidR="00AB3B38">
        <w:rPr>
          <w:rFonts w:hint="cs"/>
          <w:rtl/>
        </w:rPr>
        <w:t>אף</w:t>
      </w:r>
      <w:r w:rsidRPr="007435EB">
        <w:rPr>
          <w:rFonts w:hint="cs"/>
          <w:rtl/>
        </w:rPr>
        <w:t xml:space="preserve"> שעבר הזמן]</w:t>
      </w:r>
    </w:p>
    <w:p w14:paraId="56EA970D" w14:textId="6E54F563" w:rsidR="00E8089F" w:rsidRPr="007435EB" w:rsidRDefault="00F47631" w:rsidP="00F47631">
      <w:pPr>
        <w:pStyle w:val="affd"/>
        <w:rPr>
          <w:bCs/>
          <w:rtl/>
        </w:rPr>
      </w:pPr>
      <w:r>
        <w:rPr>
          <w:rFonts w:hint="cs"/>
          <w:rtl/>
        </w:rPr>
        <w:t>***</w:t>
      </w:r>
    </w:p>
    <w:p w14:paraId="00B1BC2C" w14:textId="77777777" w:rsidR="00E8089F" w:rsidRPr="007435EB" w:rsidRDefault="00E8089F" w:rsidP="00E8089F">
      <w:pPr>
        <w:rPr>
          <w:rtl/>
        </w:rPr>
      </w:pPr>
      <w:r>
        <w:rPr>
          <w:rStyle w:val="affffd"/>
          <w:rFonts w:ascii="Fb Fontext" w:hAnsi="Fb Fontext" w:hint="cs"/>
          <w:rtl/>
          <w:rPrChange w:id="9748" w:author="מנוע אמוראים" w:date="2026-10-05T16:42:03Z">
            <w:rPr>
              <w:rFonts w:ascii="Fb Fontext" w:hAnsi="Fb Fontext" w:hint="cs"/>
              <w:rtl/>
            </w:rPr>
          </w:rPrChange>
        </w:rPr>
        <w:t xml:space="preserve">רשב</w:t>
      </w:r>
      <w:r>
        <w:rPr>
          <w:rStyle w:val="affffd"/>
          <w:rFonts w:ascii="Fb Fontext" w:hAnsi="Fb Fontext"/>
          <w:rtl/>
          <w:rPrChange w:id="9749" w:author="מנוע אמוראים" w:date="2026-10-05T16:42:03Z">
            <w:rPr>
              <w:rFonts w:ascii="Fb Fontext" w:hAnsi="Fb Fontext"/>
              <w:rtl/>
            </w:rPr>
          </w:rPrChange>
        </w:rPr>
        <w:t xml:space="preserve">"</w:t>
      </w:r>
      <w:r>
        <w:rPr>
          <w:rStyle w:val="affffd"/>
          <w:rFonts w:ascii="Fb Fontext" w:hAnsi="Fb Fontext" w:hint="cs"/>
          <w:rtl/>
          <w:rPrChange w:id="9750" w:author="מנוע אמוראים" w:date="2026-10-05T16:42:03Z">
            <w:rPr>
              <w:rFonts w:ascii="Fb Fontext" w:hAnsi="Fb Fontext" w:hint="cs"/>
              <w:rtl/>
            </w:rPr>
          </w:rPrChange>
        </w:rPr>
        <w:t xml:space="preserve">ג</w:t>
      </w:r>
      <w:r w:rsidRPr="007435EB">
        <w:rPr>
          <w:rFonts w:ascii="Fb Fontext" w:hAnsi="Fb Fontext"/>
          <w:rtl/>
        </w:rPr>
        <w:t xml:space="preserve">: </w:t>
      </w:r>
      <w:r w:rsidRPr="007435EB">
        <w:rPr>
          <w:rFonts w:ascii="Fb Fontext" w:hAnsi="Fb Fontext" w:hint="cs"/>
          <w:rtl/>
        </w:rPr>
        <w:t>סימן</w:t>
      </w:r>
      <w:r w:rsidRPr="007435EB">
        <w:rPr>
          <w:rFonts w:ascii="Fb Fontext" w:hAnsi="Fb Fontext"/>
          <w:rtl/>
        </w:rPr>
        <w:t xml:space="preserve"> </w:t>
      </w:r>
      <w:r w:rsidRPr="007435EB">
        <w:rPr>
          <w:rFonts w:ascii="Fb Fontext" w:hAnsi="Fb Fontext" w:hint="cs"/>
          <w:rtl/>
        </w:rPr>
        <w:t>להרים-</w:t>
      </w:r>
      <w:r w:rsidRPr="007435EB">
        <w:rPr>
          <w:rFonts w:ascii="Fb Fontext" w:hAnsi="Fb Fontext"/>
          <w:rtl/>
        </w:rPr>
        <w:t xml:space="preserve"> </w:t>
      </w:r>
      <w:r w:rsidRPr="007435EB">
        <w:rPr>
          <w:rFonts w:ascii="Fb Fontext" w:hAnsi="Fb Fontext" w:hint="cs"/>
          <w:rtl/>
        </w:rPr>
        <w:t>מילין</w:t>
      </w:r>
      <w:r w:rsidRPr="007435EB">
        <w:rPr>
          <w:rFonts w:ascii="Fb Fontext" w:hAnsi="Fb Fontext"/>
          <w:rtl/>
        </w:rPr>
        <w:t xml:space="preserve">, </w:t>
      </w:r>
      <w:r w:rsidRPr="007435EB">
        <w:rPr>
          <w:rFonts w:ascii="Fb Fontext" w:hAnsi="Fb Fontext" w:hint="cs"/>
          <w:rtl/>
        </w:rPr>
        <w:t>סימן</w:t>
      </w:r>
      <w:r w:rsidRPr="007435EB">
        <w:rPr>
          <w:rFonts w:ascii="Fb Fontext" w:hAnsi="Fb Fontext"/>
          <w:rtl/>
        </w:rPr>
        <w:t xml:space="preserve"> </w:t>
      </w:r>
      <w:r w:rsidRPr="007435EB">
        <w:rPr>
          <w:rFonts w:ascii="Fb Fontext" w:hAnsi="Fb Fontext" w:hint="cs"/>
          <w:rtl/>
        </w:rPr>
        <w:t>לעמקים</w:t>
      </w:r>
      <w:r w:rsidRPr="007435EB">
        <w:rPr>
          <w:rFonts w:ascii="Fb Fontext" w:hAnsi="Fb Fontext"/>
          <w:rtl/>
        </w:rPr>
        <w:t xml:space="preserve">- </w:t>
      </w:r>
      <w:r w:rsidRPr="007435EB">
        <w:rPr>
          <w:rFonts w:ascii="Fb Fontext" w:hAnsi="Fb Fontext" w:hint="cs"/>
          <w:rtl/>
        </w:rPr>
        <w:t>דקלים</w:t>
      </w:r>
      <w:r w:rsidRPr="007435EB">
        <w:rPr>
          <w:rFonts w:ascii="Fb Fontext" w:hAnsi="Fb Fontext"/>
          <w:rtl/>
        </w:rPr>
        <w:t xml:space="preserve">, </w:t>
      </w:r>
      <w:r w:rsidRPr="007435EB">
        <w:rPr>
          <w:rFonts w:ascii="Fb Fontext" w:hAnsi="Fb Fontext" w:hint="cs"/>
          <w:rtl/>
        </w:rPr>
        <w:t>סימן</w:t>
      </w:r>
      <w:r w:rsidRPr="007435EB">
        <w:rPr>
          <w:rFonts w:ascii="Fb Fontext" w:hAnsi="Fb Fontext"/>
          <w:rtl/>
        </w:rPr>
        <w:t xml:space="preserve"> </w:t>
      </w:r>
      <w:r w:rsidRPr="007435EB">
        <w:rPr>
          <w:rFonts w:ascii="Fb Fontext" w:hAnsi="Fb Fontext" w:hint="cs"/>
          <w:rtl/>
        </w:rPr>
        <w:t>לנחלים</w:t>
      </w:r>
      <w:r w:rsidRPr="007435EB">
        <w:rPr>
          <w:rFonts w:ascii="Fb Fontext" w:hAnsi="Fb Fontext"/>
          <w:rtl/>
        </w:rPr>
        <w:t xml:space="preserve"> - </w:t>
      </w:r>
      <w:r w:rsidRPr="007435EB">
        <w:rPr>
          <w:rFonts w:ascii="Fb Fontext" w:hAnsi="Fb Fontext" w:hint="cs"/>
          <w:rtl/>
        </w:rPr>
        <w:t>קנים</w:t>
      </w:r>
      <w:r w:rsidRPr="007435EB">
        <w:rPr>
          <w:rFonts w:ascii="Fb Fontext" w:hAnsi="Fb Fontext"/>
          <w:rtl/>
        </w:rPr>
        <w:t xml:space="preserve">, </w:t>
      </w:r>
      <w:r w:rsidRPr="007435EB">
        <w:rPr>
          <w:rFonts w:ascii="Fb Fontext" w:hAnsi="Fb Fontext" w:hint="cs"/>
          <w:rtl/>
        </w:rPr>
        <w:t>סימן</w:t>
      </w:r>
      <w:r w:rsidRPr="007435EB">
        <w:rPr>
          <w:rFonts w:ascii="Fb Fontext" w:hAnsi="Fb Fontext"/>
          <w:rtl/>
        </w:rPr>
        <w:t xml:space="preserve"> </w:t>
      </w:r>
      <w:r w:rsidRPr="007435EB">
        <w:rPr>
          <w:rFonts w:ascii="Fb Fontext" w:hAnsi="Fb Fontext" w:hint="cs"/>
          <w:rtl/>
        </w:rPr>
        <w:t>לשפלה</w:t>
      </w:r>
      <w:r w:rsidRPr="007435EB">
        <w:rPr>
          <w:rFonts w:ascii="Fb Fontext" w:hAnsi="Fb Fontext"/>
          <w:rtl/>
        </w:rPr>
        <w:t xml:space="preserve"> </w:t>
      </w:r>
      <w:r w:rsidRPr="007435EB">
        <w:rPr>
          <w:rFonts w:ascii="Fb Fontext" w:hAnsi="Fb Fontext" w:hint="cs"/>
          <w:rtl/>
        </w:rPr>
        <w:t>שקמה</w:t>
      </w:r>
      <w:r w:rsidRPr="007435EB">
        <w:rPr>
          <w:rFonts w:ascii="Fb Fontext" w:hAnsi="Fb Fontext"/>
          <w:rtl/>
        </w:rPr>
        <w:t>.</w:t>
      </w:r>
    </w:p>
    <w:p w14:paraId="3D8C8D6C" w14:textId="77777777" w:rsidR="00E8089F" w:rsidRPr="007435EB" w:rsidRDefault="00E8089F" w:rsidP="00E8089F">
      <w:pPr>
        <w:rPr>
          <w:rtl/>
        </w:rPr>
      </w:pPr>
      <w:r w:rsidRPr="007435EB">
        <w:rPr>
          <w:rFonts w:hint="cs"/>
          <w:rtl/>
        </w:rPr>
        <w:t>ו</w:t>
      </w:r>
      <w:r w:rsidR="00127038">
        <w:rPr>
          <w:rFonts w:hint="cs"/>
          <w:rtl/>
        </w:rPr>
        <w:t>אף</w:t>
      </w:r>
      <w:r w:rsidRPr="007435EB">
        <w:rPr>
          <w:rtl/>
        </w:rPr>
        <w:t xml:space="preserve"> </w:t>
      </w:r>
      <w:r w:rsidRPr="007435EB">
        <w:rPr>
          <w:rFonts w:hint="cs"/>
          <w:rtl/>
        </w:rPr>
        <w:t>שאין</w:t>
      </w:r>
      <w:r w:rsidRPr="007435EB">
        <w:rPr>
          <w:rtl/>
        </w:rPr>
        <w:t xml:space="preserve"> </w:t>
      </w:r>
      <w:r w:rsidRPr="007435EB">
        <w:rPr>
          <w:rFonts w:hint="cs"/>
          <w:rtl/>
        </w:rPr>
        <w:t>ראיה</w:t>
      </w:r>
      <w:r w:rsidRPr="007435EB">
        <w:rPr>
          <w:rtl/>
        </w:rPr>
        <w:t xml:space="preserve"> </w:t>
      </w:r>
      <w:r w:rsidRPr="007435EB">
        <w:rPr>
          <w:rFonts w:hint="cs"/>
          <w:rtl/>
        </w:rPr>
        <w:t>לדבר</w:t>
      </w:r>
      <w:r w:rsidRPr="007435EB">
        <w:rPr>
          <w:rtl/>
        </w:rPr>
        <w:t xml:space="preserve"> - </w:t>
      </w:r>
      <w:r w:rsidRPr="007435EB">
        <w:rPr>
          <w:rFonts w:hint="cs"/>
          <w:rtl/>
        </w:rPr>
        <w:t>זכר</w:t>
      </w:r>
      <w:r w:rsidRPr="007435EB">
        <w:rPr>
          <w:rtl/>
        </w:rPr>
        <w:t xml:space="preserve"> </w:t>
      </w:r>
      <w:r w:rsidRPr="007435EB">
        <w:rPr>
          <w:rFonts w:hint="cs"/>
          <w:rtl/>
        </w:rPr>
        <w:t>לדבר</w:t>
      </w:r>
      <w:r w:rsidRPr="007435EB">
        <w:rPr>
          <w:rtl/>
        </w:rPr>
        <w:t>,</w:t>
      </w:r>
      <w:r w:rsidRPr="00AC0CB1">
        <w:rPr>
          <w:rStyle w:val="af2"/>
          <w:rtl/>
        </w:rPr>
        <w:t xml:space="preserve"> </w:t>
      </w:r>
      <w:r w:rsidRPr="00AC0CB1">
        <w:rPr>
          <w:rStyle w:val="af2"/>
          <w:rFonts w:hint="cs"/>
          <w:rtl/>
        </w:rPr>
        <w:t>'ויתן</w:t>
      </w:r>
      <w:r w:rsidRPr="00AC0CB1">
        <w:rPr>
          <w:rStyle w:val="af2"/>
          <w:rtl/>
        </w:rPr>
        <w:t xml:space="preserve"> </w:t>
      </w:r>
      <w:r w:rsidRPr="00AC0CB1">
        <w:rPr>
          <w:rStyle w:val="af2"/>
          <w:rFonts w:hint="cs"/>
          <w:rtl/>
        </w:rPr>
        <w:t>המלך</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הכסף</w:t>
      </w:r>
      <w:r w:rsidRPr="00AC0CB1">
        <w:rPr>
          <w:rStyle w:val="af2"/>
          <w:rtl/>
        </w:rPr>
        <w:t xml:space="preserve"> </w:t>
      </w:r>
      <w:r w:rsidRPr="00AC0CB1">
        <w:rPr>
          <w:rStyle w:val="af2"/>
          <w:rFonts w:hint="cs"/>
          <w:rtl/>
        </w:rPr>
        <w:t>בירושלים</w:t>
      </w:r>
      <w:r w:rsidRPr="00AC0CB1">
        <w:rPr>
          <w:rStyle w:val="af2"/>
          <w:rtl/>
        </w:rPr>
        <w:t xml:space="preserve"> </w:t>
      </w:r>
      <w:r w:rsidRPr="00AC0CB1">
        <w:rPr>
          <w:rStyle w:val="af2"/>
          <w:rFonts w:hint="cs"/>
          <w:rtl/>
        </w:rPr>
        <w:t>כאבנים</w:t>
      </w:r>
      <w:r w:rsidRPr="00AC0CB1">
        <w:rPr>
          <w:rStyle w:val="af2"/>
          <w:rtl/>
        </w:rPr>
        <w:t xml:space="preserve"> </w:t>
      </w:r>
      <w:r w:rsidRPr="00AC0CB1">
        <w:rPr>
          <w:rStyle w:val="af2"/>
          <w:rFonts w:hint="cs"/>
          <w:rtl/>
        </w:rPr>
        <w:t>ואת</w:t>
      </w:r>
      <w:r w:rsidRPr="00AC0CB1">
        <w:rPr>
          <w:rStyle w:val="af2"/>
          <w:rtl/>
        </w:rPr>
        <w:t xml:space="preserve"> </w:t>
      </w:r>
      <w:r w:rsidRPr="00AC0CB1">
        <w:rPr>
          <w:rStyle w:val="af2"/>
          <w:rFonts w:hint="cs"/>
          <w:rtl/>
        </w:rPr>
        <w:t>הארזים</w:t>
      </w:r>
      <w:r w:rsidRPr="00AC0CB1">
        <w:rPr>
          <w:rStyle w:val="af2"/>
          <w:rtl/>
        </w:rPr>
        <w:t xml:space="preserve"> </w:t>
      </w:r>
      <w:r w:rsidRPr="00AC0CB1">
        <w:rPr>
          <w:rStyle w:val="af2"/>
          <w:rFonts w:hint="cs"/>
          <w:rtl/>
        </w:rPr>
        <w:t>נתן</w:t>
      </w:r>
      <w:r w:rsidRPr="00AC0CB1">
        <w:rPr>
          <w:rStyle w:val="af2"/>
          <w:rtl/>
        </w:rPr>
        <w:t xml:space="preserve"> </w:t>
      </w:r>
      <w:r w:rsidRPr="00AC0CB1">
        <w:rPr>
          <w:rStyle w:val="af2"/>
          <w:rFonts w:hint="cs"/>
          <w:rtl/>
        </w:rPr>
        <w:t>כשקמים</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בשפלה</w:t>
      </w:r>
      <w:r w:rsidRPr="00AC0CB1">
        <w:rPr>
          <w:rStyle w:val="af2"/>
          <w:rtl/>
        </w:rPr>
        <w:t xml:space="preserve"> </w:t>
      </w:r>
      <w:r w:rsidRPr="00AC0CB1">
        <w:rPr>
          <w:rStyle w:val="af2"/>
          <w:rFonts w:hint="cs"/>
          <w:rtl/>
        </w:rPr>
        <w:t>לרב'</w:t>
      </w:r>
      <w:r w:rsidRPr="00AC0CB1">
        <w:rPr>
          <w:rStyle w:val="af2"/>
          <w:rtl/>
        </w:rPr>
        <w:t>.</w:t>
      </w:r>
    </w:p>
    <w:p w14:paraId="541A2CDE" w14:textId="77777777" w:rsidR="00E8089F" w:rsidRPr="007435EB" w:rsidRDefault="00E8089F" w:rsidP="00E8089F">
      <w:pPr>
        <w:rPr>
          <w:rtl/>
        </w:rPr>
      </w:pPr>
      <w:r w:rsidRPr="007435EB">
        <w:rPr>
          <w:rFonts w:hint="cs"/>
          <w:rtl/>
        </w:rPr>
        <w:t>סימן</w:t>
      </w:r>
      <w:r w:rsidRPr="007435EB">
        <w:rPr>
          <w:rtl/>
        </w:rPr>
        <w:t xml:space="preserve"> </w:t>
      </w:r>
      <w:r w:rsidRPr="007435EB">
        <w:rPr>
          <w:rFonts w:hint="cs"/>
          <w:rtl/>
        </w:rPr>
        <w:t>להרים</w:t>
      </w:r>
      <w:r w:rsidRPr="007435EB">
        <w:rPr>
          <w:rtl/>
        </w:rPr>
        <w:t xml:space="preserve"> - </w:t>
      </w:r>
      <w:r w:rsidRPr="007435EB">
        <w:rPr>
          <w:rFonts w:hint="cs"/>
          <w:rtl/>
        </w:rPr>
        <w:t>מילין</w:t>
      </w:r>
      <w:r w:rsidRPr="007435EB">
        <w:rPr>
          <w:rtl/>
        </w:rPr>
        <w:t xml:space="preserve">, </w:t>
      </w:r>
      <w:r w:rsidRPr="007435EB">
        <w:rPr>
          <w:rFonts w:hint="cs"/>
          <w:rtl/>
        </w:rPr>
        <w:t>סימן</w:t>
      </w:r>
      <w:r w:rsidRPr="007435EB">
        <w:rPr>
          <w:rtl/>
        </w:rPr>
        <w:t xml:space="preserve"> </w:t>
      </w:r>
      <w:r w:rsidRPr="007435EB">
        <w:rPr>
          <w:rFonts w:hint="cs"/>
          <w:rtl/>
        </w:rPr>
        <w:t>לעמקים</w:t>
      </w:r>
      <w:r w:rsidRPr="007435EB">
        <w:rPr>
          <w:rtl/>
        </w:rPr>
        <w:t xml:space="preserve"> - </w:t>
      </w:r>
      <w:r w:rsidRPr="007435EB">
        <w:rPr>
          <w:rFonts w:hint="cs"/>
          <w:rtl/>
        </w:rPr>
        <w:t>דקלים</w:t>
      </w:r>
      <w:r w:rsidRPr="007435EB">
        <w:rPr>
          <w:rtl/>
        </w:rPr>
        <w:t>.</w:t>
      </w:r>
      <w:r w:rsidRPr="007435EB">
        <w:rPr>
          <w:rFonts w:hint="cs"/>
          <w:rtl/>
        </w:rPr>
        <w:t>-נפק</w:t>
      </w:r>
      <w:r w:rsidRPr="007435EB">
        <w:rPr>
          <w:rtl/>
        </w:rPr>
        <w:t>"</w:t>
      </w:r>
      <w:r w:rsidRPr="007435EB">
        <w:rPr>
          <w:rFonts w:hint="cs"/>
          <w:rtl/>
        </w:rPr>
        <w:t>מ לבכורים</w:t>
      </w:r>
      <w:r w:rsidRPr="007435EB">
        <w:rPr>
          <w:rtl/>
        </w:rPr>
        <w:t xml:space="preserve">, </w:t>
      </w:r>
      <w:r w:rsidRPr="007435EB">
        <w:rPr>
          <w:rFonts w:hint="cs"/>
          <w:rtl/>
        </w:rPr>
        <w:t>דאין מביאים</w:t>
      </w:r>
      <w:r w:rsidRPr="007435EB">
        <w:rPr>
          <w:rtl/>
        </w:rPr>
        <w:t xml:space="preserve"> </w:t>
      </w:r>
      <w:r w:rsidRPr="007435EB">
        <w:rPr>
          <w:rFonts w:hint="cs"/>
          <w:rtl/>
        </w:rPr>
        <w:t>אלא</w:t>
      </w:r>
      <w:r w:rsidRPr="007435EB">
        <w:rPr>
          <w:rtl/>
        </w:rPr>
        <w:t xml:space="preserve"> </w:t>
      </w:r>
      <w:r w:rsidRPr="007435EB">
        <w:rPr>
          <w:rFonts w:hint="cs"/>
          <w:rtl/>
        </w:rPr>
        <w:t>מז' מינין</w:t>
      </w:r>
      <w:r w:rsidRPr="007435EB">
        <w:rPr>
          <w:rtl/>
        </w:rPr>
        <w:t>.</w:t>
      </w:r>
    </w:p>
    <w:p w14:paraId="0B3834A4" w14:textId="77777777" w:rsidR="00E8089F" w:rsidRPr="007435EB" w:rsidRDefault="00E8089F" w:rsidP="00E8089F">
      <w:pPr>
        <w:rPr>
          <w:rtl/>
        </w:rPr>
      </w:pPr>
      <w:r w:rsidRPr="007435EB">
        <w:rPr>
          <w:rtl/>
        </w:rPr>
        <w:tab/>
      </w:r>
      <w:r w:rsidRPr="007435EB">
        <w:rPr>
          <w:rtl/>
        </w:rPr>
        <w:tab/>
      </w:r>
      <w:r w:rsidRPr="007435EB">
        <w:rPr>
          <w:rtl/>
        </w:rPr>
        <w:tab/>
      </w:r>
      <w:r w:rsidRPr="007435EB">
        <w:rPr>
          <w:rFonts w:hint="cs"/>
          <w:rtl/>
        </w:rPr>
        <w:t>ולא</w:t>
      </w:r>
      <w:r w:rsidRPr="007435EB">
        <w:rPr>
          <w:rtl/>
        </w:rPr>
        <w:t xml:space="preserve"> </w:t>
      </w:r>
      <w:r w:rsidRPr="007435EB">
        <w:rPr>
          <w:rFonts w:hint="cs"/>
          <w:rtl/>
        </w:rPr>
        <w:t>מדקלים</w:t>
      </w:r>
      <w:r w:rsidRPr="007435EB">
        <w:rPr>
          <w:rtl/>
        </w:rPr>
        <w:t xml:space="preserve"> </w:t>
      </w:r>
      <w:r w:rsidRPr="007435EB">
        <w:rPr>
          <w:rFonts w:hint="cs"/>
          <w:rtl/>
        </w:rPr>
        <w:t>שבהרים</w:t>
      </w:r>
      <w:r w:rsidRPr="007435EB">
        <w:rPr>
          <w:rtl/>
        </w:rPr>
        <w:t xml:space="preserve"> </w:t>
      </w:r>
      <w:r w:rsidRPr="007435EB">
        <w:rPr>
          <w:rFonts w:hint="cs"/>
          <w:rtl/>
        </w:rPr>
        <w:t>ולא</w:t>
      </w:r>
      <w:r w:rsidRPr="007435EB">
        <w:rPr>
          <w:rtl/>
        </w:rPr>
        <w:t xml:space="preserve"> </w:t>
      </w:r>
      <w:r w:rsidRPr="007435EB">
        <w:rPr>
          <w:rFonts w:hint="cs"/>
          <w:rtl/>
        </w:rPr>
        <w:t>מפירות</w:t>
      </w:r>
      <w:r w:rsidRPr="007435EB">
        <w:rPr>
          <w:rtl/>
        </w:rPr>
        <w:t xml:space="preserve"> </w:t>
      </w:r>
      <w:r w:rsidRPr="007435EB">
        <w:rPr>
          <w:rFonts w:hint="cs"/>
          <w:rtl/>
        </w:rPr>
        <w:t>שבעמקים</w:t>
      </w:r>
      <w:r w:rsidRPr="007435EB">
        <w:rPr>
          <w:rtl/>
        </w:rPr>
        <w:t>.</w:t>
      </w:r>
    </w:p>
    <w:p w14:paraId="064831F3" w14:textId="77777777" w:rsidR="00E8089F" w:rsidRPr="007435EB" w:rsidRDefault="00E8089F" w:rsidP="00E8089F">
      <w:pPr>
        <w:rPr>
          <w:rtl/>
        </w:rPr>
      </w:pPr>
      <w:r w:rsidRPr="007435EB">
        <w:rPr>
          <w:rFonts w:hint="cs"/>
          <w:rtl/>
        </w:rPr>
        <w:t>סימן</w:t>
      </w:r>
      <w:r w:rsidRPr="007435EB">
        <w:rPr>
          <w:rtl/>
        </w:rPr>
        <w:t xml:space="preserve"> </w:t>
      </w:r>
      <w:r w:rsidRPr="007435EB">
        <w:rPr>
          <w:rFonts w:hint="cs"/>
          <w:rtl/>
        </w:rPr>
        <w:t>לנחלים</w:t>
      </w:r>
      <w:r w:rsidRPr="007435EB">
        <w:rPr>
          <w:rtl/>
        </w:rPr>
        <w:t xml:space="preserve"> </w:t>
      </w:r>
      <w:r w:rsidRPr="007435EB">
        <w:rPr>
          <w:rFonts w:hint="cs"/>
          <w:rtl/>
        </w:rPr>
        <w:t>קנים</w:t>
      </w:r>
      <w:r w:rsidRPr="007435EB">
        <w:rPr>
          <w:rtl/>
        </w:rPr>
        <w:t xml:space="preserve"> – </w:t>
      </w:r>
      <w:r w:rsidRPr="007435EB">
        <w:rPr>
          <w:rFonts w:hint="cs"/>
          <w:rtl/>
        </w:rPr>
        <w:t>נפק</w:t>
      </w:r>
      <w:r w:rsidRPr="007435EB">
        <w:rPr>
          <w:rtl/>
        </w:rPr>
        <w:t>"</w:t>
      </w:r>
      <w:r w:rsidRPr="007435EB">
        <w:rPr>
          <w:rFonts w:hint="cs"/>
          <w:rtl/>
        </w:rPr>
        <w:t>מ</w:t>
      </w:r>
      <w:r w:rsidRPr="007435EB">
        <w:rPr>
          <w:rtl/>
        </w:rPr>
        <w:t xml:space="preserve"> </w:t>
      </w:r>
      <w:r w:rsidRPr="007435EB">
        <w:rPr>
          <w:rFonts w:hint="cs"/>
          <w:rtl/>
        </w:rPr>
        <w:t>לנחל</w:t>
      </w:r>
      <w:r w:rsidRPr="007435EB">
        <w:rPr>
          <w:rtl/>
        </w:rPr>
        <w:t xml:space="preserve"> </w:t>
      </w:r>
      <w:r w:rsidRPr="007435EB">
        <w:rPr>
          <w:rFonts w:hint="cs"/>
          <w:rtl/>
        </w:rPr>
        <w:t>איתן</w:t>
      </w:r>
      <w:r w:rsidRPr="007435EB">
        <w:rPr>
          <w:rtl/>
        </w:rPr>
        <w:t>.</w:t>
      </w:r>
    </w:p>
    <w:p w14:paraId="1AB0FDDD" w14:textId="77777777" w:rsidR="00E8089F" w:rsidRPr="007435EB" w:rsidRDefault="00E8089F" w:rsidP="00C34B5B">
      <w:pPr>
        <w:keepLines/>
        <w:rPr>
          <w:rtl/>
        </w:rPr>
      </w:pPr>
      <w:r w:rsidRPr="007435EB">
        <w:rPr>
          <w:rFonts w:hint="cs"/>
          <w:rtl/>
        </w:rPr>
        <w:t>סימן</w:t>
      </w:r>
      <w:r w:rsidRPr="007435EB">
        <w:rPr>
          <w:rtl/>
        </w:rPr>
        <w:t xml:space="preserve"> </w:t>
      </w:r>
      <w:r w:rsidRPr="007435EB">
        <w:rPr>
          <w:rFonts w:hint="cs"/>
          <w:rtl/>
        </w:rPr>
        <w:t>לשפלה</w:t>
      </w:r>
      <w:r w:rsidRPr="007435EB">
        <w:rPr>
          <w:rtl/>
        </w:rPr>
        <w:t xml:space="preserve"> </w:t>
      </w:r>
      <w:r w:rsidRPr="007435EB">
        <w:rPr>
          <w:rFonts w:hint="cs"/>
          <w:rtl/>
        </w:rPr>
        <w:t>שקמה</w:t>
      </w:r>
      <w:r w:rsidRPr="007435EB">
        <w:rPr>
          <w:rtl/>
        </w:rPr>
        <w:t xml:space="preserve"> – </w:t>
      </w:r>
      <w:r w:rsidRPr="007435EB">
        <w:rPr>
          <w:rFonts w:hint="cs"/>
          <w:rtl/>
        </w:rPr>
        <w:t>נפק</w:t>
      </w:r>
      <w:r w:rsidRPr="007435EB">
        <w:rPr>
          <w:rtl/>
        </w:rPr>
        <w:t>"</w:t>
      </w:r>
      <w:r w:rsidRPr="007435EB">
        <w:rPr>
          <w:rFonts w:hint="cs"/>
          <w:rtl/>
        </w:rPr>
        <w:t>מ</w:t>
      </w:r>
      <w:r w:rsidRPr="007435EB">
        <w:rPr>
          <w:rtl/>
        </w:rPr>
        <w:t xml:space="preserve"> </w:t>
      </w:r>
      <w:r w:rsidRPr="007435EB">
        <w:rPr>
          <w:rFonts w:hint="cs"/>
          <w:rtl/>
        </w:rPr>
        <w:t>למקח</w:t>
      </w:r>
      <w:r w:rsidRPr="007435EB">
        <w:rPr>
          <w:rtl/>
        </w:rPr>
        <w:t xml:space="preserve"> </w:t>
      </w:r>
      <w:r w:rsidRPr="007435EB">
        <w:rPr>
          <w:rFonts w:hint="cs"/>
          <w:rtl/>
        </w:rPr>
        <w:t>וממכר</w:t>
      </w:r>
      <w:r w:rsidRPr="007435EB">
        <w:rPr>
          <w:rtl/>
        </w:rPr>
        <w:t>.</w:t>
      </w:r>
    </w:p>
    <w:p w14:paraId="1307BECF" w14:textId="77777777" w:rsidR="00E8089F" w:rsidRPr="007435EB" w:rsidRDefault="00E8089F" w:rsidP="00C34B5B">
      <w:pPr>
        <w:keepLines/>
        <w:rPr>
          <w:rtl/>
        </w:rPr>
      </w:pPr>
      <w:r w:rsidRPr="007435EB">
        <w:rPr>
          <w:rFonts w:hint="cs"/>
          <w:rtl/>
        </w:rPr>
        <w:t>השתא</w:t>
      </w:r>
      <w:r w:rsidRPr="007435EB">
        <w:rPr>
          <w:rtl/>
        </w:rPr>
        <w:t xml:space="preserve"> </w:t>
      </w:r>
      <w:r w:rsidRPr="007435EB">
        <w:rPr>
          <w:rFonts w:hint="cs"/>
          <w:rtl/>
        </w:rPr>
        <w:t>דאתית</w:t>
      </w:r>
      <w:r w:rsidRPr="007435EB">
        <w:rPr>
          <w:rtl/>
        </w:rPr>
        <w:t xml:space="preserve"> </w:t>
      </w:r>
      <w:r w:rsidRPr="007435EB">
        <w:rPr>
          <w:rFonts w:hint="cs"/>
          <w:rtl/>
        </w:rPr>
        <w:t>להכי</w:t>
      </w:r>
      <w:r w:rsidRPr="007435EB">
        <w:rPr>
          <w:rtl/>
        </w:rPr>
        <w:t xml:space="preserve"> - </w:t>
      </w:r>
      <w:r w:rsidRPr="007435EB">
        <w:rPr>
          <w:rFonts w:hint="cs"/>
          <w:rtl/>
        </w:rPr>
        <w:t>כולהו</w:t>
      </w:r>
      <w:r w:rsidRPr="007435EB">
        <w:rPr>
          <w:rtl/>
        </w:rPr>
        <w:t xml:space="preserve"> </w:t>
      </w:r>
      <w:r w:rsidRPr="007435EB">
        <w:rPr>
          <w:rFonts w:hint="cs"/>
          <w:rtl/>
        </w:rPr>
        <w:t>נמי</w:t>
      </w:r>
      <w:r w:rsidRPr="007435EB">
        <w:rPr>
          <w:rtl/>
        </w:rPr>
        <w:t xml:space="preserve"> </w:t>
      </w:r>
      <w:r w:rsidRPr="007435EB">
        <w:rPr>
          <w:rFonts w:hint="cs"/>
          <w:rtl/>
        </w:rPr>
        <w:t>למקח</w:t>
      </w:r>
      <w:r w:rsidRPr="007435EB">
        <w:rPr>
          <w:rtl/>
        </w:rPr>
        <w:t xml:space="preserve"> </w:t>
      </w:r>
      <w:r w:rsidRPr="007435EB">
        <w:rPr>
          <w:rFonts w:hint="cs"/>
          <w:rtl/>
        </w:rPr>
        <w:t>וממכר</w:t>
      </w:r>
      <w:r w:rsidRPr="007435EB">
        <w:rPr>
          <w:rtl/>
        </w:rPr>
        <w:t>.</w:t>
      </w:r>
    </w:p>
    <w:p w14:paraId="2B2FD588" w14:textId="396CCB19" w:rsidR="00E8089F" w:rsidRPr="007435EB" w:rsidRDefault="00F47631" w:rsidP="00F47631">
      <w:pPr>
        <w:pStyle w:val="affd"/>
        <w:rPr>
          <w:bCs/>
          <w:rtl/>
        </w:rPr>
      </w:pPr>
      <w:r>
        <w:rPr>
          <w:rFonts w:hint="cs"/>
          <w:rtl/>
        </w:rPr>
        <w:t>***</w:t>
      </w:r>
    </w:p>
    <w:p>
      <w:pPr>
        <w:pStyle w:val="PetichatPerek"/>
        <w:rPr>
          <w:ins w:id="41124" w:author="Claude" w:date="2026-10-07T09:25:14Z"/>
        </w:rPr>
      </w:pPr>
      <w:ins w:id="41123" w:author="Claude" w:date="2026-10-07T09:25:14Z">
        <w:r>
          <w:rPr>
            <w:rFonts w:ascii="Fb Fontext" w:hAnsi="Fb Fontext" w:hint="cs"/>
            <w:sz w:val="20"/>
            <w:rtl/>
          </w:rPr>
          <w:t xml:space="preserve">פרק רביעי</w:t>
        </w:r>
        <w:r>
          <w:rPr>
            <w:rFonts w:ascii="Fb Fontext" w:hAnsi="Fb Fontext" w:hint="cs"/>
            <w:sz w:val="20"/>
            <w:rtl/>
          </w:rPr>
          <w:t xml:space="preserve"> - </w:t>
        </w:r>
        <w:r>
          <w:rPr>
            <w:rFonts w:hint="cs"/>
            <w:sz w:val="20"/>
            <w:rtl/>
          </w:rPr>
          <w:t xml:space="preserve">ת+מיד+ נשחט</w:t>
        </w:r>
      </w:ins>
    </w:p>
    <w:p>
      <w:pPr>
        <w:pStyle w:val="affffff1"/>
        <w:rPr>
          <w:ins w:id="20140" w:author="קלוד" w:date="2026-10-06T10:09:47Z"/>
        </w:rPr>
      </w:pPr>
      <w:ins w:id="20139" w:author="קלוד" w:date="2026-10-06T10:09:47Z">
        <w:r>
          <w:t xml:space="preserve">משנה ג</w:t>
        </w:r>
      </w:ins>
    </w:p>
    <w:p w14:paraId="651F7D13" w14:textId="77777777" w:rsidR="00E8089F" w:rsidRPr="007435EB" w:rsidRDefault="00E8089F" w:rsidP="00E8089F">
      <w:pPr>
        <w:pStyle w:val="afff5"/>
        <w:rPr>
          <w:del w:id="20028" w:author="קלוד" w:date="2026-10-06T10:16:37Z"/>
          <w:b/>
          <w:rtl/>
        </w:rPr>
      </w:pPr>
      <w:ins w:id="9847" w:author="מספור קטעי משנה" w:date="2026-10-06T06:45:41Z">
        <w:del w:id="20025" w:author="קלוד" w:date="2026-10-06T10:16:37Z">
          <w:r>
            <w:rPr>
              <w:rStyle w:val="MisparKeta"/>
            </w:rPr>
            <w:delText xml:space="preserve">ג. </w:delText>
          </w:r>
        </w:del>
      </w:ins>
      <w:del w:id="20026" w:author="קלוד" w:date="2026-10-06T10:16:37Z">
        <w:r w:rsidRPr="007435EB">
          <w:rPr>
            <w:rFonts w:hint="cs"/>
            <w:b/>
            <w:sz w:val="20"/>
            <w:rtl/>
          </w:rPr>
          <w:delText xml:space="preserve">משנה</w:delText>
        </w:r>
      </w:del>
      <w:del w:id="20027" w:author="קלוד" w:date="2026-10-06T10:16:37Z">
        <w:r w:rsidRPr="007435EB">
          <w:rPr>
            <w:b/>
            <w:sz w:val="20"/>
            <w:rtl/>
          </w:rPr>
          <w:delText xml:space="preserve">.</w:delText>
        </w:r>
      </w:del>
    </w:p>
    <w:p w14:paraId="040E245D" w14:textId="77777777" w:rsidR="00E8089F" w:rsidRPr="007435EB" w:rsidRDefault="00E8089F" w:rsidP="00E8089F">
      <w:pPr>
        <w:pStyle w:val="afff5"/>
        <w:rPr>
          <w:b/>
          <w:rtl/>
        </w:rPr>
      </w:pPr>
      <w:r w:rsidRPr="007435EB">
        <w:rPr>
          <w:rFonts w:hint="cs"/>
          <w:b/>
          <w:rtl/>
        </w:rPr>
        <w:t>מקום</w:t>
      </w:r>
      <w:r w:rsidRPr="007435EB">
        <w:rPr>
          <w:b/>
          <w:rtl/>
        </w:rPr>
        <w:t xml:space="preserve"> </w:t>
      </w:r>
      <w:r w:rsidRPr="007435EB">
        <w:rPr>
          <w:rFonts w:hint="cs"/>
          <w:b/>
          <w:rtl/>
        </w:rPr>
        <w:t>שנהגו</w:t>
      </w:r>
      <w:r w:rsidRPr="007435EB">
        <w:rPr>
          <w:b/>
          <w:rtl/>
        </w:rPr>
        <w:t xml:space="preserve"> </w:t>
      </w:r>
      <w:r w:rsidRPr="007435EB">
        <w:rPr>
          <w:rFonts w:hint="cs"/>
          <w:b/>
          <w:rtl/>
        </w:rPr>
        <w:t>למכור</w:t>
      </w:r>
      <w:r w:rsidRPr="007435EB">
        <w:rPr>
          <w:b/>
          <w:rtl/>
        </w:rPr>
        <w:t xml:space="preserve"> </w:t>
      </w:r>
      <w:r w:rsidRPr="007435EB">
        <w:rPr>
          <w:rFonts w:hint="cs"/>
          <w:b/>
          <w:rtl/>
        </w:rPr>
        <w:t>בהמה</w:t>
      </w:r>
      <w:r w:rsidRPr="007435EB">
        <w:rPr>
          <w:b/>
          <w:rtl/>
        </w:rPr>
        <w:t xml:space="preserve"> </w:t>
      </w:r>
      <w:r w:rsidRPr="007435EB">
        <w:rPr>
          <w:rFonts w:hint="cs"/>
          <w:b/>
          <w:rtl/>
        </w:rPr>
        <w:t>דקה</w:t>
      </w:r>
      <w:r w:rsidRPr="007435EB">
        <w:rPr>
          <w:b/>
          <w:rtl/>
        </w:rPr>
        <w:t xml:space="preserve"> </w:t>
      </w:r>
      <w:r w:rsidRPr="007435EB">
        <w:rPr>
          <w:rFonts w:hint="cs"/>
          <w:b/>
          <w:rtl/>
        </w:rPr>
        <w:t>לנכרים</w:t>
      </w:r>
      <w:r w:rsidRPr="007435EB">
        <w:rPr>
          <w:b/>
          <w:rtl/>
        </w:rPr>
        <w:t xml:space="preserve"> - </w:t>
      </w:r>
      <w:r w:rsidRPr="007435EB">
        <w:rPr>
          <w:rFonts w:hint="cs"/>
          <w:b/>
          <w:rtl/>
        </w:rPr>
        <w:t>מוכרין</w:t>
      </w:r>
      <w:r w:rsidRPr="007435EB">
        <w:rPr>
          <w:b/>
          <w:rtl/>
        </w:rPr>
        <w:t xml:space="preserve">, </w:t>
      </w:r>
      <w:r w:rsidRPr="007435EB">
        <w:rPr>
          <w:rFonts w:hint="cs"/>
          <w:b/>
          <w:rtl/>
        </w:rPr>
        <w:t>מקום</w:t>
      </w:r>
      <w:r w:rsidRPr="007435EB">
        <w:rPr>
          <w:b/>
          <w:rtl/>
        </w:rPr>
        <w:t xml:space="preserve"> </w:t>
      </w:r>
      <w:r w:rsidRPr="007435EB">
        <w:rPr>
          <w:rFonts w:hint="cs"/>
          <w:b/>
          <w:rtl/>
        </w:rPr>
        <w:t>שלא</w:t>
      </w:r>
      <w:r w:rsidRPr="007435EB">
        <w:rPr>
          <w:b/>
          <w:rtl/>
        </w:rPr>
        <w:t xml:space="preserve"> </w:t>
      </w:r>
      <w:r w:rsidRPr="007435EB">
        <w:rPr>
          <w:rFonts w:hint="cs"/>
          <w:b/>
          <w:rtl/>
        </w:rPr>
        <w:t>נהגו</w:t>
      </w:r>
      <w:r w:rsidRPr="007435EB">
        <w:rPr>
          <w:b/>
          <w:rtl/>
        </w:rPr>
        <w:t xml:space="preserve"> </w:t>
      </w:r>
      <w:r w:rsidRPr="007435EB">
        <w:rPr>
          <w:rFonts w:hint="cs"/>
          <w:b/>
          <w:rtl/>
        </w:rPr>
        <w:t>למכור</w:t>
      </w:r>
      <w:r w:rsidRPr="007435EB">
        <w:rPr>
          <w:b/>
          <w:rtl/>
        </w:rPr>
        <w:t xml:space="preserve"> - </w:t>
      </w:r>
      <w:r w:rsidRPr="007435EB">
        <w:rPr>
          <w:rFonts w:hint="cs"/>
          <w:b/>
          <w:rtl/>
        </w:rPr>
        <w:t>אין</w:t>
      </w:r>
      <w:r w:rsidRPr="007435EB">
        <w:rPr>
          <w:b/>
          <w:rtl/>
        </w:rPr>
        <w:t xml:space="preserve"> </w:t>
      </w:r>
      <w:r w:rsidRPr="007435EB">
        <w:rPr>
          <w:rFonts w:hint="cs"/>
          <w:b/>
          <w:rtl/>
        </w:rPr>
        <w:t>מוכרין</w:t>
      </w:r>
      <w:r w:rsidRPr="007435EB">
        <w:rPr>
          <w:b/>
          <w:rtl/>
        </w:rPr>
        <w:t>.</w:t>
      </w:r>
    </w:p>
    <w:p w14:paraId="2D95AAD3" w14:textId="77777777" w:rsidR="00E8089F" w:rsidRPr="007435EB" w:rsidRDefault="00E8089F" w:rsidP="00E8089F">
      <w:pPr>
        <w:pStyle w:val="afff5"/>
        <w:rPr>
          <w:b/>
          <w:rtl/>
        </w:rPr>
      </w:pPr>
      <w:r w:rsidRPr="007435EB">
        <w:rPr>
          <w:rFonts w:hint="cs"/>
          <w:b/>
          <w:rtl/>
        </w:rPr>
        <w:t>ובכל</w:t>
      </w:r>
      <w:r w:rsidRPr="007435EB">
        <w:rPr>
          <w:b/>
          <w:rtl/>
        </w:rPr>
        <w:t xml:space="preserve"> </w:t>
      </w:r>
      <w:r w:rsidRPr="007435EB">
        <w:rPr>
          <w:rFonts w:hint="cs"/>
          <w:b/>
          <w:rtl/>
        </w:rPr>
        <w:t>מקום</w:t>
      </w:r>
      <w:r w:rsidRPr="007435EB">
        <w:rPr>
          <w:b/>
          <w:rtl/>
        </w:rPr>
        <w:t xml:space="preserve"> </w:t>
      </w:r>
      <w:r w:rsidRPr="007435EB">
        <w:rPr>
          <w:rFonts w:hint="cs"/>
          <w:b/>
          <w:rtl/>
        </w:rPr>
        <w:t>אין</w:t>
      </w:r>
      <w:r w:rsidRPr="007435EB">
        <w:rPr>
          <w:b/>
          <w:rtl/>
        </w:rPr>
        <w:t xml:space="preserve"> </w:t>
      </w:r>
      <w:r w:rsidRPr="007435EB">
        <w:rPr>
          <w:rFonts w:hint="cs"/>
          <w:b/>
          <w:rtl/>
        </w:rPr>
        <w:t>מוכרין</w:t>
      </w:r>
      <w:r w:rsidRPr="007435EB">
        <w:rPr>
          <w:b/>
          <w:rtl/>
        </w:rPr>
        <w:t xml:space="preserve"> </w:t>
      </w:r>
      <w:r w:rsidRPr="007435EB">
        <w:rPr>
          <w:rFonts w:hint="cs"/>
          <w:b/>
          <w:rtl/>
        </w:rPr>
        <w:t>להם</w:t>
      </w:r>
      <w:r w:rsidRPr="007435EB">
        <w:rPr>
          <w:b/>
          <w:rtl/>
        </w:rPr>
        <w:t xml:space="preserve"> </w:t>
      </w:r>
      <w:r w:rsidRPr="007435EB">
        <w:rPr>
          <w:rFonts w:hint="cs"/>
          <w:b/>
          <w:rtl/>
        </w:rPr>
        <w:t>בהמה</w:t>
      </w:r>
      <w:r w:rsidRPr="007435EB">
        <w:rPr>
          <w:b/>
          <w:rtl/>
        </w:rPr>
        <w:t xml:space="preserve"> </w:t>
      </w:r>
      <w:r w:rsidRPr="007435EB">
        <w:rPr>
          <w:rFonts w:hint="cs"/>
          <w:b/>
          <w:rtl/>
        </w:rPr>
        <w:t>גסה</w:t>
      </w:r>
      <w:r w:rsidRPr="007435EB">
        <w:rPr>
          <w:b/>
          <w:rtl/>
        </w:rPr>
        <w:t xml:space="preserve">, </w:t>
      </w:r>
      <w:r w:rsidRPr="007435EB">
        <w:rPr>
          <w:rFonts w:hint="cs"/>
          <w:b/>
          <w:rtl/>
        </w:rPr>
        <w:t>עגלים</w:t>
      </w:r>
      <w:r w:rsidRPr="007435EB">
        <w:rPr>
          <w:b/>
          <w:rtl/>
        </w:rPr>
        <w:t xml:space="preserve"> </w:t>
      </w:r>
      <w:r w:rsidRPr="007435EB">
        <w:rPr>
          <w:rFonts w:hint="cs"/>
          <w:b/>
          <w:rtl/>
        </w:rPr>
        <w:t>וסייחין</w:t>
      </w:r>
      <w:r w:rsidRPr="007435EB">
        <w:rPr>
          <w:b/>
          <w:rtl/>
        </w:rPr>
        <w:t xml:space="preserve"> </w:t>
      </w:r>
      <w:r w:rsidRPr="007435EB">
        <w:rPr>
          <w:rFonts w:hint="cs"/>
          <w:b/>
          <w:rtl/>
        </w:rPr>
        <w:t>שלמין</w:t>
      </w:r>
      <w:r w:rsidRPr="007435EB">
        <w:rPr>
          <w:b/>
          <w:rtl/>
        </w:rPr>
        <w:t xml:space="preserve"> </w:t>
      </w:r>
      <w:r w:rsidRPr="007435EB">
        <w:rPr>
          <w:rFonts w:hint="cs"/>
          <w:b/>
          <w:rtl/>
        </w:rPr>
        <w:t>ושבורין</w:t>
      </w:r>
      <w:r w:rsidRPr="007435EB">
        <w:rPr>
          <w:b/>
          <w:rtl/>
        </w:rPr>
        <w:t>.</w:t>
      </w:r>
    </w:p>
    <w:p w14:paraId="61C72C7A" w14:textId="77777777" w:rsidR="00E8089F" w:rsidRPr="007435EB" w:rsidRDefault="00E8089F" w:rsidP="00E8089F">
      <w:pPr>
        <w:pStyle w:val="afff5"/>
        <w:rPr>
          <w:b/>
          <w:rtl/>
        </w:rPr>
      </w:pPr>
      <w:r>
        <w:rPr>
          <w:rStyle w:val="TanaimMishna"/>
          <w:rFonts w:hint="cs"/>
          <w:b/>
          <w:rtl/>
          <w:rPrChange w:id="44201" w:author="Claude" w:date="2026-10-07T09:49:06Z">
            <w:rPr>
              <w:rFonts w:hint="cs"/>
              <w:b/>
              <w:rtl/>
            </w:rPr>
          </w:rPrChange>
        </w:rPr>
        <w:t xml:space="preserve">ר</w:t>
      </w:r>
      <w:r>
        <w:rPr>
          <w:rStyle w:val="TanaimMishna"/>
          <w:b/>
          <w:rtl/>
          <w:rPrChange w:id="44202" w:author="Claude" w:date="2026-10-07T09:49:06Z">
            <w:rPr>
              <w:b/>
              <w:rtl/>
            </w:rPr>
          </w:rPrChange>
        </w:rPr>
        <w:t xml:space="preserve">"</w:t>
      </w:r>
      <w:r>
        <w:rPr>
          <w:rStyle w:val="TanaimMishna"/>
          <w:rFonts w:hint="cs"/>
          <w:b/>
          <w:rtl/>
          <w:rPrChange w:id="44203" w:author="Claude" w:date="2026-10-07T09:49:06Z">
            <w:rPr>
              <w:rFonts w:hint="cs"/>
              <w:b/>
              <w:rtl/>
            </w:rPr>
          </w:rPrChange>
        </w:rPr>
        <w:t xml:space="preserve">י</w:t>
      </w:r>
      <w:r>
        <w:rPr>
          <w:rFonts w:hint="cs"/>
          <w:b/>
          <w:rtl/>
        </w:rPr>
        <w:t xml:space="preserve"> מתיר</w:t>
      </w:r>
      <w:r w:rsidRPr="007435EB">
        <w:rPr>
          <w:b/>
          <w:rtl/>
        </w:rPr>
        <w:t xml:space="preserve"> </w:t>
      </w:r>
      <w:r w:rsidRPr="007435EB">
        <w:rPr>
          <w:rFonts w:hint="cs"/>
          <w:b/>
          <w:rtl/>
        </w:rPr>
        <w:t>בשבורה</w:t>
      </w:r>
      <w:r w:rsidRPr="007435EB">
        <w:rPr>
          <w:b/>
          <w:rtl/>
        </w:rPr>
        <w:t>.</w:t>
      </w:r>
      <w:r w:rsidRPr="007435EB">
        <w:rPr>
          <w:rFonts w:hint="cs"/>
          <w:b/>
          <w:rtl/>
        </w:rPr>
        <w:t xml:space="preserve"> | בן</w:t>
      </w:r>
      <w:r w:rsidRPr="007435EB">
        <w:rPr>
          <w:b/>
          <w:rtl/>
        </w:rPr>
        <w:t xml:space="preserve"> </w:t>
      </w:r>
      <w:r w:rsidRPr="007435EB">
        <w:rPr>
          <w:rFonts w:hint="cs"/>
          <w:b/>
          <w:rtl/>
        </w:rPr>
        <w:t>בתירא</w:t>
      </w:r>
      <w:r w:rsidRPr="007435EB">
        <w:rPr>
          <w:b/>
          <w:rtl/>
        </w:rPr>
        <w:t xml:space="preserve"> </w:t>
      </w:r>
      <w:r w:rsidRPr="007435EB">
        <w:rPr>
          <w:rFonts w:hint="cs"/>
          <w:b/>
          <w:rtl/>
        </w:rPr>
        <w:t>מתיר</w:t>
      </w:r>
      <w:r w:rsidRPr="007435EB">
        <w:rPr>
          <w:b/>
          <w:rtl/>
        </w:rPr>
        <w:t xml:space="preserve"> </w:t>
      </w:r>
      <w:r w:rsidRPr="007435EB">
        <w:rPr>
          <w:rFonts w:hint="cs"/>
          <w:b/>
          <w:rtl/>
        </w:rPr>
        <w:t>בסוס</w:t>
      </w:r>
      <w:r w:rsidRPr="007435EB">
        <w:rPr>
          <w:b/>
          <w:rtl/>
        </w:rPr>
        <w:t>.</w:t>
      </w:r>
    </w:p>
    <w:p w14:paraId="31023DA1" w14:textId="77777777" w:rsidR="00E8089F" w:rsidRPr="007435EB" w:rsidRDefault="00E8089F" w:rsidP="00E8089F">
      <w:pPr>
        <w:pStyle w:val="afff5"/>
        <w:rPr>
          <w:b/>
          <w:rtl/>
        </w:rPr>
      </w:pPr>
      <w:r w:rsidRPr="007435EB">
        <w:rPr>
          <w:rFonts w:hint="cs"/>
          <w:b/>
          <w:rtl/>
        </w:rPr>
        <w:t>מקום</w:t>
      </w:r>
      <w:r w:rsidRPr="007435EB">
        <w:rPr>
          <w:b/>
          <w:rtl/>
        </w:rPr>
        <w:t xml:space="preserve"> </w:t>
      </w:r>
      <w:r w:rsidRPr="007435EB">
        <w:rPr>
          <w:rFonts w:hint="cs"/>
          <w:b/>
          <w:rtl/>
        </w:rPr>
        <w:t>שנהגו</w:t>
      </w:r>
      <w:r w:rsidRPr="007435EB">
        <w:rPr>
          <w:b/>
          <w:rtl/>
        </w:rPr>
        <w:t xml:space="preserve"> </w:t>
      </w:r>
      <w:r w:rsidRPr="007435EB">
        <w:rPr>
          <w:rFonts w:hint="cs"/>
          <w:b/>
          <w:rtl/>
        </w:rPr>
        <w:t>לאכול</w:t>
      </w:r>
      <w:r w:rsidRPr="007435EB">
        <w:rPr>
          <w:b/>
          <w:rtl/>
        </w:rPr>
        <w:t xml:space="preserve"> </w:t>
      </w:r>
      <w:r w:rsidRPr="007435EB">
        <w:rPr>
          <w:rFonts w:hint="cs"/>
          <w:b/>
          <w:rtl/>
        </w:rPr>
        <w:t>צלי</w:t>
      </w:r>
      <w:r w:rsidRPr="007435EB">
        <w:rPr>
          <w:b/>
          <w:rtl/>
        </w:rPr>
        <w:t xml:space="preserve"> </w:t>
      </w:r>
      <w:r w:rsidRPr="007435EB">
        <w:rPr>
          <w:rFonts w:hint="cs"/>
          <w:b/>
          <w:rtl/>
        </w:rPr>
        <w:t>בלילי</w:t>
      </w:r>
      <w:r w:rsidRPr="007435EB">
        <w:rPr>
          <w:b/>
          <w:rtl/>
        </w:rPr>
        <w:t xml:space="preserve"> </w:t>
      </w:r>
      <w:r w:rsidRPr="007435EB">
        <w:rPr>
          <w:rFonts w:hint="cs"/>
          <w:b/>
          <w:rtl/>
        </w:rPr>
        <w:t>פסחים</w:t>
      </w:r>
      <w:r w:rsidRPr="007435EB">
        <w:rPr>
          <w:b/>
          <w:rtl/>
        </w:rPr>
        <w:t xml:space="preserve"> - </w:t>
      </w:r>
      <w:r w:rsidRPr="007435EB">
        <w:rPr>
          <w:rFonts w:hint="cs"/>
          <w:b/>
          <w:rtl/>
        </w:rPr>
        <w:t>אוכלין</w:t>
      </w:r>
      <w:r w:rsidRPr="007435EB">
        <w:rPr>
          <w:b/>
          <w:rtl/>
        </w:rPr>
        <w:t xml:space="preserve">, </w:t>
      </w:r>
      <w:r w:rsidRPr="007435EB">
        <w:rPr>
          <w:rFonts w:hint="cs"/>
          <w:b/>
          <w:rtl/>
        </w:rPr>
        <w:t>מקום</w:t>
      </w:r>
      <w:r w:rsidRPr="007435EB">
        <w:rPr>
          <w:b/>
          <w:rtl/>
        </w:rPr>
        <w:t xml:space="preserve"> </w:t>
      </w:r>
      <w:r w:rsidRPr="007435EB">
        <w:rPr>
          <w:rFonts w:hint="cs"/>
          <w:b/>
          <w:rtl/>
        </w:rPr>
        <w:t>שנהגו</w:t>
      </w:r>
      <w:r w:rsidRPr="007435EB">
        <w:rPr>
          <w:b/>
          <w:rtl/>
        </w:rPr>
        <w:t xml:space="preserve"> </w:t>
      </w:r>
      <w:r w:rsidRPr="007435EB">
        <w:rPr>
          <w:rFonts w:hint="cs"/>
          <w:b/>
          <w:rtl/>
        </w:rPr>
        <w:t>שלא</w:t>
      </w:r>
      <w:r w:rsidRPr="007435EB">
        <w:rPr>
          <w:b/>
          <w:rtl/>
        </w:rPr>
        <w:t xml:space="preserve"> </w:t>
      </w:r>
      <w:r w:rsidRPr="007435EB">
        <w:rPr>
          <w:rFonts w:hint="cs"/>
          <w:b/>
          <w:rtl/>
        </w:rPr>
        <w:t>לאכול</w:t>
      </w:r>
      <w:r w:rsidRPr="007435EB">
        <w:rPr>
          <w:b/>
          <w:rtl/>
        </w:rPr>
        <w:t xml:space="preserve"> - </w:t>
      </w:r>
      <w:r w:rsidRPr="007435EB">
        <w:rPr>
          <w:rFonts w:hint="cs"/>
          <w:b/>
          <w:rtl/>
        </w:rPr>
        <w:t>אין</w:t>
      </w:r>
      <w:r w:rsidRPr="007435EB">
        <w:rPr>
          <w:b/>
          <w:rtl/>
        </w:rPr>
        <w:t xml:space="preserve"> </w:t>
      </w:r>
      <w:r w:rsidRPr="007435EB">
        <w:rPr>
          <w:rFonts w:hint="cs"/>
          <w:b/>
          <w:rtl/>
        </w:rPr>
        <w:t>אוכלין</w:t>
      </w:r>
      <w:r w:rsidRPr="007435EB">
        <w:rPr>
          <w:b/>
          <w:rtl/>
        </w:rPr>
        <w:t>.</w:t>
      </w:r>
    </w:p>
    <w:p w14:paraId="3E032640" w14:textId="41E7035E" w:rsidR="00E8089F" w:rsidRPr="007435EB" w:rsidRDefault="00F47631" w:rsidP="00F47631">
      <w:pPr>
        <w:pStyle w:val="affd"/>
        <w:rPr>
          <w:bCs/>
          <w:rtl/>
        </w:rPr>
      </w:pPr>
      <w:r>
        <w:rPr>
          <w:rFonts w:hint="cs"/>
          <w:rtl/>
        </w:rPr>
        <w:t>***</w:t>
      </w:r>
    </w:p>
    <w:p w14:paraId="19DF3A25" w14:textId="2529429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751" w:author="מנוע אמוראים" w:date="2026-10-05T16:42:03Z">
            <w:rPr>
              <w:rtl/>
            </w:rPr>
          </w:rPrChange>
        </w:rPr>
        <w:t xml:space="preserve">אר</w:t>
      </w:r>
      <w:r>
        <w:rPr>
          <w:rStyle w:val="affffd"/>
          <w:rFonts w:ascii="Fb Fontext" w:hAnsi="Fb Fontext" w:hint="cs"/>
          <w:rtl/>
          <w:rPrChange w:id="9752" w:author="מנוע אמוראים" w:date="2026-10-05T16:42:03Z">
            <w:rPr>
              <w:rFonts w:ascii="Fb Fontext" w:hAnsi="Fb Fontext" w:hint="cs"/>
              <w:rtl/>
            </w:rPr>
          </w:rPrChange>
        </w:rPr>
        <w:t xml:space="preserve">יא</w:t>
      </w:r>
      <w:r>
        <w:rPr>
          <w:rStyle w:val="affffd"/>
          <w:rFonts w:ascii="Fb Fontext" w:hAnsi="Fb Fontext"/>
          <w:rtl/>
          <w:rPrChange w:id="9753" w:author="מנוע אמוראים" w:date="2026-10-05T16:42:03Z">
            <w:rPr>
              <w:rFonts w:ascii="Fb Fontext" w:hAnsi="Fb Fontext"/>
              <w:rtl/>
            </w:rPr>
          </w:rPrChange>
        </w:rPr>
        <w:t xml:space="preserve">"</w:t>
      </w:r>
      <w:r>
        <w:rPr>
          <w:rStyle w:val="affffd"/>
          <w:rFonts w:ascii="Fb Fontext" w:hAnsi="Fb Fontext" w:hint="cs"/>
          <w:rtl/>
          <w:rPrChange w:id="9754" w:author="מנוע אמוראים" w:date="2026-10-05T16:42:03Z">
            <w:rPr>
              <w:rFonts w:ascii="Fb Fontext" w:hAnsi="Fb Fontext" w:hint="cs"/>
              <w:rtl/>
            </w:rPr>
          </w:rPrChange>
        </w:rPr>
        <w:t xml:space="preserve">ר</w:t>
      </w:r>
      <w:r w:rsidR="00E8089F" w:rsidRPr="007435EB">
        <w:rPr>
          <w:rFonts w:ascii="Fb Fontext" w:hAnsi="Fb Fontext"/>
          <w:rtl/>
        </w:rPr>
        <w:t xml:space="preserve">: </w:t>
      </w:r>
      <w:r w:rsidR="00E8089F" w:rsidRPr="007435EB">
        <w:rPr>
          <w:rFonts w:ascii="Fb Fontext" w:hAnsi="Fb Fontext" w:hint="cs"/>
          <w:rtl/>
        </w:rPr>
        <w:t>אסור</w:t>
      </w:r>
      <w:r w:rsidR="00E8089F" w:rsidRPr="007435EB">
        <w:rPr>
          <w:rFonts w:ascii="Fb Fontext" w:hAnsi="Fb Fontext"/>
          <w:rtl/>
        </w:rPr>
        <w:t xml:space="preserve"> </w:t>
      </w:r>
      <w:r w:rsidR="00E8089F" w:rsidRPr="007435EB">
        <w:rPr>
          <w:rFonts w:ascii="Fb Fontext" w:hAnsi="Fb Fontext" w:hint="cs"/>
          <w:rtl/>
        </w:rPr>
        <w:t>לו</w:t>
      </w:r>
      <w:r w:rsidR="00E8089F" w:rsidRPr="007435EB">
        <w:rPr>
          <w:rFonts w:ascii="Fb Fontext" w:hAnsi="Fb Fontext"/>
          <w:rtl/>
        </w:rPr>
        <w:t xml:space="preserve"> </w:t>
      </w:r>
      <w:r w:rsidR="00E8089F" w:rsidRPr="007435EB">
        <w:rPr>
          <w:rFonts w:ascii="Fb Fontext" w:hAnsi="Fb Fontext" w:hint="cs"/>
          <w:rtl/>
        </w:rPr>
        <w:t>לאדם</w:t>
      </w:r>
      <w:r w:rsidR="00E8089F" w:rsidRPr="007435EB">
        <w:rPr>
          <w:rFonts w:ascii="Fb Fontext" w:hAnsi="Fb Fontext"/>
          <w:rtl/>
        </w:rPr>
        <w:t xml:space="preserve"> </w:t>
      </w:r>
      <w:r w:rsidR="00E8089F" w:rsidRPr="007435EB">
        <w:rPr>
          <w:rFonts w:ascii="Fb Fontext" w:hAnsi="Fb Fontext" w:hint="cs"/>
          <w:rtl/>
        </w:rPr>
        <w:t>שיאמר</w:t>
      </w:r>
      <w:r w:rsidR="00E8089F" w:rsidRPr="007435EB">
        <w:rPr>
          <w:rFonts w:ascii="Fb Fontext" w:hAnsi="Fb Fontext"/>
          <w:rtl/>
        </w:rPr>
        <w:t xml:space="preserve"> </w:t>
      </w:r>
      <w:r w:rsidR="00E8089F" w:rsidRPr="007435EB">
        <w:rPr>
          <w:rFonts w:ascii="Fb Fontext" w:hAnsi="Fb Fontext" w:hint="cs"/>
          <w:rtl/>
        </w:rPr>
        <w:t>בשר</w:t>
      </w:r>
      <w:r w:rsidR="00E8089F" w:rsidRPr="007435EB">
        <w:rPr>
          <w:rFonts w:ascii="Fb Fontext" w:hAnsi="Fb Fontext"/>
          <w:rtl/>
        </w:rPr>
        <w:t xml:space="preserve"> </w:t>
      </w:r>
      <w:r w:rsidR="00E8089F" w:rsidRPr="007435EB">
        <w:rPr>
          <w:rFonts w:ascii="Fb Fontext" w:hAnsi="Fb Fontext" w:hint="cs"/>
          <w:rtl/>
        </w:rPr>
        <w:t>זה</w:t>
      </w:r>
      <w:r w:rsidR="00E8089F" w:rsidRPr="007435EB">
        <w:rPr>
          <w:rFonts w:ascii="Fb Fontext" w:hAnsi="Fb Fontext"/>
          <w:rtl/>
        </w:rPr>
        <w:t xml:space="preserve"> </w:t>
      </w:r>
      <w:r w:rsidR="00E8089F" w:rsidRPr="007435EB">
        <w:rPr>
          <w:rFonts w:ascii="Fb Fontext" w:hAnsi="Fb Fontext" w:hint="cs"/>
          <w:rtl/>
        </w:rPr>
        <w:t>לפסח</w:t>
      </w:r>
      <w:r w:rsidR="00E8089F" w:rsidRPr="007435EB">
        <w:rPr>
          <w:rFonts w:ascii="Fb Fontext" w:hAnsi="Fb Fontext"/>
          <w:rtl/>
        </w:rPr>
        <w:t xml:space="preserve"> </w:t>
      </w:r>
      <w:r w:rsidR="00E8089F" w:rsidRPr="007435EB">
        <w:rPr>
          <w:rFonts w:ascii="Fb Fontext" w:hAnsi="Fb Fontext" w:hint="cs"/>
          <w:rtl/>
        </w:rPr>
        <w:t>מפני</w:t>
      </w:r>
      <w:r w:rsidR="00E8089F" w:rsidRPr="007435EB">
        <w:rPr>
          <w:rFonts w:ascii="Fb Fontext" w:hAnsi="Fb Fontext"/>
          <w:rtl/>
        </w:rPr>
        <w:t xml:space="preserve"> </w:t>
      </w:r>
      <w:r w:rsidR="00E8089F" w:rsidRPr="007435EB">
        <w:rPr>
          <w:rFonts w:ascii="Fb Fontext" w:hAnsi="Fb Fontext" w:hint="cs"/>
          <w:rtl/>
        </w:rPr>
        <w:t>שנראה</w:t>
      </w:r>
      <w:r w:rsidR="00E8089F" w:rsidRPr="007435EB">
        <w:rPr>
          <w:rFonts w:ascii="Fb Fontext" w:hAnsi="Fb Fontext"/>
          <w:rtl/>
        </w:rPr>
        <w:t xml:space="preserve"> </w:t>
      </w:r>
      <w:r w:rsidR="00E8089F" w:rsidRPr="007435EB">
        <w:rPr>
          <w:rFonts w:ascii="Fb Fontext" w:hAnsi="Fb Fontext" w:hint="cs"/>
          <w:rtl/>
        </w:rPr>
        <w:t>כמקדיש</w:t>
      </w:r>
      <w:r w:rsidR="00E8089F" w:rsidRPr="007435EB">
        <w:rPr>
          <w:rFonts w:ascii="Fb Fontext" w:hAnsi="Fb Fontext"/>
          <w:rtl/>
        </w:rPr>
        <w:t xml:space="preserve"> </w:t>
      </w:r>
      <w:r w:rsidR="00E8089F" w:rsidRPr="007435EB">
        <w:rPr>
          <w:rFonts w:ascii="Fb Fontext" w:hAnsi="Fb Fontext" w:hint="cs"/>
          <w:rtl/>
        </w:rPr>
        <w:t>בהמתו</w:t>
      </w:r>
      <w:r w:rsidR="00E8089F" w:rsidRPr="007435EB">
        <w:rPr>
          <w:rFonts w:ascii="Fb Fontext" w:hAnsi="Fb Fontext"/>
          <w:rtl/>
        </w:rPr>
        <w:t xml:space="preserve">, </w:t>
      </w:r>
      <w:r w:rsidR="00E8089F" w:rsidRPr="007435EB">
        <w:rPr>
          <w:rFonts w:ascii="Fb Fontext" w:hAnsi="Fb Fontext" w:hint="cs"/>
          <w:rtl/>
        </w:rPr>
        <w:t>ואוכל</w:t>
      </w:r>
      <w:r w:rsidR="00E8089F" w:rsidRPr="007435EB">
        <w:rPr>
          <w:rFonts w:ascii="Fb Fontext" w:hAnsi="Fb Fontext"/>
          <w:rtl/>
        </w:rPr>
        <w:t xml:space="preserve"> </w:t>
      </w:r>
      <w:r w:rsidR="00E8089F" w:rsidRPr="007435EB">
        <w:rPr>
          <w:rFonts w:ascii="Fb Fontext" w:hAnsi="Fb Fontext" w:hint="cs"/>
          <w:rtl/>
        </w:rPr>
        <w:t>קדשים</w:t>
      </w:r>
      <w:r w:rsidR="00E8089F" w:rsidRPr="007435EB">
        <w:rPr>
          <w:rFonts w:ascii="Fb Fontext" w:hAnsi="Fb Fontext"/>
          <w:rtl/>
        </w:rPr>
        <w:t xml:space="preserve"> </w:t>
      </w:r>
      <w:r w:rsidR="00E8089F" w:rsidRPr="007435EB">
        <w:rPr>
          <w:rFonts w:ascii="Fb Fontext" w:hAnsi="Fb Fontext" w:hint="cs"/>
          <w:rtl/>
        </w:rPr>
        <w:t>בחוץ</w:t>
      </w:r>
      <w:r w:rsidR="00E8089F" w:rsidRPr="007435EB">
        <w:rPr>
          <w:rFonts w:ascii="Fb Fontext" w:hAnsi="Fb Fontext"/>
          <w:rtl/>
        </w:rPr>
        <w:t>.</w:t>
      </w:r>
    </w:p>
    <w:p w14:paraId="23C66F91" w14:textId="77777777" w:rsidR="00E8089F" w:rsidRPr="007435EB" w:rsidRDefault="00E8089F" w:rsidP="00E8089F">
      <w:pPr>
        <w:rPr>
          <w:rtl/>
        </w:rPr>
      </w:pPr>
      <w:r>
        <w:rPr>
          <w:rStyle w:val="affffd"/>
          <w:rFonts w:hint="cs"/>
          <w:rtl/>
          <w:rPrChange w:id="9755" w:author="מנוע אמוראים" w:date="2026-10-05T16:42:03Z">
            <w:rPr>
              <w:rFonts w:hint="cs"/>
              <w:rtl/>
            </w:rPr>
          </w:rPrChange>
        </w:rPr>
        <w:t xml:space="preserve">ר</w:t>
      </w:r>
      <w:r>
        <w:rPr>
          <w:rStyle w:val="affffd"/>
          <w:rtl/>
          <w:rPrChange w:id="9756" w:author="מנוע אמוראים" w:date="2026-10-05T16:42:03Z">
            <w:rPr>
              <w:rtl/>
            </w:rPr>
          </w:rPrChange>
        </w:rPr>
        <w:t xml:space="preserve">"</w:t>
      </w:r>
      <w:r>
        <w:rPr>
          <w:rStyle w:val="affffd"/>
          <w:rFonts w:hint="cs"/>
          <w:rtl/>
          <w:rPrChange w:id="9757" w:author="מנוע אמוראים" w:date="2026-10-05T16:42:03Z">
            <w:rPr>
              <w:rFonts w:hint="cs"/>
              <w:rtl/>
            </w:rPr>
          </w:rPrChange>
        </w:rPr>
        <w:t xml:space="preserve">פ</w:t>
      </w:r>
      <w:r w:rsidRPr="007435EB">
        <w:rPr>
          <w:rtl/>
        </w:rPr>
        <w:t xml:space="preserve">: </w:t>
      </w:r>
      <w:r w:rsidRPr="007435EB">
        <w:rPr>
          <w:rFonts w:hint="cs"/>
          <w:rtl/>
        </w:rPr>
        <w:t>דוקא</w:t>
      </w:r>
      <w:r w:rsidRPr="007435EB">
        <w:rPr>
          <w:rtl/>
        </w:rPr>
        <w:t xml:space="preserve"> </w:t>
      </w:r>
      <w:r w:rsidRPr="007435EB">
        <w:rPr>
          <w:rFonts w:hint="cs"/>
          <w:rtl/>
        </w:rPr>
        <w:t>בשר</w:t>
      </w:r>
      <w:r w:rsidRPr="007435EB">
        <w:rPr>
          <w:rtl/>
        </w:rPr>
        <w:t xml:space="preserve">, </w:t>
      </w:r>
      <w:r w:rsidRPr="007435EB">
        <w:rPr>
          <w:rFonts w:hint="cs"/>
          <w:rtl/>
        </w:rPr>
        <w:t>אבל</w:t>
      </w:r>
      <w:r w:rsidRPr="007435EB">
        <w:rPr>
          <w:rtl/>
        </w:rPr>
        <w:t xml:space="preserve"> </w:t>
      </w:r>
      <w:r w:rsidRPr="007435EB">
        <w:rPr>
          <w:rFonts w:hint="cs"/>
          <w:rtl/>
        </w:rPr>
        <w:t>חיטי</w:t>
      </w:r>
      <w:r w:rsidRPr="007435EB">
        <w:rPr>
          <w:rtl/>
        </w:rPr>
        <w:t xml:space="preserve"> - </w:t>
      </w:r>
      <w:r w:rsidRPr="007435EB">
        <w:rPr>
          <w:rFonts w:hint="cs"/>
          <w:rtl/>
        </w:rPr>
        <w:t>לא</w:t>
      </w:r>
      <w:r w:rsidRPr="007435EB">
        <w:rPr>
          <w:rtl/>
        </w:rPr>
        <w:t xml:space="preserve">, </w:t>
      </w:r>
      <w:r w:rsidRPr="007435EB">
        <w:rPr>
          <w:rFonts w:hint="cs"/>
          <w:rtl/>
        </w:rPr>
        <w:t>דמינטר</w:t>
      </w:r>
      <w:r w:rsidRPr="007435EB">
        <w:rPr>
          <w:rtl/>
        </w:rPr>
        <w:t xml:space="preserve"> </w:t>
      </w:r>
      <w:r w:rsidRPr="007435EB">
        <w:rPr>
          <w:rFonts w:hint="cs"/>
          <w:rtl/>
        </w:rPr>
        <w:t>לפסחא</w:t>
      </w:r>
      <w:r w:rsidRPr="007435EB">
        <w:rPr>
          <w:rtl/>
        </w:rPr>
        <w:t xml:space="preserve"> </w:t>
      </w:r>
      <w:r w:rsidRPr="007435EB">
        <w:rPr>
          <w:rFonts w:hint="cs"/>
          <w:rtl/>
        </w:rPr>
        <w:t>קאמר</w:t>
      </w:r>
      <w:r w:rsidRPr="007435EB">
        <w:rPr>
          <w:rtl/>
        </w:rPr>
        <w:t>.</w:t>
      </w:r>
    </w:p>
    <w:p w14:paraId="0EB2C427" w14:textId="77777777" w:rsidR="00E8089F" w:rsidRPr="007435EB" w:rsidRDefault="00E8089F" w:rsidP="00E8089F">
      <w:pPr>
        <w:rPr>
          <w:rFonts w:cs="Guttman Vilna"/>
          <w:b/>
          <w:bCs/>
          <w:rtl/>
        </w:rPr>
      </w:pPr>
      <w:r>
        <w:rPr>
          <w:rFonts w:hint="cs"/>
          <w:rtl/>
        </w:rPr>
        <w:t xml:space="preserve">והא </w:t>
      </w:r>
      <w:r>
        <w:rPr>
          <w:rStyle w:val="affffd"/>
          <w:rFonts w:hint="cs"/>
          <w:rtl/>
          <w:rPrChange w:id="9758" w:author="מנוע אמוראים" w:date="2026-10-05T16:42:03Z">
            <w:rPr>
              <w:rFonts w:hint="cs"/>
              <w:rtl/>
            </w:rPr>
          </w:rPrChange>
        </w:rPr>
        <w:t xml:space="preserve">דאריו</w:t>
      </w:r>
      <w:r>
        <w:rPr>
          <w:rStyle w:val="affffd"/>
          <w:rtl/>
          <w:rPrChange w:id="9759" w:author="מנוע אמוראים" w:date="2026-10-05T16:42:03Z">
            <w:rPr>
              <w:rtl/>
            </w:rPr>
          </w:rPrChange>
        </w:rPr>
        <w:t xml:space="preserve">"</w:t>
      </w:r>
      <w:r>
        <w:rPr>
          <w:rStyle w:val="affffd"/>
          <w:rFonts w:hint="cs"/>
          <w:rtl/>
          <w:rPrChange w:id="9760" w:author="מנוע אמוראים" w:date="2026-10-05T16:42:03Z">
            <w:rPr>
              <w:rFonts w:hint="cs"/>
              <w:rtl/>
            </w:rPr>
          </w:rPrChange>
        </w:rPr>
        <w:t xml:space="preserve">ס</w:t>
      </w:r>
      <w:r w:rsidRPr="007435EB">
        <w:rPr>
          <w:rtl/>
        </w:rPr>
        <w:t xml:space="preserve">: </w:t>
      </w:r>
      <w:r w:rsidRPr="007435EB">
        <w:rPr>
          <w:rFonts w:hint="cs"/>
          <w:rtl/>
        </w:rPr>
        <w:t>תודוס</w:t>
      </w:r>
      <w:r w:rsidRPr="007435EB">
        <w:rPr>
          <w:rtl/>
        </w:rPr>
        <w:t xml:space="preserve"> </w:t>
      </w:r>
      <w:r w:rsidRPr="007435EB">
        <w:rPr>
          <w:rFonts w:hint="cs"/>
          <w:rtl/>
        </w:rPr>
        <w:t>איש</w:t>
      </w:r>
      <w:r w:rsidRPr="007435EB">
        <w:rPr>
          <w:rtl/>
        </w:rPr>
        <w:t xml:space="preserve"> </w:t>
      </w:r>
      <w:r w:rsidRPr="007435EB">
        <w:rPr>
          <w:rFonts w:hint="cs"/>
          <w:rtl/>
        </w:rPr>
        <w:t>רומי</w:t>
      </w:r>
      <w:r w:rsidRPr="007435EB">
        <w:rPr>
          <w:rtl/>
        </w:rPr>
        <w:t xml:space="preserve"> </w:t>
      </w:r>
      <w:r w:rsidRPr="007435EB">
        <w:rPr>
          <w:rFonts w:hint="cs"/>
          <w:rtl/>
        </w:rPr>
        <w:t>הנהיג</w:t>
      </w:r>
      <w:r w:rsidRPr="007435EB">
        <w:rPr>
          <w:rtl/>
        </w:rPr>
        <w:t xml:space="preserve"> </w:t>
      </w:r>
      <w:r w:rsidRPr="007435EB">
        <w:rPr>
          <w:rFonts w:hint="cs"/>
          <w:rtl/>
        </w:rPr>
        <w:t>את</w:t>
      </w:r>
      <w:r w:rsidRPr="007435EB">
        <w:rPr>
          <w:rtl/>
        </w:rPr>
        <w:t xml:space="preserve"> </w:t>
      </w:r>
      <w:r w:rsidRPr="007435EB">
        <w:rPr>
          <w:rFonts w:hint="cs"/>
          <w:rtl/>
        </w:rPr>
        <w:t>בני</w:t>
      </w:r>
      <w:r w:rsidRPr="007435EB">
        <w:rPr>
          <w:rtl/>
        </w:rPr>
        <w:t xml:space="preserve"> </w:t>
      </w:r>
      <w:r w:rsidRPr="007435EB">
        <w:rPr>
          <w:rFonts w:hint="cs"/>
          <w:rtl/>
        </w:rPr>
        <w:t>רומי</w:t>
      </w:r>
      <w:r w:rsidRPr="007435EB">
        <w:rPr>
          <w:rtl/>
        </w:rPr>
        <w:t xml:space="preserve"> </w:t>
      </w:r>
      <w:r w:rsidRPr="007435EB">
        <w:rPr>
          <w:rFonts w:hint="cs"/>
          <w:rtl/>
        </w:rPr>
        <w:t>לאכול</w:t>
      </w:r>
      <w:r w:rsidRPr="007435EB">
        <w:rPr>
          <w:rtl/>
        </w:rPr>
        <w:t xml:space="preserve"> </w:t>
      </w:r>
      <w:r w:rsidRPr="007435EB">
        <w:rPr>
          <w:rFonts w:hint="cs"/>
          <w:rtl/>
        </w:rPr>
        <w:t>גדיים</w:t>
      </w:r>
      <w:r w:rsidRPr="007435EB">
        <w:rPr>
          <w:rtl/>
        </w:rPr>
        <w:t xml:space="preserve"> </w:t>
      </w:r>
      <w:r w:rsidRPr="007435EB">
        <w:rPr>
          <w:rFonts w:hint="cs"/>
          <w:rtl/>
        </w:rPr>
        <w:t>מקולסין</w:t>
      </w:r>
      <w:r w:rsidRPr="007435EB">
        <w:rPr>
          <w:rtl/>
        </w:rPr>
        <w:t xml:space="preserve"> </w:t>
      </w:r>
      <w:r w:rsidRPr="007435EB">
        <w:rPr>
          <w:rFonts w:hint="cs"/>
          <w:rtl/>
        </w:rPr>
        <w:t>בלילי</w:t>
      </w:r>
      <w:r w:rsidRPr="007435EB">
        <w:rPr>
          <w:rtl/>
        </w:rPr>
        <w:t xml:space="preserve"> </w:t>
      </w:r>
      <w:r w:rsidRPr="007435EB">
        <w:rPr>
          <w:rFonts w:hint="cs"/>
          <w:rtl/>
        </w:rPr>
        <w:t>פסחים</w:t>
      </w:r>
      <w:r w:rsidRPr="007435EB">
        <w:rPr>
          <w:rtl/>
        </w:rPr>
        <w:t>.</w:t>
      </w:r>
    </w:p>
    <w:p w14:paraId="7B1BC1AA" w14:textId="77777777" w:rsidR="00E8089F" w:rsidRPr="007435EB" w:rsidRDefault="00E8089F" w:rsidP="00E8089F">
      <w:pPr>
        <w:rPr>
          <w:rFonts w:cs="Guttman Vilna"/>
          <w:b/>
          <w:bCs/>
          <w:rtl/>
        </w:rPr>
      </w:pPr>
      <w:r w:rsidRPr="007435EB">
        <w:rPr>
          <w:rFonts w:hint="cs"/>
          <w:rtl/>
        </w:rPr>
        <w:t>שלחו</w:t>
      </w:r>
      <w:r w:rsidRPr="007435EB">
        <w:rPr>
          <w:rtl/>
        </w:rPr>
        <w:t xml:space="preserve"> </w:t>
      </w:r>
      <w:r w:rsidRPr="007435EB">
        <w:rPr>
          <w:rFonts w:hint="cs"/>
          <w:rtl/>
        </w:rPr>
        <w:t>לו</w:t>
      </w:r>
      <w:r w:rsidRPr="007435EB">
        <w:rPr>
          <w:rtl/>
        </w:rPr>
        <w:t xml:space="preserve">: </w:t>
      </w:r>
      <w:r w:rsidRPr="007435EB">
        <w:rPr>
          <w:rFonts w:hint="cs"/>
          <w:rtl/>
        </w:rPr>
        <w:t>אלמלא</w:t>
      </w:r>
      <w:r w:rsidRPr="007435EB">
        <w:rPr>
          <w:rtl/>
        </w:rPr>
        <w:t xml:space="preserve"> </w:t>
      </w:r>
      <w:r w:rsidRPr="007435EB">
        <w:rPr>
          <w:rFonts w:hint="cs"/>
          <w:rtl/>
        </w:rPr>
        <w:t>תודוס</w:t>
      </w:r>
      <w:r w:rsidRPr="007435EB">
        <w:rPr>
          <w:rtl/>
        </w:rPr>
        <w:t xml:space="preserve"> </w:t>
      </w:r>
      <w:r w:rsidRPr="007435EB">
        <w:rPr>
          <w:rFonts w:hint="cs"/>
          <w:rtl/>
        </w:rPr>
        <w:t>אתה</w:t>
      </w:r>
      <w:r w:rsidRPr="007435EB">
        <w:rPr>
          <w:rtl/>
        </w:rPr>
        <w:t xml:space="preserve"> - </w:t>
      </w:r>
      <w:r w:rsidRPr="007435EB">
        <w:rPr>
          <w:rFonts w:hint="cs"/>
          <w:rtl/>
        </w:rPr>
        <w:t>גזרנו</w:t>
      </w:r>
      <w:r w:rsidRPr="007435EB">
        <w:rPr>
          <w:rtl/>
        </w:rPr>
        <w:t xml:space="preserve"> </w:t>
      </w:r>
      <w:r w:rsidRPr="007435EB">
        <w:rPr>
          <w:rFonts w:hint="cs"/>
          <w:rtl/>
        </w:rPr>
        <w:t>עליך</w:t>
      </w:r>
      <w:r w:rsidRPr="007435EB">
        <w:rPr>
          <w:rtl/>
        </w:rPr>
        <w:t xml:space="preserve"> </w:t>
      </w:r>
      <w:r w:rsidRPr="007435EB">
        <w:rPr>
          <w:rFonts w:hint="cs"/>
          <w:rtl/>
        </w:rPr>
        <w:t>נדוי</w:t>
      </w:r>
      <w:r w:rsidRPr="007435EB">
        <w:rPr>
          <w:rtl/>
        </w:rPr>
        <w:t xml:space="preserve">, </w:t>
      </w:r>
      <w:r w:rsidRPr="007435EB">
        <w:rPr>
          <w:rFonts w:hint="cs"/>
          <w:rtl/>
        </w:rPr>
        <w:t>שאתה</w:t>
      </w:r>
      <w:r w:rsidRPr="007435EB">
        <w:rPr>
          <w:rtl/>
        </w:rPr>
        <w:t xml:space="preserve"> </w:t>
      </w:r>
      <w:r w:rsidRPr="007435EB">
        <w:rPr>
          <w:rFonts w:hint="cs"/>
          <w:rtl/>
        </w:rPr>
        <w:t>קרוב</w:t>
      </w:r>
      <w:r w:rsidRPr="007435EB">
        <w:rPr>
          <w:rtl/>
        </w:rPr>
        <w:t xml:space="preserve"> </w:t>
      </w:r>
      <w:r w:rsidRPr="007435EB">
        <w:rPr>
          <w:rFonts w:hint="cs"/>
          <w:rtl/>
        </w:rPr>
        <w:t>להאכיל</w:t>
      </w:r>
      <w:r w:rsidRPr="007435EB">
        <w:rPr>
          <w:rtl/>
        </w:rPr>
        <w:t xml:space="preserve"> </w:t>
      </w:r>
      <w:r w:rsidRPr="007435EB">
        <w:rPr>
          <w:rFonts w:hint="cs"/>
          <w:rtl/>
        </w:rPr>
        <w:t>את</w:t>
      </w:r>
      <w:r w:rsidRPr="007435EB">
        <w:rPr>
          <w:rtl/>
        </w:rPr>
        <w:t xml:space="preserve"> </w:t>
      </w:r>
      <w:r w:rsidRPr="007435EB">
        <w:rPr>
          <w:rFonts w:hint="cs"/>
          <w:rtl/>
        </w:rPr>
        <w:t>ישראל</w:t>
      </w:r>
      <w:r w:rsidRPr="007435EB">
        <w:rPr>
          <w:rtl/>
        </w:rPr>
        <w:t xml:space="preserve"> </w:t>
      </w:r>
      <w:r w:rsidRPr="007435EB">
        <w:rPr>
          <w:rFonts w:hint="cs"/>
          <w:rtl/>
        </w:rPr>
        <w:t>קדשים</w:t>
      </w:r>
      <w:r w:rsidRPr="007435EB">
        <w:rPr>
          <w:rtl/>
        </w:rPr>
        <w:t xml:space="preserve"> </w:t>
      </w:r>
      <w:r w:rsidRPr="007435EB">
        <w:rPr>
          <w:rFonts w:hint="cs"/>
          <w:rtl/>
        </w:rPr>
        <w:t>בחוץ</w:t>
      </w:r>
      <w:r w:rsidRPr="007435EB">
        <w:rPr>
          <w:rtl/>
        </w:rPr>
        <w:t>.</w:t>
      </w:r>
    </w:p>
    <w:p w14:paraId="72E18B1E" w14:textId="77777777" w:rsidR="00E8089F" w:rsidRPr="007435EB" w:rsidRDefault="00E8089F" w:rsidP="00E8089F">
      <w:pPr>
        <w:rPr>
          <w:rtl/>
        </w:rPr>
      </w:pPr>
      <w:r w:rsidRPr="007435EB">
        <w:rPr>
          <w:rFonts w:hint="cs"/>
          <w:rtl/>
        </w:rPr>
        <w:t>ומשמע דדוקא מקולס אסור אבל לא מקולוס לא.</w:t>
      </w:r>
    </w:p>
    <w:p w14:paraId="51A3018C" w14:textId="77777777" w:rsidR="00E8089F" w:rsidRPr="007435EB" w:rsidRDefault="00E8089F" w:rsidP="00E8089F">
      <w:pPr>
        <w:rPr>
          <w:rtl/>
        </w:rPr>
      </w:pPr>
      <w:r w:rsidRPr="005C3FF1">
        <w:rPr>
          <w:rStyle w:val="afffa"/>
          <w:rFonts w:hint="cs"/>
          <w:rtl/>
        </w:rPr>
        <w:t>ודחי</w:t>
      </w:r>
      <w:r w:rsidRPr="005C3FF1">
        <w:rPr>
          <w:rStyle w:val="afffa"/>
          <w:rtl/>
        </w:rPr>
        <w:t>'</w:t>
      </w:r>
      <w:r w:rsidRPr="007435EB">
        <w:rPr>
          <w:rFonts w:ascii="Fb Fontext" w:hAnsi="Fb Fontext" w:hint="cs"/>
          <w:sz w:val="20"/>
          <w:rtl/>
        </w:rPr>
        <w:t xml:space="preserve"> דהך שאינו מקולס פירש אסור לא פירש מותר. [ובמקולי אסור </w:t>
      </w:r>
      <w:r w:rsidR="00AB3B38">
        <w:rPr>
          <w:rFonts w:ascii="Fb Fontext" w:hAnsi="Fb Fontext" w:hint="cs"/>
          <w:sz w:val="20"/>
          <w:rtl/>
        </w:rPr>
        <w:t>אף</w:t>
      </w:r>
      <w:r w:rsidRPr="007435EB">
        <w:rPr>
          <w:rFonts w:ascii="Fb Fontext" w:hAnsi="Fb Fontext" w:hint="cs"/>
          <w:sz w:val="20"/>
          <w:rtl/>
        </w:rPr>
        <w:t xml:space="preserve"> בלא פירש]</w:t>
      </w:r>
    </w:p>
    <w:p w14:paraId="757F373D" w14:textId="77777777" w:rsidR="00E8089F" w:rsidRPr="007435EB" w:rsidRDefault="00E8089F" w:rsidP="00E8089F">
      <w:pPr>
        <w:rPr>
          <w:rtl/>
        </w:rPr>
      </w:pPr>
      <w:r>
        <w:rPr>
          <w:rStyle w:val="affffd"/>
          <w:rFonts w:ascii="Fb Fontext" w:hAnsi="Fb Fontext" w:hint="cs"/>
          <w:rtl/>
          <w:rPrChange w:id="9761" w:author="מנוע אמוראים" w:date="2026-10-05T16:42:03Z">
            <w:rPr>
              <w:rFonts w:ascii="Fb Fontext" w:hAnsi="Fb Fontext" w:hint="cs"/>
              <w:rtl/>
            </w:rPr>
          </w:rPrChange>
        </w:rPr>
        <w:t xml:space="preserve">ר</w:t>
      </w:r>
      <w:r>
        <w:rPr>
          <w:rStyle w:val="affffd"/>
          <w:rFonts w:ascii="Fb Fontext" w:hAnsi="Fb Fontext"/>
          <w:rtl/>
          <w:rPrChange w:id="9762" w:author="מנוע אמוראים" w:date="2026-10-05T16:42:03Z">
            <w:rPr>
              <w:rFonts w:ascii="Fb Fontext" w:hAnsi="Fb Fontext"/>
              <w:rtl/>
            </w:rPr>
          </w:rPrChange>
        </w:rPr>
        <w:t xml:space="preserve">"</w:t>
      </w:r>
      <w:r>
        <w:rPr>
          <w:rStyle w:val="affffd"/>
          <w:rFonts w:ascii="Fb Fontext" w:hAnsi="Fb Fontext" w:hint="cs"/>
          <w:rtl/>
          <w:rPrChange w:id="9763" w:author="מנוע אמוראים" w:date="2026-10-05T16:42:03Z">
            <w:rPr>
              <w:rFonts w:ascii="Fb Fontext" w:hAnsi="Fb Fontext" w:hint="cs"/>
              <w:rtl/>
            </w:rPr>
          </w:rPrChange>
        </w:rPr>
        <w:t xml:space="preserve">א</w:t>
      </w:r>
      <w:r>
        <w:rPr>
          <w:rFonts w:ascii="Fb Fontext" w:hAnsi="Fb Fontext" w:hint="cs"/>
          <w:rtl/>
        </w:rPr>
        <w:t xml:space="preserve"> מתני להך </w:t>
      </w:r>
      <w:r>
        <w:rPr>
          <w:rStyle w:val="affffd"/>
          <w:rFonts w:ascii="Fb Fontext" w:hAnsi="Fb Fontext" w:hint="cs"/>
          <w:rtl/>
          <w:rPrChange w:id="9764" w:author="מנוע אמוראים" w:date="2026-10-05T16:42:03Z">
            <w:rPr>
              <w:rFonts w:ascii="Fb Fontext" w:hAnsi="Fb Fontext" w:hint="cs"/>
              <w:rtl/>
            </w:rPr>
          </w:rPrChange>
        </w:rPr>
        <w:t xml:space="preserve">כר</w:t>
      </w:r>
      <w:r>
        <w:rPr>
          <w:rStyle w:val="affffd"/>
          <w:rFonts w:ascii="Fb Fontext" w:hAnsi="Fb Fontext"/>
          <w:rtl/>
          <w:rPrChange w:id="9765" w:author="מנוע אמוראים" w:date="2026-10-05T16:42:03Z">
            <w:rPr>
              <w:rFonts w:ascii="Fb Fontext" w:hAnsi="Fb Fontext"/>
              <w:rtl/>
            </w:rPr>
          </w:rPrChange>
        </w:rPr>
        <w:t xml:space="preserve">"</w:t>
      </w:r>
      <w:r>
        <w:rPr>
          <w:rStyle w:val="affffd"/>
          <w:rFonts w:ascii="Fb Fontext" w:hAnsi="Fb Fontext" w:hint="cs"/>
          <w:rtl/>
          <w:rPrChange w:id="9766" w:author="מנוע אמוראים" w:date="2026-10-05T16:42:03Z">
            <w:rPr>
              <w:rFonts w:ascii="Fb Fontext" w:hAnsi="Fb Fontext" w:hint="cs"/>
              <w:rtl/>
            </w:rPr>
          </w:rPrChange>
        </w:rPr>
        <w:t xml:space="preserve">ש</w:t>
      </w:r>
      <w:r>
        <w:rPr>
          <w:rFonts w:ascii="Fb Fontext" w:hAnsi="Fb Fontext" w:hint="cs"/>
          <w:rtl/>
        </w:rPr>
        <w:t xml:space="preserve">.</w:t>
      </w:r>
    </w:p>
    <w:p w14:paraId="2C772821" w14:textId="77777777" w:rsidR="00E8089F" w:rsidRPr="007435EB" w:rsidRDefault="00E8089F" w:rsidP="00E8089F">
      <w:pPr>
        <w:rPr>
          <w:rtl/>
        </w:rPr>
      </w:pPr>
      <w:r w:rsidRPr="007435EB">
        <w:rPr>
          <w:rFonts w:hint="cs"/>
          <w:rtl/>
        </w:rPr>
        <w:t>והקשה רב ששת דבשלמא למאן דתני כרבי יוסי ניחא.</w:t>
      </w:r>
    </w:p>
    <w:p w14:paraId="724B5553" w14:textId="77777777" w:rsidR="00E8089F" w:rsidRPr="007435EB" w:rsidRDefault="00E8089F" w:rsidP="00E8089F">
      <w:pPr>
        <w:rPr>
          <w:rFonts w:ascii="Fb Fontext" w:hAnsi="Fb Fontext"/>
          <w:sz w:val="20"/>
          <w:rtl/>
        </w:rPr>
      </w:pPr>
      <w:r>
        <w:rPr>
          <w:rFonts w:ascii="Fb Fontext" w:hAnsi="Fb Fontext" w:hint="cs"/>
          <w:sz w:val="20"/>
          <w:rtl/>
        </w:rPr>
        <w:t xml:space="preserve">אבל למאן דתני </w:t>
      </w:r>
      <w:r>
        <w:rPr>
          <w:rStyle w:val="affffd"/>
          <w:rFonts w:ascii="Fb Fontext" w:hAnsi="Fb Fontext" w:hint="cs"/>
          <w:sz w:val="20"/>
          <w:rtl/>
          <w:rPrChange w:id="9767" w:author="מנוע אמוראים" w:date="2026-10-05T16:42:03Z">
            <w:rPr>
              <w:rFonts w:ascii="Fb Fontext" w:hAnsi="Fb Fontext" w:hint="cs"/>
              <w:sz w:val="20"/>
              <w:rtl/>
            </w:rPr>
          </w:rPrChange>
        </w:rPr>
        <w:t xml:space="preserve">כר</w:t>
      </w:r>
      <w:r>
        <w:rPr>
          <w:rStyle w:val="affffd"/>
          <w:rFonts w:ascii="Fb Fontext" w:hAnsi="Fb Fontext"/>
          <w:sz w:val="20"/>
          <w:rtl/>
          <w:rPrChange w:id="9768" w:author="מנוע אמוראים" w:date="2026-10-05T16:42:03Z">
            <w:rPr>
              <w:rFonts w:ascii="Fb Fontext" w:hAnsi="Fb Fontext"/>
              <w:sz w:val="20"/>
              <w:rtl/>
            </w:rPr>
          </w:rPrChange>
        </w:rPr>
        <w:t xml:space="preserve">"</w:t>
      </w:r>
      <w:r>
        <w:rPr>
          <w:rStyle w:val="affffd"/>
          <w:rFonts w:ascii="Fb Fontext" w:hAnsi="Fb Fontext" w:hint="cs"/>
          <w:sz w:val="20"/>
          <w:rtl/>
          <w:rPrChange w:id="9769" w:author="מנוע אמוראים" w:date="2026-10-05T16:42:03Z">
            <w:rPr>
              <w:rFonts w:ascii="Fb Fontext" w:hAnsi="Fb Fontext" w:hint="cs"/>
              <w:sz w:val="20"/>
              <w:rtl/>
            </w:rPr>
          </w:rPrChange>
        </w:rPr>
        <w:t xml:space="preserve">ש</w:t>
      </w:r>
      <w:r>
        <w:rPr>
          <w:rFonts w:ascii="Fb Fontext" w:hAnsi="Fb Fontext" w:hint="cs"/>
          <w:sz w:val="20"/>
          <w:rtl/>
        </w:rPr>
        <w:t xml:space="preserve"> הא </w:t>
      </w:r>
      <w:r>
        <w:rPr>
          <w:rStyle w:val="affffd"/>
          <w:rFonts w:ascii="Fb Fontext" w:hAnsi="Fb Fontext" w:hint="cs"/>
          <w:sz w:val="20"/>
          <w:rtl/>
          <w:rPrChange w:id="9770" w:author="מנוע אמוראים" w:date="2026-10-05T16:42:03Z">
            <w:rPr>
              <w:rFonts w:ascii="Fb Fontext" w:hAnsi="Fb Fontext" w:hint="cs"/>
              <w:sz w:val="20"/>
              <w:rtl/>
            </w:rPr>
          </w:rPrChange>
        </w:rPr>
        <w:t xml:space="preserve">ר</w:t>
      </w:r>
      <w:r>
        <w:rPr>
          <w:rStyle w:val="affffd"/>
          <w:rFonts w:ascii="Fb Fontext" w:hAnsi="Fb Fontext"/>
          <w:sz w:val="20"/>
          <w:rtl/>
          <w:rPrChange w:id="9771" w:author="מנוע אמוראים" w:date="2026-10-05T16:42:03Z">
            <w:rPr>
              <w:rFonts w:ascii="Fb Fontext" w:hAnsi="Fb Fontext"/>
              <w:sz w:val="20"/>
              <w:rtl/>
            </w:rPr>
          </w:rPrChange>
        </w:rPr>
        <w:t xml:space="preserve">"</w:t>
      </w:r>
      <w:r>
        <w:rPr>
          <w:rStyle w:val="affffd"/>
          <w:rFonts w:ascii="Fb Fontext" w:hAnsi="Fb Fontext" w:hint="cs"/>
          <w:sz w:val="20"/>
          <w:rtl/>
          <w:rPrChange w:id="9772" w:author="מנוע אמוראים" w:date="2026-10-05T16:42:03Z">
            <w:rPr>
              <w:rFonts w:ascii="Fb Fontext" w:hAnsi="Fb Fontext" w:hint="cs"/>
              <w:sz w:val="20"/>
              <w:rtl/>
            </w:rPr>
          </w:rPrChange>
        </w:rPr>
        <w:t xml:space="preserve">ש</w:t>
      </w:r>
      <w:r>
        <w:rPr>
          <w:rFonts w:ascii="Fb Fontext" w:hAnsi="Fb Fontext" w:hint="cs"/>
          <w:sz w:val="20"/>
          <w:rtl/>
        </w:rPr>
        <w:t xml:space="preserve"> פוטר שלא התנדב כדרך</w:t>
      </w:r>
      <w:r w:rsidRPr="007435EB">
        <w:rPr>
          <w:rFonts w:ascii="Fb Fontext" w:hAnsi="Fb Fontext"/>
          <w:sz w:val="20"/>
          <w:rtl/>
        </w:rPr>
        <w:t xml:space="preserve"> </w:t>
      </w:r>
      <w:r w:rsidRPr="007435EB">
        <w:rPr>
          <w:rFonts w:ascii="Fb Fontext" w:hAnsi="Fb Fontext" w:hint="cs"/>
          <w:sz w:val="20"/>
          <w:rtl/>
        </w:rPr>
        <w:t>המתנדבים</w:t>
      </w:r>
      <w:r w:rsidRPr="007435EB">
        <w:rPr>
          <w:rFonts w:ascii="Fb Fontext" w:hAnsi="Fb Fontext"/>
          <w:sz w:val="20"/>
          <w:rtl/>
        </w:rPr>
        <w:t>.</w:t>
      </w:r>
      <w:r w:rsidRPr="007435EB">
        <w:rPr>
          <w:rFonts w:ascii="Fb Fontext" w:hAnsi="Fb Fontext" w:hint="cs"/>
          <w:sz w:val="20"/>
          <w:rtl/>
        </w:rPr>
        <w:t>[וא</w:t>
      </w:r>
      <w:r w:rsidRPr="007435EB">
        <w:rPr>
          <w:rFonts w:ascii="Fb Fontext" w:hAnsi="Fb Fontext"/>
          <w:sz w:val="20"/>
          <w:rtl/>
        </w:rPr>
        <w:t>"</w:t>
      </w:r>
      <w:r w:rsidRPr="007435EB">
        <w:rPr>
          <w:rFonts w:ascii="Fb Fontext" w:hAnsi="Fb Fontext" w:hint="cs"/>
          <w:sz w:val="20"/>
          <w:rtl/>
        </w:rPr>
        <w:t>כ אין למיחש]</w:t>
      </w:r>
    </w:p>
    <w:p w14:paraId="4F153B1A" w14:textId="77777777" w:rsidR="00E8089F" w:rsidRPr="007435EB" w:rsidRDefault="00E8089F" w:rsidP="00E8089F">
      <w:pPr>
        <w:rPr>
          <w:rtl/>
        </w:rPr>
      </w:pPr>
      <w:r w:rsidRPr="007435EB">
        <w:rPr>
          <w:rFonts w:ascii="Fb Fontext" w:hAnsi="Fb Fontext" w:hint="cs"/>
          <w:rtl/>
        </w:rPr>
        <w:t>ואין להקשות למאן דתני כרבי יוסי.</w:t>
      </w:r>
    </w:p>
    <w:p w14:paraId="7C892849" w14:textId="77777777" w:rsidR="00E8089F" w:rsidRPr="007435EB" w:rsidRDefault="00E8089F" w:rsidP="00E8089F">
      <w:pPr>
        <w:rPr>
          <w:rtl/>
        </w:rPr>
      </w:pPr>
      <w:r>
        <w:rPr>
          <w:rStyle w:val="affffd"/>
          <w:rFonts w:hint="cs"/>
          <w:rtl/>
          <w:rPrChange w:id="9773" w:author="מנוע אמוראים" w:date="2026-10-05T16:42:03Z">
            <w:rPr>
              <w:rFonts w:hint="cs"/>
              <w:rtl/>
            </w:rPr>
          </w:rPrChange>
        </w:rPr>
        <w:t xml:space="preserve">דר</w:t>
      </w:r>
      <w:r>
        <w:rPr>
          <w:rStyle w:val="affffd"/>
          <w:rtl/>
          <w:rPrChange w:id="9774" w:author="מנוע אמוראים" w:date="2026-10-05T16:42:03Z">
            <w:rPr>
              <w:rtl/>
            </w:rPr>
          </w:rPrChange>
        </w:rPr>
        <w:t xml:space="preserve">"</w:t>
      </w:r>
      <w:r>
        <w:rPr>
          <w:rStyle w:val="affffd"/>
          <w:rFonts w:hint="cs"/>
          <w:rtl/>
          <w:rPrChange w:id="9775" w:author="מנוע אמוראים" w:date="2026-10-05T16:42:03Z">
            <w:rPr>
              <w:rFonts w:hint="cs"/>
              <w:rtl/>
            </w:rPr>
          </w:rPrChange>
        </w:rPr>
        <w:t xml:space="preserve">ש</w:t>
      </w:r>
      <w:r>
        <w:rPr>
          <w:rFonts w:hint="cs"/>
          <w:rtl/>
        </w:rPr>
        <w:t xml:space="preserve"> בשיטת</w:t>
      </w:r>
      <w:r w:rsidRPr="007435EB">
        <w:rPr>
          <w:rtl/>
        </w:rPr>
        <w:t xml:space="preserve"> </w:t>
      </w:r>
      <w:r w:rsidRPr="007435EB">
        <w:rPr>
          <w:rFonts w:hint="cs"/>
          <w:rtl/>
        </w:rPr>
        <w:t>רבי</w:t>
      </w:r>
      <w:r w:rsidRPr="007435EB">
        <w:rPr>
          <w:rtl/>
        </w:rPr>
        <w:t xml:space="preserve"> </w:t>
      </w:r>
      <w:r w:rsidRPr="007435EB">
        <w:rPr>
          <w:rFonts w:hint="cs"/>
          <w:rtl/>
        </w:rPr>
        <w:t>יוסי</w:t>
      </w:r>
      <w:r w:rsidRPr="007435EB">
        <w:rPr>
          <w:rtl/>
        </w:rPr>
        <w:t xml:space="preserve"> </w:t>
      </w:r>
      <w:r w:rsidRPr="007435EB">
        <w:rPr>
          <w:rFonts w:hint="cs"/>
          <w:rtl/>
        </w:rPr>
        <w:t>אמרה</w:t>
      </w:r>
      <w:r w:rsidRPr="007435EB">
        <w:rPr>
          <w:rtl/>
        </w:rPr>
        <w:t xml:space="preserve">, </w:t>
      </w:r>
      <w:r w:rsidRPr="007435EB">
        <w:rPr>
          <w:rFonts w:hint="cs"/>
          <w:rtl/>
        </w:rPr>
        <w:t>דאמר</w:t>
      </w:r>
      <w:r w:rsidRPr="007435EB">
        <w:rPr>
          <w:rtl/>
        </w:rPr>
        <w:t xml:space="preserve">: </w:t>
      </w:r>
      <w:r w:rsidRPr="007435EB">
        <w:rPr>
          <w:rFonts w:hint="cs"/>
          <w:rtl/>
        </w:rPr>
        <w:t>אף</w:t>
      </w:r>
      <w:r w:rsidRPr="007435EB">
        <w:rPr>
          <w:rtl/>
        </w:rPr>
        <w:t xml:space="preserve"> </w:t>
      </w:r>
      <w:r w:rsidRPr="007435EB">
        <w:rPr>
          <w:rFonts w:hint="cs"/>
          <w:rtl/>
        </w:rPr>
        <w:t>בגמר</w:t>
      </w:r>
      <w:r w:rsidRPr="007435EB">
        <w:rPr>
          <w:rtl/>
        </w:rPr>
        <w:t xml:space="preserve"> </w:t>
      </w:r>
      <w:r w:rsidRPr="007435EB">
        <w:rPr>
          <w:rFonts w:hint="cs"/>
          <w:rtl/>
        </w:rPr>
        <w:t>דבריו</w:t>
      </w:r>
      <w:r w:rsidRPr="007435EB">
        <w:rPr>
          <w:rtl/>
        </w:rPr>
        <w:t xml:space="preserve"> </w:t>
      </w:r>
      <w:r w:rsidRPr="007435EB">
        <w:rPr>
          <w:rFonts w:hint="cs"/>
          <w:rtl/>
        </w:rPr>
        <w:t>אדם</w:t>
      </w:r>
      <w:r w:rsidRPr="007435EB">
        <w:rPr>
          <w:rtl/>
        </w:rPr>
        <w:t xml:space="preserve"> </w:t>
      </w:r>
      <w:r w:rsidRPr="007435EB">
        <w:rPr>
          <w:rFonts w:hint="cs"/>
          <w:rtl/>
        </w:rPr>
        <w:t>נתפס</w:t>
      </w:r>
      <w:r w:rsidRPr="007435EB">
        <w:rPr>
          <w:rtl/>
        </w:rPr>
        <w:t>.</w:t>
      </w:r>
    </w:p>
    <w:p w14:paraId="34DB828A" w14:textId="77777777" w:rsidR="00E8089F" w:rsidRPr="007435EB" w:rsidRDefault="00E8089F" w:rsidP="00E8089F">
      <w:pPr>
        <w:rPr>
          <w:rtl/>
        </w:rPr>
      </w:pPr>
      <w:r>
        <w:rPr>
          <w:rFonts w:hint="cs"/>
          <w:rtl/>
        </w:rPr>
        <w:t xml:space="preserve">ובפשטות כמו </w:t>
      </w:r>
      <w:r>
        <w:rPr>
          <w:rStyle w:val="affffd"/>
          <w:rFonts w:hint="cs"/>
          <w:rtl/>
          <w:rPrChange w:id="9776" w:author="מנוע אמוראים" w:date="2026-10-05T16:42:03Z">
            <w:rPr>
              <w:rFonts w:hint="cs"/>
              <w:rtl/>
            </w:rPr>
          </w:rPrChange>
        </w:rPr>
        <w:t xml:space="preserve">שר</w:t>
      </w:r>
      <w:r>
        <w:rPr>
          <w:rStyle w:val="affffd"/>
          <w:rtl/>
          <w:rPrChange w:id="9777" w:author="מנוע אמוראים" w:date="2026-10-05T16:42:03Z">
            <w:rPr>
              <w:rtl/>
            </w:rPr>
          </w:rPrChange>
        </w:rPr>
        <w:t xml:space="preserve">"</w:t>
      </w:r>
      <w:r>
        <w:rPr>
          <w:rStyle w:val="affffd"/>
          <w:rFonts w:hint="cs"/>
          <w:rtl/>
          <w:rPrChange w:id="9778" w:author="מנוע אמוראים" w:date="2026-10-05T16:42:03Z">
            <w:rPr>
              <w:rFonts w:hint="cs"/>
              <w:rtl/>
            </w:rPr>
          </w:rPrChange>
        </w:rPr>
        <w:t xml:space="preserve">ש</w:t>
      </w:r>
      <w:r>
        <w:rPr>
          <w:rFonts w:hint="cs"/>
          <w:rtl/>
        </w:rPr>
        <w:t xml:space="preserve"> ס</w:t>
      </w:r>
      <w:r w:rsidRPr="007435EB">
        <w:rPr>
          <w:rtl/>
        </w:rPr>
        <w:t>"</w:t>
      </w:r>
      <w:r>
        <w:rPr>
          <w:rFonts w:hint="cs"/>
          <w:rtl/>
        </w:rPr>
        <w:t xml:space="preserve">ל </w:t>
      </w:r>
      <w:r>
        <w:rPr>
          <w:rStyle w:val="affffd"/>
          <w:rFonts w:hint="cs"/>
          <w:rtl/>
          <w:rPrChange w:id="9779" w:author="מנוע אמוראים" w:date="2026-10-05T16:42:03Z">
            <w:rPr>
              <w:rFonts w:hint="cs"/>
              <w:rtl/>
            </w:rPr>
          </w:rPrChange>
        </w:rPr>
        <w:t xml:space="preserve">כריו</w:t>
      </w:r>
      <w:r>
        <w:rPr>
          <w:rStyle w:val="affffd"/>
          <w:rtl/>
          <w:rPrChange w:id="9780" w:author="מנוע אמוראים" w:date="2026-10-05T16:42:03Z">
            <w:rPr>
              <w:rtl/>
            </w:rPr>
          </w:rPrChange>
        </w:rPr>
        <w:t xml:space="preserve">"</w:t>
      </w:r>
      <w:r>
        <w:rPr>
          <w:rStyle w:val="affffd"/>
          <w:rFonts w:hint="cs"/>
          <w:rtl/>
          <w:rPrChange w:id="9781" w:author="מנוע אמוראים" w:date="2026-10-05T16:42:03Z">
            <w:rPr>
              <w:rFonts w:hint="cs"/>
              <w:rtl/>
            </w:rPr>
          </w:rPrChange>
        </w:rPr>
        <w:t xml:space="preserve">ס</w:t>
      </w:r>
      <w:r>
        <w:rPr>
          <w:rFonts w:hint="cs"/>
          <w:rtl/>
        </w:rPr>
        <w:t xml:space="preserve"> </w:t>
      </w:r>
      <w:r>
        <w:rPr>
          <w:rStyle w:val="affffd"/>
          <w:rFonts w:hint="cs"/>
          <w:rtl/>
          <w:rPrChange w:id="9782" w:author="מנוע אמוראים" w:date="2026-10-05T16:42:03Z">
            <w:rPr>
              <w:rFonts w:hint="cs"/>
              <w:rtl/>
            </w:rPr>
          </w:rPrChange>
        </w:rPr>
        <w:t xml:space="preserve">ריו</w:t>
      </w:r>
      <w:r>
        <w:rPr>
          <w:rStyle w:val="affffd"/>
          <w:rtl/>
          <w:rPrChange w:id="9783" w:author="מנוע אמוראים" w:date="2026-10-05T16:42:03Z">
            <w:rPr>
              <w:rtl/>
            </w:rPr>
          </w:rPrChange>
        </w:rPr>
        <w:t xml:space="preserve">"</w:t>
      </w:r>
      <w:r>
        <w:rPr>
          <w:rStyle w:val="affffd"/>
          <w:rFonts w:hint="cs"/>
          <w:rtl/>
          <w:rPrChange w:id="9784" w:author="מנוע אמוראים" w:date="2026-10-05T16:42:03Z">
            <w:rPr>
              <w:rFonts w:hint="cs"/>
              <w:rtl/>
            </w:rPr>
          </w:rPrChange>
        </w:rPr>
        <w:t xml:space="preserve">ס</w:t>
      </w:r>
      <w:r>
        <w:rPr>
          <w:rFonts w:hint="cs"/>
          <w:rtl/>
        </w:rPr>
        <w:t xml:space="preserve"> ס</w:t>
      </w:r>
      <w:r w:rsidRPr="007435EB">
        <w:rPr>
          <w:rtl/>
        </w:rPr>
        <w:t>"</w:t>
      </w:r>
      <w:r>
        <w:rPr>
          <w:rFonts w:hint="cs"/>
          <w:rtl/>
        </w:rPr>
        <w:t xml:space="preserve">ל </w:t>
      </w:r>
      <w:r>
        <w:rPr>
          <w:rStyle w:val="affffd"/>
          <w:rFonts w:hint="cs"/>
          <w:rtl/>
          <w:rPrChange w:id="9785" w:author="מנוע אמוראים" w:date="2026-10-05T16:42:03Z">
            <w:rPr>
              <w:rFonts w:hint="cs"/>
              <w:rtl/>
            </w:rPr>
          </w:rPrChange>
        </w:rPr>
        <w:t xml:space="preserve">כר</w:t>
      </w:r>
      <w:r>
        <w:rPr>
          <w:rStyle w:val="affffd"/>
          <w:rtl/>
          <w:rPrChange w:id="9786" w:author="מנוע אמוראים" w:date="2026-10-05T16:42:03Z">
            <w:rPr>
              <w:rtl/>
            </w:rPr>
          </w:rPrChange>
        </w:rPr>
        <w:t xml:space="preserve">"</w:t>
      </w:r>
      <w:r>
        <w:rPr>
          <w:rStyle w:val="affffd"/>
          <w:rFonts w:hint="cs"/>
          <w:rtl/>
          <w:rPrChange w:id="9787" w:author="מנוע אמוראים" w:date="2026-10-05T16:42:03Z">
            <w:rPr>
              <w:rFonts w:hint="cs"/>
              <w:rtl/>
            </w:rPr>
          </w:rPrChange>
        </w:rPr>
        <w:t xml:space="preserve">ש</w:t>
      </w:r>
      <w:r>
        <w:rPr>
          <w:rFonts w:hint="cs"/>
          <w:rtl/>
        </w:rPr>
        <w:t xml:space="preserve">.</w:t>
      </w:r>
    </w:p>
    <w:p w14:paraId="642BB216" w14:textId="77777777" w:rsidR="00E8089F" w:rsidRPr="007435EB" w:rsidRDefault="00E8089F" w:rsidP="00E8089F">
      <w:pPr>
        <w:rPr>
          <w:rtl/>
        </w:rPr>
      </w:pPr>
      <w:r w:rsidRPr="005C3FF1">
        <w:rPr>
          <w:rStyle w:val="afffa"/>
          <w:rFonts w:hint="cs"/>
          <w:rtl/>
        </w:rPr>
        <w:t xml:space="preserve">דאפשר </w:t>
      </w:r>
      <w:r>
        <w:rPr>
          <w:rStyle w:val="affffd"/>
          <w:rFonts w:hint="cs"/>
          <w:rtl/>
          <w:rPrChange w:id="9788" w:author="מנוע אמוראים" w:date="2026-10-05T16:42:03Z">
            <w:rPr>
              <w:rFonts w:hint="cs"/>
              <w:rtl/>
            </w:rPr>
          </w:rPrChange>
        </w:rPr>
        <w:t xml:space="preserve">דר</w:t>
      </w:r>
      <w:r>
        <w:rPr>
          <w:rStyle w:val="affffd"/>
          <w:rtl/>
          <w:rPrChange w:id="9789" w:author="מנוע אמוראים" w:date="2026-10-05T16:42:03Z">
            <w:rPr>
              <w:rtl/>
            </w:rPr>
          </w:rPrChange>
        </w:rPr>
        <w:t xml:space="preserve">"</w:t>
      </w:r>
      <w:r>
        <w:rPr>
          <w:rStyle w:val="affffd"/>
          <w:rFonts w:hint="cs"/>
          <w:rtl/>
          <w:rPrChange w:id="9790" w:author="מנוע אמוראים" w:date="2026-10-05T16:42:03Z">
            <w:rPr>
              <w:rFonts w:hint="cs"/>
              <w:rtl/>
            </w:rPr>
          </w:rPrChange>
        </w:rPr>
        <w:t xml:space="preserve">ש</w:t>
      </w:r>
      <w:r>
        <w:rPr>
          <w:rFonts w:hint="cs"/>
          <w:rtl/>
        </w:rPr>
        <w:t xml:space="preserve"> ס</w:t>
      </w:r>
      <w:r w:rsidRPr="007435EB">
        <w:rPr>
          <w:rtl/>
        </w:rPr>
        <w:t>"</w:t>
      </w:r>
      <w:r>
        <w:rPr>
          <w:rFonts w:hint="cs"/>
          <w:rtl/>
        </w:rPr>
        <w:t xml:space="preserve">ל </w:t>
      </w:r>
      <w:r>
        <w:rPr>
          <w:rStyle w:val="affffd"/>
          <w:rFonts w:hint="cs"/>
          <w:rtl/>
          <w:rPrChange w:id="9791" w:author="מנוע אמוראים" w:date="2026-10-05T16:42:03Z">
            <w:rPr>
              <w:rFonts w:hint="cs"/>
              <w:rtl/>
            </w:rPr>
          </w:rPrChange>
        </w:rPr>
        <w:t xml:space="preserve">כריו</w:t>
      </w:r>
      <w:r>
        <w:rPr>
          <w:rStyle w:val="affffd"/>
          <w:rtl/>
          <w:rPrChange w:id="9792" w:author="מנוע אמוראים" w:date="2026-10-05T16:42:03Z">
            <w:rPr>
              <w:rtl/>
            </w:rPr>
          </w:rPrChange>
        </w:rPr>
        <w:t xml:space="preserve">"</w:t>
      </w:r>
      <w:r>
        <w:rPr>
          <w:rStyle w:val="affffd"/>
          <w:rFonts w:hint="cs"/>
          <w:rtl/>
          <w:rPrChange w:id="9793" w:author="מנוע אמוראים" w:date="2026-10-05T16:42:03Z">
            <w:rPr>
              <w:rFonts w:hint="cs"/>
              <w:rtl/>
            </w:rPr>
          </w:rPrChange>
        </w:rPr>
        <w:t xml:space="preserve">ס</w:t>
      </w:r>
      <w:r>
        <w:rPr>
          <w:rFonts w:hint="cs"/>
          <w:rtl/>
        </w:rPr>
        <w:t xml:space="preserve">, אך </w:t>
      </w:r>
      <w:r>
        <w:rPr>
          <w:rStyle w:val="affffd"/>
          <w:rFonts w:hint="cs"/>
          <w:rtl/>
          <w:rPrChange w:id="9794" w:author="מנוע אמוראים" w:date="2026-10-05T16:42:03Z">
            <w:rPr>
              <w:rFonts w:hint="cs"/>
              <w:rtl/>
            </w:rPr>
          </w:rPrChange>
        </w:rPr>
        <w:t xml:space="preserve">ריו</w:t>
      </w:r>
      <w:r>
        <w:rPr>
          <w:rStyle w:val="affffd"/>
          <w:rtl/>
          <w:rPrChange w:id="9795" w:author="מנוע אמוראים" w:date="2026-10-05T16:42:03Z">
            <w:rPr>
              <w:rtl/>
            </w:rPr>
          </w:rPrChange>
        </w:rPr>
        <w:t xml:space="preserve">"</w:t>
      </w:r>
      <w:r>
        <w:rPr>
          <w:rStyle w:val="affffd"/>
          <w:rFonts w:hint="cs"/>
          <w:rtl/>
          <w:rPrChange w:id="9796" w:author="מנוע אמוראים" w:date="2026-10-05T16:42:03Z">
            <w:rPr>
              <w:rFonts w:hint="cs"/>
              <w:rtl/>
            </w:rPr>
          </w:rPrChange>
        </w:rPr>
        <w:t xml:space="preserve">ס</w:t>
      </w:r>
      <w:r>
        <w:rPr>
          <w:rFonts w:hint="cs"/>
          <w:rtl/>
        </w:rPr>
        <w:t xml:space="preserve"> לא ס</w:t>
      </w:r>
      <w:r w:rsidRPr="007435EB">
        <w:rPr>
          <w:rtl/>
        </w:rPr>
        <w:t>"</w:t>
      </w:r>
      <w:r>
        <w:rPr>
          <w:rFonts w:hint="cs"/>
          <w:rtl/>
        </w:rPr>
        <w:t xml:space="preserve">ל </w:t>
      </w:r>
      <w:r>
        <w:rPr>
          <w:rStyle w:val="affffd"/>
          <w:rFonts w:hint="cs"/>
          <w:rtl/>
          <w:rPrChange w:id="9797" w:author="מנוע אמוראים" w:date="2026-10-05T16:42:03Z">
            <w:rPr>
              <w:rFonts w:hint="cs"/>
              <w:rtl/>
            </w:rPr>
          </w:rPrChange>
        </w:rPr>
        <w:t xml:space="preserve">כר</w:t>
      </w:r>
      <w:r>
        <w:rPr>
          <w:rStyle w:val="affffd"/>
          <w:rtl/>
          <w:rPrChange w:id="9798" w:author="מנוע אמוראים" w:date="2026-10-05T16:42:03Z">
            <w:rPr>
              <w:rtl/>
            </w:rPr>
          </w:rPrChange>
        </w:rPr>
        <w:t xml:space="preserve">"</w:t>
      </w:r>
      <w:r>
        <w:rPr>
          <w:rStyle w:val="affffd"/>
          <w:rFonts w:hint="cs"/>
          <w:rtl/>
          <w:rPrChange w:id="9799" w:author="מנוע אמוראים" w:date="2026-10-05T16:42:03Z">
            <w:rPr>
              <w:rFonts w:hint="cs"/>
              <w:rtl/>
            </w:rPr>
          </w:rPrChange>
        </w:rPr>
        <w:t xml:space="preserve">ש</w:t>
      </w:r>
      <w:r>
        <w:rPr>
          <w:rFonts w:hint="cs"/>
          <w:rtl/>
        </w:rPr>
        <w:t xml:space="preserve">.</w:t>
      </w:r>
    </w:p>
    <w:p w14:paraId="7B5BDA8B" w14:textId="7A72DC13" w:rsidR="00E8089F" w:rsidRPr="007435EB" w:rsidRDefault="00F47631" w:rsidP="00F47631">
      <w:pPr>
        <w:pStyle w:val="affd"/>
        <w:rPr>
          <w:bCs/>
          <w:rtl/>
        </w:rPr>
      </w:pPr>
      <w:r>
        <w:rPr>
          <w:rFonts w:hint="cs"/>
          <w:rtl/>
        </w:rPr>
        <w:t>***</w:t>
      </w:r>
    </w:p>
    <w:p w14:paraId="0DDBFD8F" w14:textId="77777777" w:rsidR="00E8089F" w:rsidRPr="007435EB" w:rsidRDefault="00E8089F" w:rsidP="00E8089F">
      <w:pPr>
        <w:rPr>
          <w:rtl/>
        </w:rPr>
      </w:pPr>
      <w:r w:rsidRPr="007435EB">
        <w:rPr>
          <w:rFonts w:ascii="Fb Fontext" w:hAnsi="Fb Fontext" w:hint="cs"/>
          <w:rtl/>
        </w:rPr>
        <w:t>תודוס</w:t>
      </w:r>
      <w:r w:rsidRPr="007435EB">
        <w:rPr>
          <w:rFonts w:ascii="Fb Fontext" w:hAnsi="Fb Fontext"/>
          <w:rtl/>
        </w:rPr>
        <w:t xml:space="preserve"> </w:t>
      </w:r>
      <w:r w:rsidRPr="007435EB">
        <w:rPr>
          <w:rFonts w:ascii="Fb Fontext" w:hAnsi="Fb Fontext" w:hint="cs"/>
          <w:rtl/>
        </w:rPr>
        <w:t>איש</w:t>
      </w:r>
      <w:r w:rsidRPr="007435EB">
        <w:rPr>
          <w:rFonts w:ascii="Fb Fontext" w:hAnsi="Fb Fontext"/>
          <w:rtl/>
        </w:rPr>
        <w:t xml:space="preserve"> </w:t>
      </w:r>
      <w:r w:rsidRPr="007435EB">
        <w:rPr>
          <w:rFonts w:ascii="Fb Fontext" w:hAnsi="Fb Fontext" w:hint="cs"/>
          <w:rtl/>
        </w:rPr>
        <w:t>רומי</w:t>
      </w:r>
      <w:r w:rsidRPr="007435EB">
        <w:rPr>
          <w:rFonts w:ascii="Fb Fontext" w:hAnsi="Fb Fontext"/>
          <w:rtl/>
        </w:rPr>
        <w:t xml:space="preserve"> </w:t>
      </w:r>
      <w:r w:rsidRPr="007435EB">
        <w:rPr>
          <w:rFonts w:ascii="Fb Fontext" w:hAnsi="Fb Fontext" w:hint="cs"/>
          <w:rtl/>
        </w:rPr>
        <w:t>גברא</w:t>
      </w:r>
      <w:r w:rsidRPr="007435EB">
        <w:rPr>
          <w:rFonts w:ascii="Fb Fontext" w:hAnsi="Fb Fontext"/>
          <w:rtl/>
        </w:rPr>
        <w:t xml:space="preserve"> </w:t>
      </w:r>
      <w:r w:rsidRPr="007435EB">
        <w:rPr>
          <w:rFonts w:ascii="Fb Fontext" w:hAnsi="Fb Fontext" w:hint="cs"/>
          <w:rtl/>
        </w:rPr>
        <w:t>רבה</w:t>
      </w:r>
      <w:r w:rsidRPr="007435EB">
        <w:rPr>
          <w:rFonts w:ascii="Fb Fontext" w:hAnsi="Fb Fontext"/>
          <w:rtl/>
        </w:rPr>
        <w:t xml:space="preserve"> </w:t>
      </w:r>
      <w:r w:rsidRPr="007435EB">
        <w:rPr>
          <w:rFonts w:ascii="Fb Fontext" w:hAnsi="Fb Fontext" w:hint="cs"/>
          <w:rtl/>
        </w:rPr>
        <w:t>הוה</w:t>
      </w:r>
      <w:r w:rsidRPr="007435EB">
        <w:rPr>
          <w:rFonts w:ascii="Fb Fontext" w:hAnsi="Fb Fontext"/>
          <w:rtl/>
        </w:rPr>
        <w:t xml:space="preserve">, </w:t>
      </w:r>
      <w:r w:rsidRPr="007435EB">
        <w:rPr>
          <w:rFonts w:ascii="Fb Fontext" w:hAnsi="Fb Fontext" w:hint="cs"/>
          <w:rtl/>
        </w:rPr>
        <w:t>[ולא בעל אגרופין] וכדמוכח מק</w:t>
      </w:r>
      <w:r w:rsidRPr="007435EB">
        <w:rPr>
          <w:rFonts w:ascii="Fb Fontext" w:hAnsi="Fb Fontext"/>
          <w:rtl/>
        </w:rPr>
        <w:t>"</w:t>
      </w:r>
      <w:r w:rsidRPr="007435EB">
        <w:rPr>
          <w:rFonts w:ascii="Fb Fontext" w:hAnsi="Fb Fontext" w:hint="cs"/>
          <w:rtl/>
        </w:rPr>
        <w:t>ו שנשא דמה</w:t>
      </w:r>
      <w:r w:rsidRPr="007435EB">
        <w:rPr>
          <w:rFonts w:ascii="Fb Fontext" w:hAnsi="Fb Fontext"/>
          <w:rtl/>
        </w:rPr>
        <w:t xml:space="preserve"> </w:t>
      </w:r>
      <w:r w:rsidRPr="007435EB">
        <w:rPr>
          <w:rFonts w:ascii="Fb Fontext" w:hAnsi="Fb Fontext" w:hint="cs"/>
          <w:rtl/>
        </w:rPr>
        <w:t>ראו</w:t>
      </w:r>
      <w:r w:rsidRPr="007435EB">
        <w:rPr>
          <w:rFonts w:ascii="Fb Fontext" w:hAnsi="Fb Fontext"/>
          <w:rtl/>
        </w:rPr>
        <w:t xml:space="preserve"> </w:t>
      </w:r>
      <w:r w:rsidRPr="007435EB">
        <w:rPr>
          <w:rFonts w:ascii="Fb Fontext" w:hAnsi="Fb Fontext" w:hint="cs"/>
          <w:rtl/>
        </w:rPr>
        <w:t>חנניה</w:t>
      </w:r>
      <w:r w:rsidRPr="007435EB">
        <w:rPr>
          <w:rFonts w:ascii="Fb Fontext" w:hAnsi="Fb Fontext"/>
          <w:rtl/>
        </w:rPr>
        <w:t xml:space="preserve"> </w:t>
      </w:r>
      <w:r w:rsidRPr="007435EB">
        <w:rPr>
          <w:rFonts w:ascii="Fb Fontext" w:hAnsi="Fb Fontext" w:hint="cs"/>
          <w:rtl/>
        </w:rPr>
        <w:t>מישאל</w:t>
      </w:r>
      <w:r w:rsidRPr="007435EB">
        <w:rPr>
          <w:rFonts w:ascii="Fb Fontext" w:hAnsi="Fb Fontext"/>
          <w:rtl/>
        </w:rPr>
        <w:t xml:space="preserve"> </w:t>
      </w:r>
      <w:r w:rsidRPr="007435EB">
        <w:rPr>
          <w:rFonts w:ascii="Fb Fontext" w:hAnsi="Fb Fontext" w:hint="cs"/>
          <w:rtl/>
        </w:rPr>
        <w:t>ועזריה</w:t>
      </w:r>
      <w:r w:rsidRPr="007435EB">
        <w:rPr>
          <w:rFonts w:ascii="Fb Fontext" w:hAnsi="Fb Fontext"/>
          <w:rtl/>
        </w:rPr>
        <w:t xml:space="preserve"> </w:t>
      </w:r>
      <w:r w:rsidRPr="007435EB">
        <w:rPr>
          <w:rFonts w:ascii="Fb Fontext" w:hAnsi="Fb Fontext" w:hint="cs"/>
          <w:rtl/>
        </w:rPr>
        <w:t>שמסרו</w:t>
      </w:r>
      <w:r w:rsidRPr="007435EB">
        <w:rPr>
          <w:rFonts w:ascii="Fb Fontext" w:hAnsi="Fb Fontext"/>
          <w:rtl/>
        </w:rPr>
        <w:t xml:space="preserve"> [</w:t>
      </w:r>
      <w:r w:rsidRPr="007435EB">
        <w:rPr>
          <w:rFonts w:ascii="Fb Fontext" w:hAnsi="Fb Fontext" w:hint="cs"/>
          <w:rtl/>
        </w:rPr>
        <w:t>עצמן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קדושת</w:t>
      </w:r>
      <w:r w:rsidRPr="007435EB">
        <w:rPr>
          <w:rFonts w:ascii="Fb Fontext" w:hAnsi="Fb Fontext"/>
          <w:rtl/>
        </w:rPr>
        <w:t xml:space="preserve"> </w:t>
      </w:r>
      <w:r w:rsidRPr="007435EB">
        <w:rPr>
          <w:rFonts w:ascii="Fb Fontext" w:hAnsi="Fb Fontext" w:hint="cs"/>
          <w:rtl/>
        </w:rPr>
        <w:t>השם</w:t>
      </w:r>
      <w:r w:rsidRPr="007435EB">
        <w:rPr>
          <w:rFonts w:ascii="Fb Fontext" w:hAnsi="Fb Fontext"/>
          <w:rtl/>
        </w:rPr>
        <w:t xml:space="preserve"> </w:t>
      </w:r>
      <w:r w:rsidRPr="007435EB">
        <w:rPr>
          <w:rFonts w:ascii="Fb Fontext" w:hAnsi="Fb Fontext" w:hint="cs"/>
          <w:rtl/>
        </w:rPr>
        <w:t>לכבשן</w:t>
      </w:r>
      <w:r w:rsidRPr="007435EB">
        <w:rPr>
          <w:rFonts w:ascii="Fb Fontext" w:hAnsi="Fb Fontext"/>
          <w:rtl/>
        </w:rPr>
        <w:t xml:space="preserve"> </w:t>
      </w:r>
      <w:r w:rsidRPr="007435EB">
        <w:rPr>
          <w:rFonts w:ascii="Fb Fontext" w:hAnsi="Fb Fontext" w:hint="cs"/>
          <w:rtl/>
        </w:rPr>
        <w:t>האש</w:t>
      </w:r>
      <w:r w:rsidRPr="007435EB">
        <w:rPr>
          <w:rFonts w:ascii="Fb Fontext" w:hAnsi="Fb Fontext"/>
          <w:rtl/>
        </w:rPr>
        <w:t xml:space="preserve"> - </w:t>
      </w:r>
      <w:r w:rsidRPr="007435EB">
        <w:rPr>
          <w:rFonts w:ascii="Fb Fontext" w:hAnsi="Fb Fontext" w:hint="cs"/>
          <w:rtl/>
        </w:rPr>
        <w:t>נשאו</w:t>
      </w:r>
      <w:r w:rsidRPr="007435EB">
        <w:rPr>
          <w:rFonts w:ascii="Fb Fontext" w:hAnsi="Fb Fontext"/>
          <w:rtl/>
        </w:rPr>
        <w:t xml:space="preserve"> </w:t>
      </w:r>
      <w:r w:rsidRPr="007435EB">
        <w:rPr>
          <w:rFonts w:ascii="Fb Fontext" w:hAnsi="Fb Fontext" w:hint="cs"/>
          <w:rtl/>
        </w:rPr>
        <w:t>ק</w:t>
      </w:r>
      <w:r w:rsidRPr="007435EB">
        <w:rPr>
          <w:rFonts w:ascii="Fb Fontext" w:hAnsi="Fb Fontext"/>
          <w:rtl/>
        </w:rPr>
        <w:t>"</w:t>
      </w:r>
      <w:r w:rsidRPr="007435EB">
        <w:rPr>
          <w:rFonts w:ascii="Fb Fontext" w:hAnsi="Fb Fontext" w:hint="cs"/>
          <w:rtl/>
        </w:rPr>
        <w:t>ו</w:t>
      </w:r>
      <w:r w:rsidRPr="007435EB">
        <w:rPr>
          <w:rFonts w:ascii="Fb Fontext" w:hAnsi="Fb Fontext"/>
          <w:rtl/>
        </w:rPr>
        <w:t xml:space="preserve"> </w:t>
      </w:r>
      <w:r w:rsidRPr="007435EB">
        <w:rPr>
          <w:rFonts w:ascii="Fb Fontext" w:hAnsi="Fb Fontext" w:hint="cs"/>
          <w:rtl/>
        </w:rPr>
        <w:t>בעצמן</w:t>
      </w:r>
      <w:r w:rsidRPr="007435EB">
        <w:rPr>
          <w:rFonts w:ascii="Fb Fontext" w:hAnsi="Fb Fontext"/>
          <w:rtl/>
        </w:rPr>
        <w:t xml:space="preserve"> </w:t>
      </w:r>
      <w:r w:rsidRPr="007435EB">
        <w:rPr>
          <w:rFonts w:ascii="Fb Fontext" w:hAnsi="Fb Fontext" w:hint="cs"/>
          <w:rtl/>
        </w:rPr>
        <w:t>מצפרדעים</w:t>
      </w:r>
      <w:r w:rsidRPr="007435EB">
        <w:rPr>
          <w:rFonts w:ascii="Fb Fontext" w:hAnsi="Fb Fontext"/>
          <w:rtl/>
        </w:rPr>
        <w:t xml:space="preserve">, </w:t>
      </w:r>
      <w:r w:rsidRPr="007435EB">
        <w:rPr>
          <w:rFonts w:ascii="Fb Fontext" w:hAnsi="Fb Fontext" w:hint="cs"/>
          <w:rtl/>
        </w:rPr>
        <w:t>ומה</w:t>
      </w:r>
      <w:r w:rsidRPr="007435EB">
        <w:rPr>
          <w:rFonts w:ascii="Fb Fontext" w:hAnsi="Fb Fontext"/>
          <w:rtl/>
        </w:rPr>
        <w:t xml:space="preserve"> </w:t>
      </w:r>
      <w:r w:rsidRPr="007435EB">
        <w:rPr>
          <w:rFonts w:ascii="Fb Fontext" w:hAnsi="Fb Fontext" w:hint="cs"/>
          <w:rtl/>
        </w:rPr>
        <w:t>צפרדעים</w:t>
      </w:r>
      <w:r w:rsidRPr="007435EB">
        <w:rPr>
          <w:rFonts w:ascii="Fb Fontext" w:hAnsi="Fb Fontext"/>
          <w:rtl/>
        </w:rPr>
        <w:t xml:space="preserve"> </w:t>
      </w:r>
      <w:r w:rsidRPr="007435EB">
        <w:rPr>
          <w:rFonts w:ascii="Fb Fontext" w:hAnsi="Fb Fontext" w:hint="cs"/>
          <w:rtl/>
        </w:rPr>
        <w:t>שאין</w:t>
      </w:r>
      <w:r w:rsidRPr="007435EB">
        <w:rPr>
          <w:rFonts w:ascii="Fb Fontext" w:hAnsi="Fb Fontext"/>
          <w:rtl/>
        </w:rPr>
        <w:t xml:space="preserve"> </w:t>
      </w:r>
      <w:r w:rsidRPr="007435EB">
        <w:rPr>
          <w:rFonts w:ascii="Fb Fontext" w:hAnsi="Fb Fontext" w:hint="cs"/>
          <w:rtl/>
        </w:rPr>
        <w:t>מצווין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קדושת</w:t>
      </w:r>
      <w:r w:rsidRPr="007435EB">
        <w:rPr>
          <w:rFonts w:ascii="Fb Fontext" w:hAnsi="Fb Fontext"/>
          <w:rtl/>
        </w:rPr>
        <w:t xml:space="preserve"> </w:t>
      </w:r>
      <w:r w:rsidRPr="007435EB">
        <w:rPr>
          <w:rFonts w:ascii="Fb Fontext" w:hAnsi="Fb Fontext" w:hint="cs"/>
          <w:rtl/>
        </w:rPr>
        <w:t>השם</w:t>
      </w:r>
      <w:r w:rsidRPr="007435EB">
        <w:rPr>
          <w:rFonts w:ascii="Fb Fontext" w:hAnsi="Fb Fontext"/>
          <w:rtl/>
        </w:rPr>
        <w:t xml:space="preserve"> </w:t>
      </w:r>
      <w:r w:rsidRPr="007435EB">
        <w:rPr>
          <w:rFonts w:ascii="Fb Fontext" w:hAnsi="Fb Fontext" w:hint="cs"/>
          <w:rtl/>
        </w:rPr>
        <w:t>כתיב</w:t>
      </w:r>
      <w:r w:rsidRPr="007435EB">
        <w:rPr>
          <w:rFonts w:ascii="Fb Fontext" w:hAnsi="Fb Fontext"/>
          <w:rtl/>
        </w:rPr>
        <w:t xml:space="preserve"> </w:t>
      </w:r>
      <w:r w:rsidRPr="007435EB">
        <w:rPr>
          <w:rFonts w:ascii="Fb Fontext" w:hAnsi="Fb Fontext" w:hint="cs"/>
          <w:rtl/>
        </w:rPr>
        <w:t>בהו</w:t>
      </w:r>
      <w:r w:rsidRPr="00AC0CB1">
        <w:rPr>
          <w:rStyle w:val="af2"/>
          <w:rtl/>
        </w:rPr>
        <w:t xml:space="preserve"> </w:t>
      </w:r>
      <w:r w:rsidRPr="00AC0CB1">
        <w:rPr>
          <w:rStyle w:val="af2"/>
          <w:rFonts w:hint="cs"/>
          <w:rtl/>
        </w:rPr>
        <w:t>'ובאו</w:t>
      </w:r>
      <w:r w:rsidRPr="00AC0CB1">
        <w:rPr>
          <w:rStyle w:val="af2"/>
          <w:rtl/>
        </w:rPr>
        <w:t xml:space="preserve"> </w:t>
      </w:r>
      <w:r w:rsidRPr="00AC0CB1">
        <w:rPr>
          <w:rStyle w:val="af2"/>
          <w:rFonts w:hint="cs"/>
          <w:rtl/>
        </w:rPr>
        <w:t>ועלו</w:t>
      </w:r>
      <w:r w:rsidRPr="00AC0CB1">
        <w:rPr>
          <w:rStyle w:val="af2"/>
          <w:rtl/>
        </w:rPr>
        <w:t xml:space="preserve"> </w:t>
      </w:r>
      <w:r w:rsidRPr="00AC0CB1">
        <w:rPr>
          <w:rStyle w:val="af2"/>
          <w:rFonts w:hint="cs"/>
          <w:rtl/>
        </w:rPr>
        <w:t>בביתך ובתנוריך</w:t>
      </w:r>
      <w:r w:rsidRPr="00AC0CB1">
        <w:rPr>
          <w:rStyle w:val="af2"/>
          <w:rtl/>
        </w:rPr>
        <w:t xml:space="preserve"> </w:t>
      </w:r>
      <w:r w:rsidRPr="00AC0CB1">
        <w:rPr>
          <w:rStyle w:val="af2"/>
          <w:rFonts w:hint="cs"/>
          <w:rtl/>
        </w:rPr>
        <w:t>ובמשארותיך'</w:t>
      </w:r>
      <w:r w:rsidRPr="00AC0CB1">
        <w:rPr>
          <w:rStyle w:val="af2"/>
          <w:rtl/>
        </w:rPr>
        <w:t>.</w:t>
      </w:r>
    </w:p>
    <w:p w14:paraId="4B9B228D" w14:textId="77777777" w:rsidR="00E8089F" w:rsidRPr="005C3FF1" w:rsidRDefault="00E8089F" w:rsidP="009A151F">
      <w:pPr>
        <w:rPr>
          <w:rStyle w:val="afffa"/>
          <w:rtl/>
        </w:rPr>
      </w:pPr>
      <w:r w:rsidRPr="007435EB">
        <w:rPr>
          <w:rFonts w:hint="cs"/>
          <w:rtl/>
        </w:rPr>
        <w:t>אימתי</w:t>
      </w:r>
      <w:r w:rsidRPr="007435EB">
        <w:rPr>
          <w:rtl/>
        </w:rPr>
        <w:t xml:space="preserve"> </w:t>
      </w:r>
      <w:r w:rsidRPr="007435EB">
        <w:rPr>
          <w:rFonts w:hint="cs"/>
          <w:rtl/>
        </w:rPr>
        <w:t>משארות</w:t>
      </w:r>
      <w:r w:rsidRPr="007435EB">
        <w:rPr>
          <w:rtl/>
        </w:rPr>
        <w:t xml:space="preserve"> </w:t>
      </w:r>
      <w:r w:rsidRPr="007435EB">
        <w:rPr>
          <w:rFonts w:hint="cs"/>
          <w:rtl/>
        </w:rPr>
        <w:t>מצויות</w:t>
      </w:r>
      <w:r w:rsidRPr="007435EB">
        <w:rPr>
          <w:rtl/>
        </w:rPr>
        <w:t xml:space="preserve"> </w:t>
      </w:r>
      <w:r w:rsidRPr="007435EB">
        <w:rPr>
          <w:rFonts w:hint="cs"/>
          <w:rtl/>
        </w:rPr>
        <w:t>אצל</w:t>
      </w:r>
      <w:r w:rsidRPr="007435EB">
        <w:rPr>
          <w:rtl/>
        </w:rPr>
        <w:t xml:space="preserve"> </w:t>
      </w:r>
      <w:r w:rsidRPr="007435EB">
        <w:rPr>
          <w:rFonts w:hint="cs"/>
          <w:rtl/>
        </w:rPr>
        <w:t>תנור</w:t>
      </w:r>
      <w:r w:rsidRPr="007435EB">
        <w:rPr>
          <w:rtl/>
        </w:rPr>
        <w:t>-</w:t>
      </w:r>
      <w:r w:rsidRPr="007435EB">
        <w:rPr>
          <w:rFonts w:hint="cs"/>
          <w:rtl/>
        </w:rPr>
        <w:t>הוי</w:t>
      </w:r>
      <w:r w:rsidRPr="007435EB">
        <w:rPr>
          <w:rtl/>
        </w:rPr>
        <w:t xml:space="preserve"> </w:t>
      </w:r>
      <w:r w:rsidRPr="007435EB">
        <w:rPr>
          <w:rFonts w:hint="cs"/>
          <w:rtl/>
        </w:rPr>
        <w:t>אומר</w:t>
      </w:r>
      <w:r w:rsidRPr="007435EB">
        <w:rPr>
          <w:rtl/>
        </w:rPr>
        <w:t xml:space="preserve"> </w:t>
      </w:r>
      <w:r w:rsidRPr="007435EB">
        <w:rPr>
          <w:rFonts w:hint="cs"/>
          <w:rtl/>
        </w:rPr>
        <w:t>בשעה</w:t>
      </w:r>
      <w:r w:rsidRPr="007435EB">
        <w:rPr>
          <w:rtl/>
        </w:rPr>
        <w:t xml:space="preserve"> </w:t>
      </w:r>
      <w:r w:rsidRPr="007435EB">
        <w:rPr>
          <w:rFonts w:hint="cs"/>
          <w:rtl/>
        </w:rPr>
        <w:t>שהתנור</w:t>
      </w:r>
      <w:r w:rsidRPr="007435EB">
        <w:rPr>
          <w:rtl/>
        </w:rPr>
        <w:t xml:space="preserve"> </w:t>
      </w:r>
      <w:r w:rsidRPr="007435EB">
        <w:rPr>
          <w:rFonts w:hint="cs"/>
          <w:rtl/>
        </w:rPr>
        <w:t>חם</w:t>
      </w:r>
      <w:r w:rsidRPr="007435EB">
        <w:rPr>
          <w:rtl/>
        </w:rPr>
        <w:t xml:space="preserve">, </w:t>
      </w:r>
      <w:r w:rsidRPr="007435EB">
        <w:rPr>
          <w:rFonts w:hint="cs"/>
          <w:rtl/>
        </w:rPr>
        <w:t>אנו</w:t>
      </w:r>
      <w:r w:rsidRPr="007435EB">
        <w:rPr>
          <w:rtl/>
        </w:rPr>
        <w:t xml:space="preserve"> </w:t>
      </w:r>
      <w:r w:rsidRPr="007435EB">
        <w:rPr>
          <w:rFonts w:hint="cs"/>
          <w:rtl/>
        </w:rPr>
        <w:t>שמצווין</w:t>
      </w:r>
      <w:r w:rsidRPr="007435EB">
        <w:rPr>
          <w:rtl/>
        </w:rPr>
        <w:t xml:space="preserve"> </w:t>
      </w:r>
      <w:r w:rsidRPr="007435EB">
        <w:rPr>
          <w:rFonts w:hint="cs"/>
          <w:rtl/>
        </w:rPr>
        <w:t>על</w:t>
      </w:r>
      <w:r w:rsidRPr="007435EB">
        <w:rPr>
          <w:rtl/>
        </w:rPr>
        <w:t xml:space="preserve"> </w:t>
      </w:r>
      <w:r w:rsidRPr="007435EB">
        <w:rPr>
          <w:rFonts w:hint="cs"/>
          <w:rtl/>
        </w:rPr>
        <w:t>קד</w:t>
      </w:r>
      <w:r w:rsidRPr="007435EB">
        <w:rPr>
          <w:rtl/>
        </w:rPr>
        <w:t>"</w:t>
      </w:r>
      <w:r w:rsidRPr="007435EB">
        <w:rPr>
          <w:rFonts w:hint="cs"/>
          <w:rtl/>
        </w:rPr>
        <w:t>ה עאכו</w:t>
      </w:r>
      <w:r w:rsidRPr="007435EB">
        <w:rPr>
          <w:rtl/>
        </w:rPr>
        <w:t>"</w:t>
      </w:r>
      <w:r w:rsidRPr="007435EB">
        <w:rPr>
          <w:rFonts w:hint="cs"/>
          <w:rtl/>
        </w:rPr>
        <w:t>כ</w:t>
      </w:r>
    </w:p>
    <w:p w14:paraId="19895FA1" w14:textId="77777777" w:rsidR="00E8089F" w:rsidRPr="007435EB" w:rsidRDefault="00E8089F" w:rsidP="009A151F">
      <w:pPr>
        <w:rPr>
          <w:rtl/>
        </w:rPr>
      </w:pPr>
      <w:r w:rsidRPr="005C3FF1">
        <w:rPr>
          <w:rStyle w:val="afffa"/>
          <w:rFonts w:hint="cs"/>
          <w:rtl/>
        </w:rPr>
        <w:t>ב.</w:t>
      </w:r>
      <w:r>
        <w:rPr>
          <w:rFonts w:hint="cs"/>
          <w:rtl/>
        </w:rPr>
        <w:t xml:space="preserve"> </w:t>
      </w:r>
      <w:r>
        <w:rPr>
          <w:rStyle w:val="affffd"/>
          <w:rFonts w:hint="cs"/>
          <w:rtl/>
          <w:rPrChange w:id="9800" w:author="מנוע אמוראים" w:date="2026-10-05T16:42:03Z">
            <w:rPr>
              <w:rFonts w:hint="cs"/>
              <w:rtl/>
            </w:rPr>
          </w:rPrChange>
        </w:rPr>
        <w:t xml:space="preserve">ריב</w:t>
      </w:r>
      <w:r>
        <w:rPr>
          <w:rStyle w:val="affffd"/>
          <w:rtl/>
          <w:rPrChange w:id="9801" w:author="מנוע אמוראים" w:date="2026-10-05T16:42:03Z">
            <w:rPr>
              <w:rtl/>
            </w:rPr>
          </w:rPrChange>
        </w:rPr>
        <w:t xml:space="preserve">"</w:t>
      </w:r>
      <w:r>
        <w:rPr>
          <w:rStyle w:val="affffd"/>
          <w:rFonts w:hint="cs"/>
          <w:rtl/>
          <w:rPrChange w:id="9802" w:author="מנוע אמוראים" w:date="2026-10-05T16:42:03Z">
            <w:rPr>
              <w:rFonts w:hint="cs"/>
              <w:rtl/>
            </w:rPr>
          </w:rPrChange>
        </w:rPr>
        <w:t xml:space="preserve">א</w:t>
      </w:r>
      <w:r w:rsidRPr="007435EB">
        <w:rPr>
          <w:rtl/>
        </w:rPr>
        <w:t xml:space="preserve">: </w:t>
      </w:r>
      <w:r w:rsidRPr="007435EB">
        <w:rPr>
          <w:rFonts w:hint="cs"/>
          <w:rtl/>
        </w:rPr>
        <w:t>מטיל</w:t>
      </w:r>
      <w:r w:rsidRPr="007435EB">
        <w:rPr>
          <w:rtl/>
        </w:rPr>
        <w:t xml:space="preserve"> </w:t>
      </w:r>
      <w:r w:rsidRPr="007435EB">
        <w:rPr>
          <w:rFonts w:hint="cs"/>
          <w:rtl/>
        </w:rPr>
        <w:t>מלאי</w:t>
      </w:r>
      <w:r w:rsidRPr="007435EB">
        <w:rPr>
          <w:rtl/>
        </w:rPr>
        <w:t xml:space="preserve"> </w:t>
      </w:r>
      <w:r w:rsidRPr="007435EB">
        <w:rPr>
          <w:rFonts w:hint="cs"/>
          <w:rtl/>
        </w:rPr>
        <w:t>לכיס</w:t>
      </w:r>
      <w:r w:rsidRPr="007435EB">
        <w:rPr>
          <w:rtl/>
        </w:rPr>
        <w:t xml:space="preserve"> </w:t>
      </w:r>
      <w:r w:rsidRPr="007435EB">
        <w:rPr>
          <w:rFonts w:hint="cs"/>
          <w:rtl/>
        </w:rPr>
        <w:t>של</w:t>
      </w:r>
      <w:r w:rsidRPr="007435EB">
        <w:rPr>
          <w:rtl/>
        </w:rPr>
        <w:t xml:space="preserve"> </w:t>
      </w:r>
      <w:r w:rsidRPr="007435EB">
        <w:rPr>
          <w:rFonts w:hint="cs"/>
          <w:rtl/>
        </w:rPr>
        <w:t>תלמידי</w:t>
      </w:r>
      <w:r w:rsidRPr="007435EB">
        <w:rPr>
          <w:rtl/>
        </w:rPr>
        <w:t xml:space="preserve"> </w:t>
      </w:r>
      <w:r w:rsidRPr="007435EB">
        <w:rPr>
          <w:rFonts w:hint="cs"/>
          <w:rtl/>
        </w:rPr>
        <w:t>חכמים</w:t>
      </w:r>
      <w:r w:rsidRPr="007435EB">
        <w:rPr>
          <w:rtl/>
        </w:rPr>
        <w:t xml:space="preserve"> </w:t>
      </w:r>
      <w:r w:rsidRPr="007435EB">
        <w:rPr>
          <w:rFonts w:hint="cs"/>
          <w:rtl/>
        </w:rPr>
        <w:t>היה</w:t>
      </w:r>
      <w:r w:rsidRPr="007435EB">
        <w:rPr>
          <w:rtl/>
        </w:rPr>
        <w:t>.</w:t>
      </w:r>
    </w:p>
    <w:p w14:paraId="46266640" w14:textId="77777777" w:rsidR="00E8089F" w:rsidRPr="007435EB" w:rsidRDefault="00E8089F" w:rsidP="00E8089F">
      <w:pPr>
        <w:rPr>
          <w:rtl/>
        </w:rPr>
      </w:pPr>
      <w:r>
        <w:rPr>
          <w:rStyle w:val="affffd"/>
          <w:rFonts w:hint="cs"/>
          <w:rtl/>
          <w:rPrChange w:id="9803" w:author="מנוע אמוראים" w:date="2026-10-05T16:42:03Z">
            <w:rPr>
              <w:rFonts w:hint="cs"/>
              <w:rtl/>
            </w:rPr>
          </w:rPrChange>
        </w:rPr>
        <w:t xml:space="preserve">דארי</w:t>
      </w:r>
      <w:r>
        <w:rPr>
          <w:rStyle w:val="affffd"/>
          <w:rtl/>
          <w:rPrChange w:id="9804" w:author="מנוע אמוראים" w:date="2026-10-05T16:42:03Z">
            <w:rPr>
              <w:rtl/>
            </w:rPr>
          </w:rPrChange>
        </w:rPr>
        <w:t xml:space="preserve">"</w:t>
      </w:r>
      <w:r>
        <w:rPr>
          <w:rStyle w:val="affffd"/>
          <w:rFonts w:hint="cs"/>
          <w:rtl/>
          <w:rPrChange w:id="9805" w:author="מנוע אמוראים" w:date="2026-10-05T16:42:03Z">
            <w:rPr>
              <w:rFonts w:hint="cs"/>
              <w:rtl/>
            </w:rPr>
          </w:rPrChange>
        </w:rPr>
        <w:t xml:space="preserve">ו</w:t>
      </w:r>
      <w:r w:rsidRPr="007435EB">
        <w:rPr>
          <w:rtl/>
        </w:rPr>
        <w:t xml:space="preserve">: </w:t>
      </w:r>
      <w:r w:rsidRPr="007435EB">
        <w:rPr>
          <w:rFonts w:hint="cs"/>
          <w:rtl/>
        </w:rPr>
        <w:t>כל</w:t>
      </w:r>
      <w:r w:rsidRPr="007435EB">
        <w:rPr>
          <w:rtl/>
        </w:rPr>
        <w:t xml:space="preserve"> </w:t>
      </w:r>
      <w:r w:rsidRPr="007435EB">
        <w:rPr>
          <w:rFonts w:hint="cs"/>
          <w:rtl/>
        </w:rPr>
        <w:t>המטיל</w:t>
      </w:r>
      <w:r w:rsidRPr="007435EB">
        <w:rPr>
          <w:rtl/>
        </w:rPr>
        <w:t xml:space="preserve"> </w:t>
      </w:r>
      <w:r w:rsidRPr="007435EB">
        <w:rPr>
          <w:rFonts w:hint="cs"/>
          <w:rtl/>
        </w:rPr>
        <w:t>מלאי</w:t>
      </w:r>
      <w:r w:rsidRPr="007435EB">
        <w:rPr>
          <w:rtl/>
        </w:rPr>
        <w:t xml:space="preserve"> </w:t>
      </w:r>
      <w:r w:rsidRPr="007435EB">
        <w:rPr>
          <w:rFonts w:hint="cs"/>
          <w:rtl/>
        </w:rPr>
        <w:t>לכיס</w:t>
      </w:r>
      <w:r w:rsidRPr="007435EB">
        <w:rPr>
          <w:rtl/>
        </w:rPr>
        <w:t xml:space="preserve"> </w:t>
      </w:r>
      <w:r w:rsidRPr="007435EB">
        <w:rPr>
          <w:rFonts w:hint="cs"/>
          <w:rtl/>
        </w:rPr>
        <w:t>ת</w:t>
      </w:r>
      <w:r w:rsidRPr="007435EB">
        <w:rPr>
          <w:rtl/>
        </w:rPr>
        <w:t>"</w:t>
      </w:r>
      <w:r w:rsidRPr="007435EB">
        <w:rPr>
          <w:rFonts w:hint="cs"/>
          <w:rtl/>
        </w:rPr>
        <w:t>ח</w:t>
      </w:r>
      <w:r w:rsidRPr="007435EB">
        <w:rPr>
          <w:rtl/>
        </w:rPr>
        <w:t>-</w:t>
      </w:r>
      <w:r w:rsidRPr="007435EB">
        <w:rPr>
          <w:rFonts w:hint="cs"/>
          <w:rtl/>
        </w:rPr>
        <w:t>זוכה</w:t>
      </w:r>
      <w:r w:rsidRPr="007435EB">
        <w:rPr>
          <w:rtl/>
        </w:rPr>
        <w:t xml:space="preserve"> </w:t>
      </w:r>
      <w:r w:rsidRPr="007435EB">
        <w:rPr>
          <w:rFonts w:hint="cs"/>
          <w:rtl/>
        </w:rPr>
        <w:t>ויושב</w:t>
      </w:r>
      <w:r w:rsidRPr="007435EB">
        <w:rPr>
          <w:rtl/>
        </w:rPr>
        <w:t xml:space="preserve"> </w:t>
      </w:r>
      <w:r w:rsidRPr="007435EB">
        <w:rPr>
          <w:rFonts w:hint="cs"/>
          <w:rtl/>
        </w:rPr>
        <w:t>בישיבה</w:t>
      </w:r>
      <w:r w:rsidRPr="007435EB">
        <w:rPr>
          <w:rtl/>
        </w:rPr>
        <w:t xml:space="preserve"> </w:t>
      </w:r>
      <w:r w:rsidRPr="007435EB">
        <w:rPr>
          <w:rFonts w:hint="cs"/>
          <w:rtl/>
        </w:rPr>
        <w:t>של</w:t>
      </w:r>
      <w:r w:rsidRPr="007435EB">
        <w:rPr>
          <w:rtl/>
        </w:rPr>
        <w:t xml:space="preserve"> </w:t>
      </w:r>
      <w:r w:rsidRPr="007435EB">
        <w:rPr>
          <w:rFonts w:hint="cs"/>
          <w:rtl/>
        </w:rPr>
        <w:t>מעלה</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בצל</w:t>
      </w:r>
      <w:r w:rsidRPr="00AC0CB1">
        <w:rPr>
          <w:rStyle w:val="af2"/>
          <w:rtl/>
        </w:rPr>
        <w:t xml:space="preserve"> </w:t>
      </w:r>
      <w:r w:rsidRPr="00AC0CB1">
        <w:rPr>
          <w:rStyle w:val="af2"/>
          <w:rFonts w:hint="cs"/>
          <w:rtl/>
        </w:rPr>
        <w:t>החכמה</w:t>
      </w:r>
      <w:r w:rsidRPr="00AC0CB1">
        <w:rPr>
          <w:rStyle w:val="af2"/>
          <w:rtl/>
        </w:rPr>
        <w:t xml:space="preserve"> </w:t>
      </w:r>
      <w:r w:rsidRPr="00AC0CB1">
        <w:rPr>
          <w:rStyle w:val="af2"/>
          <w:rFonts w:hint="cs"/>
          <w:rtl/>
        </w:rPr>
        <w:t>בצל</w:t>
      </w:r>
      <w:r w:rsidRPr="00AC0CB1">
        <w:rPr>
          <w:rStyle w:val="af2"/>
          <w:rtl/>
        </w:rPr>
        <w:t xml:space="preserve"> </w:t>
      </w:r>
      <w:r w:rsidRPr="00AC0CB1">
        <w:rPr>
          <w:rStyle w:val="af2"/>
          <w:rFonts w:hint="cs"/>
          <w:rtl/>
        </w:rPr>
        <w:t>הכסף'</w:t>
      </w:r>
      <w:r w:rsidRPr="00AC0CB1">
        <w:rPr>
          <w:rStyle w:val="af2"/>
          <w:rtl/>
        </w:rPr>
        <w:t>.</w:t>
      </w:r>
    </w:p>
    <w:p w14:paraId="4A2D7905" w14:textId="5AE639B2" w:rsidR="00E8089F" w:rsidRPr="007435EB" w:rsidRDefault="00F47631" w:rsidP="00F47631">
      <w:pPr>
        <w:pStyle w:val="affd"/>
        <w:rPr>
          <w:bCs/>
          <w:rtl/>
        </w:rPr>
      </w:pPr>
      <w:r>
        <w:rPr>
          <w:rFonts w:hint="cs"/>
          <w:rtl/>
        </w:rPr>
        <w:lastRenderedPageBreak/>
        <w:t>***</w:t>
      </w:r>
    </w:p>
    <w:p w14:paraId="4D889181" w14:textId="77777777" w:rsidR="00E8089F" w:rsidRPr="005C3FF1" w:rsidRDefault="00E8089F" w:rsidP="009A151F">
      <w:pPr>
        <w:rPr>
          <w:rStyle w:val="afffa"/>
          <w:rtl/>
        </w:rPr>
      </w:pPr>
      <w:r w:rsidRPr="005C3FF1">
        <w:rPr>
          <w:rStyle w:val="afffa"/>
          <w:rFonts w:hint="cs"/>
          <w:rtl/>
        </w:rPr>
        <w:t>משנה</w:t>
      </w:r>
      <w:r w:rsidRPr="005C3FF1">
        <w:rPr>
          <w:rStyle w:val="afffa"/>
          <w:rtl/>
        </w:rPr>
        <w:t>.</w:t>
      </w:r>
    </w:p>
    <w:p w14:paraId="0B42CFCB" w14:textId="77777777" w:rsidR="00E8089F" w:rsidRPr="005C3FF1" w:rsidRDefault="00E8089F" w:rsidP="009A151F">
      <w:pPr>
        <w:rPr>
          <w:rStyle w:val="afffa"/>
          <w:rtl/>
        </w:rPr>
      </w:pPr>
      <w:r w:rsidRPr="005C3FF1">
        <w:rPr>
          <w:rStyle w:val="afffa"/>
          <w:rFonts w:hint="cs"/>
          <w:rtl/>
        </w:rPr>
        <w:t>מקום</w:t>
      </w:r>
      <w:r w:rsidRPr="005C3FF1">
        <w:rPr>
          <w:rStyle w:val="afffa"/>
          <w:rtl/>
        </w:rPr>
        <w:t xml:space="preserve"> </w:t>
      </w:r>
      <w:r w:rsidRPr="005C3FF1">
        <w:rPr>
          <w:rStyle w:val="afffa"/>
          <w:rFonts w:hint="cs"/>
          <w:rtl/>
        </w:rPr>
        <w:t>שנהגו</w:t>
      </w:r>
      <w:r w:rsidRPr="005C3FF1">
        <w:rPr>
          <w:rStyle w:val="afffa"/>
          <w:rtl/>
        </w:rPr>
        <w:t xml:space="preserve"> </w:t>
      </w:r>
      <w:r w:rsidRPr="005C3FF1">
        <w:rPr>
          <w:rStyle w:val="afffa"/>
          <w:rFonts w:hint="cs"/>
          <w:rtl/>
        </w:rPr>
        <w:t>להדליק</w:t>
      </w:r>
      <w:r w:rsidRPr="005C3FF1">
        <w:rPr>
          <w:rStyle w:val="afffa"/>
          <w:rtl/>
        </w:rPr>
        <w:t xml:space="preserve"> </w:t>
      </w:r>
      <w:r w:rsidRPr="005C3FF1">
        <w:rPr>
          <w:rStyle w:val="afffa"/>
          <w:rFonts w:hint="cs"/>
          <w:rtl/>
        </w:rPr>
        <w:t>את</w:t>
      </w:r>
      <w:r w:rsidRPr="005C3FF1">
        <w:rPr>
          <w:rStyle w:val="afffa"/>
          <w:rtl/>
        </w:rPr>
        <w:t xml:space="preserve"> </w:t>
      </w:r>
      <w:r w:rsidRPr="005C3FF1">
        <w:rPr>
          <w:rStyle w:val="afffa"/>
          <w:rFonts w:hint="cs"/>
          <w:rtl/>
        </w:rPr>
        <w:t>הנר</w:t>
      </w:r>
      <w:r w:rsidRPr="005C3FF1">
        <w:rPr>
          <w:rStyle w:val="afffa"/>
          <w:rtl/>
        </w:rPr>
        <w:t xml:space="preserve"> </w:t>
      </w:r>
      <w:r w:rsidRPr="005C3FF1">
        <w:rPr>
          <w:rStyle w:val="afffa"/>
          <w:rFonts w:hint="cs"/>
          <w:rtl/>
        </w:rPr>
        <w:t>בלילי</w:t>
      </w:r>
      <w:r w:rsidRPr="005C3FF1">
        <w:rPr>
          <w:rStyle w:val="afffa"/>
          <w:rtl/>
        </w:rPr>
        <w:t xml:space="preserve"> </w:t>
      </w:r>
      <w:r w:rsidRPr="005C3FF1">
        <w:rPr>
          <w:rStyle w:val="afffa"/>
          <w:rFonts w:hint="cs"/>
          <w:rtl/>
        </w:rPr>
        <w:t>יום</w:t>
      </w:r>
      <w:r w:rsidRPr="005C3FF1">
        <w:rPr>
          <w:rStyle w:val="afffa"/>
          <w:rtl/>
        </w:rPr>
        <w:t xml:space="preserve"> </w:t>
      </w:r>
      <w:r w:rsidRPr="005C3FF1">
        <w:rPr>
          <w:rStyle w:val="afffa"/>
          <w:rFonts w:hint="cs"/>
          <w:rtl/>
        </w:rPr>
        <w:t>הכפורים</w:t>
      </w:r>
      <w:r w:rsidRPr="005C3FF1">
        <w:rPr>
          <w:rStyle w:val="afffa"/>
          <w:rtl/>
        </w:rPr>
        <w:t xml:space="preserve"> - </w:t>
      </w:r>
      <w:r w:rsidRPr="005C3FF1">
        <w:rPr>
          <w:rStyle w:val="afffa"/>
          <w:rFonts w:hint="cs"/>
          <w:rtl/>
        </w:rPr>
        <w:t>מדליקין</w:t>
      </w:r>
      <w:r w:rsidRPr="005C3FF1">
        <w:rPr>
          <w:rStyle w:val="afffa"/>
          <w:rtl/>
        </w:rPr>
        <w:t>.</w:t>
      </w:r>
    </w:p>
    <w:p w14:paraId="1D2A4EA1" w14:textId="77777777" w:rsidR="00E8089F" w:rsidRPr="005C3FF1" w:rsidRDefault="00E8089F" w:rsidP="009A151F">
      <w:pPr>
        <w:rPr>
          <w:rStyle w:val="afffa"/>
          <w:rtl/>
        </w:rPr>
      </w:pPr>
      <w:r w:rsidRPr="005C3FF1">
        <w:rPr>
          <w:rStyle w:val="afffa"/>
          <w:rFonts w:hint="cs"/>
          <w:rtl/>
        </w:rPr>
        <w:t>מקום</w:t>
      </w:r>
      <w:r w:rsidRPr="005C3FF1">
        <w:rPr>
          <w:rStyle w:val="afffa"/>
          <w:rtl/>
        </w:rPr>
        <w:t xml:space="preserve"> </w:t>
      </w:r>
      <w:r w:rsidRPr="005C3FF1">
        <w:rPr>
          <w:rStyle w:val="afffa"/>
          <w:rFonts w:hint="cs"/>
          <w:rtl/>
        </w:rPr>
        <w:t>שנהגו</w:t>
      </w:r>
      <w:r w:rsidRPr="005C3FF1">
        <w:rPr>
          <w:rStyle w:val="afffa"/>
          <w:rtl/>
        </w:rPr>
        <w:t xml:space="preserve"> </w:t>
      </w:r>
      <w:r w:rsidRPr="005C3FF1">
        <w:rPr>
          <w:rStyle w:val="afffa"/>
          <w:rFonts w:hint="cs"/>
          <w:rtl/>
        </w:rPr>
        <w:t>שלא</w:t>
      </w:r>
      <w:r w:rsidRPr="005C3FF1">
        <w:rPr>
          <w:rStyle w:val="afffa"/>
          <w:rtl/>
        </w:rPr>
        <w:t xml:space="preserve"> </w:t>
      </w:r>
      <w:r w:rsidRPr="005C3FF1">
        <w:rPr>
          <w:rStyle w:val="afffa"/>
          <w:rFonts w:hint="cs"/>
          <w:rtl/>
        </w:rPr>
        <w:t>להדליק</w:t>
      </w:r>
      <w:r w:rsidRPr="005C3FF1">
        <w:rPr>
          <w:rStyle w:val="afffa"/>
          <w:rtl/>
        </w:rPr>
        <w:t xml:space="preserve"> - </w:t>
      </w:r>
      <w:r w:rsidRPr="005C3FF1">
        <w:rPr>
          <w:rStyle w:val="afffa"/>
          <w:rFonts w:hint="cs"/>
          <w:rtl/>
        </w:rPr>
        <w:t>אין</w:t>
      </w:r>
      <w:r w:rsidRPr="005C3FF1">
        <w:rPr>
          <w:rStyle w:val="afffa"/>
          <w:rtl/>
        </w:rPr>
        <w:t xml:space="preserve"> </w:t>
      </w:r>
      <w:r w:rsidRPr="005C3FF1">
        <w:rPr>
          <w:rStyle w:val="afffa"/>
          <w:rFonts w:hint="cs"/>
          <w:rtl/>
        </w:rPr>
        <w:t>מדליקין</w:t>
      </w:r>
      <w:r w:rsidRPr="005C3FF1">
        <w:rPr>
          <w:rStyle w:val="afffa"/>
          <w:rtl/>
        </w:rPr>
        <w:t>.</w:t>
      </w:r>
    </w:p>
    <w:p w14:paraId="7B172C95" w14:textId="77777777" w:rsidR="00E8089F" w:rsidRPr="005C3FF1" w:rsidRDefault="00E8089F" w:rsidP="009A151F">
      <w:pPr>
        <w:rPr>
          <w:rStyle w:val="afffa"/>
          <w:rtl/>
        </w:rPr>
      </w:pPr>
      <w:r w:rsidRPr="005C3FF1">
        <w:rPr>
          <w:rStyle w:val="afffa"/>
          <w:rFonts w:hint="cs"/>
          <w:rtl/>
        </w:rPr>
        <w:t>ומדליקין</w:t>
      </w:r>
      <w:r w:rsidRPr="005C3FF1">
        <w:rPr>
          <w:rStyle w:val="afffa"/>
          <w:rtl/>
        </w:rPr>
        <w:t xml:space="preserve"> </w:t>
      </w:r>
      <w:r w:rsidRPr="005C3FF1">
        <w:rPr>
          <w:rStyle w:val="afffa"/>
          <w:rFonts w:hint="cs"/>
          <w:rtl/>
        </w:rPr>
        <w:t>בבתי</w:t>
      </w:r>
      <w:r w:rsidRPr="005C3FF1">
        <w:rPr>
          <w:rStyle w:val="afffa"/>
          <w:rtl/>
        </w:rPr>
        <w:t xml:space="preserve"> </w:t>
      </w:r>
      <w:r w:rsidRPr="005C3FF1">
        <w:rPr>
          <w:rStyle w:val="afffa"/>
          <w:rFonts w:hint="cs"/>
          <w:rtl/>
        </w:rPr>
        <w:t>כנסיות</w:t>
      </w:r>
      <w:r w:rsidRPr="005C3FF1">
        <w:rPr>
          <w:rStyle w:val="afffa"/>
          <w:rtl/>
        </w:rPr>
        <w:t xml:space="preserve"> </w:t>
      </w:r>
      <w:r w:rsidRPr="005C3FF1">
        <w:rPr>
          <w:rStyle w:val="afffa"/>
          <w:rFonts w:hint="cs"/>
          <w:rtl/>
        </w:rPr>
        <w:t>ובבתי</w:t>
      </w:r>
      <w:r w:rsidRPr="005C3FF1">
        <w:rPr>
          <w:rStyle w:val="afffa"/>
          <w:rtl/>
        </w:rPr>
        <w:t xml:space="preserve"> </w:t>
      </w:r>
      <w:r w:rsidRPr="005C3FF1">
        <w:rPr>
          <w:rStyle w:val="afffa"/>
          <w:rFonts w:hint="cs"/>
          <w:rtl/>
        </w:rPr>
        <w:t>מדרשות</w:t>
      </w:r>
      <w:r w:rsidRPr="005C3FF1">
        <w:rPr>
          <w:rStyle w:val="afffa"/>
          <w:rtl/>
        </w:rPr>
        <w:t>.</w:t>
      </w:r>
    </w:p>
    <w:p w14:paraId="431655E0" w14:textId="77777777" w:rsidR="00E8089F" w:rsidRPr="007435EB" w:rsidRDefault="00E8089F" w:rsidP="009A151F">
      <w:pPr>
        <w:rPr>
          <w:rtl/>
        </w:rPr>
      </w:pPr>
      <w:r w:rsidRPr="005C3FF1">
        <w:rPr>
          <w:rStyle w:val="afffa"/>
          <w:rFonts w:hint="cs"/>
          <w:rtl/>
        </w:rPr>
        <w:t>ובמבואות</w:t>
      </w:r>
      <w:r w:rsidRPr="005C3FF1">
        <w:rPr>
          <w:rStyle w:val="afffa"/>
          <w:rtl/>
        </w:rPr>
        <w:t xml:space="preserve"> </w:t>
      </w:r>
      <w:r w:rsidRPr="005C3FF1">
        <w:rPr>
          <w:rStyle w:val="afffa"/>
          <w:rFonts w:hint="cs"/>
          <w:rtl/>
        </w:rPr>
        <w:t>האפלים</w:t>
      </w:r>
      <w:r w:rsidRPr="005C3FF1">
        <w:rPr>
          <w:rStyle w:val="afffa"/>
          <w:rtl/>
        </w:rPr>
        <w:t xml:space="preserve">, </w:t>
      </w:r>
      <w:r w:rsidRPr="005C3FF1">
        <w:rPr>
          <w:rStyle w:val="afffa"/>
          <w:rFonts w:hint="cs"/>
          <w:rtl/>
        </w:rPr>
        <w:t>ועל</w:t>
      </w:r>
      <w:r w:rsidRPr="005C3FF1">
        <w:rPr>
          <w:rStyle w:val="afffa"/>
          <w:rtl/>
        </w:rPr>
        <w:t xml:space="preserve"> </w:t>
      </w:r>
      <w:r w:rsidRPr="005C3FF1">
        <w:rPr>
          <w:rStyle w:val="afffa"/>
          <w:rFonts w:hint="cs"/>
          <w:rtl/>
        </w:rPr>
        <w:t>גבי</w:t>
      </w:r>
      <w:r w:rsidRPr="005C3FF1">
        <w:rPr>
          <w:rStyle w:val="afffa"/>
          <w:rtl/>
        </w:rPr>
        <w:t xml:space="preserve"> </w:t>
      </w:r>
      <w:r w:rsidRPr="005C3FF1">
        <w:rPr>
          <w:rStyle w:val="afffa"/>
          <w:rFonts w:hint="cs"/>
          <w:rtl/>
        </w:rPr>
        <w:t>החולים</w:t>
      </w:r>
      <w:r w:rsidRPr="007435EB">
        <w:rPr>
          <w:rtl/>
        </w:rPr>
        <w:t>.</w:t>
      </w:r>
    </w:p>
    <w:p w14:paraId="4AE9550E" w14:textId="34ECAD63" w:rsidR="00E8089F" w:rsidRPr="007435EB" w:rsidRDefault="00F47631" w:rsidP="00F47631">
      <w:pPr>
        <w:pStyle w:val="affd"/>
        <w:rPr>
          <w:bCs/>
          <w:rtl/>
        </w:rPr>
      </w:pPr>
      <w:r>
        <w:rPr>
          <w:rFonts w:hint="cs"/>
          <w:rtl/>
        </w:rPr>
        <w:t>***</w:t>
      </w:r>
    </w:p>
    <w:p w14:paraId="7470DC64" w14:textId="77777777" w:rsidR="00E8089F" w:rsidRPr="007435EB" w:rsidRDefault="00E8089F" w:rsidP="00E8089F">
      <w:pPr>
        <w:rPr>
          <w:rtl/>
        </w:rPr>
      </w:pPr>
      <w:r w:rsidRPr="007435EB">
        <w:rPr>
          <w:rFonts w:ascii="Fb Fontext" w:hAnsi="Fb Fontext" w:hint="cs"/>
          <w:rtl/>
        </w:rPr>
        <w:t>תנא</w:t>
      </w:r>
      <w:r w:rsidRPr="007435EB">
        <w:rPr>
          <w:rFonts w:ascii="Fb Fontext" w:hAnsi="Fb Fontext"/>
          <w:rtl/>
        </w:rPr>
        <w:t xml:space="preserve">: </w:t>
      </w:r>
      <w:r w:rsidRPr="007435EB">
        <w:rPr>
          <w:rFonts w:ascii="Fb Fontext" w:hAnsi="Fb Fontext" w:hint="cs"/>
          <w:rtl/>
        </w:rPr>
        <w:t>בין</w:t>
      </w:r>
      <w:r w:rsidRPr="007435EB">
        <w:rPr>
          <w:rFonts w:ascii="Fb Fontext" w:hAnsi="Fb Fontext"/>
          <w:rtl/>
        </w:rPr>
        <w:t xml:space="preserve"> </w:t>
      </w:r>
      <w:r w:rsidRPr="007435EB">
        <w:rPr>
          <w:rFonts w:ascii="Fb Fontext" w:hAnsi="Fb Fontext" w:hint="cs"/>
          <w:rtl/>
        </w:rPr>
        <w:t>שאמרו</w:t>
      </w:r>
      <w:r w:rsidRPr="007435EB">
        <w:rPr>
          <w:rFonts w:ascii="Fb Fontext" w:hAnsi="Fb Fontext"/>
          <w:rtl/>
        </w:rPr>
        <w:t xml:space="preserve"> </w:t>
      </w:r>
      <w:r w:rsidRPr="007435EB">
        <w:rPr>
          <w:rFonts w:ascii="Fb Fontext" w:hAnsi="Fb Fontext" w:hint="cs"/>
          <w:rtl/>
        </w:rPr>
        <w:t>להדליק</w:t>
      </w:r>
      <w:r w:rsidRPr="007435EB">
        <w:rPr>
          <w:rFonts w:ascii="Fb Fontext" w:hAnsi="Fb Fontext"/>
          <w:rtl/>
        </w:rPr>
        <w:t xml:space="preserve"> </w:t>
      </w:r>
      <w:r w:rsidRPr="007435EB">
        <w:rPr>
          <w:rFonts w:ascii="Fb Fontext" w:hAnsi="Fb Fontext" w:hint="cs"/>
          <w:rtl/>
        </w:rPr>
        <w:t>ובין</w:t>
      </w:r>
      <w:r w:rsidRPr="007435EB">
        <w:rPr>
          <w:rFonts w:ascii="Fb Fontext" w:hAnsi="Fb Fontext"/>
          <w:rtl/>
        </w:rPr>
        <w:t xml:space="preserve"> </w:t>
      </w:r>
      <w:r w:rsidRPr="007435EB">
        <w:rPr>
          <w:rFonts w:ascii="Fb Fontext" w:hAnsi="Fb Fontext" w:hint="cs"/>
          <w:rtl/>
        </w:rPr>
        <w:t>שאמרו</w:t>
      </w:r>
      <w:r w:rsidRPr="007435EB">
        <w:rPr>
          <w:rFonts w:ascii="Fb Fontext" w:hAnsi="Fb Fontext"/>
          <w:rtl/>
        </w:rPr>
        <w:t xml:space="preserve"> </w:t>
      </w:r>
      <w:r w:rsidRPr="007435EB">
        <w:rPr>
          <w:rFonts w:ascii="Fb Fontext" w:hAnsi="Fb Fontext" w:hint="cs"/>
          <w:rtl/>
        </w:rPr>
        <w:t>שלא</w:t>
      </w:r>
      <w:r w:rsidRPr="007435EB">
        <w:rPr>
          <w:rFonts w:ascii="Fb Fontext" w:hAnsi="Fb Fontext"/>
          <w:rtl/>
        </w:rPr>
        <w:t xml:space="preserve"> </w:t>
      </w:r>
      <w:r w:rsidRPr="007435EB">
        <w:rPr>
          <w:rFonts w:ascii="Fb Fontext" w:hAnsi="Fb Fontext" w:hint="cs"/>
          <w:rtl/>
        </w:rPr>
        <w:t>להדליק</w:t>
      </w:r>
      <w:r w:rsidRPr="007435EB">
        <w:rPr>
          <w:rFonts w:ascii="Fb Fontext" w:hAnsi="Fb Fontext"/>
          <w:rtl/>
        </w:rPr>
        <w:t xml:space="preserve"> - </w:t>
      </w:r>
      <w:r w:rsidRPr="007435EB">
        <w:rPr>
          <w:rFonts w:ascii="Fb Fontext" w:hAnsi="Fb Fontext" w:hint="cs"/>
          <w:rtl/>
        </w:rPr>
        <w:t>שניהן</w:t>
      </w:r>
      <w:r w:rsidRPr="007435EB">
        <w:rPr>
          <w:rFonts w:ascii="Fb Fontext" w:hAnsi="Fb Fontext"/>
          <w:rtl/>
        </w:rPr>
        <w:t xml:space="preserve"> </w:t>
      </w:r>
      <w:r w:rsidRPr="007435EB">
        <w:rPr>
          <w:rFonts w:ascii="Fb Fontext" w:hAnsi="Fb Fontext" w:hint="cs"/>
          <w:rtl/>
        </w:rPr>
        <w:t>לדבר</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נתכוונו</w:t>
      </w:r>
      <w:r w:rsidRPr="007435EB">
        <w:rPr>
          <w:rFonts w:ascii="Fb Fontext" w:hAnsi="Fb Fontext"/>
          <w:rtl/>
        </w:rPr>
        <w:t>.</w:t>
      </w:r>
    </w:p>
    <w:p w14:paraId="28C3CE28" w14:textId="035E012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806" w:author="מנוע אמוראים" w:date="2026-10-05T16:42:03Z">
            <w:rPr>
              <w:rtl/>
            </w:rPr>
          </w:rPrChange>
        </w:rPr>
        <w:t xml:space="preserve">אר</w:t>
      </w:r>
      <w:r>
        <w:rPr>
          <w:rStyle w:val="affffd"/>
          <w:rFonts w:hint="cs"/>
          <w:rtl/>
          <w:rPrChange w:id="9807" w:author="מנוע אמוראים" w:date="2026-10-05T16:42:03Z">
            <w:rPr>
              <w:rFonts w:hint="cs"/>
              <w:rtl/>
            </w:rPr>
          </w:rPrChange>
        </w:rPr>
        <w:t xml:space="preserve">י</w:t>
      </w:r>
      <w:r>
        <w:rPr>
          <w:rStyle w:val="affffd"/>
          <w:rtl/>
          <w:rPrChange w:id="9808" w:author="מנוע אמוראים" w:date="2026-10-05T16:42:03Z">
            <w:rPr>
              <w:rtl/>
            </w:rPr>
          </w:rPrChange>
        </w:rPr>
        <w:t xml:space="preserve">"</w:t>
      </w:r>
      <w:r>
        <w:rPr>
          <w:rStyle w:val="affffd"/>
          <w:rFonts w:hint="cs"/>
          <w:rtl/>
          <w:rPrChange w:id="9809" w:author="מנוע אמוראים" w:date="2026-10-05T16:42:03Z">
            <w:rPr>
              <w:rFonts w:hint="cs"/>
              <w:rtl/>
            </w:rPr>
          </w:rPrChange>
        </w:rPr>
        <w:t xml:space="preserve">ה</w:t>
      </w:r>
      <w:r>
        <w:rPr>
          <w:rFonts w:hint="cs"/>
          <w:rtl/>
        </w:rPr>
        <w:t xml:space="preserve"> דרש</w:t>
      </w:r>
      <w:r w:rsidR="00E8089F" w:rsidRPr="007435EB">
        <w:rPr>
          <w:rtl/>
        </w:rPr>
        <w:t xml:space="preserve"> </w:t>
      </w:r>
      <w:r w:rsidR="00E8089F" w:rsidRPr="007435EB">
        <w:rPr>
          <w:rFonts w:hint="cs"/>
          <w:rtl/>
        </w:rPr>
        <w:t>רבא</w:t>
      </w:r>
      <w:r w:rsidR="00E8089F" w:rsidRPr="007435EB">
        <w:rPr>
          <w:rtl/>
        </w:rPr>
        <w:t>:</w:t>
      </w:r>
      <w:r w:rsidR="00E8089F" w:rsidRPr="00AC0CB1">
        <w:rPr>
          <w:rStyle w:val="af2"/>
          <w:rtl/>
        </w:rPr>
        <w:t xml:space="preserve"> </w:t>
      </w:r>
      <w:r w:rsidR="00E8089F" w:rsidRPr="00AC0CB1">
        <w:rPr>
          <w:rStyle w:val="af2"/>
          <w:rFonts w:hint="cs"/>
          <w:rtl/>
        </w:rPr>
        <w:t>'ועמך</w:t>
      </w:r>
      <w:r w:rsidR="00E8089F" w:rsidRPr="00AC0CB1">
        <w:rPr>
          <w:rStyle w:val="af2"/>
          <w:rtl/>
        </w:rPr>
        <w:t xml:space="preserve"> </w:t>
      </w:r>
      <w:r w:rsidR="00E8089F" w:rsidRPr="00AC0CB1">
        <w:rPr>
          <w:rStyle w:val="af2"/>
          <w:rFonts w:hint="cs"/>
          <w:rtl/>
        </w:rPr>
        <w:t>כלם</w:t>
      </w:r>
      <w:r w:rsidR="00E8089F" w:rsidRPr="00AC0CB1">
        <w:rPr>
          <w:rStyle w:val="af2"/>
          <w:rtl/>
        </w:rPr>
        <w:t xml:space="preserve"> </w:t>
      </w:r>
      <w:r w:rsidR="00E8089F" w:rsidRPr="00AC0CB1">
        <w:rPr>
          <w:rStyle w:val="af2"/>
          <w:rFonts w:hint="cs"/>
          <w:rtl/>
        </w:rPr>
        <w:t>צדיקים</w:t>
      </w:r>
      <w:r w:rsidR="00E8089F" w:rsidRPr="00AC0CB1">
        <w:rPr>
          <w:rStyle w:val="af2"/>
          <w:rtl/>
        </w:rPr>
        <w:t xml:space="preserve"> </w:t>
      </w:r>
      <w:r w:rsidR="00E8089F" w:rsidRPr="00AC0CB1">
        <w:rPr>
          <w:rStyle w:val="af2"/>
          <w:rFonts w:hint="cs"/>
          <w:rtl/>
        </w:rPr>
        <w:t>לעולם</w:t>
      </w:r>
      <w:r w:rsidR="00E8089F" w:rsidRPr="00AC0CB1">
        <w:rPr>
          <w:rStyle w:val="af2"/>
          <w:rtl/>
        </w:rPr>
        <w:t xml:space="preserve"> </w:t>
      </w:r>
      <w:r w:rsidR="00E8089F" w:rsidRPr="00AC0CB1">
        <w:rPr>
          <w:rStyle w:val="af2"/>
          <w:rFonts w:hint="cs"/>
          <w:rtl/>
        </w:rPr>
        <w:t>יירשו</w:t>
      </w:r>
      <w:r w:rsidR="00E8089F" w:rsidRPr="00AC0CB1">
        <w:rPr>
          <w:rStyle w:val="af2"/>
          <w:rtl/>
        </w:rPr>
        <w:t xml:space="preserve"> </w:t>
      </w:r>
      <w:r w:rsidR="00E8089F" w:rsidRPr="00AC0CB1">
        <w:rPr>
          <w:rStyle w:val="af2"/>
          <w:rFonts w:hint="cs"/>
          <w:rtl/>
        </w:rPr>
        <w:t>ארץ</w:t>
      </w:r>
      <w:r w:rsidR="00E8089F" w:rsidRPr="00AC0CB1">
        <w:rPr>
          <w:rStyle w:val="af2"/>
          <w:rtl/>
        </w:rPr>
        <w:t xml:space="preserve"> </w:t>
      </w:r>
      <w:r w:rsidR="00E8089F" w:rsidRPr="00AC0CB1">
        <w:rPr>
          <w:rStyle w:val="af2"/>
          <w:rFonts w:hint="cs"/>
          <w:rtl/>
        </w:rPr>
        <w:t>וגו</w:t>
      </w:r>
      <w:r w:rsidR="00E8089F" w:rsidRPr="00AC0CB1">
        <w:rPr>
          <w:rStyle w:val="af2"/>
          <w:rtl/>
        </w:rPr>
        <w:t>'.</w:t>
      </w:r>
    </w:p>
    <w:p w14:paraId="7AC8A8AC" w14:textId="77777777" w:rsidR="00E8089F" w:rsidRPr="007435EB" w:rsidRDefault="00E8089F" w:rsidP="00E8089F">
      <w:pPr>
        <w:pStyle w:val="affff7"/>
        <w:rPr>
          <w:rtl/>
        </w:rPr>
      </w:pPr>
      <w:r w:rsidRPr="007435EB">
        <w:rPr>
          <w:rtl/>
        </w:rPr>
        <w:t xml:space="preserve">- </w:t>
      </w:r>
      <w:r w:rsidRPr="007435EB">
        <w:rPr>
          <w:rFonts w:hint="cs"/>
          <w:rtl/>
        </w:rPr>
        <w:t>בין</w:t>
      </w:r>
      <w:r w:rsidRPr="007435EB">
        <w:rPr>
          <w:rtl/>
        </w:rPr>
        <w:t xml:space="preserve"> </w:t>
      </w:r>
      <w:r w:rsidRPr="007435EB">
        <w:rPr>
          <w:rFonts w:hint="cs"/>
          <w:rtl/>
        </w:rPr>
        <w:t>שאמרו</w:t>
      </w:r>
      <w:r w:rsidRPr="007435EB">
        <w:rPr>
          <w:rtl/>
        </w:rPr>
        <w:t xml:space="preserve"> </w:t>
      </w:r>
      <w:r w:rsidRPr="007435EB">
        <w:rPr>
          <w:rFonts w:hint="cs"/>
          <w:rtl/>
        </w:rPr>
        <w:t>להדליק</w:t>
      </w:r>
      <w:r w:rsidRPr="007435EB">
        <w:rPr>
          <w:rtl/>
        </w:rPr>
        <w:t xml:space="preserve"> </w:t>
      </w:r>
      <w:r w:rsidRPr="007435EB">
        <w:rPr>
          <w:rFonts w:hint="cs"/>
          <w:rtl/>
        </w:rPr>
        <w:t>ובין</w:t>
      </w:r>
      <w:r w:rsidRPr="007435EB">
        <w:rPr>
          <w:rtl/>
        </w:rPr>
        <w:t xml:space="preserve"> </w:t>
      </w:r>
      <w:r w:rsidRPr="007435EB">
        <w:rPr>
          <w:rFonts w:hint="cs"/>
          <w:rtl/>
        </w:rPr>
        <w:t>שאמרו</w:t>
      </w:r>
      <w:r w:rsidRPr="007435EB">
        <w:rPr>
          <w:rtl/>
        </w:rPr>
        <w:t xml:space="preserve"> </w:t>
      </w:r>
      <w:r w:rsidRPr="007435EB">
        <w:rPr>
          <w:rFonts w:hint="cs"/>
          <w:rtl/>
        </w:rPr>
        <w:t>שלא</w:t>
      </w:r>
      <w:r w:rsidRPr="007435EB">
        <w:rPr>
          <w:rtl/>
        </w:rPr>
        <w:t xml:space="preserve"> </w:t>
      </w:r>
      <w:r w:rsidRPr="007435EB">
        <w:rPr>
          <w:rFonts w:hint="cs"/>
          <w:rtl/>
        </w:rPr>
        <w:t>להדליק</w:t>
      </w:r>
      <w:r w:rsidRPr="007435EB">
        <w:rPr>
          <w:rtl/>
        </w:rPr>
        <w:t xml:space="preserve"> - </w:t>
      </w:r>
      <w:r w:rsidRPr="007435EB">
        <w:rPr>
          <w:rFonts w:hint="cs"/>
          <w:rtl/>
        </w:rPr>
        <w:t>שניהם</w:t>
      </w:r>
      <w:r w:rsidRPr="007435EB">
        <w:rPr>
          <w:rtl/>
        </w:rPr>
        <w:t xml:space="preserve"> </w:t>
      </w:r>
      <w:r w:rsidRPr="007435EB">
        <w:rPr>
          <w:rFonts w:hint="cs"/>
          <w:rtl/>
        </w:rPr>
        <w:t>לא</w:t>
      </w:r>
      <w:r w:rsidRPr="007435EB">
        <w:rPr>
          <w:rtl/>
        </w:rPr>
        <w:t xml:space="preserve"> </w:t>
      </w:r>
      <w:r w:rsidRPr="007435EB">
        <w:rPr>
          <w:rFonts w:hint="cs"/>
          <w:rtl/>
        </w:rPr>
        <w:t>נתכוונו</w:t>
      </w:r>
      <w:r w:rsidRPr="007435EB">
        <w:rPr>
          <w:rtl/>
        </w:rPr>
        <w:t xml:space="preserve"> </w:t>
      </w:r>
      <w:r w:rsidRPr="007435EB">
        <w:rPr>
          <w:rFonts w:hint="cs"/>
          <w:rtl/>
        </w:rPr>
        <w:t>אלא</w:t>
      </w:r>
      <w:r w:rsidRPr="007435EB">
        <w:rPr>
          <w:rtl/>
        </w:rPr>
        <w:t xml:space="preserve"> </w:t>
      </w:r>
      <w:r w:rsidRPr="007435EB">
        <w:rPr>
          <w:rFonts w:hint="cs"/>
          <w:rtl/>
        </w:rPr>
        <w:t>לדבר</w:t>
      </w:r>
      <w:r w:rsidRPr="007435EB">
        <w:rPr>
          <w:rtl/>
        </w:rPr>
        <w:t xml:space="preserve"> </w:t>
      </w:r>
      <w:r w:rsidRPr="007435EB">
        <w:rPr>
          <w:rFonts w:hint="cs"/>
          <w:rtl/>
        </w:rPr>
        <w:t>אחד</w:t>
      </w:r>
      <w:r w:rsidRPr="007435EB">
        <w:rPr>
          <w:rtl/>
        </w:rPr>
        <w:t>.</w:t>
      </w:r>
    </w:p>
    <w:p w14:paraId="7EFBCE02" w14:textId="6E05E9E4" w:rsidR="00E8089F" w:rsidRPr="007435EB" w:rsidRDefault="00F47631" w:rsidP="00F47631">
      <w:pPr>
        <w:pStyle w:val="affd"/>
        <w:rPr>
          <w:bCs/>
          <w:rtl/>
        </w:rPr>
      </w:pPr>
      <w:r>
        <w:rPr>
          <w:rFonts w:hint="cs"/>
          <w:rtl/>
        </w:rPr>
        <w:t>***</w:t>
      </w:r>
    </w:p>
    <w:p w14:paraId="1D1B28ED" w14:textId="2B7DB158"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810" w:author="מנוע אמוראים" w:date="2026-10-05T16:42:03Z">
            <w:rPr>
              <w:rtl/>
            </w:rPr>
          </w:rPrChange>
        </w:rPr>
        <w:t xml:space="preserve">אר</w:t>
      </w:r>
      <w:r>
        <w:rPr>
          <w:rStyle w:val="affffd"/>
          <w:rFonts w:ascii="Fb Fontext" w:hAnsi="Fb Fontext" w:hint="cs"/>
          <w:rtl/>
          <w:rPrChange w:id="9811" w:author="מנוע אמוראים" w:date="2026-10-05T16:42:03Z">
            <w:rPr>
              <w:rFonts w:ascii="Fb Fontext" w:hAnsi="Fb Fontext" w:hint="cs"/>
              <w:rtl/>
            </w:rPr>
          </w:rPrChange>
        </w:rPr>
        <w:t xml:space="preserve">יא</w:t>
      </w:r>
      <w:r>
        <w:rPr>
          <w:rStyle w:val="affffd"/>
          <w:rFonts w:ascii="Fb Fontext" w:hAnsi="Fb Fontext"/>
          <w:rtl/>
          <w:rPrChange w:id="9812" w:author="מנוע אמוראים" w:date="2026-10-05T16:42:03Z">
            <w:rPr>
              <w:rFonts w:ascii="Fb Fontext" w:hAnsi="Fb Fontext"/>
              <w:rtl/>
            </w:rPr>
          </w:rPrChange>
        </w:rPr>
        <w:t xml:space="preserve">"</w:t>
      </w:r>
      <w:r>
        <w:rPr>
          <w:rStyle w:val="affffd"/>
          <w:rFonts w:ascii="Fb Fontext" w:hAnsi="Fb Fontext" w:hint="cs"/>
          <w:rtl/>
          <w:rPrChange w:id="9813" w:author="מנוע אמוראים" w:date="2026-10-05T16:42:03Z">
            <w:rPr>
              <w:rFonts w:ascii="Fb Fontext" w:hAnsi="Fb Fontext" w:hint="cs"/>
              <w:rtl/>
            </w:rPr>
          </w:rPrChange>
        </w:rPr>
        <w:t xml:space="preserve">ש</w:t>
      </w:r>
      <w:r w:rsidR="00E8089F" w:rsidRPr="007435EB">
        <w:rPr>
          <w:rFonts w:ascii="Fb Fontext" w:hAnsi="Fb Fontext"/>
          <w:rtl/>
        </w:rPr>
        <w:t xml:space="preserve">: </w:t>
      </w:r>
      <w:r w:rsidR="00E8089F" w:rsidRPr="007435EB">
        <w:rPr>
          <w:rFonts w:ascii="Fb Fontext" w:hAnsi="Fb Fontext" w:hint="cs"/>
          <w:rtl/>
        </w:rPr>
        <w:t>אין</w:t>
      </w:r>
      <w:r w:rsidR="00E8089F" w:rsidRPr="007435EB">
        <w:rPr>
          <w:rFonts w:ascii="Fb Fontext" w:hAnsi="Fb Fontext"/>
          <w:rtl/>
        </w:rPr>
        <w:t xml:space="preserve"> </w:t>
      </w:r>
      <w:r w:rsidR="00E8089F" w:rsidRPr="007435EB">
        <w:rPr>
          <w:rFonts w:ascii="Fb Fontext" w:hAnsi="Fb Fontext" w:hint="cs"/>
          <w:rtl/>
        </w:rPr>
        <w:t>מברכין</w:t>
      </w:r>
      <w:r w:rsidR="00E8089F" w:rsidRPr="007435EB">
        <w:rPr>
          <w:rFonts w:ascii="Fb Fontext" w:hAnsi="Fb Fontext"/>
          <w:rtl/>
        </w:rPr>
        <w:t xml:space="preserve"> </w:t>
      </w:r>
      <w:r w:rsidR="00E8089F" w:rsidRPr="007435EB">
        <w:rPr>
          <w:rFonts w:ascii="Fb Fontext" w:hAnsi="Fb Fontext" w:hint="cs"/>
          <w:rtl/>
        </w:rPr>
        <w:t>על</w:t>
      </w:r>
      <w:r w:rsidR="00E8089F" w:rsidRPr="007435EB">
        <w:rPr>
          <w:rFonts w:ascii="Fb Fontext" w:hAnsi="Fb Fontext"/>
          <w:rtl/>
        </w:rPr>
        <w:t xml:space="preserve"> </w:t>
      </w:r>
      <w:r w:rsidR="00E8089F" w:rsidRPr="007435EB">
        <w:rPr>
          <w:rFonts w:ascii="Fb Fontext" w:hAnsi="Fb Fontext" w:hint="cs"/>
          <w:rtl/>
        </w:rPr>
        <w:t>האור</w:t>
      </w:r>
      <w:r w:rsidR="00E8089F" w:rsidRPr="007435EB">
        <w:rPr>
          <w:rFonts w:ascii="Fb Fontext" w:hAnsi="Fb Fontext"/>
          <w:rtl/>
        </w:rPr>
        <w:t xml:space="preserve"> </w:t>
      </w:r>
      <w:r w:rsidR="00E8089F" w:rsidRPr="007435EB">
        <w:rPr>
          <w:rFonts w:ascii="Fb Fontext" w:hAnsi="Fb Fontext" w:hint="cs"/>
          <w:rtl/>
        </w:rPr>
        <w:t>אלא</w:t>
      </w:r>
      <w:r w:rsidR="00E8089F" w:rsidRPr="007435EB">
        <w:rPr>
          <w:rFonts w:ascii="Fb Fontext" w:hAnsi="Fb Fontext"/>
          <w:rtl/>
        </w:rPr>
        <w:t xml:space="preserve"> </w:t>
      </w:r>
      <w:r w:rsidR="00E8089F" w:rsidRPr="007435EB">
        <w:rPr>
          <w:rFonts w:ascii="Fb Fontext" w:hAnsi="Fb Fontext" w:hint="cs"/>
          <w:rtl/>
        </w:rPr>
        <w:t>במוצ</w:t>
      </w:r>
      <w:r w:rsidR="00E8089F" w:rsidRPr="007435EB">
        <w:rPr>
          <w:rFonts w:ascii="Fb Fontext" w:hAnsi="Fb Fontext"/>
          <w:rtl/>
        </w:rPr>
        <w:t>"</w:t>
      </w:r>
      <w:r w:rsidR="00E8089F" w:rsidRPr="007435EB">
        <w:rPr>
          <w:rFonts w:ascii="Fb Fontext" w:hAnsi="Fb Fontext" w:hint="cs"/>
          <w:rtl/>
        </w:rPr>
        <w:t>ש</w:t>
      </w:r>
      <w:r w:rsidR="00E8089F" w:rsidRPr="007435EB">
        <w:rPr>
          <w:rFonts w:ascii="Fb Fontext" w:hAnsi="Fb Fontext"/>
          <w:rtl/>
        </w:rPr>
        <w:t xml:space="preserve">, </w:t>
      </w:r>
      <w:r w:rsidR="00E8089F" w:rsidRPr="007435EB">
        <w:rPr>
          <w:rFonts w:ascii="Fb Fontext" w:hAnsi="Fb Fontext" w:hint="cs"/>
          <w:rtl/>
        </w:rPr>
        <w:t>הואיל</w:t>
      </w:r>
      <w:r w:rsidR="00E8089F" w:rsidRPr="007435EB">
        <w:rPr>
          <w:rFonts w:ascii="Fb Fontext" w:hAnsi="Fb Fontext"/>
          <w:rtl/>
        </w:rPr>
        <w:t xml:space="preserve"> </w:t>
      </w:r>
      <w:r w:rsidR="00E8089F" w:rsidRPr="007435EB">
        <w:rPr>
          <w:rFonts w:ascii="Fb Fontext" w:hAnsi="Fb Fontext" w:hint="cs"/>
          <w:rtl/>
        </w:rPr>
        <w:t>ותחלת</w:t>
      </w:r>
      <w:r w:rsidR="00E8089F" w:rsidRPr="007435EB">
        <w:rPr>
          <w:rFonts w:ascii="Fb Fontext" w:hAnsi="Fb Fontext"/>
          <w:rtl/>
        </w:rPr>
        <w:t xml:space="preserve"> </w:t>
      </w:r>
      <w:r w:rsidR="00E8089F" w:rsidRPr="007435EB">
        <w:rPr>
          <w:rFonts w:ascii="Fb Fontext" w:hAnsi="Fb Fontext" w:hint="cs"/>
          <w:rtl/>
        </w:rPr>
        <w:t>ברייתו</w:t>
      </w:r>
      <w:r w:rsidR="00E8089F" w:rsidRPr="007435EB">
        <w:rPr>
          <w:rFonts w:ascii="Fb Fontext" w:hAnsi="Fb Fontext"/>
          <w:rtl/>
        </w:rPr>
        <w:t xml:space="preserve"> </w:t>
      </w:r>
      <w:r w:rsidR="00E8089F" w:rsidRPr="007435EB">
        <w:rPr>
          <w:rFonts w:ascii="Fb Fontext" w:hAnsi="Fb Fontext" w:hint="cs"/>
          <w:rtl/>
        </w:rPr>
        <w:t>הוא</w:t>
      </w:r>
      <w:r w:rsidR="00E8089F" w:rsidRPr="007435EB">
        <w:rPr>
          <w:rFonts w:ascii="Fb Fontext" w:hAnsi="Fb Fontext"/>
          <w:rtl/>
        </w:rPr>
        <w:t>.</w:t>
      </w:r>
    </w:p>
    <w:p w14:paraId="35FDCBDD" w14:textId="77777777" w:rsidR="00E8089F" w:rsidRPr="007435EB" w:rsidRDefault="00E8089F" w:rsidP="00E8089F">
      <w:pPr>
        <w:rPr>
          <w:rtl/>
        </w:rPr>
      </w:pP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ל</w:t>
      </w:r>
      <w:r w:rsidRPr="007435EB">
        <w:rPr>
          <w:rFonts w:ascii="Fb Fontext" w:hAnsi="Fb Fontext"/>
          <w:sz w:val="20"/>
          <w:rtl/>
        </w:rPr>
        <w:t xml:space="preserve"> </w:t>
      </w:r>
      <w:r w:rsidRPr="007435EB">
        <w:rPr>
          <w:rFonts w:ascii="Fb Fontext" w:hAnsi="Fb Fontext" w:hint="cs"/>
          <w:sz w:val="20"/>
          <w:rtl/>
        </w:rPr>
        <w:t>ההוא</w:t>
      </w:r>
      <w:r w:rsidRPr="007435EB">
        <w:rPr>
          <w:rFonts w:ascii="Fb Fontext" w:hAnsi="Fb Fontext"/>
          <w:sz w:val="20"/>
          <w:rtl/>
        </w:rPr>
        <w:t xml:space="preserve"> </w:t>
      </w:r>
      <w:r w:rsidRPr="007435EB">
        <w:rPr>
          <w:rFonts w:ascii="Fb Fontext" w:hAnsi="Fb Fontext" w:hint="cs"/>
          <w:sz w:val="20"/>
          <w:rtl/>
        </w:rPr>
        <w:t>סבא</w:t>
      </w:r>
      <w:r w:rsidRPr="007435EB">
        <w:rPr>
          <w:rFonts w:ascii="Fb Fontext" w:hAnsi="Fb Fontext"/>
          <w:sz w:val="20"/>
          <w:rtl/>
        </w:rPr>
        <w:t xml:space="preserve">, </w:t>
      </w:r>
      <w:r>
        <w:rPr>
          <w:rFonts w:ascii="Fb Fontext" w:hAnsi="Fb Fontext" w:hint="cs"/>
          <w:sz w:val="20"/>
          <w:rtl/>
        </w:rPr>
        <w:t xml:space="preserve">[</w:t>
      </w:r>
      <w:r>
        <w:rPr>
          <w:rStyle w:val="affffd"/>
          <w:rFonts w:ascii="Fb Fontext" w:hAnsi="Fb Fontext" w:hint="cs"/>
          <w:sz w:val="20"/>
          <w:rtl/>
          <w:rPrChange w:id="9814" w:author="מנוע אמוראים" w:date="2026-10-05T16:42:03Z">
            <w:rPr>
              <w:rFonts w:ascii="Fb Fontext" w:hAnsi="Fb Fontext" w:hint="cs"/>
              <w:sz w:val="20"/>
              <w:rtl/>
            </w:rPr>
          </w:rPrChange>
        </w:rPr>
        <w:t xml:space="preserve">רבב</w:t>
      </w:r>
      <w:r>
        <w:rPr>
          <w:rStyle w:val="affffd"/>
          <w:rFonts w:ascii="Fb Fontext" w:hAnsi="Fb Fontext"/>
          <w:sz w:val="20"/>
          <w:rtl/>
          <w:rPrChange w:id="9815" w:author="מנוע אמוראים" w:date="2026-10-05T16:42:03Z">
            <w:rPr>
              <w:rFonts w:ascii="Fb Fontext" w:hAnsi="Fb Fontext"/>
              <w:sz w:val="20"/>
              <w:rtl/>
            </w:rPr>
          </w:rPrChange>
        </w:rPr>
        <w:t xml:space="preserve">"</w:t>
      </w:r>
      <w:r>
        <w:rPr>
          <w:rStyle w:val="affffd"/>
          <w:rFonts w:ascii="Fb Fontext" w:hAnsi="Fb Fontext" w:hint="cs"/>
          <w:sz w:val="20"/>
          <w:rtl/>
          <w:rPrChange w:id="9816" w:author="מנוע אמוראים" w:date="2026-10-05T16:42:03Z">
            <w:rPr>
              <w:rFonts w:ascii="Fb Fontext" w:hAnsi="Fb Fontext" w:hint="cs"/>
              <w:sz w:val="20"/>
              <w:rtl/>
            </w:rPr>
          </w:rPrChange>
        </w:rPr>
        <w:t xml:space="preserve">ח</w:t>
      </w:r>
      <w:r>
        <w:rPr>
          <w:rFonts w:ascii="Fb Fontext" w:hAnsi="Fb Fontext" w:hint="cs"/>
          <w:sz w:val="20"/>
          <w:rtl/>
        </w:rPr>
        <w:t xml:space="preserve">]</w:t>
      </w:r>
      <w:r w:rsidRPr="007435EB">
        <w:rPr>
          <w:rFonts w:ascii="Fb Fontext" w:hAnsi="Fb Fontext"/>
          <w:sz w:val="20"/>
          <w:rtl/>
        </w:rPr>
        <w:t xml:space="preserve">: </w:t>
      </w:r>
      <w:r w:rsidRPr="007435EB">
        <w:rPr>
          <w:rFonts w:ascii="Fb Fontext" w:hAnsi="Fb Fontext" w:hint="cs"/>
          <w:sz w:val="20"/>
          <w:rtl/>
        </w:rPr>
        <w:t>ישר</w:t>
      </w:r>
      <w:r w:rsidRPr="007435EB">
        <w:rPr>
          <w:rFonts w:ascii="Fb Fontext" w:hAnsi="Fb Fontext"/>
          <w:sz w:val="20"/>
          <w:rtl/>
        </w:rPr>
        <w:t xml:space="preserve">, </w:t>
      </w:r>
      <w:r w:rsidRPr="007435EB">
        <w:rPr>
          <w:rFonts w:ascii="Fb Fontext" w:hAnsi="Fb Fontext" w:hint="cs"/>
          <w:sz w:val="20"/>
          <w:rtl/>
        </w:rPr>
        <w:t>וכן</w:t>
      </w:r>
      <w:r w:rsidRPr="007435EB">
        <w:rPr>
          <w:rFonts w:ascii="Fb Fontext" w:hAnsi="Fb Fontext"/>
          <w:sz w:val="20"/>
          <w:rtl/>
        </w:rPr>
        <w:t xml:space="preserve"> </w:t>
      </w:r>
      <w:r>
        <w:rPr>
          <w:rStyle w:val="affffd"/>
          <w:rFonts w:ascii="Fb Fontext" w:hAnsi="Fb Fontext" w:hint="cs"/>
          <w:sz w:val="20"/>
          <w:rtl/>
          <w:rPrChange w:id="9817" w:author="מנוע אמוראים" w:date="2026-10-05T16:42:03Z">
            <w:rPr>
              <w:rFonts w:ascii="Fb Fontext" w:hAnsi="Fb Fontext" w:hint="cs"/>
              <w:sz w:val="20"/>
              <w:rtl/>
            </w:rPr>
          </w:rPrChange>
        </w:rPr>
        <w:t xml:space="preserve">ארי</w:t>
      </w:r>
      <w:r>
        <w:rPr>
          <w:rStyle w:val="affffd"/>
          <w:rFonts w:ascii="Fb Fontext" w:hAnsi="Fb Fontext"/>
          <w:sz w:val="20"/>
          <w:rtl/>
          <w:rPrChange w:id="9818" w:author="מנוע אמוראים" w:date="2026-10-05T16:42:03Z">
            <w:rPr>
              <w:rFonts w:ascii="Fb Fontext" w:hAnsi="Fb Fontext"/>
              <w:sz w:val="20"/>
              <w:rtl/>
            </w:rPr>
          </w:rPrChange>
        </w:rPr>
        <w:t xml:space="preserve">"</w:t>
      </w:r>
      <w:r>
        <w:rPr>
          <w:rStyle w:val="affffd"/>
          <w:rFonts w:ascii="Fb Fontext" w:hAnsi="Fb Fontext" w:hint="cs"/>
          <w:sz w:val="20"/>
          <w:rtl/>
          <w:rPrChange w:id="9819" w:author="מנוע אמוראים" w:date="2026-10-05T16:42:03Z">
            <w:rPr>
              <w:rFonts w:ascii="Fb Fontext" w:hAnsi="Fb Fontext" w:hint="cs"/>
              <w:sz w:val="20"/>
              <w:rtl/>
            </w:rPr>
          </w:rPrChange>
        </w:rPr>
        <w:t xml:space="preserve">ו</w:t>
      </w:r>
      <w:r w:rsidRPr="007435EB">
        <w:rPr>
          <w:rFonts w:ascii="Fb Fontext" w:hAnsi="Fb Fontext"/>
          <w:sz w:val="20"/>
          <w:rtl/>
        </w:rPr>
        <w:t>.</w:t>
      </w:r>
    </w:p>
    <w:p w14:paraId="6482A6DD" w14:textId="77777777" w:rsidR="00E8089F" w:rsidRPr="007435EB" w:rsidRDefault="00E8089F" w:rsidP="00E8089F">
      <w:pPr>
        <w:rPr>
          <w:rtl/>
        </w:rPr>
      </w:pPr>
      <w:r w:rsidRPr="007435EB">
        <w:rPr>
          <w:rFonts w:ascii="Fb Fontext" w:hAnsi="Fb Fontext" w:hint="cs"/>
          <w:rtl/>
        </w:rPr>
        <w:t>עולא</w:t>
      </w:r>
      <w:r w:rsidRPr="007435EB">
        <w:rPr>
          <w:rFonts w:ascii="Fb Fontext" w:hAnsi="Fb Fontext"/>
          <w:rtl/>
        </w:rPr>
        <w:t xml:space="preserve"> </w:t>
      </w:r>
      <w:r>
        <w:rPr>
          <w:rFonts w:ascii="Fb Fontext" w:hAnsi="Fb Fontext" w:hint="cs"/>
          <w:rtl/>
        </w:rPr>
        <w:t xml:space="preserve">רכב על חמור </w:t>
      </w:r>
      <w:r>
        <w:rPr>
          <w:rStyle w:val="affffd"/>
          <w:rFonts w:ascii="Fb Fontext" w:hAnsi="Fb Fontext" w:hint="cs"/>
          <w:rtl/>
          <w:rPrChange w:id="9820" w:author="מנוע אמוראים" w:date="2026-10-05T16:42:03Z">
            <w:rPr>
              <w:rFonts w:ascii="Fb Fontext" w:hAnsi="Fb Fontext" w:hint="cs"/>
              <w:rtl/>
            </w:rPr>
          </w:rPrChange>
        </w:rPr>
        <w:t xml:space="preserve">ור</w:t>
      </w:r>
      <w:r>
        <w:rPr>
          <w:rStyle w:val="affffd"/>
          <w:rFonts w:ascii="Fb Fontext" w:hAnsi="Fb Fontext"/>
          <w:rtl/>
          <w:rPrChange w:id="9821" w:author="מנוע אמוראים" w:date="2026-10-05T16:42:03Z">
            <w:rPr>
              <w:rFonts w:ascii="Fb Fontext" w:hAnsi="Fb Fontext"/>
              <w:rtl/>
            </w:rPr>
          </w:rPrChange>
        </w:rPr>
        <w:t xml:space="preserve">"</w:t>
      </w:r>
      <w:r>
        <w:rPr>
          <w:rStyle w:val="affffd"/>
          <w:rFonts w:ascii="Fb Fontext" w:hAnsi="Fb Fontext" w:hint="cs"/>
          <w:rtl/>
          <w:rPrChange w:id="9822" w:author="מנוע אמוראים" w:date="2026-10-05T16:42:03Z">
            <w:rPr>
              <w:rFonts w:ascii="Fb Fontext" w:hAnsi="Fb Fontext" w:hint="cs"/>
              <w:rtl/>
            </w:rPr>
          </w:rPrChange>
        </w:rPr>
        <w:t xml:space="preserve">א</w:t>
      </w:r>
      <w:r>
        <w:rPr>
          <w:rFonts w:ascii="Fb Fontext" w:hAnsi="Fb Fontext" w:hint="cs"/>
          <w:rtl/>
        </w:rPr>
        <w:t xml:space="preserve"> מימינו </w:t>
      </w:r>
      <w:r>
        <w:rPr>
          <w:rStyle w:val="affffd"/>
          <w:rFonts w:ascii="Fb Fontext" w:hAnsi="Fb Fontext" w:hint="cs"/>
          <w:rtl/>
          <w:rPrChange w:id="9823" w:author="מנוע אמוראים" w:date="2026-10-05T16:42:03Z">
            <w:rPr>
              <w:rFonts w:ascii="Fb Fontext" w:hAnsi="Fb Fontext" w:hint="cs"/>
              <w:rtl/>
            </w:rPr>
          </w:rPrChange>
        </w:rPr>
        <w:t xml:space="preserve">ורבב</w:t>
      </w:r>
      <w:r>
        <w:rPr>
          <w:rStyle w:val="affffd"/>
          <w:rFonts w:ascii="Fb Fontext" w:hAnsi="Fb Fontext"/>
          <w:rtl/>
          <w:rPrChange w:id="9824" w:author="מנוע אמוראים" w:date="2026-10-05T16:42:03Z">
            <w:rPr>
              <w:rFonts w:ascii="Fb Fontext" w:hAnsi="Fb Fontext"/>
              <w:rtl/>
            </w:rPr>
          </w:rPrChange>
        </w:rPr>
        <w:t xml:space="preserve">"</w:t>
      </w:r>
      <w:r>
        <w:rPr>
          <w:rStyle w:val="affffd"/>
          <w:rFonts w:ascii="Fb Fontext" w:hAnsi="Fb Fontext" w:hint="cs"/>
          <w:rtl/>
          <w:rPrChange w:id="9825" w:author="מנוע אמוראים" w:date="2026-10-05T16:42:03Z">
            <w:rPr>
              <w:rFonts w:ascii="Fb Fontext" w:hAnsi="Fb Fontext" w:hint="cs"/>
              <w:rtl/>
            </w:rPr>
          </w:rPrChange>
        </w:rPr>
        <w:t xml:space="preserve">ח</w:t>
      </w:r>
      <w:r>
        <w:rPr>
          <w:rFonts w:ascii="Fb Fontext" w:hAnsi="Fb Fontext" w:hint="cs"/>
          <w:rtl/>
        </w:rPr>
        <w:t xml:space="preserve"> משמאלו</w:t>
      </w:r>
      <w:r w:rsidRPr="007435EB">
        <w:rPr>
          <w:rFonts w:ascii="Fb Fontext" w:hAnsi="Fb Fontext"/>
          <w:rtl/>
        </w:rPr>
        <w:t>.</w:t>
      </w:r>
    </w:p>
    <w:p w14:paraId="0348545D" w14:textId="77777777" w:rsidR="00E8089F" w:rsidRPr="007435EB" w:rsidRDefault="00E8089F" w:rsidP="00E8089F">
      <w:pPr>
        <w:rPr>
          <w:rtl/>
        </w:rPr>
      </w:pPr>
      <w:r>
        <w:rPr>
          <w:rStyle w:val="affffd"/>
          <w:rFonts w:hint="cs"/>
          <w:rtl/>
          <w:rPrChange w:id="9826" w:author="מנוע אמוראים" w:date="2026-10-05T16:42:03Z">
            <w:rPr>
              <w:rFonts w:hint="cs"/>
              <w:rtl/>
            </w:rPr>
          </w:rPrChange>
        </w:rPr>
        <w:t xml:space="preserve">ר</w:t>
      </w:r>
      <w:r>
        <w:rPr>
          <w:rStyle w:val="affffd"/>
          <w:rtl/>
          <w:rPrChange w:id="9827" w:author="מנוע אמוראים" w:date="2026-10-05T16:42:03Z">
            <w:rPr>
              <w:rtl/>
            </w:rPr>
          </w:rPrChange>
        </w:rPr>
        <w:t xml:space="preserve">"</w:t>
      </w:r>
      <w:r>
        <w:rPr>
          <w:rStyle w:val="affffd"/>
          <w:rFonts w:hint="cs"/>
          <w:rtl/>
          <w:rPrChange w:id="9828" w:author="מנוע אמוראים" w:date="2026-10-05T16:42:03Z">
            <w:rPr>
              <w:rFonts w:hint="cs"/>
              <w:rtl/>
            </w:rPr>
          </w:rPrChange>
        </w:rPr>
        <w:t xml:space="preserve">א</w:t>
      </w:r>
      <w:r>
        <w:rPr>
          <w:rFonts w:hint="cs"/>
          <w:rtl/>
        </w:rPr>
        <w:t xml:space="preserve"> לעולא</w:t>
      </w:r>
      <w:r w:rsidRPr="007435EB">
        <w:rPr>
          <w:rtl/>
        </w:rPr>
        <w:t xml:space="preserve">: </w:t>
      </w:r>
      <w:r>
        <w:rPr>
          <w:rFonts w:hint="cs"/>
          <w:rtl/>
        </w:rPr>
        <w:t xml:space="preserve">ששמע משמיה </w:t>
      </w:r>
      <w:r>
        <w:rPr>
          <w:rStyle w:val="affffd"/>
          <w:rFonts w:hint="cs"/>
          <w:rtl/>
          <w:rPrChange w:id="9829" w:author="מנוע אמוראים" w:date="2026-10-05T16:42:03Z">
            <w:rPr>
              <w:rFonts w:hint="cs"/>
              <w:rtl/>
            </w:rPr>
          </w:rPrChange>
        </w:rPr>
        <w:t xml:space="preserve">דרי</w:t>
      </w:r>
      <w:r>
        <w:rPr>
          <w:rStyle w:val="affffd"/>
          <w:rtl/>
          <w:rPrChange w:id="9830" w:author="מנוע אמוראים" w:date="2026-10-05T16:42:03Z">
            <w:rPr>
              <w:rtl/>
            </w:rPr>
          </w:rPrChange>
        </w:rPr>
        <w:t xml:space="preserve">"</w:t>
      </w:r>
      <w:r>
        <w:rPr>
          <w:rStyle w:val="affffd"/>
          <w:rFonts w:hint="cs"/>
          <w:rtl/>
          <w:rPrChange w:id="9831" w:author="מנוע אמוראים" w:date="2026-10-05T16:42:03Z">
            <w:rPr>
              <w:rFonts w:hint="cs"/>
              <w:rtl/>
            </w:rPr>
          </w:rPrChange>
        </w:rPr>
        <w:t xml:space="preserve">ו</w:t>
      </w:r>
      <w:r>
        <w:rPr>
          <w:rFonts w:hint="cs"/>
          <w:rtl/>
        </w:rPr>
        <w:t xml:space="preserve"> אין</w:t>
      </w:r>
      <w:r w:rsidRPr="007435EB">
        <w:rPr>
          <w:rtl/>
        </w:rPr>
        <w:t xml:space="preserve"> </w:t>
      </w:r>
      <w:r w:rsidRPr="007435EB">
        <w:rPr>
          <w:rFonts w:hint="cs"/>
          <w:rtl/>
        </w:rPr>
        <w:t>מברכין</w:t>
      </w:r>
      <w:r w:rsidRPr="007435EB">
        <w:rPr>
          <w:rtl/>
        </w:rPr>
        <w:t xml:space="preserve"> </w:t>
      </w:r>
      <w:r w:rsidRPr="007435EB">
        <w:rPr>
          <w:rFonts w:hint="cs"/>
          <w:rtl/>
        </w:rPr>
        <w:t>על</w:t>
      </w:r>
      <w:r w:rsidRPr="007435EB">
        <w:rPr>
          <w:rtl/>
        </w:rPr>
        <w:t xml:space="preserve"> </w:t>
      </w:r>
      <w:r w:rsidRPr="007435EB">
        <w:rPr>
          <w:rFonts w:hint="cs"/>
          <w:rtl/>
        </w:rPr>
        <w:t>האור</w:t>
      </w:r>
      <w:r w:rsidRPr="007435EB">
        <w:rPr>
          <w:rtl/>
        </w:rPr>
        <w:t xml:space="preserve"> </w:t>
      </w:r>
      <w:r w:rsidRPr="007435EB">
        <w:rPr>
          <w:rFonts w:hint="cs"/>
          <w:rtl/>
        </w:rPr>
        <w:t>אלא</w:t>
      </w:r>
      <w:r w:rsidRPr="007435EB">
        <w:rPr>
          <w:rtl/>
        </w:rPr>
        <w:t xml:space="preserve"> </w:t>
      </w:r>
      <w:r w:rsidRPr="007435EB">
        <w:rPr>
          <w:rFonts w:hint="cs"/>
          <w:rtl/>
        </w:rPr>
        <w:t>במוצ</w:t>
      </w:r>
      <w:r w:rsidRPr="007435EB">
        <w:rPr>
          <w:rtl/>
        </w:rPr>
        <w:t>"</w:t>
      </w:r>
      <w:r w:rsidRPr="007435EB">
        <w:rPr>
          <w:rFonts w:hint="cs"/>
          <w:rtl/>
        </w:rPr>
        <w:t>ש הואיל</w:t>
      </w:r>
      <w:r w:rsidRPr="007435EB">
        <w:rPr>
          <w:rtl/>
        </w:rPr>
        <w:t xml:space="preserve"> </w:t>
      </w:r>
      <w:r w:rsidRPr="007435EB">
        <w:rPr>
          <w:rFonts w:hint="cs"/>
          <w:rtl/>
        </w:rPr>
        <w:t>ותחלת</w:t>
      </w:r>
      <w:r w:rsidRPr="007435EB">
        <w:rPr>
          <w:rtl/>
        </w:rPr>
        <w:t xml:space="preserve"> </w:t>
      </w:r>
      <w:r w:rsidRPr="007435EB">
        <w:rPr>
          <w:rFonts w:hint="cs"/>
          <w:rtl/>
        </w:rPr>
        <w:t>ברייתו</w:t>
      </w:r>
      <w:r w:rsidRPr="007435EB">
        <w:rPr>
          <w:rtl/>
        </w:rPr>
        <w:t xml:space="preserve"> </w:t>
      </w:r>
      <w:r w:rsidRPr="007435EB">
        <w:rPr>
          <w:rFonts w:hint="cs"/>
          <w:rtl/>
        </w:rPr>
        <w:t>הוא</w:t>
      </w:r>
      <w:r w:rsidRPr="007435EB">
        <w:rPr>
          <w:rtl/>
        </w:rPr>
        <w:t>.</w:t>
      </w:r>
    </w:p>
    <w:p w14:paraId="08D932BB" w14:textId="77777777" w:rsidR="00E8089F" w:rsidRPr="007435EB" w:rsidRDefault="00E8089F" w:rsidP="00E8089F">
      <w:pPr>
        <w:rPr>
          <w:rtl/>
        </w:rPr>
      </w:pPr>
      <w:r w:rsidRPr="007435EB">
        <w:rPr>
          <w:rFonts w:hint="cs"/>
          <w:rtl/>
        </w:rPr>
        <w:t>החזיר עולא פניו לרבב'ח בכעס [שאלא אמר כן משמו]</w:t>
      </w:r>
    </w:p>
    <w:p w14:paraId="0F7BD33B" w14:textId="77777777" w:rsidR="00E8089F" w:rsidRPr="007435EB" w:rsidRDefault="00E8089F" w:rsidP="00E8089F">
      <w:pPr>
        <w:rPr>
          <w:rtl/>
        </w:rPr>
      </w:pPr>
      <w:r w:rsidRPr="007435EB">
        <w:rPr>
          <w:rFonts w:hint="cs"/>
          <w:rtl/>
        </w:rPr>
        <w:t>וא</w:t>
      </w:r>
      <w:r w:rsidRPr="007435EB">
        <w:rPr>
          <w:rtl/>
        </w:rPr>
        <w:t>"</w:t>
      </w:r>
      <w:r>
        <w:rPr>
          <w:rFonts w:hint="cs"/>
          <w:rtl/>
        </w:rPr>
        <w:t xml:space="preserve">ל </w:t>
      </w:r>
      <w:r>
        <w:rPr>
          <w:rStyle w:val="affffd"/>
          <w:rFonts w:hint="cs"/>
          <w:rtl/>
          <w:rPrChange w:id="9832" w:author="מנוע אמוראים" w:date="2026-10-05T16:42:03Z">
            <w:rPr>
              <w:rFonts w:hint="cs"/>
              <w:rtl/>
            </w:rPr>
          </w:rPrChange>
        </w:rPr>
        <w:t xml:space="preserve">רבב</w:t>
      </w:r>
      <w:r>
        <w:rPr>
          <w:rStyle w:val="affffd"/>
          <w:rtl/>
          <w:rPrChange w:id="9833" w:author="מנוע אמוראים" w:date="2026-10-05T16:42:03Z">
            <w:rPr>
              <w:rtl/>
            </w:rPr>
          </w:rPrChange>
        </w:rPr>
        <w:t xml:space="preserve">"</w:t>
      </w:r>
      <w:r>
        <w:rPr>
          <w:rStyle w:val="affffd"/>
          <w:rFonts w:hint="cs"/>
          <w:rtl/>
          <w:rPrChange w:id="9834" w:author="מנוע אמוראים" w:date="2026-10-05T16:42:03Z">
            <w:rPr>
              <w:rFonts w:hint="cs"/>
              <w:rtl/>
            </w:rPr>
          </w:rPrChange>
        </w:rPr>
        <w:t xml:space="preserve">ח</w:t>
      </w:r>
      <w:r>
        <w:rPr>
          <w:rFonts w:hint="cs"/>
          <w:rtl/>
        </w:rPr>
        <w:t xml:space="preserve">: שלא אמר זאת אלא על הך </w:t>
      </w:r>
      <w:r>
        <w:rPr>
          <w:rStyle w:val="affffd"/>
          <w:rFonts w:hint="cs"/>
          <w:rtl/>
          <w:rPrChange w:id="9835" w:author="מנוע אמוראים" w:date="2026-10-05T16:42:03Z">
            <w:rPr>
              <w:rFonts w:hint="cs"/>
              <w:rtl/>
            </w:rPr>
          </w:rPrChange>
        </w:rPr>
        <w:t xml:space="preserve">דארשב</w:t>
      </w:r>
      <w:r>
        <w:rPr>
          <w:rStyle w:val="affffd"/>
          <w:rtl/>
          <w:rPrChange w:id="9836" w:author="מנוע אמוראים" w:date="2026-10-05T16:42:03Z">
            <w:rPr>
              <w:rtl/>
            </w:rPr>
          </w:rPrChange>
        </w:rPr>
        <w:t xml:space="preserve">"</w:t>
      </w:r>
      <w:r>
        <w:rPr>
          <w:rStyle w:val="affffd"/>
          <w:rFonts w:hint="cs"/>
          <w:rtl/>
          <w:rPrChange w:id="9837" w:author="מנוע אמוראים" w:date="2026-10-05T16:42:03Z">
            <w:rPr>
              <w:rFonts w:hint="cs"/>
              <w:rtl/>
            </w:rPr>
          </w:rPrChange>
        </w:rPr>
        <w:t xml:space="preserve">א</w:t>
      </w:r>
      <w:r>
        <w:rPr>
          <w:rFonts w:hint="cs"/>
          <w:rtl/>
        </w:rPr>
        <w:t xml:space="preserve"> יוה</w:t>
      </w:r>
      <w:r w:rsidRPr="007435EB">
        <w:rPr>
          <w:rtl/>
        </w:rPr>
        <w:t>"</w:t>
      </w:r>
      <w:r w:rsidRPr="007435EB">
        <w:rPr>
          <w:rFonts w:hint="cs"/>
          <w:rtl/>
        </w:rPr>
        <w:t>כ שחל בשבת אף</w:t>
      </w:r>
      <w:r w:rsidRPr="007435EB">
        <w:rPr>
          <w:rtl/>
        </w:rPr>
        <w:t xml:space="preserve"> </w:t>
      </w:r>
      <w:r w:rsidRPr="007435EB">
        <w:rPr>
          <w:rFonts w:hint="cs"/>
          <w:rtl/>
        </w:rPr>
        <w:t>במקום</w:t>
      </w:r>
      <w:r w:rsidRPr="007435EB">
        <w:rPr>
          <w:rtl/>
        </w:rPr>
        <w:t xml:space="preserve"> </w:t>
      </w:r>
      <w:r w:rsidRPr="007435EB">
        <w:rPr>
          <w:rFonts w:hint="cs"/>
          <w:rtl/>
        </w:rPr>
        <w:t>שאמרו</w:t>
      </w:r>
      <w:r w:rsidRPr="007435EB">
        <w:rPr>
          <w:rtl/>
        </w:rPr>
        <w:t xml:space="preserve"> </w:t>
      </w:r>
      <w:r w:rsidRPr="007435EB">
        <w:rPr>
          <w:rFonts w:hint="cs"/>
          <w:rtl/>
        </w:rPr>
        <w:t>שלא</w:t>
      </w:r>
      <w:r w:rsidRPr="007435EB">
        <w:rPr>
          <w:rtl/>
        </w:rPr>
        <w:t xml:space="preserve"> </w:t>
      </w:r>
      <w:r w:rsidRPr="007435EB">
        <w:rPr>
          <w:rFonts w:hint="cs"/>
          <w:rtl/>
        </w:rPr>
        <w:t>להדליק</w:t>
      </w:r>
      <w:r w:rsidRPr="007435EB">
        <w:rPr>
          <w:rtl/>
        </w:rPr>
        <w:t xml:space="preserve"> - </w:t>
      </w:r>
      <w:r w:rsidRPr="007435EB">
        <w:rPr>
          <w:rFonts w:hint="cs"/>
          <w:rtl/>
        </w:rPr>
        <w:t>מדליקין</w:t>
      </w:r>
      <w:r w:rsidRPr="007435EB">
        <w:rPr>
          <w:rtl/>
        </w:rPr>
        <w:t xml:space="preserve">, </w:t>
      </w:r>
      <w:r w:rsidRPr="007435EB">
        <w:rPr>
          <w:rFonts w:hint="cs"/>
          <w:rtl/>
        </w:rPr>
        <w:t>מפני</w:t>
      </w:r>
      <w:r w:rsidRPr="007435EB">
        <w:rPr>
          <w:rtl/>
        </w:rPr>
        <w:t xml:space="preserve"> </w:t>
      </w:r>
      <w:r w:rsidRPr="007435EB">
        <w:rPr>
          <w:rFonts w:hint="cs"/>
          <w:rtl/>
        </w:rPr>
        <w:t>כבוד</w:t>
      </w:r>
      <w:r w:rsidRPr="007435EB">
        <w:rPr>
          <w:rtl/>
        </w:rPr>
        <w:t xml:space="preserve"> </w:t>
      </w:r>
      <w:r w:rsidRPr="007435EB">
        <w:rPr>
          <w:rFonts w:hint="cs"/>
          <w:rtl/>
        </w:rPr>
        <w:t>השבת</w:t>
      </w:r>
      <w:r w:rsidRPr="007435EB">
        <w:rPr>
          <w:rtl/>
        </w:rPr>
        <w:t>.</w:t>
      </w:r>
      <w:r>
        <w:rPr>
          <w:rFonts w:hint="cs"/>
          <w:rtl/>
        </w:rPr>
        <w:t xml:space="preserve"> ואהך </w:t>
      </w:r>
      <w:r>
        <w:rPr>
          <w:rStyle w:val="affffd"/>
          <w:rFonts w:hint="cs"/>
          <w:rtl/>
          <w:rPrChange w:id="9838" w:author="מנוע אמוראים" w:date="2026-10-05T16:42:03Z">
            <w:rPr>
              <w:rFonts w:hint="cs"/>
              <w:rtl/>
            </w:rPr>
          </w:rPrChange>
        </w:rPr>
        <w:t xml:space="preserve">ארי</w:t>
      </w:r>
      <w:r>
        <w:rPr>
          <w:rStyle w:val="affffd"/>
          <w:rtl/>
          <w:rPrChange w:id="9839" w:author="מנוע אמוראים" w:date="2026-10-05T16:42:03Z">
            <w:rPr>
              <w:rtl/>
            </w:rPr>
          </w:rPrChange>
        </w:rPr>
        <w:t xml:space="preserve">"</w:t>
      </w:r>
      <w:r>
        <w:rPr>
          <w:rStyle w:val="affffd"/>
          <w:rFonts w:hint="cs"/>
          <w:rtl/>
          <w:rPrChange w:id="9840" w:author="מנוע אמוראים" w:date="2026-10-05T16:42:03Z">
            <w:rPr>
              <w:rFonts w:hint="cs"/>
              <w:rtl/>
            </w:rPr>
          </w:rPrChange>
        </w:rPr>
        <w:t xml:space="preserve">ו</w:t>
      </w:r>
      <w:r>
        <w:rPr>
          <w:rFonts w:hint="cs"/>
          <w:rtl/>
        </w:rPr>
        <w:t xml:space="preserve"> דחכמים אוסרים [ולא על מוצ</w:t>
      </w:r>
      <w:r w:rsidRPr="007435EB">
        <w:rPr>
          <w:rtl/>
        </w:rPr>
        <w:t>"</w:t>
      </w:r>
      <w:r w:rsidRPr="007435EB">
        <w:rPr>
          <w:rFonts w:hint="cs"/>
          <w:rtl/>
        </w:rPr>
        <w:t>ש רגיל]</w:t>
      </w:r>
    </w:p>
    <w:p w14:paraId="1C6337BF" w14:textId="77777777" w:rsidR="00E8089F" w:rsidRPr="007435EB" w:rsidRDefault="00E8089F" w:rsidP="00E8089F">
      <w:pPr>
        <w:rPr>
          <w:rtl/>
        </w:rPr>
      </w:pPr>
      <w:r w:rsidRPr="007435EB">
        <w:rPr>
          <w:rFonts w:ascii="Fb Fontext" w:hAnsi="Fb Fontext" w:hint="cs"/>
          <w:sz w:val="20"/>
          <w:rtl/>
        </w:rPr>
        <w:t>א</w:t>
      </w:r>
      <w:r w:rsidRPr="007435EB">
        <w:rPr>
          <w:rFonts w:ascii="Fb Fontext" w:hAnsi="Fb Fontext"/>
          <w:sz w:val="20"/>
          <w:rtl/>
        </w:rPr>
        <w:t>"</w:t>
      </w:r>
      <w:r>
        <w:rPr>
          <w:rFonts w:ascii="Fb Fontext" w:hAnsi="Fb Fontext" w:hint="cs"/>
          <w:sz w:val="20"/>
          <w:rtl/>
        </w:rPr>
        <w:t xml:space="preserve">ל עולא: שאכן כך אמר בשם </w:t>
      </w:r>
      <w:r>
        <w:rPr>
          <w:rStyle w:val="affffd"/>
          <w:rFonts w:ascii="Fb Fontext" w:hAnsi="Fb Fontext" w:hint="cs"/>
          <w:sz w:val="20"/>
          <w:rtl/>
          <w:rPrChange w:id="9841" w:author="מנוע אמוראים" w:date="2026-10-05T16:42:03Z">
            <w:rPr>
              <w:rFonts w:ascii="Fb Fontext" w:hAnsi="Fb Fontext" w:hint="cs"/>
              <w:sz w:val="20"/>
              <w:rtl/>
            </w:rPr>
          </w:rPrChange>
        </w:rPr>
        <w:t xml:space="preserve">רי</w:t>
      </w:r>
      <w:r>
        <w:rPr>
          <w:rStyle w:val="affffd"/>
          <w:rFonts w:ascii="Fb Fontext" w:hAnsi="Fb Fontext"/>
          <w:sz w:val="20"/>
          <w:rtl/>
          <w:rPrChange w:id="9842" w:author="מנוע אמוראים" w:date="2026-10-05T16:42:03Z">
            <w:rPr>
              <w:rFonts w:ascii="Fb Fontext" w:hAnsi="Fb Fontext"/>
              <w:sz w:val="20"/>
              <w:rtl/>
            </w:rPr>
          </w:rPrChange>
        </w:rPr>
        <w:t xml:space="preserve">"</w:t>
      </w:r>
      <w:r>
        <w:rPr>
          <w:rStyle w:val="affffd"/>
          <w:rFonts w:ascii="Fb Fontext" w:hAnsi="Fb Fontext" w:hint="cs"/>
          <w:sz w:val="20"/>
          <w:rtl/>
          <w:rPrChange w:id="9843" w:author="מנוע אמוראים" w:date="2026-10-05T16:42:03Z">
            <w:rPr>
              <w:rFonts w:ascii="Fb Fontext" w:hAnsi="Fb Fontext" w:hint="cs"/>
              <w:sz w:val="20"/>
              <w:rtl/>
            </w:rPr>
          </w:rPrChange>
        </w:rPr>
        <w:t xml:space="preserve">ו</w:t>
      </w:r>
      <w:r>
        <w:rPr>
          <w:rFonts w:ascii="Fb Fontext" w:hAnsi="Fb Fontext" w:hint="cs"/>
          <w:sz w:val="20"/>
          <w:rtl/>
        </w:rPr>
        <w:t xml:space="preserve">.</w:t>
      </w:r>
    </w:p>
    <w:p w14:paraId="255E6342" w14:textId="77777777" w:rsidR="00E8089F" w:rsidRPr="007435EB" w:rsidRDefault="00E8089F" w:rsidP="00E8089F">
      <w:pPr>
        <w:rPr>
          <w:rtl/>
        </w:rPr>
      </w:pPr>
      <w:r w:rsidRPr="007435EB">
        <w:rPr>
          <w:rFonts w:ascii="Fb Fontext" w:hAnsi="Fb Fontext" w:hint="cs"/>
          <w:rtl/>
        </w:rPr>
        <w:t>קרי</w:t>
      </w:r>
      <w:r w:rsidRPr="007435EB">
        <w:rPr>
          <w:rFonts w:ascii="Fb Fontext" w:hAnsi="Fb Fontext"/>
          <w:rtl/>
        </w:rPr>
        <w:t xml:space="preserve"> </w:t>
      </w:r>
      <w:r w:rsidRPr="007435EB">
        <w:rPr>
          <w:rFonts w:ascii="Fb Fontext" w:hAnsi="Fb Fontext" w:hint="cs"/>
          <w:rtl/>
        </w:rPr>
        <w:t>עליה</w:t>
      </w:r>
      <w:r w:rsidRPr="007435EB">
        <w:rPr>
          <w:rFonts w:ascii="Fb Fontext" w:hAnsi="Fb Fontext"/>
          <w:rtl/>
        </w:rPr>
        <w:t xml:space="preserve"> </w:t>
      </w:r>
      <w:r w:rsidRPr="007435EB">
        <w:rPr>
          <w:rFonts w:ascii="Fb Fontext" w:hAnsi="Fb Fontext" w:hint="cs"/>
          <w:rtl/>
        </w:rPr>
        <w:t>רב</w:t>
      </w:r>
      <w:r w:rsidRPr="007435EB">
        <w:rPr>
          <w:rFonts w:ascii="Fb Fontext" w:hAnsi="Fb Fontext"/>
          <w:rtl/>
        </w:rPr>
        <w:t xml:space="preserve"> </w:t>
      </w:r>
      <w:r w:rsidRPr="007435EB">
        <w:rPr>
          <w:rFonts w:ascii="Fb Fontext" w:hAnsi="Fb Fontext" w:hint="cs"/>
          <w:rtl/>
        </w:rPr>
        <w:t>יוסף</w:t>
      </w:r>
      <w:r w:rsidRPr="007435EB">
        <w:rPr>
          <w:rFonts w:ascii="Fb Fontext" w:hAnsi="Fb Fontext"/>
          <w:rtl/>
        </w:rPr>
        <w:t xml:space="preserve"> </w:t>
      </w:r>
      <w:r>
        <w:rPr>
          <w:rStyle w:val="af2"/>
          <w:rFonts w:ascii="Fb Fontext" w:hAnsi="Fb Fontext" w:hint="cs"/>
          <w:rtl/>
          <w:rPrChange w:id="9020" w:author="מנוע פסוקים" w:date="2026-10-05T16:38:40Z">
            <w:rPr>
              <w:rFonts w:ascii="Fb Fontext" w:hAnsi="Fb Fontext" w:hint="cs"/>
              <w:rtl/>
            </w:rPr>
          </w:rPrChange>
        </w:rPr>
        <w:t xml:space="preserve">מים</w:t>
      </w:r>
      <w:r>
        <w:rPr>
          <w:rStyle w:val="af2"/>
          <w:rFonts w:ascii="Fb Fontext" w:hAnsi="Fb Fontext"/>
          <w:rtl/>
          <w:rPrChange w:id="9021" w:author="מנוע פסוקים" w:date="2026-10-05T16:38:40Z">
            <w:rPr>
              <w:rFonts w:ascii="Fb Fontext" w:hAnsi="Fb Fontext"/>
              <w:rtl/>
            </w:rPr>
          </w:rPrChange>
        </w:rPr>
        <w:t xml:space="preserve"> </w:t>
      </w:r>
      <w:r>
        <w:rPr>
          <w:rStyle w:val="af2"/>
          <w:rFonts w:ascii="Fb Fontext" w:hAnsi="Fb Fontext" w:hint="cs"/>
          <w:rtl/>
          <w:rPrChange w:id="9022" w:author="מנוע פסוקים" w:date="2026-10-05T16:38:40Z">
            <w:rPr>
              <w:rFonts w:ascii="Fb Fontext" w:hAnsi="Fb Fontext" w:hint="cs"/>
              <w:rtl/>
            </w:rPr>
          </w:rPrChange>
        </w:rPr>
        <w:t xml:space="preserve">עמקים</w:t>
      </w:r>
      <w:r>
        <w:rPr>
          <w:rStyle w:val="af2"/>
          <w:rFonts w:ascii="Fb Fontext" w:hAnsi="Fb Fontext"/>
          <w:rtl/>
          <w:rPrChange w:id="9023" w:author="מנוע פסוקים" w:date="2026-10-05T16:38:40Z">
            <w:rPr>
              <w:rFonts w:ascii="Fb Fontext" w:hAnsi="Fb Fontext"/>
              <w:rtl/>
            </w:rPr>
          </w:rPrChange>
        </w:rPr>
        <w:t xml:space="preserve"> </w:t>
      </w:r>
      <w:r>
        <w:rPr>
          <w:rStyle w:val="af2"/>
          <w:rFonts w:ascii="Fb Fontext" w:hAnsi="Fb Fontext" w:hint="cs"/>
          <w:rtl/>
          <w:rPrChange w:id="9024" w:author="מנוע פסוקים" w:date="2026-10-05T16:38:40Z">
            <w:rPr>
              <w:rFonts w:ascii="Fb Fontext" w:hAnsi="Fb Fontext" w:hint="cs"/>
              <w:rtl/>
            </w:rPr>
          </w:rPrChange>
        </w:rPr>
        <w:t xml:space="preserve">עצה</w:t>
      </w:r>
      <w:r>
        <w:rPr>
          <w:rStyle w:val="af2"/>
          <w:rFonts w:ascii="Fb Fontext" w:hAnsi="Fb Fontext"/>
          <w:rtl/>
          <w:rPrChange w:id="9025" w:author="מנוע פסוקים" w:date="2026-10-05T16:38:40Z">
            <w:rPr>
              <w:rFonts w:ascii="Fb Fontext" w:hAnsi="Fb Fontext"/>
              <w:rtl/>
            </w:rPr>
          </w:rPrChange>
        </w:rPr>
        <w:t xml:space="preserve"> </w:t>
      </w:r>
      <w:r>
        <w:rPr>
          <w:rStyle w:val="af2"/>
          <w:rFonts w:ascii="Fb Fontext" w:hAnsi="Fb Fontext" w:hint="cs"/>
          <w:rtl/>
          <w:rPrChange w:id="9026" w:author="מנוע פסוקים" w:date="2026-10-05T16:38:40Z">
            <w:rPr>
              <w:rFonts w:ascii="Fb Fontext" w:hAnsi="Fb Fontext" w:hint="cs"/>
              <w:rtl/>
            </w:rPr>
          </w:rPrChange>
        </w:rPr>
        <w:t xml:space="preserve">בלב</w:t>
      </w:r>
      <w:r>
        <w:rPr>
          <w:rStyle w:val="af2"/>
          <w:rFonts w:ascii="Fb Fontext" w:hAnsi="Fb Fontext"/>
          <w:rtl/>
          <w:rPrChange w:id="9027" w:author="מנוע פסוקים" w:date="2026-10-05T16:38:40Z">
            <w:rPr>
              <w:rFonts w:ascii="Fb Fontext" w:hAnsi="Fb Fontext"/>
              <w:rtl/>
            </w:rPr>
          </w:rPrChange>
        </w:rPr>
        <w:t xml:space="preserve"> </w:t>
      </w:r>
      <w:r>
        <w:rPr>
          <w:rStyle w:val="af2"/>
          <w:rFonts w:ascii="Fb Fontext" w:hAnsi="Fb Fontext" w:hint="cs"/>
          <w:rtl/>
          <w:rPrChange w:id="9028" w:author="מנוע פסוקים" w:date="2026-10-05T16:38:40Z">
            <w:rPr>
              <w:rFonts w:ascii="Fb Fontext" w:hAnsi="Fb Fontext" w:hint="cs"/>
              <w:rtl/>
            </w:rPr>
          </w:rPrChange>
        </w:rPr>
        <w:t xml:space="preserve">איש</w:t>
      </w:r>
      <w:r>
        <w:rPr>
          <w:rStyle w:val="af2"/>
          <w:rFonts w:ascii="Fb Fontext" w:hAnsi="Fb Fontext"/>
          <w:rtl/>
          <w:rPrChange w:id="9029" w:author="מנוע פסוקים" w:date="2026-10-05T16:38:40Z">
            <w:rPr>
              <w:rFonts w:ascii="Fb Fontext" w:hAnsi="Fb Fontext"/>
              <w:rtl/>
            </w:rPr>
          </w:rPrChange>
        </w:rPr>
        <w:t xml:space="preserve"> </w:t>
      </w:r>
      <w:r>
        <w:rPr>
          <w:rStyle w:val="af2"/>
          <w:rFonts w:ascii="Fb Fontext" w:hAnsi="Fb Fontext" w:hint="cs"/>
          <w:rtl/>
          <w:rPrChange w:id="9030" w:author="מנוע פסוקים" w:date="2026-10-05T16:38:40Z">
            <w:rPr>
              <w:rFonts w:ascii="Fb Fontext" w:hAnsi="Fb Fontext" w:hint="cs"/>
              <w:rtl/>
            </w:rPr>
          </w:rPrChange>
        </w:rPr>
        <w:t xml:space="preserve">ואיש</w:t>
      </w:r>
      <w:r>
        <w:rPr>
          <w:rStyle w:val="af2"/>
          <w:rFonts w:ascii="Fb Fontext" w:hAnsi="Fb Fontext"/>
          <w:rtl/>
          <w:rPrChange w:id="9031" w:author="מנוע פסוקים" w:date="2026-10-05T16:38:40Z">
            <w:rPr>
              <w:rFonts w:ascii="Fb Fontext" w:hAnsi="Fb Fontext"/>
              <w:rtl/>
            </w:rPr>
          </w:rPrChange>
        </w:rPr>
        <w:t xml:space="preserve"> </w:t>
      </w:r>
      <w:r>
        <w:rPr>
          <w:rStyle w:val="af2"/>
          <w:rFonts w:ascii="Fb Fontext" w:hAnsi="Fb Fontext" w:hint="cs"/>
          <w:rtl/>
          <w:rPrChange w:id="9032" w:author="מנוע פסוקים" w:date="2026-10-05T16:38:40Z">
            <w:rPr>
              <w:rFonts w:ascii="Fb Fontext" w:hAnsi="Fb Fontext" w:hint="cs"/>
              <w:rtl/>
            </w:rPr>
          </w:rPrChange>
        </w:rPr>
        <w:t xml:space="preserve">תבונה</w:t>
      </w:r>
      <w:r>
        <w:rPr>
          <w:rStyle w:val="af2"/>
          <w:rFonts w:ascii="Fb Fontext" w:hAnsi="Fb Fontext"/>
          <w:rtl/>
          <w:rPrChange w:id="9033" w:author="מנוע פסוקים" w:date="2026-10-05T16:38:40Z">
            <w:rPr>
              <w:rFonts w:ascii="Fb Fontext" w:hAnsi="Fb Fontext"/>
              <w:rtl/>
            </w:rPr>
          </w:rPrChange>
        </w:rPr>
        <w:t xml:space="preserve"> </w:t>
      </w:r>
      <w:r>
        <w:rPr>
          <w:rStyle w:val="af2"/>
          <w:rFonts w:ascii="Fb Fontext" w:hAnsi="Fb Fontext" w:hint="cs"/>
          <w:rtl/>
          <w:rPrChange w:id="9034" w:author="מנוע פסוקים" w:date="2026-10-05T16:38:40Z">
            <w:rPr>
              <w:rFonts w:ascii="Fb Fontext" w:hAnsi="Fb Fontext" w:hint="cs"/>
              <w:rtl/>
            </w:rPr>
          </w:rPrChange>
        </w:rPr>
        <w:t xml:space="preserve">ידלנה</w:t>
      </w:r>
      <w:r w:rsidRPr="007435EB">
        <w:rPr>
          <w:rFonts w:ascii="Fb Fontext" w:hAnsi="Fb Fontext"/>
          <w:rtl/>
        </w:rPr>
        <w:t>.</w:t>
      </w:r>
    </w:p>
    <w:p w14:paraId="31129409" w14:textId="77777777" w:rsidR="00E8089F" w:rsidRPr="007435EB" w:rsidRDefault="00E8089F" w:rsidP="00E8089F">
      <w:pPr>
        <w:rPr>
          <w:rtl/>
        </w:rPr>
      </w:pPr>
      <w:r w:rsidRPr="007435EB">
        <w:rPr>
          <w:rFonts w:hint="cs"/>
          <w:rtl/>
        </w:rPr>
        <w:t>מים</w:t>
      </w:r>
      <w:r w:rsidRPr="007435EB">
        <w:rPr>
          <w:rtl/>
        </w:rPr>
        <w:t xml:space="preserve"> </w:t>
      </w:r>
      <w:r w:rsidRPr="007435EB">
        <w:rPr>
          <w:rFonts w:hint="cs"/>
          <w:rtl/>
        </w:rPr>
        <w:t>עמקים</w:t>
      </w:r>
      <w:r w:rsidRPr="007435EB">
        <w:rPr>
          <w:rtl/>
        </w:rPr>
        <w:t xml:space="preserve"> </w:t>
      </w:r>
      <w:r w:rsidRPr="007435EB">
        <w:rPr>
          <w:rFonts w:hint="cs"/>
          <w:rtl/>
        </w:rPr>
        <w:t>עצה</w:t>
      </w:r>
      <w:r w:rsidRPr="007435EB">
        <w:rPr>
          <w:rtl/>
        </w:rPr>
        <w:t xml:space="preserve"> </w:t>
      </w:r>
      <w:r w:rsidRPr="007435EB">
        <w:rPr>
          <w:rFonts w:hint="cs"/>
          <w:rtl/>
        </w:rPr>
        <w:t>בלב</w:t>
      </w:r>
      <w:r w:rsidRPr="007435EB">
        <w:rPr>
          <w:rtl/>
        </w:rPr>
        <w:t xml:space="preserve"> </w:t>
      </w:r>
      <w:r w:rsidRPr="007435EB">
        <w:rPr>
          <w:rFonts w:hint="cs"/>
          <w:rtl/>
        </w:rPr>
        <w:t>איש</w:t>
      </w:r>
      <w:r w:rsidRPr="007435EB">
        <w:rPr>
          <w:rtl/>
        </w:rPr>
        <w:t xml:space="preserve"> - </w:t>
      </w:r>
      <w:r w:rsidRPr="007435EB">
        <w:rPr>
          <w:rFonts w:hint="cs"/>
          <w:rtl/>
        </w:rPr>
        <w:t>זה</w:t>
      </w:r>
      <w:r w:rsidRPr="007435EB">
        <w:rPr>
          <w:rtl/>
        </w:rPr>
        <w:t xml:space="preserve"> </w:t>
      </w:r>
      <w:r w:rsidRPr="007435EB">
        <w:rPr>
          <w:rFonts w:hint="cs"/>
          <w:rtl/>
        </w:rPr>
        <w:t>עולא</w:t>
      </w:r>
      <w:r w:rsidRPr="007435EB">
        <w:rPr>
          <w:rtl/>
        </w:rPr>
        <w:t xml:space="preserve">, </w:t>
      </w:r>
      <w:r w:rsidRPr="007435EB">
        <w:rPr>
          <w:rFonts w:hint="cs"/>
          <w:rtl/>
        </w:rPr>
        <w:t>ואיש</w:t>
      </w:r>
      <w:r w:rsidRPr="007435EB">
        <w:rPr>
          <w:rtl/>
        </w:rPr>
        <w:t xml:space="preserve"> </w:t>
      </w:r>
      <w:r w:rsidRPr="007435EB">
        <w:rPr>
          <w:rFonts w:hint="cs"/>
          <w:rtl/>
        </w:rPr>
        <w:t>תבונה</w:t>
      </w:r>
      <w:r w:rsidRPr="007435EB">
        <w:rPr>
          <w:rtl/>
        </w:rPr>
        <w:t xml:space="preserve"> </w:t>
      </w:r>
      <w:r w:rsidRPr="007435EB">
        <w:rPr>
          <w:rFonts w:hint="cs"/>
          <w:rtl/>
        </w:rPr>
        <w:t>ידלנה</w:t>
      </w:r>
      <w:r w:rsidRPr="007435EB">
        <w:rPr>
          <w:rtl/>
        </w:rPr>
        <w:t xml:space="preserve"> - </w:t>
      </w:r>
      <w:r w:rsidRPr="007435EB">
        <w:rPr>
          <w:rFonts w:hint="cs"/>
          <w:rtl/>
        </w:rPr>
        <w:t>זה</w:t>
      </w:r>
      <w:r w:rsidRPr="007435EB">
        <w:rPr>
          <w:rtl/>
        </w:rPr>
        <w:t xml:space="preserve"> </w:t>
      </w:r>
      <w:r w:rsidRPr="007435EB">
        <w:rPr>
          <w:rFonts w:hint="cs"/>
          <w:rtl/>
        </w:rPr>
        <w:t>רבה</w:t>
      </w:r>
      <w:r w:rsidRPr="007435EB">
        <w:rPr>
          <w:rtl/>
        </w:rPr>
        <w:t xml:space="preserve"> </w:t>
      </w:r>
      <w:r w:rsidRPr="007435EB">
        <w:rPr>
          <w:rFonts w:hint="cs"/>
          <w:rtl/>
        </w:rPr>
        <w:t>בר</w:t>
      </w:r>
      <w:r w:rsidRPr="007435EB">
        <w:rPr>
          <w:rtl/>
        </w:rPr>
        <w:t xml:space="preserve"> </w:t>
      </w:r>
      <w:r w:rsidRPr="007435EB">
        <w:rPr>
          <w:rFonts w:hint="cs"/>
          <w:rtl/>
        </w:rPr>
        <w:t>בר</w:t>
      </w:r>
      <w:r w:rsidRPr="007435EB">
        <w:rPr>
          <w:rtl/>
        </w:rPr>
        <w:t xml:space="preserve"> </w:t>
      </w:r>
      <w:r w:rsidRPr="007435EB">
        <w:rPr>
          <w:rFonts w:hint="cs"/>
          <w:rtl/>
        </w:rPr>
        <w:t>חנה</w:t>
      </w:r>
      <w:r w:rsidRPr="007435EB">
        <w:rPr>
          <w:rtl/>
        </w:rPr>
        <w:t>.</w:t>
      </w:r>
    </w:p>
    <w:p w14:paraId="30C5F02E" w14:textId="77777777" w:rsidR="00E8089F" w:rsidRPr="007435EB" w:rsidRDefault="00E8089F" w:rsidP="00E8089F">
      <w:pPr>
        <w:rPr>
          <w:rtl/>
        </w:rPr>
      </w:pPr>
      <w:r w:rsidRPr="007435EB">
        <w:rPr>
          <w:rFonts w:hint="cs"/>
          <w:rtl/>
        </w:rPr>
        <w:t>ואינהו ס</w:t>
      </w:r>
      <w:r w:rsidRPr="007435EB">
        <w:rPr>
          <w:rtl/>
        </w:rPr>
        <w:t>"</w:t>
      </w:r>
      <w:r>
        <w:rPr>
          <w:rFonts w:hint="cs"/>
          <w:rtl/>
        </w:rPr>
        <w:t xml:space="preserve">ל </w:t>
      </w:r>
      <w:r>
        <w:rPr>
          <w:rStyle w:val="affffd"/>
          <w:rFonts w:hint="cs"/>
          <w:rtl/>
          <w:rPrChange w:id="9844" w:author="מנוע אמוראים" w:date="2026-10-05T16:42:03Z">
            <w:rPr>
              <w:rFonts w:hint="cs"/>
              <w:rtl/>
            </w:rPr>
          </w:rPrChange>
        </w:rPr>
        <w:t xml:space="preserve">כרי</w:t>
      </w:r>
      <w:r>
        <w:rPr>
          <w:rStyle w:val="affffd"/>
          <w:rtl/>
          <w:rPrChange w:id="9845" w:author="מנוע אמוראים" w:date="2026-10-05T16:42:03Z">
            <w:rPr>
              <w:rtl/>
            </w:rPr>
          </w:rPrChange>
        </w:rPr>
        <w:t xml:space="preserve">"</w:t>
      </w:r>
      <w:r>
        <w:rPr>
          <w:rStyle w:val="affffd"/>
          <w:rFonts w:hint="cs"/>
          <w:rtl/>
          <w:rPrChange w:id="9846" w:author="מנוע אמוראים" w:date="2026-10-05T16:42:03Z">
            <w:rPr>
              <w:rFonts w:hint="cs"/>
              <w:rtl/>
            </w:rPr>
          </w:rPrChange>
        </w:rPr>
        <w:t xml:space="preserve">ו</w:t>
      </w:r>
      <w:r>
        <w:rPr>
          <w:rFonts w:hint="cs"/>
          <w:rtl/>
        </w:rPr>
        <w:t xml:space="preserve"> דמברכין</w:t>
      </w:r>
      <w:r w:rsidRPr="007435EB">
        <w:rPr>
          <w:rtl/>
        </w:rPr>
        <w:t xml:space="preserve"> </w:t>
      </w:r>
      <w:r w:rsidRPr="007435EB">
        <w:rPr>
          <w:rFonts w:hint="cs"/>
          <w:rtl/>
        </w:rPr>
        <w:t>על</w:t>
      </w:r>
      <w:r w:rsidRPr="007435EB">
        <w:rPr>
          <w:rtl/>
        </w:rPr>
        <w:t xml:space="preserve"> </w:t>
      </w:r>
      <w:r w:rsidRPr="007435EB">
        <w:rPr>
          <w:rFonts w:hint="cs"/>
          <w:rtl/>
        </w:rPr>
        <w:t>האור</w:t>
      </w:r>
      <w:r w:rsidRPr="007435EB">
        <w:rPr>
          <w:rtl/>
        </w:rPr>
        <w:t xml:space="preserve">, </w:t>
      </w:r>
      <w:r w:rsidRPr="007435EB">
        <w:rPr>
          <w:rFonts w:hint="cs"/>
          <w:rtl/>
        </w:rPr>
        <w:t>בין</w:t>
      </w:r>
      <w:r w:rsidRPr="007435EB">
        <w:rPr>
          <w:rtl/>
        </w:rPr>
        <w:t xml:space="preserve"> </w:t>
      </w:r>
      <w:r w:rsidRPr="007435EB">
        <w:rPr>
          <w:rFonts w:hint="cs"/>
          <w:rtl/>
        </w:rPr>
        <w:t>במוצ</w:t>
      </w:r>
      <w:r w:rsidRPr="007435EB">
        <w:rPr>
          <w:rtl/>
        </w:rPr>
        <w:t>"</w:t>
      </w:r>
      <w:r w:rsidRPr="007435EB">
        <w:rPr>
          <w:rFonts w:hint="cs"/>
          <w:rtl/>
        </w:rPr>
        <w:t>ש</w:t>
      </w:r>
      <w:r w:rsidRPr="007435EB">
        <w:rPr>
          <w:rtl/>
        </w:rPr>
        <w:t xml:space="preserve"> </w:t>
      </w:r>
      <w:r w:rsidRPr="007435EB">
        <w:rPr>
          <w:rFonts w:hint="cs"/>
          <w:rtl/>
        </w:rPr>
        <w:t>בין</w:t>
      </w:r>
      <w:r w:rsidRPr="007435EB">
        <w:rPr>
          <w:rtl/>
        </w:rPr>
        <w:t xml:space="preserve"> </w:t>
      </w:r>
      <w:r w:rsidRPr="007435EB">
        <w:rPr>
          <w:rFonts w:hint="cs"/>
          <w:rtl/>
        </w:rPr>
        <w:t>במוצאי</w:t>
      </w:r>
      <w:r w:rsidRPr="007435EB">
        <w:rPr>
          <w:rtl/>
        </w:rPr>
        <w:t xml:space="preserve"> </w:t>
      </w:r>
      <w:r w:rsidRPr="007435EB">
        <w:rPr>
          <w:rFonts w:hint="cs"/>
          <w:rtl/>
        </w:rPr>
        <w:t>יום</w:t>
      </w:r>
      <w:r w:rsidRPr="007435EB">
        <w:rPr>
          <w:rtl/>
        </w:rPr>
        <w:t xml:space="preserve"> </w:t>
      </w:r>
      <w:r w:rsidRPr="007435EB">
        <w:rPr>
          <w:rFonts w:hint="cs"/>
          <w:rtl/>
        </w:rPr>
        <w:t>הכפורים- וכן</w:t>
      </w:r>
      <w:r w:rsidRPr="007435EB">
        <w:rPr>
          <w:rtl/>
        </w:rPr>
        <w:t xml:space="preserve"> </w:t>
      </w:r>
      <w:r w:rsidRPr="007435EB">
        <w:rPr>
          <w:rFonts w:hint="cs"/>
          <w:rtl/>
        </w:rPr>
        <w:t>עמא</w:t>
      </w:r>
      <w:r w:rsidRPr="007435EB">
        <w:rPr>
          <w:rtl/>
        </w:rPr>
        <w:t xml:space="preserve"> </w:t>
      </w:r>
      <w:r w:rsidRPr="007435EB">
        <w:rPr>
          <w:rFonts w:hint="cs"/>
          <w:rtl/>
        </w:rPr>
        <w:t>דבר</w:t>
      </w:r>
      <w:r w:rsidRPr="007435EB">
        <w:rPr>
          <w:rtl/>
        </w:rPr>
        <w:t>.</w:t>
      </w:r>
    </w:p>
    <w:p w14:paraId="349BDACF" w14:textId="11611E7C" w:rsidR="00E8089F" w:rsidRPr="007435EB" w:rsidRDefault="00F47631" w:rsidP="00F47631">
      <w:pPr>
        <w:pStyle w:val="affd"/>
        <w:rPr>
          <w:bCs/>
          <w:rtl/>
        </w:rPr>
      </w:pPr>
      <w:r>
        <w:rPr>
          <w:rFonts w:hint="cs"/>
          <w:rtl/>
        </w:rPr>
        <w:t>***</w:t>
      </w:r>
    </w:p>
    <w:p w14:paraId="5A25FAF8" w14:textId="77777777" w:rsidR="00E8089F" w:rsidRPr="007435EB" w:rsidRDefault="00E8089F" w:rsidP="005C3FF1">
      <w:pPr>
        <w:pStyle w:val="afff"/>
        <w:framePr w:wrap="around"/>
        <w:rPr>
          <w:rtl/>
        </w:rPr>
      </w:pPr>
      <w:r w:rsidRPr="007435EB">
        <w:rPr>
          <w:rFonts w:hint="cs"/>
          <w:rtl/>
        </w:rPr>
        <w:t>נד.</w:t>
      </w:r>
    </w:p>
    <w:p w14:paraId="7E19F463" w14:textId="77777777" w:rsidR="00E8089F" w:rsidRPr="007435EB" w:rsidRDefault="00E8089F" w:rsidP="00E8089F">
      <w:pPr>
        <w:rPr>
          <w:rtl/>
        </w:rPr>
      </w:pPr>
      <w:r w:rsidRPr="007435EB">
        <w:rPr>
          <w:rFonts w:ascii="Fb Fontext" w:hAnsi="Fb Fontext" w:hint="cs"/>
          <w:rtl/>
        </w:rPr>
        <w:t>הך דאין</w:t>
      </w:r>
      <w:r w:rsidRPr="007435EB">
        <w:rPr>
          <w:rFonts w:ascii="Fb Fontext" w:hAnsi="Fb Fontext"/>
          <w:rtl/>
        </w:rPr>
        <w:t xml:space="preserve"> </w:t>
      </w:r>
      <w:r w:rsidRPr="007435EB">
        <w:rPr>
          <w:rFonts w:ascii="Fb Fontext" w:hAnsi="Fb Fontext" w:hint="cs"/>
          <w:rtl/>
        </w:rPr>
        <w:t>מברכין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האור</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במוצ</w:t>
      </w:r>
      <w:r w:rsidRPr="007435EB">
        <w:rPr>
          <w:rFonts w:ascii="Fb Fontext" w:hAnsi="Fb Fontext"/>
          <w:rtl/>
        </w:rPr>
        <w:t>"</w:t>
      </w:r>
      <w:r w:rsidRPr="007435EB">
        <w:rPr>
          <w:rFonts w:ascii="Fb Fontext" w:hAnsi="Fb Fontext" w:hint="cs"/>
          <w:rtl/>
        </w:rPr>
        <w:t>ש</w:t>
      </w:r>
      <w:r w:rsidRPr="007435EB">
        <w:rPr>
          <w:rFonts w:ascii="Fb Fontext" w:hAnsi="Fb Fontext"/>
          <w:rtl/>
        </w:rPr>
        <w:t xml:space="preserve">, </w:t>
      </w:r>
      <w:r w:rsidRPr="007435EB">
        <w:rPr>
          <w:rFonts w:ascii="Fb Fontext" w:hAnsi="Fb Fontext" w:hint="cs"/>
          <w:rtl/>
        </w:rPr>
        <w:t>הואיל</w:t>
      </w:r>
      <w:r w:rsidRPr="007435EB">
        <w:rPr>
          <w:rFonts w:ascii="Fb Fontext" w:hAnsi="Fb Fontext"/>
          <w:rtl/>
        </w:rPr>
        <w:t xml:space="preserve"> </w:t>
      </w:r>
      <w:r w:rsidRPr="007435EB">
        <w:rPr>
          <w:rFonts w:ascii="Fb Fontext" w:hAnsi="Fb Fontext" w:hint="cs"/>
          <w:rtl/>
        </w:rPr>
        <w:t>ותחילת</w:t>
      </w:r>
      <w:r w:rsidRPr="007435EB">
        <w:rPr>
          <w:rFonts w:ascii="Fb Fontext" w:hAnsi="Fb Fontext"/>
          <w:rtl/>
        </w:rPr>
        <w:t xml:space="preserve"> </w:t>
      </w:r>
      <w:r w:rsidRPr="007435EB">
        <w:rPr>
          <w:rFonts w:ascii="Fb Fontext" w:hAnsi="Fb Fontext" w:hint="cs"/>
          <w:rtl/>
        </w:rPr>
        <w:t>ברייתו</w:t>
      </w:r>
      <w:r w:rsidRPr="007435EB">
        <w:rPr>
          <w:rFonts w:ascii="Fb Fontext" w:hAnsi="Fb Fontext"/>
          <w:rtl/>
        </w:rPr>
        <w:t xml:space="preserve"> </w:t>
      </w:r>
      <w:r w:rsidRPr="007435EB">
        <w:rPr>
          <w:rFonts w:ascii="Fb Fontext" w:hAnsi="Fb Fontext" w:hint="cs"/>
          <w:rtl/>
        </w:rPr>
        <w:t>הוא</w:t>
      </w:r>
      <w:r w:rsidRPr="007435EB">
        <w:rPr>
          <w:rFonts w:ascii="Fb Fontext" w:hAnsi="Fb Fontext"/>
          <w:rtl/>
        </w:rPr>
        <w:t>.</w:t>
      </w:r>
    </w:p>
    <w:p w14:paraId="44C17EE3" w14:textId="77777777" w:rsidR="00E8089F" w:rsidRPr="007435EB" w:rsidRDefault="00E8089F" w:rsidP="00E8089F">
      <w:pPr>
        <w:rPr>
          <w:rtl/>
        </w:rPr>
      </w:pPr>
      <w:r w:rsidRPr="007435EB">
        <w:rPr>
          <w:rFonts w:hint="cs"/>
          <w:rtl/>
        </w:rPr>
        <w:t>וכיון</w:t>
      </w:r>
      <w:r w:rsidRPr="007435EB">
        <w:rPr>
          <w:rtl/>
        </w:rPr>
        <w:t xml:space="preserve"> </w:t>
      </w:r>
      <w:r w:rsidRPr="007435EB">
        <w:rPr>
          <w:rFonts w:hint="cs"/>
          <w:rtl/>
        </w:rPr>
        <w:t>שרואה</w:t>
      </w:r>
      <w:r w:rsidRPr="007435EB">
        <w:rPr>
          <w:rtl/>
        </w:rPr>
        <w:t xml:space="preserve"> - </w:t>
      </w:r>
      <w:r w:rsidRPr="007435EB">
        <w:rPr>
          <w:rFonts w:hint="cs"/>
          <w:rtl/>
        </w:rPr>
        <w:t>מברך</w:t>
      </w:r>
      <w:r w:rsidRPr="007435EB">
        <w:rPr>
          <w:rtl/>
        </w:rPr>
        <w:t xml:space="preserve"> </w:t>
      </w:r>
      <w:r w:rsidRPr="007435EB">
        <w:rPr>
          <w:rFonts w:hint="cs"/>
          <w:rtl/>
        </w:rPr>
        <w:t>מיד</w:t>
      </w:r>
      <w:r w:rsidRPr="007435EB">
        <w:rPr>
          <w:rtl/>
        </w:rPr>
        <w:t>.</w:t>
      </w:r>
      <w:r>
        <w:rPr>
          <w:rFonts w:hint="cs"/>
          <w:rtl/>
        </w:rPr>
        <w:t xml:space="preserve"> </w:t>
      </w:r>
      <w:r>
        <w:rPr>
          <w:rStyle w:val="affffd"/>
          <w:rFonts w:hint="cs"/>
          <w:rtl/>
          <w:rPrChange w:id="9847" w:author="מנוע אמוראים" w:date="2026-10-05T16:42:03Z">
            <w:rPr>
              <w:rFonts w:hint="cs"/>
              <w:rtl/>
            </w:rPr>
          </w:rPrChange>
        </w:rPr>
        <w:t xml:space="preserve">ר</w:t>
      </w:r>
      <w:r>
        <w:rPr>
          <w:rStyle w:val="affffd"/>
          <w:rtl/>
          <w:rPrChange w:id="9848" w:author="מנוע אמוראים" w:date="2026-10-05T16:42:03Z">
            <w:rPr>
              <w:rtl/>
            </w:rPr>
          </w:rPrChange>
        </w:rPr>
        <w:t xml:space="preserve">"</w:t>
      </w:r>
      <w:r>
        <w:rPr>
          <w:rStyle w:val="affffd"/>
          <w:rFonts w:hint="cs"/>
          <w:rtl/>
          <w:rPrChange w:id="9849" w:author="מנוע אמוראים" w:date="2026-10-05T16:42:03Z">
            <w:rPr>
              <w:rFonts w:hint="cs"/>
              <w:rtl/>
            </w:rPr>
          </w:rPrChange>
        </w:rPr>
        <w:t xml:space="preserve">י</w:t>
      </w:r>
      <w:r w:rsidRPr="007435EB">
        <w:rPr>
          <w:rtl/>
        </w:rPr>
        <w:t xml:space="preserve">: </w:t>
      </w:r>
      <w:r w:rsidRPr="007435EB">
        <w:rPr>
          <w:rFonts w:hint="cs"/>
          <w:rtl/>
        </w:rPr>
        <w:t>סודרן</w:t>
      </w:r>
      <w:r w:rsidRPr="007435EB">
        <w:rPr>
          <w:rtl/>
        </w:rPr>
        <w:t xml:space="preserve"> </w:t>
      </w:r>
      <w:r w:rsidRPr="007435EB">
        <w:rPr>
          <w:rFonts w:hint="cs"/>
          <w:rtl/>
        </w:rPr>
        <w:t>על</w:t>
      </w:r>
      <w:r w:rsidRPr="007435EB">
        <w:rPr>
          <w:rtl/>
        </w:rPr>
        <w:t xml:space="preserve"> </w:t>
      </w:r>
      <w:r w:rsidRPr="007435EB">
        <w:rPr>
          <w:rFonts w:hint="cs"/>
          <w:rtl/>
        </w:rPr>
        <w:t>הכוס</w:t>
      </w:r>
      <w:r w:rsidRPr="007435EB">
        <w:rPr>
          <w:rtl/>
        </w:rPr>
        <w:t>.</w:t>
      </w:r>
      <w:r w:rsidRPr="007435EB">
        <w:rPr>
          <w:rFonts w:hint="cs"/>
          <w:rtl/>
        </w:rPr>
        <w:t xml:space="preserve"> </w:t>
      </w:r>
      <w:r w:rsidRPr="007435EB">
        <w:rPr>
          <w:rtl/>
        </w:rPr>
        <w:t>–</w:t>
      </w:r>
      <w:r w:rsidRPr="007435EB">
        <w:rPr>
          <w:rFonts w:hint="cs"/>
          <w:rtl/>
        </w:rPr>
        <w:t xml:space="preserve"> והיינו באור היוצא מן העצים ומן האבנים</w:t>
      </w:r>
      <w:r w:rsidRPr="007435EB">
        <w:rPr>
          <w:rtl/>
        </w:rPr>
        <w:t>.</w:t>
      </w:r>
    </w:p>
    <w:p w14:paraId="4E2DAD4B" w14:textId="77777777" w:rsidR="00E8089F" w:rsidRPr="007435EB" w:rsidRDefault="00E8089F" w:rsidP="00E8089F">
      <w:pPr>
        <w:rPr>
          <w:rtl/>
        </w:rPr>
      </w:pPr>
      <w:r w:rsidRPr="00F46A1C">
        <w:rPr>
          <w:rStyle w:val="affffd"/>
          <w:rFonts w:hint="cs"/>
          <w:rtl/>
        </w:rPr>
        <w:t>והך</w:t>
      </w:r>
      <w:r>
        <w:rPr>
          <w:rFonts w:hint="cs"/>
          <w:rtl/>
        </w:rPr>
        <w:t xml:space="preserve"> </w:t>
      </w:r>
      <w:r>
        <w:rPr>
          <w:rStyle w:val="affffd"/>
          <w:rFonts w:hint="cs"/>
          <w:rtl/>
          <w:rPrChange w:id="9850" w:author="מנוע אמוראים" w:date="2026-10-05T16:42:03Z">
            <w:rPr>
              <w:rFonts w:hint="cs"/>
              <w:rtl/>
            </w:rPr>
          </w:rPrChange>
        </w:rPr>
        <w:t xml:space="preserve">דארי</w:t>
      </w:r>
      <w:r>
        <w:rPr>
          <w:rStyle w:val="affffd"/>
          <w:rtl/>
          <w:rPrChange w:id="9851" w:author="מנוע אמוראים" w:date="2026-10-05T16:42:03Z">
            <w:rPr>
              <w:rtl/>
            </w:rPr>
          </w:rPrChange>
        </w:rPr>
        <w:t xml:space="preserve">"</w:t>
      </w:r>
      <w:r>
        <w:rPr>
          <w:rStyle w:val="affffd"/>
          <w:rFonts w:hint="cs"/>
          <w:rtl/>
          <w:rPrChange w:id="9852" w:author="מנוע אמוראים" w:date="2026-10-05T16:42:03Z">
            <w:rPr>
              <w:rFonts w:hint="cs"/>
              <w:rtl/>
            </w:rPr>
          </w:rPrChange>
        </w:rPr>
        <w:t xml:space="preserve">ו</w:t>
      </w:r>
      <w:r>
        <w:rPr>
          <w:rFonts w:hint="cs"/>
          <w:rtl/>
        </w:rPr>
        <w:t xml:space="preserve"> הלכה </w:t>
      </w:r>
      <w:r>
        <w:rPr>
          <w:rStyle w:val="affffd"/>
          <w:rFonts w:hint="cs"/>
          <w:rtl/>
          <w:rPrChange w:id="9853" w:author="מנוע אמוראים" w:date="2026-10-05T16:42:03Z">
            <w:rPr>
              <w:rFonts w:hint="cs"/>
              <w:rtl/>
            </w:rPr>
          </w:rPrChange>
        </w:rPr>
        <w:t xml:space="preserve">כר</w:t>
      </w:r>
      <w:r>
        <w:rPr>
          <w:rStyle w:val="affffd"/>
          <w:rtl/>
          <w:rPrChange w:id="9854" w:author="מנוע אמוראים" w:date="2026-10-05T16:42:03Z">
            <w:rPr>
              <w:rtl/>
            </w:rPr>
          </w:rPrChange>
        </w:rPr>
        <w:t xml:space="preserve">"</w:t>
      </w:r>
      <w:r>
        <w:rPr>
          <w:rStyle w:val="affffd"/>
          <w:rFonts w:hint="cs"/>
          <w:rtl/>
          <w:rPrChange w:id="9855" w:author="מנוע אמוראים" w:date="2026-10-05T16:42:03Z">
            <w:rPr>
              <w:rFonts w:hint="cs"/>
              <w:rtl/>
            </w:rPr>
          </w:rPrChange>
        </w:rPr>
        <w:t xml:space="preserve">י</w:t>
      </w:r>
      <w:r>
        <w:rPr>
          <w:rFonts w:hint="cs"/>
          <w:rtl/>
        </w:rPr>
        <w:t xml:space="preserve"> הך באור ששבת היינו במוצאי יו</w:t>
      </w:r>
      <w:r w:rsidRPr="007435EB">
        <w:rPr>
          <w:rtl/>
        </w:rPr>
        <w:t>"</w:t>
      </w:r>
      <w:r w:rsidRPr="007435EB">
        <w:rPr>
          <w:rFonts w:hint="cs"/>
          <w:rtl/>
        </w:rPr>
        <w:t>כ שיש בו חידוש.</w:t>
      </w:r>
    </w:p>
    <w:p w14:paraId="495E067D" w14:textId="77777777" w:rsidR="00E8089F" w:rsidRPr="007435EB" w:rsidRDefault="00E8089F" w:rsidP="00E8089F">
      <w:pPr>
        <w:rPr>
          <w:rtl/>
        </w:rPr>
      </w:pPr>
      <w:r w:rsidRPr="007435EB">
        <w:rPr>
          <w:rFonts w:ascii="Fb Fontext" w:hAnsi="Fb Fontext" w:hint="cs"/>
          <w:sz w:val="20"/>
          <w:rtl/>
        </w:rPr>
        <w:t>וכן הוא היישוב לגבי סתירה דומה בבריתות</w:t>
      </w:r>
      <w:r w:rsidRPr="007435EB">
        <w:rPr>
          <w:rFonts w:ascii="Fb Fontext" w:hAnsi="Fb Fontext"/>
          <w:sz w:val="20"/>
          <w:rtl/>
        </w:rPr>
        <w:t>.</w:t>
      </w:r>
    </w:p>
    <w:p w14:paraId="372BC6FF" w14:textId="77777777" w:rsidR="00E8089F" w:rsidRPr="007435EB" w:rsidRDefault="00E8089F" w:rsidP="00E8089F">
      <w:pPr>
        <w:rPr>
          <w:rFonts w:ascii="Fb Fontext" w:hAnsi="Fb Fontext"/>
          <w:rtl/>
        </w:rPr>
      </w:pPr>
      <w:r w:rsidRPr="007435EB">
        <w:rPr>
          <w:rFonts w:ascii="Fb Fontext" w:hAnsi="Fb Fontext" w:hint="cs"/>
          <w:rtl/>
        </w:rPr>
        <w:t>רבי</w:t>
      </w:r>
      <w:r w:rsidRPr="007435EB">
        <w:rPr>
          <w:rFonts w:ascii="Fb Fontext" w:hAnsi="Fb Fontext"/>
          <w:rtl/>
        </w:rPr>
        <w:t xml:space="preserve"> </w:t>
      </w:r>
      <w:r w:rsidRPr="007435EB">
        <w:rPr>
          <w:rFonts w:ascii="Fb Fontext" w:hAnsi="Fb Fontext" w:hint="cs"/>
          <w:rtl/>
        </w:rPr>
        <w:t>מפזרן</w:t>
      </w:r>
      <w:r w:rsidRPr="007435EB">
        <w:rPr>
          <w:rFonts w:ascii="Fb Fontext" w:hAnsi="Fb Fontext"/>
          <w:rtl/>
        </w:rPr>
        <w:t xml:space="preserve"> </w:t>
      </w:r>
      <w:r w:rsidRPr="007435EB">
        <w:rPr>
          <w:rFonts w:ascii="Fb Fontext" w:hAnsi="Fb Fontext" w:hint="cs"/>
          <w:rtl/>
        </w:rPr>
        <w:t>[בשמים ואש]</w:t>
      </w:r>
      <w:r w:rsidR="0011715B">
        <w:rPr>
          <w:rFonts w:ascii="Fb Fontext" w:hAnsi="Fb Fontext" w:hint="cs"/>
          <w:rtl/>
        </w:rPr>
        <w:t>,</w:t>
      </w:r>
      <w:r w:rsidRPr="007435EB">
        <w:rPr>
          <w:rFonts w:ascii="Fb Fontext" w:hAnsi="Fb Fontext"/>
          <w:rtl/>
        </w:rPr>
        <w:t xml:space="preserve"> </w:t>
      </w:r>
      <w:r w:rsidRPr="007435EB">
        <w:rPr>
          <w:rFonts w:ascii="Fb Fontext" w:hAnsi="Fb Fontext" w:hint="cs"/>
          <w:rtl/>
        </w:rPr>
        <w:t>רבי</w:t>
      </w:r>
      <w:r w:rsidRPr="007435EB">
        <w:rPr>
          <w:rFonts w:ascii="Fb Fontext" w:hAnsi="Fb Fontext"/>
          <w:rtl/>
        </w:rPr>
        <w:t xml:space="preserve"> </w:t>
      </w:r>
      <w:r w:rsidRPr="007435EB">
        <w:rPr>
          <w:rFonts w:ascii="Fb Fontext" w:hAnsi="Fb Fontext" w:hint="cs"/>
          <w:rtl/>
        </w:rPr>
        <w:t>חייא</w:t>
      </w:r>
      <w:r w:rsidRPr="007435EB">
        <w:rPr>
          <w:rFonts w:ascii="Fb Fontext" w:hAnsi="Fb Fontext"/>
          <w:rtl/>
        </w:rPr>
        <w:t xml:space="preserve"> </w:t>
      </w:r>
      <w:r w:rsidRPr="007435EB">
        <w:rPr>
          <w:rFonts w:ascii="Fb Fontext" w:hAnsi="Fb Fontext" w:hint="cs"/>
          <w:rtl/>
        </w:rPr>
        <w:t>מכנסן</w:t>
      </w:r>
      <w:r w:rsidRPr="007435EB">
        <w:rPr>
          <w:rFonts w:ascii="Fb Fontext" w:hAnsi="Fb Fontext"/>
          <w:rtl/>
        </w:rPr>
        <w:t xml:space="preserve"> </w:t>
      </w:r>
      <w:r w:rsidRPr="007435EB">
        <w:rPr>
          <w:rFonts w:ascii="Fb Fontext" w:hAnsi="Fb Fontext" w:hint="cs"/>
          <w:rtl/>
        </w:rPr>
        <w:t>[על הכוס]</w:t>
      </w:r>
    </w:p>
    <w:p w14:paraId="257DF975" w14:textId="77777777" w:rsidR="00E8089F" w:rsidRPr="007435EB" w:rsidRDefault="00E8089F" w:rsidP="00E8089F">
      <w:pPr>
        <w:rPr>
          <w:rtl/>
        </w:rPr>
      </w:pPr>
      <w:r>
        <w:rPr>
          <w:rStyle w:val="affffd"/>
          <w:rFonts w:hint="cs"/>
          <w:rtl/>
          <w:rPrChange w:id="9856" w:author="מנוע אמוראים" w:date="2026-10-05T16:42:03Z">
            <w:rPr>
              <w:rFonts w:hint="cs"/>
              <w:rtl/>
            </w:rPr>
          </w:rPrChange>
        </w:rPr>
        <w:t xml:space="preserve">ריב</w:t>
      </w:r>
      <w:r>
        <w:rPr>
          <w:rStyle w:val="affffd"/>
          <w:rtl/>
          <w:rPrChange w:id="9857" w:author="מנוע אמוראים" w:date="2026-10-05T16:42:03Z">
            <w:rPr>
              <w:rtl/>
            </w:rPr>
          </w:rPrChange>
        </w:rPr>
        <w:t xml:space="preserve">"</w:t>
      </w:r>
      <w:r>
        <w:rPr>
          <w:rStyle w:val="affffd"/>
          <w:rFonts w:hint="cs"/>
          <w:rtl/>
          <w:rPrChange w:id="9858" w:author="מנוע אמוראים" w:date="2026-10-05T16:42:03Z">
            <w:rPr>
              <w:rFonts w:hint="cs"/>
              <w:rtl/>
            </w:rPr>
          </w:rPrChange>
        </w:rPr>
        <w:t xml:space="preserve">א</w:t>
      </w:r>
      <w:r w:rsidRPr="007435EB">
        <w:rPr>
          <w:rtl/>
        </w:rPr>
        <w:t xml:space="preserve">: </w:t>
      </w:r>
      <w:r w:rsidR="00127038">
        <w:rPr>
          <w:rFonts w:hint="cs"/>
          <w:rtl/>
        </w:rPr>
        <w:t>אף</w:t>
      </w:r>
      <w:r w:rsidRPr="007435EB">
        <w:rPr>
          <w:rFonts w:hint="cs"/>
          <w:rtl/>
        </w:rPr>
        <w:t xml:space="preserve"> שרבי</w:t>
      </w:r>
      <w:r w:rsidRPr="007435EB">
        <w:rPr>
          <w:rtl/>
        </w:rPr>
        <w:t xml:space="preserve"> </w:t>
      </w:r>
      <w:r w:rsidRPr="007435EB">
        <w:rPr>
          <w:rFonts w:hint="cs"/>
          <w:rtl/>
        </w:rPr>
        <w:t>מפזרן</w:t>
      </w:r>
      <w:r w:rsidRPr="007435EB">
        <w:rPr>
          <w:rtl/>
        </w:rPr>
        <w:t xml:space="preserve"> - </w:t>
      </w:r>
      <w:r w:rsidRPr="007435EB">
        <w:rPr>
          <w:rFonts w:hint="cs"/>
          <w:rtl/>
        </w:rPr>
        <w:t>חוזר</w:t>
      </w:r>
      <w:r w:rsidRPr="007435EB">
        <w:rPr>
          <w:rtl/>
        </w:rPr>
        <w:t xml:space="preserve"> </w:t>
      </w:r>
      <w:r w:rsidRPr="007435EB">
        <w:rPr>
          <w:rFonts w:hint="cs"/>
          <w:rtl/>
        </w:rPr>
        <w:t>וסודרן</w:t>
      </w:r>
      <w:r w:rsidRPr="007435EB">
        <w:rPr>
          <w:rtl/>
        </w:rPr>
        <w:t xml:space="preserve"> </w:t>
      </w:r>
      <w:r w:rsidRPr="007435EB">
        <w:rPr>
          <w:rFonts w:hint="cs"/>
          <w:rtl/>
        </w:rPr>
        <w:t>על</w:t>
      </w:r>
      <w:r w:rsidRPr="007435EB">
        <w:rPr>
          <w:rtl/>
        </w:rPr>
        <w:t xml:space="preserve"> </w:t>
      </w:r>
      <w:r w:rsidRPr="007435EB">
        <w:rPr>
          <w:rFonts w:hint="cs"/>
          <w:rtl/>
        </w:rPr>
        <w:t>הכוס</w:t>
      </w:r>
      <w:r w:rsidRPr="007435EB">
        <w:rPr>
          <w:rtl/>
        </w:rPr>
        <w:t xml:space="preserve">, </w:t>
      </w:r>
      <w:r w:rsidRPr="007435EB">
        <w:rPr>
          <w:rFonts w:hint="cs"/>
          <w:rtl/>
        </w:rPr>
        <w:t>כדי</w:t>
      </w:r>
      <w:r w:rsidRPr="007435EB">
        <w:rPr>
          <w:rtl/>
        </w:rPr>
        <w:t xml:space="preserve"> </w:t>
      </w:r>
      <w:r w:rsidRPr="007435EB">
        <w:rPr>
          <w:rFonts w:hint="cs"/>
          <w:rtl/>
        </w:rPr>
        <w:t>להוציא</w:t>
      </w:r>
      <w:r w:rsidRPr="007435EB">
        <w:rPr>
          <w:rtl/>
        </w:rPr>
        <w:t xml:space="preserve"> </w:t>
      </w:r>
      <w:r w:rsidRPr="007435EB">
        <w:rPr>
          <w:rFonts w:hint="cs"/>
          <w:rtl/>
        </w:rPr>
        <w:t>בניו</w:t>
      </w:r>
      <w:r w:rsidRPr="007435EB">
        <w:rPr>
          <w:rtl/>
        </w:rPr>
        <w:t xml:space="preserve"> </w:t>
      </w:r>
      <w:r w:rsidRPr="007435EB">
        <w:rPr>
          <w:rFonts w:hint="cs"/>
          <w:rtl/>
        </w:rPr>
        <w:t>ובני</w:t>
      </w:r>
      <w:r w:rsidRPr="007435EB">
        <w:rPr>
          <w:rtl/>
        </w:rPr>
        <w:t xml:space="preserve"> </w:t>
      </w:r>
      <w:r w:rsidRPr="007435EB">
        <w:rPr>
          <w:rFonts w:hint="cs"/>
          <w:rtl/>
        </w:rPr>
        <w:t>ביתו</w:t>
      </w:r>
      <w:r w:rsidRPr="007435EB">
        <w:rPr>
          <w:rtl/>
        </w:rPr>
        <w:t>.</w:t>
      </w:r>
    </w:p>
    <w:p w14:paraId="6CD7C8A8" w14:textId="5683061B" w:rsidR="00E8089F" w:rsidRPr="007435EB" w:rsidRDefault="00F47631" w:rsidP="00F47631">
      <w:pPr>
        <w:pStyle w:val="affd"/>
        <w:rPr>
          <w:bCs/>
          <w:rtl/>
        </w:rPr>
      </w:pPr>
      <w:r>
        <w:rPr>
          <w:rFonts w:hint="cs"/>
          <w:rtl/>
        </w:rPr>
        <w:t>***</w:t>
      </w:r>
    </w:p>
    <w:p w14:paraId="2D39B5FD" w14:textId="77777777" w:rsidR="00E8089F" w:rsidRPr="007435EB" w:rsidRDefault="00E8089F" w:rsidP="00E8089F">
      <w:pPr>
        <w:rPr>
          <w:rtl/>
        </w:rPr>
      </w:pPr>
      <w:r w:rsidRPr="007435EB">
        <w:rPr>
          <w:rFonts w:ascii="Fb Fontext" w:hAnsi="Fb Fontext" w:hint="cs"/>
          <w:rtl/>
        </w:rPr>
        <w:t>ואור</w:t>
      </w:r>
      <w:r w:rsidRPr="007435EB">
        <w:rPr>
          <w:rFonts w:ascii="Fb Fontext" w:hAnsi="Fb Fontext"/>
          <w:rtl/>
        </w:rPr>
        <w:t xml:space="preserve"> </w:t>
      </w:r>
      <w:r w:rsidRPr="007435EB">
        <w:rPr>
          <w:rFonts w:ascii="Fb Fontext" w:hAnsi="Fb Fontext" w:hint="cs"/>
          <w:rtl/>
        </w:rPr>
        <w:t>[דידן] במוצ</w:t>
      </w:r>
      <w:r w:rsidRPr="007435EB">
        <w:rPr>
          <w:rFonts w:ascii="Fb Fontext" w:hAnsi="Fb Fontext"/>
          <w:rtl/>
        </w:rPr>
        <w:t>"</w:t>
      </w:r>
      <w:r w:rsidRPr="007435EB">
        <w:rPr>
          <w:rFonts w:ascii="Fb Fontext" w:hAnsi="Fb Fontext" w:hint="cs"/>
          <w:rtl/>
        </w:rPr>
        <w:t>ש</w:t>
      </w:r>
      <w:r w:rsidRPr="007435EB">
        <w:rPr>
          <w:rFonts w:ascii="Fb Fontext" w:hAnsi="Fb Fontext"/>
          <w:rtl/>
        </w:rPr>
        <w:t xml:space="preserve"> </w:t>
      </w:r>
      <w:r>
        <w:rPr>
          <w:rFonts w:ascii="Fb Fontext" w:hAnsi="Fb Fontext" w:hint="cs"/>
          <w:rtl/>
        </w:rPr>
        <w:t xml:space="preserve">איברי, ואור דגיהנום </w:t>
      </w:r>
      <w:r>
        <w:rPr>
          <w:rStyle w:val="affffd"/>
          <w:rFonts w:ascii="Fb Fontext" w:hAnsi="Fb Fontext" w:hint="cs"/>
          <w:rtl/>
          <w:rPrChange w:id="9859" w:author="מנוע אמוראים" w:date="2026-10-05T16:42:03Z">
            <w:rPr>
              <w:rFonts w:ascii="Fb Fontext" w:hAnsi="Fb Fontext" w:hint="cs"/>
              <w:rtl/>
            </w:rPr>
          </w:rPrChange>
        </w:rPr>
        <w:t xml:space="preserve">בער</w:t>
      </w:r>
      <w:r>
        <w:rPr>
          <w:rStyle w:val="affffd"/>
          <w:rFonts w:ascii="Fb Fontext" w:hAnsi="Fb Fontext"/>
          <w:rtl/>
          <w:rPrChange w:id="9860" w:author="מנוע אמוראים" w:date="2026-10-05T16:42:03Z">
            <w:rPr>
              <w:rFonts w:ascii="Fb Fontext" w:hAnsi="Fb Fontext"/>
              <w:rtl/>
            </w:rPr>
          </w:rPrChange>
        </w:rPr>
        <w:t xml:space="preserve">"</w:t>
      </w:r>
      <w:r>
        <w:rPr>
          <w:rStyle w:val="affffd"/>
          <w:rFonts w:ascii="Fb Fontext" w:hAnsi="Fb Fontext" w:hint="cs"/>
          <w:rtl/>
          <w:rPrChange w:id="9861" w:author="מנוע אמוראים" w:date="2026-10-05T16:42:03Z">
            <w:rPr>
              <w:rFonts w:ascii="Fb Fontext" w:hAnsi="Fb Fontext" w:hint="cs"/>
              <w:rtl/>
            </w:rPr>
          </w:rPrChange>
        </w:rPr>
        <w:t xml:space="preserve">ש</w:t>
      </w:r>
      <w:r w:rsidRPr="007435EB">
        <w:rPr>
          <w:rFonts w:ascii="Fb Fontext" w:hAnsi="Fb Fontext"/>
          <w:rtl/>
        </w:rPr>
        <w:t>.</w:t>
      </w:r>
    </w:p>
    <w:p w14:paraId="1A07868D" w14:textId="77777777" w:rsidR="00E8089F" w:rsidRPr="007435EB" w:rsidRDefault="00E8089F" w:rsidP="00E8089F">
      <w:pPr>
        <w:rPr>
          <w:rtl/>
        </w:rPr>
      </w:pPr>
      <w:r w:rsidRPr="007435EB">
        <w:rPr>
          <w:rFonts w:hint="cs"/>
          <w:rtl/>
        </w:rPr>
        <w:t>דתניא</w:t>
      </w:r>
      <w:r w:rsidRPr="007435EB">
        <w:rPr>
          <w:rtl/>
        </w:rPr>
        <w:t xml:space="preserve">: </w:t>
      </w:r>
      <w:r w:rsidRPr="007435EB">
        <w:rPr>
          <w:rFonts w:hint="cs"/>
          <w:rtl/>
        </w:rPr>
        <w:t>עשרה</w:t>
      </w:r>
      <w:r w:rsidRPr="007435EB">
        <w:rPr>
          <w:rtl/>
        </w:rPr>
        <w:t xml:space="preserve"> </w:t>
      </w:r>
      <w:r w:rsidRPr="007435EB">
        <w:rPr>
          <w:rFonts w:hint="cs"/>
          <w:rtl/>
        </w:rPr>
        <w:t>דברים</w:t>
      </w:r>
      <w:r w:rsidRPr="007435EB">
        <w:rPr>
          <w:rtl/>
        </w:rPr>
        <w:t xml:space="preserve"> </w:t>
      </w:r>
      <w:r w:rsidRPr="007435EB">
        <w:rPr>
          <w:rFonts w:hint="cs"/>
          <w:rtl/>
        </w:rPr>
        <w:t>נבראו</w:t>
      </w:r>
      <w:r w:rsidRPr="007435EB">
        <w:rPr>
          <w:rtl/>
        </w:rPr>
        <w:t xml:space="preserve"> </w:t>
      </w:r>
      <w:r>
        <w:rPr>
          <w:rStyle w:val="affffd"/>
          <w:rFonts w:hint="cs"/>
          <w:rtl/>
          <w:rPrChange w:id="9862" w:author="מנוע אמוראים" w:date="2026-10-05T16:42:03Z">
            <w:rPr>
              <w:rFonts w:hint="cs"/>
              <w:rtl/>
            </w:rPr>
          </w:rPrChange>
        </w:rPr>
        <w:t xml:space="preserve">בער</w:t>
      </w:r>
      <w:r>
        <w:rPr>
          <w:rStyle w:val="affffd"/>
          <w:rtl/>
          <w:rPrChange w:id="9863" w:author="מנוע אמוראים" w:date="2026-10-05T16:42:03Z">
            <w:rPr>
              <w:rtl/>
            </w:rPr>
          </w:rPrChange>
        </w:rPr>
        <w:t xml:space="preserve">"</w:t>
      </w:r>
      <w:r>
        <w:rPr>
          <w:rStyle w:val="affffd"/>
          <w:rFonts w:hint="cs"/>
          <w:rtl/>
          <w:rPrChange w:id="9864" w:author="מנוע אמוראים" w:date="2026-10-05T16:42:03Z">
            <w:rPr>
              <w:rFonts w:hint="cs"/>
              <w:rtl/>
            </w:rPr>
          </w:rPrChange>
        </w:rPr>
        <w:t xml:space="preserve">ש</w:t>
      </w:r>
      <w:r w:rsidRPr="007435EB">
        <w:rPr>
          <w:rtl/>
        </w:rPr>
        <w:t xml:space="preserve"> </w:t>
      </w:r>
      <w:r w:rsidRPr="007435EB">
        <w:rPr>
          <w:rFonts w:hint="cs"/>
          <w:rtl/>
        </w:rPr>
        <w:t>בין</w:t>
      </w:r>
      <w:r w:rsidRPr="007435EB">
        <w:rPr>
          <w:rtl/>
        </w:rPr>
        <w:t xml:space="preserve"> </w:t>
      </w:r>
      <w:r w:rsidRPr="007435EB">
        <w:rPr>
          <w:rFonts w:hint="cs"/>
          <w:rtl/>
        </w:rPr>
        <w:t>השמשות</w:t>
      </w:r>
      <w:r w:rsidRPr="007435EB">
        <w:rPr>
          <w:rtl/>
        </w:rPr>
        <w:t xml:space="preserve">, </w:t>
      </w:r>
      <w:r w:rsidRPr="007435EB">
        <w:rPr>
          <w:rFonts w:hint="cs"/>
          <w:rtl/>
        </w:rPr>
        <w:t>אלו</w:t>
      </w:r>
      <w:r w:rsidRPr="007435EB">
        <w:rPr>
          <w:rtl/>
        </w:rPr>
        <w:t xml:space="preserve"> </w:t>
      </w:r>
      <w:r w:rsidRPr="007435EB">
        <w:rPr>
          <w:rFonts w:hint="cs"/>
          <w:rtl/>
        </w:rPr>
        <w:t>הן</w:t>
      </w:r>
      <w:r w:rsidRPr="007435EB">
        <w:rPr>
          <w:rtl/>
        </w:rPr>
        <w:t xml:space="preserve">: </w:t>
      </w:r>
      <w:r w:rsidRPr="007435EB">
        <w:rPr>
          <w:rFonts w:hint="cs"/>
          <w:rtl/>
        </w:rPr>
        <w:t>באר</w:t>
      </w:r>
      <w:r w:rsidRPr="007435EB">
        <w:rPr>
          <w:rtl/>
        </w:rPr>
        <w:t xml:space="preserve">, </w:t>
      </w:r>
      <w:r w:rsidRPr="007435EB">
        <w:rPr>
          <w:rFonts w:hint="cs"/>
          <w:rtl/>
        </w:rPr>
        <w:t>והמן</w:t>
      </w:r>
      <w:r w:rsidRPr="007435EB">
        <w:rPr>
          <w:rtl/>
        </w:rPr>
        <w:t xml:space="preserve">, </w:t>
      </w:r>
      <w:r w:rsidRPr="007435EB">
        <w:rPr>
          <w:rFonts w:hint="cs"/>
          <w:rtl/>
        </w:rPr>
        <w:t>וקשת</w:t>
      </w:r>
      <w:r w:rsidRPr="007435EB">
        <w:rPr>
          <w:rtl/>
        </w:rPr>
        <w:t xml:space="preserve">, </w:t>
      </w:r>
      <w:r w:rsidRPr="007435EB">
        <w:rPr>
          <w:rFonts w:hint="cs"/>
          <w:rtl/>
        </w:rPr>
        <w:t>כתב</w:t>
      </w:r>
      <w:r w:rsidRPr="007435EB">
        <w:rPr>
          <w:rtl/>
        </w:rPr>
        <w:t xml:space="preserve">, </w:t>
      </w:r>
      <w:r w:rsidRPr="007435EB">
        <w:rPr>
          <w:rFonts w:hint="cs"/>
          <w:rtl/>
        </w:rPr>
        <w:t>ומכתב</w:t>
      </w:r>
      <w:r w:rsidRPr="007435EB">
        <w:rPr>
          <w:rtl/>
        </w:rPr>
        <w:t xml:space="preserve">, </w:t>
      </w:r>
      <w:r w:rsidRPr="007435EB">
        <w:rPr>
          <w:rFonts w:hint="cs"/>
          <w:rtl/>
        </w:rPr>
        <w:t>והלוחות</w:t>
      </w:r>
      <w:r w:rsidRPr="007435EB">
        <w:rPr>
          <w:rtl/>
        </w:rPr>
        <w:t xml:space="preserve">, </w:t>
      </w:r>
      <w:r w:rsidRPr="007435EB">
        <w:rPr>
          <w:rFonts w:hint="cs"/>
          <w:rtl/>
        </w:rPr>
        <w:t>וקברו</w:t>
      </w:r>
      <w:r w:rsidRPr="007435EB">
        <w:rPr>
          <w:rtl/>
        </w:rPr>
        <w:t xml:space="preserve"> </w:t>
      </w:r>
      <w:r w:rsidRPr="007435EB">
        <w:rPr>
          <w:rFonts w:hint="cs"/>
          <w:rtl/>
        </w:rPr>
        <w:t>של</w:t>
      </w:r>
      <w:r w:rsidRPr="007435EB">
        <w:rPr>
          <w:rtl/>
        </w:rPr>
        <w:t xml:space="preserve"> </w:t>
      </w:r>
      <w:r w:rsidRPr="007435EB">
        <w:rPr>
          <w:rFonts w:hint="cs"/>
          <w:rtl/>
        </w:rPr>
        <w:t>משה</w:t>
      </w:r>
      <w:r w:rsidRPr="007435EB">
        <w:rPr>
          <w:rtl/>
        </w:rPr>
        <w:t xml:space="preserve">, </w:t>
      </w:r>
      <w:r w:rsidRPr="007435EB">
        <w:rPr>
          <w:rFonts w:hint="cs"/>
          <w:rtl/>
        </w:rPr>
        <w:t>ומערה</w:t>
      </w:r>
      <w:r w:rsidRPr="007435EB">
        <w:rPr>
          <w:rtl/>
        </w:rPr>
        <w:t xml:space="preserve"> </w:t>
      </w:r>
      <w:r w:rsidRPr="007435EB">
        <w:rPr>
          <w:rFonts w:hint="cs"/>
          <w:rtl/>
        </w:rPr>
        <w:t>שעמד</w:t>
      </w:r>
      <w:r w:rsidRPr="007435EB">
        <w:rPr>
          <w:rtl/>
        </w:rPr>
        <w:t xml:space="preserve"> </w:t>
      </w:r>
      <w:r w:rsidRPr="007435EB">
        <w:rPr>
          <w:rFonts w:hint="cs"/>
          <w:rtl/>
        </w:rPr>
        <w:t>בו</w:t>
      </w:r>
      <w:r w:rsidRPr="007435EB">
        <w:rPr>
          <w:rtl/>
        </w:rPr>
        <w:t xml:space="preserve"> </w:t>
      </w:r>
      <w:r w:rsidRPr="007435EB">
        <w:rPr>
          <w:rFonts w:hint="cs"/>
          <w:rtl/>
        </w:rPr>
        <w:t>משה</w:t>
      </w:r>
      <w:r w:rsidRPr="007435EB">
        <w:rPr>
          <w:rtl/>
        </w:rPr>
        <w:t xml:space="preserve"> </w:t>
      </w:r>
      <w:r w:rsidRPr="007435EB">
        <w:rPr>
          <w:rFonts w:hint="cs"/>
          <w:rtl/>
        </w:rPr>
        <w:t>ואליהו</w:t>
      </w:r>
      <w:r w:rsidRPr="007435EB">
        <w:rPr>
          <w:rtl/>
        </w:rPr>
        <w:t xml:space="preserve">, </w:t>
      </w:r>
      <w:r w:rsidRPr="007435EB">
        <w:rPr>
          <w:rFonts w:hint="cs"/>
          <w:rtl/>
        </w:rPr>
        <w:t>פתיחת</w:t>
      </w:r>
      <w:r w:rsidRPr="007435EB">
        <w:rPr>
          <w:rtl/>
        </w:rPr>
        <w:t xml:space="preserve"> </w:t>
      </w:r>
      <w:r w:rsidRPr="007435EB">
        <w:rPr>
          <w:rFonts w:hint="cs"/>
          <w:rtl/>
        </w:rPr>
        <w:t>פי</w:t>
      </w:r>
      <w:r w:rsidRPr="007435EB">
        <w:rPr>
          <w:rtl/>
        </w:rPr>
        <w:t xml:space="preserve"> </w:t>
      </w:r>
      <w:r w:rsidRPr="007435EB">
        <w:rPr>
          <w:rFonts w:hint="cs"/>
          <w:rtl/>
        </w:rPr>
        <w:t>האתון</w:t>
      </w:r>
      <w:r w:rsidRPr="007435EB">
        <w:rPr>
          <w:rtl/>
        </w:rPr>
        <w:t xml:space="preserve">, </w:t>
      </w:r>
      <w:r w:rsidRPr="007435EB">
        <w:rPr>
          <w:rFonts w:hint="cs"/>
          <w:rtl/>
        </w:rPr>
        <w:t>ופתיחת</w:t>
      </w:r>
      <w:r w:rsidRPr="007435EB">
        <w:rPr>
          <w:rtl/>
        </w:rPr>
        <w:t xml:space="preserve"> </w:t>
      </w:r>
      <w:r w:rsidRPr="007435EB">
        <w:rPr>
          <w:rFonts w:hint="cs"/>
          <w:rtl/>
        </w:rPr>
        <w:t>פי</w:t>
      </w:r>
      <w:r w:rsidRPr="007435EB">
        <w:rPr>
          <w:rtl/>
        </w:rPr>
        <w:t xml:space="preserve"> </w:t>
      </w:r>
      <w:r w:rsidRPr="007435EB">
        <w:rPr>
          <w:rFonts w:hint="cs"/>
          <w:rtl/>
        </w:rPr>
        <w:t>הארץ</w:t>
      </w:r>
      <w:r w:rsidRPr="007435EB">
        <w:rPr>
          <w:rtl/>
        </w:rPr>
        <w:t xml:space="preserve"> </w:t>
      </w:r>
      <w:r w:rsidRPr="007435EB">
        <w:rPr>
          <w:rFonts w:hint="cs"/>
          <w:rtl/>
        </w:rPr>
        <w:t>לבלוע</w:t>
      </w:r>
      <w:r w:rsidRPr="007435EB">
        <w:rPr>
          <w:rtl/>
        </w:rPr>
        <w:t xml:space="preserve"> </w:t>
      </w:r>
      <w:r w:rsidRPr="007435EB">
        <w:rPr>
          <w:rFonts w:hint="cs"/>
          <w:rtl/>
        </w:rPr>
        <w:t>את</w:t>
      </w:r>
      <w:r w:rsidRPr="007435EB">
        <w:rPr>
          <w:rtl/>
        </w:rPr>
        <w:t xml:space="preserve"> </w:t>
      </w:r>
      <w:r w:rsidRPr="007435EB">
        <w:rPr>
          <w:rFonts w:hint="cs"/>
          <w:rtl/>
        </w:rPr>
        <w:t>הרשעים</w:t>
      </w:r>
      <w:r w:rsidRPr="007435EB">
        <w:rPr>
          <w:rtl/>
        </w:rPr>
        <w:t>.</w:t>
      </w:r>
    </w:p>
    <w:p w14:paraId="2DC18852" w14:textId="77777777" w:rsidR="00E8089F" w:rsidRPr="007435EB" w:rsidRDefault="00E8089F" w:rsidP="00E8089F">
      <w:pPr>
        <w:rPr>
          <w:rtl/>
        </w:rPr>
      </w:pPr>
      <w:r w:rsidRPr="007435EB">
        <w:rPr>
          <w:rFonts w:hint="cs"/>
          <w:rtl/>
        </w:rPr>
        <w:t>רבי</w:t>
      </w:r>
      <w:r w:rsidRPr="007435EB">
        <w:rPr>
          <w:rtl/>
        </w:rPr>
        <w:t xml:space="preserve"> </w:t>
      </w:r>
      <w:r w:rsidRPr="007435EB">
        <w:rPr>
          <w:rFonts w:hint="cs"/>
          <w:rtl/>
        </w:rPr>
        <w:t>נחמיה</w:t>
      </w:r>
      <w:r w:rsidRPr="007435EB">
        <w:rPr>
          <w:rtl/>
        </w:rPr>
        <w:t xml:space="preserve"> </w:t>
      </w:r>
      <w:r w:rsidRPr="007435EB">
        <w:rPr>
          <w:rFonts w:hint="cs"/>
          <w:rtl/>
        </w:rPr>
        <w:t>אומר</w:t>
      </w:r>
      <w:r w:rsidRPr="007435EB">
        <w:rPr>
          <w:rtl/>
        </w:rPr>
        <w:t xml:space="preserve"> </w:t>
      </w:r>
      <w:r w:rsidRPr="007435EB">
        <w:rPr>
          <w:rFonts w:hint="cs"/>
          <w:rtl/>
        </w:rPr>
        <w:t>משום</w:t>
      </w:r>
      <w:r w:rsidRPr="007435EB">
        <w:rPr>
          <w:rtl/>
        </w:rPr>
        <w:t xml:space="preserve"> </w:t>
      </w:r>
      <w:r w:rsidRPr="007435EB">
        <w:rPr>
          <w:rFonts w:hint="cs"/>
          <w:rtl/>
        </w:rPr>
        <w:t>אביו</w:t>
      </w:r>
      <w:r w:rsidRPr="007435EB">
        <w:rPr>
          <w:rtl/>
        </w:rPr>
        <w:t xml:space="preserve">: </w:t>
      </w:r>
      <w:r w:rsidRPr="007435EB">
        <w:rPr>
          <w:rFonts w:hint="cs"/>
          <w:rtl/>
        </w:rPr>
        <w:t>אף</w:t>
      </w:r>
      <w:r w:rsidRPr="007435EB">
        <w:rPr>
          <w:rtl/>
        </w:rPr>
        <w:t xml:space="preserve"> </w:t>
      </w:r>
      <w:r w:rsidRPr="007435EB">
        <w:rPr>
          <w:rFonts w:hint="cs"/>
          <w:rtl/>
        </w:rPr>
        <w:t>האור</w:t>
      </w:r>
      <w:r w:rsidRPr="007435EB">
        <w:rPr>
          <w:rtl/>
        </w:rPr>
        <w:t xml:space="preserve"> </w:t>
      </w:r>
      <w:r w:rsidRPr="007435EB">
        <w:rPr>
          <w:rFonts w:hint="cs"/>
          <w:rtl/>
        </w:rPr>
        <w:t>והפרד</w:t>
      </w:r>
      <w:r w:rsidRPr="007435EB">
        <w:rPr>
          <w:rtl/>
        </w:rPr>
        <w:t>.</w:t>
      </w:r>
    </w:p>
    <w:p w14:paraId="749774FF" w14:textId="77777777" w:rsidR="00E8089F" w:rsidRPr="007435EB" w:rsidRDefault="00E8089F" w:rsidP="00E8089F">
      <w:pPr>
        <w:rPr>
          <w:rtl/>
        </w:rPr>
      </w:pPr>
      <w:r w:rsidRPr="007435EB">
        <w:rPr>
          <w:rFonts w:hint="cs"/>
          <w:rtl/>
        </w:rPr>
        <w:t>רבי</w:t>
      </w:r>
      <w:r w:rsidRPr="007435EB">
        <w:rPr>
          <w:rtl/>
        </w:rPr>
        <w:t xml:space="preserve"> </w:t>
      </w:r>
      <w:r w:rsidRPr="007435EB">
        <w:rPr>
          <w:rFonts w:hint="cs"/>
          <w:rtl/>
        </w:rPr>
        <w:t>יאשיה</w:t>
      </w:r>
      <w:r w:rsidRPr="007435EB">
        <w:rPr>
          <w:rtl/>
        </w:rPr>
        <w:t xml:space="preserve"> </w:t>
      </w:r>
      <w:r w:rsidRPr="007435EB">
        <w:rPr>
          <w:rFonts w:hint="cs"/>
          <w:rtl/>
        </w:rPr>
        <w:t>אומר</w:t>
      </w:r>
      <w:r w:rsidRPr="007435EB">
        <w:rPr>
          <w:rtl/>
        </w:rPr>
        <w:t xml:space="preserve"> </w:t>
      </w:r>
      <w:r w:rsidRPr="007435EB">
        <w:rPr>
          <w:rFonts w:hint="cs"/>
          <w:rtl/>
        </w:rPr>
        <w:t>משום</w:t>
      </w:r>
      <w:r w:rsidRPr="007435EB">
        <w:rPr>
          <w:rtl/>
        </w:rPr>
        <w:t xml:space="preserve"> </w:t>
      </w:r>
      <w:r w:rsidRPr="007435EB">
        <w:rPr>
          <w:rFonts w:hint="cs"/>
          <w:rtl/>
        </w:rPr>
        <w:t>אביו</w:t>
      </w:r>
      <w:r w:rsidRPr="007435EB">
        <w:rPr>
          <w:rtl/>
        </w:rPr>
        <w:t xml:space="preserve">: </w:t>
      </w:r>
      <w:r w:rsidRPr="007435EB">
        <w:rPr>
          <w:rFonts w:hint="cs"/>
          <w:rtl/>
        </w:rPr>
        <w:t>אף</w:t>
      </w:r>
      <w:r w:rsidRPr="007435EB">
        <w:rPr>
          <w:rtl/>
        </w:rPr>
        <w:t xml:space="preserve"> </w:t>
      </w:r>
      <w:r w:rsidRPr="007435EB">
        <w:rPr>
          <w:rFonts w:hint="cs"/>
          <w:rtl/>
        </w:rPr>
        <w:t>האיל</w:t>
      </w:r>
      <w:r w:rsidRPr="007435EB">
        <w:rPr>
          <w:rtl/>
        </w:rPr>
        <w:t xml:space="preserve"> </w:t>
      </w:r>
      <w:r w:rsidRPr="007435EB">
        <w:rPr>
          <w:rFonts w:hint="cs"/>
          <w:rtl/>
        </w:rPr>
        <w:t>והשמיר</w:t>
      </w:r>
      <w:r w:rsidRPr="007435EB">
        <w:rPr>
          <w:rtl/>
        </w:rPr>
        <w:t>.</w:t>
      </w:r>
    </w:p>
    <w:p w14:paraId="71705837" w14:textId="77777777" w:rsidR="00E8089F" w:rsidRPr="007435EB" w:rsidRDefault="00E8089F" w:rsidP="00E8089F">
      <w:pPr>
        <w:rPr>
          <w:rtl/>
        </w:rPr>
      </w:pPr>
      <w:r>
        <w:rPr>
          <w:rStyle w:val="affffd"/>
          <w:rFonts w:hint="cs"/>
          <w:rtl/>
          <w:rPrChange w:id="9865" w:author="מנוע אמוראים" w:date="2026-10-05T16:42:03Z">
            <w:rPr>
              <w:rFonts w:hint="cs"/>
              <w:rtl/>
            </w:rPr>
          </w:rPrChange>
        </w:rPr>
        <w:t xml:space="preserve">ר</w:t>
      </w:r>
      <w:r>
        <w:rPr>
          <w:rStyle w:val="affffd"/>
          <w:rtl/>
          <w:rPrChange w:id="9866" w:author="מנוע אמוראים" w:date="2026-10-05T16:42:03Z">
            <w:rPr>
              <w:rtl/>
            </w:rPr>
          </w:rPrChange>
        </w:rPr>
        <w:t xml:space="preserve">"</w:t>
      </w:r>
      <w:r>
        <w:rPr>
          <w:rStyle w:val="affffd"/>
          <w:rFonts w:hint="cs"/>
          <w:rtl/>
          <w:rPrChange w:id="9867" w:author="מנוע אמוראים" w:date="2026-10-05T16:42:03Z">
            <w:rPr>
              <w:rFonts w:hint="cs"/>
              <w:rtl/>
            </w:rPr>
          </w:rPrChange>
        </w:rPr>
        <w:t xml:space="preserve">י</w:t>
      </w:r>
      <w:r>
        <w:rPr>
          <w:rFonts w:hint="cs"/>
          <w:rtl/>
        </w:rPr>
        <w:t xml:space="preserve"> אומר</w:t>
      </w:r>
      <w:r w:rsidRPr="007435EB">
        <w:rPr>
          <w:rtl/>
        </w:rPr>
        <w:t xml:space="preserve">: </w:t>
      </w:r>
      <w:r w:rsidRPr="007435EB">
        <w:rPr>
          <w:rFonts w:hint="cs"/>
          <w:rtl/>
        </w:rPr>
        <w:t>אף</w:t>
      </w:r>
      <w:r w:rsidRPr="007435EB">
        <w:rPr>
          <w:rtl/>
        </w:rPr>
        <w:t xml:space="preserve"> </w:t>
      </w:r>
      <w:r w:rsidRPr="007435EB">
        <w:rPr>
          <w:rFonts w:hint="cs"/>
          <w:rtl/>
        </w:rPr>
        <w:t>הצבת</w:t>
      </w:r>
      <w:r w:rsidRPr="007435EB">
        <w:rPr>
          <w:rtl/>
        </w:rPr>
        <w:t>.</w:t>
      </w:r>
    </w:p>
    <w:p w14:paraId="7DF5204D" w14:textId="77777777" w:rsidR="00E8089F" w:rsidRPr="007435EB" w:rsidRDefault="00E8089F" w:rsidP="00E8089F">
      <w:pPr>
        <w:rPr>
          <w:rtl/>
        </w:rPr>
      </w:pPr>
      <w:r w:rsidRPr="007435EB">
        <w:rPr>
          <w:rFonts w:hint="cs"/>
          <w:rtl/>
        </w:rPr>
        <w:t>הוא</w:t>
      </w:r>
      <w:r w:rsidRPr="007435EB">
        <w:rPr>
          <w:rtl/>
        </w:rPr>
        <w:t xml:space="preserve"> </w:t>
      </w:r>
      <w:r w:rsidRPr="007435EB">
        <w:rPr>
          <w:rFonts w:hint="cs"/>
          <w:rtl/>
        </w:rPr>
        <w:t>היה</w:t>
      </w:r>
      <w:r w:rsidRPr="007435EB">
        <w:rPr>
          <w:rtl/>
        </w:rPr>
        <w:t xml:space="preserve"> </w:t>
      </w:r>
      <w:r w:rsidRPr="007435EB">
        <w:rPr>
          <w:rFonts w:hint="cs"/>
          <w:rtl/>
        </w:rPr>
        <w:t>אומר</w:t>
      </w:r>
      <w:r w:rsidRPr="007435EB">
        <w:rPr>
          <w:rtl/>
        </w:rPr>
        <w:t xml:space="preserve">: </w:t>
      </w:r>
      <w:r w:rsidRPr="007435EB">
        <w:rPr>
          <w:rFonts w:hint="cs"/>
          <w:rtl/>
        </w:rPr>
        <w:t>צבתא</w:t>
      </w:r>
      <w:r w:rsidRPr="007435EB">
        <w:rPr>
          <w:rtl/>
        </w:rPr>
        <w:t xml:space="preserve"> </w:t>
      </w:r>
      <w:r w:rsidRPr="007435EB">
        <w:rPr>
          <w:rFonts w:hint="cs"/>
          <w:rtl/>
        </w:rPr>
        <w:t>בצבתא</w:t>
      </w:r>
      <w:r w:rsidRPr="007435EB">
        <w:rPr>
          <w:rtl/>
        </w:rPr>
        <w:t xml:space="preserve"> </w:t>
      </w:r>
      <w:r w:rsidRPr="007435EB">
        <w:rPr>
          <w:rFonts w:hint="cs"/>
          <w:rtl/>
        </w:rPr>
        <w:t>מתעבדא</w:t>
      </w:r>
      <w:r w:rsidRPr="007435EB">
        <w:rPr>
          <w:rtl/>
        </w:rPr>
        <w:t xml:space="preserve">, </w:t>
      </w:r>
      <w:r w:rsidRPr="007435EB">
        <w:rPr>
          <w:rFonts w:hint="cs"/>
          <w:rtl/>
        </w:rPr>
        <w:t>וצבתא</w:t>
      </w:r>
      <w:r w:rsidRPr="007435EB">
        <w:rPr>
          <w:rtl/>
        </w:rPr>
        <w:t xml:space="preserve"> </w:t>
      </w:r>
      <w:r w:rsidRPr="007435EB">
        <w:rPr>
          <w:rFonts w:hint="cs"/>
          <w:rtl/>
        </w:rPr>
        <w:t>קמייתא</w:t>
      </w:r>
      <w:r w:rsidRPr="007435EB">
        <w:rPr>
          <w:rtl/>
        </w:rPr>
        <w:t xml:space="preserve"> - </w:t>
      </w:r>
      <w:r w:rsidRPr="007435EB">
        <w:rPr>
          <w:rFonts w:hint="cs"/>
          <w:rtl/>
        </w:rPr>
        <w:t>בריה</w:t>
      </w:r>
      <w:r w:rsidRPr="007435EB">
        <w:rPr>
          <w:rtl/>
        </w:rPr>
        <w:t xml:space="preserve"> </w:t>
      </w:r>
      <w:r w:rsidRPr="007435EB">
        <w:rPr>
          <w:rFonts w:hint="cs"/>
          <w:rtl/>
        </w:rPr>
        <w:t>בידי</w:t>
      </w:r>
      <w:r w:rsidRPr="007435EB">
        <w:rPr>
          <w:rtl/>
        </w:rPr>
        <w:t xml:space="preserve"> </w:t>
      </w:r>
      <w:r w:rsidRPr="007435EB">
        <w:rPr>
          <w:rFonts w:hint="cs"/>
          <w:rtl/>
        </w:rPr>
        <w:t>שמים</w:t>
      </w:r>
      <w:r w:rsidRPr="007435EB">
        <w:rPr>
          <w:rtl/>
        </w:rPr>
        <w:t xml:space="preserve"> </w:t>
      </w:r>
      <w:r w:rsidRPr="007435EB">
        <w:rPr>
          <w:rFonts w:hint="cs"/>
          <w:rtl/>
        </w:rPr>
        <w:t>היא</w:t>
      </w:r>
      <w:r w:rsidRPr="007435EB">
        <w:rPr>
          <w:rtl/>
        </w:rPr>
        <w:t>.</w:t>
      </w:r>
    </w:p>
    <w:p w14:paraId="3FE52096" w14:textId="77777777" w:rsidR="00E8089F" w:rsidRPr="007435EB" w:rsidRDefault="00E8089F" w:rsidP="00E8089F">
      <w:pPr>
        <w:rPr>
          <w:rFonts w:cs="Guttman Vilna"/>
          <w:b/>
          <w:bCs/>
          <w:rtl/>
        </w:rPr>
      </w:pP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אפשר</w:t>
      </w:r>
      <w:r w:rsidRPr="007435EB">
        <w:rPr>
          <w:rtl/>
        </w:rPr>
        <w:t xml:space="preserve"> </w:t>
      </w:r>
      <w:r w:rsidRPr="007435EB">
        <w:rPr>
          <w:rFonts w:hint="cs"/>
          <w:rtl/>
        </w:rPr>
        <w:t>יעשנה</w:t>
      </w:r>
      <w:r w:rsidRPr="007435EB">
        <w:rPr>
          <w:rtl/>
        </w:rPr>
        <w:t xml:space="preserve"> </w:t>
      </w:r>
      <w:r w:rsidRPr="007435EB">
        <w:rPr>
          <w:rFonts w:hint="cs"/>
          <w:rtl/>
        </w:rPr>
        <w:t>בדפוס</w:t>
      </w:r>
      <w:r w:rsidRPr="007435EB">
        <w:rPr>
          <w:rtl/>
        </w:rPr>
        <w:t xml:space="preserve"> </w:t>
      </w:r>
      <w:r w:rsidRPr="007435EB">
        <w:rPr>
          <w:rFonts w:hint="cs"/>
          <w:rtl/>
        </w:rPr>
        <w:t>ויקבענה</w:t>
      </w:r>
      <w:r w:rsidRPr="007435EB">
        <w:rPr>
          <w:rtl/>
        </w:rPr>
        <w:t xml:space="preserve"> </w:t>
      </w:r>
      <w:r w:rsidRPr="007435EB">
        <w:rPr>
          <w:rFonts w:hint="cs"/>
          <w:rtl/>
        </w:rPr>
        <w:t>כיון- ובריה</w:t>
      </w:r>
      <w:r w:rsidRPr="007435EB">
        <w:rPr>
          <w:rtl/>
        </w:rPr>
        <w:t xml:space="preserve"> </w:t>
      </w:r>
      <w:r w:rsidRPr="007435EB">
        <w:rPr>
          <w:rFonts w:hint="cs"/>
          <w:rtl/>
        </w:rPr>
        <w:t>בידי</w:t>
      </w:r>
      <w:r w:rsidRPr="007435EB">
        <w:rPr>
          <w:rtl/>
        </w:rPr>
        <w:t xml:space="preserve"> </w:t>
      </w:r>
      <w:r w:rsidRPr="007435EB">
        <w:rPr>
          <w:rFonts w:hint="cs"/>
          <w:rtl/>
        </w:rPr>
        <w:t>אדם</w:t>
      </w:r>
      <w:r w:rsidRPr="007435EB">
        <w:rPr>
          <w:rtl/>
        </w:rPr>
        <w:t xml:space="preserve"> </w:t>
      </w:r>
      <w:r w:rsidRPr="007435EB">
        <w:rPr>
          <w:rFonts w:hint="cs"/>
          <w:rtl/>
        </w:rPr>
        <w:t>היא</w:t>
      </w:r>
      <w:r w:rsidRPr="007435EB">
        <w:rPr>
          <w:rtl/>
        </w:rPr>
        <w:t>.</w:t>
      </w:r>
    </w:p>
    <w:p w14:paraId="541FE2A6" w14:textId="77777777" w:rsidR="00E8089F" w:rsidRPr="007435EB" w:rsidRDefault="00E8089F" w:rsidP="00E8089F">
      <w:pPr>
        <w:rPr>
          <w:rtl/>
        </w:rPr>
      </w:pPr>
      <w:r w:rsidRPr="00F46A1C">
        <w:rPr>
          <w:rStyle w:val="affffd"/>
          <w:rFonts w:hint="cs"/>
          <w:rtl/>
        </w:rPr>
        <w:t>והך</w:t>
      </w:r>
      <w:r w:rsidRPr="007435EB">
        <w:rPr>
          <w:rFonts w:hint="cs"/>
          <w:rtl/>
        </w:rPr>
        <w:t xml:space="preserve"> דשבעה</w:t>
      </w:r>
      <w:r w:rsidRPr="007435EB">
        <w:rPr>
          <w:rtl/>
        </w:rPr>
        <w:t xml:space="preserve"> </w:t>
      </w:r>
      <w:r w:rsidRPr="007435EB">
        <w:rPr>
          <w:rFonts w:hint="cs"/>
          <w:rtl/>
        </w:rPr>
        <w:t>דברים</w:t>
      </w:r>
      <w:r w:rsidRPr="007435EB">
        <w:rPr>
          <w:rtl/>
        </w:rPr>
        <w:t xml:space="preserve"> </w:t>
      </w:r>
      <w:r w:rsidRPr="007435EB">
        <w:rPr>
          <w:rFonts w:hint="cs"/>
          <w:rtl/>
        </w:rPr>
        <w:t>נבראו</w:t>
      </w:r>
      <w:r w:rsidRPr="007435EB">
        <w:rPr>
          <w:rtl/>
        </w:rPr>
        <w:t xml:space="preserve"> </w:t>
      </w:r>
      <w:r w:rsidRPr="007435EB">
        <w:rPr>
          <w:rFonts w:hint="cs"/>
          <w:rtl/>
        </w:rPr>
        <w:t>קודם</w:t>
      </w:r>
      <w:r w:rsidRPr="007435EB">
        <w:rPr>
          <w:rtl/>
        </w:rPr>
        <w:t xml:space="preserve"> </w:t>
      </w:r>
      <w:r w:rsidRPr="007435EB">
        <w:rPr>
          <w:rFonts w:hint="cs"/>
          <w:rtl/>
        </w:rPr>
        <w:t>שנברא</w:t>
      </w:r>
      <w:r w:rsidRPr="007435EB">
        <w:rPr>
          <w:rtl/>
        </w:rPr>
        <w:t xml:space="preserve"> </w:t>
      </w:r>
      <w:r w:rsidRPr="007435EB">
        <w:rPr>
          <w:rFonts w:hint="cs"/>
          <w:rtl/>
        </w:rPr>
        <w:t>העולם</w:t>
      </w:r>
      <w:r w:rsidRPr="007435EB">
        <w:rPr>
          <w:rtl/>
        </w:rPr>
        <w:t>.</w:t>
      </w:r>
    </w:p>
    <w:p w14:paraId="6646D112" w14:textId="77777777" w:rsidR="00E8089F" w:rsidRPr="007435EB" w:rsidRDefault="00E8089F" w:rsidP="00E8089F">
      <w:pPr>
        <w:rPr>
          <w:rtl/>
        </w:rPr>
      </w:pPr>
      <w:r w:rsidRPr="007435EB">
        <w:rPr>
          <w:rFonts w:hint="cs"/>
          <w:rtl/>
        </w:rPr>
        <w:t>ואלו</w:t>
      </w:r>
      <w:r w:rsidRPr="007435EB">
        <w:rPr>
          <w:rtl/>
        </w:rPr>
        <w:t xml:space="preserve"> </w:t>
      </w:r>
      <w:r w:rsidRPr="007435EB">
        <w:rPr>
          <w:rFonts w:hint="cs"/>
          <w:rtl/>
        </w:rPr>
        <w:t>הן</w:t>
      </w:r>
      <w:r w:rsidRPr="007435EB">
        <w:rPr>
          <w:rtl/>
        </w:rPr>
        <w:t xml:space="preserve">: </w:t>
      </w:r>
      <w:r w:rsidRPr="007435EB">
        <w:rPr>
          <w:rFonts w:hint="cs"/>
          <w:rtl/>
        </w:rPr>
        <w:t>תורה</w:t>
      </w:r>
      <w:r w:rsidRPr="007435EB">
        <w:rPr>
          <w:rtl/>
        </w:rPr>
        <w:t xml:space="preserve">, </w:t>
      </w:r>
      <w:r w:rsidRPr="007435EB">
        <w:rPr>
          <w:rFonts w:hint="cs"/>
          <w:rtl/>
        </w:rPr>
        <w:t>ותשובה</w:t>
      </w:r>
      <w:r w:rsidRPr="007435EB">
        <w:rPr>
          <w:rtl/>
        </w:rPr>
        <w:t xml:space="preserve">, </w:t>
      </w:r>
      <w:r w:rsidRPr="007435EB">
        <w:rPr>
          <w:rFonts w:hint="cs"/>
          <w:rtl/>
        </w:rPr>
        <w:t>וגן</w:t>
      </w:r>
      <w:r w:rsidRPr="007435EB">
        <w:rPr>
          <w:rtl/>
        </w:rPr>
        <w:t xml:space="preserve"> </w:t>
      </w:r>
      <w:r w:rsidRPr="007435EB">
        <w:rPr>
          <w:rFonts w:hint="cs"/>
          <w:rtl/>
        </w:rPr>
        <w:t>עדן</w:t>
      </w:r>
      <w:r w:rsidRPr="007435EB">
        <w:rPr>
          <w:rtl/>
        </w:rPr>
        <w:t xml:space="preserve">, </w:t>
      </w:r>
      <w:r w:rsidRPr="007435EB">
        <w:rPr>
          <w:rFonts w:hint="cs"/>
          <w:rtl/>
        </w:rPr>
        <w:t>וגיהנם</w:t>
      </w:r>
      <w:r w:rsidRPr="007435EB">
        <w:rPr>
          <w:rtl/>
        </w:rPr>
        <w:t xml:space="preserve">, </w:t>
      </w:r>
      <w:r w:rsidRPr="007435EB">
        <w:rPr>
          <w:rFonts w:hint="cs"/>
          <w:rtl/>
        </w:rPr>
        <w:t>וכסא</w:t>
      </w:r>
      <w:r w:rsidRPr="007435EB">
        <w:rPr>
          <w:rtl/>
        </w:rPr>
        <w:t xml:space="preserve"> </w:t>
      </w:r>
      <w:r w:rsidRPr="007435EB">
        <w:rPr>
          <w:rFonts w:hint="cs"/>
          <w:rtl/>
        </w:rPr>
        <w:t>הכבוד</w:t>
      </w:r>
      <w:r w:rsidRPr="007435EB">
        <w:rPr>
          <w:rtl/>
        </w:rPr>
        <w:t xml:space="preserve">, </w:t>
      </w:r>
      <w:r w:rsidRPr="007435EB">
        <w:rPr>
          <w:rFonts w:hint="cs"/>
          <w:rtl/>
        </w:rPr>
        <w:t>וביהמ</w:t>
      </w:r>
      <w:r w:rsidRPr="007435EB">
        <w:rPr>
          <w:rtl/>
        </w:rPr>
        <w:t>"</w:t>
      </w:r>
      <w:r w:rsidRPr="007435EB">
        <w:rPr>
          <w:rFonts w:hint="cs"/>
          <w:rtl/>
        </w:rPr>
        <w:t>ק</w:t>
      </w:r>
      <w:r w:rsidRPr="007435EB">
        <w:rPr>
          <w:rtl/>
        </w:rPr>
        <w:t xml:space="preserve">, </w:t>
      </w:r>
      <w:r w:rsidRPr="007435EB">
        <w:rPr>
          <w:rFonts w:hint="cs"/>
          <w:rtl/>
        </w:rPr>
        <w:t>ושמו</w:t>
      </w:r>
      <w:r w:rsidRPr="007435EB">
        <w:rPr>
          <w:rtl/>
        </w:rPr>
        <w:t xml:space="preserve"> </w:t>
      </w:r>
      <w:r w:rsidRPr="007435EB">
        <w:rPr>
          <w:rFonts w:hint="cs"/>
          <w:rtl/>
        </w:rPr>
        <w:t>של</w:t>
      </w:r>
      <w:r w:rsidRPr="007435EB">
        <w:rPr>
          <w:rtl/>
        </w:rPr>
        <w:t xml:space="preserve"> </w:t>
      </w:r>
      <w:r w:rsidRPr="007435EB">
        <w:rPr>
          <w:rFonts w:hint="cs"/>
          <w:rtl/>
        </w:rPr>
        <w:t>משיח</w:t>
      </w:r>
      <w:r w:rsidRPr="007435EB">
        <w:rPr>
          <w:rtl/>
        </w:rPr>
        <w:t>.</w:t>
      </w:r>
    </w:p>
    <w:p w14:paraId="45CF866A" w14:textId="77777777" w:rsidR="00E8089F" w:rsidRPr="007435EB" w:rsidRDefault="00E8089F" w:rsidP="00E8089F">
      <w:pPr>
        <w:rPr>
          <w:rtl/>
        </w:rPr>
      </w:pPr>
      <w:r w:rsidRPr="005C3FF1">
        <w:rPr>
          <w:rStyle w:val="afffa"/>
          <w:rFonts w:hint="cs"/>
          <w:rtl/>
        </w:rPr>
        <w:lastRenderedPageBreak/>
        <w:t>תורה</w:t>
      </w:r>
      <w:r w:rsidRPr="007435EB">
        <w:rPr>
          <w:rtl/>
        </w:rPr>
        <w:t xml:space="preserve"> – </w:t>
      </w:r>
      <w:r w:rsidRPr="00AC0CB1">
        <w:rPr>
          <w:rStyle w:val="af2"/>
          <w:rFonts w:hint="cs"/>
          <w:rtl/>
        </w:rPr>
        <w:t>ד'ה</w:t>
      </w:r>
      <w:r w:rsidRPr="00AC0CB1">
        <w:rPr>
          <w:rStyle w:val="af2"/>
          <w:rtl/>
        </w:rPr>
        <w:t xml:space="preserve">' </w:t>
      </w:r>
      <w:r w:rsidRPr="00AC0CB1">
        <w:rPr>
          <w:rStyle w:val="af2"/>
          <w:rFonts w:hint="cs"/>
          <w:rtl/>
        </w:rPr>
        <w:t>קנני</w:t>
      </w:r>
      <w:r w:rsidRPr="00AC0CB1">
        <w:rPr>
          <w:rStyle w:val="af2"/>
          <w:rtl/>
        </w:rPr>
        <w:t xml:space="preserve"> </w:t>
      </w:r>
      <w:r w:rsidRPr="00AC0CB1">
        <w:rPr>
          <w:rStyle w:val="af2"/>
          <w:rFonts w:hint="cs"/>
          <w:rtl/>
        </w:rPr>
        <w:t>ראשית</w:t>
      </w:r>
      <w:r w:rsidRPr="00AC0CB1">
        <w:rPr>
          <w:rStyle w:val="af2"/>
          <w:rtl/>
        </w:rPr>
        <w:t xml:space="preserve"> </w:t>
      </w:r>
      <w:r w:rsidRPr="00AC0CB1">
        <w:rPr>
          <w:rStyle w:val="af2"/>
          <w:rFonts w:hint="cs"/>
          <w:rtl/>
        </w:rPr>
        <w:t>דרכו'</w:t>
      </w:r>
      <w:r w:rsidRPr="007435EB">
        <w:rPr>
          <w:rtl/>
        </w:rPr>
        <w:t>.</w:t>
      </w:r>
    </w:p>
    <w:p w14:paraId="45647968" w14:textId="77777777" w:rsidR="00E8089F" w:rsidRPr="007435EB" w:rsidRDefault="00E8089F" w:rsidP="00E8089F">
      <w:pPr>
        <w:rPr>
          <w:rtl/>
        </w:rPr>
      </w:pPr>
      <w:r w:rsidRPr="005C3FF1">
        <w:rPr>
          <w:rStyle w:val="afffa"/>
          <w:rFonts w:hint="cs"/>
          <w:rtl/>
        </w:rPr>
        <w:t>תשובה</w:t>
      </w:r>
      <w:r w:rsidRPr="007435EB">
        <w:rPr>
          <w:rtl/>
        </w:rPr>
        <w:t xml:space="preserve"> – </w:t>
      </w:r>
      <w:r w:rsidRPr="00AC0CB1">
        <w:rPr>
          <w:rStyle w:val="af2"/>
          <w:rFonts w:hint="cs"/>
          <w:rtl/>
        </w:rPr>
        <w:t>ד'בטרם</w:t>
      </w:r>
      <w:r w:rsidRPr="00AC0CB1">
        <w:rPr>
          <w:rStyle w:val="af2"/>
          <w:rtl/>
        </w:rPr>
        <w:t xml:space="preserve"> </w:t>
      </w:r>
      <w:r w:rsidRPr="00AC0CB1">
        <w:rPr>
          <w:rStyle w:val="af2"/>
          <w:rFonts w:hint="cs"/>
          <w:rtl/>
        </w:rPr>
        <w:t>הרים</w:t>
      </w:r>
      <w:r w:rsidRPr="00AC0CB1">
        <w:rPr>
          <w:rStyle w:val="af2"/>
          <w:rtl/>
        </w:rPr>
        <w:t xml:space="preserve"> </w:t>
      </w:r>
      <w:r w:rsidRPr="00AC0CB1">
        <w:rPr>
          <w:rStyle w:val="af2"/>
          <w:rFonts w:hint="cs"/>
          <w:rtl/>
        </w:rPr>
        <w:t>ילדו'</w:t>
      </w:r>
      <w:r w:rsidRPr="00AC0CB1">
        <w:rPr>
          <w:rStyle w:val="af2"/>
          <w:rtl/>
        </w:rPr>
        <w:t xml:space="preserve"> </w:t>
      </w:r>
      <w:r w:rsidRPr="007435EB">
        <w:rPr>
          <w:rFonts w:hint="cs"/>
          <w:rtl/>
        </w:rPr>
        <w:t>וכתיב</w:t>
      </w:r>
      <w:r w:rsidRPr="00AC0CB1">
        <w:rPr>
          <w:rStyle w:val="af2"/>
          <w:rtl/>
        </w:rPr>
        <w:t xml:space="preserve"> </w:t>
      </w:r>
      <w:r w:rsidRPr="00AC0CB1">
        <w:rPr>
          <w:rStyle w:val="af2"/>
          <w:rFonts w:hint="cs"/>
          <w:rtl/>
        </w:rPr>
        <w:t>'תשב</w:t>
      </w:r>
      <w:r w:rsidRPr="00AC0CB1">
        <w:rPr>
          <w:rStyle w:val="af2"/>
          <w:rtl/>
        </w:rPr>
        <w:t xml:space="preserve"> </w:t>
      </w:r>
      <w:r w:rsidRPr="00AC0CB1">
        <w:rPr>
          <w:rStyle w:val="af2"/>
          <w:rFonts w:hint="cs"/>
          <w:rtl/>
        </w:rPr>
        <w:t>אנוש</w:t>
      </w:r>
      <w:r w:rsidRPr="00AC0CB1">
        <w:rPr>
          <w:rStyle w:val="af2"/>
          <w:rtl/>
        </w:rPr>
        <w:t xml:space="preserve"> </w:t>
      </w:r>
      <w:r w:rsidRPr="00AC0CB1">
        <w:rPr>
          <w:rStyle w:val="af2"/>
          <w:rFonts w:hint="cs"/>
          <w:rtl/>
        </w:rPr>
        <w:t>עד</w:t>
      </w:r>
      <w:r w:rsidRPr="00AC0CB1">
        <w:rPr>
          <w:rStyle w:val="af2"/>
          <w:rtl/>
        </w:rPr>
        <w:t xml:space="preserve"> </w:t>
      </w:r>
      <w:r w:rsidRPr="00AC0CB1">
        <w:rPr>
          <w:rStyle w:val="af2"/>
          <w:rFonts w:hint="cs"/>
          <w:rtl/>
        </w:rPr>
        <w:t>דכא</w:t>
      </w:r>
      <w:r w:rsidRPr="00AC0CB1">
        <w:rPr>
          <w:rStyle w:val="af2"/>
          <w:rtl/>
        </w:rPr>
        <w:t xml:space="preserve"> </w:t>
      </w:r>
      <w:r w:rsidRPr="00AC0CB1">
        <w:rPr>
          <w:rStyle w:val="af2"/>
          <w:rFonts w:hint="cs"/>
          <w:rtl/>
        </w:rPr>
        <w:t>ותאמר</w:t>
      </w:r>
      <w:r w:rsidRPr="00AC0CB1">
        <w:rPr>
          <w:rStyle w:val="af2"/>
          <w:rtl/>
        </w:rPr>
        <w:t xml:space="preserve"> </w:t>
      </w:r>
      <w:r w:rsidRPr="00AC0CB1">
        <w:rPr>
          <w:rStyle w:val="af2"/>
          <w:rFonts w:hint="cs"/>
          <w:rtl/>
        </w:rPr>
        <w:t>שובו</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אדם'</w:t>
      </w:r>
      <w:r w:rsidRPr="00AC0CB1">
        <w:rPr>
          <w:rStyle w:val="af2"/>
          <w:rtl/>
        </w:rPr>
        <w:t>.</w:t>
      </w:r>
    </w:p>
    <w:p w14:paraId="3A927003" w14:textId="77777777" w:rsidR="00E8089F" w:rsidRPr="007435EB" w:rsidRDefault="00E8089F" w:rsidP="00E8089F">
      <w:pPr>
        <w:rPr>
          <w:rtl/>
        </w:rPr>
      </w:pPr>
      <w:r w:rsidRPr="005C3FF1">
        <w:rPr>
          <w:rStyle w:val="afffa"/>
          <w:rFonts w:hint="cs"/>
          <w:rtl/>
        </w:rPr>
        <w:t>גן</w:t>
      </w:r>
      <w:r w:rsidRPr="007435EB">
        <w:rPr>
          <w:rtl/>
        </w:rPr>
        <w:t xml:space="preserve"> </w:t>
      </w:r>
      <w:r w:rsidRPr="005C3FF1">
        <w:rPr>
          <w:rStyle w:val="afffa"/>
          <w:rFonts w:hint="cs"/>
          <w:rtl/>
        </w:rPr>
        <w:t>עדן</w:t>
      </w:r>
      <w:r w:rsidRPr="007435EB">
        <w:rPr>
          <w:rtl/>
        </w:rPr>
        <w:t xml:space="preserve"> - </w:t>
      </w:r>
      <w:r w:rsidRPr="00AC0CB1">
        <w:rPr>
          <w:rStyle w:val="af2"/>
          <w:rFonts w:hint="cs"/>
          <w:rtl/>
        </w:rPr>
        <w:t>ד'ויטע</w:t>
      </w:r>
      <w:r w:rsidRPr="00AC0CB1">
        <w:rPr>
          <w:rStyle w:val="af2"/>
          <w:rtl/>
        </w:rPr>
        <w:t xml:space="preserve"> ה' </w:t>
      </w:r>
      <w:r w:rsidRPr="00AC0CB1">
        <w:rPr>
          <w:rStyle w:val="af2"/>
          <w:rFonts w:hint="cs"/>
          <w:rtl/>
        </w:rPr>
        <w:t>אלהים</w:t>
      </w:r>
      <w:r w:rsidRPr="00AC0CB1">
        <w:rPr>
          <w:rStyle w:val="af2"/>
          <w:rtl/>
        </w:rPr>
        <w:t xml:space="preserve"> </w:t>
      </w:r>
      <w:r w:rsidRPr="00AC0CB1">
        <w:rPr>
          <w:rStyle w:val="af2"/>
          <w:rFonts w:hint="cs"/>
          <w:rtl/>
        </w:rPr>
        <w:t>גן</w:t>
      </w:r>
      <w:r w:rsidRPr="00AC0CB1">
        <w:rPr>
          <w:rStyle w:val="af2"/>
          <w:rtl/>
        </w:rPr>
        <w:t xml:space="preserve"> </w:t>
      </w:r>
      <w:r w:rsidRPr="00AC0CB1">
        <w:rPr>
          <w:rStyle w:val="af2"/>
          <w:rFonts w:hint="cs"/>
          <w:rtl/>
        </w:rPr>
        <w:t>בעדן</w:t>
      </w:r>
      <w:r w:rsidRPr="00AC0CB1">
        <w:rPr>
          <w:rStyle w:val="af2"/>
          <w:rtl/>
        </w:rPr>
        <w:t xml:space="preserve"> </w:t>
      </w:r>
      <w:r w:rsidRPr="00AC0CB1">
        <w:rPr>
          <w:rStyle w:val="af2"/>
          <w:rFonts w:hint="cs"/>
          <w:rtl/>
        </w:rPr>
        <w:t>מקדם'</w:t>
      </w:r>
      <w:r w:rsidRPr="00AC0CB1">
        <w:rPr>
          <w:rStyle w:val="af2"/>
          <w:rtl/>
        </w:rPr>
        <w:t>.</w:t>
      </w:r>
    </w:p>
    <w:p w14:paraId="1EDFE5C7" w14:textId="77777777" w:rsidR="00E8089F" w:rsidRPr="007435EB" w:rsidRDefault="00E8089F" w:rsidP="00E8089F">
      <w:pPr>
        <w:rPr>
          <w:rtl/>
        </w:rPr>
      </w:pPr>
      <w:r w:rsidRPr="005C3FF1">
        <w:rPr>
          <w:rStyle w:val="afffa"/>
          <w:rFonts w:hint="cs"/>
          <w:rtl/>
        </w:rPr>
        <w:t>גיהנם</w:t>
      </w:r>
      <w:r w:rsidRPr="007435EB">
        <w:rPr>
          <w:rtl/>
        </w:rPr>
        <w:t xml:space="preserve"> - </w:t>
      </w:r>
      <w:r w:rsidRPr="00AC0CB1">
        <w:rPr>
          <w:rStyle w:val="af2"/>
          <w:rFonts w:hint="cs"/>
          <w:rtl/>
        </w:rPr>
        <w:t>ד</w:t>
      </w:r>
      <w:r w:rsidRPr="00AC0CB1">
        <w:rPr>
          <w:rStyle w:val="af2"/>
          <w:rtl/>
        </w:rPr>
        <w:t>'</w:t>
      </w:r>
      <w:r w:rsidRPr="00AC0CB1">
        <w:rPr>
          <w:rStyle w:val="af2"/>
          <w:rFonts w:hint="cs"/>
          <w:rtl/>
        </w:rPr>
        <w:t>כי</w:t>
      </w:r>
      <w:r w:rsidRPr="00AC0CB1">
        <w:rPr>
          <w:rStyle w:val="af2"/>
          <w:rtl/>
        </w:rPr>
        <w:t xml:space="preserve"> </w:t>
      </w:r>
      <w:r w:rsidRPr="00AC0CB1">
        <w:rPr>
          <w:rStyle w:val="af2"/>
          <w:rFonts w:hint="cs"/>
          <w:rtl/>
        </w:rPr>
        <w:t>ערוך</w:t>
      </w:r>
      <w:r w:rsidRPr="00AC0CB1">
        <w:rPr>
          <w:rStyle w:val="af2"/>
          <w:rtl/>
        </w:rPr>
        <w:t xml:space="preserve"> </w:t>
      </w:r>
      <w:r w:rsidRPr="00AC0CB1">
        <w:rPr>
          <w:rStyle w:val="af2"/>
          <w:rFonts w:hint="cs"/>
          <w:rtl/>
        </w:rPr>
        <w:t>מאתמול</w:t>
      </w:r>
      <w:r w:rsidRPr="00AC0CB1">
        <w:rPr>
          <w:rStyle w:val="af2"/>
          <w:rtl/>
        </w:rPr>
        <w:t xml:space="preserve"> </w:t>
      </w:r>
      <w:r w:rsidRPr="00AC0CB1">
        <w:rPr>
          <w:rStyle w:val="af2"/>
          <w:rFonts w:hint="cs"/>
          <w:rtl/>
        </w:rPr>
        <w:t>תפתה'</w:t>
      </w:r>
      <w:r w:rsidRPr="00AC0CB1">
        <w:rPr>
          <w:rStyle w:val="af2"/>
          <w:rtl/>
        </w:rPr>
        <w:t>.</w:t>
      </w:r>
    </w:p>
    <w:p w14:paraId="0E7ED019" w14:textId="77777777" w:rsidR="00E8089F" w:rsidRPr="007435EB" w:rsidRDefault="00E8089F" w:rsidP="00E8089F">
      <w:pPr>
        <w:rPr>
          <w:rtl/>
        </w:rPr>
      </w:pPr>
      <w:r w:rsidRPr="005C3FF1">
        <w:rPr>
          <w:rStyle w:val="afffa"/>
          <w:rFonts w:hint="cs"/>
          <w:rtl/>
        </w:rPr>
        <w:t>כסא</w:t>
      </w:r>
      <w:r w:rsidRPr="007435EB">
        <w:rPr>
          <w:rtl/>
        </w:rPr>
        <w:t xml:space="preserve"> </w:t>
      </w:r>
      <w:r w:rsidRPr="005C3FF1">
        <w:rPr>
          <w:rStyle w:val="afffa"/>
          <w:rFonts w:hint="cs"/>
          <w:rtl/>
        </w:rPr>
        <w:t>הכבוד</w:t>
      </w:r>
      <w:r w:rsidRPr="007435EB">
        <w:rPr>
          <w:rtl/>
        </w:rPr>
        <w:t xml:space="preserve"> </w:t>
      </w:r>
      <w:r w:rsidRPr="005C3FF1">
        <w:rPr>
          <w:rStyle w:val="afffa"/>
          <w:rFonts w:hint="cs"/>
          <w:rtl/>
        </w:rPr>
        <w:t>וביהמ</w:t>
      </w:r>
      <w:r w:rsidRPr="007435EB">
        <w:rPr>
          <w:rtl/>
        </w:rPr>
        <w:t>"</w:t>
      </w:r>
      <w:r w:rsidRPr="007435EB">
        <w:rPr>
          <w:rFonts w:hint="cs"/>
          <w:rtl/>
        </w:rPr>
        <w:t>ק</w:t>
      </w:r>
      <w:r w:rsidRPr="007435EB">
        <w:rPr>
          <w:rtl/>
        </w:rPr>
        <w:t xml:space="preserve"> – </w:t>
      </w:r>
      <w:r w:rsidRPr="00AC0CB1">
        <w:rPr>
          <w:rStyle w:val="af2"/>
          <w:rFonts w:hint="cs"/>
          <w:rtl/>
        </w:rPr>
        <w:t>ד'כסא</w:t>
      </w:r>
      <w:r w:rsidRPr="00AC0CB1">
        <w:rPr>
          <w:rStyle w:val="af2"/>
          <w:rtl/>
        </w:rPr>
        <w:t xml:space="preserve"> </w:t>
      </w:r>
      <w:r w:rsidRPr="00AC0CB1">
        <w:rPr>
          <w:rStyle w:val="af2"/>
          <w:rFonts w:hint="cs"/>
          <w:rtl/>
        </w:rPr>
        <w:t>כבוד</w:t>
      </w:r>
      <w:r w:rsidRPr="00AC0CB1">
        <w:rPr>
          <w:rStyle w:val="af2"/>
          <w:rtl/>
        </w:rPr>
        <w:t xml:space="preserve"> </w:t>
      </w:r>
      <w:r w:rsidRPr="00AC0CB1">
        <w:rPr>
          <w:rStyle w:val="af2"/>
          <w:rFonts w:hint="cs"/>
          <w:rtl/>
        </w:rPr>
        <w:t>מרום</w:t>
      </w:r>
      <w:r w:rsidRPr="00AC0CB1">
        <w:rPr>
          <w:rStyle w:val="af2"/>
          <w:rtl/>
        </w:rPr>
        <w:t xml:space="preserve"> </w:t>
      </w:r>
      <w:r w:rsidRPr="00AC0CB1">
        <w:rPr>
          <w:rStyle w:val="af2"/>
          <w:rFonts w:hint="cs"/>
          <w:rtl/>
        </w:rPr>
        <w:t>מראשון</w:t>
      </w:r>
      <w:r w:rsidRPr="00AC0CB1">
        <w:rPr>
          <w:rStyle w:val="af2"/>
          <w:rtl/>
        </w:rPr>
        <w:t xml:space="preserve"> </w:t>
      </w:r>
      <w:r w:rsidRPr="00AC0CB1">
        <w:rPr>
          <w:rStyle w:val="af2"/>
          <w:rFonts w:hint="cs"/>
          <w:rtl/>
        </w:rPr>
        <w:t>מקום</w:t>
      </w:r>
      <w:r w:rsidRPr="00AC0CB1">
        <w:rPr>
          <w:rStyle w:val="af2"/>
          <w:rtl/>
        </w:rPr>
        <w:t xml:space="preserve"> </w:t>
      </w:r>
      <w:r w:rsidRPr="00AC0CB1">
        <w:rPr>
          <w:rStyle w:val="af2"/>
          <w:rFonts w:hint="cs"/>
          <w:rtl/>
        </w:rPr>
        <w:t>מקדשנו'</w:t>
      </w:r>
      <w:r w:rsidRPr="00AC0CB1">
        <w:rPr>
          <w:rStyle w:val="af2"/>
          <w:rtl/>
        </w:rPr>
        <w:t>.</w:t>
      </w:r>
    </w:p>
    <w:p w14:paraId="32020987" w14:textId="77777777" w:rsidR="00E8089F" w:rsidRPr="007435EB" w:rsidRDefault="00E8089F" w:rsidP="00E8089F">
      <w:pPr>
        <w:rPr>
          <w:rFonts w:cs="Guttman Vilna"/>
          <w:b/>
          <w:bCs/>
          <w:rtl/>
        </w:rPr>
      </w:pPr>
      <w:r w:rsidRPr="005C3FF1">
        <w:rPr>
          <w:rStyle w:val="afffa"/>
          <w:rFonts w:hint="cs"/>
          <w:rtl/>
        </w:rPr>
        <w:t>שמו</w:t>
      </w:r>
      <w:r w:rsidRPr="007435EB">
        <w:rPr>
          <w:rtl/>
        </w:rPr>
        <w:t xml:space="preserve"> </w:t>
      </w:r>
      <w:r w:rsidRPr="005C3FF1">
        <w:rPr>
          <w:rStyle w:val="afffa"/>
          <w:rFonts w:hint="cs"/>
          <w:rtl/>
        </w:rPr>
        <w:t>של</w:t>
      </w:r>
      <w:r w:rsidRPr="007435EB">
        <w:rPr>
          <w:rtl/>
        </w:rPr>
        <w:t xml:space="preserve"> </w:t>
      </w:r>
      <w:r w:rsidRPr="005C3FF1">
        <w:rPr>
          <w:rStyle w:val="afffa"/>
          <w:rFonts w:hint="cs"/>
          <w:rtl/>
        </w:rPr>
        <w:t>משיח</w:t>
      </w:r>
      <w:r w:rsidRPr="007435EB">
        <w:rPr>
          <w:rtl/>
        </w:rPr>
        <w:t xml:space="preserve"> – </w:t>
      </w:r>
      <w:r w:rsidRPr="00AC0CB1">
        <w:rPr>
          <w:rStyle w:val="af2"/>
          <w:rFonts w:hint="cs"/>
          <w:rtl/>
        </w:rPr>
        <w:t>ד'יהי</w:t>
      </w:r>
      <w:r w:rsidRPr="00AC0CB1">
        <w:rPr>
          <w:rStyle w:val="af2"/>
          <w:rtl/>
        </w:rPr>
        <w:t xml:space="preserve"> </w:t>
      </w:r>
      <w:r w:rsidRPr="00AC0CB1">
        <w:rPr>
          <w:rStyle w:val="af2"/>
          <w:rFonts w:hint="cs"/>
          <w:rtl/>
        </w:rPr>
        <w:t>שמו</w:t>
      </w:r>
      <w:r w:rsidRPr="00AC0CB1">
        <w:rPr>
          <w:rStyle w:val="af2"/>
          <w:rtl/>
        </w:rPr>
        <w:t xml:space="preserve"> </w:t>
      </w:r>
      <w:r w:rsidRPr="00AC0CB1">
        <w:rPr>
          <w:rStyle w:val="af2"/>
          <w:rFonts w:hint="cs"/>
          <w:rtl/>
        </w:rPr>
        <w:t>לעולם</w:t>
      </w:r>
      <w:r w:rsidRPr="00AC0CB1">
        <w:rPr>
          <w:rStyle w:val="af2"/>
          <w:rtl/>
        </w:rPr>
        <w:t xml:space="preserve"> </w:t>
      </w:r>
      <w:r w:rsidRPr="00AC0CB1">
        <w:rPr>
          <w:rStyle w:val="af2"/>
          <w:rFonts w:hint="cs"/>
          <w:rtl/>
        </w:rPr>
        <w:t>לפני</w:t>
      </w:r>
      <w:r w:rsidRPr="00AC0CB1">
        <w:rPr>
          <w:rStyle w:val="af2"/>
          <w:rtl/>
        </w:rPr>
        <w:t xml:space="preserve"> </w:t>
      </w:r>
      <w:r w:rsidRPr="00AC0CB1">
        <w:rPr>
          <w:rStyle w:val="af2"/>
          <w:rFonts w:hint="cs"/>
          <w:rtl/>
        </w:rPr>
        <w:t>שמש</w:t>
      </w:r>
      <w:r w:rsidRPr="00AC0CB1">
        <w:rPr>
          <w:rStyle w:val="af2"/>
          <w:rtl/>
        </w:rPr>
        <w:t xml:space="preserve"> </w:t>
      </w:r>
      <w:r w:rsidRPr="00AC0CB1">
        <w:rPr>
          <w:rStyle w:val="af2"/>
          <w:rFonts w:hint="cs"/>
          <w:rtl/>
        </w:rPr>
        <w:t>ינון</w:t>
      </w:r>
      <w:r w:rsidRPr="00AC0CB1">
        <w:rPr>
          <w:rStyle w:val="af2"/>
          <w:rtl/>
        </w:rPr>
        <w:t xml:space="preserve"> </w:t>
      </w:r>
      <w:r w:rsidRPr="00AC0CB1">
        <w:rPr>
          <w:rStyle w:val="af2"/>
          <w:rFonts w:hint="cs"/>
          <w:rtl/>
        </w:rPr>
        <w:t>שמו'</w:t>
      </w:r>
      <w:r w:rsidRPr="00AC0CB1">
        <w:rPr>
          <w:rStyle w:val="af2"/>
          <w:rtl/>
        </w:rPr>
        <w:t>.</w:t>
      </w:r>
    </w:p>
    <w:p w14:paraId="13344D99" w14:textId="77777777" w:rsidR="00E8089F" w:rsidRPr="007435EB" w:rsidRDefault="00E8089F" w:rsidP="00E8089F">
      <w:pPr>
        <w:rPr>
          <w:rtl/>
        </w:rPr>
      </w:pPr>
      <w:r w:rsidRPr="007435EB">
        <w:rPr>
          <w:rFonts w:hint="cs"/>
          <w:rtl/>
        </w:rPr>
        <w:t>הך גיהנום שנברא היינו חללה</w:t>
      </w:r>
      <w:r w:rsidRPr="007435EB">
        <w:rPr>
          <w:rtl/>
        </w:rPr>
        <w:t xml:space="preserve"> </w:t>
      </w:r>
      <w:r w:rsidRPr="007435EB">
        <w:rPr>
          <w:rFonts w:hint="cs"/>
          <w:rtl/>
        </w:rPr>
        <w:t>הוא</w:t>
      </w:r>
      <w:r w:rsidRPr="007435EB">
        <w:rPr>
          <w:rtl/>
        </w:rPr>
        <w:t xml:space="preserve"> </w:t>
      </w:r>
      <w:r w:rsidRPr="007435EB">
        <w:rPr>
          <w:rFonts w:hint="cs"/>
          <w:rtl/>
        </w:rPr>
        <w:t>דנברא</w:t>
      </w:r>
      <w:r w:rsidRPr="007435EB">
        <w:rPr>
          <w:rtl/>
        </w:rPr>
        <w:t xml:space="preserve"> </w:t>
      </w:r>
      <w:r w:rsidRPr="007435EB">
        <w:rPr>
          <w:rFonts w:hint="cs"/>
          <w:rtl/>
        </w:rPr>
        <w:t>קודם</w:t>
      </w:r>
      <w:r w:rsidRPr="007435EB">
        <w:rPr>
          <w:rtl/>
        </w:rPr>
        <w:t xml:space="preserve"> </w:t>
      </w:r>
      <w:r w:rsidRPr="007435EB">
        <w:rPr>
          <w:rFonts w:hint="cs"/>
          <w:rtl/>
        </w:rPr>
        <w:t>שנברא</w:t>
      </w:r>
      <w:r w:rsidRPr="007435EB">
        <w:rPr>
          <w:rtl/>
        </w:rPr>
        <w:t xml:space="preserve"> </w:t>
      </w:r>
      <w:r w:rsidRPr="007435EB">
        <w:rPr>
          <w:rFonts w:hint="cs"/>
          <w:rtl/>
        </w:rPr>
        <w:t>העולם</w:t>
      </w:r>
      <w:r w:rsidRPr="007435EB">
        <w:rPr>
          <w:rtl/>
        </w:rPr>
        <w:t xml:space="preserve">, </w:t>
      </w:r>
      <w:r w:rsidRPr="007435EB">
        <w:rPr>
          <w:rFonts w:hint="cs"/>
          <w:rtl/>
        </w:rPr>
        <w:t>אבל אש הגיהנום</w:t>
      </w:r>
      <w:r w:rsidRPr="007435EB">
        <w:rPr>
          <w:rtl/>
        </w:rPr>
        <w:t xml:space="preserve"> </w:t>
      </w:r>
      <w:r>
        <w:rPr>
          <w:rStyle w:val="affffd"/>
          <w:rFonts w:hint="cs"/>
          <w:rtl/>
          <w:rPrChange w:id="9868" w:author="מנוע אמוראים" w:date="2026-10-05T16:42:03Z">
            <w:rPr>
              <w:rFonts w:hint="cs"/>
              <w:rtl/>
            </w:rPr>
          </w:rPrChange>
        </w:rPr>
        <w:t xml:space="preserve">בער</w:t>
      </w:r>
      <w:r>
        <w:rPr>
          <w:rStyle w:val="affffd"/>
          <w:rtl/>
          <w:rPrChange w:id="9869" w:author="מנוע אמוראים" w:date="2026-10-05T16:42:03Z">
            <w:rPr>
              <w:rtl/>
            </w:rPr>
          </w:rPrChange>
        </w:rPr>
        <w:t xml:space="preserve">"</w:t>
      </w:r>
      <w:r>
        <w:rPr>
          <w:rStyle w:val="affffd"/>
          <w:rFonts w:hint="cs"/>
          <w:rtl/>
          <w:rPrChange w:id="9870" w:author="מנוע אמוראים" w:date="2026-10-05T16:42:03Z">
            <w:rPr>
              <w:rFonts w:hint="cs"/>
              <w:rtl/>
            </w:rPr>
          </w:rPrChange>
        </w:rPr>
        <w:t xml:space="preserve">ש</w:t>
      </w:r>
      <w:r w:rsidRPr="007435EB">
        <w:rPr>
          <w:rtl/>
        </w:rPr>
        <w:t>.</w:t>
      </w:r>
    </w:p>
    <w:p w14:paraId="589199FB" w14:textId="77777777" w:rsidR="00E8089F" w:rsidRPr="007435EB" w:rsidRDefault="00E8089F" w:rsidP="00E8089F">
      <w:pPr>
        <w:rPr>
          <w:rtl/>
        </w:rPr>
      </w:pPr>
      <w:r w:rsidRPr="00F46A1C">
        <w:rPr>
          <w:rStyle w:val="affffd"/>
          <w:rFonts w:hint="cs"/>
          <w:rtl/>
        </w:rPr>
        <w:t>והך</w:t>
      </w:r>
      <w:r w:rsidRPr="007435EB">
        <w:rPr>
          <w:rFonts w:hint="cs"/>
          <w:rtl/>
        </w:rPr>
        <w:t xml:space="preserve"> דאור</w:t>
      </w:r>
      <w:r w:rsidRPr="007435EB">
        <w:rPr>
          <w:rtl/>
        </w:rPr>
        <w:t xml:space="preserve"> </w:t>
      </w:r>
      <w:r w:rsidRPr="007435EB">
        <w:rPr>
          <w:rFonts w:hint="cs"/>
          <w:rtl/>
        </w:rPr>
        <w:t>שברא</w:t>
      </w:r>
      <w:r w:rsidRPr="007435EB">
        <w:rPr>
          <w:rtl/>
        </w:rPr>
        <w:t xml:space="preserve"> </w:t>
      </w:r>
      <w:r w:rsidRPr="007435EB">
        <w:rPr>
          <w:rFonts w:hint="cs"/>
          <w:rtl/>
        </w:rPr>
        <w:t>הקב</w:t>
      </w:r>
      <w:r w:rsidRPr="007435EB">
        <w:rPr>
          <w:rtl/>
        </w:rPr>
        <w:t>"</w:t>
      </w:r>
      <w:r w:rsidRPr="007435EB">
        <w:rPr>
          <w:rFonts w:hint="cs"/>
          <w:rtl/>
        </w:rPr>
        <w:t>ה</w:t>
      </w:r>
      <w:r w:rsidRPr="007435EB">
        <w:rPr>
          <w:rtl/>
        </w:rPr>
        <w:t xml:space="preserve"> </w:t>
      </w:r>
      <w:r w:rsidRPr="007435EB">
        <w:rPr>
          <w:rFonts w:hint="cs"/>
          <w:rtl/>
        </w:rPr>
        <w:t>בשני</w:t>
      </w:r>
      <w:r w:rsidRPr="007435EB">
        <w:rPr>
          <w:rtl/>
        </w:rPr>
        <w:t xml:space="preserve"> </w:t>
      </w:r>
      <w:r w:rsidRPr="007435EB">
        <w:rPr>
          <w:rFonts w:hint="cs"/>
          <w:rtl/>
        </w:rPr>
        <w:t>בשבת</w:t>
      </w:r>
      <w:r w:rsidRPr="007435EB">
        <w:rPr>
          <w:rtl/>
        </w:rPr>
        <w:t xml:space="preserve"> - </w:t>
      </w:r>
      <w:r w:rsidRPr="007435EB">
        <w:rPr>
          <w:rFonts w:hint="cs"/>
          <w:rtl/>
        </w:rPr>
        <w:t>אין</w:t>
      </w:r>
      <w:r w:rsidRPr="007435EB">
        <w:rPr>
          <w:rtl/>
        </w:rPr>
        <w:t xml:space="preserve"> </w:t>
      </w:r>
      <w:r w:rsidRPr="007435EB">
        <w:rPr>
          <w:rFonts w:hint="cs"/>
          <w:rtl/>
        </w:rPr>
        <w:t>לו</w:t>
      </w:r>
      <w:r w:rsidRPr="007435EB">
        <w:rPr>
          <w:rtl/>
        </w:rPr>
        <w:t xml:space="preserve"> </w:t>
      </w:r>
      <w:r w:rsidRPr="007435EB">
        <w:rPr>
          <w:rFonts w:hint="cs"/>
          <w:rtl/>
        </w:rPr>
        <w:t>כבייה</w:t>
      </w:r>
      <w:r w:rsidRPr="007435EB">
        <w:rPr>
          <w:rtl/>
        </w:rPr>
        <w:t xml:space="preserve"> </w:t>
      </w:r>
      <w:r w:rsidRPr="007435EB">
        <w:rPr>
          <w:rFonts w:hint="cs"/>
          <w:rtl/>
        </w:rPr>
        <w:t>לעולם</w:t>
      </w:r>
      <w:r w:rsidRPr="007435EB">
        <w:rPr>
          <w:rtl/>
        </w:rPr>
        <w:t xml:space="preserve">, </w:t>
      </w:r>
      <w:r w:rsidRPr="007435EB">
        <w:rPr>
          <w:rFonts w:hint="cs"/>
          <w:rtl/>
        </w:rPr>
        <w:t>שנאמר</w:t>
      </w:r>
      <w:r w:rsidRPr="00AC0CB1">
        <w:rPr>
          <w:rStyle w:val="af2"/>
          <w:rtl/>
        </w:rPr>
        <w:t xml:space="preserve"> </w:t>
      </w:r>
      <w:r w:rsidRPr="00AC0CB1">
        <w:rPr>
          <w:rStyle w:val="af2"/>
          <w:rFonts w:hint="cs"/>
          <w:rtl/>
        </w:rPr>
        <w:t>'ויצאו</w:t>
      </w:r>
      <w:r w:rsidRPr="00AC0CB1">
        <w:rPr>
          <w:rStyle w:val="af2"/>
          <w:rtl/>
        </w:rPr>
        <w:t xml:space="preserve"> </w:t>
      </w:r>
      <w:r w:rsidRPr="00AC0CB1">
        <w:rPr>
          <w:rStyle w:val="af2"/>
          <w:rFonts w:hint="cs"/>
          <w:rtl/>
        </w:rPr>
        <w:t>וראו</w:t>
      </w:r>
      <w:r w:rsidRPr="00AC0CB1">
        <w:rPr>
          <w:rStyle w:val="af2"/>
          <w:rtl/>
        </w:rPr>
        <w:t xml:space="preserve"> </w:t>
      </w:r>
      <w:r w:rsidRPr="00AC0CB1">
        <w:rPr>
          <w:rStyle w:val="af2"/>
          <w:rFonts w:hint="cs"/>
          <w:rtl/>
        </w:rPr>
        <w:t>בפגרי</w:t>
      </w:r>
      <w:r w:rsidRPr="00AC0CB1">
        <w:rPr>
          <w:rStyle w:val="af2"/>
          <w:rtl/>
        </w:rPr>
        <w:t xml:space="preserve"> </w:t>
      </w:r>
      <w:r w:rsidRPr="00AC0CB1">
        <w:rPr>
          <w:rStyle w:val="af2"/>
          <w:rFonts w:hint="cs"/>
          <w:rtl/>
        </w:rPr>
        <w:t>האנשים</w:t>
      </w:r>
      <w:r w:rsidRPr="00AC0CB1">
        <w:rPr>
          <w:rStyle w:val="af2"/>
          <w:rtl/>
        </w:rPr>
        <w:t xml:space="preserve"> </w:t>
      </w:r>
      <w:r w:rsidRPr="00AC0CB1">
        <w:rPr>
          <w:rStyle w:val="af2"/>
          <w:rFonts w:hint="cs"/>
          <w:rtl/>
        </w:rPr>
        <w:t>הפשעים</w:t>
      </w:r>
      <w:r w:rsidRPr="00AC0CB1">
        <w:rPr>
          <w:rStyle w:val="af2"/>
          <w:rtl/>
        </w:rPr>
        <w:t xml:space="preserve"> </w:t>
      </w:r>
      <w:r w:rsidRPr="00AC0CB1">
        <w:rPr>
          <w:rStyle w:val="af2"/>
          <w:rFonts w:hint="cs"/>
          <w:rtl/>
        </w:rPr>
        <w:t>בי</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תולעתם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תמות</w:t>
      </w:r>
      <w:r w:rsidRPr="00AC0CB1">
        <w:rPr>
          <w:rStyle w:val="af2"/>
          <w:rtl/>
        </w:rPr>
        <w:t xml:space="preserve"> </w:t>
      </w:r>
      <w:r w:rsidRPr="00AC0CB1">
        <w:rPr>
          <w:rStyle w:val="af2"/>
          <w:rFonts w:hint="cs"/>
          <w:rtl/>
        </w:rPr>
        <w:t>ואשם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תכבה'</w:t>
      </w:r>
      <w:r w:rsidRPr="00AC0CB1">
        <w:rPr>
          <w:rStyle w:val="af2"/>
          <w:rtl/>
        </w:rPr>
        <w:t>.</w:t>
      </w:r>
    </w:p>
    <w:p w14:paraId="64CD2340" w14:textId="77777777" w:rsidR="00E8089F" w:rsidRPr="007435EB" w:rsidRDefault="00E8089F" w:rsidP="00E8089F">
      <w:pPr>
        <w:rPr>
          <w:rtl/>
        </w:rPr>
      </w:pPr>
      <w:r>
        <w:rPr>
          <w:rStyle w:val="affffd"/>
          <w:rFonts w:hint="cs"/>
          <w:rtl/>
          <w:rPrChange w:id="9871" w:author="מנוע אמוראים" w:date="2026-10-05T16:42:03Z">
            <w:rPr>
              <w:rFonts w:hint="cs"/>
              <w:rtl/>
            </w:rPr>
          </w:rPrChange>
        </w:rPr>
        <w:t xml:space="preserve">ואר</w:t>
      </w:r>
      <w:r>
        <w:rPr>
          <w:rStyle w:val="affffd"/>
          <w:rtl/>
          <w:rPrChange w:id="9872" w:author="מנוע אמוראים" w:date="2026-10-05T16:42:03Z">
            <w:rPr>
              <w:rtl/>
            </w:rPr>
          </w:rPrChange>
        </w:rPr>
        <w:t xml:space="preserve">"</w:t>
      </w:r>
      <w:r>
        <w:rPr>
          <w:rStyle w:val="affffd"/>
          <w:rFonts w:hint="cs"/>
          <w:rtl/>
          <w:rPrChange w:id="9873" w:author="מנוע אמוראים" w:date="2026-10-05T16:42:03Z">
            <w:rPr>
              <w:rFonts w:hint="cs"/>
              <w:rtl/>
            </w:rPr>
          </w:rPrChange>
        </w:rPr>
        <w:t xml:space="preserve">ב</w:t>
      </w:r>
      <w:r>
        <w:rPr>
          <w:rFonts w:hint="cs"/>
          <w:rtl/>
        </w:rPr>
        <w:t xml:space="preserve"> </w:t>
      </w:r>
      <w:r>
        <w:rPr>
          <w:rStyle w:val="affffd"/>
          <w:rFonts w:hint="cs"/>
          <w:rtl/>
          <w:rPrChange w:id="9874" w:author="מנוע אמוראים" w:date="2026-10-05T16:42:03Z">
            <w:rPr>
              <w:rFonts w:hint="cs"/>
              <w:rtl/>
            </w:rPr>
          </w:rPrChange>
        </w:rPr>
        <w:t xml:space="preserve">בדר</w:t>
      </w:r>
      <w:r>
        <w:rPr>
          <w:rStyle w:val="affffd"/>
          <w:rtl/>
          <w:rPrChange w:id="9875" w:author="מנוע אמוראים" w:date="2026-10-05T16:42:03Z">
            <w:rPr>
              <w:rtl/>
            </w:rPr>
          </w:rPrChange>
        </w:rPr>
        <w:t xml:space="preserve">"</w:t>
      </w:r>
      <w:r>
        <w:rPr>
          <w:rStyle w:val="affffd"/>
          <w:rFonts w:hint="cs"/>
          <w:rtl/>
          <w:rPrChange w:id="9876" w:author="מנוע אמוראים" w:date="2026-10-05T16:42:03Z">
            <w:rPr>
              <w:rFonts w:hint="cs"/>
              <w:rtl/>
            </w:rPr>
          </w:rPrChange>
        </w:rPr>
        <w:t xml:space="preserve">ע</w:t>
      </w:r>
      <w:r w:rsidRPr="007435EB">
        <w:rPr>
          <w:rtl/>
        </w:rPr>
        <w:t xml:space="preserve">: </w:t>
      </w:r>
      <w:r w:rsidRPr="007435EB">
        <w:rPr>
          <w:rFonts w:hint="cs"/>
          <w:rtl/>
        </w:rPr>
        <w:t>מפני</w:t>
      </w:r>
      <w:r w:rsidRPr="007435EB">
        <w:rPr>
          <w:rtl/>
        </w:rPr>
        <w:t xml:space="preserve"> </w:t>
      </w:r>
      <w:r w:rsidRPr="007435EB">
        <w:rPr>
          <w:rFonts w:hint="cs"/>
          <w:rtl/>
        </w:rPr>
        <w:t>מה</w:t>
      </w:r>
      <w:r w:rsidRPr="007435EB">
        <w:rPr>
          <w:rtl/>
        </w:rPr>
        <w:t xml:space="preserve"> </w:t>
      </w:r>
      <w:r w:rsidRPr="007435EB">
        <w:rPr>
          <w:rFonts w:hint="cs"/>
          <w:rtl/>
        </w:rPr>
        <w:t>לא</w:t>
      </w:r>
      <w:r w:rsidRPr="007435EB">
        <w:rPr>
          <w:rtl/>
        </w:rPr>
        <w:t xml:space="preserve"> </w:t>
      </w:r>
      <w:r w:rsidRPr="007435EB">
        <w:rPr>
          <w:rFonts w:hint="cs"/>
          <w:rtl/>
        </w:rPr>
        <w:t>נאמר</w:t>
      </w:r>
      <w:r w:rsidRPr="007435EB">
        <w:rPr>
          <w:rtl/>
        </w:rPr>
        <w:t xml:space="preserve"> </w:t>
      </w:r>
      <w:r w:rsidRPr="007435EB">
        <w:rPr>
          <w:rFonts w:hint="cs"/>
          <w:rtl/>
        </w:rPr>
        <w:t>כי</w:t>
      </w:r>
      <w:r w:rsidRPr="007435EB">
        <w:rPr>
          <w:rtl/>
        </w:rPr>
        <w:t xml:space="preserve"> </w:t>
      </w:r>
      <w:r w:rsidRPr="007435EB">
        <w:rPr>
          <w:rFonts w:hint="cs"/>
          <w:rtl/>
        </w:rPr>
        <w:t>טוב</w:t>
      </w:r>
      <w:r w:rsidRPr="007435EB">
        <w:rPr>
          <w:rtl/>
        </w:rPr>
        <w:t xml:space="preserve"> </w:t>
      </w:r>
      <w:r w:rsidRPr="007435EB">
        <w:rPr>
          <w:rFonts w:hint="cs"/>
          <w:rtl/>
        </w:rPr>
        <w:t>בשני</w:t>
      </w:r>
      <w:r w:rsidRPr="007435EB">
        <w:rPr>
          <w:rtl/>
        </w:rPr>
        <w:t xml:space="preserve"> </w:t>
      </w:r>
      <w:r w:rsidRPr="007435EB">
        <w:rPr>
          <w:rFonts w:hint="cs"/>
          <w:rtl/>
        </w:rPr>
        <w:t>בשבת</w:t>
      </w:r>
      <w:r w:rsidRPr="007435EB">
        <w:rPr>
          <w:rtl/>
        </w:rPr>
        <w:t xml:space="preserve"> - </w:t>
      </w:r>
      <w:r w:rsidRPr="007435EB">
        <w:rPr>
          <w:rFonts w:hint="cs"/>
          <w:rtl/>
        </w:rPr>
        <w:t>מפני</w:t>
      </w:r>
      <w:r w:rsidRPr="007435EB">
        <w:rPr>
          <w:rtl/>
        </w:rPr>
        <w:t xml:space="preserve"> </w:t>
      </w:r>
      <w:r w:rsidRPr="007435EB">
        <w:rPr>
          <w:rFonts w:hint="cs"/>
          <w:rtl/>
        </w:rPr>
        <w:t>שנברא</w:t>
      </w:r>
      <w:r w:rsidRPr="007435EB">
        <w:rPr>
          <w:rtl/>
        </w:rPr>
        <w:t xml:space="preserve"> </w:t>
      </w:r>
      <w:r w:rsidRPr="007435EB">
        <w:rPr>
          <w:rFonts w:hint="cs"/>
          <w:rtl/>
        </w:rPr>
        <w:t>בו</w:t>
      </w:r>
      <w:r w:rsidRPr="007435EB">
        <w:rPr>
          <w:rtl/>
        </w:rPr>
        <w:t xml:space="preserve"> </w:t>
      </w:r>
      <w:r w:rsidRPr="007435EB">
        <w:rPr>
          <w:rFonts w:hint="cs"/>
          <w:rtl/>
        </w:rPr>
        <w:t>אור</w:t>
      </w:r>
      <w:r w:rsidRPr="007435EB">
        <w:rPr>
          <w:rtl/>
        </w:rPr>
        <w:t xml:space="preserve"> </w:t>
      </w:r>
      <w:r w:rsidRPr="007435EB">
        <w:rPr>
          <w:rFonts w:hint="cs"/>
          <w:rtl/>
        </w:rPr>
        <w:t>של</w:t>
      </w:r>
      <w:r w:rsidRPr="007435EB">
        <w:rPr>
          <w:rtl/>
        </w:rPr>
        <w:t xml:space="preserve"> </w:t>
      </w:r>
      <w:r w:rsidRPr="007435EB">
        <w:rPr>
          <w:rFonts w:hint="cs"/>
          <w:rtl/>
        </w:rPr>
        <w:t>גיהנם</w:t>
      </w:r>
      <w:r w:rsidRPr="007435EB">
        <w:rPr>
          <w:rtl/>
        </w:rPr>
        <w:t>.</w:t>
      </w:r>
    </w:p>
    <w:p w14:paraId="2CCE2BC3" w14:textId="77777777" w:rsidR="00E8089F" w:rsidRPr="007435EB" w:rsidRDefault="00E8089F" w:rsidP="00E8089F">
      <w:pPr>
        <w:rPr>
          <w:rFonts w:cs="Guttman Vilna"/>
          <w:b/>
          <w:bCs/>
          <w:rtl/>
        </w:rPr>
      </w:pPr>
      <w:r>
        <w:rPr>
          <w:rStyle w:val="affffd"/>
          <w:rFonts w:hint="cs"/>
          <w:rtl/>
          <w:rPrChange w:id="9877" w:author="מנוע אמוראים" w:date="2026-10-05T16:42:03Z">
            <w:rPr>
              <w:rFonts w:hint="cs"/>
              <w:rtl/>
            </w:rPr>
          </w:rPrChange>
        </w:rPr>
        <w:t xml:space="preserve">ואר</w:t>
      </w:r>
      <w:r>
        <w:rPr>
          <w:rStyle w:val="affffd"/>
          <w:rtl/>
          <w:rPrChange w:id="9878" w:author="מנוע אמוראים" w:date="2026-10-05T16:42:03Z">
            <w:rPr>
              <w:rtl/>
            </w:rPr>
          </w:rPrChange>
        </w:rPr>
        <w:t xml:space="preserve">"</w:t>
      </w:r>
      <w:r>
        <w:rPr>
          <w:rStyle w:val="affffd"/>
          <w:rFonts w:hint="cs"/>
          <w:rtl/>
          <w:rPrChange w:id="9879" w:author="מנוע אמוראים" w:date="2026-10-05T16:42:03Z">
            <w:rPr>
              <w:rFonts w:hint="cs"/>
              <w:rtl/>
            </w:rPr>
          </w:rPrChange>
        </w:rPr>
        <w:t xml:space="preserve">א</w:t>
      </w:r>
      <w:r w:rsidRPr="007435EB">
        <w:rPr>
          <w:rtl/>
        </w:rPr>
        <w:t xml:space="preserve">: </w:t>
      </w:r>
      <w:r w:rsidR="00127038">
        <w:rPr>
          <w:rFonts w:hint="cs"/>
          <w:rtl/>
        </w:rPr>
        <w:t>אף</w:t>
      </w:r>
      <w:r w:rsidRPr="007435EB">
        <w:rPr>
          <w:rFonts w:hint="cs"/>
          <w:rtl/>
        </w:rPr>
        <w:t xml:space="preserve"> שלא</w:t>
      </w:r>
      <w:r w:rsidRPr="007435EB">
        <w:rPr>
          <w:rtl/>
        </w:rPr>
        <w:t xml:space="preserve"> </w:t>
      </w:r>
      <w:r w:rsidRPr="007435EB">
        <w:rPr>
          <w:rFonts w:hint="cs"/>
          <w:rtl/>
        </w:rPr>
        <w:t>נאמר</w:t>
      </w:r>
      <w:r w:rsidRPr="007435EB">
        <w:rPr>
          <w:rtl/>
        </w:rPr>
        <w:t xml:space="preserve"> </w:t>
      </w:r>
      <w:r w:rsidRPr="007435EB">
        <w:rPr>
          <w:rFonts w:hint="cs"/>
          <w:rtl/>
        </w:rPr>
        <w:t>בו</w:t>
      </w:r>
      <w:r w:rsidRPr="007435EB">
        <w:rPr>
          <w:rtl/>
        </w:rPr>
        <w:t xml:space="preserve"> </w:t>
      </w:r>
      <w:r w:rsidRPr="007435EB">
        <w:rPr>
          <w:rFonts w:hint="cs"/>
          <w:rtl/>
        </w:rPr>
        <w:t>כי</w:t>
      </w:r>
      <w:r w:rsidRPr="007435EB">
        <w:rPr>
          <w:rtl/>
        </w:rPr>
        <w:t xml:space="preserve"> </w:t>
      </w:r>
      <w:r w:rsidRPr="007435EB">
        <w:rPr>
          <w:rFonts w:hint="cs"/>
          <w:rtl/>
        </w:rPr>
        <w:t>טוב חזר</w:t>
      </w:r>
      <w:r w:rsidRPr="007435EB">
        <w:rPr>
          <w:rtl/>
        </w:rPr>
        <w:t xml:space="preserve"> </w:t>
      </w:r>
      <w:r w:rsidRPr="007435EB">
        <w:rPr>
          <w:rFonts w:hint="cs"/>
          <w:rtl/>
        </w:rPr>
        <w:t>וכללו</w:t>
      </w:r>
      <w:r w:rsidRPr="007435EB">
        <w:rPr>
          <w:rtl/>
        </w:rPr>
        <w:t xml:space="preserve"> </w:t>
      </w:r>
      <w:r w:rsidRPr="007435EB">
        <w:rPr>
          <w:rFonts w:hint="cs"/>
          <w:rtl/>
        </w:rPr>
        <w:t>בששי</w:t>
      </w:r>
      <w:r w:rsidRPr="007435EB">
        <w:rPr>
          <w:rtl/>
        </w:rPr>
        <w:t xml:space="preserve">, </w:t>
      </w:r>
      <w:r w:rsidRPr="007435EB">
        <w:rPr>
          <w:rFonts w:hint="cs"/>
          <w:rtl/>
        </w:rPr>
        <w:t>ד</w:t>
      </w:r>
      <w:r w:rsidRPr="00AC0CB1">
        <w:rPr>
          <w:rStyle w:val="af2"/>
          <w:rFonts w:hint="cs"/>
          <w:rtl/>
        </w:rPr>
        <w:t>'וירא</w:t>
      </w:r>
      <w:r w:rsidRPr="00AC0CB1">
        <w:rPr>
          <w:rStyle w:val="af2"/>
          <w:rtl/>
        </w:rPr>
        <w:t xml:space="preserve"> </w:t>
      </w:r>
      <w:r w:rsidRPr="00AC0CB1">
        <w:rPr>
          <w:rStyle w:val="af2"/>
          <w:rFonts w:hint="cs"/>
          <w:rtl/>
        </w:rPr>
        <w:t>אלהים</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כל</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עשה</w:t>
      </w:r>
      <w:r w:rsidRPr="00AC0CB1">
        <w:rPr>
          <w:rStyle w:val="af2"/>
          <w:rtl/>
        </w:rPr>
        <w:t xml:space="preserve"> </w:t>
      </w:r>
      <w:r w:rsidRPr="00AC0CB1">
        <w:rPr>
          <w:rStyle w:val="af2"/>
          <w:rFonts w:hint="cs"/>
          <w:rtl/>
        </w:rPr>
        <w:t>והנה</w:t>
      </w:r>
      <w:r w:rsidRPr="00AC0CB1">
        <w:rPr>
          <w:rStyle w:val="af2"/>
          <w:rtl/>
        </w:rPr>
        <w:t xml:space="preserve"> </w:t>
      </w:r>
      <w:r w:rsidRPr="00AC0CB1">
        <w:rPr>
          <w:rStyle w:val="af2"/>
          <w:rFonts w:hint="cs"/>
          <w:rtl/>
        </w:rPr>
        <w:t>טוב</w:t>
      </w:r>
      <w:r w:rsidRPr="00AC0CB1">
        <w:rPr>
          <w:rStyle w:val="af2"/>
          <w:rtl/>
        </w:rPr>
        <w:t xml:space="preserve"> </w:t>
      </w:r>
      <w:r w:rsidRPr="00AC0CB1">
        <w:rPr>
          <w:rStyle w:val="af2"/>
          <w:rFonts w:hint="cs"/>
          <w:rtl/>
        </w:rPr>
        <w:t>מאד'</w:t>
      </w:r>
      <w:r w:rsidRPr="007435EB">
        <w:rPr>
          <w:rFonts w:hint="cs"/>
          <w:rtl/>
        </w:rPr>
        <w:t>.</w:t>
      </w:r>
    </w:p>
    <w:p w14:paraId="7C71A5B0" w14:textId="77777777" w:rsidR="00E8089F" w:rsidRPr="007435EB" w:rsidRDefault="00E8089F" w:rsidP="00E8089F">
      <w:pPr>
        <w:rPr>
          <w:rtl/>
        </w:rPr>
      </w:pPr>
      <w:r w:rsidRPr="007435EB">
        <w:rPr>
          <w:rFonts w:hint="cs"/>
          <w:rtl/>
        </w:rPr>
        <w:t>אלא</w:t>
      </w:r>
      <w:r w:rsidRPr="007435EB">
        <w:rPr>
          <w:rtl/>
        </w:rPr>
        <w:t xml:space="preserve">: </w:t>
      </w:r>
      <w:r w:rsidRPr="007435EB">
        <w:rPr>
          <w:rFonts w:hint="cs"/>
          <w:rtl/>
        </w:rPr>
        <w:t>חללה</w:t>
      </w:r>
      <w:r w:rsidRPr="007435EB">
        <w:rPr>
          <w:rtl/>
        </w:rPr>
        <w:t xml:space="preserve"> </w:t>
      </w:r>
      <w:r w:rsidRPr="007435EB">
        <w:rPr>
          <w:rFonts w:hint="cs"/>
          <w:rtl/>
        </w:rPr>
        <w:t>קודם</w:t>
      </w:r>
      <w:r w:rsidRPr="007435EB">
        <w:rPr>
          <w:rtl/>
        </w:rPr>
        <w:t xml:space="preserve"> </w:t>
      </w:r>
      <w:r w:rsidRPr="007435EB">
        <w:rPr>
          <w:rFonts w:hint="cs"/>
          <w:rtl/>
        </w:rPr>
        <w:t>שנברא</w:t>
      </w:r>
      <w:r w:rsidRPr="007435EB">
        <w:rPr>
          <w:rtl/>
        </w:rPr>
        <w:t xml:space="preserve"> </w:t>
      </w:r>
      <w:r w:rsidRPr="007435EB">
        <w:rPr>
          <w:rFonts w:hint="cs"/>
          <w:rtl/>
        </w:rPr>
        <w:t>העולם</w:t>
      </w:r>
      <w:r w:rsidRPr="007435EB">
        <w:rPr>
          <w:rtl/>
        </w:rPr>
        <w:t xml:space="preserve">, </w:t>
      </w:r>
      <w:r w:rsidRPr="007435EB">
        <w:rPr>
          <w:rFonts w:hint="cs"/>
          <w:rtl/>
        </w:rPr>
        <w:t>ואור</w:t>
      </w:r>
      <w:r w:rsidRPr="007435EB">
        <w:rPr>
          <w:rtl/>
        </w:rPr>
        <w:t xml:space="preserve"> </w:t>
      </w:r>
      <w:r w:rsidRPr="007435EB">
        <w:rPr>
          <w:rFonts w:hint="cs"/>
          <w:rtl/>
        </w:rPr>
        <w:t>דידיה</w:t>
      </w:r>
      <w:r w:rsidRPr="007435EB">
        <w:rPr>
          <w:rtl/>
        </w:rPr>
        <w:t xml:space="preserve"> </w:t>
      </w:r>
      <w:r w:rsidRPr="007435EB">
        <w:rPr>
          <w:rFonts w:hint="cs"/>
          <w:rtl/>
        </w:rPr>
        <w:t>בשני</w:t>
      </w:r>
      <w:r w:rsidRPr="007435EB">
        <w:rPr>
          <w:rtl/>
        </w:rPr>
        <w:t xml:space="preserve"> </w:t>
      </w:r>
      <w:r w:rsidRPr="007435EB">
        <w:rPr>
          <w:rFonts w:hint="cs"/>
          <w:rtl/>
        </w:rPr>
        <w:t>בשבת</w:t>
      </w:r>
      <w:r w:rsidRPr="007435EB">
        <w:rPr>
          <w:rtl/>
        </w:rPr>
        <w:t>.</w:t>
      </w:r>
    </w:p>
    <w:p w14:paraId="2EEE4694" w14:textId="77777777" w:rsidR="00E8089F" w:rsidRPr="005C3FF1" w:rsidRDefault="00E8089F" w:rsidP="00E8089F">
      <w:pPr>
        <w:rPr>
          <w:rStyle w:val="afffa"/>
          <w:rtl/>
        </w:rPr>
      </w:pPr>
      <w:r w:rsidRPr="007435EB">
        <w:rPr>
          <w:rFonts w:hint="cs"/>
          <w:rtl/>
        </w:rPr>
        <w:t>ואור</w:t>
      </w:r>
      <w:r w:rsidRPr="007435EB">
        <w:rPr>
          <w:rtl/>
        </w:rPr>
        <w:t xml:space="preserve"> </w:t>
      </w:r>
      <w:r w:rsidRPr="007435EB">
        <w:rPr>
          <w:rFonts w:hint="cs"/>
          <w:rtl/>
        </w:rPr>
        <w:t>דידן</w:t>
      </w:r>
      <w:r w:rsidRPr="007435EB">
        <w:rPr>
          <w:rtl/>
        </w:rPr>
        <w:t xml:space="preserve">, </w:t>
      </w:r>
      <w:r w:rsidRPr="007435EB">
        <w:rPr>
          <w:rFonts w:hint="cs"/>
          <w:rtl/>
        </w:rPr>
        <w:t>במחשבה</w:t>
      </w:r>
      <w:r w:rsidRPr="007435EB">
        <w:rPr>
          <w:rtl/>
        </w:rPr>
        <w:t xml:space="preserve"> </w:t>
      </w:r>
      <w:r w:rsidRPr="007435EB">
        <w:rPr>
          <w:rFonts w:hint="cs"/>
          <w:rtl/>
        </w:rPr>
        <w:t>עלה</w:t>
      </w:r>
      <w:r w:rsidRPr="007435EB">
        <w:rPr>
          <w:rtl/>
        </w:rPr>
        <w:t xml:space="preserve"> </w:t>
      </w:r>
      <w:r w:rsidRPr="007435EB">
        <w:rPr>
          <w:rFonts w:hint="cs"/>
          <w:rtl/>
        </w:rPr>
        <w:t>ליבראות</w:t>
      </w:r>
      <w:r w:rsidRPr="007435EB">
        <w:rPr>
          <w:rtl/>
        </w:rPr>
        <w:t xml:space="preserve"> </w:t>
      </w:r>
      <w:r>
        <w:rPr>
          <w:rStyle w:val="affffd"/>
          <w:rFonts w:hint="cs"/>
          <w:rtl/>
          <w:rPrChange w:id="9880" w:author="מנוע אמוראים" w:date="2026-10-05T16:42:03Z">
            <w:rPr>
              <w:rFonts w:hint="cs"/>
              <w:rtl/>
            </w:rPr>
          </w:rPrChange>
        </w:rPr>
        <w:t xml:space="preserve">בער</w:t>
      </w:r>
      <w:r>
        <w:rPr>
          <w:rStyle w:val="affffd"/>
          <w:rtl/>
          <w:rPrChange w:id="9881" w:author="מנוע אמוראים" w:date="2026-10-05T16:42:03Z">
            <w:rPr>
              <w:rtl/>
            </w:rPr>
          </w:rPrChange>
        </w:rPr>
        <w:t xml:space="preserve">"</w:t>
      </w:r>
      <w:r>
        <w:rPr>
          <w:rStyle w:val="affffd"/>
          <w:rFonts w:hint="cs"/>
          <w:rtl/>
          <w:rPrChange w:id="9882" w:author="מנוע אמוראים" w:date="2026-10-05T16:42:03Z">
            <w:rPr>
              <w:rFonts w:hint="cs"/>
              <w:rtl/>
            </w:rPr>
          </w:rPrChange>
        </w:rPr>
        <w:t xml:space="preserve">ש</w:t>
      </w:r>
      <w:r w:rsidRPr="007435EB">
        <w:rPr>
          <w:rtl/>
        </w:rPr>
        <w:t xml:space="preserve">, </w:t>
      </w:r>
      <w:r w:rsidRPr="007435EB">
        <w:rPr>
          <w:rFonts w:hint="cs"/>
          <w:rtl/>
        </w:rPr>
        <w:t>ולא</w:t>
      </w:r>
      <w:r w:rsidRPr="007435EB">
        <w:rPr>
          <w:rtl/>
        </w:rPr>
        <w:t xml:space="preserve"> </w:t>
      </w:r>
      <w:r w:rsidRPr="007435EB">
        <w:rPr>
          <w:rFonts w:hint="cs"/>
          <w:rtl/>
        </w:rPr>
        <w:t>נברא</w:t>
      </w:r>
      <w:r w:rsidRPr="007435EB">
        <w:rPr>
          <w:rtl/>
        </w:rPr>
        <w:t xml:space="preserve"> </w:t>
      </w:r>
      <w:r w:rsidRPr="007435EB">
        <w:rPr>
          <w:rFonts w:hint="cs"/>
          <w:rtl/>
        </w:rPr>
        <w:t>עד</w:t>
      </w:r>
      <w:r w:rsidRPr="007435EB">
        <w:rPr>
          <w:rtl/>
        </w:rPr>
        <w:t xml:space="preserve"> </w:t>
      </w:r>
      <w:r w:rsidRPr="007435EB">
        <w:rPr>
          <w:rFonts w:hint="cs"/>
          <w:rtl/>
        </w:rPr>
        <w:t>מוצ</w:t>
      </w:r>
      <w:r w:rsidRPr="007435EB">
        <w:rPr>
          <w:rtl/>
        </w:rPr>
        <w:t>"</w:t>
      </w:r>
      <w:r w:rsidRPr="007435EB">
        <w:rPr>
          <w:rFonts w:hint="cs"/>
          <w:rtl/>
        </w:rPr>
        <w:t>ש</w:t>
      </w:r>
      <w:r w:rsidRPr="007435EB">
        <w:rPr>
          <w:rtl/>
        </w:rPr>
        <w:t>.</w:t>
      </w:r>
    </w:p>
    <w:p w14:paraId="06165623" w14:textId="77777777" w:rsidR="00E8089F" w:rsidRPr="007435EB" w:rsidRDefault="00E8089F" w:rsidP="00E8089F">
      <w:pPr>
        <w:rPr>
          <w:rtl/>
        </w:rPr>
      </w:pPr>
      <w:r w:rsidRPr="007435EB">
        <w:rPr>
          <w:rFonts w:hint="cs"/>
          <w:rtl/>
        </w:rPr>
        <w:t>דתניא</w:t>
      </w:r>
      <w:r w:rsidRPr="007435EB">
        <w:rPr>
          <w:rtl/>
        </w:rPr>
        <w:t xml:space="preserve">, </w:t>
      </w:r>
      <w:r>
        <w:rPr>
          <w:rStyle w:val="affffd"/>
          <w:rFonts w:hint="cs"/>
          <w:rtl/>
          <w:rPrChange w:id="9883" w:author="מנוע אמוראים" w:date="2026-10-05T16:42:03Z">
            <w:rPr>
              <w:rFonts w:hint="cs"/>
              <w:rtl/>
            </w:rPr>
          </w:rPrChange>
        </w:rPr>
        <w:t xml:space="preserve">רי</w:t>
      </w:r>
      <w:r>
        <w:rPr>
          <w:rStyle w:val="affffd"/>
          <w:rtl/>
          <w:rPrChange w:id="9884" w:author="מנוע אמוראים" w:date="2026-10-05T16:42:03Z">
            <w:rPr>
              <w:rtl/>
            </w:rPr>
          </w:rPrChange>
        </w:rPr>
        <w:t xml:space="preserve">"</w:t>
      </w:r>
      <w:r>
        <w:rPr>
          <w:rStyle w:val="affffd"/>
          <w:rFonts w:hint="cs"/>
          <w:rtl/>
          <w:rPrChange w:id="9885" w:author="מנוע אמוראים" w:date="2026-10-05T16:42:03Z">
            <w:rPr>
              <w:rFonts w:hint="cs"/>
              <w:rtl/>
            </w:rPr>
          </w:rPrChange>
        </w:rPr>
        <w:t xml:space="preserve">ס</w:t>
      </w:r>
      <w:r w:rsidRPr="007435EB">
        <w:rPr>
          <w:rtl/>
        </w:rPr>
        <w:t xml:space="preserve">: </w:t>
      </w:r>
      <w:r w:rsidRPr="007435EB">
        <w:rPr>
          <w:rFonts w:hint="cs"/>
          <w:rtl/>
        </w:rPr>
        <w:t>שני</w:t>
      </w:r>
      <w:r w:rsidRPr="007435EB">
        <w:rPr>
          <w:rtl/>
        </w:rPr>
        <w:t xml:space="preserve"> </w:t>
      </w:r>
      <w:r w:rsidRPr="007435EB">
        <w:rPr>
          <w:rFonts w:hint="cs"/>
          <w:rtl/>
        </w:rPr>
        <w:t>דברים</w:t>
      </w:r>
      <w:r w:rsidRPr="007435EB">
        <w:rPr>
          <w:rtl/>
        </w:rPr>
        <w:t xml:space="preserve"> </w:t>
      </w:r>
      <w:r w:rsidRPr="007435EB">
        <w:rPr>
          <w:rFonts w:hint="cs"/>
          <w:rtl/>
        </w:rPr>
        <w:t>עלו</w:t>
      </w:r>
      <w:r w:rsidRPr="007435EB">
        <w:rPr>
          <w:rtl/>
        </w:rPr>
        <w:t xml:space="preserve"> </w:t>
      </w:r>
      <w:r w:rsidRPr="007435EB">
        <w:rPr>
          <w:rFonts w:hint="cs"/>
          <w:rtl/>
        </w:rPr>
        <w:t>במחשבה</w:t>
      </w:r>
      <w:r w:rsidRPr="007435EB">
        <w:rPr>
          <w:rtl/>
        </w:rPr>
        <w:t xml:space="preserve"> </w:t>
      </w:r>
      <w:r w:rsidRPr="007435EB">
        <w:rPr>
          <w:rFonts w:hint="cs"/>
          <w:rtl/>
        </w:rPr>
        <w:t>ליבראות</w:t>
      </w:r>
      <w:r w:rsidRPr="007435EB">
        <w:rPr>
          <w:rtl/>
        </w:rPr>
        <w:t xml:space="preserve"> </w:t>
      </w:r>
      <w:r>
        <w:rPr>
          <w:rStyle w:val="affffd"/>
          <w:rFonts w:hint="cs"/>
          <w:rtl/>
          <w:rPrChange w:id="9886" w:author="מנוע אמוראים" w:date="2026-10-05T16:42:03Z">
            <w:rPr>
              <w:rFonts w:hint="cs"/>
              <w:rtl/>
            </w:rPr>
          </w:rPrChange>
        </w:rPr>
        <w:t xml:space="preserve">בער</w:t>
      </w:r>
      <w:r>
        <w:rPr>
          <w:rStyle w:val="affffd"/>
          <w:rtl/>
          <w:rPrChange w:id="9887" w:author="מנוע אמוראים" w:date="2026-10-05T16:42:03Z">
            <w:rPr>
              <w:rtl/>
            </w:rPr>
          </w:rPrChange>
        </w:rPr>
        <w:t xml:space="preserve">"</w:t>
      </w:r>
      <w:r>
        <w:rPr>
          <w:rStyle w:val="affffd"/>
          <w:rFonts w:hint="cs"/>
          <w:rtl/>
          <w:rPrChange w:id="9888" w:author="מנוע אמוראים" w:date="2026-10-05T16:42:03Z">
            <w:rPr>
              <w:rFonts w:hint="cs"/>
              <w:rtl/>
            </w:rPr>
          </w:rPrChange>
        </w:rPr>
        <w:t xml:space="preserve">ש</w:t>
      </w:r>
      <w:r w:rsidRPr="007435EB">
        <w:rPr>
          <w:rtl/>
        </w:rPr>
        <w:t xml:space="preserve"> </w:t>
      </w:r>
      <w:r w:rsidRPr="007435EB">
        <w:rPr>
          <w:rFonts w:hint="cs"/>
          <w:rtl/>
        </w:rPr>
        <w:t>ולא</w:t>
      </w:r>
      <w:r w:rsidRPr="007435EB">
        <w:rPr>
          <w:rtl/>
        </w:rPr>
        <w:t xml:space="preserve"> </w:t>
      </w:r>
      <w:r w:rsidRPr="007435EB">
        <w:rPr>
          <w:rFonts w:hint="cs"/>
          <w:rtl/>
        </w:rPr>
        <w:t>נבראו</w:t>
      </w:r>
      <w:r w:rsidRPr="007435EB">
        <w:rPr>
          <w:rtl/>
        </w:rPr>
        <w:t xml:space="preserve"> </w:t>
      </w:r>
      <w:r w:rsidRPr="007435EB">
        <w:rPr>
          <w:rFonts w:hint="cs"/>
          <w:rtl/>
        </w:rPr>
        <w:t>עד</w:t>
      </w:r>
      <w:r w:rsidRPr="007435EB">
        <w:rPr>
          <w:rtl/>
        </w:rPr>
        <w:t xml:space="preserve"> </w:t>
      </w:r>
      <w:r w:rsidRPr="007435EB">
        <w:rPr>
          <w:rFonts w:hint="cs"/>
          <w:rtl/>
        </w:rPr>
        <w:t>מוצ</w:t>
      </w:r>
      <w:r w:rsidRPr="007435EB">
        <w:rPr>
          <w:rtl/>
        </w:rPr>
        <w:t>"</w:t>
      </w:r>
      <w:r w:rsidRPr="007435EB">
        <w:rPr>
          <w:rFonts w:hint="cs"/>
          <w:rtl/>
        </w:rPr>
        <w:t>ש</w:t>
      </w:r>
      <w:r w:rsidRPr="007435EB">
        <w:rPr>
          <w:rtl/>
        </w:rPr>
        <w:t xml:space="preserve">, </w:t>
      </w:r>
      <w:r w:rsidRPr="007435EB">
        <w:rPr>
          <w:rFonts w:hint="cs"/>
          <w:rtl/>
        </w:rPr>
        <w:t>ובמוצ</w:t>
      </w:r>
      <w:r w:rsidRPr="007435EB">
        <w:rPr>
          <w:rtl/>
        </w:rPr>
        <w:t>"</w:t>
      </w:r>
      <w:r w:rsidRPr="007435EB">
        <w:rPr>
          <w:rFonts w:hint="cs"/>
          <w:rtl/>
        </w:rPr>
        <w:t>ש</w:t>
      </w:r>
      <w:r w:rsidRPr="007435EB">
        <w:rPr>
          <w:rtl/>
        </w:rPr>
        <w:t xml:space="preserve"> </w:t>
      </w:r>
      <w:r w:rsidRPr="007435EB">
        <w:rPr>
          <w:rFonts w:hint="cs"/>
          <w:rtl/>
        </w:rPr>
        <w:t>נתן</w:t>
      </w:r>
      <w:r w:rsidRPr="007435EB">
        <w:rPr>
          <w:rtl/>
        </w:rPr>
        <w:t xml:space="preserve"> </w:t>
      </w:r>
      <w:r w:rsidRPr="007435EB">
        <w:rPr>
          <w:rFonts w:hint="cs"/>
          <w:rtl/>
        </w:rPr>
        <w:t>הקב</w:t>
      </w:r>
      <w:r w:rsidRPr="007435EB">
        <w:rPr>
          <w:rtl/>
        </w:rPr>
        <w:t>"</w:t>
      </w:r>
      <w:r w:rsidRPr="007435EB">
        <w:rPr>
          <w:rFonts w:hint="cs"/>
          <w:rtl/>
        </w:rPr>
        <w:t>ה</w:t>
      </w:r>
      <w:r w:rsidRPr="007435EB">
        <w:rPr>
          <w:rtl/>
        </w:rPr>
        <w:t xml:space="preserve"> </w:t>
      </w:r>
      <w:r w:rsidRPr="007435EB">
        <w:rPr>
          <w:rFonts w:hint="cs"/>
          <w:rtl/>
        </w:rPr>
        <w:t>דיעה</w:t>
      </w:r>
      <w:r w:rsidRPr="007435EB">
        <w:rPr>
          <w:rtl/>
        </w:rPr>
        <w:t xml:space="preserve"> </w:t>
      </w:r>
      <w:r w:rsidRPr="007435EB">
        <w:rPr>
          <w:rFonts w:hint="cs"/>
          <w:rtl/>
        </w:rPr>
        <w:t>באדם</w:t>
      </w:r>
      <w:r w:rsidRPr="007435EB">
        <w:rPr>
          <w:rtl/>
        </w:rPr>
        <w:t xml:space="preserve"> </w:t>
      </w:r>
      <w:r w:rsidRPr="007435EB">
        <w:rPr>
          <w:rFonts w:hint="cs"/>
          <w:rtl/>
        </w:rPr>
        <w:t>הראשון</w:t>
      </w:r>
      <w:r w:rsidRPr="007435EB">
        <w:rPr>
          <w:rtl/>
        </w:rPr>
        <w:t xml:space="preserve"> </w:t>
      </w:r>
      <w:r w:rsidRPr="007435EB">
        <w:rPr>
          <w:rFonts w:hint="cs"/>
          <w:rtl/>
        </w:rPr>
        <w:t>מעין</w:t>
      </w:r>
      <w:r w:rsidRPr="007435EB">
        <w:rPr>
          <w:rtl/>
        </w:rPr>
        <w:t xml:space="preserve"> </w:t>
      </w:r>
      <w:r w:rsidRPr="007435EB">
        <w:rPr>
          <w:rFonts w:hint="cs"/>
          <w:rtl/>
        </w:rPr>
        <w:t>דוגמא</w:t>
      </w:r>
      <w:r w:rsidRPr="007435EB">
        <w:rPr>
          <w:rtl/>
        </w:rPr>
        <w:t xml:space="preserve"> </w:t>
      </w:r>
      <w:r w:rsidRPr="007435EB">
        <w:rPr>
          <w:rFonts w:hint="cs"/>
          <w:rtl/>
        </w:rPr>
        <w:t>של</w:t>
      </w:r>
      <w:r w:rsidRPr="007435EB">
        <w:rPr>
          <w:rtl/>
        </w:rPr>
        <w:t xml:space="preserve"> </w:t>
      </w:r>
      <w:r w:rsidRPr="007435EB">
        <w:rPr>
          <w:rFonts w:hint="cs"/>
          <w:rtl/>
        </w:rPr>
        <w:t>מעלה</w:t>
      </w:r>
      <w:r w:rsidRPr="007435EB">
        <w:rPr>
          <w:rtl/>
        </w:rPr>
        <w:t xml:space="preserve">, </w:t>
      </w:r>
      <w:r w:rsidRPr="007435EB">
        <w:rPr>
          <w:rFonts w:hint="cs"/>
          <w:rtl/>
        </w:rPr>
        <w:t>והביא</w:t>
      </w:r>
      <w:r w:rsidRPr="007435EB">
        <w:rPr>
          <w:rtl/>
        </w:rPr>
        <w:t xml:space="preserve"> </w:t>
      </w:r>
      <w:r w:rsidRPr="007435EB">
        <w:rPr>
          <w:rFonts w:hint="cs"/>
          <w:rtl/>
        </w:rPr>
        <w:t>ב'אבנים</w:t>
      </w:r>
      <w:r w:rsidRPr="007435EB">
        <w:rPr>
          <w:rtl/>
        </w:rPr>
        <w:t xml:space="preserve"> </w:t>
      </w:r>
      <w:r w:rsidRPr="007435EB">
        <w:rPr>
          <w:rFonts w:hint="cs"/>
          <w:rtl/>
        </w:rPr>
        <w:t>וטחנן</w:t>
      </w:r>
      <w:r w:rsidRPr="007435EB">
        <w:rPr>
          <w:rtl/>
        </w:rPr>
        <w:t xml:space="preserve"> </w:t>
      </w:r>
      <w:r w:rsidRPr="007435EB">
        <w:rPr>
          <w:rFonts w:hint="cs"/>
          <w:rtl/>
        </w:rPr>
        <w:t>זו</w:t>
      </w:r>
      <w:r w:rsidRPr="007435EB">
        <w:rPr>
          <w:rtl/>
        </w:rPr>
        <w:t xml:space="preserve"> </w:t>
      </w:r>
      <w:r w:rsidRPr="007435EB">
        <w:rPr>
          <w:rFonts w:hint="cs"/>
          <w:rtl/>
        </w:rPr>
        <w:t>בזו</w:t>
      </w:r>
      <w:r w:rsidRPr="007435EB">
        <w:rPr>
          <w:rtl/>
        </w:rPr>
        <w:t xml:space="preserve"> </w:t>
      </w:r>
      <w:r w:rsidRPr="007435EB">
        <w:rPr>
          <w:rFonts w:hint="cs"/>
          <w:rtl/>
        </w:rPr>
        <w:t>ויצא</w:t>
      </w:r>
      <w:r w:rsidRPr="007435EB">
        <w:rPr>
          <w:rtl/>
        </w:rPr>
        <w:t xml:space="preserve"> </w:t>
      </w:r>
      <w:r w:rsidRPr="007435EB">
        <w:rPr>
          <w:rFonts w:hint="cs"/>
          <w:rtl/>
        </w:rPr>
        <w:t>מהן</w:t>
      </w:r>
      <w:r w:rsidRPr="007435EB">
        <w:rPr>
          <w:rtl/>
        </w:rPr>
        <w:t xml:space="preserve"> </w:t>
      </w:r>
      <w:r w:rsidRPr="007435EB">
        <w:rPr>
          <w:rFonts w:hint="cs"/>
          <w:rtl/>
        </w:rPr>
        <w:t>אור</w:t>
      </w:r>
      <w:r w:rsidRPr="007435EB">
        <w:rPr>
          <w:rtl/>
        </w:rPr>
        <w:t>.</w:t>
      </w:r>
    </w:p>
    <w:p w14:paraId="21F3434D" w14:textId="77777777" w:rsidR="00E8089F" w:rsidRPr="007435EB" w:rsidRDefault="00E8089F" w:rsidP="00E8089F">
      <w:pPr>
        <w:rPr>
          <w:rtl/>
        </w:rPr>
      </w:pPr>
      <w:r w:rsidRPr="007435EB">
        <w:rPr>
          <w:rFonts w:hint="cs"/>
          <w:rtl/>
        </w:rPr>
        <w:t>והביא</w:t>
      </w:r>
      <w:r w:rsidRPr="007435EB">
        <w:rPr>
          <w:rtl/>
        </w:rPr>
        <w:t xml:space="preserve"> </w:t>
      </w:r>
      <w:r w:rsidRPr="007435EB">
        <w:rPr>
          <w:rFonts w:hint="cs"/>
          <w:rtl/>
        </w:rPr>
        <w:t>שתי</w:t>
      </w:r>
      <w:r w:rsidRPr="007435EB">
        <w:rPr>
          <w:rtl/>
        </w:rPr>
        <w:t xml:space="preserve"> </w:t>
      </w:r>
      <w:r w:rsidRPr="007435EB">
        <w:rPr>
          <w:rFonts w:hint="cs"/>
          <w:rtl/>
        </w:rPr>
        <w:t>בהמות</w:t>
      </w:r>
      <w:r w:rsidRPr="007435EB">
        <w:rPr>
          <w:rtl/>
        </w:rPr>
        <w:t xml:space="preserve"> </w:t>
      </w:r>
      <w:r w:rsidRPr="007435EB">
        <w:rPr>
          <w:rFonts w:hint="cs"/>
          <w:rtl/>
        </w:rPr>
        <w:t>והרכיב</w:t>
      </w:r>
      <w:r w:rsidRPr="007435EB">
        <w:rPr>
          <w:rtl/>
        </w:rPr>
        <w:t xml:space="preserve"> </w:t>
      </w:r>
      <w:r w:rsidRPr="007435EB">
        <w:rPr>
          <w:rFonts w:hint="cs"/>
          <w:rtl/>
        </w:rPr>
        <w:t>זו</w:t>
      </w:r>
      <w:r w:rsidRPr="007435EB">
        <w:rPr>
          <w:rtl/>
        </w:rPr>
        <w:t xml:space="preserve"> </w:t>
      </w:r>
      <w:r w:rsidRPr="007435EB">
        <w:rPr>
          <w:rFonts w:hint="cs"/>
          <w:rtl/>
        </w:rPr>
        <w:t>בזו</w:t>
      </w:r>
      <w:r w:rsidRPr="007435EB">
        <w:rPr>
          <w:rtl/>
        </w:rPr>
        <w:t xml:space="preserve"> </w:t>
      </w:r>
      <w:r w:rsidRPr="007435EB">
        <w:rPr>
          <w:rFonts w:hint="cs"/>
          <w:rtl/>
        </w:rPr>
        <w:t>ויצא</w:t>
      </w:r>
      <w:r w:rsidRPr="007435EB">
        <w:rPr>
          <w:rtl/>
        </w:rPr>
        <w:t xml:space="preserve"> </w:t>
      </w:r>
      <w:r w:rsidRPr="007435EB">
        <w:rPr>
          <w:rFonts w:hint="cs"/>
          <w:rtl/>
        </w:rPr>
        <w:t>מהן</w:t>
      </w:r>
      <w:r w:rsidRPr="007435EB">
        <w:rPr>
          <w:rtl/>
        </w:rPr>
        <w:t xml:space="preserve"> </w:t>
      </w:r>
      <w:r w:rsidRPr="007435EB">
        <w:rPr>
          <w:rFonts w:hint="cs"/>
          <w:rtl/>
        </w:rPr>
        <w:t>פרד</w:t>
      </w:r>
      <w:r w:rsidRPr="007435EB">
        <w:rPr>
          <w:rtl/>
        </w:rPr>
        <w:t>.</w:t>
      </w:r>
    </w:p>
    <w:p w14:paraId="0C69987F" w14:textId="77777777" w:rsidR="00E8089F" w:rsidRPr="007435EB" w:rsidRDefault="00E8089F" w:rsidP="00E8089F">
      <w:pPr>
        <w:rPr>
          <w:rtl/>
        </w:rPr>
      </w:pPr>
      <w:r>
        <w:rPr>
          <w:rStyle w:val="affffd"/>
          <w:rFonts w:ascii="Fb Fontext" w:hAnsi="Fb Fontext" w:hint="cs"/>
          <w:sz w:val="20"/>
          <w:rtl/>
          <w:rPrChange w:id="9889" w:author="מנוע אמוראים" w:date="2026-10-05T16:42:03Z">
            <w:rPr>
              <w:rFonts w:ascii="Fb Fontext" w:hAnsi="Fb Fontext" w:hint="cs"/>
              <w:sz w:val="20"/>
              <w:rtl/>
            </w:rPr>
          </w:rPrChange>
        </w:rPr>
        <w:t xml:space="preserve">רשב</w:t>
      </w:r>
      <w:r>
        <w:rPr>
          <w:rStyle w:val="affffd"/>
          <w:rFonts w:ascii="Fb Fontext" w:hAnsi="Fb Fontext"/>
          <w:sz w:val="20"/>
          <w:rtl/>
          <w:rPrChange w:id="9890" w:author="מנוע אמוראים" w:date="2026-10-05T16:42:03Z">
            <w:rPr>
              <w:rFonts w:ascii="Fb Fontext" w:hAnsi="Fb Fontext"/>
              <w:sz w:val="20"/>
              <w:rtl/>
            </w:rPr>
          </w:rPrChange>
        </w:rPr>
        <w:t xml:space="preserve">"</w:t>
      </w:r>
      <w:r>
        <w:rPr>
          <w:rStyle w:val="affffd"/>
          <w:rFonts w:ascii="Fb Fontext" w:hAnsi="Fb Fontext" w:hint="cs"/>
          <w:sz w:val="20"/>
          <w:rtl/>
          <w:rPrChange w:id="9891" w:author="מנוע אמוראים" w:date="2026-10-05T16:42:03Z">
            <w:rPr>
              <w:rFonts w:ascii="Fb Fontext" w:hAnsi="Fb Fontext" w:hint="cs"/>
              <w:sz w:val="20"/>
              <w:rtl/>
            </w:rPr>
          </w:rPrChange>
        </w:rPr>
        <w:t xml:space="preserve">ג</w:t>
      </w:r>
      <w:r w:rsidRPr="007435EB">
        <w:rPr>
          <w:rFonts w:ascii="Fb Fontext" w:hAnsi="Fb Fontext"/>
          <w:sz w:val="20"/>
          <w:rtl/>
        </w:rPr>
        <w:t xml:space="preserve">: </w:t>
      </w:r>
      <w:r w:rsidRPr="007435EB">
        <w:rPr>
          <w:rFonts w:ascii="Fb Fontext" w:hAnsi="Fb Fontext" w:hint="cs"/>
          <w:sz w:val="20"/>
          <w:rtl/>
        </w:rPr>
        <w:t>פרד</w:t>
      </w:r>
      <w:r w:rsidRPr="007435EB">
        <w:rPr>
          <w:rFonts w:ascii="Fb Fontext" w:hAnsi="Fb Fontext"/>
          <w:sz w:val="20"/>
          <w:rtl/>
        </w:rPr>
        <w:t xml:space="preserve"> </w:t>
      </w:r>
      <w:r w:rsidRPr="007435EB">
        <w:rPr>
          <w:rFonts w:ascii="Fb Fontext" w:hAnsi="Fb Fontext" w:hint="cs"/>
          <w:sz w:val="20"/>
          <w:rtl/>
        </w:rPr>
        <w:t>בימי</w:t>
      </w:r>
      <w:r w:rsidRPr="007435EB">
        <w:rPr>
          <w:rFonts w:ascii="Fb Fontext" w:hAnsi="Fb Fontext"/>
          <w:sz w:val="20"/>
          <w:rtl/>
        </w:rPr>
        <w:t xml:space="preserve"> </w:t>
      </w:r>
      <w:r w:rsidRPr="007435EB">
        <w:rPr>
          <w:rFonts w:ascii="Fb Fontext" w:hAnsi="Fb Fontext" w:hint="cs"/>
          <w:sz w:val="20"/>
          <w:rtl/>
        </w:rPr>
        <w:t>ענה</w:t>
      </w:r>
      <w:r w:rsidRPr="007435EB">
        <w:rPr>
          <w:rFonts w:ascii="Fb Fontext" w:hAnsi="Fb Fontext"/>
          <w:sz w:val="20"/>
          <w:rtl/>
        </w:rPr>
        <w:t xml:space="preserve"> </w:t>
      </w:r>
      <w:r w:rsidRPr="007435EB">
        <w:rPr>
          <w:rFonts w:ascii="Fb Fontext" w:hAnsi="Fb Fontext" w:hint="cs"/>
          <w:sz w:val="20"/>
          <w:rtl/>
        </w:rPr>
        <w:t>היה</w:t>
      </w:r>
      <w:r w:rsidRPr="007435EB">
        <w:rPr>
          <w:rFonts w:ascii="Fb Fontext" w:hAnsi="Fb Fontext"/>
          <w:sz w:val="20"/>
          <w:rtl/>
        </w:rPr>
        <w:t xml:space="preserve"> </w:t>
      </w:r>
      <w:r w:rsidRPr="007435EB">
        <w:rPr>
          <w:rFonts w:ascii="Fb Fontext" w:hAnsi="Fb Fontext" w:hint="cs"/>
          <w:sz w:val="20"/>
          <w:rtl/>
        </w:rPr>
        <w:t>שנאמר</w:t>
      </w:r>
      <w:r w:rsidRPr="00AC0CB1">
        <w:rPr>
          <w:rStyle w:val="af2"/>
          <w:rtl/>
        </w:rPr>
        <w:t xml:space="preserve"> </w:t>
      </w:r>
      <w:r w:rsidRPr="00AC0CB1">
        <w:rPr>
          <w:rStyle w:val="af2"/>
          <w:rFonts w:hint="cs"/>
          <w:rtl/>
        </w:rPr>
        <w:t>'הוא</w:t>
      </w:r>
      <w:r w:rsidRPr="00AC0CB1">
        <w:rPr>
          <w:rStyle w:val="af2"/>
          <w:rtl/>
        </w:rPr>
        <w:t xml:space="preserve"> </w:t>
      </w:r>
      <w:r w:rsidRPr="00AC0CB1">
        <w:rPr>
          <w:rStyle w:val="af2"/>
          <w:rFonts w:hint="cs"/>
          <w:rtl/>
        </w:rPr>
        <w:t>ענה</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מצא</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הימם</w:t>
      </w:r>
      <w:r w:rsidRPr="00AC0CB1">
        <w:rPr>
          <w:rStyle w:val="af2"/>
          <w:rtl/>
        </w:rPr>
        <w:t xml:space="preserve"> </w:t>
      </w:r>
      <w:r w:rsidRPr="00AC0CB1">
        <w:rPr>
          <w:rStyle w:val="af2"/>
          <w:rFonts w:hint="cs"/>
          <w:rtl/>
        </w:rPr>
        <w:t>במדבר'</w:t>
      </w:r>
      <w:r w:rsidRPr="00AC0CB1">
        <w:rPr>
          <w:rStyle w:val="af2"/>
          <w:rtl/>
        </w:rPr>
        <w:t>.</w:t>
      </w:r>
    </w:p>
    <w:p w14:paraId="4A0C0A77" w14:textId="77777777" w:rsidR="00E8089F" w:rsidRPr="007435EB" w:rsidRDefault="00E8089F" w:rsidP="00E8089F">
      <w:pPr>
        <w:rPr>
          <w:rtl/>
        </w:rPr>
      </w:pPr>
      <w:r w:rsidRPr="007435EB">
        <w:rPr>
          <w:rFonts w:ascii="Fb Fontext" w:hAnsi="Fb Fontext" w:hint="cs"/>
          <w:rtl/>
        </w:rPr>
        <w:t>דורשי</w:t>
      </w:r>
      <w:r w:rsidRPr="007435EB">
        <w:rPr>
          <w:rFonts w:ascii="Fb Fontext" w:hAnsi="Fb Fontext"/>
          <w:rtl/>
        </w:rPr>
        <w:t xml:space="preserve"> </w:t>
      </w:r>
      <w:r w:rsidRPr="007435EB">
        <w:rPr>
          <w:rFonts w:ascii="Fb Fontext" w:hAnsi="Fb Fontext" w:hint="cs"/>
          <w:rtl/>
        </w:rPr>
        <w:t>חמורות</w:t>
      </w:r>
      <w:r w:rsidRPr="007435EB">
        <w:rPr>
          <w:rFonts w:ascii="Fb Fontext" w:hAnsi="Fb Fontext"/>
          <w:rtl/>
        </w:rPr>
        <w:t xml:space="preserve"> </w:t>
      </w:r>
      <w:r w:rsidRPr="007435EB">
        <w:rPr>
          <w:rFonts w:ascii="Fb Fontext" w:hAnsi="Fb Fontext" w:hint="cs"/>
          <w:rtl/>
        </w:rPr>
        <w:t>היו</w:t>
      </w:r>
      <w:r w:rsidRPr="007435EB">
        <w:rPr>
          <w:rFonts w:ascii="Fb Fontext" w:hAnsi="Fb Fontext"/>
          <w:rtl/>
        </w:rPr>
        <w:t xml:space="preserve"> </w:t>
      </w:r>
      <w:r w:rsidRPr="007435EB">
        <w:rPr>
          <w:rFonts w:ascii="Fb Fontext" w:hAnsi="Fb Fontext" w:hint="cs"/>
          <w:rtl/>
        </w:rPr>
        <w:t>אומרים</w:t>
      </w:r>
      <w:r w:rsidRPr="007435EB">
        <w:rPr>
          <w:rFonts w:ascii="Fb Fontext" w:hAnsi="Fb Fontext"/>
          <w:rtl/>
        </w:rPr>
        <w:t xml:space="preserve">: </w:t>
      </w:r>
      <w:r w:rsidRPr="007435EB">
        <w:rPr>
          <w:rFonts w:ascii="Fb Fontext" w:hAnsi="Fb Fontext" w:hint="cs"/>
          <w:rtl/>
        </w:rPr>
        <w:t>ענה</w:t>
      </w:r>
      <w:r w:rsidRPr="007435EB">
        <w:rPr>
          <w:rFonts w:ascii="Fb Fontext" w:hAnsi="Fb Fontext"/>
          <w:rtl/>
        </w:rPr>
        <w:t xml:space="preserve"> </w:t>
      </w:r>
      <w:r w:rsidRPr="007435EB">
        <w:rPr>
          <w:rFonts w:ascii="Fb Fontext" w:hAnsi="Fb Fontext" w:hint="cs"/>
          <w:rtl/>
        </w:rPr>
        <w:t>פסול</w:t>
      </w:r>
      <w:r w:rsidRPr="007435EB">
        <w:rPr>
          <w:rFonts w:ascii="Fb Fontext" w:hAnsi="Fb Fontext"/>
          <w:rtl/>
        </w:rPr>
        <w:t xml:space="preserve"> </w:t>
      </w:r>
      <w:r w:rsidRPr="007435EB">
        <w:rPr>
          <w:rFonts w:ascii="Fb Fontext" w:hAnsi="Fb Fontext" w:hint="cs"/>
          <w:rtl/>
        </w:rPr>
        <w:t>היה</w:t>
      </w:r>
      <w:r w:rsidRPr="007435EB">
        <w:rPr>
          <w:rFonts w:ascii="Fb Fontext" w:hAnsi="Fb Fontext"/>
          <w:rtl/>
        </w:rPr>
        <w:t xml:space="preserve">, </w:t>
      </w:r>
      <w:r w:rsidRPr="007435EB">
        <w:rPr>
          <w:rFonts w:ascii="Fb Fontext" w:hAnsi="Fb Fontext" w:hint="cs"/>
          <w:rtl/>
        </w:rPr>
        <w:t>לפיכך</w:t>
      </w:r>
      <w:r w:rsidRPr="007435EB">
        <w:rPr>
          <w:rFonts w:ascii="Fb Fontext" w:hAnsi="Fb Fontext"/>
          <w:rtl/>
        </w:rPr>
        <w:t xml:space="preserve"> </w:t>
      </w:r>
      <w:r w:rsidRPr="007435EB">
        <w:rPr>
          <w:rFonts w:ascii="Fb Fontext" w:hAnsi="Fb Fontext" w:hint="cs"/>
          <w:rtl/>
        </w:rPr>
        <w:t>הביא</w:t>
      </w:r>
      <w:r w:rsidRPr="007435EB">
        <w:rPr>
          <w:rFonts w:ascii="Fb Fontext" w:hAnsi="Fb Fontext"/>
          <w:rtl/>
        </w:rPr>
        <w:t xml:space="preserve"> </w:t>
      </w:r>
      <w:r w:rsidRPr="007435EB">
        <w:rPr>
          <w:rFonts w:ascii="Fb Fontext" w:hAnsi="Fb Fontext" w:hint="cs"/>
          <w:rtl/>
        </w:rPr>
        <w:t>פסול</w:t>
      </w:r>
      <w:r w:rsidRPr="007435EB">
        <w:rPr>
          <w:rFonts w:ascii="Fb Fontext" w:hAnsi="Fb Fontext"/>
          <w:rtl/>
        </w:rPr>
        <w:t xml:space="preserve"> </w:t>
      </w:r>
      <w:r w:rsidRPr="007435EB">
        <w:rPr>
          <w:rFonts w:ascii="Fb Fontext" w:hAnsi="Fb Fontext" w:hint="cs"/>
          <w:rtl/>
        </w:rPr>
        <w:t>לעולם</w:t>
      </w:r>
      <w:r w:rsidRPr="007435EB">
        <w:rPr>
          <w:rFonts w:ascii="Fb Fontext" w:hAnsi="Fb Fontext"/>
          <w:rtl/>
        </w:rPr>
        <w:t>.</w:t>
      </w:r>
    </w:p>
    <w:p w14:paraId="4AFA5843" w14:textId="77777777" w:rsidR="00E8089F" w:rsidRPr="007435EB" w:rsidRDefault="00E8089F" w:rsidP="00E8089F">
      <w:pPr>
        <w:rPr>
          <w:rtl/>
        </w:rPr>
      </w:pPr>
      <w:r w:rsidRPr="007435EB">
        <w:rPr>
          <w:rFonts w:hint="cs"/>
          <w:rtl/>
        </w:rPr>
        <w:t>ד</w:t>
      </w:r>
      <w:r w:rsidRPr="00AC0CB1">
        <w:rPr>
          <w:rStyle w:val="af2"/>
          <w:rFonts w:hint="cs"/>
          <w:rtl/>
        </w:rPr>
        <w:t>'אלה</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שעיר</w:t>
      </w:r>
      <w:r w:rsidRPr="00AC0CB1">
        <w:rPr>
          <w:rStyle w:val="af2"/>
          <w:rtl/>
        </w:rPr>
        <w:t xml:space="preserve"> </w:t>
      </w:r>
      <w:r w:rsidRPr="00AC0CB1">
        <w:rPr>
          <w:rStyle w:val="af2"/>
          <w:rFonts w:hint="cs"/>
          <w:rtl/>
        </w:rPr>
        <w:t>החרי'</w:t>
      </w:r>
      <w:r w:rsidRPr="007435EB">
        <w:rPr>
          <w:rtl/>
        </w:rPr>
        <w:t xml:space="preserve">, </w:t>
      </w:r>
      <w:r w:rsidRPr="007435EB">
        <w:rPr>
          <w:rFonts w:hint="cs"/>
          <w:rtl/>
        </w:rPr>
        <w:t>וכתיב</w:t>
      </w:r>
      <w:r w:rsidRPr="00AC0CB1">
        <w:rPr>
          <w:rStyle w:val="af2"/>
          <w:rtl/>
        </w:rPr>
        <w:t xml:space="preserve"> </w:t>
      </w:r>
      <w:r w:rsidRPr="00AC0CB1">
        <w:rPr>
          <w:rStyle w:val="af2"/>
          <w:rFonts w:hint="cs"/>
          <w:rtl/>
        </w:rPr>
        <w:t>'אלה</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צבעון</w:t>
      </w:r>
      <w:r w:rsidRPr="00AC0CB1">
        <w:rPr>
          <w:rStyle w:val="af2"/>
          <w:rtl/>
        </w:rPr>
        <w:t xml:space="preserve"> </w:t>
      </w:r>
      <w:r w:rsidRPr="00AC0CB1">
        <w:rPr>
          <w:rStyle w:val="af2"/>
          <w:rFonts w:hint="cs"/>
          <w:rtl/>
        </w:rPr>
        <w:t>ואיה</w:t>
      </w:r>
      <w:r w:rsidRPr="00AC0CB1">
        <w:rPr>
          <w:rStyle w:val="af2"/>
          <w:rtl/>
        </w:rPr>
        <w:t xml:space="preserve"> </w:t>
      </w:r>
      <w:r w:rsidRPr="00AC0CB1">
        <w:rPr>
          <w:rStyle w:val="af2"/>
          <w:rFonts w:hint="cs"/>
          <w:rtl/>
        </w:rPr>
        <w:t>וענה'</w:t>
      </w:r>
      <w:r w:rsidRPr="00AC0CB1">
        <w:rPr>
          <w:rStyle w:val="af2"/>
          <w:rtl/>
        </w:rPr>
        <w:t>.</w:t>
      </w:r>
    </w:p>
    <w:p w14:paraId="0118E4CD" w14:textId="77777777" w:rsidR="00E8089F" w:rsidRPr="007435EB" w:rsidRDefault="00E8089F" w:rsidP="00E8089F">
      <w:pPr>
        <w:rPr>
          <w:rtl/>
        </w:rPr>
      </w:pPr>
      <w:r w:rsidRPr="007435EB">
        <w:rPr>
          <w:rFonts w:hint="cs"/>
          <w:rtl/>
        </w:rPr>
        <w:t>אלא</w:t>
      </w:r>
      <w:r w:rsidRPr="007435EB">
        <w:rPr>
          <w:rtl/>
        </w:rPr>
        <w:t xml:space="preserve">, </w:t>
      </w:r>
      <w:r w:rsidRPr="007435EB">
        <w:rPr>
          <w:rFonts w:hint="cs"/>
          <w:rtl/>
        </w:rPr>
        <w:t>מלמד</w:t>
      </w:r>
      <w:r w:rsidRPr="007435EB">
        <w:rPr>
          <w:rtl/>
        </w:rPr>
        <w:t xml:space="preserve"> </w:t>
      </w:r>
      <w:r w:rsidRPr="007435EB">
        <w:rPr>
          <w:rFonts w:hint="cs"/>
          <w:rtl/>
        </w:rPr>
        <w:t>שבא</w:t>
      </w:r>
      <w:r w:rsidRPr="007435EB">
        <w:rPr>
          <w:rtl/>
        </w:rPr>
        <w:t xml:space="preserve"> </w:t>
      </w:r>
      <w:r w:rsidRPr="007435EB">
        <w:rPr>
          <w:rFonts w:hint="cs"/>
          <w:rtl/>
        </w:rPr>
        <w:t>צבעון</w:t>
      </w:r>
      <w:r w:rsidRPr="007435EB">
        <w:rPr>
          <w:rtl/>
        </w:rPr>
        <w:t xml:space="preserve"> </w:t>
      </w:r>
      <w:r w:rsidRPr="007435EB">
        <w:rPr>
          <w:rFonts w:hint="cs"/>
          <w:rtl/>
        </w:rPr>
        <w:t>על</w:t>
      </w:r>
      <w:r w:rsidRPr="007435EB">
        <w:rPr>
          <w:rtl/>
        </w:rPr>
        <w:t xml:space="preserve"> </w:t>
      </w:r>
      <w:r w:rsidRPr="007435EB">
        <w:rPr>
          <w:rFonts w:hint="cs"/>
          <w:rtl/>
        </w:rPr>
        <w:t>אמו</w:t>
      </w:r>
      <w:r w:rsidRPr="007435EB">
        <w:rPr>
          <w:rtl/>
        </w:rPr>
        <w:t xml:space="preserve"> </w:t>
      </w:r>
      <w:r w:rsidRPr="007435EB">
        <w:rPr>
          <w:rFonts w:hint="cs"/>
          <w:rtl/>
        </w:rPr>
        <w:t>והוליד</w:t>
      </w:r>
      <w:r w:rsidRPr="007435EB">
        <w:rPr>
          <w:rtl/>
        </w:rPr>
        <w:t xml:space="preserve"> </w:t>
      </w:r>
      <w:r w:rsidRPr="007435EB">
        <w:rPr>
          <w:rFonts w:hint="cs"/>
          <w:rtl/>
        </w:rPr>
        <w:t>ממנה</w:t>
      </w:r>
      <w:r w:rsidRPr="007435EB">
        <w:rPr>
          <w:rtl/>
        </w:rPr>
        <w:t xml:space="preserve"> </w:t>
      </w:r>
      <w:r w:rsidRPr="007435EB">
        <w:rPr>
          <w:rFonts w:hint="cs"/>
          <w:rtl/>
        </w:rPr>
        <w:t>ענה</w:t>
      </w:r>
      <w:r w:rsidRPr="007435EB">
        <w:rPr>
          <w:rtl/>
        </w:rPr>
        <w:t>.</w:t>
      </w:r>
    </w:p>
    <w:p w14:paraId="330E3383" w14:textId="77777777" w:rsidR="00E8089F" w:rsidRPr="007435EB" w:rsidRDefault="00E8089F" w:rsidP="00E8089F">
      <w:pPr>
        <w:rPr>
          <w:rtl/>
        </w:rPr>
      </w:pPr>
      <w:r w:rsidRPr="007435EB">
        <w:rPr>
          <w:rFonts w:hint="cs"/>
          <w:rtl/>
        </w:rPr>
        <w:t>ולא אמרי</w:t>
      </w:r>
      <w:r w:rsidRPr="007435EB">
        <w:rPr>
          <w:rtl/>
        </w:rPr>
        <w:t>'</w:t>
      </w:r>
      <w:r w:rsidRPr="007435EB">
        <w:rPr>
          <w:rFonts w:hint="cs"/>
          <w:rtl/>
        </w:rPr>
        <w:t xml:space="preserve"> דתרי ענה הוו [ואמר דבר שבור מלכא לא אמר שבור מלכא או שמואל או רבא]</w:t>
      </w:r>
    </w:p>
    <w:p w14:paraId="42DAF46B" w14:textId="77777777" w:rsidR="00E8089F" w:rsidRPr="007435EB" w:rsidRDefault="00E8089F" w:rsidP="00E8089F">
      <w:pPr>
        <w:rPr>
          <w:rFonts w:cs="Guttman Vilna"/>
          <w:b/>
          <w:bCs/>
          <w:rtl/>
        </w:rPr>
      </w:pPr>
      <w:r w:rsidRPr="007435EB">
        <w:rPr>
          <w:rFonts w:hint="cs"/>
          <w:rtl/>
        </w:rPr>
        <w:t xml:space="preserve">- </w:t>
      </w:r>
      <w:r w:rsidRPr="00AC0CB1">
        <w:rPr>
          <w:rStyle w:val="af2"/>
          <w:rFonts w:hint="cs"/>
          <w:rtl/>
        </w:rPr>
        <w:t>ד'הוא</w:t>
      </w:r>
      <w:r w:rsidRPr="00AC0CB1">
        <w:rPr>
          <w:rStyle w:val="af2"/>
          <w:rtl/>
        </w:rPr>
        <w:t xml:space="preserve"> </w:t>
      </w:r>
      <w:r w:rsidRPr="00AC0CB1">
        <w:rPr>
          <w:rStyle w:val="af2"/>
          <w:rFonts w:hint="cs"/>
          <w:rtl/>
        </w:rPr>
        <w:t>ענה'</w:t>
      </w:r>
      <w:r w:rsidRPr="00AC0CB1">
        <w:rPr>
          <w:rStyle w:val="af2"/>
          <w:rtl/>
        </w:rPr>
        <w:t xml:space="preserve"> </w:t>
      </w:r>
      <w:r w:rsidRPr="007435EB">
        <w:rPr>
          <w:rtl/>
        </w:rPr>
        <w:t xml:space="preserve">- </w:t>
      </w:r>
      <w:r w:rsidRPr="007435EB">
        <w:rPr>
          <w:rFonts w:hint="cs"/>
          <w:rtl/>
        </w:rPr>
        <w:t>הוא</w:t>
      </w:r>
      <w:r w:rsidRPr="007435EB">
        <w:rPr>
          <w:rtl/>
        </w:rPr>
        <w:t xml:space="preserve"> </w:t>
      </w:r>
      <w:r w:rsidRPr="007435EB">
        <w:rPr>
          <w:rFonts w:hint="cs"/>
          <w:rtl/>
        </w:rPr>
        <w:t>ענה</w:t>
      </w:r>
      <w:r w:rsidRPr="007435EB">
        <w:rPr>
          <w:rtl/>
        </w:rPr>
        <w:t xml:space="preserve"> </w:t>
      </w:r>
      <w:r w:rsidRPr="007435EB">
        <w:rPr>
          <w:rFonts w:hint="cs"/>
          <w:rtl/>
        </w:rPr>
        <w:t>דמעיקרא</w:t>
      </w:r>
      <w:r w:rsidRPr="007435EB">
        <w:rPr>
          <w:rtl/>
        </w:rPr>
        <w:t>.</w:t>
      </w:r>
    </w:p>
    <w:p w14:paraId="64DF8B51" w14:textId="1785B719" w:rsidR="00E8089F" w:rsidRPr="007435EB" w:rsidRDefault="00F47631" w:rsidP="00F47631">
      <w:pPr>
        <w:pStyle w:val="affd"/>
        <w:rPr>
          <w:bCs/>
          <w:rtl/>
        </w:rPr>
      </w:pPr>
      <w:r>
        <w:rPr>
          <w:rFonts w:hint="cs"/>
          <w:rtl/>
        </w:rPr>
        <w:t>***</w:t>
      </w:r>
    </w:p>
    <w:p w14:paraId="6EF08DDF" w14:textId="77777777" w:rsidR="00E8089F" w:rsidRPr="007435EB" w:rsidRDefault="00E8089F" w:rsidP="005C3FF1">
      <w:pPr>
        <w:pStyle w:val="afff"/>
        <w:framePr w:wrap="around"/>
        <w:rPr>
          <w:rtl/>
        </w:rPr>
      </w:pPr>
      <w:r w:rsidRPr="007435EB">
        <w:rPr>
          <w:rFonts w:hint="cs"/>
          <w:rtl/>
        </w:rPr>
        <w:t>נד:</w:t>
      </w:r>
    </w:p>
    <w:p w14:paraId="1D7F8FFC" w14:textId="4CF3074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עשרה</w:t>
      </w:r>
      <w:r w:rsidR="00E8089F" w:rsidRPr="007435EB">
        <w:rPr>
          <w:rFonts w:ascii="Fb Fontext" w:hAnsi="Fb Fontext"/>
          <w:rtl/>
        </w:rPr>
        <w:t xml:space="preserve"> </w:t>
      </w:r>
      <w:r w:rsidR="00E8089F" w:rsidRPr="007435EB">
        <w:rPr>
          <w:rFonts w:ascii="Fb Fontext" w:hAnsi="Fb Fontext" w:hint="cs"/>
          <w:rtl/>
        </w:rPr>
        <w:t>דברים</w:t>
      </w:r>
      <w:r w:rsidR="00E8089F" w:rsidRPr="007435EB">
        <w:rPr>
          <w:rFonts w:ascii="Fb Fontext" w:hAnsi="Fb Fontext"/>
          <w:rtl/>
        </w:rPr>
        <w:t xml:space="preserve"> </w:t>
      </w:r>
      <w:r w:rsidR="00E8089F" w:rsidRPr="007435EB">
        <w:rPr>
          <w:rFonts w:ascii="Fb Fontext" w:hAnsi="Fb Fontext" w:hint="cs"/>
          <w:rtl/>
        </w:rPr>
        <w:t>נבראו</w:t>
      </w:r>
      <w:r w:rsidR="00E8089F" w:rsidRPr="007435EB">
        <w:rPr>
          <w:rFonts w:ascii="Fb Fontext" w:hAnsi="Fb Fontext"/>
          <w:rtl/>
        </w:rPr>
        <w:t xml:space="preserve"> </w:t>
      </w:r>
      <w:r>
        <w:rPr>
          <w:rStyle w:val="affffd"/>
          <w:rFonts w:ascii="Fb Fontext" w:hAnsi="Fb Fontext" w:hint="cs"/>
          <w:rtl/>
          <w:rPrChange w:id="9892" w:author="מנוע אמוראים" w:date="2026-10-05T16:42:03Z">
            <w:rPr>
              <w:rFonts w:ascii="Fb Fontext" w:hAnsi="Fb Fontext" w:hint="cs"/>
              <w:rtl/>
            </w:rPr>
          </w:rPrChange>
        </w:rPr>
        <w:t xml:space="preserve">בער</w:t>
      </w:r>
      <w:r>
        <w:rPr>
          <w:rStyle w:val="affffd"/>
          <w:rFonts w:ascii="Fb Fontext" w:hAnsi="Fb Fontext"/>
          <w:rtl/>
          <w:rPrChange w:id="9893" w:author="מנוע אמוראים" w:date="2026-10-05T16:42:03Z">
            <w:rPr>
              <w:rFonts w:ascii="Fb Fontext" w:hAnsi="Fb Fontext"/>
              <w:rtl/>
            </w:rPr>
          </w:rPrChange>
        </w:rPr>
        <w:t xml:space="preserve">"</w:t>
      </w:r>
      <w:r>
        <w:rPr>
          <w:rStyle w:val="affffd"/>
          <w:rFonts w:ascii="Fb Fontext" w:hAnsi="Fb Fontext" w:hint="cs"/>
          <w:rtl/>
          <w:rPrChange w:id="9894" w:author="מנוע אמוראים" w:date="2026-10-05T16:42:03Z">
            <w:rPr>
              <w:rFonts w:ascii="Fb Fontext" w:hAnsi="Fb Fontext" w:hint="cs"/>
              <w:rtl/>
            </w:rPr>
          </w:rPrChange>
        </w:rPr>
        <w:t xml:space="preserve">ש</w:t>
      </w:r>
      <w:r w:rsidR="00E8089F" w:rsidRPr="007435EB">
        <w:rPr>
          <w:rFonts w:ascii="Fb Fontext" w:hAnsi="Fb Fontext"/>
          <w:rtl/>
        </w:rPr>
        <w:t xml:space="preserve"> </w:t>
      </w:r>
      <w:r w:rsidR="00E8089F" w:rsidRPr="007435EB">
        <w:rPr>
          <w:rFonts w:ascii="Fb Fontext" w:hAnsi="Fb Fontext" w:hint="cs"/>
          <w:rtl/>
        </w:rPr>
        <w:t>בין</w:t>
      </w:r>
      <w:r w:rsidR="00E8089F" w:rsidRPr="007435EB">
        <w:rPr>
          <w:rFonts w:ascii="Fb Fontext" w:hAnsi="Fb Fontext"/>
          <w:rtl/>
        </w:rPr>
        <w:t xml:space="preserve"> </w:t>
      </w:r>
      <w:r w:rsidR="00E8089F" w:rsidRPr="007435EB">
        <w:rPr>
          <w:rFonts w:ascii="Fb Fontext" w:hAnsi="Fb Fontext" w:hint="cs"/>
          <w:rtl/>
        </w:rPr>
        <w:t>השמשות</w:t>
      </w:r>
      <w:r w:rsidR="00E8089F" w:rsidRPr="007435EB">
        <w:rPr>
          <w:rFonts w:ascii="Fb Fontext" w:hAnsi="Fb Fontext"/>
          <w:rtl/>
        </w:rPr>
        <w:t xml:space="preserve">, </w:t>
      </w:r>
      <w:r w:rsidR="00E8089F" w:rsidRPr="007435EB">
        <w:rPr>
          <w:rFonts w:ascii="Fb Fontext" w:hAnsi="Fb Fontext" w:hint="cs"/>
          <w:rtl/>
        </w:rPr>
        <w:t>ואלו</w:t>
      </w:r>
      <w:r w:rsidR="00E8089F" w:rsidRPr="007435EB">
        <w:rPr>
          <w:rFonts w:ascii="Fb Fontext" w:hAnsi="Fb Fontext"/>
          <w:rtl/>
        </w:rPr>
        <w:t xml:space="preserve"> </w:t>
      </w:r>
      <w:r w:rsidR="00E8089F" w:rsidRPr="007435EB">
        <w:rPr>
          <w:rFonts w:ascii="Fb Fontext" w:hAnsi="Fb Fontext" w:hint="cs"/>
          <w:rtl/>
        </w:rPr>
        <w:t>הן</w:t>
      </w:r>
      <w:r w:rsidR="00E8089F" w:rsidRPr="007435EB">
        <w:rPr>
          <w:rFonts w:ascii="Fb Fontext" w:hAnsi="Fb Fontext"/>
          <w:rtl/>
        </w:rPr>
        <w:t xml:space="preserve">: </w:t>
      </w:r>
      <w:r w:rsidR="00E8089F" w:rsidRPr="007435EB">
        <w:rPr>
          <w:rFonts w:ascii="Fb Fontext" w:hAnsi="Fb Fontext" w:hint="cs"/>
          <w:rtl/>
        </w:rPr>
        <w:t>באר</w:t>
      </w:r>
      <w:r w:rsidR="00E8089F" w:rsidRPr="007435EB">
        <w:rPr>
          <w:rFonts w:ascii="Fb Fontext" w:hAnsi="Fb Fontext"/>
          <w:rtl/>
        </w:rPr>
        <w:t xml:space="preserve">, </w:t>
      </w:r>
      <w:r w:rsidR="00E8089F" w:rsidRPr="007435EB">
        <w:rPr>
          <w:rFonts w:ascii="Fb Fontext" w:hAnsi="Fb Fontext" w:hint="cs"/>
          <w:rtl/>
        </w:rPr>
        <w:t>ומן</w:t>
      </w:r>
      <w:r w:rsidR="00E8089F" w:rsidRPr="007435EB">
        <w:rPr>
          <w:rFonts w:ascii="Fb Fontext" w:hAnsi="Fb Fontext"/>
          <w:rtl/>
        </w:rPr>
        <w:t xml:space="preserve">, </w:t>
      </w:r>
      <w:r w:rsidR="00E8089F" w:rsidRPr="007435EB">
        <w:rPr>
          <w:rFonts w:ascii="Fb Fontext" w:hAnsi="Fb Fontext" w:hint="cs"/>
          <w:rtl/>
        </w:rPr>
        <w:t>וקשת</w:t>
      </w:r>
      <w:r w:rsidR="00E8089F" w:rsidRPr="007435EB">
        <w:rPr>
          <w:rFonts w:ascii="Fb Fontext" w:hAnsi="Fb Fontext"/>
          <w:rtl/>
        </w:rPr>
        <w:t xml:space="preserve">, </w:t>
      </w:r>
      <w:r w:rsidR="00E8089F" w:rsidRPr="007435EB">
        <w:rPr>
          <w:rFonts w:ascii="Fb Fontext" w:hAnsi="Fb Fontext" w:hint="cs"/>
          <w:rtl/>
        </w:rPr>
        <w:t>הכתב</w:t>
      </w:r>
      <w:r w:rsidR="00E8089F" w:rsidRPr="007435EB">
        <w:rPr>
          <w:rFonts w:ascii="Fb Fontext" w:hAnsi="Fb Fontext"/>
          <w:rtl/>
        </w:rPr>
        <w:t xml:space="preserve">, </w:t>
      </w:r>
      <w:r w:rsidR="00E8089F" w:rsidRPr="007435EB">
        <w:rPr>
          <w:rFonts w:ascii="Fb Fontext" w:hAnsi="Fb Fontext" w:hint="cs"/>
          <w:rtl/>
        </w:rPr>
        <w:t>והמכתב</w:t>
      </w:r>
      <w:r w:rsidR="00E8089F" w:rsidRPr="007435EB">
        <w:rPr>
          <w:rFonts w:ascii="Fb Fontext" w:hAnsi="Fb Fontext"/>
          <w:rtl/>
        </w:rPr>
        <w:t xml:space="preserve">, </w:t>
      </w:r>
      <w:r w:rsidR="00E8089F" w:rsidRPr="007435EB">
        <w:rPr>
          <w:rFonts w:ascii="Fb Fontext" w:hAnsi="Fb Fontext" w:hint="cs"/>
          <w:rtl/>
        </w:rPr>
        <w:t>והלוחות</w:t>
      </w:r>
      <w:r w:rsidR="00E8089F" w:rsidRPr="007435EB">
        <w:rPr>
          <w:rFonts w:ascii="Fb Fontext" w:hAnsi="Fb Fontext"/>
          <w:rtl/>
        </w:rPr>
        <w:t xml:space="preserve">, </w:t>
      </w:r>
      <w:r w:rsidR="00E8089F" w:rsidRPr="007435EB">
        <w:rPr>
          <w:rFonts w:ascii="Fb Fontext" w:hAnsi="Fb Fontext" w:hint="cs"/>
          <w:rtl/>
        </w:rPr>
        <w:t>קברו</w:t>
      </w:r>
      <w:r w:rsidR="00E8089F" w:rsidRPr="007435EB">
        <w:rPr>
          <w:rFonts w:ascii="Fb Fontext" w:hAnsi="Fb Fontext"/>
          <w:rtl/>
        </w:rPr>
        <w:t xml:space="preserve"> </w:t>
      </w:r>
      <w:r w:rsidR="00E8089F" w:rsidRPr="007435EB">
        <w:rPr>
          <w:rFonts w:ascii="Fb Fontext" w:hAnsi="Fb Fontext" w:hint="cs"/>
          <w:rtl/>
        </w:rPr>
        <w:t>של</w:t>
      </w:r>
      <w:r w:rsidR="00E8089F" w:rsidRPr="007435EB">
        <w:rPr>
          <w:rFonts w:ascii="Fb Fontext" w:hAnsi="Fb Fontext"/>
          <w:rtl/>
        </w:rPr>
        <w:t xml:space="preserve"> </w:t>
      </w:r>
      <w:r w:rsidR="00E8089F" w:rsidRPr="007435EB">
        <w:rPr>
          <w:rFonts w:ascii="Fb Fontext" w:hAnsi="Fb Fontext" w:hint="cs"/>
          <w:rtl/>
        </w:rPr>
        <w:t>משה</w:t>
      </w:r>
      <w:r w:rsidR="00E8089F" w:rsidRPr="007435EB">
        <w:rPr>
          <w:rFonts w:ascii="Fb Fontext" w:hAnsi="Fb Fontext"/>
          <w:rtl/>
        </w:rPr>
        <w:t xml:space="preserve">, </w:t>
      </w:r>
      <w:r w:rsidR="00E8089F" w:rsidRPr="007435EB">
        <w:rPr>
          <w:rFonts w:ascii="Fb Fontext" w:hAnsi="Fb Fontext" w:hint="cs"/>
          <w:rtl/>
        </w:rPr>
        <w:t>ומערה</w:t>
      </w:r>
      <w:r w:rsidR="00E8089F" w:rsidRPr="007435EB">
        <w:rPr>
          <w:rFonts w:ascii="Fb Fontext" w:hAnsi="Fb Fontext"/>
          <w:rtl/>
        </w:rPr>
        <w:t xml:space="preserve"> </w:t>
      </w:r>
      <w:r w:rsidR="00E8089F" w:rsidRPr="007435EB">
        <w:rPr>
          <w:rFonts w:ascii="Fb Fontext" w:hAnsi="Fb Fontext" w:hint="cs"/>
          <w:rtl/>
        </w:rPr>
        <w:t>שעמד</w:t>
      </w:r>
      <w:r w:rsidR="00E8089F" w:rsidRPr="007435EB">
        <w:rPr>
          <w:rFonts w:ascii="Fb Fontext" w:hAnsi="Fb Fontext"/>
          <w:rtl/>
        </w:rPr>
        <w:t xml:space="preserve"> </w:t>
      </w:r>
      <w:r w:rsidR="00E8089F" w:rsidRPr="007435EB">
        <w:rPr>
          <w:rFonts w:ascii="Fb Fontext" w:hAnsi="Fb Fontext" w:hint="cs"/>
          <w:rtl/>
        </w:rPr>
        <w:t>בה</w:t>
      </w:r>
      <w:r w:rsidR="00E8089F" w:rsidRPr="007435EB">
        <w:rPr>
          <w:rFonts w:ascii="Fb Fontext" w:hAnsi="Fb Fontext"/>
          <w:rtl/>
        </w:rPr>
        <w:t xml:space="preserve"> </w:t>
      </w:r>
      <w:r w:rsidR="00E8089F" w:rsidRPr="007435EB">
        <w:rPr>
          <w:rFonts w:ascii="Fb Fontext" w:hAnsi="Fb Fontext" w:hint="cs"/>
          <w:rtl/>
        </w:rPr>
        <w:t>משה</w:t>
      </w:r>
      <w:r w:rsidR="00E8089F" w:rsidRPr="007435EB">
        <w:rPr>
          <w:rFonts w:ascii="Fb Fontext" w:hAnsi="Fb Fontext"/>
          <w:rtl/>
        </w:rPr>
        <w:t xml:space="preserve"> </w:t>
      </w:r>
      <w:r w:rsidR="00E8089F" w:rsidRPr="007435EB">
        <w:rPr>
          <w:rFonts w:ascii="Fb Fontext" w:hAnsi="Fb Fontext" w:hint="cs"/>
          <w:rtl/>
        </w:rPr>
        <w:t>ואליהו</w:t>
      </w:r>
      <w:r w:rsidR="00E8089F" w:rsidRPr="007435EB">
        <w:rPr>
          <w:rFonts w:ascii="Fb Fontext" w:hAnsi="Fb Fontext"/>
          <w:rtl/>
        </w:rPr>
        <w:t xml:space="preserve">, </w:t>
      </w:r>
      <w:r w:rsidR="00E8089F" w:rsidRPr="007435EB">
        <w:rPr>
          <w:rFonts w:ascii="Fb Fontext" w:hAnsi="Fb Fontext" w:hint="cs"/>
          <w:rtl/>
        </w:rPr>
        <w:t>פתיחת</w:t>
      </w:r>
      <w:r w:rsidR="00E8089F" w:rsidRPr="007435EB">
        <w:rPr>
          <w:rFonts w:ascii="Fb Fontext" w:hAnsi="Fb Fontext"/>
          <w:rtl/>
        </w:rPr>
        <w:t xml:space="preserve"> </w:t>
      </w:r>
      <w:r w:rsidR="00E8089F" w:rsidRPr="007435EB">
        <w:rPr>
          <w:rFonts w:ascii="Fb Fontext" w:hAnsi="Fb Fontext" w:hint="cs"/>
          <w:rtl/>
        </w:rPr>
        <w:t>פי</w:t>
      </w:r>
      <w:r w:rsidR="00E8089F" w:rsidRPr="007435EB">
        <w:rPr>
          <w:rFonts w:ascii="Fb Fontext" w:hAnsi="Fb Fontext"/>
          <w:rtl/>
        </w:rPr>
        <w:t xml:space="preserve"> </w:t>
      </w:r>
      <w:r w:rsidR="00E8089F" w:rsidRPr="007435EB">
        <w:rPr>
          <w:rFonts w:ascii="Fb Fontext" w:hAnsi="Fb Fontext" w:hint="cs"/>
          <w:rtl/>
        </w:rPr>
        <w:t>האתון</w:t>
      </w:r>
      <w:r w:rsidR="00E8089F" w:rsidRPr="007435EB">
        <w:rPr>
          <w:rFonts w:ascii="Fb Fontext" w:hAnsi="Fb Fontext"/>
          <w:rtl/>
        </w:rPr>
        <w:t xml:space="preserve">, </w:t>
      </w:r>
      <w:r w:rsidR="00E8089F" w:rsidRPr="007435EB">
        <w:rPr>
          <w:rFonts w:ascii="Fb Fontext" w:hAnsi="Fb Fontext" w:hint="cs"/>
          <w:rtl/>
        </w:rPr>
        <w:t>ופתיחת</w:t>
      </w:r>
      <w:r w:rsidR="00E8089F" w:rsidRPr="007435EB">
        <w:rPr>
          <w:rFonts w:ascii="Fb Fontext" w:hAnsi="Fb Fontext"/>
          <w:rtl/>
        </w:rPr>
        <w:t xml:space="preserve"> </w:t>
      </w:r>
      <w:r w:rsidR="00E8089F" w:rsidRPr="007435EB">
        <w:rPr>
          <w:rFonts w:ascii="Fb Fontext" w:hAnsi="Fb Fontext" w:hint="cs"/>
          <w:rtl/>
        </w:rPr>
        <w:t>פי</w:t>
      </w:r>
      <w:r w:rsidR="00E8089F" w:rsidRPr="007435EB">
        <w:rPr>
          <w:rFonts w:ascii="Fb Fontext" w:hAnsi="Fb Fontext"/>
          <w:rtl/>
        </w:rPr>
        <w:t xml:space="preserve"> </w:t>
      </w:r>
      <w:r w:rsidR="00E8089F" w:rsidRPr="007435EB">
        <w:rPr>
          <w:rFonts w:ascii="Fb Fontext" w:hAnsi="Fb Fontext" w:hint="cs"/>
          <w:rtl/>
        </w:rPr>
        <w:t>הארץ</w:t>
      </w:r>
      <w:r w:rsidR="00E8089F" w:rsidRPr="007435EB">
        <w:rPr>
          <w:rFonts w:ascii="Fb Fontext" w:hAnsi="Fb Fontext"/>
          <w:rtl/>
        </w:rPr>
        <w:t xml:space="preserve"> </w:t>
      </w:r>
      <w:r w:rsidR="00E8089F" w:rsidRPr="007435EB">
        <w:rPr>
          <w:rFonts w:ascii="Fb Fontext" w:hAnsi="Fb Fontext" w:hint="cs"/>
          <w:rtl/>
        </w:rPr>
        <w:t>לבלוע</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הרשעים</w:t>
      </w:r>
      <w:r w:rsidR="00E8089F" w:rsidRPr="007435EB">
        <w:rPr>
          <w:rFonts w:ascii="Fb Fontext" w:hAnsi="Fb Fontext"/>
          <w:rtl/>
        </w:rPr>
        <w:t>.</w:t>
      </w:r>
    </w:p>
    <w:p w14:paraId="41C386A5" w14:textId="77777777" w:rsidR="00E8089F" w:rsidRPr="007435EB" w:rsidRDefault="00E8089F" w:rsidP="00E8089F">
      <w:pPr>
        <w:rPr>
          <w:rtl/>
        </w:rPr>
      </w:pPr>
      <w:r w:rsidRPr="007435EB">
        <w:rPr>
          <w:rFonts w:hint="cs"/>
          <w:rtl/>
        </w:rPr>
        <w:t>וי</w:t>
      </w:r>
      <w:r w:rsidRPr="007435EB">
        <w:rPr>
          <w:rtl/>
        </w:rPr>
        <w:t>"</w:t>
      </w:r>
      <w:r w:rsidRPr="007435EB">
        <w:rPr>
          <w:rFonts w:hint="cs"/>
          <w:rtl/>
        </w:rPr>
        <w:t>א</w:t>
      </w:r>
      <w:r w:rsidRPr="007435EB">
        <w:rPr>
          <w:rtl/>
        </w:rPr>
        <w:t xml:space="preserve">: </w:t>
      </w:r>
      <w:r w:rsidRPr="007435EB">
        <w:rPr>
          <w:rFonts w:hint="cs"/>
          <w:rtl/>
        </w:rPr>
        <w:t>אף</w:t>
      </w:r>
      <w:r w:rsidRPr="007435EB">
        <w:rPr>
          <w:rtl/>
        </w:rPr>
        <w:t xml:space="preserve"> </w:t>
      </w:r>
      <w:r w:rsidRPr="007435EB">
        <w:rPr>
          <w:rFonts w:hint="cs"/>
          <w:rtl/>
        </w:rPr>
        <w:t>מקלו</w:t>
      </w:r>
      <w:r w:rsidRPr="007435EB">
        <w:rPr>
          <w:rtl/>
        </w:rPr>
        <w:t xml:space="preserve"> </w:t>
      </w:r>
      <w:r w:rsidRPr="007435EB">
        <w:rPr>
          <w:rFonts w:hint="cs"/>
          <w:rtl/>
        </w:rPr>
        <w:t>של</w:t>
      </w:r>
      <w:r w:rsidRPr="007435EB">
        <w:rPr>
          <w:rtl/>
        </w:rPr>
        <w:t xml:space="preserve"> </w:t>
      </w:r>
      <w:r w:rsidRPr="007435EB">
        <w:rPr>
          <w:rFonts w:hint="cs"/>
          <w:rtl/>
        </w:rPr>
        <w:t>אהרן</w:t>
      </w:r>
      <w:r w:rsidRPr="007435EB">
        <w:rPr>
          <w:rtl/>
        </w:rPr>
        <w:t xml:space="preserve"> </w:t>
      </w:r>
      <w:r w:rsidRPr="007435EB">
        <w:rPr>
          <w:rFonts w:hint="cs"/>
          <w:rtl/>
        </w:rPr>
        <w:t>שקדיה</w:t>
      </w:r>
      <w:r w:rsidRPr="007435EB">
        <w:rPr>
          <w:rtl/>
        </w:rPr>
        <w:t xml:space="preserve"> </w:t>
      </w:r>
      <w:r w:rsidRPr="007435EB">
        <w:rPr>
          <w:rFonts w:hint="cs"/>
          <w:rtl/>
        </w:rPr>
        <w:t>ופרחיה</w:t>
      </w:r>
      <w:r w:rsidRPr="007435EB">
        <w:rPr>
          <w:rtl/>
        </w:rPr>
        <w:t xml:space="preserve">, </w:t>
      </w:r>
      <w:r w:rsidRPr="007435EB">
        <w:rPr>
          <w:rFonts w:hint="cs"/>
          <w:rtl/>
        </w:rPr>
        <w:t>וי</w:t>
      </w:r>
      <w:r w:rsidRPr="007435EB">
        <w:rPr>
          <w:rtl/>
        </w:rPr>
        <w:t>"</w:t>
      </w:r>
      <w:r w:rsidRPr="007435EB">
        <w:rPr>
          <w:rFonts w:hint="cs"/>
          <w:rtl/>
        </w:rPr>
        <w:t>א</w:t>
      </w:r>
      <w:r w:rsidRPr="007435EB">
        <w:rPr>
          <w:rtl/>
        </w:rPr>
        <w:t xml:space="preserve"> </w:t>
      </w:r>
      <w:r w:rsidRPr="007435EB">
        <w:rPr>
          <w:rFonts w:hint="cs"/>
          <w:rtl/>
        </w:rPr>
        <w:t>אף</w:t>
      </w:r>
      <w:r w:rsidRPr="007435EB">
        <w:rPr>
          <w:rtl/>
        </w:rPr>
        <w:t xml:space="preserve"> </w:t>
      </w:r>
      <w:r w:rsidRPr="007435EB">
        <w:rPr>
          <w:rFonts w:hint="cs"/>
          <w:rtl/>
        </w:rPr>
        <w:t>המזיקין</w:t>
      </w:r>
      <w:r w:rsidRPr="007435EB">
        <w:rPr>
          <w:rtl/>
        </w:rPr>
        <w:t xml:space="preserve">, </w:t>
      </w:r>
      <w:r w:rsidRPr="007435EB">
        <w:rPr>
          <w:rFonts w:hint="cs"/>
          <w:rtl/>
        </w:rPr>
        <w:t>וי</w:t>
      </w:r>
      <w:r w:rsidRPr="007435EB">
        <w:rPr>
          <w:rtl/>
        </w:rPr>
        <w:t>"</w:t>
      </w:r>
      <w:r w:rsidRPr="007435EB">
        <w:rPr>
          <w:rFonts w:hint="cs"/>
          <w:rtl/>
        </w:rPr>
        <w:t>א: אף</w:t>
      </w:r>
      <w:r w:rsidRPr="007435EB">
        <w:rPr>
          <w:rtl/>
        </w:rPr>
        <w:t xml:space="preserve"> </w:t>
      </w:r>
      <w:r w:rsidRPr="007435EB">
        <w:rPr>
          <w:rFonts w:hint="cs"/>
          <w:rtl/>
        </w:rPr>
        <w:t>בגדו</w:t>
      </w:r>
      <w:r w:rsidRPr="007435EB">
        <w:rPr>
          <w:rtl/>
        </w:rPr>
        <w:t xml:space="preserve"> </w:t>
      </w:r>
      <w:r w:rsidRPr="007435EB">
        <w:rPr>
          <w:rFonts w:hint="cs"/>
          <w:rtl/>
        </w:rPr>
        <w:t>של</w:t>
      </w:r>
      <w:r w:rsidRPr="007435EB">
        <w:rPr>
          <w:rtl/>
        </w:rPr>
        <w:t xml:space="preserve"> </w:t>
      </w:r>
      <w:r w:rsidRPr="007435EB">
        <w:rPr>
          <w:rFonts w:hint="cs"/>
          <w:rtl/>
        </w:rPr>
        <w:t>אדם</w:t>
      </w:r>
      <w:r w:rsidRPr="007435EB">
        <w:rPr>
          <w:rtl/>
        </w:rPr>
        <w:t xml:space="preserve"> </w:t>
      </w:r>
      <w:r w:rsidRPr="007435EB">
        <w:rPr>
          <w:rFonts w:hint="cs"/>
          <w:rtl/>
        </w:rPr>
        <w:t>הראשון</w:t>
      </w:r>
      <w:r w:rsidRPr="007435EB">
        <w:rPr>
          <w:rtl/>
        </w:rPr>
        <w:t>.</w:t>
      </w:r>
    </w:p>
    <w:p w14:paraId="05114874" w14:textId="193962F8" w:rsidR="00E8089F" w:rsidRPr="007435EB" w:rsidRDefault="00F47631" w:rsidP="00F47631">
      <w:pPr>
        <w:pStyle w:val="affd"/>
        <w:rPr>
          <w:bCs/>
          <w:rtl/>
        </w:rPr>
      </w:pPr>
      <w:r>
        <w:rPr>
          <w:rFonts w:hint="cs"/>
          <w:rtl/>
        </w:rPr>
        <w:t>***</w:t>
      </w:r>
    </w:p>
    <w:p w14:paraId="03153BD2" w14:textId="2C887691" w:rsidR="00E8089F"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שבעה</w:t>
      </w:r>
      <w:r w:rsidR="00E8089F" w:rsidRPr="007435EB">
        <w:rPr>
          <w:rFonts w:ascii="Fb Fontext" w:hAnsi="Fb Fontext"/>
          <w:rtl/>
        </w:rPr>
        <w:t xml:space="preserve"> </w:t>
      </w:r>
      <w:r w:rsidR="00E8089F" w:rsidRPr="007435EB">
        <w:rPr>
          <w:rFonts w:ascii="Fb Fontext" w:hAnsi="Fb Fontext" w:hint="cs"/>
          <w:rtl/>
        </w:rPr>
        <w:t>דברים</w:t>
      </w:r>
      <w:r w:rsidR="00E8089F" w:rsidRPr="007435EB">
        <w:rPr>
          <w:rFonts w:ascii="Fb Fontext" w:hAnsi="Fb Fontext"/>
          <w:rtl/>
        </w:rPr>
        <w:t xml:space="preserve"> </w:t>
      </w:r>
      <w:r w:rsidR="00E8089F" w:rsidRPr="007435EB">
        <w:rPr>
          <w:rFonts w:ascii="Fb Fontext" w:hAnsi="Fb Fontext" w:hint="cs"/>
          <w:rtl/>
        </w:rPr>
        <w:t>מכוסים</w:t>
      </w:r>
      <w:r w:rsidR="00E8089F" w:rsidRPr="007435EB">
        <w:rPr>
          <w:rFonts w:ascii="Fb Fontext" w:hAnsi="Fb Fontext"/>
          <w:rtl/>
        </w:rPr>
        <w:t xml:space="preserve"> </w:t>
      </w:r>
      <w:r w:rsidR="00E8089F" w:rsidRPr="007435EB">
        <w:rPr>
          <w:rFonts w:ascii="Fb Fontext" w:hAnsi="Fb Fontext" w:hint="cs"/>
          <w:rtl/>
        </w:rPr>
        <w:t>מבני</w:t>
      </w:r>
      <w:r w:rsidR="00E8089F" w:rsidRPr="007435EB">
        <w:rPr>
          <w:rFonts w:ascii="Fb Fontext" w:hAnsi="Fb Fontext"/>
          <w:rtl/>
        </w:rPr>
        <w:t xml:space="preserve"> </w:t>
      </w:r>
      <w:r w:rsidR="00E8089F" w:rsidRPr="007435EB">
        <w:rPr>
          <w:rFonts w:ascii="Fb Fontext" w:hAnsi="Fb Fontext" w:hint="cs"/>
          <w:rtl/>
        </w:rPr>
        <w:t>אדם</w:t>
      </w:r>
      <w:r w:rsidR="00E8089F" w:rsidRPr="007435EB">
        <w:rPr>
          <w:rFonts w:ascii="Fb Fontext" w:hAnsi="Fb Fontext"/>
          <w:rtl/>
        </w:rPr>
        <w:t xml:space="preserve">, </w:t>
      </w:r>
      <w:r w:rsidR="00E8089F" w:rsidRPr="007435EB">
        <w:rPr>
          <w:rFonts w:ascii="Fb Fontext" w:hAnsi="Fb Fontext" w:hint="cs"/>
          <w:rtl/>
        </w:rPr>
        <w:t>אלו</w:t>
      </w:r>
      <w:r w:rsidR="00E8089F" w:rsidRPr="007435EB">
        <w:rPr>
          <w:rFonts w:ascii="Fb Fontext" w:hAnsi="Fb Fontext"/>
          <w:rtl/>
        </w:rPr>
        <w:t xml:space="preserve"> </w:t>
      </w:r>
      <w:r w:rsidR="00E8089F" w:rsidRPr="007435EB">
        <w:rPr>
          <w:rFonts w:ascii="Fb Fontext" w:hAnsi="Fb Fontext" w:hint="cs"/>
          <w:rtl/>
        </w:rPr>
        <w:t>הן</w:t>
      </w:r>
      <w:r w:rsidR="00E8089F" w:rsidRPr="007435EB">
        <w:rPr>
          <w:rFonts w:ascii="Fb Fontext" w:hAnsi="Fb Fontext"/>
          <w:rtl/>
        </w:rPr>
        <w:t xml:space="preserve">: </w:t>
      </w:r>
      <w:r w:rsidR="00E8089F" w:rsidRPr="007435EB">
        <w:rPr>
          <w:rFonts w:ascii="Fb Fontext" w:hAnsi="Fb Fontext" w:hint="cs"/>
          <w:rtl/>
        </w:rPr>
        <w:t>יום</w:t>
      </w:r>
      <w:r w:rsidR="00E8089F" w:rsidRPr="007435EB">
        <w:rPr>
          <w:rFonts w:ascii="Fb Fontext" w:hAnsi="Fb Fontext"/>
          <w:rtl/>
        </w:rPr>
        <w:t xml:space="preserve"> </w:t>
      </w:r>
      <w:r w:rsidR="00E8089F" w:rsidRPr="007435EB">
        <w:rPr>
          <w:rFonts w:ascii="Fb Fontext" w:hAnsi="Fb Fontext" w:hint="cs"/>
          <w:rtl/>
        </w:rPr>
        <w:t>המיתה</w:t>
      </w:r>
      <w:r w:rsidR="00E8089F" w:rsidRPr="007435EB">
        <w:rPr>
          <w:rFonts w:ascii="Fb Fontext" w:hAnsi="Fb Fontext"/>
          <w:rtl/>
        </w:rPr>
        <w:t xml:space="preserve">, </w:t>
      </w:r>
      <w:r w:rsidR="00E8089F" w:rsidRPr="007435EB">
        <w:rPr>
          <w:rFonts w:ascii="Fb Fontext" w:hAnsi="Fb Fontext" w:hint="cs"/>
          <w:rtl/>
        </w:rPr>
        <w:t>ויום</w:t>
      </w:r>
      <w:r w:rsidR="00E8089F" w:rsidRPr="007435EB">
        <w:rPr>
          <w:rFonts w:ascii="Fb Fontext" w:hAnsi="Fb Fontext"/>
          <w:rtl/>
        </w:rPr>
        <w:t xml:space="preserve"> </w:t>
      </w:r>
      <w:r w:rsidR="00E8089F" w:rsidRPr="007435EB">
        <w:rPr>
          <w:rFonts w:ascii="Fb Fontext" w:hAnsi="Fb Fontext" w:hint="cs"/>
          <w:rtl/>
        </w:rPr>
        <w:t>הנחמה</w:t>
      </w:r>
      <w:r w:rsidR="00E8089F" w:rsidRPr="007435EB">
        <w:rPr>
          <w:rFonts w:ascii="Fb Fontext" w:hAnsi="Fb Fontext"/>
          <w:rtl/>
        </w:rPr>
        <w:t xml:space="preserve">, </w:t>
      </w:r>
      <w:r w:rsidR="00E8089F" w:rsidRPr="007435EB">
        <w:rPr>
          <w:rFonts w:ascii="Fb Fontext" w:hAnsi="Fb Fontext" w:hint="cs"/>
          <w:rtl/>
        </w:rPr>
        <w:t>ועומק</w:t>
      </w:r>
      <w:r w:rsidR="00E8089F" w:rsidRPr="007435EB">
        <w:rPr>
          <w:rFonts w:ascii="Fb Fontext" w:hAnsi="Fb Fontext"/>
          <w:rtl/>
        </w:rPr>
        <w:t xml:space="preserve"> </w:t>
      </w:r>
      <w:r w:rsidR="00E8089F" w:rsidRPr="007435EB">
        <w:rPr>
          <w:rFonts w:ascii="Fb Fontext" w:hAnsi="Fb Fontext" w:hint="cs"/>
          <w:rtl/>
        </w:rPr>
        <w:t>הדין</w:t>
      </w:r>
      <w:r w:rsidR="00E8089F" w:rsidRPr="007435EB">
        <w:rPr>
          <w:rFonts w:ascii="Fb Fontext" w:hAnsi="Fb Fontext"/>
          <w:rtl/>
        </w:rPr>
        <w:t>,</w:t>
      </w:r>
    </w:p>
    <w:p w14:paraId="60A4AB2C" w14:textId="77777777" w:rsidR="00E8089F" w:rsidRPr="007435EB" w:rsidRDefault="00E8089F" w:rsidP="00E8089F">
      <w:pPr>
        <w:rPr>
          <w:rFonts w:ascii="Fb Fontext" w:hAnsi="Fb Fontext"/>
          <w:rtl/>
        </w:rPr>
      </w:pPr>
      <w:r w:rsidRPr="007435EB">
        <w:rPr>
          <w:b/>
          <w:rtl/>
        </w:rPr>
        <w:tab/>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אדם</w:t>
      </w:r>
      <w:r w:rsidRPr="007435EB">
        <w:rPr>
          <w:rFonts w:ascii="Fb Fontext" w:hAnsi="Fb Fontext"/>
          <w:rtl/>
        </w:rPr>
        <w:t xml:space="preserve"> </w:t>
      </w:r>
      <w:r w:rsidRPr="007435EB">
        <w:rPr>
          <w:rFonts w:ascii="Fb Fontext" w:hAnsi="Fb Fontext" w:hint="cs"/>
          <w:rtl/>
        </w:rPr>
        <w:t>יודע</w:t>
      </w:r>
      <w:r w:rsidRPr="007435EB">
        <w:rPr>
          <w:rFonts w:ascii="Fb Fontext" w:hAnsi="Fb Fontext"/>
          <w:rtl/>
        </w:rPr>
        <w:t xml:space="preserve"> </w:t>
      </w:r>
      <w:r w:rsidRPr="007435EB">
        <w:rPr>
          <w:rFonts w:ascii="Fb Fontext" w:hAnsi="Fb Fontext" w:hint="cs"/>
          <w:rtl/>
        </w:rPr>
        <w:t>מה</w:t>
      </w:r>
      <w:r w:rsidRPr="007435EB">
        <w:rPr>
          <w:rFonts w:ascii="Fb Fontext" w:hAnsi="Fb Fontext"/>
          <w:rtl/>
        </w:rPr>
        <w:t xml:space="preserve"> </w:t>
      </w:r>
      <w:r w:rsidRPr="007435EB">
        <w:rPr>
          <w:rFonts w:ascii="Fb Fontext" w:hAnsi="Fb Fontext" w:hint="cs"/>
          <w:rtl/>
        </w:rPr>
        <w:t>בלבו</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חבירו</w:t>
      </w:r>
      <w:r w:rsidRPr="007435EB">
        <w:rPr>
          <w:rFonts w:ascii="Fb Fontext" w:hAnsi="Fb Fontext"/>
          <w:rtl/>
        </w:rPr>
        <w:t xml:space="preserve">, </w:t>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אדם</w:t>
      </w:r>
      <w:r w:rsidRPr="007435EB">
        <w:rPr>
          <w:rFonts w:ascii="Fb Fontext" w:hAnsi="Fb Fontext"/>
          <w:rtl/>
        </w:rPr>
        <w:t xml:space="preserve"> </w:t>
      </w:r>
      <w:r w:rsidRPr="007435EB">
        <w:rPr>
          <w:rFonts w:ascii="Fb Fontext" w:hAnsi="Fb Fontext" w:hint="cs"/>
          <w:rtl/>
        </w:rPr>
        <w:t>יודע</w:t>
      </w:r>
      <w:r w:rsidRPr="007435EB">
        <w:rPr>
          <w:rFonts w:ascii="Fb Fontext" w:hAnsi="Fb Fontext"/>
          <w:rtl/>
        </w:rPr>
        <w:t xml:space="preserve"> </w:t>
      </w:r>
      <w:r w:rsidRPr="007435EB">
        <w:rPr>
          <w:rFonts w:ascii="Fb Fontext" w:hAnsi="Fb Fontext" w:hint="cs"/>
          <w:rtl/>
        </w:rPr>
        <w:t>במה</w:t>
      </w:r>
      <w:r w:rsidRPr="007435EB">
        <w:rPr>
          <w:rFonts w:ascii="Fb Fontext" w:hAnsi="Fb Fontext"/>
          <w:rtl/>
        </w:rPr>
        <w:t xml:space="preserve"> </w:t>
      </w:r>
      <w:r w:rsidRPr="007435EB">
        <w:rPr>
          <w:rFonts w:ascii="Fb Fontext" w:hAnsi="Fb Fontext" w:hint="cs"/>
          <w:rtl/>
        </w:rPr>
        <w:t>משתכר</w:t>
      </w:r>
      <w:r w:rsidRPr="007435EB">
        <w:rPr>
          <w:rFonts w:ascii="Fb Fontext" w:hAnsi="Fb Fontext"/>
          <w:rtl/>
        </w:rPr>
        <w:t>,</w:t>
      </w:r>
    </w:p>
    <w:p w14:paraId="2847A68F" w14:textId="77777777" w:rsidR="00E8089F" w:rsidRPr="007435EB" w:rsidRDefault="00E8089F" w:rsidP="00E8089F">
      <w:pPr>
        <w:rPr>
          <w:rtl/>
        </w:rPr>
      </w:pPr>
      <w:r w:rsidRPr="007435EB">
        <w:rPr>
          <w:b/>
          <w:rtl/>
        </w:rPr>
        <w:tab/>
      </w:r>
      <w:r w:rsidRPr="007435EB">
        <w:rPr>
          <w:rFonts w:ascii="Fb Fontext" w:hAnsi="Fb Fontext" w:hint="cs"/>
          <w:rtl/>
        </w:rPr>
        <w:t>ומלכות</w:t>
      </w:r>
      <w:r w:rsidRPr="007435EB">
        <w:rPr>
          <w:rFonts w:ascii="Fb Fontext" w:hAnsi="Fb Fontext"/>
          <w:rtl/>
        </w:rPr>
        <w:t xml:space="preserve"> </w:t>
      </w:r>
      <w:r w:rsidRPr="007435EB">
        <w:rPr>
          <w:rFonts w:ascii="Fb Fontext" w:hAnsi="Fb Fontext" w:hint="cs"/>
          <w:rtl/>
        </w:rPr>
        <w:t>בית</w:t>
      </w:r>
      <w:r w:rsidRPr="007435EB">
        <w:rPr>
          <w:rFonts w:ascii="Fb Fontext" w:hAnsi="Fb Fontext"/>
          <w:rtl/>
        </w:rPr>
        <w:t xml:space="preserve"> </w:t>
      </w:r>
      <w:r w:rsidRPr="007435EB">
        <w:rPr>
          <w:rFonts w:ascii="Fb Fontext" w:hAnsi="Fb Fontext" w:hint="cs"/>
          <w:rtl/>
        </w:rPr>
        <w:t>דוד</w:t>
      </w:r>
      <w:r w:rsidRPr="007435EB">
        <w:rPr>
          <w:rFonts w:ascii="Fb Fontext" w:hAnsi="Fb Fontext"/>
          <w:rtl/>
        </w:rPr>
        <w:t xml:space="preserve"> </w:t>
      </w:r>
      <w:r w:rsidRPr="007435EB">
        <w:rPr>
          <w:rFonts w:ascii="Fb Fontext" w:hAnsi="Fb Fontext" w:hint="cs"/>
          <w:rtl/>
        </w:rPr>
        <w:t>מתי</w:t>
      </w:r>
      <w:r w:rsidRPr="007435EB">
        <w:rPr>
          <w:rFonts w:ascii="Fb Fontext" w:hAnsi="Fb Fontext"/>
          <w:rtl/>
        </w:rPr>
        <w:t xml:space="preserve"> </w:t>
      </w:r>
      <w:r w:rsidRPr="007435EB">
        <w:rPr>
          <w:rFonts w:ascii="Fb Fontext" w:hAnsi="Fb Fontext" w:hint="cs"/>
          <w:rtl/>
        </w:rPr>
        <w:t>תחזור</w:t>
      </w:r>
      <w:r w:rsidRPr="007435EB">
        <w:rPr>
          <w:rFonts w:ascii="Fb Fontext" w:hAnsi="Fb Fontext"/>
          <w:rtl/>
        </w:rPr>
        <w:t xml:space="preserve">, </w:t>
      </w:r>
      <w:r w:rsidRPr="007435EB">
        <w:rPr>
          <w:rFonts w:ascii="Fb Fontext" w:hAnsi="Fb Fontext" w:hint="cs"/>
          <w:rtl/>
        </w:rPr>
        <w:t>ומלכות</w:t>
      </w:r>
      <w:r w:rsidRPr="007435EB">
        <w:rPr>
          <w:rFonts w:ascii="Fb Fontext" w:hAnsi="Fb Fontext"/>
          <w:rtl/>
        </w:rPr>
        <w:t xml:space="preserve"> </w:t>
      </w:r>
      <w:r w:rsidRPr="007435EB">
        <w:rPr>
          <w:rFonts w:ascii="Fb Fontext" w:hAnsi="Fb Fontext" w:hint="cs"/>
          <w:rtl/>
        </w:rPr>
        <w:t>חייבת</w:t>
      </w:r>
      <w:r w:rsidRPr="007435EB">
        <w:rPr>
          <w:rFonts w:ascii="Fb Fontext" w:hAnsi="Fb Fontext"/>
          <w:rtl/>
        </w:rPr>
        <w:t xml:space="preserve"> </w:t>
      </w:r>
      <w:r w:rsidRPr="007435EB">
        <w:rPr>
          <w:rFonts w:ascii="Fb Fontext" w:hAnsi="Fb Fontext" w:hint="cs"/>
          <w:rtl/>
        </w:rPr>
        <w:t>מתי</w:t>
      </w:r>
      <w:r w:rsidRPr="007435EB">
        <w:rPr>
          <w:rFonts w:ascii="Fb Fontext" w:hAnsi="Fb Fontext"/>
          <w:rtl/>
        </w:rPr>
        <w:t xml:space="preserve"> </w:t>
      </w:r>
      <w:r w:rsidRPr="007435EB">
        <w:rPr>
          <w:rFonts w:ascii="Fb Fontext" w:hAnsi="Fb Fontext" w:hint="cs"/>
          <w:rtl/>
        </w:rPr>
        <w:t>תכלה</w:t>
      </w:r>
      <w:r w:rsidRPr="007435EB">
        <w:rPr>
          <w:rFonts w:ascii="Fb Fontext" w:hAnsi="Fb Fontext"/>
          <w:rtl/>
        </w:rPr>
        <w:t>.</w:t>
      </w:r>
    </w:p>
    <w:p w14:paraId="5FCD71D2" w14:textId="2FD446EA" w:rsidR="00E8089F" w:rsidRPr="007435EB" w:rsidRDefault="00F47631" w:rsidP="00F47631">
      <w:pPr>
        <w:pStyle w:val="affd"/>
        <w:rPr>
          <w:bCs/>
          <w:rtl/>
        </w:rPr>
      </w:pPr>
      <w:r>
        <w:rPr>
          <w:rFonts w:hint="cs"/>
          <w:rtl/>
        </w:rPr>
        <w:t>***</w:t>
      </w:r>
    </w:p>
    <w:p w14:paraId="67947621" w14:textId="55A9692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שלושה</w:t>
      </w:r>
      <w:r w:rsidR="00E8089F" w:rsidRPr="007435EB">
        <w:rPr>
          <w:rFonts w:ascii="Fb Fontext" w:hAnsi="Fb Fontext"/>
          <w:rtl/>
        </w:rPr>
        <w:t xml:space="preserve"> </w:t>
      </w:r>
      <w:r w:rsidR="00E8089F" w:rsidRPr="007435EB">
        <w:rPr>
          <w:rFonts w:ascii="Fb Fontext" w:hAnsi="Fb Fontext" w:hint="cs"/>
          <w:rtl/>
        </w:rPr>
        <w:t>דברים</w:t>
      </w:r>
      <w:r w:rsidR="00E8089F" w:rsidRPr="007435EB">
        <w:rPr>
          <w:rFonts w:ascii="Fb Fontext" w:hAnsi="Fb Fontext"/>
          <w:rtl/>
        </w:rPr>
        <w:t xml:space="preserve"> </w:t>
      </w:r>
      <w:r w:rsidR="00E8089F" w:rsidRPr="007435EB">
        <w:rPr>
          <w:rFonts w:ascii="Fb Fontext" w:hAnsi="Fb Fontext" w:hint="cs"/>
          <w:rtl/>
        </w:rPr>
        <w:t>עלו</w:t>
      </w:r>
      <w:r w:rsidR="00E8089F" w:rsidRPr="007435EB">
        <w:rPr>
          <w:rFonts w:ascii="Fb Fontext" w:hAnsi="Fb Fontext"/>
          <w:rtl/>
        </w:rPr>
        <w:t xml:space="preserve"> </w:t>
      </w:r>
      <w:r w:rsidR="00E8089F" w:rsidRPr="007435EB">
        <w:rPr>
          <w:rFonts w:ascii="Fb Fontext" w:hAnsi="Fb Fontext" w:hint="cs"/>
          <w:rtl/>
        </w:rPr>
        <w:t>במחשבה</w:t>
      </w:r>
      <w:r w:rsidR="00E8089F" w:rsidRPr="007435EB">
        <w:rPr>
          <w:rFonts w:ascii="Fb Fontext" w:hAnsi="Fb Fontext"/>
          <w:rtl/>
        </w:rPr>
        <w:t xml:space="preserve"> </w:t>
      </w:r>
      <w:r w:rsidR="00E8089F" w:rsidRPr="007435EB">
        <w:rPr>
          <w:rFonts w:ascii="Fb Fontext" w:hAnsi="Fb Fontext" w:hint="cs"/>
          <w:rtl/>
        </w:rPr>
        <w:t>ליבראות</w:t>
      </w:r>
      <w:r w:rsidR="00E8089F" w:rsidRPr="007435EB">
        <w:rPr>
          <w:rFonts w:ascii="Fb Fontext" w:hAnsi="Fb Fontext"/>
          <w:rtl/>
        </w:rPr>
        <w:t xml:space="preserve">, </w:t>
      </w:r>
      <w:r w:rsidR="00E8089F" w:rsidRPr="007435EB">
        <w:rPr>
          <w:rFonts w:ascii="Fb Fontext" w:hAnsi="Fb Fontext" w:hint="cs"/>
          <w:rtl/>
        </w:rPr>
        <w:t>ואם</w:t>
      </w:r>
      <w:r w:rsidR="00E8089F" w:rsidRPr="007435EB">
        <w:rPr>
          <w:rFonts w:ascii="Fb Fontext" w:hAnsi="Fb Fontext"/>
          <w:rtl/>
        </w:rPr>
        <w:t xml:space="preserve"> </w:t>
      </w:r>
      <w:r w:rsidR="00E8089F" w:rsidRPr="007435EB">
        <w:rPr>
          <w:rFonts w:ascii="Fb Fontext" w:hAnsi="Fb Fontext" w:hint="cs"/>
          <w:rtl/>
        </w:rPr>
        <w:t>לא</w:t>
      </w:r>
      <w:r w:rsidR="00E8089F" w:rsidRPr="007435EB">
        <w:rPr>
          <w:rFonts w:ascii="Fb Fontext" w:hAnsi="Fb Fontext"/>
          <w:rtl/>
        </w:rPr>
        <w:t xml:space="preserve"> </w:t>
      </w:r>
      <w:r w:rsidR="00E8089F" w:rsidRPr="007435EB">
        <w:rPr>
          <w:rFonts w:ascii="Fb Fontext" w:hAnsi="Fb Fontext" w:hint="cs"/>
          <w:rtl/>
        </w:rPr>
        <w:t>עלו</w:t>
      </w:r>
      <w:r w:rsidR="00E8089F" w:rsidRPr="007435EB">
        <w:rPr>
          <w:rFonts w:ascii="Fb Fontext" w:hAnsi="Fb Fontext"/>
          <w:rtl/>
        </w:rPr>
        <w:t xml:space="preserve"> - </w:t>
      </w:r>
      <w:r w:rsidR="00E8089F" w:rsidRPr="007435EB">
        <w:rPr>
          <w:rFonts w:ascii="Fb Fontext" w:hAnsi="Fb Fontext" w:hint="cs"/>
          <w:rtl/>
        </w:rPr>
        <w:t>דין</w:t>
      </w:r>
      <w:r w:rsidR="00E8089F" w:rsidRPr="007435EB">
        <w:rPr>
          <w:rFonts w:ascii="Fb Fontext" w:hAnsi="Fb Fontext"/>
          <w:rtl/>
        </w:rPr>
        <w:t xml:space="preserve"> </w:t>
      </w:r>
      <w:r w:rsidR="00E8089F" w:rsidRPr="007435EB">
        <w:rPr>
          <w:rFonts w:ascii="Fb Fontext" w:hAnsi="Fb Fontext" w:hint="cs"/>
          <w:rtl/>
        </w:rPr>
        <w:t>הוא</w:t>
      </w:r>
      <w:r w:rsidR="00E8089F" w:rsidRPr="007435EB">
        <w:rPr>
          <w:rFonts w:ascii="Fb Fontext" w:hAnsi="Fb Fontext"/>
          <w:rtl/>
        </w:rPr>
        <w:t xml:space="preserve"> </w:t>
      </w:r>
      <w:r w:rsidR="00E8089F" w:rsidRPr="007435EB">
        <w:rPr>
          <w:rFonts w:ascii="Fb Fontext" w:hAnsi="Fb Fontext" w:hint="cs"/>
          <w:rtl/>
        </w:rPr>
        <w:t>שיעלו</w:t>
      </w:r>
      <w:r w:rsidR="00E8089F" w:rsidRPr="007435EB">
        <w:rPr>
          <w:rFonts w:ascii="Fb Fontext" w:hAnsi="Fb Fontext"/>
          <w:rtl/>
        </w:rPr>
        <w:t>:</w:t>
      </w:r>
    </w:p>
    <w:p w14:paraId="4584BEF5" w14:textId="77777777" w:rsidR="00E8089F" w:rsidRPr="007435EB" w:rsidRDefault="00E8089F" w:rsidP="00E8089F">
      <w:pPr>
        <w:rPr>
          <w:rtl/>
        </w:rPr>
      </w:pPr>
      <w:r w:rsidRPr="007435EB">
        <w:rPr>
          <w:rFonts w:hint="cs"/>
          <w:rtl/>
        </w:rPr>
        <w:t>על</w:t>
      </w:r>
      <w:r w:rsidRPr="007435EB">
        <w:rPr>
          <w:rtl/>
        </w:rPr>
        <w:t xml:space="preserve"> </w:t>
      </w:r>
      <w:r w:rsidRPr="007435EB">
        <w:rPr>
          <w:rFonts w:hint="cs"/>
          <w:rtl/>
        </w:rPr>
        <w:t>המת</w:t>
      </w:r>
      <w:r w:rsidRPr="007435EB">
        <w:rPr>
          <w:rtl/>
        </w:rPr>
        <w:t xml:space="preserve"> </w:t>
      </w:r>
      <w:r w:rsidRPr="007435EB">
        <w:rPr>
          <w:rFonts w:hint="cs"/>
          <w:rtl/>
        </w:rPr>
        <w:t>שיסריח</w:t>
      </w:r>
      <w:r w:rsidRPr="007435EB">
        <w:rPr>
          <w:rtl/>
        </w:rPr>
        <w:t xml:space="preserve">, </w:t>
      </w:r>
      <w:r w:rsidRPr="007435EB">
        <w:rPr>
          <w:rFonts w:hint="cs"/>
          <w:rtl/>
        </w:rPr>
        <w:t>ועל</w:t>
      </w:r>
      <w:r w:rsidRPr="007435EB">
        <w:rPr>
          <w:rtl/>
        </w:rPr>
        <w:t xml:space="preserve"> </w:t>
      </w:r>
      <w:r w:rsidRPr="007435EB">
        <w:rPr>
          <w:rFonts w:hint="cs"/>
          <w:rtl/>
        </w:rPr>
        <w:t>המת</w:t>
      </w:r>
      <w:r w:rsidRPr="007435EB">
        <w:rPr>
          <w:rtl/>
        </w:rPr>
        <w:t xml:space="preserve"> </w:t>
      </w:r>
      <w:r w:rsidRPr="007435EB">
        <w:rPr>
          <w:rFonts w:hint="cs"/>
          <w:rtl/>
        </w:rPr>
        <w:t>שישתכח</w:t>
      </w:r>
      <w:r w:rsidRPr="007435EB">
        <w:rPr>
          <w:rtl/>
        </w:rPr>
        <w:t xml:space="preserve"> </w:t>
      </w:r>
      <w:r w:rsidRPr="007435EB">
        <w:rPr>
          <w:rFonts w:hint="cs"/>
          <w:rtl/>
        </w:rPr>
        <w:t>מן</w:t>
      </w:r>
      <w:r w:rsidRPr="007435EB">
        <w:rPr>
          <w:rtl/>
        </w:rPr>
        <w:t xml:space="preserve"> </w:t>
      </w:r>
      <w:r w:rsidRPr="007435EB">
        <w:rPr>
          <w:rFonts w:hint="cs"/>
          <w:rtl/>
        </w:rPr>
        <w:t>הלב</w:t>
      </w:r>
      <w:r w:rsidRPr="007435EB">
        <w:rPr>
          <w:rtl/>
        </w:rPr>
        <w:t xml:space="preserve">, </w:t>
      </w:r>
      <w:r w:rsidRPr="007435EB">
        <w:rPr>
          <w:rFonts w:hint="cs"/>
          <w:rtl/>
        </w:rPr>
        <w:t>ועל</w:t>
      </w:r>
      <w:r w:rsidRPr="007435EB">
        <w:rPr>
          <w:rtl/>
        </w:rPr>
        <w:t xml:space="preserve"> </w:t>
      </w:r>
      <w:r w:rsidRPr="007435EB">
        <w:rPr>
          <w:rFonts w:hint="cs"/>
          <w:rtl/>
        </w:rPr>
        <w:t>התבואה</w:t>
      </w:r>
      <w:r w:rsidRPr="007435EB">
        <w:rPr>
          <w:rtl/>
        </w:rPr>
        <w:t xml:space="preserve"> </w:t>
      </w:r>
      <w:r w:rsidRPr="007435EB">
        <w:rPr>
          <w:rFonts w:hint="cs"/>
          <w:rtl/>
        </w:rPr>
        <w:t>שתרקב</w:t>
      </w:r>
      <w:r w:rsidRPr="007435EB">
        <w:rPr>
          <w:rtl/>
        </w:rPr>
        <w:t>.</w:t>
      </w:r>
      <w:r w:rsidRPr="007435EB">
        <w:rPr>
          <w:rFonts w:hint="cs"/>
          <w:rtl/>
        </w:rPr>
        <w:t xml:space="preserve"> וי</w:t>
      </w:r>
      <w:r w:rsidRPr="007435EB">
        <w:rPr>
          <w:rtl/>
        </w:rPr>
        <w:t>"</w:t>
      </w:r>
      <w:r w:rsidRPr="007435EB">
        <w:rPr>
          <w:rFonts w:hint="cs"/>
          <w:rtl/>
        </w:rPr>
        <w:t>א</w:t>
      </w:r>
      <w:r w:rsidRPr="007435EB">
        <w:rPr>
          <w:rtl/>
        </w:rPr>
        <w:t xml:space="preserve">: </w:t>
      </w:r>
      <w:r w:rsidRPr="007435EB">
        <w:rPr>
          <w:rFonts w:hint="cs"/>
          <w:rtl/>
        </w:rPr>
        <w:t>על</w:t>
      </w:r>
      <w:r w:rsidRPr="007435EB">
        <w:rPr>
          <w:rtl/>
        </w:rPr>
        <w:t xml:space="preserve"> </w:t>
      </w:r>
      <w:r w:rsidRPr="007435EB">
        <w:rPr>
          <w:rFonts w:hint="cs"/>
          <w:rtl/>
        </w:rPr>
        <w:t>המטבע</w:t>
      </w:r>
      <w:r w:rsidRPr="007435EB">
        <w:rPr>
          <w:rtl/>
        </w:rPr>
        <w:t xml:space="preserve"> </w:t>
      </w:r>
      <w:r w:rsidRPr="007435EB">
        <w:rPr>
          <w:rFonts w:hint="cs"/>
          <w:rtl/>
        </w:rPr>
        <w:t>שיצא</w:t>
      </w:r>
      <w:r w:rsidRPr="007435EB">
        <w:rPr>
          <w:rtl/>
        </w:rPr>
        <w:t>.</w:t>
      </w:r>
    </w:p>
    <w:p w14:paraId="109E9739" w14:textId="164B9E49" w:rsidR="00E8089F" w:rsidRPr="007435EB" w:rsidRDefault="00F47631" w:rsidP="00F47631">
      <w:pPr>
        <w:pStyle w:val="affd"/>
        <w:rPr>
          <w:bCs/>
          <w:rtl/>
        </w:rPr>
      </w:pPr>
      <w:r>
        <w:rPr>
          <w:rFonts w:hint="cs"/>
          <w:rtl/>
        </w:rPr>
        <w:t>***</w:t>
      </w:r>
    </w:p>
    <w:p>
      <w:pPr>
        <w:pStyle w:val="affffff1"/>
        <w:rPr>
          <w:ins w:id="20142" w:author="קלוד" w:date="2026-10-06T10:09:47Z"/>
        </w:rPr>
      </w:pPr>
      <w:ins w:id="20141" w:author="קלוד" w:date="2026-10-06T10:09:47Z">
        <w:r>
          <w:t xml:space="preserve">משנה ה</w:t>
        </w:r>
      </w:ins>
    </w:p>
    <w:p w14:paraId="2F1C0D7F" w14:textId="77777777" w:rsidR="00E8089F" w:rsidRPr="007435EB" w:rsidRDefault="00E8089F" w:rsidP="00E8089F">
      <w:pPr>
        <w:pStyle w:val="afff5"/>
        <w:rPr>
          <w:del w:id="20031" w:author="קלוד" w:date="2026-10-06T10:16:37Z"/>
          <w:b/>
          <w:rtl/>
        </w:rPr>
      </w:pPr>
      <w:ins w:id="9848" w:author="מספור קטעי משנה" w:date="2026-10-06T06:45:41Z">
        <w:del w:id="20029" w:author="קלוד" w:date="2026-10-06T10:16:37Z">
          <w:r>
            <w:rPr>
              <w:rStyle w:val="MisparKeta"/>
            </w:rPr>
            <w:delText xml:space="preserve">ב. </w:delText>
          </w:r>
        </w:del>
      </w:ins>
      <w:del w:id="20030" w:author="קלוד" w:date="2026-10-06T10:16:37Z">
        <w:r w:rsidRPr="007435EB">
          <w:rPr>
            <w:b/>
            <w:sz w:val="20"/>
            <w:rtl/>
          </w:rPr>
          <w:delText xml:space="preserve">משנה.</w:delText>
        </w:r>
      </w:del>
    </w:p>
    <w:p w14:paraId="623E85EB" w14:textId="77777777" w:rsidR="00E8089F" w:rsidRPr="007435EB" w:rsidRDefault="00E8089F" w:rsidP="00E8089F">
      <w:pPr>
        <w:pStyle w:val="afff5"/>
        <w:rPr>
          <w:b/>
          <w:rtl/>
        </w:rPr>
      </w:pPr>
      <w:r w:rsidRPr="007435EB">
        <w:rPr>
          <w:b/>
          <w:rtl/>
        </w:rPr>
        <w:t>מקום שנהגו לעשות מלאכה בתשעה באב - עושין.</w:t>
      </w:r>
    </w:p>
    <w:p w14:paraId="13A47ED6" w14:textId="77777777" w:rsidR="00E8089F" w:rsidRPr="007435EB" w:rsidRDefault="00E8089F" w:rsidP="00E8089F">
      <w:pPr>
        <w:pStyle w:val="afff5"/>
        <w:rPr>
          <w:b/>
          <w:rtl/>
        </w:rPr>
      </w:pPr>
      <w:r w:rsidRPr="007435EB">
        <w:rPr>
          <w:b/>
          <w:rtl/>
        </w:rPr>
        <w:t>מקום שנהגו שלא לעשות מלאכה - אין עושין.</w:t>
      </w:r>
    </w:p>
    <w:p w14:paraId="28A291E3" w14:textId="77777777" w:rsidR="00E8089F" w:rsidRPr="007435EB" w:rsidRDefault="00E8089F" w:rsidP="00E8089F">
      <w:pPr>
        <w:pStyle w:val="afff5"/>
        <w:rPr>
          <w:b/>
          <w:rtl/>
        </w:rPr>
      </w:pPr>
      <w:r>
        <w:rPr>
          <w:b/>
          <w:rtl/>
        </w:rPr>
        <w:t xml:space="preserve">ובכל מקום תלמידי </w:t>
      </w:r>
      <w:r>
        <w:rPr>
          <w:rStyle w:val="TanaimMishna"/>
          <w:b/>
          <w:rtl/>
          <w:rPrChange w:id="20041" w:author="קלוד" w:date="2026-10-06T10:09:47Z">
            <w:rPr>
              <w:b/>
              <w:rtl/>
            </w:rPr>
          </w:rPrChange>
        </w:rPr>
        <w:t xml:space="preserve">חכמים</w:t>
      </w:r>
      <w:r>
        <w:rPr>
          <w:b/>
          <w:rtl/>
        </w:rPr>
        <w:t xml:space="preserve"> בטלים. רשב"ג: לעולם יעשה אדם עצמו תלמיד חכם.</w:t>
      </w:r>
    </w:p>
    <w:p w14:paraId="7FC38981" w14:textId="2C8A471A" w:rsidR="00E8089F" w:rsidRPr="007435EB" w:rsidRDefault="00F47631" w:rsidP="00F47631">
      <w:pPr>
        <w:pStyle w:val="affd"/>
        <w:rPr>
          <w:bCs/>
          <w:rtl/>
        </w:rPr>
      </w:pPr>
      <w:r>
        <w:rPr>
          <w:rFonts w:hint="cs"/>
          <w:rtl/>
        </w:rPr>
        <w:lastRenderedPageBreak/>
        <w:t>***</w:t>
      </w:r>
    </w:p>
    <w:p w14:paraId="0B7F041D" w14:textId="77777777" w:rsidR="00E8089F" w:rsidRPr="007435EB" w:rsidRDefault="00E8089F" w:rsidP="00E8089F">
      <w:pPr>
        <w:rPr>
          <w:rtl/>
        </w:rPr>
      </w:pPr>
      <w:r w:rsidRPr="007435EB">
        <w:rPr>
          <w:rFonts w:ascii="Fb Fontext" w:hAnsi="Fb Fontext"/>
          <w:rtl/>
        </w:rPr>
        <w:t>שמואל: אין תענית ציבור בבבל אלא ט' באב בלבד.</w:t>
      </w:r>
    </w:p>
    <w:p w14:paraId="22CD95E4" w14:textId="77777777" w:rsidR="00E8089F" w:rsidRPr="007435EB" w:rsidRDefault="00E8089F" w:rsidP="00E8089F">
      <w:pPr>
        <w:rPr>
          <w:rtl/>
        </w:rPr>
      </w:pPr>
      <w:r w:rsidRPr="007435EB">
        <w:rPr>
          <w:rtl/>
        </w:rPr>
        <w:t xml:space="preserve">וביה"ש שלו מותר </w:t>
      </w:r>
      <w:r w:rsidRPr="00F46A1C">
        <w:rPr>
          <w:rStyle w:val="affffd"/>
          <w:rtl/>
        </w:rPr>
        <w:t>והך</w:t>
      </w:r>
      <w:r w:rsidRPr="007435EB">
        <w:rPr>
          <w:rtl/>
        </w:rPr>
        <w:t xml:space="preserve"> דאוכלין ושותין מבעו"י. למעוטי משחשיכה.</w:t>
      </w:r>
    </w:p>
    <w:p w14:paraId="43FC1F00" w14:textId="77777777" w:rsidR="00E8089F" w:rsidRPr="007435EB" w:rsidRDefault="00E8089F" w:rsidP="00E8089F">
      <w:pPr>
        <w:rPr>
          <w:rtl/>
        </w:rPr>
      </w:pPr>
      <w:r w:rsidRPr="00F46A1C">
        <w:rPr>
          <w:rStyle w:val="affffd"/>
          <w:rtl/>
        </w:rPr>
        <w:t>והך</w:t>
      </w:r>
      <w:r w:rsidRPr="007435EB">
        <w:rPr>
          <w:rtl/>
        </w:rPr>
        <w:t xml:space="preserve"> דאין בין ט' באב ליוה"כ אלא שזה ספיקו אסור וזה ספיקו מותר. היינו לקביעא דירחא [לעשות ב' ימים]</w:t>
      </w:r>
    </w:p>
    <w:p w14:paraId="3A3E0E4E" w14:textId="73926F0D" w:rsidR="00E8089F" w:rsidRPr="007435EB" w:rsidRDefault="00F47631" w:rsidP="00F47631">
      <w:pPr>
        <w:pStyle w:val="affd"/>
        <w:rPr>
          <w:bCs/>
          <w:rtl/>
        </w:rPr>
      </w:pPr>
      <w:r>
        <w:rPr>
          <w:rFonts w:hint="cs"/>
          <w:rtl/>
        </w:rPr>
        <w:t>***</w:t>
      </w:r>
    </w:p>
    <w:p w14:paraId="79B78EDD" w14:textId="77777777" w:rsidR="00E8089F" w:rsidRPr="007435EB" w:rsidRDefault="00E8089F" w:rsidP="00E8089F">
      <w:pPr>
        <w:rPr>
          <w:rtl/>
        </w:rPr>
      </w:pPr>
      <w:r w:rsidRPr="007435EB">
        <w:rPr>
          <w:rFonts w:ascii="Fb Fontext" w:hAnsi="Fb Fontext"/>
          <w:rtl/>
        </w:rPr>
        <w:t>דרש רבא: עוברות ומניקות מתענות ומשלימות בו, כדרך שמתענות ומשלימות ביום הכיפורים, ובין השמשות שלו אסור.</w:t>
      </w:r>
    </w:p>
    <w:p w14:paraId="11F0ADE6" w14:textId="77777777" w:rsidR="00E8089F" w:rsidRPr="007435EB" w:rsidRDefault="00E8089F" w:rsidP="00E8089F">
      <w:pPr>
        <w:rPr>
          <w:rtl/>
        </w:rPr>
      </w:pPr>
      <w:r>
        <w:rPr>
          <w:rtl/>
        </w:rPr>
        <w:t xml:space="preserve">וכן אמרו </w:t>
      </w:r>
      <w:r>
        <w:rPr>
          <w:rStyle w:val="affffd"/>
          <w:rtl/>
          <w:rPrChange w:id="9895" w:author="מנוע אמוראים" w:date="2026-10-05T16:42:03Z">
            <w:rPr>
              <w:rtl/>
            </w:rPr>
          </w:rPrChange>
        </w:rPr>
        <w:t xml:space="preserve">מדר"יו</w:t>
      </w:r>
      <w:r>
        <w:rPr>
          <w:rtl/>
        </w:rPr>
        <w:t xml:space="preserve"> </w:t>
      </w:r>
      <w:r w:rsidRPr="00F46A1C">
        <w:rPr>
          <w:rStyle w:val="affffd"/>
          <w:rtl/>
        </w:rPr>
        <w:t>והך</w:t>
      </w:r>
      <w:r w:rsidRPr="007435EB">
        <w:rPr>
          <w:rtl/>
        </w:rPr>
        <w:t xml:space="preserve"> דאמר דט' באב אינו כתע"צ</w:t>
      </w:r>
      <w:r w:rsidRPr="005C3FF1">
        <w:rPr>
          <w:rStyle w:val="afffa"/>
          <w:rtl/>
        </w:rPr>
        <w:t xml:space="preserve"> א.</w:t>
      </w:r>
      <w:r w:rsidRPr="007435EB">
        <w:rPr>
          <w:rtl/>
        </w:rPr>
        <w:t xml:space="preserve"> היינו לנעילה. דאינה חובה אלא רשות ולוואי שיתפלל אדם כל היום.</w:t>
      </w:r>
    </w:p>
    <w:p w14:paraId="594BFC89" w14:textId="77777777" w:rsidR="00E8089F" w:rsidRPr="007435EB" w:rsidRDefault="00E8089F" w:rsidP="00E8089F">
      <w:pPr>
        <w:rPr>
          <w:rtl/>
        </w:rPr>
      </w:pPr>
      <w:r w:rsidRPr="007435EB">
        <w:rPr>
          <w:rtl/>
        </w:rPr>
        <w:t>[וא"א למימר דהוא למלאכה.</w:t>
      </w:r>
    </w:p>
    <w:p w14:paraId="53240583" w14:textId="77777777" w:rsidR="00E8089F" w:rsidRPr="007435EB" w:rsidRDefault="00E8089F" w:rsidP="00E8089F">
      <w:pPr>
        <w:rPr>
          <w:rtl/>
        </w:rPr>
      </w:pPr>
      <w:r w:rsidRPr="007435EB">
        <w:rPr>
          <w:rFonts w:hint="cs"/>
          <w:rtl/>
        </w:rPr>
        <w:t xml:space="preserve">- </w:t>
      </w:r>
      <w:r>
        <w:rPr>
          <w:rtl/>
        </w:rPr>
        <w:t xml:space="preserve">דהא בהדיא לתיא במקום שנהגו וגם </w:t>
      </w:r>
      <w:r>
        <w:rPr>
          <w:rStyle w:val="affffd"/>
          <w:rtl/>
          <w:rPrChange w:id="9896" w:author="מנוע אמוראים" w:date="2026-10-05T16:42:03Z">
            <w:rPr>
              <w:rtl/>
            </w:rPr>
          </w:rPrChange>
        </w:rPr>
        <w:t xml:space="preserve">רשב"ג</w:t>
      </w:r>
      <w:r>
        <w:rPr>
          <w:rtl/>
        </w:rPr>
        <w:t xml:space="preserve"> אסר רק מצד יוהרא ולא מצד איסור]</w:t>
      </w:r>
    </w:p>
    <w:p w14:paraId="27F44217" w14:textId="77777777" w:rsidR="00E8089F" w:rsidRPr="007435EB" w:rsidRDefault="00E8089F" w:rsidP="00E8089F">
      <w:pPr>
        <w:rPr>
          <w:rtl/>
        </w:rPr>
      </w:pPr>
      <w:r w:rsidRPr="007435EB">
        <w:rPr>
          <w:rtl/>
        </w:rPr>
        <w:tab/>
        <w:t>ב. ו</w:t>
      </w:r>
      <w:r w:rsidRPr="005C3FF1">
        <w:rPr>
          <w:rStyle w:val="afffa"/>
          <w:rtl/>
        </w:rPr>
        <w:t>אב"א</w:t>
      </w:r>
      <w:r w:rsidRPr="007435EB">
        <w:rPr>
          <w:rtl/>
        </w:rPr>
        <w:t>: אינו כתע"צ לכ"ד ברכות דמי שענה וכו'. [ו' יתרים על י"ח]</w:t>
      </w:r>
    </w:p>
    <w:p w14:paraId="60983B7A" w14:textId="77777777" w:rsidR="00E8089F" w:rsidRPr="007435EB" w:rsidRDefault="00E8089F" w:rsidP="00E8089F">
      <w:pPr>
        <w:rPr>
          <w:rtl/>
        </w:rPr>
      </w:pPr>
      <w:r>
        <w:rPr>
          <w:rtl/>
        </w:rPr>
        <w:t xml:space="preserve">	ג. </w:t>
      </w:r>
      <w:r>
        <w:rPr>
          <w:rStyle w:val="affffd"/>
          <w:rtl/>
          <w:rPrChange w:id="9897" w:author="מנוע אמוראים" w:date="2026-10-05T16:42:03Z">
            <w:rPr>
              <w:rtl/>
            </w:rPr>
          </w:rPrChange>
        </w:rPr>
        <w:t xml:space="preserve">לר"פ</w:t>
      </w:r>
      <w:r>
        <w:rPr>
          <w:rtl/>
        </w:rPr>
        <w:t xml:space="preserve"> אינו כתע"צ אינו כראשונות, אלא כאחרונות דאסור לאכול ביה"ש שלהן, ואסורה.</w:t>
      </w:r>
    </w:p>
    <w:p w14:paraId="4B2EB054" w14:textId="77777777" w:rsidR="00E8089F" w:rsidRPr="007435EB" w:rsidRDefault="00E8089F" w:rsidP="00E8089F">
      <w:pPr>
        <w:rPr>
          <w:rtl/>
        </w:rPr>
      </w:pPr>
      <w:r w:rsidRPr="00F46A1C">
        <w:rPr>
          <w:rStyle w:val="affffd"/>
          <w:rtl/>
        </w:rPr>
        <w:t>והך</w:t>
      </w:r>
      <w:r w:rsidRPr="007435EB">
        <w:rPr>
          <w:rtl/>
        </w:rPr>
        <w:t xml:space="preserve"> דאין בין ט' באב ליוה"כ אלא שזה ספיקו אסור וזה ספיקו מותר. היינו לקביעא דירחא. הא לכל דברים - זה וזה שוין.</w:t>
      </w:r>
    </w:p>
    <w:p w14:paraId="592F6DC4" w14:textId="77777777" w:rsidR="00E8089F" w:rsidRPr="007435EB" w:rsidRDefault="00E8089F" w:rsidP="00E8089F">
      <w:pPr>
        <w:rPr>
          <w:rtl/>
        </w:rPr>
      </w:pPr>
      <w:r>
        <w:rPr>
          <w:rtl/>
        </w:rPr>
        <w:t xml:space="preserve">מסייע </w:t>
      </w:r>
      <w:r>
        <w:rPr>
          <w:rStyle w:val="affffd"/>
          <w:rtl/>
          <w:rPrChange w:id="9898" w:author="מנוע אמוראים" w:date="2026-10-05T16:42:03Z">
            <w:rPr>
              <w:rtl/>
            </w:rPr>
          </w:rPrChange>
        </w:rPr>
        <w:t xml:space="preserve">לר"א</w:t>
      </w:r>
      <w:r>
        <w:rPr>
          <w:rtl/>
        </w:rPr>
        <w:t xml:space="preserve">: אסור לו לאדם שיושיט אצבעו במים ב</w:t>
      </w:r>
      <w:r w:rsidRPr="007435EB">
        <w:rPr>
          <w:rFonts w:hint="cs"/>
          <w:rtl/>
        </w:rPr>
        <w:t>ט'</w:t>
      </w:r>
      <w:r w:rsidRPr="007435EB">
        <w:rPr>
          <w:rtl/>
        </w:rPr>
        <w:t xml:space="preserve"> באב, כדרך שאסור להושיט אצבעו ביו</w:t>
      </w:r>
      <w:r w:rsidRPr="007435EB">
        <w:rPr>
          <w:rFonts w:hint="cs"/>
          <w:rtl/>
        </w:rPr>
        <w:t>ה</w:t>
      </w:r>
      <w:r w:rsidRPr="007435EB">
        <w:rPr>
          <w:rtl/>
        </w:rPr>
        <w:t>"</w:t>
      </w:r>
      <w:r w:rsidRPr="007435EB">
        <w:rPr>
          <w:rFonts w:hint="cs"/>
          <w:rtl/>
        </w:rPr>
        <w:t>כ</w:t>
      </w:r>
      <w:r w:rsidR="0011715B">
        <w:rPr>
          <w:rFonts w:hint="cs"/>
          <w:rtl/>
        </w:rPr>
        <w:t>.</w:t>
      </w:r>
    </w:p>
    <w:p w14:paraId="0B92DD96" w14:textId="5287A611" w:rsidR="00E8089F" w:rsidRPr="007435EB" w:rsidRDefault="00F47631" w:rsidP="00F47631">
      <w:pPr>
        <w:pStyle w:val="affd"/>
        <w:rPr>
          <w:bCs/>
          <w:rtl/>
        </w:rPr>
      </w:pPr>
      <w:r>
        <w:rPr>
          <w:rFonts w:hint="cs"/>
          <w:rtl/>
        </w:rPr>
        <w:t>***</w:t>
      </w:r>
    </w:p>
    <w:p w14:paraId="1C4B6DC1" w14:textId="77777777" w:rsidR="00E8089F" w:rsidRPr="007435EB" w:rsidRDefault="00E8089F" w:rsidP="00E8089F">
      <w:pPr>
        <w:rPr>
          <w:rtl/>
        </w:rPr>
      </w:pPr>
      <w:r w:rsidRPr="00F46A1C">
        <w:rPr>
          <w:rStyle w:val="affffd"/>
          <w:rtl/>
        </w:rPr>
        <w:t>והך</w:t>
      </w:r>
      <w:r w:rsidRPr="007435EB">
        <w:rPr>
          <w:rtl/>
        </w:rPr>
        <w:t xml:space="preserve"> דאין בין ט' באב לתענית ציבור אלא שזה אסור בעשיית מלאכה, וזה מותר בעשיית מלאכה במקום שנהגו. היינו לענין קולא אבל לענין חומרא וודאי שכל שיש בתע"צ כאיסור רחיצה אסור ויותר מכך ד</w:t>
      </w:r>
      <w:r w:rsidR="00AB3B38">
        <w:rPr>
          <w:rtl/>
        </w:rPr>
        <w:t>אף</w:t>
      </w:r>
      <w:r w:rsidRPr="007435EB">
        <w:rPr>
          <w:rtl/>
        </w:rPr>
        <w:t xml:space="preserve"> פניו ידיו ורגליו.</w:t>
      </w:r>
    </w:p>
    <w:p w14:paraId="14BE49AD" w14:textId="07DE0C57" w:rsidR="00E8089F" w:rsidRPr="007435EB" w:rsidRDefault="00F47631" w:rsidP="00F47631">
      <w:pPr>
        <w:pStyle w:val="affd"/>
        <w:rPr>
          <w:bCs/>
          <w:rtl/>
        </w:rPr>
      </w:pPr>
      <w:r>
        <w:rPr>
          <w:rFonts w:hint="cs"/>
          <w:rtl/>
        </w:rPr>
        <w:t>***</w:t>
      </w:r>
    </w:p>
    <w:p w14:paraId="631D2D0A" w14:textId="77777777" w:rsidR="00E8089F" w:rsidRPr="007435EB" w:rsidRDefault="00E8089F" w:rsidP="005C3FF1">
      <w:pPr>
        <w:pStyle w:val="afff"/>
        <w:framePr w:wrap="around"/>
        <w:rPr>
          <w:rtl/>
        </w:rPr>
      </w:pPr>
      <w:r w:rsidRPr="007435EB">
        <w:rPr>
          <w:rFonts w:hint="cs"/>
          <w:rtl/>
        </w:rPr>
        <w:t>נה.</w:t>
      </w:r>
    </w:p>
    <w:p w14:paraId="7155C580" w14:textId="77777777" w:rsidR="00E8089F" w:rsidRPr="005C3FF1" w:rsidRDefault="00E8089F" w:rsidP="009A151F">
      <w:pPr>
        <w:rPr>
          <w:rStyle w:val="afffa"/>
          <w:rtl/>
        </w:rPr>
      </w:pPr>
      <w:r w:rsidRPr="005C3FF1">
        <w:rPr>
          <w:rStyle w:val="afffa"/>
          <w:rtl/>
        </w:rPr>
        <w:t>ובכל מקום תלמידי חכמים וכו'.</w:t>
      </w:r>
    </w:p>
    <w:p w14:paraId="0286BCC9" w14:textId="77777777" w:rsidR="00E8089F" w:rsidRPr="007435EB" w:rsidRDefault="00E8089F" w:rsidP="00E8089F">
      <w:pPr>
        <w:rPr>
          <w:rtl/>
        </w:rPr>
      </w:pPr>
      <w:r w:rsidRPr="007435EB">
        <w:rPr>
          <w:rFonts w:ascii="Fb Fontext" w:hAnsi="Fb Fontext"/>
          <w:rtl/>
        </w:rPr>
        <w:t>אין להקשות מהא דמוכח מ</w:t>
      </w:r>
      <w:r w:rsidR="00AB3B38">
        <w:rPr>
          <w:rFonts w:ascii="Fb Fontext" w:hAnsi="Fb Fontext"/>
          <w:rtl/>
        </w:rPr>
        <w:t>כאן</w:t>
      </w:r>
      <w:r>
        <w:rPr>
          <w:rFonts w:ascii="Fb Fontext" w:hAnsi="Fb Fontext"/>
          <w:rtl/>
        </w:rPr>
        <w:t xml:space="preserve"> </w:t>
      </w:r>
      <w:r>
        <w:rPr>
          <w:rStyle w:val="affffd"/>
          <w:rFonts w:ascii="Fb Fontext" w:hAnsi="Fb Fontext"/>
          <w:rtl/>
          <w:rPrChange w:id="9899" w:author="מנוע אמוראים" w:date="2026-10-05T16:42:03Z">
            <w:rPr>
              <w:rFonts w:ascii="Fb Fontext" w:hAnsi="Fb Fontext"/>
              <w:rtl/>
            </w:rPr>
          </w:rPrChange>
        </w:rPr>
        <w:t xml:space="preserve">דרשב"ג</w:t>
      </w:r>
      <w:r>
        <w:rPr>
          <w:rFonts w:ascii="Fb Fontext" w:hAnsi="Fb Fontext"/>
          <w:rtl/>
        </w:rPr>
        <w:t xml:space="preserve"> לא ס"ל ליוהרא שלא כדברי </w:t>
      </w:r>
      <w:r>
        <w:rPr>
          <w:rStyle w:val="affffd"/>
          <w:rFonts w:ascii="Fb Fontext" w:hAnsi="Fb Fontext"/>
          <w:rtl/>
          <w:rPrChange w:id="9900" w:author="מנוע אמוראים" w:date="2026-10-05T16:42:03Z">
            <w:rPr>
              <w:rFonts w:ascii="Fb Fontext" w:hAnsi="Fb Fontext"/>
              <w:rtl/>
            </w:rPr>
          </w:rPrChange>
        </w:rPr>
        <w:t xml:space="preserve">רשב"ד</w:t>
      </w:r>
      <w:r>
        <w:rPr>
          <w:rFonts w:ascii="Fb Fontext" w:hAnsi="Fb Fontext"/>
          <w:rtl/>
        </w:rPr>
        <w:t xml:space="preserve"> שס"ל לענין חתן </w:t>
      </w:r>
      <w:r>
        <w:rPr>
          <w:rStyle w:val="affffd"/>
          <w:rFonts w:ascii="Fb Fontext" w:hAnsi="Fb Fontext"/>
          <w:rtl/>
          <w:rPrChange w:id="9901" w:author="מנוע אמוראים" w:date="2026-10-05T16:42:03Z">
            <w:rPr>
              <w:rFonts w:ascii="Fb Fontext" w:hAnsi="Fb Fontext"/>
              <w:rtl/>
            </w:rPr>
          </w:rPrChange>
        </w:rPr>
        <w:t xml:space="preserve">בקר"ש</w:t>
      </w:r>
      <w:r>
        <w:rPr>
          <w:rFonts w:ascii="Fb Fontext" w:hAnsi="Fb Fontext"/>
          <w:rtl/>
        </w:rPr>
        <w:t xml:space="preserve"> שלא כל הרוצה ליטול את השם יטול דמחולפת השיטה וס"ל דאינו קורא.</w:t>
      </w:r>
    </w:p>
    <w:p w14:paraId="0605131C" w14:textId="77777777" w:rsidR="00E8089F" w:rsidRPr="007435EB" w:rsidRDefault="00E8089F" w:rsidP="00E8089F">
      <w:pPr>
        <w:rPr>
          <w:rtl/>
        </w:rPr>
      </w:pPr>
      <w:r w:rsidRPr="007435EB">
        <w:rPr>
          <w:rtl/>
        </w:rPr>
        <w:t>רשבדר'א: אדרבנן ל"ק דדוקא היכא שכו"ע עבדי מלאכה והוא לא מיחזי כיוהרא.</w:t>
      </w:r>
    </w:p>
    <w:p w14:paraId="0BBAD379" w14:textId="77777777" w:rsidR="00E8089F" w:rsidRPr="007435EB" w:rsidRDefault="00E8089F" w:rsidP="00E8089F">
      <w:pPr>
        <w:rPr>
          <w:rtl/>
        </w:rPr>
      </w:pPr>
      <w:r>
        <w:rPr>
          <w:rtl/>
        </w:rPr>
        <w:t xml:space="preserve">משא"כ </w:t>
      </w:r>
      <w:r>
        <w:rPr>
          <w:rStyle w:val="affffd"/>
          <w:rtl/>
          <w:rPrChange w:id="9902" w:author="מנוע אמוראים" w:date="2026-10-05T16:42:03Z">
            <w:rPr>
              <w:rtl/>
            </w:rPr>
          </w:rPrChange>
        </w:rPr>
        <w:t xml:space="preserve">בקר"ש</w:t>
      </w:r>
      <w:r>
        <w:rPr>
          <w:rtl/>
        </w:rPr>
        <w:t xml:space="preserve"> דהכל קרי לא מיחזי.</w:t>
      </w:r>
    </w:p>
    <w:p w14:paraId="194F7934" w14:textId="77777777" w:rsidR="00E8089F" w:rsidRPr="007435EB" w:rsidRDefault="00E8089F" w:rsidP="00E8089F">
      <w:pPr>
        <w:rPr>
          <w:rtl/>
        </w:rPr>
      </w:pPr>
      <w:r>
        <w:rPr>
          <w:rStyle w:val="affffd"/>
          <w:rtl/>
          <w:rPrChange w:id="9903" w:author="מנוע אמוראים" w:date="2026-10-05T16:42:03Z">
            <w:rPr>
              <w:rtl/>
            </w:rPr>
          </w:rPrChange>
        </w:rPr>
        <w:t xml:space="preserve">ואדרשב"ג</w:t>
      </w:r>
      <w:r>
        <w:rPr>
          <w:rtl/>
        </w:rPr>
        <w:t xml:space="preserve"> ל"ק </w:t>
      </w:r>
      <w:r>
        <w:rPr>
          <w:rStyle w:val="affffd"/>
          <w:rtl/>
          <w:rPrChange w:id="9904" w:author="מנוע אמוראים" w:date="2026-10-05T16:42:03Z">
            <w:rPr>
              <w:rtl/>
            </w:rPr>
          </w:rPrChange>
        </w:rPr>
        <w:t xml:space="preserve">דבקר"ש</w:t>
      </w:r>
      <w:r>
        <w:rPr>
          <w:rtl/>
        </w:rPr>
        <w:t xml:space="preserve"> דבעינן כוונה, א"ס דלא מצי כווני דעתיה מיחזי כיוהרא.</w:t>
      </w:r>
    </w:p>
    <w:p w14:paraId="18E98993" w14:textId="77777777" w:rsidR="00E8089F" w:rsidRPr="007435EB" w:rsidRDefault="00E8089F" w:rsidP="00E8089F">
      <w:pPr>
        <w:rPr>
          <w:rtl/>
        </w:rPr>
      </w:pPr>
      <w:r w:rsidRPr="007435EB">
        <w:rPr>
          <w:rtl/>
        </w:rPr>
        <w:t xml:space="preserve">משא"כ </w:t>
      </w:r>
      <w:r w:rsidR="00AB3B38">
        <w:rPr>
          <w:rtl/>
        </w:rPr>
        <w:t>כאן</w:t>
      </w:r>
      <w:r w:rsidRPr="007435EB">
        <w:rPr>
          <w:rtl/>
        </w:rPr>
        <w:t xml:space="preserve"> לא מיחזי כיוהרא דס"ל לאינשי דמלאכה היא דלית ליה. ול"ג משאר בטלנים.</w:t>
      </w:r>
    </w:p>
    <w:p w14:paraId="524F9C80" w14:textId="56322639" w:rsidR="00E8089F" w:rsidRPr="007435EB" w:rsidRDefault="00F47631" w:rsidP="00F47631">
      <w:pPr>
        <w:pStyle w:val="affd"/>
        <w:rPr>
          <w:bCs/>
          <w:rtl/>
        </w:rPr>
      </w:pPr>
      <w:r>
        <w:rPr>
          <w:rFonts w:hint="cs"/>
          <w:rtl/>
        </w:rPr>
        <w:t>***</w:t>
      </w:r>
    </w:p>
    <w:p w14:paraId="5333BB02" w14:textId="77777777" w:rsidR="00E8089F" w:rsidRPr="005C3FF1" w:rsidRDefault="00E8089F" w:rsidP="009A151F">
      <w:pPr>
        <w:rPr>
          <w:rStyle w:val="afffa"/>
          <w:rtl/>
        </w:rPr>
      </w:pPr>
      <w:ins w:id="9849" w:author="מספור קטעי משנה" w:date="2026-10-06T06:45:41Z">
        <w:r>
          <w:rPr>
            <w:rStyle w:val="MisparKeta"/>
          </w:rPr>
          <w:t xml:space="preserve">ב. </w:t>
        </w:r>
      </w:ins>
      <w:r w:rsidRPr="005C3FF1">
        <w:rPr>
          <w:rStyle w:val="afffa"/>
          <w:rtl/>
        </w:rPr>
        <w:t>משנה.</w:t>
      </w:r>
    </w:p>
    <w:p w14:paraId="029A13C5" w14:textId="77777777" w:rsidR="00E8089F" w:rsidRPr="005C3FF1" w:rsidRDefault="00E8089F" w:rsidP="009A151F">
      <w:pPr>
        <w:rPr>
          <w:rStyle w:val="afffa"/>
          <w:rtl/>
        </w:rPr>
      </w:pPr>
      <w:r w:rsidRPr="005C3FF1">
        <w:rPr>
          <w:rStyle w:val="afffa"/>
          <w:rtl/>
        </w:rPr>
        <w:t>וחכמים אומרים: ביהודה היו עושין מלאכה בערבי פסחים עד חצות.</w:t>
      </w:r>
    </w:p>
    <w:p w14:paraId="6BF53073" w14:textId="77777777" w:rsidR="00E8089F" w:rsidRPr="005C3FF1" w:rsidRDefault="00E8089F" w:rsidP="009A151F">
      <w:pPr>
        <w:rPr>
          <w:rStyle w:val="afffa"/>
          <w:rtl/>
        </w:rPr>
      </w:pPr>
      <w:r w:rsidRPr="005C3FF1">
        <w:rPr>
          <w:rStyle w:val="afffa"/>
          <w:rtl/>
        </w:rPr>
        <w:t>ובגליל לא היו עושין כל עיקר.</w:t>
      </w:r>
    </w:p>
    <w:p w14:paraId="38509B59" w14:textId="77777777" w:rsidR="00E8089F" w:rsidRPr="007435EB" w:rsidRDefault="00E8089F" w:rsidP="009A151F">
      <w:pPr>
        <w:rPr>
          <w:rtl/>
        </w:rPr>
      </w:pPr>
      <w:r w:rsidRPr="005C3FF1">
        <w:rPr>
          <w:rStyle w:val="afffa"/>
          <w:rtl/>
        </w:rPr>
        <w:t>הלילה, ב"ש אוסרים, וב"ה מתירין עד הנץ החמה</w:t>
      </w:r>
      <w:r w:rsidRPr="007435EB">
        <w:rPr>
          <w:rtl/>
        </w:rPr>
        <w:t>.</w:t>
      </w:r>
    </w:p>
    <w:p w14:paraId="07648193" w14:textId="2BD6BA6A" w:rsidR="00E8089F" w:rsidRPr="007435EB" w:rsidRDefault="00F47631" w:rsidP="00F47631">
      <w:pPr>
        <w:pStyle w:val="affd"/>
        <w:rPr>
          <w:bCs/>
          <w:rtl/>
        </w:rPr>
      </w:pPr>
      <w:r>
        <w:rPr>
          <w:rFonts w:hint="cs"/>
          <w:rtl/>
        </w:rPr>
        <w:t>***</w:t>
      </w:r>
    </w:p>
    <w:p w14:paraId="35CB8885" w14:textId="77777777" w:rsidR="00E8089F" w:rsidRPr="007435EB" w:rsidRDefault="00E8089F" w:rsidP="00E8089F">
      <w:pPr>
        <w:rPr>
          <w:rFonts w:ascii="Fb Fontext" w:hAnsi="Fb Fontext"/>
          <w:rtl/>
        </w:rPr>
      </w:pPr>
      <w:r>
        <w:rPr>
          <w:rFonts w:ascii="Fb Fontext" w:hAnsi="Fb Fontext"/>
          <w:rtl/>
        </w:rPr>
        <w:t xml:space="preserve">הך דמתני' תליא בפלוגתת </w:t>
      </w:r>
      <w:r>
        <w:rPr>
          <w:rStyle w:val="affffd"/>
          <w:rFonts w:ascii="Fb Fontext" w:hAnsi="Fb Fontext"/>
          <w:rtl/>
          <w:rPrChange w:id="9905" w:author="מנוע אמוראים" w:date="2026-10-05T16:42:03Z">
            <w:rPr>
              <w:rFonts w:ascii="Fb Fontext" w:hAnsi="Fb Fontext"/>
              <w:rtl/>
            </w:rPr>
          </w:rPrChange>
        </w:rPr>
        <w:t xml:space="preserve">ר"מ</w:t>
      </w:r>
      <w:r>
        <w:rPr>
          <w:rFonts w:ascii="Fb Fontext" w:hAnsi="Fb Fontext"/>
          <w:rtl/>
        </w:rPr>
        <w:t xml:space="preserve"> </w:t>
      </w:r>
      <w:r>
        <w:rPr>
          <w:rStyle w:val="affffd"/>
          <w:rFonts w:ascii="Fb Fontext" w:hAnsi="Fb Fontext"/>
          <w:rtl/>
          <w:rPrChange w:id="9906" w:author="מנוע אמוראים" w:date="2026-10-05T16:42:03Z">
            <w:rPr>
              <w:rFonts w:ascii="Fb Fontext" w:hAnsi="Fb Fontext"/>
              <w:rtl/>
            </w:rPr>
          </w:rPrChange>
        </w:rPr>
        <w:t xml:space="preserve">ור"י</w:t>
      </w:r>
      <w:r>
        <w:rPr>
          <w:rFonts w:ascii="Fb Fontext" w:hAnsi="Fb Fontext"/>
          <w:rtl/>
        </w:rPr>
        <w:t xml:space="preserve"> אי מנהג הוא וכן דעת </w:t>
      </w:r>
      <w:r>
        <w:rPr>
          <w:rStyle w:val="affffd"/>
          <w:rFonts w:ascii="Fb Fontext" w:hAnsi="Fb Fontext"/>
          <w:rtl/>
          <w:rPrChange w:id="9907" w:author="מנוע אמוראים" w:date="2026-10-05T16:42:03Z">
            <w:rPr>
              <w:rFonts w:ascii="Fb Fontext" w:hAnsi="Fb Fontext"/>
              <w:rtl/>
            </w:rPr>
          </w:rPrChange>
        </w:rPr>
        <w:t xml:space="preserve">ר"מ</w:t>
      </w:r>
      <w:r>
        <w:rPr>
          <w:rFonts w:ascii="Fb Fontext" w:hAnsi="Fb Fontext"/>
          <w:rtl/>
        </w:rPr>
        <w:t xml:space="preserve"> </w:t>
      </w:r>
      <w:r>
        <w:rPr>
          <w:rStyle w:val="affffd"/>
          <w:rFonts w:ascii="Fb Fontext" w:hAnsi="Fb Fontext"/>
          <w:rtl/>
          <w:rPrChange w:id="9908" w:author="מנוע אמוראים" w:date="2026-10-05T16:42:03Z">
            <w:rPr>
              <w:rFonts w:ascii="Fb Fontext" w:hAnsi="Fb Fontext"/>
              <w:rtl/>
            </w:rPr>
          </w:rPrChange>
        </w:rPr>
        <w:t xml:space="preserve">ור"י</w:t>
      </w:r>
      <w:r>
        <w:rPr>
          <w:rFonts w:ascii="Fb Fontext" w:hAnsi="Fb Fontext"/>
          <w:rtl/>
        </w:rPr>
        <w:t xml:space="preserve"> ס"ל איסורא הוא [ובי"ד מותר עד חצות]</w:t>
      </w:r>
    </w:p>
    <w:p w14:paraId="5C411EEC" w14:textId="77777777" w:rsidR="00E8089F" w:rsidRPr="007435EB" w:rsidRDefault="00E8089F" w:rsidP="00E8089F">
      <w:pPr>
        <w:rPr>
          <w:rtl/>
        </w:rPr>
      </w:pPr>
      <w:r w:rsidRPr="00F46A1C">
        <w:rPr>
          <w:rStyle w:val="affffd"/>
          <w:rtl/>
        </w:rPr>
        <w:t>והך</w:t>
      </w:r>
      <w:r>
        <w:rPr>
          <w:rtl/>
        </w:rPr>
        <w:t xml:space="preserve"> </w:t>
      </w:r>
      <w:r>
        <w:rPr>
          <w:rStyle w:val="affffd"/>
          <w:rtl/>
          <w:rPrChange w:id="9909" w:author="מנוע אמוראים" w:date="2026-10-05T16:42:03Z">
            <w:rPr>
              <w:rtl/>
            </w:rPr>
          </w:rPrChange>
        </w:rPr>
        <w:t xml:space="preserve">דלר"י</w:t>
      </w:r>
      <w:r>
        <w:rPr>
          <w:rtl/>
        </w:rPr>
        <w:t xml:space="preserve">: המנכש בי"ג ונעקרה בידו שותלה במקום הטיט, ולא במקום הגריד [שלא נקלט מהר] [והיינו שיהיו ג' ימים </w:t>
      </w:r>
      <w:r w:rsidRPr="00F46A1C">
        <w:rPr>
          <w:rStyle w:val="affffd"/>
          <w:rtl/>
        </w:rPr>
        <w:t>והך</w:t>
      </w:r>
      <w:r w:rsidRPr="007435EB">
        <w:rPr>
          <w:rtl/>
        </w:rPr>
        <w:t xml:space="preserve"> דמשמע דבארבע עשרה לא [</w:t>
      </w:r>
      <w:r w:rsidR="00AB3B38">
        <w:rPr>
          <w:rtl/>
        </w:rPr>
        <w:t>אף</w:t>
      </w:r>
      <w:r w:rsidRPr="007435EB">
        <w:rPr>
          <w:rtl/>
        </w:rPr>
        <w:t xml:space="preserve"> שיצא ג' ימים]</w:t>
      </w:r>
    </w:p>
    <w:p w14:paraId="494C1DF3" w14:textId="6CD33240" w:rsidR="00E8089F" w:rsidRPr="007435EB" w:rsidRDefault="00F47631" w:rsidP="00F47631">
      <w:pPr>
        <w:pStyle w:val="affd"/>
        <w:rPr>
          <w:bCs/>
          <w:rtl/>
        </w:rPr>
      </w:pPr>
      <w:r>
        <w:rPr>
          <w:rFonts w:hint="cs"/>
          <w:rtl/>
        </w:rPr>
        <w:t>***</w:t>
      </w:r>
    </w:p>
    <w:p w14:paraId="0825C16E" w14:textId="77777777" w:rsidR="00E8089F" w:rsidRPr="005C3FF1" w:rsidRDefault="00E8089F" w:rsidP="009A151F">
      <w:pPr>
        <w:rPr>
          <w:rStyle w:val="afffa"/>
          <w:rtl/>
        </w:rPr>
      </w:pPr>
      <w:r w:rsidRPr="005C3FF1">
        <w:rPr>
          <w:rStyle w:val="afffa"/>
          <w:rtl/>
        </w:rPr>
        <w:t>א.</w:t>
      </w:r>
      <w:r w:rsidRPr="007435EB">
        <w:rPr>
          <w:rtl/>
        </w:rPr>
        <w:t xml:space="preserve"> במיירי בגליל שאסור, וא"א דמיירי בלילה דכב"ש דאסור ולרב אשי </w:t>
      </w:r>
      <w:r w:rsidR="00AB3B38">
        <w:rPr>
          <w:rtl/>
        </w:rPr>
        <w:t>אף</w:t>
      </w:r>
      <w:r w:rsidRPr="007435EB">
        <w:rPr>
          <w:rtl/>
        </w:rPr>
        <w:t xml:space="preserve"> כב"ה אין דרך בנ"א לנכש בלילה.</w:t>
      </w:r>
    </w:p>
    <w:p w14:paraId="2B7A5DBF" w14:textId="77777777" w:rsidR="00E8089F" w:rsidRPr="007435EB" w:rsidRDefault="00E8089F" w:rsidP="009A151F">
      <w:pPr>
        <w:rPr>
          <w:rFonts w:cs="Guttman Vilna"/>
          <w:bCs/>
          <w:rtl/>
        </w:rPr>
      </w:pPr>
      <w:r w:rsidRPr="005C3FF1">
        <w:rPr>
          <w:rStyle w:val="afffa"/>
          <w:rtl/>
        </w:rPr>
        <w:t>ב.</w:t>
      </w:r>
      <w:r w:rsidRPr="007435EB">
        <w:rPr>
          <w:rtl/>
        </w:rPr>
        <w:t xml:space="preserve"> לרבינא: לעולם ביהודה, ובהשרשה, חד מקצת היום ככולו – אמרי' תרי מקצת היום ככולו</w:t>
      </w:r>
      <w:r w:rsidRPr="007435EB">
        <w:rPr>
          <w:rFonts w:hint="cs"/>
          <w:rtl/>
        </w:rPr>
        <w:t xml:space="preserve"> </w:t>
      </w:r>
      <w:r w:rsidRPr="007435EB">
        <w:rPr>
          <w:rtl/>
        </w:rPr>
        <w:t>לא אמרי.</w:t>
      </w:r>
    </w:p>
    <w:p w14:paraId="106B387D" w14:textId="74F2B97E" w:rsidR="00E8089F" w:rsidRPr="007435EB" w:rsidRDefault="00F47631" w:rsidP="00F47631">
      <w:pPr>
        <w:pStyle w:val="affd"/>
        <w:rPr>
          <w:bCs/>
          <w:rtl/>
        </w:rPr>
      </w:pPr>
      <w:r>
        <w:rPr>
          <w:rFonts w:hint="cs"/>
          <w:rtl/>
        </w:rPr>
        <w:lastRenderedPageBreak/>
        <w:t>***</w:t>
      </w:r>
    </w:p>
    <w:p w14:paraId="7C62CD8D" w14:textId="77777777" w:rsidR="00E8089F" w:rsidRPr="005C3FF1" w:rsidRDefault="00E8089F" w:rsidP="009A151F">
      <w:pPr>
        <w:rPr>
          <w:rStyle w:val="afffa"/>
          <w:rtl/>
        </w:rPr>
      </w:pPr>
      <w:ins w:id="9850" w:author="מספור קטעי משנה" w:date="2026-10-06T06:45:41Z">
        <w:r>
          <w:rPr>
            <w:rStyle w:val="MisparKeta"/>
          </w:rPr>
          <w:t xml:space="preserve">ד. </w:t>
        </w:r>
      </w:ins>
      <w:r w:rsidRPr="005C3FF1">
        <w:rPr>
          <w:rStyle w:val="afffa"/>
          <w:rtl/>
        </w:rPr>
        <w:t>משנה.</w:t>
      </w:r>
    </w:p>
    <w:p w14:paraId="757498A0" w14:textId="77777777" w:rsidR="00E8089F" w:rsidRPr="005C3FF1" w:rsidRDefault="00E8089F" w:rsidP="009A151F">
      <w:pPr>
        <w:rPr>
          <w:rStyle w:val="afffa"/>
          <w:rtl/>
        </w:rPr>
      </w:pPr>
      <w:r>
        <w:rPr>
          <w:rStyle w:val="affffd"/>
          <w:rtl/>
          <w:rPrChange w:id="9910" w:author="מנוע אמוראים" w:date="2026-10-05T16:42:03Z">
            <w:rPr>
              <w:rStyle w:val="afffa"/>
              <w:rtl/>
            </w:rPr>
          </w:rPrChange>
        </w:rPr>
        <w:t xml:space="preserve">ר"מ</w:t>
      </w:r>
      <w:r>
        <w:rPr>
          <w:rStyle w:val="afffa"/>
          <w:rtl/>
        </w:rPr>
        <w:t xml:space="preserve"> כל מלאכה שהתחיל בה קודם לי"ד גומרה בי"ד.</w:t>
      </w:r>
    </w:p>
    <w:p w14:paraId="15101C74" w14:textId="77777777" w:rsidR="00E8089F" w:rsidRPr="005C3FF1" w:rsidRDefault="00E8089F" w:rsidP="009A151F">
      <w:pPr>
        <w:rPr>
          <w:rStyle w:val="afffa"/>
          <w:rtl/>
        </w:rPr>
      </w:pPr>
      <w:r w:rsidRPr="005C3FF1">
        <w:rPr>
          <w:rStyle w:val="afffa"/>
          <w:rtl/>
        </w:rPr>
        <w:t>אבל לא יתחיל בה בתחלה בי"ד</w:t>
      </w:r>
      <w:r w:rsidR="0011715B" w:rsidRPr="005C3FF1">
        <w:rPr>
          <w:rStyle w:val="afffa"/>
          <w:rtl/>
        </w:rPr>
        <w:t>,</w:t>
      </w:r>
      <w:r w:rsidRPr="005C3FF1">
        <w:rPr>
          <w:rStyle w:val="afffa"/>
          <w:rtl/>
        </w:rPr>
        <w:t xml:space="preserve"> </w:t>
      </w:r>
      <w:r w:rsidR="00127038" w:rsidRPr="005C3FF1">
        <w:rPr>
          <w:rStyle w:val="afffa"/>
          <w:rtl/>
        </w:rPr>
        <w:t>אף</w:t>
      </w:r>
      <w:r w:rsidRPr="005C3FF1">
        <w:rPr>
          <w:rStyle w:val="afffa"/>
          <w:rtl/>
        </w:rPr>
        <w:t xml:space="preserve"> שיכול לגומרה.</w:t>
      </w:r>
    </w:p>
    <w:p w14:paraId="26203807" w14:textId="77777777" w:rsidR="00E8089F" w:rsidRPr="005C3FF1" w:rsidRDefault="00E8089F" w:rsidP="009A151F">
      <w:pPr>
        <w:rPr>
          <w:rStyle w:val="afffa"/>
          <w:rtl/>
        </w:rPr>
      </w:pPr>
      <w:r>
        <w:rPr>
          <w:rStyle w:val="afffa"/>
          <w:rtl/>
        </w:rPr>
        <w:t xml:space="preserve">וחכ"א: ג' אומניות עושין מלאכה </w:t>
      </w:r>
      <w:r>
        <w:rPr>
          <w:rStyle w:val="affffd"/>
          <w:rtl/>
          <w:rPrChange w:id="9911" w:author="מנוע אמוראים" w:date="2026-10-05T16:42:03Z">
            <w:rPr>
              <w:rStyle w:val="afffa"/>
              <w:rtl/>
            </w:rPr>
          </w:rPrChange>
        </w:rPr>
        <w:t xml:space="preserve">בער"פ</w:t>
      </w:r>
      <w:r>
        <w:rPr>
          <w:rStyle w:val="afffa"/>
          <w:rtl/>
        </w:rPr>
        <w:t xml:space="preserve"> עד חצות.</w:t>
      </w:r>
    </w:p>
    <w:p w14:paraId="3D122CA0" w14:textId="77777777" w:rsidR="00E8089F" w:rsidRPr="007435EB" w:rsidRDefault="00E8089F" w:rsidP="009A151F">
      <w:pPr>
        <w:rPr>
          <w:rtl/>
        </w:rPr>
      </w:pPr>
      <w:r w:rsidRPr="005C3FF1">
        <w:rPr>
          <w:rStyle w:val="afffa"/>
          <w:rtl/>
        </w:rPr>
        <w:t>ואלו הן: החייטין, והספרים, והכובסין. ולרבי יוסי בר יהודה: אף רצענין</w:t>
      </w:r>
      <w:r w:rsidRPr="007435EB">
        <w:rPr>
          <w:rtl/>
        </w:rPr>
        <w:t>.</w:t>
      </w:r>
    </w:p>
    <w:p w14:paraId="7D46C5EC" w14:textId="3CC58D09" w:rsidR="00E8089F" w:rsidRPr="007435EB" w:rsidRDefault="00F47631" w:rsidP="00F47631">
      <w:pPr>
        <w:pStyle w:val="affd"/>
        <w:rPr>
          <w:bCs/>
          <w:rtl/>
        </w:rPr>
      </w:pPr>
      <w:r>
        <w:rPr>
          <w:rFonts w:hint="cs"/>
          <w:rtl/>
        </w:rPr>
        <w:t>***</w:t>
      </w:r>
    </w:p>
    <w:p w14:paraId="1F23D9BC" w14:textId="411CBD6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איבעיא להו</w:t>
      </w:r>
      <w:r w:rsidR="00E8089F" w:rsidRPr="007435EB">
        <w:rPr>
          <w:rFonts w:ascii="Fb Fontext" w:hAnsi="Fb Fontext"/>
          <w:rtl/>
        </w:rPr>
        <w:t xml:space="preserve">, </w:t>
      </w:r>
      <w:r w:rsidR="00E8089F" w:rsidRPr="005C3FF1">
        <w:rPr>
          <w:rStyle w:val="afffa"/>
          <w:rtl/>
        </w:rPr>
        <w:t>לצורך המועד</w:t>
      </w:r>
      <w:r w:rsidR="00E8089F" w:rsidRPr="007435EB">
        <w:rPr>
          <w:rFonts w:ascii="Fb Fontext" w:hAnsi="Fb Fontext"/>
          <w:rtl/>
        </w:rPr>
        <w:t xml:space="preserve"> </w:t>
      </w:r>
      <w:r w:rsidR="00E8089F" w:rsidRPr="005C3FF1">
        <w:rPr>
          <w:rStyle w:val="afffa"/>
          <w:rtl/>
        </w:rPr>
        <w:t>תנן</w:t>
      </w:r>
      <w:r w:rsidR="00E8089F" w:rsidRPr="007435EB">
        <w:rPr>
          <w:rFonts w:ascii="Fb Fontext" w:hAnsi="Fb Fontext"/>
          <w:rtl/>
        </w:rPr>
        <w:t xml:space="preserve">, אבל שלא לצורך המועד - </w:t>
      </w:r>
      <w:r w:rsidR="00AB3B38">
        <w:rPr>
          <w:rFonts w:ascii="Fb Fontext" w:hAnsi="Fb Fontext"/>
          <w:rtl/>
        </w:rPr>
        <w:t>אף</w:t>
      </w:r>
      <w:r w:rsidR="00E8089F" w:rsidRPr="007435EB">
        <w:rPr>
          <w:rFonts w:ascii="Fb Fontext" w:hAnsi="Fb Fontext"/>
          <w:rtl/>
        </w:rPr>
        <w:t xml:space="preserve"> מיגמר נמי לא.</w:t>
      </w:r>
    </w:p>
    <w:p w14:paraId="3D64C376" w14:textId="77777777" w:rsidR="00E8089F" w:rsidRPr="007435EB" w:rsidRDefault="00CB7A83" w:rsidP="00CB7A83">
      <w:pPr>
        <w:rPr>
          <w:rtl/>
        </w:rPr>
      </w:pPr>
      <w:r w:rsidRPr="005C3FF1">
        <w:rPr>
          <w:rStyle w:val="afffa"/>
          <w:rFonts w:hint="cs"/>
          <w:rtl/>
        </w:rPr>
        <w:t xml:space="preserve">  </w:t>
      </w:r>
      <w:r w:rsidR="00E8089F" w:rsidRPr="005C3FF1">
        <w:rPr>
          <w:rStyle w:val="afffa"/>
          <w:rtl/>
        </w:rPr>
        <w:t>או"ד</w:t>
      </w:r>
      <w:r w:rsidR="00E8089F" w:rsidRPr="007435EB">
        <w:rPr>
          <w:rtl/>
        </w:rPr>
        <w:t xml:space="preserve">: </w:t>
      </w:r>
      <w:r w:rsidR="00E8089F" w:rsidRPr="005C3FF1">
        <w:rPr>
          <w:rStyle w:val="afffa"/>
          <w:rtl/>
        </w:rPr>
        <w:t>שלא לצורך המועד תנן</w:t>
      </w:r>
      <w:r w:rsidR="00E8089F" w:rsidRPr="007435EB">
        <w:rPr>
          <w:rtl/>
        </w:rPr>
        <w:t>, אבל לצורך אתחולי מתחלינן.</w:t>
      </w:r>
    </w:p>
    <w:p w14:paraId="5DAB4841" w14:textId="77777777" w:rsidR="00E8089F" w:rsidRPr="007435EB" w:rsidRDefault="00E8089F" w:rsidP="00E8089F">
      <w:pPr>
        <w:rPr>
          <w:rtl/>
        </w:rPr>
      </w:pPr>
      <w:r w:rsidRPr="007435EB">
        <w:rPr>
          <w:rtl/>
        </w:rPr>
        <w:t>א"ד: בין לצורך המועד בין שלא לצורך, מיגמר - אין, אתחולי - לא.</w:t>
      </w:r>
    </w:p>
    <w:p w14:paraId="0EFFBCE8" w14:textId="77777777" w:rsidR="00E8089F" w:rsidRPr="007435EB" w:rsidRDefault="00E8089F" w:rsidP="00E8089F">
      <w:pPr>
        <w:rPr>
          <w:rtl/>
        </w:rPr>
      </w:pPr>
      <w:r w:rsidRPr="007435EB">
        <w:rPr>
          <w:rtl/>
        </w:rPr>
        <w:t xml:space="preserve">אין להוכיח מהא דלא יתחיל בי"ד </w:t>
      </w:r>
      <w:r w:rsidR="00AB3B38">
        <w:rPr>
          <w:rtl/>
        </w:rPr>
        <w:t>אף</w:t>
      </w:r>
      <w:r w:rsidRPr="007435EB">
        <w:rPr>
          <w:rtl/>
        </w:rPr>
        <w:t xml:space="preserve"> צלצול קטן או שבכה קטנה ד</w:t>
      </w:r>
      <w:r w:rsidR="00AB3B38">
        <w:rPr>
          <w:rtl/>
        </w:rPr>
        <w:t>אף</w:t>
      </w:r>
      <w:r w:rsidRPr="007435EB">
        <w:rPr>
          <w:rtl/>
        </w:rPr>
        <w:t xml:space="preserve"> היינו דזוטרי והתחלתן גמר מלאכתן קמ"ל.</w:t>
      </w:r>
    </w:p>
    <w:p w14:paraId="03FEDB37" w14:textId="4B5CBE3C" w:rsidR="00E8089F" w:rsidRPr="007435EB" w:rsidRDefault="00F47631" w:rsidP="00F47631">
      <w:pPr>
        <w:pStyle w:val="affd"/>
        <w:rPr>
          <w:bCs/>
          <w:rtl/>
        </w:rPr>
      </w:pPr>
      <w:r>
        <w:rPr>
          <w:rFonts w:hint="cs"/>
          <w:rtl/>
        </w:rPr>
        <w:t>***</w:t>
      </w:r>
    </w:p>
    <w:p w14:paraId="632C72AB" w14:textId="77777777" w:rsidR="00E8089F" w:rsidRPr="007435EB" w:rsidRDefault="00E8089F" w:rsidP="00E8089F">
      <w:pPr>
        <w:rPr>
          <w:rtl/>
        </w:rPr>
      </w:pPr>
      <w:r>
        <w:rPr>
          <w:rFonts w:ascii="Fb Fontext" w:hAnsi="Fb Fontext"/>
          <w:rtl/>
        </w:rPr>
        <w:t xml:space="preserve">ומהך דמתני' </w:t>
      </w:r>
      <w:r>
        <w:rPr>
          <w:rStyle w:val="affffd"/>
          <w:rFonts w:ascii="Fb Fontext" w:hAnsi="Fb Fontext"/>
          <w:rtl/>
          <w:rPrChange w:id="9912" w:author="מנוע אמוראים" w:date="2026-10-05T16:42:03Z">
            <w:rPr>
              <w:rFonts w:ascii="Fb Fontext" w:hAnsi="Fb Fontext"/>
              <w:rtl/>
            </w:rPr>
          </w:rPrChange>
        </w:rPr>
        <w:t xml:space="preserve">דר"מ</w:t>
      </w:r>
      <w:r>
        <w:rPr>
          <w:rFonts w:ascii="Fb Fontext" w:hAnsi="Fb Fontext"/>
          <w:rtl/>
        </w:rPr>
        <w:t xml:space="preserve"> התיר לגמור אם התחיל אין להוכיח דדוקא לצורך המועד התיר ד</w:t>
      </w:r>
      <w:r w:rsidR="00AB3B38">
        <w:rPr>
          <w:rFonts w:ascii="Fb Fontext" w:hAnsi="Fb Fontext"/>
          <w:rtl/>
        </w:rPr>
        <w:t>אף</w:t>
      </w:r>
      <w:r w:rsidRPr="007435EB">
        <w:rPr>
          <w:rFonts w:ascii="Fb Fontext" w:hAnsi="Fb Fontext"/>
          <w:rtl/>
        </w:rPr>
        <w:t xml:space="preserve"> שלא לצורך וקמ"ל דאתחולי לא.</w:t>
      </w:r>
    </w:p>
    <w:p w14:paraId="3B37F1F9" w14:textId="77777777" w:rsidR="00E8089F" w:rsidRPr="007435EB" w:rsidRDefault="00E8089F" w:rsidP="00E8089F">
      <w:pPr>
        <w:rPr>
          <w:rtl/>
        </w:rPr>
      </w:pPr>
      <w:r>
        <w:rPr>
          <w:rtl/>
        </w:rPr>
        <w:t xml:space="preserve">אלא מהך </w:t>
      </w:r>
      <w:r>
        <w:rPr>
          <w:rStyle w:val="affffd"/>
          <w:rtl/>
          <w:rPrChange w:id="9913" w:author="מנוע אמוראים" w:date="2026-10-05T16:42:03Z">
            <w:rPr>
              <w:rtl/>
            </w:rPr>
          </w:rPrChange>
        </w:rPr>
        <w:t xml:space="preserve">דר"מ</w:t>
      </w:r>
      <w:r>
        <w:rPr>
          <w:rtl/>
        </w:rPr>
        <w:t xml:space="preserve"> דכל מלאכה שהיא לצורך המועד גומרה בי"ד, ושאינה לצורך המועד אסור.</w:t>
      </w:r>
    </w:p>
    <w:p w14:paraId="6C4AADDA" w14:textId="77777777" w:rsidR="00E8089F" w:rsidRPr="007435EB" w:rsidRDefault="00E8089F" w:rsidP="00E8089F">
      <w:pPr>
        <w:rPr>
          <w:rtl/>
        </w:rPr>
      </w:pPr>
      <w:r>
        <w:rPr>
          <w:rtl/>
        </w:rPr>
        <w:t xml:space="preserve">ועושין מלאכה </w:t>
      </w:r>
      <w:r>
        <w:rPr>
          <w:rStyle w:val="affffd"/>
          <w:rtl/>
          <w:rPrChange w:id="9914" w:author="מנוע אמוראים" w:date="2026-10-05T16:42:03Z">
            <w:rPr>
              <w:rtl/>
            </w:rPr>
          </w:rPrChange>
        </w:rPr>
        <w:t xml:space="preserve">בער"פ</w:t>
      </w:r>
      <w:r>
        <w:rPr>
          <w:rtl/>
        </w:rPr>
        <w:t xml:space="preserve"> עד חצות במקום שנהגו. ומשמע דבמקום שלא נהגו לא וש"מ שלא לצורך המועד לא ש"מ.</w:t>
      </w:r>
    </w:p>
    <w:p w14:paraId="07FC8094" w14:textId="77777777" w:rsidR="00E8089F" w:rsidRPr="007435EB" w:rsidRDefault="00E8089F" w:rsidP="00E8089F">
      <w:pPr>
        <w:rPr>
          <w:rtl/>
        </w:rPr>
      </w:pPr>
      <w:r w:rsidRPr="007435EB">
        <w:rPr>
          <w:rFonts w:ascii="Fb Fontext" w:hAnsi="Fb Fontext"/>
          <w:sz w:val="20"/>
          <w:rtl/>
        </w:rPr>
        <w:t>וש"מ לצורך המועד אין, שלא לצורך המועד - לא, ש"מ.</w:t>
      </w:r>
    </w:p>
    <w:p w14:paraId="7CDD7552" w14:textId="77777777" w:rsidR="00E8089F" w:rsidRPr="007435EB" w:rsidRDefault="00E8089F" w:rsidP="005C3FF1">
      <w:pPr>
        <w:pStyle w:val="afff"/>
        <w:framePr w:wrap="around"/>
        <w:rPr>
          <w:rtl/>
        </w:rPr>
      </w:pPr>
      <w:r w:rsidRPr="007435EB">
        <w:rPr>
          <w:rFonts w:hint="cs"/>
          <w:rtl/>
        </w:rPr>
        <w:t>נה:</w:t>
      </w:r>
    </w:p>
    <w:p w14:paraId="56EAB689" w14:textId="77777777" w:rsidR="00E8089F" w:rsidRPr="007435EB" w:rsidRDefault="00E8089F" w:rsidP="00E8089F">
      <w:pPr>
        <w:rPr>
          <w:rtl/>
        </w:rPr>
      </w:pPr>
      <w:r w:rsidRPr="007435EB">
        <w:rPr>
          <w:rFonts w:ascii="Fb Fontext" w:hAnsi="Fb Fontext"/>
          <w:rtl/>
        </w:rPr>
        <w:t>וחכ"א שלש אומניות. תנא: החייטין - שכן הדיוט תופר כדרכו בחולו של מועד.</w:t>
      </w:r>
    </w:p>
    <w:p w14:paraId="05698768" w14:textId="77777777" w:rsidR="00E8089F" w:rsidRPr="007435EB" w:rsidRDefault="00E8089F" w:rsidP="00E8089F">
      <w:pPr>
        <w:rPr>
          <w:rtl/>
        </w:rPr>
      </w:pPr>
      <w:r w:rsidRPr="007435EB">
        <w:rPr>
          <w:rtl/>
        </w:rPr>
        <w:t>הספרין והכובסין - שכן הבא ממדינת הים והיוצא מבית האסורין מספרין ומכבסין בחו</w:t>
      </w:r>
      <w:r w:rsidRPr="007435EB">
        <w:rPr>
          <w:rFonts w:hint="cs"/>
          <w:rtl/>
        </w:rPr>
        <w:t>ה</w:t>
      </w:r>
      <w:r w:rsidRPr="007435EB">
        <w:rPr>
          <w:rtl/>
        </w:rPr>
        <w:t>"</w:t>
      </w:r>
      <w:r w:rsidRPr="007435EB">
        <w:rPr>
          <w:rFonts w:hint="cs"/>
          <w:rtl/>
        </w:rPr>
        <w:t>מ</w:t>
      </w:r>
      <w:r w:rsidRPr="007435EB">
        <w:rPr>
          <w:rtl/>
        </w:rPr>
        <w:t>.</w:t>
      </w:r>
    </w:p>
    <w:p w14:paraId="3C7C47E5" w14:textId="77777777" w:rsidR="00E8089F" w:rsidRPr="007435EB" w:rsidRDefault="00E8089F" w:rsidP="00E8089F">
      <w:pPr>
        <w:rPr>
          <w:rtl/>
        </w:rPr>
      </w:pPr>
      <w:r>
        <w:rPr>
          <w:rStyle w:val="affffd"/>
          <w:rtl/>
          <w:rPrChange w:id="9915" w:author="מנוע אמוראים" w:date="2026-10-05T16:42:03Z">
            <w:rPr>
              <w:rtl/>
            </w:rPr>
          </w:rPrChange>
        </w:rPr>
        <w:t xml:space="preserve">ר</w:t>
      </w:r>
      <w:r>
        <w:rPr>
          <w:rStyle w:val="affffd"/>
          <w:rFonts w:hint="cs"/>
          <w:rtl/>
          <w:rPrChange w:id="9916" w:author="מנוע אמוראים" w:date="2026-10-05T16:42:03Z">
            <w:rPr>
              <w:rFonts w:hint="cs"/>
              <w:rtl/>
            </w:rPr>
          </w:rPrChange>
        </w:rPr>
        <w:t xml:space="preserve">יב</w:t>
      </w:r>
      <w:r>
        <w:rPr>
          <w:rStyle w:val="affffd"/>
          <w:rtl/>
          <w:rPrChange w:id="9917" w:author="מנוע אמוראים" w:date="2026-10-05T16:42:03Z">
            <w:rPr>
              <w:rtl/>
            </w:rPr>
          </w:rPrChange>
        </w:rPr>
        <w:t xml:space="preserve">"</w:t>
      </w:r>
      <w:r>
        <w:rPr>
          <w:rStyle w:val="affffd"/>
          <w:rFonts w:hint="cs"/>
          <w:rtl/>
          <w:rPrChange w:id="9918" w:author="מנוע אמוראים" w:date="2026-10-05T16:42:03Z">
            <w:rPr>
              <w:rFonts w:hint="cs"/>
              <w:rtl/>
            </w:rPr>
          </w:rPrChange>
        </w:rPr>
        <w:t xml:space="preserve">י</w:t>
      </w:r>
      <w:r w:rsidRPr="007435EB">
        <w:rPr>
          <w:rtl/>
        </w:rPr>
        <w:t>: אף הרצענין, שכן עולי רגלים מתקנין מנעליהן בחולו של מועד.</w:t>
      </w:r>
    </w:p>
    <w:p w14:paraId="06DEEEFE" w14:textId="77777777" w:rsidR="00E8089F" w:rsidRPr="007435EB" w:rsidRDefault="00E8089F" w:rsidP="00E8089F">
      <w:pPr>
        <w:rPr>
          <w:rtl/>
        </w:rPr>
      </w:pPr>
      <w:r w:rsidRPr="005C3FF1">
        <w:rPr>
          <w:rStyle w:val="afffa"/>
          <w:rtl/>
        </w:rPr>
        <w:t>ו</w:t>
      </w:r>
      <w:r w:rsidR="00A01BBB" w:rsidRPr="005C3FF1">
        <w:rPr>
          <w:rStyle w:val="afffa"/>
          <w:rtl/>
        </w:rPr>
        <w:t xml:space="preserve">חלקו </w:t>
      </w:r>
      <w:r>
        <w:rPr>
          <w:rStyle w:val="affffd"/>
          <w:rtl/>
          <w:rPrChange w:id="9919" w:author="מנוע אמוראים" w:date="2026-10-05T16:42:03Z">
            <w:rPr>
              <w:rtl/>
            </w:rPr>
          </w:rPrChange>
        </w:rPr>
        <w:t xml:space="preserve">דליריב"י</w:t>
      </w:r>
      <w:r>
        <w:rPr>
          <w:rtl/>
        </w:rPr>
        <w:t xml:space="preserve"> למידין תחילת מלאכה</w:t>
      </w:r>
      <w:r w:rsidRPr="007435EB">
        <w:rPr>
          <w:rFonts w:hint="cs"/>
          <w:rtl/>
        </w:rPr>
        <w:t xml:space="preserve"> </w:t>
      </w:r>
      <w:r w:rsidRPr="007435EB">
        <w:rPr>
          <w:rtl/>
        </w:rPr>
        <w:t>[מנעלים חדשים] מסוף מלאכה</w:t>
      </w:r>
      <w:r w:rsidRPr="007435EB">
        <w:rPr>
          <w:rFonts w:hint="cs"/>
          <w:rtl/>
        </w:rPr>
        <w:t xml:space="preserve"> </w:t>
      </w:r>
      <w:r w:rsidRPr="007435EB">
        <w:rPr>
          <w:rtl/>
        </w:rPr>
        <w:t>[</w:t>
      </w:r>
      <w:r w:rsidRPr="005C3FF1">
        <w:rPr>
          <w:rStyle w:val="afffa"/>
          <w:rtl/>
        </w:rPr>
        <w:t>תיקו</w:t>
      </w:r>
      <w:r w:rsidRPr="007435EB">
        <w:rPr>
          <w:rtl/>
        </w:rPr>
        <w:t>ן]</w:t>
      </w:r>
    </w:p>
    <w:p w14:paraId="31832EBC" w14:textId="77777777" w:rsidR="00E8089F" w:rsidRPr="007435EB" w:rsidRDefault="00E8089F" w:rsidP="00E8089F">
      <w:pPr>
        <w:rPr>
          <w:rFonts w:cs="Guttman Vilna"/>
          <w:b/>
          <w:bCs/>
          <w:rtl/>
        </w:rPr>
      </w:pPr>
      <w:r w:rsidRPr="007435EB">
        <w:rPr>
          <w:rtl/>
        </w:rPr>
        <w:t>ורבנן ס"ל דאין למדין.</w:t>
      </w:r>
    </w:p>
    <w:p w14:paraId="10A4BF70" w14:textId="176BAF81" w:rsidR="00E8089F" w:rsidRPr="007435EB" w:rsidRDefault="00F47631" w:rsidP="00F47631">
      <w:pPr>
        <w:pStyle w:val="affd"/>
        <w:rPr>
          <w:bCs/>
          <w:rtl/>
        </w:rPr>
      </w:pPr>
      <w:r>
        <w:rPr>
          <w:rFonts w:hint="cs"/>
          <w:rtl/>
        </w:rPr>
        <w:t>***</w:t>
      </w:r>
    </w:p>
    <w:p>
      <w:pPr>
        <w:pStyle w:val="affffff1"/>
        <w:rPr>
          <w:ins w:id="20144" w:author="קלוד" w:date="2026-10-06T10:09:47Z"/>
        </w:rPr>
      </w:pPr>
      <w:ins w:id="20143" w:author="קלוד" w:date="2026-10-06T10:09:47Z">
        <w:r>
          <w:t xml:space="preserve">משנה ז</w:t>
        </w:r>
      </w:ins>
    </w:p>
    <w:p w14:paraId="1B50D6B3" w14:textId="77777777" w:rsidR="00E8089F" w:rsidRPr="007435EB" w:rsidRDefault="00E8089F" w:rsidP="00E8089F">
      <w:pPr>
        <w:pStyle w:val="afff5"/>
        <w:rPr>
          <w:del w:id="20034" w:author="קלוד" w:date="2026-10-06T10:16:37Z"/>
          <w:b/>
          <w:rtl/>
        </w:rPr>
      </w:pPr>
      <w:ins w:id="9851" w:author="מספור קטעי משנה" w:date="2026-10-06T06:45:41Z">
        <w:del w:id="20032" w:author="קלוד" w:date="2026-10-06T10:16:37Z">
          <w:r>
            <w:rPr>
              <w:rStyle w:val="MisparKeta"/>
            </w:rPr>
            <w:delText xml:space="preserve">ב. </w:delText>
          </w:r>
        </w:del>
      </w:ins>
      <w:del w:id="20033" w:author="קלוד" w:date="2026-10-06T10:16:37Z">
        <w:r w:rsidRPr="007435EB">
          <w:rPr>
            <w:b/>
            <w:sz w:val="20"/>
            <w:rtl/>
          </w:rPr>
          <w:delText xml:space="preserve">משנה.</w:delText>
        </w:r>
      </w:del>
    </w:p>
    <w:p w14:paraId="07494E8C" w14:textId="77777777" w:rsidR="00E8089F" w:rsidRPr="007435EB" w:rsidRDefault="00E8089F" w:rsidP="00E8089F">
      <w:pPr>
        <w:pStyle w:val="afff5"/>
        <w:rPr>
          <w:b/>
          <w:rtl/>
        </w:rPr>
      </w:pPr>
      <w:r w:rsidRPr="007435EB">
        <w:rPr>
          <w:b/>
          <w:rtl/>
        </w:rPr>
        <w:t>מושיבין שובכין לתרנגולים בי"ד.</w:t>
      </w:r>
    </w:p>
    <w:p w14:paraId="22570935" w14:textId="77777777" w:rsidR="00E8089F" w:rsidRPr="007435EB" w:rsidRDefault="00E8089F" w:rsidP="00E8089F">
      <w:pPr>
        <w:pStyle w:val="afff5"/>
        <w:rPr>
          <w:b/>
          <w:rtl/>
        </w:rPr>
      </w:pPr>
      <w:r w:rsidRPr="007435EB">
        <w:rPr>
          <w:b/>
          <w:rtl/>
        </w:rPr>
        <w:t>ותרנגולת שברחה מחזירין אותה למקומה. ואם מתה - מושיבין אחרת תחתיה.</w:t>
      </w:r>
    </w:p>
    <w:p w14:paraId="00090083" w14:textId="77777777" w:rsidR="00E8089F" w:rsidRPr="007435EB" w:rsidRDefault="00E8089F" w:rsidP="00E8089F">
      <w:pPr>
        <w:pStyle w:val="afff5"/>
        <w:rPr>
          <w:b/>
          <w:rtl/>
        </w:rPr>
      </w:pPr>
      <w:r w:rsidRPr="007435EB">
        <w:rPr>
          <w:b/>
          <w:rtl/>
        </w:rPr>
        <w:t>גורפין מתחת רגלי בהמה בי"ד, ובמועד מסלקין לצדדין.</w:t>
      </w:r>
    </w:p>
    <w:p w14:paraId="7465554A" w14:textId="77777777" w:rsidR="00E8089F" w:rsidRPr="007435EB" w:rsidRDefault="00E8089F" w:rsidP="00E8089F">
      <w:pPr>
        <w:pStyle w:val="afff5"/>
        <w:rPr>
          <w:b/>
          <w:rtl/>
        </w:rPr>
      </w:pPr>
      <w:r w:rsidRPr="007435EB">
        <w:rPr>
          <w:b/>
          <w:rtl/>
        </w:rPr>
        <w:t xml:space="preserve">מוליכין כלים ומביאין מבית האומן, </w:t>
      </w:r>
      <w:r w:rsidR="00127038">
        <w:rPr>
          <w:b/>
          <w:rtl/>
        </w:rPr>
        <w:t>אף</w:t>
      </w:r>
      <w:r w:rsidRPr="007435EB">
        <w:rPr>
          <w:b/>
          <w:rtl/>
        </w:rPr>
        <w:t xml:space="preserve"> שאינם לצורך המועד.</w:t>
      </w:r>
    </w:p>
    <w:p w14:paraId="6E85DE75" w14:textId="2B7E2C59" w:rsidR="00E8089F" w:rsidRPr="007435EB" w:rsidRDefault="00F47631" w:rsidP="00F47631">
      <w:pPr>
        <w:pStyle w:val="affd"/>
        <w:rPr>
          <w:bCs/>
          <w:rtl/>
        </w:rPr>
      </w:pPr>
      <w:r>
        <w:rPr>
          <w:rFonts w:hint="cs"/>
          <w:rtl/>
        </w:rPr>
        <w:t>***</w:t>
      </w:r>
    </w:p>
    <w:p w14:paraId="20B42F9C" w14:textId="77777777" w:rsidR="00E8089F" w:rsidRPr="007435EB" w:rsidRDefault="00E8089F" w:rsidP="00E8089F">
      <w:pPr>
        <w:rPr>
          <w:rtl/>
        </w:rPr>
      </w:pPr>
      <w:r w:rsidRPr="007435EB">
        <w:rPr>
          <w:rFonts w:ascii="Fb Fontext" w:hAnsi="Fb Fontext" w:hint="cs"/>
          <w:rtl/>
        </w:rPr>
        <w:t>וסיפא דאהדורי אתאן לחוה</w:t>
      </w:r>
      <w:r w:rsidRPr="007435EB">
        <w:rPr>
          <w:rFonts w:ascii="Fb Fontext" w:hAnsi="Fb Fontext"/>
          <w:rtl/>
        </w:rPr>
        <w:t>"</w:t>
      </w:r>
      <w:r w:rsidRPr="007435EB">
        <w:rPr>
          <w:rFonts w:ascii="Fb Fontext" w:hAnsi="Fb Fontext" w:hint="cs"/>
          <w:rtl/>
        </w:rPr>
        <w:t>מ.</w:t>
      </w:r>
    </w:p>
    <w:p w14:paraId="3B9325F3" w14:textId="77777777" w:rsidR="00E8089F" w:rsidRPr="007435EB" w:rsidRDefault="00E8089F" w:rsidP="00E8089F">
      <w:pPr>
        <w:rPr>
          <w:rtl/>
        </w:rPr>
      </w:pPr>
      <w:r>
        <w:rPr>
          <w:rStyle w:val="affffd"/>
          <w:rFonts w:hint="cs"/>
          <w:rtl/>
          <w:rPrChange w:id="9920" w:author="מנוע אמוראים" w:date="2026-10-05T16:42:03Z">
            <w:rPr>
              <w:rFonts w:hint="cs"/>
              <w:rtl/>
            </w:rPr>
          </w:rPrChange>
        </w:rPr>
        <w:t xml:space="preserve">ר</w:t>
      </w:r>
      <w:r>
        <w:rPr>
          <w:rStyle w:val="affffd"/>
          <w:rtl/>
          <w:rPrChange w:id="9921" w:author="מנוע אמוראים" w:date="2026-10-05T16:42:03Z">
            <w:rPr>
              <w:rtl/>
            </w:rPr>
          </w:rPrChange>
        </w:rPr>
        <w:t xml:space="preserve">"</w:t>
      </w:r>
      <w:r>
        <w:rPr>
          <w:rStyle w:val="affffd"/>
          <w:rFonts w:hint="cs"/>
          <w:rtl/>
          <w:rPrChange w:id="9922" w:author="מנוע אמוראים" w:date="2026-10-05T16:42:03Z">
            <w:rPr>
              <w:rFonts w:hint="cs"/>
              <w:rtl/>
            </w:rPr>
          </w:rPrChange>
        </w:rPr>
        <w:t xml:space="preserve">ה</w:t>
      </w:r>
      <w:r w:rsidRPr="007435EB">
        <w:rPr>
          <w:rtl/>
        </w:rPr>
        <w:t xml:space="preserve">: </w:t>
      </w:r>
      <w:r w:rsidRPr="007435EB">
        <w:rPr>
          <w:rFonts w:hint="cs"/>
          <w:rtl/>
        </w:rPr>
        <w:t>ל</w:t>
      </w:r>
      <w:r w:rsidRPr="007435EB">
        <w:rPr>
          <w:rtl/>
        </w:rPr>
        <w:t>"</w:t>
      </w:r>
      <w:r w:rsidRPr="007435EB">
        <w:rPr>
          <w:rFonts w:hint="cs"/>
          <w:rtl/>
        </w:rPr>
        <w:t>ש</w:t>
      </w:r>
      <w:r w:rsidRPr="007435EB">
        <w:rPr>
          <w:rtl/>
        </w:rPr>
        <w:t xml:space="preserve"> אלא תוך </w:t>
      </w:r>
      <w:r w:rsidRPr="007435EB">
        <w:rPr>
          <w:rFonts w:hint="cs"/>
          <w:rtl/>
        </w:rPr>
        <w:t xml:space="preserve">ג' </w:t>
      </w:r>
      <w:r w:rsidRPr="007435EB">
        <w:rPr>
          <w:rtl/>
        </w:rPr>
        <w:t xml:space="preserve">למרדה, </w:t>
      </w:r>
      <w:r w:rsidRPr="007435EB">
        <w:rPr>
          <w:rFonts w:hint="cs"/>
          <w:rtl/>
        </w:rPr>
        <w:t xml:space="preserve">שלא סר חומה ממנה, </w:t>
      </w:r>
      <w:r w:rsidRPr="007435EB">
        <w:rPr>
          <w:rtl/>
        </w:rPr>
        <w:t xml:space="preserve">ואחר </w:t>
      </w:r>
      <w:r w:rsidRPr="007435EB">
        <w:rPr>
          <w:rFonts w:hint="cs"/>
          <w:rtl/>
        </w:rPr>
        <w:t xml:space="preserve">ג' </w:t>
      </w:r>
      <w:r w:rsidRPr="007435EB">
        <w:rPr>
          <w:rtl/>
        </w:rPr>
        <w:t>לישיבתה דפסדא לה ביעי לגמרי.</w:t>
      </w:r>
    </w:p>
    <w:p w14:paraId="1723B08C" w14:textId="77777777" w:rsidR="00E8089F" w:rsidRPr="007435EB" w:rsidRDefault="00E8089F" w:rsidP="00E8089F">
      <w:pPr>
        <w:rPr>
          <w:rtl/>
        </w:rPr>
      </w:pPr>
      <w:r w:rsidRPr="007435EB">
        <w:rPr>
          <w:rFonts w:ascii="Fb Fontext" w:hAnsi="Fb Fontext"/>
          <w:sz w:val="20"/>
          <w:rtl/>
        </w:rPr>
        <w:t xml:space="preserve">אבל לאחר </w:t>
      </w:r>
      <w:r w:rsidRPr="007435EB">
        <w:rPr>
          <w:rFonts w:ascii="Fb Fontext" w:hAnsi="Fb Fontext" w:hint="cs"/>
          <w:sz w:val="20"/>
          <w:rtl/>
        </w:rPr>
        <w:t xml:space="preserve">ג' </w:t>
      </w:r>
      <w:r w:rsidRPr="007435EB">
        <w:rPr>
          <w:rFonts w:ascii="Fb Fontext" w:hAnsi="Fb Fontext"/>
          <w:sz w:val="20"/>
          <w:rtl/>
        </w:rPr>
        <w:t xml:space="preserve">למרדה, </w:t>
      </w:r>
      <w:r w:rsidRPr="007435EB">
        <w:rPr>
          <w:rFonts w:ascii="Fb Fontext" w:hAnsi="Fb Fontext" w:hint="cs"/>
          <w:sz w:val="20"/>
          <w:rtl/>
        </w:rPr>
        <w:t>שסר חומה הימנה</w:t>
      </w:r>
      <w:r w:rsidRPr="007435EB">
        <w:rPr>
          <w:rFonts w:ascii="Fb Fontext" w:hAnsi="Fb Fontext"/>
          <w:sz w:val="20"/>
          <w:rtl/>
        </w:rPr>
        <w:t xml:space="preserve">, ותוך </w:t>
      </w:r>
      <w:r w:rsidRPr="007435EB">
        <w:rPr>
          <w:rFonts w:ascii="Fb Fontext" w:hAnsi="Fb Fontext" w:hint="cs"/>
          <w:sz w:val="20"/>
          <w:rtl/>
        </w:rPr>
        <w:t xml:space="preserve">ג' </w:t>
      </w:r>
      <w:r w:rsidRPr="007435EB">
        <w:rPr>
          <w:rFonts w:ascii="Fb Fontext" w:hAnsi="Fb Fontext"/>
          <w:sz w:val="20"/>
          <w:rtl/>
        </w:rPr>
        <w:t>לישיבתה דאכתי לא פסידי ביעי לגמרי לא מהדרינן</w:t>
      </w:r>
    </w:p>
    <w:p w14:paraId="4F38B975" w14:textId="77777777" w:rsidR="00E8089F" w:rsidRPr="007435EB" w:rsidRDefault="00E8089F" w:rsidP="00E8089F">
      <w:pPr>
        <w:rPr>
          <w:rtl/>
        </w:rPr>
      </w:pPr>
      <w:r w:rsidRPr="007435EB">
        <w:rPr>
          <w:rFonts w:ascii="Fb Fontext" w:hAnsi="Fb Fontext"/>
          <w:rtl/>
        </w:rPr>
        <w:t xml:space="preserve">רבי אמי אמר: </w:t>
      </w:r>
      <w:r w:rsidR="00AB3B38">
        <w:rPr>
          <w:rFonts w:ascii="Fb Fontext" w:hAnsi="Fb Fontext"/>
          <w:rtl/>
        </w:rPr>
        <w:t>אף</w:t>
      </w:r>
      <w:r w:rsidRPr="007435EB">
        <w:rPr>
          <w:rFonts w:ascii="Fb Fontext" w:hAnsi="Fb Fontext"/>
          <w:rtl/>
        </w:rPr>
        <w:t xml:space="preserve"> תוך שלשה לישיבתה מהדרינן.</w:t>
      </w:r>
    </w:p>
    <w:p w14:paraId="4E2FAC19" w14:textId="77777777" w:rsidR="00E8089F" w:rsidRPr="007435EB" w:rsidRDefault="00E8089F" w:rsidP="00E8089F">
      <w:pPr>
        <w:rPr>
          <w:rtl/>
        </w:rPr>
      </w:pPr>
      <w:r w:rsidRPr="005C3FF1">
        <w:rPr>
          <w:rStyle w:val="afffa"/>
          <w:rFonts w:hint="cs"/>
          <w:rtl/>
        </w:rPr>
        <w:t>ו</w:t>
      </w:r>
      <w:r w:rsidR="00A01BBB" w:rsidRPr="005C3FF1">
        <w:rPr>
          <w:rStyle w:val="afffa"/>
          <w:rFonts w:hint="cs"/>
          <w:rtl/>
        </w:rPr>
        <w:t xml:space="preserve">חלקו </w:t>
      </w:r>
      <w:r w:rsidRPr="007435EB">
        <w:rPr>
          <w:rFonts w:ascii="Fb Fontext" w:hAnsi="Fb Fontext" w:hint="cs"/>
          <w:sz w:val="20"/>
          <w:rtl/>
        </w:rPr>
        <w:t xml:space="preserve">אי </w:t>
      </w:r>
      <w:r w:rsidRPr="007435EB">
        <w:rPr>
          <w:rFonts w:ascii="Fb Fontext" w:hAnsi="Fb Fontext"/>
          <w:sz w:val="20"/>
          <w:rtl/>
        </w:rPr>
        <w:t xml:space="preserve">להפסד מרובה - חששו, להפסד מועט - לא חששו, </w:t>
      </w:r>
      <w:r w:rsidRPr="007435EB">
        <w:rPr>
          <w:rFonts w:ascii="Fb Fontext" w:hAnsi="Fb Fontext" w:hint="cs"/>
          <w:sz w:val="20"/>
          <w:rtl/>
        </w:rPr>
        <w:t>או אפ' להפסד מועט חששו.</w:t>
      </w:r>
    </w:p>
    <w:p w14:paraId="15EA18D2" w14:textId="77777777" w:rsidR="00E8089F" w:rsidRPr="005C3FF1" w:rsidRDefault="00E8089F" w:rsidP="009A151F">
      <w:pPr>
        <w:rPr>
          <w:rStyle w:val="afffa"/>
          <w:rtl/>
        </w:rPr>
      </w:pPr>
      <w:r w:rsidRPr="005C3FF1">
        <w:rPr>
          <w:rStyle w:val="afffa"/>
          <w:rtl/>
        </w:rPr>
        <w:t>גורפין מתחת.</w:t>
      </w:r>
    </w:p>
    <w:p w14:paraId="50C6ECAE" w14:textId="5A841E5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tl/>
        </w:rPr>
        <w:t>: הזבל שבחצר מסלקין אותו לצדדין, שברפת ושבחצר - מוציאין אותו לאשפה.</w:t>
      </w:r>
    </w:p>
    <w:p w14:paraId="7A72B87B" w14:textId="77777777" w:rsidR="00E8089F" w:rsidRPr="007435EB" w:rsidRDefault="00E8089F" w:rsidP="00E8089F">
      <w:pPr>
        <w:rPr>
          <w:rtl/>
        </w:rPr>
      </w:pPr>
      <w:r w:rsidRPr="005C3FF1">
        <w:rPr>
          <w:rStyle w:val="afffa"/>
          <w:rFonts w:hint="cs"/>
          <w:rtl/>
        </w:rPr>
        <w:t>אביי</w:t>
      </w:r>
      <w:r w:rsidRPr="007435EB">
        <w:rPr>
          <w:rFonts w:hint="cs"/>
          <w:rtl/>
        </w:rPr>
        <w:t>: הך דלאשפה בי</w:t>
      </w:r>
      <w:r w:rsidRPr="007435EB">
        <w:rPr>
          <w:rtl/>
        </w:rPr>
        <w:t>"</w:t>
      </w:r>
      <w:r w:rsidRPr="007435EB">
        <w:rPr>
          <w:rFonts w:hint="cs"/>
          <w:rtl/>
        </w:rPr>
        <w:t xml:space="preserve">ד </w:t>
      </w:r>
      <w:r w:rsidRPr="00F46A1C">
        <w:rPr>
          <w:rStyle w:val="affffd"/>
          <w:rFonts w:hint="cs"/>
          <w:rtl/>
        </w:rPr>
        <w:t>והך</w:t>
      </w:r>
      <w:r w:rsidRPr="007435EB">
        <w:rPr>
          <w:rFonts w:hint="cs"/>
          <w:rtl/>
        </w:rPr>
        <w:t xml:space="preserve"> דלצדדין בחוה</w:t>
      </w:r>
      <w:r w:rsidRPr="007435EB">
        <w:rPr>
          <w:rtl/>
        </w:rPr>
        <w:t>"</w:t>
      </w:r>
      <w:r w:rsidRPr="007435EB">
        <w:rPr>
          <w:rFonts w:hint="cs"/>
          <w:rtl/>
        </w:rPr>
        <w:t>מ</w:t>
      </w:r>
      <w:r w:rsidRPr="007435EB">
        <w:rPr>
          <w:rtl/>
        </w:rPr>
        <w:t>.</w:t>
      </w:r>
    </w:p>
    <w:p w14:paraId="1E1C4EC1" w14:textId="77777777" w:rsidR="00E8089F" w:rsidRPr="007435EB" w:rsidRDefault="00E8089F" w:rsidP="00E8089F">
      <w:pPr>
        <w:rPr>
          <w:rtl/>
        </w:rPr>
      </w:pPr>
      <w:r w:rsidRPr="005C3FF1">
        <w:rPr>
          <w:rStyle w:val="afffa"/>
          <w:rtl/>
        </w:rPr>
        <w:t>רבא</w:t>
      </w:r>
      <w:r w:rsidRPr="007435EB">
        <w:rPr>
          <w:rFonts w:hint="cs"/>
          <w:rtl/>
        </w:rPr>
        <w:t>:</w:t>
      </w:r>
      <w:r w:rsidRPr="007435EB">
        <w:rPr>
          <w:rtl/>
        </w:rPr>
        <w:t xml:space="preserve"> </w:t>
      </w:r>
      <w:r w:rsidRPr="007435EB">
        <w:rPr>
          <w:rFonts w:hint="cs"/>
          <w:rtl/>
        </w:rPr>
        <w:t>תרוויהו בחוה</w:t>
      </w:r>
      <w:r w:rsidRPr="007435EB">
        <w:rPr>
          <w:rtl/>
        </w:rPr>
        <w:t>"</w:t>
      </w:r>
      <w:r w:rsidRPr="007435EB">
        <w:rPr>
          <w:rFonts w:hint="cs"/>
          <w:rtl/>
        </w:rPr>
        <w:t>מ הך דלאשפה היינו אם נעשה חצר כרפת מוציאין לאשפה.</w:t>
      </w:r>
    </w:p>
    <w:p w14:paraId="3F06168F" w14:textId="7594390D" w:rsidR="00E8089F" w:rsidRPr="007435EB" w:rsidRDefault="00F47631" w:rsidP="00F47631">
      <w:pPr>
        <w:pStyle w:val="affd"/>
        <w:rPr>
          <w:del w:id="90026" w:author="מנוע עיצוב" w:date="2026-10-08T11:01:28Z"/>
          <w:bCs/>
          <w:rtl/>
        </w:rPr>
      </w:pPr>
      <w:del w:id="90025" w:author="מנוע עיצוב" w:date="2026-10-08T11:01:28Z">
        <w:r>
          <w:rPr>
            <w:rFonts w:hint="cs"/>
            <w:rtl/>
          </w:rPr>
          <w:delText xml:space="preserve">***</w:delText>
        </w:r>
      </w:del>
    </w:p>
    <w:p w14:paraId="679C3A9F" w14:textId="77777777" w:rsidR="00E8089F" w:rsidRPr="007435EB" w:rsidRDefault="00E8089F" w:rsidP="00E8089F">
      <w:pPr>
        <w:pStyle w:val="afffd"/>
        <w:rPr>
          <w:b/>
          <w:sz w:val="20"/>
          <w:rtl/>
        </w:rPr>
      </w:pPr>
      <w:ins w:id="9852" w:author="מספור קטעי משנה" w:date="2026-10-06T06:45:41Z">
        <w:r>
          <w:rPr>
            <w:rStyle w:val="MisparKeta"/>
          </w:rPr>
          <w:t xml:space="preserve">ד. </w:t>
        </w:r>
      </w:ins>
      <w:r w:rsidRPr="009A151F">
        <w:rPr>
          <w:b/>
          <w:bCs/>
          <w:rtl/>
        </w:rPr>
        <w:t>מוליכין כלים ומביאין מבית האומן</w:t>
      </w:r>
      <w:r w:rsidRPr="007435EB">
        <w:rPr>
          <w:b/>
          <w:rtl/>
          <w:rPrChange w:id="40021" w:author="Claude" w:date="2026-10-06T13:34:51Z">
            <w:rPr>
              <w:b/>
              <w:sz w:val="20"/>
              <w:rtl/>
            </w:rPr>
          </w:rPrChange>
        </w:rPr>
        <w:t>.</w:t>
      </w:r>
    </w:p>
    <w:p w14:paraId="6F81DB52" w14:textId="493B6A8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b/>
          <w:rtl/>
          <w:rPrChange w:id="9923" w:author="מנוע אמוראים" w:date="2026-10-05T16:42:03Z">
            <w:rPr>
              <w:b/>
              <w:rtl/>
            </w:rPr>
          </w:rPrChange>
        </w:rPr>
        <w:t xml:space="preserve">אר</w:t>
      </w:r>
      <w:r>
        <w:rPr>
          <w:rStyle w:val="affffd"/>
          <w:rFonts w:ascii="Fb Fontext" w:hAnsi="Fb Fontext"/>
          <w:rtl/>
          <w:rPrChange w:id="9924" w:author="מנוע אמוראים" w:date="2026-10-05T16:42:03Z">
            <w:rPr>
              <w:rFonts w:ascii="Fb Fontext" w:hAnsi="Fb Fontext"/>
              <w:rtl/>
            </w:rPr>
          </w:rPrChange>
        </w:rPr>
        <w:t xml:space="preserve">"</w:t>
      </w:r>
      <w:r>
        <w:rPr>
          <w:rStyle w:val="affffd"/>
          <w:rFonts w:ascii="Fb Fontext" w:hAnsi="Fb Fontext" w:hint="cs"/>
          <w:rtl/>
          <w:rPrChange w:id="9925" w:author="מנוע אמוראים" w:date="2026-10-05T16:42:03Z">
            <w:rPr>
              <w:rFonts w:ascii="Fb Fontext" w:hAnsi="Fb Fontext" w:hint="cs"/>
              <w:rtl/>
            </w:rPr>
          </w:rPrChange>
        </w:rPr>
        <w:t xml:space="preserve">פ</w:t>
      </w:r>
      <w:r w:rsidR="00E8089F" w:rsidRPr="007435EB">
        <w:rPr>
          <w:rFonts w:ascii="Fb Fontext" w:hAnsi="Fb Fontext"/>
          <w:rtl/>
        </w:rPr>
        <w:t>: בדיק לן רבא.</w:t>
      </w:r>
    </w:p>
    <w:p w14:paraId="63C7D8C4" w14:textId="77777777" w:rsidR="00E8089F" w:rsidRPr="007435EB" w:rsidRDefault="00E8089F" w:rsidP="00E8089F">
      <w:pPr>
        <w:rPr>
          <w:rtl/>
        </w:rPr>
      </w:pPr>
      <w:r w:rsidRPr="007435EB">
        <w:rPr>
          <w:rtl/>
        </w:rPr>
        <w:lastRenderedPageBreak/>
        <w:t xml:space="preserve">תנן: מוליכין ומביאין כלים מבית האומן, </w:t>
      </w:r>
      <w:r w:rsidR="00127038">
        <w:rPr>
          <w:rtl/>
        </w:rPr>
        <w:t>אף</w:t>
      </w:r>
      <w:r w:rsidRPr="007435EB">
        <w:rPr>
          <w:rtl/>
        </w:rPr>
        <w:t xml:space="preserve"> שאינן לצורך המועד. –</w:t>
      </w:r>
      <w:r w:rsidRPr="007435EB">
        <w:rPr>
          <w:rFonts w:hint="cs"/>
          <w:rtl/>
        </w:rPr>
        <w:t xml:space="preserve"> ומיירי י</w:t>
      </w:r>
      <w:r w:rsidRPr="007435EB">
        <w:rPr>
          <w:rtl/>
        </w:rPr>
        <w:t>"</w:t>
      </w:r>
      <w:r w:rsidRPr="007435EB">
        <w:rPr>
          <w:rFonts w:hint="cs"/>
          <w:rtl/>
        </w:rPr>
        <w:t>ד</w:t>
      </w:r>
      <w:r w:rsidRPr="007435EB">
        <w:rPr>
          <w:rtl/>
        </w:rPr>
        <w:t>.</w:t>
      </w:r>
    </w:p>
    <w:p w14:paraId="04D3BA56"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דאין מביאין</w:t>
      </w:r>
      <w:r w:rsidRPr="007435EB">
        <w:rPr>
          <w:rFonts w:ascii="Fb Fontext" w:hAnsi="Fb Fontext"/>
          <w:sz w:val="20"/>
          <w:rtl/>
        </w:rPr>
        <w:t xml:space="preserve"> כלים מבית האומן, ואם חושש להן שמא יגנבו מפנן לחצר אחרת</w:t>
      </w:r>
      <w:r w:rsidRPr="007435EB">
        <w:rPr>
          <w:rFonts w:ascii="Fb Fontext" w:hAnsi="Fb Fontext" w:hint="cs"/>
          <w:sz w:val="20"/>
          <w:rtl/>
        </w:rPr>
        <w:t>- בחוה</w:t>
      </w:r>
      <w:r w:rsidRPr="007435EB">
        <w:rPr>
          <w:rFonts w:ascii="Fb Fontext" w:hAnsi="Fb Fontext"/>
          <w:sz w:val="20"/>
          <w:rtl/>
        </w:rPr>
        <w:t>"</w:t>
      </w:r>
      <w:r w:rsidRPr="007435EB">
        <w:rPr>
          <w:rFonts w:ascii="Fb Fontext" w:hAnsi="Fb Fontext" w:hint="cs"/>
          <w:sz w:val="20"/>
          <w:rtl/>
        </w:rPr>
        <w:t>מ</w:t>
      </w:r>
      <w:r w:rsidRPr="007435EB">
        <w:rPr>
          <w:rFonts w:ascii="Fb Fontext" w:hAnsi="Fb Fontext"/>
          <w:sz w:val="20"/>
          <w:rtl/>
        </w:rPr>
        <w:t>.</w:t>
      </w:r>
    </w:p>
    <w:p w14:paraId="49A034A2" w14:textId="77777777" w:rsidR="00E8089F" w:rsidRPr="007435EB" w:rsidRDefault="00E8089F" w:rsidP="00E8089F">
      <w:pPr>
        <w:rPr>
          <w:rFonts w:ascii="Fb Fontext" w:hAnsi="Fb Fontext"/>
          <w:rtl/>
        </w:rPr>
      </w:pPr>
      <w:r w:rsidRPr="007435EB">
        <w:rPr>
          <w:rFonts w:ascii="Fb Fontext" w:hAnsi="Fb Fontext" w:hint="cs"/>
          <w:rtl/>
        </w:rPr>
        <w:t>ו</w:t>
      </w:r>
      <w:r w:rsidRPr="005C3FF1">
        <w:rPr>
          <w:rStyle w:val="afffa"/>
          <w:rFonts w:hint="cs"/>
          <w:rtl/>
        </w:rPr>
        <w:t>אב</w:t>
      </w:r>
      <w:r w:rsidRPr="005C3FF1">
        <w:rPr>
          <w:rStyle w:val="afffa"/>
          <w:rtl/>
        </w:rPr>
        <w:t>"</w:t>
      </w:r>
      <w:r w:rsidRPr="005C3FF1">
        <w:rPr>
          <w:rStyle w:val="afffa"/>
          <w:rFonts w:hint="cs"/>
          <w:rtl/>
        </w:rPr>
        <w:t>א</w:t>
      </w:r>
      <w:r w:rsidRPr="007435EB">
        <w:rPr>
          <w:rFonts w:ascii="Fb Fontext" w:hAnsi="Fb Fontext" w:hint="cs"/>
          <w:rtl/>
        </w:rPr>
        <w:t xml:space="preserve"> הא במאמינו והא בשאינו מאמינו [דמביאין]</w:t>
      </w:r>
    </w:p>
    <w:p w14:paraId="220FF7F4" w14:textId="77777777" w:rsidR="00E8089F" w:rsidRPr="007435EB" w:rsidRDefault="00E8089F" w:rsidP="00E8089F">
      <w:pPr>
        <w:rPr>
          <w:rtl/>
        </w:rPr>
      </w:pPr>
      <w:r w:rsidRPr="007435EB">
        <w:rPr>
          <w:rFonts w:hint="cs"/>
          <w:rtl/>
        </w:rPr>
        <w:t>ודחי</w:t>
      </w:r>
      <w:r w:rsidRPr="007435EB">
        <w:rPr>
          <w:rtl/>
        </w:rPr>
        <w:t>'</w:t>
      </w:r>
      <w:r w:rsidRPr="007435EB">
        <w:rPr>
          <w:rFonts w:hint="cs"/>
          <w:rtl/>
        </w:rPr>
        <w:t xml:space="preserve"> דמוליכין יקשה אלא כדשני מעיקרא דהך בי</w:t>
      </w:r>
      <w:r w:rsidRPr="007435EB">
        <w:rPr>
          <w:rtl/>
        </w:rPr>
        <w:t>"</w:t>
      </w:r>
      <w:r w:rsidRPr="007435EB">
        <w:rPr>
          <w:rFonts w:hint="cs"/>
          <w:rtl/>
        </w:rPr>
        <w:t xml:space="preserve">ד </w:t>
      </w:r>
      <w:r w:rsidRPr="00F46A1C">
        <w:rPr>
          <w:rStyle w:val="affffd"/>
          <w:rFonts w:hint="cs"/>
          <w:rtl/>
        </w:rPr>
        <w:t>והך</w:t>
      </w:r>
      <w:r w:rsidRPr="007435EB">
        <w:rPr>
          <w:rFonts w:hint="cs"/>
          <w:rtl/>
        </w:rPr>
        <w:t xml:space="preserve"> בחוה</w:t>
      </w:r>
      <w:r w:rsidRPr="007435EB">
        <w:rPr>
          <w:rtl/>
        </w:rPr>
        <w:t>"</w:t>
      </w:r>
      <w:r w:rsidRPr="007435EB">
        <w:rPr>
          <w:rFonts w:hint="cs"/>
          <w:rtl/>
        </w:rPr>
        <w:t>מ.</w:t>
      </w:r>
    </w:p>
    <w:p w14:paraId="59A821F5" w14:textId="77777777" w:rsidR="00E8089F" w:rsidRPr="007435EB" w:rsidRDefault="00E8089F" w:rsidP="00E8089F">
      <w:pPr>
        <w:rPr>
          <w:rtl/>
        </w:rPr>
      </w:pPr>
      <w:r w:rsidRPr="007435EB">
        <w:rPr>
          <w:rFonts w:hint="cs"/>
          <w:rtl/>
        </w:rPr>
        <w:t>דחזי</w:t>
      </w:r>
      <w:r w:rsidRPr="007435EB">
        <w:rPr>
          <w:rtl/>
        </w:rPr>
        <w:t>'</w:t>
      </w:r>
      <w:r w:rsidRPr="007435EB">
        <w:rPr>
          <w:rFonts w:hint="cs"/>
          <w:rtl/>
        </w:rPr>
        <w:t xml:space="preserve"> ד</w:t>
      </w:r>
      <w:r w:rsidRPr="007435EB">
        <w:rPr>
          <w:rtl/>
        </w:rPr>
        <w:t>מביאין כלים מבית האומן, כגון הכד מבית הכדר, והכוס מבית הזגג.</w:t>
      </w:r>
    </w:p>
    <w:p w14:paraId="222B9770" w14:textId="77777777" w:rsidR="00E8089F" w:rsidRPr="007435EB" w:rsidRDefault="00E8089F" w:rsidP="00E8089F">
      <w:pPr>
        <w:rPr>
          <w:rFonts w:cs="Guttman Vilna"/>
          <w:b/>
          <w:bCs/>
          <w:rtl/>
        </w:rPr>
      </w:pPr>
      <w:r w:rsidRPr="007435EB">
        <w:rPr>
          <w:rtl/>
        </w:rPr>
        <w:t>אבל לא צמר מבית הצבע, ולא כלים מבית האומן.</w:t>
      </w:r>
    </w:p>
    <w:p w14:paraId="7D5D5895" w14:textId="77777777" w:rsidR="00E8089F" w:rsidRPr="007435EB" w:rsidRDefault="00E8089F" w:rsidP="00E8089F">
      <w:pPr>
        <w:rPr>
          <w:rFonts w:cs="Guttman Vilna"/>
          <w:b/>
          <w:bCs/>
          <w:rtl/>
        </w:rPr>
      </w:pPr>
      <w:r w:rsidRPr="007435EB">
        <w:rPr>
          <w:rtl/>
        </w:rPr>
        <w:t>ואם אין לו מה יאכל - נותן לו שכרו ומניחו אצלו.</w:t>
      </w:r>
    </w:p>
    <w:p w14:paraId="011C557A" w14:textId="77777777" w:rsidR="00E8089F" w:rsidRPr="007435EB" w:rsidRDefault="00E8089F" w:rsidP="00E8089F">
      <w:pPr>
        <w:rPr>
          <w:rFonts w:cs="Guttman Vilna"/>
          <w:b/>
          <w:bCs/>
          <w:rtl/>
        </w:rPr>
      </w:pPr>
      <w:r w:rsidRPr="007435EB">
        <w:rPr>
          <w:rtl/>
        </w:rPr>
        <w:t>ואם אינו מאמינו - מניחן בבית הסמוך לו.</w:t>
      </w:r>
    </w:p>
    <w:p w14:paraId="3707DAD9" w14:textId="77777777" w:rsidR="00E8089F" w:rsidRPr="007435EB" w:rsidRDefault="00E8089F" w:rsidP="00E8089F">
      <w:pPr>
        <w:rPr>
          <w:rFonts w:cs="Guttman Vilna"/>
          <w:b/>
          <w:bCs/>
          <w:rtl/>
        </w:rPr>
      </w:pPr>
      <w:r w:rsidRPr="007435EB">
        <w:rPr>
          <w:rtl/>
        </w:rPr>
        <w:t>ואם חושש שמא יגנבו - מביאן בצינעה בתוך ביתו.</w:t>
      </w:r>
    </w:p>
    <w:p w14:paraId="43639325" w14:textId="6E957A1E" w:rsidR="00E8089F" w:rsidRPr="007435EB" w:rsidRDefault="00F47631" w:rsidP="00F47631">
      <w:pPr>
        <w:pStyle w:val="affd"/>
        <w:rPr>
          <w:bCs/>
          <w:rtl/>
        </w:rPr>
      </w:pPr>
      <w:r>
        <w:rPr>
          <w:rFonts w:hint="cs"/>
          <w:rtl/>
        </w:rPr>
        <w:t>***</w:t>
      </w:r>
    </w:p>
    <w:p w14:paraId="5E10CF5A" w14:textId="77777777" w:rsidR="00E8089F" w:rsidRPr="007435EB" w:rsidRDefault="00E8089F" w:rsidP="005C3FF1">
      <w:pPr>
        <w:pStyle w:val="afff"/>
        <w:framePr w:wrap="around"/>
        <w:rPr>
          <w:rtl/>
        </w:rPr>
      </w:pPr>
      <w:r w:rsidRPr="007435EB">
        <w:rPr>
          <w:rFonts w:hint="cs"/>
          <w:rtl/>
        </w:rPr>
        <w:t>נו.</w:t>
      </w:r>
    </w:p>
    <w:p w14:paraId="45EF9287" w14:textId="77777777" w:rsidR="00E8089F" w:rsidRPr="005C3FF1" w:rsidRDefault="00E8089F" w:rsidP="009A151F">
      <w:pPr>
        <w:rPr>
          <w:rStyle w:val="afffa"/>
          <w:rtl/>
        </w:rPr>
      </w:pPr>
      <w:r w:rsidRPr="005C3FF1">
        <w:rPr>
          <w:rStyle w:val="afffa"/>
          <w:rtl/>
        </w:rPr>
        <w:t>משנה.</w:t>
      </w:r>
    </w:p>
    <w:p w14:paraId="12D50EED" w14:textId="77777777" w:rsidR="00E8089F" w:rsidRPr="005C3FF1" w:rsidRDefault="00E8089F" w:rsidP="009A151F">
      <w:pPr>
        <w:rPr>
          <w:rStyle w:val="afffa"/>
          <w:rtl/>
        </w:rPr>
      </w:pPr>
      <w:r w:rsidRPr="005C3FF1">
        <w:rPr>
          <w:rStyle w:val="afffa"/>
          <w:rtl/>
        </w:rPr>
        <w:t>ששה דברים עשו אנשי יריחו, על שלשה מיחו בידם ועל שלשה לא מיחו בידם.</w:t>
      </w:r>
    </w:p>
    <w:p w14:paraId="12AA5153" w14:textId="77777777" w:rsidR="00E8089F" w:rsidRPr="005C3FF1" w:rsidRDefault="00E8089F" w:rsidP="009A151F">
      <w:pPr>
        <w:rPr>
          <w:rStyle w:val="afffa"/>
          <w:rtl/>
        </w:rPr>
      </w:pPr>
      <w:r w:rsidRPr="005C3FF1">
        <w:rPr>
          <w:rStyle w:val="afffa"/>
          <w:rtl/>
        </w:rPr>
        <w:t>ואלו הן שלא מיחו בידם: מרכיבין דקלים כל היום, וכורכין את שמע, וקוצרין וגודשין לפני העומר.</w:t>
      </w:r>
    </w:p>
    <w:p w14:paraId="2AFE8B9C" w14:textId="77777777" w:rsidR="00E8089F" w:rsidRPr="005C3FF1" w:rsidRDefault="00E8089F" w:rsidP="009A151F">
      <w:pPr>
        <w:rPr>
          <w:rStyle w:val="afffa"/>
          <w:rtl/>
        </w:rPr>
      </w:pPr>
      <w:r w:rsidRPr="005C3FF1">
        <w:rPr>
          <w:rStyle w:val="afffa"/>
          <w:rtl/>
        </w:rPr>
        <w:t>ואלו שמיחו בידם: מתירין גמזיות של הקדש,</w:t>
      </w:r>
      <w:r w:rsidRPr="005C3FF1">
        <w:rPr>
          <w:rStyle w:val="afffa"/>
          <w:rFonts w:hint="cs"/>
          <w:rtl/>
        </w:rPr>
        <w:t xml:space="preserve"> </w:t>
      </w:r>
      <w:r w:rsidRPr="005C3FF1">
        <w:rPr>
          <w:rStyle w:val="afffa"/>
          <w:rtl/>
        </w:rPr>
        <w:t>ואוכלין מתחת הנשרים בשבת, ונותנין פאה לירק.</w:t>
      </w:r>
    </w:p>
    <w:p w14:paraId="023EAAD4" w14:textId="77777777" w:rsidR="00E8089F" w:rsidRPr="007435EB" w:rsidRDefault="00E8089F" w:rsidP="009A151F">
      <w:pPr>
        <w:rPr>
          <w:rtl/>
        </w:rPr>
      </w:pPr>
      <w:r w:rsidRPr="005C3FF1">
        <w:rPr>
          <w:rStyle w:val="afffa"/>
          <w:rtl/>
        </w:rPr>
        <w:t>- ומיחו בידם חכמים</w:t>
      </w:r>
      <w:r w:rsidRPr="007435EB">
        <w:rPr>
          <w:rtl/>
        </w:rPr>
        <w:t>.</w:t>
      </w:r>
    </w:p>
    <w:p w14:paraId="392C419C" w14:textId="3B505FD0" w:rsidR="00E8089F" w:rsidRPr="007435EB" w:rsidRDefault="00F47631" w:rsidP="00F47631">
      <w:pPr>
        <w:pStyle w:val="affd"/>
        <w:rPr>
          <w:bCs/>
          <w:rtl/>
        </w:rPr>
      </w:pPr>
      <w:r>
        <w:rPr>
          <w:rFonts w:hint="cs"/>
          <w:rtl/>
        </w:rPr>
        <w:t>***</w:t>
      </w:r>
    </w:p>
    <w:p w14:paraId="71DDD929" w14:textId="5BD7FD4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ששה דברים עשה חזקיה המלך, על שלשה הודו לו ועל שלשה לא הודו לו.</w:t>
      </w:r>
    </w:p>
    <w:p w14:paraId="66E0E26B" w14:textId="77777777" w:rsidR="00E8089F" w:rsidRPr="007435EB" w:rsidRDefault="00E8089F" w:rsidP="00E8089F">
      <w:pPr>
        <w:rPr>
          <w:rtl/>
        </w:rPr>
      </w:pPr>
      <w:r w:rsidRPr="007435EB">
        <w:rPr>
          <w:rtl/>
        </w:rPr>
        <w:t>גירר עצמות אביו על מטה של חבלים, כיתת נחש הנחשת, גנז ספר רפואות - והודו לו.</w:t>
      </w:r>
    </w:p>
    <w:p w14:paraId="5C5B0BB2" w14:textId="77777777" w:rsidR="00E8089F" w:rsidRPr="007435EB" w:rsidRDefault="00E8089F" w:rsidP="00E8089F">
      <w:pPr>
        <w:rPr>
          <w:rtl/>
        </w:rPr>
      </w:pPr>
      <w:r w:rsidRPr="007435EB">
        <w:rPr>
          <w:rtl/>
        </w:rPr>
        <w:t>ועל שלשה לא הודו לו: קיצץ דלתות של היכל ושיגרן למלך אשור - ולא הודו לו.</w:t>
      </w:r>
    </w:p>
    <w:p w14:paraId="2BDC89ED" w14:textId="77777777" w:rsidR="00E8089F" w:rsidRPr="007435EB" w:rsidRDefault="00E8089F" w:rsidP="00E8089F">
      <w:pPr>
        <w:rPr>
          <w:rFonts w:cs="Guttman Vilna"/>
          <w:b/>
          <w:bCs/>
          <w:rtl/>
        </w:rPr>
      </w:pPr>
      <w:r w:rsidRPr="007435EB">
        <w:rPr>
          <w:rtl/>
        </w:rPr>
        <w:tab/>
        <w:t>סתם מי גיחון העליון - ולא הודו לו, עיבר ניסן בניסן - ולא הודו לו.</w:t>
      </w:r>
    </w:p>
    <w:p w14:paraId="46A40FE8" w14:textId="4D6E9992" w:rsidR="00E8089F" w:rsidRPr="007435EB" w:rsidRDefault="00F47631" w:rsidP="00F47631">
      <w:pPr>
        <w:pStyle w:val="affd"/>
        <w:rPr>
          <w:bCs/>
          <w:rtl/>
        </w:rPr>
      </w:pPr>
      <w:r>
        <w:rPr>
          <w:rFonts w:hint="cs"/>
          <w:rtl/>
        </w:rPr>
        <w:t>***</w:t>
      </w:r>
    </w:p>
    <w:p w14:paraId="1F0303B6" w14:textId="77777777" w:rsidR="00E8089F" w:rsidRPr="005C3FF1" w:rsidRDefault="00E8089F" w:rsidP="009A151F">
      <w:pPr>
        <w:rPr>
          <w:rStyle w:val="afffa"/>
          <w:rtl/>
        </w:rPr>
      </w:pPr>
      <w:r w:rsidRPr="005C3FF1">
        <w:rPr>
          <w:rStyle w:val="afffa"/>
          <w:rtl/>
        </w:rPr>
        <w:t>מרכיבין דקלים כל היום וכו'.</w:t>
      </w:r>
    </w:p>
    <w:p w14:paraId="51B21B15" w14:textId="2AE94E6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9926" w:author="מנוע אמוראים" w:date="2026-10-05T16:42:03Z">
            <w:rPr>
              <w:rStyle w:val="afffa"/>
              <w:rtl/>
            </w:rPr>
          </w:rPrChange>
        </w:rPr>
        <w:t xml:space="preserve">אר</w:t>
      </w:r>
      <w:r>
        <w:rPr>
          <w:rStyle w:val="affffd"/>
          <w:rFonts w:ascii="Fb Fontext" w:hAnsi="Fb Fontext"/>
          <w:rtl/>
          <w:rPrChange w:id="9927" w:author="מנוע אמוראים" w:date="2026-10-05T16:42:03Z">
            <w:rPr>
              <w:rFonts w:ascii="Fb Fontext" w:hAnsi="Fb Fontext"/>
              <w:rtl/>
            </w:rPr>
          </w:rPrChange>
        </w:rPr>
        <w:t xml:space="preserve">"</w:t>
      </w:r>
      <w:r>
        <w:rPr>
          <w:rStyle w:val="affffd"/>
          <w:rFonts w:ascii="Fb Fontext" w:hAnsi="Fb Fontext" w:hint="cs"/>
          <w:rtl/>
          <w:rPrChange w:id="9928" w:author="מנוע אמוראים" w:date="2026-10-05T16:42:03Z">
            <w:rPr>
              <w:rFonts w:ascii="Fb Fontext" w:hAnsi="Fb Fontext" w:hint="cs"/>
              <w:rtl/>
            </w:rPr>
          </w:rPrChange>
        </w:rPr>
        <w:t xml:space="preserve">י</w:t>
      </w:r>
      <w:r w:rsidR="00E8089F" w:rsidRPr="007435EB">
        <w:rPr>
          <w:rFonts w:ascii="Fb Fontext" w:hAnsi="Fb Fontext"/>
          <w:rtl/>
        </w:rPr>
        <w:t xml:space="preserve">: </w:t>
      </w:r>
      <w:r w:rsidR="00E8089F" w:rsidRPr="007435EB">
        <w:rPr>
          <w:rFonts w:ascii="Fb Fontext" w:hAnsi="Fb Fontext" w:hint="cs"/>
          <w:rtl/>
        </w:rPr>
        <w:t>הביאו הדס לח ושכר דפנה וקמח שעורים שהיה בכלי שלא עברו עליו מ' יום והרתיחום ושפכו ללב הדקל וכל שהיה בד' אמות של הדקל אי לא עשו לו כן היה מתייבש מיד.</w:t>
      </w:r>
    </w:p>
    <w:p w14:paraId="38C5D6C9" w14:textId="77777777" w:rsidR="00E8089F" w:rsidRPr="007435EB" w:rsidRDefault="00E8089F" w:rsidP="00E8089F">
      <w:pPr>
        <w:rPr>
          <w:rFonts w:ascii="Fb Fontext" w:hAnsi="Fb Fontext"/>
          <w:sz w:val="20"/>
          <w:rtl/>
        </w:rPr>
      </w:pPr>
      <w:r>
        <w:rPr>
          <w:rStyle w:val="affffd"/>
          <w:rFonts w:ascii="Fb Fontext" w:hAnsi="Fb Fontext" w:hint="cs"/>
          <w:sz w:val="20"/>
          <w:rtl/>
          <w:rPrChange w:id="9929" w:author="מנוע אמוראים" w:date="2026-10-05T16:42:03Z">
            <w:rPr>
              <w:rFonts w:ascii="Fb Fontext" w:hAnsi="Fb Fontext" w:hint="cs"/>
              <w:sz w:val="20"/>
              <w:rtl/>
            </w:rPr>
          </w:rPrChange>
        </w:rPr>
        <w:t xml:space="preserve">ראבד</w:t>
      </w:r>
      <w:r>
        <w:rPr>
          <w:rStyle w:val="affffd"/>
          <w:rFonts w:ascii="Fb Fontext" w:hAnsi="Fb Fontext"/>
          <w:sz w:val="20"/>
          <w:rtl/>
          <w:rPrChange w:id="9930" w:author="מנוע אמוראים" w:date="2026-10-05T16:42:03Z">
            <w:rPr>
              <w:rFonts w:ascii="Fb Fontext" w:hAnsi="Fb Fontext"/>
              <w:sz w:val="20"/>
              <w:rtl/>
            </w:rPr>
          </w:rPrChange>
        </w:rPr>
        <w:t xml:space="preserve">"</w:t>
      </w:r>
      <w:r>
        <w:rPr>
          <w:rStyle w:val="affffd"/>
          <w:rFonts w:ascii="Fb Fontext" w:hAnsi="Fb Fontext" w:hint="cs"/>
          <w:sz w:val="20"/>
          <w:rtl/>
          <w:rPrChange w:id="9931" w:author="מנוע אמוראים" w:date="2026-10-05T16:42:03Z">
            <w:rPr>
              <w:rFonts w:ascii="Fb Fontext" w:hAnsi="Fb Fontext" w:hint="cs"/>
              <w:sz w:val="20"/>
              <w:rtl/>
            </w:rPr>
          </w:rPrChange>
        </w:rPr>
        <w:t xml:space="preserve">ר</w:t>
      </w:r>
      <w:r>
        <w:rPr>
          <w:rFonts w:ascii="Fb Fontext" w:hAnsi="Fb Fontext" w:hint="cs"/>
          <w:sz w:val="20"/>
          <w:rtl/>
        </w:rPr>
        <w:t xml:space="preserve"> הניחו ענף צעיר [או זכר] לסדק שהיו עושין בענף גדול [או ענף נקבה העושה פירות]</w:t>
      </w:r>
    </w:p>
    <w:p w14:paraId="18CDB4EA" w14:textId="38C2F5F2" w:rsidR="00E8089F" w:rsidRPr="007435EB" w:rsidRDefault="00F47631" w:rsidP="00F47631">
      <w:pPr>
        <w:pStyle w:val="affd"/>
        <w:rPr>
          <w:bCs/>
          <w:rtl/>
        </w:rPr>
      </w:pPr>
      <w:r>
        <w:rPr>
          <w:rFonts w:hint="cs"/>
          <w:rtl/>
        </w:rPr>
        <w:t>***</w:t>
      </w:r>
    </w:p>
    <w:p w14:paraId="26A22AF5" w14:textId="77777777" w:rsidR="00E8089F" w:rsidRPr="005C3FF1" w:rsidRDefault="00E8089F" w:rsidP="009A151F">
      <w:pPr>
        <w:rPr>
          <w:rStyle w:val="afffa"/>
          <w:rtl/>
        </w:rPr>
      </w:pPr>
      <w:r w:rsidRPr="005C3FF1">
        <w:rPr>
          <w:rStyle w:val="afffa"/>
          <w:rtl/>
        </w:rPr>
        <w:t>וכורכין את שמע.</w:t>
      </w:r>
    </w:p>
    <w:p w14:paraId="3656CA74" w14:textId="77777777" w:rsidR="00E8089F" w:rsidRPr="005C3FF1" w:rsidRDefault="00E8089F" w:rsidP="00E8089F">
      <w:pPr>
        <w:rPr>
          <w:rStyle w:val="afffa"/>
          <w:rtl/>
        </w:rPr>
      </w:pPr>
      <w:r>
        <w:rPr>
          <w:rStyle w:val="affffd"/>
          <w:rFonts w:ascii="Fb Fontext" w:hAnsi="Fb Fontext"/>
          <w:rtl/>
          <w:rPrChange w:id="9932" w:author="מנוע אמוראים" w:date="2026-10-05T16:42:03Z">
            <w:rPr>
              <w:rFonts w:ascii="Fb Fontext" w:hAnsi="Fb Fontext"/>
              <w:rtl/>
            </w:rPr>
          </w:rPrChange>
        </w:rPr>
        <w:t xml:space="preserve">ר"י</w:t>
      </w:r>
      <w:r>
        <w:rPr>
          <w:rFonts w:ascii="Fb Fontext" w:hAnsi="Fb Fontext"/>
          <w:rtl/>
        </w:rPr>
        <w:t xml:space="preserve"> </w:t>
      </w:r>
      <w:r>
        <w:rPr>
          <w:rStyle w:val="af2"/>
          <w:rFonts w:ascii="Fb Fontext" w:hAnsi="Fb Fontext"/>
          <w:rtl/>
          <w:rPrChange w:id="9035" w:author="מנוע פסוקים" w:date="2026-10-05T16:38:40Z">
            <w:rPr>
              <w:rFonts w:ascii="Fb Fontext" w:hAnsi="Fb Fontext"/>
              <w:rtl/>
            </w:rPr>
          </w:rPrChange>
        </w:rPr>
        <w:t xml:space="preserve">שמע ישראל ה' אלהינו ה' אחד</w:t>
      </w:r>
      <w:r>
        <w:rPr>
          <w:rFonts w:ascii="Fb Fontext" w:hAnsi="Fb Fontext"/>
          <w:rtl/>
        </w:rPr>
        <w:t xml:space="preserve">, ולא היו מפסיקין.</w:t>
      </w:r>
    </w:p>
    <w:p w14:paraId="3AA188A0" w14:textId="77777777" w:rsidR="00E8089F" w:rsidRPr="007435EB" w:rsidRDefault="00E8089F" w:rsidP="00E8089F">
      <w:pPr>
        <w:rPr>
          <w:rtl/>
        </w:rPr>
      </w:pPr>
      <w:r w:rsidRPr="005C3FF1">
        <w:rPr>
          <w:rStyle w:val="afffa"/>
          <w:rtl/>
        </w:rPr>
        <w:t>רבא:</w:t>
      </w:r>
      <w:r w:rsidRPr="007435EB">
        <w:rPr>
          <w:rFonts w:ascii="Fb Fontext" w:hAnsi="Fb Fontext"/>
          <w:sz w:val="20"/>
          <w:rtl/>
        </w:rPr>
        <w:t xml:space="preserve"> מפסיקין היו אלא שהיו אומרים היום על לבבך דמשמע: היום על לבבך, ולא מחר על לבבך.</w:t>
      </w:r>
    </w:p>
    <w:p w14:paraId="62033CB6" w14:textId="6462FCD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כיצד היו כורכין את שמע?</w:t>
      </w:r>
    </w:p>
    <w:p w14:paraId="313D031C" w14:textId="77777777" w:rsidR="00E8089F" w:rsidRPr="007435EB" w:rsidRDefault="00E8089F" w:rsidP="00E8089F">
      <w:pPr>
        <w:rPr>
          <w:rtl/>
        </w:rPr>
      </w:pPr>
      <w:r>
        <w:rPr>
          <w:rStyle w:val="affffd"/>
          <w:rFonts w:hint="cs"/>
          <w:rtl/>
          <w:rPrChange w:id="9933" w:author="מנוע אמוראים" w:date="2026-10-05T16:42:03Z">
            <w:rPr>
              <w:rStyle w:val="afffa"/>
              <w:rFonts w:hint="cs"/>
              <w:rtl/>
            </w:rPr>
          </w:rPrChange>
        </w:rPr>
        <w:t xml:space="preserve">ר</w:t>
      </w:r>
      <w:r>
        <w:rPr>
          <w:rStyle w:val="affffd"/>
          <w:rtl/>
          <w:rPrChange w:id="9934" w:author="מנוע אמוראים" w:date="2026-10-05T16:42:03Z">
            <w:rPr>
              <w:rStyle w:val="afffa"/>
              <w:rtl/>
            </w:rPr>
          </w:rPrChange>
        </w:rPr>
        <w:t xml:space="preserve">"</w:t>
      </w:r>
      <w:r>
        <w:rPr>
          <w:rStyle w:val="affffd"/>
          <w:rFonts w:hint="cs"/>
          <w:rtl/>
          <w:rPrChange w:id="9935" w:author="מנוע אמוראים" w:date="2026-10-05T16:42:03Z">
            <w:rPr>
              <w:rStyle w:val="afffa"/>
              <w:rFonts w:hint="cs"/>
              <w:rtl/>
            </w:rPr>
          </w:rPrChange>
        </w:rPr>
        <w:t xml:space="preserve">מ</w:t>
      </w:r>
      <w:r w:rsidRPr="007435EB">
        <w:rPr>
          <w:rFonts w:hint="cs"/>
          <w:rtl/>
        </w:rPr>
        <w:t xml:space="preserve">: </w:t>
      </w:r>
      <w:r>
        <w:rPr>
          <w:rtl/>
        </w:rPr>
        <w:t xml:space="preserve">אומרים </w:t>
      </w:r>
      <w:r>
        <w:rPr>
          <w:rStyle w:val="af2"/>
          <w:rtl/>
          <w:rPrChange w:id="9036" w:author="מנוע פסוקים" w:date="2026-10-05T16:38:40Z">
            <w:rPr>
              <w:rtl/>
            </w:rPr>
          </w:rPrChange>
        </w:rPr>
        <w:t xml:space="preserve">שמע ישראל ה' אלהינו ה' אחד</w:t>
      </w:r>
      <w:r>
        <w:rPr>
          <w:rtl/>
        </w:rPr>
        <w:t xml:space="preserve"> ולא היו מפסיקין</w:t>
      </w:r>
      <w:r w:rsidRPr="007435EB">
        <w:rPr>
          <w:rFonts w:hint="cs"/>
          <w:rtl/>
        </w:rPr>
        <w:t>.</w:t>
      </w:r>
    </w:p>
    <w:p w14:paraId="0CAD1FB8" w14:textId="77777777" w:rsidR="00E8089F" w:rsidRPr="007435EB" w:rsidRDefault="00E8089F" w:rsidP="00E8089F">
      <w:pPr>
        <w:rPr>
          <w:rtl/>
        </w:rPr>
      </w:pPr>
      <w:r>
        <w:rPr>
          <w:rStyle w:val="affffd"/>
          <w:rtl/>
          <w:rPrChange w:id="9936" w:author="מנוע אמוראים" w:date="2026-10-05T16:42:03Z">
            <w:rPr>
              <w:rStyle w:val="afffa"/>
              <w:rtl/>
            </w:rPr>
          </w:rPrChange>
        </w:rPr>
        <w:t xml:space="preserve">ר"</w:t>
      </w:r>
      <w:r>
        <w:rPr>
          <w:rStyle w:val="affffd"/>
          <w:rFonts w:hint="cs"/>
          <w:rtl/>
          <w:rPrChange w:id="9937" w:author="מנוע אמוראים" w:date="2026-10-05T16:42:03Z">
            <w:rPr>
              <w:rStyle w:val="afffa"/>
              <w:rFonts w:hint="cs"/>
              <w:rtl/>
            </w:rPr>
          </w:rPrChange>
        </w:rPr>
        <w:t xml:space="preserve">י</w:t>
      </w:r>
      <w:r w:rsidRPr="007435EB">
        <w:rPr>
          <w:rtl/>
        </w:rPr>
        <w:t>: מפסיקין היו, אלא שלא היו אומרים ברוך שם כבוד מלכותו לעולם ועד.</w:t>
      </w:r>
    </w:p>
    <w:p w14:paraId="68A68173" w14:textId="77777777" w:rsidR="00E8089F" w:rsidRPr="007435EB" w:rsidRDefault="00E8089F" w:rsidP="00E8089F">
      <w:pPr>
        <w:rPr>
          <w:rtl/>
        </w:rPr>
      </w:pPr>
      <w:r>
        <w:rPr>
          <w:rStyle w:val="afffa"/>
          <w:rtl/>
        </w:rPr>
        <w:t xml:space="preserve">ואנן אמרי </w:t>
      </w:r>
      <w:r>
        <w:rPr>
          <w:rStyle w:val="affffd"/>
          <w:rtl/>
          <w:rPrChange w:id="9938" w:author="מנוע אמוראים" w:date="2026-10-05T16:42:03Z">
            <w:rPr>
              <w:rStyle w:val="afffa"/>
              <w:rtl/>
            </w:rPr>
          </w:rPrChange>
        </w:rPr>
        <w:t xml:space="preserve">כדרשב"ל</w:t>
      </w:r>
      <w:r w:rsidRPr="005C3FF1">
        <w:rPr>
          <w:rStyle w:val="afffa"/>
          <w:rFonts w:hint="cs"/>
          <w:rtl/>
        </w:rPr>
        <w:t>:</w:t>
      </w:r>
      <w:r w:rsidRPr="00AC0CB1">
        <w:rPr>
          <w:rStyle w:val="af2"/>
          <w:rtl/>
        </w:rPr>
        <w:t xml:space="preserve"> 'ויקרא יעקב אל בניו ויאמר האספו ואגידה לכם' </w:t>
      </w:r>
      <w:r w:rsidRPr="007435EB">
        <w:rPr>
          <w:rtl/>
        </w:rPr>
        <w:t>ביקש יעקב לגלות לבניו קץ הימין, ונסתלקה ממנו שכינה. אמר: שמא חס ושלום יש במטתי פסול, כאברהם שיצא ממנו ישמעאל, ואבי יצחק שיצא ממנו עשו.</w:t>
      </w:r>
    </w:p>
    <w:p w14:paraId="56C10E0A" w14:textId="77777777" w:rsidR="00E8089F" w:rsidRPr="007435EB" w:rsidRDefault="00E8089F" w:rsidP="0038351F">
      <w:pPr>
        <w:rPr>
          <w:rFonts w:cs="Guttman Vilna"/>
          <w:b/>
          <w:bCs/>
          <w:rtl/>
        </w:rPr>
      </w:pPr>
      <w:r w:rsidRPr="007435EB">
        <w:rPr>
          <w:rtl/>
        </w:rPr>
        <w:t xml:space="preserve">אמרו לו בניו: </w:t>
      </w:r>
      <w:r w:rsidRPr="00AC0CB1">
        <w:rPr>
          <w:rStyle w:val="af2"/>
          <w:rtl/>
        </w:rPr>
        <w:t>שמע ישראל ה' אלהינו ה' אחד</w:t>
      </w:r>
      <w:r w:rsidR="0038351F" w:rsidRPr="007435EB">
        <w:rPr>
          <w:rtl/>
        </w:rPr>
        <w:t xml:space="preserve">. כשם שאין בלבך אלא אחד </w:t>
      </w:r>
      <w:r w:rsidRPr="007435EB">
        <w:rPr>
          <w:rtl/>
        </w:rPr>
        <w:t>כך אין בלבנו אלא אחד.</w:t>
      </w:r>
    </w:p>
    <w:p w14:paraId="474479BD" w14:textId="77777777" w:rsidR="00E8089F" w:rsidRPr="007435EB" w:rsidRDefault="00E8089F" w:rsidP="00E8089F">
      <w:pPr>
        <w:rPr>
          <w:rFonts w:cs="Guttman Vilna"/>
          <w:b/>
          <w:bCs/>
          <w:rtl/>
        </w:rPr>
      </w:pPr>
      <w:r w:rsidRPr="007435EB">
        <w:rPr>
          <w:rtl/>
        </w:rPr>
        <w:t xml:space="preserve">באותה שעה פתח יעקב אבינו ואמר: </w:t>
      </w:r>
      <w:r w:rsidRPr="00AC0CB1">
        <w:rPr>
          <w:rStyle w:val="af2"/>
          <w:rtl/>
        </w:rPr>
        <w:t>ברוך שם כבוד מלכותו לעולם ועד</w:t>
      </w:r>
      <w:r w:rsidRPr="007435EB">
        <w:rPr>
          <w:rtl/>
        </w:rPr>
        <w:t>.</w:t>
      </w:r>
    </w:p>
    <w:p w14:paraId="28FF14EA" w14:textId="77777777" w:rsidR="00E8089F" w:rsidRPr="007435EB" w:rsidRDefault="00E8089F" w:rsidP="00E8089F">
      <w:pPr>
        <w:rPr>
          <w:rFonts w:cs="Guttman Vilna"/>
          <w:b/>
          <w:bCs/>
          <w:rtl/>
        </w:rPr>
      </w:pPr>
      <w:r w:rsidRPr="007435EB">
        <w:rPr>
          <w:rtl/>
        </w:rPr>
        <w:t>אמרי רבנן: היכי נעביד? נאמרוהו - לא אמרו משה רבינו, לא נאמרוהו - אמרו יעקב. התקינו שיהו אומרים אותו בחשאי.</w:t>
      </w:r>
    </w:p>
    <w:p w14:paraId="5CD212E6" w14:textId="0D2BF70C"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Pr>
          <w:rStyle w:val="affffd"/>
          <w:rtl/>
          <w:rPrChange w:id="9939" w:author="מנוע אמוראים" w:date="2026-10-05T16:42:03Z">
            <w:rPr>
              <w:rtl/>
            </w:rPr>
          </w:rPrChange>
        </w:rPr>
        <w:t xml:space="preserve">אר"י</w:t>
      </w:r>
      <w:r>
        <w:rPr>
          <w:rtl/>
        </w:rPr>
        <w:t xml:space="preserve"> </w:t>
      </w:r>
      <w:r>
        <w:rPr>
          <w:rStyle w:val="affffd"/>
          <w:rtl/>
          <w:rPrChange w:id="9940" w:author="מנוע אמוראים" w:date="2026-10-05T16:42:03Z">
            <w:rPr>
              <w:rtl/>
            </w:rPr>
          </w:rPrChange>
        </w:rPr>
        <w:t xml:space="preserve">מר"א</w:t>
      </w:r>
      <w:r>
        <w:rPr>
          <w:rtl/>
        </w:rPr>
        <w:t xml:space="preserve">: משל לבת מלך שהריחה ציקי קדירה, אם תאמר יש לה גנאי, לא תאמר יש לה צער. התחילו עבדיה להביא בחשאי.</w:t>
      </w:r>
    </w:p>
    <w:p w14:paraId="022BDCBF" w14:textId="77777777" w:rsidR="00E8089F" w:rsidRPr="007435EB" w:rsidRDefault="00E8089F" w:rsidP="00E8089F">
      <w:pPr>
        <w:rPr>
          <w:rtl/>
        </w:rPr>
      </w:pPr>
      <w:r w:rsidRPr="007435EB">
        <w:rPr>
          <w:rFonts w:ascii="Fb Fontext" w:hAnsi="Fb Fontext"/>
          <w:rtl/>
        </w:rPr>
        <w:t>א"ר אבהו: התקינו שיהו אומרים אותו בקול רם מפני תרעומת המינין.</w:t>
      </w:r>
      <w:r w:rsidRPr="005C3FF1">
        <w:rPr>
          <w:rStyle w:val="afffa"/>
          <w:rFonts w:hint="cs"/>
          <w:rtl/>
        </w:rPr>
        <w:t xml:space="preserve"> </w:t>
      </w:r>
      <w:r w:rsidRPr="007435EB">
        <w:rPr>
          <w:rFonts w:ascii="Fb Fontext" w:hAnsi="Fb Fontext"/>
          <w:rtl/>
        </w:rPr>
        <w:t>ובנהרדעא דליכא מינין - עד השתא אמרי לה בחשאי.</w:t>
      </w:r>
    </w:p>
    <w:p w14:paraId="67C04109" w14:textId="0F0F3D23" w:rsidR="00E8089F" w:rsidRPr="007435EB" w:rsidRDefault="00F47631" w:rsidP="00F47631">
      <w:pPr>
        <w:pStyle w:val="affd"/>
        <w:rPr>
          <w:bCs/>
          <w:rtl/>
        </w:rPr>
      </w:pPr>
      <w:r>
        <w:rPr>
          <w:rFonts w:hint="cs"/>
          <w:rtl/>
        </w:rPr>
        <w:t>***</w:t>
      </w:r>
    </w:p>
    <w:p w14:paraId="558BD235" w14:textId="2ED716A3"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5C3FF1">
        <w:rPr>
          <w:rStyle w:val="afffa"/>
          <w:rtl/>
        </w:rPr>
        <w:t>ת"ר: ששה דברים עשו אנשי יריחו, שלשה ברצון חכמים ושלשה שלא ברצון חכמים.</w:t>
      </w:r>
    </w:p>
    <w:p w14:paraId="700C2739" w14:textId="77777777" w:rsidR="00E8089F" w:rsidRPr="007435EB" w:rsidRDefault="00E8089F" w:rsidP="00E8089F">
      <w:pPr>
        <w:rPr>
          <w:rtl/>
        </w:rPr>
      </w:pPr>
      <w:r w:rsidRPr="007435EB">
        <w:rPr>
          <w:rtl/>
        </w:rPr>
        <w:t>ואלו ברצון חכמים</w:t>
      </w:r>
      <w:r>
        <w:rPr>
          <w:rFonts w:hint="cs"/>
          <w:rtl/>
        </w:rPr>
        <w:t xml:space="preserve">- </w:t>
      </w:r>
      <w:r>
        <w:rPr>
          <w:rStyle w:val="affffd"/>
          <w:rFonts w:hint="cs"/>
          <w:rtl/>
          <w:rPrChange w:id="9941" w:author="מנוע אמוראים" w:date="2026-10-05T16:42:03Z">
            <w:rPr>
              <w:rFonts w:hint="cs"/>
              <w:rtl/>
            </w:rPr>
          </w:rPrChange>
        </w:rPr>
        <w:t xml:space="preserve">לר</w:t>
      </w:r>
      <w:r>
        <w:rPr>
          <w:rStyle w:val="affffd"/>
          <w:rtl/>
          <w:rPrChange w:id="9942" w:author="מנוע אמוראים" w:date="2026-10-05T16:42:03Z">
            <w:rPr>
              <w:rtl/>
            </w:rPr>
          </w:rPrChange>
        </w:rPr>
        <w:t xml:space="preserve">"</w:t>
      </w:r>
      <w:r>
        <w:rPr>
          <w:rStyle w:val="affffd"/>
          <w:rFonts w:hint="cs"/>
          <w:rtl/>
          <w:rPrChange w:id="9943" w:author="מנוע אמוראים" w:date="2026-10-05T16:42:03Z">
            <w:rPr>
              <w:rFonts w:hint="cs"/>
              <w:rtl/>
            </w:rPr>
          </w:rPrChange>
        </w:rPr>
        <w:t xml:space="preserve">מ</w:t>
      </w:r>
      <w:r w:rsidRPr="007435EB">
        <w:rPr>
          <w:rtl/>
        </w:rPr>
        <w:t xml:space="preserve">: מרכיבין </w:t>
      </w:r>
      <w:r w:rsidRPr="005C3FF1">
        <w:rPr>
          <w:rStyle w:val="afffa"/>
          <w:rtl/>
        </w:rPr>
        <w:t>דקלים</w:t>
      </w:r>
      <w:r w:rsidRPr="007435EB">
        <w:rPr>
          <w:rtl/>
        </w:rPr>
        <w:t xml:space="preserve"> כל היום, </w:t>
      </w:r>
      <w:r w:rsidRPr="005C3FF1">
        <w:rPr>
          <w:rStyle w:val="afffa"/>
          <w:rtl/>
        </w:rPr>
        <w:t>וכורכין</w:t>
      </w:r>
      <w:r w:rsidRPr="007435EB">
        <w:rPr>
          <w:rtl/>
        </w:rPr>
        <w:t xml:space="preserve"> את שמע, </w:t>
      </w:r>
      <w:r w:rsidRPr="005C3FF1">
        <w:rPr>
          <w:rStyle w:val="afffa"/>
          <w:rtl/>
        </w:rPr>
        <w:t>וקוצרין</w:t>
      </w:r>
      <w:r w:rsidRPr="007435EB">
        <w:rPr>
          <w:rtl/>
        </w:rPr>
        <w:t xml:space="preserve"> לפני העומר.</w:t>
      </w:r>
    </w:p>
    <w:p w14:paraId="1D49AC19" w14:textId="77777777" w:rsidR="00E8089F" w:rsidRPr="007435EB" w:rsidRDefault="00E8089F" w:rsidP="00E8089F">
      <w:pPr>
        <w:rPr>
          <w:rtl/>
        </w:rPr>
      </w:pPr>
      <w:r w:rsidRPr="007435EB">
        <w:rPr>
          <w:rFonts w:ascii="Fb Fontext" w:hAnsi="Fb Fontext"/>
          <w:sz w:val="20"/>
          <w:rtl/>
        </w:rPr>
        <w:t xml:space="preserve">ואלו שלא ברצון חכמים: גודשין לפני </w:t>
      </w:r>
      <w:r w:rsidRPr="005C3FF1">
        <w:rPr>
          <w:rStyle w:val="afffa"/>
          <w:rtl/>
        </w:rPr>
        <w:t>העומר</w:t>
      </w:r>
      <w:r w:rsidRPr="007435EB">
        <w:rPr>
          <w:rFonts w:ascii="Fb Fontext" w:hAnsi="Fb Fontext"/>
          <w:sz w:val="20"/>
          <w:rtl/>
        </w:rPr>
        <w:t xml:space="preserve">, </w:t>
      </w:r>
      <w:r w:rsidRPr="005C3FF1">
        <w:rPr>
          <w:rStyle w:val="afffa"/>
          <w:rtl/>
        </w:rPr>
        <w:t>ופורצין</w:t>
      </w:r>
      <w:r w:rsidRPr="007435EB">
        <w:rPr>
          <w:rFonts w:ascii="Fb Fontext" w:hAnsi="Fb Fontext"/>
          <w:sz w:val="20"/>
          <w:rtl/>
        </w:rPr>
        <w:t xml:space="preserve"> פרצות בגנותיהן ובפרדסותיהן להאכיל נשר לעניים בשני בצורת בשבתות וי</w:t>
      </w:r>
      <w:r w:rsidRPr="007435EB">
        <w:rPr>
          <w:rFonts w:ascii="Fb Fontext" w:hAnsi="Fb Fontext" w:hint="cs"/>
          <w:sz w:val="20"/>
          <w:rtl/>
        </w:rPr>
        <w:t>ו'ט</w:t>
      </w:r>
      <w:r w:rsidRPr="007435EB">
        <w:rPr>
          <w:rFonts w:ascii="Fb Fontext" w:hAnsi="Fb Fontext"/>
          <w:sz w:val="20"/>
          <w:rtl/>
        </w:rPr>
        <w:t xml:space="preserve">, ומתירין </w:t>
      </w:r>
      <w:r w:rsidRPr="005C3FF1">
        <w:rPr>
          <w:rStyle w:val="afffa"/>
          <w:rtl/>
        </w:rPr>
        <w:t>גמזיות</w:t>
      </w:r>
      <w:r w:rsidRPr="007435EB">
        <w:rPr>
          <w:rFonts w:ascii="Fb Fontext" w:hAnsi="Fb Fontext"/>
          <w:sz w:val="20"/>
          <w:rtl/>
        </w:rPr>
        <w:t xml:space="preserve"> של הקדש, של חרוב ושל שקמה.</w:t>
      </w:r>
    </w:p>
    <w:p w14:paraId="2E5BEE42" w14:textId="77777777" w:rsidR="00E8089F" w:rsidRPr="007435EB" w:rsidRDefault="00E8089F" w:rsidP="00E8089F">
      <w:pPr>
        <w:rPr>
          <w:rtl/>
        </w:rPr>
      </w:pPr>
      <w:r w:rsidRPr="007435EB">
        <w:rPr>
          <w:rFonts w:ascii="Fb Fontext" w:hAnsi="Fb Fontext" w:hint="cs"/>
          <w:rtl/>
        </w:rPr>
        <w:t>א</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9944" w:author="מנוע אמוראים" w:date="2026-10-05T16:42:03Z">
            <w:rPr>
              <w:rFonts w:ascii="Fb Fontext" w:hAnsi="Fb Fontext" w:hint="cs"/>
              <w:rtl/>
            </w:rPr>
          </w:rPrChange>
        </w:rPr>
        <w:t xml:space="preserve">ר</w:t>
      </w:r>
      <w:r>
        <w:rPr>
          <w:rStyle w:val="affffd"/>
          <w:rFonts w:ascii="Fb Fontext" w:hAnsi="Fb Fontext"/>
          <w:rtl/>
          <w:rPrChange w:id="9945" w:author="מנוע אמוראים" w:date="2026-10-05T16:42:03Z">
            <w:rPr>
              <w:rFonts w:ascii="Fb Fontext" w:hAnsi="Fb Fontext"/>
              <w:rtl/>
            </w:rPr>
          </w:rPrChange>
        </w:rPr>
        <w:t xml:space="preserve">"</w:t>
      </w:r>
      <w:r>
        <w:rPr>
          <w:rStyle w:val="affffd"/>
          <w:rFonts w:ascii="Fb Fontext" w:hAnsi="Fb Fontext" w:hint="cs"/>
          <w:rtl/>
          <w:rPrChange w:id="9946" w:author="מנוע אמוראים" w:date="2026-10-05T16:42:03Z">
            <w:rPr>
              <w:rFonts w:ascii="Fb Fontext" w:hAnsi="Fb Fontext" w:hint="cs"/>
              <w:rtl/>
            </w:rPr>
          </w:rPrChange>
        </w:rPr>
        <w:t xml:space="preserve">י</w:t>
      </w:r>
      <w:r w:rsidRPr="007435EB">
        <w:rPr>
          <w:rFonts w:ascii="Fb Fontext" w:hAnsi="Fb Fontext"/>
          <w:rtl/>
        </w:rPr>
        <w:t>: אם ברצון חכמים היו עושין - יהו כל אדם עושין כן.</w:t>
      </w:r>
    </w:p>
    <w:p w14:paraId="17D03624" w14:textId="77777777" w:rsidR="00E8089F" w:rsidRPr="007435EB" w:rsidRDefault="00E8089F" w:rsidP="00E8089F">
      <w:pPr>
        <w:rPr>
          <w:rtl/>
        </w:rPr>
      </w:pPr>
      <w:r w:rsidRPr="007435EB">
        <w:rPr>
          <w:rtl/>
        </w:rPr>
        <w:t>אלא: אלו ואלו שלא ברצון חכמים היו עושין, על שלשה מיחו בידם ועל שלשה לא מיחו בידם.</w:t>
      </w:r>
    </w:p>
    <w:p w14:paraId="29B9C697" w14:textId="77777777" w:rsidR="00E8089F" w:rsidRPr="007435EB" w:rsidRDefault="00E8089F" w:rsidP="00E8089F">
      <w:pPr>
        <w:rPr>
          <w:rtl/>
        </w:rPr>
      </w:pPr>
      <w:r w:rsidRPr="007435EB">
        <w:rPr>
          <w:rtl/>
        </w:rPr>
        <w:t>ואלו שלא מיחו בידם: מרכיבין</w:t>
      </w:r>
      <w:r w:rsidRPr="007435EB">
        <w:rPr>
          <w:rFonts w:hint="cs"/>
          <w:rtl/>
        </w:rPr>
        <w:t xml:space="preserve"> </w:t>
      </w:r>
      <w:r w:rsidRPr="007435EB">
        <w:rPr>
          <w:rtl/>
        </w:rPr>
        <w:t>דקלים כל היום, כורכין את שמע, וגודשין לפני העומר.</w:t>
      </w:r>
    </w:p>
    <w:p w14:paraId="57045B95" w14:textId="77777777" w:rsidR="00E8089F" w:rsidRPr="007435EB" w:rsidRDefault="00E8089F" w:rsidP="00E8089F">
      <w:pPr>
        <w:rPr>
          <w:rtl/>
        </w:rPr>
      </w:pPr>
      <w:r w:rsidRPr="007435EB">
        <w:rPr>
          <w:rtl/>
        </w:rPr>
        <w:t>ואלו שמיחו בידם: מתירין גמזיות של הקדש, של חרוב ושל שקמה, ופורצין פרצות בגנותיהן ופרדסיהן להאכיל נשר לעניים בשבתות וימים טובים בשני בצורת, נותנין פיאה לירק, ומיחו בידם חכמים</w:t>
      </w:r>
      <w:r w:rsidRPr="007435EB">
        <w:rPr>
          <w:rFonts w:hint="cs"/>
          <w:rtl/>
        </w:rPr>
        <w:t>.</w:t>
      </w:r>
    </w:p>
    <w:p w14:paraId="5D3A3CF7" w14:textId="77777777" w:rsidR="00E8089F" w:rsidRPr="007435EB" w:rsidRDefault="00E8089F" w:rsidP="00E8089F">
      <w:pPr>
        <w:rPr>
          <w:rtl/>
        </w:rPr>
      </w:pPr>
      <w:r>
        <w:rPr>
          <w:rFonts w:hint="cs"/>
          <w:rtl/>
        </w:rPr>
        <w:t xml:space="preserve">[</w:t>
      </w:r>
      <w:r>
        <w:rPr>
          <w:rStyle w:val="affffd"/>
          <w:rFonts w:hint="cs"/>
          <w:rtl/>
          <w:rPrChange w:id="9947" w:author="מנוע אמוראים" w:date="2026-10-05T16:42:03Z">
            <w:rPr>
              <w:rFonts w:hint="cs"/>
              <w:rtl/>
            </w:rPr>
          </w:rPrChange>
        </w:rPr>
        <w:t xml:space="preserve">ולר</w:t>
      </w:r>
      <w:r>
        <w:rPr>
          <w:rStyle w:val="affffd"/>
          <w:rtl/>
          <w:rPrChange w:id="9948" w:author="מנוע אמוראים" w:date="2026-10-05T16:42:03Z">
            <w:rPr>
              <w:rtl/>
            </w:rPr>
          </w:rPrChange>
        </w:rPr>
        <w:t xml:space="preserve">"</w:t>
      </w:r>
      <w:r>
        <w:rPr>
          <w:rStyle w:val="affffd"/>
          <w:rFonts w:hint="cs"/>
          <w:rtl/>
          <w:rPrChange w:id="9949" w:author="מנוע אמוראים" w:date="2026-10-05T16:42:03Z">
            <w:rPr>
              <w:rFonts w:hint="cs"/>
              <w:rtl/>
            </w:rPr>
          </w:rPrChange>
        </w:rPr>
        <w:t xml:space="preserve">י</w:t>
      </w:r>
      <w:r>
        <w:rPr>
          <w:rFonts w:hint="cs"/>
          <w:rtl/>
        </w:rPr>
        <w:t xml:space="preserve"> מוחקים קצירה מהברייתא דהיא ברצון חכמים, ורק הגדישה היתה שלא ברצונם ]</w:t>
      </w:r>
    </w:p>
    <w:p w14:paraId="1E41C7C5" w14:textId="30C435A1" w:rsidR="00E8089F" w:rsidRPr="007435EB" w:rsidRDefault="00F47631" w:rsidP="00F47631">
      <w:pPr>
        <w:pStyle w:val="affd"/>
        <w:rPr>
          <w:bCs/>
          <w:rtl/>
        </w:rPr>
      </w:pPr>
      <w:r>
        <w:rPr>
          <w:rFonts w:hint="cs"/>
          <w:rtl/>
        </w:rPr>
        <w:t>***</w:t>
      </w:r>
    </w:p>
    <w:p w14:paraId="5C998397" w14:textId="77777777" w:rsidR="00E8089F" w:rsidRPr="007435EB" w:rsidRDefault="00E8089F" w:rsidP="005C3FF1">
      <w:pPr>
        <w:pStyle w:val="afff"/>
        <w:framePr w:wrap="around"/>
        <w:rPr>
          <w:rtl/>
        </w:rPr>
      </w:pPr>
      <w:r w:rsidRPr="007435EB">
        <w:rPr>
          <w:rFonts w:hint="cs"/>
          <w:rtl/>
        </w:rPr>
        <w:t>נו:</w:t>
      </w:r>
    </w:p>
    <w:p w14:paraId="085A2C73" w14:textId="77777777" w:rsidR="00E8089F" w:rsidRPr="005C3FF1" w:rsidRDefault="00E8089F" w:rsidP="009A151F">
      <w:pPr>
        <w:rPr>
          <w:rStyle w:val="afffa"/>
          <w:rtl/>
        </w:rPr>
      </w:pPr>
      <w:r w:rsidRPr="005C3FF1">
        <w:rPr>
          <w:rStyle w:val="afffa"/>
          <w:rFonts w:hint="cs"/>
          <w:rtl/>
        </w:rPr>
        <w:t>ומתירין</w:t>
      </w:r>
      <w:r w:rsidRPr="005C3FF1">
        <w:rPr>
          <w:rStyle w:val="afffa"/>
          <w:rtl/>
        </w:rPr>
        <w:t xml:space="preserve"> </w:t>
      </w:r>
      <w:r w:rsidRPr="005C3FF1">
        <w:rPr>
          <w:rStyle w:val="afffa"/>
          <w:rFonts w:hint="cs"/>
          <w:rtl/>
        </w:rPr>
        <w:t>גמזיות</w:t>
      </w:r>
      <w:r w:rsidRPr="005C3FF1">
        <w:rPr>
          <w:rStyle w:val="afffa"/>
          <w:rtl/>
        </w:rPr>
        <w:t xml:space="preserve"> </w:t>
      </w:r>
      <w:r w:rsidRPr="005C3FF1">
        <w:rPr>
          <w:rStyle w:val="afffa"/>
          <w:rFonts w:hint="cs"/>
          <w:rtl/>
        </w:rPr>
        <w:t>של</w:t>
      </w:r>
      <w:r w:rsidRPr="005C3FF1">
        <w:rPr>
          <w:rStyle w:val="afffa"/>
          <w:rtl/>
        </w:rPr>
        <w:t xml:space="preserve"> </w:t>
      </w:r>
      <w:r w:rsidRPr="005C3FF1">
        <w:rPr>
          <w:rStyle w:val="afffa"/>
          <w:rFonts w:hint="cs"/>
          <w:rtl/>
        </w:rPr>
        <w:t>הקדש</w:t>
      </w:r>
      <w:r w:rsidRPr="005C3FF1">
        <w:rPr>
          <w:rStyle w:val="afffa"/>
          <w:rtl/>
        </w:rPr>
        <w:t xml:space="preserve">, </w:t>
      </w:r>
      <w:r w:rsidRPr="005C3FF1">
        <w:rPr>
          <w:rStyle w:val="afffa"/>
          <w:rFonts w:hint="cs"/>
          <w:rtl/>
        </w:rPr>
        <w:t>של</w:t>
      </w:r>
      <w:r w:rsidRPr="005C3FF1">
        <w:rPr>
          <w:rStyle w:val="afffa"/>
          <w:rtl/>
        </w:rPr>
        <w:t xml:space="preserve"> </w:t>
      </w:r>
      <w:r w:rsidRPr="005C3FF1">
        <w:rPr>
          <w:rStyle w:val="afffa"/>
          <w:rFonts w:hint="cs"/>
          <w:rtl/>
        </w:rPr>
        <w:t>חרוב</w:t>
      </w:r>
      <w:r w:rsidRPr="005C3FF1">
        <w:rPr>
          <w:rStyle w:val="afffa"/>
          <w:rtl/>
        </w:rPr>
        <w:t xml:space="preserve"> </w:t>
      </w:r>
      <w:r w:rsidRPr="005C3FF1">
        <w:rPr>
          <w:rStyle w:val="afffa"/>
          <w:rFonts w:hint="cs"/>
          <w:rtl/>
        </w:rPr>
        <w:t>ושל</w:t>
      </w:r>
      <w:r w:rsidRPr="005C3FF1">
        <w:rPr>
          <w:rStyle w:val="afffa"/>
          <w:rtl/>
        </w:rPr>
        <w:t xml:space="preserve"> </w:t>
      </w:r>
      <w:r w:rsidRPr="005C3FF1">
        <w:rPr>
          <w:rStyle w:val="afffa"/>
          <w:rFonts w:hint="cs"/>
          <w:rtl/>
        </w:rPr>
        <w:t>שקמה</w:t>
      </w:r>
      <w:r w:rsidRPr="005C3FF1">
        <w:rPr>
          <w:rStyle w:val="afffa"/>
          <w:rtl/>
        </w:rPr>
        <w:t>.</w:t>
      </w:r>
    </w:p>
    <w:p w14:paraId="0667DD2C" w14:textId="77777777" w:rsidR="00E8089F" w:rsidRPr="007435EB" w:rsidRDefault="00E8089F" w:rsidP="00E8089F">
      <w:pPr>
        <w:rPr>
          <w:rtl/>
        </w:rPr>
      </w:pPr>
      <w:r w:rsidRPr="007435EB">
        <w:rPr>
          <w:rFonts w:ascii="Fb Fontext" w:hAnsi="Fb Fontext" w:hint="cs"/>
          <w:rtl/>
        </w:rPr>
        <w:t>אמרו</w:t>
      </w:r>
      <w:r w:rsidRPr="007435EB">
        <w:rPr>
          <w:rFonts w:ascii="Fb Fontext" w:hAnsi="Fb Fontext"/>
          <w:rtl/>
        </w:rPr>
        <w:t xml:space="preserve">: </w:t>
      </w:r>
      <w:r w:rsidRPr="007435EB">
        <w:rPr>
          <w:rFonts w:ascii="Fb Fontext" w:hAnsi="Fb Fontext" w:hint="cs"/>
          <w:rtl/>
        </w:rPr>
        <w:t>אבותינו</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הקדישו</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קורות</w:t>
      </w:r>
      <w:r w:rsidRPr="007435EB">
        <w:rPr>
          <w:rFonts w:ascii="Fb Fontext" w:hAnsi="Fb Fontext"/>
          <w:rtl/>
        </w:rPr>
        <w:t xml:space="preserve">, </w:t>
      </w:r>
      <w:r w:rsidRPr="007435EB">
        <w:rPr>
          <w:rFonts w:ascii="Fb Fontext" w:hAnsi="Fb Fontext" w:hint="cs"/>
          <w:rtl/>
        </w:rPr>
        <w:t>ואנו</w:t>
      </w:r>
      <w:r w:rsidRPr="007435EB">
        <w:rPr>
          <w:rFonts w:ascii="Fb Fontext" w:hAnsi="Fb Fontext"/>
          <w:rtl/>
        </w:rPr>
        <w:t xml:space="preserve"> </w:t>
      </w:r>
      <w:r w:rsidRPr="007435EB">
        <w:rPr>
          <w:rFonts w:ascii="Fb Fontext" w:hAnsi="Fb Fontext" w:hint="cs"/>
          <w:rtl/>
        </w:rPr>
        <w:t>נתיר</w:t>
      </w:r>
      <w:r w:rsidRPr="007435EB">
        <w:rPr>
          <w:rFonts w:ascii="Fb Fontext" w:hAnsi="Fb Fontext"/>
          <w:rtl/>
        </w:rPr>
        <w:t xml:space="preserve"> </w:t>
      </w:r>
      <w:r w:rsidRPr="007435EB">
        <w:rPr>
          <w:rFonts w:ascii="Fb Fontext" w:hAnsi="Fb Fontext" w:hint="cs"/>
          <w:rtl/>
        </w:rPr>
        <w:t>גמזיות</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הקדש</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חרוב</w:t>
      </w:r>
      <w:r w:rsidRPr="007435EB">
        <w:rPr>
          <w:rFonts w:ascii="Fb Fontext" w:hAnsi="Fb Fontext"/>
          <w:rtl/>
        </w:rPr>
        <w:t xml:space="preserve"> </w:t>
      </w:r>
      <w:r w:rsidRPr="007435EB">
        <w:rPr>
          <w:rFonts w:ascii="Fb Fontext" w:hAnsi="Fb Fontext" w:hint="cs"/>
          <w:rtl/>
        </w:rPr>
        <w:t>ושל</w:t>
      </w:r>
      <w:r w:rsidRPr="007435EB">
        <w:rPr>
          <w:rFonts w:ascii="Fb Fontext" w:hAnsi="Fb Fontext"/>
          <w:rtl/>
        </w:rPr>
        <w:t xml:space="preserve"> </w:t>
      </w:r>
      <w:r w:rsidRPr="007435EB">
        <w:rPr>
          <w:rFonts w:ascii="Fb Fontext" w:hAnsi="Fb Fontext" w:hint="cs"/>
          <w:rtl/>
        </w:rPr>
        <w:t>שקמה</w:t>
      </w:r>
      <w:r w:rsidRPr="007435EB">
        <w:rPr>
          <w:rFonts w:ascii="Fb Fontext" w:hAnsi="Fb Fontext"/>
          <w:rtl/>
        </w:rPr>
        <w:t>.</w:t>
      </w:r>
    </w:p>
    <w:p w14:paraId="599C8699" w14:textId="77777777" w:rsidR="00E8089F" w:rsidRPr="007435EB" w:rsidRDefault="00E8089F" w:rsidP="00E8089F">
      <w:pPr>
        <w:rPr>
          <w:rtl/>
        </w:rPr>
      </w:pPr>
      <w:r w:rsidRPr="007435EB">
        <w:rPr>
          <w:rFonts w:hint="cs"/>
          <w:rtl/>
        </w:rPr>
        <w:t>ובגידולין</w:t>
      </w:r>
      <w:r w:rsidRPr="007435EB">
        <w:rPr>
          <w:rtl/>
        </w:rPr>
        <w:t xml:space="preserve"> </w:t>
      </w:r>
      <w:r w:rsidRPr="007435EB">
        <w:rPr>
          <w:rFonts w:hint="cs"/>
          <w:rtl/>
        </w:rPr>
        <w:t>הבאין</w:t>
      </w:r>
      <w:r w:rsidRPr="007435EB">
        <w:rPr>
          <w:rtl/>
        </w:rPr>
        <w:t xml:space="preserve"> </w:t>
      </w:r>
      <w:r w:rsidRPr="007435EB">
        <w:rPr>
          <w:rFonts w:hint="cs"/>
          <w:rtl/>
        </w:rPr>
        <w:t>לאחמ</w:t>
      </w:r>
      <w:r w:rsidRPr="007435EB">
        <w:rPr>
          <w:rtl/>
        </w:rPr>
        <w:t>"</w:t>
      </w:r>
      <w:r w:rsidRPr="007435EB">
        <w:rPr>
          <w:rFonts w:hint="cs"/>
          <w:rtl/>
        </w:rPr>
        <w:t>כ וס</w:t>
      </w:r>
      <w:r w:rsidRPr="007435EB">
        <w:rPr>
          <w:rtl/>
        </w:rPr>
        <w:t>"</w:t>
      </w:r>
      <w:r w:rsidRPr="007435EB">
        <w:rPr>
          <w:rFonts w:hint="cs"/>
          <w:rtl/>
        </w:rPr>
        <w:t>ל כמ</w:t>
      </w:r>
      <w:r w:rsidRPr="007435EB">
        <w:rPr>
          <w:rtl/>
        </w:rPr>
        <w:t>"</w:t>
      </w:r>
      <w:r w:rsidRPr="007435EB">
        <w:rPr>
          <w:rFonts w:hint="cs"/>
          <w:rtl/>
        </w:rPr>
        <w:t>ד אין</w:t>
      </w:r>
      <w:r w:rsidRPr="007435EB">
        <w:rPr>
          <w:rtl/>
        </w:rPr>
        <w:t xml:space="preserve"> </w:t>
      </w:r>
      <w:r w:rsidRPr="007435EB">
        <w:rPr>
          <w:rFonts w:hint="cs"/>
          <w:rtl/>
        </w:rPr>
        <w:t>מעילה</w:t>
      </w:r>
      <w:r w:rsidRPr="007435EB">
        <w:rPr>
          <w:rtl/>
        </w:rPr>
        <w:t xml:space="preserve"> </w:t>
      </w:r>
      <w:r w:rsidRPr="007435EB">
        <w:rPr>
          <w:rFonts w:hint="cs"/>
          <w:rtl/>
        </w:rPr>
        <w:t>בגידולין</w:t>
      </w:r>
      <w:r w:rsidRPr="007435EB">
        <w:rPr>
          <w:rtl/>
        </w:rPr>
        <w:t>.</w:t>
      </w:r>
    </w:p>
    <w:p w14:paraId="64E47C76" w14:textId="77777777" w:rsidR="00E8089F" w:rsidRPr="007435EB" w:rsidRDefault="00E8089F" w:rsidP="00E8089F">
      <w:pPr>
        <w:rPr>
          <w:rtl/>
        </w:rPr>
      </w:pPr>
      <w:r w:rsidRPr="007435EB">
        <w:rPr>
          <w:rFonts w:hint="cs"/>
          <w:rtl/>
        </w:rPr>
        <w:t>ורבנן</w:t>
      </w:r>
      <w:r w:rsidRPr="007435EB">
        <w:rPr>
          <w:rtl/>
        </w:rPr>
        <w:t xml:space="preserve"> </w:t>
      </w:r>
      <w:r w:rsidRPr="007435EB">
        <w:rPr>
          <w:rFonts w:hint="cs"/>
          <w:rtl/>
        </w:rPr>
        <w:t>ס</w:t>
      </w:r>
      <w:r w:rsidRPr="007435EB">
        <w:rPr>
          <w:rtl/>
        </w:rPr>
        <w:t>"</w:t>
      </w:r>
      <w:r w:rsidRPr="007435EB">
        <w:rPr>
          <w:rFonts w:hint="cs"/>
          <w:rtl/>
        </w:rPr>
        <w:t>ל</w:t>
      </w:r>
      <w:r w:rsidRPr="007435EB">
        <w:rPr>
          <w:rtl/>
        </w:rPr>
        <w:t xml:space="preserve">: </w:t>
      </w:r>
      <w:r w:rsidRPr="007435EB">
        <w:rPr>
          <w:rFonts w:hint="cs"/>
          <w:rtl/>
        </w:rPr>
        <w:t>נהי</w:t>
      </w:r>
      <w:r w:rsidRPr="007435EB">
        <w:rPr>
          <w:rtl/>
        </w:rPr>
        <w:t xml:space="preserve"> </w:t>
      </w:r>
      <w:r w:rsidRPr="007435EB">
        <w:rPr>
          <w:rFonts w:hint="cs"/>
          <w:rtl/>
        </w:rPr>
        <w:t>דמעילה</w:t>
      </w:r>
      <w:r w:rsidRPr="007435EB">
        <w:rPr>
          <w:rtl/>
        </w:rPr>
        <w:t xml:space="preserve"> </w:t>
      </w:r>
      <w:r w:rsidRPr="007435EB">
        <w:rPr>
          <w:rFonts w:hint="cs"/>
          <w:rtl/>
        </w:rPr>
        <w:t>ליכא</w:t>
      </w:r>
      <w:r w:rsidRPr="007435EB">
        <w:rPr>
          <w:rtl/>
        </w:rPr>
        <w:t xml:space="preserve"> </w:t>
      </w:r>
      <w:r w:rsidRPr="007435EB">
        <w:rPr>
          <w:rFonts w:hint="cs"/>
          <w:rtl/>
        </w:rPr>
        <w:t>איסורא</w:t>
      </w:r>
      <w:r w:rsidRPr="007435EB">
        <w:rPr>
          <w:rtl/>
        </w:rPr>
        <w:t xml:space="preserve"> </w:t>
      </w:r>
      <w:r w:rsidRPr="007435EB">
        <w:rPr>
          <w:rFonts w:hint="cs"/>
          <w:rtl/>
        </w:rPr>
        <w:t>מיהא</w:t>
      </w:r>
      <w:r w:rsidRPr="007435EB">
        <w:rPr>
          <w:rtl/>
        </w:rPr>
        <w:t xml:space="preserve"> </w:t>
      </w:r>
      <w:r w:rsidRPr="007435EB">
        <w:rPr>
          <w:rFonts w:hint="cs"/>
          <w:rtl/>
        </w:rPr>
        <w:t>איכא</w:t>
      </w:r>
      <w:r w:rsidRPr="007435EB">
        <w:rPr>
          <w:rtl/>
        </w:rPr>
        <w:t>.</w:t>
      </w:r>
    </w:p>
    <w:p w14:paraId="2C87B5C0" w14:textId="22AAF005" w:rsidR="00E8089F" w:rsidRPr="007435EB" w:rsidRDefault="00F47631" w:rsidP="00F47631">
      <w:pPr>
        <w:pStyle w:val="affd"/>
        <w:rPr>
          <w:bCs/>
          <w:rtl/>
        </w:rPr>
      </w:pPr>
      <w:r>
        <w:rPr>
          <w:rFonts w:hint="cs"/>
          <w:rtl/>
        </w:rPr>
        <w:t>***</w:t>
      </w:r>
    </w:p>
    <w:p w14:paraId="6D545C64" w14:textId="77777777" w:rsidR="00E8089F" w:rsidRPr="005C3FF1" w:rsidRDefault="00E8089F" w:rsidP="009A151F">
      <w:pPr>
        <w:rPr>
          <w:rStyle w:val="afffa"/>
          <w:rtl/>
        </w:rPr>
      </w:pPr>
      <w:r w:rsidRPr="005C3FF1">
        <w:rPr>
          <w:rStyle w:val="afffa"/>
          <w:rFonts w:hint="cs"/>
          <w:rtl/>
        </w:rPr>
        <w:t>ופורצין</w:t>
      </w:r>
      <w:r w:rsidRPr="005C3FF1">
        <w:rPr>
          <w:rStyle w:val="afffa"/>
          <w:rtl/>
        </w:rPr>
        <w:t xml:space="preserve"> </w:t>
      </w:r>
      <w:r w:rsidRPr="005C3FF1">
        <w:rPr>
          <w:rStyle w:val="afffa"/>
          <w:rFonts w:hint="cs"/>
          <w:rtl/>
        </w:rPr>
        <w:t>פרצות</w:t>
      </w:r>
      <w:r w:rsidRPr="007435EB">
        <w:rPr>
          <w:rtl/>
        </w:rPr>
        <w:t>.</w:t>
      </w:r>
    </w:p>
    <w:p w14:paraId="586959C5" w14:textId="77777777" w:rsidR="00E8089F" w:rsidRPr="007435EB" w:rsidRDefault="00E8089F" w:rsidP="009A151F">
      <w:pPr>
        <w:rPr>
          <w:rtl/>
        </w:rPr>
      </w:pPr>
      <w:r w:rsidRPr="005C3FF1">
        <w:rPr>
          <w:rStyle w:val="afffa"/>
          <w:rFonts w:hint="cs"/>
          <w:rtl/>
        </w:rPr>
        <w:t>א.</w:t>
      </w:r>
      <w:r>
        <w:rPr>
          <w:rFonts w:hint="cs"/>
          <w:rtl/>
        </w:rPr>
        <w:t xml:space="preserve"> עולא </w:t>
      </w:r>
      <w:r>
        <w:rPr>
          <w:rStyle w:val="affffd"/>
          <w:rFonts w:hint="cs"/>
          <w:rtl/>
          <w:rPrChange w:id="9950" w:author="מנוע אמוראים" w:date="2026-10-05T16:42:03Z">
            <w:rPr>
              <w:rFonts w:hint="cs"/>
              <w:rtl/>
            </w:rPr>
          </w:rPrChange>
        </w:rPr>
        <w:t xml:space="preserve">מרשב</w:t>
      </w:r>
      <w:r>
        <w:rPr>
          <w:rStyle w:val="affffd"/>
          <w:rtl/>
          <w:rPrChange w:id="9951" w:author="מנוע אמוראים" w:date="2026-10-05T16:42:03Z">
            <w:rPr>
              <w:rtl/>
            </w:rPr>
          </w:rPrChange>
        </w:rPr>
        <w:t xml:space="preserve">"</w:t>
      </w:r>
      <w:r>
        <w:rPr>
          <w:rStyle w:val="affffd"/>
          <w:rFonts w:hint="cs"/>
          <w:rtl/>
          <w:rPrChange w:id="9952" w:author="מנוע אמוראים" w:date="2026-10-05T16:42:03Z">
            <w:rPr>
              <w:rFonts w:hint="cs"/>
              <w:rtl/>
            </w:rPr>
          </w:rPrChange>
        </w:rPr>
        <w:t xml:space="preserve">ל</w:t>
      </w:r>
      <w:r w:rsidRPr="007435EB">
        <w:rPr>
          <w:rtl/>
        </w:rPr>
        <w:t xml:space="preserve">: </w:t>
      </w:r>
      <w:r w:rsidRPr="007435EB">
        <w:rPr>
          <w:rFonts w:hint="cs"/>
          <w:rtl/>
        </w:rPr>
        <w:t>מחלוקת</w:t>
      </w:r>
      <w:r w:rsidRPr="007435EB">
        <w:rPr>
          <w:rtl/>
        </w:rPr>
        <w:t xml:space="preserve"> </w:t>
      </w:r>
      <w:r w:rsidRPr="007435EB">
        <w:rPr>
          <w:rFonts w:hint="cs"/>
          <w:rtl/>
        </w:rPr>
        <w:t>בשל</w:t>
      </w:r>
      <w:r w:rsidRPr="007435EB">
        <w:rPr>
          <w:rtl/>
        </w:rPr>
        <w:t xml:space="preserve"> </w:t>
      </w:r>
      <w:r w:rsidRPr="007435EB">
        <w:rPr>
          <w:rFonts w:hint="cs"/>
          <w:rtl/>
        </w:rPr>
        <w:t>מכבדות [בגובה העץ]</w:t>
      </w:r>
    </w:p>
    <w:p w14:paraId="5CA5B4B4" w14:textId="77777777" w:rsidR="00E8089F" w:rsidRPr="007435EB" w:rsidRDefault="00E8089F" w:rsidP="00E8089F">
      <w:pPr>
        <w:rPr>
          <w:rtl/>
        </w:rPr>
      </w:pPr>
      <w:r w:rsidRPr="007435EB">
        <w:rPr>
          <w:rFonts w:hint="cs"/>
          <w:rtl/>
        </w:rPr>
        <w:t>דרבנן</w:t>
      </w:r>
      <w:r w:rsidRPr="007435EB">
        <w:rPr>
          <w:rtl/>
        </w:rPr>
        <w:t xml:space="preserve"> </w:t>
      </w:r>
      <w:r w:rsidRPr="007435EB">
        <w:rPr>
          <w:rFonts w:hint="cs"/>
          <w:rtl/>
        </w:rPr>
        <w:t>ס</w:t>
      </w:r>
      <w:r w:rsidRPr="007435EB">
        <w:rPr>
          <w:rtl/>
        </w:rPr>
        <w:t>"</w:t>
      </w:r>
      <w:r w:rsidRPr="007435EB">
        <w:rPr>
          <w:rFonts w:hint="cs"/>
          <w:rtl/>
        </w:rPr>
        <w:t>ל</w:t>
      </w:r>
      <w:r w:rsidRPr="007435EB">
        <w:rPr>
          <w:rtl/>
        </w:rPr>
        <w:t xml:space="preserve">: </w:t>
      </w:r>
      <w:r w:rsidRPr="007435EB">
        <w:rPr>
          <w:rFonts w:hint="cs"/>
          <w:rtl/>
        </w:rPr>
        <w:t>גזרינן</w:t>
      </w:r>
      <w:r w:rsidRPr="007435EB">
        <w:rPr>
          <w:rtl/>
        </w:rPr>
        <w:t xml:space="preserve"> </w:t>
      </w:r>
      <w:r w:rsidRPr="007435EB">
        <w:rPr>
          <w:rFonts w:hint="cs"/>
          <w:rtl/>
        </w:rPr>
        <w:t>שמא</w:t>
      </w:r>
      <w:r w:rsidRPr="007435EB">
        <w:rPr>
          <w:rtl/>
        </w:rPr>
        <w:t xml:space="preserve"> </w:t>
      </w:r>
      <w:r w:rsidRPr="007435EB">
        <w:rPr>
          <w:rFonts w:hint="cs"/>
          <w:rtl/>
        </w:rPr>
        <w:t>יעלה</w:t>
      </w:r>
      <w:r w:rsidRPr="007435EB">
        <w:rPr>
          <w:rtl/>
        </w:rPr>
        <w:t xml:space="preserve"> </w:t>
      </w:r>
      <w:r w:rsidRPr="007435EB">
        <w:rPr>
          <w:rFonts w:hint="cs"/>
          <w:rtl/>
        </w:rPr>
        <w:t>ויתלוש</w:t>
      </w:r>
      <w:r w:rsidRPr="007435EB">
        <w:rPr>
          <w:rtl/>
        </w:rPr>
        <w:t xml:space="preserve">, </w:t>
      </w:r>
      <w:r w:rsidRPr="007435EB">
        <w:rPr>
          <w:rFonts w:hint="cs"/>
          <w:rtl/>
        </w:rPr>
        <w:t>ואנשי</w:t>
      </w:r>
      <w:r w:rsidRPr="007435EB">
        <w:rPr>
          <w:rtl/>
        </w:rPr>
        <w:t xml:space="preserve"> </w:t>
      </w:r>
      <w:r w:rsidRPr="007435EB">
        <w:rPr>
          <w:rFonts w:hint="cs"/>
          <w:rtl/>
        </w:rPr>
        <w:t>יריחו</w:t>
      </w:r>
      <w:r w:rsidRPr="007435EB">
        <w:rPr>
          <w:rtl/>
        </w:rPr>
        <w:t xml:space="preserve"> </w:t>
      </w:r>
      <w:r w:rsidRPr="007435EB">
        <w:rPr>
          <w:rFonts w:hint="cs"/>
          <w:rtl/>
        </w:rPr>
        <w:t>סברי</w:t>
      </w:r>
      <w:r w:rsidRPr="007435EB">
        <w:rPr>
          <w:rtl/>
        </w:rPr>
        <w:t xml:space="preserve">: </w:t>
      </w:r>
      <w:r w:rsidRPr="007435EB">
        <w:rPr>
          <w:rFonts w:hint="cs"/>
          <w:rtl/>
        </w:rPr>
        <w:t>לא</w:t>
      </w:r>
      <w:r w:rsidRPr="007435EB">
        <w:rPr>
          <w:rtl/>
        </w:rPr>
        <w:t xml:space="preserve"> </w:t>
      </w:r>
      <w:r w:rsidRPr="007435EB">
        <w:rPr>
          <w:rFonts w:hint="cs"/>
          <w:rtl/>
        </w:rPr>
        <w:t>גזרינן</w:t>
      </w:r>
      <w:r w:rsidRPr="007435EB">
        <w:rPr>
          <w:rtl/>
        </w:rPr>
        <w:t xml:space="preserve"> </w:t>
      </w:r>
      <w:r w:rsidRPr="007435EB">
        <w:rPr>
          <w:rFonts w:hint="cs"/>
          <w:rtl/>
        </w:rPr>
        <w:t>שמא</w:t>
      </w:r>
      <w:r w:rsidRPr="007435EB">
        <w:rPr>
          <w:rtl/>
        </w:rPr>
        <w:t xml:space="preserve"> </w:t>
      </w:r>
      <w:r w:rsidRPr="007435EB">
        <w:rPr>
          <w:rFonts w:hint="cs"/>
          <w:rtl/>
        </w:rPr>
        <w:t>יעלה</w:t>
      </w:r>
      <w:r w:rsidRPr="007435EB">
        <w:rPr>
          <w:rtl/>
        </w:rPr>
        <w:t xml:space="preserve"> </w:t>
      </w:r>
      <w:r w:rsidRPr="007435EB">
        <w:rPr>
          <w:rFonts w:hint="cs"/>
          <w:rtl/>
        </w:rPr>
        <w:t>ויתלוש</w:t>
      </w:r>
      <w:r w:rsidRPr="007435EB">
        <w:rPr>
          <w:rtl/>
        </w:rPr>
        <w:t>.</w:t>
      </w:r>
    </w:p>
    <w:p w14:paraId="5C124AEF" w14:textId="77777777" w:rsidR="00E8089F" w:rsidRPr="007435EB" w:rsidRDefault="00E8089F" w:rsidP="00E8089F">
      <w:pPr>
        <w:rPr>
          <w:rtl/>
        </w:rPr>
      </w:pPr>
      <w:r w:rsidRPr="007435EB">
        <w:rPr>
          <w:rFonts w:hint="cs"/>
          <w:rtl/>
        </w:rPr>
        <w:t>אבל</w:t>
      </w:r>
      <w:r w:rsidRPr="007435EB">
        <w:rPr>
          <w:rtl/>
        </w:rPr>
        <w:t xml:space="preserve"> </w:t>
      </w:r>
      <w:r w:rsidRPr="007435EB">
        <w:rPr>
          <w:rFonts w:hint="cs"/>
          <w:rtl/>
        </w:rPr>
        <w:t>בשל</w:t>
      </w:r>
      <w:r w:rsidRPr="007435EB">
        <w:rPr>
          <w:rtl/>
        </w:rPr>
        <w:t xml:space="preserve"> </w:t>
      </w:r>
      <w:r w:rsidRPr="007435EB">
        <w:rPr>
          <w:rFonts w:hint="cs"/>
          <w:rtl/>
        </w:rPr>
        <w:t>בין</w:t>
      </w:r>
      <w:r w:rsidRPr="007435EB">
        <w:rPr>
          <w:rtl/>
        </w:rPr>
        <w:t xml:space="preserve"> </w:t>
      </w:r>
      <w:r w:rsidRPr="007435EB">
        <w:rPr>
          <w:rFonts w:hint="cs"/>
          <w:rtl/>
        </w:rPr>
        <w:t>הכיפין</w:t>
      </w:r>
      <w:r w:rsidRPr="007435EB">
        <w:rPr>
          <w:rtl/>
        </w:rPr>
        <w:t xml:space="preserve"> - </w:t>
      </w:r>
      <w:r w:rsidRPr="005C3FF1">
        <w:rPr>
          <w:rStyle w:val="afffa"/>
          <w:rFonts w:hint="cs"/>
          <w:rtl/>
        </w:rPr>
        <w:t>דברי</w:t>
      </w:r>
      <w:r w:rsidRPr="005C3FF1">
        <w:rPr>
          <w:rStyle w:val="afffa"/>
          <w:rtl/>
        </w:rPr>
        <w:t xml:space="preserve"> </w:t>
      </w:r>
      <w:r w:rsidRPr="005C3FF1">
        <w:rPr>
          <w:rStyle w:val="afffa"/>
          <w:rFonts w:hint="cs"/>
          <w:rtl/>
        </w:rPr>
        <w:t>הכל</w:t>
      </w:r>
      <w:r w:rsidRPr="007435EB">
        <w:rPr>
          <w:rtl/>
        </w:rPr>
        <w:t xml:space="preserve"> </w:t>
      </w:r>
      <w:r w:rsidRPr="007435EB">
        <w:rPr>
          <w:rFonts w:hint="cs"/>
          <w:rtl/>
        </w:rPr>
        <w:t>מותר</w:t>
      </w:r>
      <w:r w:rsidRPr="007435EB">
        <w:rPr>
          <w:rtl/>
        </w:rPr>
        <w:t xml:space="preserve"> </w:t>
      </w:r>
      <w:r w:rsidRPr="007435EB">
        <w:rPr>
          <w:rFonts w:hint="cs"/>
          <w:rtl/>
        </w:rPr>
        <w:t>[דשם אין תמרים מחוברים]</w:t>
      </w:r>
    </w:p>
    <w:p w14:paraId="44D1A218" w14:textId="77777777" w:rsidR="00E8089F" w:rsidRPr="007435EB" w:rsidRDefault="00E8089F" w:rsidP="00E8089F">
      <w:pPr>
        <w:rPr>
          <w:rtl/>
        </w:rPr>
      </w:pPr>
      <w:r w:rsidRPr="007435EB">
        <w:rPr>
          <w:rFonts w:hint="cs"/>
          <w:rtl/>
        </w:rPr>
        <w:t>ולאו מוקצות נינהו דמוכן לעורבים מוכן לאדם.</w:t>
      </w:r>
    </w:p>
    <w:p w14:paraId="39444271" w14:textId="77777777" w:rsidR="00E8089F" w:rsidRPr="007435EB" w:rsidRDefault="00E8089F" w:rsidP="00E8089F">
      <w:pPr>
        <w:rPr>
          <w:rtl/>
        </w:rPr>
      </w:pPr>
      <w:r w:rsidRPr="007435EB">
        <w:rPr>
          <w:rFonts w:hint="cs"/>
          <w:rtl/>
        </w:rPr>
        <w:t>[ו</w:t>
      </w:r>
      <w:r w:rsidR="00AB3B38">
        <w:rPr>
          <w:rFonts w:hint="cs"/>
          <w:rtl/>
        </w:rPr>
        <w:t>אף</w:t>
      </w:r>
      <w:r w:rsidRPr="007435EB">
        <w:rPr>
          <w:rFonts w:hint="cs"/>
          <w:rtl/>
        </w:rPr>
        <w:t xml:space="preserve"> דמוכן לאדם לא מוכן לכלבים משום דלא חזי ליה משא</w:t>
      </w:r>
      <w:r w:rsidRPr="007435EB">
        <w:rPr>
          <w:rtl/>
        </w:rPr>
        <w:t>"</w:t>
      </w:r>
      <w:r w:rsidRPr="007435EB">
        <w:rPr>
          <w:rFonts w:hint="cs"/>
          <w:rtl/>
        </w:rPr>
        <w:t>כ בעורבים דחזי ליה דעתיה עלויה]</w:t>
      </w:r>
    </w:p>
    <w:p w14:paraId="0AB5CD15" w14:textId="77777777" w:rsidR="00E8089F" w:rsidRPr="007435EB" w:rsidRDefault="00E8089F" w:rsidP="00E8089F">
      <w:pPr>
        <w:rPr>
          <w:rtl/>
        </w:rPr>
      </w:pPr>
      <w:r w:rsidRPr="005C3FF1">
        <w:rPr>
          <w:rStyle w:val="afffa"/>
          <w:rFonts w:hint="cs"/>
          <w:rtl/>
        </w:rPr>
        <w:t>ב.</w:t>
      </w:r>
      <w:r>
        <w:rPr>
          <w:rFonts w:hint="cs"/>
          <w:rtl/>
        </w:rPr>
        <w:t xml:space="preserve"> רבין </w:t>
      </w:r>
      <w:r>
        <w:rPr>
          <w:rStyle w:val="affffd"/>
          <w:rFonts w:hint="cs"/>
          <w:rtl/>
          <w:rPrChange w:id="9953" w:author="מנוע אמוראים" w:date="2026-10-05T16:42:03Z">
            <w:rPr>
              <w:rFonts w:hint="cs"/>
              <w:rtl/>
            </w:rPr>
          </w:rPrChange>
        </w:rPr>
        <w:t xml:space="preserve">מרשב</w:t>
      </w:r>
      <w:r>
        <w:rPr>
          <w:rStyle w:val="affffd"/>
          <w:rtl/>
          <w:rPrChange w:id="9954" w:author="מנוע אמוראים" w:date="2026-10-05T16:42:03Z">
            <w:rPr>
              <w:rtl/>
            </w:rPr>
          </w:rPrChange>
        </w:rPr>
        <w:t xml:space="preserve">"</w:t>
      </w:r>
      <w:r>
        <w:rPr>
          <w:rStyle w:val="affffd"/>
          <w:rFonts w:hint="cs"/>
          <w:rtl/>
          <w:rPrChange w:id="9955" w:author="מנוע אמוראים" w:date="2026-10-05T16:42:03Z">
            <w:rPr>
              <w:rFonts w:hint="cs"/>
              <w:rtl/>
            </w:rPr>
          </w:rPrChange>
        </w:rPr>
        <w:t xml:space="preserve">ל</w:t>
      </w:r>
      <w:r w:rsidRPr="007435EB">
        <w:rPr>
          <w:rtl/>
        </w:rPr>
        <w:t xml:space="preserve">: </w:t>
      </w:r>
      <w:r w:rsidRPr="007435EB">
        <w:rPr>
          <w:rFonts w:hint="cs"/>
          <w:rtl/>
        </w:rPr>
        <w:t>מחלוקת</w:t>
      </w:r>
      <w:r w:rsidRPr="007435EB">
        <w:rPr>
          <w:rtl/>
        </w:rPr>
        <w:t xml:space="preserve"> </w:t>
      </w:r>
      <w:r w:rsidRPr="007435EB">
        <w:rPr>
          <w:rFonts w:hint="cs"/>
          <w:rtl/>
        </w:rPr>
        <w:t>בשל</w:t>
      </w:r>
      <w:r w:rsidRPr="007435EB">
        <w:rPr>
          <w:rtl/>
        </w:rPr>
        <w:t xml:space="preserve"> </w:t>
      </w:r>
      <w:r w:rsidRPr="007435EB">
        <w:rPr>
          <w:rFonts w:hint="cs"/>
          <w:rtl/>
        </w:rPr>
        <w:t>בין</w:t>
      </w:r>
      <w:r w:rsidRPr="007435EB">
        <w:rPr>
          <w:rtl/>
        </w:rPr>
        <w:t xml:space="preserve"> </w:t>
      </w:r>
      <w:r w:rsidRPr="007435EB">
        <w:rPr>
          <w:rFonts w:hint="cs"/>
          <w:rtl/>
        </w:rPr>
        <w:t>כיפין</w:t>
      </w:r>
      <w:r w:rsidRPr="007435EB">
        <w:rPr>
          <w:rtl/>
        </w:rPr>
        <w:t xml:space="preserve">, </w:t>
      </w:r>
      <w:r w:rsidRPr="007435EB">
        <w:rPr>
          <w:rFonts w:hint="cs"/>
          <w:rtl/>
        </w:rPr>
        <w:t>דרבנן</w:t>
      </w:r>
      <w:r w:rsidRPr="007435EB">
        <w:rPr>
          <w:rtl/>
        </w:rPr>
        <w:t xml:space="preserve"> </w:t>
      </w:r>
      <w:r w:rsidRPr="007435EB">
        <w:rPr>
          <w:rFonts w:hint="cs"/>
          <w:rtl/>
        </w:rPr>
        <w:t>ס</w:t>
      </w:r>
      <w:r w:rsidRPr="007435EB">
        <w:rPr>
          <w:rtl/>
        </w:rPr>
        <w:t>"</w:t>
      </w:r>
      <w:r w:rsidRPr="007435EB">
        <w:rPr>
          <w:rFonts w:hint="cs"/>
          <w:rtl/>
        </w:rPr>
        <w:t>ל</w:t>
      </w:r>
      <w:r w:rsidRPr="007435EB">
        <w:rPr>
          <w:rtl/>
        </w:rPr>
        <w:t xml:space="preserve">: </w:t>
      </w:r>
      <w:r w:rsidRPr="007435EB">
        <w:rPr>
          <w:rFonts w:hint="cs"/>
          <w:rtl/>
        </w:rPr>
        <w:t>מוכן</w:t>
      </w:r>
      <w:r w:rsidRPr="007435EB">
        <w:rPr>
          <w:rtl/>
        </w:rPr>
        <w:t xml:space="preserve"> </w:t>
      </w:r>
      <w:r w:rsidRPr="007435EB">
        <w:rPr>
          <w:rFonts w:hint="cs"/>
          <w:rtl/>
        </w:rPr>
        <w:t>לעורבים</w:t>
      </w:r>
      <w:r w:rsidRPr="007435EB">
        <w:rPr>
          <w:rtl/>
        </w:rPr>
        <w:t xml:space="preserve"> </w:t>
      </w:r>
      <w:r w:rsidRPr="007435EB">
        <w:rPr>
          <w:rFonts w:hint="cs"/>
          <w:rtl/>
        </w:rPr>
        <w:t>לא</w:t>
      </w:r>
      <w:r w:rsidRPr="007435EB">
        <w:rPr>
          <w:rtl/>
        </w:rPr>
        <w:t xml:space="preserve"> </w:t>
      </w:r>
      <w:r w:rsidRPr="007435EB">
        <w:rPr>
          <w:rFonts w:hint="cs"/>
          <w:rtl/>
        </w:rPr>
        <w:t>הוי</w:t>
      </w:r>
      <w:r w:rsidRPr="007435EB">
        <w:rPr>
          <w:rtl/>
        </w:rPr>
        <w:t xml:space="preserve"> </w:t>
      </w:r>
      <w:r w:rsidRPr="007435EB">
        <w:rPr>
          <w:rFonts w:hint="cs"/>
          <w:rtl/>
        </w:rPr>
        <w:t>מוכן</w:t>
      </w:r>
      <w:r w:rsidRPr="007435EB">
        <w:rPr>
          <w:rtl/>
        </w:rPr>
        <w:t xml:space="preserve"> </w:t>
      </w:r>
      <w:r w:rsidRPr="007435EB">
        <w:rPr>
          <w:rFonts w:hint="cs"/>
          <w:rtl/>
        </w:rPr>
        <w:t>לאדם</w:t>
      </w:r>
      <w:r w:rsidRPr="007435EB">
        <w:rPr>
          <w:rtl/>
        </w:rPr>
        <w:t>.</w:t>
      </w:r>
    </w:p>
    <w:p w14:paraId="7B8964E9" w14:textId="77777777" w:rsidR="00E8089F" w:rsidRPr="007435EB" w:rsidRDefault="00E8089F" w:rsidP="00E8089F">
      <w:pPr>
        <w:rPr>
          <w:rtl/>
        </w:rPr>
      </w:pPr>
      <w:r w:rsidRPr="007435EB">
        <w:rPr>
          <w:rFonts w:hint="cs"/>
          <w:rtl/>
        </w:rPr>
        <w:t>ואנשי</w:t>
      </w:r>
      <w:r w:rsidRPr="007435EB">
        <w:rPr>
          <w:rtl/>
        </w:rPr>
        <w:t xml:space="preserve"> </w:t>
      </w:r>
      <w:r w:rsidRPr="007435EB">
        <w:rPr>
          <w:rFonts w:hint="cs"/>
          <w:rtl/>
        </w:rPr>
        <w:t>יריחו</w:t>
      </w:r>
      <w:r w:rsidRPr="007435EB">
        <w:rPr>
          <w:rtl/>
        </w:rPr>
        <w:t xml:space="preserve"> </w:t>
      </w:r>
      <w:r w:rsidRPr="007435EB">
        <w:rPr>
          <w:rFonts w:hint="cs"/>
          <w:rtl/>
        </w:rPr>
        <w:t>ס</w:t>
      </w:r>
      <w:r w:rsidRPr="007435EB">
        <w:rPr>
          <w:rtl/>
        </w:rPr>
        <w:t>"</w:t>
      </w:r>
      <w:r w:rsidRPr="007435EB">
        <w:rPr>
          <w:rFonts w:hint="cs"/>
          <w:rtl/>
        </w:rPr>
        <w:t>ל</w:t>
      </w:r>
      <w:r w:rsidRPr="007435EB">
        <w:rPr>
          <w:rtl/>
        </w:rPr>
        <w:t xml:space="preserve">: </w:t>
      </w:r>
      <w:r w:rsidRPr="007435EB">
        <w:rPr>
          <w:rFonts w:hint="cs"/>
          <w:rtl/>
        </w:rPr>
        <w:t>מוכן</w:t>
      </w:r>
      <w:r w:rsidRPr="007435EB">
        <w:rPr>
          <w:rtl/>
        </w:rPr>
        <w:t xml:space="preserve"> </w:t>
      </w:r>
      <w:r w:rsidRPr="007435EB">
        <w:rPr>
          <w:rFonts w:hint="cs"/>
          <w:rtl/>
        </w:rPr>
        <w:t>לעורבים</w:t>
      </w:r>
      <w:r w:rsidRPr="007435EB">
        <w:rPr>
          <w:rtl/>
        </w:rPr>
        <w:t xml:space="preserve"> </w:t>
      </w:r>
      <w:r w:rsidRPr="007435EB">
        <w:rPr>
          <w:rFonts w:hint="cs"/>
          <w:rtl/>
        </w:rPr>
        <w:t>הוי</w:t>
      </w:r>
      <w:r w:rsidRPr="007435EB">
        <w:rPr>
          <w:rtl/>
        </w:rPr>
        <w:t xml:space="preserve"> </w:t>
      </w:r>
      <w:r w:rsidRPr="007435EB">
        <w:rPr>
          <w:rFonts w:hint="cs"/>
          <w:rtl/>
        </w:rPr>
        <w:t>מוכן</w:t>
      </w:r>
      <w:r w:rsidRPr="007435EB">
        <w:rPr>
          <w:rtl/>
        </w:rPr>
        <w:t xml:space="preserve"> </w:t>
      </w:r>
      <w:r w:rsidRPr="007435EB">
        <w:rPr>
          <w:rFonts w:hint="cs"/>
          <w:rtl/>
        </w:rPr>
        <w:t>לאדם</w:t>
      </w:r>
      <w:r w:rsidRPr="007435EB">
        <w:rPr>
          <w:rtl/>
        </w:rPr>
        <w:t>.</w:t>
      </w:r>
      <w:r w:rsidRPr="007435EB">
        <w:rPr>
          <w:rFonts w:hint="cs"/>
          <w:rtl/>
        </w:rPr>
        <w:t xml:space="preserve"> אבל</w:t>
      </w:r>
      <w:r w:rsidRPr="007435EB">
        <w:rPr>
          <w:rtl/>
        </w:rPr>
        <w:t xml:space="preserve"> </w:t>
      </w:r>
      <w:r w:rsidRPr="007435EB">
        <w:rPr>
          <w:rFonts w:hint="cs"/>
          <w:rtl/>
        </w:rPr>
        <w:t>בשל</w:t>
      </w:r>
      <w:r w:rsidRPr="007435EB">
        <w:rPr>
          <w:rtl/>
        </w:rPr>
        <w:t xml:space="preserve"> </w:t>
      </w:r>
      <w:r w:rsidRPr="007435EB">
        <w:rPr>
          <w:rFonts w:hint="cs"/>
          <w:rtl/>
        </w:rPr>
        <w:t>מכבדות</w:t>
      </w:r>
      <w:r w:rsidRPr="007435EB">
        <w:rPr>
          <w:rtl/>
        </w:rPr>
        <w:t xml:space="preserve"> - </w:t>
      </w:r>
      <w:r w:rsidRPr="005C3FF1">
        <w:rPr>
          <w:rStyle w:val="afffa"/>
          <w:rFonts w:hint="cs"/>
          <w:rtl/>
        </w:rPr>
        <w:t>דברי</w:t>
      </w:r>
      <w:r w:rsidRPr="005C3FF1">
        <w:rPr>
          <w:rStyle w:val="afffa"/>
          <w:rtl/>
        </w:rPr>
        <w:t xml:space="preserve"> </w:t>
      </w:r>
      <w:r w:rsidRPr="005C3FF1">
        <w:rPr>
          <w:rStyle w:val="afffa"/>
          <w:rFonts w:hint="cs"/>
          <w:rtl/>
        </w:rPr>
        <w:t>הכל</w:t>
      </w:r>
      <w:r w:rsidRPr="007435EB">
        <w:rPr>
          <w:rtl/>
        </w:rPr>
        <w:t xml:space="preserve"> </w:t>
      </w:r>
      <w:r w:rsidRPr="007435EB">
        <w:rPr>
          <w:rFonts w:hint="cs"/>
          <w:rtl/>
        </w:rPr>
        <w:t>אסור</w:t>
      </w:r>
      <w:r w:rsidRPr="007435EB">
        <w:rPr>
          <w:rtl/>
        </w:rPr>
        <w:t xml:space="preserve">, </w:t>
      </w:r>
      <w:r w:rsidRPr="007435EB">
        <w:rPr>
          <w:rFonts w:hint="cs"/>
          <w:rtl/>
        </w:rPr>
        <w:t>גזרינן</w:t>
      </w:r>
      <w:r w:rsidRPr="007435EB">
        <w:rPr>
          <w:rtl/>
        </w:rPr>
        <w:t xml:space="preserve"> </w:t>
      </w:r>
      <w:r w:rsidRPr="007435EB">
        <w:rPr>
          <w:rFonts w:hint="cs"/>
          <w:rtl/>
        </w:rPr>
        <w:t>שמא</w:t>
      </w:r>
      <w:r w:rsidRPr="007435EB">
        <w:rPr>
          <w:rtl/>
        </w:rPr>
        <w:t xml:space="preserve"> </w:t>
      </w:r>
      <w:r w:rsidRPr="007435EB">
        <w:rPr>
          <w:rFonts w:hint="cs"/>
          <w:rtl/>
        </w:rPr>
        <w:t>יעלה</w:t>
      </w:r>
      <w:r w:rsidRPr="007435EB">
        <w:rPr>
          <w:rtl/>
        </w:rPr>
        <w:t xml:space="preserve"> </w:t>
      </w:r>
      <w:r w:rsidRPr="007435EB">
        <w:rPr>
          <w:rFonts w:hint="cs"/>
          <w:rtl/>
        </w:rPr>
        <w:t>ויתלוש</w:t>
      </w:r>
      <w:r w:rsidRPr="007435EB">
        <w:rPr>
          <w:rtl/>
        </w:rPr>
        <w:t>.</w:t>
      </w:r>
    </w:p>
    <w:p w14:paraId="60F12705" w14:textId="6CFF9D0C" w:rsidR="00E8089F" w:rsidRPr="007435EB" w:rsidRDefault="00F47631" w:rsidP="00F47631">
      <w:pPr>
        <w:pStyle w:val="affd"/>
        <w:rPr>
          <w:del w:id="90028" w:author="מנוע עיצוב" w:date="2026-10-08T11:01:28Z"/>
          <w:bCs/>
          <w:rtl/>
        </w:rPr>
      </w:pPr>
      <w:del w:id="90027" w:author="מנוע עיצוב" w:date="2026-10-08T11:01:28Z">
        <w:r>
          <w:rPr>
            <w:rFonts w:hint="cs"/>
            <w:rtl/>
          </w:rPr>
          <w:delText xml:space="preserve">***</w:delText>
        </w:r>
      </w:del>
    </w:p>
    <w:p w14:paraId="1E72C5B5" w14:textId="77777777" w:rsidR="00E8089F" w:rsidRPr="007435EB" w:rsidRDefault="00E8089F" w:rsidP="00E8089F">
      <w:pPr>
        <w:pStyle w:val="afffd"/>
        <w:rPr>
          <w:b/>
          <w:sz w:val="20"/>
          <w:rtl/>
        </w:rPr>
      </w:pPr>
      <w:ins w:id="9853" w:author="מספור קטעי משנה" w:date="2026-10-06T06:45:41Z">
        <w:r>
          <w:rPr>
            <w:rStyle w:val="MisparKeta"/>
          </w:rPr>
          <w:t xml:space="preserve">ג. </w:t>
        </w:r>
      </w:ins>
      <w:r w:rsidRPr="009A151F">
        <w:rPr>
          <w:rFonts w:hint="cs"/>
          <w:b/>
          <w:bCs/>
          <w:rtl/>
        </w:rPr>
        <w:t>ונותנין</w:t>
      </w:r>
      <w:r w:rsidRPr="009A151F">
        <w:rPr>
          <w:b/>
          <w:bCs/>
          <w:rtl/>
        </w:rPr>
        <w:t xml:space="preserve"> </w:t>
      </w:r>
      <w:r w:rsidRPr="009A151F">
        <w:rPr>
          <w:rFonts w:hint="cs"/>
          <w:b/>
          <w:bCs/>
          <w:rtl/>
        </w:rPr>
        <w:t>פיאה</w:t>
      </w:r>
      <w:r w:rsidRPr="009A151F">
        <w:rPr>
          <w:b/>
          <w:bCs/>
          <w:rtl/>
        </w:rPr>
        <w:t xml:space="preserve"> </w:t>
      </w:r>
      <w:r w:rsidRPr="009A151F">
        <w:rPr>
          <w:rFonts w:hint="cs"/>
          <w:b/>
          <w:bCs/>
          <w:rtl/>
        </w:rPr>
        <w:t>לירק</w:t>
      </w:r>
      <w:r w:rsidRPr="007435EB">
        <w:rPr>
          <w:b/>
          <w:rtl/>
          <w:rPrChange w:id="40022" w:author="Claude" w:date="2026-10-06T13:34:51Z">
            <w:rPr>
              <w:b/>
              <w:sz w:val="20"/>
              <w:rtl/>
            </w:rPr>
          </w:rPrChange>
        </w:rPr>
        <w:t>.</w:t>
      </w:r>
    </w:p>
    <w:p w14:paraId="341770E5" w14:textId="77777777" w:rsidR="00E8089F" w:rsidRPr="007435EB" w:rsidRDefault="00E8089F" w:rsidP="00E8089F">
      <w:pPr>
        <w:rPr>
          <w:rtl/>
        </w:rPr>
      </w:pPr>
      <w:r w:rsidRPr="007435EB">
        <w:rPr>
          <w:rFonts w:ascii="Fb Fontext" w:hAnsi="Fb Fontext" w:hint="cs"/>
          <w:rtl/>
        </w:rPr>
        <w:t>ו</w:t>
      </w:r>
      <w:r w:rsidR="00127038">
        <w:rPr>
          <w:rFonts w:ascii="Fb Fontext" w:hAnsi="Fb Fontext" w:hint="cs"/>
          <w:rtl/>
        </w:rPr>
        <w:t>אף</w:t>
      </w:r>
      <w:r w:rsidRPr="007435EB">
        <w:rPr>
          <w:rFonts w:ascii="Fb Fontext" w:hAnsi="Fb Fontext" w:hint="cs"/>
          <w:rtl/>
        </w:rPr>
        <w:t xml:space="preserve"> דכל</w:t>
      </w:r>
      <w:r w:rsidRPr="007435EB">
        <w:rPr>
          <w:rFonts w:ascii="Fb Fontext" w:hAnsi="Fb Fontext"/>
          <w:rtl/>
        </w:rPr>
        <w:t xml:space="preserve"> </w:t>
      </w:r>
      <w:r w:rsidRPr="007435EB">
        <w:rPr>
          <w:rFonts w:ascii="Fb Fontext" w:hAnsi="Fb Fontext" w:hint="cs"/>
          <w:rtl/>
        </w:rPr>
        <w:t>שהוא</w:t>
      </w:r>
      <w:r w:rsidRPr="007435EB">
        <w:rPr>
          <w:rFonts w:ascii="Fb Fontext" w:hAnsi="Fb Fontext"/>
          <w:rtl/>
        </w:rPr>
        <w:t xml:space="preserve"> </w:t>
      </w:r>
      <w:r w:rsidRPr="007435EB">
        <w:rPr>
          <w:rFonts w:ascii="Fb Fontext" w:hAnsi="Fb Fontext" w:hint="cs"/>
          <w:rtl/>
        </w:rPr>
        <w:t>אוכל</w:t>
      </w:r>
      <w:r w:rsidRPr="007435EB">
        <w:rPr>
          <w:rFonts w:ascii="Fb Fontext" w:hAnsi="Fb Fontext"/>
          <w:rtl/>
        </w:rPr>
        <w:t xml:space="preserve">, </w:t>
      </w:r>
      <w:r w:rsidRPr="007435EB">
        <w:rPr>
          <w:rFonts w:ascii="Fb Fontext" w:hAnsi="Fb Fontext" w:hint="cs"/>
          <w:rtl/>
        </w:rPr>
        <w:t>ונשמר</w:t>
      </w:r>
      <w:r w:rsidRPr="007435EB">
        <w:rPr>
          <w:rFonts w:ascii="Fb Fontext" w:hAnsi="Fb Fontext"/>
          <w:rtl/>
        </w:rPr>
        <w:t xml:space="preserve">, </w:t>
      </w:r>
      <w:r w:rsidRPr="007435EB">
        <w:rPr>
          <w:rFonts w:ascii="Fb Fontext" w:hAnsi="Fb Fontext" w:hint="cs"/>
          <w:rtl/>
        </w:rPr>
        <w:t>וגידולו</w:t>
      </w:r>
      <w:r w:rsidRPr="007435EB">
        <w:rPr>
          <w:rFonts w:ascii="Fb Fontext" w:hAnsi="Fb Fontext"/>
          <w:rtl/>
        </w:rPr>
        <w:t xml:space="preserve"> </w:t>
      </w:r>
      <w:r w:rsidRPr="007435EB">
        <w:rPr>
          <w:rFonts w:ascii="Fb Fontext" w:hAnsi="Fb Fontext" w:hint="cs"/>
          <w:rtl/>
        </w:rPr>
        <w:t>מן</w:t>
      </w:r>
      <w:r w:rsidRPr="007435EB">
        <w:rPr>
          <w:rFonts w:ascii="Fb Fontext" w:hAnsi="Fb Fontext"/>
          <w:rtl/>
        </w:rPr>
        <w:t xml:space="preserve"> </w:t>
      </w:r>
      <w:r w:rsidRPr="007435EB">
        <w:rPr>
          <w:rFonts w:ascii="Fb Fontext" w:hAnsi="Fb Fontext" w:hint="cs"/>
          <w:rtl/>
        </w:rPr>
        <w:t>הארץ</w:t>
      </w:r>
      <w:r w:rsidRPr="007435EB">
        <w:rPr>
          <w:rFonts w:ascii="Fb Fontext" w:hAnsi="Fb Fontext"/>
          <w:rtl/>
        </w:rPr>
        <w:t xml:space="preserve">, </w:t>
      </w:r>
      <w:r w:rsidRPr="007435EB">
        <w:rPr>
          <w:rFonts w:ascii="Fb Fontext" w:hAnsi="Fb Fontext" w:hint="cs"/>
          <w:rtl/>
        </w:rPr>
        <w:t>ולקיטתו</w:t>
      </w:r>
      <w:r w:rsidRPr="007435EB">
        <w:rPr>
          <w:rFonts w:ascii="Fb Fontext" w:hAnsi="Fb Fontext"/>
          <w:rtl/>
        </w:rPr>
        <w:t xml:space="preserve"> </w:t>
      </w:r>
      <w:r w:rsidRPr="007435EB">
        <w:rPr>
          <w:rFonts w:ascii="Fb Fontext" w:hAnsi="Fb Fontext" w:hint="cs"/>
          <w:rtl/>
        </w:rPr>
        <w:t>כאחת</w:t>
      </w:r>
      <w:r w:rsidRPr="007435EB">
        <w:rPr>
          <w:rFonts w:ascii="Fb Fontext" w:hAnsi="Fb Fontext"/>
          <w:rtl/>
        </w:rPr>
        <w:t xml:space="preserve">, </w:t>
      </w:r>
      <w:r w:rsidRPr="007435EB">
        <w:rPr>
          <w:rFonts w:ascii="Fb Fontext" w:hAnsi="Fb Fontext" w:hint="cs"/>
          <w:rtl/>
        </w:rPr>
        <w:t>ומכניסו</w:t>
      </w:r>
      <w:r w:rsidRPr="007435EB">
        <w:rPr>
          <w:rFonts w:ascii="Fb Fontext" w:hAnsi="Fb Fontext"/>
          <w:rtl/>
        </w:rPr>
        <w:t xml:space="preserve"> </w:t>
      </w:r>
      <w:r w:rsidRPr="007435EB">
        <w:rPr>
          <w:rFonts w:ascii="Fb Fontext" w:hAnsi="Fb Fontext" w:hint="cs"/>
          <w:rtl/>
        </w:rPr>
        <w:t>לקיום</w:t>
      </w:r>
      <w:r w:rsidRPr="007435EB">
        <w:rPr>
          <w:rFonts w:ascii="Fb Fontext" w:hAnsi="Fb Fontext"/>
          <w:rtl/>
        </w:rPr>
        <w:t xml:space="preserve"> - </w:t>
      </w:r>
      <w:r w:rsidRPr="007435EB">
        <w:rPr>
          <w:rFonts w:ascii="Fb Fontext" w:hAnsi="Fb Fontext" w:hint="cs"/>
          <w:rtl/>
        </w:rPr>
        <w:t>חייב</w:t>
      </w:r>
      <w:r w:rsidRPr="007435EB">
        <w:rPr>
          <w:rFonts w:ascii="Fb Fontext" w:hAnsi="Fb Fontext"/>
          <w:rtl/>
        </w:rPr>
        <w:t xml:space="preserve"> </w:t>
      </w:r>
      <w:r w:rsidRPr="007435EB">
        <w:rPr>
          <w:rFonts w:ascii="Fb Fontext" w:hAnsi="Fb Fontext" w:hint="cs"/>
          <w:rtl/>
        </w:rPr>
        <w:t>בפיאה</w:t>
      </w:r>
      <w:r w:rsidRPr="007435EB">
        <w:rPr>
          <w:rFonts w:ascii="Fb Fontext" w:hAnsi="Fb Fontext"/>
          <w:rtl/>
        </w:rPr>
        <w:t>.</w:t>
      </w:r>
    </w:p>
    <w:p w14:paraId="0252C741" w14:textId="77777777" w:rsidR="00E8089F" w:rsidRPr="007435EB" w:rsidRDefault="00E8089F" w:rsidP="00E8089F">
      <w:pPr>
        <w:rPr>
          <w:rtl/>
        </w:rPr>
      </w:pPr>
      <w:r w:rsidRPr="007435EB">
        <w:rPr>
          <w:rFonts w:hint="cs"/>
          <w:rtl/>
        </w:rPr>
        <w:t>כל</w:t>
      </w:r>
      <w:r w:rsidRPr="007435EB">
        <w:rPr>
          <w:rtl/>
        </w:rPr>
        <w:t xml:space="preserve"> </w:t>
      </w:r>
      <w:r w:rsidRPr="007435EB">
        <w:rPr>
          <w:rFonts w:hint="cs"/>
          <w:rtl/>
        </w:rPr>
        <w:t>שהוא</w:t>
      </w:r>
      <w:r w:rsidRPr="00AC0CB1">
        <w:rPr>
          <w:rStyle w:val="af2"/>
          <w:rtl/>
        </w:rPr>
        <w:t xml:space="preserve"> </w:t>
      </w:r>
      <w:r w:rsidRPr="00AC0CB1">
        <w:rPr>
          <w:rStyle w:val="af2"/>
          <w:rFonts w:hint="cs"/>
          <w:rtl/>
        </w:rPr>
        <w:t>'אוכל'</w:t>
      </w:r>
      <w:r w:rsidRPr="00AC0CB1">
        <w:rPr>
          <w:rStyle w:val="af2"/>
          <w:rtl/>
        </w:rPr>
        <w:t xml:space="preserve"> </w:t>
      </w:r>
      <w:r w:rsidRPr="007435EB">
        <w:rPr>
          <w:rFonts w:hint="cs"/>
          <w:rtl/>
        </w:rPr>
        <w:t>פרט</w:t>
      </w:r>
      <w:r w:rsidRPr="007435EB">
        <w:rPr>
          <w:rtl/>
        </w:rPr>
        <w:t xml:space="preserve"> </w:t>
      </w:r>
      <w:r w:rsidRPr="007435EB">
        <w:rPr>
          <w:rFonts w:hint="cs"/>
          <w:rtl/>
        </w:rPr>
        <w:t>לספיחי</w:t>
      </w:r>
      <w:r w:rsidRPr="007435EB">
        <w:rPr>
          <w:rtl/>
        </w:rPr>
        <w:t xml:space="preserve"> </w:t>
      </w:r>
      <w:r w:rsidRPr="007435EB">
        <w:rPr>
          <w:rFonts w:hint="cs"/>
          <w:rtl/>
        </w:rPr>
        <w:t>סטיס</w:t>
      </w:r>
      <w:r w:rsidRPr="007435EB">
        <w:rPr>
          <w:rtl/>
        </w:rPr>
        <w:t xml:space="preserve"> </w:t>
      </w:r>
      <w:r w:rsidRPr="007435EB">
        <w:rPr>
          <w:rFonts w:hint="cs"/>
          <w:rtl/>
        </w:rPr>
        <w:t>וקוצה</w:t>
      </w:r>
      <w:r w:rsidRPr="007435EB">
        <w:rPr>
          <w:rtl/>
        </w:rPr>
        <w:t>.</w:t>
      </w:r>
      <w:r w:rsidRPr="00AC0CB1">
        <w:rPr>
          <w:rStyle w:val="af2"/>
          <w:rtl/>
        </w:rPr>
        <w:t xml:space="preserve"> </w:t>
      </w:r>
      <w:r w:rsidRPr="00AC0CB1">
        <w:rPr>
          <w:rStyle w:val="af2"/>
          <w:rFonts w:hint="cs"/>
          <w:rtl/>
        </w:rPr>
        <w:t>'ונשמר'</w:t>
      </w:r>
      <w:r w:rsidRPr="00AC0CB1">
        <w:rPr>
          <w:rStyle w:val="af2"/>
          <w:rtl/>
        </w:rPr>
        <w:t xml:space="preserve"> </w:t>
      </w:r>
      <w:r w:rsidRPr="007435EB">
        <w:rPr>
          <w:rFonts w:hint="cs"/>
          <w:rtl/>
        </w:rPr>
        <w:t>פרט</w:t>
      </w:r>
      <w:r w:rsidRPr="007435EB">
        <w:rPr>
          <w:rtl/>
        </w:rPr>
        <w:t xml:space="preserve"> </w:t>
      </w:r>
      <w:r w:rsidRPr="007435EB">
        <w:rPr>
          <w:rFonts w:hint="cs"/>
          <w:rtl/>
        </w:rPr>
        <w:t>להפקר</w:t>
      </w:r>
      <w:r w:rsidRPr="007435EB">
        <w:rPr>
          <w:rtl/>
        </w:rPr>
        <w:t xml:space="preserve">, </w:t>
      </w:r>
      <w:r w:rsidRPr="007435EB">
        <w:rPr>
          <w:rFonts w:hint="cs"/>
          <w:rtl/>
        </w:rPr>
        <w:t>ו'גידולו</w:t>
      </w:r>
      <w:r w:rsidRPr="007435EB">
        <w:rPr>
          <w:rtl/>
        </w:rPr>
        <w:t xml:space="preserve"> </w:t>
      </w:r>
      <w:r w:rsidRPr="007435EB">
        <w:rPr>
          <w:rFonts w:hint="cs"/>
          <w:rtl/>
        </w:rPr>
        <w:t>מן</w:t>
      </w:r>
      <w:r w:rsidRPr="007435EB">
        <w:rPr>
          <w:rtl/>
        </w:rPr>
        <w:t xml:space="preserve"> </w:t>
      </w:r>
      <w:r w:rsidRPr="007435EB">
        <w:rPr>
          <w:rFonts w:hint="cs"/>
          <w:rtl/>
        </w:rPr>
        <w:t>הארץ'</w:t>
      </w:r>
      <w:r w:rsidRPr="007435EB">
        <w:rPr>
          <w:rtl/>
        </w:rPr>
        <w:t xml:space="preserve"> - </w:t>
      </w:r>
      <w:r w:rsidRPr="007435EB">
        <w:rPr>
          <w:rFonts w:hint="cs"/>
          <w:rtl/>
        </w:rPr>
        <w:t>פרט</w:t>
      </w:r>
      <w:r w:rsidRPr="007435EB">
        <w:rPr>
          <w:rtl/>
        </w:rPr>
        <w:t xml:space="preserve"> </w:t>
      </w:r>
      <w:r w:rsidRPr="007435EB">
        <w:rPr>
          <w:rFonts w:hint="cs"/>
          <w:rtl/>
        </w:rPr>
        <w:t>לכמהין</w:t>
      </w:r>
      <w:r w:rsidRPr="007435EB">
        <w:rPr>
          <w:rtl/>
        </w:rPr>
        <w:t xml:space="preserve"> </w:t>
      </w:r>
      <w:r w:rsidRPr="007435EB">
        <w:rPr>
          <w:rFonts w:hint="cs"/>
          <w:rtl/>
        </w:rPr>
        <w:t>ופטריות</w:t>
      </w:r>
      <w:r w:rsidRPr="007435EB">
        <w:rPr>
          <w:rtl/>
        </w:rPr>
        <w:t xml:space="preserve">, </w:t>
      </w:r>
      <w:r w:rsidRPr="007435EB">
        <w:rPr>
          <w:rFonts w:hint="cs"/>
          <w:rtl/>
        </w:rPr>
        <w:t>ו'לקיטתן</w:t>
      </w:r>
      <w:r w:rsidRPr="007435EB">
        <w:rPr>
          <w:rtl/>
        </w:rPr>
        <w:t xml:space="preserve"> </w:t>
      </w:r>
      <w:r w:rsidRPr="007435EB">
        <w:rPr>
          <w:rFonts w:hint="cs"/>
          <w:rtl/>
        </w:rPr>
        <w:t>כאחת'</w:t>
      </w:r>
      <w:r w:rsidRPr="007435EB">
        <w:rPr>
          <w:rtl/>
        </w:rPr>
        <w:t xml:space="preserve"> - </w:t>
      </w:r>
      <w:r w:rsidRPr="007435EB">
        <w:rPr>
          <w:rFonts w:hint="cs"/>
          <w:rtl/>
        </w:rPr>
        <w:t>פרט</w:t>
      </w:r>
      <w:r w:rsidRPr="007435EB">
        <w:rPr>
          <w:rtl/>
        </w:rPr>
        <w:t xml:space="preserve"> </w:t>
      </w:r>
      <w:r w:rsidRPr="007435EB">
        <w:rPr>
          <w:rFonts w:hint="cs"/>
          <w:rtl/>
        </w:rPr>
        <w:t>לתאנים</w:t>
      </w:r>
      <w:r w:rsidRPr="007435EB">
        <w:rPr>
          <w:rtl/>
        </w:rPr>
        <w:t xml:space="preserve">, </w:t>
      </w:r>
      <w:r w:rsidRPr="005C3FF1">
        <w:rPr>
          <w:rStyle w:val="afffa"/>
          <w:rFonts w:hint="cs"/>
          <w:rtl/>
        </w:rPr>
        <w:t>ו'מכניסו</w:t>
      </w:r>
      <w:r w:rsidRPr="005C3FF1">
        <w:rPr>
          <w:rStyle w:val="afffa"/>
          <w:rtl/>
        </w:rPr>
        <w:t xml:space="preserve"> </w:t>
      </w:r>
      <w:r w:rsidRPr="005C3FF1">
        <w:rPr>
          <w:rStyle w:val="afffa"/>
          <w:rFonts w:hint="cs"/>
          <w:rtl/>
        </w:rPr>
        <w:t>לקיום'</w:t>
      </w:r>
      <w:r w:rsidRPr="005C3FF1">
        <w:rPr>
          <w:rStyle w:val="afffa"/>
          <w:rtl/>
        </w:rPr>
        <w:t xml:space="preserve"> - </w:t>
      </w:r>
      <w:r w:rsidRPr="005C3FF1">
        <w:rPr>
          <w:rStyle w:val="afffa"/>
          <w:rFonts w:hint="cs"/>
          <w:rtl/>
        </w:rPr>
        <w:t>פרט</w:t>
      </w:r>
      <w:r w:rsidRPr="005C3FF1">
        <w:rPr>
          <w:rStyle w:val="afffa"/>
          <w:rtl/>
        </w:rPr>
        <w:t xml:space="preserve"> </w:t>
      </w:r>
      <w:r w:rsidRPr="005C3FF1">
        <w:rPr>
          <w:rStyle w:val="afffa"/>
          <w:rFonts w:hint="cs"/>
          <w:rtl/>
        </w:rPr>
        <w:t>לירק</w:t>
      </w:r>
      <w:r w:rsidRPr="007435EB">
        <w:rPr>
          <w:rtl/>
        </w:rPr>
        <w:t>.</w:t>
      </w:r>
    </w:p>
    <w:p w14:paraId="3CB2B5B8" w14:textId="77777777" w:rsidR="00E8089F" w:rsidRPr="007435EB" w:rsidRDefault="00E8089F" w:rsidP="00E8089F">
      <w:pPr>
        <w:rPr>
          <w:rFonts w:cs="Guttman Vilna"/>
          <w:b/>
          <w:bCs/>
          <w:rtl/>
        </w:rPr>
      </w:pPr>
      <w:r>
        <w:rPr>
          <w:rStyle w:val="affffd"/>
          <w:rFonts w:hint="cs"/>
          <w:rtl/>
          <w:rPrChange w:id="9956" w:author="מנוע אמוראים" w:date="2026-10-05T16:42:03Z">
            <w:rPr>
              <w:rFonts w:hint="cs"/>
              <w:rtl/>
            </w:rPr>
          </w:rPrChange>
        </w:rPr>
        <w:t xml:space="preserve">כדריא</w:t>
      </w:r>
      <w:r>
        <w:rPr>
          <w:rStyle w:val="affffd"/>
          <w:rtl/>
          <w:rPrChange w:id="9957" w:author="מנוע אמוראים" w:date="2026-10-05T16:42:03Z">
            <w:rPr>
              <w:rtl/>
            </w:rPr>
          </w:rPrChange>
        </w:rPr>
        <w:t xml:space="preserve">"</w:t>
      </w:r>
      <w:r>
        <w:rPr>
          <w:rStyle w:val="affffd"/>
          <w:rFonts w:hint="cs"/>
          <w:rtl/>
          <w:rPrChange w:id="9958" w:author="מנוע אמוראים" w:date="2026-10-05T16:42:03Z">
            <w:rPr>
              <w:rFonts w:hint="cs"/>
              <w:rtl/>
            </w:rPr>
          </w:rPrChange>
        </w:rPr>
        <w:t xml:space="preserve">ר</w:t>
      </w:r>
      <w:r>
        <w:rPr>
          <w:rFonts w:hint="cs"/>
          <w:rtl/>
        </w:rPr>
        <w:t xml:space="preserve"> ד</w:t>
      </w:r>
      <w:r w:rsidR="00AB3B38">
        <w:rPr>
          <w:rFonts w:hint="cs"/>
          <w:rtl/>
        </w:rPr>
        <w:t>כאן</w:t>
      </w:r>
      <w:r w:rsidRPr="007435EB">
        <w:rPr>
          <w:rFonts w:hint="cs"/>
          <w:rtl/>
        </w:rPr>
        <w:t xml:space="preserve"> מיירי בראשי לפתות </w:t>
      </w:r>
      <w:r w:rsidRPr="005C3FF1">
        <w:rPr>
          <w:rStyle w:val="afffa"/>
          <w:rFonts w:hint="cs"/>
          <w:rtl/>
        </w:rPr>
        <w:t>ו</w:t>
      </w:r>
      <w:r w:rsidR="00A01BBB" w:rsidRPr="005C3FF1">
        <w:rPr>
          <w:rStyle w:val="afffa"/>
          <w:rFonts w:hint="cs"/>
          <w:rtl/>
        </w:rPr>
        <w:t xml:space="preserve">חלקו </w:t>
      </w:r>
      <w:r w:rsidRPr="007435EB">
        <w:rPr>
          <w:rFonts w:hint="cs"/>
          <w:rtl/>
        </w:rPr>
        <w:t>אי במכניסו לקיום ע</w:t>
      </w:r>
      <w:r w:rsidRPr="007435EB">
        <w:rPr>
          <w:rtl/>
        </w:rPr>
        <w:t>"</w:t>
      </w:r>
      <w:r w:rsidRPr="007435EB">
        <w:rPr>
          <w:rFonts w:hint="cs"/>
          <w:rtl/>
        </w:rPr>
        <w:t>י דבר אחר שמיה קיום או לא</w:t>
      </w:r>
    </w:p>
    <w:p w14:paraId="2EF23B06" w14:textId="10A50438" w:rsidR="00E8089F" w:rsidRPr="007435EB" w:rsidRDefault="00F47631" w:rsidP="00F47631">
      <w:pPr>
        <w:pStyle w:val="affd"/>
        <w:rPr>
          <w:bCs/>
          <w:rtl/>
        </w:rPr>
      </w:pPr>
      <w:r>
        <w:rPr>
          <w:rFonts w:hint="cs"/>
          <w:rtl/>
        </w:rPr>
        <w:t>***</w:t>
      </w:r>
    </w:p>
    <w:p w14:paraId="1DCF243B" w14:textId="77777777" w:rsidR="00E8089F" w:rsidRPr="007435EB" w:rsidRDefault="00E8089F" w:rsidP="005C3FF1">
      <w:pPr>
        <w:pStyle w:val="afff"/>
        <w:framePr w:wrap="around"/>
        <w:rPr>
          <w:rtl/>
        </w:rPr>
      </w:pPr>
      <w:r w:rsidRPr="007435EB">
        <w:rPr>
          <w:rFonts w:hint="cs"/>
          <w:rtl/>
        </w:rPr>
        <w:t>נז.</w:t>
      </w:r>
    </w:p>
    <w:p w14:paraId="2EADB71D" w14:textId="78EF220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בראשונה</w:t>
      </w:r>
      <w:r w:rsidR="00E8089F" w:rsidRPr="007435EB">
        <w:rPr>
          <w:rFonts w:ascii="Fb Fontext" w:hAnsi="Fb Fontext"/>
          <w:rtl/>
        </w:rPr>
        <w:t xml:space="preserve"> </w:t>
      </w:r>
      <w:r w:rsidR="00E8089F" w:rsidRPr="007435EB">
        <w:rPr>
          <w:rFonts w:ascii="Fb Fontext" w:hAnsi="Fb Fontext" w:hint="cs"/>
          <w:rtl/>
        </w:rPr>
        <w:t>היו</w:t>
      </w:r>
      <w:r w:rsidR="00E8089F" w:rsidRPr="007435EB">
        <w:rPr>
          <w:rFonts w:ascii="Fb Fontext" w:hAnsi="Fb Fontext"/>
          <w:rtl/>
        </w:rPr>
        <w:t xml:space="preserve"> </w:t>
      </w:r>
      <w:r w:rsidR="00E8089F" w:rsidRPr="007435EB">
        <w:rPr>
          <w:rFonts w:ascii="Fb Fontext" w:hAnsi="Fb Fontext" w:hint="cs"/>
          <w:rtl/>
        </w:rPr>
        <w:t>נותנין</w:t>
      </w:r>
      <w:r w:rsidR="00E8089F" w:rsidRPr="007435EB">
        <w:rPr>
          <w:rFonts w:ascii="Fb Fontext" w:hAnsi="Fb Fontext"/>
          <w:rtl/>
        </w:rPr>
        <w:t xml:space="preserve"> </w:t>
      </w:r>
      <w:r w:rsidR="00E8089F" w:rsidRPr="007435EB">
        <w:rPr>
          <w:rFonts w:ascii="Fb Fontext" w:hAnsi="Fb Fontext" w:hint="cs"/>
          <w:rtl/>
        </w:rPr>
        <w:t>פיאה</w:t>
      </w:r>
      <w:r w:rsidR="00E8089F" w:rsidRPr="007435EB">
        <w:rPr>
          <w:rFonts w:ascii="Fb Fontext" w:hAnsi="Fb Fontext"/>
          <w:rtl/>
        </w:rPr>
        <w:t xml:space="preserve"> </w:t>
      </w:r>
      <w:r w:rsidR="00E8089F" w:rsidRPr="007435EB">
        <w:rPr>
          <w:rFonts w:ascii="Fb Fontext" w:hAnsi="Fb Fontext" w:hint="cs"/>
          <w:rtl/>
        </w:rPr>
        <w:t>ללפת</w:t>
      </w:r>
      <w:r w:rsidR="00E8089F" w:rsidRPr="007435EB">
        <w:rPr>
          <w:rFonts w:ascii="Fb Fontext" w:hAnsi="Fb Fontext"/>
          <w:rtl/>
        </w:rPr>
        <w:t xml:space="preserve"> </w:t>
      </w:r>
      <w:r w:rsidR="00E8089F" w:rsidRPr="007435EB">
        <w:rPr>
          <w:rFonts w:ascii="Fb Fontext" w:hAnsi="Fb Fontext" w:hint="cs"/>
          <w:rtl/>
        </w:rPr>
        <w:t>ולכרוב</w:t>
      </w:r>
      <w:r w:rsidR="00E8089F" w:rsidRPr="007435EB">
        <w:rPr>
          <w:rFonts w:ascii="Fb Fontext" w:hAnsi="Fb Fontext"/>
          <w:rtl/>
        </w:rPr>
        <w:t xml:space="preserve">. </w:t>
      </w:r>
      <w:r w:rsidR="00E8089F" w:rsidRPr="007435EB">
        <w:rPr>
          <w:rFonts w:ascii="Fb Fontext" w:hAnsi="Fb Fontext" w:hint="cs"/>
          <w:rtl/>
        </w:rPr>
        <w:t>רבי</w:t>
      </w:r>
      <w:r w:rsidR="00E8089F" w:rsidRPr="007435EB">
        <w:rPr>
          <w:rFonts w:ascii="Fb Fontext" w:hAnsi="Fb Fontext"/>
          <w:rtl/>
        </w:rPr>
        <w:t xml:space="preserve"> </w:t>
      </w:r>
      <w:r w:rsidR="00E8089F" w:rsidRPr="007435EB">
        <w:rPr>
          <w:rFonts w:ascii="Fb Fontext" w:hAnsi="Fb Fontext" w:hint="cs"/>
          <w:rtl/>
        </w:rPr>
        <w:t>יוסי</w:t>
      </w:r>
      <w:r w:rsidR="00E8089F" w:rsidRPr="007435EB">
        <w:rPr>
          <w:rFonts w:ascii="Fb Fontext" w:hAnsi="Fb Fontext"/>
          <w:rtl/>
        </w:rPr>
        <w:t xml:space="preserve"> </w:t>
      </w:r>
      <w:r w:rsidR="00E8089F" w:rsidRPr="007435EB">
        <w:rPr>
          <w:rFonts w:ascii="Fb Fontext" w:hAnsi="Fb Fontext" w:hint="cs"/>
          <w:rtl/>
        </w:rPr>
        <w:t>אומר</w:t>
      </w:r>
      <w:r w:rsidR="00E8089F" w:rsidRPr="007435EB">
        <w:rPr>
          <w:rFonts w:ascii="Fb Fontext" w:hAnsi="Fb Fontext"/>
          <w:rtl/>
        </w:rPr>
        <w:t xml:space="preserve">: </w:t>
      </w:r>
      <w:r w:rsidR="00E8089F" w:rsidRPr="007435EB">
        <w:rPr>
          <w:rFonts w:ascii="Fb Fontext" w:hAnsi="Fb Fontext" w:hint="cs"/>
          <w:rtl/>
        </w:rPr>
        <w:t>אף</w:t>
      </w:r>
      <w:r w:rsidR="00E8089F" w:rsidRPr="007435EB">
        <w:rPr>
          <w:rFonts w:ascii="Fb Fontext" w:hAnsi="Fb Fontext"/>
          <w:rtl/>
        </w:rPr>
        <w:t xml:space="preserve"> </w:t>
      </w:r>
      <w:r w:rsidR="00E8089F" w:rsidRPr="007435EB">
        <w:rPr>
          <w:rFonts w:ascii="Fb Fontext" w:hAnsi="Fb Fontext" w:hint="cs"/>
          <w:rtl/>
        </w:rPr>
        <w:t>לקפלוט</w:t>
      </w:r>
      <w:r w:rsidR="00E8089F" w:rsidRPr="007435EB">
        <w:rPr>
          <w:rFonts w:ascii="Fb Fontext" w:hAnsi="Fb Fontext"/>
          <w:rtl/>
        </w:rPr>
        <w:t>.</w:t>
      </w:r>
    </w:p>
    <w:p w14:paraId="5956988B" w14:textId="77777777" w:rsidR="00E8089F" w:rsidRPr="007435EB" w:rsidRDefault="00E8089F" w:rsidP="00E8089F">
      <w:pPr>
        <w:rPr>
          <w:rtl/>
        </w:rPr>
      </w:pPr>
      <w:r w:rsidRPr="007435EB">
        <w:rPr>
          <w:rFonts w:hint="cs"/>
          <w:rtl/>
        </w:rPr>
        <w:lastRenderedPageBreak/>
        <w:t>ותניא</w:t>
      </w:r>
      <w:r w:rsidRPr="007435EB">
        <w:rPr>
          <w:rtl/>
        </w:rPr>
        <w:t xml:space="preserve"> </w:t>
      </w:r>
      <w:r w:rsidRPr="007435EB">
        <w:rPr>
          <w:rFonts w:hint="cs"/>
          <w:rtl/>
        </w:rPr>
        <w:t>אידך</w:t>
      </w:r>
      <w:r w:rsidRPr="007435EB">
        <w:rPr>
          <w:rtl/>
        </w:rPr>
        <w:t xml:space="preserve">: </w:t>
      </w:r>
      <w:r w:rsidRPr="007435EB">
        <w:rPr>
          <w:rFonts w:hint="cs"/>
          <w:rtl/>
        </w:rPr>
        <w:t>היו</w:t>
      </w:r>
      <w:r w:rsidRPr="007435EB">
        <w:rPr>
          <w:rtl/>
        </w:rPr>
        <w:t xml:space="preserve"> </w:t>
      </w:r>
      <w:r w:rsidRPr="007435EB">
        <w:rPr>
          <w:rFonts w:hint="cs"/>
          <w:rtl/>
        </w:rPr>
        <w:t>נותנין</w:t>
      </w:r>
      <w:r w:rsidRPr="007435EB">
        <w:rPr>
          <w:rtl/>
        </w:rPr>
        <w:t xml:space="preserve"> </w:t>
      </w:r>
      <w:r w:rsidRPr="007435EB">
        <w:rPr>
          <w:rFonts w:hint="cs"/>
          <w:rtl/>
        </w:rPr>
        <w:t>פיאה</w:t>
      </w:r>
      <w:r w:rsidRPr="007435EB">
        <w:rPr>
          <w:rtl/>
        </w:rPr>
        <w:t xml:space="preserve"> </w:t>
      </w:r>
      <w:r w:rsidRPr="007435EB">
        <w:rPr>
          <w:rFonts w:hint="cs"/>
          <w:rtl/>
        </w:rPr>
        <w:t>ללפת</w:t>
      </w:r>
      <w:r w:rsidRPr="007435EB">
        <w:rPr>
          <w:rtl/>
        </w:rPr>
        <w:t xml:space="preserve"> </w:t>
      </w:r>
      <w:r w:rsidRPr="007435EB">
        <w:rPr>
          <w:rFonts w:hint="cs"/>
          <w:rtl/>
        </w:rPr>
        <w:t>ולקפלוט</w:t>
      </w:r>
      <w:r w:rsidRPr="007435EB">
        <w:rPr>
          <w:rtl/>
        </w:rPr>
        <w:t xml:space="preserve">, </w:t>
      </w:r>
      <w:r w:rsidRPr="007435EB">
        <w:rPr>
          <w:rFonts w:hint="cs"/>
          <w:rtl/>
        </w:rPr>
        <w:t>רבי</w:t>
      </w:r>
      <w:r w:rsidRPr="007435EB">
        <w:rPr>
          <w:rtl/>
        </w:rPr>
        <w:t xml:space="preserve"> </w:t>
      </w:r>
      <w:r w:rsidRPr="007435EB">
        <w:rPr>
          <w:rFonts w:hint="cs"/>
          <w:rtl/>
        </w:rPr>
        <w:t>שמעון</w:t>
      </w:r>
      <w:r w:rsidRPr="007435EB">
        <w:rPr>
          <w:rtl/>
        </w:rPr>
        <w:t xml:space="preserve"> </w:t>
      </w:r>
      <w:r w:rsidRPr="007435EB">
        <w:rPr>
          <w:rFonts w:hint="cs"/>
          <w:rtl/>
        </w:rPr>
        <w:t>אומר</w:t>
      </w:r>
      <w:r w:rsidRPr="007435EB">
        <w:rPr>
          <w:rtl/>
        </w:rPr>
        <w:t xml:space="preserve">: </w:t>
      </w:r>
      <w:r w:rsidRPr="007435EB">
        <w:rPr>
          <w:rFonts w:hint="cs"/>
          <w:rtl/>
        </w:rPr>
        <w:t>אף</w:t>
      </w:r>
      <w:r w:rsidRPr="007435EB">
        <w:rPr>
          <w:rtl/>
        </w:rPr>
        <w:t xml:space="preserve"> </w:t>
      </w:r>
      <w:r w:rsidRPr="007435EB">
        <w:rPr>
          <w:rFonts w:hint="cs"/>
          <w:rtl/>
        </w:rPr>
        <w:t>לכרוב</w:t>
      </w:r>
      <w:r w:rsidRPr="007435EB">
        <w:rPr>
          <w:rtl/>
        </w:rPr>
        <w:t>.</w:t>
      </w:r>
    </w:p>
    <w:p w14:paraId="6A26F17F" w14:textId="77777777" w:rsidR="00E8089F" w:rsidRPr="007435EB" w:rsidRDefault="00E8089F" w:rsidP="00E8089F">
      <w:pPr>
        <w:rPr>
          <w:rtl/>
        </w:rPr>
      </w:pPr>
      <w:r w:rsidRPr="007435EB">
        <w:rPr>
          <w:rFonts w:ascii="Fb Fontext" w:hAnsi="Fb Fontext" w:hint="cs"/>
          <w:sz w:val="20"/>
          <w:rtl/>
        </w:rPr>
        <w:t>ותרי</w:t>
      </w:r>
      <w:r w:rsidRPr="007435EB">
        <w:rPr>
          <w:rFonts w:ascii="Fb Fontext" w:hAnsi="Fb Fontext"/>
          <w:sz w:val="20"/>
          <w:rtl/>
        </w:rPr>
        <w:t xml:space="preserve"> </w:t>
      </w:r>
      <w:r w:rsidRPr="007435EB">
        <w:rPr>
          <w:rFonts w:ascii="Fb Fontext" w:hAnsi="Fb Fontext" w:hint="cs"/>
          <w:sz w:val="20"/>
          <w:rtl/>
        </w:rPr>
        <w:t>תנאי</w:t>
      </w:r>
      <w:r w:rsidRPr="007435EB">
        <w:rPr>
          <w:rFonts w:ascii="Fb Fontext" w:hAnsi="Fb Fontext"/>
          <w:sz w:val="20"/>
          <w:rtl/>
        </w:rPr>
        <w:t xml:space="preserve"> </w:t>
      </w:r>
      <w:r w:rsidRPr="007435EB">
        <w:rPr>
          <w:rFonts w:ascii="Fb Fontext" w:hAnsi="Fb Fontext" w:hint="cs"/>
          <w:sz w:val="20"/>
          <w:rtl/>
        </w:rPr>
        <w:t>הוו</w:t>
      </w:r>
      <w:r w:rsidRPr="007435EB">
        <w:rPr>
          <w:rFonts w:ascii="Fb Fontext" w:hAnsi="Fb Fontext"/>
          <w:sz w:val="20"/>
          <w:rtl/>
        </w:rPr>
        <w:t xml:space="preserve">, </w:t>
      </w:r>
      <w:r w:rsidRPr="007435EB">
        <w:rPr>
          <w:rFonts w:ascii="Fb Fontext" w:hAnsi="Fb Fontext" w:hint="cs"/>
          <w:sz w:val="20"/>
          <w:rtl/>
        </w:rPr>
        <w:t>ות</w:t>
      </w:r>
      <w:r w:rsidRPr="007435EB">
        <w:rPr>
          <w:rFonts w:ascii="Fb Fontext" w:hAnsi="Fb Fontext"/>
          <w:sz w:val="20"/>
          <w:rtl/>
        </w:rPr>
        <w:t>"</w:t>
      </w:r>
      <w:r>
        <w:rPr>
          <w:rFonts w:ascii="Fb Fontext" w:hAnsi="Fb Fontext" w:hint="cs"/>
          <w:sz w:val="20"/>
          <w:rtl/>
        </w:rPr>
        <w:t xml:space="preserve">ק </w:t>
      </w:r>
      <w:r>
        <w:rPr>
          <w:rStyle w:val="affffd"/>
          <w:rFonts w:ascii="Fb Fontext" w:hAnsi="Fb Fontext" w:hint="cs"/>
          <w:sz w:val="20"/>
          <w:rtl/>
          <w:rPrChange w:id="9959" w:author="מנוע אמוראים" w:date="2026-10-05T16:42:03Z">
            <w:rPr>
              <w:rFonts w:ascii="Fb Fontext" w:hAnsi="Fb Fontext" w:hint="cs"/>
              <w:sz w:val="20"/>
              <w:rtl/>
            </w:rPr>
          </w:rPrChange>
        </w:rPr>
        <w:t xml:space="preserve">דר</w:t>
      </w:r>
      <w:r>
        <w:rPr>
          <w:rStyle w:val="affffd"/>
          <w:rFonts w:ascii="Fb Fontext" w:hAnsi="Fb Fontext"/>
          <w:sz w:val="20"/>
          <w:rtl/>
          <w:rPrChange w:id="9960" w:author="מנוע אמוראים" w:date="2026-10-05T16:42:03Z">
            <w:rPr>
              <w:rFonts w:ascii="Fb Fontext" w:hAnsi="Fb Fontext"/>
              <w:sz w:val="20"/>
              <w:rtl/>
            </w:rPr>
          </w:rPrChange>
        </w:rPr>
        <w:t xml:space="preserve">"</w:t>
      </w:r>
      <w:r>
        <w:rPr>
          <w:rStyle w:val="affffd"/>
          <w:rFonts w:ascii="Fb Fontext" w:hAnsi="Fb Fontext" w:hint="cs"/>
          <w:sz w:val="20"/>
          <w:rtl/>
          <w:rPrChange w:id="9961" w:author="מנוע אמוראים" w:date="2026-10-05T16:42:03Z">
            <w:rPr>
              <w:rFonts w:ascii="Fb Fontext" w:hAnsi="Fb Fontext" w:hint="cs"/>
              <w:sz w:val="20"/>
              <w:rtl/>
            </w:rPr>
          </w:rPrChange>
        </w:rPr>
        <w:t xml:space="preserve">ש</w:t>
      </w:r>
      <w:r>
        <w:rPr>
          <w:rFonts w:ascii="Fb Fontext" w:hAnsi="Fb Fontext" w:hint="cs"/>
          <w:sz w:val="20"/>
          <w:rtl/>
        </w:rPr>
        <w:t xml:space="preserve"> היינו</w:t>
      </w:r>
      <w:r w:rsidRPr="007435EB">
        <w:rPr>
          <w:rFonts w:ascii="Fb Fontext" w:hAnsi="Fb Fontext"/>
          <w:sz w:val="20"/>
          <w:rtl/>
        </w:rPr>
        <w:t xml:space="preserve"> </w:t>
      </w:r>
      <w:r w:rsidRPr="007435EB">
        <w:rPr>
          <w:rFonts w:ascii="Fb Fontext" w:hAnsi="Fb Fontext" w:hint="cs"/>
          <w:sz w:val="20"/>
          <w:rtl/>
        </w:rPr>
        <w:t>רבי</w:t>
      </w:r>
      <w:r w:rsidRPr="007435EB">
        <w:rPr>
          <w:rFonts w:ascii="Fb Fontext" w:hAnsi="Fb Fontext"/>
          <w:sz w:val="20"/>
          <w:rtl/>
        </w:rPr>
        <w:t xml:space="preserve"> </w:t>
      </w:r>
      <w:r w:rsidRPr="007435EB">
        <w:rPr>
          <w:rFonts w:ascii="Fb Fontext" w:hAnsi="Fb Fontext" w:hint="cs"/>
          <w:sz w:val="20"/>
          <w:rtl/>
        </w:rPr>
        <w:t>יוסי</w:t>
      </w:r>
      <w:r w:rsidRPr="007435EB">
        <w:rPr>
          <w:rFonts w:ascii="Fb Fontext" w:hAnsi="Fb Fontext"/>
          <w:sz w:val="20"/>
          <w:rtl/>
        </w:rPr>
        <w:t xml:space="preserve">, </w:t>
      </w:r>
      <w:r w:rsidRPr="007435EB">
        <w:rPr>
          <w:rFonts w:ascii="Fb Fontext" w:hAnsi="Fb Fontext" w:hint="cs"/>
          <w:sz w:val="20"/>
          <w:rtl/>
        </w:rPr>
        <w:t>ות</w:t>
      </w:r>
      <w:r w:rsidRPr="007435EB">
        <w:rPr>
          <w:rFonts w:ascii="Fb Fontext" w:hAnsi="Fb Fontext"/>
          <w:sz w:val="20"/>
          <w:rtl/>
        </w:rPr>
        <w:t>"</w:t>
      </w:r>
      <w:r w:rsidRPr="007435EB">
        <w:rPr>
          <w:rFonts w:ascii="Fb Fontext" w:hAnsi="Fb Fontext" w:hint="cs"/>
          <w:sz w:val="20"/>
          <w:rtl/>
        </w:rPr>
        <w:t>ק דרבי</w:t>
      </w:r>
      <w:r w:rsidRPr="007435EB">
        <w:rPr>
          <w:rFonts w:ascii="Fb Fontext" w:hAnsi="Fb Fontext"/>
          <w:sz w:val="20"/>
          <w:rtl/>
        </w:rPr>
        <w:t xml:space="preserve"> </w:t>
      </w:r>
      <w:r w:rsidRPr="007435EB">
        <w:rPr>
          <w:rFonts w:ascii="Fb Fontext" w:hAnsi="Fb Fontext" w:hint="cs"/>
          <w:sz w:val="20"/>
          <w:rtl/>
        </w:rPr>
        <w:t>יוסי</w:t>
      </w:r>
      <w:r w:rsidRPr="007435EB">
        <w:rPr>
          <w:rFonts w:ascii="Fb Fontext" w:hAnsi="Fb Fontext"/>
          <w:sz w:val="20"/>
          <w:rtl/>
        </w:rPr>
        <w:t xml:space="preserve"> </w:t>
      </w:r>
      <w:r w:rsidRPr="007435EB">
        <w:rPr>
          <w:rFonts w:ascii="Fb Fontext" w:hAnsi="Fb Fontext" w:hint="cs"/>
          <w:sz w:val="20"/>
          <w:rtl/>
        </w:rPr>
        <w:t>היינו</w:t>
      </w:r>
      <w:r w:rsidRPr="007435EB">
        <w:rPr>
          <w:rFonts w:ascii="Fb Fontext" w:hAnsi="Fb Fontext"/>
          <w:sz w:val="20"/>
          <w:rtl/>
        </w:rPr>
        <w:t xml:space="preserve"> </w:t>
      </w:r>
      <w:r>
        <w:rPr>
          <w:rStyle w:val="affffd"/>
          <w:rFonts w:ascii="Fb Fontext" w:hAnsi="Fb Fontext" w:hint="cs"/>
          <w:sz w:val="20"/>
          <w:rtl/>
          <w:rPrChange w:id="9962" w:author="מנוע אמוראים" w:date="2026-10-05T16:42:03Z">
            <w:rPr>
              <w:rFonts w:ascii="Fb Fontext" w:hAnsi="Fb Fontext" w:hint="cs"/>
              <w:sz w:val="20"/>
              <w:rtl/>
            </w:rPr>
          </w:rPrChange>
        </w:rPr>
        <w:t xml:space="preserve">ר</w:t>
      </w:r>
      <w:r>
        <w:rPr>
          <w:rStyle w:val="affffd"/>
          <w:rFonts w:ascii="Fb Fontext" w:hAnsi="Fb Fontext"/>
          <w:sz w:val="20"/>
          <w:rtl/>
          <w:rPrChange w:id="9963" w:author="מנוע אמוראים" w:date="2026-10-05T16:42:03Z">
            <w:rPr>
              <w:rFonts w:ascii="Fb Fontext" w:hAnsi="Fb Fontext"/>
              <w:sz w:val="20"/>
              <w:rtl/>
            </w:rPr>
          </w:rPrChange>
        </w:rPr>
        <w:t xml:space="preserve">"</w:t>
      </w:r>
      <w:r>
        <w:rPr>
          <w:rStyle w:val="affffd"/>
          <w:rFonts w:ascii="Fb Fontext" w:hAnsi="Fb Fontext" w:hint="cs"/>
          <w:sz w:val="20"/>
          <w:rtl/>
          <w:rPrChange w:id="9964" w:author="מנוע אמוראים" w:date="2026-10-05T16:42:03Z">
            <w:rPr>
              <w:rFonts w:ascii="Fb Fontext" w:hAnsi="Fb Fontext" w:hint="cs"/>
              <w:sz w:val="20"/>
              <w:rtl/>
            </w:rPr>
          </w:rPrChange>
        </w:rPr>
        <w:t xml:space="preserve">ש</w:t>
      </w:r>
      <w:r w:rsidRPr="007435EB">
        <w:rPr>
          <w:rFonts w:ascii="Fb Fontext" w:hAnsi="Fb Fontext"/>
          <w:sz w:val="20"/>
          <w:rtl/>
        </w:rPr>
        <w:t xml:space="preserve">, </w:t>
      </w:r>
      <w:r w:rsidRPr="007435EB">
        <w:rPr>
          <w:rFonts w:ascii="Fb Fontext" w:hAnsi="Fb Fontext" w:hint="cs"/>
          <w:sz w:val="20"/>
          <w:rtl/>
        </w:rPr>
        <w:t>ומאי</w:t>
      </w:r>
      <w:r w:rsidRPr="007435EB">
        <w:rPr>
          <w:rFonts w:ascii="Fb Fontext" w:hAnsi="Fb Fontext"/>
          <w:sz w:val="20"/>
          <w:rtl/>
        </w:rPr>
        <w:t xml:space="preserve"> </w:t>
      </w:r>
      <w:r w:rsidRPr="007435EB">
        <w:rPr>
          <w:rFonts w:ascii="Fb Fontext" w:hAnsi="Fb Fontext" w:hint="cs"/>
          <w:sz w:val="20"/>
          <w:rtl/>
        </w:rPr>
        <w:t>אף</w:t>
      </w:r>
      <w:r w:rsidRPr="007435EB">
        <w:rPr>
          <w:rFonts w:ascii="Fb Fontext" w:hAnsi="Fb Fontext"/>
          <w:sz w:val="20"/>
          <w:rtl/>
        </w:rPr>
        <w:t xml:space="preserve"> - </w:t>
      </w:r>
      <w:r w:rsidRPr="007435EB">
        <w:rPr>
          <w:rFonts w:ascii="Fb Fontext" w:hAnsi="Fb Fontext" w:hint="cs"/>
          <w:sz w:val="20"/>
          <w:rtl/>
        </w:rPr>
        <w:t>אקמייתא</w:t>
      </w:r>
      <w:r w:rsidRPr="007435EB">
        <w:rPr>
          <w:rFonts w:ascii="Fb Fontext" w:hAnsi="Fb Fontext"/>
          <w:sz w:val="20"/>
          <w:rtl/>
        </w:rPr>
        <w:t>.</w:t>
      </w:r>
    </w:p>
    <w:p w14:paraId="730B8FA4" w14:textId="6D2AC8E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בן</w:t>
      </w:r>
      <w:r w:rsidR="00E8089F" w:rsidRPr="007435EB">
        <w:rPr>
          <w:rFonts w:ascii="Fb Fontext" w:hAnsi="Fb Fontext"/>
          <w:rtl/>
        </w:rPr>
        <w:t xml:space="preserve"> </w:t>
      </w:r>
      <w:r w:rsidR="00E8089F" w:rsidRPr="007435EB">
        <w:rPr>
          <w:rFonts w:ascii="Fb Fontext" w:hAnsi="Fb Fontext" w:hint="cs"/>
          <w:rtl/>
        </w:rPr>
        <w:t>בוהיין</w:t>
      </w:r>
      <w:r w:rsidR="00E8089F" w:rsidRPr="007435EB">
        <w:rPr>
          <w:rFonts w:ascii="Fb Fontext" w:hAnsi="Fb Fontext"/>
          <w:rtl/>
        </w:rPr>
        <w:t xml:space="preserve"> </w:t>
      </w:r>
      <w:r w:rsidR="00E8089F" w:rsidRPr="007435EB">
        <w:rPr>
          <w:rFonts w:ascii="Fb Fontext" w:hAnsi="Fb Fontext" w:hint="cs"/>
          <w:rtl/>
        </w:rPr>
        <w:t>נתן</w:t>
      </w:r>
      <w:r w:rsidR="00E8089F" w:rsidRPr="007435EB">
        <w:rPr>
          <w:rFonts w:ascii="Fb Fontext" w:hAnsi="Fb Fontext"/>
          <w:rtl/>
        </w:rPr>
        <w:t xml:space="preserve"> </w:t>
      </w:r>
      <w:r w:rsidR="00E8089F" w:rsidRPr="007435EB">
        <w:rPr>
          <w:rFonts w:ascii="Fb Fontext" w:hAnsi="Fb Fontext" w:hint="cs"/>
          <w:rtl/>
        </w:rPr>
        <w:t>פיאה</w:t>
      </w:r>
      <w:r w:rsidR="00E8089F" w:rsidRPr="007435EB">
        <w:rPr>
          <w:rFonts w:ascii="Fb Fontext" w:hAnsi="Fb Fontext"/>
          <w:rtl/>
        </w:rPr>
        <w:t xml:space="preserve"> </w:t>
      </w:r>
      <w:r w:rsidR="00E8089F" w:rsidRPr="007435EB">
        <w:rPr>
          <w:rFonts w:ascii="Fb Fontext" w:hAnsi="Fb Fontext" w:hint="cs"/>
          <w:rtl/>
        </w:rPr>
        <w:t>לירק</w:t>
      </w:r>
      <w:r w:rsidR="00E8089F" w:rsidRPr="007435EB">
        <w:rPr>
          <w:rFonts w:ascii="Fb Fontext" w:hAnsi="Fb Fontext"/>
          <w:rtl/>
        </w:rPr>
        <w:t xml:space="preserve">, </w:t>
      </w:r>
      <w:r w:rsidR="00E8089F" w:rsidRPr="007435EB">
        <w:rPr>
          <w:rFonts w:ascii="Fb Fontext" w:hAnsi="Fb Fontext" w:hint="cs"/>
          <w:rtl/>
        </w:rPr>
        <w:t>ובא</w:t>
      </w:r>
      <w:r w:rsidR="00E8089F" w:rsidRPr="007435EB">
        <w:rPr>
          <w:rFonts w:ascii="Fb Fontext" w:hAnsi="Fb Fontext"/>
          <w:rtl/>
        </w:rPr>
        <w:t xml:space="preserve"> </w:t>
      </w:r>
      <w:r w:rsidR="00E8089F" w:rsidRPr="007435EB">
        <w:rPr>
          <w:rFonts w:ascii="Fb Fontext" w:hAnsi="Fb Fontext" w:hint="cs"/>
          <w:rtl/>
        </w:rPr>
        <w:t>אביו</w:t>
      </w:r>
      <w:r w:rsidR="00E8089F" w:rsidRPr="007435EB">
        <w:rPr>
          <w:rFonts w:ascii="Fb Fontext" w:hAnsi="Fb Fontext"/>
          <w:rtl/>
        </w:rPr>
        <w:t xml:space="preserve"> </w:t>
      </w:r>
      <w:r w:rsidR="00E8089F" w:rsidRPr="007435EB">
        <w:rPr>
          <w:rFonts w:ascii="Fb Fontext" w:hAnsi="Fb Fontext" w:hint="cs"/>
          <w:rtl/>
        </w:rPr>
        <w:t>ומצאן</w:t>
      </w:r>
      <w:r w:rsidR="00E8089F" w:rsidRPr="007435EB">
        <w:rPr>
          <w:rFonts w:ascii="Fb Fontext" w:hAnsi="Fb Fontext"/>
          <w:rtl/>
        </w:rPr>
        <w:t xml:space="preserve"> </w:t>
      </w:r>
      <w:r w:rsidR="00E8089F" w:rsidRPr="007435EB">
        <w:rPr>
          <w:rFonts w:ascii="Fb Fontext" w:hAnsi="Fb Fontext" w:hint="cs"/>
          <w:rtl/>
        </w:rPr>
        <w:t>לעניים</w:t>
      </w:r>
      <w:r w:rsidR="00E8089F" w:rsidRPr="007435EB">
        <w:rPr>
          <w:rFonts w:ascii="Fb Fontext" w:hAnsi="Fb Fontext"/>
          <w:rtl/>
        </w:rPr>
        <w:t xml:space="preserve"> </w:t>
      </w:r>
      <w:r w:rsidR="00E8089F" w:rsidRPr="007435EB">
        <w:rPr>
          <w:rFonts w:ascii="Fb Fontext" w:hAnsi="Fb Fontext" w:hint="cs"/>
          <w:rtl/>
        </w:rPr>
        <w:t>שהיו</w:t>
      </w:r>
      <w:r w:rsidR="00E8089F" w:rsidRPr="007435EB">
        <w:rPr>
          <w:rFonts w:ascii="Fb Fontext" w:hAnsi="Fb Fontext"/>
          <w:rtl/>
        </w:rPr>
        <w:t xml:space="preserve"> </w:t>
      </w:r>
      <w:r w:rsidR="00E8089F" w:rsidRPr="007435EB">
        <w:rPr>
          <w:rFonts w:ascii="Fb Fontext" w:hAnsi="Fb Fontext" w:hint="cs"/>
          <w:rtl/>
        </w:rPr>
        <w:t>טעונין</w:t>
      </w:r>
      <w:r w:rsidR="00E8089F" w:rsidRPr="007435EB">
        <w:rPr>
          <w:rFonts w:ascii="Fb Fontext" w:hAnsi="Fb Fontext"/>
          <w:rtl/>
        </w:rPr>
        <w:t xml:space="preserve"> </w:t>
      </w:r>
      <w:r w:rsidR="00E8089F" w:rsidRPr="007435EB">
        <w:rPr>
          <w:rFonts w:ascii="Fb Fontext" w:hAnsi="Fb Fontext" w:hint="cs"/>
          <w:rtl/>
        </w:rPr>
        <w:t>ירק</w:t>
      </w:r>
      <w:r w:rsidR="00E8089F" w:rsidRPr="007435EB">
        <w:rPr>
          <w:rFonts w:ascii="Fb Fontext" w:hAnsi="Fb Fontext"/>
          <w:rtl/>
        </w:rPr>
        <w:t xml:space="preserve"> </w:t>
      </w:r>
      <w:r w:rsidR="00E8089F" w:rsidRPr="007435EB">
        <w:rPr>
          <w:rFonts w:ascii="Fb Fontext" w:hAnsi="Fb Fontext" w:hint="cs"/>
          <w:rtl/>
        </w:rPr>
        <w:t>ועומדין</w:t>
      </w:r>
      <w:r w:rsidR="00E8089F" w:rsidRPr="007435EB">
        <w:rPr>
          <w:rFonts w:ascii="Fb Fontext" w:hAnsi="Fb Fontext"/>
          <w:rtl/>
        </w:rPr>
        <w:t xml:space="preserve"> </w:t>
      </w:r>
      <w:r w:rsidR="00E8089F" w:rsidRPr="007435EB">
        <w:rPr>
          <w:rFonts w:ascii="Fb Fontext" w:hAnsi="Fb Fontext" w:hint="cs"/>
          <w:rtl/>
        </w:rPr>
        <w:t>על</w:t>
      </w:r>
      <w:r w:rsidR="00E8089F" w:rsidRPr="007435EB">
        <w:rPr>
          <w:rFonts w:ascii="Fb Fontext" w:hAnsi="Fb Fontext"/>
          <w:rtl/>
        </w:rPr>
        <w:t xml:space="preserve"> </w:t>
      </w:r>
      <w:r w:rsidR="00E8089F" w:rsidRPr="007435EB">
        <w:rPr>
          <w:rFonts w:ascii="Fb Fontext" w:hAnsi="Fb Fontext" w:hint="cs"/>
          <w:rtl/>
        </w:rPr>
        <w:t>פתח</w:t>
      </w:r>
      <w:r w:rsidR="00E8089F" w:rsidRPr="007435EB">
        <w:rPr>
          <w:rFonts w:ascii="Fb Fontext" w:hAnsi="Fb Fontext"/>
          <w:rtl/>
        </w:rPr>
        <w:t xml:space="preserve"> </w:t>
      </w:r>
      <w:r w:rsidR="00E8089F" w:rsidRPr="007435EB">
        <w:rPr>
          <w:rFonts w:ascii="Fb Fontext" w:hAnsi="Fb Fontext" w:hint="cs"/>
          <w:rtl/>
        </w:rPr>
        <w:t>הגינה</w:t>
      </w:r>
      <w:r w:rsidR="00E8089F" w:rsidRPr="007435EB">
        <w:rPr>
          <w:rFonts w:ascii="Fb Fontext" w:hAnsi="Fb Fontext"/>
          <w:rtl/>
        </w:rPr>
        <w:t xml:space="preserve">. </w:t>
      </w:r>
      <w:r w:rsidR="00E8089F" w:rsidRPr="007435EB">
        <w:rPr>
          <w:rFonts w:ascii="Fb Fontext" w:hAnsi="Fb Fontext" w:hint="cs"/>
          <w:rtl/>
        </w:rPr>
        <w:t>א</w:t>
      </w:r>
      <w:r w:rsidR="00E8089F" w:rsidRPr="007435EB">
        <w:rPr>
          <w:rFonts w:ascii="Fb Fontext" w:hAnsi="Fb Fontext"/>
          <w:rtl/>
        </w:rPr>
        <w:t>"</w:t>
      </w:r>
      <w:r w:rsidR="00E8089F" w:rsidRPr="007435EB">
        <w:rPr>
          <w:rFonts w:ascii="Fb Fontext" w:hAnsi="Fb Fontext" w:hint="cs"/>
          <w:rtl/>
        </w:rPr>
        <w:t>ל</w:t>
      </w:r>
      <w:r w:rsidR="00E8089F" w:rsidRPr="007435EB">
        <w:rPr>
          <w:rFonts w:ascii="Fb Fontext" w:hAnsi="Fb Fontext"/>
          <w:rtl/>
        </w:rPr>
        <w:t xml:space="preserve">: </w:t>
      </w:r>
      <w:r w:rsidR="00E8089F" w:rsidRPr="007435EB">
        <w:rPr>
          <w:rFonts w:ascii="Fb Fontext" w:hAnsi="Fb Fontext" w:hint="cs"/>
          <w:rtl/>
        </w:rPr>
        <w:t>בני</w:t>
      </w:r>
      <w:r w:rsidR="00E8089F" w:rsidRPr="007435EB">
        <w:rPr>
          <w:rFonts w:ascii="Fb Fontext" w:hAnsi="Fb Fontext"/>
          <w:rtl/>
        </w:rPr>
        <w:t xml:space="preserve">, </w:t>
      </w:r>
      <w:r w:rsidR="00E8089F" w:rsidRPr="007435EB">
        <w:rPr>
          <w:rFonts w:ascii="Fb Fontext" w:hAnsi="Fb Fontext" w:hint="cs"/>
          <w:rtl/>
        </w:rPr>
        <w:t>השליכו</w:t>
      </w:r>
      <w:r w:rsidR="00E8089F" w:rsidRPr="007435EB">
        <w:rPr>
          <w:rFonts w:ascii="Fb Fontext" w:hAnsi="Fb Fontext"/>
          <w:rtl/>
        </w:rPr>
        <w:t xml:space="preserve"> </w:t>
      </w:r>
      <w:r w:rsidR="00E8089F" w:rsidRPr="007435EB">
        <w:rPr>
          <w:rFonts w:ascii="Fb Fontext" w:hAnsi="Fb Fontext" w:hint="cs"/>
          <w:rtl/>
        </w:rPr>
        <w:t>מעליכם</w:t>
      </w:r>
      <w:r w:rsidR="00E8089F" w:rsidRPr="007435EB">
        <w:rPr>
          <w:rFonts w:ascii="Fb Fontext" w:hAnsi="Fb Fontext"/>
          <w:rtl/>
        </w:rPr>
        <w:t xml:space="preserve"> </w:t>
      </w:r>
      <w:r w:rsidR="00E8089F" w:rsidRPr="007435EB">
        <w:rPr>
          <w:rFonts w:ascii="Fb Fontext" w:hAnsi="Fb Fontext" w:hint="cs"/>
          <w:rtl/>
        </w:rPr>
        <w:t>ואני</w:t>
      </w:r>
      <w:r w:rsidR="00E8089F" w:rsidRPr="007435EB">
        <w:rPr>
          <w:rFonts w:ascii="Fb Fontext" w:hAnsi="Fb Fontext"/>
          <w:rtl/>
        </w:rPr>
        <w:t xml:space="preserve"> </w:t>
      </w:r>
      <w:r w:rsidR="00E8089F" w:rsidRPr="007435EB">
        <w:rPr>
          <w:rFonts w:ascii="Fb Fontext" w:hAnsi="Fb Fontext" w:hint="cs"/>
          <w:rtl/>
        </w:rPr>
        <w:t>נותן</w:t>
      </w:r>
      <w:r w:rsidR="00E8089F" w:rsidRPr="007435EB">
        <w:rPr>
          <w:rFonts w:ascii="Fb Fontext" w:hAnsi="Fb Fontext"/>
          <w:rtl/>
        </w:rPr>
        <w:t xml:space="preserve"> </w:t>
      </w:r>
      <w:r w:rsidR="00E8089F" w:rsidRPr="007435EB">
        <w:rPr>
          <w:rFonts w:ascii="Fb Fontext" w:hAnsi="Fb Fontext" w:hint="cs"/>
          <w:rtl/>
        </w:rPr>
        <w:t>לכם</w:t>
      </w:r>
      <w:r w:rsidR="00E8089F" w:rsidRPr="007435EB">
        <w:rPr>
          <w:rFonts w:ascii="Fb Fontext" w:hAnsi="Fb Fontext"/>
          <w:rtl/>
        </w:rPr>
        <w:t xml:space="preserve"> </w:t>
      </w:r>
      <w:r w:rsidR="00E8089F" w:rsidRPr="007435EB">
        <w:rPr>
          <w:rFonts w:ascii="Fb Fontext" w:hAnsi="Fb Fontext" w:hint="cs"/>
          <w:rtl/>
        </w:rPr>
        <w:t>כפליים</w:t>
      </w:r>
      <w:r w:rsidR="00E8089F" w:rsidRPr="007435EB">
        <w:rPr>
          <w:rFonts w:ascii="Fb Fontext" w:hAnsi="Fb Fontext"/>
          <w:rtl/>
        </w:rPr>
        <w:t xml:space="preserve"> </w:t>
      </w:r>
      <w:r w:rsidR="00E8089F" w:rsidRPr="007435EB">
        <w:rPr>
          <w:rFonts w:ascii="Fb Fontext" w:hAnsi="Fb Fontext" w:hint="cs"/>
          <w:rtl/>
        </w:rPr>
        <w:t>במעושר</w:t>
      </w:r>
      <w:r w:rsidR="00E8089F" w:rsidRPr="007435EB">
        <w:rPr>
          <w:rFonts w:ascii="Fb Fontext" w:hAnsi="Fb Fontext"/>
          <w:rtl/>
        </w:rPr>
        <w:t xml:space="preserve">, </w:t>
      </w:r>
      <w:r w:rsidR="00E8089F" w:rsidRPr="007435EB">
        <w:rPr>
          <w:rFonts w:ascii="Fb Fontext" w:hAnsi="Fb Fontext" w:hint="cs"/>
          <w:rtl/>
        </w:rPr>
        <w:t>לא</w:t>
      </w:r>
      <w:r w:rsidR="00E8089F" w:rsidRPr="007435EB">
        <w:rPr>
          <w:rFonts w:ascii="Fb Fontext" w:hAnsi="Fb Fontext"/>
          <w:rtl/>
        </w:rPr>
        <w:t xml:space="preserve"> </w:t>
      </w:r>
      <w:r w:rsidR="00E8089F" w:rsidRPr="007435EB">
        <w:rPr>
          <w:rFonts w:ascii="Fb Fontext" w:hAnsi="Fb Fontext" w:hint="cs"/>
          <w:rtl/>
        </w:rPr>
        <w:t>מפני</w:t>
      </w:r>
      <w:r w:rsidR="00E8089F" w:rsidRPr="007435EB">
        <w:rPr>
          <w:rFonts w:ascii="Fb Fontext" w:hAnsi="Fb Fontext"/>
          <w:rtl/>
        </w:rPr>
        <w:t xml:space="preserve"> </w:t>
      </w:r>
      <w:r w:rsidR="00E8089F" w:rsidRPr="007435EB">
        <w:rPr>
          <w:rFonts w:ascii="Fb Fontext" w:hAnsi="Fb Fontext" w:hint="cs"/>
          <w:rtl/>
        </w:rPr>
        <w:t>שעיני</w:t>
      </w:r>
      <w:r w:rsidR="00E8089F" w:rsidRPr="007435EB">
        <w:rPr>
          <w:rFonts w:ascii="Fb Fontext" w:hAnsi="Fb Fontext"/>
          <w:rtl/>
        </w:rPr>
        <w:t xml:space="preserve"> </w:t>
      </w:r>
      <w:r w:rsidR="00E8089F" w:rsidRPr="007435EB">
        <w:rPr>
          <w:rFonts w:ascii="Fb Fontext" w:hAnsi="Fb Fontext" w:hint="cs"/>
          <w:rtl/>
        </w:rPr>
        <w:t>צרה</w:t>
      </w:r>
      <w:r w:rsidR="00E8089F" w:rsidRPr="007435EB">
        <w:rPr>
          <w:rFonts w:ascii="Fb Fontext" w:hAnsi="Fb Fontext"/>
          <w:rtl/>
        </w:rPr>
        <w:t xml:space="preserve">, </w:t>
      </w:r>
      <w:r w:rsidR="00E8089F" w:rsidRPr="007435EB">
        <w:rPr>
          <w:rFonts w:ascii="Fb Fontext" w:hAnsi="Fb Fontext" w:hint="cs"/>
          <w:rtl/>
        </w:rPr>
        <w:t>אלא</w:t>
      </w:r>
      <w:r w:rsidR="00E8089F" w:rsidRPr="007435EB">
        <w:rPr>
          <w:rFonts w:ascii="Fb Fontext" w:hAnsi="Fb Fontext"/>
          <w:rtl/>
        </w:rPr>
        <w:t xml:space="preserve"> </w:t>
      </w:r>
      <w:r w:rsidR="00E8089F" w:rsidRPr="007435EB">
        <w:rPr>
          <w:rFonts w:ascii="Fb Fontext" w:hAnsi="Fb Fontext" w:hint="cs"/>
          <w:rtl/>
        </w:rPr>
        <w:t>מפני</w:t>
      </w:r>
      <w:r w:rsidR="00E8089F" w:rsidRPr="007435EB">
        <w:rPr>
          <w:rFonts w:ascii="Fb Fontext" w:hAnsi="Fb Fontext"/>
          <w:rtl/>
        </w:rPr>
        <w:t xml:space="preserve"> </w:t>
      </w:r>
      <w:r w:rsidR="00E8089F" w:rsidRPr="007435EB">
        <w:rPr>
          <w:rFonts w:ascii="Fb Fontext" w:hAnsi="Fb Fontext" w:hint="cs"/>
          <w:rtl/>
        </w:rPr>
        <w:t>שאמרו</w:t>
      </w:r>
      <w:r w:rsidR="00E8089F" w:rsidRPr="007435EB">
        <w:rPr>
          <w:rFonts w:ascii="Fb Fontext" w:hAnsi="Fb Fontext"/>
          <w:rtl/>
        </w:rPr>
        <w:t xml:space="preserve"> </w:t>
      </w:r>
      <w:r w:rsidR="00E8089F" w:rsidRPr="007435EB">
        <w:rPr>
          <w:rFonts w:ascii="Fb Fontext" w:hAnsi="Fb Fontext" w:hint="cs"/>
          <w:rtl/>
        </w:rPr>
        <w:t>חכמים</w:t>
      </w:r>
      <w:r w:rsidR="00E8089F" w:rsidRPr="007435EB">
        <w:rPr>
          <w:rFonts w:ascii="Fb Fontext" w:hAnsi="Fb Fontext"/>
          <w:rtl/>
        </w:rPr>
        <w:t xml:space="preserve"> </w:t>
      </w:r>
      <w:r w:rsidR="00E8089F" w:rsidRPr="007435EB">
        <w:rPr>
          <w:rFonts w:ascii="Fb Fontext" w:hAnsi="Fb Fontext" w:hint="cs"/>
          <w:rtl/>
        </w:rPr>
        <w:t>אין</w:t>
      </w:r>
      <w:r w:rsidR="00E8089F" w:rsidRPr="007435EB">
        <w:rPr>
          <w:rFonts w:ascii="Fb Fontext" w:hAnsi="Fb Fontext"/>
          <w:rtl/>
        </w:rPr>
        <w:t xml:space="preserve"> </w:t>
      </w:r>
      <w:r w:rsidR="00E8089F" w:rsidRPr="007435EB">
        <w:rPr>
          <w:rFonts w:ascii="Fb Fontext" w:hAnsi="Fb Fontext" w:hint="cs"/>
          <w:rtl/>
        </w:rPr>
        <w:t>נותנין</w:t>
      </w:r>
      <w:r w:rsidR="00E8089F" w:rsidRPr="007435EB">
        <w:rPr>
          <w:rFonts w:ascii="Fb Fontext" w:hAnsi="Fb Fontext"/>
          <w:rtl/>
        </w:rPr>
        <w:t xml:space="preserve"> </w:t>
      </w:r>
      <w:r w:rsidR="00E8089F" w:rsidRPr="007435EB">
        <w:rPr>
          <w:rFonts w:ascii="Fb Fontext" w:hAnsi="Fb Fontext" w:hint="cs"/>
          <w:rtl/>
        </w:rPr>
        <w:t>פיאה</w:t>
      </w:r>
      <w:r w:rsidR="00E8089F" w:rsidRPr="007435EB">
        <w:rPr>
          <w:rFonts w:ascii="Fb Fontext" w:hAnsi="Fb Fontext"/>
          <w:rtl/>
        </w:rPr>
        <w:t xml:space="preserve"> </w:t>
      </w:r>
      <w:r w:rsidR="00E8089F" w:rsidRPr="007435EB">
        <w:rPr>
          <w:rFonts w:ascii="Fb Fontext" w:hAnsi="Fb Fontext" w:hint="cs"/>
          <w:rtl/>
        </w:rPr>
        <w:t>לירק</w:t>
      </w:r>
      <w:r w:rsidR="00E8089F" w:rsidRPr="007435EB">
        <w:rPr>
          <w:rFonts w:ascii="Fb Fontext" w:hAnsi="Fb Fontext"/>
          <w:rtl/>
        </w:rPr>
        <w:t xml:space="preserve">. </w:t>
      </w:r>
      <w:r w:rsidR="00E8089F" w:rsidRPr="007435EB">
        <w:rPr>
          <w:rFonts w:ascii="Fb Fontext" w:hAnsi="Fb Fontext" w:hint="cs"/>
          <w:rtl/>
        </w:rPr>
        <w:t>ואמר להם דווקא שלא יחשבו שסתם דוחה אותם.</w:t>
      </w:r>
    </w:p>
    <w:p w14:paraId="1D92861C" w14:textId="73A735C3" w:rsidR="00E8089F" w:rsidRPr="007435EB" w:rsidRDefault="00F47631" w:rsidP="00F47631">
      <w:pPr>
        <w:pStyle w:val="affd"/>
        <w:rPr>
          <w:bCs/>
          <w:rtl/>
        </w:rPr>
      </w:pPr>
      <w:r>
        <w:rPr>
          <w:rFonts w:hint="cs"/>
          <w:rtl/>
        </w:rPr>
        <w:t>***</w:t>
      </w:r>
    </w:p>
    <w:p w14:paraId="192F99A5" w14:textId="337B388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בראשונה</w:t>
      </w:r>
      <w:r w:rsidR="00E8089F" w:rsidRPr="007435EB">
        <w:rPr>
          <w:rFonts w:ascii="Fb Fontext" w:hAnsi="Fb Fontext"/>
          <w:rtl/>
        </w:rPr>
        <w:t xml:space="preserve"> </w:t>
      </w:r>
      <w:r w:rsidR="00E8089F" w:rsidRPr="007435EB">
        <w:rPr>
          <w:rFonts w:ascii="Fb Fontext" w:hAnsi="Fb Fontext" w:hint="cs"/>
          <w:rtl/>
        </w:rPr>
        <w:t>היו</w:t>
      </w:r>
      <w:r w:rsidR="00E8089F" w:rsidRPr="007435EB">
        <w:rPr>
          <w:rFonts w:ascii="Fb Fontext" w:hAnsi="Fb Fontext"/>
          <w:rtl/>
        </w:rPr>
        <w:t xml:space="preserve"> </w:t>
      </w:r>
      <w:r w:rsidR="00E8089F" w:rsidRPr="007435EB">
        <w:rPr>
          <w:rFonts w:ascii="Fb Fontext" w:hAnsi="Fb Fontext" w:hint="cs"/>
          <w:rtl/>
        </w:rPr>
        <w:t>מניחין</w:t>
      </w:r>
      <w:r w:rsidR="00E8089F" w:rsidRPr="007435EB">
        <w:rPr>
          <w:rFonts w:ascii="Fb Fontext" w:hAnsi="Fb Fontext"/>
          <w:rtl/>
        </w:rPr>
        <w:t xml:space="preserve"> </w:t>
      </w:r>
      <w:r w:rsidR="00E8089F" w:rsidRPr="007435EB">
        <w:rPr>
          <w:rFonts w:ascii="Fb Fontext" w:hAnsi="Fb Fontext" w:hint="cs"/>
          <w:rtl/>
        </w:rPr>
        <w:t>עורות</w:t>
      </w:r>
      <w:r w:rsidR="00E8089F" w:rsidRPr="007435EB">
        <w:rPr>
          <w:rFonts w:ascii="Fb Fontext" w:hAnsi="Fb Fontext"/>
          <w:rtl/>
        </w:rPr>
        <w:t xml:space="preserve"> </w:t>
      </w:r>
      <w:r w:rsidR="00E8089F" w:rsidRPr="007435EB">
        <w:rPr>
          <w:rFonts w:ascii="Fb Fontext" w:hAnsi="Fb Fontext" w:hint="cs"/>
          <w:rtl/>
        </w:rPr>
        <w:t>קדשים</w:t>
      </w:r>
      <w:r w:rsidR="00E8089F" w:rsidRPr="007435EB">
        <w:rPr>
          <w:rFonts w:ascii="Fb Fontext" w:hAnsi="Fb Fontext"/>
          <w:rtl/>
        </w:rPr>
        <w:t xml:space="preserve"> </w:t>
      </w:r>
      <w:r w:rsidR="00E8089F" w:rsidRPr="007435EB">
        <w:rPr>
          <w:rFonts w:ascii="Fb Fontext" w:hAnsi="Fb Fontext" w:hint="cs"/>
          <w:rtl/>
        </w:rPr>
        <w:t>בלשכת</w:t>
      </w:r>
      <w:r w:rsidR="00E8089F" w:rsidRPr="007435EB">
        <w:rPr>
          <w:rFonts w:ascii="Fb Fontext" w:hAnsi="Fb Fontext"/>
          <w:rtl/>
        </w:rPr>
        <w:t xml:space="preserve"> </w:t>
      </w:r>
      <w:r w:rsidR="00E8089F" w:rsidRPr="007435EB">
        <w:rPr>
          <w:rFonts w:ascii="Fb Fontext" w:hAnsi="Fb Fontext" w:hint="cs"/>
          <w:rtl/>
        </w:rPr>
        <w:t>בית</w:t>
      </w:r>
      <w:r w:rsidR="00E8089F" w:rsidRPr="007435EB">
        <w:rPr>
          <w:rFonts w:ascii="Fb Fontext" w:hAnsi="Fb Fontext"/>
          <w:rtl/>
        </w:rPr>
        <w:t xml:space="preserve"> </w:t>
      </w:r>
      <w:r w:rsidR="00E8089F" w:rsidRPr="007435EB">
        <w:rPr>
          <w:rFonts w:ascii="Fb Fontext" w:hAnsi="Fb Fontext" w:hint="cs"/>
          <w:rtl/>
        </w:rPr>
        <w:t>הפרוה</w:t>
      </w:r>
      <w:r w:rsidR="00E8089F" w:rsidRPr="007435EB">
        <w:rPr>
          <w:rFonts w:ascii="Fb Fontext" w:hAnsi="Fb Fontext"/>
          <w:rtl/>
        </w:rPr>
        <w:t xml:space="preserve">, </w:t>
      </w:r>
      <w:r w:rsidR="00E8089F" w:rsidRPr="007435EB">
        <w:rPr>
          <w:rFonts w:ascii="Fb Fontext" w:hAnsi="Fb Fontext" w:hint="cs"/>
          <w:rtl/>
        </w:rPr>
        <w:t>לערב</w:t>
      </w:r>
      <w:r w:rsidR="00E8089F" w:rsidRPr="007435EB">
        <w:rPr>
          <w:rFonts w:ascii="Fb Fontext" w:hAnsi="Fb Fontext"/>
          <w:rtl/>
        </w:rPr>
        <w:t xml:space="preserve"> </w:t>
      </w:r>
      <w:r w:rsidR="00E8089F" w:rsidRPr="007435EB">
        <w:rPr>
          <w:rFonts w:ascii="Fb Fontext" w:hAnsi="Fb Fontext" w:hint="cs"/>
          <w:rtl/>
        </w:rPr>
        <w:t>היו</w:t>
      </w:r>
      <w:r w:rsidR="00E8089F" w:rsidRPr="007435EB">
        <w:rPr>
          <w:rFonts w:ascii="Fb Fontext" w:hAnsi="Fb Fontext"/>
          <w:rtl/>
        </w:rPr>
        <w:t xml:space="preserve"> </w:t>
      </w:r>
      <w:r w:rsidR="00E8089F" w:rsidRPr="007435EB">
        <w:rPr>
          <w:rFonts w:ascii="Fb Fontext" w:hAnsi="Fb Fontext" w:hint="cs"/>
          <w:rtl/>
        </w:rPr>
        <w:t>מחלקין</w:t>
      </w:r>
      <w:r w:rsidR="00E8089F" w:rsidRPr="007435EB">
        <w:rPr>
          <w:rFonts w:ascii="Fb Fontext" w:hAnsi="Fb Fontext"/>
          <w:rtl/>
        </w:rPr>
        <w:t xml:space="preserve"> </w:t>
      </w:r>
      <w:r w:rsidR="00E8089F" w:rsidRPr="007435EB">
        <w:rPr>
          <w:rFonts w:ascii="Fb Fontext" w:hAnsi="Fb Fontext" w:hint="cs"/>
          <w:rtl/>
        </w:rPr>
        <w:t>אותן</w:t>
      </w:r>
      <w:r w:rsidR="00E8089F" w:rsidRPr="007435EB">
        <w:rPr>
          <w:rFonts w:ascii="Fb Fontext" w:hAnsi="Fb Fontext"/>
          <w:rtl/>
        </w:rPr>
        <w:t xml:space="preserve"> </w:t>
      </w:r>
      <w:r w:rsidR="00E8089F" w:rsidRPr="007435EB">
        <w:rPr>
          <w:rFonts w:ascii="Fb Fontext" w:hAnsi="Fb Fontext" w:hint="cs"/>
          <w:rtl/>
        </w:rPr>
        <w:t>לאנשי</w:t>
      </w:r>
      <w:r w:rsidR="00E8089F" w:rsidRPr="007435EB">
        <w:rPr>
          <w:rFonts w:ascii="Fb Fontext" w:hAnsi="Fb Fontext"/>
          <w:rtl/>
        </w:rPr>
        <w:t xml:space="preserve"> </w:t>
      </w:r>
      <w:r w:rsidR="00E8089F" w:rsidRPr="007435EB">
        <w:rPr>
          <w:rFonts w:ascii="Fb Fontext" w:hAnsi="Fb Fontext" w:hint="cs"/>
          <w:rtl/>
        </w:rPr>
        <w:t>בית</w:t>
      </w:r>
      <w:r w:rsidR="00E8089F" w:rsidRPr="007435EB">
        <w:rPr>
          <w:rFonts w:ascii="Fb Fontext" w:hAnsi="Fb Fontext"/>
          <w:rtl/>
        </w:rPr>
        <w:t xml:space="preserve"> </w:t>
      </w:r>
      <w:r w:rsidR="00E8089F" w:rsidRPr="007435EB">
        <w:rPr>
          <w:rFonts w:ascii="Fb Fontext" w:hAnsi="Fb Fontext" w:hint="cs"/>
          <w:rtl/>
        </w:rPr>
        <w:t>אב</w:t>
      </w:r>
      <w:r w:rsidR="00E8089F" w:rsidRPr="007435EB">
        <w:rPr>
          <w:rFonts w:ascii="Fb Fontext" w:hAnsi="Fb Fontext"/>
          <w:rtl/>
        </w:rPr>
        <w:t xml:space="preserve">, </w:t>
      </w:r>
      <w:r w:rsidR="00E8089F" w:rsidRPr="007435EB">
        <w:rPr>
          <w:rFonts w:ascii="Fb Fontext" w:hAnsi="Fb Fontext" w:hint="cs"/>
          <w:rtl/>
        </w:rPr>
        <w:t>והיו</w:t>
      </w:r>
      <w:r w:rsidR="00E8089F" w:rsidRPr="007435EB">
        <w:rPr>
          <w:rFonts w:ascii="Fb Fontext" w:hAnsi="Fb Fontext"/>
          <w:rtl/>
        </w:rPr>
        <w:t xml:space="preserve"> </w:t>
      </w:r>
      <w:r w:rsidR="00E8089F" w:rsidRPr="007435EB">
        <w:rPr>
          <w:rFonts w:ascii="Fb Fontext" w:hAnsi="Fb Fontext" w:hint="cs"/>
          <w:rtl/>
        </w:rPr>
        <w:t>בעלי</w:t>
      </w:r>
      <w:r w:rsidR="00E8089F" w:rsidRPr="007435EB">
        <w:rPr>
          <w:rFonts w:ascii="Fb Fontext" w:hAnsi="Fb Fontext"/>
          <w:rtl/>
        </w:rPr>
        <w:t xml:space="preserve"> </w:t>
      </w:r>
      <w:r w:rsidR="00E8089F" w:rsidRPr="007435EB">
        <w:rPr>
          <w:rFonts w:ascii="Fb Fontext" w:hAnsi="Fb Fontext" w:hint="cs"/>
          <w:rtl/>
        </w:rPr>
        <w:t>זרועות</w:t>
      </w:r>
      <w:r w:rsidR="00E8089F" w:rsidRPr="007435EB">
        <w:rPr>
          <w:rFonts w:ascii="Fb Fontext" w:hAnsi="Fb Fontext"/>
          <w:rtl/>
        </w:rPr>
        <w:t xml:space="preserve"> </w:t>
      </w:r>
      <w:r w:rsidR="00E8089F" w:rsidRPr="007435EB">
        <w:rPr>
          <w:rFonts w:ascii="Fb Fontext" w:hAnsi="Fb Fontext" w:hint="cs"/>
          <w:rtl/>
        </w:rPr>
        <w:t>נוטלין</w:t>
      </w:r>
      <w:r w:rsidR="00E8089F" w:rsidRPr="007435EB">
        <w:rPr>
          <w:rFonts w:ascii="Fb Fontext" w:hAnsi="Fb Fontext"/>
          <w:rtl/>
        </w:rPr>
        <w:t xml:space="preserve"> </w:t>
      </w:r>
      <w:r w:rsidR="00E8089F" w:rsidRPr="007435EB">
        <w:rPr>
          <w:rFonts w:ascii="Fb Fontext" w:hAnsi="Fb Fontext" w:hint="cs"/>
          <w:rtl/>
        </w:rPr>
        <w:t>אותן</w:t>
      </w:r>
      <w:r w:rsidR="00E8089F" w:rsidRPr="007435EB">
        <w:rPr>
          <w:rFonts w:ascii="Fb Fontext" w:hAnsi="Fb Fontext"/>
          <w:rtl/>
        </w:rPr>
        <w:t xml:space="preserve"> </w:t>
      </w:r>
      <w:r w:rsidR="00E8089F" w:rsidRPr="007435EB">
        <w:rPr>
          <w:rFonts w:ascii="Fb Fontext" w:hAnsi="Fb Fontext" w:hint="cs"/>
          <w:rtl/>
        </w:rPr>
        <w:t>בזרוע</w:t>
      </w:r>
      <w:r w:rsidR="00E8089F" w:rsidRPr="007435EB">
        <w:rPr>
          <w:rFonts w:ascii="Fb Fontext" w:hAnsi="Fb Fontext"/>
          <w:rtl/>
        </w:rPr>
        <w:t>.</w:t>
      </w:r>
    </w:p>
    <w:p w14:paraId="52260EA1" w14:textId="77777777" w:rsidR="00E8089F" w:rsidRPr="007435EB" w:rsidRDefault="00E8089F" w:rsidP="00E8089F">
      <w:pPr>
        <w:rPr>
          <w:rtl/>
        </w:rPr>
      </w:pPr>
      <w:r w:rsidRPr="007435EB">
        <w:rPr>
          <w:rFonts w:hint="cs"/>
          <w:rtl/>
        </w:rPr>
        <w:t>התקינו</w:t>
      </w:r>
      <w:r w:rsidRPr="007435EB">
        <w:rPr>
          <w:rtl/>
        </w:rPr>
        <w:t xml:space="preserve"> </w:t>
      </w:r>
      <w:r w:rsidRPr="007435EB">
        <w:rPr>
          <w:rFonts w:hint="cs"/>
          <w:rtl/>
        </w:rPr>
        <w:t>שיהיו</w:t>
      </w:r>
      <w:r w:rsidRPr="007435EB">
        <w:rPr>
          <w:rtl/>
        </w:rPr>
        <w:t xml:space="preserve"> </w:t>
      </w:r>
      <w:r w:rsidRPr="007435EB">
        <w:rPr>
          <w:rFonts w:hint="cs"/>
          <w:rtl/>
        </w:rPr>
        <w:t>מחלקין</w:t>
      </w:r>
      <w:r w:rsidRPr="007435EB">
        <w:rPr>
          <w:rtl/>
        </w:rPr>
        <w:t xml:space="preserve"> </w:t>
      </w:r>
      <w:r w:rsidRPr="007435EB">
        <w:rPr>
          <w:rFonts w:hint="cs"/>
          <w:rtl/>
        </w:rPr>
        <w:t>אותן</w:t>
      </w:r>
      <w:r w:rsidRPr="007435EB">
        <w:rPr>
          <w:rtl/>
        </w:rPr>
        <w:t xml:space="preserve"> </w:t>
      </w:r>
      <w:r>
        <w:rPr>
          <w:rStyle w:val="affffd"/>
          <w:rFonts w:hint="cs"/>
          <w:rtl/>
          <w:rPrChange w:id="9965" w:author="מנוע אמוראים" w:date="2026-10-05T16:42:03Z">
            <w:rPr>
              <w:rFonts w:hint="cs"/>
              <w:rtl/>
            </w:rPr>
          </w:rPrChange>
        </w:rPr>
        <w:t xml:space="preserve">מער</w:t>
      </w:r>
      <w:r>
        <w:rPr>
          <w:rStyle w:val="affffd"/>
          <w:rtl/>
          <w:rPrChange w:id="9966" w:author="מנוע אמוראים" w:date="2026-10-05T16:42:03Z">
            <w:rPr>
              <w:rtl/>
            </w:rPr>
          </w:rPrChange>
        </w:rPr>
        <w:t xml:space="preserve">"</w:t>
      </w:r>
      <w:r>
        <w:rPr>
          <w:rStyle w:val="affffd"/>
          <w:rFonts w:hint="cs"/>
          <w:rtl/>
          <w:rPrChange w:id="9967" w:author="מנוע אמוראים" w:date="2026-10-05T16:42:03Z">
            <w:rPr>
              <w:rFonts w:hint="cs"/>
              <w:rtl/>
            </w:rPr>
          </w:rPrChange>
        </w:rPr>
        <w:t xml:space="preserve">ש</w:t>
      </w:r>
      <w:r w:rsidRPr="007435EB">
        <w:rPr>
          <w:rtl/>
        </w:rPr>
        <w:t xml:space="preserve"> </w:t>
      </w:r>
      <w:r>
        <w:rPr>
          <w:rStyle w:val="affffd"/>
          <w:rFonts w:hint="cs"/>
          <w:rtl/>
          <w:rPrChange w:id="9968" w:author="מנוע אמוראים" w:date="2026-10-05T16:42:03Z">
            <w:rPr>
              <w:rFonts w:hint="cs"/>
              <w:rtl/>
            </w:rPr>
          </w:rPrChange>
        </w:rPr>
        <w:t xml:space="preserve">לער</w:t>
      </w:r>
      <w:r>
        <w:rPr>
          <w:rStyle w:val="affffd"/>
          <w:rtl/>
          <w:rPrChange w:id="9969" w:author="מנוע אמוראים" w:date="2026-10-05T16:42:03Z">
            <w:rPr>
              <w:rtl/>
            </w:rPr>
          </w:rPrChange>
        </w:rPr>
        <w:t xml:space="preserve">"</w:t>
      </w:r>
      <w:r>
        <w:rPr>
          <w:rStyle w:val="affffd"/>
          <w:rFonts w:hint="cs"/>
          <w:rtl/>
          <w:rPrChange w:id="9970" w:author="מנוע אמוראים" w:date="2026-10-05T16:42:03Z">
            <w:rPr>
              <w:rFonts w:hint="cs"/>
              <w:rtl/>
            </w:rPr>
          </w:rPrChange>
        </w:rPr>
        <w:t xml:space="preserve">ש</w:t>
      </w:r>
      <w:r w:rsidRPr="007435EB">
        <w:rPr>
          <w:rtl/>
        </w:rPr>
        <w:t xml:space="preserve">, </w:t>
      </w:r>
      <w:r w:rsidRPr="007435EB">
        <w:rPr>
          <w:rFonts w:hint="cs"/>
          <w:rtl/>
        </w:rPr>
        <w:t>דאתיין</w:t>
      </w:r>
      <w:r w:rsidRPr="007435EB">
        <w:rPr>
          <w:rtl/>
        </w:rPr>
        <w:t xml:space="preserve"> </w:t>
      </w:r>
      <w:r w:rsidRPr="007435EB">
        <w:rPr>
          <w:rFonts w:hint="cs"/>
          <w:rtl/>
        </w:rPr>
        <w:t>כולהו</w:t>
      </w:r>
      <w:r w:rsidRPr="007435EB">
        <w:rPr>
          <w:rtl/>
        </w:rPr>
        <w:t xml:space="preserve"> </w:t>
      </w:r>
      <w:r w:rsidRPr="007435EB">
        <w:rPr>
          <w:rFonts w:hint="cs"/>
          <w:rtl/>
        </w:rPr>
        <w:t>משמרות</w:t>
      </w:r>
      <w:r w:rsidRPr="007435EB">
        <w:rPr>
          <w:rtl/>
        </w:rPr>
        <w:t xml:space="preserve"> </w:t>
      </w:r>
      <w:r w:rsidRPr="007435EB">
        <w:rPr>
          <w:rFonts w:hint="cs"/>
          <w:rtl/>
        </w:rPr>
        <w:t>ושקלן</w:t>
      </w:r>
      <w:r w:rsidRPr="007435EB">
        <w:rPr>
          <w:rtl/>
        </w:rPr>
        <w:t xml:space="preserve"> </w:t>
      </w:r>
      <w:r w:rsidRPr="007435EB">
        <w:rPr>
          <w:rFonts w:hint="cs"/>
          <w:rtl/>
        </w:rPr>
        <w:t>בהדדי</w:t>
      </w:r>
      <w:r w:rsidRPr="007435EB">
        <w:rPr>
          <w:rtl/>
        </w:rPr>
        <w:t>.</w:t>
      </w:r>
    </w:p>
    <w:p w14:paraId="190C1F77" w14:textId="77777777" w:rsidR="00E8089F" w:rsidRPr="007435EB" w:rsidRDefault="00E8089F" w:rsidP="00E8089F">
      <w:pPr>
        <w:rPr>
          <w:rtl/>
        </w:rPr>
      </w:pPr>
      <w:r w:rsidRPr="007435EB">
        <w:rPr>
          <w:rFonts w:hint="cs"/>
          <w:rtl/>
        </w:rPr>
        <w:t>ועדיין</w:t>
      </w:r>
      <w:r w:rsidRPr="007435EB">
        <w:rPr>
          <w:rtl/>
        </w:rPr>
        <w:t xml:space="preserve"> </w:t>
      </w:r>
      <w:r w:rsidRPr="007435EB">
        <w:rPr>
          <w:rFonts w:hint="cs"/>
          <w:rtl/>
        </w:rPr>
        <w:t>היו</w:t>
      </w:r>
      <w:r w:rsidRPr="007435EB">
        <w:rPr>
          <w:rtl/>
        </w:rPr>
        <w:t xml:space="preserve"> </w:t>
      </w:r>
      <w:r w:rsidRPr="007435EB">
        <w:rPr>
          <w:rFonts w:hint="cs"/>
          <w:rtl/>
        </w:rPr>
        <w:t>גדולי</w:t>
      </w:r>
      <w:r w:rsidRPr="007435EB">
        <w:rPr>
          <w:rtl/>
        </w:rPr>
        <w:t xml:space="preserve"> </w:t>
      </w:r>
      <w:r w:rsidRPr="007435EB">
        <w:rPr>
          <w:rFonts w:hint="cs"/>
          <w:rtl/>
        </w:rPr>
        <w:t>כהונה</w:t>
      </w:r>
      <w:r w:rsidRPr="007435EB">
        <w:rPr>
          <w:rtl/>
        </w:rPr>
        <w:t xml:space="preserve"> </w:t>
      </w:r>
      <w:r w:rsidRPr="007435EB">
        <w:rPr>
          <w:rFonts w:hint="cs"/>
          <w:rtl/>
        </w:rPr>
        <w:t>נוטלין</w:t>
      </w:r>
      <w:r w:rsidRPr="007435EB">
        <w:rPr>
          <w:rtl/>
        </w:rPr>
        <w:t xml:space="preserve"> </w:t>
      </w:r>
      <w:r w:rsidRPr="007435EB">
        <w:rPr>
          <w:rFonts w:hint="cs"/>
          <w:rtl/>
        </w:rPr>
        <w:t>אותן</w:t>
      </w:r>
      <w:r w:rsidRPr="007435EB">
        <w:rPr>
          <w:rtl/>
        </w:rPr>
        <w:t xml:space="preserve"> </w:t>
      </w:r>
      <w:r w:rsidRPr="007435EB">
        <w:rPr>
          <w:rFonts w:hint="cs"/>
          <w:rtl/>
        </w:rPr>
        <w:t>בזרוע</w:t>
      </w:r>
      <w:r w:rsidRPr="007435EB">
        <w:rPr>
          <w:rtl/>
        </w:rPr>
        <w:t xml:space="preserve">. </w:t>
      </w:r>
      <w:r w:rsidRPr="007435EB">
        <w:rPr>
          <w:rFonts w:hint="cs"/>
          <w:rtl/>
        </w:rPr>
        <w:t>עמדו</w:t>
      </w:r>
      <w:r w:rsidRPr="007435EB">
        <w:rPr>
          <w:rtl/>
        </w:rPr>
        <w:t xml:space="preserve"> </w:t>
      </w:r>
      <w:r w:rsidRPr="007435EB">
        <w:rPr>
          <w:rFonts w:hint="cs"/>
          <w:rtl/>
        </w:rPr>
        <w:t>בעלים</w:t>
      </w:r>
      <w:r w:rsidRPr="007435EB">
        <w:rPr>
          <w:rtl/>
        </w:rPr>
        <w:t xml:space="preserve"> </w:t>
      </w:r>
      <w:r w:rsidRPr="007435EB">
        <w:rPr>
          <w:rFonts w:hint="cs"/>
          <w:rtl/>
        </w:rPr>
        <w:t>והקדישום</w:t>
      </w:r>
      <w:r w:rsidRPr="007435EB">
        <w:rPr>
          <w:rtl/>
        </w:rPr>
        <w:t xml:space="preserve"> </w:t>
      </w:r>
      <w:r w:rsidRPr="007435EB">
        <w:rPr>
          <w:rFonts w:hint="cs"/>
          <w:rtl/>
        </w:rPr>
        <w:t>לשמים</w:t>
      </w:r>
      <w:r w:rsidRPr="007435EB">
        <w:rPr>
          <w:rtl/>
        </w:rPr>
        <w:t>.</w:t>
      </w:r>
    </w:p>
    <w:p w14:paraId="011FDE11" w14:textId="77777777" w:rsidR="00E8089F" w:rsidRPr="007435EB" w:rsidRDefault="00E8089F" w:rsidP="00E8089F">
      <w:pPr>
        <w:rPr>
          <w:rtl/>
        </w:rPr>
      </w:pPr>
      <w:r w:rsidRPr="007435EB">
        <w:rPr>
          <w:rFonts w:ascii="Fb Fontext" w:hAnsi="Fb Fontext" w:hint="cs"/>
          <w:sz w:val="20"/>
          <w:rtl/>
        </w:rPr>
        <w:t>אמרו</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היו</w:t>
      </w:r>
      <w:r w:rsidRPr="007435EB">
        <w:rPr>
          <w:rFonts w:ascii="Fb Fontext" w:hAnsi="Fb Fontext"/>
          <w:sz w:val="20"/>
          <w:rtl/>
        </w:rPr>
        <w:t xml:space="preserve"> </w:t>
      </w:r>
      <w:r w:rsidRPr="007435EB">
        <w:rPr>
          <w:rFonts w:ascii="Fb Fontext" w:hAnsi="Fb Fontext" w:hint="cs"/>
          <w:sz w:val="20"/>
          <w:rtl/>
        </w:rPr>
        <w:t>ימים</w:t>
      </w:r>
      <w:r w:rsidRPr="007435EB">
        <w:rPr>
          <w:rFonts w:ascii="Fb Fontext" w:hAnsi="Fb Fontext"/>
          <w:sz w:val="20"/>
          <w:rtl/>
        </w:rPr>
        <w:t xml:space="preserve"> </w:t>
      </w:r>
      <w:r w:rsidRPr="007435EB">
        <w:rPr>
          <w:rFonts w:ascii="Fb Fontext" w:hAnsi="Fb Fontext" w:hint="cs"/>
          <w:sz w:val="20"/>
          <w:rtl/>
        </w:rPr>
        <w:t>מועטים</w:t>
      </w:r>
      <w:r w:rsidRPr="007435EB">
        <w:rPr>
          <w:rFonts w:ascii="Fb Fontext" w:hAnsi="Fb Fontext"/>
          <w:sz w:val="20"/>
          <w:rtl/>
        </w:rPr>
        <w:t xml:space="preserve"> </w:t>
      </w:r>
      <w:r w:rsidRPr="007435EB">
        <w:rPr>
          <w:rFonts w:ascii="Fb Fontext" w:hAnsi="Fb Fontext" w:hint="cs"/>
          <w:sz w:val="20"/>
          <w:rtl/>
        </w:rPr>
        <w:t>עד</w:t>
      </w:r>
      <w:r w:rsidRPr="007435EB">
        <w:rPr>
          <w:rFonts w:ascii="Fb Fontext" w:hAnsi="Fb Fontext"/>
          <w:sz w:val="20"/>
          <w:rtl/>
        </w:rPr>
        <w:t xml:space="preserve"> </w:t>
      </w:r>
      <w:r w:rsidRPr="007435EB">
        <w:rPr>
          <w:rFonts w:ascii="Fb Fontext" w:hAnsi="Fb Fontext" w:hint="cs"/>
          <w:sz w:val="20"/>
          <w:rtl/>
        </w:rPr>
        <w:t>שחיפו</w:t>
      </w:r>
      <w:r w:rsidRPr="007435EB">
        <w:rPr>
          <w:rFonts w:ascii="Fb Fontext" w:hAnsi="Fb Fontext"/>
          <w:sz w:val="20"/>
          <w:rtl/>
        </w:rPr>
        <w:t xml:space="preserve"> </w:t>
      </w:r>
      <w:r w:rsidRPr="007435EB">
        <w:rPr>
          <w:rFonts w:ascii="Fb Fontext" w:hAnsi="Fb Fontext" w:hint="cs"/>
          <w:sz w:val="20"/>
          <w:rtl/>
        </w:rPr>
        <w:t>את</w:t>
      </w:r>
      <w:r w:rsidRPr="007435EB">
        <w:rPr>
          <w:rFonts w:ascii="Fb Fontext" w:hAnsi="Fb Fontext"/>
          <w:sz w:val="20"/>
          <w:rtl/>
        </w:rPr>
        <w:t xml:space="preserve"> </w:t>
      </w:r>
      <w:r w:rsidRPr="007435EB">
        <w:rPr>
          <w:rFonts w:ascii="Fb Fontext" w:hAnsi="Fb Fontext" w:hint="cs"/>
          <w:sz w:val="20"/>
          <w:rtl/>
        </w:rPr>
        <w:t>ההיכל</w:t>
      </w:r>
      <w:r w:rsidRPr="007435EB">
        <w:rPr>
          <w:rFonts w:ascii="Fb Fontext" w:hAnsi="Fb Fontext"/>
          <w:sz w:val="20"/>
          <w:rtl/>
        </w:rPr>
        <w:t xml:space="preserve"> </w:t>
      </w:r>
      <w:r w:rsidRPr="007435EB">
        <w:rPr>
          <w:rFonts w:ascii="Fb Fontext" w:hAnsi="Fb Fontext" w:hint="cs"/>
          <w:sz w:val="20"/>
          <w:rtl/>
        </w:rPr>
        <w:t>כולו</w:t>
      </w:r>
      <w:r w:rsidRPr="007435EB">
        <w:rPr>
          <w:rFonts w:ascii="Fb Fontext" w:hAnsi="Fb Fontext"/>
          <w:sz w:val="20"/>
          <w:rtl/>
        </w:rPr>
        <w:t xml:space="preserve"> </w:t>
      </w:r>
      <w:r w:rsidRPr="007435EB">
        <w:rPr>
          <w:rFonts w:ascii="Fb Fontext" w:hAnsi="Fb Fontext" w:hint="cs"/>
          <w:sz w:val="20"/>
          <w:rtl/>
        </w:rPr>
        <w:t>בטבלאות</w:t>
      </w:r>
      <w:r w:rsidRPr="007435EB">
        <w:rPr>
          <w:rFonts w:ascii="Fb Fontext" w:hAnsi="Fb Fontext"/>
          <w:sz w:val="20"/>
          <w:rtl/>
        </w:rPr>
        <w:t xml:space="preserve"> </w:t>
      </w:r>
      <w:r w:rsidRPr="007435EB">
        <w:rPr>
          <w:rFonts w:ascii="Fb Fontext" w:hAnsi="Fb Fontext" w:hint="cs"/>
          <w:sz w:val="20"/>
          <w:rtl/>
        </w:rPr>
        <w:t>של</w:t>
      </w:r>
      <w:r w:rsidRPr="007435EB">
        <w:rPr>
          <w:rFonts w:ascii="Fb Fontext" w:hAnsi="Fb Fontext"/>
          <w:sz w:val="20"/>
          <w:rtl/>
        </w:rPr>
        <w:t xml:space="preserve"> </w:t>
      </w:r>
      <w:r w:rsidRPr="007435EB">
        <w:rPr>
          <w:rFonts w:ascii="Fb Fontext" w:hAnsi="Fb Fontext" w:hint="cs"/>
          <w:sz w:val="20"/>
          <w:rtl/>
        </w:rPr>
        <w:t>זהב</w:t>
      </w:r>
      <w:r w:rsidRPr="007435EB">
        <w:rPr>
          <w:rFonts w:ascii="Fb Fontext" w:hAnsi="Fb Fontext"/>
          <w:sz w:val="20"/>
          <w:rtl/>
        </w:rPr>
        <w:t xml:space="preserve"> </w:t>
      </w:r>
      <w:r w:rsidRPr="007435EB">
        <w:rPr>
          <w:rFonts w:ascii="Fb Fontext" w:hAnsi="Fb Fontext" w:hint="cs"/>
          <w:sz w:val="20"/>
          <w:rtl/>
        </w:rPr>
        <w:t>שהן</w:t>
      </w:r>
      <w:r w:rsidRPr="007435EB">
        <w:rPr>
          <w:rFonts w:ascii="Fb Fontext" w:hAnsi="Fb Fontext"/>
          <w:sz w:val="20"/>
          <w:rtl/>
        </w:rPr>
        <w:t xml:space="preserve"> </w:t>
      </w:r>
      <w:r w:rsidRPr="007435EB">
        <w:rPr>
          <w:rFonts w:ascii="Fb Fontext" w:hAnsi="Fb Fontext" w:hint="cs"/>
          <w:sz w:val="20"/>
          <w:rtl/>
        </w:rPr>
        <w:t>אמה</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אמה</w:t>
      </w:r>
      <w:r w:rsidRPr="007435EB">
        <w:rPr>
          <w:rFonts w:ascii="Fb Fontext" w:hAnsi="Fb Fontext"/>
          <w:sz w:val="20"/>
          <w:rtl/>
        </w:rPr>
        <w:t xml:space="preserve"> </w:t>
      </w:r>
      <w:r w:rsidRPr="007435EB">
        <w:rPr>
          <w:rFonts w:ascii="Fb Fontext" w:hAnsi="Fb Fontext" w:hint="cs"/>
          <w:sz w:val="20"/>
          <w:rtl/>
        </w:rPr>
        <w:t>כעובי</w:t>
      </w:r>
      <w:r w:rsidRPr="007435EB">
        <w:rPr>
          <w:rFonts w:ascii="Fb Fontext" w:hAnsi="Fb Fontext"/>
          <w:sz w:val="20"/>
          <w:rtl/>
        </w:rPr>
        <w:t xml:space="preserve"> </w:t>
      </w:r>
      <w:r w:rsidRPr="007435EB">
        <w:rPr>
          <w:rFonts w:ascii="Fb Fontext" w:hAnsi="Fb Fontext" w:hint="cs"/>
          <w:sz w:val="20"/>
          <w:rtl/>
        </w:rPr>
        <w:t>דינר</w:t>
      </w:r>
      <w:r w:rsidRPr="007435EB">
        <w:rPr>
          <w:rFonts w:ascii="Fb Fontext" w:hAnsi="Fb Fontext"/>
          <w:sz w:val="20"/>
          <w:rtl/>
        </w:rPr>
        <w:t xml:space="preserve"> </w:t>
      </w:r>
      <w:r w:rsidRPr="007435EB">
        <w:rPr>
          <w:rFonts w:ascii="Fb Fontext" w:hAnsi="Fb Fontext" w:hint="cs"/>
          <w:sz w:val="20"/>
          <w:rtl/>
        </w:rPr>
        <w:t>זהב</w:t>
      </w:r>
      <w:r w:rsidRPr="007435EB">
        <w:rPr>
          <w:rFonts w:ascii="Fb Fontext" w:hAnsi="Fb Fontext"/>
          <w:sz w:val="20"/>
          <w:rtl/>
        </w:rPr>
        <w:t xml:space="preserve">. </w:t>
      </w:r>
      <w:r w:rsidRPr="007435EB">
        <w:rPr>
          <w:rFonts w:ascii="Fb Fontext" w:hAnsi="Fb Fontext" w:hint="cs"/>
          <w:sz w:val="20"/>
          <w:rtl/>
        </w:rPr>
        <w:t>ולרגל</w:t>
      </w:r>
      <w:r w:rsidRPr="007435EB">
        <w:rPr>
          <w:rFonts w:ascii="Fb Fontext" w:hAnsi="Fb Fontext"/>
          <w:sz w:val="20"/>
          <w:rtl/>
        </w:rPr>
        <w:t xml:space="preserve"> </w:t>
      </w:r>
      <w:r w:rsidRPr="007435EB">
        <w:rPr>
          <w:rFonts w:ascii="Fb Fontext" w:hAnsi="Fb Fontext" w:hint="cs"/>
          <w:sz w:val="20"/>
          <w:rtl/>
        </w:rPr>
        <w:t>היו</w:t>
      </w:r>
      <w:r w:rsidRPr="007435EB">
        <w:rPr>
          <w:rFonts w:ascii="Fb Fontext" w:hAnsi="Fb Fontext"/>
          <w:sz w:val="20"/>
          <w:rtl/>
        </w:rPr>
        <w:t xml:space="preserve"> </w:t>
      </w:r>
      <w:r w:rsidRPr="007435EB">
        <w:rPr>
          <w:rFonts w:ascii="Fb Fontext" w:hAnsi="Fb Fontext" w:hint="cs"/>
          <w:sz w:val="20"/>
          <w:rtl/>
        </w:rPr>
        <w:t>מקפלין</w:t>
      </w:r>
      <w:r w:rsidRPr="007435EB">
        <w:rPr>
          <w:rFonts w:ascii="Fb Fontext" w:hAnsi="Fb Fontext"/>
          <w:sz w:val="20"/>
          <w:rtl/>
        </w:rPr>
        <w:t xml:space="preserve"> </w:t>
      </w:r>
      <w:r w:rsidRPr="007435EB">
        <w:rPr>
          <w:rFonts w:ascii="Fb Fontext" w:hAnsi="Fb Fontext" w:hint="cs"/>
          <w:sz w:val="20"/>
          <w:rtl/>
        </w:rPr>
        <w:t>אותן</w:t>
      </w:r>
      <w:r w:rsidRPr="007435EB">
        <w:rPr>
          <w:rFonts w:ascii="Fb Fontext" w:hAnsi="Fb Fontext"/>
          <w:sz w:val="20"/>
          <w:rtl/>
        </w:rPr>
        <w:t xml:space="preserve"> </w:t>
      </w:r>
      <w:r w:rsidRPr="007435EB">
        <w:rPr>
          <w:rFonts w:ascii="Fb Fontext" w:hAnsi="Fb Fontext" w:hint="cs"/>
          <w:sz w:val="20"/>
          <w:rtl/>
        </w:rPr>
        <w:t>ומניחין</w:t>
      </w:r>
      <w:r w:rsidRPr="007435EB">
        <w:rPr>
          <w:rFonts w:ascii="Fb Fontext" w:hAnsi="Fb Fontext"/>
          <w:sz w:val="20"/>
          <w:rtl/>
        </w:rPr>
        <w:t xml:space="preserve"> </w:t>
      </w:r>
      <w:r w:rsidRPr="007435EB">
        <w:rPr>
          <w:rFonts w:ascii="Fb Fontext" w:hAnsi="Fb Fontext" w:hint="cs"/>
          <w:sz w:val="20"/>
          <w:rtl/>
        </w:rPr>
        <w:t>אותן</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גב</w:t>
      </w:r>
      <w:r w:rsidRPr="007435EB">
        <w:rPr>
          <w:rFonts w:ascii="Fb Fontext" w:hAnsi="Fb Fontext"/>
          <w:sz w:val="20"/>
          <w:rtl/>
        </w:rPr>
        <w:t xml:space="preserve"> </w:t>
      </w:r>
      <w:r w:rsidRPr="007435EB">
        <w:rPr>
          <w:rFonts w:ascii="Fb Fontext" w:hAnsi="Fb Fontext" w:hint="cs"/>
          <w:sz w:val="20"/>
          <w:rtl/>
        </w:rPr>
        <w:t>מעלה</w:t>
      </w:r>
      <w:r w:rsidRPr="007435EB">
        <w:rPr>
          <w:rFonts w:ascii="Fb Fontext" w:hAnsi="Fb Fontext"/>
          <w:sz w:val="20"/>
          <w:rtl/>
        </w:rPr>
        <w:t xml:space="preserve"> </w:t>
      </w:r>
      <w:r w:rsidRPr="007435EB">
        <w:rPr>
          <w:rFonts w:ascii="Fb Fontext" w:hAnsi="Fb Fontext" w:hint="cs"/>
          <w:sz w:val="20"/>
          <w:rtl/>
        </w:rPr>
        <w:t>בהר</w:t>
      </w:r>
      <w:r w:rsidRPr="007435EB">
        <w:rPr>
          <w:rFonts w:ascii="Fb Fontext" w:hAnsi="Fb Fontext"/>
          <w:sz w:val="20"/>
          <w:rtl/>
        </w:rPr>
        <w:t xml:space="preserve"> </w:t>
      </w:r>
      <w:r w:rsidRPr="007435EB">
        <w:rPr>
          <w:rFonts w:ascii="Fb Fontext" w:hAnsi="Fb Fontext" w:hint="cs"/>
          <w:sz w:val="20"/>
          <w:rtl/>
        </w:rPr>
        <w:t>הבית</w:t>
      </w:r>
      <w:r w:rsidRPr="007435EB">
        <w:rPr>
          <w:rFonts w:ascii="Fb Fontext" w:hAnsi="Fb Fontext"/>
          <w:sz w:val="20"/>
          <w:rtl/>
        </w:rPr>
        <w:t xml:space="preserve">, </w:t>
      </w:r>
      <w:r w:rsidRPr="007435EB">
        <w:rPr>
          <w:rFonts w:ascii="Fb Fontext" w:hAnsi="Fb Fontext" w:hint="cs"/>
          <w:sz w:val="20"/>
          <w:rtl/>
        </w:rPr>
        <w:t>כדי</w:t>
      </w:r>
      <w:r w:rsidRPr="007435EB">
        <w:rPr>
          <w:rFonts w:ascii="Fb Fontext" w:hAnsi="Fb Fontext"/>
          <w:sz w:val="20"/>
          <w:rtl/>
        </w:rPr>
        <w:t xml:space="preserve"> </w:t>
      </w:r>
      <w:r w:rsidRPr="007435EB">
        <w:rPr>
          <w:rFonts w:ascii="Fb Fontext" w:hAnsi="Fb Fontext" w:hint="cs"/>
          <w:sz w:val="20"/>
          <w:rtl/>
        </w:rPr>
        <w:t>שיהו</w:t>
      </w:r>
      <w:r w:rsidRPr="007435EB">
        <w:rPr>
          <w:rFonts w:ascii="Fb Fontext" w:hAnsi="Fb Fontext"/>
          <w:sz w:val="20"/>
          <w:rtl/>
        </w:rPr>
        <w:t xml:space="preserve"> </w:t>
      </w:r>
      <w:r w:rsidRPr="007435EB">
        <w:rPr>
          <w:rFonts w:ascii="Fb Fontext" w:hAnsi="Fb Fontext" w:hint="cs"/>
          <w:sz w:val="20"/>
          <w:rtl/>
        </w:rPr>
        <w:t>עולי</w:t>
      </w:r>
      <w:r w:rsidRPr="007435EB">
        <w:rPr>
          <w:rFonts w:ascii="Fb Fontext" w:hAnsi="Fb Fontext"/>
          <w:sz w:val="20"/>
          <w:rtl/>
        </w:rPr>
        <w:t xml:space="preserve"> </w:t>
      </w:r>
      <w:r w:rsidRPr="007435EB">
        <w:rPr>
          <w:rFonts w:ascii="Fb Fontext" w:hAnsi="Fb Fontext" w:hint="cs"/>
          <w:sz w:val="20"/>
          <w:rtl/>
        </w:rPr>
        <w:t>רגלים</w:t>
      </w:r>
      <w:r w:rsidRPr="007435EB">
        <w:rPr>
          <w:rFonts w:ascii="Fb Fontext" w:hAnsi="Fb Fontext"/>
          <w:sz w:val="20"/>
          <w:rtl/>
        </w:rPr>
        <w:t xml:space="preserve"> </w:t>
      </w:r>
      <w:r w:rsidRPr="007435EB">
        <w:rPr>
          <w:rFonts w:ascii="Fb Fontext" w:hAnsi="Fb Fontext" w:hint="cs"/>
          <w:sz w:val="20"/>
          <w:rtl/>
        </w:rPr>
        <w:t>רואין</w:t>
      </w:r>
      <w:r w:rsidRPr="007435EB">
        <w:rPr>
          <w:rFonts w:ascii="Fb Fontext" w:hAnsi="Fb Fontext"/>
          <w:sz w:val="20"/>
          <w:rtl/>
        </w:rPr>
        <w:t xml:space="preserve"> </w:t>
      </w:r>
      <w:r w:rsidRPr="007435EB">
        <w:rPr>
          <w:rFonts w:ascii="Fb Fontext" w:hAnsi="Fb Fontext" w:hint="cs"/>
          <w:sz w:val="20"/>
          <w:rtl/>
        </w:rPr>
        <w:t>שמלאכתם</w:t>
      </w:r>
      <w:r w:rsidRPr="007435EB">
        <w:rPr>
          <w:rFonts w:ascii="Fb Fontext" w:hAnsi="Fb Fontext"/>
          <w:sz w:val="20"/>
          <w:rtl/>
        </w:rPr>
        <w:t xml:space="preserve"> </w:t>
      </w:r>
      <w:r w:rsidRPr="007435EB">
        <w:rPr>
          <w:rFonts w:ascii="Fb Fontext" w:hAnsi="Fb Fontext" w:hint="cs"/>
          <w:sz w:val="20"/>
          <w:rtl/>
        </w:rPr>
        <w:t>נאה</w:t>
      </w:r>
      <w:r w:rsidRPr="007435EB">
        <w:rPr>
          <w:rFonts w:ascii="Fb Fontext" w:hAnsi="Fb Fontext"/>
          <w:sz w:val="20"/>
          <w:rtl/>
        </w:rPr>
        <w:t xml:space="preserve"> </w:t>
      </w:r>
      <w:r w:rsidRPr="007435EB">
        <w:rPr>
          <w:rFonts w:ascii="Fb Fontext" w:hAnsi="Fb Fontext" w:hint="cs"/>
          <w:sz w:val="20"/>
          <w:rtl/>
        </w:rPr>
        <w:t>ואין</w:t>
      </w:r>
      <w:r w:rsidRPr="007435EB">
        <w:rPr>
          <w:rFonts w:ascii="Fb Fontext" w:hAnsi="Fb Fontext"/>
          <w:sz w:val="20"/>
          <w:rtl/>
        </w:rPr>
        <w:t xml:space="preserve"> </w:t>
      </w:r>
      <w:r w:rsidRPr="007435EB">
        <w:rPr>
          <w:rFonts w:ascii="Fb Fontext" w:hAnsi="Fb Fontext" w:hint="cs"/>
          <w:sz w:val="20"/>
          <w:rtl/>
        </w:rPr>
        <w:t>בה</w:t>
      </w:r>
      <w:r w:rsidRPr="007435EB">
        <w:rPr>
          <w:rFonts w:ascii="Fb Fontext" w:hAnsi="Fb Fontext"/>
          <w:sz w:val="20"/>
          <w:rtl/>
        </w:rPr>
        <w:t xml:space="preserve"> </w:t>
      </w:r>
      <w:r w:rsidRPr="007435EB">
        <w:rPr>
          <w:rFonts w:ascii="Fb Fontext" w:hAnsi="Fb Fontext" w:hint="cs"/>
          <w:sz w:val="20"/>
          <w:rtl/>
        </w:rPr>
        <w:t>דלם</w:t>
      </w:r>
      <w:r w:rsidRPr="007435EB">
        <w:rPr>
          <w:rFonts w:ascii="Fb Fontext" w:hAnsi="Fb Fontext"/>
          <w:sz w:val="20"/>
          <w:rtl/>
        </w:rPr>
        <w:t>.</w:t>
      </w:r>
    </w:p>
    <w:p w14:paraId="3E96F0BE" w14:textId="77777777" w:rsidR="00E8089F" w:rsidRPr="007435EB" w:rsidRDefault="00E8089F" w:rsidP="00E8089F">
      <w:pPr>
        <w:rPr>
          <w:rtl/>
        </w:rPr>
      </w:pPr>
      <w:r w:rsidRPr="007435EB">
        <w:rPr>
          <w:rFonts w:ascii="Fb Fontext" w:hAnsi="Fb Fontext" w:hint="cs"/>
          <w:rtl/>
        </w:rPr>
        <w:t>תנא</w:t>
      </w:r>
      <w:r w:rsidRPr="007435EB">
        <w:rPr>
          <w:rFonts w:ascii="Fb Fontext" w:hAnsi="Fb Fontext"/>
          <w:rtl/>
        </w:rPr>
        <w:t xml:space="preserve">, </w:t>
      </w:r>
      <w:r w:rsidRPr="007435EB">
        <w:rPr>
          <w:rFonts w:ascii="Fb Fontext" w:hAnsi="Fb Fontext" w:hint="cs"/>
          <w:rtl/>
        </w:rPr>
        <w:t>אבא</w:t>
      </w:r>
      <w:r w:rsidRPr="007435EB">
        <w:rPr>
          <w:rFonts w:ascii="Fb Fontext" w:hAnsi="Fb Fontext"/>
          <w:rtl/>
        </w:rPr>
        <w:t xml:space="preserve"> </w:t>
      </w:r>
      <w:r w:rsidRPr="007435EB">
        <w:rPr>
          <w:rFonts w:ascii="Fb Fontext" w:hAnsi="Fb Fontext" w:hint="cs"/>
          <w:rtl/>
        </w:rPr>
        <w:t>שאול</w:t>
      </w:r>
      <w:r w:rsidRPr="007435EB">
        <w:rPr>
          <w:rFonts w:ascii="Fb Fontext" w:hAnsi="Fb Fontext"/>
          <w:rtl/>
        </w:rPr>
        <w:t xml:space="preserve"> </w:t>
      </w:r>
      <w:r w:rsidRPr="007435EB">
        <w:rPr>
          <w:rFonts w:ascii="Fb Fontext" w:hAnsi="Fb Fontext" w:hint="cs"/>
          <w:rtl/>
        </w:rPr>
        <w:t>אומר</w:t>
      </w:r>
      <w:r w:rsidRPr="007435EB">
        <w:rPr>
          <w:rFonts w:ascii="Fb Fontext" w:hAnsi="Fb Fontext"/>
          <w:rtl/>
        </w:rPr>
        <w:t xml:space="preserve">: </w:t>
      </w:r>
      <w:r w:rsidRPr="007435EB">
        <w:rPr>
          <w:rFonts w:ascii="Fb Fontext" w:hAnsi="Fb Fontext" w:hint="cs"/>
          <w:rtl/>
        </w:rPr>
        <w:t>קורות</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שקמה</w:t>
      </w:r>
      <w:r w:rsidRPr="007435EB">
        <w:rPr>
          <w:rFonts w:ascii="Fb Fontext" w:hAnsi="Fb Fontext"/>
          <w:rtl/>
        </w:rPr>
        <w:t xml:space="preserve"> </w:t>
      </w:r>
      <w:r w:rsidRPr="007435EB">
        <w:rPr>
          <w:rFonts w:ascii="Fb Fontext" w:hAnsi="Fb Fontext" w:hint="cs"/>
          <w:rtl/>
        </w:rPr>
        <w:t>היו</w:t>
      </w:r>
      <w:r w:rsidRPr="007435EB">
        <w:rPr>
          <w:rFonts w:ascii="Fb Fontext" w:hAnsi="Fb Fontext"/>
          <w:rtl/>
        </w:rPr>
        <w:t xml:space="preserve"> </w:t>
      </w:r>
      <w:r w:rsidRPr="007435EB">
        <w:rPr>
          <w:rFonts w:ascii="Fb Fontext" w:hAnsi="Fb Fontext" w:hint="cs"/>
          <w:rtl/>
        </w:rPr>
        <w:t>ביריחו</w:t>
      </w:r>
      <w:r w:rsidRPr="007435EB">
        <w:rPr>
          <w:rFonts w:ascii="Fb Fontext" w:hAnsi="Fb Fontext"/>
          <w:rtl/>
        </w:rPr>
        <w:t xml:space="preserve">, </w:t>
      </w:r>
      <w:r w:rsidRPr="007435EB">
        <w:rPr>
          <w:rFonts w:ascii="Fb Fontext" w:hAnsi="Fb Fontext" w:hint="cs"/>
          <w:rtl/>
        </w:rPr>
        <w:t>והיו</w:t>
      </w:r>
      <w:r w:rsidRPr="007435EB">
        <w:rPr>
          <w:rFonts w:ascii="Fb Fontext" w:hAnsi="Fb Fontext"/>
          <w:rtl/>
        </w:rPr>
        <w:t xml:space="preserve"> </w:t>
      </w:r>
      <w:r w:rsidRPr="007435EB">
        <w:rPr>
          <w:rFonts w:ascii="Fb Fontext" w:hAnsi="Fb Fontext" w:hint="cs"/>
          <w:rtl/>
        </w:rPr>
        <w:t>בעלי</w:t>
      </w:r>
      <w:r w:rsidRPr="007435EB">
        <w:rPr>
          <w:rFonts w:ascii="Fb Fontext" w:hAnsi="Fb Fontext"/>
          <w:rtl/>
        </w:rPr>
        <w:t xml:space="preserve"> </w:t>
      </w:r>
      <w:r w:rsidRPr="007435EB">
        <w:rPr>
          <w:rFonts w:ascii="Fb Fontext" w:hAnsi="Fb Fontext" w:hint="cs"/>
          <w:rtl/>
        </w:rPr>
        <w:t>זרועות</w:t>
      </w:r>
      <w:r w:rsidRPr="007435EB">
        <w:rPr>
          <w:rFonts w:ascii="Fb Fontext" w:hAnsi="Fb Fontext"/>
          <w:rtl/>
        </w:rPr>
        <w:t xml:space="preserve"> </w:t>
      </w:r>
      <w:r w:rsidRPr="007435EB">
        <w:rPr>
          <w:rFonts w:ascii="Fb Fontext" w:hAnsi="Fb Fontext" w:hint="cs"/>
          <w:rtl/>
        </w:rPr>
        <w:t>נוטלין</w:t>
      </w:r>
      <w:r w:rsidRPr="007435EB">
        <w:rPr>
          <w:rFonts w:ascii="Fb Fontext" w:hAnsi="Fb Fontext"/>
          <w:rtl/>
        </w:rPr>
        <w:t xml:space="preserve"> </w:t>
      </w:r>
      <w:r w:rsidRPr="007435EB">
        <w:rPr>
          <w:rFonts w:ascii="Fb Fontext" w:hAnsi="Fb Fontext" w:hint="cs"/>
          <w:rtl/>
        </w:rPr>
        <w:t>אותן</w:t>
      </w:r>
      <w:r w:rsidRPr="007435EB">
        <w:rPr>
          <w:rFonts w:ascii="Fb Fontext" w:hAnsi="Fb Fontext"/>
          <w:rtl/>
        </w:rPr>
        <w:t xml:space="preserve"> </w:t>
      </w:r>
      <w:r w:rsidRPr="007435EB">
        <w:rPr>
          <w:rFonts w:ascii="Fb Fontext" w:hAnsi="Fb Fontext" w:hint="cs"/>
          <w:rtl/>
        </w:rPr>
        <w:t>בזרוע</w:t>
      </w:r>
      <w:r w:rsidRPr="007435EB">
        <w:rPr>
          <w:rFonts w:ascii="Fb Fontext" w:hAnsi="Fb Fontext"/>
          <w:rtl/>
        </w:rPr>
        <w:t>.</w:t>
      </w:r>
    </w:p>
    <w:p w14:paraId="3F9E7633" w14:textId="77777777" w:rsidR="00E8089F" w:rsidRPr="007435EB" w:rsidRDefault="00E8089F" w:rsidP="00E8089F">
      <w:pPr>
        <w:rPr>
          <w:rtl/>
        </w:rPr>
      </w:pPr>
      <w:r w:rsidRPr="007435EB">
        <w:rPr>
          <w:rFonts w:hint="cs"/>
          <w:rtl/>
        </w:rPr>
        <w:t>עמדו</w:t>
      </w:r>
      <w:r w:rsidRPr="007435EB">
        <w:rPr>
          <w:rtl/>
        </w:rPr>
        <w:t xml:space="preserve"> </w:t>
      </w:r>
      <w:r w:rsidRPr="007435EB">
        <w:rPr>
          <w:rFonts w:hint="cs"/>
          <w:rtl/>
        </w:rPr>
        <w:t>בעלים</w:t>
      </w:r>
      <w:r w:rsidRPr="007435EB">
        <w:rPr>
          <w:rtl/>
        </w:rPr>
        <w:t xml:space="preserve"> </w:t>
      </w:r>
      <w:r w:rsidRPr="007435EB">
        <w:rPr>
          <w:rFonts w:hint="cs"/>
          <w:rtl/>
        </w:rPr>
        <w:t>והקדישום</w:t>
      </w:r>
      <w:r w:rsidRPr="007435EB">
        <w:rPr>
          <w:rtl/>
        </w:rPr>
        <w:t xml:space="preserve"> </w:t>
      </w:r>
      <w:r w:rsidRPr="007435EB">
        <w:rPr>
          <w:rFonts w:hint="cs"/>
          <w:rtl/>
        </w:rPr>
        <w:t>לשמים</w:t>
      </w:r>
      <w:r w:rsidRPr="007435EB">
        <w:rPr>
          <w:rtl/>
        </w:rPr>
        <w:t>.</w:t>
      </w:r>
    </w:p>
    <w:p w14:paraId="3D296B47" w14:textId="77777777" w:rsidR="00E8089F" w:rsidRPr="007435EB" w:rsidRDefault="00E8089F" w:rsidP="00E8089F">
      <w:pPr>
        <w:rPr>
          <w:rtl/>
        </w:rPr>
      </w:pPr>
      <w:r w:rsidRPr="007435EB">
        <w:rPr>
          <w:rFonts w:hint="cs"/>
          <w:rtl/>
        </w:rPr>
        <w:t>עליהם</w:t>
      </w:r>
      <w:r w:rsidRPr="007435EB">
        <w:rPr>
          <w:rtl/>
        </w:rPr>
        <w:t xml:space="preserve"> </w:t>
      </w:r>
      <w:r w:rsidRPr="007435EB">
        <w:rPr>
          <w:rFonts w:hint="cs"/>
          <w:rtl/>
        </w:rPr>
        <w:t>ועל</w:t>
      </w:r>
      <w:r w:rsidRPr="007435EB">
        <w:rPr>
          <w:rtl/>
        </w:rPr>
        <w:t xml:space="preserve"> </w:t>
      </w:r>
      <w:r w:rsidRPr="007435EB">
        <w:rPr>
          <w:rFonts w:hint="cs"/>
          <w:rtl/>
        </w:rPr>
        <w:t>כיוצא</w:t>
      </w:r>
      <w:r w:rsidRPr="007435EB">
        <w:rPr>
          <w:rtl/>
        </w:rPr>
        <w:t xml:space="preserve"> </w:t>
      </w:r>
      <w:r w:rsidRPr="007435EB">
        <w:rPr>
          <w:rFonts w:hint="cs"/>
          <w:rtl/>
        </w:rPr>
        <w:t>בהם</w:t>
      </w:r>
      <w:r w:rsidRPr="007435EB">
        <w:rPr>
          <w:rtl/>
        </w:rPr>
        <w:t xml:space="preserve"> </w:t>
      </w:r>
      <w:r w:rsidRPr="007435EB">
        <w:rPr>
          <w:rFonts w:hint="cs"/>
          <w:rtl/>
        </w:rPr>
        <w:t>אמר</w:t>
      </w:r>
      <w:r w:rsidRPr="007435EB">
        <w:rPr>
          <w:rtl/>
        </w:rPr>
        <w:t xml:space="preserve"> </w:t>
      </w:r>
      <w:r w:rsidRPr="007435EB">
        <w:rPr>
          <w:rFonts w:hint="cs"/>
          <w:rtl/>
        </w:rPr>
        <w:t>אבא</w:t>
      </w:r>
      <w:r w:rsidRPr="007435EB">
        <w:rPr>
          <w:rtl/>
        </w:rPr>
        <w:t xml:space="preserve"> </w:t>
      </w:r>
      <w:r w:rsidRPr="007435EB">
        <w:rPr>
          <w:rFonts w:hint="cs"/>
          <w:rtl/>
        </w:rPr>
        <w:t>שאול</w:t>
      </w:r>
      <w:r w:rsidRPr="007435EB">
        <w:rPr>
          <w:rtl/>
        </w:rPr>
        <w:t xml:space="preserve"> </w:t>
      </w:r>
      <w:r w:rsidRPr="007435EB">
        <w:rPr>
          <w:rFonts w:hint="cs"/>
          <w:rtl/>
        </w:rPr>
        <w:t>בן</w:t>
      </w:r>
      <w:r w:rsidRPr="007435EB">
        <w:rPr>
          <w:rtl/>
        </w:rPr>
        <w:t xml:space="preserve"> </w:t>
      </w:r>
      <w:r w:rsidRPr="007435EB">
        <w:rPr>
          <w:rFonts w:hint="cs"/>
          <w:rtl/>
        </w:rPr>
        <w:t>בטנית</w:t>
      </w:r>
      <w:r w:rsidRPr="007435EB">
        <w:rPr>
          <w:rtl/>
        </w:rPr>
        <w:t xml:space="preserve"> </w:t>
      </w:r>
      <w:r w:rsidRPr="007435EB">
        <w:rPr>
          <w:rFonts w:hint="cs"/>
          <w:rtl/>
        </w:rPr>
        <w:t>משום</w:t>
      </w:r>
      <w:r w:rsidRPr="007435EB">
        <w:rPr>
          <w:rtl/>
        </w:rPr>
        <w:t xml:space="preserve"> </w:t>
      </w:r>
      <w:r w:rsidRPr="007435EB">
        <w:rPr>
          <w:rFonts w:hint="cs"/>
          <w:rtl/>
        </w:rPr>
        <w:t>אבא</w:t>
      </w:r>
      <w:r w:rsidRPr="007435EB">
        <w:rPr>
          <w:rtl/>
        </w:rPr>
        <w:t xml:space="preserve"> </w:t>
      </w:r>
      <w:r w:rsidRPr="007435EB">
        <w:rPr>
          <w:rFonts w:hint="cs"/>
          <w:rtl/>
        </w:rPr>
        <w:t>יוסף</w:t>
      </w:r>
      <w:r w:rsidRPr="007435EB">
        <w:rPr>
          <w:rtl/>
        </w:rPr>
        <w:t xml:space="preserve"> </w:t>
      </w:r>
      <w:r w:rsidRPr="007435EB">
        <w:rPr>
          <w:rFonts w:hint="cs"/>
          <w:rtl/>
        </w:rPr>
        <w:t>בן</w:t>
      </w:r>
      <w:r w:rsidRPr="007435EB">
        <w:rPr>
          <w:rtl/>
        </w:rPr>
        <w:t xml:space="preserve"> </w:t>
      </w:r>
      <w:r w:rsidRPr="007435EB">
        <w:rPr>
          <w:rFonts w:hint="cs"/>
          <w:rtl/>
        </w:rPr>
        <w:t>חנין</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מבית</w:t>
      </w:r>
      <w:r w:rsidRPr="007435EB">
        <w:rPr>
          <w:rtl/>
        </w:rPr>
        <w:t xml:space="preserve"> </w:t>
      </w:r>
      <w:r w:rsidRPr="007435EB">
        <w:rPr>
          <w:rFonts w:hint="cs"/>
          <w:rtl/>
        </w:rPr>
        <w:t>בייתוס</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מאלתן</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מבית</w:t>
      </w:r>
      <w:r w:rsidRPr="007435EB">
        <w:rPr>
          <w:rtl/>
        </w:rPr>
        <w:t xml:space="preserve"> </w:t>
      </w:r>
      <w:r w:rsidRPr="007435EB">
        <w:rPr>
          <w:rFonts w:hint="cs"/>
          <w:rtl/>
        </w:rPr>
        <w:t>חנין</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מלחישתן</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מבית</w:t>
      </w:r>
      <w:r w:rsidRPr="007435EB">
        <w:rPr>
          <w:rtl/>
        </w:rPr>
        <w:t xml:space="preserve"> </w:t>
      </w:r>
      <w:r w:rsidRPr="007435EB">
        <w:rPr>
          <w:rFonts w:hint="cs"/>
          <w:rtl/>
        </w:rPr>
        <w:t>קתרוס</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מקולמוסן</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מבית</w:t>
      </w:r>
      <w:r w:rsidRPr="007435EB">
        <w:rPr>
          <w:rtl/>
        </w:rPr>
        <w:t xml:space="preserve"> </w:t>
      </w:r>
      <w:r w:rsidRPr="007435EB">
        <w:rPr>
          <w:rFonts w:hint="cs"/>
          <w:rtl/>
        </w:rPr>
        <w:t>ישמעאל</w:t>
      </w:r>
      <w:r w:rsidRPr="007435EB">
        <w:rPr>
          <w:rtl/>
        </w:rPr>
        <w:t xml:space="preserve"> </w:t>
      </w:r>
      <w:r w:rsidRPr="007435EB">
        <w:rPr>
          <w:rFonts w:hint="cs"/>
          <w:rtl/>
        </w:rPr>
        <w:t>בן</w:t>
      </w:r>
      <w:r w:rsidRPr="007435EB">
        <w:rPr>
          <w:rtl/>
        </w:rPr>
        <w:t xml:space="preserve"> </w:t>
      </w:r>
      <w:r w:rsidRPr="007435EB">
        <w:rPr>
          <w:rFonts w:hint="cs"/>
          <w:rtl/>
        </w:rPr>
        <w:t>פיאכי</w:t>
      </w:r>
      <w:r w:rsidRPr="007435EB">
        <w:rPr>
          <w:rtl/>
        </w:rPr>
        <w:t xml:space="preserve"> </w:t>
      </w:r>
      <w:r w:rsidRPr="007435EB">
        <w:rPr>
          <w:rFonts w:hint="cs"/>
          <w:rtl/>
        </w:rPr>
        <w:t>אוי</w:t>
      </w:r>
      <w:r w:rsidRPr="007435EB">
        <w:rPr>
          <w:rtl/>
        </w:rPr>
        <w:t xml:space="preserve"> </w:t>
      </w:r>
      <w:r w:rsidRPr="007435EB">
        <w:rPr>
          <w:rFonts w:hint="cs"/>
          <w:rtl/>
        </w:rPr>
        <w:t>לי</w:t>
      </w:r>
      <w:r w:rsidRPr="007435EB">
        <w:rPr>
          <w:rtl/>
        </w:rPr>
        <w:t xml:space="preserve"> </w:t>
      </w:r>
      <w:r w:rsidRPr="007435EB">
        <w:rPr>
          <w:rFonts w:hint="cs"/>
          <w:rtl/>
        </w:rPr>
        <w:t>מאגרופן</w:t>
      </w:r>
      <w:r w:rsidRPr="007435EB">
        <w:rPr>
          <w:rtl/>
        </w:rPr>
        <w:t>.</w:t>
      </w:r>
    </w:p>
    <w:p w14:paraId="79055A15" w14:textId="77777777" w:rsidR="00E8089F" w:rsidRPr="007435EB" w:rsidRDefault="00E8089F" w:rsidP="00E8089F">
      <w:pPr>
        <w:rPr>
          <w:rtl/>
        </w:rPr>
      </w:pPr>
      <w:r w:rsidRPr="007435EB">
        <w:rPr>
          <w:rFonts w:hint="cs"/>
          <w:rtl/>
        </w:rPr>
        <w:t>שהם</w:t>
      </w:r>
      <w:r w:rsidRPr="007435EB">
        <w:rPr>
          <w:rtl/>
        </w:rPr>
        <w:t xml:space="preserve"> </w:t>
      </w:r>
      <w:r w:rsidRPr="007435EB">
        <w:rPr>
          <w:rFonts w:hint="cs"/>
          <w:rtl/>
        </w:rPr>
        <w:t>כהנים</w:t>
      </w:r>
      <w:r w:rsidRPr="007435EB">
        <w:rPr>
          <w:rtl/>
        </w:rPr>
        <w:t xml:space="preserve"> </w:t>
      </w:r>
      <w:r w:rsidRPr="007435EB">
        <w:rPr>
          <w:rFonts w:hint="cs"/>
          <w:rtl/>
        </w:rPr>
        <w:t>גדולים</w:t>
      </w:r>
      <w:r w:rsidRPr="007435EB">
        <w:rPr>
          <w:rtl/>
        </w:rPr>
        <w:t xml:space="preserve">, </w:t>
      </w:r>
      <w:r w:rsidRPr="007435EB">
        <w:rPr>
          <w:rFonts w:hint="cs"/>
          <w:rtl/>
        </w:rPr>
        <w:t>ובניהן</w:t>
      </w:r>
      <w:r w:rsidRPr="007435EB">
        <w:rPr>
          <w:rtl/>
        </w:rPr>
        <w:t xml:space="preserve"> </w:t>
      </w:r>
      <w:r w:rsidRPr="007435EB">
        <w:rPr>
          <w:rFonts w:hint="cs"/>
          <w:rtl/>
        </w:rPr>
        <w:t>גיזברין</w:t>
      </w:r>
      <w:r w:rsidRPr="007435EB">
        <w:rPr>
          <w:rtl/>
        </w:rPr>
        <w:t xml:space="preserve">, </w:t>
      </w:r>
      <w:r w:rsidRPr="007435EB">
        <w:rPr>
          <w:rFonts w:hint="cs"/>
          <w:rtl/>
        </w:rPr>
        <w:t>וחתניהם</w:t>
      </w:r>
      <w:r w:rsidRPr="007435EB">
        <w:rPr>
          <w:rtl/>
        </w:rPr>
        <w:t xml:space="preserve"> </w:t>
      </w:r>
      <w:r w:rsidRPr="007435EB">
        <w:rPr>
          <w:rFonts w:hint="cs"/>
          <w:rtl/>
        </w:rPr>
        <w:t>אמרכלין</w:t>
      </w:r>
      <w:r w:rsidRPr="007435EB">
        <w:rPr>
          <w:rtl/>
        </w:rPr>
        <w:t xml:space="preserve">, </w:t>
      </w:r>
      <w:r w:rsidRPr="007435EB">
        <w:rPr>
          <w:rFonts w:hint="cs"/>
          <w:rtl/>
        </w:rPr>
        <w:t>ועבדיהן</w:t>
      </w:r>
      <w:r w:rsidRPr="007435EB">
        <w:rPr>
          <w:rtl/>
        </w:rPr>
        <w:t xml:space="preserve"> </w:t>
      </w:r>
      <w:r w:rsidRPr="007435EB">
        <w:rPr>
          <w:rFonts w:hint="cs"/>
          <w:rtl/>
        </w:rPr>
        <w:t>חובטין</w:t>
      </w:r>
      <w:r w:rsidRPr="007435EB">
        <w:rPr>
          <w:rtl/>
        </w:rPr>
        <w:t xml:space="preserve"> </w:t>
      </w:r>
      <w:r w:rsidRPr="007435EB">
        <w:rPr>
          <w:rFonts w:hint="cs"/>
          <w:rtl/>
        </w:rPr>
        <w:t>את</w:t>
      </w:r>
      <w:r w:rsidRPr="007435EB">
        <w:rPr>
          <w:rtl/>
        </w:rPr>
        <w:t xml:space="preserve"> </w:t>
      </w:r>
      <w:r w:rsidRPr="007435EB">
        <w:rPr>
          <w:rFonts w:hint="cs"/>
          <w:rtl/>
        </w:rPr>
        <w:t>העם</w:t>
      </w:r>
      <w:r w:rsidRPr="007435EB">
        <w:rPr>
          <w:rtl/>
        </w:rPr>
        <w:t xml:space="preserve"> </w:t>
      </w:r>
      <w:r w:rsidRPr="007435EB">
        <w:rPr>
          <w:rFonts w:hint="cs"/>
          <w:rtl/>
        </w:rPr>
        <w:t>במקלות</w:t>
      </w:r>
      <w:r w:rsidRPr="007435EB">
        <w:rPr>
          <w:rtl/>
        </w:rPr>
        <w:t>.</w:t>
      </w:r>
    </w:p>
    <w:p w14:paraId="5D5DC8EB" w14:textId="071A02C8" w:rsidR="00E8089F" w:rsidRPr="007435EB" w:rsidRDefault="00F47631" w:rsidP="00F47631">
      <w:pPr>
        <w:pStyle w:val="affd"/>
        <w:rPr>
          <w:bCs/>
          <w:rtl/>
        </w:rPr>
      </w:pPr>
      <w:r>
        <w:rPr>
          <w:rFonts w:hint="cs"/>
          <w:rtl/>
        </w:rPr>
        <w:t>***</w:t>
      </w:r>
    </w:p>
    <w:p w14:paraId="71F1D1C9" w14:textId="2C420FB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ארבע</w:t>
      </w:r>
      <w:r w:rsidR="00E8089F" w:rsidRPr="007435EB">
        <w:rPr>
          <w:rFonts w:ascii="Fb Fontext" w:hAnsi="Fb Fontext"/>
          <w:rtl/>
        </w:rPr>
        <w:t xml:space="preserve"> </w:t>
      </w:r>
      <w:r w:rsidR="00E8089F" w:rsidRPr="007435EB">
        <w:rPr>
          <w:rFonts w:ascii="Fb Fontext" w:hAnsi="Fb Fontext" w:hint="cs"/>
          <w:rtl/>
        </w:rPr>
        <w:t>צווחות</w:t>
      </w:r>
      <w:r w:rsidR="00E8089F" w:rsidRPr="007435EB">
        <w:rPr>
          <w:rFonts w:ascii="Fb Fontext" w:hAnsi="Fb Fontext"/>
          <w:rtl/>
        </w:rPr>
        <w:t xml:space="preserve"> </w:t>
      </w:r>
      <w:r w:rsidR="00E8089F" w:rsidRPr="007435EB">
        <w:rPr>
          <w:rFonts w:ascii="Fb Fontext" w:hAnsi="Fb Fontext" w:hint="cs"/>
          <w:rtl/>
        </w:rPr>
        <w:t>צוחה</w:t>
      </w:r>
      <w:r w:rsidR="00E8089F" w:rsidRPr="007435EB">
        <w:rPr>
          <w:rFonts w:ascii="Fb Fontext" w:hAnsi="Fb Fontext"/>
          <w:rtl/>
        </w:rPr>
        <w:t xml:space="preserve"> </w:t>
      </w:r>
      <w:r w:rsidR="00E8089F" w:rsidRPr="007435EB">
        <w:rPr>
          <w:rFonts w:ascii="Fb Fontext" w:hAnsi="Fb Fontext" w:hint="cs"/>
          <w:rtl/>
        </w:rPr>
        <w:t>עזרה</w:t>
      </w:r>
      <w:r w:rsidR="00E8089F" w:rsidRPr="007435EB">
        <w:rPr>
          <w:rFonts w:ascii="Fb Fontext" w:hAnsi="Fb Fontext"/>
          <w:rtl/>
        </w:rPr>
        <w:t>.</w:t>
      </w:r>
    </w:p>
    <w:p w14:paraId="6509F3DE" w14:textId="77777777" w:rsidR="00E8089F" w:rsidRPr="007435EB" w:rsidRDefault="00E8089F" w:rsidP="00E8089F">
      <w:pPr>
        <w:rPr>
          <w:rtl/>
        </w:rPr>
      </w:pPr>
      <w:r w:rsidRPr="007435EB">
        <w:rPr>
          <w:rFonts w:hint="cs"/>
          <w:rtl/>
        </w:rPr>
        <w:t>ראשונה</w:t>
      </w:r>
      <w:r w:rsidRPr="007435EB">
        <w:rPr>
          <w:rtl/>
        </w:rPr>
        <w:t xml:space="preserve">: </w:t>
      </w:r>
      <w:r w:rsidRPr="007435EB">
        <w:rPr>
          <w:rFonts w:hint="cs"/>
          <w:rtl/>
        </w:rPr>
        <w:t>צאו</w:t>
      </w:r>
      <w:r w:rsidRPr="007435EB">
        <w:rPr>
          <w:rtl/>
        </w:rPr>
        <w:t xml:space="preserve"> </w:t>
      </w:r>
      <w:r w:rsidRPr="007435EB">
        <w:rPr>
          <w:rFonts w:hint="cs"/>
          <w:rtl/>
        </w:rPr>
        <w:t>מכאן</w:t>
      </w:r>
      <w:r w:rsidRPr="007435EB">
        <w:rPr>
          <w:rtl/>
        </w:rPr>
        <w:t xml:space="preserve"> </w:t>
      </w:r>
      <w:r w:rsidRPr="007435EB">
        <w:rPr>
          <w:rFonts w:hint="cs"/>
          <w:rtl/>
        </w:rPr>
        <w:t>בני</w:t>
      </w:r>
      <w:r w:rsidRPr="007435EB">
        <w:rPr>
          <w:rtl/>
        </w:rPr>
        <w:t xml:space="preserve"> </w:t>
      </w:r>
      <w:r w:rsidRPr="007435EB">
        <w:rPr>
          <w:rFonts w:hint="cs"/>
          <w:rtl/>
        </w:rPr>
        <w:t>עלי</w:t>
      </w:r>
      <w:r w:rsidRPr="007435EB">
        <w:rPr>
          <w:rtl/>
        </w:rPr>
        <w:t xml:space="preserve"> </w:t>
      </w:r>
      <w:r w:rsidRPr="007435EB">
        <w:rPr>
          <w:rFonts w:hint="cs"/>
          <w:rtl/>
        </w:rPr>
        <w:t>שטימאו</w:t>
      </w:r>
      <w:r w:rsidRPr="007435EB">
        <w:rPr>
          <w:rtl/>
        </w:rPr>
        <w:t xml:space="preserve"> </w:t>
      </w:r>
      <w:r w:rsidRPr="007435EB">
        <w:rPr>
          <w:rFonts w:hint="cs"/>
          <w:rtl/>
        </w:rPr>
        <w:t>היכל</w:t>
      </w:r>
      <w:r w:rsidRPr="007435EB">
        <w:rPr>
          <w:rtl/>
        </w:rPr>
        <w:t xml:space="preserve"> ה'.</w:t>
      </w:r>
    </w:p>
    <w:p w14:paraId="49DD828F" w14:textId="77777777" w:rsidR="00E8089F" w:rsidRPr="007435EB" w:rsidRDefault="00E8089F" w:rsidP="00E8089F">
      <w:pPr>
        <w:rPr>
          <w:rtl/>
        </w:rPr>
      </w:pPr>
      <w:r w:rsidRPr="007435EB">
        <w:rPr>
          <w:rFonts w:hint="cs"/>
          <w:rtl/>
        </w:rPr>
        <w:t>ועוד</w:t>
      </w:r>
      <w:r w:rsidRPr="007435EB">
        <w:rPr>
          <w:rtl/>
        </w:rPr>
        <w:t xml:space="preserve"> </w:t>
      </w:r>
      <w:r w:rsidRPr="007435EB">
        <w:rPr>
          <w:rFonts w:hint="cs"/>
          <w:rtl/>
        </w:rPr>
        <w:t>צווחה</w:t>
      </w:r>
      <w:r w:rsidRPr="007435EB">
        <w:rPr>
          <w:rtl/>
        </w:rPr>
        <w:t xml:space="preserve">: </w:t>
      </w:r>
      <w:r w:rsidRPr="007435EB">
        <w:rPr>
          <w:rFonts w:hint="cs"/>
          <w:rtl/>
        </w:rPr>
        <w:t>צא</w:t>
      </w:r>
      <w:r w:rsidRPr="007435EB">
        <w:rPr>
          <w:rtl/>
        </w:rPr>
        <w:t xml:space="preserve"> </w:t>
      </w:r>
      <w:r w:rsidRPr="007435EB">
        <w:rPr>
          <w:rFonts w:hint="cs"/>
          <w:rtl/>
        </w:rPr>
        <w:t>מיכן</w:t>
      </w:r>
      <w:r w:rsidRPr="007435EB">
        <w:rPr>
          <w:rtl/>
        </w:rPr>
        <w:t xml:space="preserve"> </w:t>
      </w:r>
      <w:r w:rsidRPr="007435EB">
        <w:rPr>
          <w:rFonts w:hint="cs"/>
          <w:rtl/>
        </w:rPr>
        <w:t>יששכר</w:t>
      </w:r>
      <w:r w:rsidRPr="007435EB">
        <w:rPr>
          <w:rtl/>
        </w:rPr>
        <w:t xml:space="preserve"> </w:t>
      </w:r>
      <w:r w:rsidRPr="007435EB">
        <w:rPr>
          <w:rFonts w:hint="cs"/>
          <w:rtl/>
        </w:rPr>
        <w:t>איש</w:t>
      </w:r>
      <w:r w:rsidRPr="007435EB">
        <w:rPr>
          <w:rtl/>
        </w:rPr>
        <w:t xml:space="preserve"> </w:t>
      </w:r>
      <w:r w:rsidRPr="007435EB">
        <w:rPr>
          <w:rFonts w:hint="cs"/>
          <w:rtl/>
        </w:rPr>
        <w:t>כפר</w:t>
      </w:r>
      <w:r w:rsidRPr="007435EB">
        <w:rPr>
          <w:rtl/>
        </w:rPr>
        <w:t xml:space="preserve"> </w:t>
      </w:r>
      <w:r w:rsidRPr="007435EB">
        <w:rPr>
          <w:rFonts w:hint="cs"/>
          <w:rtl/>
        </w:rPr>
        <w:t>ברקאי</w:t>
      </w:r>
      <w:r w:rsidRPr="007435EB">
        <w:rPr>
          <w:rtl/>
        </w:rPr>
        <w:t xml:space="preserve"> </w:t>
      </w:r>
      <w:r w:rsidRPr="007435EB">
        <w:rPr>
          <w:rFonts w:hint="cs"/>
          <w:rtl/>
        </w:rPr>
        <w:t>שמכבד</w:t>
      </w:r>
      <w:r w:rsidRPr="007435EB">
        <w:rPr>
          <w:rtl/>
        </w:rPr>
        <w:t xml:space="preserve"> </w:t>
      </w:r>
      <w:r w:rsidRPr="007435EB">
        <w:rPr>
          <w:rFonts w:hint="cs"/>
          <w:rtl/>
        </w:rPr>
        <w:t>את</w:t>
      </w:r>
      <w:r w:rsidRPr="007435EB">
        <w:rPr>
          <w:rtl/>
        </w:rPr>
        <w:t xml:space="preserve"> </w:t>
      </w:r>
      <w:r w:rsidRPr="007435EB">
        <w:rPr>
          <w:rFonts w:hint="cs"/>
          <w:rtl/>
        </w:rPr>
        <w:t>עצמו</w:t>
      </w:r>
      <w:r w:rsidRPr="007435EB">
        <w:rPr>
          <w:rtl/>
        </w:rPr>
        <w:t xml:space="preserve"> </w:t>
      </w:r>
      <w:r w:rsidRPr="007435EB">
        <w:rPr>
          <w:rFonts w:hint="cs"/>
          <w:rtl/>
        </w:rPr>
        <w:t>ומחלל</w:t>
      </w:r>
      <w:r w:rsidRPr="007435EB">
        <w:rPr>
          <w:rtl/>
        </w:rPr>
        <w:t xml:space="preserve"> </w:t>
      </w:r>
      <w:r w:rsidRPr="007435EB">
        <w:rPr>
          <w:rFonts w:hint="cs"/>
          <w:rtl/>
        </w:rPr>
        <w:t>קדשי</w:t>
      </w:r>
      <w:r w:rsidRPr="007435EB">
        <w:rPr>
          <w:rtl/>
        </w:rPr>
        <w:t xml:space="preserve"> </w:t>
      </w:r>
      <w:r w:rsidRPr="007435EB">
        <w:rPr>
          <w:rFonts w:hint="cs"/>
          <w:rtl/>
        </w:rPr>
        <w:t>שמים</w:t>
      </w:r>
      <w:r w:rsidRPr="007435EB">
        <w:rPr>
          <w:rtl/>
        </w:rPr>
        <w:t>.</w:t>
      </w:r>
    </w:p>
    <w:p w14:paraId="51E68BE7" w14:textId="77777777" w:rsidR="00E8089F" w:rsidRPr="007435EB" w:rsidRDefault="00E8089F" w:rsidP="008F01DA">
      <w:pPr>
        <w:rPr>
          <w:rFonts w:cs="Guttman Vilna"/>
          <w:b/>
          <w:bCs/>
          <w:rtl/>
        </w:rPr>
      </w:pPr>
      <w:r w:rsidRPr="007435EB">
        <w:rPr>
          <w:rFonts w:hint="cs"/>
          <w:rtl/>
        </w:rPr>
        <w:t>ד</w:t>
      </w:r>
      <w:r w:rsidR="008F01DA" w:rsidRPr="007435EB">
        <w:rPr>
          <w:rFonts w:hint="cs"/>
          <w:rtl/>
        </w:rPr>
        <w:t>היה לובש כפפות על ידיו ועובד עבודה</w:t>
      </w:r>
      <w:r w:rsidRPr="007435EB">
        <w:rPr>
          <w:rtl/>
        </w:rPr>
        <w:t>.</w:t>
      </w:r>
    </w:p>
    <w:p w14:paraId="14920299" w14:textId="77777777" w:rsidR="00E8089F" w:rsidRPr="007435EB" w:rsidRDefault="00E8089F" w:rsidP="00E8089F">
      <w:pPr>
        <w:rPr>
          <w:rtl/>
        </w:rPr>
      </w:pPr>
      <w:r w:rsidRPr="007435EB">
        <w:rPr>
          <w:rFonts w:hint="cs"/>
          <w:rtl/>
        </w:rPr>
        <w:t>ועוד</w:t>
      </w:r>
      <w:r w:rsidRPr="007435EB">
        <w:rPr>
          <w:rtl/>
        </w:rPr>
        <w:t xml:space="preserve"> </w:t>
      </w:r>
      <w:r w:rsidRPr="007435EB">
        <w:rPr>
          <w:rFonts w:hint="cs"/>
          <w:rtl/>
        </w:rPr>
        <w:t>צווחה</w:t>
      </w:r>
      <w:r w:rsidRPr="007435EB">
        <w:rPr>
          <w:rtl/>
        </w:rPr>
        <w:t xml:space="preserve"> </w:t>
      </w:r>
      <w:r w:rsidRPr="007435EB">
        <w:rPr>
          <w:rFonts w:hint="cs"/>
          <w:rtl/>
        </w:rPr>
        <w:t>העזרה</w:t>
      </w:r>
      <w:r w:rsidRPr="007435EB">
        <w:rPr>
          <w:rtl/>
        </w:rPr>
        <w:t xml:space="preserve">: </w:t>
      </w:r>
      <w:r w:rsidRPr="007435EB">
        <w:rPr>
          <w:rFonts w:hint="cs"/>
          <w:rtl/>
        </w:rPr>
        <w:t>שאו</w:t>
      </w:r>
      <w:r w:rsidRPr="007435EB">
        <w:rPr>
          <w:rtl/>
        </w:rPr>
        <w:t xml:space="preserve"> </w:t>
      </w:r>
      <w:r w:rsidRPr="007435EB">
        <w:rPr>
          <w:rFonts w:hint="cs"/>
          <w:rtl/>
        </w:rPr>
        <w:t>שערים</w:t>
      </w:r>
      <w:r w:rsidRPr="007435EB">
        <w:rPr>
          <w:rtl/>
        </w:rPr>
        <w:t xml:space="preserve"> </w:t>
      </w:r>
      <w:r w:rsidRPr="007435EB">
        <w:rPr>
          <w:rFonts w:hint="cs"/>
          <w:rtl/>
        </w:rPr>
        <w:t>ראשיכם</w:t>
      </w:r>
      <w:r w:rsidRPr="007435EB">
        <w:rPr>
          <w:rtl/>
        </w:rPr>
        <w:t xml:space="preserve"> </w:t>
      </w:r>
      <w:r w:rsidRPr="007435EB">
        <w:rPr>
          <w:rFonts w:hint="cs"/>
          <w:rtl/>
        </w:rPr>
        <w:t>ויכנס</w:t>
      </w:r>
      <w:r w:rsidRPr="007435EB">
        <w:rPr>
          <w:rtl/>
        </w:rPr>
        <w:t xml:space="preserve"> </w:t>
      </w:r>
      <w:r w:rsidRPr="007435EB">
        <w:rPr>
          <w:rFonts w:hint="cs"/>
          <w:rtl/>
        </w:rPr>
        <w:t>ישמעאל</w:t>
      </w:r>
      <w:r w:rsidRPr="007435EB">
        <w:rPr>
          <w:rtl/>
        </w:rPr>
        <w:t xml:space="preserve"> </w:t>
      </w:r>
      <w:r w:rsidRPr="007435EB">
        <w:rPr>
          <w:rFonts w:hint="cs"/>
          <w:rtl/>
        </w:rPr>
        <w:t>בן</w:t>
      </w:r>
      <w:r w:rsidRPr="007435EB">
        <w:rPr>
          <w:rtl/>
        </w:rPr>
        <w:t xml:space="preserve"> </w:t>
      </w:r>
      <w:r w:rsidRPr="007435EB">
        <w:rPr>
          <w:rFonts w:hint="cs"/>
          <w:rtl/>
        </w:rPr>
        <w:t>פיאכי</w:t>
      </w:r>
      <w:r w:rsidRPr="007435EB">
        <w:rPr>
          <w:rtl/>
        </w:rPr>
        <w:t xml:space="preserve"> </w:t>
      </w:r>
      <w:r w:rsidRPr="007435EB">
        <w:rPr>
          <w:rFonts w:hint="cs"/>
          <w:rtl/>
        </w:rPr>
        <w:t>תלמידו</w:t>
      </w:r>
      <w:r w:rsidRPr="007435EB">
        <w:rPr>
          <w:rtl/>
        </w:rPr>
        <w:t xml:space="preserve"> </w:t>
      </w:r>
      <w:r w:rsidRPr="007435EB">
        <w:rPr>
          <w:rFonts w:hint="cs"/>
          <w:rtl/>
        </w:rPr>
        <w:t>של</w:t>
      </w:r>
      <w:r w:rsidRPr="007435EB">
        <w:rPr>
          <w:rtl/>
        </w:rPr>
        <w:t xml:space="preserve"> </w:t>
      </w:r>
      <w:r w:rsidRPr="007435EB">
        <w:rPr>
          <w:rFonts w:hint="cs"/>
          <w:rtl/>
        </w:rPr>
        <w:t>פנחס</w:t>
      </w:r>
      <w:r w:rsidRPr="007435EB">
        <w:rPr>
          <w:rtl/>
        </w:rPr>
        <w:t xml:space="preserve">, </w:t>
      </w:r>
      <w:r w:rsidRPr="007435EB">
        <w:rPr>
          <w:rFonts w:hint="cs"/>
          <w:rtl/>
        </w:rPr>
        <w:t>וישמש בכה</w:t>
      </w:r>
      <w:r w:rsidRPr="007435EB">
        <w:rPr>
          <w:rtl/>
        </w:rPr>
        <w:t>"</w:t>
      </w:r>
      <w:r w:rsidRPr="007435EB">
        <w:rPr>
          <w:rFonts w:hint="cs"/>
          <w:rtl/>
        </w:rPr>
        <w:t>ג</w:t>
      </w:r>
      <w:r w:rsidRPr="007435EB">
        <w:rPr>
          <w:rtl/>
        </w:rPr>
        <w:t>.</w:t>
      </w:r>
    </w:p>
    <w:p w14:paraId="407A6DB7" w14:textId="77777777" w:rsidR="00E8089F" w:rsidRPr="007435EB" w:rsidRDefault="00E8089F" w:rsidP="00E8089F">
      <w:pPr>
        <w:rPr>
          <w:rFonts w:cs="Guttman Vilna"/>
          <w:b/>
          <w:bCs/>
          <w:rtl/>
        </w:rPr>
      </w:pPr>
      <w:r w:rsidRPr="007435EB">
        <w:rPr>
          <w:rFonts w:hint="cs"/>
          <w:rtl/>
        </w:rPr>
        <w:t>ועוד</w:t>
      </w:r>
      <w:r w:rsidRPr="007435EB">
        <w:rPr>
          <w:rtl/>
        </w:rPr>
        <w:t xml:space="preserve"> </w:t>
      </w:r>
      <w:r w:rsidRPr="007435EB">
        <w:rPr>
          <w:rFonts w:hint="cs"/>
          <w:rtl/>
        </w:rPr>
        <w:t>צווחה</w:t>
      </w:r>
      <w:r w:rsidRPr="007435EB">
        <w:rPr>
          <w:rtl/>
        </w:rPr>
        <w:t xml:space="preserve"> </w:t>
      </w:r>
      <w:r w:rsidRPr="007435EB">
        <w:rPr>
          <w:rFonts w:hint="cs"/>
          <w:rtl/>
        </w:rPr>
        <w:t>העזרה</w:t>
      </w:r>
      <w:r w:rsidRPr="007435EB">
        <w:rPr>
          <w:rtl/>
        </w:rPr>
        <w:t xml:space="preserve">: </w:t>
      </w:r>
      <w:r w:rsidRPr="007435EB">
        <w:rPr>
          <w:rFonts w:hint="cs"/>
          <w:rtl/>
        </w:rPr>
        <w:t>שאו</w:t>
      </w:r>
      <w:r w:rsidRPr="007435EB">
        <w:rPr>
          <w:rtl/>
        </w:rPr>
        <w:t xml:space="preserve"> </w:t>
      </w:r>
      <w:r w:rsidRPr="007435EB">
        <w:rPr>
          <w:rFonts w:hint="cs"/>
          <w:rtl/>
        </w:rPr>
        <w:t>שערים</w:t>
      </w:r>
      <w:r w:rsidRPr="007435EB">
        <w:rPr>
          <w:rtl/>
        </w:rPr>
        <w:t xml:space="preserve"> </w:t>
      </w:r>
      <w:r w:rsidRPr="007435EB">
        <w:rPr>
          <w:rFonts w:hint="cs"/>
          <w:rtl/>
        </w:rPr>
        <w:t>ראשיכם</w:t>
      </w:r>
      <w:r w:rsidRPr="007435EB">
        <w:rPr>
          <w:rtl/>
        </w:rPr>
        <w:t xml:space="preserve"> </w:t>
      </w:r>
      <w:r w:rsidRPr="007435EB">
        <w:rPr>
          <w:rFonts w:hint="cs"/>
          <w:rtl/>
        </w:rPr>
        <w:t>ויכנס</w:t>
      </w:r>
      <w:r w:rsidRPr="007435EB">
        <w:rPr>
          <w:rtl/>
        </w:rPr>
        <w:t xml:space="preserve"> </w:t>
      </w:r>
      <w:r w:rsidRPr="007435EB">
        <w:rPr>
          <w:rFonts w:hint="cs"/>
          <w:rtl/>
        </w:rPr>
        <w:t>יוחנן</w:t>
      </w:r>
      <w:r w:rsidRPr="007435EB">
        <w:rPr>
          <w:rtl/>
        </w:rPr>
        <w:t xml:space="preserve"> </w:t>
      </w:r>
      <w:r w:rsidRPr="007435EB">
        <w:rPr>
          <w:rFonts w:hint="cs"/>
          <w:rtl/>
        </w:rPr>
        <w:t>בן</w:t>
      </w:r>
      <w:r w:rsidRPr="007435EB">
        <w:rPr>
          <w:rtl/>
        </w:rPr>
        <w:t xml:space="preserve"> </w:t>
      </w:r>
      <w:r w:rsidRPr="007435EB">
        <w:rPr>
          <w:rFonts w:hint="cs"/>
          <w:rtl/>
        </w:rPr>
        <w:t>נרבאי</w:t>
      </w:r>
      <w:r w:rsidRPr="007435EB">
        <w:rPr>
          <w:rtl/>
        </w:rPr>
        <w:t xml:space="preserve"> </w:t>
      </w:r>
      <w:r w:rsidRPr="007435EB">
        <w:rPr>
          <w:rFonts w:hint="cs"/>
          <w:rtl/>
        </w:rPr>
        <w:t>תלמידו</w:t>
      </w:r>
      <w:r w:rsidRPr="007435EB">
        <w:rPr>
          <w:rtl/>
        </w:rPr>
        <w:t xml:space="preserve"> </w:t>
      </w:r>
      <w:r w:rsidRPr="007435EB">
        <w:rPr>
          <w:rFonts w:hint="cs"/>
          <w:rtl/>
        </w:rPr>
        <w:t>של</w:t>
      </w:r>
      <w:r w:rsidRPr="007435EB">
        <w:rPr>
          <w:rtl/>
        </w:rPr>
        <w:t xml:space="preserve"> </w:t>
      </w:r>
      <w:r w:rsidRPr="007435EB">
        <w:rPr>
          <w:rFonts w:hint="cs"/>
          <w:rtl/>
        </w:rPr>
        <w:t>פנקאי</w:t>
      </w:r>
      <w:r w:rsidRPr="007435EB">
        <w:rPr>
          <w:rtl/>
        </w:rPr>
        <w:t>.</w:t>
      </w:r>
      <w:r w:rsidRPr="007435EB">
        <w:rPr>
          <w:rFonts w:hint="cs"/>
          <w:rtl/>
        </w:rPr>
        <w:t xml:space="preserve"> וימלא</w:t>
      </w:r>
      <w:r w:rsidRPr="007435EB">
        <w:rPr>
          <w:rtl/>
        </w:rPr>
        <w:t xml:space="preserve"> </w:t>
      </w:r>
      <w:r w:rsidRPr="007435EB">
        <w:rPr>
          <w:rFonts w:hint="cs"/>
          <w:rtl/>
        </w:rPr>
        <w:t>כריסו</w:t>
      </w:r>
      <w:r w:rsidRPr="007435EB">
        <w:rPr>
          <w:rtl/>
        </w:rPr>
        <w:t xml:space="preserve"> </w:t>
      </w:r>
      <w:r w:rsidRPr="007435EB">
        <w:rPr>
          <w:rFonts w:hint="cs"/>
          <w:rtl/>
        </w:rPr>
        <w:t>מקדשי</w:t>
      </w:r>
      <w:r w:rsidRPr="007435EB">
        <w:rPr>
          <w:rtl/>
        </w:rPr>
        <w:t xml:space="preserve"> </w:t>
      </w:r>
      <w:r w:rsidRPr="007435EB">
        <w:rPr>
          <w:rFonts w:hint="cs"/>
          <w:rtl/>
        </w:rPr>
        <w:t>שמים</w:t>
      </w:r>
      <w:r w:rsidRPr="007435EB">
        <w:rPr>
          <w:rtl/>
        </w:rPr>
        <w:t>.</w:t>
      </w:r>
    </w:p>
    <w:p w14:paraId="33CFDFEC" w14:textId="77777777" w:rsidR="00E8089F" w:rsidRPr="007435EB" w:rsidRDefault="00E8089F" w:rsidP="00E8089F">
      <w:pPr>
        <w:rPr>
          <w:rtl/>
        </w:rPr>
      </w:pPr>
      <w:r w:rsidRPr="007435EB">
        <w:rPr>
          <w:rFonts w:hint="cs"/>
          <w:rtl/>
        </w:rPr>
        <w:t>אמרו</w:t>
      </w:r>
      <w:r w:rsidRPr="007435EB">
        <w:rPr>
          <w:rtl/>
        </w:rPr>
        <w:t xml:space="preserve"> </w:t>
      </w:r>
      <w:r w:rsidRPr="007435EB">
        <w:rPr>
          <w:rFonts w:hint="cs"/>
          <w:rtl/>
        </w:rPr>
        <w:t>עליו</w:t>
      </w:r>
      <w:r w:rsidRPr="007435EB">
        <w:rPr>
          <w:rtl/>
        </w:rPr>
        <w:t xml:space="preserve"> </w:t>
      </w:r>
      <w:r w:rsidRPr="007435EB">
        <w:rPr>
          <w:rFonts w:hint="cs"/>
          <w:rtl/>
        </w:rPr>
        <w:t>על</w:t>
      </w:r>
      <w:r w:rsidRPr="007435EB">
        <w:rPr>
          <w:rtl/>
        </w:rPr>
        <w:t xml:space="preserve"> </w:t>
      </w:r>
      <w:r w:rsidRPr="007435EB">
        <w:rPr>
          <w:rFonts w:hint="cs"/>
          <w:rtl/>
        </w:rPr>
        <w:t>יוחנן</w:t>
      </w:r>
      <w:r w:rsidRPr="007435EB">
        <w:rPr>
          <w:rtl/>
        </w:rPr>
        <w:t xml:space="preserve"> </w:t>
      </w:r>
      <w:r w:rsidRPr="007435EB">
        <w:rPr>
          <w:rFonts w:hint="cs"/>
          <w:rtl/>
        </w:rPr>
        <w:t>בן</w:t>
      </w:r>
      <w:r w:rsidRPr="007435EB">
        <w:rPr>
          <w:rtl/>
        </w:rPr>
        <w:t xml:space="preserve"> </w:t>
      </w:r>
      <w:r w:rsidRPr="007435EB">
        <w:rPr>
          <w:rFonts w:hint="cs"/>
          <w:rtl/>
        </w:rPr>
        <w:t>נרבאי</w:t>
      </w:r>
      <w:r w:rsidRPr="007435EB">
        <w:rPr>
          <w:rtl/>
        </w:rPr>
        <w:t xml:space="preserve"> </w:t>
      </w:r>
      <w:r w:rsidRPr="007435EB">
        <w:rPr>
          <w:rFonts w:hint="cs"/>
          <w:rtl/>
        </w:rPr>
        <w:t>שהיה</w:t>
      </w:r>
      <w:r w:rsidRPr="007435EB">
        <w:rPr>
          <w:rtl/>
        </w:rPr>
        <w:t xml:space="preserve"> </w:t>
      </w:r>
      <w:r w:rsidRPr="007435EB">
        <w:rPr>
          <w:rFonts w:hint="cs"/>
          <w:rtl/>
        </w:rPr>
        <w:t>אוכל</w:t>
      </w:r>
      <w:r w:rsidRPr="007435EB">
        <w:rPr>
          <w:rtl/>
        </w:rPr>
        <w:t xml:space="preserve"> </w:t>
      </w:r>
      <w:r w:rsidRPr="007435EB">
        <w:rPr>
          <w:rFonts w:hint="cs"/>
          <w:rtl/>
        </w:rPr>
        <w:t>שלש</w:t>
      </w:r>
      <w:r w:rsidRPr="007435EB">
        <w:rPr>
          <w:rtl/>
        </w:rPr>
        <w:t xml:space="preserve"> </w:t>
      </w:r>
      <w:r w:rsidRPr="007435EB">
        <w:rPr>
          <w:rFonts w:hint="cs"/>
          <w:rtl/>
        </w:rPr>
        <w:t>מאות</w:t>
      </w:r>
      <w:r w:rsidRPr="007435EB">
        <w:rPr>
          <w:rtl/>
        </w:rPr>
        <w:t xml:space="preserve"> </w:t>
      </w:r>
      <w:r w:rsidRPr="007435EB">
        <w:rPr>
          <w:rFonts w:hint="cs"/>
          <w:rtl/>
        </w:rPr>
        <w:t>עגלים</w:t>
      </w:r>
      <w:r w:rsidRPr="007435EB">
        <w:rPr>
          <w:rtl/>
        </w:rPr>
        <w:t xml:space="preserve">, </w:t>
      </w:r>
      <w:r w:rsidRPr="007435EB">
        <w:rPr>
          <w:rFonts w:hint="cs"/>
          <w:rtl/>
        </w:rPr>
        <w:t>ושותה</w:t>
      </w:r>
      <w:r w:rsidRPr="007435EB">
        <w:rPr>
          <w:rtl/>
        </w:rPr>
        <w:t xml:space="preserve"> </w:t>
      </w:r>
      <w:r w:rsidRPr="007435EB">
        <w:rPr>
          <w:rFonts w:hint="cs"/>
          <w:rtl/>
        </w:rPr>
        <w:t>שלש</w:t>
      </w:r>
      <w:r w:rsidRPr="007435EB">
        <w:rPr>
          <w:rtl/>
        </w:rPr>
        <w:t xml:space="preserve"> </w:t>
      </w:r>
      <w:r w:rsidRPr="007435EB">
        <w:rPr>
          <w:rFonts w:hint="cs"/>
          <w:rtl/>
        </w:rPr>
        <w:t>מאות</w:t>
      </w:r>
      <w:r w:rsidRPr="007435EB">
        <w:rPr>
          <w:rtl/>
        </w:rPr>
        <w:t xml:space="preserve"> </w:t>
      </w:r>
      <w:r w:rsidRPr="007435EB">
        <w:rPr>
          <w:rFonts w:hint="cs"/>
          <w:rtl/>
        </w:rPr>
        <w:t>גרבי</w:t>
      </w:r>
      <w:r w:rsidRPr="007435EB">
        <w:rPr>
          <w:rtl/>
        </w:rPr>
        <w:t xml:space="preserve"> </w:t>
      </w:r>
      <w:r w:rsidRPr="007435EB">
        <w:rPr>
          <w:rFonts w:hint="cs"/>
          <w:rtl/>
        </w:rPr>
        <w:t>יין</w:t>
      </w:r>
      <w:r w:rsidRPr="007435EB">
        <w:rPr>
          <w:rtl/>
        </w:rPr>
        <w:t>.</w:t>
      </w:r>
    </w:p>
    <w:p w14:paraId="48CE1D6D" w14:textId="77777777" w:rsidR="00E8089F" w:rsidRPr="007435EB" w:rsidRDefault="00E8089F" w:rsidP="00E8089F">
      <w:pPr>
        <w:rPr>
          <w:rFonts w:cs="Guttman Vilna"/>
          <w:b/>
          <w:bCs/>
          <w:rtl/>
        </w:rPr>
      </w:pPr>
      <w:r w:rsidRPr="007435EB">
        <w:rPr>
          <w:rFonts w:hint="cs"/>
          <w:rtl/>
        </w:rPr>
        <w:t>ואוכל</w:t>
      </w:r>
      <w:r w:rsidRPr="007435EB">
        <w:rPr>
          <w:rtl/>
        </w:rPr>
        <w:t xml:space="preserve"> </w:t>
      </w:r>
      <w:r w:rsidRPr="007435EB">
        <w:rPr>
          <w:rFonts w:hint="cs"/>
          <w:rtl/>
        </w:rPr>
        <w:t>ארבעים</w:t>
      </w:r>
      <w:r w:rsidRPr="007435EB">
        <w:rPr>
          <w:rtl/>
        </w:rPr>
        <w:t xml:space="preserve"> </w:t>
      </w:r>
      <w:r w:rsidRPr="007435EB">
        <w:rPr>
          <w:rFonts w:hint="cs"/>
          <w:rtl/>
        </w:rPr>
        <w:t>סאה</w:t>
      </w:r>
      <w:r w:rsidRPr="007435EB">
        <w:rPr>
          <w:rtl/>
        </w:rPr>
        <w:t xml:space="preserve"> </w:t>
      </w:r>
      <w:r w:rsidRPr="007435EB">
        <w:rPr>
          <w:rFonts w:hint="cs"/>
          <w:rtl/>
        </w:rPr>
        <w:t>גוזלות</w:t>
      </w:r>
      <w:r w:rsidRPr="007435EB">
        <w:rPr>
          <w:rtl/>
        </w:rPr>
        <w:t xml:space="preserve"> </w:t>
      </w:r>
      <w:r w:rsidRPr="007435EB">
        <w:rPr>
          <w:rFonts w:hint="cs"/>
          <w:rtl/>
        </w:rPr>
        <w:t>בקינוח</w:t>
      </w:r>
      <w:r w:rsidRPr="007435EB">
        <w:rPr>
          <w:rtl/>
        </w:rPr>
        <w:t xml:space="preserve"> </w:t>
      </w:r>
      <w:r w:rsidRPr="007435EB">
        <w:rPr>
          <w:rFonts w:hint="cs"/>
          <w:rtl/>
        </w:rPr>
        <w:t>סעודה</w:t>
      </w:r>
      <w:r w:rsidRPr="007435EB">
        <w:rPr>
          <w:rtl/>
        </w:rPr>
        <w:t>.</w:t>
      </w:r>
    </w:p>
    <w:p w14:paraId="264BBD62" w14:textId="77777777" w:rsidR="00E8089F" w:rsidRPr="007435EB" w:rsidRDefault="00E8089F" w:rsidP="00E8089F">
      <w:pPr>
        <w:rPr>
          <w:rFonts w:cs="Guttman Vilna"/>
          <w:b/>
          <w:bCs/>
          <w:rtl/>
        </w:rPr>
      </w:pPr>
      <w:r w:rsidRPr="007435EB">
        <w:rPr>
          <w:rFonts w:hint="cs"/>
          <w:rtl/>
        </w:rPr>
        <w:t>אמרו</w:t>
      </w:r>
      <w:r w:rsidRPr="007435EB">
        <w:rPr>
          <w:rtl/>
        </w:rPr>
        <w:t xml:space="preserve">: </w:t>
      </w:r>
      <w:r w:rsidRPr="007435EB">
        <w:rPr>
          <w:rFonts w:hint="cs"/>
          <w:rtl/>
        </w:rPr>
        <w:t>כל</w:t>
      </w:r>
      <w:r w:rsidRPr="007435EB">
        <w:rPr>
          <w:rtl/>
        </w:rPr>
        <w:t xml:space="preserve"> </w:t>
      </w:r>
      <w:r w:rsidRPr="007435EB">
        <w:rPr>
          <w:rFonts w:hint="cs"/>
          <w:rtl/>
        </w:rPr>
        <w:t>ימיו</w:t>
      </w:r>
      <w:r w:rsidRPr="007435EB">
        <w:rPr>
          <w:rtl/>
        </w:rPr>
        <w:t xml:space="preserve"> </w:t>
      </w:r>
      <w:r w:rsidRPr="007435EB">
        <w:rPr>
          <w:rFonts w:hint="cs"/>
          <w:rtl/>
        </w:rPr>
        <w:t>של</w:t>
      </w:r>
      <w:r w:rsidRPr="007435EB">
        <w:rPr>
          <w:rtl/>
        </w:rPr>
        <w:t xml:space="preserve"> </w:t>
      </w:r>
      <w:r w:rsidRPr="007435EB">
        <w:rPr>
          <w:rFonts w:hint="cs"/>
          <w:rtl/>
        </w:rPr>
        <w:t>יוחנן</w:t>
      </w:r>
      <w:r w:rsidRPr="007435EB">
        <w:rPr>
          <w:rtl/>
        </w:rPr>
        <w:t xml:space="preserve"> </w:t>
      </w:r>
      <w:r w:rsidRPr="007435EB">
        <w:rPr>
          <w:rFonts w:hint="cs"/>
          <w:rtl/>
        </w:rPr>
        <w:t>בן</w:t>
      </w:r>
      <w:r w:rsidRPr="007435EB">
        <w:rPr>
          <w:rtl/>
        </w:rPr>
        <w:t xml:space="preserve"> </w:t>
      </w:r>
      <w:r w:rsidRPr="007435EB">
        <w:rPr>
          <w:rFonts w:hint="cs"/>
          <w:rtl/>
        </w:rPr>
        <w:t>נרבאי</w:t>
      </w:r>
      <w:r w:rsidRPr="007435EB">
        <w:rPr>
          <w:rtl/>
        </w:rPr>
        <w:t xml:space="preserve"> </w:t>
      </w:r>
      <w:r w:rsidRPr="007435EB">
        <w:rPr>
          <w:rFonts w:hint="cs"/>
          <w:rtl/>
        </w:rPr>
        <w:t>לא</w:t>
      </w:r>
      <w:r w:rsidRPr="007435EB">
        <w:rPr>
          <w:rtl/>
        </w:rPr>
        <w:t xml:space="preserve"> </w:t>
      </w:r>
      <w:r w:rsidRPr="007435EB">
        <w:rPr>
          <w:rFonts w:hint="cs"/>
          <w:rtl/>
        </w:rPr>
        <w:t>נמצא</w:t>
      </w:r>
      <w:r w:rsidRPr="007435EB">
        <w:rPr>
          <w:rtl/>
        </w:rPr>
        <w:t xml:space="preserve"> </w:t>
      </w:r>
      <w:r w:rsidRPr="007435EB">
        <w:rPr>
          <w:rFonts w:hint="cs"/>
          <w:rtl/>
        </w:rPr>
        <w:t>נותר</w:t>
      </w:r>
      <w:r w:rsidRPr="007435EB">
        <w:rPr>
          <w:rtl/>
        </w:rPr>
        <w:t xml:space="preserve"> </w:t>
      </w:r>
      <w:r w:rsidRPr="007435EB">
        <w:rPr>
          <w:rFonts w:hint="cs"/>
          <w:rtl/>
        </w:rPr>
        <w:t>במקדש</w:t>
      </w:r>
      <w:r w:rsidRPr="007435EB">
        <w:rPr>
          <w:rtl/>
        </w:rPr>
        <w:t>.</w:t>
      </w:r>
    </w:p>
    <w:p w14:paraId="42AD29D3" w14:textId="77777777" w:rsidR="00E8089F" w:rsidRPr="007435EB" w:rsidRDefault="00CF542C" w:rsidP="00F47631">
      <w:pPr>
        <w:pStyle w:val="affd"/>
        <w:rPr>
          <w:rtl/>
        </w:rPr>
      </w:pPr>
      <w:r w:rsidRPr="007435EB">
        <w:rPr>
          <w:rFonts w:hint="cs"/>
          <w:rtl/>
        </w:rPr>
        <w:t>׻</w:t>
      </w:r>
    </w:p>
    <w:p w14:paraId="082A5999" w14:textId="77777777" w:rsidR="00E8089F" w:rsidRPr="007435EB" w:rsidRDefault="00E8089F" w:rsidP="00E8089F">
      <w:pPr>
        <w:rPr>
          <w:rtl/>
        </w:rPr>
      </w:pPr>
      <w:r w:rsidRPr="007435EB">
        <w:rPr>
          <w:rFonts w:ascii="Fb Fontext" w:hAnsi="Fb Fontext" w:hint="cs"/>
          <w:rtl/>
        </w:rPr>
        <w:t>המעשה שהיה ביששכר</w:t>
      </w:r>
      <w:r w:rsidRPr="007435EB">
        <w:rPr>
          <w:rFonts w:ascii="Fb Fontext" w:hAnsi="Fb Fontext"/>
          <w:rtl/>
        </w:rPr>
        <w:t xml:space="preserve"> </w:t>
      </w:r>
      <w:r w:rsidRPr="007435EB">
        <w:rPr>
          <w:rFonts w:ascii="Fb Fontext" w:hAnsi="Fb Fontext" w:hint="cs"/>
          <w:rtl/>
        </w:rPr>
        <w:t>איש</w:t>
      </w:r>
      <w:r w:rsidRPr="007435EB">
        <w:rPr>
          <w:rFonts w:ascii="Fb Fontext" w:hAnsi="Fb Fontext"/>
          <w:rtl/>
        </w:rPr>
        <w:t xml:space="preserve"> </w:t>
      </w:r>
      <w:r w:rsidRPr="007435EB">
        <w:rPr>
          <w:rFonts w:ascii="Fb Fontext" w:hAnsi="Fb Fontext" w:hint="cs"/>
          <w:rtl/>
        </w:rPr>
        <w:t>כפר</w:t>
      </w:r>
      <w:r w:rsidRPr="007435EB">
        <w:rPr>
          <w:rFonts w:ascii="Fb Fontext" w:hAnsi="Fb Fontext"/>
          <w:rtl/>
        </w:rPr>
        <w:t xml:space="preserve"> </w:t>
      </w:r>
      <w:r w:rsidRPr="007435EB">
        <w:rPr>
          <w:rFonts w:ascii="Fb Fontext" w:hAnsi="Fb Fontext" w:hint="cs"/>
          <w:rtl/>
        </w:rPr>
        <w:t>ברקאי</w:t>
      </w:r>
      <w:r w:rsidRPr="007435EB">
        <w:rPr>
          <w:rFonts w:ascii="Fb Fontext" w:hAnsi="Fb Fontext"/>
          <w:rtl/>
        </w:rPr>
        <w:t xml:space="preserve"> – </w:t>
      </w:r>
      <w:r w:rsidRPr="007435EB">
        <w:rPr>
          <w:rFonts w:ascii="Fb Fontext" w:hAnsi="Fb Fontext" w:hint="cs"/>
          <w:rtl/>
        </w:rPr>
        <w:t>שהמלך והמלכה התווכחו אם בשר הגדי משובח מן הכבש או להיפך ואמרו שישאלו לכה</w:t>
      </w:r>
      <w:r w:rsidRPr="007435EB">
        <w:rPr>
          <w:rFonts w:ascii="Fb Fontext" w:hAnsi="Fb Fontext"/>
          <w:rtl/>
        </w:rPr>
        <w:t>"</w:t>
      </w:r>
      <w:r w:rsidRPr="007435EB">
        <w:rPr>
          <w:rFonts w:ascii="Fb Fontext" w:hAnsi="Fb Fontext" w:hint="cs"/>
          <w:rtl/>
        </w:rPr>
        <w:t>ג שמקריב משניהם כל יום וכששאלוהו ענה בביטול יד דאם גדי משובח יותר שיוקרב לתמיד כעס המלך על שלא היתה בו אימת מלכות ופסח לקטוע ימינו שילם שוחד לעבד שיקטע לשמאלו שמע המלך שכך אמר שיפסקו לימינו ג</w:t>
      </w:r>
      <w:r w:rsidRPr="007435EB">
        <w:rPr>
          <w:rFonts w:ascii="Fb Fontext" w:hAnsi="Fb Fontext"/>
          <w:rtl/>
        </w:rPr>
        <w:t>"</w:t>
      </w:r>
      <w:r w:rsidRPr="007435EB">
        <w:rPr>
          <w:rFonts w:ascii="Fb Fontext" w:hAnsi="Fb Fontext" w:hint="cs"/>
          <w:rtl/>
        </w:rPr>
        <w:t>כ.</w:t>
      </w:r>
    </w:p>
    <w:p w14:paraId="5BBC032B" w14:textId="77777777" w:rsidR="00E8089F" w:rsidRPr="007435EB" w:rsidRDefault="00E8089F" w:rsidP="00E8089F">
      <w:pPr>
        <w:rPr>
          <w:rtl/>
        </w:rPr>
      </w:pP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ר</w:t>
      </w:r>
      <w:r w:rsidRPr="007435EB">
        <w:rPr>
          <w:rFonts w:ascii="Fb Fontext" w:hAnsi="Fb Fontext"/>
          <w:sz w:val="20"/>
          <w:rtl/>
        </w:rPr>
        <w:t xml:space="preserve"> </w:t>
      </w:r>
      <w:r w:rsidRPr="007435EB">
        <w:rPr>
          <w:rFonts w:ascii="Fb Fontext" w:hAnsi="Fb Fontext" w:hint="cs"/>
          <w:sz w:val="20"/>
          <w:rtl/>
        </w:rPr>
        <w:t>יוסף</w:t>
      </w:r>
      <w:r w:rsidRPr="007435EB">
        <w:rPr>
          <w:rFonts w:ascii="Fb Fontext" w:hAnsi="Fb Fontext"/>
          <w:sz w:val="20"/>
          <w:rtl/>
        </w:rPr>
        <w:t xml:space="preserve">: </w:t>
      </w:r>
      <w:r w:rsidRPr="007435EB">
        <w:rPr>
          <w:rFonts w:ascii="Fb Fontext" w:hAnsi="Fb Fontext" w:hint="cs"/>
          <w:sz w:val="20"/>
          <w:rtl/>
        </w:rPr>
        <w:t>בריך</w:t>
      </w:r>
      <w:r w:rsidRPr="007435EB">
        <w:rPr>
          <w:rFonts w:ascii="Fb Fontext" w:hAnsi="Fb Fontext"/>
          <w:sz w:val="20"/>
          <w:rtl/>
        </w:rPr>
        <w:t xml:space="preserve"> </w:t>
      </w:r>
      <w:r w:rsidRPr="007435EB">
        <w:rPr>
          <w:rFonts w:ascii="Fb Fontext" w:hAnsi="Fb Fontext" w:hint="cs"/>
          <w:sz w:val="20"/>
          <w:rtl/>
        </w:rPr>
        <w:t>רחמנא</w:t>
      </w:r>
      <w:r w:rsidRPr="007435EB">
        <w:rPr>
          <w:rFonts w:ascii="Fb Fontext" w:hAnsi="Fb Fontext"/>
          <w:sz w:val="20"/>
          <w:rtl/>
        </w:rPr>
        <w:t xml:space="preserve"> </w:t>
      </w:r>
      <w:r w:rsidRPr="007435EB">
        <w:rPr>
          <w:rFonts w:ascii="Fb Fontext" w:hAnsi="Fb Fontext" w:hint="cs"/>
          <w:sz w:val="20"/>
          <w:rtl/>
        </w:rPr>
        <w:t>דאשקליה</w:t>
      </w:r>
      <w:r w:rsidRPr="007435EB">
        <w:rPr>
          <w:rFonts w:ascii="Fb Fontext" w:hAnsi="Fb Fontext"/>
          <w:sz w:val="20"/>
          <w:rtl/>
        </w:rPr>
        <w:t xml:space="preserve"> </w:t>
      </w:r>
      <w:r w:rsidRPr="007435EB">
        <w:rPr>
          <w:rFonts w:ascii="Fb Fontext" w:hAnsi="Fb Fontext" w:hint="cs"/>
          <w:sz w:val="20"/>
          <w:rtl/>
        </w:rPr>
        <w:t>ליששכר</w:t>
      </w:r>
      <w:r w:rsidRPr="007435EB">
        <w:rPr>
          <w:rFonts w:ascii="Fb Fontext" w:hAnsi="Fb Fontext"/>
          <w:sz w:val="20"/>
          <w:rtl/>
        </w:rPr>
        <w:t xml:space="preserve"> </w:t>
      </w:r>
      <w:r w:rsidRPr="007435EB">
        <w:rPr>
          <w:rFonts w:ascii="Fb Fontext" w:hAnsi="Fb Fontext" w:hint="cs"/>
          <w:sz w:val="20"/>
          <w:rtl/>
        </w:rPr>
        <w:t>איש</w:t>
      </w:r>
      <w:r w:rsidRPr="007435EB">
        <w:rPr>
          <w:rFonts w:ascii="Fb Fontext" w:hAnsi="Fb Fontext"/>
          <w:sz w:val="20"/>
          <w:rtl/>
        </w:rPr>
        <w:t xml:space="preserve"> </w:t>
      </w:r>
      <w:r w:rsidRPr="007435EB">
        <w:rPr>
          <w:rFonts w:ascii="Fb Fontext" w:hAnsi="Fb Fontext" w:hint="cs"/>
          <w:sz w:val="20"/>
          <w:rtl/>
        </w:rPr>
        <w:t>כפר</w:t>
      </w:r>
      <w:r w:rsidRPr="007435EB">
        <w:rPr>
          <w:rFonts w:ascii="Fb Fontext" w:hAnsi="Fb Fontext"/>
          <w:sz w:val="20"/>
          <w:rtl/>
        </w:rPr>
        <w:t xml:space="preserve"> </w:t>
      </w:r>
      <w:r w:rsidRPr="007435EB">
        <w:rPr>
          <w:rFonts w:ascii="Fb Fontext" w:hAnsi="Fb Fontext" w:hint="cs"/>
          <w:sz w:val="20"/>
          <w:rtl/>
        </w:rPr>
        <w:t>ברקאי</w:t>
      </w:r>
      <w:r w:rsidRPr="007435EB">
        <w:rPr>
          <w:rFonts w:ascii="Fb Fontext" w:hAnsi="Fb Fontext"/>
          <w:sz w:val="20"/>
          <w:rtl/>
        </w:rPr>
        <w:t xml:space="preserve"> </w:t>
      </w:r>
      <w:r w:rsidRPr="007435EB">
        <w:rPr>
          <w:rFonts w:ascii="Fb Fontext" w:hAnsi="Fb Fontext" w:hint="cs"/>
          <w:sz w:val="20"/>
          <w:rtl/>
        </w:rPr>
        <w:t>למיטרפסיה</w:t>
      </w:r>
      <w:r w:rsidRPr="007435EB">
        <w:rPr>
          <w:rFonts w:ascii="Fb Fontext" w:hAnsi="Fb Fontext"/>
          <w:sz w:val="20"/>
          <w:rtl/>
        </w:rPr>
        <w:t xml:space="preserve"> </w:t>
      </w:r>
      <w:r w:rsidRPr="007435EB">
        <w:rPr>
          <w:rFonts w:ascii="Fb Fontext" w:hAnsi="Fb Fontext" w:hint="cs"/>
          <w:sz w:val="20"/>
          <w:rtl/>
        </w:rPr>
        <w:t>ממנו</w:t>
      </w:r>
      <w:r w:rsidRPr="007435EB">
        <w:rPr>
          <w:rFonts w:ascii="Fb Fontext" w:hAnsi="Fb Fontext"/>
          <w:sz w:val="20"/>
          <w:rtl/>
        </w:rPr>
        <w:t xml:space="preserve"> </w:t>
      </w:r>
      <w:r w:rsidRPr="007435EB">
        <w:rPr>
          <w:rFonts w:ascii="Fb Fontext" w:hAnsi="Fb Fontext" w:hint="cs"/>
          <w:sz w:val="20"/>
          <w:rtl/>
        </w:rPr>
        <w:t>בהאי</w:t>
      </w:r>
      <w:r w:rsidRPr="007435EB">
        <w:rPr>
          <w:rFonts w:ascii="Fb Fontext" w:hAnsi="Fb Fontext"/>
          <w:sz w:val="20"/>
          <w:rtl/>
        </w:rPr>
        <w:t xml:space="preserve"> </w:t>
      </w:r>
      <w:r w:rsidRPr="007435EB">
        <w:rPr>
          <w:rFonts w:ascii="Fb Fontext" w:hAnsi="Fb Fontext" w:hint="cs"/>
          <w:sz w:val="20"/>
          <w:rtl/>
        </w:rPr>
        <w:t>עלמא</w:t>
      </w:r>
      <w:r w:rsidRPr="007435EB">
        <w:rPr>
          <w:rFonts w:ascii="Fb Fontext" w:hAnsi="Fb Fontext"/>
          <w:sz w:val="20"/>
          <w:rtl/>
        </w:rPr>
        <w:t>.</w:t>
      </w:r>
    </w:p>
    <w:p w14:paraId="56D2787D" w14:textId="77777777" w:rsidR="00E8089F" w:rsidRPr="007435EB" w:rsidRDefault="00E8089F" w:rsidP="00E8089F">
      <w:pPr>
        <w:rPr>
          <w:rtl/>
        </w:rPr>
      </w:pPr>
      <w:r>
        <w:rPr>
          <w:rStyle w:val="affffd"/>
          <w:rFonts w:hint="cs"/>
          <w:rtl/>
          <w:rPrChange w:id="9971" w:author="מנוע אמוראים" w:date="2026-10-05T16:42:03Z">
            <w:rPr>
              <w:rFonts w:hint="cs"/>
              <w:rtl/>
            </w:rPr>
          </w:rPrChange>
        </w:rPr>
        <w:t xml:space="preserve">ר</w:t>
      </w:r>
      <w:r>
        <w:rPr>
          <w:rStyle w:val="affffd"/>
          <w:rtl/>
          <w:rPrChange w:id="9972" w:author="מנוע אמוראים" w:date="2026-10-05T16:42:03Z">
            <w:rPr>
              <w:rtl/>
            </w:rPr>
          </w:rPrChange>
        </w:rPr>
        <w:t xml:space="preserve">"</w:t>
      </w:r>
      <w:r>
        <w:rPr>
          <w:rStyle w:val="affffd"/>
          <w:rFonts w:hint="cs"/>
          <w:rtl/>
          <w:rPrChange w:id="9973" w:author="מנוע אמוראים" w:date="2026-10-05T16:42:03Z">
            <w:rPr>
              <w:rFonts w:hint="cs"/>
              <w:rtl/>
            </w:rPr>
          </w:rPrChange>
        </w:rPr>
        <w:t xml:space="preserve">א</w:t>
      </w:r>
      <w:r w:rsidRPr="007435EB">
        <w:rPr>
          <w:rtl/>
        </w:rPr>
        <w:t xml:space="preserve">: </w:t>
      </w:r>
      <w:r w:rsidRPr="007435EB">
        <w:rPr>
          <w:rFonts w:hint="cs"/>
          <w:rtl/>
        </w:rPr>
        <w:t>יששכר</w:t>
      </w:r>
      <w:r w:rsidRPr="007435EB">
        <w:rPr>
          <w:rtl/>
        </w:rPr>
        <w:t xml:space="preserve"> </w:t>
      </w:r>
      <w:r w:rsidRPr="007435EB">
        <w:rPr>
          <w:rFonts w:hint="cs"/>
          <w:rtl/>
        </w:rPr>
        <w:t>איש</w:t>
      </w:r>
      <w:r w:rsidRPr="007435EB">
        <w:rPr>
          <w:rtl/>
        </w:rPr>
        <w:t xml:space="preserve"> </w:t>
      </w:r>
      <w:r w:rsidRPr="007435EB">
        <w:rPr>
          <w:rFonts w:hint="cs"/>
          <w:rtl/>
        </w:rPr>
        <w:t>כפר</w:t>
      </w:r>
      <w:r w:rsidRPr="007435EB">
        <w:rPr>
          <w:rtl/>
        </w:rPr>
        <w:t xml:space="preserve"> </w:t>
      </w:r>
      <w:r w:rsidRPr="007435EB">
        <w:rPr>
          <w:rFonts w:hint="cs"/>
          <w:rtl/>
        </w:rPr>
        <w:t>ברקאי</w:t>
      </w:r>
      <w:r w:rsidRPr="007435EB">
        <w:rPr>
          <w:rtl/>
        </w:rPr>
        <w:t xml:space="preserve"> </w:t>
      </w:r>
      <w:r w:rsidRPr="007435EB">
        <w:rPr>
          <w:rFonts w:hint="cs"/>
          <w:rtl/>
        </w:rPr>
        <w:t>לא</w:t>
      </w:r>
      <w:r w:rsidRPr="007435EB">
        <w:rPr>
          <w:rtl/>
        </w:rPr>
        <w:t xml:space="preserve"> </w:t>
      </w:r>
      <w:r w:rsidRPr="007435EB">
        <w:rPr>
          <w:rFonts w:hint="cs"/>
          <w:rtl/>
        </w:rPr>
        <w:t>תנא</w:t>
      </w:r>
      <w:r w:rsidRPr="007435EB">
        <w:rPr>
          <w:rtl/>
        </w:rPr>
        <w:t xml:space="preserve"> </w:t>
      </w:r>
      <w:r w:rsidRPr="007435EB">
        <w:rPr>
          <w:rFonts w:hint="cs"/>
          <w:rtl/>
        </w:rPr>
        <w:t>מתניתין</w:t>
      </w:r>
      <w:r w:rsidRPr="007435EB">
        <w:rPr>
          <w:rtl/>
        </w:rPr>
        <w:t xml:space="preserve">. </w:t>
      </w:r>
      <w:r w:rsidRPr="007435EB">
        <w:rPr>
          <w:rFonts w:hint="cs"/>
          <w:rtl/>
        </w:rPr>
        <w:t>דתנן</w:t>
      </w:r>
      <w:r w:rsidRPr="007435EB">
        <w:rPr>
          <w:rtl/>
        </w:rPr>
        <w:t xml:space="preserve">, </w:t>
      </w:r>
      <w:r>
        <w:rPr>
          <w:rStyle w:val="affffd"/>
          <w:rFonts w:hint="cs"/>
          <w:rtl/>
          <w:rPrChange w:id="9974" w:author="מנוע אמוראים" w:date="2026-10-05T16:42:03Z">
            <w:rPr>
              <w:rFonts w:hint="cs"/>
              <w:rtl/>
            </w:rPr>
          </w:rPrChange>
        </w:rPr>
        <w:t xml:space="preserve">ר</w:t>
      </w:r>
      <w:r>
        <w:rPr>
          <w:rStyle w:val="affffd"/>
          <w:rtl/>
          <w:rPrChange w:id="9975" w:author="מנוע אמוראים" w:date="2026-10-05T16:42:03Z">
            <w:rPr>
              <w:rtl/>
            </w:rPr>
          </w:rPrChange>
        </w:rPr>
        <w:t xml:space="preserve">"</w:t>
      </w:r>
      <w:r>
        <w:rPr>
          <w:rStyle w:val="affffd"/>
          <w:rFonts w:hint="cs"/>
          <w:rtl/>
          <w:rPrChange w:id="9976" w:author="מנוע אמוראים" w:date="2026-10-05T16:42:03Z">
            <w:rPr>
              <w:rFonts w:hint="cs"/>
              <w:rtl/>
            </w:rPr>
          </w:rPrChange>
        </w:rPr>
        <w:t xml:space="preserve">ש</w:t>
      </w:r>
      <w:r w:rsidRPr="007435EB">
        <w:rPr>
          <w:rtl/>
        </w:rPr>
        <w:t xml:space="preserve">: </w:t>
      </w:r>
      <w:r w:rsidRPr="007435EB">
        <w:rPr>
          <w:rFonts w:hint="cs"/>
          <w:rtl/>
        </w:rPr>
        <w:t>כבשים</w:t>
      </w:r>
      <w:r w:rsidRPr="007435EB">
        <w:rPr>
          <w:rtl/>
        </w:rPr>
        <w:t xml:space="preserve"> </w:t>
      </w:r>
      <w:r w:rsidRPr="007435EB">
        <w:rPr>
          <w:rFonts w:hint="cs"/>
          <w:rtl/>
        </w:rPr>
        <w:t>קודמים</w:t>
      </w:r>
      <w:r w:rsidRPr="007435EB">
        <w:rPr>
          <w:rtl/>
        </w:rPr>
        <w:t xml:space="preserve"> </w:t>
      </w:r>
      <w:r w:rsidRPr="007435EB">
        <w:rPr>
          <w:rFonts w:hint="cs"/>
          <w:rtl/>
        </w:rPr>
        <w:t>לעזים</w:t>
      </w:r>
      <w:r w:rsidRPr="007435EB">
        <w:rPr>
          <w:rtl/>
        </w:rPr>
        <w:t xml:space="preserve"> </w:t>
      </w:r>
      <w:r w:rsidRPr="007435EB">
        <w:rPr>
          <w:rFonts w:hint="cs"/>
          <w:rtl/>
        </w:rPr>
        <w:t>בכל</w:t>
      </w:r>
      <w:r w:rsidRPr="007435EB">
        <w:rPr>
          <w:rtl/>
        </w:rPr>
        <w:t xml:space="preserve"> </w:t>
      </w:r>
      <w:r w:rsidRPr="007435EB">
        <w:rPr>
          <w:rFonts w:hint="cs"/>
          <w:rtl/>
        </w:rPr>
        <w:t>מקום</w:t>
      </w:r>
      <w:r w:rsidRPr="007435EB">
        <w:rPr>
          <w:rtl/>
        </w:rPr>
        <w:t xml:space="preserve">, </w:t>
      </w:r>
      <w:r w:rsidRPr="007435EB">
        <w:rPr>
          <w:rFonts w:hint="cs"/>
          <w:rtl/>
        </w:rPr>
        <w:t>יכול</w:t>
      </w:r>
      <w:r w:rsidRPr="007435EB">
        <w:rPr>
          <w:rtl/>
        </w:rPr>
        <w:t xml:space="preserve"> </w:t>
      </w:r>
      <w:r w:rsidRPr="007435EB">
        <w:rPr>
          <w:rFonts w:hint="cs"/>
          <w:rtl/>
        </w:rPr>
        <w:t>מפני</w:t>
      </w:r>
      <w:r w:rsidRPr="007435EB">
        <w:rPr>
          <w:rtl/>
        </w:rPr>
        <w:t xml:space="preserve"> </w:t>
      </w:r>
      <w:r w:rsidRPr="007435EB">
        <w:rPr>
          <w:rFonts w:hint="cs"/>
          <w:rtl/>
        </w:rPr>
        <w:t>שמובחרין</w:t>
      </w:r>
      <w:r w:rsidRPr="007435EB">
        <w:rPr>
          <w:rtl/>
        </w:rPr>
        <w:t xml:space="preserve"> </w:t>
      </w:r>
      <w:r w:rsidRPr="007435EB">
        <w:rPr>
          <w:rFonts w:hint="cs"/>
          <w:rtl/>
        </w:rPr>
        <w:t>במינן</w:t>
      </w:r>
      <w:r w:rsidRPr="007435EB">
        <w:rPr>
          <w:rtl/>
        </w:rPr>
        <w:t xml:space="preserve"> – </w:t>
      </w:r>
      <w:r w:rsidRPr="007435EB">
        <w:rPr>
          <w:rFonts w:hint="cs"/>
          <w:rtl/>
        </w:rPr>
        <w:t>ת</w:t>
      </w:r>
      <w:r w:rsidRPr="007435EB">
        <w:rPr>
          <w:rtl/>
        </w:rPr>
        <w:t>"</w:t>
      </w:r>
      <w:r w:rsidRPr="007435EB">
        <w:rPr>
          <w:rFonts w:hint="cs"/>
          <w:rtl/>
        </w:rPr>
        <w:t>ל</w:t>
      </w:r>
      <w:r w:rsidRPr="00AC0CB1">
        <w:rPr>
          <w:rStyle w:val="af2"/>
          <w:rtl/>
        </w:rPr>
        <w:t xml:space="preserve"> </w:t>
      </w:r>
      <w:r w:rsidRPr="00AC0CB1">
        <w:rPr>
          <w:rStyle w:val="af2"/>
          <w:rFonts w:hint="cs"/>
          <w:rtl/>
        </w:rPr>
        <w:t>'אם</w:t>
      </w:r>
      <w:r w:rsidRPr="00AC0CB1">
        <w:rPr>
          <w:rStyle w:val="af2"/>
          <w:rtl/>
        </w:rPr>
        <w:t xml:space="preserve"> </w:t>
      </w:r>
      <w:r w:rsidRPr="00AC0CB1">
        <w:rPr>
          <w:rStyle w:val="af2"/>
          <w:rFonts w:hint="cs"/>
          <w:rtl/>
        </w:rPr>
        <w:t>כבש</w:t>
      </w:r>
      <w:r w:rsidRPr="00AC0CB1">
        <w:rPr>
          <w:rStyle w:val="af2"/>
          <w:rtl/>
        </w:rPr>
        <w:t xml:space="preserve"> </w:t>
      </w:r>
      <w:r w:rsidRPr="00AC0CB1">
        <w:rPr>
          <w:rStyle w:val="af2"/>
          <w:rFonts w:hint="cs"/>
          <w:rtl/>
        </w:rPr>
        <w:t>יביא</w:t>
      </w:r>
      <w:r w:rsidRPr="00AC0CB1">
        <w:rPr>
          <w:rStyle w:val="af2"/>
          <w:rtl/>
        </w:rPr>
        <w:t xml:space="preserve"> </w:t>
      </w:r>
      <w:r w:rsidRPr="00AC0CB1">
        <w:rPr>
          <w:rStyle w:val="af2"/>
          <w:rFonts w:hint="cs"/>
          <w:rtl/>
        </w:rPr>
        <w:t>קרבנו'</w:t>
      </w:r>
      <w:r w:rsidRPr="00AC0CB1">
        <w:rPr>
          <w:rStyle w:val="af2"/>
          <w:rtl/>
        </w:rPr>
        <w:t xml:space="preserve"> </w:t>
      </w:r>
      <w:r w:rsidRPr="007435EB">
        <w:rPr>
          <w:rtl/>
        </w:rPr>
        <w:t xml:space="preserve">- </w:t>
      </w:r>
      <w:r w:rsidRPr="007435EB">
        <w:rPr>
          <w:rFonts w:hint="cs"/>
          <w:rtl/>
        </w:rPr>
        <w:t>מלמד</w:t>
      </w:r>
      <w:r w:rsidRPr="007435EB">
        <w:rPr>
          <w:rtl/>
        </w:rPr>
        <w:t xml:space="preserve"> </w:t>
      </w:r>
      <w:r w:rsidRPr="007435EB">
        <w:rPr>
          <w:rFonts w:hint="cs"/>
          <w:rtl/>
        </w:rPr>
        <w:t>ששניהן</w:t>
      </w:r>
      <w:r w:rsidRPr="007435EB">
        <w:rPr>
          <w:rtl/>
        </w:rPr>
        <w:t xml:space="preserve"> </w:t>
      </w:r>
      <w:r w:rsidRPr="007435EB">
        <w:rPr>
          <w:rFonts w:hint="cs"/>
          <w:rtl/>
        </w:rPr>
        <w:t>שקולין</w:t>
      </w:r>
      <w:r w:rsidRPr="007435EB">
        <w:rPr>
          <w:rtl/>
        </w:rPr>
        <w:t xml:space="preserve"> </w:t>
      </w:r>
      <w:r w:rsidRPr="007435EB">
        <w:rPr>
          <w:rFonts w:hint="cs"/>
          <w:rtl/>
        </w:rPr>
        <w:t>כאחד</w:t>
      </w:r>
      <w:r w:rsidRPr="007435EB">
        <w:rPr>
          <w:rtl/>
        </w:rPr>
        <w:t>.</w:t>
      </w:r>
    </w:p>
    <w:p w14:paraId="63653484" w14:textId="77777777" w:rsidR="00E8089F" w:rsidRPr="007435EB" w:rsidRDefault="00E8089F" w:rsidP="00E8089F">
      <w:pPr>
        <w:rPr>
          <w:rtl/>
        </w:rPr>
      </w:pPr>
      <w:r w:rsidRPr="007435EB">
        <w:rPr>
          <w:rFonts w:ascii="Fb Fontext" w:hAnsi="Fb Fontext" w:hint="cs"/>
          <w:rtl/>
        </w:rPr>
        <w:lastRenderedPageBreak/>
        <w:t>רבינא</w:t>
      </w:r>
      <w:r w:rsidRPr="007435EB">
        <w:rPr>
          <w:rFonts w:ascii="Fb Fontext" w:hAnsi="Fb Fontext"/>
          <w:rtl/>
        </w:rPr>
        <w:t xml:space="preserve">: </w:t>
      </w:r>
      <w:r w:rsidR="00AB3B38">
        <w:rPr>
          <w:rFonts w:ascii="Fb Fontext" w:hAnsi="Fb Fontext" w:hint="cs"/>
          <w:rtl/>
        </w:rPr>
        <w:t>אף</w:t>
      </w:r>
      <w:r w:rsidRPr="007435EB">
        <w:rPr>
          <w:rFonts w:ascii="Fb Fontext" w:hAnsi="Fb Fontext"/>
          <w:rtl/>
        </w:rPr>
        <w:t xml:space="preserve"> </w:t>
      </w:r>
      <w:r w:rsidRPr="007435EB">
        <w:rPr>
          <w:rFonts w:ascii="Fb Fontext" w:hAnsi="Fb Fontext" w:hint="cs"/>
          <w:rtl/>
        </w:rPr>
        <w:t>מקרא</w:t>
      </w:r>
      <w:r w:rsidRPr="007435EB">
        <w:rPr>
          <w:rFonts w:ascii="Fb Fontext" w:hAnsi="Fb Fontext"/>
          <w:rtl/>
        </w:rPr>
        <w:t xml:space="preserve"> </w:t>
      </w:r>
      <w:r w:rsidRPr="007435EB">
        <w:rPr>
          <w:rFonts w:ascii="Fb Fontext" w:hAnsi="Fb Fontext" w:hint="cs"/>
          <w:rtl/>
        </w:rPr>
        <w:t>נמי</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קרא</w:t>
      </w:r>
      <w:r w:rsidRPr="007435EB">
        <w:rPr>
          <w:rFonts w:ascii="Fb Fontext" w:hAnsi="Fb Fontext"/>
          <w:rtl/>
        </w:rPr>
        <w:t xml:space="preserve">, </w:t>
      </w:r>
      <w:r w:rsidRPr="00AC0CB1">
        <w:rPr>
          <w:rStyle w:val="af2"/>
          <w:rFonts w:hint="cs"/>
          <w:rtl/>
        </w:rPr>
        <w:t>ד'אם</w:t>
      </w:r>
      <w:r w:rsidRPr="00AC0CB1">
        <w:rPr>
          <w:rStyle w:val="af2"/>
          <w:rtl/>
        </w:rPr>
        <w:t xml:space="preserve"> </w:t>
      </w:r>
      <w:r w:rsidRPr="00AC0CB1">
        <w:rPr>
          <w:rStyle w:val="af2"/>
          <w:rFonts w:hint="cs"/>
          <w:rtl/>
        </w:rPr>
        <w:t>כבש</w:t>
      </w:r>
      <w:r w:rsidRPr="00AC0CB1">
        <w:rPr>
          <w:rStyle w:val="af2"/>
          <w:rtl/>
        </w:rPr>
        <w:t xml:space="preserve"> </w:t>
      </w:r>
      <w:r w:rsidRPr="00AC0CB1">
        <w:rPr>
          <w:rStyle w:val="af2"/>
          <w:rFonts w:hint="cs"/>
          <w:rtl/>
        </w:rPr>
        <w:t>אם</w:t>
      </w:r>
      <w:r w:rsidRPr="00AC0CB1">
        <w:rPr>
          <w:rStyle w:val="af2"/>
          <w:rtl/>
        </w:rPr>
        <w:t xml:space="preserve"> </w:t>
      </w:r>
      <w:r w:rsidRPr="00AC0CB1">
        <w:rPr>
          <w:rStyle w:val="af2"/>
          <w:rFonts w:hint="cs"/>
          <w:rtl/>
        </w:rPr>
        <w:t>עז'</w:t>
      </w:r>
      <w:r w:rsidRPr="00AC0CB1">
        <w:rPr>
          <w:rStyle w:val="af2"/>
          <w:rtl/>
        </w:rPr>
        <w:t xml:space="preserve"> </w:t>
      </w:r>
      <w:r w:rsidRPr="007435EB">
        <w:rPr>
          <w:rFonts w:ascii="Fb Fontext" w:hAnsi="Fb Fontext" w:hint="cs"/>
          <w:rtl/>
        </w:rPr>
        <w:t>אי</w:t>
      </w:r>
      <w:r w:rsidRPr="007435EB">
        <w:rPr>
          <w:rFonts w:ascii="Fb Fontext" w:hAnsi="Fb Fontext"/>
          <w:rtl/>
        </w:rPr>
        <w:t xml:space="preserve"> </w:t>
      </w:r>
      <w:r w:rsidRPr="007435EB">
        <w:rPr>
          <w:rFonts w:ascii="Fb Fontext" w:hAnsi="Fb Fontext" w:hint="cs"/>
          <w:rtl/>
        </w:rPr>
        <w:t>בעי</w:t>
      </w:r>
      <w:r w:rsidRPr="007435EB">
        <w:rPr>
          <w:rFonts w:ascii="Fb Fontext" w:hAnsi="Fb Fontext"/>
          <w:rtl/>
        </w:rPr>
        <w:t xml:space="preserve"> - </w:t>
      </w:r>
      <w:r w:rsidRPr="007435EB">
        <w:rPr>
          <w:rFonts w:ascii="Fb Fontext" w:hAnsi="Fb Fontext" w:hint="cs"/>
          <w:rtl/>
        </w:rPr>
        <w:t>כבש</w:t>
      </w:r>
      <w:r w:rsidRPr="007435EB">
        <w:rPr>
          <w:rFonts w:ascii="Fb Fontext" w:hAnsi="Fb Fontext"/>
          <w:rtl/>
        </w:rPr>
        <w:t xml:space="preserve"> </w:t>
      </w:r>
      <w:r w:rsidRPr="007435EB">
        <w:rPr>
          <w:rFonts w:ascii="Fb Fontext" w:hAnsi="Fb Fontext" w:hint="cs"/>
          <w:rtl/>
        </w:rPr>
        <w:t>לייתיה</w:t>
      </w:r>
      <w:r w:rsidRPr="007435EB">
        <w:rPr>
          <w:rFonts w:ascii="Fb Fontext" w:hAnsi="Fb Fontext"/>
          <w:rtl/>
        </w:rPr>
        <w:t xml:space="preserve">, </w:t>
      </w:r>
      <w:r w:rsidRPr="007435EB">
        <w:rPr>
          <w:rFonts w:ascii="Fb Fontext" w:hAnsi="Fb Fontext" w:hint="cs"/>
          <w:rtl/>
        </w:rPr>
        <w:t>אי</w:t>
      </w:r>
      <w:r w:rsidRPr="007435EB">
        <w:rPr>
          <w:rFonts w:ascii="Fb Fontext" w:hAnsi="Fb Fontext"/>
          <w:rtl/>
        </w:rPr>
        <w:t xml:space="preserve"> </w:t>
      </w:r>
      <w:r w:rsidRPr="007435EB">
        <w:rPr>
          <w:rFonts w:ascii="Fb Fontext" w:hAnsi="Fb Fontext" w:hint="cs"/>
          <w:rtl/>
        </w:rPr>
        <w:t>בעי</w:t>
      </w:r>
      <w:r w:rsidRPr="007435EB">
        <w:rPr>
          <w:rFonts w:ascii="Fb Fontext" w:hAnsi="Fb Fontext"/>
          <w:rtl/>
        </w:rPr>
        <w:t xml:space="preserve"> - </w:t>
      </w:r>
      <w:r w:rsidRPr="007435EB">
        <w:rPr>
          <w:rFonts w:ascii="Fb Fontext" w:hAnsi="Fb Fontext" w:hint="cs"/>
          <w:rtl/>
        </w:rPr>
        <w:t>עז</w:t>
      </w:r>
      <w:r w:rsidRPr="007435EB">
        <w:rPr>
          <w:rFonts w:ascii="Fb Fontext" w:hAnsi="Fb Fontext"/>
          <w:rtl/>
        </w:rPr>
        <w:t xml:space="preserve"> </w:t>
      </w:r>
      <w:r w:rsidRPr="007435EB">
        <w:rPr>
          <w:rFonts w:ascii="Fb Fontext" w:hAnsi="Fb Fontext" w:hint="cs"/>
          <w:rtl/>
        </w:rPr>
        <w:t>לייתיה</w:t>
      </w:r>
      <w:r w:rsidRPr="007435EB">
        <w:rPr>
          <w:rFonts w:ascii="Fb Fontext" w:hAnsi="Fb Fontext"/>
          <w:rtl/>
        </w:rPr>
        <w:t>.</w:t>
      </w:r>
    </w:p>
    <w:p w14:paraId="3C9C9561" w14:textId="147E7256" w:rsidR="00C87832" w:rsidRPr="005C3FF1" w:rsidRDefault="00F47631" w:rsidP="009A151F">
      <w:pPr>
        <w:rPr>
          <w:rStyle w:val="afffa"/>
          <w:rtl/>
        </w:rPr>
      </w:pPr>
      <w:r>
        <w:rPr>
          <w:rFonts w:hint="cs"/>
          <w:rtl/>
        </w:rPr>
        <w:t>***</w:t>
      </w:r>
    </w:p>
    <w:p w14:paraId="5E1B7384" w14:textId="77777777" w:rsidR="00C87832" w:rsidRPr="005C3FF1" w:rsidRDefault="00E8089F" w:rsidP="009A151F">
      <w:pPr>
        <w:pStyle w:val="Hadran"/>
        <w:rPr>
          <w:rStyle w:val="afffa"/>
          <w:rtl/>
        </w:rPr>
        <w:pPrChange w:id="91068" w:author="Claude" w:date="2026-10-08T08:35:33Z">
          <w:pPr>
            <w:rPr>
              <w:rStyle w:val="afffa"/>
              <w:rtl/>
            </w:rPr>
          </w:pPr>
        </w:pPrChange>
      </w:pPr>
      <w:r w:rsidRPr="005C3FF1">
        <w:rPr>
          <w:rStyle w:val="afffa"/>
          <w:rFonts w:hint="cs"/>
          <w:rtl/>
        </w:rPr>
        <w:t>הדרן</w:t>
      </w:r>
      <w:r w:rsidRPr="005C3FF1">
        <w:rPr>
          <w:rStyle w:val="afffa"/>
          <w:rtl/>
        </w:rPr>
        <w:t xml:space="preserve"> </w:t>
      </w:r>
      <w:r w:rsidRPr="005C3FF1">
        <w:rPr>
          <w:rStyle w:val="afffa"/>
          <w:rFonts w:hint="cs"/>
          <w:rtl/>
        </w:rPr>
        <w:t>עלך</w:t>
      </w:r>
      <w:r w:rsidRPr="005C3FF1">
        <w:rPr>
          <w:rStyle w:val="afffa"/>
          <w:rtl/>
        </w:rPr>
        <w:t xml:space="preserve"> </w:t>
      </w:r>
      <w:r w:rsidRPr="005C3FF1">
        <w:rPr>
          <w:rStyle w:val="afffa"/>
          <w:rFonts w:hint="cs"/>
          <w:rtl/>
        </w:rPr>
        <w:t>מקום</w:t>
      </w:r>
      <w:r w:rsidRPr="005C3FF1">
        <w:rPr>
          <w:rStyle w:val="afffa"/>
          <w:rtl/>
        </w:rPr>
        <w:t xml:space="preserve"> </w:t>
      </w:r>
      <w:r w:rsidRPr="005C3FF1">
        <w:rPr>
          <w:rStyle w:val="afffa"/>
          <w:rFonts w:hint="cs"/>
          <w:rtl/>
        </w:rPr>
        <w:t>שנהגו</w:t>
      </w:r>
    </w:p>
    <w:p w14:paraId="5E2B8184" w14:textId="77777777" w:rsidR="00C87832" w:rsidRPr="005C3FF1" w:rsidRDefault="00C87832" w:rsidP="009A151F">
      <w:pPr>
        <w:rPr>
          <w:rStyle w:val="afffa"/>
          <w:rtl/>
        </w:rPr>
      </w:pPr>
      <w:r w:rsidRPr="005C3FF1">
        <w:rPr>
          <w:rStyle w:val="afffa"/>
          <w:rtl/>
        </w:rPr>
        <w:br w:type="page"/>
      </w:r>
    </w:p>
    <w:p w14:paraId="46149ABE" w14:textId="77777777" w:rsidR="00E8089F" w:rsidRPr="007435EB" w:rsidRDefault="00E8089F" w:rsidP="00E8089F">
      <w:pPr>
        <w:pStyle w:val="afff2"/>
        <w:framePr w:wrap="around"/>
        <w:spacing w:line="276" w:lineRule="auto"/>
        <w:rPr>
          <w:del w:id="41136" w:author="Claude" w:date="2026-10-07T09:25:14Z"/>
          <w:rFonts w:ascii="Fb Fontext" w:hAnsi="Fb Fontext"/>
          <w:sz w:val="20"/>
          <w:rtl/>
        </w:rPr>
      </w:pPr>
      <w:del w:id="41135" w:author="Claude" w:date="2026-10-07T09:25:14Z">
        <w:r w:rsidRPr="007435EB">
          <w:rPr>
            <w:rFonts w:ascii="Fb Fontext" w:hAnsi="Fb Fontext" w:hint="cs"/>
            <w:sz w:val="20"/>
            <w:rtl/>
          </w:rPr>
          <w:lastRenderedPageBreak/>
          <w:delText xml:space="preserve">פרק חמישי</w:delText>
        </w:r>
      </w:del>
    </w:p>
    <w:p w14:paraId="1F81332F" w14:textId="77777777" w:rsidR="00E8089F" w:rsidRPr="007435EB" w:rsidRDefault="00E8089F" w:rsidP="00E8089F">
      <w:pPr>
        <w:pStyle w:val="afff4"/>
        <w:framePr w:wrap="around"/>
        <w:rPr>
          <w:rFonts w:cs="Guttman Vilna"/>
          <w:b/>
          <w:bCs/>
          <w:rtl/>
        </w:rPr>
      </w:pPr>
    </w:p>
    <w:p w14:paraId="3A95427B" w14:textId="77777777" w:rsidR="00E8089F" w:rsidRPr="007435EB" w:rsidRDefault="00E8089F" w:rsidP="005C3FF1">
      <w:pPr>
        <w:pStyle w:val="afff"/>
        <w:framePr w:wrap="around"/>
        <w:rPr>
          <w:rtl/>
        </w:rPr>
      </w:pPr>
      <w:r w:rsidRPr="007435EB">
        <w:rPr>
          <w:rFonts w:hint="cs"/>
          <w:rtl/>
        </w:rPr>
        <w:t>נח.</w:t>
      </w:r>
    </w:p>
    <w:p w14:paraId="0B242933" w14:textId="77777777" w:rsidR="00E8089F" w:rsidRPr="007435EB" w:rsidRDefault="00E8089F" w:rsidP="00E8089F">
      <w:pPr>
        <w:pStyle w:val="afff3"/>
        <w:framePr w:wrap="around"/>
        <w:spacing w:line="276" w:lineRule="auto"/>
        <w:rPr>
          <w:del w:id="41132" w:author="Claude" w:date="2026-10-07T09:25:14Z"/>
          <w:sz w:val="20"/>
          <w:rtl/>
        </w:rPr>
      </w:pPr>
      <w:del w:id="41127" w:author="Claude" w:date="2026-10-07T09:25:14Z">
        <w:r w:rsidRPr="007435EB">
          <w:rPr>
            <w:rFonts w:hint="cs"/>
            <w:sz w:val="20"/>
            <w:rtl/>
          </w:rPr>
          <w:delText xml:space="preserve">ת</w:delText>
        </w:r>
      </w:del>
      <w:del w:id="41128" w:author="Claude" w:date="2026-10-07T09:25:14Z">
        <w:r w:rsidR="002F64F7" w:rsidRPr="007435EB">
          <w:rPr>
            <w:rFonts w:hint="cs"/>
            <w:sz w:val="20"/>
            <w:rtl/>
          </w:rPr>
          <w:delText xml:space="preserve">+</w:delText>
        </w:r>
      </w:del>
      <w:del w:id="41129" w:author="Claude" w:date="2026-10-07T09:25:14Z">
        <w:r w:rsidRPr="007435EB">
          <w:rPr>
            <w:rFonts w:hint="cs"/>
            <w:sz w:val="20"/>
            <w:rtl/>
          </w:rPr>
          <w:delText xml:space="preserve">מיד</w:delText>
        </w:r>
      </w:del>
      <w:del w:id="41130" w:author="Claude" w:date="2026-10-07T09:25:14Z">
        <w:r w:rsidR="002F64F7" w:rsidRPr="007435EB">
          <w:rPr>
            <w:rFonts w:hint="cs"/>
            <w:sz w:val="20"/>
            <w:rtl/>
          </w:rPr>
          <w:delText xml:space="preserve">+</w:delText>
        </w:r>
      </w:del>
      <w:del w:id="41131" w:author="Claude" w:date="2026-10-07T09:25:14Z">
        <w:r w:rsidRPr="007435EB">
          <w:rPr>
            <w:rFonts w:hint="cs"/>
            <w:sz w:val="20"/>
            <w:rtl/>
          </w:rPr>
          <w:delText xml:space="preserve"> נשחט</w:delText>
        </w:r>
      </w:del>
    </w:p>
    <w:p w14:paraId="054D4C11" w14:textId="77777777" w:rsidR="00E8089F" w:rsidRPr="007435EB" w:rsidRDefault="00E8089F" w:rsidP="00E8089F">
      <w:pPr>
        <w:pStyle w:val="afff4"/>
        <w:framePr w:wrap="around"/>
        <w:rPr>
          <w:rtl/>
        </w:rPr>
      </w:pPr>
      <w:r w:rsidRPr="007435EB">
        <w:rPr>
          <w:rFonts w:hint="cs"/>
          <w:rtl/>
        </w:rPr>
        <w:t xml:space="preserve">נח. </w:t>
      </w:r>
      <w:r w:rsidRPr="007435EB">
        <w:rPr>
          <w:rFonts w:cs="Guttman Vilna"/>
          <w:b/>
          <w:bCs/>
          <w:rtl/>
        </w:rPr>
        <w:t>–</w:t>
      </w:r>
      <w:r w:rsidRPr="007435EB">
        <w:rPr>
          <w:rFonts w:hint="cs"/>
          <w:rtl/>
        </w:rPr>
        <w:t xml:space="preserve"> סה:</w:t>
      </w:r>
    </w:p>
    <w:p>
      <w:pPr>
        <w:pStyle w:val="PetichatPerek"/>
        <w:rPr>
          <w:ins w:id="41134" w:author="Claude" w:date="2026-10-07T09:25:14Z"/>
        </w:rPr>
      </w:pPr>
      <w:ins w:id="41133" w:author="Claude" w:date="2026-10-07T09:25:14Z">
        <w:r>
          <w:rPr>
            <w:rFonts w:ascii="Fb Fontext" w:hAnsi="Fb Fontext" w:hint="cs"/>
            <w:sz w:val="20"/>
            <w:rtl/>
          </w:rPr>
          <w:t xml:space="preserve">פרק חמישי</w:t>
        </w:r>
        <w:r>
          <w:rPr>
            <w:rFonts w:ascii="Fb Fontext" w:hAnsi="Fb Fontext" w:hint="cs"/>
            <w:sz w:val="20"/>
            <w:rtl/>
          </w:rPr>
          <w:t xml:space="preserve"> - </w:t>
        </w:r>
        <w:r>
          <w:rPr>
            <w:rFonts w:hint="cs"/>
            <w:rtl/>
          </w:rPr>
          <w:t xml:space="preserve">סה:</w:t>
        </w:r>
      </w:ins>
    </w:p>
    <w:p>
      <w:pPr>
        <w:pStyle w:val="affffff1"/>
        <w:rPr>
          <w:ins w:id="20146" w:author="קלוד" w:date="2026-10-06T10:09:47Z"/>
        </w:rPr>
      </w:pPr>
      <w:ins w:id="20145" w:author="קלוד" w:date="2026-10-06T10:09:47Z">
        <w:r>
          <w:t xml:space="preserve">משנה א</w:t>
        </w:r>
      </w:ins>
    </w:p>
    <w:p w14:paraId="016BE70B" w14:textId="77777777" w:rsidR="00E8089F" w:rsidRPr="007435EB" w:rsidRDefault="00E8089F" w:rsidP="00E8089F">
      <w:pPr>
        <w:pStyle w:val="afff5"/>
        <w:rPr>
          <w:del w:id="20037" w:author="קלוד" w:date="2026-10-06T10:16:37Z"/>
          <w:b/>
          <w:rtl/>
        </w:rPr>
      </w:pPr>
      <w:ins w:id="9854" w:author="מספור קטעי משנה" w:date="2026-10-06T06:45:41Z">
        <w:del w:id="20035" w:author="קלוד" w:date="2026-10-06T10:16:37Z">
          <w:r>
            <w:rPr>
              <w:rStyle w:val="MisparKeta"/>
            </w:rPr>
            <w:delText xml:space="preserve">א. </w:delText>
          </w:r>
        </w:del>
      </w:ins>
      <w:del w:id="20036" w:author="קלוד" w:date="2026-10-06T10:16:37Z">
        <w:r w:rsidRPr="007435EB">
          <w:rPr>
            <w:b/>
            <w:sz w:val="20"/>
            <w:rtl/>
          </w:rPr>
          <w:delText xml:space="preserve">משנה.</w:delText>
        </w:r>
      </w:del>
    </w:p>
    <w:p w14:paraId="238B53AF" w14:textId="77777777" w:rsidR="00E8089F" w:rsidRPr="007435EB" w:rsidRDefault="00E8089F" w:rsidP="00E8089F">
      <w:pPr>
        <w:pStyle w:val="afff5"/>
        <w:rPr>
          <w:b/>
          <w:rtl/>
        </w:rPr>
      </w:pPr>
      <w:r w:rsidRPr="007435EB">
        <w:rPr>
          <w:b/>
          <w:rtl/>
        </w:rPr>
        <w:t>תמיד נשחט בשמונה ומחצה, וקרב בתשעה ומחצה.</w:t>
      </w:r>
    </w:p>
    <w:p w14:paraId="33162D61" w14:textId="77777777" w:rsidR="00E8089F" w:rsidRPr="007435EB" w:rsidRDefault="00E8089F" w:rsidP="00E8089F">
      <w:pPr>
        <w:pStyle w:val="afff5"/>
        <w:rPr>
          <w:b/>
          <w:rtl/>
        </w:rPr>
      </w:pPr>
      <w:r w:rsidRPr="007435EB">
        <w:rPr>
          <w:b/>
          <w:rtl/>
        </w:rPr>
        <w:t>בער"פ נשחט בשבע ומחצה, וקרב בשמונה ומחצה, בין בחול בין בשבת.</w:t>
      </w:r>
    </w:p>
    <w:p w14:paraId="74D7A82E" w14:textId="77777777" w:rsidR="00E8089F" w:rsidRPr="007435EB" w:rsidRDefault="00E8089F" w:rsidP="00E8089F">
      <w:pPr>
        <w:pStyle w:val="afff5"/>
        <w:rPr>
          <w:b/>
          <w:rtl/>
        </w:rPr>
      </w:pPr>
      <w:r w:rsidRPr="007435EB">
        <w:rPr>
          <w:b/>
          <w:rtl/>
        </w:rPr>
        <w:t>חל ער"פ להיות בער"ש - נשחט בשש ומחצה, וקרב בשבע ומחצה, וה</w:t>
      </w:r>
      <w:r w:rsidRPr="007435EB">
        <w:rPr>
          <w:rFonts w:hint="cs"/>
          <w:b/>
          <w:rtl/>
        </w:rPr>
        <w:t>-</w:t>
      </w:r>
      <w:r w:rsidRPr="007435EB">
        <w:rPr>
          <w:b/>
          <w:rtl/>
        </w:rPr>
        <w:t>פסח אחריו.</w:t>
      </w:r>
    </w:p>
    <w:p w14:paraId="105BEF47" w14:textId="40AA9330" w:rsidR="00E8089F" w:rsidRPr="007435EB" w:rsidRDefault="00F47631" w:rsidP="00F47631">
      <w:pPr>
        <w:pStyle w:val="affd"/>
        <w:rPr>
          <w:bCs/>
          <w:rtl/>
        </w:rPr>
      </w:pPr>
      <w:r>
        <w:rPr>
          <w:rFonts w:hint="cs"/>
          <w:rtl/>
        </w:rPr>
        <w:t>***</w:t>
      </w:r>
    </w:p>
    <w:p w14:paraId="31F72AB8" w14:textId="77777777" w:rsidR="00E8089F" w:rsidRPr="005C3FF1" w:rsidRDefault="00E8089F" w:rsidP="009A151F">
      <w:pPr>
        <w:rPr>
          <w:rStyle w:val="afffa"/>
          <w:rtl/>
        </w:rPr>
      </w:pPr>
      <w:r w:rsidRPr="005C3FF1">
        <w:rPr>
          <w:rStyle w:val="afffa"/>
          <w:rtl/>
        </w:rPr>
        <w:t>א.</w:t>
      </w:r>
      <w:r>
        <w:rPr>
          <w:rtl/>
        </w:rPr>
        <w:t xml:space="preserve"> </w:t>
      </w:r>
      <w:r>
        <w:rPr>
          <w:rStyle w:val="affffd"/>
          <w:rtl/>
          <w:rPrChange w:id="9977" w:author="מנוע אמוראים" w:date="2026-10-05T16:42:03Z">
            <w:rPr>
              <w:rtl/>
            </w:rPr>
          </w:rPrChange>
        </w:rPr>
        <w:t xml:space="preserve">ריב"ל</w:t>
      </w:r>
      <w:r w:rsidRPr="00AC0CB1">
        <w:rPr>
          <w:rStyle w:val="af2"/>
          <w:rtl/>
        </w:rPr>
        <w:t xml:space="preserve"> 'ואת הכבש השני תעשה בין הערבים',</w:t>
      </w:r>
      <w:r w:rsidRPr="007435EB">
        <w:rPr>
          <w:rtl/>
        </w:rPr>
        <w:t xml:space="preserve"> חלקהו לבין שני ערבים ב' שעות ומחצה לכאן ולכאן ושעה אחת לעשייתו.</w:t>
      </w:r>
    </w:p>
    <w:p w14:paraId="722EA9F6" w14:textId="77777777" w:rsidR="00E8089F" w:rsidRPr="007435EB" w:rsidRDefault="00E8089F" w:rsidP="009A151F">
      <w:pPr>
        <w:rPr>
          <w:rFonts w:cs="Guttman Vilna"/>
          <w:bCs/>
          <w:rtl/>
        </w:rPr>
      </w:pPr>
      <w:r w:rsidRPr="005C3FF1">
        <w:rPr>
          <w:rStyle w:val="afffa"/>
          <w:rFonts w:hint="cs"/>
          <w:rtl/>
        </w:rPr>
        <w:t xml:space="preserve">ב. רבא </w:t>
      </w:r>
      <w:r w:rsidRPr="005C3FF1">
        <w:rPr>
          <w:rStyle w:val="afffa"/>
          <w:rtl/>
        </w:rPr>
        <w:t xml:space="preserve">הקשה </w:t>
      </w:r>
      <w:r>
        <w:rPr>
          <w:rStyle w:val="affffd"/>
          <w:rtl/>
          <w:rPrChange w:id="9978" w:author="מנוע אמוראים" w:date="2026-10-05T16:42:03Z">
            <w:rPr>
              <w:rtl/>
            </w:rPr>
          </w:rPrChange>
        </w:rPr>
        <w:t xml:space="preserve">דבער"פ</w:t>
      </w:r>
      <w:r>
        <w:rPr>
          <w:rtl/>
        </w:rPr>
        <w:t xml:space="preserve"> אי קרב בשמונה ומחצה דאורייתא הוא.</w:t>
      </w:r>
    </w:p>
    <w:p w14:paraId="033B2966" w14:textId="77777777" w:rsidR="00E8089F" w:rsidRPr="007435EB" w:rsidRDefault="00E8089F" w:rsidP="00E8089F">
      <w:pPr>
        <w:rPr>
          <w:rFonts w:cs="Guttman Vilna"/>
          <w:b/>
          <w:bCs/>
          <w:rtl/>
        </w:rPr>
      </w:pPr>
      <w:r w:rsidRPr="007435EB">
        <w:rPr>
          <w:rtl/>
        </w:rPr>
        <w:t>אלא מצותו דתמיד משינטו צללי ערב.</w:t>
      </w:r>
      <w:r w:rsidRPr="00AC0CB1">
        <w:rPr>
          <w:rStyle w:val="af2"/>
          <w:rtl/>
        </w:rPr>
        <w:t xml:space="preserve"> 'בין הערבים' </w:t>
      </w:r>
      <w:r w:rsidRPr="007435EB">
        <w:rPr>
          <w:rtl/>
        </w:rPr>
        <w:t>- מעידנא דמתחיל שמשא למערב.</w:t>
      </w:r>
    </w:p>
    <w:p w14:paraId="0FAFD83E" w14:textId="77777777" w:rsidR="00E8089F" w:rsidRPr="007435EB" w:rsidRDefault="00E8089F" w:rsidP="00E8089F">
      <w:pPr>
        <w:rPr>
          <w:rFonts w:cs="Guttman Vilna"/>
          <w:b/>
          <w:bCs/>
          <w:rtl/>
        </w:rPr>
      </w:pPr>
      <w:r w:rsidRPr="007435EB">
        <w:rPr>
          <w:rtl/>
        </w:rPr>
        <w:t>בשאר השנה דאיכא נדרים ונדבות,</w:t>
      </w:r>
      <w:r w:rsidRPr="00AC0CB1">
        <w:rPr>
          <w:rStyle w:val="af2"/>
          <w:rtl/>
        </w:rPr>
        <w:t xml:space="preserve"> 'עליה חלבי השלמים' </w:t>
      </w:r>
      <w:r w:rsidRPr="007435EB">
        <w:rPr>
          <w:rtl/>
        </w:rPr>
        <w:t>- השלם כל הקרבנות, ומאחרים שעתים וחצי ועבדינן בח' וחצי.</w:t>
      </w:r>
    </w:p>
    <w:p w14:paraId="6807801D" w14:textId="77777777" w:rsidR="00E8089F" w:rsidRPr="007435EB" w:rsidRDefault="00E8089F" w:rsidP="00E8089F">
      <w:pPr>
        <w:rPr>
          <w:rFonts w:cs="Guttman Vilna"/>
          <w:b/>
          <w:bCs/>
          <w:rtl/>
        </w:rPr>
      </w:pPr>
      <w:r>
        <w:rPr>
          <w:rtl/>
        </w:rPr>
        <w:t xml:space="preserve">אבל </w:t>
      </w:r>
      <w:r>
        <w:rPr>
          <w:rStyle w:val="affffd"/>
          <w:rtl/>
          <w:rPrChange w:id="9979" w:author="מנוע אמוראים" w:date="2026-10-05T16:42:03Z">
            <w:rPr>
              <w:rtl/>
            </w:rPr>
          </w:rPrChange>
        </w:rPr>
        <w:t xml:space="preserve">בער"פ</w:t>
      </w:r>
      <w:r>
        <w:rPr>
          <w:rtl/>
        </w:rPr>
        <w:t xml:space="preserve"> דאיכא פסח אחריו קדמינן ליה שעה אחת, ועבדינן ליה בשבע ומחצה.</w:t>
      </w:r>
    </w:p>
    <w:p w14:paraId="02CAD538" w14:textId="77777777" w:rsidR="00E8089F" w:rsidRPr="007435EB" w:rsidRDefault="00E8089F" w:rsidP="00E8089F">
      <w:pPr>
        <w:rPr>
          <w:rFonts w:cs="Guttman Vilna"/>
          <w:b/>
          <w:bCs/>
          <w:rtl/>
        </w:rPr>
      </w:pPr>
      <w:r>
        <w:rPr>
          <w:rtl/>
        </w:rPr>
        <w:t xml:space="preserve">חל </w:t>
      </w:r>
      <w:r>
        <w:rPr>
          <w:rStyle w:val="affffd"/>
          <w:rtl/>
          <w:rPrChange w:id="9980" w:author="מנוע אמוראים" w:date="2026-10-05T16:42:03Z">
            <w:rPr>
              <w:rtl/>
            </w:rPr>
          </w:rPrChange>
        </w:rPr>
        <w:t xml:space="preserve">ער"פ</w:t>
      </w:r>
      <w:r>
        <w:rPr>
          <w:rtl/>
        </w:rPr>
        <w:t xml:space="preserve"> להיות </w:t>
      </w:r>
      <w:r>
        <w:rPr>
          <w:rStyle w:val="affffd"/>
          <w:rtl/>
          <w:rPrChange w:id="9981" w:author="מנוע אמוראים" w:date="2026-10-05T16:42:03Z">
            <w:rPr>
              <w:rtl/>
            </w:rPr>
          </w:rPrChange>
        </w:rPr>
        <w:t xml:space="preserve">ער"ש</w:t>
      </w:r>
      <w:r>
        <w:rPr>
          <w:rtl/>
        </w:rPr>
        <w:t xml:space="preserve">, דאיכא נמי צלייתו דלא דחי שבת - מוקמינן ליה אדיניה בשש ומחצה.</w:t>
      </w:r>
    </w:p>
    <w:p w14:paraId="3A628269" w14:textId="4A1FFA5D" w:rsidR="00E8089F" w:rsidRPr="007435EB" w:rsidRDefault="00F47631" w:rsidP="00F47631">
      <w:pPr>
        <w:pStyle w:val="affd"/>
        <w:rPr>
          <w:bCs/>
          <w:rtl/>
        </w:rPr>
      </w:pPr>
      <w:r>
        <w:rPr>
          <w:rFonts w:hint="cs"/>
          <w:rtl/>
        </w:rPr>
        <w:t>***</w:t>
      </w:r>
    </w:p>
    <w:p w14:paraId="7031D168" w14:textId="77777777" w:rsidR="00E8089F" w:rsidRPr="007435EB" w:rsidRDefault="00E8089F" w:rsidP="005C3FF1">
      <w:pPr>
        <w:pStyle w:val="afff"/>
        <w:framePr w:wrap="around"/>
        <w:rPr>
          <w:rtl/>
        </w:rPr>
      </w:pPr>
      <w:r w:rsidRPr="007435EB">
        <w:rPr>
          <w:rFonts w:hint="cs"/>
          <w:rtl/>
        </w:rPr>
        <w:t>נח.</w:t>
      </w:r>
    </w:p>
    <w:p w14:paraId="423B7CC4" w14:textId="7CA6AFF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bookmarkStart w:id="1" w:name="OLE_LINK1"/>
      <w:bookmarkStart w:id="2" w:name="OLE_LINK2"/>
      <w:r w:rsidR="00E8089F" w:rsidRPr="007435EB">
        <w:rPr>
          <w:rFonts w:ascii="Fb Fontext" w:hAnsi="Fb Fontext"/>
          <w:rtl/>
        </w:rPr>
        <w:t xml:space="preserve"> לרבי ישמעאל כסידורו בחול כך סידורו בשבת.</w:t>
      </w:r>
    </w:p>
    <w:p w14:paraId="7F2E39F3" w14:textId="77777777" w:rsidR="00E8089F" w:rsidRPr="005C3FF1" w:rsidRDefault="00E8089F" w:rsidP="009A151F">
      <w:pPr>
        <w:rPr>
          <w:rStyle w:val="afffa"/>
          <w:rtl/>
        </w:rPr>
      </w:pPr>
      <w:r>
        <w:rPr>
          <w:rtl/>
        </w:rPr>
        <w:t xml:space="preserve">	 </w:t>
      </w:r>
      <w:r>
        <w:rPr>
          <w:rStyle w:val="affffd"/>
          <w:rtl/>
          <w:rPrChange w:id="9982" w:author="מנוע אמוראים" w:date="2026-10-05T16:42:03Z">
            <w:rPr>
              <w:rtl/>
            </w:rPr>
          </w:rPrChange>
        </w:rPr>
        <w:t xml:space="preserve">ולר"ע</w:t>
      </w:r>
      <w:r>
        <w:rPr>
          <w:rtl/>
        </w:rPr>
        <w:t xml:space="preserve"> אומר: כסידורו בערב פסח</w:t>
      </w:r>
      <w:bookmarkEnd w:id="1"/>
      <w:bookmarkEnd w:id="2"/>
      <w:r w:rsidRPr="007435EB">
        <w:rPr>
          <w:rtl/>
        </w:rPr>
        <w:t>.</w:t>
      </w:r>
    </w:p>
    <w:p w14:paraId="2B721BCF" w14:textId="77777777" w:rsidR="00E8089F" w:rsidRPr="007435EB" w:rsidRDefault="00E8089F" w:rsidP="009A151F">
      <w:pPr>
        <w:rPr>
          <w:rtl/>
        </w:rPr>
      </w:pPr>
      <w:r w:rsidRPr="005C3FF1">
        <w:rPr>
          <w:rStyle w:val="afffa"/>
          <w:rtl/>
        </w:rPr>
        <w:t>א.</w:t>
      </w:r>
      <w:r>
        <w:rPr>
          <w:rtl/>
        </w:rPr>
        <w:t xml:space="preserve"> אביי ה"ק: לרבי ישמעאל כסידורו בחול </w:t>
      </w:r>
      <w:r>
        <w:rPr>
          <w:rStyle w:val="affffd"/>
          <w:rtl/>
          <w:rPrChange w:id="9983" w:author="מנוע אמוראים" w:date="2026-10-05T16:42:03Z">
            <w:rPr>
              <w:rtl/>
            </w:rPr>
          </w:rPrChange>
        </w:rPr>
        <w:t xml:space="preserve">בערה"פ</w:t>
      </w:r>
      <w:r>
        <w:rPr>
          <w:rtl/>
        </w:rPr>
        <w:t xml:space="preserve">, כך סידורו בשבת בערב הפסח.</w:t>
      </w:r>
    </w:p>
    <w:p w14:paraId="53A1A9D7" w14:textId="77777777" w:rsidR="00E8089F" w:rsidRPr="007435EB" w:rsidRDefault="00E8089F" w:rsidP="00E8089F">
      <w:pPr>
        <w:rPr>
          <w:rtl/>
        </w:rPr>
      </w:pPr>
      <w:r>
        <w:rPr>
          <w:rtl/>
        </w:rPr>
        <w:t xml:space="preserve">	</w:t>
      </w:r>
      <w:r>
        <w:rPr>
          <w:rStyle w:val="affffd"/>
          <w:rtl/>
          <w:rPrChange w:id="9984" w:author="מנוע אמוראים" w:date="2026-10-05T16:42:03Z">
            <w:rPr>
              <w:rtl/>
            </w:rPr>
          </w:rPrChange>
        </w:rPr>
        <w:t xml:space="preserve">ולר"ע</w:t>
      </w:r>
      <w:r>
        <w:rPr>
          <w:rtl/>
        </w:rPr>
        <w:t xml:space="preserve">: כסידורו </w:t>
      </w:r>
      <w:r>
        <w:rPr>
          <w:rStyle w:val="affffd"/>
          <w:rtl/>
          <w:rPrChange w:id="9985" w:author="מנוע אמוראים" w:date="2026-10-05T16:42:03Z">
            <w:rPr>
              <w:rtl/>
            </w:rPr>
          </w:rPrChange>
        </w:rPr>
        <w:t xml:space="preserve">בערה"פ</w:t>
      </w:r>
      <w:r>
        <w:rPr>
          <w:rtl/>
        </w:rPr>
        <w:t xml:space="preserve"> שחל להיות </w:t>
      </w:r>
      <w:r>
        <w:rPr>
          <w:rStyle w:val="affffd"/>
          <w:rtl/>
          <w:rPrChange w:id="9986" w:author="מנוע אמוראים" w:date="2026-10-05T16:42:03Z">
            <w:rPr>
              <w:rtl/>
            </w:rPr>
          </w:rPrChange>
        </w:rPr>
        <w:t xml:space="preserve">בער"ש</w:t>
      </w:r>
      <w:r>
        <w:rPr>
          <w:rtl/>
        </w:rPr>
        <w:t xml:space="preserve">, כך סידורו בשבת.</w:t>
      </w:r>
    </w:p>
    <w:p w14:paraId="7BFD8E8B" w14:textId="77777777" w:rsidR="00E8089F" w:rsidRPr="007435EB" w:rsidRDefault="00E8089F" w:rsidP="00E8089F">
      <w:pPr>
        <w:rPr>
          <w:rtl/>
        </w:rPr>
      </w:pPr>
      <w:r w:rsidRPr="007435EB">
        <w:rPr>
          <w:rtl/>
        </w:rPr>
        <w:t>ומתניתין דקתני בין בחול בין בשבת - רבי ישמעאל היא.</w:t>
      </w:r>
    </w:p>
    <w:p w14:paraId="49526AD9" w14:textId="77777777" w:rsidR="00E8089F" w:rsidRPr="007435EB" w:rsidRDefault="00E8089F" w:rsidP="00E8089F">
      <w:pPr>
        <w:rPr>
          <w:rtl/>
        </w:rPr>
      </w:pPr>
      <w:r w:rsidRPr="005C3FF1">
        <w:rPr>
          <w:rStyle w:val="afffa"/>
          <w:rtl/>
        </w:rPr>
        <w:t>ו</w:t>
      </w:r>
      <w:r w:rsidR="00A01BBB" w:rsidRPr="005C3FF1">
        <w:rPr>
          <w:rStyle w:val="afffa"/>
          <w:rtl/>
        </w:rPr>
        <w:t xml:space="preserve">חלקו </w:t>
      </w:r>
      <w:r>
        <w:rPr>
          <w:rStyle w:val="affffd"/>
          <w:rtl/>
          <w:rPrChange w:id="9987" w:author="מנוע אמוראים" w:date="2026-10-05T16:42:03Z">
            <w:rPr>
              <w:rtl/>
            </w:rPr>
          </w:rPrChange>
        </w:rPr>
        <w:t xml:space="preserve">דלר"יש</w:t>
      </w:r>
      <w:r>
        <w:rPr>
          <w:rtl/>
        </w:rPr>
        <w:t xml:space="preserve"> מוספין קודמין לבזיכין, מוספין בשש, ובזיכין בשבע, ועביד ליה לתמיד בשבע ומחצה.</w:t>
      </w:r>
    </w:p>
    <w:p w14:paraId="79D9E683" w14:textId="77777777" w:rsidR="00E8089F" w:rsidRPr="007435EB" w:rsidRDefault="00E8089F" w:rsidP="00E8089F">
      <w:pPr>
        <w:rPr>
          <w:rtl/>
        </w:rPr>
      </w:pPr>
      <w:r w:rsidRPr="007435EB">
        <w:rPr>
          <w:rFonts w:ascii="Fb Fontext" w:hAnsi="Fb Fontext"/>
          <w:sz w:val="20"/>
          <w:rtl/>
        </w:rPr>
        <w:tab/>
      </w:r>
      <w:r>
        <w:rPr>
          <w:rFonts w:ascii="Fb Fontext" w:hAnsi="Fb Fontext"/>
          <w:sz w:val="20"/>
          <w:rtl/>
        </w:rPr>
        <w:t xml:space="preserve">	</w:t>
      </w:r>
      <w:r>
        <w:rPr>
          <w:rStyle w:val="affffd"/>
          <w:rFonts w:ascii="Fb Fontext" w:hAnsi="Fb Fontext"/>
          <w:sz w:val="20"/>
          <w:rtl/>
          <w:rPrChange w:id="9988" w:author="מנוע אמוראים" w:date="2026-10-05T16:42:03Z">
            <w:rPr>
              <w:rFonts w:ascii="Fb Fontext" w:hAnsi="Fb Fontext"/>
              <w:sz w:val="20"/>
              <w:rtl/>
            </w:rPr>
          </w:rPrChange>
        </w:rPr>
        <w:t xml:space="preserve">ולר"ע</w:t>
      </w:r>
      <w:r>
        <w:rPr>
          <w:rFonts w:ascii="Fb Fontext" w:hAnsi="Fb Fontext"/>
          <w:sz w:val="20"/>
          <w:rtl/>
        </w:rPr>
        <w:t xml:space="preserve">: בזיכין קודמין למוספין, בזיכין בחמש, ומוספין בשש, ועביד ליה לתמיד בשש ומחצה.</w:t>
      </w:r>
    </w:p>
    <w:p w14:paraId="376D2E12" w14:textId="77777777" w:rsidR="00E8089F" w:rsidRPr="007435EB" w:rsidRDefault="00E8089F" w:rsidP="00E8089F">
      <w:pPr>
        <w:rPr>
          <w:rtl/>
        </w:rPr>
      </w:pPr>
      <w:r w:rsidRPr="005C3FF1">
        <w:rPr>
          <w:rStyle w:val="afffa"/>
          <w:rFonts w:hint="cs"/>
          <w:rtl/>
        </w:rPr>
        <w:t>ב.</w:t>
      </w:r>
      <w:r w:rsidRPr="007435EB">
        <w:rPr>
          <w:rFonts w:ascii="Fb Fontext" w:hAnsi="Fb Fontext" w:hint="cs"/>
          <w:rtl/>
        </w:rPr>
        <w:t xml:space="preserve"> </w:t>
      </w:r>
      <w:r w:rsidRPr="005C3FF1">
        <w:rPr>
          <w:rStyle w:val="afffa"/>
          <w:rtl/>
        </w:rPr>
        <w:t>לרבא</w:t>
      </w:r>
      <w:r w:rsidRPr="007435EB">
        <w:rPr>
          <w:rFonts w:ascii="Fb Fontext" w:hAnsi="Fb Fontext"/>
          <w:rtl/>
        </w:rPr>
        <w:t>: ה"ק: לרבי ישמעאל כסידרו בחול דעלמא - כך סידרו בשבת בערב הפסח.</w:t>
      </w:r>
    </w:p>
    <w:p w14:paraId="728D3364" w14:textId="77777777" w:rsidR="00E8089F" w:rsidRPr="007435EB" w:rsidRDefault="00E8089F" w:rsidP="00E8089F">
      <w:pPr>
        <w:rPr>
          <w:rFonts w:ascii="Fb Fontext" w:hAnsi="Fb Fontext" w:cs="Guttman Vilna"/>
          <w:b/>
          <w:bCs/>
          <w:sz w:val="20"/>
          <w:rtl/>
        </w:rPr>
      </w:pPr>
      <w:r>
        <w:rPr>
          <w:rFonts w:ascii="Fb Fontext" w:hAnsi="Fb Fontext"/>
          <w:sz w:val="20"/>
          <w:rtl/>
        </w:rPr>
        <w:t xml:space="preserve">	 </w:t>
      </w:r>
      <w:r>
        <w:rPr>
          <w:rStyle w:val="affffd"/>
          <w:rFonts w:ascii="Fb Fontext" w:hAnsi="Fb Fontext"/>
          <w:sz w:val="20"/>
          <w:rtl/>
          <w:rPrChange w:id="9989" w:author="מנוע אמוראים" w:date="2026-10-05T16:42:03Z">
            <w:rPr>
              <w:rFonts w:ascii="Fb Fontext" w:hAnsi="Fb Fontext"/>
              <w:sz w:val="20"/>
              <w:rtl/>
            </w:rPr>
          </w:rPrChange>
        </w:rPr>
        <w:t xml:space="preserve">ולר"ע</w:t>
      </w:r>
      <w:r>
        <w:rPr>
          <w:rFonts w:ascii="Fb Fontext" w:hAnsi="Fb Fontext"/>
          <w:sz w:val="20"/>
          <w:rtl/>
        </w:rPr>
        <w:t xml:space="preserve">: כסידרו בערב הפסח.</w:t>
      </w:r>
    </w:p>
    <w:p w14:paraId="2DF96EC7" w14:textId="77777777" w:rsidR="00E8089F" w:rsidRPr="007435EB" w:rsidRDefault="00E8089F" w:rsidP="00E8089F">
      <w:pPr>
        <w:rPr>
          <w:rtl/>
        </w:rPr>
      </w:pPr>
      <w:r>
        <w:rPr>
          <w:rFonts w:ascii="Fb Fontext" w:hAnsi="Fb Fontext"/>
          <w:rtl/>
        </w:rPr>
        <w:t xml:space="preserve">ומתניתין דקתני בין בחול בין בשבת </w:t>
      </w:r>
      <w:r>
        <w:rPr>
          <w:rStyle w:val="affffd"/>
          <w:rFonts w:ascii="Fb Fontext" w:hAnsi="Fb Fontext"/>
          <w:rtl/>
          <w:rPrChange w:id="9990" w:author="מנוע אמוראים" w:date="2026-10-05T16:42:03Z">
            <w:rPr>
              <w:rFonts w:ascii="Fb Fontext" w:hAnsi="Fb Fontext"/>
              <w:rtl/>
            </w:rPr>
          </w:rPrChange>
        </w:rPr>
        <w:t xml:space="preserve">ר"ע</w:t>
      </w:r>
      <w:r>
        <w:rPr>
          <w:rFonts w:ascii="Fb Fontext" w:hAnsi="Fb Fontext"/>
          <w:rtl/>
        </w:rPr>
        <w:t xml:space="preserve"> היא.</w:t>
      </w:r>
    </w:p>
    <w:p w14:paraId="551B8E0D" w14:textId="77777777" w:rsidR="00E8089F" w:rsidRPr="007435EB" w:rsidRDefault="00E8089F" w:rsidP="00E8089F">
      <w:pPr>
        <w:rPr>
          <w:rtl/>
        </w:rPr>
      </w:pPr>
      <w:r w:rsidRPr="005C3FF1">
        <w:rPr>
          <w:rStyle w:val="afffa"/>
          <w:rtl/>
        </w:rPr>
        <w:t>ו</w:t>
      </w:r>
      <w:r w:rsidR="00A01BBB" w:rsidRPr="005C3FF1">
        <w:rPr>
          <w:rStyle w:val="afffa"/>
          <w:rtl/>
        </w:rPr>
        <w:t xml:space="preserve">חלקו </w:t>
      </w:r>
      <w:r>
        <w:rPr>
          <w:rStyle w:val="affffd"/>
          <w:rtl/>
          <w:rPrChange w:id="9991" w:author="מנוע אמוראים" w:date="2026-10-05T16:42:03Z">
            <w:rPr>
              <w:rtl/>
            </w:rPr>
          </w:rPrChange>
        </w:rPr>
        <w:t xml:space="preserve">דלרי"ש</w:t>
      </w:r>
      <w:r>
        <w:rPr>
          <w:rtl/>
        </w:rPr>
        <w:t xml:space="preserve"> חיישינן למכמר בשרא [שיתחמם הבשר ויתקלקל קודם צלייה]</w:t>
      </w:r>
    </w:p>
    <w:p w14:paraId="1D2566AF" w14:textId="77777777" w:rsidR="00E8089F" w:rsidRPr="007435EB" w:rsidRDefault="00E8089F" w:rsidP="00E8089F">
      <w:pPr>
        <w:rPr>
          <w:rtl/>
        </w:rPr>
      </w:pPr>
      <w:r>
        <w:rPr>
          <w:rtl/>
        </w:rPr>
        <w:t xml:space="preserve">	</w:t>
      </w:r>
      <w:r>
        <w:rPr>
          <w:rStyle w:val="affffd"/>
          <w:rtl/>
          <w:rPrChange w:id="9992" w:author="מנוע אמוראים" w:date="2026-10-05T16:42:03Z">
            <w:rPr>
              <w:rtl/>
            </w:rPr>
          </w:rPrChange>
        </w:rPr>
        <w:t xml:space="preserve">ולר"ע</w:t>
      </w:r>
      <w:r>
        <w:rPr>
          <w:rtl/>
        </w:rPr>
        <w:t xml:space="preserve"> לא חיישינן למכמר בשרא. ולא עבדי' קודם.</w:t>
      </w:r>
    </w:p>
    <w:p w14:paraId="3EE118DF" w14:textId="77777777" w:rsidR="00E8089F" w:rsidRPr="007435EB" w:rsidRDefault="00E8089F" w:rsidP="00E8089F">
      <w:pPr>
        <w:rPr>
          <w:rtl/>
        </w:rPr>
      </w:pPr>
      <w:r w:rsidRPr="007435EB">
        <w:rPr>
          <w:rFonts w:ascii="Fb Fontext" w:hAnsi="Fb Fontext"/>
          <w:sz w:val="20"/>
          <w:rtl/>
        </w:rPr>
        <w:t>דס"ל דמוספין בשש וקודמין לבזיכין דבשבע, ותמיד בשבע ומחצה.</w:t>
      </w:r>
    </w:p>
    <w:p w14:paraId="5C83FFEC" w14:textId="77777777" w:rsidR="00E8089F" w:rsidRPr="007435EB" w:rsidRDefault="00E8089F" w:rsidP="00E8089F">
      <w:pPr>
        <w:rPr>
          <w:rtl/>
        </w:rPr>
      </w:pPr>
      <w:r w:rsidRPr="005C3FF1">
        <w:rPr>
          <w:rStyle w:val="afffa"/>
          <w:rtl/>
        </w:rPr>
        <w:t>ג.</w:t>
      </w:r>
      <w:r>
        <w:rPr>
          <w:rFonts w:ascii="Fb Fontext" w:hAnsi="Fb Fontext"/>
          <w:rtl/>
        </w:rPr>
        <w:t xml:space="preserve"> רבה בר עולא ה"ק: </w:t>
      </w:r>
      <w:r>
        <w:rPr>
          <w:rStyle w:val="affffd"/>
          <w:rFonts w:ascii="Fb Fontext" w:hAnsi="Fb Fontext"/>
          <w:rtl/>
          <w:rPrChange w:id="9993" w:author="מנוע אמוראים" w:date="2026-10-05T16:42:03Z">
            <w:rPr>
              <w:rFonts w:ascii="Fb Fontext" w:hAnsi="Fb Fontext"/>
              <w:rtl/>
            </w:rPr>
          </w:rPrChange>
        </w:rPr>
        <w:t xml:space="preserve">לרי"ש</w:t>
      </w:r>
      <w:r>
        <w:rPr>
          <w:rFonts w:ascii="Fb Fontext" w:hAnsi="Fb Fontext"/>
          <w:rtl/>
        </w:rPr>
        <w:t xml:space="preserve"> כסידרו בחול דעלמא [שמונה ומחצה] כך סידרו בשבת דעלמא.</w:t>
      </w:r>
    </w:p>
    <w:p w14:paraId="4EFDE390" w14:textId="77777777" w:rsidR="00E8089F" w:rsidRPr="007435EB" w:rsidRDefault="00E8089F" w:rsidP="00E8089F">
      <w:pPr>
        <w:rPr>
          <w:rtl/>
        </w:rPr>
      </w:pPr>
      <w:r w:rsidRPr="007435EB">
        <w:rPr>
          <w:rtl/>
        </w:rPr>
        <w:tab/>
      </w:r>
      <w:r w:rsidRPr="007435EB">
        <w:rPr>
          <w:rtl/>
        </w:rPr>
        <w:tab/>
      </w:r>
      <w:r>
        <w:rPr>
          <w:rtl/>
        </w:rPr>
        <w:t xml:space="preserve">	</w:t>
      </w:r>
      <w:r>
        <w:rPr>
          <w:rStyle w:val="affffd"/>
          <w:rtl/>
          <w:rPrChange w:id="9994" w:author="מנוע אמוראים" w:date="2026-10-05T16:42:03Z">
            <w:rPr>
              <w:rtl/>
            </w:rPr>
          </w:rPrChange>
        </w:rPr>
        <w:t xml:space="preserve">ולר"ע</w:t>
      </w:r>
      <w:r>
        <w:rPr>
          <w:rtl/>
        </w:rPr>
        <w:t xml:space="preserve">: כסידרו בערב הפסח דעלמא,[שבע ומחצה] כך סידרו בשבת דעלמא.</w:t>
      </w:r>
    </w:p>
    <w:p w14:paraId="7D0FFB8D" w14:textId="77777777" w:rsidR="00E8089F" w:rsidRPr="007435EB" w:rsidRDefault="00E8089F" w:rsidP="00E8089F">
      <w:pPr>
        <w:rPr>
          <w:rFonts w:cs="Guttman Vilna"/>
          <w:b/>
          <w:bCs/>
          <w:rtl/>
        </w:rPr>
      </w:pPr>
      <w:r w:rsidRPr="007435EB">
        <w:rPr>
          <w:rtl/>
        </w:rPr>
        <w:t xml:space="preserve">ומתניתין דקתני בין בחול בין בשבת - </w:t>
      </w:r>
      <w:r w:rsidRPr="005C3FF1">
        <w:rPr>
          <w:rStyle w:val="afffa"/>
          <w:rtl/>
        </w:rPr>
        <w:t>דברי הכל</w:t>
      </w:r>
      <w:r w:rsidRPr="007435EB">
        <w:rPr>
          <w:rtl/>
        </w:rPr>
        <w:t xml:space="preserve"> היא.</w:t>
      </w:r>
    </w:p>
    <w:p w14:paraId="6932542B" w14:textId="77777777" w:rsidR="00E8089F" w:rsidRPr="007435EB" w:rsidRDefault="00E8089F" w:rsidP="00E8089F">
      <w:pPr>
        <w:rPr>
          <w:rFonts w:cs="Guttman Vilna"/>
          <w:b/>
          <w:bCs/>
          <w:rtl/>
        </w:rPr>
      </w:pPr>
      <w:r w:rsidRPr="005C3FF1">
        <w:rPr>
          <w:rStyle w:val="afffa"/>
          <w:rtl/>
        </w:rPr>
        <w:t>ו</w:t>
      </w:r>
      <w:r w:rsidR="00A01BBB" w:rsidRPr="005C3FF1">
        <w:rPr>
          <w:rStyle w:val="afffa"/>
          <w:rtl/>
        </w:rPr>
        <w:t xml:space="preserve">חלקו </w:t>
      </w:r>
      <w:r>
        <w:rPr>
          <w:rtl/>
        </w:rPr>
        <w:t xml:space="preserve">בגזירת נדרים ונדבות </w:t>
      </w:r>
      <w:r>
        <w:rPr>
          <w:rStyle w:val="affffd"/>
          <w:rtl/>
          <w:rPrChange w:id="9995" w:author="מנוע אמוראים" w:date="2026-10-05T16:42:03Z">
            <w:rPr>
              <w:rtl/>
            </w:rPr>
          </w:rPrChange>
        </w:rPr>
        <w:t xml:space="preserve">דלרי"ש</w:t>
      </w:r>
      <w:r>
        <w:rPr>
          <w:rtl/>
        </w:rPr>
        <w:t xml:space="preserve"> גזרינן שבת אטו חול.</w:t>
      </w:r>
    </w:p>
    <w:p w14:paraId="4AD3F0E1" w14:textId="77777777" w:rsidR="00E8089F" w:rsidRPr="007435EB" w:rsidRDefault="00E8089F" w:rsidP="00E8089F">
      <w:pPr>
        <w:rPr>
          <w:rtl/>
        </w:rPr>
      </w:pPr>
      <w:r>
        <w:rPr>
          <w:rtl/>
        </w:rPr>
        <w:t xml:space="preserve">	</w:t>
      </w:r>
      <w:r>
        <w:rPr>
          <w:rStyle w:val="affffd"/>
          <w:rtl/>
          <w:rPrChange w:id="9996" w:author="מנוע אמוראים" w:date="2026-10-05T16:42:03Z">
            <w:rPr>
              <w:rtl/>
            </w:rPr>
          </w:rPrChange>
        </w:rPr>
        <w:t xml:space="preserve">ולר"ע</w:t>
      </w:r>
      <w:r>
        <w:rPr>
          <w:rtl/>
        </w:rPr>
        <w:t xml:space="preserve">: לא גזרינן</w:t>
      </w:r>
      <w:r w:rsidRPr="007435EB">
        <w:rPr>
          <w:rFonts w:hint="cs"/>
          <w:rtl/>
        </w:rPr>
        <w:t xml:space="preserve"> </w:t>
      </w:r>
      <w:r w:rsidRPr="007435EB">
        <w:rPr>
          <w:rtl/>
        </w:rPr>
        <w:t>ואכתי ס"ל מוספין קודמין לבזיכין, מוספין בשש, ובזיכין בשבע, ועביד ליה לתמיד בשבע ומחצה.</w:t>
      </w:r>
    </w:p>
    <w:p w14:paraId="3FCCB9DC" w14:textId="4451848E" w:rsidR="00E8089F" w:rsidRPr="007435EB" w:rsidRDefault="00F47631" w:rsidP="00F47631">
      <w:pPr>
        <w:pStyle w:val="affd"/>
        <w:rPr>
          <w:bCs/>
          <w:rtl/>
        </w:rPr>
      </w:pPr>
      <w:r>
        <w:rPr>
          <w:rFonts w:hint="cs"/>
          <w:rtl/>
        </w:rPr>
        <w:t>***</w:t>
      </w:r>
    </w:p>
    <w:p w14:paraId="2C0309C2" w14:textId="77777777" w:rsidR="00E8089F" w:rsidRPr="007435EB" w:rsidRDefault="00E8089F" w:rsidP="00E8089F">
      <w:pPr>
        <w:rPr>
          <w:rtl/>
        </w:rPr>
      </w:pPr>
      <w:r w:rsidRPr="00F46A1C">
        <w:rPr>
          <w:rStyle w:val="affffd"/>
          <w:rtl/>
        </w:rPr>
        <w:t>והך</w:t>
      </w:r>
      <w:r w:rsidRPr="007435EB">
        <w:rPr>
          <w:rFonts w:ascii="Fb Fontext" w:hAnsi="Fb Fontext"/>
          <w:rtl/>
        </w:rPr>
        <w:t xml:space="preserve"> דתמיד כל השנה כולה קרב כהלכתו, נשחט בשמונה ומחצה וקרב בתשע ומחצה.</w:t>
      </w:r>
    </w:p>
    <w:p w14:paraId="0B9A3358" w14:textId="77777777" w:rsidR="00E8089F" w:rsidRPr="007435EB" w:rsidRDefault="00E8089F" w:rsidP="00E8089F">
      <w:pPr>
        <w:rPr>
          <w:rtl/>
        </w:rPr>
      </w:pPr>
      <w:r w:rsidRPr="007435EB">
        <w:rPr>
          <w:rtl/>
        </w:rPr>
        <w:tab/>
      </w:r>
      <w:r w:rsidRPr="007435EB">
        <w:rPr>
          <w:rtl/>
        </w:rPr>
        <w:tab/>
        <w:t>ובערב הפסח נשחט בשבע ומחצה וקרב בשמונה ומחצה.</w:t>
      </w:r>
    </w:p>
    <w:p w14:paraId="35B05E9B" w14:textId="77777777" w:rsidR="00E8089F" w:rsidRPr="007435EB" w:rsidRDefault="00E8089F" w:rsidP="00E8089F">
      <w:pPr>
        <w:rPr>
          <w:rFonts w:cs="Guttman Vilna"/>
          <w:b/>
          <w:bCs/>
          <w:rtl/>
        </w:rPr>
      </w:pPr>
      <w:r w:rsidRPr="007435EB">
        <w:rPr>
          <w:rtl/>
        </w:rPr>
        <w:tab/>
      </w:r>
      <w:r>
        <w:rPr>
          <w:rtl/>
        </w:rPr>
        <w:t xml:space="preserve">	חל להיות בשבת </w:t>
      </w:r>
      <w:r>
        <w:rPr>
          <w:rStyle w:val="affffd"/>
          <w:rtl/>
          <w:rPrChange w:id="9997" w:author="מנוע אמוראים" w:date="2026-10-05T16:42:03Z">
            <w:rPr>
              <w:rtl/>
            </w:rPr>
          </w:rPrChange>
        </w:rPr>
        <w:t xml:space="preserve">לרי"ש</w:t>
      </w:r>
      <w:r>
        <w:rPr>
          <w:rtl/>
        </w:rPr>
        <w:t xml:space="preserve"> כחל להיות בשני בשבת, </w:t>
      </w:r>
      <w:r>
        <w:rPr>
          <w:rStyle w:val="affffd"/>
          <w:rtl/>
          <w:rPrChange w:id="9998" w:author="מנוע אמוראים" w:date="2026-10-05T16:42:03Z">
            <w:rPr>
              <w:rtl/>
            </w:rPr>
          </w:rPrChange>
        </w:rPr>
        <w:t xml:space="preserve">ולר"ע</w:t>
      </w:r>
      <w:r>
        <w:rPr>
          <w:rtl/>
        </w:rPr>
        <w:t xml:space="preserve">: כסידרו בערב הפסח.</w:t>
      </w:r>
    </w:p>
    <w:p w14:paraId="4A2A3D85" w14:textId="77777777" w:rsidR="00E8089F" w:rsidRPr="007435EB" w:rsidRDefault="00E8089F" w:rsidP="00E8089F">
      <w:pPr>
        <w:rPr>
          <w:rtl/>
        </w:rPr>
      </w:pPr>
      <w:r w:rsidRPr="005C3FF1">
        <w:rPr>
          <w:rStyle w:val="afffa"/>
          <w:rtl/>
        </w:rPr>
        <w:t>לאביי</w:t>
      </w:r>
      <w:r w:rsidRPr="007435EB">
        <w:rPr>
          <w:rtl/>
        </w:rPr>
        <w:t xml:space="preserve"> - ניחא.</w:t>
      </w:r>
    </w:p>
    <w:p w14:paraId="5186EFA8" w14:textId="77777777" w:rsidR="00E8089F" w:rsidRPr="007435EB" w:rsidRDefault="00E8089F" w:rsidP="00E8089F">
      <w:pPr>
        <w:rPr>
          <w:rtl/>
        </w:rPr>
      </w:pPr>
      <w:r w:rsidRPr="005C3FF1">
        <w:rPr>
          <w:rStyle w:val="afffa"/>
          <w:rtl/>
        </w:rPr>
        <w:t>ולרבא</w:t>
      </w:r>
      <w:r w:rsidRPr="007435EB">
        <w:rPr>
          <w:rtl/>
        </w:rPr>
        <w:t>: לא תימא כחל בשני בשבת</w:t>
      </w:r>
      <w:r w:rsidRPr="007435EB">
        <w:rPr>
          <w:rFonts w:hint="cs"/>
          <w:rtl/>
        </w:rPr>
        <w:t>,</w:t>
      </w:r>
      <w:r w:rsidRPr="007435EB">
        <w:rPr>
          <w:rtl/>
        </w:rPr>
        <w:t xml:space="preserve"> אלא אימא כשני בשבת דעלמא. דהיינו ב</w:t>
      </w:r>
      <w:r w:rsidRPr="007435EB">
        <w:rPr>
          <w:rFonts w:hint="cs"/>
          <w:rtl/>
        </w:rPr>
        <w:t xml:space="preserve">שמונה </w:t>
      </w:r>
      <w:r w:rsidRPr="007435EB">
        <w:rPr>
          <w:rtl/>
        </w:rPr>
        <w:t>ומחצה.</w:t>
      </w:r>
    </w:p>
    <w:p w14:paraId="40A4DFCA" w14:textId="530F289A" w:rsidR="00E8089F" w:rsidRPr="007435EB" w:rsidRDefault="00F47631" w:rsidP="00F47631">
      <w:pPr>
        <w:pStyle w:val="affd"/>
        <w:rPr>
          <w:bCs/>
          <w:rtl/>
        </w:rPr>
      </w:pPr>
      <w:r>
        <w:rPr>
          <w:rFonts w:hint="cs"/>
          <w:rtl/>
        </w:rPr>
        <w:t>***</w:t>
      </w:r>
    </w:p>
    <w:p w14:paraId="102A2778" w14:textId="77777777" w:rsidR="00E8089F" w:rsidRPr="007435EB" w:rsidRDefault="00E8089F" w:rsidP="00E8089F">
      <w:pPr>
        <w:rPr>
          <w:rtl/>
        </w:rPr>
      </w:pPr>
      <w:r w:rsidRPr="00F46A1C">
        <w:rPr>
          <w:rStyle w:val="affffd"/>
          <w:rtl/>
        </w:rPr>
        <w:lastRenderedPageBreak/>
        <w:t>והך</w:t>
      </w:r>
      <w:r>
        <w:rPr>
          <w:rFonts w:ascii="Fb Fontext" w:hAnsi="Fb Fontext"/>
          <w:rtl/>
        </w:rPr>
        <w:t xml:space="preserve"> דחל להיות בשבת </w:t>
      </w:r>
      <w:r>
        <w:rPr>
          <w:rStyle w:val="affffd"/>
          <w:rFonts w:ascii="Fb Fontext" w:hAnsi="Fb Fontext"/>
          <w:rtl/>
          <w:rPrChange w:id="9999" w:author="מנוע אמוראים" w:date="2026-10-05T16:42:03Z">
            <w:rPr>
              <w:rFonts w:ascii="Fb Fontext" w:hAnsi="Fb Fontext"/>
              <w:rtl/>
            </w:rPr>
          </w:rPrChange>
        </w:rPr>
        <w:t xml:space="preserve">לרי"ש</w:t>
      </w:r>
      <w:r>
        <w:rPr>
          <w:rFonts w:ascii="Fb Fontext" w:hAnsi="Fb Fontext"/>
          <w:rtl/>
        </w:rPr>
        <w:t xml:space="preserve"> כסידרו כל השנה כולה, </w:t>
      </w:r>
      <w:r>
        <w:rPr>
          <w:rStyle w:val="affffd"/>
          <w:rFonts w:ascii="Fb Fontext" w:hAnsi="Fb Fontext"/>
          <w:rtl/>
          <w:rPrChange w:id="10000" w:author="מנוע אמוראים" w:date="2026-10-05T16:42:03Z">
            <w:rPr>
              <w:rFonts w:ascii="Fb Fontext" w:hAnsi="Fb Fontext"/>
              <w:rtl/>
            </w:rPr>
          </w:rPrChange>
        </w:rPr>
        <w:t xml:space="preserve">ולר"ע</w:t>
      </w:r>
      <w:r>
        <w:rPr>
          <w:rFonts w:ascii="Fb Fontext" w:hAnsi="Fb Fontext"/>
          <w:rtl/>
        </w:rPr>
        <w:t xml:space="preserve">: כסידרו בערב הפסח דעלמא.</w:t>
      </w:r>
    </w:p>
    <w:p w14:paraId="3C38ED54" w14:textId="77777777" w:rsidR="00E8089F" w:rsidRPr="007435EB" w:rsidRDefault="00E8089F" w:rsidP="00E8089F">
      <w:pPr>
        <w:rPr>
          <w:rtl/>
        </w:rPr>
      </w:pPr>
      <w:r w:rsidRPr="005C3FF1">
        <w:rPr>
          <w:rStyle w:val="afffa"/>
          <w:rtl/>
        </w:rPr>
        <w:t>לרבא</w:t>
      </w:r>
      <w:r w:rsidRPr="007435EB">
        <w:rPr>
          <w:rtl/>
        </w:rPr>
        <w:t xml:space="preserve"> ניחא.</w:t>
      </w:r>
    </w:p>
    <w:p w14:paraId="6EF574F9" w14:textId="77777777" w:rsidR="00E8089F" w:rsidRPr="007435EB" w:rsidRDefault="00E8089F" w:rsidP="00E8089F">
      <w:pPr>
        <w:rPr>
          <w:rtl/>
        </w:rPr>
      </w:pPr>
      <w:r w:rsidRPr="005C3FF1">
        <w:rPr>
          <w:rStyle w:val="afffa"/>
          <w:rtl/>
        </w:rPr>
        <w:t>ולאביי</w:t>
      </w:r>
      <w:r w:rsidRPr="007435EB">
        <w:rPr>
          <w:rtl/>
        </w:rPr>
        <w:t xml:space="preserve">: </w:t>
      </w:r>
      <w:r>
        <w:rPr>
          <w:rStyle w:val="affffd"/>
          <w:rFonts w:hint="cs"/>
          <w:rtl/>
          <w:rPrChange w:id="10001" w:author="מנוע אמוראים" w:date="2026-10-05T16:42:03Z">
            <w:rPr>
              <w:rFonts w:hint="cs"/>
              <w:rtl/>
            </w:rPr>
          </w:rPrChange>
        </w:rPr>
        <w:t xml:space="preserve">לרי</w:t>
      </w:r>
      <w:r>
        <w:rPr>
          <w:rStyle w:val="affffd"/>
          <w:rtl/>
          <w:rPrChange w:id="10002" w:author="מנוע אמוראים" w:date="2026-10-05T16:42:03Z">
            <w:rPr>
              <w:rtl/>
            </w:rPr>
          </w:rPrChange>
        </w:rPr>
        <w:t xml:space="preserve">"</w:t>
      </w:r>
      <w:r>
        <w:rPr>
          <w:rStyle w:val="affffd"/>
          <w:rFonts w:hint="cs"/>
          <w:rtl/>
          <w:rPrChange w:id="10003" w:author="מנוע אמוראים" w:date="2026-10-05T16:42:03Z">
            <w:rPr>
              <w:rFonts w:hint="cs"/>
              <w:rtl/>
            </w:rPr>
          </w:rPrChange>
        </w:rPr>
        <w:t xml:space="preserve">ש</w:t>
      </w:r>
      <w:r>
        <w:rPr>
          <w:rFonts w:hint="cs"/>
          <w:rtl/>
        </w:rPr>
        <w:t xml:space="preserve"> </w:t>
      </w:r>
      <w:r w:rsidRPr="007435EB">
        <w:rPr>
          <w:rtl/>
        </w:rPr>
        <w:t>לא תימא כסידרו כל השנה אלא אימא כסידרו כל השנים כולן [שנשחט בשמונה ומחצה]</w:t>
      </w:r>
    </w:p>
    <w:p w14:paraId="59955CE8" w14:textId="77777777" w:rsidR="00E8089F" w:rsidRPr="007435EB" w:rsidRDefault="00E8089F" w:rsidP="00E8089F">
      <w:pPr>
        <w:rPr>
          <w:rtl/>
        </w:rPr>
      </w:pPr>
      <w:r>
        <w:rPr>
          <w:rStyle w:val="affffd"/>
          <w:rtl/>
          <w:rPrChange w:id="10004" w:author="מנוע אמוראים" w:date="2026-10-05T16:42:03Z">
            <w:rPr>
              <w:rtl/>
            </w:rPr>
          </w:rPrChange>
        </w:rPr>
        <w:t xml:space="preserve">ולר"ע</w:t>
      </w:r>
      <w:r>
        <w:rPr>
          <w:rtl/>
        </w:rPr>
        <w:t xml:space="preserve">: כסידרו ערב הפסח שחל להיות </w:t>
      </w:r>
      <w:r>
        <w:rPr>
          <w:rStyle w:val="affffd"/>
          <w:rtl/>
          <w:rPrChange w:id="10005" w:author="מנוע אמוראים" w:date="2026-10-05T16:42:03Z">
            <w:rPr>
              <w:rtl/>
            </w:rPr>
          </w:rPrChange>
        </w:rPr>
        <w:t xml:space="preserve">בער"ש</w:t>
      </w:r>
      <w:r>
        <w:rPr>
          <w:rtl/>
        </w:rPr>
        <w:t xml:space="preserve">.</w:t>
      </w:r>
    </w:p>
    <w:p w14:paraId="521A1236" w14:textId="0AEE7C0A" w:rsidR="00E8089F" w:rsidRPr="007435EB" w:rsidRDefault="00F47631" w:rsidP="00F47631">
      <w:pPr>
        <w:pStyle w:val="affd"/>
        <w:rPr>
          <w:bCs/>
          <w:rtl/>
        </w:rPr>
      </w:pPr>
      <w:r>
        <w:rPr>
          <w:rFonts w:hint="cs"/>
          <w:rtl/>
        </w:rPr>
        <w:t>***</w:t>
      </w:r>
    </w:p>
    <w:p w14:paraId="4D398AF7" w14:textId="77777777" w:rsidR="00E8089F" w:rsidRPr="007435EB" w:rsidRDefault="00E8089F" w:rsidP="005C3FF1">
      <w:pPr>
        <w:pStyle w:val="afff"/>
        <w:framePr w:wrap="around"/>
        <w:rPr>
          <w:rtl/>
        </w:rPr>
      </w:pPr>
      <w:r w:rsidRPr="007435EB">
        <w:rPr>
          <w:rFonts w:hint="cs"/>
          <w:rtl/>
        </w:rPr>
        <w:t>נח:</w:t>
      </w:r>
    </w:p>
    <w:p w14:paraId="33950E68" w14:textId="77777777" w:rsidR="00E8089F" w:rsidRPr="007435EB" w:rsidRDefault="00E8089F" w:rsidP="00E8089F">
      <w:pPr>
        <w:rPr>
          <w:rtl/>
        </w:rPr>
      </w:pPr>
      <w:r w:rsidRPr="00AC0CB1">
        <w:rPr>
          <w:rStyle w:val="af2"/>
          <w:rtl/>
        </w:rPr>
        <w:t>'וערך עליה העלה'.</w:t>
      </w:r>
      <w:r w:rsidRPr="007435EB">
        <w:rPr>
          <w:rFonts w:ascii="Fb Fontext" w:hAnsi="Fb Fontext"/>
          <w:rtl/>
        </w:rPr>
        <w:t xml:space="preserve"> </w:t>
      </w:r>
      <w:r w:rsidRPr="005C3FF1">
        <w:rPr>
          <w:rStyle w:val="afffa"/>
          <w:rtl/>
        </w:rPr>
        <w:t>רבא:</w:t>
      </w:r>
      <w:r w:rsidRPr="007435EB">
        <w:rPr>
          <w:rFonts w:ascii="Fb Fontext" w:hAnsi="Fb Fontext"/>
          <w:rtl/>
        </w:rPr>
        <w:t xml:space="preserve"> העלה עולה ראשונה. שלא יהא דבר קודם לתמיד של שחר.</w:t>
      </w:r>
    </w:p>
    <w:p w14:paraId="78567C1A" w14:textId="77777777" w:rsidR="00E8089F" w:rsidRPr="007435EB" w:rsidRDefault="00E8089F" w:rsidP="00E8089F">
      <w:pPr>
        <w:rPr>
          <w:rtl/>
        </w:rPr>
      </w:pPr>
      <w:r w:rsidRPr="00AC0CB1">
        <w:rPr>
          <w:rStyle w:val="af2"/>
          <w:rtl/>
        </w:rPr>
        <w:t>'והקטיר עליה חלבי השלמים'.</w:t>
      </w:r>
      <w:r w:rsidRPr="007435EB">
        <w:rPr>
          <w:rtl/>
        </w:rPr>
        <w:t xml:space="preserve"> </w:t>
      </w:r>
      <w:r w:rsidRPr="005C3FF1">
        <w:rPr>
          <w:rStyle w:val="afffa"/>
          <w:rtl/>
        </w:rPr>
        <w:t>אביי</w:t>
      </w:r>
      <w:r w:rsidRPr="007435EB">
        <w:rPr>
          <w:rtl/>
        </w:rPr>
        <w:t xml:space="preserve"> עליה שלמים ולא על חבירתה שלמים</w:t>
      </w:r>
      <w:r w:rsidRPr="007435EB">
        <w:rPr>
          <w:rFonts w:hint="cs"/>
          <w:rtl/>
        </w:rPr>
        <w:t xml:space="preserve">. </w:t>
      </w:r>
      <w:r w:rsidRPr="007435EB">
        <w:rPr>
          <w:rtl/>
        </w:rPr>
        <w:t>שאין דבר קרב אחר תמיד של בין הערבים.</w:t>
      </w:r>
    </w:p>
    <w:p w14:paraId="28E3E6DC" w14:textId="77777777" w:rsidR="00E8089F" w:rsidRPr="007435EB" w:rsidRDefault="00E8089F" w:rsidP="00E8089F">
      <w:pPr>
        <w:rPr>
          <w:rtl/>
        </w:rPr>
      </w:pPr>
      <w:r w:rsidRPr="005C3FF1">
        <w:rPr>
          <w:rStyle w:val="afffa"/>
          <w:rFonts w:hint="cs"/>
          <w:rtl/>
        </w:rPr>
        <w:t>ר</w:t>
      </w:r>
      <w:r w:rsidRPr="005C3FF1">
        <w:rPr>
          <w:rStyle w:val="afffa"/>
          <w:rtl/>
        </w:rPr>
        <w:t>בא</w:t>
      </w:r>
      <w:r w:rsidRPr="007435EB">
        <w:rPr>
          <w:rtl/>
        </w:rPr>
        <w:t xml:space="preserve"> אימא שלמים לא נקריב הא עולות נקריב אלא</w:t>
      </w:r>
      <w:r w:rsidRPr="00AC0CB1">
        <w:rPr>
          <w:rStyle w:val="af2"/>
          <w:rtl/>
        </w:rPr>
        <w:t xml:space="preserve"> 'השלמים' </w:t>
      </w:r>
      <w:r w:rsidRPr="007435EB">
        <w:rPr>
          <w:rtl/>
        </w:rPr>
        <w:t>עליה השלם כל הקרבנות כולן.</w:t>
      </w:r>
    </w:p>
    <w:p w14:paraId="4A1C51AD" w14:textId="77777777" w:rsidR="00E8089F" w:rsidRPr="007435EB" w:rsidRDefault="00E8089F" w:rsidP="005C3FF1">
      <w:pPr>
        <w:pStyle w:val="afff"/>
        <w:framePr w:wrap="around"/>
        <w:rPr>
          <w:rtl/>
        </w:rPr>
      </w:pPr>
      <w:r w:rsidRPr="007435EB">
        <w:rPr>
          <w:rFonts w:hint="cs"/>
          <w:rtl/>
        </w:rPr>
        <w:t>נט.</w:t>
      </w:r>
    </w:p>
    <w:p w14:paraId="3B7625D3" w14:textId="447BB83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תמיד קודם לפסח - דבתמיד כתיב</w:t>
      </w:r>
      <w:r w:rsidR="00E8089F" w:rsidRPr="00AC0CB1">
        <w:rPr>
          <w:rStyle w:val="af2"/>
          <w:rtl/>
        </w:rPr>
        <w:t xml:space="preserve"> 'בין הערביים' </w:t>
      </w:r>
      <w:r w:rsidR="00E8089F" w:rsidRPr="007435EB">
        <w:rPr>
          <w:rFonts w:ascii="Fb Fontext" w:hAnsi="Fb Fontext"/>
          <w:rtl/>
        </w:rPr>
        <w:t>בלבד ובפסח כתיב</w:t>
      </w:r>
      <w:r w:rsidR="00E8089F" w:rsidRPr="00AC0CB1">
        <w:rPr>
          <w:rStyle w:val="af2"/>
          <w:rtl/>
        </w:rPr>
        <w:t xml:space="preserve"> 'בערב'</w:t>
      </w:r>
      <w:r w:rsidR="0011715B" w:rsidRPr="00AC0CB1">
        <w:rPr>
          <w:rStyle w:val="af2"/>
          <w:rtl/>
        </w:rPr>
        <w:t>.</w:t>
      </w:r>
    </w:p>
    <w:p w14:paraId="3E95F089" w14:textId="77777777" w:rsidR="00E8089F" w:rsidRPr="007435EB" w:rsidRDefault="00E8089F" w:rsidP="00E8089F">
      <w:pPr>
        <w:rPr>
          <w:rtl/>
        </w:rPr>
      </w:pPr>
      <w:r w:rsidRPr="007435EB">
        <w:rPr>
          <w:rtl/>
        </w:rPr>
        <w:tab/>
        <w:t>פסח קודם לקטרת.</w:t>
      </w:r>
    </w:p>
    <w:p w14:paraId="19398C4B" w14:textId="77777777" w:rsidR="00E8089F" w:rsidRPr="005C3FF1" w:rsidRDefault="00E8089F" w:rsidP="009A151F">
      <w:pPr>
        <w:rPr>
          <w:rStyle w:val="afffa"/>
          <w:rtl/>
        </w:rPr>
      </w:pPr>
      <w:r w:rsidRPr="007435EB">
        <w:rPr>
          <w:rtl/>
        </w:rPr>
        <w:t xml:space="preserve">קטרת קודמת לנרות- </w:t>
      </w:r>
      <w:r w:rsidRPr="007435EB">
        <w:rPr>
          <w:rFonts w:hint="cs"/>
          <w:rtl/>
        </w:rPr>
        <w:t>ד</w:t>
      </w:r>
      <w:r w:rsidRPr="007435EB">
        <w:rPr>
          <w:rtl/>
        </w:rPr>
        <w:t xml:space="preserve">אתו </w:t>
      </w:r>
      <w:r w:rsidRPr="007435EB">
        <w:rPr>
          <w:rFonts w:hint="cs"/>
          <w:rtl/>
        </w:rPr>
        <w:t>תן לה מידתה שתהא דולקחת</w:t>
      </w:r>
      <w:r w:rsidRPr="00AC0CB1">
        <w:rPr>
          <w:rStyle w:val="af2"/>
          <w:rFonts w:hint="cs"/>
          <w:rtl/>
        </w:rPr>
        <w:t xml:space="preserve"> </w:t>
      </w:r>
      <w:r w:rsidRPr="00AC0CB1">
        <w:rPr>
          <w:rStyle w:val="af2"/>
          <w:rtl/>
        </w:rPr>
        <w:t>'מערב ועד בקר'</w:t>
      </w:r>
      <w:r w:rsidRPr="00AC0CB1">
        <w:rPr>
          <w:rStyle w:val="af2"/>
          <w:rFonts w:hint="cs"/>
          <w:rtl/>
        </w:rPr>
        <w:t>.</w:t>
      </w:r>
    </w:p>
    <w:p w14:paraId="4FC7C886"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w:t>
      </w:r>
      <w:r w:rsidRPr="007435EB">
        <w:rPr>
          <w:rtl/>
        </w:rPr>
        <w:t>אין לך עבודה שכשירה מערב עד בוקר אלא זו בלבד.</w:t>
      </w:r>
    </w:p>
    <w:p w14:paraId="3E64AE1F" w14:textId="77777777" w:rsidR="00E8089F" w:rsidRPr="007435EB" w:rsidRDefault="00E8089F" w:rsidP="00E8089F">
      <w:pPr>
        <w:rPr>
          <w:rFonts w:cs="Guttman Vilna"/>
          <w:b/>
          <w:bCs/>
          <w:rtl/>
        </w:rPr>
      </w:pPr>
      <w:r w:rsidRPr="00AC0CB1">
        <w:rPr>
          <w:rStyle w:val="af2"/>
          <w:rtl/>
        </w:rPr>
        <w:t xml:space="preserve">'יערך אתו אהרן ובניו מערב עד בקר' </w:t>
      </w:r>
      <w:r w:rsidRPr="007435EB">
        <w:rPr>
          <w:rtl/>
        </w:rPr>
        <w:t>ולא דבר אחר.</w:t>
      </w:r>
    </w:p>
    <w:p w14:paraId="3778B540" w14:textId="77777777" w:rsidR="00E8089F" w:rsidRPr="007435EB" w:rsidRDefault="00E8089F" w:rsidP="00E8089F">
      <w:pPr>
        <w:rPr>
          <w:rtl/>
        </w:rPr>
      </w:pPr>
      <w:r w:rsidRPr="007435EB">
        <w:rPr>
          <w:rtl/>
        </w:rPr>
        <w:t>ואיתקש קטרת לנרות שאין עבודה אחריה וממילא פסח קודם אף לקטורת.</w:t>
      </w:r>
    </w:p>
    <w:p w14:paraId="2CCE37DC" w14:textId="38EF804E" w:rsidR="00E8089F" w:rsidRPr="007435EB" w:rsidRDefault="00F47631" w:rsidP="00F47631">
      <w:pPr>
        <w:pStyle w:val="affd"/>
        <w:rPr>
          <w:bCs/>
          <w:rtl/>
        </w:rPr>
      </w:pPr>
      <w:r>
        <w:rPr>
          <w:rFonts w:hint="cs"/>
          <w:rtl/>
        </w:rPr>
        <w:t>***</w:t>
      </w:r>
    </w:p>
    <w:p w14:paraId="7E41C411" w14:textId="77777777" w:rsidR="00E8089F" w:rsidRPr="007435EB" w:rsidRDefault="00E8089F" w:rsidP="00E8089F">
      <w:pPr>
        <w:rPr>
          <w:rtl/>
        </w:rPr>
      </w:pPr>
      <w:r w:rsidRPr="007435EB">
        <w:rPr>
          <w:rFonts w:ascii="Fb Fontext" w:hAnsi="Fb Fontext"/>
          <w:rtl/>
        </w:rPr>
        <w:t>ואין להקשות מהך דתמיד קודם לקטרת, קטרת קודמת לנרות ונרות קודמות לפסח. דיאוחר דבר שנאמר בו בערב ובין הערבים לדבר שלא נאמר בו אלא בין הערבים בלבד. והאי</w:t>
      </w:r>
      <w:r w:rsidRPr="00AC0CB1">
        <w:rPr>
          <w:rStyle w:val="af2"/>
          <w:rtl/>
        </w:rPr>
        <w:t xml:space="preserve"> 'אתו' </w:t>
      </w:r>
      <w:r w:rsidRPr="007435EB">
        <w:rPr>
          <w:rFonts w:ascii="Fb Fontext" w:hAnsi="Fb Fontext"/>
          <w:rtl/>
        </w:rPr>
        <w:t>מיבעי ליה למעוטי עבודה שבפנים, והיינו קטרת.</w:t>
      </w:r>
    </w:p>
    <w:p w14:paraId="3C0BB584" w14:textId="77777777" w:rsidR="00E8089F" w:rsidRPr="007435EB" w:rsidRDefault="00E8089F" w:rsidP="00E8089F">
      <w:pPr>
        <w:rPr>
          <w:rtl/>
        </w:rPr>
      </w:pPr>
      <w:r w:rsidRPr="007435EB">
        <w:rPr>
          <w:rtl/>
        </w:rPr>
        <w:t xml:space="preserve">דסד"א דנדליק נרות ברישא </w:t>
      </w:r>
      <w:r w:rsidRPr="00AC0CB1">
        <w:rPr>
          <w:rStyle w:val="af2"/>
          <w:rtl/>
        </w:rPr>
        <w:t>ד'ובהעלת אהרן את הנרת בין הערבים יקטירנה',</w:t>
      </w:r>
      <w:r w:rsidRPr="007435EB">
        <w:rPr>
          <w:rtl/>
        </w:rPr>
        <w:t xml:space="preserve"> להכי מיעט רחמנא</w:t>
      </w:r>
      <w:r w:rsidRPr="00AC0CB1">
        <w:rPr>
          <w:rStyle w:val="af2"/>
          <w:rtl/>
        </w:rPr>
        <w:t xml:space="preserve"> 'אתו'.</w:t>
      </w:r>
    </w:p>
    <w:p w14:paraId="283F4DD0" w14:textId="77777777" w:rsidR="00E8089F" w:rsidRPr="007435EB" w:rsidRDefault="00E8089F" w:rsidP="00E8089F">
      <w:pPr>
        <w:rPr>
          <w:rtl/>
        </w:rPr>
      </w:pPr>
      <w:r w:rsidRPr="00F46A1C">
        <w:rPr>
          <w:rStyle w:val="affffd"/>
          <w:rtl/>
        </w:rPr>
        <w:t>והך</w:t>
      </w:r>
      <w:r w:rsidRPr="007435EB">
        <w:rPr>
          <w:rtl/>
        </w:rPr>
        <w:t xml:space="preserve"> </w:t>
      </w:r>
      <w:r w:rsidRPr="00AC0CB1">
        <w:rPr>
          <w:rStyle w:val="af2"/>
          <w:rtl/>
        </w:rPr>
        <w:t xml:space="preserve">ד'בין הערבים יקטירנה' </w:t>
      </w:r>
      <w:r w:rsidRPr="007435EB">
        <w:rPr>
          <w:rtl/>
        </w:rPr>
        <w:t>ה"ק: בעידן דמדלקת נרות תהא מקטרא קטרת.</w:t>
      </w:r>
    </w:p>
    <w:p w14:paraId="1F98FBA2" w14:textId="1CE2B393" w:rsidR="00E8089F" w:rsidRPr="007435EB" w:rsidRDefault="00F47631" w:rsidP="00F47631">
      <w:pPr>
        <w:pStyle w:val="affd"/>
        <w:rPr>
          <w:bCs/>
          <w:rtl/>
        </w:rPr>
      </w:pPr>
      <w:r>
        <w:rPr>
          <w:rFonts w:hint="cs"/>
          <w:rtl/>
        </w:rPr>
        <w:t>***</w:t>
      </w:r>
    </w:p>
    <w:p w14:paraId="4AFA2BE0" w14:textId="77777777" w:rsidR="00E8089F" w:rsidRPr="007435EB" w:rsidRDefault="00E8089F" w:rsidP="00E8089F">
      <w:pPr>
        <w:rPr>
          <w:rtl/>
        </w:rPr>
      </w:pPr>
      <w:r w:rsidRPr="007435EB">
        <w:rPr>
          <w:rFonts w:ascii="Fb Fontext" w:hAnsi="Fb Fontext"/>
          <w:rtl/>
        </w:rPr>
        <w:t>אין לך דבר שקודם לתמיד של שחר אלא קטרת בלבד,</w:t>
      </w:r>
      <w:r w:rsidRPr="00AC0CB1">
        <w:rPr>
          <w:rStyle w:val="af2"/>
          <w:rtl/>
        </w:rPr>
        <w:t xml:space="preserve"> 'בבקר בבקר' </w:t>
      </w:r>
      <w:r w:rsidRPr="007435EB">
        <w:rPr>
          <w:rFonts w:ascii="Fb Fontext" w:hAnsi="Fb Fontext"/>
          <w:rtl/>
        </w:rPr>
        <w:t>לתמיד שנא' בו</w:t>
      </w:r>
      <w:r w:rsidRPr="00AC0CB1">
        <w:rPr>
          <w:rStyle w:val="af2"/>
          <w:rtl/>
        </w:rPr>
        <w:t xml:space="preserve"> 'בוקר' </w:t>
      </w:r>
      <w:r w:rsidRPr="007435EB">
        <w:rPr>
          <w:rFonts w:ascii="Fb Fontext" w:hAnsi="Fb Fontext"/>
          <w:rtl/>
        </w:rPr>
        <w:t>אחד.</w:t>
      </w:r>
    </w:p>
    <w:p w14:paraId="7A7208CA" w14:textId="77777777" w:rsidR="00E8089F" w:rsidRPr="007435EB" w:rsidRDefault="00E8089F" w:rsidP="00E8089F">
      <w:pPr>
        <w:rPr>
          <w:rFonts w:ascii="Fb Fontext" w:hAnsi="Fb Fontext"/>
          <w:rtl/>
        </w:rPr>
      </w:pPr>
      <w:r w:rsidRPr="007435EB">
        <w:rPr>
          <w:rFonts w:ascii="Fb Fontext" w:hAnsi="Fb Fontext"/>
          <w:rtl/>
        </w:rPr>
        <w:t>ואין לך דבר שמתעכב אחר תמיד של בין הערבים-.</w:t>
      </w:r>
    </w:p>
    <w:p w14:paraId="03C8141D" w14:textId="77777777" w:rsidR="00E8089F" w:rsidRPr="007435EB" w:rsidRDefault="00E8089F" w:rsidP="00E8089F">
      <w:pPr>
        <w:rPr>
          <w:rFonts w:ascii="Fb Fontext" w:hAnsi="Fb Fontext"/>
          <w:rtl/>
        </w:rPr>
      </w:pPr>
      <w:r w:rsidRPr="007435EB">
        <w:rPr>
          <w:rFonts w:ascii="Fb Fontext" w:hAnsi="Fb Fontext"/>
          <w:rtl/>
        </w:rPr>
        <w:tab/>
      </w:r>
      <w:r>
        <w:rPr>
          <w:rFonts w:ascii="Fb Fontext" w:hAnsi="Fb Fontext"/>
          <w:rtl/>
        </w:rPr>
        <w:t xml:space="preserve">	אלא קטרת, ונרות, ופסח, ומחוסר כפורים </w:t>
      </w:r>
      <w:r>
        <w:rPr>
          <w:rStyle w:val="affffd"/>
          <w:rFonts w:ascii="Fb Fontext" w:hAnsi="Fb Fontext"/>
          <w:rtl/>
          <w:rPrChange w:id="10006" w:author="מנוע אמוראים" w:date="2026-10-05T16:42:03Z">
            <w:rPr>
              <w:rFonts w:ascii="Fb Fontext" w:hAnsi="Fb Fontext"/>
              <w:rtl/>
            </w:rPr>
          </w:rPrChange>
        </w:rPr>
        <w:t xml:space="preserve">בערה"פ</w:t>
      </w:r>
      <w:r>
        <w:rPr>
          <w:rFonts w:ascii="Fb Fontext" w:hAnsi="Fb Fontext"/>
          <w:rtl/>
        </w:rPr>
        <w:t xml:space="preserve"> שטובל שנית ואוכל את פסחו לערב.</w:t>
      </w:r>
    </w:p>
    <w:p w14:paraId="2DB85136" w14:textId="77777777" w:rsidR="00E8089F" w:rsidRPr="007435EB" w:rsidRDefault="00E8089F" w:rsidP="00E8089F">
      <w:pPr>
        <w:rPr>
          <w:rFonts w:ascii="Fb Fontext" w:hAnsi="Fb Fontext"/>
          <w:rtl/>
        </w:rPr>
      </w:pPr>
      <w:r w:rsidRPr="007435EB">
        <w:rPr>
          <w:rFonts w:ascii="Fb Fontext" w:hAnsi="Fb Fontext"/>
          <w:rtl/>
        </w:rPr>
        <w:tab/>
      </w:r>
      <w:r>
        <w:rPr>
          <w:rFonts w:ascii="Fb Fontext" w:hAnsi="Fb Fontext"/>
          <w:rtl/>
        </w:rPr>
        <w:t xml:space="preserve">	</w:t>
      </w:r>
      <w:r>
        <w:rPr>
          <w:rStyle w:val="affffd"/>
          <w:rFonts w:ascii="Fb Fontext" w:hAnsi="Fb Fontext"/>
          <w:rtl/>
          <w:rPrChange w:id="10007" w:author="מנוע אמוראים" w:date="2026-10-05T16:42:03Z">
            <w:rPr>
              <w:rFonts w:ascii="Fb Fontext" w:hAnsi="Fb Fontext"/>
              <w:rtl/>
            </w:rPr>
          </w:rPrChange>
        </w:rPr>
        <w:t xml:space="preserve">ריבשריב"ב</w:t>
      </w:r>
      <w:r>
        <w:rPr>
          <w:rFonts w:ascii="Fb Fontext" w:hAnsi="Fb Fontext"/>
          <w:rtl/>
        </w:rPr>
        <w:t xml:space="preserve">: אף מחוסר כפורים בשאר ימות השנה, שטובל ואוכל בקדשים לערב.</w:t>
      </w:r>
    </w:p>
    <w:p w14:paraId="131052B2" w14:textId="3925D40C" w:rsidR="00E8089F" w:rsidRPr="007435EB" w:rsidRDefault="00F47631" w:rsidP="00F47631">
      <w:pPr>
        <w:pStyle w:val="affd"/>
        <w:rPr>
          <w:bCs/>
          <w:rtl/>
        </w:rPr>
      </w:pPr>
      <w:r>
        <w:rPr>
          <w:rFonts w:hint="cs"/>
          <w:rtl/>
        </w:rPr>
        <w:t>***</w:t>
      </w:r>
    </w:p>
    <w:p w14:paraId="7441347A" w14:textId="77777777" w:rsidR="00E8089F" w:rsidRPr="005C3FF1" w:rsidRDefault="00E8089F" w:rsidP="009A151F">
      <w:pPr>
        <w:rPr>
          <w:rStyle w:val="afffa"/>
          <w:rtl/>
        </w:rPr>
      </w:pPr>
      <w:r w:rsidRPr="007435EB">
        <w:rPr>
          <w:rtl/>
        </w:rPr>
        <w:t>בשלמא לת"ק: יבא עשה דפסח שיש בו כרת, וידחה עשה דהשלמה שאין בו כרת.</w:t>
      </w:r>
    </w:p>
    <w:p w14:paraId="048726E8" w14:textId="77777777" w:rsidR="00E8089F" w:rsidRPr="007435EB" w:rsidRDefault="00E8089F" w:rsidP="009A151F">
      <w:pPr>
        <w:rPr>
          <w:rtl/>
        </w:rPr>
      </w:pPr>
      <w:r w:rsidRPr="005C3FF1">
        <w:rPr>
          <w:rStyle w:val="afffa"/>
          <w:rtl/>
        </w:rPr>
        <w:t>א.</w:t>
      </w:r>
      <w:r>
        <w:rPr>
          <w:rtl/>
        </w:rPr>
        <w:t xml:space="preserve"> אלא </w:t>
      </w:r>
      <w:r>
        <w:rPr>
          <w:rStyle w:val="affffd"/>
          <w:rtl/>
          <w:rPrChange w:id="10008" w:author="מנוע אמוראים" w:date="2026-10-05T16:42:03Z">
            <w:rPr>
              <w:rtl/>
            </w:rPr>
          </w:rPrChange>
        </w:rPr>
        <w:t xml:space="preserve">לרבשריב"ב</w:t>
      </w:r>
      <w:r>
        <w:rPr>
          <w:rtl/>
        </w:rPr>
        <w:t xml:space="preserve"> הך דאלימא הך עשה דמיירי בחטאת העוף, שאין למזבח אלא דמה. [וממילא אין בזה הקטרה]</w:t>
      </w:r>
    </w:p>
    <w:p w14:paraId="4FEC4C0D" w14:textId="77777777" w:rsidR="00E8089F" w:rsidRPr="007435EB" w:rsidRDefault="00E8089F" w:rsidP="00E8089F">
      <w:pPr>
        <w:rPr>
          <w:rFonts w:cs="Guttman Vilna"/>
          <w:b/>
          <w:bCs/>
          <w:rtl/>
        </w:rPr>
      </w:pPr>
      <w:r w:rsidRPr="005C3FF1">
        <w:rPr>
          <w:rStyle w:val="afffa"/>
          <w:rtl/>
        </w:rPr>
        <w:t>ב.</w:t>
      </w:r>
      <w:r>
        <w:rPr>
          <w:rtl/>
        </w:rPr>
        <w:t xml:space="preserve"> </w:t>
      </w:r>
      <w:r>
        <w:rPr>
          <w:rStyle w:val="affffd"/>
          <w:rtl/>
          <w:rPrChange w:id="10009" w:author="מנוע אמוראים" w:date="2026-10-05T16:42:03Z">
            <w:rPr>
              <w:rtl/>
            </w:rPr>
          </w:rPrChange>
        </w:rPr>
        <w:t xml:space="preserve">ר"פ</w:t>
      </w:r>
      <w:r>
        <w:rPr>
          <w:rtl/>
        </w:rPr>
        <w:t xml:space="preserve">: </w:t>
      </w:r>
      <w:r w:rsidR="00AB3B38">
        <w:rPr>
          <w:rtl/>
        </w:rPr>
        <w:t>אף</w:t>
      </w:r>
      <w:r w:rsidRPr="007435EB">
        <w:rPr>
          <w:rtl/>
        </w:rPr>
        <w:t xml:space="preserve"> תימא בחטאת בהמה, מעלה ומלינה בראשו של מזבח. [והטהרה הלא בזריקת הדם היא] והאשם מלין.</w:t>
      </w:r>
    </w:p>
    <w:p w14:paraId="372E6A49" w14:textId="77777777" w:rsidR="00E8089F" w:rsidRPr="007435EB" w:rsidRDefault="00E8089F" w:rsidP="00E8089F">
      <w:pPr>
        <w:rPr>
          <w:rFonts w:cs="Guttman Vilna"/>
          <w:b/>
          <w:bCs/>
          <w:rtl/>
        </w:rPr>
      </w:pPr>
      <w:r w:rsidRPr="007435EB">
        <w:rPr>
          <w:rtl/>
        </w:rPr>
        <w:tab/>
      </w:r>
      <w:r>
        <w:rPr>
          <w:rtl/>
        </w:rPr>
        <w:t xml:space="preserve">	</w:t>
      </w:r>
      <w:r>
        <w:rPr>
          <w:rStyle w:val="affffd"/>
          <w:rtl/>
          <w:rPrChange w:id="10010" w:author="מנוע אמוראים" w:date="2026-10-05T16:42:03Z">
            <w:rPr>
              <w:rtl/>
            </w:rPr>
          </w:rPrChange>
        </w:rPr>
        <w:t xml:space="preserve">ולר"ח</w:t>
      </w:r>
      <w:r>
        <w:rPr>
          <w:rtl/>
        </w:rPr>
        <w:t xml:space="preserve"> הך דאשם צ"ל דקרב כבר אשמו קודם.</w:t>
      </w:r>
    </w:p>
    <w:p w14:paraId="0AB04B03" w14:textId="77777777" w:rsidR="00E8089F" w:rsidRPr="007435EB" w:rsidRDefault="00E8089F" w:rsidP="00E8089F">
      <w:pPr>
        <w:rPr>
          <w:rFonts w:cs="Guttman Vilna"/>
          <w:b/>
          <w:bCs/>
          <w:rtl/>
        </w:rPr>
      </w:pPr>
      <w:r w:rsidRPr="007435EB">
        <w:rPr>
          <w:rtl/>
        </w:rPr>
        <w:tab/>
        <w:t>והעולה צ"ל דשאני עולת מצורע, דרחמנא אמר והעלה הכהן את העלה - שהעלה כבר.</w:t>
      </w:r>
    </w:p>
    <w:p w14:paraId="283A796C" w14:textId="77777777" w:rsidR="00E8089F" w:rsidRPr="007435EB" w:rsidRDefault="00E8089F" w:rsidP="00E8089F">
      <w:pPr>
        <w:rPr>
          <w:rtl/>
        </w:rPr>
      </w:pPr>
      <w:r w:rsidRPr="007435EB">
        <w:rPr>
          <w:rtl/>
        </w:rPr>
        <w:tab/>
        <w:t>[דא"א לומר שאינה מעכבת דרישבשריב"ב כשם שחטאתו ואשמו מעכבין אותו כך עולתו מעכבתו]</w:t>
      </w:r>
    </w:p>
    <w:p w14:paraId="6650FB13" w14:textId="77777777" w:rsidR="00E8089F" w:rsidRPr="007435EB" w:rsidRDefault="00E8089F" w:rsidP="00E8089F">
      <w:pPr>
        <w:rPr>
          <w:rtl/>
        </w:rPr>
      </w:pPr>
      <w:r w:rsidRPr="007435EB">
        <w:rPr>
          <w:rtl/>
        </w:rPr>
        <w:t xml:space="preserve">[וא"א דבשקרבה עולתו קודם לחטאתו </w:t>
      </w:r>
      <w:r w:rsidRPr="00AC0CB1">
        <w:rPr>
          <w:rStyle w:val="af2"/>
          <w:rtl/>
        </w:rPr>
        <w:t xml:space="preserve">ד'והקריב את אשר לחטאת ראשונה' </w:t>
      </w:r>
      <w:r w:rsidRPr="007435EB">
        <w:rPr>
          <w:rtl/>
        </w:rPr>
        <w:t>ללמד לכל חטאות שיהו קודמות לכל עולות]</w:t>
      </w:r>
    </w:p>
    <w:p w14:paraId="4BBCF5BF" w14:textId="6A5FD10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ולא חישי' לתקלה שיבואו להקטיר דכהנים זריזין הן.</w:t>
      </w:r>
    </w:p>
    <w:p w14:paraId="2B2C852B" w14:textId="41FF428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r w:rsidR="00E8089F" w:rsidRPr="007435EB">
        <w:rPr>
          <w:rtl/>
        </w:rPr>
        <w:t xml:space="preserve"> דכל דלא מתקטרי אמורין כהנים לא אכלי בשר </w:t>
      </w:r>
      <w:r w:rsidR="00E8089F" w:rsidRPr="00AC0CB1">
        <w:rPr>
          <w:rStyle w:val="af2"/>
          <w:rtl/>
        </w:rPr>
        <w:t xml:space="preserve">ד'והקטיר הכהן את החלב המזבחה' </w:t>
      </w:r>
      <w:r w:rsidR="00E8089F" w:rsidRPr="007435EB">
        <w:rPr>
          <w:rtl/>
        </w:rPr>
        <w:t>והדר</w:t>
      </w:r>
      <w:r w:rsidR="00E8089F" w:rsidRPr="00AC0CB1">
        <w:rPr>
          <w:rStyle w:val="af2"/>
          <w:rtl/>
        </w:rPr>
        <w:t xml:space="preserve"> 'והיה החזה לאהרן ולבניו'.</w:t>
      </w:r>
    </w:p>
    <w:p w14:paraId="65FD81DC" w14:textId="6C53D26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r w:rsidR="00E8089F" w:rsidRPr="007435EB">
        <w:rPr>
          <w:rtl/>
        </w:rPr>
        <w:t xml:space="preserve"> דכל דכהנים לא אכלי בשר בעלים לא מתכפרי,</w:t>
      </w:r>
      <w:r w:rsidR="00E8089F" w:rsidRPr="00AC0CB1">
        <w:rPr>
          <w:rStyle w:val="af2"/>
          <w:rtl/>
        </w:rPr>
        <w:t xml:space="preserve"> 'ואכלו אתם אשר כפר בהם' </w:t>
      </w:r>
      <w:r w:rsidR="00E8089F" w:rsidRPr="007435EB">
        <w:rPr>
          <w:rtl/>
        </w:rPr>
        <w:t>שהכהנים אוכלים ובעלים מתכפרין.</w:t>
      </w:r>
    </w:p>
    <w:p w14:paraId="496BBA73" w14:textId="77777777" w:rsidR="00E8089F" w:rsidRPr="007435EB" w:rsidRDefault="00AB3B38" w:rsidP="00E8089F">
      <w:pPr>
        <w:rPr>
          <w:rFonts w:cs="Guttman Vilna"/>
          <w:b/>
          <w:bCs/>
          <w:rtl/>
        </w:rPr>
      </w:pPr>
      <w:r>
        <w:rPr>
          <w:rtl/>
        </w:rPr>
        <w:lastRenderedPageBreak/>
        <w:t>כאן</w:t>
      </w:r>
      <w:r w:rsidR="00E8089F" w:rsidRPr="007435EB">
        <w:rPr>
          <w:rtl/>
        </w:rPr>
        <w:t xml:space="preserve"> צ"ל דיון דלא אפשר - עשאום כמי שנטמאו או שאבדו. </w:t>
      </w:r>
      <w:r w:rsidR="00E8089F" w:rsidRPr="00AC0CB1">
        <w:rPr>
          <w:rStyle w:val="af2"/>
          <w:rtl/>
        </w:rPr>
        <w:t xml:space="preserve">ד'והיה החזה לאהרן ולבניו' </w:t>
      </w:r>
      <w:r w:rsidR="00E8089F" w:rsidRPr="007435EB">
        <w:rPr>
          <w:rtl/>
        </w:rPr>
        <w:t>– מ"</w:t>
      </w:r>
      <w:r w:rsidR="00E8089F" w:rsidRPr="007435EB">
        <w:rPr>
          <w:rFonts w:hint="cs"/>
          <w:rtl/>
        </w:rPr>
        <w:t>מ</w:t>
      </w:r>
      <w:r w:rsidR="00E8089F" w:rsidRPr="007435EB">
        <w:rPr>
          <w:rtl/>
        </w:rPr>
        <w:t>.</w:t>
      </w:r>
    </w:p>
    <w:p w14:paraId="44DCAC56" w14:textId="57494AB2" w:rsidR="00E8089F" w:rsidRPr="007435EB" w:rsidRDefault="00DB7D63" w:rsidP="00623CAA">
      <w:pPr>
        <w:spacing w:before="4"/>
        <w:rPr>
          <w:rFonts w:cs="Guttman Vilna"/>
          <w:b/>
          <w:bCs/>
          <w:rtl/>
        </w:rPr>
      </w:pPr>
      <w:r w:rsidRPr="00DB7D63">
        <w:rPr>
          <w:rStyle w:val="affffd"/>
          <w:rFonts w:hint="cs"/>
          <w:rtl/>
        </w:rPr>
        <w:t>•</w:t>
      </w:r>
      <w:r w:rsidR="00623CAA" w:rsidRPr="00AC0CB1">
        <w:rPr>
          <w:rStyle w:val="affffd"/>
          <w:rFonts w:hint="cs"/>
          <w:rtl/>
        </w:rPr>
        <w:t xml:space="preserve"> </w:t>
      </w:r>
      <w:r>
        <w:rPr>
          <w:rStyle w:val="affffd"/>
          <w:rtl/>
          <w:rPrChange w:id="10011" w:author="מנוע אמוראים" w:date="2026-10-05T16:42:03Z">
            <w:rPr>
              <w:rtl/>
            </w:rPr>
          </w:rPrChange>
        </w:rPr>
        <w:t xml:space="preserve">ר"כ</w:t>
      </w:r>
      <w:r>
        <w:rPr>
          <w:rtl/>
        </w:rPr>
        <w:t xml:space="preserve"> רמי:</w:t>
      </w:r>
      <w:r w:rsidR="00E8089F" w:rsidRPr="00AC0CB1">
        <w:rPr>
          <w:rStyle w:val="af2"/>
          <w:rtl/>
        </w:rPr>
        <w:t xml:space="preserve"> 'לא ילין חלב חגי עד בקר' </w:t>
      </w:r>
      <w:r w:rsidR="00E8089F" w:rsidRPr="007435EB">
        <w:rPr>
          <w:rtl/>
        </w:rPr>
        <w:t>הא כל הלילה כולה ילין וכתיב</w:t>
      </w:r>
      <w:r w:rsidR="00E8089F" w:rsidRPr="00AC0CB1">
        <w:rPr>
          <w:rStyle w:val="af2"/>
          <w:rtl/>
        </w:rPr>
        <w:t xml:space="preserve"> 'והקטיר עליה חלבי השלמים' </w:t>
      </w:r>
      <w:r w:rsidR="00E8089F" w:rsidRPr="007435EB">
        <w:rPr>
          <w:rtl/>
        </w:rPr>
        <w:t>עליה השלם כל הקרבנות כולן. והוא מפרק לה: כשנתותרו.</w:t>
      </w:r>
    </w:p>
    <w:p w14:paraId="60CC41EC" w14:textId="34ABDF1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012" w:author="מנוע אמוראים" w:date="2026-10-05T16:42:03Z">
            <w:rPr>
              <w:rtl/>
            </w:rPr>
          </w:rPrChange>
        </w:rPr>
        <w:t xml:space="preserve">ר"ס</w:t>
      </w:r>
      <w:r>
        <w:rPr>
          <w:rtl/>
        </w:rPr>
        <w:t xml:space="preserve"> לרב:</w:t>
      </w:r>
      <w:r w:rsidR="00E8089F" w:rsidRPr="00AC0CB1">
        <w:rPr>
          <w:rStyle w:val="af2"/>
          <w:rtl/>
        </w:rPr>
        <w:t xml:space="preserve"> 'לא ילין לבקר זבח חג הפסח' </w:t>
      </w:r>
      <w:r w:rsidR="00E8089F" w:rsidRPr="007435EB">
        <w:rPr>
          <w:rtl/>
        </w:rPr>
        <w:t>הא כל הלילה ילין, והא</w:t>
      </w:r>
      <w:r w:rsidR="00E8089F" w:rsidRPr="00AC0CB1">
        <w:rPr>
          <w:rStyle w:val="af2"/>
          <w:rtl/>
        </w:rPr>
        <w:t xml:space="preserve"> 'עלת שבת בשבתו' </w:t>
      </w:r>
      <w:r w:rsidR="00E8089F" w:rsidRPr="007435EB">
        <w:rPr>
          <w:rtl/>
        </w:rPr>
        <w:t>ולא עולת חול בשבת, או ביו"ט.</w:t>
      </w:r>
    </w:p>
    <w:p w14:paraId="1709DD0B" w14:textId="77777777" w:rsidR="00E8089F" w:rsidRPr="007435EB" w:rsidRDefault="00E8089F" w:rsidP="00E8089F">
      <w:pPr>
        <w:rPr>
          <w:rtl/>
        </w:rPr>
      </w:pPr>
      <w:r w:rsidRPr="007435EB">
        <w:rPr>
          <w:rFonts w:ascii="Fb Fontext" w:hAnsi="Fb Fontext"/>
          <w:sz w:val="20"/>
          <w:rtl/>
        </w:rPr>
        <w:t>וא"ל ד</w:t>
      </w:r>
      <w:r w:rsidR="00AB3B38">
        <w:rPr>
          <w:rFonts w:ascii="Fb Fontext" w:hAnsi="Fb Fontext"/>
          <w:sz w:val="20"/>
          <w:rtl/>
        </w:rPr>
        <w:t>כאן</w:t>
      </w:r>
      <w:r w:rsidRPr="007435EB">
        <w:rPr>
          <w:rFonts w:ascii="Fb Fontext" w:hAnsi="Fb Fontext"/>
          <w:sz w:val="20"/>
          <w:rtl/>
        </w:rPr>
        <w:t xml:space="preserve"> בי"ד שחל להיות בשבת דחלבי שבת קריבין ביו"ט.</w:t>
      </w:r>
    </w:p>
    <w:p w14:paraId="7071AE75" w14:textId="615D088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tl/>
        </w:rPr>
        <w:t xml:space="preserve">ואין להקשות מהדוחק להעמיד הפסוק דווקא בי"ד שחל </w:t>
      </w:r>
      <w:r>
        <w:rPr>
          <w:rStyle w:val="affffd"/>
          <w:rtl/>
          <w:rPrChange w:id="10013" w:author="מנוע אמוראים" w:date="2026-10-05T16:42:03Z">
            <w:rPr>
              <w:rtl/>
            </w:rPr>
          </w:rPrChange>
        </w:rPr>
        <w:t xml:space="preserve">בער"ש</w:t>
      </w:r>
      <w:r>
        <w:rPr>
          <w:rtl/>
        </w:rPr>
        <w:t xml:space="preserve"> דהפסוק עצמו מוקשה מהסתירה וא"כ בהכרח שכך מיירי.</w:t>
      </w:r>
    </w:p>
    <w:p w14:paraId="543EB8F0" w14:textId="12BB49CA" w:rsidR="00E8089F" w:rsidRPr="007435EB" w:rsidRDefault="00F47631" w:rsidP="00F47631">
      <w:pPr>
        <w:pStyle w:val="affd"/>
        <w:rPr>
          <w:bCs/>
          <w:rtl/>
        </w:rPr>
      </w:pPr>
      <w:r>
        <w:rPr>
          <w:rFonts w:hint="cs"/>
          <w:rtl/>
        </w:rPr>
        <w:t>***</w:t>
      </w:r>
    </w:p>
    <w:p w14:paraId="0549A18A" w14:textId="77777777" w:rsidR="00E8089F" w:rsidRPr="007435EB" w:rsidRDefault="00E8089F" w:rsidP="005C3FF1">
      <w:pPr>
        <w:pStyle w:val="afff"/>
        <w:framePr w:wrap="around"/>
        <w:rPr>
          <w:rtl/>
        </w:rPr>
      </w:pPr>
      <w:r w:rsidRPr="007435EB">
        <w:rPr>
          <w:rFonts w:hint="cs"/>
          <w:rtl/>
        </w:rPr>
        <w:t>נט.</w:t>
      </w:r>
    </w:p>
    <w:p w14:paraId="74C6D025" w14:textId="77777777" w:rsidR="00E8089F" w:rsidRPr="005C3FF1" w:rsidRDefault="00E8089F" w:rsidP="009A151F">
      <w:pPr>
        <w:rPr>
          <w:rStyle w:val="afffa"/>
          <w:rtl/>
        </w:rPr>
      </w:pPr>
      <w:r w:rsidRPr="005C3FF1">
        <w:rPr>
          <w:rStyle w:val="afffa"/>
          <w:rtl/>
        </w:rPr>
        <w:t>משנה.</w:t>
      </w:r>
    </w:p>
    <w:p w14:paraId="0A2C114F" w14:textId="77777777" w:rsidR="00E8089F" w:rsidRPr="005C3FF1" w:rsidRDefault="00E8089F" w:rsidP="009A151F">
      <w:pPr>
        <w:rPr>
          <w:rStyle w:val="afffa"/>
          <w:rtl/>
        </w:rPr>
      </w:pPr>
      <w:r w:rsidRPr="005C3FF1">
        <w:rPr>
          <w:rStyle w:val="afffa"/>
          <w:rtl/>
        </w:rPr>
        <w:t>הפסח ששחטו שלא לשמו, וקבל והלך וזרק שלא לשמו.</w:t>
      </w:r>
    </w:p>
    <w:p w14:paraId="57A0AC89" w14:textId="77777777" w:rsidR="00E8089F" w:rsidRPr="005C3FF1" w:rsidRDefault="00E8089F" w:rsidP="009A151F">
      <w:pPr>
        <w:rPr>
          <w:rStyle w:val="afffa"/>
          <w:rtl/>
        </w:rPr>
      </w:pPr>
      <w:r w:rsidRPr="005C3FF1">
        <w:rPr>
          <w:rStyle w:val="afffa"/>
          <w:rtl/>
        </w:rPr>
        <w:t>או לשמו ושלא לשמו, או שלא לשמו ולשמו - פסול.</w:t>
      </w:r>
    </w:p>
    <w:p w14:paraId="4A07DD62" w14:textId="77777777" w:rsidR="00E8089F" w:rsidRPr="005C3FF1" w:rsidRDefault="00E8089F" w:rsidP="009A151F">
      <w:pPr>
        <w:rPr>
          <w:rStyle w:val="afffa"/>
          <w:rtl/>
        </w:rPr>
      </w:pPr>
      <w:r w:rsidRPr="005C3FF1">
        <w:rPr>
          <w:rStyle w:val="afffa"/>
          <w:rtl/>
        </w:rPr>
        <w:t>לשמו ושלא לשמו- לשם פסח ולשם שלמים.</w:t>
      </w:r>
    </w:p>
    <w:p w14:paraId="2AC4DBBC" w14:textId="77777777" w:rsidR="00E8089F" w:rsidRPr="007435EB" w:rsidRDefault="00E8089F" w:rsidP="009A151F">
      <w:pPr>
        <w:rPr>
          <w:rtl/>
        </w:rPr>
      </w:pPr>
      <w:r w:rsidRPr="005C3FF1">
        <w:rPr>
          <w:rStyle w:val="afffa"/>
          <w:rtl/>
        </w:rPr>
        <w:t>שלא לשמו ולשמו - לשם שלמים ולשם פסח</w:t>
      </w:r>
      <w:r w:rsidRPr="007435EB">
        <w:rPr>
          <w:rtl/>
        </w:rPr>
        <w:t>.</w:t>
      </w:r>
    </w:p>
    <w:p w14:paraId="5D2E7AAF" w14:textId="4F008AC3" w:rsidR="00E8089F" w:rsidRPr="007435EB" w:rsidRDefault="00F47631" w:rsidP="00F47631">
      <w:pPr>
        <w:pStyle w:val="affd"/>
        <w:rPr>
          <w:bCs/>
          <w:rtl/>
        </w:rPr>
      </w:pPr>
      <w:r>
        <w:rPr>
          <w:rFonts w:hint="cs"/>
          <w:rtl/>
        </w:rPr>
        <w:t>***</w:t>
      </w:r>
    </w:p>
    <w:p w14:paraId="5B257F0A" w14:textId="77777777" w:rsidR="00E8089F" w:rsidRPr="007435EB" w:rsidRDefault="00E8089F" w:rsidP="005C3FF1">
      <w:pPr>
        <w:pStyle w:val="afff"/>
        <w:framePr w:wrap="around"/>
        <w:rPr>
          <w:rtl/>
        </w:rPr>
      </w:pPr>
      <w:r w:rsidRPr="007435EB">
        <w:rPr>
          <w:rFonts w:hint="cs"/>
          <w:rtl/>
        </w:rPr>
        <w:t>ס.</w:t>
      </w:r>
    </w:p>
    <w:p w14:paraId="488778F3" w14:textId="034A5B1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a"/>
          <w:rtl/>
        </w:rPr>
        <w:t xml:space="preserve">בעי </w:t>
      </w:r>
      <w:r>
        <w:rPr>
          <w:rStyle w:val="affffd"/>
          <w:rtl/>
          <w:rPrChange w:id="10014" w:author="מנוע אמוראים" w:date="2026-10-05T16:42:03Z">
            <w:rPr>
              <w:rStyle w:val="afffa"/>
              <w:rtl/>
            </w:rPr>
          </w:rPrChange>
        </w:rPr>
        <w:t xml:space="preserve">ר"פ</w:t>
      </w:r>
      <w:r w:rsidR="00E8089F" w:rsidRPr="007435EB">
        <w:rPr>
          <w:rFonts w:ascii="Fb Fontext" w:hAnsi="Fb Fontext"/>
          <w:rtl/>
        </w:rPr>
        <w:t>: בעבודה אחת תנן או בשתי עבודות תנן.</w:t>
      </w:r>
    </w:p>
    <w:p w14:paraId="1037E5B6" w14:textId="77777777" w:rsidR="00E8089F" w:rsidRPr="007435EB" w:rsidRDefault="00E8089F" w:rsidP="00E8089F">
      <w:pPr>
        <w:rPr>
          <w:rtl/>
        </w:rPr>
      </w:pPr>
      <w:r>
        <w:rPr>
          <w:rtl/>
        </w:rPr>
        <w:t xml:space="preserve">בעבודה אחת תנן, </w:t>
      </w:r>
      <w:r>
        <w:rPr>
          <w:rStyle w:val="affffd"/>
          <w:rtl/>
          <w:rPrChange w:id="10015" w:author="מנוע אמוראים" w:date="2026-10-05T16:42:03Z">
            <w:rPr>
              <w:rtl/>
            </w:rPr>
          </w:rPrChange>
        </w:rPr>
        <w:t xml:space="preserve">ור"י</w:t>
      </w:r>
      <w:r>
        <w:rPr>
          <w:rtl/>
        </w:rPr>
        <w:t xml:space="preserve"> היא, דאף בגמר דבריו אדם נתפס. </w:t>
      </w:r>
      <w:r>
        <w:rPr>
          <w:rStyle w:val="affffd"/>
          <w:rtl/>
          <w:rPrChange w:id="10016" w:author="מנוע אמוראים" w:date="2026-10-05T16:42:03Z">
            <w:rPr>
              <w:rtl/>
            </w:rPr>
          </w:rPrChange>
        </w:rPr>
        <w:t xml:space="preserve">דלר"מ</w:t>
      </w:r>
      <w:r>
        <w:rPr>
          <w:rtl/>
        </w:rPr>
        <w:t xml:space="preserve"> תפוס לשון ראשון.</w:t>
      </w:r>
    </w:p>
    <w:p w14:paraId="4B742C04" w14:textId="77777777" w:rsidR="00E8089F" w:rsidRPr="007435EB" w:rsidRDefault="00E8089F" w:rsidP="00E8089F">
      <w:pPr>
        <w:rPr>
          <w:rtl/>
        </w:rPr>
      </w:pPr>
      <w:r w:rsidRPr="007435EB">
        <w:rPr>
          <w:rFonts w:hint="cs"/>
          <w:rtl/>
        </w:rPr>
        <w:t>או</w:t>
      </w:r>
      <w:r w:rsidRPr="007435EB">
        <w:rPr>
          <w:rtl/>
        </w:rPr>
        <w:t>"</w:t>
      </w:r>
      <w:r w:rsidRPr="007435EB">
        <w:rPr>
          <w:rFonts w:hint="cs"/>
          <w:rtl/>
        </w:rPr>
        <w:t xml:space="preserve">ד </w:t>
      </w:r>
      <w:r w:rsidRPr="007435EB">
        <w:rPr>
          <w:rtl/>
        </w:rPr>
        <w:t>בשתי עבודות תנן, ו</w:t>
      </w:r>
      <w:r w:rsidR="00AB3B38">
        <w:rPr>
          <w:rtl/>
        </w:rPr>
        <w:t>אף</w:t>
      </w:r>
      <w:r>
        <w:rPr>
          <w:rtl/>
        </w:rPr>
        <w:t xml:space="preserve"> </w:t>
      </w:r>
      <w:r>
        <w:rPr>
          <w:rStyle w:val="affffd"/>
          <w:rtl/>
          <w:rPrChange w:id="10017" w:author="מנוע אמוראים" w:date="2026-10-05T16:42:03Z">
            <w:rPr>
              <w:rtl/>
            </w:rPr>
          </w:rPrChange>
        </w:rPr>
        <w:t xml:space="preserve">לר"מ</w:t>
      </w:r>
      <w:r>
        <w:rPr>
          <w:rtl/>
        </w:rPr>
        <w:t xml:space="preserve"> דתפוס לשון ראשון ה"מ בעבודה אחת, אבל בשתי עבודות - מודה דמיפסיל.</w:t>
      </w:r>
    </w:p>
    <w:p w14:paraId="42C9786F" w14:textId="77777777" w:rsidR="00E8089F" w:rsidRPr="007435EB" w:rsidRDefault="00E8089F" w:rsidP="00E8089F">
      <w:pPr>
        <w:rPr>
          <w:rtl/>
        </w:rPr>
      </w:pPr>
      <w:r>
        <w:rPr>
          <w:rtl/>
        </w:rPr>
        <w:t xml:space="preserve">בשלא לשמו ולשמו - בין בעבודה אחת בין בשתי עבודות, בין </w:t>
      </w:r>
      <w:r>
        <w:rPr>
          <w:rStyle w:val="affffd"/>
          <w:rtl/>
          <w:rPrChange w:id="10018" w:author="מנוע אמוראים" w:date="2026-10-05T16:42:03Z">
            <w:rPr>
              <w:rtl/>
            </w:rPr>
          </w:rPrChange>
        </w:rPr>
        <w:t xml:space="preserve">לר"מ</w:t>
      </w:r>
      <w:r>
        <w:rPr>
          <w:rtl/>
        </w:rPr>
        <w:t xml:space="preserve"> בין </w:t>
      </w:r>
      <w:r>
        <w:rPr>
          <w:rStyle w:val="affffd"/>
          <w:rtl/>
          <w:rPrChange w:id="10019" w:author="מנוע אמוראים" w:date="2026-10-05T16:42:03Z">
            <w:rPr>
              <w:rtl/>
            </w:rPr>
          </w:rPrChange>
        </w:rPr>
        <w:t xml:space="preserve">לר"י</w:t>
      </w:r>
      <w:r>
        <w:rPr>
          <w:rtl/>
        </w:rPr>
        <w:t xml:space="preserve"> איפסיל ליה מקמייתא.</w:t>
      </w:r>
    </w:p>
    <w:p w14:paraId="461E1224" w14:textId="77777777" w:rsidR="00E8089F" w:rsidRPr="007435EB" w:rsidRDefault="00E8089F" w:rsidP="00E8089F">
      <w:pPr>
        <w:rPr>
          <w:rtl/>
        </w:rPr>
      </w:pPr>
      <w:r w:rsidRPr="007435EB">
        <w:rPr>
          <w:rFonts w:ascii="Fb Fontext" w:hAnsi="Fb Fontext"/>
          <w:sz w:val="20"/>
          <w:rtl/>
        </w:rPr>
        <w:t>דהא לרבי יוסי נמי אף בגמר דבריו אדם נתפס אית ליה.</w:t>
      </w:r>
    </w:p>
    <w:p w14:paraId="0AAAC46D" w14:textId="77777777" w:rsidR="00E8089F" w:rsidRPr="007435EB" w:rsidRDefault="00E8089F" w:rsidP="00E8089F">
      <w:pPr>
        <w:rPr>
          <w:rtl/>
        </w:rPr>
      </w:pPr>
      <w:r w:rsidRPr="007435EB">
        <w:rPr>
          <w:rFonts w:ascii="Fb Fontext" w:hAnsi="Fb Fontext"/>
          <w:rtl/>
        </w:rPr>
        <w:t>אלא: אלשמו ושלא לשמו מאי.</w:t>
      </w:r>
    </w:p>
    <w:p w14:paraId="543E38CD" w14:textId="77777777" w:rsidR="00E8089F" w:rsidRPr="007435EB" w:rsidRDefault="00E8089F" w:rsidP="00E8089F">
      <w:pPr>
        <w:rPr>
          <w:rtl/>
        </w:rPr>
      </w:pPr>
      <w:r w:rsidRPr="007435EB">
        <w:rPr>
          <w:rtl/>
        </w:rPr>
        <w:t>אין להוכיח מהא דהפסח ששחטו שלא לשמו, וקבל והלך וזרק שלא לשמו.</w:t>
      </w:r>
    </w:p>
    <w:p w14:paraId="7215FAF1" w14:textId="77777777" w:rsidR="00E8089F" w:rsidRPr="007435EB" w:rsidRDefault="00E8089F" w:rsidP="00E8089F">
      <w:pPr>
        <w:rPr>
          <w:rtl/>
        </w:rPr>
      </w:pPr>
      <w:r w:rsidRPr="007435EB">
        <w:rPr>
          <w:rtl/>
        </w:rPr>
        <w:t xml:space="preserve">והיינו דשחטו </w:t>
      </w:r>
      <w:r w:rsidR="00AB3B38">
        <w:rPr>
          <w:rtl/>
        </w:rPr>
        <w:t>אף</w:t>
      </w:r>
      <w:r w:rsidRPr="007435EB">
        <w:rPr>
          <w:rtl/>
        </w:rPr>
        <w:t xml:space="preserve"> שלא לשמו או </w:t>
      </w:r>
      <w:r w:rsidR="00AB3B38">
        <w:rPr>
          <w:rtl/>
        </w:rPr>
        <w:t>אף</w:t>
      </w:r>
      <w:r w:rsidRPr="007435EB">
        <w:rPr>
          <w:rtl/>
        </w:rPr>
        <w:t xml:space="preserve"> שחטו לשמו וקבל והלך וזרק שלא לשמו או רק זרק שלא לשמו דהו"ל ב' עבודות.</w:t>
      </w:r>
    </w:p>
    <w:p w14:paraId="5048F406" w14:textId="77777777" w:rsidR="00E8089F" w:rsidRPr="007435EB" w:rsidRDefault="00E8089F" w:rsidP="00E8089F">
      <w:pPr>
        <w:rPr>
          <w:rtl/>
        </w:rPr>
      </w:pPr>
      <w:r w:rsidRPr="007435EB">
        <w:rPr>
          <w:rtl/>
        </w:rPr>
        <w:t>ואהך אמרי בסיפא לשמו ושלא לשמו. ובעבודה אחת [דברישא מיירי כבר בשתי עבודות] ורבי יוסי היא, דאמר אף בגמר דבריו אדם נתפס.</w:t>
      </w:r>
    </w:p>
    <w:p w14:paraId="19C6696B" w14:textId="1ADA0F5A" w:rsidR="00E8089F" w:rsidRPr="007435EB" w:rsidRDefault="00F47631" w:rsidP="00F47631">
      <w:pPr>
        <w:pStyle w:val="affd"/>
        <w:rPr>
          <w:bCs/>
          <w:rtl/>
        </w:rPr>
      </w:pPr>
      <w:r>
        <w:rPr>
          <w:rFonts w:hint="cs"/>
          <w:rtl/>
        </w:rPr>
        <w:t>***</w:t>
      </w:r>
    </w:p>
    <w:p w14:paraId="6BC6DC2D" w14:textId="77777777" w:rsidR="00E8089F" w:rsidRPr="007435EB" w:rsidRDefault="00E8089F" w:rsidP="00E8089F">
      <w:pPr>
        <w:rPr>
          <w:rtl/>
        </w:rPr>
      </w:pPr>
      <w:r w:rsidRPr="007435EB">
        <w:rPr>
          <w:rFonts w:ascii="Fb Fontext" w:hAnsi="Fb Fontext"/>
          <w:rtl/>
        </w:rPr>
        <w:t>ודחתה הגמ' דאפשר דגם בסיפא בשתי עבודות. ורישא קאי בשחיטה ומחשב בשחיטה.</w:t>
      </w:r>
    </w:p>
    <w:p w14:paraId="46F98DED" w14:textId="77777777" w:rsidR="00E8089F" w:rsidRPr="007435EB" w:rsidRDefault="00E8089F" w:rsidP="00E8089F">
      <w:pPr>
        <w:rPr>
          <w:rtl/>
        </w:rPr>
      </w:pPr>
      <w:r w:rsidRPr="007435EB">
        <w:rPr>
          <w:rtl/>
        </w:rPr>
        <w:t>א"נ: קאי בזריקה ומחשב בזריקא.</w:t>
      </w:r>
    </w:p>
    <w:p w14:paraId="6EC6A65F" w14:textId="77777777" w:rsidR="00E8089F" w:rsidRPr="007435EB" w:rsidRDefault="00E8089F" w:rsidP="00E8089F">
      <w:pPr>
        <w:rPr>
          <w:rtl/>
        </w:rPr>
      </w:pPr>
      <w:r w:rsidRPr="005C3FF1">
        <w:rPr>
          <w:rStyle w:val="afffa"/>
          <w:rtl/>
        </w:rPr>
        <w:t>סיפא</w:t>
      </w:r>
      <w:r w:rsidRPr="007435EB">
        <w:rPr>
          <w:rtl/>
        </w:rPr>
        <w:t>: קאי בשחיטה וקחשיב בזריקה, דאמר: הריני שוחט את הפסח לשמו, לזרוק דמו שלא לשמו. וקמ"ל דמחשבין מעבודה לעבודה, והיינו בעיא דרב פפא.</w:t>
      </w:r>
    </w:p>
    <w:p w14:paraId="55E96C38" w14:textId="1C1088DD" w:rsidR="00E8089F" w:rsidRPr="007435EB" w:rsidRDefault="00F47631" w:rsidP="00F47631">
      <w:pPr>
        <w:pStyle w:val="affd"/>
        <w:rPr>
          <w:bCs/>
          <w:rtl/>
        </w:rPr>
      </w:pPr>
      <w:r>
        <w:rPr>
          <w:rFonts w:hint="cs"/>
          <w:rtl/>
        </w:rPr>
        <w:t>***</w:t>
      </w:r>
    </w:p>
    <w:p w14:paraId="76E974C9" w14:textId="413075C5" w:rsidR="00E8089F"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r w:rsidR="00E8089F" w:rsidRPr="007435EB">
        <w:rPr>
          <w:rFonts w:ascii="Fb Fontext" w:hAnsi="Fb Fontext"/>
          <w:rtl/>
        </w:rPr>
        <w:t xml:space="preserve"> דאו שלא לשמו ולשמו - פסול. והיינו בעבודה אחת, [דאי בשתי עבודות כ"ש מלשמו ולא לשמו]</w:t>
      </w:r>
    </w:p>
    <w:p w14:paraId="7532380E" w14:textId="77777777" w:rsidR="00E8089F" w:rsidRPr="007435EB" w:rsidRDefault="00E8089F" w:rsidP="00E8089F">
      <w:pPr>
        <w:rPr>
          <w:rFonts w:ascii="Fb Fontext" w:hAnsi="Fb Fontext"/>
          <w:rtl/>
        </w:rPr>
      </w:pPr>
      <w:r w:rsidRPr="007435EB">
        <w:rPr>
          <w:rFonts w:ascii="Fb Fontext" w:hAnsi="Fb Fontext"/>
          <w:rtl/>
        </w:rPr>
        <w:t>ומדסיפא בעבודה אחת - רישא נמי בעבודה אחת.</w:t>
      </w:r>
    </w:p>
    <w:p w14:paraId="229D66CD" w14:textId="77777777" w:rsidR="00E8089F" w:rsidRPr="007435EB" w:rsidRDefault="00E8089F" w:rsidP="00E8089F">
      <w:pPr>
        <w:rPr>
          <w:rtl/>
        </w:rPr>
      </w:pPr>
      <w:r w:rsidRPr="007435EB">
        <w:rPr>
          <w:rFonts w:ascii="Fb Fontext" w:hAnsi="Fb Fontext"/>
          <w:sz w:val="20"/>
          <w:rtl/>
        </w:rPr>
        <w:t xml:space="preserve">דלעולם בשתי עבודות. </w:t>
      </w:r>
      <w:r w:rsidRPr="007435EB">
        <w:rPr>
          <w:rFonts w:ascii="Fb Fontext" w:hAnsi="Fb Fontext" w:hint="cs"/>
          <w:sz w:val="20"/>
          <w:rtl/>
        </w:rPr>
        <w:t>ואמרי</w:t>
      </w:r>
      <w:r w:rsidRPr="007435EB">
        <w:rPr>
          <w:rFonts w:ascii="Fb Fontext" w:hAnsi="Fb Fontext"/>
          <w:sz w:val="20"/>
          <w:rtl/>
        </w:rPr>
        <w:t>'</w:t>
      </w:r>
      <w:r w:rsidRPr="007435EB">
        <w:rPr>
          <w:rFonts w:ascii="Fb Fontext" w:hAnsi="Fb Fontext" w:hint="cs"/>
          <w:sz w:val="20"/>
          <w:rtl/>
        </w:rPr>
        <w:t xml:space="preserve"> הך </w:t>
      </w:r>
      <w:r w:rsidRPr="007435EB">
        <w:rPr>
          <w:rFonts w:ascii="Fb Fontext" w:hAnsi="Fb Fontext"/>
          <w:sz w:val="20"/>
          <w:rtl/>
        </w:rPr>
        <w:t>איידי דתנא לשמו ושלא לשמו</w:t>
      </w:r>
      <w:r w:rsidRPr="007435EB">
        <w:rPr>
          <w:rFonts w:ascii="Fb Fontext" w:hAnsi="Fb Fontext" w:hint="cs"/>
          <w:sz w:val="20"/>
          <w:rtl/>
        </w:rPr>
        <w:t xml:space="preserve"> </w:t>
      </w:r>
      <w:r w:rsidRPr="007435EB">
        <w:rPr>
          <w:rFonts w:ascii="Fb Fontext" w:hAnsi="Fb Fontext"/>
          <w:sz w:val="20"/>
          <w:rtl/>
        </w:rPr>
        <w:t>תנא נמי שלא לשמו ולשמו.</w:t>
      </w:r>
    </w:p>
    <w:p w14:paraId="0B7D87BD" w14:textId="036C8E7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r w:rsidR="00E8089F" w:rsidRPr="007435EB">
        <w:rPr>
          <w:rFonts w:ascii="Fb Fontext" w:hAnsi="Fb Fontext"/>
          <w:rtl/>
        </w:rPr>
        <w:t xml:space="preserve"> דשחטו שלא לאוכליו ושלא למנויו, לערלים ולטמאין - פסול. ומיירי בעבודה אחת.</w:t>
      </w:r>
    </w:p>
    <w:p w14:paraId="69CD1927" w14:textId="77777777" w:rsidR="00E8089F" w:rsidRPr="007435EB" w:rsidRDefault="00E8089F" w:rsidP="00E8089F">
      <w:pPr>
        <w:rPr>
          <w:rtl/>
        </w:rPr>
      </w:pPr>
      <w:r w:rsidRPr="007435EB">
        <w:rPr>
          <w:rtl/>
        </w:rPr>
        <w:t>אין לומר דגם רישא בעבודה אחת.</w:t>
      </w:r>
    </w:p>
    <w:p w14:paraId="7C4ACF8C" w14:textId="77777777" w:rsidR="00E8089F" w:rsidRPr="007435EB" w:rsidRDefault="00E8089F" w:rsidP="00E8089F">
      <w:pPr>
        <w:rPr>
          <w:rtl/>
        </w:rPr>
      </w:pPr>
      <w:r w:rsidRPr="007435EB">
        <w:rPr>
          <w:rFonts w:ascii="Fb Fontext" w:hAnsi="Fb Fontext"/>
          <w:sz w:val="20"/>
          <w:rtl/>
        </w:rPr>
        <w:t>דהא כדאיתא והא כדאיתא סיפא - בעבודה אחת, רישא אי בעבודה אחת אי בשתי עבודות.</w:t>
      </w:r>
    </w:p>
    <w:p w14:paraId="5D091AA7" w14:textId="20CBF2A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tl/>
        </w:rPr>
        <w:t>והך</w:t>
      </w:r>
      <w:r w:rsidR="00E8089F" w:rsidRPr="007435EB">
        <w:rPr>
          <w:rtl/>
        </w:rPr>
        <w:t xml:space="preserve"> דלאוכליו ושלא לאוכליו - כשר. אין להוכיח מהא דמיירי בעבודה אחת [דאין מחשבת אוכליו בזריקה הא בשחיטה דמהניא ביה מחשבת אוכלין פסול ולא כדקיימ"ל דמקת אוכלין לא פסלא] ורישא נמי בעבודה אחת.</w:t>
      </w:r>
    </w:p>
    <w:p w14:paraId="41506EFB" w14:textId="77777777" w:rsidR="00E8089F" w:rsidRPr="007435EB" w:rsidRDefault="00E8089F" w:rsidP="00E8089F">
      <w:pPr>
        <w:rPr>
          <w:rFonts w:ascii="Fb Fontext" w:hAnsi="Fb Fontext"/>
          <w:rtl/>
        </w:rPr>
      </w:pPr>
      <w:r w:rsidRPr="007435EB">
        <w:rPr>
          <w:rFonts w:ascii="Fb Fontext" w:hAnsi="Fb Fontext" w:hint="cs"/>
          <w:rtl/>
        </w:rPr>
        <w:lastRenderedPageBreak/>
        <w:t>ד</w:t>
      </w:r>
      <w:r w:rsidRPr="007435EB">
        <w:rPr>
          <w:rFonts w:ascii="Fb Fontext" w:hAnsi="Fb Fontext"/>
          <w:rtl/>
        </w:rPr>
        <w:t xml:space="preserve">אפשר דהא כדאיתא ורישא אי בעבודה אחת או </w:t>
      </w:r>
      <w:r w:rsidR="00AB3B38">
        <w:rPr>
          <w:rFonts w:ascii="Fb Fontext" w:hAnsi="Fb Fontext"/>
          <w:rtl/>
        </w:rPr>
        <w:t>אף</w:t>
      </w:r>
      <w:r w:rsidRPr="007435EB">
        <w:rPr>
          <w:rFonts w:ascii="Fb Fontext" w:hAnsi="Fb Fontext"/>
          <w:rtl/>
        </w:rPr>
        <w:t xml:space="preserve"> בשתי עבודות.</w:t>
      </w:r>
    </w:p>
    <w:p w14:paraId="45BE65C1" w14:textId="7E7F70C4" w:rsidR="00E8089F" w:rsidRPr="007435EB" w:rsidRDefault="00F47631" w:rsidP="00F47631">
      <w:pPr>
        <w:pStyle w:val="affd"/>
        <w:rPr>
          <w:bCs/>
          <w:rtl/>
        </w:rPr>
      </w:pPr>
      <w:r>
        <w:rPr>
          <w:rFonts w:hint="cs"/>
          <w:rtl/>
        </w:rPr>
        <w:t>***</w:t>
      </w:r>
    </w:p>
    <w:p w14:paraId="34527D66" w14:textId="77777777" w:rsidR="00E8089F" w:rsidRPr="007435EB" w:rsidRDefault="00E8089F" w:rsidP="005C3FF1">
      <w:pPr>
        <w:pStyle w:val="afff"/>
        <w:framePr w:wrap="around"/>
        <w:rPr>
          <w:rtl/>
        </w:rPr>
      </w:pPr>
      <w:r w:rsidRPr="007435EB">
        <w:rPr>
          <w:rFonts w:hint="cs"/>
          <w:rtl/>
        </w:rPr>
        <w:t>ס:</w:t>
      </w:r>
    </w:p>
    <w:p w14:paraId="5BA17530" w14:textId="2295B815" w:rsidR="00CB7A83"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5C3FF1">
        <w:rPr>
          <w:rStyle w:val="afffa"/>
          <w:rtl/>
        </w:rPr>
        <w:t>איבעיא להו: פסח ששחטו בשאר ימות השנה לשמו ושלא לשמו</w:t>
      </w:r>
      <w:r w:rsidR="00CB7A83" w:rsidRPr="007435EB">
        <w:rPr>
          <w:rFonts w:ascii="Fb Fontext" w:hAnsi="Fb Fontext" w:hint="cs"/>
          <w:rtl/>
        </w:rPr>
        <w:t>,</w:t>
      </w:r>
      <w:r w:rsidR="00E8089F" w:rsidRPr="007435EB">
        <w:rPr>
          <w:rFonts w:ascii="Fb Fontext" w:hAnsi="Fb Fontext"/>
          <w:rtl/>
        </w:rPr>
        <w:t xml:space="preserve"> </w:t>
      </w:r>
    </w:p>
    <w:p w14:paraId="5C19A90C" w14:textId="77777777" w:rsidR="00E8089F" w:rsidRPr="007435EB" w:rsidRDefault="00E8089F" w:rsidP="00CB7A83">
      <w:pPr>
        <w:rPr>
          <w:rtl/>
        </w:rPr>
      </w:pPr>
      <w:r w:rsidRPr="007435EB">
        <w:rPr>
          <w:rFonts w:ascii="Fb Fontext" w:hAnsi="Fb Fontext"/>
          <w:rtl/>
        </w:rPr>
        <w:t>מי אתי שלא לשמו ומפיק ליה מלשמו ומכשיר ליה, או לא.</w:t>
      </w:r>
    </w:p>
    <w:p w14:paraId="5F771FCD" w14:textId="77777777" w:rsidR="00E8089F" w:rsidRPr="007435EB" w:rsidRDefault="00E8089F" w:rsidP="00E8089F">
      <w:pPr>
        <w:rPr>
          <w:rtl/>
        </w:rPr>
      </w:pPr>
      <w:r w:rsidRPr="005C3FF1">
        <w:rPr>
          <w:rStyle w:val="afffa"/>
          <w:rtl/>
        </w:rPr>
        <w:t>רב דימי</w:t>
      </w:r>
      <w:r w:rsidRPr="007435EB">
        <w:rPr>
          <w:rFonts w:ascii="Fb Fontext" w:hAnsi="Fb Fontext"/>
          <w:sz w:val="20"/>
          <w:rtl/>
        </w:rPr>
        <w:t>: מה לשמו המכשירו בזמנו,</w:t>
      </w:r>
      <w:r w:rsidRPr="007435EB">
        <w:rPr>
          <w:rFonts w:ascii="Fb Fontext" w:hAnsi="Fb Fontext" w:hint="cs"/>
          <w:sz w:val="20"/>
          <w:rtl/>
        </w:rPr>
        <w:t xml:space="preserve"> </w:t>
      </w:r>
      <w:r w:rsidRPr="007435EB">
        <w:rPr>
          <w:rFonts w:ascii="Fb Fontext" w:hAnsi="Fb Fontext"/>
          <w:sz w:val="20"/>
          <w:rtl/>
        </w:rPr>
        <w:t>אין מוציאו מידי שלא לשמו אף שלא לשמו המכשירו שלא בזמנו אין מוציאו מידי לשמו ופסול.</w:t>
      </w:r>
    </w:p>
    <w:p w14:paraId="780BF1A2" w14:textId="77777777" w:rsidR="00E8089F" w:rsidRPr="007435EB" w:rsidRDefault="00E8089F" w:rsidP="00E8089F">
      <w:pPr>
        <w:rPr>
          <w:rtl/>
        </w:rPr>
      </w:pPr>
      <w:r w:rsidRPr="005C3FF1">
        <w:rPr>
          <w:rStyle w:val="afffa"/>
          <w:rtl/>
        </w:rPr>
        <w:t>א"ל רב ירמיה</w:t>
      </w:r>
      <w:r w:rsidRPr="007435EB">
        <w:rPr>
          <w:rtl/>
        </w:rPr>
        <w:t xml:space="preserve"> דווקא בשלא לשמו שכן נוהג בכל הזבחים, תאמר בלשמו - שכן אינו נוהג בכל הזבחים אלא בפסח בלבד.</w:t>
      </w:r>
    </w:p>
    <w:p w14:paraId="7D41BED9" w14:textId="77777777" w:rsidR="00E8089F" w:rsidRPr="007435EB" w:rsidRDefault="00E8089F" w:rsidP="00E8089F">
      <w:pPr>
        <w:rPr>
          <w:rtl/>
        </w:rPr>
      </w:pPr>
      <w:r w:rsidRPr="005C3FF1">
        <w:rPr>
          <w:rStyle w:val="afffa"/>
          <w:rtl/>
        </w:rPr>
        <w:t>רבא</w:t>
      </w:r>
      <w:r w:rsidRPr="007435EB">
        <w:rPr>
          <w:rFonts w:ascii="Fb Fontext" w:hAnsi="Fb Fontext"/>
          <w:rtl/>
        </w:rPr>
        <w:t>: פסח ששחטו בשאר ימות השנה לשמו ושלא לשמו כשר, דהא סתמו לשמו קאי.</w:t>
      </w:r>
    </w:p>
    <w:p w14:paraId="5E43735B" w14:textId="77777777" w:rsidR="00E8089F" w:rsidRPr="007435EB" w:rsidRDefault="00E8089F" w:rsidP="00E8089F">
      <w:pPr>
        <w:rPr>
          <w:rtl/>
        </w:rPr>
      </w:pPr>
      <w:r w:rsidRPr="007435EB">
        <w:rPr>
          <w:rtl/>
        </w:rPr>
        <w:t>ואפ"ה, כי שחיט ליה שלא לשמו כשר.</w:t>
      </w:r>
    </w:p>
    <w:p w14:paraId="5CAD52E2" w14:textId="77777777" w:rsidR="00E8089F" w:rsidRPr="007435EB" w:rsidRDefault="00E8089F" w:rsidP="00E8089F">
      <w:pPr>
        <w:rPr>
          <w:rtl/>
        </w:rPr>
      </w:pPr>
      <w:r w:rsidRPr="007435EB">
        <w:rPr>
          <w:rtl/>
        </w:rPr>
        <w:t>והיינו דאתי שלא לשמו ומפיק ליה מידי לשמו. וה"נ שלא לשמו מפיק מלשמו.</w:t>
      </w:r>
    </w:p>
    <w:p w14:paraId="0051865E" w14:textId="77777777" w:rsidR="00E8089F" w:rsidRPr="007435EB" w:rsidRDefault="00E8089F" w:rsidP="00E8089F">
      <w:pPr>
        <w:rPr>
          <w:rtl/>
        </w:rPr>
      </w:pPr>
      <w:r>
        <w:rPr>
          <w:rtl/>
        </w:rPr>
        <w:t xml:space="preserve">א"ל </w:t>
      </w:r>
      <w:r>
        <w:rPr>
          <w:rStyle w:val="affffd"/>
          <w:rtl/>
          <w:rPrChange w:id="10020" w:author="מנוע אמוראים" w:date="2026-10-05T16:42:03Z">
            <w:rPr>
              <w:rtl/>
            </w:rPr>
          </w:rPrChange>
        </w:rPr>
        <w:t xml:space="preserve">ר</w:t>
      </w:r>
      <w:r>
        <w:rPr>
          <w:rStyle w:val="affffd"/>
          <w:rtl/>
          <w:rPrChange w:id="10021" w:author="מנוע אמוראים" w:date="2026-10-05T16:42:03Z">
            <w:rPr>
              <w:rStyle w:val="afffa"/>
              <w:rtl/>
            </w:rPr>
          </w:rPrChange>
        </w:rPr>
        <w:t xml:space="preserve">אב"א</w:t>
      </w:r>
      <w:r w:rsidRPr="007435EB">
        <w:rPr>
          <w:rtl/>
        </w:rPr>
        <w:t xml:space="preserve"> דיש לחלק היכא שאמר ללא אמר.</w:t>
      </w:r>
    </w:p>
    <w:p w14:paraId="529C6497" w14:textId="77777777" w:rsidR="00E8089F" w:rsidRPr="007435EB" w:rsidRDefault="00E8089F" w:rsidP="00E8089F">
      <w:pPr>
        <w:rPr>
          <w:rtl/>
        </w:rPr>
      </w:pPr>
      <w:r w:rsidRPr="007435EB">
        <w:rPr>
          <w:rFonts w:hint="cs"/>
          <w:rtl/>
        </w:rPr>
        <w:t xml:space="preserve">וענהו </w:t>
      </w:r>
      <w:r w:rsidRPr="007435EB">
        <w:rPr>
          <w:rtl/>
        </w:rPr>
        <w:t>רבא ד</w:t>
      </w:r>
      <w:r w:rsidR="00AB3B38">
        <w:rPr>
          <w:rtl/>
        </w:rPr>
        <w:t>שם</w:t>
      </w:r>
      <w:r w:rsidRPr="007435EB">
        <w:rPr>
          <w:rtl/>
        </w:rPr>
        <w:t xml:space="preserve"> כל דלא עקר ליה בשחיטה סתמיה ודאי לשמו קאי.</w:t>
      </w:r>
    </w:p>
    <w:p w14:paraId="54CBE7A5" w14:textId="77777777" w:rsidR="00E8089F" w:rsidRPr="007435EB" w:rsidRDefault="00E8089F" w:rsidP="00E8089F">
      <w:pPr>
        <w:rPr>
          <w:rFonts w:cs="Guttman Vilna"/>
          <w:b/>
          <w:bCs/>
          <w:rtl/>
        </w:rPr>
      </w:pPr>
      <w:r w:rsidRPr="007435EB">
        <w:rPr>
          <w:rtl/>
        </w:rPr>
        <w:t xml:space="preserve">משא"כ </w:t>
      </w:r>
      <w:r w:rsidR="00AB3B38">
        <w:rPr>
          <w:rtl/>
        </w:rPr>
        <w:t>כאן</w:t>
      </w:r>
      <w:r w:rsidRPr="007435EB">
        <w:rPr>
          <w:rtl/>
        </w:rPr>
        <w:t xml:space="preserve"> דסתמא לאו לאוכליו קאי דדילמא מימשכי הני ואתי אחריני ומימני עלויה.</w:t>
      </w:r>
    </w:p>
    <w:p w14:paraId="2D8297A8" w14:textId="77777777" w:rsidR="00E8089F" w:rsidRPr="007435EB" w:rsidRDefault="00E8089F" w:rsidP="00E8089F">
      <w:pPr>
        <w:rPr>
          <w:rFonts w:cs="Guttman Vilna"/>
          <w:b/>
          <w:bCs/>
          <w:rtl/>
        </w:rPr>
      </w:pPr>
      <w:r w:rsidRPr="007435EB">
        <w:rPr>
          <w:rtl/>
        </w:rPr>
        <w:t>דתנן: נמנין ומושכין את ידיהם ממנו עד שישחט.</w:t>
      </w:r>
    </w:p>
    <w:p w14:paraId="0600E565" w14:textId="39DE6B9A" w:rsidR="00E8089F" w:rsidRPr="007435EB" w:rsidRDefault="00F47631" w:rsidP="00F47631">
      <w:pPr>
        <w:pStyle w:val="affd"/>
        <w:rPr>
          <w:bCs/>
          <w:rtl/>
        </w:rPr>
      </w:pPr>
      <w:r>
        <w:rPr>
          <w:rFonts w:hint="cs"/>
          <w:rtl/>
        </w:rPr>
        <w:t>***</w:t>
      </w:r>
    </w:p>
    <w:p w14:paraId="6B6D139A" w14:textId="4456D47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בעי</w:t>
      </w:r>
      <w:r w:rsidR="00E8089F" w:rsidRPr="007435EB">
        <w:rPr>
          <w:rFonts w:ascii="Fb Fontext" w:hAnsi="Fb Fontext"/>
          <w:sz w:val="20"/>
          <w:rtl/>
        </w:rPr>
        <w:t>: פסח ששחטו בשאר ימות השנה בשינוי בעלים, אי שינוי בעלים כשינוי קודש ומכשיר או ל</w:t>
      </w:r>
      <w:r w:rsidR="00E8089F" w:rsidRPr="007435EB">
        <w:rPr>
          <w:rFonts w:ascii="Fb Fontext" w:hAnsi="Fb Fontext" w:hint="cs"/>
          <w:sz w:val="20"/>
          <w:rtl/>
        </w:rPr>
        <w:t>א</w:t>
      </w:r>
      <w:r w:rsidR="00E8089F" w:rsidRPr="007435EB">
        <w:rPr>
          <w:rFonts w:ascii="Fb Fontext" w:hAnsi="Fb Fontext"/>
          <w:sz w:val="20"/>
          <w:rtl/>
        </w:rPr>
        <w:t>.</w:t>
      </w:r>
    </w:p>
    <w:p w14:paraId="5295F8D3" w14:textId="77777777" w:rsidR="00E8089F" w:rsidRPr="007435EB" w:rsidRDefault="00E8089F" w:rsidP="00E8089F">
      <w:pPr>
        <w:rPr>
          <w:rtl/>
        </w:rPr>
      </w:pPr>
      <w:r>
        <w:rPr>
          <w:rStyle w:val="affffd"/>
          <w:rtl/>
          <w:rPrChange w:id="10022" w:author="מנוע אמוראים" w:date="2026-10-05T16:42:03Z">
            <w:rPr>
              <w:rStyle w:val="afffa"/>
              <w:rtl/>
            </w:rPr>
          </w:rPrChange>
        </w:rPr>
        <w:t xml:space="preserve">ר"פ</w:t>
      </w:r>
      <w:r w:rsidRPr="007435EB">
        <w:rPr>
          <w:rFonts w:ascii="Fb Fontext" w:hAnsi="Fb Fontext"/>
          <w:rtl/>
        </w:rPr>
        <w:t xml:space="preserve"> מה שינוי קודש שפוסלו בזמנו - מכשירו לאחר זמנו, אף שינוי בעלים </w:t>
      </w:r>
      <w:r w:rsidRPr="007435EB">
        <w:rPr>
          <w:rFonts w:ascii="Fb Fontext" w:hAnsi="Fb Fontext" w:hint="cs"/>
          <w:rtl/>
        </w:rPr>
        <w:t>כן</w:t>
      </w:r>
      <w:r w:rsidRPr="007435EB">
        <w:rPr>
          <w:rFonts w:ascii="Fb Fontext" w:hAnsi="Fb Fontext"/>
          <w:rtl/>
        </w:rPr>
        <w:t>.</w:t>
      </w:r>
    </w:p>
    <w:p w14:paraId="5E77967C" w14:textId="77777777" w:rsidR="00E8089F" w:rsidRPr="007435EB" w:rsidRDefault="00E8089F" w:rsidP="00E8089F">
      <w:pPr>
        <w:rPr>
          <w:rtl/>
        </w:rPr>
      </w:pPr>
      <w:r w:rsidRPr="005C3FF1">
        <w:rPr>
          <w:rStyle w:val="afffa"/>
          <w:rtl/>
        </w:rPr>
        <w:t xml:space="preserve">דחאו רבא </w:t>
      </w:r>
      <w:r w:rsidRPr="007435EB">
        <w:rPr>
          <w:rtl/>
        </w:rPr>
        <w:t>דמה בשינוי קודש שכן פסולו בגופו, וישנו בד' עבודות, ולאחר מיתה, ובצבור כביחיד. משא"כ בשינוי בעלים.</w:t>
      </w:r>
    </w:p>
    <w:p w14:paraId="2CD4F91A" w14:textId="77777777" w:rsidR="00E8089F" w:rsidRPr="007435EB" w:rsidRDefault="00E8089F" w:rsidP="00E8089F">
      <w:pPr>
        <w:rPr>
          <w:rtl/>
        </w:rPr>
      </w:pPr>
      <w:r w:rsidRPr="007435EB">
        <w:rPr>
          <w:rtl/>
        </w:rPr>
        <w:tab/>
        <w:t>ותרתי מיהא דוקא. דשינוי קודש פסולו גם במחשבה בעלמא כשיוני בעלים.</w:t>
      </w:r>
    </w:p>
    <w:p w14:paraId="01651D10" w14:textId="77777777" w:rsidR="00E8089F" w:rsidRPr="007435EB" w:rsidRDefault="00E8089F" w:rsidP="00E8089F">
      <w:pPr>
        <w:rPr>
          <w:rFonts w:cs="Guttman Vilna"/>
          <w:b/>
          <w:bCs/>
          <w:rtl/>
        </w:rPr>
      </w:pPr>
      <w:r>
        <w:rPr>
          <w:rtl/>
        </w:rPr>
        <w:t xml:space="preserve">	וכן הך דשינוי קודש ישנו לאחר מיתה </w:t>
      </w:r>
      <w:r>
        <w:rPr>
          <w:rStyle w:val="affffd"/>
          <w:rtl/>
          <w:rPrChange w:id="10023" w:author="מנוע אמוראים" w:date="2026-10-05T16:42:03Z">
            <w:rPr>
              <w:rtl/>
            </w:rPr>
          </w:rPrChange>
        </w:rPr>
        <w:t xml:space="preserve">לר"פ</w:t>
      </w:r>
      <w:r>
        <w:rPr>
          <w:rtl/>
        </w:rPr>
        <w:t xml:space="preserve"> גם שינוי בעלים ישנו לאחר מיתה.</w:t>
      </w:r>
    </w:p>
    <w:p w14:paraId="1F188E49" w14:textId="77777777" w:rsidR="00E8089F" w:rsidRPr="007435EB" w:rsidRDefault="00E8089F" w:rsidP="00E8089F">
      <w:pPr>
        <w:rPr>
          <w:rtl/>
        </w:rPr>
      </w:pPr>
      <w:r w:rsidRPr="005C3FF1">
        <w:rPr>
          <w:rStyle w:val="afffa"/>
          <w:rtl/>
        </w:rPr>
        <w:t>אלא א"רא</w:t>
      </w:r>
      <w:r w:rsidRPr="007435EB">
        <w:rPr>
          <w:rtl/>
        </w:rPr>
        <w:t>: פסח ששחטו בשאר ימות השנה בשינוי בעלים נעשה כמי שאין לו בעלים בזמנו, ופסול.</w:t>
      </w:r>
    </w:p>
    <w:p w14:paraId="0C174517" w14:textId="424CB7A1" w:rsidR="00E8089F" w:rsidRPr="007435EB" w:rsidRDefault="00F47631" w:rsidP="00F47631">
      <w:pPr>
        <w:pStyle w:val="affd"/>
        <w:rPr>
          <w:bCs/>
          <w:rtl/>
        </w:rPr>
      </w:pPr>
      <w:r>
        <w:rPr>
          <w:rFonts w:hint="cs"/>
          <w:rtl/>
        </w:rPr>
        <w:t>***</w:t>
      </w:r>
    </w:p>
    <w:p w14:paraId="73C235AB" w14:textId="77777777" w:rsidR="00E8089F" w:rsidRPr="007435EB" w:rsidRDefault="00E8089F" w:rsidP="005C3FF1">
      <w:pPr>
        <w:pStyle w:val="afff"/>
        <w:framePr w:wrap="around"/>
        <w:rPr>
          <w:rtl/>
        </w:rPr>
      </w:pPr>
      <w:r w:rsidRPr="007435EB">
        <w:rPr>
          <w:rFonts w:hint="cs"/>
          <w:rtl/>
        </w:rPr>
        <w:t>סא.</w:t>
      </w:r>
    </w:p>
    <w:p>
      <w:pPr>
        <w:pStyle w:val="affffff1"/>
        <w:rPr>
          <w:ins w:id="20148" w:author="קלוד" w:date="2026-10-06T10:09:47Z"/>
        </w:rPr>
      </w:pPr>
      <w:ins w:id="20147" w:author="קלוד" w:date="2026-10-06T10:09:47Z">
        <w:r>
          <w:t xml:space="preserve">משנה ג</w:t>
        </w:r>
      </w:ins>
    </w:p>
    <w:p w14:paraId="7C91CD0D" w14:textId="77777777" w:rsidR="00E8089F" w:rsidRPr="007435EB" w:rsidRDefault="00E8089F" w:rsidP="00E8089F">
      <w:pPr>
        <w:pStyle w:val="afff5"/>
        <w:rPr>
          <w:del w:id="20040" w:author="קלוד" w:date="2026-10-06T10:16:37Z"/>
          <w:b/>
          <w:rtl/>
        </w:rPr>
      </w:pPr>
      <w:ins w:id="9855" w:author="מספור קטעי משנה" w:date="2026-10-06T06:45:41Z">
        <w:del w:id="20038" w:author="קלוד" w:date="2026-10-06T10:16:37Z">
          <w:r>
            <w:rPr>
              <w:rStyle w:val="MisparKeta"/>
            </w:rPr>
            <w:delText xml:space="preserve">א. </w:delText>
          </w:r>
        </w:del>
      </w:ins>
      <w:del w:id="20039" w:author="קלוד" w:date="2026-10-06T10:16:37Z">
        <w:r w:rsidRPr="007435EB">
          <w:rPr>
            <w:b/>
            <w:sz w:val="20"/>
            <w:rtl/>
          </w:rPr>
          <w:delText xml:space="preserve">משנה.</w:delText>
        </w:r>
      </w:del>
    </w:p>
    <w:p w14:paraId="007471EC" w14:textId="77777777" w:rsidR="00E8089F" w:rsidRPr="007435EB" w:rsidRDefault="00E8089F" w:rsidP="00E8089F">
      <w:pPr>
        <w:pStyle w:val="afff5"/>
        <w:rPr>
          <w:b/>
          <w:rtl/>
        </w:rPr>
      </w:pPr>
      <w:r w:rsidRPr="007435EB">
        <w:rPr>
          <w:b/>
          <w:rtl/>
        </w:rPr>
        <w:t>שחטו שלא לאוכליו, ושלא למנויו, לערלים ולטמאים - פסול.</w:t>
      </w:r>
    </w:p>
    <w:p w14:paraId="0E432A80" w14:textId="77777777" w:rsidR="00E8089F" w:rsidRPr="007435EB" w:rsidRDefault="00E8089F" w:rsidP="00E8089F">
      <w:pPr>
        <w:pStyle w:val="afff5"/>
        <w:rPr>
          <w:b/>
          <w:rtl/>
        </w:rPr>
      </w:pPr>
      <w:r w:rsidRPr="007435EB">
        <w:rPr>
          <w:b/>
          <w:rtl/>
        </w:rPr>
        <w:t>לאוכליו ושלא לאוכליו, למנויו ושלא למנויו, למולים ולערלים, לטמאים ולטהורים - כשר.</w:t>
      </w:r>
    </w:p>
    <w:p w14:paraId="41C23A15" w14:textId="77777777" w:rsidR="00E8089F" w:rsidRPr="007435EB" w:rsidRDefault="00E8089F" w:rsidP="00E8089F">
      <w:pPr>
        <w:pStyle w:val="afff5"/>
        <w:rPr>
          <w:b/>
          <w:rtl/>
        </w:rPr>
      </w:pPr>
      <w:r w:rsidRPr="007435EB">
        <w:rPr>
          <w:b/>
          <w:rtl/>
        </w:rPr>
        <w:t>שחטו קודם חצות - פסול, ד'בין הערבים'.</w:t>
      </w:r>
    </w:p>
    <w:p w14:paraId="533B04D7" w14:textId="77777777" w:rsidR="00E8089F" w:rsidRPr="007435EB" w:rsidRDefault="00E8089F" w:rsidP="00E8089F">
      <w:pPr>
        <w:pStyle w:val="afff5"/>
        <w:rPr>
          <w:b/>
          <w:rtl/>
        </w:rPr>
      </w:pPr>
      <w:r w:rsidRPr="007435EB">
        <w:rPr>
          <w:b/>
          <w:rtl/>
        </w:rPr>
        <w:t>שחטו קודם לתמיד כשר, ובלבד שיהא אחר ממרס בדמו עד שיזרק התמיד. ואם נזרק כשר.</w:t>
      </w:r>
    </w:p>
    <w:p w14:paraId="1A35A019" w14:textId="2CFB4035" w:rsidR="00E8089F" w:rsidRPr="007435EB" w:rsidRDefault="00F47631" w:rsidP="00F47631">
      <w:pPr>
        <w:pStyle w:val="affd"/>
        <w:rPr>
          <w:bCs/>
          <w:rtl/>
        </w:rPr>
      </w:pPr>
      <w:r>
        <w:rPr>
          <w:rFonts w:hint="cs"/>
          <w:rtl/>
        </w:rPr>
        <w:t>***</w:t>
      </w:r>
    </w:p>
    <w:p w14:paraId="164B9974" w14:textId="77777777" w:rsidR="00E8089F" w:rsidRPr="007435EB" w:rsidRDefault="00E8089F" w:rsidP="00E8089F">
      <w:pPr>
        <w:rPr>
          <w:rtl/>
        </w:rPr>
      </w:pPr>
      <w:r w:rsidRPr="007435EB">
        <w:rPr>
          <w:rFonts w:ascii="Fb Fontext" w:hAnsi="Fb Fontext"/>
          <w:rtl/>
        </w:rPr>
        <w:t>שלא לאוכליו - לשום חולה או לשום זקן.</w:t>
      </w:r>
      <w:r w:rsidRPr="007435EB">
        <w:rPr>
          <w:rFonts w:ascii="Fb Fontext" w:hAnsi="Fb Fontext" w:hint="cs"/>
          <w:rtl/>
        </w:rPr>
        <w:t xml:space="preserve"> </w:t>
      </w:r>
      <w:r w:rsidRPr="007435EB">
        <w:rPr>
          <w:rFonts w:ascii="Fb Fontext" w:hAnsi="Fb Fontext"/>
          <w:rtl/>
        </w:rPr>
        <w:t>איש לפי אכלו תכסו איתקש אוכלין למנויין.</w:t>
      </w:r>
    </w:p>
    <w:p w14:paraId="6D4ABDB8" w14:textId="77777777" w:rsidR="00E8089F" w:rsidRPr="007435EB" w:rsidRDefault="00E8089F" w:rsidP="00E8089F">
      <w:pPr>
        <w:rPr>
          <w:rtl/>
        </w:rPr>
      </w:pPr>
      <w:r w:rsidRPr="007435EB">
        <w:rPr>
          <w:rtl/>
        </w:rPr>
        <w:t>שלא למנויו - נמנו עליו חבורה זו, ושחטו לשם חבורה אחרת.</w:t>
      </w:r>
    </w:p>
    <w:p w14:paraId="675D4017" w14:textId="77777777" w:rsidR="00E8089F" w:rsidRPr="007435EB" w:rsidRDefault="00E8089F" w:rsidP="00E8089F">
      <w:pPr>
        <w:rPr>
          <w:rFonts w:cs="Guttman Vilna"/>
          <w:b/>
          <w:bCs/>
          <w:rtl/>
        </w:rPr>
      </w:pPr>
      <w:r w:rsidRPr="00AC0CB1">
        <w:rPr>
          <w:rStyle w:val="af2"/>
          <w:rtl/>
        </w:rPr>
        <w:t xml:space="preserve">'במכסת' </w:t>
      </w:r>
      <w:r w:rsidRPr="007435EB">
        <w:rPr>
          <w:rtl/>
        </w:rPr>
        <w:t>-שאין הפסח נשחט אלא למנויו.</w:t>
      </w:r>
    </w:p>
    <w:p w14:paraId="7F70A31E" w14:textId="77777777" w:rsidR="00E8089F" w:rsidRPr="007435EB" w:rsidRDefault="00E8089F" w:rsidP="00E8089F">
      <w:pPr>
        <w:rPr>
          <w:rFonts w:cs="Guttman Vilna"/>
          <w:b/>
          <w:bCs/>
          <w:rtl/>
        </w:rPr>
      </w:pPr>
      <w:r w:rsidRPr="00AC0CB1">
        <w:rPr>
          <w:rStyle w:val="af2"/>
          <w:rtl/>
        </w:rPr>
        <w:t xml:space="preserve">'במכסת תכוסו' </w:t>
      </w:r>
      <w:r w:rsidRPr="007435EB">
        <w:rPr>
          <w:rtl/>
        </w:rPr>
        <w:t>הכתוב שנה עליו לעכב.</w:t>
      </w:r>
    </w:p>
    <w:p w14:paraId="1F2EC444" w14:textId="77777777" w:rsidR="00E8089F" w:rsidRPr="007435EB" w:rsidRDefault="00E8089F" w:rsidP="00E8089F">
      <w:pPr>
        <w:rPr>
          <w:rFonts w:cs="Guttman Vilna"/>
          <w:b/>
          <w:bCs/>
          <w:rtl/>
        </w:rPr>
      </w:pPr>
      <w:r w:rsidRPr="007435EB">
        <w:rPr>
          <w:rtl/>
        </w:rPr>
        <w:t>רבי: לשון סורסי הוא. כאדם שאומר לחבירו כוס לי טלה זה.</w:t>
      </w:r>
    </w:p>
    <w:p w14:paraId="602C1CAC" w14:textId="17E66227" w:rsidR="00E8089F" w:rsidRPr="007435EB" w:rsidRDefault="00F47631" w:rsidP="00F47631">
      <w:pPr>
        <w:pStyle w:val="affd"/>
        <w:rPr>
          <w:bCs/>
          <w:rtl/>
        </w:rPr>
      </w:pPr>
      <w:r>
        <w:rPr>
          <w:rFonts w:hint="cs"/>
          <w:rtl/>
        </w:rPr>
        <w:t>***</w:t>
      </w:r>
    </w:p>
    <w:p w14:paraId="1754E6A0" w14:textId="77777777" w:rsidR="00E8089F" w:rsidRPr="007435EB" w:rsidRDefault="00E8089F" w:rsidP="005C3FF1">
      <w:pPr>
        <w:pStyle w:val="afff"/>
        <w:framePr w:wrap="around"/>
        <w:rPr>
          <w:rtl/>
        </w:rPr>
      </w:pPr>
      <w:r w:rsidRPr="007435EB">
        <w:rPr>
          <w:rFonts w:hint="cs"/>
          <w:rtl/>
        </w:rPr>
        <w:t>סב.</w:t>
      </w:r>
    </w:p>
    <w:p w14:paraId="2F20506F" w14:textId="77777777" w:rsidR="00E8089F" w:rsidRPr="007435EB" w:rsidRDefault="00E8089F" w:rsidP="00E8089F">
      <w:pPr>
        <w:rPr>
          <w:rtl/>
        </w:rPr>
      </w:pPr>
      <w:r w:rsidRPr="007435EB">
        <w:rPr>
          <w:rFonts w:cs="Guttman Vilna" w:hint="cs"/>
          <w:b/>
          <w:bCs/>
          <w:rtl/>
        </w:rPr>
        <w:t xml:space="preserve"> </w:t>
      </w:r>
      <w:r w:rsidRPr="007435EB">
        <w:rPr>
          <w:rFonts w:ascii="Fb Fontext" w:hAnsi="Fb Fontext" w:cs="Guttman Vilna"/>
          <w:b/>
          <w:bCs/>
          <w:rtl/>
        </w:rPr>
        <w:t>שחטו למולין על מנת שיתכפרו בו ערלים בזריקה.</w:t>
      </w:r>
    </w:p>
    <w:p w14:paraId="05BA70AB" w14:textId="77777777" w:rsidR="00E8089F" w:rsidRPr="007435EB" w:rsidRDefault="00E8089F" w:rsidP="00E8089F">
      <w:pPr>
        <w:rPr>
          <w:rtl/>
        </w:rPr>
      </w:pPr>
      <w:r w:rsidRPr="007435EB">
        <w:rPr>
          <w:rtl/>
        </w:rPr>
        <w:t>רב חסדא אמר פסול - יש מחשבת ערלים בזריקה.</w:t>
      </w:r>
    </w:p>
    <w:p w14:paraId="5C810864" w14:textId="77777777" w:rsidR="00E8089F" w:rsidRPr="007435EB" w:rsidRDefault="00E8089F" w:rsidP="00E8089F">
      <w:pPr>
        <w:rPr>
          <w:rtl/>
        </w:rPr>
      </w:pPr>
      <w:r w:rsidRPr="007435EB">
        <w:rPr>
          <w:rFonts w:ascii="Fb Fontext" w:hAnsi="Fb Fontext"/>
          <w:sz w:val="20"/>
          <w:rtl/>
        </w:rPr>
        <w:t>רבה אמר כשר - אין מחשבת ערלים בזריקה.</w:t>
      </w:r>
    </w:p>
    <w:p w14:paraId="5D2BCDFA" w14:textId="77777777" w:rsidR="00E8089F" w:rsidRPr="005C3FF1" w:rsidRDefault="00E8089F" w:rsidP="009A151F">
      <w:pPr>
        <w:rPr>
          <w:rStyle w:val="afffa"/>
          <w:rtl/>
        </w:rPr>
      </w:pPr>
      <w:r w:rsidRPr="007435EB">
        <w:rPr>
          <w:rtl/>
        </w:rPr>
        <w:t>לרבה דתניא:</w:t>
      </w:r>
    </w:p>
    <w:p w14:paraId="7489CE01" w14:textId="77777777" w:rsidR="00E8089F" w:rsidRPr="005C3FF1" w:rsidRDefault="00E8089F" w:rsidP="009A151F">
      <w:pPr>
        <w:rPr>
          <w:rStyle w:val="afffa"/>
          <w:rtl/>
        </w:rPr>
      </w:pPr>
      <w:r w:rsidRPr="005C3FF1">
        <w:rPr>
          <w:rStyle w:val="afffa"/>
          <w:rtl/>
        </w:rPr>
        <w:lastRenderedPageBreak/>
        <w:t>א.</w:t>
      </w:r>
      <w:r w:rsidRPr="007435EB">
        <w:rPr>
          <w:rtl/>
        </w:rPr>
        <w:t xml:space="preserve"> טומאה וערלה פוסלת, מה טומאה לא עשה בה מקצת טומאה ככל טומאה, אף ערלה כן.</w:t>
      </w:r>
    </w:p>
    <w:p w14:paraId="65B0E290" w14:textId="77777777" w:rsidR="00E8089F" w:rsidRPr="007435EB" w:rsidRDefault="00E8089F" w:rsidP="009A151F">
      <w:pPr>
        <w:rPr>
          <w:rFonts w:cs="Guttman Vilna"/>
          <w:bCs/>
          <w:rtl/>
        </w:rPr>
      </w:pPr>
      <w:r w:rsidRPr="005C3FF1">
        <w:rPr>
          <w:rStyle w:val="afffa"/>
          <w:rtl/>
        </w:rPr>
        <w:t>ב.</w:t>
      </w:r>
      <w:r w:rsidRPr="007435EB">
        <w:rPr>
          <w:rtl/>
        </w:rPr>
        <w:t xml:space="preserve"> או כלך לדרך דערלה וזמן פוסלים, מה זמן עשה בה מקצת זמן ככל זמן</w:t>
      </w:r>
      <w:r w:rsidRPr="007435EB">
        <w:rPr>
          <w:rFonts w:hint="cs"/>
          <w:rtl/>
        </w:rPr>
        <w:t xml:space="preserve"> </w:t>
      </w:r>
      <w:r w:rsidRPr="007435EB">
        <w:rPr>
          <w:rtl/>
        </w:rPr>
        <w:t>[דכולו פיגול]</w:t>
      </w:r>
      <w:r w:rsidR="0011715B">
        <w:rPr>
          <w:rtl/>
        </w:rPr>
        <w:t>,</w:t>
      </w:r>
      <w:r w:rsidRPr="007435EB">
        <w:rPr>
          <w:rtl/>
        </w:rPr>
        <w:t xml:space="preserve"> אף ערלה כן לפסול.</w:t>
      </w:r>
    </w:p>
    <w:p w14:paraId="4DF0A539" w14:textId="77777777" w:rsidR="00E8089F" w:rsidRPr="007435EB" w:rsidRDefault="00E8089F" w:rsidP="00E8089F">
      <w:pPr>
        <w:rPr>
          <w:rFonts w:cs="Guttman Vilna"/>
          <w:b/>
          <w:bCs/>
          <w:rtl/>
        </w:rPr>
      </w:pPr>
      <w:r w:rsidRPr="007435EB">
        <w:rPr>
          <w:rtl/>
        </w:rPr>
        <w:t>סברא שלא ללמוד מזמן שנוהג בכל הזבחים.</w:t>
      </w:r>
    </w:p>
    <w:p w14:paraId="23FF5FAA" w14:textId="77777777" w:rsidR="00E8089F" w:rsidRPr="007435EB" w:rsidRDefault="00E8089F" w:rsidP="00E8089F">
      <w:pPr>
        <w:rPr>
          <w:rFonts w:cs="Guttman Vilna"/>
          <w:b/>
          <w:bCs/>
          <w:rtl/>
        </w:rPr>
      </w:pPr>
      <w:r w:rsidRPr="007435EB">
        <w:rPr>
          <w:rtl/>
        </w:rPr>
        <w:t>סברא שלא ללמוד מטומאה שהותרה מכללה משא"כ שא"ד.</w:t>
      </w:r>
    </w:p>
    <w:p w14:paraId="1705BC13" w14:textId="77777777" w:rsidR="00E8089F" w:rsidRPr="007435EB" w:rsidRDefault="00E8089F" w:rsidP="00E8089F">
      <w:pPr>
        <w:rPr>
          <w:rFonts w:cs="Guttman Vilna"/>
          <w:b/>
          <w:bCs/>
          <w:rtl/>
        </w:rPr>
      </w:pPr>
      <w:r w:rsidRPr="007435EB">
        <w:rPr>
          <w:rtl/>
        </w:rPr>
        <w:t xml:space="preserve">ת"ל וכל ערל דרק בכולה ערלה פסלה, משא"כ מקצתה לא פסלה. ולא אמרי' דה"ה לזריקה </w:t>
      </w:r>
      <w:r w:rsidRPr="00AC0CB1">
        <w:rPr>
          <w:rStyle w:val="af2"/>
          <w:rtl/>
        </w:rPr>
        <w:t xml:space="preserve">ד'זאת' </w:t>
      </w:r>
      <w:r w:rsidRPr="007435EB">
        <w:rPr>
          <w:rtl/>
        </w:rPr>
        <w:t>דווקא ולא זריקה דאית בה קולא, דאין מחשבת אוכלין בזריקה.</w:t>
      </w:r>
    </w:p>
    <w:p w14:paraId="520CEB09" w14:textId="2998BE6D" w:rsidR="00E8089F" w:rsidRPr="007435EB" w:rsidRDefault="00F47631" w:rsidP="00F47631">
      <w:pPr>
        <w:pStyle w:val="affd"/>
        <w:rPr>
          <w:bCs/>
          <w:rtl/>
        </w:rPr>
      </w:pPr>
      <w:r>
        <w:rPr>
          <w:rFonts w:hint="cs"/>
          <w:rtl/>
        </w:rPr>
        <w:t>***</w:t>
      </w:r>
    </w:p>
    <w:p w14:paraId="54A192B5" w14:textId="77777777" w:rsidR="00E8089F" w:rsidRPr="007435EB" w:rsidRDefault="00E8089F" w:rsidP="00E8089F">
      <w:pPr>
        <w:rPr>
          <w:rtl/>
        </w:rPr>
      </w:pPr>
      <w:r>
        <w:rPr>
          <w:rStyle w:val="affffd"/>
          <w:rFonts w:ascii="Fb Fontext" w:hAnsi="Fb Fontext"/>
          <w:rtl/>
          <w:rPrChange w:id="10024" w:author="מנוע אמוראים" w:date="2026-10-05T16:42:03Z">
            <w:rPr>
              <w:rFonts w:ascii="Fb Fontext" w:hAnsi="Fb Fontext"/>
              <w:rtl/>
            </w:rPr>
          </w:rPrChange>
        </w:rPr>
        <w:t xml:space="preserve">ולר"ח</w:t>
      </w:r>
      <w:r>
        <w:rPr>
          <w:rFonts w:ascii="Fb Fontext" w:hAnsi="Fb Fontext"/>
          <w:rtl/>
        </w:rPr>
        <w:t xml:space="preserve">: פסול דאדרבה, לאידך גיסא:</w:t>
      </w:r>
    </w:p>
    <w:p w14:paraId="55860CCF" w14:textId="77777777" w:rsidR="00E8089F" w:rsidRPr="007435EB" w:rsidRDefault="00E8089F" w:rsidP="00E8089F">
      <w:pPr>
        <w:rPr>
          <w:rtl/>
        </w:rPr>
      </w:pPr>
      <w:r w:rsidRPr="00AC0CB1">
        <w:rPr>
          <w:rStyle w:val="af2"/>
          <w:rtl/>
        </w:rPr>
        <w:t xml:space="preserve">'וכל ערל' </w:t>
      </w:r>
      <w:r w:rsidRPr="007435EB">
        <w:rPr>
          <w:rtl/>
        </w:rPr>
        <w:t xml:space="preserve">כולה ערלה פסלה, ולא מקצתה אבל זריקה </w:t>
      </w:r>
      <w:r w:rsidR="00AB3B38">
        <w:rPr>
          <w:rtl/>
        </w:rPr>
        <w:t>אף</w:t>
      </w:r>
      <w:r w:rsidRPr="007435EB">
        <w:rPr>
          <w:rtl/>
        </w:rPr>
        <w:t xml:space="preserve"> מקצתה נמי פסלה.</w:t>
      </w:r>
    </w:p>
    <w:p w14:paraId="12A63FFD" w14:textId="77777777" w:rsidR="00E8089F" w:rsidRPr="007435EB" w:rsidRDefault="00E8089F" w:rsidP="00E8089F">
      <w:pPr>
        <w:rPr>
          <w:rtl/>
        </w:rPr>
      </w:pPr>
      <w:r w:rsidRPr="007435EB">
        <w:rPr>
          <w:rtl/>
        </w:rPr>
        <w:t>וקמ"ל זאת לחלק בין שחיטה לזריקה וחומריה הוא מצד דלא מקבע פיגול אלא בזריקה.</w:t>
      </w:r>
    </w:p>
    <w:p w14:paraId="0EF177C6" w14:textId="75F97CFB" w:rsidR="00E8089F" w:rsidRPr="007435EB" w:rsidRDefault="00F47631" w:rsidP="00F47631">
      <w:pPr>
        <w:pStyle w:val="affd"/>
        <w:rPr>
          <w:bCs/>
          <w:rtl/>
        </w:rPr>
      </w:pPr>
      <w:r>
        <w:rPr>
          <w:rFonts w:hint="cs"/>
          <w:rtl/>
        </w:rPr>
        <w:t>***</w:t>
      </w:r>
    </w:p>
    <w:p w14:paraId="608C9682" w14:textId="77777777" w:rsidR="00E8089F" w:rsidRPr="007435EB" w:rsidRDefault="00E8089F" w:rsidP="00E8089F">
      <w:pPr>
        <w:rPr>
          <w:rtl/>
        </w:rPr>
      </w:pPr>
      <w:r w:rsidRPr="007435EB">
        <w:rPr>
          <w:rFonts w:ascii="Fb Fontext" w:hAnsi="Fb Fontext"/>
          <w:rtl/>
        </w:rPr>
        <w:t>רב אשי הקשה דוכל ערל דלימא כל דהו ערלה ולהכי כתב זאת דהיינו כולה ערלה בשחיטה ובזריקה</w:t>
      </w:r>
    </w:p>
    <w:p w14:paraId="0C76E02E" w14:textId="77777777" w:rsidR="00E8089F" w:rsidRPr="007435EB" w:rsidRDefault="00E8089F" w:rsidP="00E8089F">
      <w:pPr>
        <w:rPr>
          <w:rFonts w:ascii="Fb Fontext" w:hAnsi="Fb Fontext"/>
          <w:rtl/>
        </w:rPr>
      </w:pPr>
      <w:r w:rsidRPr="007435EB">
        <w:rPr>
          <w:rFonts w:ascii="Fb Fontext" w:hAnsi="Fb Fontext"/>
          <w:rtl/>
        </w:rPr>
        <w:t xml:space="preserve">אלא </w:t>
      </w:r>
      <w:r w:rsidR="00A01BBB">
        <w:rPr>
          <w:rFonts w:ascii="Fb Fontext" w:hAnsi="Fb Fontext"/>
          <w:rtl/>
        </w:rPr>
        <w:t xml:space="preserve">חלקו </w:t>
      </w:r>
      <w:r w:rsidRPr="007435EB">
        <w:rPr>
          <w:rFonts w:ascii="Fb Fontext" w:hAnsi="Fb Fontext"/>
          <w:rtl/>
        </w:rPr>
        <w:t xml:space="preserve">בהך </w:t>
      </w:r>
      <w:r w:rsidRPr="00AC0CB1">
        <w:rPr>
          <w:rStyle w:val="af2"/>
          <w:rtl/>
        </w:rPr>
        <w:t xml:space="preserve">ד'ונרצה לו לכפר עליו' </w:t>
      </w:r>
      <w:r w:rsidRPr="007435EB">
        <w:rPr>
          <w:rFonts w:ascii="Fb Fontext" w:hAnsi="Fb Fontext"/>
          <w:rtl/>
        </w:rPr>
        <w:t>- עליו ולא על חבירו.</w:t>
      </w:r>
    </w:p>
    <w:p w14:paraId="47830E37" w14:textId="77777777" w:rsidR="00E8089F" w:rsidRPr="007435EB" w:rsidRDefault="00E8089F" w:rsidP="00E8089F">
      <w:pPr>
        <w:rPr>
          <w:rFonts w:ascii="Fb Fontext" w:hAnsi="Fb Fontext"/>
          <w:rtl/>
        </w:rPr>
      </w:pPr>
      <w:r w:rsidRPr="007435EB">
        <w:rPr>
          <w:rFonts w:ascii="Fb Fontext" w:hAnsi="Fb Fontext"/>
          <w:rtl/>
        </w:rPr>
        <w:t>רבה סבר: חבירו דומיא דידיה, מה הוא דבר כפרה - אף חבירו דבר כפרה, לאפוקי האי ערל דלאו בר כפרה הוא.</w:t>
      </w:r>
    </w:p>
    <w:p w14:paraId="09C53517" w14:textId="77777777" w:rsidR="00E8089F" w:rsidRPr="007435EB" w:rsidRDefault="00E8089F" w:rsidP="00E8089F">
      <w:pPr>
        <w:rPr>
          <w:rFonts w:ascii="Fb Fontext" w:hAnsi="Fb Fontext"/>
          <w:rtl/>
        </w:rPr>
      </w:pPr>
      <w:r>
        <w:rPr>
          <w:rStyle w:val="affffd"/>
          <w:rFonts w:ascii="Fb Fontext" w:hAnsi="Fb Fontext"/>
          <w:rtl/>
          <w:rPrChange w:id="10025" w:author="מנוע אמוראים" w:date="2026-10-05T16:42:03Z">
            <w:rPr>
              <w:rFonts w:ascii="Fb Fontext" w:hAnsi="Fb Fontext"/>
              <w:rtl/>
            </w:rPr>
          </w:rPrChange>
        </w:rPr>
        <w:t xml:space="preserve">ור"</w:t>
      </w:r>
      <w:r>
        <w:rPr>
          <w:rStyle w:val="affffd"/>
          <w:rFonts w:ascii="Fb Fontext" w:hAnsi="Fb Fontext" w:hint="cs"/>
          <w:rtl/>
          <w:rPrChange w:id="10026" w:author="מנוע אמוראים" w:date="2026-10-05T16:42:03Z">
            <w:rPr>
              <w:rFonts w:ascii="Fb Fontext" w:hAnsi="Fb Fontext" w:hint="cs"/>
              <w:rtl/>
            </w:rPr>
          </w:rPrChange>
        </w:rPr>
        <w:t xml:space="preserve">ח</w:t>
      </w:r>
      <w:r w:rsidRPr="007435EB">
        <w:rPr>
          <w:rFonts w:ascii="Fb Fontext" w:hAnsi="Fb Fontext"/>
          <w:rtl/>
        </w:rPr>
        <w:t>: האי ערל נמי, כיון דבר חיובא הוא - בר כפרה הוא, [הואיל] דאי בעי מתקן נפשיה.</w:t>
      </w:r>
    </w:p>
    <w:p w14:paraId="6D92766A" w14:textId="54C25224" w:rsidR="00E8089F" w:rsidRPr="007435EB" w:rsidRDefault="00F47631" w:rsidP="00F47631">
      <w:pPr>
        <w:pStyle w:val="affd"/>
        <w:rPr>
          <w:bCs/>
          <w:rtl/>
        </w:rPr>
      </w:pPr>
      <w:r>
        <w:rPr>
          <w:rFonts w:hint="cs"/>
          <w:rtl/>
        </w:rPr>
        <w:t>***</w:t>
      </w:r>
    </w:p>
    <w:p w14:paraId="26D5B027" w14:textId="77777777" w:rsidR="00E8089F" w:rsidRPr="007435EB" w:rsidRDefault="00E8089F" w:rsidP="00E8089F">
      <w:pPr>
        <w:rPr>
          <w:rtl/>
        </w:rPr>
      </w:pPr>
      <w:r>
        <w:rPr>
          <w:rFonts w:ascii="Fb Fontext" w:hAnsi="Fb Fontext"/>
          <w:rtl/>
        </w:rPr>
        <w:t xml:space="preserve">ואית ליה </w:t>
      </w:r>
      <w:r>
        <w:rPr>
          <w:rStyle w:val="affffd"/>
          <w:rFonts w:ascii="Fb Fontext" w:hAnsi="Fb Fontext"/>
          <w:rtl/>
          <w:rPrChange w:id="10027" w:author="מנוע אמוראים" w:date="2026-10-05T16:42:03Z">
            <w:rPr>
              <w:rFonts w:ascii="Fb Fontext" w:hAnsi="Fb Fontext"/>
              <w:rtl/>
            </w:rPr>
          </w:rPrChange>
        </w:rPr>
        <w:t xml:space="preserve">לר"ח</w:t>
      </w:r>
      <w:r>
        <w:rPr>
          <w:rFonts w:ascii="Fb Fontext" w:hAnsi="Fb Fontext"/>
          <w:rtl/>
        </w:rPr>
        <w:t xml:space="preserve"> הואיל לחומרא.</w:t>
      </w:r>
    </w:p>
    <w:p w14:paraId="6ED39484" w14:textId="77777777" w:rsidR="00E8089F" w:rsidRPr="007435EB" w:rsidRDefault="00E8089F" w:rsidP="00E8089F">
      <w:pPr>
        <w:rPr>
          <w:rtl/>
        </w:rPr>
      </w:pPr>
      <w:r w:rsidRPr="00F46A1C">
        <w:rPr>
          <w:rStyle w:val="affffd"/>
          <w:rtl/>
        </w:rPr>
        <w:t>והך</w:t>
      </w:r>
      <w:r w:rsidRPr="007435EB">
        <w:rPr>
          <w:rtl/>
        </w:rPr>
        <w:t xml:space="preserve"> דהאופה מיו"ט לחול.</w:t>
      </w:r>
    </w:p>
    <w:p w14:paraId="45F58FAD" w14:textId="77777777" w:rsidR="00E8089F" w:rsidRPr="007435EB" w:rsidRDefault="00E8089F" w:rsidP="00E8089F">
      <w:pPr>
        <w:rPr>
          <w:rtl/>
        </w:rPr>
      </w:pPr>
      <w:r w:rsidRPr="007435EB">
        <w:rPr>
          <w:rtl/>
        </w:rPr>
        <w:t>רבה: אינו לוקה</w:t>
      </w:r>
      <w:r w:rsidRPr="00AC0CB1">
        <w:rPr>
          <w:rStyle w:val="af2"/>
          <w:rtl/>
        </w:rPr>
        <w:t xml:space="preserve"> </w:t>
      </w:r>
      <w:r w:rsidRPr="00AC0CB1">
        <w:rPr>
          <w:rStyle w:val="af2"/>
          <w:rFonts w:hint="cs"/>
          <w:rtl/>
        </w:rPr>
        <w:t>'</w:t>
      </w:r>
      <w:r w:rsidRPr="00AC0CB1">
        <w:rPr>
          <w:rStyle w:val="af2"/>
          <w:rtl/>
        </w:rPr>
        <w:t>הואיל</w:t>
      </w:r>
      <w:r w:rsidRPr="00AC0CB1">
        <w:rPr>
          <w:rStyle w:val="af2"/>
          <w:rFonts w:hint="cs"/>
          <w:rtl/>
        </w:rPr>
        <w:t>'</w:t>
      </w:r>
      <w:r w:rsidRPr="00AC0CB1">
        <w:rPr>
          <w:rStyle w:val="af2"/>
          <w:rtl/>
        </w:rPr>
        <w:t xml:space="preserve"> </w:t>
      </w:r>
      <w:r w:rsidRPr="007435EB">
        <w:rPr>
          <w:rtl/>
        </w:rPr>
        <w:t>[דמחוסר מעשה] ואי מקלעי ליה אורחים חזי ליה השתא נמי חזי ולא לקי.</w:t>
      </w:r>
    </w:p>
    <w:p w14:paraId="7895C646" w14:textId="77777777" w:rsidR="00E8089F" w:rsidRPr="007435EB" w:rsidRDefault="00E8089F" w:rsidP="00E8089F">
      <w:pPr>
        <w:rPr>
          <w:rtl/>
        </w:rPr>
      </w:pPr>
      <w:r w:rsidRPr="007435EB">
        <w:rPr>
          <w:rtl/>
        </w:rPr>
        <w:t>רב חסדא: לוקה, לא אמרינן הואיל. לקולא [ורק לוחמרא אמרי']</w:t>
      </w:r>
    </w:p>
    <w:p w14:paraId="24E450E2" w14:textId="77777777" w:rsidR="00E8089F" w:rsidRPr="007435EB" w:rsidRDefault="00E8089F" w:rsidP="005C3FF1">
      <w:pPr>
        <w:pStyle w:val="afff"/>
        <w:framePr w:wrap="around"/>
        <w:rPr>
          <w:rtl/>
        </w:rPr>
      </w:pPr>
      <w:r w:rsidRPr="007435EB">
        <w:rPr>
          <w:rFonts w:hint="cs"/>
          <w:rtl/>
        </w:rPr>
        <w:t>סב.</w:t>
      </w:r>
    </w:p>
    <w:p w14:paraId="65FFC5D7" w14:textId="77777777" w:rsidR="00E8089F" w:rsidRPr="007435EB" w:rsidRDefault="00E8089F" w:rsidP="00E8089F">
      <w:pPr>
        <w:rPr>
          <w:rtl/>
        </w:rPr>
      </w:pPr>
      <w:r w:rsidRPr="007435EB">
        <w:rPr>
          <w:rFonts w:ascii="Fb Fontext" w:hAnsi="Fb Fontext"/>
          <w:rtl/>
        </w:rPr>
        <w:t>מ"ז לרבינא, קתני: הואיל וערלה פוסלת וטומאה פוסלת, מה טומאה לא עשה בה מקצת טומאה ככל טומאה אף ערלה כך.</w:t>
      </w:r>
    </w:p>
    <w:p w14:paraId="2055BDD9" w14:textId="5B0F03C7" w:rsidR="00E8089F" w:rsidRPr="007435EB" w:rsidRDefault="00F47631" w:rsidP="00F47631">
      <w:pPr>
        <w:pStyle w:val="affd"/>
        <w:rPr>
          <w:bCs/>
          <w:rtl/>
        </w:rPr>
      </w:pPr>
      <w:r>
        <w:rPr>
          <w:rFonts w:hint="cs"/>
          <w:rtl/>
        </w:rPr>
        <w:t>***</w:t>
      </w:r>
    </w:p>
    <w:p w14:paraId="1460E129" w14:textId="77777777" w:rsidR="00E8089F" w:rsidRPr="007435EB" w:rsidRDefault="00E8089F" w:rsidP="00E8089F">
      <w:pPr>
        <w:rPr>
          <w:rtl/>
        </w:rPr>
      </w:pPr>
      <w:r w:rsidRPr="005C3FF1">
        <w:rPr>
          <w:rStyle w:val="afffa"/>
          <w:rtl/>
        </w:rPr>
        <w:t>א.</w:t>
      </w:r>
      <w:r w:rsidRPr="007435EB">
        <w:rPr>
          <w:rFonts w:ascii="Fb Fontext" w:hAnsi="Fb Fontext"/>
          <w:rtl/>
        </w:rPr>
        <w:t xml:space="preserve"> הך טומאה רישא בטומאת בשר דאי נטמא חד מאברים נשרף משא"כ שאר אברים.</w:t>
      </w:r>
    </w:p>
    <w:p w14:paraId="63AAA5A1" w14:textId="77777777" w:rsidR="00E8089F" w:rsidRPr="007435EB" w:rsidRDefault="00E8089F" w:rsidP="00E8089F">
      <w:pPr>
        <w:rPr>
          <w:rFonts w:cs="Guttman Vilna"/>
          <w:b/>
          <w:bCs/>
          <w:rtl/>
        </w:rPr>
      </w:pPr>
      <w:r w:rsidRPr="007435EB">
        <w:rPr>
          <w:rtl/>
        </w:rPr>
        <w:t>וה"נ בערלה דלמולין ולערלים כשר.</w:t>
      </w:r>
    </w:p>
    <w:p w14:paraId="24A0F31F" w14:textId="77777777" w:rsidR="00E8089F" w:rsidRPr="007435EB" w:rsidRDefault="00E8089F" w:rsidP="00E8089F">
      <w:pPr>
        <w:rPr>
          <w:rFonts w:cs="Guttman Vilna"/>
          <w:b/>
          <w:bCs/>
          <w:rtl/>
        </w:rPr>
      </w:pPr>
      <w:r w:rsidRPr="007435EB">
        <w:rPr>
          <w:rtl/>
        </w:rPr>
        <w:t>וסיפא בטומאת גברי דלא פסלי טמאין לטהורין.</w:t>
      </w:r>
    </w:p>
    <w:p w14:paraId="4D9BB9BD" w14:textId="77777777" w:rsidR="00E8089F" w:rsidRPr="007435EB" w:rsidRDefault="00E8089F" w:rsidP="00E8089F">
      <w:pPr>
        <w:rPr>
          <w:rtl/>
        </w:rPr>
      </w:pPr>
      <w:r w:rsidRPr="007435EB">
        <w:rPr>
          <w:rFonts w:ascii="Fb Fontext" w:hAnsi="Fb Fontext"/>
          <w:sz w:val="20"/>
          <w:rtl/>
        </w:rPr>
        <w:t>וזהו דדנין דבר שאינו נוהג בכל הזבחים דבכל הזבחים ערל וטמא משלחין קרבנותיהן ולא בפסח דאין ערל וטמא משלחין פסחיהן - ופריך משם טומאה.</w:t>
      </w:r>
    </w:p>
    <w:p w14:paraId="6A315A74" w14:textId="77777777" w:rsidR="00E8089F" w:rsidRPr="007435EB" w:rsidRDefault="00E8089F" w:rsidP="00E8089F">
      <w:pPr>
        <w:rPr>
          <w:rtl/>
        </w:rPr>
      </w:pPr>
      <w:r w:rsidRPr="005C3FF1">
        <w:rPr>
          <w:rStyle w:val="afffa"/>
          <w:rtl/>
        </w:rPr>
        <w:t>ב.</w:t>
      </w:r>
      <w:r w:rsidRPr="007435EB">
        <w:rPr>
          <w:rtl/>
        </w:rPr>
        <w:t xml:space="preserve"> סיפא נמי בטומאת בשר, ואינו נוהג בכל הזבחים - דאילו בכל הזבחים בין שנטמא חלב ובשר קיים, בין שנטמא בשר וחלב קיים - זורק את הדם. ואילו בפסח, נטמא חלב ובשר קיים זורק את הדם, נטמא בשר וחלב קיים אינו זורק את הדם.</w:t>
      </w:r>
    </w:p>
    <w:p w14:paraId="02680955" w14:textId="77777777" w:rsidR="00E8089F" w:rsidRPr="007435EB" w:rsidRDefault="00E8089F" w:rsidP="00E8089F">
      <w:pPr>
        <w:rPr>
          <w:rtl/>
        </w:rPr>
      </w:pPr>
      <w:r w:rsidRPr="00F46A1C">
        <w:rPr>
          <w:rStyle w:val="affffd"/>
          <w:rtl/>
        </w:rPr>
        <w:t>והך</w:t>
      </w:r>
      <w:r w:rsidRPr="007435EB">
        <w:rPr>
          <w:rFonts w:ascii="Fb Fontext" w:hAnsi="Fb Fontext"/>
          <w:sz w:val="20"/>
          <w:rtl/>
        </w:rPr>
        <w:t xml:space="preserve"> דסיפא דדנין דבר שלא הותר מכללו מדבר שלא הותר מכללו, ואל תוכיח טומאה שהרי הותרה מכללה. היינו טומאת גברי הותרה מכללה בציבור ושם טומאה קפריך.</w:t>
      </w:r>
    </w:p>
    <w:p w14:paraId="6C3AB8A6" w14:textId="77777777" w:rsidR="00E8089F" w:rsidRPr="007435EB" w:rsidRDefault="00E8089F" w:rsidP="00E8089F">
      <w:pPr>
        <w:rPr>
          <w:rtl/>
        </w:rPr>
      </w:pPr>
      <w:r w:rsidRPr="005C3FF1">
        <w:rPr>
          <w:rStyle w:val="afffa"/>
          <w:rtl/>
        </w:rPr>
        <w:t xml:space="preserve">ג. </w:t>
      </w:r>
      <w:r w:rsidRPr="005C3FF1">
        <w:rPr>
          <w:rStyle w:val="afffa"/>
          <w:rFonts w:hint="cs"/>
          <w:rtl/>
        </w:rPr>
        <w:t>אב</w:t>
      </w:r>
      <w:r w:rsidRPr="005C3FF1">
        <w:rPr>
          <w:rStyle w:val="afffa"/>
          <w:rtl/>
        </w:rPr>
        <w:t>"</w:t>
      </w:r>
      <w:r w:rsidRPr="005C3FF1">
        <w:rPr>
          <w:rStyle w:val="afffa"/>
          <w:rFonts w:hint="cs"/>
          <w:rtl/>
        </w:rPr>
        <w:t>א</w:t>
      </w:r>
      <w:r w:rsidRPr="007435EB">
        <w:rPr>
          <w:rFonts w:ascii="Fb Fontext" w:hAnsi="Fb Fontext"/>
          <w:rtl/>
        </w:rPr>
        <w:t xml:space="preserve">: כולה בטומאת בשר, </w:t>
      </w:r>
      <w:r w:rsidRPr="007435EB">
        <w:rPr>
          <w:rFonts w:ascii="Fb Fontext" w:hAnsi="Fb Fontext" w:hint="cs"/>
          <w:rtl/>
        </w:rPr>
        <w:t>ו</w:t>
      </w:r>
      <w:r w:rsidRPr="007435EB">
        <w:rPr>
          <w:rFonts w:ascii="Fb Fontext" w:hAnsi="Fb Fontext"/>
          <w:rtl/>
        </w:rPr>
        <w:t>הותרה בטומאת פסח.</w:t>
      </w:r>
    </w:p>
    <w:p w14:paraId="23CAB00B" w14:textId="77777777" w:rsidR="00E8089F" w:rsidRPr="007435EB" w:rsidRDefault="00E8089F" w:rsidP="00E8089F">
      <w:pPr>
        <w:rPr>
          <w:rFonts w:cs="Guttman Vilna"/>
          <w:b/>
          <w:bCs/>
          <w:rtl/>
        </w:rPr>
      </w:pPr>
      <w:r w:rsidRPr="007435EB">
        <w:rPr>
          <w:rtl/>
        </w:rPr>
        <w:t>דפסח הבא בטומאה נאכל בטומאה, שלא בא מתחילתו אלא לאכילה.</w:t>
      </w:r>
    </w:p>
    <w:p w14:paraId="31D06A97" w14:textId="77777777" w:rsidR="00E8089F" w:rsidRPr="005C3FF1" w:rsidRDefault="00E8089F" w:rsidP="00E8089F">
      <w:pPr>
        <w:rPr>
          <w:rStyle w:val="afffa"/>
          <w:rtl/>
        </w:rPr>
      </w:pPr>
      <w:r w:rsidRPr="00F46A1C">
        <w:rPr>
          <w:rStyle w:val="affffd"/>
          <w:rtl/>
        </w:rPr>
        <w:t>והך</w:t>
      </w:r>
      <w:r w:rsidRPr="007435EB">
        <w:rPr>
          <w:rtl/>
        </w:rPr>
        <w:t xml:space="preserve"> דהפסח שעברה שנתו ושחטו בזמנו לשמו, וכן השוחט אחרים לשם פסח </w:t>
      </w:r>
      <w:r w:rsidRPr="005C3FF1">
        <w:rPr>
          <w:rStyle w:val="afffa"/>
          <w:rtl/>
        </w:rPr>
        <w:t>בזמנו.</w:t>
      </w:r>
    </w:p>
    <w:p w14:paraId="2395FF78" w14:textId="77777777" w:rsidR="00E8089F" w:rsidRPr="007435EB" w:rsidRDefault="00E8089F" w:rsidP="00E8089F">
      <w:pPr>
        <w:rPr>
          <w:rFonts w:cs="Guttman Vilna"/>
          <w:b/>
          <w:bCs/>
          <w:rtl/>
        </w:rPr>
      </w:pPr>
      <w:r>
        <w:rPr>
          <w:rStyle w:val="affffd"/>
          <w:rtl/>
          <w:rPrChange w:id="10028" w:author="מנוע אמוראים" w:date="2026-10-05T16:42:03Z">
            <w:rPr>
              <w:rtl/>
            </w:rPr>
          </w:rPrChange>
        </w:rPr>
        <w:t xml:space="preserve">לר"א</w:t>
      </w:r>
      <w:r>
        <w:rPr>
          <w:rtl/>
        </w:rPr>
        <w:t xml:space="preserve"> פוסל </w:t>
      </w:r>
      <w:r>
        <w:rPr>
          <w:rStyle w:val="affffd"/>
          <w:rtl/>
          <w:rPrChange w:id="10029" w:author="מנוע אמוראים" w:date="2026-10-05T16:42:03Z">
            <w:rPr>
              <w:rtl/>
            </w:rPr>
          </w:rPrChange>
        </w:rPr>
        <w:t xml:space="preserve">ורי"ה</w:t>
      </w:r>
      <w:r>
        <w:rPr>
          <w:rtl/>
        </w:rPr>
        <w:t xml:space="preserve"> מכשיר.[הא שלא בזמנו כשר] ולא אמרי' הואיל ובזמנו פוסל שלא בזמנו נמי פוסל.</w:t>
      </w:r>
    </w:p>
    <w:p w14:paraId="4C76658D" w14:textId="77777777" w:rsidR="00E8089F" w:rsidRPr="007435EB" w:rsidRDefault="00E8089F" w:rsidP="00E8089F">
      <w:pPr>
        <w:rPr>
          <w:rtl/>
        </w:rPr>
      </w:pPr>
      <w:r w:rsidRPr="007435EB">
        <w:rPr>
          <w:rtl/>
        </w:rPr>
        <w:t xml:space="preserve">דשאני </w:t>
      </w:r>
      <w:r w:rsidR="00AB3B38">
        <w:rPr>
          <w:rtl/>
        </w:rPr>
        <w:t>שם</w:t>
      </w:r>
      <w:r w:rsidRPr="007435EB">
        <w:rPr>
          <w:rtl/>
        </w:rPr>
        <w:t xml:space="preserve"> דאמר קרא</w:t>
      </w:r>
      <w:r w:rsidRPr="00AC0CB1">
        <w:rPr>
          <w:rStyle w:val="af2"/>
          <w:rtl/>
        </w:rPr>
        <w:t xml:space="preserve"> 'ואמרתם זבח פסח הוא' </w:t>
      </w:r>
      <w:r w:rsidRPr="007435EB">
        <w:rPr>
          <w:rtl/>
        </w:rPr>
        <w:t>- הוא בהוייתו, א הוא לשום אחרים, ולא אחרים לשמו.</w:t>
      </w:r>
    </w:p>
    <w:p w14:paraId="7522AC95" w14:textId="77777777" w:rsidR="00E8089F" w:rsidRPr="007435EB" w:rsidRDefault="00E8089F" w:rsidP="00E8089F">
      <w:pPr>
        <w:rPr>
          <w:rFonts w:cs="Guttman Vilna"/>
          <w:b/>
          <w:bCs/>
          <w:rtl/>
        </w:rPr>
      </w:pPr>
      <w:r w:rsidRPr="007435EB">
        <w:rPr>
          <w:rtl/>
        </w:rPr>
        <w:t>בזמנו שהוא פסול לשום אחרים - אחרים פסולין לשמו.</w:t>
      </w:r>
    </w:p>
    <w:p w14:paraId="4E43D294" w14:textId="77777777" w:rsidR="00E8089F" w:rsidRPr="007435EB" w:rsidRDefault="00E8089F" w:rsidP="00E8089F">
      <w:pPr>
        <w:rPr>
          <w:rFonts w:cs="Guttman Vilna"/>
          <w:b/>
          <w:bCs/>
          <w:rtl/>
        </w:rPr>
      </w:pPr>
      <w:r w:rsidRPr="007435EB">
        <w:rPr>
          <w:rtl/>
        </w:rPr>
        <w:t>שלא בזמנו, שהוא כשר לשום אחרים - אחרים כשרים לשמו.</w:t>
      </w:r>
    </w:p>
    <w:p w14:paraId="1AF25AC0" w14:textId="2259A729" w:rsidR="00E8089F" w:rsidRPr="007435EB" w:rsidRDefault="00F47631" w:rsidP="00F47631">
      <w:pPr>
        <w:pStyle w:val="affd"/>
        <w:rPr>
          <w:bCs/>
          <w:rtl/>
        </w:rPr>
      </w:pPr>
      <w:r>
        <w:rPr>
          <w:rFonts w:hint="cs"/>
          <w:rtl/>
        </w:rPr>
        <w:lastRenderedPageBreak/>
        <w:t>***</w:t>
      </w:r>
    </w:p>
    <w:p w14:paraId="5E902933" w14:textId="77777777" w:rsidR="00E8089F" w:rsidRPr="007435EB" w:rsidRDefault="00E8089F" w:rsidP="005C3FF1">
      <w:pPr>
        <w:pStyle w:val="afff"/>
        <w:framePr w:wrap="around"/>
        <w:rPr>
          <w:rtl/>
        </w:rPr>
      </w:pPr>
      <w:r w:rsidRPr="007435EB">
        <w:rPr>
          <w:rFonts w:hint="cs"/>
          <w:rtl/>
        </w:rPr>
        <w:t>סב:</w:t>
      </w:r>
    </w:p>
    <w:p w14:paraId="5B89853C" w14:textId="77777777" w:rsidR="00E8089F" w:rsidRPr="007435EB" w:rsidRDefault="00E8089F" w:rsidP="00E8089F">
      <w:pPr>
        <w:rPr>
          <w:rtl/>
        </w:rPr>
      </w:pPr>
      <w:r>
        <w:rPr>
          <w:rStyle w:val="affffd"/>
          <w:rtl/>
          <w:rPrChange w:id="10030" w:author="מנוע אמוראים" w:date="2026-10-05T16:42:03Z">
            <w:rPr>
              <w:rtl/>
            </w:rPr>
          </w:rPrChange>
        </w:rPr>
        <w:t xml:space="preserve">רי"ו</w:t>
      </w:r>
      <w:r>
        <w:rPr>
          <w:rtl/>
        </w:rPr>
        <w:t xml:space="preserve"> לא רצה לשנות ספר יוחסין לרב שמלאי שהוא מלוד ומושבו בנהרדעא ואין נידונין לא ללודים ולא לנהרדעים.</w:t>
      </w:r>
    </w:p>
    <w:p w14:paraId="45C9245D" w14:textId="77777777" w:rsidR="00E8089F" w:rsidRPr="007435EB" w:rsidRDefault="00E8089F" w:rsidP="00E8089F">
      <w:pPr>
        <w:rPr>
          <w:rFonts w:ascii="Fb Fontext" w:hAnsi="Fb Fontext"/>
          <w:rtl/>
        </w:rPr>
      </w:pPr>
      <w:r w:rsidRPr="007435EB">
        <w:rPr>
          <w:rFonts w:ascii="Fb Fontext" w:hAnsi="Fb Fontext"/>
          <w:rtl/>
        </w:rPr>
        <w:t>וששכנעו והתרצה ביקש מנ ללמוד בג' חודשים וע"ז פתק ביה קלא וא"ל ד</w:t>
      </w:r>
      <w:r w:rsidR="00AB3B38">
        <w:rPr>
          <w:rFonts w:ascii="Fb Fontext" w:hAnsi="Fb Fontext"/>
          <w:rtl/>
        </w:rPr>
        <w:t>אף</w:t>
      </w:r>
      <w:r>
        <w:rPr>
          <w:rFonts w:ascii="Fb Fontext" w:hAnsi="Fb Fontext"/>
          <w:rtl/>
        </w:rPr>
        <w:t xml:space="preserve"> ברוריה דביתהו דר'מ בת </w:t>
      </w:r>
      <w:r>
        <w:rPr>
          <w:rStyle w:val="affffd"/>
          <w:rFonts w:ascii="Fb Fontext" w:hAnsi="Fb Fontext"/>
          <w:rtl/>
          <w:rPrChange w:id="10031" w:author="מנוע אמוראים" w:date="2026-10-05T16:42:03Z">
            <w:rPr>
              <w:rFonts w:ascii="Fb Fontext" w:hAnsi="Fb Fontext"/>
              <w:rtl/>
            </w:rPr>
          </w:rPrChange>
        </w:rPr>
        <w:t xml:space="preserve">רחב"ת</w:t>
      </w:r>
      <w:r>
        <w:rPr>
          <w:rFonts w:ascii="Fb Fontext" w:hAnsi="Fb Fontext"/>
          <w:rtl/>
        </w:rPr>
        <w:t xml:space="preserve"> לא הצליחה לשנות ש' הלכות מש' חכמים בזה.</w:t>
      </w:r>
    </w:p>
    <w:p w14:paraId="5084EE42" w14:textId="77777777" w:rsidR="00E8089F" w:rsidRPr="007435EB" w:rsidRDefault="00E8089F" w:rsidP="00E8089F">
      <w:pPr>
        <w:rPr>
          <w:rFonts w:ascii="Fb Fontext" w:hAnsi="Fb Fontext"/>
          <w:rtl/>
        </w:rPr>
      </w:pPr>
      <w:r w:rsidRPr="007435EB">
        <w:rPr>
          <w:rFonts w:ascii="Fb Fontext" w:hAnsi="Fb Fontext"/>
          <w:rtl/>
        </w:rPr>
        <w:t>כשיצא שאלו מה בין לשמו ושלא לשמו, לאוכליו ושלא לאוכליו והסכים לענות לו על היותו צורבא מרבנן.</w:t>
      </w:r>
    </w:p>
    <w:p w14:paraId="16B53817" w14:textId="77777777" w:rsidR="00E8089F" w:rsidRPr="007435EB" w:rsidRDefault="00E8089F" w:rsidP="00E8089F">
      <w:pPr>
        <w:rPr>
          <w:rFonts w:ascii="Fb Fontext" w:hAnsi="Fb Fontext"/>
          <w:rtl/>
        </w:rPr>
      </w:pPr>
      <w:r w:rsidRPr="007435EB">
        <w:rPr>
          <w:rFonts w:ascii="Fb Fontext" w:hAnsi="Fb Fontext"/>
          <w:rtl/>
        </w:rPr>
        <w:t>לשמו ושלא לשמו - פסולו בגופו, לאוכליו ושלא לאוכליו - אין פסולו בגופו.</w:t>
      </w:r>
    </w:p>
    <w:p w14:paraId="4135833A" w14:textId="77777777" w:rsidR="00E8089F" w:rsidRPr="007435EB" w:rsidRDefault="00E8089F" w:rsidP="00E8089F">
      <w:pPr>
        <w:rPr>
          <w:rFonts w:ascii="Fb Fontext" w:hAnsi="Fb Fontext"/>
          <w:rtl/>
        </w:rPr>
      </w:pPr>
      <w:r w:rsidRPr="007435EB">
        <w:rPr>
          <w:rFonts w:ascii="Fb Fontext" w:hAnsi="Fb Fontext"/>
          <w:rtl/>
        </w:rPr>
        <w:t>לשמו ושלא לשמו - אי אפשר לברר איסורו, לאוכליו ושלא לאוכליו - אפשר לברר איסורו.</w:t>
      </w:r>
    </w:p>
    <w:p w14:paraId="3CF81CBD" w14:textId="77777777" w:rsidR="00E8089F" w:rsidRPr="007435EB" w:rsidRDefault="00E8089F" w:rsidP="00E8089F">
      <w:pPr>
        <w:rPr>
          <w:rFonts w:ascii="Fb Fontext" w:hAnsi="Fb Fontext"/>
          <w:rtl/>
        </w:rPr>
      </w:pPr>
      <w:r w:rsidRPr="007435EB">
        <w:rPr>
          <w:rFonts w:ascii="Fb Fontext" w:hAnsi="Fb Fontext"/>
          <w:rtl/>
        </w:rPr>
        <w:t>לשמו ושלא לשמו - ישנו ב</w:t>
      </w:r>
      <w:r w:rsidRPr="00AC0CB1">
        <w:rPr>
          <w:rStyle w:val="af2"/>
          <w:rFonts w:hint="cs"/>
          <w:rtl/>
        </w:rPr>
        <w:t>ד'</w:t>
      </w:r>
      <w:r w:rsidRPr="00AC0CB1">
        <w:rPr>
          <w:rStyle w:val="af2"/>
          <w:rtl/>
        </w:rPr>
        <w:t xml:space="preserve"> עבודות, לאוכליו ושלא לאוכליו - אינו ב</w:t>
      </w:r>
      <w:r w:rsidRPr="00AC0CB1">
        <w:rPr>
          <w:rStyle w:val="af2"/>
          <w:rFonts w:hint="cs"/>
          <w:rtl/>
        </w:rPr>
        <w:t>ד'</w:t>
      </w:r>
      <w:r w:rsidRPr="00AC0CB1">
        <w:rPr>
          <w:rStyle w:val="af2"/>
          <w:rtl/>
        </w:rPr>
        <w:t xml:space="preserve"> </w:t>
      </w:r>
      <w:r w:rsidRPr="007435EB">
        <w:rPr>
          <w:rFonts w:ascii="Fb Fontext" w:hAnsi="Fb Fontext"/>
          <w:rtl/>
        </w:rPr>
        <w:t>עבודות [רק בשחיטה]</w:t>
      </w:r>
    </w:p>
    <w:p w14:paraId="1573623E" w14:textId="77777777" w:rsidR="00E8089F" w:rsidRPr="007435EB" w:rsidRDefault="00E8089F" w:rsidP="00E8089F">
      <w:pPr>
        <w:rPr>
          <w:rFonts w:ascii="Fb Fontext" w:hAnsi="Fb Fontext"/>
          <w:rtl/>
        </w:rPr>
      </w:pPr>
      <w:r w:rsidRPr="007435EB">
        <w:rPr>
          <w:rFonts w:ascii="Fb Fontext" w:hAnsi="Fb Fontext"/>
          <w:rtl/>
        </w:rPr>
        <w:t>לשמו ושלא לשמו - ישנו בציבור כביחיד, לאוכליו ושלא לאוכליו - אינו בציבור כביחיד.</w:t>
      </w:r>
    </w:p>
    <w:p w14:paraId="068CA75D" w14:textId="77777777" w:rsidR="00E8089F" w:rsidRPr="007435EB" w:rsidRDefault="00E8089F" w:rsidP="00E8089F">
      <w:pPr>
        <w:rPr>
          <w:rFonts w:ascii="Fb Fontext" w:hAnsi="Fb Fontext"/>
          <w:rtl/>
        </w:rPr>
      </w:pPr>
      <w:r>
        <w:rPr>
          <w:rStyle w:val="affffd"/>
          <w:rFonts w:ascii="Fb Fontext" w:hAnsi="Fb Fontext" w:hint="cs"/>
          <w:rtl/>
          <w:rPrChange w:id="10032" w:author="מנוע אמוראים" w:date="2026-10-05T16:42:03Z">
            <w:rPr>
              <w:rFonts w:ascii="Fb Fontext" w:hAnsi="Fb Fontext" w:hint="cs"/>
              <w:rtl/>
            </w:rPr>
          </w:rPrChange>
        </w:rPr>
        <w:t xml:space="preserve">ר</w:t>
      </w:r>
      <w:r>
        <w:rPr>
          <w:rStyle w:val="affffd"/>
          <w:rFonts w:ascii="Fb Fontext" w:hAnsi="Fb Fontext"/>
          <w:rtl/>
          <w:rPrChange w:id="10033" w:author="מנוע אמוראים" w:date="2026-10-05T16:42:03Z">
            <w:rPr>
              <w:rFonts w:ascii="Fb Fontext" w:hAnsi="Fb Fontext"/>
              <w:rtl/>
            </w:rPr>
          </w:rPrChange>
        </w:rPr>
        <w:t xml:space="preserve">"</w:t>
      </w:r>
      <w:r>
        <w:rPr>
          <w:rStyle w:val="affffd"/>
          <w:rFonts w:ascii="Fb Fontext" w:hAnsi="Fb Fontext" w:hint="cs"/>
          <w:rtl/>
          <w:rPrChange w:id="10034" w:author="מנוע אמוראים" w:date="2026-10-05T16:42:03Z">
            <w:rPr>
              <w:rFonts w:ascii="Fb Fontext" w:hAnsi="Fb Fontext" w:hint="cs"/>
              <w:rtl/>
            </w:rPr>
          </w:rPrChange>
        </w:rPr>
        <w:t xml:space="preserve">א</w:t>
      </w:r>
      <w:r>
        <w:rPr>
          <w:rFonts w:ascii="Fb Fontext" w:hAnsi="Fb Fontext" w:hint="cs"/>
          <w:rtl/>
        </w:rPr>
        <w:t xml:space="preserve">:</w:t>
      </w:r>
      <w:r w:rsidRPr="007435EB">
        <w:rPr>
          <w:rFonts w:ascii="Fb Fontext" w:hAnsi="Fb Fontext"/>
          <w:rtl/>
        </w:rPr>
        <w:t xml:space="preserve"> פסולו בגופו וא"א לברר איסורו דבר אחד הוא דהטעם דפסול בגופו כי א"א לברר איסורו.</w:t>
      </w:r>
    </w:p>
    <w:p w14:paraId="5CFD4F29" w14:textId="019843D2" w:rsidR="00E8089F" w:rsidRPr="007435EB" w:rsidRDefault="00F47631" w:rsidP="00F47631">
      <w:pPr>
        <w:pStyle w:val="affd"/>
        <w:rPr>
          <w:bCs/>
          <w:rtl/>
        </w:rPr>
      </w:pPr>
      <w:r>
        <w:rPr>
          <w:rFonts w:hint="cs"/>
          <w:rtl/>
        </w:rPr>
        <w:t>***</w:t>
      </w:r>
    </w:p>
    <w:p w14:paraId="7CD2B075" w14:textId="77777777" w:rsidR="00E8089F" w:rsidRPr="007435EB" w:rsidRDefault="00E8089F" w:rsidP="00E8089F">
      <w:pPr>
        <w:rPr>
          <w:rtl/>
        </w:rPr>
      </w:pPr>
      <w:r w:rsidRPr="005C3FF1">
        <w:rPr>
          <w:rStyle w:val="afffa"/>
          <w:rtl/>
        </w:rPr>
        <w:t>רב:</w:t>
      </w:r>
      <w:r w:rsidRPr="007435EB">
        <w:rPr>
          <w:rFonts w:ascii="Fb Fontext" w:hAnsi="Fb Fontext"/>
          <w:rtl/>
        </w:rPr>
        <w:t xml:space="preserve"> מיום שנגנז ספר יוחסין תשש כחן של חכמים, וכהה מאור עיניהם.</w:t>
      </w:r>
    </w:p>
    <w:p w14:paraId="39C86D2B" w14:textId="77777777" w:rsidR="00E8089F" w:rsidRPr="007435EB" w:rsidRDefault="00E8089F" w:rsidP="00E8089F">
      <w:pPr>
        <w:rPr>
          <w:rtl/>
        </w:rPr>
      </w:pPr>
      <w:r w:rsidRPr="005C3FF1">
        <w:rPr>
          <w:rStyle w:val="afffa"/>
          <w:rtl/>
        </w:rPr>
        <w:t>מ"ז:</w:t>
      </w:r>
      <w:r w:rsidRPr="007435EB">
        <w:rPr>
          <w:rtl/>
        </w:rPr>
        <w:t xml:space="preserve"> בין אצל [קמוץ] לאצל [בצירה] בדה"י [והוא פרק אחד] טעינו ארבע מאה גמלי דדרשא.</w:t>
      </w:r>
    </w:p>
    <w:p w14:paraId="5910DD6A" w14:textId="312DD8C6" w:rsidR="00E8089F" w:rsidRPr="007435EB" w:rsidRDefault="00F47631" w:rsidP="00F47631">
      <w:pPr>
        <w:pStyle w:val="affd"/>
        <w:rPr>
          <w:bCs/>
          <w:rtl/>
        </w:rPr>
      </w:pPr>
      <w:r>
        <w:rPr>
          <w:rFonts w:hint="cs"/>
          <w:rtl/>
        </w:rPr>
        <w:t>***</w:t>
      </w:r>
    </w:p>
    <w:p w14:paraId="770B20B1" w14:textId="77777777" w:rsidR="00E8089F" w:rsidRPr="007435EB" w:rsidRDefault="00E8089F" w:rsidP="005C3FF1">
      <w:pPr>
        <w:pStyle w:val="afff"/>
        <w:framePr w:wrap="around"/>
        <w:rPr>
          <w:rtl/>
        </w:rPr>
      </w:pPr>
      <w:r w:rsidRPr="007435EB">
        <w:rPr>
          <w:rFonts w:hint="cs"/>
          <w:rtl/>
        </w:rPr>
        <w:t>סב:</w:t>
      </w:r>
    </w:p>
    <w:p w14:paraId="00F229CE" w14:textId="77777777" w:rsidR="00E8089F" w:rsidRPr="007435EB" w:rsidRDefault="00E8089F" w:rsidP="00E8089F">
      <w:pPr>
        <w:rPr>
          <w:rtl/>
        </w:rPr>
      </w:pPr>
      <w:r w:rsidRPr="007435EB">
        <w:rPr>
          <w:rFonts w:ascii="Fb Fontext" w:hAnsi="Fb Fontext"/>
          <w:rtl/>
        </w:rPr>
        <w:t>תניא, אחרים אומרים: הקדים מולים לערלים - כשר, ערלים למולים - פסול.</w:t>
      </w:r>
    </w:p>
    <w:p w14:paraId="653A6EEB" w14:textId="77777777" w:rsidR="00E8089F" w:rsidRPr="007435EB" w:rsidRDefault="00E8089F" w:rsidP="00E8089F">
      <w:pPr>
        <w:rPr>
          <w:rtl/>
        </w:rPr>
      </w:pPr>
      <w:r w:rsidRPr="007435EB">
        <w:rPr>
          <w:rtl/>
        </w:rPr>
        <w:t>רבה: אחרים ס"ל ישנה לשחיטה מתחלה ועד סוף. ו</w:t>
      </w:r>
      <w:r w:rsidR="00AB3B38">
        <w:rPr>
          <w:rtl/>
        </w:rPr>
        <w:t>כאן</w:t>
      </w:r>
      <w:r w:rsidRPr="007435EB">
        <w:rPr>
          <w:rtl/>
        </w:rPr>
        <w:t xml:space="preserve"> גמר בלבו לתרווייהו, והוציא בפיו לערלים ולא הספיק למולין.</w:t>
      </w:r>
    </w:p>
    <w:p w14:paraId="0DBE1839" w14:textId="77777777" w:rsidR="00E8089F" w:rsidRPr="005C3FF1" w:rsidRDefault="00E8089F" w:rsidP="00E8089F">
      <w:pPr>
        <w:rPr>
          <w:rStyle w:val="afffa"/>
          <w:rtl/>
        </w:rPr>
      </w:pPr>
      <w:r>
        <w:rPr>
          <w:rtl/>
        </w:rPr>
        <w:t xml:space="preserve">	 </w:t>
      </w:r>
      <w:r>
        <w:rPr>
          <w:rStyle w:val="affffd"/>
          <w:rtl/>
          <w:rPrChange w:id="10035" w:author="מנוע אמוראים" w:date="2026-10-05T16:42:03Z">
            <w:rPr>
              <w:rtl/>
            </w:rPr>
          </w:rPrChange>
        </w:rPr>
        <w:t xml:space="preserve">ולר"מ</w:t>
      </w:r>
      <w:r>
        <w:rPr>
          <w:rtl/>
        </w:rPr>
        <w:t xml:space="preserve"> לא בעינן פיו ולבו שוים, ולרבנן: בעינן פיו ולבו שוים.</w:t>
      </w:r>
    </w:p>
    <w:p w14:paraId="50B40265" w14:textId="77777777" w:rsidR="00E8089F" w:rsidRPr="007435EB" w:rsidRDefault="00E8089F" w:rsidP="00E8089F">
      <w:pPr>
        <w:rPr>
          <w:rtl/>
        </w:rPr>
      </w:pPr>
      <w:r w:rsidRPr="005C3FF1">
        <w:rPr>
          <w:rStyle w:val="afffa"/>
          <w:rtl/>
        </w:rPr>
        <w:t>אביי</w:t>
      </w:r>
      <w:r>
        <w:rPr>
          <w:rtl/>
        </w:rPr>
        <w:t xml:space="preserve">: הקשה </w:t>
      </w:r>
      <w:r>
        <w:rPr>
          <w:rStyle w:val="affffd"/>
          <w:rtl/>
          <w:rPrChange w:id="10036" w:author="מנוע אמוראים" w:date="2026-10-05T16:42:03Z">
            <w:rPr>
              <w:rtl/>
            </w:rPr>
          </w:rPrChange>
        </w:rPr>
        <w:t xml:space="preserve">דר"מ</w:t>
      </w:r>
      <w:r>
        <w:rPr>
          <w:rtl/>
        </w:rPr>
        <w:t xml:space="preserve"> ס"ל בעי' פיו ולבו שוין ולהכי מתכוין לומר תרומה ואמר מעשר, או לזה ואמר לזה, לא אמר כלום.</w:t>
      </w:r>
    </w:p>
    <w:p w14:paraId="24CCC5AB" w14:textId="77777777" w:rsidR="00E8089F" w:rsidRPr="007435EB" w:rsidRDefault="00E8089F" w:rsidP="00E8089F">
      <w:pPr>
        <w:rPr>
          <w:rtl/>
        </w:rPr>
      </w:pPr>
      <w:r w:rsidRPr="007435EB">
        <w:rPr>
          <w:rtl/>
        </w:rPr>
        <w:t>אלא רישא דאמר סימן ראשון למולין, וסימן שני אף לערלים, דבסימן שני נמי מעורבין ביה מולין.</w:t>
      </w:r>
    </w:p>
    <w:p w14:paraId="5EC7F6F4" w14:textId="77777777" w:rsidR="00E8089F" w:rsidRPr="007435EB" w:rsidRDefault="00E8089F" w:rsidP="00E8089F">
      <w:pPr>
        <w:rPr>
          <w:rFonts w:ascii="Fb Fontext" w:hAnsi="Fb Fontext" w:cs="Guttman Vilna"/>
          <w:b/>
          <w:bCs/>
          <w:sz w:val="20"/>
          <w:rtl/>
        </w:rPr>
      </w:pPr>
      <w:r w:rsidRPr="007435EB">
        <w:rPr>
          <w:rFonts w:ascii="Fb Fontext" w:hAnsi="Fb Fontext"/>
          <w:sz w:val="20"/>
          <w:rtl/>
        </w:rPr>
        <w:t>סיפא דאמר: סימן ראשון לערלים, סימן שני למולים. דבסימן ראשון הא לא מעורבין ביה מולין.</w:t>
      </w:r>
    </w:p>
    <w:p w14:paraId="3859D392" w14:textId="77777777" w:rsidR="00E8089F" w:rsidRPr="007435EB" w:rsidRDefault="00E8089F" w:rsidP="00E8089F">
      <w:pPr>
        <w:rPr>
          <w:rFonts w:ascii="Fb Fontext" w:hAnsi="Fb Fontext" w:cs="Guttman Vilna"/>
          <w:b/>
          <w:bCs/>
          <w:sz w:val="20"/>
          <w:rtl/>
        </w:rPr>
      </w:pPr>
      <w:r>
        <w:rPr>
          <w:rStyle w:val="affffd"/>
          <w:rFonts w:ascii="Fb Fontext" w:hAnsi="Fb Fontext"/>
          <w:sz w:val="20"/>
          <w:rtl/>
          <w:rPrChange w:id="10037" w:author="מנוע אמוראים" w:date="2026-10-05T16:42:03Z">
            <w:rPr>
              <w:rFonts w:ascii="Fb Fontext" w:hAnsi="Fb Fontext"/>
              <w:sz w:val="20"/>
              <w:rtl/>
            </w:rPr>
          </w:rPrChange>
        </w:rPr>
        <w:t xml:space="preserve">ור"מ</w:t>
      </w:r>
      <w:r>
        <w:rPr>
          <w:rFonts w:ascii="Fb Fontext" w:hAnsi="Fb Fontext"/>
          <w:sz w:val="20"/>
          <w:rtl/>
        </w:rPr>
        <w:t xml:space="preserve"> מפגלין בחצי מתיר. ורבנן לטעמייהו, דאמרי: אין מפגלין בחצי מתיר.</w:t>
      </w:r>
    </w:p>
    <w:p w14:paraId="69165537" w14:textId="627E9207" w:rsidR="00E8089F" w:rsidRPr="007435EB" w:rsidRDefault="00F47631" w:rsidP="00F47631">
      <w:pPr>
        <w:pStyle w:val="affd"/>
        <w:rPr>
          <w:bCs/>
          <w:rtl/>
        </w:rPr>
      </w:pPr>
      <w:r>
        <w:rPr>
          <w:rFonts w:hint="cs"/>
          <w:rtl/>
        </w:rPr>
        <w:t>***</w:t>
      </w:r>
    </w:p>
    <w:p w14:paraId="18CFFC45" w14:textId="77777777" w:rsidR="00E8089F" w:rsidRPr="007435EB" w:rsidRDefault="00E8089F" w:rsidP="005C3FF1">
      <w:pPr>
        <w:pStyle w:val="afff"/>
        <w:framePr w:wrap="around"/>
        <w:rPr>
          <w:rtl/>
        </w:rPr>
      </w:pPr>
      <w:r w:rsidRPr="007435EB">
        <w:rPr>
          <w:rFonts w:hint="cs"/>
          <w:rtl/>
        </w:rPr>
        <w:t>סג.</w:t>
      </w:r>
    </w:p>
    <w:p>
      <w:pPr>
        <w:pStyle w:val="affffff1"/>
        <w:rPr>
          <w:ins w:id="20150" w:author="קלוד" w:date="2026-10-06T10:09:47Z"/>
        </w:rPr>
      </w:pPr>
      <w:ins w:id="20149" w:author="קלוד" w:date="2026-10-06T10:09:47Z">
        <w:r>
          <w:t xml:space="preserve">משנה ד</w:t>
        </w:r>
      </w:ins>
    </w:p>
    <w:p w14:paraId="7E0D9C02" w14:textId="77777777" w:rsidR="00E8089F" w:rsidRPr="007435EB" w:rsidRDefault="00E8089F" w:rsidP="00E8089F">
      <w:pPr>
        <w:pStyle w:val="afff5"/>
        <w:rPr>
          <w:del w:id="20043" w:author="קלוד" w:date="2026-10-06T10:16:37Z"/>
          <w:b/>
          <w:rtl/>
        </w:rPr>
      </w:pPr>
      <w:ins w:id="9856" w:author="מספור קטעי משנה" w:date="2026-10-06T06:45:41Z">
        <w:del w:id="20041" w:author="קלוד" w:date="2026-10-06T10:16:37Z">
          <w:r>
            <w:rPr>
              <w:rStyle w:val="MisparKeta"/>
            </w:rPr>
            <w:delText xml:space="preserve">א. </w:delText>
          </w:r>
        </w:del>
      </w:ins>
      <w:del w:id="20042" w:author="קלוד" w:date="2026-10-06T10:16:37Z">
        <w:r w:rsidRPr="007435EB">
          <w:rPr>
            <w:b/>
            <w:sz w:val="20"/>
            <w:rtl/>
          </w:rPr>
          <w:delText xml:space="preserve">משנה.</w:delText>
        </w:r>
      </w:del>
    </w:p>
    <w:p w14:paraId="6B26FABA" w14:textId="77777777" w:rsidR="00E8089F" w:rsidRPr="007435EB" w:rsidRDefault="00E8089F" w:rsidP="00E8089F">
      <w:pPr>
        <w:pStyle w:val="afff5"/>
        <w:rPr>
          <w:b/>
          <w:rtl/>
        </w:rPr>
      </w:pPr>
      <w:r w:rsidRPr="007435EB">
        <w:rPr>
          <w:b/>
          <w:rtl/>
        </w:rPr>
        <w:t>השוחט את הפסח על החמץ עובר בלא תעשה.</w:t>
      </w:r>
    </w:p>
    <w:p w14:paraId="516D911A" w14:textId="77777777" w:rsidR="00E8089F" w:rsidRPr="007435EB" w:rsidRDefault="00E8089F" w:rsidP="00E8089F">
      <w:pPr>
        <w:pStyle w:val="afff5"/>
        <w:rPr>
          <w:b/>
          <w:rtl/>
        </w:rPr>
      </w:pPr>
      <w:r>
        <w:rPr>
          <w:rStyle w:val="TanaimMishna"/>
          <w:b/>
          <w:rtl/>
          <w:rPrChange w:id="44204" w:author="Claude" w:date="2026-10-07T09:49:06Z">
            <w:rPr>
              <w:b/>
              <w:rtl/>
            </w:rPr>
          </w:rPrChange>
        </w:rPr>
        <w:t xml:space="preserve">ר"י</w:t>
      </w:r>
      <w:r>
        <w:rPr>
          <w:rStyle w:val="TanaimMishna"/>
          <w:b/>
          <w:rtl/>
          <w:rPrChange w:id="44205" w:author="Claude" w:date="2026-10-07T09:49:06Z">
            <w:rPr>
              <w:b/>
              <w:rtl/>
            </w:rPr>
          </w:rPrChange>
        </w:rPr>
        <w:t xml:space="preserve">:</w:t>
      </w:r>
      <w:r>
        <w:rPr>
          <w:b/>
          <w:rtl/>
        </w:rPr>
        <w:t xml:space="preserve"> אף התמיד.</w:t>
      </w:r>
    </w:p>
    <w:p w14:paraId="7364830F" w14:textId="77777777" w:rsidR="00E8089F" w:rsidRPr="007435EB" w:rsidRDefault="00E8089F" w:rsidP="00E8089F">
      <w:pPr>
        <w:pStyle w:val="afff5"/>
        <w:rPr>
          <w:b/>
          <w:rtl/>
        </w:rPr>
      </w:pPr>
      <w:r>
        <w:rPr>
          <w:rStyle w:val="TanaimMishna"/>
          <w:b/>
          <w:rtl/>
          <w:rPrChange w:id="20042" w:author="קלוד" w:date="2026-10-06T10:09:47Z">
            <w:rPr>
              <w:b/>
              <w:rtl/>
            </w:rPr>
          </w:rPrChange>
        </w:rPr>
        <w:t xml:space="preserve">רבי שמעון</w:t>
      </w:r>
      <w:r>
        <w:rPr>
          <w:b/>
          <w:rtl/>
        </w:rPr>
        <w:t xml:space="preserve"> אומר</w:t>
      </w:r>
      <w:r>
        <w:rPr>
          <w:rStyle w:val="TanaimMishna"/>
          <w:b/>
          <w:rtl/>
          <w:rPrChange w:id="41093" w:author="Claude" w:date="2026-10-07T09:25:14Z">
            <w:rPr>
              <w:b/>
              <w:rtl/>
            </w:rPr>
          </w:rPrChange>
        </w:rPr>
        <w:t xml:space="preserve">:</w:t>
      </w:r>
      <w:r>
        <w:rPr>
          <w:b/>
          <w:rtl/>
        </w:rPr>
        <w:t xml:space="preserve"> הפסח בי"ד, לשמו – חייב [דמהני]</w:t>
      </w:r>
      <w:r w:rsidR="0011715B">
        <w:rPr>
          <w:b/>
          <w:rtl/>
        </w:rPr>
        <w:t>,</w:t>
      </w:r>
      <w:r w:rsidRPr="007435EB">
        <w:rPr>
          <w:b/>
          <w:rtl/>
        </w:rPr>
        <w:t xml:space="preserve"> ושלא לשמו - פטור.</w:t>
      </w:r>
    </w:p>
    <w:p w14:paraId="7204D6E0" w14:textId="77777777" w:rsidR="00E8089F" w:rsidRPr="007435EB" w:rsidRDefault="00E8089F" w:rsidP="00E8089F">
      <w:pPr>
        <w:pStyle w:val="afff5"/>
        <w:rPr>
          <w:b/>
          <w:rtl/>
        </w:rPr>
      </w:pPr>
      <w:r w:rsidRPr="007435EB">
        <w:rPr>
          <w:b/>
          <w:rtl/>
        </w:rPr>
        <w:tab/>
      </w:r>
      <w:r w:rsidRPr="007435EB">
        <w:rPr>
          <w:b/>
          <w:rtl/>
        </w:rPr>
        <w:tab/>
      </w:r>
      <w:r w:rsidRPr="007435EB">
        <w:rPr>
          <w:b/>
          <w:rtl/>
        </w:rPr>
        <w:tab/>
        <w:t>ושאר כל הזבחים, בין לשמן ובין שלא לשמן פטור.</w:t>
      </w:r>
    </w:p>
    <w:p w14:paraId="3EB4361A" w14:textId="77777777" w:rsidR="00E8089F" w:rsidRPr="007435EB" w:rsidRDefault="00E8089F" w:rsidP="00E8089F">
      <w:pPr>
        <w:pStyle w:val="afff5"/>
        <w:rPr>
          <w:b/>
          <w:rtl/>
        </w:rPr>
      </w:pPr>
      <w:r w:rsidRPr="007435EB">
        <w:rPr>
          <w:b/>
          <w:rtl/>
        </w:rPr>
        <w:t>ובמועד, לשמו פטור [דאינה ראויה]</w:t>
      </w:r>
      <w:r w:rsidR="0011715B">
        <w:rPr>
          <w:b/>
          <w:rtl/>
        </w:rPr>
        <w:t>,</w:t>
      </w:r>
      <w:r w:rsidRPr="007435EB">
        <w:rPr>
          <w:b/>
          <w:rtl/>
        </w:rPr>
        <w:t xml:space="preserve"> שלא לשמו חייב.[דמהני לשלמים]</w:t>
      </w:r>
    </w:p>
    <w:p w14:paraId="228C5E7C" w14:textId="77777777" w:rsidR="00E8089F" w:rsidRPr="007435EB" w:rsidRDefault="00E8089F" w:rsidP="00E8089F">
      <w:pPr>
        <w:pStyle w:val="afff5"/>
        <w:rPr>
          <w:b/>
          <w:rtl/>
        </w:rPr>
      </w:pPr>
      <w:r w:rsidRPr="007435EB">
        <w:rPr>
          <w:b/>
          <w:rtl/>
        </w:rPr>
        <w:t>ושאר כל הזבחים, בין לשמן בין שלא לשמן - חייב חוץ מן החטאת ששחטו שלא לשמה.</w:t>
      </w:r>
    </w:p>
    <w:p w14:paraId="7E11891E" w14:textId="36737A62" w:rsidR="00E8089F" w:rsidRPr="007435EB" w:rsidRDefault="00F47631" w:rsidP="00F47631">
      <w:pPr>
        <w:pStyle w:val="affd"/>
        <w:rPr>
          <w:bCs/>
          <w:rtl/>
        </w:rPr>
      </w:pPr>
      <w:r>
        <w:rPr>
          <w:rFonts w:hint="cs"/>
          <w:rtl/>
        </w:rPr>
        <w:t>***</w:t>
      </w:r>
    </w:p>
    <w:p w14:paraId="01C64E72" w14:textId="77777777" w:rsidR="00E8089F" w:rsidRPr="007435EB" w:rsidRDefault="00E8089F" w:rsidP="005C3FF1">
      <w:pPr>
        <w:pStyle w:val="afff"/>
        <w:framePr w:wrap="around"/>
        <w:rPr>
          <w:rtl/>
        </w:rPr>
      </w:pPr>
      <w:r w:rsidRPr="007435EB">
        <w:rPr>
          <w:rFonts w:hint="cs"/>
          <w:rtl/>
        </w:rPr>
        <w:t>סג:</w:t>
      </w:r>
    </w:p>
    <w:p w14:paraId="2FBC1959" w14:textId="77777777" w:rsidR="00E8089F" w:rsidRPr="007435EB" w:rsidRDefault="00E8089F" w:rsidP="00E8089F">
      <w:pPr>
        <w:rPr>
          <w:rtl/>
        </w:rPr>
      </w:pPr>
      <w:r>
        <w:rPr>
          <w:rStyle w:val="affffd"/>
          <w:rFonts w:ascii="Fb Fontext" w:hAnsi="Fb Fontext"/>
          <w:rtl/>
          <w:rPrChange w:id="10038" w:author="מנוע אמוראים" w:date="2026-10-05T16:42:03Z">
            <w:rPr>
              <w:rFonts w:ascii="Fb Fontext" w:hAnsi="Fb Fontext"/>
              <w:rtl/>
            </w:rPr>
          </w:rPrChange>
        </w:rPr>
        <w:t xml:space="preserve">רשב"ל</w:t>
      </w:r>
      <w:r>
        <w:rPr>
          <w:rFonts w:ascii="Fb Fontext" w:hAnsi="Fb Fontext"/>
          <w:rtl/>
        </w:rPr>
        <w:t xml:space="preserve">: לעולם אינו חייב עד שיהא החמץ לשוחט או לזורק. או לאחד מבני חבורה, ועד שיהא עמו בעזרה.</w:t>
      </w:r>
    </w:p>
    <w:p w14:paraId="5E252C12" w14:textId="77777777" w:rsidR="00E8089F" w:rsidRPr="007435EB" w:rsidRDefault="00E8089F" w:rsidP="00E8089F">
      <w:pPr>
        <w:rPr>
          <w:rtl/>
        </w:rPr>
      </w:pPr>
      <w:r>
        <w:rPr>
          <w:rStyle w:val="affffd"/>
          <w:rtl/>
          <w:rPrChange w:id="10039" w:author="מנוע אמוראים" w:date="2026-10-05T16:42:03Z">
            <w:rPr>
              <w:rtl/>
            </w:rPr>
          </w:rPrChange>
        </w:rPr>
        <w:t xml:space="preserve">ר"יו</w:t>
      </w:r>
      <w:r>
        <w:rPr>
          <w:rtl/>
        </w:rPr>
        <w:t xml:space="preserve">: </w:t>
      </w:r>
      <w:r w:rsidR="00127038">
        <w:rPr>
          <w:rtl/>
        </w:rPr>
        <w:t>אף</w:t>
      </w:r>
      <w:r w:rsidRPr="007435EB">
        <w:rPr>
          <w:rtl/>
        </w:rPr>
        <w:t xml:space="preserve"> שאין עמו בעזרה.</w:t>
      </w:r>
    </w:p>
    <w:p w14:paraId="53189CFC" w14:textId="77777777" w:rsidR="00E8089F" w:rsidRPr="007435EB" w:rsidRDefault="00E8089F" w:rsidP="00E8089F">
      <w:pPr>
        <w:rPr>
          <w:rtl/>
        </w:rPr>
      </w:pPr>
      <w:r w:rsidRPr="007435EB">
        <w:rPr>
          <w:rtl/>
        </w:rPr>
        <w:t>ואמרי' ד</w:t>
      </w:r>
      <w:r w:rsidR="00A01BBB">
        <w:rPr>
          <w:rtl/>
        </w:rPr>
        <w:t xml:space="preserve">חלקו </w:t>
      </w:r>
      <w:r>
        <w:rPr>
          <w:rtl/>
        </w:rPr>
        <w:t xml:space="preserve">בעל בסמוך </w:t>
      </w:r>
      <w:r>
        <w:rPr>
          <w:rStyle w:val="affffd"/>
          <w:rtl/>
          <w:rPrChange w:id="10040" w:author="מנוע אמוראים" w:date="2026-10-05T16:42:03Z">
            <w:rPr>
              <w:rtl/>
            </w:rPr>
          </w:rPrChange>
        </w:rPr>
        <w:t xml:space="preserve">דלרשב"ל</w:t>
      </w:r>
      <w:r>
        <w:rPr>
          <w:rtl/>
        </w:rPr>
        <w:t xml:space="preserve"> על דווקא בסמוך </w:t>
      </w:r>
      <w:r>
        <w:rPr>
          <w:rStyle w:val="affffd"/>
          <w:rtl/>
          <w:rPrChange w:id="10041" w:author="מנוע אמוראים" w:date="2026-10-05T16:42:03Z">
            <w:rPr>
              <w:rtl/>
            </w:rPr>
          </w:rPrChange>
        </w:rPr>
        <w:t xml:space="preserve">ולרי"ו</w:t>
      </w:r>
      <w:r>
        <w:rPr>
          <w:rtl/>
        </w:rPr>
        <w:t xml:space="preserve"> לא בעינן על בסמוך.</w:t>
      </w:r>
    </w:p>
    <w:p w14:paraId="724B3F58" w14:textId="77777777" w:rsidR="00E8089F" w:rsidRPr="007435EB" w:rsidRDefault="00E8089F" w:rsidP="00E8089F">
      <w:pPr>
        <w:rPr>
          <w:rtl/>
        </w:rPr>
      </w:pPr>
      <w:r w:rsidRPr="007435EB">
        <w:rPr>
          <w:rtl/>
        </w:rPr>
        <w:t>ו</w:t>
      </w:r>
      <w:r w:rsidR="00127038">
        <w:rPr>
          <w:rtl/>
        </w:rPr>
        <w:t>אף</w:t>
      </w:r>
      <w:r w:rsidRPr="007435EB">
        <w:rPr>
          <w:rtl/>
        </w:rPr>
        <w:t xml:space="preserve"> דכבר איפלגו בזה גבי שוחט תודה לפנים, ולחומה חוץ לחומה דלא קדש הלחם.</w:t>
      </w:r>
    </w:p>
    <w:p w14:paraId="4BC9FDF7" w14:textId="77777777" w:rsidR="00E8089F" w:rsidRPr="007435EB" w:rsidRDefault="00E8089F" w:rsidP="00E8089F">
      <w:pPr>
        <w:rPr>
          <w:rtl/>
        </w:rPr>
      </w:pPr>
      <w:r>
        <w:rPr>
          <w:rtl/>
        </w:rPr>
        <w:t xml:space="preserve">	</w:t>
      </w:r>
      <w:r>
        <w:rPr>
          <w:rStyle w:val="affffd"/>
          <w:rtl/>
          <w:rPrChange w:id="10042" w:author="מנוע אמוראים" w:date="2026-10-05T16:42:03Z">
            <w:rPr>
              <w:rtl/>
            </w:rPr>
          </w:rPrChange>
        </w:rPr>
        <w:t xml:space="preserve">דלרי"ו</w:t>
      </w:r>
      <w:r w:rsidRPr="007435EB">
        <w:rPr>
          <w:rFonts w:hint="cs"/>
          <w:rtl/>
        </w:rPr>
        <w:t>:</w:t>
      </w:r>
      <w:r w:rsidRPr="007435EB">
        <w:rPr>
          <w:rtl/>
        </w:rPr>
        <w:t xml:space="preserve"> חוץ לחומת בית פאגי, אבל חוץ לחומת העזרה קדיש, ולא בעינן על בסמוך.</w:t>
      </w:r>
    </w:p>
    <w:p w14:paraId="1F20D542" w14:textId="77777777" w:rsidR="00E8089F" w:rsidRPr="007435EB" w:rsidRDefault="00E8089F" w:rsidP="00E8089F">
      <w:pPr>
        <w:rPr>
          <w:rtl/>
        </w:rPr>
      </w:pPr>
      <w:r>
        <w:rPr>
          <w:rtl/>
        </w:rPr>
        <w:t xml:space="preserve">	</w:t>
      </w:r>
      <w:r>
        <w:rPr>
          <w:rStyle w:val="affffd"/>
          <w:rtl/>
          <w:rPrChange w:id="10043" w:author="מנוע אמוראים" w:date="2026-10-05T16:42:03Z">
            <w:rPr>
              <w:rtl/>
            </w:rPr>
          </w:rPrChange>
        </w:rPr>
        <w:t xml:space="preserve">ולרשב"ל</w:t>
      </w:r>
      <w:r>
        <w:rPr>
          <w:rtl/>
        </w:rPr>
        <w:t xml:space="preserve">: </w:t>
      </w:r>
      <w:r w:rsidR="00AB3B38">
        <w:rPr>
          <w:rtl/>
        </w:rPr>
        <w:t>אף</w:t>
      </w:r>
      <w:r w:rsidRPr="007435EB">
        <w:rPr>
          <w:rtl/>
        </w:rPr>
        <w:t xml:space="preserve"> חוץ לחומת עזרה לא קדיש. והיינו דבעינן על בסמוך.</w:t>
      </w:r>
    </w:p>
    <w:p w14:paraId="49A2075D" w14:textId="77777777" w:rsidR="00E8089F" w:rsidRPr="007435EB" w:rsidRDefault="00E8089F" w:rsidP="00E8089F">
      <w:pPr>
        <w:rPr>
          <w:rtl/>
        </w:rPr>
      </w:pPr>
      <w:r>
        <w:rPr>
          <w:rtl/>
        </w:rPr>
        <w:t xml:space="preserve">מ"מ צריכי דלא לימא דדוקא בחמץ </w:t>
      </w:r>
      <w:r>
        <w:rPr>
          <w:rStyle w:val="affffd"/>
          <w:rtl/>
          <w:rPrChange w:id="10044" w:author="מנוע אמוראים" w:date="2026-10-05T16:42:03Z">
            <w:rPr>
              <w:rtl/>
            </w:rPr>
          </w:rPrChange>
        </w:rPr>
        <w:t xml:space="preserve">לרי"ו</w:t>
      </w:r>
      <w:r>
        <w:rPr>
          <w:rtl/>
        </w:rPr>
        <w:t xml:space="preserve"> אסור דכל היכא שאיתא איתא אבל במקדש לחם אי לא איתא גואי לא קדיש וככלי שרת.</w:t>
      </w:r>
    </w:p>
    <w:p w14:paraId="68015213" w14:textId="77777777" w:rsidR="00E8089F" w:rsidRPr="007435EB" w:rsidRDefault="00E8089F" w:rsidP="00E8089F">
      <w:pPr>
        <w:rPr>
          <w:rtl/>
        </w:rPr>
      </w:pPr>
      <w:r>
        <w:rPr>
          <w:rtl/>
        </w:rPr>
        <w:t xml:space="preserve">ואי אשמעי' לענין מקדש לחם – הו"א: בהך </w:t>
      </w:r>
      <w:r>
        <w:rPr>
          <w:rStyle w:val="affffd"/>
          <w:rtl/>
          <w:rPrChange w:id="10045" w:author="מנוע אמוראים" w:date="2026-10-05T16:42:03Z">
            <w:rPr>
              <w:rtl/>
            </w:rPr>
          </w:rPrChange>
        </w:rPr>
        <w:t xml:space="preserve">ארשב"ל</w:t>
      </w:r>
      <w:r>
        <w:rPr>
          <w:rtl/>
        </w:rPr>
        <w:t xml:space="preserve"> דבעינן על בסמוך - דאי לא איתא גוואי לא קדיש. אבל לענין חמץ דאיסור כל היכא שאיתא קמ"ל דלא.</w:t>
      </w:r>
    </w:p>
    <w:p w14:paraId="15B69432" w14:textId="120BF168" w:rsidR="00E8089F" w:rsidRPr="007435EB" w:rsidRDefault="00F47631" w:rsidP="00F47631">
      <w:pPr>
        <w:pStyle w:val="affd"/>
        <w:rPr>
          <w:bCs/>
          <w:rtl/>
        </w:rPr>
      </w:pPr>
      <w:r>
        <w:rPr>
          <w:rFonts w:hint="cs"/>
          <w:rtl/>
        </w:rPr>
        <w:t>***</w:t>
      </w:r>
    </w:p>
    <w:p w14:paraId="18600E38" w14:textId="77777777" w:rsidR="00E8089F" w:rsidRPr="007435EB" w:rsidRDefault="00E8089F" w:rsidP="005C3FF1">
      <w:pPr>
        <w:pStyle w:val="afff"/>
        <w:framePr w:wrap="around"/>
        <w:rPr>
          <w:rtl/>
        </w:rPr>
      </w:pPr>
      <w:r w:rsidRPr="007435EB">
        <w:rPr>
          <w:rFonts w:hint="cs"/>
          <w:rtl/>
        </w:rPr>
        <w:t>סג:</w:t>
      </w:r>
    </w:p>
    <w:p w14:paraId="380E3BD5" w14:textId="77777777" w:rsidR="00E8089F" w:rsidRPr="007435EB" w:rsidRDefault="00E8089F" w:rsidP="00E8089F">
      <w:pPr>
        <w:rPr>
          <w:rtl/>
        </w:rPr>
      </w:pPr>
      <w:r w:rsidRPr="007435EB">
        <w:rPr>
          <w:rFonts w:ascii="Fb Fontext" w:hAnsi="Fb Fontext"/>
          <w:rtl/>
        </w:rPr>
        <w:t>אין לו לשוחט, ויש לו לאחד מבני חבורה.</w:t>
      </w:r>
    </w:p>
    <w:p w14:paraId="151A2AC8" w14:textId="77777777" w:rsidR="00E8089F" w:rsidRPr="007435EB" w:rsidRDefault="00E8089F" w:rsidP="00E8089F">
      <w:pPr>
        <w:rPr>
          <w:rtl/>
        </w:rPr>
      </w:pPr>
      <w:r w:rsidRPr="007435EB">
        <w:rPr>
          <w:rtl/>
        </w:rPr>
        <w:t>א"ר אמי לא תשחט על חמץ' [ולא חמצך] וכתיב</w:t>
      </w:r>
      <w:r w:rsidRPr="00AC0CB1">
        <w:rPr>
          <w:rStyle w:val="af2"/>
          <w:rtl/>
        </w:rPr>
        <w:t xml:space="preserve"> </w:t>
      </w:r>
      <w:r w:rsidRPr="00AC0CB1">
        <w:rPr>
          <w:rStyle w:val="af2"/>
          <w:rFonts w:hint="cs"/>
          <w:rtl/>
        </w:rPr>
        <w:t>'</w:t>
      </w:r>
      <w:r w:rsidRPr="00AC0CB1">
        <w:rPr>
          <w:rStyle w:val="af2"/>
          <w:rtl/>
        </w:rPr>
        <w:t xml:space="preserve">לא ילין' </w:t>
      </w:r>
      <w:r w:rsidRPr="007435EB">
        <w:rPr>
          <w:rtl/>
        </w:rPr>
        <w:t>כל דקייימא בלא ילין.</w:t>
      </w:r>
    </w:p>
    <w:p w14:paraId="27E7EA50" w14:textId="1E4B0B9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046" w:author="מנוע אמוראים" w:date="2026-10-05T16:42:03Z">
            <w:rPr>
              <w:rtl/>
            </w:rPr>
          </w:rPrChange>
        </w:rPr>
        <w:t xml:space="preserve">אר"פ</w:t>
      </w:r>
      <w:r>
        <w:rPr>
          <w:rtl/>
        </w:rPr>
        <w:t xml:space="preserve"> הילכך, כהן המקטיר את החלב - עובר בל"ת הואיל וישנו בכלל הלנת אמורין. ת"כ דאחד השוחט ואחד הזורק ואחד המקטיר חייב. אבל המולק את העוף בי"ד - אינו עובר בלא כלום.</w:t>
      </w:r>
    </w:p>
    <w:p w14:paraId="0714C69F" w14:textId="77777777" w:rsidR="00E8089F" w:rsidRPr="007435EB" w:rsidRDefault="00E8089F" w:rsidP="00E8089F">
      <w:pPr>
        <w:rPr>
          <w:rFonts w:ascii="Fb Fontext" w:hAnsi="Fb Fontext" w:cs="Guttman Vilna"/>
          <w:b/>
          <w:bCs/>
          <w:sz w:val="20"/>
          <w:rtl/>
        </w:rPr>
      </w:pPr>
      <w:r w:rsidRPr="00F46A1C">
        <w:rPr>
          <w:rStyle w:val="affffd"/>
          <w:rtl/>
        </w:rPr>
        <w:t>והך</w:t>
      </w:r>
      <w:r>
        <w:rPr>
          <w:rFonts w:ascii="Fb Fontext" w:hAnsi="Fb Fontext"/>
          <w:sz w:val="20"/>
          <w:rtl/>
        </w:rPr>
        <w:t xml:space="preserve"> דהשוחט את הפסח על החמץ עובר בל"ת </w:t>
      </w:r>
      <w:r>
        <w:rPr>
          <w:rStyle w:val="affffd"/>
          <w:rFonts w:ascii="Fb Fontext" w:hAnsi="Fb Fontext"/>
          <w:sz w:val="20"/>
          <w:rtl/>
          <w:rPrChange w:id="10047" w:author="מנוע אמוראים" w:date="2026-10-05T16:42:03Z">
            <w:rPr>
              <w:rFonts w:ascii="Fb Fontext" w:hAnsi="Fb Fontext"/>
              <w:sz w:val="20"/>
              <w:rtl/>
            </w:rPr>
          </w:rPrChange>
        </w:rPr>
        <w:t xml:space="preserve">ולר"י</w:t>
      </w:r>
      <w:r>
        <w:rPr>
          <w:rFonts w:ascii="Fb Fontext" w:hAnsi="Fb Fontext"/>
          <w:sz w:val="20"/>
          <w:rtl/>
        </w:rPr>
        <w:t xml:space="preserve">: אף התמיד. וא"ל לא אמרו אלא בפסח בלבד. ודווקא בזמן שיש לשוחט או לזורק או לאחד מבני חבורה.</w:t>
      </w:r>
    </w:p>
    <w:p w14:paraId="43148725" w14:textId="77777777" w:rsidR="00E8089F" w:rsidRPr="007435EB" w:rsidRDefault="00E8089F" w:rsidP="00E8089F">
      <w:pPr>
        <w:rPr>
          <w:rtl/>
        </w:rPr>
      </w:pPr>
      <w:r w:rsidRPr="007435EB">
        <w:rPr>
          <w:rFonts w:ascii="Fb Fontext" w:hAnsi="Fb Fontext"/>
          <w:rtl/>
        </w:rPr>
        <w:t>אבל היה לאחד בסוף העולם אין זקוק לו. ואחד השוחט ואחד הזורק ואחד המולק ואחד המזה חייב.</w:t>
      </w:r>
    </w:p>
    <w:p w14:paraId="059177ED" w14:textId="77777777" w:rsidR="00E8089F" w:rsidRPr="007435EB" w:rsidRDefault="00E8089F" w:rsidP="00E8089F">
      <w:pPr>
        <w:rPr>
          <w:rtl/>
        </w:rPr>
      </w:pPr>
      <w:r w:rsidRPr="007435EB">
        <w:rPr>
          <w:rtl/>
        </w:rPr>
        <w:t>אבל הקומץ את המנחה - אינו עובר בל"</w:t>
      </w:r>
      <w:r w:rsidRPr="007435EB">
        <w:rPr>
          <w:rFonts w:hint="cs"/>
          <w:rtl/>
        </w:rPr>
        <w:t>ת</w:t>
      </w:r>
      <w:r w:rsidRPr="007435EB">
        <w:rPr>
          <w:rtl/>
        </w:rPr>
        <w:t>. המקטיר את האימורין - אינו עובר בלא תעשה.</w:t>
      </w:r>
    </w:p>
    <w:p w14:paraId="38B27EA3" w14:textId="77777777" w:rsidR="00E8089F" w:rsidRPr="007435EB" w:rsidRDefault="00E8089F" w:rsidP="00E8089F">
      <w:pPr>
        <w:rPr>
          <w:rtl/>
        </w:rPr>
      </w:pPr>
      <w:r w:rsidRPr="007435EB">
        <w:rPr>
          <w:rtl/>
        </w:rPr>
        <w:t>קשיא מליקה אמליקה. קשיא הקטרה אהקטרה.</w:t>
      </w:r>
    </w:p>
    <w:p w14:paraId="32B10E41" w14:textId="77777777" w:rsidR="00E8089F" w:rsidRPr="007435EB" w:rsidRDefault="00E8089F" w:rsidP="00E8089F">
      <w:pPr>
        <w:rPr>
          <w:rtl/>
        </w:rPr>
      </w:pPr>
      <w:r w:rsidRPr="007435EB">
        <w:rPr>
          <w:rtl/>
        </w:rPr>
        <w:t>- ולטעמיך תיקשי לך היא גופא, דקתני: לא אמרו אלא בפסח בלבד. והדר תני: אחד השוחט, ואחד הזורק, ואחד המולק ואחד המזה.</w:t>
      </w:r>
    </w:p>
    <w:p w14:paraId="4D7CA1B0" w14:textId="77777777" w:rsidR="00E8089F" w:rsidRPr="007435EB" w:rsidRDefault="00E8089F" w:rsidP="00E8089F">
      <w:pPr>
        <w:rPr>
          <w:rtl/>
        </w:rPr>
      </w:pPr>
      <w:r>
        <w:rPr>
          <w:rtl/>
        </w:rPr>
        <w:t xml:space="preserve">אלא הא והא </w:t>
      </w:r>
      <w:r>
        <w:rPr>
          <w:rStyle w:val="affffd"/>
          <w:rtl/>
          <w:rPrChange w:id="10048" w:author="מנוע אמוראים" w:date="2026-10-05T16:42:03Z">
            <w:rPr>
              <w:rtl/>
            </w:rPr>
          </w:rPrChange>
        </w:rPr>
        <w:t xml:space="preserve">ר"</w:t>
      </w:r>
      <w:r>
        <w:rPr>
          <w:rStyle w:val="affffd"/>
          <w:rFonts w:hint="cs"/>
          <w:rtl/>
          <w:rPrChange w:id="10049" w:author="מנוע אמוראים" w:date="2026-10-05T16:42:03Z">
            <w:rPr>
              <w:rFonts w:hint="cs"/>
              <w:rtl/>
            </w:rPr>
          </w:rPrChange>
        </w:rPr>
        <w:t xml:space="preserve">ש</w:t>
      </w:r>
      <w:r w:rsidRPr="007435EB">
        <w:rPr>
          <w:rtl/>
        </w:rPr>
        <w:t>, מליקה אמליקה ל"</w:t>
      </w:r>
      <w:r w:rsidRPr="007435EB">
        <w:rPr>
          <w:rFonts w:hint="cs"/>
          <w:rtl/>
        </w:rPr>
        <w:t>ק</w:t>
      </w:r>
      <w:r w:rsidRPr="007435EB">
        <w:rPr>
          <w:rtl/>
        </w:rPr>
        <w:t xml:space="preserve"> - כאן ב</w:t>
      </w:r>
      <w:r w:rsidRPr="007435EB">
        <w:rPr>
          <w:rFonts w:hint="cs"/>
          <w:rtl/>
        </w:rPr>
        <w:t>י</w:t>
      </w:r>
      <w:r w:rsidRPr="007435EB">
        <w:rPr>
          <w:rtl/>
        </w:rPr>
        <w:t>"</w:t>
      </w:r>
      <w:r w:rsidRPr="007435EB">
        <w:rPr>
          <w:rFonts w:hint="cs"/>
          <w:rtl/>
        </w:rPr>
        <w:t>ד כאן בחוה'מ,</w:t>
      </w:r>
      <w:r w:rsidRPr="007435EB">
        <w:rPr>
          <w:rtl/>
        </w:rPr>
        <w:t xml:space="preserve"> ואידי ואידי רבי שמעון היא.</w:t>
      </w:r>
    </w:p>
    <w:p w14:paraId="4153C11E" w14:textId="77777777" w:rsidR="00E8089F" w:rsidRPr="007435EB" w:rsidRDefault="00E8089F" w:rsidP="00E8089F">
      <w:pPr>
        <w:rPr>
          <w:rtl/>
        </w:rPr>
      </w:pPr>
      <w:r w:rsidRPr="007435EB">
        <w:rPr>
          <w:rtl/>
        </w:rPr>
        <w:t xml:space="preserve">הקטרה אהקטרה נמי </w:t>
      </w:r>
      <w:r w:rsidRPr="007435EB">
        <w:rPr>
          <w:rFonts w:hint="cs"/>
          <w:rtl/>
        </w:rPr>
        <w:t>ל</w:t>
      </w:r>
      <w:r w:rsidRPr="007435EB">
        <w:rPr>
          <w:rtl/>
        </w:rPr>
        <w:t>"</w:t>
      </w:r>
      <w:r w:rsidRPr="007435EB">
        <w:rPr>
          <w:rFonts w:hint="cs"/>
          <w:rtl/>
        </w:rPr>
        <w:t>ק</w:t>
      </w:r>
      <w:r w:rsidRPr="007435EB">
        <w:rPr>
          <w:rtl/>
        </w:rPr>
        <w:t>- תנאי היא, דאיכא דמקיש הקטרה לשחיטה ואיכא מאן דלא מקיש.</w:t>
      </w:r>
    </w:p>
    <w:p w14:paraId="4524701E" w14:textId="74B6BA2B" w:rsidR="00E8089F" w:rsidRPr="007435EB" w:rsidRDefault="00F47631" w:rsidP="00F47631">
      <w:pPr>
        <w:pStyle w:val="affd"/>
        <w:rPr>
          <w:bCs/>
          <w:rtl/>
        </w:rPr>
      </w:pPr>
      <w:r>
        <w:rPr>
          <w:rFonts w:hint="cs"/>
          <w:rtl/>
        </w:rPr>
        <w:t>***</w:t>
      </w:r>
    </w:p>
    <w:p w14:paraId="21EE0F09" w14:textId="77777777" w:rsidR="00E8089F" w:rsidRPr="007435EB" w:rsidRDefault="00E8089F" w:rsidP="005C3FF1">
      <w:pPr>
        <w:pStyle w:val="afff"/>
        <w:framePr w:wrap="around"/>
        <w:rPr>
          <w:rtl/>
        </w:rPr>
      </w:pPr>
      <w:r w:rsidRPr="007435EB">
        <w:rPr>
          <w:rFonts w:hint="cs"/>
          <w:rtl/>
        </w:rPr>
        <w:t>סד.</w:t>
      </w:r>
    </w:p>
    <w:p w14:paraId="44C38178" w14:textId="77777777" w:rsidR="00E8089F" w:rsidRPr="007435EB" w:rsidRDefault="00E8089F" w:rsidP="00E8089F">
      <w:pPr>
        <w:rPr>
          <w:rtl/>
        </w:rPr>
      </w:pPr>
      <w:r w:rsidRPr="005C3FF1">
        <w:rPr>
          <w:rStyle w:val="afffa"/>
          <w:rtl/>
        </w:rPr>
        <w:t>רבי יהודה אומר אף התמיד</w:t>
      </w:r>
      <w:r w:rsidRPr="007435EB">
        <w:rPr>
          <w:rFonts w:ascii="Fb Fontext" w:hAnsi="Fb Fontext"/>
          <w:rtl/>
        </w:rPr>
        <w:t xml:space="preserve"> וכו'. וטעמא </w:t>
      </w:r>
      <w:r w:rsidRPr="00AC0CB1">
        <w:rPr>
          <w:rStyle w:val="af2"/>
          <w:rtl/>
        </w:rPr>
        <w:t>ד'זבח המיוחד לי',</w:t>
      </w:r>
      <w:r w:rsidRPr="007435EB">
        <w:rPr>
          <w:rFonts w:ascii="Fb Fontext" w:hAnsi="Fb Fontext"/>
          <w:rtl/>
        </w:rPr>
        <w:t xml:space="preserve"> והיינו תמיד.</w:t>
      </w:r>
    </w:p>
    <w:p w14:paraId="1B4AB116" w14:textId="77777777" w:rsidR="00E8089F" w:rsidRPr="007435EB" w:rsidRDefault="00E8089F" w:rsidP="00E8089F">
      <w:pPr>
        <w:rPr>
          <w:rtl/>
        </w:rPr>
      </w:pPr>
      <w:r>
        <w:rPr>
          <w:rStyle w:val="affffd"/>
          <w:rtl/>
          <w:rPrChange w:id="10050" w:author="מנוע אמוראים" w:date="2026-10-05T16:42:03Z">
            <w:rPr>
              <w:rStyle w:val="afffa"/>
              <w:rtl/>
            </w:rPr>
          </w:rPrChange>
        </w:rPr>
        <w:t xml:space="preserve">ר"ש</w:t>
      </w:r>
      <w:r>
        <w:rPr>
          <w:rStyle w:val="afffa"/>
          <w:rtl/>
        </w:rPr>
        <w:t xml:space="preserve"> הפסח בי"ד</w:t>
      </w:r>
      <w:r w:rsidRPr="007435EB">
        <w:rPr>
          <w:rtl/>
        </w:rPr>
        <w:t xml:space="preserve"> וכו'. וטעמא </w:t>
      </w:r>
      <w:r w:rsidRPr="00AC0CB1">
        <w:rPr>
          <w:rStyle w:val="af2"/>
          <w:rtl/>
        </w:rPr>
        <w:t xml:space="preserve">ד'זבחי זבחי' </w:t>
      </w:r>
      <w:r w:rsidRPr="007435EB">
        <w:rPr>
          <w:rtl/>
        </w:rPr>
        <w:t>תרי זמני. קרי ביה זבח זבחיי.</w:t>
      </w:r>
    </w:p>
    <w:p w14:paraId="1B786054" w14:textId="77777777" w:rsidR="00E8089F" w:rsidRPr="007435EB" w:rsidRDefault="00E8089F" w:rsidP="00E8089F">
      <w:pPr>
        <w:rPr>
          <w:rtl/>
        </w:rPr>
      </w:pPr>
      <w:r w:rsidRPr="007435EB">
        <w:rPr>
          <w:rtl/>
        </w:rPr>
        <w:t>ופלגינהו רחמנא מהדדי.</w:t>
      </w:r>
    </w:p>
    <w:p w14:paraId="741426FE" w14:textId="77777777" w:rsidR="00E8089F" w:rsidRPr="007435EB" w:rsidRDefault="00E8089F" w:rsidP="00E8089F">
      <w:pPr>
        <w:rPr>
          <w:rtl/>
        </w:rPr>
      </w:pPr>
      <w:r w:rsidRPr="007435EB">
        <w:rPr>
          <w:rtl/>
        </w:rPr>
        <w:t>ולא כתב זבחיי למימר: בזמן דאיכא זבח - לא מחייב אזבחיי, בזמן דליכא זבח מחייב אזבחיי.</w:t>
      </w:r>
    </w:p>
    <w:p w14:paraId="4428CC1E" w14:textId="23CF92C8" w:rsidR="00E8089F" w:rsidRPr="007435EB" w:rsidRDefault="00F47631" w:rsidP="00F47631">
      <w:pPr>
        <w:pStyle w:val="affd"/>
        <w:rPr>
          <w:bCs/>
          <w:rtl/>
        </w:rPr>
      </w:pPr>
      <w:r>
        <w:rPr>
          <w:rFonts w:hint="cs"/>
          <w:rtl/>
        </w:rPr>
        <w:t>***</w:t>
      </w:r>
    </w:p>
    <w:p w14:paraId="6C2B7FD3" w14:textId="77777777" w:rsidR="00E8089F" w:rsidRPr="007435EB" w:rsidRDefault="00E8089F" w:rsidP="00E8089F">
      <w:pPr>
        <w:rPr>
          <w:rtl/>
        </w:rPr>
      </w:pPr>
      <w:r w:rsidRPr="005C3FF1">
        <w:rPr>
          <w:rStyle w:val="afffa"/>
          <w:rtl/>
        </w:rPr>
        <w:t>ובמועד לשמו פטור ושלא לשמו חייב.</w:t>
      </w:r>
      <w:r w:rsidRPr="007435EB">
        <w:rPr>
          <w:rFonts w:ascii="Fb Fontext" w:hAnsi="Fb Fontext"/>
          <w:rtl/>
        </w:rPr>
        <w:t xml:space="preserve"> </w:t>
      </w:r>
      <w:r w:rsidRPr="007435EB">
        <w:rPr>
          <w:rFonts w:ascii="Fb Fontext" w:hAnsi="Fb Fontext" w:hint="cs"/>
          <w:rtl/>
        </w:rPr>
        <w:t xml:space="preserve">- </w:t>
      </w:r>
      <w:r w:rsidRPr="007435EB">
        <w:rPr>
          <w:rFonts w:ascii="Fb Fontext" w:hAnsi="Fb Fontext"/>
          <w:rtl/>
        </w:rPr>
        <w:t>הא סתמא פטור.</w:t>
      </w:r>
    </w:p>
    <w:p w14:paraId="5BD3B531" w14:textId="77777777" w:rsidR="00E8089F" w:rsidRPr="007435EB" w:rsidRDefault="00E8089F" w:rsidP="00E8089F">
      <w:pPr>
        <w:rPr>
          <w:rtl/>
        </w:rPr>
      </w:pPr>
      <w:r>
        <w:rPr>
          <w:rStyle w:val="affffd"/>
          <w:rtl/>
          <w:rPrChange w:id="10051" w:author="מנוע אמוראים" w:date="2026-10-05T16:42:03Z">
            <w:rPr>
              <w:rtl/>
            </w:rPr>
          </w:rPrChange>
        </w:rPr>
        <w:t xml:space="preserve">רחב"ג</w:t>
      </w:r>
      <w:r>
        <w:rPr>
          <w:rtl/>
        </w:rPr>
        <w:t xml:space="preserve"> מיירי שהיו בעלים טמאי מת, ונדחין לפסח שני, דסתמיה לשום פסח קאי.</w:t>
      </w:r>
    </w:p>
    <w:p w14:paraId="63DAF63C" w14:textId="77777777" w:rsidR="00E8089F" w:rsidRPr="007435EB" w:rsidRDefault="00E8089F" w:rsidP="00E8089F">
      <w:pPr>
        <w:rPr>
          <w:rtl/>
        </w:rPr>
      </w:pPr>
      <w:r w:rsidRPr="007435EB">
        <w:rPr>
          <w:rtl/>
        </w:rPr>
        <w:t>[ואין להוכיח מהך דפסח בשאר ימות השנה בעי עקירה]</w:t>
      </w:r>
    </w:p>
    <w:p w14:paraId="6225490A" w14:textId="1D72FEC5" w:rsidR="00E8089F" w:rsidRPr="007435EB" w:rsidRDefault="00F47631" w:rsidP="00F47631">
      <w:pPr>
        <w:pStyle w:val="affd"/>
        <w:rPr>
          <w:bCs/>
          <w:rtl/>
        </w:rPr>
      </w:pPr>
      <w:r>
        <w:rPr>
          <w:rFonts w:hint="cs"/>
          <w:rtl/>
        </w:rPr>
        <w:t>***</w:t>
      </w:r>
    </w:p>
    <w:p w14:paraId="4B6FFE64" w14:textId="77777777" w:rsidR="00E8089F" w:rsidRPr="005C3FF1" w:rsidRDefault="00E8089F" w:rsidP="009A151F">
      <w:pPr>
        <w:rPr>
          <w:rStyle w:val="afffa"/>
          <w:rtl/>
        </w:rPr>
      </w:pPr>
      <w:r w:rsidRPr="005C3FF1">
        <w:rPr>
          <w:rStyle w:val="afffa"/>
          <w:rtl/>
        </w:rPr>
        <w:t>משנה.</w:t>
      </w:r>
    </w:p>
    <w:p w14:paraId="227F228A" w14:textId="77777777" w:rsidR="00E8089F" w:rsidRPr="005C3FF1" w:rsidRDefault="00E8089F" w:rsidP="009A151F">
      <w:pPr>
        <w:rPr>
          <w:rStyle w:val="afffa"/>
          <w:rtl/>
        </w:rPr>
      </w:pPr>
      <w:r>
        <w:rPr>
          <w:rStyle w:val="afffa"/>
          <w:rtl/>
        </w:rPr>
        <w:t xml:space="preserve">הפסח נשחט בשלש כתות שנאמר '</w:t>
      </w:r>
      <w:r>
        <w:rPr>
          <w:rStyle w:val="af2"/>
          <w:rtl/>
          <w:rPrChange w:id="9037" w:author="מנוע פסוקים" w:date="2026-10-05T16:38:40Z">
            <w:rPr>
              <w:rStyle w:val="afffa"/>
              <w:rtl/>
            </w:rPr>
          </w:rPrChange>
        </w:rPr>
        <w:t xml:space="preserve">ושחטו אתו כל קהל עדת ישראל</w:t>
      </w:r>
      <w:r>
        <w:rPr>
          <w:rStyle w:val="afffa"/>
          <w:rtl/>
        </w:rPr>
        <w:t xml:space="preserve">' קהל ועדה וישראל.</w:t>
      </w:r>
    </w:p>
    <w:p w14:paraId="025CC44E" w14:textId="77777777" w:rsidR="00E8089F" w:rsidRPr="005C3FF1" w:rsidRDefault="00E8089F" w:rsidP="009A151F">
      <w:pPr>
        <w:rPr>
          <w:rStyle w:val="afffa"/>
          <w:rtl/>
        </w:rPr>
      </w:pPr>
      <w:r w:rsidRPr="005C3FF1">
        <w:rPr>
          <w:rStyle w:val="afffa"/>
          <w:rtl/>
        </w:rPr>
        <w:t>נכנסה כת הראשונה, נתמלאה העזרה, נעלו דלתות העזרה, תקעו הריעו ותקעו. הכהנים עומדים שורות שורות ובידיהם בזיכי כסף ובזיכי זהב, שורה שכולה כסף - כסף, ושורה שכולה זהב - זהב, לא היו מעורבין. ולא היו לבזיכין שוליים, שמא יניחום ויקרש הדם.</w:t>
      </w:r>
    </w:p>
    <w:p w14:paraId="3BE39258" w14:textId="77777777" w:rsidR="00E8089F" w:rsidRPr="005C3FF1" w:rsidRDefault="00E8089F" w:rsidP="009A151F">
      <w:pPr>
        <w:rPr>
          <w:rStyle w:val="afffa"/>
          <w:rtl/>
        </w:rPr>
      </w:pPr>
      <w:r w:rsidRPr="005C3FF1">
        <w:rPr>
          <w:rStyle w:val="afffa"/>
          <w:rtl/>
        </w:rPr>
        <w:t>שחט ישראל וקבל הכהן, נותנו לחבירו, וחבירו לחבירו, ומקבל את המלא ומחזיר את הריקן. כהן הקרוב אצל המזבח זורקו זריקה אחת כנגד היסוד.</w:t>
      </w:r>
    </w:p>
    <w:p w14:paraId="247201AE" w14:textId="77777777" w:rsidR="00E8089F" w:rsidRPr="005C3FF1" w:rsidRDefault="00E8089F" w:rsidP="009A151F">
      <w:pPr>
        <w:rPr>
          <w:rStyle w:val="afffa"/>
          <w:rtl/>
        </w:rPr>
      </w:pPr>
      <w:r w:rsidRPr="005C3FF1">
        <w:rPr>
          <w:rStyle w:val="afffa"/>
          <w:rtl/>
        </w:rPr>
        <w:lastRenderedPageBreak/>
        <w:t>יצתה כת ראשונה ונכנסה כת שניה, יצתה שניה נכנסה שלישית. כמעשה הראשונה כך מעשה השניה והשלישית.</w:t>
      </w:r>
    </w:p>
    <w:p w14:paraId="44B7342C" w14:textId="77777777" w:rsidR="00E8089F" w:rsidRPr="005C3FF1" w:rsidRDefault="00E8089F" w:rsidP="009A151F">
      <w:pPr>
        <w:rPr>
          <w:rStyle w:val="afffa"/>
          <w:rtl/>
        </w:rPr>
      </w:pPr>
      <w:r w:rsidRPr="005C3FF1">
        <w:rPr>
          <w:rStyle w:val="afffa"/>
          <w:rtl/>
        </w:rPr>
        <w:t xml:space="preserve">קראו את ההלל, אם גמרו - שנו, ואם שנו - שלשו, </w:t>
      </w:r>
      <w:r w:rsidR="00127038" w:rsidRPr="005C3FF1">
        <w:rPr>
          <w:rStyle w:val="afffa"/>
          <w:rtl/>
        </w:rPr>
        <w:t>אף</w:t>
      </w:r>
      <w:r w:rsidRPr="005C3FF1">
        <w:rPr>
          <w:rStyle w:val="afffa"/>
          <w:rtl/>
        </w:rPr>
        <w:t xml:space="preserve"> שלא שלשו מימיהם.</w:t>
      </w:r>
    </w:p>
    <w:p w14:paraId="43594C28" w14:textId="77777777" w:rsidR="00E8089F" w:rsidRPr="005C3FF1" w:rsidRDefault="00E8089F" w:rsidP="009A151F">
      <w:pPr>
        <w:rPr>
          <w:rStyle w:val="afffa"/>
          <w:rtl/>
        </w:rPr>
      </w:pPr>
      <w:r w:rsidRPr="005C3FF1">
        <w:rPr>
          <w:rStyle w:val="afffa"/>
          <w:rtl/>
        </w:rPr>
        <w:t>רבי יהודה אומר: מימיהם של כת שלישית לא הגיעו לאהבתי כי ישמע ה' מפני שעמה מועטין.</w:t>
      </w:r>
    </w:p>
    <w:p w14:paraId="53CB8202" w14:textId="77777777" w:rsidR="00E8089F" w:rsidRPr="005C3FF1" w:rsidRDefault="00E8089F" w:rsidP="009A151F">
      <w:pPr>
        <w:rPr>
          <w:rStyle w:val="afffa"/>
          <w:rtl/>
        </w:rPr>
      </w:pPr>
      <w:r w:rsidRPr="005C3FF1">
        <w:rPr>
          <w:rStyle w:val="afffa"/>
          <w:rtl/>
        </w:rPr>
        <w:t>כמעשהו בחול כך מעשהו בשבת, אלא שהכהנים מדיחים את העזרה שלא ברצון חכמים.</w:t>
      </w:r>
    </w:p>
    <w:p w14:paraId="41475AA6" w14:textId="77777777" w:rsidR="00E8089F" w:rsidRPr="005C3FF1" w:rsidRDefault="00E8089F" w:rsidP="009A151F">
      <w:pPr>
        <w:rPr>
          <w:rStyle w:val="afffa"/>
          <w:rtl/>
        </w:rPr>
      </w:pPr>
      <w:r w:rsidRPr="005C3FF1">
        <w:rPr>
          <w:rStyle w:val="afffa"/>
          <w:rtl/>
        </w:rPr>
        <w:t>רבי יהודה אומר: כוס היה ממלא מדם התערובת. זרקו זריקה אחת על גבי המזבח.</w:t>
      </w:r>
    </w:p>
    <w:p w14:paraId="696D5690" w14:textId="77777777" w:rsidR="00E8089F" w:rsidRPr="005C3FF1" w:rsidRDefault="00E8089F" w:rsidP="009A151F">
      <w:pPr>
        <w:rPr>
          <w:rStyle w:val="afffa"/>
          <w:rtl/>
        </w:rPr>
      </w:pPr>
      <w:r w:rsidRPr="005C3FF1">
        <w:rPr>
          <w:rStyle w:val="afffa"/>
          <w:rtl/>
        </w:rPr>
        <w:t>ולא הודו לו חכמים.</w:t>
      </w:r>
    </w:p>
    <w:p w14:paraId="229EBE5C" w14:textId="48D22AD1" w:rsidR="00E8089F" w:rsidRPr="007435EB" w:rsidRDefault="00F47631" w:rsidP="00F47631">
      <w:pPr>
        <w:pStyle w:val="affd"/>
        <w:rPr>
          <w:del w:id="90030" w:author="מנוע עיצוב" w:date="2026-10-08T11:01:28Z"/>
          <w:bCs/>
          <w:rtl/>
        </w:rPr>
      </w:pPr>
      <w:del w:id="90029" w:author="מנוע עיצוב" w:date="2026-10-08T11:01:28Z">
        <w:r>
          <w:rPr>
            <w:rFonts w:hint="cs"/>
            <w:rtl/>
          </w:rPr>
          <w:delText xml:space="preserve">***</w:delText>
        </w:r>
      </w:del>
    </w:p>
    <w:p w14:paraId="3EF9A66A" w14:textId="77777777" w:rsidR="00E8089F" w:rsidRPr="007435EB" w:rsidRDefault="00E8089F" w:rsidP="00E8089F">
      <w:pPr>
        <w:pStyle w:val="afffd"/>
        <w:rPr>
          <w:b/>
          <w:sz w:val="20"/>
          <w:rtl/>
        </w:rPr>
      </w:pPr>
      <w:ins w:id="9857" w:author="מספור קטעי משנה" w:date="2026-10-06T06:45:41Z">
        <w:r>
          <w:rPr>
            <w:rStyle w:val="MisparKeta"/>
          </w:rPr>
          <w:t xml:space="preserve">ה. </w:t>
        </w:r>
      </w:ins>
      <w:r w:rsidRPr="009A151F">
        <w:rPr>
          <w:b/>
          <w:bCs/>
          <w:rtl/>
        </w:rPr>
        <w:t>תולין ומפשיטין</w:t>
      </w:r>
      <w:r w:rsidRPr="007435EB">
        <w:rPr>
          <w:b/>
          <w:rtl/>
          <w:rPrChange w:id="40023" w:author="Claude" w:date="2026-10-06T13:34:51Z">
            <w:rPr>
              <w:b/>
              <w:sz w:val="20"/>
              <w:rtl/>
            </w:rPr>
          </w:rPrChange>
        </w:rPr>
        <w:t>.</w:t>
      </w:r>
    </w:p>
    <w:p w14:paraId="0A7205EE" w14:textId="77777777" w:rsidR="00E8089F" w:rsidRPr="007435EB" w:rsidRDefault="00E8089F" w:rsidP="00E8089F">
      <w:pPr>
        <w:rPr>
          <w:rtl/>
        </w:rPr>
      </w:pPr>
      <w:r w:rsidRPr="007435EB">
        <w:rPr>
          <w:rFonts w:ascii="Fb Fontext" w:hAnsi="Fb Fontext"/>
          <w:rtl/>
        </w:rPr>
        <w:t>אונקליות של ברזל היו קבועים בכתלים ובעמודים, שבהן תולין ומפשיטין.</w:t>
      </w:r>
    </w:p>
    <w:p w14:paraId="535A31A2" w14:textId="77777777" w:rsidR="00E8089F" w:rsidRPr="007435EB" w:rsidRDefault="00E8089F" w:rsidP="00E8089F">
      <w:pPr>
        <w:rPr>
          <w:rtl/>
        </w:rPr>
      </w:pPr>
      <w:r w:rsidRPr="007435EB">
        <w:rPr>
          <w:rtl/>
        </w:rPr>
        <w:t>כל מי שאין לו מקום לתלות ולהפשיט - מקלות דקים וחלקים היו שם, מניח על כתפו ועל כתף חבירו ותולה ומפשיט.</w:t>
      </w:r>
    </w:p>
    <w:p w14:paraId="462EFA34" w14:textId="77777777" w:rsidR="00E8089F" w:rsidRPr="007435EB" w:rsidRDefault="00E8089F" w:rsidP="00E8089F">
      <w:pPr>
        <w:rPr>
          <w:rtl/>
        </w:rPr>
      </w:pPr>
      <w:r>
        <w:rPr>
          <w:rStyle w:val="affffd"/>
          <w:rtl/>
          <w:rPrChange w:id="10052" w:author="מנוע אמוראים" w:date="2026-10-05T16:42:03Z">
            <w:rPr>
              <w:rtl/>
            </w:rPr>
          </w:rPrChange>
        </w:rPr>
        <w:t xml:space="preserve">ר"א</w:t>
      </w:r>
      <w:r>
        <w:rPr>
          <w:rtl/>
        </w:rPr>
        <w:t xml:space="preserve">: י"ד שחל להיות בשבת מניח ידו על כתף חבירו, ויד חבירו על כתיפו, ותולה ומפשיט. קרעו והוציא את אימוריו, נתנו במגיס והקטירן על גבי המזבח.</w:t>
      </w:r>
    </w:p>
    <w:p w14:paraId="13417B61" w14:textId="77777777" w:rsidR="00E8089F" w:rsidRPr="007435EB" w:rsidRDefault="00E8089F" w:rsidP="00E8089F">
      <w:pPr>
        <w:rPr>
          <w:rtl/>
        </w:rPr>
      </w:pPr>
      <w:r w:rsidRPr="007435EB">
        <w:rPr>
          <w:rtl/>
        </w:rPr>
        <w:t>יצתה כת הראשונה וישבה לה בהר הבית, שניה בחיל, והשלישית במקומה עומדת.</w:t>
      </w:r>
    </w:p>
    <w:p w14:paraId="5226ED96" w14:textId="77777777" w:rsidR="00E8089F" w:rsidRPr="007435EB" w:rsidRDefault="00E8089F" w:rsidP="00E8089F">
      <w:pPr>
        <w:rPr>
          <w:rtl/>
        </w:rPr>
      </w:pPr>
      <w:r w:rsidRPr="007435EB">
        <w:rPr>
          <w:rtl/>
        </w:rPr>
        <w:t>חשיכה - יצאו וצלו את פסחיהן.</w:t>
      </w:r>
    </w:p>
    <w:p w14:paraId="3A7579EB" w14:textId="360139D7" w:rsidR="00E8089F" w:rsidRPr="007435EB" w:rsidRDefault="00F47631" w:rsidP="00F47631">
      <w:pPr>
        <w:pStyle w:val="affd"/>
        <w:rPr>
          <w:bCs/>
          <w:rtl/>
        </w:rPr>
      </w:pPr>
      <w:r>
        <w:rPr>
          <w:rFonts w:hint="cs"/>
          <w:rtl/>
        </w:rPr>
        <w:t>***</w:t>
      </w:r>
    </w:p>
    <w:p w14:paraId="47D311D3" w14:textId="77777777" w:rsidR="00E8089F" w:rsidRPr="007435EB" w:rsidRDefault="00E8089F" w:rsidP="005C3FF1">
      <w:pPr>
        <w:pStyle w:val="afff"/>
        <w:framePr w:wrap="around"/>
        <w:rPr>
          <w:rtl/>
        </w:rPr>
      </w:pPr>
      <w:r w:rsidRPr="007435EB">
        <w:rPr>
          <w:rFonts w:hint="cs"/>
          <w:rtl/>
        </w:rPr>
        <w:t>סד:</w:t>
      </w:r>
    </w:p>
    <w:p w14:paraId="075FA33F" w14:textId="77777777" w:rsidR="00E8089F" w:rsidRPr="007435EB" w:rsidRDefault="00E8089F" w:rsidP="00E8089F">
      <w:pPr>
        <w:rPr>
          <w:rtl/>
        </w:rPr>
      </w:pPr>
      <w:r w:rsidRPr="007435EB">
        <w:rPr>
          <w:rFonts w:ascii="Fb Fontext" w:hAnsi="Fb Fontext"/>
          <w:rtl/>
        </w:rPr>
        <w:t>רי'צ אין הפסח נשחט אלא בשלש כתות של ל' ל' בני אדם. דקהל ועדה וישראל. ומספק"ל אי בב"א בזאח"ז.</w:t>
      </w:r>
    </w:p>
    <w:p w14:paraId="7B066852" w14:textId="77777777" w:rsidR="00E8089F" w:rsidRPr="007435EB" w:rsidRDefault="00E8089F" w:rsidP="00E8089F">
      <w:pPr>
        <w:rPr>
          <w:rtl/>
        </w:rPr>
      </w:pPr>
      <w:r w:rsidRPr="007435EB">
        <w:rPr>
          <w:rFonts w:ascii="Fb Fontext" w:hAnsi="Fb Fontext"/>
          <w:sz w:val="20"/>
          <w:rtl/>
        </w:rPr>
        <w:t>הלכך בחמשין נמי סגיא, דעיילי תלתין ועבדי, עיילי עשרה ו</w:t>
      </w:r>
      <w:r w:rsidRPr="007435EB">
        <w:rPr>
          <w:rFonts w:ascii="Fb Fontext" w:hAnsi="Fb Fontext" w:hint="cs"/>
          <w:sz w:val="20"/>
          <w:rtl/>
        </w:rPr>
        <w:t>יצאט</w:t>
      </w:r>
      <w:r w:rsidRPr="007435EB">
        <w:rPr>
          <w:rFonts w:ascii="Fb Fontext" w:hAnsi="Fb Fontext"/>
          <w:sz w:val="20"/>
          <w:rtl/>
        </w:rPr>
        <w:t xml:space="preserve"> עשרה, על</w:t>
      </w:r>
      <w:r w:rsidRPr="007435EB">
        <w:rPr>
          <w:rFonts w:ascii="Fb Fontext" w:hAnsi="Fb Fontext" w:hint="cs"/>
          <w:sz w:val="20"/>
          <w:rtl/>
        </w:rPr>
        <w:t>ו</w:t>
      </w:r>
      <w:r w:rsidRPr="007435EB">
        <w:rPr>
          <w:rFonts w:ascii="Fb Fontext" w:hAnsi="Fb Fontext"/>
          <w:sz w:val="20"/>
          <w:rtl/>
        </w:rPr>
        <w:t xml:space="preserve"> עשרה ו</w:t>
      </w:r>
      <w:r w:rsidRPr="007435EB">
        <w:rPr>
          <w:rFonts w:ascii="Fb Fontext" w:hAnsi="Fb Fontext" w:hint="cs"/>
          <w:sz w:val="20"/>
          <w:rtl/>
        </w:rPr>
        <w:t>יצאו</w:t>
      </w:r>
      <w:r w:rsidRPr="007435EB">
        <w:rPr>
          <w:rFonts w:ascii="Fb Fontext" w:hAnsi="Fb Fontext"/>
          <w:sz w:val="20"/>
          <w:rtl/>
        </w:rPr>
        <w:t xml:space="preserve"> עשרה.</w:t>
      </w:r>
    </w:p>
    <w:p w14:paraId="3FDD1A15" w14:textId="77777777" w:rsidR="00E8089F" w:rsidRPr="007435EB" w:rsidRDefault="00E8089F" w:rsidP="00E8089F">
      <w:pPr>
        <w:pStyle w:val="afffd"/>
        <w:rPr>
          <w:rFonts w:cs="FontbitDavid"/>
          <w:b/>
          <w:sz w:val="20"/>
          <w:rtl/>
        </w:rPr>
      </w:pPr>
      <w:ins w:id="9858" w:author="מספור קטעי משנה" w:date="2026-10-06T06:45:41Z">
        <w:r>
          <w:rPr>
            <w:rStyle w:val="MisparKeta"/>
          </w:rPr>
          <w:t xml:space="preserve">ב. </w:t>
        </w:r>
      </w:ins>
      <w:r w:rsidRPr="009A151F">
        <w:rPr>
          <w:rFonts w:hint="cs"/>
          <w:b/>
          <w:bCs/>
          <w:rtl/>
        </w:rPr>
        <w:t>נכנסה</w:t>
      </w:r>
      <w:r w:rsidRPr="009A151F">
        <w:rPr>
          <w:b/>
          <w:bCs/>
          <w:rtl/>
        </w:rPr>
        <w:t xml:space="preserve"> </w:t>
      </w:r>
      <w:r w:rsidRPr="009A151F">
        <w:rPr>
          <w:rFonts w:hint="cs"/>
          <w:b/>
          <w:bCs/>
          <w:rtl/>
        </w:rPr>
        <w:t>כת</w:t>
      </w:r>
      <w:r w:rsidRPr="009A151F">
        <w:rPr>
          <w:b/>
          <w:bCs/>
          <w:rtl/>
        </w:rPr>
        <w:t xml:space="preserve"> </w:t>
      </w:r>
      <w:r w:rsidRPr="009A151F">
        <w:rPr>
          <w:rFonts w:hint="cs"/>
          <w:b/>
          <w:bCs/>
          <w:rtl/>
        </w:rPr>
        <w:t>ראשונה</w:t>
      </w:r>
      <w:r w:rsidRPr="009A151F">
        <w:rPr>
          <w:b/>
          <w:bCs/>
          <w:rtl/>
        </w:rPr>
        <w:t xml:space="preserve"> </w:t>
      </w:r>
      <w:r w:rsidRPr="009A151F">
        <w:rPr>
          <w:rFonts w:hint="cs"/>
          <w:b/>
          <w:bCs/>
          <w:rtl/>
        </w:rPr>
        <w:t>וכו</w:t>
      </w:r>
      <w:r w:rsidRPr="009A151F">
        <w:rPr>
          <w:b/>
          <w:bCs/>
          <w:rtl/>
        </w:rPr>
        <w:t>'</w:t>
      </w:r>
      <w:r w:rsidRPr="007435EB">
        <w:rPr>
          <w:rFonts w:cs="FontbitDavid"/>
          <w:b/>
          <w:rtl/>
          <w:rPrChange w:id="40024" w:author="Claude" w:date="2026-10-06T13:34:51Z">
            <w:rPr>
              <w:rFonts w:cs="FontbitDavid"/>
              <w:b/>
              <w:sz w:val="20"/>
              <w:rtl/>
            </w:rPr>
          </w:rPrChange>
        </w:rPr>
        <w:t>.</w:t>
      </w:r>
    </w:p>
    <w:p w14:paraId="203E810E" w14:textId="77777777" w:rsidR="00E8089F" w:rsidRPr="007435EB" w:rsidRDefault="00E8089F" w:rsidP="00E8089F">
      <w:pPr>
        <w:rPr>
          <w:rFonts w:ascii="Fb Fontext" w:hAnsi="Fb Fontext"/>
          <w:sz w:val="20"/>
          <w:rtl/>
        </w:rPr>
      </w:pPr>
      <w:r w:rsidRPr="005C3FF1">
        <w:rPr>
          <w:rStyle w:val="afffa"/>
          <w:rFonts w:hint="cs"/>
          <w:rtl/>
        </w:rPr>
        <w:t>אביי</w:t>
      </w:r>
      <w:r w:rsidRPr="007435EB">
        <w:rPr>
          <w:rFonts w:ascii="Fb Fontext" w:hAnsi="Fb Fontext" w:hint="cs"/>
          <w:sz w:val="20"/>
          <w:rtl/>
        </w:rPr>
        <w:t xml:space="preserve">: </w:t>
      </w:r>
      <w:r w:rsidRPr="005C3FF1">
        <w:rPr>
          <w:rStyle w:val="afffa"/>
          <w:rFonts w:hint="cs"/>
          <w:rtl/>
        </w:rPr>
        <w:t>ננעלו</w:t>
      </w:r>
      <w:r w:rsidRPr="007435EB">
        <w:rPr>
          <w:rFonts w:ascii="Fb Fontext" w:hAnsi="Fb Fontext"/>
          <w:sz w:val="20"/>
          <w:rtl/>
        </w:rPr>
        <w:t xml:space="preserve"> </w:t>
      </w:r>
      <w:r w:rsidRPr="007435EB">
        <w:rPr>
          <w:rFonts w:ascii="Fb Fontext" w:hAnsi="Fb Fontext" w:hint="cs"/>
          <w:sz w:val="20"/>
          <w:rtl/>
        </w:rPr>
        <w:t>תנן</w:t>
      </w:r>
      <w:r w:rsidRPr="007435EB">
        <w:rPr>
          <w:rFonts w:ascii="Fb Fontext" w:hAnsi="Fb Fontext"/>
          <w:sz w:val="20"/>
          <w:rtl/>
        </w:rPr>
        <w:t xml:space="preserve">, </w:t>
      </w:r>
      <w:r w:rsidRPr="005C3FF1">
        <w:rPr>
          <w:rStyle w:val="afffa"/>
          <w:rFonts w:hint="cs"/>
          <w:rtl/>
        </w:rPr>
        <w:t>רבא</w:t>
      </w:r>
      <w:r w:rsidRPr="007435EB">
        <w:rPr>
          <w:rFonts w:ascii="Fb Fontext" w:hAnsi="Fb Fontext" w:hint="cs"/>
          <w:sz w:val="20"/>
          <w:rtl/>
        </w:rPr>
        <w:t>:</w:t>
      </w:r>
      <w:r w:rsidRPr="007435EB">
        <w:rPr>
          <w:rFonts w:ascii="Fb Fontext" w:hAnsi="Fb Fontext"/>
          <w:sz w:val="20"/>
          <w:rtl/>
        </w:rPr>
        <w:t xml:space="preserve"> </w:t>
      </w:r>
      <w:r w:rsidRPr="007435EB">
        <w:rPr>
          <w:rFonts w:ascii="Fb Fontext" w:hAnsi="Fb Fontext" w:hint="cs"/>
          <w:sz w:val="20"/>
          <w:rtl/>
        </w:rPr>
        <w:t>נועלין</w:t>
      </w:r>
      <w:r w:rsidRPr="007435EB">
        <w:rPr>
          <w:rFonts w:ascii="Fb Fontext" w:hAnsi="Fb Fontext"/>
          <w:sz w:val="20"/>
          <w:rtl/>
        </w:rPr>
        <w:t xml:space="preserve"> </w:t>
      </w:r>
      <w:r w:rsidRPr="007435EB">
        <w:rPr>
          <w:rFonts w:ascii="Fb Fontext" w:hAnsi="Fb Fontext" w:hint="cs"/>
          <w:sz w:val="20"/>
          <w:rtl/>
        </w:rPr>
        <w:t>תנן</w:t>
      </w:r>
      <w:r w:rsidRPr="007435EB">
        <w:rPr>
          <w:rFonts w:ascii="Fb Fontext" w:hAnsi="Fb Fontext"/>
          <w:sz w:val="20"/>
          <w:rtl/>
        </w:rPr>
        <w:t xml:space="preserve">. </w:t>
      </w:r>
      <w:r w:rsidRPr="005C3FF1">
        <w:rPr>
          <w:rStyle w:val="afffa"/>
          <w:rFonts w:hint="cs"/>
          <w:rtl/>
        </w:rPr>
        <w:t>איכא</w:t>
      </w:r>
      <w:r w:rsidRPr="005C3FF1">
        <w:rPr>
          <w:rStyle w:val="afffa"/>
          <w:rtl/>
        </w:rPr>
        <w:t xml:space="preserve"> </w:t>
      </w:r>
      <w:r w:rsidRPr="005C3FF1">
        <w:rPr>
          <w:rStyle w:val="afffa"/>
          <w:rFonts w:hint="cs"/>
          <w:rtl/>
        </w:rPr>
        <w:t>בינייהו</w:t>
      </w:r>
      <w:r w:rsidRPr="007435EB">
        <w:rPr>
          <w:rFonts w:ascii="Fb Fontext" w:hAnsi="Fb Fontext"/>
          <w:sz w:val="20"/>
          <w:rtl/>
        </w:rPr>
        <w:t xml:space="preserve"> </w:t>
      </w:r>
      <w:r w:rsidRPr="007435EB">
        <w:rPr>
          <w:rFonts w:ascii="Fb Fontext" w:hAnsi="Fb Fontext" w:hint="cs"/>
          <w:sz w:val="20"/>
          <w:rtl/>
        </w:rPr>
        <w:t>למסמך</w:t>
      </w:r>
      <w:r w:rsidRPr="007435EB">
        <w:rPr>
          <w:rFonts w:ascii="Fb Fontext" w:hAnsi="Fb Fontext"/>
          <w:sz w:val="20"/>
          <w:rtl/>
        </w:rPr>
        <w:t xml:space="preserve"> </w:t>
      </w:r>
      <w:r w:rsidRPr="007435EB">
        <w:rPr>
          <w:rFonts w:ascii="Fb Fontext" w:hAnsi="Fb Fontext" w:hint="cs"/>
          <w:sz w:val="20"/>
          <w:rtl/>
        </w:rPr>
        <w:t>אניסא</w:t>
      </w:r>
      <w:r w:rsidRPr="007435EB">
        <w:rPr>
          <w:rFonts w:ascii="Fb Fontext" w:hAnsi="Fb Fontext"/>
          <w:sz w:val="20"/>
          <w:rtl/>
        </w:rPr>
        <w:t>.</w:t>
      </w:r>
    </w:p>
    <w:p w14:paraId="18E9BF5E" w14:textId="77777777" w:rsidR="00E8089F" w:rsidRPr="007435EB" w:rsidRDefault="00E8089F" w:rsidP="00E8089F">
      <w:pPr>
        <w:rPr>
          <w:rFonts w:ascii="Fb Fontext" w:hAnsi="Fb Fontext"/>
          <w:sz w:val="20"/>
          <w:rtl/>
        </w:rPr>
      </w:pPr>
      <w:r w:rsidRPr="005C3FF1">
        <w:rPr>
          <w:rStyle w:val="afffa"/>
          <w:rFonts w:hint="cs"/>
          <w:rtl/>
        </w:rPr>
        <w:t>לאביי</w:t>
      </w:r>
      <w:r w:rsidRPr="007435EB">
        <w:rPr>
          <w:rFonts w:ascii="Fb Fontext" w:hAnsi="Fb Fontext" w:hint="cs"/>
          <w:sz w:val="20"/>
          <w:rtl/>
        </w:rPr>
        <w:t xml:space="preserve"> דננעלו</w:t>
      </w:r>
      <w:r w:rsidRPr="007435EB">
        <w:rPr>
          <w:rFonts w:ascii="Fb Fontext" w:hAnsi="Fb Fontext"/>
          <w:sz w:val="20"/>
          <w:rtl/>
        </w:rPr>
        <w:t xml:space="preserve"> </w:t>
      </w:r>
      <w:r w:rsidRPr="007435EB">
        <w:rPr>
          <w:rFonts w:ascii="Fb Fontext" w:hAnsi="Fb Fontext" w:hint="cs"/>
          <w:sz w:val="20"/>
          <w:rtl/>
        </w:rPr>
        <w:t>- כמה</w:t>
      </w:r>
      <w:r w:rsidRPr="007435EB">
        <w:rPr>
          <w:rFonts w:ascii="Fb Fontext" w:hAnsi="Fb Fontext"/>
          <w:sz w:val="20"/>
          <w:rtl/>
        </w:rPr>
        <w:t xml:space="preserve"> </w:t>
      </w:r>
      <w:r w:rsidRPr="007435EB">
        <w:rPr>
          <w:rFonts w:ascii="Fb Fontext" w:hAnsi="Fb Fontext" w:hint="cs"/>
          <w:sz w:val="20"/>
          <w:rtl/>
        </w:rPr>
        <w:t>דעיילו</w:t>
      </w:r>
      <w:r w:rsidRPr="007435EB">
        <w:rPr>
          <w:rFonts w:ascii="Fb Fontext" w:hAnsi="Fb Fontext"/>
          <w:sz w:val="20"/>
          <w:rtl/>
        </w:rPr>
        <w:t xml:space="preserve"> </w:t>
      </w:r>
      <w:r w:rsidRPr="007435EB">
        <w:rPr>
          <w:rFonts w:ascii="Fb Fontext" w:hAnsi="Fb Fontext" w:hint="cs"/>
          <w:sz w:val="20"/>
          <w:rtl/>
        </w:rPr>
        <w:t>מעלו</w:t>
      </w:r>
      <w:r w:rsidRPr="007435EB">
        <w:rPr>
          <w:rFonts w:ascii="Fb Fontext" w:hAnsi="Fb Fontext"/>
          <w:sz w:val="20"/>
          <w:rtl/>
        </w:rPr>
        <w:t xml:space="preserve"> </w:t>
      </w:r>
      <w:r w:rsidRPr="007435EB">
        <w:rPr>
          <w:rFonts w:ascii="Fb Fontext" w:hAnsi="Fb Fontext" w:hint="cs"/>
          <w:sz w:val="20"/>
          <w:rtl/>
        </w:rPr>
        <w:t>וסמכינן</w:t>
      </w:r>
      <w:r w:rsidRPr="007435EB">
        <w:rPr>
          <w:rFonts w:ascii="Fb Fontext" w:hAnsi="Fb Fontext"/>
          <w:sz w:val="20"/>
          <w:rtl/>
        </w:rPr>
        <w:t xml:space="preserve"> </w:t>
      </w:r>
      <w:r w:rsidRPr="007435EB">
        <w:rPr>
          <w:rFonts w:ascii="Fb Fontext" w:hAnsi="Fb Fontext" w:hint="cs"/>
          <w:sz w:val="20"/>
          <w:rtl/>
        </w:rPr>
        <w:t>אניסא</w:t>
      </w:r>
      <w:r w:rsidRPr="007435EB">
        <w:rPr>
          <w:rFonts w:ascii="Fb Fontext" w:hAnsi="Fb Fontext"/>
          <w:sz w:val="20"/>
          <w:rtl/>
        </w:rPr>
        <w:t xml:space="preserve">. </w:t>
      </w:r>
      <w:r w:rsidRPr="005C3FF1">
        <w:rPr>
          <w:rStyle w:val="afffa"/>
          <w:rFonts w:hint="cs"/>
          <w:rtl/>
        </w:rPr>
        <w:t>לרבא</w:t>
      </w:r>
      <w:r w:rsidRPr="007435EB">
        <w:rPr>
          <w:rFonts w:ascii="Fb Fontext" w:hAnsi="Fb Fontext"/>
          <w:sz w:val="20"/>
          <w:rtl/>
        </w:rPr>
        <w:t xml:space="preserve">: </w:t>
      </w:r>
      <w:r w:rsidRPr="007435EB">
        <w:rPr>
          <w:rFonts w:ascii="Fb Fontext" w:hAnsi="Fb Fontext" w:hint="cs"/>
          <w:sz w:val="20"/>
          <w:rtl/>
        </w:rPr>
        <w:t>דנועלין</w:t>
      </w:r>
      <w:r w:rsidRPr="007435EB">
        <w:rPr>
          <w:rFonts w:ascii="Fb Fontext" w:hAnsi="Fb Fontext"/>
          <w:sz w:val="20"/>
          <w:rtl/>
        </w:rPr>
        <w:t xml:space="preserve"> </w:t>
      </w:r>
      <w:r w:rsidRPr="007435EB">
        <w:rPr>
          <w:rFonts w:ascii="Fb Fontext" w:hAnsi="Fb Fontext" w:hint="cs"/>
          <w:sz w:val="20"/>
          <w:rtl/>
        </w:rPr>
        <w:t>ולא</w:t>
      </w:r>
      <w:r w:rsidRPr="007435EB">
        <w:rPr>
          <w:rFonts w:ascii="Fb Fontext" w:hAnsi="Fb Fontext"/>
          <w:sz w:val="20"/>
          <w:rtl/>
        </w:rPr>
        <w:t xml:space="preserve"> </w:t>
      </w:r>
      <w:r w:rsidRPr="007435EB">
        <w:rPr>
          <w:rFonts w:ascii="Fb Fontext" w:hAnsi="Fb Fontext" w:hint="cs"/>
          <w:sz w:val="20"/>
          <w:rtl/>
        </w:rPr>
        <w:t>סמכינן</w:t>
      </w:r>
      <w:r w:rsidRPr="007435EB">
        <w:rPr>
          <w:rFonts w:ascii="Fb Fontext" w:hAnsi="Fb Fontext"/>
          <w:sz w:val="20"/>
          <w:rtl/>
        </w:rPr>
        <w:t xml:space="preserve"> </w:t>
      </w:r>
      <w:r w:rsidRPr="007435EB">
        <w:rPr>
          <w:rFonts w:ascii="Fb Fontext" w:hAnsi="Fb Fontext" w:hint="cs"/>
          <w:sz w:val="20"/>
          <w:rtl/>
        </w:rPr>
        <w:t>אניסא</w:t>
      </w:r>
      <w:r w:rsidRPr="007435EB">
        <w:rPr>
          <w:rFonts w:ascii="Fb Fontext" w:hAnsi="Fb Fontext"/>
          <w:sz w:val="20"/>
          <w:rtl/>
        </w:rPr>
        <w:t>.</w:t>
      </w:r>
    </w:p>
    <w:p w14:paraId="5A5F4559" w14:textId="77777777" w:rsidR="00E8089F" w:rsidRPr="007435EB" w:rsidRDefault="00E8089F" w:rsidP="00E8089F">
      <w:pPr>
        <w:rPr>
          <w:rFonts w:ascii="Fb Fontext" w:hAnsi="Fb Fontext"/>
          <w:sz w:val="20"/>
          <w:rtl/>
        </w:rPr>
      </w:pPr>
      <w:r w:rsidRPr="007435EB">
        <w:rPr>
          <w:rFonts w:ascii="Fb Fontext" w:hAnsi="Fb Fontext" w:hint="cs"/>
          <w:sz w:val="20"/>
          <w:rtl/>
        </w:rPr>
        <w:t>והא</w:t>
      </w:r>
      <w:r w:rsidRPr="007435EB">
        <w:rPr>
          <w:rFonts w:ascii="Fb Fontext" w:hAnsi="Fb Fontext"/>
          <w:sz w:val="20"/>
          <w:rtl/>
        </w:rPr>
        <w:t xml:space="preserve"> </w:t>
      </w:r>
      <w:r>
        <w:rPr>
          <w:rStyle w:val="affffd"/>
          <w:rFonts w:ascii="Fb Fontext" w:hAnsi="Fb Fontext" w:hint="cs"/>
          <w:sz w:val="20"/>
          <w:rtl/>
          <w:rPrChange w:id="10053" w:author="מנוע אמוראים" w:date="2026-10-05T16:42:03Z">
            <w:rPr>
              <w:rFonts w:ascii="Fb Fontext" w:hAnsi="Fb Fontext" w:hint="cs"/>
              <w:sz w:val="20"/>
              <w:rtl/>
            </w:rPr>
          </w:rPrChange>
        </w:rPr>
        <w:t xml:space="preserve">דאר</w:t>
      </w:r>
      <w:r>
        <w:rPr>
          <w:rStyle w:val="affffd"/>
          <w:rFonts w:ascii="Fb Fontext" w:hAnsi="Fb Fontext"/>
          <w:sz w:val="20"/>
          <w:rtl/>
          <w:rPrChange w:id="10054" w:author="מנוע אמוראים" w:date="2026-10-05T16:42:03Z">
            <w:rPr>
              <w:rFonts w:ascii="Fb Fontext" w:hAnsi="Fb Fontext"/>
              <w:sz w:val="20"/>
              <w:rtl/>
            </w:rPr>
          </w:rPrChange>
        </w:rPr>
        <w:t xml:space="preserve">"</w:t>
      </w:r>
      <w:r>
        <w:rPr>
          <w:rStyle w:val="affffd"/>
          <w:rFonts w:ascii="Fb Fontext" w:hAnsi="Fb Fontext" w:hint="cs"/>
          <w:sz w:val="20"/>
          <w:rtl/>
          <w:rPrChange w:id="10055" w:author="מנוע אמוראים" w:date="2026-10-05T16:42:03Z">
            <w:rPr>
              <w:rFonts w:ascii="Fb Fontext" w:hAnsi="Fb Fontext" w:hint="cs"/>
              <w:sz w:val="20"/>
              <w:rtl/>
            </w:rPr>
          </w:rPrChange>
        </w:rPr>
        <w:t xml:space="preserve">י</w:t>
      </w:r>
      <w:r w:rsidRPr="007435EB">
        <w:rPr>
          <w:rFonts w:ascii="Fb Fontext" w:hAnsi="Fb Fontext"/>
          <w:sz w:val="20"/>
          <w:rtl/>
        </w:rPr>
        <w:t xml:space="preserve">: </w:t>
      </w:r>
      <w:r w:rsidRPr="007435EB">
        <w:rPr>
          <w:rFonts w:ascii="Fb Fontext" w:hAnsi="Fb Fontext" w:hint="cs"/>
          <w:sz w:val="20"/>
          <w:rtl/>
        </w:rPr>
        <w:t>ח</w:t>
      </w:r>
      <w:r w:rsidRPr="007435EB">
        <w:rPr>
          <w:rFonts w:ascii="Fb Fontext" w:hAnsi="Fb Fontext"/>
          <w:sz w:val="20"/>
          <w:rtl/>
        </w:rPr>
        <w:t>"</w:t>
      </w:r>
      <w:r w:rsidRPr="007435EB">
        <w:rPr>
          <w:rFonts w:ascii="Fb Fontext" w:hAnsi="Fb Fontext" w:hint="cs"/>
          <w:sz w:val="20"/>
          <w:rtl/>
        </w:rPr>
        <w:t>ו</w:t>
      </w:r>
      <w:r w:rsidRPr="007435EB">
        <w:rPr>
          <w:rFonts w:ascii="Fb Fontext" w:hAnsi="Fb Fontext"/>
          <w:sz w:val="20"/>
          <w:rtl/>
        </w:rPr>
        <w:t xml:space="preserve"> </w:t>
      </w:r>
      <w:r w:rsidRPr="007435EB">
        <w:rPr>
          <w:rFonts w:ascii="Fb Fontext" w:hAnsi="Fb Fontext" w:hint="cs"/>
          <w:sz w:val="20"/>
          <w:rtl/>
        </w:rPr>
        <w:t>שעקביא</w:t>
      </w:r>
      <w:r w:rsidRPr="007435EB">
        <w:rPr>
          <w:rFonts w:ascii="Fb Fontext" w:hAnsi="Fb Fontext"/>
          <w:sz w:val="20"/>
          <w:rtl/>
        </w:rPr>
        <w:t xml:space="preserve"> </w:t>
      </w:r>
      <w:r w:rsidRPr="007435EB">
        <w:rPr>
          <w:rFonts w:ascii="Fb Fontext" w:hAnsi="Fb Fontext" w:hint="cs"/>
          <w:sz w:val="20"/>
          <w:rtl/>
        </w:rPr>
        <w:t>בן</w:t>
      </w:r>
      <w:r w:rsidRPr="007435EB">
        <w:rPr>
          <w:rFonts w:ascii="Fb Fontext" w:hAnsi="Fb Fontext"/>
          <w:sz w:val="20"/>
          <w:rtl/>
        </w:rPr>
        <w:t xml:space="preserve"> </w:t>
      </w:r>
      <w:r w:rsidRPr="007435EB">
        <w:rPr>
          <w:rFonts w:ascii="Fb Fontext" w:hAnsi="Fb Fontext" w:hint="cs"/>
          <w:sz w:val="20"/>
          <w:rtl/>
        </w:rPr>
        <w:t>מהללאל</w:t>
      </w:r>
      <w:r w:rsidRPr="007435EB">
        <w:rPr>
          <w:rFonts w:ascii="Fb Fontext" w:hAnsi="Fb Fontext"/>
          <w:sz w:val="20"/>
          <w:rtl/>
        </w:rPr>
        <w:t xml:space="preserve"> </w:t>
      </w:r>
      <w:r w:rsidRPr="007435EB">
        <w:rPr>
          <w:rFonts w:ascii="Fb Fontext" w:hAnsi="Fb Fontext" w:hint="cs"/>
          <w:sz w:val="20"/>
          <w:rtl/>
        </w:rPr>
        <w:t>נתנדה</w:t>
      </w:r>
      <w:r w:rsidRPr="007435EB">
        <w:rPr>
          <w:rFonts w:ascii="Fb Fontext" w:hAnsi="Fb Fontext"/>
          <w:sz w:val="20"/>
          <w:rtl/>
        </w:rPr>
        <w:t xml:space="preserve">, </w:t>
      </w:r>
      <w:r w:rsidRPr="007435EB">
        <w:rPr>
          <w:rFonts w:ascii="Fb Fontext" w:hAnsi="Fb Fontext" w:hint="cs"/>
          <w:sz w:val="20"/>
          <w:rtl/>
        </w:rPr>
        <w:t>שאין</w:t>
      </w:r>
      <w:r w:rsidRPr="007435EB">
        <w:rPr>
          <w:rFonts w:ascii="Fb Fontext" w:hAnsi="Fb Fontext"/>
          <w:sz w:val="20"/>
          <w:rtl/>
        </w:rPr>
        <w:t xml:space="preserve"> </w:t>
      </w:r>
      <w:r w:rsidRPr="007435EB">
        <w:rPr>
          <w:rFonts w:ascii="Fb Fontext" w:hAnsi="Fb Fontext" w:hint="cs"/>
          <w:sz w:val="20"/>
          <w:rtl/>
        </w:rPr>
        <w:t>עזרה</w:t>
      </w:r>
      <w:r w:rsidRPr="007435EB">
        <w:rPr>
          <w:rFonts w:ascii="Fb Fontext" w:hAnsi="Fb Fontext"/>
          <w:sz w:val="20"/>
          <w:rtl/>
        </w:rPr>
        <w:t xml:space="preserve"> </w:t>
      </w:r>
      <w:r w:rsidRPr="007435EB">
        <w:rPr>
          <w:rFonts w:ascii="Fb Fontext" w:hAnsi="Fb Fontext" w:hint="cs"/>
          <w:sz w:val="20"/>
          <w:rtl/>
        </w:rPr>
        <w:t>ננעלת</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כל</w:t>
      </w:r>
      <w:r w:rsidRPr="007435EB">
        <w:rPr>
          <w:rFonts w:ascii="Fb Fontext" w:hAnsi="Fb Fontext"/>
          <w:sz w:val="20"/>
          <w:rtl/>
        </w:rPr>
        <w:t xml:space="preserve"> </w:t>
      </w:r>
      <w:r w:rsidRPr="007435EB">
        <w:rPr>
          <w:rFonts w:ascii="Fb Fontext" w:hAnsi="Fb Fontext" w:hint="cs"/>
          <w:sz w:val="20"/>
          <w:rtl/>
        </w:rPr>
        <w:t>אדם</w:t>
      </w:r>
      <w:r w:rsidRPr="007435EB">
        <w:rPr>
          <w:rFonts w:ascii="Fb Fontext" w:hAnsi="Fb Fontext"/>
          <w:sz w:val="20"/>
          <w:rtl/>
        </w:rPr>
        <w:t xml:space="preserve"> </w:t>
      </w:r>
      <w:r w:rsidRPr="007435EB">
        <w:rPr>
          <w:rFonts w:ascii="Fb Fontext" w:hAnsi="Fb Fontext" w:hint="cs"/>
          <w:sz w:val="20"/>
          <w:rtl/>
        </w:rPr>
        <w:t>בישראל</w:t>
      </w:r>
      <w:r w:rsidRPr="007435EB">
        <w:rPr>
          <w:rFonts w:ascii="Fb Fontext" w:hAnsi="Fb Fontext"/>
          <w:sz w:val="20"/>
          <w:rtl/>
        </w:rPr>
        <w:t xml:space="preserve"> </w:t>
      </w:r>
      <w:r w:rsidRPr="007435EB">
        <w:rPr>
          <w:rFonts w:ascii="Fb Fontext" w:hAnsi="Fb Fontext" w:hint="cs"/>
          <w:sz w:val="20"/>
          <w:rtl/>
        </w:rPr>
        <w:t>בחכמה</w:t>
      </w:r>
      <w:r w:rsidRPr="007435EB">
        <w:rPr>
          <w:rFonts w:ascii="Fb Fontext" w:hAnsi="Fb Fontext"/>
          <w:sz w:val="20"/>
          <w:rtl/>
        </w:rPr>
        <w:t xml:space="preserve"> </w:t>
      </w:r>
      <w:r w:rsidRPr="007435EB">
        <w:rPr>
          <w:rFonts w:ascii="Fb Fontext" w:hAnsi="Fb Fontext" w:hint="cs"/>
          <w:sz w:val="20"/>
          <w:rtl/>
        </w:rPr>
        <w:t>וביראת</w:t>
      </w:r>
      <w:r w:rsidRPr="007435EB">
        <w:rPr>
          <w:rFonts w:ascii="Fb Fontext" w:hAnsi="Fb Fontext"/>
          <w:sz w:val="20"/>
          <w:rtl/>
        </w:rPr>
        <w:t xml:space="preserve"> </w:t>
      </w:r>
      <w:r w:rsidRPr="007435EB">
        <w:rPr>
          <w:rFonts w:ascii="Fb Fontext" w:hAnsi="Fb Fontext" w:hint="cs"/>
          <w:sz w:val="20"/>
          <w:rtl/>
        </w:rPr>
        <w:t>חטא</w:t>
      </w:r>
      <w:r w:rsidRPr="007435EB">
        <w:rPr>
          <w:rFonts w:ascii="Fb Fontext" w:hAnsi="Fb Fontext"/>
          <w:sz w:val="20"/>
          <w:rtl/>
        </w:rPr>
        <w:t xml:space="preserve"> </w:t>
      </w:r>
      <w:r w:rsidRPr="007435EB">
        <w:rPr>
          <w:rFonts w:ascii="Fb Fontext" w:hAnsi="Fb Fontext" w:hint="cs"/>
          <w:sz w:val="20"/>
          <w:rtl/>
        </w:rPr>
        <w:t>כעקביא</w:t>
      </w:r>
      <w:r w:rsidRPr="007435EB">
        <w:rPr>
          <w:rFonts w:ascii="Fb Fontext" w:hAnsi="Fb Fontext"/>
          <w:sz w:val="20"/>
          <w:rtl/>
        </w:rPr>
        <w:t xml:space="preserve"> </w:t>
      </w:r>
      <w:r w:rsidRPr="007435EB">
        <w:rPr>
          <w:rFonts w:ascii="Fb Fontext" w:hAnsi="Fb Fontext" w:hint="cs"/>
          <w:sz w:val="20"/>
          <w:rtl/>
        </w:rPr>
        <w:t>בן</w:t>
      </w:r>
      <w:r w:rsidRPr="007435EB">
        <w:rPr>
          <w:rFonts w:ascii="Fb Fontext" w:hAnsi="Fb Fontext"/>
          <w:sz w:val="20"/>
          <w:rtl/>
        </w:rPr>
        <w:t xml:space="preserve"> </w:t>
      </w:r>
      <w:r w:rsidRPr="007435EB">
        <w:rPr>
          <w:rFonts w:ascii="Fb Fontext" w:hAnsi="Fb Fontext" w:hint="cs"/>
          <w:sz w:val="20"/>
          <w:rtl/>
        </w:rPr>
        <w:t>מהללאל</w:t>
      </w:r>
      <w:r w:rsidRPr="007435EB">
        <w:rPr>
          <w:rFonts w:ascii="Fb Fontext" w:hAnsi="Fb Fontext"/>
          <w:sz w:val="20"/>
          <w:rtl/>
        </w:rPr>
        <w:t>.</w:t>
      </w:r>
    </w:p>
    <w:p w14:paraId="13F45D1F" w14:textId="77777777" w:rsidR="00E8089F" w:rsidRPr="007435EB" w:rsidRDefault="00E8089F" w:rsidP="00E8089F">
      <w:pPr>
        <w:rPr>
          <w:rFonts w:ascii="Fb Fontext" w:hAnsi="Fb Fontext" w:cs="Guttman Vilna"/>
          <w:b/>
          <w:bCs/>
          <w:sz w:val="20"/>
          <w:rtl/>
        </w:rPr>
      </w:pPr>
      <w:r w:rsidRPr="005C3FF1">
        <w:rPr>
          <w:rStyle w:val="afffa"/>
          <w:rFonts w:hint="cs"/>
          <w:rtl/>
        </w:rPr>
        <w:t>לאביי</w:t>
      </w:r>
      <w:r w:rsidRPr="007435EB">
        <w:rPr>
          <w:rFonts w:ascii="Fb Fontext" w:hAnsi="Fb Fontext"/>
          <w:sz w:val="20"/>
          <w:rtl/>
        </w:rPr>
        <w:t xml:space="preserve">: </w:t>
      </w:r>
      <w:r w:rsidRPr="007435EB">
        <w:rPr>
          <w:rFonts w:ascii="Fb Fontext" w:hAnsi="Fb Fontext" w:hint="cs"/>
          <w:sz w:val="20"/>
          <w:rtl/>
        </w:rPr>
        <w:t>אין</w:t>
      </w:r>
      <w:r w:rsidRPr="007435EB">
        <w:rPr>
          <w:rFonts w:ascii="Fb Fontext" w:hAnsi="Fb Fontext"/>
          <w:sz w:val="20"/>
          <w:rtl/>
        </w:rPr>
        <w:t xml:space="preserve"> </w:t>
      </w:r>
      <w:r w:rsidRPr="007435EB">
        <w:rPr>
          <w:rFonts w:ascii="Fb Fontext" w:hAnsi="Fb Fontext" w:hint="cs"/>
          <w:sz w:val="20"/>
          <w:rtl/>
        </w:rPr>
        <w:t>בעזרה</w:t>
      </w:r>
      <w:r w:rsidRPr="007435EB">
        <w:rPr>
          <w:rFonts w:ascii="Fb Fontext" w:hAnsi="Fb Fontext"/>
          <w:sz w:val="20"/>
          <w:rtl/>
        </w:rPr>
        <w:t xml:space="preserve"> </w:t>
      </w:r>
      <w:r w:rsidRPr="005C3FF1">
        <w:rPr>
          <w:rStyle w:val="afffa"/>
          <w:rFonts w:hint="cs"/>
          <w:rtl/>
        </w:rPr>
        <w:t>בשעה</w:t>
      </w:r>
      <w:r w:rsidRPr="005C3FF1">
        <w:rPr>
          <w:rStyle w:val="afffa"/>
          <w:rtl/>
        </w:rPr>
        <w:t xml:space="preserve"> </w:t>
      </w:r>
      <w:r w:rsidRPr="005C3FF1">
        <w:rPr>
          <w:rStyle w:val="afffa"/>
          <w:rFonts w:hint="cs"/>
          <w:rtl/>
        </w:rPr>
        <w:t>שננעלה</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כל</w:t>
      </w:r>
      <w:r w:rsidRPr="007435EB">
        <w:rPr>
          <w:rFonts w:ascii="Fb Fontext" w:hAnsi="Fb Fontext"/>
          <w:sz w:val="20"/>
          <w:rtl/>
        </w:rPr>
        <w:t xml:space="preserve"> </w:t>
      </w:r>
      <w:r w:rsidRPr="007435EB">
        <w:rPr>
          <w:rFonts w:ascii="Fb Fontext" w:hAnsi="Fb Fontext" w:hint="cs"/>
          <w:sz w:val="20"/>
          <w:rtl/>
        </w:rPr>
        <w:t>אדם</w:t>
      </w:r>
      <w:r w:rsidRPr="007435EB">
        <w:rPr>
          <w:rFonts w:ascii="Fb Fontext" w:hAnsi="Fb Fontext"/>
          <w:sz w:val="20"/>
          <w:rtl/>
        </w:rPr>
        <w:t xml:space="preserve"> </w:t>
      </w:r>
      <w:r w:rsidRPr="007435EB">
        <w:rPr>
          <w:rFonts w:ascii="Fb Fontext" w:hAnsi="Fb Fontext" w:hint="cs"/>
          <w:sz w:val="20"/>
          <w:rtl/>
        </w:rPr>
        <w:t>בישראל</w:t>
      </w:r>
      <w:r w:rsidRPr="007435EB">
        <w:rPr>
          <w:rFonts w:ascii="Fb Fontext" w:hAnsi="Fb Fontext"/>
          <w:sz w:val="20"/>
          <w:rtl/>
        </w:rPr>
        <w:t xml:space="preserve"> </w:t>
      </w:r>
      <w:r w:rsidRPr="007435EB">
        <w:rPr>
          <w:rFonts w:ascii="Fb Fontext" w:hAnsi="Fb Fontext" w:hint="cs"/>
          <w:sz w:val="20"/>
          <w:rtl/>
        </w:rPr>
        <w:t>בחכמה</w:t>
      </w:r>
      <w:r w:rsidRPr="007435EB">
        <w:rPr>
          <w:rFonts w:ascii="Fb Fontext" w:hAnsi="Fb Fontext"/>
          <w:sz w:val="20"/>
          <w:rtl/>
        </w:rPr>
        <w:t xml:space="preserve"> </w:t>
      </w:r>
      <w:r w:rsidRPr="007435EB">
        <w:rPr>
          <w:rFonts w:ascii="Fb Fontext" w:hAnsi="Fb Fontext" w:hint="cs"/>
          <w:sz w:val="20"/>
          <w:rtl/>
        </w:rPr>
        <w:t>וביראת</w:t>
      </w:r>
      <w:r w:rsidRPr="007435EB">
        <w:rPr>
          <w:rFonts w:ascii="Fb Fontext" w:hAnsi="Fb Fontext"/>
          <w:sz w:val="20"/>
          <w:rtl/>
        </w:rPr>
        <w:t xml:space="preserve"> </w:t>
      </w:r>
      <w:r w:rsidRPr="007435EB">
        <w:rPr>
          <w:rFonts w:ascii="Fb Fontext" w:hAnsi="Fb Fontext" w:hint="cs"/>
          <w:sz w:val="20"/>
          <w:rtl/>
        </w:rPr>
        <w:t>חטא</w:t>
      </w:r>
      <w:r w:rsidRPr="007435EB">
        <w:rPr>
          <w:rFonts w:ascii="Fb Fontext" w:hAnsi="Fb Fontext"/>
          <w:sz w:val="20"/>
          <w:rtl/>
        </w:rPr>
        <w:t xml:space="preserve"> </w:t>
      </w:r>
      <w:r w:rsidRPr="007435EB">
        <w:rPr>
          <w:rFonts w:ascii="Fb Fontext" w:hAnsi="Fb Fontext" w:hint="cs"/>
          <w:sz w:val="20"/>
          <w:rtl/>
        </w:rPr>
        <w:t>כעב</w:t>
      </w:r>
      <w:r w:rsidRPr="007435EB">
        <w:rPr>
          <w:rFonts w:ascii="Fb Fontext" w:hAnsi="Fb Fontext"/>
          <w:sz w:val="20"/>
          <w:rtl/>
        </w:rPr>
        <w:t>"</w:t>
      </w:r>
      <w:r w:rsidRPr="007435EB">
        <w:rPr>
          <w:rFonts w:ascii="Fb Fontext" w:hAnsi="Fb Fontext" w:hint="cs"/>
          <w:sz w:val="20"/>
          <w:rtl/>
        </w:rPr>
        <w:t>מ</w:t>
      </w:r>
    </w:p>
    <w:p w14:paraId="20A5366B" w14:textId="77777777" w:rsidR="00E8089F" w:rsidRPr="007435EB" w:rsidRDefault="00E8089F" w:rsidP="00E8089F">
      <w:pPr>
        <w:rPr>
          <w:rFonts w:ascii="Fb Fontext" w:hAnsi="Fb Fontext"/>
          <w:sz w:val="20"/>
          <w:rtl/>
        </w:rPr>
      </w:pPr>
      <w:r w:rsidRPr="005C3FF1">
        <w:rPr>
          <w:rStyle w:val="afffa"/>
          <w:rFonts w:hint="cs"/>
          <w:rtl/>
        </w:rPr>
        <w:t>לרבא</w:t>
      </w:r>
      <w:r w:rsidRPr="007435EB">
        <w:rPr>
          <w:rFonts w:ascii="Fb Fontext" w:hAnsi="Fb Fontext"/>
          <w:sz w:val="20"/>
          <w:rtl/>
        </w:rPr>
        <w:t xml:space="preserve">: </w:t>
      </w:r>
      <w:r w:rsidRPr="007435EB">
        <w:rPr>
          <w:rFonts w:ascii="Fb Fontext" w:hAnsi="Fb Fontext" w:hint="cs"/>
          <w:sz w:val="20"/>
          <w:rtl/>
        </w:rPr>
        <w:t>אין</w:t>
      </w:r>
      <w:r w:rsidRPr="007435EB">
        <w:rPr>
          <w:rFonts w:ascii="Fb Fontext" w:hAnsi="Fb Fontext"/>
          <w:sz w:val="20"/>
          <w:rtl/>
        </w:rPr>
        <w:t xml:space="preserve"> </w:t>
      </w:r>
      <w:r w:rsidRPr="007435EB">
        <w:rPr>
          <w:rFonts w:ascii="Fb Fontext" w:hAnsi="Fb Fontext" w:hint="cs"/>
          <w:sz w:val="20"/>
          <w:rtl/>
        </w:rPr>
        <w:t>בעזרה</w:t>
      </w:r>
      <w:r w:rsidRPr="007435EB">
        <w:rPr>
          <w:rFonts w:ascii="Fb Fontext" w:hAnsi="Fb Fontext"/>
          <w:sz w:val="20"/>
          <w:rtl/>
        </w:rPr>
        <w:t xml:space="preserve"> </w:t>
      </w:r>
      <w:r w:rsidRPr="005C3FF1">
        <w:rPr>
          <w:rStyle w:val="afffa"/>
          <w:rFonts w:hint="cs"/>
          <w:rtl/>
        </w:rPr>
        <w:t>בשעה</w:t>
      </w:r>
      <w:r w:rsidRPr="005C3FF1">
        <w:rPr>
          <w:rStyle w:val="afffa"/>
          <w:rtl/>
        </w:rPr>
        <w:t xml:space="preserve"> </w:t>
      </w:r>
      <w:r w:rsidRPr="005C3FF1">
        <w:rPr>
          <w:rStyle w:val="afffa"/>
          <w:rFonts w:hint="cs"/>
          <w:rtl/>
        </w:rPr>
        <w:t>שנועלין</w:t>
      </w:r>
      <w:r w:rsidRPr="007435EB">
        <w:rPr>
          <w:rFonts w:ascii="Fb Fontext" w:hAnsi="Fb Fontext"/>
          <w:sz w:val="20"/>
          <w:rtl/>
        </w:rPr>
        <w:t xml:space="preserve"> </w:t>
      </w:r>
      <w:r w:rsidRPr="007435EB">
        <w:rPr>
          <w:rFonts w:ascii="Fb Fontext" w:hAnsi="Fb Fontext" w:hint="cs"/>
          <w:sz w:val="20"/>
          <w:rtl/>
        </w:rPr>
        <w:t>אותה</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כל</w:t>
      </w:r>
      <w:r w:rsidRPr="007435EB">
        <w:rPr>
          <w:rFonts w:ascii="Fb Fontext" w:hAnsi="Fb Fontext"/>
          <w:sz w:val="20"/>
          <w:rtl/>
        </w:rPr>
        <w:t xml:space="preserve"> </w:t>
      </w:r>
      <w:r w:rsidRPr="007435EB">
        <w:rPr>
          <w:rFonts w:ascii="Fb Fontext" w:hAnsi="Fb Fontext" w:hint="cs"/>
          <w:sz w:val="20"/>
          <w:rtl/>
        </w:rPr>
        <w:t>ישראל</w:t>
      </w:r>
      <w:r w:rsidRPr="007435EB">
        <w:rPr>
          <w:rFonts w:ascii="Fb Fontext" w:hAnsi="Fb Fontext"/>
          <w:sz w:val="20"/>
          <w:rtl/>
        </w:rPr>
        <w:t xml:space="preserve">, </w:t>
      </w:r>
      <w:r w:rsidRPr="007435EB">
        <w:rPr>
          <w:rFonts w:ascii="Fb Fontext" w:hAnsi="Fb Fontext" w:hint="cs"/>
          <w:sz w:val="20"/>
          <w:rtl/>
        </w:rPr>
        <w:t>בחכמה</w:t>
      </w:r>
      <w:r w:rsidRPr="007435EB">
        <w:rPr>
          <w:rFonts w:ascii="Fb Fontext" w:hAnsi="Fb Fontext"/>
          <w:sz w:val="20"/>
          <w:rtl/>
        </w:rPr>
        <w:t xml:space="preserve"> </w:t>
      </w:r>
      <w:r w:rsidRPr="007435EB">
        <w:rPr>
          <w:rFonts w:ascii="Fb Fontext" w:hAnsi="Fb Fontext" w:hint="cs"/>
          <w:sz w:val="20"/>
          <w:rtl/>
        </w:rPr>
        <w:t>וביראת</w:t>
      </w:r>
      <w:r w:rsidRPr="007435EB">
        <w:rPr>
          <w:rFonts w:ascii="Fb Fontext" w:hAnsi="Fb Fontext"/>
          <w:sz w:val="20"/>
          <w:rtl/>
        </w:rPr>
        <w:t xml:space="preserve"> </w:t>
      </w:r>
      <w:r w:rsidRPr="007435EB">
        <w:rPr>
          <w:rFonts w:ascii="Fb Fontext" w:hAnsi="Fb Fontext" w:hint="cs"/>
          <w:sz w:val="20"/>
          <w:rtl/>
        </w:rPr>
        <w:t>חטא</w:t>
      </w:r>
      <w:r w:rsidRPr="007435EB">
        <w:rPr>
          <w:rFonts w:ascii="Fb Fontext" w:hAnsi="Fb Fontext"/>
          <w:sz w:val="20"/>
          <w:rtl/>
        </w:rPr>
        <w:t xml:space="preserve"> </w:t>
      </w:r>
      <w:r w:rsidRPr="007435EB">
        <w:rPr>
          <w:rFonts w:ascii="Fb Fontext" w:hAnsi="Fb Fontext" w:hint="cs"/>
          <w:sz w:val="20"/>
          <w:rtl/>
        </w:rPr>
        <w:t>כעקב</w:t>
      </w:r>
      <w:r w:rsidRPr="007435EB">
        <w:rPr>
          <w:rFonts w:ascii="Fb Fontext" w:hAnsi="Fb Fontext"/>
          <w:sz w:val="20"/>
          <w:rtl/>
        </w:rPr>
        <w:t>"</w:t>
      </w:r>
      <w:r w:rsidRPr="007435EB">
        <w:rPr>
          <w:rFonts w:ascii="Fb Fontext" w:hAnsi="Fb Fontext" w:hint="cs"/>
          <w:sz w:val="20"/>
          <w:rtl/>
        </w:rPr>
        <w:t>מ</w:t>
      </w:r>
    </w:p>
    <w:p w14:paraId="7D257DA2" w14:textId="2BD92D19" w:rsidR="00E8089F" w:rsidRPr="007435EB" w:rsidRDefault="00DB7D63" w:rsidP="00623CAA">
      <w:pPr>
        <w:spacing w:before="4"/>
        <w:rPr>
          <w:rFonts w:ascii="Fb Fontext" w:hAnsi="Fb Fontext"/>
          <w:sz w:val="20"/>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sz w:val="20"/>
          <w:rtl/>
        </w:rPr>
        <w:t xml:space="preserve"> </w:t>
      </w:r>
      <w:r w:rsidR="00E8089F" w:rsidRPr="007435EB">
        <w:rPr>
          <w:rFonts w:ascii="Fb Fontext" w:hAnsi="Fb Fontext" w:hint="cs"/>
          <w:sz w:val="20"/>
          <w:rtl/>
        </w:rPr>
        <w:t>מעולם</w:t>
      </w:r>
      <w:r w:rsidR="00E8089F" w:rsidRPr="007435EB">
        <w:rPr>
          <w:rFonts w:ascii="Fb Fontext" w:hAnsi="Fb Fontext"/>
          <w:sz w:val="20"/>
          <w:rtl/>
        </w:rPr>
        <w:t xml:space="preserve"> </w:t>
      </w:r>
      <w:r w:rsidR="00E8089F" w:rsidRPr="007435EB">
        <w:rPr>
          <w:rFonts w:ascii="Fb Fontext" w:hAnsi="Fb Fontext" w:hint="cs"/>
          <w:sz w:val="20"/>
          <w:rtl/>
        </w:rPr>
        <w:t>לא</w:t>
      </w:r>
      <w:r w:rsidR="00E8089F" w:rsidRPr="007435EB">
        <w:rPr>
          <w:rFonts w:ascii="Fb Fontext" w:hAnsi="Fb Fontext"/>
          <w:sz w:val="20"/>
          <w:rtl/>
        </w:rPr>
        <w:t xml:space="preserve"> </w:t>
      </w:r>
      <w:r w:rsidR="00E8089F" w:rsidRPr="007435EB">
        <w:rPr>
          <w:rFonts w:ascii="Fb Fontext" w:hAnsi="Fb Fontext" w:hint="cs"/>
          <w:sz w:val="20"/>
          <w:rtl/>
        </w:rPr>
        <w:t>נתמעך</w:t>
      </w:r>
      <w:r w:rsidR="00E8089F" w:rsidRPr="007435EB">
        <w:rPr>
          <w:rFonts w:ascii="Fb Fontext" w:hAnsi="Fb Fontext"/>
          <w:sz w:val="20"/>
          <w:rtl/>
        </w:rPr>
        <w:t xml:space="preserve"> </w:t>
      </w:r>
      <w:r w:rsidR="00E8089F" w:rsidRPr="007435EB">
        <w:rPr>
          <w:rFonts w:ascii="Fb Fontext" w:hAnsi="Fb Fontext" w:hint="cs"/>
          <w:sz w:val="20"/>
          <w:rtl/>
        </w:rPr>
        <w:t>אדם</w:t>
      </w:r>
      <w:r w:rsidR="00E8089F" w:rsidRPr="007435EB">
        <w:rPr>
          <w:rFonts w:ascii="Fb Fontext" w:hAnsi="Fb Fontext"/>
          <w:sz w:val="20"/>
          <w:rtl/>
        </w:rPr>
        <w:t xml:space="preserve"> </w:t>
      </w:r>
      <w:r w:rsidR="00E8089F" w:rsidRPr="007435EB">
        <w:rPr>
          <w:rFonts w:ascii="Fb Fontext" w:hAnsi="Fb Fontext" w:hint="cs"/>
          <w:sz w:val="20"/>
          <w:rtl/>
        </w:rPr>
        <w:t>בעזרה</w:t>
      </w:r>
      <w:r w:rsidR="00E8089F" w:rsidRPr="007435EB">
        <w:rPr>
          <w:rFonts w:ascii="Fb Fontext" w:hAnsi="Fb Fontext"/>
          <w:sz w:val="20"/>
          <w:rtl/>
        </w:rPr>
        <w:t xml:space="preserve"> </w:t>
      </w:r>
      <w:r w:rsidR="00E8089F" w:rsidRPr="007435EB">
        <w:rPr>
          <w:rFonts w:ascii="Fb Fontext" w:hAnsi="Fb Fontext" w:hint="cs"/>
          <w:sz w:val="20"/>
          <w:rtl/>
        </w:rPr>
        <w:t>חוץ</w:t>
      </w:r>
      <w:r w:rsidR="00E8089F" w:rsidRPr="007435EB">
        <w:rPr>
          <w:rFonts w:ascii="Fb Fontext" w:hAnsi="Fb Fontext"/>
          <w:sz w:val="20"/>
          <w:rtl/>
        </w:rPr>
        <w:t xml:space="preserve"> </w:t>
      </w:r>
      <w:r w:rsidR="00E8089F" w:rsidRPr="007435EB">
        <w:rPr>
          <w:rFonts w:ascii="Fb Fontext" w:hAnsi="Fb Fontext" w:hint="cs"/>
          <w:sz w:val="20"/>
          <w:rtl/>
        </w:rPr>
        <w:t>מפסח</w:t>
      </w:r>
      <w:r w:rsidR="00E8089F" w:rsidRPr="007435EB">
        <w:rPr>
          <w:rFonts w:ascii="Fb Fontext" w:hAnsi="Fb Fontext"/>
          <w:sz w:val="20"/>
          <w:rtl/>
        </w:rPr>
        <w:t xml:space="preserve"> </w:t>
      </w:r>
      <w:r w:rsidR="00E8089F" w:rsidRPr="007435EB">
        <w:rPr>
          <w:rFonts w:ascii="Fb Fontext" w:hAnsi="Fb Fontext" w:hint="cs"/>
          <w:sz w:val="20"/>
          <w:rtl/>
        </w:rPr>
        <w:t>אחד</w:t>
      </w:r>
      <w:r w:rsidR="00E8089F" w:rsidRPr="007435EB">
        <w:rPr>
          <w:rFonts w:ascii="Fb Fontext" w:hAnsi="Fb Fontext"/>
          <w:sz w:val="20"/>
          <w:rtl/>
        </w:rPr>
        <w:t xml:space="preserve"> </w:t>
      </w:r>
      <w:r w:rsidR="00E8089F" w:rsidRPr="007435EB">
        <w:rPr>
          <w:rFonts w:ascii="Fb Fontext" w:hAnsi="Fb Fontext" w:hint="cs"/>
          <w:sz w:val="20"/>
          <w:rtl/>
        </w:rPr>
        <w:t>שהיה</w:t>
      </w:r>
      <w:r w:rsidR="00E8089F" w:rsidRPr="007435EB">
        <w:rPr>
          <w:rFonts w:ascii="Fb Fontext" w:hAnsi="Fb Fontext"/>
          <w:sz w:val="20"/>
          <w:rtl/>
        </w:rPr>
        <w:t xml:space="preserve"> </w:t>
      </w:r>
      <w:r w:rsidR="00E8089F" w:rsidRPr="007435EB">
        <w:rPr>
          <w:rFonts w:ascii="Fb Fontext" w:hAnsi="Fb Fontext" w:hint="cs"/>
          <w:sz w:val="20"/>
          <w:rtl/>
        </w:rPr>
        <w:t>בימי</w:t>
      </w:r>
      <w:r w:rsidR="00E8089F" w:rsidRPr="007435EB">
        <w:rPr>
          <w:rFonts w:ascii="Fb Fontext" w:hAnsi="Fb Fontext"/>
          <w:sz w:val="20"/>
          <w:rtl/>
        </w:rPr>
        <w:t xml:space="preserve"> </w:t>
      </w:r>
      <w:r w:rsidR="00E8089F" w:rsidRPr="007435EB">
        <w:rPr>
          <w:rFonts w:ascii="Fb Fontext" w:hAnsi="Fb Fontext" w:hint="cs"/>
          <w:sz w:val="20"/>
          <w:rtl/>
        </w:rPr>
        <w:t>הלל</w:t>
      </w:r>
      <w:r w:rsidR="00E8089F" w:rsidRPr="007435EB">
        <w:rPr>
          <w:rFonts w:ascii="Fb Fontext" w:hAnsi="Fb Fontext"/>
          <w:sz w:val="20"/>
          <w:rtl/>
        </w:rPr>
        <w:t xml:space="preserve">, </w:t>
      </w:r>
      <w:r w:rsidR="00E8089F" w:rsidRPr="007435EB">
        <w:rPr>
          <w:rFonts w:ascii="Fb Fontext" w:hAnsi="Fb Fontext" w:hint="cs"/>
          <w:sz w:val="20"/>
          <w:rtl/>
        </w:rPr>
        <w:t>שנתמעך</w:t>
      </w:r>
      <w:r w:rsidR="00E8089F" w:rsidRPr="007435EB">
        <w:rPr>
          <w:rFonts w:ascii="Fb Fontext" w:hAnsi="Fb Fontext"/>
          <w:sz w:val="20"/>
          <w:rtl/>
        </w:rPr>
        <w:t xml:space="preserve"> </w:t>
      </w:r>
      <w:r w:rsidR="00E8089F" w:rsidRPr="007435EB">
        <w:rPr>
          <w:rFonts w:ascii="Fb Fontext" w:hAnsi="Fb Fontext" w:hint="cs"/>
          <w:sz w:val="20"/>
          <w:rtl/>
        </w:rPr>
        <w:t>בו</w:t>
      </w:r>
      <w:r w:rsidR="00E8089F" w:rsidRPr="007435EB">
        <w:rPr>
          <w:rFonts w:ascii="Fb Fontext" w:hAnsi="Fb Fontext"/>
          <w:sz w:val="20"/>
          <w:rtl/>
        </w:rPr>
        <w:t xml:space="preserve"> </w:t>
      </w:r>
      <w:r w:rsidR="00E8089F" w:rsidRPr="007435EB">
        <w:rPr>
          <w:rFonts w:ascii="Fb Fontext" w:hAnsi="Fb Fontext" w:hint="cs"/>
          <w:sz w:val="20"/>
          <w:rtl/>
        </w:rPr>
        <w:t>זקן</w:t>
      </w:r>
      <w:r w:rsidR="00E8089F" w:rsidRPr="007435EB">
        <w:rPr>
          <w:rFonts w:ascii="Fb Fontext" w:hAnsi="Fb Fontext"/>
          <w:sz w:val="20"/>
          <w:rtl/>
        </w:rPr>
        <w:t xml:space="preserve"> </w:t>
      </w:r>
      <w:r w:rsidR="00E8089F" w:rsidRPr="007435EB">
        <w:rPr>
          <w:rFonts w:ascii="Fb Fontext" w:hAnsi="Fb Fontext" w:hint="cs"/>
          <w:sz w:val="20"/>
          <w:rtl/>
        </w:rPr>
        <w:t>אחד</w:t>
      </w:r>
      <w:r w:rsidR="00E8089F" w:rsidRPr="007435EB">
        <w:rPr>
          <w:rFonts w:ascii="Fb Fontext" w:hAnsi="Fb Fontext"/>
          <w:sz w:val="20"/>
          <w:rtl/>
        </w:rPr>
        <w:t xml:space="preserve">, </w:t>
      </w:r>
      <w:r w:rsidR="00E8089F" w:rsidRPr="007435EB">
        <w:rPr>
          <w:rFonts w:ascii="Fb Fontext" w:hAnsi="Fb Fontext" w:hint="cs"/>
          <w:sz w:val="20"/>
          <w:rtl/>
        </w:rPr>
        <w:t>והיו</w:t>
      </w:r>
      <w:r w:rsidR="00E8089F" w:rsidRPr="007435EB">
        <w:rPr>
          <w:rFonts w:ascii="Fb Fontext" w:hAnsi="Fb Fontext"/>
          <w:sz w:val="20"/>
          <w:rtl/>
        </w:rPr>
        <w:t xml:space="preserve"> </w:t>
      </w:r>
      <w:r w:rsidR="00E8089F" w:rsidRPr="007435EB">
        <w:rPr>
          <w:rFonts w:ascii="Fb Fontext" w:hAnsi="Fb Fontext" w:hint="cs"/>
          <w:sz w:val="20"/>
          <w:rtl/>
        </w:rPr>
        <w:t>קוראין</w:t>
      </w:r>
      <w:r w:rsidR="00E8089F" w:rsidRPr="007435EB">
        <w:rPr>
          <w:rFonts w:ascii="Fb Fontext" w:hAnsi="Fb Fontext"/>
          <w:sz w:val="20"/>
          <w:rtl/>
        </w:rPr>
        <w:t xml:space="preserve"> </w:t>
      </w:r>
      <w:r w:rsidR="00E8089F" w:rsidRPr="007435EB">
        <w:rPr>
          <w:rFonts w:ascii="Fb Fontext" w:hAnsi="Fb Fontext" w:hint="cs"/>
          <w:sz w:val="20"/>
          <w:rtl/>
        </w:rPr>
        <w:t>אותו</w:t>
      </w:r>
      <w:r w:rsidR="00E8089F" w:rsidRPr="007435EB">
        <w:rPr>
          <w:rFonts w:ascii="Fb Fontext" w:hAnsi="Fb Fontext"/>
          <w:sz w:val="20"/>
          <w:rtl/>
        </w:rPr>
        <w:t xml:space="preserve"> </w:t>
      </w:r>
      <w:r w:rsidR="00E8089F" w:rsidRPr="007435EB">
        <w:rPr>
          <w:rFonts w:ascii="Fb Fontext" w:hAnsi="Fb Fontext" w:hint="cs"/>
          <w:sz w:val="20"/>
          <w:rtl/>
        </w:rPr>
        <w:t>פסח</w:t>
      </w:r>
      <w:r w:rsidR="00E8089F" w:rsidRPr="007435EB">
        <w:rPr>
          <w:rFonts w:ascii="Fb Fontext" w:hAnsi="Fb Fontext"/>
          <w:sz w:val="20"/>
          <w:rtl/>
        </w:rPr>
        <w:t xml:space="preserve"> </w:t>
      </w:r>
      <w:r w:rsidR="00E8089F" w:rsidRPr="007435EB">
        <w:rPr>
          <w:rFonts w:ascii="Fb Fontext" w:hAnsi="Fb Fontext" w:hint="cs"/>
          <w:sz w:val="20"/>
          <w:rtl/>
        </w:rPr>
        <w:t>מעוכין</w:t>
      </w:r>
      <w:r w:rsidR="00E8089F" w:rsidRPr="007435EB">
        <w:rPr>
          <w:rFonts w:ascii="Fb Fontext" w:hAnsi="Fb Fontext"/>
          <w:sz w:val="20"/>
          <w:rtl/>
        </w:rPr>
        <w:t>.</w:t>
      </w:r>
    </w:p>
    <w:p w14:paraId="2251BD18" w14:textId="3A8DDE8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tl/>
        </w:rPr>
        <w:t xml:space="preserve">: </w:t>
      </w:r>
      <w:r w:rsidR="00E8089F" w:rsidRPr="007435EB">
        <w:rPr>
          <w:rFonts w:hint="cs"/>
          <w:rtl/>
        </w:rPr>
        <w:t>פעם</w:t>
      </w:r>
      <w:r w:rsidR="00E8089F" w:rsidRPr="007435EB">
        <w:rPr>
          <w:rtl/>
        </w:rPr>
        <w:t xml:space="preserve"> </w:t>
      </w:r>
      <w:r w:rsidR="00E8089F" w:rsidRPr="007435EB">
        <w:rPr>
          <w:rFonts w:hint="cs"/>
          <w:rtl/>
        </w:rPr>
        <w:t>אחת</w:t>
      </w:r>
      <w:r w:rsidR="00E8089F" w:rsidRPr="007435EB">
        <w:rPr>
          <w:rtl/>
        </w:rPr>
        <w:t xml:space="preserve"> </w:t>
      </w:r>
      <w:r w:rsidR="00E8089F" w:rsidRPr="007435EB">
        <w:rPr>
          <w:rFonts w:hint="cs"/>
          <w:rtl/>
        </w:rPr>
        <w:t>ביקש</w:t>
      </w:r>
      <w:r w:rsidR="00E8089F" w:rsidRPr="007435EB">
        <w:rPr>
          <w:rtl/>
        </w:rPr>
        <w:t xml:space="preserve"> </w:t>
      </w:r>
      <w:r w:rsidR="00E8089F" w:rsidRPr="007435EB">
        <w:rPr>
          <w:rFonts w:hint="cs"/>
          <w:rtl/>
        </w:rPr>
        <w:t>אגריפס</w:t>
      </w:r>
      <w:r w:rsidR="00E8089F" w:rsidRPr="007435EB">
        <w:rPr>
          <w:rtl/>
        </w:rPr>
        <w:t xml:space="preserve"> </w:t>
      </w:r>
      <w:r w:rsidR="00E8089F" w:rsidRPr="007435EB">
        <w:rPr>
          <w:rFonts w:hint="cs"/>
          <w:rtl/>
        </w:rPr>
        <w:t>המלך</w:t>
      </w:r>
      <w:r w:rsidR="00E8089F" w:rsidRPr="007435EB">
        <w:rPr>
          <w:rtl/>
        </w:rPr>
        <w:t xml:space="preserve"> </w:t>
      </w:r>
      <w:r w:rsidR="00E8089F" w:rsidRPr="007435EB">
        <w:rPr>
          <w:rFonts w:hint="cs"/>
          <w:rtl/>
        </w:rPr>
        <w:t>ליתן</w:t>
      </w:r>
      <w:r w:rsidR="00E8089F" w:rsidRPr="007435EB">
        <w:rPr>
          <w:rtl/>
        </w:rPr>
        <w:t xml:space="preserve"> </w:t>
      </w:r>
      <w:r w:rsidR="00E8089F" w:rsidRPr="007435EB">
        <w:rPr>
          <w:rFonts w:hint="cs"/>
          <w:rtl/>
        </w:rPr>
        <w:t>עיניו</w:t>
      </w:r>
      <w:r w:rsidR="00E8089F" w:rsidRPr="007435EB">
        <w:rPr>
          <w:rtl/>
        </w:rPr>
        <w:t xml:space="preserve"> </w:t>
      </w:r>
      <w:r w:rsidR="00E8089F" w:rsidRPr="007435EB">
        <w:rPr>
          <w:rFonts w:hint="cs"/>
          <w:rtl/>
        </w:rPr>
        <w:t>באוכלוסי</w:t>
      </w:r>
      <w:r w:rsidR="00E8089F" w:rsidRPr="007435EB">
        <w:rPr>
          <w:rtl/>
        </w:rPr>
        <w:t xml:space="preserve"> </w:t>
      </w:r>
      <w:r w:rsidR="00E8089F" w:rsidRPr="007435EB">
        <w:rPr>
          <w:rFonts w:hint="cs"/>
          <w:rtl/>
        </w:rPr>
        <w:t>ישראל</w:t>
      </w:r>
      <w:r w:rsidR="00E8089F" w:rsidRPr="007435EB">
        <w:rPr>
          <w:rtl/>
        </w:rPr>
        <w:t xml:space="preserve">. </w:t>
      </w:r>
      <w:r w:rsidR="00E8089F" w:rsidRPr="007435EB">
        <w:rPr>
          <w:rFonts w:hint="cs"/>
          <w:rtl/>
        </w:rPr>
        <w:t>אמר</w:t>
      </w:r>
      <w:r w:rsidR="00E8089F" w:rsidRPr="007435EB">
        <w:rPr>
          <w:rtl/>
        </w:rPr>
        <w:t xml:space="preserve"> </w:t>
      </w:r>
      <w:r w:rsidR="00E8089F" w:rsidRPr="007435EB">
        <w:rPr>
          <w:rFonts w:hint="cs"/>
          <w:rtl/>
        </w:rPr>
        <w:t>ליה</w:t>
      </w:r>
      <w:r w:rsidR="00E8089F" w:rsidRPr="007435EB">
        <w:rPr>
          <w:rtl/>
        </w:rPr>
        <w:t xml:space="preserve"> </w:t>
      </w:r>
      <w:r w:rsidR="00E8089F" w:rsidRPr="007435EB">
        <w:rPr>
          <w:rFonts w:hint="cs"/>
          <w:rtl/>
        </w:rPr>
        <w:t>לכה</w:t>
      </w:r>
      <w:r w:rsidR="00E8089F" w:rsidRPr="007435EB">
        <w:rPr>
          <w:rtl/>
        </w:rPr>
        <w:t>"</w:t>
      </w:r>
      <w:r w:rsidR="00E8089F" w:rsidRPr="007435EB">
        <w:rPr>
          <w:rFonts w:hint="cs"/>
          <w:rtl/>
        </w:rPr>
        <w:t>ג</w:t>
      </w:r>
      <w:r w:rsidR="00E8089F" w:rsidRPr="007435EB">
        <w:rPr>
          <w:rtl/>
        </w:rPr>
        <w:t xml:space="preserve">: </w:t>
      </w:r>
      <w:r w:rsidR="00E8089F" w:rsidRPr="007435EB">
        <w:rPr>
          <w:rFonts w:hint="cs"/>
          <w:rtl/>
        </w:rPr>
        <w:t>תן</w:t>
      </w:r>
      <w:r w:rsidR="00E8089F" w:rsidRPr="007435EB">
        <w:rPr>
          <w:rtl/>
        </w:rPr>
        <w:t xml:space="preserve"> </w:t>
      </w:r>
      <w:r w:rsidR="00E8089F" w:rsidRPr="007435EB">
        <w:rPr>
          <w:rFonts w:hint="cs"/>
          <w:rtl/>
        </w:rPr>
        <w:t>עיניך</w:t>
      </w:r>
      <w:r w:rsidR="00E8089F" w:rsidRPr="007435EB">
        <w:rPr>
          <w:rtl/>
        </w:rPr>
        <w:t xml:space="preserve"> </w:t>
      </w:r>
      <w:r w:rsidR="00E8089F" w:rsidRPr="007435EB">
        <w:rPr>
          <w:rFonts w:hint="cs"/>
          <w:rtl/>
        </w:rPr>
        <w:t>בפסחים</w:t>
      </w:r>
    </w:p>
    <w:p w14:paraId="34D00455" w14:textId="77777777" w:rsidR="00E8089F" w:rsidRPr="007435EB" w:rsidRDefault="00E8089F" w:rsidP="00E8089F">
      <w:pPr>
        <w:rPr>
          <w:rtl/>
        </w:rPr>
      </w:pPr>
      <w:r w:rsidRPr="007435EB">
        <w:rPr>
          <w:rFonts w:hint="cs"/>
          <w:rtl/>
        </w:rPr>
        <w:t>נטל</w:t>
      </w:r>
      <w:r w:rsidRPr="007435EB">
        <w:rPr>
          <w:rtl/>
        </w:rPr>
        <w:t xml:space="preserve"> </w:t>
      </w:r>
      <w:r w:rsidRPr="007435EB">
        <w:rPr>
          <w:rFonts w:hint="cs"/>
          <w:rtl/>
        </w:rPr>
        <w:t>כוליא</w:t>
      </w:r>
      <w:r w:rsidRPr="007435EB">
        <w:rPr>
          <w:rtl/>
        </w:rPr>
        <w:t xml:space="preserve"> </w:t>
      </w:r>
      <w:r w:rsidRPr="007435EB">
        <w:rPr>
          <w:rFonts w:hint="cs"/>
          <w:rtl/>
        </w:rPr>
        <w:t>מכל</w:t>
      </w:r>
      <w:r w:rsidRPr="007435EB">
        <w:rPr>
          <w:rtl/>
        </w:rPr>
        <w:t xml:space="preserve"> </w:t>
      </w:r>
      <w:r w:rsidRPr="007435EB">
        <w:rPr>
          <w:rFonts w:hint="cs"/>
          <w:rtl/>
        </w:rPr>
        <w:t>אחד</w:t>
      </w:r>
      <w:r w:rsidRPr="007435EB">
        <w:rPr>
          <w:rtl/>
        </w:rPr>
        <w:t xml:space="preserve">, </w:t>
      </w:r>
      <w:r w:rsidRPr="007435EB">
        <w:rPr>
          <w:rFonts w:hint="cs"/>
          <w:rtl/>
        </w:rPr>
        <w:t>ונמצאו</w:t>
      </w:r>
      <w:r w:rsidRPr="007435EB">
        <w:rPr>
          <w:rtl/>
        </w:rPr>
        <w:t xml:space="preserve"> </w:t>
      </w:r>
      <w:r w:rsidRPr="007435EB">
        <w:rPr>
          <w:rFonts w:hint="cs"/>
          <w:rtl/>
        </w:rPr>
        <w:t>שם</w:t>
      </w:r>
      <w:r w:rsidRPr="007435EB">
        <w:rPr>
          <w:rtl/>
        </w:rPr>
        <w:t xml:space="preserve"> </w:t>
      </w:r>
      <w:r w:rsidRPr="007435EB">
        <w:rPr>
          <w:rFonts w:hint="cs"/>
          <w:rtl/>
        </w:rPr>
        <w:t>ששים</w:t>
      </w:r>
      <w:r w:rsidRPr="007435EB">
        <w:rPr>
          <w:rtl/>
        </w:rPr>
        <w:t xml:space="preserve"> </w:t>
      </w:r>
      <w:r w:rsidRPr="007435EB">
        <w:rPr>
          <w:rFonts w:hint="cs"/>
          <w:rtl/>
        </w:rPr>
        <w:t>ריבוא</w:t>
      </w:r>
      <w:r w:rsidRPr="007435EB">
        <w:rPr>
          <w:rtl/>
        </w:rPr>
        <w:t xml:space="preserve"> </w:t>
      </w:r>
      <w:r w:rsidRPr="007435EB">
        <w:rPr>
          <w:rFonts w:hint="cs"/>
          <w:rtl/>
        </w:rPr>
        <w:t>זוגי</w:t>
      </w:r>
      <w:r w:rsidRPr="007435EB">
        <w:rPr>
          <w:rtl/>
        </w:rPr>
        <w:t xml:space="preserve"> </w:t>
      </w:r>
      <w:r w:rsidRPr="007435EB">
        <w:rPr>
          <w:rFonts w:hint="cs"/>
          <w:rtl/>
        </w:rPr>
        <w:t>כליות</w:t>
      </w:r>
      <w:r w:rsidRPr="007435EB">
        <w:rPr>
          <w:rtl/>
        </w:rPr>
        <w:t xml:space="preserve">, </w:t>
      </w:r>
      <w:r w:rsidRPr="007435EB">
        <w:rPr>
          <w:rFonts w:hint="cs"/>
          <w:rtl/>
        </w:rPr>
        <w:t>כפלים</w:t>
      </w:r>
      <w:r w:rsidRPr="007435EB">
        <w:rPr>
          <w:rtl/>
        </w:rPr>
        <w:t xml:space="preserve"> </w:t>
      </w:r>
      <w:r w:rsidRPr="007435EB">
        <w:rPr>
          <w:rFonts w:hint="cs"/>
          <w:rtl/>
        </w:rPr>
        <w:t>כיוצאי</w:t>
      </w:r>
      <w:r w:rsidRPr="007435EB">
        <w:rPr>
          <w:rtl/>
        </w:rPr>
        <w:t xml:space="preserve"> </w:t>
      </w:r>
      <w:r w:rsidRPr="007435EB">
        <w:rPr>
          <w:rFonts w:hint="cs"/>
          <w:rtl/>
        </w:rPr>
        <w:t>מצרים</w:t>
      </w:r>
      <w:r w:rsidRPr="007435EB">
        <w:rPr>
          <w:rtl/>
        </w:rPr>
        <w:t xml:space="preserve"> </w:t>
      </w:r>
      <w:r w:rsidRPr="007435EB">
        <w:rPr>
          <w:rFonts w:hint="cs"/>
          <w:rtl/>
        </w:rPr>
        <w:t>חוץ</w:t>
      </w:r>
      <w:r w:rsidRPr="007435EB">
        <w:rPr>
          <w:rtl/>
        </w:rPr>
        <w:t xml:space="preserve"> </w:t>
      </w:r>
      <w:r w:rsidRPr="007435EB">
        <w:rPr>
          <w:rFonts w:hint="cs"/>
          <w:rtl/>
        </w:rPr>
        <w:t>מטמא</w:t>
      </w:r>
      <w:r w:rsidRPr="007435EB">
        <w:rPr>
          <w:rtl/>
        </w:rPr>
        <w:t xml:space="preserve"> </w:t>
      </w:r>
      <w:r w:rsidRPr="007435EB">
        <w:rPr>
          <w:rFonts w:hint="cs"/>
          <w:rtl/>
        </w:rPr>
        <w:t>ושהיה</w:t>
      </w:r>
      <w:r w:rsidRPr="007435EB">
        <w:rPr>
          <w:rtl/>
        </w:rPr>
        <w:t xml:space="preserve"> </w:t>
      </w:r>
      <w:r w:rsidRPr="007435EB">
        <w:rPr>
          <w:rFonts w:hint="cs"/>
          <w:rtl/>
        </w:rPr>
        <w:t>בדרך</w:t>
      </w:r>
      <w:r w:rsidRPr="007435EB">
        <w:rPr>
          <w:rtl/>
        </w:rPr>
        <w:t xml:space="preserve"> </w:t>
      </w:r>
      <w:r w:rsidRPr="007435EB">
        <w:rPr>
          <w:rFonts w:hint="cs"/>
          <w:rtl/>
        </w:rPr>
        <w:t>רחוקה</w:t>
      </w:r>
      <w:r w:rsidRPr="007435EB">
        <w:rPr>
          <w:rtl/>
        </w:rPr>
        <w:t xml:space="preserve">. </w:t>
      </w:r>
      <w:r w:rsidRPr="007435EB">
        <w:rPr>
          <w:rFonts w:hint="cs"/>
          <w:rtl/>
        </w:rPr>
        <w:t>ואין</w:t>
      </w:r>
      <w:r w:rsidRPr="007435EB">
        <w:rPr>
          <w:rtl/>
        </w:rPr>
        <w:t xml:space="preserve"> </w:t>
      </w:r>
      <w:r w:rsidRPr="007435EB">
        <w:rPr>
          <w:rFonts w:hint="cs"/>
          <w:rtl/>
        </w:rPr>
        <w:t>לך</w:t>
      </w:r>
      <w:r w:rsidRPr="007435EB">
        <w:rPr>
          <w:rtl/>
        </w:rPr>
        <w:t xml:space="preserve"> </w:t>
      </w:r>
      <w:r w:rsidRPr="007435EB">
        <w:rPr>
          <w:rFonts w:hint="cs"/>
          <w:rtl/>
        </w:rPr>
        <w:t>כל</w:t>
      </w:r>
      <w:r w:rsidRPr="007435EB">
        <w:rPr>
          <w:rtl/>
        </w:rPr>
        <w:t xml:space="preserve"> </w:t>
      </w:r>
      <w:r w:rsidRPr="007435EB">
        <w:rPr>
          <w:rFonts w:hint="cs"/>
          <w:rtl/>
        </w:rPr>
        <w:t>פסח</w:t>
      </w:r>
      <w:r w:rsidRPr="007435EB">
        <w:rPr>
          <w:rtl/>
        </w:rPr>
        <w:t xml:space="preserve"> </w:t>
      </w:r>
      <w:r w:rsidRPr="007435EB">
        <w:rPr>
          <w:rFonts w:hint="cs"/>
          <w:rtl/>
        </w:rPr>
        <w:t>ופסח</w:t>
      </w:r>
      <w:r w:rsidRPr="007435EB">
        <w:rPr>
          <w:rtl/>
        </w:rPr>
        <w:t xml:space="preserve"> </w:t>
      </w:r>
      <w:r w:rsidRPr="007435EB">
        <w:rPr>
          <w:rFonts w:hint="cs"/>
          <w:rtl/>
        </w:rPr>
        <w:t>שלא</w:t>
      </w:r>
      <w:r w:rsidRPr="007435EB">
        <w:rPr>
          <w:rtl/>
        </w:rPr>
        <w:t xml:space="preserve"> </w:t>
      </w:r>
      <w:r w:rsidRPr="007435EB">
        <w:rPr>
          <w:rFonts w:hint="cs"/>
          <w:rtl/>
        </w:rPr>
        <w:t>נמנו</w:t>
      </w:r>
      <w:r w:rsidRPr="007435EB">
        <w:rPr>
          <w:rtl/>
        </w:rPr>
        <w:t xml:space="preserve"> </w:t>
      </w:r>
      <w:r w:rsidRPr="007435EB">
        <w:rPr>
          <w:rFonts w:hint="cs"/>
          <w:rtl/>
        </w:rPr>
        <w:t>עליו</w:t>
      </w:r>
      <w:r w:rsidRPr="007435EB">
        <w:rPr>
          <w:rtl/>
        </w:rPr>
        <w:t xml:space="preserve"> </w:t>
      </w:r>
      <w:r w:rsidRPr="007435EB">
        <w:rPr>
          <w:rFonts w:hint="cs"/>
          <w:rtl/>
        </w:rPr>
        <w:t>יותר</w:t>
      </w:r>
      <w:r w:rsidRPr="007435EB">
        <w:rPr>
          <w:rtl/>
        </w:rPr>
        <w:t xml:space="preserve"> </w:t>
      </w:r>
      <w:r w:rsidRPr="007435EB">
        <w:rPr>
          <w:rFonts w:hint="cs"/>
          <w:rtl/>
        </w:rPr>
        <w:t>מעשרה</w:t>
      </w:r>
      <w:r w:rsidRPr="007435EB">
        <w:rPr>
          <w:rtl/>
        </w:rPr>
        <w:t xml:space="preserve"> </w:t>
      </w:r>
      <w:r w:rsidRPr="007435EB">
        <w:rPr>
          <w:rFonts w:hint="cs"/>
          <w:rtl/>
        </w:rPr>
        <w:t>בני</w:t>
      </w:r>
      <w:r w:rsidRPr="007435EB">
        <w:rPr>
          <w:rtl/>
        </w:rPr>
        <w:t xml:space="preserve"> </w:t>
      </w:r>
      <w:r w:rsidRPr="007435EB">
        <w:rPr>
          <w:rFonts w:hint="cs"/>
          <w:rtl/>
        </w:rPr>
        <w:t>אדם</w:t>
      </w:r>
      <w:r w:rsidRPr="007435EB">
        <w:rPr>
          <w:rtl/>
        </w:rPr>
        <w:t xml:space="preserve">, </w:t>
      </w:r>
      <w:r w:rsidRPr="007435EB">
        <w:rPr>
          <w:rFonts w:hint="cs"/>
          <w:rtl/>
        </w:rPr>
        <w:t>והיו</w:t>
      </w:r>
      <w:r w:rsidRPr="007435EB">
        <w:rPr>
          <w:rtl/>
        </w:rPr>
        <w:t xml:space="preserve"> </w:t>
      </w:r>
      <w:r w:rsidRPr="007435EB">
        <w:rPr>
          <w:rFonts w:hint="cs"/>
          <w:rtl/>
        </w:rPr>
        <w:t>קוראין</w:t>
      </w:r>
      <w:r w:rsidRPr="007435EB">
        <w:rPr>
          <w:rtl/>
        </w:rPr>
        <w:t xml:space="preserve"> </w:t>
      </w:r>
      <w:r w:rsidRPr="007435EB">
        <w:rPr>
          <w:rFonts w:hint="cs"/>
          <w:rtl/>
        </w:rPr>
        <w:t>אותו</w:t>
      </w:r>
      <w:r w:rsidRPr="007435EB">
        <w:rPr>
          <w:rtl/>
        </w:rPr>
        <w:t xml:space="preserve"> </w:t>
      </w:r>
      <w:r w:rsidRPr="007435EB">
        <w:rPr>
          <w:rFonts w:hint="cs"/>
          <w:rtl/>
        </w:rPr>
        <w:t>פסח</w:t>
      </w:r>
      <w:r w:rsidRPr="007435EB">
        <w:rPr>
          <w:rtl/>
        </w:rPr>
        <w:t xml:space="preserve"> </w:t>
      </w:r>
      <w:r w:rsidRPr="007435EB">
        <w:rPr>
          <w:rFonts w:hint="cs"/>
          <w:rtl/>
        </w:rPr>
        <w:t>מעובין</w:t>
      </w:r>
      <w:r w:rsidRPr="007435EB">
        <w:rPr>
          <w:rtl/>
        </w:rPr>
        <w:t>.</w:t>
      </w:r>
    </w:p>
    <w:p w14:paraId="2B42F6B7" w14:textId="77777777" w:rsidR="00E8089F" w:rsidRPr="007435EB" w:rsidRDefault="00E8089F" w:rsidP="00E8089F">
      <w:pPr>
        <w:rPr>
          <w:rFonts w:ascii="Fb Fontext" w:hAnsi="Fb Fontext"/>
          <w:sz w:val="20"/>
          <w:rtl/>
        </w:rPr>
      </w:pPr>
      <w:r w:rsidRPr="007435EB">
        <w:rPr>
          <w:rFonts w:ascii="Fb Fontext" w:hAnsi="Fb Fontext" w:hint="cs"/>
          <w:sz w:val="20"/>
          <w:rtl/>
        </w:rPr>
        <w:t>לא שנטל ממש כוליא שהרי והקטירם שצריך להקטירו כולו כאחד אלא שתפס דבר כנגד הכליא</w:t>
      </w:r>
    </w:p>
    <w:p w14:paraId="42FF890C" w14:textId="7E385991" w:rsidR="00E8089F" w:rsidRPr="007435EB" w:rsidRDefault="00F47631" w:rsidP="00F47631">
      <w:pPr>
        <w:pStyle w:val="affd"/>
        <w:rPr>
          <w:bCs/>
          <w:rtl/>
        </w:rPr>
      </w:pPr>
      <w:r>
        <w:rPr>
          <w:rFonts w:hint="cs"/>
          <w:rtl/>
        </w:rPr>
        <w:t>***</w:t>
      </w:r>
    </w:p>
    <w:p w14:paraId="60395E89" w14:textId="77777777" w:rsidR="00E8089F" w:rsidRPr="007435EB" w:rsidRDefault="00E8089F" w:rsidP="00E8089F">
      <w:pPr>
        <w:rPr>
          <w:rtl/>
        </w:rPr>
      </w:pPr>
      <w:r w:rsidRPr="007435EB">
        <w:rPr>
          <w:rStyle w:val="afffe"/>
          <w:rFonts w:hint="cs"/>
          <w:b/>
          <w:sz w:val="20"/>
          <w:rtl/>
        </w:rPr>
        <w:t>כ</w:t>
      </w:r>
      <w:r w:rsidRPr="007435EB">
        <w:rPr>
          <w:rStyle w:val="afffe"/>
          <w:b/>
          <w:sz w:val="20"/>
          <w:rtl/>
        </w:rPr>
        <w:t>הנים עומדין שורות וכו'</w:t>
      </w:r>
      <w:r w:rsidRPr="005C3FF1">
        <w:rPr>
          <w:rStyle w:val="afffa"/>
          <w:rtl/>
        </w:rPr>
        <w:t xml:space="preserve">. </w:t>
      </w:r>
      <w:r w:rsidRPr="007435EB">
        <w:rPr>
          <w:rFonts w:ascii="Fb Fontext" w:hAnsi="Fb Fontext" w:cs="Guttman Vilna"/>
          <w:b/>
          <w:bCs/>
          <w:rtl/>
        </w:rPr>
        <w:t>דהכי שפיר טפי.</w:t>
      </w:r>
    </w:p>
    <w:p w14:paraId="13EC8B0F" w14:textId="77777777" w:rsidR="00E8089F" w:rsidRPr="007435EB" w:rsidRDefault="00E8089F" w:rsidP="00E8089F">
      <w:pPr>
        <w:rPr>
          <w:rtl/>
        </w:rPr>
      </w:pPr>
      <w:r w:rsidRPr="007435EB">
        <w:rPr>
          <w:rStyle w:val="afffe"/>
          <w:b/>
          <w:sz w:val="20"/>
          <w:rtl/>
        </w:rPr>
        <w:t>ולא היו לבזיכין שוליים וכו'</w:t>
      </w:r>
      <w:r w:rsidRPr="007435EB">
        <w:rPr>
          <w:rtl/>
        </w:rPr>
        <w:t>.</w:t>
      </w:r>
      <w:r w:rsidRPr="007435EB">
        <w:rPr>
          <w:rFonts w:hint="cs"/>
          <w:rtl/>
        </w:rPr>
        <w:t xml:space="preserve"> </w:t>
      </w:r>
      <w:r w:rsidRPr="007435EB">
        <w:rPr>
          <w:rtl/>
        </w:rPr>
        <w:t>כל הבזיכין שבמקדש לא היו להן שוליים, חוץ מבזיכי לבונה של לחם הפנים, שמא יניחום ויפרוס הל</w:t>
      </w:r>
      <w:r w:rsidRPr="007435EB">
        <w:rPr>
          <w:rFonts w:hint="cs"/>
          <w:rtl/>
        </w:rPr>
        <w:t>חם</w:t>
      </w:r>
      <w:r w:rsidRPr="007435EB">
        <w:rPr>
          <w:rtl/>
        </w:rPr>
        <w:t>.</w:t>
      </w:r>
    </w:p>
    <w:p w14:paraId="749F7764" w14:textId="77777777" w:rsidR="00E8089F" w:rsidRPr="007435EB" w:rsidRDefault="00E8089F" w:rsidP="00E8089F">
      <w:pPr>
        <w:rPr>
          <w:rtl/>
        </w:rPr>
      </w:pPr>
      <w:r w:rsidRPr="007435EB">
        <w:rPr>
          <w:rStyle w:val="afffe"/>
          <w:b/>
          <w:sz w:val="20"/>
          <w:rtl/>
        </w:rPr>
        <w:t>שחט ישראל וקבל הכהן וכו'</w:t>
      </w:r>
      <w:r w:rsidRPr="007435EB">
        <w:rPr>
          <w:rtl/>
        </w:rPr>
        <w:t>. וקמ"ל דשחיטה בזר כשירה. וקמ"ל מקבלה ואילך מצות כהונה.</w:t>
      </w:r>
    </w:p>
    <w:p w14:paraId="24B43955" w14:textId="77777777" w:rsidR="00E8089F" w:rsidRPr="007435EB" w:rsidRDefault="00E8089F" w:rsidP="00E8089F">
      <w:pPr>
        <w:rPr>
          <w:rtl/>
        </w:rPr>
      </w:pPr>
      <w:r w:rsidRPr="007435EB">
        <w:rPr>
          <w:rStyle w:val="afffe"/>
          <w:b/>
          <w:sz w:val="20"/>
          <w:rtl/>
        </w:rPr>
        <w:lastRenderedPageBreak/>
        <w:t>נותנו לחבירו.</w:t>
      </w:r>
      <w:r w:rsidRPr="007435EB">
        <w:rPr>
          <w:rFonts w:hint="cs"/>
          <w:rtl/>
        </w:rPr>
        <w:t xml:space="preserve"> </w:t>
      </w:r>
      <w:r w:rsidRPr="007435EB">
        <w:rPr>
          <w:rtl/>
        </w:rPr>
        <w:t xml:space="preserve">לא אמרי' דש"מ הולכה שלא ברגל הויא הולכה. </w:t>
      </w:r>
      <w:r w:rsidR="00916C28">
        <w:rPr>
          <w:rtl/>
        </w:rPr>
        <w:t>שמא</w:t>
      </w:r>
      <w:r w:rsidRPr="007435EB">
        <w:rPr>
          <w:rtl/>
        </w:rPr>
        <w:t xml:space="preserve"> נייד פורתא אלא ש"מ </w:t>
      </w:r>
      <w:r w:rsidRPr="00AC0CB1">
        <w:rPr>
          <w:rStyle w:val="af2"/>
          <w:rtl/>
        </w:rPr>
        <w:t>ד'ברב עם הדרת מלך'.</w:t>
      </w:r>
    </w:p>
    <w:p w14:paraId="31082B0D" w14:textId="77777777" w:rsidR="00E8089F" w:rsidRPr="007435EB" w:rsidRDefault="00E8089F" w:rsidP="00E8089F">
      <w:pPr>
        <w:rPr>
          <w:rtl/>
        </w:rPr>
      </w:pPr>
      <w:r w:rsidRPr="007435EB">
        <w:rPr>
          <w:rStyle w:val="afffe"/>
          <w:b/>
          <w:sz w:val="20"/>
          <w:rtl/>
        </w:rPr>
        <w:t>קבל את המלא ומחזיר את הריקן</w:t>
      </w:r>
      <w:r>
        <w:rPr>
          <w:rtl/>
        </w:rPr>
        <w:t xml:space="preserve"> וכו' ולא איפכא דקמ"ל </w:t>
      </w:r>
      <w:r>
        <w:rPr>
          <w:rStyle w:val="affffd"/>
          <w:rtl/>
          <w:rPrChange w:id="10056" w:author="מנוע אמוראים" w:date="2026-10-05T16:42:03Z">
            <w:rPr>
              <w:rtl/>
            </w:rPr>
          </w:rPrChange>
        </w:rPr>
        <w:t xml:space="preserve">דרשב"ל</w:t>
      </w:r>
      <w:r>
        <w:rPr>
          <w:rtl/>
        </w:rPr>
        <w:t xml:space="preserve"> דאין מעבירין על המצות.</w:t>
      </w:r>
    </w:p>
    <w:p w14:paraId="21685BE7" w14:textId="77777777" w:rsidR="00E8089F" w:rsidRPr="007435EB" w:rsidRDefault="00E8089F" w:rsidP="00E8089F">
      <w:pPr>
        <w:pStyle w:val="afffd"/>
        <w:rPr>
          <w:b/>
          <w:sz w:val="20"/>
          <w:rtl/>
        </w:rPr>
      </w:pPr>
      <w:ins w:id="9859" w:author="מספור קטעי משנה" w:date="2026-10-06T06:45:41Z">
        <w:r>
          <w:rPr>
            <w:rStyle w:val="MisparKeta"/>
          </w:rPr>
          <w:t xml:space="preserve">ז. </w:t>
        </w:r>
      </w:ins>
      <w:r w:rsidRPr="009A151F">
        <w:rPr>
          <w:b/>
          <w:bCs/>
          <w:rtl/>
        </w:rPr>
        <w:t>כהן הקרוב אצל המזבח וכו'</w:t>
      </w:r>
      <w:r w:rsidRPr="007435EB">
        <w:rPr>
          <w:b/>
          <w:rtl/>
          <w:rPrChange w:id="40025" w:author="Claude" w:date="2026-10-06T13:34:51Z">
            <w:rPr>
              <w:b/>
              <w:sz w:val="20"/>
              <w:rtl/>
            </w:rPr>
          </w:rPrChange>
        </w:rPr>
        <w:t>.</w:t>
      </w:r>
    </w:p>
    <w:p w14:paraId="3B9A8004" w14:textId="77777777" w:rsidR="00E8089F" w:rsidRPr="007435EB" w:rsidRDefault="00E8089F" w:rsidP="00E8089F">
      <w:pPr>
        <w:rPr>
          <w:rFonts w:ascii="Fb Fontext" w:hAnsi="Fb Fontext"/>
          <w:rtl/>
        </w:rPr>
      </w:pPr>
      <w:r>
        <w:rPr>
          <w:rStyle w:val="affffd"/>
          <w:rFonts w:ascii="Fb Fontext" w:hAnsi="Fb Fontext"/>
          <w:rtl/>
          <w:rPrChange w:id="10057" w:author="מנוע אמוראים" w:date="2026-10-05T16:42:03Z">
            <w:rPr>
              <w:rFonts w:ascii="Fb Fontext" w:hAnsi="Fb Fontext"/>
              <w:rtl/>
            </w:rPr>
          </w:rPrChange>
        </w:rPr>
        <w:t xml:space="preserve">וריה"ג</w:t>
      </w:r>
      <w:r>
        <w:rPr>
          <w:rFonts w:ascii="Fb Fontext" w:hAnsi="Fb Fontext"/>
          <w:rtl/>
        </w:rPr>
        <w:t xml:space="preserve"> היא דפסח בזריקה </w:t>
      </w:r>
      <w:r w:rsidRPr="00AC0CB1">
        <w:rPr>
          <w:rStyle w:val="af2"/>
          <w:rtl/>
        </w:rPr>
        <w:t>'את דמם תזרק על המזבח ואת חלבם תקטיר.</w:t>
      </w:r>
      <w:r w:rsidRPr="007435EB">
        <w:rPr>
          <w:rFonts w:ascii="Fb Fontext" w:hAnsi="Fb Fontext"/>
          <w:rtl/>
        </w:rPr>
        <w:t>'.</w:t>
      </w:r>
    </w:p>
    <w:p w14:paraId="312DDDCA" w14:textId="77777777" w:rsidR="00E8089F" w:rsidRPr="007435EB" w:rsidRDefault="00E8089F" w:rsidP="00E8089F">
      <w:pPr>
        <w:rPr>
          <w:rtl/>
        </w:rPr>
      </w:pPr>
      <w:r w:rsidRPr="007435EB">
        <w:rPr>
          <w:rtl/>
        </w:rPr>
        <w:t>ולא דמו או חלבו דלמד על בכור ומעשר ופסח שהן טעונין מתן דמים ואימורין לגבי מזבח.</w:t>
      </w:r>
    </w:p>
    <w:p w14:paraId="47A25B09" w14:textId="77777777" w:rsidR="00E8089F" w:rsidRPr="007435EB" w:rsidRDefault="00E8089F" w:rsidP="00E8089F">
      <w:pPr>
        <w:rPr>
          <w:rtl/>
        </w:rPr>
      </w:pPr>
      <w:r w:rsidRPr="005C3FF1">
        <w:rPr>
          <w:rStyle w:val="afffa"/>
          <w:rtl/>
        </w:rPr>
        <w:t>וטעונין יסוד</w:t>
      </w:r>
      <w:r>
        <w:rPr>
          <w:rtl/>
        </w:rPr>
        <w:t xml:space="preserve"> </w:t>
      </w:r>
      <w:r>
        <w:rPr>
          <w:rStyle w:val="affffd"/>
          <w:rtl/>
          <w:rPrChange w:id="10058" w:author="מנוע אמוראים" w:date="2026-10-05T16:42:03Z">
            <w:rPr>
              <w:rtl/>
            </w:rPr>
          </w:rPrChange>
        </w:rPr>
        <w:t xml:space="preserve">כר"א</w:t>
      </w:r>
      <w:r>
        <w:rPr>
          <w:rtl/>
        </w:rPr>
        <w:t xml:space="preserve"> אתיא זריקה זריקה מעולה.</w:t>
      </w:r>
    </w:p>
    <w:p w14:paraId="3A8B3B24" w14:textId="77777777" w:rsidR="00E8089F" w:rsidRPr="007435EB" w:rsidRDefault="00AB3B38" w:rsidP="00E8089F">
      <w:pPr>
        <w:rPr>
          <w:rtl/>
        </w:rPr>
      </w:pPr>
      <w:r>
        <w:rPr>
          <w:rFonts w:hint="cs"/>
          <w:rtl/>
        </w:rPr>
        <w:t>כאן</w:t>
      </w:r>
      <w:r w:rsidR="00E8089F" w:rsidRPr="00AC0CB1">
        <w:rPr>
          <w:rStyle w:val="af2"/>
          <w:rtl/>
        </w:rPr>
        <w:t xml:space="preserve"> </w:t>
      </w:r>
      <w:r w:rsidR="00E8089F" w:rsidRPr="00AC0CB1">
        <w:rPr>
          <w:rStyle w:val="af2"/>
          <w:rFonts w:hint="cs"/>
          <w:rtl/>
        </w:rPr>
        <w:t>'</w:t>
      </w:r>
      <w:r w:rsidR="00E8089F" w:rsidRPr="00AC0CB1">
        <w:rPr>
          <w:rStyle w:val="af2"/>
          <w:rtl/>
        </w:rPr>
        <w:t>את דמם תזרק על המזבח</w:t>
      </w:r>
      <w:r w:rsidR="00E8089F" w:rsidRPr="00AC0CB1">
        <w:rPr>
          <w:rStyle w:val="af2"/>
          <w:rFonts w:hint="cs"/>
          <w:rtl/>
        </w:rPr>
        <w:t>'</w:t>
      </w:r>
      <w:r w:rsidR="00E8089F" w:rsidRPr="00AC0CB1">
        <w:rPr>
          <w:rStyle w:val="af2"/>
          <w:rtl/>
        </w:rPr>
        <w:t xml:space="preserve"> </w:t>
      </w:r>
      <w:r w:rsidR="00E8089F" w:rsidRPr="007435EB">
        <w:rPr>
          <w:rtl/>
        </w:rPr>
        <w:t xml:space="preserve">וכתיב </w:t>
      </w:r>
      <w:r>
        <w:rPr>
          <w:rtl/>
        </w:rPr>
        <w:t>שם</w:t>
      </w:r>
      <w:r>
        <w:rPr>
          <w:rtl/>
        </w:rPr>
        <w:t xml:space="preserve"> '</w:t>
      </w:r>
      <w:r>
        <w:rPr>
          <w:rStyle w:val="af2"/>
          <w:rtl/>
          <w:rPrChange w:id="9038" w:author="מנוע פסוקים" w:date="2026-10-05T16:38:40Z">
            <w:rPr>
              <w:rtl/>
            </w:rPr>
          </w:rPrChange>
        </w:rPr>
        <w:t xml:space="preserve">וזרקו בני אהרן הכהנים את דמו על המזבח סביב</w:t>
      </w:r>
      <w:r>
        <w:rPr>
          <w:rtl/>
        </w:rPr>
        <w:t xml:space="preserve">.</w:t>
      </w:r>
    </w:p>
    <w:p w14:paraId="0A68A9E0" w14:textId="77777777" w:rsidR="00E8089F" w:rsidRPr="007435EB" w:rsidRDefault="00E8089F" w:rsidP="00E8089F">
      <w:pPr>
        <w:rPr>
          <w:rtl/>
        </w:rPr>
      </w:pPr>
      <w:r w:rsidRPr="007435EB">
        <w:rPr>
          <w:rtl/>
        </w:rPr>
        <w:t>מה עולה טעונה יסוד - אף פסח נמי טעון יסוד.</w:t>
      </w:r>
    </w:p>
    <w:p w14:paraId="6C49A906" w14:textId="77777777" w:rsidR="00E8089F" w:rsidRPr="007435EB" w:rsidRDefault="00E8089F" w:rsidP="00E8089F">
      <w:pPr>
        <w:rPr>
          <w:rtl/>
        </w:rPr>
      </w:pPr>
      <w:r w:rsidRPr="007435EB">
        <w:rPr>
          <w:rtl/>
        </w:rPr>
        <w:t>ועולה גופה</w:t>
      </w:r>
      <w:r w:rsidRPr="00AC0CB1">
        <w:rPr>
          <w:rStyle w:val="af2"/>
          <w:rtl/>
        </w:rPr>
        <w:t xml:space="preserve"> 'אל יסוד מזבח העולה' </w:t>
      </w:r>
      <w:r w:rsidRPr="007435EB">
        <w:rPr>
          <w:rtl/>
        </w:rPr>
        <w:t>- אלמא עולה טעונה יסוד.</w:t>
      </w:r>
    </w:p>
    <w:p w14:paraId="60E6434A" w14:textId="3ACAEBEF" w:rsidR="00E8089F" w:rsidRPr="007435EB" w:rsidRDefault="00F47631" w:rsidP="00F47631">
      <w:pPr>
        <w:pStyle w:val="affd"/>
        <w:rPr>
          <w:del w:id="90032" w:author="מנוע עיצוב" w:date="2026-10-08T11:01:28Z"/>
          <w:bCs/>
          <w:rtl/>
        </w:rPr>
      </w:pPr>
      <w:del w:id="90031" w:author="מנוע עיצוב" w:date="2026-10-08T11:01:28Z">
        <w:r>
          <w:rPr>
            <w:rFonts w:hint="cs"/>
            <w:rtl/>
          </w:rPr>
          <w:delText xml:space="preserve">***</w:delText>
        </w:r>
      </w:del>
    </w:p>
    <w:p w14:paraId="7CB04E50" w14:textId="77777777" w:rsidR="00E8089F" w:rsidRPr="007435EB" w:rsidRDefault="00E8089F" w:rsidP="005C3FF1">
      <w:pPr>
        <w:pStyle w:val="afff"/>
        <w:framePr w:wrap="around"/>
        <w:rPr>
          <w:rtl/>
        </w:rPr>
      </w:pPr>
      <w:r w:rsidRPr="007435EB">
        <w:rPr>
          <w:rFonts w:hint="cs"/>
          <w:rtl/>
        </w:rPr>
        <w:t>סה.</w:t>
      </w:r>
    </w:p>
    <w:p w14:paraId="12B94A80" w14:textId="77777777" w:rsidR="00E8089F" w:rsidRPr="007435EB" w:rsidRDefault="00E8089F" w:rsidP="00E8089F">
      <w:pPr>
        <w:pStyle w:val="afffd"/>
        <w:rPr>
          <w:b/>
          <w:sz w:val="20"/>
          <w:rtl/>
        </w:rPr>
      </w:pPr>
      <w:ins w:id="9860" w:author="מספור קטעי משנה" w:date="2026-10-06T06:45:41Z">
        <w:r>
          <w:rPr>
            <w:rStyle w:val="MisparKeta"/>
          </w:rPr>
          <w:t xml:space="preserve">ב. </w:t>
        </w:r>
      </w:ins>
      <w:r w:rsidRPr="009A151F">
        <w:rPr>
          <w:b/>
          <w:bCs/>
          <w:rtl/>
        </w:rPr>
        <w:t>נכנסה כת שלישית</w:t>
      </w:r>
      <w:r w:rsidRPr="007435EB">
        <w:rPr>
          <w:b/>
          <w:rtl/>
          <w:rPrChange w:id="40026" w:author="Claude" w:date="2026-10-06T13:34:51Z">
            <w:rPr>
              <w:b/>
              <w:sz w:val="20"/>
              <w:rtl/>
            </w:rPr>
          </w:rPrChange>
        </w:rPr>
        <w:t>.</w:t>
      </w:r>
    </w:p>
    <w:p w14:paraId="696BD8A7" w14:textId="77777777" w:rsidR="00E8089F" w:rsidRPr="007435EB" w:rsidRDefault="00E8089F" w:rsidP="00E8089F">
      <w:pPr>
        <w:rPr>
          <w:rtl/>
        </w:rPr>
      </w:pPr>
      <w:r w:rsidRPr="007435EB">
        <w:rPr>
          <w:rFonts w:ascii="Fb Fontext" w:hAnsi="Fb Fontext"/>
          <w:rtl/>
        </w:rPr>
        <w:t>ונקראת כת עצלנית. דאפ"ה איבעי להו לזרוזי נפשייהו. כדתניא, רבי א"א לעולם בלא בסם ובלא בורסי, אשרי מי שאומנתו בסם, אוי לו מי שאומנתו בורסי. וכן לענין זכרים ונקבות.</w:t>
      </w:r>
    </w:p>
    <w:p w14:paraId="69637BCC" w14:textId="77777777" w:rsidR="00E8089F" w:rsidRPr="007435EB" w:rsidRDefault="00E8089F" w:rsidP="00E8089F">
      <w:pPr>
        <w:rPr>
          <w:rtl/>
        </w:rPr>
      </w:pPr>
      <w:r>
        <w:rPr>
          <w:rtl/>
        </w:rPr>
        <w:t xml:space="preserve">בשבת שטפו העזרה שלא ברצון חכמים והיינו </w:t>
      </w:r>
      <w:r>
        <w:rPr>
          <w:rStyle w:val="affffd"/>
          <w:rtl/>
          <w:rPrChange w:id="10059" w:author="מנוע אמוראים" w:date="2026-10-05T16:42:03Z">
            <w:rPr>
              <w:rtl/>
            </w:rPr>
          </w:rPrChange>
        </w:rPr>
        <w:t xml:space="preserve">ר"א</w:t>
      </w:r>
      <w:r>
        <w:rPr>
          <w:rtl/>
        </w:rPr>
        <w:t xml:space="preserve"> דלרבנן שבות הוא, ואין שבות במקדש.</w:t>
      </w:r>
    </w:p>
    <w:p w14:paraId="289127FD" w14:textId="77777777" w:rsidR="00E8089F" w:rsidRPr="007435EB" w:rsidRDefault="00E8089F" w:rsidP="00E8089F">
      <w:pPr>
        <w:rPr>
          <w:rtl/>
        </w:rPr>
      </w:pPr>
      <w:r w:rsidRPr="007435EB">
        <w:rPr>
          <w:rtl/>
        </w:rPr>
        <w:t>וכדתניא אחד החולב והמחבץ והמגבן כגרוגרות. המכבד והמרבץ והרודה חלות דבש בשוגג בשבת חייב חטאת.</w:t>
      </w:r>
    </w:p>
    <w:p w14:paraId="63B7D772" w14:textId="77777777" w:rsidR="00E8089F" w:rsidRPr="007435EB" w:rsidRDefault="00E8089F" w:rsidP="00E8089F">
      <w:pPr>
        <w:rPr>
          <w:rtl/>
        </w:rPr>
      </w:pPr>
      <w:r w:rsidRPr="007435EB">
        <w:rPr>
          <w:rtl/>
        </w:rPr>
        <w:tab/>
      </w:r>
      <w:r w:rsidRPr="007435EB">
        <w:rPr>
          <w:rtl/>
        </w:rPr>
        <w:tab/>
        <w:t>הזיד ביו"ט לר'א לוקה את הארבעים.</w:t>
      </w:r>
    </w:p>
    <w:p w14:paraId="1ED115A5" w14:textId="77777777" w:rsidR="00E8089F" w:rsidRPr="007435EB" w:rsidRDefault="00E8089F" w:rsidP="00E8089F">
      <w:pPr>
        <w:rPr>
          <w:rtl/>
        </w:rPr>
      </w:pPr>
      <w:r w:rsidRPr="007435EB">
        <w:rPr>
          <w:rtl/>
        </w:rPr>
        <w:tab/>
      </w:r>
      <w:r w:rsidRPr="007435EB">
        <w:rPr>
          <w:rtl/>
        </w:rPr>
        <w:tab/>
      </w:r>
      <w:r w:rsidRPr="007435EB">
        <w:rPr>
          <w:rtl/>
        </w:rPr>
        <w:tab/>
        <w:t>וחכ"'א אחד זה ואחד זה אינו אלא משום שבות.</w:t>
      </w:r>
    </w:p>
    <w:p w14:paraId="56381DA0" w14:textId="77777777" w:rsidR="00E8089F" w:rsidRPr="007435EB" w:rsidRDefault="00E8089F" w:rsidP="00E8089F">
      <w:pPr>
        <w:rPr>
          <w:rtl/>
        </w:rPr>
      </w:pPr>
      <w:r w:rsidRPr="007435EB">
        <w:rPr>
          <w:rtl/>
        </w:rPr>
        <w:t>רב אשי שלא כרבי נתן דשבות צריכה - התירו, שבות שאינה צריכה - לא התירו.</w:t>
      </w:r>
    </w:p>
    <w:p w14:paraId="41D5764A" w14:textId="7F8BD6D6" w:rsidR="00E8089F" w:rsidRPr="007435EB" w:rsidRDefault="00F47631" w:rsidP="00F47631">
      <w:pPr>
        <w:pStyle w:val="affd"/>
        <w:rPr>
          <w:del w:id="90034" w:author="מנוע עיצוב" w:date="2026-10-08T11:01:28Z"/>
          <w:bCs/>
          <w:rtl/>
        </w:rPr>
      </w:pPr>
      <w:del w:id="90033" w:author="מנוע עיצוב" w:date="2026-10-08T11:01:28Z">
        <w:r>
          <w:rPr>
            <w:rFonts w:hint="cs"/>
            <w:rtl/>
          </w:rPr>
          <w:delText xml:space="preserve">***</w:delText>
        </w:r>
      </w:del>
    </w:p>
    <w:p w14:paraId="3527D5B1" w14:textId="77777777" w:rsidR="00E8089F" w:rsidRPr="007435EB" w:rsidRDefault="00E8089F" w:rsidP="005C3FF1">
      <w:pPr>
        <w:pStyle w:val="afff"/>
        <w:framePr w:wrap="around"/>
        <w:rPr>
          <w:rtl/>
        </w:rPr>
      </w:pPr>
      <w:r w:rsidRPr="007435EB">
        <w:rPr>
          <w:rFonts w:hint="cs"/>
          <w:rtl/>
        </w:rPr>
        <w:t>סה.</w:t>
      </w:r>
    </w:p>
    <w:p w14:paraId="543DB4DA" w14:textId="77777777" w:rsidR="00E8089F" w:rsidRPr="007435EB" w:rsidRDefault="00E8089F" w:rsidP="00E8089F">
      <w:pPr>
        <w:pStyle w:val="afffd"/>
        <w:rPr>
          <w:b/>
          <w:sz w:val="20"/>
          <w:rtl/>
        </w:rPr>
      </w:pPr>
      <w:ins w:id="9861" w:author="מספור קטעי משנה" w:date="2026-10-06T06:45:41Z">
        <w:r>
          <w:rPr>
            <w:rStyle w:val="MisparKeta"/>
          </w:rPr>
          <w:t xml:space="preserve">ג. </w:t>
        </w:r>
      </w:ins>
      <w:r w:rsidRPr="009A151F">
        <w:rPr>
          <w:b/>
          <w:bCs/>
          <w:rtl/>
        </w:rPr>
        <w:t>רבי יהודה אומר כוס היה ממלא וכו'</w:t>
      </w:r>
      <w:r w:rsidRPr="007435EB">
        <w:rPr>
          <w:b/>
          <w:rtl/>
          <w:rPrChange w:id="40027" w:author="Claude" w:date="2026-10-06T13:34:51Z">
            <w:rPr>
              <w:b/>
              <w:sz w:val="20"/>
              <w:rtl/>
            </w:rPr>
          </w:rPrChange>
        </w:rPr>
        <w:t>.</w:t>
      </w:r>
    </w:p>
    <w:p w14:paraId="5E4FE8F5" w14:textId="77777777" w:rsidR="00E8089F" w:rsidRPr="007435EB" w:rsidRDefault="00E8089F" w:rsidP="00E8089F">
      <w:pPr>
        <w:rPr>
          <w:rtl/>
        </w:rPr>
      </w:pPr>
      <w:r>
        <w:rPr>
          <w:rStyle w:val="affffd"/>
          <w:rFonts w:ascii="Fb Fontext" w:hAnsi="Fb Fontext"/>
          <w:rtl/>
          <w:rPrChange w:id="10060" w:author="מנוע אמוראים" w:date="2026-10-05T16:42:03Z">
            <w:rPr>
              <w:rFonts w:ascii="Fb Fontext" w:hAnsi="Fb Fontext"/>
              <w:rtl/>
            </w:rPr>
          </w:rPrChange>
        </w:rPr>
        <w:t xml:space="preserve">כר"י</w:t>
      </w:r>
      <w:r>
        <w:rPr>
          <w:rFonts w:ascii="Fb Fontext" w:hAnsi="Fb Fontext"/>
          <w:rtl/>
        </w:rPr>
        <w:t xml:space="preserve"> דכוס היה ממלא מדם התערובות, שאם ישפך דמו של אחד מהן נמצא זה מכשירו.</w:t>
      </w:r>
    </w:p>
    <w:p w14:paraId="3AA8F012" w14:textId="77777777" w:rsidR="00E8089F" w:rsidRPr="007435EB" w:rsidRDefault="00E8089F" w:rsidP="00E8089F">
      <w:pPr>
        <w:rPr>
          <w:rtl/>
        </w:rPr>
      </w:pPr>
      <w:r>
        <w:rPr>
          <w:rtl/>
        </w:rPr>
        <w:t xml:space="preserve">א"ל </w:t>
      </w:r>
      <w:r>
        <w:rPr>
          <w:rStyle w:val="affffd"/>
          <w:rtl/>
          <w:rPrChange w:id="10061" w:author="מנוע אמוראים" w:date="2026-10-05T16:42:03Z">
            <w:rPr>
              <w:rtl/>
            </w:rPr>
          </w:rPrChange>
        </w:rPr>
        <w:t xml:space="preserve">לר"י</w:t>
      </w:r>
      <w:r>
        <w:rPr>
          <w:rtl/>
        </w:rPr>
        <w:t xml:space="preserve"> דשמא לא נתקבל בכלי. א"ל לא אמרתי אלא בנתקבל בכלי. דכהנים זריזין הן. ואעפ"כ אגב זריזותייהו דעבדי משתפיך.</w:t>
      </w:r>
    </w:p>
    <w:p w14:paraId="7E0EC00C" w14:textId="77777777" w:rsidR="00E8089F" w:rsidRPr="007435EB" w:rsidRDefault="00E8089F" w:rsidP="00E8089F">
      <w:pPr>
        <w:rPr>
          <w:rtl/>
        </w:rPr>
      </w:pPr>
      <w:r w:rsidRPr="007435EB">
        <w:rPr>
          <w:rFonts w:ascii="Fb Fontext" w:hAnsi="Fb Fontext"/>
          <w:rtl/>
        </w:rPr>
        <w:t>ו</w:t>
      </w:r>
      <w:r w:rsidR="00AB3B38">
        <w:rPr>
          <w:rFonts w:ascii="Fb Fontext" w:hAnsi="Fb Fontext"/>
          <w:rtl/>
        </w:rPr>
        <w:t>אף</w:t>
      </w:r>
      <w:r>
        <w:rPr>
          <w:rFonts w:ascii="Fb Fontext" w:hAnsi="Fb Fontext"/>
          <w:rtl/>
        </w:rPr>
        <w:t xml:space="preserve"> דדם התמצית מעורב בו </w:t>
      </w:r>
      <w:r>
        <w:rPr>
          <w:rStyle w:val="affffd"/>
          <w:rFonts w:ascii="Fb Fontext" w:hAnsi="Fb Fontext"/>
          <w:rtl/>
          <w:rPrChange w:id="10062" w:author="מנוע אמוראים" w:date="2026-10-05T16:42:03Z">
            <w:rPr>
              <w:rFonts w:ascii="Fb Fontext" w:hAnsi="Fb Fontext"/>
              <w:rtl/>
            </w:rPr>
          </w:rPrChange>
        </w:rPr>
        <w:t xml:space="preserve">דלר"י</w:t>
      </w:r>
      <w:r>
        <w:rPr>
          <w:rFonts w:ascii="Fb Fontext" w:hAnsi="Fb Fontext"/>
          <w:rtl/>
        </w:rPr>
        <w:t xml:space="preserve"> דם התמצית דם מעליא הוא. דתניא: דם התמצית באזהרה. רבי יהודה אומר: בהיכרת. ונדחה דהא </w:t>
      </w:r>
      <w:r>
        <w:rPr>
          <w:rStyle w:val="affffd"/>
          <w:rFonts w:ascii="Fb Fontext" w:hAnsi="Fb Fontext"/>
          <w:rtl/>
          <w:rPrChange w:id="10063" w:author="מנוע אמוראים" w:date="2026-10-05T16:42:03Z">
            <w:rPr>
              <w:rFonts w:ascii="Fb Fontext" w:hAnsi="Fb Fontext"/>
              <w:rtl/>
            </w:rPr>
          </w:rPrChange>
        </w:rPr>
        <w:t xml:space="preserve">ר"י</w:t>
      </w:r>
      <w:r>
        <w:rPr>
          <w:rFonts w:ascii="Fb Fontext" w:hAnsi="Fb Fontext"/>
          <w:rtl/>
        </w:rPr>
        <w:t xml:space="preserve"> מודה לענין כפרה שאינו מכפר,</w:t>
      </w:r>
      <w:r w:rsidRPr="00AC0CB1">
        <w:rPr>
          <w:rStyle w:val="af2"/>
          <w:rtl/>
        </w:rPr>
        <w:t xml:space="preserve"> 'כי הדם הוא בנפש יכפר'.</w:t>
      </w:r>
      <w:r w:rsidRPr="007435EB">
        <w:rPr>
          <w:rFonts w:ascii="Fb Fontext" w:hAnsi="Fb Fontext"/>
          <w:rtl/>
        </w:rPr>
        <w:t xml:space="preserve"> דדוקא דם שהנפש יוצאה בו - מכפר, דם שאין הנפש יוצאה בו - אינו מכפר.</w:t>
      </w:r>
    </w:p>
    <w:p w14:paraId="16EA8093" w14:textId="77777777" w:rsidR="00E8089F" w:rsidRPr="007435EB" w:rsidRDefault="00E8089F" w:rsidP="00E8089F">
      <w:pPr>
        <w:rPr>
          <w:rtl/>
        </w:rPr>
      </w:pPr>
      <w:r>
        <w:rPr>
          <w:rtl/>
        </w:rPr>
        <w:t xml:space="preserve">אלא, </w:t>
      </w:r>
      <w:r>
        <w:rPr>
          <w:rStyle w:val="affffd"/>
          <w:rtl/>
          <w:rPrChange w:id="10064" w:author="מנוע אמוראים" w:date="2026-10-05T16:42:03Z">
            <w:rPr>
              <w:rtl/>
            </w:rPr>
          </w:rPrChange>
        </w:rPr>
        <w:t xml:space="preserve">ר"י</w:t>
      </w:r>
      <w:r>
        <w:rPr>
          <w:rtl/>
        </w:rPr>
        <w:t xml:space="preserve"> לטעמיה דאין דם מבטל דם.</w:t>
      </w:r>
    </w:p>
    <w:p w14:paraId="3D5356C0" w14:textId="36412FB3" w:rsidR="00E8089F" w:rsidRPr="007435EB" w:rsidRDefault="00F47631" w:rsidP="00F47631">
      <w:pPr>
        <w:pStyle w:val="affd"/>
        <w:rPr>
          <w:bCs/>
          <w:rtl/>
        </w:rPr>
      </w:pPr>
      <w:r>
        <w:rPr>
          <w:rFonts w:hint="cs"/>
          <w:rtl/>
        </w:rPr>
        <w:t>***</w:t>
      </w:r>
    </w:p>
    <w:p w14:paraId="4133EB4D" w14:textId="77777777" w:rsidR="00E8089F" w:rsidRPr="007435EB" w:rsidRDefault="00E8089F" w:rsidP="00E8089F">
      <w:pPr>
        <w:rPr>
          <w:rtl/>
        </w:rPr>
      </w:pPr>
      <w:r>
        <w:rPr>
          <w:rFonts w:ascii="Fb Fontext" w:hAnsi="Fb Fontext"/>
          <w:rtl/>
        </w:rPr>
        <w:t xml:space="preserve">תניא אמר </w:t>
      </w:r>
      <w:r>
        <w:rPr>
          <w:rStyle w:val="affffd"/>
          <w:rFonts w:ascii="Fb Fontext" w:hAnsi="Fb Fontext"/>
          <w:rtl/>
          <w:rPrChange w:id="10065" w:author="מנוע אמוראים" w:date="2026-10-05T16:42:03Z">
            <w:rPr>
              <w:rFonts w:ascii="Fb Fontext" w:hAnsi="Fb Fontext"/>
              <w:rtl/>
            </w:rPr>
          </w:rPrChange>
        </w:rPr>
        <w:t xml:space="preserve">ר"י</w:t>
      </w:r>
      <w:r>
        <w:rPr>
          <w:rFonts w:ascii="Fb Fontext" w:hAnsi="Fb Fontext"/>
          <w:rtl/>
        </w:rPr>
        <w:t xml:space="preserve"> לחכמים לדבריכם, למה פוקקין את העזרה וא"ל: שבח הוא לבני אהרן שילכו עד ארכובותיהם בדם. ולח הוא ואינו חוצץ.</w:t>
      </w:r>
    </w:p>
    <w:p w14:paraId="7FD6C3DB" w14:textId="77777777" w:rsidR="00E8089F" w:rsidRPr="007435EB" w:rsidRDefault="00E8089F" w:rsidP="00E8089F">
      <w:pPr>
        <w:rPr>
          <w:rtl/>
        </w:rPr>
      </w:pPr>
      <w:r w:rsidRPr="007435EB">
        <w:rPr>
          <w:rtl/>
        </w:rPr>
        <w:t>כדתניא: הדם והדיו והחלב והדבש, יבשים - חוצצין, לחין - אין חוצצין.</w:t>
      </w:r>
    </w:p>
    <w:p w14:paraId="6D24B56C" w14:textId="77777777" w:rsidR="00E8089F" w:rsidRPr="007435EB" w:rsidRDefault="00E8089F" w:rsidP="00E8089F">
      <w:pPr>
        <w:rPr>
          <w:rFonts w:cs="Guttman Vilna"/>
          <w:b/>
          <w:bCs/>
          <w:rtl/>
        </w:rPr>
      </w:pPr>
      <w:r w:rsidRPr="007435EB">
        <w:rPr>
          <w:rtl/>
        </w:rPr>
        <w:t>וה</w:t>
      </w:r>
      <w:r w:rsidRPr="007435EB">
        <w:rPr>
          <w:rFonts w:hint="cs"/>
          <w:rtl/>
        </w:rPr>
        <w:t>י</w:t>
      </w:r>
      <w:r w:rsidRPr="007435EB">
        <w:rPr>
          <w:rtl/>
        </w:rPr>
        <w:t>י</w:t>
      </w:r>
      <w:r w:rsidRPr="007435EB">
        <w:rPr>
          <w:rFonts w:hint="cs"/>
          <w:rtl/>
        </w:rPr>
        <w:t>נ</w:t>
      </w:r>
      <w:r w:rsidRPr="007435EB">
        <w:rPr>
          <w:rtl/>
        </w:rPr>
        <w:t>ו בשעת הולכת אברים לכבש והולכת דם הולכים על האיצטבאות.</w:t>
      </w:r>
    </w:p>
    <w:p w14:paraId="3450DCA8" w14:textId="77777777" w:rsidR="00E8089F" w:rsidRPr="007435EB" w:rsidRDefault="00E8089F" w:rsidP="00E8089F">
      <w:pPr>
        <w:rPr>
          <w:rFonts w:cs="Guttman Vilna"/>
          <w:b/>
          <w:bCs/>
          <w:rtl/>
        </w:rPr>
      </w:pPr>
      <w:r w:rsidRPr="007435EB">
        <w:rPr>
          <w:rtl/>
        </w:rPr>
        <w:t>ומה שהיו הולכים כך רק בהולכת עצים למערכה דלאו עבודה היא.</w:t>
      </w:r>
    </w:p>
    <w:p w14:paraId="1D2DEC94" w14:textId="77777777" w:rsidR="00E8089F" w:rsidRPr="007435EB" w:rsidRDefault="00E8089F" w:rsidP="00E8089F">
      <w:pPr>
        <w:rPr>
          <w:rtl/>
        </w:rPr>
      </w:pPr>
      <w:r w:rsidRPr="007435EB">
        <w:rPr>
          <w:rtl/>
        </w:rPr>
        <w:t xml:space="preserve">ומצד לכלוך בגדיהם בעבודה וודאי אסור וא"א שמדלו להם </w:t>
      </w:r>
      <w:r w:rsidRPr="00AC0CB1">
        <w:rPr>
          <w:rStyle w:val="af2"/>
          <w:rtl/>
        </w:rPr>
        <w:t>ד</w:t>
      </w:r>
      <w:r w:rsidRPr="00AC0CB1">
        <w:rPr>
          <w:rStyle w:val="af2"/>
          <w:rFonts w:hint="cs"/>
          <w:rtl/>
        </w:rPr>
        <w:t>'</w:t>
      </w:r>
      <w:r w:rsidRPr="00AC0CB1">
        <w:rPr>
          <w:rStyle w:val="af2"/>
          <w:rtl/>
        </w:rPr>
        <w:t>מדו בד</w:t>
      </w:r>
      <w:r w:rsidRPr="00AC0CB1">
        <w:rPr>
          <w:rStyle w:val="af2"/>
          <w:rFonts w:hint="cs"/>
          <w:rtl/>
        </w:rPr>
        <w:t>'</w:t>
      </w:r>
      <w:r w:rsidRPr="00AC0CB1">
        <w:rPr>
          <w:rStyle w:val="af2"/>
          <w:rtl/>
        </w:rPr>
        <w:t xml:space="preserve"> </w:t>
      </w:r>
      <w:r w:rsidRPr="007435EB">
        <w:rPr>
          <w:rtl/>
        </w:rPr>
        <w:t>כמדתו שלא יחסר או יותיר.</w:t>
      </w:r>
    </w:p>
    <w:p w14:paraId="05D9B18D" w14:textId="77777777" w:rsidR="00E8089F" w:rsidRPr="007435EB" w:rsidRDefault="00E8089F" w:rsidP="00E8089F">
      <w:pPr>
        <w:rPr>
          <w:rtl/>
        </w:rPr>
      </w:pPr>
      <w:r w:rsidRPr="007435EB">
        <w:rPr>
          <w:rtl/>
        </w:rPr>
        <w:t>ולא מצד דהולכת איברין לכבש, לאו עבודה היא. מדבעי כהונה</w:t>
      </w:r>
      <w:r w:rsidRPr="00AC0CB1">
        <w:rPr>
          <w:rStyle w:val="af2"/>
          <w:rtl/>
        </w:rPr>
        <w:t xml:space="preserve"> 'והקריב הכהן את הכל המזבחה' </w:t>
      </w:r>
      <w:r w:rsidRPr="007435EB">
        <w:rPr>
          <w:rtl/>
        </w:rPr>
        <w:t>זו הולכת אברים לכבש.</w:t>
      </w:r>
    </w:p>
    <w:p w14:paraId="0B7D2227" w14:textId="2568202D" w:rsidR="00E8089F" w:rsidRPr="007435EB" w:rsidRDefault="00F47631" w:rsidP="00F47631">
      <w:pPr>
        <w:pStyle w:val="affd"/>
        <w:rPr>
          <w:bCs/>
          <w:rtl/>
        </w:rPr>
      </w:pPr>
      <w:r>
        <w:rPr>
          <w:rFonts w:hint="cs"/>
          <w:rtl/>
        </w:rPr>
        <w:t>***</w:t>
      </w:r>
    </w:p>
    <w:p w14:paraId="5A93E0EC" w14:textId="77777777" w:rsidR="00E8089F" w:rsidRPr="007435EB" w:rsidRDefault="00E8089F" w:rsidP="00E8089F">
      <w:pPr>
        <w:rPr>
          <w:rtl/>
        </w:rPr>
      </w:pPr>
      <w:r w:rsidRPr="007435EB">
        <w:rPr>
          <w:rStyle w:val="afffe"/>
          <w:b/>
          <w:sz w:val="20"/>
          <w:rtl/>
        </w:rPr>
        <w:lastRenderedPageBreak/>
        <w:t>כיצד תולין ומפשיטין וכו',</w:t>
      </w:r>
      <w:r w:rsidRPr="007435EB">
        <w:rPr>
          <w:rFonts w:cs="Guttman Vilna"/>
          <w:b/>
          <w:bCs/>
          <w:rtl/>
        </w:rPr>
        <w:t xml:space="preserve"> </w:t>
      </w:r>
      <w:r w:rsidRPr="007435EB">
        <w:rPr>
          <w:rtl/>
        </w:rPr>
        <w:t>קרעו והוציאו את אמוריו נתנם במגיס להקטירם</w:t>
      </w:r>
      <w:r w:rsidRPr="007435EB">
        <w:rPr>
          <w:rFonts w:hint="cs"/>
          <w:rtl/>
        </w:rPr>
        <w:t xml:space="preserve"> </w:t>
      </w:r>
      <w:r w:rsidRPr="007435EB">
        <w:rPr>
          <w:rtl/>
        </w:rPr>
        <w:t>ע"ג המזבח.</w:t>
      </w:r>
    </w:p>
    <w:p w14:paraId="7628A4C2" w14:textId="77777777" w:rsidR="00E8089F" w:rsidRPr="007435EB" w:rsidRDefault="00E8089F" w:rsidP="00694F1A">
      <w:pPr>
        <w:rPr>
          <w:rtl/>
        </w:rPr>
      </w:pPr>
      <w:r w:rsidRPr="007435EB">
        <w:rPr>
          <w:rStyle w:val="afffe"/>
          <w:b/>
          <w:sz w:val="20"/>
          <w:rtl/>
        </w:rPr>
        <w:t>יצתה כת ראשונה</w:t>
      </w:r>
      <w:r w:rsidR="00694F1A" w:rsidRPr="007435EB">
        <w:rPr>
          <w:rFonts w:hint="cs"/>
          <w:rtl/>
        </w:rPr>
        <w:t xml:space="preserve"> </w:t>
      </w:r>
      <w:r w:rsidRPr="007435EB">
        <w:rPr>
          <w:rtl/>
        </w:rPr>
        <w:t>תנא: כל אחד ואחד נותן פסחו בעורו ומפשיל לאחוריו. א"ר עיליש</w:t>
      </w:r>
      <w:r w:rsidRPr="007435EB">
        <w:rPr>
          <w:rFonts w:hint="cs"/>
          <w:rtl/>
        </w:rPr>
        <w:t xml:space="preserve"> </w:t>
      </w:r>
      <w:r w:rsidRPr="007435EB">
        <w:rPr>
          <w:rtl/>
        </w:rPr>
        <w:t>טייעות.</w:t>
      </w:r>
    </w:p>
    <w:p w14:paraId="10459D51" w14:textId="7651B00F" w:rsidR="00DF3ECB" w:rsidRPr="005C3FF1" w:rsidRDefault="00F47631" w:rsidP="009A151F">
      <w:pPr>
        <w:rPr>
          <w:rStyle w:val="afffa"/>
          <w:rtl/>
        </w:rPr>
      </w:pPr>
      <w:r>
        <w:rPr>
          <w:rFonts w:hint="cs"/>
          <w:rtl/>
        </w:rPr>
        <w:t>***</w:t>
      </w:r>
    </w:p>
    <w:p w14:paraId="59B0E332" w14:textId="77777777" w:rsidR="00DF3ECB" w:rsidRPr="007435EB" w:rsidRDefault="00E8089F" w:rsidP="009A151F">
      <w:pPr>
        <w:pStyle w:val="Hadran"/>
        <w:rPr>
          <w:rtl/>
        </w:rPr>
        <w:pPrChange w:id="91069" w:author="Claude" w:date="2026-10-08T08:35:33Z">
          <w:pPr>
            <w:rPr>
              <w:rtl/>
            </w:rPr>
          </w:pPr>
        </w:pPrChange>
      </w:pPr>
      <w:r w:rsidRPr="005C3FF1">
        <w:rPr>
          <w:rStyle w:val="afffa"/>
          <w:rtl/>
        </w:rPr>
        <w:t>הדרן עלך תמיד נשחט.</w:t>
      </w:r>
    </w:p>
    <w:p w14:paraId="7208ECE6" w14:textId="77777777" w:rsidR="00DF3ECB" w:rsidRPr="007435EB" w:rsidRDefault="00DF3ECB">
      <w:pPr>
        <w:bidi w:val="0"/>
        <w:spacing w:after="160" w:line="259" w:lineRule="auto"/>
        <w:jc w:val="left"/>
        <w:rPr>
          <w:rFonts w:cs="BA חניכי הישיבות"/>
          <w:bCs/>
          <w:color w:val="A6A6A6" w:themeColor="background1" w:themeShade="A6"/>
          <w:sz w:val="20"/>
        </w:rPr>
      </w:pPr>
      <w:r w:rsidRPr="007435EB">
        <w:rPr>
          <w:sz w:val="20"/>
          <w:rtl/>
        </w:rPr>
        <w:br w:type="page"/>
      </w:r>
    </w:p>
    <w:p w14:paraId="5B75176F" w14:textId="77777777" w:rsidR="00E8089F" w:rsidRPr="007435EB" w:rsidRDefault="00E8089F" w:rsidP="00DF3ECB">
      <w:pPr>
        <w:pStyle w:val="afff2"/>
        <w:rPr>
          <w:del w:id="41142" w:author="Claude" w:date="2026-10-07T09:25:14Z"/>
        </w:rPr>
        <w:framePr w:wrap="around"/>
      </w:pPr>
      <w:del w:id="41141" w:author="Claude" w:date="2026-10-07T09:25:14Z">
        <w:r w:rsidRPr="007435EB">
          <w:rPr>
            <w:rFonts w:hint="cs"/>
            <w:rtl/>
          </w:rPr>
          <w:lastRenderedPageBreak/>
          <w:delText xml:space="preserve">פרק שישי</w:delText>
        </w:r>
      </w:del>
    </w:p>
    <w:p w14:paraId="3610DC1C" w14:textId="77777777" w:rsidR="00E8089F" w:rsidRPr="007435EB" w:rsidRDefault="00E8089F" w:rsidP="00DF3ECB">
      <w:pPr>
        <w:pStyle w:val="afff2"/>
        <w:framePr w:wrap="around"/>
        <w:rPr>
          <w:del w:id="41138" w:author="Claude" w:date="2026-10-07T09:25:14Z"/>
          <w:rtl/>
        </w:rPr>
      </w:pPr>
      <w:del w:id="41137" w:author="Claude" w:date="2026-10-07T09:25:14Z">
        <w:r w:rsidRPr="007435EB">
          <w:rPr>
            <w:rFonts w:hint="cs"/>
            <w:rtl/>
          </w:rPr>
          <w:delText xml:space="preserve">סה:</w:delText>
        </w:r>
      </w:del>
    </w:p>
    <w:p w14:paraId="3FD8EF65" w14:textId="77777777" w:rsidR="00E8089F" w:rsidRPr="007435EB" w:rsidRDefault="00E8089F" w:rsidP="00DF3ECB">
      <w:pPr>
        <w:pStyle w:val="afff2"/>
        <w:framePr w:wrap="around"/>
        <w:rPr>
          <w:del w:id="41148" w:author="Claude" w:date="2026-10-07T09:25:14Z"/>
          <w:rtl/>
        </w:rPr>
      </w:pPr>
      <w:del w:id="41143" w:author="Claude" w:date="2026-10-07T09:25:14Z">
        <w:r w:rsidRPr="007435EB">
          <w:rPr>
            <w:rFonts w:hint="cs"/>
            <w:rtl/>
          </w:rPr>
          <w:delText xml:space="preserve">אלו ד</w:delText>
        </w:r>
      </w:del>
      <w:del w:id="41144" w:author="Claude" w:date="2026-10-07T09:25:14Z">
        <w:r w:rsidR="002F64F7" w:rsidRPr="007435EB">
          <w:rPr>
            <w:rFonts w:hint="cs"/>
            <w:rtl/>
          </w:rPr>
          <w:delText xml:space="preserve">+</w:delText>
        </w:r>
      </w:del>
      <w:del w:id="41145" w:author="Claude" w:date="2026-10-07T09:25:14Z">
        <w:r w:rsidRPr="007435EB">
          <w:rPr>
            <w:rFonts w:hint="cs"/>
            <w:rtl/>
          </w:rPr>
          <w:delText xml:space="preserve">בר</w:delText>
        </w:r>
      </w:del>
      <w:del w:id="41146" w:author="Claude" w:date="2026-10-07T09:25:14Z">
        <w:r w:rsidR="002F64F7" w:rsidRPr="007435EB">
          <w:rPr>
            <w:rFonts w:hint="cs"/>
            <w:rtl/>
          </w:rPr>
          <w:delText xml:space="preserve">+</w:delText>
        </w:r>
      </w:del>
      <w:del w:id="41147" w:author="Claude" w:date="2026-10-07T09:25:14Z">
        <w:r w:rsidRPr="007435EB">
          <w:rPr>
            <w:rFonts w:hint="cs"/>
            <w:rtl/>
          </w:rPr>
          <w:delText xml:space="preserve">ים</w:delText>
        </w:r>
      </w:del>
    </w:p>
    <w:p w14:paraId="0064CBA3" w14:textId="77777777" w:rsidR="00E8089F" w:rsidRPr="007435EB" w:rsidRDefault="00E8089F" w:rsidP="00DF3ECB">
      <w:pPr>
        <w:pStyle w:val="afff2"/>
        <w:framePr w:wrap="around"/>
        <w:rPr>
          <w:rtl/>
        </w:rPr>
      </w:pPr>
      <w:r w:rsidRPr="007435EB">
        <w:rPr>
          <w:rFonts w:hint="cs"/>
          <w:rtl/>
        </w:rPr>
        <w:t>סה:- כג:</w:t>
      </w:r>
    </w:p>
    <w:p>
      <w:pPr>
        <w:pStyle w:val="PetichatPerek"/>
        <w:rPr>
          <w:ins w:id="41140" w:author="Claude" w:date="2026-10-07T09:25:14Z"/>
        </w:rPr>
      </w:pPr>
      <w:ins w:id="41139" w:author="Claude" w:date="2026-10-07T09:25:14Z">
        <w:r>
          <w:rPr>
            <w:rFonts w:hint="cs"/>
            <w:rtl/>
          </w:rPr>
          <w:t xml:space="preserve">פרק שישי</w:t>
        </w:r>
        <w:r>
          <w:rPr>
            <w:rFonts w:hint="cs"/>
            <w:rtl/>
          </w:rPr>
          <w:t xml:space="preserve"> - </w:t>
        </w:r>
        <w:r>
          <w:rPr>
            <w:rFonts w:hint="cs"/>
            <w:rtl/>
          </w:rPr>
          <w:t xml:space="preserve">אלו ד+בר+ים</w:t>
        </w:r>
      </w:ins>
    </w:p>
    <w:p>
      <w:pPr>
        <w:pStyle w:val="affffff1"/>
        <w:rPr>
          <w:ins w:id="20152" w:author="קלוד" w:date="2026-10-06T10:09:47Z"/>
        </w:rPr>
      </w:pPr>
      <w:ins w:id="20151" w:author="קלוד" w:date="2026-10-06T10:09:47Z">
        <w:r>
          <w:t xml:space="preserve">משנה א</w:t>
        </w:r>
      </w:ins>
    </w:p>
    <w:p w14:paraId="35E4ECCE" w14:textId="77777777" w:rsidR="00E8089F" w:rsidRPr="007435EB" w:rsidRDefault="00E8089F" w:rsidP="00E8089F">
      <w:pPr>
        <w:pStyle w:val="afff5"/>
        <w:rPr>
          <w:del w:id="20046" w:author="קלוד" w:date="2026-10-06T10:16:37Z"/>
          <w:b/>
          <w:rtl/>
        </w:rPr>
      </w:pPr>
      <w:ins w:id="9810" w:author="מספור קטעי משנה" w:date="2026-10-06T10:05:03Z">
        <w:del w:id="20044" w:author="קלוד" w:date="2026-10-06T10:16:37Z">
          <w:r>
            <w:rPr>
              <w:rStyle w:val="MisparKeta"/>
            </w:rPr>
            <w:delText xml:space="preserve">א. </w:delText>
          </w:r>
        </w:del>
      </w:ins>
      <w:del w:id="20045" w:author="קלוד" w:date="2026-10-06T10:16:37Z">
        <w:r w:rsidRPr="007435EB">
          <w:rPr>
            <w:b/>
            <w:sz w:val="20"/>
            <w:rtl/>
          </w:rPr>
          <w:delText xml:space="preserve">משנה.</w:delText>
        </w:r>
      </w:del>
    </w:p>
    <w:p w14:paraId="2A5D6458" w14:textId="77777777" w:rsidR="00E8089F" w:rsidRPr="007435EB" w:rsidRDefault="00E8089F" w:rsidP="00E8089F">
      <w:pPr>
        <w:pStyle w:val="afff5"/>
        <w:rPr>
          <w:b/>
          <w:rtl/>
        </w:rPr>
      </w:pPr>
      <w:r w:rsidRPr="007435EB">
        <w:rPr>
          <w:b/>
          <w:rtl/>
        </w:rPr>
        <w:t>אלו דברים בפסח דוחין את השבת: שחיטתו, וזריקת דמו, ומיחוי קרביו, והקטרת חלביו.</w:t>
      </w:r>
    </w:p>
    <w:p w14:paraId="5BDF4D19" w14:textId="77777777" w:rsidR="00E8089F" w:rsidRPr="007435EB" w:rsidRDefault="00E8089F" w:rsidP="00E8089F">
      <w:pPr>
        <w:pStyle w:val="afff5"/>
        <w:rPr>
          <w:b/>
          <w:rtl/>
        </w:rPr>
      </w:pPr>
      <w:r w:rsidRPr="007435EB">
        <w:rPr>
          <w:b/>
          <w:rtl/>
        </w:rPr>
        <w:t>אבל צלייתו והדחת קרביו - אינן דוחין את השבת.</w:t>
      </w:r>
    </w:p>
    <w:p w14:paraId="209D9CB7" w14:textId="77777777" w:rsidR="00E8089F" w:rsidRPr="007435EB" w:rsidRDefault="00E8089F" w:rsidP="00E8089F">
      <w:pPr>
        <w:pStyle w:val="afff5"/>
        <w:rPr>
          <w:b/>
          <w:rtl/>
        </w:rPr>
      </w:pPr>
      <w:r w:rsidRPr="007435EB">
        <w:rPr>
          <w:b/>
          <w:rtl/>
        </w:rPr>
        <w:t>הרכבתו והבאתו מחוץ לתחום, וחתיכת יבלתו אין דוחין את השבת.</w:t>
      </w:r>
    </w:p>
    <w:p w14:paraId="5991C9C8" w14:textId="77777777" w:rsidR="00E8089F" w:rsidRPr="007435EB" w:rsidRDefault="00E8089F" w:rsidP="00E8089F">
      <w:pPr>
        <w:pStyle w:val="afff5"/>
        <w:rPr>
          <w:b/>
          <w:rtl/>
        </w:rPr>
      </w:pPr>
      <w:r w:rsidRPr="007435EB">
        <w:rPr>
          <w:b/>
          <w:rtl/>
        </w:rPr>
        <w:t>ולר"א דוחין. ק"ו משחיטה שהיא מלאכה ודוחה.</w:t>
      </w:r>
    </w:p>
    <w:p w14:paraId="48F6EB6D" w14:textId="77777777" w:rsidR="00E8089F" w:rsidRPr="007435EB" w:rsidRDefault="00E8089F" w:rsidP="00E8089F">
      <w:pPr>
        <w:pStyle w:val="afff5"/>
        <w:rPr>
          <w:b/>
          <w:rtl/>
        </w:rPr>
      </w:pPr>
      <w:r>
        <w:rPr>
          <w:b/>
          <w:rtl/>
        </w:rPr>
        <w:t xml:space="preserve">א"ל </w:t>
      </w:r>
      <w:r>
        <w:rPr>
          <w:rStyle w:val="TanaimMishna"/>
          <w:b/>
          <w:rtl/>
          <w:rPrChange w:id="44206" w:author="Claude" w:date="2026-10-07T09:49:06Z">
            <w:rPr>
              <w:b/>
              <w:rtl/>
            </w:rPr>
          </w:rPrChange>
        </w:rPr>
        <w:t xml:space="preserve">ר"י</w:t>
      </w:r>
      <w:r>
        <w:rPr>
          <w:rStyle w:val="TanaimMishna"/>
          <w:b/>
          <w:rtl/>
          <w:rPrChange w:id="44207" w:author="Claude" w:date="2026-10-07T09:49:06Z">
            <w:rPr>
              <w:b/>
              <w:rtl/>
            </w:rPr>
          </w:rPrChange>
        </w:rPr>
        <w:t xml:space="preserve">:</w:t>
      </w:r>
      <w:r>
        <w:rPr>
          <w:b/>
          <w:rtl/>
        </w:rPr>
        <w:t xml:space="preserve"> יו"ט יוכיח, שהתירו בו משום מלאכה ואסור בו משום שבות.</w:t>
      </w:r>
    </w:p>
    <w:p w14:paraId="43B29268" w14:textId="77777777" w:rsidR="00E8089F" w:rsidRPr="007435EB" w:rsidRDefault="00E8089F" w:rsidP="00E8089F">
      <w:pPr>
        <w:pStyle w:val="afff5"/>
        <w:rPr>
          <w:b/>
          <w:rtl/>
        </w:rPr>
      </w:pPr>
      <w:r>
        <w:rPr>
          <w:b/>
          <w:rtl/>
        </w:rPr>
        <w:t xml:space="preserve">א"ל </w:t>
      </w:r>
      <w:r>
        <w:rPr>
          <w:rStyle w:val="TanaimMishna"/>
          <w:b/>
          <w:rtl/>
          <w:rPrChange w:id="44208" w:author="Claude" w:date="2026-10-07T09:49:06Z">
            <w:rPr>
              <w:b/>
              <w:rtl/>
            </w:rPr>
          </w:rPrChange>
        </w:rPr>
        <w:t xml:space="preserve">ר"א</w:t>
      </w:r>
      <w:r>
        <w:rPr>
          <w:b/>
          <w:rtl/>
        </w:rPr>
        <w:t xml:space="preserve"> מה זה יהושע? מה ראיה רשות למצוה?</w:t>
      </w:r>
    </w:p>
    <w:p w14:paraId="34A78982" w14:textId="77777777" w:rsidR="00E8089F" w:rsidRPr="007435EB" w:rsidRDefault="00E8089F" w:rsidP="00E8089F">
      <w:pPr>
        <w:pStyle w:val="afff5"/>
        <w:rPr>
          <w:b/>
          <w:rtl/>
        </w:rPr>
      </w:pPr>
      <w:r>
        <w:rPr>
          <w:b/>
          <w:rtl/>
        </w:rPr>
        <w:t xml:space="preserve">השיב </w:t>
      </w:r>
      <w:r>
        <w:rPr>
          <w:rStyle w:val="TanaimMishna"/>
          <w:b/>
          <w:rtl/>
          <w:rPrChange w:id="44209" w:author="Claude" w:date="2026-10-07T09:49:06Z">
            <w:rPr>
              <w:b/>
              <w:rtl/>
            </w:rPr>
          </w:rPrChange>
        </w:rPr>
        <w:t xml:space="preserve">ר"ע</w:t>
      </w:r>
      <w:r>
        <w:rPr>
          <w:rStyle w:val="TanaimMishna"/>
          <w:b/>
          <w:rtl/>
          <w:rPrChange w:id="44210" w:author="Claude" w:date="2026-10-07T09:49:06Z">
            <w:rPr>
              <w:b/>
              <w:rtl/>
            </w:rPr>
          </w:rPrChange>
        </w:rPr>
        <w:t xml:space="preserve">:</w:t>
      </w:r>
      <w:r>
        <w:rPr>
          <w:b/>
          <w:rtl/>
        </w:rPr>
        <w:t xml:space="preserve"> דהזאה תוכיח, שהיא משום מצוה, והיא משום שבות- ואינה דוחה את השבת.</w:t>
      </w:r>
    </w:p>
    <w:p w14:paraId="1A52FF05" w14:textId="77777777" w:rsidR="00E8089F" w:rsidRPr="007435EB" w:rsidRDefault="00E8089F" w:rsidP="00E8089F">
      <w:pPr>
        <w:pStyle w:val="afff5"/>
        <w:rPr>
          <w:b/>
          <w:rtl/>
        </w:rPr>
      </w:pPr>
      <w:r w:rsidRPr="007435EB">
        <w:rPr>
          <w:b/>
          <w:rtl/>
        </w:rPr>
        <w:t>אף אתה אל תתמה על אלו, ש</w:t>
      </w:r>
      <w:r w:rsidR="00127038">
        <w:rPr>
          <w:b/>
          <w:rtl/>
        </w:rPr>
        <w:t>אף</w:t>
      </w:r>
      <w:r w:rsidRPr="007435EB">
        <w:rPr>
          <w:b/>
          <w:rtl/>
        </w:rPr>
        <w:t xml:space="preserve"> שהן משום מצוה והן משום שבות - לא ידחו את השבת.</w:t>
      </w:r>
    </w:p>
    <w:p w14:paraId="7D0E1E88" w14:textId="77777777" w:rsidR="00E8089F" w:rsidRPr="007435EB" w:rsidRDefault="00E8089F" w:rsidP="00E8089F">
      <w:pPr>
        <w:pStyle w:val="afff5"/>
        <w:rPr>
          <w:b/>
          <w:rtl/>
        </w:rPr>
      </w:pPr>
      <w:r>
        <w:rPr>
          <w:b/>
          <w:rtl/>
        </w:rPr>
        <w:t xml:space="preserve">א"ל </w:t>
      </w:r>
      <w:r>
        <w:rPr>
          <w:rStyle w:val="TanaimMishna"/>
          <w:b/>
          <w:rtl/>
          <w:rPrChange w:id="44211" w:author="Claude" w:date="2026-10-07T09:49:06Z">
            <w:rPr>
              <w:b/>
              <w:rtl/>
            </w:rPr>
          </w:rPrChange>
        </w:rPr>
        <w:t xml:space="preserve">ר"א</w:t>
      </w:r>
      <w:r>
        <w:rPr>
          <w:rStyle w:val="TanaimMishna"/>
          <w:b/>
          <w:rtl/>
          <w:rPrChange w:id="44212" w:author="Claude" w:date="2026-10-07T09:49:06Z">
            <w:rPr>
              <w:b/>
              <w:rtl/>
            </w:rPr>
          </w:rPrChange>
        </w:rPr>
        <w:t xml:space="preserve">:</w:t>
      </w:r>
      <w:r>
        <w:rPr>
          <w:b/>
          <w:rtl/>
        </w:rPr>
        <w:t xml:space="preserve"> ועליה אני דן, ומה אם שחיטה שהיא משום מלאכה דוחה את השבת - הזאה שהיא משום שבות אינו דין שדוחה את השבת?</w:t>
      </w:r>
    </w:p>
    <w:p w14:paraId="21B63EB2" w14:textId="77777777" w:rsidR="00E8089F" w:rsidRPr="007435EB" w:rsidRDefault="00E8089F" w:rsidP="00E8089F">
      <w:pPr>
        <w:pStyle w:val="afff5"/>
        <w:rPr>
          <w:b/>
          <w:rtl/>
        </w:rPr>
      </w:pPr>
      <w:r>
        <w:rPr>
          <w:b/>
          <w:rtl/>
        </w:rPr>
        <w:t xml:space="preserve">א"ל </w:t>
      </w:r>
      <w:r>
        <w:rPr>
          <w:rStyle w:val="TanaimMishna"/>
          <w:b/>
          <w:rtl/>
          <w:rPrChange w:id="44213" w:author="Claude" w:date="2026-10-07T09:49:06Z">
            <w:rPr>
              <w:b/>
              <w:rtl/>
            </w:rPr>
          </w:rPrChange>
        </w:rPr>
        <w:t xml:space="preserve">ר"ע</w:t>
      </w:r>
      <w:r>
        <w:rPr>
          <w:rStyle w:val="TanaimMishna"/>
          <w:b/>
          <w:rtl/>
          <w:rPrChange w:id="44214" w:author="Claude" w:date="2026-10-07T09:49:06Z">
            <w:rPr>
              <w:b/>
              <w:rtl/>
            </w:rPr>
          </w:rPrChange>
        </w:rPr>
        <w:t xml:space="preserve">:</w:t>
      </w:r>
      <w:r>
        <w:rPr>
          <w:b/>
          <w:rtl/>
        </w:rPr>
        <w:t xml:space="preserve"> או חלוף, מה אם הזאה שהיא משום שבות אינה דוחה את השבת.</w:t>
      </w:r>
    </w:p>
    <w:p w14:paraId="678FECBB" w14:textId="77777777" w:rsidR="00E8089F" w:rsidRPr="007435EB" w:rsidRDefault="00E8089F" w:rsidP="00E8089F">
      <w:pPr>
        <w:pStyle w:val="afff5"/>
        <w:rPr>
          <w:b/>
          <w:rtl/>
        </w:rPr>
      </w:pPr>
      <w:r w:rsidRPr="007435EB">
        <w:rPr>
          <w:rFonts w:hint="cs"/>
          <w:b/>
          <w:rtl/>
        </w:rPr>
        <w:t>ש</w:t>
      </w:r>
      <w:r w:rsidRPr="007435EB">
        <w:rPr>
          <w:b/>
          <w:rtl/>
        </w:rPr>
        <w:t>חיטה שהיא משום מלאכה - אינו דין שלא תדחה את השבת.</w:t>
      </w:r>
    </w:p>
    <w:p w14:paraId="1779B95F" w14:textId="77777777" w:rsidR="00E8089F" w:rsidRPr="007435EB" w:rsidRDefault="00E8089F" w:rsidP="00E8089F">
      <w:pPr>
        <w:pStyle w:val="afff5"/>
        <w:rPr>
          <w:b/>
          <w:rtl/>
        </w:rPr>
      </w:pPr>
      <w:r>
        <w:rPr>
          <w:b/>
          <w:rtl/>
        </w:rPr>
        <w:t xml:space="preserve">א"ל </w:t>
      </w:r>
      <w:r>
        <w:rPr>
          <w:rStyle w:val="TanaimMishna"/>
          <w:b/>
          <w:rtl/>
          <w:rPrChange w:id="44215" w:author="Claude" w:date="2026-10-07T09:49:06Z">
            <w:rPr>
              <w:b/>
              <w:rtl/>
            </w:rPr>
          </w:rPrChange>
        </w:rPr>
        <w:t xml:space="preserve">ר"א</w:t>
      </w:r>
      <w:r>
        <w:rPr>
          <w:rStyle w:val="TanaimMishna"/>
          <w:b/>
          <w:rtl/>
          <w:rPrChange w:id="44216" w:author="Claude" w:date="2026-10-07T09:49:06Z">
            <w:rPr>
              <w:b/>
              <w:rtl/>
            </w:rPr>
          </w:rPrChange>
        </w:rPr>
        <w:t xml:space="preserve">:</w:t>
      </w:r>
      <w:r>
        <w:rPr>
          <w:b/>
          <w:rtl/>
        </w:rPr>
        <w:t xml:space="preserve"> עקיבא, עקרת מה שכתוב בתורה במועדו - בין בחול בין בשבת.</w:t>
      </w:r>
    </w:p>
    <w:p w14:paraId="33C93985" w14:textId="77777777" w:rsidR="00E8089F" w:rsidRPr="007435EB" w:rsidRDefault="00E8089F" w:rsidP="00E8089F">
      <w:pPr>
        <w:pStyle w:val="afff5"/>
        <w:rPr>
          <w:b/>
          <w:rtl/>
        </w:rPr>
      </w:pPr>
      <w:r w:rsidRPr="007435EB">
        <w:rPr>
          <w:b/>
          <w:rtl/>
        </w:rPr>
        <w:t>א"ל: רבי, הבא לי מועד לאלו כמועד לשחיטה.</w:t>
      </w:r>
    </w:p>
    <w:p w14:paraId="49B06C25" w14:textId="77777777" w:rsidR="00E8089F" w:rsidRPr="007435EB" w:rsidRDefault="00E8089F" w:rsidP="00E8089F">
      <w:pPr>
        <w:pStyle w:val="afff5"/>
        <w:rPr>
          <w:b/>
          <w:rtl/>
        </w:rPr>
      </w:pPr>
      <w:r>
        <w:rPr>
          <w:b/>
          <w:rtl/>
        </w:rPr>
        <w:t xml:space="preserve">כלל אמר </w:t>
      </w:r>
      <w:r>
        <w:rPr>
          <w:rStyle w:val="TanaimMishna"/>
          <w:b/>
          <w:rtl/>
          <w:rPrChange w:id="44217" w:author="Claude" w:date="2026-10-07T09:49:06Z">
            <w:rPr>
              <w:b/>
              <w:rtl/>
            </w:rPr>
          </w:rPrChange>
        </w:rPr>
        <w:t xml:space="preserve">ר"ע</w:t>
      </w:r>
      <w:r>
        <w:rPr>
          <w:rStyle w:val="TanaimMishna"/>
          <w:b/>
          <w:rtl/>
          <w:rPrChange w:id="44218" w:author="Claude" w:date="2026-10-07T09:49:06Z">
            <w:rPr>
              <w:b/>
              <w:rtl/>
            </w:rPr>
          </w:rPrChange>
        </w:rPr>
        <w:t xml:space="preserve">:</w:t>
      </w:r>
      <w:r>
        <w:rPr>
          <w:b/>
          <w:rtl/>
        </w:rPr>
        <w:t xml:space="preserve"> כל מלאכה שאפשר לעשותה מער"ש - אינה דוחה את השבת.</w:t>
      </w:r>
    </w:p>
    <w:p w14:paraId="1031B690" w14:textId="77777777" w:rsidR="00E8089F" w:rsidRPr="007435EB" w:rsidRDefault="00E8089F" w:rsidP="00E8089F">
      <w:pPr>
        <w:pStyle w:val="afff5"/>
        <w:rPr>
          <w:b/>
          <w:rtl/>
        </w:rPr>
      </w:pPr>
      <w:r w:rsidRPr="007435EB">
        <w:rPr>
          <w:b/>
          <w:rtl/>
        </w:rPr>
        <w:t>שחיטה שא"א לעשותה מער"ש דוחה שבת.</w:t>
      </w:r>
    </w:p>
    <w:p w14:paraId="5E357419" w14:textId="349C13C4" w:rsidR="00E8089F" w:rsidRPr="007435EB" w:rsidRDefault="00F47631" w:rsidP="00F47631">
      <w:pPr>
        <w:pStyle w:val="affd"/>
        <w:rPr>
          <w:bCs/>
          <w:rtl/>
        </w:rPr>
      </w:pPr>
      <w:r>
        <w:rPr>
          <w:rFonts w:hint="cs"/>
          <w:rtl/>
        </w:rPr>
        <w:t>***</w:t>
      </w:r>
    </w:p>
    <w:p w14:paraId="43B3CF5A" w14:textId="77777777" w:rsidR="00E8089F" w:rsidRPr="007435EB" w:rsidRDefault="00E8089F" w:rsidP="005C3FF1">
      <w:pPr>
        <w:pStyle w:val="afff"/>
        <w:framePr w:wrap="around"/>
        <w:rPr>
          <w:rtl/>
        </w:rPr>
      </w:pPr>
      <w:r w:rsidRPr="007435EB">
        <w:rPr>
          <w:rFonts w:hint="cs"/>
          <w:rtl/>
        </w:rPr>
        <w:t>סו.</w:t>
      </w:r>
    </w:p>
    <w:p w14:paraId="64269B97" w14:textId="77777777" w:rsidR="00E8089F" w:rsidRPr="007435EB" w:rsidRDefault="00E8089F" w:rsidP="00E8089F">
      <w:pPr>
        <w:rPr>
          <w:rtl/>
        </w:rPr>
      </w:pPr>
      <w:r w:rsidRPr="007435EB">
        <w:rPr>
          <w:rtl/>
        </w:rPr>
        <w:t>הלכה זו נתעלמה מבני בתירא. פעם אחת חל י"ד להיות בשבת, שכחו ולא ידעו אם פסח דוחה את השבת אם לאו.</w:t>
      </w:r>
    </w:p>
    <w:p w14:paraId="382BDF46" w14:textId="77777777" w:rsidR="00E8089F" w:rsidRPr="007435EB" w:rsidRDefault="00E8089F" w:rsidP="00E8089F">
      <w:pPr>
        <w:rPr>
          <w:rFonts w:ascii="Fb Fontext" w:hAnsi="Fb Fontext"/>
          <w:rtl/>
        </w:rPr>
      </w:pPr>
      <w:r w:rsidRPr="007435EB">
        <w:rPr>
          <w:rFonts w:ascii="Fb Fontext" w:hAnsi="Fb Fontext"/>
          <w:rtl/>
        </w:rPr>
        <w:t>אמרו: כלום יש אדם שיודע אם פסח דוחה את השבת אם לאו? א"ל אדם אחד יש שעלה מבבל, והלל הבבלי שמו, ששימש שני גדולי הדור שמעיה ואבטליון ויודע אם פסח דוחה את השבת אם לאו.</w:t>
      </w:r>
    </w:p>
    <w:p w14:paraId="06215E18" w14:textId="77777777" w:rsidR="00E8089F" w:rsidRPr="007435EB" w:rsidRDefault="00E8089F" w:rsidP="00E8089F">
      <w:pPr>
        <w:rPr>
          <w:rFonts w:ascii="Fb Fontext" w:hAnsi="Fb Fontext"/>
          <w:rtl/>
        </w:rPr>
      </w:pPr>
      <w:r w:rsidRPr="007435EB">
        <w:rPr>
          <w:rFonts w:ascii="Fb Fontext" w:hAnsi="Fb Fontext"/>
          <w:rtl/>
        </w:rPr>
        <w:t>שלחו וקראו לו. א"ל: כלום אתה יודע אם הפסח דוחה את השבת אם לאו?</w:t>
      </w:r>
    </w:p>
    <w:p w14:paraId="49237424" w14:textId="77777777" w:rsidR="00E8089F" w:rsidRPr="007435EB" w:rsidRDefault="00E8089F" w:rsidP="00E8089F">
      <w:pPr>
        <w:rPr>
          <w:rFonts w:ascii="Fb Fontext" w:hAnsi="Fb Fontext"/>
          <w:rtl/>
        </w:rPr>
      </w:pPr>
      <w:r w:rsidRPr="007435EB">
        <w:rPr>
          <w:rFonts w:ascii="Fb Fontext" w:hAnsi="Fb Fontext"/>
          <w:rtl/>
        </w:rPr>
        <w:t xml:space="preserve">א"ל וכי פסח אחד יש לנו בשנה שדוחה את השבת? והלא הרבה יותר ממאתים פסחים יש לנו בשנה שדוחין את השבת. </w:t>
      </w:r>
      <w:r w:rsidRPr="007435EB">
        <w:rPr>
          <w:rFonts w:ascii="Fb Fontext" w:hAnsi="Fb Fontext" w:hint="cs"/>
          <w:rtl/>
        </w:rPr>
        <w:t>ד</w:t>
      </w:r>
      <w:r w:rsidRPr="007435EB">
        <w:rPr>
          <w:rFonts w:ascii="Fb Fontext" w:hAnsi="Fb Fontext"/>
          <w:rtl/>
        </w:rPr>
        <w:t>נאמר</w:t>
      </w:r>
      <w:r w:rsidRPr="00AC0CB1">
        <w:rPr>
          <w:rStyle w:val="af2"/>
          <w:rtl/>
        </w:rPr>
        <w:t xml:space="preserve"> 'מועדו' </w:t>
      </w:r>
      <w:r w:rsidRPr="007435EB">
        <w:rPr>
          <w:rFonts w:ascii="Fb Fontext" w:hAnsi="Fb Fontext"/>
          <w:rtl/>
        </w:rPr>
        <w:t>בפסח</w:t>
      </w:r>
      <w:r w:rsidRPr="00AC0CB1">
        <w:rPr>
          <w:rStyle w:val="af2"/>
          <w:rtl/>
        </w:rPr>
        <w:t xml:space="preserve"> 'מועדו' </w:t>
      </w:r>
      <w:r w:rsidRPr="007435EB">
        <w:rPr>
          <w:rFonts w:ascii="Fb Fontext" w:hAnsi="Fb Fontext"/>
          <w:rtl/>
        </w:rPr>
        <w:t>בתמיד. מה מועדו האמור בתמיד - דוחה את השבת אף מועדו האמור בפסח - דוחה את השבת.</w:t>
      </w:r>
    </w:p>
    <w:p w14:paraId="702B7679" w14:textId="77777777" w:rsidR="00E8089F" w:rsidRPr="007435EB" w:rsidRDefault="00E8089F" w:rsidP="00E8089F">
      <w:pPr>
        <w:rPr>
          <w:rtl/>
        </w:rPr>
      </w:pPr>
      <w:r w:rsidRPr="007435EB">
        <w:rPr>
          <w:rFonts w:ascii="Fb Fontext" w:hAnsi="Fb Fontext"/>
          <w:sz w:val="20"/>
          <w:rtl/>
        </w:rPr>
        <w:t>ועוד, ק"</w:t>
      </w:r>
      <w:r w:rsidRPr="007435EB">
        <w:rPr>
          <w:rFonts w:ascii="Fb Fontext" w:hAnsi="Fb Fontext" w:hint="cs"/>
          <w:sz w:val="20"/>
          <w:rtl/>
        </w:rPr>
        <w:t xml:space="preserve">ו מתמיד </w:t>
      </w:r>
      <w:r w:rsidRPr="007435EB">
        <w:rPr>
          <w:rFonts w:ascii="Fb Fontext" w:hAnsi="Fb Fontext"/>
          <w:sz w:val="20"/>
          <w:rtl/>
        </w:rPr>
        <w:t xml:space="preserve">שאין ענוש כרת דוחה את השבת, פסח שענוש כרת </w:t>
      </w:r>
      <w:r w:rsidRPr="007435EB">
        <w:rPr>
          <w:rFonts w:ascii="Fb Fontext" w:hAnsi="Fb Fontext" w:hint="cs"/>
          <w:sz w:val="20"/>
          <w:rtl/>
        </w:rPr>
        <w:t>כ</w:t>
      </w:r>
      <w:r w:rsidRPr="007435EB">
        <w:rPr>
          <w:rFonts w:ascii="Fb Fontext" w:hAnsi="Fb Fontext"/>
          <w:sz w:val="20"/>
          <w:rtl/>
        </w:rPr>
        <w:t>"</w:t>
      </w:r>
      <w:r w:rsidRPr="007435EB">
        <w:rPr>
          <w:rFonts w:ascii="Fb Fontext" w:hAnsi="Fb Fontext" w:hint="cs"/>
          <w:sz w:val="20"/>
          <w:rtl/>
        </w:rPr>
        <w:t>ש</w:t>
      </w:r>
      <w:r w:rsidRPr="007435EB">
        <w:rPr>
          <w:rFonts w:ascii="Fb Fontext" w:hAnsi="Fb Fontext"/>
          <w:sz w:val="20"/>
          <w:rtl/>
        </w:rPr>
        <w:t xml:space="preserve"> שדוחה את השבת.</w:t>
      </w:r>
    </w:p>
    <w:p w14:paraId="4E6CE14A" w14:textId="77777777" w:rsidR="00E8089F" w:rsidRPr="007435EB" w:rsidRDefault="00E8089F" w:rsidP="00E8089F">
      <w:pPr>
        <w:rPr>
          <w:rtl/>
        </w:rPr>
      </w:pPr>
      <w:r w:rsidRPr="007435EB">
        <w:rPr>
          <w:rFonts w:ascii="Fb Fontext" w:hAnsi="Fb Fontext"/>
          <w:rtl/>
        </w:rPr>
        <w:t>מיד הושיבוהו בראש ומינוהו נשיא עליהם, והיה דורש כל היום כולו בהלכות הפסח.</w:t>
      </w:r>
    </w:p>
    <w:p w14:paraId="420BABEC" w14:textId="77777777" w:rsidR="00E8089F" w:rsidRPr="007435EB" w:rsidRDefault="00E8089F" w:rsidP="00E8089F">
      <w:pPr>
        <w:rPr>
          <w:rtl/>
        </w:rPr>
      </w:pPr>
      <w:r w:rsidRPr="007435EB">
        <w:rPr>
          <w:rtl/>
        </w:rPr>
        <w:t>התחיל מקנטרן בדברים, אמר להן: מי גרם לכם שאעלה מבבל ואהיה נשיא עליכם - עצלות שהיתה בכם, שלא שמשתם שני גדולי הדור שמעיה ואבטליון.</w:t>
      </w:r>
    </w:p>
    <w:p w14:paraId="54CF66FB" w14:textId="77777777" w:rsidR="00E8089F" w:rsidRPr="007435EB" w:rsidRDefault="00CF542C" w:rsidP="00F47631">
      <w:pPr>
        <w:pStyle w:val="affd"/>
        <w:rPr>
          <w:rtl/>
        </w:rPr>
      </w:pPr>
      <w:r w:rsidRPr="007435EB">
        <w:rPr>
          <w:rFonts w:hint="cs"/>
          <w:rtl/>
        </w:rPr>
        <w:t>׻</w:t>
      </w:r>
    </w:p>
    <w:p w14:paraId="33AE9AC1" w14:textId="77777777" w:rsidR="00E8089F" w:rsidRPr="007435EB" w:rsidRDefault="00E8089F" w:rsidP="00E8089F">
      <w:pPr>
        <w:rPr>
          <w:rtl/>
        </w:rPr>
      </w:pPr>
      <w:r w:rsidRPr="007435EB">
        <w:rPr>
          <w:rFonts w:ascii="Fb Fontext" w:hAnsi="Fb Fontext"/>
          <w:rtl/>
        </w:rPr>
        <w:t>וכששאלוה</w:t>
      </w:r>
      <w:r w:rsidRPr="007435EB">
        <w:rPr>
          <w:rFonts w:ascii="Fb Fontext" w:hAnsi="Fb Fontext" w:hint="cs"/>
          <w:rtl/>
        </w:rPr>
        <w:t>ו</w:t>
      </w:r>
      <w:r>
        <w:rPr>
          <w:rFonts w:ascii="Fb Fontext" w:hAnsi="Fb Fontext"/>
          <w:rtl/>
        </w:rPr>
        <w:t xml:space="preserve"> שכח ולא הביא סכין </w:t>
      </w:r>
      <w:r>
        <w:rPr>
          <w:rStyle w:val="affffd"/>
          <w:rFonts w:ascii="Fb Fontext" w:hAnsi="Fb Fontext"/>
          <w:rtl/>
          <w:rPrChange w:id="10066" w:author="מנוע אמוראים" w:date="2026-10-05T16:42:03Z">
            <w:rPr>
              <w:rFonts w:ascii="Fb Fontext" w:hAnsi="Fb Fontext"/>
              <w:rtl/>
            </w:rPr>
          </w:rPrChange>
        </w:rPr>
        <w:t xml:space="preserve">מער"ש</w:t>
      </w:r>
      <w:r>
        <w:rPr>
          <w:rFonts w:ascii="Fb Fontext" w:hAnsi="Fb Fontext"/>
          <w:rtl/>
        </w:rPr>
        <w:t xml:space="preserve"> מהו</w:t>
      </w:r>
      <w:r w:rsidRPr="007435EB">
        <w:rPr>
          <w:rFonts w:ascii="Fb Fontext" w:hAnsi="Fb Fontext" w:hint="cs"/>
          <w:rtl/>
        </w:rPr>
        <w:t>,</w:t>
      </w:r>
      <w:r w:rsidRPr="007435EB">
        <w:rPr>
          <w:rFonts w:ascii="Fb Fontext" w:hAnsi="Fb Fontext"/>
          <w:rtl/>
        </w:rPr>
        <w:t xml:space="preserve"> א"ל הלכה זו שמעתי ושכחתי. אלא, הנח להן לישראל אם אין נביאים הן בני נביאים הן. למחר, מי שפסחו טלה תוחבו בצמרו, מי שפסחו גדי תוחבו בין קרניו. ראה מעשה ונזכר הלכה, שכך קיבל שמעיה ואבטליון.</w:t>
      </w:r>
    </w:p>
    <w:p w14:paraId="4C73A359" w14:textId="77777777" w:rsidR="00E8089F" w:rsidRPr="007435EB" w:rsidRDefault="00CF542C" w:rsidP="00F47631">
      <w:pPr>
        <w:pStyle w:val="affd"/>
        <w:rPr>
          <w:rtl/>
        </w:rPr>
      </w:pPr>
      <w:r w:rsidRPr="007435EB">
        <w:rPr>
          <w:rFonts w:hint="cs"/>
          <w:rtl/>
        </w:rPr>
        <w:t>׻</w:t>
      </w:r>
    </w:p>
    <w:p w14:paraId="0B4E60E1" w14:textId="77777777" w:rsidR="00E8089F" w:rsidRPr="007435EB" w:rsidRDefault="00E8089F" w:rsidP="005C3FF1">
      <w:pPr>
        <w:pStyle w:val="afff"/>
        <w:framePr w:wrap="around"/>
        <w:rPr>
          <w:rtl/>
        </w:rPr>
      </w:pPr>
      <w:r w:rsidRPr="007435EB">
        <w:rPr>
          <w:rFonts w:hint="cs"/>
          <w:rtl/>
        </w:rPr>
        <w:t>סו.</w:t>
      </w:r>
    </w:p>
    <w:p w14:paraId="58E75F85" w14:textId="77777777" w:rsidR="00E8089F" w:rsidRPr="005C3FF1" w:rsidRDefault="00E8089F" w:rsidP="00E8089F">
      <w:pPr>
        <w:rPr>
          <w:rStyle w:val="afffa"/>
          <w:rtl/>
        </w:rPr>
      </w:pPr>
      <w:r w:rsidRPr="007435EB">
        <w:rPr>
          <w:rFonts w:ascii="Fb Fontext" w:hAnsi="Fb Fontext"/>
          <w:rtl/>
        </w:rPr>
        <w:t>מה מועדו האמור בתמיד דוחה את השבת - אף מועדו האמור בפסח דוחה שבת.</w:t>
      </w:r>
    </w:p>
    <w:p w14:paraId="3F484B9B" w14:textId="77777777" w:rsidR="00E8089F" w:rsidRPr="007435EB" w:rsidRDefault="00E8089F" w:rsidP="00E8089F">
      <w:pPr>
        <w:rPr>
          <w:rFonts w:cs="Guttman Vilna"/>
          <w:b/>
          <w:bCs/>
          <w:rtl/>
        </w:rPr>
      </w:pPr>
      <w:r w:rsidRPr="007435EB">
        <w:rPr>
          <w:rtl/>
        </w:rPr>
        <w:t xml:space="preserve">ותמיד גופיה דוחה שבת </w:t>
      </w:r>
      <w:r w:rsidRPr="00AC0CB1">
        <w:rPr>
          <w:rStyle w:val="af2"/>
          <w:rtl/>
        </w:rPr>
        <w:t>ד'עלת שבת בשבתו על עלת התמיד',</w:t>
      </w:r>
      <w:r w:rsidRPr="007435EB">
        <w:rPr>
          <w:rtl/>
        </w:rPr>
        <w:t xml:space="preserve"> מכלל עולה דתמיד קרבה בשבת.</w:t>
      </w:r>
    </w:p>
    <w:p w14:paraId="53894E6D" w14:textId="77777777" w:rsidR="00E8089F" w:rsidRPr="007435EB" w:rsidRDefault="00E8089F" w:rsidP="00E8089F">
      <w:pPr>
        <w:rPr>
          <w:rFonts w:cs="Guttman Vilna"/>
          <w:b/>
          <w:bCs/>
          <w:rtl/>
        </w:rPr>
      </w:pPr>
      <w:r w:rsidRPr="00F46A1C">
        <w:rPr>
          <w:rStyle w:val="affffd"/>
          <w:rtl/>
        </w:rPr>
        <w:lastRenderedPageBreak/>
        <w:t>והך</w:t>
      </w:r>
      <w:r w:rsidRPr="007435EB">
        <w:rPr>
          <w:rtl/>
        </w:rPr>
        <w:t xml:space="preserve"> ק"ו מתמיד לפסח שענוש כרת ופרכוהו דמה לתמיד - שכן תדיר וכליל.</w:t>
      </w:r>
    </w:p>
    <w:p w14:paraId="559292A0" w14:textId="77777777" w:rsidR="00E8089F" w:rsidRPr="007435EB" w:rsidRDefault="00E8089F" w:rsidP="00E8089F">
      <w:pPr>
        <w:rPr>
          <w:rtl/>
        </w:rPr>
      </w:pPr>
      <w:r w:rsidRPr="007435EB">
        <w:rPr>
          <w:rtl/>
        </w:rPr>
        <w:t>הדר א"ל גז"ש ולדידהו אמר</w:t>
      </w:r>
      <w:r w:rsidRPr="007435EB">
        <w:rPr>
          <w:rFonts w:hint="cs"/>
          <w:rtl/>
        </w:rPr>
        <w:t>,</w:t>
      </w:r>
      <w:r w:rsidRPr="007435EB">
        <w:rPr>
          <w:rtl/>
        </w:rPr>
        <w:t xml:space="preserve"> דבשלמא גז"ש לא גמריתו דאין אדם דן גז"ש מעצמו, אבל ק"ו צריכים ודחוהו בפירכא.</w:t>
      </w:r>
    </w:p>
    <w:p w14:paraId="730FD498" w14:textId="77777777" w:rsidR="00E8089F" w:rsidRPr="007435EB" w:rsidRDefault="00CF542C" w:rsidP="00F47631">
      <w:pPr>
        <w:pStyle w:val="affd"/>
        <w:rPr>
          <w:rtl/>
        </w:rPr>
      </w:pPr>
      <w:r w:rsidRPr="007435EB">
        <w:rPr>
          <w:rFonts w:hint="cs"/>
          <w:rtl/>
        </w:rPr>
        <w:t>׻</w:t>
      </w:r>
    </w:p>
    <w:p w14:paraId="415BCE91" w14:textId="77777777" w:rsidR="00E8089F" w:rsidRPr="007435EB" w:rsidRDefault="00E8089F" w:rsidP="00E8089F">
      <w:pPr>
        <w:rPr>
          <w:rtl/>
        </w:rPr>
      </w:pPr>
      <w:r w:rsidRPr="007435EB">
        <w:rPr>
          <w:rFonts w:ascii="Fb Fontext" w:hAnsi="Fb Fontext"/>
          <w:rtl/>
        </w:rPr>
        <w:t>למחר מי שפסחו טלה - תוחב לו בצמרו, גדי - תוחב לו בין קרניו.</w:t>
      </w:r>
    </w:p>
    <w:p w14:paraId="7A107A8C" w14:textId="77777777" w:rsidR="00E8089F" w:rsidRPr="007435EB" w:rsidRDefault="00E8089F" w:rsidP="00E8089F">
      <w:pPr>
        <w:rPr>
          <w:rFonts w:cs="Guttman Vilna"/>
          <w:b/>
          <w:bCs/>
          <w:rtl/>
        </w:rPr>
      </w:pPr>
      <w:r w:rsidRPr="007435EB">
        <w:rPr>
          <w:rtl/>
        </w:rPr>
        <w:t>ואי"ז נקרא דעבד בקודשים כיון שרק אחרי שהביא החולין לעזרה</w:t>
      </w:r>
      <w:r w:rsidRPr="007435EB">
        <w:rPr>
          <w:rFonts w:hint="cs"/>
          <w:rtl/>
        </w:rPr>
        <w:t>,</w:t>
      </w:r>
      <w:r w:rsidRPr="007435EB">
        <w:rPr>
          <w:rtl/>
        </w:rPr>
        <w:t xml:space="preserve"> הקדישה וסמך ידו עליה ושחטה וכמו שאמרו על הלל.</w:t>
      </w:r>
    </w:p>
    <w:p w14:paraId="653A3FF3" w14:textId="77777777" w:rsidR="00E8089F" w:rsidRPr="007435EB" w:rsidRDefault="00E8089F" w:rsidP="00E8089F">
      <w:pPr>
        <w:rPr>
          <w:rtl/>
        </w:rPr>
      </w:pPr>
      <w:r w:rsidRPr="005C3FF1">
        <w:rPr>
          <w:rStyle w:val="afffa"/>
          <w:rtl/>
        </w:rPr>
        <w:t>ואין בזה איסור הקדש בשבת</w:t>
      </w:r>
      <w:r w:rsidRPr="007435EB">
        <w:rPr>
          <w:rtl/>
        </w:rPr>
        <w:t>.</w:t>
      </w:r>
    </w:p>
    <w:p w14:paraId="06B4271F" w14:textId="77777777" w:rsidR="00E8089F" w:rsidRPr="007435EB" w:rsidRDefault="00E8089F" w:rsidP="00E8089F">
      <w:pPr>
        <w:rPr>
          <w:rtl/>
        </w:rPr>
      </w:pPr>
      <w:r w:rsidRPr="007435EB">
        <w:rPr>
          <w:rtl/>
        </w:rPr>
        <w:t>מק"ו מיו"ט דאין מקדישין ואין מעריכין ואין מחרימין ואין מגביהין תרומה ומעשרות ביו"ט</w:t>
      </w:r>
      <w:r w:rsidRPr="007435EB">
        <w:rPr>
          <w:rFonts w:hint="cs"/>
          <w:rtl/>
        </w:rPr>
        <w:t>.</w:t>
      </w:r>
    </w:p>
    <w:p w14:paraId="484D7B92" w14:textId="77777777" w:rsidR="00E8089F" w:rsidRPr="007435EB" w:rsidRDefault="00E8089F" w:rsidP="00E8089F">
      <w:pPr>
        <w:rPr>
          <w:rFonts w:cs="Guttman Vilna"/>
          <w:b/>
          <w:bCs/>
          <w:rtl/>
        </w:rPr>
      </w:pPr>
      <w:r w:rsidRPr="007435EB">
        <w:rPr>
          <w:rtl/>
        </w:rPr>
        <w:t>דה"מ בחובות שאין קבוע להן זמן, אבל בשקבוע להן זמן מקדישין.</w:t>
      </w:r>
    </w:p>
    <w:p w14:paraId="5F8A696D" w14:textId="77777777" w:rsidR="00E8089F" w:rsidRPr="007435EB" w:rsidRDefault="00E8089F" w:rsidP="00E8089F">
      <w:pPr>
        <w:rPr>
          <w:rFonts w:cs="Guttman Vilna"/>
          <w:b/>
          <w:bCs/>
          <w:rtl/>
        </w:rPr>
      </w:pPr>
      <w:r>
        <w:rPr>
          <w:rStyle w:val="affffd"/>
          <w:rtl/>
          <w:rPrChange w:id="10067" w:author="מנוע אמוראים" w:date="2026-10-05T16:42:03Z">
            <w:rPr>
              <w:rtl/>
            </w:rPr>
          </w:rPrChange>
        </w:rPr>
        <w:t xml:space="preserve">וכדרי"ו</w:t>
      </w:r>
      <w:r>
        <w:rPr>
          <w:rtl/>
        </w:rPr>
        <w:t xml:space="preserve"> מקדיש אדם את פסחו בשבת וחגיגתו ביו"ט.</w:t>
      </w:r>
    </w:p>
    <w:p w14:paraId="5BFB6F2F" w14:textId="719E4C7D" w:rsidR="00E8089F" w:rsidRPr="007435EB" w:rsidRDefault="00F47631" w:rsidP="00F47631">
      <w:pPr>
        <w:pStyle w:val="affd"/>
        <w:rPr>
          <w:bCs/>
          <w:rtl/>
        </w:rPr>
      </w:pPr>
      <w:r>
        <w:rPr>
          <w:rFonts w:hint="cs"/>
          <w:rtl/>
        </w:rPr>
        <w:t>***</w:t>
      </w:r>
    </w:p>
    <w:p w14:paraId="57E55030" w14:textId="77777777" w:rsidR="00E8089F" w:rsidRPr="007435EB" w:rsidRDefault="00E8089F" w:rsidP="00E8089F">
      <w:pPr>
        <w:rPr>
          <w:rtl/>
        </w:rPr>
      </w:pPr>
      <w:r w:rsidRPr="007435EB">
        <w:rPr>
          <w:rFonts w:ascii="Fb Fontext" w:hAnsi="Fb Fontext"/>
          <w:rtl/>
        </w:rPr>
        <w:t>ומחמר היינו כלאחר יד והיינו איסור דרבנן והוא גופיה דבעו דדבר שיש לו היתר מן התורה, ודבר שבות עומד לפניו, לעקרו כלאחר יד במקום מצוה.</w:t>
      </w:r>
    </w:p>
    <w:p w14:paraId="134233C8" w14:textId="77777777" w:rsidR="00E8089F" w:rsidRPr="007435EB" w:rsidRDefault="00E8089F" w:rsidP="00E8089F">
      <w:pPr>
        <w:rPr>
          <w:rtl/>
        </w:rPr>
      </w:pPr>
      <w:r w:rsidRPr="007435EB">
        <w:rPr>
          <w:rFonts w:ascii="Fb Fontext" w:hAnsi="Fb Fontext"/>
          <w:sz w:val="20"/>
          <w:rtl/>
        </w:rPr>
        <w:t>ואהך א"ל דהלכה זו שמעתי ושכחתי. אלא, הניחו להן לישראל אם אין נביאים הן - בני נביאים הן.</w:t>
      </w:r>
    </w:p>
    <w:p w14:paraId="6DC93A2C" w14:textId="77777777" w:rsidR="00E8089F" w:rsidRPr="007435EB" w:rsidRDefault="00E8089F" w:rsidP="00E8089F">
      <w:pPr>
        <w:rPr>
          <w:rtl/>
        </w:rPr>
      </w:pPr>
      <w:r>
        <w:rPr>
          <w:rStyle w:val="affffd"/>
          <w:rFonts w:ascii="Fb Fontext" w:hAnsi="Fb Fontext"/>
          <w:rtl/>
          <w:rPrChange w:id="10068" w:author="מנוע אמוראים" w:date="2026-10-05T16:42:03Z">
            <w:rPr>
              <w:rFonts w:ascii="Fb Fontext" w:hAnsi="Fb Fontext"/>
              <w:rtl/>
            </w:rPr>
          </w:rPrChange>
        </w:rPr>
        <w:t xml:space="preserve">ריא"ר</w:t>
      </w:r>
      <w:r>
        <w:rPr>
          <w:rFonts w:ascii="Fb Fontext" w:hAnsi="Fb Fontext"/>
          <w:rtl/>
        </w:rPr>
        <w:t xml:space="preserve">: כל המתיהר אם חכם הוא חכמתו מסתלקת ממנו.</w:t>
      </w:r>
    </w:p>
    <w:p w14:paraId="5BC9A4DE" w14:textId="77777777" w:rsidR="00E8089F" w:rsidRPr="007435EB" w:rsidRDefault="00E8089F" w:rsidP="00E8089F">
      <w:pPr>
        <w:pStyle w:val="affff7"/>
        <w:rPr>
          <w:rtl/>
        </w:rPr>
      </w:pPr>
      <w:r w:rsidRPr="007435EB">
        <w:rPr>
          <w:rtl/>
        </w:rPr>
        <w:t>- מהלל דקנטרן בדברים. וקאמר להו: הלכה זו שמעתי ושכחתי.</w:t>
      </w:r>
    </w:p>
    <w:p w14:paraId="61C6AE4A" w14:textId="77777777" w:rsidR="00E8089F" w:rsidRPr="007435EB" w:rsidRDefault="00E8089F" w:rsidP="00E8089F">
      <w:pPr>
        <w:rPr>
          <w:rtl/>
        </w:rPr>
      </w:pPr>
      <w:r w:rsidRPr="007435EB">
        <w:rPr>
          <w:rFonts w:ascii="Fb Fontext" w:hAnsi="Fb Fontext"/>
          <w:rtl/>
        </w:rPr>
        <w:t>אם נביא הוא נבואתו מסתלקת ממנו.</w:t>
      </w:r>
    </w:p>
    <w:p w14:paraId="1E193E54" w14:textId="77777777" w:rsidR="00E8089F" w:rsidRPr="007435EB" w:rsidRDefault="00E8089F" w:rsidP="00E8089F">
      <w:pPr>
        <w:rPr>
          <w:rFonts w:cs="Guttman Vilna"/>
          <w:b/>
          <w:bCs/>
          <w:rtl/>
        </w:rPr>
      </w:pPr>
      <w:r w:rsidRPr="007435EB">
        <w:rPr>
          <w:rFonts w:hint="cs"/>
          <w:rtl/>
        </w:rPr>
        <w:t xml:space="preserve">-  </w:t>
      </w:r>
      <w:r w:rsidRPr="007435EB">
        <w:rPr>
          <w:rtl/>
        </w:rPr>
        <w:t>מדבורה, ד</w:t>
      </w:r>
      <w:r w:rsidRPr="00AC0CB1">
        <w:rPr>
          <w:rStyle w:val="af2"/>
          <w:rtl/>
        </w:rPr>
        <w:t>'עד שקמתי דבורה שקמתי אם בישראל וגו'</w:t>
      </w:r>
      <w:r w:rsidRPr="007435EB">
        <w:rPr>
          <w:rtl/>
        </w:rPr>
        <w:t xml:space="preserve"> וכתיב</w:t>
      </w:r>
      <w:r w:rsidRPr="00AC0CB1">
        <w:rPr>
          <w:rStyle w:val="af2"/>
          <w:rtl/>
        </w:rPr>
        <w:t xml:space="preserve"> 'עורי עורי דבורה</w:t>
      </w:r>
      <w:r w:rsidRPr="00AC0CB1">
        <w:rPr>
          <w:rStyle w:val="af2"/>
          <w:rFonts w:hint="cs"/>
          <w:rtl/>
        </w:rPr>
        <w:t>'</w:t>
      </w:r>
      <w:r w:rsidRPr="00AC0CB1">
        <w:rPr>
          <w:rStyle w:val="af2"/>
          <w:rtl/>
        </w:rPr>
        <w:t>.</w:t>
      </w:r>
    </w:p>
    <w:p w14:paraId="4978D024" w14:textId="6EB4032B" w:rsidR="00E8089F" w:rsidRPr="007435EB" w:rsidRDefault="00F47631" w:rsidP="00F47631">
      <w:pPr>
        <w:pStyle w:val="affd"/>
        <w:rPr>
          <w:bCs/>
          <w:rtl/>
        </w:rPr>
      </w:pPr>
      <w:r>
        <w:rPr>
          <w:rFonts w:hint="cs"/>
          <w:rtl/>
        </w:rPr>
        <w:t>***</w:t>
      </w:r>
    </w:p>
    <w:p w14:paraId="3AD5D4B0" w14:textId="77777777" w:rsidR="00E8089F" w:rsidRPr="007435EB" w:rsidRDefault="00E8089F" w:rsidP="00E8089F">
      <w:pPr>
        <w:rPr>
          <w:rtl/>
        </w:rPr>
      </w:pPr>
      <w:r>
        <w:rPr>
          <w:rStyle w:val="affffd"/>
          <w:rFonts w:ascii="Fb Fontext" w:hAnsi="Fb Fontext"/>
          <w:rtl/>
          <w:rPrChange w:id="10069" w:author="מנוע אמוראים" w:date="2026-10-05T16:42:03Z">
            <w:rPr>
              <w:rFonts w:ascii="Fb Fontext" w:hAnsi="Fb Fontext"/>
              <w:rtl/>
            </w:rPr>
          </w:rPrChange>
        </w:rPr>
        <w:t xml:space="preserve">ר"ל</w:t>
      </w:r>
      <w:r>
        <w:rPr>
          <w:rFonts w:ascii="Fb Fontext" w:hAnsi="Fb Fontext"/>
          <w:rtl/>
        </w:rPr>
        <w:t xml:space="preserve">: כל אדם שכועס, אם חכם הוא חכמתו מסתלקת ממנו.</w:t>
      </w:r>
    </w:p>
    <w:p w14:paraId="384D3516" w14:textId="77777777" w:rsidR="00E8089F" w:rsidRPr="007435EB" w:rsidRDefault="00E8089F" w:rsidP="00E8089F">
      <w:pPr>
        <w:rPr>
          <w:rFonts w:cs="Guttman Vilna"/>
          <w:b/>
          <w:bCs/>
          <w:rtl/>
        </w:rPr>
      </w:pPr>
      <w:r w:rsidRPr="007435EB">
        <w:rPr>
          <w:rtl/>
        </w:rPr>
        <w:t>- ממשה.</w:t>
      </w:r>
      <w:r w:rsidRPr="00AC0CB1">
        <w:rPr>
          <w:rStyle w:val="af2"/>
          <w:rtl/>
        </w:rPr>
        <w:t xml:space="preserve"> 'ויקצף משה על פקודי החיל וגו' </w:t>
      </w:r>
      <w:r w:rsidRPr="007435EB">
        <w:rPr>
          <w:rtl/>
        </w:rPr>
        <w:t>וכתיב</w:t>
      </w:r>
      <w:r w:rsidRPr="00AC0CB1">
        <w:rPr>
          <w:rStyle w:val="af2"/>
          <w:rtl/>
        </w:rPr>
        <w:t xml:space="preserve"> 'ויאמר אלעזר הכהן אל אנשי הצבא הבאים למלחמה זאת חקת התורה אשר צוה ה' את משה' </w:t>
      </w:r>
      <w:r w:rsidRPr="007435EB">
        <w:rPr>
          <w:rtl/>
        </w:rPr>
        <w:t>וגו' מכלל דמשה איעלם ממנו.</w:t>
      </w:r>
    </w:p>
    <w:p w14:paraId="04FA5BF8" w14:textId="77777777" w:rsidR="00E8089F" w:rsidRPr="007435EB" w:rsidRDefault="00E8089F" w:rsidP="00E8089F">
      <w:pPr>
        <w:rPr>
          <w:rtl/>
        </w:rPr>
      </w:pPr>
      <w:r w:rsidRPr="007435EB">
        <w:rPr>
          <w:rtl/>
        </w:rPr>
        <w:t>אם נביא הוא נבואתו מסתלקת ממנו.</w:t>
      </w:r>
    </w:p>
    <w:p w14:paraId="13A6FDCE" w14:textId="77777777" w:rsidR="00E8089F" w:rsidRPr="007435EB" w:rsidRDefault="00E8089F" w:rsidP="00E8089F">
      <w:pPr>
        <w:rPr>
          <w:rFonts w:cs="Guttman Vilna"/>
          <w:b/>
          <w:bCs/>
          <w:rtl/>
        </w:rPr>
      </w:pPr>
      <w:r w:rsidRPr="007435EB">
        <w:rPr>
          <w:rtl/>
        </w:rPr>
        <w:t>- מאלישע,</w:t>
      </w:r>
      <w:r w:rsidRPr="00AC0CB1">
        <w:rPr>
          <w:rStyle w:val="af2"/>
          <w:rtl/>
        </w:rPr>
        <w:t xml:space="preserve"> 'לולי פני יהושפט מלך יהודה אני נשא אם אביט אליך ואם אראך וגו' </w:t>
      </w:r>
      <w:r w:rsidRPr="007435EB">
        <w:rPr>
          <w:rtl/>
        </w:rPr>
        <w:t>וכתיב</w:t>
      </w:r>
      <w:r w:rsidRPr="00AC0CB1">
        <w:rPr>
          <w:rStyle w:val="af2"/>
          <w:rtl/>
        </w:rPr>
        <w:t xml:space="preserve"> 'ועתה קחו לי מנגן והיה כנגן המנגן ותהי עליו יד ה' וגו'.</w:t>
      </w:r>
    </w:p>
    <w:p w14:paraId="086390F8" w14:textId="77777777" w:rsidR="00E8089F" w:rsidRPr="007435EB" w:rsidRDefault="00CF542C" w:rsidP="00F47631">
      <w:pPr>
        <w:pStyle w:val="affd"/>
        <w:rPr>
          <w:rtl/>
        </w:rPr>
      </w:pPr>
      <w:r w:rsidRPr="007435EB">
        <w:rPr>
          <w:rFonts w:hint="cs"/>
          <w:rtl/>
        </w:rPr>
        <w:t>׻</w:t>
      </w:r>
    </w:p>
    <w:p w14:paraId="6EBD385B" w14:textId="77777777" w:rsidR="00E8089F" w:rsidRPr="007435EB" w:rsidRDefault="00E8089F" w:rsidP="00E8089F">
      <w:pPr>
        <w:rPr>
          <w:rtl/>
        </w:rPr>
      </w:pPr>
      <w:r>
        <w:rPr>
          <w:rStyle w:val="affffd"/>
          <w:rFonts w:ascii="Fb Fontext" w:hAnsi="Fb Fontext"/>
          <w:rtl/>
          <w:rPrChange w:id="10070" w:author="מנוע אמוראים" w:date="2026-10-05T16:42:03Z">
            <w:rPr>
              <w:rFonts w:ascii="Fb Fontext" w:hAnsi="Fb Fontext"/>
              <w:rtl/>
            </w:rPr>
          </w:rPrChange>
        </w:rPr>
        <w:t xml:space="preserve">ר"מ</w:t>
      </w:r>
      <w:r>
        <w:rPr>
          <w:rFonts w:ascii="Fb Fontext" w:hAnsi="Fb Fontext"/>
          <w:rtl/>
        </w:rPr>
        <w:t xml:space="preserve"> בר פטיש: כל שכועס, </w:t>
      </w:r>
      <w:r w:rsidR="00AB3B38">
        <w:rPr>
          <w:rFonts w:ascii="Fb Fontext" w:hAnsi="Fb Fontext"/>
          <w:rtl/>
        </w:rPr>
        <w:t>אף</w:t>
      </w:r>
      <w:r w:rsidRPr="007435EB">
        <w:rPr>
          <w:rFonts w:ascii="Fb Fontext" w:hAnsi="Fb Fontext"/>
          <w:rtl/>
        </w:rPr>
        <w:t xml:space="preserve"> פוסקין עליו גדולה מן השמים - מורידין אותו.</w:t>
      </w:r>
    </w:p>
    <w:p w14:paraId="6C27F916" w14:textId="77777777" w:rsidR="00E8089F" w:rsidRPr="007435EB" w:rsidRDefault="00E8089F" w:rsidP="00E8089F">
      <w:pPr>
        <w:pStyle w:val="affff7"/>
        <w:rPr>
          <w:rtl/>
        </w:rPr>
      </w:pPr>
      <w:r w:rsidRPr="007435EB">
        <w:rPr>
          <w:rtl/>
        </w:rPr>
        <w:t xml:space="preserve">- מאליאב, </w:t>
      </w:r>
      <w:r w:rsidRPr="00AC0CB1">
        <w:rPr>
          <w:rStyle w:val="af2"/>
          <w:rtl/>
        </w:rPr>
        <w:t>ד'ויחר אף אליאב בדוד ויאמר למה זה ירדת ועל מי נטשת מעט הצאן ההנה במדבר אני ידעתי את זדנך ואת רע לבבך כי למען ראות המלחמה ירדת</w:t>
      </w:r>
      <w:r w:rsidRPr="00AC0CB1">
        <w:rPr>
          <w:rStyle w:val="af2"/>
          <w:rFonts w:hint="cs"/>
          <w:rtl/>
        </w:rPr>
        <w:t>'</w:t>
      </w:r>
      <w:r w:rsidRPr="00AC0CB1">
        <w:rPr>
          <w:rStyle w:val="af2"/>
          <w:rtl/>
        </w:rPr>
        <w:t>.</w:t>
      </w:r>
    </w:p>
    <w:p w14:paraId="548BAEE9" w14:textId="77777777" w:rsidR="00E8089F" w:rsidRPr="007435EB" w:rsidRDefault="00E8089F" w:rsidP="00E8089F">
      <w:pPr>
        <w:pStyle w:val="affff7"/>
        <w:rPr>
          <w:rtl/>
        </w:rPr>
      </w:pPr>
      <w:r w:rsidRPr="007435EB">
        <w:rPr>
          <w:rtl/>
        </w:rPr>
        <w:t>- וכי הלך שמואל לממשחינהו בכלהו כתיב</w:t>
      </w:r>
      <w:r w:rsidRPr="00AC0CB1">
        <w:rPr>
          <w:rStyle w:val="af2"/>
          <w:rtl/>
        </w:rPr>
        <w:t xml:space="preserve"> 'לא בזה בחר ה' </w:t>
      </w:r>
      <w:r w:rsidRPr="007435EB">
        <w:rPr>
          <w:rtl/>
        </w:rPr>
        <w:t>ובאליאב כתיב</w:t>
      </w:r>
      <w:r w:rsidRPr="00AC0CB1">
        <w:rPr>
          <w:rStyle w:val="af2"/>
          <w:rtl/>
        </w:rPr>
        <w:t xml:space="preserve"> 'ויאמר ה' אל שמואל אל תבט אל מראהו ואל גבה קומתו</w:t>
      </w:r>
      <w:r w:rsidRPr="00AC0CB1">
        <w:rPr>
          <w:rStyle w:val="af2"/>
          <w:rFonts w:hint="cs"/>
          <w:rtl/>
        </w:rPr>
        <w:t>'</w:t>
      </w:r>
      <w:r w:rsidRPr="00AC0CB1">
        <w:rPr>
          <w:rStyle w:val="af2"/>
          <w:rtl/>
        </w:rPr>
        <w:t xml:space="preserve"> </w:t>
      </w:r>
      <w:r w:rsidRPr="00AC0CB1">
        <w:rPr>
          <w:rStyle w:val="af2"/>
          <w:rFonts w:hint="cs"/>
          <w:rtl/>
        </w:rPr>
        <w:t>'</w:t>
      </w:r>
      <w:r w:rsidRPr="00AC0CB1">
        <w:rPr>
          <w:rStyle w:val="af2"/>
          <w:rtl/>
        </w:rPr>
        <w:t>כי מאסתיהו</w:t>
      </w:r>
      <w:r w:rsidRPr="00AC0CB1">
        <w:rPr>
          <w:rStyle w:val="af2"/>
          <w:rFonts w:hint="cs"/>
          <w:rtl/>
        </w:rPr>
        <w:t>'</w:t>
      </w:r>
      <w:r w:rsidRPr="00AC0CB1">
        <w:rPr>
          <w:rStyle w:val="af2"/>
          <w:rtl/>
        </w:rPr>
        <w:t xml:space="preserve"> </w:t>
      </w:r>
      <w:r w:rsidRPr="007435EB">
        <w:rPr>
          <w:rtl/>
        </w:rPr>
        <w:t>- מכלל דרחים ליה עד</w:t>
      </w:r>
      <w:r w:rsidRPr="007435EB">
        <w:rPr>
          <w:rFonts w:hint="cs"/>
          <w:rtl/>
        </w:rPr>
        <w:t xml:space="preserve"> עתה</w:t>
      </w:r>
      <w:r w:rsidRPr="007435EB">
        <w:rPr>
          <w:rtl/>
        </w:rPr>
        <w:t>.</w:t>
      </w:r>
    </w:p>
    <w:p w14:paraId="0DC20C78" w14:textId="5F2E9F66" w:rsidR="00E8089F" w:rsidRPr="007435EB" w:rsidRDefault="00F47631" w:rsidP="00F47631">
      <w:pPr>
        <w:pStyle w:val="affd"/>
        <w:rPr>
          <w:bCs/>
          <w:rtl/>
        </w:rPr>
      </w:pPr>
      <w:r>
        <w:rPr>
          <w:rFonts w:hint="cs"/>
          <w:rtl/>
        </w:rPr>
        <w:t>***</w:t>
      </w:r>
    </w:p>
    <w:p w14:paraId="686519AE" w14:textId="77777777" w:rsidR="00E8089F" w:rsidRPr="007435EB" w:rsidRDefault="00E8089F" w:rsidP="00E8089F">
      <w:pPr>
        <w:rPr>
          <w:rtl/>
        </w:rPr>
      </w:pPr>
      <w:r w:rsidRPr="007435EB">
        <w:rPr>
          <w:rFonts w:ascii="Fb Fontext" w:hAnsi="Fb Fontext"/>
          <w:rtl/>
        </w:rPr>
        <w:t>אשכחן תמיד ופסח דדחו שבת.</w:t>
      </w:r>
    </w:p>
    <w:p w14:paraId="099709FF" w14:textId="77777777" w:rsidR="00E8089F" w:rsidRPr="007435EB" w:rsidRDefault="00E8089F" w:rsidP="00E8089F">
      <w:pPr>
        <w:rPr>
          <w:rtl/>
        </w:rPr>
      </w:pPr>
      <w:r w:rsidRPr="005C3FF1">
        <w:rPr>
          <w:rStyle w:val="afffa"/>
          <w:rtl/>
        </w:rPr>
        <w:t xml:space="preserve">דדחו טומאה </w:t>
      </w:r>
      <w:r w:rsidRPr="007435EB">
        <w:rPr>
          <w:rFonts w:hint="cs"/>
          <w:rtl/>
        </w:rPr>
        <w:t>איך שנלמד פסח מ</w:t>
      </w:r>
      <w:r w:rsidRPr="007435EB">
        <w:rPr>
          <w:rtl/>
        </w:rPr>
        <w:t>תמיד לענין שבת, ה"</w:t>
      </w:r>
      <w:r w:rsidRPr="007435EB">
        <w:rPr>
          <w:rFonts w:hint="cs"/>
          <w:rtl/>
        </w:rPr>
        <w:t>נ נלמד</w:t>
      </w:r>
      <w:r w:rsidRPr="007435EB">
        <w:rPr>
          <w:rtl/>
        </w:rPr>
        <w:t xml:space="preserve"> תמיד מפסח לענין טומאה.</w:t>
      </w:r>
    </w:p>
    <w:p w14:paraId="026730B1" w14:textId="77777777" w:rsidR="00E8089F" w:rsidRPr="007435EB" w:rsidRDefault="00E8089F" w:rsidP="00E8089F">
      <w:pPr>
        <w:rPr>
          <w:rtl/>
        </w:rPr>
      </w:pPr>
      <w:r>
        <w:rPr>
          <w:rtl/>
        </w:rPr>
        <w:t xml:space="preserve">ופסח גופיה </w:t>
      </w:r>
      <w:r>
        <w:rPr>
          <w:rStyle w:val="affffd"/>
          <w:rtl/>
          <w:rPrChange w:id="10071" w:author="מנוע אמוראים" w:date="2026-10-05T16:42:03Z">
            <w:rPr>
              <w:rtl/>
            </w:rPr>
          </w:rPrChange>
        </w:rPr>
        <w:t xml:space="preserve">מרי"ו</w:t>
      </w:r>
      <w:r>
        <w:rPr>
          <w:rtl/>
        </w:rPr>
        <w:t xml:space="preserve"> </w:t>
      </w:r>
      <w:r w:rsidRPr="00AC0CB1">
        <w:rPr>
          <w:rStyle w:val="af2"/>
          <w:rtl/>
        </w:rPr>
        <w:t xml:space="preserve">ד'איש איש כי יהיה טמא לנפש' </w:t>
      </w:r>
      <w:r w:rsidRPr="007435EB">
        <w:rPr>
          <w:rtl/>
        </w:rPr>
        <w:t>- איש נדחה לפסח שני.</w:t>
      </w:r>
    </w:p>
    <w:p w14:paraId="4BC39A7E" w14:textId="77777777" w:rsidR="00E8089F" w:rsidRPr="007435EB" w:rsidRDefault="00E8089F" w:rsidP="00E8089F">
      <w:pPr>
        <w:rPr>
          <w:rtl/>
        </w:rPr>
      </w:pPr>
      <w:r w:rsidRPr="007435EB">
        <w:rPr>
          <w:rFonts w:ascii="Fb Fontext" w:hAnsi="Fb Fontext"/>
          <w:sz w:val="20"/>
          <w:rtl/>
        </w:rPr>
        <w:t>ואין ציבור נידחין לפסח שני, אלא עבדי בטומאה.</w:t>
      </w:r>
    </w:p>
    <w:p w14:paraId="2A0AA35A" w14:textId="56329FAE"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Pr>
          <w:rStyle w:val="affffd"/>
          <w:rtl/>
          <w:rPrChange w:id="10072" w:author="מנוע אמוראים" w:date="2026-10-05T16:42:03Z">
            <w:rPr>
              <w:rtl/>
            </w:rPr>
          </w:rPrChange>
        </w:rPr>
        <w:t xml:space="preserve">ארשב"ל</w:t>
      </w:r>
      <w:r>
        <w:rPr>
          <w:rtl/>
        </w:rPr>
        <w:t xml:space="preserve"> </w:t>
      </w:r>
      <w:r>
        <w:rPr>
          <w:rStyle w:val="affffd"/>
          <w:rtl/>
          <w:rPrChange w:id="10073" w:author="מנוע אמוראים" w:date="2026-10-05T16:42:03Z">
            <w:rPr>
              <w:rtl/>
            </w:rPr>
          </w:rPrChange>
        </w:rPr>
        <w:t xml:space="preserve">לרי"ו</w:t>
      </w:r>
      <w:r>
        <w:rPr>
          <w:rtl/>
        </w:rPr>
        <w:t xml:space="preserve">:איש נדחה לפסח שני - ציבור לית להו תקנתא לא בפסח ראשון ולא בפסח שני.</w:t>
      </w:r>
    </w:p>
    <w:p w14:paraId="75297A6D"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w:t>
      </w:r>
      <w:r>
        <w:rPr>
          <w:rtl/>
        </w:rPr>
        <w:t xml:space="preserve">אלא </w:t>
      </w:r>
      <w:r>
        <w:rPr>
          <w:rStyle w:val="affffd"/>
          <w:rtl/>
          <w:rPrChange w:id="10074" w:author="מנוע אמוראים" w:date="2026-10-05T16:42:03Z">
            <w:rPr>
              <w:rtl/>
            </w:rPr>
          </w:rPrChange>
        </w:rPr>
        <w:t xml:space="preserve">רשב"ל</w:t>
      </w:r>
      <w:r>
        <w:rPr>
          <w:rtl/>
        </w:rPr>
        <w:t xml:space="preserve"> </w:t>
      </w:r>
      <w:r w:rsidRPr="00AC0CB1">
        <w:rPr>
          <w:rStyle w:val="af2"/>
          <w:rtl/>
        </w:rPr>
        <w:t>מ'וישלחו מן המחנה כל צרוע וכל זב וכל טמא לנפש</w:t>
      </w:r>
      <w:r w:rsidRPr="00AC0CB1">
        <w:rPr>
          <w:rStyle w:val="af2"/>
          <w:rFonts w:hint="cs"/>
          <w:rtl/>
        </w:rPr>
        <w:t>'</w:t>
      </w:r>
      <w:r w:rsidRPr="00AC0CB1">
        <w:rPr>
          <w:rStyle w:val="af2"/>
          <w:rtl/>
        </w:rPr>
        <w:t>.</w:t>
      </w:r>
      <w:r w:rsidRPr="007435EB">
        <w:rPr>
          <w:rtl/>
        </w:rPr>
        <w:t xml:space="preserve"> יאמר טמאי מתים ואל יאמר זבין ומצורעין, ואני אומר: אם טמאי מתים משתלחין – </w:t>
      </w:r>
      <w:r w:rsidRPr="007435EB">
        <w:rPr>
          <w:rFonts w:hint="cs"/>
          <w:rtl/>
        </w:rPr>
        <w:t>כ</w:t>
      </w:r>
      <w:r w:rsidRPr="007435EB">
        <w:rPr>
          <w:rtl/>
        </w:rPr>
        <w:t>"</w:t>
      </w:r>
      <w:r w:rsidRPr="007435EB">
        <w:rPr>
          <w:rFonts w:hint="cs"/>
          <w:rtl/>
        </w:rPr>
        <w:t xml:space="preserve">ש </w:t>
      </w:r>
      <w:r w:rsidRPr="007435EB">
        <w:rPr>
          <w:rtl/>
        </w:rPr>
        <w:t>זבין ומצורעין.</w:t>
      </w:r>
    </w:p>
    <w:p w14:paraId="534A936B" w14:textId="77777777" w:rsidR="00E8089F" w:rsidRPr="005C3FF1" w:rsidRDefault="00E8089F" w:rsidP="009A151F">
      <w:pPr>
        <w:rPr>
          <w:rStyle w:val="afffa"/>
          <w:rtl/>
        </w:rPr>
      </w:pPr>
      <w:r w:rsidRPr="007435EB">
        <w:rPr>
          <w:rtl/>
        </w:rPr>
        <w:lastRenderedPageBreak/>
        <w:t>אלא יש לך שעה שזבין ומצורעין משתלחין ואין טמאי מתים משתלחין</w:t>
      </w:r>
      <w:r w:rsidRPr="007435EB">
        <w:rPr>
          <w:rFonts w:hint="cs"/>
          <w:rtl/>
        </w:rPr>
        <w:t>- והיינו פסח הבא בטומאה</w:t>
      </w:r>
      <w:r w:rsidRPr="007435EB">
        <w:rPr>
          <w:rtl/>
        </w:rPr>
        <w:t>.</w:t>
      </w:r>
    </w:p>
    <w:p w14:paraId="6F065865" w14:textId="77777777" w:rsidR="00E8089F" w:rsidRPr="007435EB" w:rsidRDefault="00E8089F" w:rsidP="009A151F">
      <w:pPr>
        <w:rPr>
          <w:rFonts w:cs="Guttman Vilna"/>
          <w:bCs/>
          <w:rtl/>
        </w:rPr>
      </w:pPr>
      <w:r w:rsidRPr="005C3FF1">
        <w:rPr>
          <w:rStyle w:val="afffa"/>
          <w:rFonts w:hint="cs"/>
          <w:rtl/>
        </w:rPr>
        <w:t>ג.</w:t>
      </w:r>
      <w:r w:rsidRPr="007435EB">
        <w:rPr>
          <w:rFonts w:hint="cs"/>
          <w:rtl/>
        </w:rPr>
        <w:t xml:space="preserve"> </w:t>
      </w:r>
      <w:r w:rsidRPr="007435EB">
        <w:rPr>
          <w:rtl/>
        </w:rPr>
        <w:t xml:space="preserve">אביי: אי הכי, לימא נמי יאמר זב וטמאי מתים ואל יאמר מצורע, </w:t>
      </w:r>
      <w:r w:rsidRPr="007435EB">
        <w:rPr>
          <w:rFonts w:hint="cs"/>
          <w:rtl/>
        </w:rPr>
        <w:t>ונאמר כ</w:t>
      </w:r>
      <w:r w:rsidRPr="007435EB">
        <w:rPr>
          <w:rtl/>
        </w:rPr>
        <w:t>"</w:t>
      </w:r>
      <w:r w:rsidRPr="007435EB">
        <w:rPr>
          <w:rFonts w:hint="cs"/>
          <w:rtl/>
        </w:rPr>
        <w:t>'ש מצורע מזב שמשתלח.</w:t>
      </w:r>
    </w:p>
    <w:p w14:paraId="617A0371" w14:textId="77777777" w:rsidR="00E8089F" w:rsidRPr="007435EB" w:rsidRDefault="00E8089F" w:rsidP="00E8089F">
      <w:pPr>
        <w:rPr>
          <w:rFonts w:cs="Guttman Vilna"/>
          <w:b/>
          <w:bCs/>
          <w:rtl/>
        </w:rPr>
      </w:pPr>
      <w:r w:rsidRPr="007435EB">
        <w:rPr>
          <w:rtl/>
        </w:rPr>
        <w:t>אלא: יש לך שעה שמצורעין משתלחין ואין זבין וטמאי מתים משתלחין, ו</w:t>
      </w:r>
      <w:r w:rsidRPr="007435EB">
        <w:rPr>
          <w:rFonts w:hint="cs"/>
          <w:rtl/>
        </w:rPr>
        <w:t>היינו</w:t>
      </w:r>
      <w:r w:rsidRPr="007435EB">
        <w:rPr>
          <w:rtl/>
        </w:rPr>
        <w:t xml:space="preserve"> פסח הבא בטומאה.</w:t>
      </w:r>
    </w:p>
    <w:p w14:paraId="20E2DD7F" w14:textId="77777777" w:rsidR="00E8089F" w:rsidRPr="005C3FF1" w:rsidRDefault="00E8089F" w:rsidP="009A151F">
      <w:pPr>
        <w:rPr>
          <w:rStyle w:val="afffa"/>
          <w:rtl/>
        </w:rPr>
      </w:pPr>
      <w:r w:rsidRPr="007435EB">
        <w:rPr>
          <w:rFonts w:hint="cs"/>
          <w:rtl/>
        </w:rPr>
        <w:t>וא</w:t>
      </w:r>
      <w:r w:rsidRPr="007435EB">
        <w:rPr>
          <w:rtl/>
        </w:rPr>
        <w:t>"</w:t>
      </w:r>
      <w:r w:rsidRPr="007435EB">
        <w:rPr>
          <w:rFonts w:hint="cs"/>
          <w:rtl/>
        </w:rPr>
        <w:t>ל דה</w:t>
      </w:r>
      <w:r w:rsidRPr="007435EB">
        <w:rPr>
          <w:rtl/>
        </w:rPr>
        <w:t>"</w:t>
      </w:r>
      <w:r w:rsidRPr="007435EB">
        <w:rPr>
          <w:rFonts w:hint="cs"/>
          <w:rtl/>
        </w:rPr>
        <w:t>נ דהא פסח ה</w:t>
      </w:r>
      <w:r w:rsidRPr="007435EB">
        <w:rPr>
          <w:rtl/>
        </w:rPr>
        <w:t xml:space="preserve">בא בטומאה </w:t>
      </w:r>
      <w:r w:rsidRPr="007435EB">
        <w:rPr>
          <w:rFonts w:hint="cs"/>
          <w:rtl/>
        </w:rPr>
        <w:t>ל</w:t>
      </w:r>
      <w:r w:rsidRPr="007435EB">
        <w:rPr>
          <w:rtl/>
        </w:rPr>
        <w:t>א יאכלו ממנו זבים וזבות נדות ויולדות, ואם אכלו פטורין.</w:t>
      </w:r>
    </w:p>
    <w:p w14:paraId="3A5803A4" w14:textId="77777777" w:rsidR="00E8089F" w:rsidRPr="007435EB" w:rsidRDefault="00E8089F" w:rsidP="009A151F">
      <w:pPr>
        <w:rPr>
          <w:rFonts w:cs="Guttman Vilna"/>
          <w:bCs/>
          <w:sz w:val="20"/>
          <w:rtl/>
        </w:rPr>
      </w:pPr>
      <w:r w:rsidRPr="005C3FF1">
        <w:rPr>
          <w:rStyle w:val="afffa"/>
          <w:rFonts w:hint="cs"/>
          <w:rtl/>
        </w:rPr>
        <w:t>ד.</w:t>
      </w:r>
      <w:r w:rsidRPr="007435EB">
        <w:rPr>
          <w:rFonts w:hint="cs"/>
          <w:sz w:val="20"/>
          <w:rtl/>
        </w:rPr>
        <w:t xml:space="preserve"> </w:t>
      </w:r>
      <w:r w:rsidRPr="007435EB">
        <w:rPr>
          <w:sz w:val="20"/>
          <w:rtl/>
        </w:rPr>
        <w:t>אלא אמר אביי: לעולם מקרא קמא.</w:t>
      </w:r>
    </w:p>
    <w:p w14:paraId="5D906E63"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5C3FF1">
        <w:rPr>
          <w:rStyle w:val="afffa"/>
          <w:rtl/>
        </w:rPr>
        <w:t>איש איש</w:t>
      </w:r>
      <w:r w:rsidRPr="007435EB">
        <w:rPr>
          <w:rFonts w:ascii="Fb Fontext" w:hAnsi="Fb Fontext"/>
          <w:rtl/>
        </w:rPr>
        <w:t xml:space="preserve"> כי יהיה טמא </w:t>
      </w:r>
      <w:r w:rsidRPr="005C3FF1">
        <w:rPr>
          <w:rStyle w:val="afffa"/>
          <w:rtl/>
        </w:rPr>
        <w:t>לנפש</w:t>
      </w:r>
      <w:r w:rsidRPr="007435EB">
        <w:rPr>
          <w:rFonts w:ascii="Fb Fontext" w:hAnsi="Fb Fontext"/>
          <w:rtl/>
        </w:rPr>
        <w:t xml:space="preserve"> </w:t>
      </w:r>
      <w:r w:rsidRPr="007435EB">
        <w:rPr>
          <w:rFonts w:ascii="Fb Fontext" w:hAnsi="Fb Fontext" w:hint="cs"/>
          <w:rtl/>
        </w:rPr>
        <w:t>[?] -</w:t>
      </w:r>
      <w:r w:rsidRPr="005C3FF1">
        <w:rPr>
          <w:rStyle w:val="afffa"/>
          <w:rFonts w:hint="cs"/>
          <w:rtl/>
        </w:rPr>
        <w:t xml:space="preserve"> </w:t>
      </w:r>
      <w:r w:rsidRPr="005C3FF1">
        <w:rPr>
          <w:rStyle w:val="afffa"/>
          <w:rtl/>
        </w:rPr>
        <w:t xml:space="preserve">איש </w:t>
      </w:r>
      <w:r w:rsidRPr="007435EB">
        <w:rPr>
          <w:rFonts w:ascii="Fb Fontext" w:hAnsi="Fb Fontext"/>
          <w:rtl/>
        </w:rPr>
        <w:t>נדחה לפסח שני, ואין ציבור נדחה לפסח שני, אלא עבדי בטומאה</w:t>
      </w:r>
      <w:r w:rsidRPr="007435EB">
        <w:rPr>
          <w:rFonts w:ascii="Fb Fontext" w:hAnsi="Fb Fontext" w:hint="cs"/>
          <w:rtl/>
        </w:rPr>
        <w:t xml:space="preserve"> ודווקא בטמא מת ולא בשאר טומאות</w:t>
      </w:r>
      <w:r w:rsidRPr="007435EB">
        <w:rPr>
          <w:rFonts w:ascii="Fb Fontext" w:hAnsi="Fb Fontext"/>
          <w:rtl/>
        </w:rPr>
        <w:t>.</w:t>
      </w:r>
    </w:p>
    <w:p w14:paraId="08E7B492" w14:textId="6D624678" w:rsidR="00E8089F" w:rsidRPr="007435EB" w:rsidRDefault="00F47631" w:rsidP="00F47631">
      <w:pPr>
        <w:pStyle w:val="affd"/>
        <w:rPr>
          <w:bCs/>
          <w:rtl/>
        </w:rPr>
      </w:pPr>
      <w:r>
        <w:rPr>
          <w:rFonts w:hint="cs"/>
          <w:rtl/>
        </w:rPr>
        <w:t>***</w:t>
      </w:r>
    </w:p>
    <w:p w14:paraId="3C06E808" w14:textId="77777777" w:rsidR="00E8089F" w:rsidRPr="007435EB" w:rsidRDefault="00E8089F" w:rsidP="005C3FF1">
      <w:pPr>
        <w:pStyle w:val="afff"/>
        <w:framePr w:wrap="around"/>
        <w:rPr>
          <w:rtl/>
        </w:rPr>
      </w:pPr>
      <w:r w:rsidRPr="007435EB">
        <w:rPr>
          <w:rFonts w:hint="cs"/>
          <w:rtl/>
        </w:rPr>
        <w:t>סז.</w:t>
      </w:r>
    </w:p>
    <w:p w14:paraId="70004E13" w14:textId="77777777" w:rsidR="00E8089F" w:rsidRPr="005C3FF1" w:rsidRDefault="00E8089F" w:rsidP="00E8089F">
      <w:pPr>
        <w:rPr>
          <w:rStyle w:val="afffa"/>
          <w:rtl/>
        </w:rPr>
      </w:pPr>
      <w:r>
        <w:rPr>
          <w:rStyle w:val="affffd"/>
          <w:rFonts w:ascii="Fb Fontext" w:hAnsi="Fb Fontext" w:hint="cs"/>
          <w:rtl/>
          <w:rPrChange w:id="10075" w:author="מנוע אמוראים" w:date="2026-10-05T16:42:03Z">
            <w:rPr>
              <w:rFonts w:ascii="Fb Fontext" w:hAnsi="Fb Fontext" w:hint="cs"/>
              <w:rtl/>
            </w:rPr>
          </w:rPrChange>
        </w:rPr>
        <w:t xml:space="preserve">ר</w:t>
      </w:r>
      <w:r>
        <w:rPr>
          <w:rStyle w:val="affffd"/>
          <w:rFonts w:ascii="Fb Fontext" w:hAnsi="Fb Fontext"/>
          <w:rtl/>
          <w:rPrChange w:id="10076" w:author="מנוע אמוראים" w:date="2026-10-05T16:42:03Z">
            <w:rPr>
              <w:rFonts w:ascii="Fb Fontext" w:hAnsi="Fb Fontext"/>
              <w:rtl/>
            </w:rPr>
          </w:rPrChange>
        </w:rPr>
        <w:t xml:space="preserve">"</w:t>
      </w:r>
      <w:r>
        <w:rPr>
          <w:rStyle w:val="affffd"/>
          <w:rFonts w:ascii="Fb Fontext" w:hAnsi="Fb Fontext" w:hint="cs"/>
          <w:rtl/>
          <w:rPrChange w:id="10077" w:author="מנוע אמוראים" w:date="2026-10-05T16:42:03Z">
            <w:rPr>
              <w:rFonts w:ascii="Fb Fontext" w:hAnsi="Fb Fontext" w:hint="cs"/>
              <w:rtl/>
            </w:rPr>
          </w:rPrChange>
        </w:rPr>
        <w:t xml:space="preserve">ח</w:t>
      </w:r>
      <w:r w:rsidRPr="007435EB">
        <w:rPr>
          <w:rFonts w:ascii="Fb Fontext" w:hAnsi="Fb Fontext"/>
          <w:rtl/>
        </w:rPr>
        <w:t>: מצורע שנכנס לפנים ממחיצתו - פטור,</w:t>
      </w:r>
      <w:r w:rsidRPr="00AC0CB1">
        <w:rPr>
          <w:rStyle w:val="af2"/>
          <w:rtl/>
        </w:rPr>
        <w:t xml:space="preserve"> </w:t>
      </w:r>
      <w:r w:rsidRPr="00AC0CB1">
        <w:rPr>
          <w:rStyle w:val="af2"/>
          <w:rFonts w:hint="cs"/>
          <w:rtl/>
        </w:rPr>
        <w:t>'</w:t>
      </w:r>
      <w:r w:rsidRPr="00AC0CB1">
        <w:rPr>
          <w:rStyle w:val="af2"/>
          <w:rtl/>
        </w:rPr>
        <w:t>בדד ישב מחוץ למחנה מושבו</w:t>
      </w:r>
      <w:r w:rsidRPr="00AC0CB1">
        <w:rPr>
          <w:rStyle w:val="af2"/>
          <w:rFonts w:hint="cs"/>
          <w:rtl/>
        </w:rPr>
        <w:t>'</w:t>
      </w:r>
      <w:r w:rsidRPr="00AC0CB1">
        <w:rPr>
          <w:rStyle w:val="af2"/>
          <w:rtl/>
        </w:rPr>
        <w:t>.</w:t>
      </w:r>
    </w:p>
    <w:p w14:paraId="56C02091" w14:textId="77777777" w:rsidR="00E8089F" w:rsidRPr="007435EB" w:rsidRDefault="00E8089F" w:rsidP="00E8089F">
      <w:pPr>
        <w:rPr>
          <w:rtl/>
        </w:rPr>
      </w:pPr>
      <w:r w:rsidRPr="00AC0CB1">
        <w:rPr>
          <w:rStyle w:val="af2"/>
          <w:rFonts w:hint="cs"/>
          <w:rtl/>
        </w:rPr>
        <w:t>'</w:t>
      </w:r>
      <w:r w:rsidRPr="00AC0CB1">
        <w:rPr>
          <w:rStyle w:val="af2"/>
          <w:rtl/>
        </w:rPr>
        <w:t>בדד ישב</w:t>
      </w:r>
      <w:r w:rsidRPr="00AC0CB1">
        <w:rPr>
          <w:rStyle w:val="af2"/>
          <w:rFonts w:hint="cs"/>
          <w:rtl/>
        </w:rPr>
        <w:t>'</w:t>
      </w:r>
      <w:r w:rsidRPr="00AC0CB1">
        <w:rPr>
          <w:rStyle w:val="af2"/>
          <w:rtl/>
        </w:rPr>
        <w:t xml:space="preserve"> </w:t>
      </w:r>
      <w:r w:rsidRPr="007435EB">
        <w:rPr>
          <w:rFonts w:ascii="Fb Fontext" w:hAnsi="Fb Fontext"/>
          <w:sz w:val="20"/>
          <w:rtl/>
        </w:rPr>
        <w:t>- לבדו ישב,</w:t>
      </w:r>
      <w:r w:rsidRPr="00AC0CB1">
        <w:rPr>
          <w:rStyle w:val="af2"/>
          <w:rtl/>
        </w:rPr>
        <w:t xml:space="preserve"> </w:t>
      </w:r>
      <w:r w:rsidRPr="00AC0CB1">
        <w:rPr>
          <w:rStyle w:val="af2"/>
          <w:rFonts w:hint="cs"/>
          <w:rtl/>
        </w:rPr>
        <w:t>'</w:t>
      </w:r>
      <w:r w:rsidRPr="00AC0CB1">
        <w:rPr>
          <w:rStyle w:val="af2"/>
          <w:rtl/>
        </w:rPr>
        <w:t>מחוץ למחנה מושבו</w:t>
      </w:r>
      <w:r w:rsidRPr="00AC0CB1">
        <w:rPr>
          <w:rStyle w:val="af2"/>
          <w:rFonts w:hint="cs"/>
          <w:rtl/>
        </w:rPr>
        <w:t>'</w:t>
      </w:r>
      <w:r w:rsidRPr="00AC0CB1">
        <w:rPr>
          <w:rStyle w:val="af2"/>
          <w:rtl/>
        </w:rPr>
        <w:t xml:space="preserve"> </w:t>
      </w:r>
      <w:r w:rsidRPr="007435EB">
        <w:rPr>
          <w:rFonts w:ascii="Fb Fontext" w:hAnsi="Fb Fontext"/>
          <w:sz w:val="20"/>
          <w:rtl/>
        </w:rPr>
        <w:t>- הכתוב נתקו לעשה.</w:t>
      </w:r>
    </w:p>
    <w:p w14:paraId="23AE49A6"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דחזי</w:t>
      </w:r>
      <w:r w:rsidRPr="007435EB">
        <w:rPr>
          <w:rFonts w:ascii="Fb Fontext" w:hAnsi="Fb Fontext"/>
          <w:rtl/>
        </w:rPr>
        <w:t>'</w:t>
      </w:r>
      <w:r w:rsidRPr="007435EB">
        <w:rPr>
          <w:rFonts w:ascii="Fb Fontext" w:hAnsi="Fb Fontext" w:hint="cs"/>
          <w:rtl/>
        </w:rPr>
        <w:t>:</w:t>
      </w:r>
      <w:r w:rsidRPr="007435EB">
        <w:rPr>
          <w:rFonts w:ascii="Fb Fontext" w:hAnsi="Fb Fontext"/>
          <w:rtl/>
        </w:rPr>
        <w:t>מצורע שנכנס לפנים ממחיצתו - בארבעים.</w:t>
      </w:r>
    </w:p>
    <w:p w14:paraId="704C1927" w14:textId="77777777" w:rsidR="00E8089F" w:rsidRPr="007435EB" w:rsidRDefault="00E8089F" w:rsidP="00E8089F">
      <w:pPr>
        <w:rPr>
          <w:rFonts w:cs="Guttman Vilna"/>
          <w:b/>
          <w:bCs/>
          <w:rtl/>
        </w:rPr>
      </w:pPr>
      <w:r w:rsidRPr="007435EB">
        <w:rPr>
          <w:rtl/>
        </w:rPr>
        <w:t>זבין וזבות שנכנסו לפנים ממחיצתן - בארבעים.</w:t>
      </w:r>
    </w:p>
    <w:p w14:paraId="326DE1AF" w14:textId="77777777" w:rsidR="00E8089F" w:rsidRPr="007435EB" w:rsidRDefault="00E8089F" w:rsidP="00E8089F">
      <w:pPr>
        <w:rPr>
          <w:rFonts w:cs="Guttman Vilna"/>
          <w:b/>
          <w:bCs/>
          <w:rtl/>
        </w:rPr>
      </w:pPr>
      <w:r w:rsidRPr="007435EB">
        <w:rPr>
          <w:rtl/>
        </w:rPr>
        <w:t>וטמא מת מותר ליכנס למחנה לויה.</w:t>
      </w:r>
      <w:r w:rsidRPr="007435EB">
        <w:rPr>
          <w:rFonts w:hint="cs"/>
          <w:rtl/>
        </w:rPr>
        <w:t xml:space="preserve"> ו</w:t>
      </w:r>
      <w:r w:rsidR="00AB3B38">
        <w:rPr>
          <w:rtl/>
        </w:rPr>
        <w:t>אף</w:t>
      </w:r>
      <w:r w:rsidRPr="007435EB">
        <w:rPr>
          <w:rtl/>
        </w:rPr>
        <w:t xml:space="preserve"> מת עצמו.</w:t>
      </w:r>
    </w:p>
    <w:p w14:paraId="3C77BB6F" w14:textId="77777777" w:rsidR="00E8089F" w:rsidRPr="007435EB" w:rsidRDefault="00E8089F" w:rsidP="00E8089F">
      <w:pPr>
        <w:rPr>
          <w:rtl/>
        </w:rPr>
      </w:pPr>
      <w:r w:rsidRPr="00AC0CB1">
        <w:rPr>
          <w:rStyle w:val="af2"/>
          <w:rFonts w:hint="cs"/>
          <w:rtl/>
        </w:rPr>
        <w:t>ד'ו</w:t>
      </w:r>
      <w:r w:rsidRPr="00AC0CB1">
        <w:rPr>
          <w:rStyle w:val="af2"/>
          <w:rtl/>
        </w:rPr>
        <w:t>יקח משה את עצמות יוסף עמו</w:t>
      </w:r>
      <w:r w:rsidRPr="00AC0CB1">
        <w:rPr>
          <w:rStyle w:val="af2"/>
          <w:rFonts w:hint="cs"/>
          <w:rtl/>
        </w:rPr>
        <w:t>'</w:t>
      </w:r>
      <w:r w:rsidRPr="007435EB">
        <w:rPr>
          <w:rFonts w:ascii="Fb Fontext" w:hAnsi="Fb Fontext"/>
          <w:sz w:val="20"/>
          <w:rtl/>
        </w:rPr>
        <w:t>,</w:t>
      </w:r>
      <w:r w:rsidRPr="007435EB">
        <w:rPr>
          <w:rFonts w:ascii="Fb Fontext" w:hAnsi="Fb Fontext" w:hint="cs"/>
          <w:sz w:val="20"/>
          <w:rtl/>
        </w:rPr>
        <w:t xml:space="preserve"> </w:t>
      </w:r>
      <w:r w:rsidRPr="007435EB">
        <w:rPr>
          <w:rFonts w:ascii="Fb Fontext" w:hAnsi="Fb Fontext"/>
          <w:sz w:val="20"/>
          <w:rtl/>
        </w:rPr>
        <w:t>עמו - במחיצתו.</w:t>
      </w:r>
    </w:p>
    <w:p w14:paraId="585E6864" w14:textId="77777777" w:rsidR="00E8089F" w:rsidRPr="007435EB" w:rsidRDefault="00E8089F" w:rsidP="00E8089F">
      <w:pPr>
        <w:rPr>
          <w:rtl/>
        </w:rPr>
      </w:pPr>
      <w:r w:rsidRPr="007435EB">
        <w:rPr>
          <w:rFonts w:ascii="Fb Fontext" w:hAnsi="Fb Fontext"/>
          <w:rtl/>
        </w:rPr>
        <w:t>- תנאי היא.</w:t>
      </w:r>
    </w:p>
    <w:p w14:paraId="38D7A0B7" w14:textId="77777777" w:rsidR="00E8089F" w:rsidRPr="007435EB" w:rsidRDefault="00E8089F" w:rsidP="00E8089F">
      <w:pPr>
        <w:rPr>
          <w:rtl/>
        </w:rPr>
      </w:pPr>
      <w:r w:rsidRPr="007435EB">
        <w:rPr>
          <w:rtl/>
        </w:rPr>
        <w:t xml:space="preserve">דתניא: </w:t>
      </w:r>
      <w:r w:rsidRPr="00AC0CB1">
        <w:rPr>
          <w:rStyle w:val="af2"/>
          <w:rFonts w:hint="cs"/>
          <w:rtl/>
        </w:rPr>
        <w:t>'</w:t>
      </w:r>
      <w:r w:rsidRPr="00AC0CB1">
        <w:rPr>
          <w:rStyle w:val="af2"/>
          <w:rtl/>
        </w:rPr>
        <w:t>בדד ישב</w:t>
      </w:r>
      <w:r w:rsidRPr="00AC0CB1">
        <w:rPr>
          <w:rStyle w:val="af2"/>
          <w:rFonts w:hint="cs"/>
          <w:rtl/>
        </w:rPr>
        <w:t>'</w:t>
      </w:r>
      <w:r w:rsidRPr="007435EB">
        <w:rPr>
          <w:rtl/>
        </w:rPr>
        <w:t xml:space="preserve"> - לבדו ישב, שלא יהו טמאין אחרים יושבין עמו.</w:t>
      </w:r>
    </w:p>
    <w:p w14:paraId="433D64E5" w14:textId="77777777" w:rsidR="00E8089F" w:rsidRPr="007435EB" w:rsidRDefault="00E8089F" w:rsidP="00E8089F">
      <w:pPr>
        <w:rPr>
          <w:rtl/>
        </w:rPr>
      </w:pPr>
      <w:r w:rsidRPr="007435EB">
        <w:rPr>
          <w:rtl/>
        </w:rPr>
        <w:t>ולא יטמאו את מחניהם.</w:t>
      </w:r>
    </w:p>
    <w:p w14:paraId="25548BEC" w14:textId="77777777" w:rsidR="00E8089F" w:rsidRPr="007435EB" w:rsidRDefault="00E8089F" w:rsidP="00E8089F">
      <w:pPr>
        <w:rPr>
          <w:rFonts w:cs="Guttman Vilna"/>
          <w:b/>
          <w:bCs/>
          <w:rtl/>
        </w:rPr>
      </w:pPr>
      <w:r>
        <w:rPr>
          <w:rStyle w:val="affffd"/>
          <w:rFonts w:hint="cs"/>
          <w:rtl/>
          <w:rPrChange w:id="10078" w:author="מנוע אמוראים" w:date="2026-10-05T16:42:03Z">
            <w:rPr>
              <w:rStyle w:val="afffa"/>
              <w:rFonts w:hint="cs"/>
              <w:rtl/>
            </w:rPr>
          </w:rPrChange>
        </w:rPr>
        <w:t xml:space="preserve">לר</w:t>
      </w:r>
      <w:r>
        <w:rPr>
          <w:rStyle w:val="affffd"/>
          <w:rtl/>
          <w:rPrChange w:id="10079" w:author="מנוע אמוראים" w:date="2026-10-05T16:42:03Z">
            <w:rPr>
              <w:rStyle w:val="afffa"/>
              <w:rtl/>
            </w:rPr>
          </w:rPrChange>
        </w:rPr>
        <w:t xml:space="preserve">"</w:t>
      </w:r>
      <w:r>
        <w:rPr>
          <w:rStyle w:val="affffd"/>
          <w:rFonts w:hint="cs"/>
          <w:rtl/>
          <w:rPrChange w:id="10080" w:author="מנוע אמוראים" w:date="2026-10-05T16:42:03Z">
            <w:rPr>
              <w:rStyle w:val="afffa"/>
              <w:rFonts w:hint="cs"/>
              <w:rtl/>
            </w:rPr>
          </w:rPrChange>
        </w:rPr>
        <w:t xml:space="preserve">י</w:t>
      </w:r>
      <w:r w:rsidRPr="007435EB">
        <w:rPr>
          <w:rFonts w:hint="cs"/>
          <w:rtl/>
        </w:rPr>
        <w:t xml:space="preserve">: </w:t>
      </w:r>
      <w:r w:rsidRPr="007435EB">
        <w:rPr>
          <w:rtl/>
        </w:rPr>
        <w:t xml:space="preserve">ליתן מחנה לזה ומחנה לזה </w:t>
      </w:r>
      <w:r w:rsidRPr="007435EB">
        <w:rPr>
          <w:rFonts w:hint="cs"/>
          <w:rtl/>
        </w:rPr>
        <w:t xml:space="preserve">שלא </w:t>
      </w:r>
      <w:r w:rsidRPr="007435EB">
        <w:rPr>
          <w:rtl/>
        </w:rPr>
        <w:t>יהו זבין וטמאי מתים משתלחין למחנה אחת.</w:t>
      </w:r>
    </w:p>
    <w:p w14:paraId="37889156" w14:textId="77777777" w:rsidR="00E8089F" w:rsidRPr="007435EB" w:rsidRDefault="00E8089F" w:rsidP="00E8089F">
      <w:pPr>
        <w:rPr>
          <w:rtl/>
        </w:rPr>
      </w:pPr>
      <w:r>
        <w:rPr>
          <w:rStyle w:val="affffd"/>
          <w:rFonts w:hint="cs"/>
          <w:rtl/>
          <w:rPrChange w:id="10081" w:author="מנוע אמוראים" w:date="2026-10-05T16:42:03Z">
            <w:rPr>
              <w:rStyle w:val="afffa"/>
              <w:rFonts w:hint="cs"/>
              <w:rtl/>
            </w:rPr>
          </w:rPrChange>
        </w:rPr>
        <w:t xml:space="preserve">לר</w:t>
      </w:r>
      <w:r>
        <w:rPr>
          <w:rStyle w:val="affffd"/>
          <w:rtl/>
          <w:rPrChange w:id="10082" w:author="מנוע אמוראים" w:date="2026-10-05T16:42:03Z">
            <w:rPr>
              <w:rStyle w:val="afffa"/>
              <w:rtl/>
            </w:rPr>
          </w:rPrChange>
        </w:rPr>
        <w:t xml:space="preserve">"</w:t>
      </w:r>
      <w:r>
        <w:rPr>
          <w:rStyle w:val="affffd"/>
          <w:rFonts w:hint="cs"/>
          <w:rtl/>
          <w:rPrChange w:id="10083" w:author="מנוע אמוראים" w:date="2026-10-05T16:42:03Z">
            <w:rPr>
              <w:rStyle w:val="afffa"/>
              <w:rFonts w:hint="cs"/>
              <w:rtl/>
            </w:rPr>
          </w:rPrChange>
        </w:rPr>
        <w:t xml:space="preserve">ש</w:t>
      </w:r>
      <w:r w:rsidRPr="007435EB">
        <w:rPr>
          <w:rFonts w:hint="cs"/>
          <w:rtl/>
        </w:rPr>
        <w:t>: א</w:t>
      </w:r>
      <w:r w:rsidRPr="007435EB">
        <w:rPr>
          <w:rtl/>
        </w:rPr>
        <w:t>"</w:t>
      </w:r>
      <w:r w:rsidRPr="007435EB">
        <w:rPr>
          <w:rFonts w:hint="cs"/>
          <w:rtl/>
        </w:rPr>
        <w:t xml:space="preserve">צ </w:t>
      </w:r>
      <w:r w:rsidRPr="00AC0CB1">
        <w:rPr>
          <w:rStyle w:val="af2"/>
          <w:rFonts w:hint="cs"/>
          <w:rtl/>
        </w:rPr>
        <w:t>ד'</w:t>
      </w:r>
      <w:r w:rsidRPr="00AC0CB1">
        <w:rPr>
          <w:rStyle w:val="af2"/>
          <w:rtl/>
        </w:rPr>
        <w:t>וישלחו מן המחנה כל צרוע וכל זב וכל טמא לנפש</w:t>
      </w:r>
      <w:r w:rsidRPr="007435EB">
        <w:rPr>
          <w:rtl/>
        </w:rPr>
        <w:t xml:space="preserve">, </w:t>
      </w:r>
      <w:r w:rsidRPr="007435EB">
        <w:rPr>
          <w:rFonts w:hint="cs"/>
          <w:rtl/>
        </w:rPr>
        <w:t>[ולא ילפי כ</w:t>
      </w:r>
      <w:r w:rsidRPr="007435EB">
        <w:rPr>
          <w:rtl/>
        </w:rPr>
        <w:t>"</w:t>
      </w:r>
      <w:r w:rsidRPr="007435EB">
        <w:rPr>
          <w:rFonts w:hint="cs"/>
          <w:rtl/>
        </w:rPr>
        <w:t>ש ד-]</w:t>
      </w:r>
    </w:p>
    <w:p w14:paraId="0D3C575A" w14:textId="77777777" w:rsidR="00E8089F" w:rsidRPr="007435EB" w:rsidRDefault="00E8089F" w:rsidP="00E8089F">
      <w:pPr>
        <w:rPr>
          <w:rtl/>
        </w:rPr>
      </w:pPr>
      <w:r w:rsidRPr="00AC0CB1">
        <w:rPr>
          <w:rStyle w:val="af2"/>
          <w:rFonts w:hint="cs"/>
          <w:rtl/>
        </w:rPr>
        <w:t>'</w:t>
      </w:r>
      <w:r w:rsidRPr="00AC0CB1">
        <w:rPr>
          <w:rStyle w:val="af2"/>
          <w:rtl/>
        </w:rPr>
        <w:t>זב</w:t>
      </w:r>
      <w:r w:rsidRPr="00AC0CB1">
        <w:rPr>
          <w:rStyle w:val="af2"/>
          <w:rFonts w:hint="cs"/>
          <w:rtl/>
        </w:rPr>
        <w:t>'</w:t>
      </w:r>
      <w:r w:rsidRPr="00AC0CB1">
        <w:rPr>
          <w:rStyle w:val="af2"/>
          <w:rtl/>
        </w:rPr>
        <w:t xml:space="preserve"> </w:t>
      </w:r>
      <w:r w:rsidRPr="007435EB">
        <w:rPr>
          <w:rtl/>
        </w:rPr>
        <w:t>- ליתן לו מחנה שניה.</w:t>
      </w:r>
    </w:p>
    <w:p w14:paraId="5EEFD9A1" w14:textId="77777777" w:rsidR="00E8089F" w:rsidRPr="007435EB" w:rsidRDefault="00E8089F" w:rsidP="00E8089F">
      <w:pPr>
        <w:rPr>
          <w:rtl/>
        </w:rPr>
      </w:pPr>
      <w:r w:rsidRPr="00AC0CB1">
        <w:rPr>
          <w:rStyle w:val="af2"/>
          <w:rFonts w:hint="cs"/>
          <w:rtl/>
        </w:rPr>
        <w:t>'</w:t>
      </w:r>
      <w:r w:rsidRPr="00AC0CB1">
        <w:rPr>
          <w:rStyle w:val="af2"/>
          <w:rtl/>
        </w:rPr>
        <w:t>מצורע</w:t>
      </w:r>
      <w:r w:rsidRPr="00AC0CB1">
        <w:rPr>
          <w:rStyle w:val="af2"/>
          <w:rFonts w:hint="cs"/>
          <w:rtl/>
        </w:rPr>
        <w:t>'</w:t>
      </w:r>
      <w:r w:rsidRPr="00AC0CB1">
        <w:rPr>
          <w:rStyle w:val="af2"/>
          <w:rtl/>
        </w:rPr>
        <w:t xml:space="preserve"> </w:t>
      </w:r>
      <w:r w:rsidRPr="007435EB">
        <w:rPr>
          <w:rFonts w:ascii="Fb Fontext" w:hAnsi="Fb Fontext"/>
          <w:sz w:val="20"/>
          <w:rtl/>
        </w:rPr>
        <w:t>- ליתן לו מחנה שלישית.</w:t>
      </w:r>
      <w:r w:rsidRPr="007435EB">
        <w:rPr>
          <w:rFonts w:ascii="Fb Fontext" w:hAnsi="Fb Fontext" w:hint="cs"/>
          <w:sz w:val="20"/>
          <w:rtl/>
        </w:rPr>
        <w:t xml:space="preserve"> </w:t>
      </w:r>
      <w:r w:rsidRPr="007435EB">
        <w:rPr>
          <w:rFonts w:ascii="Fb Fontext" w:hAnsi="Fb Fontext"/>
          <w:sz w:val="20"/>
          <w:rtl/>
        </w:rPr>
        <w:t>כשהוא אומר</w:t>
      </w:r>
      <w:r w:rsidRPr="00AC0CB1">
        <w:rPr>
          <w:rStyle w:val="af2"/>
          <w:rtl/>
        </w:rPr>
        <w:t xml:space="preserve"> </w:t>
      </w:r>
      <w:r w:rsidRPr="00AC0CB1">
        <w:rPr>
          <w:rStyle w:val="af2"/>
          <w:rFonts w:hint="cs"/>
          <w:rtl/>
        </w:rPr>
        <w:t>'</w:t>
      </w:r>
      <w:r w:rsidRPr="00AC0CB1">
        <w:rPr>
          <w:rStyle w:val="af2"/>
          <w:rtl/>
        </w:rPr>
        <w:t>בדד ישב</w:t>
      </w:r>
      <w:r w:rsidRPr="00AC0CB1">
        <w:rPr>
          <w:rStyle w:val="af2"/>
          <w:rFonts w:hint="cs"/>
          <w:rtl/>
        </w:rPr>
        <w:t>'</w:t>
      </w:r>
      <w:r w:rsidRPr="00AC0CB1">
        <w:rPr>
          <w:rStyle w:val="af2"/>
          <w:rtl/>
        </w:rPr>
        <w:t xml:space="preserve"> </w:t>
      </w:r>
      <w:r w:rsidRPr="007435EB">
        <w:rPr>
          <w:rFonts w:ascii="Fb Fontext" w:hAnsi="Fb Fontext"/>
          <w:sz w:val="20"/>
          <w:rtl/>
        </w:rPr>
        <w:t>- הכתוב נתקו לעשה.</w:t>
      </w:r>
    </w:p>
    <w:p w14:paraId="327CEFB3" w14:textId="77777777" w:rsidR="00E8089F" w:rsidRPr="007435EB" w:rsidRDefault="00E8089F" w:rsidP="00E8089F">
      <w:pPr>
        <w:rPr>
          <w:rtl/>
        </w:rPr>
      </w:pPr>
      <w:r w:rsidRPr="005C3FF1">
        <w:rPr>
          <w:rStyle w:val="afffa"/>
          <w:rtl/>
        </w:rPr>
        <w:t>חומריה דזב</w:t>
      </w:r>
      <w:r w:rsidRPr="007435EB">
        <w:rPr>
          <w:rFonts w:ascii="Fb Fontext" w:hAnsi="Fb Fontext"/>
          <w:rtl/>
        </w:rPr>
        <w:t xml:space="preserve"> מטמא מת - שכן טומאה יוצאה עליו מגופו.</w:t>
      </w:r>
    </w:p>
    <w:p w14:paraId="7E046351" w14:textId="77777777" w:rsidR="00E8089F" w:rsidRPr="007435EB" w:rsidRDefault="00E8089F" w:rsidP="00E8089F">
      <w:pPr>
        <w:rPr>
          <w:rFonts w:cs="Guttman Vilna"/>
          <w:b/>
          <w:bCs/>
          <w:rtl/>
        </w:rPr>
      </w:pPr>
      <w:r w:rsidRPr="00F46A1C">
        <w:rPr>
          <w:rStyle w:val="affffd"/>
          <w:rFonts w:hint="cs"/>
          <w:rtl/>
        </w:rPr>
        <w:t>והך</w:t>
      </w:r>
      <w:r w:rsidRPr="007435EB">
        <w:rPr>
          <w:rFonts w:hint="cs"/>
          <w:rtl/>
        </w:rPr>
        <w:t xml:space="preserve"> דטמא מת חמור שטעון הזאה שלישי ושביעי אמר קרא</w:t>
      </w:r>
      <w:r w:rsidRPr="00AC0CB1">
        <w:rPr>
          <w:rStyle w:val="af2"/>
          <w:rFonts w:hint="cs"/>
          <w:rtl/>
        </w:rPr>
        <w:t xml:space="preserve"> 'וכל טמא' </w:t>
      </w:r>
      <w:r w:rsidRPr="007435EB">
        <w:rPr>
          <w:rtl/>
        </w:rPr>
        <w:t>לרבות טמא שרץ.</w:t>
      </w:r>
    </w:p>
    <w:p w14:paraId="09630A99" w14:textId="77777777" w:rsidR="00E8089F" w:rsidRPr="007435EB" w:rsidRDefault="00E8089F" w:rsidP="00E8089F">
      <w:pPr>
        <w:rPr>
          <w:rFonts w:cs="Guttman Vilna"/>
          <w:b/>
          <w:bCs/>
          <w:rtl/>
        </w:rPr>
      </w:pPr>
      <w:r w:rsidRPr="007435EB">
        <w:rPr>
          <w:rtl/>
        </w:rPr>
        <w:t>וזב חמור מטמא שרץ.</w:t>
      </w:r>
      <w:r w:rsidRPr="007435EB">
        <w:rPr>
          <w:rFonts w:hint="cs"/>
          <w:rtl/>
        </w:rPr>
        <w:t xml:space="preserve"> כדאמרן.</w:t>
      </w:r>
    </w:p>
    <w:p w14:paraId="379A3FE9" w14:textId="77777777" w:rsidR="00E8089F" w:rsidRPr="007435EB" w:rsidRDefault="00E8089F" w:rsidP="00E8089F">
      <w:pPr>
        <w:rPr>
          <w:rtl/>
        </w:rPr>
      </w:pPr>
      <w:r w:rsidRPr="007435EB">
        <w:rPr>
          <w:rFonts w:ascii="Fb Fontext" w:hAnsi="Fb Fontext" w:hint="cs"/>
          <w:sz w:val="20"/>
          <w:rtl/>
        </w:rPr>
        <w:t>ו</w:t>
      </w:r>
      <w:r w:rsidR="00AB3B38">
        <w:rPr>
          <w:rFonts w:ascii="Fb Fontext" w:hAnsi="Fb Fontext" w:hint="cs"/>
          <w:sz w:val="20"/>
          <w:rtl/>
        </w:rPr>
        <w:t>אף</w:t>
      </w:r>
      <w:r w:rsidRPr="007435EB">
        <w:rPr>
          <w:rFonts w:ascii="Fb Fontext" w:hAnsi="Fb Fontext" w:hint="cs"/>
          <w:sz w:val="20"/>
          <w:rtl/>
        </w:rPr>
        <w:t xml:space="preserve"> ד</w:t>
      </w:r>
      <w:r w:rsidRPr="007435EB">
        <w:rPr>
          <w:rFonts w:ascii="Fb Fontext" w:hAnsi="Fb Fontext"/>
          <w:sz w:val="20"/>
          <w:rtl/>
        </w:rPr>
        <w:t>שרץ חמור מטמא באונס</w:t>
      </w:r>
      <w:r>
        <w:rPr>
          <w:rFonts w:ascii="Fb Fontext" w:hAnsi="Fb Fontext" w:hint="cs"/>
          <w:sz w:val="20"/>
          <w:rtl/>
        </w:rPr>
        <w:t xml:space="preserve"> גם זב מטמא באונס </w:t>
      </w:r>
      <w:r>
        <w:rPr>
          <w:rStyle w:val="affffd"/>
          <w:rFonts w:ascii="Fb Fontext" w:hAnsi="Fb Fontext" w:hint="cs"/>
          <w:sz w:val="20"/>
          <w:rtl/>
          <w:rPrChange w:id="10084" w:author="מנוע אמוראים" w:date="2026-10-05T16:42:03Z">
            <w:rPr>
              <w:rFonts w:ascii="Fb Fontext" w:hAnsi="Fb Fontext" w:hint="cs"/>
              <w:sz w:val="20"/>
              <w:rtl/>
            </w:rPr>
          </w:rPrChange>
        </w:rPr>
        <w:t xml:space="preserve">כדר</w:t>
      </w:r>
      <w:r>
        <w:rPr>
          <w:rStyle w:val="affffd"/>
          <w:rFonts w:ascii="Fb Fontext" w:hAnsi="Fb Fontext"/>
          <w:sz w:val="20"/>
          <w:rtl/>
          <w:rPrChange w:id="10085" w:author="מנוע אמוראים" w:date="2026-10-05T16:42:03Z">
            <w:rPr>
              <w:rFonts w:ascii="Fb Fontext" w:hAnsi="Fb Fontext"/>
              <w:sz w:val="20"/>
              <w:rtl/>
            </w:rPr>
          </w:rPrChange>
        </w:rPr>
        <w:t xml:space="preserve">"</w:t>
      </w:r>
      <w:r>
        <w:rPr>
          <w:rStyle w:val="affffd"/>
          <w:rFonts w:ascii="Fb Fontext" w:hAnsi="Fb Fontext" w:hint="cs"/>
          <w:sz w:val="20"/>
          <w:rtl/>
          <w:rPrChange w:id="10086" w:author="מנוע אמוראים" w:date="2026-10-05T16:42:03Z">
            <w:rPr>
              <w:rFonts w:ascii="Fb Fontext" w:hAnsi="Fb Fontext" w:hint="cs"/>
              <w:sz w:val="20"/>
              <w:rtl/>
            </w:rPr>
          </w:rPrChange>
        </w:rPr>
        <w:t xml:space="preserve">ה</w:t>
      </w:r>
      <w:r>
        <w:rPr>
          <w:rFonts w:ascii="Fb Fontext" w:hAnsi="Fb Fontext" w:hint="cs"/>
          <w:sz w:val="20"/>
          <w:rtl/>
        </w:rPr>
        <w:t xml:space="preserve"> ד</w:t>
      </w:r>
      <w:r w:rsidRPr="007435EB">
        <w:rPr>
          <w:rFonts w:ascii="Fb Fontext" w:hAnsi="Fb Fontext"/>
          <w:sz w:val="20"/>
          <w:rtl/>
        </w:rPr>
        <w:t>ראיה ראשונה של זב מטמאה באונס.</w:t>
      </w:r>
    </w:p>
    <w:p w14:paraId="3392AD8E" w14:textId="77777777" w:rsidR="00E8089F" w:rsidRPr="007435EB" w:rsidRDefault="00E8089F" w:rsidP="00E8089F">
      <w:pPr>
        <w:rPr>
          <w:rtl/>
        </w:rPr>
      </w:pPr>
      <w:r w:rsidRPr="005C3FF1">
        <w:rPr>
          <w:rStyle w:val="afffa"/>
          <w:rtl/>
        </w:rPr>
        <w:t xml:space="preserve">חומריה דמצורע </w:t>
      </w:r>
      <w:r w:rsidRPr="007435EB">
        <w:rPr>
          <w:rFonts w:ascii="Fb Fontext" w:hAnsi="Fb Fontext"/>
          <w:rtl/>
        </w:rPr>
        <w:t>מזב - שכן טעון פריעה ופרימה ואסור בתשמיש המטה.</w:t>
      </w:r>
    </w:p>
    <w:p w14:paraId="1D18E73F" w14:textId="77777777" w:rsidR="00E8089F" w:rsidRPr="007435EB" w:rsidRDefault="00E8089F" w:rsidP="00E8089F">
      <w:pPr>
        <w:rPr>
          <w:rtl/>
        </w:rPr>
      </w:pPr>
      <w:r w:rsidRPr="00F46A1C">
        <w:rPr>
          <w:rStyle w:val="affffd"/>
          <w:rFonts w:hint="cs"/>
          <w:rtl/>
        </w:rPr>
        <w:t>והך</w:t>
      </w:r>
      <w:r w:rsidRPr="007435EB">
        <w:rPr>
          <w:rFonts w:hint="cs"/>
          <w:rtl/>
        </w:rPr>
        <w:t xml:space="preserve"> דזב </w:t>
      </w:r>
      <w:r w:rsidRPr="007435EB">
        <w:rPr>
          <w:rtl/>
        </w:rPr>
        <w:t>מטמא משכב ומושב, ומטמא כלי חרס בהיסט</w:t>
      </w:r>
      <w:r w:rsidRPr="00AC0CB1">
        <w:rPr>
          <w:rStyle w:val="af2"/>
          <w:rFonts w:hint="cs"/>
          <w:rtl/>
        </w:rPr>
        <w:t xml:space="preserve"> '</w:t>
      </w:r>
      <w:r w:rsidRPr="00AC0CB1">
        <w:rPr>
          <w:rStyle w:val="af2"/>
          <w:rtl/>
        </w:rPr>
        <w:t>וכל זב</w:t>
      </w:r>
      <w:r w:rsidRPr="00AC0CB1">
        <w:rPr>
          <w:rStyle w:val="af2"/>
          <w:rFonts w:hint="cs"/>
          <w:rtl/>
        </w:rPr>
        <w:t>'</w:t>
      </w:r>
      <w:r w:rsidRPr="00AC0CB1">
        <w:rPr>
          <w:rStyle w:val="af2"/>
          <w:rtl/>
        </w:rPr>
        <w:t xml:space="preserve"> </w:t>
      </w:r>
      <w:r w:rsidRPr="007435EB">
        <w:rPr>
          <w:rtl/>
        </w:rPr>
        <w:t>- לרבות בעל קרי.</w:t>
      </w:r>
    </w:p>
    <w:p w14:paraId="5F6C1A60" w14:textId="77777777" w:rsidR="00E8089F" w:rsidRPr="007435EB" w:rsidRDefault="00E8089F" w:rsidP="00E8089F">
      <w:pPr>
        <w:rPr>
          <w:rtl/>
        </w:rPr>
      </w:pPr>
      <w:r w:rsidRPr="007435EB">
        <w:rPr>
          <w:rFonts w:ascii="Fb Fontext" w:hAnsi="Fb Fontext"/>
          <w:sz w:val="20"/>
          <w:rtl/>
        </w:rPr>
        <w:t xml:space="preserve">ומצורע חמור מבעל קרי </w:t>
      </w:r>
      <w:r w:rsidRPr="007435EB">
        <w:rPr>
          <w:rFonts w:ascii="Fb Fontext" w:hAnsi="Fb Fontext" w:hint="cs"/>
          <w:sz w:val="20"/>
          <w:rtl/>
        </w:rPr>
        <w:t>ו</w:t>
      </w:r>
      <w:r w:rsidRPr="007435EB">
        <w:rPr>
          <w:rFonts w:ascii="Fb Fontext" w:hAnsi="Fb Fontext"/>
          <w:sz w:val="20"/>
          <w:rtl/>
        </w:rPr>
        <w:t>חומריה - כדאמרן.</w:t>
      </w:r>
    </w:p>
    <w:p w14:paraId="513CC172" w14:textId="77777777" w:rsidR="00E8089F" w:rsidRPr="007435EB" w:rsidRDefault="00E8089F" w:rsidP="00E8089F">
      <w:pPr>
        <w:rPr>
          <w:rtl/>
        </w:rPr>
      </w:pPr>
      <w:r w:rsidRPr="007435EB">
        <w:rPr>
          <w:rFonts w:hint="cs"/>
          <w:rtl/>
        </w:rPr>
        <w:t xml:space="preserve">ובעל קרי </w:t>
      </w:r>
      <w:r w:rsidR="00AB3B38">
        <w:rPr>
          <w:rFonts w:hint="cs"/>
          <w:rtl/>
        </w:rPr>
        <w:t>אף</w:t>
      </w:r>
      <w:r w:rsidRPr="007435EB">
        <w:rPr>
          <w:rFonts w:hint="cs"/>
          <w:rtl/>
        </w:rPr>
        <w:t xml:space="preserve"> שמטמא במשהו </w:t>
      </w:r>
      <w:r w:rsidR="00AB3B38">
        <w:rPr>
          <w:rFonts w:hint="cs"/>
          <w:rtl/>
        </w:rPr>
        <w:t>כאן</w:t>
      </w:r>
      <w:r w:rsidRPr="007435EB">
        <w:rPr>
          <w:rFonts w:hint="cs"/>
          <w:rtl/>
        </w:rPr>
        <w:t xml:space="preserve"> בזב ס</w:t>
      </w:r>
      <w:r w:rsidRPr="007435EB">
        <w:rPr>
          <w:rtl/>
        </w:rPr>
        <w:t>"</w:t>
      </w:r>
      <w:r>
        <w:rPr>
          <w:rFonts w:hint="cs"/>
          <w:rtl/>
        </w:rPr>
        <w:t xml:space="preserve">ל </w:t>
      </w:r>
      <w:r>
        <w:rPr>
          <w:rStyle w:val="affffd"/>
          <w:rFonts w:hint="cs"/>
          <w:rtl/>
          <w:rPrChange w:id="10087" w:author="מנוע אמוראים" w:date="2026-10-05T16:42:03Z">
            <w:rPr>
              <w:rFonts w:hint="cs"/>
              <w:rtl/>
            </w:rPr>
          </w:rPrChange>
        </w:rPr>
        <w:t xml:space="preserve">כר</w:t>
      </w:r>
      <w:r>
        <w:rPr>
          <w:rStyle w:val="affffd"/>
          <w:rtl/>
          <w:rPrChange w:id="10088" w:author="מנוע אמוראים" w:date="2026-10-05T16:42:03Z">
            <w:rPr>
              <w:rtl/>
            </w:rPr>
          </w:rPrChange>
        </w:rPr>
        <w:t xml:space="preserve">"</w:t>
      </w:r>
      <w:r>
        <w:rPr>
          <w:rStyle w:val="affffd"/>
          <w:rFonts w:hint="cs"/>
          <w:rtl/>
          <w:rPrChange w:id="10089" w:author="מנוע אמוראים" w:date="2026-10-05T16:42:03Z">
            <w:rPr>
              <w:rFonts w:hint="cs"/>
              <w:rtl/>
            </w:rPr>
          </w:rPrChange>
        </w:rPr>
        <w:t xml:space="preserve">נ</w:t>
      </w:r>
      <w:r>
        <w:rPr>
          <w:rFonts w:hint="cs"/>
          <w:rtl/>
        </w:rPr>
        <w:t xml:space="preserve"> ד</w:t>
      </w:r>
      <w:r w:rsidRPr="007435EB">
        <w:rPr>
          <w:rtl/>
        </w:rPr>
        <w:t>זב צריך כחתימת פי האמה.</w:t>
      </w:r>
      <w:r w:rsidRPr="007435EB">
        <w:rPr>
          <w:rFonts w:hint="cs"/>
          <w:rtl/>
        </w:rPr>
        <w:t xml:space="preserve"> </w:t>
      </w:r>
      <w:r w:rsidRPr="007435EB">
        <w:rPr>
          <w:rtl/>
        </w:rPr>
        <w:t>ולא הודו לו חכמים.</w:t>
      </w:r>
      <w:r w:rsidRPr="007435EB">
        <w:rPr>
          <w:rFonts w:hint="cs"/>
          <w:rtl/>
        </w:rPr>
        <w:t xml:space="preserve"> </w:t>
      </w:r>
      <w:r w:rsidRPr="007435EB">
        <w:rPr>
          <w:rtl/>
        </w:rPr>
        <w:t>ואיתקש ליה בעל קרי לזב.</w:t>
      </w:r>
    </w:p>
    <w:p w14:paraId="22D613D3" w14:textId="77777777" w:rsidR="00E8089F" w:rsidRPr="007435EB" w:rsidRDefault="00E8089F" w:rsidP="00E8089F">
      <w:pPr>
        <w:rPr>
          <w:rtl/>
        </w:rPr>
      </w:pPr>
      <w:r w:rsidRPr="00F46A1C">
        <w:rPr>
          <w:rStyle w:val="affffd"/>
          <w:rFonts w:hint="cs"/>
          <w:rtl/>
        </w:rPr>
        <w:t>והך</w:t>
      </w:r>
      <w:r w:rsidRPr="00AC0CB1">
        <w:rPr>
          <w:rStyle w:val="af2"/>
          <w:rFonts w:hint="cs"/>
          <w:rtl/>
        </w:rPr>
        <w:t xml:space="preserve"> '</w:t>
      </w:r>
      <w:r w:rsidRPr="00AC0CB1">
        <w:rPr>
          <w:rStyle w:val="af2"/>
          <w:rtl/>
        </w:rPr>
        <w:t>וכל צרוע</w:t>
      </w:r>
      <w:r w:rsidRPr="00AC0CB1">
        <w:rPr>
          <w:rStyle w:val="af2"/>
          <w:rFonts w:hint="cs"/>
          <w:rtl/>
        </w:rPr>
        <w:t>'</w:t>
      </w:r>
      <w:r w:rsidRPr="00AC0CB1">
        <w:rPr>
          <w:rStyle w:val="af2"/>
          <w:rtl/>
        </w:rPr>
        <w:t xml:space="preserve"> </w:t>
      </w:r>
      <w:r w:rsidRPr="007435EB">
        <w:rPr>
          <w:rFonts w:ascii="Fb Fontext" w:hAnsi="Fb Fontext"/>
          <w:sz w:val="20"/>
          <w:rtl/>
        </w:rPr>
        <w:t>- איידי ד'כל זב כתיב נמי כל צרוע.</w:t>
      </w:r>
    </w:p>
    <w:p w14:paraId="09C33E3A" w14:textId="77777777" w:rsidR="00E8089F" w:rsidRPr="007435EB" w:rsidRDefault="00E8089F" w:rsidP="00E8089F">
      <w:pPr>
        <w:rPr>
          <w:rtl/>
        </w:rPr>
      </w:pPr>
      <w:r>
        <w:rPr>
          <w:rStyle w:val="affffd"/>
          <w:rFonts w:ascii="Fb Fontext" w:hAnsi="Fb Fontext"/>
          <w:rtl/>
          <w:rPrChange w:id="10090" w:author="מנוע אמוראים" w:date="2026-10-05T16:42:03Z">
            <w:rPr>
              <w:rFonts w:ascii="Fb Fontext" w:hAnsi="Fb Fontext"/>
              <w:rtl/>
            </w:rPr>
          </w:rPrChange>
        </w:rPr>
        <w:t xml:space="preserve">ו</w:t>
      </w:r>
      <w:r>
        <w:rPr>
          <w:rStyle w:val="affffd"/>
          <w:rFonts w:ascii="Fb Fontext" w:hAnsi="Fb Fontext" w:hint="cs"/>
          <w:rtl/>
          <w:rPrChange w:id="10091" w:author="מנוע אמוראים" w:date="2026-10-05T16:42:03Z">
            <w:rPr>
              <w:rFonts w:ascii="Fb Fontext" w:hAnsi="Fb Fontext" w:hint="cs"/>
              <w:rtl/>
            </w:rPr>
          </w:rPrChange>
        </w:rPr>
        <w:t xml:space="preserve">לר</w:t>
      </w:r>
      <w:r>
        <w:rPr>
          <w:rStyle w:val="affffd"/>
          <w:rFonts w:ascii="Fb Fontext" w:hAnsi="Fb Fontext"/>
          <w:rtl/>
          <w:rPrChange w:id="10092" w:author="מנוע אמוראים" w:date="2026-10-05T16:42:03Z">
            <w:rPr>
              <w:rFonts w:ascii="Fb Fontext" w:hAnsi="Fb Fontext"/>
              <w:rtl/>
            </w:rPr>
          </w:rPrChange>
        </w:rPr>
        <w:t xml:space="preserve">"</w:t>
      </w:r>
      <w:r>
        <w:rPr>
          <w:rStyle w:val="affffd"/>
          <w:rFonts w:ascii="Fb Fontext" w:hAnsi="Fb Fontext" w:hint="cs"/>
          <w:rtl/>
          <w:rPrChange w:id="10093" w:author="מנוע אמוראים" w:date="2026-10-05T16:42:03Z">
            <w:rPr>
              <w:rFonts w:ascii="Fb Fontext" w:hAnsi="Fb Fontext" w:hint="cs"/>
              <w:rtl/>
            </w:rPr>
          </w:rPrChange>
        </w:rPr>
        <w:t xml:space="preserve">י</w:t>
      </w:r>
      <w:r>
        <w:rPr>
          <w:rFonts w:ascii="Fb Fontext" w:hAnsi="Fb Fontext" w:hint="cs"/>
          <w:rtl/>
        </w:rPr>
        <w:t xml:space="preserve"> הך קרא </w:t>
      </w:r>
      <w:r>
        <w:rPr>
          <w:rStyle w:val="affffd"/>
          <w:rFonts w:ascii="Fb Fontext" w:hAnsi="Fb Fontext" w:hint="cs"/>
          <w:rtl/>
          <w:rPrChange w:id="10094" w:author="מנוע אמוראים" w:date="2026-10-05T16:42:03Z">
            <w:rPr>
              <w:rFonts w:ascii="Fb Fontext" w:hAnsi="Fb Fontext" w:hint="cs"/>
              <w:rtl/>
            </w:rPr>
          </w:rPrChange>
        </w:rPr>
        <w:t xml:space="preserve">דר</w:t>
      </w:r>
      <w:r>
        <w:rPr>
          <w:rStyle w:val="affffd"/>
          <w:rFonts w:ascii="Fb Fontext" w:hAnsi="Fb Fontext"/>
          <w:rtl/>
          <w:rPrChange w:id="10095" w:author="מנוע אמוראים" w:date="2026-10-05T16:42:03Z">
            <w:rPr>
              <w:rFonts w:ascii="Fb Fontext" w:hAnsi="Fb Fontext"/>
              <w:rtl/>
            </w:rPr>
          </w:rPrChange>
        </w:rPr>
        <w:t xml:space="preserve">"</w:t>
      </w:r>
      <w:r>
        <w:rPr>
          <w:rStyle w:val="affffd"/>
          <w:rFonts w:ascii="Fb Fontext" w:hAnsi="Fb Fontext" w:hint="cs"/>
          <w:rtl/>
          <w:rPrChange w:id="10096" w:author="מנוע אמוראים" w:date="2026-10-05T16:42:03Z">
            <w:rPr>
              <w:rFonts w:ascii="Fb Fontext" w:hAnsi="Fb Fontext" w:hint="cs"/>
              <w:rtl/>
            </w:rPr>
          </w:rPrChange>
        </w:rPr>
        <w:t xml:space="preserve">ש</w:t>
      </w:r>
      <w:r>
        <w:rPr>
          <w:rFonts w:ascii="Fb Fontext" w:hAnsi="Fb Fontext" w:hint="cs"/>
          <w:rtl/>
        </w:rPr>
        <w:t xml:space="preserve"> בעי </w:t>
      </w:r>
      <w:r>
        <w:rPr>
          <w:rStyle w:val="affffd"/>
          <w:rFonts w:ascii="Fb Fontext" w:hAnsi="Fb Fontext" w:hint="cs"/>
          <w:rtl/>
          <w:rPrChange w:id="10097" w:author="מנוע אמוראים" w:date="2026-10-05T16:42:03Z">
            <w:rPr>
              <w:rFonts w:ascii="Fb Fontext" w:hAnsi="Fb Fontext" w:hint="cs"/>
              <w:rtl/>
            </w:rPr>
          </w:rPrChange>
        </w:rPr>
        <w:t xml:space="preserve">לר</w:t>
      </w:r>
      <w:r>
        <w:rPr>
          <w:rStyle w:val="affffd"/>
          <w:rFonts w:ascii="Fb Fontext" w:hAnsi="Fb Fontext"/>
          <w:rtl/>
          <w:rPrChange w:id="10098" w:author="מנוע אמוראים" w:date="2026-10-05T16:42:03Z">
            <w:rPr>
              <w:rFonts w:ascii="Fb Fontext" w:hAnsi="Fb Fontext"/>
              <w:rtl/>
            </w:rPr>
          </w:rPrChange>
        </w:rPr>
        <w:t xml:space="preserve">"</w:t>
      </w:r>
      <w:r>
        <w:rPr>
          <w:rStyle w:val="affffd"/>
          <w:rFonts w:ascii="Fb Fontext" w:hAnsi="Fb Fontext" w:hint="cs"/>
          <w:rtl/>
          <w:rPrChange w:id="10099" w:author="מנוע אמוראים" w:date="2026-10-05T16:42:03Z">
            <w:rPr>
              <w:rFonts w:ascii="Fb Fontext" w:hAnsi="Fb Fontext" w:hint="cs"/>
              <w:rtl/>
            </w:rPr>
          </w:rPrChange>
        </w:rPr>
        <w:t xml:space="preserve">א</w:t>
      </w:r>
      <w:r>
        <w:rPr>
          <w:rFonts w:ascii="Fb Fontext" w:hAnsi="Fb Fontext" w:hint="cs"/>
          <w:rtl/>
        </w:rPr>
        <w:t xml:space="preserve"> ד</w:t>
      </w:r>
      <w:r w:rsidR="00AB3B38">
        <w:rPr>
          <w:rFonts w:ascii="Fb Fontext" w:hAnsi="Fb Fontext" w:hint="cs"/>
          <w:rtl/>
        </w:rPr>
        <w:t>אף</w:t>
      </w:r>
      <w:r w:rsidRPr="007435EB">
        <w:rPr>
          <w:rFonts w:ascii="Fb Fontext" w:hAnsi="Fb Fontext" w:hint="cs"/>
          <w:rtl/>
        </w:rPr>
        <w:t xml:space="preserve"> דחקו זבין ומצורעין ונכנסו לעזרה ב</w:t>
      </w:r>
      <w:r w:rsidRPr="007435EB">
        <w:rPr>
          <w:rFonts w:ascii="Fb Fontext" w:hAnsi="Fb Fontext"/>
          <w:rtl/>
        </w:rPr>
        <w:t xml:space="preserve">פסח הבא בטומאה </w:t>
      </w:r>
      <w:r w:rsidRPr="007435EB">
        <w:rPr>
          <w:rFonts w:ascii="Fb Fontext" w:hAnsi="Fb Fontext" w:hint="cs"/>
          <w:rtl/>
        </w:rPr>
        <w:t xml:space="preserve">לא חייבין </w:t>
      </w:r>
      <w:r w:rsidRPr="00AC0CB1">
        <w:rPr>
          <w:rStyle w:val="af2"/>
          <w:rFonts w:hint="cs"/>
          <w:rtl/>
        </w:rPr>
        <w:t>ד'</w:t>
      </w:r>
      <w:r w:rsidRPr="00AC0CB1">
        <w:rPr>
          <w:rStyle w:val="af2"/>
          <w:rtl/>
        </w:rPr>
        <w:t>וישלחו מן המחנה כל צרוע וכל זב וכל טמא לנפש</w:t>
      </w:r>
      <w:r w:rsidRPr="00AC0CB1">
        <w:rPr>
          <w:rStyle w:val="af2"/>
          <w:rFonts w:hint="cs"/>
          <w:rtl/>
        </w:rPr>
        <w:t>'</w:t>
      </w:r>
      <w:r w:rsidRPr="00AC0CB1">
        <w:rPr>
          <w:rStyle w:val="af2"/>
          <w:rtl/>
        </w:rPr>
        <w:t>.</w:t>
      </w:r>
    </w:p>
    <w:p w14:paraId="2236EFDE" w14:textId="77777777" w:rsidR="00E8089F" w:rsidRPr="007435EB" w:rsidRDefault="00E8089F" w:rsidP="00E8089F">
      <w:pPr>
        <w:rPr>
          <w:rtl/>
        </w:rPr>
      </w:pPr>
      <w:r w:rsidRPr="007435EB">
        <w:rPr>
          <w:rtl/>
        </w:rPr>
        <w:t>בשעה שטמאי מתים משתלחין - זבין ומצורעין משתלחין.</w:t>
      </w:r>
    </w:p>
    <w:p w14:paraId="309CE55A" w14:textId="77777777" w:rsidR="00E8089F" w:rsidRPr="007435EB" w:rsidRDefault="00E8089F" w:rsidP="00E8089F">
      <w:pPr>
        <w:rPr>
          <w:rtl/>
        </w:rPr>
      </w:pPr>
      <w:r w:rsidRPr="007435EB">
        <w:rPr>
          <w:rtl/>
        </w:rPr>
        <w:t>אין טמאי מתים משתלחין - אין זבין ומצורעין משתלחין.</w:t>
      </w:r>
    </w:p>
    <w:p w14:paraId="0E176F09" w14:textId="3466983F" w:rsidR="00E8089F" w:rsidRPr="007435EB" w:rsidRDefault="00F47631" w:rsidP="00F47631">
      <w:pPr>
        <w:pStyle w:val="affd"/>
        <w:rPr>
          <w:bCs/>
          <w:rtl/>
        </w:rPr>
      </w:pPr>
      <w:r>
        <w:rPr>
          <w:rFonts w:hint="cs"/>
          <w:rtl/>
        </w:rPr>
        <w:t>***</w:t>
      </w:r>
    </w:p>
    <w:p w14:paraId="340B6EBB" w14:textId="77777777" w:rsidR="00E8089F" w:rsidRPr="007435EB" w:rsidRDefault="00E8089F" w:rsidP="005C3FF1">
      <w:pPr>
        <w:pStyle w:val="afff"/>
        <w:framePr w:wrap="around"/>
        <w:rPr>
          <w:rtl/>
        </w:rPr>
      </w:pPr>
      <w:r w:rsidRPr="007435EB">
        <w:rPr>
          <w:rFonts w:hint="cs"/>
          <w:rtl/>
        </w:rPr>
        <w:t>סח.</w:t>
      </w:r>
    </w:p>
    <w:p w14:paraId="35A3DA32" w14:textId="77777777" w:rsidR="00E8089F" w:rsidRPr="007435EB" w:rsidRDefault="00E8089F" w:rsidP="00E8089F">
      <w:pPr>
        <w:rPr>
          <w:rtl/>
        </w:rPr>
      </w:pPr>
      <w:r w:rsidRPr="00AC0CB1">
        <w:rPr>
          <w:rStyle w:val="af2"/>
          <w:rFonts w:hint="cs"/>
          <w:rtl/>
        </w:rPr>
        <w:t>'</w:t>
      </w:r>
      <w:r w:rsidRPr="00AC0CB1">
        <w:rPr>
          <w:rStyle w:val="af2"/>
          <w:rtl/>
        </w:rPr>
        <w:t>זב</w:t>
      </w:r>
      <w:r w:rsidRPr="00AC0CB1">
        <w:rPr>
          <w:rStyle w:val="af2"/>
          <w:rFonts w:hint="cs"/>
          <w:rtl/>
        </w:rPr>
        <w:t>'</w:t>
      </w:r>
      <w:r w:rsidRPr="00AC0CB1">
        <w:rPr>
          <w:rStyle w:val="af2"/>
          <w:rtl/>
        </w:rPr>
        <w:t xml:space="preserve"> </w:t>
      </w:r>
      <w:r w:rsidRPr="007435EB">
        <w:rPr>
          <w:rFonts w:ascii="Fb Fontext" w:hAnsi="Fb Fontext"/>
          <w:rtl/>
        </w:rPr>
        <w:t>וכל זב - לרבות בעל קרי.</w:t>
      </w:r>
    </w:p>
    <w:p w14:paraId="69F676F8" w14:textId="77777777" w:rsidR="00E8089F" w:rsidRPr="007435EB" w:rsidRDefault="00E8089F" w:rsidP="00E8089F">
      <w:pPr>
        <w:rPr>
          <w:rtl/>
        </w:rPr>
      </w:pPr>
      <w:r>
        <w:rPr>
          <w:rtl/>
        </w:rPr>
        <w:t xml:space="preserve">מסייע </w:t>
      </w:r>
      <w:r>
        <w:rPr>
          <w:rStyle w:val="affffd"/>
          <w:rtl/>
          <w:rPrChange w:id="10100" w:author="מנוע אמוראים" w:date="2026-10-05T16:42:03Z">
            <w:rPr>
              <w:rtl/>
            </w:rPr>
          </w:rPrChange>
        </w:rPr>
        <w:t xml:space="preserve">ל</w:t>
      </w:r>
      <w:r>
        <w:rPr>
          <w:rStyle w:val="affffd"/>
          <w:rFonts w:hint="cs"/>
          <w:rtl/>
          <w:rPrChange w:id="10101" w:author="מנוע אמוראים" w:date="2026-10-05T16:42:03Z">
            <w:rPr>
              <w:rFonts w:hint="cs"/>
              <w:rtl/>
            </w:rPr>
          </w:rPrChange>
        </w:rPr>
        <w:t xml:space="preserve">רי</w:t>
      </w:r>
      <w:r>
        <w:rPr>
          <w:rStyle w:val="affffd"/>
          <w:rtl/>
          <w:rPrChange w:id="10102" w:author="מנוע אמוראים" w:date="2026-10-05T16:42:03Z">
            <w:rPr>
              <w:rtl/>
            </w:rPr>
          </w:rPrChange>
        </w:rPr>
        <w:t xml:space="preserve">"</w:t>
      </w:r>
      <w:r>
        <w:rPr>
          <w:rStyle w:val="affffd"/>
          <w:rFonts w:hint="cs"/>
          <w:rtl/>
          <w:rPrChange w:id="10103" w:author="מנוע אמוראים" w:date="2026-10-05T16:42:03Z">
            <w:rPr>
              <w:rFonts w:hint="cs"/>
              <w:rtl/>
            </w:rPr>
          </w:rPrChange>
        </w:rPr>
        <w:t xml:space="preserve">ו</w:t>
      </w:r>
      <w:r>
        <w:rPr>
          <w:rFonts w:hint="cs"/>
          <w:rtl/>
        </w:rPr>
        <w:t xml:space="preserve"> ד</w:t>
      </w:r>
      <w:r w:rsidRPr="007435EB">
        <w:rPr>
          <w:rtl/>
        </w:rPr>
        <w:t>מחילות לא נתקדשו, ובעל קרי משתלח חוץ לשתי מחנות.</w:t>
      </w:r>
    </w:p>
    <w:p w14:paraId="2F3EFAE3" w14:textId="77777777" w:rsidR="00E8089F" w:rsidRPr="007435EB" w:rsidRDefault="00E8089F" w:rsidP="00E8089F">
      <w:pPr>
        <w:rPr>
          <w:rtl/>
        </w:rPr>
      </w:pPr>
      <w:r w:rsidRPr="00F46A1C">
        <w:rPr>
          <w:rStyle w:val="affffd"/>
          <w:rFonts w:hint="cs"/>
          <w:rtl/>
        </w:rPr>
        <w:t>והך</w:t>
      </w:r>
      <w:r w:rsidRPr="007435EB">
        <w:rPr>
          <w:rFonts w:hint="cs"/>
          <w:rtl/>
        </w:rPr>
        <w:t xml:space="preserve"> ד</w:t>
      </w:r>
      <w:r w:rsidRPr="007435EB">
        <w:rPr>
          <w:rtl/>
        </w:rPr>
        <w:t>בעל קרי כמגע שרץ</w:t>
      </w:r>
      <w:r w:rsidRPr="007435EB">
        <w:rPr>
          <w:rFonts w:hint="cs"/>
          <w:rtl/>
        </w:rPr>
        <w:t xml:space="preserve"> לאו למחנותם אלא לטומאתם [טומאת ערב כתיב ביה] וקמ</w:t>
      </w:r>
      <w:r w:rsidRPr="007435EB">
        <w:rPr>
          <w:rtl/>
        </w:rPr>
        <w:t>"</w:t>
      </w:r>
      <w:r w:rsidRPr="007435EB">
        <w:rPr>
          <w:rFonts w:hint="cs"/>
          <w:rtl/>
        </w:rPr>
        <w:t>ל ד</w:t>
      </w:r>
      <w:r w:rsidRPr="007435EB">
        <w:rPr>
          <w:rtl/>
        </w:rPr>
        <w:t>מטמא באונס.</w:t>
      </w:r>
    </w:p>
    <w:p w14:paraId="1E2B946F" w14:textId="6CBF3D30"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F46A1C">
        <w:rPr>
          <w:rStyle w:val="affffd"/>
          <w:rFonts w:hint="cs"/>
          <w:rtl/>
        </w:rPr>
        <w:t>והך</w:t>
      </w:r>
      <w:r w:rsidR="00E8089F" w:rsidRPr="007435EB">
        <w:rPr>
          <w:rFonts w:hint="cs"/>
          <w:rtl/>
        </w:rPr>
        <w:t xml:space="preserve"> דסיפא ד</w:t>
      </w:r>
      <w:r w:rsidR="00E8089F" w:rsidRPr="007435EB">
        <w:rPr>
          <w:rtl/>
        </w:rPr>
        <w:t>בועל נדה כטמא מת.</w:t>
      </w:r>
      <w:r w:rsidR="00E8089F" w:rsidRPr="007435EB">
        <w:rPr>
          <w:rFonts w:hint="cs"/>
          <w:rtl/>
        </w:rPr>
        <w:t xml:space="preserve"> והיינו למחנותם אין לדייק ה</w:t>
      </w:r>
      <w:r w:rsidR="00E8089F" w:rsidRPr="007435EB">
        <w:rPr>
          <w:rtl/>
        </w:rPr>
        <w:t>"</w:t>
      </w:r>
      <w:r w:rsidR="00E8089F" w:rsidRPr="007435EB">
        <w:rPr>
          <w:rFonts w:hint="cs"/>
          <w:rtl/>
        </w:rPr>
        <w:t>נ סיפא, דסיפא לטומאם.</w:t>
      </w:r>
    </w:p>
    <w:p w14:paraId="08EA221F" w14:textId="01E645E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F46A1C">
        <w:rPr>
          <w:rStyle w:val="affffd"/>
          <w:rFonts w:hint="cs"/>
          <w:rtl/>
        </w:rPr>
        <w:t>והך</w:t>
      </w:r>
      <w:r w:rsidR="00E8089F" w:rsidRPr="007435EB">
        <w:rPr>
          <w:rFonts w:hint="cs"/>
          <w:rtl/>
        </w:rPr>
        <w:t xml:space="preserve"> </w:t>
      </w:r>
      <w:r w:rsidR="00E8089F" w:rsidRPr="007435EB">
        <w:rPr>
          <w:rtl/>
        </w:rPr>
        <w:t>מצורע חמור מזב, וזב חמור מטמא מת, יצא בעל קרי שטמא מת חמור ממנו.</w:t>
      </w:r>
    </w:p>
    <w:p w14:paraId="192BB0CB" w14:textId="77777777" w:rsidR="00E8089F" w:rsidRPr="007435EB" w:rsidRDefault="00E8089F" w:rsidP="00E8089F">
      <w:pPr>
        <w:rPr>
          <w:rtl/>
        </w:rPr>
      </w:pPr>
      <w:r w:rsidRPr="007435EB">
        <w:rPr>
          <w:rFonts w:hint="cs"/>
          <w:rtl/>
        </w:rPr>
        <w:t xml:space="preserve">הך יצא היינו </w:t>
      </w:r>
      <w:r w:rsidRPr="007435EB">
        <w:rPr>
          <w:rtl/>
        </w:rPr>
        <w:t>יצא ממחנה טמא מת ונכנס למחנה זב.</w:t>
      </w:r>
    </w:p>
    <w:p w14:paraId="3C2A11B2" w14:textId="632AA19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sz w:val="20"/>
          <w:rtl/>
        </w:rPr>
        <w:t>ו</w:t>
      </w:r>
      <w:r w:rsidR="00127038">
        <w:rPr>
          <w:rFonts w:ascii="Fb Fontext" w:hAnsi="Fb Fontext" w:hint="cs"/>
          <w:sz w:val="20"/>
          <w:rtl/>
        </w:rPr>
        <w:t>אף</w:t>
      </w:r>
      <w:r w:rsidR="00E8089F" w:rsidRPr="007435EB">
        <w:rPr>
          <w:rFonts w:ascii="Fb Fontext" w:hAnsi="Fb Fontext" w:hint="cs"/>
          <w:sz w:val="20"/>
          <w:rtl/>
        </w:rPr>
        <w:t xml:space="preserve"> </w:t>
      </w:r>
      <w:r w:rsidR="00E8089F" w:rsidRPr="007435EB">
        <w:rPr>
          <w:rFonts w:ascii="Fb Fontext" w:hAnsi="Fb Fontext"/>
          <w:sz w:val="20"/>
          <w:rtl/>
        </w:rPr>
        <w:t>דטמא מת חמור ממנו, ומותר במחנה לויה - למאי דדמי ליה מדמינן ליה.</w:t>
      </w:r>
    </w:p>
    <w:p w14:paraId="34F5AB1D" w14:textId="77777777" w:rsidR="00E8089F" w:rsidRPr="007435EB" w:rsidRDefault="00E8089F" w:rsidP="00E8089F">
      <w:pPr>
        <w:rPr>
          <w:rtl/>
        </w:rPr>
      </w:pPr>
      <w:r w:rsidRPr="007435EB">
        <w:rPr>
          <w:rFonts w:ascii="Fb Fontext" w:hAnsi="Fb Fontext" w:hint="cs"/>
          <w:rtl/>
        </w:rPr>
        <w:t>ת</w:t>
      </w:r>
      <w:r w:rsidRPr="007435EB">
        <w:rPr>
          <w:rFonts w:ascii="Fb Fontext" w:hAnsi="Fb Fontext"/>
          <w:rtl/>
        </w:rPr>
        <w:t>"</w:t>
      </w:r>
      <w:r>
        <w:rPr>
          <w:rFonts w:ascii="Fb Fontext" w:hAnsi="Fb Fontext" w:hint="cs"/>
          <w:rtl/>
        </w:rPr>
        <w:t xml:space="preserve">ק </w:t>
      </w:r>
      <w:r>
        <w:rPr>
          <w:rStyle w:val="affffd"/>
          <w:rFonts w:ascii="Fb Fontext" w:hAnsi="Fb Fontext" w:hint="cs"/>
          <w:rtl/>
          <w:rPrChange w:id="10104" w:author="מנוע אמוראים" w:date="2026-10-05T16:42:03Z">
            <w:rPr>
              <w:rFonts w:ascii="Fb Fontext" w:hAnsi="Fb Fontext" w:hint="cs"/>
              <w:rtl/>
            </w:rPr>
          </w:rPrChange>
        </w:rPr>
        <w:t xml:space="preserve">דריצב</w:t>
      </w:r>
      <w:r>
        <w:rPr>
          <w:rStyle w:val="affffd"/>
          <w:rFonts w:ascii="Fb Fontext" w:hAnsi="Fb Fontext"/>
          <w:rtl/>
          <w:rPrChange w:id="10105" w:author="מנוע אמוראים" w:date="2026-10-05T16:42:03Z">
            <w:rPr>
              <w:rFonts w:ascii="Fb Fontext" w:hAnsi="Fb Fontext"/>
              <w:rtl/>
            </w:rPr>
          </w:rPrChange>
        </w:rPr>
        <w:t xml:space="preserve">"</w:t>
      </w:r>
      <w:r>
        <w:rPr>
          <w:rStyle w:val="affffd"/>
          <w:rFonts w:ascii="Fb Fontext" w:hAnsi="Fb Fontext" w:hint="cs"/>
          <w:rtl/>
          <w:rPrChange w:id="10106" w:author="מנוע אמוראים" w:date="2026-10-05T16:42:03Z">
            <w:rPr>
              <w:rFonts w:ascii="Fb Fontext" w:hAnsi="Fb Fontext" w:hint="cs"/>
              <w:rtl/>
            </w:rPr>
          </w:rPrChange>
        </w:rPr>
        <w:t xml:space="preserve">א</w:t>
      </w:r>
      <w:r w:rsidRPr="007435EB">
        <w:rPr>
          <w:rFonts w:ascii="Fb Fontext" w:hAnsi="Fb Fontext"/>
          <w:rtl/>
        </w:rPr>
        <w:t>: מחוץ למחנה - זו מחנה לויה, לא יבא אל תוך המחנה - זו מחנה שכינה.</w:t>
      </w:r>
      <w:r w:rsidRPr="007435EB">
        <w:rPr>
          <w:rFonts w:ascii="Fb Fontext" w:hAnsi="Fb Fontext" w:hint="cs"/>
          <w:rtl/>
        </w:rPr>
        <w:t xml:space="preserve"> </w:t>
      </w:r>
      <w:r w:rsidRPr="005C3FF1">
        <w:rPr>
          <w:rStyle w:val="afffa"/>
          <w:rFonts w:hint="cs"/>
          <w:rtl/>
        </w:rPr>
        <w:t>ה</w:t>
      </w:r>
      <w:r w:rsidRPr="007435EB">
        <w:rPr>
          <w:rFonts w:ascii="Fb Fontext" w:hAnsi="Fb Fontext" w:hint="cs"/>
          <w:rtl/>
        </w:rPr>
        <w:t>מחנה- ליתן לו מחנה אחרת</w:t>
      </w:r>
      <w:r w:rsidRPr="007435EB">
        <w:rPr>
          <w:rFonts w:ascii="Fb Fontext" w:hAnsi="Fb Fontext"/>
          <w:rtl/>
        </w:rPr>
        <w:t>.</w:t>
      </w:r>
    </w:p>
    <w:p w14:paraId="4FB23C05" w14:textId="08A4920B" w:rsidR="00E8089F" w:rsidRPr="007435EB" w:rsidRDefault="00F47631" w:rsidP="00F47631">
      <w:pPr>
        <w:pStyle w:val="affd"/>
        <w:rPr>
          <w:bCs/>
          <w:rtl/>
        </w:rPr>
      </w:pPr>
      <w:r>
        <w:rPr>
          <w:rFonts w:hint="cs"/>
          <w:rtl/>
        </w:rPr>
        <w:t>***</w:t>
      </w:r>
    </w:p>
    <w:p w14:paraId="03B56669" w14:textId="77777777" w:rsidR="00E8089F" w:rsidRPr="007435EB" w:rsidRDefault="00E8089F" w:rsidP="00E8089F">
      <w:pPr>
        <w:rPr>
          <w:rtl/>
        </w:rPr>
      </w:pPr>
      <w:r w:rsidRPr="007435EB">
        <w:rPr>
          <w:rFonts w:cs="Guttman Vilna"/>
          <w:b/>
          <w:bCs/>
          <w:rtl/>
        </w:rPr>
        <w:t>ומיחוי קרביו וכו'.</w:t>
      </w:r>
    </w:p>
    <w:p w14:paraId="61266E68" w14:textId="77777777" w:rsidR="00E8089F" w:rsidRPr="007435EB" w:rsidRDefault="00E8089F" w:rsidP="00E8089F">
      <w:pPr>
        <w:rPr>
          <w:rtl/>
        </w:rPr>
      </w:pPr>
      <w:r w:rsidRPr="007435EB">
        <w:rPr>
          <w:rtl/>
        </w:rPr>
        <w:t>מיחוי קרביו</w:t>
      </w:r>
      <w:r>
        <w:rPr>
          <w:rFonts w:hint="cs"/>
          <w:rtl/>
        </w:rPr>
        <w:t xml:space="preserve"> </w:t>
      </w:r>
      <w:r>
        <w:rPr>
          <w:rStyle w:val="affffd"/>
          <w:rFonts w:hint="cs"/>
          <w:rtl/>
          <w:rPrChange w:id="10107" w:author="מנוע אמוראים" w:date="2026-10-05T16:42:03Z">
            <w:rPr>
              <w:rFonts w:hint="cs"/>
              <w:rtl/>
            </w:rPr>
          </w:rPrChange>
        </w:rPr>
        <w:t xml:space="preserve">ר</w:t>
      </w:r>
      <w:r>
        <w:rPr>
          <w:rStyle w:val="affffd"/>
          <w:rtl/>
          <w:rPrChange w:id="10108" w:author="מנוע אמוראים" w:date="2026-10-05T16:42:03Z">
            <w:rPr>
              <w:rtl/>
            </w:rPr>
          </w:rPrChange>
        </w:rPr>
        <w:t xml:space="preserve">"</w:t>
      </w:r>
      <w:r>
        <w:rPr>
          <w:rStyle w:val="affffd"/>
          <w:rFonts w:hint="cs"/>
          <w:rtl/>
          <w:rPrChange w:id="10109" w:author="מנוע אמוראים" w:date="2026-10-05T16:42:03Z">
            <w:rPr>
              <w:rFonts w:hint="cs"/>
              <w:rtl/>
            </w:rPr>
          </w:rPrChange>
        </w:rPr>
        <w:t xml:space="preserve">ה</w:t>
      </w:r>
      <w:r w:rsidRPr="007435EB">
        <w:rPr>
          <w:rtl/>
        </w:rPr>
        <w:t>: שמנקבן בסכין</w:t>
      </w:r>
      <w:r w:rsidRPr="007435EB">
        <w:rPr>
          <w:rFonts w:hint="cs"/>
          <w:rtl/>
        </w:rPr>
        <w:t xml:space="preserve"> [שהפרש יצא]</w:t>
      </w:r>
    </w:p>
    <w:p w14:paraId="1A6688B0" w14:textId="77777777" w:rsidR="00E8089F" w:rsidRPr="007435EB" w:rsidRDefault="00E8089F" w:rsidP="00E8089F">
      <w:pPr>
        <w:rPr>
          <w:rtl/>
        </w:rPr>
      </w:pPr>
      <w:r>
        <w:rPr>
          <w:rStyle w:val="affffd"/>
          <w:rFonts w:hint="cs"/>
          <w:rtl/>
          <w:rPrChange w:id="10110" w:author="מנוע אמוראים" w:date="2026-10-05T16:42:03Z">
            <w:rPr>
              <w:rFonts w:hint="cs"/>
              <w:rtl/>
            </w:rPr>
          </w:rPrChange>
        </w:rPr>
        <w:t xml:space="preserve">רחב</w:t>
      </w:r>
      <w:r>
        <w:rPr>
          <w:rStyle w:val="affffd"/>
          <w:rtl/>
          <w:rPrChange w:id="10111" w:author="מנוע אמוראים" w:date="2026-10-05T16:42:03Z">
            <w:rPr>
              <w:rtl/>
            </w:rPr>
          </w:rPrChange>
        </w:rPr>
        <w:t xml:space="preserve">"</w:t>
      </w:r>
      <w:r>
        <w:rPr>
          <w:rStyle w:val="affffd"/>
          <w:rFonts w:hint="cs"/>
          <w:rtl/>
          <w:rPrChange w:id="10112" w:author="מנוע אמוראים" w:date="2026-10-05T16:42:03Z">
            <w:rPr>
              <w:rFonts w:hint="cs"/>
              <w:rtl/>
            </w:rPr>
          </w:rPrChange>
        </w:rPr>
        <w:t xml:space="preserve">ר</w:t>
      </w:r>
      <w:r w:rsidRPr="007435EB">
        <w:rPr>
          <w:rtl/>
        </w:rPr>
        <w:t xml:space="preserve">: שירקא דמעייא </w:t>
      </w:r>
      <w:r w:rsidRPr="007435EB">
        <w:rPr>
          <w:rFonts w:hint="cs"/>
          <w:rtl/>
        </w:rPr>
        <w:t xml:space="preserve">[ליחה] </w:t>
      </w:r>
      <w:r w:rsidRPr="007435EB">
        <w:rPr>
          <w:rtl/>
        </w:rPr>
        <w:t>ד</w:t>
      </w:r>
      <w:r w:rsidRPr="007435EB">
        <w:rPr>
          <w:rFonts w:hint="cs"/>
          <w:rtl/>
        </w:rPr>
        <w:t>יוצא</w:t>
      </w:r>
      <w:r w:rsidRPr="007435EB">
        <w:rPr>
          <w:rtl/>
        </w:rPr>
        <w:t xml:space="preserve"> אגב דוחקא דסכינא.</w:t>
      </w:r>
    </w:p>
    <w:p w14:paraId="6A9699E8" w14:textId="13CBB84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113" w:author="מנוע אמוראים" w:date="2026-10-05T16:42:03Z">
            <w:rPr>
              <w:rtl/>
            </w:rPr>
          </w:rPrChange>
        </w:rPr>
        <w:t xml:space="preserve">אר"</w:t>
      </w:r>
      <w:r>
        <w:rPr>
          <w:rStyle w:val="affffd"/>
          <w:rFonts w:hint="cs"/>
          <w:rtl/>
          <w:rPrChange w:id="10114" w:author="מנוע אמוראים" w:date="2026-10-05T16:42:03Z">
            <w:rPr>
              <w:rFonts w:hint="cs"/>
              <w:rtl/>
            </w:rPr>
          </w:rPrChange>
        </w:rPr>
        <w:t xml:space="preserve">א</w:t>
      </w:r>
      <w:r>
        <w:rPr>
          <w:rFonts w:hint="cs"/>
          <w:rtl/>
        </w:rPr>
        <w:t xml:space="preserve"> </w:t>
      </w:r>
      <w:r w:rsidR="00E8089F" w:rsidRPr="007435EB">
        <w:rPr>
          <w:rtl/>
        </w:rPr>
        <w:t>טעמא דח</w:t>
      </w:r>
      <w:r w:rsidR="00E8089F" w:rsidRPr="007435EB">
        <w:rPr>
          <w:rFonts w:hint="cs"/>
          <w:rtl/>
        </w:rPr>
        <w:t>ב</w:t>
      </w:r>
      <w:r w:rsidR="00E8089F" w:rsidRPr="007435EB">
        <w:rPr>
          <w:rtl/>
        </w:rPr>
        <w:t>"</w:t>
      </w:r>
      <w:r w:rsidR="00E8089F" w:rsidRPr="007435EB">
        <w:rPr>
          <w:rFonts w:hint="cs"/>
          <w:rtl/>
        </w:rPr>
        <w:t>ר</w:t>
      </w:r>
      <w:r w:rsidR="00E8089F" w:rsidRPr="007435EB">
        <w:rPr>
          <w:rtl/>
        </w:rPr>
        <w:t xml:space="preserve"> –</w:t>
      </w:r>
      <w:r w:rsidR="00E8089F" w:rsidRPr="00AC0CB1">
        <w:rPr>
          <w:rStyle w:val="af2"/>
          <w:rtl/>
        </w:rPr>
        <w:t xml:space="preserve"> </w:t>
      </w:r>
      <w:r w:rsidR="00E8089F" w:rsidRPr="00AC0CB1">
        <w:rPr>
          <w:rStyle w:val="af2"/>
          <w:rFonts w:hint="cs"/>
          <w:rtl/>
        </w:rPr>
        <w:t>'</w:t>
      </w:r>
      <w:r w:rsidR="00E8089F" w:rsidRPr="00AC0CB1">
        <w:rPr>
          <w:rStyle w:val="af2"/>
          <w:rtl/>
        </w:rPr>
        <w:t>וחרבות מחים גרים יאכלו</w:t>
      </w:r>
      <w:r w:rsidR="00E8089F" w:rsidRPr="00AC0CB1">
        <w:rPr>
          <w:rStyle w:val="af2"/>
          <w:rFonts w:hint="cs"/>
          <w:rtl/>
        </w:rPr>
        <w:t>'</w:t>
      </w:r>
      <w:r w:rsidR="00E8089F" w:rsidRPr="00AC0CB1">
        <w:rPr>
          <w:rStyle w:val="af2"/>
          <w:rtl/>
        </w:rPr>
        <w:t>.</w:t>
      </w:r>
      <w:r w:rsidR="00E8089F" w:rsidRPr="007435EB">
        <w:rPr>
          <w:rFonts w:hint="cs"/>
          <w:rtl/>
        </w:rPr>
        <w:t xml:space="preserve"> </w:t>
      </w:r>
      <w:r w:rsidR="00E8089F" w:rsidRPr="007435EB">
        <w:rPr>
          <w:rtl/>
        </w:rPr>
        <w:t xml:space="preserve">כדמתרגם רב יוסף: </w:t>
      </w:r>
      <w:r w:rsidR="00E8089F" w:rsidRPr="007435EB">
        <w:rPr>
          <w:rFonts w:hint="cs"/>
          <w:rtl/>
        </w:rPr>
        <w:t>נכסי רשעים ירשו הצדיקים.</w:t>
      </w:r>
    </w:p>
    <w:p w14:paraId="2E9B4E8C" w14:textId="77777777" w:rsidR="00E8089F" w:rsidRPr="005C3FF1" w:rsidRDefault="00E8089F" w:rsidP="00E8089F">
      <w:pPr>
        <w:rPr>
          <w:rStyle w:val="afffa"/>
          <w:rtl/>
        </w:rPr>
      </w:pPr>
      <w:r w:rsidRPr="007435EB">
        <w:rPr>
          <w:rtl/>
        </w:rPr>
        <w:t>ורעו כבשים כדברם, רב: כמדובר בם.</w:t>
      </w:r>
      <w:r w:rsidRPr="007435EB">
        <w:rPr>
          <w:rFonts w:hint="cs"/>
          <w:rtl/>
        </w:rPr>
        <w:t xml:space="preserve"> - </w:t>
      </w:r>
      <w:r w:rsidRPr="007435EB">
        <w:rPr>
          <w:rtl/>
        </w:rPr>
        <w:t xml:space="preserve">וחרבות </w:t>
      </w:r>
      <w:r w:rsidRPr="005C3FF1">
        <w:rPr>
          <w:rStyle w:val="afffa"/>
          <w:rtl/>
        </w:rPr>
        <w:t>מחים</w:t>
      </w:r>
      <w:r w:rsidRPr="007435EB">
        <w:rPr>
          <w:rtl/>
        </w:rPr>
        <w:t xml:space="preserve"> גרים יאכלו.</w:t>
      </w:r>
    </w:p>
    <w:p w14:paraId="17210E9A" w14:textId="77777777" w:rsidR="00E8089F" w:rsidRPr="007435EB" w:rsidRDefault="00E8089F" w:rsidP="00E8089F">
      <w:pPr>
        <w:rPr>
          <w:rtl/>
        </w:rPr>
      </w:pPr>
      <w:r w:rsidRPr="005C3FF1">
        <w:rPr>
          <w:rStyle w:val="afffa"/>
          <w:rtl/>
        </w:rPr>
        <w:t>רבא:</w:t>
      </w:r>
      <w:r w:rsidRPr="007435EB">
        <w:rPr>
          <w:rFonts w:hint="cs"/>
          <w:rtl/>
        </w:rPr>
        <w:t xml:space="preserve"> כתיב</w:t>
      </w:r>
      <w:r w:rsidRPr="00AC0CB1">
        <w:rPr>
          <w:rStyle w:val="af2"/>
          <w:rFonts w:hint="cs"/>
          <w:rtl/>
        </w:rPr>
        <w:t xml:space="preserve"> 'וחרבות ולא חרבות' </w:t>
      </w:r>
      <w:r>
        <w:rPr>
          <w:rStyle w:val="affffd"/>
          <w:rFonts w:hint="cs"/>
          <w:rtl/>
          <w:rPrChange w:id="10115" w:author="מנוע אמוראים" w:date="2026-10-05T16:42:03Z">
            <w:rPr>
              <w:rFonts w:hint="cs"/>
              <w:rtl/>
            </w:rPr>
          </w:rPrChange>
        </w:rPr>
        <w:t xml:space="preserve">כדר</w:t>
      </w:r>
      <w:r>
        <w:rPr>
          <w:rStyle w:val="affffd"/>
          <w:rtl/>
          <w:rPrChange w:id="10116" w:author="מנוע אמוראים" w:date="2026-10-05T16:42:03Z">
            <w:rPr>
              <w:rtl/>
            </w:rPr>
          </w:rPrChange>
        </w:rPr>
        <w:t xml:space="preserve">"</w:t>
      </w:r>
      <w:r>
        <w:rPr>
          <w:rStyle w:val="affffd"/>
          <w:rFonts w:hint="cs"/>
          <w:rtl/>
          <w:rPrChange w:id="10117" w:author="מנוע אמוראים" w:date="2026-10-05T16:42:03Z">
            <w:rPr>
              <w:rFonts w:hint="cs"/>
              <w:rtl/>
            </w:rPr>
          </w:rPrChange>
        </w:rPr>
        <w:t xml:space="preserve">ח</w:t>
      </w:r>
      <w:r>
        <w:rPr>
          <w:rFonts w:hint="cs"/>
          <w:rtl/>
        </w:rPr>
        <w:t xml:space="preserve"> מרב</w:t>
      </w:r>
      <w:r w:rsidRPr="007435EB">
        <w:rPr>
          <w:rtl/>
        </w:rPr>
        <w:t xml:space="preserve"> עתידין צדיקים שיחיו את המתים, כתיב </w:t>
      </w:r>
      <w:r w:rsidR="00AB3B38">
        <w:rPr>
          <w:rtl/>
        </w:rPr>
        <w:t>כאן</w:t>
      </w:r>
      <w:r w:rsidRPr="00AC0CB1">
        <w:rPr>
          <w:rStyle w:val="af2"/>
          <w:rtl/>
        </w:rPr>
        <w:t xml:space="preserve"> </w:t>
      </w:r>
      <w:r w:rsidRPr="00AC0CB1">
        <w:rPr>
          <w:rStyle w:val="af2"/>
          <w:rFonts w:hint="cs"/>
          <w:rtl/>
        </w:rPr>
        <w:t>'</w:t>
      </w:r>
      <w:r w:rsidRPr="00AC0CB1">
        <w:rPr>
          <w:rStyle w:val="af2"/>
          <w:rtl/>
        </w:rPr>
        <w:t>ורעו כבשים כדברם</w:t>
      </w:r>
      <w:r w:rsidRPr="00AC0CB1">
        <w:rPr>
          <w:rStyle w:val="af2"/>
          <w:rFonts w:hint="cs"/>
          <w:rtl/>
        </w:rPr>
        <w:t>'</w:t>
      </w:r>
      <w:r w:rsidRPr="00AC0CB1">
        <w:rPr>
          <w:rStyle w:val="af2"/>
          <w:rtl/>
        </w:rPr>
        <w:t xml:space="preserve"> </w:t>
      </w:r>
      <w:r w:rsidRPr="007435EB">
        <w:rPr>
          <w:rtl/>
        </w:rPr>
        <w:t xml:space="preserve">וכתיב </w:t>
      </w:r>
      <w:r w:rsidR="00AB3B38">
        <w:rPr>
          <w:rtl/>
        </w:rPr>
        <w:t>שם</w:t>
      </w:r>
      <w:r w:rsidRPr="00AC0CB1">
        <w:rPr>
          <w:rStyle w:val="af2"/>
          <w:rtl/>
        </w:rPr>
        <w:t xml:space="preserve"> </w:t>
      </w:r>
      <w:r w:rsidRPr="00AC0CB1">
        <w:rPr>
          <w:rStyle w:val="af2"/>
          <w:rFonts w:hint="cs"/>
          <w:rtl/>
        </w:rPr>
        <w:t>'</w:t>
      </w:r>
      <w:r w:rsidRPr="00AC0CB1">
        <w:rPr>
          <w:rStyle w:val="af2"/>
          <w:rtl/>
        </w:rPr>
        <w:t>ירעו בשן וגלעד כימי עולם</w:t>
      </w:r>
      <w:r w:rsidRPr="00AC0CB1">
        <w:rPr>
          <w:rStyle w:val="af2"/>
          <w:rFonts w:hint="cs"/>
          <w:rtl/>
        </w:rPr>
        <w:t>'</w:t>
      </w:r>
      <w:r w:rsidRPr="00AC0CB1">
        <w:rPr>
          <w:rStyle w:val="af2"/>
          <w:rtl/>
        </w:rPr>
        <w:t>.</w:t>
      </w:r>
    </w:p>
    <w:p w14:paraId="6A39F732" w14:textId="77777777" w:rsidR="00E8089F" w:rsidRPr="007435EB" w:rsidRDefault="00E8089F" w:rsidP="00E8089F">
      <w:pPr>
        <w:rPr>
          <w:rtl/>
        </w:rPr>
      </w:pPr>
      <w:r w:rsidRPr="00AC0CB1">
        <w:rPr>
          <w:rStyle w:val="af2"/>
          <w:rFonts w:hint="cs"/>
          <w:rtl/>
        </w:rPr>
        <w:t>'</w:t>
      </w:r>
      <w:r w:rsidRPr="00AC0CB1">
        <w:rPr>
          <w:rStyle w:val="af2"/>
          <w:rtl/>
        </w:rPr>
        <w:t>בשן</w:t>
      </w:r>
      <w:r w:rsidRPr="00AC0CB1">
        <w:rPr>
          <w:rStyle w:val="af2"/>
          <w:rFonts w:hint="cs"/>
          <w:rtl/>
        </w:rPr>
        <w:t>'</w:t>
      </w:r>
      <w:r w:rsidRPr="00AC0CB1">
        <w:rPr>
          <w:rStyle w:val="af2"/>
          <w:rtl/>
        </w:rPr>
        <w:t xml:space="preserve"> </w:t>
      </w:r>
      <w:r w:rsidRPr="007435EB">
        <w:rPr>
          <w:rtl/>
        </w:rPr>
        <w:t xml:space="preserve">- זה אלישע הבא מן הבשן, </w:t>
      </w:r>
      <w:r w:rsidRPr="007435EB">
        <w:rPr>
          <w:rFonts w:hint="cs"/>
          <w:rtl/>
        </w:rPr>
        <w:t>שנא</w:t>
      </w:r>
      <w:r w:rsidRPr="007435EB">
        <w:rPr>
          <w:rtl/>
        </w:rPr>
        <w:t>'</w:t>
      </w:r>
      <w:r w:rsidRPr="00AC0CB1">
        <w:rPr>
          <w:rStyle w:val="af2"/>
          <w:rtl/>
        </w:rPr>
        <w:t xml:space="preserve"> </w:t>
      </w:r>
      <w:r w:rsidRPr="00AC0CB1">
        <w:rPr>
          <w:rStyle w:val="af2"/>
          <w:rFonts w:hint="cs"/>
          <w:rtl/>
        </w:rPr>
        <w:t>'</w:t>
      </w:r>
      <w:r w:rsidRPr="00AC0CB1">
        <w:rPr>
          <w:rStyle w:val="af2"/>
          <w:rtl/>
        </w:rPr>
        <w:t>ויעני ושפט בבשן</w:t>
      </w:r>
      <w:r w:rsidRPr="00AC0CB1">
        <w:rPr>
          <w:rStyle w:val="af2"/>
          <w:rFonts w:hint="cs"/>
          <w:rtl/>
        </w:rPr>
        <w:t>'</w:t>
      </w:r>
      <w:r w:rsidRPr="00AC0CB1">
        <w:rPr>
          <w:rStyle w:val="af2"/>
          <w:rtl/>
        </w:rPr>
        <w:t xml:space="preserve"> </w:t>
      </w:r>
      <w:r w:rsidRPr="007435EB">
        <w:rPr>
          <w:rtl/>
        </w:rPr>
        <w:t>וכתיב</w:t>
      </w:r>
      <w:r w:rsidRPr="00AC0CB1">
        <w:rPr>
          <w:rStyle w:val="af2"/>
          <w:rtl/>
        </w:rPr>
        <w:t xml:space="preserve"> </w:t>
      </w:r>
      <w:r w:rsidRPr="00AC0CB1">
        <w:rPr>
          <w:rStyle w:val="af2"/>
          <w:rFonts w:hint="cs"/>
          <w:rtl/>
        </w:rPr>
        <w:t>'</w:t>
      </w:r>
      <w:r w:rsidRPr="00AC0CB1">
        <w:rPr>
          <w:rStyle w:val="af2"/>
          <w:rtl/>
        </w:rPr>
        <w:t>פה אלישע בן שפט אשר יצק מים על ידי אליהו</w:t>
      </w:r>
      <w:r w:rsidRPr="00AC0CB1">
        <w:rPr>
          <w:rStyle w:val="af2"/>
          <w:rFonts w:hint="cs"/>
          <w:rtl/>
        </w:rPr>
        <w:t>'</w:t>
      </w:r>
      <w:r w:rsidRPr="00AC0CB1">
        <w:rPr>
          <w:rStyle w:val="af2"/>
          <w:rtl/>
        </w:rPr>
        <w:t>.</w:t>
      </w:r>
    </w:p>
    <w:p w14:paraId="4CCD1D6B" w14:textId="77777777" w:rsidR="00E8089F" w:rsidRPr="007435EB" w:rsidRDefault="00E8089F" w:rsidP="00E8089F">
      <w:pPr>
        <w:rPr>
          <w:rtl/>
        </w:rPr>
      </w:pPr>
      <w:r w:rsidRPr="00AC0CB1">
        <w:rPr>
          <w:rStyle w:val="af2"/>
          <w:rFonts w:hint="cs"/>
          <w:rtl/>
        </w:rPr>
        <w:t>'</w:t>
      </w:r>
      <w:r w:rsidRPr="00AC0CB1">
        <w:rPr>
          <w:rStyle w:val="af2"/>
          <w:rtl/>
        </w:rPr>
        <w:t>גלעד</w:t>
      </w:r>
      <w:r w:rsidRPr="00AC0CB1">
        <w:rPr>
          <w:rStyle w:val="af2"/>
          <w:rFonts w:hint="cs"/>
          <w:rtl/>
        </w:rPr>
        <w:t>'</w:t>
      </w:r>
      <w:r w:rsidRPr="00AC0CB1">
        <w:rPr>
          <w:rStyle w:val="af2"/>
          <w:rtl/>
        </w:rPr>
        <w:t xml:space="preserve"> </w:t>
      </w:r>
      <w:r w:rsidRPr="007435EB">
        <w:rPr>
          <w:rFonts w:ascii="Fb Fontext" w:hAnsi="Fb Fontext"/>
          <w:sz w:val="20"/>
          <w:rtl/>
        </w:rPr>
        <w:t>זה אליהו, שנא'</w:t>
      </w:r>
      <w:r w:rsidRPr="00AC0CB1">
        <w:rPr>
          <w:rStyle w:val="af2"/>
          <w:rtl/>
        </w:rPr>
        <w:t xml:space="preserve"> </w:t>
      </w:r>
      <w:r w:rsidRPr="00AC0CB1">
        <w:rPr>
          <w:rStyle w:val="af2"/>
          <w:rFonts w:hint="cs"/>
          <w:rtl/>
        </w:rPr>
        <w:t>'</w:t>
      </w:r>
      <w:r w:rsidRPr="00AC0CB1">
        <w:rPr>
          <w:rStyle w:val="af2"/>
          <w:rtl/>
        </w:rPr>
        <w:t>ויאמר אליהו התשבי מתושבי גלעד וגו'.</w:t>
      </w:r>
    </w:p>
    <w:p w14:paraId="73EE6D0E" w14:textId="77777777" w:rsidR="00E8089F" w:rsidRPr="007435EB" w:rsidRDefault="00E8089F" w:rsidP="00E8089F">
      <w:pPr>
        <w:rPr>
          <w:rFonts w:ascii="Fb Fontext" w:hAnsi="Fb Fontext"/>
          <w:rtl/>
        </w:rPr>
      </w:pPr>
      <w:r>
        <w:rPr>
          <w:rStyle w:val="affffd"/>
          <w:rFonts w:ascii="Fb Fontext" w:hAnsi="Fb Fontext" w:hint="cs"/>
          <w:rtl/>
          <w:rPrChange w:id="10118" w:author="מנוע אמוראים" w:date="2026-10-05T16:42:03Z">
            <w:rPr>
              <w:rFonts w:ascii="Fb Fontext" w:hAnsi="Fb Fontext" w:hint="cs"/>
              <w:rtl/>
            </w:rPr>
          </w:rPrChange>
        </w:rPr>
        <w:t xml:space="preserve">רשב</w:t>
      </w:r>
      <w:r>
        <w:rPr>
          <w:rStyle w:val="affffd"/>
          <w:rFonts w:ascii="Fb Fontext" w:hAnsi="Fb Fontext"/>
          <w:rtl/>
          <w:rPrChange w:id="10119" w:author="מנוע אמוראים" w:date="2026-10-05T16:42:03Z">
            <w:rPr>
              <w:rFonts w:ascii="Fb Fontext" w:hAnsi="Fb Fontext"/>
              <w:rtl/>
            </w:rPr>
          </w:rPrChange>
        </w:rPr>
        <w:t xml:space="preserve">"</w:t>
      </w:r>
      <w:r>
        <w:rPr>
          <w:rStyle w:val="affffd"/>
          <w:rFonts w:ascii="Fb Fontext" w:hAnsi="Fb Fontext" w:hint="cs"/>
          <w:rtl/>
          <w:rPrChange w:id="10120" w:author="מנוע אמוראים" w:date="2026-10-05T16:42:03Z">
            <w:rPr>
              <w:rFonts w:ascii="Fb Fontext" w:hAnsi="Fb Fontext" w:hint="cs"/>
              <w:rtl/>
            </w:rPr>
          </w:rPrChange>
        </w:rPr>
        <w:t xml:space="preserve">נ</w:t>
      </w:r>
      <w:r>
        <w:rPr>
          <w:rFonts w:ascii="Fb Fontext" w:hAnsi="Fb Fontext" w:hint="cs"/>
          <w:rtl/>
        </w:rPr>
        <w:t xml:space="preserve"> </w:t>
      </w:r>
      <w:r>
        <w:rPr>
          <w:rStyle w:val="affffd"/>
          <w:rFonts w:ascii="Fb Fontext" w:hAnsi="Fb Fontext" w:hint="cs"/>
          <w:rtl/>
          <w:rPrChange w:id="10121" w:author="מנוע אמוראים" w:date="2026-10-05T16:42:03Z">
            <w:rPr>
              <w:rFonts w:ascii="Fb Fontext" w:hAnsi="Fb Fontext" w:hint="cs"/>
              <w:rtl/>
            </w:rPr>
          </w:rPrChange>
        </w:rPr>
        <w:t xml:space="preserve">מרי</w:t>
      </w:r>
      <w:r>
        <w:rPr>
          <w:rStyle w:val="affffd"/>
          <w:rFonts w:ascii="Fb Fontext" w:hAnsi="Fb Fontext"/>
          <w:rtl/>
          <w:rPrChange w:id="10122" w:author="מנוע אמוראים" w:date="2026-10-05T16:42:03Z">
            <w:rPr>
              <w:rFonts w:ascii="Fb Fontext" w:hAnsi="Fb Fontext"/>
              <w:rtl/>
            </w:rPr>
          </w:rPrChange>
        </w:rPr>
        <w:t xml:space="preserve">"</w:t>
      </w:r>
      <w:r>
        <w:rPr>
          <w:rStyle w:val="affffd"/>
          <w:rFonts w:ascii="Fb Fontext" w:hAnsi="Fb Fontext" w:hint="cs"/>
          <w:rtl/>
          <w:rPrChange w:id="10123" w:author="מנוע אמוראים" w:date="2026-10-05T16:42:03Z">
            <w:rPr>
              <w:rFonts w:ascii="Fb Fontext" w:hAnsi="Fb Fontext" w:hint="cs"/>
              <w:rtl/>
            </w:rPr>
          </w:rPrChange>
        </w:rPr>
        <w:t xml:space="preserve">ונ</w:t>
      </w:r>
      <w:r w:rsidRPr="007435EB">
        <w:rPr>
          <w:rFonts w:ascii="Fb Fontext" w:hAnsi="Fb Fontext"/>
          <w:rtl/>
        </w:rPr>
        <w:t>: עתידים צדיקים שיחיו מתים,</w:t>
      </w:r>
    </w:p>
    <w:p w14:paraId="1CDAB477" w14:textId="77777777" w:rsidR="00E8089F" w:rsidRPr="007435EB" w:rsidRDefault="00E8089F" w:rsidP="00E8089F">
      <w:pPr>
        <w:rPr>
          <w:rtl/>
        </w:rPr>
      </w:pPr>
      <w:r w:rsidRPr="007435EB">
        <w:rPr>
          <w:rtl/>
        </w:rPr>
        <w:t>שנאמר</w:t>
      </w:r>
      <w:r w:rsidRPr="00AC0CB1">
        <w:rPr>
          <w:rStyle w:val="af2"/>
          <w:rtl/>
        </w:rPr>
        <w:t xml:space="preserve"> </w:t>
      </w:r>
      <w:r w:rsidRPr="00AC0CB1">
        <w:rPr>
          <w:rStyle w:val="af2"/>
          <w:rFonts w:hint="cs"/>
          <w:rtl/>
        </w:rPr>
        <w:t>'</w:t>
      </w:r>
      <w:r w:rsidRPr="00AC0CB1">
        <w:rPr>
          <w:rStyle w:val="af2"/>
          <w:rtl/>
        </w:rPr>
        <w:t>עד ישבו זקנים וזקנות ברחבות ירושלים ואיש משענתו בידו מרב ימים</w:t>
      </w:r>
      <w:r w:rsidRPr="00AC0CB1">
        <w:rPr>
          <w:rStyle w:val="af2"/>
          <w:rFonts w:hint="cs"/>
          <w:rtl/>
        </w:rPr>
        <w:t>',</w:t>
      </w:r>
      <w:r w:rsidRPr="007435EB">
        <w:rPr>
          <w:rtl/>
        </w:rPr>
        <w:t xml:space="preserve"> וכתיב</w:t>
      </w:r>
      <w:r w:rsidRPr="00AC0CB1">
        <w:rPr>
          <w:rStyle w:val="af2"/>
          <w:rtl/>
        </w:rPr>
        <w:t xml:space="preserve"> </w:t>
      </w:r>
      <w:r w:rsidRPr="00AC0CB1">
        <w:rPr>
          <w:rStyle w:val="af2"/>
          <w:rFonts w:hint="cs"/>
          <w:rtl/>
        </w:rPr>
        <w:t>'</w:t>
      </w:r>
      <w:r w:rsidRPr="00AC0CB1">
        <w:rPr>
          <w:rStyle w:val="af2"/>
          <w:rtl/>
        </w:rPr>
        <w:t>ושמת משענתי על פני הנער</w:t>
      </w:r>
      <w:r w:rsidRPr="00AC0CB1">
        <w:rPr>
          <w:rStyle w:val="af2"/>
          <w:rFonts w:hint="cs"/>
          <w:rtl/>
        </w:rPr>
        <w:t>'</w:t>
      </w:r>
      <w:r w:rsidRPr="00AC0CB1">
        <w:rPr>
          <w:rStyle w:val="af2"/>
          <w:rtl/>
        </w:rPr>
        <w:t>.</w:t>
      </w:r>
    </w:p>
    <w:p w14:paraId="0D49EECF" w14:textId="48C81C67" w:rsidR="00E8089F" w:rsidRPr="007435EB" w:rsidRDefault="00F47631" w:rsidP="00F47631">
      <w:pPr>
        <w:pStyle w:val="affd"/>
        <w:rPr>
          <w:bCs/>
          <w:rtl/>
        </w:rPr>
      </w:pPr>
      <w:r>
        <w:rPr>
          <w:rFonts w:hint="cs"/>
          <w:rtl/>
        </w:rPr>
        <w:t>***</w:t>
      </w:r>
    </w:p>
    <w:p w14:paraId="685B29CD" w14:textId="77777777" w:rsidR="00E8089F" w:rsidRPr="007435EB" w:rsidRDefault="00E8089F" w:rsidP="00E8089F">
      <w:pPr>
        <w:rPr>
          <w:rtl/>
        </w:rPr>
      </w:pPr>
      <w:r w:rsidRPr="007435EB">
        <w:rPr>
          <w:rFonts w:ascii="Fb Fontext" w:hAnsi="Fb Fontext"/>
          <w:rtl/>
        </w:rPr>
        <w:t>עול</w:t>
      </w:r>
      <w:r w:rsidRPr="007435EB">
        <w:rPr>
          <w:rFonts w:ascii="Fb Fontext" w:hAnsi="Fb Fontext" w:hint="cs"/>
          <w:rtl/>
        </w:rPr>
        <w:t>א</w:t>
      </w:r>
      <w:r w:rsidRPr="007435EB">
        <w:rPr>
          <w:rFonts w:ascii="Fb Fontext" w:hAnsi="Fb Fontext"/>
          <w:rtl/>
        </w:rPr>
        <w:t xml:space="preserve">: </w:t>
      </w:r>
      <w:r w:rsidRPr="00AC0CB1">
        <w:rPr>
          <w:rStyle w:val="af2"/>
          <w:rFonts w:hint="cs"/>
          <w:rtl/>
        </w:rPr>
        <w:t>'</w:t>
      </w:r>
      <w:r w:rsidRPr="00AC0CB1">
        <w:rPr>
          <w:rStyle w:val="af2"/>
          <w:rtl/>
        </w:rPr>
        <w:t>בלע המות לנצח</w:t>
      </w:r>
      <w:r w:rsidRPr="007435EB">
        <w:rPr>
          <w:rFonts w:ascii="Fb Fontext" w:hAnsi="Fb Fontext" w:hint="cs"/>
          <w:rtl/>
        </w:rPr>
        <w:t xml:space="preserve"> בישראל</w:t>
      </w:r>
      <w:r w:rsidRPr="007435EB">
        <w:rPr>
          <w:rFonts w:ascii="Fb Fontext" w:hAnsi="Fb Fontext"/>
          <w:rtl/>
        </w:rPr>
        <w:t xml:space="preserve">, </w:t>
      </w:r>
      <w:r w:rsidRPr="00F46A1C">
        <w:rPr>
          <w:rStyle w:val="affffd"/>
          <w:rFonts w:hint="cs"/>
          <w:rtl/>
        </w:rPr>
        <w:t>והך</w:t>
      </w:r>
      <w:r w:rsidRPr="007435EB">
        <w:rPr>
          <w:rFonts w:ascii="Fb Fontext" w:hAnsi="Fb Fontext" w:hint="cs"/>
          <w:rtl/>
        </w:rPr>
        <w:t xml:space="preserve"> </w:t>
      </w:r>
      <w:r w:rsidRPr="00AC0CB1">
        <w:rPr>
          <w:rStyle w:val="af2"/>
          <w:rFonts w:hint="cs"/>
          <w:rtl/>
        </w:rPr>
        <w:t>ד</w:t>
      </w:r>
      <w:r w:rsidRPr="00AC0CB1">
        <w:rPr>
          <w:rStyle w:val="af2"/>
          <w:rtl/>
        </w:rPr>
        <w:t>כי הנער בן מאה שנה ימות</w:t>
      </w:r>
      <w:r w:rsidRPr="007435EB">
        <w:rPr>
          <w:rFonts w:ascii="Fb Fontext" w:hAnsi="Fb Fontext" w:hint="cs"/>
          <w:rtl/>
        </w:rPr>
        <w:t xml:space="preserve">- </w:t>
      </w:r>
      <w:r w:rsidRPr="007435EB">
        <w:rPr>
          <w:rFonts w:ascii="Fb Fontext" w:hAnsi="Fb Fontext"/>
          <w:rtl/>
        </w:rPr>
        <w:t>בנכרים.</w:t>
      </w:r>
    </w:p>
    <w:p w14:paraId="0C5F9CEE" w14:textId="77777777" w:rsidR="00E8089F" w:rsidRPr="007435EB" w:rsidRDefault="00E8089F" w:rsidP="00E8089F">
      <w:pPr>
        <w:rPr>
          <w:rtl/>
        </w:rPr>
      </w:pPr>
      <w:r w:rsidRPr="007435EB">
        <w:rPr>
          <w:rFonts w:ascii="Fb Fontext" w:hAnsi="Fb Fontext"/>
          <w:sz w:val="20"/>
          <w:rtl/>
        </w:rPr>
        <w:t xml:space="preserve">ונכרים </w:t>
      </w:r>
      <w:r w:rsidRPr="007435EB">
        <w:rPr>
          <w:rFonts w:ascii="Fb Fontext" w:hAnsi="Fb Fontext" w:hint="cs"/>
          <w:sz w:val="20"/>
          <w:rtl/>
        </w:rPr>
        <w:t>-</w:t>
      </w:r>
      <w:r w:rsidRPr="007435EB">
        <w:rPr>
          <w:rFonts w:ascii="Fb Fontext" w:hAnsi="Fb Fontext"/>
          <w:sz w:val="20"/>
          <w:rtl/>
        </w:rPr>
        <w:t xml:space="preserve"> </w:t>
      </w:r>
      <w:r w:rsidRPr="00AC0CB1">
        <w:rPr>
          <w:rStyle w:val="af2"/>
          <w:rtl/>
        </w:rPr>
        <w:t xml:space="preserve">ועמדו זרים ורעו צאנכם ובני נכר </w:t>
      </w:r>
      <w:r w:rsidRPr="007435EB">
        <w:rPr>
          <w:rFonts w:ascii="Fb Fontext" w:hAnsi="Fb Fontext"/>
          <w:sz w:val="20"/>
          <w:rtl/>
        </w:rPr>
        <w:t>אכריכם וכרמיכם.</w:t>
      </w:r>
    </w:p>
    <w:p w14:paraId="4B1408D0" w14:textId="77777777" w:rsidR="00E8089F" w:rsidRPr="007435EB" w:rsidRDefault="00E8089F" w:rsidP="00E8089F">
      <w:pPr>
        <w:rPr>
          <w:rtl/>
        </w:rPr>
      </w:pPr>
      <w:r>
        <w:rPr>
          <w:rStyle w:val="affffd"/>
          <w:rFonts w:ascii="Fb Fontext" w:hAnsi="Fb Fontext" w:hint="cs"/>
          <w:rtl/>
          <w:rPrChange w:id="10124" w:author="מנוע אמוראים" w:date="2026-10-05T16:42:03Z">
            <w:rPr>
              <w:rFonts w:ascii="Fb Fontext" w:hAnsi="Fb Fontext" w:hint="cs"/>
              <w:rtl/>
            </w:rPr>
          </w:rPrChange>
        </w:rPr>
        <w:t xml:space="preserve">ר</w:t>
      </w:r>
      <w:r>
        <w:rPr>
          <w:rStyle w:val="affffd"/>
          <w:rFonts w:ascii="Fb Fontext" w:hAnsi="Fb Fontext"/>
          <w:rtl/>
          <w:rPrChange w:id="10125" w:author="מנוע אמוראים" w:date="2026-10-05T16:42:03Z">
            <w:rPr>
              <w:rFonts w:ascii="Fb Fontext" w:hAnsi="Fb Fontext"/>
              <w:rtl/>
            </w:rPr>
          </w:rPrChange>
        </w:rPr>
        <w:t xml:space="preserve">"</w:t>
      </w:r>
      <w:r>
        <w:rPr>
          <w:rStyle w:val="affffd"/>
          <w:rFonts w:ascii="Fb Fontext" w:hAnsi="Fb Fontext" w:hint="cs"/>
          <w:rtl/>
          <w:rPrChange w:id="10126" w:author="מנוע אמוראים" w:date="2026-10-05T16:42:03Z">
            <w:rPr>
              <w:rFonts w:ascii="Fb Fontext" w:hAnsi="Fb Fontext" w:hint="cs"/>
              <w:rtl/>
            </w:rPr>
          </w:rPrChange>
        </w:rPr>
        <w:t xml:space="preserve">ח</w:t>
      </w:r>
      <w:r w:rsidRPr="007435EB">
        <w:rPr>
          <w:rFonts w:ascii="Fb Fontext" w:hAnsi="Fb Fontext"/>
          <w:rtl/>
        </w:rPr>
        <w:t>: כתיב</w:t>
      </w:r>
      <w:r w:rsidRPr="00AC0CB1">
        <w:rPr>
          <w:rStyle w:val="af2"/>
          <w:rtl/>
        </w:rPr>
        <w:t xml:space="preserve"> </w:t>
      </w:r>
      <w:r w:rsidRPr="00AC0CB1">
        <w:rPr>
          <w:rStyle w:val="af2"/>
          <w:rFonts w:hint="cs"/>
          <w:rtl/>
        </w:rPr>
        <w:t>'</w:t>
      </w:r>
      <w:r w:rsidRPr="00AC0CB1">
        <w:rPr>
          <w:rStyle w:val="af2"/>
          <w:rtl/>
        </w:rPr>
        <w:t>וחפרה הלבנה ובושה החמה</w:t>
      </w:r>
      <w:r w:rsidRPr="00AC0CB1">
        <w:rPr>
          <w:rStyle w:val="af2"/>
          <w:rFonts w:hint="cs"/>
          <w:rtl/>
        </w:rPr>
        <w:t>'</w:t>
      </w:r>
      <w:r w:rsidRPr="00AC0CB1">
        <w:rPr>
          <w:rStyle w:val="af2"/>
          <w:rtl/>
        </w:rPr>
        <w:t xml:space="preserve"> </w:t>
      </w:r>
      <w:r w:rsidRPr="007435EB">
        <w:rPr>
          <w:rFonts w:ascii="Fb Fontext" w:hAnsi="Fb Fontext"/>
          <w:rtl/>
        </w:rPr>
        <w:t>וכתיב</w:t>
      </w:r>
      <w:r w:rsidRPr="00AC0CB1">
        <w:rPr>
          <w:rStyle w:val="af2"/>
          <w:rtl/>
        </w:rPr>
        <w:t xml:space="preserve"> </w:t>
      </w:r>
      <w:r w:rsidRPr="00AC0CB1">
        <w:rPr>
          <w:rStyle w:val="af2"/>
          <w:rFonts w:hint="cs"/>
          <w:rtl/>
        </w:rPr>
        <w:t>'</w:t>
      </w:r>
      <w:r w:rsidRPr="00AC0CB1">
        <w:rPr>
          <w:rStyle w:val="af2"/>
          <w:rtl/>
        </w:rPr>
        <w:t>והיה אור הלבנה כאור החמה</w:t>
      </w:r>
      <w:r w:rsidRPr="00AC0CB1">
        <w:rPr>
          <w:rStyle w:val="af2"/>
          <w:rFonts w:hint="cs"/>
          <w:rtl/>
        </w:rPr>
        <w:t xml:space="preserve">' </w:t>
      </w:r>
      <w:r w:rsidRPr="007435EB">
        <w:rPr>
          <w:rFonts w:ascii="Fb Fontext" w:hAnsi="Fb Fontext"/>
          <w:rtl/>
        </w:rPr>
        <w:t>–</w:t>
      </w:r>
      <w:r w:rsidRPr="007435EB">
        <w:rPr>
          <w:rFonts w:ascii="Fb Fontext" w:hAnsi="Fb Fontext" w:hint="cs"/>
          <w:rtl/>
        </w:rPr>
        <w:t>לעוה</w:t>
      </w:r>
      <w:r w:rsidRPr="007435EB">
        <w:rPr>
          <w:rFonts w:ascii="Fb Fontext" w:hAnsi="Fb Fontext"/>
          <w:rtl/>
        </w:rPr>
        <w:t>"</w:t>
      </w:r>
      <w:r w:rsidRPr="007435EB">
        <w:rPr>
          <w:rFonts w:ascii="Fb Fontext" w:hAnsi="Fb Fontext" w:hint="cs"/>
          <w:rtl/>
        </w:rPr>
        <w:t>ב</w:t>
      </w:r>
      <w:r w:rsidRPr="007435EB">
        <w:rPr>
          <w:rFonts w:ascii="Fb Fontext" w:hAnsi="Fb Fontext"/>
          <w:rtl/>
        </w:rPr>
        <w:t>.</w:t>
      </w:r>
    </w:p>
    <w:p w14:paraId="5AA2EFCC" w14:textId="77777777" w:rsidR="00E8089F" w:rsidRPr="007435EB" w:rsidRDefault="00E8089F" w:rsidP="00E8089F">
      <w:pPr>
        <w:rPr>
          <w:rtl/>
        </w:rPr>
      </w:pPr>
      <w:r w:rsidRPr="00AC0CB1">
        <w:rPr>
          <w:rStyle w:val="af2"/>
          <w:rFonts w:hint="cs"/>
          <w:rtl/>
        </w:rPr>
        <w:t>'</w:t>
      </w:r>
      <w:r w:rsidRPr="00AC0CB1">
        <w:rPr>
          <w:rStyle w:val="af2"/>
          <w:rtl/>
        </w:rPr>
        <w:t>ואור החמה יהיה שבעתים כאור שבעת הימים</w:t>
      </w:r>
      <w:r w:rsidRPr="00AC0CB1">
        <w:rPr>
          <w:rStyle w:val="af2"/>
          <w:rFonts w:hint="cs"/>
          <w:rtl/>
        </w:rPr>
        <w:t>'</w:t>
      </w:r>
      <w:r w:rsidRPr="007435EB">
        <w:rPr>
          <w:rFonts w:ascii="Fb Fontext" w:hAnsi="Fb Fontext" w:hint="cs"/>
          <w:sz w:val="20"/>
          <w:rtl/>
        </w:rPr>
        <w:t xml:space="preserve"> - לימות המשיח</w:t>
      </w:r>
      <w:r w:rsidRPr="007435EB">
        <w:rPr>
          <w:rFonts w:ascii="Fb Fontext" w:hAnsi="Fb Fontext"/>
          <w:sz w:val="20"/>
          <w:rtl/>
        </w:rPr>
        <w:t>.</w:t>
      </w:r>
    </w:p>
    <w:p w14:paraId="37D655F4" w14:textId="77777777" w:rsidR="00E8089F" w:rsidRPr="007435EB" w:rsidRDefault="00E8089F" w:rsidP="00E8089F">
      <w:pPr>
        <w:rPr>
          <w:rtl/>
        </w:rPr>
      </w:pPr>
      <w:r w:rsidRPr="007435EB">
        <w:rPr>
          <w:rFonts w:ascii="Fb Fontext" w:hAnsi="Fb Fontext"/>
          <w:rtl/>
        </w:rPr>
        <w:t>ולשמואל, דאמר: אין בין העולם הזה לימות המשיח אלא שיעבוד מלכיות בלבד.</w:t>
      </w:r>
    </w:p>
    <w:p w14:paraId="34AC3A3F" w14:textId="77777777" w:rsidR="00E8089F" w:rsidRPr="007435EB" w:rsidRDefault="00E8089F" w:rsidP="00E8089F">
      <w:pPr>
        <w:rPr>
          <w:rtl/>
        </w:rPr>
      </w:pPr>
      <w:r w:rsidRPr="007435EB">
        <w:rPr>
          <w:rFonts w:ascii="Fb Fontext" w:hAnsi="Fb Fontext"/>
          <w:sz w:val="20"/>
          <w:rtl/>
        </w:rPr>
        <w:t>אידי ואידי לעולם הבא, ולא קשיא: כאן במחנה שכינה, כאן במחנה צדיקים.</w:t>
      </w:r>
    </w:p>
    <w:p w14:paraId="4E435D1A" w14:textId="77777777" w:rsidR="00E8089F" w:rsidRPr="007435EB" w:rsidRDefault="00E8089F" w:rsidP="00E8089F">
      <w:pPr>
        <w:rPr>
          <w:rtl/>
        </w:rPr>
      </w:pPr>
      <w:r w:rsidRPr="005C3FF1">
        <w:rPr>
          <w:rStyle w:val="afffa"/>
          <w:rtl/>
        </w:rPr>
        <w:t>רבא:</w:t>
      </w:r>
      <w:r w:rsidRPr="00AC0CB1">
        <w:rPr>
          <w:rStyle w:val="af2"/>
          <w:rtl/>
        </w:rPr>
        <w:t xml:space="preserve"> </w:t>
      </w:r>
      <w:r w:rsidRPr="00AC0CB1">
        <w:rPr>
          <w:rStyle w:val="af2"/>
          <w:rFonts w:hint="cs"/>
          <w:rtl/>
        </w:rPr>
        <w:t>'</w:t>
      </w:r>
      <w:r w:rsidRPr="00AC0CB1">
        <w:rPr>
          <w:rStyle w:val="af2"/>
          <w:rtl/>
        </w:rPr>
        <w:t>אני אמית ואחיה</w:t>
      </w:r>
      <w:r w:rsidRPr="00AC0CB1">
        <w:rPr>
          <w:rStyle w:val="af2"/>
          <w:rFonts w:hint="cs"/>
          <w:rtl/>
        </w:rPr>
        <w:t>'</w:t>
      </w:r>
      <w:r w:rsidRPr="00AC0CB1">
        <w:rPr>
          <w:rStyle w:val="af2"/>
          <w:rtl/>
        </w:rPr>
        <w:t xml:space="preserve"> </w:t>
      </w:r>
      <w:r w:rsidRPr="007435EB">
        <w:rPr>
          <w:rFonts w:ascii="Fb Fontext" w:hAnsi="Fb Fontext"/>
          <w:rtl/>
        </w:rPr>
        <w:t>וכתיב</w:t>
      </w:r>
      <w:r w:rsidRPr="00AC0CB1">
        <w:rPr>
          <w:rStyle w:val="af2"/>
          <w:rtl/>
        </w:rPr>
        <w:t xml:space="preserve"> </w:t>
      </w:r>
      <w:r w:rsidRPr="00AC0CB1">
        <w:rPr>
          <w:rStyle w:val="af2"/>
          <w:rFonts w:hint="cs"/>
          <w:rtl/>
        </w:rPr>
        <w:t>'</w:t>
      </w:r>
      <w:r w:rsidRPr="00AC0CB1">
        <w:rPr>
          <w:rStyle w:val="af2"/>
          <w:rtl/>
        </w:rPr>
        <w:t>מחצתי ואני ארפא</w:t>
      </w:r>
      <w:r w:rsidRPr="00AC0CB1">
        <w:rPr>
          <w:rStyle w:val="af2"/>
          <w:rFonts w:hint="cs"/>
          <w:rtl/>
        </w:rPr>
        <w:t>'</w:t>
      </w:r>
      <w:r w:rsidRPr="00AC0CB1">
        <w:rPr>
          <w:rStyle w:val="af2"/>
          <w:rtl/>
        </w:rPr>
        <w:t>,</w:t>
      </w:r>
      <w:r w:rsidRPr="007435EB">
        <w:rPr>
          <w:rFonts w:ascii="Fb Fontext" w:hAnsi="Fb Fontext" w:hint="cs"/>
          <w:rtl/>
        </w:rPr>
        <w:t>-</w:t>
      </w:r>
      <w:r w:rsidRPr="007435EB">
        <w:rPr>
          <w:rFonts w:ascii="Fb Fontext" w:hAnsi="Fb Fontext"/>
          <w:rtl/>
        </w:rPr>
        <w:t xml:space="preserve"> מה שאני ממית אני מחיה, כמו שמחצתי ואני ארפא.</w:t>
      </w:r>
    </w:p>
    <w:p w14:paraId="09577C99" w14:textId="05E78E0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ת"ר:</w:t>
      </w:r>
      <w:r w:rsidR="00E8089F" w:rsidRPr="00AC0CB1">
        <w:rPr>
          <w:rStyle w:val="af2"/>
          <w:rtl/>
        </w:rPr>
        <w:t xml:space="preserve"> </w:t>
      </w:r>
      <w:r w:rsidR="00E8089F" w:rsidRPr="00AC0CB1">
        <w:rPr>
          <w:rStyle w:val="af2"/>
          <w:rFonts w:hint="cs"/>
          <w:rtl/>
        </w:rPr>
        <w:t>'</w:t>
      </w:r>
      <w:r w:rsidR="00E8089F" w:rsidRPr="00AC0CB1">
        <w:rPr>
          <w:rStyle w:val="af2"/>
          <w:rtl/>
        </w:rPr>
        <w:t>אני אמית ואחיה</w:t>
      </w:r>
      <w:r w:rsidR="00E8089F" w:rsidRPr="00AC0CB1">
        <w:rPr>
          <w:rStyle w:val="af2"/>
          <w:rFonts w:hint="cs"/>
          <w:rtl/>
        </w:rPr>
        <w:t>'</w:t>
      </w:r>
      <w:r w:rsidR="00E8089F" w:rsidRPr="00AC0CB1">
        <w:rPr>
          <w:rStyle w:val="af2"/>
          <w:rtl/>
        </w:rPr>
        <w:t xml:space="preserve"> </w:t>
      </w:r>
      <w:r w:rsidR="00E8089F" w:rsidRPr="007435EB">
        <w:rPr>
          <w:rtl/>
        </w:rPr>
        <w:t>יכול מיתה באחד וחיים באחד כדרך שהעולם נוהג.</w:t>
      </w:r>
    </w:p>
    <w:p w14:paraId="7C53BE5D" w14:textId="77777777" w:rsidR="00E8089F" w:rsidRPr="007435EB" w:rsidRDefault="00E8089F" w:rsidP="00E8089F">
      <w:pPr>
        <w:pStyle w:val="affff7"/>
        <w:rPr>
          <w:rtl/>
        </w:rPr>
      </w:pPr>
      <w:r w:rsidRPr="007435EB">
        <w:rPr>
          <w:rtl/>
        </w:rPr>
        <w:t xml:space="preserve">- </w:t>
      </w:r>
      <w:r w:rsidRPr="007435EB">
        <w:rPr>
          <w:rFonts w:hint="cs"/>
          <w:rtl/>
        </w:rPr>
        <w:t>ת</w:t>
      </w:r>
      <w:r w:rsidRPr="007435EB">
        <w:rPr>
          <w:rtl/>
        </w:rPr>
        <w:t>"</w:t>
      </w:r>
      <w:r w:rsidRPr="007435EB">
        <w:rPr>
          <w:rFonts w:hint="cs"/>
          <w:rtl/>
        </w:rPr>
        <w:t>ל</w:t>
      </w:r>
      <w:r w:rsidRPr="00AC0CB1">
        <w:rPr>
          <w:rStyle w:val="af2"/>
          <w:rFonts w:hint="cs"/>
          <w:rtl/>
        </w:rPr>
        <w:t xml:space="preserve"> '</w:t>
      </w:r>
      <w:r w:rsidRPr="00AC0CB1">
        <w:rPr>
          <w:rStyle w:val="af2"/>
          <w:rtl/>
        </w:rPr>
        <w:t>מחצתי ואני ארפא</w:t>
      </w:r>
      <w:r w:rsidRPr="00AC0CB1">
        <w:rPr>
          <w:rStyle w:val="af2"/>
          <w:rFonts w:hint="cs"/>
          <w:rtl/>
        </w:rPr>
        <w:t>'</w:t>
      </w:r>
      <w:r w:rsidRPr="00AC0CB1">
        <w:rPr>
          <w:rStyle w:val="af2"/>
          <w:rtl/>
        </w:rPr>
        <w:t xml:space="preserve"> </w:t>
      </w:r>
      <w:r w:rsidRPr="007435EB">
        <w:rPr>
          <w:rtl/>
        </w:rPr>
        <w:t>מה מכה ורפואה באחד - אף מיתה וחיים באחד.</w:t>
      </w:r>
    </w:p>
    <w:p w14:paraId="33BAEC3F" w14:textId="77777777" w:rsidR="00E8089F" w:rsidRPr="007435EB" w:rsidRDefault="00E8089F" w:rsidP="00E8089F">
      <w:pPr>
        <w:rPr>
          <w:rtl/>
        </w:rPr>
      </w:pPr>
      <w:r w:rsidRPr="007435EB">
        <w:rPr>
          <w:rFonts w:ascii="Fb Fontext" w:hAnsi="Fb Fontext"/>
          <w:rtl/>
        </w:rPr>
        <w:t>מכאן תשובה לאומרים אין תחיית המתים מן התורה.</w:t>
      </w:r>
    </w:p>
    <w:p w14:paraId="25060D79" w14:textId="77777777" w:rsidR="00E8089F" w:rsidRPr="007435EB" w:rsidRDefault="00E8089F" w:rsidP="00E8089F">
      <w:pPr>
        <w:rPr>
          <w:rtl/>
        </w:rPr>
      </w:pPr>
      <w:r w:rsidRPr="007435EB">
        <w:rPr>
          <w:rFonts w:hint="cs"/>
          <w:rtl/>
        </w:rPr>
        <w:t>ד</w:t>
      </w:r>
      <w:r w:rsidRPr="007435EB">
        <w:rPr>
          <w:rtl/>
        </w:rPr>
        <w:t>"</w:t>
      </w:r>
      <w:r w:rsidRPr="007435EB">
        <w:rPr>
          <w:rFonts w:hint="cs"/>
          <w:rtl/>
        </w:rPr>
        <w:t xml:space="preserve">א </w:t>
      </w:r>
      <w:r w:rsidRPr="007435EB">
        <w:rPr>
          <w:rtl/>
        </w:rPr>
        <w:t>בתחלה מה שאני ממית אני מחיה, והדר מה שמחצתי ואני ארפא.</w:t>
      </w:r>
    </w:p>
    <w:p w14:paraId="743F939A" w14:textId="6DFA2B44" w:rsidR="00E8089F" w:rsidRPr="007435EB" w:rsidRDefault="00F47631" w:rsidP="00F47631">
      <w:pPr>
        <w:pStyle w:val="affd"/>
        <w:rPr>
          <w:bCs/>
          <w:rtl/>
        </w:rPr>
      </w:pPr>
      <w:r>
        <w:rPr>
          <w:rFonts w:hint="cs"/>
          <w:rtl/>
        </w:rPr>
        <w:t>***</w:t>
      </w:r>
    </w:p>
    <w:p w14:paraId="460E6113" w14:textId="77777777" w:rsidR="00E8089F" w:rsidRPr="007435EB" w:rsidRDefault="00E8089F" w:rsidP="005C3FF1">
      <w:pPr>
        <w:pStyle w:val="afff"/>
        <w:framePr w:wrap="around"/>
        <w:rPr>
          <w:rtl/>
        </w:rPr>
      </w:pPr>
      <w:r w:rsidRPr="007435EB">
        <w:rPr>
          <w:rFonts w:hint="cs"/>
          <w:rtl/>
        </w:rPr>
        <w:t>סח:</w:t>
      </w:r>
    </w:p>
    <w:p w14:paraId="30AEDF8F" w14:textId="77777777" w:rsidR="00E8089F" w:rsidRPr="005C3FF1" w:rsidRDefault="00E8089F" w:rsidP="009A151F">
      <w:pPr>
        <w:rPr>
          <w:rStyle w:val="afffa"/>
          <w:rtl/>
        </w:rPr>
      </w:pPr>
      <w:r w:rsidRPr="005C3FF1">
        <w:rPr>
          <w:rStyle w:val="afffa"/>
          <w:rtl/>
        </w:rPr>
        <w:t>והקטר חלביו וכו'.</w:t>
      </w:r>
    </w:p>
    <w:p w14:paraId="3FC339A1" w14:textId="77777777" w:rsidR="00E8089F" w:rsidRPr="007435EB" w:rsidRDefault="00E8089F" w:rsidP="00E8089F">
      <w:pPr>
        <w:rPr>
          <w:rtl/>
        </w:rPr>
      </w:pPr>
      <w:r>
        <w:rPr>
          <w:rFonts w:ascii="Fb Fontext" w:hAnsi="Fb Fontext"/>
          <w:sz w:val="20"/>
          <w:rtl/>
        </w:rPr>
        <w:t xml:space="preserve">תניא, </w:t>
      </w:r>
      <w:r>
        <w:rPr>
          <w:rStyle w:val="affffd"/>
          <w:rFonts w:ascii="Fb Fontext" w:hAnsi="Fb Fontext"/>
          <w:sz w:val="20"/>
          <w:rtl/>
          <w:rPrChange w:id="10127" w:author="מנוע אמוראים" w:date="2026-10-05T16:42:03Z">
            <w:rPr>
              <w:rFonts w:ascii="Fb Fontext" w:hAnsi="Fb Fontext"/>
              <w:sz w:val="20"/>
              <w:rtl/>
            </w:rPr>
          </w:rPrChange>
        </w:rPr>
        <w:t xml:space="preserve">א</w:t>
      </w:r>
      <w:r>
        <w:rPr>
          <w:rStyle w:val="affffd"/>
          <w:rFonts w:ascii="Fb Fontext" w:hAnsi="Fb Fontext" w:hint="cs"/>
          <w:sz w:val="20"/>
          <w:rtl/>
          <w:rPrChange w:id="10128" w:author="מנוע אמוראים" w:date="2026-10-05T16:42:03Z">
            <w:rPr>
              <w:rFonts w:ascii="Fb Fontext" w:hAnsi="Fb Fontext" w:hint="cs"/>
              <w:sz w:val="20"/>
              <w:rtl/>
            </w:rPr>
          </w:rPrChange>
        </w:rPr>
        <w:t xml:space="preserve">ר</w:t>
      </w:r>
      <w:r>
        <w:rPr>
          <w:rStyle w:val="affffd"/>
          <w:rFonts w:ascii="Fb Fontext" w:hAnsi="Fb Fontext"/>
          <w:sz w:val="20"/>
          <w:rtl/>
          <w:rPrChange w:id="10129" w:author="מנוע אמוראים" w:date="2026-10-05T16:42:03Z">
            <w:rPr>
              <w:rFonts w:ascii="Fb Fontext" w:hAnsi="Fb Fontext"/>
              <w:sz w:val="20"/>
              <w:rtl/>
            </w:rPr>
          </w:rPrChange>
        </w:rPr>
        <w:t xml:space="preserve">"</w:t>
      </w:r>
      <w:r>
        <w:rPr>
          <w:rStyle w:val="affffd"/>
          <w:rFonts w:ascii="Fb Fontext" w:hAnsi="Fb Fontext" w:hint="cs"/>
          <w:sz w:val="20"/>
          <w:rtl/>
          <w:rPrChange w:id="10130" w:author="מנוע אמוראים" w:date="2026-10-05T16:42:03Z">
            <w:rPr>
              <w:rFonts w:ascii="Fb Fontext" w:hAnsi="Fb Fontext" w:hint="cs"/>
              <w:sz w:val="20"/>
              <w:rtl/>
            </w:rPr>
          </w:rPrChange>
        </w:rPr>
        <w:t xml:space="preserve">ש</w:t>
      </w:r>
      <w:r w:rsidRPr="007435EB">
        <w:rPr>
          <w:rFonts w:ascii="Fb Fontext" w:hAnsi="Fb Fontext"/>
          <w:sz w:val="20"/>
          <w:rtl/>
        </w:rPr>
        <w:t>: בא וראה כמה חביבה מצוה בשעתה, שהרי הקטר חלבים ואברים ופדרים כשרים כל הלילה, ואין ממתינים להם עד שתחשך.</w:t>
      </w:r>
    </w:p>
    <w:p w14:paraId="3F86B6AC" w14:textId="77777777" w:rsidR="00E8089F" w:rsidRPr="007435EB" w:rsidRDefault="00E8089F" w:rsidP="00E8089F">
      <w:pPr>
        <w:rPr>
          <w:rtl/>
        </w:rPr>
      </w:pPr>
      <w:r w:rsidRPr="007435EB">
        <w:rPr>
          <w:rFonts w:cs="Guttman Vilna"/>
          <w:b/>
          <w:bCs/>
          <w:rtl/>
        </w:rPr>
        <w:t>הרכבתו והבאתו וכו'.</w:t>
      </w:r>
    </w:p>
    <w:p w14:paraId="2E1AAE84" w14:textId="77777777" w:rsidR="00E8089F" w:rsidRPr="007435EB" w:rsidRDefault="00E8089F" w:rsidP="00E8089F">
      <w:pPr>
        <w:rPr>
          <w:rtl/>
        </w:rPr>
      </w:pPr>
      <w:r w:rsidRPr="007435EB">
        <w:rPr>
          <w:rtl/>
        </w:rPr>
        <w:t>ורמינהו: חותכין יבלת במקדש, אבל לא במדינה.</w:t>
      </w:r>
      <w:r w:rsidRPr="007435EB">
        <w:rPr>
          <w:rFonts w:hint="cs"/>
          <w:rtl/>
        </w:rPr>
        <w:t xml:space="preserve"> </w:t>
      </w:r>
      <w:r w:rsidRPr="007435EB">
        <w:rPr>
          <w:rtl/>
        </w:rPr>
        <w:t>ואם בכלי - כאן וכאן אסור.</w:t>
      </w:r>
    </w:p>
    <w:p w14:paraId="50A5C31C" w14:textId="77777777" w:rsidR="00E8089F" w:rsidRPr="007435EB" w:rsidRDefault="00E8089F" w:rsidP="00E8089F">
      <w:pPr>
        <w:rPr>
          <w:rtl/>
        </w:rPr>
      </w:pPr>
      <w:r w:rsidRPr="007435EB">
        <w:rPr>
          <w:rtl/>
        </w:rPr>
        <w:t>רבי אלעזר ורבי יוסי בר חנינא.</w:t>
      </w:r>
    </w:p>
    <w:p w14:paraId="023AFC1E" w14:textId="77777777" w:rsidR="00E8089F" w:rsidRPr="007435EB" w:rsidRDefault="00E8089F" w:rsidP="00E8089F">
      <w:pPr>
        <w:rPr>
          <w:rtl/>
        </w:rPr>
      </w:pPr>
      <w:r w:rsidRPr="007435EB">
        <w:rPr>
          <w:rtl/>
        </w:rPr>
        <w:t>חד אמר: אידי ואידי ביד, הא - בלחה, הא - ביבשה.</w:t>
      </w:r>
      <w:r w:rsidRPr="007435EB">
        <w:rPr>
          <w:rFonts w:hint="cs"/>
          <w:rtl/>
        </w:rPr>
        <w:t>[דבכלי לעולם אסור]</w:t>
      </w:r>
    </w:p>
    <w:p w14:paraId="2BE6B070" w14:textId="77777777" w:rsidR="00E8089F" w:rsidRPr="007435EB" w:rsidRDefault="00E8089F" w:rsidP="00E8089F">
      <w:pPr>
        <w:rPr>
          <w:rtl/>
        </w:rPr>
      </w:pPr>
      <w:r w:rsidRPr="007435EB">
        <w:rPr>
          <w:rtl/>
        </w:rPr>
        <w:lastRenderedPageBreak/>
        <w:t xml:space="preserve">וחד אמר: אידי ואידי בלחה, </w:t>
      </w:r>
      <w:r w:rsidRPr="007435EB">
        <w:rPr>
          <w:rFonts w:hint="cs"/>
          <w:rtl/>
        </w:rPr>
        <w:t>-</w:t>
      </w:r>
      <w:r w:rsidRPr="007435EB">
        <w:rPr>
          <w:rtl/>
        </w:rPr>
        <w:t xml:space="preserve">הא ביד, הא בכלי, </w:t>
      </w:r>
      <w:r w:rsidRPr="007435EB">
        <w:rPr>
          <w:rFonts w:hint="cs"/>
          <w:rtl/>
        </w:rPr>
        <w:t>[דיבשה מפרך פריכא]</w:t>
      </w:r>
    </w:p>
    <w:p w14:paraId="4C0B929A" w14:textId="77777777" w:rsidR="00E8089F" w:rsidRPr="007435EB" w:rsidRDefault="00E8089F" w:rsidP="00E8089F">
      <w:pPr>
        <w:rPr>
          <w:rFonts w:cs="Guttman Vilna"/>
          <w:b/>
          <w:bCs/>
          <w:rtl/>
        </w:rPr>
      </w:pPr>
      <w:r w:rsidRPr="007435EB">
        <w:rPr>
          <w:rFonts w:hint="cs"/>
          <w:rtl/>
        </w:rPr>
        <w:t>וס</w:t>
      </w:r>
      <w:r w:rsidRPr="007435EB">
        <w:rPr>
          <w:rtl/>
        </w:rPr>
        <w:t>"</w:t>
      </w:r>
      <w:r w:rsidRPr="007435EB">
        <w:rPr>
          <w:rFonts w:hint="cs"/>
          <w:rtl/>
        </w:rPr>
        <w:t xml:space="preserve">ל הך דכלי </w:t>
      </w:r>
      <w:r w:rsidRPr="007435EB">
        <w:rPr>
          <w:rtl/>
        </w:rPr>
        <w:t>פלוגתא דרבי אליעזר ורבי יהושע בא לאשמועינן.</w:t>
      </w:r>
    </w:p>
    <w:p w14:paraId="73040D96" w14:textId="013AA7D0" w:rsidR="00E8089F" w:rsidRPr="007435EB" w:rsidRDefault="00F47631" w:rsidP="00F47631">
      <w:pPr>
        <w:pStyle w:val="affd"/>
        <w:rPr>
          <w:del w:id="90036" w:author="מנוע עיצוב" w:date="2026-10-08T11:01:28Z"/>
          <w:bCs/>
          <w:rtl/>
        </w:rPr>
      </w:pPr>
      <w:del w:id="90035" w:author="מנוע עיצוב" w:date="2026-10-08T11:01:28Z">
        <w:r>
          <w:rPr>
            <w:rFonts w:hint="cs"/>
            <w:rtl/>
          </w:rPr>
          <w:delText xml:space="preserve">***</w:delText>
        </w:r>
      </w:del>
    </w:p>
    <w:p w14:paraId="7D8A260E" w14:textId="77777777" w:rsidR="00E8089F" w:rsidRPr="007435EB" w:rsidRDefault="00E8089F" w:rsidP="00694F1A">
      <w:pPr>
        <w:pStyle w:val="afffd"/>
        <w:rPr>
          <w:rtl/>
        </w:rPr>
      </w:pPr>
      <w:ins w:id="9862" w:author="מספור קטעי משנה" w:date="2026-10-06T06:45:41Z">
        <w:r>
          <w:rPr>
            <w:rStyle w:val="MisparKeta"/>
          </w:rPr>
          <w:t xml:space="preserve">ג. </w:t>
        </w:r>
      </w:ins>
      <w:r w:rsidRPr="007435EB">
        <w:rPr>
          <w:rtl/>
        </w:rPr>
        <w:t>א"ר אליעזר ומה אם שחיטה וכו'.</w:t>
      </w:r>
    </w:p>
    <w:p w14:paraId="37E2DCF3" w14:textId="77777777" w:rsidR="00E8089F" w:rsidRPr="007435EB" w:rsidRDefault="00E8089F" w:rsidP="00E8089F">
      <w:pPr>
        <w:rPr>
          <w:rtl/>
        </w:rPr>
      </w:pPr>
      <w:r w:rsidRPr="007435EB">
        <w:rPr>
          <w:rtl/>
        </w:rPr>
        <w:t>רבי יהושע לטעמיה, דאמר: שמחת יו"ט נמי מצוה היא.</w:t>
      </w:r>
    </w:p>
    <w:p w14:paraId="1543257B" w14:textId="77777777" w:rsidR="00E8089F" w:rsidRPr="007435EB" w:rsidRDefault="00E8089F" w:rsidP="00E8089F">
      <w:pPr>
        <w:rPr>
          <w:rtl/>
        </w:rPr>
      </w:pPr>
      <w:r w:rsidRPr="007435EB">
        <w:rPr>
          <w:rtl/>
        </w:rPr>
        <w:t>דתניא, רבי אליעזר אומר: אין לו לאדם ביו"ט אלא או אוכל ושותה או יושב ושונה.</w:t>
      </w:r>
    </w:p>
    <w:p w14:paraId="4C0192EF" w14:textId="77777777" w:rsidR="00E8089F" w:rsidRPr="007435EB" w:rsidRDefault="00E8089F" w:rsidP="00E8089F">
      <w:pPr>
        <w:rPr>
          <w:rtl/>
        </w:rPr>
      </w:pPr>
      <w:r w:rsidRPr="007435EB">
        <w:rPr>
          <w:rFonts w:ascii="Fb Fontext" w:hAnsi="Fb Fontext"/>
          <w:sz w:val="20"/>
          <w:rtl/>
        </w:rPr>
        <w:t>רבי יהושע אומר: חלקהו, חציו לאכילה ושתיה וחציו לבית המדרש.</w:t>
      </w:r>
    </w:p>
    <w:p w14:paraId="736EBDF4" w14:textId="77777777" w:rsidR="00E8089F" w:rsidRPr="007435EB" w:rsidRDefault="00E8089F" w:rsidP="00E8089F">
      <w:pPr>
        <w:rPr>
          <w:rtl/>
        </w:rPr>
      </w:pPr>
      <w:r>
        <w:rPr>
          <w:rStyle w:val="affffd"/>
          <w:rFonts w:ascii="Fb Fontext" w:hAnsi="Fb Fontext"/>
          <w:rtl/>
          <w:rPrChange w:id="10131" w:author="מנוע אמוראים" w:date="2026-10-05T16:42:03Z">
            <w:rPr>
              <w:rFonts w:ascii="Fb Fontext" w:hAnsi="Fb Fontext"/>
              <w:rtl/>
            </w:rPr>
          </w:rPrChange>
        </w:rPr>
        <w:t xml:space="preserve">וא</w:t>
      </w:r>
      <w:r>
        <w:rPr>
          <w:rStyle w:val="affffd"/>
          <w:rFonts w:ascii="Fb Fontext" w:hAnsi="Fb Fontext" w:hint="cs"/>
          <w:rtl/>
          <w:rPrChange w:id="10132" w:author="מנוע אמוראים" w:date="2026-10-05T16:42:03Z">
            <w:rPr>
              <w:rFonts w:ascii="Fb Fontext" w:hAnsi="Fb Fontext" w:hint="cs"/>
              <w:rtl/>
            </w:rPr>
          </w:rPrChange>
        </w:rPr>
        <w:t xml:space="preserve">רי</w:t>
      </w:r>
      <w:r>
        <w:rPr>
          <w:rStyle w:val="affffd"/>
          <w:rFonts w:ascii="Fb Fontext" w:hAnsi="Fb Fontext"/>
          <w:rtl/>
          <w:rPrChange w:id="10133" w:author="מנוע אמוראים" w:date="2026-10-05T16:42:03Z">
            <w:rPr>
              <w:rFonts w:ascii="Fb Fontext" w:hAnsi="Fb Fontext"/>
              <w:rtl/>
            </w:rPr>
          </w:rPrChange>
        </w:rPr>
        <w:t xml:space="preserve">"</w:t>
      </w:r>
      <w:r>
        <w:rPr>
          <w:rStyle w:val="affffd"/>
          <w:rFonts w:ascii="Fb Fontext" w:hAnsi="Fb Fontext" w:hint="cs"/>
          <w:rtl/>
          <w:rPrChange w:id="10134" w:author="מנוע אמוראים" w:date="2026-10-05T16:42:03Z">
            <w:rPr>
              <w:rFonts w:ascii="Fb Fontext" w:hAnsi="Fb Fontext" w:hint="cs"/>
              <w:rtl/>
            </w:rPr>
          </w:rPrChange>
        </w:rPr>
        <w:t xml:space="preserve">ו</w:t>
      </w:r>
      <w:r>
        <w:rPr>
          <w:rFonts w:ascii="Fb Fontext" w:hAnsi="Fb Fontext" w:hint="cs"/>
          <w:rtl/>
        </w:rPr>
        <w:t xml:space="preserve"> </w:t>
      </w:r>
      <w:r w:rsidRPr="007435EB">
        <w:rPr>
          <w:rFonts w:ascii="Fb Fontext" w:hAnsi="Fb Fontext"/>
          <w:rtl/>
        </w:rPr>
        <w:t>שניהם מקרא אחד דרשו,</w:t>
      </w:r>
      <w:r w:rsidRPr="00AC0CB1">
        <w:rPr>
          <w:rStyle w:val="af2"/>
          <w:rtl/>
        </w:rPr>
        <w:t xml:space="preserve"> </w:t>
      </w:r>
      <w:r w:rsidRPr="00AC0CB1">
        <w:rPr>
          <w:rStyle w:val="af2"/>
          <w:rFonts w:hint="cs"/>
          <w:rtl/>
        </w:rPr>
        <w:t>'</w:t>
      </w:r>
      <w:r w:rsidRPr="00AC0CB1">
        <w:rPr>
          <w:rStyle w:val="af2"/>
          <w:rtl/>
        </w:rPr>
        <w:t xml:space="preserve">עצרת לה' </w:t>
      </w:r>
      <w:r w:rsidRPr="007435EB">
        <w:rPr>
          <w:rFonts w:ascii="Fb Fontext" w:hAnsi="Fb Fontext"/>
          <w:rtl/>
        </w:rPr>
        <w:t>אלהיך</w:t>
      </w:r>
      <w:r w:rsidRPr="007435EB">
        <w:rPr>
          <w:rFonts w:ascii="Fb Fontext" w:hAnsi="Fb Fontext" w:hint="cs"/>
          <w:rtl/>
        </w:rPr>
        <w:t>'</w:t>
      </w:r>
      <w:r w:rsidRPr="007435EB">
        <w:rPr>
          <w:rFonts w:ascii="Fb Fontext" w:hAnsi="Fb Fontext"/>
          <w:rtl/>
        </w:rPr>
        <w:t>,</w:t>
      </w:r>
      <w:r w:rsidRPr="00AC0CB1">
        <w:rPr>
          <w:rStyle w:val="af2"/>
          <w:rtl/>
        </w:rPr>
        <w:t xml:space="preserve"> </w:t>
      </w:r>
      <w:r w:rsidRPr="00AC0CB1">
        <w:rPr>
          <w:rStyle w:val="af2"/>
          <w:rFonts w:hint="cs"/>
          <w:rtl/>
        </w:rPr>
        <w:t>'</w:t>
      </w:r>
      <w:r w:rsidRPr="00AC0CB1">
        <w:rPr>
          <w:rStyle w:val="af2"/>
          <w:rtl/>
        </w:rPr>
        <w:t>עצרת תהיה לכם</w:t>
      </w:r>
      <w:r w:rsidRPr="00AC0CB1">
        <w:rPr>
          <w:rStyle w:val="af2"/>
          <w:rFonts w:hint="cs"/>
          <w:rtl/>
        </w:rPr>
        <w:t>'</w:t>
      </w:r>
      <w:r w:rsidRPr="00AC0CB1">
        <w:rPr>
          <w:rStyle w:val="af2"/>
          <w:rtl/>
        </w:rPr>
        <w:t>.</w:t>
      </w:r>
    </w:p>
    <w:p w14:paraId="7A7A1F64" w14:textId="77777777" w:rsidR="00E8089F" w:rsidRPr="007435EB" w:rsidRDefault="00E8089F" w:rsidP="00E8089F">
      <w:pPr>
        <w:rPr>
          <w:rtl/>
        </w:rPr>
      </w:pPr>
      <w:r>
        <w:rPr>
          <w:rStyle w:val="affffd"/>
          <w:rFonts w:hint="cs"/>
          <w:rtl/>
          <w:rPrChange w:id="10135" w:author="מנוע אמוראים" w:date="2026-10-05T16:42:03Z">
            <w:rPr>
              <w:rFonts w:hint="cs"/>
              <w:rtl/>
            </w:rPr>
          </w:rPrChange>
        </w:rPr>
        <w:t xml:space="preserve">ר</w:t>
      </w:r>
      <w:r>
        <w:rPr>
          <w:rStyle w:val="affffd"/>
          <w:rtl/>
          <w:rPrChange w:id="10136" w:author="מנוע אמוראים" w:date="2026-10-05T16:42:03Z">
            <w:rPr>
              <w:rtl/>
            </w:rPr>
          </w:rPrChange>
        </w:rPr>
        <w:t xml:space="preserve">"</w:t>
      </w:r>
      <w:r>
        <w:rPr>
          <w:rStyle w:val="affffd"/>
          <w:rFonts w:hint="cs"/>
          <w:rtl/>
          <w:rPrChange w:id="10137" w:author="מנוע אמוראים" w:date="2026-10-05T16:42:03Z">
            <w:rPr>
              <w:rFonts w:hint="cs"/>
              <w:rtl/>
            </w:rPr>
          </w:rPrChange>
        </w:rPr>
        <w:t xml:space="preserve">א</w:t>
      </w:r>
      <w:r>
        <w:rPr>
          <w:rFonts w:hint="cs"/>
          <w:rtl/>
        </w:rPr>
        <w:t xml:space="preserve"> ס</w:t>
      </w:r>
      <w:r w:rsidRPr="007435EB">
        <w:rPr>
          <w:rtl/>
        </w:rPr>
        <w:t>"</w:t>
      </w:r>
      <w:r w:rsidRPr="007435EB">
        <w:rPr>
          <w:rFonts w:hint="cs"/>
          <w:rtl/>
        </w:rPr>
        <w:t>ל</w:t>
      </w:r>
      <w:r w:rsidRPr="007435EB">
        <w:rPr>
          <w:rtl/>
        </w:rPr>
        <w:t>: או כולו לה' או כולו לכם.</w:t>
      </w:r>
    </w:p>
    <w:p w14:paraId="3A1332F1" w14:textId="77777777" w:rsidR="00E8089F" w:rsidRPr="007435EB" w:rsidRDefault="00E8089F" w:rsidP="00E8089F">
      <w:pPr>
        <w:rPr>
          <w:rtl/>
        </w:rPr>
      </w:pPr>
      <w:r>
        <w:rPr>
          <w:rStyle w:val="affffd"/>
          <w:rFonts w:ascii="Fb Fontext" w:hAnsi="Fb Fontext"/>
          <w:sz w:val="20"/>
          <w:rtl/>
          <w:rPrChange w:id="10138" w:author="מנוע אמוראים" w:date="2026-10-05T16:42:03Z">
            <w:rPr>
              <w:rFonts w:ascii="Fb Fontext" w:hAnsi="Fb Fontext"/>
              <w:sz w:val="20"/>
              <w:rtl/>
            </w:rPr>
          </w:rPrChange>
        </w:rPr>
        <w:t xml:space="preserve">ור</w:t>
      </w:r>
      <w:r>
        <w:rPr>
          <w:rStyle w:val="affffd"/>
          <w:rFonts w:ascii="Fb Fontext" w:hAnsi="Fb Fontext" w:hint="cs"/>
          <w:sz w:val="20"/>
          <w:rtl/>
          <w:rPrChange w:id="10139" w:author="מנוע אמוראים" w:date="2026-10-05T16:42:03Z">
            <w:rPr>
              <w:rFonts w:ascii="Fb Fontext" w:hAnsi="Fb Fontext" w:hint="cs"/>
              <w:sz w:val="20"/>
              <w:rtl/>
            </w:rPr>
          </w:rPrChange>
        </w:rPr>
        <w:t xml:space="preserve">י</w:t>
      </w:r>
      <w:r>
        <w:rPr>
          <w:rStyle w:val="affffd"/>
          <w:rFonts w:ascii="Fb Fontext" w:hAnsi="Fb Fontext"/>
          <w:sz w:val="20"/>
          <w:rtl/>
          <w:rPrChange w:id="10140" w:author="מנוע אמוראים" w:date="2026-10-05T16:42:03Z">
            <w:rPr>
              <w:rFonts w:ascii="Fb Fontext" w:hAnsi="Fb Fontext"/>
              <w:sz w:val="20"/>
              <w:rtl/>
            </w:rPr>
          </w:rPrChange>
        </w:rPr>
        <w:t xml:space="preserve">"</w:t>
      </w:r>
      <w:r>
        <w:rPr>
          <w:rStyle w:val="affffd"/>
          <w:rFonts w:ascii="Fb Fontext" w:hAnsi="Fb Fontext" w:hint="cs"/>
          <w:sz w:val="20"/>
          <w:rtl/>
          <w:rPrChange w:id="10141" w:author="מנוע אמוראים" w:date="2026-10-05T16:42:03Z">
            <w:rPr>
              <w:rFonts w:ascii="Fb Fontext" w:hAnsi="Fb Fontext" w:hint="cs"/>
              <w:sz w:val="20"/>
              <w:rtl/>
            </w:rPr>
          </w:rPrChange>
        </w:rPr>
        <w:t xml:space="preserve">ה</w:t>
      </w:r>
      <w:r>
        <w:rPr>
          <w:rFonts w:ascii="Fb Fontext" w:hAnsi="Fb Fontext" w:hint="cs"/>
          <w:sz w:val="20"/>
          <w:rtl/>
        </w:rPr>
        <w:t xml:space="preserve"> ס</w:t>
      </w:r>
      <w:r w:rsidRPr="007435EB">
        <w:rPr>
          <w:rFonts w:ascii="Fb Fontext" w:hAnsi="Fb Fontext"/>
          <w:sz w:val="20"/>
          <w:rtl/>
        </w:rPr>
        <w:t>"</w:t>
      </w:r>
      <w:r w:rsidRPr="007435EB">
        <w:rPr>
          <w:rFonts w:ascii="Fb Fontext" w:hAnsi="Fb Fontext" w:hint="cs"/>
          <w:sz w:val="20"/>
          <w:rtl/>
        </w:rPr>
        <w:t>ל</w:t>
      </w:r>
      <w:r w:rsidRPr="007435EB">
        <w:rPr>
          <w:rFonts w:ascii="Fb Fontext" w:hAnsi="Fb Fontext"/>
          <w:sz w:val="20"/>
          <w:rtl/>
        </w:rPr>
        <w:t>: חלקהו, חציו לה' וחציו לכם.</w:t>
      </w:r>
    </w:p>
    <w:p w14:paraId="0D962BE2" w14:textId="77777777" w:rsidR="00E8089F" w:rsidRPr="007435EB" w:rsidRDefault="00E8089F" w:rsidP="00E8089F">
      <w:pPr>
        <w:rPr>
          <w:rtl/>
        </w:rPr>
      </w:pPr>
      <w:r>
        <w:rPr>
          <w:rStyle w:val="affffd"/>
          <w:rFonts w:ascii="Fb Fontext" w:hAnsi="Fb Fontext" w:hint="cs"/>
          <w:rtl/>
          <w:rPrChange w:id="10142" w:author="מנוע אמוראים" w:date="2026-10-05T16:42:03Z">
            <w:rPr>
              <w:rFonts w:ascii="Fb Fontext" w:hAnsi="Fb Fontext" w:hint="cs"/>
              <w:rtl/>
            </w:rPr>
          </w:rPrChange>
        </w:rPr>
        <w:t xml:space="preserve">ר</w:t>
      </w:r>
      <w:r>
        <w:rPr>
          <w:rStyle w:val="affffd"/>
          <w:rFonts w:ascii="Fb Fontext" w:hAnsi="Fb Fontext"/>
          <w:rtl/>
          <w:rPrChange w:id="10143" w:author="מנוע אמוראים" w:date="2026-10-05T16:42:03Z">
            <w:rPr>
              <w:rFonts w:ascii="Fb Fontext" w:hAnsi="Fb Fontext"/>
              <w:rtl/>
            </w:rPr>
          </w:rPrChange>
        </w:rPr>
        <w:t xml:space="preserve">"</w:t>
      </w:r>
      <w:r>
        <w:rPr>
          <w:rStyle w:val="affffd"/>
          <w:rFonts w:ascii="Fb Fontext" w:hAnsi="Fb Fontext" w:hint="cs"/>
          <w:rtl/>
          <w:rPrChange w:id="10144" w:author="מנוע אמוראים" w:date="2026-10-05T16:42:03Z">
            <w:rPr>
              <w:rFonts w:ascii="Fb Fontext" w:hAnsi="Fb Fontext" w:hint="cs"/>
              <w:rtl/>
            </w:rPr>
          </w:rPrChange>
        </w:rPr>
        <w:t xml:space="preserve">א</w:t>
      </w:r>
      <w:r w:rsidRPr="007435EB">
        <w:rPr>
          <w:rFonts w:ascii="Fb Fontext" w:hAnsi="Fb Fontext"/>
          <w:rtl/>
        </w:rPr>
        <w:t xml:space="preserve">: </w:t>
      </w:r>
      <w:r w:rsidRPr="005C3FF1">
        <w:rPr>
          <w:rStyle w:val="afffa"/>
          <w:rtl/>
        </w:rPr>
        <w:t>הכל מודים</w:t>
      </w:r>
      <w:r w:rsidRPr="007435EB">
        <w:rPr>
          <w:rFonts w:ascii="Fb Fontext" w:hAnsi="Fb Fontext"/>
          <w:rtl/>
        </w:rPr>
        <w:t xml:space="preserve"> בעצרת דבעינן נמי לכם.</w:t>
      </w:r>
      <w:r w:rsidRPr="007435EB">
        <w:rPr>
          <w:rFonts w:ascii="Fb Fontext" w:hAnsi="Fb Fontext" w:hint="cs"/>
          <w:rtl/>
        </w:rPr>
        <w:t xml:space="preserve"> די</w:t>
      </w:r>
      <w:r w:rsidRPr="007435EB">
        <w:rPr>
          <w:rFonts w:ascii="Fb Fontext" w:hAnsi="Fb Fontext"/>
          <w:rtl/>
        </w:rPr>
        <w:t>ום שניתנה בו תורה הוא.</w:t>
      </w:r>
    </w:p>
    <w:p w14:paraId="551E38E5" w14:textId="77777777" w:rsidR="00E8089F" w:rsidRPr="007435EB" w:rsidRDefault="00E8089F" w:rsidP="00E8089F">
      <w:pPr>
        <w:rPr>
          <w:rtl/>
        </w:rPr>
      </w:pPr>
      <w:r w:rsidRPr="007435EB">
        <w:rPr>
          <w:rtl/>
        </w:rPr>
        <w:t xml:space="preserve">רבה: </w:t>
      </w:r>
      <w:r w:rsidRPr="005C3FF1">
        <w:rPr>
          <w:rStyle w:val="afffa"/>
          <w:rtl/>
        </w:rPr>
        <w:t>הכל מודים</w:t>
      </w:r>
      <w:r w:rsidRPr="007435EB">
        <w:rPr>
          <w:rtl/>
        </w:rPr>
        <w:t xml:space="preserve"> בשבת דבעינן נמי לכם.</w:t>
      </w:r>
      <w:r w:rsidRPr="007435EB">
        <w:rPr>
          <w:rFonts w:hint="cs"/>
          <w:rtl/>
        </w:rPr>
        <w:t xml:space="preserve"> </w:t>
      </w:r>
      <w:r w:rsidRPr="007435EB">
        <w:rPr>
          <w:rtl/>
        </w:rPr>
        <w:t>וקראת לשבת ענג.</w:t>
      </w:r>
    </w:p>
    <w:p w14:paraId="03798116" w14:textId="77777777" w:rsidR="00E8089F" w:rsidRPr="007435EB" w:rsidRDefault="00E8089F" w:rsidP="00E8089F">
      <w:pPr>
        <w:rPr>
          <w:rtl/>
        </w:rPr>
      </w:pPr>
      <w:r w:rsidRPr="007435EB">
        <w:rPr>
          <w:rFonts w:ascii="Fb Fontext" w:hAnsi="Fb Fontext"/>
          <w:sz w:val="20"/>
          <w:rtl/>
        </w:rPr>
        <w:t xml:space="preserve">רב יוסף: </w:t>
      </w:r>
      <w:r w:rsidRPr="005C3FF1">
        <w:rPr>
          <w:rStyle w:val="afffa"/>
          <w:rtl/>
        </w:rPr>
        <w:t>הכל מודים</w:t>
      </w:r>
      <w:r w:rsidRPr="007435EB">
        <w:rPr>
          <w:rFonts w:ascii="Fb Fontext" w:hAnsi="Fb Fontext"/>
          <w:sz w:val="20"/>
          <w:rtl/>
        </w:rPr>
        <w:t xml:space="preserve"> בפורים דבעינן נמי לכם </w:t>
      </w:r>
      <w:r w:rsidRPr="007435EB">
        <w:rPr>
          <w:rFonts w:ascii="Fb Fontext" w:hAnsi="Fb Fontext" w:hint="cs"/>
          <w:sz w:val="20"/>
          <w:rtl/>
        </w:rPr>
        <w:t>ד</w:t>
      </w:r>
      <w:r w:rsidRPr="007435EB">
        <w:rPr>
          <w:rFonts w:ascii="Fb Fontext" w:hAnsi="Fb Fontext"/>
          <w:sz w:val="20"/>
          <w:rtl/>
        </w:rPr>
        <w:t>ימי משתה ושמחה כתיב ביה.</w:t>
      </w:r>
    </w:p>
    <w:p w14:paraId="6759DEF0" w14:textId="77777777" w:rsidR="00E8089F" w:rsidRPr="007435EB" w:rsidRDefault="00E8089F" w:rsidP="00E8089F">
      <w:pPr>
        <w:rPr>
          <w:rtl/>
        </w:rPr>
      </w:pPr>
      <w:r w:rsidRPr="007435EB">
        <w:rPr>
          <w:rFonts w:ascii="Fb Fontext" w:hAnsi="Fb Fontext"/>
          <w:rtl/>
        </w:rPr>
        <w:t>מר בריה דרבינא כ</w:t>
      </w:r>
      <w:r w:rsidRPr="007435EB">
        <w:rPr>
          <w:rFonts w:ascii="Fb Fontext" w:hAnsi="Fb Fontext" w:hint="cs"/>
          <w:rtl/>
        </w:rPr>
        <w:t>ל השנה ישב בתענית</w:t>
      </w:r>
      <w:r w:rsidRPr="007435EB">
        <w:rPr>
          <w:rFonts w:ascii="Fb Fontext" w:hAnsi="Fb Fontext"/>
          <w:rtl/>
        </w:rPr>
        <w:t>, לבר מעצרת ופורי</w:t>
      </w:r>
      <w:r w:rsidRPr="007435EB">
        <w:rPr>
          <w:rFonts w:ascii="Fb Fontext" w:hAnsi="Fb Fontext" w:hint="cs"/>
          <w:rtl/>
        </w:rPr>
        <w:t>ם</w:t>
      </w:r>
      <w:r w:rsidRPr="007435EB">
        <w:rPr>
          <w:rFonts w:ascii="Fb Fontext" w:hAnsi="Fb Fontext"/>
          <w:rtl/>
        </w:rPr>
        <w:t xml:space="preserve"> ו</w:t>
      </w:r>
      <w:r w:rsidRPr="007435EB">
        <w:rPr>
          <w:rFonts w:ascii="Fb Fontext" w:hAnsi="Fb Fontext" w:hint="cs"/>
          <w:rtl/>
        </w:rPr>
        <w:t>עיהו''כ</w:t>
      </w:r>
      <w:r w:rsidRPr="007435EB">
        <w:rPr>
          <w:rFonts w:ascii="Fb Fontext" w:hAnsi="Fb Fontext"/>
          <w:rtl/>
        </w:rPr>
        <w:t>.</w:t>
      </w:r>
    </w:p>
    <w:p w14:paraId="7DCA94FF" w14:textId="77777777" w:rsidR="00E8089F" w:rsidRPr="007435EB" w:rsidRDefault="00E8089F" w:rsidP="00E8089F">
      <w:pPr>
        <w:rPr>
          <w:rFonts w:cs="Guttman Vilna"/>
          <w:b/>
          <w:bCs/>
          <w:rtl/>
        </w:rPr>
      </w:pPr>
      <w:r w:rsidRPr="007435EB">
        <w:rPr>
          <w:rtl/>
        </w:rPr>
        <w:t>עצרת - יום שניתנה בו תורה.</w:t>
      </w:r>
    </w:p>
    <w:p w14:paraId="5FC2E57C" w14:textId="77777777" w:rsidR="00E8089F" w:rsidRPr="007435EB" w:rsidRDefault="00E8089F" w:rsidP="00E8089F">
      <w:pPr>
        <w:rPr>
          <w:rFonts w:cs="Guttman Vilna"/>
          <w:b/>
          <w:bCs/>
          <w:rtl/>
        </w:rPr>
      </w:pPr>
      <w:r w:rsidRPr="007435EB">
        <w:rPr>
          <w:rtl/>
        </w:rPr>
        <w:t>פוריא - ימי משתה ושמחה כתיב.</w:t>
      </w:r>
    </w:p>
    <w:p w14:paraId="52EAA0C9" w14:textId="77777777" w:rsidR="00E8089F" w:rsidRPr="007435EB" w:rsidRDefault="00E8089F" w:rsidP="00E8089F">
      <w:pPr>
        <w:rPr>
          <w:rFonts w:cs="Guttman Vilna"/>
          <w:b/>
          <w:bCs/>
          <w:rtl/>
        </w:rPr>
      </w:pPr>
      <w:r>
        <w:rPr>
          <w:rtl/>
        </w:rPr>
        <w:t xml:space="preserve">מעלי יומא דכיפורי – </w:t>
      </w:r>
      <w:r>
        <w:rPr>
          <w:rStyle w:val="affffd"/>
          <w:rtl/>
          <w:rPrChange w:id="10145" w:author="מנוע אמוראים" w:date="2026-10-05T16:42:03Z">
            <w:rPr>
              <w:rtl/>
            </w:rPr>
          </w:rPrChange>
        </w:rPr>
        <w:t xml:space="preserve">ד</w:t>
      </w:r>
      <w:r>
        <w:rPr>
          <w:rStyle w:val="affffd"/>
          <w:rFonts w:hint="cs"/>
          <w:rtl/>
          <w:rPrChange w:id="10146" w:author="מנוע אמוראים" w:date="2026-10-05T16:42:03Z">
            <w:rPr>
              <w:rFonts w:hint="cs"/>
              <w:rtl/>
            </w:rPr>
          </w:rPrChange>
        </w:rPr>
        <w:t xml:space="preserve">תרחב</w:t>
      </w:r>
      <w:r>
        <w:rPr>
          <w:rStyle w:val="affffd"/>
          <w:rtl/>
          <w:rPrChange w:id="10147" w:author="מנוע אמוראים" w:date="2026-10-05T16:42:03Z">
            <w:rPr>
              <w:rtl/>
            </w:rPr>
          </w:rPrChange>
        </w:rPr>
        <w:t xml:space="preserve">"</w:t>
      </w:r>
      <w:r>
        <w:rPr>
          <w:rStyle w:val="affffd"/>
          <w:rFonts w:hint="cs"/>
          <w:rtl/>
          <w:rPrChange w:id="10148" w:author="מנוע אמוראים" w:date="2026-10-05T16:42:03Z">
            <w:rPr>
              <w:rFonts w:hint="cs"/>
              <w:rtl/>
            </w:rPr>
          </w:rPrChange>
        </w:rPr>
        <w:t xml:space="preserve">ר</w:t>
      </w:r>
      <w:r>
        <w:rPr>
          <w:rFonts w:hint="cs"/>
          <w:rtl/>
        </w:rPr>
        <w:t xml:space="preserve"> מדיפתי</w:t>
      </w:r>
      <w:r w:rsidRPr="007435EB">
        <w:rPr>
          <w:rtl/>
        </w:rPr>
        <w:t>:</w:t>
      </w:r>
      <w:r w:rsidRPr="00AC0CB1">
        <w:rPr>
          <w:rStyle w:val="af2"/>
          <w:rtl/>
        </w:rPr>
        <w:t xml:space="preserve"> </w:t>
      </w:r>
      <w:r w:rsidRPr="00AC0CB1">
        <w:rPr>
          <w:rStyle w:val="af2"/>
          <w:rFonts w:hint="cs"/>
          <w:rtl/>
        </w:rPr>
        <w:t>'</w:t>
      </w:r>
      <w:r w:rsidRPr="00AC0CB1">
        <w:rPr>
          <w:rStyle w:val="af2"/>
          <w:rtl/>
        </w:rPr>
        <w:t>ועניתם את נפשתיכם בתשעה לחדש</w:t>
      </w:r>
      <w:r w:rsidRPr="00AC0CB1">
        <w:rPr>
          <w:rStyle w:val="af2"/>
          <w:rFonts w:hint="cs"/>
          <w:rtl/>
        </w:rPr>
        <w:t>'</w:t>
      </w:r>
      <w:r w:rsidRPr="00AC0CB1">
        <w:rPr>
          <w:rStyle w:val="af2"/>
          <w:rtl/>
        </w:rPr>
        <w:t>.</w:t>
      </w:r>
    </w:p>
    <w:p w14:paraId="0E271797" w14:textId="77777777" w:rsidR="00E8089F" w:rsidRPr="007435EB" w:rsidRDefault="00E8089F" w:rsidP="00E8089F">
      <w:pPr>
        <w:rPr>
          <w:rtl/>
        </w:rPr>
      </w:pPr>
      <w:r w:rsidRPr="007435EB">
        <w:rPr>
          <w:rFonts w:ascii="Fb Fontext" w:hAnsi="Fb Fontext"/>
          <w:sz w:val="20"/>
          <w:rtl/>
        </w:rPr>
        <w:t>לומר לך: כל האוכל ושותה בתשעה בו - מעלה עליו הכתוב כאילו מתענה תשיעי ועשירי.</w:t>
      </w:r>
    </w:p>
    <w:p w14:paraId="0CC0A3CC" w14:textId="77777777" w:rsidR="00E8089F" w:rsidRPr="007435EB" w:rsidRDefault="00E8089F" w:rsidP="00E8089F">
      <w:pPr>
        <w:rPr>
          <w:rtl/>
        </w:rPr>
      </w:pPr>
      <w:r w:rsidRPr="007435EB">
        <w:rPr>
          <w:rFonts w:ascii="Fb Fontext" w:hAnsi="Fb Fontext"/>
          <w:rtl/>
        </w:rPr>
        <w:t>רב יוסף ביומא דעצרת אמר: עבדי לי עגלא תלתא.</w:t>
      </w:r>
    </w:p>
    <w:p w14:paraId="55587577" w14:textId="77777777" w:rsidR="00E8089F" w:rsidRPr="007435EB" w:rsidRDefault="00E8089F" w:rsidP="00E8089F">
      <w:pPr>
        <w:rPr>
          <w:rtl/>
        </w:rPr>
      </w:pPr>
      <w:r w:rsidRPr="007435EB">
        <w:rPr>
          <w:rtl/>
        </w:rPr>
        <w:t>אמר: אי לא האי יומא דגרים, כמה יוסף איכא בשוקא?</w:t>
      </w:r>
    </w:p>
    <w:p w14:paraId="3D9F4473" w14:textId="77777777" w:rsidR="00E8089F" w:rsidRPr="007435EB" w:rsidRDefault="00E8089F" w:rsidP="00E8089F">
      <w:pPr>
        <w:rPr>
          <w:rtl/>
        </w:rPr>
      </w:pPr>
      <w:r w:rsidRPr="007435EB">
        <w:rPr>
          <w:rtl/>
        </w:rPr>
        <w:t>רב ששת כל תלתין יומין מהדר ליה תלמודיה, ותלי וקאי בעיברא דדשא ואמר: חדאי נפשאי, חדאי נפשאי, לך קראי לך תנאי.</w:t>
      </w:r>
    </w:p>
    <w:p w14:paraId="2211D109" w14:textId="77777777" w:rsidR="00E8089F" w:rsidRPr="007435EB" w:rsidRDefault="00E8089F" w:rsidP="00E8089F">
      <w:pPr>
        <w:rPr>
          <w:rtl/>
        </w:rPr>
      </w:pPr>
      <w:r w:rsidRPr="00F46A1C">
        <w:rPr>
          <w:rStyle w:val="affffd"/>
          <w:rFonts w:hint="cs"/>
          <w:rtl/>
        </w:rPr>
        <w:t>והך</w:t>
      </w:r>
      <w:r>
        <w:rPr>
          <w:rFonts w:ascii="Fb Fontext" w:hAnsi="Fb Fontext" w:hint="cs"/>
          <w:sz w:val="20"/>
          <w:rtl/>
        </w:rPr>
        <w:t xml:space="preserve"> </w:t>
      </w:r>
      <w:r>
        <w:rPr>
          <w:rStyle w:val="affffd"/>
          <w:rFonts w:ascii="Fb Fontext" w:hAnsi="Fb Fontext" w:hint="cs"/>
          <w:sz w:val="20"/>
          <w:rtl/>
          <w:rPrChange w:id="10149" w:author="מנוע אמוראים" w:date="2026-10-05T16:42:03Z">
            <w:rPr>
              <w:rFonts w:ascii="Fb Fontext" w:hAnsi="Fb Fontext" w:hint="cs"/>
              <w:sz w:val="20"/>
              <w:rtl/>
            </w:rPr>
          </w:rPrChange>
        </w:rPr>
        <w:t xml:space="preserve">דאר</w:t>
      </w:r>
      <w:r>
        <w:rPr>
          <w:rStyle w:val="affffd"/>
          <w:rFonts w:ascii="Fb Fontext" w:hAnsi="Fb Fontext"/>
          <w:sz w:val="20"/>
          <w:rtl/>
          <w:rPrChange w:id="10150" w:author="מנוע אמוראים" w:date="2026-10-05T16:42:03Z">
            <w:rPr>
              <w:rFonts w:ascii="Fb Fontext" w:hAnsi="Fb Fontext"/>
              <w:sz w:val="20"/>
              <w:rtl/>
            </w:rPr>
          </w:rPrChange>
        </w:rPr>
        <w:t xml:space="preserve">"</w:t>
      </w:r>
      <w:r>
        <w:rPr>
          <w:rStyle w:val="affffd"/>
          <w:rFonts w:ascii="Fb Fontext" w:hAnsi="Fb Fontext" w:hint="cs"/>
          <w:sz w:val="20"/>
          <w:rtl/>
          <w:rPrChange w:id="10151" w:author="מנוע אמוראים" w:date="2026-10-05T16:42:03Z">
            <w:rPr>
              <w:rFonts w:ascii="Fb Fontext" w:hAnsi="Fb Fontext" w:hint="cs"/>
              <w:sz w:val="20"/>
              <w:rtl/>
            </w:rPr>
          </w:rPrChange>
        </w:rPr>
        <w:t xml:space="preserve">א</w:t>
      </w:r>
      <w:r w:rsidRPr="007435EB">
        <w:rPr>
          <w:rFonts w:ascii="Fb Fontext" w:hAnsi="Fb Fontext"/>
          <w:sz w:val="20"/>
          <w:rtl/>
        </w:rPr>
        <w:t xml:space="preserve">: אילמלא תורה לא נתקיימו שמים וארץ, שנא' </w:t>
      </w:r>
      <w:r w:rsidRPr="007435EB">
        <w:rPr>
          <w:rFonts w:ascii="Fb Fontext" w:hAnsi="Fb Fontext" w:hint="cs"/>
          <w:sz w:val="20"/>
          <w:rtl/>
        </w:rPr>
        <w:t>'</w:t>
      </w:r>
      <w:r>
        <w:rPr>
          <w:rStyle w:val="af2"/>
          <w:rFonts w:ascii="Fb Fontext" w:hAnsi="Fb Fontext"/>
          <w:sz w:val="20"/>
          <w:rtl/>
          <w:rPrChange w:id="9039" w:author="מנוע פסוקים" w:date="2026-10-05T16:38:40Z">
            <w:rPr>
              <w:rFonts w:ascii="Fb Fontext" w:hAnsi="Fb Fontext"/>
              <w:sz w:val="20"/>
              <w:rtl/>
            </w:rPr>
          </w:rPrChange>
        </w:rPr>
        <w:t xml:space="preserve">אם לא בריתי יומם ולילה חקות שמים וארץ לא שמתי</w:t>
      </w:r>
      <w:r w:rsidRPr="007435EB">
        <w:rPr>
          <w:rFonts w:ascii="Fb Fontext" w:hAnsi="Fb Fontext" w:hint="cs"/>
          <w:sz w:val="20"/>
          <w:rtl/>
        </w:rPr>
        <w:t>'</w:t>
      </w:r>
      <w:r w:rsidRPr="007435EB">
        <w:rPr>
          <w:rFonts w:ascii="Fb Fontext" w:hAnsi="Fb Fontext"/>
          <w:sz w:val="20"/>
          <w:rtl/>
        </w:rPr>
        <w:t xml:space="preserve">! - </w:t>
      </w:r>
      <w:r w:rsidRPr="007435EB">
        <w:rPr>
          <w:rFonts w:ascii="Fb Fontext" w:hAnsi="Fb Fontext" w:hint="cs"/>
          <w:sz w:val="20"/>
          <w:rtl/>
        </w:rPr>
        <w:t>ד</w:t>
      </w:r>
      <w:r w:rsidRPr="007435EB">
        <w:rPr>
          <w:rFonts w:ascii="Fb Fontext" w:hAnsi="Fb Fontext"/>
          <w:sz w:val="20"/>
          <w:rtl/>
        </w:rPr>
        <w:t>מעיקרא כי עביד איניש - אדעתא דנפשיה עביד.</w:t>
      </w:r>
    </w:p>
    <w:p w14:paraId="208D1745" w14:textId="77777777" w:rsidR="00E8089F" w:rsidRPr="007435EB" w:rsidRDefault="00E8089F" w:rsidP="00E8089F">
      <w:pPr>
        <w:rPr>
          <w:rtl/>
        </w:rPr>
      </w:pPr>
      <w:r>
        <w:rPr>
          <w:rFonts w:ascii="Fb Fontext" w:hAnsi="Fb Fontext"/>
          <w:rtl/>
        </w:rPr>
        <w:t xml:space="preserve">רב אשי: ולמאי דאמר </w:t>
      </w:r>
      <w:r>
        <w:rPr>
          <w:rStyle w:val="affffd"/>
          <w:rFonts w:ascii="Fb Fontext" w:hAnsi="Fb Fontext"/>
          <w:rtl/>
          <w:rPrChange w:id="10152" w:author="מנוע אמוראים" w:date="2026-10-05T16:42:03Z">
            <w:rPr>
              <w:rFonts w:ascii="Fb Fontext" w:hAnsi="Fb Fontext"/>
              <w:rtl/>
            </w:rPr>
          </w:rPrChange>
        </w:rPr>
        <w:t xml:space="preserve">ר"</w:t>
      </w:r>
      <w:r>
        <w:rPr>
          <w:rStyle w:val="affffd"/>
          <w:rFonts w:ascii="Fb Fontext" w:hAnsi="Fb Fontext" w:hint="cs"/>
          <w:rtl/>
          <w:rPrChange w:id="10153" w:author="מנוע אמוראים" w:date="2026-10-05T16:42:03Z">
            <w:rPr>
              <w:rFonts w:ascii="Fb Fontext" w:hAnsi="Fb Fontext" w:hint="cs"/>
              <w:rtl/>
            </w:rPr>
          </w:rPrChange>
        </w:rPr>
        <w:t xml:space="preserve">א</w:t>
      </w:r>
      <w:r w:rsidRPr="007435EB">
        <w:rPr>
          <w:rFonts w:ascii="Fb Fontext" w:hAnsi="Fb Fontext"/>
          <w:rtl/>
        </w:rPr>
        <w:t xml:space="preserve"> נמי יו"</w:t>
      </w:r>
      <w:r w:rsidRPr="007435EB">
        <w:rPr>
          <w:rFonts w:ascii="Fb Fontext" w:hAnsi="Fb Fontext" w:hint="cs"/>
          <w:rtl/>
        </w:rPr>
        <w:t>ט</w:t>
      </w:r>
      <w:r w:rsidRPr="007435EB">
        <w:rPr>
          <w:rFonts w:ascii="Fb Fontext" w:hAnsi="Fb Fontext"/>
          <w:rtl/>
        </w:rPr>
        <w:t xml:space="preserve"> רשות - אית ליה פירכא:</w:t>
      </w:r>
    </w:p>
    <w:p w14:paraId="5FC2731A" w14:textId="77777777" w:rsidR="00E8089F" w:rsidRPr="007435EB" w:rsidRDefault="00E8089F" w:rsidP="00E8089F">
      <w:pPr>
        <w:rPr>
          <w:rFonts w:cs="Guttman Vilna"/>
          <w:b/>
          <w:bCs/>
          <w:rtl/>
        </w:rPr>
      </w:pPr>
      <w:r w:rsidRPr="007435EB">
        <w:rPr>
          <w:rtl/>
        </w:rPr>
        <w:t>ומה יו"</w:t>
      </w:r>
      <w:r w:rsidRPr="007435EB">
        <w:rPr>
          <w:rFonts w:hint="cs"/>
          <w:rtl/>
        </w:rPr>
        <w:t>ט</w:t>
      </w:r>
      <w:r w:rsidRPr="007435EB">
        <w:rPr>
          <w:rtl/>
        </w:rPr>
        <w:t xml:space="preserve"> שהתיר בו מלאכה של רשות - לא התיר שבות שעמה.</w:t>
      </w:r>
    </w:p>
    <w:p w14:paraId="41C69FC3" w14:textId="77777777" w:rsidR="00E8089F" w:rsidRPr="007435EB" w:rsidRDefault="00E8089F" w:rsidP="00E8089F">
      <w:pPr>
        <w:rPr>
          <w:rFonts w:cs="Guttman Vilna"/>
          <w:b/>
          <w:bCs/>
          <w:rtl/>
        </w:rPr>
      </w:pPr>
      <w:r w:rsidRPr="007435EB">
        <w:rPr>
          <w:rtl/>
        </w:rPr>
        <w:t>שבת שלא התיר בה אלא מלאכה של מצוה - אינו דין שלא תתיר שבות שעמה?</w:t>
      </w:r>
    </w:p>
    <w:p w14:paraId="7BEBC438" w14:textId="77777777" w:rsidR="00E8089F" w:rsidRPr="007435EB" w:rsidRDefault="00E8089F" w:rsidP="00E8089F">
      <w:pPr>
        <w:rPr>
          <w:rtl/>
        </w:rPr>
      </w:pPr>
      <w:r w:rsidRPr="007435EB">
        <w:rPr>
          <w:rtl/>
        </w:rPr>
        <w:t>ורבי אליעזר - שבות דמצוה עדיף ליה.</w:t>
      </w:r>
    </w:p>
    <w:p w14:paraId="1ED38405" w14:textId="30347D8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154" w:author="מנוע אמוראים" w:date="2026-10-05T16:42:03Z">
            <w:rPr>
              <w:rtl/>
            </w:rPr>
          </w:rPrChange>
        </w:rPr>
        <w:t xml:space="preserve">אר"</w:t>
      </w:r>
      <w:r>
        <w:rPr>
          <w:rStyle w:val="affffd"/>
          <w:rFonts w:hint="cs"/>
          <w:rtl/>
          <w:rPrChange w:id="10155" w:author="מנוע אמוראים" w:date="2026-10-05T16:42:03Z">
            <w:rPr>
              <w:rFonts w:hint="cs"/>
              <w:rtl/>
            </w:rPr>
          </w:rPrChange>
        </w:rPr>
        <w:t xml:space="preserve">א</w:t>
      </w:r>
      <w:r w:rsidR="00E8089F" w:rsidRPr="007435EB">
        <w:rPr>
          <w:rtl/>
        </w:rPr>
        <w:t>: ומה לי אם דחו מכשירי מצוה שלאחר שחיטה את השבת, דאיתעביד ליה מצוה.</w:t>
      </w:r>
    </w:p>
    <w:p w14:paraId="337C680B" w14:textId="77777777" w:rsidR="00E8089F" w:rsidRPr="007435EB" w:rsidRDefault="00E8089F" w:rsidP="00E8089F">
      <w:pPr>
        <w:rPr>
          <w:rFonts w:cs="Guttman Vilna"/>
          <w:b/>
          <w:bCs/>
          <w:rtl/>
        </w:rPr>
      </w:pPr>
      <w:r w:rsidRPr="007435EB">
        <w:rPr>
          <w:rtl/>
        </w:rPr>
        <w:t>- לא ידחו מכשירי מצוה שלפני שחיטה את השבת.</w:t>
      </w:r>
    </w:p>
    <w:p w14:paraId="46B038A0" w14:textId="77777777" w:rsidR="00E8089F" w:rsidRPr="007435EB" w:rsidRDefault="00E8089F" w:rsidP="00E8089F">
      <w:pPr>
        <w:rPr>
          <w:rtl/>
        </w:rPr>
      </w:pPr>
      <w:r w:rsidRPr="007435EB">
        <w:rPr>
          <w:rFonts w:hint="cs"/>
          <w:rtl/>
        </w:rPr>
        <w:t>א</w:t>
      </w:r>
      <w:r w:rsidRPr="007435EB">
        <w:rPr>
          <w:rtl/>
        </w:rPr>
        <w:t>"</w:t>
      </w:r>
      <w:r>
        <w:rPr>
          <w:rFonts w:hint="cs"/>
          <w:rtl/>
        </w:rPr>
        <w:t xml:space="preserve">ל </w:t>
      </w:r>
      <w:r>
        <w:rPr>
          <w:rStyle w:val="affffd"/>
          <w:rFonts w:hint="cs"/>
          <w:rtl/>
          <w:rPrChange w:id="10156" w:author="מנוע אמוראים" w:date="2026-10-05T16:42:03Z">
            <w:rPr>
              <w:rFonts w:hint="cs"/>
              <w:rtl/>
            </w:rPr>
          </w:rPrChange>
        </w:rPr>
        <w:t xml:space="preserve">ר</w:t>
      </w:r>
      <w:r>
        <w:rPr>
          <w:rStyle w:val="affffd"/>
          <w:rtl/>
          <w:rPrChange w:id="10157" w:author="מנוע אמוראים" w:date="2026-10-05T16:42:03Z">
            <w:rPr>
              <w:rtl/>
            </w:rPr>
          </w:rPrChange>
        </w:rPr>
        <w:t xml:space="preserve">"</w:t>
      </w:r>
      <w:r>
        <w:rPr>
          <w:rStyle w:val="affffd"/>
          <w:rFonts w:hint="cs"/>
          <w:rtl/>
          <w:rPrChange w:id="10158" w:author="מנוע אמוראים" w:date="2026-10-05T16:42:03Z">
            <w:rPr>
              <w:rFonts w:hint="cs"/>
              <w:rtl/>
            </w:rPr>
          </w:rPrChange>
        </w:rPr>
        <w:t xml:space="preserve">ע</w:t>
      </w:r>
      <w:r w:rsidRPr="007435EB">
        <w:rPr>
          <w:rtl/>
        </w:rPr>
        <w:t>: מ"</w:t>
      </w:r>
      <w:r w:rsidRPr="007435EB">
        <w:rPr>
          <w:rFonts w:hint="cs"/>
          <w:rtl/>
        </w:rPr>
        <w:t>ל</w:t>
      </w:r>
      <w:r w:rsidRPr="007435EB">
        <w:rPr>
          <w:rtl/>
        </w:rPr>
        <w:t xml:space="preserve"> אם דחו מכשירי מצוה שלאחר שחיטה את השבת הרי דחתה שחיטה את השבת.</w:t>
      </w:r>
    </w:p>
    <w:p w14:paraId="717928AA" w14:textId="77777777" w:rsidR="00E8089F" w:rsidRPr="007435EB" w:rsidRDefault="00E8089F" w:rsidP="00E8089F">
      <w:pPr>
        <w:rPr>
          <w:rFonts w:cs="Guttman Vilna"/>
          <w:b/>
          <w:bCs/>
          <w:rtl/>
        </w:rPr>
      </w:pPr>
      <w:r w:rsidRPr="007435EB">
        <w:rPr>
          <w:rtl/>
        </w:rPr>
        <w:t>תאמר ידחו מכשירי מצוה שלפני שחיטה את השבת - שלא דחתה שחיטה את השבת.</w:t>
      </w:r>
    </w:p>
    <w:p w14:paraId="5019FA18" w14:textId="77777777" w:rsidR="00E8089F" w:rsidRPr="007435EB" w:rsidRDefault="00E8089F" w:rsidP="00E8089F">
      <w:pPr>
        <w:rPr>
          <w:rtl/>
        </w:rPr>
      </w:pPr>
      <w:r w:rsidRPr="007435EB">
        <w:rPr>
          <w:rFonts w:hint="cs"/>
          <w:rtl/>
        </w:rPr>
        <w:t>ודחי</w:t>
      </w:r>
      <w:r w:rsidRPr="007435EB">
        <w:rPr>
          <w:rtl/>
        </w:rPr>
        <w:t>'</w:t>
      </w:r>
      <w:r w:rsidRPr="007435EB">
        <w:rPr>
          <w:rFonts w:hint="cs"/>
          <w:rtl/>
        </w:rPr>
        <w:t xml:space="preserve"> - דא</w:t>
      </w:r>
      <w:r w:rsidRPr="007435EB">
        <w:rPr>
          <w:rtl/>
        </w:rPr>
        <w:t>"</w:t>
      </w:r>
      <w:r w:rsidRPr="007435EB">
        <w:rPr>
          <w:rFonts w:hint="cs"/>
          <w:rtl/>
        </w:rPr>
        <w:t xml:space="preserve">ה </w:t>
      </w:r>
      <w:r w:rsidR="00AB3B38">
        <w:rPr>
          <w:rFonts w:hint="cs"/>
          <w:rtl/>
        </w:rPr>
        <w:t>אף</w:t>
      </w:r>
      <w:r w:rsidRPr="007435EB">
        <w:rPr>
          <w:rFonts w:hint="cs"/>
          <w:rtl/>
        </w:rPr>
        <w:t xml:space="preserve"> לא ישחט שמא ימצא פסול ונמצא מחלל שבת מלמפרע</w:t>
      </w:r>
      <w:r w:rsidRPr="007435EB">
        <w:rPr>
          <w:rtl/>
        </w:rPr>
        <w:t>.</w:t>
      </w:r>
    </w:p>
    <w:p w14:paraId="0F9C39C5" w14:textId="77777777" w:rsidR="00E8089F" w:rsidRPr="007435EB" w:rsidRDefault="00E8089F" w:rsidP="00E8089F">
      <w:pPr>
        <w:rPr>
          <w:rtl/>
        </w:rPr>
      </w:pPr>
      <w:r w:rsidRPr="007435EB">
        <w:rPr>
          <w:rFonts w:hint="cs"/>
          <w:rtl/>
        </w:rPr>
        <w:t>להכי אמר</w:t>
      </w:r>
      <w:r w:rsidRPr="007435EB">
        <w:rPr>
          <w:rtl/>
        </w:rPr>
        <w:t xml:space="preserve">: </w:t>
      </w:r>
      <w:r w:rsidRPr="007435EB">
        <w:rPr>
          <w:rFonts w:hint="cs"/>
          <w:rtl/>
        </w:rPr>
        <w:t xml:space="preserve">- </w:t>
      </w:r>
      <w:r w:rsidRPr="007435EB">
        <w:rPr>
          <w:rtl/>
        </w:rPr>
        <w:t>שמא ימצא זבח פסול, ונמצא מחלל את השבת למפרע.</w:t>
      </w:r>
    </w:p>
    <w:p w14:paraId="7761063E" w14:textId="58EC64C3" w:rsidR="00E8089F" w:rsidRPr="007435EB" w:rsidRDefault="00F47631" w:rsidP="00F47631">
      <w:pPr>
        <w:pStyle w:val="affd"/>
        <w:rPr>
          <w:bCs/>
          <w:rtl/>
        </w:rPr>
      </w:pPr>
      <w:r>
        <w:rPr>
          <w:rFonts w:hint="cs"/>
          <w:rtl/>
        </w:rPr>
        <w:t>***</w:t>
      </w:r>
    </w:p>
    <w:p w14:paraId="603963E5" w14:textId="77777777" w:rsidR="00E8089F" w:rsidRPr="007435EB" w:rsidRDefault="00E8089F" w:rsidP="00E8089F">
      <w:pPr>
        <w:rPr>
          <w:rtl/>
        </w:rPr>
      </w:pPr>
      <w:r w:rsidRPr="007435EB">
        <w:rPr>
          <w:rFonts w:cs="Guttman Vilna"/>
          <w:b/>
          <w:bCs/>
          <w:rtl/>
        </w:rPr>
        <w:t>השיב רבי עקיבא ואמר הזאה תוכיח וכו'.</w:t>
      </w:r>
    </w:p>
    <w:p w14:paraId="14BA2D46" w14:textId="77777777" w:rsidR="00E8089F" w:rsidRPr="007435EB" w:rsidRDefault="00E8089F" w:rsidP="00E8089F">
      <w:pPr>
        <w:rPr>
          <w:rtl/>
        </w:rPr>
      </w:pPr>
      <w:r w:rsidRPr="007435EB">
        <w:rPr>
          <w:rFonts w:hint="cs"/>
          <w:rtl/>
        </w:rPr>
        <w:t>תניא א</w:t>
      </w:r>
      <w:r w:rsidRPr="007435EB">
        <w:rPr>
          <w:rtl/>
        </w:rPr>
        <w:t>"</w:t>
      </w:r>
      <w:r>
        <w:rPr>
          <w:rFonts w:hint="cs"/>
          <w:rtl/>
        </w:rPr>
        <w:t xml:space="preserve">ל </w:t>
      </w:r>
      <w:r>
        <w:rPr>
          <w:rStyle w:val="affffd"/>
          <w:rFonts w:hint="cs"/>
          <w:rtl/>
          <w:rPrChange w:id="10159" w:author="מנוע אמוראים" w:date="2026-10-05T16:42:03Z">
            <w:rPr>
              <w:rFonts w:hint="cs"/>
              <w:rtl/>
            </w:rPr>
          </w:rPrChange>
        </w:rPr>
        <w:t xml:space="preserve">ר</w:t>
      </w:r>
      <w:r>
        <w:rPr>
          <w:rStyle w:val="affffd"/>
          <w:rtl/>
          <w:rPrChange w:id="10160" w:author="מנוע אמוראים" w:date="2026-10-05T16:42:03Z">
            <w:rPr>
              <w:rtl/>
            </w:rPr>
          </w:rPrChange>
        </w:rPr>
        <w:t xml:space="preserve">"</w:t>
      </w:r>
      <w:r>
        <w:rPr>
          <w:rStyle w:val="affffd"/>
          <w:rFonts w:hint="cs"/>
          <w:rtl/>
          <w:rPrChange w:id="10161" w:author="מנוע אמוראים" w:date="2026-10-05T16:42:03Z">
            <w:rPr>
              <w:rFonts w:hint="cs"/>
              <w:rtl/>
            </w:rPr>
          </w:rPrChange>
        </w:rPr>
        <w:t xml:space="preserve">א</w:t>
      </w:r>
      <w:r w:rsidRPr="007435EB">
        <w:rPr>
          <w:rtl/>
        </w:rPr>
        <w:t>: עקיבא, בשחיטה השבתני - בשחיטה תהא מיתתו.</w:t>
      </w:r>
    </w:p>
    <w:p w14:paraId="45678B2E" w14:textId="77777777" w:rsidR="00E8089F" w:rsidRPr="007435EB" w:rsidRDefault="00E8089F" w:rsidP="00E8089F">
      <w:pPr>
        <w:rPr>
          <w:rtl/>
        </w:rPr>
      </w:pPr>
      <w:r w:rsidRPr="007435EB">
        <w:rPr>
          <w:rFonts w:hint="cs"/>
          <w:rtl/>
        </w:rPr>
        <w:lastRenderedPageBreak/>
        <w:t>א</w:t>
      </w:r>
      <w:r w:rsidRPr="007435EB">
        <w:rPr>
          <w:rtl/>
        </w:rPr>
        <w:t>"</w:t>
      </w:r>
      <w:r w:rsidRPr="007435EB">
        <w:rPr>
          <w:rFonts w:hint="cs"/>
          <w:rtl/>
        </w:rPr>
        <w:t>ל:</w:t>
      </w:r>
      <w:r w:rsidRPr="007435EB">
        <w:rPr>
          <w:rtl/>
        </w:rPr>
        <w:t xml:space="preserve"> רבי, אל תכפירני בשעת הדין, כך מקובלני ממך הזאה שבות היא, ואינה דוחה את השבת.</w:t>
      </w:r>
    </w:p>
    <w:p w14:paraId="305338C1" w14:textId="77777777" w:rsidR="00E8089F" w:rsidRPr="007435EB" w:rsidRDefault="00E8089F" w:rsidP="00E8089F">
      <w:pPr>
        <w:rPr>
          <w:rtl/>
        </w:rPr>
      </w:pPr>
      <w:r>
        <w:rPr>
          <w:rStyle w:val="affffd"/>
          <w:rFonts w:hint="cs"/>
          <w:rtl/>
          <w:rPrChange w:id="10162" w:author="מנוע אמוראים" w:date="2026-10-05T16:42:03Z">
            <w:rPr>
              <w:rFonts w:hint="cs"/>
              <w:rtl/>
            </w:rPr>
          </w:rPrChange>
        </w:rPr>
        <w:t xml:space="preserve">ור</w:t>
      </w:r>
      <w:r>
        <w:rPr>
          <w:rStyle w:val="affffd"/>
          <w:rtl/>
          <w:rPrChange w:id="10163" w:author="מנוע אמוראים" w:date="2026-10-05T16:42:03Z">
            <w:rPr>
              <w:rtl/>
            </w:rPr>
          </w:rPrChange>
        </w:rPr>
        <w:t xml:space="preserve">"</w:t>
      </w:r>
      <w:r>
        <w:rPr>
          <w:rStyle w:val="affffd"/>
          <w:rFonts w:hint="cs"/>
          <w:rtl/>
          <w:rPrChange w:id="10164" w:author="מנוע אמוראים" w:date="2026-10-05T16:42:03Z">
            <w:rPr>
              <w:rFonts w:hint="cs"/>
              <w:rtl/>
            </w:rPr>
          </w:rPrChange>
        </w:rPr>
        <w:t xml:space="preserve">א</w:t>
      </w:r>
      <w:r>
        <w:rPr>
          <w:rFonts w:hint="cs"/>
          <w:rtl/>
        </w:rPr>
        <w:t xml:space="preserve"> ד</w:t>
      </w:r>
      <w:r w:rsidRPr="007435EB">
        <w:rPr>
          <w:rtl/>
        </w:rPr>
        <w:t>אגמריה - הזאה דתרומה אגמריה, דתרומה גופה לא דחיא שבת.</w:t>
      </w:r>
      <w:r w:rsidRPr="007435EB">
        <w:rPr>
          <w:rFonts w:hint="cs"/>
          <w:rtl/>
        </w:rPr>
        <w:t xml:space="preserve"> [- ולהכי הדר ביה]</w:t>
      </w:r>
    </w:p>
    <w:p w14:paraId="03B5242D" w14:textId="77777777" w:rsidR="00E8089F" w:rsidRPr="007435EB" w:rsidRDefault="00E8089F" w:rsidP="00E8089F">
      <w:pPr>
        <w:rPr>
          <w:rtl/>
        </w:rPr>
      </w:pPr>
      <w:r>
        <w:rPr>
          <w:rStyle w:val="affffd"/>
          <w:rFonts w:hint="cs"/>
          <w:rtl/>
          <w:rPrChange w:id="10165" w:author="מנוע אמוראים" w:date="2026-10-05T16:42:03Z">
            <w:rPr>
              <w:rFonts w:hint="cs"/>
              <w:rtl/>
            </w:rPr>
          </w:rPrChange>
        </w:rPr>
        <w:t xml:space="preserve">ר</w:t>
      </w:r>
      <w:r>
        <w:rPr>
          <w:rStyle w:val="affffd"/>
          <w:rtl/>
          <w:rPrChange w:id="10166" w:author="מנוע אמוראים" w:date="2026-10-05T16:42:03Z">
            <w:rPr>
              <w:rtl/>
            </w:rPr>
          </w:rPrChange>
        </w:rPr>
        <w:t xml:space="preserve">"</w:t>
      </w:r>
      <w:r>
        <w:rPr>
          <w:rStyle w:val="affffd"/>
          <w:rFonts w:hint="cs"/>
          <w:rtl/>
          <w:rPrChange w:id="10167" w:author="מנוע אמוראים" w:date="2026-10-05T16:42:03Z">
            <w:rPr>
              <w:rFonts w:hint="cs"/>
              <w:rtl/>
            </w:rPr>
          </w:rPrChange>
        </w:rPr>
        <w:t xml:space="preserve">ע</w:t>
      </w:r>
      <w:r>
        <w:rPr>
          <w:rFonts w:hint="cs"/>
          <w:rtl/>
        </w:rPr>
        <w:t xml:space="preserve"> ד</w:t>
      </w:r>
      <w:r w:rsidRPr="007435EB">
        <w:rPr>
          <w:rtl/>
        </w:rPr>
        <w:t>אותביה</w:t>
      </w:r>
      <w:r w:rsidRPr="007435EB">
        <w:rPr>
          <w:rFonts w:hint="cs"/>
          <w:rtl/>
        </w:rPr>
        <w:t>-</w:t>
      </w:r>
      <w:r w:rsidRPr="007435EB">
        <w:rPr>
          <w:rtl/>
        </w:rPr>
        <w:t xml:space="preserve"> הזאה דתרומה אותביה, שהיא מצוה והיא משום שבות.</w:t>
      </w:r>
    </w:p>
    <w:p w14:paraId="57398094" w14:textId="77777777" w:rsidR="00E8089F" w:rsidRPr="007435EB" w:rsidRDefault="00E8089F" w:rsidP="00E8089F">
      <w:pPr>
        <w:rPr>
          <w:rtl/>
        </w:rPr>
      </w:pPr>
      <w:r w:rsidRPr="007435EB">
        <w:rPr>
          <w:rFonts w:ascii="Fb Fontext" w:hAnsi="Fb Fontext" w:hint="cs"/>
          <w:sz w:val="20"/>
          <w:rtl/>
        </w:rPr>
        <w:t>והוא ס</w:t>
      </w:r>
      <w:r w:rsidRPr="007435EB">
        <w:rPr>
          <w:rFonts w:ascii="Fb Fontext" w:hAnsi="Fb Fontext"/>
          <w:sz w:val="20"/>
          <w:rtl/>
        </w:rPr>
        <w:t>"</w:t>
      </w:r>
      <w:r w:rsidRPr="007435EB">
        <w:rPr>
          <w:rFonts w:ascii="Fb Fontext" w:hAnsi="Fb Fontext" w:hint="cs"/>
          <w:sz w:val="20"/>
          <w:rtl/>
        </w:rPr>
        <w:t>ל- שהקשה מהזאה דפסח</w:t>
      </w:r>
      <w:r w:rsidRPr="007435EB">
        <w:rPr>
          <w:rFonts w:ascii="Fb Fontext" w:hAnsi="Fb Fontext"/>
          <w:sz w:val="20"/>
          <w:rtl/>
        </w:rPr>
        <w:t>.</w:t>
      </w:r>
    </w:p>
    <w:p w14:paraId="54068A60" w14:textId="77777777" w:rsidR="00E8089F" w:rsidRPr="007435EB" w:rsidRDefault="00E8089F" w:rsidP="00E8089F">
      <w:pPr>
        <w:rPr>
          <w:rtl/>
        </w:rPr>
      </w:pPr>
      <w:r w:rsidRPr="007435EB">
        <w:rPr>
          <w:rFonts w:ascii="Fb Fontext" w:hAnsi="Fb Fontext"/>
          <w:rtl/>
        </w:rPr>
        <w:t>רבה: השיב רבי עקיבא ואמר: הזאת טמא מת תוכיח, שחל שביעי שלו להיות בשבת ובערב הפסח, שהיא מצוה והיא משום שבות ואינה דוחה את השבת.</w:t>
      </w:r>
    </w:p>
    <w:p w14:paraId="19F77233" w14:textId="77777777" w:rsidR="00E8089F" w:rsidRPr="007435EB" w:rsidRDefault="00E8089F" w:rsidP="00E8089F">
      <w:pPr>
        <w:rPr>
          <w:rtl/>
        </w:rPr>
      </w:pPr>
      <w:r w:rsidRPr="007435EB">
        <w:rPr>
          <w:rtl/>
        </w:rPr>
        <w:t xml:space="preserve">אלא וודאי הזאה דפסח אגמריה, </w:t>
      </w:r>
      <w:r w:rsidRPr="00F46A1C">
        <w:rPr>
          <w:rStyle w:val="affffd"/>
          <w:rFonts w:hint="cs"/>
          <w:rtl/>
        </w:rPr>
        <w:t>והך</w:t>
      </w:r>
      <w:r>
        <w:rPr>
          <w:rFonts w:hint="cs"/>
          <w:rtl/>
        </w:rPr>
        <w:t xml:space="preserve"> </w:t>
      </w:r>
      <w:r>
        <w:rPr>
          <w:rStyle w:val="affffd"/>
          <w:rFonts w:hint="cs"/>
          <w:rtl/>
          <w:rPrChange w:id="10168" w:author="מנוע אמוראים" w:date="2026-10-05T16:42:03Z">
            <w:rPr>
              <w:rFonts w:hint="cs"/>
              <w:rtl/>
            </w:rPr>
          </w:rPrChange>
        </w:rPr>
        <w:t xml:space="preserve">דר</w:t>
      </w:r>
      <w:r>
        <w:rPr>
          <w:rStyle w:val="affffd"/>
          <w:rtl/>
          <w:rPrChange w:id="10169" w:author="מנוע אמוראים" w:date="2026-10-05T16:42:03Z">
            <w:rPr>
              <w:rtl/>
            </w:rPr>
          </w:rPrChange>
        </w:rPr>
        <w:t xml:space="preserve">"</w:t>
      </w:r>
      <w:r>
        <w:rPr>
          <w:rStyle w:val="affffd"/>
          <w:rFonts w:hint="cs"/>
          <w:rtl/>
          <w:rPrChange w:id="10170" w:author="מנוע אמוראים" w:date="2026-10-05T16:42:03Z">
            <w:rPr>
              <w:rFonts w:hint="cs"/>
              <w:rtl/>
            </w:rPr>
          </w:rPrChange>
        </w:rPr>
        <w:t xml:space="preserve">א</w:t>
      </w:r>
      <w:r>
        <w:rPr>
          <w:rFonts w:hint="cs"/>
          <w:rtl/>
        </w:rPr>
        <w:t xml:space="preserve"> פריך </w:t>
      </w:r>
      <w:r>
        <w:rPr>
          <w:rStyle w:val="affffd"/>
          <w:rFonts w:hint="cs"/>
          <w:rtl/>
          <w:rPrChange w:id="10171" w:author="מנוע אמוראים" w:date="2026-10-05T16:42:03Z">
            <w:rPr>
              <w:rFonts w:hint="cs"/>
              <w:rtl/>
            </w:rPr>
          </w:rPrChange>
        </w:rPr>
        <w:t xml:space="preserve">דר</w:t>
      </w:r>
      <w:r>
        <w:rPr>
          <w:rStyle w:val="affffd"/>
          <w:rtl/>
          <w:rPrChange w:id="10172" w:author="מנוע אמוראים" w:date="2026-10-05T16:42:03Z">
            <w:rPr>
              <w:rtl/>
            </w:rPr>
          </w:rPrChange>
        </w:rPr>
        <w:t xml:space="preserve">"</w:t>
      </w:r>
      <w:r>
        <w:rPr>
          <w:rStyle w:val="affffd"/>
          <w:rFonts w:hint="cs"/>
          <w:rtl/>
          <w:rPrChange w:id="10173" w:author="מנוע אמוראים" w:date="2026-10-05T16:42:03Z">
            <w:rPr>
              <w:rFonts w:hint="cs"/>
              <w:rtl/>
            </w:rPr>
          </w:rPrChange>
        </w:rPr>
        <w:t xml:space="preserve">א</w:t>
      </w:r>
      <w:r>
        <w:rPr>
          <w:rFonts w:hint="cs"/>
          <w:rtl/>
        </w:rPr>
        <w:t xml:space="preserve"> שכח לגמ' </w:t>
      </w:r>
      <w:r>
        <w:rPr>
          <w:rStyle w:val="affffd"/>
          <w:rFonts w:hint="cs"/>
          <w:rtl/>
          <w:rPrChange w:id="10174" w:author="מנוע אמוראים" w:date="2026-10-05T16:42:03Z">
            <w:rPr>
              <w:rFonts w:hint="cs"/>
              <w:rtl/>
            </w:rPr>
          </w:rPrChange>
        </w:rPr>
        <w:t xml:space="preserve">ור</w:t>
      </w:r>
      <w:r>
        <w:rPr>
          <w:rStyle w:val="affffd"/>
          <w:rtl/>
          <w:rPrChange w:id="10175" w:author="מנוע אמוראים" w:date="2026-10-05T16:42:03Z">
            <w:rPr>
              <w:rtl/>
            </w:rPr>
          </w:rPrChange>
        </w:rPr>
        <w:t xml:space="preserve">"</w:t>
      </w:r>
      <w:r>
        <w:rPr>
          <w:rStyle w:val="affffd"/>
          <w:rFonts w:hint="cs"/>
          <w:rtl/>
          <w:rPrChange w:id="10176" w:author="מנוע אמוראים" w:date="2026-10-05T16:42:03Z">
            <w:rPr>
              <w:rFonts w:hint="cs"/>
              <w:rtl/>
            </w:rPr>
          </w:rPrChange>
        </w:rPr>
        <w:t xml:space="preserve">ע</w:t>
      </w:r>
      <w:r>
        <w:rPr>
          <w:rFonts w:hint="cs"/>
          <w:rtl/>
        </w:rPr>
        <w:t xml:space="preserve"> הזכירו ולא רצה לומר לו בפירוש</w:t>
      </w:r>
      <w:r w:rsidRPr="007435EB">
        <w:rPr>
          <w:rtl/>
        </w:rPr>
        <w:t>.</w:t>
      </w:r>
    </w:p>
    <w:p w14:paraId="44E4C287" w14:textId="30133EA3" w:rsidR="00E8089F" w:rsidRPr="007435EB" w:rsidRDefault="00F47631" w:rsidP="00F47631">
      <w:pPr>
        <w:pStyle w:val="affd"/>
        <w:rPr>
          <w:bCs/>
          <w:rtl/>
        </w:rPr>
      </w:pPr>
      <w:r>
        <w:rPr>
          <w:rFonts w:hint="cs"/>
          <w:rtl/>
        </w:rPr>
        <w:t>***</w:t>
      </w:r>
    </w:p>
    <w:p w14:paraId="17079122" w14:textId="77777777" w:rsidR="00E8089F" w:rsidRPr="007435EB" w:rsidRDefault="00E8089F" w:rsidP="00E8089F">
      <w:pPr>
        <w:rPr>
          <w:rtl/>
        </w:rPr>
      </w:pPr>
      <w:r w:rsidRPr="007435EB">
        <w:rPr>
          <w:rFonts w:ascii="Fb Fontext" w:hAnsi="Fb Fontext"/>
          <w:rtl/>
        </w:rPr>
        <w:t>והזאה לא דחיא שבת גזירה שמא יטלנה ויעבירנה ארבע אמות ברשות הרבים.</w:t>
      </w:r>
    </w:p>
    <w:p w14:paraId="185781E5" w14:textId="77777777" w:rsidR="00E8089F" w:rsidRPr="007435EB" w:rsidRDefault="00E8089F" w:rsidP="00E8089F">
      <w:pPr>
        <w:rPr>
          <w:rtl/>
        </w:rPr>
      </w:pPr>
      <w:r w:rsidRPr="007435EB">
        <w:rPr>
          <w:rFonts w:ascii="Fb Fontext" w:hAnsi="Fb Fontext"/>
          <w:sz w:val="20"/>
          <w:rtl/>
        </w:rPr>
        <w:t>ו</w:t>
      </w:r>
      <w:r w:rsidR="00AB3B38">
        <w:rPr>
          <w:rFonts w:ascii="Fb Fontext" w:hAnsi="Fb Fontext"/>
          <w:sz w:val="20"/>
          <w:rtl/>
        </w:rPr>
        <w:t>אף</w:t>
      </w:r>
      <w:r>
        <w:rPr>
          <w:rFonts w:ascii="Fb Fontext" w:hAnsi="Fb Fontext" w:hint="cs"/>
          <w:sz w:val="20"/>
          <w:rtl/>
        </w:rPr>
        <w:t xml:space="preserve"> </w:t>
      </w:r>
      <w:r>
        <w:rPr>
          <w:rStyle w:val="affffd"/>
          <w:rFonts w:ascii="Fb Fontext" w:hAnsi="Fb Fontext" w:hint="cs"/>
          <w:sz w:val="20"/>
          <w:rtl/>
          <w:rPrChange w:id="10177" w:author="מנוע אמוראים" w:date="2026-10-05T16:42:03Z">
            <w:rPr>
              <w:rFonts w:ascii="Fb Fontext" w:hAnsi="Fb Fontext" w:hint="cs"/>
              <w:sz w:val="20"/>
              <w:rtl/>
            </w:rPr>
          </w:rPrChange>
        </w:rPr>
        <w:t xml:space="preserve">לר</w:t>
      </w:r>
      <w:r>
        <w:rPr>
          <w:rStyle w:val="affffd"/>
          <w:rFonts w:ascii="Fb Fontext" w:hAnsi="Fb Fontext"/>
          <w:sz w:val="20"/>
          <w:rtl/>
          <w:rPrChange w:id="10178" w:author="מנוע אמוראים" w:date="2026-10-05T16:42:03Z">
            <w:rPr>
              <w:rFonts w:ascii="Fb Fontext" w:hAnsi="Fb Fontext"/>
              <w:sz w:val="20"/>
              <w:rtl/>
            </w:rPr>
          </w:rPrChange>
        </w:rPr>
        <w:t xml:space="preserve">"</w:t>
      </w:r>
      <w:r>
        <w:rPr>
          <w:rStyle w:val="affffd"/>
          <w:rFonts w:ascii="Fb Fontext" w:hAnsi="Fb Fontext" w:hint="cs"/>
          <w:sz w:val="20"/>
          <w:rtl/>
          <w:rPrChange w:id="10179" w:author="מנוע אמוראים" w:date="2026-10-05T16:42:03Z">
            <w:rPr>
              <w:rFonts w:ascii="Fb Fontext" w:hAnsi="Fb Fontext" w:hint="cs"/>
              <w:sz w:val="20"/>
              <w:rtl/>
            </w:rPr>
          </w:rPrChange>
        </w:rPr>
        <w:t xml:space="preserve">א</w:t>
      </w:r>
      <w:r>
        <w:rPr>
          <w:rFonts w:ascii="Fb Fontext" w:hAnsi="Fb Fontext" w:hint="cs"/>
          <w:sz w:val="20"/>
          <w:rtl/>
        </w:rPr>
        <w:t xml:space="preserve"> דמכשירי מצוה דוחין שבת </w:t>
      </w:r>
      <w:r w:rsidR="00AB3B38">
        <w:rPr>
          <w:rFonts w:ascii="Fb Fontext" w:hAnsi="Fb Fontext" w:hint="cs"/>
          <w:sz w:val="20"/>
          <w:rtl/>
        </w:rPr>
        <w:t>כאן</w:t>
      </w:r>
      <w:r w:rsidRPr="007435EB">
        <w:rPr>
          <w:rFonts w:ascii="Fb Fontext" w:hAnsi="Fb Fontext" w:hint="cs"/>
          <w:sz w:val="20"/>
          <w:rtl/>
        </w:rPr>
        <w:t xml:space="preserve"> גברא גופיא לא חזי לא רמי חיובא עליה</w:t>
      </w:r>
      <w:r w:rsidRPr="007435EB">
        <w:rPr>
          <w:rFonts w:ascii="Fb Fontext" w:hAnsi="Fb Fontext"/>
          <w:sz w:val="20"/>
          <w:rtl/>
        </w:rPr>
        <w:t>.</w:t>
      </w:r>
    </w:p>
    <w:p w14:paraId="701EFF09" w14:textId="77777777" w:rsidR="00E8089F" w:rsidRPr="007435EB" w:rsidRDefault="00E8089F" w:rsidP="00E8089F">
      <w:pPr>
        <w:rPr>
          <w:rtl/>
        </w:rPr>
      </w:pPr>
      <w:r>
        <w:rPr>
          <w:rFonts w:ascii="Fb Fontext" w:hAnsi="Fb Fontext"/>
          <w:rtl/>
        </w:rPr>
        <w:t xml:space="preserve">רבה: לדברי </w:t>
      </w:r>
      <w:r>
        <w:rPr>
          <w:rStyle w:val="affffd"/>
          <w:rFonts w:ascii="Fb Fontext" w:hAnsi="Fb Fontext"/>
          <w:rtl/>
          <w:rPrChange w:id="10180" w:author="מנוע אמוראים" w:date="2026-10-05T16:42:03Z">
            <w:rPr>
              <w:rFonts w:ascii="Fb Fontext" w:hAnsi="Fb Fontext"/>
              <w:rtl/>
            </w:rPr>
          </w:rPrChange>
        </w:rPr>
        <w:t xml:space="preserve">ר"</w:t>
      </w:r>
      <w:r>
        <w:rPr>
          <w:rStyle w:val="affffd"/>
          <w:rFonts w:ascii="Fb Fontext" w:hAnsi="Fb Fontext" w:hint="cs"/>
          <w:rtl/>
          <w:rPrChange w:id="10181" w:author="מנוע אמוראים" w:date="2026-10-05T16:42:03Z">
            <w:rPr>
              <w:rFonts w:ascii="Fb Fontext" w:hAnsi="Fb Fontext" w:hint="cs"/>
              <w:rtl/>
            </w:rPr>
          </w:rPrChange>
        </w:rPr>
        <w:t xml:space="preserve">א</w:t>
      </w:r>
      <w:r w:rsidRPr="007435EB">
        <w:rPr>
          <w:rFonts w:ascii="Fb Fontext" w:hAnsi="Fb Fontext"/>
          <w:rtl/>
        </w:rPr>
        <w:t xml:space="preserve"> קטן בריא - מחמין לו חמין להברותו ולמולו בשבת, דהא חזי ליה.</w:t>
      </w:r>
    </w:p>
    <w:p w14:paraId="702AFC18" w14:textId="77777777" w:rsidR="00E8089F" w:rsidRPr="007435EB" w:rsidRDefault="00E8089F" w:rsidP="00E8089F">
      <w:pPr>
        <w:rPr>
          <w:rtl/>
        </w:rPr>
      </w:pPr>
      <w:r w:rsidRPr="007435EB">
        <w:rPr>
          <w:rFonts w:ascii="Fb Fontext" w:hAnsi="Fb Fontext"/>
          <w:sz w:val="20"/>
          <w:rtl/>
        </w:rPr>
        <w:t>קטן חולה - אין מחמין לו חמין להברותו ולמולו - דהא לא חזי ליה.</w:t>
      </w:r>
    </w:p>
    <w:p w14:paraId="3C16206D" w14:textId="77777777" w:rsidR="00E8089F" w:rsidRPr="007435EB" w:rsidRDefault="00E8089F" w:rsidP="00E8089F">
      <w:pPr>
        <w:rPr>
          <w:rtl/>
        </w:rPr>
      </w:pPr>
      <w:r w:rsidRPr="005C3FF1">
        <w:rPr>
          <w:rStyle w:val="afffa"/>
          <w:rtl/>
        </w:rPr>
        <w:t>רבא:</w:t>
      </w:r>
      <w:r w:rsidRPr="007435EB">
        <w:rPr>
          <w:rFonts w:ascii="Fb Fontext" w:hAnsi="Fb Fontext"/>
          <w:rtl/>
        </w:rPr>
        <w:t xml:space="preserve"> ואי בריא הוא - למה ליה חמין להברותו?</w:t>
      </w:r>
    </w:p>
    <w:p w14:paraId="37E6CB3E" w14:textId="77777777" w:rsidR="00E8089F" w:rsidRPr="007435EB" w:rsidRDefault="00E8089F" w:rsidP="00E8089F">
      <w:pPr>
        <w:rPr>
          <w:rtl/>
        </w:rPr>
      </w:pPr>
      <w:r w:rsidRPr="007435EB">
        <w:rPr>
          <w:rtl/>
        </w:rPr>
        <w:t>אלא הכל חולין הן אצל מילה</w:t>
      </w:r>
      <w:r w:rsidRPr="007435EB">
        <w:rPr>
          <w:rFonts w:hint="cs"/>
          <w:rtl/>
        </w:rPr>
        <w:t xml:space="preserve"> וגם קטן בריא </w:t>
      </w:r>
      <w:r w:rsidRPr="007435EB">
        <w:rPr>
          <w:rtl/>
        </w:rPr>
        <w:t>- אין מחמין לו חמין להברותו ולמולו בשבת, דהא לא חזי.</w:t>
      </w:r>
    </w:p>
    <w:p w14:paraId="2C0FD49A" w14:textId="77777777" w:rsidR="00E8089F" w:rsidRPr="007435EB" w:rsidRDefault="00E8089F" w:rsidP="005C3FF1">
      <w:pPr>
        <w:pStyle w:val="afff"/>
        <w:framePr w:wrap="around"/>
        <w:rPr>
          <w:rtl/>
        </w:rPr>
      </w:pPr>
      <w:r w:rsidRPr="007435EB">
        <w:rPr>
          <w:rFonts w:hint="cs"/>
          <w:rtl/>
        </w:rPr>
        <w:t>סט:</w:t>
      </w:r>
    </w:p>
    <w:p w14:paraId="765BF1EE"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 xml:space="preserve">ערל שלא מל </w:t>
      </w:r>
      <w:r>
        <w:rPr>
          <w:rStyle w:val="affffd"/>
          <w:rFonts w:ascii="Fb Fontext" w:hAnsi="Fb Fontext" w:hint="cs"/>
          <w:rtl/>
          <w:rPrChange w:id="10182" w:author="מנוע אמוראים" w:date="2026-10-05T16:42:03Z">
            <w:rPr>
              <w:rFonts w:ascii="Fb Fontext" w:hAnsi="Fb Fontext" w:hint="cs"/>
              <w:rtl/>
            </w:rPr>
          </w:rPrChange>
        </w:rPr>
        <w:t xml:space="preserve">לר</w:t>
      </w:r>
      <w:r>
        <w:rPr>
          <w:rStyle w:val="affffd"/>
          <w:rFonts w:ascii="Fb Fontext" w:hAnsi="Fb Fontext"/>
          <w:rtl/>
          <w:rPrChange w:id="10183" w:author="מנוע אמוראים" w:date="2026-10-05T16:42:03Z">
            <w:rPr>
              <w:rFonts w:ascii="Fb Fontext" w:hAnsi="Fb Fontext"/>
              <w:rtl/>
            </w:rPr>
          </w:rPrChange>
        </w:rPr>
        <w:t xml:space="preserve">"</w:t>
      </w:r>
      <w:r>
        <w:rPr>
          <w:rStyle w:val="affffd"/>
          <w:rFonts w:ascii="Fb Fontext" w:hAnsi="Fb Fontext" w:hint="cs"/>
          <w:rtl/>
          <w:rPrChange w:id="10184" w:author="מנוע אמוראים" w:date="2026-10-05T16:42:03Z">
            <w:rPr>
              <w:rFonts w:ascii="Fb Fontext" w:hAnsi="Fb Fontext" w:hint="cs"/>
              <w:rtl/>
            </w:rPr>
          </w:rPrChange>
        </w:rPr>
        <w:t xml:space="preserve">א</w:t>
      </w:r>
      <w:r w:rsidRPr="007435EB">
        <w:rPr>
          <w:rFonts w:ascii="Fb Fontext" w:hAnsi="Fb Fontext"/>
          <w:rtl/>
        </w:rPr>
        <w:t>- ענוש כרת,</w:t>
      </w:r>
      <w:r w:rsidRPr="007435EB">
        <w:rPr>
          <w:rFonts w:ascii="Fb Fontext" w:hAnsi="Fb Fontext" w:hint="cs"/>
          <w:rtl/>
        </w:rPr>
        <w:t xml:space="preserve"> </w:t>
      </w:r>
      <w:r w:rsidR="00127038">
        <w:rPr>
          <w:rFonts w:ascii="Fb Fontext" w:hAnsi="Fb Fontext" w:hint="cs"/>
          <w:rtl/>
        </w:rPr>
        <w:t>אף</w:t>
      </w:r>
      <w:r w:rsidRPr="007435EB">
        <w:rPr>
          <w:rFonts w:ascii="Fb Fontext" w:hAnsi="Fb Fontext" w:hint="cs"/>
          <w:rtl/>
        </w:rPr>
        <w:t xml:space="preserve"> דגברא גופיא לא חזי דס</w:t>
      </w:r>
      <w:r w:rsidRPr="007435EB">
        <w:rPr>
          <w:rFonts w:ascii="Fb Fontext" w:hAnsi="Fb Fontext"/>
          <w:rtl/>
        </w:rPr>
        <w:t>"</w:t>
      </w:r>
      <w:r w:rsidRPr="007435EB">
        <w:rPr>
          <w:rFonts w:ascii="Fb Fontext" w:hAnsi="Fb Fontext" w:hint="cs"/>
          <w:rtl/>
        </w:rPr>
        <w:t>ל ד</w:t>
      </w:r>
      <w:r w:rsidRPr="007435EB">
        <w:rPr>
          <w:rFonts w:ascii="Fb Fontext" w:hAnsi="Fb Fontext"/>
          <w:rtl/>
        </w:rPr>
        <w:t>אין שוחטין וזורקין על טמא שרץ</w:t>
      </w:r>
      <w:r w:rsidRPr="007435EB">
        <w:rPr>
          <w:rFonts w:ascii="Fb Fontext" w:hAnsi="Fb Fontext" w:hint="cs"/>
          <w:rtl/>
        </w:rPr>
        <w:t xml:space="preserve"> </w:t>
      </w:r>
      <w:r w:rsidRPr="007435EB">
        <w:rPr>
          <w:rFonts w:ascii="Fb Fontext" w:hAnsi="Fb Fontext"/>
          <w:rtl/>
        </w:rPr>
        <w:t>וכל שאילו ביחיד נדחה - בציבור עבדי בטומאה.</w:t>
      </w:r>
    </w:p>
    <w:p w14:paraId="405D3D6F" w14:textId="77777777" w:rsidR="00E8089F" w:rsidRPr="007435EB" w:rsidRDefault="00E8089F" w:rsidP="00E8089F">
      <w:pPr>
        <w:rPr>
          <w:rtl/>
        </w:rPr>
      </w:pPr>
      <w:r w:rsidRPr="007435EB">
        <w:rPr>
          <w:rtl/>
        </w:rPr>
        <w:t>וכל מילתא דאיתא בציבור - איתא ביחיד, וכל מילתא דליתא בציבור - ליתא ביחיד.</w:t>
      </w:r>
    </w:p>
    <w:p w14:paraId="540A9C78" w14:textId="77777777" w:rsidR="00E8089F" w:rsidRPr="007435EB" w:rsidRDefault="00E8089F" w:rsidP="00E8089F">
      <w:pPr>
        <w:rPr>
          <w:rtl/>
        </w:rPr>
      </w:pPr>
      <w:r w:rsidRPr="007435EB">
        <w:rPr>
          <w:rtl/>
        </w:rPr>
        <w:t>ערילות, דאי כוליה ציבור ערלים נינהו - אמרינן להו קומו מהולו נפשייכו ועבידי פסחא.</w:t>
      </w:r>
    </w:p>
    <w:p w14:paraId="36219CEF" w14:textId="77777777" w:rsidR="00E8089F" w:rsidRPr="007435EB" w:rsidRDefault="00E8089F" w:rsidP="00E8089F">
      <w:pPr>
        <w:rPr>
          <w:rtl/>
        </w:rPr>
      </w:pPr>
      <w:r w:rsidRPr="007435EB">
        <w:rPr>
          <w:rtl/>
        </w:rPr>
        <w:t>יחיד נמי אמרינן ליה: קום מהול ועביד פסחא.</w:t>
      </w:r>
    </w:p>
    <w:p w14:paraId="428E4189" w14:textId="77777777" w:rsidR="00E8089F" w:rsidRPr="007435EB" w:rsidRDefault="00E8089F" w:rsidP="00E8089F">
      <w:pPr>
        <w:rPr>
          <w:rtl/>
        </w:rPr>
      </w:pPr>
      <w:r w:rsidRPr="007435EB">
        <w:rPr>
          <w:rFonts w:ascii="Fb Fontext" w:hAnsi="Fb Fontext"/>
          <w:sz w:val="20"/>
          <w:rtl/>
        </w:rPr>
        <w:t>ואי לא מהיל ועביד - ענוש כרת.</w:t>
      </w:r>
    </w:p>
    <w:p w14:paraId="6674EDE6" w14:textId="77777777" w:rsidR="00E8089F" w:rsidRPr="007435EB" w:rsidRDefault="00E8089F" w:rsidP="00E8089F">
      <w:pPr>
        <w:rPr>
          <w:rtl/>
        </w:rPr>
      </w:pPr>
      <w:r w:rsidRPr="007435EB">
        <w:rPr>
          <w:rFonts w:ascii="Fb Fontext" w:hAnsi="Fb Fontext"/>
          <w:rtl/>
        </w:rPr>
        <w:t>טומאה, דאי כוליה ציבורא טמאין נינהו לא מדינן עלייהו, אלא עבדי בטומאה - יחיד נמי פטור.</w:t>
      </w:r>
    </w:p>
    <w:p w14:paraId="2ED7752F"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דפסח שני דליתיה בציבור ואיתיה ביחיד שאני דהא </w:t>
      </w:r>
      <w:r w:rsidRPr="007435EB">
        <w:rPr>
          <w:rFonts w:ascii="Fb Fontext" w:hAnsi="Fb Fontext"/>
          <w:sz w:val="20"/>
          <w:rtl/>
        </w:rPr>
        <w:t>עבד ליה ציבורא בראשון.</w:t>
      </w:r>
    </w:p>
    <w:p w14:paraId="1AB763BE" w14:textId="77777777" w:rsidR="00E8089F" w:rsidRPr="007435EB" w:rsidRDefault="00E8089F" w:rsidP="00E8089F">
      <w:pPr>
        <w:rPr>
          <w:rtl/>
        </w:rPr>
      </w:pPr>
      <w:r w:rsidRPr="007435EB">
        <w:rPr>
          <w:rFonts w:ascii="Fb Fontext" w:hAnsi="Fb Fontext"/>
          <w:rtl/>
        </w:rPr>
        <w:t>מיתיבי: יכול לא יהא ענוש כרת אלא שהיה טהור, ושלא היה בדרך רחוקה.</w:t>
      </w:r>
    </w:p>
    <w:p w14:paraId="087A376F" w14:textId="77777777" w:rsidR="00E8089F" w:rsidRPr="007435EB" w:rsidRDefault="00E8089F" w:rsidP="00E8089F">
      <w:pPr>
        <w:rPr>
          <w:rFonts w:cs="Guttman Vilna"/>
          <w:b/>
          <w:bCs/>
          <w:rtl/>
        </w:rPr>
      </w:pPr>
      <w:r w:rsidRPr="007435EB">
        <w:rPr>
          <w:rtl/>
        </w:rPr>
        <w:t>ערל וטמא שרץ ושאר כל הטמאים –</w:t>
      </w:r>
      <w:r w:rsidRPr="00AC0CB1">
        <w:rPr>
          <w:rStyle w:val="af2"/>
          <w:rFonts w:hint="cs"/>
          <w:rtl/>
        </w:rPr>
        <w:t>'</w:t>
      </w:r>
      <w:r w:rsidRPr="00AC0CB1">
        <w:rPr>
          <w:rStyle w:val="af2"/>
          <w:rtl/>
        </w:rPr>
        <w:t>והאיש</w:t>
      </w:r>
      <w:r w:rsidRPr="00AC0CB1">
        <w:rPr>
          <w:rStyle w:val="af2"/>
          <w:rFonts w:hint="cs"/>
          <w:rtl/>
        </w:rPr>
        <w:t>'</w:t>
      </w:r>
      <w:r w:rsidRPr="00AC0CB1">
        <w:rPr>
          <w:rStyle w:val="af2"/>
          <w:rtl/>
        </w:rPr>
        <w:t>.</w:t>
      </w:r>
    </w:p>
    <w:p w14:paraId="53AD54C5" w14:textId="77777777" w:rsidR="00E8089F" w:rsidRPr="007435EB" w:rsidRDefault="00E8089F" w:rsidP="00E8089F">
      <w:pPr>
        <w:rPr>
          <w:rtl/>
        </w:rPr>
      </w:pPr>
      <w:r w:rsidRPr="007435EB">
        <w:rPr>
          <w:rtl/>
        </w:rPr>
        <w:t>מדמהדר אטמא שרץ - קסבר אין שוחטין וזורקין על טמא שרץ.</w:t>
      </w:r>
      <w:r w:rsidRPr="007435EB">
        <w:rPr>
          <w:rFonts w:hint="cs"/>
          <w:rtl/>
        </w:rPr>
        <w:t xml:space="preserve"> דאל</w:t>
      </w:r>
      <w:r w:rsidRPr="007435EB">
        <w:rPr>
          <w:rtl/>
        </w:rPr>
        <w:t>"</w:t>
      </w:r>
      <w:r w:rsidRPr="007435EB">
        <w:rPr>
          <w:rFonts w:hint="cs"/>
          <w:rtl/>
        </w:rPr>
        <w:t>ה היינוטהור.</w:t>
      </w:r>
    </w:p>
    <w:p w14:paraId="3B99F34A" w14:textId="77777777" w:rsidR="00E8089F" w:rsidRPr="007435EB" w:rsidRDefault="00E8089F" w:rsidP="00E8089F">
      <w:pPr>
        <w:rPr>
          <w:rtl/>
        </w:rPr>
      </w:pPr>
      <w:r w:rsidRPr="007435EB">
        <w:rPr>
          <w:rFonts w:ascii="Fb Fontext" w:hAnsi="Fb Fontext" w:hint="cs"/>
          <w:sz w:val="20"/>
          <w:rtl/>
        </w:rPr>
        <w:t xml:space="preserve">משמע </w:t>
      </w:r>
      <w:r w:rsidR="00127038">
        <w:rPr>
          <w:rFonts w:ascii="Fb Fontext" w:hAnsi="Fb Fontext" w:hint="cs"/>
          <w:sz w:val="20"/>
          <w:rtl/>
        </w:rPr>
        <w:t>אף</w:t>
      </w:r>
      <w:r w:rsidRPr="007435EB">
        <w:rPr>
          <w:rFonts w:ascii="Fb Fontext" w:hAnsi="Fb Fontext" w:hint="cs"/>
          <w:sz w:val="20"/>
          <w:rtl/>
        </w:rPr>
        <w:t xml:space="preserve"> ד</w:t>
      </w:r>
      <w:r w:rsidRPr="007435EB">
        <w:rPr>
          <w:rFonts w:ascii="Fb Fontext" w:hAnsi="Fb Fontext"/>
          <w:sz w:val="20"/>
          <w:rtl/>
        </w:rPr>
        <w:t>לא חזי חיובא עליה.</w:t>
      </w:r>
      <w:r w:rsidRPr="007435EB">
        <w:rPr>
          <w:rFonts w:ascii="Fb Fontext" w:hAnsi="Fb Fontext" w:hint="cs"/>
          <w:sz w:val="20"/>
          <w:rtl/>
        </w:rPr>
        <w:t xml:space="preserve"> ו</w:t>
      </w:r>
      <w:r w:rsidR="00127038">
        <w:rPr>
          <w:rFonts w:ascii="Fb Fontext" w:hAnsi="Fb Fontext" w:hint="cs"/>
          <w:sz w:val="20"/>
          <w:rtl/>
        </w:rPr>
        <w:t>אף</w:t>
      </w:r>
      <w:r w:rsidRPr="007435EB">
        <w:rPr>
          <w:rFonts w:ascii="Fb Fontext" w:hAnsi="Fb Fontext" w:hint="cs"/>
          <w:sz w:val="20"/>
          <w:rtl/>
        </w:rPr>
        <w:t xml:space="preserve"> </w:t>
      </w:r>
      <w:r w:rsidRPr="007435EB">
        <w:rPr>
          <w:rFonts w:ascii="Fb Fontext" w:hAnsi="Fb Fontext"/>
          <w:sz w:val="20"/>
          <w:rtl/>
        </w:rPr>
        <w:t>דליתיה בציבור - איתיה ביחיד.</w:t>
      </w:r>
    </w:p>
    <w:p w14:paraId="1C17430A" w14:textId="77777777" w:rsidR="00E8089F" w:rsidRPr="007435EB" w:rsidRDefault="00E8089F" w:rsidP="00E8089F">
      <w:pPr>
        <w:rPr>
          <w:rtl/>
        </w:rPr>
      </w:pPr>
      <w:r w:rsidRPr="007435EB">
        <w:rPr>
          <w:rFonts w:ascii="Fb Fontext" w:hAnsi="Fb Fontext"/>
          <w:rtl/>
        </w:rPr>
        <w:t xml:space="preserve">אלא א"רא: </w:t>
      </w:r>
      <w:r w:rsidRPr="007435EB">
        <w:rPr>
          <w:rFonts w:ascii="Fb Fontext" w:hAnsi="Fb Fontext" w:hint="cs"/>
          <w:rtl/>
        </w:rPr>
        <w:t>ס</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10185" w:author="מנוע אמוראים" w:date="2026-10-05T16:42:03Z">
            <w:rPr>
              <w:rFonts w:ascii="Fb Fontext" w:hAnsi="Fb Fontext" w:hint="cs"/>
              <w:rtl/>
            </w:rPr>
          </w:rPrChange>
        </w:rPr>
        <w:t xml:space="preserve">לר</w:t>
      </w:r>
      <w:r>
        <w:rPr>
          <w:rStyle w:val="affffd"/>
          <w:rFonts w:ascii="Fb Fontext" w:hAnsi="Fb Fontext"/>
          <w:rtl/>
          <w:rPrChange w:id="10186" w:author="מנוע אמוראים" w:date="2026-10-05T16:42:03Z">
            <w:rPr>
              <w:rFonts w:ascii="Fb Fontext" w:hAnsi="Fb Fontext"/>
              <w:rtl/>
            </w:rPr>
          </w:rPrChange>
        </w:rPr>
        <w:t xml:space="preserve">"</w:t>
      </w:r>
      <w:r>
        <w:rPr>
          <w:rStyle w:val="affffd"/>
          <w:rFonts w:ascii="Fb Fontext" w:hAnsi="Fb Fontext" w:hint="cs"/>
          <w:rtl/>
          <w:rPrChange w:id="10187" w:author="מנוע אמוראים" w:date="2026-10-05T16:42:03Z">
            <w:rPr>
              <w:rFonts w:ascii="Fb Fontext" w:hAnsi="Fb Fontext" w:hint="cs"/>
              <w:rtl/>
            </w:rPr>
          </w:rPrChange>
        </w:rPr>
        <w:t xml:space="preserve">א</w:t>
      </w:r>
      <w:r>
        <w:rPr>
          <w:rFonts w:ascii="Fb Fontext" w:hAnsi="Fb Fontext" w:hint="cs"/>
          <w:rtl/>
        </w:rPr>
        <w:t xml:space="preserve"> </w:t>
      </w:r>
      <w:r w:rsidRPr="007435EB">
        <w:rPr>
          <w:rFonts w:ascii="Fb Fontext" w:hAnsi="Fb Fontext"/>
          <w:rtl/>
        </w:rPr>
        <w:t>שוחטין וזורקין על טמא שרץ, וה"</w:t>
      </w:r>
      <w:r w:rsidRPr="007435EB">
        <w:rPr>
          <w:rFonts w:ascii="Fb Fontext" w:hAnsi="Fb Fontext" w:hint="cs"/>
          <w:rtl/>
        </w:rPr>
        <w:t>ה</w:t>
      </w:r>
      <w:r w:rsidRPr="007435EB">
        <w:rPr>
          <w:rFonts w:ascii="Fb Fontext" w:hAnsi="Fb Fontext"/>
          <w:rtl/>
        </w:rPr>
        <w:t xml:space="preserve"> לטמא מת בשביעי שלו.</w:t>
      </w:r>
    </w:p>
    <w:p w14:paraId="4373925A" w14:textId="77777777" w:rsidR="00E8089F" w:rsidRPr="007435EB" w:rsidRDefault="00E8089F" w:rsidP="00E8089F">
      <w:pPr>
        <w:rPr>
          <w:rtl/>
        </w:rPr>
      </w:pPr>
      <w:r w:rsidRPr="007435EB">
        <w:rPr>
          <w:rtl/>
        </w:rPr>
        <w:t>- הזאה - לאכילה.</w:t>
      </w:r>
    </w:p>
    <w:p w14:paraId="43C2579E" w14:textId="77777777" w:rsidR="00E8089F" w:rsidRPr="007435EB" w:rsidRDefault="00E8089F" w:rsidP="00E8089F">
      <w:pPr>
        <w:rPr>
          <w:rtl/>
        </w:rPr>
      </w:pPr>
      <w:r w:rsidRPr="007435EB">
        <w:rPr>
          <w:rFonts w:hint="cs"/>
          <w:rtl/>
        </w:rPr>
        <w:t>ולא נקרא נשחט שלא לאוכליו דהכח חזי ורק לא מתקן הוא, משא</w:t>
      </w:r>
      <w:r w:rsidRPr="007435EB">
        <w:rPr>
          <w:rtl/>
        </w:rPr>
        <w:t>"</w:t>
      </w:r>
      <w:r w:rsidRPr="007435EB">
        <w:rPr>
          <w:rFonts w:hint="cs"/>
          <w:rtl/>
        </w:rPr>
        <w:t>כ בחולה וזקן שלא חזי.</w:t>
      </w:r>
    </w:p>
    <w:p w14:paraId="11A828D6" w14:textId="33AF7EA9" w:rsidR="00E8089F" w:rsidRPr="007435EB" w:rsidRDefault="00F47631" w:rsidP="00F47631">
      <w:pPr>
        <w:pStyle w:val="affd"/>
        <w:rPr>
          <w:bCs/>
          <w:rtl/>
        </w:rPr>
      </w:pPr>
      <w:r>
        <w:rPr>
          <w:rFonts w:hint="cs"/>
          <w:rtl/>
        </w:rPr>
        <w:t>***</w:t>
      </w:r>
    </w:p>
    <w:p w14:paraId="7B334473" w14:textId="77777777" w:rsidR="00E8089F" w:rsidRPr="007435EB" w:rsidRDefault="00E8089F" w:rsidP="00E8089F">
      <w:pPr>
        <w:rPr>
          <w:rtl/>
        </w:rPr>
      </w:pPr>
      <w:r w:rsidRPr="007435EB">
        <w:rPr>
          <w:rFonts w:cs="Guttman Vilna"/>
          <w:b/>
          <w:bCs/>
          <w:rtl/>
        </w:rPr>
        <w:t>כלל א"ר עקיבא וכו'.</w:t>
      </w:r>
    </w:p>
    <w:p w14:paraId="78D5DE25" w14:textId="235DB0A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188" w:author="מנוע אמוראים" w:date="2026-10-05T16:42:03Z">
            <w:rPr>
              <w:rtl/>
            </w:rPr>
          </w:rPrChange>
        </w:rPr>
        <w:t xml:space="preserve">אר</w:t>
      </w:r>
      <w:r>
        <w:rPr>
          <w:rStyle w:val="affffd"/>
          <w:rFonts w:hint="cs"/>
          <w:rtl/>
          <w:rPrChange w:id="10189" w:author="מנוע אמוראים" w:date="2026-10-05T16:42:03Z">
            <w:rPr>
              <w:rFonts w:hint="cs"/>
              <w:rtl/>
            </w:rPr>
          </w:rPrChange>
        </w:rPr>
        <w:t xml:space="preserve">יא</w:t>
      </w:r>
      <w:r>
        <w:rPr>
          <w:rStyle w:val="affffd"/>
          <w:rtl/>
          <w:rPrChange w:id="10190" w:author="מנוע אמוראים" w:date="2026-10-05T16:42:03Z">
            <w:rPr>
              <w:rtl/>
            </w:rPr>
          </w:rPrChange>
        </w:rPr>
        <w:t xml:space="preserve">"</w:t>
      </w:r>
      <w:r>
        <w:rPr>
          <w:rStyle w:val="affffd"/>
          <w:rFonts w:hint="cs"/>
          <w:rtl/>
          <w:rPrChange w:id="10191" w:author="מנוע אמוראים" w:date="2026-10-05T16:42:03Z">
            <w:rPr>
              <w:rFonts w:hint="cs"/>
              <w:rtl/>
            </w:rPr>
          </w:rPrChange>
        </w:rPr>
        <w:t xml:space="preserve">ר</w:t>
      </w:r>
      <w:r>
        <w:rPr>
          <w:rtl/>
        </w:rPr>
        <w:t xml:space="preserve">: הלכה </w:t>
      </w:r>
      <w:r>
        <w:rPr>
          <w:rStyle w:val="affffd"/>
          <w:rtl/>
          <w:rPrChange w:id="10192" w:author="מנוע אמוראים" w:date="2026-10-05T16:42:03Z">
            <w:rPr>
              <w:rtl/>
            </w:rPr>
          </w:rPrChange>
        </w:rPr>
        <w:t xml:space="preserve">כר"</w:t>
      </w:r>
      <w:r>
        <w:rPr>
          <w:rStyle w:val="affffd"/>
          <w:rFonts w:hint="cs"/>
          <w:rtl/>
          <w:rPrChange w:id="10193" w:author="מנוע אמוראים" w:date="2026-10-05T16:42:03Z">
            <w:rPr>
              <w:rFonts w:hint="cs"/>
              <w:rtl/>
            </w:rPr>
          </w:rPrChange>
        </w:rPr>
        <w:t xml:space="preserve">ע</w:t>
      </w:r>
      <w:r w:rsidR="00E8089F" w:rsidRPr="007435EB">
        <w:rPr>
          <w:rtl/>
        </w:rPr>
        <w:t>.</w:t>
      </w:r>
    </w:p>
    <w:p w14:paraId="3FB820B6" w14:textId="77777777" w:rsidR="00E8089F" w:rsidRPr="007435EB" w:rsidRDefault="00E8089F" w:rsidP="00E8089F">
      <w:pPr>
        <w:rPr>
          <w:rtl/>
        </w:rPr>
      </w:pPr>
      <w:r w:rsidRPr="007435EB">
        <w:rPr>
          <w:rtl/>
        </w:rPr>
        <w:t>ותנן נמי גבי מילה כ</w:t>
      </w:r>
      <w:r w:rsidRPr="007435EB">
        <w:rPr>
          <w:rFonts w:hint="cs"/>
          <w:rtl/>
        </w:rPr>
        <w:t>ה</w:t>
      </w:r>
      <w:r w:rsidRPr="007435EB">
        <w:rPr>
          <w:rtl/>
        </w:rPr>
        <w:t>"</w:t>
      </w:r>
      <w:r w:rsidRPr="007435EB">
        <w:rPr>
          <w:rFonts w:hint="cs"/>
          <w:rtl/>
        </w:rPr>
        <w:t>ג ד</w:t>
      </w:r>
      <w:r>
        <w:rPr>
          <w:rtl/>
        </w:rPr>
        <w:t xml:space="preserve">כלל </w:t>
      </w:r>
      <w:r>
        <w:rPr>
          <w:rStyle w:val="affffd"/>
          <w:rtl/>
          <w:rPrChange w:id="10194" w:author="מנוע אמוראים" w:date="2026-10-05T16:42:03Z">
            <w:rPr>
              <w:rtl/>
            </w:rPr>
          </w:rPrChange>
        </w:rPr>
        <w:t xml:space="preserve">א</w:t>
      </w:r>
      <w:r>
        <w:rPr>
          <w:rStyle w:val="affffd"/>
          <w:rFonts w:hint="cs"/>
          <w:rtl/>
          <w:rPrChange w:id="10195" w:author="מנוע אמוראים" w:date="2026-10-05T16:42:03Z">
            <w:rPr>
              <w:rFonts w:hint="cs"/>
              <w:rtl/>
            </w:rPr>
          </w:rPrChange>
        </w:rPr>
        <w:t xml:space="preserve">ר</w:t>
      </w:r>
      <w:r>
        <w:rPr>
          <w:rStyle w:val="affffd"/>
          <w:rtl/>
          <w:rPrChange w:id="10196" w:author="מנוע אמוראים" w:date="2026-10-05T16:42:03Z">
            <w:rPr>
              <w:rtl/>
            </w:rPr>
          </w:rPrChange>
        </w:rPr>
        <w:t xml:space="preserve">"</w:t>
      </w:r>
      <w:r>
        <w:rPr>
          <w:rStyle w:val="affffd"/>
          <w:rFonts w:hint="cs"/>
          <w:rtl/>
          <w:rPrChange w:id="10197" w:author="מנוע אמוראים" w:date="2026-10-05T16:42:03Z">
            <w:rPr>
              <w:rFonts w:hint="cs"/>
              <w:rtl/>
            </w:rPr>
          </w:rPrChange>
        </w:rPr>
        <w:t xml:space="preserve">ע</w:t>
      </w:r>
      <w:r>
        <w:rPr>
          <w:rtl/>
        </w:rPr>
        <w:t xml:space="preserve">: כל מלאכה שאפשר לעשותה </w:t>
      </w:r>
      <w:r>
        <w:rPr>
          <w:rStyle w:val="affffd"/>
          <w:rtl/>
          <w:rPrChange w:id="10198" w:author="מנוע אמוראים" w:date="2026-10-05T16:42:03Z">
            <w:rPr>
              <w:rtl/>
            </w:rPr>
          </w:rPrChange>
        </w:rPr>
        <w:t xml:space="preserve">מער"</w:t>
      </w:r>
      <w:r>
        <w:rPr>
          <w:rStyle w:val="affffd"/>
          <w:rFonts w:hint="cs"/>
          <w:rtl/>
          <w:rPrChange w:id="10199" w:author="מנוע אמוראים" w:date="2026-10-05T16:42:03Z">
            <w:rPr>
              <w:rFonts w:hint="cs"/>
              <w:rtl/>
            </w:rPr>
          </w:rPrChange>
        </w:rPr>
        <w:t xml:space="preserve">ש</w:t>
      </w:r>
      <w:r w:rsidRPr="007435EB">
        <w:rPr>
          <w:rtl/>
        </w:rPr>
        <w:t xml:space="preserve"> אינה דוחה את השבת.</w:t>
      </w:r>
    </w:p>
    <w:p w14:paraId="15CBB5EB" w14:textId="77777777" w:rsidR="00E8089F" w:rsidRPr="007435EB" w:rsidRDefault="00E8089F" w:rsidP="00E8089F">
      <w:pPr>
        <w:rPr>
          <w:rtl/>
        </w:rPr>
      </w:pPr>
      <w:r>
        <w:rPr>
          <w:rFonts w:ascii="Fb Fontext" w:hAnsi="Fb Fontext"/>
          <w:sz w:val="20"/>
          <w:rtl/>
        </w:rPr>
        <w:t xml:space="preserve">מילה, שאי אפשר לעשותה </w:t>
      </w:r>
      <w:r>
        <w:rPr>
          <w:rStyle w:val="affffd"/>
          <w:rFonts w:ascii="Fb Fontext" w:hAnsi="Fb Fontext"/>
          <w:sz w:val="20"/>
          <w:rtl/>
          <w:rPrChange w:id="10200" w:author="מנוע אמוראים" w:date="2026-10-05T16:42:03Z">
            <w:rPr>
              <w:rFonts w:ascii="Fb Fontext" w:hAnsi="Fb Fontext"/>
              <w:sz w:val="20"/>
              <w:rtl/>
            </w:rPr>
          </w:rPrChange>
        </w:rPr>
        <w:t xml:space="preserve">מער"</w:t>
      </w:r>
      <w:r>
        <w:rPr>
          <w:rStyle w:val="affffd"/>
          <w:rFonts w:ascii="Fb Fontext" w:hAnsi="Fb Fontext" w:hint="cs"/>
          <w:sz w:val="20"/>
          <w:rtl/>
          <w:rPrChange w:id="10201" w:author="מנוע אמוראים" w:date="2026-10-05T16:42:03Z">
            <w:rPr>
              <w:rFonts w:ascii="Fb Fontext" w:hAnsi="Fb Fontext" w:hint="cs"/>
              <w:sz w:val="20"/>
              <w:rtl/>
            </w:rPr>
          </w:rPrChange>
        </w:rPr>
        <w:t xml:space="preserve">ש</w:t>
      </w:r>
      <w:r w:rsidRPr="007435EB">
        <w:rPr>
          <w:rFonts w:ascii="Fb Fontext" w:hAnsi="Fb Fontext"/>
          <w:sz w:val="20"/>
          <w:rtl/>
        </w:rPr>
        <w:t>- דוחה את השבת.</w:t>
      </w:r>
    </w:p>
    <w:p w14:paraId="430EBD01" w14:textId="77777777" w:rsidR="00E8089F" w:rsidRPr="007435EB" w:rsidRDefault="00E8089F" w:rsidP="00E8089F">
      <w:pPr>
        <w:rPr>
          <w:rtl/>
        </w:rPr>
      </w:pPr>
      <w:r w:rsidRPr="005C3FF1">
        <w:rPr>
          <w:rStyle w:val="afffa"/>
          <w:rtl/>
        </w:rPr>
        <w:t>וצריכא</w:t>
      </w:r>
      <w:r w:rsidRPr="007435EB">
        <w:rPr>
          <w:rFonts w:ascii="Fb Fontext" w:hAnsi="Fb Fontext"/>
          <w:rtl/>
        </w:rPr>
        <w:t xml:space="preserve">, </w:t>
      </w:r>
      <w:r w:rsidRPr="007435EB">
        <w:rPr>
          <w:rFonts w:ascii="Fb Fontext" w:hAnsi="Fb Fontext" w:hint="cs"/>
          <w:rtl/>
        </w:rPr>
        <w:t xml:space="preserve">בפסח </w:t>
      </w:r>
      <w:r w:rsidR="00127038">
        <w:rPr>
          <w:rFonts w:ascii="Fb Fontext" w:hAnsi="Fb Fontext" w:hint="cs"/>
          <w:rtl/>
        </w:rPr>
        <w:t>אף</w:t>
      </w:r>
      <w:r w:rsidRPr="007435EB">
        <w:rPr>
          <w:rFonts w:ascii="Fb Fontext" w:hAnsi="Fb Fontext" w:hint="cs"/>
          <w:rtl/>
        </w:rPr>
        <w:t xml:space="preserve"> דלא נכרתו עליה י</w:t>
      </w:r>
      <w:r w:rsidRPr="007435EB">
        <w:rPr>
          <w:rFonts w:ascii="Fb Fontext" w:hAnsi="Fb Fontext"/>
          <w:rtl/>
        </w:rPr>
        <w:t>"</w:t>
      </w:r>
      <w:r w:rsidRPr="007435EB">
        <w:rPr>
          <w:rFonts w:ascii="Fb Fontext" w:hAnsi="Fb Fontext" w:hint="cs"/>
          <w:rtl/>
        </w:rPr>
        <w:t>ג בריתות.</w:t>
      </w:r>
    </w:p>
    <w:p w14:paraId="2775B7E4" w14:textId="77777777" w:rsidR="00E8089F" w:rsidRPr="007435EB" w:rsidRDefault="00E8089F" w:rsidP="00E8089F">
      <w:pPr>
        <w:rPr>
          <w:rFonts w:cs="Guttman Vilna"/>
          <w:b/>
          <w:bCs/>
          <w:rtl/>
        </w:rPr>
      </w:pPr>
      <w:r w:rsidRPr="007435EB">
        <w:rPr>
          <w:rFonts w:hint="cs"/>
          <w:rtl/>
        </w:rPr>
        <w:t xml:space="preserve">ומילה </w:t>
      </w:r>
      <w:r w:rsidR="00127038">
        <w:rPr>
          <w:rFonts w:hint="cs"/>
          <w:rtl/>
        </w:rPr>
        <w:t>אף</w:t>
      </w:r>
      <w:r w:rsidRPr="007435EB">
        <w:rPr>
          <w:rFonts w:hint="cs"/>
          <w:rtl/>
        </w:rPr>
        <w:t xml:space="preserve"> דליכא כרת.</w:t>
      </w:r>
    </w:p>
    <w:p w14:paraId="6A1C6836" w14:textId="45A0C271" w:rsidR="00E8089F" w:rsidRPr="007435EB" w:rsidRDefault="00F47631" w:rsidP="00F47631">
      <w:pPr>
        <w:pStyle w:val="affd"/>
        <w:rPr>
          <w:bCs/>
          <w:rtl/>
        </w:rPr>
      </w:pPr>
      <w:r>
        <w:rPr>
          <w:rFonts w:hint="cs"/>
          <w:rtl/>
        </w:rPr>
        <w:t>***</w:t>
      </w:r>
    </w:p>
    <w:p w14:paraId="5ED6DD45" w14:textId="77777777" w:rsidR="00E8089F" w:rsidRPr="005C3FF1" w:rsidRDefault="00E8089F" w:rsidP="009A151F">
      <w:pPr>
        <w:rPr>
          <w:rStyle w:val="afffa"/>
          <w:rtl/>
        </w:rPr>
      </w:pPr>
      <w:ins w:id="9863" w:author="מספור קטעי משנה" w:date="2026-10-06T06:45:41Z">
        <w:r>
          <w:rPr>
            <w:rStyle w:val="MisparKeta"/>
          </w:rPr>
          <w:t xml:space="preserve">ב. </w:t>
        </w:r>
      </w:ins>
      <w:r w:rsidRPr="005C3FF1">
        <w:rPr>
          <w:rStyle w:val="afffa"/>
          <w:rtl/>
        </w:rPr>
        <w:lastRenderedPageBreak/>
        <w:t>משנה.</w:t>
      </w:r>
    </w:p>
    <w:p w14:paraId="73F3915B" w14:textId="77777777" w:rsidR="00E8089F" w:rsidRPr="005C3FF1" w:rsidRDefault="00E8089F" w:rsidP="009A151F">
      <w:pPr>
        <w:rPr>
          <w:rStyle w:val="afffa"/>
          <w:rtl/>
        </w:rPr>
      </w:pPr>
      <w:r w:rsidRPr="005C3FF1">
        <w:rPr>
          <w:rStyle w:val="afffa"/>
          <w:rtl/>
        </w:rPr>
        <w:t>אימתי מביא חגיגה עמו - בזמן שהוא בא בחול, בטהרה, ובמועט.</w:t>
      </w:r>
    </w:p>
    <w:p w14:paraId="621C4279" w14:textId="77777777" w:rsidR="00E8089F" w:rsidRPr="005C3FF1" w:rsidRDefault="00E8089F" w:rsidP="009A151F">
      <w:pPr>
        <w:rPr>
          <w:rStyle w:val="afffa"/>
          <w:rtl/>
        </w:rPr>
      </w:pPr>
      <w:r w:rsidRPr="005C3FF1">
        <w:rPr>
          <w:rStyle w:val="afffa"/>
          <w:rtl/>
        </w:rPr>
        <w:t>ובזמן שהוא בא בשבת, במרובה, ובטומאה - אין מביאין עמו חגיגה.</w:t>
      </w:r>
    </w:p>
    <w:p>
      <w:pPr>
        <w:pStyle w:val="affffff1"/>
        <w:rPr>
          <w:ins w:id="20154" w:author="קלוד" w:date="2026-10-06T10:09:47Z"/>
        </w:rPr>
      </w:pPr>
      <w:ins w:id="20153" w:author="קלוד" w:date="2026-10-06T10:09:47Z">
        <w:r>
          <w:t xml:space="preserve">משנה ד</w:t>
        </w:r>
      </w:ins>
    </w:p>
    <w:p w14:paraId="712F03E1" w14:textId="77777777" w:rsidR="00E8089F" w:rsidRPr="007435EB" w:rsidRDefault="00E8089F" w:rsidP="00E8089F">
      <w:pPr>
        <w:pStyle w:val="afff5"/>
        <w:rPr>
          <w:b/>
          <w:rtl/>
        </w:rPr>
      </w:pPr>
      <w:r w:rsidRPr="007435EB">
        <w:rPr>
          <w:b/>
          <w:rtl/>
        </w:rPr>
        <w:t>חגיגה היתה באה מן הצאן, מן הבקר, מן הכבשים ומן העזים, מן הזכרים ומן הנקבות, ונאכלת לשני ימים ולילה אחד.</w:t>
      </w:r>
    </w:p>
    <w:p w14:paraId="33B4CC78" w14:textId="765A1692" w:rsidR="00E8089F" w:rsidRPr="007435EB" w:rsidRDefault="00F47631" w:rsidP="00F47631">
      <w:pPr>
        <w:pStyle w:val="affd"/>
        <w:rPr>
          <w:bCs/>
          <w:rtl/>
        </w:rPr>
      </w:pPr>
      <w:r>
        <w:rPr>
          <w:rFonts w:hint="cs"/>
          <w:rtl/>
        </w:rPr>
        <w:t>***</w:t>
      </w:r>
    </w:p>
    <w:p w14:paraId="3A14E9A4" w14:textId="77777777" w:rsidR="00E8089F" w:rsidRPr="007435EB" w:rsidRDefault="00E8089F" w:rsidP="00E8089F">
      <w:pPr>
        <w:rPr>
          <w:rtl/>
        </w:rPr>
      </w:pPr>
      <w:r w:rsidRPr="007435EB">
        <w:rPr>
          <w:rFonts w:ascii="Fb Fontext" w:hAnsi="Fb Fontext"/>
          <w:rtl/>
        </w:rPr>
        <w:t xml:space="preserve">חגיגה? </w:t>
      </w:r>
      <w:r w:rsidRPr="007435EB">
        <w:rPr>
          <w:rFonts w:ascii="Fb Fontext" w:hAnsi="Fb Fontext" w:hint="cs"/>
          <w:rtl/>
        </w:rPr>
        <w:t>דת</w:t>
      </w:r>
      <w:r w:rsidRPr="007435EB">
        <w:rPr>
          <w:rFonts w:ascii="Fb Fontext" w:hAnsi="Fb Fontext"/>
          <w:rtl/>
        </w:rPr>
        <w:t>נא הרכבתו והבאתו דלא דחי שבת וקתני נמי חגיגה דלא דחיא שבת.</w:t>
      </w:r>
    </w:p>
    <w:p w14:paraId="4F540E72" w14:textId="77777777" w:rsidR="00E8089F" w:rsidRPr="005C3FF1" w:rsidRDefault="00E8089F" w:rsidP="00E8089F">
      <w:pPr>
        <w:rPr>
          <w:rStyle w:val="afffa"/>
          <w:rtl/>
        </w:rPr>
      </w:pPr>
      <w:r w:rsidRPr="007435EB">
        <w:rPr>
          <w:rFonts w:ascii="Fb Fontext" w:hAnsi="Fb Fontext"/>
          <w:sz w:val="20"/>
          <w:rtl/>
        </w:rPr>
        <w:t>וה"</w:t>
      </w:r>
      <w:r w:rsidRPr="007435EB">
        <w:rPr>
          <w:rFonts w:ascii="Fb Fontext" w:hAnsi="Fb Fontext" w:hint="cs"/>
          <w:sz w:val="20"/>
          <w:rtl/>
        </w:rPr>
        <w:t>ק</w:t>
      </w:r>
      <w:r w:rsidRPr="007435EB">
        <w:rPr>
          <w:rFonts w:ascii="Fb Fontext" w:hAnsi="Fb Fontext"/>
          <w:sz w:val="20"/>
          <w:rtl/>
        </w:rPr>
        <w:t xml:space="preserve"> אימתי מביאין עמו חגיגה - בזמן שהוא בא בחול בטהרה ובמועט.</w:t>
      </w:r>
    </w:p>
    <w:p w14:paraId="66BB0B65" w14:textId="77777777" w:rsidR="00E8089F" w:rsidRPr="007435EB" w:rsidRDefault="00E8089F" w:rsidP="005C3FF1">
      <w:pPr>
        <w:pStyle w:val="afff"/>
        <w:framePr w:wrap="around"/>
        <w:rPr>
          <w:rtl/>
        </w:rPr>
      </w:pPr>
      <w:r w:rsidRPr="007435EB">
        <w:rPr>
          <w:rFonts w:hint="cs"/>
          <w:rtl/>
        </w:rPr>
        <w:t>ע.</w:t>
      </w:r>
    </w:p>
    <w:p w14:paraId="30B115AF" w14:textId="3C784A3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rtl/>
          <w:rPrChange w:id="10202" w:author="מנוע אמוראים" w:date="2026-10-05T16:42:03Z">
            <w:rPr>
              <w:rFonts w:ascii="Fb Fontext" w:hAnsi="Fb Fontext"/>
              <w:rtl/>
            </w:rPr>
          </w:rPrChange>
        </w:rPr>
        <w:t xml:space="preserve">אר"</w:t>
      </w:r>
      <w:r>
        <w:rPr>
          <w:rStyle w:val="affffd"/>
          <w:rFonts w:ascii="Fb Fontext" w:hAnsi="Fb Fontext" w:hint="cs"/>
          <w:rtl/>
          <w:rPrChange w:id="10203" w:author="מנוע אמוראים" w:date="2026-10-05T16:42:03Z">
            <w:rPr>
              <w:rFonts w:ascii="Fb Fontext" w:hAnsi="Fb Fontext" w:hint="cs"/>
              <w:rtl/>
            </w:rPr>
          </w:rPrChange>
        </w:rPr>
        <w:t xml:space="preserve">א</w:t>
      </w:r>
      <w:r w:rsidR="00E8089F" w:rsidRPr="007435EB">
        <w:rPr>
          <w:rFonts w:ascii="Fb Fontext" w:hAnsi="Fb Fontext"/>
          <w:rtl/>
        </w:rPr>
        <w:t xml:space="preserve">: </w:t>
      </w:r>
      <w:r w:rsidR="00E8089F" w:rsidRPr="007435EB">
        <w:rPr>
          <w:rFonts w:ascii="Fb Fontext" w:hAnsi="Fb Fontext" w:hint="cs"/>
          <w:rtl/>
        </w:rPr>
        <w:t>ש</w:t>
      </w:r>
      <w:r w:rsidR="00E8089F" w:rsidRPr="007435EB">
        <w:rPr>
          <w:rFonts w:ascii="Fb Fontext" w:hAnsi="Fb Fontext"/>
          <w:rtl/>
        </w:rPr>
        <w:t>"</w:t>
      </w:r>
      <w:r w:rsidR="00E8089F" w:rsidRPr="007435EB">
        <w:rPr>
          <w:rFonts w:ascii="Fb Fontext" w:hAnsi="Fb Fontext" w:hint="cs"/>
          <w:rtl/>
        </w:rPr>
        <w:t>מ</w:t>
      </w:r>
      <w:r w:rsidR="00E8089F" w:rsidRPr="007435EB">
        <w:rPr>
          <w:rFonts w:ascii="Fb Fontext" w:hAnsi="Fb Fontext"/>
          <w:rtl/>
        </w:rPr>
        <w:t xml:space="preserve">: חגיגת </w:t>
      </w:r>
      <w:r w:rsidR="00E8089F" w:rsidRPr="007435EB">
        <w:rPr>
          <w:rFonts w:ascii="Fb Fontext" w:hAnsi="Fb Fontext" w:hint="cs"/>
          <w:rtl/>
        </w:rPr>
        <w:t>י</w:t>
      </w:r>
      <w:r w:rsidR="00E8089F" w:rsidRPr="007435EB">
        <w:rPr>
          <w:rFonts w:ascii="Fb Fontext" w:hAnsi="Fb Fontext"/>
          <w:rtl/>
        </w:rPr>
        <w:t>"</w:t>
      </w:r>
      <w:r w:rsidR="00E8089F" w:rsidRPr="007435EB">
        <w:rPr>
          <w:rFonts w:ascii="Fb Fontext" w:hAnsi="Fb Fontext" w:hint="cs"/>
          <w:rtl/>
        </w:rPr>
        <w:t xml:space="preserve">ד </w:t>
      </w:r>
      <w:r w:rsidR="00E8089F" w:rsidRPr="007435EB">
        <w:rPr>
          <w:rFonts w:ascii="Fb Fontext" w:hAnsi="Fb Fontext"/>
          <w:rtl/>
        </w:rPr>
        <w:t>לאו חובה היא, דאי ס"</w:t>
      </w:r>
      <w:r w:rsidR="00E8089F" w:rsidRPr="007435EB">
        <w:rPr>
          <w:rFonts w:ascii="Fb Fontext" w:hAnsi="Fb Fontext" w:hint="cs"/>
          <w:rtl/>
        </w:rPr>
        <w:t>ד</w:t>
      </w:r>
      <w:r w:rsidR="00E8089F" w:rsidRPr="007435EB">
        <w:rPr>
          <w:rFonts w:ascii="Fb Fontext" w:hAnsi="Fb Fontext"/>
          <w:rtl/>
        </w:rPr>
        <w:t xml:space="preserve"> חובה היא </w:t>
      </w:r>
      <w:r w:rsidR="00E8089F" w:rsidRPr="007435EB">
        <w:rPr>
          <w:rFonts w:ascii="Fb Fontext" w:hAnsi="Fb Fontext" w:hint="cs"/>
          <w:rtl/>
        </w:rPr>
        <w:t>ת</w:t>
      </w:r>
      <w:r w:rsidR="00E8089F" w:rsidRPr="007435EB">
        <w:rPr>
          <w:rFonts w:ascii="Fb Fontext" w:hAnsi="Fb Fontext"/>
          <w:rtl/>
        </w:rPr>
        <w:t>יתי בשבת, ותיתי במרובה, ותיתי בטומאה.</w:t>
      </w:r>
    </w:p>
    <w:p w14:paraId="149994F2" w14:textId="77777777" w:rsidR="00E8089F" w:rsidRPr="007435EB" w:rsidRDefault="00E8089F" w:rsidP="00E8089F">
      <w:pPr>
        <w:rPr>
          <w:rtl/>
        </w:rPr>
      </w:pPr>
      <w:r w:rsidRPr="007435EB">
        <w:rPr>
          <w:rtl/>
        </w:rPr>
        <w:t>ובמועט אתיא כדתניא: חגיגה הבאה עם הפסח נאכלת תחילה, כדי שיהא פסח נאכל על השבע.</w:t>
      </w:r>
    </w:p>
    <w:p w14:paraId="62F3CE7F" w14:textId="7AFEF7D7" w:rsidR="00E8089F" w:rsidRPr="007435EB" w:rsidRDefault="00F47631" w:rsidP="00F47631">
      <w:pPr>
        <w:pStyle w:val="affd"/>
        <w:rPr>
          <w:bCs/>
          <w:rtl/>
        </w:rPr>
      </w:pPr>
      <w:r>
        <w:rPr>
          <w:rFonts w:hint="cs"/>
          <w:rtl/>
        </w:rPr>
        <w:t>***</w:t>
      </w:r>
    </w:p>
    <w:p w14:paraId="3E45BC06" w14:textId="77777777" w:rsidR="00E8089F" w:rsidRPr="007435EB" w:rsidRDefault="00E8089F" w:rsidP="00E8089F">
      <w:pPr>
        <w:rPr>
          <w:rtl/>
        </w:rPr>
      </w:pPr>
      <w:r w:rsidRPr="007435EB">
        <w:rPr>
          <w:rFonts w:cs="Guttman Vilna"/>
          <w:b/>
          <w:bCs/>
          <w:rtl/>
        </w:rPr>
        <w:t>ונאכלת לשני ימים וכו'.</w:t>
      </w:r>
    </w:p>
    <w:p w14:paraId="144AFC83" w14:textId="77777777" w:rsidR="00E8089F" w:rsidRPr="007435EB" w:rsidRDefault="00E8089F" w:rsidP="00E8089F">
      <w:pPr>
        <w:rPr>
          <w:rtl/>
        </w:rPr>
      </w:pPr>
      <w:r w:rsidRPr="007435EB">
        <w:rPr>
          <w:rtl/>
        </w:rPr>
        <w:t>מתניתין דלא כבן תימא.</w:t>
      </w:r>
      <w:r w:rsidRPr="007435EB">
        <w:rPr>
          <w:rFonts w:hint="cs"/>
          <w:rtl/>
        </w:rPr>
        <w:t xml:space="preserve"> דס</w:t>
      </w:r>
      <w:r w:rsidRPr="007435EB">
        <w:rPr>
          <w:rtl/>
        </w:rPr>
        <w:t>"</w:t>
      </w:r>
      <w:r w:rsidRPr="007435EB">
        <w:rPr>
          <w:rFonts w:hint="cs"/>
          <w:rtl/>
        </w:rPr>
        <w:t>ל ח</w:t>
      </w:r>
      <w:r w:rsidRPr="007435EB">
        <w:rPr>
          <w:rtl/>
        </w:rPr>
        <w:t>גיגה הבאה עם הפסח הרי היא כפסח, ואינה נאכלת אלא ליום ולילה.</w:t>
      </w:r>
    </w:p>
    <w:p w14:paraId="1BC5E843" w14:textId="77777777" w:rsidR="00E8089F" w:rsidRPr="007435EB" w:rsidRDefault="00E8089F" w:rsidP="00E8089F">
      <w:pPr>
        <w:rPr>
          <w:rFonts w:cs="Guttman Vilna"/>
          <w:b/>
          <w:bCs/>
          <w:rtl/>
        </w:rPr>
      </w:pPr>
      <w:r w:rsidRPr="007435EB">
        <w:rPr>
          <w:rtl/>
        </w:rPr>
        <w:t>וחגיגת ט"ו נאכלת לשני ימים ולילה אחד.</w:t>
      </w:r>
    </w:p>
    <w:p w14:paraId="126C0E6F" w14:textId="77777777" w:rsidR="00E8089F" w:rsidRPr="007435EB" w:rsidRDefault="00E8089F" w:rsidP="00E8089F">
      <w:pPr>
        <w:rPr>
          <w:rFonts w:cs="Guttman Vilna"/>
          <w:b/>
          <w:bCs/>
          <w:rtl/>
        </w:rPr>
      </w:pPr>
      <w:r w:rsidRPr="007435EB">
        <w:rPr>
          <w:rtl/>
        </w:rPr>
        <w:t xml:space="preserve">וחגיגת </w:t>
      </w:r>
      <w:r w:rsidRPr="007435EB">
        <w:rPr>
          <w:rFonts w:hint="cs"/>
          <w:rtl/>
        </w:rPr>
        <w:t>י</w:t>
      </w:r>
      <w:r w:rsidRPr="007435EB">
        <w:rPr>
          <w:rtl/>
        </w:rPr>
        <w:t>"</w:t>
      </w:r>
      <w:r w:rsidRPr="007435EB">
        <w:rPr>
          <w:rFonts w:hint="cs"/>
          <w:rtl/>
        </w:rPr>
        <w:t xml:space="preserve">ד </w:t>
      </w:r>
      <w:r w:rsidRPr="007435EB">
        <w:rPr>
          <w:rtl/>
        </w:rPr>
        <w:t>יוצא בה משום שמחה, ואין יוצא בה משום חגיגה.</w:t>
      </w:r>
    </w:p>
    <w:p w14:paraId="567285B9" w14:textId="77777777" w:rsidR="00E8089F" w:rsidRPr="007435EB" w:rsidRDefault="00E8089F" w:rsidP="00E8089F">
      <w:pPr>
        <w:rPr>
          <w:rtl/>
        </w:rPr>
      </w:pPr>
      <w:r w:rsidRPr="007435EB">
        <w:rPr>
          <w:rFonts w:hint="cs"/>
          <w:rtl/>
        </w:rPr>
        <w:t>וטעמיה דב</w:t>
      </w:r>
      <w:r w:rsidRPr="007435EB">
        <w:rPr>
          <w:rtl/>
        </w:rPr>
        <w:t>"</w:t>
      </w:r>
      <w:r w:rsidRPr="007435EB">
        <w:rPr>
          <w:rFonts w:hint="cs"/>
          <w:rtl/>
        </w:rPr>
        <w:t>ת</w:t>
      </w:r>
      <w:r>
        <w:rPr>
          <w:rtl/>
        </w:rPr>
        <w:t xml:space="preserve">? כדמתני רב לחייא בריה: </w:t>
      </w:r>
      <w:r>
        <w:rPr>
          <w:rStyle w:val="af2"/>
          <w:rtl/>
          <w:rPrChange w:id="9040" w:author="מנוע פסוקים" w:date="2026-10-05T16:38:40Z">
            <w:rPr>
              <w:rtl/>
            </w:rPr>
          </w:rPrChange>
        </w:rPr>
        <w:t xml:space="preserve">ולא ילין לבקר זבח חג הפסח</w:t>
      </w:r>
      <w:r>
        <w:rPr>
          <w:rtl/>
        </w:rPr>
        <w:t xml:space="preserve">.</w:t>
      </w:r>
    </w:p>
    <w:p w14:paraId="0280FC67" w14:textId="77777777" w:rsidR="00E8089F" w:rsidRPr="007435EB" w:rsidRDefault="00E8089F" w:rsidP="00E8089F">
      <w:pPr>
        <w:rPr>
          <w:rtl/>
        </w:rPr>
      </w:pPr>
      <w:r w:rsidRPr="007435EB">
        <w:rPr>
          <w:rFonts w:ascii="Fb Fontext" w:hAnsi="Fb Fontext"/>
          <w:sz w:val="20"/>
          <w:rtl/>
        </w:rPr>
        <w:t>זבח חג - זה חגיגה, הפסח - כמשמעו.</w:t>
      </w:r>
      <w:r w:rsidRPr="007435EB">
        <w:rPr>
          <w:rFonts w:ascii="Fb Fontext" w:hAnsi="Fb Fontext" w:hint="cs"/>
          <w:sz w:val="20"/>
          <w:rtl/>
        </w:rPr>
        <w:t xml:space="preserve"> </w:t>
      </w:r>
      <w:r w:rsidRPr="007435EB">
        <w:rPr>
          <w:rFonts w:ascii="Fb Fontext" w:hAnsi="Fb Fontext"/>
          <w:sz w:val="20"/>
          <w:rtl/>
        </w:rPr>
        <w:t>ואמר רחמנא לא ילין.</w:t>
      </w:r>
    </w:p>
    <w:p w14:paraId="295FA801" w14:textId="77777777" w:rsidR="00E8089F" w:rsidRPr="007435EB" w:rsidRDefault="00E8089F" w:rsidP="00E8089F">
      <w:pPr>
        <w:rPr>
          <w:rtl/>
        </w:rPr>
      </w:pPr>
      <w:r w:rsidRPr="005C3FF1">
        <w:rPr>
          <w:rStyle w:val="afffa"/>
          <w:rtl/>
        </w:rPr>
        <w:t xml:space="preserve">איבעיא: לבן תימא, נאכלת צלי או </w:t>
      </w:r>
      <w:r w:rsidRPr="005C3FF1">
        <w:rPr>
          <w:rStyle w:val="afffa"/>
          <w:rFonts w:hint="cs"/>
          <w:rtl/>
        </w:rPr>
        <w:t>לא</w:t>
      </w:r>
      <w:r w:rsidRPr="007435EB">
        <w:rPr>
          <w:rFonts w:ascii="Fb Fontext" w:hAnsi="Fb Fontext" w:hint="cs"/>
          <w:rtl/>
        </w:rPr>
        <w:t>-</w:t>
      </w:r>
      <w:r w:rsidRPr="007435EB">
        <w:rPr>
          <w:rFonts w:ascii="Fb Fontext" w:hAnsi="Fb Fontext"/>
          <w:rtl/>
        </w:rPr>
        <w:t xml:space="preserve"> כי אקשיה רחמנא לפסח ללינה, אבל ל</w:t>
      </w:r>
      <w:r w:rsidRPr="007435EB">
        <w:rPr>
          <w:rFonts w:ascii="Fb Fontext" w:hAnsi="Fb Fontext" w:hint="cs"/>
          <w:rtl/>
        </w:rPr>
        <w:t>א ל</w:t>
      </w:r>
      <w:r w:rsidRPr="007435EB">
        <w:rPr>
          <w:rFonts w:ascii="Fb Fontext" w:hAnsi="Fb Fontext"/>
          <w:rtl/>
        </w:rPr>
        <w:t>צלי</w:t>
      </w:r>
      <w:r w:rsidRPr="007435EB">
        <w:rPr>
          <w:rFonts w:ascii="Fb Fontext" w:hAnsi="Fb Fontext" w:hint="cs"/>
          <w:rtl/>
        </w:rPr>
        <w:t>,</w:t>
      </w:r>
      <w:r w:rsidRPr="007435EB">
        <w:rPr>
          <w:rFonts w:ascii="Fb Fontext" w:hAnsi="Fb Fontext"/>
          <w:rtl/>
        </w:rPr>
        <w:t xml:space="preserve"> </w:t>
      </w:r>
      <w:r w:rsidRPr="005C3FF1">
        <w:rPr>
          <w:rStyle w:val="afffa"/>
          <w:rFonts w:hint="cs"/>
          <w:rtl/>
        </w:rPr>
        <w:t>או</w:t>
      </w:r>
      <w:r w:rsidRPr="005C3FF1">
        <w:rPr>
          <w:rStyle w:val="afffa"/>
          <w:rtl/>
        </w:rPr>
        <w:t>"</w:t>
      </w:r>
      <w:r w:rsidRPr="005C3FF1">
        <w:rPr>
          <w:rStyle w:val="afffa"/>
          <w:rFonts w:hint="cs"/>
          <w:rtl/>
        </w:rPr>
        <w:t>ד</w:t>
      </w:r>
      <w:r w:rsidRPr="007435EB">
        <w:rPr>
          <w:rFonts w:ascii="Fb Fontext" w:hAnsi="Fb Fontext" w:hint="cs"/>
          <w:rtl/>
        </w:rPr>
        <w:t xml:space="preserve"> ל</w:t>
      </w:r>
      <w:r w:rsidRPr="007435EB">
        <w:rPr>
          <w:rFonts w:ascii="Fb Fontext" w:hAnsi="Fb Fontext"/>
          <w:rtl/>
        </w:rPr>
        <w:t>"</w:t>
      </w:r>
      <w:r w:rsidRPr="007435EB">
        <w:rPr>
          <w:rFonts w:ascii="Fb Fontext" w:hAnsi="Fb Fontext" w:hint="cs"/>
          <w:rtl/>
        </w:rPr>
        <w:t>ש</w:t>
      </w:r>
      <w:r w:rsidRPr="007435EB">
        <w:rPr>
          <w:rFonts w:ascii="Fb Fontext" w:hAnsi="Fb Fontext"/>
          <w:rtl/>
        </w:rPr>
        <w:t>.</w:t>
      </w:r>
    </w:p>
    <w:p w14:paraId="55BCE4C3" w14:textId="77777777" w:rsidR="00E8089F" w:rsidRPr="007435EB" w:rsidRDefault="00E8089F" w:rsidP="00E8089F">
      <w:pPr>
        <w:rPr>
          <w:rtl/>
        </w:rPr>
      </w:pPr>
      <w:r>
        <w:rPr>
          <w:rFonts w:ascii="Fb Fontext" w:hAnsi="Fb Fontext" w:hint="cs"/>
          <w:sz w:val="20"/>
          <w:rtl/>
        </w:rPr>
        <w:t xml:space="preserve">ומהא </w:t>
      </w:r>
      <w:r>
        <w:rPr>
          <w:rStyle w:val="affffd"/>
          <w:rFonts w:ascii="Fb Fontext" w:hAnsi="Fb Fontext" w:hint="cs"/>
          <w:sz w:val="20"/>
          <w:rtl/>
          <w:rPrChange w:id="10204" w:author="מנוע אמוראים" w:date="2026-10-05T16:42:03Z">
            <w:rPr>
              <w:rFonts w:ascii="Fb Fontext" w:hAnsi="Fb Fontext" w:hint="cs"/>
              <w:sz w:val="20"/>
              <w:rtl/>
            </w:rPr>
          </w:rPrChange>
        </w:rPr>
        <w:t xml:space="preserve">דאר</w:t>
      </w:r>
      <w:r>
        <w:rPr>
          <w:rStyle w:val="affffd"/>
          <w:rFonts w:ascii="Fb Fontext" w:hAnsi="Fb Fontext"/>
          <w:sz w:val="20"/>
          <w:rtl/>
          <w:rPrChange w:id="10205" w:author="מנוע אמוראים" w:date="2026-10-05T16:42:03Z">
            <w:rPr>
              <w:rFonts w:ascii="Fb Fontext" w:hAnsi="Fb Fontext"/>
              <w:sz w:val="20"/>
              <w:rtl/>
            </w:rPr>
          </w:rPrChange>
        </w:rPr>
        <w:t xml:space="preserve">"</w:t>
      </w:r>
      <w:r>
        <w:rPr>
          <w:rStyle w:val="affffd"/>
          <w:rFonts w:ascii="Fb Fontext" w:hAnsi="Fb Fontext" w:hint="cs"/>
          <w:sz w:val="20"/>
          <w:rtl/>
          <w:rPrChange w:id="10206" w:author="מנוע אמוראים" w:date="2026-10-05T16:42:03Z">
            <w:rPr>
              <w:rFonts w:ascii="Fb Fontext" w:hAnsi="Fb Fontext" w:hint="cs"/>
              <w:sz w:val="20"/>
              <w:rtl/>
            </w:rPr>
          </w:rPrChange>
        </w:rPr>
        <w:t xml:space="preserve">ח</w:t>
      </w:r>
      <w:r>
        <w:rPr>
          <w:rFonts w:ascii="Fb Fontext" w:hAnsi="Fb Fontext" w:hint="cs"/>
          <w:sz w:val="20"/>
          <w:rtl/>
        </w:rPr>
        <w:t xml:space="preserve"> </w:t>
      </w:r>
      <w:r w:rsidRPr="007435EB">
        <w:rPr>
          <w:rFonts w:ascii="Fb Fontext" w:hAnsi="Fb Fontext"/>
          <w:sz w:val="20"/>
          <w:rtl/>
        </w:rPr>
        <w:t>זו דברי בן תימא</w:t>
      </w:r>
      <w:r w:rsidRPr="007435EB">
        <w:rPr>
          <w:rFonts w:ascii="Fb Fontext" w:hAnsi="Fb Fontext" w:hint="cs"/>
          <w:sz w:val="20"/>
          <w:rtl/>
        </w:rPr>
        <w:t xml:space="preserve"> ש</w:t>
      </w:r>
      <w:r w:rsidRPr="007435EB">
        <w:rPr>
          <w:rFonts w:ascii="Fb Fontext" w:hAnsi="Fb Fontext"/>
          <w:sz w:val="20"/>
          <w:rtl/>
        </w:rPr>
        <w:t>"</w:t>
      </w:r>
      <w:r w:rsidRPr="007435EB">
        <w:rPr>
          <w:rFonts w:ascii="Fb Fontext" w:hAnsi="Fb Fontext" w:hint="cs"/>
          <w:sz w:val="20"/>
          <w:rtl/>
        </w:rPr>
        <w:t>מ</w:t>
      </w:r>
      <w:r w:rsidRPr="007435EB">
        <w:rPr>
          <w:rFonts w:ascii="Fb Fontext" w:hAnsi="Fb Fontext"/>
          <w:sz w:val="20"/>
          <w:rtl/>
        </w:rPr>
        <w:t>.</w:t>
      </w:r>
    </w:p>
    <w:p w14:paraId="4AA0F8BC" w14:textId="77777777" w:rsidR="00E8089F" w:rsidRPr="007435EB" w:rsidRDefault="00E8089F" w:rsidP="00E8089F">
      <w:pPr>
        <w:rPr>
          <w:rtl/>
        </w:rPr>
      </w:pPr>
      <w:r w:rsidRPr="007435EB">
        <w:rPr>
          <w:rFonts w:ascii="Fb Fontext" w:hAnsi="Fb Fontext"/>
          <w:rtl/>
        </w:rPr>
        <w:t>חגיגה הבאה עם הפסח - הרי היא כפסח, באה מן הצאן ואינה באה מן הבקר, באה מן הזכרים ואינה באה מן הנקבות, באה בת שנתה ואינה באה בת שתי שנים.</w:t>
      </w:r>
    </w:p>
    <w:p w14:paraId="1C7333B8" w14:textId="77777777" w:rsidR="00E8089F" w:rsidRPr="007435EB" w:rsidRDefault="00E8089F" w:rsidP="00E8089F">
      <w:pPr>
        <w:rPr>
          <w:rtl/>
        </w:rPr>
      </w:pPr>
      <w:r w:rsidRPr="007435EB">
        <w:rPr>
          <w:rtl/>
        </w:rPr>
        <w:t>ואינה נאכלת אלא ליום ולילה, ואינה נאכלת אלא צלי, ואינה נאכלת אלא למנויו.</w:t>
      </w:r>
    </w:p>
    <w:p w14:paraId="0A93D125"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סברא שמעת לבן תימה וש</w:t>
      </w:r>
      <w:r w:rsidRPr="007435EB">
        <w:rPr>
          <w:rFonts w:ascii="Fb Fontext" w:hAnsi="Fb Fontext"/>
          <w:sz w:val="20"/>
          <w:rtl/>
        </w:rPr>
        <w:t>"</w:t>
      </w:r>
      <w:r w:rsidRPr="007435EB">
        <w:rPr>
          <w:rFonts w:ascii="Fb Fontext" w:hAnsi="Fb Fontext" w:hint="cs"/>
          <w:sz w:val="20"/>
          <w:rtl/>
        </w:rPr>
        <w:t xml:space="preserve">מ </w:t>
      </w:r>
      <w:r w:rsidRPr="007435EB">
        <w:rPr>
          <w:rFonts w:ascii="Fb Fontext" w:hAnsi="Fb Fontext"/>
          <w:sz w:val="20"/>
          <w:rtl/>
        </w:rPr>
        <w:t>כולהו מילתא בעינן</w:t>
      </w:r>
      <w:r w:rsidRPr="007435EB">
        <w:rPr>
          <w:rFonts w:ascii="Fb Fontext" w:hAnsi="Fb Fontext" w:hint="cs"/>
          <w:sz w:val="20"/>
          <w:rtl/>
        </w:rPr>
        <w:t xml:space="preserve"> ש</w:t>
      </w:r>
      <w:r w:rsidRPr="007435EB">
        <w:rPr>
          <w:rFonts w:ascii="Fb Fontext" w:hAnsi="Fb Fontext"/>
          <w:sz w:val="20"/>
          <w:rtl/>
        </w:rPr>
        <w:t>"</w:t>
      </w:r>
      <w:r w:rsidRPr="007435EB">
        <w:rPr>
          <w:rFonts w:ascii="Fb Fontext" w:hAnsi="Fb Fontext" w:hint="cs"/>
          <w:sz w:val="20"/>
          <w:rtl/>
        </w:rPr>
        <w:t>מ</w:t>
      </w:r>
      <w:r w:rsidR="0011715B">
        <w:rPr>
          <w:rFonts w:ascii="Fb Fontext" w:hAnsi="Fb Fontext" w:hint="cs"/>
          <w:sz w:val="20"/>
          <w:rtl/>
        </w:rPr>
        <w:t>.</w:t>
      </w:r>
    </w:p>
    <w:p w14:paraId="63CB2DDD" w14:textId="77777777" w:rsidR="00E8089F" w:rsidRPr="007435EB" w:rsidRDefault="00E8089F" w:rsidP="00E8089F">
      <w:pPr>
        <w:rPr>
          <w:rtl/>
        </w:rPr>
      </w:pPr>
      <w:r w:rsidRPr="005C3FF1">
        <w:rPr>
          <w:rStyle w:val="afffa"/>
          <w:rtl/>
        </w:rPr>
        <w:t xml:space="preserve">איבעיא לבן תימא, יש בה משום שבירת עצם </w:t>
      </w:r>
      <w:r w:rsidRPr="007435EB">
        <w:rPr>
          <w:rFonts w:ascii="Fb Fontext" w:hAnsi="Fb Fontext"/>
          <w:rtl/>
        </w:rPr>
        <w:t>או אין בה משום שבירת העצם.</w:t>
      </w:r>
    </w:p>
    <w:p w14:paraId="04AB64AF" w14:textId="77777777" w:rsidR="00E8089F" w:rsidRPr="007435EB" w:rsidRDefault="00127038" w:rsidP="00E8089F">
      <w:pPr>
        <w:rPr>
          <w:rtl/>
        </w:rPr>
      </w:pPr>
      <w:r>
        <w:rPr>
          <w:rFonts w:hint="cs"/>
          <w:rtl/>
        </w:rPr>
        <w:t>אף</w:t>
      </w:r>
      <w:r w:rsidR="00E8089F" w:rsidRPr="007435EB">
        <w:rPr>
          <w:rFonts w:hint="cs"/>
          <w:rtl/>
        </w:rPr>
        <w:t xml:space="preserve"> </w:t>
      </w:r>
      <w:r w:rsidR="00E8089F" w:rsidRPr="007435EB">
        <w:rPr>
          <w:rtl/>
        </w:rPr>
        <w:t>דכי אקשיה רחמנא לפסח - אמר קרא</w:t>
      </w:r>
      <w:r w:rsidR="00E8089F" w:rsidRPr="00AC0CB1">
        <w:rPr>
          <w:rStyle w:val="af2"/>
          <w:rtl/>
        </w:rPr>
        <w:t xml:space="preserve"> </w:t>
      </w:r>
      <w:r w:rsidR="00E8089F" w:rsidRPr="00AC0CB1">
        <w:rPr>
          <w:rStyle w:val="af2"/>
          <w:rFonts w:hint="cs"/>
          <w:rtl/>
        </w:rPr>
        <w:t>'</w:t>
      </w:r>
      <w:r w:rsidR="00E8089F" w:rsidRPr="00AC0CB1">
        <w:rPr>
          <w:rStyle w:val="af2"/>
          <w:rtl/>
        </w:rPr>
        <w:t>בו</w:t>
      </w:r>
      <w:r w:rsidR="00E8089F" w:rsidRPr="00AC0CB1">
        <w:rPr>
          <w:rStyle w:val="af2"/>
          <w:rFonts w:hint="cs"/>
          <w:rtl/>
        </w:rPr>
        <w:t>'</w:t>
      </w:r>
      <w:r w:rsidR="00E8089F" w:rsidRPr="00AC0CB1">
        <w:rPr>
          <w:rStyle w:val="af2"/>
          <w:rtl/>
        </w:rPr>
        <w:t xml:space="preserve"> </w:t>
      </w:r>
      <w:r w:rsidR="00E8089F" w:rsidRPr="007435EB">
        <w:rPr>
          <w:rtl/>
        </w:rPr>
        <w:t>ולא בחגיגה.</w:t>
      </w:r>
    </w:p>
    <w:p w14:paraId="3E42488B" w14:textId="77777777" w:rsidR="00E8089F" w:rsidRPr="007435EB" w:rsidRDefault="00E8089F" w:rsidP="00E8089F">
      <w:pPr>
        <w:rPr>
          <w:rtl/>
        </w:rPr>
      </w:pPr>
      <w:r w:rsidRPr="005C3FF1">
        <w:rPr>
          <w:rStyle w:val="afffa"/>
          <w:rtl/>
        </w:rPr>
        <w:t>או"</w:t>
      </w:r>
      <w:r w:rsidRPr="005C3FF1">
        <w:rPr>
          <w:rStyle w:val="afffa"/>
          <w:rFonts w:hint="cs"/>
          <w:rtl/>
        </w:rPr>
        <w:t>ד</w:t>
      </w:r>
      <w:r w:rsidRPr="007435EB">
        <w:rPr>
          <w:rFonts w:ascii="Fb Fontext" w:hAnsi="Fb Fontext"/>
          <w:sz w:val="20"/>
          <w:rtl/>
        </w:rPr>
        <w:t xml:space="preserve"> האי בו - בכשר ולא בפסול הוא </w:t>
      </w:r>
      <w:r w:rsidRPr="007435EB">
        <w:rPr>
          <w:rFonts w:ascii="Fb Fontext" w:hAnsi="Fb Fontext" w:hint="cs"/>
          <w:sz w:val="20"/>
          <w:rtl/>
        </w:rPr>
        <w:t>בא</w:t>
      </w:r>
      <w:r w:rsidRPr="007435EB">
        <w:rPr>
          <w:rFonts w:ascii="Fb Fontext" w:hAnsi="Fb Fontext"/>
          <w:sz w:val="20"/>
          <w:rtl/>
        </w:rPr>
        <w:t>.</w:t>
      </w:r>
    </w:p>
    <w:p w14:paraId="0FE5D477" w14:textId="77777777" w:rsidR="00E8089F" w:rsidRPr="007435EB" w:rsidRDefault="00E8089F" w:rsidP="00E8089F">
      <w:pPr>
        <w:rPr>
          <w:rtl/>
        </w:rPr>
      </w:pPr>
      <w:r w:rsidRPr="005C3FF1">
        <w:rPr>
          <w:rStyle w:val="afffa"/>
          <w:rFonts w:hint="cs"/>
          <w:rtl/>
        </w:rPr>
        <w:t>ת</w:t>
      </w:r>
      <w:r w:rsidRPr="005C3FF1">
        <w:rPr>
          <w:rStyle w:val="afffa"/>
          <w:rtl/>
        </w:rPr>
        <w:t>"</w:t>
      </w:r>
      <w:r w:rsidRPr="005C3FF1">
        <w:rPr>
          <w:rStyle w:val="afffa"/>
          <w:rFonts w:hint="cs"/>
          <w:rtl/>
        </w:rPr>
        <w:t>ש</w:t>
      </w:r>
      <w:r w:rsidRPr="005C3FF1">
        <w:rPr>
          <w:rStyle w:val="afffa"/>
          <w:rtl/>
        </w:rPr>
        <w:t xml:space="preserve"> </w:t>
      </w:r>
      <w:r w:rsidRPr="007435EB">
        <w:rPr>
          <w:rFonts w:ascii="Fb Fontext" w:hAnsi="Fb Fontext"/>
          <w:rtl/>
        </w:rPr>
        <w:t>סכין שנמצאת בי"ד - שוחט בה מיד, בשלשה עשר שונה ומטביל.</w:t>
      </w:r>
    </w:p>
    <w:p w14:paraId="7F149625" w14:textId="77777777" w:rsidR="00E8089F" w:rsidRPr="007435EB" w:rsidRDefault="00E8089F" w:rsidP="00E8089F">
      <w:pPr>
        <w:rPr>
          <w:rFonts w:cs="Guttman Vilna"/>
          <w:b/>
          <w:bCs/>
          <w:rtl/>
        </w:rPr>
      </w:pPr>
      <w:r w:rsidRPr="007435EB">
        <w:rPr>
          <w:rtl/>
        </w:rPr>
        <w:t>קופיץ, בין בזה ובין בזה - שונה ומטביל.</w:t>
      </w:r>
    </w:p>
    <w:p w14:paraId="53D0FD21" w14:textId="77777777" w:rsidR="00E8089F" w:rsidRPr="007435EB" w:rsidRDefault="00E8089F" w:rsidP="00E8089F">
      <w:pPr>
        <w:rPr>
          <w:rtl/>
        </w:rPr>
      </w:pPr>
      <w:r w:rsidRPr="007435EB">
        <w:rPr>
          <w:rFonts w:hint="cs"/>
          <w:rtl/>
        </w:rPr>
        <w:t>אין להוכיח דהוא ב</w:t>
      </w:r>
      <w:r w:rsidRPr="007435EB">
        <w:rPr>
          <w:rtl/>
        </w:rPr>
        <w:t>"</w:t>
      </w:r>
      <w:r w:rsidRPr="007435EB">
        <w:rPr>
          <w:rFonts w:hint="cs"/>
          <w:rtl/>
        </w:rPr>
        <w:t>ת ויש בה שבירת עצם</w:t>
      </w:r>
      <w:r w:rsidRPr="007435EB">
        <w:rPr>
          <w:rtl/>
        </w:rPr>
        <w:t>.</w:t>
      </w:r>
    </w:p>
    <w:p w14:paraId="138BC637" w14:textId="77777777" w:rsidR="00E8089F" w:rsidRPr="007435EB" w:rsidRDefault="00E8089F" w:rsidP="00E8089F">
      <w:pPr>
        <w:rPr>
          <w:rtl/>
        </w:rPr>
      </w:pPr>
      <w:r w:rsidRPr="007435EB">
        <w:rPr>
          <w:rFonts w:ascii="Fb Fontext" w:hAnsi="Fb Fontext" w:hint="cs"/>
          <w:sz w:val="20"/>
          <w:rtl/>
        </w:rPr>
        <w:t>דאפשר כ</w:t>
      </w:r>
      <w:r w:rsidRPr="007435EB">
        <w:rPr>
          <w:rFonts w:ascii="Fb Fontext" w:hAnsi="Fb Fontext"/>
          <w:sz w:val="20"/>
          <w:rtl/>
        </w:rPr>
        <w:t>רבנן, וכגון שבא בשבת.</w:t>
      </w:r>
    </w:p>
    <w:p w14:paraId="743FDCAE" w14:textId="77777777" w:rsidR="00E8089F" w:rsidRPr="007435EB" w:rsidRDefault="00E8089F" w:rsidP="00E8089F">
      <w:pPr>
        <w:rPr>
          <w:rtl/>
        </w:rPr>
      </w:pPr>
      <w:r w:rsidRPr="007435EB">
        <w:rPr>
          <w:rFonts w:ascii="Fb Fontext" w:hAnsi="Fb Fontext" w:hint="cs"/>
          <w:rtl/>
        </w:rPr>
        <w:t>ו</w:t>
      </w:r>
      <w:r w:rsidR="00127038">
        <w:rPr>
          <w:rFonts w:ascii="Fb Fontext" w:hAnsi="Fb Fontext" w:hint="cs"/>
          <w:rtl/>
        </w:rPr>
        <w:t>אף</w:t>
      </w:r>
      <w:r w:rsidRPr="007435EB">
        <w:rPr>
          <w:rFonts w:ascii="Fb Fontext" w:hAnsi="Fb Fontext" w:hint="cs"/>
          <w:rtl/>
        </w:rPr>
        <w:t xml:space="preserve"> דבסיפא חל י</w:t>
      </w:r>
      <w:r w:rsidRPr="007435EB">
        <w:rPr>
          <w:rFonts w:ascii="Fb Fontext" w:hAnsi="Fb Fontext"/>
          <w:rtl/>
        </w:rPr>
        <w:t>"</w:t>
      </w:r>
      <w:r w:rsidRPr="007435EB">
        <w:rPr>
          <w:rFonts w:ascii="Fb Fontext" w:hAnsi="Fb Fontext" w:hint="cs"/>
          <w:rtl/>
        </w:rPr>
        <w:t xml:space="preserve">ד </w:t>
      </w:r>
      <w:r w:rsidRPr="007435EB">
        <w:rPr>
          <w:rFonts w:ascii="Fb Fontext" w:hAnsi="Fb Fontext"/>
          <w:rtl/>
        </w:rPr>
        <w:t>להיות בשבת - שוחט בה מיד, וב</w:t>
      </w:r>
      <w:r w:rsidRPr="007435EB">
        <w:rPr>
          <w:rFonts w:ascii="Fb Fontext" w:hAnsi="Fb Fontext" w:hint="cs"/>
          <w:rtl/>
        </w:rPr>
        <w:t>ט</w:t>
      </w:r>
      <w:r w:rsidRPr="007435EB">
        <w:rPr>
          <w:rFonts w:ascii="Fb Fontext" w:hAnsi="Fb Fontext"/>
          <w:rtl/>
        </w:rPr>
        <w:t>"</w:t>
      </w:r>
      <w:r w:rsidRPr="007435EB">
        <w:rPr>
          <w:rFonts w:ascii="Fb Fontext" w:hAnsi="Fb Fontext" w:hint="cs"/>
          <w:rtl/>
        </w:rPr>
        <w:t>ו</w:t>
      </w:r>
      <w:r w:rsidRPr="007435EB">
        <w:rPr>
          <w:rFonts w:ascii="Fb Fontext" w:hAnsi="Fb Fontext"/>
          <w:rtl/>
        </w:rPr>
        <w:t xml:space="preserve"> שוחט בה מיד.</w:t>
      </w:r>
    </w:p>
    <w:p w14:paraId="510201F6" w14:textId="77777777" w:rsidR="00E8089F" w:rsidRPr="005C3FF1" w:rsidRDefault="00E8089F" w:rsidP="00E8089F">
      <w:pPr>
        <w:rPr>
          <w:rStyle w:val="afffa"/>
          <w:rtl/>
        </w:rPr>
      </w:pPr>
      <w:r w:rsidRPr="007435EB">
        <w:rPr>
          <w:rFonts w:ascii="Fb Fontext" w:hAnsi="Fb Fontext"/>
          <w:sz w:val="20"/>
          <w:rtl/>
        </w:rPr>
        <w:t>נמצאת קופיץ קשורה לסכין - הרי היא כסכין.</w:t>
      </w:r>
      <w:r w:rsidRPr="007435EB">
        <w:rPr>
          <w:rFonts w:ascii="Fb Fontext" w:hAnsi="Fb Fontext" w:hint="cs"/>
          <w:sz w:val="20"/>
          <w:rtl/>
        </w:rPr>
        <w:t xml:space="preserve"> </w:t>
      </w:r>
      <w:r w:rsidRPr="007435EB">
        <w:rPr>
          <w:rFonts w:ascii="Fb Fontext" w:hAnsi="Fb Fontext"/>
          <w:sz w:val="20"/>
          <w:rtl/>
        </w:rPr>
        <w:t>מכלל דרישא לאו בשבת עסקינן.</w:t>
      </w:r>
    </w:p>
    <w:p w14:paraId="551212DB" w14:textId="77777777" w:rsidR="00E8089F" w:rsidRPr="007435EB" w:rsidRDefault="00E8089F" w:rsidP="005C3FF1">
      <w:pPr>
        <w:pStyle w:val="afff"/>
        <w:framePr w:wrap="around"/>
        <w:rPr>
          <w:rtl/>
        </w:rPr>
      </w:pPr>
      <w:r w:rsidRPr="007435EB">
        <w:rPr>
          <w:rFonts w:hint="cs"/>
          <w:rtl/>
        </w:rPr>
        <w:t>ע.</w:t>
      </w:r>
    </w:p>
    <w:p w14:paraId="316A4941" w14:textId="77777777" w:rsidR="00E8089F" w:rsidRPr="007435EB" w:rsidRDefault="00E8089F" w:rsidP="00E8089F">
      <w:pPr>
        <w:rPr>
          <w:rtl/>
        </w:rPr>
      </w:pPr>
      <w:r w:rsidRPr="007435EB">
        <w:rPr>
          <w:rFonts w:ascii="Fb Fontext" w:hAnsi="Fb Fontext"/>
          <w:rtl/>
        </w:rPr>
        <w:t>ואלא שבא בטומאה.</w:t>
      </w:r>
      <w:r w:rsidRPr="007435EB">
        <w:rPr>
          <w:rFonts w:ascii="Fb Fontext" w:hAnsi="Fb Fontext" w:hint="cs"/>
          <w:rtl/>
        </w:rPr>
        <w:t xml:space="preserve"> וידעי ד</w:t>
      </w:r>
      <w:r w:rsidRPr="007435EB">
        <w:rPr>
          <w:rFonts w:ascii="Fb Fontext" w:hAnsi="Fb Fontext"/>
          <w:rtl/>
        </w:rPr>
        <w:t>מית נשיא.</w:t>
      </w:r>
      <w:r w:rsidRPr="007435EB">
        <w:rPr>
          <w:rFonts w:ascii="Fb Fontext" w:hAnsi="Fb Fontext" w:hint="cs"/>
          <w:rtl/>
        </w:rPr>
        <w:t xml:space="preserve"> וגוסס בי</w:t>
      </w:r>
      <w:r w:rsidRPr="007435EB">
        <w:rPr>
          <w:rFonts w:ascii="Fb Fontext" w:hAnsi="Fb Fontext"/>
          <w:rtl/>
        </w:rPr>
        <w:t>"</w:t>
      </w:r>
      <w:r w:rsidRPr="007435EB">
        <w:rPr>
          <w:rFonts w:ascii="Fb Fontext" w:hAnsi="Fb Fontext" w:hint="cs"/>
          <w:rtl/>
        </w:rPr>
        <w:t xml:space="preserve">ג </w:t>
      </w:r>
      <w:r w:rsidRPr="007435EB">
        <w:rPr>
          <w:rFonts w:ascii="Fb Fontext" w:hAnsi="Fb Fontext"/>
          <w:rtl/>
        </w:rPr>
        <w:t>–</w:t>
      </w:r>
      <w:r w:rsidRPr="007435EB">
        <w:rPr>
          <w:rFonts w:ascii="Fb Fontext" w:hAnsi="Fb Fontext" w:hint="cs"/>
          <w:rtl/>
        </w:rPr>
        <w:t>.</w:t>
      </w:r>
    </w:p>
    <w:p w14:paraId="55891974" w14:textId="77777777" w:rsidR="00E8089F" w:rsidRPr="007435EB" w:rsidRDefault="00E8089F" w:rsidP="00E8089F">
      <w:pPr>
        <w:rPr>
          <w:rtl/>
        </w:rPr>
      </w:pPr>
      <w:r w:rsidRPr="007435EB">
        <w:rPr>
          <w:rtl/>
        </w:rPr>
        <w:t>סכין דחד ספיקא - מטביל לה, קופיץ דתרי ספיקי - לא מטביל לה.</w:t>
      </w:r>
    </w:p>
    <w:p w14:paraId="07A264FD" w14:textId="45F9CB1F" w:rsidR="00E8089F" w:rsidRPr="007435EB" w:rsidRDefault="00F47631" w:rsidP="00F47631">
      <w:pPr>
        <w:pStyle w:val="affd"/>
        <w:rPr>
          <w:bCs/>
          <w:rtl/>
        </w:rPr>
      </w:pPr>
      <w:r>
        <w:rPr>
          <w:rFonts w:hint="cs"/>
          <w:rtl/>
        </w:rPr>
        <w:t>***</w:t>
      </w:r>
    </w:p>
    <w:p w14:paraId="7C08FC52" w14:textId="77777777" w:rsidR="00E8089F" w:rsidRPr="007435EB" w:rsidRDefault="00E8089F" w:rsidP="00E8089F">
      <w:pPr>
        <w:rPr>
          <w:rFonts w:ascii="Fb Fontext" w:hAnsi="Fb Fontext"/>
          <w:rtl/>
        </w:rPr>
      </w:pPr>
      <w:r w:rsidRPr="007435EB">
        <w:rPr>
          <w:rFonts w:ascii="Fb Fontext" w:hAnsi="Fb Fontext"/>
          <w:rtl/>
        </w:rPr>
        <w:t>יהודה בן דורתאי פירש הוא ודורתאי בנו והלך וישב לו בדרום.</w:t>
      </w:r>
      <w:r w:rsidRPr="007435EB">
        <w:rPr>
          <w:rFonts w:ascii="Fb Fontext" w:hAnsi="Fb Fontext" w:hint="cs"/>
          <w:rtl/>
        </w:rPr>
        <w:t>[שלא רצה להתחייב בשבת]</w:t>
      </w:r>
    </w:p>
    <w:p w14:paraId="7FC4E1C0" w14:textId="77777777" w:rsidR="00E8089F" w:rsidRPr="007435EB" w:rsidRDefault="00E8089F" w:rsidP="00E8089F">
      <w:pPr>
        <w:rPr>
          <w:rtl/>
        </w:rPr>
      </w:pPr>
      <w:r w:rsidRPr="007435EB">
        <w:rPr>
          <w:rtl/>
        </w:rPr>
        <w:t>אמר: אם יבוא אליהו ויאמר להם לישראל: מפני מה לא חגגתם חגיגה בשבת, מה הן אומרים לו? תמהני על שני גדולי הדור שמעיה ואבטליון שהן חכמים גדולים ודרשנין גדולים, ולא אמרו להן לישראל: חגיגה דוחה את השבת.</w:t>
      </w:r>
    </w:p>
    <w:p w14:paraId="3F158EA4" w14:textId="77777777" w:rsidR="00E8089F" w:rsidRPr="007435EB" w:rsidRDefault="00E8089F" w:rsidP="00E8089F">
      <w:pPr>
        <w:rPr>
          <w:rtl/>
        </w:rPr>
      </w:pPr>
      <w:r w:rsidRPr="007435EB">
        <w:rPr>
          <w:rtl/>
        </w:rPr>
        <w:t xml:space="preserve">רב: טעמא דבן דורתאי – </w:t>
      </w:r>
      <w:r w:rsidRPr="00AC0CB1">
        <w:rPr>
          <w:rStyle w:val="af2"/>
          <w:rtl/>
        </w:rPr>
        <w:t>ד</w:t>
      </w:r>
      <w:r w:rsidRPr="00AC0CB1">
        <w:rPr>
          <w:rStyle w:val="af2"/>
          <w:rFonts w:hint="cs"/>
          <w:rtl/>
        </w:rPr>
        <w:t>'</w:t>
      </w:r>
      <w:r w:rsidRPr="00AC0CB1">
        <w:rPr>
          <w:rStyle w:val="af2"/>
          <w:rtl/>
        </w:rPr>
        <w:t xml:space="preserve">וזבחת פסח לה' </w:t>
      </w:r>
      <w:r w:rsidRPr="007435EB">
        <w:rPr>
          <w:rtl/>
        </w:rPr>
        <w:t>אלהיך צאן ובקר</w:t>
      </w:r>
      <w:r w:rsidRPr="007435EB">
        <w:rPr>
          <w:rFonts w:hint="cs"/>
          <w:rtl/>
        </w:rPr>
        <w:t>'</w:t>
      </w:r>
      <w:r w:rsidRPr="007435EB">
        <w:rPr>
          <w:rtl/>
        </w:rPr>
        <w:t>.</w:t>
      </w:r>
    </w:p>
    <w:p w14:paraId="390E0837" w14:textId="77777777" w:rsidR="00E8089F" w:rsidRPr="007435EB" w:rsidRDefault="00E8089F" w:rsidP="00E8089F">
      <w:pPr>
        <w:rPr>
          <w:rtl/>
        </w:rPr>
      </w:pPr>
      <w:r w:rsidRPr="007435EB">
        <w:rPr>
          <w:rFonts w:ascii="Fb Fontext" w:hAnsi="Fb Fontext"/>
          <w:sz w:val="20"/>
          <w:rtl/>
        </w:rPr>
        <w:lastRenderedPageBreak/>
        <w:t>והלא אין פסח אלא מן הכבשים ומן העזים</w:t>
      </w:r>
      <w:r w:rsidRPr="007435EB">
        <w:rPr>
          <w:rFonts w:ascii="Fb Fontext" w:hAnsi="Fb Fontext" w:hint="cs"/>
          <w:sz w:val="20"/>
          <w:rtl/>
        </w:rPr>
        <w:t xml:space="preserve"> </w:t>
      </w:r>
      <w:r w:rsidRPr="007435EB">
        <w:rPr>
          <w:rFonts w:ascii="Fb Fontext" w:hAnsi="Fb Fontext"/>
          <w:sz w:val="20"/>
          <w:rtl/>
        </w:rPr>
        <w:t>אלא צאן זה פסח, בקר זו חגיגה.</w:t>
      </w:r>
      <w:r w:rsidRPr="007435EB">
        <w:rPr>
          <w:rFonts w:ascii="Fb Fontext" w:hAnsi="Fb Fontext" w:hint="cs"/>
          <w:sz w:val="20"/>
          <w:rtl/>
        </w:rPr>
        <w:t xml:space="preserve"> ואהך אמרי</w:t>
      </w:r>
      <w:r w:rsidRPr="007435EB">
        <w:rPr>
          <w:rFonts w:ascii="Fb Fontext" w:hAnsi="Fb Fontext"/>
          <w:sz w:val="20"/>
          <w:rtl/>
        </w:rPr>
        <w:t>'</w:t>
      </w:r>
      <w:r w:rsidRPr="007435EB">
        <w:rPr>
          <w:rFonts w:ascii="Fb Fontext" w:hAnsi="Fb Fontext" w:hint="cs"/>
          <w:sz w:val="20"/>
          <w:rtl/>
        </w:rPr>
        <w:t xml:space="preserve"> וזבחת</w:t>
      </w:r>
      <w:r w:rsidRPr="007435EB">
        <w:rPr>
          <w:rFonts w:ascii="Fb Fontext" w:hAnsi="Fb Fontext"/>
          <w:sz w:val="20"/>
          <w:rtl/>
        </w:rPr>
        <w:t>.</w:t>
      </w:r>
    </w:p>
    <w:p w14:paraId="6A5DE944" w14:textId="77777777" w:rsidR="00E8089F" w:rsidRPr="007435EB" w:rsidRDefault="00E8089F" w:rsidP="00E8089F">
      <w:pPr>
        <w:rPr>
          <w:rtl/>
        </w:rPr>
      </w:pPr>
      <w:r>
        <w:rPr>
          <w:rFonts w:ascii="Fb Fontext" w:hAnsi="Fb Fontext"/>
          <w:rtl/>
        </w:rPr>
        <w:t xml:space="preserve">רב אשי: ואנן טעמא דפרושים ניקו ונפרוש? אלא קרא </w:t>
      </w:r>
      <w:r>
        <w:rPr>
          <w:rStyle w:val="affffd"/>
          <w:rFonts w:ascii="Fb Fontext" w:hAnsi="Fb Fontext"/>
          <w:rtl/>
          <w:rPrChange w:id="10207" w:author="מנוע אמוראים" w:date="2026-10-05T16:42:03Z">
            <w:rPr>
              <w:rFonts w:ascii="Fb Fontext" w:hAnsi="Fb Fontext"/>
              <w:rtl/>
            </w:rPr>
          </w:rPrChange>
        </w:rPr>
        <w:t xml:space="preserve">לכדר"</w:t>
      </w:r>
      <w:r>
        <w:rPr>
          <w:rStyle w:val="affffd"/>
          <w:rFonts w:ascii="Fb Fontext" w:hAnsi="Fb Fontext" w:hint="cs"/>
          <w:rtl/>
          <w:rPrChange w:id="10208" w:author="מנוע אמוראים" w:date="2026-10-05T16:42:03Z">
            <w:rPr>
              <w:rFonts w:ascii="Fb Fontext" w:hAnsi="Fb Fontext" w:hint="cs"/>
              <w:rtl/>
            </w:rPr>
          </w:rPrChange>
        </w:rPr>
        <w:t xml:space="preserve">נ</w:t>
      </w:r>
      <w:r>
        <w:rPr>
          <w:rFonts w:ascii="Fb Fontext" w:hAnsi="Fb Fontext" w:hint="cs"/>
          <w:rtl/>
        </w:rPr>
        <w:t xml:space="preserve">.</w:t>
      </w:r>
    </w:p>
    <w:p w14:paraId="2FCAB3E4" w14:textId="77777777" w:rsidR="00E8089F" w:rsidRPr="007435EB" w:rsidRDefault="00E8089F" w:rsidP="00E8089F">
      <w:pPr>
        <w:rPr>
          <w:rtl/>
        </w:rPr>
      </w:pPr>
      <w:r>
        <w:rPr>
          <w:rStyle w:val="affffd"/>
          <w:rFonts w:hint="cs"/>
          <w:rtl/>
          <w:rPrChange w:id="10209" w:author="מנוע אמוראים" w:date="2026-10-05T16:42:03Z">
            <w:rPr>
              <w:rFonts w:hint="cs"/>
              <w:rtl/>
            </w:rPr>
          </w:rPrChange>
        </w:rPr>
        <w:t xml:space="preserve">דאר</w:t>
      </w:r>
      <w:r>
        <w:rPr>
          <w:rStyle w:val="affffd"/>
          <w:rtl/>
          <w:rPrChange w:id="10210" w:author="מנוע אמוראים" w:date="2026-10-05T16:42:03Z">
            <w:rPr>
              <w:rtl/>
            </w:rPr>
          </w:rPrChange>
        </w:rPr>
        <w:t xml:space="preserve">"</w:t>
      </w:r>
      <w:r>
        <w:rPr>
          <w:rStyle w:val="affffd"/>
          <w:rFonts w:hint="cs"/>
          <w:rtl/>
          <w:rPrChange w:id="10211" w:author="מנוע אמוראים" w:date="2026-10-05T16:42:03Z">
            <w:rPr>
              <w:rFonts w:hint="cs"/>
              <w:rtl/>
            </w:rPr>
          </w:rPrChange>
        </w:rPr>
        <w:t xml:space="preserve">נ</w:t>
      </w:r>
      <w:r>
        <w:rPr>
          <w:rFonts w:hint="cs"/>
          <w:rtl/>
        </w:rPr>
        <w:t xml:space="preserve"> </w:t>
      </w:r>
      <w:r>
        <w:rPr>
          <w:rStyle w:val="affffd"/>
          <w:rFonts w:hint="cs"/>
          <w:rtl/>
          <w:rPrChange w:id="10212" w:author="מנוע אמוראים" w:date="2026-10-05T16:42:03Z">
            <w:rPr>
              <w:rFonts w:hint="cs"/>
              <w:rtl/>
            </w:rPr>
          </w:rPrChange>
        </w:rPr>
        <w:t xml:space="preserve">מרב</w:t>
      </w:r>
      <w:r>
        <w:rPr>
          <w:rStyle w:val="affffd"/>
          <w:rtl/>
          <w:rPrChange w:id="10213" w:author="מנוע אמוראים" w:date="2026-10-05T16:42:03Z">
            <w:rPr>
              <w:rtl/>
            </w:rPr>
          </w:rPrChange>
        </w:rPr>
        <w:t xml:space="preserve">"</w:t>
      </w:r>
      <w:r>
        <w:rPr>
          <w:rStyle w:val="affffd"/>
          <w:rFonts w:hint="cs"/>
          <w:rtl/>
          <w:rPrChange w:id="10214" w:author="מנוע אמוראים" w:date="2026-10-05T16:42:03Z">
            <w:rPr>
              <w:rFonts w:hint="cs"/>
              <w:rtl/>
            </w:rPr>
          </w:rPrChange>
        </w:rPr>
        <w:t xml:space="preserve">א</w:t>
      </w:r>
      <w:r w:rsidRPr="007435EB">
        <w:rPr>
          <w:rtl/>
        </w:rPr>
        <w:t>: מנין למותר הפסח שקרב שלמים - שנאמר</w:t>
      </w:r>
      <w:r w:rsidRPr="00AC0CB1">
        <w:rPr>
          <w:rStyle w:val="af2"/>
          <w:rtl/>
        </w:rPr>
        <w:t xml:space="preserve"> </w:t>
      </w:r>
      <w:r w:rsidRPr="00AC0CB1">
        <w:rPr>
          <w:rStyle w:val="af2"/>
          <w:rFonts w:hint="cs"/>
          <w:rtl/>
        </w:rPr>
        <w:t>'</w:t>
      </w:r>
      <w:r w:rsidRPr="00AC0CB1">
        <w:rPr>
          <w:rStyle w:val="af2"/>
          <w:rtl/>
        </w:rPr>
        <w:t xml:space="preserve">וזבחת פסח לה' </w:t>
      </w:r>
      <w:r w:rsidRPr="007435EB">
        <w:rPr>
          <w:rtl/>
        </w:rPr>
        <w:t>אלהיך צאן ובקר</w:t>
      </w:r>
      <w:r w:rsidRPr="007435EB">
        <w:rPr>
          <w:rFonts w:hint="cs"/>
          <w:rtl/>
        </w:rPr>
        <w:t>'</w:t>
      </w:r>
      <w:r w:rsidRPr="007435EB">
        <w:rPr>
          <w:rtl/>
        </w:rPr>
        <w:t>.</w:t>
      </w:r>
    </w:p>
    <w:p w14:paraId="0E63F1AC" w14:textId="77777777" w:rsidR="00E8089F" w:rsidRPr="007435EB" w:rsidRDefault="00E8089F" w:rsidP="00E8089F">
      <w:pPr>
        <w:rPr>
          <w:rFonts w:cs="Guttman Vilna"/>
          <w:b/>
          <w:bCs/>
          <w:rtl/>
        </w:rPr>
      </w:pPr>
      <w:r w:rsidRPr="007435EB">
        <w:rPr>
          <w:rtl/>
        </w:rPr>
        <w:t>וכי פסח מן הבקר בא? והלא אין פסח בא אלא מן הכבשים ומן העזים.</w:t>
      </w:r>
      <w:r w:rsidRPr="007435EB">
        <w:rPr>
          <w:rFonts w:hint="cs"/>
          <w:rtl/>
        </w:rPr>
        <w:t xml:space="preserve"> </w:t>
      </w:r>
      <w:r w:rsidRPr="007435EB">
        <w:rPr>
          <w:rtl/>
        </w:rPr>
        <w:t>אלא: מותר הפסח יהא לדבר הבא מן הצאן ומן הבקר.</w:t>
      </w:r>
    </w:p>
    <w:p w14:paraId="2B3AFDAC" w14:textId="77777777" w:rsidR="00E8089F" w:rsidRPr="007435EB" w:rsidRDefault="00E8089F" w:rsidP="00E8089F">
      <w:pPr>
        <w:rPr>
          <w:rtl/>
        </w:rPr>
      </w:pPr>
      <w:r w:rsidRPr="007435EB">
        <w:rPr>
          <w:rtl/>
        </w:rPr>
        <w:t>ו</w:t>
      </w:r>
      <w:r w:rsidRPr="007435EB">
        <w:rPr>
          <w:rFonts w:hint="cs"/>
          <w:rtl/>
        </w:rPr>
        <w:t>ל</w:t>
      </w:r>
      <w:r w:rsidRPr="007435EB">
        <w:rPr>
          <w:rtl/>
        </w:rPr>
        <w:t>רבנן,</w:t>
      </w:r>
      <w:r w:rsidRPr="007435EB">
        <w:rPr>
          <w:rFonts w:hint="cs"/>
          <w:rtl/>
        </w:rPr>
        <w:t xml:space="preserve"> לא דחי שבת </w:t>
      </w:r>
      <w:r w:rsidR="00127038">
        <w:rPr>
          <w:rFonts w:hint="cs"/>
          <w:rtl/>
        </w:rPr>
        <w:t>אף</w:t>
      </w:r>
      <w:r>
        <w:rPr>
          <w:rFonts w:hint="cs"/>
          <w:rtl/>
        </w:rPr>
        <w:t xml:space="preserve"> דקרבן ציבור </w:t>
      </w:r>
      <w:r>
        <w:rPr>
          <w:rStyle w:val="affffd"/>
          <w:rFonts w:hint="cs"/>
          <w:rtl/>
          <w:rPrChange w:id="10215" w:author="מנוע אמוראים" w:date="2026-10-05T16:42:03Z">
            <w:rPr>
              <w:rFonts w:hint="cs"/>
              <w:rtl/>
            </w:rPr>
          </w:rPrChange>
        </w:rPr>
        <w:t xml:space="preserve">כדריב</w:t>
      </w:r>
      <w:r>
        <w:rPr>
          <w:rStyle w:val="affffd"/>
          <w:rtl/>
          <w:rPrChange w:id="10216" w:author="מנוע אמוראים" w:date="2026-10-05T16:42:03Z">
            <w:rPr>
              <w:rtl/>
            </w:rPr>
          </w:rPrChange>
        </w:rPr>
        <w:t xml:space="preserve">"</w:t>
      </w:r>
      <w:r>
        <w:rPr>
          <w:rStyle w:val="affffd"/>
          <w:rFonts w:hint="cs"/>
          <w:rtl/>
          <w:rPrChange w:id="10217" w:author="מנוע אמוראים" w:date="2026-10-05T16:42:03Z">
            <w:rPr>
              <w:rFonts w:hint="cs"/>
              <w:rtl/>
            </w:rPr>
          </w:rPrChange>
        </w:rPr>
        <w:t xml:space="preserve">ס</w:t>
      </w:r>
      <w:r w:rsidRPr="00AC0CB1">
        <w:rPr>
          <w:rStyle w:val="af2"/>
          <w:rFonts w:hint="cs"/>
          <w:rtl/>
        </w:rPr>
        <w:t xml:space="preserve"> '</w:t>
      </w:r>
      <w:r w:rsidRPr="00AC0CB1">
        <w:rPr>
          <w:rStyle w:val="af2"/>
          <w:rtl/>
        </w:rPr>
        <w:t xml:space="preserve">וחגתם אתו חג לה' </w:t>
      </w:r>
      <w:r w:rsidRPr="005C3FF1">
        <w:rPr>
          <w:rStyle w:val="afffa"/>
          <w:rtl/>
        </w:rPr>
        <w:t>שבעת</w:t>
      </w:r>
      <w:r w:rsidRPr="007435EB">
        <w:rPr>
          <w:rtl/>
        </w:rPr>
        <w:t xml:space="preserve"> ימים בשנה</w:t>
      </w:r>
      <w:r w:rsidRPr="007435EB">
        <w:rPr>
          <w:rFonts w:hint="cs"/>
          <w:rtl/>
        </w:rPr>
        <w:t>'</w:t>
      </w:r>
      <w:r w:rsidRPr="007435EB">
        <w:rPr>
          <w:rtl/>
        </w:rPr>
        <w:t>.</w:t>
      </w:r>
    </w:p>
    <w:p w14:paraId="11226D14" w14:textId="77777777" w:rsidR="00E8089F" w:rsidRPr="007435EB" w:rsidRDefault="00E8089F" w:rsidP="00E8089F">
      <w:pPr>
        <w:rPr>
          <w:rtl/>
        </w:rPr>
      </w:pPr>
      <w:r w:rsidRPr="007435EB">
        <w:rPr>
          <w:rFonts w:ascii="Fb Fontext" w:hAnsi="Fb Fontext" w:hint="cs"/>
          <w:sz w:val="20"/>
          <w:rtl/>
        </w:rPr>
        <w:t>- ולא שמונה דאין דוחה את השבת</w:t>
      </w:r>
      <w:r w:rsidRPr="007435EB">
        <w:rPr>
          <w:rFonts w:ascii="Fb Fontext" w:hAnsi="Fb Fontext"/>
          <w:sz w:val="20"/>
          <w:rtl/>
        </w:rPr>
        <w:t>.</w:t>
      </w:r>
    </w:p>
    <w:p w14:paraId="70BF5794" w14:textId="77777777" w:rsidR="00E8089F" w:rsidRPr="005C3FF1" w:rsidRDefault="00E8089F" w:rsidP="00E8089F">
      <w:pPr>
        <w:rPr>
          <w:rStyle w:val="afffa"/>
          <w:rtl/>
        </w:rPr>
      </w:pPr>
      <w:r w:rsidRPr="007435EB">
        <w:rPr>
          <w:rFonts w:ascii="Fb Fontext" w:hAnsi="Fb Fontext"/>
          <w:rtl/>
        </w:rPr>
        <w:t>רבין: אמרתי לפני רבותי: פעמים שאי אתה מוצא אלא ששה, כגון שחל יו"</w:t>
      </w:r>
      <w:r w:rsidRPr="007435EB">
        <w:rPr>
          <w:rFonts w:ascii="Fb Fontext" w:hAnsi="Fb Fontext" w:hint="cs"/>
          <w:rtl/>
        </w:rPr>
        <w:t>ט</w:t>
      </w:r>
      <w:r w:rsidRPr="007435EB">
        <w:rPr>
          <w:rFonts w:ascii="Fb Fontext" w:hAnsi="Fb Fontext"/>
          <w:rtl/>
        </w:rPr>
        <w:t xml:space="preserve"> הראשון של חג בשבת.</w:t>
      </w:r>
    </w:p>
    <w:p w14:paraId="778FB542" w14:textId="77777777" w:rsidR="00E8089F" w:rsidRPr="007435EB" w:rsidRDefault="00E8089F" w:rsidP="00E8089F">
      <w:pPr>
        <w:rPr>
          <w:rtl/>
        </w:rPr>
      </w:pPr>
      <w:r w:rsidRPr="005C3FF1">
        <w:rPr>
          <w:rStyle w:val="afffa"/>
          <w:rtl/>
        </w:rPr>
        <w:t>אביי</w:t>
      </w:r>
      <w:r w:rsidRPr="007435EB">
        <w:rPr>
          <w:rFonts w:ascii="Fb Fontext" w:hAnsi="Fb Fontext"/>
          <w:sz w:val="20"/>
          <w:rtl/>
        </w:rPr>
        <w:t xml:space="preserve">: אבין </w:t>
      </w:r>
      <w:r w:rsidRPr="007435EB">
        <w:rPr>
          <w:rFonts w:ascii="Fb Fontext" w:hAnsi="Fb Fontext" w:hint="cs"/>
          <w:sz w:val="20"/>
          <w:rtl/>
        </w:rPr>
        <w:t>יאמר כן והא שמונה לא משכח</w:t>
      </w:r>
      <w:r w:rsidRPr="007435EB">
        <w:rPr>
          <w:rFonts w:ascii="Fb Fontext" w:hAnsi="Fb Fontext"/>
          <w:sz w:val="20"/>
          <w:rtl/>
        </w:rPr>
        <w:t>"</w:t>
      </w:r>
      <w:r w:rsidRPr="007435EB">
        <w:rPr>
          <w:rFonts w:ascii="Fb Fontext" w:hAnsi="Fb Fontext" w:hint="cs"/>
          <w:sz w:val="20"/>
          <w:rtl/>
        </w:rPr>
        <w:t>ל כלל ושבעה איתא ברוב שנים.</w:t>
      </w:r>
    </w:p>
    <w:p w14:paraId="5F29A5C7" w14:textId="77777777" w:rsidR="00E8089F" w:rsidRPr="007435EB" w:rsidRDefault="00E8089F" w:rsidP="00E8089F">
      <w:pPr>
        <w:rPr>
          <w:rtl/>
        </w:rPr>
      </w:pPr>
      <w:r w:rsidRPr="007435EB">
        <w:rPr>
          <w:rFonts w:ascii="Fb Fontext" w:hAnsi="Fb Fontext" w:hint="cs"/>
          <w:rtl/>
        </w:rPr>
        <w:t>ע</w:t>
      </w:r>
      <w:r w:rsidRPr="007435EB">
        <w:rPr>
          <w:rFonts w:ascii="Fb Fontext" w:hAnsi="Fb Fontext"/>
          <w:rtl/>
        </w:rPr>
        <w:t xml:space="preserve">ולא </w:t>
      </w:r>
      <w:r>
        <w:rPr>
          <w:rStyle w:val="affffd"/>
          <w:rFonts w:ascii="Fb Fontext" w:hAnsi="Fb Fontext" w:hint="cs"/>
          <w:rtl/>
          <w:rPrChange w:id="10218" w:author="מנוע אמוראים" w:date="2026-10-05T16:42:03Z">
            <w:rPr>
              <w:rFonts w:ascii="Fb Fontext" w:hAnsi="Fb Fontext" w:hint="cs"/>
              <w:rtl/>
            </w:rPr>
          </w:rPrChange>
        </w:rPr>
        <w:t xml:space="preserve">מר</w:t>
      </w:r>
      <w:r>
        <w:rPr>
          <w:rStyle w:val="affffd"/>
          <w:rFonts w:ascii="Fb Fontext" w:hAnsi="Fb Fontext"/>
          <w:rtl/>
          <w:rPrChange w:id="10219" w:author="מנוע אמוראים" w:date="2026-10-05T16:42:03Z">
            <w:rPr>
              <w:rFonts w:ascii="Fb Fontext" w:hAnsi="Fb Fontext"/>
              <w:rtl/>
            </w:rPr>
          </w:rPrChange>
        </w:rPr>
        <w:t xml:space="preserve">"</w:t>
      </w:r>
      <w:r>
        <w:rPr>
          <w:rStyle w:val="affffd"/>
          <w:rFonts w:ascii="Fb Fontext" w:hAnsi="Fb Fontext" w:hint="cs"/>
          <w:rtl/>
          <w:rPrChange w:id="10220" w:author="מנוע אמוראים" w:date="2026-10-05T16:42:03Z">
            <w:rPr>
              <w:rFonts w:ascii="Fb Fontext" w:hAnsi="Fb Fontext" w:hint="cs"/>
              <w:rtl/>
            </w:rPr>
          </w:rPrChange>
        </w:rPr>
        <w:t xml:space="preserve">א</w:t>
      </w:r>
      <w:r w:rsidRPr="007435EB">
        <w:rPr>
          <w:rFonts w:ascii="Fb Fontext" w:hAnsi="Fb Fontext"/>
          <w:rtl/>
        </w:rPr>
        <w:t>: שלמים ששחטן מע</w:t>
      </w:r>
      <w:r w:rsidRPr="007435EB">
        <w:rPr>
          <w:rFonts w:ascii="Fb Fontext" w:hAnsi="Fb Fontext" w:hint="cs"/>
          <w:rtl/>
        </w:rPr>
        <w:t>יו</w:t>
      </w:r>
      <w:r w:rsidRPr="007435EB">
        <w:rPr>
          <w:rFonts w:ascii="Fb Fontext" w:hAnsi="Fb Fontext"/>
          <w:rtl/>
        </w:rPr>
        <w:t>"</w:t>
      </w:r>
      <w:r w:rsidRPr="007435EB">
        <w:rPr>
          <w:rFonts w:ascii="Fb Fontext" w:hAnsi="Fb Fontext" w:hint="cs"/>
          <w:rtl/>
        </w:rPr>
        <w:t>ט</w:t>
      </w:r>
      <w:r w:rsidRPr="007435EB">
        <w:rPr>
          <w:rFonts w:ascii="Fb Fontext" w:hAnsi="Fb Fontext"/>
          <w:rtl/>
        </w:rPr>
        <w:t xml:space="preserve"> אינו יוצא בהן לא משום שמחה ולא משום חגיגה.</w:t>
      </w:r>
    </w:p>
    <w:p w14:paraId="5BC9A66C" w14:textId="77777777" w:rsidR="00E8089F" w:rsidRPr="007435EB" w:rsidRDefault="00E8089F" w:rsidP="00E8089F">
      <w:pPr>
        <w:rPr>
          <w:rFonts w:cs="Guttman Vilna"/>
          <w:b/>
          <w:bCs/>
          <w:rtl/>
        </w:rPr>
      </w:pPr>
      <w:r w:rsidRPr="007435EB">
        <w:rPr>
          <w:rtl/>
        </w:rPr>
        <w:t xml:space="preserve">משום שמחה </w:t>
      </w:r>
      <w:r w:rsidRPr="00AC0CB1">
        <w:rPr>
          <w:rStyle w:val="af2"/>
          <w:rtl/>
        </w:rPr>
        <w:t>ד</w:t>
      </w:r>
      <w:r w:rsidRPr="00AC0CB1">
        <w:rPr>
          <w:rStyle w:val="af2"/>
          <w:rFonts w:hint="cs"/>
          <w:rtl/>
        </w:rPr>
        <w:t>'</w:t>
      </w:r>
      <w:r w:rsidRPr="00AC0CB1">
        <w:rPr>
          <w:rStyle w:val="af2"/>
          <w:rtl/>
        </w:rPr>
        <w:t>וזבחת ושמחת</w:t>
      </w:r>
      <w:r w:rsidRPr="00AC0CB1">
        <w:rPr>
          <w:rStyle w:val="af2"/>
          <w:rFonts w:hint="cs"/>
          <w:rtl/>
        </w:rPr>
        <w:t>'</w:t>
      </w:r>
      <w:r w:rsidRPr="00AC0CB1">
        <w:rPr>
          <w:rStyle w:val="af2"/>
          <w:rtl/>
        </w:rPr>
        <w:t xml:space="preserve"> </w:t>
      </w:r>
      <w:r w:rsidRPr="007435EB">
        <w:rPr>
          <w:rtl/>
        </w:rPr>
        <w:t>- בעינן זביחה בשעת שמחה - וליכא.</w:t>
      </w:r>
    </w:p>
    <w:p w14:paraId="620262FC" w14:textId="77777777" w:rsidR="00E8089F" w:rsidRPr="007435EB" w:rsidRDefault="00E8089F" w:rsidP="00E8089F">
      <w:pPr>
        <w:rPr>
          <w:rFonts w:cs="Guttman Vilna"/>
          <w:b/>
          <w:bCs/>
          <w:rtl/>
        </w:rPr>
      </w:pPr>
      <w:r w:rsidRPr="007435EB">
        <w:rPr>
          <w:rtl/>
        </w:rPr>
        <w:t>משום חגיגה - הוי דבר שבחובה, וכל דבר שבחובה אינו בא אלא מן החולין.</w:t>
      </w:r>
    </w:p>
    <w:p w14:paraId="109C5104" w14:textId="77777777" w:rsidR="00E8089F" w:rsidRPr="007435EB" w:rsidRDefault="00E8089F" w:rsidP="00E8089F">
      <w:pPr>
        <w:rPr>
          <w:rtl/>
        </w:rPr>
      </w:pPr>
      <w:r w:rsidRPr="007435EB">
        <w:rPr>
          <w:rFonts w:hint="cs"/>
          <w:rtl/>
        </w:rPr>
        <w:t xml:space="preserve">ומסייע ליה מהא </w:t>
      </w:r>
      <w:r w:rsidRPr="00AC0CB1">
        <w:rPr>
          <w:rStyle w:val="af2"/>
          <w:rFonts w:hint="cs"/>
          <w:rtl/>
        </w:rPr>
        <w:t>ד'</w:t>
      </w:r>
      <w:r w:rsidRPr="00AC0CB1">
        <w:rPr>
          <w:rStyle w:val="af2"/>
          <w:rtl/>
        </w:rPr>
        <w:t>והיית אך שמח</w:t>
      </w:r>
      <w:r w:rsidRPr="00AC0CB1">
        <w:rPr>
          <w:rStyle w:val="af2"/>
          <w:rFonts w:hint="cs"/>
          <w:rtl/>
        </w:rPr>
        <w:t>'</w:t>
      </w:r>
      <w:r w:rsidRPr="00AC0CB1">
        <w:rPr>
          <w:rStyle w:val="af2"/>
          <w:rtl/>
        </w:rPr>
        <w:t xml:space="preserve"> </w:t>
      </w:r>
      <w:r w:rsidRPr="007435EB">
        <w:rPr>
          <w:rtl/>
        </w:rPr>
        <w:t>- לרבות לילי יו"ט האחרון לשמחה.</w:t>
      </w:r>
      <w:r w:rsidRPr="007435EB">
        <w:rPr>
          <w:rFonts w:hint="cs"/>
          <w:rtl/>
        </w:rPr>
        <w:t xml:space="preserve"> ולא ראשון </w:t>
      </w:r>
      <w:r w:rsidRPr="00AC0CB1">
        <w:rPr>
          <w:rStyle w:val="af2"/>
          <w:rFonts w:hint="cs"/>
          <w:rtl/>
        </w:rPr>
        <w:t xml:space="preserve">ד'אך' </w:t>
      </w:r>
      <w:r w:rsidRPr="007435EB">
        <w:rPr>
          <w:rFonts w:hint="cs"/>
          <w:rtl/>
        </w:rPr>
        <w:t>חלק</w:t>
      </w:r>
      <w:r w:rsidRPr="007435EB">
        <w:rPr>
          <w:rtl/>
        </w:rPr>
        <w:t>.</w:t>
      </w:r>
    </w:p>
    <w:p w14:paraId="57DCB668" w14:textId="77777777" w:rsidR="00E8089F" w:rsidRPr="007435EB" w:rsidRDefault="00E8089F" w:rsidP="00E8089F">
      <w:pPr>
        <w:rPr>
          <w:rtl/>
        </w:rPr>
      </w:pPr>
      <w:r w:rsidRPr="007435EB">
        <w:rPr>
          <w:rFonts w:ascii="Fb Fontext" w:hAnsi="Fb Fontext" w:hint="cs"/>
          <w:sz w:val="20"/>
          <w:rtl/>
        </w:rPr>
        <w:t>וטעמא ד</w:t>
      </w:r>
      <w:r w:rsidRPr="007435EB">
        <w:rPr>
          <w:rFonts w:ascii="Fb Fontext" w:hAnsi="Fb Fontext"/>
          <w:sz w:val="20"/>
          <w:rtl/>
        </w:rPr>
        <w:t>מרבה אני לילי יו"ט האחרון - שיש שמחה לפניו, ומוציא אני לילי יו"ט ראשון שאין שמחה לפניו.</w:t>
      </w:r>
    </w:p>
    <w:p w14:paraId="494E9736" w14:textId="77777777" w:rsidR="00E8089F" w:rsidRPr="007435EB" w:rsidRDefault="00E8089F" w:rsidP="00E8089F">
      <w:pPr>
        <w:rPr>
          <w:rtl/>
        </w:rPr>
      </w:pPr>
      <w:r w:rsidRPr="007435EB">
        <w:rPr>
          <w:rFonts w:ascii="Fb Fontext" w:hAnsi="Fb Fontext"/>
          <w:rtl/>
        </w:rPr>
        <w:t xml:space="preserve">מתיב רב יוסף: חגיגת </w:t>
      </w:r>
      <w:r w:rsidRPr="007435EB">
        <w:rPr>
          <w:rFonts w:ascii="Fb Fontext" w:hAnsi="Fb Fontext" w:hint="cs"/>
          <w:rtl/>
        </w:rPr>
        <w:t>י</w:t>
      </w:r>
      <w:r w:rsidRPr="007435EB">
        <w:rPr>
          <w:rFonts w:ascii="Fb Fontext" w:hAnsi="Fb Fontext"/>
          <w:rtl/>
        </w:rPr>
        <w:t>"</w:t>
      </w:r>
      <w:r w:rsidRPr="007435EB">
        <w:rPr>
          <w:rFonts w:ascii="Fb Fontext" w:hAnsi="Fb Fontext" w:hint="cs"/>
          <w:rtl/>
        </w:rPr>
        <w:t>ד יוצ</w:t>
      </w:r>
      <w:r w:rsidRPr="007435EB">
        <w:rPr>
          <w:rFonts w:ascii="Fb Fontext" w:hAnsi="Fb Fontext"/>
          <w:rtl/>
        </w:rPr>
        <w:t>א בה משום שמחה, ו</w:t>
      </w:r>
      <w:r w:rsidRPr="007435EB">
        <w:rPr>
          <w:rFonts w:ascii="Fb Fontext" w:hAnsi="Fb Fontext" w:hint="cs"/>
          <w:rtl/>
        </w:rPr>
        <w:t>לא</w:t>
      </w:r>
      <w:r w:rsidRPr="007435EB">
        <w:rPr>
          <w:rFonts w:ascii="Fb Fontext" w:hAnsi="Fb Fontext"/>
          <w:rtl/>
        </w:rPr>
        <w:t xml:space="preserve"> משום חגיגה</w:t>
      </w:r>
      <w:r w:rsidRPr="007435EB">
        <w:rPr>
          <w:rFonts w:ascii="Fb Fontext" w:hAnsi="Fb Fontext" w:hint="cs"/>
          <w:rtl/>
        </w:rPr>
        <w:t xml:space="preserve"> ומיירי בשע</w:t>
      </w:r>
      <w:r w:rsidRPr="007435EB">
        <w:rPr>
          <w:rFonts w:ascii="Fb Fontext" w:hAnsi="Fb Fontext"/>
          <w:rtl/>
        </w:rPr>
        <w:t>יכב ושחטה.</w:t>
      </w:r>
    </w:p>
    <w:p w14:paraId="670BCDE1" w14:textId="77777777" w:rsidR="00E8089F" w:rsidRPr="007435EB" w:rsidRDefault="00E8089F" w:rsidP="00E8089F">
      <w:pPr>
        <w:rPr>
          <w:rtl/>
        </w:rPr>
      </w:pPr>
      <w:r w:rsidRPr="007435EB">
        <w:rPr>
          <w:rFonts w:ascii="Fb Fontext" w:hAnsi="Fb Fontext" w:hint="cs"/>
          <w:sz w:val="20"/>
          <w:rtl/>
        </w:rPr>
        <w:t>רב אשי</w:t>
      </w:r>
      <w:r w:rsidRPr="007435EB">
        <w:rPr>
          <w:rFonts w:ascii="Fb Fontext" w:hAnsi="Fb Fontext"/>
          <w:sz w:val="20"/>
          <w:rtl/>
        </w:rPr>
        <w:t>: ה"</w:t>
      </w:r>
      <w:r w:rsidRPr="007435EB">
        <w:rPr>
          <w:rFonts w:ascii="Fb Fontext" w:hAnsi="Fb Fontext" w:hint="cs"/>
          <w:sz w:val="20"/>
          <w:rtl/>
        </w:rPr>
        <w:t>נ מ</w:t>
      </w:r>
      <w:r w:rsidRPr="007435EB">
        <w:rPr>
          <w:rFonts w:ascii="Fb Fontext" w:hAnsi="Fb Fontext"/>
          <w:sz w:val="20"/>
          <w:rtl/>
        </w:rPr>
        <w:t>סתברא, דא</w:t>
      </w:r>
      <w:r w:rsidRPr="007435EB">
        <w:rPr>
          <w:rFonts w:ascii="Fb Fontext" w:hAnsi="Fb Fontext" w:hint="cs"/>
          <w:sz w:val="20"/>
          <w:rtl/>
        </w:rPr>
        <w:t>לת</w:t>
      </w:r>
      <w:r w:rsidRPr="007435EB">
        <w:rPr>
          <w:rFonts w:ascii="Fb Fontext" w:hAnsi="Fb Fontext"/>
          <w:sz w:val="20"/>
          <w:rtl/>
        </w:rPr>
        <w:t>"</w:t>
      </w:r>
      <w:r w:rsidRPr="007435EB">
        <w:rPr>
          <w:rFonts w:ascii="Fb Fontext" w:hAnsi="Fb Fontext" w:hint="cs"/>
          <w:sz w:val="20"/>
          <w:rtl/>
        </w:rPr>
        <w:t>ה הא ב</w:t>
      </w:r>
      <w:r w:rsidRPr="007435EB">
        <w:rPr>
          <w:rFonts w:ascii="Fb Fontext" w:hAnsi="Fb Fontext"/>
          <w:sz w:val="20"/>
          <w:rtl/>
        </w:rPr>
        <w:t>"</w:t>
      </w:r>
      <w:r w:rsidRPr="007435EB">
        <w:rPr>
          <w:rFonts w:ascii="Fb Fontext" w:hAnsi="Fb Fontext" w:hint="cs"/>
          <w:sz w:val="20"/>
          <w:rtl/>
        </w:rPr>
        <w:t>ת קתני לה ופסלה לה בלינה ש</w:t>
      </w:r>
      <w:r w:rsidRPr="007435EB">
        <w:rPr>
          <w:rFonts w:ascii="Fb Fontext" w:hAnsi="Fb Fontext"/>
          <w:sz w:val="20"/>
          <w:rtl/>
        </w:rPr>
        <w:t>"</w:t>
      </w:r>
      <w:r w:rsidRPr="007435EB">
        <w:rPr>
          <w:rFonts w:ascii="Fb Fontext" w:hAnsi="Fb Fontext" w:hint="cs"/>
          <w:sz w:val="20"/>
          <w:rtl/>
        </w:rPr>
        <w:t>מ.</w:t>
      </w:r>
    </w:p>
    <w:p w14:paraId="4AE613B8" w14:textId="77777777" w:rsidR="00E8089F" w:rsidRPr="007435EB" w:rsidRDefault="00E8089F" w:rsidP="00E8089F">
      <w:pPr>
        <w:rPr>
          <w:rtl/>
        </w:rPr>
      </w:pPr>
      <w:r w:rsidRPr="007435EB">
        <w:rPr>
          <w:rFonts w:ascii="Fb Fontext" w:hAnsi="Fb Fontext"/>
          <w:rtl/>
        </w:rPr>
        <w:t>מתיב רבא:</w:t>
      </w:r>
      <w:r w:rsidRPr="00AC0CB1">
        <w:rPr>
          <w:rStyle w:val="af2"/>
          <w:rtl/>
        </w:rPr>
        <w:t xml:space="preserve"> </w:t>
      </w:r>
      <w:r w:rsidRPr="00AC0CB1">
        <w:rPr>
          <w:rStyle w:val="af2"/>
          <w:rFonts w:hint="cs"/>
          <w:rtl/>
        </w:rPr>
        <w:t>'</w:t>
      </w:r>
      <w:r w:rsidRPr="00AC0CB1">
        <w:rPr>
          <w:rStyle w:val="af2"/>
          <w:rtl/>
        </w:rPr>
        <w:t>ההלל והשמחה שמנה</w:t>
      </w:r>
      <w:r w:rsidRPr="00AC0CB1">
        <w:rPr>
          <w:rStyle w:val="af2"/>
          <w:rFonts w:hint="cs"/>
          <w:rtl/>
        </w:rPr>
        <w:t>'-</w:t>
      </w:r>
      <w:r w:rsidRPr="007435EB">
        <w:rPr>
          <w:rFonts w:ascii="Fb Fontext" w:hAnsi="Fb Fontext" w:hint="cs"/>
          <w:rtl/>
        </w:rPr>
        <w:t xml:space="preserve"> </w:t>
      </w:r>
      <w:r w:rsidRPr="007435EB">
        <w:rPr>
          <w:rFonts w:ascii="Fb Fontext" w:hAnsi="Fb Fontext"/>
          <w:rtl/>
        </w:rPr>
        <w:t xml:space="preserve">ואי אמרת בעינן זביחה בשעת שמחה </w:t>
      </w:r>
      <w:r w:rsidRPr="007435EB">
        <w:rPr>
          <w:rFonts w:ascii="Fb Fontext" w:hAnsi="Fb Fontext" w:hint="cs"/>
          <w:rtl/>
        </w:rPr>
        <w:t>הא משכח</w:t>
      </w:r>
      <w:r w:rsidRPr="007435EB">
        <w:rPr>
          <w:rFonts w:ascii="Fb Fontext" w:hAnsi="Fb Fontext"/>
          <w:rtl/>
        </w:rPr>
        <w:t>"</w:t>
      </w:r>
      <w:r w:rsidRPr="007435EB">
        <w:rPr>
          <w:rFonts w:ascii="Fb Fontext" w:hAnsi="Fb Fontext" w:hint="cs"/>
          <w:rtl/>
        </w:rPr>
        <w:t>ל הרבה פעמים רק שבעה ו</w:t>
      </w:r>
      <w:r w:rsidRPr="007435EB">
        <w:rPr>
          <w:rFonts w:ascii="Fb Fontext" w:hAnsi="Fb Fontext"/>
          <w:rtl/>
        </w:rPr>
        <w:t>כגון שחל יו"ט הראשון להיות בשבת.</w:t>
      </w:r>
    </w:p>
    <w:p w14:paraId="778F51A8" w14:textId="77777777" w:rsidR="00E8089F" w:rsidRPr="007435EB" w:rsidRDefault="00E8089F" w:rsidP="00E8089F">
      <w:pPr>
        <w:rPr>
          <w:rtl/>
        </w:rPr>
      </w:pPr>
      <w:r>
        <w:rPr>
          <w:rFonts w:hint="cs"/>
          <w:rtl/>
        </w:rPr>
        <w:t xml:space="preserve">וענהו </w:t>
      </w:r>
      <w:r>
        <w:rPr>
          <w:rStyle w:val="affffd"/>
          <w:rFonts w:hint="cs"/>
          <w:rtl/>
          <w:rPrChange w:id="10221" w:author="מנוע אמוראים" w:date="2026-10-05T16:42:03Z">
            <w:rPr>
              <w:rFonts w:hint="cs"/>
              <w:rtl/>
            </w:rPr>
          </w:rPrChange>
        </w:rPr>
        <w:t xml:space="preserve">רהבדר</w:t>
      </w:r>
      <w:r>
        <w:rPr>
          <w:rStyle w:val="affffd"/>
          <w:rtl/>
          <w:rPrChange w:id="10222" w:author="מנוע אמוראים" w:date="2026-10-05T16:42:03Z">
            <w:rPr>
              <w:rtl/>
            </w:rPr>
          </w:rPrChange>
        </w:rPr>
        <w:t xml:space="preserve">"</w:t>
      </w:r>
      <w:r>
        <w:rPr>
          <w:rStyle w:val="affffd"/>
          <w:rFonts w:hint="cs"/>
          <w:rtl/>
          <w:rPrChange w:id="10223" w:author="מנוע אמוראים" w:date="2026-10-05T16:42:03Z">
            <w:rPr>
              <w:rFonts w:hint="cs"/>
              <w:rtl/>
            </w:rPr>
          </w:rPrChange>
        </w:rPr>
        <w:t xml:space="preserve">י</w:t>
      </w:r>
      <w:r>
        <w:rPr>
          <w:rFonts w:hint="cs"/>
          <w:rtl/>
        </w:rPr>
        <w:t xml:space="preserve"> ד</w:t>
      </w:r>
      <w:r w:rsidRPr="007435EB">
        <w:rPr>
          <w:rtl/>
        </w:rPr>
        <w:t>משמחו בשעירי הרגלים.</w:t>
      </w:r>
      <w:r w:rsidRPr="007435EB">
        <w:rPr>
          <w:rFonts w:hint="cs"/>
          <w:rtl/>
        </w:rPr>
        <w:t xml:space="preserve"> ונדחה</w:t>
      </w:r>
      <w:r w:rsidRPr="005C3FF1">
        <w:rPr>
          <w:rStyle w:val="afffa"/>
          <w:rFonts w:hint="cs"/>
          <w:rtl/>
        </w:rPr>
        <w:t xml:space="preserve"> א.</w:t>
      </w:r>
      <w:r w:rsidRPr="007435EB">
        <w:rPr>
          <w:rFonts w:hint="cs"/>
          <w:rtl/>
        </w:rPr>
        <w:t xml:space="preserve"> דשעירי הרגלים נאכלין חי ואין בזה שמחה</w:t>
      </w:r>
      <w:r w:rsidRPr="007435EB">
        <w:rPr>
          <w:rtl/>
        </w:rPr>
        <w:t>.</w:t>
      </w:r>
    </w:p>
    <w:p w14:paraId="503C95BD" w14:textId="77777777" w:rsidR="00E8089F" w:rsidRPr="007435EB" w:rsidRDefault="00E8089F" w:rsidP="00E8089F">
      <w:pPr>
        <w:rPr>
          <w:rtl/>
        </w:rPr>
      </w:pPr>
      <w:r w:rsidRPr="007435EB">
        <w:rPr>
          <w:rtl/>
        </w:rPr>
        <w:tab/>
      </w:r>
      <w:r w:rsidRPr="007435EB">
        <w:rPr>
          <w:rFonts w:hint="cs"/>
          <w:rtl/>
        </w:rPr>
        <w:t>ועוד כהנים אוכלים וישראל במה שמחים.</w:t>
      </w:r>
    </w:p>
    <w:p w14:paraId="3F49494E" w14:textId="77777777" w:rsidR="00E8089F" w:rsidRPr="007435EB" w:rsidRDefault="00E8089F" w:rsidP="00E8089F">
      <w:pPr>
        <w:rPr>
          <w:rtl/>
        </w:rPr>
      </w:pPr>
      <w:r>
        <w:rPr>
          <w:rtl/>
        </w:rPr>
        <w:t xml:space="preserve">אלא </w:t>
      </w:r>
      <w:r>
        <w:rPr>
          <w:rStyle w:val="affffd"/>
          <w:rtl/>
          <w:rPrChange w:id="10224" w:author="מנוע אמוראים" w:date="2026-10-05T16:42:03Z">
            <w:rPr>
              <w:rtl/>
            </w:rPr>
          </w:rPrChange>
        </w:rPr>
        <w:t xml:space="preserve">א</w:t>
      </w:r>
      <w:r>
        <w:rPr>
          <w:rStyle w:val="affffd"/>
          <w:rFonts w:hint="cs"/>
          <w:rtl/>
          <w:rPrChange w:id="10225" w:author="מנוע אמוראים" w:date="2026-10-05T16:42:03Z">
            <w:rPr>
              <w:rFonts w:hint="cs"/>
              <w:rtl/>
            </w:rPr>
          </w:rPrChange>
        </w:rPr>
        <w:t xml:space="preserve">ר</w:t>
      </w:r>
      <w:r>
        <w:rPr>
          <w:rStyle w:val="affffd"/>
          <w:rtl/>
          <w:rPrChange w:id="10226" w:author="מנוע אמוראים" w:date="2026-10-05T16:42:03Z">
            <w:rPr>
              <w:rtl/>
            </w:rPr>
          </w:rPrChange>
        </w:rPr>
        <w:t xml:space="preserve">"</w:t>
      </w:r>
      <w:r>
        <w:rPr>
          <w:rStyle w:val="affffd"/>
          <w:rFonts w:hint="cs"/>
          <w:rtl/>
          <w:rPrChange w:id="10227" w:author="מנוע אמוראים" w:date="2026-10-05T16:42:03Z">
            <w:rPr>
              <w:rFonts w:hint="cs"/>
              <w:rtl/>
            </w:rPr>
          </w:rPrChange>
        </w:rPr>
        <w:t xml:space="preserve">פ</w:t>
      </w:r>
      <w:r w:rsidRPr="007435EB">
        <w:rPr>
          <w:rtl/>
        </w:rPr>
        <w:t>: משמחו בכסות נקיה ויין ישן.</w:t>
      </w:r>
    </w:p>
    <w:p w14:paraId="798E0069" w14:textId="5B2E12A4" w:rsidR="00E8089F" w:rsidRPr="007435EB" w:rsidRDefault="00F47631" w:rsidP="00F47631">
      <w:pPr>
        <w:pStyle w:val="affd"/>
        <w:rPr>
          <w:bCs/>
          <w:rtl/>
        </w:rPr>
      </w:pPr>
      <w:r>
        <w:rPr>
          <w:rFonts w:hint="cs"/>
          <w:rtl/>
        </w:rPr>
        <w:t>***</w:t>
      </w:r>
    </w:p>
    <w:p w14:paraId="57B2BC7F" w14:textId="77777777" w:rsidR="00E8089F" w:rsidRPr="007435EB" w:rsidRDefault="00E8089F" w:rsidP="00E8089F">
      <w:pPr>
        <w:rPr>
          <w:rtl/>
        </w:rPr>
      </w:pPr>
      <w:r>
        <w:rPr>
          <w:rFonts w:ascii="Fb Fontext" w:hAnsi="Fb Fontext" w:hint="cs"/>
          <w:rtl/>
        </w:rPr>
        <w:t xml:space="preserve">רבין </w:t>
      </w:r>
      <w:r>
        <w:rPr>
          <w:rStyle w:val="affffd"/>
          <w:rFonts w:ascii="Fb Fontext" w:hAnsi="Fb Fontext" w:hint="cs"/>
          <w:rtl/>
          <w:rPrChange w:id="10228" w:author="מנוע אמוראים" w:date="2026-10-05T16:42:03Z">
            <w:rPr>
              <w:rFonts w:ascii="Fb Fontext" w:hAnsi="Fb Fontext" w:hint="cs"/>
              <w:rtl/>
            </w:rPr>
          </w:rPrChange>
        </w:rPr>
        <w:t xml:space="preserve">מר</w:t>
      </w:r>
      <w:r>
        <w:rPr>
          <w:rStyle w:val="affffd"/>
          <w:rFonts w:ascii="Fb Fontext" w:hAnsi="Fb Fontext"/>
          <w:rtl/>
          <w:rPrChange w:id="10229" w:author="מנוע אמוראים" w:date="2026-10-05T16:42:03Z">
            <w:rPr>
              <w:rFonts w:ascii="Fb Fontext" w:hAnsi="Fb Fontext"/>
              <w:rtl/>
            </w:rPr>
          </w:rPrChange>
        </w:rPr>
        <w:t xml:space="preserve">"</w:t>
      </w:r>
      <w:r>
        <w:rPr>
          <w:rStyle w:val="affffd"/>
          <w:rFonts w:ascii="Fb Fontext" w:hAnsi="Fb Fontext" w:hint="cs"/>
          <w:rtl/>
          <w:rPrChange w:id="10230" w:author="מנוע אמוראים" w:date="2026-10-05T16:42:03Z">
            <w:rPr>
              <w:rFonts w:ascii="Fb Fontext" w:hAnsi="Fb Fontext" w:hint="cs"/>
              <w:rtl/>
            </w:rPr>
          </w:rPrChange>
        </w:rPr>
        <w:t xml:space="preserve">א</w:t>
      </w:r>
      <w:r w:rsidRPr="007435EB">
        <w:rPr>
          <w:rFonts w:ascii="Fb Fontext" w:hAnsi="Fb Fontext"/>
          <w:rtl/>
        </w:rPr>
        <w:t>: שלמים ששחטן מערב יו"ט יוצא בהן משום שמחה, ואין יוצא בהן משום חגיגה.</w:t>
      </w:r>
    </w:p>
    <w:p w14:paraId="7EF633D1" w14:textId="77777777" w:rsidR="00E8089F" w:rsidRPr="007435EB" w:rsidRDefault="00E8089F" w:rsidP="00E8089F">
      <w:pPr>
        <w:rPr>
          <w:rtl/>
        </w:rPr>
      </w:pPr>
      <w:r w:rsidRPr="007435EB">
        <w:rPr>
          <w:rtl/>
        </w:rPr>
        <w:t>יוצא משום שמחה - לא בעינן זביחה בשעת שמחה.</w:t>
      </w:r>
    </w:p>
    <w:p w14:paraId="462ED768" w14:textId="77777777" w:rsidR="00E8089F" w:rsidRPr="007435EB" w:rsidRDefault="00E8089F" w:rsidP="00E8089F">
      <w:pPr>
        <w:rPr>
          <w:rtl/>
        </w:rPr>
      </w:pPr>
      <w:r w:rsidRPr="007435EB">
        <w:rPr>
          <w:rFonts w:ascii="Fb Fontext" w:hAnsi="Fb Fontext"/>
          <w:sz w:val="20"/>
          <w:rtl/>
        </w:rPr>
        <w:t>ולא משום חגיגה - הוי דבר שבחובה, וכל דבר שבחובה אינו בא אלא מן החולין.</w:t>
      </w:r>
    </w:p>
    <w:p w14:paraId="0E0A7BA3" w14:textId="77777777" w:rsidR="00E8089F" w:rsidRPr="007435EB" w:rsidRDefault="00E8089F" w:rsidP="00E8089F">
      <w:pPr>
        <w:rPr>
          <w:rtl/>
        </w:rPr>
      </w:pPr>
      <w:r w:rsidRPr="007435EB">
        <w:rPr>
          <w:rFonts w:ascii="Fb Fontext" w:hAnsi="Fb Fontext" w:hint="cs"/>
          <w:rtl/>
        </w:rPr>
        <w:t>הך</w:t>
      </w:r>
      <w:r w:rsidRPr="00AC0CB1">
        <w:rPr>
          <w:rStyle w:val="af2"/>
          <w:rFonts w:hint="cs"/>
          <w:rtl/>
        </w:rPr>
        <w:t xml:space="preserve"> 'אך' </w:t>
      </w:r>
      <w:r w:rsidRPr="007435EB">
        <w:rPr>
          <w:rFonts w:ascii="Fb Fontext" w:hAnsi="Fb Fontext" w:hint="cs"/>
          <w:rtl/>
        </w:rPr>
        <w:t>דחלק בין לילי יו</w:t>
      </w:r>
      <w:r w:rsidRPr="007435EB">
        <w:rPr>
          <w:rFonts w:ascii="Fb Fontext" w:hAnsi="Fb Fontext"/>
          <w:rtl/>
        </w:rPr>
        <w:t>"</w:t>
      </w:r>
      <w:r w:rsidRPr="007435EB">
        <w:rPr>
          <w:rFonts w:ascii="Fb Fontext" w:hAnsi="Fb Fontext" w:hint="cs"/>
          <w:rtl/>
        </w:rPr>
        <w:t>ט אחרון שיש שמחה לפניו ללילי יו</w:t>
      </w:r>
      <w:r w:rsidRPr="007435EB">
        <w:rPr>
          <w:rFonts w:ascii="Fb Fontext" w:hAnsi="Fb Fontext"/>
          <w:rtl/>
        </w:rPr>
        <w:t>"</w:t>
      </w:r>
      <w:r w:rsidRPr="007435EB">
        <w:rPr>
          <w:rFonts w:ascii="Fb Fontext" w:hAnsi="Fb Fontext" w:hint="cs"/>
          <w:rtl/>
        </w:rPr>
        <w:t>ט ראשון שאין שמחה לפניו.</w:t>
      </w:r>
    </w:p>
    <w:p w14:paraId="4335E14D" w14:textId="10002289" w:rsidR="00E8089F" w:rsidRPr="007435EB" w:rsidRDefault="00F47631" w:rsidP="00F47631">
      <w:pPr>
        <w:pStyle w:val="affd"/>
        <w:rPr>
          <w:bCs/>
          <w:rtl/>
        </w:rPr>
      </w:pPr>
      <w:r>
        <w:rPr>
          <w:rFonts w:hint="cs"/>
          <w:rtl/>
        </w:rPr>
        <w:t>***</w:t>
      </w:r>
    </w:p>
    <w:p w14:paraId="05110C96" w14:textId="77777777" w:rsidR="00E8089F" w:rsidRPr="007435EB" w:rsidRDefault="00E8089F" w:rsidP="00E8089F">
      <w:pPr>
        <w:rPr>
          <w:rtl/>
        </w:rPr>
      </w:pPr>
      <w:r>
        <w:rPr>
          <w:rStyle w:val="affffd"/>
          <w:rFonts w:ascii="Fb Fontext" w:hAnsi="Fb Fontext" w:hint="cs"/>
          <w:rtl/>
          <w:rPrChange w:id="10231" w:author="מנוע אמוראים" w:date="2026-10-05T16:42:03Z">
            <w:rPr>
              <w:rFonts w:ascii="Fb Fontext" w:hAnsi="Fb Fontext" w:hint="cs"/>
              <w:rtl/>
            </w:rPr>
          </w:rPrChange>
        </w:rPr>
        <w:t xml:space="preserve">ר</w:t>
      </w:r>
      <w:r>
        <w:rPr>
          <w:rStyle w:val="affffd"/>
          <w:rFonts w:ascii="Fb Fontext" w:hAnsi="Fb Fontext"/>
          <w:rtl/>
          <w:rPrChange w:id="10232" w:author="מנוע אמוראים" w:date="2026-10-05T16:42:03Z">
            <w:rPr>
              <w:rFonts w:ascii="Fb Fontext" w:hAnsi="Fb Fontext"/>
              <w:rtl/>
            </w:rPr>
          </w:rPrChange>
        </w:rPr>
        <w:t xml:space="preserve">"</w:t>
      </w:r>
      <w:r>
        <w:rPr>
          <w:rStyle w:val="affffd"/>
          <w:rFonts w:ascii="Fb Fontext" w:hAnsi="Fb Fontext" w:hint="cs"/>
          <w:rtl/>
          <w:rPrChange w:id="10233" w:author="מנוע אמוראים" w:date="2026-10-05T16:42:03Z">
            <w:rPr>
              <w:rFonts w:ascii="Fb Fontext" w:hAnsi="Fb Fontext" w:hint="cs"/>
              <w:rtl/>
            </w:rPr>
          </w:rPrChange>
        </w:rPr>
        <w:t xml:space="preserve">כ</w:t>
      </w:r>
      <w:r w:rsidRPr="007435EB">
        <w:rPr>
          <w:rFonts w:ascii="Fb Fontext" w:hAnsi="Fb Fontext"/>
          <w:rtl/>
        </w:rPr>
        <w:t>: מנין לאימורי חגיגת ט"ו שנפסלין בלינה</w:t>
      </w:r>
      <w:r w:rsidRPr="00AC0CB1">
        <w:rPr>
          <w:rStyle w:val="af2"/>
          <w:rtl/>
        </w:rPr>
        <w:t xml:space="preserve"> </w:t>
      </w:r>
      <w:r w:rsidRPr="00AC0CB1">
        <w:rPr>
          <w:rStyle w:val="af2"/>
          <w:rFonts w:hint="cs"/>
          <w:rtl/>
        </w:rPr>
        <w:t>'</w:t>
      </w:r>
      <w:r w:rsidRPr="00AC0CB1">
        <w:rPr>
          <w:rStyle w:val="af2"/>
          <w:rtl/>
        </w:rPr>
        <w:t>ולא ילין חלב חגי עד בקר</w:t>
      </w:r>
      <w:r w:rsidRPr="00AC0CB1">
        <w:rPr>
          <w:rStyle w:val="af2"/>
          <w:rFonts w:hint="cs"/>
          <w:rtl/>
        </w:rPr>
        <w:t>'</w:t>
      </w:r>
      <w:r w:rsidRPr="00AC0CB1">
        <w:rPr>
          <w:rStyle w:val="af2"/>
          <w:rtl/>
        </w:rPr>
        <w:t xml:space="preserve"> </w:t>
      </w:r>
      <w:r w:rsidRPr="007435EB">
        <w:rPr>
          <w:rFonts w:ascii="Fb Fontext" w:hAnsi="Fb Fontext"/>
          <w:rtl/>
        </w:rPr>
        <w:t>וסמיך ליה ראשית.</w:t>
      </w:r>
    </w:p>
    <w:p w14:paraId="7A1C8026" w14:textId="77777777" w:rsidR="00E8089F" w:rsidRPr="007435EB" w:rsidRDefault="00E8089F" w:rsidP="00E8089F">
      <w:pPr>
        <w:rPr>
          <w:rtl/>
        </w:rPr>
      </w:pPr>
      <w:r w:rsidRPr="007435EB">
        <w:rPr>
          <w:rFonts w:hint="cs"/>
          <w:rtl/>
        </w:rPr>
        <w:t>ומשמע דאי לא כתב ראשית הוו</w:t>
      </w:r>
      <w:r w:rsidRPr="007435EB">
        <w:rPr>
          <w:rtl/>
        </w:rPr>
        <w:t>"</w:t>
      </w:r>
      <w:r w:rsidRPr="007435EB">
        <w:rPr>
          <w:rFonts w:hint="cs"/>
          <w:rtl/>
        </w:rPr>
        <w:t xml:space="preserve">א </w:t>
      </w:r>
      <w:r w:rsidRPr="007435EB">
        <w:rPr>
          <w:rtl/>
        </w:rPr>
        <w:t>בקר - בקר שני.</w:t>
      </w:r>
    </w:p>
    <w:p w14:paraId="326D31B5" w14:textId="77777777" w:rsidR="00E8089F" w:rsidRPr="007435EB" w:rsidRDefault="00E8089F" w:rsidP="00E8089F">
      <w:pPr>
        <w:rPr>
          <w:rtl/>
        </w:rPr>
      </w:pPr>
      <w:r w:rsidRPr="007435EB">
        <w:rPr>
          <w:rFonts w:hint="cs"/>
          <w:rtl/>
        </w:rPr>
        <w:t xml:space="preserve">והקשה רב יוסף </w:t>
      </w:r>
      <w:r>
        <w:rPr>
          <w:rtl/>
        </w:rPr>
        <w:t xml:space="preserve">מי איכא מידי, דאלו תנא לבשר לא בעי ראשית, </w:t>
      </w:r>
      <w:r>
        <w:rPr>
          <w:rStyle w:val="affffd"/>
          <w:rtl/>
          <w:rPrChange w:id="10234" w:author="מנוע אמוראים" w:date="2026-10-05T16:42:03Z">
            <w:rPr>
              <w:rtl/>
            </w:rPr>
          </w:rPrChange>
        </w:rPr>
        <w:t xml:space="preserve">ור"</w:t>
      </w:r>
      <w:r>
        <w:rPr>
          <w:rStyle w:val="affffd"/>
          <w:rFonts w:hint="cs"/>
          <w:rtl/>
          <w:rPrChange w:id="10235" w:author="מנוע אמוראים" w:date="2026-10-05T16:42:03Z">
            <w:rPr>
              <w:rFonts w:hint="cs"/>
              <w:rtl/>
            </w:rPr>
          </w:rPrChange>
        </w:rPr>
        <w:t xml:space="preserve">כ</w:t>
      </w:r>
      <w:r w:rsidRPr="007435EB">
        <w:rPr>
          <w:rtl/>
        </w:rPr>
        <w:t xml:space="preserve"> לאימורין בעי ראשית.</w:t>
      </w:r>
    </w:p>
    <w:p w14:paraId="2218C8FE" w14:textId="77777777" w:rsidR="00E8089F" w:rsidRPr="007435EB" w:rsidRDefault="00E8089F" w:rsidP="005C3FF1">
      <w:pPr>
        <w:pStyle w:val="afff"/>
        <w:framePr w:wrap="around"/>
        <w:rPr>
          <w:rtl/>
        </w:rPr>
      </w:pPr>
      <w:r w:rsidRPr="007435EB">
        <w:rPr>
          <w:rFonts w:hint="cs"/>
          <w:rtl/>
        </w:rPr>
        <w:t>עא.</w:t>
      </w:r>
    </w:p>
    <w:p w14:paraId="2BE382C1" w14:textId="77777777" w:rsidR="00E8089F" w:rsidRPr="007435EB" w:rsidRDefault="00E8089F" w:rsidP="00E8089F">
      <w:pPr>
        <w:rPr>
          <w:rtl/>
        </w:rPr>
      </w:pPr>
      <w:r w:rsidRPr="007435EB">
        <w:rPr>
          <w:rFonts w:ascii="Fb Fontext" w:hAnsi="Fb Fontext" w:hint="cs"/>
          <w:rtl/>
        </w:rPr>
        <w:t>וביאור קושיית רב יוסף הוא -</w:t>
      </w:r>
      <w:r w:rsidRPr="007435EB">
        <w:rPr>
          <w:rFonts w:ascii="Fb Fontext" w:hAnsi="Fb Fontext"/>
          <w:rtl/>
        </w:rPr>
        <w:t>.</w:t>
      </w:r>
    </w:p>
    <w:p w14:paraId="521BEEB8" w14:textId="77777777" w:rsidR="00E8089F" w:rsidRPr="007435EB" w:rsidRDefault="00E8089F" w:rsidP="00E8089F">
      <w:pPr>
        <w:rPr>
          <w:rtl/>
        </w:rPr>
      </w:pPr>
      <w:r w:rsidRPr="007435EB">
        <w:rPr>
          <w:rtl/>
        </w:rPr>
        <w:t>דתניא:</w:t>
      </w:r>
      <w:r w:rsidRPr="00AC0CB1">
        <w:rPr>
          <w:rStyle w:val="af2"/>
          <w:rtl/>
        </w:rPr>
        <w:t xml:space="preserve"> </w:t>
      </w:r>
      <w:r w:rsidRPr="00AC0CB1">
        <w:rPr>
          <w:rStyle w:val="af2"/>
          <w:rFonts w:hint="cs"/>
          <w:rtl/>
        </w:rPr>
        <w:t>'</w:t>
      </w:r>
      <w:r w:rsidRPr="00AC0CB1">
        <w:rPr>
          <w:rStyle w:val="af2"/>
          <w:rtl/>
        </w:rPr>
        <w:t>לא ילין מן הבשר אשר תזבח בערב ביום הראשון</w:t>
      </w:r>
      <w:r w:rsidRPr="00AC0CB1">
        <w:rPr>
          <w:rStyle w:val="af2"/>
          <w:rFonts w:hint="cs"/>
          <w:rtl/>
        </w:rPr>
        <w:t>,</w:t>
      </w:r>
      <w:r w:rsidRPr="00AC0CB1">
        <w:rPr>
          <w:rStyle w:val="af2"/>
          <w:rtl/>
        </w:rPr>
        <w:t xml:space="preserve"> לבקר</w:t>
      </w:r>
      <w:r w:rsidRPr="00AC0CB1">
        <w:rPr>
          <w:rStyle w:val="af2"/>
          <w:rFonts w:hint="cs"/>
          <w:rtl/>
        </w:rPr>
        <w:t>'</w:t>
      </w:r>
      <w:r w:rsidRPr="00AC0CB1">
        <w:rPr>
          <w:rStyle w:val="af2"/>
          <w:rtl/>
        </w:rPr>
        <w:t>.</w:t>
      </w:r>
    </w:p>
    <w:p w14:paraId="14A1E30F" w14:textId="77777777" w:rsidR="00E8089F" w:rsidRPr="007435EB" w:rsidRDefault="00E8089F" w:rsidP="00E8089F">
      <w:pPr>
        <w:pStyle w:val="affff7"/>
        <w:rPr>
          <w:rtl/>
        </w:rPr>
      </w:pPr>
      <w:r w:rsidRPr="007435EB">
        <w:rPr>
          <w:rtl/>
        </w:rPr>
        <w:t xml:space="preserve">- </w:t>
      </w:r>
      <w:r w:rsidRPr="007435EB">
        <w:rPr>
          <w:rFonts w:hint="cs"/>
          <w:rtl/>
        </w:rPr>
        <w:t>לימד</w:t>
      </w:r>
      <w:r w:rsidRPr="007435EB">
        <w:rPr>
          <w:rtl/>
        </w:rPr>
        <w:t xml:space="preserve"> </w:t>
      </w:r>
      <w:r w:rsidRPr="007435EB">
        <w:rPr>
          <w:rFonts w:hint="cs"/>
          <w:rtl/>
        </w:rPr>
        <w:t>ד</w:t>
      </w:r>
      <w:r w:rsidRPr="007435EB">
        <w:rPr>
          <w:rtl/>
        </w:rPr>
        <w:t>חגיגת י"ד שנאכלת לשני ימים ולילה אחד.</w:t>
      </w:r>
    </w:p>
    <w:p w14:paraId="2190849A" w14:textId="77777777" w:rsidR="00E8089F" w:rsidRPr="007435EB" w:rsidRDefault="00E8089F" w:rsidP="00E8089F">
      <w:pPr>
        <w:rPr>
          <w:rtl/>
        </w:rPr>
      </w:pPr>
      <w:r w:rsidRPr="007435EB">
        <w:rPr>
          <w:rFonts w:ascii="Fb Fontext" w:hAnsi="Fb Fontext" w:hint="cs"/>
          <w:rtl/>
        </w:rPr>
        <w:t>ד</w:t>
      </w:r>
      <w:r w:rsidRPr="007435EB">
        <w:rPr>
          <w:rFonts w:ascii="Fb Fontext" w:hAnsi="Fb Fontext"/>
          <w:rtl/>
        </w:rPr>
        <w:t>ביום הראשון</w:t>
      </w:r>
      <w:r w:rsidRPr="007435EB">
        <w:rPr>
          <w:rFonts w:ascii="Fb Fontext" w:hAnsi="Fb Fontext" w:hint="cs"/>
          <w:rtl/>
        </w:rPr>
        <w:t>,</w:t>
      </w:r>
      <w:r w:rsidRPr="007435EB">
        <w:rPr>
          <w:rFonts w:ascii="Fb Fontext" w:hAnsi="Fb Fontext"/>
          <w:rtl/>
        </w:rPr>
        <w:t xml:space="preserve"> לבקר</w:t>
      </w:r>
      <w:r w:rsidRPr="007435EB">
        <w:rPr>
          <w:rFonts w:ascii="Fb Fontext" w:hAnsi="Fb Fontext" w:hint="cs"/>
          <w:rtl/>
        </w:rPr>
        <w:t>,</w:t>
      </w:r>
      <w:r w:rsidRPr="007435EB">
        <w:rPr>
          <w:rFonts w:ascii="Fb Fontext" w:hAnsi="Fb Fontext"/>
          <w:rtl/>
        </w:rPr>
        <w:t xml:space="preserve"> - הרי בקר שני אמור.</w:t>
      </w:r>
    </w:p>
    <w:p w14:paraId="403BCCBB" w14:textId="77777777" w:rsidR="00E8089F" w:rsidRPr="007435EB" w:rsidRDefault="00E8089F" w:rsidP="00E8089F">
      <w:pPr>
        <w:rPr>
          <w:rtl/>
        </w:rPr>
      </w:pPr>
      <w:r w:rsidRPr="007435EB">
        <w:rPr>
          <w:rFonts w:hint="cs"/>
          <w:rtl/>
        </w:rPr>
        <w:t>וביאור הברייתא הוא -</w:t>
      </w:r>
      <w:r w:rsidRPr="007435EB">
        <w:rPr>
          <w:rtl/>
        </w:rPr>
        <w:t>.</w:t>
      </w:r>
    </w:p>
    <w:p w14:paraId="5129F208" w14:textId="77777777" w:rsidR="00E8089F" w:rsidRPr="007435EB" w:rsidRDefault="00E8089F" w:rsidP="00E8089F">
      <w:pPr>
        <w:rPr>
          <w:rtl/>
        </w:rPr>
      </w:pPr>
      <w:r w:rsidRPr="007435EB">
        <w:rPr>
          <w:rFonts w:hint="cs"/>
          <w:rtl/>
        </w:rPr>
        <w:lastRenderedPageBreak/>
        <w:t>דבהכרח לא מיירי בבשני חגיגות אחת חגיגת י</w:t>
      </w:r>
      <w:r w:rsidRPr="007435EB">
        <w:rPr>
          <w:rtl/>
        </w:rPr>
        <w:t>"</w:t>
      </w:r>
      <w:r w:rsidRPr="007435EB">
        <w:rPr>
          <w:rFonts w:hint="cs"/>
          <w:rtl/>
        </w:rPr>
        <w:t>ד ואחת חגיגה ט</w:t>
      </w:r>
      <w:r w:rsidRPr="007435EB">
        <w:rPr>
          <w:rtl/>
        </w:rPr>
        <w:t>"</w:t>
      </w:r>
      <w:r w:rsidRPr="007435EB">
        <w:rPr>
          <w:rFonts w:hint="cs"/>
          <w:rtl/>
        </w:rPr>
        <w:t>ו וזו לבוקרה וזו לבוקרה</w:t>
      </w:r>
      <w:r w:rsidRPr="007435EB">
        <w:rPr>
          <w:rtl/>
        </w:rPr>
        <w:t>.</w:t>
      </w:r>
    </w:p>
    <w:p w14:paraId="5136FD6A" w14:textId="77777777" w:rsidR="00E8089F" w:rsidRPr="007435EB" w:rsidRDefault="00E8089F" w:rsidP="00E8089F">
      <w:pPr>
        <w:rPr>
          <w:rtl/>
        </w:rPr>
      </w:pPr>
      <w:r w:rsidRPr="007435EB">
        <w:rPr>
          <w:rFonts w:hint="cs"/>
          <w:rtl/>
        </w:rPr>
        <w:t>אלא האי לחגיגת ט</w:t>
      </w:r>
      <w:r w:rsidRPr="007435EB">
        <w:rPr>
          <w:rtl/>
        </w:rPr>
        <w:t>"</w:t>
      </w:r>
      <w:r w:rsidRPr="007435EB">
        <w:rPr>
          <w:rFonts w:hint="cs"/>
          <w:rtl/>
        </w:rPr>
        <w:t xml:space="preserve">ו </w:t>
      </w:r>
      <w:r w:rsidRPr="00F46A1C">
        <w:rPr>
          <w:rStyle w:val="affffd"/>
          <w:rFonts w:hint="cs"/>
          <w:rtl/>
        </w:rPr>
        <w:t>והך</w:t>
      </w:r>
      <w:r w:rsidRPr="007435EB">
        <w:rPr>
          <w:rFonts w:hint="cs"/>
          <w:rtl/>
        </w:rPr>
        <w:t xml:space="preserve"> כוליה קרא לחגיגת י</w:t>
      </w:r>
      <w:r w:rsidRPr="007435EB">
        <w:rPr>
          <w:rtl/>
        </w:rPr>
        <w:t>"</w:t>
      </w:r>
      <w:r w:rsidRPr="007435EB">
        <w:rPr>
          <w:rFonts w:hint="cs"/>
          <w:rtl/>
        </w:rPr>
        <w:t>ד שנאכלת לשני ימים ולילה אחד.</w:t>
      </w:r>
    </w:p>
    <w:p w14:paraId="45A4A38C" w14:textId="77777777" w:rsidR="00E8089F" w:rsidRPr="007435EB" w:rsidRDefault="00E8089F" w:rsidP="00E8089F">
      <w:pPr>
        <w:rPr>
          <w:rtl/>
        </w:rPr>
      </w:pPr>
      <w:r w:rsidRPr="007435EB">
        <w:rPr>
          <w:rFonts w:hint="cs"/>
          <w:rtl/>
        </w:rPr>
        <w:t>ומשמע דווקא מפני שכתוב</w:t>
      </w:r>
      <w:r w:rsidRPr="00AC0CB1">
        <w:rPr>
          <w:rStyle w:val="af2"/>
          <w:rFonts w:hint="cs"/>
          <w:rtl/>
        </w:rPr>
        <w:t xml:space="preserve"> 'ביום הראשון, לבקר' </w:t>
      </w:r>
      <w:r w:rsidRPr="007435EB">
        <w:rPr>
          <w:rFonts w:hint="cs"/>
          <w:rtl/>
        </w:rPr>
        <w:t>דהך בוקר בוקר שני.</w:t>
      </w:r>
    </w:p>
    <w:p w14:paraId="58231C1B" w14:textId="77777777" w:rsidR="00E8089F" w:rsidRPr="007435EB" w:rsidRDefault="00E8089F" w:rsidP="00E8089F">
      <w:pPr>
        <w:rPr>
          <w:rtl/>
        </w:rPr>
      </w:pPr>
      <w:r w:rsidRPr="007435EB">
        <w:rPr>
          <w:rFonts w:hint="cs"/>
          <w:rtl/>
        </w:rPr>
        <w:t>וא</w:t>
      </w:r>
      <w:r w:rsidRPr="007435EB">
        <w:rPr>
          <w:rtl/>
        </w:rPr>
        <w:t>"</w:t>
      </w:r>
      <w:r w:rsidRPr="007435EB">
        <w:rPr>
          <w:rFonts w:hint="cs"/>
          <w:rtl/>
        </w:rPr>
        <w:t>כ הקשה רב יוסף דהא</w:t>
      </w:r>
      <w:r w:rsidRPr="00AC0CB1">
        <w:rPr>
          <w:rStyle w:val="af2"/>
          <w:rFonts w:hint="cs"/>
          <w:rtl/>
        </w:rPr>
        <w:t xml:space="preserve"> 'בקר' </w:t>
      </w:r>
      <w:r w:rsidRPr="007435EB">
        <w:rPr>
          <w:rFonts w:hint="cs"/>
          <w:rtl/>
        </w:rPr>
        <w:t>סתם הוא ראשון ו</w:t>
      </w:r>
      <w:r w:rsidR="00AB3B38">
        <w:rPr>
          <w:rFonts w:hint="cs"/>
          <w:rtl/>
        </w:rPr>
        <w:t>אף</w:t>
      </w:r>
      <w:r w:rsidRPr="007435EB">
        <w:rPr>
          <w:rFonts w:hint="cs"/>
          <w:rtl/>
        </w:rPr>
        <w:t xml:space="preserve"> שלא כתיב ביה ראשית [גבי בשר]</w:t>
      </w:r>
    </w:p>
    <w:p w14:paraId="55FA2760" w14:textId="77777777" w:rsidR="00E8089F" w:rsidRPr="007435EB" w:rsidRDefault="00E8089F" w:rsidP="00E8089F">
      <w:pPr>
        <w:rPr>
          <w:rtl/>
        </w:rPr>
      </w:pPr>
      <w:r w:rsidRPr="007435EB">
        <w:rPr>
          <w:rFonts w:hint="cs"/>
          <w:rtl/>
        </w:rPr>
        <w:t>וא'כ אמאי גבי אימורין צריך ראשית</w:t>
      </w:r>
      <w:r w:rsidRPr="007435EB">
        <w:rPr>
          <w:rtl/>
        </w:rPr>
        <w:t>.</w:t>
      </w:r>
    </w:p>
    <w:p w14:paraId="78C57978" w14:textId="6D41B67F" w:rsidR="00E8089F" w:rsidRPr="007435EB" w:rsidRDefault="00F47631" w:rsidP="00F47631">
      <w:pPr>
        <w:pStyle w:val="affd"/>
        <w:rPr>
          <w:bCs/>
          <w:rtl/>
        </w:rPr>
      </w:pPr>
      <w:r>
        <w:rPr>
          <w:rFonts w:hint="cs"/>
          <w:rtl/>
        </w:rPr>
        <w:t>***</w:t>
      </w:r>
    </w:p>
    <w:p>
      <w:pPr>
        <w:pStyle w:val="affffff1"/>
        <w:rPr>
          <w:ins w:id="20156" w:author="קלוד" w:date="2026-10-06T10:09:47Z"/>
        </w:rPr>
      </w:pPr>
      <w:ins w:id="20155" w:author="קלוד" w:date="2026-10-06T10:09:47Z">
        <w:r>
          <w:t xml:space="preserve">משנה ה</w:t>
        </w:r>
      </w:ins>
    </w:p>
    <w:p w14:paraId="4AD1EA80" w14:textId="77777777" w:rsidR="00E8089F" w:rsidRPr="007435EB" w:rsidRDefault="00E8089F" w:rsidP="00E8089F">
      <w:pPr>
        <w:pStyle w:val="afff5"/>
        <w:rPr>
          <w:del w:id="20049" w:author="קלוד" w:date="2026-10-06T10:16:37Z"/>
          <w:b/>
          <w:rtl/>
        </w:rPr>
      </w:pPr>
      <w:ins w:id="9811" w:author="מספור קטעי משנה" w:date="2026-10-06T10:05:03Z">
        <w:del w:id="20047" w:author="קלוד" w:date="2026-10-06T10:16:37Z">
          <w:r>
            <w:rPr>
              <w:rStyle w:val="MisparKeta"/>
            </w:rPr>
            <w:delText xml:space="preserve">א. </w:delText>
          </w:r>
        </w:del>
      </w:ins>
      <w:del w:id="20048" w:author="קלוד" w:date="2026-10-06T10:16:37Z">
        <w:r w:rsidRPr="007435EB">
          <w:rPr>
            <w:b/>
            <w:sz w:val="20"/>
            <w:rtl/>
          </w:rPr>
          <w:delText xml:space="preserve">משנה.</w:delText>
        </w:r>
      </w:del>
    </w:p>
    <w:p w14:paraId="721E1EB7" w14:textId="77777777" w:rsidR="00E8089F" w:rsidRPr="007435EB" w:rsidRDefault="00E8089F" w:rsidP="00E8089F">
      <w:pPr>
        <w:pStyle w:val="afff5"/>
        <w:rPr>
          <w:b/>
          <w:rtl/>
        </w:rPr>
      </w:pPr>
      <w:r w:rsidRPr="007435EB">
        <w:rPr>
          <w:b/>
          <w:rtl/>
        </w:rPr>
        <w:t>הפסח ששחטו שלא לשמו בשבת - חייב עליו חטאת.</w:t>
      </w:r>
    </w:p>
    <w:p w14:paraId="088D5A1B" w14:textId="77777777" w:rsidR="00E8089F" w:rsidRPr="007435EB" w:rsidRDefault="00E8089F" w:rsidP="00E8089F">
      <w:pPr>
        <w:pStyle w:val="afff5"/>
        <w:rPr>
          <w:b/>
          <w:rtl/>
        </w:rPr>
      </w:pPr>
      <w:r w:rsidRPr="007435EB">
        <w:rPr>
          <w:b/>
          <w:rtl/>
        </w:rPr>
        <w:t>ושאר כל הזבחים ששחטן לשם פסח, אם אינן ראויין - חייב.</w:t>
      </w:r>
    </w:p>
    <w:p w14:paraId="31C66898" w14:textId="77777777" w:rsidR="00E8089F" w:rsidRPr="007435EB" w:rsidRDefault="00E8089F" w:rsidP="00E8089F">
      <w:pPr>
        <w:pStyle w:val="afff5"/>
        <w:rPr>
          <w:b/>
          <w:rtl/>
        </w:rPr>
      </w:pPr>
      <w:r>
        <w:rPr>
          <w:b/>
          <w:rtl/>
        </w:rPr>
        <w:t xml:space="preserve">ואם ראויין הן - </w:t>
      </w:r>
      <w:r>
        <w:rPr>
          <w:rStyle w:val="TanaimMishna"/>
          <w:b/>
          <w:rtl/>
          <w:rPrChange w:id="20044" w:author="קלוד" w:date="2026-10-06T10:09:47Z">
            <w:rPr>
              <w:b/>
              <w:rtl/>
            </w:rPr>
          </w:rPrChange>
        </w:rPr>
        <w:t xml:space="preserve">רבי אליעזר</w:t>
      </w:r>
      <w:r>
        <w:rPr>
          <w:b/>
          <w:rtl/>
        </w:rPr>
        <w:t xml:space="preserve"> מחייב חטאת, ו</w:t>
      </w:r>
      <w:r>
        <w:rPr>
          <w:rStyle w:val="TanaimMishna"/>
          <w:b/>
          <w:rtl/>
          <w:rPrChange w:id="20043" w:author="קלוד" w:date="2026-10-06T10:09:47Z">
            <w:rPr>
              <w:b/>
              <w:rtl/>
            </w:rPr>
          </w:rPrChange>
        </w:rPr>
        <w:t xml:space="preserve">רבי יהושע</w:t>
      </w:r>
      <w:r>
        <w:rPr>
          <w:b/>
          <w:rtl/>
        </w:rPr>
        <w:t xml:space="preserve"> פוטר.</w:t>
      </w:r>
    </w:p>
    <w:p w14:paraId="23A75E32" w14:textId="77777777" w:rsidR="00E8089F" w:rsidRPr="007435EB" w:rsidRDefault="00E8089F" w:rsidP="00E8089F">
      <w:pPr>
        <w:pStyle w:val="afff5"/>
        <w:rPr>
          <w:b/>
          <w:rtl/>
        </w:rPr>
      </w:pPr>
      <w:r>
        <w:rPr>
          <w:b/>
          <w:rtl/>
        </w:rPr>
        <w:t xml:space="preserve">אמר ליה </w:t>
      </w:r>
      <w:r>
        <w:rPr>
          <w:rStyle w:val="TanaimMishna"/>
          <w:b/>
          <w:rtl/>
          <w:rPrChange w:id="20045" w:author="קלוד" w:date="2026-10-06T10:09:47Z">
            <w:rPr>
              <w:b/>
              <w:rtl/>
            </w:rPr>
          </w:rPrChange>
        </w:rPr>
        <w:t xml:space="preserve">רבי אליעזר</w:t>
      </w:r>
      <w:r>
        <w:rPr>
          <w:rStyle w:val="TanaimMishna"/>
          <w:b/>
          <w:rtl/>
          <w:rPrChange w:id="41094" w:author="Claude" w:date="2026-10-07T09:25:14Z">
            <w:rPr>
              <w:b/>
              <w:rtl/>
            </w:rPr>
          </w:rPrChange>
        </w:rPr>
        <w:t xml:space="preserve">:</w:t>
      </w:r>
      <w:r>
        <w:rPr>
          <w:b/>
          <w:rtl/>
        </w:rPr>
        <w:t xml:space="preserve"> מה אם הפסח שהוא מותר לשמו, כששינה את שמו - חייב.</w:t>
      </w:r>
    </w:p>
    <w:p w14:paraId="66D568DF" w14:textId="77777777" w:rsidR="00E8089F" w:rsidRPr="007435EB" w:rsidRDefault="00E8089F" w:rsidP="00E8089F">
      <w:pPr>
        <w:pStyle w:val="afff5"/>
        <w:rPr>
          <w:b/>
          <w:rtl/>
        </w:rPr>
      </w:pPr>
      <w:r w:rsidRPr="007435EB">
        <w:rPr>
          <w:b/>
          <w:rtl/>
        </w:rPr>
        <w:t>זבחים שהן אסורין לשמן, כששינה את שמן - אינו דין שיהא חייב?</w:t>
      </w:r>
    </w:p>
    <w:p w14:paraId="24252282" w14:textId="77777777" w:rsidR="00E8089F" w:rsidRPr="007435EB" w:rsidRDefault="00E8089F" w:rsidP="00E8089F">
      <w:pPr>
        <w:pStyle w:val="afff5"/>
        <w:rPr>
          <w:b/>
          <w:rtl/>
        </w:rPr>
      </w:pPr>
      <w:r w:rsidRPr="007435EB">
        <w:rPr>
          <w:b/>
          <w:rtl/>
        </w:rPr>
        <w:t>א"</w:t>
      </w:r>
      <w:r w:rsidRPr="007435EB">
        <w:rPr>
          <w:rFonts w:hint="cs"/>
          <w:b/>
          <w:rtl/>
        </w:rPr>
        <w:t>ל</w:t>
      </w:r>
      <w:r>
        <w:rPr>
          <w:b/>
          <w:rtl/>
        </w:rPr>
        <w:t xml:space="preserve"> </w:t>
      </w:r>
      <w:r>
        <w:rPr>
          <w:rStyle w:val="TanaimMishna"/>
          <w:b/>
          <w:rtl/>
          <w:rPrChange w:id="20046" w:author="קלוד" w:date="2026-10-06T10:09:47Z">
            <w:rPr>
              <w:b/>
              <w:rtl/>
            </w:rPr>
          </w:rPrChange>
        </w:rPr>
        <w:t xml:space="preserve">רבי יהושע</w:t>
      </w:r>
      <w:r>
        <w:rPr>
          <w:rStyle w:val="TanaimMishna"/>
          <w:b/>
          <w:rtl/>
          <w:rPrChange w:id="41095" w:author="Claude" w:date="2026-10-07T09:25:14Z">
            <w:rPr>
              <w:b/>
              <w:rtl/>
            </w:rPr>
          </w:rPrChange>
        </w:rPr>
        <w:t xml:space="preserve">:</w:t>
      </w:r>
      <w:r>
        <w:rPr>
          <w:b/>
          <w:rtl/>
        </w:rPr>
        <w:t xml:space="preserve"> לא, אם אמרת בפסח ששינהו בדבר אסור תאמר בזבחים ששינן בדבר המותר.</w:t>
      </w:r>
    </w:p>
    <w:p w14:paraId="3FA9937E" w14:textId="77777777" w:rsidR="00E8089F" w:rsidRPr="007435EB" w:rsidRDefault="00E8089F" w:rsidP="00E8089F">
      <w:pPr>
        <w:pStyle w:val="afff5"/>
        <w:rPr>
          <w:b/>
          <w:rtl/>
        </w:rPr>
      </w:pPr>
      <w:r>
        <w:rPr>
          <w:b/>
          <w:rtl/>
        </w:rPr>
        <w:t xml:space="preserve">אמר ליה </w:t>
      </w:r>
      <w:r>
        <w:rPr>
          <w:rStyle w:val="TanaimMishna"/>
          <w:b/>
          <w:rtl/>
          <w:rPrChange w:id="20047" w:author="קלוד" w:date="2026-10-06T10:09:47Z">
            <w:rPr>
              <w:b/>
              <w:rtl/>
            </w:rPr>
          </w:rPrChange>
        </w:rPr>
        <w:t xml:space="preserve">רבי אליעזר</w:t>
      </w:r>
      <w:r>
        <w:rPr>
          <w:rStyle w:val="TanaimMishna"/>
          <w:b/>
          <w:rtl/>
          <w:rPrChange w:id="41096" w:author="Claude" w:date="2026-10-07T09:25:14Z">
            <w:rPr>
              <w:b/>
              <w:rtl/>
            </w:rPr>
          </w:rPrChange>
        </w:rPr>
        <w:t xml:space="preserve">:</w:t>
      </w:r>
      <w:r>
        <w:rPr>
          <w:b/>
          <w:rtl/>
        </w:rPr>
        <w:t xml:space="preserve"> אימורי ציבור יוכיחו, שהן מותרין לשמן והשוחט לשמן חייב.</w:t>
      </w:r>
    </w:p>
    <w:p w14:paraId="678C2070" w14:textId="77777777" w:rsidR="00E8089F" w:rsidRPr="007435EB" w:rsidRDefault="00E8089F" w:rsidP="00E8089F">
      <w:pPr>
        <w:pStyle w:val="afff5"/>
        <w:rPr>
          <w:b/>
          <w:rtl/>
        </w:rPr>
      </w:pPr>
      <w:r w:rsidRPr="007435EB">
        <w:rPr>
          <w:rFonts w:hint="cs"/>
          <w:b/>
          <w:rtl/>
        </w:rPr>
        <w:t>א</w:t>
      </w:r>
      <w:r w:rsidRPr="007435EB">
        <w:rPr>
          <w:b/>
          <w:rtl/>
        </w:rPr>
        <w:t>"</w:t>
      </w:r>
      <w:r w:rsidRPr="007435EB">
        <w:rPr>
          <w:rFonts w:hint="cs"/>
          <w:b/>
          <w:rtl/>
        </w:rPr>
        <w:t xml:space="preserve">ל </w:t>
      </w:r>
      <w:r>
        <w:rPr>
          <w:rStyle w:val="TanaimMishna"/>
          <w:b/>
          <w:rtl/>
          <w:rPrChange w:id="20048" w:author="קלוד" w:date="2026-10-06T10:09:47Z">
            <w:rPr>
              <w:b/>
              <w:rtl/>
            </w:rPr>
          </w:rPrChange>
        </w:rPr>
        <w:t xml:space="preserve">רבי יהושע</w:t>
      </w:r>
      <w:r>
        <w:rPr>
          <w:rStyle w:val="TanaimMishna"/>
          <w:b/>
          <w:rtl/>
          <w:rPrChange w:id="41097" w:author="Claude" w:date="2026-10-07T09:25:14Z">
            <w:rPr>
              <w:b/>
              <w:rtl/>
            </w:rPr>
          </w:rPrChange>
        </w:rPr>
        <w:t xml:space="preserve">:</w:t>
      </w:r>
      <w:r>
        <w:rPr>
          <w:b/>
          <w:rtl/>
        </w:rPr>
        <w:t xml:space="preserve"> לא, אם אמרת באימורי ציבור שיש להן קצבה, תאמר בפסח שאין לו קצבה.</w:t>
      </w:r>
    </w:p>
    <w:p w14:paraId="05C55676" w14:textId="77777777" w:rsidR="00E8089F" w:rsidRPr="007435EB" w:rsidRDefault="00E8089F" w:rsidP="00E8089F">
      <w:pPr>
        <w:pStyle w:val="afff5"/>
        <w:rPr>
          <w:b/>
          <w:rtl/>
        </w:rPr>
      </w:pPr>
      <w:r>
        <w:rPr>
          <w:rStyle w:val="TanaimMishna"/>
          <w:b/>
          <w:rtl/>
          <w:rPrChange w:id="20049" w:author="קלוד" w:date="2026-10-06T10:09:47Z">
            <w:rPr>
              <w:b/>
              <w:rtl/>
            </w:rPr>
          </w:rPrChange>
        </w:rPr>
        <w:t xml:space="preserve">רבי מאיר</w:t>
      </w:r>
      <w:r>
        <w:rPr>
          <w:b/>
          <w:rtl/>
        </w:rPr>
        <w:t xml:space="preserve"> אומר</w:t>
      </w:r>
      <w:r>
        <w:rPr>
          <w:rStyle w:val="TanaimMishna"/>
          <w:b/>
          <w:rtl/>
          <w:rPrChange w:id="41098" w:author="Claude" w:date="2026-10-07T09:25:14Z">
            <w:rPr>
              <w:b/>
              <w:rtl/>
            </w:rPr>
          </w:rPrChange>
        </w:rPr>
        <w:t xml:space="preserve">:</w:t>
      </w:r>
      <w:r>
        <w:rPr>
          <w:b/>
          <w:rtl/>
        </w:rPr>
        <w:t xml:space="preserve"> אף השוחט לשם אימורי ציבור פטור.</w:t>
      </w:r>
    </w:p>
    <w:p w14:paraId="7E92A450" w14:textId="77777777" w:rsidR="00E8089F" w:rsidRPr="007435EB" w:rsidRDefault="00E8089F" w:rsidP="00E8089F">
      <w:pPr>
        <w:pStyle w:val="afff5"/>
        <w:rPr>
          <w:b/>
          <w:rtl/>
        </w:rPr>
      </w:pPr>
      <w:r w:rsidRPr="007435EB">
        <w:rPr>
          <w:b/>
          <w:rtl/>
        </w:rPr>
        <w:t>שחטו שלא לאוכליו ושלא למנויו, לערלין ולטמאין - חייב.</w:t>
      </w:r>
    </w:p>
    <w:p w14:paraId="5AB67AC9" w14:textId="77777777" w:rsidR="00E8089F" w:rsidRPr="007435EB" w:rsidRDefault="00E8089F" w:rsidP="00E8089F">
      <w:pPr>
        <w:pStyle w:val="afff5"/>
        <w:rPr>
          <w:b/>
          <w:rtl/>
        </w:rPr>
      </w:pPr>
      <w:r w:rsidRPr="007435EB">
        <w:rPr>
          <w:b/>
          <w:rtl/>
        </w:rPr>
        <w:t>לאוכליו ושלא לאוכליו, למנויו ושלא למנויו, למולין ולערלים, לטמאין ולטהורין - פטור.</w:t>
      </w:r>
    </w:p>
    <w:p w14:paraId="25915640" w14:textId="77777777" w:rsidR="00E8089F" w:rsidRPr="007435EB" w:rsidRDefault="00E8089F" w:rsidP="00E8089F">
      <w:pPr>
        <w:pStyle w:val="afff5"/>
        <w:rPr>
          <w:b/>
          <w:rtl/>
        </w:rPr>
      </w:pPr>
      <w:r w:rsidRPr="007435EB">
        <w:rPr>
          <w:b/>
          <w:rtl/>
        </w:rPr>
        <w:t>שחטו ונמצא בעל מום - חייב.</w:t>
      </w:r>
    </w:p>
    <w:p w14:paraId="53A697EF" w14:textId="77777777" w:rsidR="00E8089F" w:rsidRPr="007435EB" w:rsidRDefault="00E8089F" w:rsidP="00E8089F">
      <w:pPr>
        <w:pStyle w:val="afff5"/>
        <w:rPr>
          <w:b/>
          <w:rtl/>
        </w:rPr>
      </w:pPr>
      <w:r w:rsidRPr="007435EB">
        <w:rPr>
          <w:b/>
          <w:rtl/>
        </w:rPr>
        <w:t>שחטו ונמצא טריפה בסתר - פטור.</w:t>
      </w:r>
    </w:p>
    <w:p w14:paraId="391F9EFD" w14:textId="77777777" w:rsidR="00E8089F" w:rsidRPr="007435EB" w:rsidRDefault="00E8089F" w:rsidP="00E8089F">
      <w:pPr>
        <w:pStyle w:val="afff5"/>
        <w:rPr>
          <w:b/>
          <w:rtl/>
        </w:rPr>
      </w:pPr>
      <w:r w:rsidRPr="007435EB">
        <w:rPr>
          <w:b/>
          <w:rtl/>
        </w:rPr>
        <w:t>שחטו ונודע שמשכו הבעלים את ידם, או שמתו, או שנטמאו פטור, מפני ששחט ברשות.</w:t>
      </w:r>
    </w:p>
    <w:p w14:paraId="0D2330B9" w14:textId="47F1E241" w:rsidR="00E8089F" w:rsidRPr="007435EB" w:rsidRDefault="00F47631" w:rsidP="00F47631">
      <w:pPr>
        <w:pStyle w:val="affd"/>
        <w:rPr>
          <w:bCs/>
          <w:rtl/>
        </w:rPr>
      </w:pPr>
      <w:r>
        <w:rPr>
          <w:rFonts w:hint="cs"/>
          <w:rtl/>
        </w:rPr>
        <w:t>***</w:t>
      </w:r>
    </w:p>
    <w:p w14:paraId="1A10D066" w14:textId="77777777" w:rsidR="00E8089F" w:rsidRPr="007435EB" w:rsidRDefault="00E8089F" w:rsidP="005C3FF1">
      <w:pPr>
        <w:pStyle w:val="afff"/>
        <w:framePr w:wrap="around"/>
        <w:rPr>
          <w:rtl/>
        </w:rPr>
      </w:pPr>
      <w:r w:rsidRPr="007435EB">
        <w:rPr>
          <w:rFonts w:hint="cs"/>
          <w:rtl/>
        </w:rPr>
        <w:t>עב</w:t>
      </w:r>
      <w:r w:rsidRPr="007435EB">
        <w:rPr>
          <w:rtl/>
        </w:rPr>
        <w:t>.</w:t>
      </w:r>
    </w:p>
    <w:p w14:paraId="12178C75" w14:textId="77777777" w:rsidR="00E8089F" w:rsidRPr="007435EB" w:rsidRDefault="00E8089F" w:rsidP="00E8089F">
      <w:pPr>
        <w:rPr>
          <w:rFonts w:ascii="Fb Fontext" w:hAnsi="Fb Fontext"/>
          <w:rtl/>
        </w:rPr>
      </w:pPr>
      <w:r w:rsidRPr="007435EB">
        <w:rPr>
          <w:rFonts w:ascii="Fb Fontext" w:hAnsi="Fb Fontext" w:hint="cs"/>
          <w:rtl/>
        </w:rPr>
        <w:t>רישא בעוקר</w:t>
      </w:r>
      <w:r w:rsidRPr="007435EB">
        <w:rPr>
          <w:rFonts w:ascii="Fb Fontext" w:hAnsi="Fb Fontext"/>
          <w:rtl/>
        </w:rPr>
        <w:t xml:space="preserve"> </w:t>
      </w:r>
      <w:r w:rsidRPr="007435EB">
        <w:rPr>
          <w:rFonts w:ascii="Fb Fontext" w:hAnsi="Fb Fontext" w:hint="cs"/>
          <w:rtl/>
        </w:rPr>
        <w:t>[והוויא עקירה]</w:t>
      </w:r>
    </w:p>
    <w:p w14:paraId="2C742F35" w14:textId="77777777" w:rsidR="00E8089F" w:rsidRPr="007435EB" w:rsidRDefault="00E8089F" w:rsidP="00E8089F">
      <w:pPr>
        <w:rPr>
          <w:rtl/>
        </w:rPr>
      </w:pPr>
      <w:r w:rsidRPr="007435EB">
        <w:rPr>
          <w:rFonts w:hint="cs"/>
          <w:rtl/>
        </w:rPr>
        <w:t>ו</w:t>
      </w:r>
      <w:r w:rsidRPr="007435EB">
        <w:rPr>
          <w:rtl/>
        </w:rPr>
        <w:t>סיפא</w:t>
      </w:r>
      <w:r w:rsidRPr="007435EB">
        <w:rPr>
          <w:rFonts w:hint="cs"/>
          <w:rtl/>
        </w:rPr>
        <w:t xml:space="preserve"> בטועה</w:t>
      </w:r>
      <w:r w:rsidRPr="007435EB">
        <w:rPr>
          <w:rtl/>
        </w:rPr>
        <w:t xml:space="preserve"> </w:t>
      </w:r>
      <w:r w:rsidRPr="007435EB">
        <w:rPr>
          <w:rFonts w:hint="cs"/>
          <w:rtl/>
        </w:rPr>
        <w:t xml:space="preserve">דהא </w:t>
      </w:r>
      <w:r w:rsidRPr="007435EB">
        <w:rPr>
          <w:rtl/>
        </w:rPr>
        <w:t>שאר כל הזבחים ששחטן לשום הפסח, אם אינן ראויין - חייב.</w:t>
      </w:r>
    </w:p>
    <w:p w14:paraId="0043E1C5" w14:textId="77777777" w:rsidR="00E8089F" w:rsidRPr="007435EB" w:rsidRDefault="00E8089F" w:rsidP="00E8089F">
      <w:pPr>
        <w:rPr>
          <w:rtl/>
        </w:rPr>
      </w:pPr>
      <w:r w:rsidRPr="007435EB">
        <w:rPr>
          <w:rtl/>
        </w:rPr>
        <w:t>אם ראויין הן, רבי אליעזר מחייב חטאת ורבי יהושע פוטר.</w:t>
      </w:r>
      <w:r w:rsidRPr="007435EB">
        <w:rPr>
          <w:rFonts w:hint="cs"/>
          <w:rtl/>
        </w:rPr>
        <w:t xml:space="preserve"> [להכי תליא בראויין]</w:t>
      </w:r>
    </w:p>
    <w:p w14:paraId="4738EA0E" w14:textId="77777777" w:rsidR="00E8089F" w:rsidRPr="007435EB" w:rsidRDefault="00E8089F" w:rsidP="00E8089F">
      <w:pPr>
        <w:rPr>
          <w:rtl/>
        </w:rPr>
      </w:pPr>
      <w:r>
        <w:rPr>
          <w:rFonts w:ascii="Fb Fontext" w:hAnsi="Fb Fontext" w:hint="cs"/>
          <w:sz w:val="20"/>
          <w:rtl/>
        </w:rPr>
        <w:t xml:space="preserve">וכך אמר </w:t>
      </w:r>
      <w:r>
        <w:rPr>
          <w:rStyle w:val="affffd"/>
          <w:rFonts w:ascii="Fb Fontext" w:hAnsi="Fb Fontext" w:hint="cs"/>
          <w:sz w:val="20"/>
          <w:rtl/>
          <w:rPrChange w:id="10236" w:author="מנוע אמוראים" w:date="2026-10-05T16:42:03Z">
            <w:rPr>
              <w:rFonts w:ascii="Fb Fontext" w:hAnsi="Fb Fontext" w:hint="cs"/>
              <w:sz w:val="20"/>
              <w:rtl/>
            </w:rPr>
          </w:rPrChange>
        </w:rPr>
        <w:t xml:space="preserve">ריב</w:t>
      </w:r>
      <w:r>
        <w:rPr>
          <w:rStyle w:val="affffd"/>
          <w:rFonts w:ascii="Fb Fontext" w:hAnsi="Fb Fontext"/>
          <w:sz w:val="20"/>
          <w:rtl/>
          <w:rPrChange w:id="10237" w:author="מנוע אמוראים" w:date="2026-10-05T16:42:03Z">
            <w:rPr>
              <w:rFonts w:ascii="Fb Fontext" w:hAnsi="Fb Fontext"/>
              <w:sz w:val="20"/>
              <w:rtl/>
            </w:rPr>
          </w:rPrChange>
        </w:rPr>
        <w:t xml:space="preserve">"</w:t>
      </w:r>
      <w:r>
        <w:rPr>
          <w:rStyle w:val="affffd"/>
          <w:rFonts w:ascii="Fb Fontext" w:hAnsi="Fb Fontext" w:hint="cs"/>
          <w:sz w:val="20"/>
          <w:rtl/>
          <w:rPrChange w:id="10238" w:author="מנוע אמוראים" w:date="2026-10-05T16:42:03Z">
            <w:rPr>
              <w:rFonts w:ascii="Fb Fontext" w:hAnsi="Fb Fontext" w:hint="cs"/>
              <w:sz w:val="20"/>
              <w:rtl/>
            </w:rPr>
          </w:rPrChange>
        </w:rPr>
        <w:t xml:space="preserve">י</w:t>
      </w:r>
      <w:r>
        <w:rPr>
          <w:rFonts w:ascii="Fb Fontext" w:hAnsi="Fb Fontext" w:hint="cs"/>
          <w:sz w:val="20"/>
          <w:rtl/>
        </w:rPr>
        <w:t xml:space="preserve"> </w:t>
      </w:r>
      <w:r>
        <w:rPr>
          <w:rStyle w:val="affffd"/>
          <w:rFonts w:ascii="Fb Fontext" w:hAnsi="Fb Fontext" w:hint="cs"/>
          <w:sz w:val="20"/>
          <w:rtl/>
          <w:rPrChange w:id="10239" w:author="מנוע אמוראים" w:date="2026-10-05T16:42:03Z">
            <w:rPr>
              <w:rFonts w:ascii="Fb Fontext" w:hAnsi="Fb Fontext" w:hint="cs"/>
              <w:sz w:val="20"/>
              <w:rtl/>
            </w:rPr>
          </w:rPrChange>
        </w:rPr>
        <w:t xml:space="preserve">לר</w:t>
      </w:r>
      <w:r>
        <w:rPr>
          <w:rStyle w:val="affffd"/>
          <w:rFonts w:ascii="Fb Fontext" w:hAnsi="Fb Fontext"/>
          <w:sz w:val="20"/>
          <w:rtl/>
          <w:rPrChange w:id="10240" w:author="מנוע אמוראים" w:date="2026-10-05T16:42:03Z">
            <w:rPr>
              <w:rFonts w:ascii="Fb Fontext" w:hAnsi="Fb Fontext"/>
              <w:sz w:val="20"/>
              <w:rtl/>
            </w:rPr>
          </w:rPrChange>
        </w:rPr>
        <w:t xml:space="preserve">"</w:t>
      </w:r>
      <w:r>
        <w:rPr>
          <w:rStyle w:val="affffd"/>
          <w:rFonts w:ascii="Fb Fontext" w:hAnsi="Fb Fontext" w:hint="cs"/>
          <w:sz w:val="20"/>
          <w:rtl/>
          <w:rPrChange w:id="10241" w:author="מנוע אמוראים" w:date="2026-10-05T16:42:03Z">
            <w:rPr>
              <w:rFonts w:ascii="Fb Fontext" w:hAnsi="Fb Fontext" w:hint="cs"/>
              <w:sz w:val="20"/>
              <w:rtl/>
            </w:rPr>
          </w:rPrChange>
        </w:rPr>
        <w:t xml:space="preserve">א</w:t>
      </w:r>
      <w:r>
        <w:rPr>
          <w:rFonts w:ascii="Fb Fontext" w:hAnsi="Fb Fontext" w:hint="cs"/>
          <w:sz w:val="20"/>
          <w:rtl/>
        </w:rPr>
        <w:t xml:space="preserve"> דרישא בעוקר וסיפא בטועה וחזר ע</w:t>
      </w:r>
      <w:r w:rsidRPr="007435EB">
        <w:rPr>
          <w:rFonts w:ascii="Fb Fontext" w:hAnsi="Fb Fontext"/>
          <w:sz w:val="20"/>
          <w:rtl/>
        </w:rPr>
        <w:t>"</w:t>
      </w:r>
      <w:r w:rsidRPr="007435EB">
        <w:rPr>
          <w:rFonts w:ascii="Fb Fontext" w:hAnsi="Fb Fontext" w:hint="cs"/>
          <w:sz w:val="20"/>
          <w:rtl/>
        </w:rPr>
        <w:t>ז מ' פעמים ודמיא ליה כמונח בכיסו</w:t>
      </w:r>
      <w:r w:rsidRPr="007435EB">
        <w:rPr>
          <w:rFonts w:ascii="Fb Fontext" w:hAnsi="Fb Fontext"/>
          <w:sz w:val="20"/>
          <w:rtl/>
        </w:rPr>
        <w:t>.</w:t>
      </w:r>
    </w:p>
    <w:p w14:paraId="6D77EA5C"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דחזי</w:t>
      </w:r>
      <w:r w:rsidRPr="007435EB">
        <w:rPr>
          <w:rFonts w:ascii="Fb Fontext" w:hAnsi="Fb Fontext"/>
          <w:rtl/>
        </w:rPr>
        <w:t>'</w:t>
      </w:r>
      <w:r>
        <w:rPr>
          <w:rFonts w:ascii="Fb Fontext" w:hAnsi="Fb Fontext" w:hint="cs"/>
          <w:rtl/>
        </w:rPr>
        <w:t xml:space="preserve"> במתני' </w:t>
      </w:r>
      <w:r>
        <w:rPr>
          <w:rStyle w:val="affffd"/>
          <w:rFonts w:ascii="Fb Fontext" w:hAnsi="Fb Fontext" w:hint="cs"/>
          <w:rtl/>
          <w:rPrChange w:id="10242" w:author="מנוע אמוראים" w:date="2026-10-05T16:42:03Z">
            <w:rPr>
              <w:rFonts w:ascii="Fb Fontext" w:hAnsi="Fb Fontext" w:hint="cs"/>
              <w:rtl/>
            </w:rPr>
          </w:rPrChange>
        </w:rPr>
        <w:t xml:space="preserve">דלר</w:t>
      </w:r>
      <w:r>
        <w:rPr>
          <w:rStyle w:val="affffd"/>
          <w:rFonts w:ascii="Fb Fontext" w:hAnsi="Fb Fontext"/>
          <w:rtl/>
          <w:rPrChange w:id="10243" w:author="מנוע אמוראים" w:date="2026-10-05T16:42:03Z">
            <w:rPr>
              <w:rFonts w:ascii="Fb Fontext" w:hAnsi="Fb Fontext"/>
              <w:rtl/>
            </w:rPr>
          </w:rPrChange>
        </w:rPr>
        <w:t xml:space="preserve">"</w:t>
      </w:r>
      <w:r>
        <w:rPr>
          <w:rStyle w:val="affffd"/>
          <w:rFonts w:ascii="Fb Fontext" w:hAnsi="Fb Fontext" w:hint="cs"/>
          <w:rtl/>
          <w:rPrChange w:id="10244" w:author="מנוע אמוראים" w:date="2026-10-05T16:42:03Z">
            <w:rPr>
              <w:rFonts w:ascii="Fb Fontext" w:hAnsi="Fb Fontext" w:hint="cs"/>
              <w:rtl/>
            </w:rPr>
          </w:rPrChange>
        </w:rPr>
        <w:t xml:space="preserve">א</w:t>
      </w:r>
      <w:r>
        <w:rPr>
          <w:rFonts w:ascii="Fb Fontext" w:hAnsi="Fb Fontext" w:hint="cs"/>
          <w:rtl/>
        </w:rPr>
        <w:t xml:space="preserve"> כ</w:t>
      </w:r>
      <w:r w:rsidRPr="007435EB">
        <w:rPr>
          <w:rFonts w:ascii="Fb Fontext" w:hAnsi="Fb Fontext"/>
          <w:rtl/>
        </w:rPr>
        <w:t>"</w:t>
      </w:r>
      <w:r>
        <w:rPr>
          <w:rFonts w:ascii="Fb Fontext" w:hAnsi="Fb Fontext" w:hint="cs"/>
          <w:rtl/>
        </w:rPr>
        <w:t xml:space="preserve">ש בזבחים מפסח שבשינה את שמן חייב </w:t>
      </w:r>
      <w:r>
        <w:rPr>
          <w:rStyle w:val="affffd"/>
          <w:rFonts w:ascii="Fb Fontext" w:hAnsi="Fb Fontext" w:hint="cs"/>
          <w:rtl/>
          <w:rPrChange w:id="10245" w:author="מנוע אמוראים" w:date="2026-10-05T16:42:03Z">
            <w:rPr>
              <w:rFonts w:ascii="Fb Fontext" w:hAnsi="Fb Fontext" w:hint="cs"/>
              <w:rtl/>
            </w:rPr>
          </w:rPrChange>
        </w:rPr>
        <w:t xml:space="preserve">דלר</w:t>
      </w:r>
      <w:r>
        <w:rPr>
          <w:rStyle w:val="affffd"/>
          <w:rFonts w:ascii="Fb Fontext" w:hAnsi="Fb Fontext"/>
          <w:rtl/>
          <w:rPrChange w:id="10246" w:author="מנוע אמוראים" w:date="2026-10-05T16:42:03Z">
            <w:rPr>
              <w:rFonts w:ascii="Fb Fontext" w:hAnsi="Fb Fontext"/>
              <w:rtl/>
            </w:rPr>
          </w:rPrChange>
        </w:rPr>
        <w:t xml:space="preserve">"</w:t>
      </w:r>
      <w:r>
        <w:rPr>
          <w:rStyle w:val="affffd"/>
          <w:rFonts w:ascii="Fb Fontext" w:hAnsi="Fb Fontext" w:hint="cs"/>
          <w:rtl/>
          <w:rPrChange w:id="10247" w:author="מנוע אמוראים" w:date="2026-10-05T16:42:03Z">
            <w:rPr>
              <w:rFonts w:ascii="Fb Fontext" w:hAnsi="Fb Fontext" w:hint="cs"/>
              <w:rtl/>
            </w:rPr>
          </w:rPrChange>
        </w:rPr>
        <w:t xml:space="preserve">א</w:t>
      </w:r>
      <w:r>
        <w:rPr>
          <w:rFonts w:ascii="Fb Fontext" w:hAnsi="Fb Fontext" w:hint="cs"/>
          <w:rtl/>
        </w:rPr>
        <w:t xml:space="preserve"> לא שני בין עוקר לטועה.</w:t>
      </w:r>
    </w:p>
    <w:p w14:paraId="2C66BA64" w14:textId="77777777" w:rsidR="00E8089F" w:rsidRPr="007435EB" w:rsidRDefault="00E8089F" w:rsidP="00E8089F">
      <w:pPr>
        <w:rPr>
          <w:rFonts w:ascii="Fb Fontext" w:hAnsi="Fb Fontext"/>
          <w:rtl/>
        </w:rPr>
      </w:pPr>
      <w:r w:rsidRPr="007435EB">
        <w:rPr>
          <w:rFonts w:ascii="Fb Fontext" w:hAnsi="Fb Fontext" w:hint="cs"/>
          <w:rtl/>
        </w:rPr>
        <w:t>וא</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10248" w:author="מנוע אמוראים" w:date="2026-10-05T16:42:03Z">
            <w:rPr>
              <w:rFonts w:ascii="Fb Fontext" w:hAnsi="Fb Fontext" w:hint="cs"/>
              <w:rtl/>
            </w:rPr>
          </w:rPrChange>
        </w:rPr>
        <w:t xml:space="preserve">ר</w:t>
      </w:r>
      <w:r>
        <w:rPr>
          <w:rStyle w:val="affffd"/>
          <w:rFonts w:ascii="Fb Fontext" w:hAnsi="Fb Fontext"/>
          <w:rtl/>
          <w:rPrChange w:id="10249" w:author="מנוע אמוראים" w:date="2026-10-05T16:42:03Z">
            <w:rPr>
              <w:rFonts w:ascii="Fb Fontext" w:hAnsi="Fb Fontext"/>
              <w:rtl/>
            </w:rPr>
          </w:rPrChange>
        </w:rPr>
        <w:t xml:space="preserve">"</w:t>
      </w:r>
      <w:r>
        <w:rPr>
          <w:rStyle w:val="affffd"/>
          <w:rFonts w:ascii="Fb Fontext" w:hAnsi="Fb Fontext" w:hint="cs"/>
          <w:rtl/>
          <w:rPrChange w:id="10250" w:author="מנוע אמוראים" w:date="2026-10-05T16:42:03Z">
            <w:rPr>
              <w:rFonts w:ascii="Fb Fontext" w:hAnsi="Fb Fontext" w:hint="cs"/>
              <w:rtl/>
            </w:rPr>
          </w:rPrChange>
        </w:rPr>
        <w:t xml:space="preserve">א</w:t>
      </w:r>
      <w:r>
        <w:rPr>
          <w:rFonts w:ascii="Fb Fontext" w:hAnsi="Fb Fontext" w:hint="cs"/>
          <w:rtl/>
        </w:rPr>
        <w:t xml:space="preserve"> </w:t>
      </w:r>
      <w:r>
        <w:rPr>
          <w:rStyle w:val="affffd"/>
          <w:rFonts w:ascii="Fb Fontext" w:hAnsi="Fb Fontext" w:hint="cs"/>
          <w:rtl/>
          <w:rPrChange w:id="10251" w:author="מנוע אמוראים" w:date="2026-10-05T16:42:03Z">
            <w:rPr>
              <w:rFonts w:ascii="Fb Fontext" w:hAnsi="Fb Fontext" w:hint="cs"/>
              <w:rtl/>
            </w:rPr>
          </w:rPrChange>
        </w:rPr>
        <w:t xml:space="preserve">לרי</w:t>
      </w:r>
      <w:r>
        <w:rPr>
          <w:rStyle w:val="affffd"/>
          <w:rFonts w:ascii="Fb Fontext" w:hAnsi="Fb Fontext"/>
          <w:rtl/>
          <w:rPrChange w:id="10252" w:author="מנוע אמוראים" w:date="2026-10-05T16:42:03Z">
            <w:rPr>
              <w:rFonts w:ascii="Fb Fontext" w:hAnsi="Fb Fontext"/>
              <w:rtl/>
            </w:rPr>
          </w:rPrChange>
        </w:rPr>
        <w:t xml:space="preserve">"</w:t>
      </w:r>
      <w:r>
        <w:rPr>
          <w:rStyle w:val="affffd"/>
          <w:rFonts w:ascii="Fb Fontext" w:hAnsi="Fb Fontext" w:hint="cs"/>
          <w:rtl/>
          <w:rPrChange w:id="10253" w:author="מנוע אמוראים" w:date="2026-10-05T16:42:03Z">
            <w:rPr>
              <w:rFonts w:ascii="Fb Fontext" w:hAnsi="Fb Fontext" w:hint="cs"/>
              <w:rtl/>
            </w:rPr>
          </w:rPrChange>
        </w:rPr>
        <w:t xml:space="preserve">ה</w:t>
      </w:r>
      <w:r>
        <w:rPr>
          <w:rFonts w:ascii="Fb Fontext" w:hAnsi="Fb Fontext" w:hint="cs"/>
          <w:rtl/>
        </w:rPr>
        <w:t xml:space="preserve"> דל</w:t>
      </w:r>
      <w:r w:rsidRPr="007435EB">
        <w:rPr>
          <w:rFonts w:ascii="Fb Fontext" w:hAnsi="Fb Fontext"/>
          <w:rtl/>
        </w:rPr>
        <w:t>דידי לא דמי, רישא בעוקר וסיפא בטועה.</w:t>
      </w:r>
    </w:p>
    <w:p w14:paraId="7C09689D" w14:textId="77777777" w:rsidR="00E8089F" w:rsidRPr="007435EB" w:rsidRDefault="00E8089F" w:rsidP="00E8089F">
      <w:pPr>
        <w:rPr>
          <w:rFonts w:ascii="Fb Fontext" w:hAnsi="Fb Fontext"/>
          <w:rtl/>
        </w:rPr>
      </w:pPr>
      <w:r w:rsidRPr="007435EB">
        <w:rPr>
          <w:rFonts w:ascii="Fb Fontext" w:hAnsi="Fb Fontext"/>
          <w:rtl/>
        </w:rPr>
        <w:t xml:space="preserve">לדידך </w:t>
      </w:r>
      <w:r w:rsidRPr="007435EB">
        <w:rPr>
          <w:rFonts w:ascii="Fb Fontext" w:hAnsi="Fb Fontext" w:hint="cs"/>
          <w:rtl/>
        </w:rPr>
        <w:t xml:space="preserve">דווקא </w:t>
      </w:r>
      <w:r w:rsidRPr="007435EB">
        <w:rPr>
          <w:rFonts w:ascii="Fb Fontext" w:hAnsi="Fb Fontext"/>
          <w:rtl/>
        </w:rPr>
        <w:t xml:space="preserve">בפסח ששינה את שמו לדבר האסור, </w:t>
      </w:r>
      <w:r w:rsidRPr="007435EB">
        <w:rPr>
          <w:rFonts w:ascii="Fb Fontext" w:hAnsi="Fb Fontext" w:hint="cs"/>
          <w:rtl/>
        </w:rPr>
        <w:t xml:space="preserve">משא''כ </w:t>
      </w:r>
      <w:r w:rsidRPr="007435EB">
        <w:rPr>
          <w:rFonts w:ascii="Fb Fontext" w:hAnsi="Fb Fontext"/>
          <w:rtl/>
        </w:rPr>
        <w:t>בזבחים ששינה את שמן לדבר המותר.</w:t>
      </w:r>
    </w:p>
    <w:p w14:paraId="0FFF4A85" w14:textId="77777777" w:rsidR="00E8089F" w:rsidRPr="007435EB" w:rsidRDefault="00E8089F" w:rsidP="00E8089F">
      <w:pPr>
        <w:rPr>
          <w:rFonts w:ascii="Fb Fontext" w:hAnsi="Fb Fontext"/>
          <w:rtl/>
        </w:rPr>
      </w:pPr>
      <w:r w:rsidRPr="007435EB">
        <w:rPr>
          <w:rFonts w:ascii="Fb Fontext" w:hAnsi="Fb Fontext" w:hint="cs"/>
          <w:rtl/>
        </w:rPr>
        <w:t>וא</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10254" w:author="מנוע אמוראים" w:date="2026-10-05T16:42:03Z">
            <w:rPr>
              <w:rFonts w:ascii="Fb Fontext" w:hAnsi="Fb Fontext" w:hint="cs"/>
              <w:rtl/>
            </w:rPr>
          </w:rPrChange>
        </w:rPr>
        <w:t xml:space="preserve">ר</w:t>
      </w:r>
      <w:r>
        <w:rPr>
          <w:rStyle w:val="affffd"/>
          <w:rFonts w:ascii="Fb Fontext" w:hAnsi="Fb Fontext"/>
          <w:rtl/>
          <w:rPrChange w:id="10255" w:author="מנוע אמוראים" w:date="2026-10-05T16:42:03Z">
            <w:rPr>
              <w:rFonts w:ascii="Fb Fontext" w:hAnsi="Fb Fontext"/>
              <w:rtl/>
            </w:rPr>
          </w:rPrChange>
        </w:rPr>
        <w:t xml:space="preserve">"</w:t>
      </w:r>
      <w:r>
        <w:rPr>
          <w:rStyle w:val="affffd"/>
          <w:rFonts w:ascii="Fb Fontext" w:hAnsi="Fb Fontext" w:hint="cs"/>
          <w:rtl/>
          <w:rPrChange w:id="10256" w:author="מנוע אמוראים" w:date="2026-10-05T16:42:03Z">
            <w:rPr>
              <w:rFonts w:ascii="Fb Fontext" w:hAnsi="Fb Fontext" w:hint="cs"/>
              <w:rtl/>
            </w:rPr>
          </w:rPrChange>
        </w:rPr>
        <w:t xml:space="preserve">א</w:t>
      </w:r>
      <w:r w:rsidRPr="007435EB">
        <w:rPr>
          <w:rFonts w:ascii="Fb Fontext" w:hAnsi="Fb Fontext"/>
          <w:rtl/>
        </w:rPr>
        <w:t>: אימורי ציבור יוכיחו, שהן מותרין לשמן והשוחט לשמן חייב.</w:t>
      </w:r>
    </w:p>
    <w:p w14:paraId="4FDA90FB" w14:textId="77777777" w:rsidR="00E8089F" w:rsidRPr="007435EB" w:rsidRDefault="00E8089F" w:rsidP="00E8089F">
      <w:pPr>
        <w:rPr>
          <w:rtl/>
        </w:rPr>
      </w:pPr>
      <w:r w:rsidRPr="007435EB">
        <w:rPr>
          <w:rFonts w:ascii="Fb Fontext" w:hAnsi="Fb Fontext"/>
          <w:sz w:val="20"/>
          <w:rtl/>
        </w:rPr>
        <w:t>א"</w:t>
      </w:r>
      <w:r>
        <w:rPr>
          <w:rFonts w:ascii="Fb Fontext" w:hAnsi="Fb Fontext" w:hint="cs"/>
          <w:sz w:val="20"/>
          <w:rtl/>
        </w:rPr>
        <w:t xml:space="preserve">ל </w:t>
      </w:r>
      <w:r>
        <w:rPr>
          <w:rStyle w:val="affffd"/>
          <w:rFonts w:ascii="Fb Fontext" w:hAnsi="Fb Fontext" w:hint="cs"/>
          <w:sz w:val="20"/>
          <w:rtl/>
          <w:rPrChange w:id="10257" w:author="מנוע אמוראים" w:date="2026-10-05T16:42:03Z">
            <w:rPr>
              <w:rFonts w:ascii="Fb Fontext" w:hAnsi="Fb Fontext" w:hint="cs"/>
              <w:sz w:val="20"/>
              <w:rtl/>
            </w:rPr>
          </w:rPrChange>
        </w:rPr>
        <w:t xml:space="preserve">רי</w:t>
      </w:r>
      <w:r>
        <w:rPr>
          <w:rStyle w:val="affffd"/>
          <w:rFonts w:ascii="Fb Fontext" w:hAnsi="Fb Fontext"/>
          <w:sz w:val="20"/>
          <w:rtl/>
          <w:rPrChange w:id="10258" w:author="מנוע אמוראים" w:date="2026-10-05T16:42:03Z">
            <w:rPr>
              <w:rFonts w:ascii="Fb Fontext" w:hAnsi="Fb Fontext"/>
              <w:sz w:val="20"/>
              <w:rtl/>
            </w:rPr>
          </w:rPrChange>
        </w:rPr>
        <w:t xml:space="preserve">"</w:t>
      </w:r>
      <w:r>
        <w:rPr>
          <w:rStyle w:val="affffd"/>
          <w:rFonts w:ascii="Fb Fontext" w:hAnsi="Fb Fontext" w:hint="cs"/>
          <w:sz w:val="20"/>
          <w:rtl/>
          <w:rPrChange w:id="10259" w:author="מנוע אמוראים" w:date="2026-10-05T16:42:03Z">
            <w:rPr>
              <w:rFonts w:ascii="Fb Fontext" w:hAnsi="Fb Fontext" w:hint="cs"/>
              <w:sz w:val="20"/>
              <w:rtl/>
            </w:rPr>
          </w:rPrChange>
        </w:rPr>
        <w:t xml:space="preserve">ה</w:t>
      </w:r>
      <w:r w:rsidRPr="007435EB">
        <w:rPr>
          <w:rFonts w:ascii="Fb Fontext" w:hAnsi="Fb Fontext"/>
          <w:sz w:val="20"/>
          <w:rtl/>
        </w:rPr>
        <w:t xml:space="preserve">: </w:t>
      </w:r>
      <w:r w:rsidRPr="007435EB">
        <w:rPr>
          <w:rFonts w:ascii="Fb Fontext" w:hAnsi="Fb Fontext" w:hint="cs"/>
          <w:sz w:val="20"/>
          <w:rtl/>
        </w:rPr>
        <w:t>דווקא</w:t>
      </w:r>
      <w:r w:rsidRPr="007435EB">
        <w:rPr>
          <w:rFonts w:ascii="Fb Fontext" w:hAnsi="Fb Fontext"/>
          <w:sz w:val="20"/>
          <w:rtl/>
        </w:rPr>
        <w:t xml:space="preserve"> באימורי ציבור - שכן יש להן קצבה, תאמר בפסח - שאין לו קצבה.</w:t>
      </w:r>
    </w:p>
    <w:p w14:paraId="0EF8BDA9" w14:textId="77777777" w:rsidR="00E8089F" w:rsidRPr="007435EB" w:rsidRDefault="00E8089F" w:rsidP="00E8089F">
      <w:pPr>
        <w:rPr>
          <w:rtl/>
        </w:rPr>
      </w:pPr>
      <w:r>
        <w:rPr>
          <w:rFonts w:ascii="Fb Fontext" w:hAnsi="Fb Fontext" w:hint="cs"/>
          <w:rtl/>
        </w:rPr>
        <w:t xml:space="preserve">ואין להוכיח </w:t>
      </w:r>
      <w:r>
        <w:rPr>
          <w:rStyle w:val="affffd"/>
          <w:rFonts w:ascii="Fb Fontext" w:hAnsi="Fb Fontext" w:hint="cs"/>
          <w:rtl/>
          <w:rPrChange w:id="10260" w:author="מנוע אמוראים" w:date="2026-10-05T16:42:03Z">
            <w:rPr>
              <w:rFonts w:ascii="Fb Fontext" w:hAnsi="Fb Fontext" w:hint="cs"/>
              <w:rtl/>
            </w:rPr>
          </w:rPrChange>
        </w:rPr>
        <w:t xml:space="preserve">לרי</w:t>
      </w:r>
      <w:r>
        <w:rPr>
          <w:rStyle w:val="affffd"/>
          <w:rFonts w:ascii="Fb Fontext" w:hAnsi="Fb Fontext"/>
          <w:rtl/>
          <w:rPrChange w:id="10261" w:author="מנוע אמוראים" w:date="2026-10-05T16:42:03Z">
            <w:rPr>
              <w:rFonts w:ascii="Fb Fontext" w:hAnsi="Fb Fontext"/>
              <w:rtl/>
            </w:rPr>
          </w:rPrChange>
        </w:rPr>
        <w:t xml:space="preserve">"</w:t>
      </w:r>
      <w:r>
        <w:rPr>
          <w:rStyle w:val="affffd"/>
          <w:rFonts w:ascii="Fb Fontext" w:hAnsi="Fb Fontext" w:hint="cs"/>
          <w:rtl/>
          <w:rPrChange w:id="10262" w:author="מנוע אמוראים" w:date="2026-10-05T16:42:03Z">
            <w:rPr>
              <w:rFonts w:ascii="Fb Fontext" w:hAnsi="Fb Fontext" w:hint="cs"/>
              <w:rtl/>
            </w:rPr>
          </w:rPrChange>
        </w:rPr>
        <w:t xml:space="preserve">ה</w:t>
      </w:r>
      <w:r>
        <w:rPr>
          <w:rFonts w:ascii="Fb Fontext" w:hAnsi="Fb Fontext" w:hint="cs"/>
          <w:rtl/>
        </w:rPr>
        <w:t xml:space="preserve"> דכל מקום שיש קצבה רבי יהושע מחייב.</w:t>
      </w:r>
    </w:p>
    <w:p w14:paraId="7790B304" w14:textId="77777777" w:rsidR="00E8089F" w:rsidRPr="007435EB" w:rsidRDefault="00E8089F" w:rsidP="00E8089F">
      <w:pPr>
        <w:rPr>
          <w:rtl/>
        </w:rPr>
      </w:pPr>
      <w:r w:rsidRPr="007435EB">
        <w:rPr>
          <w:rFonts w:hint="cs"/>
          <w:rtl/>
        </w:rPr>
        <w:t>דבאמת לרבי יהושע טועה בדבר מצווה פטור בכה</w:t>
      </w:r>
      <w:r w:rsidRPr="007435EB">
        <w:rPr>
          <w:rtl/>
        </w:rPr>
        <w:t>"</w:t>
      </w:r>
      <w:r w:rsidRPr="007435EB">
        <w:rPr>
          <w:rFonts w:hint="cs"/>
          <w:rtl/>
        </w:rPr>
        <w:t>ג דרמי עליה.</w:t>
      </w:r>
    </w:p>
    <w:p w14:paraId="05308A41" w14:textId="77777777" w:rsidR="00E8089F" w:rsidRPr="007435EB" w:rsidRDefault="00E8089F" w:rsidP="00E8089F">
      <w:pPr>
        <w:rPr>
          <w:rtl/>
        </w:rPr>
      </w:pPr>
      <w:r w:rsidRPr="007435EB">
        <w:rPr>
          <w:rFonts w:hint="cs"/>
          <w:rtl/>
        </w:rPr>
        <w:t xml:space="preserve">וזהו דמי שהיו לו שני </w:t>
      </w:r>
      <w:r w:rsidRPr="007435EB">
        <w:rPr>
          <w:rtl/>
        </w:rPr>
        <w:t xml:space="preserve">תינוקות </w:t>
      </w:r>
      <w:r w:rsidRPr="007435EB">
        <w:rPr>
          <w:rFonts w:hint="cs"/>
          <w:rtl/>
        </w:rPr>
        <w:t>[</w:t>
      </w:r>
      <w:r w:rsidRPr="007435EB">
        <w:rPr>
          <w:rtl/>
        </w:rPr>
        <w:t>דיש להן קצבה</w:t>
      </w:r>
      <w:r w:rsidRPr="007435EB">
        <w:rPr>
          <w:rFonts w:hint="cs"/>
          <w:rtl/>
        </w:rPr>
        <w:t xml:space="preserve">] </w:t>
      </w:r>
      <w:r w:rsidRPr="007435EB">
        <w:rPr>
          <w:rtl/>
        </w:rPr>
        <w:t>אחד למולו אחר השבת ואחד למולו בשבת.</w:t>
      </w:r>
    </w:p>
    <w:p w14:paraId="3234A55F" w14:textId="77777777" w:rsidR="00E8089F" w:rsidRPr="007435EB" w:rsidRDefault="00E8089F" w:rsidP="00E8089F">
      <w:pPr>
        <w:rPr>
          <w:rFonts w:cs="Guttman Vilna"/>
          <w:b/>
          <w:bCs/>
          <w:rtl/>
        </w:rPr>
      </w:pPr>
      <w:r w:rsidRPr="007435EB">
        <w:rPr>
          <w:rtl/>
        </w:rPr>
        <w:t>ושכח ומל את של אחר השבת בשבת - חייב.</w:t>
      </w:r>
    </w:p>
    <w:p w14:paraId="28B90B79" w14:textId="77777777" w:rsidR="00E8089F" w:rsidRPr="007435EB" w:rsidRDefault="00E8089F" w:rsidP="00E8089F">
      <w:pPr>
        <w:rPr>
          <w:rtl/>
        </w:rPr>
      </w:pPr>
      <w:r>
        <w:rPr>
          <w:rtl/>
        </w:rPr>
        <w:t xml:space="preserve">אחד למולו </w:t>
      </w:r>
      <w:r>
        <w:rPr>
          <w:rStyle w:val="affffd"/>
          <w:rtl/>
          <w:rPrChange w:id="10263" w:author="מנוע אמוראים" w:date="2026-10-05T16:42:03Z">
            <w:rPr>
              <w:rtl/>
            </w:rPr>
          </w:rPrChange>
        </w:rPr>
        <w:t xml:space="preserve">בער"</w:t>
      </w:r>
      <w:r>
        <w:rPr>
          <w:rStyle w:val="affffd"/>
          <w:rFonts w:hint="cs"/>
          <w:rtl/>
          <w:rPrChange w:id="10264" w:author="מנוע אמוראים" w:date="2026-10-05T16:42:03Z">
            <w:rPr>
              <w:rFonts w:hint="cs"/>
              <w:rtl/>
            </w:rPr>
          </w:rPrChange>
        </w:rPr>
        <w:t xml:space="preserve">ש</w:t>
      </w:r>
      <w:r>
        <w:rPr>
          <w:rtl/>
        </w:rPr>
        <w:t xml:space="preserve"> ואחד למול בשבת, ושכח ומל את של </w:t>
      </w:r>
      <w:r>
        <w:rPr>
          <w:rStyle w:val="affffd"/>
          <w:rtl/>
          <w:rPrChange w:id="10265" w:author="מנוע אמוראים" w:date="2026-10-05T16:42:03Z">
            <w:rPr>
              <w:rtl/>
            </w:rPr>
          </w:rPrChange>
        </w:rPr>
        <w:t xml:space="preserve">ער"</w:t>
      </w:r>
      <w:r>
        <w:rPr>
          <w:rStyle w:val="affffd"/>
          <w:rFonts w:hint="cs"/>
          <w:rtl/>
          <w:rPrChange w:id="10266" w:author="מנוע אמוראים" w:date="2026-10-05T16:42:03Z">
            <w:rPr>
              <w:rFonts w:hint="cs"/>
              <w:rtl/>
            </w:rPr>
          </w:rPrChange>
        </w:rPr>
        <w:t xml:space="preserve">ש</w:t>
      </w:r>
      <w:r>
        <w:rPr>
          <w:rtl/>
        </w:rPr>
        <w:t xml:space="preserve"> בשבת </w:t>
      </w:r>
      <w:r>
        <w:rPr>
          <w:rStyle w:val="affffd"/>
          <w:rtl/>
          <w:rPrChange w:id="10267" w:author="מנוע אמוראים" w:date="2026-10-05T16:42:03Z">
            <w:rPr>
              <w:rtl/>
            </w:rPr>
          </w:rPrChange>
        </w:rPr>
        <w:t xml:space="preserve">ר"</w:t>
      </w:r>
      <w:r>
        <w:rPr>
          <w:rStyle w:val="affffd"/>
          <w:rFonts w:hint="cs"/>
          <w:rtl/>
          <w:rPrChange w:id="10268" w:author="מנוע אמוראים" w:date="2026-10-05T16:42:03Z">
            <w:rPr>
              <w:rFonts w:hint="cs"/>
              <w:rtl/>
            </w:rPr>
          </w:rPrChange>
        </w:rPr>
        <w:t xml:space="preserve">א</w:t>
      </w:r>
      <w:r>
        <w:rPr>
          <w:rtl/>
        </w:rPr>
        <w:t xml:space="preserve"> מחייב חטאת, </w:t>
      </w:r>
      <w:r>
        <w:rPr>
          <w:rStyle w:val="affffd"/>
          <w:rtl/>
          <w:rPrChange w:id="10269" w:author="מנוע אמוראים" w:date="2026-10-05T16:42:03Z">
            <w:rPr>
              <w:rtl/>
            </w:rPr>
          </w:rPrChange>
        </w:rPr>
        <w:t xml:space="preserve">ור"</w:t>
      </w:r>
      <w:r>
        <w:rPr>
          <w:rStyle w:val="affffd"/>
          <w:rFonts w:hint="cs"/>
          <w:rtl/>
          <w:rPrChange w:id="10270" w:author="מנוע אמוראים" w:date="2026-10-05T16:42:03Z">
            <w:rPr>
              <w:rFonts w:hint="cs"/>
              <w:rtl/>
            </w:rPr>
          </w:rPrChange>
        </w:rPr>
        <w:t xml:space="preserve">יה</w:t>
      </w:r>
      <w:r w:rsidRPr="007435EB">
        <w:rPr>
          <w:rtl/>
        </w:rPr>
        <w:t xml:space="preserve"> פוטר.</w:t>
      </w:r>
    </w:p>
    <w:p w14:paraId="5DF9F241" w14:textId="77777777" w:rsidR="00E8089F" w:rsidRPr="007435EB" w:rsidRDefault="00E8089F" w:rsidP="00E8089F">
      <w:pPr>
        <w:rPr>
          <w:rtl/>
        </w:rPr>
      </w:pPr>
      <w:r>
        <w:rPr>
          <w:rFonts w:hint="cs"/>
          <w:rtl/>
        </w:rPr>
        <w:t xml:space="preserve">ודווקא בתינוקות דהיה טרוד בשל </w:t>
      </w:r>
      <w:r>
        <w:rPr>
          <w:rStyle w:val="affffd"/>
          <w:rFonts w:hint="cs"/>
          <w:rtl/>
          <w:rPrChange w:id="10271" w:author="מנוע אמוראים" w:date="2026-10-05T16:42:03Z">
            <w:rPr>
              <w:rFonts w:hint="cs"/>
              <w:rtl/>
            </w:rPr>
          </w:rPrChange>
        </w:rPr>
        <w:t xml:space="preserve">ער</w:t>
      </w:r>
      <w:r>
        <w:rPr>
          <w:rStyle w:val="affffd"/>
          <w:rtl/>
          <w:rPrChange w:id="10272" w:author="מנוע אמוראים" w:date="2026-10-05T16:42:03Z">
            <w:rPr>
              <w:rtl/>
            </w:rPr>
          </w:rPrChange>
        </w:rPr>
        <w:t xml:space="preserve">"</w:t>
      </w:r>
      <w:r>
        <w:rPr>
          <w:rStyle w:val="affffd"/>
          <w:rFonts w:hint="cs"/>
          <w:rtl/>
          <w:rPrChange w:id="10273" w:author="מנוע אמוראים" w:date="2026-10-05T16:42:03Z">
            <w:rPr>
              <w:rFonts w:hint="cs"/>
              <w:rtl/>
            </w:rPr>
          </w:rPrChange>
        </w:rPr>
        <w:t xml:space="preserve">ש</w:t>
      </w:r>
      <w:r>
        <w:rPr>
          <w:rFonts w:hint="cs"/>
          <w:rtl/>
        </w:rPr>
        <w:t xml:space="preserve"> אלא שטעה בדבר מצווה לכן פטור.</w:t>
      </w:r>
    </w:p>
    <w:p w14:paraId="58CF8486" w14:textId="77777777" w:rsidR="00E8089F" w:rsidRPr="007435EB" w:rsidRDefault="00E8089F" w:rsidP="00E8089F">
      <w:pPr>
        <w:rPr>
          <w:rtl/>
        </w:rPr>
      </w:pPr>
      <w:r w:rsidRPr="007435EB">
        <w:rPr>
          <w:rFonts w:ascii="Fb Fontext" w:hAnsi="Fb Fontext" w:hint="cs"/>
          <w:sz w:val="20"/>
          <w:rtl/>
        </w:rPr>
        <w:t xml:space="preserve">משא'כ </w:t>
      </w:r>
      <w:r w:rsidR="00AB3B38">
        <w:rPr>
          <w:rFonts w:ascii="Fb Fontext" w:hAnsi="Fb Fontext" w:hint="cs"/>
          <w:sz w:val="20"/>
          <w:rtl/>
        </w:rPr>
        <w:t>כאן</w:t>
      </w:r>
      <w:r w:rsidRPr="007435EB">
        <w:rPr>
          <w:rFonts w:ascii="Fb Fontext" w:hAnsi="Fb Fontext" w:hint="cs"/>
          <w:sz w:val="20"/>
          <w:rtl/>
        </w:rPr>
        <w:t xml:space="preserve"> ש</w:t>
      </w:r>
      <w:r w:rsidRPr="007435EB">
        <w:rPr>
          <w:rFonts w:ascii="Fb Fontext" w:hAnsi="Fb Fontext"/>
          <w:sz w:val="20"/>
          <w:rtl/>
        </w:rPr>
        <w:t>קדם ושחטינהו לאימורי ציבור ברישא</w:t>
      </w:r>
      <w:r w:rsidRPr="007435EB">
        <w:rPr>
          <w:rFonts w:ascii="Fb Fontext" w:hAnsi="Fb Fontext" w:hint="cs"/>
          <w:sz w:val="20"/>
          <w:rtl/>
        </w:rPr>
        <w:t xml:space="preserve"> אין לו פטור של טועה דבר מצווה</w:t>
      </w:r>
      <w:r w:rsidRPr="007435EB">
        <w:rPr>
          <w:rFonts w:ascii="Fb Fontext" w:hAnsi="Fb Fontext"/>
          <w:sz w:val="20"/>
          <w:rtl/>
        </w:rPr>
        <w:t>.</w:t>
      </w:r>
    </w:p>
    <w:p w14:paraId="2C1BEB83" w14:textId="77777777" w:rsidR="00E8089F" w:rsidRPr="007435EB" w:rsidRDefault="00E8089F" w:rsidP="00E8089F">
      <w:pPr>
        <w:rPr>
          <w:rtl/>
        </w:rPr>
      </w:pPr>
      <w:r w:rsidRPr="007435EB">
        <w:rPr>
          <w:rFonts w:ascii="Fb Fontext" w:hAnsi="Fb Fontext" w:hint="cs"/>
          <w:rtl/>
        </w:rPr>
        <w:t>והקשתה הגמ' ד</w:t>
      </w:r>
      <w:r>
        <w:rPr>
          <w:rFonts w:ascii="Fb Fontext" w:hAnsi="Fb Fontext"/>
          <w:rtl/>
        </w:rPr>
        <w:t xml:space="preserve">אי הכי, </w:t>
      </w:r>
      <w:r>
        <w:rPr>
          <w:rStyle w:val="affffd"/>
          <w:rFonts w:ascii="Fb Fontext" w:hAnsi="Fb Fontext"/>
          <w:rtl/>
          <w:rPrChange w:id="10274" w:author="מנוע אמוראים" w:date="2026-10-05T16:42:03Z">
            <w:rPr>
              <w:rFonts w:ascii="Fb Fontext" w:hAnsi="Fb Fontext"/>
              <w:rtl/>
            </w:rPr>
          </w:rPrChange>
        </w:rPr>
        <w:t xml:space="preserve">ר"</w:t>
      </w:r>
      <w:r>
        <w:rPr>
          <w:rStyle w:val="affffd"/>
          <w:rFonts w:ascii="Fb Fontext" w:hAnsi="Fb Fontext" w:hint="cs"/>
          <w:rtl/>
          <w:rPrChange w:id="10275" w:author="מנוע אמוראים" w:date="2026-10-05T16:42:03Z">
            <w:rPr>
              <w:rFonts w:ascii="Fb Fontext" w:hAnsi="Fb Fontext" w:hint="cs"/>
              <w:rtl/>
            </w:rPr>
          </w:rPrChange>
        </w:rPr>
        <w:t xml:space="preserve">מ</w:t>
      </w:r>
      <w:r w:rsidRPr="007435EB">
        <w:rPr>
          <w:rFonts w:ascii="Fb Fontext" w:hAnsi="Fb Fontext"/>
          <w:rtl/>
        </w:rPr>
        <w:t>: אף השוחט לשם אימורי ציבור פטור</w:t>
      </w:r>
      <w:r w:rsidRPr="007435EB">
        <w:rPr>
          <w:rFonts w:ascii="Fb Fontext" w:hAnsi="Fb Fontext" w:hint="cs"/>
          <w:rtl/>
        </w:rPr>
        <w:t xml:space="preserve"> </w:t>
      </w:r>
      <w:r w:rsidR="00AB3B38">
        <w:rPr>
          <w:rFonts w:ascii="Fb Fontext" w:hAnsi="Fb Fontext" w:hint="cs"/>
          <w:rtl/>
        </w:rPr>
        <w:t>אף</w:t>
      </w:r>
      <w:r w:rsidRPr="007435EB">
        <w:rPr>
          <w:rFonts w:ascii="Fb Fontext" w:hAnsi="Fb Fontext" w:hint="cs"/>
          <w:rtl/>
        </w:rPr>
        <w:t xml:space="preserve"> ששחטם קודם.</w:t>
      </w:r>
    </w:p>
    <w:p w14:paraId="4626CA78" w14:textId="77777777" w:rsidR="00E8089F" w:rsidRPr="007435EB" w:rsidRDefault="00E8089F" w:rsidP="00E8089F">
      <w:pPr>
        <w:rPr>
          <w:rtl/>
        </w:rPr>
      </w:pPr>
      <w:r>
        <w:rPr>
          <w:rFonts w:hint="cs"/>
          <w:rtl/>
        </w:rPr>
        <w:t xml:space="preserve">והא תניא </w:t>
      </w:r>
      <w:r>
        <w:rPr>
          <w:rStyle w:val="affffd"/>
          <w:rFonts w:hint="cs"/>
          <w:rtl/>
          <w:rPrChange w:id="10276" w:author="מנוע אמוראים" w:date="2026-10-05T16:42:03Z">
            <w:rPr>
              <w:rFonts w:hint="cs"/>
              <w:rtl/>
            </w:rPr>
          </w:rPrChange>
        </w:rPr>
        <w:t xml:space="preserve">מר</w:t>
      </w:r>
      <w:r>
        <w:rPr>
          <w:rStyle w:val="affffd"/>
          <w:rtl/>
          <w:rPrChange w:id="10277" w:author="מנוע אמוראים" w:date="2026-10-05T16:42:03Z">
            <w:rPr>
              <w:rtl/>
            </w:rPr>
          </w:rPrChange>
        </w:rPr>
        <w:t xml:space="preserve">"</w:t>
      </w:r>
      <w:r>
        <w:rPr>
          <w:rStyle w:val="affffd"/>
          <w:rFonts w:hint="cs"/>
          <w:rtl/>
          <w:rPrChange w:id="10278" w:author="מנוע אמוראים" w:date="2026-10-05T16:42:03Z">
            <w:rPr>
              <w:rFonts w:hint="cs"/>
              <w:rtl/>
            </w:rPr>
          </w:rPrChange>
        </w:rPr>
        <w:t xml:space="preserve">מ</w:t>
      </w:r>
      <w:r>
        <w:rPr>
          <w:rFonts w:hint="cs"/>
          <w:rtl/>
        </w:rPr>
        <w:t xml:space="preserve"> </w:t>
      </w:r>
      <w:r w:rsidRPr="005C3FF1">
        <w:rPr>
          <w:rStyle w:val="afffa"/>
          <w:rFonts w:hint="cs"/>
          <w:rtl/>
        </w:rPr>
        <w:t>דל</w:t>
      </w:r>
      <w:r w:rsidRPr="005C3FF1">
        <w:rPr>
          <w:rStyle w:val="afffa"/>
          <w:rtl/>
        </w:rPr>
        <w:t>א נחלקו</w:t>
      </w:r>
      <w:r>
        <w:rPr>
          <w:rtl/>
        </w:rPr>
        <w:t xml:space="preserve"> </w:t>
      </w:r>
      <w:r>
        <w:rPr>
          <w:rStyle w:val="affffd"/>
          <w:rtl/>
          <w:rPrChange w:id="10279" w:author="מנוע אמוראים" w:date="2026-10-05T16:42:03Z">
            <w:rPr>
              <w:rtl/>
            </w:rPr>
          </w:rPrChange>
        </w:rPr>
        <w:t xml:space="preserve">ר"</w:t>
      </w:r>
      <w:r>
        <w:rPr>
          <w:rStyle w:val="affffd"/>
          <w:rFonts w:hint="cs"/>
          <w:rtl/>
          <w:rPrChange w:id="10280" w:author="מנוע אמוראים" w:date="2026-10-05T16:42:03Z">
            <w:rPr>
              <w:rFonts w:hint="cs"/>
              <w:rtl/>
            </w:rPr>
          </w:rPrChange>
        </w:rPr>
        <w:t xml:space="preserve">א</w:t>
      </w:r>
      <w:r>
        <w:rPr>
          <w:rtl/>
        </w:rPr>
        <w:t xml:space="preserve"> </w:t>
      </w:r>
      <w:r>
        <w:rPr>
          <w:rStyle w:val="affffd"/>
          <w:rtl/>
          <w:rPrChange w:id="10281" w:author="מנוע אמוראים" w:date="2026-10-05T16:42:03Z">
            <w:rPr>
              <w:rtl/>
            </w:rPr>
          </w:rPrChange>
        </w:rPr>
        <w:t xml:space="preserve">ור</w:t>
      </w:r>
      <w:r>
        <w:rPr>
          <w:rStyle w:val="affffd"/>
          <w:rFonts w:hint="cs"/>
          <w:rtl/>
          <w:rPrChange w:id="10282" w:author="מנוע אמוראים" w:date="2026-10-05T16:42:03Z">
            <w:rPr>
              <w:rFonts w:hint="cs"/>
              <w:rtl/>
            </w:rPr>
          </w:rPrChange>
        </w:rPr>
        <w:t xml:space="preserve">י</w:t>
      </w:r>
      <w:r>
        <w:rPr>
          <w:rStyle w:val="affffd"/>
          <w:rtl/>
          <w:rPrChange w:id="10283" w:author="מנוע אמוראים" w:date="2026-10-05T16:42:03Z">
            <w:rPr>
              <w:rtl/>
            </w:rPr>
          </w:rPrChange>
        </w:rPr>
        <w:t xml:space="preserve">"</w:t>
      </w:r>
      <w:r>
        <w:rPr>
          <w:rStyle w:val="affffd"/>
          <w:rFonts w:hint="cs"/>
          <w:rtl/>
          <w:rPrChange w:id="10284" w:author="מנוע אמוראים" w:date="2026-10-05T16:42:03Z">
            <w:rPr>
              <w:rFonts w:hint="cs"/>
              <w:rtl/>
            </w:rPr>
          </w:rPrChange>
        </w:rPr>
        <w:t xml:space="preserve">ה</w:t>
      </w:r>
      <w:r>
        <w:rPr>
          <w:rFonts w:hint="cs"/>
          <w:rtl/>
        </w:rPr>
        <w:t xml:space="preserve"> </w:t>
      </w:r>
      <w:r w:rsidRPr="007435EB">
        <w:rPr>
          <w:rtl/>
        </w:rPr>
        <w:t>על שהיו לו שני תינוקות.</w:t>
      </w:r>
    </w:p>
    <w:p w14:paraId="59323B2E" w14:textId="77777777" w:rsidR="00E8089F" w:rsidRPr="007435EB" w:rsidRDefault="00E8089F" w:rsidP="00E8089F">
      <w:pPr>
        <w:rPr>
          <w:rFonts w:ascii="Fb Fontext" w:hAnsi="Fb Fontext" w:cs="Guttman Vilna"/>
          <w:b/>
          <w:bCs/>
          <w:sz w:val="20"/>
          <w:rtl/>
        </w:rPr>
      </w:pPr>
      <w:r>
        <w:rPr>
          <w:rFonts w:ascii="Fb Fontext" w:hAnsi="Fb Fontext"/>
          <w:sz w:val="20"/>
          <w:rtl/>
        </w:rPr>
        <w:t xml:space="preserve">אחד למול </w:t>
      </w:r>
      <w:r>
        <w:rPr>
          <w:rStyle w:val="affffd"/>
          <w:rFonts w:ascii="Fb Fontext" w:hAnsi="Fb Fontext"/>
          <w:sz w:val="20"/>
          <w:rtl/>
          <w:rPrChange w:id="10285" w:author="מנוע אמוראים" w:date="2026-10-05T16:42:03Z">
            <w:rPr>
              <w:rFonts w:ascii="Fb Fontext" w:hAnsi="Fb Fontext"/>
              <w:sz w:val="20"/>
              <w:rtl/>
            </w:rPr>
          </w:rPrChange>
        </w:rPr>
        <w:t xml:space="preserve">ער"ש</w:t>
      </w:r>
      <w:r>
        <w:rPr>
          <w:rFonts w:ascii="Fb Fontext" w:hAnsi="Fb Fontext"/>
          <w:sz w:val="20"/>
          <w:rtl/>
        </w:rPr>
        <w:t xml:space="preserve"> ואחד למול בשבת ושכח ומל את של </w:t>
      </w:r>
      <w:r>
        <w:rPr>
          <w:rStyle w:val="affffd"/>
          <w:rFonts w:ascii="Fb Fontext" w:hAnsi="Fb Fontext"/>
          <w:sz w:val="20"/>
          <w:rtl/>
          <w:rPrChange w:id="10286" w:author="מנוע אמוראים" w:date="2026-10-05T16:42:03Z">
            <w:rPr>
              <w:rFonts w:ascii="Fb Fontext" w:hAnsi="Fb Fontext"/>
              <w:sz w:val="20"/>
              <w:rtl/>
            </w:rPr>
          </w:rPrChange>
        </w:rPr>
        <w:t xml:space="preserve">ער"ש</w:t>
      </w:r>
      <w:r>
        <w:rPr>
          <w:rFonts w:ascii="Fb Fontext" w:hAnsi="Fb Fontext"/>
          <w:sz w:val="20"/>
          <w:rtl/>
        </w:rPr>
        <w:t xml:space="preserve"> בשבת דחייב.</w:t>
      </w:r>
    </w:p>
    <w:p w14:paraId="77152887" w14:textId="77777777" w:rsidR="00E8089F" w:rsidRPr="007435EB" w:rsidRDefault="00E8089F" w:rsidP="00E8089F">
      <w:pPr>
        <w:rPr>
          <w:rtl/>
        </w:rPr>
      </w:pPr>
      <w:r w:rsidRPr="005C3FF1">
        <w:rPr>
          <w:rStyle w:val="afffa"/>
          <w:rtl/>
        </w:rPr>
        <w:t>על מה נחלקו</w:t>
      </w:r>
      <w:r w:rsidRPr="007435EB">
        <w:rPr>
          <w:rFonts w:ascii="Fb Fontext" w:hAnsi="Fb Fontext"/>
          <w:rtl/>
        </w:rPr>
        <w:t xml:space="preserve"> - על שהיו לו שני תינוקות, אחד למול אחר השבת ואחד למול בשבת.</w:t>
      </w:r>
    </w:p>
    <w:p w14:paraId="01C0B490" w14:textId="77777777" w:rsidR="00E8089F" w:rsidRPr="007435EB" w:rsidRDefault="00E8089F" w:rsidP="00E8089F">
      <w:pPr>
        <w:rPr>
          <w:rtl/>
        </w:rPr>
      </w:pPr>
      <w:r>
        <w:rPr>
          <w:rtl/>
        </w:rPr>
        <w:t xml:space="preserve">ושכח ומל את של אחר השבת בשבת, </w:t>
      </w:r>
      <w:r>
        <w:rPr>
          <w:rStyle w:val="affffd"/>
          <w:rtl/>
          <w:rPrChange w:id="10287" w:author="מנוע אמוראים" w:date="2026-10-05T16:42:03Z">
            <w:rPr>
              <w:rtl/>
            </w:rPr>
          </w:rPrChange>
        </w:rPr>
        <w:t xml:space="preserve">דר"</w:t>
      </w:r>
      <w:r>
        <w:rPr>
          <w:rStyle w:val="affffd"/>
          <w:rFonts w:hint="cs"/>
          <w:rtl/>
          <w:rPrChange w:id="10288" w:author="מנוע אמוראים" w:date="2026-10-05T16:42:03Z">
            <w:rPr>
              <w:rFonts w:hint="cs"/>
              <w:rtl/>
            </w:rPr>
          </w:rPrChange>
        </w:rPr>
        <w:t xml:space="preserve">א</w:t>
      </w:r>
      <w:r>
        <w:rPr>
          <w:rtl/>
        </w:rPr>
        <w:t xml:space="preserve"> מחייב חטאת </w:t>
      </w:r>
      <w:r>
        <w:rPr>
          <w:rStyle w:val="affffd"/>
          <w:rtl/>
          <w:rPrChange w:id="10289" w:author="מנוע אמוראים" w:date="2026-10-05T16:42:03Z">
            <w:rPr>
              <w:rtl/>
            </w:rPr>
          </w:rPrChange>
        </w:rPr>
        <w:t xml:space="preserve">ור</w:t>
      </w:r>
      <w:r>
        <w:rPr>
          <w:rStyle w:val="affffd"/>
          <w:rFonts w:hint="cs"/>
          <w:rtl/>
          <w:rPrChange w:id="10290" w:author="מנוע אמוראים" w:date="2026-10-05T16:42:03Z">
            <w:rPr>
              <w:rFonts w:hint="cs"/>
              <w:rtl/>
            </w:rPr>
          </w:rPrChange>
        </w:rPr>
        <w:t xml:space="preserve">י</w:t>
      </w:r>
      <w:r>
        <w:rPr>
          <w:rStyle w:val="affffd"/>
          <w:rtl/>
          <w:rPrChange w:id="10291" w:author="מנוע אמוראים" w:date="2026-10-05T16:42:03Z">
            <w:rPr>
              <w:rtl/>
            </w:rPr>
          </w:rPrChange>
        </w:rPr>
        <w:t xml:space="preserve">"</w:t>
      </w:r>
      <w:r>
        <w:rPr>
          <w:rStyle w:val="affffd"/>
          <w:rFonts w:hint="cs"/>
          <w:rtl/>
          <w:rPrChange w:id="10292" w:author="מנוע אמוראים" w:date="2026-10-05T16:42:03Z">
            <w:rPr>
              <w:rFonts w:hint="cs"/>
              <w:rtl/>
            </w:rPr>
          </w:rPrChange>
        </w:rPr>
        <w:t xml:space="preserve">ה</w:t>
      </w:r>
      <w:r w:rsidRPr="007435EB">
        <w:rPr>
          <w:rtl/>
        </w:rPr>
        <w:t xml:space="preserve"> פוטר.</w:t>
      </w:r>
    </w:p>
    <w:p w14:paraId="58DBB2FB" w14:textId="77777777" w:rsidR="00E8089F" w:rsidRPr="007435EB" w:rsidRDefault="00E8089F" w:rsidP="00E8089F">
      <w:pPr>
        <w:rPr>
          <w:rtl/>
        </w:rPr>
      </w:pPr>
      <w:r w:rsidRPr="007435EB">
        <w:rPr>
          <w:rFonts w:hint="cs"/>
          <w:rtl/>
        </w:rPr>
        <w:t>וא</w:t>
      </w:r>
      <w:r w:rsidRPr="007435EB">
        <w:rPr>
          <w:rtl/>
        </w:rPr>
        <w:t>"</w:t>
      </w:r>
      <w:r>
        <w:rPr>
          <w:rFonts w:hint="cs"/>
          <w:rtl/>
        </w:rPr>
        <w:t xml:space="preserve">כ היאך היכן שלא עשה מצוה פטר </w:t>
      </w:r>
      <w:r>
        <w:rPr>
          <w:rStyle w:val="affffd"/>
          <w:rFonts w:hint="cs"/>
          <w:rtl/>
          <w:rPrChange w:id="10293" w:author="מנוע אמוראים" w:date="2026-10-05T16:42:03Z">
            <w:rPr>
              <w:rFonts w:hint="cs"/>
              <w:rtl/>
            </w:rPr>
          </w:rPrChange>
        </w:rPr>
        <w:t xml:space="preserve">ר</w:t>
      </w:r>
      <w:r>
        <w:rPr>
          <w:rStyle w:val="affffd"/>
          <w:rtl/>
          <w:rPrChange w:id="10294" w:author="מנוע אמוראים" w:date="2026-10-05T16:42:03Z">
            <w:rPr>
              <w:rtl/>
            </w:rPr>
          </w:rPrChange>
        </w:rPr>
        <w:t xml:space="preserve">"</w:t>
      </w:r>
      <w:r>
        <w:rPr>
          <w:rStyle w:val="affffd"/>
          <w:rFonts w:hint="cs"/>
          <w:rtl/>
          <w:rPrChange w:id="10295" w:author="מנוע אמוראים" w:date="2026-10-05T16:42:03Z">
            <w:rPr>
              <w:rFonts w:hint="cs"/>
              <w:rtl/>
            </w:rPr>
          </w:rPrChange>
        </w:rPr>
        <w:t xml:space="preserve">יה</w:t>
      </w:r>
      <w:r>
        <w:rPr>
          <w:rFonts w:hint="cs"/>
          <w:rtl/>
        </w:rPr>
        <w:t xml:space="preserve"> ואילו בעשה מצווה מחייב.</w:t>
      </w:r>
    </w:p>
    <w:p w14:paraId="7F6E29A3" w14:textId="77777777" w:rsidR="00E8089F" w:rsidRPr="007435EB" w:rsidRDefault="00E8089F" w:rsidP="00E8089F">
      <w:pPr>
        <w:rPr>
          <w:rtl/>
        </w:rPr>
      </w:pPr>
      <w:r w:rsidRPr="007435EB">
        <w:rPr>
          <w:rFonts w:hint="cs"/>
          <w:rtl/>
        </w:rPr>
        <w:t>ולהכי תירץ רבי ינאי דר</w:t>
      </w:r>
      <w:r>
        <w:rPr>
          <w:rtl/>
        </w:rPr>
        <w:t xml:space="preserve">ישא כגון שקדם ומל של שבת </w:t>
      </w:r>
      <w:r>
        <w:rPr>
          <w:rStyle w:val="affffd"/>
          <w:rtl/>
          <w:rPrChange w:id="10296" w:author="מנוע אמוראים" w:date="2026-10-05T16:42:03Z">
            <w:rPr>
              <w:rtl/>
            </w:rPr>
          </w:rPrChange>
        </w:rPr>
        <w:t xml:space="preserve">בער"</w:t>
      </w:r>
      <w:r>
        <w:rPr>
          <w:rStyle w:val="affffd"/>
          <w:rFonts w:hint="cs"/>
          <w:rtl/>
          <w:rPrChange w:id="10297" w:author="מנוע אמוראים" w:date="2026-10-05T16:42:03Z">
            <w:rPr>
              <w:rFonts w:hint="cs"/>
              <w:rtl/>
            </w:rPr>
          </w:rPrChange>
        </w:rPr>
        <w:t xml:space="preserve">ש</w:t>
      </w:r>
      <w:r w:rsidRPr="007435EB">
        <w:rPr>
          <w:rtl/>
        </w:rPr>
        <w:t>, שלא נתנה שבת לדחות.</w:t>
      </w:r>
    </w:p>
    <w:p w14:paraId="40405CFB" w14:textId="77777777" w:rsidR="00E8089F" w:rsidRPr="007435EB" w:rsidRDefault="00E8089F" w:rsidP="00E8089F">
      <w:pPr>
        <w:rPr>
          <w:rFonts w:cs="Guttman Vilna"/>
          <w:b/>
          <w:bCs/>
          <w:rtl/>
        </w:rPr>
      </w:pPr>
      <w:r w:rsidRPr="007435EB">
        <w:rPr>
          <w:rtl/>
        </w:rPr>
        <w:t>וסיפא נתנה שבת לדחות אצלו.</w:t>
      </w:r>
    </w:p>
    <w:p w14:paraId="003BF250" w14:textId="77777777" w:rsidR="00E8089F" w:rsidRPr="007435EB" w:rsidRDefault="00E8089F" w:rsidP="00E8089F">
      <w:pPr>
        <w:rPr>
          <w:rtl/>
        </w:rPr>
      </w:pPr>
      <w:r w:rsidRPr="007435EB">
        <w:rPr>
          <w:rFonts w:hint="cs"/>
          <w:rtl/>
        </w:rPr>
        <w:t>משא</w:t>
      </w:r>
      <w:r w:rsidRPr="007435EB">
        <w:rPr>
          <w:rtl/>
        </w:rPr>
        <w:t>"</w:t>
      </w:r>
      <w:r w:rsidRPr="007435EB">
        <w:rPr>
          <w:rFonts w:hint="cs"/>
          <w:rtl/>
        </w:rPr>
        <w:t>כ בקרבן ציבור דנתנה שבת לידחות אצל אותו אדם [אצל תינוקות לא חשיב ניתן לידחות באחרים]</w:t>
      </w:r>
    </w:p>
    <w:p w14:paraId="16CB9479" w14:textId="7E0283F8" w:rsidR="00E8089F" w:rsidRPr="007435EB" w:rsidRDefault="00F47631" w:rsidP="00F47631">
      <w:pPr>
        <w:pStyle w:val="affd"/>
        <w:rPr>
          <w:bCs/>
          <w:rtl/>
        </w:rPr>
      </w:pPr>
      <w:r>
        <w:rPr>
          <w:rFonts w:hint="cs"/>
          <w:rtl/>
        </w:rPr>
        <w:t>***</w:t>
      </w:r>
    </w:p>
    <w:p w14:paraId="1B0B9C49" w14:textId="77777777" w:rsidR="00E8089F" w:rsidRPr="005C3FF1" w:rsidRDefault="00E8089F" w:rsidP="009A151F">
      <w:pPr>
        <w:rPr>
          <w:rStyle w:val="afffa"/>
          <w:rtl/>
        </w:rPr>
      </w:pPr>
      <w:r w:rsidRPr="005C3FF1">
        <w:rPr>
          <w:rStyle w:val="afffa"/>
          <w:rtl/>
        </w:rPr>
        <w:t>ושאר כל הזבחים ששחטן לשום פסח אם אינן ראויין חייב</w:t>
      </w:r>
      <w:r w:rsidRPr="005C3FF1">
        <w:rPr>
          <w:rStyle w:val="afffa"/>
          <w:rFonts w:hint="cs"/>
          <w:rtl/>
        </w:rPr>
        <w:t>.</w:t>
      </w:r>
    </w:p>
    <w:p w14:paraId="27775273" w14:textId="77777777" w:rsidR="00E8089F" w:rsidRPr="007435EB" w:rsidRDefault="00E8089F" w:rsidP="009A151F">
      <w:pPr>
        <w:rPr>
          <w:rFonts w:cs="Guttman Vilna"/>
          <w:b/>
          <w:bCs/>
          <w:rtl/>
        </w:rPr>
      </w:pPr>
      <w:r w:rsidRPr="005C3FF1">
        <w:rPr>
          <w:rStyle w:val="afffa"/>
          <w:rtl/>
        </w:rPr>
        <w:t>ואם ראויין רבי אליעזר מחייב חטאת ורבי יהושע פוטר</w:t>
      </w:r>
      <w:r w:rsidRPr="007435EB">
        <w:rPr>
          <w:rtl/>
        </w:rPr>
        <w:t>.</w:t>
      </w:r>
    </w:p>
    <w:p w14:paraId="27A2DF18" w14:textId="77777777" w:rsidR="00E8089F" w:rsidRPr="007435EB" w:rsidRDefault="00E8089F" w:rsidP="00E8089F">
      <w:pPr>
        <w:rPr>
          <w:rFonts w:cs="Guttman Vilna"/>
          <w:b/>
          <w:bCs/>
          <w:rtl/>
        </w:rPr>
      </w:pPr>
      <w:r>
        <w:rPr>
          <w:rStyle w:val="affffd"/>
          <w:rFonts w:hint="cs"/>
          <w:rtl/>
          <w:rPrChange w:id="10298" w:author="מנוע אמוראים" w:date="2026-10-05T16:42:03Z">
            <w:rPr>
              <w:rFonts w:hint="cs"/>
              <w:rtl/>
            </w:rPr>
          </w:rPrChange>
        </w:rPr>
        <w:t xml:space="preserve">ור</w:t>
      </w:r>
      <w:r>
        <w:rPr>
          <w:rStyle w:val="affffd"/>
          <w:rtl/>
          <w:rPrChange w:id="10299" w:author="מנוע אמוראים" w:date="2026-10-05T16:42:03Z">
            <w:rPr>
              <w:rtl/>
            </w:rPr>
          </w:rPrChange>
        </w:rPr>
        <w:t xml:space="preserve">"</w:t>
      </w:r>
      <w:r>
        <w:rPr>
          <w:rStyle w:val="affffd"/>
          <w:rFonts w:hint="cs"/>
          <w:rtl/>
          <w:rPrChange w:id="10300" w:author="מנוע אמוראים" w:date="2026-10-05T16:42:03Z">
            <w:rPr>
              <w:rFonts w:hint="cs"/>
              <w:rtl/>
            </w:rPr>
          </w:rPrChange>
        </w:rPr>
        <w:t xml:space="preserve">ש</w:t>
      </w:r>
      <w:r>
        <w:rPr>
          <w:rFonts w:hint="cs"/>
          <w:rtl/>
        </w:rPr>
        <w:t xml:space="preserve"> הוא תנא דשאני ליה בין ראויין לשאין ראויין.</w:t>
      </w:r>
    </w:p>
    <w:p w14:paraId="2E5562FA" w14:textId="77777777" w:rsidR="00E8089F" w:rsidRPr="007435EB" w:rsidRDefault="00E8089F" w:rsidP="00E8089F">
      <w:pPr>
        <w:rPr>
          <w:rFonts w:cs="Guttman Vilna"/>
          <w:b/>
          <w:bCs/>
          <w:rtl/>
        </w:rPr>
      </w:pPr>
      <w:r w:rsidRPr="007435EB">
        <w:rPr>
          <w:rtl/>
        </w:rPr>
        <w:t xml:space="preserve">דתניא </w:t>
      </w:r>
      <w:r>
        <w:rPr>
          <w:rStyle w:val="affffd"/>
          <w:rFonts w:hint="cs"/>
          <w:rtl/>
          <w:rPrChange w:id="10301" w:author="מנוע אמוראים" w:date="2026-10-05T16:42:03Z">
            <w:rPr>
              <w:rFonts w:hint="cs"/>
              <w:rtl/>
            </w:rPr>
          </w:rPrChange>
        </w:rPr>
        <w:t xml:space="preserve">לר</w:t>
      </w:r>
      <w:r>
        <w:rPr>
          <w:rStyle w:val="affffd"/>
          <w:rtl/>
          <w:rPrChange w:id="10302" w:author="מנוע אמוראים" w:date="2026-10-05T16:42:03Z">
            <w:rPr>
              <w:rtl/>
            </w:rPr>
          </w:rPrChange>
        </w:rPr>
        <w:t xml:space="preserve">"</w:t>
      </w:r>
      <w:r>
        <w:rPr>
          <w:rStyle w:val="affffd"/>
          <w:rFonts w:hint="cs"/>
          <w:rtl/>
          <w:rPrChange w:id="10303" w:author="מנוע אמוראים" w:date="2026-10-05T16:42:03Z">
            <w:rPr>
              <w:rFonts w:hint="cs"/>
              <w:rtl/>
            </w:rPr>
          </w:rPrChange>
        </w:rPr>
        <w:t xml:space="preserve">מ</w:t>
      </w:r>
      <w:r>
        <w:rPr>
          <w:rFonts w:hint="cs"/>
          <w:rtl/>
        </w:rPr>
        <w:t xml:space="preserve">: </w:t>
      </w:r>
      <w:r w:rsidRPr="007435EB">
        <w:rPr>
          <w:rtl/>
        </w:rPr>
        <w:t>אחד הזבחים הראויין ואחד זבחים שאינן ראויין, וכן השוחט לשם אימורי ציבור</w:t>
      </w:r>
      <w:r w:rsidRPr="007435EB">
        <w:rPr>
          <w:rFonts w:hint="cs"/>
          <w:rtl/>
        </w:rPr>
        <w:t xml:space="preserve"> </w:t>
      </w:r>
      <w:r w:rsidRPr="007435EB">
        <w:rPr>
          <w:rtl/>
        </w:rPr>
        <w:t>פטור.</w:t>
      </w:r>
    </w:p>
    <w:p w14:paraId="1CC2E0B2" w14:textId="2530E5B2" w:rsidR="00E8089F" w:rsidRPr="007435EB" w:rsidRDefault="00DB7D63" w:rsidP="00623CAA">
      <w:pPr>
        <w:spacing w:before="4"/>
        <w:rPr>
          <w:rFonts w:cs="Guttman Vilna"/>
          <w:b/>
          <w:bCs/>
          <w:rtl/>
        </w:rPr>
      </w:pPr>
      <w:r w:rsidRPr="00DB7D63">
        <w:rPr>
          <w:rStyle w:val="affffd"/>
          <w:rFonts w:hint="cs"/>
          <w:rtl/>
        </w:rPr>
        <w:t>•</w:t>
      </w:r>
      <w:r w:rsidR="00623CAA" w:rsidRPr="00AC0CB1">
        <w:rPr>
          <w:rStyle w:val="affffd"/>
          <w:rFonts w:hint="cs"/>
          <w:rtl/>
        </w:rPr>
        <w:t xml:space="preserve"> </w:t>
      </w:r>
      <w:r>
        <w:rPr>
          <w:rStyle w:val="affffd"/>
          <w:b/>
          <w:rtl/>
          <w:rPrChange w:id="10304" w:author="מנוע אמוראים" w:date="2026-10-05T16:42:03Z">
            <w:rPr>
              <w:b/>
              <w:rtl/>
            </w:rPr>
          </w:rPrChange>
        </w:rPr>
        <w:t xml:space="preserve">אר</w:t>
      </w:r>
      <w:r>
        <w:rPr>
          <w:rStyle w:val="affffd"/>
          <w:rtl/>
          <w:rPrChange w:id="10305" w:author="מנוע אמוראים" w:date="2026-10-05T16:42:03Z">
            <w:rPr>
              <w:rtl/>
            </w:rPr>
          </w:rPrChange>
        </w:rPr>
        <w:t xml:space="preserve">"</w:t>
      </w:r>
      <w:r>
        <w:rPr>
          <w:rStyle w:val="affffd"/>
          <w:rFonts w:hint="cs"/>
          <w:rtl/>
          <w:rPrChange w:id="10306" w:author="מנוע אמוראים" w:date="2026-10-05T16:42:03Z">
            <w:rPr>
              <w:rFonts w:hint="cs"/>
              <w:rtl/>
            </w:rPr>
          </w:rPrChange>
        </w:rPr>
        <w:t xml:space="preserve">ש</w:t>
      </w:r>
      <w:r w:rsidR="00E8089F" w:rsidRPr="007435EB">
        <w:rPr>
          <w:rtl/>
        </w:rPr>
        <w:t>: לא נחלקו רבי אליעזר ורבי יהושע על שאינן ראויין שחייב.</w:t>
      </w:r>
    </w:p>
    <w:p w14:paraId="7B32D843" w14:textId="77777777" w:rsidR="00E8089F" w:rsidRPr="007435EB" w:rsidRDefault="00E8089F" w:rsidP="00E8089F">
      <w:pPr>
        <w:rPr>
          <w:rtl/>
        </w:rPr>
      </w:pPr>
      <w:r w:rsidRPr="007435EB">
        <w:rPr>
          <w:rFonts w:ascii="Fb Fontext" w:hAnsi="Fb Fontext"/>
          <w:sz w:val="20"/>
          <w:rtl/>
        </w:rPr>
        <w:t>על מה נחלקו - על הראויין.</w:t>
      </w:r>
      <w:r w:rsidRPr="007435EB">
        <w:rPr>
          <w:rFonts w:ascii="Fb Fontext" w:hAnsi="Fb Fontext" w:hint="cs"/>
          <w:sz w:val="20"/>
          <w:rtl/>
        </w:rPr>
        <w:t xml:space="preserve"> </w:t>
      </w:r>
      <w:r w:rsidRPr="007435EB">
        <w:rPr>
          <w:rFonts w:ascii="Fb Fontext" w:hAnsi="Fb Fontext"/>
          <w:sz w:val="20"/>
          <w:rtl/>
        </w:rPr>
        <w:t>שרבי אליעזר מחייב חטאת, ורבי יהושע פוטר.</w:t>
      </w:r>
    </w:p>
    <w:p w14:paraId="689F8D1B" w14:textId="77777777" w:rsidR="00E8089F" w:rsidRPr="007435EB" w:rsidRDefault="00E8089F" w:rsidP="00E8089F">
      <w:pPr>
        <w:rPr>
          <w:rtl/>
        </w:rPr>
      </w:pPr>
      <w:r>
        <w:rPr>
          <w:rStyle w:val="affffd"/>
          <w:rFonts w:ascii="Fb Fontext" w:hAnsi="Fb Fontext" w:hint="cs"/>
          <w:rtl/>
          <w:rPrChange w:id="10307" w:author="מנוע אמוראים" w:date="2026-10-05T16:42:03Z">
            <w:rPr>
              <w:rFonts w:ascii="Fb Fontext" w:hAnsi="Fb Fontext" w:hint="cs"/>
              <w:rtl/>
            </w:rPr>
          </w:rPrChange>
        </w:rPr>
        <w:t xml:space="preserve">ר</w:t>
      </w:r>
      <w:r>
        <w:rPr>
          <w:rStyle w:val="affffd"/>
          <w:rFonts w:ascii="Fb Fontext" w:hAnsi="Fb Fontext"/>
          <w:rtl/>
          <w:rPrChange w:id="10308" w:author="מנוע אמוראים" w:date="2026-10-05T16:42:03Z">
            <w:rPr>
              <w:rFonts w:ascii="Fb Fontext" w:hAnsi="Fb Fontext"/>
              <w:rtl/>
            </w:rPr>
          </w:rPrChange>
        </w:rPr>
        <w:t xml:space="preserve">"</w:t>
      </w:r>
      <w:r>
        <w:rPr>
          <w:rStyle w:val="affffd"/>
          <w:rFonts w:ascii="Fb Fontext" w:hAnsi="Fb Fontext" w:hint="cs"/>
          <w:rtl/>
          <w:rPrChange w:id="10309" w:author="מנוע אמוראים" w:date="2026-10-05T16:42:03Z">
            <w:rPr>
              <w:rFonts w:ascii="Fb Fontext" w:hAnsi="Fb Fontext" w:hint="cs"/>
              <w:rtl/>
            </w:rPr>
          </w:rPrChange>
        </w:rPr>
        <w:t xml:space="preserve">ב</w:t>
      </w:r>
      <w:r>
        <w:rPr>
          <w:rFonts w:ascii="Fb Fontext" w:hAnsi="Fb Fontext" w:hint="cs"/>
          <w:rtl/>
        </w:rPr>
        <w:t xml:space="preserve"> </w:t>
      </w:r>
      <w:r>
        <w:rPr>
          <w:rStyle w:val="affffd"/>
          <w:rFonts w:ascii="Fb Fontext" w:hAnsi="Fb Fontext" w:hint="cs"/>
          <w:rtl/>
          <w:rPrChange w:id="10310" w:author="מנוע אמוראים" w:date="2026-10-05T16:42:03Z">
            <w:rPr>
              <w:rFonts w:ascii="Fb Fontext" w:hAnsi="Fb Fontext" w:hint="cs"/>
              <w:rtl/>
            </w:rPr>
          </w:rPrChange>
        </w:rPr>
        <w:t xml:space="preserve">מר</w:t>
      </w:r>
      <w:r>
        <w:rPr>
          <w:rStyle w:val="affffd"/>
          <w:rFonts w:ascii="Fb Fontext" w:hAnsi="Fb Fontext"/>
          <w:rtl/>
          <w:rPrChange w:id="10311" w:author="מנוע אמוראים" w:date="2026-10-05T16:42:03Z">
            <w:rPr>
              <w:rFonts w:ascii="Fb Fontext" w:hAnsi="Fb Fontext"/>
              <w:rtl/>
            </w:rPr>
          </w:rPrChange>
        </w:rPr>
        <w:t xml:space="preserve">"</w:t>
      </w:r>
      <w:r>
        <w:rPr>
          <w:rStyle w:val="affffd"/>
          <w:rFonts w:ascii="Fb Fontext" w:hAnsi="Fb Fontext" w:hint="cs"/>
          <w:rtl/>
          <w:rPrChange w:id="10312" w:author="מנוע אמוראים" w:date="2026-10-05T16:42:03Z">
            <w:rPr>
              <w:rFonts w:ascii="Fb Fontext" w:hAnsi="Fb Fontext" w:hint="cs"/>
              <w:rtl/>
            </w:rPr>
          </w:rPrChange>
        </w:rPr>
        <w:t xml:space="preserve">א</w:t>
      </w:r>
      <w:r>
        <w:rPr>
          <w:rFonts w:ascii="Fb Fontext" w:hAnsi="Fb Fontext" w:hint="cs"/>
          <w:rtl/>
        </w:rPr>
        <w:t xml:space="preserve">: </w:t>
      </w:r>
      <w:r w:rsidRPr="007435EB">
        <w:rPr>
          <w:rFonts w:ascii="Fb Fontext" w:hAnsi="Fb Fontext"/>
          <w:rtl/>
        </w:rPr>
        <w:t xml:space="preserve">פוטר היה רבי מאיר </w:t>
      </w:r>
      <w:r w:rsidR="00AB3B38">
        <w:rPr>
          <w:rFonts w:ascii="Fb Fontext" w:hAnsi="Fb Fontext"/>
          <w:rtl/>
        </w:rPr>
        <w:t>אף</w:t>
      </w:r>
      <w:r w:rsidRPr="007435EB">
        <w:rPr>
          <w:rFonts w:ascii="Fb Fontext" w:hAnsi="Fb Fontext"/>
          <w:rtl/>
        </w:rPr>
        <w:t xml:space="preserve"> עגל של זבחי שלמים ששחטו לשום הפסח.</w:t>
      </w:r>
    </w:p>
    <w:p w14:paraId="4BF52DEF" w14:textId="77777777" w:rsidR="00E8089F" w:rsidRPr="007435EB" w:rsidRDefault="00E8089F" w:rsidP="00E8089F">
      <w:pPr>
        <w:rPr>
          <w:rtl/>
        </w:rPr>
      </w:pPr>
      <w:r w:rsidRPr="00F46A1C">
        <w:rPr>
          <w:rStyle w:val="affffd"/>
          <w:rFonts w:hint="cs"/>
          <w:rtl/>
        </w:rPr>
        <w:t>והך</w:t>
      </w:r>
      <w:r>
        <w:rPr>
          <w:rFonts w:ascii="Fb Fontext" w:hAnsi="Fb Fontext" w:hint="cs"/>
          <w:sz w:val="20"/>
          <w:rtl/>
        </w:rPr>
        <w:t xml:space="preserve"> דמודה </w:t>
      </w:r>
      <w:r>
        <w:rPr>
          <w:rStyle w:val="affffd"/>
          <w:rFonts w:ascii="Fb Fontext" w:hAnsi="Fb Fontext" w:hint="cs"/>
          <w:sz w:val="20"/>
          <w:rtl/>
          <w:rPrChange w:id="10313" w:author="מנוע אמוראים" w:date="2026-10-05T16:42:03Z">
            <w:rPr>
              <w:rFonts w:ascii="Fb Fontext" w:hAnsi="Fb Fontext" w:hint="cs"/>
              <w:sz w:val="20"/>
              <w:rtl/>
            </w:rPr>
          </w:rPrChange>
        </w:rPr>
        <w:t xml:space="preserve">ר</w:t>
      </w:r>
      <w:r>
        <w:rPr>
          <w:rStyle w:val="affffd"/>
          <w:rFonts w:ascii="Fb Fontext" w:hAnsi="Fb Fontext"/>
          <w:sz w:val="20"/>
          <w:rtl/>
          <w:rPrChange w:id="10314" w:author="מנוע אמוראים" w:date="2026-10-05T16:42:03Z">
            <w:rPr>
              <w:rFonts w:ascii="Fb Fontext" w:hAnsi="Fb Fontext"/>
              <w:sz w:val="20"/>
              <w:rtl/>
            </w:rPr>
          </w:rPrChange>
        </w:rPr>
        <w:t xml:space="preserve">"</w:t>
      </w:r>
      <w:r>
        <w:rPr>
          <w:rStyle w:val="affffd"/>
          <w:rFonts w:ascii="Fb Fontext" w:hAnsi="Fb Fontext" w:hint="cs"/>
          <w:sz w:val="20"/>
          <w:rtl/>
          <w:rPrChange w:id="10315" w:author="מנוע אמוראים" w:date="2026-10-05T16:42:03Z">
            <w:rPr>
              <w:rFonts w:ascii="Fb Fontext" w:hAnsi="Fb Fontext" w:hint="cs"/>
              <w:sz w:val="20"/>
              <w:rtl/>
            </w:rPr>
          </w:rPrChange>
        </w:rPr>
        <w:t xml:space="preserve">מ</w:t>
      </w:r>
      <w:r>
        <w:rPr>
          <w:rFonts w:ascii="Fb Fontext" w:hAnsi="Fb Fontext" w:hint="cs"/>
          <w:sz w:val="20"/>
          <w:rtl/>
        </w:rPr>
        <w:t xml:space="preserve"> בבעלי מומין דווקא דלא טרוד בהו משא</w:t>
      </w:r>
      <w:r w:rsidRPr="007435EB">
        <w:rPr>
          <w:rFonts w:ascii="Fb Fontext" w:hAnsi="Fb Fontext"/>
          <w:sz w:val="20"/>
          <w:rtl/>
        </w:rPr>
        <w:t>"</w:t>
      </w:r>
      <w:r w:rsidRPr="007435EB">
        <w:rPr>
          <w:rFonts w:ascii="Fb Fontext" w:hAnsi="Fb Fontext" w:hint="cs"/>
          <w:sz w:val="20"/>
          <w:rtl/>
        </w:rPr>
        <w:t xml:space="preserve">כ </w:t>
      </w:r>
      <w:r w:rsidR="00AB3B38">
        <w:rPr>
          <w:rFonts w:ascii="Fb Fontext" w:hAnsi="Fb Fontext" w:hint="cs"/>
          <w:sz w:val="20"/>
          <w:rtl/>
        </w:rPr>
        <w:t>כאן</w:t>
      </w:r>
      <w:r w:rsidRPr="007435EB">
        <w:rPr>
          <w:rFonts w:ascii="Fb Fontext" w:hAnsi="Fb Fontext" w:hint="cs"/>
          <w:sz w:val="20"/>
          <w:rtl/>
        </w:rPr>
        <w:t>.</w:t>
      </w:r>
    </w:p>
    <w:p w14:paraId="17EFFD99" w14:textId="77777777" w:rsidR="00E8089F" w:rsidRPr="007435EB" w:rsidRDefault="00E8089F" w:rsidP="00E8089F">
      <w:pPr>
        <w:rPr>
          <w:rtl/>
        </w:rPr>
      </w:pPr>
      <w:r>
        <w:rPr>
          <w:rStyle w:val="affffd"/>
          <w:rFonts w:ascii="Fb Fontext" w:hAnsi="Fb Fontext" w:hint="cs"/>
          <w:rtl/>
          <w:rPrChange w:id="10316" w:author="מנוע אמוראים" w:date="2026-10-05T16:42:03Z">
            <w:rPr>
              <w:rFonts w:ascii="Fb Fontext" w:hAnsi="Fb Fontext" w:hint="cs"/>
              <w:rtl/>
            </w:rPr>
          </w:rPrChange>
        </w:rPr>
        <w:t xml:space="preserve">ר</w:t>
      </w:r>
      <w:r>
        <w:rPr>
          <w:rStyle w:val="affffd"/>
          <w:rFonts w:ascii="Fb Fontext" w:hAnsi="Fb Fontext"/>
          <w:rtl/>
          <w:rPrChange w:id="10317" w:author="מנוע אמוראים" w:date="2026-10-05T16:42:03Z">
            <w:rPr>
              <w:rFonts w:ascii="Fb Fontext" w:hAnsi="Fb Fontext"/>
              <w:rtl/>
            </w:rPr>
          </w:rPrChange>
        </w:rPr>
        <w:t xml:space="preserve">"</w:t>
      </w:r>
      <w:r>
        <w:rPr>
          <w:rStyle w:val="affffd"/>
          <w:rFonts w:ascii="Fb Fontext" w:hAnsi="Fb Fontext" w:hint="cs"/>
          <w:rtl/>
          <w:rPrChange w:id="10318" w:author="מנוע אמוראים" w:date="2026-10-05T16:42:03Z">
            <w:rPr>
              <w:rFonts w:ascii="Fb Fontext" w:hAnsi="Fb Fontext" w:hint="cs"/>
              <w:rtl/>
            </w:rPr>
          </w:rPrChange>
        </w:rPr>
        <w:t xml:space="preserve">נ</w:t>
      </w:r>
      <w:r>
        <w:rPr>
          <w:rFonts w:ascii="Fb Fontext" w:hAnsi="Fb Fontext" w:hint="cs"/>
          <w:rtl/>
        </w:rPr>
        <w:t xml:space="preserve"> </w:t>
      </w:r>
      <w:r w:rsidRPr="005C3FF1">
        <w:rPr>
          <w:rStyle w:val="afffa"/>
          <w:rFonts w:hint="cs"/>
          <w:rtl/>
        </w:rPr>
        <w:t>לרבא</w:t>
      </w:r>
      <w:r w:rsidRPr="007435EB">
        <w:rPr>
          <w:rFonts w:ascii="Fb Fontext" w:hAnsi="Fb Fontext" w:hint="cs"/>
          <w:rtl/>
        </w:rPr>
        <w:t xml:space="preserve">: </w:t>
      </w:r>
      <w:r>
        <w:rPr>
          <w:rFonts w:ascii="Fb Fontext" w:hAnsi="Fb Fontext"/>
          <w:rtl/>
        </w:rPr>
        <w:t xml:space="preserve">פוטר היה </w:t>
      </w:r>
      <w:r>
        <w:rPr>
          <w:rStyle w:val="affffd"/>
          <w:rFonts w:ascii="Fb Fontext" w:hAnsi="Fb Fontext"/>
          <w:rtl/>
          <w:rPrChange w:id="10319" w:author="מנוע אמוראים" w:date="2026-10-05T16:42:03Z">
            <w:rPr>
              <w:rFonts w:ascii="Fb Fontext" w:hAnsi="Fb Fontext"/>
              <w:rtl/>
            </w:rPr>
          </w:rPrChange>
        </w:rPr>
        <w:t xml:space="preserve">ר"</w:t>
      </w:r>
      <w:r>
        <w:rPr>
          <w:rStyle w:val="affffd"/>
          <w:rFonts w:ascii="Fb Fontext" w:hAnsi="Fb Fontext" w:hint="cs"/>
          <w:rtl/>
          <w:rPrChange w:id="10320" w:author="מנוע אמוראים" w:date="2026-10-05T16:42:03Z">
            <w:rPr>
              <w:rFonts w:ascii="Fb Fontext" w:hAnsi="Fb Fontext" w:hint="cs"/>
              <w:rtl/>
            </w:rPr>
          </w:rPrChange>
        </w:rPr>
        <w:t xml:space="preserve">מ</w:t>
      </w:r>
      <w:r w:rsidRPr="007435EB">
        <w:rPr>
          <w:rFonts w:ascii="Fb Fontext" w:hAnsi="Fb Fontext"/>
          <w:rtl/>
        </w:rPr>
        <w:t xml:space="preserve"> </w:t>
      </w:r>
      <w:r w:rsidR="00AB3B38">
        <w:rPr>
          <w:rFonts w:ascii="Fb Fontext" w:hAnsi="Fb Fontext"/>
          <w:rtl/>
        </w:rPr>
        <w:t>אף</w:t>
      </w:r>
      <w:r w:rsidRPr="007435EB">
        <w:rPr>
          <w:rFonts w:ascii="Fb Fontext" w:hAnsi="Fb Fontext"/>
          <w:rtl/>
        </w:rPr>
        <w:t xml:space="preserve"> חולין לשום פסח. </w:t>
      </w:r>
      <w:r w:rsidRPr="007435EB">
        <w:rPr>
          <w:rFonts w:ascii="Fb Fontext" w:hAnsi="Fb Fontext" w:hint="cs"/>
          <w:rtl/>
        </w:rPr>
        <w:t>לא מיחלפי אבל בבעלי מומין חייב דמחלפי</w:t>
      </w:r>
      <w:r w:rsidRPr="007435EB">
        <w:rPr>
          <w:rFonts w:ascii="Fb Fontext" w:hAnsi="Fb Fontext"/>
          <w:rtl/>
        </w:rPr>
        <w:t>.</w:t>
      </w:r>
    </w:p>
    <w:p w14:paraId="6CE08CE7" w14:textId="77777777" w:rsidR="00E8089F" w:rsidRPr="007435EB" w:rsidRDefault="00E8089F" w:rsidP="00E8089F">
      <w:pPr>
        <w:rPr>
          <w:rtl/>
        </w:rPr>
      </w:pPr>
      <w:r w:rsidRPr="007435EB">
        <w:rPr>
          <w:rFonts w:hint="cs"/>
          <w:rtl/>
        </w:rPr>
        <w:t>ואע</w:t>
      </w:r>
      <w:r w:rsidRPr="007435EB">
        <w:rPr>
          <w:rtl/>
        </w:rPr>
        <w:t>"</w:t>
      </w:r>
      <w:r w:rsidRPr="007435EB">
        <w:rPr>
          <w:rFonts w:hint="cs"/>
          <w:rtl/>
        </w:rPr>
        <w:t>ד דחזי</w:t>
      </w:r>
      <w:r w:rsidRPr="007435EB">
        <w:rPr>
          <w:rtl/>
        </w:rPr>
        <w:t>'</w:t>
      </w:r>
      <w:r w:rsidRPr="007435EB">
        <w:rPr>
          <w:rFonts w:hint="cs"/>
          <w:rtl/>
        </w:rPr>
        <w:t xml:space="preserve"> ד</w:t>
      </w:r>
      <w:r w:rsidRPr="007435EB">
        <w:rPr>
          <w:rtl/>
        </w:rPr>
        <w:t xml:space="preserve">פוטר היה רבי מאיר </w:t>
      </w:r>
      <w:r w:rsidR="00AB3B38">
        <w:rPr>
          <w:rtl/>
        </w:rPr>
        <w:t>אף</w:t>
      </w:r>
      <w:r w:rsidRPr="007435EB">
        <w:rPr>
          <w:rtl/>
        </w:rPr>
        <w:t xml:space="preserve"> עגל של זבחי שלמים ששחטו לשום הפסח.</w:t>
      </w:r>
    </w:p>
    <w:p w14:paraId="7D8A6E34" w14:textId="77777777" w:rsidR="00E8089F" w:rsidRPr="007435EB" w:rsidRDefault="00E8089F" w:rsidP="00E8089F">
      <w:pPr>
        <w:rPr>
          <w:rtl/>
        </w:rPr>
      </w:pPr>
      <w:r>
        <w:rPr>
          <w:rFonts w:hint="cs"/>
          <w:rtl/>
        </w:rPr>
        <w:t xml:space="preserve">ומשמע טעמא </w:t>
      </w:r>
      <w:r>
        <w:rPr>
          <w:rStyle w:val="affffd"/>
          <w:rFonts w:hint="cs"/>
          <w:rtl/>
          <w:rPrChange w:id="10321" w:author="מנוע אמוראים" w:date="2026-10-05T16:42:03Z">
            <w:rPr>
              <w:rFonts w:hint="cs"/>
              <w:rtl/>
            </w:rPr>
          </w:rPrChange>
        </w:rPr>
        <w:t xml:space="preserve">דר</w:t>
      </w:r>
      <w:r>
        <w:rPr>
          <w:rStyle w:val="affffd"/>
          <w:rtl/>
          <w:rPrChange w:id="10322" w:author="מנוע אמוראים" w:date="2026-10-05T16:42:03Z">
            <w:rPr>
              <w:rtl/>
            </w:rPr>
          </w:rPrChange>
        </w:rPr>
        <w:t xml:space="preserve">"</w:t>
      </w:r>
      <w:r>
        <w:rPr>
          <w:rStyle w:val="affffd"/>
          <w:rFonts w:hint="cs"/>
          <w:rtl/>
          <w:rPrChange w:id="10323" w:author="מנוע אמוראים" w:date="2026-10-05T16:42:03Z">
            <w:rPr>
              <w:rFonts w:hint="cs"/>
              <w:rtl/>
            </w:rPr>
          </w:rPrChange>
        </w:rPr>
        <w:t xml:space="preserve">מ</w:t>
      </w:r>
      <w:r>
        <w:rPr>
          <w:rFonts w:hint="cs"/>
          <w:rtl/>
        </w:rPr>
        <w:t xml:space="preserve"> משום דטריד - היינו טריד </w:t>
      </w:r>
      <w:r w:rsidR="00127038">
        <w:rPr>
          <w:rFonts w:hint="cs"/>
          <w:rtl/>
        </w:rPr>
        <w:t>אף</w:t>
      </w:r>
      <w:r w:rsidRPr="007435EB">
        <w:rPr>
          <w:rFonts w:hint="cs"/>
          <w:rtl/>
        </w:rPr>
        <w:t xml:space="preserve"> דלא מחלף, מחלף </w:t>
      </w:r>
      <w:r w:rsidR="00127038">
        <w:rPr>
          <w:rFonts w:hint="cs"/>
          <w:rtl/>
        </w:rPr>
        <w:t>אף</w:t>
      </w:r>
      <w:r w:rsidRPr="007435EB">
        <w:rPr>
          <w:rFonts w:hint="cs"/>
          <w:rtl/>
        </w:rPr>
        <w:t xml:space="preserve"> דלא טריד.</w:t>
      </w:r>
    </w:p>
    <w:p w14:paraId="42B2BD7F" w14:textId="77777777" w:rsidR="00E8089F" w:rsidRPr="007435EB" w:rsidRDefault="00E8089F" w:rsidP="00E8089F">
      <w:pPr>
        <w:rPr>
          <w:rFonts w:cs="Guttman Vilna"/>
          <w:b/>
          <w:bCs/>
          <w:rtl/>
        </w:rPr>
      </w:pPr>
      <w:r w:rsidRPr="007435EB">
        <w:rPr>
          <w:rtl/>
        </w:rPr>
        <w:t>לאפוקי בעלי מומין, דלא איחלופי מחלף ולא מטריד טריד.</w:t>
      </w:r>
    </w:p>
    <w:p w14:paraId="5E1C8DAC" w14:textId="766E3014" w:rsidR="00E8089F" w:rsidRPr="007435EB" w:rsidRDefault="00F47631" w:rsidP="00F47631">
      <w:pPr>
        <w:pStyle w:val="affd"/>
        <w:rPr>
          <w:bCs/>
          <w:rtl/>
        </w:rPr>
      </w:pPr>
      <w:r>
        <w:rPr>
          <w:rFonts w:hint="cs"/>
          <w:rtl/>
        </w:rPr>
        <w:t>***</w:t>
      </w:r>
    </w:p>
    <w:p w14:paraId="0873E5D7" w14:textId="77777777" w:rsidR="00E8089F" w:rsidRPr="007435EB" w:rsidRDefault="00E8089F" w:rsidP="00E8089F">
      <w:pPr>
        <w:rPr>
          <w:rtl/>
        </w:rPr>
      </w:pPr>
      <w:r>
        <w:rPr>
          <w:rFonts w:ascii="Fb Fontext" w:hAnsi="Fb Fontext"/>
          <w:rtl/>
        </w:rPr>
        <w:t xml:space="preserve">יתיב </w:t>
      </w:r>
      <w:r>
        <w:rPr>
          <w:rStyle w:val="affffd"/>
          <w:rFonts w:ascii="Fb Fontext" w:hAnsi="Fb Fontext"/>
          <w:rtl/>
          <w:rPrChange w:id="10324" w:author="מנוע אמוראים" w:date="2026-10-05T16:42:03Z">
            <w:rPr>
              <w:rFonts w:ascii="Fb Fontext" w:hAnsi="Fb Fontext"/>
              <w:rtl/>
            </w:rPr>
          </w:rPrChange>
        </w:rPr>
        <w:t xml:space="preserve">ר"</w:t>
      </w:r>
      <w:r>
        <w:rPr>
          <w:rStyle w:val="affffd"/>
          <w:rFonts w:ascii="Fb Fontext" w:hAnsi="Fb Fontext" w:hint="cs"/>
          <w:rtl/>
          <w:rPrChange w:id="10325" w:author="מנוע אמוראים" w:date="2026-10-05T16:42:03Z">
            <w:rPr>
              <w:rFonts w:ascii="Fb Fontext" w:hAnsi="Fb Fontext" w:hint="cs"/>
              <w:rtl/>
            </w:rPr>
          </w:rPrChange>
        </w:rPr>
        <w:t xml:space="preserve">ז</w:t>
      </w:r>
      <w:r>
        <w:rPr>
          <w:rFonts w:ascii="Fb Fontext" w:hAnsi="Fb Fontext"/>
          <w:rtl/>
        </w:rPr>
        <w:t xml:space="preserve"> </w:t>
      </w:r>
      <w:r>
        <w:rPr>
          <w:rStyle w:val="affffd"/>
          <w:rFonts w:ascii="Fb Fontext" w:hAnsi="Fb Fontext"/>
          <w:rtl/>
          <w:rPrChange w:id="10326" w:author="מנוע אמוראים" w:date="2026-10-05T16:42:03Z">
            <w:rPr>
              <w:rFonts w:ascii="Fb Fontext" w:hAnsi="Fb Fontext"/>
              <w:rtl/>
            </w:rPr>
          </w:rPrChange>
        </w:rPr>
        <w:t xml:space="preserve">ור</w:t>
      </w:r>
      <w:r>
        <w:rPr>
          <w:rStyle w:val="affffd"/>
          <w:rFonts w:ascii="Fb Fontext" w:hAnsi="Fb Fontext" w:hint="cs"/>
          <w:rtl/>
          <w:rPrChange w:id="10327" w:author="מנוע אמוראים" w:date="2026-10-05T16:42:03Z">
            <w:rPr>
              <w:rFonts w:ascii="Fb Fontext" w:hAnsi="Fb Fontext" w:hint="cs"/>
              <w:rtl/>
            </w:rPr>
          </w:rPrChange>
        </w:rPr>
        <w:t xml:space="preserve">שבר</w:t>
      </w:r>
      <w:r>
        <w:rPr>
          <w:rStyle w:val="affffd"/>
          <w:rFonts w:ascii="Fb Fontext" w:hAnsi="Fb Fontext"/>
          <w:rtl/>
          <w:rPrChange w:id="10328" w:author="מנוע אמוראים" w:date="2026-10-05T16:42:03Z">
            <w:rPr>
              <w:rFonts w:ascii="Fb Fontext" w:hAnsi="Fb Fontext"/>
              <w:rtl/>
            </w:rPr>
          </w:rPrChange>
        </w:rPr>
        <w:t xml:space="preserve">"</w:t>
      </w:r>
      <w:r>
        <w:rPr>
          <w:rStyle w:val="affffd"/>
          <w:rFonts w:ascii="Fb Fontext" w:hAnsi="Fb Fontext" w:hint="cs"/>
          <w:rtl/>
          <w:rPrChange w:id="10329" w:author="מנוע אמוראים" w:date="2026-10-05T16:42:03Z">
            <w:rPr>
              <w:rFonts w:ascii="Fb Fontext" w:hAnsi="Fb Fontext" w:hint="cs"/>
              <w:rtl/>
            </w:rPr>
          </w:rPrChange>
        </w:rPr>
        <w:t xml:space="preserve">י</w:t>
      </w:r>
      <w:r>
        <w:rPr>
          <w:rFonts w:ascii="Fb Fontext" w:hAnsi="Fb Fontext" w:hint="cs"/>
          <w:rtl/>
        </w:rPr>
        <w:t xml:space="preserve"> </w:t>
      </w:r>
      <w:r>
        <w:rPr>
          <w:rFonts w:ascii="Fb Fontext" w:hAnsi="Fb Fontext"/>
          <w:rtl/>
        </w:rPr>
        <w:t xml:space="preserve">אקילעא </w:t>
      </w:r>
      <w:r>
        <w:rPr>
          <w:rStyle w:val="affffd"/>
          <w:rFonts w:ascii="Fb Fontext" w:hAnsi="Fb Fontext"/>
          <w:rtl/>
          <w:rPrChange w:id="10330" w:author="מנוע אמוראים" w:date="2026-10-05T16:42:03Z">
            <w:rPr>
              <w:rFonts w:ascii="Fb Fontext" w:hAnsi="Fb Fontext"/>
              <w:rtl/>
            </w:rPr>
          </w:rPrChange>
        </w:rPr>
        <w:t xml:space="preserve">דר</w:t>
      </w:r>
      <w:r>
        <w:rPr>
          <w:rStyle w:val="affffd"/>
          <w:rFonts w:ascii="Fb Fontext" w:hAnsi="Fb Fontext" w:hint="cs"/>
          <w:rtl/>
          <w:rPrChange w:id="10331" w:author="מנוע אמוראים" w:date="2026-10-05T16:42:03Z">
            <w:rPr>
              <w:rFonts w:ascii="Fb Fontext" w:hAnsi="Fb Fontext" w:hint="cs"/>
              <w:rtl/>
            </w:rPr>
          </w:rPrChange>
        </w:rPr>
        <w:t xml:space="preserve">שבר</w:t>
      </w:r>
      <w:r>
        <w:rPr>
          <w:rStyle w:val="affffd"/>
          <w:rFonts w:ascii="Fb Fontext" w:hAnsi="Fb Fontext"/>
          <w:rtl/>
          <w:rPrChange w:id="10332" w:author="מנוע אמוראים" w:date="2026-10-05T16:42:03Z">
            <w:rPr>
              <w:rFonts w:ascii="Fb Fontext" w:hAnsi="Fb Fontext"/>
              <w:rtl/>
            </w:rPr>
          </w:rPrChange>
        </w:rPr>
        <w:t xml:space="preserve">"</w:t>
      </w:r>
      <w:r>
        <w:rPr>
          <w:rStyle w:val="affffd"/>
          <w:rFonts w:ascii="Fb Fontext" w:hAnsi="Fb Fontext" w:hint="cs"/>
          <w:rtl/>
          <w:rPrChange w:id="10333" w:author="מנוע אמוראים" w:date="2026-10-05T16:42:03Z">
            <w:rPr>
              <w:rFonts w:ascii="Fb Fontext" w:hAnsi="Fb Fontext" w:hint="cs"/>
              <w:rtl/>
            </w:rPr>
          </w:rPrChange>
        </w:rPr>
        <w:t xml:space="preserve">י</w:t>
      </w:r>
      <w:r>
        <w:rPr>
          <w:rFonts w:ascii="Fb Fontext" w:hAnsi="Fb Fontext" w:hint="cs"/>
          <w:rtl/>
        </w:rPr>
        <w:t xml:space="preserve"> ואמרו.</w:t>
      </w:r>
    </w:p>
    <w:p w14:paraId="6145213A" w14:textId="7B17411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אר</w:t>
      </w:r>
      <w:r w:rsidR="00E8089F" w:rsidRPr="007435EB">
        <w:rPr>
          <w:rFonts w:hint="cs"/>
          <w:rtl/>
        </w:rPr>
        <w:t>שב'ל</w:t>
      </w:r>
      <w:r w:rsidR="00E8089F" w:rsidRPr="007435EB">
        <w:rPr>
          <w:rtl/>
        </w:rPr>
        <w:t>: נתחלף לו שפוד של נותר בשפוד של צלי ואכלו - חייב.</w:t>
      </w:r>
    </w:p>
    <w:p w14:paraId="341889C9" w14:textId="77777777" w:rsidR="00E8089F" w:rsidRPr="007435EB" w:rsidRDefault="00E8089F" w:rsidP="00E8089F">
      <w:pPr>
        <w:rPr>
          <w:rtl/>
        </w:rPr>
      </w:pPr>
      <w:r>
        <w:rPr>
          <w:rStyle w:val="affffd"/>
          <w:rtl/>
          <w:rPrChange w:id="10334" w:author="מנוע אמוראים" w:date="2026-10-05T16:42:03Z">
            <w:rPr>
              <w:rtl/>
            </w:rPr>
          </w:rPrChange>
        </w:rPr>
        <w:t xml:space="preserve">ור</w:t>
      </w:r>
      <w:r>
        <w:rPr>
          <w:rStyle w:val="affffd"/>
          <w:rFonts w:hint="cs"/>
          <w:rtl/>
          <w:rPrChange w:id="10335" w:author="מנוע אמוראים" w:date="2026-10-05T16:42:03Z">
            <w:rPr>
              <w:rFonts w:hint="cs"/>
              <w:rtl/>
            </w:rPr>
          </w:rPrChange>
        </w:rPr>
        <w:t xml:space="preserve">י</w:t>
      </w:r>
      <w:r>
        <w:rPr>
          <w:rStyle w:val="affffd"/>
          <w:rtl/>
          <w:rPrChange w:id="10336" w:author="מנוע אמוראים" w:date="2026-10-05T16:42:03Z">
            <w:rPr>
              <w:rtl/>
            </w:rPr>
          </w:rPrChange>
        </w:rPr>
        <w:t xml:space="preserve">"</w:t>
      </w:r>
      <w:r>
        <w:rPr>
          <w:rStyle w:val="affffd"/>
          <w:rFonts w:hint="cs"/>
          <w:rtl/>
          <w:rPrChange w:id="10337" w:author="מנוע אמוראים" w:date="2026-10-05T16:42:03Z">
            <w:rPr>
              <w:rFonts w:hint="cs"/>
              <w:rtl/>
            </w:rPr>
          </w:rPrChange>
        </w:rPr>
        <w:t xml:space="preserve">ו</w:t>
      </w:r>
      <w:r w:rsidRPr="007435EB">
        <w:rPr>
          <w:rtl/>
        </w:rPr>
        <w:t xml:space="preserve">: אשתו נדה בעל - חייב, יבמתו נדה בעל – פטור </w:t>
      </w:r>
      <w:r w:rsidRPr="007435EB">
        <w:rPr>
          <w:rFonts w:hint="cs"/>
          <w:rtl/>
        </w:rPr>
        <w:t>[טועה בדבר מצווה]</w:t>
      </w:r>
    </w:p>
    <w:p w14:paraId="2C6AA416" w14:textId="77777777" w:rsidR="00E8089F" w:rsidRPr="007435EB" w:rsidRDefault="00E8089F" w:rsidP="00E8089F">
      <w:pPr>
        <w:rPr>
          <w:rFonts w:cs="Guttman Vilna"/>
          <w:b/>
          <w:bCs/>
          <w:rtl/>
        </w:rPr>
      </w:pPr>
      <w:r w:rsidRPr="007435EB">
        <w:rPr>
          <w:rFonts w:hint="cs"/>
          <w:rtl/>
        </w:rPr>
        <w:t>א</w:t>
      </w:r>
      <w:r w:rsidRPr="007435EB">
        <w:rPr>
          <w:rtl/>
        </w:rPr>
        <w:t>"</w:t>
      </w:r>
      <w:r w:rsidRPr="007435EB">
        <w:rPr>
          <w:rFonts w:hint="cs"/>
          <w:rtl/>
        </w:rPr>
        <w:t>ד</w:t>
      </w:r>
      <w:r w:rsidRPr="007435EB">
        <w:rPr>
          <w:rtl/>
        </w:rPr>
        <w:t>: כל שכן ב</w:t>
      </w:r>
      <w:r>
        <w:rPr>
          <w:rFonts w:hint="cs"/>
          <w:rtl/>
        </w:rPr>
        <w:t xml:space="preserve">גוונא </w:t>
      </w:r>
      <w:r>
        <w:rPr>
          <w:rStyle w:val="affffd"/>
          <w:rFonts w:hint="cs"/>
          <w:rtl/>
          <w:rPrChange w:id="10338" w:author="מנוע אמוראים" w:date="2026-10-05T16:42:03Z">
            <w:rPr>
              <w:rFonts w:hint="cs"/>
              <w:rtl/>
            </w:rPr>
          </w:rPrChange>
        </w:rPr>
        <w:t xml:space="preserve">דר</w:t>
      </w:r>
      <w:r>
        <w:rPr>
          <w:rStyle w:val="affffd"/>
          <w:rtl/>
          <w:rPrChange w:id="10339" w:author="מנוע אמוראים" w:date="2026-10-05T16:42:03Z">
            <w:rPr>
              <w:rtl/>
            </w:rPr>
          </w:rPrChange>
        </w:rPr>
        <w:t xml:space="preserve">"</w:t>
      </w:r>
      <w:r>
        <w:rPr>
          <w:rStyle w:val="affffd"/>
          <w:rFonts w:hint="cs"/>
          <w:rtl/>
          <w:rPrChange w:id="10340" w:author="מנוע אמוראים" w:date="2026-10-05T16:42:03Z">
            <w:rPr>
              <w:rFonts w:hint="cs"/>
              <w:rtl/>
            </w:rPr>
          </w:rPrChange>
        </w:rPr>
        <w:t xml:space="preserve">ל</w:t>
      </w:r>
      <w:r>
        <w:rPr>
          <w:rFonts w:hint="cs"/>
          <w:rtl/>
        </w:rPr>
        <w:t xml:space="preserve"> בשיפוד </w:t>
      </w:r>
      <w:r w:rsidRPr="007435EB">
        <w:rPr>
          <w:rtl/>
        </w:rPr>
        <w:t>דמחייב, דלא עשה מצוה.</w:t>
      </w:r>
    </w:p>
    <w:p w14:paraId="12259F16" w14:textId="77777777" w:rsidR="00E8089F" w:rsidRPr="007435EB" w:rsidRDefault="00E8089F" w:rsidP="00E8089F">
      <w:r w:rsidRPr="007435EB">
        <w:rPr>
          <w:rFonts w:ascii="Fb Fontext" w:hAnsi="Fb Fontext"/>
          <w:sz w:val="20"/>
          <w:rtl/>
        </w:rPr>
        <w:t>א"</w:t>
      </w:r>
      <w:r w:rsidRPr="007435EB">
        <w:rPr>
          <w:rFonts w:ascii="Fb Fontext" w:hAnsi="Fb Fontext" w:hint="cs"/>
          <w:sz w:val="20"/>
          <w:rtl/>
        </w:rPr>
        <w:t>ד</w:t>
      </w:r>
      <w:r w:rsidRPr="007435EB">
        <w:rPr>
          <w:rFonts w:ascii="Fb Fontext" w:hAnsi="Fb Fontext"/>
          <w:sz w:val="20"/>
          <w:rtl/>
        </w:rPr>
        <w:t xml:space="preserve">: </w:t>
      </w:r>
      <w:r>
        <w:rPr>
          <w:rFonts w:ascii="Fb Fontext" w:hAnsi="Fb Fontext" w:hint="cs"/>
          <w:sz w:val="20"/>
          <w:rtl/>
        </w:rPr>
        <w:t xml:space="preserve">בגוונא </w:t>
      </w:r>
      <w:r>
        <w:rPr>
          <w:rStyle w:val="affffd"/>
          <w:rFonts w:ascii="Fb Fontext" w:hAnsi="Fb Fontext" w:hint="cs"/>
          <w:sz w:val="20"/>
          <w:rtl/>
          <w:rPrChange w:id="10341" w:author="מנוע אמוראים" w:date="2026-10-05T16:42:03Z">
            <w:rPr>
              <w:rFonts w:ascii="Fb Fontext" w:hAnsi="Fb Fontext" w:hint="cs"/>
              <w:sz w:val="20"/>
              <w:rtl/>
            </w:rPr>
          </w:rPrChange>
        </w:rPr>
        <w:t xml:space="preserve">דר</w:t>
      </w:r>
      <w:r>
        <w:rPr>
          <w:rStyle w:val="affffd"/>
          <w:rFonts w:ascii="Fb Fontext" w:hAnsi="Fb Fontext"/>
          <w:sz w:val="20"/>
          <w:rtl/>
          <w:rPrChange w:id="10342" w:author="מנוע אמוראים" w:date="2026-10-05T16:42:03Z">
            <w:rPr>
              <w:rFonts w:ascii="Fb Fontext" w:hAnsi="Fb Fontext"/>
              <w:sz w:val="20"/>
              <w:rtl/>
            </w:rPr>
          </w:rPrChange>
        </w:rPr>
        <w:t xml:space="preserve">"</w:t>
      </w:r>
      <w:r>
        <w:rPr>
          <w:rStyle w:val="affffd"/>
          <w:rFonts w:ascii="Fb Fontext" w:hAnsi="Fb Fontext" w:hint="cs"/>
          <w:sz w:val="20"/>
          <w:rtl/>
          <w:rPrChange w:id="10343" w:author="מנוע אמוראים" w:date="2026-10-05T16:42:03Z">
            <w:rPr>
              <w:rFonts w:ascii="Fb Fontext" w:hAnsi="Fb Fontext" w:hint="cs"/>
              <w:sz w:val="20"/>
              <w:rtl/>
            </w:rPr>
          </w:rPrChange>
        </w:rPr>
        <w:t xml:space="preserve">ל</w:t>
      </w:r>
      <w:r>
        <w:rPr>
          <w:rFonts w:ascii="Fb Fontext" w:hAnsi="Fb Fontext" w:hint="cs"/>
          <w:sz w:val="20"/>
          <w:rtl/>
        </w:rPr>
        <w:t xml:space="preserve"> </w:t>
      </w:r>
      <w:r w:rsidRPr="007435EB">
        <w:rPr>
          <w:rFonts w:ascii="Fb Fontext" w:hAnsi="Fb Fontext"/>
          <w:sz w:val="20"/>
          <w:rtl/>
        </w:rPr>
        <w:t>פטור</w:t>
      </w:r>
      <w:r w:rsidRPr="007435EB">
        <w:rPr>
          <w:rFonts w:ascii="Fb Fontext" w:hAnsi="Fb Fontext" w:hint="cs"/>
          <w:sz w:val="20"/>
          <w:rtl/>
        </w:rPr>
        <w:t xml:space="preserve"> דלא היו לו מי לשאול משא</w:t>
      </w:r>
      <w:r w:rsidRPr="007435EB">
        <w:rPr>
          <w:rFonts w:ascii="Fb Fontext" w:hAnsi="Fb Fontext"/>
          <w:sz w:val="20"/>
          <w:rtl/>
        </w:rPr>
        <w:t>"</w:t>
      </w:r>
      <w:r w:rsidRPr="007435EB">
        <w:rPr>
          <w:rFonts w:ascii="Fb Fontext" w:hAnsi="Fb Fontext" w:hint="cs"/>
          <w:sz w:val="20"/>
          <w:rtl/>
        </w:rPr>
        <w:t>כ בנידה</w:t>
      </w:r>
      <w:r w:rsidRPr="007435EB">
        <w:rPr>
          <w:rFonts w:ascii="Fb Fontext" w:hAnsi="Fb Fontext"/>
          <w:sz w:val="20"/>
          <w:rtl/>
        </w:rPr>
        <w:t>.</w:t>
      </w:r>
    </w:p>
    <w:p w14:paraId="4854C038" w14:textId="77777777" w:rsidR="00E8089F" w:rsidRPr="007435EB" w:rsidRDefault="00E8089F" w:rsidP="00E8089F">
      <w:pPr>
        <w:rPr>
          <w:rtl/>
        </w:rPr>
      </w:pPr>
      <w:r>
        <w:rPr>
          <w:rStyle w:val="affffd"/>
          <w:rFonts w:ascii="Fb Fontext" w:hAnsi="Fb Fontext" w:hint="cs"/>
          <w:rtl/>
          <w:rPrChange w:id="10344" w:author="מנוע אמוראים" w:date="2026-10-05T16:42:03Z">
            <w:rPr>
              <w:rFonts w:ascii="Fb Fontext" w:hAnsi="Fb Fontext" w:hint="cs"/>
              <w:rtl/>
            </w:rPr>
          </w:rPrChange>
        </w:rPr>
        <w:t xml:space="preserve">ולרי</w:t>
      </w:r>
      <w:r>
        <w:rPr>
          <w:rStyle w:val="affffd"/>
          <w:rFonts w:ascii="Fb Fontext" w:hAnsi="Fb Fontext"/>
          <w:rtl/>
          <w:rPrChange w:id="10345" w:author="מנוע אמוראים" w:date="2026-10-05T16:42:03Z">
            <w:rPr>
              <w:rFonts w:ascii="Fb Fontext" w:hAnsi="Fb Fontext"/>
              <w:rtl/>
            </w:rPr>
          </w:rPrChange>
        </w:rPr>
        <w:t xml:space="preserve">"</w:t>
      </w:r>
      <w:r>
        <w:rPr>
          <w:rStyle w:val="affffd"/>
          <w:rFonts w:ascii="Fb Fontext" w:hAnsi="Fb Fontext" w:hint="cs"/>
          <w:rtl/>
          <w:rPrChange w:id="10346" w:author="מנוע אמוראים" w:date="2026-10-05T16:42:03Z">
            <w:rPr>
              <w:rFonts w:ascii="Fb Fontext" w:hAnsi="Fb Fontext" w:hint="cs"/>
              <w:rtl/>
            </w:rPr>
          </w:rPrChange>
        </w:rPr>
        <w:t xml:space="preserve">ו</w:t>
      </w:r>
      <w:r>
        <w:rPr>
          <w:rFonts w:ascii="Fb Fontext" w:hAnsi="Fb Fontext" w:hint="cs"/>
          <w:rtl/>
        </w:rPr>
        <w:t xml:space="preserve"> הא דשני בין יבמתו שהיא מצווה לאשתו שאיה מצווה דמיירי במעוברת ושלא בעונתה.</w:t>
      </w:r>
    </w:p>
    <w:p w14:paraId="765F0B24" w14:textId="77777777" w:rsidR="00E8089F" w:rsidRPr="007435EB" w:rsidRDefault="00E8089F" w:rsidP="00E8089F">
      <w:pPr>
        <w:rPr>
          <w:rFonts w:cs="Guttman Vilna"/>
          <w:b/>
          <w:bCs/>
          <w:rtl/>
        </w:rPr>
      </w:pPr>
      <w:r w:rsidRPr="00F46A1C">
        <w:rPr>
          <w:rStyle w:val="affffd"/>
          <w:rFonts w:hint="cs"/>
          <w:rtl/>
        </w:rPr>
        <w:t>והך</w:t>
      </w:r>
      <w:r w:rsidRPr="007435EB">
        <w:rPr>
          <w:rFonts w:hint="cs"/>
          <w:rtl/>
        </w:rPr>
        <w:t xml:space="preserve"> דצריך לשמחה סמוך לווסתה, אעפ</w:t>
      </w:r>
      <w:r w:rsidRPr="007435EB">
        <w:rPr>
          <w:rtl/>
        </w:rPr>
        <w:t>"</w:t>
      </w:r>
      <w:r w:rsidRPr="007435EB">
        <w:rPr>
          <w:rFonts w:hint="cs"/>
          <w:rtl/>
        </w:rPr>
        <w:t>כ היה לו לשואלה משא'כ ביבמתו שבוש ממנה וחשיב טועה.</w:t>
      </w:r>
    </w:p>
    <w:p w14:paraId="373B6C60" w14:textId="77777777" w:rsidR="00E8089F" w:rsidRPr="007435EB" w:rsidRDefault="00CF542C" w:rsidP="00F47631">
      <w:pPr>
        <w:pStyle w:val="affd"/>
        <w:rPr>
          <w:rtl/>
        </w:rPr>
      </w:pPr>
      <w:r w:rsidRPr="007435EB">
        <w:rPr>
          <w:rFonts w:hint="cs"/>
          <w:rtl/>
        </w:rPr>
        <w:t>׻</w:t>
      </w:r>
    </w:p>
    <w:p w14:paraId="7DB961EF" w14:textId="77777777" w:rsidR="00E8089F" w:rsidRPr="007435EB" w:rsidRDefault="00E8089F" w:rsidP="00E8089F">
      <w:pPr>
        <w:rPr>
          <w:rtl/>
        </w:rPr>
      </w:pPr>
      <w:r w:rsidRPr="007435EB">
        <w:rPr>
          <w:rFonts w:ascii="Fb Fontext" w:hAnsi="Fb Fontext" w:hint="cs"/>
          <w:rtl/>
        </w:rPr>
        <w:t>ור</w:t>
      </w:r>
      <w:r w:rsidRPr="007435EB">
        <w:rPr>
          <w:rFonts w:ascii="Fb Fontext" w:hAnsi="Fb Fontext"/>
          <w:rtl/>
        </w:rPr>
        <w:t>בי יוחנן.</w:t>
      </w:r>
      <w:r w:rsidRPr="007435EB">
        <w:rPr>
          <w:rFonts w:ascii="Fb Fontext" w:hAnsi="Fb Fontext" w:hint="cs"/>
          <w:rtl/>
        </w:rPr>
        <w:t xml:space="preserve"> לאו כרבי יוסי דס</w:t>
      </w:r>
      <w:r w:rsidRPr="007435EB">
        <w:rPr>
          <w:rFonts w:ascii="Fb Fontext" w:hAnsi="Fb Fontext"/>
          <w:rtl/>
        </w:rPr>
        <w:t>"</w:t>
      </w:r>
      <w:r w:rsidRPr="007435EB">
        <w:rPr>
          <w:rFonts w:ascii="Fb Fontext" w:hAnsi="Fb Fontext" w:hint="cs"/>
          <w:rtl/>
        </w:rPr>
        <w:t xml:space="preserve">ל </w:t>
      </w:r>
      <w:r w:rsidRPr="007435EB">
        <w:rPr>
          <w:rFonts w:ascii="Fb Fontext" w:hAnsi="Fb Fontext"/>
          <w:rtl/>
        </w:rPr>
        <w:t>יו"ט הראשון של חג שחל להיות בשבת.</w:t>
      </w:r>
    </w:p>
    <w:p w14:paraId="4BEEFD78" w14:textId="77777777" w:rsidR="00E8089F" w:rsidRPr="007435EB" w:rsidRDefault="00E8089F" w:rsidP="00E8089F">
      <w:pPr>
        <w:rPr>
          <w:rFonts w:cs="Guttman Vilna"/>
          <w:b/>
          <w:bCs/>
          <w:rtl/>
        </w:rPr>
      </w:pPr>
      <w:r>
        <w:rPr>
          <w:rtl/>
        </w:rPr>
        <w:t xml:space="preserve">ושכח והוציא את הלולב </w:t>
      </w:r>
      <w:r>
        <w:rPr>
          <w:rStyle w:val="affffd"/>
          <w:rtl/>
          <w:rPrChange w:id="10347" w:author="מנוע אמוראים" w:date="2026-10-05T16:42:03Z">
            <w:rPr>
              <w:rtl/>
            </w:rPr>
          </w:rPrChange>
        </w:rPr>
        <w:t xml:space="preserve">לר</w:t>
      </w:r>
      <w:r>
        <w:rPr>
          <w:rStyle w:val="affffd"/>
          <w:rFonts w:hint="cs"/>
          <w:rtl/>
          <w:rPrChange w:id="10348" w:author="מנוע אמוראים" w:date="2026-10-05T16:42:03Z">
            <w:rPr>
              <w:rFonts w:hint="cs"/>
              <w:rtl/>
            </w:rPr>
          </w:rPrChange>
        </w:rPr>
        <w:t xml:space="preserve">ה</w:t>
      </w:r>
      <w:r>
        <w:rPr>
          <w:rStyle w:val="affffd"/>
          <w:rtl/>
          <w:rPrChange w:id="10349" w:author="מנוע אמוראים" w:date="2026-10-05T16:42:03Z">
            <w:rPr>
              <w:rtl/>
            </w:rPr>
          </w:rPrChange>
        </w:rPr>
        <w:t xml:space="preserve">"</w:t>
      </w:r>
      <w:r>
        <w:rPr>
          <w:rStyle w:val="affffd"/>
          <w:rFonts w:hint="cs"/>
          <w:rtl/>
          <w:rPrChange w:id="10350" w:author="מנוע אמוראים" w:date="2026-10-05T16:42:03Z">
            <w:rPr>
              <w:rFonts w:hint="cs"/>
              <w:rtl/>
            </w:rPr>
          </w:rPrChange>
        </w:rPr>
        <w:t xml:space="preserve">ר</w:t>
      </w:r>
      <w:r w:rsidRPr="007435EB">
        <w:rPr>
          <w:rtl/>
        </w:rPr>
        <w:t xml:space="preserve"> פטור, מפני שהוציא ברשות.</w:t>
      </w:r>
    </w:p>
    <w:p w14:paraId="2A7EB0F3" w14:textId="77777777" w:rsidR="00E8089F" w:rsidRPr="007435EB" w:rsidRDefault="00E8089F" w:rsidP="00E8089F">
      <w:pPr>
        <w:rPr>
          <w:rtl/>
        </w:rPr>
      </w:pPr>
      <w:r w:rsidRPr="007435EB">
        <w:rPr>
          <w:rtl/>
        </w:rPr>
        <w:lastRenderedPageBreak/>
        <w:t>ו</w:t>
      </w:r>
      <w:r w:rsidRPr="007435EB">
        <w:rPr>
          <w:rFonts w:hint="cs"/>
          <w:rtl/>
        </w:rPr>
        <w:t>לא כרב</w:t>
      </w:r>
      <w:r w:rsidRPr="007435EB">
        <w:rPr>
          <w:rtl/>
        </w:rPr>
        <w:t>י יהושע דזבחים</w:t>
      </w:r>
      <w:r w:rsidRPr="007435EB">
        <w:rPr>
          <w:rFonts w:hint="cs"/>
          <w:rtl/>
        </w:rPr>
        <w:t>,</w:t>
      </w:r>
      <w:r w:rsidRPr="007435EB">
        <w:rPr>
          <w:rtl/>
        </w:rPr>
        <w:t xml:space="preserve"> ו</w:t>
      </w:r>
      <w:r w:rsidRPr="007435EB">
        <w:rPr>
          <w:rFonts w:hint="cs"/>
          <w:rtl/>
        </w:rPr>
        <w:t>לא כרבי י</w:t>
      </w:r>
      <w:r w:rsidRPr="007435EB">
        <w:rPr>
          <w:rtl/>
        </w:rPr>
        <w:t xml:space="preserve">הושע דתינוקות – </w:t>
      </w:r>
      <w:r w:rsidR="00916C28">
        <w:rPr>
          <w:rFonts w:hint="cs"/>
          <w:rtl/>
        </w:rPr>
        <w:t>שמא</w:t>
      </w:r>
      <w:r w:rsidRPr="007435EB">
        <w:rPr>
          <w:rFonts w:hint="cs"/>
          <w:rtl/>
        </w:rPr>
        <w:t xml:space="preserve"> </w:t>
      </w:r>
      <w:r w:rsidR="00AB3B38">
        <w:rPr>
          <w:rFonts w:hint="cs"/>
          <w:rtl/>
        </w:rPr>
        <w:t>שם</w:t>
      </w:r>
      <w:r w:rsidRPr="007435EB">
        <w:rPr>
          <w:rFonts w:hint="cs"/>
          <w:rtl/>
        </w:rPr>
        <w:t xml:space="preserve"> </w:t>
      </w:r>
      <w:r w:rsidRPr="007435EB">
        <w:rPr>
          <w:rtl/>
        </w:rPr>
        <w:t>זמנו בהול.</w:t>
      </w:r>
    </w:p>
    <w:p w14:paraId="59571146" w14:textId="77777777" w:rsidR="00E8089F" w:rsidRPr="007435EB" w:rsidRDefault="00E8089F" w:rsidP="00E8089F">
      <w:pPr>
        <w:rPr>
          <w:rtl/>
        </w:rPr>
      </w:pPr>
      <w:r w:rsidRPr="007435EB">
        <w:rPr>
          <w:rFonts w:hint="cs"/>
          <w:rtl/>
        </w:rPr>
        <w:t>ולא כר</w:t>
      </w:r>
      <w:r>
        <w:rPr>
          <w:rtl/>
        </w:rPr>
        <w:t xml:space="preserve">בי יהושע דתרומה דתנן: היה אוכל בתרומה ונודע שהוא בן גרושה או בן חלוצה, </w:t>
      </w:r>
      <w:r>
        <w:rPr>
          <w:rStyle w:val="affffd"/>
          <w:rtl/>
          <w:rPrChange w:id="10351" w:author="מנוע אמוראים" w:date="2026-10-05T16:42:03Z">
            <w:rPr>
              <w:rtl/>
            </w:rPr>
          </w:rPrChange>
        </w:rPr>
        <w:t xml:space="preserve">ר"</w:t>
      </w:r>
      <w:r>
        <w:rPr>
          <w:rStyle w:val="affffd"/>
          <w:rFonts w:hint="cs"/>
          <w:rtl/>
          <w:rPrChange w:id="10352" w:author="מנוע אמוראים" w:date="2026-10-05T16:42:03Z">
            <w:rPr>
              <w:rFonts w:hint="cs"/>
              <w:rtl/>
            </w:rPr>
          </w:rPrChange>
        </w:rPr>
        <w:t xml:space="preserve">א</w:t>
      </w:r>
      <w:r>
        <w:rPr>
          <w:rFonts w:hint="cs"/>
          <w:rtl/>
        </w:rPr>
        <w:t xml:space="preserve"> </w:t>
      </w:r>
      <w:r>
        <w:rPr>
          <w:rtl/>
        </w:rPr>
        <w:t xml:space="preserve">מחייב קרן וחומש, </w:t>
      </w:r>
      <w:r>
        <w:rPr>
          <w:rStyle w:val="affffd"/>
          <w:rtl/>
          <w:rPrChange w:id="10353" w:author="מנוע אמוראים" w:date="2026-10-05T16:42:03Z">
            <w:rPr>
              <w:rtl/>
            </w:rPr>
          </w:rPrChange>
        </w:rPr>
        <w:t xml:space="preserve">ר</w:t>
      </w:r>
      <w:r>
        <w:rPr>
          <w:rStyle w:val="affffd"/>
          <w:rFonts w:hint="cs"/>
          <w:rtl/>
          <w:rPrChange w:id="10354" w:author="מנוע אמוראים" w:date="2026-10-05T16:42:03Z">
            <w:rPr>
              <w:rFonts w:hint="cs"/>
              <w:rtl/>
            </w:rPr>
          </w:rPrChange>
        </w:rPr>
        <w:t xml:space="preserve">י</w:t>
      </w:r>
      <w:r>
        <w:rPr>
          <w:rStyle w:val="affffd"/>
          <w:rtl/>
          <w:rPrChange w:id="10355" w:author="מנוע אמוראים" w:date="2026-10-05T16:42:03Z">
            <w:rPr>
              <w:rtl/>
            </w:rPr>
          </w:rPrChange>
        </w:rPr>
        <w:t xml:space="preserve">"</w:t>
      </w:r>
      <w:r>
        <w:rPr>
          <w:rStyle w:val="affffd"/>
          <w:rFonts w:hint="cs"/>
          <w:rtl/>
          <w:rPrChange w:id="10356" w:author="מנוע אמוראים" w:date="2026-10-05T16:42:03Z">
            <w:rPr>
              <w:rFonts w:hint="cs"/>
              <w:rtl/>
            </w:rPr>
          </w:rPrChange>
        </w:rPr>
        <w:t xml:space="preserve">ה</w:t>
      </w:r>
      <w:r>
        <w:rPr>
          <w:rFonts w:hint="cs"/>
          <w:rtl/>
        </w:rPr>
        <w:t xml:space="preserve"> </w:t>
      </w:r>
      <w:r w:rsidRPr="007435EB">
        <w:rPr>
          <w:rtl/>
        </w:rPr>
        <w:t>פוטר.</w:t>
      </w:r>
    </w:p>
    <w:p w14:paraId="7C3E90B4" w14:textId="77777777" w:rsidR="00E8089F" w:rsidRPr="007435EB" w:rsidRDefault="00E8089F" w:rsidP="00E8089F">
      <w:pPr>
        <w:rPr>
          <w:rtl/>
        </w:rPr>
      </w:pPr>
      <w:r w:rsidRPr="007435EB">
        <w:rPr>
          <w:rFonts w:hint="cs"/>
          <w:rtl/>
        </w:rPr>
        <w:t>ד</w:t>
      </w:r>
      <w:r>
        <w:rPr>
          <w:rtl/>
        </w:rPr>
        <w:t xml:space="preserve">דילמא </w:t>
      </w:r>
      <w:r>
        <w:rPr>
          <w:rStyle w:val="affffd"/>
          <w:rtl/>
          <w:rPrChange w:id="10357" w:author="מנוע אמוראים" w:date="2026-10-05T16:42:03Z">
            <w:rPr>
              <w:rtl/>
            </w:rPr>
          </w:rPrChange>
        </w:rPr>
        <w:t xml:space="preserve">כדר</w:t>
      </w:r>
      <w:r>
        <w:rPr>
          <w:rStyle w:val="affffd"/>
          <w:rFonts w:hint="cs"/>
          <w:rtl/>
          <w:rPrChange w:id="10358" w:author="מנוע אמוראים" w:date="2026-10-05T16:42:03Z">
            <w:rPr>
              <w:rFonts w:hint="cs"/>
              <w:rtl/>
            </w:rPr>
          </w:rPrChange>
        </w:rPr>
        <w:t xml:space="preserve">בב</w:t>
      </w:r>
      <w:r>
        <w:rPr>
          <w:rStyle w:val="affffd"/>
          <w:rtl/>
          <w:rPrChange w:id="10359" w:author="מנוע אמוראים" w:date="2026-10-05T16:42:03Z">
            <w:rPr>
              <w:rtl/>
            </w:rPr>
          </w:rPrChange>
        </w:rPr>
        <w:t xml:space="preserve">"</w:t>
      </w:r>
      <w:r>
        <w:rPr>
          <w:rStyle w:val="affffd"/>
          <w:rFonts w:hint="cs"/>
          <w:rtl/>
          <w:rPrChange w:id="10360" w:author="מנוע אמוראים" w:date="2026-10-05T16:42:03Z">
            <w:rPr>
              <w:rFonts w:hint="cs"/>
              <w:rtl/>
            </w:rPr>
          </w:rPrChange>
        </w:rPr>
        <w:t xml:space="preserve">א</w:t>
      </w:r>
      <w:r>
        <w:rPr>
          <w:rFonts w:hint="cs"/>
          <w:rtl/>
        </w:rPr>
        <w:t xml:space="preserve"> ד</w:t>
      </w:r>
      <w:r w:rsidRPr="007435EB">
        <w:rPr>
          <w:rtl/>
        </w:rPr>
        <w:t>בתרומה בערב הפסח, דזמנה בהול.</w:t>
      </w:r>
    </w:p>
    <w:p w14:paraId="07424746" w14:textId="77777777" w:rsidR="00E8089F" w:rsidRPr="007435EB" w:rsidRDefault="00E8089F" w:rsidP="00E8089F">
      <w:pPr>
        <w:rPr>
          <w:rFonts w:cs="Guttman Vilna"/>
          <w:b/>
          <w:bCs/>
          <w:rtl/>
        </w:rPr>
      </w:pPr>
      <w:r w:rsidRPr="007435EB">
        <w:rPr>
          <w:rFonts w:hint="cs"/>
          <w:rtl/>
        </w:rPr>
        <w:t>א</w:t>
      </w:r>
      <w:r w:rsidRPr="007435EB">
        <w:rPr>
          <w:rtl/>
        </w:rPr>
        <w:t>"</w:t>
      </w:r>
      <w:r w:rsidRPr="007435EB">
        <w:rPr>
          <w:rFonts w:hint="cs"/>
          <w:rtl/>
        </w:rPr>
        <w:t>נ</w:t>
      </w:r>
      <w:r w:rsidRPr="007435EB">
        <w:rPr>
          <w:rtl/>
        </w:rPr>
        <w:t>: שאני תרומה דאיקרי עבודה, ועבודה רחמנא אכשר.</w:t>
      </w:r>
    </w:p>
    <w:p w14:paraId="14B501E7" w14:textId="77777777" w:rsidR="00E8089F" w:rsidRPr="007435EB" w:rsidRDefault="00E8089F" w:rsidP="00E8089F">
      <w:pPr>
        <w:rPr>
          <w:rFonts w:cs="Guttman Vilna"/>
          <w:b/>
          <w:bCs/>
          <w:rtl/>
        </w:rPr>
      </w:pPr>
      <w:r w:rsidRPr="007435EB">
        <w:rPr>
          <w:rtl/>
        </w:rPr>
        <w:t>דתנן: היה עומד ומקריב ונודע שהוא בן גרושה או בן חלוצה - כל הקרבנות כולן שהקריב על גבי המזבח פסולין, ורבי יהושע מכשיר.</w:t>
      </w:r>
    </w:p>
    <w:p w14:paraId="7F16BA9A" w14:textId="77777777" w:rsidR="00E8089F" w:rsidRPr="007435EB" w:rsidRDefault="00E8089F" w:rsidP="00E8089F">
      <w:pPr>
        <w:rPr>
          <w:rFonts w:cs="Guttman Vilna"/>
          <w:b/>
          <w:bCs/>
          <w:rtl/>
        </w:rPr>
      </w:pPr>
      <w:r>
        <w:rPr>
          <w:rtl/>
        </w:rPr>
        <w:t xml:space="preserve">ואמרינן: טעמא </w:t>
      </w:r>
      <w:r>
        <w:rPr>
          <w:rStyle w:val="affffd"/>
          <w:rtl/>
          <w:rPrChange w:id="10361" w:author="מנוע אמוראים" w:date="2026-10-05T16:42:03Z">
            <w:rPr>
              <w:rtl/>
            </w:rPr>
          </w:rPrChange>
        </w:rPr>
        <w:t xml:space="preserve">דר</w:t>
      </w:r>
      <w:r>
        <w:rPr>
          <w:rStyle w:val="affffd"/>
          <w:rFonts w:hint="cs"/>
          <w:rtl/>
          <w:rPrChange w:id="10362" w:author="מנוע אמוראים" w:date="2026-10-05T16:42:03Z">
            <w:rPr>
              <w:rFonts w:hint="cs"/>
              <w:rtl/>
            </w:rPr>
          </w:rPrChange>
        </w:rPr>
        <w:t xml:space="preserve">י</w:t>
      </w:r>
      <w:r>
        <w:rPr>
          <w:rStyle w:val="affffd"/>
          <w:rtl/>
          <w:rPrChange w:id="10363" w:author="מנוע אמוראים" w:date="2026-10-05T16:42:03Z">
            <w:rPr>
              <w:rtl/>
            </w:rPr>
          </w:rPrChange>
        </w:rPr>
        <w:t xml:space="preserve">"</w:t>
      </w:r>
      <w:r>
        <w:rPr>
          <w:rStyle w:val="affffd"/>
          <w:rFonts w:hint="cs"/>
          <w:rtl/>
          <w:rPrChange w:id="10364" w:author="מנוע אמוראים" w:date="2026-10-05T16:42:03Z">
            <w:rPr>
              <w:rFonts w:hint="cs"/>
              <w:rtl/>
            </w:rPr>
          </w:rPrChange>
        </w:rPr>
        <w:t xml:space="preserve">ה</w:t>
      </w:r>
      <w:r w:rsidRPr="007435EB">
        <w:rPr>
          <w:rtl/>
        </w:rPr>
        <w:t xml:space="preserve"> – </w:t>
      </w:r>
      <w:r w:rsidRPr="00AC0CB1">
        <w:rPr>
          <w:rStyle w:val="af2"/>
          <w:rtl/>
        </w:rPr>
        <w:t>ד</w:t>
      </w:r>
      <w:r w:rsidRPr="00AC0CB1">
        <w:rPr>
          <w:rStyle w:val="af2"/>
          <w:rFonts w:hint="cs"/>
          <w:rtl/>
        </w:rPr>
        <w:t>'</w:t>
      </w:r>
      <w:r w:rsidRPr="00AC0CB1">
        <w:rPr>
          <w:rStyle w:val="af2"/>
          <w:rtl/>
        </w:rPr>
        <w:t>ברך ה' חילו ופעל ידיו תרצה</w:t>
      </w:r>
      <w:r w:rsidRPr="00AC0CB1">
        <w:rPr>
          <w:rStyle w:val="af2"/>
          <w:rFonts w:hint="cs"/>
          <w:rtl/>
        </w:rPr>
        <w:t>'</w:t>
      </w:r>
      <w:r w:rsidRPr="00AC0CB1">
        <w:rPr>
          <w:rStyle w:val="af2"/>
          <w:rtl/>
        </w:rPr>
        <w:t>.</w:t>
      </w:r>
    </w:p>
    <w:p w14:paraId="2601B549" w14:textId="77777777" w:rsidR="00E8089F" w:rsidRPr="007435EB" w:rsidRDefault="00E8089F" w:rsidP="00E8089F">
      <w:pPr>
        <w:rPr>
          <w:rtl/>
        </w:rPr>
      </w:pPr>
      <w:r w:rsidRPr="007435EB">
        <w:rPr>
          <w:rtl/>
        </w:rPr>
        <w:t>ותרומה איקרי עבודה - דתניא: מעשה ברבי טרפון שלא בא אמש לבית המדרש.</w:t>
      </w:r>
    </w:p>
    <w:p w14:paraId="2A94776E" w14:textId="77777777" w:rsidR="00E8089F" w:rsidRPr="007435EB" w:rsidRDefault="00E8089F" w:rsidP="00E8089F">
      <w:pPr>
        <w:rPr>
          <w:rFonts w:cs="Guttman Vilna"/>
          <w:b/>
          <w:bCs/>
          <w:rtl/>
        </w:rPr>
      </w:pPr>
      <w:r>
        <w:rPr>
          <w:rtl/>
        </w:rPr>
        <w:t xml:space="preserve">לשחרית מצאו </w:t>
      </w:r>
      <w:r>
        <w:rPr>
          <w:rStyle w:val="affffd"/>
          <w:rtl/>
          <w:rPrChange w:id="10365" w:author="מנוע אמוראים" w:date="2026-10-05T16:42:03Z">
            <w:rPr>
              <w:rtl/>
            </w:rPr>
          </w:rPrChange>
        </w:rPr>
        <w:t xml:space="preserve">ר"</w:t>
      </w:r>
      <w:r>
        <w:rPr>
          <w:rStyle w:val="affffd"/>
          <w:rFonts w:hint="cs"/>
          <w:rtl/>
          <w:rPrChange w:id="10366" w:author="מנוע אמוראים" w:date="2026-10-05T16:42:03Z">
            <w:rPr>
              <w:rFonts w:hint="cs"/>
              <w:rtl/>
            </w:rPr>
          </w:rPrChange>
        </w:rPr>
        <w:t xml:space="preserve">ג</w:t>
      </w:r>
      <w:r w:rsidRPr="007435EB">
        <w:rPr>
          <w:rtl/>
        </w:rPr>
        <w:t xml:space="preserve"> א"</w:t>
      </w:r>
      <w:r w:rsidRPr="007435EB">
        <w:rPr>
          <w:rFonts w:hint="cs"/>
          <w:rtl/>
        </w:rPr>
        <w:t>ל</w:t>
      </w:r>
      <w:r w:rsidRPr="007435EB">
        <w:rPr>
          <w:rtl/>
        </w:rPr>
        <w:t>: מפני מה לא באת אמש לבי</w:t>
      </w:r>
      <w:r w:rsidRPr="007435EB">
        <w:rPr>
          <w:rFonts w:hint="cs"/>
          <w:rtl/>
        </w:rPr>
        <w:t>המ</w:t>
      </w:r>
      <w:r w:rsidRPr="007435EB">
        <w:rPr>
          <w:rtl/>
        </w:rPr>
        <w:t>"</w:t>
      </w:r>
      <w:r w:rsidRPr="007435EB">
        <w:rPr>
          <w:rFonts w:hint="cs"/>
          <w:rtl/>
        </w:rPr>
        <w:t>ד, א</w:t>
      </w:r>
      <w:r w:rsidRPr="007435EB">
        <w:rPr>
          <w:rtl/>
        </w:rPr>
        <w:t>"</w:t>
      </w:r>
      <w:r w:rsidRPr="007435EB">
        <w:rPr>
          <w:rFonts w:hint="cs"/>
          <w:rtl/>
        </w:rPr>
        <w:t>ל</w:t>
      </w:r>
      <w:r w:rsidRPr="007435EB">
        <w:rPr>
          <w:rtl/>
        </w:rPr>
        <w:t>: עבודה עבדתי.</w:t>
      </w:r>
    </w:p>
    <w:p w14:paraId="1CB67C7F" w14:textId="77777777" w:rsidR="00E8089F" w:rsidRPr="007435EB" w:rsidRDefault="00E8089F" w:rsidP="00E8089F">
      <w:pPr>
        <w:rPr>
          <w:rFonts w:cs="Guttman Vilna"/>
          <w:b/>
          <w:bCs/>
          <w:rtl/>
        </w:rPr>
      </w:pPr>
      <w:r w:rsidRPr="007435EB">
        <w:rPr>
          <w:rtl/>
        </w:rPr>
        <w:t>אמר לו: כל דבריך אינן אלא דברי תימה, וכי עבודה בזמן הזה מנין?</w:t>
      </w:r>
    </w:p>
    <w:p w14:paraId="1FD2DD32" w14:textId="77777777" w:rsidR="00E8089F" w:rsidRPr="007435EB" w:rsidRDefault="00E8089F" w:rsidP="00E8089F">
      <w:pPr>
        <w:rPr>
          <w:rFonts w:cs="Guttman Vilna"/>
          <w:b/>
          <w:bCs/>
          <w:rtl/>
        </w:rPr>
      </w:pPr>
      <w:r>
        <w:rPr>
          <w:rtl/>
        </w:rPr>
        <w:t xml:space="preserve">- אמר לו: הרי הוא אומר </w:t>
      </w:r>
      <w:r>
        <w:rPr>
          <w:rStyle w:val="af2"/>
          <w:rtl/>
          <w:rPrChange w:id="9041" w:author="מנוע פסוקים" w:date="2026-10-05T16:38:40Z">
            <w:rPr>
              <w:rtl/>
            </w:rPr>
          </w:rPrChange>
        </w:rPr>
        <w:t xml:space="preserve">עבדת מתנה אתן את כהנתכם והזר הקרב יומת</w:t>
      </w:r>
      <w:r>
        <w:rPr>
          <w:rtl/>
        </w:rPr>
        <w:t xml:space="preserve">.</w:t>
      </w:r>
    </w:p>
    <w:p w14:paraId="777C7E75" w14:textId="77777777" w:rsidR="00E8089F" w:rsidRPr="007435EB" w:rsidRDefault="00E8089F" w:rsidP="00E8089F">
      <w:pPr>
        <w:rPr>
          <w:rFonts w:cs="Guttman Vilna"/>
          <w:b/>
          <w:bCs/>
          <w:rtl/>
        </w:rPr>
      </w:pPr>
      <w:r w:rsidRPr="007435EB">
        <w:rPr>
          <w:rtl/>
        </w:rPr>
        <w:t>- עשו אכילת תרומה בגבולין כעבודת בית המקדש.</w:t>
      </w:r>
    </w:p>
    <w:p w14:paraId="7E0C50A7" w14:textId="76AAB5AE" w:rsidR="00E8089F" w:rsidRPr="007435EB" w:rsidRDefault="00F47631" w:rsidP="00F47631">
      <w:pPr>
        <w:pStyle w:val="affd"/>
        <w:rPr>
          <w:bCs/>
          <w:rtl/>
        </w:rPr>
      </w:pPr>
      <w:r>
        <w:rPr>
          <w:rFonts w:hint="cs"/>
          <w:rtl/>
        </w:rPr>
        <w:t>***</w:t>
      </w:r>
    </w:p>
    <w:p w14:paraId="397F0424" w14:textId="77777777" w:rsidR="00E8089F" w:rsidRPr="007435EB" w:rsidRDefault="00E8089F" w:rsidP="005C3FF1">
      <w:pPr>
        <w:pStyle w:val="afff"/>
        <w:framePr w:wrap="around"/>
        <w:rPr>
          <w:rtl/>
        </w:rPr>
      </w:pPr>
      <w:r w:rsidRPr="007435EB">
        <w:rPr>
          <w:rFonts w:hint="cs"/>
          <w:rtl/>
        </w:rPr>
        <w:t>עג.</w:t>
      </w:r>
    </w:p>
    <w:p w14:paraId="58CE9B17" w14:textId="77777777" w:rsidR="00E8089F" w:rsidRPr="005C3FF1" w:rsidRDefault="00E8089F" w:rsidP="009A151F">
      <w:pPr>
        <w:rPr>
          <w:rStyle w:val="afffa"/>
          <w:rtl/>
        </w:rPr>
      </w:pPr>
      <w:r w:rsidRPr="005C3FF1">
        <w:rPr>
          <w:rStyle w:val="afffa"/>
          <w:rtl/>
        </w:rPr>
        <w:t>שחטו שלא לאוכליו.</w:t>
      </w:r>
    </w:p>
    <w:p w14:paraId="09209C2C" w14:textId="77777777" w:rsidR="00E8089F" w:rsidRPr="007435EB" w:rsidRDefault="00E8089F" w:rsidP="00E8089F">
      <w:pPr>
        <w:rPr>
          <w:rtl/>
        </w:rPr>
      </w:pPr>
      <w:r w:rsidRPr="007435EB">
        <w:rPr>
          <w:rFonts w:ascii="Fb Fontext" w:hAnsi="Fb Fontext"/>
          <w:rtl/>
        </w:rPr>
        <w:t>איידי דתנא שחטו שלא לשמו בשבת, תנא נמי שלא לאוכליו</w:t>
      </w:r>
      <w:r w:rsidRPr="007435EB">
        <w:rPr>
          <w:rFonts w:ascii="Fb Fontext" w:hAnsi="Fb Fontext" w:hint="cs"/>
          <w:rtl/>
        </w:rPr>
        <w:t xml:space="preserve"> דחייב</w:t>
      </w:r>
      <w:r w:rsidRPr="007435EB">
        <w:rPr>
          <w:rFonts w:ascii="Fb Fontext" w:hAnsi="Fb Fontext"/>
          <w:rtl/>
        </w:rPr>
        <w:t>.</w:t>
      </w:r>
    </w:p>
    <w:p w14:paraId="4313FD28" w14:textId="77777777" w:rsidR="00E8089F" w:rsidRPr="007435EB" w:rsidRDefault="00E8089F" w:rsidP="00E8089F">
      <w:pPr>
        <w:rPr>
          <w:rtl/>
        </w:rPr>
      </w:pPr>
      <w:r w:rsidRPr="005C3FF1">
        <w:rPr>
          <w:rStyle w:val="afffa"/>
          <w:rFonts w:hint="cs"/>
          <w:rtl/>
        </w:rPr>
        <w:t>וצריכא</w:t>
      </w:r>
      <w:r w:rsidRPr="007435EB">
        <w:rPr>
          <w:rFonts w:ascii="Fb Fontext" w:hAnsi="Fb Fontext" w:hint="cs"/>
          <w:sz w:val="20"/>
          <w:rtl/>
        </w:rPr>
        <w:t xml:space="preserve"> </w:t>
      </w:r>
      <w:r w:rsidRPr="007435EB">
        <w:rPr>
          <w:rFonts w:ascii="Fb Fontext" w:hAnsi="Fb Fontext"/>
          <w:sz w:val="20"/>
          <w:rtl/>
        </w:rPr>
        <w:t>משום דקבעי לאיפלוגי רבי אליעזר ורבי יהושע.</w:t>
      </w:r>
    </w:p>
    <w:p w14:paraId="70E3B1B5" w14:textId="77777777" w:rsidR="00E8089F" w:rsidRPr="007435EB" w:rsidRDefault="00E8089F" w:rsidP="00E8089F">
      <w:pPr>
        <w:rPr>
          <w:rtl/>
        </w:rPr>
      </w:pPr>
      <w:r>
        <w:rPr>
          <w:rStyle w:val="affffd"/>
          <w:rFonts w:ascii="Fb Fontext" w:hAnsi="Fb Fontext" w:hint="cs"/>
          <w:rtl/>
          <w:rPrChange w:id="10367" w:author="מנוע אמוראים" w:date="2026-10-05T16:42:03Z">
            <w:rPr>
              <w:rFonts w:ascii="Fb Fontext" w:hAnsi="Fb Fontext" w:hint="cs"/>
              <w:rtl/>
            </w:rPr>
          </w:rPrChange>
        </w:rPr>
        <w:t xml:space="preserve">רהב</w:t>
      </w:r>
      <w:r>
        <w:rPr>
          <w:rStyle w:val="affffd"/>
          <w:rFonts w:ascii="Fb Fontext" w:hAnsi="Fb Fontext"/>
          <w:rtl/>
          <w:rPrChange w:id="10368" w:author="מנוע אמוראים" w:date="2026-10-05T16:42:03Z">
            <w:rPr>
              <w:rFonts w:ascii="Fb Fontext" w:hAnsi="Fb Fontext"/>
              <w:rtl/>
            </w:rPr>
          </w:rPrChange>
        </w:rPr>
        <w:t xml:space="preserve">"</w:t>
      </w:r>
      <w:r>
        <w:rPr>
          <w:rStyle w:val="affffd"/>
          <w:rFonts w:ascii="Fb Fontext" w:hAnsi="Fb Fontext" w:hint="cs"/>
          <w:rtl/>
          <w:rPrChange w:id="10369" w:author="מנוע אמוראים" w:date="2026-10-05T16:42:03Z">
            <w:rPr>
              <w:rFonts w:ascii="Fb Fontext" w:hAnsi="Fb Fontext" w:hint="cs"/>
              <w:rtl/>
            </w:rPr>
          </w:rPrChange>
        </w:rPr>
        <w:t xml:space="preserve">ח</w:t>
      </w:r>
      <w:r>
        <w:rPr>
          <w:rFonts w:ascii="Fb Fontext" w:hAnsi="Fb Fontext" w:hint="cs"/>
          <w:rtl/>
        </w:rPr>
        <w:t xml:space="preserve"> </w:t>
      </w:r>
      <w:r w:rsidRPr="007435EB">
        <w:rPr>
          <w:rFonts w:ascii="Fb Fontext" w:hAnsi="Fb Fontext"/>
          <w:rtl/>
        </w:rPr>
        <w:t>לבריה: כ</w:t>
      </w:r>
      <w:r>
        <w:rPr>
          <w:rFonts w:ascii="Fb Fontext" w:hAnsi="Fb Fontext" w:hint="cs"/>
          <w:rtl/>
        </w:rPr>
        <w:t xml:space="preserve">שתלך לפני </w:t>
      </w:r>
      <w:r>
        <w:rPr>
          <w:rStyle w:val="affffd"/>
          <w:rFonts w:ascii="Fb Fontext" w:hAnsi="Fb Fontext" w:hint="cs"/>
          <w:rtl/>
          <w:rPrChange w:id="10370" w:author="מנוע אמוראים" w:date="2026-10-05T16:42:03Z">
            <w:rPr>
              <w:rFonts w:ascii="Fb Fontext" w:hAnsi="Fb Fontext" w:hint="cs"/>
              <w:rtl/>
            </w:rPr>
          </w:rPrChange>
        </w:rPr>
        <w:t xml:space="preserve">ר</w:t>
      </w:r>
      <w:r>
        <w:rPr>
          <w:rStyle w:val="affffd"/>
          <w:rFonts w:ascii="Fb Fontext" w:hAnsi="Fb Fontext"/>
          <w:rtl/>
          <w:rPrChange w:id="10371" w:author="מנוע אמוראים" w:date="2026-10-05T16:42:03Z">
            <w:rPr>
              <w:rFonts w:ascii="Fb Fontext" w:hAnsi="Fb Fontext"/>
              <w:rtl/>
            </w:rPr>
          </w:rPrChange>
        </w:rPr>
        <w:t xml:space="preserve">"</w:t>
      </w:r>
      <w:r>
        <w:rPr>
          <w:rStyle w:val="affffd"/>
          <w:rFonts w:ascii="Fb Fontext" w:hAnsi="Fb Fontext" w:hint="cs"/>
          <w:rtl/>
          <w:rPrChange w:id="10372" w:author="מנוע אמוראים" w:date="2026-10-05T16:42:03Z">
            <w:rPr>
              <w:rFonts w:ascii="Fb Fontext" w:hAnsi="Fb Fontext" w:hint="cs"/>
              <w:rtl/>
            </w:rPr>
          </w:rPrChange>
        </w:rPr>
        <w:t xml:space="preserve">ז</w:t>
      </w:r>
      <w:r>
        <w:rPr>
          <w:rFonts w:ascii="Fb Fontext" w:hAnsi="Fb Fontext" w:hint="cs"/>
          <w:rtl/>
        </w:rPr>
        <w:t xml:space="preserve"> בע</w:t>
      </w:r>
      <w:r w:rsidRPr="007435EB">
        <w:rPr>
          <w:rFonts w:ascii="Fb Fontext" w:hAnsi="Fb Fontext"/>
          <w:rtl/>
        </w:rPr>
        <w:t xml:space="preserve">י </w:t>
      </w:r>
      <w:r w:rsidRPr="007435EB">
        <w:rPr>
          <w:rFonts w:ascii="Fb Fontext" w:hAnsi="Fb Fontext" w:hint="cs"/>
          <w:rtl/>
        </w:rPr>
        <w:t>ממנו.</w:t>
      </w:r>
    </w:p>
    <w:p w14:paraId="6A256636" w14:textId="77777777" w:rsidR="00E8089F" w:rsidRPr="007435EB" w:rsidRDefault="00E8089F" w:rsidP="00E8089F">
      <w:pPr>
        <w:rPr>
          <w:rtl/>
        </w:rPr>
      </w:pPr>
      <w:r w:rsidRPr="007435EB">
        <w:rPr>
          <w:rtl/>
        </w:rPr>
        <w:t xml:space="preserve">לדברי האומר </w:t>
      </w:r>
      <w:r w:rsidRPr="005C3FF1">
        <w:rPr>
          <w:rStyle w:val="afffa"/>
          <w:rtl/>
        </w:rPr>
        <w:t>מקלקל</w:t>
      </w:r>
      <w:r w:rsidRPr="007435EB">
        <w:rPr>
          <w:rtl/>
        </w:rPr>
        <w:t xml:space="preserve"> בחבורה פטור, שחטו שלא לאוכליו חייב</w:t>
      </w:r>
      <w:r w:rsidRPr="007435EB">
        <w:rPr>
          <w:rFonts w:hint="cs"/>
          <w:rtl/>
        </w:rPr>
        <w:t xml:space="preserve"> </w:t>
      </w:r>
      <w:r w:rsidRPr="005C3FF1">
        <w:rPr>
          <w:rStyle w:val="afffa"/>
          <w:rFonts w:hint="cs"/>
          <w:rtl/>
        </w:rPr>
        <w:t>תיקן</w:t>
      </w:r>
      <w:r w:rsidRPr="007435EB">
        <w:rPr>
          <w:rFonts w:hint="cs"/>
          <w:rtl/>
        </w:rPr>
        <w:t xml:space="preserve"> דאם עלו אימוריו לא ירדו</w:t>
      </w:r>
      <w:r w:rsidRPr="007435EB">
        <w:rPr>
          <w:rtl/>
        </w:rPr>
        <w:t>.</w:t>
      </w:r>
    </w:p>
    <w:p w14:paraId="37CF1064" w14:textId="77777777" w:rsidR="00E8089F" w:rsidRPr="007435EB" w:rsidRDefault="00E8089F" w:rsidP="00E8089F">
      <w:pPr>
        <w:rPr>
          <w:rtl/>
        </w:rPr>
      </w:pPr>
      <w:r w:rsidRPr="007435EB">
        <w:rPr>
          <w:rtl/>
        </w:rPr>
        <w:t xml:space="preserve">שחטו ונמצא בעל מום - חייב </w:t>
      </w:r>
      <w:r w:rsidRPr="005C3FF1">
        <w:rPr>
          <w:rStyle w:val="afffa"/>
          <w:rtl/>
        </w:rPr>
        <w:t>תיקן</w:t>
      </w:r>
      <w:r>
        <w:rPr>
          <w:rtl/>
        </w:rPr>
        <w:t xml:space="preserve"> בדוקין שבעין, ואליבא </w:t>
      </w:r>
      <w:r>
        <w:rPr>
          <w:rStyle w:val="affffd"/>
          <w:rtl/>
          <w:rPrChange w:id="10373" w:author="מנוע אמוראים" w:date="2026-10-05T16:42:03Z">
            <w:rPr>
              <w:rtl/>
            </w:rPr>
          </w:rPrChange>
        </w:rPr>
        <w:t xml:space="preserve">דר"</w:t>
      </w:r>
      <w:r>
        <w:rPr>
          <w:rStyle w:val="affffd"/>
          <w:rFonts w:hint="cs"/>
          <w:rtl/>
          <w:rPrChange w:id="10374" w:author="מנוע אמוראים" w:date="2026-10-05T16:42:03Z">
            <w:rPr>
              <w:rFonts w:hint="cs"/>
              <w:rtl/>
            </w:rPr>
          </w:rPrChange>
        </w:rPr>
        <w:t xml:space="preserve">ע</w:t>
      </w:r>
      <w:r>
        <w:rPr>
          <w:rFonts w:hint="cs"/>
          <w:rtl/>
        </w:rPr>
        <w:t xml:space="preserve"> </w:t>
      </w:r>
      <w:r w:rsidRPr="007435EB">
        <w:rPr>
          <w:rtl/>
        </w:rPr>
        <w:t>ד</w:t>
      </w:r>
      <w:r w:rsidRPr="007435EB">
        <w:rPr>
          <w:rFonts w:hint="cs"/>
          <w:rtl/>
        </w:rPr>
        <w:t>ס</w:t>
      </w:r>
      <w:r w:rsidRPr="007435EB">
        <w:rPr>
          <w:rtl/>
        </w:rPr>
        <w:t>"</w:t>
      </w:r>
      <w:r w:rsidRPr="007435EB">
        <w:rPr>
          <w:rFonts w:hint="cs"/>
          <w:rtl/>
        </w:rPr>
        <w:t xml:space="preserve">ל </w:t>
      </w:r>
      <w:r w:rsidRPr="007435EB">
        <w:rPr>
          <w:rtl/>
        </w:rPr>
        <w:t>אם עלו - לא ירדו.</w:t>
      </w:r>
    </w:p>
    <w:p w14:paraId="1DB49FF3" w14:textId="77777777" w:rsidR="00E8089F" w:rsidRPr="007435EB" w:rsidRDefault="00E8089F" w:rsidP="00E8089F">
      <w:pPr>
        <w:rPr>
          <w:rtl/>
        </w:rPr>
      </w:pPr>
      <w:r w:rsidRPr="007435EB">
        <w:rPr>
          <w:rtl/>
        </w:rPr>
        <w:t>שחטו ונמצא טריפה בסתר פטור, הא בגלוי - חייב.</w:t>
      </w:r>
      <w:r w:rsidRPr="007435EB">
        <w:rPr>
          <w:rFonts w:hint="cs"/>
          <w:rtl/>
        </w:rPr>
        <w:t xml:space="preserve"> </w:t>
      </w:r>
      <w:r w:rsidRPr="005C3FF1">
        <w:rPr>
          <w:rStyle w:val="afffa"/>
          <w:rFonts w:hint="cs"/>
          <w:rtl/>
        </w:rPr>
        <w:t>דת</w:t>
      </w:r>
      <w:r w:rsidRPr="005C3FF1">
        <w:rPr>
          <w:rStyle w:val="afffa"/>
          <w:rtl/>
        </w:rPr>
        <w:t>יקן</w:t>
      </w:r>
      <w:r w:rsidRPr="007435EB">
        <w:rPr>
          <w:rFonts w:hint="cs"/>
          <w:rtl/>
        </w:rPr>
        <w:t>-</w:t>
      </w:r>
      <w:r w:rsidRPr="007435EB">
        <w:rPr>
          <w:rtl/>
        </w:rPr>
        <w:t xml:space="preserve"> להוציא מידי נבילה.</w:t>
      </w:r>
    </w:p>
    <w:p w14:paraId="3568FC07" w14:textId="77777777" w:rsidR="00E8089F" w:rsidRPr="007435EB" w:rsidRDefault="00E8089F" w:rsidP="00E8089F">
      <w:pPr>
        <w:rPr>
          <w:rtl/>
        </w:rPr>
      </w:pPr>
      <w:r w:rsidRPr="007435EB">
        <w:rPr>
          <w:rtl/>
        </w:rPr>
        <w:t>שוחט חטאת בשבת בחוץ לע"</w:t>
      </w:r>
      <w:r w:rsidRPr="007435EB">
        <w:rPr>
          <w:rFonts w:hint="cs"/>
          <w:rtl/>
        </w:rPr>
        <w:t>ז</w:t>
      </w:r>
      <w:r w:rsidRPr="007435EB">
        <w:rPr>
          <w:rtl/>
        </w:rPr>
        <w:t xml:space="preserve">- חייב עליה </w:t>
      </w:r>
      <w:r w:rsidRPr="007435EB">
        <w:rPr>
          <w:rFonts w:hint="cs"/>
          <w:rtl/>
        </w:rPr>
        <w:t>ג'</w:t>
      </w:r>
      <w:r w:rsidRPr="007435EB">
        <w:rPr>
          <w:rtl/>
        </w:rPr>
        <w:t xml:space="preserve"> חטאות, </w:t>
      </w:r>
      <w:r w:rsidRPr="005C3FF1">
        <w:rPr>
          <w:rStyle w:val="afffa"/>
          <w:rtl/>
        </w:rPr>
        <w:t>תיקן</w:t>
      </w:r>
      <w:r w:rsidRPr="007435EB">
        <w:rPr>
          <w:rFonts w:hint="cs"/>
          <w:rtl/>
        </w:rPr>
        <w:t>-</w:t>
      </w:r>
      <w:r w:rsidRPr="007435EB">
        <w:rPr>
          <w:rtl/>
        </w:rPr>
        <w:t xml:space="preserve"> שמוציאו מידי אבר מן החי.</w:t>
      </w:r>
    </w:p>
    <w:p w14:paraId="17996EB7" w14:textId="008DDD81" w:rsidR="00E8089F" w:rsidRPr="007435EB" w:rsidRDefault="00F47631" w:rsidP="00F47631">
      <w:pPr>
        <w:pStyle w:val="affd"/>
        <w:rPr>
          <w:bCs/>
          <w:rtl/>
        </w:rPr>
      </w:pPr>
      <w:r>
        <w:rPr>
          <w:rFonts w:hint="cs"/>
          <w:rtl/>
        </w:rPr>
        <w:t>***</w:t>
      </w:r>
    </w:p>
    <w:p w14:paraId="7439119C" w14:textId="77777777" w:rsidR="00E8089F" w:rsidRPr="007435EB" w:rsidRDefault="00E8089F" w:rsidP="00E8089F">
      <w:pPr>
        <w:rPr>
          <w:rtl/>
        </w:rPr>
      </w:pPr>
      <w:r w:rsidRPr="007435EB">
        <w:rPr>
          <w:rFonts w:cs="Guttman Vilna"/>
          <w:b/>
          <w:bCs/>
          <w:rtl/>
        </w:rPr>
        <w:t>שחטו ונודע וכו'.</w:t>
      </w:r>
    </w:p>
    <w:p w14:paraId="4C65712D" w14:textId="77777777" w:rsidR="00E8089F" w:rsidRPr="007435EB" w:rsidRDefault="00E8089F" w:rsidP="00E8089F">
      <w:pPr>
        <w:rPr>
          <w:rtl/>
        </w:rPr>
      </w:pPr>
      <w:r>
        <w:rPr>
          <w:rStyle w:val="affffd"/>
          <w:rFonts w:hint="cs"/>
          <w:rtl/>
          <w:rPrChange w:id="10375" w:author="מנוע אמוראים" w:date="2026-10-05T16:42:03Z">
            <w:rPr>
              <w:rFonts w:hint="cs"/>
              <w:rtl/>
            </w:rPr>
          </w:rPrChange>
        </w:rPr>
        <w:t xml:space="preserve">ר</w:t>
      </w:r>
      <w:r>
        <w:rPr>
          <w:rStyle w:val="affffd"/>
          <w:rtl/>
          <w:rPrChange w:id="10376" w:author="מנוע אמוראים" w:date="2026-10-05T16:42:03Z">
            <w:rPr>
              <w:rtl/>
            </w:rPr>
          </w:rPrChange>
        </w:rPr>
        <w:t xml:space="preserve">"</w:t>
      </w:r>
      <w:r>
        <w:rPr>
          <w:rStyle w:val="affffd"/>
          <w:rFonts w:hint="cs"/>
          <w:rtl/>
          <w:rPrChange w:id="10377" w:author="מנוע אמוראים" w:date="2026-10-05T16:42:03Z">
            <w:rPr>
              <w:rFonts w:hint="cs"/>
              <w:rtl/>
            </w:rPr>
          </w:rPrChange>
        </w:rPr>
        <w:t xml:space="preserve">ה</w:t>
      </w:r>
      <w:r>
        <w:rPr>
          <w:rFonts w:hint="cs"/>
          <w:rtl/>
        </w:rPr>
        <w:t xml:space="preserve"> מרב</w:t>
      </w:r>
      <w:r w:rsidRPr="007435EB">
        <w:rPr>
          <w:rtl/>
        </w:rPr>
        <w:t xml:space="preserve">: אשם שניתק </w:t>
      </w:r>
      <w:r w:rsidRPr="007435EB">
        <w:rPr>
          <w:rFonts w:hint="cs"/>
          <w:rtl/>
        </w:rPr>
        <w:t xml:space="preserve">[בידיים] </w:t>
      </w:r>
      <w:r w:rsidRPr="007435EB">
        <w:rPr>
          <w:rtl/>
        </w:rPr>
        <w:t>לרעיה ושחטו סתם - כשר לעולה.</w:t>
      </w:r>
      <w:r w:rsidRPr="007435EB">
        <w:rPr>
          <w:rFonts w:hint="cs"/>
          <w:rtl/>
        </w:rPr>
        <w:t xml:space="preserve"> דלא בעי עקירה</w:t>
      </w:r>
      <w:r w:rsidRPr="007435EB">
        <w:rPr>
          <w:rtl/>
        </w:rPr>
        <w:t>.</w:t>
      </w:r>
    </w:p>
    <w:p w14:paraId="6AB3AD94"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דבלא </w:t>
      </w:r>
      <w:r w:rsidRPr="007435EB">
        <w:rPr>
          <w:rFonts w:ascii="Fb Fontext" w:hAnsi="Fb Fontext"/>
          <w:sz w:val="20"/>
          <w:rtl/>
        </w:rPr>
        <w:t xml:space="preserve">ניתק </w:t>
      </w:r>
      <w:r w:rsidRPr="007435EB">
        <w:rPr>
          <w:rFonts w:ascii="Fb Fontext" w:hAnsi="Fb Fontext" w:hint="cs"/>
          <w:sz w:val="20"/>
          <w:rtl/>
        </w:rPr>
        <w:t>לא אמרי</w:t>
      </w:r>
      <w:r w:rsidRPr="007435EB">
        <w:rPr>
          <w:rFonts w:ascii="Fb Fontext" w:hAnsi="Fb Fontext"/>
          <w:sz w:val="20"/>
          <w:rtl/>
        </w:rPr>
        <w:t>'</w:t>
      </w:r>
      <w:r w:rsidRPr="007435EB">
        <w:rPr>
          <w:rFonts w:ascii="Fb Fontext" w:hAnsi="Fb Fontext" w:hint="cs"/>
          <w:sz w:val="20"/>
          <w:rtl/>
        </w:rPr>
        <w:t xml:space="preserve"> הכי ד</w:t>
      </w:r>
      <w:r w:rsidRPr="007435EB">
        <w:rPr>
          <w:rFonts w:ascii="Fb Fontext" w:hAnsi="Fb Fontext"/>
          <w:sz w:val="20"/>
          <w:rtl/>
        </w:rPr>
        <w:t>גזירה לאחר כפרה אטו לפני כפרה.</w:t>
      </w:r>
    </w:p>
    <w:p w14:paraId="0A16E5A1" w14:textId="77777777" w:rsidR="00E8089F" w:rsidRPr="007435EB" w:rsidRDefault="00E8089F" w:rsidP="00E8089F">
      <w:pPr>
        <w:rPr>
          <w:rtl/>
        </w:rPr>
      </w:pPr>
      <w:r w:rsidRPr="007435EB">
        <w:rPr>
          <w:rFonts w:ascii="Fb Fontext" w:hAnsi="Fb Fontext"/>
          <w:rtl/>
        </w:rPr>
        <w:t>דתנן: אשם שמתו בעליו או שנתכפרו בעליו - ירעה עד שיסתאב, וימכר ויפלו דמיו לנדבה.</w:t>
      </w:r>
    </w:p>
    <w:p w14:paraId="2B740351" w14:textId="77777777" w:rsidR="00E8089F" w:rsidRPr="007435EB" w:rsidRDefault="00E8089F" w:rsidP="00E8089F">
      <w:pPr>
        <w:rPr>
          <w:rFonts w:cs="Guttman Vilna"/>
          <w:b/>
          <w:bCs/>
          <w:rtl/>
        </w:rPr>
      </w:pPr>
      <w:r w:rsidRPr="007435EB">
        <w:rPr>
          <w:rtl/>
        </w:rPr>
        <w:t>רבי אליעזר אומר: ימות.</w:t>
      </w:r>
    </w:p>
    <w:p w14:paraId="1CB00C40" w14:textId="77777777" w:rsidR="00E8089F" w:rsidRPr="007435EB" w:rsidRDefault="00E8089F" w:rsidP="00E8089F">
      <w:pPr>
        <w:rPr>
          <w:rFonts w:cs="Guttman Vilna"/>
          <w:b/>
          <w:bCs/>
          <w:rtl/>
        </w:rPr>
      </w:pPr>
      <w:r w:rsidRPr="007435EB">
        <w:rPr>
          <w:rtl/>
        </w:rPr>
        <w:t>רבי יהושע אומר: ימכר, ויביא בדמיו עולה.</w:t>
      </w:r>
    </w:p>
    <w:p w14:paraId="28D2B437" w14:textId="77777777" w:rsidR="00E8089F" w:rsidRPr="007435EB" w:rsidRDefault="00E8089F" w:rsidP="00E8089F">
      <w:pPr>
        <w:rPr>
          <w:rtl/>
        </w:rPr>
      </w:pPr>
      <w:r w:rsidRPr="007435EB">
        <w:rPr>
          <w:rtl/>
        </w:rPr>
        <w:t>בדמיו - אין, אבל גופו - לא, דגזר לאחר כפרה אטו לפני כפרה, ש"מ.</w:t>
      </w:r>
    </w:p>
    <w:p w14:paraId="365867F7" w14:textId="4616612A" w:rsidR="00E8089F" w:rsidRPr="007435EB" w:rsidRDefault="00F47631" w:rsidP="00F47631">
      <w:pPr>
        <w:pStyle w:val="affd"/>
        <w:rPr>
          <w:bCs/>
          <w:rtl/>
        </w:rPr>
      </w:pPr>
      <w:r>
        <w:rPr>
          <w:rFonts w:hint="cs"/>
          <w:rtl/>
        </w:rPr>
        <w:t>***</w:t>
      </w:r>
    </w:p>
    <w:p w14:paraId="78993B3B" w14:textId="77777777" w:rsidR="00E8089F" w:rsidRPr="007435EB" w:rsidRDefault="00E8089F" w:rsidP="005C3FF1">
      <w:pPr>
        <w:pStyle w:val="afff"/>
        <w:framePr w:wrap="around"/>
        <w:rPr>
          <w:rtl/>
        </w:rPr>
      </w:pPr>
      <w:r w:rsidRPr="007435EB">
        <w:rPr>
          <w:rFonts w:hint="cs"/>
          <w:rtl/>
        </w:rPr>
        <w:t>עג:</w:t>
      </w:r>
    </w:p>
    <w:p w14:paraId="298231BC" w14:textId="77777777" w:rsidR="00E8089F" w:rsidRPr="007435EB" w:rsidRDefault="00E8089F" w:rsidP="00E8089F">
      <w:pPr>
        <w:rPr>
          <w:rtl/>
        </w:rPr>
      </w:pPr>
      <w:r>
        <w:rPr>
          <w:rFonts w:ascii="Fb Fontext" w:hAnsi="Fb Fontext"/>
          <w:sz w:val="20"/>
          <w:rtl/>
        </w:rPr>
        <w:t xml:space="preserve">איתיביה </w:t>
      </w:r>
      <w:r>
        <w:rPr>
          <w:rStyle w:val="affffd"/>
          <w:rFonts w:ascii="Fb Fontext" w:hAnsi="Fb Fontext"/>
          <w:sz w:val="20"/>
          <w:rtl/>
          <w:rPrChange w:id="10378" w:author="מנוע אמוראים" w:date="2026-10-05T16:42:03Z">
            <w:rPr>
              <w:rFonts w:ascii="Fb Fontext" w:hAnsi="Fb Fontext"/>
              <w:sz w:val="20"/>
              <w:rtl/>
            </w:rPr>
          </w:rPrChange>
        </w:rPr>
        <w:t xml:space="preserve">ר"</w:t>
      </w:r>
      <w:r>
        <w:rPr>
          <w:rStyle w:val="affffd"/>
          <w:rFonts w:ascii="Fb Fontext" w:hAnsi="Fb Fontext" w:hint="cs"/>
          <w:sz w:val="20"/>
          <w:rtl/>
          <w:rPrChange w:id="10379" w:author="מנוע אמוראים" w:date="2026-10-05T16:42:03Z">
            <w:rPr>
              <w:rFonts w:ascii="Fb Fontext" w:hAnsi="Fb Fontext" w:hint="cs"/>
              <w:sz w:val="20"/>
              <w:rtl/>
            </w:rPr>
          </w:rPrChange>
        </w:rPr>
        <w:t xml:space="preserve">ח</w:t>
      </w:r>
      <w:r>
        <w:rPr>
          <w:rFonts w:ascii="Fb Fontext" w:hAnsi="Fb Fontext" w:hint="cs"/>
          <w:sz w:val="20"/>
          <w:rtl/>
        </w:rPr>
        <w:t xml:space="preserve"> </w:t>
      </w:r>
      <w:r>
        <w:rPr>
          <w:rStyle w:val="affffd"/>
          <w:rFonts w:ascii="Fb Fontext" w:hAnsi="Fb Fontext" w:hint="cs"/>
          <w:sz w:val="20"/>
          <w:rtl/>
          <w:rPrChange w:id="10380" w:author="מנוע אמוראים" w:date="2026-10-05T16:42:03Z">
            <w:rPr>
              <w:rFonts w:ascii="Fb Fontext" w:hAnsi="Fb Fontext" w:hint="cs"/>
              <w:sz w:val="20"/>
              <w:rtl/>
            </w:rPr>
          </w:rPrChange>
        </w:rPr>
        <w:t xml:space="preserve">לר</w:t>
      </w:r>
      <w:r>
        <w:rPr>
          <w:rStyle w:val="affffd"/>
          <w:rFonts w:ascii="Fb Fontext" w:hAnsi="Fb Fontext"/>
          <w:sz w:val="20"/>
          <w:rtl/>
          <w:rPrChange w:id="10381" w:author="מנוע אמוראים" w:date="2026-10-05T16:42:03Z">
            <w:rPr>
              <w:rFonts w:ascii="Fb Fontext" w:hAnsi="Fb Fontext"/>
              <w:sz w:val="20"/>
              <w:rtl/>
            </w:rPr>
          </w:rPrChange>
        </w:rPr>
        <w:t xml:space="preserve">"</w:t>
      </w:r>
      <w:r>
        <w:rPr>
          <w:rStyle w:val="affffd"/>
          <w:rFonts w:ascii="Fb Fontext" w:hAnsi="Fb Fontext" w:hint="cs"/>
          <w:sz w:val="20"/>
          <w:rtl/>
          <w:rPrChange w:id="10382" w:author="מנוע אמוראים" w:date="2026-10-05T16:42:03Z">
            <w:rPr>
              <w:rFonts w:ascii="Fb Fontext" w:hAnsi="Fb Fontext" w:hint="cs"/>
              <w:sz w:val="20"/>
              <w:rtl/>
            </w:rPr>
          </w:rPrChange>
        </w:rPr>
        <w:t xml:space="preserve">ה</w:t>
      </w:r>
      <w:r>
        <w:rPr>
          <w:rFonts w:ascii="Fb Fontext" w:hAnsi="Fb Fontext" w:hint="cs"/>
          <w:sz w:val="20"/>
          <w:rtl/>
        </w:rPr>
        <w:t xml:space="preserve"> </w:t>
      </w:r>
      <w:r w:rsidRPr="007435EB">
        <w:rPr>
          <w:rFonts w:ascii="Fb Fontext" w:hAnsi="Fb Fontext"/>
          <w:sz w:val="20"/>
          <w:rtl/>
        </w:rPr>
        <w:t>שחטו ונודע שמשכו בעלים את ידם וכו' ותני עלה: בחול כ</w:t>
      </w:r>
      <w:r w:rsidRPr="007435EB">
        <w:rPr>
          <w:rFonts w:ascii="Fb Fontext" w:hAnsi="Fb Fontext" w:hint="cs"/>
          <w:sz w:val="20"/>
          <w:rtl/>
        </w:rPr>
        <w:t>ה</w:t>
      </w:r>
      <w:r w:rsidRPr="007435EB">
        <w:rPr>
          <w:rFonts w:ascii="Fb Fontext" w:hAnsi="Fb Fontext"/>
          <w:sz w:val="20"/>
          <w:rtl/>
        </w:rPr>
        <w:t>"</w:t>
      </w:r>
      <w:r w:rsidRPr="007435EB">
        <w:rPr>
          <w:rFonts w:ascii="Fb Fontext" w:hAnsi="Fb Fontext" w:hint="cs"/>
          <w:sz w:val="20"/>
          <w:rtl/>
        </w:rPr>
        <w:t xml:space="preserve">ג </w:t>
      </w:r>
      <w:r w:rsidRPr="007435EB">
        <w:rPr>
          <w:rFonts w:ascii="Fb Fontext" w:hAnsi="Fb Fontext"/>
          <w:sz w:val="20"/>
          <w:rtl/>
        </w:rPr>
        <w:t>- ישרף מיד.</w:t>
      </w:r>
    </w:p>
    <w:p w14:paraId="02BAB0F9" w14:textId="77777777" w:rsidR="00E8089F" w:rsidRPr="007435EB" w:rsidRDefault="00E8089F" w:rsidP="00E8089F">
      <w:pPr>
        <w:rPr>
          <w:rtl/>
        </w:rPr>
      </w:pPr>
      <w:r w:rsidRPr="007435EB">
        <w:rPr>
          <w:rFonts w:ascii="Fb Fontext" w:hAnsi="Fb Fontext" w:hint="cs"/>
          <w:rtl/>
        </w:rPr>
        <w:t>אי אמרי</w:t>
      </w:r>
      <w:r w:rsidRPr="007435EB">
        <w:rPr>
          <w:rFonts w:ascii="Fb Fontext" w:hAnsi="Fb Fontext"/>
          <w:rtl/>
        </w:rPr>
        <w:t>'</w:t>
      </w:r>
      <w:r w:rsidRPr="007435EB">
        <w:rPr>
          <w:rFonts w:ascii="Fb Fontext" w:hAnsi="Fb Fontext" w:hint="cs"/>
          <w:rtl/>
        </w:rPr>
        <w:t xml:space="preserve"> ד</w:t>
      </w:r>
      <w:r w:rsidRPr="007435EB">
        <w:rPr>
          <w:rFonts w:ascii="Fb Fontext" w:hAnsi="Fb Fontext"/>
          <w:rtl/>
        </w:rPr>
        <w:t xml:space="preserve">בעי עקירה - האי פסח הוא, וכיון דלית ליה בעלים </w:t>
      </w:r>
      <w:r w:rsidRPr="007435EB">
        <w:rPr>
          <w:rFonts w:ascii="Fb Fontext" w:hAnsi="Fb Fontext" w:hint="cs"/>
          <w:rtl/>
        </w:rPr>
        <w:t>הו</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פסולו בגופו, </w:t>
      </w:r>
      <w:r w:rsidRPr="007435EB">
        <w:rPr>
          <w:rFonts w:ascii="Fb Fontext" w:hAnsi="Fb Fontext" w:hint="cs"/>
          <w:rtl/>
        </w:rPr>
        <w:t>ו</w:t>
      </w:r>
      <w:r w:rsidRPr="007435EB">
        <w:rPr>
          <w:rFonts w:ascii="Fb Fontext" w:hAnsi="Fb Fontext"/>
          <w:rtl/>
        </w:rPr>
        <w:t>להכי ישרף מיד.</w:t>
      </w:r>
    </w:p>
    <w:p w14:paraId="4F23F25C" w14:textId="77777777" w:rsidR="00E8089F" w:rsidRPr="007435EB" w:rsidRDefault="00E8089F" w:rsidP="00E8089F">
      <w:pPr>
        <w:rPr>
          <w:rtl/>
        </w:rPr>
      </w:pPr>
      <w:r w:rsidRPr="007435EB">
        <w:rPr>
          <w:rtl/>
        </w:rPr>
        <w:t>אלא אי אמרת לא בעי עקירה - מרישא הוה ליה שלמים.</w:t>
      </w:r>
    </w:p>
    <w:p w14:paraId="31158C37" w14:textId="77777777" w:rsidR="00E8089F" w:rsidRPr="007435EB" w:rsidRDefault="00E8089F" w:rsidP="00E8089F">
      <w:pPr>
        <w:rPr>
          <w:rtl/>
        </w:rPr>
      </w:pPr>
      <w:r w:rsidRPr="007435EB">
        <w:rPr>
          <w:rFonts w:hint="cs"/>
          <w:rtl/>
        </w:rPr>
        <w:t>וא</w:t>
      </w:r>
      <w:r w:rsidRPr="007435EB">
        <w:rPr>
          <w:rtl/>
        </w:rPr>
        <w:t>"</w:t>
      </w:r>
      <w:r w:rsidRPr="007435EB">
        <w:rPr>
          <w:rFonts w:hint="cs"/>
          <w:rtl/>
        </w:rPr>
        <w:t>כ משום מה פסול אי מצד דשחט</w:t>
      </w:r>
      <w:r w:rsidRPr="007435EB">
        <w:rPr>
          <w:rtl/>
        </w:rPr>
        <w:t xml:space="preserve"> אחר תמיד של בין הערבים, </w:t>
      </w:r>
      <w:r w:rsidRPr="007435EB">
        <w:rPr>
          <w:rFonts w:hint="cs"/>
          <w:rtl/>
        </w:rPr>
        <w:t xml:space="preserve">הא בעי' </w:t>
      </w:r>
      <w:r w:rsidRPr="007435EB">
        <w:rPr>
          <w:rtl/>
        </w:rPr>
        <w:t>עיבור צורה.</w:t>
      </w:r>
    </w:p>
    <w:p w14:paraId="22B0EDD4" w14:textId="77777777" w:rsidR="00E8089F" w:rsidRPr="007435EB" w:rsidRDefault="00E8089F" w:rsidP="00E8089F">
      <w:pPr>
        <w:rPr>
          <w:rtl/>
        </w:rPr>
      </w:pPr>
      <w:r w:rsidRPr="007435EB">
        <w:rPr>
          <w:rFonts w:hint="cs"/>
          <w:rtl/>
        </w:rPr>
        <w:t>וכדין שאר קרבנות ד</w:t>
      </w:r>
      <w:r w:rsidRPr="007435EB">
        <w:rPr>
          <w:rtl/>
        </w:rPr>
        <w:t>כל שפסולו בגופו ישרף מיד בדם</w:t>
      </w:r>
      <w:r w:rsidRPr="007435EB">
        <w:rPr>
          <w:rFonts w:hint="cs"/>
          <w:rtl/>
        </w:rPr>
        <w:t xml:space="preserve">, </w:t>
      </w:r>
      <w:r w:rsidRPr="005C3FF1">
        <w:rPr>
          <w:rStyle w:val="afffa"/>
          <w:rtl/>
        </w:rPr>
        <w:t>ובבעלים תעובר צורתו</w:t>
      </w:r>
      <w:r w:rsidRPr="007435EB">
        <w:rPr>
          <w:rtl/>
        </w:rPr>
        <w:t>, ויצא לבית השריפה.</w:t>
      </w:r>
    </w:p>
    <w:p w14:paraId="78A09B4E" w14:textId="77777777" w:rsidR="00E8089F" w:rsidRPr="007435EB" w:rsidRDefault="00E8089F" w:rsidP="00E8089F">
      <w:pPr>
        <w:rPr>
          <w:rtl/>
        </w:rPr>
      </w:pPr>
      <w:r w:rsidRPr="005C3FF1">
        <w:rPr>
          <w:rStyle w:val="afffa"/>
          <w:rtl/>
        </w:rPr>
        <w:t xml:space="preserve">אלא </w:t>
      </w:r>
      <w:r w:rsidRPr="005C3FF1">
        <w:rPr>
          <w:rStyle w:val="afffa"/>
          <w:rFonts w:hint="cs"/>
          <w:rtl/>
        </w:rPr>
        <w:t>צ</w:t>
      </w:r>
      <w:r w:rsidRPr="005C3FF1">
        <w:rPr>
          <w:rStyle w:val="afffa"/>
          <w:rtl/>
        </w:rPr>
        <w:t>"</w:t>
      </w:r>
      <w:r w:rsidRPr="005C3FF1">
        <w:rPr>
          <w:rStyle w:val="afffa"/>
          <w:rFonts w:hint="cs"/>
          <w:rtl/>
        </w:rPr>
        <w:t xml:space="preserve">ל </w:t>
      </w:r>
      <w:r w:rsidRPr="007435EB">
        <w:rPr>
          <w:rFonts w:hint="cs"/>
          <w:rtl/>
        </w:rPr>
        <w:t xml:space="preserve">דרק בשחטו לשם עולה [ולא בסתם] אז כשר </w:t>
      </w:r>
      <w:r w:rsidRPr="007435EB">
        <w:rPr>
          <w:rtl/>
        </w:rPr>
        <w:t>–</w:t>
      </w:r>
      <w:r w:rsidRPr="007435EB">
        <w:rPr>
          <w:rFonts w:hint="cs"/>
          <w:rtl/>
        </w:rPr>
        <w:t xml:space="preserve"> משמע דבעי עקירה.</w:t>
      </w:r>
    </w:p>
    <w:p w14:paraId="4472EF81" w14:textId="77777777" w:rsidR="00E8089F" w:rsidRPr="007435EB" w:rsidRDefault="00CF542C" w:rsidP="00F47631">
      <w:pPr>
        <w:pStyle w:val="affd"/>
        <w:rPr>
          <w:rtl/>
        </w:rPr>
      </w:pPr>
      <w:r w:rsidRPr="007435EB">
        <w:rPr>
          <w:rFonts w:hint="cs"/>
          <w:rtl/>
        </w:rPr>
        <w:lastRenderedPageBreak/>
        <w:t>׻</w:t>
      </w:r>
    </w:p>
    <w:p w14:paraId="085AFE8F" w14:textId="77777777" w:rsidR="00E8089F" w:rsidRPr="007435EB" w:rsidRDefault="00E8089F" w:rsidP="00E8089F">
      <w:pPr>
        <w:rPr>
          <w:rtl/>
        </w:rPr>
      </w:pPr>
      <w:r>
        <w:rPr>
          <w:rStyle w:val="affffd"/>
          <w:rFonts w:ascii="Fb Fontext" w:hAnsi="Fb Fontext" w:hint="cs"/>
          <w:sz w:val="20"/>
          <w:rtl/>
          <w:rPrChange w:id="10383" w:author="מנוע אמוראים" w:date="2026-10-05T16:42:03Z">
            <w:rPr>
              <w:rFonts w:ascii="Fb Fontext" w:hAnsi="Fb Fontext" w:hint="cs"/>
              <w:sz w:val="20"/>
              <w:rtl/>
            </w:rPr>
          </w:rPrChange>
        </w:rPr>
        <w:t xml:space="preserve">ולרחב</w:t>
      </w:r>
      <w:r>
        <w:rPr>
          <w:rStyle w:val="affffd"/>
          <w:rFonts w:ascii="Fb Fontext" w:hAnsi="Fb Fontext"/>
          <w:sz w:val="20"/>
          <w:rtl/>
          <w:rPrChange w:id="10384" w:author="מנוע אמוראים" w:date="2026-10-05T16:42:03Z">
            <w:rPr>
              <w:rFonts w:ascii="Fb Fontext" w:hAnsi="Fb Fontext"/>
              <w:sz w:val="20"/>
              <w:rtl/>
            </w:rPr>
          </w:rPrChange>
        </w:rPr>
        <w:t xml:space="preserve">"</w:t>
      </w:r>
      <w:r>
        <w:rPr>
          <w:rStyle w:val="affffd"/>
          <w:rFonts w:ascii="Fb Fontext" w:hAnsi="Fb Fontext" w:hint="cs"/>
          <w:sz w:val="20"/>
          <w:rtl/>
          <w:rPrChange w:id="10385" w:author="מנוע אמוראים" w:date="2026-10-05T16:42:03Z">
            <w:rPr>
              <w:rFonts w:ascii="Fb Fontext" w:hAnsi="Fb Fontext" w:hint="cs"/>
              <w:sz w:val="20"/>
              <w:rtl/>
            </w:rPr>
          </w:rPrChange>
        </w:rPr>
        <w:t xml:space="preserve">ג</w:t>
      </w:r>
      <w:r>
        <w:rPr>
          <w:rFonts w:ascii="Fb Fontext" w:hAnsi="Fb Fontext" w:hint="cs"/>
          <w:sz w:val="20"/>
          <w:rtl/>
        </w:rPr>
        <w:t xml:space="preserve"> דמשמע דלא בעי עקירה מאי נימא דהא </w:t>
      </w:r>
      <w:r w:rsidRPr="007435EB">
        <w:rPr>
          <w:rFonts w:ascii="Fb Fontext" w:hAnsi="Fb Fontext"/>
          <w:sz w:val="20"/>
          <w:rtl/>
        </w:rPr>
        <w:t>אמר</w:t>
      </w:r>
      <w:r w:rsidRPr="00AC0CB1">
        <w:rPr>
          <w:rStyle w:val="af2"/>
          <w:rtl/>
        </w:rPr>
        <w:t xml:space="preserve"> </w:t>
      </w:r>
      <w:r w:rsidRPr="00AC0CB1">
        <w:rPr>
          <w:rStyle w:val="af2"/>
          <w:rFonts w:hint="cs"/>
          <w:rtl/>
        </w:rPr>
        <w:t>'</w:t>
      </w:r>
      <w:r w:rsidRPr="00AC0CB1">
        <w:rPr>
          <w:rStyle w:val="af2"/>
          <w:rtl/>
        </w:rPr>
        <w:t>נזרקה מפי חבורה ואמרי כגון שהיו בעלים טמאי מתים ונדחין לפסח שני</w:t>
      </w:r>
      <w:r w:rsidRPr="00AC0CB1">
        <w:rPr>
          <w:rStyle w:val="af2"/>
          <w:rFonts w:hint="cs"/>
          <w:rtl/>
        </w:rPr>
        <w:t>'</w:t>
      </w:r>
      <w:r w:rsidRPr="00AC0CB1">
        <w:rPr>
          <w:rStyle w:val="af2"/>
          <w:rtl/>
        </w:rPr>
        <w:t>.</w:t>
      </w:r>
      <w:r w:rsidRPr="007435EB">
        <w:rPr>
          <w:rFonts w:ascii="Fb Fontext" w:hAnsi="Fb Fontext" w:hint="cs"/>
          <w:sz w:val="20"/>
          <w:rtl/>
        </w:rPr>
        <w:t xml:space="preserve"> ומשמע דווקא אז בעי, ואי לאו לא בעי עקירה.</w:t>
      </w:r>
    </w:p>
    <w:p w14:paraId="25E46D7F" w14:textId="77777777" w:rsidR="00E8089F" w:rsidRPr="007435EB" w:rsidRDefault="00E8089F" w:rsidP="00694F1A">
      <w:pPr>
        <w:rPr>
          <w:rtl/>
        </w:rPr>
      </w:pPr>
      <w:r w:rsidRPr="007435EB">
        <w:rPr>
          <w:rFonts w:ascii="Fb Fontext" w:hAnsi="Fb Fontext" w:hint="cs"/>
          <w:rtl/>
        </w:rPr>
        <w:t>ואין לומר</w:t>
      </w:r>
      <w:r w:rsidR="00694F1A" w:rsidRPr="007435EB">
        <w:rPr>
          <w:rFonts w:hint="cs"/>
          <w:rtl/>
        </w:rPr>
        <w:t xml:space="preserve"> </w:t>
      </w:r>
      <w:r w:rsidRPr="007435EB">
        <w:rPr>
          <w:rFonts w:hint="cs"/>
          <w:rtl/>
        </w:rPr>
        <w:t>ד</w:t>
      </w:r>
      <w:r w:rsidR="00AB3B38">
        <w:rPr>
          <w:rFonts w:hint="cs"/>
          <w:rtl/>
        </w:rPr>
        <w:t>כאן</w:t>
      </w:r>
      <w:r w:rsidRPr="007435EB">
        <w:rPr>
          <w:rFonts w:hint="cs"/>
          <w:rtl/>
        </w:rPr>
        <w:t xml:space="preserve"> מיירי </w:t>
      </w:r>
      <w:r w:rsidRPr="007435EB">
        <w:rPr>
          <w:rtl/>
        </w:rPr>
        <w:t>שהפרישו קודם חצות, ומתו בעלים אחר חצות, דהוה ליה נראה ונדחה</w:t>
      </w:r>
      <w:r w:rsidRPr="007435EB">
        <w:rPr>
          <w:rFonts w:hint="cs"/>
          <w:rtl/>
        </w:rPr>
        <w:t xml:space="preserve"> דשוב אין חוזר ונראה.</w:t>
      </w:r>
    </w:p>
    <w:p w14:paraId="474967CB" w14:textId="77777777" w:rsidR="00E8089F" w:rsidRPr="007435EB" w:rsidRDefault="00E8089F" w:rsidP="00E8089F">
      <w:pPr>
        <w:rPr>
          <w:rtl/>
        </w:rPr>
      </w:pPr>
      <w:r w:rsidRPr="007435EB">
        <w:rPr>
          <w:rFonts w:hint="cs"/>
          <w:rtl/>
        </w:rPr>
        <w:t>דהא לרב בע</w:t>
      </w:r>
      <w:r w:rsidRPr="007435EB">
        <w:rPr>
          <w:rtl/>
        </w:rPr>
        <w:t>"</w:t>
      </w:r>
      <w:r w:rsidRPr="007435EB">
        <w:rPr>
          <w:rFonts w:hint="cs"/>
          <w:rtl/>
        </w:rPr>
        <w:t>ח אינם נדחים</w:t>
      </w:r>
      <w:r w:rsidRPr="007435EB">
        <w:rPr>
          <w:rtl/>
        </w:rPr>
        <w:t>.</w:t>
      </w:r>
    </w:p>
    <w:p w14:paraId="661FBB99" w14:textId="77777777" w:rsidR="00E8089F" w:rsidRPr="007435EB" w:rsidRDefault="00E8089F" w:rsidP="00E8089F">
      <w:pPr>
        <w:rPr>
          <w:rtl/>
        </w:rPr>
      </w:pPr>
      <w:r w:rsidRPr="005C3FF1">
        <w:rPr>
          <w:rStyle w:val="afffa"/>
          <w:rFonts w:hint="cs"/>
          <w:rtl/>
        </w:rPr>
        <w:t>ואין לומר</w:t>
      </w:r>
      <w:r>
        <w:rPr>
          <w:rFonts w:hint="cs"/>
          <w:rtl/>
        </w:rPr>
        <w:t xml:space="preserve"> דהך </w:t>
      </w:r>
      <w:r>
        <w:rPr>
          <w:rStyle w:val="affffd"/>
          <w:rFonts w:hint="cs"/>
          <w:rtl/>
          <w:rPrChange w:id="10386" w:author="מנוע אמוראים" w:date="2026-10-05T16:42:03Z">
            <w:rPr>
              <w:rFonts w:hint="cs"/>
              <w:rtl/>
            </w:rPr>
          </w:rPrChange>
        </w:rPr>
        <w:t xml:space="preserve">ר</w:t>
      </w:r>
      <w:r>
        <w:rPr>
          <w:rStyle w:val="affffd"/>
          <w:rtl/>
          <w:rPrChange w:id="10387" w:author="מנוע אמוראים" w:date="2026-10-05T16:42:03Z">
            <w:rPr>
              <w:rtl/>
            </w:rPr>
          </w:rPrChange>
        </w:rPr>
        <w:t xml:space="preserve">"</w:t>
      </w:r>
      <w:r>
        <w:rPr>
          <w:rStyle w:val="affffd"/>
          <w:rFonts w:hint="cs"/>
          <w:rtl/>
          <w:rPrChange w:id="10388" w:author="מנוע אמוראים" w:date="2026-10-05T16:42:03Z">
            <w:rPr>
              <w:rFonts w:hint="cs"/>
              <w:rtl/>
            </w:rPr>
          </w:rPrChange>
        </w:rPr>
        <w:t xml:space="preserve">פ</w:t>
      </w:r>
      <w:r>
        <w:rPr>
          <w:rFonts w:hint="cs"/>
          <w:rtl/>
        </w:rPr>
        <w:t xml:space="preserve"> </w:t>
      </w:r>
      <w:r>
        <w:rPr>
          <w:rStyle w:val="affffd"/>
          <w:rFonts w:hint="cs"/>
          <w:rtl/>
          <w:rPrChange w:id="10389" w:author="מנוע אמוראים" w:date="2026-10-05T16:42:03Z">
            <w:rPr>
              <w:rFonts w:hint="cs"/>
              <w:rtl/>
            </w:rPr>
          </w:rPrChange>
        </w:rPr>
        <w:t xml:space="preserve">ר</w:t>
      </w:r>
      <w:r>
        <w:rPr>
          <w:rStyle w:val="affffd"/>
          <w:rtl/>
          <w:rPrChange w:id="10390" w:author="מנוע אמוראים" w:date="2026-10-05T16:42:03Z">
            <w:rPr>
              <w:rtl/>
            </w:rPr>
          </w:rPrChange>
        </w:rPr>
        <w:t xml:space="preserve">"</w:t>
      </w:r>
      <w:r>
        <w:rPr>
          <w:rStyle w:val="affffd"/>
          <w:rFonts w:hint="cs"/>
          <w:rtl/>
          <w:rPrChange w:id="10391" w:author="מנוע אמוראים" w:date="2026-10-05T16:42:03Z">
            <w:rPr>
              <w:rFonts w:hint="cs"/>
              <w:rtl/>
            </w:rPr>
          </w:rPrChange>
        </w:rPr>
        <w:t xml:space="preserve">א</w:t>
      </w:r>
      <w:r>
        <w:rPr>
          <w:rFonts w:hint="cs"/>
          <w:rtl/>
        </w:rPr>
        <w:t xml:space="preserve"> היא דב</w:t>
      </w:r>
      <w:r w:rsidRPr="007435EB">
        <w:rPr>
          <w:rtl/>
        </w:rPr>
        <w:t>שוחט אחרים לשם פסח פסול, דהוה ליה פסולו בגופו.</w:t>
      </w:r>
    </w:p>
    <w:p w14:paraId="6A6CC927" w14:textId="77777777" w:rsidR="00E8089F" w:rsidRPr="007435EB" w:rsidRDefault="00E8089F" w:rsidP="00E8089F">
      <w:pPr>
        <w:pStyle w:val="affff7"/>
        <w:rPr>
          <w:rtl/>
        </w:rPr>
      </w:pPr>
      <w:r w:rsidRPr="007435EB">
        <w:rPr>
          <w:rtl/>
        </w:rPr>
        <w:t xml:space="preserve">- </w:t>
      </w:r>
      <w:r>
        <w:rPr>
          <w:rFonts w:hint="cs"/>
          <w:rtl/>
        </w:rPr>
        <w:t xml:space="preserve">דאי </w:t>
      </w:r>
      <w:r>
        <w:rPr>
          <w:rStyle w:val="affffd"/>
          <w:rFonts w:hint="cs"/>
          <w:rtl/>
          <w:rPrChange w:id="10392" w:author="מנוע אמוראים" w:date="2026-10-05T16:42:03Z">
            <w:rPr>
              <w:rFonts w:hint="cs"/>
              <w:rtl/>
            </w:rPr>
          </w:rPrChange>
        </w:rPr>
        <w:t xml:space="preserve">ר</w:t>
      </w:r>
      <w:r>
        <w:rPr>
          <w:rStyle w:val="affffd"/>
          <w:rtl/>
          <w:rPrChange w:id="10393" w:author="מנוע אמוראים" w:date="2026-10-05T16:42:03Z">
            <w:rPr>
              <w:rtl/>
            </w:rPr>
          </w:rPrChange>
        </w:rPr>
        <w:t xml:space="preserve">"</w:t>
      </w:r>
      <w:r>
        <w:rPr>
          <w:rStyle w:val="affffd"/>
          <w:rFonts w:hint="cs"/>
          <w:rtl/>
          <w:rPrChange w:id="10394" w:author="מנוע אמוראים" w:date="2026-10-05T16:42:03Z">
            <w:rPr>
              <w:rFonts w:hint="cs"/>
              <w:rtl/>
            </w:rPr>
          </w:rPrChange>
        </w:rPr>
        <w:t xml:space="preserve">א</w:t>
      </w:r>
      <w:r>
        <w:rPr>
          <w:rFonts w:hint="cs"/>
          <w:rtl/>
        </w:rPr>
        <w:t xml:space="preserve"> יצטרך להתחייב חטאת דס</w:t>
      </w:r>
      <w:r w:rsidRPr="007435EB">
        <w:rPr>
          <w:rtl/>
        </w:rPr>
        <w:t>"</w:t>
      </w:r>
      <w:r>
        <w:rPr>
          <w:rFonts w:hint="cs"/>
          <w:rtl/>
        </w:rPr>
        <w:t xml:space="preserve">ל </w:t>
      </w:r>
      <w:r>
        <w:rPr>
          <w:rStyle w:val="affffd"/>
          <w:rFonts w:hint="cs"/>
          <w:rtl/>
          <w:rPrChange w:id="10395" w:author="מנוע אמוראים" w:date="2026-10-05T16:42:03Z">
            <w:rPr>
              <w:rFonts w:hint="cs"/>
              <w:rtl/>
            </w:rPr>
          </w:rPrChange>
        </w:rPr>
        <w:t xml:space="preserve">לר</w:t>
      </w:r>
      <w:r>
        <w:rPr>
          <w:rStyle w:val="affffd"/>
          <w:rtl/>
          <w:rPrChange w:id="10396" w:author="מנוע אמוראים" w:date="2026-10-05T16:42:03Z">
            <w:rPr>
              <w:rtl/>
            </w:rPr>
          </w:rPrChange>
        </w:rPr>
        <w:t xml:space="preserve">"</w:t>
      </w:r>
      <w:r>
        <w:rPr>
          <w:rStyle w:val="affffd"/>
          <w:rFonts w:hint="cs"/>
          <w:rtl/>
          <w:rPrChange w:id="10397" w:author="מנוע אמוראים" w:date="2026-10-05T16:42:03Z">
            <w:rPr>
              <w:rFonts w:hint="cs"/>
              <w:rtl/>
            </w:rPr>
          </w:rPrChange>
        </w:rPr>
        <w:t xml:space="preserve">א</w:t>
      </w:r>
      <w:r>
        <w:rPr>
          <w:rFonts w:hint="cs"/>
          <w:rtl/>
        </w:rPr>
        <w:t xml:space="preserve"> </w:t>
      </w:r>
      <w:r w:rsidRPr="007435EB">
        <w:rPr>
          <w:rtl/>
        </w:rPr>
        <w:t>טועה בדבר מצוה פטור.</w:t>
      </w:r>
    </w:p>
    <w:p w14:paraId="6A6DBE93" w14:textId="77777777" w:rsidR="00E8089F" w:rsidRPr="007435EB" w:rsidRDefault="00E8089F" w:rsidP="00E8089F">
      <w:pPr>
        <w:rPr>
          <w:rtl/>
        </w:rPr>
      </w:pPr>
      <w:r w:rsidRPr="005C3FF1">
        <w:rPr>
          <w:rStyle w:val="afffa"/>
          <w:rtl/>
        </w:rPr>
        <w:t xml:space="preserve">אלא </w:t>
      </w:r>
      <w:r w:rsidRPr="007435EB">
        <w:rPr>
          <w:rFonts w:ascii="Fb Fontext" w:hAnsi="Fb Fontext" w:hint="cs"/>
          <w:rtl/>
        </w:rPr>
        <w:t>הך ס</w:t>
      </w:r>
      <w:r w:rsidRPr="007435EB">
        <w:rPr>
          <w:rFonts w:ascii="Fb Fontext" w:hAnsi="Fb Fontext"/>
          <w:rtl/>
        </w:rPr>
        <w:t>"</w:t>
      </w:r>
      <w:r w:rsidRPr="007435EB">
        <w:rPr>
          <w:rFonts w:ascii="Fb Fontext" w:hAnsi="Fb Fontext" w:hint="cs"/>
          <w:rtl/>
        </w:rPr>
        <w:t>ל כיוסף בן חונאי דס</w:t>
      </w:r>
      <w:r w:rsidRPr="007435EB">
        <w:rPr>
          <w:rFonts w:ascii="Fb Fontext" w:hAnsi="Fb Fontext"/>
          <w:rtl/>
        </w:rPr>
        <w:t>"</w:t>
      </w:r>
      <w:r w:rsidRPr="007435EB">
        <w:rPr>
          <w:rFonts w:ascii="Fb Fontext" w:hAnsi="Fb Fontext" w:hint="cs"/>
          <w:rtl/>
        </w:rPr>
        <w:t>ל '</w:t>
      </w:r>
      <w:r w:rsidRPr="007435EB">
        <w:rPr>
          <w:rFonts w:ascii="Fb Fontext" w:hAnsi="Fb Fontext"/>
          <w:rtl/>
        </w:rPr>
        <w:t>הנשחטים לשם פסח ולשם חטאת - פסולים.</w:t>
      </w:r>
    </w:p>
    <w:p w14:paraId="0F34EC57" w14:textId="77777777" w:rsidR="00E8089F" w:rsidRPr="007435EB" w:rsidRDefault="00E8089F" w:rsidP="00E8089F">
      <w:pPr>
        <w:rPr>
          <w:rtl/>
        </w:rPr>
      </w:pPr>
      <w:r>
        <w:rPr>
          <w:rFonts w:ascii="Fb Fontext" w:hAnsi="Fb Fontext"/>
          <w:sz w:val="20"/>
          <w:rtl/>
        </w:rPr>
        <w:t xml:space="preserve">אלמא: פסולו בגופו היא, ומשום הכי ישרף מיד, ובפטורי סבר לה </w:t>
      </w:r>
      <w:r>
        <w:rPr>
          <w:rStyle w:val="affffd"/>
          <w:rFonts w:ascii="Fb Fontext" w:hAnsi="Fb Fontext"/>
          <w:sz w:val="20"/>
          <w:rtl/>
          <w:rPrChange w:id="10398" w:author="מנוע אמוראים" w:date="2026-10-05T16:42:03Z">
            <w:rPr>
              <w:rFonts w:ascii="Fb Fontext" w:hAnsi="Fb Fontext"/>
              <w:sz w:val="20"/>
              <w:rtl/>
            </w:rPr>
          </w:rPrChange>
        </w:rPr>
        <w:t xml:space="preserve">כר</w:t>
      </w:r>
      <w:r>
        <w:rPr>
          <w:rStyle w:val="affffd"/>
          <w:rFonts w:ascii="Fb Fontext" w:hAnsi="Fb Fontext" w:hint="cs"/>
          <w:sz w:val="20"/>
          <w:rtl/>
          <w:rPrChange w:id="10399" w:author="מנוע אמוראים" w:date="2026-10-05T16:42:03Z">
            <w:rPr>
              <w:rFonts w:ascii="Fb Fontext" w:hAnsi="Fb Fontext" w:hint="cs"/>
              <w:sz w:val="20"/>
              <w:rtl/>
            </w:rPr>
          </w:rPrChange>
        </w:rPr>
        <w:t xml:space="preserve">י</w:t>
      </w:r>
      <w:r>
        <w:rPr>
          <w:rStyle w:val="affffd"/>
          <w:rFonts w:ascii="Fb Fontext" w:hAnsi="Fb Fontext"/>
          <w:sz w:val="20"/>
          <w:rtl/>
          <w:rPrChange w:id="10400" w:author="מנוע אמוראים" w:date="2026-10-05T16:42:03Z">
            <w:rPr>
              <w:rFonts w:ascii="Fb Fontext" w:hAnsi="Fb Fontext"/>
              <w:sz w:val="20"/>
              <w:rtl/>
            </w:rPr>
          </w:rPrChange>
        </w:rPr>
        <w:t xml:space="preserve">"</w:t>
      </w:r>
      <w:r>
        <w:rPr>
          <w:rStyle w:val="affffd"/>
          <w:rFonts w:ascii="Fb Fontext" w:hAnsi="Fb Fontext" w:hint="cs"/>
          <w:sz w:val="20"/>
          <w:rtl/>
          <w:rPrChange w:id="10401" w:author="מנוע אמוראים" w:date="2026-10-05T16:42:03Z">
            <w:rPr>
              <w:rFonts w:ascii="Fb Fontext" w:hAnsi="Fb Fontext" w:hint="cs"/>
              <w:sz w:val="20"/>
              <w:rtl/>
            </w:rPr>
          </w:rPrChange>
        </w:rPr>
        <w:t xml:space="preserve">ה</w:t>
      </w:r>
      <w:r w:rsidRPr="007435EB">
        <w:rPr>
          <w:rFonts w:ascii="Fb Fontext" w:hAnsi="Fb Fontext"/>
          <w:sz w:val="20"/>
          <w:rtl/>
        </w:rPr>
        <w:t>.</w:t>
      </w:r>
    </w:p>
    <w:p w14:paraId="7C5B7E66" w14:textId="77777777" w:rsidR="00E8089F" w:rsidRPr="007435EB" w:rsidRDefault="00E8089F" w:rsidP="00E8089F">
      <w:pPr>
        <w:rPr>
          <w:rtl/>
        </w:rPr>
      </w:pPr>
      <w:r w:rsidRPr="005C3FF1">
        <w:rPr>
          <w:rStyle w:val="afffa"/>
          <w:rFonts w:hint="cs"/>
          <w:rtl/>
        </w:rPr>
        <w:t>ב.</w:t>
      </w:r>
      <w:r w:rsidRPr="007435EB">
        <w:rPr>
          <w:rFonts w:ascii="Fb Fontext" w:hAnsi="Fb Fontext" w:hint="cs"/>
          <w:rtl/>
        </w:rPr>
        <w:t xml:space="preserve"> </w:t>
      </w:r>
      <w:r w:rsidRPr="007435EB">
        <w:rPr>
          <w:rFonts w:ascii="Fb Fontext" w:hAnsi="Fb Fontext"/>
          <w:rtl/>
        </w:rPr>
        <w:t xml:space="preserve">רב אשי </w:t>
      </w:r>
      <w:r w:rsidRPr="007435EB">
        <w:rPr>
          <w:rFonts w:ascii="Fb Fontext" w:hAnsi="Fb Fontext" w:hint="cs"/>
          <w:rtl/>
        </w:rPr>
        <w:t>ס</w:t>
      </w:r>
      <w:r w:rsidRPr="007435EB">
        <w:rPr>
          <w:rFonts w:ascii="Fb Fontext" w:hAnsi="Fb Fontext"/>
          <w:rtl/>
        </w:rPr>
        <w:t>"</w:t>
      </w:r>
      <w:r>
        <w:rPr>
          <w:rFonts w:ascii="Fb Fontext" w:hAnsi="Fb Fontext" w:hint="cs"/>
          <w:rtl/>
        </w:rPr>
        <w:t xml:space="preserve">ל דהך רב </w:t>
      </w:r>
      <w:r>
        <w:rPr>
          <w:rStyle w:val="affffd"/>
          <w:rFonts w:ascii="Fb Fontext" w:hAnsi="Fb Fontext" w:hint="cs"/>
          <w:rtl/>
          <w:rPrChange w:id="10402" w:author="מנוע אמוראים" w:date="2026-10-05T16:42:03Z">
            <w:rPr>
              <w:rFonts w:ascii="Fb Fontext" w:hAnsi="Fb Fontext" w:hint="cs"/>
              <w:rtl/>
            </w:rPr>
          </w:rPrChange>
        </w:rPr>
        <w:t xml:space="preserve">כר</w:t>
      </w:r>
      <w:r>
        <w:rPr>
          <w:rStyle w:val="affffd"/>
          <w:rFonts w:ascii="Fb Fontext" w:hAnsi="Fb Fontext"/>
          <w:rtl/>
          <w:rPrChange w:id="10403" w:author="מנוע אמוראים" w:date="2026-10-05T16:42:03Z">
            <w:rPr>
              <w:rFonts w:ascii="Fb Fontext" w:hAnsi="Fb Fontext"/>
              <w:rtl/>
            </w:rPr>
          </w:rPrChange>
        </w:rPr>
        <w:t xml:space="preserve">"</w:t>
      </w:r>
      <w:r>
        <w:rPr>
          <w:rStyle w:val="affffd"/>
          <w:rFonts w:ascii="Fb Fontext" w:hAnsi="Fb Fontext" w:hint="cs"/>
          <w:rtl/>
          <w:rPrChange w:id="10404" w:author="מנוע אמוראים" w:date="2026-10-05T16:42:03Z">
            <w:rPr>
              <w:rFonts w:ascii="Fb Fontext" w:hAnsi="Fb Fontext" w:hint="cs"/>
              <w:rtl/>
            </w:rPr>
          </w:rPrChange>
        </w:rPr>
        <w:t xml:space="preserve">י</w:t>
      </w:r>
      <w:r>
        <w:rPr>
          <w:rFonts w:ascii="Fb Fontext" w:hAnsi="Fb Fontext" w:hint="cs"/>
          <w:rtl/>
        </w:rPr>
        <w:t xml:space="preserve"> </w:t>
      </w:r>
      <w:r>
        <w:rPr>
          <w:rStyle w:val="affffd"/>
          <w:rFonts w:ascii="Fb Fontext" w:hAnsi="Fb Fontext" w:hint="cs"/>
          <w:rtl/>
          <w:rPrChange w:id="10405" w:author="מנוע אמוראים" w:date="2026-10-05T16:42:03Z">
            <w:rPr>
              <w:rFonts w:ascii="Fb Fontext" w:hAnsi="Fb Fontext" w:hint="cs"/>
              <w:rtl/>
            </w:rPr>
          </w:rPrChange>
        </w:rPr>
        <w:t xml:space="preserve">בריב</w:t>
      </w:r>
      <w:r>
        <w:rPr>
          <w:rStyle w:val="affffd"/>
          <w:rFonts w:ascii="Fb Fontext" w:hAnsi="Fb Fontext"/>
          <w:rtl/>
          <w:rPrChange w:id="10406" w:author="מנוע אמוראים" w:date="2026-10-05T16:42:03Z">
            <w:rPr>
              <w:rFonts w:ascii="Fb Fontext" w:hAnsi="Fb Fontext"/>
              <w:rtl/>
            </w:rPr>
          </w:rPrChange>
        </w:rPr>
        <w:t xml:space="preserve">"</w:t>
      </w:r>
      <w:r>
        <w:rPr>
          <w:rStyle w:val="affffd"/>
          <w:rFonts w:ascii="Fb Fontext" w:hAnsi="Fb Fontext" w:hint="cs"/>
          <w:rtl/>
          <w:rPrChange w:id="10407" w:author="מנוע אמוראים" w:date="2026-10-05T16:42:03Z">
            <w:rPr>
              <w:rFonts w:ascii="Fb Fontext" w:hAnsi="Fb Fontext" w:hint="cs"/>
              <w:rtl/>
            </w:rPr>
          </w:rPrChange>
        </w:rPr>
        <w:t xml:space="preserve">ב</w:t>
      </w:r>
      <w:r>
        <w:rPr>
          <w:rFonts w:ascii="Fb Fontext" w:hAnsi="Fb Fontext" w:hint="cs"/>
          <w:rtl/>
        </w:rPr>
        <w:t xml:space="preserve"> דס</w:t>
      </w:r>
      <w:r w:rsidRPr="007435EB">
        <w:rPr>
          <w:rFonts w:ascii="Fb Fontext" w:hAnsi="Fb Fontext"/>
          <w:rtl/>
        </w:rPr>
        <w:t>"</w:t>
      </w:r>
      <w:r w:rsidRPr="007435EB">
        <w:rPr>
          <w:rFonts w:ascii="Fb Fontext" w:hAnsi="Fb Fontext" w:hint="cs"/>
          <w:rtl/>
        </w:rPr>
        <w:t>ל ד</w:t>
      </w:r>
      <w:r w:rsidRPr="007435EB">
        <w:rPr>
          <w:rFonts w:ascii="Fb Fontext" w:hAnsi="Fb Fontext"/>
          <w:rtl/>
        </w:rPr>
        <w:t>אם יש שהות ביום לידע אם משכו בעלים את ידיהם, או שמתו או שנטמאו</w:t>
      </w:r>
      <w:r w:rsidRPr="007435EB">
        <w:rPr>
          <w:rFonts w:ascii="Fb Fontext" w:hAnsi="Fb Fontext" w:hint="cs"/>
          <w:rtl/>
        </w:rPr>
        <w:t xml:space="preserve"> </w:t>
      </w:r>
      <w:r w:rsidRPr="007435EB">
        <w:rPr>
          <w:rFonts w:ascii="Fb Fontext" w:hAnsi="Fb Fontext"/>
          <w:rtl/>
        </w:rPr>
        <w:t>חייב, ותעובר צורתו ויוצא לבית השריפה.</w:t>
      </w:r>
      <w:r w:rsidRPr="007435EB">
        <w:rPr>
          <w:rFonts w:ascii="Fb Fontext" w:hAnsi="Fb Fontext" w:hint="cs"/>
          <w:rtl/>
        </w:rPr>
        <w:t xml:space="preserve"> וטעמא משום דבעי עקירה</w:t>
      </w:r>
      <w:r w:rsidRPr="007435EB">
        <w:rPr>
          <w:rFonts w:ascii="Fb Fontext" w:hAnsi="Fb Fontext"/>
          <w:rtl/>
        </w:rPr>
        <w:t>.</w:t>
      </w:r>
    </w:p>
    <w:p w14:paraId="5D0D031E" w14:textId="77777777" w:rsidR="00E8089F" w:rsidRPr="007435EB" w:rsidRDefault="00E8089F" w:rsidP="00E8089F">
      <w:pPr>
        <w:rPr>
          <w:rtl/>
        </w:rPr>
      </w:pPr>
      <w:r w:rsidRPr="005C3FF1">
        <w:rPr>
          <w:rStyle w:val="afffa"/>
          <w:rFonts w:hint="cs"/>
          <w:rtl/>
        </w:rPr>
        <w:t>ודחי</w:t>
      </w:r>
      <w:r w:rsidRPr="005C3FF1">
        <w:rPr>
          <w:rStyle w:val="afffa"/>
          <w:rtl/>
        </w:rPr>
        <w:t>'</w:t>
      </w:r>
      <w:r w:rsidRPr="007435EB">
        <w:rPr>
          <w:rFonts w:hint="cs"/>
          <w:rtl/>
        </w:rPr>
        <w:t xml:space="preserve"> ד</w:t>
      </w:r>
      <w:r w:rsidRPr="007435EB">
        <w:rPr>
          <w:rtl/>
        </w:rPr>
        <w:t>דילמא משום דס"</w:t>
      </w:r>
      <w:r w:rsidRPr="007435EB">
        <w:rPr>
          <w:rFonts w:hint="cs"/>
          <w:rtl/>
        </w:rPr>
        <w:t>ל</w:t>
      </w:r>
      <w:r w:rsidRPr="007435EB">
        <w:rPr>
          <w:rtl/>
        </w:rPr>
        <w:t xml:space="preserve"> כתנא דבי רבה בר אבוה</w:t>
      </w:r>
      <w:r w:rsidRPr="007435EB">
        <w:rPr>
          <w:rFonts w:hint="cs"/>
          <w:rtl/>
        </w:rPr>
        <w:t xml:space="preserve"> דגם</w:t>
      </w:r>
      <w:r w:rsidRPr="007435EB">
        <w:rPr>
          <w:rtl/>
        </w:rPr>
        <w:t xml:space="preserve"> פיגול בעי עיבור צורה, </w:t>
      </w:r>
      <w:r w:rsidRPr="007435EB">
        <w:rPr>
          <w:rFonts w:hint="cs"/>
          <w:rtl/>
        </w:rPr>
        <w:t>ו</w:t>
      </w:r>
      <w:r w:rsidRPr="007435EB">
        <w:rPr>
          <w:rtl/>
        </w:rPr>
        <w:t>יליף עון עון מנותר.</w:t>
      </w:r>
    </w:p>
    <w:p w14:paraId="573D7DAC" w14:textId="77777777" w:rsidR="00E8089F" w:rsidRPr="007435EB" w:rsidRDefault="00E8089F" w:rsidP="00E8089F">
      <w:pPr>
        <w:rPr>
          <w:rtl/>
        </w:rPr>
      </w:pPr>
      <w:r w:rsidRPr="007435EB">
        <w:rPr>
          <w:rFonts w:ascii="Fb Fontext" w:hAnsi="Fb Fontext" w:hint="cs"/>
          <w:sz w:val="20"/>
          <w:rtl/>
        </w:rPr>
        <w:t>דאלת</w:t>
      </w:r>
      <w:r w:rsidRPr="007435EB">
        <w:rPr>
          <w:rFonts w:ascii="Fb Fontext" w:hAnsi="Fb Fontext"/>
          <w:sz w:val="20"/>
          <w:rtl/>
        </w:rPr>
        <w:t>"</w:t>
      </w:r>
      <w:r w:rsidRPr="007435EB">
        <w:rPr>
          <w:rFonts w:ascii="Fb Fontext" w:hAnsi="Fb Fontext" w:hint="cs"/>
          <w:sz w:val="20"/>
          <w:rtl/>
        </w:rPr>
        <w:t>ה הא ב</w:t>
      </w:r>
      <w:r w:rsidRPr="007435EB">
        <w:rPr>
          <w:rFonts w:ascii="Fb Fontext" w:hAnsi="Fb Fontext"/>
          <w:sz w:val="20"/>
          <w:rtl/>
        </w:rPr>
        <w:t xml:space="preserve">נטמאו בעלים </w:t>
      </w:r>
      <w:r>
        <w:rPr>
          <w:rFonts w:ascii="Fb Fontext" w:hAnsi="Fb Fontext" w:hint="cs"/>
          <w:sz w:val="20"/>
          <w:rtl/>
        </w:rPr>
        <w:t xml:space="preserve">וודאי בעי עקירה </w:t>
      </w:r>
      <w:r>
        <w:rPr>
          <w:rStyle w:val="affffd"/>
          <w:rFonts w:ascii="Fb Fontext" w:hAnsi="Fb Fontext" w:hint="cs"/>
          <w:sz w:val="20"/>
          <w:rtl/>
          <w:rPrChange w:id="10408" w:author="מנוע אמוראים" w:date="2026-10-05T16:42:03Z">
            <w:rPr>
              <w:rFonts w:ascii="Fb Fontext" w:hAnsi="Fb Fontext" w:hint="cs"/>
              <w:sz w:val="20"/>
              <w:rtl/>
            </w:rPr>
          </w:rPrChange>
        </w:rPr>
        <w:t xml:space="preserve">וכרחב</w:t>
      </w:r>
      <w:r>
        <w:rPr>
          <w:rStyle w:val="affffd"/>
          <w:rFonts w:ascii="Fb Fontext" w:hAnsi="Fb Fontext"/>
          <w:sz w:val="20"/>
          <w:rtl/>
          <w:rPrChange w:id="10409" w:author="מנוע אמוראים" w:date="2026-10-05T16:42:03Z">
            <w:rPr>
              <w:rFonts w:ascii="Fb Fontext" w:hAnsi="Fb Fontext"/>
              <w:sz w:val="20"/>
              <w:rtl/>
            </w:rPr>
          </w:rPrChange>
        </w:rPr>
        <w:t xml:space="preserve">"</w:t>
      </w:r>
      <w:r>
        <w:rPr>
          <w:rStyle w:val="affffd"/>
          <w:rFonts w:ascii="Fb Fontext" w:hAnsi="Fb Fontext" w:hint="cs"/>
          <w:sz w:val="20"/>
          <w:rtl/>
          <w:rPrChange w:id="10410" w:author="מנוע אמוראים" w:date="2026-10-05T16:42:03Z">
            <w:rPr>
              <w:rFonts w:ascii="Fb Fontext" w:hAnsi="Fb Fontext" w:hint="cs"/>
              <w:sz w:val="20"/>
              <w:rtl/>
            </w:rPr>
          </w:rPrChange>
        </w:rPr>
        <w:t xml:space="preserve">ג</w:t>
      </w:r>
      <w:r>
        <w:rPr>
          <w:rFonts w:ascii="Fb Fontext" w:hAnsi="Fb Fontext" w:hint="cs"/>
          <w:sz w:val="20"/>
          <w:rtl/>
        </w:rPr>
        <w:t xml:space="preserve"> ד</w:t>
      </w:r>
      <w:r w:rsidRPr="007435EB">
        <w:rPr>
          <w:rFonts w:ascii="Fb Fontext" w:hAnsi="Fb Fontext"/>
          <w:sz w:val="20"/>
          <w:rtl/>
        </w:rPr>
        <w:t>בעלים טמאי מת, ונדחו לפסח שני.</w:t>
      </w:r>
    </w:p>
    <w:p w14:paraId="6D0B1F46" w14:textId="77777777" w:rsidR="00E8089F" w:rsidRPr="007435EB" w:rsidRDefault="00E8089F" w:rsidP="00E8089F">
      <w:pPr>
        <w:rPr>
          <w:rtl/>
        </w:rPr>
      </w:pPr>
      <w:r w:rsidRPr="005C3FF1">
        <w:rPr>
          <w:rStyle w:val="afffa"/>
          <w:rtl/>
        </w:rPr>
        <w:t xml:space="preserve">אלא מחוורתא כדשני מעיקרא: </w:t>
      </w:r>
      <w:r w:rsidRPr="007435EB">
        <w:rPr>
          <w:rFonts w:ascii="Fb Fontext" w:hAnsi="Fb Fontext"/>
          <w:rtl/>
        </w:rPr>
        <w:t>יוסף בן חונאי היא.</w:t>
      </w:r>
    </w:p>
    <w:p w14:paraId="5EBBC0EE" w14:textId="36DFD1AA" w:rsidR="00E8089F" w:rsidRPr="007435EB" w:rsidRDefault="00F47631" w:rsidP="00F47631">
      <w:pPr>
        <w:pStyle w:val="affd"/>
        <w:rPr>
          <w:bCs/>
          <w:rtl/>
        </w:rPr>
      </w:pPr>
      <w:r>
        <w:rPr>
          <w:rFonts w:hint="cs"/>
          <w:rtl/>
        </w:rPr>
        <w:t>***</w:t>
      </w:r>
    </w:p>
    <w:p w14:paraId="63E55814" w14:textId="77777777" w:rsidR="00E8089F" w:rsidRPr="005C3FF1" w:rsidRDefault="00E8089F" w:rsidP="009A151F">
      <w:pPr>
        <w:rPr>
          <w:rStyle w:val="afffa"/>
          <w:rtl/>
        </w:rPr>
        <w:sectPr w:rsidR="00E8089F" w:rsidRPr="005C3FF1" w:rsidSect="0004022B">
          <w:headerReference w:type="default" r:id="rId16"/>
          <w:pgSz w:w="5443" w:h="14181" w:code="138"/>
          <w:pgMar w:top="284" w:right="1134" w:bottom="284" w:left="907" w:header="284" w:footer="284" w:gutter="0"/>
          <w:cols w:space="1134"/>
          <w:bidi/>
          <w:rtlGutter/>
          <w:docGrid w:linePitch="360"/>
        </w:sectPr>
      </w:pPr>
    </w:p>
    <w:p w14:paraId="7070ED80" w14:textId="77777777" w:rsidR="00C04C89" w:rsidRPr="007435EB" w:rsidRDefault="00E8089F" w:rsidP="009A151F">
      <w:pPr>
        <w:pStyle w:val="Hadran"/>
        <w:pPrChange w:id="91070" w:author="Claude" w:date="2026-10-08T08:35:33Z">
          <w:pPr/>
        </w:pPrChange>
      </w:pPr>
      <w:r w:rsidRPr="005C3FF1">
        <w:rPr>
          <w:rStyle w:val="afffa"/>
          <w:rtl/>
        </w:rPr>
        <w:t>הדרן עלך אלו דברים.</w:t>
      </w:r>
      <w:r w:rsidR="00C04C89" w:rsidRPr="007435EB">
        <w:rPr>
          <w:rtl/>
        </w:rPr>
        <w:t xml:space="preserve"> </w:t>
      </w:r>
      <w:r w:rsidR="00C04C89" w:rsidRPr="007435EB">
        <w:rPr>
          <w:rtl/>
        </w:rPr>
        <w:br w:type="page"/>
      </w:r>
    </w:p>
    <w:p w14:paraId="37543977" w14:textId="77777777" w:rsidR="00E8089F" w:rsidRPr="007435EB" w:rsidRDefault="00E8089F" w:rsidP="00C04C89">
      <w:pPr>
        <w:pStyle w:val="afff2"/>
        <w:framePr w:wrap="around"/>
        <w:rPr>
          <w:del w:id="41152" w:author="Claude" w:date="2026-10-07T09:25:14Z"/>
          <w:rtl/>
        </w:rPr>
      </w:pPr>
      <w:del w:id="41151" w:author="Claude" w:date="2026-10-07T09:25:14Z">
        <w:r w:rsidRPr="007435EB">
          <w:rPr>
            <w:rFonts w:hint="cs"/>
            <w:rtl/>
          </w:rPr>
          <w:lastRenderedPageBreak/>
          <w:delText xml:space="preserve">פרק שביעי</w:delText>
        </w:r>
      </w:del>
    </w:p>
    <w:p w14:paraId="352D6EB6" w14:textId="77777777" w:rsidR="00E8089F" w:rsidRPr="007435EB" w:rsidRDefault="00E8089F" w:rsidP="00E8089F">
      <w:pPr>
        <w:pStyle w:val="afff4"/>
        <w:framePr w:wrap="around"/>
        <w:rPr>
          <w:rFonts w:ascii="Fb Fontext" w:hAnsi="Fb Fontext"/>
          <w:rtl/>
        </w:rPr>
      </w:pPr>
      <w:r w:rsidRPr="007435EB">
        <w:rPr>
          <w:rFonts w:ascii="Fb Fontext" w:hAnsi="Fb Fontext" w:hint="cs"/>
          <w:rtl/>
        </w:rPr>
        <w:t>כיצד צולין</w:t>
      </w:r>
    </w:p>
    <w:p w14:paraId="2AFD05D9" w14:textId="77777777" w:rsidR="00E8089F" w:rsidRPr="007435EB" w:rsidRDefault="00E8089F" w:rsidP="00E8089F">
      <w:pPr>
        <w:pStyle w:val="afff4"/>
        <w:framePr w:wrap="around"/>
        <w:rPr>
          <w:rFonts w:cs="Guttman Vilna"/>
          <w:b/>
          <w:bCs/>
          <w:rtl/>
        </w:rPr>
      </w:pPr>
      <w:r w:rsidRPr="007435EB">
        <w:rPr>
          <w:rFonts w:ascii="Fb Fontext" w:hAnsi="Fb Fontext"/>
          <w:rtl/>
        </w:rPr>
        <w:t>דפים בפרק</w:t>
      </w:r>
    </w:p>
    <w:p w14:paraId="47D6257B" w14:textId="77777777" w:rsidR="00E8089F" w:rsidRPr="007435EB" w:rsidRDefault="00E8089F" w:rsidP="00E8089F">
      <w:pPr>
        <w:pStyle w:val="afff3"/>
        <w:framePr w:wrap="around"/>
        <w:spacing w:line="276" w:lineRule="auto"/>
        <w:rPr>
          <w:del w:id="41158" w:author="Claude" w:date="2026-10-07T09:25:14Z"/>
          <w:sz w:val="20"/>
          <w:rtl/>
        </w:rPr>
      </w:pPr>
      <w:del w:id="41153" w:author="Claude" w:date="2026-10-07T09:25:14Z">
        <w:r w:rsidRPr="007435EB">
          <w:rPr>
            <w:rFonts w:hint="cs"/>
            <w:sz w:val="20"/>
            <w:rtl/>
          </w:rPr>
          <w:delText xml:space="preserve">כיצד</w:delText>
        </w:r>
      </w:del>
      <w:del w:id="41154" w:author="Claude" w:date="2026-10-07T09:25:14Z">
        <w:r w:rsidR="002F64F7" w:rsidRPr="007435EB">
          <w:rPr>
            <w:rFonts w:hint="cs"/>
            <w:sz w:val="20"/>
            <w:rtl/>
          </w:rPr>
          <w:delText xml:space="preserve">+</w:delText>
        </w:r>
      </w:del>
      <w:del w:id="41155" w:author="Claude" w:date="2026-10-07T09:25:14Z">
        <w:r w:rsidRPr="007435EB">
          <w:rPr>
            <w:rFonts w:hint="cs"/>
            <w:sz w:val="20"/>
            <w:rtl/>
          </w:rPr>
          <w:delText xml:space="preserve"> צול</w:delText>
        </w:r>
      </w:del>
      <w:del w:id="41156" w:author="Claude" w:date="2026-10-07T09:25:14Z">
        <w:r w:rsidR="002F64F7" w:rsidRPr="007435EB">
          <w:rPr>
            <w:rFonts w:hint="cs"/>
            <w:sz w:val="20"/>
            <w:rtl/>
          </w:rPr>
          <w:delText xml:space="preserve">+</w:delText>
        </w:r>
      </w:del>
      <w:del w:id="41157" w:author="Claude" w:date="2026-10-07T09:25:14Z">
        <w:r w:rsidRPr="007435EB">
          <w:rPr>
            <w:rFonts w:hint="cs"/>
            <w:sz w:val="20"/>
            <w:rtl/>
          </w:rPr>
          <w:delText xml:space="preserve">ין</w:delText>
        </w:r>
      </w:del>
    </w:p>
    <w:p w14:paraId="7D68BCBE" w14:textId="77777777" w:rsidR="00E8089F" w:rsidRPr="007435EB" w:rsidRDefault="00E8089F" w:rsidP="00E8089F">
      <w:pPr>
        <w:pStyle w:val="afff4"/>
        <w:framePr w:wrap="around"/>
        <w:rPr>
          <w:rtl/>
        </w:rPr>
      </w:pPr>
      <w:r w:rsidRPr="007435EB">
        <w:rPr>
          <w:rFonts w:hint="cs"/>
          <w:rtl/>
        </w:rPr>
        <w:t>עד.- פו:</w:t>
      </w:r>
    </w:p>
    <w:p>
      <w:pPr>
        <w:pStyle w:val="PetichatPerek"/>
        <w:rPr>
          <w:ins w:id="41150" w:author="Claude" w:date="2026-10-07T09:25:14Z"/>
        </w:rPr>
      </w:pPr>
      <w:ins w:id="41149" w:author="Claude" w:date="2026-10-07T09:25:14Z">
        <w:r>
          <w:rPr>
            <w:rFonts w:hint="cs"/>
            <w:rtl/>
          </w:rPr>
          <w:t xml:space="preserve">פרק שביעי</w:t>
        </w:r>
        <w:r>
          <w:rPr>
            <w:rFonts w:hint="cs"/>
            <w:rtl/>
          </w:rPr>
          <w:t xml:space="preserve"> - </w:t>
        </w:r>
        <w:r>
          <w:rPr>
            <w:rFonts w:hint="cs"/>
            <w:sz w:val="20"/>
            <w:rtl/>
          </w:rPr>
          <w:t xml:space="preserve">כיצד+ צול+ין</w:t>
        </w:r>
      </w:ins>
    </w:p>
    <w:p>
      <w:pPr>
        <w:pStyle w:val="affffff1"/>
        <w:rPr>
          <w:ins w:id="20158" w:author="קלוד" w:date="2026-10-06T10:09:47Z"/>
        </w:rPr>
      </w:pPr>
      <w:ins w:id="20157" w:author="קלוד" w:date="2026-10-06T10:09:47Z">
        <w:r>
          <w:t xml:space="preserve">משנה א</w:t>
        </w:r>
      </w:ins>
    </w:p>
    <w:p w14:paraId="361DB5CB" w14:textId="77777777" w:rsidR="00E8089F" w:rsidRPr="007435EB" w:rsidRDefault="00E8089F" w:rsidP="00E8089F">
      <w:pPr>
        <w:pStyle w:val="afff5"/>
        <w:rPr>
          <w:del w:id="20052" w:author="קלוד" w:date="2026-10-06T10:16:37Z"/>
          <w:b/>
          <w:rtl/>
        </w:rPr>
      </w:pPr>
      <w:ins w:id="9812" w:author="מספור קטעי משנה" w:date="2026-10-06T10:05:03Z">
        <w:del w:id="20050" w:author="קלוד" w:date="2026-10-06T10:16:37Z">
          <w:r>
            <w:rPr>
              <w:rStyle w:val="MisparKeta"/>
            </w:rPr>
            <w:delText xml:space="preserve">א. </w:delText>
          </w:r>
        </w:del>
      </w:ins>
      <w:del w:id="20051" w:author="קלוד" w:date="2026-10-06T10:16:37Z">
        <w:r w:rsidRPr="007435EB">
          <w:rPr>
            <w:b/>
            <w:sz w:val="20"/>
            <w:rtl/>
          </w:rPr>
          <w:delText xml:space="preserve">משנה.</w:delText>
        </w:r>
      </w:del>
    </w:p>
    <w:p w14:paraId="2CD3EE76" w14:textId="77777777" w:rsidR="00E8089F" w:rsidRPr="007435EB" w:rsidRDefault="00E8089F" w:rsidP="00E8089F">
      <w:pPr>
        <w:pStyle w:val="afff5"/>
        <w:rPr>
          <w:b/>
          <w:rtl/>
        </w:rPr>
      </w:pPr>
      <w:r w:rsidRPr="007435EB">
        <w:rPr>
          <w:b/>
          <w:rtl/>
        </w:rPr>
        <w:t>כיצד צולין את הפסח? מביאין שפוד של רמון ותוחבו לתוך פיו עד בית נקובתו.</w:t>
      </w:r>
    </w:p>
    <w:p w14:paraId="596FE3CE" w14:textId="77777777" w:rsidR="00E8089F" w:rsidRPr="007435EB" w:rsidRDefault="00E8089F" w:rsidP="00E8089F">
      <w:pPr>
        <w:pStyle w:val="afff5"/>
        <w:rPr>
          <w:b/>
          <w:rtl/>
        </w:rPr>
      </w:pPr>
      <w:r w:rsidRPr="007435EB">
        <w:rPr>
          <w:b/>
          <w:rtl/>
        </w:rPr>
        <w:tab/>
      </w:r>
      <w:r w:rsidRPr="007435EB">
        <w:rPr>
          <w:b/>
          <w:rtl/>
        </w:rPr>
        <w:tab/>
      </w:r>
      <w:r w:rsidRPr="007435EB">
        <w:rPr>
          <w:b/>
          <w:rtl/>
        </w:rPr>
        <w:tab/>
      </w:r>
      <w:r w:rsidRPr="007435EB">
        <w:rPr>
          <w:rFonts w:hint="cs"/>
          <w:b/>
          <w:rtl/>
        </w:rPr>
        <w:t xml:space="preserve">    </w:t>
      </w:r>
      <w:r>
        <w:rPr>
          <w:b/>
          <w:rtl/>
        </w:rPr>
        <w:t xml:space="preserve">ונותן את כרעיו ואת בני מעיו לתוכו, דברי </w:t>
      </w:r>
      <w:r>
        <w:rPr>
          <w:rStyle w:val="TanaimMishna"/>
          <w:b/>
          <w:rtl/>
          <w:rPrChange w:id="20050" w:author="קלוד" w:date="2026-10-06T10:09:47Z">
            <w:rPr>
              <w:b/>
              <w:rtl/>
            </w:rPr>
          </w:rPrChange>
        </w:rPr>
        <w:t xml:space="preserve">רבי יוסי</w:t>
      </w:r>
      <w:r>
        <w:rPr>
          <w:b/>
          <w:rtl/>
        </w:rPr>
        <w:t xml:space="preserve"> הגלילי.</w:t>
      </w:r>
    </w:p>
    <w:p w14:paraId="348345DB" w14:textId="77777777" w:rsidR="00E8089F" w:rsidRPr="007435EB" w:rsidRDefault="00E8089F" w:rsidP="00E8089F">
      <w:pPr>
        <w:pStyle w:val="afff5"/>
        <w:rPr>
          <w:b/>
          <w:rtl/>
        </w:rPr>
      </w:pPr>
      <w:r>
        <w:rPr>
          <w:rStyle w:val="TanaimMishna"/>
          <w:b/>
          <w:rtl/>
          <w:rPrChange w:id="20051" w:author="קלוד" w:date="2026-10-06T10:09:47Z">
            <w:rPr>
              <w:b/>
              <w:rtl/>
            </w:rPr>
          </w:rPrChange>
        </w:rPr>
        <w:t xml:space="preserve">רבי עקיבא</w:t>
      </w:r>
      <w:r>
        <w:rPr>
          <w:b/>
          <w:rtl/>
        </w:rPr>
        <w:t xml:space="preserve"> אומר</w:t>
      </w:r>
      <w:r>
        <w:rPr>
          <w:rStyle w:val="TanaimMishna"/>
          <w:b/>
          <w:rtl/>
          <w:rPrChange w:id="41099" w:author="Claude" w:date="2026-10-07T09:25:14Z">
            <w:rPr>
              <w:b/>
              <w:rtl/>
            </w:rPr>
          </w:rPrChange>
        </w:rPr>
        <w:t xml:space="preserve">:</w:t>
      </w:r>
      <w:r>
        <w:rPr>
          <w:b/>
          <w:rtl/>
        </w:rPr>
        <w:t xml:space="preserve"> כמין בישול הוא זה, אלא תולין חוצה לו.</w:t>
      </w:r>
    </w:p>
    <w:p w14:paraId="2B1BAB3E" w14:textId="77777777" w:rsidR="00E8089F" w:rsidRPr="007435EB" w:rsidRDefault="00E8089F" w:rsidP="00E8089F">
      <w:pPr>
        <w:pStyle w:val="afff5"/>
        <w:rPr>
          <w:b/>
          <w:rtl/>
        </w:rPr>
      </w:pPr>
      <w:r w:rsidRPr="007435EB">
        <w:rPr>
          <w:b/>
          <w:rtl/>
        </w:rPr>
        <w:t>אין צולין את הפסח לא על השפוד ולא על האסכלא.</w:t>
      </w:r>
    </w:p>
    <w:p w14:paraId="5F852457" w14:textId="77777777" w:rsidR="00E8089F" w:rsidRPr="007435EB" w:rsidRDefault="00E8089F" w:rsidP="00E8089F">
      <w:pPr>
        <w:pStyle w:val="afff5"/>
        <w:rPr>
          <w:b/>
          <w:rtl/>
        </w:rPr>
      </w:pPr>
      <w:r w:rsidRPr="007435EB">
        <w:rPr>
          <w:b/>
          <w:rtl/>
        </w:rPr>
        <w:t>א"ר צדוק: מעשה בר"</w:t>
      </w:r>
      <w:r w:rsidRPr="007435EB">
        <w:rPr>
          <w:rFonts w:hint="cs"/>
          <w:b/>
          <w:rtl/>
        </w:rPr>
        <w:t>ג</w:t>
      </w:r>
      <w:r w:rsidRPr="007435EB">
        <w:rPr>
          <w:b/>
          <w:rtl/>
        </w:rPr>
        <w:t xml:space="preserve"> שאמר לטבי עבדו צא וצלה לנו את הפסח על האסכלה.</w:t>
      </w:r>
    </w:p>
    <w:p w14:paraId="11D00E00" w14:textId="5DC90786" w:rsidR="00E8089F" w:rsidRPr="007435EB" w:rsidRDefault="00F47631" w:rsidP="00F47631">
      <w:pPr>
        <w:pStyle w:val="affd"/>
        <w:rPr>
          <w:del w:id="90038" w:author="מנוע עיצוב" w:date="2026-10-08T11:01:28Z"/>
          <w:bCs/>
          <w:rtl/>
        </w:rPr>
      </w:pPr>
      <w:del w:id="90037" w:author="מנוע עיצוב" w:date="2026-10-08T11:01:28Z">
        <w:r>
          <w:rPr>
            <w:rFonts w:hint="cs"/>
            <w:rtl/>
          </w:rPr>
          <w:delText xml:space="preserve">***</w:delText>
        </w:r>
      </w:del>
    </w:p>
    <w:p w14:paraId="75B5DB28" w14:textId="77777777" w:rsidR="00E8089F" w:rsidRPr="007435EB" w:rsidRDefault="00E8089F" w:rsidP="00E8089F">
      <w:pPr>
        <w:pStyle w:val="afffd"/>
        <w:rPr>
          <w:b/>
          <w:sz w:val="20"/>
          <w:rtl/>
        </w:rPr>
      </w:pPr>
      <w:ins w:id="9813" w:author="מספור קטעי משנה" w:date="2026-10-06T10:05:03Z">
        <w:r>
          <w:rPr>
            <w:rStyle w:val="MisparKeta"/>
          </w:rPr>
          <w:t xml:space="preserve">א. </w:t>
        </w:r>
      </w:ins>
      <w:r w:rsidRPr="009A151F">
        <w:rPr>
          <w:b/>
          <w:bCs/>
          <w:rtl/>
        </w:rPr>
        <w:t>שפוד של רמון</w:t>
      </w:r>
      <w:r w:rsidRPr="007435EB">
        <w:rPr>
          <w:b/>
          <w:rtl/>
          <w:rPrChange w:id="40028" w:author="Claude" w:date="2026-10-06T13:34:51Z">
            <w:rPr>
              <w:b/>
              <w:sz w:val="20"/>
              <w:rtl/>
            </w:rPr>
          </w:rPrChange>
        </w:rPr>
        <w:t>.</w:t>
      </w:r>
    </w:p>
    <w:p w14:paraId="5CA58078" w14:textId="77777777" w:rsidR="00E8089F" w:rsidRPr="007435EB" w:rsidRDefault="00E8089F" w:rsidP="00E8089F">
      <w:pPr>
        <w:rPr>
          <w:rtl/>
        </w:rPr>
      </w:pPr>
      <w:r w:rsidRPr="007435EB">
        <w:rPr>
          <w:rFonts w:ascii="Fb Fontext" w:hAnsi="Fb Fontext" w:hint="cs"/>
          <w:rtl/>
        </w:rPr>
        <w:t>ולא שיפוד של מתכת</w:t>
      </w:r>
      <w:r w:rsidRPr="007435EB">
        <w:rPr>
          <w:rFonts w:ascii="Fb Fontext" w:hAnsi="Fb Fontext"/>
          <w:rtl/>
        </w:rPr>
        <w:t xml:space="preserve"> - איידי דחם מקצתו חם כולו, ו</w:t>
      </w:r>
      <w:r w:rsidRPr="007435EB">
        <w:rPr>
          <w:rFonts w:ascii="Fb Fontext" w:hAnsi="Fb Fontext" w:hint="cs"/>
          <w:rtl/>
        </w:rPr>
        <w:t xml:space="preserve">נצלה </w:t>
      </w:r>
      <w:r w:rsidRPr="007435EB">
        <w:rPr>
          <w:rFonts w:ascii="Fb Fontext" w:hAnsi="Fb Fontext"/>
          <w:rtl/>
        </w:rPr>
        <w:t>מחמת השפוד.</w:t>
      </w:r>
      <w:r w:rsidRPr="00AC0CB1">
        <w:rPr>
          <w:rStyle w:val="af2"/>
          <w:rFonts w:hint="cs"/>
          <w:rtl/>
        </w:rPr>
        <w:t xml:space="preserve"> '</w:t>
      </w:r>
      <w:r w:rsidRPr="00AC0CB1">
        <w:rPr>
          <w:rStyle w:val="af2"/>
          <w:rtl/>
        </w:rPr>
        <w:t>צלי אש</w:t>
      </w:r>
      <w:r w:rsidRPr="00AC0CB1">
        <w:rPr>
          <w:rStyle w:val="af2"/>
          <w:rFonts w:hint="cs"/>
          <w:rtl/>
        </w:rPr>
        <w:t>'</w:t>
      </w:r>
      <w:r w:rsidRPr="00AC0CB1">
        <w:rPr>
          <w:rStyle w:val="af2"/>
          <w:rtl/>
        </w:rPr>
        <w:t xml:space="preserve"> </w:t>
      </w:r>
      <w:r w:rsidRPr="007435EB">
        <w:rPr>
          <w:rFonts w:ascii="Fb Fontext" w:hAnsi="Fb Fontext"/>
          <w:rtl/>
        </w:rPr>
        <w:t>ולא צלי מחמת דבר אחר.</w:t>
      </w:r>
    </w:p>
    <w:p w14:paraId="543E6E02" w14:textId="77777777" w:rsidR="00E8089F" w:rsidRPr="007435EB" w:rsidRDefault="00E8089F" w:rsidP="00E8089F">
      <w:pPr>
        <w:rPr>
          <w:rtl/>
        </w:rPr>
      </w:pPr>
      <w:r w:rsidRPr="007435EB">
        <w:rPr>
          <w:rFonts w:hint="cs"/>
          <w:rtl/>
        </w:rPr>
        <w:t xml:space="preserve">ולא של דקל </w:t>
      </w:r>
      <w:r w:rsidRPr="007435EB">
        <w:rPr>
          <w:rtl/>
        </w:rPr>
        <w:t xml:space="preserve">– </w:t>
      </w:r>
      <w:r w:rsidRPr="007435EB">
        <w:rPr>
          <w:rFonts w:hint="cs"/>
          <w:rtl/>
        </w:rPr>
        <w:t>היות ויש לו חריצים מוציא מים</w:t>
      </w:r>
      <w:r w:rsidRPr="007435EB">
        <w:rPr>
          <w:rtl/>
        </w:rPr>
        <w:t>, והוי כמבושל.</w:t>
      </w:r>
    </w:p>
    <w:p w14:paraId="7A0F2A93" w14:textId="77777777" w:rsidR="00E8089F" w:rsidRPr="007435EB" w:rsidRDefault="00E8089F" w:rsidP="00E8089F">
      <w:pPr>
        <w:rPr>
          <w:rtl/>
        </w:rPr>
      </w:pPr>
      <w:r w:rsidRPr="007435EB">
        <w:rPr>
          <w:rFonts w:hint="cs"/>
          <w:rtl/>
        </w:rPr>
        <w:t>ולא של תאנה</w:t>
      </w:r>
      <w:r w:rsidRPr="007435EB">
        <w:rPr>
          <w:rtl/>
        </w:rPr>
        <w:t xml:space="preserve"> - איידי דמחלחל מפיק מיא, והוה ליה כמבושל.</w:t>
      </w:r>
    </w:p>
    <w:p w14:paraId="32E1402A" w14:textId="77777777" w:rsidR="00E8089F" w:rsidRPr="007435EB" w:rsidRDefault="00E8089F" w:rsidP="00E8089F">
      <w:pPr>
        <w:rPr>
          <w:rtl/>
        </w:rPr>
      </w:pPr>
      <w:r w:rsidRPr="007435EB">
        <w:rPr>
          <w:rFonts w:hint="cs"/>
          <w:rtl/>
        </w:rPr>
        <w:t>ולא של אלון חרוב ושקמה</w:t>
      </w:r>
      <w:r w:rsidRPr="007435EB">
        <w:rPr>
          <w:rtl/>
        </w:rPr>
        <w:t>- איידי ד</w:t>
      </w:r>
      <w:r w:rsidRPr="007435EB">
        <w:rPr>
          <w:rFonts w:hint="cs"/>
          <w:rtl/>
        </w:rPr>
        <w:t>יש בזה</w:t>
      </w:r>
      <w:r w:rsidRPr="007435EB">
        <w:rPr>
          <w:rtl/>
        </w:rPr>
        <w:t xml:space="preserve"> </w:t>
      </w:r>
      <w:r w:rsidRPr="007435EB">
        <w:rPr>
          <w:rFonts w:hint="cs"/>
          <w:rtl/>
        </w:rPr>
        <w:t>בליטות הנחתכות בסכין</w:t>
      </w:r>
      <w:r w:rsidRPr="007435EB">
        <w:rPr>
          <w:rtl/>
        </w:rPr>
        <w:t>.</w:t>
      </w:r>
    </w:p>
    <w:p w14:paraId="0667615B" w14:textId="77777777" w:rsidR="00E8089F" w:rsidRPr="007435EB" w:rsidRDefault="00E8089F" w:rsidP="00E8089F">
      <w:pPr>
        <w:rPr>
          <w:rtl/>
        </w:rPr>
      </w:pPr>
      <w:r w:rsidRPr="007435EB">
        <w:rPr>
          <w:rFonts w:hint="cs"/>
          <w:rtl/>
        </w:rPr>
        <w:t xml:space="preserve">ובשל רימון </w:t>
      </w:r>
      <w:r w:rsidRPr="007435EB">
        <w:rPr>
          <w:rtl/>
        </w:rPr>
        <w:t xml:space="preserve">– </w:t>
      </w:r>
      <w:r w:rsidRPr="007435EB">
        <w:rPr>
          <w:rFonts w:hint="cs"/>
          <w:rtl/>
        </w:rPr>
        <w:t>חלקים בליטותיו וא</w:t>
      </w:r>
      <w:r w:rsidRPr="007435EB">
        <w:rPr>
          <w:rtl/>
        </w:rPr>
        <w:t>"</w:t>
      </w:r>
      <w:r w:rsidRPr="007435EB">
        <w:rPr>
          <w:rFonts w:hint="cs"/>
          <w:rtl/>
        </w:rPr>
        <w:t>צ להעביר סכין עליהם.</w:t>
      </w:r>
    </w:p>
    <w:p w14:paraId="470E8838" w14:textId="77777777" w:rsidR="00E8089F" w:rsidRPr="007435EB" w:rsidRDefault="00E8089F" w:rsidP="00E8089F">
      <w:pPr>
        <w:rPr>
          <w:rtl/>
        </w:rPr>
      </w:pPr>
      <w:r w:rsidRPr="007435EB">
        <w:rPr>
          <w:rFonts w:hint="cs"/>
          <w:rtl/>
        </w:rPr>
        <w:t>ו</w:t>
      </w:r>
      <w:r w:rsidRPr="005C3FF1">
        <w:rPr>
          <w:rStyle w:val="afffa"/>
          <w:rFonts w:hint="cs"/>
          <w:rtl/>
        </w:rPr>
        <w:t>אב</w:t>
      </w:r>
      <w:r w:rsidRPr="005C3FF1">
        <w:rPr>
          <w:rStyle w:val="afffa"/>
          <w:rtl/>
        </w:rPr>
        <w:t>"</w:t>
      </w:r>
      <w:r w:rsidRPr="005C3FF1">
        <w:rPr>
          <w:rStyle w:val="afffa"/>
          <w:rFonts w:hint="cs"/>
          <w:rtl/>
        </w:rPr>
        <w:t>א</w:t>
      </w:r>
      <w:r w:rsidRPr="007435EB">
        <w:rPr>
          <w:rFonts w:hint="cs"/>
          <w:rtl/>
        </w:rPr>
        <w:t xml:space="preserve"> בשיפוד בן שנה שאין לו בליטות.</w:t>
      </w:r>
    </w:p>
    <w:p w14:paraId="138CB3F9" w14:textId="77777777" w:rsidR="00E8089F" w:rsidRPr="007435EB" w:rsidRDefault="00E8089F" w:rsidP="00E8089F">
      <w:pPr>
        <w:rPr>
          <w:rtl/>
        </w:rPr>
      </w:pPr>
      <w:r w:rsidRPr="007435EB">
        <w:rPr>
          <w:rFonts w:ascii="Fb Fontext" w:hAnsi="Fb Fontext" w:hint="cs"/>
          <w:sz w:val="20"/>
          <w:rtl/>
        </w:rPr>
        <w:t>ומוציא לראש השיפוד החוצה.</w:t>
      </w:r>
    </w:p>
    <w:p w14:paraId="17E112F4" w14:textId="77777777" w:rsidR="00E8089F" w:rsidRPr="007435EB" w:rsidRDefault="00E8089F" w:rsidP="00E8089F">
      <w:pPr>
        <w:rPr>
          <w:rtl/>
        </w:rPr>
      </w:pPr>
      <w:r>
        <w:rPr>
          <w:rFonts w:ascii="Fb Fontext" w:hAnsi="Fb Fontext"/>
          <w:rtl/>
        </w:rPr>
        <w:t xml:space="preserve">מתניתין דלא </w:t>
      </w:r>
      <w:r>
        <w:rPr>
          <w:rStyle w:val="affffd"/>
          <w:rFonts w:ascii="Fb Fontext" w:hAnsi="Fb Fontext"/>
          <w:rtl/>
          <w:rPrChange w:id="10411" w:author="מנוע אמוראים" w:date="2026-10-05T16:42:03Z">
            <w:rPr>
              <w:rFonts w:ascii="Fb Fontext" w:hAnsi="Fb Fontext"/>
              <w:rtl/>
            </w:rPr>
          </w:rPrChange>
        </w:rPr>
        <w:t xml:space="preserve">כר"</w:t>
      </w:r>
      <w:r>
        <w:rPr>
          <w:rStyle w:val="affffd"/>
          <w:rFonts w:ascii="Fb Fontext" w:hAnsi="Fb Fontext" w:hint="cs"/>
          <w:rtl/>
          <w:rPrChange w:id="10412" w:author="מנוע אמוראים" w:date="2026-10-05T16:42:03Z">
            <w:rPr>
              <w:rFonts w:ascii="Fb Fontext" w:hAnsi="Fb Fontext" w:hint="cs"/>
              <w:rtl/>
            </w:rPr>
          </w:rPrChange>
        </w:rPr>
        <w:t xml:space="preserve">י</w:t>
      </w:r>
      <w:r w:rsidRPr="007435EB">
        <w:rPr>
          <w:rFonts w:ascii="Fb Fontext" w:hAnsi="Fb Fontext"/>
          <w:rtl/>
        </w:rPr>
        <w:t>.</w:t>
      </w:r>
      <w:r w:rsidRPr="007435EB">
        <w:rPr>
          <w:rFonts w:ascii="Fb Fontext" w:hAnsi="Fb Fontext" w:hint="cs"/>
          <w:rtl/>
        </w:rPr>
        <w:t xml:space="preserve"> דס</w:t>
      </w:r>
      <w:r w:rsidRPr="007435EB">
        <w:rPr>
          <w:rFonts w:ascii="Fb Fontext" w:hAnsi="Fb Fontext"/>
          <w:rtl/>
        </w:rPr>
        <w:t>"</w:t>
      </w:r>
      <w:r w:rsidRPr="007435EB">
        <w:rPr>
          <w:rFonts w:ascii="Fb Fontext" w:hAnsi="Fb Fontext" w:hint="cs"/>
          <w:rtl/>
        </w:rPr>
        <w:t>ל כשם ש</w:t>
      </w:r>
      <w:r w:rsidRPr="007435EB">
        <w:rPr>
          <w:rFonts w:ascii="Fb Fontext" w:hAnsi="Fb Fontext"/>
          <w:rtl/>
        </w:rPr>
        <w:t>שפוד של עץ אינו נשרף, כך שפוד של מתכת אינו מרתיח.</w:t>
      </w:r>
    </w:p>
    <w:p w14:paraId="30A0D6A9" w14:textId="77777777" w:rsidR="00E8089F" w:rsidRPr="007435EB" w:rsidRDefault="00E8089F" w:rsidP="00E8089F">
      <w:pPr>
        <w:pStyle w:val="affff7"/>
        <w:rPr>
          <w:rtl/>
        </w:rPr>
      </w:pPr>
      <w:r w:rsidRPr="007435EB">
        <w:rPr>
          <w:rtl/>
        </w:rPr>
        <w:t>- אמרו לו: זה - חם מקצתו חם כולו, וזה - חם מקצתו אינו חם כולו.</w:t>
      </w:r>
    </w:p>
    <w:p w14:paraId="2557D7D4" w14:textId="2069A99C" w:rsidR="00E8089F" w:rsidRPr="007435EB" w:rsidRDefault="00F47631" w:rsidP="00F47631">
      <w:pPr>
        <w:pStyle w:val="affd"/>
        <w:rPr>
          <w:bCs/>
          <w:rtl/>
        </w:rPr>
      </w:pPr>
      <w:r>
        <w:rPr>
          <w:rFonts w:hint="cs"/>
          <w:rtl/>
        </w:rPr>
        <w:t>***</w:t>
      </w:r>
    </w:p>
    <w:p w14:paraId="35FFAFF7" w14:textId="77777777" w:rsidR="00E8089F" w:rsidRPr="007435EB" w:rsidRDefault="00E8089F" w:rsidP="00E8089F">
      <w:pPr>
        <w:rPr>
          <w:rtl/>
        </w:rPr>
      </w:pPr>
      <w:r w:rsidRPr="007435EB">
        <w:rPr>
          <w:rFonts w:cs="Guttman Vilna"/>
          <w:b/>
          <w:bCs/>
          <w:rtl/>
        </w:rPr>
        <w:t>ונותן את כרעיו וכו'.</w:t>
      </w:r>
    </w:p>
    <w:p w14:paraId="2D0E694E" w14:textId="77777777" w:rsidR="00E8089F" w:rsidRPr="005C3FF1" w:rsidRDefault="00E8089F" w:rsidP="00E8089F">
      <w:pPr>
        <w:rPr>
          <w:rStyle w:val="afffa"/>
          <w:rtl/>
        </w:rPr>
      </w:pPr>
      <w:r w:rsidRPr="007435EB">
        <w:rPr>
          <w:rtl/>
        </w:rPr>
        <w:t>תניא: רבי ישמעאל קוריהו תוך תוך</w:t>
      </w:r>
      <w:r w:rsidRPr="007435EB">
        <w:rPr>
          <w:rFonts w:hint="cs"/>
          <w:rtl/>
        </w:rPr>
        <w:t>[דנותן לתוכו וכקול הצלי]</w:t>
      </w:r>
      <w:r w:rsidRPr="007435EB">
        <w:rPr>
          <w:rtl/>
        </w:rPr>
        <w:t xml:space="preserve"> רבי טרפון קוריהו גדי מקולס.</w:t>
      </w:r>
    </w:p>
    <w:p w14:paraId="1CEA8F42" w14:textId="760D382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tl/>
        </w:rPr>
        <w:t>: איזהו גדי מקולס דאסור לאכול בלילי פסח בזמן הזה - כל שצלאו כולו כאחד.</w:t>
      </w:r>
    </w:p>
    <w:p w14:paraId="6D869A1C" w14:textId="77777777" w:rsidR="00E8089F" w:rsidRPr="007435EB" w:rsidRDefault="00E8089F" w:rsidP="00E8089F">
      <w:pPr>
        <w:rPr>
          <w:rtl/>
        </w:rPr>
      </w:pPr>
      <w:r w:rsidRPr="007435EB">
        <w:rPr>
          <w:rtl/>
        </w:rPr>
        <w:t xml:space="preserve">נחתך ממנו אבר, נשלק ממנו אבר </w:t>
      </w:r>
      <w:r w:rsidRPr="007435EB">
        <w:rPr>
          <w:rFonts w:hint="cs"/>
          <w:rtl/>
        </w:rPr>
        <w:t xml:space="preserve">[ואפי במחובר] </w:t>
      </w:r>
      <w:r w:rsidRPr="007435EB">
        <w:rPr>
          <w:rtl/>
        </w:rPr>
        <w:t>- אין זה גדי מקולס.</w:t>
      </w:r>
    </w:p>
    <w:p w14:paraId="5FD31AC8" w14:textId="60F4150A" w:rsidR="00E8089F" w:rsidRPr="007435EB" w:rsidRDefault="00F47631" w:rsidP="00F47631">
      <w:pPr>
        <w:pStyle w:val="affd"/>
        <w:rPr>
          <w:bCs/>
          <w:rtl/>
        </w:rPr>
      </w:pPr>
      <w:r>
        <w:rPr>
          <w:rFonts w:hint="cs"/>
          <w:rtl/>
        </w:rPr>
        <w:t>***</w:t>
      </w:r>
    </w:p>
    <w:p w14:paraId="40B7592D" w14:textId="77777777" w:rsidR="00E8089F" w:rsidRPr="007435EB" w:rsidRDefault="00E8089F" w:rsidP="00E8089F">
      <w:pPr>
        <w:rPr>
          <w:rtl/>
        </w:rPr>
      </w:pPr>
      <w:r w:rsidRPr="007435EB">
        <w:rPr>
          <w:rFonts w:ascii="Fb Fontext" w:hAnsi="Fb Fontext"/>
          <w:rtl/>
        </w:rPr>
        <w:t>רבה: האי מולייתא</w:t>
      </w:r>
      <w:r w:rsidRPr="007435EB">
        <w:rPr>
          <w:rFonts w:ascii="Fb Fontext" w:hAnsi="Fb Fontext" w:hint="cs"/>
          <w:rtl/>
        </w:rPr>
        <w:t>[שממלאין בשר]</w:t>
      </w:r>
      <w:r w:rsidRPr="007435EB">
        <w:rPr>
          <w:rFonts w:ascii="Fb Fontext" w:hAnsi="Fb Fontext"/>
          <w:rtl/>
        </w:rPr>
        <w:t xml:space="preserve"> שריא.</w:t>
      </w:r>
    </w:p>
    <w:p w14:paraId="54E4EA1D" w14:textId="77777777" w:rsidR="00E8089F" w:rsidRPr="007435EB" w:rsidRDefault="00E8089F" w:rsidP="00E8089F">
      <w:pPr>
        <w:rPr>
          <w:rtl/>
        </w:rPr>
      </w:pPr>
      <w:r w:rsidRPr="007435EB">
        <w:rPr>
          <w:rFonts w:hint="cs"/>
          <w:rtl/>
        </w:rPr>
        <w:t>ולא חיישי</w:t>
      </w:r>
      <w:r w:rsidRPr="007435EB">
        <w:rPr>
          <w:rtl/>
        </w:rPr>
        <w:t>'</w:t>
      </w:r>
      <w:r w:rsidRPr="007435EB">
        <w:rPr>
          <w:rFonts w:hint="cs"/>
          <w:rtl/>
        </w:rPr>
        <w:t xml:space="preserve"> שיבלע את דמו - דכבולעה כך פולטה.</w:t>
      </w:r>
    </w:p>
    <w:p w14:paraId="6CF64169" w14:textId="77777777" w:rsidR="00E8089F" w:rsidRPr="007435EB" w:rsidRDefault="00E8089F" w:rsidP="00E8089F">
      <w:pPr>
        <w:rPr>
          <w:rtl/>
        </w:rPr>
      </w:pPr>
      <w:r w:rsidRPr="007435EB">
        <w:rPr>
          <w:rFonts w:hint="cs"/>
          <w:rtl/>
        </w:rPr>
        <w:t>ואין להוכיח מהא דנו</w:t>
      </w:r>
      <w:r w:rsidRPr="007435EB">
        <w:rPr>
          <w:rtl/>
        </w:rPr>
        <w:t>תן את כרעיו ואת בני מעיו לתוכו.</w:t>
      </w:r>
    </w:p>
    <w:p w14:paraId="3E38420B" w14:textId="77777777" w:rsidR="00E8089F" w:rsidRPr="007435EB" w:rsidRDefault="00E8089F" w:rsidP="00E8089F">
      <w:pPr>
        <w:rPr>
          <w:rtl/>
        </w:rPr>
      </w:pPr>
      <w:r w:rsidRPr="007435EB">
        <w:rPr>
          <w:rFonts w:hint="cs"/>
          <w:rtl/>
        </w:rPr>
        <w:t>דטעמא לא משום דכבולעו כך פולטו, דשאני הכיכא דבית ה</w:t>
      </w:r>
      <w:r w:rsidRPr="007435EB">
        <w:rPr>
          <w:rtl/>
        </w:rPr>
        <w:t xml:space="preserve">שחיטה מחלחל </w:t>
      </w:r>
      <w:r w:rsidRPr="007435EB">
        <w:rPr>
          <w:rFonts w:hint="cs"/>
          <w:rtl/>
        </w:rPr>
        <w:t>ויוצא דרך הצוואה</w:t>
      </w:r>
      <w:r w:rsidRPr="007435EB">
        <w:rPr>
          <w:rtl/>
        </w:rPr>
        <w:t>.</w:t>
      </w:r>
    </w:p>
    <w:p w14:paraId="0F4A853A" w14:textId="77777777" w:rsidR="00E8089F" w:rsidRPr="007435EB" w:rsidRDefault="00E8089F" w:rsidP="005C3FF1">
      <w:pPr>
        <w:pStyle w:val="afff"/>
        <w:framePr w:wrap="around"/>
        <w:rPr>
          <w:rtl/>
        </w:rPr>
      </w:pPr>
      <w:r w:rsidRPr="007435EB">
        <w:rPr>
          <w:rFonts w:hint="cs"/>
          <w:rtl/>
        </w:rPr>
        <w:t>עד:</w:t>
      </w:r>
    </w:p>
    <w:p w14:paraId="38E5C4C2"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הלב קורעו ומוציא את דמו.</w:t>
      </w:r>
      <w:r w:rsidRPr="007435EB">
        <w:rPr>
          <w:rFonts w:ascii="Fb Fontext" w:hAnsi="Fb Fontext" w:hint="cs"/>
          <w:rtl/>
        </w:rPr>
        <w:t xml:space="preserve"> </w:t>
      </w:r>
      <w:r w:rsidRPr="007435EB">
        <w:rPr>
          <w:rFonts w:ascii="Fb Fontext" w:hAnsi="Fb Fontext"/>
          <w:rtl/>
        </w:rPr>
        <w:t>לא קרעו- קורעו לאחר בישולו, ומותר.</w:t>
      </w:r>
      <w:r w:rsidRPr="007435EB">
        <w:rPr>
          <w:rFonts w:ascii="Fb Fontext" w:hAnsi="Fb Fontext" w:hint="cs"/>
          <w:rtl/>
        </w:rPr>
        <w:t xml:space="preserve"> </w:t>
      </w:r>
      <w:r w:rsidRPr="007435EB">
        <w:rPr>
          <w:rFonts w:ascii="Fb Fontext" w:hAnsi="Fb Fontext"/>
          <w:rtl/>
        </w:rPr>
        <w:t>- שאני לב דשיע</w:t>
      </w:r>
      <w:r w:rsidRPr="007435EB">
        <w:rPr>
          <w:rFonts w:ascii="Fb Fontext" w:hAnsi="Fb Fontext" w:hint="cs"/>
          <w:rtl/>
        </w:rPr>
        <w:t xml:space="preserve"> ולא בלע</w:t>
      </w:r>
      <w:r w:rsidRPr="007435EB">
        <w:rPr>
          <w:rFonts w:ascii="Fb Fontext" w:hAnsi="Fb Fontext"/>
          <w:rtl/>
        </w:rPr>
        <w:t>.</w:t>
      </w:r>
    </w:p>
    <w:p w14:paraId="61BA1347" w14:textId="77777777" w:rsidR="00E8089F" w:rsidRPr="007435EB" w:rsidRDefault="00E8089F" w:rsidP="00E8089F">
      <w:pPr>
        <w:rPr>
          <w:rtl/>
        </w:rPr>
      </w:pPr>
      <w:r w:rsidRPr="007435EB">
        <w:rPr>
          <w:rFonts w:hint="cs"/>
          <w:rtl/>
        </w:rPr>
        <w:t>והא ד</w:t>
      </w:r>
      <w:r w:rsidRPr="007435EB">
        <w:rPr>
          <w:rtl/>
        </w:rPr>
        <w:t xml:space="preserve">רבין סבא </w:t>
      </w:r>
      <w:r w:rsidRPr="007435EB">
        <w:rPr>
          <w:rFonts w:hint="cs"/>
          <w:rtl/>
        </w:rPr>
        <w:t>עטף בבצק ב</w:t>
      </w:r>
      <w:r w:rsidRPr="007435EB">
        <w:rPr>
          <w:rtl/>
        </w:rPr>
        <w:t>ר גוזלא לרב, וא"</w:t>
      </w:r>
      <w:r w:rsidRPr="007435EB">
        <w:rPr>
          <w:rFonts w:hint="cs"/>
          <w:rtl/>
        </w:rPr>
        <w:t>ל שאם יש טעם טוב בבצק שיתן לו אין להוכיח ד</w:t>
      </w:r>
      <w:r w:rsidR="00AB3B38">
        <w:rPr>
          <w:rFonts w:hint="cs"/>
          <w:rtl/>
        </w:rPr>
        <w:t>שם</w:t>
      </w:r>
      <w:r w:rsidRPr="007435EB">
        <w:rPr>
          <w:rFonts w:hint="cs"/>
          <w:rtl/>
        </w:rPr>
        <w:t xml:space="preserve"> בסולת שמפריר והדם יוצא הימנו.</w:t>
      </w:r>
    </w:p>
    <w:p w14:paraId="3A826B9A" w14:textId="77777777" w:rsidR="00E8089F" w:rsidRPr="007435EB" w:rsidRDefault="00E8089F" w:rsidP="00E8089F">
      <w:pPr>
        <w:rPr>
          <w:rtl/>
        </w:rPr>
      </w:pPr>
      <w:r w:rsidRPr="00F46A1C">
        <w:rPr>
          <w:rStyle w:val="affffd"/>
          <w:rFonts w:hint="cs"/>
          <w:rtl/>
        </w:rPr>
        <w:t>והך</w:t>
      </w:r>
      <w:r w:rsidRPr="007435EB">
        <w:rPr>
          <w:rFonts w:hint="cs"/>
          <w:rtl/>
        </w:rPr>
        <w:t xml:space="preserve"> דר</w:t>
      </w:r>
      <w:r w:rsidRPr="007435EB">
        <w:rPr>
          <w:rtl/>
        </w:rPr>
        <w:t>בא הזדמן לבי ריש גלותא, וטפלו ליה בר אווזא.</w:t>
      </w:r>
      <w:r w:rsidRPr="007435EB">
        <w:rPr>
          <w:rFonts w:hint="cs"/>
          <w:rtl/>
        </w:rPr>
        <w:t xml:space="preserve"> ואמר שאם לאה היה רואה שצלול כדינר בהיר לא היה אוכל ממנו אין להוכיח ד</w:t>
      </w:r>
      <w:r w:rsidR="00AB3B38">
        <w:rPr>
          <w:rFonts w:hint="cs"/>
          <w:rtl/>
        </w:rPr>
        <w:t>שם</w:t>
      </w:r>
      <w:r w:rsidRPr="007435EB">
        <w:rPr>
          <w:rFonts w:hint="cs"/>
          <w:rtl/>
        </w:rPr>
        <w:t xml:space="preserve"> מיירי בחיטים שקשה ולא פולט</w:t>
      </w:r>
      <w:r w:rsidRPr="007435EB">
        <w:rPr>
          <w:rtl/>
        </w:rPr>
        <w:t>.</w:t>
      </w:r>
    </w:p>
    <w:p w14:paraId="3866C07F" w14:textId="77777777" w:rsidR="00E8089F" w:rsidRPr="007435EB" w:rsidRDefault="00E8089F" w:rsidP="00E8089F">
      <w:pPr>
        <w:rPr>
          <w:rtl/>
        </w:rPr>
      </w:pPr>
      <w:r w:rsidRPr="007435EB">
        <w:rPr>
          <w:rtl/>
        </w:rPr>
        <w:t>והילכתא: דס</w:t>
      </w:r>
      <w:r w:rsidRPr="007435EB">
        <w:rPr>
          <w:rFonts w:hint="cs"/>
          <w:rtl/>
        </w:rPr>
        <w:t>ולת</w:t>
      </w:r>
      <w:r w:rsidRPr="007435EB">
        <w:rPr>
          <w:rtl/>
        </w:rPr>
        <w:t>, בין אסמיק בין לא אסמיק - שריא.</w:t>
      </w:r>
    </w:p>
    <w:p w14:paraId="58F3A1E6" w14:textId="77777777" w:rsidR="00E8089F" w:rsidRPr="007435EB" w:rsidRDefault="00E8089F" w:rsidP="00E8089F">
      <w:pPr>
        <w:rPr>
          <w:rFonts w:cs="Guttman Vilna"/>
          <w:b/>
          <w:bCs/>
          <w:rtl/>
        </w:rPr>
      </w:pPr>
      <w:r w:rsidRPr="007435EB">
        <w:rPr>
          <w:rtl/>
        </w:rPr>
        <w:t>דחיורתא, אי זיג כזוזא חיורא - שריא, אי לא - אסיר.</w:t>
      </w:r>
    </w:p>
    <w:p w14:paraId="1596E5A0" w14:textId="77777777" w:rsidR="00E8089F" w:rsidRPr="007435EB" w:rsidRDefault="00E8089F" w:rsidP="00E8089F">
      <w:pPr>
        <w:rPr>
          <w:rFonts w:cs="Guttman Vilna"/>
          <w:b/>
          <w:bCs/>
          <w:rtl/>
        </w:rPr>
      </w:pPr>
      <w:r w:rsidRPr="007435EB">
        <w:rPr>
          <w:rtl/>
        </w:rPr>
        <w:t>דשאר קמחים, אסמיק - אסור, לא אסמיק - שרי.</w:t>
      </w:r>
    </w:p>
    <w:p w14:paraId="58F3E245" w14:textId="11E120E7" w:rsidR="00E8089F" w:rsidRPr="007435EB" w:rsidRDefault="00F47631" w:rsidP="00F47631">
      <w:pPr>
        <w:pStyle w:val="affd"/>
        <w:rPr>
          <w:bCs/>
          <w:rtl/>
        </w:rPr>
      </w:pPr>
      <w:r>
        <w:rPr>
          <w:rFonts w:hint="cs"/>
          <w:rtl/>
        </w:rPr>
        <w:t>***</w:t>
      </w:r>
    </w:p>
    <w:p w14:paraId="1F3C6548" w14:textId="77777777" w:rsidR="00E8089F" w:rsidRPr="007435EB" w:rsidRDefault="00E8089F" w:rsidP="00E8089F">
      <w:pPr>
        <w:rPr>
          <w:rtl/>
        </w:rPr>
      </w:pPr>
      <w:r w:rsidRPr="007435EB">
        <w:rPr>
          <w:rFonts w:ascii="Fb Fontext" w:hAnsi="Fb Fontext"/>
          <w:rtl/>
        </w:rPr>
        <w:t xml:space="preserve">האי מולייתא, מאן דאסר - </w:t>
      </w:r>
      <w:r w:rsidR="00AB3B38">
        <w:rPr>
          <w:rFonts w:ascii="Fb Fontext" w:hAnsi="Fb Fontext"/>
          <w:rtl/>
        </w:rPr>
        <w:t>אף</w:t>
      </w:r>
      <w:r w:rsidRPr="007435EB">
        <w:rPr>
          <w:rFonts w:ascii="Fb Fontext" w:hAnsi="Fb Fontext"/>
          <w:rtl/>
        </w:rPr>
        <w:t xml:space="preserve"> פומא לתחת.</w:t>
      </w:r>
    </w:p>
    <w:p w14:paraId="6B064A6E" w14:textId="77777777" w:rsidR="00E8089F" w:rsidRPr="007435EB" w:rsidRDefault="00E8089F" w:rsidP="00E8089F">
      <w:pPr>
        <w:rPr>
          <w:rFonts w:cs="Guttman Vilna"/>
          <w:b/>
          <w:bCs/>
          <w:rtl/>
        </w:rPr>
      </w:pPr>
      <w:r w:rsidRPr="007435EB">
        <w:rPr>
          <w:rtl/>
        </w:rPr>
        <w:t xml:space="preserve">ומאן דשרי - </w:t>
      </w:r>
      <w:r w:rsidR="00AB3B38">
        <w:rPr>
          <w:rtl/>
        </w:rPr>
        <w:t>אף</w:t>
      </w:r>
      <w:r w:rsidRPr="007435EB">
        <w:rPr>
          <w:rtl/>
        </w:rPr>
        <w:t xml:space="preserve"> פומא לעיל.</w:t>
      </w:r>
    </w:p>
    <w:p w14:paraId="6B623E8B" w14:textId="77777777" w:rsidR="00E8089F" w:rsidRPr="007435EB" w:rsidRDefault="00E8089F" w:rsidP="00E8089F">
      <w:pPr>
        <w:rPr>
          <w:rFonts w:cs="Guttman Vilna"/>
          <w:b/>
          <w:bCs/>
          <w:rtl/>
        </w:rPr>
      </w:pPr>
      <w:r w:rsidRPr="007435EB">
        <w:rPr>
          <w:rtl/>
        </w:rPr>
        <w:t xml:space="preserve">והילכתא: מולייתא שרי, </w:t>
      </w:r>
      <w:r w:rsidR="00AB3B38">
        <w:rPr>
          <w:rtl/>
        </w:rPr>
        <w:t>אף</w:t>
      </w:r>
      <w:r w:rsidRPr="007435EB">
        <w:rPr>
          <w:rtl/>
        </w:rPr>
        <w:t xml:space="preserve"> פומא לעיל.</w:t>
      </w:r>
    </w:p>
    <w:p w14:paraId="33063995" w14:textId="2277A18D" w:rsidR="00E8089F" w:rsidRPr="007435EB" w:rsidRDefault="00F47631" w:rsidP="00F47631">
      <w:pPr>
        <w:pStyle w:val="affd"/>
        <w:rPr>
          <w:bCs/>
          <w:rtl/>
        </w:rPr>
      </w:pPr>
      <w:r>
        <w:rPr>
          <w:rFonts w:hint="cs"/>
          <w:rtl/>
        </w:rPr>
        <w:t>***</w:t>
      </w:r>
    </w:p>
    <w:p w14:paraId="10DBCFF0" w14:textId="77777777" w:rsidR="00E8089F" w:rsidRPr="007435EB" w:rsidRDefault="00E8089F" w:rsidP="00E8089F">
      <w:pPr>
        <w:rPr>
          <w:rtl/>
        </w:rPr>
      </w:pPr>
      <w:r w:rsidRPr="007435EB">
        <w:rPr>
          <w:rFonts w:ascii="Fb Fontext" w:hAnsi="Fb Fontext"/>
          <w:rtl/>
        </w:rPr>
        <w:t xml:space="preserve">אומצא </w:t>
      </w:r>
      <w:r w:rsidRPr="007435EB">
        <w:rPr>
          <w:rFonts w:ascii="Fb Fontext" w:hAnsi="Fb Fontext" w:hint="cs"/>
          <w:rtl/>
        </w:rPr>
        <w:t xml:space="preserve">[דאסמיק] </w:t>
      </w:r>
      <w:r w:rsidRPr="007435EB">
        <w:rPr>
          <w:rFonts w:ascii="Fb Fontext" w:hAnsi="Fb Fontext"/>
          <w:rtl/>
        </w:rPr>
        <w:t>ב</w:t>
      </w:r>
      <w:r w:rsidRPr="007435EB">
        <w:rPr>
          <w:rFonts w:ascii="Fb Fontext" w:hAnsi="Fb Fontext" w:hint="cs"/>
          <w:rtl/>
        </w:rPr>
        <w:t>צי זכר וורידים של בית השחיטה -</w:t>
      </w:r>
      <w:r w:rsidRPr="007435EB">
        <w:rPr>
          <w:rFonts w:ascii="Fb Fontext" w:hAnsi="Fb Fontext"/>
          <w:rtl/>
        </w:rPr>
        <w:t xml:space="preserve"> </w:t>
      </w:r>
      <w:r w:rsidR="00A01BBB">
        <w:rPr>
          <w:rFonts w:ascii="Fb Fontext" w:hAnsi="Fb Fontext"/>
          <w:rtl/>
        </w:rPr>
        <w:t xml:space="preserve">חלקו </w:t>
      </w:r>
      <w:r w:rsidRPr="007435EB">
        <w:rPr>
          <w:rFonts w:ascii="Fb Fontext" w:hAnsi="Fb Fontext"/>
          <w:rtl/>
        </w:rPr>
        <w:t>בה רב אחא ורבינא.</w:t>
      </w:r>
    </w:p>
    <w:p w14:paraId="5BC4F69D" w14:textId="77777777" w:rsidR="00E8089F" w:rsidRPr="007435EB" w:rsidRDefault="00E8089F" w:rsidP="00E8089F">
      <w:pPr>
        <w:rPr>
          <w:rtl/>
        </w:rPr>
      </w:pPr>
      <w:r w:rsidRPr="007435EB">
        <w:rPr>
          <w:rtl/>
        </w:rPr>
        <w:lastRenderedPageBreak/>
        <w:t>בכל התורה כולה רב אחא לחומרא ורבינא לקולא, והילכתא כרבינא לקולא.</w:t>
      </w:r>
    </w:p>
    <w:p w14:paraId="2E35C95E" w14:textId="77777777" w:rsidR="00E8089F" w:rsidRPr="007435EB" w:rsidRDefault="00E8089F" w:rsidP="00E8089F">
      <w:pPr>
        <w:rPr>
          <w:rtl/>
        </w:rPr>
      </w:pPr>
      <w:r w:rsidRPr="007435EB">
        <w:rPr>
          <w:rFonts w:ascii="Fb Fontext" w:hAnsi="Fb Fontext"/>
          <w:sz w:val="20"/>
          <w:rtl/>
        </w:rPr>
        <w:t>לבר מהני תלת, דרב אחא לקולא ורבינא לחומרא - ו</w:t>
      </w:r>
      <w:r w:rsidRPr="005C3FF1">
        <w:rPr>
          <w:rStyle w:val="afffa"/>
          <w:rtl/>
        </w:rPr>
        <w:t>הלכתא</w:t>
      </w:r>
      <w:r w:rsidRPr="007435EB">
        <w:rPr>
          <w:rFonts w:ascii="Fb Fontext" w:hAnsi="Fb Fontext"/>
          <w:sz w:val="20"/>
          <w:rtl/>
        </w:rPr>
        <w:t xml:space="preserve"> כרב אחא לקולא.</w:t>
      </w:r>
    </w:p>
    <w:p w14:paraId="607AD6F1" w14:textId="6DD8104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אומצא דאסמיק, חתכ</w:t>
      </w:r>
      <w:r w:rsidR="00E8089F" w:rsidRPr="007435EB">
        <w:rPr>
          <w:rFonts w:ascii="Fb Fontext" w:hAnsi="Fb Fontext" w:hint="cs"/>
          <w:rtl/>
        </w:rPr>
        <w:t>ו ומלחו</w:t>
      </w:r>
      <w:r w:rsidR="00E8089F" w:rsidRPr="007435EB">
        <w:rPr>
          <w:rFonts w:ascii="Fb Fontext" w:hAnsi="Fb Fontext"/>
          <w:rtl/>
        </w:rPr>
        <w:t xml:space="preserve"> - </w:t>
      </w:r>
      <w:r w:rsidR="00AB3B38">
        <w:rPr>
          <w:rFonts w:ascii="Fb Fontext" w:hAnsi="Fb Fontext"/>
          <w:rtl/>
        </w:rPr>
        <w:t>אף</w:t>
      </w:r>
      <w:r w:rsidR="00E8089F" w:rsidRPr="007435EB">
        <w:rPr>
          <w:rFonts w:ascii="Fb Fontext" w:hAnsi="Fb Fontext"/>
          <w:rtl/>
        </w:rPr>
        <w:t xml:space="preserve"> לקדרה שרי.</w:t>
      </w:r>
    </w:p>
    <w:p w14:paraId="6394B371" w14:textId="77777777" w:rsidR="00E8089F" w:rsidRPr="007435EB" w:rsidRDefault="00E8089F" w:rsidP="00E8089F">
      <w:pPr>
        <w:rPr>
          <w:rFonts w:cs="Guttman Vilna"/>
          <w:b/>
          <w:bCs/>
          <w:rtl/>
        </w:rPr>
      </w:pPr>
      <w:r w:rsidRPr="007435EB">
        <w:rPr>
          <w:rtl/>
        </w:rPr>
        <w:t>שפד</w:t>
      </w:r>
      <w:r w:rsidRPr="007435EB">
        <w:rPr>
          <w:rFonts w:hint="cs"/>
          <w:rtl/>
        </w:rPr>
        <w:t xml:space="preserve">ו </w:t>
      </w:r>
      <w:r w:rsidRPr="007435EB">
        <w:rPr>
          <w:rtl/>
        </w:rPr>
        <w:t>בשפוד - שרי, מידב דייב.</w:t>
      </w:r>
    </w:p>
    <w:p w14:paraId="5AB4D25C" w14:textId="1625168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 xml:space="preserve">אחתיה אגומרי - </w:t>
      </w:r>
      <w:r w:rsidR="00A01BBB">
        <w:rPr>
          <w:rtl/>
        </w:rPr>
        <w:t xml:space="preserve">חלקו </w:t>
      </w:r>
      <w:r w:rsidR="00E8089F" w:rsidRPr="007435EB">
        <w:rPr>
          <w:rtl/>
        </w:rPr>
        <w:t>בה רב אחא ורבינא.</w:t>
      </w:r>
      <w:r w:rsidR="00E8089F" w:rsidRPr="007435EB">
        <w:rPr>
          <w:rFonts w:hint="cs"/>
          <w:rtl/>
        </w:rPr>
        <w:t xml:space="preserve"> </w:t>
      </w:r>
      <w:r w:rsidR="00E8089F" w:rsidRPr="007435EB">
        <w:rPr>
          <w:rtl/>
        </w:rPr>
        <w:t>חד אסר וחד שרי.</w:t>
      </w:r>
    </w:p>
    <w:p w14:paraId="65F70B3B"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r>
      <w:r w:rsidRPr="007435EB">
        <w:rPr>
          <w:rFonts w:ascii="Fb Fontext" w:hAnsi="Fb Fontext"/>
          <w:sz w:val="20"/>
          <w:rtl/>
        </w:rPr>
        <w:tab/>
        <w:t>מאן דאסר - מצמית צמית, ומאן דשרי - מישאב שאיב.</w:t>
      </w:r>
      <w:r w:rsidRPr="007435EB">
        <w:rPr>
          <w:rFonts w:ascii="Fb Fontext" w:hAnsi="Fb Fontext" w:hint="cs"/>
          <w:sz w:val="20"/>
          <w:rtl/>
        </w:rPr>
        <w:t xml:space="preserve"> ו</w:t>
      </w:r>
      <w:r w:rsidRPr="005C3FF1">
        <w:rPr>
          <w:rStyle w:val="afffa"/>
          <w:rFonts w:hint="cs"/>
          <w:rtl/>
        </w:rPr>
        <w:t>הלכתא</w:t>
      </w:r>
      <w:r w:rsidRPr="007435EB">
        <w:rPr>
          <w:rFonts w:ascii="Fb Fontext" w:hAnsi="Fb Fontext" w:hint="cs"/>
          <w:sz w:val="20"/>
          <w:rtl/>
        </w:rPr>
        <w:t xml:space="preserve"> שאיב</w:t>
      </w:r>
      <w:r w:rsidRPr="007435EB">
        <w:rPr>
          <w:rFonts w:ascii="Fb Fontext" w:hAnsi="Fb Fontext"/>
          <w:sz w:val="20"/>
          <w:rtl/>
        </w:rPr>
        <w:t>.</w:t>
      </w:r>
    </w:p>
    <w:p w14:paraId="5176C148" w14:textId="77777777" w:rsidR="00E8089F" w:rsidRPr="007435EB" w:rsidRDefault="00E8089F" w:rsidP="00E8089F">
      <w:pPr>
        <w:rPr>
          <w:rtl/>
        </w:rPr>
      </w:pPr>
      <w:r w:rsidRPr="007435EB">
        <w:rPr>
          <w:rFonts w:ascii="Fb Fontext" w:hAnsi="Fb Fontext"/>
          <w:rtl/>
        </w:rPr>
        <w:t>וכן בי</w:t>
      </w:r>
      <w:r w:rsidRPr="007435EB">
        <w:rPr>
          <w:rFonts w:ascii="Fb Fontext" w:hAnsi="Fb Fontext" w:hint="cs"/>
          <w:rtl/>
        </w:rPr>
        <w:t>צי זכר</w:t>
      </w:r>
      <w:r w:rsidRPr="007435EB">
        <w:rPr>
          <w:rFonts w:ascii="Fb Fontext" w:hAnsi="Fb Fontext"/>
          <w:rtl/>
        </w:rPr>
        <w:t>, חתכ</w:t>
      </w:r>
      <w:r w:rsidRPr="007435EB">
        <w:rPr>
          <w:rFonts w:ascii="Fb Fontext" w:hAnsi="Fb Fontext" w:hint="cs"/>
          <w:rtl/>
        </w:rPr>
        <w:t xml:space="preserve">ם ומלחם </w:t>
      </w:r>
      <w:r w:rsidRPr="007435EB">
        <w:rPr>
          <w:rFonts w:ascii="Fb Fontext" w:hAnsi="Fb Fontext"/>
          <w:rtl/>
        </w:rPr>
        <w:t xml:space="preserve">- </w:t>
      </w:r>
      <w:r w:rsidR="00AB3B38">
        <w:rPr>
          <w:rFonts w:ascii="Fb Fontext" w:hAnsi="Fb Fontext"/>
          <w:rtl/>
        </w:rPr>
        <w:t>אף</w:t>
      </w:r>
      <w:r w:rsidRPr="007435EB">
        <w:rPr>
          <w:rFonts w:ascii="Fb Fontext" w:hAnsi="Fb Fontext"/>
          <w:rtl/>
        </w:rPr>
        <w:t xml:space="preserve"> לקדרה שריין.</w:t>
      </w:r>
    </w:p>
    <w:p w14:paraId="53E1C1BE" w14:textId="77777777" w:rsidR="00E8089F" w:rsidRPr="007435EB" w:rsidRDefault="00E8089F" w:rsidP="00E8089F">
      <w:pPr>
        <w:rPr>
          <w:rFonts w:cs="Guttman Vilna"/>
          <w:b/>
          <w:bCs/>
          <w:rtl/>
        </w:rPr>
      </w:pPr>
      <w:r w:rsidRPr="007435EB">
        <w:rPr>
          <w:rtl/>
        </w:rPr>
        <w:t>תל</w:t>
      </w:r>
      <w:r w:rsidRPr="007435EB">
        <w:rPr>
          <w:rFonts w:hint="cs"/>
          <w:rtl/>
        </w:rPr>
        <w:t xml:space="preserve">אם בשפוד </w:t>
      </w:r>
      <w:r w:rsidRPr="007435EB">
        <w:rPr>
          <w:rtl/>
        </w:rPr>
        <w:t>- שריין, מידב דייב.</w:t>
      </w:r>
    </w:p>
    <w:p w14:paraId="16D28705" w14:textId="77777777" w:rsidR="00E8089F" w:rsidRPr="007435EB" w:rsidRDefault="00E8089F" w:rsidP="00E8089F">
      <w:pPr>
        <w:rPr>
          <w:rtl/>
        </w:rPr>
      </w:pPr>
      <w:r w:rsidRPr="007435EB">
        <w:rPr>
          <w:rFonts w:ascii="Fb Fontext" w:hAnsi="Fb Fontext"/>
          <w:sz w:val="20"/>
          <w:rtl/>
        </w:rPr>
        <w:tab/>
      </w:r>
      <w:r w:rsidRPr="007435EB">
        <w:rPr>
          <w:rFonts w:ascii="Fb Fontext" w:hAnsi="Fb Fontext" w:hint="cs"/>
          <w:sz w:val="20"/>
          <w:rtl/>
        </w:rPr>
        <w:t xml:space="preserve">הניחם על גחלים </w:t>
      </w:r>
      <w:r w:rsidRPr="007435EB">
        <w:rPr>
          <w:rFonts w:ascii="Fb Fontext" w:hAnsi="Fb Fontext"/>
          <w:sz w:val="20"/>
          <w:rtl/>
        </w:rPr>
        <w:t xml:space="preserve">- </w:t>
      </w:r>
      <w:r w:rsidR="00A01BBB">
        <w:rPr>
          <w:rFonts w:ascii="Fb Fontext" w:hAnsi="Fb Fontext"/>
          <w:sz w:val="20"/>
          <w:rtl/>
        </w:rPr>
        <w:t xml:space="preserve">חלקו </w:t>
      </w:r>
      <w:r w:rsidRPr="007435EB">
        <w:rPr>
          <w:rFonts w:ascii="Fb Fontext" w:hAnsi="Fb Fontext"/>
          <w:sz w:val="20"/>
          <w:rtl/>
        </w:rPr>
        <w:t>ביה רב אחא ורבינא</w:t>
      </w:r>
      <w:r w:rsidRPr="007435EB">
        <w:rPr>
          <w:rFonts w:ascii="Fb Fontext" w:hAnsi="Fb Fontext" w:hint="cs"/>
          <w:sz w:val="20"/>
          <w:rtl/>
        </w:rPr>
        <w:t xml:space="preserve"> ח</w:t>
      </w:r>
      <w:r w:rsidRPr="007435EB">
        <w:rPr>
          <w:rFonts w:ascii="Fb Fontext" w:hAnsi="Fb Fontext"/>
          <w:sz w:val="20"/>
          <w:rtl/>
        </w:rPr>
        <w:t xml:space="preserve">ד אסר </w:t>
      </w:r>
      <w:r w:rsidRPr="007435EB">
        <w:rPr>
          <w:rFonts w:ascii="Fb Fontext" w:hAnsi="Fb Fontext" w:hint="cs"/>
          <w:sz w:val="20"/>
          <w:rtl/>
        </w:rPr>
        <w:t xml:space="preserve">דמצמית </w:t>
      </w:r>
      <w:r w:rsidRPr="007435EB">
        <w:rPr>
          <w:rFonts w:ascii="Fb Fontext" w:hAnsi="Fb Fontext"/>
          <w:sz w:val="20"/>
          <w:rtl/>
        </w:rPr>
        <w:t>וחד שרי</w:t>
      </w:r>
      <w:r w:rsidRPr="007435EB">
        <w:rPr>
          <w:rFonts w:ascii="Fb Fontext" w:hAnsi="Fb Fontext" w:hint="cs"/>
          <w:sz w:val="20"/>
          <w:rtl/>
        </w:rPr>
        <w:t xml:space="preserve"> דשאיב.</w:t>
      </w:r>
    </w:p>
    <w:p w14:paraId="25927AFF" w14:textId="27F8A93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 xml:space="preserve">וכן </w:t>
      </w:r>
      <w:r w:rsidR="00E8089F" w:rsidRPr="007435EB">
        <w:rPr>
          <w:rFonts w:ascii="Fb Fontext" w:hAnsi="Fb Fontext" w:hint="cs"/>
          <w:rtl/>
        </w:rPr>
        <w:t>ורידים של בית השחיטה</w:t>
      </w:r>
      <w:r w:rsidR="00E8089F" w:rsidRPr="007435EB">
        <w:rPr>
          <w:rFonts w:ascii="Fb Fontext" w:hAnsi="Fb Fontext"/>
          <w:rtl/>
        </w:rPr>
        <w:t>, חתכ</w:t>
      </w:r>
      <w:r w:rsidR="00E8089F" w:rsidRPr="007435EB">
        <w:rPr>
          <w:rFonts w:ascii="Fb Fontext" w:hAnsi="Fb Fontext" w:hint="cs"/>
          <w:rtl/>
        </w:rPr>
        <w:t xml:space="preserve">ם ומלחם </w:t>
      </w:r>
      <w:r w:rsidR="00E8089F" w:rsidRPr="007435EB">
        <w:rPr>
          <w:rFonts w:ascii="Fb Fontext" w:hAnsi="Fb Fontext"/>
          <w:rtl/>
        </w:rPr>
        <w:t xml:space="preserve">- </w:t>
      </w:r>
      <w:r w:rsidR="00AB3B38">
        <w:rPr>
          <w:rFonts w:ascii="Fb Fontext" w:hAnsi="Fb Fontext"/>
          <w:rtl/>
        </w:rPr>
        <w:t>אף</w:t>
      </w:r>
      <w:r w:rsidR="00E8089F" w:rsidRPr="007435EB">
        <w:rPr>
          <w:rFonts w:ascii="Fb Fontext" w:hAnsi="Fb Fontext"/>
          <w:rtl/>
        </w:rPr>
        <w:t xml:space="preserve"> לקדרה שרי.</w:t>
      </w:r>
    </w:p>
    <w:p w14:paraId="7F855A9B" w14:textId="77777777" w:rsidR="00E8089F" w:rsidRPr="007435EB" w:rsidRDefault="00E8089F" w:rsidP="00E8089F">
      <w:pPr>
        <w:rPr>
          <w:rtl/>
        </w:rPr>
      </w:pPr>
      <w:r w:rsidRPr="007435EB">
        <w:rPr>
          <w:rtl/>
        </w:rPr>
        <w:tab/>
      </w:r>
      <w:r w:rsidRPr="007435EB">
        <w:rPr>
          <w:rtl/>
        </w:rPr>
        <w:tab/>
        <w:t xml:space="preserve">תלה בשפוד </w:t>
      </w:r>
      <w:r w:rsidRPr="007435EB">
        <w:rPr>
          <w:rFonts w:hint="cs"/>
          <w:rtl/>
        </w:rPr>
        <w:t xml:space="preserve">אי </w:t>
      </w:r>
      <w:r w:rsidRPr="007435EB">
        <w:rPr>
          <w:rtl/>
        </w:rPr>
        <w:t>בית השחיטה ל</w:t>
      </w:r>
      <w:r w:rsidRPr="007435EB">
        <w:rPr>
          <w:rFonts w:hint="cs"/>
          <w:rtl/>
        </w:rPr>
        <w:t xml:space="preserve">למטה </w:t>
      </w:r>
      <w:r w:rsidRPr="007435EB">
        <w:rPr>
          <w:rtl/>
        </w:rPr>
        <w:t>- שרי, מידב דאיב.</w:t>
      </w:r>
    </w:p>
    <w:p w14:paraId="39F1E192" w14:textId="77777777" w:rsidR="00E8089F" w:rsidRPr="007435EB" w:rsidRDefault="00E8089F" w:rsidP="00E8089F">
      <w:pPr>
        <w:rPr>
          <w:rtl/>
        </w:rPr>
      </w:pPr>
      <w:r w:rsidRPr="007435EB">
        <w:rPr>
          <w:rtl/>
        </w:rPr>
        <w:tab/>
      </w:r>
      <w:r w:rsidRPr="007435EB">
        <w:rPr>
          <w:rtl/>
        </w:rPr>
        <w:tab/>
      </w:r>
      <w:r w:rsidRPr="007435EB">
        <w:rPr>
          <w:rFonts w:hint="cs"/>
          <w:rtl/>
        </w:rPr>
        <w:t xml:space="preserve">הניחם על גחלים </w:t>
      </w:r>
      <w:r w:rsidRPr="007435EB">
        <w:rPr>
          <w:rtl/>
        </w:rPr>
        <w:t xml:space="preserve">- </w:t>
      </w:r>
      <w:r w:rsidR="00A01BBB">
        <w:rPr>
          <w:rtl/>
        </w:rPr>
        <w:t xml:space="preserve">חלקו </w:t>
      </w:r>
      <w:r w:rsidRPr="007435EB">
        <w:rPr>
          <w:rtl/>
        </w:rPr>
        <w:t xml:space="preserve">רב אחא ורבינא, חד אסר </w:t>
      </w:r>
      <w:r w:rsidRPr="007435EB">
        <w:rPr>
          <w:rFonts w:hint="cs"/>
          <w:rtl/>
        </w:rPr>
        <w:t xml:space="preserve">דמצמית </w:t>
      </w:r>
      <w:r w:rsidRPr="007435EB">
        <w:rPr>
          <w:rtl/>
        </w:rPr>
        <w:t>וחד שרי</w:t>
      </w:r>
      <w:r w:rsidRPr="007435EB">
        <w:rPr>
          <w:rFonts w:hint="cs"/>
          <w:rtl/>
        </w:rPr>
        <w:t xml:space="preserve"> דשאיב </w:t>
      </w:r>
      <w:r w:rsidRPr="007435EB">
        <w:rPr>
          <w:rtl/>
        </w:rPr>
        <w:t>ו</w:t>
      </w:r>
      <w:r w:rsidRPr="005C3FF1">
        <w:rPr>
          <w:rStyle w:val="afffa"/>
          <w:rtl/>
        </w:rPr>
        <w:t>הלכתא</w:t>
      </w:r>
      <w:r w:rsidRPr="007435EB">
        <w:rPr>
          <w:rtl/>
        </w:rPr>
        <w:t>: שאיב.</w:t>
      </w:r>
    </w:p>
    <w:p w14:paraId="0F678239" w14:textId="77777777" w:rsidR="00E8089F" w:rsidRPr="007435EB" w:rsidRDefault="00E8089F" w:rsidP="00E8089F">
      <w:pPr>
        <w:rPr>
          <w:rtl/>
        </w:rPr>
      </w:pPr>
    </w:p>
    <w:p w14:paraId="10FB7291" w14:textId="1B8FF788"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5C3FF1">
        <w:rPr>
          <w:rStyle w:val="afffa"/>
          <w:rtl/>
        </w:rPr>
        <w:t xml:space="preserve">אומצא דאסמיק חלייה </w:t>
      </w:r>
      <w:r w:rsidR="00E8089F" w:rsidRPr="005C3FF1">
        <w:rPr>
          <w:rStyle w:val="afffa"/>
          <w:rFonts w:hint="cs"/>
          <w:rtl/>
        </w:rPr>
        <w:t xml:space="preserve">[מוהל שלה] </w:t>
      </w:r>
      <w:r w:rsidR="00E8089F" w:rsidRPr="005C3FF1">
        <w:rPr>
          <w:rStyle w:val="afffa"/>
          <w:rtl/>
        </w:rPr>
        <w:t>- אסיר, לא אסמיק חלייה - שרי.</w:t>
      </w:r>
    </w:p>
    <w:p w14:paraId="1966DE73"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t xml:space="preserve">רבינא: </w:t>
      </w:r>
      <w:r w:rsidR="00AB3B38">
        <w:rPr>
          <w:rFonts w:ascii="Fb Fontext" w:hAnsi="Fb Fontext"/>
          <w:sz w:val="20"/>
          <w:rtl/>
        </w:rPr>
        <w:t>אף</w:t>
      </w:r>
      <w:r w:rsidRPr="007435EB">
        <w:rPr>
          <w:rFonts w:ascii="Fb Fontext" w:hAnsi="Fb Fontext"/>
          <w:sz w:val="20"/>
          <w:rtl/>
        </w:rPr>
        <w:t xml:space="preserve"> לא אסמיק נמי, חלייה אסיר</w:t>
      </w:r>
      <w:r w:rsidRPr="007435EB">
        <w:rPr>
          <w:rFonts w:ascii="Fb Fontext" w:hAnsi="Fb Fontext" w:hint="cs"/>
          <w:sz w:val="20"/>
          <w:rtl/>
        </w:rPr>
        <w:t>, דא</w:t>
      </w:r>
      <w:r w:rsidRPr="007435EB">
        <w:rPr>
          <w:rFonts w:ascii="Fb Fontext" w:hAnsi="Fb Fontext"/>
          <w:sz w:val="20"/>
          <w:rtl/>
        </w:rPr>
        <w:t>"</w:t>
      </w:r>
      <w:r w:rsidRPr="007435EB">
        <w:rPr>
          <w:rFonts w:ascii="Fb Fontext" w:hAnsi="Fb Fontext" w:hint="cs"/>
          <w:sz w:val="20"/>
          <w:rtl/>
        </w:rPr>
        <w:t>א דאין בה חוטים של דם.</w:t>
      </w:r>
    </w:p>
    <w:p w14:paraId="1A7096FB" w14:textId="1826E4E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מ</w:t>
      </w:r>
      <w:r w:rsidR="00E8089F" w:rsidRPr="007435EB">
        <w:rPr>
          <w:rFonts w:hint="cs"/>
          <w:rtl/>
        </w:rPr>
        <w:t>ב</w:t>
      </w:r>
      <w:r w:rsidR="00E8089F" w:rsidRPr="007435EB">
        <w:rPr>
          <w:rtl/>
        </w:rPr>
        <w:t>"</w:t>
      </w:r>
      <w:r>
        <w:rPr>
          <w:rFonts w:hint="cs"/>
          <w:rtl/>
        </w:rPr>
        <w:t xml:space="preserve">א </w:t>
      </w:r>
      <w:r>
        <w:rPr>
          <w:rStyle w:val="affffd"/>
          <w:rFonts w:hint="cs"/>
          <w:rtl/>
          <w:rPrChange w:id="10413" w:author="מנוע אמוראים" w:date="2026-10-05T16:42:03Z">
            <w:rPr>
              <w:rFonts w:hint="cs"/>
              <w:rtl/>
            </w:rPr>
          </w:rPrChange>
        </w:rPr>
        <w:t xml:space="preserve">לר</w:t>
      </w:r>
      <w:r>
        <w:rPr>
          <w:rStyle w:val="affffd"/>
          <w:rtl/>
          <w:rPrChange w:id="10414" w:author="מנוע אמוראים" w:date="2026-10-05T16:42:03Z">
            <w:rPr>
              <w:rtl/>
            </w:rPr>
          </w:rPrChange>
        </w:rPr>
        <w:t xml:space="preserve">"</w:t>
      </w:r>
      <w:r>
        <w:rPr>
          <w:rStyle w:val="affffd"/>
          <w:rFonts w:hint="cs"/>
          <w:rtl/>
          <w:rPrChange w:id="10415" w:author="מנוע אמוראים" w:date="2026-10-05T16:42:03Z">
            <w:rPr>
              <w:rFonts w:hint="cs"/>
              <w:rtl/>
            </w:rPr>
          </w:rPrChange>
        </w:rPr>
        <w:t xml:space="preserve">א</w:t>
      </w:r>
      <w:r w:rsidR="00E8089F" w:rsidRPr="007435EB">
        <w:rPr>
          <w:rtl/>
        </w:rPr>
        <w:t xml:space="preserve">: אבא </w:t>
      </w:r>
      <w:r w:rsidR="00E8089F" w:rsidRPr="007435EB">
        <w:rPr>
          <w:rFonts w:hint="cs"/>
          <w:rtl/>
        </w:rPr>
        <w:t xml:space="preserve">היה שותה מוהל זה היוצא, </w:t>
      </w:r>
      <w:r w:rsidR="00E8089F" w:rsidRPr="007435EB">
        <w:rPr>
          <w:rtl/>
        </w:rPr>
        <w:tab/>
      </w:r>
      <w:r w:rsidR="00E8089F" w:rsidRPr="007435EB">
        <w:rPr>
          <w:rFonts w:hint="cs"/>
          <w:rtl/>
        </w:rPr>
        <w:t>ו</w:t>
      </w:r>
      <w:r w:rsidR="00E8089F" w:rsidRPr="005C3FF1">
        <w:rPr>
          <w:rStyle w:val="afffa"/>
          <w:rFonts w:hint="cs"/>
          <w:rtl/>
        </w:rPr>
        <w:t>א</w:t>
      </w:r>
      <w:r w:rsidR="00E8089F" w:rsidRPr="005C3FF1">
        <w:rPr>
          <w:rStyle w:val="afffa"/>
          <w:rtl/>
        </w:rPr>
        <w:t>"</w:t>
      </w:r>
      <w:r w:rsidR="00E8089F" w:rsidRPr="005C3FF1">
        <w:rPr>
          <w:rStyle w:val="afffa"/>
          <w:rFonts w:hint="cs"/>
          <w:rtl/>
        </w:rPr>
        <w:t xml:space="preserve">ד: </w:t>
      </w:r>
      <w:r>
        <w:rPr>
          <w:rStyle w:val="affffd"/>
          <w:rFonts w:hint="cs"/>
          <w:rtl/>
          <w:rPrChange w:id="10416" w:author="מנוע אמוראים" w:date="2026-10-05T16:42:03Z">
            <w:rPr>
              <w:rFonts w:hint="cs"/>
              <w:rtl/>
            </w:rPr>
          </w:rPrChange>
        </w:rPr>
        <w:t xml:space="preserve">ר</w:t>
      </w:r>
      <w:r>
        <w:rPr>
          <w:rStyle w:val="affffd"/>
          <w:rtl/>
          <w:rPrChange w:id="10417" w:author="מנוע אמוראים" w:date="2026-10-05T16:42:03Z">
            <w:rPr>
              <w:rtl/>
            </w:rPr>
          </w:rPrChange>
        </w:rPr>
        <w:t xml:space="preserve">"</w:t>
      </w:r>
      <w:r>
        <w:rPr>
          <w:rStyle w:val="affffd"/>
          <w:rFonts w:hint="cs"/>
          <w:rtl/>
          <w:rPrChange w:id="10418" w:author="מנוע אמוראים" w:date="2026-10-05T16:42:03Z">
            <w:rPr>
              <w:rFonts w:hint="cs"/>
              <w:rtl/>
            </w:rPr>
          </w:rPrChange>
        </w:rPr>
        <w:t xml:space="preserve">א</w:t>
      </w:r>
      <w:r>
        <w:rPr>
          <w:rFonts w:hint="cs"/>
          <w:rtl/>
        </w:rPr>
        <w:t xml:space="preserve"> גופיה היה שותה.</w:t>
      </w:r>
    </w:p>
    <w:p w14:paraId="6C5CCD4F" w14:textId="4B3219B9" w:rsidR="00E8089F"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מב</w:t>
      </w:r>
      <w:r w:rsidR="00E8089F" w:rsidRPr="007435EB">
        <w:rPr>
          <w:rFonts w:ascii="Fb Fontext" w:hAnsi="Fb Fontext"/>
          <w:rtl/>
        </w:rPr>
        <w:t>"</w:t>
      </w:r>
      <w:r>
        <w:rPr>
          <w:rFonts w:ascii="Fb Fontext" w:hAnsi="Fb Fontext" w:hint="cs"/>
          <w:rtl/>
        </w:rPr>
        <w:t xml:space="preserve">א </w:t>
      </w:r>
      <w:r>
        <w:rPr>
          <w:rStyle w:val="affffd"/>
          <w:rFonts w:ascii="Fb Fontext" w:hAnsi="Fb Fontext" w:hint="cs"/>
          <w:rtl/>
          <w:rPrChange w:id="10419" w:author="מנוע אמוראים" w:date="2026-10-05T16:42:03Z">
            <w:rPr>
              <w:rFonts w:ascii="Fb Fontext" w:hAnsi="Fb Fontext" w:hint="cs"/>
              <w:rtl/>
            </w:rPr>
          </w:rPrChange>
        </w:rPr>
        <w:t xml:space="preserve">לר</w:t>
      </w:r>
      <w:r>
        <w:rPr>
          <w:rStyle w:val="affffd"/>
          <w:rFonts w:ascii="Fb Fontext" w:hAnsi="Fb Fontext"/>
          <w:rtl/>
          <w:rPrChange w:id="10420" w:author="מנוע אמוראים" w:date="2026-10-05T16:42:03Z">
            <w:rPr>
              <w:rFonts w:ascii="Fb Fontext" w:hAnsi="Fb Fontext"/>
              <w:rtl/>
            </w:rPr>
          </w:rPrChange>
        </w:rPr>
        <w:t xml:space="preserve">"</w:t>
      </w:r>
      <w:r>
        <w:rPr>
          <w:rStyle w:val="affffd"/>
          <w:rFonts w:ascii="Fb Fontext" w:hAnsi="Fb Fontext" w:hint="cs"/>
          <w:rtl/>
          <w:rPrChange w:id="10421" w:author="מנוע אמוראים" w:date="2026-10-05T16:42:03Z">
            <w:rPr>
              <w:rFonts w:ascii="Fb Fontext" w:hAnsi="Fb Fontext" w:hint="cs"/>
              <w:rtl/>
            </w:rPr>
          </w:rPrChange>
        </w:rPr>
        <w:t xml:space="preserve">א</w:t>
      </w:r>
      <w:r w:rsidR="00E8089F" w:rsidRPr="007435EB">
        <w:rPr>
          <w:rFonts w:ascii="Fb Fontext" w:hAnsi="Fb Fontext"/>
          <w:rtl/>
        </w:rPr>
        <w:t xml:space="preserve">: אבא, </w:t>
      </w:r>
      <w:r w:rsidR="00E8089F" w:rsidRPr="007435EB">
        <w:rPr>
          <w:rFonts w:ascii="Fb Fontext" w:hAnsi="Fb Fontext" w:hint="cs"/>
          <w:rtl/>
        </w:rPr>
        <w:t>לא השתמש שנית בחומץ שנשתמש בו להוציא הדם [שאין בו כח ]</w:t>
      </w:r>
    </w:p>
    <w:p w14:paraId="3F3D3D65" w14:textId="77777777" w:rsidR="00E8089F" w:rsidRPr="007435EB" w:rsidRDefault="00E8089F" w:rsidP="00E8089F">
      <w:pPr>
        <w:rPr>
          <w:rtl/>
        </w:rPr>
      </w:pPr>
      <w:r w:rsidRPr="007435EB">
        <w:rPr>
          <w:rtl/>
        </w:rPr>
        <w:tab/>
      </w:r>
      <w:r w:rsidRPr="007435EB">
        <w:rPr>
          <w:rtl/>
        </w:rPr>
        <w:tab/>
      </w:r>
      <w:r w:rsidRPr="007435EB">
        <w:rPr>
          <w:rFonts w:hint="cs"/>
          <w:rtl/>
        </w:rPr>
        <w:t>ושונה מחומץ חלש דפעם ראשונה שחולטים בו שיש עדיין לחמיצות הטבעית של הפרי בעינה.</w:t>
      </w:r>
    </w:p>
    <w:p w14:paraId="2B692289" w14:textId="7FEFEC73" w:rsidR="00E8089F" w:rsidRPr="007435EB" w:rsidRDefault="00F47631" w:rsidP="00F47631">
      <w:pPr>
        <w:pStyle w:val="affd"/>
        <w:rPr>
          <w:bCs/>
          <w:rtl/>
        </w:rPr>
      </w:pPr>
      <w:r>
        <w:rPr>
          <w:rFonts w:hint="cs"/>
          <w:rtl/>
        </w:rPr>
        <w:t>***</w:t>
      </w:r>
    </w:p>
    <w:p w14:paraId="7B5EA93F" w14:textId="77777777" w:rsidR="00E8089F" w:rsidRPr="007435EB" w:rsidRDefault="00E8089F" w:rsidP="005C3FF1">
      <w:pPr>
        <w:pStyle w:val="afff"/>
        <w:framePr w:wrap="around"/>
        <w:rPr>
          <w:rtl/>
        </w:rPr>
      </w:pPr>
      <w:r w:rsidRPr="007435EB">
        <w:rPr>
          <w:rFonts w:hint="cs"/>
          <w:rtl/>
        </w:rPr>
        <w:t>עה.</w:t>
      </w:r>
    </w:p>
    <w:p w14:paraId="798FE106" w14:textId="77777777" w:rsidR="00E8089F" w:rsidRPr="005C3FF1" w:rsidRDefault="00E8089F" w:rsidP="009A151F">
      <w:pPr>
        <w:rPr>
          <w:rStyle w:val="afffa"/>
          <w:rtl/>
        </w:rPr>
      </w:pPr>
      <w:r w:rsidRPr="005C3FF1">
        <w:rPr>
          <w:rStyle w:val="afffa"/>
          <w:rtl/>
        </w:rPr>
        <w:t>אין צולין את הפסח וכו'.</w:t>
      </w:r>
    </w:p>
    <w:p w14:paraId="1FB8AF39" w14:textId="77777777" w:rsidR="00E8089F" w:rsidRPr="007435EB" w:rsidRDefault="00E8089F" w:rsidP="00E8089F">
      <w:pPr>
        <w:rPr>
          <w:rtl/>
        </w:rPr>
      </w:pPr>
      <w:r w:rsidRPr="007435EB">
        <w:rPr>
          <w:rFonts w:ascii="Fb Fontext" w:hAnsi="Fb Fontext" w:hint="cs"/>
          <w:sz w:val="20"/>
          <w:rtl/>
        </w:rPr>
        <w:t>ה</w:t>
      </w:r>
      <w:r w:rsidRPr="007435EB">
        <w:rPr>
          <w:rFonts w:ascii="Fb Fontext" w:hAnsi="Fb Fontext"/>
          <w:sz w:val="20"/>
          <w:rtl/>
        </w:rPr>
        <w:t>"</w:t>
      </w:r>
      <w:r w:rsidRPr="007435EB">
        <w:rPr>
          <w:rFonts w:ascii="Fb Fontext" w:hAnsi="Fb Fontext" w:hint="cs"/>
          <w:sz w:val="20"/>
          <w:rtl/>
        </w:rPr>
        <w:t xml:space="preserve">ק </w:t>
      </w:r>
      <w:r w:rsidRPr="007435EB">
        <w:rPr>
          <w:rFonts w:ascii="Fb Fontext" w:hAnsi="Fb Fontext"/>
          <w:sz w:val="20"/>
          <w:rtl/>
        </w:rPr>
        <w:t>ואם אסכלא מנוקבת מותר.</w:t>
      </w:r>
      <w:r>
        <w:rPr>
          <w:rFonts w:ascii="Fb Fontext" w:hAnsi="Fb Fontext" w:hint="cs"/>
          <w:sz w:val="20"/>
          <w:rtl/>
        </w:rPr>
        <w:t xml:space="preserve"> </w:t>
      </w:r>
      <w:r>
        <w:rPr>
          <w:rStyle w:val="affffd"/>
          <w:rFonts w:ascii="Fb Fontext" w:hAnsi="Fb Fontext" w:hint="cs"/>
          <w:sz w:val="20"/>
          <w:rtl/>
          <w:rPrChange w:id="10422" w:author="מנוע אמוראים" w:date="2026-10-05T16:42:03Z">
            <w:rPr>
              <w:rFonts w:ascii="Fb Fontext" w:hAnsi="Fb Fontext" w:hint="cs"/>
              <w:sz w:val="20"/>
              <w:rtl/>
            </w:rPr>
          </w:rPrChange>
        </w:rPr>
        <w:t xml:space="preserve">ואר</w:t>
      </w:r>
      <w:r>
        <w:rPr>
          <w:rStyle w:val="affffd"/>
          <w:rFonts w:ascii="Fb Fontext" w:hAnsi="Fb Fontext"/>
          <w:sz w:val="20"/>
          <w:rtl/>
          <w:rPrChange w:id="10423" w:author="מנוע אמוראים" w:date="2026-10-05T16:42:03Z">
            <w:rPr>
              <w:rFonts w:ascii="Fb Fontext" w:hAnsi="Fb Fontext"/>
              <w:sz w:val="20"/>
              <w:rtl/>
            </w:rPr>
          </w:rPrChange>
        </w:rPr>
        <w:t xml:space="preserve">"</w:t>
      </w:r>
      <w:r>
        <w:rPr>
          <w:rStyle w:val="affffd"/>
          <w:rFonts w:ascii="Fb Fontext" w:hAnsi="Fb Fontext" w:hint="cs"/>
          <w:sz w:val="20"/>
          <w:rtl/>
          <w:rPrChange w:id="10424" w:author="מנוע אמוראים" w:date="2026-10-05T16:42:03Z">
            <w:rPr>
              <w:rFonts w:ascii="Fb Fontext" w:hAnsi="Fb Fontext" w:hint="cs"/>
              <w:sz w:val="20"/>
              <w:rtl/>
            </w:rPr>
          </w:rPrChange>
        </w:rPr>
        <w:t xml:space="preserve">צ</w:t>
      </w:r>
      <w:r>
        <w:rPr>
          <w:rFonts w:ascii="Fb Fontext" w:hAnsi="Fb Fontext" w:hint="cs"/>
          <w:sz w:val="20"/>
          <w:rtl/>
        </w:rPr>
        <w:t xml:space="preserve"> מעשה </w:t>
      </w:r>
      <w:r>
        <w:rPr>
          <w:rStyle w:val="affffd"/>
          <w:rFonts w:ascii="Fb Fontext" w:hAnsi="Fb Fontext" w:hint="cs"/>
          <w:sz w:val="20"/>
          <w:rtl/>
          <w:rPrChange w:id="10425" w:author="מנוע אמוראים" w:date="2026-10-05T16:42:03Z">
            <w:rPr>
              <w:rFonts w:ascii="Fb Fontext" w:hAnsi="Fb Fontext" w:hint="cs"/>
              <w:sz w:val="20"/>
              <w:rtl/>
            </w:rPr>
          </w:rPrChange>
        </w:rPr>
        <w:t xml:space="preserve">בר</w:t>
      </w:r>
      <w:r>
        <w:rPr>
          <w:rStyle w:val="affffd"/>
          <w:rFonts w:ascii="Fb Fontext" w:hAnsi="Fb Fontext"/>
          <w:sz w:val="20"/>
          <w:rtl/>
          <w:rPrChange w:id="10426" w:author="מנוע אמוראים" w:date="2026-10-05T16:42:03Z">
            <w:rPr>
              <w:rFonts w:ascii="Fb Fontext" w:hAnsi="Fb Fontext"/>
              <w:sz w:val="20"/>
              <w:rtl/>
            </w:rPr>
          </w:rPrChange>
        </w:rPr>
        <w:t xml:space="preserve">"</w:t>
      </w:r>
      <w:r>
        <w:rPr>
          <w:rStyle w:val="affffd"/>
          <w:rFonts w:ascii="Fb Fontext" w:hAnsi="Fb Fontext" w:hint="cs"/>
          <w:sz w:val="20"/>
          <w:rtl/>
          <w:rPrChange w:id="10427" w:author="מנוע אמוראים" w:date="2026-10-05T16:42:03Z">
            <w:rPr>
              <w:rFonts w:ascii="Fb Fontext" w:hAnsi="Fb Fontext" w:hint="cs"/>
              <w:sz w:val="20"/>
              <w:rtl/>
            </w:rPr>
          </w:rPrChange>
        </w:rPr>
        <w:t xml:space="preserve">ג</w:t>
      </w:r>
      <w:r>
        <w:rPr>
          <w:rFonts w:ascii="Fb Fontext" w:hAnsi="Fb Fontext" w:hint="cs"/>
          <w:sz w:val="20"/>
          <w:rtl/>
        </w:rPr>
        <w:t xml:space="preserve"> שאמר לטבי עבדו שיצלה על אסכלה המנוקבת</w:t>
      </w:r>
      <w:r w:rsidRPr="007435EB">
        <w:rPr>
          <w:rFonts w:ascii="Fb Fontext" w:hAnsi="Fb Fontext"/>
          <w:sz w:val="20"/>
          <w:rtl/>
        </w:rPr>
        <w:t>.</w:t>
      </w:r>
    </w:p>
    <w:p w14:paraId="0B26E3EB" w14:textId="2E4010D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 xml:space="preserve">בעא </w:t>
      </w:r>
      <w:r>
        <w:rPr>
          <w:rStyle w:val="affffd"/>
          <w:rFonts w:ascii="Fb Fontext" w:hAnsi="Fb Fontext" w:hint="cs"/>
          <w:rtl/>
          <w:rPrChange w:id="10428" w:author="מנוע אמוראים" w:date="2026-10-05T16:42:03Z">
            <w:rPr>
              <w:rFonts w:ascii="Fb Fontext" w:hAnsi="Fb Fontext" w:hint="cs"/>
              <w:rtl/>
            </w:rPr>
          </w:rPrChange>
        </w:rPr>
        <w:t xml:space="preserve">ר</w:t>
      </w:r>
      <w:r>
        <w:rPr>
          <w:rStyle w:val="affffd"/>
          <w:rFonts w:ascii="Fb Fontext" w:hAnsi="Fb Fontext"/>
          <w:rtl/>
          <w:rPrChange w:id="10429" w:author="מנוע אמוראים" w:date="2026-10-05T16:42:03Z">
            <w:rPr>
              <w:rFonts w:ascii="Fb Fontext" w:hAnsi="Fb Fontext"/>
              <w:rtl/>
            </w:rPr>
          </w:rPrChange>
        </w:rPr>
        <w:t xml:space="preserve">"</w:t>
      </w:r>
      <w:r>
        <w:rPr>
          <w:rStyle w:val="affffd"/>
          <w:rFonts w:ascii="Fb Fontext" w:hAnsi="Fb Fontext" w:hint="cs"/>
          <w:rtl/>
          <w:rPrChange w:id="10430" w:author="מנוע אמוראים" w:date="2026-10-05T16:42:03Z">
            <w:rPr>
              <w:rFonts w:ascii="Fb Fontext" w:hAnsi="Fb Fontext" w:hint="cs"/>
              <w:rtl/>
            </w:rPr>
          </w:rPrChange>
        </w:rPr>
        <w:t xml:space="preserve">ח</w:t>
      </w:r>
      <w:r>
        <w:rPr>
          <w:rFonts w:ascii="Fb Fontext" w:hAnsi="Fb Fontext" w:hint="cs"/>
          <w:rtl/>
        </w:rPr>
        <w:t xml:space="preserve"> </w:t>
      </w:r>
      <w:r>
        <w:rPr>
          <w:rStyle w:val="affffd"/>
          <w:rFonts w:ascii="Fb Fontext" w:hAnsi="Fb Fontext" w:hint="cs"/>
          <w:rtl/>
          <w:rPrChange w:id="10431" w:author="מנוע אמוראים" w:date="2026-10-05T16:42:03Z">
            <w:rPr>
              <w:rFonts w:ascii="Fb Fontext" w:hAnsi="Fb Fontext" w:hint="cs"/>
              <w:rtl/>
            </w:rPr>
          </w:rPrChange>
        </w:rPr>
        <w:t xml:space="preserve">מראב</w:t>
      </w:r>
      <w:r>
        <w:rPr>
          <w:rStyle w:val="affffd"/>
          <w:rFonts w:hint="cs"/>
          <w:rtl/>
          <w:rPrChange w:id="10432" w:author="מנוע אמוראים" w:date="2026-10-05T16:42:03Z">
            <w:rPr>
              <w:rStyle w:val="afffa"/>
              <w:rFonts w:hint="cs"/>
              <w:rtl/>
            </w:rPr>
          </w:rPrChange>
        </w:rPr>
        <w:t xml:space="preserve">אב</w:t>
      </w:r>
      <w:r>
        <w:rPr>
          <w:rStyle w:val="affffd"/>
          <w:rtl/>
          <w:rPrChange w:id="10433" w:author="מנוע אמוראים" w:date="2026-10-05T16:42:03Z">
            <w:rPr>
              <w:rStyle w:val="afffa"/>
              <w:rtl/>
            </w:rPr>
          </w:rPrChange>
        </w:rPr>
        <w:t xml:space="preserve">"</w:t>
      </w:r>
      <w:r>
        <w:rPr>
          <w:rStyle w:val="affffd"/>
          <w:rFonts w:hint="cs"/>
          <w:rtl/>
          <w:rPrChange w:id="10434" w:author="מנוע אמוראים" w:date="2026-10-05T16:42:03Z">
            <w:rPr>
              <w:rStyle w:val="afffa"/>
              <w:rFonts w:hint="cs"/>
              <w:rtl/>
            </w:rPr>
          </w:rPrChange>
        </w:rPr>
        <w:t xml:space="preserve">א</w:t>
      </w:r>
      <w:r w:rsidR="00E8089F" w:rsidRPr="007435EB">
        <w:rPr>
          <w:rFonts w:ascii="Fb Fontext" w:hAnsi="Fb Fontext" w:hint="cs"/>
          <w:rtl/>
        </w:rPr>
        <w:t xml:space="preserve">: </w:t>
      </w:r>
      <w:r w:rsidR="00E8089F" w:rsidRPr="007435EB">
        <w:rPr>
          <w:rFonts w:ascii="Fb Fontext" w:hAnsi="Fb Fontext"/>
          <w:rtl/>
        </w:rPr>
        <w:t>תנור שהסיקו בקליפי ערלה, וגרפו ואפה בו את הפת, לדברי האוסר מהו.</w:t>
      </w:r>
    </w:p>
    <w:p w14:paraId="6E026969" w14:textId="77777777" w:rsidR="00E8089F" w:rsidRPr="007435EB" w:rsidRDefault="00E8089F" w:rsidP="00E8089F">
      <w:pPr>
        <w:rPr>
          <w:rFonts w:cs="Guttman Vilna"/>
          <w:b/>
          <w:bCs/>
          <w:rtl/>
        </w:rPr>
      </w:pPr>
      <w:r w:rsidRPr="007435EB">
        <w:rPr>
          <w:rFonts w:hint="cs"/>
          <w:rtl/>
        </w:rPr>
        <w:t>א</w:t>
      </w:r>
      <w:r w:rsidRPr="007435EB">
        <w:rPr>
          <w:rtl/>
        </w:rPr>
        <w:t>"</w:t>
      </w:r>
      <w:r w:rsidRPr="007435EB">
        <w:rPr>
          <w:rFonts w:hint="cs"/>
          <w:rtl/>
        </w:rPr>
        <w:t>ל דמותר כיוון שגרף.</w:t>
      </w:r>
    </w:p>
    <w:p w14:paraId="6D92E671" w14:textId="77777777" w:rsidR="00E8089F" w:rsidRPr="005C3FF1" w:rsidRDefault="00E8089F" w:rsidP="009A151F">
      <w:pPr>
        <w:rPr>
          <w:rStyle w:val="afffa"/>
          <w:rtl/>
        </w:rPr>
      </w:pPr>
      <w:r w:rsidRPr="005C3FF1">
        <w:rPr>
          <w:rStyle w:val="afffa"/>
          <w:rFonts w:hint="cs"/>
          <w:rtl/>
        </w:rPr>
        <w:t>ואין להקשות</w:t>
      </w:r>
      <w:r w:rsidRPr="007435EB">
        <w:rPr>
          <w:rFonts w:hint="cs"/>
          <w:rtl/>
        </w:rPr>
        <w:t xml:space="preserve"> מהא ד</w:t>
      </w:r>
      <w:r w:rsidRPr="007435EB">
        <w:rPr>
          <w:rtl/>
        </w:rPr>
        <w:t xml:space="preserve">תנור שהסיקו, וגרפו וצלה בו את הפסח אין זה צלי אש, </w:t>
      </w:r>
      <w:r w:rsidRPr="007435EB">
        <w:rPr>
          <w:rFonts w:hint="cs"/>
          <w:rtl/>
        </w:rPr>
        <w:t>דתרי צלי אש כתיב 'ומשמע דאי לאו דגלי רחמנא לאו</w:t>
      </w:r>
      <w:r w:rsidRPr="007435EB">
        <w:rPr>
          <w:rtl/>
        </w:rPr>
        <w:t>.</w:t>
      </w:r>
    </w:p>
    <w:p w14:paraId="379F5C49" w14:textId="77777777" w:rsidR="00E8089F" w:rsidRPr="005C3FF1" w:rsidRDefault="00E8089F" w:rsidP="009A151F">
      <w:pPr>
        <w:rPr>
          <w:rStyle w:val="afffa"/>
          <w:rtl/>
        </w:rPr>
      </w:pPr>
      <w:r w:rsidRPr="005C3FF1">
        <w:rPr>
          <w:rStyle w:val="afffa"/>
          <w:rFonts w:hint="cs"/>
          <w:rtl/>
        </w:rPr>
        <w:t>א.</w:t>
      </w:r>
      <w:r w:rsidRPr="007435EB">
        <w:rPr>
          <w:rFonts w:hint="cs"/>
          <w:rtl/>
        </w:rPr>
        <w:t xml:space="preserve"> אדרבה גלי רחמנא </w:t>
      </w:r>
      <w:r w:rsidR="00AB3B38">
        <w:rPr>
          <w:rFonts w:hint="cs"/>
          <w:rtl/>
        </w:rPr>
        <w:t>שם</w:t>
      </w:r>
      <w:r w:rsidRPr="007435EB">
        <w:rPr>
          <w:rFonts w:hint="cs"/>
          <w:rtl/>
        </w:rPr>
        <w:t>, ומינה ילפי</w:t>
      </w:r>
      <w:r w:rsidRPr="007435EB">
        <w:rPr>
          <w:rtl/>
        </w:rPr>
        <w:t>'</w:t>
      </w:r>
      <w:r w:rsidRPr="007435EB">
        <w:rPr>
          <w:rFonts w:hint="cs"/>
          <w:rtl/>
        </w:rPr>
        <w:t xml:space="preserve"> לכאן</w:t>
      </w:r>
      <w:r w:rsidRPr="007435EB">
        <w:rPr>
          <w:rtl/>
        </w:rPr>
        <w:t>.</w:t>
      </w:r>
    </w:p>
    <w:p w14:paraId="77A43143"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ו</w:t>
      </w:r>
      <w:r w:rsidRPr="005C3FF1">
        <w:rPr>
          <w:rStyle w:val="afffa"/>
          <w:rFonts w:hint="cs"/>
          <w:rtl/>
        </w:rPr>
        <w:t>אב</w:t>
      </w:r>
      <w:r w:rsidRPr="005C3FF1">
        <w:rPr>
          <w:rStyle w:val="afffa"/>
          <w:rtl/>
        </w:rPr>
        <w:t>"</w:t>
      </w:r>
      <w:r w:rsidRPr="005C3FF1">
        <w:rPr>
          <w:rStyle w:val="afffa"/>
          <w:rFonts w:hint="cs"/>
          <w:rtl/>
        </w:rPr>
        <w:t>א</w:t>
      </w:r>
      <w:r w:rsidRPr="007435EB">
        <w:rPr>
          <w:rFonts w:hint="cs"/>
          <w:rtl/>
        </w:rPr>
        <w:t xml:space="preserve"> דווקא </w:t>
      </w:r>
      <w:r w:rsidR="00AB3B38">
        <w:rPr>
          <w:rFonts w:hint="cs"/>
          <w:rtl/>
        </w:rPr>
        <w:t>שם</w:t>
      </w:r>
      <w:r w:rsidRPr="007435EB">
        <w:rPr>
          <w:rFonts w:hint="cs"/>
          <w:rtl/>
        </w:rPr>
        <w:t xml:space="preserve"> דכתיב פעמים</w:t>
      </w:r>
      <w:r w:rsidRPr="00AC0CB1">
        <w:rPr>
          <w:rStyle w:val="af2"/>
          <w:rFonts w:hint="cs"/>
          <w:rtl/>
        </w:rPr>
        <w:t xml:space="preserve"> 'צלי אש' </w:t>
      </w:r>
      <w:r w:rsidRPr="007435EB">
        <w:rPr>
          <w:rFonts w:hint="cs"/>
          <w:rtl/>
        </w:rPr>
        <w:t>דאאש קפיד רחמנא ו</w:t>
      </w:r>
      <w:r w:rsidR="00AB3B38">
        <w:rPr>
          <w:rFonts w:hint="cs"/>
          <w:rtl/>
        </w:rPr>
        <w:t>אף</w:t>
      </w:r>
      <w:r w:rsidRPr="007435EB">
        <w:rPr>
          <w:rFonts w:hint="cs"/>
          <w:rtl/>
        </w:rPr>
        <w:t xml:space="preserve"> גרפו אש הוא.</w:t>
      </w:r>
    </w:p>
    <w:p w14:paraId="7102C1E3" w14:textId="77777777" w:rsidR="00E8089F" w:rsidRPr="007435EB" w:rsidRDefault="00E8089F" w:rsidP="00E8089F">
      <w:pPr>
        <w:rPr>
          <w:rFonts w:cs="Guttman Vilna"/>
          <w:b/>
          <w:bCs/>
          <w:rtl/>
        </w:rPr>
      </w:pPr>
      <w:r w:rsidRPr="007435EB">
        <w:rPr>
          <w:rFonts w:hint="cs"/>
          <w:rtl/>
        </w:rPr>
        <w:t xml:space="preserve">אבל </w:t>
      </w:r>
      <w:r w:rsidR="00AB3B38">
        <w:rPr>
          <w:rFonts w:hint="cs"/>
          <w:rtl/>
        </w:rPr>
        <w:t>כאן</w:t>
      </w:r>
      <w:r w:rsidRPr="007435EB">
        <w:rPr>
          <w:rFonts w:hint="cs"/>
          <w:rtl/>
        </w:rPr>
        <w:t xml:space="preserve"> דאעצים קפיד והא ליתנהו.</w:t>
      </w:r>
    </w:p>
    <w:p w14:paraId="11D506B2" w14:textId="77777777" w:rsidR="00E8089F" w:rsidRPr="007435EB" w:rsidRDefault="00CF542C" w:rsidP="00F47631">
      <w:pPr>
        <w:pStyle w:val="affd"/>
        <w:rPr>
          <w:rtl/>
        </w:rPr>
      </w:pPr>
      <w:r w:rsidRPr="007435EB">
        <w:rPr>
          <w:rFonts w:hint="cs"/>
          <w:rtl/>
        </w:rPr>
        <w:t>׻</w:t>
      </w:r>
    </w:p>
    <w:p w14:paraId="346E9D6D" w14:textId="1C96451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חתכו ונתנו על גבי גחלים.</w:t>
      </w:r>
      <w:r w:rsidR="00E8089F" w:rsidRPr="007435EB">
        <w:rPr>
          <w:rFonts w:ascii="Fb Fontext" w:hAnsi="Fb Fontext" w:hint="cs"/>
          <w:rtl/>
        </w:rPr>
        <w:t xml:space="preserve"> </w:t>
      </w:r>
      <w:r w:rsidR="00E8089F" w:rsidRPr="007435EB">
        <w:rPr>
          <w:rFonts w:ascii="Fb Fontext" w:hAnsi="Fb Fontext"/>
          <w:rtl/>
        </w:rPr>
        <w:t>רבי אומר: אומר אני שזה צלי אש.</w:t>
      </w:r>
    </w:p>
    <w:p w14:paraId="129A325F" w14:textId="77777777" w:rsidR="00E8089F" w:rsidRPr="005C3FF1" w:rsidRDefault="00E8089F" w:rsidP="009A151F">
      <w:pPr>
        <w:rPr>
          <w:rStyle w:val="afffa"/>
          <w:rtl/>
        </w:rPr>
      </w:pPr>
      <w:r w:rsidRPr="007435EB">
        <w:rPr>
          <w:rFonts w:hint="cs"/>
          <w:rtl/>
        </w:rPr>
        <w:t>והא דחזי</w:t>
      </w:r>
      <w:r w:rsidRPr="007435EB">
        <w:rPr>
          <w:rtl/>
        </w:rPr>
        <w:t>'</w:t>
      </w:r>
      <w:r w:rsidRPr="007435EB">
        <w:rPr>
          <w:rFonts w:hint="cs"/>
          <w:rtl/>
        </w:rPr>
        <w:t xml:space="preserve"> דמכוה מכוה לרבות </w:t>
      </w:r>
      <w:r w:rsidRPr="007435EB">
        <w:rPr>
          <w:rtl/>
        </w:rPr>
        <w:t>נכוה בגחלת, ברמץ, בסיד רותח, בגפסיס רותח וכל דבר הבא מן האור, לאיתויי חמי האור.</w:t>
      </w:r>
    </w:p>
    <w:p w14:paraId="408B1CD6" w14:textId="77777777" w:rsidR="00E8089F" w:rsidRPr="007435EB" w:rsidRDefault="00E8089F" w:rsidP="009A151F">
      <w:pPr>
        <w:rPr>
          <w:rtl/>
        </w:rPr>
      </w:pPr>
      <w:r w:rsidRPr="005C3FF1">
        <w:rPr>
          <w:rStyle w:val="afffa"/>
          <w:rFonts w:hint="cs"/>
          <w:rtl/>
        </w:rPr>
        <w:t>א.</w:t>
      </w:r>
      <w:r w:rsidRPr="007435EB">
        <w:rPr>
          <w:rFonts w:hint="cs"/>
          <w:sz w:val="20"/>
          <w:rtl/>
        </w:rPr>
        <w:t xml:space="preserve"> - </w:t>
      </w:r>
      <w:r w:rsidR="00AB3B38">
        <w:rPr>
          <w:rFonts w:hint="cs"/>
          <w:sz w:val="20"/>
          <w:rtl/>
        </w:rPr>
        <w:t>שם</w:t>
      </w:r>
      <w:r w:rsidRPr="007435EB">
        <w:rPr>
          <w:rFonts w:hint="cs"/>
          <w:sz w:val="20"/>
          <w:rtl/>
        </w:rPr>
        <w:t xml:space="preserve"> מיירי בגח</w:t>
      </w:r>
      <w:r w:rsidRPr="007435EB">
        <w:rPr>
          <w:sz w:val="20"/>
          <w:rtl/>
        </w:rPr>
        <w:t>לת של מתכת.</w:t>
      </w:r>
      <w:r w:rsidRPr="007435EB">
        <w:rPr>
          <w:rFonts w:hint="cs"/>
          <w:sz w:val="20"/>
          <w:rtl/>
        </w:rPr>
        <w:t xml:space="preserve"> אבל בשל עץ אש הוא</w:t>
      </w:r>
      <w:r w:rsidRPr="007435EB">
        <w:rPr>
          <w:sz w:val="20"/>
          <w:rtl/>
        </w:rPr>
        <w:t>.</w:t>
      </w:r>
    </w:p>
    <w:p w14:paraId="33DE0BAB" w14:textId="36C834C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גחלת של מתכת צריכה לימוד</w:t>
      </w:r>
      <w:r w:rsidR="00E8089F" w:rsidRPr="00AC0CB1">
        <w:rPr>
          <w:rStyle w:val="af2"/>
          <w:rFonts w:hint="cs"/>
          <w:rtl/>
        </w:rPr>
        <w:t xml:space="preserve"> 'מכוה' </w:t>
      </w:r>
      <w:r w:rsidR="00E8089F" w:rsidRPr="007435EB">
        <w:rPr>
          <w:rFonts w:ascii="Fb Fontext" w:hAnsi="Fb Fontext" w:hint="cs"/>
          <w:rtl/>
        </w:rPr>
        <w:t>שהיא אש.</w:t>
      </w:r>
    </w:p>
    <w:p w14:paraId="6872755D" w14:textId="77777777" w:rsidR="00E8089F" w:rsidRPr="007435EB" w:rsidRDefault="00E8089F" w:rsidP="00E8089F">
      <w:pPr>
        <w:rPr>
          <w:rtl/>
        </w:rPr>
      </w:pPr>
      <w:r w:rsidRPr="007435EB">
        <w:rPr>
          <w:rFonts w:hint="cs"/>
          <w:rtl/>
        </w:rPr>
        <w:t>והא דחזי</w:t>
      </w:r>
      <w:r w:rsidRPr="007435EB">
        <w:rPr>
          <w:rtl/>
        </w:rPr>
        <w:t>'</w:t>
      </w:r>
      <w:r w:rsidRPr="007435EB">
        <w:rPr>
          <w:rFonts w:hint="cs"/>
          <w:rtl/>
        </w:rPr>
        <w:t xml:space="preserve"> </w:t>
      </w:r>
      <w:r w:rsidRPr="007435EB">
        <w:rPr>
          <w:rtl/>
        </w:rPr>
        <w:t>גבי בת כהן,</w:t>
      </w:r>
      <w:r w:rsidRPr="00AC0CB1">
        <w:rPr>
          <w:rStyle w:val="af2"/>
          <w:rtl/>
        </w:rPr>
        <w:t xml:space="preserve"> </w:t>
      </w:r>
      <w:r w:rsidRPr="00AC0CB1">
        <w:rPr>
          <w:rStyle w:val="af2"/>
          <w:rFonts w:hint="cs"/>
          <w:rtl/>
        </w:rPr>
        <w:t>'</w:t>
      </w:r>
      <w:r w:rsidRPr="00AC0CB1">
        <w:rPr>
          <w:rStyle w:val="af2"/>
          <w:rtl/>
        </w:rPr>
        <w:t>באש תשרף</w:t>
      </w:r>
      <w:r w:rsidRPr="00AC0CB1">
        <w:rPr>
          <w:rStyle w:val="af2"/>
          <w:rFonts w:hint="cs"/>
          <w:rtl/>
        </w:rPr>
        <w:t xml:space="preserve">' </w:t>
      </w:r>
      <w:r>
        <w:rPr>
          <w:rStyle w:val="affffd"/>
          <w:rFonts w:hint="cs"/>
          <w:rtl/>
          <w:rPrChange w:id="10435" w:author="מנוע אמוראים" w:date="2026-10-05T16:42:03Z">
            <w:rPr>
              <w:rFonts w:hint="cs"/>
              <w:rtl/>
            </w:rPr>
          </w:rPrChange>
        </w:rPr>
        <w:t xml:space="preserve">ואר</w:t>
      </w:r>
      <w:r>
        <w:rPr>
          <w:rStyle w:val="affffd"/>
          <w:rtl/>
          <w:rPrChange w:id="10436" w:author="מנוע אמוראים" w:date="2026-10-05T16:42:03Z">
            <w:rPr>
              <w:rtl/>
            </w:rPr>
          </w:rPrChange>
        </w:rPr>
        <w:t xml:space="preserve">"</w:t>
      </w:r>
      <w:r>
        <w:rPr>
          <w:rStyle w:val="affffd"/>
          <w:rFonts w:hint="cs"/>
          <w:rtl/>
          <w:rPrChange w:id="10437" w:author="מנוע אמוראים" w:date="2026-10-05T16:42:03Z">
            <w:rPr>
              <w:rFonts w:hint="cs"/>
              <w:rtl/>
            </w:rPr>
          </w:rPrChange>
        </w:rPr>
        <w:t xml:space="preserve">מ</w:t>
      </w:r>
      <w:r>
        <w:rPr>
          <w:rFonts w:hint="cs"/>
          <w:rtl/>
        </w:rPr>
        <w:t xml:space="preserve"> </w:t>
      </w:r>
      <w:r w:rsidRPr="007435EB">
        <w:rPr>
          <w:rtl/>
        </w:rPr>
        <w:t>פתילה של אבר היו עושין לה</w:t>
      </w:r>
    </w:p>
    <w:p w14:paraId="0A0D4D40" w14:textId="77777777" w:rsidR="00E8089F" w:rsidRPr="007435EB" w:rsidRDefault="00E8089F" w:rsidP="00E8089F">
      <w:pPr>
        <w:pStyle w:val="affff7"/>
        <w:rPr>
          <w:rtl/>
        </w:rPr>
      </w:pPr>
      <w:r w:rsidRPr="007435EB">
        <w:rPr>
          <w:rtl/>
        </w:rPr>
        <w:t xml:space="preserve">- שאני </w:t>
      </w:r>
      <w:r w:rsidR="00AB3B38">
        <w:rPr>
          <w:rtl/>
        </w:rPr>
        <w:t>שם</w:t>
      </w:r>
      <w:r w:rsidRPr="007435EB">
        <w:rPr>
          <w:rtl/>
        </w:rPr>
        <w:t xml:space="preserve">, </w:t>
      </w:r>
      <w:r w:rsidRPr="00AC0CB1">
        <w:rPr>
          <w:rStyle w:val="af2"/>
          <w:rFonts w:hint="cs"/>
          <w:rtl/>
        </w:rPr>
        <w:t>ד'</w:t>
      </w:r>
      <w:r w:rsidRPr="00AC0CB1">
        <w:rPr>
          <w:rStyle w:val="af2"/>
          <w:rtl/>
        </w:rPr>
        <w:t>באש תשרף תשרף</w:t>
      </w:r>
      <w:r w:rsidRPr="00AC0CB1">
        <w:rPr>
          <w:rStyle w:val="af2"/>
          <w:rFonts w:hint="cs"/>
          <w:rtl/>
        </w:rPr>
        <w:t>'</w:t>
      </w:r>
      <w:r w:rsidRPr="00AC0CB1">
        <w:rPr>
          <w:rStyle w:val="af2"/>
          <w:rtl/>
        </w:rPr>
        <w:t xml:space="preserve"> </w:t>
      </w:r>
      <w:r w:rsidRPr="007435EB">
        <w:rPr>
          <w:rtl/>
        </w:rPr>
        <w:t>לרבות כל שריפות הבאות מן האש, וכ"</w:t>
      </w:r>
      <w:r w:rsidRPr="007435EB">
        <w:rPr>
          <w:rFonts w:hint="cs"/>
          <w:rtl/>
        </w:rPr>
        <w:t>ש</w:t>
      </w:r>
      <w:r w:rsidRPr="007435EB">
        <w:rPr>
          <w:rtl/>
        </w:rPr>
        <w:t xml:space="preserve"> אש עצמה.</w:t>
      </w:r>
    </w:p>
    <w:p w14:paraId="3B594945" w14:textId="77777777" w:rsidR="00E8089F" w:rsidRPr="007435EB" w:rsidRDefault="00E8089F" w:rsidP="00C734EE">
      <w:pPr>
        <w:rPr>
          <w:rtl/>
        </w:rPr>
      </w:pPr>
      <w:r w:rsidRPr="007435EB">
        <w:rPr>
          <w:rFonts w:ascii="Fb Fontext" w:hAnsi="Fb Fontext" w:hint="cs"/>
          <w:rtl/>
        </w:rPr>
        <w:t>וא</w:t>
      </w:r>
      <w:r w:rsidRPr="007435EB">
        <w:rPr>
          <w:rFonts w:ascii="Fb Fontext" w:hAnsi="Fb Fontext"/>
          <w:rtl/>
        </w:rPr>
        <w:t>"</w:t>
      </w:r>
      <w:r w:rsidRPr="007435EB">
        <w:rPr>
          <w:rFonts w:ascii="Fb Fontext" w:hAnsi="Fb Fontext" w:hint="cs"/>
          <w:rtl/>
        </w:rPr>
        <w:t xml:space="preserve">א להקיפה בחבילי זמורות ולשרוף - דאתיא </w:t>
      </w:r>
      <w:r w:rsidRPr="007435EB">
        <w:rPr>
          <w:rFonts w:ascii="Fb Fontext" w:hAnsi="Fb Fontext"/>
          <w:rtl/>
        </w:rPr>
        <w:t xml:space="preserve">שריפה מבני אהרן, </w:t>
      </w:r>
      <w:r w:rsidRPr="007435EB">
        <w:rPr>
          <w:rFonts w:ascii="Fb Fontext" w:hAnsi="Fb Fontext" w:hint="cs"/>
          <w:rtl/>
        </w:rPr>
        <w:t>ד</w:t>
      </w:r>
      <w:r w:rsidRPr="007435EB">
        <w:rPr>
          <w:rFonts w:ascii="Fb Fontext" w:hAnsi="Fb Fontext"/>
          <w:rtl/>
        </w:rPr>
        <w:t>שריפת נשמה וגוף קיים.</w:t>
      </w:r>
    </w:p>
    <w:p w14:paraId="6B5CBEAB" w14:textId="77777777" w:rsidR="00E8089F" w:rsidRPr="007435EB" w:rsidRDefault="00E8089F" w:rsidP="00E8089F">
      <w:pPr>
        <w:rPr>
          <w:rtl/>
        </w:rPr>
      </w:pPr>
      <w:r w:rsidRPr="007435EB">
        <w:rPr>
          <w:rFonts w:hint="cs"/>
          <w:rtl/>
        </w:rPr>
        <w:t xml:space="preserve">ולא בחמי האור - </w:t>
      </w:r>
      <w:r w:rsidRPr="007435EB">
        <w:rPr>
          <w:rtl/>
        </w:rPr>
        <w:tab/>
      </w:r>
      <w:r w:rsidRPr="00AC0CB1">
        <w:rPr>
          <w:rStyle w:val="af2"/>
          <w:rFonts w:hint="cs"/>
          <w:rtl/>
        </w:rPr>
        <w:t>ד'</w:t>
      </w:r>
      <w:r w:rsidRPr="00AC0CB1">
        <w:rPr>
          <w:rStyle w:val="af2"/>
          <w:rtl/>
        </w:rPr>
        <w:t>ואהבת לרעך כמוך</w:t>
      </w:r>
      <w:r w:rsidRPr="00AC0CB1">
        <w:rPr>
          <w:rStyle w:val="af2"/>
          <w:rFonts w:hint="cs"/>
          <w:rtl/>
        </w:rPr>
        <w:t>'</w:t>
      </w:r>
      <w:r w:rsidRPr="00AC0CB1">
        <w:rPr>
          <w:rStyle w:val="af2"/>
          <w:rtl/>
        </w:rPr>
        <w:t xml:space="preserve"> </w:t>
      </w:r>
      <w:r w:rsidRPr="007435EB">
        <w:rPr>
          <w:rtl/>
        </w:rPr>
        <w:t>ברור לו מיתה יפה.</w:t>
      </w:r>
    </w:p>
    <w:p w14:paraId="600BA7D2" w14:textId="77777777" w:rsidR="00E8089F" w:rsidRPr="007435EB" w:rsidRDefault="00E8089F" w:rsidP="00E8089F">
      <w:pPr>
        <w:rPr>
          <w:rtl/>
        </w:rPr>
      </w:pPr>
      <w:r>
        <w:rPr>
          <w:rFonts w:hint="cs"/>
          <w:rtl/>
        </w:rPr>
        <w:t xml:space="preserve">ובעי' לתרוויהו </w:t>
      </w:r>
      <w:r>
        <w:rPr>
          <w:rStyle w:val="affffd"/>
          <w:rFonts w:hint="cs"/>
          <w:rtl/>
          <w:rPrChange w:id="10438" w:author="מנוע אמוראים" w:date="2026-10-05T16:42:03Z">
            <w:rPr>
              <w:rFonts w:hint="cs"/>
              <w:rtl/>
            </w:rPr>
          </w:rPrChange>
        </w:rPr>
        <w:t xml:space="preserve">לר</w:t>
      </w:r>
      <w:r>
        <w:rPr>
          <w:rStyle w:val="affffd"/>
          <w:rtl/>
          <w:rPrChange w:id="10439" w:author="מנוע אמוראים" w:date="2026-10-05T16:42:03Z">
            <w:rPr>
              <w:rtl/>
            </w:rPr>
          </w:rPrChange>
        </w:rPr>
        <w:t xml:space="preserve">"</w:t>
      </w:r>
      <w:r>
        <w:rPr>
          <w:rStyle w:val="affffd"/>
          <w:rFonts w:hint="cs"/>
          <w:rtl/>
          <w:rPrChange w:id="10440" w:author="מנוע אמוראים" w:date="2026-10-05T16:42:03Z">
            <w:rPr>
              <w:rFonts w:hint="cs"/>
              <w:rtl/>
            </w:rPr>
          </w:rPrChange>
        </w:rPr>
        <w:t xml:space="preserve">נ</w:t>
      </w:r>
      <w:r>
        <w:rPr>
          <w:rFonts w:hint="cs"/>
          <w:rtl/>
        </w:rPr>
        <w:t xml:space="preserve"> ולגז</w:t>
      </w:r>
      <w:r w:rsidRPr="007435EB">
        <w:rPr>
          <w:rtl/>
        </w:rPr>
        <w:t>"</w:t>
      </w:r>
      <w:r w:rsidRPr="007435EB">
        <w:rPr>
          <w:rFonts w:hint="cs"/>
          <w:rtl/>
        </w:rPr>
        <w:t>ש לגוף קיים ולא מהר כמו בהקפת חבילי זמורות.</w:t>
      </w:r>
    </w:p>
    <w:p w14:paraId="3A320D50" w14:textId="77777777" w:rsidR="00E8089F" w:rsidRPr="007435EB" w:rsidRDefault="00E8089F" w:rsidP="00E8089F">
      <w:pPr>
        <w:rPr>
          <w:rtl/>
        </w:rPr>
      </w:pPr>
      <w:r w:rsidRPr="007435EB">
        <w:rPr>
          <w:rFonts w:ascii="Fb Fontext" w:hAnsi="Fb Fontext" w:hint="cs"/>
          <w:sz w:val="20"/>
          <w:rtl/>
        </w:rPr>
        <w:t>ובעי' ל'</w:t>
      </w:r>
      <w:r w:rsidRPr="007435EB">
        <w:rPr>
          <w:rFonts w:ascii="Fb Fontext" w:hAnsi="Fb Fontext"/>
          <w:sz w:val="20"/>
          <w:rtl/>
        </w:rPr>
        <w:t>באש</w:t>
      </w:r>
      <w:r w:rsidRPr="007435EB">
        <w:rPr>
          <w:rFonts w:ascii="Fb Fontext" w:hAnsi="Fb Fontext" w:hint="cs"/>
          <w:sz w:val="20"/>
          <w:rtl/>
        </w:rPr>
        <w:t>'</w:t>
      </w:r>
      <w:r w:rsidRPr="007435EB">
        <w:rPr>
          <w:rFonts w:ascii="Fb Fontext" w:hAnsi="Fb Fontext"/>
          <w:sz w:val="20"/>
          <w:rtl/>
        </w:rPr>
        <w:t xml:space="preserve"> לאפוקי אבר מעיקרו</w:t>
      </w:r>
      <w:r w:rsidRPr="007435EB">
        <w:rPr>
          <w:rFonts w:ascii="Fb Fontext" w:hAnsi="Fb Fontext" w:hint="cs"/>
          <w:sz w:val="20"/>
          <w:rtl/>
        </w:rPr>
        <w:t xml:space="preserve"> דחם מהעופרת אלא דבעי שיתחמם באש</w:t>
      </w:r>
      <w:r w:rsidRPr="007435EB">
        <w:rPr>
          <w:rFonts w:ascii="Fb Fontext" w:hAnsi="Fb Fontext"/>
          <w:sz w:val="20"/>
          <w:rtl/>
        </w:rPr>
        <w:t>.</w:t>
      </w:r>
    </w:p>
    <w:p w14:paraId="2D3590BA" w14:textId="77777777" w:rsidR="00E8089F" w:rsidRPr="007435EB" w:rsidRDefault="00E8089F" w:rsidP="00E8089F">
      <w:pPr>
        <w:rPr>
          <w:rtl/>
        </w:rPr>
      </w:pPr>
      <w:r w:rsidRPr="007435EB">
        <w:rPr>
          <w:rFonts w:ascii="Fb Fontext" w:hAnsi="Fb Fontext"/>
          <w:rtl/>
        </w:rPr>
        <w:t>וכל היכא שכתוב</w:t>
      </w:r>
      <w:r w:rsidRPr="00AC0CB1">
        <w:rPr>
          <w:rStyle w:val="af2"/>
          <w:rtl/>
        </w:rPr>
        <w:t xml:space="preserve"> </w:t>
      </w:r>
      <w:r w:rsidRPr="00AC0CB1">
        <w:rPr>
          <w:rStyle w:val="af2"/>
          <w:rFonts w:hint="cs"/>
          <w:rtl/>
        </w:rPr>
        <w:t>'</w:t>
      </w:r>
      <w:r w:rsidRPr="00AC0CB1">
        <w:rPr>
          <w:rStyle w:val="af2"/>
          <w:rtl/>
        </w:rPr>
        <w:t>באש תשרף</w:t>
      </w:r>
      <w:r w:rsidRPr="00AC0CB1">
        <w:rPr>
          <w:rStyle w:val="af2"/>
          <w:rFonts w:hint="cs"/>
          <w:rtl/>
        </w:rPr>
        <w:t>'</w:t>
      </w:r>
      <w:r w:rsidRPr="00AC0CB1">
        <w:rPr>
          <w:rStyle w:val="af2"/>
          <w:rtl/>
        </w:rPr>
        <w:t xml:space="preserve"> </w:t>
      </w:r>
      <w:r w:rsidRPr="007435EB">
        <w:rPr>
          <w:rFonts w:ascii="Fb Fontext" w:hAnsi="Fb Fontext"/>
          <w:rtl/>
        </w:rPr>
        <w:t>לרבות כל שריפות הבאות מחמת אש.</w:t>
      </w:r>
    </w:p>
    <w:p w14:paraId="7AFE012A" w14:textId="77777777" w:rsidR="00E8089F" w:rsidRPr="007435EB" w:rsidRDefault="00E8089F" w:rsidP="00E8089F">
      <w:pPr>
        <w:rPr>
          <w:rtl/>
        </w:rPr>
      </w:pPr>
      <w:r w:rsidRPr="00F46A1C">
        <w:rPr>
          <w:rStyle w:val="affffd"/>
          <w:rFonts w:hint="cs"/>
          <w:rtl/>
        </w:rPr>
        <w:t>והך</w:t>
      </w:r>
      <w:r w:rsidRPr="007435EB">
        <w:rPr>
          <w:rFonts w:hint="cs"/>
          <w:rtl/>
        </w:rPr>
        <w:t xml:space="preserve"> דגבי </w:t>
      </w:r>
      <w:r w:rsidRPr="007435EB">
        <w:rPr>
          <w:rtl/>
        </w:rPr>
        <w:t>פרים הנשרפים</w:t>
      </w:r>
      <w:r w:rsidRPr="00AC0CB1">
        <w:rPr>
          <w:rStyle w:val="af2"/>
          <w:rFonts w:hint="cs"/>
          <w:rtl/>
        </w:rPr>
        <w:t xml:space="preserve"> '</w:t>
      </w:r>
      <w:r w:rsidRPr="00AC0CB1">
        <w:rPr>
          <w:rStyle w:val="af2"/>
          <w:rtl/>
        </w:rPr>
        <w:t>ושרף אתו על עצים באש</w:t>
      </w:r>
      <w:r w:rsidRPr="00AC0CB1">
        <w:rPr>
          <w:rStyle w:val="af2"/>
          <w:rFonts w:hint="cs"/>
          <w:rtl/>
        </w:rPr>
        <w:t>'-</w:t>
      </w:r>
      <w:r w:rsidRPr="007435EB">
        <w:rPr>
          <w:rtl/>
        </w:rPr>
        <w:t xml:space="preserve"> ולא בסיד רותח, ולא בגפסיס רותח.</w:t>
      </w:r>
    </w:p>
    <w:p w14:paraId="7D7FA10A" w14:textId="77777777" w:rsidR="00E8089F" w:rsidRPr="007435EB" w:rsidRDefault="00E8089F" w:rsidP="00E8089F">
      <w:pPr>
        <w:pStyle w:val="affff7"/>
        <w:rPr>
          <w:rtl/>
        </w:rPr>
      </w:pPr>
      <w:r w:rsidRPr="007435EB">
        <w:rPr>
          <w:rtl/>
        </w:rPr>
        <w:t xml:space="preserve">- </w:t>
      </w:r>
      <w:r w:rsidR="00AB3B38">
        <w:rPr>
          <w:rtl/>
        </w:rPr>
        <w:t>שם</w:t>
      </w:r>
      <w:r w:rsidRPr="007435EB">
        <w:rPr>
          <w:rtl/>
        </w:rPr>
        <w:t xml:space="preserve"> כתיב</w:t>
      </w:r>
      <w:r w:rsidRPr="00AC0CB1">
        <w:rPr>
          <w:rStyle w:val="af2"/>
          <w:rtl/>
        </w:rPr>
        <w:t xml:space="preserve"> </w:t>
      </w:r>
      <w:r w:rsidRPr="00AC0CB1">
        <w:rPr>
          <w:rStyle w:val="af2"/>
          <w:rFonts w:hint="cs"/>
          <w:rtl/>
        </w:rPr>
        <w:t xml:space="preserve">'על עצים באש' </w:t>
      </w:r>
      <w:r w:rsidRPr="007435EB">
        <w:rPr>
          <w:rFonts w:hint="cs"/>
          <w:rtl/>
        </w:rPr>
        <w:t>הקדים עצים לאש דבמידי אחרינא לא.</w:t>
      </w:r>
    </w:p>
    <w:p w14:paraId="2451F558"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דכתיב</w:t>
      </w:r>
      <w:r w:rsidRPr="00AC0CB1">
        <w:rPr>
          <w:rStyle w:val="af2"/>
          <w:rFonts w:hint="cs"/>
          <w:rtl/>
        </w:rPr>
        <w:t xml:space="preserve"> 'ישרף' </w:t>
      </w:r>
      <w:r w:rsidRPr="007435EB">
        <w:rPr>
          <w:rFonts w:ascii="Fb Fontext" w:hAnsi="Fb Fontext" w:hint="cs"/>
          <w:sz w:val="20"/>
          <w:rtl/>
        </w:rPr>
        <w:t>בסוף מיבעי להך ד</w:t>
      </w:r>
      <w:r w:rsidR="00127038">
        <w:rPr>
          <w:rFonts w:ascii="Fb Fontext" w:hAnsi="Fb Fontext" w:hint="cs"/>
          <w:sz w:val="20"/>
          <w:rtl/>
        </w:rPr>
        <w:t>אף</w:t>
      </w:r>
      <w:r w:rsidRPr="007435EB">
        <w:rPr>
          <w:rFonts w:ascii="Fb Fontext" w:hAnsi="Fb Fontext" w:hint="cs"/>
          <w:sz w:val="20"/>
          <w:rtl/>
        </w:rPr>
        <w:t xml:space="preserve"> -</w:t>
      </w:r>
      <w:r w:rsidRPr="007435EB">
        <w:rPr>
          <w:rFonts w:ascii="Fb Fontext" w:hAnsi="Fb Fontext"/>
          <w:sz w:val="20"/>
          <w:rtl/>
        </w:rPr>
        <w:t xml:space="preserve">שאין שם דשן, ישרף – </w:t>
      </w:r>
      <w:r w:rsidR="00127038">
        <w:rPr>
          <w:rFonts w:ascii="Fb Fontext" w:hAnsi="Fb Fontext"/>
          <w:sz w:val="20"/>
          <w:rtl/>
        </w:rPr>
        <w:t>אף</w:t>
      </w:r>
      <w:r w:rsidRPr="007435EB">
        <w:rPr>
          <w:rFonts w:ascii="Fb Fontext" w:hAnsi="Fb Fontext"/>
          <w:sz w:val="20"/>
          <w:rtl/>
        </w:rPr>
        <w:t xml:space="preserve"> שהצית האור ברובו.</w:t>
      </w:r>
    </w:p>
    <w:p w14:paraId="773DFC6B" w14:textId="77777777" w:rsidR="00E8089F" w:rsidRPr="007435EB" w:rsidRDefault="00E8089F" w:rsidP="00E8089F">
      <w:pPr>
        <w:rPr>
          <w:rtl/>
        </w:rPr>
      </w:pPr>
      <w:r w:rsidRPr="005C3FF1">
        <w:rPr>
          <w:rStyle w:val="afffa"/>
          <w:rFonts w:hint="cs"/>
          <w:rtl/>
        </w:rPr>
        <w:t>ב.</w:t>
      </w:r>
      <w:r w:rsidRPr="007435EB">
        <w:rPr>
          <w:rFonts w:ascii="Fb Fontext" w:hAnsi="Fb Fontext" w:hint="cs"/>
          <w:rtl/>
        </w:rPr>
        <w:t xml:space="preserve"> </w:t>
      </w:r>
      <w:r w:rsidRPr="007435EB">
        <w:rPr>
          <w:rFonts w:ascii="Fb Fontext" w:hAnsi="Fb Fontext"/>
          <w:rtl/>
        </w:rPr>
        <w:t xml:space="preserve">רבינא: כרוך ותני מכות אש </w:t>
      </w:r>
      <w:r w:rsidRPr="007435EB">
        <w:rPr>
          <w:rFonts w:ascii="Fb Fontext" w:hAnsi="Fb Fontext" w:hint="cs"/>
          <w:rtl/>
        </w:rPr>
        <w:t>דכל דבר שנעשה באש כמהו כאש.</w:t>
      </w:r>
    </w:p>
    <w:p w14:paraId="200991B4" w14:textId="1AD6E692" w:rsidR="00E8089F" w:rsidRPr="007435EB" w:rsidRDefault="00F47631" w:rsidP="00F47631">
      <w:pPr>
        <w:pStyle w:val="affd"/>
        <w:rPr>
          <w:bCs/>
          <w:rtl/>
        </w:rPr>
      </w:pPr>
      <w:r>
        <w:rPr>
          <w:rFonts w:hint="cs"/>
          <w:rtl/>
        </w:rPr>
        <w:t>***</w:t>
      </w:r>
    </w:p>
    <w:p w14:paraId="2A27718C" w14:textId="77777777" w:rsidR="00E8089F" w:rsidRPr="007435EB" w:rsidRDefault="00E8089F" w:rsidP="00E8089F">
      <w:pPr>
        <w:rPr>
          <w:rtl/>
        </w:rPr>
      </w:pPr>
      <w:r w:rsidRPr="007435EB">
        <w:rPr>
          <w:rFonts w:ascii="Fb Fontext" w:hAnsi="Fb Fontext"/>
          <w:rtl/>
        </w:rPr>
        <w:t>רבא רמי: מי א"ר גחלים איקרו אש.</w:t>
      </w:r>
    </w:p>
    <w:p w14:paraId="463BC274" w14:textId="77777777" w:rsidR="00E8089F" w:rsidRPr="007435EB" w:rsidRDefault="00E8089F" w:rsidP="00E8089F">
      <w:pPr>
        <w:rPr>
          <w:rtl/>
        </w:rPr>
      </w:pPr>
      <w:r w:rsidRPr="00F46A1C">
        <w:rPr>
          <w:rStyle w:val="affffd"/>
          <w:rFonts w:hint="cs"/>
          <w:rtl/>
        </w:rPr>
        <w:t>והך</w:t>
      </w:r>
      <w:r w:rsidRPr="007435EB">
        <w:rPr>
          <w:rFonts w:hint="cs"/>
          <w:rtl/>
        </w:rPr>
        <w:t xml:space="preserve"> דגחלי </w:t>
      </w:r>
      <w:r w:rsidRPr="007435EB">
        <w:rPr>
          <w:rtl/>
        </w:rPr>
        <w:t xml:space="preserve">יכול עוממות – </w:t>
      </w:r>
      <w:r w:rsidRPr="007435EB">
        <w:rPr>
          <w:rFonts w:hint="cs"/>
          <w:rtl/>
        </w:rPr>
        <w:t>ת</w:t>
      </w:r>
      <w:r w:rsidRPr="007435EB">
        <w:rPr>
          <w:rtl/>
        </w:rPr>
        <w:t>"</w:t>
      </w:r>
      <w:r w:rsidRPr="007435EB">
        <w:rPr>
          <w:rFonts w:hint="cs"/>
          <w:rtl/>
        </w:rPr>
        <w:t>ל</w:t>
      </w:r>
      <w:r w:rsidRPr="00AC0CB1">
        <w:rPr>
          <w:rStyle w:val="af2"/>
          <w:rtl/>
        </w:rPr>
        <w:t xml:space="preserve"> </w:t>
      </w:r>
      <w:r w:rsidRPr="00AC0CB1">
        <w:rPr>
          <w:rStyle w:val="af2"/>
          <w:rFonts w:hint="cs"/>
          <w:rtl/>
        </w:rPr>
        <w:t>'</w:t>
      </w:r>
      <w:r w:rsidRPr="00AC0CB1">
        <w:rPr>
          <w:rStyle w:val="af2"/>
          <w:rtl/>
        </w:rPr>
        <w:t>אש</w:t>
      </w:r>
      <w:r w:rsidRPr="00AC0CB1">
        <w:rPr>
          <w:rStyle w:val="af2"/>
          <w:rFonts w:hint="cs"/>
          <w:rtl/>
        </w:rPr>
        <w:t>'</w:t>
      </w:r>
      <w:r w:rsidRPr="00AC0CB1">
        <w:rPr>
          <w:rStyle w:val="af2"/>
          <w:rtl/>
        </w:rPr>
        <w:t>.</w:t>
      </w:r>
      <w:r w:rsidRPr="007435EB">
        <w:rPr>
          <w:rFonts w:hint="cs"/>
          <w:rtl/>
        </w:rPr>
        <w:t xml:space="preserve"> </w:t>
      </w:r>
      <w:r w:rsidRPr="007435EB">
        <w:rPr>
          <w:rtl/>
        </w:rPr>
        <w:t>אי</w:t>
      </w:r>
      <w:r w:rsidRPr="00AC0CB1">
        <w:rPr>
          <w:rStyle w:val="af2"/>
          <w:rtl/>
        </w:rPr>
        <w:t xml:space="preserve"> </w:t>
      </w:r>
      <w:r w:rsidRPr="00AC0CB1">
        <w:rPr>
          <w:rStyle w:val="af2"/>
          <w:rFonts w:hint="cs"/>
          <w:rtl/>
        </w:rPr>
        <w:t>'</w:t>
      </w:r>
      <w:r w:rsidRPr="00AC0CB1">
        <w:rPr>
          <w:rStyle w:val="af2"/>
          <w:rtl/>
        </w:rPr>
        <w:t>אש</w:t>
      </w:r>
      <w:r w:rsidRPr="00AC0CB1">
        <w:rPr>
          <w:rStyle w:val="af2"/>
          <w:rFonts w:hint="cs"/>
          <w:rtl/>
        </w:rPr>
        <w:t>'</w:t>
      </w:r>
      <w:r w:rsidRPr="00AC0CB1">
        <w:rPr>
          <w:rStyle w:val="af2"/>
          <w:rtl/>
        </w:rPr>
        <w:t xml:space="preserve"> </w:t>
      </w:r>
      <w:r w:rsidRPr="007435EB">
        <w:rPr>
          <w:rFonts w:hint="cs"/>
          <w:rtl/>
        </w:rPr>
        <w:t xml:space="preserve">ולא </w:t>
      </w:r>
      <w:r w:rsidRPr="007435EB">
        <w:rPr>
          <w:rtl/>
        </w:rPr>
        <w:t xml:space="preserve">שלהבת </w:t>
      </w:r>
      <w:r w:rsidRPr="007435EB">
        <w:rPr>
          <w:rFonts w:hint="cs"/>
          <w:rtl/>
        </w:rPr>
        <w:t>ת</w:t>
      </w:r>
      <w:r w:rsidRPr="007435EB">
        <w:rPr>
          <w:rtl/>
        </w:rPr>
        <w:t>"</w:t>
      </w:r>
      <w:r w:rsidRPr="007435EB">
        <w:rPr>
          <w:rFonts w:hint="cs"/>
          <w:rtl/>
        </w:rPr>
        <w:t>ל</w:t>
      </w:r>
      <w:r w:rsidRPr="00AC0CB1">
        <w:rPr>
          <w:rStyle w:val="af2"/>
          <w:rtl/>
        </w:rPr>
        <w:t xml:space="preserve"> </w:t>
      </w:r>
      <w:r w:rsidRPr="00AC0CB1">
        <w:rPr>
          <w:rStyle w:val="af2"/>
          <w:rFonts w:hint="cs"/>
          <w:rtl/>
        </w:rPr>
        <w:t>'</w:t>
      </w:r>
      <w:r w:rsidRPr="00AC0CB1">
        <w:rPr>
          <w:rStyle w:val="af2"/>
          <w:rtl/>
        </w:rPr>
        <w:t>גחלי</w:t>
      </w:r>
      <w:r w:rsidRPr="00AC0CB1">
        <w:rPr>
          <w:rStyle w:val="af2"/>
          <w:rFonts w:hint="cs"/>
          <w:rtl/>
        </w:rPr>
        <w:t>'</w:t>
      </w:r>
      <w:r w:rsidRPr="00AC0CB1">
        <w:rPr>
          <w:rStyle w:val="af2"/>
          <w:rtl/>
        </w:rPr>
        <w:t>.</w:t>
      </w:r>
      <w:r w:rsidRPr="007435EB">
        <w:rPr>
          <w:rFonts w:hint="cs"/>
          <w:rtl/>
        </w:rPr>
        <w:t xml:space="preserve"> </w:t>
      </w:r>
      <w:r w:rsidRPr="007435EB">
        <w:rPr>
          <w:rtl/>
        </w:rPr>
        <w:t>–</w:t>
      </w:r>
      <w:r w:rsidRPr="007435EB">
        <w:rPr>
          <w:rFonts w:hint="cs"/>
          <w:rtl/>
        </w:rPr>
        <w:t xml:space="preserve"> והיינו לוחשות</w:t>
      </w:r>
      <w:r w:rsidRPr="007435EB">
        <w:rPr>
          <w:rtl/>
        </w:rPr>
        <w:t>.</w:t>
      </w:r>
    </w:p>
    <w:p w14:paraId="7D9FB7A0" w14:textId="77777777" w:rsidR="00E8089F" w:rsidRPr="005C3FF1" w:rsidRDefault="00E8089F" w:rsidP="009A151F">
      <w:pPr>
        <w:rPr>
          <w:rStyle w:val="afffa"/>
          <w:rtl/>
        </w:rPr>
      </w:pPr>
      <w:r w:rsidRPr="007435EB">
        <w:rPr>
          <w:rFonts w:hint="cs"/>
          <w:rtl/>
        </w:rPr>
        <w:t>ומשמע דגחלים לא איקרי אש.</w:t>
      </w:r>
    </w:p>
    <w:p w14:paraId="73546D02" w14:textId="77777777" w:rsidR="00E8089F" w:rsidRPr="007435EB" w:rsidRDefault="00E8089F" w:rsidP="009A151F">
      <w:pPr>
        <w:rPr>
          <w:rtl/>
        </w:rPr>
      </w:pPr>
      <w:r w:rsidRPr="005C3FF1">
        <w:rPr>
          <w:rStyle w:val="afffa"/>
          <w:rFonts w:hint="cs"/>
          <w:rtl/>
        </w:rPr>
        <w:t>א.</w:t>
      </w:r>
      <w:r w:rsidRPr="007435EB">
        <w:rPr>
          <w:rFonts w:hint="cs"/>
          <w:rtl/>
        </w:rPr>
        <w:t xml:space="preserve"> </w:t>
      </w:r>
      <w:r w:rsidRPr="007435EB">
        <w:rPr>
          <w:rtl/>
        </w:rPr>
        <w:t>אביי, תריץ הכי:</w:t>
      </w:r>
      <w:r w:rsidRPr="00AC0CB1">
        <w:rPr>
          <w:rStyle w:val="af2"/>
          <w:rtl/>
        </w:rPr>
        <w:t xml:space="preserve"> </w:t>
      </w:r>
      <w:r w:rsidRPr="00AC0CB1">
        <w:rPr>
          <w:rStyle w:val="af2"/>
          <w:rFonts w:hint="cs"/>
          <w:rtl/>
        </w:rPr>
        <w:t>'</w:t>
      </w:r>
      <w:r w:rsidRPr="00AC0CB1">
        <w:rPr>
          <w:rStyle w:val="af2"/>
          <w:rtl/>
        </w:rPr>
        <w:t>אש</w:t>
      </w:r>
      <w:r w:rsidRPr="00AC0CB1">
        <w:rPr>
          <w:rStyle w:val="af2"/>
          <w:rFonts w:hint="cs"/>
          <w:rtl/>
        </w:rPr>
        <w:t>'-</w:t>
      </w:r>
      <w:r w:rsidRPr="007435EB">
        <w:rPr>
          <w:rFonts w:hint="cs"/>
          <w:rtl/>
        </w:rPr>
        <w:t xml:space="preserve"> ולא עוממות ולא לוחשות</w:t>
      </w:r>
      <w:r w:rsidRPr="007435EB">
        <w:rPr>
          <w:rtl/>
        </w:rPr>
        <w:t>.</w:t>
      </w:r>
    </w:p>
    <w:p w14:paraId="08E6D78C"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r>
      <w:r w:rsidRPr="007435EB">
        <w:rPr>
          <w:rFonts w:ascii="Fb Fontext" w:hAnsi="Fb Fontext" w:hint="cs"/>
          <w:sz w:val="20"/>
          <w:rtl/>
        </w:rPr>
        <w:t xml:space="preserve">      </w:t>
      </w:r>
      <w:r w:rsidRPr="00AC0CB1">
        <w:rPr>
          <w:rStyle w:val="af2"/>
          <w:rFonts w:hint="cs"/>
          <w:rtl/>
        </w:rPr>
        <w:t xml:space="preserve"> '</w:t>
      </w:r>
      <w:r w:rsidRPr="00AC0CB1">
        <w:rPr>
          <w:rStyle w:val="af2"/>
          <w:rtl/>
        </w:rPr>
        <w:t>גחלי</w:t>
      </w:r>
      <w:r w:rsidRPr="00AC0CB1">
        <w:rPr>
          <w:rStyle w:val="af2"/>
          <w:rFonts w:hint="cs"/>
          <w:rtl/>
        </w:rPr>
        <w:t xml:space="preserve">' </w:t>
      </w:r>
      <w:r w:rsidRPr="007435EB">
        <w:rPr>
          <w:rFonts w:ascii="Fb Fontext" w:hAnsi="Fb Fontext" w:hint="cs"/>
          <w:sz w:val="20"/>
          <w:rtl/>
        </w:rPr>
        <w:t>ולא שלהבת ולא גחלת אלא לוחשות</w:t>
      </w:r>
      <w:r w:rsidRPr="007435EB">
        <w:rPr>
          <w:rFonts w:ascii="Fb Fontext" w:hAnsi="Fb Fontext"/>
          <w:sz w:val="20"/>
          <w:rtl/>
        </w:rPr>
        <w:t>.</w:t>
      </w:r>
    </w:p>
    <w:p w14:paraId="1AE7C60A" w14:textId="77777777" w:rsidR="00E8089F" w:rsidRPr="007435EB" w:rsidRDefault="00E8089F" w:rsidP="00E8089F">
      <w:pPr>
        <w:rPr>
          <w:rtl/>
        </w:rPr>
      </w:pPr>
      <w:r w:rsidRPr="005C3FF1">
        <w:rPr>
          <w:rStyle w:val="afffa"/>
          <w:rFonts w:hint="cs"/>
          <w:rtl/>
        </w:rPr>
        <w:t>ב.</w:t>
      </w:r>
      <w:r w:rsidRPr="007435EB">
        <w:rPr>
          <w:rFonts w:ascii="Fb Fontext" w:hAnsi="Fb Fontext" w:hint="cs"/>
          <w:rtl/>
        </w:rPr>
        <w:t xml:space="preserve"> </w:t>
      </w:r>
      <w:r w:rsidRPr="007435EB">
        <w:rPr>
          <w:rFonts w:ascii="Fb Fontext" w:hAnsi="Fb Fontext"/>
          <w:rtl/>
        </w:rPr>
        <w:t>רבה: רצה - גחלת יביא, רצה - שלהבת יביא.</w:t>
      </w:r>
      <w:r w:rsidRPr="005C3FF1">
        <w:rPr>
          <w:rStyle w:val="afffa"/>
          <w:rFonts w:hint="cs"/>
          <w:rtl/>
        </w:rPr>
        <w:t xml:space="preserve"> </w:t>
      </w:r>
      <w:r w:rsidRPr="007435EB">
        <w:rPr>
          <w:rFonts w:ascii="Fb Fontext" w:hAnsi="Fb Fontext"/>
          <w:rtl/>
        </w:rPr>
        <w:t xml:space="preserve">שלהבת בלא גחלת </w:t>
      </w:r>
      <w:r w:rsidRPr="007435EB">
        <w:rPr>
          <w:rFonts w:ascii="Fb Fontext" w:hAnsi="Fb Fontext" w:hint="cs"/>
          <w:rtl/>
        </w:rPr>
        <w:t>משכח</w:t>
      </w:r>
      <w:r w:rsidRPr="007435EB">
        <w:rPr>
          <w:rFonts w:ascii="Fb Fontext" w:hAnsi="Fb Fontext"/>
          <w:rtl/>
        </w:rPr>
        <w:t>"</w:t>
      </w:r>
      <w:r w:rsidRPr="007435EB">
        <w:rPr>
          <w:rFonts w:ascii="Fb Fontext" w:hAnsi="Fb Fontext" w:hint="cs"/>
          <w:rtl/>
        </w:rPr>
        <w:t>ל כשמשח כלי בשמן ותלה בו אש.</w:t>
      </w:r>
    </w:p>
    <w:p w14:paraId="48A53F9B" w14:textId="77777777" w:rsidR="00E8089F" w:rsidRPr="005C3FF1" w:rsidRDefault="00E8089F" w:rsidP="00E8089F">
      <w:pPr>
        <w:rPr>
          <w:rStyle w:val="afffa"/>
          <w:rtl/>
        </w:rPr>
      </w:pPr>
      <w:r w:rsidRPr="007435EB">
        <w:rPr>
          <w:rtl/>
        </w:rPr>
        <w:tab/>
      </w:r>
      <w:r w:rsidRPr="007435EB">
        <w:rPr>
          <w:rFonts w:hint="cs"/>
          <w:rtl/>
        </w:rPr>
        <w:t>וקשה למה צריך פסוק למעט אי לפני מלך ב</w:t>
      </w:r>
      <w:r w:rsidRPr="007435EB">
        <w:rPr>
          <w:rtl/>
        </w:rPr>
        <w:t>"</w:t>
      </w:r>
      <w:r w:rsidRPr="007435EB">
        <w:rPr>
          <w:rFonts w:hint="cs"/>
          <w:rtl/>
        </w:rPr>
        <w:t>ו לא עושים כן</w:t>
      </w:r>
      <w:r w:rsidRPr="007435EB">
        <w:rPr>
          <w:rtl/>
        </w:rPr>
        <w:t xml:space="preserve"> </w:t>
      </w:r>
      <w:r w:rsidRPr="007435EB">
        <w:rPr>
          <w:rFonts w:hint="cs"/>
          <w:rtl/>
        </w:rPr>
        <w:t>[שעושה עשן] כ</w:t>
      </w:r>
      <w:r w:rsidRPr="007435EB">
        <w:rPr>
          <w:rtl/>
        </w:rPr>
        <w:t>"</w:t>
      </w:r>
      <w:r w:rsidRPr="007435EB">
        <w:rPr>
          <w:rFonts w:hint="cs"/>
          <w:rtl/>
        </w:rPr>
        <w:t>ש לפני הקב</w:t>
      </w:r>
      <w:r w:rsidRPr="007435EB">
        <w:rPr>
          <w:rtl/>
        </w:rPr>
        <w:t>"</w:t>
      </w:r>
      <w:r w:rsidRPr="007435EB">
        <w:rPr>
          <w:rFonts w:hint="cs"/>
          <w:rtl/>
        </w:rPr>
        <w:t>ה.</w:t>
      </w:r>
    </w:p>
    <w:p w14:paraId="0685EC36" w14:textId="77777777" w:rsidR="00E8089F" w:rsidRPr="007435EB" w:rsidRDefault="00E8089F" w:rsidP="00E8089F">
      <w:pPr>
        <w:rPr>
          <w:rtl/>
        </w:rPr>
      </w:pPr>
      <w:r w:rsidRPr="005C3FF1">
        <w:rPr>
          <w:rStyle w:val="afffa"/>
          <w:rFonts w:hint="cs"/>
          <w:rtl/>
        </w:rPr>
        <w:t>ג.</w:t>
      </w:r>
      <w:r w:rsidRPr="007435EB">
        <w:rPr>
          <w:rFonts w:hint="cs"/>
          <w:rtl/>
        </w:rPr>
        <w:t xml:space="preserve"> אלא רבא</w:t>
      </w:r>
      <w:r w:rsidRPr="00AC0CB1">
        <w:rPr>
          <w:rStyle w:val="af2"/>
          <w:rFonts w:hint="cs"/>
          <w:rtl/>
        </w:rPr>
        <w:t xml:space="preserve"> 'אש' </w:t>
      </w:r>
      <w:r w:rsidRPr="007435EB">
        <w:rPr>
          <w:rFonts w:hint="cs"/>
          <w:rtl/>
        </w:rPr>
        <w:t>ולא עוממות ולא לוחשות, ועדיין אפשר יביא מחצה גחלת ומחצה שלהבת ועד שיגיע יהא הכל גחלת קמ</w:t>
      </w:r>
      <w:r w:rsidRPr="007435EB">
        <w:rPr>
          <w:rtl/>
        </w:rPr>
        <w:t>"</w:t>
      </w:r>
      <w:r w:rsidRPr="007435EB">
        <w:rPr>
          <w:rFonts w:hint="cs"/>
          <w:rtl/>
        </w:rPr>
        <w:t>ל</w:t>
      </w:r>
      <w:r w:rsidRPr="00AC0CB1">
        <w:rPr>
          <w:rStyle w:val="af2"/>
          <w:rFonts w:hint="cs"/>
          <w:rtl/>
        </w:rPr>
        <w:t xml:space="preserve"> 'ולקח</w:t>
      </w:r>
      <w:r w:rsidRPr="00AC0CB1">
        <w:rPr>
          <w:rStyle w:val="af2"/>
          <w:rtl/>
        </w:rPr>
        <w:t xml:space="preserve"> מלא המחתה גחלי אש מעל המזבח</w:t>
      </w:r>
      <w:r w:rsidRPr="00AC0CB1">
        <w:rPr>
          <w:rStyle w:val="af2"/>
          <w:rFonts w:hint="cs"/>
          <w:rtl/>
        </w:rPr>
        <w:t>'</w:t>
      </w:r>
      <w:r w:rsidRPr="00AC0CB1">
        <w:rPr>
          <w:rStyle w:val="af2"/>
          <w:rtl/>
        </w:rPr>
        <w:t xml:space="preserve"> </w:t>
      </w:r>
      <w:r w:rsidRPr="007435EB">
        <w:rPr>
          <w:rtl/>
        </w:rPr>
        <w:t>-משעת לקיחה ניהוי גחלים.</w:t>
      </w:r>
    </w:p>
    <w:p w14:paraId="5AC3915B" w14:textId="624971C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 xml:space="preserve">עוממות ולא [אוממות] </w:t>
      </w:r>
      <w:r w:rsidR="00E8089F" w:rsidRPr="00AC0CB1">
        <w:rPr>
          <w:rStyle w:val="af2"/>
          <w:rFonts w:hint="cs"/>
          <w:rtl/>
        </w:rPr>
        <w:t>ד'</w:t>
      </w:r>
      <w:r w:rsidR="00E8089F" w:rsidRPr="00AC0CB1">
        <w:rPr>
          <w:rStyle w:val="af2"/>
          <w:rtl/>
        </w:rPr>
        <w:t>ארזים לא עממהו בגן אלהים</w:t>
      </w:r>
      <w:r w:rsidR="00E8089F" w:rsidRPr="007435EB">
        <w:rPr>
          <w:rFonts w:hint="cs"/>
          <w:rtl/>
        </w:rPr>
        <w:t>]</w:t>
      </w:r>
    </w:p>
    <w:p w14:paraId="1BAC43AD" w14:textId="6F5BBAAA" w:rsidR="00E8089F" w:rsidRPr="007435EB" w:rsidRDefault="00F47631" w:rsidP="00F47631">
      <w:pPr>
        <w:pStyle w:val="affd"/>
        <w:rPr>
          <w:bCs/>
          <w:rtl/>
        </w:rPr>
      </w:pPr>
      <w:r>
        <w:rPr>
          <w:rFonts w:hint="cs"/>
          <w:rtl/>
        </w:rPr>
        <w:t>***</w:t>
      </w:r>
    </w:p>
    <w:p>
      <w:pPr>
        <w:pStyle w:val="affffff1"/>
        <w:rPr>
          <w:ins w:id="20160" w:author="קלוד" w:date="2026-10-06T10:09:47Z"/>
        </w:rPr>
      </w:pPr>
      <w:ins w:id="20159" w:author="קלוד" w:date="2026-10-06T10:09:47Z">
        <w:r>
          <w:t xml:space="preserve">משנה ב</w:t>
        </w:r>
      </w:ins>
    </w:p>
    <w:p w14:paraId="3AAD01BD" w14:textId="77777777" w:rsidR="00E8089F" w:rsidRPr="007435EB" w:rsidRDefault="00E8089F" w:rsidP="00E8089F">
      <w:pPr>
        <w:pStyle w:val="afff5"/>
        <w:rPr>
          <w:del w:id="20055" w:author="קלוד" w:date="2026-10-06T10:16:37Z"/>
          <w:b/>
          <w:rtl/>
        </w:rPr>
      </w:pPr>
      <w:ins w:id="9814" w:author="מספור קטעי משנה" w:date="2026-10-06T10:05:03Z">
        <w:del w:id="20053" w:author="קלוד" w:date="2026-10-06T10:16:37Z">
          <w:r>
            <w:rPr>
              <w:rStyle w:val="MisparKeta"/>
            </w:rPr>
            <w:delText xml:space="preserve">ב. </w:delText>
          </w:r>
        </w:del>
      </w:ins>
      <w:del w:id="20054" w:author="קלוד" w:date="2026-10-06T10:16:37Z">
        <w:r w:rsidRPr="007435EB">
          <w:rPr>
            <w:b/>
            <w:sz w:val="20"/>
            <w:rtl/>
          </w:rPr>
          <w:delText xml:space="preserve">משנה.</w:delText>
        </w:r>
      </w:del>
    </w:p>
    <w:p w14:paraId="1A288ADA" w14:textId="77777777" w:rsidR="00E8089F" w:rsidRPr="007435EB" w:rsidRDefault="00E8089F" w:rsidP="00E8089F">
      <w:pPr>
        <w:pStyle w:val="afff5"/>
        <w:rPr>
          <w:b/>
          <w:rtl/>
        </w:rPr>
      </w:pPr>
      <w:r w:rsidRPr="007435EB">
        <w:rPr>
          <w:b/>
          <w:rtl/>
        </w:rPr>
        <w:t>נגע בחרסו של תנור - יקלוף את מקומו.</w:t>
      </w:r>
    </w:p>
    <w:p w14:paraId="206382D9" w14:textId="77777777" w:rsidR="00E8089F" w:rsidRPr="007435EB" w:rsidRDefault="00E8089F" w:rsidP="00E8089F">
      <w:pPr>
        <w:pStyle w:val="afff5"/>
        <w:rPr>
          <w:b/>
          <w:rtl/>
        </w:rPr>
      </w:pPr>
      <w:r w:rsidRPr="007435EB">
        <w:rPr>
          <w:b/>
          <w:rtl/>
        </w:rPr>
        <w:t>נטף מרוטבו על החרס וחזר אליו - יטול את מקומו.</w:t>
      </w:r>
    </w:p>
    <w:p w14:paraId="249F7468" w14:textId="77777777" w:rsidR="00E8089F" w:rsidRPr="007435EB" w:rsidRDefault="00E8089F" w:rsidP="00E8089F">
      <w:pPr>
        <w:pStyle w:val="afff5"/>
        <w:rPr>
          <w:b/>
          <w:rtl/>
        </w:rPr>
      </w:pPr>
      <w:r w:rsidRPr="007435EB">
        <w:rPr>
          <w:b/>
          <w:rtl/>
        </w:rPr>
        <w:t>נטף מרוטבו על הסולת - יקמוץ את מקומו.</w:t>
      </w:r>
    </w:p>
    <w:p w14:paraId="14418EC1" w14:textId="77777777" w:rsidR="00E8089F" w:rsidRPr="007435EB" w:rsidRDefault="00E8089F" w:rsidP="00E8089F">
      <w:pPr>
        <w:pStyle w:val="afff5"/>
        <w:rPr>
          <w:b/>
          <w:rtl/>
        </w:rPr>
      </w:pPr>
      <w:r w:rsidRPr="007435EB">
        <w:rPr>
          <w:b/>
          <w:rtl/>
        </w:rPr>
        <w:t>סכו בשמן תרומה, אם חבורת כהנים - יאכלו.</w:t>
      </w:r>
    </w:p>
    <w:p w14:paraId="320E34D7" w14:textId="77777777" w:rsidR="00E8089F" w:rsidRPr="007435EB" w:rsidRDefault="00E8089F" w:rsidP="00E8089F">
      <w:pPr>
        <w:pStyle w:val="afff5"/>
        <w:rPr>
          <w:b/>
          <w:rtl/>
        </w:rPr>
      </w:pPr>
      <w:r w:rsidRPr="007435EB">
        <w:rPr>
          <w:b/>
          <w:rtl/>
        </w:rPr>
        <w:t>אם של ישראל, אם חי הוא -ידיחנו, ואם צלי הוא - יקלוף את החיצון.</w:t>
      </w:r>
    </w:p>
    <w:p w14:paraId="660DF4D2" w14:textId="77777777" w:rsidR="00E8089F" w:rsidRPr="007435EB" w:rsidRDefault="00E8089F" w:rsidP="00E8089F">
      <w:pPr>
        <w:pStyle w:val="afff5"/>
        <w:rPr>
          <w:b/>
          <w:rtl/>
        </w:rPr>
      </w:pPr>
      <w:r w:rsidRPr="007435EB">
        <w:rPr>
          <w:b/>
          <w:rtl/>
        </w:rPr>
        <w:t>סכו בשמן של מעשר שני -לא יעשנו דמים על בני חבורה, שאין פודין מעש"</w:t>
      </w:r>
      <w:r w:rsidRPr="007435EB">
        <w:rPr>
          <w:rFonts w:hint="cs"/>
          <w:b/>
          <w:rtl/>
        </w:rPr>
        <w:t>ש</w:t>
      </w:r>
      <w:r w:rsidRPr="007435EB">
        <w:rPr>
          <w:b/>
          <w:rtl/>
        </w:rPr>
        <w:t xml:space="preserve"> בירושלים.</w:t>
      </w:r>
    </w:p>
    <w:p w14:paraId="4075F887" w14:textId="17317F77" w:rsidR="00E8089F" w:rsidRPr="007435EB" w:rsidRDefault="00F47631" w:rsidP="00F47631">
      <w:pPr>
        <w:pStyle w:val="affd"/>
        <w:rPr>
          <w:bCs/>
          <w:rtl/>
        </w:rPr>
      </w:pPr>
      <w:r>
        <w:rPr>
          <w:rFonts w:hint="cs"/>
          <w:rtl/>
        </w:rPr>
        <w:t>***</w:t>
      </w:r>
    </w:p>
    <w:p w14:paraId="08CC1D86" w14:textId="77777777" w:rsidR="00E8089F" w:rsidRPr="007435EB" w:rsidRDefault="00E8089F" w:rsidP="005C3FF1">
      <w:pPr>
        <w:pStyle w:val="afff"/>
        <w:framePr w:wrap="around"/>
        <w:rPr>
          <w:rtl/>
        </w:rPr>
      </w:pPr>
      <w:r w:rsidRPr="007435EB">
        <w:rPr>
          <w:rFonts w:hint="cs"/>
          <w:rtl/>
        </w:rPr>
        <w:t>עו.</w:t>
      </w:r>
    </w:p>
    <w:p w14:paraId="1995664A" w14:textId="77777777" w:rsidR="00E8089F" w:rsidRPr="007435EB" w:rsidRDefault="00E8089F" w:rsidP="00E8089F">
      <w:pPr>
        <w:rPr>
          <w:rtl/>
        </w:rPr>
      </w:pPr>
      <w:r w:rsidRPr="005C3FF1">
        <w:rPr>
          <w:rStyle w:val="afffa"/>
          <w:rtl/>
        </w:rPr>
        <w:t xml:space="preserve">איתמר: חם לתוך חם </w:t>
      </w:r>
      <w:r w:rsidRPr="007435EB">
        <w:rPr>
          <w:rFonts w:ascii="Fb Fontext" w:hAnsi="Fb Fontext"/>
          <w:rtl/>
        </w:rPr>
        <w:t xml:space="preserve">- </w:t>
      </w:r>
      <w:r w:rsidRPr="005C3FF1">
        <w:rPr>
          <w:rStyle w:val="afffa"/>
          <w:rtl/>
        </w:rPr>
        <w:t>דברי הכל</w:t>
      </w:r>
      <w:r w:rsidRPr="007435EB">
        <w:rPr>
          <w:rFonts w:ascii="Fb Fontext" w:hAnsi="Fb Fontext"/>
          <w:rtl/>
        </w:rPr>
        <w:t xml:space="preserve"> - אסור.</w:t>
      </w:r>
    </w:p>
    <w:p w14:paraId="1381D8BC" w14:textId="77777777" w:rsidR="00E8089F" w:rsidRPr="007435EB" w:rsidRDefault="00E8089F" w:rsidP="00E8089F">
      <w:pPr>
        <w:rPr>
          <w:rFonts w:cs="Guttman Vilna"/>
          <w:b/>
          <w:bCs/>
          <w:rtl/>
        </w:rPr>
      </w:pPr>
      <w:r w:rsidRPr="007435EB">
        <w:rPr>
          <w:rtl/>
        </w:rPr>
        <w:tab/>
      </w:r>
      <w:r w:rsidRPr="005C3FF1">
        <w:rPr>
          <w:rStyle w:val="afffa"/>
          <w:rtl/>
        </w:rPr>
        <w:t>צונן לתוך צונן</w:t>
      </w:r>
      <w:r w:rsidRPr="007435EB">
        <w:rPr>
          <w:rtl/>
        </w:rPr>
        <w:t xml:space="preserve"> - </w:t>
      </w:r>
      <w:r w:rsidRPr="005C3FF1">
        <w:rPr>
          <w:rStyle w:val="afffa"/>
          <w:rtl/>
        </w:rPr>
        <w:t>דברי הכל</w:t>
      </w:r>
      <w:r w:rsidRPr="007435EB">
        <w:rPr>
          <w:rtl/>
        </w:rPr>
        <w:t xml:space="preserve"> מותר.</w:t>
      </w:r>
    </w:p>
    <w:p w14:paraId="77647272" w14:textId="77777777" w:rsidR="00E8089F" w:rsidRPr="007435EB" w:rsidRDefault="00E8089F" w:rsidP="00E8089F">
      <w:pPr>
        <w:rPr>
          <w:rFonts w:cs="Guttman Vilna"/>
          <w:b/>
          <w:bCs/>
          <w:rtl/>
        </w:rPr>
      </w:pPr>
      <w:r w:rsidRPr="007435EB">
        <w:rPr>
          <w:rtl/>
        </w:rPr>
        <w:tab/>
      </w:r>
      <w:r w:rsidRPr="005C3FF1">
        <w:rPr>
          <w:rStyle w:val="afffa"/>
          <w:rtl/>
        </w:rPr>
        <w:t>חם לתוך צונן</w:t>
      </w:r>
      <w:r w:rsidRPr="007435EB">
        <w:rPr>
          <w:rtl/>
        </w:rPr>
        <w:t xml:space="preserve">, וצונן לתוך חם, </w:t>
      </w:r>
      <w:r w:rsidRPr="007435EB">
        <w:rPr>
          <w:rFonts w:hint="cs"/>
          <w:rtl/>
        </w:rPr>
        <w:t xml:space="preserve">   </w:t>
      </w:r>
      <w:r w:rsidRPr="007435EB">
        <w:rPr>
          <w:rtl/>
        </w:rPr>
        <w:t>רב</w:t>
      </w:r>
      <w:r w:rsidRPr="007435EB">
        <w:rPr>
          <w:rFonts w:hint="cs"/>
          <w:rtl/>
        </w:rPr>
        <w:t>:</w:t>
      </w:r>
      <w:r w:rsidRPr="007435EB">
        <w:rPr>
          <w:rtl/>
        </w:rPr>
        <w:t xml:space="preserve"> עילאה </w:t>
      </w:r>
      <w:r w:rsidRPr="007435EB">
        <w:rPr>
          <w:rFonts w:hint="cs"/>
          <w:rtl/>
        </w:rPr>
        <w:t xml:space="preserve">[מה שנופל] </w:t>
      </w:r>
      <w:r w:rsidRPr="007435EB">
        <w:rPr>
          <w:rtl/>
        </w:rPr>
        <w:t>גבר.</w:t>
      </w:r>
    </w:p>
    <w:p w14:paraId="63876A8F" w14:textId="77777777" w:rsidR="00E8089F" w:rsidRPr="007435EB" w:rsidRDefault="00E8089F" w:rsidP="00E8089F">
      <w:pPr>
        <w:rPr>
          <w:rFonts w:ascii="Fb Fontext" w:hAnsi="Fb Fontext"/>
          <w:sz w:val="20"/>
          <w:rtl/>
        </w:rPr>
      </w:pPr>
      <w:r w:rsidRPr="007435EB">
        <w:rPr>
          <w:rFonts w:ascii="Fb Fontext" w:hAnsi="Fb Fontext"/>
          <w:sz w:val="20"/>
          <w:rtl/>
        </w:rPr>
        <w:tab/>
      </w:r>
      <w:r w:rsidRPr="007435EB">
        <w:rPr>
          <w:rFonts w:ascii="Fb Fontext" w:hAnsi="Fb Fontext"/>
          <w:sz w:val="20"/>
          <w:rtl/>
        </w:rPr>
        <w:tab/>
      </w:r>
      <w:r w:rsidRPr="007435EB">
        <w:rPr>
          <w:rFonts w:ascii="Fb Fontext" w:hAnsi="Fb Fontext"/>
          <w:sz w:val="20"/>
          <w:rtl/>
        </w:rPr>
        <w:tab/>
      </w:r>
      <w:r w:rsidRPr="007435EB">
        <w:rPr>
          <w:rFonts w:ascii="Fb Fontext" w:hAnsi="Fb Fontext"/>
          <w:sz w:val="20"/>
          <w:rtl/>
        </w:rPr>
        <w:tab/>
        <w:t>ושמואל</w:t>
      </w:r>
      <w:r w:rsidRPr="007435EB">
        <w:rPr>
          <w:rFonts w:ascii="Fb Fontext" w:hAnsi="Fb Fontext" w:hint="cs"/>
          <w:sz w:val="20"/>
          <w:rtl/>
        </w:rPr>
        <w:t>:</w:t>
      </w:r>
      <w:r w:rsidRPr="007435EB">
        <w:rPr>
          <w:rFonts w:ascii="Fb Fontext" w:hAnsi="Fb Fontext"/>
          <w:sz w:val="20"/>
          <w:rtl/>
        </w:rPr>
        <w:t xml:space="preserve"> תתאה גבר </w:t>
      </w:r>
      <w:r w:rsidRPr="007435EB">
        <w:rPr>
          <w:rFonts w:ascii="Fb Fontext" w:hAnsi="Fb Fontext" w:hint="cs"/>
          <w:sz w:val="20"/>
          <w:rtl/>
        </w:rPr>
        <w:t>[ מה שלמטה]</w:t>
      </w:r>
    </w:p>
    <w:p w14:paraId="5D0FE68F" w14:textId="04D7808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תנן: נטף מרוטבו על החרס וחזר אליו - יטול את מקומו.</w:t>
      </w:r>
    </w:p>
    <w:p w14:paraId="460CEA65" w14:textId="77777777" w:rsidR="00E8089F" w:rsidRPr="007435EB" w:rsidRDefault="00E8089F" w:rsidP="00E8089F">
      <w:pPr>
        <w:rPr>
          <w:rFonts w:cs="Guttman Vilna"/>
          <w:b/>
          <w:bCs/>
          <w:rtl/>
        </w:rPr>
      </w:pPr>
      <w:r w:rsidRPr="005C3FF1">
        <w:rPr>
          <w:rStyle w:val="afffa"/>
          <w:rFonts w:hint="cs"/>
          <w:rtl/>
        </w:rPr>
        <w:t>לרב</w:t>
      </w:r>
      <w:r w:rsidRPr="007435EB">
        <w:rPr>
          <w:rFonts w:hint="cs"/>
          <w:rtl/>
        </w:rPr>
        <w:t xml:space="preserve"> </w:t>
      </w:r>
      <w:r w:rsidR="00AB3B38">
        <w:rPr>
          <w:rFonts w:hint="cs"/>
          <w:rtl/>
        </w:rPr>
        <w:t>אף</w:t>
      </w:r>
      <w:r w:rsidRPr="007435EB">
        <w:rPr>
          <w:rFonts w:hint="cs"/>
          <w:rtl/>
        </w:rPr>
        <w:t xml:space="preserve"> בצוננת עילאה גבר רוטב מרתח לחרס וחרס מרתח לפסח לכן יטול מקומו, ובעי צלי אש</w:t>
      </w:r>
      <w:r w:rsidRPr="007435EB">
        <w:rPr>
          <w:rtl/>
        </w:rPr>
        <w:t>.</w:t>
      </w:r>
    </w:p>
    <w:p w14:paraId="7888F47D" w14:textId="77777777" w:rsidR="00E8089F" w:rsidRPr="007435EB" w:rsidRDefault="00E8089F" w:rsidP="00E8089F">
      <w:pPr>
        <w:rPr>
          <w:rFonts w:ascii="Fb Fontext" w:hAnsi="Fb Fontext"/>
          <w:sz w:val="20"/>
          <w:rtl/>
        </w:rPr>
      </w:pPr>
      <w:r w:rsidRPr="005C3FF1">
        <w:rPr>
          <w:rStyle w:val="afffa"/>
          <w:rFonts w:hint="cs"/>
          <w:rtl/>
        </w:rPr>
        <w:t>לשמואל</w:t>
      </w:r>
      <w:r w:rsidRPr="007435EB">
        <w:rPr>
          <w:rFonts w:ascii="Fb Fontext" w:hAnsi="Fb Fontext" w:hint="cs"/>
          <w:sz w:val="20"/>
          <w:rtl/>
        </w:rPr>
        <w:t xml:space="preserve"> מיירי ברותח ולהכי יטול מקומו [דאי בצונן הא נצטנן דתתאה גבר ולמה יטול מקומו]</w:t>
      </w:r>
    </w:p>
    <w:p w14:paraId="39184A69" w14:textId="2149591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תנן: נטף מרוטבו על הסולת - יקמוץ את מקומו.</w:t>
      </w:r>
    </w:p>
    <w:p w14:paraId="73EB604E" w14:textId="77777777" w:rsidR="00E8089F" w:rsidRPr="007435EB" w:rsidRDefault="00E8089F" w:rsidP="00E8089F">
      <w:pPr>
        <w:rPr>
          <w:rFonts w:cs="Guttman Vilna"/>
          <w:b/>
          <w:bCs/>
          <w:rtl/>
        </w:rPr>
      </w:pPr>
      <w:r w:rsidRPr="005C3FF1">
        <w:rPr>
          <w:rStyle w:val="afffa"/>
          <w:rFonts w:hint="cs"/>
          <w:rtl/>
        </w:rPr>
        <w:t>לרב</w:t>
      </w:r>
      <w:r w:rsidRPr="007435EB">
        <w:rPr>
          <w:rFonts w:hint="cs"/>
          <w:rtl/>
        </w:rPr>
        <w:t xml:space="preserve"> </w:t>
      </w:r>
      <w:r w:rsidR="00AB3B38">
        <w:rPr>
          <w:rFonts w:hint="cs"/>
          <w:rtl/>
        </w:rPr>
        <w:t>אף</w:t>
      </w:r>
      <w:r w:rsidRPr="007435EB">
        <w:rPr>
          <w:rFonts w:hint="cs"/>
          <w:rtl/>
        </w:rPr>
        <w:t xml:space="preserve"> בצוננת עילאה גבר רוטב מרתח לסולת וסולת מרתח לרוטב לכן יקמוץ מקומו, ובעי צלי אש.</w:t>
      </w:r>
    </w:p>
    <w:p w14:paraId="27DA7916" w14:textId="77777777" w:rsidR="00E8089F" w:rsidRPr="007435EB" w:rsidRDefault="00E8089F" w:rsidP="00E8089F">
      <w:pPr>
        <w:rPr>
          <w:rFonts w:ascii="Fb Fontext" w:hAnsi="Fb Fontext"/>
          <w:sz w:val="20"/>
          <w:rtl/>
        </w:rPr>
      </w:pPr>
      <w:r w:rsidRPr="005C3FF1">
        <w:rPr>
          <w:rStyle w:val="afffa"/>
          <w:rFonts w:hint="cs"/>
          <w:rtl/>
        </w:rPr>
        <w:t>לשמואל</w:t>
      </w:r>
      <w:r w:rsidRPr="007435EB">
        <w:rPr>
          <w:rFonts w:ascii="Fb Fontext" w:hAnsi="Fb Fontext" w:hint="cs"/>
          <w:sz w:val="20"/>
          <w:rtl/>
        </w:rPr>
        <w:t xml:space="preserve"> מיירי ברותח ולהכי יקמוץ מקומו</w:t>
      </w:r>
      <w:r w:rsidRPr="007435EB">
        <w:rPr>
          <w:rFonts w:ascii="Fb Fontext" w:hAnsi="Fb Fontext"/>
          <w:sz w:val="20"/>
          <w:rtl/>
        </w:rPr>
        <w:t xml:space="preserve"> </w:t>
      </w:r>
      <w:r w:rsidRPr="007435EB">
        <w:rPr>
          <w:rFonts w:ascii="Fb Fontext" w:hAnsi="Fb Fontext" w:hint="cs"/>
          <w:sz w:val="20"/>
          <w:rtl/>
        </w:rPr>
        <w:t>[דאי בצונן הא נצטנן דתתאה גבר ולמה יטול מקומו]</w:t>
      </w:r>
    </w:p>
    <w:p w14:paraId="03641870" w14:textId="33A3FF6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תנן, סכו בשמן של תרומה, אם חבורת כהנים - יאכלו.</w:t>
      </w:r>
    </w:p>
    <w:p w14:paraId="320A3331" w14:textId="77777777" w:rsidR="00E8089F" w:rsidRPr="007435EB" w:rsidRDefault="00E8089F" w:rsidP="00E8089F">
      <w:pPr>
        <w:rPr>
          <w:rtl/>
        </w:rPr>
      </w:pPr>
      <w:r w:rsidRPr="007435EB">
        <w:rPr>
          <w:rtl/>
        </w:rPr>
        <w:lastRenderedPageBreak/>
        <w:tab/>
      </w:r>
      <w:r w:rsidRPr="007435EB">
        <w:rPr>
          <w:rtl/>
        </w:rPr>
        <w:tab/>
      </w:r>
      <w:r w:rsidRPr="007435EB">
        <w:rPr>
          <w:rtl/>
        </w:rPr>
        <w:tab/>
      </w:r>
      <w:r w:rsidRPr="007435EB">
        <w:rPr>
          <w:rFonts w:hint="cs"/>
          <w:rtl/>
        </w:rPr>
        <w:t xml:space="preserve">     </w:t>
      </w:r>
      <w:r w:rsidRPr="007435EB">
        <w:rPr>
          <w:rtl/>
        </w:rPr>
        <w:t>אם של ישראל, אם חי הוא - ידיחנו, אם צלי הוא - יקלוף את החיצון.</w:t>
      </w:r>
    </w:p>
    <w:p w14:paraId="4C5AA29C" w14:textId="77777777" w:rsidR="00E8089F" w:rsidRPr="007435EB" w:rsidRDefault="00E8089F" w:rsidP="00E8089F">
      <w:pPr>
        <w:rPr>
          <w:rtl/>
        </w:rPr>
      </w:pPr>
      <w:r w:rsidRPr="005C3FF1">
        <w:rPr>
          <w:rStyle w:val="afffa"/>
          <w:rtl/>
        </w:rPr>
        <w:t>לרב</w:t>
      </w:r>
      <w:r w:rsidRPr="007435EB">
        <w:rPr>
          <w:rtl/>
        </w:rPr>
        <w:t xml:space="preserve"> דעילאה גבר - להכי סגי בקליפה, משום דעילאה צונן הוא.</w:t>
      </w:r>
    </w:p>
    <w:p w14:paraId="4C1D2345" w14:textId="77777777" w:rsidR="00E8089F" w:rsidRPr="007435EB" w:rsidRDefault="00E8089F" w:rsidP="00E8089F">
      <w:pPr>
        <w:rPr>
          <w:rtl/>
        </w:rPr>
      </w:pPr>
      <w:r w:rsidRPr="005C3FF1">
        <w:rPr>
          <w:rStyle w:val="afffa"/>
          <w:rtl/>
        </w:rPr>
        <w:t>שמואל</w:t>
      </w:r>
      <w:r w:rsidRPr="007435EB">
        <w:rPr>
          <w:rtl/>
        </w:rPr>
        <w:t xml:space="preserve">, </w:t>
      </w:r>
      <w:r w:rsidR="00127038">
        <w:rPr>
          <w:rFonts w:hint="cs"/>
          <w:rtl/>
        </w:rPr>
        <w:t>אף</w:t>
      </w:r>
      <w:r w:rsidRPr="007435EB">
        <w:rPr>
          <w:rFonts w:hint="cs"/>
          <w:rtl/>
        </w:rPr>
        <w:t xml:space="preserve"> </w:t>
      </w:r>
      <w:r w:rsidRPr="007435EB">
        <w:rPr>
          <w:rtl/>
        </w:rPr>
        <w:t xml:space="preserve">תתאה גבר </w:t>
      </w:r>
      <w:r w:rsidRPr="007435EB">
        <w:rPr>
          <w:rFonts w:hint="cs"/>
          <w:rtl/>
        </w:rPr>
        <w:t>ו</w:t>
      </w:r>
      <w:r w:rsidRPr="007435EB">
        <w:rPr>
          <w:rtl/>
        </w:rPr>
        <w:t xml:space="preserve">כיון דחם- מבלע בלע, </w:t>
      </w:r>
      <w:r w:rsidRPr="007435EB">
        <w:rPr>
          <w:rFonts w:hint="cs"/>
          <w:rtl/>
        </w:rPr>
        <w:t>כיוון שסכים במשהו בעלמא סגי בקליפה.</w:t>
      </w:r>
    </w:p>
    <w:p w14:paraId="14DEFDCA" w14:textId="00AA1DF0" w:rsidR="00E8089F" w:rsidRPr="007435EB" w:rsidRDefault="00F47631" w:rsidP="00F47631">
      <w:pPr>
        <w:pStyle w:val="affd"/>
        <w:rPr>
          <w:bCs/>
          <w:rtl/>
        </w:rPr>
      </w:pPr>
      <w:r>
        <w:rPr>
          <w:rFonts w:hint="cs"/>
          <w:rtl/>
        </w:rPr>
        <w:t>***</w:t>
      </w:r>
    </w:p>
    <w:p w14:paraId="49BADB31" w14:textId="77777777" w:rsidR="00E8089F" w:rsidRPr="007435EB" w:rsidRDefault="00E8089F" w:rsidP="00E8089F">
      <w:pPr>
        <w:rPr>
          <w:rtl/>
        </w:rPr>
      </w:pPr>
      <w:r w:rsidRPr="007435EB">
        <w:rPr>
          <w:rFonts w:ascii="Fb Fontext" w:hAnsi="Fb Fontext" w:hint="cs"/>
          <w:rtl/>
        </w:rPr>
        <w:t>ת</w:t>
      </w:r>
      <w:r w:rsidRPr="007435EB">
        <w:rPr>
          <w:rFonts w:ascii="Fb Fontext" w:hAnsi="Fb Fontext"/>
          <w:rtl/>
        </w:rPr>
        <w:t>"</w:t>
      </w:r>
      <w:r w:rsidRPr="007435EB">
        <w:rPr>
          <w:rFonts w:ascii="Fb Fontext" w:hAnsi="Fb Fontext" w:hint="cs"/>
          <w:rtl/>
        </w:rPr>
        <w:t>כ</w:t>
      </w:r>
      <w:r w:rsidRPr="007435EB">
        <w:rPr>
          <w:rFonts w:ascii="Fb Fontext" w:hAnsi="Fb Fontext"/>
          <w:rtl/>
        </w:rPr>
        <w:t xml:space="preserve"> דשמואל: חם לתוך חם - אסור, וכן צונן שנתן לתוך חם - אסור.</w:t>
      </w:r>
    </w:p>
    <w:p w14:paraId="2077B21B"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r>
      <w:r w:rsidRPr="007435EB">
        <w:rPr>
          <w:rFonts w:ascii="Fb Fontext" w:hAnsi="Fb Fontext" w:hint="cs"/>
          <w:sz w:val="20"/>
          <w:rtl/>
        </w:rPr>
        <w:t xml:space="preserve">   </w:t>
      </w:r>
      <w:r w:rsidRPr="007435EB">
        <w:rPr>
          <w:rFonts w:ascii="Fb Fontext" w:hAnsi="Fb Fontext"/>
          <w:sz w:val="20"/>
          <w:rtl/>
        </w:rPr>
        <w:t>חם לתוך צונן</w:t>
      </w:r>
      <w:r w:rsidRPr="007435EB">
        <w:rPr>
          <w:rFonts w:ascii="Fb Fontext" w:hAnsi="Fb Fontext" w:hint="cs"/>
          <w:sz w:val="20"/>
          <w:rtl/>
        </w:rPr>
        <w:t xml:space="preserve"> [בבשר שנפל קולף] </w:t>
      </w:r>
      <w:r w:rsidRPr="007435EB">
        <w:rPr>
          <w:rFonts w:ascii="Fb Fontext" w:hAnsi="Fb Fontext"/>
          <w:sz w:val="20"/>
          <w:rtl/>
        </w:rPr>
        <w:t>וצונן לתוך צונן - מדיח.</w:t>
      </w:r>
    </w:p>
    <w:p w14:paraId="2AF87E57" w14:textId="058A450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rtl/>
        </w:rPr>
        <w:t>תניא אידך</w:t>
      </w:r>
      <w:r w:rsidR="00E8089F" w:rsidRPr="007435EB">
        <w:rPr>
          <w:rFonts w:ascii="Fb Fontext" w:hAnsi="Fb Fontext" w:hint="cs"/>
          <w:rtl/>
        </w:rPr>
        <w:t xml:space="preserve"> כוותיה דבשר חם הנופל לחלב קר </w:t>
      </w:r>
      <w:r w:rsidR="00AB3B38">
        <w:rPr>
          <w:rFonts w:ascii="Fb Fontext" w:hAnsi="Fb Fontext" w:hint="cs"/>
          <w:rtl/>
        </w:rPr>
        <w:t>אף</w:t>
      </w:r>
      <w:r w:rsidR="00E8089F" w:rsidRPr="007435EB">
        <w:rPr>
          <w:rFonts w:ascii="Fb Fontext" w:hAnsi="Fb Fontext" w:hint="cs"/>
          <w:rtl/>
        </w:rPr>
        <w:t xml:space="preserve"> דעילאה גבר א</w:t>
      </w:r>
      <w:r w:rsidR="00E8089F" w:rsidRPr="007435EB">
        <w:rPr>
          <w:rFonts w:ascii="Fb Fontext" w:hAnsi="Fb Fontext"/>
          <w:rtl/>
        </w:rPr>
        <w:t>"</w:t>
      </w:r>
      <w:r w:rsidR="00E8089F" w:rsidRPr="007435EB">
        <w:rPr>
          <w:rFonts w:ascii="Fb Fontext" w:hAnsi="Fb Fontext" w:hint="cs"/>
          <w:rtl/>
        </w:rPr>
        <w:t>א שלא יבלע מעט ולכן קולף</w:t>
      </w:r>
      <w:r w:rsidR="00E8089F" w:rsidRPr="007435EB">
        <w:rPr>
          <w:rFonts w:ascii="Fb Fontext" w:hAnsi="Fb Fontext"/>
          <w:rtl/>
        </w:rPr>
        <w:t>.</w:t>
      </w:r>
    </w:p>
    <w:p w14:paraId="1A13A2DA" w14:textId="72E4CB21" w:rsidR="00E8089F" w:rsidRPr="007435EB" w:rsidRDefault="00F47631" w:rsidP="00F47631">
      <w:pPr>
        <w:pStyle w:val="affd"/>
        <w:rPr>
          <w:bCs/>
          <w:rtl/>
        </w:rPr>
      </w:pPr>
      <w:r>
        <w:rPr>
          <w:rFonts w:hint="cs"/>
          <w:rtl/>
        </w:rPr>
        <w:t>***</w:t>
      </w:r>
    </w:p>
    <w:p w14:paraId="7E5B5777" w14:textId="77777777" w:rsidR="00E8089F" w:rsidRPr="007435EB" w:rsidRDefault="00E8089F" w:rsidP="00E8089F">
      <w:pPr>
        <w:rPr>
          <w:rtl/>
        </w:rPr>
      </w:pPr>
      <w:r w:rsidRPr="005C3FF1">
        <w:rPr>
          <w:rStyle w:val="afffa"/>
          <w:rtl/>
        </w:rPr>
        <w:t>אמר מר: צונן לתוך צונן מדיח.</w:t>
      </w:r>
    </w:p>
    <w:p w14:paraId="11375B02" w14:textId="06216A7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441" w:author="מנוע אמוראים" w:date="2026-10-05T16:42:03Z">
            <w:rPr>
              <w:rStyle w:val="afffa"/>
              <w:rtl/>
            </w:rPr>
          </w:rPrChange>
        </w:rPr>
        <w:t xml:space="preserve">אר</w:t>
      </w:r>
      <w:r>
        <w:rPr>
          <w:rStyle w:val="affffd"/>
          <w:rFonts w:ascii="Fb Fontext" w:hAnsi="Fb Fontext"/>
          <w:sz w:val="20"/>
          <w:rtl/>
          <w:rPrChange w:id="10442" w:author="מנוע אמוראים" w:date="2026-10-05T16:42:03Z">
            <w:rPr>
              <w:rFonts w:ascii="Fb Fontext" w:hAnsi="Fb Fontext"/>
              <w:sz w:val="20"/>
              <w:rtl/>
            </w:rPr>
          </w:rPrChange>
        </w:rPr>
        <w:t xml:space="preserve">"</w:t>
      </w:r>
      <w:r>
        <w:rPr>
          <w:rStyle w:val="affffd"/>
          <w:rFonts w:ascii="Fb Fontext" w:hAnsi="Fb Fontext" w:hint="cs"/>
          <w:sz w:val="20"/>
          <w:rtl/>
          <w:rPrChange w:id="10443" w:author="מנוע אמוראים" w:date="2026-10-05T16:42:03Z">
            <w:rPr>
              <w:rFonts w:ascii="Fb Fontext" w:hAnsi="Fb Fontext" w:hint="cs"/>
              <w:sz w:val="20"/>
              <w:rtl/>
            </w:rPr>
          </w:rPrChange>
        </w:rPr>
        <w:t xml:space="preserve">ה</w:t>
      </w:r>
      <w:r w:rsidR="00E8089F" w:rsidRPr="007435EB">
        <w:rPr>
          <w:rFonts w:ascii="Fb Fontext" w:hAnsi="Fb Fontext"/>
          <w:sz w:val="20"/>
          <w:rtl/>
        </w:rPr>
        <w:t>: לא שנו אלא שלא מלחו, אבל מלחו - אסור.</w:t>
      </w:r>
      <w:r w:rsidR="00E8089F" w:rsidRPr="007435EB">
        <w:rPr>
          <w:rFonts w:ascii="Fb Fontext" w:hAnsi="Fb Fontext" w:hint="cs"/>
          <w:sz w:val="20"/>
          <w:rtl/>
        </w:rPr>
        <w:t xml:space="preserve"> דשמואל מליח כרותח וכבוש כמבושל.</w:t>
      </w:r>
    </w:p>
    <w:p w14:paraId="13AB0910" w14:textId="77777777" w:rsidR="00E8089F" w:rsidRPr="007435EB" w:rsidRDefault="00E8089F" w:rsidP="00E8089F">
      <w:pPr>
        <w:rPr>
          <w:rtl/>
        </w:rPr>
      </w:pPr>
      <w:r w:rsidRPr="005C3FF1">
        <w:rPr>
          <w:rStyle w:val="afffa"/>
          <w:rtl/>
        </w:rPr>
        <w:t>רבא:</w:t>
      </w:r>
      <w:r w:rsidRPr="007435EB">
        <w:rPr>
          <w:rFonts w:ascii="Fb Fontext" w:hAnsi="Fb Fontext"/>
          <w:rtl/>
        </w:rPr>
        <w:t xml:space="preserve"> הא דשמואל מליח כרותח </w:t>
      </w:r>
      <w:r w:rsidRPr="007435EB">
        <w:rPr>
          <w:rFonts w:ascii="Fb Fontext" w:hAnsi="Fb Fontext" w:hint="cs"/>
          <w:rtl/>
        </w:rPr>
        <w:t>דווקא ב</w:t>
      </w:r>
      <w:r w:rsidRPr="007435EB">
        <w:rPr>
          <w:rFonts w:ascii="Fb Fontext" w:hAnsi="Fb Fontext"/>
          <w:rtl/>
        </w:rPr>
        <w:t>לא נאכל מחמת מלחו, אבל נאכל מחמת מלחו - לא.</w:t>
      </w:r>
    </w:p>
    <w:p w14:paraId="23875A2B" w14:textId="227CF22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גוזל שנפל לכד רותח מי חלב ומלח והתירו ר</w:t>
      </w:r>
      <w:r w:rsidR="00E8089F" w:rsidRPr="007435EB">
        <w:rPr>
          <w:rtl/>
        </w:rPr>
        <w:t>"</w:t>
      </w:r>
      <w:r w:rsidR="00E8089F" w:rsidRPr="007435EB">
        <w:rPr>
          <w:rFonts w:hint="cs"/>
          <w:rtl/>
        </w:rPr>
        <w:t>חבד</w:t>
      </w:r>
      <w:r w:rsidR="00E8089F" w:rsidRPr="007435EB">
        <w:rPr>
          <w:rtl/>
        </w:rPr>
        <w:t>"</w:t>
      </w:r>
      <w:r w:rsidR="00E8089F" w:rsidRPr="007435EB">
        <w:rPr>
          <w:rFonts w:hint="cs"/>
          <w:rtl/>
        </w:rPr>
        <w:t>ר מ</w:t>
      </w:r>
      <w:r w:rsidR="00E8089F" w:rsidRPr="007435EB">
        <w:rPr>
          <w:rtl/>
        </w:rPr>
        <w:t>פשרוניא.</w:t>
      </w:r>
    </w:p>
    <w:p w14:paraId="1A9AF5AC" w14:textId="77777777" w:rsidR="00E8089F" w:rsidRPr="007435EB" w:rsidRDefault="00E8089F" w:rsidP="00E8089F">
      <w:pPr>
        <w:rPr>
          <w:rtl/>
        </w:rPr>
      </w:pPr>
      <w:r>
        <w:rPr>
          <w:rStyle w:val="affffd"/>
          <w:rFonts w:hint="cs"/>
          <w:rtl/>
          <w:rPrChange w:id="10444" w:author="מנוע אמוראים" w:date="2026-10-05T16:42:03Z">
            <w:rPr>
              <w:rFonts w:hint="cs"/>
              <w:rtl/>
            </w:rPr>
          </w:rPrChange>
        </w:rPr>
        <w:t xml:space="preserve">ואר</w:t>
      </w:r>
      <w:r>
        <w:rPr>
          <w:rStyle w:val="affffd"/>
          <w:rtl/>
          <w:rPrChange w:id="10445" w:author="מנוע אמוראים" w:date="2026-10-05T16:42:03Z">
            <w:rPr>
              <w:rtl/>
            </w:rPr>
          </w:rPrChange>
        </w:rPr>
        <w:t xml:space="preserve">"א</w:t>
      </w:r>
      <w:r>
        <w:rPr>
          <w:rFonts w:hint="cs"/>
          <w:rtl/>
        </w:rPr>
        <w:t xml:space="preserve"> מי החכם שידע להתיר בכאן אי לא </w:t>
      </w:r>
      <w:r>
        <w:rPr>
          <w:rStyle w:val="affffd"/>
          <w:rFonts w:hint="cs"/>
          <w:rtl/>
          <w:rPrChange w:id="10446" w:author="מנוע אמוראים" w:date="2026-10-05T16:42:03Z">
            <w:rPr>
              <w:rFonts w:hint="cs"/>
              <w:rtl/>
            </w:rPr>
          </w:rPrChange>
        </w:rPr>
        <w:t xml:space="preserve">רחב</w:t>
      </w:r>
      <w:r>
        <w:rPr>
          <w:rStyle w:val="affffd"/>
          <w:rtl/>
          <w:rPrChange w:id="10447" w:author="מנוע אמוראים" w:date="2026-10-05T16:42:03Z">
            <w:rPr>
              <w:rtl/>
            </w:rPr>
          </w:rPrChange>
        </w:rPr>
        <w:t xml:space="preserve">"</w:t>
      </w:r>
      <w:r>
        <w:rPr>
          <w:rStyle w:val="affffd"/>
          <w:rFonts w:hint="cs"/>
          <w:rtl/>
          <w:rPrChange w:id="10448" w:author="מנוע אמוראים" w:date="2026-10-05T16:42:03Z">
            <w:rPr>
              <w:rFonts w:hint="cs"/>
              <w:rtl/>
            </w:rPr>
          </w:rPrChange>
        </w:rPr>
        <w:t xml:space="preserve">ר</w:t>
      </w:r>
      <w:r>
        <w:rPr>
          <w:rFonts w:hint="cs"/>
          <w:rtl/>
        </w:rPr>
        <w:t xml:space="preserve"> דהך שמואל דווקא ב</w:t>
      </w:r>
      <w:r w:rsidRPr="007435EB">
        <w:rPr>
          <w:rtl/>
        </w:rPr>
        <w:t>"</w:t>
      </w:r>
      <w:r w:rsidRPr="007435EB">
        <w:rPr>
          <w:rFonts w:hint="cs"/>
          <w:rtl/>
        </w:rPr>
        <w:t>א לאוכלו מחמת מלחו</w:t>
      </w:r>
    </w:p>
    <w:p w14:paraId="45CF76FD" w14:textId="77777777" w:rsidR="00E8089F" w:rsidRPr="007435EB" w:rsidRDefault="00E8089F" w:rsidP="00E8089F">
      <w:pPr>
        <w:pStyle w:val="affff7"/>
        <w:rPr>
          <w:rtl/>
        </w:rPr>
      </w:pPr>
      <w:r w:rsidRPr="007435EB">
        <w:rPr>
          <w:rtl/>
        </w:rPr>
        <w:t xml:space="preserve">- </w:t>
      </w:r>
      <w:r w:rsidRPr="007435EB">
        <w:rPr>
          <w:rFonts w:hint="cs"/>
          <w:rtl/>
        </w:rPr>
        <w:t>וה</w:t>
      </w:r>
      <w:r w:rsidRPr="007435EB">
        <w:rPr>
          <w:rtl/>
        </w:rPr>
        <w:t>"</w:t>
      </w:r>
      <w:r w:rsidRPr="007435EB">
        <w:rPr>
          <w:rFonts w:hint="cs"/>
          <w:rtl/>
        </w:rPr>
        <w:t>מ בחי אבל צלי בעי קליפה וה</w:t>
      </w:r>
      <w:r w:rsidRPr="007435EB">
        <w:rPr>
          <w:rtl/>
        </w:rPr>
        <w:t>"</w:t>
      </w:r>
      <w:r w:rsidRPr="007435EB">
        <w:rPr>
          <w:rFonts w:hint="cs"/>
          <w:rtl/>
        </w:rPr>
        <w:t>מ באין בגוזל סדקים דאי יש אסור [דבולע]</w:t>
      </w:r>
    </w:p>
    <w:p w14:paraId="4314A7E5" w14:textId="77777777" w:rsidR="00E8089F" w:rsidRPr="007435EB" w:rsidRDefault="00CF542C" w:rsidP="00F47631">
      <w:pPr>
        <w:pStyle w:val="affd"/>
        <w:rPr>
          <w:rtl/>
        </w:rPr>
      </w:pPr>
      <w:r w:rsidRPr="007435EB">
        <w:rPr>
          <w:rFonts w:hint="cs"/>
          <w:rtl/>
        </w:rPr>
        <w:t>׻</w:t>
      </w:r>
    </w:p>
    <w:p w14:paraId="0A79C9D2" w14:textId="77777777" w:rsidR="00E8089F" w:rsidRPr="007435EB" w:rsidRDefault="00E8089F" w:rsidP="005C3FF1">
      <w:pPr>
        <w:pStyle w:val="afff"/>
        <w:framePr w:wrap="around"/>
        <w:rPr>
          <w:rtl/>
        </w:rPr>
      </w:pPr>
      <w:r w:rsidRPr="007435EB">
        <w:rPr>
          <w:rFonts w:hint="cs"/>
          <w:rtl/>
        </w:rPr>
        <w:t>עו:</w:t>
      </w:r>
    </w:p>
    <w:p w14:paraId="7D4037A8" w14:textId="77777777" w:rsidR="00E8089F" w:rsidRPr="007435EB" w:rsidRDefault="00E8089F" w:rsidP="00E8089F">
      <w:pPr>
        <w:rPr>
          <w:rtl/>
        </w:rPr>
      </w:pPr>
      <w:r w:rsidRPr="007435EB">
        <w:rPr>
          <w:rFonts w:ascii="Fb Fontext" w:hAnsi="Fb Fontext"/>
          <w:rtl/>
        </w:rPr>
        <w:t xml:space="preserve">רב: בשר שחוטה שמן שצלאו עם בשר נבילה כחוש </w:t>
      </w:r>
      <w:r w:rsidRPr="007435EB">
        <w:rPr>
          <w:rFonts w:ascii="Fb Fontext" w:hAnsi="Fb Fontext" w:hint="cs"/>
          <w:rtl/>
        </w:rPr>
        <w:t>[ואינם נוגעים זב</w:t>
      </w:r>
      <w:r w:rsidRPr="007435EB">
        <w:rPr>
          <w:rFonts w:ascii="Fb Fontext" w:hAnsi="Fb Fontext"/>
          <w:rtl/>
        </w:rPr>
        <w:t>"</w:t>
      </w:r>
      <w:r w:rsidRPr="007435EB">
        <w:rPr>
          <w:rFonts w:ascii="Fb Fontext" w:hAnsi="Fb Fontext" w:hint="cs"/>
          <w:rtl/>
        </w:rPr>
        <w:t xml:space="preserve">ז] </w:t>
      </w:r>
      <w:r w:rsidRPr="007435EB">
        <w:rPr>
          <w:rFonts w:ascii="Fb Fontext" w:hAnsi="Fb Fontext"/>
          <w:rtl/>
        </w:rPr>
        <w:t>-אסור.</w:t>
      </w:r>
      <w:r w:rsidRPr="007435EB">
        <w:rPr>
          <w:rFonts w:ascii="Fb Fontext" w:hAnsi="Fb Fontext" w:hint="cs"/>
          <w:rtl/>
        </w:rPr>
        <w:t xml:space="preserve"> ד</w:t>
      </w:r>
      <w:r w:rsidRPr="007435EB">
        <w:rPr>
          <w:rFonts w:ascii="Fb Fontext" w:hAnsi="Fb Fontext"/>
          <w:rtl/>
        </w:rPr>
        <w:t>מפטמי מהדדי.</w:t>
      </w:r>
    </w:p>
    <w:p w14:paraId="23A414FB" w14:textId="77777777" w:rsidR="00E8089F" w:rsidRPr="007435EB" w:rsidRDefault="00E8089F" w:rsidP="00E8089F">
      <w:pPr>
        <w:rPr>
          <w:rtl/>
        </w:rPr>
      </w:pPr>
      <w:r w:rsidRPr="007435EB">
        <w:rPr>
          <w:rtl/>
        </w:rPr>
        <w:t xml:space="preserve">ולוי: </w:t>
      </w:r>
      <w:r w:rsidR="00AB3B38">
        <w:rPr>
          <w:rtl/>
        </w:rPr>
        <w:t>אף</w:t>
      </w:r>
      <w:r w:rsidRPr="007435EB">
        <w:rPr>
          <w:rtl/>
        </w:rPr>
        <w:t xml:space="preserve"> בשר שחוטה כחוש שצלאו עם בשר נבילה שמן – מותר</w:t>
      </w:r>
      <w:r w:rsidRPr="007435EB">
        <w:rPr>
          <w:rFonts w:hint="cs"/>
          <w:rtl/>
        </w:rPr>
        <w:t xml:space="preserve"> דריחא בעלמא הוא ומותר</w:t>
      </w:r>
      <w:r w:rsidRPr="007435EB">
        <w:rPr>
          <w:rtl/>
        </w:rPr>
        <w:t>.</w:t>
      </w:r>
    </w:p>
    <w:p w14:paraId="68C598DA" w14:textId="77777777" w:rsidR="00E8089F" w:rsidRPr="007435EB" w:rsidRDefault="00E8089F" w:rsidP="00E8089F">
      <w:pPr>
        <w:rPr>
          <w:rtl/>
        </w:rPr>
      </w:pPr>
      <w:r w:rsidRPr="007435EB">
        <w:rPr>
          <w:rFonts w:ascii="Fb Fontext" w:hAnsi="Fb Fontext" w:hint="cs"/>
          <w:sz w:val="20"/>
          <w:rtl/>
        </w:rPr>
        <w:t xml:space="preserve">וכן </w:t>
      </w:r>
      <w:r w:rsidRPr="007435EB">
        <w:rPr>
          <w:rFonts w:ascii="Fb Fontext" w:hAnsi="Fb Fontext"/>
          <w:sz w:val="20"/>
          <w:rtl/>
        </w:rPr>
        <w:t>עביד לוי עובדא בי ריש גלותא בגדי ודבר אחר.</w:t>
      </w:r>
    </w:p>
    <w:p w14:paraId="7F85E1D2"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w:t>
      </w:r>
      <w:r w:rsidRPr="007435EB">
        <w:rPr>
          <w:rFonts w:ascii="Fb Fontext" w:hAnsi="Fb Fontext"/>
          <w:rtl/>
        </w:rPr>
        <w:t>אין צולין שני פסחים כאחד מפני התערובת.</w:t>
      </w:r>
    </w:p>
    <w:p w14:paraId="4E353471" w14:textId="77777777" w:rsidR="00E8089F" w:rsidRPr="007435EB" w:rsidRDefault="00E8089F" w:rsidP="00E8089F">
      <w:pPr>
        <w:rPr>
          <w:rtl/>
        </w:rPr>
      </w:pPr>
      <w:r w:rsidRPr="005C3FF1">
        <w:rPr>
          <w:rStyle w:val="afffa"/>
          <w:rFonts w:hint="cs"/>
          <w:rtl/>
        </w:rPr>
        <w:t>ללוי</w:t>
      </w:r>
      <w:r w:rsidRPr="007435EB">
        <w:rPr>
          <w:rFonts w:hint="cs"/>
          <w:rtl/>
        </w:rPr>
        <w:t xml:space="preserve">: לאו תערובת טעמים אלא תערובת גופים ולהכי בסיפא איתא </w:t>
      </w:r>
      <w:r w:rsidR="00AB3B38">
        <w:rPr>
          <w:rFonts w:hint="cs"/>
          <w:rtl/>
        </w:rPr>
        <w:t>אף</w:t>
      </w:r>
      <w:r w:rsidRPr="007435EB">
        <w:rPr>
          <w:rFonts w:hint="cs"/>
          <w:rtl/>
        </w:rPr>
        <w:t xml:space="preserve"> גדי וטלה.</w:t>
      </w:r>
    </w:p>
    <w:p w14:paraId="6A29B654" w14:textId="77777777" w:rsidR="00E8089F" w:rsidRPr="007435EB" w:rsidRDefault="00E8089F" w:rsidP="00E8089F">
      <w:pPr>
        <w:rPr>
          <w:rtl/>
        </w:rPr>
      </w:pPr>
      <w:r w:rsidRPr="005C3FF1">
        <w:rPr>
          <w:rStyle w:val="afffa"/>
          <w:rFonts w:hint="cs"/>
          <w:rtl/>
        </w:rPr>
        <w:t>ולרב</w:t>
      </w:r>
      <w:r w:rsidRPr="007435EB">
        <w:rPr>
          <w:rFonts w:ascii="Fb Fontext" w:hAnsi="Fb Fontext" w:hint="cs"/>
          <w:sz w:val="20"/>
          <w:rtl/>
        </w:rPr>
        <w:t xml:space="preserve">: תערובת טעמים, </w:t>
      </w:r>
      <w:r w:rsidRPr="005C3FF1">
        <w:rPr>
          <w:rStyle w:val="afffa"/>
          <w:rFonts w:hint="cs"/>
          <w:rtl/>
        </w:rPr>
        <w:t>וה</w:t>
      </w:r>
      <w:r w:rsidRPr="007435EB">
        <w:rPr>
          <w:rFonts w:ascii="Fb Fontext" w:hAnsi="Fb Fontext"/>
          <w:sz w:val="20"/>
          <w:rtl/>
        </w:rPr>
        <w:t>"</w:t>
      </w:r>
      <w:r w:rsidRPr="007435EB">
        <w:rPr>
          <w:rFonts w:ascii="Fb Fontext" w:hAnsi="Fb Fontext" w:hint="cs"/>
          <w:sz w:val="20"/>
          <w:rtl/>
        </w:rPr>
        <w:t xml:space="preserve">ק </w:t>
      </w:r>
      <w:r w:rsidR="00AB3B38">
        <w:rPr>
          <w:rFonts w:ascii="Fb Fontext" w:hAnsi="Fb Fontext" w:hint="cs"/>
          <w:sz w:val="20"/>
          <w:rtl/>
        </w:rPr>
        <w:t>אף</w:t>
      </w:r>
      <w:r w:rsidRPr="007435EB">
        <w:rPr>
          <w:rFonts w:ascii="Fb Fontext" w:hAnsi="Fb Fontext" w:hint="cs"/>
          <w:sz w:val="20"/>
          <w:rtl/>
        </w:rPr>
        <w:t xml:space="preserve"> בכעין שתי קדירות אסור מצד תערובת גופים ו</w:t>
      </w:r>
      <w:r w:rsidR="00AB3B38">
        <w:rPr>
          <w:rFonts w:ascii="Fb Fontext" w:hAnsi="Fb Fontext" w:hint="cs"/>
          <w:sz w:val="20"/>
          <w:rtl/>
        </w:rPr>
        <w:t>אף</w:t>
      </w:r>
      <w:r w:rsidRPr="007435EB">
        <w:rPr>
          <w:rFonts w:ascii="Fb Fontext" w:hAnsi="Fb Fontext" w:hint="cs"/>
          <w:sz w:val="20"/>
          <w:rtl/>
        </w:rPr>
        <w:t xml:space="preserve"> גדי וטלה.</w:t>
      </w:r>
    </w:p>
    <w:p w14:paraId="5D44A834" w14:textId="77777777" w:rsidR="00E8089F" w:rsidRPr="007435EB" w:rsidRDefault="00E8089F" w:rsidP="00E8089F">
      <w:pPr>
        <w:rPr>
          <w:rtl/>
        </w:rPr>
      </w:pPr>
      <w:r w:rsidRPr="007435EB">
        <w:rPr>
          <w:rFonts w:ascii="Fb Fontext" w:hAnsi="Fb Fontext"/>
          <w:rtl/>
        </w:rPr>
        <w:t>רב מרי: כתנאי.</w:t>
      </w:r>
    </w:p>
    <w:p w14:paraId="2DF5BE1D" w14:textId="77777777" w:rsidR="00E8089F" w:rsidRPr="007435EB" w:rsidRDefault="00E8089F" w:rsidP="00E8089F">
      <w:pPr>
        <w:rPr>
          <w:rtl/>
        </w:rPr>
      </w:pPr>
      <w:r>
        <w:rPr>
          <w:rtl/>
        </w:rPr>
        <w:t xml:space="preserve">הרודה פת חמה ונתנה על פי חבית יין של תרומה – </w:t>
      </w:r>
      <w:r>
        <w:rPr>
          <w:rStyle w:val="affffd"/>
          <w:rtl/>
          <w:rPrChange w:id="10449" w:author="מנוע אמוראים" w:date="2026-10-05T16:42:03Z">
            <w:rPr>
              <w:rtl/>
            </w:rPr>
          </w:rPrChange>
        </w:rPr>
        <w:t xml:space="preserve">ר"</w:t>
      </w:r>
      <w:r>
        <w:rPr>
          <w:rStyle w:val="affffd"/>
          <w:rFonts w:hint="cs"/>
          <w:rtl/>
          <w:rPrChange w:id="10450" w:author="מנוע אמוראים" w:date="2026-10-05T16:42:03Z">
            <w:rPr>
              <w:rFonts w:hint="cs"/>
              <w:rtl/>
            </w:rPr>
          </w:rPrChange>
        </w:rPr>
        <w:t xml:space="preserve">מ</w:t>
      </w:r>
      <w:r>
        <w:rPr>
          <w:rFonts w:hint="cs"/>
          <w:rtl/>
        </w:rPr>
        <w:t xml:space="preserve"> </w:t>
      </w:r>
      <w:r w:rsidRPr="007435EB">
        <w:rPr>
          <w:rtl/>
        </w:rPr>
        <w:t>אוסר</w:t>
      </w:r>
      <w:r>
        <w:rPr>
          <w:rFonts w:hint="cs"/>
          <w:rtl/>
        </w:rPr>
        <w:t xml:space="preserve">| </w:t>
      </w:r>
      <w:r>
        <w:rPr>
          <w:rStyle w:val="affffd"/>
          <w:rFonts w:hint="cs"/>
          <w:rtl/>
          <w:rPrChange w:id="10451" w:author="מנוע אמוראים" w:date="2026-10-05T16:42:03Z">
            <w:rPr>
              <w:rFonts w:hint="cs"/>
              <w:rtl/>
            </w:rPr>
          </w:rPrChange>
        </w:rPr>
        <w:t xml:space="preserve">ור</w:t>
      </w:r>
      <w:r>
        <w:rPr>
          <w:rStyle w:val="affffd"/>
          <w:rtl/>
          <w:rPrChange w:id="10452" w:author="מנוע אמוראים" w:date="2026-10-05T16:42:03Z">
            <w:rPr>
              <w:rtl/>
            </w:rPr>
          </w:rPrChange>
        </w:rPr>
        <w:t xml:space="preserve">"</w:t>
      </w:r>
      <w:r>
        <w:rPr>
          <w:rStyle w:val="affffd"/>
          <w:rFonts w:hint="cs"/>
          <w:rtl/>
          <w:rPrChange w:id="10453" w:author="מנוע אמוראים" w:date="2026-10-05T16:42:03Z">
            <w:rPr>
              <w:rFonts w:hint="cs"/>
              <w:rtl/>
            </w:rPr>
          </w:rPrChange>
        </w:rPr>
        <w:t xml:space="preserve">י</w:t>
      </w:r>
      <w:r>
        <w:rPr>
          <w:rFonts w:hint="cs"/>
          <w:rtl/>
        </w:rPr>
        <w:t xml:space="preserve"> מתיר.</w:t>
      </w:r>
    </w:p>
    <w:p w14:paraId="478B359A" w14:textId="77777777" w:rsidR="00E8089F" w:rsidRPr="007435EB" w:rsidRDefault="00E8089F" w:rsidP="00E8089F">
      <w:pPr>
        <w:rPr>
          <w:rFonts w:cs="Guttman Vilna"/>
          <w:b/>
          <w:bCs/>
          <w:rtl/>
        </w:rPr>
      </w:pPr>
      <w:r w:rsidRPr="007435EB">
        <w:rPr>
          <w:rFonts w:hint="cs"/>
          <w:rtl/>
        </w:rPr>
        <w:t xml:space="preserve">ורבי יוסי </w:t>
      </w:r>
      <w:r w:rsidRPr="007435EB">
        <w:rPr>
          <w:rtl/>
        </w:rPr>
        <w:t>מתיר בשל חיטין ואוסר בשל שעורים, מפני שהשעורים שואבות.</w:t>
      </w:r>
    </w:p>
    <w:p w14:paraId="42943155" w14:textId="77777777" w:rsidR="00E8089F" w:rsidRPr="007435EB" w:rsidRDefault="00E8089F" w:rsidP="00E8089F">
      <w:pPr>
        <w:rPr>
          <w:rtl/>
        </w:rPr>
      </w:pPr>
      <w:r>
        <w:rPr>
          <w:rFonts w:hint="cs"/>
          <w:rtl/>
        </w:rPr>
        <w:t xml:space="preserve">ללוי ודאי תנאי היא </w:t>
      </w:r>
      <w:r>
        <w:rPr>
          <w:rStyle w:val="affffd"/>
          <w:rFonts w:hint="cs"/>
          <w:rtl/>
          <w:rPrChange w:id="10454" w:author="מנוע אמוראים" w:date="2026-10-05T16:42:03Z">
            <w:rPr>
              <w:rFonts w:hint="cs"/>
              <w:rtl/>
            </w:rPr>
          </w:rPrChange>
        </w:rPr>
        <w:t xml:space="preserve">ולר</w:t>
      </w:r>
      <w:r>
        <w:rPr>
          <w:rStyle w:val="affffd"/>
          <w:rtl/>
          <w:rPrChange w:id="10455" w:author="מנוע אמוראים" w:date="2026-10-05T16:42:03Z">
            <w:rPr>
              <w:rtl/>
            </w:rPr>
          </w:rPrChange>
        </w:rPr>
        <w:t xml:space="preserve">"</w:t>
      </w:r>
      <w:r>
        <w:rPr>
          <w:rStyle w:val="affffd"/>
          <w:rFonts w:hint="cs"/>
          <w:rtl/>
          <w:rPrChange w:id="10456" w:author="מנוע אמוראים" w:date="2026-10-05T16:42:03Z">
            <w:rPr>
              <w:rFonts w:hint="cs"/>
              <w:rtl/>
            </w:rPr>
          </w:rPrChange>
        </w:rPr>
        <w:t xml:space="preserve">מ</w:t>
      </w:r>
      <w:r>
        <w:rPr>
          <w:rFonts w:hint="cs"/>
          <w:rtl/>
        </w:rPr>
        <w:t xml:space="preserve"> ריחא מילתא הוא ואוסר.</w:t>
      </w:r>
    </w:p>
    <w:p w14:paraId="4A35624B" w14:textId="77777777" w:rsidR="00E8089F" w:rsidRPr="007435EB" w:rsidRDefault="00E8089F" w:rsidP="00E8089F">
      <w:pPr>
        <w:rPr>
          <w:rtl/>
        </w:rPr>
      </w:pPr>
      <w:r w:rsidRPr="007435EB">
        <w:rPr>
          <w:rtl/>
        </w:rPr>
        <w:t xml:space="preserve">לרב, </w:t>
      </w:r>
      <w:r w:rsidRPr="007435EB">
        <w:rPr>
          <w:rFonts w:hint="cs"/>
          <w:rtl/>
        </w:rPr>
        <w:t>אפשר ד</w:t>
      </w:r>
      <w:r w:rsidRPr="005C3FF1">
        <w:rPr>
          <w:rStyle w:val="afffa"/>
          <w:rFonts w:hint="cs"/>
          <w:rtl/>
        </w:rPr>
        <w:t>כו</w:t>
      </w:r>
      <w:r w:rsidRPr="005C3FF1">
        <w:rPr>
          <w:rStyle w:val="afffa"/>
          <w:rtl/>
        </w:rPr>
        <w:t>"</w:t>
      </w:r>
      <w:r w:rsidRPr="005C3FF1">
        <w:rPr>
          <w:rStyle w:val="afffa"/>
          <w:rFonts w:hint="cs"/>
          <w:rtl/>
        </w:rPr>
        <w:t>ע</w:t>
      </w:r>
      <w:r w:rsidRPr="007435EB">
        <w:rPr>
          <w:rFonts w:hint="cs"/>
          <w:rtl/>
        </w:rPr>
        <w:t xml:space="preserve"> ריחא מילתא היא.</w:t>
      </w:r>
    </w:p>
    <w:p w14:paraId="7D08BDF8" w14:textId="77777777" w:rsidR="00E8089F" w:rsidRPr="007435EB" w:rsidRDefault="00E8089F" w:rsidP="00E8089F">
      <w:pPr>
        <w:rPr>
          <w:rFonts w:cs="Guttman Vilna"/>
          <w:b/>
          <w:bCs/>
          <w:rtl/>
        </w:rPr>
      </w:pPr>
      <w:r w:rsidRPr="007435EB">
        <w:rPr>
          <w:rFonts w:hint="cs"/>
          <w:rtl/>
        </w:rPr>
        <w:t>ו</w:t>
      </w:r>
      <w:r w:rsidR="00AB3B38">
        <w:rPr>
          <w:rFonts w:hint="cs"/>
          <w:rtl/>
        </w:rPr>
        <w:t>כאן</w:t>
      </w:r>
      <w:r>
        <w:rPr>
          <w:rFonts w:hint="cs"/>
          <w:rtl/>
        </w:rPr>
        <w:t xml:space="preserve"> </w:t>
      </w:r>
      <w:r>
        <w:rPr>
          <w:rStyle w:val="affffd"/>
          <w:rFonts w:hint="cs"/>
          <w:rtl/>
          <w:rPrChange w:id="10457" w:author="מנוע אמוראים" w:date="2026-10-05T16:42:03Z">
            <w:rPr>
              <w:rFonts w:hint="cs"/>
              <w:rtl/>
            </w:rPr>
          </w:rPrChange>
        </w:rPr>
        <w:t xml:space="preserve">כר</w:t>
      </w:r>
      <w:r>
        <w:rPr>
          <w:rStyle w:val="affffd"/>
          <w:rtl/>
          <w:rPrChange w:id="10458" w:author="מנוע אמוראים" w:date="2026-10-05T16:42:03Z">
            <w:rPr>
              <w:rtl/>
            </w:rPr>
          </w:rPrChange>
        </w:rPr>
        <w:t xml:space="preserve">"</w:t>
      </w:r>
      <w:r>
        <w:rPr>
          <w:rStyle w:val="affffd"/>
          <w:rFonts w:hint="cs"/>
          <w:rtl/>
          <w:rPrChange w:id="10459" w:author="מנוע אמוראים" w:date="2026-10-05T16:42:03Z">
            <w:rPr>
              <w:rFonts w:hint="cs"/>
              <w:rtl/>
            </w:rPr>
          </w:rPrChange>
        </w:rPr>
        <w:t xml:space="preserve">ל</w:t>
      </w:r>
      <w:r w:rsidRPr="007435EB">
        <w:rPr>
          <w:rtl/>
        </w:rPr>
        <w:t xml:space="preserve">: </w:t>
      </w:r>
      <w:r w:rsidRPr="007435EB">
        <w:rPr>
          <w:rFonts w:hint="cs"/>
          <w:rtl/>
        </w:rPr>
        <w:t>ד</w:t>
      </w:r>
      <w:r w:rsidRPr="007435EB">
        <w:rPr>
          <w:rtl/>
        </w:rPr>
        <w:t xml:space="preserve">בפת חמה וחבית פתוחה - </w:t>
      </w:r>
      <w:r w:rsidRPr="005C3FF1">
        <w:rPr>
          <w:rStyle w:val="afffa"/>
          <w:rtl/>
        </w:rPr>
        <w:t>דברי הכל</w:t>
      </w:r>
      <w:r w:rsidRPr="007435EB">
        <w:rPr>
          <w:rtl/>
        </w:rPr>
        <w:t xml:space="preserve"> אסור.</w:t>
      </w:r>
    </w:p>
    <w:p w14:paraId="536CD46B" w14:textId="77777777" w:rsidR="00E8089F" w:rsidRPr="007435EB" w:rsidRDefault="00E8089F" w:rsidP="00E8089F">
      <w:pPr>
        <w:rPr>
          <w:rFonts w:cs="Guttman Vilna"/>
          <w:b/>
          <w:bCs/>
          <w:rtl/>
        </w:rPr>
      </w:pPr>
      <w:r w:rsidRPr="007435EB">
        <w:rPr>
          <w:rtl/>
        </w:rPr>
        <w:t xml:space="preserve">בפת צוננת וחבית מגופה - </w:t>
      </w:r>
      <w:r w:rsidRPr="005C3FF1">
        <w:rPr>
          <w:rStyle w:val="afffa"/>
          <w:rtl/>
        </w:rPr>
        <w:t>דברי הכל</w:t>
      </w:r>
      <w:r w:rsidRPr="007435EB">
        <w:rPr>
          <w:rtl/>
        </w:rPr>
        <w:t xml:space="preserve"> מותר.</w:t>
      </w:r>
    </w:p>
    <w:p w14:paraId="111DFA7F" w14:textId="77777777" w:rsidR="00E8089F" w:rsidRPr="007435EB" w:rsidRDefault="00E8089F" w:rsidP="00E8089F">
      <w:pPr>
        <w:rPr>
          <w:rFonts w:cs="Guttman Vilna"/>
          <w:b/>
          <w:bCs/>
          <w:rtl/>
        </w:rPr>
      </w:pPr>
      <w:r w:rsidRPr="007435EB">
        <w:rPr>
          <w:rtl/>
        </w:rPr>
        <w:t>לא נחלקו אלא בפת חמה וחבית חתומה, פת צוננת וחבית פתוחה.</w:t>
      </w:r>
    </w:p>
    <w:p w14:paraId="461F83A6"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r>
      <w:r w:rsidRPr="007435EB">
        <w:rPr>
          <w:rFonts w:ascii="Fb Fontext" w:hAnsi="Fb Fontext"/>
          <w:sz w:val="20"/>
          <w:rtl/>
        </w:rPr>
        <w:tab/>
      </w:r>
      <w:r w:rsidRPr="007435EB">
        <w:rPr>
          <w:rFonts w:ascii="Fb Fontext" w:hAnsi="Fb Fontext" w:hint="cs"/>
          <w:sz w:val="20"/>
          <w:rtl/>
        </w:rPr>
        <w:t xml:space="preserve">  </w:t>
      </w:r>
      <w:r w:rsidRPr="007435EB">
        <w:rPr>
          <w:rFonts w:ascii="Fb Fontext" w:hAnsi="Fb Fontext"/>
          <w:sz w:val="20"/>
          <w:rtl/>
        </w:rPr>
        <w:t>והא נמי, כפת חמה וחבית פתוחה דמיא.</w:t>
      </w:r>
    </w:p>
    <w:p w14:paraId="420A42E8" w14:textId="77777777" w:rsidR="00E8089F" w:rsidRPr="007435EB" w:rsidRDefault="00E8089F" w:rsidP="00E8089F">
      <w:pPr>
        <w:rPr>
          <w:rtl/>
        </w:rPr>
      </w:pPr>
      <w:r>
        <w:rPr>
          <w:rStyle w:val="affffd"/>
          <w:rFonts w:ascii="Fb Fontext" w:hAnsi="Fb Fontext" w:hint="cs"/>
          <w:rtl/>
          <w:rPrChange w:id="10460" w:author="מנוע אמוראים" w:date="2026-10-05T16:42:03Z">
            <w:rPr>
              <w:rFonts w:ascii="Fb Fontext" w:hAnsi="Fb Fontext" w:hint="cs"/>
              <w:rtl/>
            </w:rPr>
          </w:rPrChange>
        </w:rPr>
        <w:t xml:space="preserve">ר</w:t>
      </w:r>
      <w:r>
        <w:rPr>
          <w:rStyle w:val="affffd"/>
          <w:rFonts w:ascii="Fb Fontext" w:hAnsi="Fb Fontext"/>
          <w:rtl/>
          <w:rPrChange w:id="10461" w:author="מנוע אמוראים" w:date="2026-10-05T16:42:03Z">
            <w:rPr>
              <w:rFonts w:ascii="Fb Fontext" w:hAnsi="Fb Fontext"/>
              <w:rtl/>
            </w:rPr>
          </w:rPrChange>
        </w:rPr>
        <w:t xml:space="preserve">"</w:t>
      </w:r>
      <w:r>
        <w:rPr>
          <w:rStyle w:val="affffd"/>
          <w:rFonts w:ascii="Fb Fontext" w:hAnsi="Fb Fontext" w:hint="cs"/>
          <w:rtl/>
          <w:rPrChange w:id="10462" w:author="מנוע אמוראים" w:date="2026-10-05T16:42:03Z">
            <w:rPr>
              <w:rFonts w:ascii="Fb Fontext" w:hAnsi="Fb Fontext" w:hint="cs"/>
              <w:rtl/>
            </w:rPr>
          </w:rPrChange>
        </w:rPr>
        <w:t xml:space="preserve">כ</w:t>
      </w:r>
      <w:r>
        <w:rPr>
          <w:rFonts w:ascii="Fb Fontext" w:hAnsi="Fb Fontext" w:hint="cs"/>
          <w:rtl/>
        </w:rPr>
        <w:t xml:space="preserve"> בריה </w:t>
      </w:r>
      <w:r>
        <w:rPr>
          <w:rStyle w:val="affffd"/>
          <w:rFonts w:ascii="Fb Fontext" w:hAnsi="Fb Fontext" w:hint="cs"/>
          <w:rtl/>
          <w:rPrChange w:id="10463" w:author="מנוע אמוראים" w:date="2026-10-05T16:42:03Z">
            <w:rPr>
              <w:rFonts w:ascii="Fb Fontext" w:hAnsi="Fb Fontext" w:hint="cs"/>
              <w:rtl/>
            </w:rPr>
          </w:rPrChange>
        </w:rPr>
        <w:t xml:space="preserve">דר</w:t>
      </w:r>
      <w:r>
        <w:rPr>
          <w:rStyle w:val="affffd"/>
          <w:rFonts w:ascii="Fb Fontext" w:hAnsi="Fb Fontext"/>
          <w:rtl/>
          <w:rPrChange w:id="10464" w:author="מנוע אמוראים" w:date="2026-10-05T16:42:03Z">
            <w:rPr>
              <w:rFonts w:ascii="Fb Fontext" w:hAnsi="Fb Fontext"/>
              <w:rtl/>
            </w:rPr>
          </w:rPrChange>
        </w:rPr>
        <w:t xml:space="preserve">"</w:t>
      </w:r>
      <w:r>
        <w:rPr>
          <w:rStyle w:val="affffd"/>
          <w:rFonts w:ascii="Fb Fontext" w:hAnsi="Fb Fontext" w:hint="cs"/>
          <w:rtl/>
          <w:rPrChange w:id="10465" w:author="מנוע אמוראים" w:date="2026-10-05T16:42:03Z">
            <w:rPr>
              <w:rFonts w:ascii="Fb Fontext" w:hAnsi="Fb Fontext" w:hint="cs"/>
              <w:rtl/>
            </w:rPr>
          </w:rPrChange>
        </w:rPr>
        <w:t xml:space="preserve">ח</w:t>
      </w:r>
      <w:r>
        <w:rPr>
          <w:rFonts w:ascii="Fb Fontext" w:hAnsi="Fb Fontext" w:hint="cs"/>
          <w:rtl/>
        </w:rPr>
        <w:t xml:space="preserve"> סבא</w:t>
      </w:r>
      <w:r w:rsidRPr="007435EB">
        <w:rPr>
          <w:rFonts w:ascii="Fb Fontext" w:hAnsi="Fb Fontext"/>
          <w:rtl/>
        </w:rPr>
        <w:t>: פת שאפאה עם צלי בתנור - אסור לאכלה בכותחא.</w:t>
      </w:r>
    </w:p>
    <w:p w14:paraId="1EB5A2B0" w14:textId="77777777" w:rsidR="00E8089F" w:rsidRPr="007435EB" w:rsidRDefault="00E8089F" w:rsidP="00E8089F">
      <w:pPr>
        <w:rPr>
          <w:rtl/>
        </w:rPr>
      </w:pPr>
      <w:r w:rsidRPr="007435EB">
        <w:rPr>
          <w:rtl/>
        </w:rPr>
        <w:t>ההיא בינית</w:t>
      </w:r>
      <w:r w:rsidRPr="007435EB">
        <w:rPr>
          <w:rFonts w:hint="cs"/>
          <w:rtl/>
        </w:rPr>
        <w:t xml:space="preserve">א [דג] שנמלח ביחד עם הבשר </w:t>
      </w:r>
      <w:r w:rsidRPr="007435EB">
        <w:rPr>
          <w:rtl/>
        </w:rPr>
        <w:t>- אסרה רבא מפרזיקיא ל</w:t>
      </w:r>
      <w:r w:rsidRPr="007435EB">
        <w:rPr>
          <w:rFonts w:hint="cs"/>
          <w:rtl/>
        </w:rPr>
        <w:t>אוכלו בכותח</w:t>
      </w:r>
      <w:r w:rsidRPr="007435EB">
        <w:rPr>
          <w:rtl/>
        </w:rPr>
        <w:t>.</w:t>
      </w:r>
    </w:p>
    <w:p w14:paraId="392EFCB3" w14:textId="77777777" w:rsidR="00E8089F" w:rsidRPr="007435EB" w:rsidRDefault="00E8089F" w:rsidP="00E8089F">
      <w:pPr>
        <w:rPr>
          <w:rFonts w:cs="Guttman Vilna"/>
          <w:b/>
          <w:bCs/>
          <w:rtl/>
        </w:rPr>
      </w:pPr>
      <w:r>
        <w:rPr>
          <w:rStyle w:val="affffd"/>
          <w:rtl/>
          <w:rPrChange w:id="10466" w:author="מנוע אמוראים" w:date="2026-10-05T16:42:03Z">
            <w:rPr>
              <w:rtl/>
            </w:rPr>
          </w:rPrChange>
        </w:rPr>
        <w:t xml:space="preserve">מ</w:t>
      </w:r>
      <w:r>
        <w:rPr>
          <w:rStyle w:val="affffd"/>
          <w:rFonts w:hint="cs"/>
          <w:rtl/>
          <w:rPrChange w:id="10467" w:author="מנוע אמוראים" w:date="2026-10-05T16:42:03Z">
            <w:rPr>
              <w:rFonts w:hint="cs"/>
              <w:rtl/>
            </w:rPr>
          </w:rPrChange>
        </w:rPr>
        <w:t xml:space="preserve">בדר</w:t>
      </w:r>
      <w:r>
        <w:rPr>
          <w:rStyle w:val="affffd"/>
          <w:rtl/>
          <w:rPrChange w:id="10468" w:author="מנוע אמוראים" w:date="2026-10-05T16:42:03Z">
            <w:rPr>
              <w:rtl/>
            </w:rPr>
          </w:rPrChange>
        </w:rPr>
        <w:t xml:space="preserve">"</w:t>
      </w:r>
      <w:r>
        <w:rPr>
          <w:rStyle w:val="affffd"/>
          <w:rFonts w:hint="cs"/>
          <w:rtl/>
          <w:rPrChange w:id="10469" w:author="מנוע אמוראים" w:date="2026-10-05T16:42:03Z">
            <w:rPr>
              <w:rFonts w:hint="cs"/>
              <w:rtl/>
            </w:rPr>
          </w:rPrChange>
        </w:rPr>
        <w:t xml:space="preserve">א</w:t>
      </w:r>
      <w:r w:rsidRPr="007435EB">
        <w:rPr>
          <w:rtl/>
        </w:rPr>
        <w:t xml:space="preserve">: </w:t>
      </w:r>
      <w:r w:rsidR="00AB3B38">
        <w:rPr>
          <w:rtl/>
        </w:rPr>
        <w:t>אף</w:t>
      </w:r>
      <w:r w:rsidRPr="007435EB">
        <w:rPr>
          <w:rtl/>
        </w:rPr>
        <w:t xml:space="preserve"> במלח אסור, משום דקש</w:t>
      </w:r>
      <w:r w:rsidRPr="007435EB">
        <w:rPr>
          <w:rFonts w:hint="cs"/>
          <w:rtl/>
        </w:rPr>
        <w:t>ה</w:t>
      </w:r>
      <w:r w:rsidRPr="007435EB">
        <w:rPr>
          <w:rtl/>
        </w:rPr>
        <w:t xml:space="preserve"> לריחא ול</w:t>
      </w:r>
      <w:r w:rsidRPr="007435EB">
        <w:rPr>
          <w:rFonts w:hint="cs"/>
          <w:rtl/>
        </w:rPr>
        <w:t>צרעת</w:t>
      </w:r>
      <w:r w:rsidRPr="007435EB">
        <w:rPr>
          <w:rtl/>
        </w:rPr>
        <w:t>.</w:t>
      </w:r>
    </w:p>
    <w:p w14:paraId="5AA132CC" w14:textId="2DE97361" w:rsidR="00E8089F" w:rsidRPr="007435EB" w:rsidRDefault="00F47631" w:rsidP="00F47631">
      <w:pPr>
        <w:pStyle w:val="affd"/>
        <w:rPr>
          <w:bCs/>
          <w:rtl/>
        </w:rPr>
      </w:pPr>
      <w:r>
        <w:rPr>
          <w:rFonts w:hint="cs"/>
          <w:rtl/>
        </w:rPr>
        <w:t>***</w:t>
      </w:r>
    </w:p>
    <w:p>
      <w:pPr>
        <w:pStyle w:val="affffff1"/>
        <w:rPr>
          <w:ins w:id="20162" w:author="קלוד" w:date="2026-10-06T10:09:47Z"/>
        </w:rPr>
      </w:pPr>
      <w:ins w:id="20161" w:author="קלוד" w:date="2026-10-06T10:09:47Z">
        <w:r>
          <w:t xml:space="preserve">משנה ד</w:t>
        </w:r>
      </w:ins>
    </w:p>
    <w:p w14:paraId="752698CB" w14:textId="77777777" w:rsidR="00E8089F" w:rsidRPr="007435EB" w:rsidRDefault="00E8089F" w:rsidP="00E8089F">
      <w:pPr>
        <w:pStyle w:val="afff5"/>
        <w:rPr>
          <w:del w:id="20058" w:author="קלוד" w:date="2026-10-06T10:16:37Z"/>
          <w:b/>
          <w:rtl/>
        </w:rPr>
      </w:pPr>
      <w:ins w:id="9864" w:author="מספור קטעי משנה" w:date="2026-10-06T06:45:41Z">
        <w:del w:id="20056" w:author="קלוד" w:date="2026-10-06T10:16:37Z">
          <w:r>
            <w:rPr>
              <w:rStyle w:val="MisparKeta"/>
            </w:rPr>
            <w:delText xml:space="preserve">א. </w:delText>
          </w:r>
        </w:del>
      </w:ins>
      <w:del w:id="20057" w:author="קלוד" w:date="2026-10-06T10:16:37Z">
        <w:r w:rsidRPr="007435EB">
          <w:rPr>
            <w:b/>
            <w:sz w:val="20"/>
            <w:rtl/>
          </w:rPr>
          <w:delText xml:space="preserve">משנה.</w:delText>
        </w:r>
      </w:del>
    </w:p>
    <w:p w14:paraId="64C09808" w14:textId="77777777" w:rsidR="00E8089F" w:rsidRPr="007435EB" w:rsidRDefault="00E8089F" w:rsidP="00E8089F">
      <w:pPr>
        <w:pStyle w:val="afff5"/>
        <w:rPr>
          <w:b/>
          <w:rtl/>
        </w:rPr>
      </w:pPr>
      <w:r w:rsidRPr="007435EB">
        <w:rPr>
          <w:b/>
          <w:rtl/>
        </w:rPr>
        <w:t>חמשה דברים באין בטומאה ואינן נאכלין בטומאה</w:t>
      </w:r>
    </w:p>
    <w:p w14:paraId="4B956783" w14:textId="77777777" w:rsidR="00E8089F" w:rsidRPr="007435EB" w:rsidRDefault="00E8089F" w:rsidP="00E8089F">
      <w:pPr>
        <w:pStyle w:val="afff5"/>
        <w:rPr>
          <w:b/>
          <w:rtl/>
        </w:rPr>
      </w:pPr>
      <w:r w:rsidRPr="007435EB">
        <w:rPr>
          <w:b/>
          <w:rtl/>
        </w:rPr>
        <w:t>העומר, ושתי הלחם, ולחם הפנים, וזבחי שלמי צבור, ושעירי ראשי חדשים.</w:t>
      </w:r>
    </w:p>
    <w:p w14:paraId="3DB0E90D" w14:textId="77777777" w:rsidR="00E8089F" w:rsidRPr="007435EB" w:rsidRDefault="00E8089F" w:rsidP="00E8089F">
      <w:pPr>
        <w:pStyle w:val="afff5"/>
        <w:rPr>
          <w:b/>
          <w:rtl/>
        </w:rPr>
      </w:pPr>
      <w:r w:rsidRPr="007435EB">
        <w:rPr>
          <w:b/>
          <w:rtl/>
        </w:rPr>
        <w:lastRenderedPageBreak/>
        <w:t>הפסח שבא בטומאה - נאכל בטומאה, שלא בא מתחילתו אלא לאכילה.</w:t>
      </w:r>
    </w:p>
    <w:p w14:paraId="46E9771B" w14:textId="36910254" w:rsidR="00E8089F" w:rsidRPr="007435EB" w:rsidRDefault="00F47631" w:rsidP="00F47631">
      <w:pPr>
        <w:pStyle w:val="affd"/>
        <w:rPr>
          <w:bCs/>
          <w:rtl/>
        </w:rPr>
      </w:pPr>
      <w:r>
        <w:rPr>
          <w:rFonts w:hint="cs"/>
          <w:rtl/>
        </w:rPr>
        <w:t>***</w:t>
      </w:r>
    </w:p>
    <w:p w14:paraId="058B296B" w14:textId="77777777" w:rsidR="00E8089F" w:rsidRPr="007435EB" w:rsidRDefault="00E8089F" w:rsidP="00E8089F">
      <w:pPr>
        <w:rPr>
          <w:rtl/>
        </w:rPr>
      </w:pPr>
      <w:r w:rsidRPr="005C3FF1">
        <w:rPr>
          <w:rStyle w:val="afffa"/>
          <w:rtl/>
        </w:rPr>
        <w:t>חמשה</w:t>
      </w:r>
      <w:r w:rsidRPr="007435EB">
        <w:rPr>
          <w:rFonts w:ascii="Fb Fontext" w:hAnsi="Fb Fontext"/>
          <w:rtl/>
        </w:rPr>
        <w:t xml:space="preserve"> - למעוטי חגיגת </w:t>
      </w:r>
      <w:r w:rsidRPr="007435EB">
        <w:rPr>
          <w:rFonts w:ascii="Fb Fontext" w:hAnsi="Fb Fontext" w:hint="cs"/>
          <w:rtl/>
        </w:rPr>
        <w:t>ט</w:t>
      </w:r>
      <w:r w:rsidRPr="007435EB">
        <w:rPr>
          <w:rFonts w:ascii="Fb Fontext" w:hAnsi="Fb Fontext"/>
          <w:rtl/>
        </w:rPr>
        <w:t>"</w:t>
      </w:r>
      <w:r w:rsidRPr="007435EB">
        <w:rPr>
          <w:rFonts w:ascii="Fb Fontext" w:hAnsi="Fb Fontext" w:hint="cs"/>
          <w:rtl/>
        </w:rPr>
        <w:t>ו</w:t>
      </w:r>
      <w:r w:rsidRPr="007435EB">
        <w:rPr>
          <w:rFonts w:ascii="Fb Fontext" w:hAnsi="Fb Fontext"/>
          <w:rtl/>
        </w:rPr>
        <w:t>.</w:t>
      </w:r>
      <w:r w:rsidRPr="007435EB">
        <w:rPr>
          <w:rFonts w:ascii="Fb Fontext" w:hAnsi="Fb Fontext" w:hint="cs"/>
          <w:rtl/>
        </w:rPr>
        <w:t xml:space="preserve"> דהוו</w:t>
      </w:r>
      <w:r w:rsidRPr="007435EB">
        <w:rPr>
          <w:rFonts w:ascii="Fb Fontext" w:hAnsi="Fb Fontext"/>
          <w:rtl/>
        </w:rPr>
        <w:t>"</w:t>
      </w:r>
      <w:r w:rsidRPr="007435EB">
        <w:rPr>
          <w:rFonts w:ascii="Fb Fontext" w:hAnsi="Fb Fontext" w:hint="cs"/>
          <w:rtl/>
        </w:rPr>
        <w:t>א קרבן ציבור דקבעי מועד ידחה טומאה קמ</w:t>
      </w:r>
      <w:r w:rsidRPr="007435EB">
        <w:rPr>
          <w:rFonts w:ascii="Fb Fontext" w:hAnsi="Fb Fontext"/>
          <w:rtl/>
        </w:rPr>
        <w:t>"</w:t>
      </w:r>
      <w:r w:rsidRPr="007435EB">
        <w:rPr>
          <w:rFonts w:ascii="Fb Fontext" w:hAnsi="Fb Fontext" w:hint="cs"/>
          <w:rtl/>
        </w:rPr>
        <w:t>ל דלא.</w:t>
      </w:r>
    </w:p>
    <w:p w14:paraId="46C0A2D8" w14:textId="77777777" w:rsidR="00E8089F" w:rsidRPr="007435EB" w:rsidRDefault="00E8089F" w:rsidP="00E8089F">
      <w:pPr>
        <w:rPr>
          <w:rtl/>
        </w:rPr>
      </w:pPr>
      <w:r w:rsidRPr="007435EB">
        <w:rPr>
          <w:rFonts w:ascii="Fb Fontext" w:hAnsi="Fb Fontext" w:hint="cs"/>
          <w:sz w:val="20"/>
          <w:rtl/>
        </w:rPr>
        <w:t>כיוון דיש ליה תשלומין כל שבעה וכמו שלא דוחה שבת לא דוחה טומאה.</w:t>
      </w:r>
    </w:p>
    <w:p w14:paraId="6734226A" w14:textId="77777777" w:rsidR="00E8089F" w:rsidRPr="007435EB" w:rsidRDefault="00E8089F" w:rsidP="00E8089F">
      <w:pPr>
        <w:rPr>
          <w:rtl/>
        </w:rPr>
      </w:pPr>
      <w:r w:rsidRPr="007435EB">
        <w:rPr>
          <w:rFonts w:ascii="Fb Fontext" w:hAnsi="Fb Fontext" w:hint="cs"/>
          <w:rtl/>
        </w:rPr>
        <w:t>ו</w:t>
      </w:r>
      <w:r w:rsidRPr="007435EB">
        <w:rPr>
          <w:rFonts w:ascii="Fb Fontext" w:hAnsi="Fb Fontext"/>
          <w:rtl/>
        </w:rPr>
        <w:t>שעירי הרגלים</w:t>
      </w:r>
      <w:r w:rsidRPr="007435EB">
        <w:rPr>
          <w:rFonts w:ascii="Fb Fontext" w:hAnsi="Fb Fontext" w:hint="cs"/>
          <w:rtl/>
        </w:rPr>
        <w:t xml:space="preserve"> בכלל</w:t>
      </w:r>
      <w:r w:rsidRPr="007435EB">
        <w:rPr>
          <w:rFonts w:ascii="Fb Fontext" w:hAnsi="Fb Fontext"/>
          <w:rtl/>
        </w:rPr>
        <w:t xml:space="preserve"> זבחי שלמי צבור.</w:t>
      </w:r>
    </w:p>
    <w:p w14:paraId="56193691" w14:textId="77777777" w:rsidR="00E8089F" w:rsidRPr="007435EB" w:rsidRDefault="00E8089F" w:rsidP="00E8089F">
      <w:pPr>
        <w:rPr>
          <w:rtl/>
        </w:rPr>
      </w:pPr>
      <w:r>
        <w:rPr>
          <w:rFonts w:hint="cs"/>
          <w:rtl/>
        </w:rPr>
        <w:t xml:space="preserve">ושעירי </w:t>
      </w:r>
      <w:r>
        <w:rPr>
          <w:rStyle w:val="affffd"/>
          <w:rFonts w:hint="cs"/>
          <w:rtl/>
          <w:rPrChange w:id="10470" w:author="מנוע אמוראים" w:date="2026-10-05T16:42:03Z">
            <w:rPr>
              <w:rFonts w:hint="cs"/>
              <w:rtl/>
            </w:rPr>
          </w:rPrChange>
        </w:rPr>
        <w:t xml:space="preserve">ר</w:t>
      </w:r>
      <w:r>
        <w:rPr>
          <w:rStyle w:val="affffd"/>
          <w:rtl/>
          <w:rPrChange w:id="10471" w:author="מנוע אמוראים" w:date="2026-10-05T16:42:03Z">
            <w:rPr>
              <w:rtl/>
            </w:rPr>
          </w:rPrChange>
        </w:rPr>
        <w:t xml:space="preserve">"</w:t>
      </w:r>
      <w:r>
        <w:rPr>
          <w:rStyle w:val="affffd"/>
          <w:rFonts w:hint="cs"/>
          <w:rtl/>
          <w:rPrChange w:id="10472" w:author="מנוע אמוראים" w:date="2026-10-05T16:42:03Z">
            <w:rPr>
              <w:rFonts w:hint="cs"/>
              <w:rtl/>
            </w:rPr>
          </w:rPrChange>
        </w:rPr>
        <w:t xml:space="preserve">ח</w:t>
      </w:r>
      <w:r>
        <w:rPr>
          <w:rFonts w:hint="cs"/>
          <w:rtl/>
        </w:rPr>
        <w:t xml:space="preserve"> צריכא </w:t>
      </w:r>
      <w:r>
        <w:rPr>
          <w:rStyle w:val="affffd"/>
          <w:rFonts w:hint="cs"/>
          <w:rtl/>
          <w:rPrChange w:id="10473" w:author="מנוע אמוראים" w:date="2026-10-05T16:42:03Z">
            <w:rPr>
              <w:rFonts w:hint="cs"/>
              <w:rtl/>
            </w:rPr>
          </w:rPrChange>
        </w:rPr>
        <w:t xml:space="preserve">דר</w:t>
      </w:r>
      <w:r>
        <w:rPr>
          <w:rStyle w:val="affffd"/>
          <w:rtl/>
          <w:rPrChange w:id="10474" w:author="מנוע אמוראים" w:date="2026-10-05T16:42:03Z">
            <w:rPr>
              <w:rtl/>
            </w:rPr>
          </w:rPrChange>
        </w:rPr>
        <w:t xml:space="preserve">"</w:t>
      </w:r>
      <w:r>
        <w:rPr>
          <w:rStyle w:val="affffd"/>
          <w:rFonts w:hint="cs"/>
          <w:rtl/>
          <w:rPrChange w:id="10475" w:author="מנוע אמוראים" w:date="2026-10-05T16:42:03Z">
            <w:rPr>
              <w:rFonts w:hint="cs"/>
              <w:rtl/>
            </w:rPr>
          </w:rPrChange>
        </w:rPr>
        <w:t xml:space="preserve">ח</w:t>
      </w:r>
      <w:r>
        <w:rPr>
          <w:rFonts w:hint="cs"/>
          <w:rtl/>
        </w:rPr>
        <w:t xml:space="preserve"> איקרי מועד - כאביי דעיברו לאותו תמוז </w:t>
      </w:r>
      <w:r w:rsidRPr="00AC0CB1">
        <w:rPr>
          <w:rStyle w:val="af2"/>
          <w:rFonts w:hint="cs"/>
          <w:rtl/>
        </w:rPr>
        <w:t xml:space="preserve">ד'קרא עלי מועד </w:t>
      </w:r>
      <w:r w:rsidRPr="00AC0CB1">
        <w:rPr>
          <w:rStyle w:val="af2"/>
          <w:rtl/>
        </w:rPr>
        <w:t>לשבר בחורי</w:t>
      </w:r>
      <w:r w:rsidRPr="00AC0CB1">
        <w:rPr>
          <w:rStyle w:val="af2"/>
          <w:rFonts w:hint="cs"/>
          <w:rtl/>
        </w:rPr>
        <w:t>'</w:t>
      </w:r>
      <w:r w:rsidRPr="00AC0CB1">
        <w:rPr>
          <w:rStyle w:val="af2"/>
          <w:rtl/>
        </w:rPr>
        <w:t>.</w:t>
      </w:r>
    </w:p>
    <w:p w14:paraId="204F2E65" w14:textId="1CFF45BC" w:rsidR="00E8089F" w:rsidRPr="007435EB" w:rsidRDefault="00F47631" w:rsidP="00F47631">
      <w:pPr>
        <w:pStyle w:val="affd"/>
        <w:rPr>
          <w:bCs/>
          <w:rtl/>
        </w:rPr>
      </w:pPr>
      <w:r>
        <w:rPr>
          <w:rFonts w:hint="cs"/>
          <w:rtl/>
        </w:rPr>
        <w:t>***</w:t>
      </w:r>
    </w:p>
    <w:p w14:paraId="18B3AABE" w14:textId="77777777" w:rsidR="00E8089F" w:rsidRPr="007435EB" w:rsidRDefault="00E8089F" w:rsidP="005C3FF1">
      <w:pPr>
        <w:pStyle w:val="afff"/>
        <w:framePr w:wrap="around"/>
        <w:rPr>
          <w:rtl/>
        </w:rPr>
      </w:pPr>
      <w:r w:rsidRPr="007435EB">
        <w:rPr>
          <w:rFonts w:hint="cs"/>
          <w:rtl/>
        </w:rPr>
        <w:t>עז.</w:t>
      </w:r>
    </w:p>
    <w:p w14:paraId="3FA9EA87" w14:textId="77777777" w:rsidR="00E8089F" w:rsidRPr="007435EB" w:rsidRDefault="00E8089F" w:rsidP="00E8089F">
      <w:pPr>
        <w:rPr>
          <w:rtl/>
        </w:rPr>
      </w:pPr>
      <w:r w:rsidRPr="007435EB">
        <w:rPr>
          <w:rFonts w:ascii="Fb Fontext" w:hAnsi="Fb Fontext" w:hint="cs"/>
          <w:rtl/>
        </w:rPr>
        <w:t>ד</w:t>
      </w:r>
      <w:r w:rsidRPr="007435EB">
        <w:rPr>
          <w:rFonts w:ascii="Fb Fontext" w:hAnsi="Fb Fontext"/>
          <w:rtl/>
        </w:rPr>
        <w:t>כולהו ממועד אתו.</w:t>
      </w:r>
    </w:p>
    <w:p w14:paraId="74971D06" w14:textId="77777777" w:rsidR="00E8089F" w:rsidRPr="007435EB" w:rsidRDefault="00E8089F" w:rsidP="00E8089F">
      <w:pPr>
        <w:rPr>
          <w:rtl/>
        </w:rPr>
      </w:pPr>
      <w:r w:rsidRPr="007435EB">
        <w:rPr>
          <w:rFonts w:hint="cs"/>
          <w:rtl/>
        </w:rPr>
        <w:t xml:space="preserve">למדנו </w:t>
      </w:r>
      <w:r w:rsidRPr="007435EB">
        <w:rPr>
          <w:rtl/>
        </w:rPr>
        <w:t>לתמיד ופסח שנאמר בהו</w:t>
      </w:r>
      <w:r w:rsidRPr="00AC0CB1">
        <w:rPr>
          <w:rStyle w:val="af2"/>
          <w:rtl/>
        </w:rPr>
        <w:t xml:space="preserve"> </w:t>
      </w:r>
      <w:r w:rsidRPr="00AC0CB1">
        <w:rPr>
          <w:rStyle w:val="af2"/>
          <w:rFonts w:hint="cs"/>
          <w:rtl/>
        </w:rPr>
        <w:t>'</w:t>
      </w:r>
      <w:r w:rsidRPr="00AC0CB1">
        <w:rPr>
          <w:rStyle w:val="af2"/>
          <w:rtl/>
        </w:rPr>
        <w:t>במועדו</w:t>
      </w:r>
      <w:r w:rsidRPr="00AC0CB1">
        <w:rPr>
          <w:rStyle w:val="af2"/>
          <w:rFonts w:hint="cs"/>
          <w:rtl/>
        </w:rPr>
        <w:t>'</w:t>
      </w:r>
      <w:r w:rsidRPr="00AC0CB1">
        <w:rPr>
          <w:rStyle w:val="af2"/>
          <w:rtl/>
        </w:rPr>
        <w:t>,</w:t>
      </w:r>
      <w:r w:rsidRPr="007435EB">
        <w:rPr>
          <w:rtl/>
        </w:rPr>
        <w:t xml:space="preserve"> </w:t>
      </w:r>
      <w:r w:rsidRPr="007435EB">
        <w:rPr>
          <w:rFonts w:hint="cs"/>
          <w:rtl/>
        </w:rPr>
        <w:t>-</w:t>
      </w:r>
      <w:r w:rsidRPr="007435EB">
        <w:rPr>
          <w:rtl/>
        </w:rPr>
        <w:t>ו</w:t>
      </w:r>
      <w:r w:rsidR="00AB3B38">
        <w:rPr>
          <w:rtl/>
        </w:rPr>
        <w:t>אף</w:t>
      </w:r>
      <w:r w:rsidRPr="007435EB">
        <w:rPr>
          <w:rtl/>
        </w:rPr>
        <w:t xml:space="preserve"> בשבת, - ו</w:t>
      </w:r>
      <w:r w:rsidR="00AB3B38">
        <w:rPr>
          <w:rtl/>
        </w:rPr>
        <w:t>אף</w:t>
      </w:r>
      <w:r w:rsidRPr="007435EB">
        <w:rPr>
          <w:rtl/>
        </w:rPr>
        <w:t xml:space="preserve"> בטומאה.</w:t>
      </w:r>
    </w:p>
    <w:p w14:paraId="6441632B" w14:textId="77777777" w:rsidR="00E8089F" w:rsidRPr="007435EB" w:rsidRDefault="00E8089F" w:rsidP="00E8089F">
      <w:pPr>
        <w:rPr>
          <w:rtl/>
        </w:rPr>
      </w:pPr>
      <w:r w:rsidRPr="007435EB">
        <w:rPr>
          <w:rtl/>
        </w:rPr>
        <w:t>אלה תעשו לה' במועדיכם</w:t>
      </w:r>
      <w:r w:rsidRPr="007435EB">
        <w:rPr>
          <w:rFonts w:hint="cs"/>
          <w:rtl/>
        </w:rPr>
        <w:t>'</w:t>
      </w:r>
      <w:r w:rsidRPr="007435EB">
        <w:rPr>
          <w:rtl/>
        </w:rPr>
        <w:t xml:space="preserve"> </w:t>
      </w:r>
      <w:r w:rsidRPr="007435EB">
        <w:rPr>
          <w:rFonts w:hint="cs"/>
          <w:rtl/>
        </w:rPr>
        <w:t xml:space="preserve">- </w:t>
      </w:r>
      <w:r w:rsidRPr="007435EB">
        <w:rPr>
          <w:rtl/>
        </w:rPr>
        <w:t>שאר קרבנות ציבור.</w:t>
      </w:r>
    </w:p>
    <w:p w14:paraId="3B86495B" w14:textId="77777777" w:rsidR="00E8089F" w:rsidRPr="007435EB" w:rsidRDefault="00E8089F" w:rsidP="00E8089F">
      <w:pPr>
        <w:rPr>
          <w:rtl/>
        </w:rPr>
      </w:pPr>
      <w:r w:rsidRPr="00AC0CB1">
        <w:rPr>
          <w:rStyle w:val="af2"/>
          <w:rFonts w:hint="cs"/>
          <w:rtl/>
        </w:rPr>
        <w:t>'</w:t>
      </w:r>
      <w:r w:rsidRPr="00AC0CB1">
        <w:rPr>
          <w:rStyle w:val="af2"/>
          <w:rtl/>
        </w:rPr>
        <w:t>וידבר משה את מעדי ה'</w:t>
      </w:r>
      <w:r w:rsidRPr="00AC0CB1">
        <w:rPr>
          <w:rStyle w:val="af2"/>
          <w:rFonts w:hint="cs"/>
          <w:rtl/>
        </w:rPr>
        <w:t xml:space="preserve"> אל בני ישראל'</w:t>
      </w:r>
      <w:r w:rsidRPr="00AC0CB1">
        <w:rPr>
          <w:rStyle w:val="af2"/>
          <w:rtl/>
        </w:rPr>
        <w:t>,</w:t>
      </w:r>
      <w:r w:rsidRPr="007435EB">
        <w:rPr>
          <w:rtl/>
        </w:rPr>
        <w:t xml:space="preserve"> לרבות עומר והקרב עמו, שתי הלחם והקרב עמם.</w:t>
      </w:r>
    </w:p>
    <w:p w14:paraId="29B8EEA5" w14:textId="77777777" w:rsidR="00E8089F" w:rsidRPr="007435EB" w:rsidRDefault="00E8089F" w:rsidP="00E8089F">
      <w:pPr>
        <w:rPr>
          <w:rtl/>
        </w:rPr>
      </w:pPr>
      <w:r w:rsidRPr="007435EB">
        <w:rPr>
          <w:rFonts w:ascii="Fb Fontext" w:hAnsi="Fb Fontext"/>
          <w:sz w:val="20"/>
          <w:rtl/>
        </w:rPr>
        <w:t>הכתוב קבעו מועד אחד לכולן.</w:t>
      </w:r>
    </w:p>
    <w:p w14:paraId="36A7E777" w14:textId="77777777" w:rsidR="00E8089F" w:rsidRPr="007435EB" w:rsidRDefault="00E8089F" w:rsidP="00E8089F">
      <w:pPr>
        <w:rPr>
          <w:rtl/>
        </w:rPr>
      </w:pPr>
      <w:r w:rsidRPr="007435EB">
        <w:rPr>
          <w:rFonts w:ascii="Fb Fontext" w:hAnsi="Fb Fontext"/>
          <w:rtl/>
        </w:rPr>
        <w:t>תמיד - שכן תדיר וכליל, אבל פסח - לא, ק</w:t>
      </w:r>
      <w:r w:rsidRPr="007435EB">
        <w:rPr>
          <w:rFonts w:ascii="Fb Fontext" w:hAnsi="Fb Fontext" w:hint="cs"/>
          <w:rtl/>
        </w:rPr>
        <w:t>מ</w:t>
      </w:r>
      <w:r w:rsidRPr="007435EB">
        <w:rPr>
          <w:rFonts w:ascii="Fb Fontext" w:hAnsi="Fb Fontext"/>
          <w:rtl/>
        </w:rPr>
        <w:t>"</w:t>
      </w:r>
      <w:r w:rsidRPr="007435EB">
        <w:rPr>
          <w:rFonts w:ascii="Fb Fontext" w:hAnsi="Fb Fontext" w:hint="cs"/>
          <w:rtl/>
        </w:rPr>
        <w:t>ל</w:t>
      </w:r>
      <w:r w:rsidRPr="007435EB">
        <w:rPr>
          <w:rFonts w:ascii="Fb Fontext" w:hAnsi="Fb Fontext"/>
          <w:rtl/>
        </w:rPr>
        <w:t>.</w:t>
      </w:r>
    </w:p>
    <w:p w14:paraId="62678A8F" w14:textId="77777777" w:rsidR="00E8089F" w:rsidRPr="007435EB" w:rsidRDefault="00E8089F" w:rsidP="00E8089F">
      <w:pPr>
        <w:rPr>
          <w:rtl/>
        </w:rPr>
      </w:pPr>
      <w:r w:rsidRPr="007435EB">
        <w:rPr>
          <w:rtl/>
        </w:rPr>
        <w:t xml:space="preserve">פסח </w:t>
      </w:r>
      <w:r w:rsidRPr="007435EB">
        <w:rPr>
          <w:rFonts w:hint="cs"/>
          <w:rtl/>
        </w:rPr>
        <w:t>-</w:t>
      </w:r>
      <w:r w:rsidRPr="007435EB">
        <w:rPr>
          <w:rtl/>
        </w:rPr>
        <w:t>שהוא ענוש כרת, אבל תמיד דאין ענוש כרת - אימא לא, ק</w:t>
      </w:r>
      <w:r w:rsidRPr="007435EB">
        <w:rPr>
          <w:rFonts w:hint="cs"/>
          <w:rtl/>
        </w:rPr>
        <w:t>מ</w:t>
      </w:r>
      <w:r w:rsidRPr="007435EB">
        <w:rPr>
          <w:rtl/>
        </w:rPr>
        <w:t>"</w:t>
      </w:r>
      <w:r w:rsidRPr="007435EB">
        <w:rPr>
          <w:rFonts w:hint="cs"/>
          <w:rtl/>
        </w:rPr>
        <w:t>ל</w:t>
      </w:r>
      <w:r w:rsidRPr="007435EB">
        <w:rPr>
          <w:rtl/>
        </w:rPr>
        <w:t>.</w:t>
      </w:r>
    </w:p>
    <w:p w14:paraId="393B70FB" w14:textId="77777777" w:rsidR="00E8089F" w:rsidRPr="007435EB" w:rsidRDefault="00E8089F" w:rsidP="00E8089F">
      <w:pPr>
        <w:rPr>
          <w:rtl/>
        </w:rPr>
      </w:pPr>
      <w:r w:rsidRPr="007435EB">
        <w:rPr>
          <w:rFonts w:ascii="Fb Fontext" w:hAnsi="Fb Fontext"/>
          <w:sz w:val="20"/>
          <w:rtl/>
        </w:rPr>
        <w:t>הני תרתי - הני הוא יש בהן צד חמור: תמיד תדיר וכליל, פסח כרת,</w:t>
      </w:r>
      <w:r w:rsidRPr="007435EB">
        <w:rPr>
          <w:rFonts w:ascii="Fb Fontext" w:hAnsi="Fb Fontext" w:hint="cs"/>
          <w:sz w:val="20"/>
          <w:rtl/>
        </w:rPr>
        <w:t xml:space="preserve"> קמ</w:t>
      </w:r>
      <w:r w:rsidRPr="007435EB">
        <w:rPr>
          <w:rFonts w:ascii="Fb Fontext" w:hAnsi="Fb Fontext"/>
          <w:sz w:val="20"/>
          <w:rtl/>
        </w:rPr>
        <w:t>"</w:t>
      </w:r>
      <w:r w:rsidRPr="007435EB">
        <w:rPr>
          <w:rFonts w:ascii="Fb Fontext" w:hAnsi="Fb Fontext" w:hint="cs"/>
          <w:sz w:val="20"/>
          <w:rtl/>
        </w:rPr>
        <w:t xml:space="preserve">ל </w:t>
      </w:r>
      <w:r w:rsidRPr="007435EB">
        <w:rPr>
          <w:rFonts w:ascii="Fb Fontext" w:hAnsi="Fb Fontext"/>
          <w:sz w:val="20"/>
          <w:rtl/>
        </w:rPr>
        <w:t>אלה תעשו לה' במועדיכם.</w:t>
      </w:r>
    </w:p>
    <w:p w14:paraId="386A2FA4" w14:textId="77777777" w:rsidR="00E8089F" w:rsidRPr="007435EB" w:rsidRDefault="00E8089F" w:rsidP="00E8089F">
      <w:pPr>
        <w:rPr>
          <w:rtl/>
        </w:rPr>
      </w:pPr>
      <w:r w:rsidRPr="00AC0CB1">
        <w:rPr>
          <w:rStyle w:val="af2"/>
          <w:rFonts w:hint="cs"/>
          <w:rtl/>
        </w:rPr>
        <w:t>'</w:t>
      </w:r>
      <w:r w:rsidRPr="00AC0CB1">
        <w:rPr>
          <w:rStyle w:val="af2"/>
          <w:rtl/>
        </w:rPr>
        <w:t xml:space="preserve">אלה תעשו לה' </w:t>
      </w:r>
      <w:r w:rsidRPr="007435EB">
        <w:rPr>
          <w:rFonts w:ascii="Fb Fontext" w:hAnsi="Fb Fontext"/>
          <w:rtl/>
        </w:rPr>
        <w:t>במועדיכם</w:t>
      </w:r>
      <w:r w:rsidRPr="007435EB">
        <w:rPr>
          <w:rFonts w:ascii="Fb Fontext" w:hAnsi="Fb Fontext" w:hint="cs"/>
          <w:rtl/>
        </w:rPr>
        <w:t>'</w:t>
      </w:r>
      <w:r w:rsidRPr="007435EB">
        <w:rPr>
          <w:rFonts w:ascii="Fb Fontext" w:hAnsi="Fb Fontext"/>
          <w:rtl/>
        </w:rPr>
        <w:t xml:space="preserve"> הו"</w:t>
      </w:r>
      <w:r w:rsidRPr="007435EB">
        <w:rPr>
          <w:rFonts w:ascii="Fb Fontext" w:hAnsi="Fb Fontext" w:hint="cs"/>
          <w:rtl/>
        </w:rPr>
        <w:t>א</w:t>
      </w:r>
      <w:r w:rsidRPr="007435EB">
        <w:rPr>
          <w:rFonts w:ascii="Fb Fontext" w:hAnsi="Fb Fontext"/>
          <w:rtl/>
        </w:rPr>
        <w:t>: שאר קרבנות ציבור הבאין לכפר.</w:t>
      </w:r>
    </w:p>
    <w:p w14:paraId="5CB273FA" w14:textId="77777777" w:rsidR="00E8089F" w:rsidRPr="007435EB" w:rsidRDefault="00E8089F" w:rsidP="00E8089F">
      <w:pPr>
        <w:rPr>
          <w:rFonts w:cs="Guttman Vilna"/>
          <w:b/>
          <w:bCs/>
          <w:rtl/>
        </w:rPr>
      </w:pPr>
      <w:r w:rsidRPr="007435EB">
        <w:rPr>
          <w:rtl/>
        </w:rPr>
        <w:t>אבל עומר ושתי הלחם דאין באין לכפר, אלא להתיר בעלמא</w:t>
      </w:r>
      <w:r w:rsidRPr="007435EB">
        <w:rPr>
          <w:rFonts w:hint="cs"/>
          <w:rtl/>
        </w:rPr>
        <w:t>-</w:t>
      </w:r>
      <w:r w:rsidRPr="007435EB">
        <w:rPr>
          <w:rtl/>
        </w:rPr>
        <w:t xml:space="preserve"> לא,</w:t>
      </w:r>
      <w:r w:rsidRPr="007435EB">
        <w:rPr>
          <w:rFonts w:hint="cs"/>
          <w:rtl/>
        </w:rPr>
        <w:t xml:space="preserve"> קמ</w:t>
      </w:r>
      <w:r w:rsidRPr="007435EB">
        <w:rPr>
          <w:rtl/>
        </w:rPr>
        <w:t>"</w:t>
      </w:r>
      <w:r w:rsidRPr="007435EB">
        <w:rPr>
          <w:rFonts w:hint="cs"/>
          <w:rtl/>
        </w:rPr>
        <w:t>ל.</w:t>
      </w:r>
    </w:p>
    <w:p w14:paraId="45183003" w14:textId="77777777" w:rsidR="00E8089F" w:rsidRPr="007435EB" w:rsidRDefault="00E8089F" w:rsidP="00E8089F">
      <w:pPr>
        <w:rPr>
          <w:rtl/>
        </w:rPr>
      </w:pPr>
      <w:r w:rsidRPr="007435EB">
        <w:rPr>
          <w:rtl/>
        </w:rPr>
        <w:t>עומר ושתי הלחם לחודייהו הו"</w:t>
      </w:r>
      <w:r w:rsidRPr="007435EB">
        <w:rPr>
          <w:rFonts w:hint="cs"/>
          <w:rtl/>
        </w:rPr>
        <w:t xml:space="preserve">א </w:t>
      </w:r>
      <w:r w:rsidRPr="007435EB">
        <w:rPr>
          <w:rtl/>
        </w:rPr>
        <w:t xml:space="preserve">עומר ושתי הלחם דאלימי, דבאין להתיר, </w:t>
      </w:r>
      <w:r w:rsidRPr="007435EB">
        <w:rPr>
          <w:rFonts w:hint="cs"/>
          <w:rtl/>
        </w:rPr>
        <w:t>קמ</w:t>
      </w:r>
      <w:r w:rsidRPr="007435EB">
        <w:rPr>
          <w:rtl/>
        </w:rPr>
        <w:t>"</w:t>
      </w:r>
      <w:r w:rsidRPr="007435EB">
        <w:rPr>
          <w:rFonts w:hint="cs"/>
          <w:rtl/>
        </w:rPr>
        <w:t>ל אף הנך.</w:t>
      </w:r>
    </w:p>
    <w:p w14:paraId="4BF6B609" w14:textId="42168F99" w:rsidR="00E8089F" w:rsidRPr="007435EB" w:rsidRDefault="00F47631" w:rsidP="00F47631">
      <w:pPr>
        <w:pStyle w:val="affd"/>
        <w:rPr>
          <w:bCs/>
          <w:rtl/>
        </w:rPr>
      </w:pPr>
      <w:r>
        <w:rPr>
          <w:rFonts w:hint="cs"/>
          <w:rtl/>
        </w:rPr>
        <w:t>***</w:t>
      </w:r>
    </w:p>
    <w:p w14:paraId="52B25408" w14:textId="77777777" w:rsidR="00E8089F" w:rsidRPr="007435EB" w:rsidRDefault="00E8089F" w:rsidP="00E8089F">
      <w:pPr>
        <w:rPr>
          <w:rtl/>
        </w:rPr>
      </w:pPr>
      <w:r w:rsidRPr="005C3FF1">
        <w:rPr>
          <w:rStyle w:val="afffa"/>
          <w:rtl/>
        </w:rPr>
        <w:t>סברוה</w:t>
      </w:r>
      <w:r w:rsidRPr="007435EB">
        <w:rPr>
          <w:rFonts w:ascii="Fb Fontext" w:hAnsi="Fb Fontext"/>
          <w:rtl/>
        </w:rPr>
        <w:t>: ד</w:t>
      </w:r>
      <w:r w:rsidRPr="005C3FF1">
        <w:rPr>
          <w:rStyle w:val="afffa"/>
          <w:rtl/>
        </w:rPr>
        <w:t>לכו"</w:t>
      </w:r>
      <w:r w:rsidRPr="005C3FF1">
        <w:rPr>
          <w:rStyle w:val="afffa"/>
          <w:rFonts w:hint="cs"/>
          <w:rtl/>
        </w:rPr>
        <w:t>ע</w:t>
      </w:r>
      <w:r w:rsidRPr="007435EB">
        <w:rPr>
          <w:rFonts w:ascii="Fb Fontext" w:hAnsi="Fb Fontext"/>
          <w:rtl/>
        </w:rPr>
        <w:t xml:space="preserve"> טומאה דחויה היא בציבור, ובעיא ציץ לרצות.</w:t>
      </w:r>
    </w:p>
    <w:p w14:paraId="1E4E8BCD" w14:textId="77777777" w:rsidR="00E8089F" w:rsidRPr="007435EB" w:rsidRDefault="00E8089F" w:rsidP="00E8089F">
      <w:pPr>
        <w:rPr>
          <w:rFonts w:cs="Guttman Vilna"/>
          <w:b/>
          <w:bCs/>
          <w:rtl/>
        </w:rPr>
      </w:pPr>
      <w:r w:rsidRPr="007435EB">
        <w:rPr>
          <w:rtl/>
        </w:rPr>
        <w:t>דליכא תנא דשמעת ליה דאמר טומאה הותרה בציבור אלא רבי יהודה.</w:t>
      </w:r>
    </w:p>
    <w:p w14:paraId="46560998" w14:textId="77777777" w:rsidR="00E8089F" w:rsidRPr="007435EB" w:rsidRDefault="00E8089F" w:rsidP="00E8089F">
      <w:pPr>
        <w:rPr>
          <w:rtl/>
        </w:rPr>
      </w:pPr>
      <w:r w:rsidRPr="007435EB">
        <w:rPr>
          <w:rtl/>
        </w:rPr>
        <w:t>דתניא:</w:t>
      </w:r>
      <w:r w:rsidRPr="00AC0CB1">
        <w:rPr>
          <w:rStyle w:val="af2"/>
          <w:rtl/>
        </w:rPr>
        <w:t xml:space="preserve"> </w:t>
      </w:r>
      <w:r w:rsidRPr="00AC0CB1">
        <w:rPr>
          <w:rStyle w:val="af2"/>
          <w:rFonts w:hint="cs"/>
          <w:rtl/>
        </w:rPr>
        <w:t>'</w:t>
      </w:r>
      <w:r w:rsidRPr="00AC0CB1">
        <w:rPr>
          <w:rStyle w:val="af2"/>
          <w:rtl/>
        </w:rPr>
        <w:t>ציץ</w:t>
      </w:r>
      <w:r w:rsidRPr="00AC0CB1">
        <w:rPr>
          <w:rStyle w:val="af2"/>
          <w:rFonts w:hint="cs"/>
          <w:rtl/>
        </w:rPr>
        <w:t xml:space="preserve">' </w:t>
      </w:r>
      <w:r>
        <w:rPr>
          <w:rStyle w:val="affffd"/>
          <w:rFonts w:hint="cs"/>
          <w:rtl/>
          <w:rPrChange w:id="10476" w:author="מנוע אמוראים" w:date="2026-10-05T16:42:03Z">
            <w:rPr>
              <w:rFonts w:hint="cs"/>
              <w:rtl/>
            </w:rPr>
          </w:rPrChange>
        </w:rPr>
        <w:t xml:space="preserve">ר</w:t>
      </w:r>
      <w:r>
        <w:rPr>
          <w:rStyle w:val="affffd"/>
          <w:rtl/>
          <w:rPrChange w:id="10477" w:author="מנוע אמוראים" w:date="2026-10-05T16:42:03Z">
            <w:rPr>
              <w:rtl/>
            </w:rPr>
          </w:rPrChange>
        </w:rPr>
        <w:t xml:space="preserve">"</w:t>
      </w:r>
      <w:r>
        <w:rPr>
          <w:rStyle w:val="affffd"/>
          <w:rFonts w:hint="cs"/>
          <w:rtl/>
          <w:rPrChange w:id="10478" w:author="מנוע אמוראים" w:date="2026-10-05T16:42:03Z">
            <w:rPr>
              <w:rFonts w:hint="cs"/>
              <w:rtl/>
            </w:rPr>
          </w:rPrChange>
        </w:rPr>
        <w:t xml:space="preserve">ש</w:t>
      </w:r>
      <w:r>
        <w:rPr>
          <w:rFonts w:hint="cs"/>
          <w:rtl/>
        </w:rPr>
        <w:t xml:space="preserve">-</w:t>
      </w:r>
      <w:r w:rsidRPr="007435EB">
        <w:rPr>
          <w:rtl/>
        </w:rPr>
        <w:t xml:space="preserve"> בין שישנו על מצחו ובין שאינו על מצחו – מרצה</w:t>
      </w:r>
      <w:r w:rsidRPr="007435EB">
        <w:rPr>
          <w:rFonts w:hint="cs"/>
          <w:rtl/>
        </w:rPr>
        <w:t>.</w:t>
      </w:r>
    </w:p>
    <w:p w14:paraId="6DBAE90D" w14:textId="77777777" w:rsidR="00E8089F" w:rsidRPr="007435EB" w:rsidRDefault="00E8089F" w:rsidP="00E8089F">
      <w:pPr>
        <w:rPr>
          <w:rFonts w:cs="Guttman Vilna"/>
          <w:b/>
          <w:bCs/>
          <w:rtl/>
        </w:rPr>
      </w:pPr>
      <w:r>
        <w:rPr>
          <w:rStyle w:val="affffd"/>
          <w:rtl/>
          <w:rPrChange w:id="10479" w:author="מנוע אמוראים" w:date="2026-10-05T16:42:03Z">
            <w:rPr>
              <w:rtl/>
            </w:rPr>
          </w:rPrChange>
        </w:rPr>
        <w:t xml:space="preserve">ר"</w:t>
      </w:r>
      <w:r>
        <w:rPr>
          <w:rStyle w:val="affffd"/>
          <w:rFonts w:hint="cs"/>
          <w:rtl/>
          <w:rPrChange w:id="10480" w:author="מנוע אמוראים" w:date="2026-10-05T16:42:03Z">
            <w:rPr>
              <w:rFonts w:hint="cs"/>
              <w:rtl/>
            </w:rPr>
          </w:rPrChange>
        </w:rPr>
        <w:t xml:space="preserve">י</w:t>
      </w:r>
      <w:r w:rsidRPr="007435EB">
        <w:rPr>
          <w:rtl/>
        </w:rPr>
        <w:t>: עודיהו על מצחו - מרצה, אין עודיהו על מצחו - אינו מרצה.</w:t>
      </w:r>
    </w:p>
    <w:p w14:paraId="368B99F3" w14:textId="77777777" w:rsidR="00E8089F" w:rsidRPr="007435EB" w:rsidRDefault="00E8089F" w:rsidP="00E8089F">
      <w:pPr>
        <w:rPr>
          <w:rFonts w:cs="Guttman Vilna"/>
          <w:b/>
          <w:bCs/>
          <w:rtl/>
        </w:rPr>
      </w:pPr>
      <w:r w:rsidRPr="007435EB">
        <w:rPr>
          <w:rFonts w:hint="cs"/>
          <w:rtl/>
        </w:rPr>
        <w:t>א</w:t>
      </w:r>
      <w:r w:rsidRPr="007435EB">
        <w:rPr>
          <w:rtl/>
        </w:rPr>
        <w:t>"</w:t>
      </w:r>
      <w:r>
        <w:rPr>
          <w:rFonts w:hint="cs"/>
          <w:rtl/>
        </w:rPr>
        <w:t xml:space="preserve">ל </w:t>
      </w:r>
      <w:r>
        <w:rPr>
          <w:rStyle w:val="affffd"/>
          <w:rFonts w:hint="cs"/>
          <w:rtl/>
          <w:rPrChange w:id="10481" w:author="מנוע אמוראים" w:date="2026-10-05T16:42:03Z">
            <w:rPr>
              <w:rFonts w:hint="cs"/>
              <w:rtl/>
            </w:rPr>
          </w:rPrChange>
        </w:rPr>
        <w:t xml:space="preserve">ר</w:t>
      </w:r>
      <w:r>
        <w:rPr>
          <w:rStyle w:val="affffd"/>
          <w:rtl/>
          <w:rPrChange w:id="10482" w:author="מנוע אמוראים" w:date="2026-10-05T16:42:03Z">
            <w:rPr>
              <w:rtl/>
            </w:rPr>
          </w:rPrChange>
        </w:rPr>
        <w:t xml:space="preserve">"</w:t>
      </w:r>
      <w:r>
        <w:rPr>
          <w:rStyle w:val="affffd"/>
          <w:rFonts w:hint="cs"/>
          <w:rtl/>
          <w:rPrChange w:id="10483" w:author="מנוע אמוראים" w:date="2026-10-05T16:42:03Z">
            <w:rPr>
              <w:rFonts w:hint="cs"/>
              <w:rtl/>
            </w:rPr>
          </w:rPrChange>
        </w:rPr>
        <w:t xml:space="preserve">ש</w:t>
      </w:r>
      <w:r w:rsidRPr="007435EB">
        <w:rPr>
          <w:rtl/>
        </w:rPr>
        <w:t>: כה"</w:t>
      </w:r>
      <w:r w:rsidRPr="007435EB">
        <w:rPr>
          <w:rFonts w:hint="cs"/>
          <w:rtl/>
        </w:rPr>
        <w:t>ג</w:t>
      </w:r>
      <w:r w:rsidRPr="007435EB">
        <w:rPr>
          <w:rtl/>
        </w:rPr>
        <w:t xml:space="preserve"> ביו</w:t>
      </w:r>
      <w:r w:rsidRPr="007435EB">
        <w:rPr>
          <w:rFonts w:hint="cs"/>
          <w:rtl/>
        </w:rPr>
        <w:t>ה</w:t>
      </w:r>
      <w:r w:rsidRPr="007435EB">
        <w:rPr>
          <w:rtl/>
        </w:rPr>
        <w:t>"</w:t>
      </w:r>
      <w:r w:rsidRPr="007435EB">
        <w:rPr>
          <w:rFonts w:hint="cs"/>
          <w:rtl/>
        </w:rPr>
        <w:t>כ</w:t>
      </w:r>
      <w:r w:rsidRPr="007435EB">
        <w:rPr>
          <w:rtl/>
        </w:rPr>
        <w:t xml:space="preserve"> יוכיח, שאינו על מצחו ומרצה</w:t>
      </w:r>
      <w:r w:rsidRPr="007435EB">
        <w:rPr>
          <w:rFonts w:hint="cs"/>
          <w:rtl/>
        </w:rPr>
        <w:t>.</w:t>
      </w:r>
    </w:p>
    <w:p w14:paraId="249DCD6E" w14:textId="77777777" w:rsidR="00E8089F" w:rsidRPr="007435EB" w:rsidRDefault="00E8089F" w:rsidP="00E8089F">
      <w:pPr>
        <w:rPr>
          <w:rtl/>
        </w:rPr>
      </w:pPr>
      <w:r w:rsidRPr="007435EB">
        <w:rPr>
          <w:rFonts w:ascii="Fb Fontext" w:hAnsi="Fb Fontext" w:hint="cs"/>
          <w:sz w:val="20"/>
          <w:rtl/>
        </w:rPr>
        <w:t xml:space="preserve">- </w:t>
      </w:r>
      <w:r w:rsidRPr="007435EB">
        <w:rPr>
          <w:rFonts w:ascii="Fb Fontext" w:hAnsi="Fb Fontext"/>
          <w:sz w:val="20"/>
          <w:rtl/>
        </w:rPr>
        <w:tab/>
      </w:r>
      <w:r w:rsidRPr="007435EB">
        <w:rPr>
          <w:rFonts w:ascii="Fb Fontext" w:hAnsi="Fb Fontext" w:hint="cs"/>
          <w:sz w:val="20"/>
          <w:rtl/>
        </w:rPr>
        <w:t xml:space="preserve">  א</w:t>
      </w:r>
      <w:r w:rsidRPr="007435EB">
        <w:rPr>
          <w:rFonts w:ascii="Fb Fontext" w:hAnsi="Fb Fontext"/>
          <w:sz w:val="20"/>
          <w:rtl/>
        </w:rPr>
        <w:t>"</w:t>
      </w:r>
      <w:r>
        <w:rPr>
          <w:rFonts w:ascii="Fb Fontext" w:hAnsi="Fb Fontext" w:hint="cs"/>
          <w:sz w:val="20"/>
          <w:rtl/>
        </w:rPr>
        <w:t xml:space="preserve">ל </w:t>
      </w:r>
      <w:r>
        <w:rPr>
          <w:rStyle w:val="affffd"/>
          <w:rFonts w:ascii="Fb Fontext" w:hAnsi="Fb Fontext" w:hint="cs"/>
          <w:sz w:val="20"/>
          <w:rtl/>
          <w:rPrChange w:id="10484" w:author="מנוע אמוראים" w:date="2026-10-05T16:42:03Z">
            <w:rPr>
              <w:rFonts w:ascii="Fb Fontext" w:hAnsi="Fb Fontext" w:hint="cs"/>
              <w:sz w:val="20"/>
              <w:rtl/>
            </w:rPr>
          </w:rPrChange>
        </w:rPr>
        <w:t xml:space="preserve">ר</w:t>
      </w:r>
      <w:r>
        <w:rPr>
          <w:rStyle w:val="affffd"/>
          <w:rFonts w:ascii="Fb Fontext" w:hAnsi="Fb Fontext"/>
          <w:sz w:val="20"/>
          <w:rtl/>
          <w:rPrChange w:id="10485" w:author="מנוע אמוראים" w:date="2026-10-05T16:42:03Z">
            <w:rPr>
              <w:rFonts w:ascii="Fb Fontext" w:hAnsi="Fb Fontext"/>
              <w:sz w:val="20"/>
              <w:rtl/>
            </w:rPr>
          </w:rPrChange>
        </w:rPr>
        <w:t xml:space="preserve">"</w:t>
      </w:r>
      <w:r>
        <w:rPr>
          <w:rStyle w:val="affffd"/>
          <w:rFonts w:ascii="Fb Fontext" w:hAnsi="Fb Fontext" w:hint="cs"/>
          <w:sz w:val="20"/>
          <w:rtl/>
          <w:rPrChange w:id="10486" w:author="מנוע אמוראים" w:date="2026-10-05T16:42:03Z">
            <w:rPr>
              <w:rFonts w:ascii="Fb Fontext" w:hAnsi="Fb Fontext" w:hint="cs"/>
              <w:sz w:val="20"/>
              <w:rtl/>
            </w:rPr>
          </w:rPrChange>
        </w:rPr>
        <w:t xml:space="preserve">י</w:t>
      </w:r>
      <w:r>
        <w:rPr>
          <w:rFonts w:ascii="Fb Fontext" w:hAnsi="Fb Fontext" w:hint="cs"/>
          <w:sz w:val="20"/>
          <w:rtl/>
        </w:rPr>
        <w:t xml:space="preserve">:</w:t>
      </w:r>
      <w:r w:rsidRPr="007435EB">
        <w:rPr>
          <w:rFonts w:ascii="Fb Fontext" w:hAnsi="Fb Fontext"/>
          <w:sz w:val="20"/>
          <w:rtl/>
        </w:rPr>
        <w:t xml:space="preserve"> הנח ליו</w:t>
      </w:r>
      <w:r w:rsidRPr="007435EB">
        <w:rPr>
          <w:rFonts w:ascii="Fb Fontext" w:hAnsi="Fb Fontext" w:hint="cs"/>
          <w:sz w:val="20"/>
          <w:rtl/>
        </w:rPr>
        <w:t>ה</w:t>
      </w:r>
      <w:r w:rsidRPr="007435EB">
        <w:rPr>
          <w:rFonts w:ascii="Fb Fontext" w:hAnsi="Fb Fontext"/>
          <w:sz w:val="20"/>
          <w:rtl/>
        </w:rPr>
        <w:t>"</w:t>
      </w:r>
      <w:r w:rsidRPr="007435EB">
        <w:rPr>
          <w:rFonts w:ascii="Fb Fontext" w:hAnsi="Fb Fontext" w:hint="cs"/>
          <w:sz w:val="20"/>
          <w:rtl/>
        </w:rPr>
        <w:t>כ</w:t>
      </w:r>
      <w:r w:rsidRPr="007435EB">
        <w:rPr>
          <w:rFonts w:ascii="Fb Fontext" w:hAnsi="Fb Fontext"/>
          <w:sz w:val="20"/>
          <w:rtl/>
        </w:rPr>
        <w:t>, שטומאה הותרה בציבור.</w:t>
      </w:r>
    </w:p>
    <w:p w14:paraId="54DEB9BF" w14:textId="77777777" w:rsidR="00E8089F" w:rsidRPr="007435EB" w:rsidRDefault="00E8089F" w:rsidP="00E8089F">
      <w:pPr>
        <w:rPr>
          <w:rtl/>
        </w:rPr>
      </w:pPr>
      <w:r w:rsidRPr="007435EB">
        <w:rPr>
          <w:rFonts w:ascii="Fb Fontext" w:hAnsi="Fb Fontext"/>
          <w:rtl/>
        </w:rPr>
        <w:t>מכלל דרבי שמעון סבר טומאה דחויה היא בציבור.</w:t>
      </w:r>
      <w:r w:rsidRPr="007435EB">
        <w:rPr>
          <w:rFonts w:ascii="Fb Fontext" w:hAnsi="Fb Fontext" w:hint="cs"/>
          <w:rtl/>
        </w:rPr>
        <w:t xml:space="preserve"> ו</w:t>
      </w:r>
      <w:r w:rsidRPr="005C3FF1">
        <w:rPr>
          <w:rStyle w:val="afffa"/>
          <w:rFonts w:hint="cs"/>
          <w:rtl/>
        </w:rPr>
        <w:t>לכו</w:t>
      </w:r>
      <w:r w:rsidRPr="005C3FF1">
        <w:rPr>
          <w:rStyle w:val="afffa"/>
          <w:rtl/>
        </w:rPr>
        <w:t>"</w:t>
      </w:r>
      <w:r w:rsidRPr="005C3FF1">
        <w:rPr>
          <w:rStyle w:val="afffa"/>
          <w:rFonts w:hint="cs"/>
          <w:rtl/>
        </w:rPr>
        <w:t>ע</w:t>
      </w:r>
      <w:r w:rsidRPr="007435EB">
        <w:rPr>
          <w:rFonts w:ascii="Fb Fontext" w:hAnsi="Fb Fontext" w:hint="cs"/>
          <w:rtl/>
        </w:rPr>
        <w:t xml:space="preserve"> </w:t>
      </w:r>
      <w:r w:rsidRPr="007435EB">
        <w:rPr>
          <w:rFonts w:ascii="Fb Fontext" w:hAnsi="Fb Fontext"/>
          <w:rtl/>
        </w:rPr>
        <w:t>אין הציץ מרצה על אכילות.</w:t>
      </w:r>
    </w:p>
    <w:p w14:paraId="7F88A47B" w14:textId="77777777" w:rsidR="00E8089F" w:rsidRPr="007435EB" w:rsidRDefault="00E8089F" w:rsidP="00E8089F">
      <w:pPr>
        <w:rPr>
          <w:rtl/>
        </w:rPr>
      </w:pPr>
      <w:r w:rsidRPr="007435EB">
        <w:rPr>
          <w:rtl/>
        </w:rPr>
        <w:t>דליכא תנא דשמעת ליה דאמר הציץ מרצה על אכילות</w:t>
      </w:r>
      <w:r w:rsidRPr="007435EB">
        <w:rPr>
          <w:rFonts w:hint="cs"/>
          <w:rtl/>
        </w:rPr>
        <w:t xml:space="preserve">. </w:t>
      </w:r>
      <w:r w:rsidRPr="007435EB">
        <w:rPr>
          <w:rtl/>
        </w:rPr>
        <w:t>אלא רבי אליעזר.</w:t>
      </w:r>
      <w:r w:rsidRPr="007435EB">
        <w:rPr>
          <w:rFonts w:hint="cs"/>
          <w:rtl/>
        </w:rPr>
        <w:t xml:space="preserve"> דא</w:t>
      </w:r>
      <w:r w:rsidRPr="007435EB">
        <w:rPr>
          <w:rtl/>
        </w:rPr>
        <w:t>מר: הציץ מרצה על אכילות.</w:t>
      </w:r>
    </w:p>
    <w:p w14:paraId="381B098E" w14:textId="77777777" w:rsidR="00E8089F" w:rsidRPr="007435EB" w:rsidRDefault="00E8089F" w:rsidP="00E8089F">
      <w:pPr>
        <w:rPr>
          <w:rFonts w:cs="Guttman Vilna"/>
          <w:b/>
          <w:bCs/>
          <w:rtl/>
        </w:rPr>
      </w:pPr>
      <w:r w:rsidRPr="007435EB">
        <w:rPr>
          <w:rtl/>
        </w:rPr>
        <w:t>רבי יוסי אומר: אין הציץ מרצה על אכילות.</w:t>
      </w:r>
    </w:p>
    <w:p w14:paraId="004A64A2" w14:textId="77777777" w:rsidR="00E8089F" w:rsidRPr="007435EB" w:rsidRDefault="00CF542C" w:rsidP="00F47631">
      <w:pPr>
        <w:pStyle w:val="affd"/>
        <w:rPr>
          <w:rtl/>
        </w:rPr>
      </w:pPr>
      <w:r w:rsidRPr="007435EB">
        <w:rPr>
          <w:rFonts w:hint="cs"/>
          <w:rtl/>
        </w:rPr>
        <w:t>׻</w:t>
      </w:r>
    </w:p>
    <w:p w14:paraId="41033860" w14:textId="77777777" w:rsidR="00E8089F" w:rsidRPr="007435EB" w:rsidRDefault="00E8089F" w:rsidP="00E8089F">
      <w:pPr>
        <w:rPr>
          <w:rtl/>
        </w:rPr>
      </w:pPr>
      <w:r w:rsidRPr="005C3FF1">
        <w:rPr>
          <w:rStyle w:val="afffa"/>
          <w:rtl/>
        </w:rPr>
        <w:t>נימא מתניתין דלא כרבי יהושע</w:t>
      </w:r>
      <w:r w:rsidRPr="007435EB">
        <w:rPr>
          <w:rFonts w:ascii="Fb Fontext" w:hAnsi="Fb Fontext"/>
          <w:rtl/>
        </w:rPr>
        <w:t>, דתניא:</w:t>
      </w:r>
      <w:r w:rsidRPr="00AC0CB1">
        <w:rPr>
          <w:rStyle w:val="af2"/>
          <w:rtl/>
        </w:rPr>
        <w:t xml:space="preserve"> </w:t>
      </w:r>
      <w:r w:rsidRPr="00AC0CB1">
        <w:rPr>
          <w:rStyle w:val="af2"/>
          <w:rFonts w:hint="cs"/>
          <w:rtl/>
        </w:rPr>
        <w:t>'</w:t>
      </w:r>
      <w:r w:rsidRPr="00AC0CB1">
        <w:rPr>
          <w:rStyle w:val="af2"/>
          <w:rtl/>
        </w:rPr>
        <w:t>ועשית עלתיך הבשר והדם</w:t>
      </w:r>
      <w:r w:rsidRPr="00AC0CB1">
        <w:rPr>
          <w:rStyle w:val="af2"/>
          <w:rFonts w:hint="cs"/>
          <w:rtl/>
        </w:rPr>
        <w:t>'</w:t>
      </w:r>
      <w:r w:rsidRPr="00AC0CB1">
        <w:rPr>
          <w:rStyle w:val="af2"/>
          <w:rtl/>
        </w:rPr>
        <w:t>.</w:t>
      </w:r>
    </w:p>
    <w:p w14:paraId="33968415" w14:textId="77777777" w:rsidR="00E8089F" w:rsidRPr="007435EB" w:rsidRDefault="00E8089F" w:rsidP="00E8089F">
      <w:pPr>
        <w:rPr>
          <w:rtl/>
        </w:rPr>
      </w:pPr>
      <w:r w:rsidRPr="005C3FF1">
        <w:rPr>
          <w:rStyle w:val="afffa"/>
          <w:rtl/>
        </w:rPr>
        <w:tab/>
      </w:r>
      <w:r w:rsidRPr="007435EB">
        <w:rPr>
          <w:rtl/>
        </w:rPr>
        <w:t>רבי יהושע</w:t>
      </w:r>
      <w:r w:rsidRPr="007435EB">
        <w:rPr>
          <w:rFonts w:hint="cs"/>
          <w:rtl/>
        </w:rPr>
        <w:t>:</w:t>
      </w:r>
      <w:r w:rsidRPr="007435EB">
        <w:rPr>
          <w:rtl/>
        </w:rPr>
        <w:t xml:space="preserve"> אם אין דם - אין בשר, אם אין בשר - אין דם.</w:t>
      </w:r>
    </w:p>
    <w:p w14:paraId="3055ED40" w14:textId="77777777" w:rsidR="00E8089F" w:rsidRPr="007435EB" w:rsidRDefault="00E8089F" w:rsidP="00E8089F">
      <w:pPr>
        <w:rPr>
          <w:rtl/>
        </w:rPr>
      </w:pPr>
      <w:r w:rsidRPr="007435EB">
        <w:rPr>
          <w:rtl/>
        </w:rPr>
        <w:tab/>
        <w:t>רבי אליעזר:</w:t>
      </w:r>
      <w:r w:rsidRPr="00AC0CB1">
        <w:rPr>
          <w:rStyle w:val="af2"/>
          <w:rtl/>
        </w:rPr>
        <w:t xml:space="preserve"> </w:t>
      </w:r>
      <w:r w:rsidRPr="00AC0CB1">
        <w:rPr>
          <w:rStyle w:val="af2"/>
          <w:rFonts w:hint="cs"/>
          <w:rtl/>
        </w:rPr>
        <w:t>'</w:t>
      </w:r>
      <w:r w:rsidRPr="00AC0CB1">
        <w:rPr>
          <w:rStyle w:val="af2"/>
          <w:rtl/>
        </w:rPr>
        <w:t>דם</w:t>
      </w:r>
      <w:r w:rsidRPr="00AC0CB1">
        <w:rPr>
          <w:rStyle w:val="af2"/>
          <w:rFonts w:hint="cs"/>
          <w:rtl/>
        </w:rPr>
        <w:t>'</w:t>
      </w:r>
      <w:r w:rsidRPr="00AC0CB1">
        <w:rPr>
          <w:rStyle w:val="af2"/>
          <w:rtl/>
        </w:rPr>
        <w:t xml:space="preserve"> </w:t>
      </w:r>
      <w:r w:rsidR="00127038">
        <w:rPr>
          <w:rtl/>
        </w:rPr>
        <w:t>אף</w:t>
      </w:r>
      <w:r w:rsidRPr="007435EB">
        <w:rPr>
          <w:rtl/>
        </w:rPr>
        <w:t xml:space="preserve"> שאין בשר, שנאמר</w:t>
      </w:r>
      <w:r w:rsidRPr="00AC0CB1">
        <w:rPr>
          <w:rStyle w:val="af2"/>
          <w:rtl/>
        </w:rPr>
        <w:t xml:space="preserve"> </w:t>
      </w:r>
      <w:r w:rsidRPr="00AC0CB1">
        <w:rPr>
          <w:rStyle w:val="af2"/>
          <w:rFonts w:hint="cs"/>
          <w:rtl/>
        </w:rPr>
        <w:t>'</w:t>
      </w:r>
      <w:r w:rsidRPr="00AC0CB1">
        <w:rPr>
          <w:rStyle w:val="af2"/>
          <w:rtl/>
        </w:rPr>
        <w:t>ודם זבחיך ישפך</w:t>
      </w:r>
      <w:r w:rsidRPr="00AC0CB1">
        <w:rPr>
          <w:rStyle w:val="af2"/>
          <w:rFonts w:hint="cs"/>
          <w:rtl/>
        </w:rPr>
        <w:t>'</w:t>
      </w:r>
      <w:r w:rsidRPr="00AC0CB1">
        <w:rPr>
          <w:rStyle w:val="af2"/>
          <w:rtl/>
        </w:rPr>
        <w:t>.</w:t>
      </w:r>
    </w:p>
    <w:p w14:paraId="6B7B7EFF" w14:textId="77777777" w:rsidR="00E8089F" w:rsidRPr="007435EB" w:rsidRDefault="00E8089F" w:rsidP="00E8089F">
      <w:pPr>
        <w:rPr>
          <w:rFonts w:cs="Guttman Vilna"/>
          <w:b/>
          <w:bCs/>
          <w:rtl/>
        </w:rPr>
      </w:pPr>
      <w:r w:rsidRPr="007435EB">
        <w:rPr>
          <w:rtl/>
        </w:rPr>
        <w:tab/>
      </w:r>
      <w:r w:rsidRPr="007435EB">
        <w:rPr>
          <w:rtl/>
        </w:rPr>
        <w:tab/>
      </w:r>
      <w:r w:rsidRPr="007435EB">
        <w:rPr>
          <w:rtl/>
        </w:rPr>
        <w:tab/>
        <w:t>ומה אני מקיים</w:t>
      </w:r>
      <w:r w:rsidRPr="00AC0CB1">
        <w:rPr>
          <w:rStyle w:val="af2"/>
          <w:rtl/>
        </w:rPr>
        <w:t xml:space="preserve"> </w:t>
      </w:r>
      <w:r w:rsidRPr="00AC0CB1">
        <w:rPr>
          <w:rStyle w:val="af2"/>
          <w:rFonts w:hint="cs"/>
          <w:rtl/>
        </w:rPr>
        <w:t>'</w:t>
      </w:r>
      <w:r w:rsidRPr="00AC0CB1">
        <w:rPr>
          <w:rStyle w:val="af2"/>
          <w:rtl/>
        </w:rPr>
        <w:t>ועשית עלתיך הבשר והדם</w:t>
      </w:r>
      <w:r w:rsidRPr="00AC0CB1">
        <w:rPr>
          <w:rStyle w:val="af2"/>
          <w:rFonts w:hint="cs"/>
          <w:rtl/>
        </w:rPr>
        <w:t>'</w:t>
      </w:r>
      <w:r w:rsidRPr="00AC0CB1">
        <w:rPr>
          <w:rStyle w:val="af2"/>
          <w:rtl/>
        </w:rPr>
        <w:t xml:space="preserve"> </w:t>
      </w:r>
      <w:r w:rsidRPr="007435EB">
        <w:rPr>
          <w:rtl/>
        </w:rPr>
        <w:t>- לומר לך: מה דם בזריקה - אף בשר בזריקה.</w:t>
      </w:r>
    </w:p>
    <w:p w14:paraId="7BC3F92A" w14:textId="77777777" w:rsidR="00E8089F" w:rsidRPr="007435EB" w:rsidRDefault="00E8089F" w:rsidP="00E8089F">
      <w:pPr>
        <w:rPr>
          <w:rFonts w:cs="Guttman Vilna"/>
          <w:b/>
          <w:bCs/>
          <w:rtl/>
        </w:rPr>
      </w:pPr>
      <w:r w:rsidRPr="007435EB">
        <w:rPr>
          <w:rtl/>
        </w:rPr>
        <w:tab/>
      </w:r>
      <w:r w:rsidRPr="007435EB">
        <w:rPr>
          <w:rtl/>
        </w:rPr>
        <w:tab/>
      </w:r>
      <w:r w:rsidRPr="007435EB">
        <w:rPr>
          <w:rtl/>
        </w:rPr>
        <w:tab/>
        <w:t>הוי אומר: לול קטן יש בין כבש למזבח.</w:t>
      </w:r>
    </w:p>
    <w:p w14:paraId="283ABC44" w14:textId="77777777" w:rsidR="00E8089F" w:rsidRPr="007435EB" w:rsidRDefault="00E8089F" w:rsidP="005C3FF1">
      <w:pPr>
        <w:pStyle w:val="afff"/>
        <w:framePr w:wrap="around"/>
        <w:rPr>
          <w:rtl/>
        </w:rPr>
      </w:pPr>
      <w:r w:rsidRPr="007435EB">
        <w:rPr>
          <w:rFonts w:hint="cs"/>
          <w:rtl/>
        </w:rPr>
        <w:t>עז:</w:t>
      </w:r>
    </w:p>
    <w:p w14:paraId="705547DB" w14:textId="77777777" w:rsidR="00E8089F" w:rsidRPr="007435EB" w:rsidRDefault="00E8089F" w:rsidP="00E8089F">
      <w:pPr>
        <w:rPr>
          <w:rtl/>
        </w:rPr>
      </w:pPr>
      <w:r w:rsidRPr="007435EB">
        <w:rPr>
          <w:rFonts w:ascii="Fb Fontext" w:hAnsi="Fb Fontext"/>
          <w:rtl/>
        </w:rPr>
        <w:t xml:space="preserve">ורבי יהושע </w:t>
      </w:r>
      <w:r w:rsidRPr="007435EB">
        <w:rPr>
          <w:rFonts w:ascii="Fb Fontext" w:hAnsi="Fb Fontext" w:hint="cs"/>
          <w:rtl/>
        </w:rPr>
        <w:t>הך</w:t>
      </w:r>
      <w:r w:rsidRPr="00AC0CB1">
        <w:rPr>
          <w:rStyle w:val="af2"/>
          <w:rtl/>
        </w:rPr>
        <w:t xml:space="preserve"> </w:t>
      </w:r>
      <w:r w:rsidRPr="00AC0CB1">
        <w:rPr>
          <w:rStyle w:val="af2"/>
          <w:rFonts w:hint="cs"/>
          <w:rtl/>
        </w:rPr>
        <w:t>'</w:t>
      </w:r>
      <w:r w:rsidRPr="00AC0CB1">
        <w:rPr>
          <w:rStyle w:val="af2"/>
          <w:rtl/>
        </w:rPr>
        <w:t>ודם זבחיך ישפך</w:t>
      </w:r>
      <w:r w:rsidRPr="00AC0CB1">
        <w:rPr>
          <w:rStyle w:val="af2"/>
          <w:rFonts w:hint="cs"/>
          <w:rtl/>
        </w:rPr>
        <w:t>'</w:t>
      </w:r>
      <w:r w:rsidRPr="00AC0CB1">
        <w:rPr>
          <w:rStyle w:val="af2"/>
          <w:rtl/>
        </w:rPr>
        <w:t xml:space="preserve"> </w:t>
      </w:r>
      <w:r w:rsidRPr="007435EB">
        <w:rPr>
          <w:rFonts w:ascii="Fb Fontext" w:hAnsi="Fb Fontext"/>
          <w:rtl/>
        </w:rPr>
        <w:t>-</w:t>
      </w:r>
      <w:r w:rsidRPr="007435EB">
        <w:rPr>
          <w:rFonts w:ascii="Fb Fontext" w:hAnsi="Fb Fontext" w:hint="cs"/>
          <w:rtl/>
        </w:rPr>
        <w:t xml:space="preserve"> </w:t>
      </w:r>
      <w:r w:rsidRPr="007435EB">
        <w:rPr>
          <w:rFonts w:ascii="Fb Fontext" w:hAnsi="Fb Fontext"/>
          <w:rtl/>
        </w:rPr>
        <w:t>הא כתיב גביה והבשר תאכל.</w:t>
      </w:r>
    </w:p>
    <w:p w14:paraId="12B27D85" w14:textId="77777777" w:rsidR="00E8089F" w:rsidRPr="007435EB" w:rsidRDefault="00E8089F" w:rsidP="00E8089F">
      <w:pPr>
        <w:rPr>
          <w:rtl/>
        </w:rPr>
      </w:pPr>
      <w:r w:rsidRPr="007435EB">
        <w:rPr>
          <w:rFonts w:ascii="Fb Fontext" w:hAnsi="Fb Fontext"/>
          <w:sz w:val="20"/>
          <w:rtl/>
        </w:rPr>
        <w:t>תרי קראי - חד בעולה</w:t>
      </w:r>
      <w:r w:rsidRPr="007435EB">
        <w:rPr>
          <w:rFonts w:ascii="Fb Fontext" w:hAnsi="Fb Fontext" w:hint="cs"/>
          <w:sz w:val="20"/>
          <w:rtl/>
        </w:rPr>
        <w:t>,</w:t>
      </w:r>
      <w:r w:rsidRPr="007435EB">
        <w:rPr>
          <w:rFonts w:ascii="Fb Fontext" w:hAnsi="Fb Fontext"/>
          <w:sz w:val="20"/>
          <w:rtl/>
        </w:rPr>
        <w:t xml:space="preserve"> </w:t>
      </w:r>
      <w:r w:rsidRPr="007435EB">
        <w:rPr>
          <w:rFonts w:ascii="Fb Fontext" w:hAnsi="Fb Fontext" w:hint="cs"/>
          <w:sz w:val="20"/>
          <w:rtl/>
        </w:rPr>
        <w:t>ו</w:t>
      </w:r>
      <w:r w:rsidR="00127038">
        <w:rPr>
          <w:rFonts w:ascii="Fb Fontext" w:hAnsi="Fb Fontext" w:hint="cs"/>
          <w:sz w:val="20"/>
          <w:rtl/>
        </w:rPr>
        <w:t>אף</w:t>
      </w:r>
      <w:r w:rsidRPr="007435EB">
        <w:rPr>
          <w:rFonts w:ascii="Fb Fontext" w:hAnsi="Fb Fontext" w:hint="cs"/>
          <w:sz w:val="20"/>
          <w:rtl/>
        </w:rPr>
        <w:t xml:space="preserve"> דחמורה, שכן כליל, </w:t>
      </w:r>
      <w:r w:rsidRPr="007435EB">
        <w:rPr>
          <w:rFonts w:ascii="Fb Fontext" w:hAnsi="Fb Fontext"/>
          <w:sz w:val="20"/>
          <w:rtl/>
        </w:rPr>
        <w:t>וחד בשלמים</w:t>
      </w:r>
      <w:r w:rsidRPr="007435EB">
        <w:rPr>
          <w:rFonts w:ascii="Fb Fontext" w:hAnsi="Fb Fontext" w:hint="cs"/>
          <w:sz w:val="20"/>
          <w:rtl/>
        </w:rPr>
        <w:t xml:space="preserve"> ו</w:t>
      </w:r>
      <w:r w:rsidR="00127038">
        <w:rPr>
          <w:rFonts w:ascii="Fb Fontext" w:hAnsi="Fb Fontext" w:hint="cs"/>
          <w:sz w:val="20"/>
          <w:rtl/>
        </w:rPr>
        <w:t>אף</w:t>
      </w:r>
      <w:r w:rsidRPr="007435EB">
        <w:rPr>
          <w:rFonts w:ascii="Fb Fontext" w:hAnsi="Fb Fontext" w:hint="cs"/>
          <w:sz w:val="20"/>
          <w:rtl/>
        </w:rPr>
        <w:t xml:space="preserve"> דאית ביה ב' אכילות קמ'ל</w:t>
      </w:r>
      <w:r w:rsidRPr="007435EB">
        <w:rPr>
          <w:rFonts w:ascii="Fb Fontext" w:hAnsi="Fb Fontext"/>
          <w:sz w:val="20"/>
          <w:rtl/>
        </w:rPr>
        <w:t>.</w:t>
      </w:r>
    </w:p>
    <w:p w14:paraId="64860C97" w14:textId="77777777" w:rsidR="00E8089F" w:rsidRPr="007435EB" w:rsidRDefault="00E8089F" w:rsidP="00E8089F">
      <w:pPr>
        <w:rPr>
          <w:rtl/>
        </w:rPr>
      </w:pPr>
      <w:r>
        <w:rPr>
          <w:rStyle w:val="affffd"/>
          <w:rFonts w:ascii="Fb Fontext" w:hAnsi="Fb Fontext" w:hint="cs"/>
          <w:rtl/>
          <w:rPrChange w:id="10487" w:author="מנוע אמוראים" w:date="2026-10-05T16:42:03Z">
            <w:rPr>
              <w:rFonts w:ascii="Fb Fontext" w:hAnsi="Fb Fontext" w:hint="cs"/>
              <w:rtl/>
            </w:rPr>
          </w:rPrChange>
        </w:rPr>
        <w:t xml:space="preserve">ור</w:t>
      </w:r>
      <w:r>
        <w:rPr>
          <w:rStyle w:val="affffd"/>
          <w:rFonts w:ascii="Fb Fontext" w:hAnsi="Fb Fontext"/>
          <w:rtl/>
          <w:rPrChange w:id="10488" w:author="מנוע אמוראים" w:date="2026-10-05T16:42:03Z">
            <w:rPr>
              <w:rFonts w:ascii="Fb Fontext" w:hAnsi="Fb Fontext"/>
              <w:rtl/>
            </w:rPr>
          </w:rPrChange>
        </w:rPr>
        <w:t xml:space="preserve">"</w:t>
      </w:r>
      <w:r>
        <w:rPr>
          <w:rStyle w:val="affffd"/>
          <w:rFonts w:ascii="Fb Fontext" w:hAnsi="Fb Fontext" w:hint="cs"/>
          <w:rtl/>
          <w:rPrChange w:id="10489" w:author="מנוע אמוראים" w:date="2026-10-05T16:42:03Z">
            <w:rPr>
              <w:rFonts w:ascii="Fb Fontext" w:hAnsi="Fb Fontext" w:hint="cs"/>
              <w:rtl/>
            </w:rPr>
          </w:rPrChange>
        </w:rPr>
        <w:t xml:space="preserve">א</w:t>
      </w:r>
      <w:r w:rsidRPr="00AC0CB1">
        <w:rPr>
          <w:rStyle w:val="af2"/>
          <w:rFonts w:hint="cs"/>
          <w:rtl/>
        </w:rPr>
        <w:t xml:space="preserve"> '</w:t>
      </w:r>
      <w:r w:rsidRPr="00AC0CB1">
        <w:rPr>
          <w:rStyle w:val="af2"/>
          <w:rtl/>
        </w:rPr>
        <w:t>והבשר תאכל</w:t>
      </w:r>
      <w:r w:rsidRPr="00AC0CB1">
        <w:rPr>
          <w:rStyle w:val="af2"/>
          <w:rFonts w:hint="cs"/>
          <w:rtl/>
        </w:rPr>
        <w:t>'-</w:t>
      </w:r>
      <w:r w:rsidRPr="007435EB">
        <w:rPr>
          <w:rFonts w:ascii="Fb Fontext" w:hAnsi="Fb Fontext"/>
          <w:rtl/>
        </w:rPr>
        <w:t xml:space="preserve"> מיב"</w:t>
      </w:r>
      <w:r w:rsidRPr="007435EB">
        <w:rPr>
          <w:rFonts w:ascii="Fb Fontext" w:hAnsi="Fb Fontext" w:hint="cs"/>
          <w:rtl/>
        </w:rPr>
        <w:t xml:space="preserve">ל </w:t>
      </w:r>
      <w:r w:rsidRPr="007435EB">
        <w:rPr>
          <w:rFonts w:ascii="Fb Fontext" w:hAnsi="Fb Fontext"/>
          <w:rtl/>
        </w:rPr>
        <w:t>שאין הבשר מותר באכילה עד שיזרק הדם.</w:t>
      </w:r>
    </w:p>
    <w:p w14:paraId="059DDC51" w14:textId="77777777" w:rsidR="00E8089F" w:rsidRPr="007435EB" w:rsidRDefault="00E8089F" w:rsidP="00E8089F">
      <w:pPr>
        <w:rPr>
          <w:rtl/>
        </w:rPr>
      </w:pPr>
      <w:r w:rsidRPr="007435EB">
        <w:rPr>
          <w:rFonts w:ascii="Fb Fontext" w:hAnsi="Fb Fontext"/>
          <w:sz w:val="20"/>
          <w:rtl/>
        </w:rPr>
        <w:lastRenderedPageBreak/>
        <w:tab/>
      </w:r>
      <w:r w:rsidRPr="007435EB">
        <w:rPr>
          <w:rFonts w:ascii="Fb Fontext" w:hAnsi="Fb Fontext" w:hint="cs"/>
          <w:sz w:val="20"/>
          <w:rtl/>
        </w:rPr>
        <w:t>ומהך דאקדמיה לדם זבחך ש</w:t>
      </w:r>
      <w:r w:rsidRPr="007435EB">
        <w:rPr>
          <w:rFonts w:ascii="Fb Fontext" w:hAnsi="Fb Fontext"/>
          <w:sz w:val="20"/>
          <w:rtl/>
        </w:rPr>
        <w:t>"</w:t>
      </w:r>
      <w:r w:rsidRPr="007435EB">
        <w:rPr>
          <w:rFonts w:ascii="Fb Fontext" w:hAnsi="Fb Fontext" w:hint="cs"/>
          <w:sz w:val="20"/>
          <w:rtl/>
        </w:rPr>
        <w:t xml:space="preserve">מ דם </w:t>
      </w:r>
      <w:r w:rsidR="00127038">
        <w:rPr>
          <w:rFonts w:ascii="Fb Fontext" w:hAnsi="Fb Fontext" w:hint="cs"/>
          <w:sz w:val="20"/>
          <w:rtl/>
        </w:rPr>
        <w:t>אף</w:t>
      </w:r>
      <w:r w:rsidRPr="007435EB">
        <w:rPr>
          <w:rFonts w:ascii="Fb Fontext" w:hAnsi="Fb Fontext" w:hint="cs"/>
          <w:sz w:val="20"/>
          <w:rtl/>
        </w:rPr>
        <w:t xml:space="preserve"> שאין בשר וש</w:t>
      </w:r>
      <w:r w:rsidRPr="007435EB">
        <w:rPr>
          <w:rFonts w:ascii="Fb Fontext" w:hAnsi="Fb Fontext"/>
          <w:sz w:val="20"/>
          <w:rtl/>
        </w:rPr>
        <w:t>"</w:t>
      </w:r>
      <w:r w:rsidRPr="007435EB">
        <w:rPr>
          <w:rFonts w:ascii="Fb Fontext" w:hAnsi="Fb Fontext" w:hint="cs"/>
          <w:sz w:val="20"/>
          <w:rtl/>
        </w:rPr>
        <w:t>מ בשר מותר באכילה עד שיזרק הדם.</w:t>
      </w:r>
    </w:p>
    <w:p w14:paraId="1419D2A4" w14:textId="77777777" w:rsidR="00E8089F" w:rsidRPr="007435EB" w:rsidRDefault="00E8089F" w:rsidP="00E8089F">
      <w:pPr>
        <w:rPr>
          <w:rtl/>
        </w:rPr>
      </w:pPr>
      <w:r>
        <w:rPr>
          <w:rStyle w:val="affffd"/>
          <w:rFonts w:ascii="Fb Fontext" w:hAnsi="Fb Fontext"/>
          <w:rtl/>
          <w:rPrChange w:id="10490" w:author="מנוע אמוראים" w:date="2026-10-05T16:42:03Z">
            <w:rPr>
              <w:rFonts w:ascii="Fb Fontext" w:hAnsi="Fb Fontext"/>
              <w:rtl/>
            </w:rPr>
          </w:rPrChange>
        </w:rPr>
        <w:t xml:space="preserve">ו</w:t>
      </w:r>
      <w:r>
        <w:rPr>
          <w:rStyle w:val="affffd"/>
          <w:rFonts w:ascii="Fb Fontext" w:hAnsi="Fb Fontext" w:hint="cs"/>
          <w:rtl/>
          <w:rPrChange w:id="10491" w:author="מנוע אמוראים" w:date="2026-10-05T16:42:03Z">
            <w:rPr>
              <w:rFonts w:ascii="Fb Fontext" w:hAnsi="Fb Fontext" w:hint="cs"/>
              <w:rtl/>
            </w:rPr>
          </w:rPrChange>
        </w:rPr>
        <w:t xml:space="preserve">לרי</w:t>
      </w:r>
      <w:r>
        <w:rPr>
          <w:rStyle w:val="affffd"/>
          <w:rFonts w:ascii="Fb Fontext" w:hAnsi="Fb Fontext"/>
          <w:rtl/>
          <w:rPrChange w:id="10492" w:author="מנוע אמוראים" w:date="2026-10-05T16:42:03Z">
            <w:rPr>
              <w:rFonts w:ascii="Fb Fontext" w:hAnsi="Fb Fontext"/>
              <w:rtl/>
            </w:rPr>
          </w:rPrChange>
        </w:rPr>
        <w:t xml:space="preserve">"</w:t>
      </w:r>
      <w:r>
        <w:rPr>
          <w:rStyle w:val="affffd"/>
          <w:rFonts w:ascii="Fb Fontext" w:hAnsi="Fb Fontext" w:hint="cs"/>
          <w:rtl/>
          <w:rPrChange w:id="10493" w:author="מנוע אמוראים" w:date="2026-10-05T16:42:03Z">
            <w:rPr>
              <w:rFonts w:ascii="Fb Fontext" w:hAnsi="Fb Fontext" w:hint="cs"/>
              <w:rtl/>
            </w:rPr>
          </w:rPrChange>
        </w:rPr>
        <w:t xml:space="preserve">ה</w:t>
      </w:r>
      <w:r>
        <w:rPr>
          <w:rFonts w:ascii="Fb Fontext" w:hAnsi="Fb Fontext" w:hint="cs"/>
          <w:rtl/>
        </w:rPr>
        <w:t xml:space="preserve">: </w:t>
      </w:r>
      <w:r w:rsidRPr="007435EB">
        <w:rPr>
          <w:rFonts w:ascii="Fb Fontext" w:hAnsi="Fb Fontext"/>
          <w:rtl/>
        </w:rPr>
        <w:t>אין הבשר מותר באכילה עד שיזרק הדם – ק"</w:t>
      </w:r>
      <w:r w:rsidRPr="007435EB">
        <w:rPr>
          <w:rFonts w:ascii="Fb Fontext" w:hAnsi="Fb Fontext" w:hint="cs"/>
          <w:rtl/>
        </w:rPr>
        <w:t>ו מאימורין שכשאינם לא מעכבים.</w:t>
      </w:r>
    </w:p>
    <w:p w14:paraId="3DB28E6F" w14:textId="77777777" w:rsidR="00E8089F" w:rsidRPr="007435EB" w:rsidRDefault="00E8089F" w:rsidP="00E8089F">
      <w:pPr>
        <w:rPr>
          <w:rFonts w:cs="Guttman Vilna"/>
          <w:b/>
          <w:bCs/>
          <w:rtl/>
        </w:rPr>
      </w:pPr>
      <w:r w:rsidRPr="007435EB">
        <w:rPr>
          <w:rFonts w:hint="cs"/>
          <w:rtl/>
        </w:rPr>
        <w:t>וכשישנם מעכבים כ</w:t>
      </w:r>
      <w:r w:rsidRPr="007435EB">
        <w:rPr>
          <w:rtl/>
        </w:rPr>
        <w:t>"</w:t>
      </w:r>
      <w:r w:rsidRPr="007435EB">
        <w:rPr>
          <w:rFonts w:hint="cs"/>
          <w:rtl/>
        </w:rPr>
        <w:t>ש דם שכשאינו מעכב שכשישנו יעכב.</w:t>
      </w:r>
    </w:p>
    <w:p w14:paraId="060EFC4A" w14:textId="77777777" w:rsidR="00E8089F" w:rsidRPr="007435EB" w:rsidRDefault="00E8089F" w:rsidP="00E8089F">
      <w:pPr>
        <w:rPr>
          <w:rtl/>
        </w:rPr>
      </w:pPr>
      <w:r w:rsidRPr="007435EB">
        <w:rPr>
          <w:rFonts w:hint="cs"/>
          <w:rtl/>
        </w:rPr>
        <w:t xml:space="preserve">ולר'א - </w:t>
      </w:r>
      <w:r w:rsidRPr="007435EB">
        <w:rPr>
          <w:rtl/>
        </w:rPr>
        <w:t>מילתא דאתיא בק"</w:t>
      </w:r>
      <w:r w:rsidRPr="007435EB">
        <w:rPr>
          <w:rFonts w:hint="cs"/>
          <w:rtl/>
        </w:rPr>
        <w:t xml:space="preserve">ו </w:t>
      </w:r>
      <w:r w:rsidRPr="007435EB">
        <w:rPr>
          <w:rtl/>
        </w:rPr>
        <w:t>טרח וכתב לה קרא.</w:t>
      </w:r>
    </w:p>
    <w:p w14:paraId="07F14CB2" w14:textId="77777777" w:rsidR="00E8089F" w:rsidRPr="007435EB" w:rsidRDefault="00E8089F" w:rsidP="00E8089F">
      <w:pPr>
        <w:rPr>
          <w:rtl/>
        </w:rPr>
      </w:pPr>
      <w:r>
        <w:rPr>
          <w:rStyle w:val="affffd"/>
          <w:rFonts w:hint="cs"/>
          <w:rtl/>
          <w:rPrChange w:id="10494" w:author="מנוע אמוראים" w:date="2026-10-05T16:42:03Z">
            <w:rPr>
              <w:rFonts w:hint="cs"/>
              <w:rtl/>
            </w:rPr>
          </w:rPrChange>
        </w:rPr>
        <w:t xml:space="preserve">ורי</w:t>
      </w:r>
      <w:r>
        <w:rPr>
          <w:rStyle w:val="affffd"/>
          <w:rtl/>
          <w:rPrChange w:id="10495" w:author="מנוע אמוראים" w:date="2026-10-05T16:42:03Z">
            <w:rPr>
              <w:rtl/>
            </w:rPr>
          </w:rPrChange>
        </w:rPr>
        <w:t xml:space="preserve">"</w:t>
      </w:r>
      <w:r>
        <w:rPr>
          <w:rStyle w:val="affffd"/>
          <w:rFonts w:hint="cs"/>
          <w:rtl/>
          <w:rPrChange w:id="10496" w:author="מנוע אמוראים" w:date="2026-10-05T16:42:03Z">
            <w:rPr>
              <w:rFonts w:hint="cs"/>
              <w:rtl/>
            </w:rPr>
          </w:rPrChange>
        </w:rPr>
        <w:t xml:space="preserve">ה</w:t>
      </w:r>
      <w:r>
        <w:rPr>
          <w:rFonts w:hint="cs"/>
          <w:rtl/>
        </w:rPr>
        <w:t xml:space="preserve">-</w:t>
      </w:r>
      <w:r w:rsidRPr="007435EB">
        <w:rPr>
          <w:rtl/>
        </w:rPr>
        <w:t xml:space="preserve"> כל היכא שאיכא למדרש - דרשינן.</w:t>
      </w:r>
    </w:p>
    <w:p w14:paraId="4F1809C7" w14:textId="77777777" w:rsidR="00E8089F" w:rsidRPr="007435EB" w:rsidRDefault="00E8089F" w:rsidP="00E8089F">
      <w:pPr>
        <w:rPr>
          <w:rtl/>
        </w:rPr>
      </w:pPr>
      <w:r>
        <w:rPr>
          <w:rStyle w:val="afffa"/>
          <w:rFonts w:hint="cs"/>
          <w:rtl/>
        </w:rPr>
        <w:t xml:space="preserve">ואכתי מתני' </w:t>
      </w:r>
      <w:r>
        <w:rPr>
          <w:rStyle w:val="affffd"/>
          <w:rFonts w:hint="cs"/>
          <w:rtl/>
          <w:rPrChange w:id="10497" w:author="מנוע אמוראים" w:date="2026-10-05T16:42:03Z">
            <w:rPr>
              <w:rStyle w:val="afffa"/>
              <w:rFonts w:hint="cs"/>
              <w:rtl/>
            </w:rPr>
          </w:rPrChange>
        </w:rPr>
        <w:t xml:space="preserve">כרי</w:t>
      </w:r>
      <w:r>
        <w:rPr>
          <w:rStyle w:val="affffd"/>
          <w:rtl/>
          <w:rPrChange w:id="10498" w:author="מנוע אמוראים" w:date="2026-10-05T16:42:03Z">
            <w:rPr>
              <w:rStyle w:val="afffa"/>
              <w:rtl/>
            </w:rPr>
          </w:rPrChange>
        </w:rPr>
        <w:t xml:space="preserve">"</w:t>
      </w:r>
      <w:r>
        <w:rPr>
          <w:rStyle w:val="affffd"/>
          <w:rFonts w:hint="cs"/>
          <w:rtl/>
          <w:rPrChange w:id="10499" w:author="מנוע אמוראים" w:date="2026-10-05T16:42:03Z">
            <w:rPr>
              <w:rStyle w:val="afffa"/>
              <w:rFonts w:hint="cs"/>
              <w:rtl/>
            </w:rPr>
          </w:rPrChange>
        </w:rPr>
        <w:t xml:space="preserve">ה</w:t>
      </w:r>
      <w:r w:rsidRPr="007435EB">
        <w:rPr>
          <w:rFonts w:ascii="Fb Fontext" w:hAnsi="Fb Fontext" w:hint="cs"/>
          <w:rtl/>
        </w:rPr>
        <w:t xml:space="preserve"> ו</w:t>
      </w:r>
      <w:r w:rsidR="00127038">
        <w:rPr>
          <w:rFonts w:ascii="Fb Fontext" w:hAnsi="Fb Fontext" w:hint="cs"/>
          <w:rtl/>
        </w:rPr>
        <w:t>אף</w:t>
      </w:r>
      <w:r w:rsidRPr="007435EB">
        <w:rPr>
          <w:rFonts w:ascii="Fb Fontext" w:hAnsi="Fb Fontext" w:hint="cs"/>
          <w:rtl/>
        </w:rPr>
        <w:t xml:space="preserve"> ד</w:t>
      </w:r>
      <w:r w:rsidRPr="007435EB">
        <w:rPr>
          <w:rFonts w:ascii="Fb Fontext" w:hAnsi="Fb Fontext"/>
          <w:rtl/>
        </w:rPr>
        <w:t xml:space="preserve">בעי תרתי, וציץ אאכילות לא מרצה </w:t>
      </w:r>
      <w:r w:rsidRPr="007435EB">
        <w:rPr>
          <w:rFonts w:ascii="Fb Fontext" w:hAnsi="Fb Fontext" w:hint="cs"/>
          <w:rtl/>
        </w:rPr>
        <w:t>מ</w:t>
      </w:r>
      <w:r w:rsidRPr="007435EB">
        <w:rPr>
          <w:rFonts w:ascii="Fb Fontext" w:hAnsi="Fb Fontext"/>
          <w:rtl/>
        </w:rPr>
        <w:t>"</w:t>
      </w:r>
      <w:r w:rsidRPr="007435EB">
        <w:rPr>
          <w:rFonts w:ascii="Fb Fontext" w:hAnsi="Fb Fontext" w:hint="cs"/>
          <w:rtl/>
        </w:rPr>
        <w:t>מ הציץ מרצה על העולין.</w:t>
      </w:r>
    </w:p>
    <w:p w14:paraId="683BEB36" w14:textId="77777777" w:rsidR="00E8089F" w:rsidRPr="007435EB" w:rsidRDefault="00E8089F" w:rsidP="00E8089F">
      <w:pPr>
        <w:rPr>
          <w:rtl/>
        </w:rPr>
      </w:pPr>
      <w:r w:rsidRPr="007435EB">
        <w:rPr>
          <w:rFonts w:ascii="Fb Fontext" w:hAnsi="Fb Fontext" w:hint="cs"/>
          <w:sz w:val="20"/>
          <w:rtl/>
        </w:rPr>
        <w:t>ודווקא בזבחים דאיכא עולין אבל במנחות [עומר ושתי הלחם] דליכא עולין לא</w:t>
      </w:r>
      <w:r w:rsidRPr="007435EB">
        <w:rPr>
          <w:rFonts w:ascii="Fb Fontext" w:hAnsi="Fb Fontext"/>
          <w:sz w:val="20"/>
          <w:rtl/>
        </w:rPr>
        <w:t>.</w:t>
      </w:r>
    </w:p>
    <w:p w14:paraId="5DBB613D" w14:textId="77777777" w:rsidR="00E8089F" w:rsidRPr="007435EB" w:rsidRDefault="00E8089F" w:rsidP="00E8089F">
      <w:pPr>
        <w:rPr>
          <w:rtl/>
        </w:rPr>
      </w:pPr>
      <w:r w:rsidRPr="00F46A1C">
        <w:rPr>
          <w:rStyle w:val="affffd"/>
          <w:rFonts w:hint="cs"/>
          <w:rtl/>
        </w:rPr>
        <w:t>והך</w:t>
      </w:r>
      <w:r w:rsidRPr="007435EB">
        <w:rPr>
          <w:rFonts w:hint="cs"/>
          <w:rtl/>
        </w:rPr>
        <w:t xml:space="preserve"> ד</w:t>
      </w:r>
      <w:r w:rsidRPr="007435EB">
        <w:rPr>
          <w:rtl/>
        </w:rPr>
        <w:t>נטמאו שיריה, אבדו שיריה כ</w:t>
      </w:r>
      <w:r w:rsidRPr="007435EB">
        <w:rPr>
          <w:rFonts w:hint="cs"/>
          <w:rtl/>
        </w:rPr>
        <w:t>דעת</w:t>
      </w:r>
      <w:r>
        <w:rPr>
          <w:rtl/>
        </w:rPr>
        <w:t xml:space="preserve"> </w:t>
      </w:r>
      <w:r>
        <w:rPr>
          <w:rStyle w:val="affffd"/>
          <w:rtl/>
          <w:rPrChange w:id="10500" w:author="מנוע אמוראים" w:date="2026-10-05T16:42:03Z">
            <w:rPr>
              <w:rtl/>
            </w:rPr>
          </w:rPrChange>
        </w:rPr>
        <w:t xml:space="preserve">ר"</w:t>
      </w:r>
      <w:r>
        <w:rPr>
          <w:rStyle w:val="affffd"/>
          <w:rFonts w:hint="cs"/>
          <w:rtl/>
          <w:rPrChange w:id="10501" w:author="מנוע אמוראים" w:date="2026-10-05T16:42:03Z">
            <w:rPr>
              <w:rFonts w:hint="cs"/>
              <w:rtl/>
            </w:rPr>
          </w:rPrChange>
        </w:rPr>
        <w:t xml:space="preserve">א</w:t>
      </w:r>
      <w:r w:rsidRPr="007435EB">
        <w:rPr>
          <w:rtl/>
        </w:rPr>
        <w:t xml:space="preserve"> כשרה, כ</w:t>
      </w:r>
      <w:r w:rsidRPr="007435EB">
        <w:rPr>
          <w:rFonts w:hint="cs"/>
          <w:rtl/>
        </w:rPr>
        <w:t xml:space="preserve">דעת </w:t>
      </w:r>
      <w:r w:rsidRPr="007435EB">
        <w:rPr>
          <w:rtl/>
        </w:rPr>
        <w:t>רבי יהושע פסולה.</w:t>
      </w:r>
      <w:r w:rsidRPr="007435EB">
        <w:rPr>
          <w:rFonts w:hint="cs"/>
          <w:rtl/>
        </w:rPr>
        <w:t xml:space="preserve"> היינו כדעת רבי יהושע בזבחים אבל לא במנחות.</w:t>
      </w:r>
    </w:p>
    <w:p w14:paraId="788E4D34" w14:textId="77777777" w:rsidR="00E8089F" w:rsidRPr="007435EB" w:rsidRDefault="00CF542C" w:rsidP="00F47631">
      <w:pPr>
        <w:pStyle w:val="affd"/>
        <w:rPr>
          <w:rtl/>
        </w:rPr>
      </w:pPr>
      <w:r w:rsidRPr="007435EB">
        <w:rPr>
          <w:rFonts w:hint="cs"/>
          <w:rtl/>
        </w:rPr>
        <w:t>׻</w:t>
      </w:r>
    </w:p>
    <w:p w14:paraId="0634C140" w14:textId="77777777" w:rsidR="00E8089F" w:rsidRPr="007435EB" w:rsidRDefault="00E8089F" w:rsidP="00E8089F">
      <w:pPr>
        <w:rPr>
          <w:rFonts w:ascii="Fb Fontext" w:hAnsi="Fb Fontext"/>
          <w:rtl/>
        </w:rPr>
      </w:pPr>
      <w:r w:rsidRPr="007435EB">
        <w:rPr>
          <w:rFonts w:ascii="Fb Fontext" w:hAnsi="Fb Fontext" w:hint="cs"/>
          <w:rtl/>
        </w:rPr>
        <w:t>ויקשה מיהו התנא שס</w:t>
      </w:r>
      <w:r w:rsidRPr="007435EB">
        <w:rPr>
          <w:rFonts w:ascii="Fb Fontext" w:hAnsi="Fb Fontext"/>
          <w:rtl/>
        </w:rPr>
        <w:t>"</w:t>
      </w:r>
      <w:r w:rsidRPr="007435EB">
        <w:rPr>
          <w:rFonts w:ascii="Fb Fontext" w:hAnsi="Fb Fontext" w:hint="cs"/>
          <w:rtl/>
        </w:rPr>
        <w:t>ל כרבי יהושע [דבעי' לתרי] ומחמיר יותר הימנו [דאף במנחות]</w:t>
      </w:r>
    </w:p>
    <w:p w14:paraId="30E66362" w14:textId="77777777" w:rsidR="00E8089F" w:rsidRPr="007435EB" w:rsidRDefault="00E8089F" w:rsidP="00E8089F">
      <w:pPr>
        <w:rPr>
          <w:rtl/>
        </w:rPr>
      </w:pPr>
      <w:r w:rsidRPr="007435EB">
        <w:rPr>
          <w:rFonts w:hint="cs"/>
          <w:rtl/>
        </w:rPr>
        <w:t xml:space="preserve">ועוד </w:t>
      </w:r>
      <w:r>
        <w:rPr>
          <w:rtl/>
        </w:rPr>
        <w:t xml:space="preserve">תניא, </w:t>
      </w:r>
      <w:r>
        <w:rPr>
          <w:rStyle w:val="affffd"/>
          <w:rtl/>
          <w:rPrChange w:id="10502" w:author="מנוע אמוראים" w:date="2026-10-05T16:42:03Z">
            <w:rPr>
              <w:rtl/>
            </w:rPr>
          </w:rPrChange>
        </w:rPr>
        <w:t xml:space="preserve">א</w:t>
      </w:r>
      <w:r>
        <w:rPr>
          <w:rStyle w:val="affffd"/>
          <w:rFonts w:hint="cs"/>
          <w:rtl/>
          <w:rPrChange w:id="10503" w:author="מנוע אמוראים" w:date="2026-10-05T16:42:03Z">
            <w:rPr>
              <w:rFonts w:hint="cs"/>
              <w:rtl/>
            </w:rPr>
          </w:rPrChange>
        </w:rPr>
        <w:t xml:space="preserve">ר</w:t>
      </w:r>
      <w:r>
        <w:rPr>
          <w:rStyle w:val="affffd"/>
          <w:rtl/>
          <w:rPrChange w:id="10504" w:author="מנוע אמוראים" w:date="2026-10-05T16:42:03Z">
            <w:rPr>
              <w:rtl/>
            </w:rPr>
          </w:rPrChange>
        </w:rPr>
        <w:t xml:space="preserve">"</w:t>
      </w:r>
      <w:r>
        <w:rPr>
          <w:rStyle w:val="affffd"/>
          <w:rFonts w:hint="cs"/>
          <w:rtl/>
          <w:rPrChange w:id="10505" w:author="מנוע אמוראים" w:date="2026-10-05T16:42:03Z">
            <w:rPr>
              <w:rFonts w:hint="cs"/>
              <w:rtl/>
            </w:rPr>
          </w:rPrChange>
        </w:rPr>
        <w:t xml:space="preserve">יו</w:t>
      </w:r>
      <w:r>
        <w:rPr>
          <w:rFonts w:hint="cs"/>
          <w:rtl/>
        </w:rPr>
        <w:t xml:space="preserve">: </w:t>
      </w:r>
      <w:r>
        <w:rPr>
          <w:rtl/>
        </w:rPr>
        <w:t xml:space="preserve">רואה אני את דברי </w:t>
      </w:r>
      <w:r>
        <w:rPr>
          <w:rStyle w:val="affffd"/>
          <w:rtl/>
          <w:rPrChange w:id="10506" w:author="מנוע אמוראים" w:date="2026-10-05T16:42:03Z">
            <w:rPr>
              <w:rtl/>
            </w:rPr>
          </w:rPrChange>
        </w:rPr>
        <w:t xml:space="preserve">ר"</w:t>
      </w:r>
      <w:r>
        <w:rPr>
          <w:rStyle w:val="affffd"/>
          <w:rFonts w:hint="cs"/>
          <w:rtl/>
          <w:rPrChange w:id="10507" w:author="מנוע אמוראים" w:date="2026-10-05T16:42:03Z">
            <w:rPr>
              <w:rFonts w:hint="cs"/>
              <w:rtl/>
            </w:rPr>
          </w:rPrChange>
        </w:rPr>
        <w:t xml:space="preserve">א</w:t>
      </w:r>
      <w:r>
        <w:rPr>
          <w:rtl/>
        </w:rPr>
        <w:t xml:space="preserve"> במנחות ובזבחים, ודברי </w:t>
      </w:r>
      <w:r>
        <w:rPr>
          <w:rStyle w:val="affffd"/>
          <w:rtl/>
          <w:rPrChange w:id="10508" w:author="מנוע אמוראים" w:date="2026-10-05T16:42:03Z">
            <w:rPr>
              <w:rtl/>
            </w:rPr>
          </w:rPrChange>
        </w:rPr>
        <w:t xml:space="preserve">ר</w:t>
      </w:r>
      <w:r>
        <w:rPr>
          <w:rStyle w:val="affffd"/>
          <w:rFonts w:hint="cs"/>
          <w:rtl/>
          <w:rPrChange w:id="10509" w:author="מנוע אמוראים" w:date="2026-10-05T16:42:03Z">
            <w:rPr>
              <w:rFonts w:hint="cs"/>
              <w:rtl/>
            </w:rPr>
          </w:rPrChange>
        </w:rPr>
        <w:t xml:space="preserve">י</w:t>
      </w:r>
      <w:r>
        <w:rPr>
          <w:rStyle w:val="affffd"/>
          <w:rtl/>
          <w:rPrChange w:id="10510" w:author="מנוע אמוראים" w:date="2026-10-05T16:42:03Z">
            <w:rPr>
              <w:rtl/>
            </w:rPr>
          </w:rPrChange>
        </w:rPr>
        <w:t xml:space="preserve">"</w:t>
      </w:r>
      <w:r>
        <w:rPr>
          <w:rStyle w:val="affffd"/>
          <w:rFonts w:hint="cs"/>
          <w:rtl/>
          <w:rPrChange w:id="10511" w:author="מנוע אמוראים" w:date="2026-10-05T16:42:03Z">
            <w:rPr>
              <w:rFonts w:hint="cs"/>
              <w:rtl/>
            </w:rPr>
          </w:rPrChange>
        </w:rPr>
        <w:t xml:space="preserve">ה</w:t>
      </w:r>
      <w:r w:rsidRPr="007435EB">
        <w:rPr>
          <w:rtl/>
        </w:rPr>
        <w:t xml:space="preserve"> בזבחים ובמנחות.</w:t>
      </w:r>
    </w:p>
    <w:p w14:paraId="117F63BF" w14:textId="77777777" w:rsidR="00E8089F" w:rsidRPr="007435EB" w:rsidRDefault="00E8089F" w:rsidP="00E8089F">
      <w:pPr>
        <w:rPr>
          <w:rFonts w:cs="Guttman Vilna"/>
          <w:b/>
          <w:bCs/>
          <w:rtl/>
        </w:rPr>
      </w:pPr>
      <w:r>
        <w:rPr>
          <w:rtl/>
        </w:rPr>
        <w:t xml:space="preserve">דברי </w:t>
      </w:r>
      <w:r>
        <w:rPr>
          <w:rStyle w:val="affffd"/>
          <w:rtl/>
          <w:rPrChange w:id="10512" w:author="מנוע אמוראים" w:date="2026-10-05T16:42:03Z">
            <w:rPr>
              <w:rtl/>
            </w:rPr>
          </w:rPrChange>
        </w:rPr>
        <w:t xml:space="preserve">ר"</w:t>
      </w:r>
      <w:r>
        <w:rPr>
          <w:rStyle w:val="affffd"/>
          <w:rFonts w:hint="cs"/>
          <w:rtl/>
          <w:rPrChange w:id="10513" w:author="מנוע אמוראים" w:date="2026-10-05T16:42:03Z">
            <w:rPr>
              <w:rFonts w:hint="cs"/>
              <w:rtl/>
            </w:rPr>
          </w:rPrChange>
        </w:rPr>
        <w:t xml:space="preserve">א</w:t>
      </w:r>
      <w:r>
        <w:rPr>
          <w:rFonts w:hint="cs"/>
          <w:rtl/>
        </w:rPr>
        <w:t xml:space="preserve"> </w:t>
      </w:r>
      <w:r w:rsidRPr="007435EB">
        <w:rPr>
          <w:rtl/>
        </w:rPr>
        <w:t xml:space="preserve">בזבחים - שהיה אומר: דם </w:t>
      </w:r>
      <w:r w:rsidR="00127038">
        <w:rPr>
          <w:rtl/>
        </w:rPr>
        <w:t>אף</w:t>
      </w:r>
      <w:r w:rsidRPr="007435EB">
        <w:rPr>
          <w:rtl/>
        </w:rPr>
        <w:t xml:space="preserve"> שאין שם בשר.</w:t>
      </w:r>
    </w:p>
    <w:p w14:paraId="5F225241" w14:textId="77777777" w:rsidR="00E8089F" w:rsidRPr="007435EB" w:rsidRDefault="00E8089F" w:rsidP="00E8089F">
      <w:pPr>
        <w:rPr>
          <w:rFonts w:cs="Guttman Vilna"/>
          <w:b/>
          <w:bCs/>
          <w:rtl/>
        </w:rPr>
      </w:pPr>
      <w:r w:rsidRPr="007435EB">
        <w:rPr>
          <w:rtl/>
        </w:rPr>
        <w:t>ודברי רבי יהושע בזבחים, שהיה אומר: אם אין דם אין בשר, אם אין בשר אין דם.</w:t>
      </w:r>
    </w:p>
    <w:p w14:paraId="42BA6679" w14:textId="77777777" w:rsidR="00E8089F" w:rsidRPr="007435EB" w:rsidRDefault="00E8089F" w:rsidP="00E8089F">
      <w:pPr>
        <w:rPr>
          <w:rFonts w:cs="Guttman Vilna"/>
          <w:b/>
          <w:bCs/>
          <w:rtl/>
        </w:rPr>
      </w:pPr>
      <w:r w:rsidRPr="007435EB">
        <w:rPr>
          <w:rtl/>
        </w:rPr>
        <w:t xml:space="preserve">דברי רבי אליעזר במנחות - שהיה אומר: קומץ </w:t>
      </w:r>
      <w:r w:rsidR="00127038">
        <w:rPr>
          <w:rtl/>
        </w:rPr>
        <w:t>אף</w:t>
      </w:r>
      <w:r w:rsidRPr="007435EB">
        <w:rPr>
          <w:rtl/>
        </w:rPr>
        <w:t xml:space="preserve"> שאין שירים.</w:t>
      </w:r>
    </w:p>
    <w:p w14:paraId="03FA0827" w14:textId="77777777" w:rsidR="00E8089F" w:rsidRPr="007435EB" w:rsidRDefault="00E8089F" w:rsidP="00E8089F">
      <w:pPr>
        <w:rPr>
          <w:rtl/>
        </w:rPr>
      </w:pPr>
      <w:r>
        <w:rPr>
          <w:rFonts w:ascii="Fb Fontext" w:hAnsi="Fb Fontext"/>
          <w:sz w:val="20"/>
          <w:rtl/>
        </w:rPr>
        <w:t xml:space="preserve">דברי </w:t>
      </w:r>
      <w:r>
        <w:rPr>
          <w:rStyle w:val="affffd"/>
          <w:rFonts w:ascii="Fb Fontext" w:hAnsi="Fb Fontext"/>
          <w:sz w:val="20"/>
          <w:rtl/>
          <w:rPrChange w:id="10514" w:author="מנוע אמוראים" w:date="2026-10-05T16:42:03Z">
            <w:rPr>
              <w:rFonts w:ascii="Fb Fontext" w:hAnsi="Fb Fontext"/>
              <w:sz w:val="20"/>
              <w:rtl/>
            </w:rPr>
          </w:rPrChange>
        </w:rPr>
        <w:t xml:space="preserve">ר</w:t>
      </w:r>
      <w:r>
        <w:rPr>
          <w:rStyle w:val="affffd"/>
          <w:rFonts w:ascii="Fb Fontext" w:hAnsi="Fb Fontext" w:hint="cs"/>
          <w:sz w:val="20"/>
          <w:rtl/>
          <w:rPrChange w:id="10515" w:author="מנוע אמוראים" w:date="2026-10-05T16:42:03Z">
            <w:rPr>
              <w:rFonts w:ascii="Fb Fontext" w:hAnsi="Fb Fontext" w:hint="cs"/>
              <w:sz w:val="20"/>
              <w:rtl/>
            </w:rPr>
          </w:rPrChange>
        </w:rPr>
        <w:t xml:space="preserve">י</w:t>
      </w:r>
      <w:r>
        <w:rPr>
          <w:rStyle w:val="affffd"/>
          <w:rFonts w:ascii="Fb Fontext" w:hAnsi="Fb Fontext"/>
          <w:sz w:val="20"/>
          <w:rtl/>
          <w:rPrChange w:id="10516" w:author="מנוע אמוראים" w:date="2026-10-05T16:42:03Z">
            <w:rPr>
              <w:rFonts w:ascii="Fb Fontext" w:hAnsi="Fb Fontext"/>
              <w:sz w:val="20"/>
              <w:rtl/>
            </w:rPr>
          </w:rPrChange>
        </w:rPr>
        <w:t xml:space="preserve">"</w:t>
      </w:r>
      <w:r>
        <w:rPr>
          <w:rStyle w:val="affffd"/>
          <w:rFonts w:ascii="Fb Fontext" w:hAnsi="Fb Fontext" w:hint="cs"/>
          <w:sz w:val="20"/>
          <w:rtl/>
          <w:rPrChange w:id="10517" w:author="מנוע אמוראים" w:date="2026-10-05T16:42:03Z">
            <w:rPr>
              <w:rFonts w:ascii="Fb Fontext" w:hAnsi="Fb Fontext" w:hint="cs"/>
              <w:sz w:val="20"/>
              <w:rtl/>
            </w:rPr>
          </w:rPrChange>
        </w:rPr>
        <w:t xml:space="preserve">ה</w:t>
      </w:r>
      <w:r>
        <w:rPr>
          <w:rFonts w:ascii="Fb Fontext" w:hAnsi="Fb Fontext" w:hint="cs"/>
          <w:sz w:val="20"/>
          <w:rtl/>
        </w:rPr>
        <w:t xml:space="preserve"> </w:t>
      </w:r>
      <w:r w:rsidRPr="007435EB">
        <w:rPr>
          <w:rFonts w:ascii="Fb Fontext" w:hAnsi="Fb Fontext"/>
          <w:sz w:val="20"/>
          <w:rtl/>
        </w:rPr>
        <w:t>במנחות - שהיה אומר: אם אין קומץ אין שירים, אם אין שירים אין קומץ.</w:t>
      </w:r>
    </w:p>
    <w:p w14:paraId="2A176BA1" w14:textId="77777777" w:rsidR="00E8089F" w:rsidRPr="007435EB" w:rsidRDefault="00E8089F" w:rsidP="00E8089F">
      <w:pPr>
        <w:rPr>
          <w:rFonts w:ascii="Fb Fontext" w:hAnsi="Fb Fontext"/>
          <w:rtl/>
        </w:rPr>
      </w:pPr>
      <w:r w:rsidRPr="007435EB">
        <w:rPr>
          <w:rFonts w:ascii="Fb Fontext" w:hAnsi="Fb Fontext"/>
          <w:rtl/>
        </w:rPr>
        <w:t xml:space="preserve">- אלא, </w:t>
      </w:r>
      <w:r w:rsidRPr="007435EB">
        <w:rPr>
          <w:rFonts w:ascii="Fb Fontext" w:hAnsi="Fb Fontext" w:hint="cs"/>
          <w:rtl/>
        </w:rPr>
        <w:t>ס</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רבי יהושע, הציץ מרצה על העולין ועל האכילות</w:t>
      </w:r>
      <w:r w:rsidRPr="007435EB">
        <w:rPr>
          <w:rFonts w:ascii="Fb Fontext" w:hAnsi="Fb Fontext" w:hint="cs"/>
          <w:rtl/>
        </w:rPr>
        <w:t xml:space="preserve"> [</w:t>
      </w:r>
      <w:r w:rsidR="00AB3B38">
        <w:rPr>
          <w:rFonts w:ascii="Fb Fontext" w:hAnsi="Fb Fontext" w:hint="cs"/>
          <w:rtl/>
        </w:rPr>
        <w:t>אף</w:t>
      </w:r>
      <w:r w:rsidRPr="007435EB">
        <w:rPr>
          <w:rFonts w:ascii="Fb Fontext" w:hAnsi="Fb Fontext" w:hint="cs"/>
          <w:rtl/>
        </w:rPr>
        <w:t xml:space="preserve"> בעומר ושתי הלחם]</w:t>
      </w:r>
    </w:p>
    <w:p w14:paraId="5F88C073" w14:textId="77777777" w:rsidR="00E8089F" w:rsidRPr="007435EB" w:rsidRDefault="00E8089F" w:rsidP="00E8089F">
      <w:pPr>
        <w:rPr>
          <w:rFonts w:ascii="Fb Fontext" w:hAnsi="Fb Fontext"/>
          <w:sz w:val="20"/>
          <w:rtl/>
        </w:rPr>
      </w:pPr>
      <w:r w:rsidRPr="00F46A1C">
        <w:rPr>
          <w:rStyle w:val="affffd"/>
          <w:rFonts w:hint="cs"/>
          <w:rtl/>
        </w:rPr>
        <w:t>והך</w:t>
      </w:r>
      <w:r w:rsidRPr="007435EB">
        <w:rPr>
          <w:rFonts w:ascii="Fb Fontext" w:hAnsi="Fb Fontext" w:hint="cs"/>
          <w:sz w:val="20"/>
          <w:rtl/>
        </w:rPr>
        <w:t xml:space="preserve"> </w:t>
      </w:r>
      <w:r w:rsidRPr="00AC0CB1">
        <w:rPr>
          <w:rStyle w:val="af2"/>
          <w:rFonts w:hint="cs"/>
          <w:rtl/>
        </w:rPr>
        <w:t>ד'</w:t>
      </w:r>
      <w:r w:rsidRPr="00AC0CB1">
        <w:rPr>
          <w:rStyle w:val="af2"/>
          <w:rtl/>
        </w:rPr>
        <w:t>כמדת רבי יהושע</w:t>
      </w:r>
      <w:r w:rsidRPr="00AC0CB1">
        <w:rPr>
          <w:rStyle w:val="af2"/>
          <w:rFonts w:hint="cs"/>
          <w:rtl/>
        </w:rPr>
        <w:t>'</w:t>
      </w:r>
      <w:r w:rsidRPr="00AC0CB1">
        <w:rPr>
          <w:rStyle w:val="af2"/>
          <w:rtl/>
        </w:rPr>
        <w:t xml:space="preserve"> </w:t>
      </w:r>
      <w:r w:rsidRPr="007435EB">
        <w:rPr>
          <w:rFonts w:ascii="Fb Fontext" w:hAnsi="Fb Fontext"/>
          <w:sz w:val="20"/>
          <w:rtl/>
        </w:rPr>
        <w:t>פסולה</w:t>
      </w:r>
      <w:r w:rsidRPr="007435EB">
        <w:rPr>
          <w:rFonts w:ascii="Fb Fontext" w:hAnsi="Fb Fontext" w:hint="cs"/>
          <w:sz w:val="20"/>
          <w:rtl/>
        </w:rPr>
        <w:t xml:space="preserve"> דווקא במקרה שנאבדו או נשרפו [אבל לא בנטמאו]</w:t>
      </w:r>
    </w:p>
    <w:p w14:paraId="1C4BE820" w14:textId="77777777" w:rsidR="00E8089F" w:rsidRPr="007435EB" w:rsidRDefault="00E8089F" w:rsidP="00E8089F">
      <w:pPr>
        <w:rPr>
          <w:rtl/>
        </w:rPr>
      </w:pPr>
      <w:r w:rsidRPr="007435EB">
        <w:rPr>
          <w:rFonts w:ascii="Fb Fontext" w:hAnsi="Fb Fontext" w:hint="cs"/>
          <w:rtl/>
        </w:rPr>
        <w:t>אלא נטמא א</w:t>
      </w:r>
      <w:r w:rsidRPr="007435EB">
        <w:rPr>
          <w:rFonts w:ascii="Fb Fontext" w:hAnsi="Fb Fontext"/>
          <w:rtl/>
        </w:rPr>
        <w:t>"</w:t>
      </w:r>
      <w:r>
        <w:rPr>
          <w:rFonts w:ascii="Fb Fontext" w:hAnsi="Fb Fontext" w:hint="cs"/>
          <w:rtl/>
        </w:rPr>
        <w:t xml:space="preserve">א </w:t>
      </w:r>
      <w:r>
        <w:rPr>
          <w:rStyle w:val="affffd"/>
          <w:rFonts w:ascii="Fb Fontext" w:hAnsi="Fb Fontext" w:hint="cs"/>
          <w:rtl/>
          <w:rPrChange w:id="10518" w:author="מנוע אמוראים" w:date="2026-10-05T16:42:03Z">
            <w:rPr>
              <w:rFonts w:ascii="Fb Fontext" w:hAnsi="Fb Fontext" w:hint="cs"/>
              <w:rtl/>
            </w:rPr>
          </w:rPrChange>
        </w:rPr>
        <w:t xml:space="preserve">לר</w:t>
      </w:r>
      <w:r>
        <w:rPr>
          <w:rStyle w:val="affffd"/>
          <w:rFonts w:ascii="Fb Fontext" w:hAnsi="Fb Fontext"/>
          <w:rtl/>
          <w:rPrChange w:id="10519" w:author="מנוע אמוראים" w:date="2026-10-05T16:42:03Z">
            <w:rPr>
              <w:rFonts w:ascii="Fb Fontext" w:hAnsi="Fb Fontext"/>
              <w:rtl/>
            </w:rPr>
          </w:rPrChange>
        </w:rPr>
        <w:t xml:space="preserve">"</w:t>
      </w:r>
      <w:r>
        <w:rPr>
          <w:rStyle w:val="affffd"/>
          <w:rFonts w:ascii="Fb Fontext" w:hAnsi="Fb Fontext" w:hint="cs"/>
          <w:rtl/>
          <w:rPrChange w:id="10520" w:author="מנוע אמוראים" w:date="2026-10-05T16:42:03Z">
            <w:rPr>
              <w:rFonts w:ascii="Fb Fontext" w:hAnsi="Fb Fontext" w:hint="cs"/>
              <w:rtl/>
            </w:rPr>
          </w:rPrChange>
        </w:rPr>
        <w:t xml:space="preserve">א</w:t>
      </w:r>
      <w:r>
        <w:rPr>
          <w:rFonts w:ascii="Fb Fontext" w:hAnsi="Fb Fontext" w:hint="cs"/>
          <w:rtl/>
        </w:rPr>
        <w:t xml:space="preserve"> דכ</w:t>
      </w:r>
      <w:r w:rsidRPr="007435EB">
        <w:rPr>
          <w:rFonts w:ascii="Fb Fontext" w:hAnsi="Fb Fontext"/>
          <w:rtl/>
        </w:rPr>
        <w:t>"</w:t>
      </w:r>
      <w:r w:rsidRPr="007435EB">
        <w:rPr>
          <w:rFonts w:ascii="Fb Fontext" w:hAnsi="Fb Fontext" w:hint="cs"/>
          <w:rtl/>
        </w:rPr>
        <w:t>ש מאבוד ושרוף דליתנהו ומכשיר לנטמא דאיתה שיכשיר.</w:t>
      </w:r>
    </w:p>
    <w:p w14:paraId="2714E021" w14:textId="77777777" w:rsidR="00E8089F" w:rsidRPr="007435EB" w:rsidRDefault="00E8089F" w:rsidP="00E8089F">
      <w:pPr>
        <w:rPr>
          <w:rtl/>
        </w:rPr>
      </w:pPr>
      <w:r>
        <w:rPr>
          <w:rFonts w:hint="cs"/>
          <w:rtl/>
        </w:rPr>
        <w:t xml:space="preserve">ועוד תניא </w:t>
      </w:r>
      <w:r>
        <w:rPr>
          <w:rStyle w:val="affffd"/>
          <w:rFonts w:hint="cs"/>
          <w:rtl/>
          <w:rPrChange w:id="10521" w:author="מנוע אמוראים" w:date="2026-10-05T16:42:03Z">
            <w:rPr>
              <w:rFonts w:hint="cs"/>
              <w:rtl/>
            </w:rPr>
          </w:rPrChange>
        </w:rPr>
        <w:t xml:space="preserve">רי</w:t>
      </w:r>
      <w:r>
        <w:rPr>
          <w:rStyle w:val="affffd"/>
          <w:rtl/>
          <w:rPrChange w:id="10522" w:author="מנוע אמוראים" w:date="2026-10-05T16:42:03Z">
            <w:rPr>
              <w:rtl/>
            </w:rPr>
          </w:rPrChange>
        </w:rPr>
        <w:t xml:space="preserve">"</w:t>
      </w:r>
      <w:r>
        <w:rPr>
          <w:rStyle w:val="affffd"/>
          <w:rFonts w:hint="cs"/>
          <w:rtl/>
          <w:rPrChange w:id="10523" w:author="מנוע אמוראים" w:date="2026-10-05T16:42:03Z">
            <w:rPr>
              <w:rFonts w:hint="cs"/>
              <w:rtl/>
            </w:rPr>
          </w:rPrChange>
        </w:rPr>
        <w:t xml:space="preserve">ה</w:t>
      </w:r>
      <w:r w:rsidRPr="007435EB">
        <w:rPr>
          <w:rtl/>
        </w:rPr>
        <w:t>: כל זבחים שבתורה, בין שנטמא בשר וחלב קיים.</w:t>
      </w:r>
      <w:r w:rsidRPr="007435EB">
        <w:rPr>
          <w:rtl/>
        </w:rPr>
        <w:tab/>
        <w:t>ובין שנטמא חלב ובשר קיים - זורק את הדם.</w:t>
      </w:r>
    </w:p>
    <w:p w14:paraId="66E716EC" w14:textId="77777777" w:rsidR="00E8089F" w:rsidRPr="007435EB" w:rsidRDefault="00E8089F" w:rsidP="00E8089F">
      <w:pPr>
        <w:rPr>
          <w:rFonts w:cs="Guttman Vilna"/>
          <w:b/>
          <w:bCs/>
          <w:rtl/>
        </w:rPr>
      </w:pPr>
      <w:r w:rsidRPr="007435EB">
        <w:rPr>
          <w:rtl/>
        </w:rPr>
        <w:tab/>
        <w:t>אבל נטמאו תרווייהו - לא.</w:t>
      </w:r>
    </w:p>
    <w:p w14:paraId="4A6739C5" w14:textId="77777777" w:rsidR="00E8089F" w:rsidRPr="007435EB" w:rsidRDefault="00E8089F" w:rsidP="00E8089F">
      <w:pPr>
        <w:rPr>
          <w:rtl/>
        </w:rPr>
      </w:pPr>
      <w:r w:rsidRPr="007435EB">
        <w:rPr>
          <w:rFonts w:ascii="Fb Fontext" w:hAnsi="Fb Fontext"/>
          <w:sz w:val="20"/>
          <w:rtl/>
        </w:rPr>
        <w:t xml:space="preserve">אלמא </w:t>
      </w:r>
      <w:r w:rsidRPr="007435EB">
        <w:rPr>
          <w:rFonts w:ascii="Fb Fontext" w:hAnsi="Fb Fontext" w:hint="cs"/>
          <w:sz w:val="20"/>
          <w:rtl/>
        </w:rPr>
        <w:t>ס</w:t>
      </w:r>
      <w:r w:rsidRPr="007435EB">
        <w:rPr>
          <w:rFonts w:ascii="Fb Fontext" w:hAnsi="Fb Fontext"/>
          <w:sz w:val="20"/>
          <w:rtl/>
        </w:rPr>
        <w:t>"</w:t>
      </w:r>
      <w:r>
        <w:rPr>
          <w:rFonts w:ascii="Fb Fontext" w:hAnsi="Fb Fontext" w:hint="cs"/>
          <w:sz w:val="20"/>
          <w:rtl/>
        </w:rPr>
        <w:t xml:space="preserve">ל </w:t>
      </w:r>
      <w:r>
        <w:rPr>
          <w:rStyle w:val="affffd"/>
          <w:rFonts w:ascii="Fb Fontext" w:hAnsi="Fb Fontext" w:hint="cs"/>
          <w:sz w:val="20"/>
          <w:rtl/>
          <w:rPrChange w:id="10524" w:author="מנוע אמוראים" w:date="2026-10-05T16:42:03Z">
            <w:rPr>
              <w:rFonts w:ascii="Fb Fontext" w:hAnsi="Fb Fontext" w:hint="cs"/>
              <w:sz w:val="20"/>
              <w:rtl/>
            </w:rPr>
          </w:rPrChange>
        </w:rPr>
        <w:t xml:space="preserve">לרי</w:t>
      </w:r>
      <w:r>
        <w:rPr>
          <w:rStyle w:val="affffd"/>
          <w:rFonts w:ascii="Fb Fontext" w:hAnsi="Fb Fontext"/>
          <w:sz w:val="20"/>
          <w:rtl/>
          <w:rPrChange w:id="10525" w:author="מנוע אמוראים" w:date="2026-10-05T16:42:03Z">
            <w:rPr>
              <w:rFonts w:ascii="Fb Fontext" w:hAnsi="Fb Fontext"/>
              <w:sz w:val="20"/>
              <w:rtl/>
            </w:rPr>
          </w:rPrChange>
        </w:rPr>
        <w:t xml:space="preserve">"</w:t>
      </w:r>
      <w:r>
        <w:rPr>
          <w:rStyle w:val="affffd"/>
          <w:rFonts w:ascii="Fb Fontext" w:hAnsi="Fb Fontext" w:hint="cs"/>
          <w:sz w:val="20"/>
          <w:rtl/>
          <w:rPrChange w:id="10526" w:author="מנוע אמוראים" w:date="2026-10-05T16:42:03Z">
            <w:rPr>
              <w:rFonts w:ascii="Fb Fontext" w:hAnsi="Fb Fontext" w:hint="cs"/>
              <w:sz w:val="20"/>
              <w:rtl/>
            </w:rPr>
          </w:rPrChange>
        </w:rPr>
        <w:t xml:space="preserve">ה</w:t>
      </w:r>
      <w:r w:rsidRPr="007435EB">
        <w:rPr>
          <w:rFonts w:ascii="Fb Fontext" w:hAnsi="Fb Fontext"/>
          <w:sz w:val="20"/>
          <w:rtl/>
        </w:rPr>
        <w:t>: אין הציץ מרצה על העולין ולא על האכילות.</w:t>
      </w:r>
    </w:p>
    <w:p w14:paraId="752012D4" w14:textId="77777777" w:rsidR="00E8089F" w:rsidRPr="005C3FF1" w:rsidRDefault="00E8089F" w:rsidP="009A151F">
      <w:pPr>
        <w:rPr>
          <w:rStyle w:val="afffa"/>
          <w:rtl/>
        </w:rPr>
      </w:pPr>
      <w:r w:rsidRPr="005C3FF1">
        <w:rPr>
          <w:rStyle w:val="afffa"/>
          <w:rtl/>
        </w:rPr>
        <w:t>- אלא, לעולם רבי יהושע היא מתניתין.</w:t>
      </w:r>
    </w:p>
    <w:p w14:paraId="6A7F4E2B" w14:textId="77777777" w:rsidR="00E8089F" w:rsidRPr="007435EB" w:rsidRDefault="00E8089F" w:rsidP="00E8089F">
      <w:pPr>
        <w:rPr>
          <w:rFonts w:cs="Guttman Vilna"/>
          <w:b/>
          <w:bCs/>
          <w:rtl/>
        </w:rPr>
      </w:pPr>
      <w:r w:rsidRPr="007435EB">
        <w:rPr>
          <w:rtl/>
        </w:rPr>
        <w:t>כי א"ר יהושע - לכתחלה, דיעבד - לא.</w:t>
      </w:r>
    </w:p>
    <w:p w14:paraId="30E6AAE7" w14:textId="77777777" w:rsidR="00E8089F" w:rsidRPr="007435EB" w:rsidRDefault="00E8089F" w:rsidP="00E8089F">
      <w:pPr>
        <w:rPr>
          <w:rFonts w:cs="Guttman Vilna"/>
          <w:b/>
          <w:bCs/>
          <w:rtl/>
        </w:rPr>
      </w:pPr>
      <w:r w:rsidRPr="007435EB">
        <w:rPr>
          <w:rFonts w:hint="cs"/>
          <w:rtl/>
        </w:rPr>
        <w:t>ואין להוכיח כן מהא ד</w:t>
      </w:r>
      <w:r w:rsidRPr="007435EB">
        <w:rPr>
          <w:rtl/>
        </w:rPr>
        <w:t xml:space="preserve">תניא: נטמא בשר, או שנפסל, או שיצא חוץ לקלעים </w:t>
      </w:r>
      <w:r>
        <w:rPr>
          <w:rStyle w:val="affffd"/>
          <w:rFonts w:hint="cs"/>
          <w:rtl/>
          <w:rPrChange w:id="10527" w:author="מנוע אמוראים" w:date="2026-10-05T16:42:03Z">
            <w:rPr>
              <w:rFonts w:hint="cs"/>
              <w:rtl/>
            </w:rPr>
          </w:rPrChange>
        </w:rPr>
        <w:t xml:space="preserve">לר</w:t>
      </w:r>
      <w:r>
        <w:rPr>
          <w:rStyle w:val="affffd"/>
          <w:rtl/>
          <w:rPrChange w:id="10528" w:author="מנוע אמוראים" w:date="2026-10-05T16:42:03Z">
            <w:rPr>
              <w:rtl/>
            </w:rPr>
          </w:rPrChange>
        </w:rPr>
        <w:t xml:space="preserve">"</w:t>
      </w:r>
      <w:r>
        <w:rPr>
          <w:rStyle w:val="affffd"/>
          <w:rFonts w:hint="cs"/>
          <w:rtl/>
          <w:rPrChange w:id="10529" w:author="מנוע אמוראים" w:date="2026-10-05T16:42:03Z">
            <w:rPr>
              <w:rFonts w:hint="cs"/>
              <w:rtl/>
            </w:rPr>
          </w:rPrChange>
        </w:rPr>
        <w:t xml:space="preserve">א</w:t>
      </w:r>
      <w:r>
        <w:rPr>
          <w:rFonts w:hint="cs"/>
          <w:rtl/>
        </w:rPr>
        <w:t xml:space="preserve"> יזרק.</w:t>
      </w:r>
      <w:r w:rsidRPr="007435EB">
        <w:rPr>
          <w:rFonts w:cs="Guttman Vilna" w:hint="cs"/>
          <w:b/>
          <w:bCs/>
          <w:rtl/>
        </w:rPr>
        <w:t>.</w:t>
      </w:r>
    </w:p>
    <w:p w14:paraId="1C372D3F" w14:textId="77777777" w:rsidR="00E8089F" w:rsidRPr="007435EB" w:rsidRDefault="00E8089F" w:rsidP="00E8089F">
      <w:pPr>
        <w:rPr>
          <w:rtl/>
        </w:rPr>
      </w:pPr>
      <w:r>
        <w:rPr>
          <w:rStyle w:val="affffd"/>
          <w:rFonts w:hint="cs"/>
          <w:rtl/>
          <w:rPrChange w:id="10530" w:author="מנוע אמוראים" w:date="2026-10-05T16:42:03Z">
            <w:rPr>
              <w:rFonts w:hint="cs"/>
              <w:rtl/>
            </w:rPr>
          </w:rPrChange>
        </w:rPr>
        <w:t xml:space="preserve">ולרי</w:t>
      </w:r>
      <w:r>
        <w:rPr>
          <w:rStyle w:val="affffd"/>
          <w:rtl/>
          <w:rPrChange w:id="10531" w:author="מנוע אמוראים" w:date="2026-10-05T16:42:03Z">
            <w:rPr>
              <w:rtl/>
            </w:rPr>
          </w:rPrChange>
        </w:rPr>
        <w:t xml:space="preserve">"</w:t>
      </w:r>
      <w:r>
        <w:rPr>
          <w:rStyle w:val="affffd"/>
          <w:rFonts w:hint="cs"/>
          <w:rtl/>
          <w:rPrChange w:id="10532" w:author="מנוע אמוראים" w:date="2026-10-05T16:42:03Z">
            <w:rPr>
              <w:rFonts w:hint="cs"/>
              <w:rtl/>
            </w:rPr>
          </w:rPrChange>
        </w:rPr>
        <w:t xml:space="preserve">ה</w:t>
      </w:r>
      <w:r>
        <w:rPr>
          <w:rFonts w:hint="cs"/>
          <w:rtl/>
        </w:rPr>
        <w:t xml:space="preserve">: לא יזרק ומודה שאם זרק הורצה.</w:t>
      </w:r>
    </w:p>
    <w:p w14:paraId="0BCF8EC0" w14:textId="77777777" w:rsidR="00E8089F" w:rsidRPr="007435EB" w:rsidRDefault="00E8089F" w:rsidP="00E8089F">
      <w:pPr>
        <w:rPr>
          <w:rtl/>
        </w:rPr>
      </w:pPr>
      <w:r w:rsidRPr="007435EB">
        <w:rPr>
          <w:rFonts w:ascii="Fb Fontext" w:hAnsi="Fb Fontext" w:hint="cs"/>
          <w:sz w:val="20"/>
          <w:rtl/>
        </w:rPr>
        <w:t>דהא</w:t>
      </w:r>
      <w:r w:rsidRPr="007435EB">
        <w:rPr>
          <w:rFonts w:ascii="Fb Fontext" w:hAnsi="Fb Fontext"/>
          <w:sz w:val="20"/>
          <w:rtl/>
        </w:rPr>
        <w:t xml:space="preserve"> - פסולה דיעבד משמע, ועוד, חמשה דברים באין - לכתחלה משמע.</w:t>
      </w:r>
    </w:p>
    <w:p w14:paraId="34A40C74" w14:textId="77777777" w:rsidR="00E8089F" w:rsidRPr="005C3FF1" w:rsidRDefault="00E8089F" w:rsidP="009A151F">
      <w:pPr>
        <w:rPr>
          <w:rStyle w:val="afffa"/>
          <w:rtl/>
        </w:rPr>
      </w:pPr>
      <w:r w:rsidRPr="005C3FF1">
        <w:rPr>
          <w:rStyle w:val="afffa"/>
          <w:rtl/>
        </w:rPr>
        <w:t xml:space="preserve">אלא </w:t>
      </w:r>
      <w:r w:rsidRPr="005C3FF1">
        <w:rPr>
          <w:rStyle w:val="afffa"/>
          <w:rFonts w:hint="cs"/>
          <w:rtl/>
        </w:rPr>
        <w:t>כ</w:t>
      </w:r>
      <w:r w:rsidRPr="005C3FF1">
        <w:rPr>
          <w:rStyle w:val="afffa"/>
          <w:rtl/>
        </w:rPr>
        <w:t xml:space="preserve">אן ביחיד </w:t>
      </w:r>
      <w:r w:rsidRPr="005C3FF1">
        <w:rPr>
          <w:rStyle w:val="afffa"/>
          <w:rFonts w:hint="cs"/>
          <w:rtl/>
        </w:rPr>
        <w:t xml:space="preserve">דבדיעבד, </w:t>
      </w:r>
      <w:r w:rsidRPr="005C3FF1">
        <w:rPr>
          <w:rStyle w:val="afffa"/>
          <w:rtl/>
        </w:rPr>
        <w:t xml:space="preserve">כאן </w:t>
      </w:r>
      <w:r w:rsidRPr="005C3FF1">
        <w:rPr>
          <w:rStyle w:val="afffa"/>
          <w:rFonts w:hint="cs"/>
          <w:rtl/>
        </w:rPr>
        <w:t xml:space="preserve">[במתני'] </w:t>
      </w:r>
      <w:r w:rsidRPr="005C3FF1">
        <w:rPr>
          <w:rStyle w:val="afffa"/>
          <w:rtl/>
        </w:rPr>
        <w:t>בציבור</w:t>
      </w:r>
      <w:r w:rsidRPr="005C3FF1">
        <w:rPr>
          <w:rStyle w:val="afffa"/>
          <w:rFonts w:hint="cs"/>
          <w:rtl/>
        </w:rPr>
        <w:t xml:space="preserve"> דלכתחילה</w:t>
      </w:r>
      <w:r w:rsidRPr="005C3FF1">
        <w:rPr>
          <w:rStyle w:val="afffa"/>
          <w:rtl/>
        </w:rPr>
        <w:t>.</w:t>
      </w:r>
    </w:p>
    <w:p w14:paraId="147E9A88" w14:textId="03514E83" w:rsidR="00E8089F" w:rsidRPr="007435EB" w:rsidRDefault="00F47631" w:rsidP="00F47631">
      <w:pPr>
        <w:pStyle w:val="affd"/>
        <w:rPr>
          <w:bCs/>
          <w:rtl/>
        </w:rPr>
      </w:pPr>
      <w:r>
        <w:rPr>
          <w:rFonts w:hint="cs"/>
          <w:rtl/>
        </w:rPr>
        <w:t>***</w:t>
      </w:r>
    </w:p>
    <w:p w14:paraId="57FB0575" w14:textId="77777777" w:rsidR="00E8089F" w:rsidRPr="007435EB" w:rsidRDefault="00E8089F" w:rsidP="005C3FF1">
      <w:pPr>
        <w:pStyle w:val="afff"/>
        <w:framePr w:wrap="around"/>
        <w:rPr>
          <w:rtl/>
        </w:rPr>
      </w:pPr>
      <w:r w:rsidRPr="007435EB">
        <w:rPr>
          <w:rFonts w:hint="cs"/>
          <w:rtl/>
        </w:rPr>
        <w:t>עח.</w:t>
      </w:r>
    </w:p>
    <w:p w14:paraId="540D403B" w14:textId="77777777" w:rsidR="00E8089F" w:rsidRPr="005C3FF1" w:rsidRDefault="00E8089F" w:rsidP="009A151F">
      <w:pPr>
        <w:rPr>
          <w:rStyle w:val="afffa"/>
          <w:rtl/>
        </w:rPr>
      </w:pPr>
      <w:r w:rsidRPr="005C3FF1">
        <w:rPr>
          <w:rStyle w:val="afffa"/>
          <w:rtl/>
        </w:rPr>
        <w:t>נימא מתני</w:t>
      </w:r>
      <w:r w:rsidRPr="005C3FF1">
        <w:rPr>
          <w:rStyle w:val="afffa"/>
          <w:rFonts w:hint="cs"/>
          <w:rtl/>
        </w:rPr>
        <w:t>'</w:t>
      </w:r>
      <w:r w:rsidRPr="005C3FF1">
        <w:rPr>
          <w:rStyle w:val="afffa"/>
          <w:rtl/>
        </w:rPr>
        <w:t xml:space="preserve"> דלא כרבי יוסי.</w:t>
      </w:r>
    </w:p>
    <w:p w14:paraId="1B65F266" w14:textId="77777777" w:rsidR="00E8089F" w:rsidRPr="007435EB" w:rsidRDefault="00E8089F" w:rsidP="00E8089F">
      <w:pPr>
        <w:rPr>
          <w:rFonts w:cs="Guttman Vilna"/>
          <w:b/>
          <w:bCs/>
          <w:rtl/>
        </w:rPr>
      </w:pPr>
      <w:r>
        <w:rPr>
          <w:rFonts w:hint="cs"/>
          <w:rtl/>
        </w:rPr>
        <w:t xml:space="preserve">דהא </w:t>
      </w:r>
      <w:r>
        <w:rPr>
          <w:rStyle w:val="affffd"/>
          <w:rFonts w:hint="cs"/>
          <w:rtl/>
          <w:rPrChange w:id="10533" w:author="מנוע אמוראים" w:date="2026-10-05T16:42:03Z">
            <w:rPr>
              <w:rFonts w:hint="cs"/>
              <w:rtl/>
            </w:rPr>
          </w:rPrChange>
        </w:rPr>
        <w:t xml:space="preserve">לר</w:t>
      </w:r>
      <w:r>
        <w:rPr>
          <w:rStyle w:val="affffd"/>
          <w:rtl/>
          <w:rPrChange w:id="10534" w:author="מנוע אמוראים" w:date="2026-10-05T16:42:03Z">
            <w:rPr>
              <w:rtl/>
            </w:rPr>
          </w:rPrChange>
        </w:rPr>
        <w:t xml:space="preserve">"</w:t>
      </w:r>
      <w:r>
        <w:rPr>
          <w:rStyle w:val="affffd"/>
          <w:rFonts w:hint="cs"/>
          <w:rtl/>
          <w:rPrChange w:id="10535" w:author="מנוע אמוראים" w:date="2026-10-05T16:42:03Z">
            <w:rPr>
              <w:rFonts w:hint="cs"/>
              <w:rtl/>
            </w:rPr>
          </w:rPrChange>
        </w:rPr>
        <w:t xml:space="preserve">א</w:t>
      </w:r>
      <w:r w:rsidRPr="007435EB">
        <w:rPr>
          <w:rtl/>
        </w:rPr>
        <w:t xml:space="preserve">: הציץ מרצה על אכילות, </w:t>
      </w:r>
      <w:r w:rsidRPr="007435EB">
        <w:rPr>
          <w:rFonts w:hint="cs"/>
          <w:rtl/>
        </w:rPr>
        <w:t>ו</w:t>
      </w:r>
      <w:r w:rsidRPr="007435EB">
        <w:rPr>
          <w:rtl/>
        </w:rPr>
        <w:t xml:space="preserve">רבי יוסי </w:t>
      </w:r>
      <w:r w:rsidRPr="007435EB">
        <w:rPr>
          <w:rFonts w:hint="cs"/>
          <w:rtl/>
        </w:rPr>
        <w:t>ס</w:t>
      </w:r>
      <w:r w:rsidRPr="007435EB">
        <w:rPr>
          <w:rtl/>
        </w:rPr>
        <w:t>"</w:t>
      </w:r>
      <w:r w:rsidRPr="007435EB">
        <w:rPr>
          <w:rFonts w:hint="cs"/>
          <w:rtl/>
        </w:rPr>
        <w:t>ל</w:t>
      </w:r>
      <w:r w:rsidRPr="007435EB">
        <w:rPr>
          <w:rtl/>
        </w:rPr>
        <w:t>: אין הציץ מרצה על אכילות.</w:t>
      </w:r>
    </w:p>
    <w:p w14:paraId="3110FA2A" w14:textId="77777777" w:rsidR="00E8089F" w:rsidRPr="007435EB" w:rsidRDefault="00E8089F" w:rsidP="00E8089F">
      <w:pPr>
        <w:rPr>
          <w:rFonts w:cs="Guttman Vilna"/>
          <w:b/>
          <w:bCs/>
          <w:rtl/>
        </w:rPr>
      </w:pPr>
      <w:r w:rsidRPr="007435EB">
        <w:rPr>
          <w:rFonts w:hint="cs"/>
          <w:rtl/>
        </w:rPr>
        <w:t>וקס</w:t>
      </w:r>
      <w:r w:rsidRPr="007435EB">
        <w:rPr>
          <w:rtl/>
        </w:rPr>
        <w:t>"</w:t>
      </w:r>
      <w:r>
        <w:rPr>
          <w:rFonts w:hint="cs"/>
          <w:rtl/>
        </w:rPr>
        <w:t xml:space="preserve">ד דרבי יוסי </w:t>
      </w:r>
      <w:r>
        <w:rPr>
          <w:rStyle w:val="affffd"/>
          <w:rFonts w:hint="cs"/>
          <w:rtl/>
          <w:rPrChange w:id="10536" w:author="מנוע אמוראים" w:date="2026-10-05T16:42:03Z">
            <w:rPr>
              <w:rFonts w:hint="cs"/>
              <w:rtl/>
            </w:rPr>
          </w:rPrChange>
        </w:rPr>
        <w:t xml:space="preserve">כרי</w:t>
      </w:r>
      <w:r>
        <w:rPr>
          <w:rStyle w:val="affffd"/>
          <w:rtl/>
          <w:rPrChange w:id="10537" w:author="מנוע אמוראים" w:date="2026-10-05T16:42:03Z">
            <w:rPr>
              <w:rtl/>
            </w:rPr>
          </w:rPrChange>
        </w:rPr>
        <w:t xml:space="preserve">"</w:t>
      </w:r>
      <w:r>
        <w:rPr>
          <w:rStyle w:val="affffd"/>
          <w:rFonts w:hint="cs"/>
          <w:rtl/>
          <w:rPrChange w:id="10538" w:author="מנוע אמוראים" w:date="2026-10-05T16:42:03Z">
            <w:rPr>
              <w:rFonts w:hint="cs"/>
              <w:rtl/>
            </w:rPr>
          </w:rPrChange>
        </w:rPr>
        <w:t xml:space="preserve">ה</w:t>
      </w:r>
      <w:r>
        <w:rPr>
          <w:rFonts w:hint="cs"/>
          <w:rtl/>
        </w:rPr>
        <w:t xml:space="preserve"> ס</w:t>
      </w:r>
      <w:r w:rsidRPr="007435EB">
        <w:rPr>
          <w:rtl/>
        </w:rPr>
        <w:t>"</w:t>
      </w:r>
      <w:r w:rsidRPr="007435EB">
        <w:rPr>
          <w:rFonts w:hint="cs"/>
          <w:rtl/>
        </w:rPr>
        <w:t>ל דבעי תרתי.</w:t>
      </w:r>
    </w:p>
    <w:p w14:paraId="7359DF31" w14:textId="77777777" w:rsidR="00E8089F" w:rsidRPr="007435EB" w:rsidRDefault="00E8089F" w:rsidP="00E8089F">
      <w:pPr>
        <w:rPr>
          <w:rFonts w:cs="Guttman Vilna"/>
          <w:b/>
          <w:bCs/>
          <w:rtl/>
        </w:rPr>
      </w:pPr>
      <w:r w:rsidRPr="005C3FF1">
        <w:rPr>
          <w:rStyle w:val="afffa"/>
          <w:rFonts w:hint="cs"/>
          <w:rtl/>
        </w:rPr>
        <w:t>ודחי</w:t>
      </w:r>
      <w:r w:rsidRPr="005C3FF1">
        <w:rPr>
          <w:rStyle w:val="afffa"/>
          <w:rtl/>
        </w:rPr>
        <w:t>'</w:t>
      </w:r>
      <w:r w:rsidRPr="005C3FF1">
        <w:rPr>
          <w:rStyle w:val="afffa"/>
          <w:rFonts w:hint="cs"/>
          <w:rtl/>
        </w:rPr>
        <w:t xml:space="preserve"> </w:t>
      </w:r>
      <w:r>
        <w:rPr>
          <w:rFonts w:hint="cs"/>
          <w:rtl/>
        </w:rPr>
        <w:t xml:space="preserve">דאפשר רבי יוסי </w:t>
      </w:r>
      <w:r>
        <w:rPr>
          <w:rStyle w:val="affffd"/>
          <w:rFonts w:hint="cs"/>
          <w:rtl/>
          <w:rPrChange w:id="10539" w:author="מנוע אמוראים" w:date="2026-10-05T16:42:03Z">
            <w:rPr>
              <w:rFonts w:hint="cs"/>
              <w:rtl/>
            </w:rPr>
          </w:rPrChange>
        </w:rPr>
        <w:t xml:space="preserve">כר</w:t>
      </w:r>
      <w:r>
        <w:rPr>
          <w:rStyle w:val="affffd"/>
          <w:rtl/>
          <w:rPrChange w:id="10540" w:author="מנוע אמוראים" w:date="2026-10-05T16:42:03Z">
            <w:rPr>
              <w:rtl/>
            </w:rPr>
          </w:rPrChange>
        </w:rPr>
        <w:t xml:space="preserve">"</w:t>
      </w:r>
      <w:r>
        <w:rPr>
          <w:rStyle w:val="affffd"/>
          <w:rFonts w:hint="cs"/>
          <w:rtl/>
          <w:rPrChange w:id="10541" w:author="מנוע אמוראים" w:date="2026-10-05T16:42:03Z">
            <w:rPr>
              <w:rFonts w:hint="cs"/>
              <w:rtl/>
            </w:rPr>
          </w:rPrChange>
        </w:rPr>
        <w:t xml:space="preserve">א</w:t>
      </w:r>
      <w:r>
        <w:rPr>
          <w:rFonts w:hint="cs"/>
          <w:rtl/>
        </w:rPr>
        <w:t xml:space="preserve"> ס</w:t>
      </w:r>
      <w:r w:rsidRPr="007435EB">
        <w:rPr>
          <w:rtl/>
        </w:rPr>
        <w:t>"</w:t>
      </w:r>
      <w:r w:rsidRPr="007435EB">
        <w:rPr>
          <w:rFonts w:hint="cs"/>
          <w:rtl/>
        </w:rPr>
        <w:t>ל דס</w:t>
      </w:r>
      <w:r w:rsidRPr="007435EB">
        <w:rPr>
          <w:rtl/>
        </w:rPr>
        <w:t>"</w:t>
      </w:r>
      <w:r w:rsidRPr="007435EB">
        <w:rPr>
          <w:rFonts w:hint="cs"/>
          <w:rtl/>
        </w:rPr>
        <w:t>ל</w:t>
      </w:r>
      <w:r w:rsidRPr="00AC0CB1">
        <w:rPr>
          <w:rStyle w:val="af2"/>
          <w:rFonts w:hint="cs"/>
          <w:rtl/>
        </w:rPr>
        <w:t xml:space="preserve"> '</w:t>
      </w:r>
      <w:r w:rsidRPr="00AC0CB1">
        <w:rPr>
          <w:rStyle w:val="af2"/>
          <w:rtl/>
        </w:rPr>
        <w:t>דם</w:t>
      </w:r>
      <w:r w:rsidRPr="00AC0CB1">
        <w:rPr>
          <w:rStyle w:val="af2"/>
          <w:rFonts w:hint="cs"/>
          <w:rtl/>
        </w:rPr>
        <w:t>'</w:t>
      </w:r>
      <w:r w:rsidRPr="00AC0CB1">
        <w:rPr>
          <w:rStyle w:val="af2"/>
          <w:rtl/>
        </w:rPr>
        <w:t xml:space="preserve"> </w:t>
      </w:r>
      <w:r w:rsidR="00127038">
        <w:rPr>
          <w:rFonts w:hint="cs"/>
          <w:rtl/>
        </w:rPr>
        <w:t>אף</w:t>
      </w:r>
      <w:r w:rsidRPr="007435EB">
        <w:rPr>
          <w:rFonts w:hint="cs"/>
          <w:rtl/>
        </w:rPr>
        <w:t xml:space="preserve"> </w:t>
      </w:r>
      <w:r w:rsidRPr="007435EB">
        <w:rPr>
          <w:rtl/>
        </w:rPr>
        <w:t>שאין בשר.</w:t>
      </w:r>
    </w:p>
    <w:p w14:paraId="59D45502" w14:textId="77777777" w:rsidR="00E8089F" w:rsidRPr="007435EB" w:rsidRDefault="00E8089F" w:rsidP="00E8089F">
      <w:pPr>
        <w:rPr>
          <w:rFonts w:cs="Guttman Vilna"/>
          <w:b/>
          <w:bCs/>
          <w:rtl/>
        </w:rPr>
      </w:pPr>
      <w:r w:rsidRPr="007435EB">
        <w:rPr>
          <w:rFonts w:hint="cs"/>
          <w:rtl/>
        </w:rPr>
        <w:t xml:space="preserve">ואין להקשות </w:t>
      </w:r>
      <w:r w:rsidR="00916C28">
        <w:rPr>
          <w:rFonts w:hint="cs"/>
          <w:rtl/>
        </w:rPr>
        <w:t>שמא</w:t>
      </w:r>
      <w:r w:rsidRPr="007435EB">
        <w:rPr>
          <w:rtl/>
        </w:rPr>
        <w:t xml:space="preserve">י </w:t>
      </w:r>
      <w:r w:rsidRPr="007435EB">
        <w:rPr>
          <w:b/>
          <w:rtl/>
        </w:rPr>
        <w:t>הלכתא</w:t>
      </w:r>
      <w:r w:rsidRPr="007435EB">
        <w:rPr>
          <w:rtl/>
        </w:rPr>
        <w:t xml:space="preserve"> אין הציץ מרצה על אכילות.</w:t>
      </w:r>
    </w:p>
    <w:p w14:paraId="41CE1175" w14:textId="77777777" w:rsidR="00E8089F" w:rsidRPr="007435EB" w:rsidRDefault="00E8089F" w:rsidP="00E8089F">
      <w:pPr>
        <w:rPr>
          <w:rFonts w:cs="Guttman Vilna"/>
          <w:b/>
          <w:bCs/>
          <w:rtl/>
        </w:rPr>
      </w:pPr>
      <w:r>
        <w:rPr>
          <w:rFonts w:hint="cs"/>
          <w:rtl/>
        </w:rPr>
        <w:t xml:space="preserve">דהא גם </w:t>
      </w:r>
      <w:r>
        <w:rPr>
          <w:rStyle w:val="affffd"/>
          <w:rFonts w:hint="cs"/>
          <w:rtl/>
          <w:rPrChange w:id="10542" w:author="מנוע אמוראים" w:date="2026-10-05T16:42:03Z">
            <w:rPr>
              <w:rFonts w:hint="cs"/>
              <w:rtl/>
            </w:rPr>
          </w:rPrChange>
        </w:rPr>
        <w:t xml:space="preserve">לר</w:t>
      </w:r>
      <w:r>
        <w:rPr>
          <w:rStyle w:val="affffd"/>
          <w:rtl/>
          <w:rPrChange w:id="10543" w:author="מנוע אמוראים" w:date="2026-10-05T16:42:03Z">
            <w:rPr>
              <w:rtl/>
            </w:rPr>
          </w:rPrChange>
        </w:rPr>
        <w:t xml:space="preserve">"</w:t>
      </w:r>
      <w:r>
        <w:rPr>
          <w:rStyle w:val="affffd"/>
          <w:rFonts w:hint="cs"/>
          <w:rtl/>
          <w:rPrChange w:id="10544" w:author="מנוע אמוראים" w:date="2026-10-05T16:42:03Z">
            <w:rPr>
              <w:rFonts w:hint="cs"/>
              <w:rtl/>
            </w:rPr>
          </w:rPrChange>
        </w:rPr>
        <w:t xml:space="preserve">א</w:t>
      </w:r>
      <w:r>
        <w:rPr>
          <w:rFonts w:hint="cs"/>
          <w:rtl/>
        </w:rPr>
        <w:t xml:space="preserve"> דהציץ מרצה אי דם </w:t>
      </w:r>
      <w:r w:rsidR="00127038">
        <w:rPr>
          <w:rFonts w:hint="cs"/>
          <w:rtl/>
        </w:rPr>
        <w:t>אף</w:t>
      </w:r>
      <w:r w:rsidRPr="007435EB">
        <w:rPr>
          <w:rFonts w:hint="cs"/>
          <w:rtl/>
        </w:rPr>
        <w:t xml:space="preserve"> שאין מרצה. הך </w:t>
      </w:r>
      <w:r w:rsidRPr="007435EB">
        <w:rPr>
          <w:rFonts w:hint="cs"/>
          <w:b/>
          <w:rtl/>
        </w:rPr>
        <w:t>הלכתא</w:t>
      </w:r>
      <w:r w:rsidRPr="007435EB">
        <w:rPr>
          <w:rFonts w:hint="cs"/>
          <w:rtl/>
        </w:rPr>
        <w:t xml:space="preserve"> דציץ למיקבעי בפיגול ולאפוקי מידי מעילה ובהם פליגי.</w:t>
      </w:r>
    </w:p>
    <w:p w14:paraId="19808647" w14:textId="77777777" w:rsidR="00E8089F" w:rsidRPr="007435EB" w:rsidRDefault="00E8089F" w:rsidP="00E8089F">
      <w:pPr>
        <w:rPr>
          <w:rtl/>
        </w:rPr>
      </w:pPr>
      <w:r>
        <w:rPr>
          <w:rStyle w:val="affffd"/>
          <w:rFonts w:hint="cs"/>
          <w:rtl/>
          <w:rPrChange w:id="10545" w:author="מנוע אמוראים" w:date="2026-10-05T16:42:03Z">
            <w:rPr>
              <w:rFonts w:hint="cs"/>
              <w:rtl/>
            </w:rPr>
          </w:rPrChange>
        </w:rPr>
        <w:t xml:space="preserve">דלר</w:t>
      </w:r>
      <w:r>
        <w:rPr>
          <w:rStyle w:val="affffd"/>
          <w:rtl/>
          <w:rPrChange w:id="10546" w:author="מנוע אמוראים" w:date="2026-10-05T16:42:03Z">
            <w:rPr>
              <w:rtl/>
            </w:rPr>
          </w:rPrChange>
        </w:rPr>
        <w:t xml:space="preserve">"</w:t>
      </w:r>
      <w:r>
        <w:rPr>
          <w:rStyle w:val="affffd"/>
          <w:rFonts w:hint="cs"/>
          <w:rtl/>
          <w:rPrChange w:id="10547" w:author="מנוע אמוראים" w:date="2026-10-05T16:42:03Z">
            <w:rPr>
              <w:rFonts w:hint="cs"/>
              <w:rtl/>
            </w:rPr>
          </w:rPrChange>
        </w:rPr>
        <w:t xml:space="preserve">א</w:t>
      </w:r>
      <w:r>
        <w:rPr>
          <w:rFonts w:hint="cs"/>
          <w:rtl/>
        </w:rPr>
        <w:t xml:space="preserve"> ס</w:t>
      </w:r>
      <w:r w:rsidRPr="007435EB">
        <w:rPr>
          <w:rtl/>
        </w:rPr>
        <w:t>"</w:t>
      </w:r>
      <w:r w:rsidRPr="007435EB">
        <w:rPr>
          <w:rFonts w:hint="cs"/>
          <w:rtl/>
        </w:rPr>
        <w:t xml:space="preserve">ל מרצה ציץ עליויה ומשוי כטהור וקבע בפיגול </w:t>
      </w:r>
      <w:r w:rsidRPr="007435EB">
        <w:rPr>
          <w:rtl/>
        </w:rPr>
        <w:t>מידי מעילה.</w:t>
      </w:r>
    </w:p>
    <w:p w14:paraId="72AC2449" w14:textId="77777777" w:rsidR="00E8089F" w:rsidRPr="007435EB" w:rsidRDefault="00E8089F" w:rsidP="00E8089F">
      <w:pPr>
        <w:rPr>
          <w:rtl/>
        </w:rPr>
      </w:pPr>
      <w:r w:rsidRPr="007435EB">
        <w:rPr>
          <w:rFonts w:ascii="Fb Fontext" w:hAnsi="Fb Fontext"/>
          <w:sz w:val="20"/>
          <w:rtl/>
        </w:rPr>
        <w:t>ור</w:t>
      </w:r>
      <w:r w:rsidRPr="007435EB">
        <w:rPr>
          <w:rFonts w:ascii="Fb Fontext" w:hAnsi="Fb Fontext" w:hint="cs"/>
          <w:sz w:val="20"/>
          <w:rtl/>
        </w:rPr>
        <w:t>בי יוסי ס</w:t>
      </w:r>
      <w:r w:rsidRPr="007435EB">
        <w:rPr>
          <w:rFonts w:ascii="Fb Fontext" w:hAnsi="Fb Fontext"/>
          <w:sz w:val="20"/>
          <w:rtl/>
        </w:rPr>
        <w:t>"</w:t>
      </w:r>
      <w:r w:rsidRPr="007435EB">
        <w:rPr>
          <w:rFonts w:ascii="Fb Fontext" w:hAnsi="Fb Fontext" w:hint="cs"/>
          <w:sz w:val="20"/>
          <w:rtl/>
        </w:rPr>
        <w:t>ל ד</w:t>
      </w:r>
      <w:r w:rsidRPr="007435EB">
        <w:rPr>
          <w:rFonts w:ascii="Fb Fontext" w:hAnsi="Fb Fontext"/>
          <w:sz w:val="20"/>
          <w:rtl/>
        </w:rPr>
        <w:t>לא מרצה ציץ עילויה, ולא משוי ליה כטהור, ולא קבע בפיגול, ולא מפיק מידי מעילה.</w:t>
      </w:r>
    </w:p>
    <w:p w14:paraId="50F90432" w14:textId="77777777" w:rsidR="00E8089F" w:rsidRPr="007435EB" w:rsidRDefault="00E8089F" w:rsidP="00E8089F">
      <w:pPr>
        <w:rPr>
          <w:rtl/>
        </w:rPr>
      </w:pPr>
      <w:r w:rsidRPr="007435EB">
        <w:rPr>
          <w:rFonts w:ascii="Fb Fontext" w:hAnsi="Fb Fontext" w:hint="cs"/>
          <w:rtl/>
        </w:rPr>
        <w:lastRenderedPageBreak/>
        <w:t xml:space="preserve">והגמ' דחתה לזה- דהא </w:t>
      </w:r>
      <w:r w:rsidR="00AB3B38">
        <w:rPr>
          <w:rFonts w:ascii="Fb Fontext" w:hAnsi="Fb Fontext" w:hint="cs"/>
          <w:rtl/>
        </w:rPr>
        <w:t>אף</w:t>
      </w:r>
      <w:r w:rsidRPr="007435EB">
        <w:rPr>
          <w:rFonts w:ascii="Fb Fontext" w:hAnsi="Fb Fontext" w:hint="cs"/>
          <w:rtl/>
        </w:rPr>
        <w:t xml:space="preserve"> דרבי יוסי ס</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10548" w:author="מנוע אמוראים" w:date="2026-10-05T16:42:03Z">
            <w:rPr>
              <w:rFonts w:ascii="Fb Fontext" w:hAnsi="Fb Fontext" w:hint="cs"/>
              <w:rtl/>
            </w:rPr>
          </w:rPrChange>
        </w:rPr>
        <w:t xml:space="preserve">כר</w:t>
      </w:r>
      <w:r>
        <w:rPr>
          <w:rStyle w:val="affffd"/>
          <w:rFonts w:ascii="Fb Fontext" w:hAnsi="Fb Fontext"/>
          <w:rtl/>
          <w:rPrChange w:id="10549" w:author="מנוע אמוראים" w:date="2026-10-05T16:42:03Z">
            <w:rPr>
              <w:rFonts w:ascii="Fb Fontext" w:hAnsi="Fb Fontext"/>
              <w:rtl/>
            </w:rPr>
          </w:rPrChange>
        </w:rPr>
        <w:t xml:space="preserve">"</w:t>
      </w:r>
      <w:r>
        <w:rPr>
          <w:rStyle w:val="affffd"/>
          <w:rFonts w:ascii="Fb Fontext" w:hAnsi="Fb Fontext" w:hint="cs"/>
          <w:rtl/>
          <w:rPrChange w:id="10550" w:author="מנוע אמוראים" w:date="2026-10-05T16:42:03Z">
            <w:rPr>
              <w:rFonts w:ascii="Fb Fontext" w:hAnsi="Fb Fontext" w:hint="cs"/>
              <w:rtl/>
            </w:rPr>
          </w:rPrChange>
        </w:rPr>
        <w:t xml:space="preserve">א</w:t>
      </w:r>
      <w:r>
        <w:rPr>
          <w:rFonts w:ascii="Fb Fontext" w:hAnsi="Fb Fontext" w:hint="cs"/>
          <w:rtl/>
        </w:rPr>
        <w:t xml:space="preserve"> בזבחים איכא דם ובעומר איכא קומץ ובלחה</w:t>
      </w:r>
      <w:r w:rsidRPr="007435EB">
        <w:rPr>
          <w:rFonts w:ascii="Fb Fontext" w:hAnsi="Fb Fontext"/>
          <w:rtl/>
        </w:rPr>
        <w:t>"</w:t>
      </w:r>
      <w:r w:rsidRPr="007435EB">
        <w:rPr>
          <w:rFonts w:ascii="Fb Fontext" w:hAnsi="Fb Fontext" w:hint="cs"/>
          <w:rtl/>
        </w:rPr>
        <w:t>פ איכא בזיכין.</w:t>
      </w:r>
    </w:p>
    <w:p w14:paraId="7C22DFC8"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r>
      <w:r w:rsidRPr="007435EB">
        <w:rPr>
          <w:rFonts w:ascii="Fb Fontext" w:hAnsi="Fb Fontext"/>
          <w:sz w:val="20"/>
          <w:rtl/>
        </w:rPr>
        <w:tab/>
      </w:r>
      <w:r w:rsidRPr="007435EB">
        <w:rPr>
          <w:rFonts w:ascii="Fb Fontext" w:hAnsi="Fb Fontext" w:hint="cs"/>
          <w:sz w:val="20"/>
          <w:rtl/>
        </w:rPr>
        <w:t>אבל בשתי הלחם מה איכא ואין לומר ד</w:t>
      </w:r>
      <w:r w:rsidRPr="007435EB">
        <w:rPr>
          <w:rFonts w:ascii="Fb Fontext" w:hAnsi="Fb Fontext"/>
          <w:sz w:val="20"/>
          <w:rtl/>
        </w:rPr>
        <w:t>לקרב עמהן</w:t>
      </w:r>
      <w:r w:rsidRPr="007435EB">
        <w:rPr>
          <w:rFonts w:ascii="Fb Fontext" w:hAnsi="Fb Fontext" w:hint="cs"/>
          <w:sz w:val="20"/>
          <w:rtl/>
        </w:rPr>
        <w:t xml:space="preserve"> ד</w:t>
      </w:r>
      <w:r w:rsidRPr="007435EB">
        <w:rPr>
          <w:rFonts w:ascii="Fb Fontext" w:hAnsi="Fb Fontext"/>
          <w:sz w:val="20"/>
          <w:rtl/>
        </w:rPr>
        <w:t xml:space="preserve">היינו שלמי ציבור, </w:t>
      </w: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כ הוו ד' ואנן ה</w:t>
      </w:r>
      <w:r w:rsidRPr="007435EB">
        <w:rPr>
          <w:rFonts w:ascii="Fb Fontext" w:hAnsi="Fb Fontext"/>
          <w:sz w:val="20"/>
          <w:rtl/>
        </w:rPr>
        <w:t>'</w:t>
      </w:r>
      <w:r w:rsidRPr="007435EB">
        <w:rPr>
          <w:rFonts w:ascii="Fb Fontext" w:hAnsi="Fb Fontext" w:hint="cs"/>
          <w:sz w:val="20"/>
          <w:rtl/>
        </w:rPr>
        <w:t xml:space="preserve"> תנן</w:t>
      </w:r>
      <w:r w:rsidR="0011715B">
        <w:rPr>
          <w:rFonts w:ascii="Fb Fontext" w:hAnsi="Fb Fontext" w:hint="cs"/>
          <w:sz w:val="20"/>
          <w:rtl/>
        </w:rPr>
        <w:t>.</w:t>
      </w:r>
    </w:p>
    <w:p w14:paraId="60EFF1E4" w14:textId="77777777" w:rsidR="00E8089F" w:rsidRPr="007435EB" w:rsidRDefault="00E8089F" w:rsidP="00E8089F">
      <w:pPr>
        <w:rPr>
          <w:rtl/>
        </w:rPr>
      </w:pPr>
      <w:r w:rsidRPr="005C3FF1">
        <w:rPr>
          <w:rStyle w:val="afffa"/>
          <w:rFonts w:hint="cs"/>
          <w:rtl/>
        </w:rPr>
        <w:t xml:space="preserve">ואין לומר </w:t>
      </w:r>
      <w:r w:rsidRPr="007435EB">
        <w:rPr>
          <w:rFonts w:ascii="Fb Fontext" w:hAnsi="Fb Fontext" w:hint="cs"/>
          <w:rtl/>
        </w:rPr>
        <w:t>דרבי יוסי ס</w:t>
      </w:r>
      <w:r w:rsidRPr="007435EB">
        <w:rPr>
          <w:rFonts w:ascii="Fb Fontext" w:hAnsi="Fb Fontext"/>
          <w:rtl/>
        </w:rPr>
        <w:t>"</w:t>
      </w:r>
      <w:r w:rsidRPr="007435EB">
        <w:rPr>
          <w:rFonts w:ascii="Fb Fontext" w:hAnsi="Fb Fontext" w:hint="cs"/>
          <w:rtl/>
        </w:rPr>
        <w:t>ל ד</w:t>
      </w:r>
      <w:r w:rsidRPr="007435EB">
        <w:rPr>
          <w:rFonts w:ascii="Fb Fontext" w:hAnsi="Fb Fontext"/>
          <w:rtl/>
        </w:rPr>
        <w:t xml:space="preserve">טומאה </w:t>
      </w:r>
      <w:r w:rsidRPr="005C3FF1">
        <w:rPr>
          <w:rStyle w:val="afffa"/>
          <w:rtl/>
        </w:rPr>
        <w:t>הותרה</w:t>
      </w:r>
      <w:r w:rsidRPr="007435EB">
        <w:rPr>
          <w:rFonts w:ascii="Fb Fontext" w:hAnsi="Fb Fontext"/>
          <w:rtl/>
        </w:rPr>
        <w:t xml:space="preserve"> בציבור.</w:t>
      </w:r>
    </w:p>
    <w:p w14:paraId="701FA9F1" w14:textId="77777777" w:rsidR="00E8089F" w:rsidRPr="007435EB" w:rsidRDefault="00E8089F" w:rsidP="00E8089F">
      <w:pPr>
        <w:rPr>
          <w:rtl/>
        </w:rPr>
      </w:pPr>
      <w:r>
        <w:rPr>
          <w:rFonts w:hint="cs"/>
          <w:rtl/>
        </w:rPr>
        <w:t xml:space="preserve">דהא </w:t>
      </w:r>
      <w:r>
        <w:rPr>
          <w:rStyle w:val="affffd"/>
          <w:rFonts w:hint="cs"/>
          <w:rtl/>
          <w:rPrChange w:id="10551" w:author="מנוע אמוראים" w:date="2026-10-05T16:42:03Z">
            <w:rPr>
              <w:rFonts w:hint="cs"/>
              <w:rtl/>
            </w:rPr>
          </w:rPrChange>
        </w:rPr>
        <w:t xml:space="preserve">לר</w:t>
      </w:r>
      <w:r>
        <w:rPr>
          <w:rStyle w:val="affffd"/>
          <w:rtl/>
          <w:rPrChange w:id="10552" w:author="מנוע אמוראים" w:date="2026-10-05T16:42:03Z">
            <w:rPr>
              <w:rtl/>
            </w:rPr>
          </w:rPrChange>
        </w:rPr>
        <w:t xml:space="preserve">"</w:t>
      </w:r>
      <w:r>
        <w:rPr>
          <w:rStyle w:val="affffd"/>
          <w:rFonts w:hint="cs"/>
          <w:rtl/>
          <w:rPrChange w:id="10553" w:author="מנוע אמוראים" w:date="2026-10-05T16:42:03Z">
            <w:rPr>
              <w:rFonts w:hint="cs"/>
              <w:rtl/>
            </w:rPr>
          </w:rPrChange>
        </w:rPr>
        <w:t xml:space="preserve">מ</w:t>
      </w:r>
      <w:r>
        <w:rPr>
          <w:rFonts w:hint="cs"/>
          <w:rtl/>
        </w:rPr>
        <w:t xml:space="preserve"> </w:t>
      </w:r>
      <w:r w:rsidRPr="007435EB">
        <w:rPr>
          <w:rtl/>
        </w:rPr>
        <w:t>אחד זה ואחד זה מזין עליו כל שבעה מכל חטאות שהיו שם.</w:t>
      </w:r>
    </w:p>
    <w:p w14:paraId="09C774E5" w14:textId="77777777" w:rsidR="00E8089F" w:rsidRPr="007435EB" w:rsidRDefault="00E8089F" w:rsidP="00E8089F">
      <w:pPr>
        <w:rPr>
          <w:rtl/>
        </w:rPr>
      </w:pPr>
      <w:r w:rsidRPr="007435EB">
        <w:rPr>
          <w:rtl/>
        </w:rPr>
        <w:t>רבי יוסי אומר: אין מזין עליו אלא שלישי ושביעי בלבד.</w:t>
      </w:r>
    </w:p>
    <w:p w14:paraId="43DC2FDC" w14:textId="77777777" w:rsidR="00E8089F" w:rsidRPr="007435EB" w:rsidRDefault="00E8089F" w:rsidP="00E8089F">
      <w:pPr>
        <w:rPr>
          <w:rFonts w:cs="Guttman Vilna"/>
          <w:b/>
          <w:bCs/>
          <w:rtl/>
        </w:rPr>
      </w:pPr>
      <w:r>
        <w:rPr>
          <w:rFonts w:hint="cs"/>
          <w:rtl/>
        </w:rPr>
        <w:t xml:space="preserve">וא'ל </w:t>
      </w:r>
      <w:r>
        <w:rPr>
          <w:rStyle w:val="affffd"/>
          <w:rFonts w:hint="cs"/>
          <w:rtl/>
          <w:rPrChange w:id="10554" w:author="מנוע אמוראים" w:date="2026-10-05T16:42:03Z">
            <w:rPr>
              <w:rFonts w:hint="cs"/>
              <w:rtl/>
            </w:rPr>
          </w:rPrChange>
        </w:rPr>
        <w:t xml:space="preserve">לר</w:t>
      </w:r>
      <w:r>
        <w:rPr>
          <w:rStyle w:val="affffd"/>
          <w:rtl/>
          <w:rPrChange w:id="10555" w:author="מנוע אמוראים" w:date="2026-10-05T16:42:03Z">
            <w:rPr>
              <w:rtl/>
            </w:rPr>
          </w:rPrChange>
        </w:rPr>
        <w:t xml:space="preserve">"</w:t>
      </w:r>
      <w:r>
        <w:rPr>
          <w:rStyle w:val="affffd"/>
          <w:rFonts w:hint="cs"/>
          <w:rtl/>
          <w:rPrChange w:id="10556" w:author="מנוע אמוראים" w:date="2026-10-05T16:42:03Z">
            <w:rPr>
              <w:rFonts w:hint="cs"/>
              <w:rtl/>
            </w:rPr>
          </w:rPrChange>
        </w:rPr>
        <w:t xml:space="preserve">מ</w:t>
      </w:r>
      <w:r>
        <w:rPr>
          <w:rFonts w:hint="cs"/>
          <w:rtl/>
        </w:rPr>
        <w:t xml:space="preserve"> טומאה הותרה בציבור ל</w:t>
      </w:r>
      <w:r w:rsidRPr="007435EB">
        <w:rPr>
          <w:rtl/>
        </w:rPr>
        <w:t>"</w:t>
      </w:r>
      <w:r w:rsidRPr="007435EB">
        <w:rPr>
          <w:rFonts w:hint="cs"/>
          <w:rtl/>
        </w:rPr>
        <w:t>ל הזאה כלל.</w:t>
      </w:r>
    </w:p>
    <w:p w14:paraId="7124ED60" w14:textId="77777777" w:rsidR="00E8089F" w:rsidRPr="007435EB" w:rsidRDefault="00E8089F" w:rsidP="00E8089F">
      <w:pPr>
        <w:rPr>
          <w:rtl/>
        </w:rPr>
      </w:pPr>
      <w:r w:rsidRPr="005C3FF1">
        <w:rPr>
          <w:rStyle w:val="afffa"/>
          <w:rFonts w:hint="cs"/>
          <w:rtl/>
        </w:rPr>
        <w:t xml:space="preserve">אלא </w:t>
      </w:r>
      <w:r w:rsidRPr="005C3FF1">
        <w:rPr>
          <w:rStyle w:val="afffa"/>
          <w:rtl/>
        </w:rPr>
        <w:t>מחוורתא: מתניתין דלא כרבי יוסי</w:t>
      </w:r>
      <w:r w:rsidRPr="007435EB">
        <w:rPr>
          <w:rtl/>
        </w:rPr>
        <w:t>.</w:t>
      </w:r>
    </w:p>
    <w:p w14:paraId="30B36FA4" w14:textId="17C6E69C" w:rsidR="00E8089F" w:rsidRPr="007435EB" w:rsidRDefault="00F47631" w:rsidP="00F47631">
      <w:pPr>
        <w:pStyle w:val="affd"/>
        <w:rPr>
          <w:bCs/>
          <w:rtl/>
        </w:rPr>
      </w:pPr>
      <w:r>
        <w:rPr>
          <w:rFonts w:hint="cs"/>
          <w:rtl/>
        </w:rPr>
        <w:t>***</w:t>
      </w:r>
    </w:p>
    <w:p w14:paraId="6ECEB27A" w14:textId="77777777" w:rsidR="00E8089F" w:rsidRPr="007435EB" w:rsidRDefault="00E8089F" w:rsidP="00E8089F">
      <w:pPr>
        <w:rPr>
          <w:rtl/>
        </w:rPr>
      </w:pPr>
      <w:r>
        <w:rPr>
          <w:rStyle w:val="affffd"/>
          <w:rFonts w:ascii="Fb Fontext" w:hAnsi="Fb Fontext" w:hint="cs"/>
          <w:rtl/>
          <w:rPrChange w:id="10557" w:author="מנוע אמוראים" w:date="2026-10-05T16:42:03Z">
            <w:rPr>
              <w:rFonts w:ascii="Fb Fontext" w:hAnsi="Fb Fontext" w:hint="cs"/>
              <w:rtl/>
            </w:rPr>
          </w:rPrChange>
        </w:rPr>
        <w:t xml:space="preserve">ר</w:t>
      </w:r>
      <w:r>
        <w:rPr>
          <w:rStyle w:val="affffd"/>
          <w:rFonts w:ascii="Fb Fontext" w:hAnsi="Fb Fontext"/>
          <w:rtl/>
          <w:rPrChange w:id="10558" w:author="מנוע אמוראים" w:date="2026-10-05T16:42:03Z">
            <w:rPr>
              <w:rFonts w:ascii="Fb Fontext" w:hAnsi="Fb Fontext"/>
              <w:rtl/>
            </w:rPr>
          </w:rPrChange>
        </w:rPr>
        <w:t xml:space="preserve">"</w:t>
      </w:r>
      <w:r>
        <w:rPr>
          <w:rStyle w:val="affffd"/>
          <w:rFonts w:ascii="Fb Fontext" w:hAnsi="Fb Fontext" w:hint="cs"/>
          <w:rtl/>
          <w:rPrChange w:id="10559" w:author="מנוע אמוראים" w:date="2026-10-05T16:42:03Z">
            <w:rPr>
              <w:rFonts w:ascii="Fb Fontext" w:hAnsi="Fb Fontext" w:hint="cs"/>
              <w:rtl/>
            </w:rPr>
          </w:rPrChange>
        </w:rPr>
        <w:t xml:space="preserve">פ</w:t>
      </w:r>
      <w:r w:rsidRPr="007435EB">
        <w:rPr>
          <w:rFonts w:ascii="Fb Fontext" w:hAnsi="Fb Fontext"/>
          <w:rtl/>
        </w:rPr>
        <w:t xml:space="preserve"> </w:t>
      </w:r>
      <w:r w:rsidRPr="005C3FF1">
        <w:rPr>
          <w:rStyle w:val="afffa"/>
          <w:rtl/>
        </w:rPr>
        <w:t>לאביי</w:t>
      </w:r>
      <w:r w:rsidRPr="007435EB">
        <w:rPr>
          <w:rFonts w:ascii="Fb Fontext" w:hAnsi="Fb Fontext"/>
          <w:rtl/>
        </w:rPr>
        <w:t>: ורבי יוסי שטרא מזכי לבי תרי הוא?</w:t>
      </w:r>
    </w:p>
    <w:p w14:paraId="0AA1F29A" w14:textId="77777777" w:rsidR="00E8089F" w:rsidRPr="007435EB" w:rsidRDefault="00E8089F" w:rsidP="00E8089F">
      <w:pPr>
        <w:rPr>
          <w:rtl/>
        </w:rPr>
      </w:pPr>
      <w:r w:rsidRPr="007435EB">
        <w:rPr>
          <w:rtl/>
        </w:rPr>
        <w:t xml:space="preserve">דתניא, </w:t>
      </w:r>
      <w:r>
        <w:rPr>
          <w:rStyle w:val="afffa"/>
          <w:rtl/>
        </w:rPr>
        <w:t xml:space="preserve">רבי יוסי: רואה אני את דברי </w:t>
      </w:r>
      <w:r>
        <w:rPr>
          <w:rStyle w:val="affffd"/>
          <w:rtl/>
          <w:rPrChange w:id="10560" w:author="מנוע אמוראים" w:date="2026-10-05T16:42:03Z">
            <w:rPr>
              <w:rStyle w:val="afffa"/>
              <w:rtl/>
            </w:rPr>
          </w:rPrChange>
        </w:rPr>
        <w:t xml:space="preserve">ר"</w:t>
      </w:r>
      <w:r>
        <w:rPr>
          <w:rStyle w:val="affffd"/>
          <w:rFonts w:hint="cs"/>
          <w:rtl/>
          <w:rPrChange w:id="10561" w:author="מנוע אמוראים" w:date="2026-10-05T16:42:03Z">
            <w:rPr>
              <w:rStyle w:val="afffa"/>
              <w:rFonts w:hint="cs"/>
              <w:rtl/>
            </w:rPr>
          </w:rPrChange>
        </w:rPr>
        <w:t xml:space="preserve">א</w:t>
      </w:r>
      <w:r>
        <w:rPr>
          <w:rStyle w:val="afffa"/>
          <w:rFonts w:hint="cs"/>
          <w:rtl/>
        </w:rPr>
        <w:t xml:space="preserve"> </w:t>
      </w:r>
      <w:r>
        <w:rPr>
          <w:rStyle w:val="affffd"/>
          <w:rFonts w:hint="cs"/>
          <w:rtl/>
          <w:rPrChange w:id="10562" w:author="מנוע אמוראים" w:date="2026-10-05T16:42:03Z">
            <w:rPr>
              <w:rStyle w:val="afffa"/>
              <w:rFonts w:hint="cs"/>
              <w:rtl/>
            </w:rPr>
          </w:rPrChange>
        </w:rPr>
        <w:t xml:space="preserve">ורי</w:t>
      </w:r>
      <w:r>
        <w:rPr>
          <w:rStyle w:val="affffd"/>
          <w:rtl/>
          <w:rPrChange w:id="10563" w:author="מנוע אמוראים" w:date="2026-10-05T16:42:03Z">
            <w:rPr>
              <w:rStyle w:val="afffa"/>
              <w:rtl/>
            </w:rPr>
          </w:rPrChange>
        </w:rPr>
        <w:t xml:space="preserve">"</w:t>
      </w:r>
      <w:r>
        <w:rPr>
          <w:rStyle w:val="affffd"/>
          <w:rFonts w:hint="cs"/>
          <w:rtl/>
          <w:rPrChange w:id="10564" w:author="מנוע אמוראים" w:date="2026-10-05T16:42:03Z">
            <w:rPr>
              <w:rStyle w:val="afffa"/>
              <w:rFonts w:hint="cs"/>
              <w:rtl/>
            </w:rPr>
          </w:rPrChange>
        </w:rPr>
        <w:t xml:space="preserve">ה</w:t>
      </w:r>
      <w:r w:rsidRPr="007435EB">
        <w:rPr>
          <w:rFonts w:hint="cs"/>
          <w:rtl/>
        </w:rPr>
        <w:t>.</w:t>
      </w:r>
    </w:p>
    <w:p w14:paraId="01E4B03A" w14:textId="77777777" w:rsidR="00E8089F" w:rsidRPr="007435EB" w:rsidRDefault="00E8089F" w:rsidP="00E8089F">
      <w:pPr>
        <w:rPr>
          <w:rtl/>
        </w:rPr>
      </w:pPr>
      <w:r w:rsidRPr="007435EB">
        <w:rPr>
          <w:rFonts w:hint="cs"/>
          <w:rtl/>
        </w:rPr>
        <w:t>לאו בזבחים ובמנחות [דעיקר קרא בזבחים ואיך ילמד ממנחות]</w:t>
      </w:r>
    </w:p>
    <w:p w14:paraId="3D494FFA" w14:textId="77777777" w:rsidR="00E8089F" w:rsidRPr="007435EB" w:rsidRDefault="00E8089F" w:rsidP="00E8089F">
      <w:pPr>
        <w:rPr>
          <w:rtl/>
        </w:rPr>
      </w:pPr>
      <w:r w:rsidRPr="007435EB">
        <w:rPr>
          <w:rFonts w:hint="cs"/>
          <w:rtl/>
        </w:rPr>
        <w:t xml:space="preserve">ולאו </w:t>
      </w:r>
      <w:r>
        <w:rPr>
          <w:rStyle w:val="affffd"/>
          <w:rtl/>
          <w:rPrChange w:id="10565" w:author="מנוע אמוראים" w:date="2026-10-05T16:42:03Z">
            <w:rPr>
              <w:rtl/>
            </w:rPr>
          </w:rPrChange>
        </w:rPr>
        <w:t xml:space="preserve">ר"</w:t>
      </w:r>
      <w:r>
        <w:rPr>
          <w:rStyle w:val="affffd"/>
          <w:rFonts w:hint="cs"/>
          <w:rtl/>
          <w:rPrChange w:id="10566" w:author="מנוע אמוראים" w:date="2026-10-05T16:42:03Z">
            <w:rPr>
              <w:rFonts w:hint="cs"/>
              <w:rtl/>
            </w:rPr>
          </w:rPrChange>
        </w:rPr>
        <w:t xml:space="preserve">א</w:t>
      </w:r>
      <w:r w:rsidRPr="007435EB">
        <w:rPr>
          <w:rtl/>
        </w:rPr>
        <w:t xml:space="preserve"> בציבור</w:t>
      </w:r>
      <w:r w:rsidRPr="007435EB">
        <w:rPr>
          <w:rFonts w:hint="cs"/>
          <w:rtl/>
        </w:rPr>
        <w:t xml:space="preserve"> דטומאה הותרה, דהא גם רבי יוסי ס</w:t>
      </w:r>
      <w:r w:rsidRPr="007435EB">
        <w:rPr>
          <w:rtl/>
        </w:rPr>
        <w:t>"</w:t>
      </w:r>
      <w:r w:rsidRPr="007435EB">
        <w:rPr>
          <w:rFonts w:hint="cs"/>
          <w:rtl/>
        </w:rPr>
        <w:t>ל הכי ועוד דרבי יהושע לא פליג בכה</w:t>
      </w:r>
      <w:r w:rsidRPr="007435EB">
        <w:rPr>
          <w:rtl/>
        </w:rPr>
        <w:t>"</w:t>
      </w:r>
      <w:r w:rsidRPr="007435EB">
        <w:rPr>
          <w:rFonts w:hint="cs"/>
          <w:rtl/>
        </w:rPr>
        <w:t>ג.</w:t>
      </w:r>
    </w:p>
    <w:p w14:paraId="408DF86C" w14:textId="77777777" w:rsidR="00E8089F" w:rsidRPr="005C3FF1" w:rsidRDefault="00E8089F" w:rsidP="009A151F">
      <w:pPr>
        <w:rPr>
          <w:rStyle w:val="afffa"/>
          <w:rtl/>
        </w:rPr>
      </w:pPr>
      <w:r w:rsidRPr="005C3FF1">
        <w:rPr>
          <w:rStyle w:val="afffa"/>
          <w:rtl/>
        </w:rPr>
        <w:t xml:space="preserve">- אלא רואה אני דברי רבי אליעזר – בדיעבד </w:t>
      </w:r>
      <w:r w:rsidRPr="005C3FF1">
        <w:rPr>
          <w:rStyle w:val="afffa"/>
          <w:rFonts w:hint="cs"/>
          <w:rtl/>
        </w:rPr>
        <w:t>[באבוד ושרוף]</w:t>
      </w:r>
      <w:r w:rsidR="0011715B" w:rsidRPr="005C3FF1">
        <w:rPr>
          <w:rStyle w:val="afffa"/>
          <w:rFonts w:hint="cs"/>
          <w:rtl/>
        </w:rPr>
        <w:t>,</w:t>
      </w:r>
      <w:r w:rsidRPr="005C3FF1">
        <w:rPr>
          <w:rStyle w:val="afffa"/>
          <w:rtl/>
        </w:rPr>
        <w:t xml:space="preserve"> ודברי רבי יהושע - לכתחלה.</w:t>
      </w:r>
    </w:p>
    <w:p w14:paraId="21802678" w14:textId="77777777" w:rsidR="00E8089F" w:rsidRPr="007435EB" w:rsidRDefault="00E8089F" w:rsidP="00694F1A">
      <w:pPr>
        <w:rPr>
          <w:rFonts w:ascii="Fb Fontext" w:hAnsi="Fb Fontext"/>
          <w:rtl/>
        </w:rPr>
      </w:pPr>
      <w:r w:rsidRPr="007435EB">
        <w:rPr>
          <w:rFonts w:ascii="Fb Fontext" w:hAnsi="Fb Fontext"/>
          <w:rtl/>
        </w:rPr>
        <w:tab/>
      </w:r>
      <w:r w:rsidRPr="007435EB">
        <w:rPr>
          <w:rFonts w:ascii="Fb Fontext" w:hAnsi="Fb Fontext"/>
          <w:rtl/>
        </w:rPr>
        <w:tab/>
      </w:r>
      <w:r w:rsidRPr="007435EB">
        <w:rPr>
          <w:rFonts w:ascii="Fb Fontext" w:hAnsi="Fb Fontext" w:hint="cs"/>
          <w:rtl/>
        </w:rPr>
        <w:t>[</w:t>
      </w:r>
      <w:r w:rsidRPr="00F46A1C">
        <w:rPr>
          <w:rStyle w:val="affffd"/>
          <w:rFonts w:hint="cs"/>
          <w:rtl/>
        </w:rPr>
        <w:t>והך</w:t>
      </w:r>
      <w:r w:rsidRPr="007435EB">
        <w:rPr>
          <w:rFonts w:ascii="Fb Fontext" w:hAnsi="Fb Fontext" w:hint="cs"/>
          <w:rtl/>
        </w:rPr>
        <w:t xml:space="preserve"> דרבי יהושע מודה דאם זרק בדיעבד הורצה היינו בטומאה ולא באבוד ושרוף ]</w:t>
      </w:r>
    </w:p>
    <w:p w14:paraId="4C509E43" w14:textId="6FC2361A" w:rsidR="00E8089F" w:rsidRPr="007435EB" w:rsidRDefault="00F47631" w:rsidP="00F47631">
      <w:pPr>
        <w:pStyle w:val="affd"/>
        <w:rPr>
          <w:bCs/>
          <w:rtl/>
        </w:rPr>
      </w:pPr>
      <w:r>
        <w:rPr>
          <w:rFonts w:hint="cs"/>
          <w:rtl/>
        </w:rPr>
        <w:t>***</w:t>
      </w:r>
    </w:p>
    <w:p w14:paraId="4BD453EB" w14:textId="77777777" w:rsidR="00E8089F" w:rsidRPr="007435EB" w:rsidRDefault="00E8089F" w:rsidP="005C3FF1">
      <w:pPr>
        <w:pStyle w:val="afff"/>
        <w:framePr w:wrap="around"/>
        <w:rPr>
          <w:rtl/>
        </w:rPr>
      </w:pPr>
      <w:r w:rsidRPr="007435EB">
        <w:rPr>
          <w:rFonts w:hint="cs"/>
          <w:rtl/>
        </w:rPr>
        <w:t>עח:</w:t>
      </w:r>
    </w:p>
    <w:p>
      <w:pPr>
        <w:pStyle w:val="affffff1"/>
        <w:rPr>
          <w:ins w:id="20164" w:author="קלוד" w:date="2026-10-06T10:09:47Z"/>
        </w:rPr>
      </w:pPr>
      <w:ins w:id="20163" w:author="קלוד" w:date="2026-10-06T10:09:47Z">
        <w:r>
          <w:t xml:space="preserve">משנה ה</w:t>
        </w:r>
      </w:ins>
    </w:p>
    <w:p w14:paraId="2BA44792" w14:textId="77777777" w:rsidR="00E8089F" w:rsidRPr="007435EB" w:rsidRDefault="00E8089F" w:rsidP="00E8089F">
      <w:pPr>
        <w:pStyle w:val="afff5"/>
        <w:rPr>
          <w:del w:id="20061" w:author="קלוד" w:date="2026-10-06T10:16:37Z"/>
          <w:b/>
          <w:rtl/>
        </w:rPr>
      </w:pPr>
      <w:ins w:id="9865" w:author="מספור קטעי משנה" w:date="2026-10-06T06:45:41Z">
        <w:del w:id="20059" w:author="קלוד" w:date="2026-10-06T10:16:37Z">
          <w:r>
            <w:rPr>
              <w:rStyle w:val="MisparKeta"/>
            </w:rPr>
            <w:delText xml:space="preserve">א. </w:delText>
          </w:r>
        </w:del>
      </w:ins>
      <w:del w:id="20060" w:author="קלוד" w:date="2026-10-06T10:16:37Z">
        <w:r w:rsidRPr="007435EB">
          <w:rPr>
            <w:b/>
            <w:sz w:val="20"/>
            <w:rtl/>
          </w:rPr>
          <w:delText xml:space="preserve">משנה.</w:delText>
        </w:r>
      </w:del>
    </w:p>
    <w:p w14:paraId="585A86C7" w14:textId="77777777" w:rsidR="00E8089F" w:rsidRPr="007435EB" w:rsidRDefault="00E8089F" w:rsidP="00E8089F">
      <w:pPr>
        <w:pStyle w:val="afff5"/>
        <w:rPr>
          <w:b/>
          <w:rtl/>
        </w:rPr>
      </w:pPr>
      <w:r w:rsidRPr="007435EB">
        <w:rPr>
          <w:b/>
          <w:rtl/>
        </w:rPr>
        <w:t>נטמא בשר וחלב קיים - אינו זורק את הדם.</w:t>
      </w:r>
    </w:p>
    <w:p w14:paraId="23F158DC" w14:textId="77777777" w:rsidR="00E8089F" w:rsidRPr="007435EB" w:rsidRDefault="00E8089F" w:rsidP="00E8089F">
      <w:pPr>
        <w:pStyle w:val="afff5"/>
        <w:rPr>
          <w:b/>
          <w:rtl/>
        </w:rPr>
      </w:pPr>
      <w:r w:rsidRPr="007435EB">
        <w:rPr>
          <w:b/>
          <w:rtl/>
        </w:rPr>
        <w:t>נטמא החלב והבשר קיים - זורק את הדם.</w:t>
      </w:r>
    </w:p>
    <w:p w14:paraId="7CEABE38" w14:textId="77777777" w:rsidR="00E8089F" w:rsidRPr="007435EB" w:rsidRDefault="00E8089F" w:rsidP="00E8089F">
      <w:pPr>
        <w:pStyle w:val="afff5"/>
        <w:rPr>
          <w:b/>
          <w:rtl/>
        </w:rPr>
      </w:pPr>
      <w:r w:rsidRPr="007435EB">
        <w:rPr>
          <w:b/>
          <w:rtl/>
        </w:rPr>
        <w:t xml:space="preserve">ובמוקדשים אינו כן, אלא </w:t>
      </w:r>
      <w:r w:rsidR="00127038">
        <w:rPr>
          <w:b/>
          <w:rtl/>
        </w:rPr>
        <w:t>אף</w:t>
      </w:r>
      <w:r w:rsidRPr="007435EB">
        <w:rPr>
          <w:b/>
          <w:rtl/>
        </w:rPr>
        <w:t xml:space="preserve"> שנטמא הבשר והחלב קיים - זורק את הדם.</w:t>
      </w:r>
    </w:p>
    <w:p w14:paraId="5490636D" w14:textId="5CDAF20C" w:rsidR="00E8089F" w:rsidRPr="007435EB" w:rsidRDefault="00F47631" w:rsidP="00F47631">
      <w:pPr>
        <w:pStyle w:val="affd"/>
        <w:rPr>
          <w:bCs/>
          <w:rtl/>
        </w:rPr>
      </w:pPr>
      <w:r>
        <w:rPr>
          <w:rFonts w:hint="cs"/>
          <w:rtl/>
        </w:rPr>
        <w:t>***</w:t>
      </w:r>
    </w:p>
    <w:p w14:paraId="42433AD1" w14:textId="77777777" w:rsidR="00E8089F" w:rsidRPr="007435EB" w:rsidRDefault="00E8089F" w:rsidP="00E8089F">
      <w:pPr>
        <w:rPr>
          <w:rtl/>
        </w:rPr>
      </w:pPr>
      <w:r>
        <w:rPr>
          <w:rStyle w:val="affffd"/>
          <w:rFonts w:ascii="Fb Fontext" w:hAnsi="Fb Fontext" w:hint="cs"/>
          <w:sz w:val="20"/>
          <w:rtl/>
          <w:rPrChange w:id="10567" w:author="מנוע אמוראים" w:date="2026-10-05T16:42:03Z">
            <w:rPr>
              <w:rFonts w:ascii="Fb Fontext" w:hAnsi="Fb Fontext" w:hint="cs"/>
              <w:sz w:val="20"/>
              <w:rtl/>
            </w:rPr>
          </w:rPrChange>
        </w:rPr>
        <w:t xml:space="preserve">ר</w:t>
      </w:r>
      <w:r>
        <w:rPr>
          <w:rStyle w:val="affffd"/>
          <w:rFonts w:ascii="Fb Fontext" w:hAnsi="Fb Fontext"/>
          <w:sz w:val="20"/>
          <w:rtl/>
          <w:rPrChange w:id="10568" w:author="מנוע אמוראים" w:date="2026-10-05T16:42:03Z">
            <w:rPr>
              <w:rFonts w:ascii="Fb Fontext" w:hAnsi="Fb Fontext"/>
              <w:sz w:val="20"/>
              <w:rtl/>
            </w:rPr>
          </w:rPrChange>
        </w:rPr>
        <w:t xml:space="preserve">"</w:t>
      </w:r>
      <w:r>
        <w:rPr>
          <w:rStyle w:val="affffd"/>
          <w:rFonts w:ascii="Fb Fontext" w:hAnsi="Fb Fontext" w:hint="cs"/>
          <w:sz w:val="20"/>
          <w:rtl/>
          <w:rPrChange w:id="10569" w:author="מנוע אמוראים" w:date="2026-10-05T16:42:03Z">
            <w:rPr>
              <w:rFonts w:ascii="Fb Fontext" w:hAnsi="Fb Fontext" w:hint="cs"/>
              <w:sz w:val="20"/>
              <w:rtl/>
            </w:rPr>
          </w:rPrChange>
        </w:rPr>
        <w:t xml:space="preserve">ג</w:t>
      </w:r>
      <w:r>
        <w:rPr>
          <w:rFonts w:ascii="Fb Fontext" w:hAnsi="Fb Fontext" w:hint="cs"/>
          <w:sz w:val="20"/>
          <w:rtl/>
        </w:rPr>
        <w:t xml:space="preserve"> מרב</w:t>
      </w:r>
      <w:r w:rsidRPr="007435EB">
        <w:rPr>
          <w:rFonts w:ascii="Fb Fontext" w:hAnsi="Fb Fontext"/>
          <w:sz w:val="20"/>
          <w:rtl/>
        </w:rPr>
        <w:t>: אם זרק - הורצה.</w:t>
      </w:r>
      <w:r w:rsidRPr="007435EB">
        <w:rPr>
          <w:rFonts w:ascii="Fb Fontext" w:hAnsi="Fb Fontext" w:hint="cs"/>
          <w:sz w:val="20"/>
          <w:rtl/>
        </w:rPr>
        <w:t xml:space="preserve"> ואכילה לא מעכבא [בפסחים] </w:t>
      </w:r>
      <w:r w:rsidRPr="00F46A1C">
        <w:rPr>
          <w:rStyle w:val="affffd"/>
          <w:rFonts w:hint="cs"/>
          <w:rtl/>
        </w:rPr>
        <w:t>והך</w:t>
      </w:r>
      <w:r w:rsidRPr="007435EB">
        <w:rPr>
          <w:rFonts w:ascii="Fb Fontext" w:hAnsi="Fb Fontext" w:hint="cs"/>
          <w:sz w:val="20"/>
          <w:rtl/>
        </w:rPr>
        <w:t xml:space="preserve"> </w:t>
      </w:r>
      <w:r w:rsidRPr="00AC0CB1">
        <w:rPr>
          <w:rStyle w:val="af2"/>
          <w:rFonts w:hint="cs"/>
          <w:rtl/>
        </w:rPr>
        <w:t>ד'איש לפי אכלו</w:t>
      </w:r>
      <w:r w:rsidRPr="007435EB">
        <w:rPr>
          <w:rFonts w:ascii="Fb Fontext" w:hAnsi="Fb Fontext" w:hint="cs"/>
          <w:sz w:val="20"/>
          <w:rtl/>
        </w:rPr>
        <w:t>' היינו למצווה.</w:t>
      </w:r>
    </w:p>
    <w:p w14:paraId="2834452F"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דחזי</w:t>
      </w:r>
      <w:r w:rsidRPr="007435EB">
        <w:rPr>
          <w:rFonts w:ascii="Fb Fontext" w:hAnsi="Fb Fontext"/>
          <w:rtl/>
        </w:rPr>
        <w:t>'</w:t>
      </w:r>
      <w:r w:rsidRPr="00AC0CB1">
        <w:rPr>
          <w:rStyle w:val="af2"/>
          <w:rFonts w:hint="cs"/>
          <w:rtl/>
        </w:rPr>
        <w:t xml:space="preserve"> '</w:t>
      </w:r>
      <w:r w:rsidRPr="00AC0CB1">
        <w:rPr>
          <w:rStyle w:val="af2"/>
          <w:rtl/>
        </w:rPr>
        <w:t>במכסת</w:t>
      </w:r>
      <w:r w:rsidRPr="00AC0CB1">
        <w:rPr>
          <w:rStyle w:val="af2"/>
          <w:rFonts w:hint="cs"/>
          <w:rtl/>
        </w:rPr>
        <w:t>'</w:t>
      </w:r>
      <w:r w:rsidRPr="00AC0CB1">
        <w:rPr>
          <w:rStyle w:val="af2"/>
          <w:rtl/>
        </w:rPr>
        <w:t xml:space="preserve"> </w:t>
      </w:r>
      <w:r w:rsidRPr="007435EB">
        <w:rPr>
          <w:rFonts w:ascii="Fb Fontext" w:hAnsi="Fb Fontext"/>
          <w:rtl/>
        </w:rPr>
        <w:t>-שאין הפסח נשחט אלא למנויו,</w:t>
      </w:r>
      <w:r w:rsidRPr="00AC0CB1">
        <w:rPr>
          <w:rStyle w:val="af2"/>
          <w:rtl/>
        </w:rPr>
        <w:t xml:space="preserve"> </w:t>
      </w:r>
      <w:r w:rsidRPr="00AC0CB1">
        <w:rPr>
          <w:rStyle w:val="af2"/>
          <w:rFonts w:hint="cs"/>
          <w:rtl/>
        </w:rPr>
        <w:t>'</w:t>
      </w:r>
      <w:r w:rsidRPr="00AC0CB1">
        <w:rPr>
          <w:rStyle w:val="af2"/>
          <w:rtl/>
        </w:rPr>
        <w:t>איש לפי אכלו תכסו</w:t>
      </w:r>
      <w:r w:rsidRPr="00AC0CB1">
        <w:rPr>
          <w:rStyle w:val="af2"/>
          <w:rFonts w:hint="cs"/>
          <w:rtl/>
        </w:rPr>
        <w:t>'</w:t>
      </w:r>
      <w:r w:rsidRPr="00AC0CB1">
        <w:rPr>
          <w:rStyle w:val="af2"/>
          <w:rtl/>
        </w:rPr>
        <w:t xml:space="preserve"> </w:t>
      </w:r>
      <w:r w:rsidRPr="007435EB">
        <w:rPr>
          <w:rFonts w:ascii="Fb Fontext" w:hAnsi="Fb Fontext"/>
          <w:rtl/>
        </w:rPr>
        <w:t>הכתוב שנה עליו לעכב.</w:t>
      </w:r>
    </w:p>
    <w:p w14:paraId="784EED12" w14:textId="77777777" w:rsidR="00E8089F" w:rsidRPr="007435EB" w:rsidRDefault="00E8089F" w:rsidP="00E8089F">
      <w:pPr>
        <w:rPr>
          <w:rtl/>
        </w:rPr>
      </w:pPr>
      <w:r w:rsidRPr="007435EB">
        <w:rPr>
          <w:rFonts w:ascii="Fb Fontext" w:hAnsi="Fb Fontext"/>
          <w:sz w:val="20"/>
          <w:rtl/>
        </w:rPr>
        <w:t>ואיתקש אוכלין למנויין</w:t>
      </w:r>
      <w:r w:rsidRPr="007435EB">
        <w:rPr>
          <w:rFonts w:ascii="Fb Fontext" w:hAnsi="Fb Fontext" w:hint="cs"/>
          <w:sz w:val="20"/>
          <w:rtl/>
        </w:rPr>
        <w:t>.</w:t>
      </w:r>
    </w:p>
    <w:p w14:paraId="06E9B2F2" w14:textId="77777777" w:rsidR="00E8089F" w:rsidRPr="005C3FF1" w:rsidRDefault="00E8089F" w:rsidP="009A151F">
      <w:pPr>
        <w:rPr>
          <w:rStyle w:val="afffa"/>
          <w:rtl/>
        </w:rPr>
      </w:pPr>
      <w:r w:rsidRPr="005C3FF1">
        <w:rPr>
          <w:rStyle w:val="afffa"/>
          <w:rtl/>
        </w:rPr>
        <w:t xml:space="preserve">רב </w:t>
      </w:r>
      <w:r>
        <w:rPr>
          <w:rStyle w:val="affffd"/>
          <w:rFonts w:hint="cs"/>
          <w:rtl/>
          <w:rPrChange w:id="10570" w:author="מנוע אמוראים" w:date="2026-10-05T16:42:03Z">
            <w:rPr>
              <w:rStyle w:val="afffa"/>
              <w:rFonts w:hint="cs"/>
              <w:rtl/>
            </w:rPr>
          </w:rPrChange>
        </w:rPr>
        <w:t xml:space="preserve">כר</w:t>
      </w:r>
      <w:r>
        <w:rPr>
          <w:rStyle w:val="affffd"/>
          <w:rtl/>
          <w:rPrChange w:id="10571" w:author="מנוע אמוראים" w:date="2026-10-05T16:42:03Z">
            <w:rPr>
              <w:rStyle w:val="afffa"/>
              <w:rtl/>
            </w:rPr>
          </w:rPrChange>
        </w:rPr>
        <w:t xml:space="preserve">"</w:t>
      </w:r>
      <w:r>
        <w:rPr>
          <w:rStyle w:val="affffd"/>
          <w:rFonts w:hint="cs"/>
          <w:rtl/>
          <w:rPrChange w:id="10572" w:author="מנוע אמוראים" w:date="2026-10-05T16:42:03Z">
            <w:rPr>
              <w:rStyle w:val="afffa"/>
              <w:rFonts w:hint="cs"/>
              <w:rtl/>
            </w:rPr>
          </w:rPrChange>
        </w:rPr>
        <w:t xml:space="preserve">נ</w:t>
      </w:r>
      <w:r>
        <w:rPr>
          <w:rStyle w:val="afffa"/>
          <w:rFonts w:hint="cs"/>
          <w:rtl/>
        </w:rPr>
        <w:t xml:space="preserve">: </w:t>
      </w:r>
      <w:r w:rsidRPr="005C3FF1">
        <w:rPr>
          <w:rStyle w:val="afffa"/>
          <w:rtl/>
        </w:rPr>
        <w:t>אכילת פסחים לא מעכבא.</w:t>
      </w:r>
    </w:p>
    <w:p w14:paraId="4E829480" w14:textId="77777777" w:rsidR="00E8089F" w:rsidRPr="007435EB" w:rsidRDefault="00E8089F" w:rsidP="00E8089F">
      <w:pPr>
        <w:rPr>
          <w:rtl/>
        </w:rPr>
      </w:pPr>
      <w:r>
        <w:rPr>
          <w:rFonts w:hint="cs"/>
          <w:rtl/>
        </w:rPr>
        <w:t xml:space="preserve">לאו </w:t>
      </w:r>
      <w:r>
        <w:rPr>
          <w:rStyle w:val="affffd"/>
          <w:rFonts w:hint="cs"/>
          <w:rtl/>
          <w:rPrChange w:id="10573" w:author="מנוע אמוראים" w:date="2026-10-05T16:42:03Z">
            <w:rPr>
              <w:rFonts w:hint="cs"/>
              <w:rtl/>
            </w:rPr>
          </w:rPrChange>
        </w:rPr>
        <w:t xml:space="preserve">ר</w:t>
      </w:r>
      <w:r>
        <w:rPr>
          <w:rStyle w:val="affffd"/>
          <w:rtl/>
          <w:rPrChange w:id="10574" w:author="מנוע אמוראים" w:date="2026-10-05T16:42:03Z">
            <w:rPr>
              <w:rtl/>
            </w:rPr>
          </w:rPrChange>
        </w:rPr>
        <w:t xml:space="preserve">"</w:t>
      </w:r>
      <w:r>
        <w:rPr>
          <w:rStyle w:val="affffd"/>
          <w:rFonts w:hint="cs"/>
          <w:rtl/>
          <w:rPrChange w:id="10575" w:author="מנוע אמוראים" w:date="2026-10-05T16:42:03Z">
            <w:rPr>
              <w:rFonts w:hint="cs"/>
              <w:rtl/>
            </w:rPr>
          </w:rPrChange>
        </w:rPr>
        <w:t xml:space="preserve">נ</w:t>
      </w:r>
      <w:r>
        <w:rPr>
          <w:rFonts w:hint="cs"/>
          <w:rtl/>
        </w:rPr>
        <w:t xml:space="preserve"> </w:t>
      </w:r>
      <w:r w:rsidRPr="00AC0CB1">
        <w:rPr>
          <w:rStyle w:val="af2"/>
          <w:rFonts w:hint="cs"/>
          <w:rtl/>
        </w:rPr>
        <w:t xml:space="preserve">ד'ושחטו אותו כל קהל עד ישראל בין הערבים' </w:t>
      </w:r>
      <w:r w:rsidRPr="007435EB">
        <w:rPr>
          <w:rtl/>
        </w:rPr>
        <w:t>שכל ישראל יוצאין בפסח אחד</w:t>
      </w:r>
    </w:p>
    <w:p w14:paraId="0287E140" w14:textId="77777777" w:rsidR="00E8089F" w:rsidRPr="007435EB" w:rsidRDefault="00E8089F" w:rsidP="00E8089F">
      <w:pPr>
        <w:rPr>
          <w:rFonts w:cs="Guttman Vilna"/>
          <w:b/>
          <w:bCs/>
          <w:rtl/>
        </w:rPr>
      </w:pPr>
      <w:r w:rsidRPr="007435EB">
        <w:rPr>
          <w:rFonts w:hint="cs"/>
          <w:rtl/>
        </w:rPr>
        <w:t xml:space="preserve">- דשאני </w:t>
      </w:r>
      <w:r w:rsidR="00AB3B38">
        <w:rPr>
          <w:rFonts w:hint="cs"/>
          <w:rtl/>
        </w:rPr>
        <w:t>שם</w:t>
      </w:r>
      <w:r w:rsidRPr="007435EB">
        <w:rPr>
          <w:rFonts w:hint="cs"/>
          <w:rtl/>
        </w:rPr>
        <w:t xml:space="preserve"> דאי ממשכי הני חזי להני</w:t>
      </w:r>
      <w:r w:rsidRPr="007435EB">
        <w:rPr>
          <w:rtl/>
        </w:rPr>
        <w:t>.</w:t>
      </w:r>
    </w:p>
    <w:p w14:paraId="31D8F332" w14:textId="77777777" w:rsidR="00E8089F" w:rsidRPr="007435EB" w:rsidRDefault="00E8089F" w:rsidP="00E8089F">
      <w:pPr>
        <w:rPr>
          <w:rtl/>
        </w:rPr>
      </w:pPr>
      <w:r w:rsidRPr="007435EB">
        <w:rPr>
          <w:rtl/>
        </w:rPr>
        <w:t xml:space="preserve">אלא </w:t>
      </w:r>
      <w:r>
        <w:rPr>
          <w:rStyle w:val="afffa"/>
          <w:rtl/>
        </w:rPr>
        <w:t xml:space="preserve">הא </w:t>
      </w:r>
      <w:r>
        <w:rPr>
          <w:rStyle w:val="affffd"/>
          <w:rtl/>
          <w:rPrChange w:id="10576" w:author="מנוע אמוראים" w:date="2026-10-05T16:42:03Z">
            <w:rPr>
              <w:rStyle w:val="afffa"/>
              <w:rtl/>
            </w:rPr>
          </w:rPrChange>
        </w:rPr>
        <w:t xml:space="preserve">ר"</w:t>
      </w:r>
      <w:r>
        <w:rPr>
          <w:rStyle w:val="affffd"/>
          <w:rFonts w:hint="cs"/>
          <w:rtl/>
          <w:rPrChange w:id="10577" w:author="מנוע אמוראים" w:date="2026-10-05T16:42:03Z">
            <w:rPr>
              <w:rStyle w:val="afffa"/>
              <w:rFonts w:hint="cs"/>
              <w:rtl/>
            </w:rPr>
          </w:rPrChange>
        </w:rPr>
        <w:t xml:space="preserve">נ</w:t>
      </w:r>
      <w:r w:rsidRPr="007435EB">
        <w:rPr>
          <w:rtl/>
        </w:rPr>
        <w:t xml:space="preserve">: </w:t>
      </w:r>
      <w:r w:rsidRPr="007435EB">
        <w:rPr>
          <w:rFonts w:hint="cs"/>
          <w:rtl/>
        </w:rPr>
        <w:t>דנ</w:t>
      </w:r>
      <w:r w:rsidRPr="007435EB">
        <w:rPr>
          <w:rtl/>
        </w:rPr>
        <w:t>מנו עליו חבורה אחת, וחזרו ונמנו עליו חבורה אחרת,</w:t>
      </w:r>
    </w:p>
    <w:p w14:paraId="6AF69FAD" w14:textId="77777777" w:rsidR="00E8089F" w:rsidRPr="007435EB" w:rsidRDefault="00E8089F" w:rsidP="00E8089F">
      <w:pPr>
        <w:rPr>
          <w:rtl/>
        </w:rPr>
      </w:pPr>
      <w:r w:rsidRPr="007435EB">
        <w:rPr>
          <w:rtl/>
        </w:rPr>
        <w:t>ראשונים שיש להן כזית אוכלין ופטורין מלעשות פסח שני, אחרונים שאין להם כזית אין אוכלין, וחייבין לעשות פסח שני.</w:t>
      </w:r>
    </w:p>
    <w:p w14:paraId="1258B0E1" w14:textId="77777777" w:rsidR="00E8089F" w:rsidRPr="007435EB" w:rsidRDefault="00E8089F" w:rsidP="00E8089F">
      <w:pPr>
        <w:rPr>
          <w:rtl/>
        </w:rPr>
      </w:pPr>
      <w:r>
        <w:rPr>
          <w:rStyle w:val="affffd"/>
          <w:rFonts w:ascii="Fb Fontext" w:hAnsi="Fb Fontext"/>
          <w:sz w:val="20"/>
          <w:rtl/>
          <w:rPrChange w:id="10578" w:author="מנוע אמוראים" w:date="2026-10-05T16:42:03Z">
            <w:rPr>
              <w:rFonts w:ascii="Fb Fontext" w:hAnsi="Fb Fontext"/>
              <w:sz w:val="20"/>
              <w:rtl/>
            </w:rPr>
          </w:rPrChange>
        </w:rPr>
        <w:t xml:space="preserve">ר"</w:t>
      </w:r>
      <w:r>
        <w:rPr>
          <w:rStyle w:val="affffd"/>
          <w:rFonts w:ascii="Fb Fontext" w:hAnsi="Fb Fontext" w:hint="cs"/>
          <w:sz w:val="20"/>
          <w:rtl/>
          <w:rPrChange w:id="10579" w:author="מנוע אמוראים" w:date="2026-10-05T16:42:03Z">
            <w:rPr>
              <w:rFonts w:ascii="Fb Fontext" w:hAnsi="Fb Fontext" w:hint="cs"/>
              <w:sz w:val="20"/>
              <w:rtl/>
            </w:rPr>
          </w:rPrChange>
        </w:rPr>
        <w:t xml:space="preserve">נ</w:t>
      </w:r>
      <w:r>
        <w:rPr>
          <w:rFonts w:ascii="Fb Fontext" w:hAnsi="Fb Fontext" w:hint="cs"/>
          <w:sz w:val="20"/>
          <w:rtl/>
        </w:rPr>
        <w:t xml:space="preserve">:</w:t>
      </w:r>
      <w:r w:rsidRPr="007435EB">
        <w:rPr>
          <w:rFonts w:ascii="Fb Fontext" w:hAnsi="Fb Fontext"/>
          <w:sz w:val="20"/>
          <w:rtl/>
        </w:rPr>
        <w:t xml:space="preserve"> אלו ואלו </w:t>
      </w:r>
      <w:r w:rsidRPr="005C3FF1">
        <w:rPr>
          <w:rStyle w:val="afffa"/>
          <w:rtl/>
        </w:rPr>
        <w:t>פטורין</w:t>
      </w:r>
      <w:r w:rsidRPr="007435EB">
        <w:rPr>
          <w:rFonts w:ascii="Fb Fontext" w:hAnsi="Fb Fontext"/>
          <w:sz w:val="20"/>
          <w:rtl/>
        </w:rPr>
        <w:t xml:space="preserve"> מלעשות פסח שני שכבר </w:t>
      </w:r>
      <w:r w:rsidRPr="005C3FF1">
        <w:rPr>
          <w:rStyle w:val="afffa"/>
          <w:rtl/>
        </w:rPr>
        <w:t>נזרק הדם</w:t>
      </w:r>
      <w:r w:rsidRPr="007435EB">
        <w:rPr>
          <w:rFonts w:ascii="Fb Fontext" w:hAnsi="Fb Fontext"/>
          <w:sz w:val="20"/>
          <w:rtl/>
        </w:rPr>
        <w:t>.</w:t>
      </w:r>
      <w:r w:rsidRPr="007435EB">
        <w:rPr>
          <w:rFonts w:ascii="Fb Fontext" w:hAnsi="Fb Fontext" w:hint="cs"/>
          <w:sz w:val="20"/>
          <w:rtl/>
        </w:rPr>
        <w:t xml:space="preserve"> וש</w:t>
      </w:r>
      <w:r w:rsidRPr="007435EB">
        <w:rPr>
          <w:rFonts w:ascii="Fb Fontext" w:hAnsi="Fb Fontext"/>
          <w:sz w:val="20"/>
          <w:rtl/>
        </w:rPr>
        <w:t>"</w:t>
      </w:r>
      <w:r w:rsidRPr="007435EB">
        <w:rPr>
          <w:rFonts w:ascii="Fb Fontext" w:hAnsi="Fb Fontext" w:hint="cs"/>
          <w:sz w:val="20"/>
          <w:rtl/>
        </w:rPr>
        <w:t>מ</w:t>
      </w:r>
      <w:r w:rsidRPr="007435EB">
        <w:rPr>
          <w:rFonts w:ascii="Fb Fontext" w:hAnsi="Fb Fontext"/>
          <w:sz w:val="20"/>
          <w:rtl/>
        </w:rPr>
        <w:t xml:space="preserve"> בדם תליא מילתא,</w:t>
      </w:r>
      <w:r w:rsidRPr="007435EB">
        <w:rPr>
          <w:rFonts w:ascii="Fb Fontext" w:hAnsi="Fb Fontext" w:hint="cs"/>
          <w:sz w:val="20"/>
          <w:rtl/>
        </w:rPr>
        <w:t xml:space="preserve"> ולא באכילה.</w:t>
      </w:r>
    </w:p>
    <w:p w14:paraId="6F86531F" w14:textId="77777777" w:rsidR="00E8089F" w:rsidRPr="007435EB" w:rsidRDefault="00E8089F" w:rsidP="00E8089F">
      <w:pPr>
        <w:rPr>
          <w:rtl/>
        </w:rPr>
      </w:pPr>
      <w:r>
        <w:rPr>
          <w:rFonts w:ascii="Fb Fontext" w:hAnsi="Fb Fontext" w:hint="cs"/>
          <w:rtl/>
        </w:rPr>
        <w:t xml:space="preserve">רב מעמיד </w:t>
      </w:r>
      <w:r>
        <w:rPr>
          <w:rStyle w:val="affffd"/>
          <w:rFonts w:ascii="Fb Fontext" w:hAnsi="Fb Fontext" w:hint="cs"/>
          <w:rtl/>
          <w:rPrChange w:id="10580" w:author="מנוע אמוראים" w:date="2026-10-05T16:42:03Z">
            <w:rPr>
              <w:rFonts w:ascii="Fb Fontext" w:hAnsi="Fb Fontext" w:hint="cs"/>
              <w:rtl/>
            </w:rPr>
          </w:rPrChange>
        </w:rPr>
        <w:t xml:space="preserve">כר</w:t>
      </w:r>
      <w:r>
        <w:rPr>
          <w:rStyle w:val="affffd"/>
          <w:rFonts w:ascii="Fb Fontext" w:hAnsi="Fb Fontext"/>
          <w:rtl/>
          <w:rPrChange w:id="10581" w:author="מנוע אמוראים" w:date="2026-10-05T16:42:03Z">
            <w:rPr>
              <w:rFonts w:ascii="Fb Fontext" w:hAnsi="Fb Fontext"/>
              <w:rtl/>
            </w:rPr>
          </w:rPrChange>
        </w:rPr>
        <w:t xml:space="preserve">"</w:t>
      </w:r>
      <w:r>
        <w:rPr>
          <w:rStyle w:val="affffd"/>
          <w:rFonts w:ascii="Fb Fontext" w:hAnsi="Fb Fontext" w:hint="cs"/>
          <w:rtl/>
          <w:rPrChange w:id="10582" w:author="מנוע אמוראים" w:date="2026-10-05T16:42:03Z">
            <w:rPr>
              <w:rFonts w:ascii="Fb Fontext" w:hAnsi="Fb Fontext" w:hint="cs"/>
              <w:rtl/>
            </w:rPr>
          </w:rPrChange>
        </w:rPr>
        <w:t xml:space="preserve">נ</w:t>
      </w:r>
      <w:r>
        <w:rPr>
          <w:rFonts w:ascii="Fb Fontext" w:hAnsi="Fb Fontext" w:hint="cs"/>
          <w:rtl/>
        </w:rPr>
        <w:t xml:space="preserve"> דמתני' תקשי אין זורק הדם ולא תני פסול ש</w:t>
      </w:r>
      <w:r w:rsidRPr="007435EB">
        <w:rPr>
          <w:rFonts w:ascii="Fb Fontext" w:hAnsi="Fb Fontext"/>
          <w:rtl/>
        </w:rPr>
        <w:t>"</w:t>
      </w:r>
      <w:r w:rsidRPr="007435EB">
        <w:rPr>
          <w:rFonts w:ascii="Fb Fontext" w:hAnsi="Fb Fontext" w:hint="cs"/>
          <w:rtl/>
        </w:rPr>
        <w:t>מ לכתחילה לא זורק בדיעבד כן.</w:t>
      </w:r>
    </w:p>
    <w:p w14:paraId="0F2FAC9F" w14:textId="77777777" w:rsidR="00E8089F" w:rsidRPr="007435EB" w:rsidRDefault="00E8089F" w:rsidP="00E8089F">
      <w:pPr>
        <w:rPr>
          <w:rtl/>
        </w:rPr>
      </w:pPr>
      <w:r w:rsidRPr="007435EB">
        <w:rPr>
          <w:rFonts w:hint="cs"/>
          <w:rtl/>
        </w:rPr>
        <w:t>ר'נ</w:t>
      </w:r>
      <w:r w:rsidRPr="00AC0CB1">
        <w:rPr>
          <w:rStyle w:val="af2"/>
          <w:rFonts w:hint="cs"/>
          <w:rtl/>
        </w:rPr>
        <w:t xml:space="preserve"> '</w:t>
      </w:r>
      <w:r w:rsidRPr="00AC0CB1">
        <w:rPr>
          <w:rStyle w:val="af2"/>
          <w:rtl/>
        </w:rPr>
        <w:t>איש לפי אכלו למה לי</w:t>
      </w:r>
      <w:r w:rsidRPr="00AC0CB1">
        <w:rPr>
          <w:rStyle w:val="af2"/>
          <w:rFonts w:hint="cs"/>
          <w:rtl/>
        </w:rPr>
        <w:t>'</w:t>
      </w:r>
      <w:r w:rsidRPr="00AC0CB1">
        <w:rPr>
          <w:rStyle w:val="af2"/>
          <w:rtl/>
        </w:rPr>
        <w:t xml:space="preserve"> </w:t>
      </w:r>
      <w:r w:rsidRPr="007435EB">
        <w:rPr>
          <w:rtl/>
        </w:rPr>
        <w:t>– דבעי</w:t>
      </w:r>
      <w:r w:rsidRPr="007435EB">
        <w:rPr>
          <w:rFonts w:hint="cs"/>
          <w:rtl/>
        </w:rPr>
        <w:t>'</w:t>
      </w:r>
      <w:r w:rsidRPr="007435EB">
        <w:rPr>
          <w:rtl/>
        </w:rPr>
        <w:t xml:space="preserve"> גברא דחזי לאכילה.</w:t>
      </w:r>
    </w:p>
    <w:p w14:paraId="32FE1A04" w14:textId="3B00B3A2" w:rsidR="00E8089F" w:rsidRPr="007435EB" w:rsidRDefault="00F47631" w:rsidP="00F47631">
      <w:pPr>
        <w:pStyle w:val="affd"/>
        <w:rPr>
          <w:bCs/>
          <w:rtl/>
        </w:rPr>
      </w:pPr>
      <w:r>
        <w:rPr>
          <w:rFonts w:hint="cs"/>
          <w:rtl/>
        </w:rPr>
        <w:t>***</w:t>
      </w:r>
    </w:p>
    <w:p w14:paraId="5938E584" w14:textId="05F99A5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שחטו לאוכליו וזרקו דמו שלא לאוכליו - הפסח עצמו כשר, ואדם יוצא בו ידי חובתו.</w:t>
      </w:r>
    </w:p>
    <w:p w14:paraId="76C9DF87" w14:textId="77777777" w:rsidR="00E8089F" w:rsidRPr="007435EB" w:rsidRDefault="00AB3B38" w:rsidP="00E8089F">
      <w:pPr>
        <w:rPr>
          <w:rtl/>
        </w:rPr>
      </w:pPr>
      <w:r>
        <w:rPr>
          <w:rFonts w:ascii="Fb Fontext" w:hAnsi="Fb Fontext"/>
          <w:sz w:val="20"/>
          <w:rtl/>
        </w:rPr>
        <w:t>אף</w:t>
      </w:r>
      <w:r w:rsidR="00E8089F" w:rsidRPr="007435EB">
        <w:rPr>
          <w:rFonts w:ascii="Fb Fontext" w:hAnsi="Fb Fontext"/>
          <w:sz w:val="20"/>
          <w:rtl/>
        </w:rPr>
        <w:t xml:space="preserve"> תימא רבנן, אין מחשבת אוכלין בזריקה.</w:t>
      </w:r>
    </w:p>
    <w:p w14:paraId="3991316F" w14:textId="3E4A119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הרי שהיה חולה בשעת שחיטה וחלים בשעת זריקה, חלים בשעת שחיטה וחולה בשעת זריקה.</w:t>
      </w:r>
    </w:p>
    <w:p w14:paraId="12223EAD" w14:textId="77777777" w:rsidR="00E8089F" w:rsidRPr="007435EB" w:rsidRDefault="00E8089F" w:rsidP="00E8089F">
      <w:pPr>
        <w:rPr>
          <w:rFonts w:cs="Guttman Vilna"/>
          <w:b/>
          <w:bCs/>
          <w:rtl/>
        </w:rPr>
      </w:pPr>
      <w:r w:rsidRPr="007435EB">
        <w:rPr>
          <w:rtl/>
        </w:rPr>
        <w:t>- אין שוחטין וזורקין עליו עד שיהא חלים משעת שחיטה עד שעת זריקה.</w:t>
      </w:r>
    </w:p>
    <w:p w14:paraId="46CB3409" w14:textId="77777777" w:rsidR="00E8089F" w:rsidRPr="007435EB" w:rsidRDefault="00AB3B38" w:rsidP="00E8089F">
      <w:pPr>
        <w:rPr>
          <w:rtl/>
        </w:rPr>
      </w:pPr>
      <w:r>
        <w:rPr>
          <w:rFonts w:ascii="Fb Fontext" w:hAnsi="Fb Fontext" w:hint="cs"/>
          <w:sz w:val="20"/>
          <w:rtl/>
        </w:rPr>
        <w:t>אף</w:t>
      </w:r>
      <w:r>
        <w:rPr>
          <w:rFonts w:ascii="Fb Fontext" w:hAnsi="Fb Fontext" w:hint="cs"/>
          <w:sz w:val="20"/>
          <w:rtl/>
        </w:rPr>
        <w:t xml:space="preserve"> תימה </w:t>
      </w:r>
      <w:r>
        <w:rPr>
          <w:rStyle w:val="affffd"/>
          <w:rFonts w:ascii="Fb Fontext" w:hAnsi="Fb Fontext" w:hint="cs"/>
          <w:sz w:val="20"/>
          <w:rtl/>
          <w:rPrChange w:id="10583" w:author="מנוע אמוראים" w:date="2026-10-05T16:42:03Z">
            <w:rPr>
              <w:rFonts w:ascii="Fb Fontext" w:hAnsi="Fb Fontext" w:hint="cs"/>
              <w:sz w:val="20"/>
              <w:rtl/>
            </w:rPr>
          </w:rPrChange>
        </w:rPr>
        <w:t xml:space="preserve">כר</w:t>
      </w:r>
      <w:r>
        <w:rPr>
          <w:rStyle w:val="affffd"/>
          <w:rFonts w:ascii="Fb Fontext" w:hAnsi="Fb Fontext"/>
          <w:sz w:val="20"/>
          <w:rtl/>
          <w:rPrChange w:id="10584" w:author="מנוע אמוראים" w:date="2026-10-05T16:42:03Z">
            <w:rPr>
              <w:rFonts w:ascii="Fb Fontext" w:hAnsi="Fb Fontext"/>
              <w:sz w:val="20"/>
              <w:rtl/>
            </w:rPr>
          </w:rPrChange>
        </w:rPr>
        <w:t xml:space="preserve">"</w:t>
      </w:r>
      <w:r>
        <w:rPr>
          <w:rStyle w:val="affffd"/>
          <w:rFonts w:ascii="Fb Fontext" w:hAnsi="Fb Fontext" w:hint="cs"/>
          <w:sz w:val="20"/>
          <w:rtl/>
          <w:rPrChange w:id="10585" w:author="מנוע אמוראים" w:date="2026-10-05T16:42:03Z">
            <w:rPr>
              <w:rFonts w:ascii="Fb Fontext" w:hAnsi="Fb Fontext" w:hint="cs"/>
              <w:sz w:val="20"/>
              <w:rtl/>
            </w:rPr>
          </w:rPrChange>
        </w:rPr>
        <w:t xml:space="preserve">נ</w:t>
      </w:r>
      <w:r>
        <w:rPr>
          <w:rFonts w:ascii="Fb Fontext" w:hAnsi="Fb Fontext" w:hint="cs"/>
          <w:sz w:val="20"/>
          <w:rtl/>
        </w:rPr>
        <w:t xml:space="preserve"> </w:t>
      </w:r>
      <w:r w:rsidR="00E8089F" w:rsidRPr="007435EB">
        <w:rPr>
          <w:rFonts w:ascii="Fb Fontext" w:hAnsi="Fb Fontext"/>
          <w:sz w:val="20"/>
          <w:rtl/>
        </w:rPr>
        <w:t>גברא דחזי לאכילה בעינן.</w:t>
      </w:r>
    </w:p>
    <w:p w14:paraId="7C981827" w14:textId="023F994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שחטו בטהרה ואחר כך נטמאו הבעלים יזרק הדם בטהרה ואל יאכל בשר בטומאה.</w:t>
      </w:r>
    </w:p>
    <w:p w14:paraId="71E39D08" w14:textId="77777777" w:rsidR="00E8089F" w:rsidRPr="007435EB" w:rsidRDefault="00AB3B38" w:rsidP="00E8089F">
      <w:pPr>
        <w:rPr>
          <w:rtl/>
        </w:rPr>
      </w:pPr>
      <w:r>
        <w:rPr>
          <w:rtl/>
        </w:rPr>
        <w:lastRenderedPageBreak/>
        <w:t>אף</w:t>
      </w:r>
      <w:r w:rsidR="00E8089F" w:rsidRPr="007435EB">
        <w:rPr>
          <w:rtl/>
        </w:rPr>
        <w:t xml:space="preserve"> תימא רבנן </w:t>
      </w:r>
      <w:r>
        <w:rPr>
          <w:rtl/>
        </w:rPr>
        <w:t>כאן</w:t>
      </w:r>
      <w:r w:rsidR="00E8089F" w:rsidRPr="007435EB">
        <w:rPr>
          <w:rtl/>
        </w:rPr>
        <w:t xml:space="preserve"> </w:t>
      </w:r>
      <w:r w:rsidR="00E8089F" w:rsidRPr="007435EB">
        <w:rPr>
          <w:rFonts w:hint="cs"/>
          <w:rtl/>
        </w:rPr>
        <w:t>מיירי</w:t>
      </w:r>
      <w:r w:rsidR="00E8089F" w:rsidRPr="007435EB">
        <w:rPr>
          <w:rtl/>
        </w:rPr>
        <w:t xml:space="preserve"> בציבור, ד</w:t>
      </w:r>
      <w:r>
        <w:rPr>
          <w:rtl/>
        </w:rPr>
        <w:t>אף</w:t>
      </w:r>
      <w:r w:rsidR="00E8089F" w:rsidRPr="007435EB">
        <w:rPr>
          <w:rtl/>
        </w:rPr>
        <w:t xml:space="preserve"> בטומאה נמי עבדי </w:t>
      </w:r>
      <w:r w:rsidR="00E8089F" w:rsidRPr="007435EB">
        <w:rPr>
          <w:rFonts w:hint="cs"/>
          <w:rtl/>
        </w:rPr>
        <w:t>[ומעיקר הדין נאכל הבשר]</w:t>
      </w:r>
    </w:p>
    <w:p w14:paraId="440C2854" w14:textId="77777777" w:rsidR="00E8089F" w:rsidRPr="007435EB" w:rsidRDefault="00E8089F" w:rsidP="00E8089F">
      <w:pPr>
        <w:rPr>
          <w:rtl/>
        </w:rPr>
      </w:pPr>
      <w:r w:rsidRPr="007435EB">
        <w:rPr>
          <w:rFonts w:hint="cs"/>
          <w:rtl/>
        </w:rPr>
        <w:t>והבשר לא נאכל בטומאה</w:t>
      </w:r>
      <w:r w:rsidRPr="007435EB">
        <w:rPr>
          <w:rtl/>
        </w:rPr>
        <w:t xml:space="preserve"> </w:t>
      </w:r>
      <w:r w:rsidRPr="007435EB">
        <w:rPr>
          <w:rFonts w:hint="cs"/>
          <w:rtl/>
        </w:rPr>
        <w:t xml:space="preserve">- </w:t>
      </w:r>
      <w:r w:rsidRPr="007435EB">
        <w:rPr>
          <w:rtl/>
        </w:rPr>
        <w:t>גזירה שמא יטמאו הבעלים לאחר זריקה ויאמרו אשתקד לא נטמאנו ואכלנו - השתא נמי ניכול ולא ידעי דאשתקד כי איזדריק דם - בעלים טמאים הוו, השתא בעלים טהורים הוו.</w:t>
      </w:r>
    </w:p>
    <w:p w14:paraId="2173F210" w14:textId="77777777" w:rsidR="00E8089F" w:rsidRPr="007435EB" w:rsidRDefault="00E8089F" w:rsidP="00E8089F">
      <w:pPr>
        <w:rPr>
          <w:rtl/>
        </w:rPr>
      </w:pPr>
      <w:r w:rsidRPr="007435EB">
        <w:rPr>
          <w:rFonts w:hint="cs"/>
          <w:rtl/>
        </w:rPr>
        <w:t>ו</w:t>
      </w:r>
      <w:r w:rsidRPr="005C3FF1">
        <w:rPr>
          <w:rStyle w:val="afffa"/>
          <w:rFonts w:hint="cs"/>
          <w:rtl/>
        </w:rPr>
        <w:t>אב</w:t>
      </w:r>
      <w:r w:rsidRPr="005C3FF1">
        <w:rPr>
          <w:rStyle w:val="afffa"/>
          <w:rtl/>
        </w:rPr>
        <w:t>"</w:t>
      </w:r>
      <w:r w:rsidRPr="005C3FF1">
        <w:rPr>
          <w:rStyle w:val="afffa"/>
          <w:rFonts w:hint="cs"/>
          <w:rtl/>
        </w:rPr>
        <w:t>א</w:t>
      </w:r>
      <w:r w:rsidRPr="007435EB">
        <w:rPr>
          <w:rtl/>
        </w:rPr>
        <w:t xml:space="preserve"> רב כרבי יהושע</w:t>
      </w:r>
      <w:r w:rsidRPr="007435EB">
        <w:rPr>
          <w:rFonts w:hint="cs"/>
          <w:rtl/>
        </w:rPr>
        <w:t xml:space="preserve"> ד</w:t>
      </w:r>
      <w:r w:rsidRPr="007435EB">
        <w:rPr>
          <w:rtl/>
        </w:rPr>
        <w:t>כל הזבחים שבתורה, בין שנטמא בשר וחלב קיים, בין שנטמא חלב ובשר קיים זורק את הדם.</w:t>
      </w:r>
    </w:p>
    <w:p w14:paraId="781A1797" w14:textId="77777777" w:rsidR="00C34B5B" w:rsidRPr="007435EB" w:rsidRDefault="00E8089F" w:rsidP="00E8089F">
      <w:pPr>
        <w:rPr>
          <w:rtl/>
        </w:rPr>
      </w:pPr>
      <w:r w:rsidRPr="007435EB">
        <w:rPr>
          <w:rtl/>
        </w:rPr>
        <w:tab/>
        <w:t>נזיר ועושה פסח, נטמא חלב ובשר קיים</w:t>
      </w:r>
      <w:r w:rsidRPr="007435EB">
        <w:rPr>
          <w:rFonts w:hint="cs"/>
          <w:rtl/>
        </w:rPr>
        <w:t>-</w:t>
      </w:r>
      <w:r w:rsidRPr="007435EB">
        <w:rPr>
          <w:rtl/>
        </w:rPr>
        <w:t xml:space="preserve"> זורק את הדם, נטמא בשר וחלב קיים</w:t>
      </w:r>
      <w:r w:rsidRPr="007435EB">
        <w:rPr>
          <w:rFonts w:hint="cs"/>
          <w:rtl/>
        </w:rPr>
        <w:t>-</w:t>
      </w:r>
      <w:r w:rsidRPr="007435EB">
        <w:rPr>
          <w:rtl/>
        </w:rPr>
        <w:t xml:space="preserve"> אין זורק את הדם</w:t>
      </w:r>
      <w:r w:rsidRPr="007435EB">
        <w:rPr>
          <w:rFonts w:hint="cs"/>
          <w:rtl/>
        </w:rPr>
        <w:t xml:space="preserve">, </w:t>
      </w:r>
      <w:r w:rsidRPr="007435EB">
        <w:rPr>
          <w:rtl/>
        </w:rPr>
        <w:t>ואם זרק הורצה.</w:t>
      </w:r>
      <w:r w:rsidRPr="007435EB">
        <w:rPr>
          <w:rFonts w:hint="cs"/>
          <w:rtl/>
        </w:rPr>
        <w:t xml:space="preserve">  </w:t>
      </w:r>
      <w:r w:rsidRPr="007435EB">
        <w:rPr>
          <w:rtl/>
        </w:rPr>
        <w:tab/>
      </w:r>
      <w:r w:rsidRPr="007435EB">
        <w:rPr>
          <w:rtl/>
        </w:rPr>
        <w:tab/>
      </w:r>
    </w:p>
    <w:p w14:paraId="1C07FC83" w14:textId="77777777" w:rsidR="00E8089F" w:rsidRPr="007435EB" w:rsidRDefault="00E8089F" w:rsidP="00C34B5B">
      <w:pPr>
        <w:rPr>
          <w:rtl/>
        </w:rPr>
      </w:pPr>
      <w:r w:rsidRPr="007435EB">
        <w:rPr>
          <w:rFonts w:hint="cs"/>
          <w:rtl/>
        </w:rPr>
        <w:t xml:space="preserve"> </w:t>
      </w:r>
      <w:r w:rsidRPr="007435EB">
        <w:rPr>
          <w:rtl/>
        </w:rPr>
        <w:t>נטמאו הבעלים במת - לא יזרוק, ואם זרק - לא הורצה.</w:t>
      </w:r>
    </w:p>
    <w:p w14:paraId="796EDC6B" w14:textId="5F0363E0" w:rsidR="00E8089F" w:rsidRPr="007435EB" w:rsidRDefault="00F47631" w:rsidP="00F47631">
      <w:pPr>
        <w:pStyle w:val="affd"/>
        <w:rPr>
          <w:bCs/>
          <w:rtl/>
        </w:rPr>
      </w:pPr>
      <w:r>
        <w:rPr>
          <w:rFonts w:hint="cs"/>
          <w:rtl/>
        </w:rPr>
        <w:t>***</w:t>
      </w:r>
    </w:p>
    <w:p w14:paraId="2D0AE2DE" w14:textId="77777777" w:rsidR="00E8089F" w:rsidRPr="007435EB" w:rsidRDefault="00E8089F" w:rsidP="005C3FF1">
      <w:pPr>
        <w:pStyle w:val="afff"/>
        <w:framePr w:wrap="around"/>
        <w:rPr>
          <w:rtl/>
        </w:rPr>
      </w:pPr>
      <w:r w:rsidRPr="007435EB">
        <w:rPr>
          <w:rFonts w:hint="cs"/>
          <w:rtl/>
        </w:rPr>
        <w:t>עט.</w:t>
      </w:r>
    </w:p>
    <w:p w14:paraId="15AE2B01" w14:textId="77777777" w:rsidR="00E8089F" w:rsidRPr="005C3FF1" w:rsidRDefault="00E8089F" w:rsidP="009A151F">
      <w:pPr>
        <w:rPr>
          <w:rStyle w:val="afffa"/>
          <w:rtl/>
        </w:rPr>
      </w:pPr>
      <w:r w:rsidRPr="005C3FF1">
        <w:rPr>
          <w:rStyle w:val="afffa"/>
          <w:rtl/>
        </w:rPr>
        <w:t>במוקדשין אינו כן וכו'.</w:t>
      </w:r>
    </w:p>
    <w:p w14:paraId="55B47C5C" w14:textId="77777777" w:rsidR="00E8089F" w:rsidRPr="007435EB" w:rsidRDefault="00E8089F" w:rsidP="00E8089F">
      <w:pPr>
        <w:rPr>
          <w:rtl/>
        </w:rPr>
      </w:pPr>
      <w:r w:rsidRPr="007435EB">
        <w:rPr>
          <w:rFonts w:ascii="Fb Fontext" w:hAnsi="Fb Fontext"/>
          <w:rtl/>
        </w:rPr>
        <w:t>מתניתין</w:t>
      </w:r>
      <w:r w:rsidRPr="007435EB">
        <w:rPr>
          <w:rFonts w:ascii="Fb Fontext" w:hAnsi="Fb Fontext" w:hint="cs"/>
          <w:rtl/>
        </w:rPr>
        <w:t xml:space="preserve"> </w:t>
      </w:r>
      <w:r w:rsidRPr="007435EB">
        <w:rPr>
          <w:rFonts w:ascii="Fb Fontext" w:hAnsi="Fb Fontext"/>
          <w:rtl/>
        </w:rPr>
        <w:t xml:space="preserve">רבי יהושע היא </w:t>
      </w:r>
      <w:r w:rsidRPr="007435EB">
        <w:rPr>
          <w:rFonts w:ascii="Fb Fontext" w:hAnsi="Fb Fontext" w:hint="cs"/>
          <w:rtl/>
        </w:rPr>
        <w:t>ד</w:t>
      </w:r>
      <w:r w:rsidRPr="007435EB">
        <w:rPr>
          <w:rFonts w:ascii="Fb Fontext" w:hAnsi="Fb Fontext"/>
          <w:rtl/>
        </w:rPr>
        <w:t>כל הזבחים שבתורה שנשתייר מהן כזית בשר או כזית חלב זורק את הדם.</w:t>
      </w:r>
    </w:p>
    <w:p w14:paraId="0813BBB4" w14:textId="77777777" w:rsidR="00E8089F" w:rsidRPr="007435EB" w:rsidRDefault="00E8089F" w:rsidP="00E8089F">
      <w:pPr>
        <w:rPr>
          <w:rtl/>
        </w:rPr>
      </w:pPr>
      <w:r w:rsidRPr="007435EB">
        <w:rPr>
          <w:rtl/>
        </w:rPr>
        <w:t>כחצי זית בשר וכחצי זית חלב - אין זורק את הדם.</w:t>
      </w:r>
    </w:p>
    <w:p w14:paraId="7814998A" w14:textId="77777777" w:rsidR="00E8089F" w:rsidRPr="007435EB" w:rsidRDefault="00E8089F" w:rsidP="00E8089F">
      <w:pPr>
        <w:rPr>
          <w:rtl/>
        </w:rPr>
      </w:pPr>
      <w:r w:rsidRPr="007435EB">
        <w:rPr>
          <w:rtl/>
        </w:rPr>
        <w:t xml:space="preserve">ובעולה, </w:t>
      </w:r>
      <w:r w:rsidR="00AB3B38">
        <w:rPr>
          <w:rtl/>
        </w:rPr>
        <w:t>אף</w:t>
      </w:r>
      <w:r w:rsidRPr="007435EB">
        <w:rPr>
          <w:rtl/>
        </w:rPr>
        <w:t xml:space="preserve"> כחצי זית בשר וכחצי זית חלב - זורק את הדם, מפני שכולה כליל.</w:t>
      </w:r>
    </w:p>
    <w:p w14:paraId="49534954" w14:textId="77777777" w:rsidR="00E8089F" w:rsidRPr="007435EB" w:rsidRDefault="00E8089F" w:rsidP="00E8089F">
      <w:pPr>
        <w:rPr>
          <w:rtl/>
        </w:rPr>
      </w:pPr>
      <w:r w:rsidRPr="007435EB">
        <w:rPr>
          <w:rFonts w:ascii="Fb Fontext" w:hAnsi="Fb Fontext"/>
          <w:sz w:val="20"/>
          <w:rtl/>
        </w:rPr>
        <w:t>ובמנחה</w:t>
      </w:r>
      <w:r w:rsidRPr="007435EB">
        <w:rPr>
          <w:rFonts w:ascii="Fb Fontext" w:hAnsi="Fb Fontext" w:hint="cs"/>
          <w:sz w:val="20"/>
          <w:rtl/>
        </w:rPr>
        <w:t xml:space="preserve"> [מנחת נסכים] </w:t>
      </w:r>
      <w:r w:rsidR="00127038">
        <w:rPr>
          <w:rFonts w:ascii="Fb Fontext" w:hAnsi="Fb Fontext"/>
          <w:sz w:val="20"/>
          <w:rtl/>
        </w:rPr>
        <w:t>אף</w:t>
      </w:r>
      <w:r w:rsidRPr="007435EB">
        <w:rPr>
          <w:rFonts w:ascii="Fb Fontext" w:hAnsi="Fb Fontext"/>
          <w:sz w:val="20"/>
          <w:rtl/>
        </w:rPr>
        <w:t xml:space="preserve"> שכולה קיימת לא יזרוק.</w:t>
      </w:r>
      <w:r w:rsidRPr="007435EB">
        <w:rPr>
          <w:rFonts w:ascii="Fb Fontext" w:hAnsi="Fb Fontext" w:hint="cs"/>
          <w:sz w:val="20"/>
          <w:rtl/>
        </w:rPr>
        <w:t xml:space="preserve"> ו</w:t>
      </w:r>
      <w:r w:rsidR="00AB3B38">
        <w:rPr>
          <w:rFonts w:ascii="Fb Fontext" w:hAnsi="Fb Fontext" w:hint="cs"/>
          <w:sz w:val="20"/>
          <w:rtl/>
        </w:rPr>
        <w:t>אף</w:t>
      </w:r>
      <w:r w:rsidRPr="007435EB">
        <w:rPr>
          <w:rFonts w:ascii="Fb Fontext" w:hAnsi="Fb Fontext" w:hint="cs"/>
          <w:sz w:val="20"/>
          <w:rtl/>
        </w:rPr>
        <w:t xml:space="preserve"> ד</w:t>
      </w:r>
      <w:r w:rsidRPr="007435EB">
        <w:rPr>
          <w:rFonts w:ascii="Fb Fontext" w:hAnsi="Fb Fontext"/>
          <w:sz w:val="20"/>
          <w:rtl/>
        </w:rPr>
        <w:t xml:space="preserve">אתיא מכח זבח </w:t>
      </w:r>
      <w:r w:rsidRPr="007435EB">
        <w:rPr>
          <w:rFonts w:ascii="Fb Fontext" w:hAnsi="Fb Fontext" w:hint="cs"/>
          <w:sz w:val="20"/>
          <w:rtl/>
        </w:rPr>
        <w:t xml:space="preserve">לאו </w:t>
      </w:r>
      <w:r w:rsidRPr="007435EB">
        <w:rPr>
          <w:rFonts w:ascii="Fb Fontext" w:hAnsi="Fb Fontext"/>
          <w:sz w:val="20"/>
          <w:rtl/>
        </w:rPr>
        <w:t>כגופיה דזבח ד</w:t>
      </w:r>
      <w:r w:rsidRPr="007435EB">
        <w:rPr>
          <w:rFonts w:ascii="Fb Fontext" w:hAnsi="Fb Fontext" w:hint="cs"/>
          <w:sz w:val="20"/>
          <w:rtl/>
        </w:rPr>
        <w:t>מי</w:t>
      </w:r>
      <w:r w:rsidRPr="007435EB">
        <w:rPr>
          <w:rFonts w:ascii="Fb Fontext" w:hAnsi="Fb Fontext"/>
          <w:sz w:val="20"/>
          <w:rtl/>
        </w:rPr>
        <w:t>.</w:t>
      </w:r>
    </w:p>
    <w:p w14:paraId="1B3101A5" w14:textId="77777777" w:rsidR="00E8089F" w:rsidRPr="007435EB" w:rsidRDefault="00E8089F" w:rsidP="00E8089F">
      <w:pPr>
        <w:rPr>
          <w:rtl/>
        </w:rPr>
      </w:pPr>
      <w:r w:rsidRPr="007435EB">
        <w:rPr>
          <w:rFonts w:ascii="Fb Fontext" w:hAnsi="Fb Fontext"/>
          <w:rtl/>
        </w:rPr>
        <w:t>חלב</w:t>
      </w:r>
      <w:r w:rsidRPr="007435EB">
        <w:rPr>
          <w:rFonts w:ascii="Fb Fontext" w:hAnsi="Fb Fontext" w:hint="cs"/>
          <w:rtl/>
        </w:rPr>
        <w:t xml:space="preserve"> קיים</w:t>
      </w:r>
      <w:r w:rsidRPr="007435EB">
        <w:rPr>
          <w:rFonts w:ascii="Fb Fontext" w:hAnsi="Fb Fontext"/>
          <w:rtl/>
        </w:rPr>
        <w:t xml:space="preserve"> </w:t>
      </w:r>
      <w:r>
        <w:rPr>
          <w:rFonts w:ascii="Fb Fontext" w:hAnsi="Fb Fontext" w:hint="cs"/>
          <w:rtl/>
        </w:rPr>
        <w:t xml:space="preserve">זורק הדם- </w:t>
      </w:r>
      <w:r>
        <w:rPr>
          <w:rStyle w:val="affffd"/>
          <w:rFonts w:ascii="Fb Fontext" w:hAnsi="Fb Fontext" w:hint="cs"/>
          <w:rtl/>
          <w:rPrChange w:id="10586" w:author="מנוע אמוראים" w:date="2026-10-05T16:42:03Z">
            <w:rPr>
              <w:rFonts w:ascii="Fb Fontext" w:hAnsi="Fb Fontext" w:hint="cs"/>
              <w:rtl/>
            </w:rPr>
          </w:rPrChange>
        </w:rPr>
        <w:t xml:space="preserve">כרי</w:t>
      </w:r>
      <w:r>
        <w:rPr>
          <w:rStyle w:val="affffd"/>
          <w:rFonts w:ascii="Fb Fontext" w:hAnsi="Fb Fontext"/>
          <w:rtl/>
          <w:rPrChange w:id="10587" w:author="מנוע אמוראים" w:date="2026-10-05T16:42:03Z">
            <w:rPr>
              <w:rFonts w:ascii="Fb Fontext" w:hAnsi="Fb Fontext"/>
              <w:rtl/>
            </w:rPr>
          </w:rPrChange>
        </w:rPr>
        <w:t xml:space="preserve">"</w:t>
      </w:r>
      <w:r>
        <w:rPr>
          <w:rStyle w:val="affffd"/>
          <w:rFonts w:ascii="Fb Fontext" w:hAnsi="Fb Fontext" w:hint="cs"/>
          <w:rtl/>
          <w:rPrChange w:id="10588" w:author="מנוע אמוראים" w:date="2026-10-05T16:42:03Z">
            <w:rPr>
              <w:rFonts w:ascii="Fb Fontext" w:hAnsi="Fb Fontext" w:hint="cs"/>
              <w:rtl/>
            </w:rPr>
          </w:rPrChange>
        </w:rPr>
        <w:t xml:space="preserve">ו</w:t>
      </w:r>
      <w:r>
        <w:rPr>
          <w:rFonts w:ascii="Fb Fontext" w:hAnsi="Fb Fontext" w:hint="cs"/>
          <w:rtl/>
        </w:rPr>
        <w:t xml:space="preserve"> </w:t>
      </w:r>
      <w:r>
        <w:rPr>
          <w:rStyle w:val="affffd"/>
          <w:rFonts w:ascii="Fb Fontext" w:hAnsi="Fb Fontext" w:hint="cs"/>
          <w:rtl/>
          <w:rPrChange w:id="10589" w:author="מנוע אמוראים" w:date="2026-10-05T16:42:03Z">
            <w:rPr>
              <w:rFonts w:ascii="Fb Fontext" w:hAnsi="Fb Fontext" w:hint="cs"/>
              <w:rtl/>
            </w:rPr>
          </w:rPrChange>
        </w:rPr>
        <w:t xml:space="preserve">מר</w:t>
      </w:r>
      <w:r>
        <w:rPr>
          <w:rStyle w:val="affffd"/>
          <w:rFonts w:ascii="Fb Fontext" w:hAnsi="Fb Fontext"/>
          <w:rtl/>
          <w:rPrChange w:id="10590" w:author="מנוע אמוראים" w:date="2026-10-05T16:42:03Z">
            <w:rPr>
              <w:rFonts w:ascii="Fb Fontext" w:hAnsi="Fb Fontext"/>
              <w:rtl/>
            </w:rPr>
          </w:rPrChange>
        </w:rPr>
        <w:t xml:space="preserve">"</w:t>
      </w:r>
      <w:r>
        <w:rPr>
          <w:rStyle w:val="affffd"/>
          <w:rFonts w:ascii="Fb Fontext" w:hAnsi="Fb Fontext" w:hint="cs"/>
          <w:rtl/>
          <w:rPrChange w:id="10591" w:author="מנוע אמוראים" w:date="2026-10-05T16:42:03Z">
            <w:rPr>
              <w:rFonts w:ascii="Fb Fontext" w:hAnsi="Fb Fontext" w:hint="cs"/>
              <w:rtl/>
            </w:rPr>
          </w:rPrChange>
        </w:rPr>
        <w:t xml:space="preserve">י</w:t>
      </w:r>
      <w:r>
        <w:rPr>
          <w:rFonts w:ascii="Fb Fontext" w:hAnsi="Fb Fontext" w:hint="cs"/>
          <w:rtl/>
        </w:rPr>
        <w:t xml:space="preserve"> </w:t>
      </w:r>
      <w:r w:rsidRPr="00AC0CB1">
        <w:rPr>
          <w:rStyle w:val="af2"/>
          <w:rFonts w:hint="cs"/>
          <w:rtl/>
        </w:rPr>
        <w:t>ד'</w:t>
      </w:r>
      <w:r w:rsidRPr="00AC0CB1">
        <w:rPr>
          <w:rStyle w:val="af2"/>
          <w:rtl/>
        </w:rPr>
        <w:t xml:space="preserve">והקטיר החלב לריח ניחח לה' </w:t>
      </w:r>
      <w:r w:rsidRPr="007435EB">
        <w:rPr>
          <w:rFonts w:ascii="Fb Fontext" w:hAnsi="Fb Fontext"/>
          <w:rtl/>
        </w:rPr>
        <w:t xml:space="preserve">- חלב </w:t>
      </w:r>
      <w:r w:rsidR="00127038">
        <w:rPr>
          <w:rFonts w:ascii="Fb Fontext" w:hAnsi="Fb Fontext"/>
          <w:rtl/>
        </w:rPr>
        <w:t>אף</w:t>
      </w:r>
      <w:r w:rsidRPr="007435EB">
        <w:rPr>
          <w:rFonts w:ascii="Fb Fontext" w:hAnsi="Fb Fontext"/>
          <w:rtl/>
        </w:rPr>
        <w:t xml:space="preserve"> שאין בשר.</w:t>
      </w:r>
    </w:p>
    <w:p w14:paraId="4218E085" w14:textId="77777777" w:rsidR="00E8089F" w:rsidRPr="007435EB" w:rsidRDefault="00E8089F" w:rsidP="00E8089F">
      <w:pPr>
        <w:rPr>
          <w:rtl/>
        </w:rPr>
      </w:pPr>
      <w:r w:rsidRPr="007435EB">
        <w:rPr>
          <w:rtl/>
        </w:rPr>
        <w:t xml:space="preserve">יותרת הכבד ושתי כליות </w:t>
      </w:r>
      <w:r w:rsidRPr="007435EB">
        <w:rPr>
          <w:rFonts w:hint="cs"/>
          <w:rtl/>
        </w:rPr>
        <w:t>-</w:t>
      </w:r>
      <w:r w:rsidRPr="007435EB">
        <w:rPr>
          <w:rtl/>
        </w:rPr>
        <w:t xml:space="preserve"> לריח ניחח - כל שאתה מעלה לריח ניחח.</w:t>
      </w:r>
      <w:r w:rsidRPr="007435EB">
        <w:rPr>
          <w:rFonts w:hint="cs"/>
          <w:rtl/>
        </w:rPr>
        <w:t>[וילפי</w:t>
      </w:r>
      <w:r w:rsidRPr="007435EB">
        <w:rPr>
          <w:rtl/>
        </w:rPr>
        <w:t>'</w:t>
      </w:r>
      <w:r w:rsidRPr="007435EB">
        <w:rPr>
          <w:rFonts w:hint="cs"/>
          <w:rtl/>
        </w:rPr>
        <w:t xml:space="preserve"> מדמנחה לא]</w:t>
      </w:r>
    </w:p>
    <w:p w14:paraId="4F6A3664" w14:textId="77777777" w:rsidR="00E8089F" w:rsidRPr="007435EB" w:rsidRDefault="00E8089F" w:rsidP="00E8089F">
      <w:pPr>
        <w:rPr>
          <w:rtl/>
        </w:rPr>
      </w:pPr>
      <w:r w:rsidRPr="007435EB">
        <w:rPr>
          <w:rFonts w:hint="cs"/>
          <w:rtl/>
        </w:rPr>
        <w:t>וצריך למכתב חלב ולמכתב ריח ניחוח [דבמנחה לא]</w:t>
      </w:r>
    </w:p>
    <w:p w14:paraId="38B57FA2" w14:textId="59D518A3" w:rsidR="00E8089F" w:rsidRPr="007435EB" w:rsidRDefault="00F47631" w:rsidP="00F47631">
      <w:pPr>
        <w:pStyle w:val="affd"/>
        <w:rPr>
          <w:bCs/>
          <w:rtl/>
        </w:rPr>
      </w:pPr>
      <w:r>
        <w:rPr>
          <w:rFonts w:hint="cs"/>
          <w:rtl/>
        </w:rPr>
        <w:t>***</w:t>
      </w:r>
    </w:p>
    <w:p w14:paraId="25EE3382" w14:textId="77777777" w:rsidR="00E8089F" w:rsidRPr="005C3FF1" w:rsidRDefault="00E8089F" w:rsidP="009A151F">
      <w:pPr>
        <w:rPr>
          <w:rStyle w:val="afffa"/>
          <w:rtl/>
        </w:rPr>
      </w:pPr>
      <w:ins w:id="9866" w:author="מספור קטעי משנה" w:date="2026-10-06T06:45:41Z">
        <w:r>
          <w:rPr>
            <w:rStyle w:val="MisparKeta"/>
          </w:rPr>
          <w:t xml:space="preserve">ב. </w:t>
        </w:r>
      </w:ins>
      <w:r w:rsidRPr="005C3FF1">
        <w:rPr>
          <w:rStyle w:val="afffa"/>
          <w:rtl/>
        </w:rPr>
        <w:t>משנה.</w:t>
      </w:r>
    </w:p>
    <w:p w14:paraId="3E3ACAE8" w14:textId="77777777" w:rsidR="00E8089F" w:rsidRPr="005C3FF1" w:rsidRDefault="00E8089F" w:rsidP="009A151F">
      <w:pPr>
        <w:rPr>
          <w:rStyle w:val="afffa"/>
          <w:rtl/>
        </w:rPr>
      </w:pPr>
      <w:r w:rsidRPr="005C3FF1">
        <w:rPr>
          <w:rStyle w:val="afffa"/>
          <w:rtl/>
        </w:rPr>
        <w:t>נטמא קהל או רובו, או שהיו הכהנים טמאים והקהל טהורים - יעשו בטומאה.</w:t>
      </w:r>
    </w:p>
    <w:p w14:paraId="70870776" w14:textId="77777777" w:rsidR="00E8089F" w:rsidRPr="005C3FF1" w:rsidRDefault="00E8089F" w:rsidP="009A151F">
      <w:pPr>
        <w:rPr>
          <w:rStyle w:val="afffa"/>
          <w:rtl/>
        </w:rPr>
      </w:pPr>
      <w:r w:rsidRPr="005C3FF1">
        <w:rPr>
          <w:rStyle w:val="afffa"/>
          <w:rtl/>
        </w:rPr>
        <w:t>נטמא מיעוט הקהל הטהורין עושין את הראשון, והטמאין עושין את</w:t>
      </w:r>
      <w:r w:rsidRPr="007435EB">
        <w:rPr>
          <w:rtl/>
        </w:rPr>
        <w:t xml:space="preserve"> </w:t>
      </w:r>
      <w:r w:rsidRPr="005C3FF1">
        <w:rPr>
          <w:rStyle w:val="afffa"/>
          <w:rtl/>
        </w:rPr>
        <w:t>השני.</w:t>
      </w:r>
    </w:p>
    <w:p w14:paraId="07362A43" w14:textId="44C0DB86" w:rsidR="00E8089F" w:rsidRPr="007435EB" w:rsidRDefault="00F47631" w:rsidP="00F47631">
      <w:pPr>
        <w:pStyle w:val="affd"/>
        <w:rPr>
          <w:bCs/>
          <w:rtl/>
        </w:rPr>
      </w:pPr>
      <w:r>
        <w:rPr>
          <w:rFonts w:hint="cs"/>
          <w:rtl/>
        </w:rPr>
        <w:t>***</w:t>
      </w:r>
    </w:p>
    <w:p w14:paraId="44001180" w14:textId="6EB56B38"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הרי שהיו ישראל טמאין, וכהנים וכלי שרת טהורין.</w:t>
      </w:r>
    </w:p>
    <w:p w14:paraId="51AC2813" w14:textId="77777777" w:rsidR="00E8089F" w:rsidRPr="007435EB" w:rsidRDefault="00E8089F" w:rsidP="00E8089F">
      <w:pPr>
        <w:rPr>
          <w:rtl/>
        </w:rPr>
      </w:pPr>
      <w:r w:rsidRPr="007435EB">
        <w:rPr>
          <w:rtl/>
        </w:rPr>
        <w:t>או ישראל טהורין וכהנים וכלי שרת טמאין, ו</w:t>
      </w:r>
      <w:r w:rsidR="00AB3B38">
        <w:rPr>
          <w:rtl/>
        </w:rPr>
        <w:t>אף</w:t>
      </w:r>
      <w:r w:rsidRPr="007435EB">
        <w:rPr>
          <w:rtl/>
        </w:rPr>
        <w:t xml:space="preserve"> ישראל וכהנים טהורין וכלי שרת טמאין.</w:t>
      </w:r>
    </w:p>
    <w:p w14:paraId="548A532B" w14:textId="77777777" w:rsidR="00E8089F" w:rsidRPr="007435EB" w:rsidRDefault="00E8089F" w:rsidP="00E8089F">
      <w:pPr>
        <w:rPr>
          <w:rtl/>
        </w:rPr>
      </w:pPr>
      <w:r w:rsidRPr="007435EB">
        <w:rPr>
          <w:rFonts w:ascii="Fb Fontext" w:hAnsi="Fb Fontext"/>
          <w:sz w:val="20"/>
          <w:rtl/>
        </w:rPr>
        <w:t>- יעשו בטומאה, שאין קרבן ציבור חלוק.</w:t>
      </w:r>
    </w:p>
    <w:p w14:paraId="59A57289" w14:textId="77777777" w:rsidR="00E8089F" w:rsidRPr="007435EB" w:rsidRDefault="00E8089F" w:rsidP="00E8089F">
      <w:pPr>
        <w:rPr>
          <w:rtl/>
        </w:rPr>
      </w:pPr>
      <w:r>
        <w:rPr>
          <w:rStyle w:val="affffd"/>
          <w:rFonts w:ascii="Fb Fontext" w:hAnsi="Fb Fontext" w:hint="cs"/>
          <w:rtl/>
          <w:rPrChange w:id="10592" w:author="מנוע אמוראים" w:date="2026-10-05T16:42:03Z">
            <w:rPr>
              <w:rFonts w:ascii="Fb Fontext" w:hAnsi="Fb Fontext" w:hint="cs"/>
              <w:rtl/>
            </w:rPr>
          </w:rPrChange>
        </w:rPr>
        <w:t xml:space="preserve">ר</w:t>
      </w:r>
      <w:r>
        <w:rPr>
          <w:rStyle w:val="affffd"/>
          <w:rFonts w:ascii="Fb Fontext" w:hAnsi="Fb Fontext"/>
          <w:rtl/>
          <w:rPrChange w:id="10593" w:author="מנוע אמוראים" w:date="2026-10-05T16:42:03Z">
            <w:rPr>
              <w:rFonts w:ascii="Fb Fontext" w:hAnsi="Fb Fontext"/>
              <w:rtl/>
            </w:rPr>
          </w:rPrChange>
        </w:rPr>
        <w:t xml:space="preserve">"</w:t>
      </w:r>
      <w:r>
        <w:rPr>
          <w:rStyle w:val="affffd"/>
          <w:rFonts w:ascii="Fb Fontext" w:hAnsi="Fb Fontext" w:hint="cs"/>
          <w:rtl/>
          <w:rPrChange w:id="10594" w:author="מנוע אמוראים" w:date="2026-10-05T16:42:03Z">
            <w:rPr>
              <w:rFonts w:ascii="Fb Fontext" w:hAnsi="Fb Fontext" w:hint="cs"/>
              <w:rtl/>
            </w:rPr>
          </w:rPrChange>
        </w:rPr>
        <w:t xml:space="preserve">ח</w:t>
      </w:r>
      <w:r>
        <w:rPr>
          <w:rFonts w:ascii="Fb Fontext" w:hAnsi="Fb Fontext" w:hint="cs"/>
          <w:rtl/>
        </w:rPr>
        <w:t xml:space="preserve">: דווקא בנטמא הסכין בטמא מת דחרב הרי הוא כחלל לטמא גברא.</w:t>
      </w:r>
    </w:p>
    <w:p w14:paraId="3B27CA69" w14:textId="77777777" w:rsidR="00E8089F" w:rsidRPr="007435EB" w:rsidRDefault="00E8089F" w:rsidP="00E8089F">
      <w:pPr>
        <w:rPr>
          <w:rFonts w:cs="Guttman Vilna"/>
          <w:b/>
          <w:bCs/>
          <w:rtl/>
        </w:rPr>
      </w:pPr>
      <w:r w:rsidRPr="007435EB">
        <w:rPr>
          <w:rFonts w:hint="cs"/>
          <w:rtl/>
        </w:rPr>
        <w:t>ו</w:t>
      </w:r>
      <w:r w:rsidRPr="007435EB">
        <w:rPr>
          <w:rtl/>
        </w:rPr>
        <w:t>מעיקרא כי מיתעביד בטומאת הגוף דכרת מיתעביד.</w:t>
      </w:r>
    </w:p>
    <w:p w14:paraId="008CF36B" w14:textId="77777777" w:rsidR="00E8089F" w:rsidRPr="005C3FF1" w:rsidRDefault="00E8089F" w:rsidP="009A151F">
      <w:pPr>
        <w:rPr>
          <w:rStyle w:val="afffa"/>
          <w:rtl/>
        </w:rPr>
      </w:pPr>
      <w:r w:rsidRPr="005C3FF1">
        <w:rPr>
          <w:rStyle w:val="afffa"/>
          <w:rtl/>
        </w:rPr>
        <w:t>אבל נטמא הסכין בטומאת שרץ, ד</w:t>
      </w:r>
      <w:r w:rsidRPr="005C3FF1">
        <w:rPr>
          <w:rStyle w:val="afffa"/>
          <w:rFonts w:hint="cs"/>
          <w:rtl/>
        </w:rPr>
        <w:t>רק ה</w:t>
      </w:r>
      <w:r w:rsidRPr="005C3FF1">
        <w:rPr>
          <w:rStyle w:val="afffa"/>
          <w:rtl/>
        </w:rPr>
        <w:t xml:space="preserve">בשר </w:t>
      </w:r>
      <w:r w:rsidRPr="005C3FF1">
        <w:rPr>
          <w:rStyle w:val="afffa"/>
          <w:rFonts w:hint="cs"/>
          <w:rtl/>
        </w:rPr>
        <w:t>נטמא טהורין עושין ולא טמאין.</w:t>
      </w:r>
    </w:p>
    <w:p w14:paraId="3A62F81C" w14:textId="77777777" w:rsidR="00E8089F" w:rsidRPr="007435EB" w:rsidRDefault="00E8089F" w:rsidP="00E8089F">
      <w:pPr>
        <w:rPr>
          <w:rFonts w:cs="Guttman Vilna"/>
          <w:b/>
          <w:bCs/>
          <w:rtl/>
        </w:rPr>
      </w:pPr>
      <w:r w:rsidRPr="007435EB">
        <w:rPr>
          <w:rFonts w:hint="cs"/>
          <w:rtl/>
        </w:rPr>
        <w:t>ד</w:t>
      </w:r>
      <w:r w:rsidRPr="007435EB">
        <w:rPr>
          <w:rtl/>
        </w:rPr>
        <w:t>מוטב יאכל בטומאת בשר בלאו, ואל יאכל בשר בטומאת הגוף שהוא בכרת.</w:t>
      </w:r>
    </w:p>
    <w:p w14:paraId="01D51268" w14:textId="77777777" w:rsidR="00E8089F" w:rsidRPr="007435EB" w:rsidRDefault="00E8089F" w:rsidP="00E8089F">
      <w:pPr>
        <w:rPr>
          <w:rtl/>
        </w:rPr>
      </w:pPr>
      <w:r w:rsidRPr="007435EB">
        <w:rPr>
          <w:rFonts w:ascii="Fb Fontext" w:hAnsi="Fb Fontext"/>
          <w:sz w:val="20"/>
          <w:rtl/>
        </w:rPr>
        <w:t xml:space="preserve">אלמא </w:t>
      </w:r>
      <w:r w:rsidRPr="007435EB">
        <w:rPr>
          <w:rFonts w:ascii="Fb Fontext" w:hAnsi="Fb Fontext" w:hint="cs"/>
          <w:sz w:val="20"/>
          <w:rtl/>
        </w:rPr>
        <w:t>ס</w:t>
      </w:r>
      <w:r w:rsidRPr="007435EB">
        <w:rPr>
          <w:rFonts w:ascii="Fb Fontext" w:hAnsi="Fb Fontext"/>
          <w:sz w:val="20"/>
          <w:rtl/>
        </w:rPr>
        <w:t>"</w:t>
      </w:r>
      <w:r>
        <w:rPr>
          <w:rFonts w:ascii="Fb Fontext" w:hAnsi="Fb Fontext" w:hint="cs"/>
          <w:sz w:val="20"/>
          <w:rtl/>
        </w:rPr>
        <w:t xml:space="preserve">ל </w:t>
      </w:r>
      <w:r>
        <w:rPr>
          <w:rStyle w:val="affffd"/>
          <w:rFonts w:ascii="Fb Fontext" w:hAnsi="Fb Fontext" w:hint="cs"/>
          <w:sz w:val="20"/>
          <w:rtl/>
          <w:rPrChange w:id="10595" w:author="מנוע אמוראים" w:date="2026-10-05T16:42:03Z">
            <w:rPr>
              <w:rFonts w:ascii="Fb Fontext" w:hAnsi="Fb Fontext" w:hint="cs"/>
              <w:sz w:val="20"/>
              <w:rtl/>
            </w:rPr>
          </w:rPrChange>
        </w:rPr>
        <w:t xml:space="preserve">לר</w:t>
      </w:r>
      <w:r>
        <w:rPr>
          <w:rStyle w:val="affffd"/>
          <w:rFonts w:ascii="Fb Fontext" w:hAnsi="Fb Fontext"/>
          <w:sz w:val="20"/>
          <w:rtl/>
          <w:rPrChange w:id="10596" w:author="מנוע אמוראים" w:date="2026-10-05T16:42:03Z">
            <w:rPr>
              <w:rFonts w:ascii="Fb Fontext" w:hAnsi="Fb Fontext"/>
              <w:sz w:val="20"/>
              <w:rtl/>
            </w:rPr>
          </w:rPrChange>
        </w:rPr>
        <w:t xml:space="preserve">"</w:t>
      </w:r>
      <w:r>
        <w:rPr>
          <w:rStyle w:val="affffd"/>
          <w:rFonts w:ascii="Fb Fontext" w:hAnsi="Fb Fontext" w:hint="cs"/>
          <w:sz w:val="20"/>
          <w:rtl/>
          <w:rPrChange w:id="10597" w:author="מנוע אמוראים" w:date="2026-10-05T16:42:03Z">
            <w:rPr>
              <w:rFonts w:ascii="Fb Fontext" w:hAnsi="Fb Fontext" w:hint="cs"/>
              <w:sz w:val="20"/>
              <w:rtl/>
            </w:rPr>
          </w:rPrChange>
        </w:rPr>
        <w:t xml:space="preserve">ח</w:t>
      </w:r>
      <w:r w:rsidRPr="007435EB">
        <w:rPr>
          <w:rFonts w:ascii="Fb Fontext" w:hAnsi="Fb Fontext"/>
          <w:sz w:val="20"/>
          <w:rtl/>
        </w:rPr>
        <w:t>: טומאה דחויה היא בציבור.</w:t>
      </w:r>
      <w:r>
        <w:rPr>
          <w:rFonts w:ascii="Fb Fontext" w:hAnsi="Fb Fontext" w:hint="cs"/>
          <w:sz w:val="20"/>
          <w:rtl/>
        </w:rPr>
        <w:t xml:space="preserve"> וכן </w:t>
      </w:r>
      <w:r>
        <w:rPr>
          <w:rStyle w:val="affffd"/>
          <w:rFonts w:ascii="Fb Fontext" w:hAnsi="Fb Fontext" w:hint="cs"/>
          <w:sz w:val="20"/>
          <w:rtl/>
          <w:rPrChange w:id="10598" w:author="מנוע אמוראים" w:date="2026-10-05T16:42:03Z">
            <w:rPr>
              <w:rFonts w:ascii="Fb Fontext" w:hAnsi="Fb Fontext" w:hint="cs"/>
              <w:sz w:val="20"/>
              <w:rtl/>
            </w:rPr>
          </w:rPrChange>
        </w:rPr>
        <w:t xml:space="preserve">ארי</w:t>
      </w:r>
      <w:r>
        <w:rPr>
          <w:rStyle w:val="affffd"/>
          <w:rFonts w:ascii="Fb Fontext" w:hAnsi="Fb Fontext"/>
          <w:sz w:val="20"/>
          <w:rtl/>
          <w:rPrChange w:id="10599" w:author="מנוע אמוראים" w:date="2026-10-05T16:42:03Z">
            <w:rPr>
              <w:rFonts w:ascii="Fb Fontext" w:hAnsi="Fb Fontext"/>
              <w:sz w:val="20"/>
              <w:rtl/>
            </w:rPr>
          </w:rPrChange>
        </w:rPr>
        <w:t xml:space="preserve">"</w:t>
      </w:r>
      <w:r>
        <w:rPr>
          <w:rStyle w:val="affffd"/>
          <w:rFonts w:ascii="Fb Fontext" w:hAnsi="Fb Fontext" w:hint="cs"/>
          <w:sz w:val="20"/>
          <w:rtl/>
          <w:rPrChange w:id="10600" w:author="מנוע אמוראים" w:date="2026-10-05T16:42:03Z">
            <w:rPr>
              <w:rFonts w:ascii="Fb Fontext" w:hAnsi="Fb Fontext" w:hint="cs"/>
              <w:sz w:val="20"/>
              <w:rtl/>
            </w:rPr>
          </w:rPrChange>
        </w:rPr>
        <w:t xml:space="preserve">צ</w:t>
      </w:r>
      <w:r w:rsidRPr="007435EB">
        <w:rPr>
          <w:rFonts w:ascii="Fb Fontext" w:hAnsi="Fb Fontext"/>
          <w:sz w:val="20"/>
          <w:rtl/>
        </w:rPr>
        <w:t>: טומאה דחויה היא בציבור.</w:t>
      </w:r>
    </w:p>
    <w:p w14:paraId="662FE29E" w14:textId="77777777" w:rsidR="00E8089F" w:rsidRPr="005C3FF1" w:rsidRDefault="00E8089F" w:rsidP="009A151F">
      <w:pPr>
        <w:rPr>
          <w:rStyle w:val="afffa"/>
          <w:rtl/>
        </w:rPr>
      </w:pPr>
      <w:r w:rsidRPr="005C3FF1">
        <w:rPr>
          <w:rStyle w:val="afffa"/>
          <w:rtl/>
        </w:rPr>
        <w:t xml:space="preserve">ורבא: </w:t>
      </w:r>
      <w:r w:rsidR="00AB3B38" w:rsidRPr="005C3FF1">
        <w:rPr>
          <w:rStyle w:val="afffa"/>
          <w:rtl/>
        </w:rPr>
        <w:t>אף</w:t>
      </w:r>
      <w:r w:rsidRPr="005C3FF1">
        <w:rPr>
          <w:rStyle w:val="afffa"/>
          <w:rtl/>
        </w:rPr>
        <w:t xml:space="preserve"> טמאין נמי עבדי.</w:t>
      </w:r>
    </w:p>
    <w:p w14:paraId="5615A223" w14:textId="77777777" w:rsidR="00E8089F" w:rsidRPr="007435EB" w:rsidRDefault="00E8089F" w:rsidP="00E8089F">
      <w:pPr>
        <w:pStyle w:val="af1"/>
        <w:rPr>
          <w:rFonts w:cs="Guttman Vilna"/>
          <w:b/>
          <w:bCs/>
          <w:spacing w:val="0"/>
          <w:rtl/>
        </w:rPr>
      </w:pPr>
      <w:r w:rsidRPr="007435EB">
        <w:rPr>
          <w:rFonts w:hint="cs"/>
          <w:spacing w:val="0"/>
          <w:rtl/>
        </w:rPr>
        <w:t>ד'</w:t>
      </w:r>
      <w:r>
        <w:rPr>
          <w:rStyle w:val="af2"/>
          <w:spacing w:val="0"/>
          <w:rtl/>
          <w:rPrChange w:id="9042" w:author="מנוע פסוקים" w:date="2026-10-05T16:38:40Z">
            <w:rPr>
              <w:spacing w:val="0"/>
              <w:rtl/>
            </w:rPr>
          </w:rPrChange>
        </w:rPr>
        <w:t xml:space="preserve">והבשר אשר יגע בכל טמא לא יאכל באש ישרף והבשר כל טהור יאכל בשר</w:t>
      </w:r>
      <w:r w:rsidRPr="007435EB">
        <w:rPr>
          <w:rFonts w:hint="cs"/>
          <w:spacing w:val="0"/>
          <w:rtl/>
        </w:rPr>
        <w:t>'</w:t>
      </w:r>
      <w:r w:rsidRPr="007435EB">
        <w:rPr>
          <w:spacing w:val="0"/>
          <w:rtl/>
        </w:rPr>
        <w:t>.</w:t>
      </w:r>
    </w:p>
    <w:p w14:paraId="16FA0849" w14:textId="77777777" w:rsidR="00E8089F" w:rsidRPr="007435EB" w:rsidRDefault="00E8089F" w:rsidP="00E8089F">
      <w:pPr>
        <w:rPr>
          <w:rFonts w:cs="Guttman Vilna"/>
          <w:b/>
          <w:bCs/>
          <w:rtl/>
        </w:rPr>
      </w:pPr>
      <w:r w:rsidRPr="007435EB">
        <w:rPr>
          <w:rtl/>
        </w:rPr>
        <w:t xml:space="preserve">כל היכא שלא קרינן ביה </w:t>
      </w:r>
      <w:r w:rsidRPr="007435EB">
        <w:rPr>
          <w:rFonts w:hint="cs"/>
          <w:rtl/>
        </w:rPr>
        <w:t>'</w:t>
      </w:r>
      <w:r>
        <w:rPr>
          <w:rStyle w:val="af2"/>
          <w:rtl/>
          <w:rPrChange w:id="9043" w:author="מנוע פסוקים" w:date="2026-10-05T16:38:40Z">
            <w:rPr>
              <w:rtl/>
            </w:rPr>
          </w:rPrChange>
        </w:rPr>
        <w:t xml:space="preserve">והבשר אשר יגע בכל טמא לא יאכל</w:t>
      </w:r>
      <w:r>
        <w:rPr>
          <w:rtl/>
        </w:rPr>
        <w:t xml:space="preserve"> - לא קרינן ביה והבשר כל טהור יאכל בשר.</w:t>
      </w:r>
    </w:p>
    <w:p w14:paraId="111C9DC2" w14:textId="77777777" w:rsidR="00E8089F" w:rsidRPr="007435EB" w:rsidRDefault="00E8089F" w:rsidP="00E8089F">
      <w:pPr>
        <w:rPr>
          <w:rFonts w:cs="Guttman Vilna"/>
          <w:b/>
          <w:bCs/>
          <w:rtl/>
        </w:rPr>
      </w:pPr>
      <w:r>
        <w:rPr>
          <w:rtl/>
        </w:rPr>
        <w:t xml:space="preserve">כל היכא שקרינן ביה </w:t>
      </w:r>
      <w:r>
        <w:rPr>
          <w:rStyle w:val="af2"/>
          <w:rtl/>
          <w:rPrChange w:id="9044" w:author="מנוע פסוקים" w:date="2026-10-05T16:38:40Z">
            <w:rPr>
              <w:rtl/>
            </w:rPr>
          </w:rPrChange>
        </w:rPr>
        <w:t xml:space="preserve">והבשר אשר יגע בכל טמא לא יאכל</w:t>
      </w:r>
      <w:r>
        <w:rPr>
          <w:rtl/>
        </w:rPr>
        <w:t xml:space="preserve"> - קרינן ביה והבשר כל טהור יאכל בשר.</w:t>
      </w:r>
    </w:p>
    <w:p w14:paraId="11DCC8A9" w14:textId="1A9D5377" w:rsidR="00E8089F" w:rsidRPr="007435EB" w:rsidRDefault="00F47631" w:rsidP="00F47631">
      <w:pPr>
        <w:pStyle w:val="affd"/>
        <w:rPr>
          <w:bCs/>
          <w:rtl/>
        </w:rPr>
      </w:pPr>
      <w:r>
        <w:rPr>
          <w:rFonts w:hint="cs"/>
          <w:rtl/>
        </w:rPr>
        <w:t>***</w:t>
      </w:r>
    </w:p>
    <w:p w14:paraId="5E0AC32D" w14:textId="77777777" w:rsidR="00E8089F" w:rsidRPr="005C3FF1" w:rsidRDefault="00E8089F" w:rsidP="00E8089F">
      <w:pPr>
        <w:rPr>
          <w:rStyle w:val="afffa"/>
          <w:rtl/>
        </w:rPr>
      </w:pPr>
      <w:ins w:id="9815" w:author="מספור קטעי משנה" w:date="2026-10-06T10:05:03Z">
        <w:r>
          <w:rPr>
            <w:rStyle w:val="MisparKeta"/>
          </w:rPr>
          <w:t xml:space="preserve">ב. </w:t>
        </w:r>
      </w:ins>
      <w:r w:rsidRPr="005C3FF1">
        <w:rPr>
          <w:rStyle w:val="afffa"/>
          <w:rtl/>
        </w:rPr>
        <w:t>איתמר: הרי שהיו ישראל מחצה טהורין ומחצה טמאין.</w:t>
      </w:r>
    </w:p>
    <w:p w14:paraId="5DEE6FA2" w14:textId="77777777" w:rsidR="00E8089F" w:rsidRPr="007435EB" w:rsidRDefault="00E8089F" w:rsidP="00E8089F">
      <w:pPr>
        <w:rPr>
          <w:rtl/>
        </w:rPr>
      </w:pPr>
      <w:r w:rsidRPr="005C3FF1">
        <w:rPr>
          <w:rStyle w:val="afffa"/>
          <w:rtl/>
        </w:rPr>
        <w:t>רב</w:t>
      </w:r>
      <w:r w:rsidRPr="005C3FF1">
        <w:rPr>
          <w:rStyle w:val="afffa"/>
          <w:rFonts w:hint="cs"/>
          <w:rtl/>
        </w:rPr>
        <w:t>:</w:t>
      </w:r>
      <w:r w:rsidRPr="007435EB">
        <w:rPr>
          <w:rtl/>
        </w:rPr>
        <w:t xml:space="preserve"> מחצה על מחצה כרוב, הללו עושין לעצמן והללו עושין לעצמן.</w:t>
      </w:r>
    </w:p>
    <w:p w14:paraId="1F3D9556" w14:textId="77777777" w:rsidR="00E8089F" w:rsidRPr="007435EB" w:rsidRDefault="00E8089F" w:rsidP="00E8089F">
      <w:pPr>
        <w:rPr>
          <w:rtl/>
        </w:rPr>
      </w:pPr>
      <w:r>
        <w:rPr>
          <w:rStyle w:val="affffd"/>
          <w:rFonts w:hint="cs"/>
          <w:rtl/>
          <w:rPrChange w:id="10601" w:author="מנוע אמוראים" w:date="2026-10-05T16:42:03Z">
            <w:rPr>
              <w:rStyle w:val="afffa"/>
              <w:rFonts w:hint="cs"/>
              <w:rtl/>
            </w:rPr>
          </w:rPrChange>
        </w:rPr>
        <w:t xml:space="preserve">ור</w:t>
      </w:r>
      <w:r>
        <w:rPr>
          <w:rStyle w:val="affffd"/>
          <w:rtl/>
          <w:rPrChange w:id="10602" w:author="מנוע אמוראים" w:date="2026-10-05T16:42:03Z">
            <w:rPr>
              <w:rStyle w:val="afffa"/>
              <w:rtl/>
            </w:rPr>
          </w:rPrChange>
        </w:rPr>
        <w:t xml:space="preserve">"</w:t>
      </w:r>
      <w:r>
        <w:rPr>
          <w:rStyle w:val="affffd"/>
          <w:rFonts w:hint="cs"/>
          <w:rtl/>
          <w:rPrChange w:id="10603" w:author="מנוע אמוראים" w:date="2026-10-05T16:42:03Z">
            <w:rPr>
              <w:rStyle w:val="afffa"/>
              <w:rFonts w:hint="cs"/>
              <w:rtl/>
            </w:rPr>
          </w:rPrChange>
        </w:rPr>
        <w:t xml:space="preserve">כ</w:t>
      </w:r>
      <w:r w:rsidRPr="005C3FF1">
        <w:rPr>
          <w:rStyle w:val="afffa"/>
          <w:rtl/>
        </w:rPr>
        <w:t>:</w:t>
      </w:r>
      <w:r w:rsidRPr="007435EB">
        <w:rPr>
          <w:rtl/>
        </w:rPr>
        <w:t xml:space="preserve"> מחצה על מחצה אינו כרוב, טהורין עושין את הראשון, וטמאין עושין את השני</w:t>
      </w:r>
    </w:p>
    <w:p w14:paraId="1896C4E8" w14:textId="77777777" w:rsidR="00E8089F" w:rsidRPr="007435EB" w:rsidRDefault="00E8089F" w:rsidP="00E8089F">
      <w:pPr>
        <w:rPr>
          <w:rtl/>
        </w:rPr>
      </w:pPr>
      <w:r w:rsidRPr="005C3FF1">
        <w:rPr>
          <w:rStyle w:val="afffa"/>
          <w:rFonts w:hint="cs"/>
          <w:rtl/>
        </w:rPr>
        <w:t>וא</w:t>
      </w:r>
      <w:r w:rsidRPr="005C3FF1">
        <w:rPr>
          <w:rStyle w:val="afffa"/>
          <w:rtl/>
        </w:rPr>
        <w:t>"</w:t>
      </w:r>
      <w:r w:rsidRPr="005C3FF1">
        <w:rPr>
          <w:rStyle w:val="afffa"/>
          <w:rFonts w:hint="cs"/>
          <w:rtl/>
        </w:rPr>
        <w:t xml:space="preserve">ד: </w:t>
      </w:r>
      <w:r>
        <w:rPr>
          <w:rStyle w:val="affffd"/>
          <w:rFonts w:hint="cs"/>
          <w:rtl/>
          <w:rPrChange w:id="10604" w:author="מנוע אמוראים" w:date="2026-10-05T16:42:03Z">
            <w:rPr>
              <w:rFonts w:hint="cs"/>
              <w:rtl/>
            </w:rPr>
          </w:rPrChange>
        </w:rPr>
        <w:t xml:space="preserve">ר</w:t>
      </w:r>
      <w:r>
        <w:rPr>
          <w:rStyle w:val="affffd"/>
          <w:rtl/>
          <w:rPrChange w:id="10605" w:author="מנוע אמוראים" w:date="2026-10-05T16:42:03Z">
            <w:rPr>
              <w:rtl/>
            </w:rPr>
          </w:rPrChange>
        </w:rPr>
        <w:t xml:space="preserve">"</w:t>
      </w:r>
      <w:r>
        <w:rPr>
          <w:rStyle w:val="affffd"/>
          <w:rFonts w:hint="cs"/>
          <w:rtl/>
          <w:rPrChange w:id="10606" w:author="מנוע אמוראים" w:date="2026-10-05T16:42:03Z">
            <w:rPr>
              <w:rFonts w:hint="cs"/>
              <w:rtl/>
            </w:rPr>
          </w:rPrChange>
        </w:rPr>
        <w:t xml:space="preserve">כ</w:t>
      </w:r>
      <w:r>
        <w:rPr>
          <w:rFonts w:hint="cs"/>
          <w:rtl/>
        </w:rPr>
        <w:t xml:space="preserve"> </w:t>
      </w:r>
      <w:r w:rsidRPr="007435EB">
        <w:rPr>
          <w:rtl/>
        </w:rPr>
        <w:t>וטמאין אין עושין לא את הראשון ולא את השני.</w:t>
      </w:r>
      <w:r w:rsidRPr="007435EB">
        <w:rPr>
          <w:rFonts w:hint="cs"/>
          <w:rtl/>
        </w:rPr>
        <w:t xml:space="preserve"> בראשון לא דאינם רוב ובשני לא דאינם מיעוט.</w:t>
      </w:r>
    </w:p>
    <w:p w14:paraId="6B0CC8C0" w14:textId="77777777" w:rsidR="00E8089F" w:rsidRPr="007435EB" w:rsidRDefault="00E8089F" w:rsidP="00E8089F">
      <w:pPr>
        <w:rPr>
          <w:rFonts w:ascii="Fb Fontext" w:hAnsi="Fb Fontext"/>
          <w:sz w:val="20"/>
          <w:rtl/>
        </w:rPr>
      </w:pPr>
    </w:p>
    <w:p w14:paraId="647E7119" w14:textId="4F51CDA3" w:rsidR="00E8089F" w:rsidRPr="007435EB" w:rsidRDefault="00DB7D63" w:rsidP="00623CAA">
      <w:pPr>
        <w:spacing w:before="4"/>
        <w:rPr>
          <w:rFonts w:ascii="Fb Fontext" w:hAnsi="Fb Fontext" w:cs="Guttman Vilna"/>
          <w:b/>
          <w:bCs/>
          <w:sz w:val="20"/>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sz w:val="20"/>
          <w:rtl/>
        </w:rPr>
        <w:t>תנן: נטמא קהל או רובו, או שהיו הכהנים טמאין והקהל טהורים - יעשה בטומאה.</w:t>
      </w:r>
    </w:p>
    <w:p w14:paraId="61C5B5F4" w14:textId="77777777" w:rsidR="00E8089F" w:rsidRPr="007435EB" w:rsidRDefault="00E8089F" w:rsidP="00E8089F">
      <w:pPr>
        <w:rPr>
          <w:rtl/>
        </w:rPr>
      </w:pPr>
      <w:r w:rsidRPr="007435EB">
        <w:rPr>
          <w:rFonts w:ascii="Fb Fontext" w:hAnsi="Fb Fontext"/>
          <w:sz w:val="20"/>
          <w:rtl/>
        </w:rPr>
        <w:tab/>
      </w:r>
      <w:r w:rsidRPr="007435EB">
        <w:rPr>
          <w:rFonts w:ascii="Fb Fontext" w:hAnsi="Fb Fontext" w:hint="cs"/>
          <w:sz w:val="20"/>
          <w:rtl/>
        </w:rPr>
        <w:t>משמע דמחצה על מחצה לא.</w:t>
      </w:r>
    </w:p>
    <w:p w14:paraId="78E244BA" w14:textId="77777777" w:rsidR="00E8089F" w:rsidRPr="007435EB" w:rsidRDefault="00E8089F" w:rsidP="00E8089F">
      <w:pPr>
        <w:rPr>
          <w:rtl/>
        </w:rPr>
      </w:pPr>
      <w:r w:rsidRPr="005C3FF1">
        <w:rPr>
          <w:rStyle w:val="afffa"/>
          <w:rFonts w:hint="cs"/>
          <w:rtl/>
        </w:rPr>
        <w:t>לרב</w:t>
      </w:r>
      <w:r w:rsidRPr="007435EB">
        <w:rPr>
          <w:rFonts w:ascii="Fb Fontext" w:hAnsi="Fb Fontext" w:hint="cs"/>
          <w:rtl/>
        </w:rPr>
        <w:t xml:space="preserve">: הא פלגא ופלגא </w:t>
      </w:r>
      <w:r w:rsidRPr="007435EB">
        <w:rPr>
          <w:rFonts w:ascii="Fb Fontext" w:hAnsi="Fb Fontext"/>
          <w:rtl/>
        </w:rPr>
        <w:t>- הללו עושין לעצמן והללו עושין לעצמן.</w:t>
      </w:r>
    </w:p>
    <w:p w14:paraId="1B7393C6" w14:textId="77777777" w:rsidR="00E8089F" w:rsidRPr="007435EB" w:rsidRDefault="00E8089F" w:rsidP="00E8089F">
      <w:pPr>
        <w:rPr>
          <w:rtl/>
        </w:rPr>
      </w:pPr>
      <w:r w:rsidRPr="007435EB">
        <w:rPr>
          <w:rtl/>
        </w:rPr>
        <w:tab/>
      </w:r>
      <w:r w:rsidRPr="007435EB">
        <w:rPr>
          <w:rFonts w:hint="cs"/>
          <w:rtl/>
        </w:rPr>
        <w:t>וכן מדוייק מדסיפא ד</w:t>
      </w:r>
      <w:r w:rsidRPr="007435EB">
        <w:rPr>
          <w:rtl/>
        </w:rPr>
        <w:t>נטמא מיעוט הקהל - טהורין עושין את הראשון וטמאין עושין את השני.</w:t>
      </w:r>
    </w:p>
    <w:p w14:paraId="3BF8E4AD" w14:textId="77777777" w:rsidR="00E8089F" w:rsidRPr="007435EB" w:rsidRDefault="00E8089F" w:rsidP="00E8089F">
      <w:pPr>
        <w:rPr>
          <w:rtl/>
        </w:rPr>
      </w:pPr>
      <w:r w:rsidRPr="007435EB">
        <w:rPr>
          <w:rtl/>
        </w:rPr>
        <w:tab/>
      </w:r>
      <w:r w:rsidRPr="007435EB">
        <w:rPr>
          <w:rFonts w:hint="cs"/>
          <w:rtl/>
        </w:rPr>
        <w:t xml:space="preserve">הא </w:t>
      </w:r>
      <w:r w:rsidRPr="007435EB">
        <w:rPr>
          <w:rtl/>
        </w:rPr>
        <w:t>פלגא ופלגא - לא, ועבדי בראשון, והללו עושין לעצמן והללו עושין לעצמן.</w:t>
      </w:r>
    </w:p>
    <w:p w14:paraId="5669A134" w14:textId="77777777" w:rsidR="00E8089F" w:rsidRPr="007435EB" w:rsidRDefault="00E8089F" w:rsidP="00E8089F">
      <w:pPr>
        <w:rPr>
          <w:rtl/>
        </w:rPr>
      </w:pPr>
      <w:r>
        <w:rPr>
          <w:rStyle w:val="affffd"/>
          <w:rFonts w:hint="cs"/>
          <w:rtl/>
          <w:rPrChange w:id="10607" w:author="מנוע אמוראים" w:date="2026-10-05T16:42:03Z">
            <w:rPr>
              <w:rStyle w:val="afffa"/>
              <w:rFonts w:hint="cs"/>
              <w:rtl/>
            </w:rPr>
          </w:rPrChange>
        </w:rPr>
        <w:t xml:space="preserve">ולר</w:t>
      </w:r>
      <w:r>
        <w:rPr>
          <w:rStyle w:val="affffd"/>
          <w:rtl/>
          <w:rPrChange w:id="10608" w:author="מנוע אמוראים" w:date="2026-10-05T16:42:03Z">
            <w:rPr>
              <w:rStyle w:val="afffa"/>
              <w:rtl/>
            </w:rPr>
          </w:rPrChange>
        </w:rPr>
        <w:t xml:space="preserve">"</w:t>
      </w:r>
      <w:r>
        <w:rPr>
          <w:rStyle w:val="affffd"/>
          <w:rFonts w:hint="cs"/>
          <w:rtl/>
          <w:rPrChange w:id="10609" w:author="מנוע אמוראים" w:date="2026-10-05T16:42:03Z">
            <w:rPr>
              <w:rStyle w:val="afffa"/>
              <w:rFonts w:hint="cs"/>
              <w:rtl/>
            </w:rPr>
          </w:rPrChange>
        </w:rPr>
        <w:t xml:space="preserve">כ</w:t>
      </w:r>
      <w:r w:rsidRPr="007435EB">
        <w:rPr>
          <w:rFonts w:hint="cs"/>
          <w:rtl/>
        </w:rPr>
        <w:t xml:space="preserve"> הא </w:t>
      </w:r>
      <w:r w:rsidRPr="007435EB">
        <w:rPr>
          <w:rtl/>
        </w:rPr>
        <w:t>פלגא ופלגא - טהורין עושין את הראשון, אבל טמאין אינן עושין לא הראשון ולא השני.</w:t>
      </w:r>
    </w:p>
    <w:p w14:paraId="2D5A385C" w14:textId="77777777" w:rsidR="00E8089F" w:rsidRPr="007435EB" w:rsidRDefault="00E8089F" w:rsidP="00E8089F">
      <w:pPr>
        <w:rPr>
          <w:rtl/>
        </w:rPr>
      </w:pPr>
      <w:r w:rsidRPr="005C3FF1">
        <w:rPr>
          <w:rStyle w:val="afffa"/>
          <w:rFonts w:hint="cs"/>
          <w:rtl/>
        </w:rPr>
        <w:t>ולל</w:t>
      </w:r>
      <w:r w:rsidRPr="005C3FF1">
        <w:rPr>
          <w:rStyle w:val="afffa"/>
          <w:rtl/>
        </w:rPr>
        <w:t>"</w:t>
      </w:r>
      <w:r>
        <w:rPr>
          <w:rStyle w:val="afffa"/>
          <w:rFonts w:hint="cs"/>
          <w:rtl/>
        </w:rPr>
        <w:t xml:space="preserve">ב </w:t>
      </w:r>
      <w:r>
        <w:rPr>
          <w:rStyle w:val="affffd"/>
          <w:rFonts w:hint="cs"/>
          <w:rtl/>
          <w:rPrChange w:id="10610" w:author="מנוע אמוראים" w:date="2026-10-05T16:42:03Z">
            <w:rPr>
              <w:rStyle w:val="afffa"/>
              <w:rFonts w:hint="cs"/>
              <w:rtl/>
            </w:rPr>
          </w:rPrChange>
        </w:rPr>
        <w:t xml:space="preserve">דר</w:t>
      </w:r>
      <w:r>
        <w:rPr>
          <w:rStyle w:val="affffd"/>
          <w:rtl/>
          <w:rPrChange w:id="10611" w:author="מנוע אמוראים" w:date="2026-10-05T16:42:03Z">
            <w:rPr>
              <w:rStyle w:val="afffa"/>
              <w:rtl/>
            </w:rPr>
          </w:rPrChange>
        </w:rPr>
        <w:t xml:space="preserve">"</w:t>
      </w:r>
      <w:r>
        <w:rPr>
          <w:rStyle w:val="affffd"/>
          <w:rFonts w:hint="cs"/>
          <w:rtl/>
          <w:rPrChange w:id="10612" w:author="מנוע אמוראים" w:date="2026-10-05T16:42:03Z">
            <w:rPr>
              <w:rStyle w:val="afffa"/>
              <w:rFonts w:hint="cs"/>
              <w:rtl/>
            </w:rPr>
          </w:rPrChange>
        </w:rPr>
        <w:t xml:space="preserve">כ</w:t>
      </w:r>
      <w:r w:rsidRPr="007435EB">
        <w:rPr>
          <w:rFonts w:hint="cs"/>
          <w:rtl/>
        </w:rPr>
        <w:t>: ד</w:t>
      </w:r>
      <w:r w:rsidRPr="007435EB">
        <w:rPr>
          <w:rtl/>
        </w:rPr>
        <w:t xml:space="preserve">טמאין עושין את השני </w:t>
      </w:r>
      <w:r w:rsidRPr="007435EB">
        <w:rPr>
          <w:rFonts w:hint="cs"/>
          <w:rtl/>
        </w:rPr>
        <w:t>הך דקתני דווקא מיעוט הקהל איידי דרישא רוב</w:t>
      </w:r>
      <w:r w:rsidRPr="007435EB">
        <w:rPr>
          <w:rtl/>
        </w:rPr>
        <w:t>.</w:t>
      </w:r>
    </w:p>
    <w:p w14:paraId="7930ED8C" w14:textId="77777777" w:rsidR="00E8089F" w:rsidRPr="007435EB" w:rsidRDefault="00CF542C" w:rsidP="00F47631">
      <w:pPr>
        <w:pStyle w:val="affd"/>
        <w:rPr>
          <w:rtl/>
        </w:rPr>
      </w:pPr>
      <w:r w:rsidRPr="007435EB">
        <w:rPr>
          <w:rFonts w:hint="cs"/>
          <w:rtl/>
        </w:rPr>
        <w:t>׻</w:t>
      </w:r>
    </w:p>
    <w:p w14:paraId="651602AD" w14:textId="77777777" w:rsidR="00E8089F" w:rsidRPr="007435EB" w:rsidRDefault="00E8089F" w:rsidP="00E8089F">
      <w:pPr>
        <w:rPr>
          <w:rtl/>
        </w:rPr>
      </w:pPr>
      <w:r w:rsidRPr="007435EB">
        <w:rPr>
          <w:rFonts w:ascii="Fb Fontext" w:hAnsi="Fb Fontext" w:hint="cs"/>
          <w:rtl/>
        </w:rPr>
        <w:t>ת</w:t>
      </w:r>
      <w:r w:rsidRPr="007435EB">
        <w:rPr>
          <w:rFonts w:ascii="Fb Fontext" w:hAnsi="Fb Fontext"/>
          <w:rtl/>
        </w:rPr>
        <w:t>"</w:t>
      </w:r>
      <w:r w:rsidRPr="007435EB">
        <w:rPr>
          <w:rFonts w:ascii="Fb Fontext" w:hAnsi="Fb Fontext" w:hint="cs"/>
          <w:rtl/>
        </w:rPr>
        <w:t>כ דרב, ות</w:t>
      </w:r>
      <w:r w:rsidRPr="007435EB">
        <w:rPr>
          <w:rFonts w:ascii="Fb Fontext" w:hAnsi="Fb Fontext"/>
          <w:rtl/>
        </w:rPr>
        <w:t>"</w:t>
      </w:r>
      <w:r>
        <w:rPr>
          <w:rFonts w:ascii="Fb Fontext" w:hAnsi="Fb Fontext" w:hint="cs"/>
          <w:rtl/>
        </w:rPr>
        <w:t xml:space="preserve">כ </w:t>
      </w:r>
      <w:r>
        <w:rPr>
          <w:rStyle w:val="affffd"/>
          <w:rFonts w:ascii="Fb Fontext" w:hAnsi="Fb Fontext" w:hint="cs"/>
          <w:rtl/>
          <w:rPrChange w:id="10613" w:author="מנוע אמוראים" w:date="2026-10-05T16:42:03Z">
            <w:rPr>
              <w:rFonts w:ascii="Fb Fontext" w:hAnsi="Fb Fontext" w:hint="cs"/>
              <w:rtl/>
            </w:rPr>
          </w:rPrChange>
        </w:rPr>
        <w:t xml:space="preserve">דר</w:t>
      </w:r>
      <w:r>
        <w:rPr>
          <w:rStyle w:val="affffd"/>
          <w:rFonts w:ascii="Fb Fontext" w:hAnsi="Fb Fontext"/>
          <w:rtl/>
          <w:rPrChange w:id="10614" w:author="מנוע אמוראים" w:date="2026-10-05T16:42:03Z">
            <w:rPr>
              <w:rFonts w:ascii="Fb Fontext" w:hAnsi="Fb Fontext"/>
              <w:rtl/>
            </w:rPr>
          </w:rPrChange>
        </w:rPr>
        <w:t xml:space="preserve">"</w:t>
      </w:r>
      <w:r>
        <w:rPr>
          <w:rStyle w:val="affffd"/>
          <w:rFonts w:ascii="Fb Fontext" w:hAnsi="Fb Fontext" w:hint="cs"/>
          <w:rtl/>
          <w:rPrChange w:id="10615" w:author="מנוע אמוראים" w:date="2026-10-05T16:42:03Z">
            <w:rPr>
              <w:rFonts w:ascii="Fb Fontext" w:hAnsi="Fb Fontext" w:hint="cs"/>
              <w:rtl/>
            </w:rPr>
          </w:rPrChange>
        </w:rPr>
        <w:t xml:space="preserve">כ</w:t>
      </w:r>
      <w:r>
        <w:rPr>
          <w:rFonts w:ascii="Fb Fontext" w:hAnsi="Fb Fontext" w:hint="cs"/>
          <w:rtl/>
        </w:rPr>
        <w:t xml:space="preserve">, וכל</w:t>
      </w:r>
      <w:r w:rsidRPr="007435EB">
        <w:rPr>
          <w:rFonts w:ascii="Fb Fontext" w:hAnsi="Fb Fontext"/>
          <w:rtl/>
        </w:rPr>
        <w:t>"</w:t>
      </w:r>
      <w:r>
        <w:rPr>
          <w:rFonts w:ascii="Fb Fontext" w:hAnsi="Fb Fontext" w:hint="cs"/>
          <w:rtl/>
        </w:rPr>
        <w:t xml:space="preserve">ב </w:t>
      </w:r>
      <w:r>
        <w:rPr>
          <w:rStyle w:val="affffd"/>
          <w:rFonts w:ascii="Fb Fontext" w:hAnsi="Fb Fontext" w:hint="cs"/>
          <w:rtl/>
          <w:rPrChange w:id="10616" w:author="מנוע אמוראים" w:date="2026-10-05T16:42:03Z">
            <w:rPr>
              <w:rFonts w:ascii="Fb Fontext" w:hAnsi="Fb Fontext" w:hint="cs"/>
              <w:rtl/>
            </w:rPr>
          </w:rPrChange>
        </w:rPr>
        <w:t xml:space="preserve">דר</w:t>
      </w:r>
      <w:r>
        <w:rPr>
          <w:rStyle w:val="affffd"/>
          <w:rFonts w:ascii="Fb Fontext" w:hAnsi="Fb Fontext"/>
          <w:rtl/>
          <w:rPrChange w:id="10617" w:author="מנוע אמוראים" w:date="2026-10-05T16:42:03Z">
            <w:rPr>
              <w:rFonts w:ascii="Fb Fontext" w:hAnsi="Fb Fontext"/>
              <w:rtl/>
            </w:rPr>
          </w:rPrChange>
        </w:rPr>
        <w:t xml:space="preserve">"</w:t>
      </w:r>
      <w:r>
        <w:rPr>
          <w:rStyle w:val="affffd"/>
          <w:rFonts w:ascii="Fb Fontext" w:hAnsi="Fb Fontext" w:hint="cs"/>
          <w:rtl/>
          <w:rPrChange w:id="10618" w:author="מנוע אמוראים" w:date="2026-10-05T16:42:03Z">
            <w:rPr>
              <w:rFonts w:ascii="Fb Fontext" w:hAnsi="Fb Fontext" w:hint="cs"/>
              <w:rtl/>
            </w:rPr>
          </w:rPrChange>
        </w:rPr>
        <w:t xml:space="preserve">כ</w:t>
      </w:r>
      <w:r>
        <w:rPr>
          <w:rFonts w:ascii="Fb Fontext" w:hAnsi="Fb Fontext" w:hint="cs"/>
          <w:rtl/>
        </w:rPr>
        <w:t xml:space="preserve">.</w:t>
      </w:r>
    </w:p>
    <w:p w14:paraId="18719991" w14:textId="77777777" w:rsidR="00E8089F" w:rsidRPr="007435EB" w:rsidRDefault="00E8089F" w:rsidP="00E8089F">
      <w:pPr>
        <w:rPr>
          <w:rtl/>
        </w:rPr>
      </w:pPr>
      <w:r w:rsidRPr="007435EB">
        <w:rPr>
          <w:rtl/>
        </w:rPr>
        <w:t>לרב ולל"</w:t>
      </w:r>
      <w:r w:rsidRPr="007435EB">
        <w:rPr>
          <w:rFonts w:hint="cs"/>
          <w:rtl/>
        </w:rPr>
        <w:t xml:space="preserve">ב דר'כ הך </w:t>
      </w:r>
      <w:r w:rsidRPr="007435EB">
        <w:rPr>
          <w:rtl/>
        </w:rPr>
        <w:t>דתנא טהורין עושין את הראשון וטמאין את השני.</w:t>
      </w:r>
    </w:p>
    <w:p w14:paraId="591D06AC" w14:textId="77777777" w:rsidR="00E8089F" w:rsidRPr="007435EB" w:rsidRDefault="00E8089F" w:rsidP="00E8089F">
      <w:pPr>
        <w:pStyle w:val="affff7"/>
        <w:rPr>
          <w:rtl/>
        </w:rPr>
      </w:pPr>
      <w:r w:rsidRPr="007435EB">
        <w:rPr>
          <w:rtl/>
        </w:rPr>
        <w:t xml:space="preserve">- </w:t>
      </w:r>
      <w:r w:rsidRPr="007435EB">
        <w:rPr>
          <w:rFonts w:hint="cs"/>
          <w:rtl/>
        </w:rPr>
        <w:t>מיירי</w:t>
      </w:r>
      <w:r w:rsidRPr="007435EB">
        <w:rPr>
          <w:rtl/>
        </w:rPr>
        <w:t xml:space="preserve"> שהיו ישראל מחצה טהורין ומחצה טמאין, ונשים משלימות לטמאים.</w:t>
      </w:r>
    </w:p>
    <w:p w14:paraId="4995DAC3" w14:textId="77777777" w:rsidR="00E8089F" w:rsidRPr="007435EB" w:rsidRDefault="00E8089F" w:rsidP="00E8089F">
      <w:pPr>
        <w:rPr>
          <w:rtl/>
        </w:rPr>
      </w:pPr>
      <w:r w:rsidRPr="007435EB">
        <w:rPr>
          <w:rFonts w:ascii="Fb Fontext" w:hAnsi="Fb Fontext" w:hint="cs"/>
          <w:sz w:val="20"/>
          <w:rtl/>
        </w:rPr>
        <w:t>וס</w:t>
      </w:r>
      <w:r w:rsidRPr="007435EB">
        <w:rPr>
          <w:rFonts w:ascii="Fb Fontext" w:hAnsi="Fb Fontext"/>
          <w:sz w:val="20"/>
          <w:rtl/>
        </w:rPr>
        <w:t>"</w:t>
      </w:r>
      <w:r w:rsidRPr="007435EB">
        <w:rPr>
          <w:rFonts w:ascii="Fb Fontext" w:hAnsi="Fb Fontext" w:hint="cs"/>
          <w:sz w:val="20"/>
          <w:rtl/>
        </w:rPr>
        <w:t>ל</w:t>
      </w:r>
      <w:r w:rsidRPr="007435EB">
        <w:rPr>
          <w:rFonts w:ascii="Fb Fontext" w:hAnsi="Fb Fontext"/>
          <w:sz w:val="20"/>
          <w:rtl/>
        </w:rPr>
        <w:t>: נשים בראשון רשות.</w:t>
      </w:r>
      <w:r w:rsidRPr="007435EB">
        <w:rPr>
          <w:rFonts w:ascii="Fb Fontext" w:hAnsi="Fb Fontext" w:hint="cs"/>
          <w:sz w:val="20"/>
          <w:rtl/>
        </w:rPr>
        <w:t xml:space="preserve"> </w:t>
      </w:r>
      <w:r w:rsidRPr="007435EB">
        <w:rPr>
          <w:rFonts w:ascii="Fb Fontext" w:hAnsi="Fb Fontext"/>
          <w:sz w:val="20"/>
          <w:rtl/>
        </w:rPr>
        <w:t>דל נשים מטמאין והו"</w:t>
      </w:r>
      <w:r w:rsidRPr="007435EB">
        <w:rPr>
          <w:rFonts w:ascii="Fb Fontext" w:hAnsi="Fb Fontext" w:hint="cs"/>
          <w:sz w:val="20"/>
          <w:rtl/>
        </w:rPr>
        <w:t>ל</w:t>
      </w:r>
      <w:r w:rsidRPr="007435EB">
        <w:rPr>
          <w:rFonts w:ascii="Fb Fontext" w:hAnsi="Fb Fontext"/>
          <w:sz w:val="20"/>
          <w:rtl/>
        </w:rPr>
        <w:t xml:space="preserve"> טמאין מיעוטא, ומיעוטא ידחו לפסח שני.</w:t>
      </w:r>
    </w:p>
    <w:p w14:paraId="14F6425C" w14:textId="77777777" w:rsidR="00E8089F" w:rsidRPr="007435EB" w:rsidRDefault="00E8089F" w:rsidP="00E8089F">
      <w:pPr>
        <w:rPr>
          <w:rtl/>
        </w:rPr>
      </w:pPr>
      <w:r w:rsidRPr="007435EB">
        <w:rPr>
          <w:rFonts w:ascii="Fb Fontext" w:hAnsi="Fb Fontext"/>
          <w:rtl/>
        </w:rPr>
        <w:t>לרב ול</w:t>
      </w:r>
      <w:r w:rsidRPr="007435EB">
        <w:rPr>
          <w:rFonts w:ascii="Fb Fontext" w:hAnsi="Fb Fontext" w:hint="cs"/>
          <w:rtl/>
        </w:rPr>
        <w:t>ל</w:t>
      </w:r>
      <w:r w:rsidRPr="007435EB">
        <w:rPr>
          <w:rFonts w:ascii="Fb Fontext" w:hAnsi="Fb Fontext"/>
          <w:rtl/>
        </w:rPr>
        <w:t>"</w:t>
      </w:r>
      <w:r>
        <w:rPr>
          <w:rFonts w:ascii="Fb Fontext" w:hAnsi="Fb Fontext" w:hint="cs"/>
          <w:rtl/>
        </w:rPr>
        <w:t xml:space="preserve">ב </w:t>
      </w:r>
      <w:r>
        <w:rPr>
          <w:rStyle w:val="affffd"/>
          <w:rFonts w:ascii="Fb Fontext" w:hAnsi="Fb Fontext" w:hint="cs"/>
          <w:rtl/>
          <w:rPrChange w:id="10619" w:author="מנוע אמוראים" w:date="2026-10-05T16:42:03Z">
            <w:rPr>
              <w:rFonts w:ascii="Fb Fontext" w:hAnsi="Fb Fontext" w:hint="cs"/>
              <w:rtl/>
            </w:rPr>
          </w:rPrChange>
        </w:rPr>
        <w:t xml:space="preserve">דר</w:t>
      </w:r>
      <w:r>
        <w:rPr>
          <w:rStyle w:val="affffd"/>
          <w:rFonts w:ascii="Fb Fontext" w:hAnsi="Fb Fontext"/>
          <w:rtl/>
          <w:rPrChange w:id="10620" w:author="מנוע אמוראים" w:date="2026-10-05T16:42:03Z">
            <w:rPr>
              <w:rFonts w:ascii="Fb Fontext" w:hAnsi="Fb Fontext"/>
              <w:rtl/>
            </w:rPr>
          </w:rPrChange>
        </w:rPr>
        <w:t xml:space="preserve">"</w:t>
      </w:r>
      <w:r>
        <w:rPr>
          <w:rStyle w:val="affffd"/>
          <w:rFonts w:ascii="Fb Fontext" w:hAnsi="Fb Fontext" w:hint="cs"/>
          <w:rtl/>
          <w:rPrChange w:id="10621" w:author="מנוע אמוראים" w:date="2026-10-05T16:42:03Z">
            <w:rPr>
              <w:rFonts w:ascii="Fb Fontext" w:hAnsi="Fb Fontext" w:hint="cs"/>
              <w:rtl/>
            </w:rPr>
          </w:rPrChange>
        </w:rPr>
        <w:t xml:space="preserve">כ</w:t>
      </w:r>
      <w:r w:rsidRPr="007435EB">
        <w:rPr>
          <w:rFonts w:ascii="Fb Fontext" w:hAnsi="Fb Fontext"/>
          <w:rtl/>
        </w:rPr>
        <w:t>, הא דתניא טהורין עושין את הראשון וטמאין אין עושין לא את הראשון ולא את השני.</w:t>
      </w:r>
    </w:p>
    <w:p w14:paraId="465C7CE4" w14:textId="77777777" w:rsidR="00E8089F" w:rsidRPr="007435EB" w:rsidRDefault="00E8089F" w:rsidP="00E8089F">
      <w:pPr>
        <w:rPr>
          <w:rtl/>
        </w:rPr>
      </w:pPr>
      <w:r w:rsidRPr="007435EB">
        <w:rPr>
          <w:rtl/>
        </w:rPr>
        <w:t>רב מתריץ: כגון שהיו ישראל מחצה טמאין ומחצה טהורין, ונשים עודפות על הטהורים.</w:t>
      </w:r>
    </w:p>
    <w:p w14:paraId="65301CE1" w14:textId="77777777" w:rsidR="00E8089F" w:rsidRPr="007435EB" w:rsidRDefault="00E8089F" w:rsidP="00E8089F">
      <w:pPr>
        <w:rPr>
          <w:rFonts w:cs="Guttman Vilna"/>
          <w:b/>
          <w:bCs/>
          <w:rtl/>
        </w:rPr>
      </w:pPr>
      <w:r w:rsidRPr="007435EB">
        <w:rPr>
          <w:rtl/>
        </w:rPr>
        <w:t>ו</w:t>
      </w:r>
      <w:r w:rsidRPr="007435EB">
        <w:rPr>
          <w:rFonts w:hint="cs"/>
          <w:rtl/>
        </w:rPr>
        <w:t>ס</w:t>
      </w:r>
      <w:r w:rsidRPr="007435EB">
        <w:rPr>
          <w:rtl/>
        </w:rPr>
        <w:t>"</w:t>
      </w:r>
      <w:r w:rsidRPr="007435EB">
        <w:rPr>
          <w:rFonts w:hint="cs"/>
          <w:rtl/>
        </w:rPr>
        <w:t xml:space="preserve">ל </w:t>
      </w:r>
      <w:r w:rsidRPr="007435EB">
        <w:rPr>
          <w:rtl/>
        </w:rPr>
        <w:t>נשים בראשון חובה ובשני רשות.</w:t>
      </w:r>
    </w:p>
    <w:p w14:paraId="01D0CCB8" w14:textId="77777777" w:rsidR="00E8089F" w:rsidRPr="007435EB" w:rsidRDefault="00E8089F" w:rsidP="00E8089F">
      <w:pPr>
        <w:rPr>
          <w:rFonts w:cs="Guttman Vilna"/>
          <w:b/>
          <w:bCs/>
          <w:rtl/>
        </w:rPr>
      </w:pPr>
      <w:r w:rsidRPr="007435EB">
        <w:rPr>
          <w:rtl/>
        </w:rPr>
        <w:t>בראשון לא עבדי - דהוי ליה מיעוט, ומיעוטא לא עבדי בראשון.</w:t>
      </w:r>
    </w:p>
    <w:p w14:paraId="424A4E50" w14:textId="77777777" w:rsidR="00E8089F" w:rsidRPr="007435EB" w:rsidRDefault="00E8089F" w:rsidP="00E8089F">
      <w:pPr>
        <w:rPr>
          <w:rFonts w:cs="Guttman Vilna"/>
          <w:b/>
          <w:bCs/>
          <w:rtl/>
        </w:rPr>
      </w:pPr>
      <w:r w:rsidRPr="007435EB">
        <w:rPr>
          <w:rtl/>
        </w:rPr>
        <w:t>ובשני לא עבדי - דל נשים מינייהו והוו להו פלגא ופלגא, ופלגא לא עבדי בשני.</w:t>
      </w:r>
    </w:p>
    <w:p w14:paraId="37AB37FE" w14:textId="77777777" w:rsidR="00E8089F" w:rsidRPr="007435EB" w:rsidRDefault="00E8089F" w:rsidP="00E8089F">
      <w:pPr>
        <w:rPr>
          <w:rFonts w:cs="Guttman Vilna"/>
          <w:b/>
          <w:bCs/>
          <w:rtl/>
        </w:rPr>
      </w:pPr>
      <w:r>
        <w:rPr>
          <w:rStyle w:val="affffd"/>
          <w:rtl/>
          <w:rPrChange w:id="10622" w:author="מנוע אמוראים" w:date="2026-10-05T16:42:03Z">
            <w:rPr>
              <w:rtl/>
            </w:rPr>
          </w:rPrChange>
        </w:rPr>
        <w:t xml:space="preserve">ולר"</w:t>
      </w:r>
      <w:r>
        <w:rPr>
          <w:rStyle w:val="affffd"/>
          <w:rFonts w:hint="cs"/>
          <w:rtl/>
          <w:rPrChange w:id="10623" w:author="מנוע אמוראים" w:date="2026-10-05T16:42:03Z">
            <w:rPr>
              <w:rFonts w:hint="cs"/>
              <w:rtl/>
            </w:rPr>
          </w:rPrChange>
        </w:rPr>
        <w:t xml:space="preserve">כ</w:t>
      </w:r>
      <w:r>
        <w:rPr>
          <w:rFonts w:hint="cs"/>
          <w:rtl/>
        </w:rPr>
        <w:t xml:space="preserve"> דס</w:t>
      </w:r>
      <w:r w:rsidRPr="007435EB">
        <w:rPr>
          <w:rtl/>
        </w:rPr>
        <w:t>"</w:t>
      </w:r>
      <w:r w:rsidRPr="007435EB">
        <w:rPr>
          <w:rFonts w:hint="cs"/>
          <w:rtl/>
        </w:rPr>
        <w:t xml:space="preserve">ל </w:t>
      </w:r>
      <w:r w:rsidRPr="007435EB">
        <w:rPr>
          <w:rtl/>
        </w:rPr>
        <w:t>פלגא נמי עבדי בשני</w:t>
      </w:r>
      <w:r w:rsidRPr="007435EB">
        <w:rPr>
          <w:rFonts w:hint="cs"/>
          <w:rtl/>
        </w:rPr>
        <w:t>-</w:t>
      </w:r>
      <w:r w:rsidRPr="007435EB">
        <w:rPr>
          <w:rtl/>
        </w:rPr>
        <w:t>מתרץ שהיו ישראל מחצה טהורין ומחצה טמאין, ונשים משלימות לטהורין.</w:t>
      </w:r>
    </w:p>
    <w:p w14:paraId="3E8FEF74" w14:textId="77777777" w:rsidR="00E8089F" w:rsidRPr="007435EB" w:rsidRDefault="00E8089F" w:rsidP="00E8089F">
      <w:pPr>
        <w:rPr>
          <w:rFonts w:cs="Guttman Vilna"/>
          <w:b/>
          <w:bCs/>
          <w:rtl/>
        </w:rPr>
      </w:pPr>
      <w:r w:rsidRPr="007435EB">
        <w:rPr>
          <w:rtl/>
        </w:rPr>
        <w:t>וקסבר נשים בראשון חובה ובשני רשות.</w:t>
      </w:r>
    </w:p>
    <w:p w14:paraId="32E2095C" w14:textId="77777777" w:rsidR="00E8089F" w:rsidRPr="007435EB" w:rsidRDefault="00E8089F" w:rsidP="00E8089F">
      <w:pPr>
        <w:rPr>
          <w:rFonts w:cs="Guttman Vilna"/>
          <w:b/>
          <w:bCs/>
          <w:rtl/>
        </w:rPr>
      </w:pPr>
      <w:r w:rsidRPr="007435EB">
        <w:rPr>
          <w:rtl/>
        </w:rPr>
        <w:t>בראשון לא עבדי - דהוו להו פלגא ופלגא, ופלגא בראשון לא עבדי.</w:t>
      </w:r>
    </w:p>
    <w:p w14:paraId="248DEE8F" w14:textId="77777777" w:rsidR="00E8089F" w:rsidRPr="007435EB" w:rsidRDefault="00E8089F" w:rsidP="00E8089F">
      <w:pPr>
        <w:rPr>
          <w:rtl/>
        </w:rPr>
      </w:pPr>
      <w:r w:rsidRPr="007435EB">
        <w:rPr>
          <w:rFonts w:ascii="Fb Fontext" w:hAnsi="Fb Fontext"/>
          <w:sz w:val="20"/>
          <w:rtl/>
        </w:rPr>
        <w:t>בשני נמי לא עבדי - דל נשים מינייהו מן הטהורין הוו להו טמאין רובא, ורובא לא עבדי בשני.</w:t>
      </w:r>
    </w:p>
    <w:p w14:paraId="74059925" w14:textId="77777777" w:rsidR="00E8089F" w:rsidRPr="007435EB" w:rsidRDefault="00E8089F" w:rsidP="00E8089F">
      <w:pPr>
        <w:rPr>
          <w:rtl/>
        </w:rPr>
      </w:pPr>
      <w:r>
        <w:rPr>
          <w:rStyle w:val="affffd"/>
          <w:rFonts w:ascii="Fb Fontext" w:hAnsi="Fb Fontext" w:hint="cs"/>
          <w:rtl/>
          <w:rPrChange w:id="10624" w:author="מנוע אמוראים" w:date="2026-10-05T16:42:03Z">
            <w:rPr>
              <w:rFonts w:ascii="Fb Fontext" w:hAnsi="Fb Fontext" w:hint="cs"/>
              <w:rtl/>
            </w:rPr>
          </w:rPrChange>
        </w:rPr>
        <w:t xml:space="preserve">ולר</w:t>
      </w:r>
      <w:r>
        <w:rPr>
          <w:rStyle w:val="affffd"/>
          <w:rFonts w:ascii="Fb Fontext" w:hAnsi="Fb Fontext"/>
          <w:rtl/>
          <w:rPrChange w:id="10625" w:author="מנוע אמוראים" w:date="2026-10-05T16:42:03Z">
            <w:rPr>
              <w:rFonts w:ascii="Fb Fontext" w:hAnsi="Fb Fontext"/>
              <w:rtl/>
            </w:rPr>
          </w:rPrChange>
        </w:rPr>
        <w:t xml:space="preserve">"</w:t>
      </w:r>
      <w:r>
        <w:rPr>
          <w:rStyle w:val="affffd"/>
          <w:rFonts w:ascii="Fb Fontext" w:hAnsi="Fb Fontext" w:hint="cs"/>
          <w:rtl/>
          <w:rPrChange w:id="10626" w:author="מנוע אמוראים" w:date="2026-10-05T16:42:03Z">
            <w:rPr>
              <w:rFonts w:ascii="Fb Fontext" w:hAnsi="Fb Fontext" w:hint="cs"/>
              <w:rtl/>
            </w:rPr>
          </w:rPrChange>
        </w:rPr>
        <w:t xml:space="preserve">כ</w:t>
      </w:r>
      <w:r>
        <w:rPr>
          <w:rFonts w:ascii="Fb Fontext" w:hAnsi="Fb Fontext" w:hint="cs"/>
          <w:rtl/>
        </w:rPr>
        <w:t xml:space="preserve"> </w:t>
      </w:r>
      <w:r w:rsidRPr="007435EB">
        <w:rPr>
          <w:rFonts w:ascii="Fb Fontext" w:hAnsi="Fb Fontext"/>
          <w:rtl/>
        </w:rPr>
        <w:t>הא דתניא הרי שהיו ישראל מחצה טהורין ומחצה טמאין הללו עושין לעצמן והללו עושין לעצמן</w:t>
      </w:r>
    </w:p>
    <w:p w14:paraId="15D11F4C" w14:textId="77777777" w:rsidR="00E8089F" w:rsidRPr="007435EB" w:rsidRDefault="00E8089F" w:rsidP="00E8089F">
      <w:pPr>
        <w:rPr>
          <w:rtl/>
        </w:rPr>
      </w:pPr>
      <w:r w:rsidRPr="007435EB">
        <w:rPr>
          <w:rFonts w:hint="cs"/>
          <w:rtl/>
        </w:rPr>
        <w:t>ס</w:t>
      </w:r>
      <w:r w:rsidRPr="007435EB">
        <w:rPr>
          <w:rtl/>
        </w:rPr>
        <w:t>"</w:t>
      </w:r>
      <w:r>
        <w:rPr>
          <w:rFonts w:hint="cs"/>
          <w:rtl/>
        </w:rPr>
        <w:t xml:space="preserve">ל </w:t>
      </w:r>
      <w:r>
        <w:rPr>
          <w:rStyle w:val="affffd"/>
          <w:rFonts w:hint="cs"/>
          <w:rtl/>
          <w:rPrChange w:id="10627" w:author="מנוע אמוראים" w:date="2026-10-05T16:42:03Z">
            <w:rPr>
              <w:rFonts w:hint="cs"/>
              <w:rtl/>
            </w:rPr>
          </w:rPrChange>
        </w:rPr>
        <w:t xml:space="preserve">לר</w:t>
      </w:r>
      <w:r>
        <w:rPr>
          <w:rStyle w:val="affffd"/>
          <w:rtl/>
          <w:rPrChange w:id="10628" w:author="מנוע אמוראים" w:date="2026-10-05T16:42:03Z">
            <w:rPr>
              <w:rtl/>
            </w:rPr>
          </w:rPrChange>
        </w:rPr>
        <w:t xml:space="preserve">"</w:t>
      </w:r>
      <w:r>
        <w:rPr>
          <w:rStyle w:val="affffd"/>
          <w:rFonts w:hint="cs"/>
          <w:rtl/>
          <w:rPrChange w:id="10629" w:author="מנוע אמוראים" w:date="2026-10-05T16:42:03Z">
            <w:rPr>
              <w:rFonts w:hint="cs"/>
              <w:rtl/>
            </w:rPr>
          </w:rPrChange>
        </w:rPr>
        <w:t xml:space="preserve">כ</w:t>
      </w:r>
      <w:r>
        <w:rPr>
          <w:rFonts w:hint="cs"/>
          <w:rtl/>
        </w:rPr>
        <w:t xml:space="preserve"> דתנאי היא ו</w:t>
      </w:r>
      <w:r w:rsidRPr="007435EB">
        <w:rPr>
          <w:rtl/>
        </w:rPr>
        <w:t>איכא למ"</w:t>
      </w:r>
      <w:r w:rsidRPr="007435EB">
        <w:rPr>
          <w:rFonts w:hint="cs"/>
          <w:rtl/>
        </w:rPr>
        <w:t>ד</w:t>
      </w:r>
      <w:r w:rsidRPr="007435EB">
        <w:rPr>
          <w:rtl/>
        </w:rPr>
        <w:t xml:space="preserve"> מחצה על מחצה כרוב ואיכא למ"</w:t>
      </w:r>
      <w:r w:rsidRPr="007435EB">
        <w:rPr>
          <w:rFonts w:hint="cs"/>
          <w:rtl/>
        </w:rPr>
        <w:t>ד</w:t>
      </w:r>
      <w:r w:rsidRPr="007435EB">
        <w:rPr>
          <w:rtl/>
        </w:rPr>
        <w:t xml:space="preserve"> מחצה על מחצה אינו כרוב.</w:t>
      </w:r>
    </w:p>
    <w:p w14:paraId="12AA6E05" w14:textId="7A3336C5" w:rsidR="00E8089F" w:rsidRPr="007435EB" w:rsidRDefault="00F47631" w:rsidP="00F47631">
      <w:pPr>
        <w:pStyle w:val="affd"/>
        <w:rPr>
          <w:bCs/>
          <w:rtl/>
        </w:rPr>
      </w:pPr>
      <w:r>
        <w:rPr>
          <w:rFonts w:hint="cs"/>
          <w:rtl/>
        </w:rPr>
        <w:t>***</w:t>
      </w:r>
    </w:p>
    <w:p w14:paraId="2F4B6D44" w14:textId="77777777" w:rsidR="00E8089F" w:rsidRPr="007435EB" w:rsidRDefault="00E8089F" w:rsidP="005C3FF1">
      <w:pPr>
        <w:pStyle w:val="afff"/>
        <w:framePr w:wrap="around"/>
        <w:rPr>
          <w:rtl/>
        </w:rPr>
      </w:pPr>
      <w:r w:rsidRPr="007435EB">
        <w:rPr>
          <w:rFonts w:hint="cs"/>
          <w:rtl/>
        </w:rPr>
        <w:t>פ.</w:t>
      </w:r>
    </w:p>
    <w:p w14:paraId="7BAB8D0F" w14:textId="224BA18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גופא</w:t>
      </w:r>
      <w:r w:rsidR="00E8089F" w:rsidRPr="007435EB">
        <w:rPr>
          <w:rFonts w:ascii="Fb Fontext" w:hAnsi="Fb Fontext"/>
          <w:rtl/>
        </w:rPr>
        <w:t>: הרי שהיו ישראל מחצה טהורין ומחצה טמאין - הללו עושין לעצמן והללו עושין לעצמן.</w:t>
      </w:r>
    </w:p>
    <w:p w14:paraId="7F4F83F6" w14:textId="77777777" w:rsidR="00E8089F" w:rsidRPr="007435EB" w:rsidRDefault="00E8089F" w:rsidP="00E8089F">
      <w:pPr>
        <w:rPr>
          <w:rFonts w:cs="Guttman Vilna"/>
          <w:b/>
          <w:bCs/>
          <w:rtl/>
        </w:rPr>
      </w:pPr>
      <w:r w:rsidRPr="007435EB">
        <w:rPr>
          <w:rtl/>
        </w:rPr>
        <w:t xml:space="preserve">היו טמאין עודפין על הטהורין </w:t>
      </w:r>
      <w:r w:rsidR="00AB3B38">
        <w:rPr>
          <w:rtl/>
        </w:rPr>
        <w:t>אף</w:t>
      </w:r>
      <w:r w:rsidRPr="007435EB">
        <w:rPr>
          <w:rtl/>
        </w:rPr>
        <w:t xml:space="preserve"> אחד - יעשו בטומאה, לפי שאין קרבן ציבור חלוק.</w:t>
      </w:r>
    </w:p>
    <w:p w14:paraId="28867CF7" w14:textId="77777777" w:rsidR="00E8089F" w:rsidRPr="007435EB" w:rsidRDefault="00E8089F" w:rsidP="00E8089F">
      <w:pPr>
        <w:rPr>
          <w:rtl/>
        </w:rPr>
      </w:pPr>
      <w:r>
        <w:rPr>
          <w:rStyle w:val="affffd"/>
          <w:rtl/>
          <w:rPrChange w:id="10630" w:author="מנוע אמוראים" w:date="2026-10-05T16:42:03Z">
            <w:rPr>
              <w:rtl/>
            </w:rPr>
          </w:rPrChange>
        </w:rPr>
        <w:t xml:space="preserve">ר</w:t>
      </w:r>
      <w:r>
        <w:rPr>
          <w:rStyle w:val="affffd"/>
          <w:rFonts w:hint="cs"/>
          <w:rtl/>
          <w:rPrChange w:id="10631" w:author="מנוע אמוראים" w:date="2026-10-05T16:42:03Z">
            <w:rPr>
              <w:rFonts w:hint="cs"/>
              <w:rtl/>
            </w:rPr>
          </w:rPrChange>
        </w:rPr>
        <w:t xml:space="preserve">אב</w:t>
      </w:r>
      <w:r>
        <w:rPr>
          <w:rStyle w:val="affffd"/>
          <w:rtl/>
          <w:rPrChange w:id="10632" w:author="מנוע אמוראים" w:date="2026-10-05T16:42:03Z">
            <w:rPr>
              <w:rtl/>
            </w:rPr>
          </w:rPrChange>
        </w:rPr>
        <w:t xml:space="preserve">"</w:t>
      </w:r>
      <w:r>
        <w:rPr>
          <w:rStyle w:val="affffd"/>
          <w:rFonts w:hint="cs"/>
          <w:rtl/>
          <w:rPrChange w:id="10633" w:author="מנוע אמוראים" w:date="2026-10-05T16:42:03Z">
            <w:rPr>
              <w:rFonts w:hint="cs"/>
              <w:rtl/>
            </w:rPr>
          </w:rPrChange>
        </w:rPr>
        <w:t xml:space="preserve">מ</w:t>
      </w:r>
      <w:r w:rsidRPr="007435EB">
        <w:rPr>
          <w:rtl/>
        </w:rPr>
        <w:t>: אין היחיד מכריע את הציבור לטומאה, שנא':</w:t>
      </w:r>
      <w:r w:rsidRPr="00AC0CB1">
        <w:rPr>
          <w:rStyle w:val="af2"/>
          <w:rtl/>
        </w:rPr>
        <w:t xml:space="preserve"> 'לא תוכל לזבח את הפסח באחד שעריך</w:t>
      </w:r>
      <w:r w:rsidRPr="00AC0CB1">
        <w:rPr>
          <w:rStyle w:val="af2"/>
          <w:rFonts w:hint="cs"/>
          <w:rtl/>
        </w:rPr>
        <w:t>'</w:t>
      </w:r>
      <w:r w:rsidRPr="00AC0CB1">
        <w:rPr>
          <w:rStyle w:val="af2"/>
          <w:rtl/>
        </w:rPr>
        <w:t>.</w:t>
      </w:r>
    </w:p>
    <w:p w14:paraId="4A74C84D" w14:textId="77777777" w:rsidR="00E8089F" w:rsidRPr="007435EB" w:rsidRDefault="00E8089F" w:rsidP="00E8089F">
      <w:pPr>
        <w:rPr>
          <w:rtl/>
        </w:rPr>
      </w:pPr>
      <w:r>
        <w:rPr>
          <w:rStyle w:val="affffd"/>
          <w:rFonts w:hint="cs"/>
          <w:rtl/>
          <w:rPrChange w:id="10634" w:author="מנוע אמוראים" w:date="2026-10-05T16:42:03Z">
            <w:rPr>
              <w:rFonts w:hint="cs"/>
              <w:rtl/>
            </w:rPr>
          </w:rPrChange>
        </w:rPr>
        <w:t xml:space="preserve">ר</w:t>
      </w:r>
      <w:r>
        <w:rPr>
          <w:rStyle w:val="affffd"/>
          <w:rtl/>
          <w:rPrChange w:id="10635" w:author="מנוע אמוראים" w:date="2026-10-05T16:42:03Z">
            <w:rPr>
              <w:rtl/>
            </w:rPr>
          </w:rPrChange>
        </w:rPr>
        <w:t xml:space="preserve">"</w:t>
      </w:r>
      <w:r>
        <w:rPr>
          <w:rStyle w:val="affffd"/>
          <w:rFonts w:hint="cs"/>
          <w:rtl/>
          <w:rPrChange w:id="10636" w:author="מנוע אמוראים" w:date="2026-10-05T16:42:03Z">
            <w:rPr>
              <w:rFonts w:hint="cs"/>
              <w:rtl/>
            </w:rPr>
          </w:rPrChange>
        </w:rPr>
        <w:t xml:space="preserve">ש</w:t>
      </w:r>
      <w:r w:rsidRPr="007435EB">
        <w:rPr>
          <w:rtl/>
        </w:rPr>
        <w:t xml:space="preserve">: </w:t>
      </w:r>
      <w:r w:rsidR="00AB3B38">
        <w:rPr>
          <w:rtl/>
        </w:rPr>
        <w:t>אף</w:t>
      </w:r>
      <w:r w:rsidRPr="007435EB">
        <w:rPr>
          <w:rtl/>
        </w:rPr>
        <w:t xml:space="preserve"> שבט אחד טמא ושאר כל השבטים טהורים - הללו עושין לעצמן והללו עושין לעצמן.</w:t>
      </w:r>
    </w:p>
    <w:p w14:paraId="7D351121" w14:textId="77777777" w:rsidR="00E8089F" w:rsidRPr="007435EB" w:rsidRDefault="00E8089F" w:rsidP="00E8089F">
      <w:pPr>
        <w:rPr>
          <w:rtl/>
        </w:rPr>
      </w:pPr>
      <w:r>
        <w:rPr>
          <w:rtl/>
        </w:rPr>
        <w:t xml:space="preserve">טעמא </w:t>
      </w:r>
      <w:r>
        <w:rPr>
          <w:rStyle w:val="affffd"/>
          <w:rtl/>
          <w:rPrChange w:id="10637" w:author="מנוע אמוראים" w:date="2026-10-05T16:42:03Z">
            <w:rPr>
              <w:rtl/>
            </w:rPr>
          </w:rPrChange>
        </w:rPr>
        <w:t xml:space="preserve">דר"</w:t>
      </w:r>
      <w:r>
        <w:rPr>
          <w:rStyle w:val="affffd"/>
          <w:rFonts w:hint="cs"/>
          <w:rtl/>
          <w:rPrChange w:id="10638" w:author="מנוע אמוראים" w:date="2026-10-05T16:42:03Z">
            <w:rPr>
              <w:rFonts w:hint="cs"/>
              <w:rtl/>
            </w:rPr>
          </w:rPrChange>
        </w:rPr>
        <w:t xml:space="preserve">ש</w:t>
      </w:r>
      <w:r w:rsidRPr="007435EB">
        <w:rPr>
          <w:rtl/>
        </w:rPr>
        <w:t xml:space="preserve"> </w:t>
      </w:r>
      <w:r w:rsidRPr="007435EB">
        <w:rPr>
          <w:rFonts w:hint="cs"/>
          <w:rtl/>
        </w:rPr>
        <w:t>דס</w:t>
      </w:r>
      <w:r w:rsidRPr="007435EB">
        <w:rPr>
          <w:rtl/>
        </w:rPr>
        <w:t>"</w:t>
      </w:r>
      <w:r w:rsidRPr="007435EB">
        <w:rPr>
          <w:rFonts w:hint="cs"/>
          <w:rtl/>
        </w:rPr>
        <w:t>ל:</w:t>
      </w:r>
      <w:r w:rsidRPr="007435EB">
        <w:rPr>
          <w:rtl/>
        </w:rPr>
        <w:t xml:space="preserve"> שבט אחד איקרי קהל.</w:t>
      </w:r>
    </w:p>
    <w:p w14:paraId="77DF130D" w14:textId="77777777" w:rsidR="00E8089F" w:rsidRPr="007435EB" w:rsidRDefault="00E8089F" w:rsidP="00E8089F">
      <w:pPr>
        <w:rPr>
          <w:rtl/>
        </w:rPr>
      </w:pPr>
      <w:r>
        <w:rPr>
          <w:rStyle w:val="affffd"/>
          <w:rtl/>
          <w:rPrChange w:id="10639" w:author="מנוע אמוראים" w:date="2026-10-05T16:42:03Z">
            <w:rPr>
              <w:rtl/>
            </w:rPr>
          </w:rPrChange>
        </w:rPr>
        <w:t xml:space="preserve">ר"</w:t>
      </w:r>
      <w:r>
        <w:rPr>
          <w:rStyle w:val="affffd"/>
          <w:rFonts w:hint="cs"/>
          <w:rtl/>
          <w:rPrChange w:id="10640" w:author="מנוע אמוראים" w:date="2026-10-05T16:42:03Z">
            <w:rPr>
              <w:rFonts w:hint="cs"/>
              <w:rtl/>
            </w:rPr>
          </w:rPrChange>
        </w:rPr>
        <w:t xml:space="preserve">י</w:t>
      </w:r>
      <w:r w:rsidRPr="007435EB">
        <w:rPr>
          <w:rtl/>
        </w:rPr>
        <w:t xml:space="preserve">: </w:t>
      </w:r>
      <w:r w:rsidR="00AB3B38">
        <w:rPr>
          <w:rtl/>
        </w:rPr>
        <w:t>אף</w:t>
      </w:r>
      <w:r w:rsidRPr="007435EB">
        <w:rPr>
          <w:rtl/>
        </w:rPr>
        <w:t xml:space="preserve"> שבט אחד טמא ושאר כל השבטים טהורין - יעשו בטומאה, שאין קרבן ציבור חלוק.</w:t>
      </w:r>
    </w:p>
    <w:p w14:paraId="43EAC180" w14:textId="77777777" w:rsidR="00E8089F" w:rsidRPr="007435EB" w:rsidRDefault="00E8089F" w:rsidP="00E8089F">
      <w:pPr>
        <w:rPr>
          <w:rtl/>
        </w:rPr>
      </w:pPr>
      <w:r>
        <w:rPr>
          <w:rStyle w:val="affffd"/>
          <w:rFonts w:hint="cs"/>
          <w:rtl/>
          <w:rPrChange w:id="10641" w:author="מנוע אמוראים" w:date="2026-10-05T16:42:03Z">
            <w:rPr>
              <w:rFonts w:hint="cs"/>
              <w:rtl/>
            </w:rPr>
          </w:rPrChange>
        </w:rPr>
        <w:t xml:space="preserve">ד</w:t>
      </w:r>
      <w:r>
        <w:rPr>
          <w:rStyle w:val="affffd"/>
          <w:rtl/>
          <w:rPrChange w:id="10642" w:author="מנוע אמוראים" w:date="2026-10-05T16:42:03Z">
            <w:rPr>
              <w:rtl/>
            </w:rPr>
          </w:rPrChange>
        </w:rPr>
        <w:t xml:space="preserve">ר"</w:t>
      </w:r>
      <w:r>
        <w:rPr>
          <w:rStyle w:val="affffd"/>
          <w:rFonts w:hint="cs"/>
          <w:rtl/>
          <w:rPrChange w:id="10643" w:author="מנוע אמוראים" w:date="2026-10-05T16:42:03Z">
            <w:rPr>
              <w:rFonts w:hint="cs"/>
              <w:rtl/>
            </w:rPr>
          </w:rPrChange>
        </w:rPr>
        <w:t xml:space="preserve">י</w:t>
      </w:r>
      <w:r>
        <w:rPr>
          <w:rFonts w:hint="cs"/>
          <w:rtl/>
        </w:rPr>
        <w:t xml:space="preserve"> ס</w:t>
      </w:r>
      <w:r w:rsidRPr="007435EB">
        <w:rPr>
          <w:rtl/>
        </w:rPr>
        <w:t>"</w:t>
      </w:r>
      <w:r w:rsidRPr="007435EB">
        <w:rPr>
          <w:rFonts w:hint="cs"/>
          <w:rtl/>
        </w:rPr>
        <w:t>ל</w:t>
      </w:r>
      <w:r w:rsidRPr="007435EB">
        <w:rPr>
          <w:rtl/>
        </w:rPr>
        <w:t>: שבט אחד איקרי קהל, והוו להו פלגא ופלגא ואין קרבן ציבור חלוק, ועבדי כולהו בטומאה.</w:t>
      </w:r>
    </w:p>
    <w:p w14:paraId="200E1502" w14:textId="54D2A9DC" w:rsidR="00E8089F" w:rsidRPr="007435EB" w:rsidRDefault="00F47631" w:rsidP="00F47631">
      <w:pPr>
        <w:pStyle w:val="affd"/>
        <w:rPr>
          <w:bCs/>
          <w:rtl/>
        </w:rPr>
      </w:pPr>
      <w:r>
        <w:rPr>
          <w:rFonts w:hint="cs"/>
          <w:rtl/>
        </w:rPr>
        <w:t>***</w:t>
      </w:r>
    </w:p>
    <w:p w14:paraId="5748A878" w14:textId="77777777" w:rsidR="00E8089F" w:rsidRPr="007435EB" w:rsidRDefault="00E8089F" w:rsidP="00E8089F">
      <w:pPr>
        <w:rPr>
          <w:rtl/>
        </w:rPr>
      </w:pPr>
      <w:r w:rsidRPr="005C3FF1">
        <w:rPr>
          <w:rStyle w:val="afffa"/>
          <w:rtl/>
        </w:rPr>
        <w:t>היו ישראל מחצה טהורין ומחצה טמאין.</w:t>
      </w:r>
    </w:p>
    <w:p w14:paraId="1973ED05" w14:textId="77777777" w:rsidR="00E8089F" w:rsidRPr="007435EB" w:rsidRDefault="00E8089F" w:rsidP="00E8089F">
      <w:pPr>
        <w:rPr>
          <w:rtl/>
        </w:rPr>
      </w:pPr>
      <w:r w:rsidRPr="007435EB">
        <w:rPr>
          <w:rFonts w:hint="cs"/>
          <w:rtl/>
        </w:rPr>
        <w:t>רב ה</w:t>
      </w:r>
      <w:r w:rsidRPr="007435EB">
        <w:rPr>
          <w:rtl/>
        </w:rPr>
        <w:t>"</w:t>
      </w:r>
      <w:r w:rsidRPr="007435EB">
        <w:rPr>
          <w:rFonts w:hint="cs"/>
          <w:rtl/>
        </w:rPr>
        <w:t>ק</w:t>
      </w:r>
      <w:r w:rsidRPr="007435EB">
        <w:rPr>
          <w:rtl/>
        </w:rPr>
        <w:t>: אי איכא תנא דס"</w:t>
      </w:r>
      <w:r w:rsidRPr="007435EB">
        <w:rPr>
          <w:rFonts w:hint="cs"/>
          <w:rtl/>
        </w:rPr>
        <w:t>ל כת</w:t>
      </w:r>
      <w:r w:rsidRPr="007435EB">
        <w:rPr>
          <w:rtl/>
        </w:rPr>
        <w:t>"</w:t>
      </w:r>
      <w:r w:rsidRPr="007435EB">
        <w:rPr>
          <w:rFonts w:hint="cs"/>
          <w:rtl/>
        </w:rPr>
        <w:t>ק ד</w:t>
      </w:r>
      <w:r w:rsidRPr="007435EB">
        <w:rPr>
          <w:rtl/>
        </w:rPr>
        <w:t>פלגא ופלגא לא עבדי כולהו בטומאה.</w:t>
      </w:r>
    </w:p>
    <w:p w14:paraId="0F58A219" w14:textId="77777777" w:rsidR="00E8089F" w:rsidRPr="007435EB" w:rsidRDefault="00E8089F" w:rsidP="00E8089F">
      <w:pPr>
        <w:rPr>
          <w:rFonts w:cs="Guttman Vilna"/>
          <w:b/>
          <w:bCs/>
          <w:rtl/>
        </w:rPr>
      </w:pPr>
      <w:r w:rsidRPr="007435EB">
        <w:rPr>
          <w:rtl/>
        </w:rPr>
        <w:t>וס"</w:t>
      </w:r>
      <w:r>
        <w:rPr>
          <w:rFonts w:hint="cs"/>
          <w:rtl/>
        </w:rPr>
        <w:t xml:space="preserve">ל </w:t>
      </w:r>
      <w:r>
        <w:rPr>
          <w:rStyle w:val="affffd"/>
          <w:rFonts w:hint="cs"/>
          <w:rtl/>
          <w:rPrChange w:id="10644" w:author="מנוע אמוראים" w:date="2026-10-05T16:42:03Z">
            <w:rPr>
              <w:rFonts w:hint="cs"/>
              <w:rtl/>
            </w:rPr>
          </w:rPrChange>
        </w:rPr>
        <w:t xml:space="preserve">כר</w:t>
      </w:r>
      <w:r>
        <w:rPr>
          <w:rStyle w:val="affffd"/>
          <w:rtl/>
          <w:rPrChange w:id="10645" w:author="מנוע אמוראים" w:date="2026-10-05T16:42:03Z">
            <w:rPr>
              <w:rtl/>
            </w:rPr>
          </w:rPrChange>
        </w:rPr>
        <w:t xml:space="preserve">"</w:t>
      </w:r>
      <w:r>
        <w:rPr>
          <w:rStyle w:val="affffd"/>
          <w:rFonts w:hint="cs"/>
          <w:rtl/>
          <w:rPrChange w:id="10646" w:author="מנוע אמוראים" w:date="2026-10-05T16:42:03Z">
            <w:rPr>
              <w:rFonts w:hint="cs"/>
              <w:rtl/>
            </w:rPr>
          </w:rPrChange>
        </w:rPr>
        <w:t xml:space="preserve">י</w:t>
      </w:r>
      <w:r>
        <w:rPr>
          <w:rFonts w:hint="cs"/>
          <w:rtl/>
        </w:rPr>
        <w:t xml:space="preserve"> ד</w:t>
      </w:r>
      <w:r w:rsidRPr="007435EB">
        <w:rPr>
          <w:rtl/>
        </w:rPr>
        <w:t>אין קרבן ציבור חלוק - מטמאין אחד מהן בשרץ.</w:t>
      </w:r>
    </w:p>
    <w:p w14:paraId="564F6548" w14:textId="77777777" w:rsidR="00E8089F" w:rsidRPr="007435EB" w:rsidRDefault="00E8089F" w:rsidP="00E8089F">
      <w:pPr>
        <w:rPr>
          <w:rtl/>
        </w:rPr>
      </w:pPr>
      <w:r w:rsidRPr="007435EB">
        <w:rPr>
          <w:rtl/>
        </w:rPr>
        <w:t>ועולא: משלחין אחד מהן לדרך רחוקה.</w:t>
      </w:r>
      <w:r w:rsidRPr="007435EB">
        <w:rPr>
          <w:rFonts w:hint="cs"/>
          <w:rtl/>
        </w:rPr>
        <w:t xml:space="preserve"> ולא מהני לטמאו בשרץ דס</w:t>
      </w:r>
      <w:r w:rsidRPr="007435EB">
        <w:rPr>
          <w:rtl/>
        </w:rPr>
        <w:t>"</w:t>
      </w:r>
      <w:r w:rsidRPr="007435EB">
        <w:rPr>
          <w:rFonts w:hint="cs"/>
          <w:rtl/>
        </w:rPr>
        <w:t>ל שוחטין וזורקין על טמא שרץ</w:t>
      </w:r>
      <w:r w:rsidRPr="007435EB">
        <w:rPr>
          <w:rtl/>
        </w:rPr>
        <w:t>.</w:t>
      </w:r>
    </w:p>
    <w:p w14:paraId="3EED70F2" w14:textId="77777777" w:rsidR="00E8089F" w:rsidRPr="007435EB" w:rsidRDefault="00E8089F" w:rsidP="00E8089F">
      <w:pPr>
        <w:rPr>
          <w:rFonts w:cs="Guttman Vilna"/>
          <w:b/>
          <w:bCs/>
          <w:rtl/>
        </w:rPr>
      </w:pPr>
      <w:r w:rsidRPr="007435EB">
        <w:rPr>
          <w:rFonts w:hint="cs"/>
          <w:rtl/>
        </w:rPr>
        <w:t xml:space="preserve">ולא מהני לטמאו במת </w:t>
      </w:r>
      <w:r w:rsidRPr="007435EB">
        <w:rPr>
          <w:rtl/>
        </w:rPr>
        <w:t xml:space="preserve">- </w:t>
      </w:r>
      <w:r w:rsidRPr="007435EB">
        <w:rPr>
          <w:rFonts w:hint="cs"/>
          <w:rtl/>
        </w:rPr>
        <w:t>ד</w:t>
      </w:r>
      <w:r w:rsidRPr="007435EB">
        <w:rPr>
          <w:rtl/>
        </w:rPr>
        <w:t>מדחהו אתה מחגיגתו.</w:t>
      </w:r>
      <w:r w:rsidRPr="007435EB">
        <w:rPr>
          <w:rFonts w:hint="cs"/>
          <w:rtl/>
        </w:rPr>
        <w:t xml:space="preserve"> ולא מפסחו ד</w:t>
      </w:r>
      <w:r w:rsidRPr="007435EB">
        <w:rPr>
          <w:rtl/>
        </w:rPr>
        <w:t>אפשר דעביד בשני.</w:t>
      </w:r>
    </w:p>
    <w:p w14:paraId="3612BC12" w14:textId="77777777" w:rsidR="00E8089F" w:rsidRPr="007435EB" w:rsidRDefault="00E8089F" w:rsidP="00E8089F">
      <w:pPr>
        <w:rPr>
          <w:rFonts w:cs="Guttman Vilna"/>
          <w:b/>
          <w:bCs/>
          <w:rtl/>
        </w:rPr>
      </w:pPr>
      <w:r w:rsidRPr="007435EB">
        <w:rPr>
          <w:rFonts w:hint="cs"/>
          <w:rtl/>
        </w:rPr>
        <w:t>וא</w:t>
      </w:r>
      <w:r w:rsidRPr="007435EB">
        <w:rPr>
          <w:rtl/>
        </w:rPr>
        <w:t>"</w:t>
      </w:r>
      <w:r w:rsidRPr="007435EB">
        <w:rPr>
          <w:rFonts w:hint="cs"/>
          <w:rtl/>
        </w:rPr>
        <w:t>א בשביעי של מת דהו</w:t>
      </w:r>
      <w:r w:rsidRPr="007435EB">
        <w:rPr>
          <w:rtl/>
        </w:rPr>
        <w:t>"</w:t>
      </w:r>
      <w:r w:rsidRPr="007435EB">
        <w:rPr>
          <w:rFonts w:hint="cs"/>
          <w:rtl/>
        </w:rPr>
        <w:t>ל שמיני שלו - דס</w:t>
      </w:r>
      <w:r w:rsidRPr="007435EB">
        <w:rPr>
          <w:rtl/>
        </w:rPr>
        <w:t>"</w:t>
      </w:r>
      <w:r w:rsidRPr="007435EB">
        <w:rPr>
          <w:rFonts w:hint="cs"/>
          <w:rtl/>
        </w:rPr>
        <w:t>ל לעולא כולהו תשלומין דראשון, ואי לא חזי בראשון לא חזי בכולהו.</w:t>
      </w:r>
    </w:p>
    <w:p w14:paraId="07C5D54F" w14:textId="77777777" w:rsidR="00E8089F" w:rsidRPr="007435EB" w:rsidRDefault="00E8089F" w:rsidP="00E8089F">
      <w:pPr>
        <w:rPr>
          <w:rtl/>
        </w:rPr>
      </w:pPr>
      <w:r w:rsidRPr="007435EB">
        <w:rPr>
          <w:rFonts w:hint="cs"/>
          <w:rtl/>
        </w:rPr>
        <w:t>א</w:t>
      </w:r>
      <w:r w:rsidRPr="007435EB">
        <w:rPr>
          <w:rtl/>
        </w:rPr>
        <w:t>"</w:t>
      </w:r>
      <w:r>
        <w:rPr>
          <w:rFonts w:hint="cs"/>
          <w:rtl/>
        </w:rPr>
        <w:t xml:space="preserve">ל </w:t>
      </w:r>
      <w:r>
        <w:rPr>
          <w:rStyle w:val="affffd"/>
          <w:rFonts w:hint="cs"/>
          <w:rtl/>
          <w:rPrChange w:id="10647" w:author="מנוע אמוראים" w:date="2026-10-05T16:42:03Z">
            <w:rPr>
              <w:rFonts w:hint="cs"/>
              <w:rtl/>
            </w:rPr>
          </w:rPrChange>
        </w:rPr>
        <w:t xml:space="preserve">ר</w:t>
      </w:r>
      <w:r>
        <w:rPr>
          <w:rStyle w:val="affffd"/>
          <w:rtl/>
          <w:rPrChange w:id="10648" w:author="מנוע אמוראים" w:date="2026-10-05T16:42:03Z">
            <w:rPr>
              <w:rtl/>
            </w:rPr>
          </w:rPrChange>
        </w:rPr>
        <w:t xml:space="preserve">"</w:t>
      </w:r>
      <w:r>
        <w:rPr>
          <w:rStyle w:val="affffd"/>
          <w:rFonts w:hint="cs"/>
          <w:rtl/>
          <w:rPrChange w:id="10649" w:author="מנוע אמוראים" w:date="2026-10-05T16:42:03Z">
            <w:rPr>
              <w:rFonts w:hint="cs"/>
              <w:rtl/>
            </w:rPr>
          </w:rPrChange>
        </w:rPr>
        <w:t xml:space="preserve">נ</w:t>
      </w:r>
      <w:r w:rsidRPr="007435EB">
        <w:rPr>
          <w:rtl/>
        </w:rPr>
        <w:t xml:space="preserve">: </w:t>
      </w:r>
      <w:r w:rsidRPr="007435EB">
        <w:rPr>
          <w:rFonts w:hint="cs"/>
          <w:rtl/>
        </w:rPr>
        <w:t>תאמרו לעולא כי מי יקשיב לעקור אוהלו ולילך לדרך רחוקה [לכן עדיף לטמא אחד]</w:t>
      </w:r>
    </w:p>
    <w:p w14:paraId="4B94F836" w14:textId="77777777" w:rsidR="00E8089F" w:rsidRPr="007435EB" w:rsidRDefault="00CF542C" w:rsidP="00F47631">
      <w:pPr>
        <w:pStyle w:val="affd"/>
        <w:rPr>
          <w:rtl/>
        </w:rPr>
      </w:pPr>
      <w:r w:rsidRPr="007435EB">
        <w:rPr>
          <w:rFonts w:hint="cs"/>
          <w:rtl/>
        </w:rPr>
        <w:t>׻</w:t>
      </w:r>
    </w:p>
    <w:p w14:paraId="2D031885" w14:textId="77777777" w:rsidR="00E8089F" w:rsidRPr="005C3FF1" w:rsidRDefault="00E8089F" w:rsidP="00E8089F">
      <w:pPr>
        <w:rPr>
          <w:rStyle w:val="afffa"/>
          <w:rtl/>
        </w:rPr>
      </w:pPr>
      <w:r w:rsidRPr="005C3FF1">
        <w:rPr>
          <w:rStyle w:val="afffa"/>
          <w:rtl/>
        </w:rPr>
        <w:t>איתמר, היו רובן זבין ומיעוטן טמאי מתים.</w:t>
      </w:r>
    </w:p>
    <w:p w14:paraId="6AD0652E" w14:textId="77777777" w:rsidR="00E8089F" w:rsidRPr="007435EB" w:rsidRDefault="00E8089F" w:rsidP="00E8089F">
      <w:pPr>
        <w:rPr>
          <w:rtl/>
        </w:rPr>
      </w:pPr>
      <w:r w:rsidRPr="007435EB">
        <w:rPr>
          <w:rtl/>
        </w:rPr>
        <w:t>רב: אותן טמאי מתים - אינן עושין לא בראשון ולא בשני.</w:t>
      </w:r>
    </w:p>
    <w:p w14:paraId="57C67EC2" w14:textId="77777777" w:rsidR="00E8089F" w:rsidRPr="007435EB" w:rsidRDefault="00E8089F" w:rsidP="00E8089F">
      <w:pPr>
        <w:rPr>
          <w:rFonts w:cs="Guttman Vilna"/>
          <w:b/>
          <w:bCs/>
          <w:rtl/>
        </w:rPr>
      </w:pPr>
      <w:r w:rsidRPr="007435EB">
        <w:rPr>
          <w:rFonts w:hint="cs"/>
          <w:rtl/>
        </w:rPr>
        <w:t>ב</w:t>
      </w:r>
      <w:r w:rsidRPr="007435EB">
        <w:rPr>
          <w:rtl/>
        </w:rPr>
        <w:t>ראשון לא עבדי – דהו"</w:t>
      </w:r>
      <w:r w:rsidRPr="007435EB">
        <w:rPr>
          <w:rFonts w:hint="cs"/>
          <w:rtl/>
        </w:rPr>
        <w:t xml:space="preserve">ל </w:t>
      </w:r>
      <w:r w:rsidRPr="007435EB">
        <w:rPr>
          <w:rtl/>
        </w:rPr>
        <w:t>מיעוטא</w:t>
      </w:r>
      <w:r w:rsidRPr="007435EB">
        <w:rPr>
          <w:rFonts w:hint="cs"/>
          <w:rtl/>
        </w:rPr>
        <w:t xml:space="preserve"> ד</w:t>
      </w:r>
      <w:r w:rsidRPr="007435EB">
        <w:rPr>
          <w:rtl/>
        </w:rPr>
        <w:t>לא עבדי בראשון.</w:t>
      </w:r>
    </w:p>
    <w:p w14:paraId="74F9CBCA" w14:textId="77777777" w:rsidR="00E8089F" w:rsidRPr="007435EB" w:rsidRDefault="00E8089F" w:rsidP="00E8089F">
      <w:pPr>
        <w:rPr>
          <w:rtl/>
        </w:rPr>
      </w:pPr>
      <w:r w:rsidRPr="007435EB">
        <w:rPr>
          <w:rFonts w:ascii="Fb Fontext" w:hAnsi="Fb Fontext"/>
          <w:sz w:val="20"/>
          <w:rtl/>
        </w:rPr>
        <w:t xml:space="preserve">בשני נמי לא עבדי – </w:t>
      </w:r>
      <w:r w:rsidRPr="007435EB">
        <w:rPr>
          <w:rFonts w:ascii="Fb Fontext" w:hAnsi="Fb Fontext" w:hint="cs"/>
          <w:sz w:val="20"/>
          <w:rtl/>
        </w:rPr>
        <w:t xml:space="preserve">דכל היכא שלא עבדי ציבור בראשון לא </w:t>
      </w:r>
      <w:r w:rsidRPr="007435EB">
        <w:rPr>
          <w:rFonts w:ascii="Fb Fontext" w:hAnsi="Fb Fontext"/>
          <w:sz w:val="20"/>
          <w:rtl/>
        </w:rPr>
        <w:t>עביד יחיד בשני.</w:t>
      </w:r>
    </w:p>
    <w:p w14:paraId="2E0BF321" w14:textId="77777777" w:rsidR="00E8089F" w:rsidRPr="007435EB" w:rsidRDefault="00E8089F" w:rsidP="00E8089F">
      <w:pPr>
        <w:rPr>
          <w:rtl/>
        </w:rPr>
      </w:pPr>
      <w:r w:rsidRPr="007435EB">
        <w:rPr>
          <w:rFonts w:ascii="Fb Fontext" w:hAnsi="Fb Fontext" w:hint="cs"/>
          <w:rtl/>
        </w:rPr>
        <w:t>א</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שמואל, </w:t>
      </w:r>
      <w:r w:rsidRPr="007435EB">
        <w:rPr>
          <w:rFonts w:ascii="Fb Fontext" w:hAnsi="Fb Fontext" w:hint="cs"/>
          <w:rtl/>
        </w:rPr>
        <w:t>אמרו לאבא מה יעשה עם הך</w:t>
      </w:r>
      <w:r w:rsidRPr="00AC0CB1">
        <w:rPr>
          <w:rStyle w:val="af2"/>
          <w:rFonts w:hint="cs"/>
          <w:rtl/>
        </w:rPr>
        <w:t xml:space="preserve"> '</w:t>
      </w:r>
      <w:r w:rsidRPr="00AC0CB1">
        <w:rPr>
          <w:rStyle w:val="af2"/>
          <w:rtl/>
        </w:rPr>
        <w:t>ויעשו בני ישראל את הפסח במועדו</w:t>
      </w:r>
      <w:r w:rsidRPr="00AC0CB1">
        <w:rPr>
          <w:rStyle w:val="af2"/>
          <w:rFonts w:hint="cs"/>
          <w:rtl/>
        </w:rPr>
        <w:t>'</w:t>
      </w:r>
      <w:r w:rsidRPr="00AC0CB1">
        <w:rPr>
          <w:rStyle w:val="af2"/>
          <w:rtl/>
        </w:rPr>
        <w:t>.</w:t>
      </w:r>
    </w:p>
    <w:p w14:paraId="1B7AFE73" w14:textId="77777777" w:rsidR="00E8089F" w:rsidRPr="007435EB" w:rsidRDefault="00E8089F" w:rsidP="00E8089F">
      <w:pPr>
        <w:rPr>
          <w:rtl/>
        </w:rPr>
      </w:pPr>
      <w:r w:rsidRPr="007435EB">
        <w:rPr>
          <w:rFonts w:hint="cs"/>
          <w:rtl/>
        </w:rPr>
        <w:t>וא</w:t>
      </w:r>
      <w:r w:rsidRPr="007435EB">
        <w:rPr>
          <w:rtl/>
        </w:rPr>
        <w:t>"</w:t>
      </w:r>
      <w:r w:rsidRPr="007435EB">
        <w:rPr>
          <w:rFonts w:hint="cs"/>
          <w:rtl/>
        </w:rPr>
        <w:t>ל ד</w:t>
      </w:r>
      <w:r w:rsidRPr="007435EB">
        <w:rPr>
          <w:rtl/>
        </w:rPr>
        <w:t>כיון דלא אפשר - לא אפשר, ה"</w:t>
      </w:r>
      <w:r w:rsidRPr="007435EB">
        <w:rPr>
          <w:rFonts w:hint="cs"/>
          <w:rtl/>
        </w:rPr>
        <w:t>נ</w:t>
      </w:r>
      <w:r w:rsidRPr="007435EB">
        <w:rPr>
          <w:rtl/>
        </w:rPr>
        <w:t xml:space="preserve"> לא אפשר.</w:t>
      </w:r>
    </w:p>
    <w:p w14:paraId="588043DD" w14:textId="77777777" w:rsidR="00E8089F" w:rsidRPr="007435EB" w:rsidRDefault="00CF542C" w:rsidP="00F47631">
      <w:pPr>
        <w:pStyle w:val="affd"/>
        <w:rPr>
          <w:rtl/>
        </w:rPr>
      </w:pPr>
      <w:r w:rsidRPr="007435EB">
        <w:rPr>
          <w:rFonts w:hint="cs"/>
          <w:rtl/>
        </w:rPr>
        <w:t>׻</w:t>
      </w:r>
    </w:p>
    <w:p w14:paraId="4BB85711" w14:textId="77777777" w:rsidR="00E8089F" w:rsidRPr="005C3FF1" w:rsidRDefault="00E8089F" w:rsidP="00E8089F">
      <w:pPr>
        <w:rPr>
          <w:rStyle w:val="afffa"/>
          <w:rtl/>
        </w:rPr>
      </w:pPr>
      <w:r w:rsidRPr="005C3FF1">
        <w:rPr>
          <w:rStyle w:val="afffa"/>
          <w:rtl/>
        </w:rPr>
        <w:t>איתמר, היו רובן טמאי מתים ומיעוטן זבין.</w:t>
      </w:r>
    </w:p>
    <w:p w14:paraId="79F10296" w14:textId="77777777" w:rsidR="00E8089F" w:rsidRPr="007435EB" w:rsidRDefault="00E8089F" w:rsidP="00E8089F">
      <w:pPr>
        <w:rPr>
          <w:rtl/>
        </w:rPr>
      </w:pPr>
      <w:r>
        <w:rPr>
          <w:rStyle w:val="affffd"/>
          <w:rFonts w:hint="cs"/>
          <w:rtl/>
          <w:rPrChange w:id="10650" w:author="מנוע אמוראים" w:date="2026-10-05T16:42:03Z">
            <w:rPr>
              <w:rStyle w:val="afffa"/>
              <w:rFonts w:hint="cs"/>
              <w:rtl/>
            </w:rPr>
          </w:rPrChange>
        </w:rPr>
        <w:t xml:space="preserve">ר</w:t>
      </w:r>
      <w:r>
        <w:rPr>
          <w:rStyle w:val="affffd"/>
          <w:rtl/>
          <w:rPrChange w:id="10651" w:author="מנוע אמוראים" w:date="2026-10-05T16:42:03Z">
            <w:rPr>
              <w:rStyle w:val="afffa"/>
              <w:rtl/>
            </w:rPr>
          </w:rPrChange>
        </w:rPr>
        <w:t xml:space="preserve">"</w:t>
      </w:r>
      <w:r>
        <w:rPr>
          <w:rStyle w:val="affffd"/>
          <w:rFonts w:hint="cs"/>
          <w:rtl/>
          <w:rPrChange w:id="10652" w:author="מנוע אמוראים" w:date="2026-10-05T16:42:03Z">
            <w:rPr>
              <w:rStyle w:val="afffa"/>
              <w:rFonts w:hint="cs"/>
              <w:rtl/>
            </w:rPr>
          </w:rPrChange>
        </w:rPr>
        <w:t xml:space="preserve">ה</w:t>
      </w:r>
      <w:r>
        <w:rPr>
          <w:rtl/>
        </w:rPr>
        <w:t xml:space="preserve"> אין תשלומין לפסח הבא בטומאה, </w:t>
      </w:r>
      <w:r>
        <w:rPr>
          <w:rStyle w:val="affffd"/>
          <w:rtl/>
          <w:rPrChange w:id="10653" w:author="מנוע אמוראים" w:date="2026-10-05T16:42:03Z">
            <w:rPr>
              <w:rtl/>
            </w:rPr>
          </w:rPrChange>
        </w:rPr>
        <w:t xml:space="preserve">ור</w:t>
      </w:r>
      <w:r>
        <w:rPr>
          <w:rStyle w:val="affffd"/>
          <w:rFonts w:hint="cs"/>
          <w:rtl/>
          <w:rPrChange w:id="10654" w:author="מנוע אמוראים" w:date="2026-10-05T16:42:03Z">
            <w:rPr>
              <w:rStyle w:val="afffa"/>
              <w:rFonts w:hint="cs"/>
              <w:rtl/>
            </w:rPr>
          </w:rPrChange>
        </w:rPr>
        <w:t xml:space="preserve">אב</w:t>
      </w:r>
      <w:r>
        <w:rPr>
          <w:rStyle w:val="affffd"/>
          <w:rtl/>
          <w:rPrChange w:id="10655" w:author="מנוע אמוראים" w:date="2026-10-05T16:42:03Z">
            <w:rPr>
              <w:rStyle w:val="afffa"/>
              <w:rtl/>
            </w:rPr>
          </w:rPrChange>
        </w:rPr>
        <w:t xml:space="preserve">"</w:t>
      </w:r>
      <w:r>
        <w:rPr>
          <w:rStyle w:val="affffd"/>
          <w:rFonts w:hint="cs"/>
          <w:rtl/>
          <w:rPrChange w:id="10656" w:author="מנוע אמוראים" w:date="2026-10-05T16:42:03Z">
            <w:rPr>
              <w:rStyle w:val="afffa"/>
              <w:rFonts w:hint="cs"/>
              <w:rtl/>
            </w:rPr>
          </w:rPrChange>
        </w:rPr>
        <w:t xml:space="preserve">א</w:t>
      </w:r>
      <w:r w:rsidRPr="007435EB">
        <w:rPr>
          <w:rtl/>
        </w:rPr>
        <w:t>: יש תשלומין לפסח הבא בטומאה.</w:t>
      </w:r>
    </w:p>
    <w:p w14:paraId="2DFD2569" w14:textId="77777777" w:rsidR="00E8089F" w:rsidRPr="007435EB" w:rsidRDefault="00E8089F" w:rsidP="00E8089F">
      <w:pPr>
        <w:rPr>
          <w:rtl/>
        </w:rPr>
      </w:pPr>
      <w:r w:rsidRPr="007435EB">
        <w:rPr>
          <w:rFonts w:hint="cs"/>
          <w:rtl/>
        </w:rPr>
        <w:t>ו</w:t>
      </w:r>
      <w:r w:rsidRPr="007435EB">
        <w:rPr>
          <w:rtl/>
        </w:rPr>
        <w:t>בהא פל</w:t>
      </w:r>
      <w:r w:rsidRPr="007435EB">
        <w:rPr>
          <w:rFonts w:hint="cs"/>
          <w:rtl/>
        </w:rPr>
        <w:t>י</w:t>
      </w:r>
      <w:r w:rsidRPr="007435EB">
        <w:rPr>
          <w:rtl/>
        </w:rPr>
        <w:t>גי, דמ"</w:t>
      </w:r>
      <w:r w:rsidRPr="007435EB">
        <w:rPr>
          <w:rFonts w:hint="cs"/>
          <w:rtl/>
        </w:rPr>
        <w:t>ד</w:t>
      </w:r>
      <w:r w:rsidRPr="007435EB">
        <w:rPr>
          <w:rtl/>
        </w:rPr>
        <w:t xml:space="preserve"> אין תשלומין לפסח הבא בטומאה קסבר: טומאה דחויה היא בציבור.</w:t>
      </w:r>
    </w:p>
    <w:p w14:paraId="6390FCCB" w14:textId="77777777" w:rsidR="00E8089F" w:rsidRPr="007435EB" w:rsidRDefault="00E8089F" w:rsidP="00E8089F">
      <w:pPr>
        <w:rPr>
          <w:rFonts w:cs="Guttman Vilna"/>
          <w:b/>
          <w:bCs/>
          <w:rtl/>
        </w:rPr>
      </w:pPr>
      <w:r w:rsidRPr="007435EB">
        <w:rPr>
          <w:rtl/>
        </w:rPr>
        <w:t>ומ"</w:t>
      </w:r>
      <w:r w:rsidRPr="007435EB">
        <w:rPr>
          <w:rFonts w:hint="cs"/>
          <w:rtl/>
        </w:rPr>
        <w:t xml:space="preserve">ד </w:t>
      </w:r>
      <w:r w:rsidRPr="007435EB">
        <w:rPr>
          <w:rtl/>
        </w:rPr>
        <w:t>יש תשלומין לפסח הבא בטומאה קסבר: טומאה הותרה בציבור.</w:t>
      </w:r>
    </w:p>
    <w:p w14:paraId="4C3ED4CE" w14:textId="77777777" w:rsidR="00E8089F" w:rsidRPr="007435EB" w:rsidRDefault="00E8089F" w:rsidP="00E8089F">
      <w:pPr>
        <w:rPr>
          <w:rtl/>
        </w:rPr>
      </w:pPr>
      <w:r w:rsidRPr="005C3FF1">
        <w:rPr>
          <w:rStyle w:val="afffa"/>
          <w:rFonts w:hint="cs"/>
          <w:rtl/>
        </w:rPr>
        <w:t>ודחי</w:t>
      </w:r>
      <w:r w:rsidRPr="005C3FF1">
        <w:rPr>
          <w:rStyle w:val="afffa"/>
          <w:rtl/>
        </w:rPr>
        <w:t>'</w:t>
      </w:r>
      <w:r w:rsidRPr="007435EB">
        <w:rPr>
          <w:rFonts w:ascii="Fb Fontext" w:hAnsi="Fb Fontext" w:hint="cs"/>
          <w:sz w:val="20"/>
          <w:rtl/>
        </w:rPr>
        <w:t xml:space="preserve"> ד</w:t>
      </w:r>
      <w:r w:rsidRPr="007435EB">
        <w:rPr>
          <w:rFonts w:ascii="Fb Fontext" w:hAnsi="Fb Fontext"/>
          <w:sz w:val="20"/>
          <w:rtl/>
        </w:rPr>
        <w:t xml:space="preserve">טומאה דחויה בציבור, </w:t>
      </w:r>
      <w:r w:rsidRPr="005C3FF1">
        <w:rPr>
          <w:rStyle w:val="afffa"/>
          <w:rtl/>
        </w:rPr>
        <w:t>ו</w:t>
      </w:r>
      <w:r w:rsidR="00A01BBB" w:rsidRPr="005C3FF1">
        <w:rPr>
          <w:rStyle w:val="afffa"/>
          <w:rFonts w:hint="cs"/>
          <w:rtl/>
        </w:rPr>
        <w:t xml:space="preserve">חלקו </w:t>
      </w:r>
      <w:r w:rsidRPr="007435EB">
        <w:rPr>
          <w:rFonts w:ascii="Fb Fontext" w:hAnsi="Fb Fontext" w:hint="cs"/>
          <w:sz w:val="20"/>
          <w:rtl/>
        </w:rPr>
        <w:t xml:space="preserve">אי </w:t>
      </w:r>
      <w:r w:rsidRPr="007435EB">
        <w:rPr>
          <w:rFonts w:ascii="Fb Fontext" w:hAnsi="Fb Fontext"/>
          <w:sz w:val="20"/>
          <w:rtl/>
        </w:rPr>
        <w:t>טהרה מדחיא, טומאה לא מדחיא</w:t>
      </w:r>
      <w:r w:rsidRPr="007435EB">
        <w:rPr>
          <w:rFonts w:ascii="Fb Fontext" w:hAnsi="Fb Fontext" w:hint="cs"/>
          <w:sz w:val="20"/>
          <w:rtl/>
        </w:rPr>
        <w:t xml:space="preserve"> או </w:t>
      </w:r>
      <w:r w:rsidR="00AB3B38">
        <w:rPr>
          <w:rFonts w:ascii="Fb Fontext" w:hAnsi="Fb Fontext" w:hint="cs"/>
          <w:sz w:val="20"/>
          <w:rtl/>
        </w:rPr>
        <w:t>אף</w:t>
      </w:r>
      <w:r w:rsidRPr="007435EB">
        <w:rPr>
          <w:rFonts w:ascii="Fb Fontext" w:hAnsi="Fb Fontext" w:hint="cs"/>
          <w:sz w:val="20"/>
          <w:rtl/>
        </w:rPr>
        <w:t xml:space="preserve"> טומאה מדחי</w:t>
      </w:r>
      <w:r w:rsidRPr="007435EB">
        <w:rPr>
          <w:rFonts w:ascii="Fb Fontext" w:hAnsi="Fb Fontext"/>
          <w:sz w:val="20"/>
          <w:rtl/>
        </w:rPr>
        <w:t>.</w:t>
      </w:r>
    </w:p>
    <w:p w14:paraId="2176D39B" w14:textId="77777777" w:rsidR="00E8089F" w:rsidRPr="007435EB" w:rsidRDefault="00E8089F" w:rsidP="00E8089F">
      <w:pPr>
        <w:rPr>
          <w:rFonts w:ascii="Fb Fontext" w:hAnsi="Fb Fontext"/>
          <w:rtl/>
        </w:rPr>
      </w:pPr>
    </w:p>
    <w:p w14:paraId="66A0A2F2" w14:textId="77777777" w:rsidR="00E8089F" w:rsidRPr="005C3FF1" w:rsidRDefault="00E8089F" w:rsidP="00E8089F">
      <w:pPr>
        <w:rPr>
          <w:rStyle w:val="afffa"/>
          <w:rtl/>
        </w:rPr>
      </w:pPr>
      <w:r w:rsidRPr="005C3FF1">
        <w:rPr>
          <w:rStyle w:val="afffa"/>
          <w:rtl/>
        </w:rPr>
        <w:t>איתמר: היו שלישיתן זבין ושלישיתן טהורין ושלישיתן טמאי מתים.</w:t>
      </w:r>
    </w:p>
    <w:p w14:paraId="3B97FC40" w14:textId="77777777" w:rsidR="00E8089F" w:rsidRPr="007435EB" w:rsidRDefault="00E8089F" w:rsidP="00E8089F">
      <w:pPr>
        <w:rPr>
          <w:rtl/>
        </w:rPr>
      </w:pPr>
      <w:r>
        <w:rPr>
          <w:rStyle w:val="affffd"/>
          <w:rFonts w:hint="cs"/>
          <w:rtl/>
          <w:rPrChange w:id="10657" w:author="מנוע אמוראים" w:date="2026-10-05T16:42:03Z">
            <w:rPr>
              <w:rStyle w:val="afffa"/>
              <w:rFonts w:hint="cs"/>
              <w:rtl/>
            </w:rPr>
          </w:rPrChange>
        </w:rPr>
        <w:t xml:space="preserve">רמב</w:t>
      </w:r>
      <w:r>
        <w:rPr>
          <w:rStyle w:val="affffd"/>
          <w:rtl/>
          <w:rPrChange w:id="10658" w:author="מנוע אמוראים" w:date="2026-10-05T16:42:03Z">
            <w:rPr>
              <w:rtl/>
            </w:rPr>
          </w:rPrChange>
        </w:rPr>
        <w:t xml:space="preserve">"</w:t>
      </w:r>
      <w:r>
        <w:rPr>
          <w:rStyle w:val="affffd"/>
          <w:rFonts w:hint="cs"/>
          <w:rtl/>
          <w:rPrChange w:id="10659" w:author="מנוע אמוראים" w:date="2026-10-05T16:42:03Z">
            <w:rPr>
              <w:rFonts w:hint="cs"/>
              <w:rtl/>
            </w:rPr>
          </w:rPrChange>
        </w:rPr>
        <w:t xml:space="preserve">פ</w:t>
      </w:r>
      <w:r w:rsidRPr="007435EB">
        <w:rPr>
          <w:rtl/>
        </w:rPr>
        <w:t>: אותן טמאי מתים אינן עושין לא את הראשון ולא השני.</w:t>
      </w:r>
    </w:p>
    <w:p w14:paraId="50B4F106" w14:textId="77777777" w:rsidR="00E8089F" w:rsidRPr="007435EB" w:rsidRDefault="00E8089F" w:rsidP="00E8089F">
      <w:pPr>
        <w:rPr>
          <w:rtl/>
        </w:rPr>
      </w:pPr>
      <w:r w:rsidRPr="007435EB">
        <w:rPr>
          <w:rtl/>
        </w:rPr>
        <w:t xml:space="preserve">בראשון לא </w:t>
      </w:r>
      <w:r w:rsidRPr="007435EB">
        <w:rPr>
          <w:rFonts w:hint="cs"/>
          <w:rtl/>
        </w:rPr>
        <w:t>עשו</w:t>
      </w:r>
      <w:r w:rsidRPr="007435EB">
        <w:rPr>
          <w:rtl/>
        </w:rPr>
        <w:t>- הגדילו זבין על הטהורים, דלא ע</w:t>
      </w:r>
      <w:r w:rsidRPr="007435EB">
        <w:rPr>
          <w:rFonts w:hint="cs"/>
          <w:rtl/>
        </w:rPr>
        <w:t>שו</w:t>
      </w:r>
      <w:r w:rsidRPr="007435EB">
        <w:rPr>
          <w:rtl/>
        </w:rPr>
        <w:t xml:space="preserve"> בטומאה.</w:t>
      </w:r>
      <w:r w:rsidRPr="007435EB">
        <w:rPr>
          <w:rFonts w:hint="cs"/>
          <w:rtl/>
        </w:rPr>
        <w:t xml:space="preserve"> והו</w:t>
      </w:r>
      <w:r w:rsidRPr="007435EB">
        <w:rPr>
          <w:rtl/>
        </w:rPr>
        <w:t>"</w:t>
      </w:r>
      <w:r w:rsidRPr="007435EB">
        <w:rPr>
          <w:rFonts w:hint="cs"/>
          <w:rtl/>
        </w:rPr>
        <w:t>ל טמאי מתים מיעוט דלא עבדי בראשון</w:t>
      </w:r>
    </w:p>
    <w:p w14:paraId="488F61D9" w14:textId="77777777" w:rsidR="00E8089F" w:rsidRPr="007435EB" w:rsidRDefault="00E8089F" w:rsidP="00E8089F">
      <w:pPr>
        <w:rPr>
          <w:rtl/>
        </w:rPr>
      </w:pPr>
      <w:r w:rsidRPr="007435EB">
        <w:rPr>
          <w:rtl/>
        </w:rPr>
        <w:t>בשני לא עבדי - נצרפו זבין עם טמאי מתים דלא עבדי בראשון, הו"</w:t>
      </w:r>
      <w:r w:rsidRPr="007435EB">
        <w:rPr>
          <w:rFonts w:hint="cs"/>
          <w:rtl/>
        </w:rPr>
        <w:t xml:space="preserve">ל </w:t>
      </w:r>
      <w:r w:rsidRPr="007435EB">
        <w:rPr>
          <w:rtl/>
        </w:rPr>
        <w:t xml:space="preserve">רובא </w:t>
      </w:r>
      <w:r w:rsidRPr="007435EB">
        <w:rPr>
          <w:rFonts w:hint="cs"/>
          <w:rtl/>
        </w:rPr>
        <w:t>ד</w:t>
      </w:r>
      <w:r w:rsidRPr="007435EB">
        <w:rPr>
          <w:rtl/>
        </w:rPr>
        <w:t>לא מדחו לפסח שני.</w:t>
      </w:r>
    </w:p>
    <w:p w14:paraId="3FA9A689" w14:textId="0267A154" w:rsidR="00E8089F" w:rsidRPr="007435EB" w:rsidRDefault="00F47631" w:rsidP="00F47631">
      <w:pPr>
        <w:pStyle w:val="affd"/>
        <w:rPr>
          <w:bCs/>
          <w:rtl/>
        </w:rPr>
      </w:pPr>
      <w:r>
        <w:rPr>
          <w:rFonts w:hint="cs"/>
          <w:rtl/>
        </w:rPr>
        <w:t>***</w:t>
      </w:r>
    </w:p>
    <w:p w14:paraId="6A66B467" w14:textId="77777777" w:rsidR="00E8089F" w:rsidRPr="007435EB" w:rsidRDefault="00E8089F" w:rsidP="005C3FF1">
      <w:pPr>
        <w:pStyle w:val="afff"/>
        <w:framePr w:wrap="around"/>
        <w:rPr>
          <w:rtl/>
        </w:rPr>
      </w:pPr>
      <w:r w:rsidRPr="007435EB">
        <w:rPr>
          <w:rFonts w:hint="cs"/>
          <w:rtl/>
        </w:rPr>
        <w:t>פ:</w:t>
      </w:r>
    </w:p>
    <w:p>
      <w:pPr>
        <w:pStyle w:val="affffff1"/>
        <w:rPr>
          <w:ins w:id="20166" w:author="קלוד" w:date="2026-10-06T10:09:47Z"/>
        </w:rPr>
      </w:pPr>
      <w:ins w:id="20165" w:author="קלוד" w:date="2026-10-06T10:09:47Z">
        <w:r>
          <w:t xml:space="preserve">משנה ז</w:t>
        </w:r>
      </w:ins>
    </w:p>
    <w:p w14:paraId="0123BD12" w14:textId="77777777" w:rsidR="00E8089F" w:rsidRPr="007435EB" w:rsidRDefault="00E8089F" w:rsidP="00E8089F">
      <w:pPr>
        <w:pStyle w:val="afff5"/>
        <w:rPr>
          <w:del w:id="20064" w:author="קלוד" w:date="2026-10-06T10:16:37Z"/>
          <w:b/>
          <w:rtl/>
        </w:rPr>
      </w:pPr>
      <w:ins w:id="9867" w:author="מספור קטעי משנה" w:date="2026-10-06T06:45:41Z">
        <w:del w:id="20062" w:author="קלוד" w:date="2026-10-06T10:16:37Z">
          <w:r>
            <w:rPr>
              <w:rStyle w:val="MisparKeta"/>
            </w:rPr>
            <w:delText xml:space="preserve">א. </w:delText>
          </w:r>
        </w:del>
      </w:ins>
      <w:del w:id="20063" w:author="קלוד" w:date="2026-10-06T10:16:37Z">
        <w:r w:rsidRPr="007435EB">
          <w:rPr>
            <w:b/>
            <w:sz w:val="20"/>
            <w:rtl/>
          </w:rPr>
          <w:delText xml:space="preserve">משנה.</w:delText>
        </w:r>
      </w:del>
    </w:p>
    <w:p w14:paraId="5319135C" w14:textId="77777777" w:rsidR="00E8089F" w:rsidRPr="007435EB" w:rsidRDefault="00E8089F" w:rsidP="00E8089F">
      <w:pPr>
        <w:pStyle w:val="afff5"/>
        <w:rPr>
          <w:b/>
          <w:rtl/>
        </w:rPr>
      </w:pPr>
      <w:r w:rsidRPr="007435EB">
        <w:rPr>
          <w:b/>
          <w:rtl/>
        </w:rPr>
        <w:t>הפסח שנזרק דמו ואחר כך נודע שהוא טמא - הציץ מרצה.</w:t>
      </w:r>
    </w:p>
    <w:p w14:paraId="040896A1" w14:textId="77777777" w:rsidR="00E8089F" w:rsidRPr="007435EB" w:rsidRDefault="00E8089F" w:rsidP="00E8089F">
      <w:pPr>
        <w:pStyle w:val="afff5"/>
        <w:rPr>
          <w:b/>
          <w:rtl/>
        </w:rPr>
      </w:pPr>
      <w:r w:rsidRPr="007435EB">
        <w:rPr>
          <w:b/>
          <w:rtl/>
        </w:rPr>
        <w:t>נטמא הגוף - אין הציץ מרצה.</w:t>
      </w:r>
    </w:p>
    <w:p w14:paraId="58875423" w14:textId="77777777" w:rsidR="00E8089F" w:rsidRPr="007435EB" w:rsidRDefault="00E8089F" w:rsidP="00E8089F">
      <w:pPr>
        <w:pStyle w:val="afff5"/>
        <w:rPr>
          <w:b/>
          <w:rtl/>
        </w:rPr>
      </w:pPr>
      <w:r w:rsidRPr="007435EB">
        <w:rPr>
          <w:b/>
          <w:rtl/>
        </w:rPr>
        <w:t>מפני שאמרו: הנזיר ועושה פסח - הציץ מרצה על טומאת הדם.</w:t>
      </w:r>
    </w:p>
    <w:p w14:paraId="5AB39EA7" w14:textId="77777777" w:rsidR="00E8089F" w:rsidRPr="007435EB" w:rsidRDefault="00E8089F" w:rsidP="00E8089F">
      <w:pPr>
        <w:pStyle w:val="afff5"/>
        <w:rPr>
          <w:b/>
          <w:rtl/>
        </w:rPr>
      </w:pPr>
      <w:r w:rsidRPr="007435EB">
        <w:rPr>
          <w:b/>
          <w:rtl/>
        </w:rPr>
        <w:t>ואין הציץ מרצה על טומאת הגוף.</w:t>
      </w:r>
    </w:p>
    <w:p w14:paraId="37DA41A3" w14:textId="77777777" w:rsidR="00E8089F" w:rsidRPr="007435EB" w:rsidRDefault="00E8089F" w:rsidP="00E8089F">
      <w:pPr>
        <w:pStyle w:val="afff5"/>
        <w:rPr>
          <w:b/>
          <w:rtl/>
        </w:rPr>
      </w:pPr>
      <w:r w:rsidRPr="007435EB">
        <w:rPr>
          <w:b/>
          <w:rtl/>
        </w:rPr>
        <w:t>נטמא טומאת התהום - הציץ מרצה.</w:t>
      </w:r>
    </w:p>
    <w:p w14:paraId="4B14E34E" w14:textId="3AF992DA" w:rsidR="00E8089F" w:rsidRPr="007435EB" w:rsidRDefault="00F47631" w:rsidP="00F47631">
      <w:pPr>
        <w:pStyle w:val="affd"/>
        <w:rPr>
          <w:bCs/>
          <w:rtl/>
        </w:rPr>
      </w:pPr>
      <w:r>
        <w:rPr>
          <w:rFonts w:hint="cs"/>
          <w:rtl/>
        </w:rPr>
        <w:t>***</w:t>
      </w:r>
    </w:p>
    <w:p w14:paraId="7B61000C" w14:textId="77777777" w:rsidR="00E8089F" w:rsidRPr="007435EB" w:rsidRDefault="00E8089F" w:rsidP="00E8089F">
      <w:pPr>
        <w:rPr>
          <w:rtl/>
        </w:rPr>
      </w:pPr>
      <w:r w:rsidRPr="007435EB">
        <w:rPr>
          <w:rFonts w:ascii="Fb Fontext" w:hAnsi="Fb Fontext"/>
          <w:rtl/>
        </w:rPr>
        <w:t>טעמא דנזרק ואחר כך נודע, אבל נודע ואחר כך נזרק - לא מרצה.</w:t>
      </w:r>
    </w:p>
    <w:p w14:paraId="534BCEF5" w14:textId="77777777" w:rsidR="00E8089F" w:rsidRPr="007435EB" w:rsidRDefault="00E8089F" w:rsidP="00E8089F">
      <w:pPr>
        <w:rPr>
          <w:rtl/>
        </w:rPr>
      </w:pPr>
      <w:r w:rsidRPr="00F46A1C">
        <w:rPr>
          <w:rStyle w:val="affffd"/>
          <w:rFonts w:hint="cs"/>
          <w:rtl/>
        </w:rPr>
        <w:t>והך</w:t>
      </w:r>
      <w:r w:rsidRPr="007435EB">
        <w:rPr>
          <w:rFonts w:hint="cs"/>
          <w:rtl/>
        </w:rPr>
        <w:t xml:space="preserve"> דחזי</w:t>
      </w:r>
      <w:r w:rsidRPr="007435EB">
        <w:rPr>
          <w:rtl/>
        </w:rPr>
        <w:t>'</w:t>
      </w:r>
      <w:r w:rsidRPr="007435EB">
        <w:rPr>
          <w:rFonts w:hint="cs"/>
          <w:rtl/>
        </w:rPr>
        <w:t xml:space="preserve"> ד</w:t>
      </w:r>
      <w:r w:rsidRPr="007435EB">
        <w:rPr>
          <w:rtl/>
        </w:rPr>
        <w:t>על מה הציץ מרצה? על הדם ועל הבשר ועל החלב שנטמא, בין בשוגג בין במזיד, בין באונס בין ברצון, בין ביחיד בין בציבור.</w:t>
      </w:r>
    </w:p>
    <w:p w14:paraId="1E4F7DEC" w14:textId="77777777" w:rsidR="00E8089F" w:rsidRPr="007435EB" w:rsidRDefault="00E8089F" w:rsidP="00E8089F">
      <w:pPr>
        <w:rPr>
          <w:rtl/>
        </w:rPr>
      </w:pPr>
      <w:r w:rsidRPr="007435EB">
        <w:rPr>
          <w:rtl/>
        </w:rPr>
        <w:t>רבינא: טומאתו בין בשוגג בין במזיד - הורצה.</w:t>
      </w:r>
      <w:r w:rsidRPr="007435EB">
        <w:rPr>
          <w:rFonts w:hint="cs"/>
          <w:rtl/>
        </w:rPr>
        <w:t xml:space="preserve"> </w:t>
      </w:r>
      <w:r w:rsidRPr="007435EB">
        <w:rPr>
          <w:rtl/>
        </w:rPr>
        <w:t>זריקתו, בשוגג הורצה, במזיד לא הורצה.</w:t>
      </w:r>
    </w:p>
    <w:p w14:paraId="6A9E964E" w14:textId="77777777" w:rsidR="00E8089F" w:rsidRPr="007435EB" w:rsidRDefault="00E8089F" w:rsidP="00E8089F">
      <w:pPr>
        <w:rPr>
          <w:rtl/>
        </w:rPr>
      </w:pPr>
      <w:r w:rsidRPr="007435EB">
        <w:rPr>
          <w:rtl/>
        </w:rPr>
        <w:lastRenderedPageBreak/>
        <w:t>רבי שילא אמר: זריקתו, בין בשוגג בין במזיד - הורצה.</w:t>
      </w:r>
    </w:p>
    <w:p w14:paraId="60F92ACA" w14:textId="77777777" w:rsidR="00E8089F" w:rsidRPr="007435EB" w:rsidRDefault="00E8089F" w:rsidP="00E8089F">
      <w:pPr>
        <w:rPr>
          <w:rFonts w:cs="Guttman Vilna"/>
          <w:b/>
          <w:bCs/>
          <w:rtl/>
        </w:rPr>
      </w:pPr>
      <w:r w:rsidRPr="007435EB">
        <w:rPr>
          <w:rtl/>
        </w:rPr>
        <w:t>טומאתו, בשוגג - הורצה.</w:t>
      </w:r>
      <w:r w:rsidRPr="007435EB">
        <w:rPr>
          <w:rFonts w:hint="cs"/>
          <w:rtl/>
        </w:rPr>
        <w:t xml:space="preserve"> </w:t>
      </w:r>
      <w:r w:rsidRPr="007435EB">
        <w:rPr>
          <w:rtl/>
        </w:rPr>
        <w:t>במזיד - לא הורצה.</w:t>
      </w:r>
    </w:p>
    <w:p w14:paraId="51EB7C45" w14:textId="77777777" w:rsidR="00E8089F" w:rsidRPr="007435EB" w:rsidRDefault="00E8089F" w:rsidP="00E8089F">
      <w:pPr>
        <w:rPr>
          <w:rtl/>
        </w:rPr>
      </w:pPr>
      <w:r w:rsidRPr="00F46A1C">
        <w:rPr>
          <w:rStyle w:val="affffd"/>
          <w:rFonts w:hint="cs"/>
          <w:rtl/>
        </w:rPr>
        <w:t>והך</w:t>
      </w:r>
      <w:r w:rsidRPr="007435EB">
        <w:rPr>
          <w:rFonts w:hint="cs"/>
          <w:rtl/>
        </w:rPr>
        <w:t xml:space="preserve"> דב</w:t>
      </w:r>
      <w:r w:rsidRPr="007435EB">
        <w:rPr>
          <w:rtl/>
        </w:rPr>
        <w:t>ין בשוגג בין במזיד – ה"</w:t>
      </w:r>
      <w:r w:rsidRPr="007435EB">
        <w:rPr>
          <w:rFonts w:hint="cs"/>
          <w:rtl/>
        </w:rPr>
        <w:t>ק</w:t>
      </w:r>
      <w:r w:rsidRPr="007435EB">
        <w:rPr>
          <w:rtl/>
        </w:rPr>
        <w:t>: נטמא בשוגג, וזרקו בין בשוגג בין במזיד - הורצה.</w:t>
      </w:r>
    </w:p>
    <w:p w14:paraId="520B4AB1" w14:textId="77777777" w:rsidR="00E8089F" w:rsidRPr="007435EB" w:rsidRDefault="00E8089F" w:rsidP="00E8089F">
      <w:pPr>
        <w:rPr>
          <w:rtl/>
        </w:rPr>
      </w:pPr>
      <w:r w:rsidRPr="007435EB">
        <w:rPr>
          <w:rtl/>
        </w:rPr>
        <w:t>והא דקתני דם שנזרק ואח"</w:t>
      </w:r>
      <w:r w:rsidRPr="007435EB">
        <w:rPr>
          <w:rFonts w:hint="cs"/>
          <w:rtl/>
        </w:rPr>
        <w:t>כ</w:t>
      </w:r>
      <w:r w:rsidRPr="007435EB">
        <w:rPr>
          <w:rtl/>
        </w:rPr>
        <w:t xml:space="preserve"> נודע,</w:t>
      </w:r>
      <w:r w:rsidRPr="007435EB">
        <w:rPr>
          <w:rFonts w:hint="cs"/>
          <w:rtl/>
        </w:rPr>
        <w:t>- ה</w:t>
      </w:r>
      <w:r w:rsidRPr="007435EB">
        <w:rPr>
          <w:rtl/>
        </w:rPr>
        <w:t>"</w:t>
      </w:r>
      <w:r w:rsidRPr="007435EB">
        <w:rPr>
          <w:rFonts w:hint="cs"/>
          <w:rtl/>
        </w:rPr>
        <w:t xml:space="preserve">ה </w:t>
      </w:r>
      <w:r w:rsidRPr="007435EB">
        <w:rPr>
          <w:rtl/>
        </w:rPr>
        <w:t>ד</w:t>
      </w:r>
      <w:r w:rsidR="00AB3B38">
        <w:rPr>
          <w:rtl/>
        </w:rPr>
        <w:t>אף</w:t>
      </w:r>
      <w:r w:rsidRPr="007435EB">
        <w:rPr>
          <w:rtl/>
        </w:rPr>
        <w:t xml:space="preserve"> נודע ואחר כך נזרק.</w:t>
      </w:r>
    </w:p>
    <w:p w14:paraId="163D4A29" w14:textId="77777777" w:rsidR="00E8089F" w:rsidRPr="007435EB" w:rsidRDefault="00E8089F" w:rsidP="00E8089F">
      <w:pPr>
        <w:rPr>
          <w:rtl/>
        </w:rPr>
      </w:pPr>
      <w:r w:rsidRPr="007435EB">
        <w:rPr>
          <w:rFonts w:hint="cs"/>
          <w:rtl/>
        </w:rPr>
        <w:t>ו</w:t>
      </w:r>
      <w:r w:rsidRPr="007435EB">
        <w:rPr>
          <w:rtl/>
        </w:rPr>
        <w:t>משום דבעי למתני סיפא נטמא הגוף אין הציץ מרצה, ד</w:t>
      </w:r>
      <w:r w:rsidR="00AB3B38">
        <w:rPr>
          <w:rtl/>
        </w:rPr>
        <w:t>אף</w:t>
      </w:r>
      <w:r w:rsidRPr="007435EB">
        <w:rPr>
          <w:rtl/>
        </w:rPr>
        <w:t xml:space="preserve"> נזרק ואח"</w:t>
      </w:r>
      <w:r w:rsidRPr="007435EB">
        <w:rPr>
          <w:rFonts w:hint="cs"/>
          <w:rtl/>
        </w:rPr>
        <w:t>כ</w:t>
      </w:r>
      <w:r w:rsidRPr="007435EB">
        <w:rPr>
          <w:rtl/>
        </w:rPr>
        <w:t xml:space="preserve"> נודע לא.</w:t>
      </w:r>
    </w:p>
    <w:p w14:paraId="4852C2E9" w14:textId="77777777" w:rsidR="00E8089F" w:rsidRPr="007435EB" w:rsidRDefault="00E8089F" w:rsidP="00E8089F">
      <w:pPr>
        <w:rPr>
          <w:rFonts w:cs="Guttman Vilna"/>
          <w:b/>
          <w:bCs/>
          <w:rtl/>
        </w:rPr>
      </w:pPr>
      <w:r w:rsidRPr="007435EB">
        <w:rPr>
          <w:rFonts w:hint="cs"/>
          <w:rtl/>
        </w:rPr>
        <w:t xml:space="preserve">- </w:t>
      </w:r>
      <w:r w:rsidRPr="007435EB">
        <w:rPr>
          <w:rtl/>
        </w:rPr>
        <w:t>קתני רישא נמי נזרק ואחר כך נודע.</w:t>
      </w:r>
    </w:p>
    <w:p w14:paraId="2A0C5171" w14:textId="35BA847B" w:rsidR="00E8089F" w:rsidRPr="007435EB" w:rsidRDefault="00F47631" w:rsidP="00F47631">
      <w:pPr>
        <w:pStyle w:val="affd"/>
        <w:rPr>
          <w:bCs/>
          <w:rtl/>
        </w:rPr>
      </w:pPr>
      <w:r>
        <w:rPr>
          <w:rFonts w:hint="cs"/>
          <w:rtl/>
        </w:rPr>
        <w:t>***</w:t>
      </w:r>
    </w:p>
    <w:p w14:paraId="359D2C00" w14:textId="77777777" w:rsidR="00E8089F" w:rsidRPr="007435EB" w:rsidRDefault="00E8089F" w:rsidP="00E8089F">
      <w:pPr>
        <w:rPr>
          <w:rtl/>
        </w:rPr>
      </w:pPr>
      <w:r w:rsidRPr="007435EB">
        <w:rPr>
          <w:rFonts w:cs="Guttman Vilna"/>
          <w:b/>
          <w:bCs/>
          <w:rtl/>
        </w:rPr>
        <w:t>נטמא טומאת התהום וכו'.</w:t>
      </w:r>
    </w:p>
    <w:p w14:paraId="69ADCE92" w14:textId="1D4FDC8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a"/>
          <w:rtl/>
        </w:rPr>
        <w:t xml:space="preserve">בעי </w:t>
      </w:r>
      <w:r>
        <w:rPr>
          <w:rStyle w:val="affffd"/>
          <w:rtl/>
          <w:rPrChange w:id="10660" w:author="מנוע אמוראים" w:date="2026-10-05T16:42:03Z">
            <w:rPr>
              <w:rStyle w:val="afffa"/>
              <w:rtl/>
            </w:rPr>
          </w:rPrChange>
        </w:rPr>
        <w:t xml:space="preserve">ר</w:t>
      </w:r>
      <w:r>
        <w:rPr>
          <w:rStyle w:val="affffd"/>
          <w:rFonts w:hint="cs"/>
          <w:rtl/>
          <w:rPrChange w:id="10661" w:author="מנוע אמוראים" w:date="2026-10-05T16:42:03Z">
            <w:rPr>
              <w:rStyle w:val="afffa"/>
              <w:rFonts w:hint="cs"/>
              <w:rtl/>
            </w:rPr>
          </w:rPrChange>
        </w:rPr>
        <w:t xml:space="preserve">ב</w:t>
      </w:r>
      <w:r>
        <w:rPr>
          <w:rStyle w:val="affffd"/>
          <w:rtl/>
          <w:rPrChange w:id="10662" w:author="מנוע אמוראים" w:date="2026-10-05T16:42:03Z">
            <w:rPr>
              <w:rStyle w:val="afffa"/>
              <w:rtl/>
            </w:rPr>
          </w:rPrChange>
        </w:rPr>
        <w:t xml:space="preserve">"</w:t>
      </w:r>
      <w:r>
        <w:rPr>
          <w:rStyle w:val="affffd"/>
          <w:rFonts w:hint="cs"/>
          <w:rtl/>
          <w:rPrChange w:id="10663" w:author="מנוע אמוראים" w:date="2026-10-05T16:42:03Z">
            <w:rPr>
              <w:rStyle w:val="afffa"/>
              <w:rFonts w:hint="cs"/>
              <w:rtl/>
            </w:rPr>
          </w:rPrChange>
        </w:rPr>
        <w:t xml:space="preserve">ח</w:t>
      </w:r>
      <w:r w:rsidR="00E8089F" w:rsidRPr="007435EB">
        <w:rPr>
          <w:rtl/>
        </w:rPr>
        <w:t>: כהן המרצה בקרבנותיהן הותרה לו טומאת התהום או לא?</w:t>
      </w:r>
    </w:p>
    <w:p w14:paraId="4BDA9752" w14:textId="77777777" w:rsidR="00E8089F" w:rsidRPr="007435EB" w:rsidRDefault="00E8089F" w:rsidP="00E8089F">
      <w:pPr>
        <w:rPr>
          <w:rtl/>
        </w:rPr>
      </w:pPr>
      <w:r w:rsidRPr="007435EB">
        <w:rPr>
          <w:rFonts w:ascii="Fb Fontext" w:hAnsi="Fb Fontext" w:hint="cs"/>
          <w:sz w:val="20"/>
          <w:rtl/>
        </w:rPr>
        <w:t xml:space="preserve">אי גמירי </w:t>
      </w:r>
      <w:r w:rsidRPr="007435EB">
        <w:rPr>
          <w:rFonts w:ascii="Fb Fontext" w:hAnsi="Fb Fontext"/>
          <w:sz w:val="20"/>
          <w:rtl/>
        </w:rPr>
        <w:t xml:space="preserve">טומאת התהום - בבעלים, </w:t>
      </w:r>
      <w:r w:rsidRPr="007435EB">
        <w:rPr>
          <w:rFonts w:ascii="Fb Fontext" w:hAnsi="Fb Fontext" w:hint="cs"/>
          <w:sz w:val="20"/>
          <w:rtl/>
        </w:rPr>
        <w:t xml:space="preserve">ולא </w:t>
      </w:r>
      <w:r w:rsidRPr="007435EB">
        <w:rPr>
          <w:rFonts w:ascii="Fb Fontext" w:hAnsi="Fb Fontext"/>
          <w:sz w:val="20"/>
          <w:rtl/>
        </w:rPr>
        <w:t xml:space="preserve">בכהן </w:t>
      </w:r>
      <w:r w:rsidRPr="005C3FF1">
        <w:rPr>
          <w:rStyle w:val="afffa"/>
          <w:rFonts w:hint="cs"/>
          <w:rtl/>
        </w:rPr>
        <w:t>או</w:t>
      </w:r>
      <w:r w:rsidRPr="005C3FF1">
        <w:rPr>
          <w:rStyle w:val="afffa"/>
          <w:rtl/>
        </w:rPr>
        <w:t>"</w:t>
      </w:r>
      <w:r w:rsidRPr="005C3FF1">
        <w:rPr>
          <w:rStyle w:val="afffa"/>
          <w:rFonts w:hint="cs"/>
          <w:rtl/>
        </w:rPr>
        <w:t>ד</w:t>
      </w:r>
      <w:r w:rsidRPr="007435EB">
        <w:rPr>
          <w:rFonts w:ascii="Fb Fontext" w:hAnsi="Fb Fontext"/>
          <w:sz w:val="20"/>
          <w:rtl/>
        </w:rPr>
        <w:t xml:space="preserve"> בזבחא גמירי, </w:t>
      </w:r>
      <w:r w:rsidRPr="007435EB">
        <w:rPr>
          <w:rFonts w:ascii="Fb Fontext" w:hAnsi="Fb Fontext" w:hint="cs"/>
          <w:sz w:val="20"/>
          <w:rtl/>
        </w:rPr>
        <w:t>ל</w:t>
      </w:r>
      <w:r w:rsidRPr="007435EB">
        <w:rPr>
          <w:rFonts w:ascii="Fb Fontext" w:hAnsi="Fb Fontext"/>
          <w:sz w:val="20"/>
          <w:rtl/>
        </w:rPr>
        <w:t>"</w:t>
      </w:r>
      <w:r w:rsidRPr="007435EB">
        <w:rPr>
          <w:rFonts w:ascii="Fb Fontext" w:hAnsi="Fb Fontext" w:hint="cs"/>
          <w:sz w:val="20"/>
          <w:rtl/>
        </w:rPr>
        <w:t>ש בכהן ול</w:t>
      </w:r>
      <w:r w:rsidRPr="007435EB">
        <w:rPr>
          <w:rFonts w:ascii="Fb Fontext" w:hAnsi="Fb Fontext"/>
          <w:sz w:val="20"/>
          <w:rtl/>
        </w:rPr>
        <w:t>"</w:t>
      </w:r>
      <w:r w:rsidRPr="007435EB">
        <w:rPr>
          <w:rFonts w:ascii="Fb Fontext" w:hAnsi="Fb Fontext" w:hint="cs"/>
          <w:sz w:val="20"/>
          <w:rtl/>
        </w:rPr>
        <w:t>ש בבעלים</w:t>
      </w:r>
      <w:r w:rsidRPr="007435EB">
        <w:rPr>
          <w:rFonts w:ascii="Fb Fontext" w:hAnsi="Fb Fontext"/>
          <w:sz w:val="20"/>
          <w:rtl/>
        </w:rPr>
        <w:t>.</w:t>
      </w:r>
    </w:p>
    <w:p w14:paraId="1BEC0E4A" w14:textId="77777777" w:rsidR="00E8089F" w:rsidRPr="007435EB" w:rsidRDefault="00E8089F" w:rsidP="00E8089F">
      <w:pPr>
        <w:rPr>
          <w:rtl/>
        </w:rPr>
      </w:pPr>
      <w:r w:rsidRPr="005C3FF1">
        <w:rPr>
          <w:rStyle w:val="afffa"/>
          <w:rFonts w:hint="cs"/>
          <w:rtl/>
        </w:rPr>
        <w:t>א.</w:t>
      </w:r>
      <w:r w:rsidRPr="007435EB">
        <w:rPr>
          <w:rFonts w:ascii="Fb Fontext" w:hAnsi="Fb Fontext" w:hint="cs"/>
          <w:rtl/>
        </w:rPr>
        <w:t xml:space="preserve"> הך דחזי</w:t>
      </w:r>
      <w:r w:rsidRPr="007435EB">
        <w:rPr>
          <w:rFonts w:ascii="Fb Fontext" w:hAnsi="Fb Fontext"/>
          <w:rtl/>
        </w:rPr>
        <w:t>'</w:t>
      </w:r>
      <w:r w:rsidRPr="007435EB">
        <w:rPr>
          <w:rFonts w:ascii="Fb Fontext" w:hAnsi="Fb Fontext" w:hint="cs"/>
          <w:rtl/>
        </w:rPr>
        <w:t xml:space="preserve"> דתר'ח </w:t>
      </w:r>
      <w:r w:rsidRPr="007435EB">
        <w:rPr>
          <w:rFonts w:ascii="Fb Fontext" w:hAnsi="Fb Fontext"/>
          <w:rtl/>
        </w:rPr>
        <w:t>לא אמרו טומאת התהום אלא למת בלבד.</w:t>
      </w:r>
    </w:p>
    <w:p w14:paraId="49ECFD21" w14:textId="77777777" w:rsidR="00E8089F" w:rsidRPr="007435EB" w:rsidRDefault="00E8089F" w:rsidP="00E8089F">
      <w:pPr>
        <w:rPr>
          <w:rtl/>
        </w:rPr>
      </w:pPr>
      <w:r w:rsidRPr="007435EB">
        <w:rPr>
          <w:rFonts w:hint="cs"/>
          <w:rtl/>
        </w:rPr>
        <w:t>-</w:t>
      </w:r>
      <w:r w:rsidRPr="007435EB">
        <w:rPr>
          <w:rtl/>
        </w:rPr>
        <w:t>למעוטי טומאת התהום דשרץ</w:t>
      </w:r>
      <w:r w:rsidRPr="007435EB">
        <w:rPr>
          <w:rFonts w:hint="cs"/>
          <w:rtl/>
        </w:rPr>
        <w:t xml:space="preserve"> ולא מייר בבעלים דאי בנזיר</w:t>
      </w:r>
      <w:r w:rsidRPr="00AC0CB1">
        <w:rPr>
          <w:rStyle w:val="af2"/>
          <w:rFonts w:hint="cs"/>
          <w:rtl/>
        </w:rPr>
        <w:t xml:space="preserve"> '</w:t>
      </w:r>
      <w:r w:rsidRPr="00AC0CB1">
        <w:rPr>
          <w:rStyle w:val="af2"/>
          <w:rtl/>
        </w:rPr>
        <w:t>כי ימות מת עליו</w:t>
      </w:r>
      <w:r w:rsidRPr="00AC0CB1">
        <w:rPr>
          <w:rStyle w:val="af2"/>
          <w:rFonts w:hint="cs"/>
          <w:rtl/>
        </w:rPr>
        <w:t>'</w:t>
      </w:r>
      <w:r w:rsidRPr="00AC0CB1">
        <w:rPr>
          <w:rStyle w:val="af2"/>
          <w:rtl/>
        </w:rPr>
        <w:t xml:space="preserve"> </w:t>
      </w:r>
      <w:r w:rsidRPr="007435EB">
        <w:rPr>
          <w:rtl/>
        </w:rPr>
        <w:t>אמר רחמנא.</w:t>
      </w:r>
    </w:p>
    <w:p w14:paraId="23B7C96F" w14:textId="77777777" w:rsidR="00E8089F" w:rsidRPr="007435EB" w:rsidRDefault="00E8089F" w:rsidP="00E8089F">
      <w:pPr>
        <w:rPr>
          <w:rFonts w:cs="Guttman Vilna"/>
          <w:b/>
          <w:bCs/>
          <w:rtl/>
        </w:rPr>
      </w:pPr>
      <w:r w:rsidRPr="007435EB">
        <w:rPr>
          <w:rFonts w:hint="cs"/>
          <w:rtl/>
        </w:rPr>
        <w:t>ו</w:t>
      </w:r>
      <w:r w:rsidRPr="007435EB">
        <w:rPr>
          <w:rtl/>
        </w:rPr>
        <w:t xml:space="preserve">לא בעושה פסח, </w:t>
      </w:r>
      <w:r w:rsidRPr="007435EB">
        <w:rPr>
          <w:rFonts w:hint="cs"/>
          <w:rtl/>
        </w:rPr>
        <w:t>למ</w:t>
      </w:r>
      <w:r w:rsidRPr="007435EB">
        <w:rPr>
          <w:rtl/>
        </w:rPr>
        <w:t>"</w:t>
      </w:r>
      <w:r w:rsidRPr="007435EB">
        <w:rPr>
          <w:rFonts w:hint="cs"/>
          <w:rtl/>
        </w:rPr>
        <w:t>ד</w:t>
      </w:r>
      <w:r w:rsidRPr="007435EB">
        <w:rPr>
          <w:rtl/>
        </w:rPr>
        <w:t xml:space="preserve"> אין שוחטין וזורקין על טמאי שרץ.</w:t>
      </w:r>
    </w:p>
    <w:p w14:paraId="5CB7771F" w14:textId="77777777" w:rsidR="00E8089F" w:rsidRPr="007435EB" w:rsidRDefault="00E8089F" w:rsidP="00E8089F">
      <w:pPr>
        <w:rPr>
          <w:rFonts w:cs="Guttman Vilna"/>
          <w:b/>
          <w:bCs/>
          <w:rtl/>
        </w:rPr>
      </w:pPr>
      <w:r w:rsidRPr="007435EB">
        <w:rPr>
          <w:rFonts w:hint="cs"/>
          <w:rtl/>
        </w:rPr>
        <w:t>ולמ</w:t>
      </w:r>
      <w:r w:rsidRPr="007435EB">
        <w:rPr>
          <w:rtl/>
        </w:rPr>
        <w:t>"</w:t>
      </w:r>
      <w:r w:rsidRPr="007435EB">
        <w:rPr>
          <w:rFonts w:hint="cs"/>
          <w:rtl/>
        </w:rPr>
        <w:t xml:space="preserve">ד </w:t>
      </w:r>
      <w:r w:rsidRPr="007435EB">
        <w:rPr>
          <w:rtl/>
        </w:rPr>
        <w:t xml:space="preserve">שוחטין וזורקין על טמאי שרץ, </w:t>
      </w:r>
      <w:r w:rsidRPr="007435EB">
        <w:rPr>
          <w:rFonts w:hint="cs"/>
          <w:rtl/>
        </w:rPr>
        <w:t>אי טומאה ידועה הותרה כ</w:t>
      </w:r>
      <w:r w:rsidRPr="007435EB">
        <w:rPr>
          <w:rtl/>
        </w:rPr>
        <w:t>"</w:t>
      </w:r>
      <w:r w:rsidRPr="007435EB">
        <w:rPr>
          <w:rFonts w:hint="cs"/>
          <w:rtl/>
        </w:rPr>
        <w:t>ש טומאת התהום.</w:t>
      </w:r>
    </w:p>
    <w:p w14:paraId="0561CB43" w14:textId="77777777" w:rsidR="00E8089F" w:rsidRPr="007435EB" w:rsidRDefault="00E8089F" w:rsidP="00E8089F">
      <w:pPr>
        <w:rPr>
          <w:rtl/>
        </w:rPr>
      </w:pPr>
      <w:r w:rsidRPr="007435EB">
        <w:rPr>
          <w:rFonts w:ascii="Fb Fontext" w:hAnsi="Fb Fontext"/>
          <w:sz w:val="20"/>
          <w:rtl/>
        </w:rPr>
        <w:t xml:space="preserve">אלא לאו בכהן, </w:t>
      </w:r>
      <w:r w:rsidRPr="007435EB">
        <w:rPr>
          <w:rFonts w:ascii="Fb Fontext" w:hAnsi="Fb Fontext" w:hint="cs"/>
          <w:sz w:val="20"/>
          <w:rtl/>
        </w:rPr>
        <w:t>וש</w:t>
      </w:r>
      <w:r w:rsidRPr="007435EB">
        <w:rPr>
          <w:rFonts w:ascii="Fb Fontext" w:hAnsi="Fb Fontext"/>
          <w:sz w:val="20"/>
          <w:rtl/>
        </w:rPr>
        <w:t>"</w:t>
      </w:r>
      <w:r w:rsidRPr="007435EB">
        <w:rPr>
          <w:rFonts w:ascii="Fb Fontext" w:hAnsi="Fb Fontext" w:hint="cs"/>
          <w:sz w:val="20"/>
          <w:rtl/>
        </w:rPr>
        <w:t>מ</w:t>
      </w:r>
      <w:r w:rsidRPr="007435EB">
        <w:rPr>
          <w:rFonts w:ascii="Fb Fontext" w:hAnsi="Fb Fontext"/>
          <w:sz w:val="20"/>
          <w:rtl/>
        </w:rPr>
        <w:t>: הותרה לו טומאת התהום.</w:t>
      </w:r>
    </w:p>
    <w:p w14:paraId="13BF8B81" w14:textId="77777777" w:rsidR="00E8089F" w:rsidRPr="007435EB" w:rsidRDefault="00E8089F" w:rsidP="00E8089F">
      <w:pPr>
        <w:rPr>
          <w:rtl/>
        </w:rPr>
      </w:pPr>
      <w:r w:rsidRPr="005C3FF1">
        <w:rPr>
          <w:rStyle w:val="afffa"/>
          <w:rFonts w:hint="cs"/>
          <w:rtl/>
        </w:rPr>
        <w:t xml:space="preserve">דחה </w:t>
      </w:r>
      <w:r w:rsidRPr="005C3FF1">
        <w:rPr>
          <w:rStyle w:val="afffa"/>
          <w:rtl/>
        </w:rPr>
        <w:t>רב יוסף</w:t>
      </w:r>
      <w:r w:rsidRPr="007435EB">
        <w:rPr>
          <w:rtl/>
        </w:rPr>
        <w:t>: לא, לעולם בבעלים, ובפסח, ולמעוטי טומאת התהום דזיבה.</w:t>
      </w:r>
    </w:p>
    <w:p w14:paraId="36579640" w14:textId="77777777" w:rsidR="00E8089F" w:rsidRPr="007435EB" w:rsidRDefault="00E8089F" w:rsidP="00E8089F">
      <w:pPr>
        <w:rPr>
          <w:rtl/>
        </w:rPr>
      </w:pPr>
      <w:r w:rsidRPr="007435EB">
        <w:rPr>
          <w:rFonts w:ascii="Fb Fontext" w:hAnsi="Fb Fontext"/>
          <w:rtl/>
        </w:rPr>
        <w:t>- וטומאת תהום דזיבה לא מרצה.</w:t>
      </w:r>
    </w:p>
    <w:p w14:paraId="592BEC8A" w14:textId="77777777" w:rsidR="00E8089F" w:rsidRPr="007435EB" w:rsidRDefault="00E8089F" w:rsidP="00E8089F">
      <w:pPr>
        <w:rPr>
          <w:rtl/>
        </w:rPr>
      </w:pPr>
      <w:r w:rsidRPr="00F46A1C">
        <w:rPr>
          <w:rStyle w:val="affffd"/>
          <w:rFonts w:hint="cs"/>
          <w:rtl/>
        </w:rPr>
        <w:t>והך</w:t>
      </w:r>
      <w:r w:rsidRPr="007435EB">
        <w:rPr>
          <w:rFonts w:hint="cs"/>
          <w:rtl/>
        </w:rPr>
        <w:t xml:space="preserve"> דלרבי יוסי </w:t>
      </w:r>
      <w:r w:rsidRPr="007435EB">
        <w:rPr>
          <w:rtl/>
        </w:rPr>
        <w:t xml:space="preserve">שומרת יום כנגד יום ששחטו וזרקו עליה </w:t>
      </w:r>
      <w:r w:rsidRPr="007435EB">
        <w:rPr>
          <w:rFonts w:hint="cs"/>
          <w:rtl/>
        </w:rPr>
        <w:t>ב</w:t>
      </w:r>
      <w:r w:rsidRPr="007435EB">
        <w:rPr>
          <w:rtl/>
        </w:rPr>
        <w:t>שני שלה ואח"</w:t>
      </w:r>
      <w:r w:rsidRPr="007435EB">
        <w:rPr>
          <w:rFonts w:hint="cs"/>
          <w:rtl/>
        </w:rPr>
        <w:t>כ</w:t>
      </w:r>
      <w:r w:rsidRPr="007435EB">
        <w:rPr>
          <w:rtl/>
        </w:rPr>
        <w:t xml:space="preserve"> ראתה.</w:t>
      </w:r>
    </w:p>
    <w:p w14:paraId="051E5B6E" w14:textId="77777777" w:rsidR="00E8089F" w:rsidRPr="007435EB" w:rsidRDefault="00E8089F" w:rsidP="00E8089F">
      <w:pPr>
        <w:rPr>
          <w:rtl/>
        </w:rPr>
      </w:pPr>
      <w:r w:rsidRPr="007435EB">
        <w:rPr>
          <w:rtl/>
        </w:rPr>
        <w:t>- אינה אוכלת ופטורה מלעשות פסח שני.</w:t>
      </w:r>
    </w:p>
    <w:p w14:paraId="78A630A6" w14:textId="77777777" w:rsidR="00E8089F" w:rsidRPr="007435EB" w:rsidRDefault="00E8089F" w:rsidP="00E8089F">
      <w:pPr>
        <w:rPr>
          <w:rtl/>
        </w:rPr>
      </w:pPr>
      <w:r w:rsidRPr="007435EB">
        <w:rPr>
          <w:rFonts w:ascii="Fb Fontext" w:hAnsi="Fb Fontext"/>
          <w:sz w:val="20"/>
          <w:rtl/>
        </w:rPr>
        <w:t xml:space="preserve">טעמא </w:t>
      </w:r>
      <w:r w:rsidRPr="007435EB">
        <w:rPr>
          <w:rFonts w:ascii="Fb Fontext" w:hAnsi="Fb Fontext" w:hint="cs"/>
          <w:sz w:val="20"/>
          <w:rtl/>
        </w:rPr>
        <w:t>ל</w:t>
      </w:r>
      <w:r w:rsidRPr="007435EB">
        <w:rPr>
          <w:rFonts w:ascii="Fb Fontext" w:hAnsi="Fb Fontext"/>
          <w:sz w:val="20"/>
          <w:rtl/>
        </w:rPr>
        <w:t>או משום דמרצה ציץ</w:t>
      </w:r>
      <w:r w:rsidRPr="007435EB">
        <w:rPr>
          <w:rFonts w:ascii="Fb Fontext" w:hAnsi="Fb Fontext" w:hint="cs"/>
          <w:sz w:val="20"/>
          <w:rtl/>
        </w:rPr>
        <w:t xml:space="preserve"> אלא דס</w:t>
      </w:r>
      <w:r w:rsidRPr="007435EB">
        <w:rPr>
          <w:rFonts w:ascii="Fb Fontext" w:hAnsi="Fb Fontext"/>
          <w:sz w:val="20"/>
          <w:rtl/>
        </w:rPr>
        <w:t>"</w:t>
      </w:r>
      <w:r w:rsidRPr="007435EB">
        <w:rPr>
          <w:rFonts w:ascii="Fb Fontext" w:hAnsi="Fb Fontext" w:hint="cs"/>
          <w:sz w:val="20"/>
          <w:rtl/>
        </w:rPr>
        <w:t>ל ד</w:t>
      </w:r>
      <w:r w:rsidRPr="007435EB">
        <w:rPr>
          <w:rFonts w:ascii="Fb Fontext" w:hAnsi="Fb Fontext"/>
          <w:sz w:val="20"/>
          <w:rtl/>
        </w:rPr>
        <w:t>מכאן ולהבא היא מטמאה.</w:t>
      </w:r>
    </w:p>
    <w:p w14:paraId="1AA53828"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רבי יוסי: זב בעל שתי ראיות ששחטו וזרקו עליו בשביעי שלו ואח"</w:t>
      </w:r>
      <w:r w:rsidRPr="007435EB">
        <w:rPr>
          <w:rFonts w:ascii="Fb Fontext" w:hAnsi="Fb Fontext" w:hint="cs"/>
          <w:rtl/>
        </w:rPr>
        <w:t xml:space="preserve">כ </w:t>
      </w:r>
      <w:r w:rsidRPr="007435EB">
        <w:rPr>
          <w:rFonts w:ascii="Fb Fontext" w:hAnsi="Fb Fontext"/>
          <w:rtl/>
        </w:rPr>
        <w:t>ראה.</w:t>
      </w:r>
    </w:p>
    <w:p w14:paraId="4F682714" w14:textId="77777777" w:rsidR="00E8089F" w:rsidRPr="007435EB" w:rsidRDefault="00E8089F" w:rsidP="00E8089F">
      <w:pPr>
        <w:rPr>
          <w:rtl/>
        </w:rPr>
      </w:pPr>
      <w:r w:rsidRPr="007435EB">
        <w:rPr>
          <w:rtl/>
        </w:rPr>
        <w:t>וכן שומרת יום כנגד יום ששחטו וזרקו עליה בשני שלה ואח"</w:t>
      </w:r>
      <w:r w:rsidRPr="007435EB">
        <w:rPr>
          <w:rFonts w:hint="cs"/>
          <w:rtl/>
        </w:rPr>
        <w:t>כ</w:t>
      </w:r>
      <w:r w:rsidRPr="007435EB">
        <w:rPr>
          <w:rtl/>
        </w:rPr>
        <w:t xml:space="preserve"> ראתה.</w:t>
      </w:r>
    </w:p>
    <w:p w14:paraId="69B00E38" w14:textId="77777777" w:rsidR="00E8089F" w:rsidRPr="007435EB" w:rsidRDefault="00E8089F" w:rsidP="00E8089F">
      <w:pPr>
        <w:rPr>
          <w:rtl/>
        </w:rPr>
      </w:pPr>
      <w:r w:rsidRPr="007435EB">
        <w:rPr>
          <w:rtl/>
        </w:rPr>
        <w:t xml:space="preserve">- הרי אלו מטמאין משכב ומושב </w:t>
      </w:r>
      <w:r w:rsidRPr="005C3FF1">
        <w:rPr>
          <w:rStyle w:val="afffa"/>
          <w:rtl/>
        </w:rPr>
        <w:t>למפרע</w:t>
      </w:r>
      <w:r w:rsidRPr="007435EB">
        <w:rPr>
          <w:rtl/>
        </w:rPr>
        <w:t>, ופטורים מלעשות פסח שני.</w:t>
      </w:r>
    </w:p>
    <w:p w14:paraId="221E6006" w14:textId="77777777" w:rsidR="00E8089F" w:rsidRPr="007435EB" w:rsidRDefault="00E8089F" w:rsidP="00E8089F">
      <w:pPr>
        <w:rPr>
          <w:rtl/>
        </w:rPr>
      </w:pPr>
      <w:r>
        <w:rPr>
          <w:rFonts w:ascii="Fb Fontext" w:hAnsi="Fb Fontext" w:hint="cs"/>
          <w:sz w:val="20"/>
          <w:rtl/>
        </w:rPr>
        <w:t xml:space="preserve">- הך למפרע היינו מדרבנן וכן </w:t>
      </w:r>
      <w:r>
        <w:rPr>
          <w:rStyle w:val="affffd"/>
          <w:rFonts w:ascii="Fb Fontext" w:hAnsi="Fb Fontext" w:hint="cs"/>
          <w:sz w:val="20"/>
          <w:rtl/>
          <w:rPrChange w:id="10664" w:author="מנוע אמוראים" w:date="2026-10-05T16:42:03Z">
            <w:rPr>
              <w:rFonts w:ascii="Fb Fontext" w:hAnsi="Fb Fontext" w:hint="cs"/>
              <w:sz w:val="20"/>
              <w:rtl/>
            </w:rPr>
          </w:rPrChange>
        </w:rPr>
        <w:t xml:space="preserve">ר</w:t>
      </w:r>
      <w:r>
        <w:rPr>
          <w:rStyle w:val="affffd"/>
          <w:rFonts w:ascii="Fb Fontext" w:hAnsi="Fb Fontext"/>
          <w:sz w:val="20"/>
          <w:rtl/>
          <w:rPrChange w:id="10665" w:author="מנוע אמוראים" w:date="2026-10-05T16:42:03Z">
            <w:rPr>
              <w:rFonts w:ascii="Fb Fontext" w:hAnsi="Fb Fontext"/>
              <w:sz w:val="20"/>
              <w:rtl/>
            </w:rPr>
          </w:rPrChange>
        </w:rPr>
        <w:t xml:space="preserve">"</w:t>
      </w:r>
      <w:r>
        <w:rPr>
          <w:rStyle w:val="affffd"/>
          <w:rFonts w:ascii="Fb Fontext" w:hAnsi="Fb Fontext" w:hint="cs"/>
          <w:sz w:val="20"/>
          <w:rtl/>
          <w:rPrChange w:id="10666" w:author="מנוע אמוראים" w:date="2026-10-05T16:42:03Z">
            <w:rPr>
              <w:rFonts w:ascii="Fb Fontext" w:hAnsi="Fb Fontext" w:hint="cs"/>
              <w:sz w:val="20"/>
              <w:rtl/>
            </w:rPr>
          </w:rPrChange>
        </w:rPr>
        <w:t xml:space="preserve">א</w:t>
      </w:r>
      <w:r>
        <w:rPr>
          <w:rFonts w:ascii="Fb Fontext" w:hAnsi="Fb Fontext" w:hint="cs"/>
          <w:sz w:val="20"/>
          <w:rtl/>
        </w:rPr>
        <w:t xml:space="preserve"> ס</w:t>
      </w:r>
      <w:r w:rsidRPr="007435EB">
        <w:rPr>
          <w:rFonts w:ascii="Fb Fontext" w:hAnsi="Fb Fontext"/>
          <w:sz w:val="20"/>
          <w:rtl/>
        </w:rPr>
        <w:t>"</w:t>
      </w:r>
      <w:r w:rsidRPr="007435EB">
        <w:rPr>
          <w:rFonts w:ascii="Fb Fontext" w:hAnsi="Fb Fontext" w:hint="cs"/>
          <w:sz w:val="20"/>
          <w:rtl/>
        </w:rPr>
        <w:t>ל.</w:t>
      </w:r>
    </w:p>
    <w:p w14:paraId="02568C51" w14:textId="77777777" w:rsidR="00E8089F" w:rsidRPr="007435EB" w:rsidRDefault="00E8089F" w:rsidP="00E8089F">
      <w:pPr>
        <w:rPr>
          <w:rtl/>
        </w:rPr>
      </w:pPr>
      <w:r>
        <w:rPr>
          <w:rFonts w:ascii="Fb Fontext" w:hAnsi="Fb Fontext"/>
          <w:rtl/>
        </w:rPr>
        <w:t xml:space="preserve">דתניא, </w:t>
      </w:r>
      <w:r>
        <w:rPr>
          <w:rStyle w:val="affffd"/>
          <w:rFonts w:ascii="Fb Fontext" w:hAnsi="Fb Fontext"/>
          <w:rtl/>
          <w:rPrChange w:id="10667" w:author="מנוע אמוראים" w:date="2026-10-05T16:42:03Z">
            <w:rPr>
              <w:rFonts w:ascii="Fb Fontext" w:hAnsi="Fb Fontext"/>
              <w:rtl/>
            </w:rPr>
          </w:rPrChange>
        </w:rPr>
        <w:t xml:space="preserve">ר"</w:t>
      </w:r>
      <w:r>
        <w:rPr>
          <w:rStyle w:val="affffd"/>
          <w:rFonts w:ascii="Fb Fontext" w:hAnsi="Fb Fontext" w:hint="cs"/>
          <w:rtl/>
          <w:rPrChange w:id="10668" w:author="מנוע אמוראים" w:date="2026-10-05T16:42:03Z">
            <w:rPr>
              <w:rFonts w:ascii="Fb Fontext" w:hAnsi="Fb Fontext" w:hint="cs"/>
              <w:rtl/>
            </w:rPr>
          </w:rPrChange>
        </w:rPr>
        <w:t xml:space="preserve">א</w:t>
      </w:r>
      <w:r w:rsidRPr="007435EB">
        <w:rPr>
          <w:rFonts w:ascii="Fb Fontext" w:hAnsi="Fb Fontext"/>
          <w:rtl/>
        </w:rPr>
        <w:t xml:space="preserve"> אומר: אבל זב שראה בשביעי שלו - סותר את שלפניו.</w:t>
      </w:r>
    </w:p>
    <w:p w14:paraId="4D51B380" w14:textId="77777777" w:rsidR="00E8089F" w:rsidRPr="007435EB" w:rsidRDefault="00E8089F" w:rsidP="00E8089F">
      <w:pPr>
        <w:rPr>
          <w:rtl/>
        </w:rPr>
      </w:pPr>
      <w:r w:rsidRPr="007435EB">
        <w:rPr>
          <w:rtl/>
        </w:rPr>
        <w:t>וא"</w:t>
      </w:r>
      <w:r>
        <w:rPr>
          <w:rFonts w:hint="cs"/>
          <w:rtl/>
        </w:rPr>
        <w:t xml:space="preserve">ל </w:t>
      </w:r>
      <w:r>
        <w:rPr>
          <w:rStyle w:val="affffd"/>
          <w:rFonts w:hint="cs"/>
          <w:rtl/>
          <w:rPrChange w:id="10669" w:author="מנוע אמוראים" w:date="2026-10-05T16:42:03Z">
            <w:rPr>
              <w:rFonts w:hint="cs"/>
              <w:rtl/>
            </w:rPr>
          </w:rPrChange>
        </w:rPr>
        <w:t xml:space="preserve">רי</w:t>
      </w:r>
      <w:r>
        <w:rPr>
          <w:rStyle w:val="affffd"/>
          <w:rtl/>
          <w:rPrChange w:id="10670" w:author="מנוע אמוראים" w:date="2026-10-05T16:42:03Z">
            <w:rPr>
              <w:rtl/>
            </w:rPr>
          </w:rPrChange>
        </w:rPr>
        <w:t xml:space="preserve">"</w:t>
      </w:r>
      <w:r>
        <w:rPr>
          <w:rStyle w:val="affffd"/>
          <w:rFonts w:hint="cs"/>
          <w:rtl/>
          <w:rPrChange w:id="10671" w:author="מנוע אמוראים" w:date="2026-10-05T16:42:03Z">
            <w:rPr>
              <w:rFonts w:hint="cs"/>
              <w:rtl/>
            </w:rPr>
          </w:rPrChange>
        </w:rPr>
        <w:t xml:space="preserve">ו</w:t>
      </w:r>
      <w:r w:rsidRPr="007435EB">
        <w:rPr>
          <w:rtl/>
        </w:rPr>
        <w:t xml:space="preserve">: לא יסתור </w:t>
      </w:r>
      <w:r w:rsidRPr="007435EB">
        <w:rPr>
          <w:rFonts w:hint="cs"/>
          <w:rtl/>
        </w:rPr>
        <w:t xml:space="preserve">ולא </w:t>
      </w:r>
      <w:r w:rsidRPr="007435EB">
        <w:rPr>
          <w:rtl/>
        </w:rPr>
        <w:t xml:space="preserve">יומו </w:t>
      </w:r>
      <w:r w:rsidRPr="007435EB">
        <w:rPr>
          <w:rFonts w:hint="cs"/>
          <w:rtl/>
        </w:rPr>
        <w:t>[דממ</w:t>
      </w:r>
      <w:r w:rsidRPr="007435EB">
        <w:rPr>
          <w:rtl/>
        </w:rPr>
        <w:t>"</w:t>
      </w:r>
      <w:r w:rsidRPr="007435EB">
        <w:rPr>
          <w:rFonts w:hint="cs"/>
          <w:rtl/>
        </w:rPr>
        <w:t>נ הוא אי למפרע אזי מתחילה ואי לא אזי גם באותו יום לא]</w:t>
      </w:r>
    </w:p>
    <w:p w14:paraId="5260188F" w14:textId="77777777" w:rsidR="00E8089F" w:rsidRPr="007435EB" w:rsidRDefault="00E8089F" w:rsidP="00E8089F">
      <w:pPr>
        <w:rPr>
          <w:rtl/>
        </w:rPr>
      </w:pPr>
      <w:r w:rsidRPr="007435EB">
        <w:rPr>
          <w:rtl/>
        </w:rPr>
        <w:t>- ואמר ליה: רבי יוסי קאי כוותך.</w:t>
      </w:r>
    </w:p>
    <w:p w14:paraId="4B9AF55F" w14:textId="77777777" w:rsidR="00E8089F" w:rsidRPr="007435EB" w:rsidRDefault="00E8089F" w:rsidP="00E8089F">
      <w:pPr>
        <w:rPr>
          <w:rtl/>
        </w:rPr>
      </w:pPr>
      <w:r w:rsidRPr="007435EB">
        <w:rPr>
          <w:rFonts w:hint="cs"/>
          <w:rtl/>
        </w:rPr>
        <w:t>ו</w:t>
      </w:r>
      <w:r w:rsidR="00127038">
        <w:rPr>
          <w:rFonts w:hint="cs"/>
          <w:rtl/>
        </w:rPr>
        <w:t>אף</w:t>
      </w:r>
      <w:r w:rsidRPr="007435EB">
        <w:rPr>
          <w:rFonts w:hint="cs"/>
          <w:rtl/>
        </w:rPr>
        <w:t xml:space="preserve"> ד</w:t>
      </w:r>
      <w:r w:rsidRPr="007435EB">
        <w:rPr>
          <w:rtl/>
        </w:rPr>
        <w:t xml:space="preserve">רבי יוסי אומר מטמאין משכב ומושב למפרע! אלא </w:t>
      </w:r>
      <w:r w:rsidRPr="007435EB">
        <w:rPr>
          <w:rFonts w:hint="cs"/>
          <w:rtl/>
        </w:rPr>
        <w:t>ש</w:t>
      </w:r>
      <w:r w:rsidRPr="007435EB">
        <w:rPr>
          <w:rtl/>
        </w:rPr>
        <w:t>"</w:t>
      </w:r>
      <w:r w:rsidRPr="007435EB">
        <w:rPr>
          <w:rFonts w:hint="cs"/>
          <w:rtl/>
        </w:rPr>
        <w:t>מ</w:t>
      </w:r>
      <w:r w:rsidRPr="007435EB">
        <w:rPr>
          <w:rtl/>
        </w:rPr>
        <w:t>: מטמא למפרע מדרבנן.</w:t>
      </w:r>
    </w:p>
    <w:p w14:paraId="12C42C09" w14:textId="77777777" w:rsidR="00E8089F" w:rsidRPr="007435EB" w:rsidRDefault="00E8089F" w:rsidP="00E8089F">
      <w:pPr>
        <w:rPr>
          <w:rtl/>
        </w:rPr>
      </w:pPr>
      <w:r w:rsidRPr="007435EB">
        <w:rPr>
          <w:rFonts w:hint="cs"/>
          <w:rtl/>
        </w:rPr>
        <w:t>והקשתה הגמ' דא</w:t>
      </w:r>
      <w:r w:rsidRPr="007435EB">
        <w:rPr>
          <w:rtl/>
        </w:rPr>
        <w:t>"</w:t>
      </w:r>
      <w:r w:rsidRPr="007435EB">
        <w:rPr>
          <w:rFonts w:hint="cs"/>
          <w:rtl/>
        </w:rPr>
        <w:t xml:space="preserve">ה </w:t>
      </w:r>
      <w:r w:rsidRPr="007435EB">
        <w:rPr>
          <w:rtl/>
        </w:rPr>
        <w:t>לרבי יוסי, דאמר מכאן ולהבא הוא מטמא למת בלבד למעוטי מאי? נפשוט מינה דבכהן והותרה לו טומאת התהום.</w:t>
      </w:r>
    </w:p>
    <w:p w14:paraId="0ADA05AD" w14:textId="77777777" w:rsidR="00E8089F" w:rsidRPr="007435EB" w:rsidRDefault="00E8089F" w:rsidP="00E8089F">
      <w:pPr>
        <w:rPr>
          <w:rtl/>
        </w:rPr>
      </w:pPr>
      <w:r w:rsidRPr="007435EB">
        <w:rPr>
          <w:rFonts w:hint="cs"/>
          <w:rtl/>
        </w:rPr>
        <w:t>- אלא</w:t>
      </w:r>
      <w:r w:rsidRPr="007435EB">
        <w:rPr>
          <w:rtl/>
        </w:rPr>
        <w:t>: לעולם בבעלים ובפסח, וקסבר: אין שוחטין וזורקין על טמאי שרץ, ואיצטריך למעוטי.</w:t>
      </w:r>
    </w:p>
    <w:p w14:paraId="69187E5C" w14:textId="77777777" w:rsidR="00E8089F" w:rsidRPr="007435EB" w:rsidRDefault="00E8089F" w:rsidP="00E8089F">
      <w:pPr>
        <w:rPr>
          <w:rtl/>
        </w:rPr>
      </w:pPr>
      <w:r w:rsidRPr="007435EB">
        <w:rPr>
          <w:rFonts w:hint="cs"/>
          <w:rtl/>
        </w:rPr>
        <w:t>ולרבי יוסי זבה גמורה משכח</w:t>
      </w:r>
      <w:r w:rsidRPr="007435EB">
        <w:rPr>
          <w:rtl/>
        </w:rPr>
        <w:t>"</w:t>
      </w:r>
      <w:r w:rsidRPr="007435EB">
        <w:rPr>
          <w:rFonts w:hint="cs"/>
          <w:rtl/>
        </w:rPr>
        <w:t>ל בשופעת א</w:t>
      </w:r>
      <w:r w:rsidRPr="007435EB">
        <w:rPr>
          <w:rtl/>
        </w:rPr>
        <w:t>"</w:t>
      </w:r>
      <w:r w:rsidRPr="007435EB">
        <w:rPr>
          <w:rFonts w:hint="cs"/>
          <w:rtl/>
        </w:rPr>
        <w:t>נ שראתה כל שני בין השמשות.</w:t>
      </w:r>
    </w:p>
    <w:p w14:paraId="6BB47852" w14:textId="7913B259" w:rsidR="00E8089F" w:rsidRPr="007435EB" w:rsidRDefault="00F47631" w:rsidP="00F47631">
      <w:pPr>
        <w:pStyle w:val="affd"/>
        <w:rPr>
          <w:bCs/>
          <w:rtl/>
        </w:rPr>
      </w:pPr>
      <w:r>
        <w:rPr>
          <w:rFonts w:hint="cs"/>
          <w:rtl/>
        </w:rPr>
        <w:t>***</w:t>
      </w:r>
    </w:p>
    <w:p w14:paraId="0578C705" w14:textId="268B691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בעי</w:t>
      </w:r>
      <w:r w:rsidR="00E8089F" w:rsidRPr="007435EB">
        <w:rPr>
          <w:rFonts w:ascii="Fb Fontext" w:hAnsi="Fb Fontext"/>
          <w:rtl/>
        </w:rPr>
        <w:t xml:space="preserve"> </w:t>
      </w:r>
      <w:r w:rsidR="00E8089F" w:rsidRPr="005C3FF1">
        <w:rPr>
          <w:rStyle w:val="afffa"/>
          <w:rtl/>
        </w:rPr>
        <w:t>רב יוסף</w:t>
      </w:r>
      <w:r w:rsidR="00E8089F" w:rsidRPr="005C3FF1">
        <w:rPr>
          <w:rStyle w:val="afffa"/>
          <w:rFonts w:hint="cs"/>
          <w:rtl/>
        </w:rPr>
        <w:t xml:space="preserve"> </w:t>
      </w:r>
      <w:r w:rsidR="00E8089F" w:rsidRPr="007435EB">
        <w:rPr>
          <w:rFonts w:ascii="Fb Fontext" w:hAnsi="Fb Fontext" w:hint="cs"/>
          <w:rtl/>
        </w:rPr>
        <w:t>את</w:t>
      </w:r>
      <w:r w:rsidR="00E8089F" w:rsidRPr="007435EB">
        <w:rPr>
          <w:rFonts w:ascii="Fb Fontext" w:hAnsi="Fb Fontext"/>
          <w:rtl/>
        </w:rPr>
        <w:t>"</w:t>
      </w:r>
      <w:r w:rsidR="00E8089F" w:rsidRPr="007435EB">
        <w:rPr>
          <w:rFonts w:ascii="Fb Fontext" w:hAnsi="Fb Fontext" w:hint="cs"/>
          <w:rtl/>
        </w:rPr>
        <w:t xml:space="preserve">ל </w:t>
      </w:r>
      <w:r w:rsidR="00E8089F" w:rsidRPr="007435EB">
        <w:rPr>
          <w:rFonts w:ascii="Fb Fontext" w:hAnsi="Fb Fontext"/>
          <w:rtl/>
        </w:rPr>
        <w:t xml:space="preserve">כהן המרצה בקרבנותיהן (של נזיר ועושה פסח) הותרה לו טומאת התהום, כהן המרצה בתמיד מאי? </w:t>
      </w:r>
      <w:r w:rsidR="00E8089F" w:rsidRPr="007435EB">
        <w:rPr>
          <w:rFonts w:ascii="Fb Fontext" w:hAnsi="Fb Fontext" w:hint="cs"/>
          <w:rtl/>
        </w:rPr>
        <w:t>אי גמירי טומאת התהום לפסח ולא לתמיד או יליף תמיד מפסח.</w:t>
      </w:r>
    </w:p>
    <w:p w14:paraId="0577CD95" w14:textId="77777777" w:rsidR="00E8089F" w:rsidRPr="007435EB" w:rsidRDefault="00E8089F" w:rsidP="00E8089F">
      <w:pPr>
        <w:rPr>
          <w:rtl/>
        </w:rPr>
      </w:pPr>
      <w:r w:rsidRPr="007435EB">
        <w:rPr>
          <w:rFonts w:hint="cs"/>
          <w:rtl/>
        </w:rPr>
        <w:t>ואין לומר ק</w:t>
      </w:r>
      <w:r w:rsidRPr="007435EB">
        <w:rPr>
          <w:rtl/>
        </w:rPr>
        <w:t>"</w:t>
      </w:r>
      <w:r w:rsidRPr="007435EB">
        <w:rPr>
          <w:rFonts w:hint="cs"/>
          <w:rtl/>
        </w:rPr>
        <w:t>ו מ</w:t>
      </w:r>
      <w:r w:rsidRPr="007435EB">
        <w:rPr>
          <w:rtl/>
        </w:rPr>
        <w:t>מקום שלא הותרה לו טומאה ידועה</w:t>
      </w:r>
      <w:r w:rsidRPr="007435EB">
        <w:rPr>
          <w:rFonts w:hint="cs"/>
          <w:rtl/>
        </w:rPr>
        <w:t xml:space="preserve"> למקום שהותרה טומאה ידועה להתיר טומאת תהום.</w:t>
      </w:r>
    </w:p>
    <w:p w14:paraId="60167A89" w14:textId="77777777" w:rsidR="00E8089F" w:rsidRPr="007435EB" w:rsidRDefault="00E8089F" w:rsidP="00E8089F">
      <w:pPr>
        <w:rPr>
          <w:rtl/>
        </w:rPr>
      </w:pPr>
      <w:r w:rsidRPr="007435EB">
        <w:rPr>
          <w:rFonts w:hint="cs"/>
          <w:rtl/>
        </w:rPr>
        <w:t>דלא דייני ק</w:t>
      </w:r>
      <w:r w:rsidRPr="007435EB">
        <w:rPr>
          <w:rtl/>
        </w:rPr>
        <w:t>"</w:t>
      </w:r>
      <w:r w:rsidRPr="007435EB">
        <w:rPr>
          <w:rFonts w:hint="cs"/>
          <w:rtl/>
        </w:rPr>
        <w:t>ו מהלכה.</w:t>
      </w:r>
    </w:p>
    <w:p w14:paraId="5967B674" w14:textId="77777777" w:rsidR="00E8089F" w:rsidRPr="007435EB" w:rsidRDefault="00E8089F" w:rsidP="00E8089F">
      <w:pPr>
        <w:rPr>
          <w:rtl/>
        </w:rPr>
      </w:pPr>
      <w:r w:rsidRPr="00F46A1C">
        <w:rPr>
          <w:rStyle w:val="affffd"/>
          <w:rFonts w:hint="cs"/>
          <w:rtl/>
        </w:rPr>
        <w:lastRenderedPageBreak/>
        <w:t>והך</w:t>
      </w:r>
      <w:r>
        <w:rPr>
          <w:rFonts w:hint="cs"/>
          <w:rtl/>
        </w:rPr>
        <w:t xml:space="preserve"> </w:t>
      </w:r>
      <w:r>
        <w:rPr>
          <w:rStyle w:val="affffd"/>
          <w:rFonts w:hint="cs"/>
          <w:rtl/>
          <w:rPrChange w:id="10672" w:author="מנוע אמוראים" w:date="2026-10-05T16:42:03Z">
            <w:rPr>
              <w:rFonts w:hint="cs"/>
              <w:rtl/>
            </w:rPr>
          </w:rPrChange>
        </w:rPr>
        <w:t xml:space="preserve">דר</w:t>
      </w:r>
      <w:r>
        <w:rPr>
          <w:rStyle w:val="affffd"/>
          <w:rtl/>
          <w:rPrChange w:id="10673" w:author="מנוע אמוראים" w:date="2026-10-05T16:42:03Z">
            <w:rPr>
              <w:rtl/>
            </w:rPr>
          </w:rPrChange>
        </w:rPr>
        <w:t xml:space="preserve">"</w:t>
      </w:r>
      <w:r>
        <w:rPr>
          <w:rStyle w:val="affffd"/>
          <w:rFonts w:hint="cs"/>
          <w:rtl/>
          <w:rPrChange w:id="10674" w:author="מנוע אמוראים" w:date="2026-10-05T16:42:03Z">
            <w:rPr>
              <w:rFonts w:hint="cs"/>
              <w:rtl/>
            </w:rPr>
          </w:rPrChange>
        </w:rPr>
        <w:t xml:space="preserve">א</w:t>
      </w:r>
      <w:r w:rsidRPr="007435EB">
        <w:rPr>
          <w:rtl/>
        </w:rPr>
        <w:t>: עקיבא, עצם כשעורה - הלכה, רביעית דם - קל וחומר, ואין דנין קל וחומר מהלכה.</w:t>
      </w:r>
    </w:p>
    <w:p w14:paraId="7ACF746D" w14:textId="77777777" w:rsidR="00E8089F" w:rsidRPr="007435EB" w:rsidRDefault="00E8089F" w:rsidP="00E8089F">
      <w:pPr>
        <w:rPr>
          <w:rtl/>
        </w:rPr>
      </w:pPr>
      <w:r w:rsidRPr="007435EB">
        <w:rPr>
          <w:rtl/>
        </w:rPr>
        <w:t>- אלא א"רא: יליף מועדו מועדו מפסח.</w:t>
      </w:r>
    </w:p>
    <w:p w14:paraId="03B27635" w14:textId="45461A4B" w:rsidR="00E8089F" w:rsidRPr="007435EB" w:rsidRDefault="00F47631" w:rsidP="00F47631">
      <w:pPr>
        <w:pStyle w:val="affd"/>
        <w:rPr>
          <w:bCs/>
          <w:rtl/>
        </w:rPr>
      </w:pPr>
      <w:r>
        <w:rPr>
          <w:rFonts w:hint="cs"/>
          <w:rtl/>
        </w:rPr>
        <w:t>***</w:t>
      </w:r>
    </w:p>
    <w:p w14:paraId="706D856D" w14:textId="77777777" w:rsidR="00E8089F" w:rsidRPr="007435EB" w:rsidRDefault="00E8089F" w:rsidP="005C3FF1">
      <w:pPr>
        <w:pStyle w:val="afff"/>
        <w:framePr w:wrap="around"/>
        <w:rPr>
          <w:rtl/>
        </w:rPr>
      </w:pPr>
      <w:r w:rsidRPr="007435EB">
        <w:rPr>
          <w:rFonts w:hint="cs"/>
          <w:rtl/>
        </w:rPr>
        <w:t>פא:</w:t>
      </w:r>
    </w:p>
    <w:p w14:paraId="34A48CF3" w14:textId="77777777" w:rsidR="00E8089F" w:rsidRPr="007435EB" w:rsidRDefault="00E8089F" w:rsidP="00E8089F">
      <w:pPr>
        <w:rPr>
          <w:rtl/>
        </w:rPr>
      </w:pPr>
      <w:r w:rsidRPr="007435EB">
        <w:rPr>
          <w:rFonts w:ascii="Fb Fontext" w:hAnsi="Fb Fontext"/>
          <w:rtl/>
        </w:rPr>
        <w:t>וטומאת התהום</w:t>
      </w:r>
      <w:r w:rsidRPr="007435EB">
        <w:rPr>
          <w:rFonts w:ascii="Fb Fontext" w:hAnsi="Fb Fontext" w:hint="cs"/>
          <w:rtl/>
        </w:rPr>
        <w:t>:</w:t>
      </w:r>
      <w:r w:rsidRPr="007435EB">
        <w:rPr>
          <w:rFonts w:ascii="Fb Fontext" w:hAnsi="Fb Fontext"/>
          <w:rtl/>
        </w:rPr>
        <w:t xml:space="preserve"> </w:t>
      </w:r>
      <w:r w:rsidRPr="007435EB">
        <w:rPr>
          <w:rFonts w:ascii="Fb Fontext" w:hAnsi="Fb Fontext" w:hint="cs"/>
          <w:rtl/>
        </w:rPr>
        <w:t xml:space="preserve">- </w:t>
      </w:r>
      <w:r w:rsidRPr="005C3FF1">
        <w:rPr>
          <w:rStyle w:val="afffa"/>
          <w:rFonts w:hint="cs"/>
          <w:rtl/>
        </w:rPr>
        <w:t>הלכתא</w:t>
      </w:r>
      <w:r w:rsidRPr="007435EB">
        <w:rPr>
          <w:rFonts w:ascii="Fb Fontext" w:hAnsi="Fb Fontext" w:hint="cs"/>
          <w:rtl/>
        </w:rPr>
        <w:t xml:space="preserve"> גמירי לה וקרא אסמכתא בעלמא.</w:t>
      </w:r>
    </w:p>
    <w:p w14:paraId="27C024EA" w14:textId="77777777" w:rsidR="00E8089F" w:rsidRPr="007435EB" w:rsidRDefault="00E8089F" w:rsidP="00E8089F">
      <w:pPr>
        <w:rPr>
          <w:rFonts w:cs="Guttman Vilna"/>
          <w:b/>
          <w:bCs/>
          <w:rtl/>
        </w:rPr>
      </w:pPr>
      <w:r>
        <w:rPr>
          <w:rFonts w:hint="cs"/>
          <w:rtl/>
        </w:rPr>
        <w:t xml:space="preserve">דאין לומר בנזיר -</w:t>
      </w:r>
      <w:r>
        <w:rPr>
          <w:rStyle w:val="affffd"/>
          <w:rFonts w:hint="cs"/>
          <w:rtl/>
          <w:rPrChange w:id="10675" w:author="מנוע אמוראים" w:date="2026-10-05T16:42:03Z">
            <w:rPr>
              <w:rFonts w:hint="cs"/>
              <w:rtl/>
            </w:rPr>
          </w:rPrChange>
        </w:rPr>
        <w:t xml:space="preserve">ר</w:t>
      </w:r>
      <w:r>
        <w:rPr>
          <w:rStyle w:val="affffd"/>
          <w:rtl/>
          <w:rPrChange w:id="10676" w:author="מנוע אמוראים" w:date="2026-10-05T16:42:03Z">
            <w:rPr>
              <w:rtl/>
            </w:rPr>
          </w:rPrChange>
        </w:rPr>
        <w:t xml:space="preserve">"</w:t>
      </w:r>
      <w:r>
        <w:rPr>
          <w:rStyle w:val="affffd"/>
          <w:rFonts w:hint="cs"/>
          <w:rtl/>
          <w:rPrChange w:id="10677" w:author="מנוע אמוראים" w:date="2026-10-05T16:42:03Z">
            <w:rPr>
              <w:rFonts w:hint="cs"/>
              <w:rtl/>
            </w:rPr>
          </w:rPrChange>
        </w:rPr>
        <w:t xml:space="preserve">א</w:t>
      </w:r>
      <w:r w:rsidRPr="00AC0CB1">
        <w:rPr>
          <w:rStyle w:val="af2"/>
          <w:rFonts w:hint="cs"/>
          <w:rtl/>
        </w:rPr>
        <w:t xml:space="preserve"> '</w:t>
      </w:r>
      <w:r w:rsidRPr="00AC0CB1">
        <w:rPr>
          <w:rStyle w:val="af2"/>
          <w:rtl/>
        </w:rPr>
        <w:t>וכי ימות מת עליו</w:t>
      </w:r>
      <w:r w:rsidRPr="00AC0CB1">
        <w:rPr>
          <w:rStyle w:val="af2"/>
          <w:rFonts w:hint="cs"/>
          <w:rtl/>
        </w:rPr>
        <w:t>'</w:t>
      </w:r>
      <w:r w:rsidRPr="00AC0CB1">
        <w:rPr>
          <w:rStyle w:val="af2"/>
          <w:rtl/>
        </w:rPr>
        <w:t xml:space="preserve"> </w:t>
      </w:r>
      <w:r w:rsidRPr="007435EB">
        <w:rPr>
          <w:rtl/>
        </w:rPr>
        <w:t>- במחוורת עליו.</w:t>
      </w:r>
    </w:p>
    <w:p w14:paraId="1154E84C" w14:textId="77777777" w:rsidR="00E8089F" w:rsidRPr="007435EB" w:rsidRDefault="00E8089F" w:rsidP="00E8089F">
      <w:pPr>
        <w:rPr>
          <w:rFonts w:cs="Guttman Vilna"/>
          <w:b/>
          <w:bCs/>
          <w:rtl/>
        </w:rPr>
      </w:pPr>
      <w:r w:rsidRPr="007435EB">
        <w:rPr>
          <w:rFonts w:hint="cs"/>
          <w:rtl/>
        </w:rPr>
        <w:t>ב</w:t>
      </w:r>
      <w:r w:rsidRPr="007435EB">
        <w:rPr>
          <w:rtl/>
        </w:rPr>
        <w:t xml:space="preserve">עושה פסח </w:t>
      </w:r>
      <w:r>
        <w:rPr>
          <w:rStyle w:val="affffd"/>
          <w:rFonts w:hint="cs"/>
          <w:rtl/>
          <w:rPrChange w:id="10678" w:author="מנוע אמוראים" w:date="2026-10-05T16:42:03Z">
            <w:rPr>
              <w:rFonts w:hint="cs"/>
              <w:rtl/>
            </w:rPr>
          </w:rPrChange>
        </w:rPr>
        <w:t xml:space="preserve">רי</w:t>
      </w:r>
      <w:r>
        <w:rPr>
          <w:rStyle w:val="affffd"/>
          <w:rtl/>
          <w:rPrChange w:id="10679" w:author="מנוע אמוראים" w:date="2026-10-05T16:42:03Z">
            <w:rPr>
              <w:rtl/>
            </w:rPr>
          </w:rPrChange>
        </w:rPr>
        <w:t xml:space="preserve">"</w:t>
      </w:r>
      <w:r>
        <w:rPr>
          <w:rStyle w:val="affffd"/>
          <w:rFonts w:hint="cs"/>
          <w:rtl/>
          <w:rPrChange w:id="10680" w:author="מנוע אמוראים" w:date="2026-10-05T16:42:03Z">
            <w:rPr>
              <w:rFonts w:hint="cs"/>
              <w:rtl/>
            </w:rPr>
          </w:rPrChange>
        </w:rPr>
        <w:t xml:space="preserve">ו</w:t>
      </w:r>
      <w:r w:rsidRPr="00AC0CB1">
        <w:rPr>
          <w:rStyle w:val="af2"/>
          <w:rFonts w:hint="cs"/>
          <w:rtl/>
        </w:rPr>
        <w:t xml:space="preserve"> '</w:t>
      </w:r>
      <w:r w:rsidRPr="00AC0CB1">
        <w:rPr>
          <w:rStyle w:val="af2"/>
          <w:rtl/>
        </w:rPr>
        <w:t>בדרך רחוקה לכם</w:t>
      </w:r>
      <w:r w:rsidRPr="00AC0CB1">
        <w:rPr>
          <w:rStyle w:val="af2"/>
          <w:rFonts w:hint="cs"/>
          <w:rtl/>
        </w:rPr>
        <w:t>'</w:t>
      </w:r>
      <w:r w:rsidRPr="00AC0CB1">
        <w:rPr>
          <w:rStyle w:val="af2"/>
          <w:rtl/>
        </w:rPr>
        <w:t xml:space="preserve"> </w:t>
      </w:r>
      <w:r w:rsidRPr="007435EB">
        <w:rPr>
          <w:rtl/>
        </w:rPr>
        <w:t>- במחוורת לכם.</w:t>
      </w:r>
    </w:p>
    <w:p w14:paraId="0160636F" w14:textId="77777777" w:rsidR="00E8089F" w:rsidRPr="007435EB" w:rsidRDefault="00E8089F" w:rsidP="00E8089F">
      <w:pPr>
        <w:rPr>
          <w:rFonts w:cs="Guttman Vilna"/>
          <w:b/>
          <w:bCs/>
          <w:rtl/>
        </w:rPr>
      </w:pPr>
      <w:r>
        <w:rPr>
          <w:rStyle w:val="affffd"/>
          <w:rFonts w:hint="cs"/>
          <w:rtl/>
          <w:rPrChange w:id="10681" w:author="מנוע אמוראים" w:date="2026-10-05T16:42:03Z">
            <w:rPr>
              <w:rFonts w:hint="cs"/>
              <w:rtl/>
            </w:rPr>
          </w:rPrChange>
        </w:rPr>
        <w:t xml:space="preserve">רשב</w:t>
      </w:r>
      <w:r>
        <w:rPr>
          <w:rStyle w:val="affffd"/>
          <w:rtl/>
          <w:rPrChange w:id="10682" w:author="מנוע אמוראים" w:date="2026-10-05T16:42:03Z">
            <w:rPr>
              <w:rtl/>
            </w:rPr>
          </w:rPrChange>
        </w:rPr>
        <w:t xml:space="preserve">"</w:t>
      </w:r>
      <w:r>
        <w:rPr>
          <w:rStyle w:val="affffd"/>
          <w:rFonts w:hint="cs"/>
          <w:rtl/>
          <w:rPrChange w:id="10683" w:author="מנוע אמוראים" w:date="2026-10-05T16:42:03Z">
            <w:rPr>
              <w:rFonts w:hint="cs"/>
              <w:rtl/>
            </w:rPr>
          </w:rPrChange>
        </w:rPr>
        <w:t xml:space="preserve">ל</w:t>
      </w:r>
      <w:r w:rsidRPr="007435EB">
        <w:rPr>
          <w:rtl/>
        </w:rPr>
        <w:t>: כדרך, מה דרך בגלוי - אף טומאה נמי בגלוי.</w:t>
      </w:r>
    </w:p>
    <w:p w14:paraId="69D35929" w14:textId="77777777" w:rsidR="00E8089F" w:rsidRPr="007435EB" w:rsidRDefault="00E8089F" w:rsidP="00E8089F">
      <w:pPr>
        <w:rPr>
          <w:rFonts w:cs="Guttman Vilna"/>
          <w:b/>
          <w:bCs/>
          <w:rtl/>
        </w:rPr>
      </w:pPr>
      <w:r w:rsidRPr="007435EB">
        <w:rPr>
          <w:rFonts w:hint="cs"/>
          <w:rtl/>
        </w:rPr>
        <w:t>דא</w:t>
      </w:r>
      <w:r w:rsidRPr="007435EB">
        <w:rPr>
          <w:rtl/>
        </w:rPr>
        <w:t>"</w:t>
      </w:r>
      <w:r w:rsidRPr="007435EB">
        <w:rPr>
          <w:rFonts w:hint="cs"/>
          <w:rtl/>
        </w:rPr>
        <w:t>ה הך ד</w:t>
      </w:r>
      <w:r w:rsidRPr="007435EB">
        <w:rPr>
          <w:rtl/>
        </w:rPr>
        <w:t>אי זהו טומאת התהום - כל שלא הכיר בה אחד בסוף העולם, הכיר בה אחד בסוף העולם - אין זה טומאת התהום.</w:t>
      </w:r>
    </w:p>
    <w:p w14:paraId="6C1070CE" w14:textId="77777777" w:rsidR="00E8089F" w:rsidRPr="007435EB" w:rsidRDefault="00E8089F" w:rsidP="00E8089F">
      <w:pPr>
        <w:rPr>
          <w:rFonts w:cs="Guttman Vilna"/>
          <w:b/>
          <w:bCs/>
          <w:rtl/>
        </w:rPr>
      </w:pPr>
      <w:r w:rsidRPr="007435EB">
        <w:rPr>
          <w:rtl/>
        </w:rPr>
        <w:t>לרבי אלעזר דאמר במחוורת עליו עד דידע הוא.</w:t>
      </w:r>
    </w:p>
    <w:p w14:paraId="4DC47E41" w14:textId="77777777" w:rsidR="00E8089F" w:rsidRPr="007435EB" w:rsidRDefault="00E8089F" w:rsidP="00E8089F">
      <w:pPr>
        <w:rPr>
          <w:rFonts w:cs="Guttman Vilna"/>
          <w:b/>
          <w:bCs/>
          <w:rtl/>
        </w:rPr>
      </w:pPr>
      <w:r w:rsidRPr="007435EB">
        <w:rPr>
          <w:rtl/>
        </w:rPr>
        <w:t>לרבי יוחנן דאמר לכם במחוורת לכם - עד דידעי בה תרין.</w:t>
      </w:r>
    </w:p>
    <w:p w14:paraId="062C615A" w14:textId="77777777" w:rsidR="00E8089F" w:rsidRPr="007435EB" w:rsidRDefault="00E8089F" w:rsidP="00E8089F">
      <w:pPr>
        <w:rPr>
          <w:rFonts w:cs="Guttman Vilna"/>
          <w:b/>
          <w:bCs/>
          <w:rtl/>
        </w:rPr>
      </w:pPr>
      <w:r>
        <w:rPr>
          <w:rStyle w:val="affffd"/>
          <w:rFonts w:hint="cs"/>
          <w:rtl/>
          <w:rPrChange w:id="10684" w:author="מנוע אמוראים" w:date="2026-10-05T16:42:03Z">
            <w:rPr>
              <w:rFonts w:hint="cs"/>
              <w:rtl/>
            </w:rPr>
          </w:rPrChange>
        </w:rPr>
        <w:t xml:space="preserve">לרשב</w:t>
      </w:r>
      <w:r>
        <w:rPr>
          <w:rStyle w:val="affffd"/>
          <w:rtl/>
          <w:rPrChange w:id="10685" w:author="מנוע אמוראים" w:date="2026-10-05T16:42:03Z">
            <w:rPr>
              <w:rtl/>
            </w:rPr>
          </w:rPrChange>
        </w:rPr>
        <w:t xml:space="preserve">"</w:t>
      </w:r>
      <w:r>
        <w:rPr>
          <w:rStyle w:val="affffd"/>
          <w:rFonts w:hint="cs"/>
          <w:rtl/>
          <w:rPrChange w:id="10686" w:author="מנוע אמוראים" w:date="2026-10-05T16:42:03Z">
            <w:rPr>
              <w:rFonts w:hint="cs"/>
              <w:rtl/>
            </w:rPr>
          </w:rPrChange>
        </w:rPr>
        <w:t xml:space="preserve">ל</w:t>
      </w:r>
      <w:r>
        <w:rPr>
          <w:rFonts w:hint="cs"/>
          <w:rtl/>
        </w:rPr>
        <w:t xml:space="preserve"> </w:t>
      </w:r>
      <w:r w:rsidRPr="007435EB">
        <w:rPr>
          <w:rtl/>
        </w:rPr>
        <w:t>דאמר כדרך - עד דידעי כולי עלמא.</w:t>
      </w:r>
    </w:p>
    <w:p w14:paraId="6F9F7616" w14:textId="1065CEF4" w:rsidR="00E8089F" w:rsidRPr="007435EB" w:rsidRDefault="00F47631" w:rsidP="00F47631">
      <w:pPr>
        <w:pStyle w:val="affd"/>
        <w:rPr>
          <w:bCs/>
          <w:rtl/>
        </w:rPr>
      </w:pPr>
      <w:r>
        <w:rPr>
          <w:rFonts w:hint="cs"/>
          <w:rtl/>
        </w:rPr>
        <w:t>***</w:t>
      </w:r>
    </w:p>
    <w:p w14:paraId="53821344" w14:textId="77777777" w:rsidR="00E8089F" w:rsidRPr="007435EB" w:rsidRDefault="00E8089F" w:rsidP="00E8089F">
      <w:pPr>
        <w:rPr>
          <w:rtl/>
        </w:rPr>
      </w:pPr>
      <w:r>
        <w:rPr>
          <w:rStyle w:val="affffd"/>
          <w:rFonts w:ascii="Fb Fontext" w:hAnsi="Fb Fontext" w:hint="cs"/>
          <w:rtl/>
          <w:rPrChange w:id="10687" w:author="מנוע אמוראים" w:date="2026-10-05T16:42:03Z">
            <w:rPr>
              <w:rFonts w:ascii="Fb Fontext" w:hAnsi="Fb Fontext" w:hint="cs"/>
              <w:rtl/>
            </w:rPr>
          </w:rPrChange>
        </w:rPr>
        <w:t xml:space="preserve">מבר</w:t>
      </w:r>
      <w:r>
        <w:rPr>
          <w:rStyle w:val="affffd"/>
          <w:rFonts w:ascii="Fb Fontext" w:hAnsi="Fb Fontext"/>
          <w:rtl/>
          <w:rPrChange w:id="10688" w:author="מנוע אמוראים" w:date="2026-10-05T16:42:03Z">
            <w:rPr>
              <w:rFonts w:ascii="Fb Fontext" w:hAnsi="Fb Fontext"/>
              <w:rtl/>
            </w:rPr>
          </w:rPrChange>
        </w:rPr>
        <w:t xml:space="preserve">"</w:t>
      </w:r>
      <w:r>
        <w:rPr>
          <w:rStyle w:val="affffd"/>
          <w:rFonts w:ascii="Fb Fontext" w:hAnsi="Fb Fontext" w:hint="cs"/>
          <w:rtl/>
          <w:rPrChange w:id="10689" w:author="מנוע אמוראים" w:date="2026-10-05T16:42:03Z">
            <w:rPr>
              <w:rFonts w:ascii="Fb Fontext" w:hAnsi="Fb Fontext" w:hint="cs"/>
              <w:rtl/>
            </w:rPr>
          </w:rPrChange>
        </w:rPr>
        <w:t xml:space="preserve">א</w:t>
      </w:r>
      <w:r w:rsidRPr="007435EB">
        <w:rPr>
          <w:rFonts w:ascii="Fb Fontext" w:hAnsi="Fb Fontext"/>
          <w:rtl/>
        </w:rPr>
        <w:t xml:space="preserve">: נודע לו לאחר זריקה מרצה, </w:t>
      </w:r>
      <w:r w:rsidRPr="007435EB">
        <w:rPr>
          <w:rFonts w:ascii="Fb Fontext" w:hAnsi="Fb Fontext" w:hint="cs"/>
          <w:rtl/>
        </w:rPr>
        <w:t>ו</w:t>
      </w:r>
      <w:r w:rsidR="00AB3B38">
        <w:rPr>
          <w:rFonts w:ascii="Fb Fontext" w:hAnsi="Fb Fontext" w:hint="cs"/>
          <w:rtl/>
        </w:rPr>
        <w:t>אף</w:t>
      </w:r>
      <w:r w:rsidRPr="007435EB">
        <w:rPr>
          <w:rFonts w:ascii="Fb Fontext" w:hAnsi="Fb Fontext"/>
          <w:rtl/>
        </w:rPr>
        <w:t xml:space="preserve"> נודע לו לפני זריקה - מרצה.</w:t>
      </w:r>
    </w:p>
    <w:p w14:paraId="4029F97C" w14:textId="083055C5" w:rsidR="00E8089F" w:rsidRPr="007435EB" w:rsidRDefault="00F47631" w:rsidP="00F47631">
      <w:pPr>
        <w:pStyle w:val="affd"/>
        <w:rPr>
          <w:bCs/>
          <w:rtl/>
        </w:rPr>
      </w:pPr>
      <w:r>
        <w:rPr>
          <w:rFonts w:hint="cs"/>
          <w:rtl/>
        </w:rPr>
        <w:t>***</w:t>
      </w:r>
    </w:p>
    <w:p w14:paraId="2554E576" w14:textId="0EDEBB0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גופא</w:t>
      </w:r>
      <w:r w:rsidR="00E8089F" w:rsidRPr="007435EB">
        <w:rPr>
          <w:rFonts w:ascii="Fb Fontext" w:hAnsi="Fb Fontext"/>
          <w:rtl/>
        </w:rPr>
        <w:t xml:space="preserve">: </w:t>
      </w:r>
      <w:r w:rsidR="00E8089F" w:rsidRPr="005C3FF1">
        <w:rPr>
          <w:rStyle w:val="afffa"/>
          <w:rtl/>
        </w:rPr>
        <w:t>המוצא מת מושכב לרחבו של דרך</w:t>
      </w:r>
      <w:r w:rsidR="00E8089F" w:rsidRPr="007435EB">
        <w:rPr>
          <w:rFonts w:ascii="Fb Fontext" w:hAnsi="Fb Fontext"/>
          <w:rtl/>
        </w:rPr>
        <w:t>, לתרומה - טמא, לנזיר ועושה פסח - טהור.</w:t>
      </w:r>
    </w:p>
    <w:p w14:paraId="44F3AA6C" w14:textId="77777777" w:rsidR="00E8089F" w:rsidRPr="007435EB" w:rsidRDefault="00E8089F" w:rsidP="00E8089F">
      <w:pPr>
        <w:rPr>
          <w:rFonts w:cs="Guttman Vilna"/>
          <w:b/>
          <w:bCs/>
          <w:rtl/>
        </w:rPr>
      </w:pPr>
      <w:r w:rsidRPr="007435EB">
        <w:rPr>
          <w:rtl/>
        </w:rPr>
        <w:t>בד"א - שאין לו מקום לעבור, אבל יש מקום לעבור - אף לתרומה טהור.</w:t>
      </w:r>
    </w:p>
    <w:p w14:paraId="52DDC0CF" w14:textId="77777777" w:rsidR="00E8089F" w:rsidRPr="007435EB" w:rsidRDefault="00E8089F" w:rsidP="00E8089F">
      <w:pPr>
        <w:rPr>
          <w:rFonts w:cs="Guttman Vilna"/>
          <w:b/>
          <w:bCs/>
          <w:rtl/>
        </w:rPr>
      </w:pPr>
      <w:r w:rsidRPr="007435EB">
        <w:rPr>
          <w:rtl/>
        </w:rPr>
        <w:t>בד"א - שמצאו שלם, אבל משובר ומפורק - טהור, שמא בין הפרקים עבר.</w:t>
      </w:r>
    </w:p>
    <w:p w14:paraId="203A9B4B" w14:textId="77777777" w:rsidR="00E8089F" w:rsidRPr="007435EB" w:rsidRDefault="00E8089F" w:rsidP="00E8089F">
      <w:pPr>
        <w:rPr>
          <w:rFonts w:cs="Guttman Vilna"/>
          <w:b/>
          <w:bCs/>
          <w:rtl/>
        </w:rPr>
      </w:pPr>
      <w:r w:rsidRPr="007435EB">
        <w:rPr>
          <w:rtl/>
        </w:rPr>
        <w:t xml:space="preserve">ובקבר, </w:t>
      </w:r>
      <w:r w:rsidR="00AB3B38">
        <w:rPr>
          <w:rtl/>
        </w:rPr>
        <w:t>אף</w:t>
      </w:r>
      <w:r w:rsidRPr="007435EB">
        <w:rPr>
          <w:rtl/>
        </w:rPr>
        <w:t xml:space="preserve"> משובר ומפורק - טמא, מפני שהקבר מצרפו.</w:t>
      </w:r>
    </w:p>
    <w:p w14:paraId="03645AC6" w14:textId="77777777" w:rsidR="00E8089F" w:rsidRPr="007435EB" w:rsidRDefault="00E8089F" w:rsidP="00E8089F">
      <w:pPr>
        <w:rPr>
          <w:rFonts w:cs="Guttman Vilna"/>
          <w:b/>
          <w:bCs/>
          <w:rtl/>
        </w:rPr>
      </w:pPr>
      <w:r w:rsidRPr="007435EB">
        <w:rPr>
          <w:rtl/>
        </w:rPr>
        <w:t>בד"א - במהלך ברגליו, אבל טעון או רכוב - טמא.</w:t>
      </w:r>
    </w:p>
    <w:p w14:paraId="3BFB1F31" w14:textId="77777777" w:rsidR="00E8089F" w:rsidRPr="007435EB" w:rsidRDefault="00E8089F" w:rsidP="00E8089F">
      <w:pPr>
        <w:rPr>
          <w:rFonts w:cs="Guttman Vilna"/>
          <w:b/>
          <w:bCs/>
          <w:rtl/>
        </w:rPr>
      </w:pPr>
      <w:r w:rsidRPr="007435EB">
        <w:rPr>
          <w:rtl/>
        </w:rPr>
        <w:t>לפי שמהלך ברגליו אפשר שלא יגע ולא יאהל, אבל טעון או רכוב –א"</w:t>
      </w:r>
      <w:r w:rsidRPr="007435EB">
        <w:rPr>
          <w:rFonts w:hint="cs"/>
          <w:rtl/>
        </w:rPr>
        <w:t>א</w:t>
      </w:r>
      <w:r w:rsidRPr="007435EB">
        <w:rPr>
          <w:rtl/>
        </w:rPr>
        <w:t xml:space="preserve"> שלא יגע ולא יאהל.</w:t>
      </w:r>
    </w:p>
    <w:p w14:paraId="2BE87CA9" w14:textId="77777777" w:rsidR="00E8089F" w:rsidRPr="007435EB" w:rsidRDefault="00E8089F" w:rsidP="00E8089F">
      <w:pPr>
        <w:rPr>
          <w:rFonts w:cs="Guttman Vilna"/>
          <w:b/>
          <w:bCs/>
          <w:rtl/>
        </w:rPr>
      </w:pPr>
      <w:r w:rsidRPr="007435EB">
        <w:rPr>
          <w:rtl/>
        </w:rPr>
        <w:t>בד"א - בטומאת התהום, אבל בטומאה ידועה - טמא.</w:t>
      </w:r>
    </w:p>
    <w:p w14:paraId="11031B6A" w14:textId="77777777" w:rsidR="00E8089F" w:rsidRPr="007435EB" w:rsidRDefault="00E8089F" w:rsidP="00E8089F">
      <w:pPr>
        <w:rPr>
          <w:rFonts w:cs="Guttman Vilna"/>
          <w:b/>
          <w:bCs/>
          <w:rtl/>
        </w:rPr>
      </w:pPr>
      <w:r w:rsidRPr="007435EB">
        <w:rPr>
          <w:rtl/>
        </w:rPr>
        <w:t>ואי זה היא טומאת התהום - כל שלא הכיר בה אחד בסוף העולם, אבל הכיר בה אחד בסוף העולם - אין זה טומאת התהום.</w:t>
      </w:r>
    </w:p>
    <w:p w14:paraId="3F3F77F1" w14:textId="77777777" w:rsidR="00E8089F" w:rsidRPr="007435EB" w:rsidRDefault="00E8089F" w:rsidP="00E8089F">
      <w:pPr>
        <w:rPr>
          <w:rFonts w:cs="Guttman Vilna"/>
          <w:b/>
          <w:bCs/>
          <w:rtl/>
        </w:rPr>
      </w:pPr>
      <w:r w:rsidRPr="007435EB">
        <w:rPr>
          <w:rtl/>
        </w:rPr>
        <w:t>מצאו טמון בתבן בעפר ובצרורות - הרי זה טומאת התהום.</w:t>
      </w:r>
    </w:p>
    <w:p w14:paraId="00E92881" w14:textId="77777777" w:rsidR="00E8089F" w:rsidRPr="007435EB" w:rsidRDefault="00E8089F" w:rsidP="00E8089F">
      <w:pPr>
        <w:rPr>
          <w:rFonts w:cs="Guttman Vilna"/>
          <w:b/>
          <w:bCs/>
          <w:rtl/>
        </w:rPr>
      </w:pPr>
      <w:r w:rsidRPr="007435EB">
        <w:rPr>
          <w:rtl/>
        </w:rPr>
        <w:t>במים באפילה, בנקיקי הסלעים - אין זה טומאת התהום.</w:t>
      </w:r>
    </w:p>
    <w:p w14:paraId="0BC38913" w14:textId="77777777" w:rsidR="00E8089F" w:rsidRPr="007435EB" w:rsidRDefault="00E8089F" w:rsidP="00E8089F">
      <w:pPr>
        <w:rPr>
          <w:rFonts w:cs="Guttman Vilna"/>
          <w:b/>
          <w:bCs/>
          <w:rtl/>
        </w:rPr>
      </w:pPr>
      <w:r w:rsidRPr="007435EB">
        <w:rPr>
          <w:rtl/>
        </w:rPr>
        <w:t>ולא אמרו טומאת התהום אלא למת בלבד.</w:t>
      </w:r>
    </w:p>
    <w:p w14:paraId="676E57D2" w14:textId="47973243" w:rsidR="00E8089F" w:rsidRPr="007435EB" w:rsidRDefault="00F47631" w:rsidP="00F47631">
      <w:pPr>
        <w:pStyle w:val="affd"/>
        <w:rPr>
          <w:bCs/>
          <w:rtl/>
        </w:rPr>
      </w:pPr>
      <w:r>
        <w:rPr>
          <w:rFonts w:hint="cs"/>
          <w:rtl/>
        </w:rPr>
        <w:t>***</w:t>
      </w:r>
    </w:p>
    <w:p w14:paraId="0F2C084B" w14:textId="77777777" w:rsidR="00E8089F" w:rsidRPr="005C3FF1" w:rsidRDefault="00E8089F" w:rsidP="009A151F">
      <w:pPr>
        <w:rPr>
          <w:rStyle w:val="afffa"/>
          <w:rtl/>
        </w:rPr>
      </w:pPr>
      <w:ins w:id="9868" w:author="מספור קטעי משנה" w:date="2026-10-06T06:45:41Z">
        <w:r>
          <w:rPr>
            <w:rStyle w:val="MisparKeta"/>
          </w:rPr>
          <w:t xml:space="preserve">ד. </w:t>
        </w:r>
      </w:ins>
      <w:r w:rsidRPr="007435EB">
        <w:rPr>
          <w:rtl/>
        </w:rPr>
        <w:t>משנה</w:t>
      </w:r>
      <w:r w:rsidRPr="005C3FF1">
        <w:rPr>
          <w:rStyle w:val="afffa"/>
          <w:rtl/>
        </w:rPr>
        <w:t>.</w:t>
      </w:r>
    </w:p>
    <w:p w14:paraId="2746DDBE" w14:textId="77777777" w:rsidR="00E8089F" w:rsidRPr="005C3FF1" w:rsidRDefault="00E8089F" w:rsidP="009A151F">
      <w:pPr>
        <w:rPr>
          <w:rStyle w:val="afffa"/>
          <w:rtl/>
        </w:rPr>
      </w:pPr>
      <w:r w:rsidRPr="005C3FF1">
        <w:rPr>
          <w:rStyle w:val="afffa"/>
          <w:rtl/>
        </w:rPr>
        <w:t>נטמא שלם או רובו - שורפין א</w:t>
      </w:r>
      <w:r w:rsidRPr="00F46A1C">
        <w:rPr>
          <w:rStyle w:val="affffd"/>
          <w:rtl/>
        </w:rPr>
        <w:t xml:space="preserve">ותו </w:t>
      </w:r>
      <w:r w:rsidRPr="005C3FF1">
        <w:rPr>
          <w:rStyle w:val="afffa"/>
          <w:rtl/>
        </w:rPr>
        <w:t>לפני הבירה מעצי המערכה.</w:t>
      </w:r>
    </w:p>
    <w:p w14:paraId="64B59A36" w14:textId="77777777" w:rsidR="00E8089F" w:rsidRPr="005C3FF1" w:rsidRDefault="00E8089F" w:rsidP="009A151F">
      <w:pPr>
        <w:rPr>
          <w:rStyle w:val="afffa"/>
          <w:rtl/>
        </w:rPr>
      </w:pPr>
      <w:r w:rsidRPr="005C3FF1">
        <w:rPr>
          <w:rStyle w:val="afffa"/>
          <w:rtl/>
        </w:rPr>
        <w:t>נטמא מיעוטו, והנותר - שורפין א</w:t>
      </w:r>
      <w:r w:rsidRPr="00F46A1C">
        <w:rPr>
          <w:rStyle w:val="affffd"/>
          <w:rtl/>
        </w:rPr>
        <w:t xml:space="preserve">ותו </w:t>
      </w:r>
      <w:r w:rsidRPr="005C3FF1">
        <w:rPr>
          <w:rStyle w:val="afffa"/>
          <w:rtl/>
        </w:rPr>
        <w:t>בחצרותיהן או על גגותיהן מעצי עצמן.</w:t>
      </w:r>
    </w:p>
    <w:p w14:paraId="25EA01CE" w14:textId="77777777" w:rsidR="00E8089F" w:rsidRPr="005C3FF1" w:rsidRDefault="00E8089F" w:rsidP="009A151F">
      <w:pPr>
        <w:rPr>
          <w:rStyle w:val="afffa"/>
          <w:rtl/>
        </w:rPr>
      </w:pPr>
      <w:r w:rsidRPr="005C3FF1">
        <w:rPr>
          <w:rStyle w:val="afffa"/>
          <w:rtl/>
        </w:rPr>
        <w:t>הציקנין שורפין א</w:t>
      </w:r>
      <w:r w:rsidRPr="00F46A1C">
        <w:rPr>
          <w:rStyle w:val="affffd"/>
          <w:rtl/>
        </w:rPr>
        <w:t xml:space="preserve">ותו </w:t>
      </w:r>
      <w:r w:rsidRPr="005C3FF1">
        <w:rPr>
          <w:rStyle w:val="afffa"/>
          <w:rtl/>
        </w:rPr>
        <w:t>לפני הבירה, בשביל ליהנות מעצי המערכה.</w:t>
      </w:r>
    </w:p>
    <w:p w14:paraId="1D53FCCD" w14:textId="793F0A83" w:rsidR="00E8089F" w:rsidRPr="007435EB" w:rsidRDefault="00F47631" w:rsidP="00F47631">
      <w:pPr>
        <w:pStyle w:val="affd"/>
        <w:rPr>
          <w:bCs/>
          <w:rtl/>
        </w:rPr>
      </w:pPr>
      <w:r>
        <w:rPr>
          <w:rFonts w:hint="cs"/>
          <w:rtl/>
        </w:rPr>
        <w:t>***</w:t>
      </w:r>
    </w:p>
    <w:p w14:paraId="3A160A75" w14:textId="77777777" w:rsidR="00E8089F" w:rsidRPr="007435EB" w:rsidRDefault="00E8089F" w:rsidP="00E8089F">
      <w:pPr>
        <w:rPr>
          <w:rtl/>
        </w:rPr>
      </w:pPr>
      <w:ins w:id="9816" w:author="מספור קטעי משנה" w:date="2026-10-06T10:05:03Z">
        <w:r>
          <w:rPr>
            <w:rStyle w:val="MisparKeta"/>
          </w:rPr>
          <w:t xml:space="preserve">ד. </w:t>
        </w:r>
      </w:ins>
      <w:r w:rsidRPr="005C3FF1">
        <w:rPr>
          <w:rStyle w:val="afffa"/>
          <w:rtl/>
        </w:rPr>
        <w:t>שורפין א</w:t>
      </w:r>
      <w:r w:rsidRPr="00F46A1C">
        <w:rPr>
          <w:rStyle w:val="affffd"/>
          <w:rtl/>
        </w:rPr>
        <w:t xml:space="preserve">ותו </w:t>
      </w:r>
      <w:r w:rsidRPr="005C3FF1">
        <w:rPr>
          <w:rStyle w:val="afffa"/>
          <w:rtl/>
        </w:rPr>
        <w:t>לפני הבירה מעצי המערכה.</w:t>
      </w:r>
      <w:r>
        <w:rPr>
          <w:rFonts w:ascii="Fb Fontext" w:hAnsi="Fb Fontext" w:hint="cs"/>
          <w:rtl/>
        </w:rPr>
        <w:t xml:space="preserve">- </w:t>
      </w:r>
      <w:r>
        <w:rPr>
          <w:rStyle w:val="affffd"/>
          <w:rFonts w:ascii="Fb Fontext" w:hAnsi="Fb Fontext" w:hint="cs"/>
          <w:rtl/>
          <w:rPrChange w:id="10690" w:author="מנוע אמוראים" w:date="2026-10-05T16:42:03Z">
            <w:rPr>
              <w:rFonts w:ascii="Fb Fontext" w:hAnsi="Fb Fontext" w:hint="cs"/>
              <w:rtl/>
            </w:rPr>
          </w:rPrChange>
        </w:rPr>
        <w:t xml:space="preserve">אריב</w:t>
      </w:r>
      <w:r>
        <w:rPr>
          <w:rStyle w:val="affffd"/>
          <w:rFonts w:ascii="Fb Fontext" w:hAnsi="Fb Fontext"/>
          <w:rtl/>
          <w:rPrChange w:id="10691" w:author="מנוע אמוראים" w:date="2026-10-05T16:42:03Z">
            <w:rPr>
              <w:rFonts w:ascii="Fb Fontext" w:hAnsi="Fb Fontext"/>
              <w:rtl/>
            </w:rPr>
          </w:rPrChange>
        </w:rPr>
        <w:t xml:space="preserve">"</w:t>
      </w:r>
      <w:r>
        <w:rPr>
          <w:rStyle w:val="affffd"/>
          <w:rFonts w:ascii="Fb Fontext" w:hAnsi="Fb Fontext" w:hint="cs"/>
          <w:rtl/>
          <w:rPrChange w:id="10692" w:author="מנוע אמוראים" w:date="2026-10-05T16:42:03Z">
            <w:rPr>
              <w:rFonts w:ascii="Fb Fontext" w:hAnsi="Fb Fontext" w:hint="cs"/>
              <w:rtl/>
            </w:rPr>
          </w:rPrChange>
        </w:rPr>
        <w:t xml:space="preserve">ח</w:t>
      </w:r>
      <w:r w:rsidRPr="007435EB">
        <w:rPr>
          <w:rFonts w:ascii="Fb Fontext" w:hAnsi="Fb Fontext"/>
          <w:rtl/>
        </w:rPr>
        <w:t>: כדי לביישן.</w:t>
      </w:r>
    </w:p>
    <w:p w14:paraId="7A9BF701" w14:textId="77777777" w:rsidR="00E8089F" w:rsidRPr="007435EB" w:rsidRDefault="00CF542C" w:rsidP="00F47631">
      <w:pPr>
        <w:pStyle w:val="affd"/>
        <w:rPr>
          <w:rtl/>
        </w:rPr>
      </w:pPr>
      <w:r w:rsidRPr="007435EB">
        <w:rPr>
          <w:rFonts w:hint="cs"/>
          <w:rtl/>
        </w:rPr>
        <w:t>׻</w:t>
      </w:r>
    </w:p>
    <w:p w14:paraId="4C5FCCA9" w14:textId="77777777" w:rsidR="00E8089F" w:rsidRPr="007435EB" w:rsidRDefault="00E8089F" w:rsidP="005C3FF1">
      <w:pPr>
        <w:pStyle w:val="afff"/>
        <w:framePr w:wrap="around"/>
        <w:rPr>
          <w:rtl/>
        </w:rPr>
      </w:pPr>
      <w:r w:rsidRPr="007435EB">
        <w:rPr>
          <w:rFonts w:hint="cs"/>
          <w:rtl/>
        </w:rPr>
        <w:t>פב.</w:t>
      </w:r>
    </w:p>
    <w:p w14:paraId="123B4D6F" w14:textId="77777777" w:rsidR="00E8089F" w:rsidRPr="005C3FF1" w:rsidRDefault="00E8089F" w:rsidP="009A151F">
      <w:pPr>
        <w:rPr>
          <w:rStyle w:val="afffa"/>
          <w:rtl/>
        </w:rPr>
      </w:pPr>
      <w:r w:rsidRPr="007435EB">
        <w:rPr>
          <w:rFonts w:cs="Guttman Vilna"/>
          <w:b/>
          <w:bCs/>
          <w:rtl/>
        </w:rPr>
        <w:t>נטמא מיעוטו וכו'.</w:t>
      </w:r>
    </w:p>
    <w:p w14:paraId="08164D3B" w14:textId="77777777" w:rsidR="00E8089F" w:rsidRPr="007435EB" w:rsidRDefault="00E8089F" w:rsidP="009A151F">
      <w:pPr>
        <w:rPr>
          <w:rtl/>
        </w:rPr>
      </w:pPr>
      <w:r w:rsidRPr="00F46A1C">
        <w:rPr>
          <w:rStyle w:val="affffd"/>
          <w:rFonts w:hint="cs"/>
          <w:rtl/>
        </w:rPr>
        <w:t>והך</w:t>
      </w:r>
      <w:r w:rsidRPr="007435EB">
        <w:rPr>
          <w:rFonts w:hint="cs"/>
          <w:rtl/>
        </w:rPr>
        <w:t xml:space="preserve"> ד</w:t>
      </w:r>
      <w:r w:rsidRPr="007435EB">
        <w:rPr>
          <w:rtl/>
        </w:rPr>
        <w:t>מי שיצא מירושלים ונזכר שיש בידו בשר קדש, אם עבר צופים - שורפו במקומו.</w:t>
      </w:r>
    </w:p>
    <w:p w14:paraId="5A9D82DC" w14:textId="77777777" w:rsidR="00E8089F" w:rsidRPr="005C3FF1" w:rsidRDefault="00E8089F" w:rsidP="009A151F">
      <w:pPr>
        <w:rPr>
          <w:rStyle w:val="afffa"/>
          <w:rtl/>
        </w:rPr>
      </w:pPr>
      <w:r w:rsidRPr="007435EB">
        <w:rPr>
          <w:rtl/>
        </w:rPr>
        <w:tab/>
        <w:t>ואם לאו חוזר ושורפו לפני הבירה מעצי המערכה.</w:t>
      </w:r>
    </w:p>
    <w:p w14:paraId="67B21520" w14:textId="77777777" w:rsidR="00E8089F" w:rsidRPr="005C3FF1" w:rsidRDefault="00E8089F" w:rsidP="009A151F">
      <w:pPr>
        <w:rPr>
          <w:rStyle w:val="afffa"/>
          <w:rtl/>
        </w:rPr>
      </w:pPr>
      <w:r w:rsidRPr="005C3FF1">
        <w:rPr>
          <w:rStyle w:val="afffa"/>
          <w:rFonts w:hint="cs"/>
          <w:rtl/>
        </w:rPr>
        <w:t>א.</w:t>
      </w:r>
      <w:r>
        <w:rPr>
          <w:rFonts w:hint="cs"/>
          <w:rtl/>
        </w:rPr>
        <w:t xml:space="preserve"> </w:t>
      </w:r>
      <w:r>
        <w:rPr>
          <w:rStyle w:val="affffd"/>
          <w:rFonts w:hint="cs"/>
          <w:rtl/>
          <w:rPrChange w:id="10693" w:author="מנוע אמוראים" w:date="2026-10-05T16:42:03Z">
            <w:rPr>
              <w:rFonts w:hint="cs"/>
              <w:rtl/>
            </w:rPr>
          </w:rPrChange>
        </w:rPr>
        <w:t xml:space="preserve">רחב</w:t>
      </w:r>
      <w:r>
        <w:rPr>
          <w:rStyle w:val="affffd"/>
          <w:rtl/>
          <w:rPrChange w:id="10694" w:author="מנוע אמוראים" w:date="2026-10-05T16:42:03Z">
            <w:rPr>
              <w:rtl/>
            </w:rPr>
          </w:rPrChange>
        </w:rPr>
        <w:t xml:space="preserve">"</w:t>
      </w:r>
      <w:r>
        <w:rPr>
          <w:rStyle w:val="affffd"/>
          <w:rFonts w:hint="cs"/>
          <w:rtl/>
          <w:rPrChange w:id="10695" w:author="מנוע אמוראים" w:date="2026-10-05T16:42:03Z">
            <w:rPr>
              <w:rFonts w:hint="cs"/>
              <w:rtl/>
            </w:rPr>
          </w:rPrChange>
        </w:rPr>
        <w:t xml:space="preserve">ע</w:t>
      </w:r>
      <w:r>
        <w:rPr>
          <w:rFonts w:hint="cs"/>
          <w:rtl/>
        </w:rPr>
        <w:t xml:space="preserve"> </w:t>
      </w:r>
      <w:r w:rsidRPr="007435EB">
        <w:rPr>
          <w:rtl/>
        </w:rPr>
        <w:t>כאן – באכסנאי</w:t>
      </w:r>
      <w:r w:rsidRPr="007435EB">
        <w:rPr>
          <w:rFonts w:hint="cs"/>
          <w:rtl/>
        </w:rPr>
        <w:t xml:space="preserve"> דשורפו לפני הבירה</w:t>
      </w:r>
      <w:r w:rsidRPr="007435EB">
        <w:rPr>
          <w:rtl/>
        </w:rPr>
        <w:t>, כאן - בבעל הבית</w:t>
      </w:r>
      <w:r w:rsidRPr="007435EB">
        <w:rPr>
          <w:rFonts w:hint="cs"/>
          <w:rtl/>
        </w:rPr>
        <w:t>- דשורפין בחצרותיהן וכו</w:t>
      </w:r>
      <w:r w:rsidRPr="007435EB">
        <w:rPr>
          <w:rtl/>
        </w:rPr>
        <w:t>'.</w:t>
      </w:r>
    </w:p>
    <w:p w14:paraId="35E15959" w14:textId="77777777" w:rsidR="00E8089F" w:rsidRPr="005C3FF1" w:rsidRDefault="00E8089F" w:rsidP="009A151F">
      <w:pPr>
        <w:rPr>
          <w:rStyle w:val="afffa"/>
          <w:rtl/>
        </w:rPr>
      </w:pPr>
      <w:r w:rsidRPr="005C3FF1">
        <w:rPr>
          <w:rStyle w:val="afffa"/>
          <w:rFonts w:hint="cs"/>
          <w:rtl/>
        </w:rPr>
        <w:t>ב.</w:t>
      </w:r>
      <w:r>
        <w:rPr>
          <w:rFonts w:hint="cs"/>
          <w:rtl/>
        </w:rPr>
        <w:t xml:space="preserve"> </w:t>
      </w:r>
      <w:r>
        <w:rPr>
          <w:rStyle w:val="affffd"/>
          <w:rFonts w:hint="cs"/>
          <w:rtl/>
          <w:rPrChange w:id="10696" w:author="מנוע אמוראים" w:date="2026-10-05T16:42:03Z">
            <w:rPr>
              <w:rFonts w:hint="cs"/>
              <w:rtl/>
            </w:rPr>
          </w:rPrChange>
        </w:rPr>
        <w:t xml:space="preserve">ר</w:t>
      </w:r>
      <w:r>
        <w:rPr>
          <w:rStyle w:val="affffd"/>
          <w:rtl/>
          <w:rPrChange w:id="10697" w:author="מנוע אמוראים" w:date="2026-10-05T16:42:03Z">
            <w:rPr>
              <w:rtl/>
            </w:rPr>
          </w:rPrChange>
        </w:rPr>
        <w:t xml:space="preserve">"</w:t>
      </w:r>
      <w:r>
        <w:rPr>
          <w:rStyle w:val="affffd"/>
          <w:rFonts w:hint="cs"/>
          <w:rtl/>
          <w:rPrChange w:id="10698" w:author="מנוע אמוראים" w:date="2026-10-05T16:42:03Z">
            <w:rPr>
              <w:rFonts w:hint="cs"/>
              <w:rtl/>
            </w:rPr>
          </w:rPrChange>
        </w:rPr>
        <w:t xml:space="preserve">פ</w:t>
      </w:r>
      <w:r w:rsidRPr="007435EB">
        <w:rPr>
          <w:rtl/>
        </w:rPr>
        <w:t>: הא והא באכסנאי, כאן - שהחזיק בדרך, כאן - שלא החזיק בדרך.</w:t>
      </w:r>
    </w:p>
    <w:p w14:paraId="212D7450" w14:textId="77777777" w:rsidR="00E8089F" w:rsidRPr="007435EB" w:rsidRDefault="00E8089F" w:rsidP="009A151F">
      <w:pPr>
        <w:rPr>
          <w:rFonts w:cs="Guttman Vilna"/>
          <w:bCs/>
          <w:rtl/>
        </w:rPr>
      </w:pPr>
      <w:r w:rsidRPr="005C3FF1">
        <w:rPr>
          <w:rStyle w:val="afffa"/>
          <w:rFonts w:hint="cs"/>
          <w:rtl/>
        </w:rPr>
        <w:t>ג.</w:t>
      </w:r>
      <w:r>
        <w:rPr>
          <w:rFonts w:hint="cs"/>
          <w:rtl/>
        </w:rPr>
        <w:t xml:space="preserve"> </w:t>
      </w:r>
      <w:r>
        <w:rPr>
          <w:rStyle w:val="affffd"/>
          <w:rFonts w:hint="cs"/>
          <w:rtl/>
          <w:rPrChange w:id="10699" w:author="מנוע אמוראים" w:date="2026-10-05T16:42:03Z">
            <w:rPr>
              <w:rFonts w:hint="cs"/>
              <w:rtl/>
            </w:rPr>
          </w:rPrChange>
        </w:rPr>
        <w:t xml:space="preserve">ר</w:t>
      </w:r>
      <w:r>
        <w:rPr>
          <w:rStyle w:val="affffd"/>
          <w:rtl/>
          <w:rPrChange w:id="10700" w:author="מנוע אמוראים" w:date="2026-10-05T16:42:03Z">
            <w:rPr>
              <w:rtl/>
            </w:rPr>
          </w:rPrChange>
        </w:rPr>
        <w:t xml:space="preserve">"</w:t>
      </w:r>
      <w:r>
        <w:rPr>
          <w:rStyle w:val="affffd"/>
          <w:rFonts w:hint="cs"/>
          <w:rtl/>
          <w:rPrChange w:id="10701" w:author="מנוע אמוראים" w:date="2026-10-05T16:42:03Z">
            <w:rPr>
              <w:rFonts w:hint="cs"/>
              <w:rtl/>
            </w:rPr>
          </w:rPrChange>
        </w:rPr>
        <w:t xml:space="preserve">ז</w:t>
      </w:r>
      <w:r w:rsidRPr="007435EB">
        <w:rPr>
          <w:rtl/>
        </w:rPr>
        <w:t>: כאן – באכסנאי</w:t>
      </w:r>
      <w:r w:rsidRPr="007435EB">
        <w:rPr>
          <w:rFonts w:hint="cs"/>
          <w:rtl/>
        </w:rPr>
        <w:t xml:space="preserve"> ו</w:t>
      </w:r>
      <w:r w:rsidR="00127038">
        <w:rPr>
          <w:rFonts w:hint="cs"/>
          <w:rtl/>
        </w:rPr>
        <w:t>אף</w:t>
      </w:r>
      <w:r w:rsidRPr="007435EB">
        <w:rPr>
          <w:rFonts w:hint="cs"/>
          <w:rtl/>
        </w:rPr>
        <w:t xml:space="preserve"> דלא החזיק בדרך כיון דלית ליה עשאוהו כציקנין | וכאן בבעה</w:t>
      </w:r>
      <w:r w:rsidRPr="007435EB">
        <w:rPr>
          <w:rtl/>
        </w:rPr>
        <w:t>"</w:t>
      </w:r>
      <w:r w:rsidRPr="007435EB">
        <w:rPr>
          <w:rFonts w:hint="cs"/>
          <w:rtl/>
        </w:rPr>
        <w:t>ב</w:t>
      </w:r>
      <w:r w:rsidRPr="007435EB">
        <w:rPr>
          <w:rtl/>
        </w:rPr>
        <w:t>.</w:t>
      </w:r>
    </w:p>
    <w:p w14:paraId="67D3F7C1" w14:textId="77777777" w:rsidR="00E8089F" w:rsidRPr="007435EB" w:rsidRDefault="00E8089F" w:rsidP="00E8089F">
      <w:pPr>
        <w:rPr>
          <w:rFonts w:cs="Guttman Vilna"/>
          <w:b/>
          <w:bCs/>
          <w:rtl/>
        </w:rPr>
      </w:pPr>
      <w:r w:rsidRPr="007435EB">
        <w:rPr>
          <w:rtl/>
        </w:rPr>
        <w:t>דתנן: הציקנין שורפין אותו לפני הבירה, בשביל ליהנות מעצי המערכה.</w:t>
      </w:r>
    </w:p>
    <w:p w14:paraId="49D48705" w14:textId="00E67342" w:rsidR="00E8089F" w:rsidRPr="007435EB" w:rsidRDefault="00F47631" w:rsidP="00F47631">
      <w:pPr>
        <w:pStyle w:val="affd"/>
        <w:rPr>
          <w:bCs/>
          <w:rtl/>
        </w:rPr>
      </w:pPr>
      <w:r>
        <w:rPr>
          <w:rFonts w:hint="cs"/>
          <w:rtl/>
        </w:rPr>
        <w:lastRenderedPageBreak/>
        <w:t>***</w:t>
      </w:r>
    </w:p>
    <w:p w14:paraId="794CB7D5" w14:textId="1CA4372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באו לשורפו בחצרותיהן ומעצי המערכה - אין שומעין להן.</w:t>
      </w:r>
      <w:r w:rsidR="00E8089F" w:rsidRPr="007435EB">
        <w:rPr>
          <w:rFonts w:ascii="Fb Fontext" w:hAnsi="Fb Fontext" w:hint="cs"/>
          <w:rtl/>
        </w:rPr>
        <w:t>[שמא ישאר להם ויבוא לידי תקלה</w:t>
      </w:r>
      <w:r w:rsidR="00E8089F" w:rsidRPr="007435EB">
        <w:rPr>
          <w:rFonts w:ascii="Fb Fontext" w:hAnsi="Fb Fontext"/>
          <w:rtl/>
        </w:rPr>
        <w:t>.</w:t>
      </w:r>
    </w:p>
    <w:p w14:paraId="0F357199" w14:textId="77777777" w:rsidR="00D95009" w:rsidRPr="007435EB" w:rsidRDefault="00E8089F" w:rsidP="00E8089F">
      <w:pPr>
        <w:rPr>
          <w:rtl/>
        </w:rPr>
      </w:pPr>
      <w:r w:rsidRPr="007435EB">
        <w:rPr>
          <w:rtl/>
        </w:rPr>
        <w:t>לפני הבירה ומעצי עצמן - אין שומעין להן.</w:t>
      </w:r>
      <w:r w:rsidRPr="007435EB">
        <w:rPr>
          <w:rFonts w:hint="cs"/>
          <w:rtl/>
        </w:rPr>
        <w:t xml:space="preserve">- </w:t>
      </w:r>
    </w:p>
    <w:p w14:paraId="1053C0F1" w14:textId="77777777" w:rsidR="00E8089F" w:rsidRPr="007435EB" w:rsidRDefault="00E8089F" w:rsidP="00D95009">
      <w:pPr>
        <w:rPr>
          <w:rtl/>
        </w:rPr>
      </w:pPr>
      <w:r w:rsidRPr="005C3FF1">
        <w:rPr>
          <w:rStyle w:val="afffa"/>
          <w:rFonts w:hint="cs"/>
          <w:rtl/>
        </w:rPr>
        <w:t>רב</w:t>
      </w:r>
      <w:r w:rsidRPr="007435EB">
        <w:rPr>
          <w:rFonts w:hint="cs"/>
          <w:rtl/>
        </w:rPr>
        <w:t xml:space="preserve"> </w:t>
      </w:r>
      <w:r w:rsidRPr="005C3FF1">
        <w:rPr>
          <w:rStyle w:val="afffa"/>
          <w:rFonts w:hint="cs"/>
          <w:rtl/>
        </w:rPr>
        <w:t>יוסף</w:t>
      </w:r>
      <w:r w:rsidRPr="007435EB">
        <w:rPr>
          <w:rFonts w:hint="cs"/>
          <w:rtl/>
        </w:rPr>
        <w:t xml:space="preserve">: שלא </w:t>
      </w:r>
      <w:r w:rsidRPr="007435EB">
        <w:rPr>
          <w:rtl/>
        </w:rPr>
        <w:t>שלא לבייש את מי שאין לו.</w:t>
      </w:r>
      <w:r w:rsidRPr="007435EB">
        <w:rPr>
          <w:rFonts w:hint="cs"/>
          <w:rtl/>
        </w:rPr>
        <w:t xml:space="preserve"> </w:t>
      </w:r>
      <w:r w:rsidRPr="005C3FF1">
        <w:rPr>
          <w:rStyle w:val="afffa"/>
          <w:rtl/>
        </w:rPr>
        <w:t>רבא:</w:t>
      </w:r>
      <w:r w:rsidRPr="007435EB">
        <w:rPr>
          <w:rtl/>
        </w:rPr>
        <w:t xml:space="preserve"> מפני החשד.</w:t>
      </w:r>
    </w:p>
    <w:p w14:paraId="781DA687" w14:textId="77777777" w:rsidR="00E8089F" w:rsidRPr="007435EB" w:rsidRDefault="00E8089F" w:rsidP="00D95009">
      <w:pPr>
        <w:rPr>
          <w:rtl/>
        </w:rPr>
      </w:pPr>
      <w:r w:rsidRPr="007435EB">
        <w:rPr>
          <w:rFonts w:ascii="Fb Fontext" w:hAnsi="Fb Fontext"/>
          <w:sz w:val="20"/>
          <w:rtl/>
        </w:rPr>
        <w:tab/>
      </w:r>
      <w:r w:rsidRPr="005C3FF1">
        <w:rPr>
          <w:rStyle w:val="afffa"/>
          <w:rtl/>
        </w:rPr>
        <w:t>איכא</w:t>
      </w:r>
      <w:r w:rsidRPr="007435EB">
        <w:rPr>
          <w:rFonts w:ascii="Fb Fontext" w:hAnsi="Fb Fontext"/>
          <w:sz w:val="20"/>
          <w:rtl/>
        </w:rPr>
        <w:t xml:space="preserve"> </w:t>
      </w:r>
      <w:r w:rsidRPr="005C3FF1">
        <w:rPr>
          <w:rStyle w:val="afffa"/>
          <w:rtl/>
        </w:rPr>
        <w:t>בינייהו</w:t>
      </w:r>
      <w:r w:rsidRPr="007435EB">
        <w:rPr>
          <w:rFonts w:ascii="Fb Fontext" w:hAnsi="Fb Fontext"/>
          <w:sz w:val="20"/>
          <w:rtl/>
        </w:rPr>
        <w:t xml:space="preserve">: </w:t>
      </w:r>
      <w:r w:rsidRPr="007435EB">
        <w:rPr>
          <w:rFonts w:ascii="Fb Fontext" w:hAnsi="Fb Fontext" w:hint="cs"/>
          <w:sz w:val="20"/>
          <w:rtl/>
        </w:rPr>
        <w:t>קני וחריות דקל דאינם ראויים למערכה.</w:t>
      </w:r>
    </w:p>
    <w:p w14:paraId="248A861A" w14:textId="77777777" w:rsidR="00D95009" w:rsidRPr="007435EB" w:rsidRDefault="00E8089F" w:rsidP="00E8089F">
      <w:pPr>
        <w:rPr>
          <w:rFonts w:ascii="Fb Fontext" w:hAnsi="Fb Fontext"/>
          <w:rtl/>
        </w:rPr>
      </w:pPr>
      <w:r w:rsidRPr="007435EB">
        <w:rPr>
          <w:rFonts w:ascii="Fb Fontext" w:hAnsi="Fb Fontext"/>
          <w:rtl/>
        </w:rPr>
        <w:t xml:space="preserve">תנן </w:t>
      </w:r>
      <w:r w:rsidR="00AB3B38">
        <w:rPr>
          <w:rFonts w:ascii="Fb Fontext" w:hAnsi="Fb Fontext"/>
          <w:rtl/>
        </w:rPr>
        <w:t>שם</w:t>
      </w:r>
      <w:r w:rsidRPr="007435EB">
        <w:rPr>
          <w:rFonts w:ascii="Fb Fontext" w:hAnsi="Fb Fontext"/>
          <w:rtl/>
        </w:rPr>
        <w:t>: ראש המעמד היה מעמיד את הטמאין על שער המזרח</w:t>
      </w:r>
    </w:p>
    <w:p w14:paraId="71474D10" w14:textId="77777777" w:rsidR="00E8089F" w:rsidRPr="007435EB" w:rsidRDefault="00E8089F" w:rsidP="00D95009">
      <w:pPr>
        <w:rPr>
          <w:rtl/>
        </w:rPr>
      </w:pPr>
      <w:r w:rsidRPr="005C3FF1">
        <w:rPr>
          <w:rStyle w:val="afffa"/>
          <w:rFonts w:hint="cs"/>
          <w:rtl/>
        </w:rPr>
        <w:t>רב</w:t>
      </w:r>
      <w:r w:rsidRPr="007435EB">
        <w:rPr>
          <w:rFonts w:ascii="Fb Fontext" w:hAnsi="Fb Fontext" w:hint="cs"/>
          <w:rtl/>
        </w:rPr>
        <w:t xml:space="preserve"> </w:t>
      </w:r>
      <w:r w:rsidRPr="005C3FF1">
        <w:rPr>
          <w:rStyle w:val="afffa"/>
          <w:rFonts w:hint="cs"/>
          <w:rtl/>
        </w:rPr>
        <w:t>יוסף</w:t>
      </w:r>
      <w:r w:rsidRPr="007435EB">
        <w:rPr>
          <w:rFonts w:ascii="Fb Fontext" w:hAnsi="Fb Fontext" w:hint="cs"/>
          <w:rtl/>
        </w:rPr>
        <w:t xml:space="preserve">: כדי לביישן.   </w:t>
      </w:r>
      <w:r w:rsidRPr="005C3FF1">
        <w:rPr>
          <w:rStyle w:val="afffa"/>
          <w:rFonts w:hint="cs"/>
          <w:rtl/>
        </w:rPr>
        <w:t>רבא</w:t>
      </w:r>
      <w:r w:rsidRPr="007435EB">
        <w:rPr>
          <w:rFonts w:ascii="Fb Fontext" w:hAnsi="Fb Fontext"/>
          <w:rtl/>
        </w:rPr>
        <w:t>: מפני החשד.</w:t>
      </w:r>
    </w:p>
    <w:p w14:paraId="576452CD" w14:textId="77777777" w:rsidR="00E8089F" w:rsidRPr="007435EB" w:rsidRDefault="00E8089F" w:rsidP="00D95009">
      <w:pPr>
        <w:rPr>
          <w:rtl/>
        </w:rPr>
      </w:pPr>
      <w:r w:rsidRPr="007435EB">
        <w:rPr>
          <w:rFonts w:hint="cs"/>
          <w:rtl/>
        </w:rPr>
        <w:t>ו</w:t>
      </w:r>
      <w:r w:rsidRPr="005C3FF1">
        <w:rPr>
          <w:rStyle w:val="afffa"/>
          <w:rtl/>
        </w:rPr>
        <w:t>איכא בינייהו</w:t>
      </w:r>
      <w:r w:rsidRPr="007435EB">
        <w:rPr>
          <w:rtl/>
        </w:rPr>
        <w:t>: מפנקי, א"</w:t>
      </w:r>
      <w:r w:rsidRPr="007435EB">
        <w:rPr>
          <w:rFonts w:hint="cs"/>
          <w:rtl/>
        </w:rPr>
        <w:t>נ</w:t>
      </w:r>
      <w:r w:rsidRPr="007435EB">
        <w:rPr>
          <w:rtl/>
        </w:rPr>
        <w:t xml:space="preserve">: </w:t>
      </w:r>
      <w:r w:rsidRPr="007435EB">
        <w:rPr>
          <w:rFonts w:hint="cs"/>
          <w:rtl/>
        </w:rPr>
        <w:t>מפשילי חבלים [עבודה קלה שלא יחשדום]</w:t>
      </w:r>
    </w:p>
    <w:p w14:paraId="3EC96335" w14:textId="71B40F62" w:rsidR="00E8089F" w:rsidRPr="007435EB" w:rsidRDefault="00F47631" w:rsidP="00F47631">
      <w:pPr>
        <w:pStyle w:val="affd"/>
        <w:rPr>
          <w:bCs/>
          <w:rtl/>
        </w:rPr>
      </w:pPr>
      <w:r>
        <w:rPr>
          <w:rFonts w:hint="cs"/>
          <w:rtl/>
        </w:rPr>
        <w:t>***</w:t>
      </w:r>
    </w:p>
    <w:p>
      <w:pPr>
        <w:pStyle w:val="affffff1"/>
        <w:rPr>
          <w:ins w:id="20168" w:author="קלוד" w:date="2026-10-06T10:09:47Z"/>
        </w:rPr>
      </w:pPr>
      <w:ins w:id="20167" w:author="קלוד" w:date="2026-10-06T10:09:47Z">
        <w:r>
          <w:t xml:space="preserve">משנה ט</w:t>
        </w:r>
      </w:ins>
    </w:p>
    <w:p w14:paraId="4EEFAED6" w14:textId="77777777" w:rsidR="00E8089F" w:rsidRPr="007435EB" w:rsidRDefault="00E8089F" w:rsidP="00E8089F">
      <w:pPr>
        <w:pStyle w:val="afff5"/>
        <w:rPr>
          <w:del w:id="20067" w:author="קלוד" w:date="2026-10-06T10:16:37Z"/>
          <w:b/>
          <w:rtl/>
        </w:rPr>
      </w:pPr>
      <w:ins w:id="9869" w:author="מספור קטעי משנה" w:date="2026-10-06T06:45:41Z">
        <w:del w:id="20065" w:author="קלוד" w:date="2026-10-06T10:16:37Z">
          <w:r>
            <w:rPr>
              <w:rStyle w:val="MisparKeta"/>
            </w:rPr>
            <w:delText xml:space="preserve">ב. </w:delText>
          </w:r>
        </w:del>
      </w:ins>
      <w:del w:id="20066" w:author="קלוד" w:date="2026-10-06T10:16:37Z">
        <w:r w:rsidRPr="007435EB">
          <w:rPr>
            <w:b/>
            <w:sz w:val="20"/>
            <w:rtl/>
          </w:rPr>
          <w:delText xml:space="preserve">משנה.</w:delText>
        </w:r>
      </w:del>
    </w:p>
    <w:p w14:paraId="5C1325A0" w14:textId="77777777" w:rsidR="00E8089F" w:rsidRPr="007435EB" w:rsidRDefault="00E8089F" w:rsidP="00E8089F">
      <w:pPr>
        <w:pStyle w:val="afff5"/>
        <w:rPr>
          <w:b/>
          <w:rtl/>
        </w:rPr>
      </w:pPr>
      <w:r w:rsidRPr="007435EB">
        <w:rPr>
          <w:b/>
          <w:rtl/>
        </w:rPr>
        <w:t>הפסח שיצא או שנטמא - ישרף מיד.</w:t>
      </w:r>
    </w:p>
    <w:p w14:paraId="65975BD1" w14:textId="77777777" w:rsidR="00E8089F" w:rsidRPr="007435EB" w:rsidRDefault="00E8089F" w:rsidP="00E8089F">
      <w:pPr>
        <w:pStyle w:val="afff5"/>
        <w:rPr>
          <w:b/>
          <w:rtl/>
        </w:rPr>
      </w:pPr>
      <w:r w:rsidRPr="007435EB">
        <w:rPr>
          <w:b/>
          <w:rtl/>
        </w:rPr>
        <w:t>נטמאו הבעלים או שמתו - תעובר צורתו וישרף בששה עשר.</w:t>
      </w:r>
    </w:p>
    <w:p w14:paraId="7AAA41F4" w14:textId="77777777" w:rsidR="00E8089F" w:rsidRPr="007435EB" w:rsidRDefault="00E8089F" w:rsidP="00E8089F">
      <w:pPr>
        <w:pStyle w:val="afff5"/>
        <w:rPr>
          <w:b/>
          <w:rtl/>
        </w:rPr>
      </w:pPr>
      <w:r w:rsidRPr="007435EB">
        <w:rPr>
          <w:b/>
          <w:rtl/>
        </w:rPr>
        <w:t>רבי יוחנן בן ברוקה אומר: אף זה ישרף מיד, לפי שאין לו אוכלין.</w:t>
      </w:r>
    </w:p>
    <w:p w14:paraId="70B13675" w14:textId="770FF5D2" w:rsidR="00E8089F" w:rsidRPr="007435EB" w:rsidRDefault="00F47631" w:rsidP="00F47631">
      <w:pPr>
        <w:pStyle w:val="affd"/>
        <w:rPr>
          <w:bCs/>
          <w:rtl/>
        </w:rPr>
      </w:pPr>
      <w:r>
        <w:rPr>
          <w:rFonts w:hint="cs"/>
          <w:rtl/>
        </w:rPr>
        <w:t>***</w:t>
      </w:r>
    </w:p>
    <w:p w14:paraId="59831A6B" w14:textId="77777777" w:rsidR="00E8089F" w:rsidRPr="007435EB" w:rsidRDefault="00E8089F" w:rsidP="00E8089F">
      <w:pPr>
        <w:rPr>
          <w:rtl/>
        </w:rPr>
      </w:pPr>
      <w:r w:rsidRPr="005C3FF1">
        <w:rPr>
          <w:rStyle w:val="afffa"/>
          <w:rtl/>
        </w:rPr>
        <w:t>טמא</w:t>
      </w:r>
      <w:r w:rsidRPr="007435EB">
        <w:rPr>
          <w:rFonts w:ascii="Fb Fontext" w:hAnsi="Fb Fontext"/>
          <w:rtl/>
        </w:rPr>
        <w:t xml:space="preserve"> –</w:t>
      </w:r>
      <w:r w:rsidRPr="00AC0CB1">
        <w:rPr>
          <w:rStyle w:val="af2"/>
          <w:rtl/>
        </w:rPr>
        <w:t xml:space="preserve"> </w:t>
      </w:r>
      <w:r w:rsidRPr="00AC0CB1">
        <w:rPr>
          <w:rStyle w:val="af2"/>
          <w:rFonts w:hint="cs"/>
          <w:rtl/>
        </w:rPr>
        <w:t>'</w:t>
      </w:r>
      <w:r w:rsidRPr="00AC0CB1">
        <w:rPr>
          <w:rStyle w:val="af2"/>
          <w:rtl/>
        </w:rPr>
        <w:t>והבשר אשר יגע בכל טמא לא יאכל באש ישרף</w:t>
      </w:r>
      <w:r w:rsidRPr="00AC0CB1">
        <w:rPr>
          <w:rStyle w:val="af2"/>
          <w:rFonts w:hint="cs"/>
          <w:rtl/>
        </w:rPr>
        <w:t>'</w:t>
      </w:r>
      <w:r w:rsidRPr="00AC0CB1">
        <w:rPr>
          <w:rStyle w:val="af2"/>
          <w:rtl/>
        </w:rPr>
        <w:t>.</w:t>
      </w:r>
    </w:p>
    <w:p w14:paraId="159954B7" w14:textId="77777777" w:rsidR="00E8089F" w:rsidRPr="007435EB" w:rsidRDefault="00E8089F" w:rsidP="00E8089F">
      <w:pPr>
        <w:rPr>
          <w:rtl/>
        </w:rPr>
      </w:pPr>
      <w:r w:rsidRPr="005C3FF1">
        <w:rPr>
          <w:rStyle w:val="afffa"/>
          <w:rtl/>
        </w:rPr>
        <w:t>יוצא</w:t>
      </w:r>
      <w:r w:rsidRPr="00AC0CB1">
        <w:rPr>
          <w:rStyle w:val="af2"/>
          <w:rtl/>
        </w:rPr>
        <w:t xml:space="preserve"> </w:t>
      </w:r>
      <w:r w:rsidRPr="00AC0CB1">
        <w:rPr>
          <w:rStyle w:val="af2"/>
          <w:rFonts w:hint="cs"/>
          <w:rtl/>
        </w:rPr>
        <w:t>'</w:t>
      </w:r>
      <w:r w:rsidRPr="00AC0CB1">
        <w:rPr>
          <w:rStyle w:val="af2"/>
          <w:rtl/>
        </w:rPr>
        <w:t>הן לא הובא את דמה אל הקדש פנימה</w:t>
      </w:r>
      <w:r w:rsidRPr="00AC0CB1">
        <w:rPr>
          <w:rStyle w:val="af2"/>
          <w:rFonts w:hint="cs"/>
          <w:rtl/>
        </w:rPr>
        <w:t>'</w:t>
      </w:r>
      <w:r w:rsidRPr="00AC0CB1">
        <w:rPr>
          <w:rStyle w:val="af2"/>
          <w:rtl/>
        </w:rPr>
        <w:t>.</w:t>
      </w:r>
    </w:p>
    <w:p w14:paraId="36539BCA" w14:textId="77777777" w:rsidR="00E8089F" w:rsidRPr="007435EB" w:rsidRDefault="00E8089F" w:rsidP="00E8089F">
      <w:pPr>
        <w:rPr>
          <w:rFonts w:cs="Guttman Vilna"/>
          <w:b/>
          <w:bCs/>
          <w:rtl/>
        </w:rPr>
      </w:pPr>
      <w:r w:rsidRPr="007435EB">
        <w:rPr>
          <w:rFonts w:hint="cs"/>
          <w:rtl/>
        </w:rPr>
        <w:t>א</w:t>
      </w:r>
      <w:r w:rsidRPr="007435EB">
        <w:rPr>
          <w:rtl/>
        </w:rPr>
        <w:t>"</w:t>
      </w:r>
      <w:r w:rsidRPr="007435EB">
        <w:rPr>
          <w:rFonts w:hint="cs"/>
          <w:rtl/>
        </w:rPr>
        <w:t>ל</w:t>
      </w:r>
      <w:r w:rsidRPr="007435EB">
        <w:rPr>
          <w:rtl/>
        </w:rPr>
        <w:t xml:space="preserve"> משה לאהרן: מדוע לא אכלתם את החטאת, שמא נכנס דמה לפני ולפנים</w:t>
      </w:r>
      <w:r w:rsidRPr="007435EB">
        <w:rPr>
          <w:rFonts w:hint="cs"/>
          <w:rtl/>
        </w:rPr>
        <w:t>-</w:t>
      </w:r>
      <w:r w:rsidRPr="007435EB">
        <w:rPr>
          <w:rtl/>
        </w:rPr>
        <w:t xml:space="preserve"> </w:t>
      </w:r>
      <w:r w:rsidRPr="007435EB">
        <w:rPr>
          <w:rFonts w:hint="cs"/>
          <w:rtl/>
        </w:rPr>
        <w:t>א</w:t>
      </w:r>
      <w:r w:rsidRPr="007435EB">
        <w:rPr>
          <w:rtl/>
        </w:rPr>
        <w:t>"</w:t>
      </w:r>
      <w:r w:rsidRPr="007435EB">
        <w:rPr>
          <w:rFonts w:hint="cs"/>
          <w:rtl/>
        </w:rPr>
        <w:t>ל</w:t>
      </w:r>
      <w:r w:rsidRPr="007435EB">
        <w:rPr>
          <w:rtl/>
        </w:rPr>
        <w:t>: לאו.</w:t>
      </w:r>
    </w:p>
    <w:p w14:paraId="408C6DC6" w14:textId="77777777" w:rsidR="00E8089F" w:rsidRPr="007435EB" w:rsidRDefault="00E8089F" w:rsidP="00E8089F">
      <w:pPr>
        <w:rPr>
          <w:rFonts w:cs="Guttman Vilna"/>
          <w:b/>
          <w:bCs/>
          <w:rtl/>
        </w:rPr>
      </w:pPr>
      <w:r w:rsidRPr="007435EB">
        <w:rPr>
          <w:rtl/>
        </w:rPr>
        <w:t>- אמר לו: שמא חוץ למחיצתה יצתה? - אמר לו: לאו, בקודש היתה.</w:t>
      </w:r>
    </w:p>
    <w:p w14:paraId="665C1327" w14:textId="77777777" w:rsidR="00E8089F" w:rsidRPr="007435EB" w:rsidRDefault="00E8089F" w:rsidP="00E8089F">
      <w:pPr>
        <w:rPr>
          <w:rtl/>
        </w:rPr>
      </w:pPr>
      <w:r>
        <w:rPr>
          <w:rFonts w:ascii="Fb Fontext" w:hAnsi="Fb Fontext"/>
          <w:sz w:val="20"/>
          <w:rtl/>
        </w:rPr>
        <w:t xml:space="preserve">- אמר לו: אי בקודש היתה, </w:t>
      </w:r>
      <w:r>
        <w:rPr>
          <w:rStyle w:val="af2"/>
          <w:rFonts w:ascii="Fb Fontext" w:hAnsi="Fb Fontext"/>
          <w:sz w:val="20"/>
          <w:rtl/>
          <w:rPrChange w:id="9045" w:author="מנוע פסוקים" w:date="2026-10-05T16:38:40Z">
            <w:rPr>
              <w:rFonts w:ascii="Fb Fontext" w:hAnsi="Fb Fontext"/>
              <w:sz w:val="20"/>
              <w:rtl/>
            </w:rPr>
          </w:rPrChange>
        </w:rPr>
        <w:t xml:space="preserve">והן לא הובא את דמה אל הקדש פנימה</w:t>
      </w:r>
      <w:r>
        <w:rPr>
          <w:rFonts w:ascii="Fb Fontext" w:hAnsi="Fb Fontext"/>
          <w:sz w:val="20"/>
          <w:rtl/>
        </w:rPr>
        <w:t xml:space="preserve"> מדוע לא אכלתם אותה? מכלל דאי יצא, א"נ עייל דמה לפנים - בת שריפה היא.</w:t>
      </w:r>
    </w:p>
    <w:p w14:paraId="7557B148" w14:textId="77777777" w:rsidR="00E8089F" w:rsidRPr="007435EB" w:rsidRDefault="00E8089F" w:rsidP="005C3FF1">
      <w:pPr>
        <w:pStyle w:val="afff"/>
        <w:framePr w:wrap="around"/>
        <w:rPr>
          <w:rtl/>
        </w:rPr>
      </w:pPr>
      <w:r w:rsidRPr="007435EB">
        <w:rPr>
          <w:rFonts w:hint="cs"/>
          <w:rtl/>
        </w:rPr>
        <w:t>פב:</w:t>
      </w:r>
    </w:p>
    <w:p w14:paraId="4039097F" w14:textId="77777777" w:rsidR="00E8089F" w:rsidRPr="007435EB" w:rsidRDefault="00E8089F" w:rsidP="00E8089F">
      <w:pPr>
        <w:rPr>
          <w:rtl/>
        </w:rPr>
      </w:pPr>
      <w:r w:rsidRPr="005C3FF1">
        <w:rPr>
          <w:rStyle w:val="afffa"/>
          <w:rtl/>
        </w:rPr>
        <w:t>נטמא</w:t>
      </w:r>
      <w:r w:rsidRPr="007435EB">
        <w:rPr>
          <w:rFonts w:ascii="Fb Fontext" w:hAnsi="Fb Fontext"/>
          <w:rtl/>
        </w:rPr>
        <w:t xml:space="preserve"> - גלי רחמנא בקדשים קלים, כ"</w:t>
      </w:r>
      <w:r w:rsidRPr="007435EB">
        <w:rPr>
          <w:rFonts w:ascii="Fb Fontext" w:hAnsi="Fb Fontext" w:hint="cs"/>
          <w:rtl/>
        </w:rPr>
        <w:t>ש</w:t>
      </w:r>
      <w:r w:rsidRPr="007435EB">
        <w:rPr>
          <w:rFonts w:ascii="Fb Fontext" w:hAnsi="Fb Fontext"/>
          <w:rtl/>
        </w:rPr>
        <w:t xml:space="preserve"> בקדשי קדשים.</w:t>
      </w:r>
    </w:p>
    <w:p w14:paraId="672E2E2B" w14:textId="77777777" w:rsidR="00E8089F" w:rsidRPr="007435EB" w:rsidRDefault="00E8089F" w:rsidP="00E8089F">
      <w:pPr>
        <w:rPr>
          <w:rtl/>
        </w:rPr>
      </w:pPr>
      <w:r w:rsidRPr="005C3FF1">
        <w:rPr>
          <w:rStyle w:val="afffa"/>
          <w:rtl/>
        </w:rPr>
        <w:t>יוצא</w:t>
      </w:r>
      <w:r w:rsidRPr="007435EB">
        <w:rPr>
          <w:rtl/>
        </w:rPr>
        <w:t>, אשכחן קדשי הקדשים - קדשים קלים מנלן?</w:t>
      </w:r>
    </w:p>
    <w:p w14:paraId="71AE0A13" w14:textId="77777777" w:rsidR="00E8089F" w:rsidRPr="007435EB" w:rsidRDefault="00E8089F" w:rsidP="00E8089F">
      <w:pPr>
        <w:rPr>
          <w:rtl/>
        </w:rPr>
      </w:pPr>
      <w:r w:rsidRPr="007435EB">
        <w:rPr>
          <w:rFonts w:ascii="Fb Fontext" w:hAnsi="Fb Fontext"/>
          <w:sz w:val="20"/>
          <w:rtl/>
        </w:rPr>
        <w:t>ותו, הא דתניא: לן דמה, נשפך דמה, יצא דמה חוץ לקלעים, דקיימ"</w:t>
      </w:r>
      <w:r w:rsidRPr="007435EB">
        <w:rPr>
          <w:rFonts w:ascii="Fb Fontext" w:hAnsi="Fb Fontext" w:hint="cs"/>
          <w:sz w:val="20"/>
          <w:rtl/>
        </w:rPr>
        <w:t>ל</w:t>
      </w:r>
      <w:r w:rsidRPr="007435EB">
        <w:rPr>
          <w:rFonts w:ascii="Fb Fontext" w:hAnsi="Fb Fontext"/>
          <w:sz w:val="20"/>
          <w:rtl/>
        </w:rPr>
        <w:t xml:space="preserve"> בשריפה </w:t>
      </w:r>
      <w:r w:rsidRPr="007435EB">
        <w:rPr>
          <w:rFonts w:ascii="Fb Fontext" w:hAnsi="Fb Fontext" w:hint="cs"/>
          <w:sz w:val="20"/>
          <w:rtl/>
        </w:rPr>
        <w:t>נפק</w:t>
      </w:r>
      <w:r w:rsidRPr="007435EB">
        <w:rPr>
          <w:rFonts w:ascii="Fb Fontext" w:hAnsi="Fb Fontext"/>
          <w:sz w:val="20"/>
          <w:rtl/>
        </w:rPr>
        <w:t>"</w:t>
      </w:r>
      <w:r>
        <w:rPr>
          <w:rFonts w:ascii="Fb Fontext" w:hAnsi="Fb Fontext" w:hint="cs"/>
          <w:sz w:val="20"/>
          <w:rtl/>
        </w:rPr>
        <w:t xml:space="preserve">ל </w:t>
      </w:r>
      <w:r>
        <w:rPr>
          <w:rStyle w:val="affffd"/>
          <w:rFonts w:ascii="Fb Fontext" w:hAnsi="Fb Fontext" w:hint="cs"/>
          <w:sz w:val="20"/>
          <w:rtl/>
          <w:rPrChange w:id="10702" w:author="מנוע אמוראים" w:date="2026-10-05T16:42:03Z">
            <w:rPr>
              <w:rFonts w:ascii="Fb Fontext" w:hAnsi="Fb Fontext" w:hint="cs"/>
              <w:sz w:val="20"/>
              <w:rtl/>
            </w:rPr>
          </w:rPrChange>
        </w:rPr>
        <w:t xml:space="preserve">מדר</w:t>
      </w:r>
      <w:r>
        <w:rPr>
          <w:rStyle w:val="affffd"/>
          <w:rFonts w:ascii="Fb Fontext" w:hAnsi="Fb Fontext"/>
          <w:sz w:val="20"/>
          <w:rtl/>
          <w:rPrChange w:id="10703" w:author="מנוע אמוראים" w:date="2026-10-05T16:42:03Z">
            <w:rPr>
              <w:rFonts w:ascii="Fb Fontext" w:hAnsi="Fb Fontext"/>
              <w:sz w:val="20"/>
              <w:rtl/>
            </w:rPr>
          </w:rPrChange>
        </w:rPr>
        <w:t xml:space="preserve">"</w:t>
      </w:r>
      <w:r>
        <w:rPr>
          <w:rStyle w:val="affffd"/>
          <w:rFonts w:ascii="Fb Fontext" w:hAnsi="Fb Fontext" w:hint="cs"/>
          <w:sz w:val="20"/>
          <w:rtl/>
          <w:rPrChange w:id="10704" w:author="מנוע אמוראים" w:date="2026-10-05T16:42:03Z">
            <w:rPr>
              <w:rFonts w:ascii="Fb Fontext" w:hAnsi="Fb Fontext" w:hint="cs"/>
              <w:sz w:val="20"/>
              <w:rtl/>
            </w:rPr>
          </w:rPrChange>
        </w:rPr>
        <w:t xml:space="preserve">ש</w:t>
      </w:r>
      <w:r>
        <w:rPr>
          <w:rFonts w:ascii="Fb Fontext" w:hAnsi="Fb Fontext" w:hint="cs"/>
          <w:sz w:val="20"/>
          <w:rtl/>
        </w:rPr>
        <w:t xml:space="preserve">.</w:t>
      </w:r>
    </w:p>
    <w:p w14:paraId="3CC56EAB" w14:textId="77777777" w:rsidR="00E8089F" w:rsidRPr="007435EB" w:rsidRDefault="00E8089F" w:rsidP="00E8089F">
      <w:pPr>
        <w:rPr>
          <w:rtl/>
        </w:rPr>
      </w:pPr>
      <w:r>
        <w:rPr>
          <w:rFonts w:ascii="Fb Fontext" w:hAnsi="Fb Fontext"/>
          <w:rtl/>
        </w:rPr>
        <w:t xml:space="preserve">דתניא, </w:t>
      </w:r>
      <w:r>
        <w:rPr>
          <w:rStyle w:val="affffd"/>
          <w:rFonts w:ascii="Fb Fontext" w:hAnsi="Fb Fontext"/>
          <w:rtl/>
          <w:rPrChange w:id="10705" w:author="מנוע אמוראים" w:date="2026-10-05T16:42:03Z">
            <w:rPr>
              <w:rFonts w:ascii="Fb Fontext" w:hAnsi="Fb Fontext"/>
              <w:rtl/>
            </w:rPr>
          </w:rPrChange>
        </w:rPr>
        <w:t xml:space="preserve">ר"</w:t>
      </w:r>
      <w:r>
        <w:rPr>
          <w:rStyle w:val="affffd"/>
          <w:rFonts w:ascii="Fb Fontext" w:hAnsi="Fb Fontext" w:hint="cs"/>
          <w:rtl/>
          <w:rPrChange w:id="10706" w:author="מנוע אמוראים" w:date="2026-10-05T16:42:03Z">
            <w:rPr>
              <w:rFonts w:ascii="Fb Fontext" w:hAnsi="Fb Fontext" w:hint="cs"/>
              <w:rtl/>
            </w:rPr>
          </w:rPrChange>
        </w:rPr>
        <w:t xml:space="preserve">ש</w:t>
      </w:r>
      <w:r w:rsidRPr="007435EB">
        <w:rPr>
          <w:rFonts w:ascii="Fb Fontext" w:hAnsi="Fb Fontext"/>
          <w:rtl/>
        </w:rPr>
        <w:t>:</w:t>
      </w:r>
      <w:r w:rsidRPr="00AC0CB1">
        <w:rPr>
          <w:rStyle w:val="af2"/>
          <w:rtl/>
        </w:rPr>
        <w:t xml:space="preserve"> </w:t>
      </w:r>
      <w:r w:rsidRPr="00AC0CB1">
        <w:rPr>
          <w:rStyle w:val="af2"/>
          <w:rFonts w:hint="cs"/>
          <w:rtl/>
        </w:rPr>
        <w:t>'</w:t>
      </w:r>
      <w:r w:rsidRPr="00AC0CB1">
        <w:rPr>
          <w:rStyle w:val="af2"/>
          <w:rtl/>
        </w:rPr>
        <w:t>בקדש באש תשרף</w:t>
      </w:r>
      <w:r w:rsidRPr="00AC0CB1">
        <w:rPr>
          <w:rStyle w:val="af2"/>
          <w:rFonts w:hint="cs"/>
          <w:rtl/>
        </w:rPr>
        <w:t>'</w:t>
      </w:r>
      <w:r w:rsidRPr="00AC0CB1">
        <w:rPr>
          <w:rStyle w:val="af2"/>
          <w:rtl/>
        </w:rPr>
        <w:t xml:space="preserve"> </w:t>
      </w:r>
      <w:r w:rsidRPr="007435EB">
        <w:rPr>
          <w:rFonts w:ascii="Fb Fontext" w:hAnsi="Fb Fontext"/>
          <w:rtl/>
        </w:rPr>
        <w:t>- לימד על חטאת ששריפתה בקודש.</w:t>
      </w:r>
    </w:p>
    <w:p w14:paraId="7D336205" w14:textId="77777777" w:rsidR="00E8089F" w:rsidRPr="007435EB" w:rsidRDefault="00E8089F" w:rsidP="00E8089F">
      <w:pPr>
        <w:rPr>
          <w:rFonts w:cs="Guttman Vilna"/>
          <w:b/>
          <w:bCs/>
          <w:rtl/>
        </w:rPr>
      </w:pPr>
      <w:r w:rsidRPr="00AC0CB1">
        <w:rPr>
          <w:rStyle w:val="af2"/>
          <w:rFonts w:hint="cs"/>
          <w:rtl/>
        </w:rPr>
        <w:t xml:space="preserve">'וכל בקדש באש תשרף' </w:t>
      </w:r>
      <w:r w:rsidRPr="007435EB">
        <w:rPr>
          <w:rFonts w:hint="cs"/>
          <w:rtl/>
        </w:rPr>
        <w:t>- ל</w:t>
      </w:r>
      <w:r w:rsidRPr="007435EB">
        <w:rPr>
          <w:rtl/>
        </w:rPr>
        <w:t>שאר פסולי קדשי קדשים, ואימורי קדשים קלים.</w:t>
      </w:r>
    </w:p>
    <w:p w14:paraId="37445A18" w14:textId="77777777" w:rsidR="00E8089F" w:rsidRPr="007435EB" w:rsidRDefault="00E8089F" w:rsidP="00E8089F">
      <w:pPr>
        <w:rPr>
          <w:rFonts w:cs="Guttman Vilna"/>
          <w:b/>
          <w:bCs/>
          <w:rtl/>
        </w:rPr>
      </w:pPr>
      <w:r w:rsidRPr="00AC0CB1">
        <w:rPr>
          <w:rStyle w:val="af2"/>
          <w:rFonts w:hint="cs"/>
          <w:rtl/>
        </w:rPr>
        <w:t>וכל בקדש באש תשרף'</w:t>
      </w:r>
      <w:r w:rsidRPr="007435EB">
        <w:rPr>
          <w:rFonts w:hint="cs"/>
          <w:rtl/>
        </w:rPr>
        <w:t xml:space="preserve"> -גמרא גמירי לה - דאף </w:t>
      </w:r>
      <w:r w:rsidRPr="005C3FF1">
        <w:rPr>
          <w:rStyle w:val="afffa"/>
          <w:rFonts w:hint="cs"/>
          <w:rtl/>
        </w:rPr>
        <w:t>לקדשים קלים</w:t>
      </w:r>
      <w:r w:rsidRPr="007435EB">
        <w:rPr>
          <w:rFonts w:hint="cs"/>
          <w:rtl/>
        </w:rPr>
        <w:t>.</w:t>
      </w:r>
    </w:p>
    <w:p w14:paraId="5441235C" w14:textId="77777777" w:rsidR="00E8089F" w:rsidRPr="007435EB" w:rsidRDefault="00E8089F" w:rsidP="00E8089F">
      <w:pPr>
        <w:rPr>
          <w:rtl/>
        </w:rPr>
      </w:pPr>
      <w:r w:rsidRPr="007435EB">
        <w:rPr>
          <w:rFonts w:ascii="Fb Fontext" w:hAnsi="Fb Fontext"/>
          <w:sz w:val="20"/>
          <w:rtl/>
        </w:rPr>
        <w:t>וחטאת דאהרן - משום מעשה שהיה כך היה.</w:t>
      </w:r>
    </w:p>
    <w:p w14:paraId="61F655B0" w14:textId="77777777" w:rsidR="00E8089F" w:rsidRPr="007435EB" w:rsidRDefault="00E8089F" w:rsidP="00E8089F">
      <w:pPr>
        <w:rPr>
          <w:rtl/>
        </w:rPr>
      </w:pPr>
      <w:r>
        <w:rPr>
          <w:rFonts w:ascii="Fb Fontext" w:hAnsi="Fb Fontext"/>
          <w:rtl/>
        </w:rPr>
        <w:t xml:space="preserve">ולתנא </w:t>
      </w:r>
      <w:r>
        <w:rPr>
          <w:rStyle w:val="affffd"/>
          <w:rFonts w:ascii="Fb Fontext" w:hAnsi="Fb Fontext"/>
          <w:rtl/>
          <w:rPrChange w:id="10707" w:author="מנוע אמוראים" w:date="2026-10-05T16:42:03Z">
            <w:rPr>
              <w:rFonts w:ascii="Fb Fontext" w:hAnsi="Fb Fontext"/>
              <w:rtl/>
            </w:rPr>
          </w:rPrChange>
        </w:rPr>
        <w:t xml:space="preserve">דר</w:t>
      </w:r>
      <w:r>
        <w:rPr>
          <w:rStyle w:val="affffd"/>
          <w:rFonts w:ascii="Fb Fontext" w:hAnsi="Fb Fontext" w:hint="cs"/>
          <w:rtl/>
          <w:rPrChange w:id="10708" w:author="מנוע אמוראים" w:date="2026-10-05T16:42:03Z">
            <w:rPr>
              <w:rFonts w:ascii="Fb Fontext" w:hAnsi="Fb Fontext" w:hint="cs"/>
              <w:rtl/>
            </w:rPr>
          </w:rPrChange>
        </w:rPr>
        <w:t xml:space="preserve">ב</w:t>
      </w:r>
      <w:r>
        <w:rPr>
          <w:rStyle w:val="affffd"/>
          <w:rFonts w:ascii="Fb Fontext" w:hAnsi="Fb Fontext"/>
          <w:rtl/>
          <w:rPrChange w:id="10709" w:author="מנוע אמוראים" w:date="2026-10-05T16:42:03Z">
            <w:rPr>
              <w:rFonts w:ascii="Fb Fontext" w:hAnsi="Fb Fontext"/>
              <w:rtl/>
            </w:rPr>
          </w:rPrChange>
        </w:rPr>
        <w:t xml:space="preserve">"</w:t>
      </w:r>
      <w:r>
        <w:rPr>
          <w:rStyle w:val="affffd"/>
          <w:rFonts w:ascii="Fb Fontext" w:hAnsi="Fb Fontext" w:hint="cs"/>
          <w:rtl/>
          <w:rPrChange w:id="10710" w:author="מנוע אמוראים" w:date="2026-10-05T16:42:03Z">
            <w:rPr>
              <w:rFonts w:ascii="Fb Fontext" w:hAnsi="Fb Fontext" w:hint="cs"/>
              <w:rtl/>
            </w:rPr>
          </w:rPrChange>
        </w:rPr>
        <w:t xml:space="preserve">א</w:t>
      </w:r>
      <w:r>
        <w:rPr>
          <w:rFonts w:ascii="Fb Fontext" w:hAnsi="Fb Fontext" w:hint="cs"/>
          <w:rtl/>
        </w:rPr>
        <w:t xml:space="preserve"> דס</w:t>
      </w:r>
      <w:r w:rsidRPr="007435EB">
        <w:rPr>
          <w:rFonts w:ascii="Fb Fontext" w:hAnsi="Fb Fontext"/>
          <w:rtl/>
        </w:rPr>
        <w:t>"</w:t>
      </w:r>
      <w:r w:rsidRPr="007435EB">
        <w:rPr>
          <w:rFonts w:ascii="Fb Fontext" w:hAnsi="Fb Fontext" w:hint="cs"/>
          <w:rtl/>
        </w:rPr>
        <w:t>ל ד</w:t>
      </w:r>
      <w:r w:rsidR="00AB3B38">
        <w:rPr>
          <w:rFonts w:ascii="Fb Fontext" w:hAnsi="Fb Fontext" w:hint="cs"/>
          <w:rtl/>
        </w:rPr>
        <w:t>אף</w:t>
      </w:r>
      <w:r w:rsidRPr="007435EB">
        <w:rPr>
          <w:rFonts w:ascii="Fb Fontext" w:hAnsi="Fb Fontext"/>
          <w:rtl/>
        </w:rPr>
        <w:t xml:space="preserve"> פיגול טעון עיבור צורה, - יליף </w:t>
      </w:r>
      <w:r w:rsidRPr="00AC0CB1">
        <w:rPr>
          <w:rStyle w:val="af2"/>
          <w:rtl/>
        </w:rPr>
        <w:t>עון עון</w:t>
      </w:r>
      <w:r w:rsidRPr="007435EB">
        <w:rPr>
          <w:rFonts w:ascii="Fb Fontext" w:hAnsi="Fb Fontext"/>
          <w:rtl/>
        </w:rPr>
        <w:t xml:space="preserve"> מנותר.</w:t>
      </w:r>
    </w:p>
    <w:p w14:paraId="424235E7" w14:textId="77777777" w:rsidR="00E8089F" w:rsidRPr="007435EB" w:rsidRDefault="00E8089F" w:rsidP="00E8089F">
      <w:pPr>
        <w:rPr>
          <w:rtl/>
        </w:rPr>
      </w:pPr>
      <w:r w:rsidRPr="007435EB">
        <w:rPr>
          <w:rFonts w:ascii="Fb Fontext" w:hAnsi="Fb Fontext" w:hint="cs"/>
          <w:sz w:val="20"/>
          <w:rtl/>
        </w:rPr>
        <w:t xml:space="preserve">ולא </w:t>
      </w:r>
      <w:r w:rsidRPr="00AC0CB1">
        <w:rPr>
          <w:rStyle w:val="af2"/>
          <w:rtl/>
        </w:rPr>
        <w:t>עון עון</w:t>
      </w:r>
      <w:r w:rsidRPr="007435EB">
        <w:rPr>
          <w:rFonts w:ascii="Fb Fontext" w:hAnsi="Fb Fontext"/>
          <w:sz w:val="20"/>
          <w:rtl/>
        </w:rPr>
        <w:t xml:space="preserve"> מחטאת דאהרן</w:t>
      </w:r>
      <w:r w:rsidRPr="007435EB">
        <w:rPr>
          <w:rFonts w:ascii="Fb Fontext" w:hAnsi="Fb Fontext" w:hint="cs"/>
          <w:sz w:val="20"/>
          <w:rtl/>
        </w:rPr>
        <w:t xml:space="preserve"> ד</w:t>
      </w:r>
      <w:r w:rsidR="00AB3B38">
        <w:rPr>
          <w:rFonts w:ascii="Fb Fontext" w:hAnsi="Fb Fontext" w:hint="cs"/>
          <w:sz w:val="20"/>
          <w:rtl/>
        </w:rPr>
        <w:t>שם</w:t>
      </w:r>
      <w:r w:rsidRPr="007435EB">
        <w:rPr>
          <w:rFonts w:ascii="Fb Fontext" w:hAnsi="Fb Fontext" w:hint="cs"/>
          <w:sz w:val="20"/>
          <w:rtl/>
        </w:rPr>
        <w:t xml:space="preserve"> הוראת שעה היתה ואנן לדורות בעיא.</w:t>
      </w:r>
    </w:p>
    <w:p w14:paraId="011AA727" w14:textId="77777777" w:rsidR="00E8089F" w:rsidRPr="007435EB" w:rsidRDefault="00E8089F" w:rsidP="00E8089F">
      <w:pPr>
        <w:rPr>
          <w:rtl/>
        </w:rPr>
      </w:pPr>
      <w:r w:rsidRPr="007435EB">
        <w:rPr>
          <w:rFonts w:ascii="Fb Fontext" w:hAnsi="Fb Fontext"/>
          <w:rtl/>
        </w:rPr>
        <w:t xml:space="preserve">השתא דאמרינן כל פסולי דקדש בשריפה, </w:t>
      </w:r>
      <w:r w:rsidRPr="007435EB">
        <w:rPr>
          <w:rFonts w:ascii="Fb Fontext" w:hAnsi="Fb Fontext" w:hint="cs"/>
          <w:rtl/>
        </w:rPr>
        <w:t>ל</w:t>
      </w:r>
      <w:r w:rsidRPr="007435EB">
        <w:rPr>
          <w:rFonts w:ascii="Fb Fontext" w:hAnsi="Fb Fontext"/>
          <w:rtl/>
        </w:rPr>
        <w:t>"</w:t>
      </w:r>
      <w:r w:rsidRPr="007435EB">
        <w:rPr>
          <w:rFonts w:ascii="Fb Fontext" w:hAnsi="Fb Fontext" w:hint="cs"/>
          <w:rtl/>
        </w:rPr>
        <w:t>ש ק</w:t>
      </w:r>
      <w:r w:rsidRPr="007435EB">
        <w:rPr>
          <w:rFonts w:ascii="Fb Fontext" w:hAnsi="Fb Fontext"/>
          <w:rtl/>
        </w:rPr>
        <w:t>"</w:t>
      </w:r>
      <w:r w:rsidRPr="007435EB">
        <w:rPr>
          <w:rFonts w:ascii="Fb Fontext" w:hAnsi="Fb Fontext" w:hint="cs"/>
          <w:rtl/>
        </w:rPr>
        <w:t>ק ול</w:t>
      </w:r>
      <w:r w:rsidRPr="007435EB">
        <w:rPr>
          <w:rFonts w:ascii="Fb Fontext" w:hAnsi="Fb Fontext"/>
          <w:rtl/>
        </w:rPr>
        <w:t>"</w:t>
      </w:r>
      <w:r w:rsidRPr="007435EB">
        <w:rPr>
          <w:rFonts w:ascii="Fb Fontext" w:hAnsi="Fb Fontext" w:hint="cs"/>
          <w:rtl/>
        </w:rPr>
        <w:t>ש קדשים קלים גמרא גמירי.</w:t>
      </w:r>
    </w:p>
    <w:p w14:paraId="768B3A89" w14:textId="77777777" w:rsidR="00E8089F" w:rsidRPr="007435EB" w:rsidRDefault="00E8089F" w:rsidP="00E8089F">
      <w:pPr>
        <w:rPr>
          <w:rtl/>
        </w:rPr>
      </w:pPr>
      <w:r w:rsidRPr="00AC0CB1">
        <w:rPr>
          <w:rStyle w:val="af2"/>
          <w:rFonts w:hint="cs"/>
          <w:rtl/>
        </w:rPr>
        <w:t xml:space="preserve">'באש תשרף' </w:t>
      </w:r>
      <w:r w:rsidRPr="007435EB">
        <w:rPr>
          <w:rtl/>
        </w:rPr>
        <w:t>–</w:t>
      </w:r>
      <w:r w:rsidRPr="007435EB">
        <w:rPr>
          <w:rFonts w:hint="cs"/>
          <w:rtl/>
        </w:rPr>
        <w:t xml:space="preserve"> בעי ליה </w:t>
      </w:r>
      <w:r w:rsidRPr="007435EB">
        <w:rPr>
          <w:rtl/>
        </w:rPr>
        <w:t>ששריפתה בקדש.</w:t>
      </w:r>
    </w:p>
    <w:p w14:paraId="5651A2E3" w14:textId="77777777" w:rsidR="00E8089F" w:rsidRPr="007435EB" w:rsidRDefault="00E8089F" w:rsidP="00E8089F">
      <w:pPr>
        <w:rPr>
          <w:rtl/>
        </w:rPr>
      </w:pPr>
      <w:r w:rsidRPr="00AC0CB1">
        <w:rPr>
          <w:rStyle w:val="af2"/>
          <w:rFonts w:hint="cs"/>
          <w:rtl/>
        </w:rPr>
        <w:t>'</w:t>
      </w:r>
      <w:r w:rsidRPr="00AC0CB1">
        <w:rPr>
          <w:rStyle w:val="af2"/>
          <w:rtl/>
        </w:rPr>
        <w:t>והבשר אשר יגע בכל טמא לא יאכל באש ישרף</w:t>
      </w:r>
      <w:r w:rsidRPr="00AC0CB1">
        <w:rPr>
          <w:rStyle w:val="af2"/>
          <w:rFonts w:hint="cs"/>
          <w:rtl/>
        </w:rPr>
        <w:t>'</w:t>
      </w:r>
      <w:r w:rsidRPr="00AC0CB1">
        <w:rPr>
          <w:rStyle w:val="af2"/>
          <w:rtl/>
        </w:rPr>
        <w:t>,</w:t>
      </w:r>
      <w:r w:rsidRPr="007435EB">
        <w:rPr>
          <w:rtl/>
        </w:rPr>
        <w:t xml:space="preserve"> - לגופיה איצטריך.</w:t>
      </w:r>
    </w:p>
    <w:p w14:paraId="14E2D348" w14:textId="77777777" w:rsidR="00E8089F" w:rsidRPr="007435EB" w:rsidRDefault="00E8089F" w:rsidP="00E8089F">
      <w:pPr>
        <w:rPr>
          <w:rtl/>
        </w:rPr>
      </w:pPr>
      <w:r w:rsidRPr="007435EB">
        <w:rPr>
          <w:rFonts w:hint="cs"/>
          <w:rtl/>
        </w:rPr>
        <w:t>וקמ</w:t>
      </w:r>
      <w:r w:rsidRPr="007435EB">
        <w:rPr>
          <w:rtl/>
        </w:rPr>
        <w:t>"</w:t>
      </w:r>
      <w:r w:rsidRPr="007435EB">
        <w:rPr>
          <w:rFonts w:hint="cs"/>
          <w:rtl/>
        </w:rPr>
        <w:t xml:space="preserve">ל דלא רק פסולי קדש כגון לן ונשפך ויצא דמה ונשחטה בלילה דליתנהו בחולין </w:t>
      </w:r>
      <w:r w:rsidRPr="007435EB">
        <w:rPr>
          <w:rtl/>
        </w:rPr>
        <w:t>–</w:t>
      </w:r>
      <w:r w:rsidRPr="007435EB">
        <w:rPr>
          <w:rFonts w:hint="cs"/>
          <w:rtl/>
        </w:rPr>
        <w:t xml:space="preserve"> בשריפה ו</w:t>
      </w:r>
      <w:r w:rsidR="00AB3B38">
        <w:rPr>
          <w:rFonts w:hint="cs"/>
          <w:rtl/>
        </w:rPr>
        <w:t>אף</w:t>
      </w:r>
      <w:r w:rsidRPr="007435EB">
        <w:rPr>
          <w:rFonts w:hint="cs"/>
          <w:rtl/>
        </w:rPr>
        <w:t xml:space="preserve"> נטמא </w:t>
      </w:r>
      <w:r w:rsidR="00AB3B38">
        <w:rPr>
          <w:rFonts w:hint="cs"/>
          <w:rtl/>
        </w:rPr>
        <w:t>אף</w:t>
      </w:r>
      <w:r w:rsidRPr="007435EB">
        <w:rPr>
          <w:rFonts w:hint="cs"/>
          <w:rtl/>
        </w:rPr>
        <w:t xml:space="preserve"> דנעשה בזה עובדין דחול מ</w:t>
      </w:r>
      <w:r w:rsidRPr="007435EB">
        <w:rPr>
          <w:rtl/>
        </w:rPr>
        <w:t>"</w:t>
      </w:r>
      <w:r w:rsidRPr="007435EB">
        <w:rPr>
          <w:rFonts w:hint="cs"/>
          <w:rtl/>
        </w:rPr>
        <w:t>מ בעי שריפה.</w:t>
      </w:r>
    </w:p>
    <w:p w14:paraId="5CD02B73" w14:textId="23687DF9" w:rsidR="00E8089F" w:rsidRPr="007435EB" w:rsidRDefault="00F47631" w:rsidP="00F47631">
      <w:pPr>
        <w:pStyle w:val="affd"/>
        <w:rPr>
          <w:bCs/>
          <w:rtl/>
        </w:rPr>
      </w:pPr>
      <w:r>
        <w:rPr>
          <w:rFonts w:hint="cs"/>
          <w:rtl/>
        </w:rPr>
        <w:t>***</w:t>
      </w:r>
    </w:p>
    <w:p w14:paraId="391FC0C1" w14:textId="77777777" w:rsidR="00E8089F" w:rsidRPr="007435EB" w:rsidRDefault="00E8089F" w:rsidP="00E8089F">
      <w:pPr>
        <w:rPr>
          <w:rtl/>
        </w:rPr>
      </w:pPr>
      <w:r w:rsidRPr="007435EB">
        <w:rPr>
          <w:rFonts w:cs="Guttman Vilna"/>
          <w:b/>
          <w:bCs/>
          <w:rtl/>
        </w:rPr>
        <w:t>נטמאו הבעלים או שמתו תעובר צורתן וכו'.</w:t>
      </w:r>
    </w:p>
    <w:p w14:paraId="12328E1F" w14:textId="77777777" w:rsidR="00E8089F" w:rsidRPr="007435EB" w:rsidRDefault="00E8089F" w:rsidP="00E8089F">
      <w:pPr>
        <w:rPr>
          <w:rtl/>
        </w:rPr>
      </w:pPr>
      <w:r w:rsidRPr="005C3FF1">
        <w:rPr>
          <w:rStyle w:val="afffa"/>
          <w:rtl/>
        </w:rPr>
        <w:t>רב יוסף</w:t>
      </w:r>
      <w:r w:rsidRPr="007435EB">
        <w:rPr>
          <w:rtl/>
        </w:rPr>
        <w:t xml:space="preserve">: </w:t>
      </w:r>
      <w:r w:rsidRPr="007435EB">
        <w:rPr>
          <w:rFonts w:hint="cs"/>
          <w:rtl/>
        </w:rPr>
        <w:t>מחלוקת ב</w:t>
      </w:r>
      <w:r w:rsidRPr="007435EB">
        <w:rPr>
          <w:rtl/>
        </w:rPr>
        <w:t>נטמאו בעלים לפני זריקה, דלא איתחזי בשר לאכילה</w:t>
      </w:r>
      <w:r w:rsidRPr="007435EB">
        <w:rPr>
          <w:rFonts w:hint="cs"/>
          <w:rtl/>
        </w:rPr>
        <w:t xml:space="preserve"> דהו</w:t>
      </w:r>
      <w:r w:rsidRPr="007435EB">
        <w:rPr>
          <w:rtl/>
        </w:rPr>
        <w:t>"</w:t>
      </w:r>
      <w:r w:rsidRPr="007435EB">
        <w:rPr>
          <w:rFonts w:hint="cs"/>
          <w:rtl/>
        </w:rPr>
        <w:t>ל כפסול בגוף</w:t>
      </w:r>
      <w:r w:rsidRPr="007435EB">
        <w:rPr>
          <w:rtl/>
        </w:rPr>
        <w:t>.</w:t>
      </w:r>
    </w:p>
    <w:p w14:paraId="38830537" w14:textId="77777777" w:rsidR="00E8089F" w:rsidRPr="007435EB" w:rsidRDefault="00E8089F" w:rsidP="00E8089F">
      <w:pPr>
        <w:rPr>
          <w:rtl/>
        </w:rPr>
      </w:pPr>
      <w:r w:rsidRPr="007435EB">
        <w:rPr>
          <w:rFonts w:ascii="Fb Fontext" w:hAnsi="Fb Fontext"/>
          <w:sz w:val="20"/>
          <w:rtl/>
        </w:rPr>
        <w:t xml:space="preserve">אבל נטמאו בעלים לאחר זריקה, דאיתחזי בשר לאכילה </w:t>
      </w:r>
      <w:r w:rsidRPr="005C3FF1">
        <w:rPr>
          <w:rStyle w:val="afffa"/>
          <w:rFonts w:hint="cs"/>
          <w:rtl/>
        </w:rPr>
        <w:t>לכו</w:t>
      </w:r>
      <w:r w:rsidRPr="005C3FF1">
        <w:rPr>
          <w:rStyle w:val="afffa"/>
          <w:rtl/>
        </w:rPr>
        <w:t>"</w:t>
      </w:r>
      <w:r w:rsidRPr="005C3FF1">
        <w:rPr>
          <w:rStyle w:val="afffa"/>
          <w:rFonts w:hint="cs"/>
          <w:rtl/>
        </w:rPr>
        <w:t>ע</w:t>
      </w:r>
      <w:r w:rsidRPr="007435EB">
        <w:rPr>
          <w:rFonts w:ascii="Fb Fontext" w:hAnsi="Fb Fontext"/>
          <w:sz w:val="20"/>
          <w:rtl/>
        </w:rPr>
        <w:t xml:space="preserve"> פסולו מחמת דבר אחר ובעיא עיבור צורה.</w:t>
      </w:r>
    </w:p>
    <w:p w14:paraId="156BF38A" w14:textId="77777777" w:rsidR="00E8089F" w:rsidRPr="007435EB" w:rsidRDefault="00E8089F" w:rsidP="00E8089F">
      <w:pPr>
        <w:rPr>
          <w:rtl/>
        </w:rPr>
      </w:pPr>
      <w:r>
        <w:rPr>
          <w:rStyle w:val="affffd"/>
          <w:rFonts w:hint="cs"/>
          <w:rtl/>
          <w:rPrChange w:id="10711" w:author="מנוע אמוראים" w:date="2026-10-05T16:42:03Z">
            <w:rPr>
              <w:rStyle w:val="afffa"/>
              <w:rFonts w:hint="cs"/>
              <w:rtl/>
            </w:rPr>
          </w:rPrChange>
        </w:rPr>
        <w:t xml:space="preserve">ורי</w:t>
      </w:r>
      <w:r>
        <w:rPr>
          <w:rStyle w:val="affffd"/>
          <w:rtl/>
          <w:rPrChange w:id="10712" w:author="מנוע אמוראים" w:date="2026-10-05T16:42:03Z">
            <w:rPr>
              <w:rStyle w:val="afffa"/>
              <w:rtl/>
            </w:rPr>
          </w:rPrChange>
        </w:rPr>
        <w:t xml:space="preserve">"</w:t>
      </w:r>
      <w:r>
        <w:rPr>
          <w:rStyle w:val="affffd"/>
          <w:rFonts w:hint="cs"/>
          <w:rtl/>
          <w:rPrChange w:id="10713" w:author="מנוע אמוראים" w:date="2026-10-05T16:42:03Z">
            <w:rPr>
              <w:rStyle w:val="afffa"/>
              <w:rFonts w:hint="cs"/>
              <w:rtl/>
            </w:rPr>
          </w:rPrChange>
        </w:rPr>
        <w:t xml:space="preserve">ו</w:t>
      </w:r>
      <w:r w:rsidRPr="005C3FF1">
        <w:rPr>
          <w:rStyle w:val="afffa"/>
          <w:rtl/>
        </w:rPr>
        <w:t>:</w:t>
      </w:r>
      <w:r w:rsidRPr="007435EB">
        <w:rPr>
          <w:rFonts w:ascii="Fb Fontext" w:hAnsi="Fb Fontext"/>
          <w:rtl/>
        </w:rPr>
        <w:t xml:space="preserve"> אף לאחר זריקה נמי מחלוקת.</w:t>
      </w:r>
    </w:p>
    <w:p w14:paraId="696A9F77" w14:textId="77777777" w:rsidR="00E8089F" w:rsidRPr="007435EB" w:rsidRDefault="00E8089F" w:rsidP="00E8089F">
      <w:pPr>
        <w:rPr>
          <w:rtl/>
        </w:rPr>
      </w:pPr>
      <w:r>
        <w:rPr>
          <w:rFonts w:hint="cs"/>
          <w:rtl/>
        </w:rPr>
        <w:t xml:space="preserve">ואזדא לטעמיה </w:t>
      </w:r>
      <w:r>
        <w:rPr>
          <w:rStyle w:val="affffd"/>
          <w:rFonts w:hint="cs"/>
          <w:rtl/>
          <w:rPrChange w:id="10714" w:author="מנוע אמוראים" w:date="2026-10-05T16:42:03Z">
            <w:rPr>
              <w:rFonts w:hint="cs"/>
              <w:rtl/>
            </w:rPr>
          </w:rPrChange>
        </w:rPr>
        <w:t xml:space="preserve">דריוב</w:t>
      </w:r>
      <w:r>
        <w:rPr>
          <w:rStyle w:val="affffd"/>
          <w:rtl/>
          <w:rPrChange w:id="10715" w:author="מנוע אמוראים" w:date="2026-10-05T16:42:03Z">
            <w:rPr>
              <w:rtl/>
            </w:rPr>
          </w:rPrChange>
        </w:rPr>
        <w:t xml:space="preserve">"</w:t>
      </w:r>
      <w:r>
        <w:rPr>
          <w:rStyle w:val="affffd"/>
          <w:rFonts w:hint="cs"/>
          <w:rtl/>
          <w:rPrChange w:id="10716" w:author="מנוע אמוראים" w:date="2026-10-05T16:42:03Z">
            <w:rPr>
              <w:rFonts w:hint="cs"/>
              <w:rtl/>
            </w:rPr>
          </w:rPrChange>
        </w:rPr>
        <w:t xml:space="preserve">ב</w:t>
      </w:r>
      <w:r>
        <w:rPr>
          <w:rFonts w:hint="cs"/>
          <w:rtl/>
        </w:rPr>
        <w:t xml:space="preserve"> </w:t>
      </w:r>
      <w:r>
        <w:rPr>
          <w:rStyle w:val="affffd"/>
          <w:rFonts w:hint="cs"/>
          <w:rtl/>
          <w:rPrChange w:id="10717" w:author="מנוע אמוראים" w:date="2026-10-05T16:42:03Z">
            <w:rPr>
              <w:rFonts w:hint="cs"/>
              <w:rtl/>
            </w:rPr>
          </w:rPrChange>
        </w:rPr>
        <w:t xml:space="preserve">ור</w:t>
      </w:r>
      <w:r>
        <w:rPr>
          <w:rStyle w:val="affffd"/>
          <w:rtl/>
          <w:rPrChange w:id="10718" w:author="מנוע אמוראים" w:date="2026-10-05T16:42:03Z">
            <w:rPr>
              <w:rtl/>
            </w:rPr>
          </w:rPrChange>
        </w:rPr>
        <w:t xml:space="preserve">"</w:t>
      </w:r>
      <w:r>
        <w:rPr>
          <w:rStyle w:val="affffd"/>
          <w:rFonts w:hint="cs"/>
          <w:rtl/>
          <w:rPrChange w:id="10719" w:author="מנוע אמוראים" w:date="2026-10-05T16:42:03Z">
            <w:rPr>
              <w:rFonts w:hint="cs"/>
              <w:rtl/>
            </w:rPr>
          </w:rPrChange>
        </w:rPr>
        <w:t xml:space="preserve">נ</w:t>
      </w:r>
      <w:r>
        <w:rPr>
          <w:rFonts w:hint="cs"/>
          <w:rtl/>
        </w:rPr>
        <w:t xml:space="preserve"> </w:t>
      </w:r>
      <w:r w:rsidRPr="007435EB">
        <w:rPr>
          <w:rtl/>
        </w:rPr>
        <w:t>אמרו דבר אחד.</w:t>
      </w:r>
    </w:p>
    <w:p w14:paraId="3A748A1F" w14:textId="77777777" w:rsidR="00E8089F" w:rsidRPr="007435EB" w:rsidRDefault="00E8089F" w:rsidP="00E8089F">
      <w:pPr>
        <w:rPr>
          <w:rtl/>
        </w:rPr>
      </w:pPr>
      <w:r>
        <w:rPr>
          <w:rStyle w:val="affffd"/>
          <w:rFonts w:hint="cs"/>
          <w:rtl/>
          <w:rPrChange w:id="10720" w:author="מנוע אמוראים" w:date="2026-10-05T16:42:03Z">
            <w:rPr>
              <w:rFonts w:hint="cs"/>
              <w:rtl/>
            </w:rPr>
          </w:rPrChange>
        </w:rPr>
        <w:t xml:space="preserve">ריב</w:t>
      </w:r>
      <w:r>
        <w:rPr>
          <w:rStyle w:val="affffd"/>
          <w:rtl/>
          <w:rPrChange w:id="10721" w:author="מנוע אמוראים" w:date="2026-10-05T16:42:03Z">
            <w:rPr>
              <w:rtl/>
            </w:rPr>
          </w:rPrChange>
        </w:rPr>
        <w:t xml:space="preserve">"</w:t>
      </w:r>
      <w:r>
        <w:rPr>
          <w:rStyle w:val="affffd"/>
          <w:rFonts w:hint="cs"/>
          <w:rtl/>
          <w:rPrChange w:id="10722" w:author="מנוע אמוראים" w:date="2026-10-05T16:42:03Z">
            <w:rPr>
              <w:rFonts w:hint="cs"/>
              <w:rtl/>
            </w:rPr>
          </w:rPrChange>
        </w:rPr>
        <w:t xml:space="preserve">ב</w:t>
      </w:r>
      <w:r>
        <w:rPr>
          <w:rFonts w:hint="cs"/>
          <w:rtl/>
        </w:rPr>
        <w:t xml:space="preserve"> </w:t>
      </w:r>
      <w:r w:rsidRPr="007435EB">
        <w:rPr>
          <w:rtl/>
        </w:rPr>
        <w:t>- הא דאמרן</w:t>
      </w:r>
      <w:r w:rsidRPr="007435EB">
        <w:rPr>
          <w:rFonts w:hint="cs"/>
          <w:rtl/>
        </w:rPr>
        <w:t xml:space="preserve"> [שישרף מיד]</w:t>
      </w:r>
    </w:p>
    <w:p w14:paraId="23E3A4B3" w14:textId="77777777" w:rsidR="00E8089F" w:rsidRPr="007435EB" w:rsidRDefault="00E8089F" w:rsidP="00E8089F">
      <w:pPr>
        <w:rPr>
          <w:rtl/>
        </w:rPr>
      </w:pPr>
      <w:r>
        <w:rPr>
          <w:rStyle w:val="affffd"/>
          <w:rtl/>
          <w:rPrChange w:id="10723" w:author="מנוע אמוראים" w:date="2026-10-05T16:42:03Z">
            <w:rPr>
              <w:rtl/>
            </w:rPr>
          </w:rPrChange>
        </w:rPr>
        <w:t xml:space="preserve">ר"</w:t>
      </w:r>
      <w:r>
        <w:rPr>
          <w:rStyle w:val="affffd"/>
          <w:rFonts w:hint="cs"/>
          <w:rtl/>
          <w:rPrChange w:id="10724" w:author="מנוע אמוראים" w:date="2026-10-05T16:42:03Z">
            <w:rPr>
              <w:rFonts w:hint="cs"/>
              <w:rtl/>
            </w:rPr>
          </w:rPrChange>
        </w:rPr>
        <w:t xml:space="preserve">נ</w:t>
      </w:r>
      <w:r w:rsidRPr="007435EB">
        <w:rPr>
          <w:rtl/>
        </w:rPr>
        <w:t xml:space="preserve">: מפני אנינות נשרפה זו, לכך נאמר </w:t>
      </w:r>
      <w:r w:rsidRPr="007435EB">
        <w:rPr>
          <w:rFonts w:hint="cs"/>
          <w:rtl/>
        </w:rPr>
        <w:t>'[</w:t>
      </w:r>
      <w:r w:rsidRPr="00AC0CB1">
        <w:rPr>
          <w:rStyle w:val="af2"/>
          <w:rFonts w:hint="cs"/>
          <w:rtl/>
        </w:rPr>
        <w:t xml:space="preserve">ותקראנה אותי </w:t>
      </w:r>
      <w:r w:rsidRPr="00AC0CB1">
        <w:rPr>
          <w:rStyle w:val="af2"/>
          <w:rtl/>
        </w:rPr>
        <w:t>כאלה</w:t>
      </w:r>
      <w:r w:rsidRPr="00AC0CB1">
        <w:rPr>
          <w:rStyle w:val="af2"/>
          <w:rFonts w:hint="cs"/>
          <w:rtl/>
        </w:rPr>
        <w:t>'</w:t>
      </w:r>
      <w:r w:rsidRPr="007435EB">
        <w:rPr>
          <w:rFonts w:hint="cs"/>
          <w:rtl/>
        </w:rPr>
        <w:t>]</w:t>
      </w:r>
    </w:p>
    <w:p w14:paraId="6F322DE8" w14:textId="77777777" w:rsidR="00E8089F" w:rsidRPr="007435EB" w:rsidRDefault="00E8089F" w:rsidP="00E8089F">
      <w:pPr>
        <w:rPr>
          <w:rFonts w:cs="Guttman Vilna"/>
          <w:b/>
          <w:bCs/>
          <w:rtl/>
        </w:rPr>
      </w:pPr>
      <w:r w:rsidRPr="007435EB">
        <w:rPr>
          <w:rtl/>
        </w:rPr>
        <w:lastRenderedPageBreak/>
        <w:t xml:space="preserve">והא אנינות כלאחר זריקה </w:t>
      </w:r>
      <w:r w:rsidRPr="007435EB">
        <w:rPr>
          <w:rFonts w:hint="cs"/>
          <w:rtl/>
        </w:rPr>
        <w:t>היא</w:t>
      </w:r>
      <w:r w:rsidRPr="007435EB">
        <w:rPr>
          <w:rtl/>
        </w:rPr>
        <w:t xml:space="preserve">, </w:t>
      </w:r>
      <w:r w:rsidRPr="007435EB">
        <w:rPr>
          <w:rFonts w:hint="cs"/>
          <w:rtl/>
        </w:rPr>
        <w:t>ומיד שרפוהו ולא חיכו שתעובר צורתן להכי ארי'ו הכי.</w:t>
      </w:r>
    </w:p>
    <w:p w14:paraId="73181709" w14:textId="77777777" w:rsidR="00E8089F" w:rsidRPr="007435EB" w:rsidRDefault="00E8089F" w:rsidP="005C3FF1">
      <w:pPr>
        <w:pStyle w:val="afff"/>
        <w:framePr w:wrap="around"/>
        <w:rPr>
          <w:rtl/>
        </w:rPr>
      </w:pPr>
      <w:r w:rsidRPr="007435EB">
        <w:rPr>
          <w:rFonts w:hint="cs"/>
          <w:rtl/>
        </w:rPr>
        <w:t>פג.</w:t>
      </w:r>
    </w:p>
    <w:p w14:paraId="7E38BAEA" w14:textId="77777777" w:rsidR="00E8089F" w:rsidRPr="005C3FF1" w:rsidRDefault="00E8089F" w:rsidP="00E8089F">
      <w:pPr>
        <w:rPr>
          <w:rStyle w:val="afffa"/>
          <w:rtl/>
        </w:rPr>
      </w:pPr>
      <w:r>
        <w:rPr>
          <w:rtl/>
        </w:rPr>
        <w:t xml:space="preserve">רבה מוסיף אף </w:t>
      </w:r>
      <w:r>
        <w:rPr>
          <w:rStyle w:val="affffd"/>
          <w:rtl/>
          <w:rPrChange w:id="10725" w:author="מנוע אמוראים" w:date="2026-10-05T16:42:03Z">
            <w:rPr>
              <w:rtl/>
            </w:rPr>
          </w:rPrChange>
        </w:rPr>
        <w:t xml:space="preserve">ר</w:t>
      </w:r>
      <w:r>
        <w:rPr>
          <w:rStyle w:val="affffd"/>
          <w:rFonts w:hint="cs"/>
          <w:rtl/>
          <w:rPrChange w:id="10726" w:author="מנוע אמוראים" w:date="2026-10-05T16:42:03Z">
            <w:rPr>
              <w:rFonts w:hint="cs"/>
              <w:rtl/>
            </w:rPr>
          </w:rPrChange>
        </w:rPr>
        <w:t xml:space="preserve">יה</w:t>
      </w:r>
      <w:r>
        <w:rPr>
          <w:rStyle w:val="affffd"/>
          <w:rtl/>
          <w:rPrChange w:id="10727" w:author="מנוע אמוראים" w:date="2026-10-05T16:42:03Z">
            <w:rPr>
              <w:rtl/>
            </w:rPr>
          </w:rPrChange>
        </w:rPr>
        <w:t xml:space="preserve">"</w:t>
      </w:r>
      <w:r>
        <w:rPr>
          <w:rStyle w:val="affffd"/>
          <w:rFonts w:hint="cs"/>
          <w:rtl/>
          <w:rPrChange w:id="10728" w:author="מנוע אמוראים" w:date="2026-10-05T16:42:03Z">
            <w:rPr>
              <w:rFonts w:hint="cs"/>
              <w:rtl/>
            </w:rPr>
          </w:rPrChange>
        </w:rPr>
        <w:t xml:space="preserve">ג</w:t>
      </w:r>
      <w:r w:rsidRPr="007435EB">
        <w:rPr>
          <w:rtl/>
        </w:rPr>
        <w:t>.</w:t>
      </w:r>
    </w:p>
    <w:p w14:paraId="61678C94" w14:textId="77777777" w:rsidR="00E8089F" w:rsidRPr="007435EB" w:rsidRDefault="00E8089F" w:rsidP="00E8089F">
      <w:pPr>
        <w:rPr>
          <w:rtl/>
        </w:rPr>
      </w:pPr>
      <w:r>
        <w:rPr>
          <w:rtl/>
        </w:rPr>
        <w:t xml:space="preserve">דתניא </w:t>
      </w:r>
      <w:r>
        <w:rPr>
          <w:rStyle w:val="affffd"/>
          <w:rtl/>
          <w:rPrChange w:id="10729" w:author="מנוע אמוראים" w:date="2026-10-05T16:42:03Z">
            <w:rPr>
              <w:rtl/>
            </w:rPr>
          </w:rPrChange>
        </w:rPr>
        <w:t xml:space="preserve">ר</w:t>
      </w:r>
      <w:r>
        <w:rPr>
          <w:rStyle w:val="affffd"/>
          <w:rFonts w:hint="cs"/>
          <w:rtl/>
          <w:rPrChange w:id="10730" w:author="מנוע אמוראים" w:date="2026-10-05T16:42:03Z">
            <w:rPr>
              <w:rFonts w:hint="cs"/>
              <w:rtl/>
            </w:rPr>
          </w:rPrChange>
        </w:rPr>
        <w:t xml:space="preserve">יה</w:t>
      </w:r>
      <w:r>
        <w:rPr>
          <w:rStyle w:val="affffd"/>
          <w:rtl/>
          <w:rPrChange w:id="10731" w:author="מנוע אמוראים" w:date="2026-10-05T16:42:03Z">
            <w:rPr>
              <w:rtl/>
            </w:rPr>
          </w:rPrChange>
        </w:rPr>
        <w:t xml:space="preserve">"</w:t>
      </w:r>
      <w:r>
        <w:rPr>
          <w:rStyle w:val="affffd"/>
          <w:rFonts w:hint="cs"/>
          <w:rtl/>
          <w:rPrChange w:id="10732" w:author="מנוע אמוראים" w:date="2026-10-05T16:42:03Z">
            <w:rPr>
              <w:rFonts w:hint="cs"/>
              <w:rtl/>
            </w:rPr>
          </w:rPrChange>
        </w:rPr>
        <w:t xml:space="preserve">ג</w:t>
      </w:r>
      <w:r w:rsidRPr="007435EB">
        <w:rPr>
          <w:rtl/>
        </w:rPr>
        <w:t>: כל הענין כולו אינו מדבר אלא בפרים הנשרפים ובשעירין הנשרפין, לשרוף פסוליהן אבית הבירה וליתן לא תעשה על אכילתן.</w:t>
      </w:r>
    </w:p>
    <w:p w14:paraId="5C89076B" w14:textId="77777777" w:rsidR="00E8089F" w:rsidRPr="007435EB" w:rsidRDefault="00E8089F" w:rsidP="00E8089F">
      <w:pPr>
        <w:rPr>
          <w:rtl/>
        </w:rPr>
      </w:pPr>
      <w:r w:rsidRPr="00AC0CB1">
        <w:rPr>
          <w:rStyle w:val="af2"/>
          <w:rFonts w:hint="cs"/>
          <w:rtl/>
        </w:rPr>
        <w:t xml:space="preserve">'והן לא הובא דמה אל הקודש' </w:t>
      </w:r>
      <w:r w:rsidRPr="007435EB">
        <w:rPr>
          <w:rFonts w:hint="cs"/>
          <w:rtl/>
        </w:rPr>
        <w:t>-ל</w:t>
      </w:r>
      <w:r w:rsidRPr="007435EB">
        <w:rPr>
          <w:rtl/>
        </w:rPr>
        <w:t>חטאת שנכנס דמה לפנים</w:t>
      </w:r>
      <w:r w:rsidRPr="007435EB">
        <w:rPr>
          <w:rFonts w:hint="cs"/>
          <w:rtl/>
        </w:rPr>
        <w:t xml:space="preserve"> -מכלל דאי יצאה או עלה דמה בשריפה</w:t>
      </w:r>
      <w:r w:rsidRPr="007435EB">
        <w:rPr>
          <w:rtl/>
        </w:rPr>
        <w:t>.</w:t>
      </w:r>
    </w:p>
    <w:p w14:paraId="0FEE852A" w14:textId="77777777" w:rsidR="00E8089F" w:rsidRPr="007435EB" w:rsidRDefault="00E8089F" w:rsidP="00E8089F">
      <w:pPr>
        <w:rPr>
          <w:rtl/>
        </w:rPr>
      </w:pPr>
      <w:r w:rsidRPr="007435EB">
        <w:rPr>
          <w:rtl/>
        </w:rPr>
        <w:t>מכלל דאי נפיק איהי, א"נ עייל דמה - בשריפה.</w:t>
      </w:r>
    </w:p>
    <w:p w14:paraId="4C77684F" w14:textId="77777777" w:rsidR="00E8089F" w:rsidRPr="007435EB" w:rsidRDefault="00E8089F" w:rsidP="00E8089F">
      <w:pPr>
        <w:rPr>
          <w:rtl/>
        </w:rPr>
      </w:pPr>
      <w:r>
        <w:rPr>
          <w:rStyle w:val="affffd"/>
          <w:rtl/>
          <w:rPrChange w:id="10733" w:author="מנוע אמוראים" w:date="2026-10-05T16:42:03Z">
            <w:rPr>
              <w:rStyle w:val="afffa"/>
              <w:rtl/>
            </w:rPr>
          </w:rPrChange>
        </w:rPr>
        <w:t xml:space="preserve">ו</w:t>
      </w:r>
      <w:r>
        <w:rPr>
          <w:rStyle w:val="affffd"/>
          <w:rFonts w:hint="cs"/>
          <w:rtl/>
          <w:rPrChange w:id="10734" w:author="מנוע אמוראים" w:date="2026-10-05T16:42:03Z">
            <w:rPr>
              <w:rStyle w:val="afffa"/>
              <w:rFonts w:hint="cs"/>
              <w:rtl/>
            </w:rPr>
          </w:rPrChange>
        </w:rPr>
        <w:t xml:space="preserve">רי</w:t>
      </w:r>
      <w:r>
        <w:rPr>
          <w:rStyle w:val="affffd"/>
          <w:rtl/>
          <w:rPrChange w:id="10735" w:author="מנוע אמוראים" w:date="2026-10-05T16:42:03Z">
            <w:rPr>
              <w:rStyle w:val="afffa"/>
              <w:rtl/>
            </w:rPr>
          </w:rPrChange>
        </w:rPr>
        <w:t xml:space="preserve">"</w:t>
      </w:r>
      <w:r>
        <w:rPr>
          <w:rStyle w:val="affffd"/>
          <w:rFonts w:hint="cs"/>
          <w:rtl/>
          <w:rPrChange w:id="10736" w:author="מנוע אמוראים" w:date="2026-10-05T16:42:03Z">
            <w:rPr>
              <w:rStyle w:val="afffa"/>
              <w:rFonts w:hint="cs"/>
              <w:rtl/>
            </w:rPr>
          </w:rPrChange>
        </w:rPr>
        <w:t xml:space="preserve">ו</w:t>
      </w:r>
      <w:r w:rsidRPr="005C3FF1">
        <w:rPr>
          <w:rStyle w:val="afffa"/>
          <w:rtl/>
        </w:rPr>
        <w:t xml:space="preserve">: </w:t>
      </w:r>
      <w:r w:rsidRPr="007435EB">
        <w:rPr>
          <w:rtl/>
        </w:rPr>
        <w:t>דם ובשר - דבר אחד הוא, בעלים - מלתא אחריתי היא.</w:t>
      </w:r>
    </w:p>
    <w:p w14:paraId="1BE9868D" w14:textId="1EC76B7D" w:rsidR="00E8089F" w:rsidRPr="007435EB" w:rsidRDefault="00F47631" w:rsidP="00F47631">
      <w:pPr>
        <w:pStyle w:val="affd"/>
        <w:rPr>
          <w:bCs/>
          <w:rtl/>
        </w:rPr>
      </w:pPr>
      <w:r>
        <w:rPr>
          <w:rFonts w:hint="cs"/>
          <w:rtl/>
        </w:rPr>
        <w:t>***</w:t>
      </w:r>
    </w:p>
    <w:p w14:paraId="68DB9F9E" w14:textId="77777777" w:rsidR="00E8089F" w:rsidRPr="005C3FF1" w:rsidRDefault="00E8089F" w:rsidP="009A151F">
      <w:pPr>
        <w:rPr>
          <w:rStyle w:val="afffa"/>
          <w:rtl/>
        </w:rPr>
      </w:pPr>
      <w:ins w:id="9870" w:author="מספור קטעי משנה" w:date="2026-10-06T06:45:41Z">
        <w:r>
          <w:rPr>
            <w:rStyle w:val="MisparKeta"/>
          </w:rPr>
          <w:t xml:space="preserve">א. </w:t>
        </w:r>
      </w:ins>
      <w:r w:rsidRPr="007435EB">
        <w:rPr>
          <w:rtl/>
        </w:rPr>
        <w:t>משנה</w:t>
      </w:r>
      <w:r w:rsidRPr="005C3FF1">
        <w:rPr>
          <w:rStyle w:val="afffa"/>
          <w:rtl/>
        </w:rPr>
        <w:t>.</w:t>
      </w:r>
    </w:p>
    <w:p w14:paraId="4C876CC7" w14:textId="77777777" w:rsidR="00E8089F" w:rsidRPr="005C3FF1" w:rsidRDefault="00E8089F" w:rsidP="009A151F">
      <w:pPr>
        <w:rPr>
          <w:rStyle w:val="afffa"/>
          <w:rtl/>
        </w:rPr>
      </w:pPr>
      <w:r w:rsidRPr="005C3FF1">
        <w:rPr>
          <w:rStyle w:val="afffa"/>
          <w:rtl/>
        </w:rPr>
        <w:t>העצמות והגידין והנותר - ישרפו בששה עשר.</w:t>
      </w:r>
    </w:p>
    <w:p w14:paraId="0264FC38" w14:textId="77777777" w:rsidR="00E8089F" w:rsidRPr="005C3FF1" w:rsidRDefault="00E8089F" w:rsidP="009A151F">
      <w:pPr>
        <w:rPr>
          <w:rStyle w:val="afffa"/>
          <w:rtl/>
        </w:rPr>
      </w:pPr>
      <w:r w:rsidRPr="005C3FF1">
        <w:rPr>
          <w:rStyle w:val="afffa"/>
          <w:rtl/>
        </w:rPr>
        <w:t xml:space="preserve">חל </w:t>
      </w:r>
      <w:r w:rsidRPr="005C3FF1">
        <w:rPr>
          <w:rStyle w:val="afffa"/>
          <w:rFonts w:hint="cs"/>
          <w:rtl/>
        </w:rPr>
        <w:t>ט</w:t>
      </w:r>
      <w:r w:rsidRPr="005C3FF1">
        <w:rPr>
          <w:rStyle w:val="afffa"/>
          <w:rtl/>
        </w:rPr>
        <w:t>"</w:t>
      </w:r>
      <w:r w:rsidRPr="005C3FF1">
        <w:rPr>
          <w:rStyle w:val="afffa"/>
          <w:rFonts w:hint="cs"/>
          <w:rtl/>
        </w:rPr>
        <w:t xml:space="preserve">ז </w:t>
      </w:r>
      <w:r w:rsidRPr="005C3FF1">
        <w:rPr>
          <w:rStyle w:val="afffa"/>
          <w:rtl/>
        </w:rPr>
        <w:t>להיות בשבת - ישרפו ב</w:t>
      </w:r>
      <w:r w:rsidRPr="005C3FF1">
        <w:rPr>
          <w:rStyle w:val="afffa"/>
          <w:rFonts w:hint="cs"/>
          <w:rtl/>
        </w:rPr>
        <w:t>י</w:t>
      </w:r>
      <w:r w:rsidRPr="005C3FF1">
        <w:rPr>
          <w:rStyle w:val="afffa"/>
          <w:rtl/>
        </w:rPr>
        <w:t>"</w:t>
      </w:r>
      <w:r w:rsidRPr="005C3FF1">
        <w:rPr>
          <w:rStyle w:val="afffa"/>
          <w:rFonts w:hint="cs"/>
          <w:rtl/>
        </w:rPr>
        <w:t>ז</w:t>
      </w:r>
      <w:r w:rsidRPr="005C3FF1">
        <w:rPr>
          <w:rStyle w:val="afffa"/>
          <w:rtl/>
        </w:rPr>
        <w:t>, לפי שאינן דוחין לא את השבת ולא את יו"</w:t>
      </w:r>
      <w:r w:rsidRPr="005C3FF1">
        <w:rPr>
          <w:rStyle w:val="afffa"/>
          <w:rFonts w:hint="cs"/>
          <w:rtl/>
        </w:rPr>
        <w:t>ט</w:t>
      </w:r>
      <w:r w:rsidRPr="005C3FF1">
        <w:rPr>
          <w:rStyle w:val="afffa"/>
          <w:rtl/>
        </w:rPr>
        <w:t>.</w:t>
      </w:r>
    </w:p>
    <w:p w14:paraId="772C8F5C" w14:textId="5AA501F2" w:rsidR="00E8089F" w:rsidRPr="007435EB" w:rsidRDefault="00F47631" w:rsidP="00F47631">
      <w:pPr>
        <w:pStyle w:val="affd"/>
        <w:rPr>
          <w:bCs/>
          <w:rtl/>
        </w:rPr>
      </w:pPr>
      <w:r>
        <w:rPr>
          <w:rFonts w:hint="cs"/>
          <w:rtl/>
        </w:rPr>
        <w:t>***</w:t>
      </w:r>
    </w:p>
    <w:p w14:paraId="0384C446" w14:textId="77777777" w:rsidR="00E8089F" w:rsidRPr="007435EB" w:rsidRDefault="00E8089F" w:rsidP="00E8089F">
      <w:pPr>
        <w:rPr>
          <w:rtl/>
        </w:rPr>
      </w:pPr>
      <w:r>
        <w:rPr>
          <w:rStyle w:val="affffd"/>
          <w:rFonts w:ascii="Fb Fontext" w:hAnsi="Fb Fontext" w:hint="cs"/>
          <w:rtl/>
          <w:rPrChange w:id="10737" w:author="מנוע אמוראים" w:date="2026-10-05T16:42:03Z">
            <w:rPr>
              <w:rFonts w:ascii="Fb Fontext" w:hAnsi="Fb Fontext" w:hint="cs"/>
              <w:rtl/>
            </w:rPr>
          </w:rPrChange>
        </w:rPr>
        <w:t xml:space="preserve">רמב</w:t>
      </w:r>
      <w:r>
        <w:rPr>
          <w:rStyle w:val="affffd"/>
          <w:rFonts w:ascii="Fb Fontext" w:hAnsi="Fb Fontext"/>
          <w:rtl/>
          <w:rPrChange w:id="10738" w:author="מנוע אמוראים" w:date="2026-10-05T16:42:03Z">
            <w:rPr>
              <w:rFonts w:ascii="Fb Fontext" w:hAnsi="Fb Fontext"/>
              <w:rtl/>
            </w:rPr>
          </w:rPrChange>
        </w:rPr>
        <w:t xml:space="preserve">"</w:t>
      </w:r>
      <w:r>
        <w:rPr>
          <w:rStyle w:val="affffd"/>
          <w:rFonts w:ascii="Fb Fontext" w:hAnsi="Fb Fontext" w:hint="cs"/>
          <w:rtl/>
          <w:rPrChange w:id="10739" w:author="מנוע אמוראים" w:date="2026-10-05T16:42:03Z">
            <w:rPr>
              <w:rFonts w:ascii="Fb Fontext" w:hAnsi="Fb Fontext" w:hint="cs"/>
              <w:rtl/>
            </w:rPr>
          </w:rPrChange>
        </w:rPr>
        <w:t xml:space="preserve">א</w:t>
      </w:r>
      <w:r>
        <w:rPr>
          <w:rFonts w:ascii="Fb Fontext" w:hAnsi="Fb Fontext" w:hint="cs"/>
          <w:rtl/>
        </w:rPr>
        <w:t xml:space="preserve"> </w:t>
      </w:r>
      <w:r>
        <w:rPr>
          <w:rStyle w:val="affffd"/>
          <w:rFonts w:ascii="Fb Fontext" w:hAnsi="Fb Fontext" w:hint="cs"/>
          <w:rtl/>
          <w:rPrChange w:id="10740" w:author="מנוע אמוראים" w:date="2026-10-05T16:42:03Z">
            <w:rPr>
              <w:rFonts w:ascii="Fb Fontext" w:hAnsi="Fb Fontext" w:hint="cs"/>
              <w:rtl/>
            </w:rPr>
          </w:rPrChange>
        </w:rPr>
        <w:t xml:space="preserve">מרי</w:t>
      </w:r>
      <w:r>
        <w:rPr>
          <w:rStyle w:val="affffd"/>
          <w:rFonts w:ascii="Fb Fontext" w:hAnsi="Fb Fontext"/>
          <w:rtl/>
          <w:rPrChange w:id="10741" w:author="מנוע אמוראים" w:date="2026-10-05T16:42:03Z">
            <w:rPr>
              <w:rFonts w:ascii="Fb Fontext" w:hAnsi="Fb Fontext"/>
              <w:rtl/>
            </w:rPr>
          </w:rPrChange>
        </w:rPr>
        <w:t xml:space="preserve">"</w:t>
      </w:r>
      <w:r>
        <w:rPr>
          <w:rStyle w:val="affffd"/>
          <w:rFonts w:ascii="Fb Fontext" w:hAnsi="Fb Fontext" w:hint="cs"/>
          <w:rtl/>
          <w:rPrChange w:id="10742" w:author="מנוע אמוראים" w:date="2026-10-05T16:42:03Z">
            <w:rPr>
              <w:rFonts w:ascii="Fb Fontext" w:hAnsi="Fb Fontext" w:hint="cs"/>
              <w:rtl/>
            </w:rPr>
          </w:rPrChange>
        </w:rPr>
        <w:t xml:space="preserve">צ</w:t>
      </w:r>
      <w:r w:rsidRPr="007435EB">
        <w:rPr>
          <w:rFonts w:ascii="Fb Fontext" w:hAnsi="Fb Fontext"/>
          <w:rtl/>
        </w:rPr>
        <w:t>: עצמות קדשים ששימשו נותר מטמאין את הידים, הואיל ונעשה בסיס לדבר האסור.</w:t>
      </w:r>
    </w:p>
    <w:p w14:paraId="176A619D" w14:textId="77777777" w:rsidR="00E8089F" w:rsidRPr="007435EB" w:rsidRDefault="00E8089F" w:rsidP="00E8089F">
      <w:pPr>
        <w:rPr>
          <w:rtl/>
        </w:rPr>
      </w:pPr>
      <w:r w:rsidRPr="007435EB">
        <w:rPr>
          <w:rFonts w:hint="cs"/>
          <w:rtl/>
        </w:rPr>
        <w:t>אין להוכיח מהא ד</w:t>
      </w:r>
      <w:r w:rsidRPr="007435EB">
        <w:rPr>
          <w:rtl/>
        </w:rPr>
        <w:t>העצמות והגידים והנותר - ישרפו ל</w:t>
      </w:r>
      <w:r w:rsidRPr="007435EB">
        <w:rPr>
          <w:rFonts w:hint="cs"/>
          <w:rtl/>
        </w:rPr>
        <w:t>ט</w:t>
      </w:r>
      <w:r w:rsidRPr="007435EB">
        <w:rPr>
          <w:rtl/>
        </w:rPr>
        <w:t>"</w:t>
      </w:r>
      <w:r w:rsidRPr="007435EB">
        <w:rPr>
          <w:rFonts w:hint="cs"/>
          <w:rtl/>
        </w:rPr>
        <w:t>ז</w:t>
      </w:r>
      <w:r w:rsidRPr="007435EB">
        <w:rPr>
          <w:rtl/>
        </w:rPr>
        <w:t xml:space="preserve">, </w:t>
      </w:r>
      <w:r w:rsidRPr="007435EB">
        <w:rPr>
          <w:rFonts w:hint="cs"/>
          <w:rtl/>
        </w:rPr>
        <w:t>דבהכרח אית ביה מוח ושימוש בנותר בשריפה.</w:t>
      </w:r>
    </w:p>
    <w:p w14:paraId="672F6FA4" w14:textId="77777777" w:rsidR="00E8089F" w:rsidRPr="007435EB" w:rsidRDefault="00E8089F" w:rsidP="00E8089F">
      <w:pPr>
        <w:rPr>
          <w:rtl/>
        </w:rPr>
      </w:pPr>
      <w:r w:rsidRPr="007435EB">
        <w:rPr>
          <w:rFonts w:hint="cs"/>
          <w:rtl/>
        </w:rPr>
        <w:t>[דאי שימוש לאו מילתא למה לא יוציא למח וישרפו והעצות ישליך]</w:t>
      </w:r>
    </w:p>
    <w:p w14:paraId="21DADBD8" w14:textId="77777777" w:rsidR="00E8089F" w:rsidRPr="007435EB" w:rsidRDefault="00E8089F" w:rsidP="00E8089F">
      <w:pPr>
        <w:rPr>
          <w:rtl/>
        </w:rPr>
      </w:pPr>
      <w:r w:rsidRPr="005C3FF1">
        <w:rPr>
          <w:rStyle w:val="afffa"/>
          <w:rFonts w:hint="cs"/>
          <w:rtl/>
        </w:rPr>
        <w:t>ודחי</w:t>
      </w:r>
      <w:r w:rsidRPr="005C3FF1">
        <w:rPr>
          <w:rStyle w:val="afffa"/>
          <w:rtl/>
        </w:rPr>
        <w:t>'</w:t>
      </w:r>
      <w:r w:rsidRPr="007435EB">
        <w:rPr>
          <w:rFonts w:hint="cs"/>
          <w:rtl/>
        </w:rPr>
        <w:t xml:space="preserve"> דאפשר שימוש לאו מילתא ו</w:t>
      </w:r>
      <w:r w:rsidR="00AB3B38">
        <w:rPr>
          <w:rFonts w:hint="cs"/>
          <w:rtl/>
        </w:rPr>
        <w:t>כאן</w:t>
      </w:r>
      <w:r w:rsidRPr="007435EB">
        <w:rPr>
          <w:rFonts w:hint="cs"/>
          <w:rtl/>
        </w:rPr>
        <w:t xml:space="preserve"> כתיב</w:t>
      </w:r>
      <w:r w:rsidRPr="00AC0CB1">
        <w:rPr>
          <w:rStyle w:val="af2"/>
          <w:rFonts w:hint="cs"/>
          <w:rtl/>
        </w:rPr>
        <w:t xml:space="preserve"> 'ועצם לא תשברו בו' </w:t>
      </w:r>
      <w:r w:rsidRPr="007435EB">
        <w:rPr>
          <w:rFonts w:hint="cs"/>
          <w:rtl/>
        </w:rPr>
        <w:t>ו</w:t>
      </w:r>
      <w:r w:rsidR="00AB3B38">
        <w:rPr>
          <w:rFonts w:hint="cs"/>
          <w:rtl/>
        </w:rPr>
        <w:t>אף</w:t>
      </w:r>
      <w:r w:rsidRPr="007435EB">
        <w:rPr>
          <w:rFonts w:hint="cs"/>
          <w:rtl/>
        </w:rPr>
        <w:t xml:space="preserve"> בפסול [ובהיתה לו שעת הכושר]</w:t>
      </w:r>
    </w:p>
    <w:p w14:paraId="6430AB35"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דחזי</w:t>
      </w:r>
      <w:r w:rsidRPr="007435EB">
        <w:rPr>
          <w:rFonts w:ascii="Fb Fontext" w:hAnsi="Fb Fontext"/>
          <w:sz w:val="20"/>
          <w:rtl/>
        </w:rPr>
        <w:t>'</w:t>
      </w:r>
      <w:r w:rsidRPr="007435EB">
        <w:rPr>
          <w:rFonts w:ascii="Fb Fontext" w:hAnsi="Fb Fontext" w:hint="cs"/>
          <w:sz w:val="20"/>
          <w:rtl/>
        </w:rPr>
        <w:t xml:space="preserve"> ד</w:t>
      </w:r>
      <w:r w:rsidRPr="007435EB">
        <w:rPr>
          <w:rFonts w:ascii="Fb Fontext" w:hAnsi="Fb Fontext"/>
          <w:sz w:val="20"/>
          <w:rtl/>
        </w:rPr>
        <w:t>אבל המותיר בטהור והשובר בטמא- אינו סופג את הארבעים</w:t>
      </w:r>
      <w:r w:rsidRPr="007435EB">
        <w:rPr>
          <w:rFonts w:ascii="Fb Fontext" w:hAnsi="Fb Fontext" w:hint="cs"/>
          <w:sz w:val="20"/>
          <w:rtl/>
        </w:rPr>
        <w:t>-ב</w:t>
      </w:r>
      <w:r w:rsidRPr="007435EB">
        <w:rPr>
          <w:rFonts w:ascii="Fb Fontext" w:hAnsi="Fb Fontext"/>
          <w:sz w:val="20"/>
          <w:rtl/>
        </w:rPr>
        <w:t>לא היתה לו שעת הכושר.</w:t>
      </w:r>
    </w:p>
    <w:p w14:paraId="3A2503DE" w14:textId="77777777" w:rsidR="00E8089F" w:rsidRPr="007435EB" w:rsidRDefault="00E8089F" w:rsidP="00E8089F">
      <w:pPr>
        <w:rPr>
          <w:rtl/>
        </w:rPr>
      </w:pPr>
      <w:r w:rsidRPr="007435EB">
        <w:rPr>
          <w:rFonts w:ascii="Fb Fontext" w:hAnsi="Fb Fontext" w:hint="cs"/>
          <w:rtl/>
        </w:rPr>
        <w:t>ורב יעקב הוא דס</w:t>
      </w:r>
      <w:r w:rsidRPr="007435EB">
        <w:rPr>
          <w:rFonts w:ascii="Fb Fontext" w:hAnsi="Fb Fontext"/>
          <w:rtl/>
        </w:rPr>
        <w:t>"</w:t>
      </w:r>
      <w:r w:rsidRPr="007435EB">
        <w:rPr>
          <w:rFonts w:ascii="Fb Fontext" w:hAnsi="Fb Fontext" w:hint="cs"/>
          <w:rtl/>
        </w:rPr>
        <w:t>ל לחלק בין היתה לא היתה שעת הכושר.</w:t>
      </w:r>
    </w:p>
    <w:p w14:paraId="39123FE7" w14:textId="77777777" w:rsidR="00E8089F" w:rsidRPr="007435EB" w:rsidRDefault="00E8089F" w:rsidP="00E8089F">
      <w:pPr>
        <w:rPr>
          <w:rtl/>
        </w:rPr>
      </w:pPr>
      <w:r w:rsidRPr="00AC0CB1">
        <w:rPr>
          <w:rStyle w:val="af2"/>
          <w:rFonts w:hint="cs"/>
          <w:rtl/>
        </w:rPr>
        <w:t>'</w:t>
      </w:r>
      <w:r w:rsidRPr="00AC0CB1">
        <w:rPr>
          <w:rStyle w:val="af2"/>
          <w:rtl/>
        </w:rPr>
        <w:t>ועצם לא תשברו בו</w:t>
      </w:r>
      <w:r w:rsidRPr="00AC0CB1">
        <w:rPr>
          <w:rStyle w:val="af2"/>
          <w:rFonts w:hint="cs"/>
          <w:rtl/>
        </w:rPr>
        <w:t xml:space="preserve">' </w:t>
      </w:r>
      <w:r w:rsidRPr="007435EB">
        <w:rPr>
          <w:rtl/>
        </w:rPr>
        <w:t>- בכשר ולא בפסול.</w:t>
      </w:r>
    </w:p>
    <w:p w14:paraId="0C2A5C1C" w14:textId="77777777" w:rsidR="00D6358C" w:rsidRPr="007435EB" w:rsidRDefault="00E8089F" w:rsidP="00E8089F">
      <w:pPr>
        <w:rPr>
          <w:rFonts w:ascii="Fb Fontext" w:hAnsi="Fb Fontext"/>
          <w:sz w:val="20"/>
          <w:rtl/>
        </w:rPr>
      </w:pPr>
      <w:r w:rsidRPr="005C3FF1">
        <w:rPr>
          <w:rStyle w:val="afffa"/>
          <w:rtl/>
        </w:rPr>
        <w:t>רבי יעקב</w:t>
      </w:r>
      <w:r w:rsidRPr="007435EB">
        <w:rPr>
          <w:rFonts w:ascii="Fb Fontext" w:hAnsi="Fb Fontext"/>
          <w:sz w:val="20"/>
          <w:rtl/>
        </w:rPr>
        <w:t>: היתה לו שעת הכושר ונפס</w:t>
      </w:r>
      <w:r w:rsidR="00740587" w:rsidRPr="007435EB">
        <w:rPr>
          <w:rFonts w:ascii="Fb Fontext" w:hAnsi="Fb Fontext"/>
          <w:sz w:val="20"/>
          <w:rtl/>
        </w:rPr>
        <w:t xml:space="preserve">ל יש בו משום שבירת העצם, </w:t>
      </w:r>
    </w:p>
    <w:p w14:paraId="501C53D2" w14:textId="77777777" w:rsidR="00E8089F" w:rsidRPr="007435EB" w:rsidRDefault="00740587" w:rsidP="00D6358C">
      <w:pPr>
        <w:ind w:firstLine="266"/>
        <w:rPr>
          <w:rFonts w:ascii="Fb Fontext" w:hAnsi="Fb Fontext" w:cs="Guttman Vilna"/>
          <w:b/>
          <w:bCs/>
          <w:sz w:val="20"/>
          <w:rtl/>
        </w:rPr>
      </w:pPr>
      <w:r w:rsidRPr="007435EB">
        <w:rPr>
          <w:rFonts w:ascii="Fb Fontext" w:hAnsi="Fb Fontext"/>
          <w:sz w:val="20"/>
          <w:rtl/>
        </w:rPr>
        <w:t>לא הית</w:t>
      </w:r>
      <w:r w:rsidRPr="007435EB">
        <w:rPr>
          <w:rFonts w:ascii="Fb Fontext" w:hAnsi="Fb Fontext" w:hint="cs"/>
          <w:sz w:val="20"/>
          <w:rtl/>
        </w:rPr>
        <w:t>ה</w:t>
      </w:r>
      <w:r w:rsidR="00E8089F" w:rsidRPr="007435EB">
        <w:rPr>
          <w:rFonts w:ascii="Fb Fontext" w:hAnsi="Fb Fontext"/>
          <w:sz w:val="20"/>
          <w:rtl/>
        </w:rPr>
        <w:t xml:space="preserve"> אין בו משום שבירת העצם.</w:t>
      </w:r>
    </w:p>
    <w:p w14:paraId="69C87B39" w14:textId="77777777" w:rsidR="00E8089F" w:rsidRPr="007435EB" w:rsidRDefault="00E8089F" w:rsidP="00E8089F">
      <w:pPr>
        <w:rPr>
          <w:rtl/>
        </w:rPr>
      </w:pPr>
      <w:r w:rsidRPr="005C3FF1">
        <w:rPr>
          <w:rStyle w:val="afffa"/>
          <w:rtl/>
        </w:rPr>
        <w:t>רבי שמעון</w:t>
      </w:r>
      <w:r w:rsidRPr="007435EB">
        <w:rPr>
          <w:rFonts w:ascii="Fb Fontext" w:hAnsi="Fb Fontext"/>
          <w:rtl/>
        </w:rPr>
        <w:t>: אחד זה ואחד זה אין בו משום שבירת העצם.</w:t>
      </w:r>
    </w:p>
    <w:p w14:paraId="4B2C350A" w14:textId="77777777" w:rsidR="00E8089F" w:rsidRPr="007435EB" w:rsidRDefault="00CF542C" w:rsidP="00F47631">
      <w:pPr>
        <w:pStyle w:val="affd"/>
        <w:rPr>
          <w:rtl/>
        </w:rPr>
      </w:pPr>
      <w:r w:rsidRPr="007435EB">
        <w:rPr>
          <w:rFonts w:hint="cs"/>
          <w:rtl/>
        </w:rPr>
        <w:t>׻</w:t>
      </w:r>
    </w:p>
    <w:p w14:paraId="79FB99B8" w14:textId="77777777" w:rsidR="00E8089F" w:rsidRPr="007435EB" w:rsidRDefault="00E8089F" w:rsidP="00E8089F">
      <w:pPr>
        <w:rPr>
          <w:rtl/>
        </w:rPr>
      </w:pPr>
      <w:r w:rsidRPr="00F46A1C">
        <w:rPr>
          <w:rStyle w:val="affffd"/>
          <w:rFonts w:hint="cs"/>
          <w:rtl/>
        </w:rPr>
        <w:t>והך</w:t>
      </w:r>
      <w:r w:rsidRPr="007435EB">
        <w:rPr>
          <w:rFonts w:ascii="Fb Fontext" w:hAnsi="Fb Fontext" w:hint="cs"/>
          <w:sz w:val="20"/>
          <w:rtl/>
        </w:rPr>
        <w:t xml:space="preserve"> ד</w:t>
      </w:r>
      <w:r w:rsidRPr="007435EB">
        <w:rPr>
          <w:rFonts w:ascii="Fb Fontext" w:hAnsi="Fb Fontext"/>
          <w:sz w:val="20"/>
          <w:rtl/>
        </w:rPr>
        <w:t>כל עצמות הקדשים אין טעונין שריפה, חוץ מעצמות הפסח מפני התקלה.</w:t>
      </w:r>
    </w:p>
    <w:p w14:paraId="444526EC" w14:textId="77777777" w:rsidR="00E8089F" w:rsidRPr="007435EB" w:rsidRDefault="00E8089F" w:rsidP="00E8089F">
      <w:pPr>
        <w:rPr>
          <w:rtl/>
        </w:rPr>
      </w:pPr>
      <w:r>
        <w:rPr>
          <w:rStyle w:val="affffd"/>
          <w:rFonts w:ascii="Fb Fontext" w:hAnsi="Fb Fontext" w:hint="cs"/>
          <w:rtl/>
          <w:rPrChange w:id="10743" w:author="מנוע אמוראים" w:date="2026-10-05T16:42:03Z">
            <w:rPr>
              <w:rFonts w:ascii="Fb Fontext" w:hAnsi="Fb Fontext" w:hint="cs"/>
              <w:rtl/>
            </w:rPr>
          </w:rPrChange>
        </w:rPr>
        <w:t xml:space="preserve">רנב</w:t>
      </w:r>
      <w:r>
        <w:rPr>
          <w:rStyle w:val="affffd"/>
          <w:rFonts w:ascii="Fb Fontext" w:hAnsi="Fb Fontext"/>
          <w:rtl/>
          <w:rPrChange w:id="10744" w:author="מנוע אמוראים" w:date="2026-10-05T16:42:03Z">
            <w:rPr>
              <w:rFonts w:ascii="Fb Fontext" w:hAnsi="Fb Fontext"/>
              <w:rtl/>
            </w:rPr>
          </w:rPrChange>
        </w:rPr>
        <w:t xml:space="preserve">"</w:t>
      </w:r>
      <w:r>
        <w:rPr>
          <w:rStyle w:val="affffd"/>
          <w:rFonts w:ascii="Fb Fontext" w:hAnsi="Fb Fontext" w:hint="cs"/>
          <w:rtl/>
          <w:rPrChange w:id="10745" w:author="מנוע אמוראים" w:date="2026-10-05T16:42:03Z">
            <w:rPr>
              <w:rFonts w:ascii="Fb Fontext" w:hAnsi="Fb Fontext" w:hint="cs"/>
              <w:rtl/>
            </w:rPr>
          </w:rPrChange>
        </w:rPr>
        <w:t xml:space="preserve">י</w:t>
      </w:r>
      <w:r w:rsidRPr="007435EB">
        <w:rPr>
          <w:rFonts w:ascii="Fb Fontext" w:hAnsi="Fb Fontext"/>
          <w:rtl/>
        </w:rPr>
        <w:t xml:space="preserve"> – </w:t>
      </w:r>
      <w:r w:rsidRPr="007435EB">
        <w:rPr>
          <w:rFonts w:ascii="Fb Fontext" w:hAnsi="Fb Fontext" w:hint="cs"/>
          <w:rtl/>
        </w:rPr>
        <w:t xml:space="preserve">מיירי </w:t>
      </w:r>
      <w:r w:rsidRPr="007435EB">
        <w:rPr>
          <w:rFonts w:ascii="Fb Fontext" w:hAnsi="Fb Fontext"/>
          <w:rtl/>
        </w:rPr>
        <w:t>כגון שמצאן חלוצין.</w:t>
      </w:r>
    </w:p>
    <w:p w14:paraId="2BF307F9" w14:textId="77777777" w:rsidR="00E8089F" w:rsidRPr="007435EB" w:rsidRDefault="00E8089F" w:rsidP="00E8089F">
      <w:pPr>
        <w:rPr>
          <w:rtl/>
        </w:rPr>
      </w:pPr>
      <w:r w:rsidRPr="005C3FF1">
        <w:rPr>
          <w:rStyle w:val="afffa"/>
          <w:rtl/>
        </w:rPr>
        <w:t>עצמות קדשים</w:t>
      </w:r>
      <w:r w:rsidRPr="007435EB">
        <w:rPr>
          <w:rtl/>
        </w:rPr>
        <w:t xml:space="preserve"> דאין בהן משום שבירת העצם </w:t>
      </w:r>
      <w:r w:rsidRPr="007435EB">
        <w:rPr>
          <w:rFonts w:hint="cs"/>
          <w:rtl/>
        </w:rPr>
        <w:t>קודם שנהיו נותר חלצם</w:t>
      </w:r>
      <w:r w:rsidR="00D6358C" w:rsidRPr="007435EB">
        <w:rPr>
          <w:rFonts w:hint="cs"/>
          <w:rtl/>
        </w:rPr>
        <w:t>,</w:t>
      </w:r>
      <w:r w:rsidRPr="007435EB">
        <w:rPr>
          <w:rFonts w:hint="cs"/>
          <w:rtl/>
        </w:rPr>
        <w:t xml:space="preserve"> ולא הוו שימוש נותר ולא בעו שריפה.</w:t>
      </w:r>
    </w:p>
    <w:p w14:paraId="2585A5F0" w14:textId="77777777" w:rsidR="00E8089F" w:rsidRPr="007435EB" w:rsidRDefault="00E8089F" w:rsidP="00E8089F">
      <w:pPr>
        <w:rPr>
          <w:rtl/>
        </w:rPr>
      </w:pPr>
      <w:r w:rsidRPr="005C3FF1">
        <w:rPr>
          <w:rStyle w:val="afffa"/>
          <w:rtl/>
        </w:rPr>
        <w:t>עצמות הפסח,</w:t>
      </w:r>
      <w:r w:rsidRPr="007435EB">
        <w:rPr>
          <w:rFonts w:ascii="Fb Fontext" w:hAnsi="Fb Fontext"/>
          <w:sz w:val="20"/>
          <w:rtl/>
        </w:rPr>
        <w:t xml:space="preserve"> דיש בהן משום שבירת העצם </w:t>
      </w:r>
      <w:r w:rsidRPr="007435EB">
        <w:rPr>
          <w:rFonts w:ascii="Fb Fontext" w:hAnsi="Fb Fontext" w:hint="cs"/>
          <w:sz w:val="20"/>
          <w:rtl/>
        </w:rPr>
        <w:t xml:space="preserve">אחר שנהיו </w:t>
      </w:r>
      <w:r w:rsidRPr="007435EB">
        <w:rPr>
          <w:rFonts w:ascii="Fb Fontext" w:hAnsi="Fb Fontext"/>
          <w:sz w:val="20"/>
          <w:rtl/>
        </w:rPr>
        <w:t>נותר</w:t>
      </w:r>
      <w:r w:rsidRPr="007435EB">
        <w:rPr>
          <w:rFonts w:ascii="Fb Fontext" w:hAnsi="Fb Fontext" w:hint="cs"/>
          <w:sz w:val="20"/>
          <w:rtl/>
        </w:rPr>
        <w:t xml:space="preserve"> חלצם</w:t>
      </w:r>
      <w:r w:rsidRPr="007435EB">
        <w:rPr>
          <w:rFonts w:ascii="Fb Fontext" w:hAnsi="Fb Fontext"/>
          <w:sz w:val="20"/>
          <w:rtl/>
        </w:rPr>
        <w:t>, וה</w:t>
      </w:r>
      <w:r w:rsidRPr="007435EB">
        <w:rPr>
          <w:rFonts w:ascii="Fb Fontext" w:hAnsi="Fb Fontext" w:hint="cs"/>
          <w:sz w:val="20"/>
          <w:rtl/>
        </w:rPr>
        <w:t>ו</w:t>
      </w:r>
      <w:r w:rsidRPr="007435EB">
        <w:rPr>
          <w:rFonts w:ascii="Fb Fontext" w:hAnsi="Fb Fontext"/>
          <w:sz w:val="20"/>
          <w:rtl/>
        </w:rPr>
        <w:t>"</w:t>
      </w:r>
      <w:r w:rsidRPr="007435EB">
        <w:rPr>
          <w:rFonts w:ascii="Fb Fontext" w:hAnsi="Fb Fontext" w:hint="cs"/>
          <w:sz w:val="20"/>
          <w:rtl/>
        </w:rPr>
        <w:t xml:space="preserve">ל </w:t>
      </w:r>
      <w:r w:rsidRPr="007435EB">
        <w:rPr>
          <w:rFonts w:ascii="Fb Fontext" w:hAnsi="Fb Fontext"/>
          <w:sz w:val="20"/>
          <w:rtl/>
        </w:rPr>
        <w:t>שימוש נותר, ובעו שריפה.</w:t>
      </w:r>
    </w:p>
    <w:p w14:paraId="133BB0CC" w14:textId="77777777" w:rsidR="00E8089F" w:rsidRPr="007435EB" w:rsidRDefault="00E8089F" w:rsidP="00E8089F">
      <w:pPr>
        <w:rPr>
          <w:rtl/>
        </w:rPr>
      </w:pPr>
      <w:r>
        <w:rPr>
          <w:rStyle w:val="affffd"/>
          <w:rFonts w:ascii="Fb Fontext" w:hAnsi="Fb Fontext" w:hint="cs"/>
          <w:rtl/>
          <w:rPrChange w:id="10746" w:author="מנוע אמוראים" w:date="2026-10-05T16:42:03Z">
            <w:rPr>
              <w:rFonts w:ascii="Fb Fontext" w:hAnsi="Fb Fontext" w:hint="cs"/>
              <w:rtl/>
            </w:rPr>
          </w:rPrChange>
        </w:rPr>
        <w:t xml:space="preserve">ר</w:t>
      </w:r>
      <w:r>
        <w:rPr>
          <w:rStyle w:val="affffd"/>
          <w:rFonts w:ascii="Fb Fontext" w:hAnsi="Fb Fontext"/>
          <w:rtl/>
          <w:rPrChange w:id="10747" w:author="מנוע אמוראים" w:date="2026-10-05T16:42:03Z">
            <w:rPr>
              <w:rFonts w:ascii="Fb Fontext" w:hAnsi="Fb Fontext"/>
              <w:rtl/>
            </w:rPr>
          </w:rPrChange>
        </w:rPr>
        <w:t xml:space="preserve">"</w:t>
      </w:r>
      <w:r>
        <w:rPr>
          <w:rStyle w:val="affffd"/>
          <w:rFonts w:ascii="Fb Fontext" w:hAnsi="Fb Fontext" w:hint="cs"/>
          <w:rtl/>
          <w:rPrChange w:id="10748" w:author="מנוע אמוראים" w:date="2026-10-05T16:42:03Z">
            <w:rPr>
              <w:rFonts w:ascii="Fb Fontext" w:hAnsi="Fb Fontext" w:hint="cs"/>
              <w:rtl/>
            </w:rPr>
          </w:rPrChange>
        </w:rPr>
        <w:t xml:space="preserve">ז</w:t>
      </w:r>
      <w:r w:rsidRPr="007435EB">
        <w:rPr>
          <w:rFonts w:ascii="Fb Fontext" w:hAnsi="Fb Fontext"/>
          <w:rtl/>
        </w:rPr>
        <w:t>: ה</w:t>
      </w:r>
      <w:r w:rsidRPr="007435EB">
        <w:rPr>
          <w:rFonts w:ascii="Fb Fontext" w:hAnsi="Fb Fontext" w:hint="cs"/>
          <w:rtl/>
        </w:rPr>
        <w:t>ב</w:t>
      </w:r>
      <w:r w:rsidRPr="007435EB">
        <w:rPr>
          <w:rFonts w:ascii="Fb Fontext" w:hAnsi="Fb Fontext"/>
          <w:rtl/>
        </w:rPr>
        <w:t>"</w:t>
      </w:r>
      <w:r w:rsidRPr="007435EB">
        <w:rPr>
          <w:rFonts w:ascii="Fb Fontext" w:hAnsi="Fb Fontext" w:hint="cs"/>
          <w:rtl/>
        </w:rPr>
        <w:t>ע</w:t>
      </w:r>
      <w:r w:rsidRPr="007435EB">
        <w:rPr>
          <w:rFonts w:ascii="Fb Fontext" w:hAnsi="Fb Fontext"/>
          <w:rtl/>
        </w:rPr>
        <w:t xml:space="preserve"> - כגון שמצאן צבורין צבורין, ומהן חלוצין.</w:t>
      </w:r>
    </w:p>
    <w:p w14:paraId="73FA35F5" w14:textId="77777777" w:rsidR="00E8089F" w:rsidRPr="007435EB" w:rsidRDefault="00E8089F" w:rsidP="00E8089F">
      <w:pPr>
        <w:rPr>
          <w:rtl/>
        </w:rPr>
      </w:pPr>
      <w:r w:rsidRPr="005C3FF1">
        <w:rPr>
          <w:rStyle w:val="afffa"/>
          <w:rtl/>
        </w:rPr>
        <w:t>עצמות קדשים</w:t>
      </w:r>
      <w:r w:rsidRPr="007435EB">
        <w:rPr>
          <w:rtl/>
        </w:rPr>
        <w:t xml:space="preserve">, דאין בהן משום שבירת העצם </w:t>
      </w:r>
      <w:r w:rsidRPr="007435EB">
        <w:rPr>
          <w:rFonts w:hint="cs"/>
          <w:rtl/>
        </w:rPr>
        <w:t>כנראה לכולם חולץ ואכלם</w:t>
      </w:r>
      <w:r w:rsidR="0011715B">
        <w:rPr>
          <w:rFonts w:hint="cs"/>
          <w:rtl/>
        </w:rPr>
        <w:t>,</w:t>
      </w:r>
      <w:r w:rsidRPr="007435EB">
        <w:rPr>
          <w:rtl/>
        </w:rPr>
        <w:t xml:space="preserve"> </w:t>
      </w:r>
      <w:r w:rsidRPr="007435EB">
        <w:rPr>
          <w:rFonts w:hint="cs"/>
          <w:rtl/>
        </w:rPr>
        <w:t xml:space="preserve">להכי </w:t>
      </w:r>
      <w:r w:rsidRPr="007435EB">
        <w:rPr>
          <w:rtl/>
        </w:rPr>
        <w:t>לא בעי שריפה.</w:t>
      </w:r>
    </w:p>
    <w:p w14:paraId="60F4EC84" w14:textId="77777777" w:rsidR="00E8089F" w:rsidRPr="007435EB" w:rsidRDefault="00E8089F" w:rsidP="00D6358C">
      <w:pPr>
        <w:rPr>
          <w:rtl/>
        </w:rPr>
      </w:pPr>
      <w:r w:rsidRPr="005C3FF1">
        <w:rPr>
          <w:rStyle w:val="afffa"/>
          <w:rtl/>
        </w:rPr>
        <w:t>עצמות הפסח</w:t>
      </w:r>
      <w:r w:rsidRPr="007435EB">
        <w:rPr>
          <w:rtl/>
        </w:rPr>
        <w:t xml:space="preserve">, דיש בהן משום שבירת העצם </w:t>
      </w:r>
      <w:r w:rsidRPr="007435EB">
        <w:rPr>
          <w:rFonts w:hint="cs"/>
          <w:rtl/>
        </w:rPr>
        <w:t>שמא אותם חלץ ו</w:t>
      </w:r>
      <w:r w:rsidR="00D6358C" w:rsidRPr="007435EB">
        <w:rPr>
          <w:rFonts w:hint="cs"/>
          <w:rtl/>
        </w:rPr>
        <w:t xml:space="preserve">לא את </w:t>
      </w:r>
      <w:r w:rsidRPr="007435EB">
        <w:rPr>
          <w:rFonts w:hint="cs"/>
          <w:rtl/>
        </w:rPr>
        <w:t>התחתונות ולהכי בעי שריפה</w:t>
      </w:r>
    </w:p>
    <w:p w14:paraId="2F226F2D" w14:textId="02C80DB8" w:rsidR="00E8089F" w:rsidRPr="007435EB" w:rsidRDefault="00F47631" w:rsidP="00F47631">
      <w:pPr>
        <w:pStyle w:val="affd"/>
        <w:rPr>
          <w:bCs/>
          <w:rtl/>
        </w:rPr>
      </w:pPr>
      <w:r>
        <w:rPr>
          <w:rFonts w:hint="cs"/>
          <w:rtl/>
        </w:rPr>
        <w:t>***</w:t>
      </w:r>
    </w:p>
    <w:p w14:paraId="570FE86A" w14:textId="77777777" w:rsidR="00E8089F" w:rsidRPr="007435EB" w:rsidRDefault="00E8089F" w:rsidP="005C3FF1">
      <w:pPr>
        <w:pStyle w:val="afff"/>
        <w:framePr w:wrap="around"/>
        <w:rPr>
          <w:rtl/>
        </w:rPr>
      </w:pPr>
      <w:r w:rsidRPr="007435EB">
        <w:rPr>
          <w:rFonts w:hint="cs"/>
          <w:rtl/>
        </w:rPr>
        <w:t>פג:</w:t>
      </w:r>
    </w:p>
    <w:p w14:paraId="185406E6" w14:textId="105CD396"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Pr>
          <w:rStyle w:val="affffd"/>
          <w:rtl/>
          <w:rPrChange w:id="10749" w:author="מנוע אמוראים" w:date="2026-10-05T16:42:03Z">
            <w:rPr>
              <w:rStyle w:val="afffa"/>
              <w:rtl/>
            </w:rPr>
          </w:rPrChange>
        </w:rPr>
        <w:t xml:space="preserve">אר</w:t>
      </w:r>
      <w:r>
        <w:rPr>
          <w:rStyle w:val="affffd"/>
          <w:rFonts w:hint="cs"/>
          <w:rtl/>
          <w:rPrChange w:id="10750" w:author="מנוע אמוראים" w:date="2026-10-05T16:42:03Z">
            <w:rPr>
              <w:rStyle w:val="afffa"/>
              <w:rFonts w:hint="cs"/>
              <w:rtl/>
            </w:rPr>
          </w:rPrChange>
        </w:rPr>
        <w:t xml:space="preserve">יא</w:t>
      </w:r>
      <w:r>
        <w:rPr>
          <w:rStyle w:val="affffd"/>
          <w:rtl/>
          <w:rPrChange w:id="10751" w:author="מנוע אמוראים" w:date="2026-10-05T16:42:03Z">
            <w:rPr>
              <w:rStyle w:val="afffa"/>
              <w:rtl/>
            </w:rPr>
          </w:rPrChange>
        </w:rPr>
        <w:t xml:space="preserve">"</w:t>
      </w:r>
      <w:r>
        <w:rPr>
          <w:rStyle w:val="affffd"/>
          <w:rFonts w:hint="cs"/>
          <w:rtl/>
          <w:rPrChange w:id="10752" w:author="מנוע אמוראים" w:date="2026-10-05T16:42:03Z">
            <w:rPr>
              <w:rStyle w:val="afffa"/>
              <w:rFonts w:hint="cs"/>
              <w:rtl/>
            </w:rPr>
          </w:rPrChange>
        </w:rPr>
        <w:t xml:space="preserve">ר</w:t>
      </w:r>
      <w:r w:rsidR="00E8089F" w:rsidRPr="005C3FF1">
        <w:rPr>
          <w:rStyle w:val="afffa"/>
          <w:rtl/>
        </w:rPr>
        <w:t>: כל הגידין בשר, חוץ מגידי צואר.</w:t>
      </w:r>
    </w:p>
    <w:p w14:paraId="6A99579B" w14:textId="77777777" w:rsidR="00E8089F" w:rsidRPr="007435EB" w:rsidRDefault="00E8089F" w:rsidP="00E8089F">
      <w:pPr>
        <w:rPr>
          <w:rtl/>
        </w:rPr>
      </w:pPr>
      <w:r w:rsidRPr="007435EB">
        <w:rPr>
          <w:rtl/>
        </w:rPr>
        <w:t>תנן: העצמות והגידים והנותר - ישרפו בששה עשר.</w:t>
      </w:r>
    </w:p>
    <w:p w14:paraId="17C2BC0A" w14:textId="77777777" w:rsidR="00E8089F" w:rsidRPr="007435EB" w:rsidRDefault="00E8089F" w:rsidP="00E8089F">
      <w:pPr>
        <w:rPr>
          <w:rtl/>
        </w:rPr>
      </w:pPr>
      <w:r w:rsidRPr="007435EB">
        <w:rPr>
          <w:rtl/>
        </w:rPr>
        <w:t>הני גידין –</w:t>
      </w:r>
      <w:r w:rsidRPr="007435EB">
        <w:rPr>
          <w:rFonts w:hint="cs"/>
          <w:rtl/>
        </w:rPr>
        <w:t xml:space="preserve"> פשיטא גידי צוואר, [לאו גידי בשר דא</w:t>
      </w:r>
      <w:r w:rsidRPr="007435EB">
        <w:rPr>
          <w:rtl/>
        </w:rPr>
        <w:t>"</w:t>
      </w:r>
      <w:r w:rsidRPr="007435EB">
        <w:rPr>
          <w:rFonts w:hint="cs"/>
          <w:rtl/>
        </w:rPr>
        <w:t>כ יאכלם ולאו נותר דא</w:t>
      </w:r>
      <w:r w:rsidRPr="007435EB">
        <w:rPr>
          <w:rtl/>
        </w:rPr>
        <w:t>"</w:t>
      </w:r>
      <w:r w:rsidRPr="007435EB">
        <w:rPr>
          <w:rFonts w:hint="cs"/>
          <w:rtl/>
        </w:rPr>
        <w:t>כ בשריפה]</w:t>
      </w:r>
    </w:p>
    <w:p w14:paraId="24B4803C" w14:textId="77777777" w:rsidR="00E8089F" w:rsidRPr="007435EB" w:rsidRDefault="00E8089F" w:rsidP="00E8089F">
      <w:pPr>
        <w:rPr>
          <w:rtl/>
        </w:rPr>
      </w:pPr>
      <w:r w:rsidRPr="007435EB">
        <w:rPr>
          <w:rFonts w:hint="cs"/>
          <w:rtl/>
        </w:rPr>
        <w:t>וא</w:t>
      </w:r>
      <w:r w:rsidRPr="007435EB">
        <w:rPr>
          <w:rtl/>
        </w:rPr>
        <w:t>"</w:t>
      </w:r>
      <w:r w:rsidRPr="007435EB">
        <w:rPr>
          <w:rFonts w:hint="cs"/>
          <w:rtl/>
        </w:rPr>
        <w:t>כ אי לאו בשר נינהו למה להו שריפה.</w:t>
      </w:r>
    </w:p>
    <w:p w14:paraId="3BA844E8" w14:textId="77777777" w:rsidR="00E8089F" w:rsidRPr="007435EB" w:rsidRDefault="00E8089F" w:rsidP="00E8089F">
      <w:pPr>
        <w:rPr>
          <w:rtl/>
        </w:rPr>
      </w:pPr>
      <w:r>
        <w:rPr>
          <w:rStyle w:val="affffd"/>
          <w:rFonts w:hint="cs"/>
          <w:rtl/>
          <w:rPrChange w:id="10753" w:author="מנוע אמוראים" w:date="2026-10-05T16:42:03Z">
            <w:rPr>
              <w:rFonts w:hint="cs"/>
              <w:rtl/>
            </w:rPr>
          </w:rPrChange>
        </w:rPr>
        <w:t xml:space="preserve">ר</w:t>
      </w:r>
      <w:r>
        <w:rPr>
          <w:rStyle w:val="affffd"/>
          <w:rtl/>
          <w:rPrChange w:id="10754" w:author="מנוע אמוראים" w:date="2026-10-05T16:42:03Z">
            <w:rPr>
              <w:rtl/>
            </w:rPr>
          </w:rPrChange>
        </w:rPr>
        <w:t xml:space="preserve">"</w:t>
      </w:r>
      <w:r>
        <w:rPr>
          <w:rStyle w:val="affffd"/>
          <w:rFonts w:hint="cs"/>
          <w:rtl/>
          <w:rPrChange w:id="10755" w:author="מנוע אמוראים" w:date="2026-10-05T16:42:03Z">
            <w:rPr>
              <w:rFonts w:hint="cs"/>
              <w:rtl/>
            </w:rPr>
          </w:rPrChange>
        </w:rPr>
        <w:t xml:space="preserve">ח</w:t>
      </w:r>
      <w:r>
        <w:rPr>
          <w:rtl/>
        </w:rPr>
        <w:t xml:space="preserve">: לא נצרכא אלא לגיד הנשה, ואליבא </w:t>
      </w:r>
      <w:r>
        <w:rPr>
          <w:rStyle w:val="affffd"/>
          <w:rtl/>
          <w:rPrChange w:id="10756" w:author="מנוע אמוראים" w:date="2026-10-05T16:42:03Z">
            <w:rPr>
              <w:rtl/>
            </w:rPr>
          </w:rPrChange>
        </w:rPr>
        <w:t xml:space="preserve">דר"</w:t>
      </w:r>
      <w:r>
        <w:rPr>
          <w:rStyle w:val="affffd"/>
          <w:rFonts w:hint="cs"/>
          <w:rtl/>
          <w:rPrChange w:id="10757" w:author="מנוע אמוראים" w:date="2026-10-05T16:42:03Z">
            <w:rPr>
              <w:rFonts w:hint="cs"/>
              <w:rtl/>
            </w:rPr>
          </w:rPrChange>
        </w:rPr>
        <w:t xml:space="preserve">י</w:t>
      </w:r>
      <w:r>
        <w:rPr>
          <w:rFonts w:hint="cs"/>
          <w:rtl/>
        </w:rPr>
        <w:t xml:space="preserve"> ד</w:t>
      </w:r>
      <w:r w:rsidRPr="007435EB">
        <w:rPr>
          <w:rtl/>
        </w:rPr>
        <w:t>אינו נוהג אלא באחת, והדעת מכרעת של ימין.</w:t>
      </w:r>
    </w:p>
    <w:p w14:paraId="41683A38" w14:textId="77777777" w:rsidR="00E8089F" w:rsidRPr="005C3FF1" w:rsidRDefault="00E8089F" w:rsidP="009A151F">
      <w:pPr>
        <w:rPr>
          <w:rStyle w:val="afffa"/>
          <w:rtl/>
        </w:rPr>
      </w:pPr>
      <w:r w:rsidRPr="007435EB">
        <w:rPr>
          <w:rFonts w:hint="cs"/>
          <w:rtl/>
        </w:rPr>
        <w:t>ולא פשטי' מינה דמיירי.</w:t>
      </w:r>
    </w:p>
    <w:p w14:paraId="568E4A30" w14:textId="77777777" w:rsidR="00E8089F" w:rsidRPr="005C3FF1" w:rsidRDefault="00E8089F" w:rsidP="009A151F">
      <w:pPr>
        <w:rPr>
          <w:rStyle w:val="afffa"/>
          <w:rtl/>
        </w:rPr>
      </w:pPr>
      <w:r w:rsidRPr="005C3FF1">
        <w:rPr>
          <w:rStyle w:val="afffa"/>
          <w:rFonts w:hint="cs"/>
          <w:rtl/>
        </w:rPr>
        <w:t>א.</w:t>
      </w:r>
      <w:r w:rsidRPr="007435EB">
        <w:rPr>
          <w:rFonts w:hint="cs"/>
          <w:rtl/>
        </w:rPr>
        <w:t xml:space="preserve"> </w:t>
      </w:r>
      <w:r w:rsidRPr="007435EB">
        <w:rPr>
          <w:rtl/>
        </w:rPr>
        <w:t xml:space="preserve">– </w:t>
      </w:r>
      <w:r>
        <w:rPr>
          <w:rStyle w:val="affffd"/>
          <w:rFonts w:hint="cs"/>
          <w:rtl/>
          <w:rPrChange w:id="10758" w:author="מנוע אמוראים" w:date="2026-10-05T16:42:03Z">
            <w:rPr>
              <w:rFonts w:hint="cs"/>
              <w:rtl/>
            </w:rPr>
          </w:rPrChange>
        </w:rPr>
        <w:t xml:space="preserve">ראב</w:t>
      </w:r>
      <w:r>
        <w:rPr>
          <w:rStyle w:val="affffd"/>
          <w:rtl/>
          <w:rPrChange w:id="10759" w:author="מנוע אמוראים" w:date="2026-10-05T16:42:03Z">
            <w:rPr>
              <w:rtl/>
            </w:rPr>
          </w:rPrChange>
        </w:rPr>
        <w:t xml:space="preserve">"</w:t>
      </w:r>
      <w:r>
        <w:rPr>
          <w:rStyle w:val="affffd"/>
          <w:rFonts w:hint="cs"/>
          <w:rtl/>
          <w:rPrChange w:id="10760" w:author="מנוע אמוראים" w:date="2026-10-05T16:42:03Z">
            <w:rPr>
              <w:rFonts w:hint="cs"/>
              <w:rtl/>
            </w:rPr>
          </w:rPrChange>
        </w:rPr>
        <w:t xml:space="preserve">ח</w:t>
      </w:r>
      <w:r w:rsidRPr="007435EB">
        <w:rPr>
          <w:rtl/>
        </w:rPr>
        <w:t>: כגון שהוכרו ולבסוף נתערבו.</w:t>
      </w:r>
    </w:p>
    <w:p w14:paraId="2BC0F718" w14:textId="77777777" w:rsidR="00E8089F" w:rsidRPr="005C3FF1" w:rsidRDefault="00E8089F" w:rsidP="009A151F">
      <w:pPr>
        <w:rPr>
          <w:rStyle w:val="afffa"/>
          <w:rtl/>
        </w:rPr>
      </w:pPr>
      <w:r w:rsidRPr="005C3FF1">
        <w:rPr>
          <w:rStyle w:val="afffa"/>
          <w:rFonts w:hint="cs"/>
          <w:rtl/>
        </w:rPr>
        <w:t>ב.</w:t>
      </w:r>
      <w:r w:rsidRPr="007435EB">
        <w:rPr>
          <w:rFonts w:hint="cs"/>
          <w:rtl/>
        </w:rPr>
        <w:t xml:space="preserve"> </w:t>
      </w:r>
      <w:r>
        <w:rPr>
          <w:rStyle w:val="affffd"/>
          <w:rtl/>
          <w:rPrChange w:id="10761" w:author="מנוע אמוראים" w:date="2026-10-05T16:42:03Z">
            <w:rPr>
              <w:rtl/>
            </w:rPr>
          </w:rPrChange>
        </w:rPr>
        <w:t xml:space="preserve">ר"</w:t>
      </w:r>
      <w:r>
        <w:rPr>
          <w:rStyle w:val="affffd"/>
          <w:rFonts w:hint="cs"/>
          <w:rtl/>
          <w:rPrChange w:id="10762" w:author="מנוע אמוראים" w:date="2026-10-05T16:42:03Z">
            <w:rPr>
              <w:rFonts w:hint="cs"/>
              <w:rtl/>
            </w:rPr>
          </w:rPrChange>
        </w:rPr>
        <w:t xml:space="preserve">א</w:t>
      </w:r>
      <w:r w:rsidRPr="007435EB">
        <w:rPr>
          <w:rtl/>
        </w:rPr>
        <w:t>: לא נצרכא אלא לשמנו דגיד הנשה</w:t>
      </w:r>
      <w:r w:rsidRPr="007435EB">
        <w:rPr>
          <w:rFonts w:hint="cs"/>
          <w:rtl/>
        </w:rPr>
        <w:t xml:space="preserve"> ד</w:t>
      </w:r>
      <w:r w:rsidRPr="007435EB">
        <w:rPr>
          <w:rtl/>
        </w:rPr>
        <w:t>שמנו מותר, וישראל קדושים הם ונוהגין בו איסור.</w:t>
      </w:r>
    </w:p>
    <w:p w14:paraId="24D41D86" w14:textId="77777777" w:rsidR="00E8089F" w:rsidRPr="007435EB" w:rsidRDefault="00E8089F" w:rsidP="009A151F">
      <w:pPr>
        <w:rPr>
          <w:rtl/>
        </w:rPr>
      </w:pPr>
      <w:r w:rsidRPr="005C3FF1">
        <w:rPr>
          <w:rStyle w:val="afffa"/>
          <w:rFonts w:hint="cs"/>
          <w:rtl/>
        </w:rPr>
        <w:lastRenderedPageBreak/>
        <w:t>ג.</w:t>
      </w:r>
      <w:r w:rsidRPr="007435EB">
        <w:rPr>
          <w:rFonts w:hint="cs"/>
          <w:rtl/>
        </w:rPr>
        <w:t xml:space="preserve"> </w:t>
      </w:r>
      <w:r>
        <w:rPr>
          <w:rtl/>
        </w:rPr>
        <w:t xml:space="preserve">רבינא: בחיצון, </w:t>
      </w:r>
      <w:r>
        <w:rPr>
          <w:rStyle w:val="affffd"/>
          <w:rtl/>
          <w:rPrChange w:id="10763" w:author="מנוע אמוראים" w:date="2026-10-05T16:42:03Z">
            <w:rPr>
              <w:rtl/>
            </w:rPr>
          </w:rPrChange>
        </w:rPr>
        <w:t xml:space="preserve">וכד</w:t>
      </w:r>
      <w:r>
        <w:rPr>
          <w:rStyle w:val="affffd"/>
          <w:rFonts w:hint="cs"/>
          <w:rtl/>
          <w:rPrChange w:id="10764" w:author="מנוע אמוראים" w:date="2026-10-05T16:42:03Z">
            <w:rPr>
              <w:rFonts w:hint="cs"/>
              <w:rtl/>
            </w:rPr>
          </w:rPrChange>
        </w:rPr>
        <w:t xml:space="preserve">ריא</w:t>
      </w:r>
      <w:r>
        <w:rPr>
          <w:rStyle w:val="affffd"/>
          <w:rtl/>
          <w:rPrChange w:id="10765" w:author="מנוע אמוראים" w:date="2026-10-05T16:42:03Z">
            <w:rPr>
              <w:rtl/>
            </w:rPr>
          </w:rPrChange>
        </w:rPr>
        <w:t xml:space="preserve">"</w:t>
      </w:r>
      <w:r>
        <w:rPr>
          <w:rStyle w:val="affffd"/>
          <w:rFonts w:hint="cs"/>
          <w:rtl/>
          <w:rPrChange w:id="10766" w:author="מנוע אמוראים" w:date="2026-10-05T16:42:03Z">
            <w:rPr>
              <w:rFonts w:hint="cs"/>
              <w:rtl/>
            </w:rPr>
          </w:rPrChange>
        </w:rPr>
        <w:t xml:space="preserve">ש</w:t>
      </w:r>
      <w:r>
        <w:rPr>
          <w:rFonts w:hint="cs"/>
          <w:rtl/>
        </w:rPr>
        <w:t xml:space="preserve"> ד</w:t>
      </w:r>
      <w:r w:rsidRPr="007435EB">
        <w:rPr>
          <w:rtl/>
        </w:rPr>
        <w:t>שני גידין הן, פנימי הסמוך לעצם - אסור, וחייבין עליו.</w:t>
      </w:r>
    </w:p>
    <w:p w14:paraId="787D744B" w14:textId="77777777" w:rsidR="00E8089F" w:rsidRPr="007435EB" w:rsidRDefault="00E8089F" w:rsidP="00D6358C">
      <w:pPr>
        <w:rPr>
          <w:rtl/>
        </w:rPr>
      </w:pPr>
      <w:r w:rsidRPr="005C3FF1">
        <w:rPr>
          <w:rStyle w:val="afffa"/>
          <w:rtl/>
        </w:rPr>
        <w:tab/>
      </w:r>
      <w:r w:rsidR="00D6358C" w:rsidRPr="005C3FF1">
        <w:rPr>
          <w:rStyle w:val="afffa"/>
          <w:rtl/>
        </w:rPr>
        <w:tab/>
      </w:r>
      <w:r w:rsidRPr="005C3FF1">
        <w:rPr>
          <w:rStyle w:val="afffa"/>
          <w:rtl/>
        </w:rPr>
        <w:tab/>
      </w:r>
      <w:r w:rsidRPr="005C3FF1">
        <w:rPr>
          <w:rStyle w:val="afffa"/>
          <w:rtl/>
        </w:rPr>
        <w:tab/>
      </w:r>
      <w:r w:rsidRPr="005C3FF1">
        <w:rPr>
          <w:rStyle w:val="afffa"/>
          <w:rtl/>
        </w:rPr>
        <w:tab/>
      </w:r>
      <w:r w:rsidRPr="007435EB">
        <w:rPr>
          <w:rtl/>
        </w:rPr>
        <w:t>חיצון הסמוך לבשר - אסור, ואין חייבין עליו.</w:t>
      </w:r>
    </w:p>
    <w:p w14:paraId="7FE3608C" w14:textId="08566C9F" w:rsidR="00E8089F" w:rsidRPr="007435EB" w:rsidRDefault="00F47631" w:rsidP="00F47631">
      <w:pPr>
        <w:pStyle w:val="affd"/>
        <w:rPr>
          <w:bCs/>
          <w:rtl/>
        </w:rPr>
      </w:pPr>
      <w:r>
        <w:rPr>
          <w:rFonts w:hint="cs"/>
          <w:rtl/>
        </w:rPr>
        <w:t>***</w:t>
      </w:r>
    </w:p>
    <w:p w14:paraId="50FBCC13" w14:textId="77777777" w:rsidR="00B5062E" w:rsidRPr="005C3FF1" w:rsidRDefault="00B5062E" w:rsidP="009A151F">
      <w:pPr>
        <w:rPr>
          <w:rStyle w:val="afffa"/>
          <w:rtl/>
        </w:rPr>
      </w:pPr>
      <w:r w:rsidRPr="005C3FF1">
        <w:rPr>
          <w:rStyle w:val="afffa"/>
          <w:rtl/>
        </w:rPr>
        <w:t xml:space="preserve">חל </w:t>
      </w:r>
      <w:r w:rsidRPr="005C3FF1">
        <w:rPr>
          <w:rStyle w:val="afffa"/>
          <w:rFonts w:hint="cs"/>
          <w:rtl/>
        </w:rPr>
        <w:t>ט</w:t>
      </w:r>
      <w:r w:rsidRPr="005C3FF1">
        <w:rPr>
          <w:rStyle w:val="afffa"/>
          <w:rtl/>
        </w:rPr>
        <w:t>"</w:t>
      </w:r>
      <w:r w:rsidRPr="005C3FF1">
        <w:rPr>
          <w:rStyle w:val="afffa"/>
          <w:rFonts w:hint="cs"/>
          <w:rtl/>
        </w:rPr>
        <w:t xml:space="preserve">ז </w:t>
      </w:r>
      <w:r w:rsidRPr="005C3FF1">
        <w:rPr>
          <w:rStyle w:val="afffa"/>
          <w:rtl/>
        </w:rPr>
        <w:t>להיות בשבת - ישרפו ב</w:t>
      </w:r>
      <w:r w:rsidRPr="005C3FF1">
        <w:rPr>
          <w:rStyle w:val="afffa"/>
          <w:rFonts w:hint="cs"/>
          <w:rtl/>
        </w:rPr>
        <w:t>י</w:t>
      </w:r>
      <w:r w:rsidRPr="005C3FF1">
        <w:rPr>
          <w:rStyle w:val="afffa"/>
          <w:rtl/>
        </w:rPr>
        <w:t>"</w:t>
      </w:r>
      <w:r w:rsidRPr="005C3FF1">
        <w:rPr>
          <w:rStyle w:val="afffa"/>
          <w:rFonts w:hint="cs"/>
          <w:rtl/>
        </w:rPr>
        <w:t>ז</w:t>
      </w:r>
      <w:r w:rsidRPr="005C3FF1">
        <w:rPr>
          <w:rStyle w:val="afffa"/>
          <w:rtl/>
        </w:rPr>
        <w:t>, לפי שאינן דוחין לא את השבת ולא את יו"</w:t>
      </w:r>
      <w:r w:rsidRPr="005C3FF1">
        <w:rPr>
          <w:rStyle w:val="afffa"/>
          <w:rFonts w:hint="cs"/>
          <w:rtl/>
        </w:rPr>
        <w:t>ט</w:t>
      </w:r>
      <w:r w:rsidRPr="005C3FF1">
        <w:rPr>
          <w:rStyle w:val="afffa"/>
          <w:rtl/>
        </w:rPr>
        <w:t>.</w:t>
      </w:r>
    </w:p>
    <w:p w14:paraId="66D0E06C" w14:textId="77777777" w:rsidR="00E8089F" w:rsidRPr="005C3FF1" w:rsidRDefault="00E8089F" w:rsidP="009A151F">
      <w:pPr>
        <w:rPr>
          <w:rStyle w:val="afffa"/>
          <w:rtl/>
        </w:rPr>
      </w:pPr>
      <w:r w:rsidRPr="007435EB">
        <w:rPr>
          <w:rFonts w:hint="cs"/>
          <w:rtl/>
        </w:rPr>
        <w:t>ועשה לא דחי לל</w:t>
      </w:r>
      <w:r w:rsidRPr="007435EB">
        <w:rPr>
          <w:rtl/>
        </w:rPr>
        <w:t>"</w:t>
      </w:r>
      <w:r w:rsidRPr="007435EB">
        <w:rPr>
          <w:rFonts w:hint="cs"/>
          <w:rtl/>
        </w:rPr>
        <w:t>ת.</w:t>
      </w:r>
    </w:p>
    <w:p w14:paraId="763E822C" w14:textId="77777777" w:rsidR="00E8089F" w:rsidRPr="005C3FF1" w:rsidRDefault="00E8089F" w:rsidP="009A151F">
      <w:pPr>
        <w:rPr>
          <w:rStyle w:val="afffa"/>
          <w:rtl/>
        </w:rPr>
      </w:pPr>
      <w:r w:rsidRPr="005C3FF1">
        <w:rPr>
          <w:rStyle w:val="afffa"/>
          <w:rFonts w:hint="cs"/>
          <w:rtl/>
        </w:rPr>
        <w:t>א.</w:t>
      </w:r>
      <w:r w:rsidRPr="007435EB">
        <w:rPr>
          <w:rFonts w:hint="cs"/>
          <w:rtl/>
        </w:rPr>
        <w:t xml:space="preserve"> </w:t>
      </w:r>
      <w:r w:rsidRPr="005C3FF1">
        <w:rPr>
          <w:rStyle w:val="afffa"/>
          <w:rFonts w:hint="cs"/>
          <w:rtl/>
        </w:rPr>
        <w:t>כ</w:t>
      </w:r>
      <w:r w:rsidRPr="005C3FF1">
        <w:rPr>
          <w:rStyle w:val="afffa"/>
          <w:rtl/>
        </w:rPr>
        <w:t>חזקיה</w:t>
      </w:r>
      <w:r w:rsidRPr="007435EB">
        <w:rPr>
          <w:rtl/>
        </w:rPr>
        <w:t>:</w:t>
      </w:r>
      <w:r w:rsidRPr="00AC0CB1">
        <w:rPr>
          <w:rStyle w:val="af2"/>
          <w:rtl/>
        </w:rPr>
        <w:t xml:space="preserve"> </w:t>
      </w:r>
      <w:r w:rsidRPr="00AC0CB1">
        <w:rPr>
          <w:rStyle w:val="af2"/>
          <w:rFonts w:hint="cs"/>
          <w:rtl/>
        </w:rPr>
        <w:t>'</w:t>
      </w:r>
      <w:r w:rsidRPr="00AC0CB1">
        <w:rPr>
          <w:rStyle w:val="af2"/>
          <w:rtl/>
        </w:rPr>
        <w:t>לא תותירו ממנו עד בקר והנותר ממנו עד בקר באש תשרפו</w:t>
      </w:r>
      <w:r w:rsidRPr="00AC0CB1">
        <w:rPr>
          <w:rStyle w:val="af2"/>
          <w:rFonts w:hint="cs"/>
          <w:rtl/>
        </w:rPr>
        <w:t>'</w:t>
      </w:r>
      <w:r w:rsidRPr="00AC0CB1">
        <w:rPr>
          <w:rStyle w:val="af2"/>
          <w:rtl/>
        </w:rPr>
        <w:t>.</w:t>
      </w:r>
      <w:r w:rsidRPr="007435EB">
        <w:rPr>
          <w:rFonts w:hint="cs"/>
          <w:rtl/>
        </w:rPr>
        <w:t xml:space="preserve"> </w:t>
      </w:r>
      <w:r w:rsidRPr="007435EB">
        <w:rPr>
          <w:rtl/>
        </w:rPr>
        <w:t>ליתן לו בקר שני לשריפתו.</w:t>
      </w:r>
    </w:p>
    <w:p w14:paraId="5714C440" w14:textId="77777777" w:rsidR="00E8089F" w:rsidRPr="005C3FF1" w:rsidRDefault="00E8089F" w:rsidP="009A151F">
      <w:pPr>
        <w:rPr>
          <w:rStyle w:val="afffa"/>
          <w:rtl/>
        </w:rPr>
      </w:pPr>
      <w:r w:rsidRPr="005C3FF1">
        <w:rPr>
          <w:rStyle w:val="afffa"/>
          <w:rFonts w:hint="cs"/>
          <w:rtl/>
        </w:rPr>
        <w:t>ב.</w:t>
      </w:r>
      <w:r w:rsidRPr="007435EB">
        <w:rPr>
          <w:rFonts w:hint="cs"/>
          <w:rtl/>
        </w:rPr>
        <w:t xml:space="preserve"> </w:t>
      </w:r>
      <w:r w:rsidRPr="005C3FF1">
        <w:rPr>
          <w:rStyle w:val="afffa"/>
          <w:rtl/>
        </w:rPr>
        <w:t>אביי</w:t>
      </w:r>
      <w:r w:rsidRPr="007435EB">
        <w:rPr>
          <w:rtl/>
        </w:rPr>
        <w:t xml:space="preserve">: </w:t>
      </w:r>
      <w:r w:rsidRPr="00AC0CB1">
        <w:rPr>
          <w:rStyle w:val="af2"/>
          <w:rFonts w:hint="cs"/>
          <w:rtl/>
        </w:rPr>
        <w:t>'</w:t>
      </w:r>
      <w:r w:rsidRPr="00AC0CB1">
        <w:rPr>
          <w:rStyle w:val="af2"/>
          <w:rtl/>
        </w:rPr>
        <w:t>עלת שבת בשבתו</w:t>
      </w:r>
      <w:r w:rsidRPr="00AC0CB1">
        <w:rPr>
          <w:rStyle w:val="af2"/>
          <w:rFonts w:hint="cs"/>
          <w:rtl/>
        </w:rPr>
        <w:t>'</w:t>
      </w:r>
      <w:r w:rsidRPr="00AC0CB1">
        <w:rPr>
          <w:rStyle w:val="af2"/>
          <w:rtl/>
        </w:rPr>
        <w:t xml:space="preserve"> </w:t>
      </w:r>
      <w:r w:rsidRPr="007435EB">
        <w:rPr>
          <w:rtl/>
        </w:rPr>
        <w:t>- ולא עולת חול בשבת, ולא עולת חול ביום טוב.</w:t>
      </w:r>
    </w:p>
    <w:p w14:paraId="52B9A53D" w14:textId="77777777" w:rsidR="00E8089F" w:rsidRPr="005C3FF1" w:rsidRDefault="00E8089F" w:rsidP="009A151F">
      <w:pPr>
        <w:rPr>
          <w:rStyle w:val="afffa"/>
          <w:rtl/>
        </w:rPr>
      </w:pPr>
      <w:r w:rsidRPr="005C3FF1">
        <w:rPr>
          <w:rStyle w:val="afffa"/>
          <w:rFonts w:hint="cs"/>
          <w:rtl/>
        </w:rPr>
        <w:t>ג.</w:t>
      </w:r>
      <w:r w:rsidRPr="007435EB">
        <w:rPr>
          <w:rFonts w:hint="cs"/>
          <w:rtl/>
        </w:rPr>
        <w:t xml:space="preserve"> </w:t>
      </w:r>
      <w:r w:rsidRPr="005C3FF1">
        <w:rPr>
          <w:rStyle w:val="afffa"/>
          <w:rtl/>
        </w:rPr>
        <w:t>רבא</w:t>
      </w:r>
      <w:r w:rsidRPr="007435EB">
        <w:rPr>
          <w:rtl/>
        </w:rPr>
        <w:t xml:space="preserve">: </w:t>
      </w:r>
      <w:r w:rsidRPr="00AC0CB1">
        <w:rPr>
          <w:rStyle w:val="af2"/>
          <w:rFonts w:hint="cs"/>
          <w:rtl/>
        </w:rPr>
        <w:t>'</w:t>
      </w:r>
      <w:r w:rsidRPr="00AC0CB1">
        <w:rPr>
          <w:rStyle w:val="af2"/>
          <w:rtl/>
        </w:rPr>
        <w:t>הוא לבדו יעשה לכם</w:t>
      </w:r>
      <w:r w:rsidRPr="00AC0CB1">
        <w:rPr>
          <w:rStyle w:val="af2"/>
          <w:rFonts w:hint="cs"/>
          <w:rtl/>
        </w:rPr>
        <w:t>'</w:t>
      </w:r>
      <w:r w:rsidRPr="00AC0CB1">
        <w:rPr>
          <w:rStyle w:val="af2"/>
          <w:rtl/>
        </w:rPr>
        <w:t>,</w:t>
      </w:r>
      <w:r w:rsidRPr="007435EB">
        <w:rPr>
          <w:rtl/>
        </w:rPr>
        <w:t xml:space="preserve"> </w:t>
      </w:r>
      <w:r w:rsidRPr="005C3FF1">
        <w:rPr>
          <w:rStyle w:val="afffa"/>
          <w:rtl/>
        </w:rPr>
        <w:t>הוא</w:t>
      </w:r>
      <w:r w:rsidRPr="007435EB">
        <w:rPr>
          <w:rtl/>
        </w:rPr>
        <w:t xml:space="preserve"> ולא מכשיריו, </w:t>
      </w:r>
      <w:r w:rsidRPr="005C3FF1">
        <w:rPr>
          <w:rStyle w:val="afffa"/>
          <w:rtl/>
        </w:rPr>
        <w:t>לבדו</w:t>
      </w:r>
      <w:r w:rsidRPr="007435EB">
        <w:rPr>
          <w:rtl/>
        </w:rPr>
        <w:t xml:space="preserve"> </w:t>
      </w:r>
      <w:r w:rsidRPr="007435EB">
        <w:rPr>
          <w:rFonts w:hint="cs"/>
          <w:rtl/>
        </w:rPr>
        <w:t xml:space="preserve">- </w:t>
      </w:r>
      <w:r w:rsidRPr="007435EB">
        <w:rPr>
          <w:rtl/>
        </w:rPr>
        <w:t>ולא מילה שלא בזמנה הבאה מק"</w:t>
      </w:r>
      <w:r w:rsidRPr="007435EB">
        <w:rPr>
          <w:rFonts w:hint="cs"/>
          <w:rtl/>
        </w:rPr>
        <w:t>ו</w:t>
      </w:r>
      <w:r w:rsidRPr="007435EB">
        <w:rPr>
          <w:rtl/>
        </w:rPr>
        <w:t>.</w:t>
      </w:r>
    </w:p>
    <w:p w14:paraId="3704F4C5" w14:textId="77777777" w:rsidR="00E8089F" w:rsidRPr="007435EB" w:rsidRDefault="00E8089F" w:rsidP="009A151F">
      <w:pPr>
        <w:rPr>
          <w:rFonts w:cs="Guttman Vilna"/>
          <w:bCs/>
          <w:rtl/>
        </w:rPr>
      </w:pPr>
      <w:r w:rsidRPr="005C3FF1">
        <w:rPr>
          <w:rStyle w:val="afffa"/>
          <w:rFonts w:hint="cs"/>
          <w:rtl/>
        </w:rPr>
        <w:t>ד.</w:t>
      </w:r>
      <w:r w:rsidRPr="007435EB">
        <w:rPr>
          <w:rFonts w:hint="cs"/>
          <w:rtl/>
        </w:rPr>
        <w:t xml:space="preserve"> </w:t>
      </w:r>
      <w:r>
        <w:rPr>
          <w:rStyle w:val="affffd"/>
          <w:rFonts w:hint="cs"/>
          <w:rtl/>
          <w:rPrChange w:id="10767" w:author="מנוע אמוראים" w:date="2026-10-05T16:42:03Z">
            <w:rPr>
              <w:rStyle w:val="afffa"/>
              <w:rFonts w:hint="cs"/>
              <w:rtl/>
            </w:rPr>
          </w:rPrChange>
        </w:rPr>
        <w:t xml:space="preserve">ר</w:t>
      </w:r>
      <w:r>
        <w:rPr>
          <w:rStyle w:val="affffd"/>
          <w:rtl/>
          <w:rPrChange w:id="10768" w:author="מנוע אמוראים" w:date="2026-10-05T16:42:03Z">
            <w:rPr>
              <w:rStyle w:val="afffa"/>
              <w:rtl/>
            </w:rPr>
          </w:rPrChange>
        </w:rPr>
        <w:t xml:space="preserve">"</w:t>
      </w:r>
      <w:r>
        <w:rPr>
          <w:rStyle w:val="affffd"/>
          <w:rFonts w:hint="cs"/>
          <w:rtl/>
          <w:rPrChange w:id="10769" w:author="מנוע אמוראים" w:date="2026-10-05T16:42:03Z">
            <w:rPr>
              <w:rStyle w:val="afffa"/>
              <w:rFonts w:hint="cs"/>
              <w:rtl/>
            </w:rPr>
          </w:rPrChange>
        </w:rPr>
        <w:t xml:space="preserve">א</w:t>
      </w:r>
      <w:r w:rsidRPr="005C3FF1">
        <w:rPr>
          <w:rStyle w:val="afffa"/>
          <w:rtl/>
        </w:rPr>
        <w:t>:</w:t>
      </w:r>
      <w:r w:rsidRPr="007435EB">
        <w:rPr>
          <w:rtl/>
        </w:rPr>
        <w:t xml:space="preserve"> שבתון דיום טוב עשה הוא, ואין עשה דוחה לא תעשה ועשה.</w:t>
      </w:r>
    </w:p>
    <w:p w14:paraId="542EFAB6" w14:textId="4F9FFC7B" w:rsidR="00E8089F" w:rsidRPr="007435EB" w:rsidRDefault="00F47631" w:rsidP="00F47631">
      <w:pPr>
        <w:pStyle w:val="affd"/>
        <w:rPr>
          <w:bCs/>
          <w:rtl/>
        </w:rPr>
      </w:pPr>
      <w:r>
        <w:rPr>
          <w:rFonts w:hint="cs"/>
          <w:rtl/>
        </w:rPr>
        <w:t>***</w:t>
      </w:r>
    </w:p>
    <w:p w14:paraId="29550D75" w14:textId="77777777" w:rsidR="00E8089F" w:rsidRPr="007435EB" w:rsidRDefault="00E8089F" w:rsidP="005C3FF1">
      <w:pPr>
        <w:pStyle w:val="afff"/>
        <w:framePr w:wrap="around"/>
        <w:rPr>
          <w:rtl/>
        </w:rPr>
      </w:pPr>
      <w:r w:rsidRPr="007435EB">
        <w:rPr>
          <w:rFonts w:hint="cs"/>
          <w:rtl/>
        </w:rPr>
        <w:t>פד.</w:t>
      </w:r>
    </w:p>
    <w:p w14:paraId="3EF20637" w14:textId="77777777" w:rsidR="00E8089F" w:rsidRPr="005C3FF1" w:rsidRDefault="00E8089F" w:rsidP="009A151F">
      <w:pPr>
        <w:rPr>
          <w:rStyle w:val="afffa"/>
          <w:rtl/>
        </w:rPr>
      </w:pPr>
      <w:ins w:id="9871" w:author="מספור קטעי משנה" w:date="2026-10-06T06:45:41Z">
        <w:r>
          <w:rPr>
            <w:rStyle w:val="MisparKeta"/>
          </w:rPr>
          <w:t xml:space="preserve">א. </w:t>
        </w:r>
      </w:ins>
      <w:r w:rsidRPr="007435EB">
        <w:rPr>
          <w:rtl/>
        </w:rPr>
        <w:t>משנה</w:t>
      </w:r>
      <w:r w:rsidRPr="005C3FF1">
        <w:rPr>
          <w:rStyle w:val="afffa"/>
          <w:rtl/>
        </w:rPr>
        <w:t>.</w:t>
      </w:r>
    </w:p>
    <w:p w14:paraId="65E5351C" w14:textId="77777777" w:rsidR="00E8089F" w:rsidRPr="005C3FF1" w:rsidRDefault="00E8089F" w:rsidP="009A151F">
      <w:pPr>
        <w:rPr>
          <w:rStyle w:val="afffa"/>
          <w:rtl/>
        </w:rPr>
      </w:pPr>
      <w:r w:rsidRPr="005C3FF1">
        <w:rPr>
          <w:rStyle w:val="afffa"/>
          <w:rtl/>
        </w:rPr>
        <w:t>כל הנאכל בשור הגדול יאכל בגדי הרך, וראשי כנפים והסחוסים.</w:t>
      </w:r>
    </w:p>
    <w:p w14:paraId="253357CD" w14:textId="3FC5AB21" w:rsidR="00E8089F" w:rsidRPr="007435EB" w:rsidRDefault="00F47631" w:rsidP="00F47631">
      <w:pPr>
        <w:pStyle w:val="affd"/>
        <w:rPr>
          <w:bCs/>
          <w:rtl/>
        </w:rPr>
      </w:pPr>
      <w:r>
        <w:rPr>
          <w:rFonts w:hint="cs"/>
          <w:rtl/>
        </w:rPr>
        <w:t>***</w:t>
      </w:r>
    </w:p>
    <w:p w14:paraId="3DBC2B24" w14:textId="77777777" w:rsidR="00E8089F" w:rsidRPr="007435EB" w:rsidRDefault="00E8089F" w:rsidP="00E8089F">
      <w:pPr>
        <w:rPr>
          <w:rtl/>
        </w:rPr>
      </w:pPr>
      <w:r w:rsidRPr="007435EB">
        <w:rPr>
          <w:rFonts w:ascii="Fb Fontext" w:hAnsi="Fb Fontext" w:hint="cs"/>
          <w:rtl/>
        </w:rPr>
        <w:t>ה</w:t>
      </w:r>
      <w:r w:rsidRPr="007435EB">
        <w:rPr>
          <w:rFonts w:ascii="Fb Fontext" w:hAnsi="Fb Fontext"/>
          <w:rtl/>
        </w:rPr>
        <w:t>"</w:t>
      </w:r>
      <w:r w:rsidRPr="007435EB">
        <w:rPr>
          <w:rFonts w:ascii="Fb Fontext" w:hAnsi="Fb Fontext" w:hint="cs"/>
          <w:rtl/>
        </w:rPr>
        <w:t>ק:</w:t>
      </w:r>
      <w:r w:rsidRPr="007435EB">
        <w:rPr>
          <w:rFonts w:ascii="Fb Fontext" w:hAnsi="Fb Fontext"/>
          <w:rtl/>
        </w:rPr>
        <w:t xml:space="preserve"> כל הנאכל בשור הגדול - יאכל בגדי הרך, ושאינו נאכל - לא.</w:t>
      </w:r>
    </w:p>
    <w:p w14:paraId="76CFCB7B" w14:textId="77777777" w:rsidR="00E8089F" w:rsidRPr="007435EB" w:rsidRDefault="00E8089F" w:rsidP="00E8089F">
      <w:pPr>
        <w:rPr>
          <w:rFonts w:cs="Guttman Vilna"/>
          <w:b/>
          <w:bCs/>
          <w:rtl/>
        </w:rPr>
      </w:pPr>
      <w:r w:rsidRPr="007435EB">
        <w:rPr>
          <w:rtl/>
        </w:rPr>
        <w:t>וי"א: אף ראשי כנפים והסחוסים.</w:t>
      </w:r>
    </w:p>
    <w:p w14:paraId="1CBE31DC" w14:textId="77777777" w:rsidR="00E8089F" w:rsidRPr="007435EB" w:rsidRDefault="00E8089F" w:rsidP="00E8089F">
      <w:pPr>
        <w:rPr>
          <w:rtl/>
        </w:rPr>
      </w:pPr>
      <w:r w:rsidRPr="007435EB">
        <w:rPr>
          <w:rtl/>
        </w:rPr>
        <w:t xml:space="preserve">רבא </w:t>
      </w:r>
      <w:r w:rsidRPr="007435EB">
        <w:rPr>
          <w:rFonts w:hint="cs"/>
          <w:rtl/>
        </w:rPr>
        <w:t>ה</w:t>
      </w:r>
      <w:r w:rsidRPr="007435EB">
        <w:rPr>
          <w:rtl/>
        </w:rPr>
        <w:t>"</w:t>
      </w:r>
      <w:r w:rsidRPr="007435EB">
        <w:rPr>
          <w:rFonts w:hint="cs"/>
          <w:rtl/>
        </w:rPr>
        <w:t>ק</w:t>
      </w:r>
      <w:r w:rsidRPr="007435EB">
        <w:rPr>
          <w:rtl/>
        </w:rPr>
        <w:t xml:space="preserve">: כל הנאכל בשור הגדול בשלקא יאכל בגדי הרך בצלי, </w:t>
      </w:r>
      <w:r w:rsidRPr="005C3FF1">
        <w:rPr>
          <w:rStyle w:val="afffa"/>
          <w:rtl/>
        </w:rPr>
        <w:t>ומה הן</w:t>
      </w:r>
      <w:r w:rsidRPr="007435EB">
        <w:rPr>
          <w:rtl/>
        </w:rPr>
        <w:t xml:space="preserve"> ראשי כנפים והסחוסים.</w:t>
      </w:r>
    </w:p>
    <w:p w14:paraId="478B8848" w14:textId="77777777" w:rsidR="00E8089F" w:rsidRPr="007435EB" w:rsidRDefault="00E8089F" w:rsidP="00E8089F">
      <w:pPr>
        <w:rPr>
          <w:rtl/>
        </w:rPr>
      </w:pPr>
      <w:r w:rsidRPr="007435EB">
        <w:rPr>
          <w:rtl/>
        </w:rPr>
        <w:t>ת"</w:t>
      </w:r>
      <w:r w:rsidRPr="007435EB">
        <w:rPr>
          <w:rFonts w:hint="cs"/>
          <w:rtl/>
        </w:rPr>
        <w:t>כ ד</w:t>
      </w:r>
      <w:r w:rsidRPr="007435EB">
        <w:rPr>
          <w:rtl/>
        </w:rPr>
        <w:t xml:space="preserve">רבא: </w:t>
      </w:r>
      <w:r w:rsidRPr="007435EB">
        <w:rPr>
          <w:rFonts w:hint="cs"/>
          <w:rtl/>
        </w:rPr>
        <w:t>וכו</w:t>
      </w:r>
      <w:r w:rsidRPr="007435EB">
        <w:rPr>
          <w:rtl/>
        </w:rPr>
        <w:t>'</w:t>
      </w:r>
      <w:r w:rsidRPr="007435EB">
        <w:rPr>
          <w:rFonts w:hint="cs"/>
          <w:rtl/>
        </w:rPr>
        <w:t xml:space="preserve"> -</w:t>
      </w:r>
      <w:r w:rsidRPr="007435EB">
        <w:rPr>
          <w:rtl/>
        </w:rPr>
        <w:t>וגידין הרכין נידונין כבשר.</w:t>
      </w:r>
    </w:p>
    <w:p w14:paraId="4EF8174F" w14:textId="291B3101" w:rsidR="00E8089F" w:rsidRPr="007435EB" w:rsidRDefault="00F47631" w:rsidP="00F47631">
      <w:pPr>
        <w:pStyle w:val="affd"/>
        <w:rPr>
          <w:bCs/>
          <w:rtl/>
        </w:rPr>
      </w:pPr>
      <w:r>
        <w:rPr>
          <w:rFonts w:hint="cs"/>
          <w:rtl/>
        </w:rPr>
        <w:t>***</w:t>
      </w:r>
    </w:p>
    <w:p w14:paraId="1EA313C8" w14:textId="77777777" w:rsidR="00E8089F" w:rsidRPr="005C3FF1" w:rsidRDefault="00E8089F" w:rsidP="00E8089F">
      <w:pPr>
        <w:rPr>
          <w:rStyle w:val="afffa"/>
          <w:rtl/>
        </w:rPr>
      </w:pPr>
      <w:r w:rsidRPr="005C3FF1">
        <w:rPr>
          <w:rStyle w:val="afffa"/>
          <w:rtl/>
        </w:rPr>
        <w:t>איתמר, גידין שסופן להקשות.</w:t>
      </w:r>
    </w:p>
    <w:p w14:paraId="713AB093" w14:textId="77777777" w:rsidR="00E8089F" w:rsidRPr="007435EB" w:rsidRDefault="00E8089F" w:rsidP="00E8089F">
      <w:pPr>
        <w:rPr>
          <w:rtl/>
        </w:rPr>
      </w:pPr>
      <w:r>
        <w:rPr>
          <w:rStyle w:val="affffd"/>
          <w:rFonts w:hint="cs"/>
          <w:rtl/>
          <w:rPrChange w:id="10770" w:author="מנוע אמוראים" w:date="2026-10-05T16:42:03Z">
            <w:rPr>
              <w:rStyle w:val="afffa"/>
              <w:rFonts w:hint="cs"/>
              <w:rtl/>
            </w:rPr>
          </w:rPrChange>
        </w:rPr>
        <w:t xml:space="preserve">רי</w:t>
      </w:r>
      <w:r>
        <w:rPr>
          <w:rStyle w:val="affffd"/>
          <w:rtl/>
          <w:rPrChange w:id="10771" w:author="מנוע אמוראים" w:date="2026-10-05T16:42:03Z">
            <w:rPr>
              <w:rStyle w:val="afffa"/>
              <w:rtl/>
            </w:rPr>
          </w:rPrChange>
        </w:rPr>
        <w:t xml:space="preserve">"</w:t>
      </w:r>
      <w:r>
        <w:rPr>
          <w:rStyle w:val="affffd"/>
          <w:rFonts w:hint="cs"/>
          <w:rtl/>
          <w:rPrChange w:id="10772" w:author="מנוע אמוראים" w:date="2026-10-05T16:42:03Z">
            <w:rPr>
              <w:rStyle w:val="afffa"/>
              <w:rFonts w:hint="cs"/>
              <w:rtl/>
            </w:rPr>
          </w:rPrChange>
        </w:rPr>
        <w:t xml:space="preserve">ו</w:t>
      </w:r>
      <w:r w:rsidRPr="005C3FF1">
        <w:rPr>
          <w:rStyle w:val="afffa"/>
          <w:rtl/>
        </w:rPr>
        <w:t>:</w:t>
      </w:r>
      <w:r w:rsidRPr="007435EB">
        <w:rPr>
          <w:rtl/>
        </w:rPr>
        <w:t xml:space="preserve"> נמנין עליהן</w:t>
      </w:r>
      <w:r w:rsidRPr="007435EB">
        <w:rPr>
          <w:rFonts w:hint="cs"/>
          <w:rtl/>
        </w:rPr>
        <w:t xml:space="preserve"> בפסח</w:t>
      </w:r>
      <w:r w:rsidRPr="007435EB">
        <w:rPr>
          <w:rtl/>
        </w:rPr>
        <w:t>, בתר השתא אזלינן.</w:t>
      </w:r>
    </w:p>
    <w:p w14:paraId="7394FE32" w14:textId="77777777" w:rsidR="00E8089F" w:rsidRPr="007435EB" w:rsidRDefault="00E8089F" w:rsidP="00E8089F">
      <w:pPr>
        <w:rPr>
          <w:rtl/>
        </w:rPr>
      </w:pPr>
      <w:r>
        <w:rPr>
          <w:rStyle w:val="affffd"/>
          <w:rtl/>
          <w:rPrChange w:id="10773" w:author="מנוע אמוראים" w:date="2026-10-05T16:42:03Z">
            <w:rPr>
              <w:rStyle w:val="afffa"/>
              <w:rtl/>
            </w:rPr>
          </w:rPrChange>
        </w:rPr>
        <w:t xml:space="preserve">ר"</w:t>
      </w:r>
      <w:r>
        <w:rPr>
          <w:rStyle w:val="affffd"/>
          <w:rFonts w:hint="cs"/>
          <w:rtl/>
          <w:rPrChange w:id="10774" w:author="מנוע אמוראים" w:date="2026-10-05T16:42:03Z">
            <w:rPr>
              <w:rStyle w:val="afffa"/>
              <w:rFonts w:hint="cs"/>
              <w:rtl/>
            </w:rPr>
          </w:rPrChange>
        </w:rPr>
        <w:t xml:space="preserve">ל</w:t>
      </w:r>
      <w:r w:rsidRPr="005C3FF1">
        <w:rPr>
          <w:rStyle w:val="afffa"/>
          <w:rtl/>
        </w:rPr>
        <w:t>:</w:t>
      </w:r>
      <w:r w:rsidRPr="007435EB">
        <w:rPr>
          <w:rFonts w:ascii="Fb Fontext" w:hAnsi="Fb Fontext"/>
          <w:sz w:val="20"/>
          <w:rtl/>
        </w:rPr>
        <w:t xml:space="preserve"> אין נמנין עליהן</w:t>
      </w:r>
      <w:r w:rsidRPr="007435EB">
        <w:rPr>
          <w:rFonts w:ascii="Fb Fontext" w:hAnsi="Fb Fontext" w:hint="cs"/>
          <w:sz w:val="20"/>
          <w:rtl/>
        </w:rPr>
        <w:t xml:space="preserve"> בפסח</w:t>
      </w:r>
      <w:r w:rsidRPr="007435EB">
        <w:rPr>
          <w:rFonts w:ascii="Fb Fontext" w:hAnsi="Fb Fontext"/>
          <w:sz w:val="20"/>
          <w:rtl/>
        </w:rPr>
        <w:t>, בתר בסוף אזלינן.</w:t>
      </w:r>
    </w:p>
    <w:p w14:paraId="35E8BBAD" w14:textId="77777777" w:rsidR="00E8089F" w:rsidRPr="007435EB" w:rsidRDefault="00E8089F" w:rsidP="00E8089F">
      <w:pPr>
        <w:rPr>
          <w:rtl/>
        </w:rPr>
      </w:pPr>
      <w:r>
        <w:rPr>
          <w:rStyle w:val="affffd"/>
          <w:rFonts w:ascii="Fb Fontext" w:hAnsi="Fb Fontext" w:hint="cs"/>
          <w:rtl/>
          <w:rPrChange w:id="10775" w:author="מנוע אמוראים" w:date="2026-10-05T16:42:03Z">
            <w:rPr>
              <w:rFonts w:ascii="Fb Fontext" w:hAnsi="Fb Fontext" w:hint="cs"/>
              <w:rtl/>
            </w:rPr>
          </w:rPrChange>
        </w:rPr>
        <w:t xml:space="preserve">ולרי</w:t>
      </w:r>
      <w:r>
        <w:rPr>
          <w:rStyle w:val="affffd"/>
          <w:rFonts w:ascii="Fb Fontext" w:hAnsi="Fb Fontext"/>
          <w:rtl/>
          <w:rPrChange w:id="10776" w:author="מנוע אמוראים" w:date="2026-10-05T16:42:03Z">
            <w:rPr>
              <w:rFonts w:ascii="Fb Fontext" w:hAnsi="Fb Fontext"/>
              <w:rtl/>
            </w:rPr>
          </w:rPrChange>
        </w:rPr>
        <w:t xml:space="preserve">"</w:t>
      </w:r>
      <w:r>
        <w:rPr>
          <w:rStyle w:val="affffd"/>
          <w:rFonts w:ascii="Fb Fontext" w:hAnsi="Fb Fontext" w:hint="cs"/>
          <w:rtl/>
          <w:rPrChange w:id="10777" w:author="מנוע אמוראים" w:date="2026-10-05T16:42:03Z">
            <w:rPr>
              <w:rFonts w:ascii="Fb Fontext" w:hAnsi="Fb Fontext" w:hint="cs"/>
              <w:rtl/>
            </w:rPr>
          </w:rPrChange>
        </w:rPr>
        <w:t xml:space="preserve">ו</w:t>
      </w:r>
      <w:r>
        <w:rPr>
          <w:rFonts w:ascii="Fb Fontext" w:hAnsi="Fb Fontext" w:hint="cs"/>
          <w:rtl/>
        </w:rPr>
        <w:t xml:space="preserve">- הך </w:t>
      </w:r>
      <w:r w:rsidRPr="007435EB">
        <w:rPr>
          <w:rFonts w:ascii="Fb Fontext" w:hAnsi="Fb Fontext"/>
          <w:rtl/>
        </w:rPr>
        <w:t>כל הנאכל בשור הגדול יאכל בגדי הרך, ומה הן - ראשי כנפים והסחוסים.</w:t>
      </w:r>
    </w:p>
    <w:p w14:paraId="3C74AAE6" w14:textId="77777777" w:rsidR="00E8089F" w:rsidRPr="007435EB" w:rsidRDefault="00E8089F" w:rsidP="00E8089F">
      <w:pPr>
        <w:rPr>
          <w:rtl/>
        </w:rPr>
      </w:pPr>
      <w:r w:rsidRPr="007435EB">
        <w:rPr>
          <w:rFonts w:ascii="Fb Fontext" w:hAnsi="Fb Fontext" w:hint="cs"/>
          <w:sz w:val="20"/>
          <w:rtl/>
        </w:rPr>
        <w:t>תני הני וה</w:t>
      </w:r>
      <w:r w:rsidRPr="007435EB">
        <w:rPr>
          <w:rFonts w:ascii="Fb Fontext" w:hAnsi="Fb Fontext"/>
          <w:sz w:val="20"/>
          <w:rtl/>
        </w:rPr>
        <w:t>"</w:t>
      </w:r>
      <w:r w:rsidRPr="007435EB">
        <w:rPr>
          <w:rFonts w:ascii="Fb Fontext" w:hAnsi="Fb Fontext" w:hint="cs"/>
          <w:sz w:val="20"/>
          <w:rtl/>
        </w:rPr>
        <w:t>ה לגידין דתרוייהו</w:t>
      </w:r>
      <w:r w:rsidRPr="007435EB">
        <w:rPr>
          <w:rFonts w:ascii="Fb Fontext" w:hAnsi="Fb Fontext"/>
          <w:sz w:val="20"/>
          <w:rtl/>
        </w:rPr>
        <w:t xml:space="preserve"> מתאכלי בשור הגדול בשלקא.</w:t>
      </w:r>
    </w:p>
    <w:p w14:paraId="62CD053B" w14:textId="77777777" w:rsidR="00E8089F" w:rsidRPr="007435EB" w:rsidRDefault="00E8089F" w:rsidP="00E8089F">
      <w:pPr>
        <w:rPr>
          <w:rtl/>
        </w:rPr>
      </w:pPr>
      <w:r>
        <w:rPr>
          <w:rStyle w:val="affffd"/>
          <w:rFonts w:ascii="Fb Fontext" w:hAnsi="Fb Fontext" w:hint="cs"/>
          <w:rtl/>
          <w:rPrChange w:id="10778" w:author="מנוע אמוראים" w:date="2026-10-05T16:42:03Z">
            <w:rPr>
              <w:rFonts w:ascii="Fb Fontext" w:hAnsi="Fb Fontext" w:hint="cs"/>
              <w:rtl/>
            </w:rPr>
          </w:rPrChange>
        </w:rPr>
        <w:t xml:space="preserve">רי</w:t>
      </w:r>
      <w:r>
        <w:rPr>
          <w:rStyle w:val="affffd"/>
          <w:rFonts w:ascii="Fb Fontext" w:hAnsi="Fb Fontext"/>
          <w:rtl/>
          <w:rPrChange w:id="10779" w:author="מנוע אמוראים" w:date="2026-10-05T16:42:03Z">
            <w:rPr>
              <w:rFonts w:ascii="Fb Fontext" w:hAnsi="Fb Fontext"/>
              <w:rtl/>
            </w:rPr>
          </w:rPrChange>
        </w:rPr>
        <w:t xml:space="preserve">"</w:t>
      </w:r>
      <w:r>
        <w:rPr>
          <w:rStyle w:val="affffd"/>
          <w:rFonts w:ascii="Fb Fontext" w:hAnsi="Fb Fontext" w:hint="cs"/>
          <w:rtl/>
          <w:rPrChange w:id="10780" w:author="מנוע אמוראים" w:date="2026-10-05T16:42:03Z">
            <w:rPr>
              <w:rFonts w:ascii="Fb Fontext" w:hAnsi="Fb Fontext" w:hint="cs"/>
              <w:rtl/>
            </w:rPr>
          </w:rPrChange>
        </w:rPr>
        <w:t xml:space="preserve">ר</w:t>
      </w:r>
      <w:r>
        <w:rPr>
          <w:rFonts w:ascii="Fb Fontext" w:hAnsi="Fb Fontext" w:hint="cs"/>
          <w:rtl/>
        </w:rPr>
        <w:t xml:space="preserve"> שלח את </w:t>
      </w:r>
      <w:r>
        <w:rPr>
          <w:rStyle w:val="affffd"/>
          <w:rFonts w:ascii="Fb Fontext" w:hAnsi="Fb Fontext" w:hint="cs"/>
          <w:rtl/>
          <w:rPrChange w:id="10781" w:author="מנוע אמוראים" w:date="2026-10-05T16:42:03Z">
            <w:rPr>
              <w:rFonts w:ascii="Fb Fontext" w:hAnsi="Fb Fontext" w:hint="cs"/>
              <w:rtl/>
            </w:rPr>
          </w:rPrChange>
        </w:rPr>
        <w:t xml:space="preserve">ר</w:t>
      </w:r>
      <w:r>
        <w:rPr>
          <w:rStyle w:val="affffd"/>
          <w:rFonts w:ascii="Fb Fontext" w:hAnsi="Fb Fontext"/>
          <w:rtl/>
          <w:rPrChange w:id="10782" w:author="מנוע אמוראים" w:date="2026-10-05T16:42:03Z">
            <w:rPr>
              <w:rFonts w:ascii="Fb Fontext" w:hAnsi="Fb Fontext"/>
              <w:rtl/>
            </w:rPr>
          </w:rPrChange>
        </w:rPr>
        <w:t xml:space="preserve">"</w:t>
      </w:r>
      <w:r>
        <w:rPr>
          <w:rStyle w:val="affffd"/>
          <w:rFonts w:ascii="Fb Fontext" w:hAnsi="Fb Fontext" w:hint="cs"/>
          <w:rtl/>
          <w:rPrChange w:id="10783" w:author="מנוע אמוראים" w:date="2026-10-05T16:42:03Z">
            <w:rPr>
              <w:rFonts w:ascii="Fb Fontext" w:hAnsi="Fb Fontext" w:hint="cs"/>
              <w:rtl/>
            </w:rPr>
          </w:rPrChange>
        </w:rPr>
        <w:t xml:space="preserve">א</w:t>
      </w:r>
      <w:r>
        <w:rPr>
          <w:rFonts w:ascii="Fb Fontext" w:hAnsi="Fb Fontext" w:hint="cs"/>
          <w:rtl/>
        </w:rPr>
        <w:t xml:space="preserve"> שישאל את ר' אבהו על </w:t>
      </w:r>
      <w:r>
        <w:rPr>
          <w:rStyle w:val="affffd"/>
          <w:rFonts w:ascii="Fb Fontext" w:hAnsi="Fb Fontext" w:hint="cs"/>
          <w:rtl/>
          <w:rPrChange w:id="10784" w:author="מנוע אמוראים" w:date="2026-10-05T16:42:03Z">
            <w:rPr>
              <w:rFonts w:ascii="Fb Fontext" w:hAnsi="Fb Fontext" w:hint="cs"/>
              <w:rtl/>
            </w:rPr>
          </w:rPrChange>
        </w:rPr>
        <w:t xml:space="preserve">רי</w:t>
      </w:r>
      <w:r>
        <w:rPr>
          <w:rStyle w:val="affffd"/>
          <w:rFonts w:ascii="Fb Fontext" w:hAnsi="Fb Fontext"/>
          <w:rtl/>
          <w:rPrChange w:id="10785" w:author="מנוע אמוראים" w:date="2026-10-05T16:42:03Z">
            <w:rPr>
              <w:rFonts w:ascii="Fb Fontext" w:hAnsi="Fb Fontext"/>
              <w:rtl/>
            </w:rPr>
          </w:rPrChange>
        </w:rPr>
        <w:t xml:space="preserve">"</w:t>
      </w:r>
      <w:r>
        <w:rPr>
          <w:rStyle w:val="affffd"/>
          <w:rFonts w:ascii="Fb Fontext" w:hAnsi="Fb Fontext" w:hint="cs"/>
          <w:rtl/>
          <w:rPrChange w:id="10786" w:author="מנוע אמוראים" w:date="2026-10-05T16:42:03Z">
            <w:rPr>
              <w:rFonts w:ascii="Fb Fontext" w:hAnsi="Fb Fontext" w:hint="cs"/>
              <w:rtl/>
            </w:rPr>
          </w:rPrChange>
        </w:rPr>
        <w:t xml:space="preserve">ו</w:t>
      </w:r>
      <w:r>
        <w:rPr>
          <w:rFonts w:ascii="Fb Fontext" w:hAnsi="Fb Fontext" w:hint="cs"/>
          <w:rtl/>
        </w:rPr>
        <w:t xml:space="preserve"> דס</w:t>
      </w:r>
      <w:r w:rsidRPr="007435EB">
        <w:rPr>
          <w:rFonts w:ascii="Fb Fontext" w:hAnsi="Fb Fontext"/>
          <w:rtl/>
        </w:rPr>
        <w:t>"</w:t>
      </w:r>
      <w:r w:rsidRPr="007435EB">
        <w:rPr>
          <w:rFonts w:ascii="Fb Fontext" w:hAnsi="Fb Fontext" w:hint="cs"/>
          <w:rtl/>
        </w:rPr>
        <w:t>ל דבתר השתא אזלי' איך יפרנס הך ד</w:t>
      </w:r>
      <w:r w:rsidRPr="007435EB">
        <w:rPr>
          <w:rFonts w:ascii="Fb Fontext" w:hAnsi="Fb Fontext"/>
          <w:rtl/>
        </w:rPr>
        <w:t xml:space="preserve">עור הראש של עגל הרך </w:t>
      </w:r>
      <w:r w:rsidRPr="007435EB">
        <w:rPr>
          <w:rFonts w:ascii="Fb Fontext" w:hAnsi="Fb Fontext" w:hint="cs"/>
          <w:rtl/>
        </w:rPr>
        <w:t>דס</w:t>
      </w:r>
      <w:r w:rsidRPr="007435EB">
        <w:rPr>
          <w:rFonts w:ascii="Fb Fontext" w:hAnsi="Fb Fontext"/>
          <w:rtl/>
        </w:rPr>
        <w:t>"</w:t>
      </w:r>
      <w:r w:rsidRPr="007435EB">
        <w:rPr>
          <w:rFonts w:ascii="Fb Fontext" w:hAnsi="Fb Fontext" w:hint="cs"/>
          <w:rtl/>
        </w:rPr>
        <w:t>ל שאין מטמא דבתר בסוף אזלי'</w:t>
      </w:r>
      <w:r w:rsidRPr="007435EB">
        <w:rPr>
          <w:rFonts w:ascii="Fb Fontext" w:hAnsi="Fb Fontext"/>
          <w:rtl/>
        </w:rPr>
        <w:t>.</w:t>
      </w:r>
    </w:p>
    <w:p w14:paraId="6E4E93CE" w14:textId="77777777" w:rsidR="00E8089F" w:rsidRPr="007435EB" w:rsidRDefault="00E8089F" w:rsidP="00E8089F">
      <w:pPr>
        <w:rPr>
          <w:rFonts w:cs="Guttman Vilna"/>
          <w:b/>
          <w:bCs/>
          <w:rtl/>
        </w:rPr>
      </w:pPr>
      <w:r w:rsidRPr="007435EB">
        <w:rPr>
          <w:rFonts w:hint="cs"/>
          <w:rtl/>
        </w:rPr>
        <w:t>- וא</w:t>
      </w:r>
      <w:r w:rsidRPr="007435EB">
        <w:rPr>
          <w:rtl/>
        </w:rPr>
        <w:t>"</w:t>
      </w:r>
      <w:r>
        <w:rPr>
          <w:rFonts w:hint="cs"/>
          <w:rtl/>
        </w:rPr>
        <w:t xml:space="preserve">ל שמי ששאלו לא חש לקמחו דהרי </w:t>
      </w:r>
      <w:r>
        <w:rPr>
          <w:rStyle w:val="affffd"/>
          <w:rFonts w:hint="cs"/>
          <w:rtl/>
          <w:rPrChange w:id="10787" w:author="מנוע אמוראים" w:date="2026-10-05T16:42:03Z">
            <w:rPr>
              <w:rFonts w:hint="cs"/>
              <w:rtl/>
            </w:rPr>
          </w:rPrChange>
        </w:rPr>
        <w:t xml:space="preserve">רי</w:t>
      </w:r>
      <w:r>
        <w:rPr>
          <w:rStyle w:val="affffd"/>
          <w:rtl/>
          <w:rPrChange w:id="10788" w:author="מנוע אמוראים" w:date="2026-10-05T16:42:03Z">
            <w:rPr>
              <w:rtl/>
            </w:rPr>
          </w:rPrChange>
        </w:rPr>
        <w:t xml:space="preserve">"</w:t>
      </w:r>
      <w:r>
        <w:rPr>
          <w:rStyle w:val="affffd"/>
          <w:rFonts w:hint="cs"/>
          <w:rtl/>
          <w:rPrChange w:id="10789" w:author="מנוע אמוראים" w:date="2026-10-05T16:42:03Z">
            <w:rPr>
              <w:rFonts w:hint="cs"/>
              <w:rtl/>
            </w:rPr>
          </w:rPrChange>
        </w:rPr>
        <w:t xml:space="preserve">ו</w:t>
      </w:r>
      <w:r>
        <w:rPr>
          <w:rFonts w:hint="cs"/>
          <w:rtl/>
        </w:rPr>
        <w:t xml:space="preserve"> חזר בו לגי </w:t>
      </w:r>
      <w:r>
        <w:rPr>
          <w:rStyle w:val="affffd"/>
          <w:rFonts w:hint="cs"/>
          <w:rtl/>
          <w:rPrChange w:id="10790" w:author="מנוע אמוראים" w:date="2026-10-05T16:42:03Z">
            <w:rPr>
              <w:rFonts w:hint="cs"/>
              <w:rtl/>
            </w:rPr>
          </w:rPrChange>
        </w:rPr>
        <w:t xml:space="preserve">ר</w:t>
      </w:r>
      <w:r>
        <w:rPr>
          <w:rStyle w:val="affffd"/>
          <w:rtl/>
          <w:rPrChange w:id="10791" w:author="מנוע אמוראים" w:date="2026-10-05T16:42:03Z">
            <w:rPr>
              <w:rtl/>
            </w:rPr>
          </w:rPrChange>
        </w:rPr>
        <w:t xml:space="preserve">"</w:t>
      </w:r>
      <w:r>
        <w:rPr>
          <w:rStyle w:val="affffd"/>
          <w:rFonts w:hint="cs"/>
          <w:rtl/>
          <w:rPrChange w:id="10792" w:author="מנוע אמוראים" w:date="2026-10-05T16:42:03Z">
            <w:rPr>
              <w:rFonts w:hint="cs"/>
              <w:rtl/>
            </w:rPr>
          </w:rPrChange>
        </w:rPr>
        <w:t xml:space="preserve">ל</w:t>
      </w:r>
      <w:r>
        <w:rPr>
          <w:rFonts w:hint="cs"/>
          <w:rtl/>
        </w:rPr>
        <w:t xml:space="preserve"> ושנה משנה זו [דעגל] ביחיד</w:t>
      </w:r>
    </w:p>
    <w:p w14:paraId="57892AD7" w14:textId="40A28B9F" w:rsidR="00E8089F" w:rsidRPr="007435EB" w:rsidRDefault="00F47631" w:rsidP="00F47631">
      <w:pPr>
        <w:pStyle w:val="affd"/>
        <w:rPr>
          <w:bCs/>
          <w:rtl/>
        </w:rPr>
      </w:pPr>
      <w:r>
        <w:rPr>
          <w:rFonts w:hint="cs"/>
          <w:rtl/>
        </w:rPr>
        <w:t>***</w:t>
      </w:r>
    </w:p>
    <w:p w14:paraId="443D4E40" w14:textId="77777777" w:rsidR="00E8089F" w:rsidRPr="005C3FF1" w:rsidRDefault="00E8089F" w:rsidP="009A151F">
      <w:pPr>
        <w:rPr>
          <w:rStyle w:val="afffa"/>
          <w:rtl/>
        </w:rPr>
      </w:pPr>
      <w:ins w:id="9872" w:author="מספור קטעי משנה" w:date="2026-10-06T06:45:41Z">
        <w:r>
          <w:rPr>
            <w:rStyle w:val="MisparKeta"/>
          </w:rPr>
          <w:t xml:space="preserve">ד. </w:t>
        </w:r>
      </w:ins>
      <w:r w:rsidRPr="007435EB">
        <w:rPr>
          <w:rtl/>
        </w:rPr>
        <w:t>משנה</w:t>
      </w:r>
      <w:r w:rsidRPr="005C3FF1">
        <w:rPr>
          <w:rStyle w:val="afffa"/>
          <w:rtl/>
        </w:rPr>
        <w:t>.</w:t>
      </w:r>
    </w:p>
    <w:p w14:paraId="7EEFC669" w14:textId="77777777" w:rsidR="00E8089F" w:rsidRPr="005C3FF1" w:rsidRDefault="00E8089F" w:rsidP="009A151F">
      <w:pPr>
        <w:rPr>
          <w:rStyle w:val="afffa"/>
          <w:rtl/>
        </w:rPr>
      </w:pPr>
      <w:r w:rsidRPr="005C3FF1">
        <w:rPr>
          <w:rStyle w:val="afffa"/>
          <w:rtl/>
        </w:rPr>
        <w:t>השובר את העצם בפסח הטהור - הרי זה לוקה ארבעים.</w:t>
      </w:r>
    </w:p>
    <w:p w14:paraId="4F9BB031" w14:textId="77777777" w:rsidR="00E8089F" w:rsidRPr="005C3FF1" w:rsidRDefault="00E8089F" w:rsidP="009A151F">
      <w:pPr>
        <w:rPr>
          <w:rStyle w:val="afffa"/>
          <w:rtl/>
        </w:rPr>
      </w:pPr>
      <w:r w:rsidRPr="005C3FF1">
        <w:rPr>
          <w:rStyle w:val="afffa"/>
          <w:rtl/>
        </w:rPr>
        <w:t>אבל המותיר בטהור והשובר בטמא - אינו לוקה את הארבעים.</w:t>
      </w:r>
    </w:p>
    <w:p w14:paraId="22C31FFE" w14:textId="5DC1E8DC" w:rsidR="00E8089F" w:rsidRPr="007435EB" w:rsidRDefault="00F47631" w:rsidP="00F47631">
      <w:pPr>
        <w:pStyle w:val="affd"/>
        <w:rPr>
          <w:bCs/>
          <w:rtl/>
        </w:rPr>
      </w:pPr>
      <w:r>
        <w:rPr>
          <w:rFonts w:hint="cs"/>
          <w:rtl/>
        </w:rPr>
        <w:t>***</w:t>
      </w:r>
    </w:p>
    <w:p w14:paraId="32AF2519" w14:textId="77777777" w:rsidR="00E8089F" w:rsidRPr="007435EB" w:rsidRDefault="00E8089F" w:rsidP="00E8089F">
      <w:pPr>
        <w:rPr>
          <w:rtl/>
        </w:rPr>
      </w:pPr>
      <w:r w:rsidRPr="005C3FF1">
        <w:rPr>
          <w:rStyle w:val="afffa"/>
          <w:rtl/>
        </w:rPr>
        <w:t xml:space="preserve">מותיר בטהור </w:t>
      </w:r>
      <w:r w:rsidRPr="007435EB">
        <w:rPr>
          <w:rFonts w:ascii="Fb Fontext" w:hAnsi="Fb Fontext"/>
          <w:rtl/>
        </w:rPr>
        <w:t xml:space="preserve">– </w:t>
      </w:r>
      <w:r w:rsidRPr="00AC0CB1">
        <w:rPr>
          <w:rStyle w:val="af2"/>
          <w:rFonts w:hint="cs"/>
          <w:rtl/>
        </w:rPr>
        <w:t>ד'</w:t>
      </w:r>
      <w:r w:rsidRPr="00AC0CB1">
        <w:rPr>
          <w:rStyle w:val="af2"/>
          <w:rtl/>
        </w:rPr>
        <w:t>לא תותירו ממנו עד בקר והנתר ממנו עד בקר וגו'</w:t>
      </w:r>
      <w:r w:rsidRPr="007435EB">
        <w:rPr>
          <w:rFonts w:ascii="Fb Fontext" w:hAnsi="Fb Fontext"/>
          <w:rtl/>
        </w:rPr>
        <w:t>.</w:t>
      </w:r>
    </w:p>
    <w:p w14:paraId="042EF10D" w14:textId="77777777" w:rsidR="00E8089F" w:rsidRPr="007435EB" w:rsidRDefault="00E8089F" w:rsidP="00E8089F">
      <w:pPr>
        <w:rPr>
          <w:rFonts w:cs="Guttman Vilna"/>
          <w:b/>
          <w:bCs/>
          <w:rtl/>
        </w:rPr>
      </w:pPr>
      <w:r>
        <w:rPr>
          <w:rStyle w:val="affffd"/>
          <w:rFonts w:hint="cs"/>
          <w:rtl/>
          <w:rPrChange w:id="10793" w:author="מנוע אמוראים" w:date="2026-10-05T16:42:03Z">
            <w:rPr>
              <w:rFonts w:hint="cs"/>
              <w:rtl/>
            </w:rPr>
          </w:rPrChange>
        </w:rPr>
        <w:t xml:space="preserve">ר</w:t>
      </w:r>
      <w:r>
        <w:rPr>
          <w:rStyle w:val="affffd"/>
          <w:rtl/>
          <w:rPrChange w:id="10794" w:author="מנוע אמוראים" w:date="2026-10-05T16:42:03Z">
            <w:rPr>
              <w:rtl/>
            </w:rPr>
          </w:rPrChange>
        </w:rPr>
        <w:t xml:space="preserve">"</w:t>
      </w:r>
      <w:r>
        <w:rPr>
          <w:rStyle w:val="affffd"/>
          <w:rFonts w:hint="cs"/>
          <w:rtl/>
          <w:rPrChange w:id="10795" w:author="מנוע אמוראים" w:date="2026-10-05T16:42:03Z">
            <w:rPr>
              <w:rFonts w:hint="cs"/>
              <w:rtl/>
            </w:rPr>
          </w:rPrChange>
        </w:rPr>
        <w:t xml:space="preserve">י</w:t>
      </w:r>
      <w:r w:rsidR="00740587" w:rsidRPr="007435EB">
        <w:rPr>
          <w:rFonts w:hint="cs"/>
          <w:rtl/>
        </w:rPr>
        <w:t>:</w:t>
      </w:r>
      <w:r w:rsidRPr="007435EB">
        <w:rPr>
          <w:rFonts w:hint="cs"/>
          <w:rtl/>
        </w:rPr>
        <w:t xml:space="preserve"> ד</w:t>
      </w:r>
      <w:r w:rsidRPr="007435EB">
        <w:rPr>
          <w:rtl/>
        </w:rPr>
        <w:t>בא הכתוב ליתן עשה אחר לא תעשה, לומר שאין לוקה.</w:t>
      </w:r>
    </w:p>
    <w:p w14:paraId="17E21F58" w14:textId="77777777" w:rsidR="00E8089F" w:rsidRPr="007435EB" w:rsidRDefault="00E8089F" w:rsidP="00E8089F">
      <w:pPr>
        <w:rPr>
          <w:rtl/>
        </w:rPr>
      </w:pPr>
      <w:r w:rsidRPr="007435EB">
        <w:rPr>
          <w:rFonts w:ascii="Fb Fontext" w:hAnsi="Fb Fontext"/>
          <w:sz w:val="20"/>
          <w:rtl/>
        </w:rPr>
        <w:t>רבי יעקב: לא מן השם הוא זה אלא משום דהו"</w:t>
      </w:r>
      <w:r w:rsidRPr="007435EB">
        <w:rPr>
          <w:rFonts w:ascii="Fb Fontext" w:hAnsi="Fb Fontext" w:hint="cs"/>
          <w:sz w:val="20"/>
          <w:rtl/>
        </w:rPr>
        <w:t>ל</w:t>
      </w:r>
      <w:r w:rsidRPr="007435EB">
        <w:rPr>
          <w:rFonts w:ascii="Fb Fontext" w:hAnsi="Fb Fontext"/>
          <w:sz w:val="20"/>
          <w:rtl/>
        </w:rPr>
        <w:t xml:space="preserve"> לאו שאין בו מעשה.</w:t>
      </w:r>
      <w:r w:rsidRPr="007435EB">
        <w:rPr>
          <w:rFonts w:ascii="Fb Fontext" w:hAnsi="Fb Fontext" w:hint="cs"/>
          <w:sz w:val="20"/>
          <w:rtl/>
        </w:rPr>
        <w:t xml:space="preserve"> </w:t>
      </w:r>
      <w:r w:rsidRPr="007435EB">
        <w:rPr>
          <w:rFonts w:ascii="Fb Fontext" w:hAnsi="Fb Fontext"/>
          <w:sz w:val="20"/>
          <w:rtl/>
        </w:rPr>
        <w:t>ואין לוקין עליו.</w:t>
      </w:r>
    </w:p>
    <w:p w14:paraId="58D93F78" w14:textId="77777777" w:rsidR="00E8089F" w:rsidRPr="007435EB" w:rsidRDefault="00E8089F" w:rsidP="00E8089F">
      <w:pPr>
        <w:rPr>
          <w:rtl/>
        </w:rPr>
      </w:pPr>
      <w:r w:rsidRPr="005C3FF1">
        <w:rPr>
          <w:rStyle w:val="afffa"/>
          <w:rtl/>
        </w:rPr>
        <w:t>שובר בטמא</w:t>
      </w:r>
      <w:r w:rsidRPr="00AC0CB1">
        <w:rPr>
          <w:rStyle w:val="af2"/>
          <w:rFonts w:hint="cs"/>
          <w:rtl/>
        </w:rPr>
        <w:t xml:space="preserve"> '</w:t>
      </w:r>
      <w:r w:rsidRPr="00AC0CB1">
        <w:rPr>
          <w:rStyle w:val="af2"/>
          <w:rtl/>
        </w:rPr>
        <w:t>ועצם לא תשברו בו</w:t>
      </w:r>
      <w:r w:rsidRPr="00AC0CB1">
        <w:rPr>
          <w:rStyle w:val="af2"/>
          <w:rFonts w:hint="cs"/>
          <w:rtl/>
        </w:rPr>
        <w:t>'</w:t>
      </w:r>
      <w:r w:rsidRPr="00AC0CB1">
        <w:rPr>
          <w:rStyle w:val="af2"/>
          <w:rtl/>
        </w:rPr>
        <w:t>,</w:t>
      </w:r>
      <w:r w:rsidRPr="007435EB">
        <w:rPr>
          <w:rFonts w:ascii="Fb Fontext" w:hAnsi="Fb Fontext"/>
          <w:rtl/>
        </w:rPr>
        <w:t>- בכשר ולא בפסול.</w:t>
      </w:r>
    </w:p>
    <w:p w14:paraId="2164C9E5" w14:textId="77777777" w:rsidR="00E8089F" w:rsidRPr="007435EB" w:rsidRDefault="00CF542C" w:rsidP="00F47631">
      <w:pPr>
        <w:pStyle w:val="affd"/>
        <w:rPr>
          <w:rtl/>
        </w:rPr>
      </w:pPr>
      <w:r w:rsidRPr="007435EB">
        <w:rPr>
          <w:rFonts w:hint="cs"/>
          <w:rtl/>
        </w:rPr>
        <w:t>׻</w:t>
      </w:r>
    </w:p>
    <w:p w14:paraId="32A20DDD" w14:textId="7E5593F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5A1ABD" w:rsidRPr="00AC0CB1">
        <w:rPr>
          <w:rStyle w:val="af2"/>
          <w:rFonts w:hint="cs"/>
          <w:rtl/>
        </w:rPr>
        <w:t>'</w:t>
      </w:r>
      <w:r w:rsidR="00E8089F" w:rsidRPr="00AC0CB1">
        <w:rPr>
          <w:rStyle w:val="af2"/>
          <w:rtl/>
        </w:rPr>
        <w:t>ועצם לא תשברו בו</w:t>
      </w:r>
      <w:r w:rsidR="005A1ABD" w:rsidRPr="00AC0CB1">
        <w:rPr>
          <w:rStyle w:val="af2"/>
          <w:rFonts w:hint="cs"/>
          <w:rtl/>
        </w:rPr>
        <w:t>'</w:t>
      </w:r>
      <w:r w:rsidR="00E8089F" w:rsidRPr="007435EB">
        <w:rPr>
          <w:rFonts w:ascii="Fb Fontext" w:hAnsi="Fb Fontext"/>
          <w:rtl/>
        </w:rPr>
        <w:t xml:space="preserve">, </w:t>
      </w:r>
      <w:r w:rsidR="00E8089F" w:rsidRPr="005C3FF1">
        <w:rPr>
          <w:rStyle w:val="afffa"/>
          <w:rtl/>
        </w:rPr>
        <w:t>בו</w:t>
      </w:r>
      <w:r w:rsidR="00E8089F" w:rsidRPr="007435EB">
        <w:rPr>
          <w:rFonts w:ascii="Fb Fontext" w:hAnsi="Fb Fontext"/>
          <w:rtl/>
        </w:rPr>
        <w:t xml:space="preserve"> - בכשר ולא בפסול.</w:t>
      </w:r>
    </w:p>
    <w:p w14:paraId="0DFAAF8E" w14:textId="77777777" w:rsidR="00E8089F" w:rsidRPr="007435EB" w:rsidRDefault="00E8089F" w:rsidP="005A1ABD">
      <w:pPr>
        <w:rPr>
          <w:rtl/>
        </w:rPr>
      </w:pPr>
      <w:r w:rsidRPr="005C3FF1">
        <w:rPr>
          <w:rStyle w:val="afffa"/>
          <w:rFonts w:hint="cs"/>
          <w:rtl/>
        </w:rPr>
        <w:t>רבי:</w:t>
      </w:r>
      <w:r w:rsidRPr="007435EB">
        <w:rPr>
          <w:rFonts w:ascii="Fb Fontext" w:hAnsi="Fb Fontext" w:hint="cs"/>
          <w:sz w:val="20"/>
          <w:rtl/>
        </w:rPr>
        <w:t xml:space="preserve"> דדוקא </w:t>
      </w:r>
      <w:r w:rsidRPr="007435EB">
        <w:rPr>
          <w:rFonts w:ascii="Fb Fontext" w:hAnsi="Fb Fontext"/>
          <w:sz w:val="20"/>
          <w:rtl/>
        </w:rPr>
        <w:t xml:space="preserve">הראוי לאכילה - יש בו משום שבירת עצם, </w:t>
      </w:r>
      <w:r w:rsidRPr="007435EB">
        <w:rPr>
          <w:rFonts w:ascii="Fb Fontext" w:hAnsi="Fb Fontext" w:hint="cs"/>
          <w:sz w:val="20"/>
          <w:rtl/>
        </w:rPr>
        <w:t>משא</w:t>
      </w:r>
      <w:r w:rsidRPr="007435EB">
        <w:rPr>
          <w:rFonts w:ascii="Fb Fontext" w:hAnsi="Fb Fontext"/>
          <w:sz w:val="20"/>
          <w:rtl/>
        </w:rPr>
        <w:t>"</w:t>
      </w:r>
      <w:r w:rsidRPr="007435EB">
        <w:rPr>
          <w:rFonts w:ascii="Fb Fontext" w:hAnsi="Fb Fontext" w:hint="cs"/>
          <w:sz w:val="20"/>
          <w:rtl/>
        </w:rPr>
        <w:t>כ באין ראוי לאכילה.</w:t>
      </w:r>
    </w:p>
    <w:p w14:paraId="652D8D03" w14:textId="77777777" w:rsidR="00E8089F" w:rsidRPr="007435EB" w:rsidRDefault="00E8089F" w:rsidP="00E8089F">
      <w:pPr>
        <w:rPr>
          <w:rtl/>
        </w:rPr>
      </w:pPr>
      <w:r w:rsidRPr="005C3FF1">
        <w:rPr>
          <w:rStyle w:val="afffa"/>
          <w:rFonts w:hint="cs"/>
          <w:rtl/>
        </w:rPr>
        <w:t>א.</w:t>
      </w:r>
      <w:r>
        <w:rPr>
          <w:rFonts w:hint="cs"/>
          <w:rtl/>
        </w:rPr>
        <w:t xml:space="preserve"> </w:t>
      </w:r>
      <w:r>
        <w:rPr>
          <w:rStyle w:val="affffd"/>
          <w:rFonts w:hint="cs"/>
          <w:rtl/>
          <w:rPrChange w:id="10796" w:author="מנוע אמוראים" w:date="2026-10-05T16:42:03Z">
            <w:rPr>
              <w:rFonts w:hint="cs"/>
              <w:rtl/>
            </w:rPr>
          </w:rPrChange>
        </w:rPr>
        <w:t xml:space="preserve">רי</w:t>
      </w:r>
      <w:r>
        <w:rPr>
          <w:rStyle w:val="affffd"/>
          <w:rtl/>
          <w:rPrChange w:id="10797" w:author="מנוע אמוראים" w:date="2026-10-05T16:42:03Z">
            <w:rPr>
              <w:rtl/>
            </w:rPr>
          </w:rPrChange>
        </w:rPr>
        <w:t xml:space="preserve">"</w:t>
      </w:r>
      <w:r>
        <w:rPr>
          <w:rStyle w:val="affffd"/>
          <w:rFonts w:hint="cs"/>
          <w:rtl/>
          <w:rPrChange w:id="10798" w:author="מנוע אמוראים" w:date="2026-10-05T16:42:03Z">
            <w:rPr>
              <w:rFonts w:hint="cs"/>
              <w:rtl/>
            </w:rPr>
          </w:rPrChange>
        </w:rPr>
        <w:t xml:space="preserve">ר</w:t>
      </w:r>
      <w:r>
        <w:rPr>
          <w:rFonts w:hint="cs"/>
          <w:rtl/>
        </w:rPr>
        <w:t xml:space="preserve"> איכא בנייהו</w:t>
      </w:r>
      <w:r w:rsidRPr="007435EB">
        <w:rPr>
          <w:rtl/>
        </w:rPr>
        <w:t xml:space="preserve">: </w:t>
      </w:r>
      <w:r w:rsidRPr="005C3FF1">
        <w:rPr>
          <w:rStyle w:val="afffa"/>
          <w:rtl/>
        </w:rPr>
        <w:t>פסח הבא בטומאה</w:t>
      </w:r>
      <w:r w:rsidRPr="005C3FF1">
        <w:rPr>
          <w:rStyle w:val="afffa"/>
          <w:rFonts w:hint="cs"/>
          <w:rtl/>
        </w:rPr>
        <w:t>:</w:t>
      </w:r>
      <w:r w:rsidRPr="007435EB">
        <w:rPr>
          <w:rFonts w:hint="cs"/>
          <w:rtl/>
        </w:rPr>
        <w:t xml:space="preserve"> למ</w:t>
      </w:r>
      <w:r w:rsidRPr="007435EB">
        <w:rPr>
          <w:rtl/>
        </w:rPr>
        <w:t>"</w:t>
      </w:r>
      <w:r w:rsidRPr="007435EB">
        <w:rPr>
          <w:rFonts w:hint="cs"/>
          <w:rtl/>
        </w:rPr>
        <w:t>ד</w:t>
      </w:r>
      <w:r w:rsidRPr="007435EB">
        <w:rPr>
          <w:rtl/>
        </w:rPr>
        <w:t xml:space="preserve"> כשר - האי פסול.</w:t>
      </w:r>
    </w:p>
    <w:p w14:paraId="1F878F4C" w14:textId="77777777" w:rsidR="00E8089F" w:rsidRPr="007435EB" w:rsidRDefault="00E8089F" w:rsidP="005A1ABD">
      <w:pPr>
        <w:ind w:left="1894" w:firstLine="266"/>
        <w:rPr>
          <w:rFonts w:cs="Guttman Vilna"/>
          <w:b/>
          <w:bCs/>
          <w:rtl/>
        </w:rPr>
      </w:pPr>
      <w:r w:rsidRPr="007435EB">
        <w:rPr>
          <w:rtl/>
        </w:rPr>
        <w:t>למ"</w:t>
      </w:r>
      <w:r w:rsidRPr="007435EB">
        <w:rPr>
          <w:rFonts w:hint="cs"/>
          <w:rtl/>
        </w:rPr>
        <w:t>ד</w:t>
      </w:r>
      <w:r w:rsidRPr="007435EB">
        <w:rPr>
          <w:rtl/>
        </w:rPr>
        <w:t xml:space="preserve"> ראוי לאכילה – ה</w:t>
      </w:r>
      <w:r w:rsidRPr="007435EB">
        <w:rPr>
          <w:rFonts w:hint="cs"/>
          <w:rtl/>
        </w:rPr>
        <w:t xml:space="preserve">שתא אינו </w:t>
      </w:r>
      <w:r w:rsidRPr="007435EB">
        <w:rPr>
          <w:rtl/>
        </w:rPr>
        <w:t>ראוי לאכילה הוא.</w:t>
      </w:r>
    </w:p>
    <w:p w14:paraId="2E911CF8" w14:textId="77777777" w:rsidR="00E8089F" w:rsidRPr="007435EB" w:rsidRDefault="00E8089F" w:rsidP="00E8089F">
      <w:pPr>
        <w:rPr>
          <w:rtl/>
        </w:rPr>
      </w:pPr>
      <w:r w:rsidRPr="005C3FF1">
        <w:rPr>
          <w:rStyle w:val="afffa"/>
          <w:rFonts w:hint="cs"/>
          <w:rtl/>
        </w:rPr>
        <w:lastRenderedPageBreak/>
        <w:t>ב.</w:t>
      </w:r>
      <w:r w:rsidRPr="007435EB">
        <w:rPr>
          <w:rFonts w:hint="cs"/>
          <w:rtl/>
        </w:rPr>
        <w:t xml:space="preserve"> </w:t>
      </w:r>
      <w:r w:rsidRPr="007435EB">
        <w:rPr>
          <w:rtl/>
        </w:rPr>
        <w:t>רב יוסף</w:t>
      </w:r>
      <w:r w:rsidRPr="007435EB">
        <w:rPr>
          <w:rFonts w:hint="cs"/>
          <w:rtl/>
        </w:rPr>
        <w:t>:</w:t>
      </w:r>
      <w:r w:rsidRPr="007435EB">
        <w:rPr>
          <w:rtl/>
        </w:rPr>
        <w:t xml:space="preserve"> </w:t>
      </w:r>
      <w:r w:rsidRPr="007435EB">
        <w:rPr>
          <w:rFonts w:hint="cs"/>
          <w:rtl/>
        </w:rPr>
        <w:t>בכה</w:t>
      </w:r>
      <w:r w:rsidRPr="007435EB">
        <w:rPr>
          <w:rtl/>
        </w:rPr>
        <w:t>"</w:t>
      </w:r>
      <w:r w:rsidRPr="007435EB">
        <w:rPr>
          <w:rFonts w:hint="cs"/>
          <w:rtl/>
        </w:rPr>
        <w:t xml:space="preserve">ג </w:t>
      </w:r>
      <w:r w:rsidRPr="005C3FF1">
        <w:rPr>
          <w:rStyle w:val="afffa"/>
          <w:rFonts w:hint="cs"/>
          <w:rtl/>
        </w:rPr>
        <w:t>לכו</w:t>
      </w:r>
      <w:r w:rsidRPr="005C3FF1">
        <w:rPr>
          <w:rStyle w:val="afffa"/>
          <w:rtl/>
        </w:rPr>
        <w:t>"</w:t>
      </w:r>
      <w:r w:rsidRPr="005C3FF1">
        <w:rPr>
          <w:rStyle w:val="afffa"/>
          <w:rFonts w:hint="cs"/>
          <w:rtl/>
        </w:rPr>
        <w:t>ע</w:t>
      </w:r>
      <w:r w:rsidRPr="007435EB">
        <w:rPr>
          <w:rFonts w:hint="cs"/>
          <w:rtl/>
        </w:rPr>
        <w:t xml:space="preserve"> אין בו שבירת העצם דהא רבי להקל בא </w:t>
      </w:r>
      <w:r w:rsidRPr="00F46A1C">
        <w:rPr>
          <w:rStyle w:val="affffd"/>
          <w:rFonts w:hint="cs"/>
          <w:rtl/>
        </w:rPr>
        <w:t>והך</w:t>
      </w:r>
      <w:r w:rsidRPr="007435EB">
        <w:rPr>
          <w:rFonts w:hint="cs"/>
          <w:rtl/>
        </w:rPr>
        <w:t xml:space="preserve"> הא פסול.</w:t>
      </w:r>
    </w:p>
    <w:p w14:paraId="10111F14" w14:textId="77777777" w:rsidR="00E8089F" w:rsidRPr="007435EB" w:rsidRDefault="00E8089F" w:rsidP="005A1ABD">
      <w:pPr>
        <w:rPr>
          <w:rtl/>
        </w:rPr>
      </w:pPr>
      <w:r w:rsidRPr="007435EB">
        <w:rPr>
          <w:rFonts w:hint="cs"/>
          <w:rtl/>
        </w:rPr>
        <w:t>אלא איכא בנייהו</w:t>
      </w:r>
      <w:r w:rsidRPr="007435EB">
        <w:rPr>
          <w:rtl/>
        </w:rPr>
        <w:t>: היתה לו</w:t>
      </w:r>
      <w:r w:rsidRPr="005C3FF1">
        <w:rPr>
          <w:rStyle w:val="afffa"/>
          <w:rtl/>
        </w:rPr>
        <w:t xml:space="preserve"> שעת הכושר ונפסל.</w:t>
      </w:r>
    </w:p>
    <w:p w14:paraId="7BE1F297" w14:textId="77777777" w:rsidR="00E8089F" w:rsidRPr="007435EB" w:rsidRDefault="00E8089F" w:rsidP="005A1ABD">
      <w:pPr>
        <w:rPr>
          <w:rFonts w:cs="Guttman Vilna"/>
          <w:b/>
          <w:bCs/>
          <w:rtl/>
        </w:rPr>
      </w:pPr>
      <w:r w:rsidRPr="007435EB">
        <w:rPr>
          <w:rFonts w:hint="cs"/>
          <w:rtl/>
        </w:rPr>
        <w:t>למ</w:t>
      </w:r>
      <w:r w:rsidRPr="007435EB">
        <w:rPr>
          <w:rtl/>
        </w:rPr>
        <w:t>"</w:t>
      </w:r>
      <w:r w:rsidRPr="007435EB">
        <w:rPr>
          <w:rFonts w:hint="cs"/>
          <w:rtl/>
        </w:rPr>
        <w:t>ד כשר הא</w:t>
      </w:r>
      <w:r w:rsidRPr="007435EB">
        <w:rPr>
          <w:rtl/>
        </w:rPr>
        <w:t xml:space="preserve"> כשר הוא, למ"</w:t>
      </w:r>
      <w:r w:rsidRPr="007435EB">
        <w:rPr>
          <w:rFonts w:hint="cs"/>
          <w:rtl/>
        </w:rPr>
        <w:t>ד</w:t>
      </w:r>
      <w:r w:rsidRPr="007435EB">
        <w:rPr>
          <w:rtl/>
        </w:rPr>
        <w:t xml:space="preserve"> ראוי לאכילה - הא השתא לאו ראוי לאכילה הוא.</w:t>
      </w:r>
    </w:p>
    <w:p w14:paraId="26249121" w14:textId="77777777" w:rsidR="00E8089F" w:rsidRPr="007435EB" w:rsidRDefault="00E8089F" w:rsidP="00E8089F">
      <w:pPr>
        <w:rPr>
          <w:rtl/>
        </w:rPr>
      </w:pPr>
      <w:r w:rsidRPr="005C3FF1">
        <w:rPr>
          <w:rStyle w:val="afffa"/>
          <w:rFonts w:hint="cs"/>
          <w:rtl/>
        </w:rPr>
        <w:t>ג.</w:t>
      </w:r>
      <w:r w:rsidRPr="007435EB">
        <w:rPr>
          <w:rFonts w:hint="cs"/>
          <w:rtl/>
        </w:rPr>
        <w:t xml:space="preserve"> </w:t>
      </w:r>
      <w:r w:rsidRPr="007435EB">
        <w:rPr>
          <w:rtl/>
        </w:rPr>
        <w:t>אביי</w:t>
      </w:r>
      <w:r w:rsidR="005A1ABD" w:rsidRPr="007435EB">
        <w:rPr>
          <w:rFonts w:hint="cs"/>
          <w:rtl/>
        </w:rPr>
        <w:t>:</w:t>
      </w:r>
      <w:r w:rsidRPr="007435EB">
        <w:rPr>
          <w:rFonts w:hint="cs"/>
          <w:rtl/>
        </w:rPr>
        <w:t xml:space="preserve"> בכה</w:t>
      </w:r>
      <w:r w:rsidRPr="007435EB">
        <w:rPr>
          <w:rtl/>
        </w:rPr>
        <w:t>"</w:t>
      </w:r>
      <w:r w:rsidRPr="007435EB">
        <w:rPr>
          <w:rFonts w:hint="cs"/>
          <w:rtl/>
        </w:rPr>
        <w:t xml:space="preserve">ג </w:t>
      </w:r>
      <w:r w:rsidRPr="005C3FF1">
        <w:rPr>
          <w:rStyle w:val="afffa"/>
          <w:rFonts w:hint="cs"/>
          <w:rtl/>
        </w:rPr>
        <w:t>לכו</w:t>
      </w:r>
      <w:r w:rsidRPr="005C3FF1">
        <w:rPr>
          <w:rStyle w:val="afffa"/>
          <w:rtl/>
        </w:rPr>
        <w:t>"</w:t>
      </w:r>
      <w:r w:rsidRPr="005C3FF1">
        <w:rPr>
          <w:rStyle w:val="afffa"/>
          <w:rFonts w:hint="cs"/>
          <w:rtl/>
        </w:rPr>
        <w:t>ע</w:t>
      </w:r>
      <w:r w:rsidRPr="007435EB">
        <w:rPr>
          <w:rtl/>
        </w:rPr>
        <w:t xml:space="preserve"> אין בו משום שבירת העצם.</w:t>
      </w:r>
      <w:r w:rsidRPr="007435EB">
        <w:rPr>
          <w:rFonts w:hint="cs"/>
          <w:rtl/>
        </w:rPr>
        <w:t xml:space="preserve"> דהשתא מיהת פסול הוא.</w:t>
      </w:r>
    </w:p>
    <w:p w14:paraId="63E065A5" w14:textId="77777777" w:rsidR="00E8089F" w:rsidRPr="007435EB" w:rsidRDefault="00E8089F" w:rsidP="005A1ABD">
      <w:pPr>
        <w:rPr>
          <w:rFonts w:cs="Guttman Vilna"/>
          <w:b/>
          <w:bCs/>
          <w:rtl/>
        </w:rPr>
      </w:pPr>
      <w:r w:rsidRPr="007435EB">
        <w:rPr>
          <w:rtl/>
        </w:rPr>
        <w:t xml:space="preserve">אלא: </w:t>
      </w:r>
      <w:r w:rsidRPr="007435EB">
        <w:rPr>
          <w:rFonts w:hint="cs"/>
          <w:rtl/>
        </w:rPr>
        <w:t xml:space="preserve">איכא בנייהו </w:t>
      </w:r>
      <w:r w:rsidRPr="005C3FF1">
        <w:rPr>
          <w:rStyle w:val="afffa"/>
          <w:rtl/>
        </w:rPr>
        <w:t>שבירת העצם מבעוד יום.</w:t>
      </w:r>
    </w:p>
    <w:p w14:paraId="32A84FCC" w14:textId="77777777" w:rsidR="00E8089F" w:rsidRPr="007435EB" w:rsidRDefault="00E8089F" w:rsidP="005A1ABD">
      <w:pPr>
        <w:rPr>
          <w:rFonts w:cs="Guttman Vilna"/>
          <w:b/>
          <w:bCs/>
          <w:rtl/>
        </w:rPr>
      </w:pPr>
      <w:r w:rsidRPr="007435EB">
        <w:rPr>
          <w:rFonts w:hint="cs"/>
          <w:rtl/>
        </w:rPr>
        <w:t>למ</w:t>
      </w:r>
      <w:r w:rsidRPr="007435EB">
        <w:rPr>
          <w:rtl/>
        </w:rPr>
        <w:t>"</w:t>
      </w:r>
      <w:r w:rsidRPr="007435EB">
        <w:rPr>
          <w:rFonts w:hint="cs"/>
          <w:rtl/>
        </w:rPr>
        <w:t>ד</w:t>
      </w:r>
      <w:r w:rsidRPr="007435EB">
        <w:rPr>
          <w:rtl/>
        </w:rPr>
        <w:t xml:space="preserve"> כשר - הא כשר הוא, למ"</w:t>
      </w:r>
      <w:r w:rsidRPr="007435EB">
        <w:rPr>
          <w:rFonts w:hint="cs"/>
          <w:rtl/>
        </w:rPr>
        <w:t>ד</w:t>
      </w:r>
      <w:r w:rsidRPr="007435EB">
        <w:rPr>
          <w:rtl/>
        </w:rPr>
        <w:t xml:space="preserve"> ראוי לאכילה - השתא לאו בר אכילה הוא.</w:t>
      </w:r>
    </w:p>
    <w:p w14:paraId="7E0A0B50" w14:textId="77777777" w:rsidR="00E8089F" w:rsidRPr="007435EB" w:rsidRDefault="00E8089F" w:rsidP="005A1ABD">
      <w:pPr>
        <w:rPr>
          <w:rtl/>
        </w:rPr>
      </w:pPr>
      <w:r w:rsidRPr="00F46A1C">
        <w:rPr>
          <w:rStyle w:val="affffd"/>
          <w:rFonts w:hint="cs"/>
          <w:rtl/>
        </w:rPr>
        <w:t>והך</w:t>
      </w:r>
      <w:r w:rsidRPr="007435EB">
        <w:rPr>
          <w:rFonts w:hint="cs"/>
          <w:rtl/>
        </w:rPr>
        <w:t xml:space="preserve"> דלרבי </w:t>
      </w:r>
      <w:r w:rsidRPr="007435EB">
        <w:rPr>
          <w:rtl/>
        </w:rPr>
        <w:t xml:space="preserve">נמנין על מוח שבראש </w:t>
      </w:r>
      <w:r w:rsidRPr="007435EB">
        <w:rPr>
          <w:rFonts w:hint="cs"/>
          <w:rtl/>
        </w:rPr>
        <w:t>[הואיל ויכול לגוררו ולהוציאו]</w:t>
      </w:r>
    </w:p>
    <w:p w14:paraId="626103D5" w14:textId="77777777" w:rsidR="005A1ABD" w:rsidRPr="007435EB" w:rsidRDefault="00E8089F" w:rsidP="005A1ABD">
      <w:pPr>
        <w:rPr>
          <w:rtl/>
        </w:rPr>
      </w:pPr>
      <w:r w:rsidRPr="007435EB">
        <w:rPr>
          <w:rtl/>
        </w:rPr>
        <w:t>ואין נמנין על מוח שבקולית.</w:t>
      </w:r>
      <w:r w:rsidRPr="007435EB">
        <w:rPr>
          <w:rFonts w:hint="cs"/>
          <w:rtl/>
        </w:rPr>
        <w:t xml:space="preserve"> וא</w:t>
      </w:r>
      <w:r w:rsidRPr="007435EB">
        <w:rPr>
          <w:rtl/>
        </w:rPr>
        <w:t>"</w:t>
      </w:r>
      <w:r w:rsidRPr="007435EB">
        <w:rPr>
          <w:rFonts w:hint="cs"/>
          <w:rtl/>
        </w:rPr>
        <w:t>א להתמנות עליה מבעו</w:t>
      </w:r>
      <w:r w:rsidRPr="007435EB">
        <w:rPr>
          <w:rtl/>
        </w:rPr>
        <w:t>"</w:t>
      </w:r>
      <w:r w:rsidRPr="007435EB">
        <w:rPr>
          <w:rFonts w:hint="cs"/>
          <w:rtl/>
        </w:rPr>
        <w:t>י אטו משחשיכה</w:t>
      </w:r>
      <w:r w:rsidR="005A1ABD" w:rsidRPr="007435EB">
        <w:rPr>
          <w:rFonts w:hint="cs"/>
          <w:rtl/>
        </w:rPr>
        <w:t>,</w:t>
      </w:r>
      <w:r w:rsidRPr="007435EB">
        <w:rPr>
          <w:rFonts w:hint="cs"/>
          <w:rtl/>
        </w:rPr>
        <w:t xml:space="preserve"> </w:t>
      </w:r>
    </w:p>
    <w:p w14:paraId="3EDCE150" w14:textId="77777777" w:rsidR="00E8089F" w:rsidRPr="007435EB" w:rsidRDefault="00E8089F" w:rsidP="005A1ABD">
      <w:pPr>
        <w:rPr>
          <w:rFonts w:cs="Guttman Vilna"/>
          <w:b/>
          <w:bCs/>
          <w:rtl/>
        </w:rPr>
      </w:pPr>
      <w:r w:rsidRPr="007435EB">
        <w:rPr>
          <w:rFonts w:hint="cs"/>
          <w:rtl/>
        </w:rPr>
        <w:t>ואז א</w:t>
      </w:r>
      <w:r w:rsidRPr="007435EB">
        <w:rPr>
          <w:rtl/>
        </w:rPr>
        <w:t>"</w:t>
      </w:r>
      <w:r w:rsidRPr="007435EB">
        <w:rPr>
          <w:rFonts w:hint="cs"/>
          <w:rtl/>
        </w:rPr>
        <w:t>א דחיישי שתפקע מחום הגחלת.</w:t>
      </w:r>
    </w:p>
    <w:p w14:paraId="3ABC9939" w14:textId="77777777" w:rsidR="00E8089F" w:rsidRPr="007435EB" w:rsidRDefault="00E8089F" w:rsidP="005A1ABD">
      <w:pPr>
        <w:rPr>
          <w:rFonts w:cs="Guttman Vilna"/>
          <w:b/>
          <w:bCs/>
          <w:rtl/>
        </w:rPr>
      </w:pPr>
      <w:r w:rsidRPr="007435EB">
        <w:rPr>
          <w:rFonts w:hint="cs"/>
          <w:rtl/>
        </w:rPr>
        <w:t xml:space="preserve">ולהכי </w:t>
      </w:r>
      <w:r w:rsidRPr="007435EB">
        <w:rPr>
          <w:rtl/>
        </w:rPr>
        <w:t>השורף בעצמות והמחתך בגידין - אין בו משום שבירת העצם.</w:t>
      </w:r>
    </w:p>
    <w:p w14:paraId="704EED68" w14:textId="77777777" w:rsidR="00E8089F" w:rsidRPr="007435EB" w:rsidRDefault="00E8089F" w:rsidP="005A1ABD">
      <w:pPr>
        <w:rPr>
          <w:rFonts w:cs="Guttman Vilna"/>
          <w:b/>
          <w:bCs/>
          <w:rtl/>
        </w:rPr>
      </w:pPr>
      <w:r w:rsidRPr="005C3FF1">
        <w:rPr>
          <w:rStyle w:val="afffa"/>
          <w:rFonts w:hint="cs"/>
          <w:rtl/>
        </w:rPr>
        <w:t>לאביי</w:t>
      </w:r>
      <w:r w:rsidRPr="007435EB">
        <w:rPr>
          <w:rFonts w:hint="cs"/>
          <w:rtl/>
        </w:rPr>
        <w:t>: משום פקע.</w:t>
      </w:r>
    </w:p>
    <w:p w14:paraId="1EF6967C" w14:textId="77777777" w:rsidR="00E8089F" w:rsidRPr="007435EB" w:rsidRDefault="00E8089F" w:rsidP="005A1ABD">
      <w:pPr>
        <w:rPr>
          <w:rFonts w:cs="Guttman Vilna"/>
          <w:b/>
          <w:bCs/>
          <w:rtl/>
        </w:rPr>
      </w:pPr>
      <w:r w:rsidRPr="005C3FF1">
        <w:rPr>
          <w:rStyle w:val="afffa"/>
          <w:rFonts w:hint="cs"/>
          <w:rtl/>
        </w:rPr>
        <w:t>ולרבא</w:t>
      </w:r>
      <w:r w:rsidRPr="007435EB">
        <w:rPr>
          <w:rtl/>
        </w:rPr>
        <w:t>: משום הפסד קדשים</w:t>
      </w:r>
      <w:r w:rsidRPr="007435EB">
        <w:rPr>
          <w:rFonts w:hint="cs"/>
          <w:rtl/>
        </w:rPr>
        <w:t xml:space="preserve"> בידיים</w:t>
      </w:r>
      <w:r w:rsidRPr="007435EB">
        <w:rPr>
          <w:rtl/>
        </w:rPr>
        <w:t xml:space="preserve"> דילמא אכיל נורא ממוח דידיה.</w:t>
      </w:r>
    </w:p>
    <w:p w14:paraId="74F7D581" w14:textId="77777777" w:rsidR="00E8089F" w:rsidRPr="007435EB" w:rsidRDefault="005A1ABD" w:rsidP="005A1ABD">
      <w:pPr>
        <w:ind w:left="1174"/>
        <w:rPr>
          <w:rFonts w:cs="Guttman Vilna"/>
          <w:b/>
          <w:bCs/>
          <w:rtl/>
        </w:rPr>
      </w:pPr>
      <w:r w:rsidRPr="007435EB">
        <w:rPr>
          <w:rFonts w:hint="cs"/>
          <w:rtl/>
        </w:rPr>
        <w:t xml:space="preserve">       </w:t>
      </w:r>
      <w:r w:rsidR="00E8089F" w:rsidRPr="007435EB">
        <w:rPr>
          <w:rFonts w:hint="cs"/>
          <w:rtl/>
        </w:rPr>
        <w:t>ומבעו</w:t>
      </w:r>
      <w:r w:rsidR="00E8089F" w:rsidRPr="007435EB">
        <w:rPr>
          <w:rtl/>
        </w:rPr>
        <w:t>"</w:t>
      </w:r>
      <w:r w:rsidR="00E8089F" w:rsidRPr="007435EB">
        <w:rPr>
          <w:rFonts w:hint="cs"/>
          <w:rtl/>
        </w:rPr>
        <w:t>י אסרי' גזירה אטו משחשיכה.</w:t>
      </w:r>
    </w:p>
    <w:p w14:paraId="62C6BA7C" w14:textId="77777777" w:rsidR="00E8089F" w:rsidRPr="007435EB" w:rsidRDefault="00E8089F" w:rsidP="00E8089F">
      <w:pPr>
        <w:rPr>
          <w:rtl/>
        </w:rPr>
      </w:pPr>
      <w:r w:rsidRPr="005C3FF1">
        <w:rPr>
          <w:rStyle w:val="afffa"/>
          <w:rFonts w:hint="cs"/>
          <w:rtl/>
        </w:rPr>
        <w:t>ד.</w:t>
      </w:r>
      <w:r>
        <w:rPr>
          <w:rFonts w:hint="cs"/>
          <w:rtl/>
        </w:rPr>
        <w:t xml:space="preserve"> </w:t>
      </w:r>
      <w:r>
        <w:rPr>
          <w:rStyle w:val="affffd"/>
          <w:rFonts w:hint="cs"/>
          <w:rtl/>
          <w:rPrChange w:id="10799" w:author="מנוע אמוראים" w:date="2026-10-05T16:42:03Z">
            <w:rPr>
              <w:rFonts w:hint="cs"/>
              <w:rtl/>
            </w:rPr>
          </w:rPrChange>
        </w:rPr>
        <w:t xml:space="preserve">ר</w:t>
      </w:r>
      <w:r>
        <w:rPr>
          <w:rStyle w:val="affffd"/>
          <w:rtl/>
          <w:rPrChange w:id="10800" w:author="מנוע אמוראים" w:date="2026-10-05T16:42:03Z">
            <w:rPr>
              <w:rtl/>
            </w:rPr>
          </w:rPrChange>
        </w:rPr>
        <w:t xml:space="preserve">"</w:t>
      </w:r>
      <w:r>
        <w:rPr>
          <w:rStyle w:val="affffd"/>
          <w:rFonts w:hint="cs"/>
          <w:rtl/>
          <w:rPrChange w:id="10801" w:author="מנוע אמוראים" w:date="2026-10-05T16:42:03Z">
            <w:rPr>
              <w:rFonts w:hint="cs"/>
              <w:rtl/>
            </w:rPr>
          </w:rPrChange>
        </w:rPr>
        <w:t xml:space="preserve">פ</w:t>
      </w:r>
      <w:r w:rsidRPr="007435EB">
        <w:rPr>
          <w:rtl/>
        </w:rPr>
        <w:t xml:space="preserve">: </w:t>
      </w:r>
      <w:r w:rsidRPr="007435EB">
        <w:rPr>
          <w:rFonts w:hint="cs"/>
          <w:rtl/>
        </w:rPr>
        <w:t>בכה</w:t>
      </w:r>
      <w:r w:rsidRPr="007435EB">
        <w:rPr>
          <w:rtl/>
        </w:rPr>
        <w:t>"</w:t>
      </w:r>
      <w:r w:rsidRPr="007435EB">
        <w:rPr>
          <w:rFonts w:hint="cs"/>
          <w:rtl/>
        </w:rPr>
        <w:t xml:space="preserve">ג </w:t>
      </w:r>
      <w:r w:rsidRPr="005C3FF1">
        <w:rPr>
          <w:rStyle w:val="afffa"/>
          <w:rFonts w:hint="cs"/>
          <w:rtl/>
        </w:rPr>
        <w:t>כו</w:t>
      </w:r>
      <w:r w:rsidRPr="005C3FF1">
        <w:rPr>
          <w:rStyle w:val="afffa"/>
          <w:rtl/>
        </w:rPr>
        <w:t>"</w:t>
      </w:r>
      <w:r w:rsidRPr="005C3FF1">
        <w:rPr>
          <w:rStyle w:val="afffa"/>
          <w:rFonts w:hint="cs"/>
          <w:rtl/>
        </w:rPr>
        <w:t>ע</w:t>
      </w:r>
      <w:r w:rsidRPr="007435EB">
        <w:rPr>
          <w:rFonts w:hint="cs"/>
          <w:rtl/>
        </w:rPr>
        <w:t xml:space="preserve"> יש בו משום </w:t>
      </w:r>
      <w:r w:rsidRPr="007435EB">
        <w:rPr>
          <w:rtl/>
        </w:rPr>
        <w:t>שבירת העצם.</w:t>
      </w:r>
      <w:r w:rsidRPr="007435EB">
        <w:rPr>
          <w:rFonts w:hint="cs"/>
          <w:rtl/>
        </w:rPr>
        <w:t xml:space="preserve"> ו</w:t>
      </w:r>
      <w:r w:rsidRPr="007435EB">
        <w:rPr>
          <w:rtl/>
        </w:rPr>
        <w:t xml:space="preserve">טעמא - </w:t>
      </w:r>
      <w:r w:rsidRPr="007435EB">
        <w:rPr>
          <w:rFonts w:hint="cs"/>
          <w:rtl/>
        </w:rPr>
        <w:t>ד</w:t>
      </w:r>
      <w:r w:rsidRPr="007435EB">
        <w:rPr>
          <w:rtl/>
        </w:rPr>
        <w:t>לאורתא מיחזי לאכילה.</w:t>
      </w:r>
    </w:p>
    <w:p w14:paraId="7CED145D" w14:textId="77777777" w:rsidR="00E8089F" w:rsidRPr="007435EB" w:rsidRDefault="00E8089F" w:rsidP="005A1ABD">
      <w:pPr>
        <w:rPr>
          <w:rFonts w:cs="Guttman Vilna"/>
          <w:b/>
          <w:bCs/>
          <w:rtl/>
        </w:rPr>
      </w:pPr>
      <w:r w:rsidRPr="007435EB">
        <w:rPr>
          <w:rtl/>
        </w:rPr>
        <w:t xml:space="preserve">אלא: </w:t>
      </w:r>
      <w:r w:rsidR="00A01BBB">
        <w:rPr>
          <w:rFonts w:hint="cs"/>
          <w:rtl/>
        </w:rPr>
        <w:t xml:space="preserve">חלקו </w:t>
      </w:r>
      <w:r w:rsidRPr="005C3FF1">
        <w:rPr>
          <w:rStyle w:val="afffa"/>
          <w:rtl/>
        </w:rPr>
        <w:t>באבר שיצא מקצתו</w:t>
      </w:r>
      <w:r w:rsidRPr="007435EB">
        <w:rPr>
          <w:rtl/>
        </w:rPr>
        <w:t>.</w:t>
      </w:r>
    </w:p>
    <w:p w14:paraId="2E333483" w14:textId="77777777" w:rsidR="00E8089F" w:rsidRPr="007435EB" w:rsidRDefault="00E8089F" w:rsidP="005A1ABD">
      <w:pPr>
        <w:rPr>
          <w:rFonts w:cs="Guttman Vilna"/>
          <w:b/>
          <w:bCs/>
          <w:rtl/>
        </w:rPr>
      </w:pPr>
      <w:r w:rsidRPr="007435EB">
        <w:rPr>
          <w:rtl/>
        </w:rPr>
        <w:t>מ"ד כשר - הא כשר הוא, ומ"ד ראוי לאכילה - האי לאו בר אכילה הוא.</w:t>
      </w:r>
    </w:p>
    <w:p w14:paraId="7D7261D3" w14:textId="77777777" w:rsidR="00E8089F" w:rsidRPr="005C3FF1" w:rsidRDefault="00E8089F" w:rsidP="009A151F">
      <w:pPr>
        <w:rPr>
          <w:rStyle w:val="afffa"/>
          <w:rtl/>
        </w:rPr>
      </w:pPr>
      <w:r>
        <w:rPr>
          <w:rtl/>
        </w:rPr>
        <w:t xml:space="preserve">כדתניא, </w:t>
      </w:r>
      <w:r>
        <w:rPr>
          <w:rStyle w:val="affffd"/>
          <w:rtl/>
          <w:rPrChange w:id="10802" w:author="מנוע אמוראים" w:date="2026-10-05T16:42:03Z">
            <w:rPr>
              <w:rtl/>
            </w:rPr>
          </w:rPrChange>
        </w:rPr>
        <w:t xml:space="preserve">ר</w:t>
      </w:r>
      <w:r>
        <w:rPr>
          <w:rStyle w:val="affffd"/>
          <w:rFonts w:hint="cs"/>
          <w:rtl/>
          <w:rPrChange w:id="10803" w:author="מנוע אמוראים" w:date="2026-10-05T16:42:03Z">
            <w:rPr>
              <w:rFonts w:hint="cs"/>
              <w:rtl/>
            </w:rPr>
          </w:rPrChange>
        </w:rPr>
        <w:t xml:space="preserve">יבשריב</w:t>
      </w:r>
      <w:r>
        <w:rPr>
          <w:rStyle w:val="affffd"/>
          <w:rtl/>
          <w:rPrChange w:id="10804" w:author="מנוע אמוראים" w:date="2026-10-05T16:42:03Z">
            <w:rPr>
              <w:rtl/>
            </w:rPr>
          </w:rPrChange>
        </w:rPr>
        <w:t xml:space="preserve">"</w:t>
      </w:r>
      <w:r>
        <w:rPr>
          <w:rStyle w:val="affffd"/>
          <w:rFonts w:hint="cs"/>
          <w:rtl/>
          <w:rPrChange w:id="10805" w:author="מנוע אמוראים" w:date="2026-10-05T16:42:03Z">
            <w:rPr>
              <w:rFonts w:hint="cs"/>
              <w:rtl/>
            </w:rPr>
          </w:rPrChange>
        </w:rPr>
        <w:t xml:space="preserve">ב</w:t>
      </w:r>
      <w:r w:rsidRPr="007435EB">
        <w:rPr>
          <w:rtl/>
        </w:rPr>
        <w:t>: אבר שיצא מקצתו ושברו - אין בו משום שבירת העצם.</w:t>
      </w:r>
    </w:p>
    <w:p w14:paraId="281FCC7F" w14:textId="77777777" w:rsidR="00E8089F" w:rsidRPr="007435EB" w:rsidRDefault="00E8089F" w:rsidP="009A151F">
      <w:pPr>
        <w:rPr>
          <w:rFonts w:cs="Guttman Vilna"/>
          <w:bCs/>
          <w:rtl/>
        </w:rPr>
      </w:pPr>
      <w:r w:rsidRPr="005C3FF1">
        <w:rPr>
          <w:rStyle w:val="afffa"/>
          <w:rFonts w:hint="cs"/>
          <w:rtl/>
        </w:rPr>
        <w:t>ה.</w:t>
      </w:r>
      <w:r w:rsidRPr="007435EB">
        <w:rPr>
          <w:rFonts w:hint="cs"/>
          <w:rtl/>
        </w:rPr>
        <w:t xml:space="preserve"> </w:t>
      </w:r>
      <w:r>
        <w:rPr>
          <w:rStyle w:val="affffd"/>
          <w:rtl/>
          <w:rPrChange w:id="10806" w:author="מנוע אמוראים" w:date="2026-10-05T16:42:03Z">
            <w:rPr>
              <w:rtl/>
            </w:rPr>
          </w:rPrChange>
        </w:rPr>
        <w:t xml:space="preserve">ר</w:t>
      </w:r>
      <w:r>
        <w:rPr>
          <w:rStyle w:val="affffd"/>
          <w:rFonts w:hint="cs"/>
          <w:rtl/>
          <w:rPrChange w:id="10807" w:author="מנוע אמוראים" w:date="2026-10-05T16:42:03Z">
            <w:rPr>
              <w:rFonts w:hint="cs"/>
              <w:rtl/>
            </w:rPr>
          </w:rPrChange>
        </w:rPr>
        <w:t xml:space="preserve">שבדר</w:t>
      </w:r>
      <w:r>
        <w:rPr>
          <w:rStyle w:val="affffd"/>
          <w:rtl/>
          <w:rPrChange w:id="10808" w:author="מנוע אמוראים" w:date="2026-10-05T16:42:03Z">
            <w:rPr>
              <w:rtl/>
            </w:rPr>
          </w:rPrChange>
        </w:rPr>
        <w:t xml:space="preserve">"</w:t>
      </w:r>
      <w:r>
        <w:rPr>
          <w:rStyle w:val="affffd"/>
          <w:rFonts w:hint="cs"/>
          <w:rtl/>
          <w:rPrChange w:id="10809" w:author="מנוע אמוראים" w:date="2026-10-05T16:42:03Z">
            <w:rPr>
              <w:rFonts w:hint="cs"/>
              <w:rtl/>
            </w:rPr>
          </w:rPrChange>
        </w:rPr>
        <w:t xml:space="preserve">א</w:t>
      </w:r>
      <w:r w:rsidRPr="007435EB">
        <w:rPr>
          <w:rtl/>
        </w:rPr>
        <w:t xml:space="preserve">: </w:t>
      </w:r>
      <w:r w:rsidRPr="007435EB">
        <w:rPr>
          <w:rFonts w:hint="cs"/>
          <w:rtl/>
        </w:rPr>
        <w:t>בכה</w:t>
      </w:r>
      <w:r w:rsidRPr="007435EB">
        <w:rPr>
          <w:rtl/>
        </w:rPr>
        <w:t>"</w:t>
      </w:r>
      <w:r w:rsidRPr="007435EB">
        <w:rPr>
          <w:rFonts w:hint="cs"/>
          <w:rtl/>
        </w:rPr>
        <w:t xml:space="preserve">ג </w:t>
      </w:r>
      <w:r w:rsidRPr="005C3FF1">
        <w:rPr>
          <w:rStyle w:val="afffa"/>
          <w:rFonts w:hint="cs"/>
          <w:rtl/>
        </w:rPr>
        <w:t>לכו</w:t>
      </w:r>
      <w:r w:rsidRPr="005C3FF1">
        <w:rPr>
          <w:rStyle w:val="afffa"/>
          <w:rtl/>
        </w:rPr>
        <w:t>"</w:t>
      </w:r>
      <w:r w:rsidRPr="005C3FF1">
        <w:rPr>
          <w:rStyle w:val="afffa"/>
          <w:rFonts w:hint="cs"/>
          <w:rtl/>
        </w:rPr>
        <w:t>ע</w:t>
      </w:r>
      <w:r w:rsidRPr="007435EB">
        <w:rPr>
          <w:rFonts w:hint="cs"/>
          <w:rtl/>
        </w:rPr>
        <w:t xml:space="preserve"> </w:t>
      </w:r>
      <w:r w:rsidRPr="007435EB">
        <w:rPr>
          <w:rtl/>
        </w:rPr>
        <w:t>אין בו משום שבירת העצם, דהאי אבר הא פסול הוא.</w:t>
      </w:r>
    </w:p>
    <w:p w14:paraId="66F4ECE4" w14:textId="77777777" w:rsidR="00E8089F" w:rsidRPr="007435EB" w:rsidRDefault="00E8089F" w:rsidP="005A1ABD">
      <w:pPr>
        <w:rPr>
          <w:rFonts w:cs="Guttman Vilna"/>
          <w:b/>
          <w:bCs/>
          <w:rtl/>
        </w:rPr>
      </w:pPr>
      <w:r w:rsidRPr="007435EB">
        <w:rPr>
          <w:rtl/>
        </w:rPr>
        <w:t xml:space="preserve">אלא: </w:t>
      </w:r>
      <w:r w:rsidRPr="005C3FF1">
        <w:rPr>
          <w:rStyle w:val="afffa"/>
          <w:rtl/>
        </w:rPr>
        <w:t>שבירת העצם</w:t>
      </w:r>
      <w:r w:rsidRPr="007435EB">
        <w:rPr>
          <w:rtl/>
        </w:rPr>
        <w:t xml:space="preserve"> איכא בינייהו.</w:t>
      </w:r>
    </w:p>
    <w:p w14:paraId="5D30CEFA" w14:textId="77777777" w:rsidR="00E8089F" w:rsidRPr="007435EB" w:rsidRDefault="00E8089F" w:rsidP="005A1ABD">
      <w:pPr>
        <w:rPr>
          <w:rFonts w:cs="Guttman Vilna"/>
          <w:b/>
          <w:bCs/>
          <w:rtl/>
        </w:rPr>
      </w:pPr>
      <w:r w:rsidRPr="007435EB">
        <w:rPr>
          <w:rtl/>
        </w:rPr>
        <w:t>מ"ד כשר - הא כשר הוא, ומ"ד ראוי לאכילה - השתא אינו ראוי לאכילה.</w:t>
      </w:r>
    </w:p>
    <w:p w14:paraId="34813918" w14:textId="77777777" w:rsidR="00E8089F" w:rsidRPr="007435EB" w:rsidRDefault="00E8089F" w:rsidP="00E8089F">
      <w:pPr>
        <w:rPr>
          <w:rtl/>
        </w:rPr>
      </w:pPr>
      <w:r w:rsidRPr="005C3FF1">
        <w:rPr>
          <w:rStyle w:val="afffa"/>
          <w:rFonts w:hint="cs"/>
          <w:rtl/>
        </w:rPr>
        <w:t>ו.</w:t>
      </w:r>
      <w:r>
        <w:rPr>
          <w:rFonts w:hint="cs"/>
          <w:rtl/>
        </w:rPr>
        <w:t xml:space="preserve"> </w:t>
      </w:r>
      <w:r>
        <w:rPr>
          <w:rStyle w:val="affffd"/>
          <w:rFonts w:hint="cs"/>
          <w:rtl/>
          <w:rPrChange w:id="10810" w:author="מנוע אמוראים" w:date="2026-10-05T16:42:03Z">
            <w:rPr>
              <w:rFonts w:hint="cs"/>
              <w:rtl/>
            </w:rPr>
          </w:rPrChange>
        </w:rPr>
        <w:t xml:space="preserve">רנב</w:t>
      </w:r>
      <w:r>
        <w:rPr>
          <w:rStyle w:val="affffd"/>
          <w:rtl/>
          <w:rPrChange w:id="10811" w:author="מנוע אמוראים" w:date="2026-10-05T16:42:03Z">
            <w:rPr>
              <w:rtl/>
            </w:rPr>
          </w:rPrChange>
        </w:rPr>
        <w:t xml:space="preserve">"</w:t>
      </w:r>
      <w:r>
        <w:rPr>
          <w:rStyle w:val="affffd"/>
          <w:rFonts w:hint="cs"/>
          <w:rtl/>
          <w:rPrChange w:id="10812" w:author="מנוע אמוראים" w:date="2026-10-05T16:42:03Z">
            <w:rPr>
              <w:rFonts w:hint="cs"/>
              <w:rtl/>
            </w:rPr>
          </w:rPrChange>
        </w:rPr>
        <w:t xml:space="preserve">י</w:t>
      </w:r>
      <w:r w:rsidRPr="007435EB">
        <w:rPr>
          <w:rtl/>
        </w:rPr>
        <w:t xml:space="preserve">: </w:t>
      </w:r>
      <w:r w:rsidRPr="007435EB">
        <w:rPr>
          <w:rFonts w:hint="cs"/>
          <w:rtl/>
        </w:rPr>
        <w:t>בכה</w:t>
      </w:r>
      <w:r w:rsidRPr="007435EB">
        <w:rPr>
          <w:rtl/>
        </w:rPr>
        <w:t>"</w:t>
      </w:r>
      <w:r w:rsidRPr="007435EB">
        <w:rPr>
          <w:rFonts w:hint="cs"/>
          <w:rtl/>
        </w:rPr>
        <w:t xml:space="preserve">ג </w:t>
      </w:r>
      <w:r w:rsidRPr="007435EB">
        <w:rPr>
          <w:rtl/>
        </w:rPr>
        <w:t>יש בו משום שבירת העצם.</w:t>
      </w:r>
      <w:r w:rsidRPr="007435EB">
        <w:rPr>
          <w:rFonts w:hint="cs"/>
          <w:rtl/>
        </w:rPr>
        <w:t xml:space="preserve"> ו</w:t>
      </w:r>
      <w:r w:rsidRPr="007435EB">
        <w:rPr>
          <w:rtl/>
        </w:rPr>
        <w:t>טעמא - דהא חזי לאכילה, ד</w:t>
      </w:r>
      <w:r w:rsidRPr="007435EB">
        <w:rPr>
          <w:rFonts w:hint="cs"/>
          <w:rtl/>
        </w:rPr>
        <w:t>צולהו ואוכלו</w:t>
      </w:r>
      <w:r w:rsidRPr="007435EB">
        <w:rPr>
          <w:rtl/>
        </w:rPr>
        <w:t>.</w:t>
      </w:r>
    </w:p>
    <w:p w14:paraId="5C781340" w14:textId="77777777" w:rsidR="00E8089F" w:rsidRPr="007435EB" w:rsidRDefault="00E8089F" w:rsidP="00E8089F">
      <w:pPr>
        <w:rPr>
          <w:rFonts w:cs="Guttman Vilna"/>
          <w:b/>
          <w:bCs/>
          <w:rtl/>
        </w:rPr>
      </w:pPr>
      <w:r w:rsidRPr="007435EB">
        <w:rPr>
          <w:rtl/>
        </w:rPr>
        <w:t xml:space="preserve">אלא: </w:t>
      </w:r>
      <w:r w:rsidRPr="007435EB">
        <w:rPr>
          <w:rFonts w:hint="cs"/>
          <w:rtl/>
        </w:rPr>
        <w:t xml:space="preserve">איכא בנייהו </w:t>
      </w:r>
      <w:r w:rsidRPr="005C3FF1">
        <w:rPr>
          <w:rStyle w:val="afffa"/>
          <w:rtl/>
        </w:rPr>
        <w:t>שבירת האליה.</w:t>
      </w:r>
    </w:p>
    <w:p w14:paraId="05876DAC" w14:textId="77777777" w:rsidR="00E8089F" w:rsidRPr="007435EB" w:rsidRDefault="005A1ABD" w:rsidP="005A1ABD">
      <w:pPr>
        <w:rPr>
          <w:rFonts w:cs="Guttman Vilna"/>
          <w:b/>
          <w:bCs/>
          <w:rtl/>
        </w:rPr>
      </w:pPr>
      <w:r w:rsidRPr="007435EB">
        <w:rPr>
          <w:rtl/>
        </w:rPr>
        <w:t>למ"ד כשר</w:t>
      </w:r>
      <w:r w:rsidRPr="007435EB">
        <w:rPr>
          <w:rFonts w:hint="cs"/>
          <w:rtl/>
        </w:rPr>
        <w:t xml:space="preserve"> </w:t>
      </w:r>
      <w:r w:rsidR="00E8089F" w:rsidRPr="007435EB">
        <w:rPr>
          <w:rtl/>
        </w:rPr>
        <w:t>כשר הוא, למ"ד ראוי לאכילה האי אינו ראוי לאכילה, דאליה לגבוה סלקא.</w:t>
      </w:r>
    </w:p>
    <w:p w14:paraId="378716C8" w14:textId="77777777" w:rsidR="00E8089F" w:rsidRPr="007435EB" w:rsidRDefault="00E8089F" w:rsidP="00E8089F">
      <w:pPr>
        <w:rPr>
          <w:rtl/>
        </w:rPr>
      </w:pPr>
      <w:r w:rsidRPr="005C3FF1">
        <w:rPr>
          <w:rStyle w:val="afffa"/>
          <w:rFonts w:hint="cs"/>
          <w:rtl/>
        </w:rPr>
        <w:t>ז.</w:t>
      </w:r>
      <w:r w:rsidRPr="007435EB">
        <w:rPr>
          <w:rFonts w:hint="cs"/>
          <w:rtl/>
        </w:rPr>
        <w:t xml:space="preserve"> </w:t>
      </w:r>
      <w:r>
        <w:rPr>
          <w:rStyle w:val="affffd"/>
          <w:rtl/>
          <w:rPrChange w:id="10813" w:author="מנוע אמוראים" w:date="2026-10-05T16:42:03Z">
            <w:rPr>
              <w:rtl/>
            </w:rPr>
          </w:rPrChange>
        </w:rPr>
        <w:t xml:space="preserve">ר"</w:t>
      </w:r>
      <w:r>
        <w:rPr>
          <w:rStyle w:val="affffd"/>
          <w:rFonts w:hint="cs"/>
          <w:rtl/>
          <w:rPrChange w:id="10814" w:author="מנוע אמוראים" w:date="2026-10-05T16:42:03Z">
            <w:rPr>
              <w:rFonts w:hint="cs"/>
              <w:rtl/>
            </w:rPr>
          </w:rPrChange>
        </w:rPr>
        <w:t xml:space="preserve">א</w:t>
      </w:r>
      <w:r w:rsidRPr="007435EB">
        <w:rPr>
          <w:rtl/>
        </w:rPr>
        <w:t xml:space="preserve">: </w:t>
      </w:r>
      <w:r w:rsidRPr="007435EB">
        <w:rPr>
          <w:rFonts w:hint="cs"/>
          <w:rtl/>
        </w:rPr>
        <w:t>בכה</w:t>
      </w:r>
      <w:r w:rsidRPr="007435EB">
        <w:rPr>
          <w:rtl/>
        </w:rPr>
        <w:t>"</w:t>
      </w:r>
      <w:r w:rsidRPr="007435EB">
        <w:rPr>
          <w:rFonts w:hint="cs"/>
          <w:rtl/>
        </w:rPr>
        <w:t xml:space="preserve">ג </w:t>
      </w:r>
      <w:r w:rsidRPr="007435EB">
        <w:rPr>
          <w:rtl/>
        </w:rPr>
        <w:t>ודאי אין בו משום שבירת העצם, דהא ודאי אינו ראוי לאכילה כלל.</w:t>
      </w:r>
    </w:p>
    <w:p w14:paraId="5481D271" w14:textId="77777777" w:rsidR="00E8089F" w:rsidRPr="007435EB" w:rsidRDefault="00E8089F" w:rsidP="00E8089F">
      <w:pPr>
        <w:rPr>
          <w:rFonts w:cs="Guttman Vilna"/>
          <w:b/>
          <w:bCs/>
          <w:rtl/>
        </w:rPr>
      </w:pPr>
      <w:r w:rsidRPr="007435EB">
        <w:rPr>
          <w:rtl/>
        </w:rPr>
        <w:t xml:space="preserve">אלא: </w:t>
      </w:r>
      <w:r w:rsidRPr="007435EB">
        <w:rPr>
          <w:rFonts w:hint="cs"/>
          <w:rtl/>
        </w:rPr>
        <w:t xml:space="preserve">איכא בנייהו </w:t>
      </w:r>
      <w:r w:rsidRPr="005C3FF1">
        <w:rPr>
          <w:rStyle w:val="afffa"/>
          <w:rFonts w:hint="cs"/>
          <w:rtl/>
        </w:rPr>
        <w:t>א</w:t>
      </w:r>
      <w:r w:rsidRPr="005C3FF1">
        <w:rPr>
          <w:rStyle w:val="afffa"/>
          <w:rtl/>
        </w:rPr>
        <w:t>בר שאין עליו כזית בשר</w:t>
      </w:r>
      <w:r w:rsidRPr="007435EB">
        <w:rPr>
          <w:rtl/>
        </w:rPr>
        <w:t>.</w:t>
      </w:r>
    </w:p>
    <w:p w14:paraId="13732673" w14:textId="77777777" w:rsidR="00E8089F" w:rsidRPr="007435EB" w:rsidRDefault="00E8089F" w:rsidP="005A1ABD">
      <w:pPr>
        <w:rPr>
          <w:rFonts w:cs="Guttman Vilna"/>
          <w:b/>
          <w:bCs/>
          <w:rtl/>
        </w:rPr>
      </w:pPr>
      <w:r w:rsidRPr="007435EB">
        <w:rPr>
          <w:rtl/>
        </w:rPr>
        <w:t>למ"ד כשר - הא כשר הוא, למ"ד ראוי לאכילה - בעינן שיעור אכילה וליכא.</w:t>
      </w:r>
    </w:p>
    <w:p w14:paraId="4396C4BF" w14:textId="77777777" w:rsidR="00E8089F" w:rsidRPr="007435EB" w:rsidRDefault="00E8089F" w:rsidP="00E8089F">
      <w:pPr>
        <w:rPr>
          <w:rtl/>
        </w:rPr>
      </w:pPr>
      <w:r w:rsidRPr="005C3FF1">
        <w:rPr>
          <w:rStyle w:val="afffa"/>
          <w:rFonts w:hint="cs"/>
          <w:rtl/>
        </w:rPr>
        <w:t>ח.</w:t>
      </w:r>
      <w:r w:rsidRPr="007435EB">
        <w:rPr>
          <w:rFonts w:hint="cs"/>
          <w:rtl/>
        </w:rPr>
        <w:t xml:space="preserve"> </w:t>
      </w:r>
      <w:r w:rsidRPr="007435EB">
        <w:rPr>
          <w:rtl/>
        </w:rPr>
        <w:t xml:space="preserve">רבינא אמר: </w:t>
      </w:r>
      <w:r w:rsidRPr="007435EB">
        <w:rPr>
          <w:rFonts w:hint="cs"/>
          <w:rtl/>
        </w:rPr>
        <w:t>בכה</w:t>
      </w:r>
      <w:r w:rsidRPr="007435EB">
        <w:rPr>
          <w:rtl/>
        </w:rPr>
        <w:t>"</w:t>
      </w:r>
      <w:r w:rsidRPr="007435EB">
        <w:rPr>
          <w:rFonts w:hint="cs"/>
          <w:rtl/>
        </w:rPr>
        <w:t xml:space="preserve">ג </w:t>
      </w:r>
      <w:r w:rsidRPr="005C3FF1">
        <w:rPr>
          <w:rStyle w:val="afffa"/>
          <w:rtl/>
        </w:rPr>
        <w:t>לית ביה משום שבירת העצם</w:t>
      </w:r>
      <w:r w:rsidRPr="007435EB">
        <w:rPr>
          <w:rtl/>
        </w:rPr>
        <w:t>, דבעינן שיעור אכילה.</w:t>
      </w:r>
    </w:p>
    <w:p w14:paraId="0A06AB5B" w14:textId="77777777" w:rsidR="00E8089F" w:rsidRPr="007435EB" w:rsidRDefault="00E8089F" w:rsidP="00E8089F">
      <w:pPr>
        <w:rPr>
          <w:rFonts w:cs="Guttman Vilna"/>
          <w:b/>
          <w:bCs/>
          <w:rtl/>
        </w:rPr>
      </w:pPr>
      <w:r w:rsidRPr="007435EB">
        <w:rPr>
          <w:rtl/>
        </w:rPr>
        <w:t xml:space="preserve">אלא: </w:t>
      </w:r>
      <w:r w:rsidRPr="007435EB">
        <w:rPr>
          <w:rFonts w:hint="cs"/>
          <w:rtl/>
        </w:rPr>
        <w:t xml:space="preserve">איכא בנייהו </w:t>
      </w:r>
      <w:r w:rsidRPr="005C3FF1">
        <w:rPr>
          <w:rStyle w:val="afffa"/>
          <w:rtl/>
        </w:rPr>
        <w:t>אבר שאין עליו כזית בשר במקום זה</w:t>
      </w:r>
      <w:r w:rsidRPr="007435EB">
        <w:rPr>
          <w:rtl/>
        </w:rPr>
        <w:t>, ויש עליו כזית בשר במקום אחר</w:t>
      </w:r>
    </w:p>
    <w:p w14:paraId="3CE87EFA" w14:textId="77777777" w:rsidR="00E8089F" w:rsidRPr="007435EB" w:rsidRDefault="00E8089F" w:rsidP="00E8089F">
      <w:pPr>
        <w:rPr>
          <w:rFonts w:cs="Guttman Vilna"/>
          <w:b/>
          <w:bCs/>
          <w:rtl/>
        </w:rPr>
      </w:pPr>
      <w:r w:rsidRPr="007435EB">
        <w:rPr>
          <w:rtl/>
        </w:rPr>
        <w:t>למ"ד כשר</w:t>
      </w:r>
      <w:r w:rsidRPr="007435EB">
        <w:rPr>
          <w:rFonts w:hint="cs"/>
          <w:rtl/>
        </w:rPr>
        <w:t>-</w:t>
      </w:r>
      <w:r w:rsidRPr="007435EB">
        <w:rPr>
          <w:rtl/>
        </w:rPr>
        <w:t>כשר הוא</w:t>
      </w:r>
      <w:r w:rsidRPr="007435EB">
        <w:rPr>
          <w:rFonts w:hint="cs"/>
          <w:rtl/>
        </w:rPr>
        <w:t>,</w:t>
      </w:r>
      <w:r w:rsidRPr="007435EB">
        <w:rPr>
          <w:rtl/>
        </w:rPr>
        <w:t xml:space="preserve"> למ"ד ראוי לאכילה- בעינן שיעור אכילה במקום שבירה, והא ליכא.</w:t>
      </w:r>
    </w:p>
    <w:p w14:paraId="3E5C0A26" w14:textId="77777777" w:rsidR="00E8089F" w:rsidRPr="007435EB" w:rsidRDefault="00CF542C" w:rsidP="00F47631">
      <w:pPr>
        <w:pStyle w:val="affd"/>
        <w:rPr>
          <w:rtl/>
        </w:rPr>
      </w:pPr>
      <w:r w:rsidRPr="007435EB">
        <w:rPr>
          <w:rFonts w:hint="cs"/>
          <w:rtl/>
        </w:rPr>
        <w:t>׻</w:t>
      </w:r>
    </w:p>
    <w:p w14:paraId="6BFE18A9" w14:textId="77777777" w:rsidR="00E8089F" w:rsidRPr="005C3FF1" w:rsidRDefault="00E8089F" w:rsidP="009A151F">
      <w:pPr>
        <w:rPr>
          <w:rStyle w:val="afffa"/>
          <w:rtl/>
        </w:rPr>
      </w:pPr>
      <w:r w:rsidRPr="005C3FF1">
        <w:rPr>
          <w:rStyle w:val="afffa"/>
          <w:rtl/>
        </w:rPr>
        <w:t>תניא כארבעה מינייהו.</w:t>
      </w:r>
    </w:p>
    <w:p w14:paraId="0E0508D4" w14:textId="77777777" w:rsidR="00E8089F" w:rsidRPr="007435EB" w:rsidRDefault="00E8089F" w:rsidP="00E8089F">
      <w:pPr>
        <w:rPr>
          <w:rFonts w:cs="Guttman Vilna"/>
          <w:b/>
          <w:bCs/>
          <w:rtl/>
        </w:rPr>
      </w:pPr>
      <w:r w:rsidRPr="007435EB">
        <w:rPr>
          <w:rFonts w:hint="cs"/>
          <w:rtl/>
        </w:rPr>
        <w:t>ד</w:t>
      </w:r>
      <w:r w:rsidRPr="007435EB">
        <w:rPr>
          <w:rtl/>
        </w:rPr>
        <w:t>רבי אומר</w:t>
      </w:r>
      <w:r w:rsidRPr="00AC0CB1">
        <w:rPr>
          <w:rStyle w:val="af2"/>
          <w:rFonts w:hint="cs"/>
          <w:rtl/>
        </w:rPr>
        <w:t xml:space="preserve"> '</w:t>
      </w:r>
      <w:r w:rsidRPr="00AC0CB1">
        <w:rPr>
          <w:rStyle w:val="af2"/>
          <w:rtl/>
        </w:rPr>
        <w:t>בבית אחד יאכל ועצם לא תשברו בו</w:t>
      </w:r>
      <w:r w:rsidRPr="00AC0CB1">
        <w:rPr>
          <w:rStyle w:val="af2"/>
          <w:rFonts w:hint="cs"/>
          <w:rtl/>
        </w:rPr>
        <w:t>'</w:t>
      </w:r>
      <w:r w:rsidRPr="00AC0CB1">
        <w:rPr>
          <w:rStyle w:val="af2"/>
          <w:rtl/>
        </w:rPr>
        <w:t>.</w:t>
      </w:r>
    </w:p>
    <w:p w14:paraId="72306330" w14:textId="77777777" w:rsidR="00E8089F" w:rsidRPr="007435EB" w:rsidRDefault="00E8089F" w:rsidP="00E8089F">
      <w:pPr>
        <w:rPr>
          <w:rFonts w:cs="Guttman Vilna"/>
          <w:b/>
          <w:bCs/>
          <w:rtl/>
        </w:rPr>
      </w:pPr>
      <w:r w:rsidRPr="007435EB">
        <w:rPr>
          <w:rtl/>
        </w:rPr>
        <w:t>על הכשר הוא חייב ואינו חייב על הפסול.</w:t>
      </w:r>
    </w:p>
    <w:p w14:paraId="455A0ECA" w14:textId="77777777" w:rsidR="00E8089F" w:rsidRPr="007435EB" w:rsidRDefault="00E8089F" w:rsidP="00E8089F">
      <w:pPr>
        <w:rPr>
          <w:rFonts w:cs="Guttman Vilna"/>
          <w:b/>
          <w:bCs/>
          <w:rtl/>
        </w:rPr>
      </w:pPr>
      <w:r w:rsidRPr="007435EB">
        <w:rPr>
          <w:rtl/>
        </w:rPr>
        <w:t xml:space="preserve">היתה לו </w:t>
      </w:r>
      <w:r w:rsidRPr="005C3FF1">
        <w:rPr>
          <w:rStyle w:val="afffa"/>
          <w:rtl/>
        </w:rPr>
        <w:t xml:space="preserve">שעת הכושר </w:t>
      </w:r>
      <w:r w:rsidRPr="007435EB">
        <w:rPr>
          <w:rtl/>
        </w:rPr>
        <w:t>ונפסל בשעת אכילה - אין בו משום שבירת עצם.</w:t>
      </w:r>
    </w:p>
    <w:p w14:paraId="2AF63A05" w14:textId="77777777" w:rsidR="00E8089F" w:rsidRPr="007435EB" w:rsidRDefault="00E8089F" w:rsidP="00E8089F">
      <w:pPr>
        <w:rPr>
          <w:rFonts w:cs="Guttman Vilna"/>
          <w:b/>
          <w:bCs/>
          <w:rtl/>
        </w:rPr>
      </w:pPr>
      <w:r w:rsidRPr="007435EB">
        <w:rPr>
          <w:rtl/>
        </w:rPr>
        <w:t xml:space="preserve">יש בו </w:t>
      </w:r>
      <w:r w:rsidRPr="005C3FF1">
        <w:rPr>
          <w:rStyle w:val="afffa"/>
          <w:rtl/>
        </w:rPr>
        <w:t>שיעור אכילה</w:t>
      </w:r>
      <w:r w:rsidRPr="007435EB">
        <w:rPr>
          <w:rtl/>
        </w:rPr>
        <w:t xml:space="preserve"> יש בו משום</w:t>
      </w:r>
      <w:r w:rsidR="005A1ABD" w:rsidRPr="007435EB">
        <w:rPr>
          <w:rtl/>
        </w:rPr>
        <w:t xml:space="preserve"> שבירת עצם, אין בו שיעור אכילה</w:t>
      </w:r>
      <w:r w:rsidR="005A1ABD" w:rsidRPr="007435EB">
        <w:rPr>
          <w:rFonts w:hint="cs"/>
          <w:rtl/>
        </w:rPr>
        <w:t xml:space="preserve"> </w:t>
      </w:r>
      <w:r w:rsidRPr="007435EB">
        <w:rPr>
          <w:rtl/>
        </w:rPr>
        <w:t>אין בו משום שבירת עצם.</w:t>
      </w:r>
    </w:p>
    <w:p w14:paraId="431C951A" w14:textId="77777777" w:rsidR="00E8089F" w:rsidRPr="007435EB" w:rsidRDefault="00E8089F" w:rsidP="00E8089F">
      <w:pPr>
        <w:rPr>
          <w:rFonts w:cs="Guttman Vilna"/>
          <w:b/>
          <w:bCs/>
          <w:rtl/>
        </w:rPr>
      </w:pPr>
      <w:r w:rsidRPr="005C3FF1">
        <w:rPr>
          <w:rStyle w:val="afffa"/>
          <w:rtl/>
        </w:rPr>
        <w:t>הראוי למזבח</w:t>
      </w:r>
      <w:r w:rsidRPr="007435EB">
        <w:rPr>
          <w:rtl/>
        </w:rPr>
        <w:t xml:space="preserve"> אין בו משום שבירת העצם.</w:t>
      </w:r>
    </w:p>
    <w:p w14:paraId="3A90E4A1" w14:textId="77777777" w:rsidR="00E8089F" w:rsidRPr="007435EB" w:rsidRDefault="00E8089F" w:rsidP="00E8089F">
      <w:pPr>
        <w:rPr>
          <w:rFonts w:cs="Guttman Vilna"/>
          <w:b/>
          <w:bCs/>
          <w:rtl/>
        </w:rPr>
      </w:pPr>
      <w:r w:rsidRPr="005C3FF1">
        <w:rPr>
          <w:rStyle w:val="afffa"/>
          <w:rtl/>
        </w:rPr>
        <w:lastRenderedPageBreak/>
        <w:t>בשעת אכילה</w:t>
      </w:r>
      <w:r w:rsidRPr="007435EB">
        <w:rPr>
          <w:rtl/>
        </w:rPr>
        <w:t xml:space="preserve"> - יש בו משום שבירת עצם, שלא בשעת אכילה אין בו משום שבירת עצם.</w:t>
      </w:r>
    </w:p>
    <w:p w14:paraId="639FDAB0" w14:textId="2561DF41" w:rsidR="00E8089F" w:rsidRPr="007435EB" w:rsidRDefault="00F47631" w:rsidP="00F47631">
      <w:pPr>
        <w:pStyle w:val="affd"/>
        <w:rPr>
          <w:bCs/>
          <w:rtl/>
        </w:rPr>
      </w:pPr>
      <w:r>
        <w:rPr>
          <w:rFonts w:hint="cs"/>
          <w:rtl/>
        </w:rPr>
        <w:t>***</w:t>
      </w:r>
    </w:p>
    <w:p w14:paraId="069588DA" w14:textId="77777777" w:rsidR="00E8089F" w:rsidRPr="005C3FF1" w:rsidRDefault="00E8089F" w:rsidP="00E8089F">
      <w:pPr>
        <w:rPr>
          <w:rStyle w:val="afffa"/>
          <w:rtl/>
        </w:rPr>
      </w:pPr>
      <w:r w:rsidRPr="005C3FF1">
        <w:rPr>
          <w:rStyle w:val="afffa"/>
          <w:rtl/>
        </w:rPr>
        <w:t>איתמר, אבר שאין עליו כזית בשר במקום זה, ויש עליו כזית בשר במקום אחר.</w:t>
      </w:r>
    </w:p>
    <w:p w14:paraId="31AFD0CA" w14:textId="77777777" w:rsidR="00E8089F" w:rsidRPr="007435EB" w:rsidRDefault="00E8089F" w:rsidP="00E8089F">
      <w:pPr>
        <w:rPr>
          <w:rtl/>
        </w:rPr>
      </w:pPr>
      <w:r>
        <w:rPr>
          <w:rStyle w:val="affffd"/>
          <w:rtl/>
          <w:rPrChange w:id="10815" w:author="מנוע אמוראים" w:date="2026-10-05T16:42:03Z">
            <w:rPr>
              <w:rStyle w:val="afffa"/>
              <w:rtl/>
            </w:rPr>
          </w:rPrChange>
        </w:rPr>
        <w:t xml:space="preserve">ר</w:t>
      </w:r>
      <w:r>
        <w:rPr>
          <w:rStyle w:val="affffd"/>
          <w:rFonts w:hint="cs"/>
          <w:rtl/>
          <w:rPrChange w:id="10816" w:author="מנוע אמוראים" w:date="2026-10-05T16:42:03Z">
            <w:rPr>
              <w:rStyle w:val="afffa"/>
              <w:rFonts w:hint="cs"/>
              <w:rtl/>
            </w:rPr>
          </w:rPrChange>
        </w:rPr>
        <w:t xml:space="preserve">י</w:t>
      </w:r>
      <w:r>
        <w:rPr>
          <w:rStyle w:val="affffd"/>
          <w:rtl/>
          <w:rPrChange w:id="10817" w:author="מנוע אמוראים" w:date="2026-10-05T16:42:03Z">
            <w:rPr>
              <w:rStyle w:val="afffa"/>
              <w:rtl/>
            </w:rPr>
          </w:rPrChange>
        </w:rPr>
        <w:t xml:space="preserve">"</w:t>
      </w:r>
      <w:r>
        <w:rPr>
          <w:rStyle w:val="affffd"/>
          <w:rFonts w:hint="cs"/>
          <w:rtl/>
          <w:rPrChange w:id="10818" w:author="מנוע אמוראים" w:date="2026-10-05T16:42:03Z">
            <w:rPr>
              <w:rStyle w:val="afffa"/>
              <w:rFonts w:hint="cs"/>
              <w:rtl/>
            </w:rPr>
          </w:rPrChange>
        </w:rPr>
        <w:t xml:space="preserve">ו</w:t>
      </w:r>
      <w:r w:rsidRPr="005C3FF1">
        <w:rPr>
          <w:rStyle w:val="afffa"/>
          <w:rtl/>
        </w:rPr>
        <w:t>:</w:t>
      </w:r>
      <w:r w:rsidRPr="007435EB">
        <w:rPr>
          <w:rFonts w:ascii="Fb Fontext" w:hAnsi="Fb Fontext"/>
          <w:sz w:val="20"/>
          <w:rtl/>
        </w:rPr>
        <w:t xml:space="preserve"> יש בו משום שבירת העצם, </w:t>
      </w:r>
      <w:r>
        <w:rPr>
          <w:rStyle w:val="affffd"/>
          <w:rtl/>
          <w:rPrChange w:id="10819" w:author="מנוע אמוראים" w:date="2026-10-05T16:42:03Z">
            <w:rPr>
              <w:rStyle w:val="afffa"/>
              <w:rtl/>
            </w:rPr>
          </w:rPrChange>
        </w:rPr>
        <w:t xml:space="preserve">ר</w:t>
      </w:r>
      <w:r>
        <w:rPr>
          <w:rStyle w:val="affffd"/>
          <w:rFonts w:hint="cs"/>
          <w:rtl/>
          <w:rPrChange w:id="10820" w:author="מנוע אמוראים" w:date="2026-10-05T16:42:03Z">
            <w:rPr>
              <w:rStyle w:val="afffa"/>
              <w:rFonts w:hint="cs"/>
              <w:rtl/>
            </w:rPr>
          </w:rPrChange>
        </w:rPr>
        <w:t xml:space="preserve">שב</w:t>
      </w:r>
      <w:r>
        <w:rPr>
          <w:rStyle w:val="affffd"/>
          <w:rtl/>
          <w:rPrChange w:id="10821" w:author="מנוע אמוראים" w:date="2026-10-05T16:42:03Z">
            <w:rPr>
              <w:rStyle w:val="afffa"/>
              <w:rtl/>
            </w:rPr>
          </w:rPrChange>
        </w:rPr>
        <w:t xml:space="preserve">"</w:t>
      </w:r>
      <w:r>
        <w:rPr>
          <w:rStyle w:val="affffd"/>
          <w:rFonts w:hint="cs"/>
          <w:rtl/>
          <w:rPrChange w:id="10822" w:author="מנוע אמוראים" w:date="2026-10-05T16:42:03Z">
            <w:rPr>
              <w:rStyle w:val="afffa"/>
              <w:rFonts w:hint="cs"/>
              <w:rtl/>
            </w:rPr>
          </w:rPrChange>
        </w:rPr>
        <w:t xml:space="preserve">ל</w:t>
      </w:r>
      <w:r w:rsidRPr="005C3FF1">
        <w:rPr>
          <w:rStyle w:val="afffa"/>
          <w:rtl/>
        </w:rPr>
        <w:t xml:space="preserve">: </w:t>
      </w:r>
      <w:r w:rsidRPr="007435EB">
        <w:rPr>
          <w:rFonts w:ascii="Fb Fontext" w:hAnsi="Fb Fontext"/>
          <w:sz w:val="20"/>
          <w:rtl/>
        </w:rPr>
        <w:t>אין בו משום שבירת עצם.</w:t>
      </w:r>
    </w:p>
    <w:p w14:paraId="40E994B3" w14:textId="77777777" w:rsidR="00E8089F" w:rsidRPr="007435EB" w:rsidRDefault="00E8089F" w:rsidP="00E8089F">
      <w:pPr>
        <w:rPr>
          <w:rtl/>
        </w:rPr>
      </w:pPr>
      <w:r>
        <w:rPr>
          <w:rFonts w:ascii="Fb Fontext" w:hAnsi="Fb Fontext"/>
          <w:rtl/>
        </w:rPr>
        <w:t xml:space="preserve">איתיביה </w:t>
      </w:r>
      <w:r>
        <w:rPr>
          <w:rStyle w:val="affffd"/>
          <w:rFonts w:ascii="Fb Fontext" w:hAnsi="Fb Fontext"/>
          <w:rtl/>
          <w:rPrChange w:id="10823" w:author="מנוע אמוראים" w:date="2026-10-05T16:42:03Z">
            <w:rPr>
              <w:rFonts w:ascii="Fb Fontext" w:hAnsi="Fb Fontext"/>
              <w:rtl/>
            </w:rPr>
          </w:rPrChange>
        </w:rPr>
        <w:t xml:space="preserve">ר</w:t>
      </w:r>
      <w:r>
        <w:rPr>
          <w:rStyle w:val="affffd"/>
          <w:rFonts w:ascii="Fb Fontext" w:hAnsi="Fb Fontext" w:hint="cs"/>
          <w:rtl/>
          <w:rPrChange w:id="10824" w:author="מנוע אמוראים" w:date="2026-10-05T16:42:03Z">
            <w:rPr>
              <w:rFonts w:ascii="Fb Fontext" w:hAnsi="Fb Fontext" w:hint="cs"/>
              <w:rtl/>
            </w:rPr>
          </w:rPrChange>
        </w:rPr>
        <w:t xml:space="preserve">י</w:t>
      </w:r>
      <w:r>
        <w:rPr>
          <w:rStyle w:val="affffd"/>
          <w:rFonts w:ascii="Fb Fontext" w:hAnsi="Fb Fontext"/>
          <w:rtl/>
          <w:rPrChange w:id="10825" w:author="מנוע אמוראים" w:date="2026-10-05T16:42:03Z">
            <w:rPr>
              <w:rFonts w:ascii="Fb Fontext" w:hAnsi="Fb Fontext"/>
              <w:rtl/>
            </w:rPr>
          </w:rPrChange>
        </w:rPr>
        <w:t xml:space="preserve">"</w:t>
      </w:r>
      <w:r>
        <w:rPr>
          <w:rStyle w:val="affffd"/>
          <w:rFonts w:ascii="Fb Fontext" w:hAnsi="Fb Fontext" w:hint="cs"/>
          <w:rtl/>
          <w:rPrChange w:id="10826" w:author="מנוע אמוראים" w:date="2026-10-05T16:42:03Z">
            <w:rPr>
              <w:rFonts w:ascii="Fb Fontext" w:hAnsi="Fb Fontext" w:hint="cs"/>
              <w:rtl/>
            </w:rPr>
          </w:rPrChange>
        </w:rPr>
        <w:t xml:space="preserve">ו</w:t>
      </w:r>
      <w:r>
        <w:rPr>
          <w:rFonts w:ascii="Fb Fontext" w:hAnsi="Fb Fontext" w:hint="cs"/>
          <w:rtl/>
        </w:rPr>
        <w:t xml:space="preserve"> </w:t>
      </w:r>
      <w:r>
        <w:rPr>
          <w:rStyle w:val="affffd"/>
          <w:rFonts w:ascii="Fb Fontext" w:hAnsi="Fb Fontext" w:hint="cs"/>
          <w:rtl/>
          <w:rPrChange w:id="10827" w:author="מנוע אמוראים" w:date="2026-10-05T16:42:03Z">
            <w:rPr>
              <w:rFonts w:ascii="Fb Fontext" w:hAnsi="Fb Fontext" w:hint="cs"/>
              <w:rtl/>
            </w:rPr>
          </w:rPrChange>
        </w:rPr>
        <w:t xml:space="preserve">לרשב</w:t>
      </w:r>
      <w:r>
        <w:rPr>
          <w:rStyle w:val="affffd"/>
          <w:rFonts w:ascii="Fb Fontext" w:hAnsi="Fb Fontext"/>
          <w:rtl/>
          <w:rPrChange w:id="10828" w:author="מנוע אמוראים" w:date="2026-10-05T16:42:03Z">
            <w:rPr>
              <w:rFonts w:ascii="Fb Fontext" w:hAnsi="Fb Fontext"/>
              <w:rtl/>
            </w:rPr>
          </w:rPrChange>
        </w:rPr>
        <w:t xml:space="preserve">"</w:t>
      </w:r>
      <w:r>
        <w:rPr>
          <w:rStyle w:val="affffd"/>
          <w:rFonts w:ascii="Fb Fontext" w:hAnsi="Fb Fontext" w:hint="cs"/>
          <w:rtl/>
          <w:rPrChange w:id="10829" w:author="מנוע אמוראים" w:date="2026-10-05T16:42:03Z">
            <w:rPr>
              <w:rFonts w:ascii="Fb Fontext" w:hAnsi="Fb Fontext" w:hint="cs"/>
              <w:rtl/>
            </w:rPr>
          </w:rPrChange>
        </w:rPr>
        <w:t xml:space="preserve">ל</w:t>
      </w:r>
      <w:r w:rsidRPr="007435EB">
        <w:rPr>
          <w:rFonts w:ascii="Fb Fontext" w:hAnsi="Fb Fontext"/>
          <w:rtl/>
        </w:rPr>
        <w:t>:</w:t>
      </w:r>
      <w:r w:rsidRPr="00AC0CB1">
        <w:rPr>
          <w:rStyle w:val="af2"/>
          <w:rtl/>
        </w:rPr>
        <w:t xml:space="preserve"> </w:t>
      </w:r>
      <w:r w:rsidRPr="00AC0CB1">
        <w:rPr>
          <w:rStyle w:val="af2"/>
          <w:rFonts w:hint="cs"/>
          <w:rtl/>
        </w:rPr>
        <w:t>'</w:t>
      </w:r>
      <w:r w:rsidRPr="00AC0CB1">
        <w:rPr>
          <w:rStyle w:val="af2"/>
          <w:rtl/>
        </w:rPr>
        <w:t>ועצם לא תשברו בו</w:t>
      </w:r>
      <w:r w:rsidRPr="00AC0CB1">
        <w:rPr>
          <w:rStyle w:val="af2"/>
          <w:rFonts w:hint="cs"/>
          <w:rtl/>
        </w:rPr>
        <w:t>'</w:t>
      </w:r>
      <w:r w:rsidRPr="00AC0CB1">
        <w:rPr>
          <w:rStyle w:val="af2"/>
          <w:rtl/>
        </w:rPr>
        <w:t>.</w:t>
      </w:r>
    </w:p>
    <w:p w14:paraId="5BFA5D29" w14:textId="77777777" w:rsidR="00E8089F" w:rsidRPr="007435EB" w:rsidRDefault="00E8089F" w:rsidP="00E8089F">
      <w:pPr>
        <w:rPr>
          <w:rFonts w:cs="Guttman Vilna"/>
          <w:b/>
          <w:bCs/>
          <w:rtl/>
        </w:rPr>
      </w:pPr>
      <w:r w:rsidRPr="007435EB">
        <w:rPr>
          <w:rtl/>
        </w:rPr>
        <w:t>אחד עצם שיש עליו כזית בשר ואחד עצם שאין עליו כזית בשר.</w:t>
      </w:r>
    </w:p>
    <w:p w14:paraId="2ED4C856" w14:textId="77777777" w:rsidR="00E8089F" w:rsidRPr="007435EB" w:rsidRDefault="00E8089F" w:rsidP="00E8089F">
      <w:pPr>
        <w:rPr>
          <w:rtl/>
        </w:rPr>
      </w:pPr>
      <w:r w:rsidRPr="007435EB">
        <w:rPr>
          <w:rFonts w:hint="cs"/>
          <w:rtl/>
        </w:rPr>
        <w:t>ובפשטות היינו דאין עליו ויש במק</w:t>
      </w:r>
      <w:r w:rsidRPr="007435EB">
        <w:rPr>
          <w:rtl/>
        </w:rPr>
        <w:t>"</w:t>
      </w:r>
      <w:r w:rsidRPr="007435EB">
        <w:rPr>
          <w:rFonts w:hint="cs"/>
          <w:rtl/>
        </w:rPr>
        <w:t>א [ולא באין בכלל דא</w:t>
      </w:r>
      <w:r w:rsidRPr="007435EB">
        <w:rPr>
          <w:rtl/>
        </w:rPr>
        <w:t>"</w:t>
      </w:r>
      <w:r w:rsidRPr="007435EB">
        <w:rPr>
          <w:rFonts w:hint="cs"/>
          <w:rtl/>
        </w:rPr>
        <w:t>ה אמאי הוא בכלל שבירת עצם]</w:t>
      </w:r>
    </w:p>
    <w:p w14:paraId="341647EF" w14:textId="77777777" w:rsidR="00E8089F" w:rsidRPr="007435EB" w:rsidRDefault="00E8089F" w:rsidP="00E8089F">
      <w:pPr>
        <w:rPr>
          <w:rtl/>
        </w:rPr>
      </w:pPr>
      <w:r>
        <w:rPr>
          <w:rStyle w:val="affffd"/>
          <w:rFonts w:hint="cs"/>
          <w:rtl/>
          <w:rPrChange w:id="10830" w:author="מנוע אמוראים" w:date="2026-10-05T16:42:03Z">
            <w:rPr>
              <w:rStyle w:val="afffa"/>
              <w:rFonts w:hint="cs"/>
              <w:rtl/>
            </w:rPr>
          </w:rPrChange>
        </w:rPr>
        <w:t xml:space="preserve">רשב</w:t>
      </w:r>
      <w:r>
        <w:rPr>
          <w:rStyle w:val="affffd"/>
          <w:rtl/>
          <w:rPrChange w:id="10831" w:author="מנוע אמוראים" w:date="2026-10-05T16:42:03Z">
            <w:rPr>
              <w:rStyle w:val="afffa"/>
              <w:rtl/>
            </w:rPr>
          </w:rPrChange>
        </w:rPr>
        <w:t xml:space="preserve">"</w:t>
      </w:r>
      <w:r>
        <w:rPr>
          <w:rStyle w:val="affffd"/>
          <w:rFonts w:hint="cs"/>
          <w:rtl/>
          <w:rPrChange w:id="10832" w:author="מנוע אמוראים" w:date="2026-10-05T16:42:03Z">
            <w:rPr>
              <w:rStyle w:val="afffa"/>
              <w:rFonts w:hint="cs"/>
              <w:rtl/>
            </w:rPr>
          </w:rPrChange>
        </w:rPr>
        <w:t xml:space="preserve">ל</w:t>
      </w:r>
      <w:r w:rsidRPr="005C3FF1">
        <w:rPr>
          <w:rStyle w:val="afffa"/>
          <w:rtl/>
        </w:rPr>
        <w:t>:</w:t>
      </w:r>
      <w:r w:rsidRPr="007435EB">
        <w:rPr>
          <w:rtl/>
        </w:rPr>
        <w:t xml:space="preserve"> </w:t>
      </w:r>
      <w:r w:rsidRPr="007435EB">
        <w:rPr>
          <w:rFonts w:hint="cs"/>
          <w:rtl/>
        </w:rPr>
        <w:t>ה</w:t>
      </w:r>
      <w:r w:rsidRPr="007435EB">
        <w:rPr>
          <w:rtl/>
        </w:rPr>
        <w:t>"</w:t>
      </w:r>
      <w:r w:rsidRPr="007435EB">
        <w:rPr>
          <w:rFonts w:hint="cs"/>
          <w:rtl/>
        </w:rPr>
        <w:t xml:space="preserve">ק </w:t>
      </w:r>
      <w:r w:rsidRPr="007435EB">
        <w:rPr>
          <w:rtl/>
        </w:rPr>
        <w:t>אחד עצם שיש עליו כזית בשר מבחוץ.</w:t>
      </w:r>
    </w:p>
    <w:p w14:paraId="55D27A9C" w14:textId="77777777" w:rsidR="00E8089F" w:rsidRPr="007435EB" w:rsidRDefault="00E8089F" w:rsidP="00B5062E">
      <w:pPr>
        <w:ind w:firstLine="266"/>
        <w:rPr>
          <w:rtl/>
        </w:rPr>
      </w:pPr>
      <w:r w:rsidRPr="007435EB">
        <w:rPr>
          <w:rtl/>
        </w:rPr>
        <w:t>ואחד עצם שאין עליו כזית בשר מבחוץ ויש עליו כזית בשר מבפנים במקום שבירה.</w:t>
      </w:r>
    </w:p>
    <w:p w14:paraId="06B683E6" w14:textId="77777777" w:rsidR="00E8089F" w:rsidRPr="007435EB" w:rsidRDefault="00E8089F" w:rsidP="005C3FF1">
      <w:pPr>
        <w:pStyle w:val="afff"/>
        <w:framePr w:wrap="around"/>
        <w:rPr>
          <w:rtl/>
        </w:rPr>
      </w:pPr>
      <w:r w:rsidRPr="007435EB">
        <w:rPr>
          <w:rFonts w:hint="cs"/>
          <w:rtl/>
        </w:rPr>
        <w:t>פה.</w:t>
      </w:r>
    </w:p>
    <w:p w14:paraId="22EEBE23" w14:textId="77777777" w:rsidR="00E8089F" w:rsidRPr="007435EB" w:rsidRDefault="00E8089F" w:rsidP="00E8089F">
      <w:pPr>
        <w:rPr>
          <w:rtl/>
        </w:rPr>
      </w:pPr>
      <w:r w:rsidRPr="007435EB">
        <w:rPr>
          <w:rFonts w:ascii="Fb Fontext" w:hAnsi="Fb Fontext"/>
          <w:rtl/>
        </w:rPr>
        <w:t>ו</w:t>
      </w:r>
      <w:r w:rsidRPr="007435EB">
        <w:rPr>
          <w:rFonts w:ascii="Fb Fontext" w:hAnsi="Fb Fontext" w:hint="cs"/>
          <w:rtl/>
        </w:rPr>
        <w:t>כן משמע</w:t>
      </w:r>
      <w:r w:rsidRPr="00AC0CB1">
        <w:rPr>
          <w:rStyle w:val="af2"/>
          <w:rFonts w:hint="cs"/>
          <w:rtl/>
        </w:rPr>
        <w:t xml:space="preserve"> '</w:t>
      </w:r>
      <w:r w:rsidRPr="00AC0CB1">
        <w:rPr>
          <w:rStyle w:val="af2"/>
          <w:rtl/>
        </w:rPr>
        <w:t>ועצם לא תשברו בו</w:t>
      </w:r>
      <w:r w:rsidRPr="00AC0CB1">
        <w:rPr>
          <w:rStyle w:val="af2"/>
          <w:rFonts w:hint="cs"/>
          <w:rtl/>
        </w:rPr>
        <w:t>'</w:t>
      </w:r>
      <w:r w:rsidRPr="00AC0CB1">
        <w:rPr>
          <w:rStyle w:val="af2"/>
          <w:rtl/>
        </w:rPr>
        <w:t xml:space="preserve"> </w:t>
      </w:r>
      <w:r w:rsidRPr="007435EB">
        <w:rPr>
          <w:rFonts w:ascii="Fb Fontext" w:hAnsi="Fb Fontext"/>
          <w:rtl/>
        </w:rPr>
        <w:t>- אחד עצם שיש בו מוח, ואחד עצם שאין בו מוח.</w:t>
      </w:r>
    </w:p>
    <w:p w14:paraId="3C01054E" w14:textId="77777777" w:rsidR="00E8089F" w:rsidRPr="007435EB" w:rsidRDefault="00E8089F" w:rsidP="00E8089F">
      <w:pPr>
        <w:rPr>
          <w:rtl/>
        </w:rPr>
      </w:pPr>
      <w:r w:rsidRPr="007435EB">
        <w:rPr>
          <w:rtl/>
        </w:rPr>
        <w:t>ומה אני מקיים</w:t>
      </w:r>
      <w:r w:rsidRPr="00AC0CB1">
        <w:rPr>
          <w:rStyle w:val="af2"/>
          <w:rtl/>
        </w:rPr>
        <w:t xml:space="preserve"> </w:t>
      </w:r>
      <w:r w:rsidRPr="00AC0CB1">
        <w:rPr>
          <w:rStyle w:val="af2"/>
          <w:rFonts w:hint="cs"/>
          <w:rtl/>
        </w:rPr>
        <w:t>'</w:t>
      </w:r>
      <w:r w:rsidRPr="00AC0CB1">
        <w:rPr>
          <w:rStyle w:val="af2"/>
          <w:rtl/>
        </w:rPr>
        <w:t>ואכלו את הבשר בלילה הזה</w:t>
      </w:r>
      <w:r w:rsidRPr="00AC0CB1">
        <w:rPr>
          <w:rStyle w:val="af2"/>
          <w:rFonts w:hint="cs"/>
          <w:rtl/>
        </w:rPr>
        <w:t>'</w:t>
      </w:r>
      <w:r w:rsidRPr="00AC0CB1">
        <w:rPr>
          <w:rStyle w:val="af2"/>
          <w:rtl/>
        </w:rPr>
        <w:t xml:space="preserve"> </w:t>
      </w:r>
      <w:r w:rsidRPr="007435EB">
        <w:rPr>
          <w:rtl/>
        </w:rPr>
        <w:t>- בבשר שע"</w:t>
      </w:r>
      <w:r w:rsidRPr="007435EB">
        <w:rPr>
          <w:rFonts w:hint="cs"/>
          <w:rtl/>
        </w:rPr>
        <w:t>ג</w:t>
      </w:r>
      <w:r w:rsidRPr="007435EB">
        <w:rPr>
          <w:rtl/>
        </w:rPr>
        <w:t xml:space="preserve"> העצם.</w:t>
      </w:r>
    </w:p>
    <w:p w14:paraId="0E354AD8" w14:textId="77777777" w:rsidR="00E8089F" w:rsidRPr="007435EB" w:rsidRDefault="00E8089F" w:rsidP="00E8089F">
      <w:pPr>
        <w:rPr>
          <w:rtl/>
        </w:rPr>
      </w:pPr>
      <w:r w:rsidRPr="00AC0CB1">
        <w:rPr>
          <w:rStyle w:val="af2"/>
          <w:rFonts w:hint="cs"/>
          <w:rtl/>
        </w:rPr>
        <w:t>'</w:t>
      </w:r>
      <w:r w:rsidRPr="00AC0CB1">
        <w:rPr>
          <w:rStyle w:val="af2"/>
          <w:rtl/>
        </w:rPr>
        <w:t>ועצם לא תשברו בו</w:t>
      </w:r>
      <w:r w:rsidRPr="00AC0CB1">
        <w:rPr>
          <w:rStyle w:val="af2"/>
          <w:rFonts w:hint="cs"/>
          <w:rtl/>
        </w:rPr>
        <w:t>'</w:t>
      </w:r>
      <w:r w:rsidRPr="00AC0CB1">
        <w:rPr>
          <w:rStyle w:val="af2"/>
          <w:rtl/>
        </w:rPr>
        <w:t xml:space="preserve"> </w:t>
      </w:r>
      <w:r w:rsidRPr="007435EB">
        <w:rPr>
          <w:rtl/>
        </w:rPr>
        <w:t>- בעצם שאין בו מוח, אבל בעצם שיש בו מוח - שובר ואוכל.</w:t>
      </w:r>
    </w:p>
    <w:p w14:paraId="2D84FB37" w14:textId="77777777" w:rsidR="00E8089F" w:rsidRPr="007435EB" w:rsidRDefault="00E8089F" w:rsidP="00E8089F">
      <w:pPr>
        <w:rPr>
          <w:rtl/>
        </w:rPr>
      </w:pPr>
      <w:r w:rsidRPr="007435EB">
        <w:rPr>
          <w:rtl/>
        </w:rPr>
        <w:t>ואל תתמה, שהרי יבא עשה וידחה לא תעשה.</w:t>
      </w:r>
    </w:p>
    <w:p w14:paraId="61A6300A" w14:textId="77777777" w:rsidR="00E8089F" w:rsidRPr="007435EB" w:rsidRDefault="00E8089F" w:rsidP="00E8089F">
      <w:pPr>
        <w:rPr>
          <w:rtl/>
        </w:rPr>
      </w:pPr>
      <w:r w:rsidRPr="007435EB">
        <w:rPr>
          <w:rtl/>
        </w:rPr>
        <w:t>כשהוא אומר</w:t>
      </w:r>
      <w:r w:rsidRPr="00AC0CB1">
        <w:rPr>
          <w:rStyle w:val="af2"/>
          <w:rtl/>
        </w:rPr>
        <w:t xml:space="preserve"> </w:t>
      </w:r>
      <w:r w:rsidRPr="00AC0CB1">
        <w:rPr>
          <w:rStyle w:val="af2"/>
          <w:rFonts w:hint="cs"/>
          <w:rtl/>
        </w:rPr>
        <w:t>'</w:t>
      </w:r>
      <w:r w:rsidRPr="00AC0CB1">
        <w:rPr>
          <w:rStyle w:val="af2"/>
          <w:rtl/>
        </w:rPr>
        <w:t>ועצם לא ישברו בו</w:t>
      </w:r>
      <w:r w:rsidRPr="00AC0CB1">
        <w:rPr>
          <w:rStyle w:val="af2"/>
          <w:rFonts w:hint="cs"/>
          <w:rtl/>
        </w:rPr>
        <w:t>'</w:t>
      </w:r>
      <w:r w:rsidRPr="00AC0CB1">
        <w:rPr>
          <w:rStyle w:val="af2"/>
          <w:rtl/>
        </w:rPr>
        <w:t xml:space="preserve"> </w:t>
      </w:r>
      <w:r w:rsidRPr="007435EB">
        <w:rPr>
          <w:rtl/>
        </w:rPr>
        <w:t xml:space="preserve">בפסח שני, </w:t>
      </w:r>
      <w:r w:rsidRPr="007435EB">
        <w:rPr>
          <w:rFonts w:hint="cs"/>
          <w:rtl/>
        </w:rPr>
        <w:t>ת</w:t>
      </w:r>
      <w:r w:rsidRPr="007435EB">
        <w:rPr>
          <w:rtl/>
        </w:rPr>
        <w:t>"</w:t>
      </w:r>
      <w:r w:rsidRPr="007435EB">
        <w:rPr>
          <w:rFonts w:hint="cs"/>
          <w:rtl/>
        </w:rPr>
        <w:t>ל</w:t>
      </w:r>
      <w:r w:rsidRPr="00AC0CB1">
        <w:rPr>
          <w:rStyle w:val="af2"/>
          <w:rFonts w:hint="cs"/>
          <w:rtl/>
        </w:rPr>
        <w:t xml:space="preserve"> </w:t>
      </w:r>
      <w:r w:rsidRPr="00AC0CB1">
        <w:rPr>
          <w:rStyle w:val="af2"/>
          <w:rtl/>
        </w:rPr>
        <w:t>'</w:t>
      </w:r>
      <w:r w:rsidRPr="00AC0CB1">
        <w:rPr>
          <w:rStyle w:val="af2"/>
          <w:rFonts w:hint="cs"/>
          <w:rtl/>
        </w:rPr>
        <w:t>גם ב</w:t>
      </w:r>
      <w:r w:rsidRPr="00AC0CB1">
        <w:rPr>
          <w:rStyle w:val="af2"/>
          <w:rtl/>
        </w:rPr>
        <w:t>עצם שאין בו מוח</w:t>
      </w:r>
      <w:r w:rsidRPr="00AC0CB1">
        <w:rPr>
          <w:rStyle w:val="af2"/>
          <w:rFonts w:hint="cs"/>
          <w:rtl/>
        </w:rPr>
        <w:t>'</w:t>
      </w:r>
      <w:r w:rsidRPr="00AC0CB1">
        <w:rPr>
          <w:rStyle w:val="af2"/>
          <w:rtl/>
        </w:rPr>
        <w:t>.</w:t>
      </w:r>
    </w:p>
    <w:p w14:paraId="3F8DDF47" w14:textId="77777777" w:rsidR="00E8089F" w:rsidRPr="007435EB" w:rsidRDefault="00CF542C" w:rsidP="00F47631">
      <w:pPr>
        <w:pStyle w:val="affd"/>
        <w:rPr>
          <w:rtl/>
        </w:rPr>
      </w:pPr>
      <w:r w:rsidRPr="007435EB">
        <w:rPr>
          <w:rFonts w:hint="cs"/>
          <w:rtl/>
        </w:rPr>
        <w:t>׻</w:t>
      </w:r>
    </w:p>
    <w:p w14:paraId="40BB72FF" w14:textId="77777777" w:rsidR="00E8089F" w:rsidRPr="007435EB" w:rsidRDefault="00E8089F" w:rsidP="00E8089F">
      <w:pPr>
        <w:rPr>
          <w:rtl/>
        </w:rPr>
      </w:pPr>
      <w:r w:rsidRPr="007435EB">
        <w:rPr>
          <w:rFonts w:ascii="Fb Fontext" w:hAnsi="Fb Fontext" w:hint="cs"/>
          <w:rtl/>
        </w:rPr>
        <w:t>ול</w:t>
      </w:r>
      <w:r w:rsidRPr="007435EB">
        <w:rPr>
          <w:rFonts w:ascii="Fb Fontext" w:hAnsi="Fb Fontext"/>
          <w:rtl/>
        </w:rPr>
        <w:t>"</w:t>
      </w:r>
      <w:r w:rsidRPr="007435EB">
        <w:rPr>
          <w:rFonts w:ascii="Fb Fontext" w:hAnsi="Fb Fontext" w:hint="cs"/>
          <w:rtl/>
        </w:rPr>
        <w:t>ק מהא ד</w:t>
      </w:r>
      <w:r w:rsidRPr="007435EB">
        <w:rPr>
          <w:rFonts w:ascii="Fb Fontext" w:hAnsi="Fb Fontext"/>
          <w:rtl/>
        </w:rPr>
        <w:t>אבר שיצא מקצתו - חותך עד מקום שמגיע לעצם וקולף עד שמגיע לפרק וחותך.</w:t>
      </w:r>
    </w:p>
    <w:p w14:paraId="7237700F" w14:textId="77777777" w:rsidR="005A1ABD" w:rsidRPr="007435EB" w:rsidRDefault="00AB3B38" w:rsidP="00E8089F">
      <w:pPr>
        <w:rPr>
          <w:rtl/>
        </w:rPr>
      </w:pPr>
      <w:r>
        <w:rPr>
          <w:rFonts w:hint="cs"/>
          <w:rtl/>
        </w:rPr>
        <w:t>אף</w:t>
      </w:r>
      <w:r w:rsidR="00E8089F" w:rsidRPr="007435EB">
        <w:rPr>
          <w:rFonts w:hint="cs"/>
          <w:rtl/>
        </w:rPr>
        <w:t xml:space="preserve"> אי נימא ד</w:t>
      </w:r>
      <w:r w:rsidR="00E8089F" w:rsidRPr="007435EB">
        <w:rPr>
          <w:rtl/>
        </w:rPr>
        <w:t>אבר שאין עליו כזית בשר במקום זה ויש במק"</w:t>
      </w:r>
      <w:r w:rsidR="00E8089F" w:rsidRPr="007435EB">
        <w:rPr>
          <w:rFonts w:hint="cs"/>
          <w:rtl/>
        </w:rPr>
        <w:t>א</w:t>
      </w:r>
      <w:r w:rsidR="00E8089F" w:rsidRPr="007435EB">
        <w:rPr>
          <w:rtl/>
        </w:rPr>
        <w:t xml:space="preserve"> אין בו משום שבירת העצם, </w:t>
      </w:r>
    </w:p>
    <w:p w14:paraId="53D2DDF8" w14:textId="77777777" w:rsidR="00E8089F" w:rsidRPr="007435EB" w:rsidRDefault="00E8089F" w:rsidP="00E8089F">
      <w:pPr>
        <w:rPr>
          <w:rtl/>
        </w:rPr>
      </w:pPr>
      <w:r w:rsidRPr="007435EB">
        <w:rPr>
          <w:rFonts w:hint="cs"/>
          <w:rtl/>
        </w:rPr>
        <w:t xml:space="preserve">הך דלא קולף </w:t>
      </w:r>
      <w:r w:rsidR="00AB3B38">
        <w:rPr>
          <w:rFonts w:hint="cs"/>
          <w:rtl/>
        </w:rPr>
        <w:t>כאן</w:t>
      </w:r>
      <w:r w:rsidRPr="007435EB">
        <w:rPr>
          <w:rFonts w:hint="cs"/>
          <w:rtl/>
        </w:rPr>
        <w:t xml:space="preserve"> ושובר</w:t>
      </w:r>
      <w:r w:rsidR="005A1ABD" w:rsidRPr="007435EB">
        <w:rPr>
          <w:rFonts w:hint="cs"/>
          <w:rtl/>
        </w:rPr>
        <w:t>:</w:t>
      </w:r>
      <w:r w:rsidRPr="007435EB">
        <w:rPr>
          <w:rFonts w:hint="cs"/>
          <w:rtl/>
        </w:rPr>
        <w:t xml:space="preserve"> אביי</w:t>
      </w:r>
      <w:r w:rsidRPr="007435EB">
        <w:rPr>
          <w:rtl/>
        </w:rPr>
        <w:t>: משום פקע.</w:t>
      </w:r>
      <w:r w:rsidRPr="007435EB">
        <w:rPr>
          <w:rFonts w:hint="cs"/>
          <w:rtl/>
        </w:rPr>
        <w:t xml:space="preserve"> </w:t>
      </w:r>
      <w:r w:rsidRPr="007435EB">
        <w:rPr>
          <w:rtl/>
        </w:rPr>
        <w:t>רבינא: בקולית.</w:t>
      </w:r>
    </w:p>
    <w:p w14:paraId="5B9A49EF" w14:textId="47EAB4D0" w:rsidR="00E8089F" w:rsidRPr="007435EB" w:rsidRDefault="00F47631" w:rsidP="00F47631">
      <w:pPr>
        <w:pStyle w:val="affd"/>
        <w:rPr>
          <w:bCs/>
          <w:rtl/>
        </w:rPr>
      </w:pPr>
      <w:r>
        <w:rPr>
          <w:rFonts w:hint="cs"/>
          <w:rtl/>
        </w:rPr>
        <w:t>***</w:t>
      </w:r>
    </w:p>
    <w:p w14:paraId="491343AB" w14:textId="77777777" w:rsidR="00E8089F" w:rsidRPr="005C3FF1" w:rsidRDefault="00E8089F" w:rsidP="00E8089F">
      <w:pPr>
        <w:rPr>
          <w:rStyle w:val="afffa"/>
          <w:rtl/>
        </w:rPr>
      </w:pPr>
      <w:r w:rsidRPr="005C3FF1">
        <w:rPr>
          <w:rStyle w:val="afffa"/>
          <w:rtl/>
        </w:rPr>
        <w:t xml:space="preserve">תנן </w:t>
      </w:r>
      <w:r w:rsidR="00AB3B38" w:rsidRPr="005C3FF1">
        <w:rPr>
          <w:rStyle w:val="afffa"/>
          <w:rtl/>
        </w:rPr>
        <w:t>שם</w:t>
      </w:r>
      <w:r w:rsidRPr="005C3FF1">
        <w:rPr>
          <w:rStyle w:val="afffa"/>
          <w:rtl/>
        </w:rPr>
        <w:t>: הפיגול והנותר מטמאין את הידים.</w:t>
      </w:r>
    </w:p>
    <w:p w14:paraId="0317DBE7" w14:textId="77777777" w:rsidR="00E8089F" w:rsidRPr="007435EB" w:rsidRDefault="00E8089F" w:rsidP="00E8089F">
      <w:pPr>
        <w:rPr>
          <w:rtl/>
        </w:rPr>
      </w:pPr>
      <w:r>
        <w:rPr>
          <w:rStyle w:val="affffd"/>
          <w:rtl/>
          <w:rPrChange w:id="10833" w:author="מנוע אמוראים" w:date="2026-10-05T16:42:03Z">
            <w:rPr>
              <w:rtl/>
            </w:rPr>
          </w:rPrChange>
        </w:rPr>
        <w:t xml:space="preserve">ר"</w:t>
      </w:r>
      <w:r>
        <w:rPr>
          <w:rStyle w:val="affffd"/>
          <w:rFonts w:hint="cs"/>
          <w:rtl/>
          <w:rPrChange w:id="10834" w:author="מנוע אמוראים" w:date="2026-10-05T16:42:03Z">
            <w:rPr>
              <w:rFonts w:hint="cs"/>
              <w:rtl/>
            </w:rPr>
          </w:rPrChange>
        </w:rPr>
        <w:t xml:space="preserve">ה</w:t>
      </w:r>
      <w:r>
        <w:rPr>
          <w:rFonts w:hint="cs"/>
          <w:rtl/>
        </w:rPr>
        <w:t xml:space="preserve"> </w:t>
      </w:r>
      <w:r>
        <w:rPr>
          <w:rStyle w:val="affffd"/>
          <w:rFonts w:hint="cs"/>
          <w:rtl/>
          <w:rPrChange w:id="10835" w:author="מנוע אמוראים" w:date="2026-10-05T16:42:03Z">
            <w:rPr>
              <w:rFonts w:hint="cs"/>
              <w:rtl/>
            </w:rPr>
          </w:rPrChange>
        </w:rPr>
        <w:t xml:space="preserve">ור</w:t>
      </w:r>
      <w:r>
        <w:rPr>
          <w:rStyle w:val="affffd"/>
          <w:rtl/>
          <w:rPrChange w:id="10836" w:author="מנוע אמוראים" w:date="2026-10-05T16:42:03Z">
            <w:rPr>
              <w:rtl/>
            </w:rPr>
          </w:rPrChange>
        </w:rPr>
        <w:t xml:space="preserve">"</w:t>
      </w:r>
      <w:r>
        <w:rPr>
          <w:rStyle w:val="affffd"/>
          <w:rFonts w:hint="cs"/>
          <w:rtl/>
          <w:rPrChange w:id="10837" w:author="מנוע אמוראים" w:date="2026-10-05T16:42:03Z">
            <w:rPr>
              <w:rFonts w:hint="cs"/>
              <w:rtl/>
            </w:rPr>
          </w:rPrChange>
        </w:rPr>
        <w:t xml:space="preserve">ח</w:t>
      </w:r>
      <w:r w:rsidRPr="007435EB">
        <w:rPr>
          <w:rtl/>
        </w:rPr>
        <w:t xml:space="preserve">, חד אמר: מפני </w:t>
      </w:r>
      <w:r w:rsidRPr="005C3FF1">
        <w:rPr>
          <w:rStyle w:val="afffa"/>
          <w:rtl/>
        </w:rPr>
        <w:t>חשדי</w:t>
      </w:r>
      <w:r w:rsidRPr="007435EB">
        <w:rPr>
          <w:rtl/>
        </w:rPr>
        <w:t xml:space="preserve"> כהונה, </w:t>
      </w:r>
      <w:r w:rsidR="008F16C6" w:rsidRPr="007435EB">
        <w:rPr>
          <w:rtl/>
        </w:rPr>
        <w:tab/>
      </w:r>
      <w:r w:rsidRPr="007435EB">
        <w:rPr>
          <w:rtl/>
        </w:rPr>
        <w:t xml:space="preserve">וחד אמר: מפני </w:t>
      </w:r>
      <w:r w:rsidRPr="005C3FF1">
        <w:rPr>
          <w:rStyle w:val="afffa"/>
          <w:rtl/>
        </w:rPr>
        <w:t>עצלי</w:t>
      </w:r>
      <w:r w:rsidRPr="007435EB">
        <w:rPr>
          <w:rtl/>
        </w:rPr>
        <w:t xml:space="preserve"> כהונה.</w:t>
      </w:r>
    </w:p>
    <w:p w14:paraId="455BEC28" w14:textId="77777777" w:rsidR="00E8089F" w:rsidRPr="007435EB" w:rsidRDefault="00E8089F" w:rsidP="00E8089F">
      <w:pPr>
        <w:rPr>
          <w:rFonts w:cs="Guttman Vilna"/>
          <w:b/>
          <w:bCs/>
          <w:rtl/>
        </w:rPr>
      </w:pPr>
      <w:r w:rsidRPr="007435EB">
        <w:rPr>
          <w:rFonts w:hint="cs"/>
          <w:rtl/>
        </w:rPr>
        <w:t xml:space="preserve">חד </w:t>
      </w:r>
      <w:r w:rsidRPr="007435EB">
        <w:rPr>
          <w:rtl/>
        </w:rPr>
        <w:t xml:space="preserve">מתני אפיגול - משום חשדי כהונה, </w:t>
      </w:r>
      <w:r w:rsidR="008F16C6" w:rsidRPr="007435EB">
        <w:rPr>
          <w:rtl/>
        </w:rPr>
        <w:tab/>
      </w:r>
      <w:r w:rsidRPr="007435EB">
        <w:rPr>
          <w:rtl/>
        </w:rPr>
        <w:t>ו</w:t>
      </w:r>
      <w:r w:rsidRPr="007435EB">
        <w:rPr>
          <w:rFonts w:hint="cs"/>
          <w:rtl/>
        </w:rPr>
        <w:t xml:space="preserve">חד </w:t>
      </w:r>
      <w:r w:rsidRPr="007435EB">
        <w:rPr>
          <w:rtl/>
        </w:rPr>
        <w:t>מתני אנותר - משום עצלי כהונה.</w:t>
      </w:r>
    </w:p>
    <w:p w14:paraId="727FA00F" w14:textId="77777777" w:rsidR="00E8089F" w:rsidRPr="007435EB" w:rsidRDefault="00E8089F" w:rsidP="00E8089F">
      <w:pPr>
        <w:rPr>
          <w:rtl/>
        </w:rPr>
      </w:pPr>
      <w:r w:rsidRPr="007435EB">
        <w:rPr>
          <w:rFonts w:ascii="Fb Fontext" w:hAnsi="Fb Fontext" w:hint="cs"/>
          <w:sz w:val="20"/>
          <w:rtl/>
        </w:rPr>
        <w:t xml:space="preserve">חד </w:t>
      </w:r>
      <w:r w:rsidRPr="007435EB">
        <w:rPr>
          <w:rFonts w:ascii="Fb Fontext" w:hAnsi="Fb Fontext"/>
          <w:sz w:val="20"/>
          <w:rtl/>
        </w:rPr>
        <w:t xml:space="preserve">מתני כזית - כאיסורו, </w:t>
      </w:r>
      <w:r w:rsidR="008F16C6" w:rsidRPr="007435EB">
        <w:rPr>
          <w:rFonts w:ascii="Fb Fontext" w:hAnsi="Fb Fontext"/>
          <w:sz w:val="20"/>
          <w:rtl/>
        </w:rPr>
        <w:tab/>
      </w:r>
      <w:r w:rsidR="008F16C6" w:rsidRPr="007435EB">
        <w:rPr>
          <w:rFonts w:ascii="Fb Fontext" w:hAnsi="Fb Fontext"/>
          <w:sz w:val="20"/>
          <w:rtl/>
        </w:rPr>
        <w:tab/>
      </w:r>
      <w:r w:rsidRPr="007435EB">
        <w:rPr>
          <w:rFonts w:ascii="Fb Fontext" w:hAnsi="Fb Fontext"/>
          <w:sz w:val="20"/>
          <w:rtl/>
        </w:rPr>
        <w:t>ומאן דמתני כביצה - כטומאתו.</w:t>
      </w:r>
    </w:p>
    <w:p w14:paraId="252C5504" w14:textId="77777777" w:rsidR="00E8089F" w:rsidRPr="007435EB" w:rsidRDefault="00E8089F" w:rsidP="00E8089F">
      <w:pPr>
        <w:rPr>
          <w:rFonts w:ascii="Fb Fontext" w:hAnsi="Fb Fontext"/>
          <w:rtl/>
        </w:rPr>
      </w:pPr>
      <w:r w:rsidRPr="005C3FF1">
        <w:rPr>
          <w:rStyle w:val="afffa"/>
          <w:rtl/>
        </w:rPr>
        <w:t>איבעיא: יוצא גזרו רבנן טומאה או לא</w:t>
      </w:r>
      <w:r w:rsidRPr="007435EB">
        <w:rPr>
          <w:rFonts w:ascii="Fb Fontext" w:hAnsi="Fb Fontext"/>
          <w:rtl/>
        </w:rPr>
        <w:t xml:space="preserve">? </w:t>
      </w:r>
      <w:r w:rsidRPr="007435EB">
        <w:rPr>
          <w:rFonts w:ascii="Fb Fontext" w:hAnsi="Fb Fontext" w:hint="cs"/>
          <w:rtl/>
        </w:rPr>
        <w:t>[למסקנא הספק ביוצא בקדשים]</w:t>
      </w:r>
    </w:p>
    <w:p w14:paraId="30C62DC8" w14:textId="77777777" w:rsidR="00E8089F" w:rsidRPr="007435EB" w:rsidRDefault="00E8089F" w:rsidP="00E8089F">
      <w:pPr>
        <w:rPr>
          <w:rtl/>
        </w:rPr>
      </w:pPr>
      <w:r w:rsidRPr="007435EB">
        <w:rPr>
          <w:rtl/>
        </w:rPr>
        <w:t>מי אמרינן: נותר דגזרו טומאה - דאתי לאיעצולי ביה.</w:t>
      </w:r>
    </w:p>
    <w:p w14:paraId="3DD71564" w14:textId="77777777" w:rsidR="00E8089F" w:rsidRPr="007435EB" w:rsidRDefault="00E8089F" w:rsidP="00E8089F">
      <w:pPr>
        <w:rPr>
          <w:rtl/>
        </w:rPr>
      </w:pPr>
      <w:r w:rsidRPr="007435EB">
        <w:rPr>
          <w:rFonts w:ascii="Fb Fontext" w:hAnsi="Fb Fontext"/>
          <w:sz w:val="20"/>
          <w:rtl/>
        </w:rPr>
        <w:t>אבל יוצא - אפוקי בידים לא מפקי ליה בידים - לא גזרו ביה רבנן טומאה.</w:t>
      </w:r>
      <w:r w:rsidRPr="007435EB">
        <w:rPr>
          <w:rFonts w:ascii="Fb Fontext" w:hAnsi="Fb Fontext" w:hint="cs"/>
          <w:sz w:val="20"/>
          <w:rtl/>
        </w:rPr>
        <w:t xml:space="preserve"> - </w:t>
      </w:r>
      <w:r w:rsidRPr="005C3FF1">
        <w:rPr>
          <w:rStyle w:val="afffa"/>
          <w:rFonts w:hint="cs"/>
          <w:rtl/>
        </w:rPr>
        <w:t>או</w:t>
      </w:r>
      <w:r w:rsidRPr="005C3FF1">
        <w:rPr>
          <w:rStyle w:val="afffa"/>
          <w:rtl/>
        </w:rPr>
        <w:t>"</w:t>
      </w:r>
      <w:r w:rsidRPr="005C3FF1">
        <w:rPr>
          <w:rStyle w:val="afffa"/>
          <w:rFonts w:hint="cs"/>
          <w:rtl/>
        </w:rPr>
        <w:t>ד</w:t>
      </w:r>
      <w:r w:rsidRPr="007435EB">
        <w:rPr>
          <w:rFonts w:ascii="Fb Fontext" w:hAnsi="Fb Fontext"/>
          <w:sz w:val="20"/>
          <w:rtl/>
        </w:rPr>
        <w:t xml:space="preserve"> </w:t>
      </w:r>
      <w:r w:rsidRPr="007435EB">
        <w:rPr>
          <w:rFonts w:ascii="Fb Fontext" w:hAnsi="Fb Fontext" w:hint="cs"/>
          <w:sz w:val="20"/>
          <w:rtl/>
        </w:rPr>
        <w:t>ל</w:t>
      </w:r>
      <w:r w:rsidRPr="007435EB">
        <w:rPr>
          <w:rFonts w:ascii="Fb Fontext" w:hAnsi="Fb Fontext"/>
          <w:sz w:val="20"/>
          <w:rtl/>
        </w:rPr>
        <w:t>"</w:t>
      </w:r>
      <w:r w:rsidRPr="007435EB">
        <w:rPr>
          <w:rFonts w:ascii="Fb Fontext" w:hAnsi="Fb Fontext" w:hint="cs"/>
          <w:sz w:val="20"/>
          <w:rtl/>
        </w:rPr>
        <w:t>ש</w:t>
      </w:r>
      <w:r w:rsidRPr="007435EB">
        <w:rPr>
          <w:rFonts w:ascii="Fb Fontext" w:hAnsi="Fb Fontext"/>
          <w:sz w:val="20"/>
          <w:rtl/>
        </w:rPr>
        <w:t>?</w:t>
      </w:r>
    </w:p>
    <w:p w14:paraId="7F5C7EF5" w14:textId="77777777" w:rsidR="00E8089F" w:rsidRPr="007435EB" w:rsidRDefault="00E8089F" w:rsidP="00E8089F">
      <w:pPr>
        <w:rPr>
          <w:rtl/>
        </w:rPr>
      </w:pPr>
      <w:r w:rsidRPr="007435EB">
        <w:rPr>
          <w:rFonts w:ascii="Fb Fontext" w:hAnsi="Fb Fontext" w:hint="cs"/>
          <w:rtl/>
        </w:rPr>
        <w:t>ואין להוכיח מהא ד</w:t>
      </w:r>
      <w:r w:rsidRPr="007435EB">
        <w:rPr>
          <w:rFonts w:ascii="Fb Fontext" w:hAnsi="Fb Fontext"/>
          <w:rtl/>
        </w:rPr>
        <w:t>אבר שיצא מקצתו - חותך עד שמגיע לעצם וקולף עד שמגיע לפרק וחותך.</w:t>
      </w:r>
    </w:p>
    <w:p w14:paraId="1A7F70D8" w14:textId="77777777" w:rsidR="00E8089F" w:rsidRPr="007435EB" w:rsidRDefault="00E8089F" w:rsidP="008F16C6">
      <w:pPr>
        <w:rPr>
          <w:rtl/>
        </w:rPr>
      </w:pPr>
      <w:r w:rsidRPr="007435EB">
        <w:rPr>
          <w:rFonts w:ascii="Fb Fontext" w:hAnsi="Fb Fontext" w:hint="cs"/>
          <w:sz w:val="20"/>
          <w:rtl/>
        </w:rPr>
        <w:t>וחזינא דלא מטמא מהא דחתיך ד</w:t>
      </w:r>
      <w:r w:rsidR="008F16C6" w:rsidRPr="007435EB">
        <w:rPr>
          <w:rFonts w:ascii="Fb Fontext" w:hAnsi="Fb Fontext" w:hint="cs"/>
          <w:sz w:val="20"/>
          <w:rtl/>
        </w:rPr>
        <w:t>דוקא שם</w:t>
      </w:r>
      <w:r w:rsidRPr="007435EB">
        <w:rPr>
          <w:rFonts w:ascii="Fb Fontext" w:hAnsi="Fb Fontext" w:hint="cs"/>
          <w:sz w:val="20"/>
          <w:rtl/>
        </w:rPr>
        <w:t xml:space="preserve"> </w:t>
      </w:r>
      <w:r w:rsidRPr="007435EB">
        <w:rPr>
          <w:rFonts w:ascii="Fb Fontext" w:hAnsi="Fb Fontext"/>
          <w:sz w:val="20"/>
          <w:rtl/>
        </w:rPr>
        <w:t>טומאת סתרים</w:t>
      </w:r>
      <w:r w:rsidRPr="007435EB">
        <w:rPr>
          <w:rFonts w:ascii="Fb Fontext" w:hAnsi="Fb Fontext" w:hint="cs"/>
          <w:sz w:val="20"/>
          <w:rtl/>
        </w:rPr>
        <w:t xml:space="preserve"> היא </w:t>
      </w:r>
      <w:r w:rsidR="008F16C6" w:rsidRPr="007435EB">
        <w:rPr>
          <w:rFonts w:ascii="Fb Fontext" w:hAnsi="Fb Fontext" w:hint="cs"/>
          <w:sz w:val="20"/>
          <w:rtl/>
        </w:rPr>
        <w:t>ש</w:t>
      </w:r>
      <w:r w:rsidRPr="007435EB">
        <w:rPr>
          <w:rFonts w:ascii="Fb Fontext" w:hAnsi="Fb Fontext"/>
          <w:sz w:val="20"/>
          <w:rtl/>
        </w:rPr>
        <w:t>לא מטמ</w:t>
      </w:r>
      <w:r w:rsidR="008F16C6" w:rsidRPr="007435EB">
        <w:rPr>
          <w:rFonts w:ascii="Fb Fontext" w:hAnsi="Fb Fontext" w:hint="cs"/>
          <w:sz w:val="20"/>
          <w:rtl/>
        </w:rPr>
        <w:t>אה</w:t>
      </w:r>
      <w:r w:rsidRPr="007435EB">
        <w:rPr>
          <w:rFonts w:ascii="Fb Fontext" w:hAnsi="Fb Fontext"/>
          <w:sz w:val="20"/>
          <w:rtl/>
        </w:rPr>
        <w:t>.</w:t>
      </w:r>
    </w:p>
    <w:p w14:paraId="2618E16B" w14:textId="77777777" w:rsidR="00E8089F" w:rsidRPr="007435EB" w:rsidRDefault="00E8089F" w:rsidP="00E8089F">
      <w:pPr>
        <w:rPr>
          <w:rtl/>
        </w:rPr>
      </w:pPr>
      <w:r w:rsidRPr="007435EB">
        <w:rPr>
          <w:rFonts w:hint="cs"/>
          <w:rtl/>
        </w:rPr>
        <w:t>ואין להוכיח מהא דרבינא</w:t>
      </w:r>
      <w:r w:rsidRPr="007435EB">
        <w:rPr>
          <w:rtl/>
        </w:rPr>
        <w:t xml:space="preserve">: </w:t>
      </w:r>
      <w:r w:rsidRPr="007435EB">
        <w:rPr>
          <w:rFonts w:hint="cs"/>
          <w:rtl/>
        </w:rPr>
        <w:t>ד</w:t>
      </w:r>
      <w:r w:rsidRPr="007435EB">
        <w:rPr>
          <w:rtl/>
        </w:rPr>
        <w:t>חיבורי אוכלין לאו חיבור הוא, וכמאן דמפרתי דמי,</w:t>
      </w:r>
      <w:r w:rsidRPr="007435EB">
        <w:rPr>
          <w:rFonts w:hint="cs"/>
          <w:rtl/>
        </w:rPr>
        <w:t xml:space="preserve"> </w:t>
      </w:r>
      <w:r w:rsidR="00AB3B38">
        <w:rPr>
          <w:rFonts w:hint="cs"/>
          <w:rtl/>
        </w:rPr>
        <w:t>אף</w:t>
      </w:r>
      <w:r w:rsidRPr="007435EB">
        <w:rPr>
          <w:rFonts w:hint="cs"/>
          <w:rtl/>
        </w:rPr>
        <w:t xml:space="preserve"> דנגעו חד בשני</w:t>
      </w:r>
      <w:r w:rsidRPr="007435EB">
        <w:rPr>
          <w:rtl/>
        </w:rPr>
        <w:t xml:space="preserve"> </w:t>
      </w:r>
      <w:r w:rsidR="00916C28">
        <w:rPr>
          <w:rFonts w:hint="cs"/>
          <w:rtl/>
        </w:rPr>
        <w:t>שמא</w:t>
      </w:r>
      <w:r w:rsidRPr="007435EB">
        <w:rPr>
          <w:rFonts w:hint="cs"/>
          <w:rtl/>
        </w:rPr>
        <w:t xml:space="preserve">ן </w:t>
      </w:r>
      <w:r w:rsidRPr="007435EB">
        <w:rPr>
          <w:rtl/>
        </w:rPr>
        <w:t>דמתני כזית - לית ביה כזית, ומאן דמתני כביצה לית ביה כביצה.</w:t>
      </w:r>
    </w:p>
    <w:p w14:paraId="238C7C45" w14:textId="77777777" w:rsidR="00E8089F" w:rsidRPr="007435EB" w:rsidRDefault="00E8089F" w:rsidP="00E8089F">
      <w:pPr>
        <w:rPr>
          <w:rtl/>
        </w:rPr>
      </w:pPr>
      <w:r w:rsidRPr="005C3FF1">
        <w:rPr>
          <w:rStyle w:val="afffa"/>
          <w:rFonts w:hint="cs"/>
          <w:rtl/>
        </w:rPr>
        <w:t xml:space="preserve">ויש להוכיח </w:t>
      </w:r>
      <w:r w:rsidRPr="007435EB">
        <w:rPr>
          <w:rFonts w:ascii="Fb Fontext" w:hAnsi="Fb Fontext" w:hint="cs"/>
          <w:rtl/>
        </w:rPr>
        <w:t>מהא</w:t>
      </w:r>
      <w:r w:rsidRPr="007435EB">
        <w:rPr>
          <w:rFonts w:ascii="Fb Fontext" w:hAnsi="Fb Fontext"/>
          <w:rtl/>
        </w:rPr>
        <w:t xml:space="preserve"> </w:t>
      </w:r>
      <w:r w:rsidRPr="007435EB">
        <w:rPr>
          <w:rFonts w:ascii="Fb Fontext" w:hAnsi="Fb Fontext" w:hint="cs"/>
          <w:rtl/>
        </w:rPr>
        <w:t>ד</w:t>
      </w:r>
      <w:r w:rsidRPr="007435EB">
        <w:rPr>
          <w:rFonts w:ascii="Fb Fontext" w:hAnsi="Fb Fontext"/>
          <w:rtl/>
        </w:rPr>
        <w:t xml:space="preserve">המוציא בשר פסח מחבורה לחבורה, </w:t>
      </w:r>
      <w:r w:rsidR="00127038">
        <w:rPr>
          <w:rFonts w:ascii="Fb Fontext" w:hAnsi="Fb Fontext"/>
          <w:rtl/>
        </w:rPr>
        <w:t>אף</w:t>
      </w:r>
      <w:r w:rsidRPr="007435EB">
        <w:rPr>
          <w:rFonts w:ascii="Fb Fontext" w:hAnsi="Fb Fontext"/>
          <w:rtl/>
        </w:rPr>
        <w:t xml:space="preserve"> שהוא בלא תעשה - טהור.</w:t>
      </w:r>
    </w:p>
    <w:p w14:paraId="5F8837F5" w14:textId="77777777" w:rsidR="00E8089F" w:rsidRPr="007435EB" w:rsidRDefault="00E8089F" w:rsidP="008F16C6">
      <w:pPr>
        <w:rPr>
          <w:rtl/>
        </w:rPr>
      </w:pPr>
      <w:r w:rsidRPr="007435EB">
        <w:rPr>
          <w:rFonts w:hint="cs"/>
          <w:rtl/>
        </w:rPr>
        <w:t>דאין הכוונה דטהור ואסור ואהך אמרי</w:t>
      </w:r>
      <w:r w:rsidRPr="007435EB">
        <w:rPr>
          <w:rtl/>
        </w:rPr>
        <w:t>'</w:t>
      </w:r>
      <w:r w:rsidRPr="007435EB">
        <w:rPr>
          <w:rFonts w:hint="cs"/>
          <w:rtl/>
        </w:rPr>
        <w:t xml:space="preserve"> ד</w:t>
      </w:r>
      <w:r w:rsidRPr="007435EB">
        <w:rPr>
          <w:rtl/>
        </w:rPr>
        <w:t xml:space="preserve">יוצא מחבורה לחבורה כיוצא חוץ למחיצתו דמי ומפסיל, </w:t>
      </w:r>
      <w:r w:rsidR="008F16C6" w:rsidRPr="007435EB">
        <w:rPr>
          <w:rFonts w:hint="cs"/>
          <w:rtl/>
        </w:rPr>
        <w:t>וממ</w:t>
      </w:r>
      <w:r w:rsidRPr="007435EB">
        <w:rPr>
          <w:rFonts w:hint="cs"/>
          <w:rtl/>
        </w:rPr>
        <w:t>ילא מוכח ד</w:t>
      </w:r>
      <w:r w:rsidRPr="007435EB">
        <w:rPr>
          <w:rtl/>
        </w:rPr>
        <w:t>לא גזרו רבנן טומאה.</w:t>
      </w:r>
    </w:p>
    <w:p w14:paraId="07D7AA7E" w14:textId="77777777" w:rsidR="00E8089F" w:rsidRPr="007435EB" w:rsidRDefault="00E8089F" w:rsidP="00E8089F">
      <w:pPr>
        <w:rPr>
          <w:rFonts w:cs="Guttman Vilna"/>
          <w:b/>
          <w:bCs/>
          <w:rtl/>
        </w:rPr>
      </w:pPr>
      <w:r w:rsidRPr="007435EB">
        <w:rPr>
          <w:rFonts w:hint="cs"/>
          <w:rtl/>
        </w:rPr>
        <w:t>ו</w:t>
      </w:r>
      <w:r w:rsidR="00AB3B38">
        <w:rPr>
          <w:rFonts w:hint="cs"/>
          <w:rtl/>
        </w:rPr>
        <w:t>אף</w:t>
      </w:r>
      <w:r w:rsidRPr="007435EB">
        <w:rPr>
          <w:rFonts w:hint="cs"/>
          <w:rtl/>
        </w:rPr>
        <w:t xml:space="preserve"> אי נימא דהך </w:t>
      </w:r>
      <w:r w:rsidRPr="007435EB">
        <w:rPr>
          <w:rtl/>
        </w:rPr>
        <w:t xml:space="preserve">טהור </w:t>
      </w:r>
      <w:r w:rsidRPr="007435EB">
        <w:rPr>
          <w:rFonts w:hint="cs"/>
          <w:rtl/>
        </w:rPr>
        <w:t xml:space="preserve">טהור </w:t>
      </w:r>
      <w:r w:rsidRPr="007435EB">
        <w:rPr>
          <w:rtl/>
        </w:rPr>
        <w:t>ומותר, דיוצא מחבורה לחבורה לאו כיוצא חוץ למחיצתו ולא מפסיל.</w:t>
      </w:r>
    </w:p>
    <w:p w14:paraId="77B45A3E" w14:textId="77777777" w:rsidR="00E8089F" w:rsidRPr="007435EB" w:rsidRDefault="00E8089F" w:rsidP="00E8089F">
      <w:pPr>
        <w:rPr>
          <w:rFonts w:cs="Guttman Vilna"/>
          <w:b/>
          <w:bCs/>
          <w:rtl/>
        </w:rPr>
      </w:pPr>
      <w:r w:rsidRPr="007435EB">
        <w:rPr>
          <w:rFonts w:hint="cs"/>
          <w:rtl/>
        </w:rPr>
        <w:t>הא בסיפא חזי</w:t>
      </w:r>
      <w:r w:rsidRPr="007435EB">
        <w:rPr>
          <w:rtl/>
        </w:rPr>
        <w:t>'</w:t>
      </w:r>
      <w:r w:rsidRPr="007435EB">
        <w:rPr>
          <w:rFonts w:hint="cs"/>
          <w:rtl/>
        </w:rPr>
        <w:t xml:space="preserve"> דהאוכלו הר</w:t>
      </w:r>
      <w:r w:rsidRPr="007435EB">
        <w:rPr>
          <w:rtl/>
        </w:rPr>
        <w:t>"</w:t>
      </w:r>
      <w:r w:rsidRPr="007435EB">
        <w:rPr>
          <w:rFonts w:hint="cs"/>
          <w:rtl/>
        </w:rPr>
        <w:t>ז בל</w:t>
      </w:r>
      <w:r w:rsidRPr="007435EB">
        <w:rPr>
          <w:rtl/>
        </w:rPr>
        <w:t>"</w:t>
      </w:r>
      <w:r w:rsidRPr="007435EB">
        <w:rPr>
          <w:rFonts w:hint="cs"/>
          <w:rtl/>
        </w:rPr>
        <w:t>ת.</w:t>
      </w:r>
    </w:p>
    <w:p w14:paraId="5CF6FEBF" w14:textId="77777777" w:rsidR="00E8089F" w:rsidRPr="007435EB" w:rsidRDefault="00E8089F" w:rsidP="00E8089F">
      <w:pPr>
        <w:rPr>
          <w:rFonts w:cs="Guttman Vilna"/>
          <w:b/>
          <w:bCs/>
          <w:rtl/>
        </w:rPr>
      </w:pPr>
      <w:r w:rsidRPr="007435EB">
        <w:rPr>
          <w:rtl/>
        </w:rPr>
        <w:lastRenderedPageBreak/>
        <w:t>למ"ד כביצה - דאית ביה כזית ולית ביה כביצה.</w:t>
      </w:r>
      <w:r w:rsidRPr="007435EB">
        <w:rPr>
          <w:rFonts w:hint="cs"/>
          <w:rtl/>
        </w:rPr>
        <w:t xml:space="preserve"> | </w:t>
      </w:r>
      <w:r w:rsidRPr="007435EB">
        <w:rPr>
          <w:rtl/>
        </w:rPr>
        <w:t xml:space="preserve">למ"ד כזית, מאי </w:t>
      </w:r>
      <w:r w:rsidRPr="007435EB">
        <w:rPr>
          <w:rFonts w:hint="cs"/>
          <w:rtl/>
        </w:rPr>
        <w:t>נימא</w:t>
      </w:r>
      <w:r w:rsidR="0011715B">
        <w:rPr>
          <w:rFonts w:hint="cs"/>
          <w:rtl/>
        </w:rPr>
        <w:t>.</w:t>
      </w:r>
    </w:p>
    <w:p w14:paraId="0A97D9E7" w14:textId="77777777" w:rsidR="00E8089F" w:rsidRPr="007435EB" w:rsidRDefault="00E8089F" w:rsidP="00E8089F">
      <w:pPr>
        <w:rPr>
          <w:rtl/>
        </w:rPr>
      </w:pPr>
      <w:r w:rsidRPr="007435EB">
        <w:rPr>
          <w:rFonts w:ascii="Fb Fontext" w:hAnsi="Fb Fontext"/>
          <w:sz w:val="20"/>
          <w:rtl/>
        </w:rPr>
        <w:t xml:space="preserve">- </w:t>
      </w:r>
      <w:r w:rsidRPr="005C3FF1">
        <w:rPr>
          <w:rStyle w:val="afffa"/>
          <w:rtl/>
        </w:rPr>
        <w:t>אלא</w:t>
      </w:r>
      <w:r w:rsidRPr="007435EB">
        <w:rPr>
          <w:rFonts w:ascii="Fb Fontext" w:hAnsi="Fb Fontext"/>
          <w:sz w:val="20"/>
          <w:rtl/>
        </w:rPr>
        <w:t xml:space="preserve">: ביוצא בפסח לא </w:t>
      </w:r>
      <w:r w:rsidRPr="007435EB">
        <w:rPr>
          <w:rFonts w:ascii="Fb Fontext" w:hAnsi="Fb Fontext" w:hint="cs"/>
          <w:sz w:val="20"/>
          <w:rtl/>
        </w:rPr>
        <w:t>בעי</w:t>
      </w:r>
      <w:r w:rsidRPr="007435EB">
        <w:rPr>
          <w:rFonts w:ascii="Fb Fontext" w:hAnsi="Fb Fontext"/>
          <w:sz w:val="20"/>
          <w:rtl/>
        </w:rPr>
        <w:t xml:space="preserve"> דלא גזרו רבנן טומאה</w:t>
      </w:r>
      <w:r w:rsidRPr="007435EB">
        <w:rPr>
          <w:rFonts w:ascii="Fb Fontext" w:hAnsi="Fb Fontext" w:hint="cs"/>
          <w:sz w:val="20"/>
          <w:rtl/>
        </w:rPr>
        <w:t xml:space="preserve"> </w:t>
      </w:r>
      <w:r w:rsidRPr="007435EB">
        <w:rPr>
          <w:rFonts w:ascii="Fb Fontext" w:hAnsi="Fb Fontext"/>
          <w:sz w:val="20"/>
          <w:rtl/>
        </w:rPr>
        <w:t>- בני חבורה זריזין הן, ומזהר זהירי ביה.</w:t>
      </w:r>
    </w:p>
    <w:p w14:paraId="7E8F37B3" w14:textId="77777777" w:rsidR="00E8089F" w:rsidRPr="007435EB" w:rsidRDefault="00E8089F" w:rsidP="00E8089F">
      <w:pPr>
        <w:rPr>
          <w:rtl/>
        </w:rPr>
      </w:pPr>
      <w:r w:rsidRPr="007435EB">
        <w:rPr>
          <w:rFonts w:hint="cs"/>
          <w:rtl/>
        </w:rPr>
        <w:t xml:space="preserve">וכי בעי </w:t>
      </w:r>
      <w:r w:rsidRPr="007435EB">
        <w:rPr>
          <w:rtl/>
        </w:rPr>
        <w:t xml:space="preserve">ביוצא בקדשים מאי? </w:t>
      </w:r>
      <w:r w:rsidRPr="005C3FF1">
        <w:rPr>
          <w:rStyle w:val="afffa"/>
          <w:rtl/>
        </w:rPr>
        <w:t>תיקו</w:t>
      </w:r>
      <w:r w:rsidRPr="007435EB">
        <w:rPr>
          <w:rtl/>
        </w:rPr>
        <w:t>.</w:t>
      </w:r>
    </w:p>
    <w:p w14:paraId="5758C47D" w14:textId="77777777" w:rsidR="00E8089F" w:rsidRPr="007435EB" w:rsidRDefault="00E8089F" w:rsidP="00E8089F">
      <w:pPr>
        <w:rPr>
          <w:rFonts w:ascii="Fb Fontext" w:hAnsi="Fb Fontext"/>
          <w:rtl/>
        </w:rPr>
      </w:pPr>
      <w:r w:rsidRPr="007435EB">
        <w:rPr>
          <w:rFonts w:ascii="Fb Fontext" w:hAnsi="Fb Fontext" w:hint="cs"/>
          <w:rtl/>
        </w:rPr>
        <w:t>שאסור לה</w:t>
      </w:r>
      <w:r w:rsidRPr="007435EB">
        <w:rPr>
          <w:rFonts w:ascii="Fb Fontext" w:hAnsi="Fb Fontext"/>
          <w:rtl/>
        </w:rPr>
        <w:t>וציא בשר פסח מחבורה לחבורה –</w:t>
      </w:r>
      <w:r w:rsidRPr="00AC0CB1">
        <w:rPr>
          <w:rStyle w:val="af2"/>
          <w:rFonts w:hint="cs"/>
          <w:rtl/>
        </w:rPr>
        <w:t xml:space="preserve"> '</w:t>
      </w:r>
      <w:r w:rsidRPr="00AC0CB1">
        <w:rPr>
          <w:rStyle w:val="af2"/>
          <w:rtl/>
        </w:rPr>
        <w:t>חוצה</w:t>
      </w:r>
      <w:r w:rsidRPr="00AC0CB1">
        <w:rPr>
          <w:rStyle w:val="af2"/>
          <w:rFonts w:hint="cs"/>
          <w:rtl/>
        </w:rPr>
        <w:t>'</w:t>
      </w:r>
      <w:r w:rsidRPr="00AC0CB1">
        <w:rPr>
          <w:rStyle w:val="af2"/>
          <w:rtl/>
        </w:rPr>
        <w:t xml:space="preserve"> </w:t>
      </w:r>
      <w:r w:rsidRPr="007435EB">
        <w:rPr>
          <w:rFonts w:ascii="Fb Fontext" w:hAnsi="Fb Fontext"/>
          <w:rtl/>
        </w:rPr>
        <w:t>חוץ לאכילתו.</w:t>
      </w:r>
      <w:r w:rsidRPr="007435EB">
        <w:rPr>
          <w:rFonts w:ascii="Fb Fontext" w:hAnsi="Fb Fontext" w:hint="cs"/>
          <w:rtl/>
        </w:rPr>
        <w:t>[ולא רק מבית לבית]</w:t>
      </w:r>
    </w:p>
    <w:p w14:paraId="0376CFFF" w14:textId="0F988859" w:rsidR="00E8089F" w:rsidRPr="007435EB" w:rsidRDefault="00F47631" w:rsidP="00F47631">
      <w:pPr>
        <w:pStyle w:val="affd"/>
        <w:rPr>
          <w:bCs/>
          <w:rtl/>
        </w:rPr>
      </w:pPr>
      <w:r>
        <w:rPr>
          <w:rFonts w:hint="cs"/>
          <w:rtl/>
        </w:rPr>
        <w:t>***</w:t>
      </w:r>
    </w:p>
    <w:p w14:paraId="00162249" w14:textId="77777777" w:rsidR="00E8089F" w:rsidRPr="007435EB" w:rsidRDefault="00E8089F" w:rsidP="005C3FF1">
      <w:pPr>
        <w:pStyle w:val="afff"/>
        <w:framePr w:wrap="around"/>
        <w:rPr>
          <w:rtl/>
        </w:rPr>
      </w:pPr>
      <w:r w:rsidRPr="007435EB">
        <w:rPr>
          <w:rFonts w:hint="cs"/>
          <w:rtl/>
        </w:rPr>
        <w:t>פה:</w:t>
      </w:r>
    </w:p>
    <w:p w14:paraId="6C2E0A48" w14:textId="1DFCA6E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rtl/>
          <w:rPrChange w:id="10838" w:author="מנוע אמוראים" w:date="2026-10-05T16:42:03Z">
            <w:rPr>
              <w:rFonts w:ascii="Fb Fontext" w:hAnsi="Fb Fontext"/>
              <w:rtl/>
            </w:rPr>
          </w:rPrChange>
        </w:rPr>
        <w:t xml:space="preserve">אר"</w:t>
      </w:r>
      <w:r>
        <w:rPr>
          <w:rStyle w:val="affffd"/>
          <w:rFonts w:ascii="Fb Fontext" w:hAnsi="Fb Fontext" w:hint="cs"/>
          <w:rtl/>
          <w:rPrChange w:id="10839" w:author="מנוע אמוראים" w:date="2026-10-05T16:42:03Z">
            <w:rPr>
              <w:rFonts w:ascii="Fb Fontext" w:hAnsi="Fb Fontext" w:hint="cs"/>
              <w:rtl/>
            </w:rPr>
          </w:rPrChange>
        </w:rPr>
        <w:t xml:space="preserve">א</w:t>
      </w:r>
      <w:r w:rsidR="00E8089F" w:rsidRPr="007435EB">
        <w:rPr>
          <w:rFonts w:ascii="Fb Fontext" w:hAnsi="Fb Fontext"/>
          <w:rtl/>
        </w:rPr>
        <w:t>: המוציא בשר פסח מחבורה לחבורה אינו חייב עד שיניח.</w:t>
      </w:r>
    </w:p>
    <w:p w14:paraId="3D4D5C1A" w14:textId="77777777" w:rsidR="00E8089F" w:rsidRPr="007435EB" w:rsidRDefault="00E8089F" w:rsidP="00E8089F">
      <w:pPr>
        <w:pStyle w:val="affff7"/>
        <w:rPr>
          <w:rtl/>
        </w:rPr>
      </w:pPr>
      <w:r w:rsidRPr="007435EB">
        <w:rPr>
          <w:rtl/>
        </w:rPr>
        <w:t>- הוצאה כתיב ביה כשבת</w:t>
      </w:r>
      <w:r w:rsidRPr="007435EB">
        <w:rPr>
          <w:rFonts w:hint="cs"/>
          <w:rtl/>
        </w:rPr>
        <w:t xml:space="preserve"> ד</w:t>
      </w:r>
      <w:r w:rsidRPr="007435EB">
        <w:rPr>
          <w:rtl/>
        </w:rPr>
        <w:t>עד דעבד עקירה והנחה.</w:t>
      </w:r>
    </w:p>
    <w:p w14:paraId="5BD320F1"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היו סובלים אותן במוטות, הראשונים יצאו חוץ לחומת העזרה והאחרונים לא יצאו.</w:t>
      </w:r>
    </w:p>
    <w:p w14:paraId="4DA3B30A" w14:textId="77777777" w:rsidR="00E8089F" w:rsidRPr="007435EB" w:rsidRDefault="00E8089F" w:rsidP="00E8089F">
      <w:pPr>
        <w:rPr>
          <w:rtl/>
        </w:rPr>
      </w:pPr>
      <w:r w:rsidRPr="007435EB">
        <w:rPr>
          <w:rFonts w:hint="cs"/>
          <w:rtl/>
        </w:rPr>
        <w:t xml:space="preserve">- </w:t>
      </w:r>
      <w:r w:rsidRPr="007435EB">
        <w:rPr>
          <w:rtl/>
        </w:rPr>
        <w:t xml:space="preserve">הראשונים מטמאין בגדים והאחרונים אין מטמאין בגדים, </w:t>
      </w:r>
      <w:r w:rsidRPr="007435EB">
        <w:rPr>
          <w:rFonts w:hint="cs"/>
          <w:rtl/>
        </w:rPr>
        <w:t>ו</w:t>
      </w:r>
      <w:r w:rsidR="00AB3B38">
        <w:rPr>
          <w:rFonts w:hint="cs"/>
          <w:rtl/>
        </w:rPr>
        <w:t>אף</w:t>
      </w:r>
      <w:r w:rsidRPr="007435EB">
        <w:rPr>
          <w:rFonts w:hint="cs"/>
          <w:rtl/>
        </w:rPr>
        <w:t xml:space="preserve"> דלא נח- דמיירי</w:t>
      </w:r>
      <w:r w:rsidRPr="007435EB">
        <w:rPr>
          <w:rtl/>
        </w:rPr>
        <w:t xml:space="preserve"> בנגררין.</w:t>
      </w:r>
    </w:p>
    <w:p w14:paraId="1C185948" w14:textId="25BFD140" w:rsidR="00E8089F" w:rsidRPr="007435EB" w:rsidRDefault="00F47631" w:rsidP="00F47631">
      <w:pPr>
        <w:pStyle w:val="affd"/>
        <w:rPr>
          <w:bCs/>
          <w:rtl/>
        </w:rPr>
      </w:pPr>
      <w:r>
        <w:rPr>
          <w:rFonts w:hint="cs"/>
          <w:rtl/>
        </w:rPr>
        <w:t>***</w:t>
      </w:r>
    </w:p>
    <w:p w14:paraId="6D25E00B" w14:textId="77777777" w:rsidR="00E8089F" w:rsidRPr="005C3FF1" w:rsidRDefault="00E8089F" w:rsidP="009A151F">
      <w:pPr>
        <w:rPr>
          <w:rStyle w:val="afffa"/>
          <w:rtl/>
        </w:rPr>
      </w:pPr>
      <w:ins w:id="9873" w:author="מספור קטעי משנה" w:date="2026-10-06T06:45:41Z">
        <w:r>
          <w:rPr>
            <w:rStyle w:val="MisparKeta"/>
          </w:rPr>
          <w:t xml:space="preserve">ב. </w:t>
        </w:r>
      </w:ins>
      <w:r w:rsidRPr="007435EB">
        <w:rPr>
          <w:rtl/>
        </w:rPr>
        <w:t>משנה</w:t>
      </w:r>
      <w:r w:rsidRPr="005C3FF1">
        <w:rPr>
          <w:rStyle w:val="afffa"/>
          <w:rtl/>
        </w:rPr>
        <w:t>.</w:t>
      </w:r>
    </w:p>
    <w:p w14:paraId="6110EB5F" w14:textId="77777777" w:rsidR="00E8089F" w:rsidRPr="005C3FF1" w:rsidRDefault="00E8089F" w:rsidP="009A151F">
      <w:pPr>
        <w:rPr>
          <w:rStyle w:val="afffa"/>
          <w:rtl/>
        </w:rPr>
      </w:pPr>
      <w:r w:rsidRPr="005C3FF1">
        <w:rPr>
          <w:rStyle w:val="afffa"/>
          <w:rtl/>
        </w:rPr>
        <w:t>אבר שיצא מקצתו חותך עד שמגיע לעצם וקולף עד שמגיע לפרק וחותך.</w:t>
      </w:r>
    </w:p>
    <w:p w14:paraId="61229292" w14:textId="77777777" w:rsidR="00E8089F" w:rsidRPr="005C3FF1" w:rsidRDefault="00E8089F" w:rsidP="009A151F">
      <w:pPr>
        <w:rPr>
          <w:rStyle w:val="afffa"/>
          <w:rtl/>
        </w:rPr>
      </w:pPr>
      <w:r w:rsidRPr="005C3FF1">
        <w:rPr>
          <w:rStyle w:val="afffa"/>
          <w:rtl/>
        </w:rPr>
        <w:t>ובמוקדשין קוצץ בקופיץ, שאין בו משום שבירת העצם.</w:t>
      </w:r>
    </w:p>
    <w:p w14:paraId="065DDCEF" w14:textId="77777777" w:rsidR="00E8089F" w:rsidRPr="005C3FF1" w:rsidRDefault="00E8089F" w:rsidP="009A151F">
      <w:pPr>
        <w:rPr>
          <w:rStyle w:val="afffa"/>
          <w:rtl/>
        </w:rPr>
      </w:pPr>
      <w:r w:rsidRPr="005C3FF1">
        <w:rPr>
          <w:rStyle w:val="afffa"/>
          <w:rtl/>
        </w:rPr>
        <w:t>מן האגף ולפנים - כלפנים, מן האגף ולחוץ - כלחוץ.</w:t>
      </w:r>
    </w:p>
    <w:p w14:paraId="59F173E5" w14:textId="77777777" w:rsidR="00E8089F" w:rsidRPr="005C3FF1" w:rsidRDefault="00E8089F" w:rsidP="009A151F">
      <w:pPr>
        <w:rPr>
          <w:rStyle w:val="afffa"/>
          <w:rtl/>
        </w:rPr>
      </w:pPr>
      <w:r w:rsidRPr="005C3FF1">
        <w:rPr>
          <w:rStyle w:val="afffa"/>
          <w:rtl/>
        </w:rPr>
        <w:t>החלונות ועובי החומה - כלפנים.</w:t>
      </w:r>
    </w:p>
    <w:p w14:paraId="1EF80570" w14:textId="742249D7" w:rsidR="00E8089F" w:rsidRPr="007435EB" w:rsidRDefault="00F47631" w:rsidP="00F47631">
      <w:pPr>
        <w:pStyle w:val="affd"/>
        <w:rPr>
          <w:bCs/>
          <w:rtl/>
        </w:rPr>
      </w:pPr>
      <w:r>
        <w:rPr>
          <w:rFonts w:hint="cs"/>
          <w:rtl/>
        </w:rPr>
        <w:t>***</w:t>
      </w:r>
    </w:p>
    <w:p w14:paraId="2BF56D16" w14:textId="691A0715"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840" w:author="מנוע אמוראים" w:date="2026-10-05T16:42:03Z">
            <w:rPr>
              <w:rtl/>
            </w:rPr>
          </w:rPrChange>
        </w:rPr>
        <w:t xml:space="preserve">אר</w:t>
      </w:r>
      <w:r>
        <w:rPr>
          <w:rStyle w:val="affffd"/>
          <w:rFonts w:ascii="Fb Fontext" w:hAnsi="Fb Fontext" w:hint="cs"/>
          <w:rtl/>
          <w:rPrChange w:id="10841" w:author="מנוע אמוראים" w:date="2026-10-05T16:42:03Z">
            <w:rPr>
              <w:rFonts w:ascii="Fb Fontext" w:hAnsi="Fb Fontext" w:hint="cs"/>
              <w:rtl/>
            </w:rPr>
          </w:rPrChange>
        </w:rPr>
        <w:t xml:space="preserve">יא</w:t>
      </w:r>
      <w:r>
        <w:rPr>
          <w:rStyle w:val="affffd"/>
          <w:rFonts w:ascii="Fb Fontext" w:hAnsi="Fb Fontext"/>
          <w:rtl/>
          <w:rPrChange w:id="10842" w:author="מנוע אמוראים" w:date="2026-10-05T16:42:03Z">
            <w:rPr>
              <w:rFonts w:ascii="Fb Fontext" w:hAnsi="Fb Fontext"/>
              <w:rtl/>
            </w:rPr>
          </w:rPrChange>
        </w:rPr>
        <w:t xml:space="preserve">"</w:t>
      </w:r>
      <w:r>
        <w:rPr>
          <w:rStyle w:val="affffd"/>
          <w:rFonts w:ascii="Fb Fontext" w:hAnsi="Fb Fontext" w:hint="cs"/>
          <w:rtl/>
          <w:rPrChange w:id="10843" w:author="מנוע אמוראים" w:date="2026-10-05T16:42:03Z">
            <w:rPr>
              <w:rFonts w:ascii="Fb Fontext" w:hAnsi="Fb Fontext" w:hint="cs"/>
              <w:rtl/>
            </w:rPr>
          </w:rPrChange>
        </w:rPr>
        <w:t xml:space="preserve">ר</w:t>
      </w:r>
      <w:r>
        <w:rPr>
          <w:rFonts w:ascii="Fb Fontext" w:hAnsi="Fb Fontext" w:hint="cs"/>
          <w:rtl/>
        </w:rPr>
        <w:t xml:space="preserve"> וכן לתפילה.</w:t>
      </w:r>
    </w:p>
    <w:p w14:paraId="01669ED7" w14:textId="77777777" w:rsidR="00E8089F" w:rsidRPr="007435EB" w:rsidRDefault="00E8089F" w:rsidP="00E8089F">
      <w:pPr>
        <w:rPr>
          <w:rtl/>
        </w:rPr>
      </w:pPr>
      <w:r>
        <w:rPr>
          <w:rtl/>
        </w:rPr>
        <w:t xml:space="preserve">ופליגא </w:t>
      </w:r>
      <w:r>
        <w:rPr>
          <w:rStyle w:val="affffd"/>
          <w:rtl/>
          <w:rPrChange w:id="10844" w:author="מנוע אמוראים" w:date="2026-10-05T16:42:03Z">
            <w:rPr>
              <w:rtl/>
            </w:rPr>
          </w:rPrChange>
        </w:rPr>
        <w:t xml:space="preserve">דר</w:t>
      </w:r>
      <w:r>
        <w:rPr>
          <w:rStyle w:val="affffd"/>
          <w:rFonts w:hint="cs"/>
          <w:rtl/>
          <w:rPrChange w:id="10845" w:author="מנוע אמוראים" w:date="2026-10-05T16:42:03Z">
            <w:rPr>
              <w:rFonts w:hint="cs"/>
              <w:rtl/>
            </w:rPr>
          </w:rPrChange>
        </w:rPr>
        <w:t xml:space="preserve">יב</w:t>
      </w:r>
      <w:r>
        <w:rPr>
          <w:rStyle w:val="affffd"/>
          <w:rtl/>
          <w:rPrChange w:id="10846" w:author="מנוע אמוראים" w:date="2026-10-05T16:42:03Z">
            <w:rPr>
              <w:rtl/>
            </w:rPr>
          </w:rPrChange>
        </w:rPr>
        <w:t xml:space="preserve">"</w:t>
      </w:r>
      <w:r>
        <w:rPr>
          <w:rStyle w:val="affffd"/>
          <w:rFonts w:hint="cs"/>
          <w:rtl/>
          <w:rPrChange w:id="10847" w:author="מנוע אמוראים" w:date="2026-10-05T16:42:03Z">
            <w:rPr>
              <w:rFonts w:hint="cs"/>
              <w:rtl/>
            </w:rPr>
          </w:rPrChange>
        </w:rPr>
        <w:t xml:space="preserve">ל</w:t>
      </w:r>
      <w:r w:rsidRPr="007435EB">
        <w:rPr>
          <w:rtl/>
        </w:rPr>
        <w:t xml:space="preserve">: </w:t>
      </w:r>
      <w:r w:rsidRPr="007435EB">
        <w:rPr>
          <w:rFonts w:hint="cs"/>
          <w:rtl/>
        </w:rPr>
        <w:t>ד</w:t>
      </w:r>
      <w:r w:rsidR="00AB3B38">
        <w:rPr>
          <w:rtl/>
        </w:rPr>
        <w:t>אף</w:t>
      </w:r>
      <w:r w:rsidRPr="007435EB">
        <w:rPr>
          <w:rtl/>
        </w:rPr>
        <w:t xml:space="preserve"> מחיצה של ברזל אינה מפסקת בין ישראל לאביהם שבשמים.</w:t>
      </w:r>
    </w:p>
    <w:p w14:paraId="58E85A46" w14:textId="2347F83F" w:rsidR="00E8089F" w:rsidRPr="007435EB" w:rsidRDefault="00F47631" w:rsidP="00F47631">
      <w:pPr>
        <w:pStyle w:val="affd"/>
        <w:rPr>
          <w:bCs/>
          <w:rtl/>
        </w:rPr>
      </w:pPr>
      <w:r>
        <w:rPr>
          <w:rFonts w:hint="cs"/>
          <w:rtl/>
        </w:rPr>
        <w:t>***</w:t>
      </w:r>
    </w:p>
    <w:p w14:paraId="64DC03CC" w14:textId="77777777" w:rsidR="00E8089F" w:rsidRPr="007435EB" w:rsidRDefault="00E8089F" w:rsidP="00E8089F">
      <w:pPr>
        <w:rPr>
          <w:rtl/>
        </w:rPr>
      </w:pPr>
      <w:r w:rsidRPr="007435EB">
        <w:rPr>
          <w:rFonts w:ascii="Fb Fontext" w:hAnsi="Fb Fontext" w:hint="cs"/>
          <w:rtl/>
        </w:rPr>
        <w:t>הך דדייקי דכלפנים</w:t>
      </w:r>
      <w:r w:rsidRPr="007435EB">
        <w:rPr>
          <w:rFonts w:ascii="Fb Fontext" w:hAnsi="Fb Fontext"/>
          <w:rtl/>
        </w:rPr>
        <w:t xml:space="preserve"> כאן - בשערי עזרה, </w:t>
      </w:r>
      <w:r w:rsidRPr="007435EB">
        <w:rPr>
          <w:rFonts w:ascii="Fb Fontext" w:hAnsi="Fb Fontext" w:hint="cs"/>
          <w:rtl/>
        </w:rPr>
        <w:t xml:space="preserve">הך דדיקי' כלחוץ </w:t>
      </w:r>
      <w:r w:rsidRPr="007435EB">
        <w:rPr>
          <w:rFonts w:ascii="Fb Fontext" w:hAnsi="Fb Fontext"/>
          <w:rtl/>
        </w:rPr>
        <w:t>- בשערי ירושלים.</w:t>
      </w:r>
    </w:p>
    <w:p w14:paraId="678AA2A4" w14:textId="77777777" w:rsidR="00E8089F" w:rsidRPr="007435EB" w:rsidRDefault="00E8089F" w:rsidP="00E8089F">
      <w:pPr>
        <w:rPr>
          <w:rtl/>
        </w:rPr>
      </w:pPr>
      <w:r>
        <w:rPr>
          <w:rStyle w:val="affffd"/>
          <w:rtl/>
          <w:rPrChange w:id="10848" w:author="מנוע אמוראים" w:date="2026-10-05T16:42:03Z">
            <w:rPr>
              <w:rtl/>
            </w:rPr>
          </w:rPrChange>
        </w:rPr>
        <w:t xml:space="preserve">דא</w:t>
      </w:r>
      <w:r>
        <w:rPr>
          <w:rStyle w:val="affffd"/>
          <w:rFonts w:hint="cs"/>
          <w:rtl/>
          <w:rPrChange w:id="10849" w:author="מנוע אמוראים" w:date="2026-10-05T16:42:03Z">
            <w:rPr>
              <w:rFonts w:hint="cs"/>
              <w:rtl/>
            </w:rPr>
          </w:rPrChange>
        </w:rPr>
        <w:t xml:space="preserve">רשב</w:t>
      </w:r>
      <w:r>
        <w:rPr>
          <w:rStyle w:val="affffd"/>
          <w:rtl/>
          <w:rPrChange w:id="10850" w:author="מנוע אמוראים" w:date="2026-10-05T16:42:03Z">
            <w:rPr>
              <w:rtl/>
            </w:rPr>
          </w:rPrChange>
        </w:rPr>
        <w:t xml:space="preserve">"</w:t>
      </w:r>
      <w:r>
        <w:rPr>
          <w:rStyle w:val="affffd"/>
          <w:rFonts w:hint="cs"/>
          <w:rtl/>
          <w:rPrChange w:id="10851" w:author="מנוע אמוראים" w:date="2026-10-05T16:42:03Z">
            <w:rPr>
              <w:rFonts w:hint="cs"/>
              <w:rtl/>
            </w:rPr>
          </w:rPrChange>
        </w:rPr>
        <w:t xml:space="preserve">י</w:t>
      </w:r>
      <w:r w:rsidRPr="007435EB">
        <w:rPr>
          <w:rtl/>
        </w:rPr>
        <w:t>: מפני מה לא נתקדשו שערי ירושלים.</w:t>
      </w:r>
    </w:p>
    <w:p w14:paraId="4C8E5F3E" w14:textId="77777777" w:rsidR="00E8089F" w:rsidRPr="007435EB" w:rsidRDefault="00E8089F" w:rsidP="00E8089F">
      <w:pPr>
        <w:pStyle w:val="affff7"/>
        <w:rPr>
          <w:rtl/>
        </w:rPr>
      </w:pPr>
      <w:r w:rsidRPr="007435EB">
        <w:rPr>
          <w:rtl/>
        </w:rPr>
        <w:t>- מפני שמצורעין מגינין תחתיהן בחמה מפני החמה, ובגשמים מפני הגשמים.</w:t>
      </w:r>
    </w:p>
    <w:p w14:paraId="0CE8BC6C" w14:textId="77777777" w:rsidR="00E8089F" w:rsidRPr="007435EB" w:rsidRDefault="00E8089F" w:rsidP="00E8089F">
      <w:pPr>
        <w:rPr>
          <w:rtl/>
        </w:rPr>
      </w:pPr>
      <w:r>
        <w:rPr>
          <w:rStyle w:val="affffd"/>
          <w:rFonts w:ascii="Fb Fontext" w:hAnsi="Fb Fontext" w:hint="cs"/>
          <w:rtl/>
          <w:rPrChange w:id="10852" w:author="מנוע אמוראים" w:date="2026-10-05T16:42:03Z">
            <w:rPr>
              <w:rFonts w:ascii="Fb Fontext" w:hAnsi="Fb Fontext" w:hint="cs"/>
              <w:rtl/>
            </w:rPr>
          </w:rPrChange>
        </w:rPr>
        <w:t xml:space="preserve">וארשבר</w:t>
      </w:r>
      <w:r>
        <w:rPr>
          <w:rStyle w:val="affffd"/>
          <w:rFonts w:ascii="Fb Fontext" w:hAnsi="Fb Fontext"/>
          <w:rtl/>
          <w:rPrChange w:id="10853" w:author="מנוע אמוראים" w:date="2026-10-05T16:42:03Z">
            <w:rPr>
              <w:rFonts w:ascii="Fb Fontext" w:hAnsi="Fb Fontext"/>
              <w:rtl/>
            </w:rPr>
          </w:rPrChange>
        </w:rPr>
        <w:t xml:space="preserve">"</w:t>
      </w:r>
      <w:r>
        <w:rPr>
          <w:rStyle w:val="affffd"/>
          <w:rFonts w:ascii="Fb Fontext" w:hAnsi="Fb Fontext" w:hint="cs"/>
          <w:rtl/>
          <w:rPrChange w:id="10854" w:author="מנוע אמוראים" w:date="2026-10-05T16:42:03Z">
            <w:rPr>
              <w:rFonts w:ascii="Fb Fontext" w:hAnsi="Fb Fontext" w:hint="cs"/>
              <w:rtl/>
            </w:rPr>
          </w:rPrChange>
        </w:rPr>
        <w:t xml:space="preserve">י</w:t>
      </w:r>
      <w:r w:rsidRPr="007435EB">
        <w:rPr>
          <w:rFonts w:ascii="Fb Fontext" w:hAnsi="Fb Fontext"/>
          <w:rtl/>
        </w:rPr>
        <w:t>: מפני מה לא נתקדשה שער נקנור מפני שמצורעין עומדין שם ומכניסין בהונות ידם.</w:t>
      </w:r>
    </w:p>
    <w:p w14:paraId="5791281E" w14:textId="1B5F1335" w:rsidR="00E8089F" w:rsidRPr="007435EB" w:rsidRDefault="00F47631" w:rsidP="00F47631">
      <w:pPr>
        <w:pStyle w:val="affd"/>
        <w:rPr>
          <w:bCs/>
          <w:rtl/>
        </w:rPr>
      </w:pPr>
      <w:r>
        <w:rPr>
          <w:rFonts w:hint="cs"/>
          <w:rtl/>
        </w:rPr>
        <w:t>***</w:t>
      </w:r>
    </w:p>
    <w:p w14:paraId="76BCD92B" w14:textId="77777777" w:rsidR="00E8089F" w:rsidRPr="007435EB" w:rsidRDefault="00E8089F" w:rsidP="005C3FF1">
      <w:pPr>
        <w:pStyle w:val="afff"/>
        <w:framePr w:wrap="around"/>
        <w:rPr>
          <w:rtl/>
        </w:rPr>
      </w:pPr>
      <w:r w:rsidRPr="007435EB">
        <w:rPr>
          <w:rFonts w:hint="cs"/>
          <w:rtl/>
        </w:rPr>
        <w:t>פו.</w:t>
      </w:r>
    </w:p>
    <w:p w14:paraId="45E43165" w14:textId="77777777" w:rsidR="00E8089F" w:rsidRPr="005C3FF1" w:rsidRDefault="00E8089F" w:rsidP="009A151F">
      <w:pPr>
        <w:rPr>
          <w:rStyle w:val="afffa"/>
          <w:rtl/>
        </w:rPr>
      </w:pPr>
      <w:r w:rsidRPr="005C3FF1">
        <w:rPr>
          <w:rStyle w:val="afffa"/>
          <w:rtl/>
        </w:rPr>
        <w:t xml:space="preserve">החלונות ועובי החומה </w:t>
      </w:r>
      <w:r w:rsidR="00B5062E" w:rsidRPr="005C3FF1">
        <w:rPr>
          <w:rStyle w:val="afffa"/>
          <w:rFonts w:hint="cs"/>
          <w:rtl/>
        </w:rPr>
        <w:t>כלפנים</w:t>
      </w:r>
    </w:p>
    <w:p w14:paraId="5E47C363" w14:textId="77777777" w:rsidR="00E8089F" w:rsidRPr="007435EB" w:rsidRDefault="00E8089F" w:rsidP="00E8089F">
      <w:pPr>
        <w:rPr>
          <w:rtl/>
        </w:rPr>
      </w:pPr>
      <w:r w:rsidRPr="007435EB">
        <w:rPr>
          <w:rFonts w:ascii="Fb Fontext" w:hAnsi="Fb Fontext"/>
          <w:rtl/>
        </w:rPr>
        <w:t>רב: גגין ועליות לא נתקדשו.</w:t>
      </w:r>
    </w:p>
    <w:p w14:paraId="021F82B0" w14:textId="77777777" w:rsidR="00E8089F" w:rsidRPr="007435EB" w:rsidRDefault="00E8089F" w:rsidP="00E8089F">
      <w:pPr>
        <w:rPr>
          <w:rtl/>
        </w:rPr>
      </w:pPr>
      <w:r w:rsidRPr="00F46A1C">
        <w:rPr>
          <w:rStyle w:val="affffd"/>
          <w:rFonts w:hint="cs"/>
          <w:rtl/>
        </w:rPr>
        <w:t>והך</w:t>
      </w:r>
      <w:r>
        <w:rPr>
          <w:rFonts w:hint="cs"/>
          <w:rtl/>
        </w:rPr>
        <w:t xml:space="preserve"> </w:t>
      </w:r>
      <w:r>
        <w:rPr>
          <w:rStyle w:val="affffd"/>
          <w:rFonts w:hint="cs"/>
          <w:rtl/>
          <w:rPrChange w:id="10855" w:author="מנוע אמוראים" w:date="2026-10-05T16:42:03Z">
            <w:rPr>
              <w:rFonts w:hint="cs"/>
              <w:rtl/>
            </w:rPr>
          </w:rPrChange>
        </w:rPr>
        <w:t xml:space="preserve">דר</w:t>
      </w:r>
      <w:r>
        <w:rPr>
          <w:rStyle w:val="affffd"/>
          <w:rtl/>
          <w:rPrChange w:id="10856" w:author="מנוע אמוראים" w:date="2026-10-05T16:42:03Z">
            <w:rPr>
              <w:rtl/>
            </w:rPr>
          </w:rPrChange>
        </w:rPr>
        <w:t xml:space="preserve">"</w:t>
      </w:r>
      <w:r>
        <w:rPr>
          <w:rStyle w:val="affffd"/>
          <w:rFonts w:hint="cs"/>
          <w:rtl/>
          <w:rPrChange w:id="10857" w:author="מנוע אמוראים" w:date="2026-10-05T16:42:03Z">
            <w:rPr>
              <w:rFonts w:hint="cs"/>
              <w:rtl/>
            </w:rPr>
          </w:rPrChange>
        </w:rPr>
        <w:t xml:space="preserve">ח</w:t>
      </w:r>
      <w:r>
        <w:rPr>
          <w:rFonts w:hint="cs"/>
          <w:rtl/>
        </w:rPr>
        <w:t xml:space="preserve"> כזית פסח והלל היה נדמה כאילו פקע הגג </w:t>
      </w:r>
      <w:r w:rsidRPr="007435EB">
        <w:rPr>
          <w:rtl/>
        </w:rPr>
        <w:t>–</w:t>
      </w:r>
      <w:r w:rsidRPr="007435EB">
        <w:rPr>
          <w:rFonts w:hint="cs"/>
          <w:rtl/>
        </w:rPr>
        <w:t xml:space="preserve"> היינו דאכלו בקרקע ואמרו הלל בגג</w:t>
      </w:r>
      <w:r w:rsidRPr="007435EB">
        <w:rPr>
          <w:rtl/>
        </w:rPr>
        <w:t>.</w:t>
      </w:r>
    </w:p>
    <w:p w14:paraId="0DE545A0" w14:textId="77777777" w:rsidR="00E8089F" w:rsidRPr="007435EB" w:rsidRDefault="00E8089F" w:rsidP="00E8089F">
      <w:pPr>
        <w:rPr>
          <w:rtl/>
        </w:rPr>
      </w:pPr>
      <w:r w:rsidRPr="00F46A1C">
        <w:rPr>
          <w:rStyle w:val="affffd"/>
          <w:rFonts w:hint="cs"/>
          <w:rtl/>
        </w:rPr>
        <w:t>והך</w:t>
      </w:r>
      <w:r w:rsidRPr="007435EB">
        <w:rPr>
          <w:rFonts w:hint="cs"/>
          <w:rtl/>
        </w:rPr>
        <w:t xml:space="preserve"> ד</w:t>
      </w:r>
      <w:r w:rsidRPr="007435EB">
        <w:rPr>
          <w:rtl/>
        </w:rPr>
        <w:t>אין מפטירין אחר הפסח אפיקומן, וא"ר: שלא יעקרו מחבורה לחבורה.</w:t>
      </w:r>
    </w:p>
    <w:p w14:paraId="2FACBAA2" w14:textId="77777777" w:rsidR="00E8089F" w:rsidRPr="007435EB" w:rsidRDefault="00E8089F" w:rsidP="00E8089F">
      <w:pPr>
        <w:pStyle w:val="affff7"/>
        <w:rPr>
          <w:rtl/>
        </w:rPr>
      </w:pPr>
      <w:r w:rsidRPr="007435EB">
        <w:rPr>
          <w:rtl/>
        </w:rPr>
        <w:t xml:space="preserve">- </w:t>
      </w:r>
      <w:r w:rsidRPr="007435EB">
        <w:rPr>
          <w:rFonts w:hint="cs"/>
          <w:rtl/>
        </w:rPr>
        <w:t>ל</w:t>
      </w:r>
      <w:r w:rsidRPr="007435EB">
        <w:rPr>
          <w:rtl/>
        </w:rPr>
        <w:t>"</w:t>
      </w:r>
      <w:r w:rsidRPr="007435EB">
        <w:rPr>
          <w:rFonts w:hint="cs"/>
          <w:rtl/>
        </w:rPr>
        <w:t>ק ד</w:t>
      </w:r>
      <w:r w:rsidRPr="007435EB">
        <w:rPr>
          <w:rtl/>
        </w:rPr>
        <w:t>כאן - בשעת אכילה, כאן - שלא בשעת אכילה.</w:t>
      </w:r>
    </w:p>
    <w:p w14:paraId="1080A97A" w14:textId="77777777" w:rsidR="00B5062E" w:rsidRPr="007435EB" w:rsidRDefault="00E8089F" w:rsidP="00E8089F">
      <w:pPr>
        <w:rPr>
          <w:rFonts w:ascii="Fb Fontext" w:hAnsi="Fb Fontext"/>
          <w:sz w:val="20"/>
          <w:rtl/>
        </w:rPr>
      </w:pPr>
      <w:r w:rsidRPr="005C3FF1">
        <w:rPr>
          <w:rStyle w:val="afffa"/>
          <w:rFonts w:hint="cs"/>
          <w:rtl/>
        </w:rPr>
        <w:t>ת</w:t>
      </w:r>
      <w:r w:rsidRPr="005C3FF1">
        <w:rPr>
          <w:rStyle w:val="afffa"/>
          <w:rtl/>
        </w:rPr>
        <w:t>"</w:t>
      </w:r>
      <w:r w:rsidRPr="005C3FF1">
        <w:rPr>
          <w:rStyle w:val="afffa"/>
          <w:rFonts w:hint="cs"/>
          <w:rtl/>
        </w:rPr>
        <w:t>ש</w:t>
      </w:r>
      <w:r w:rsidRPr="007435EB">
        <w:rPr>
          <w:rFonts w:ascii="Fb Fontext" w:hAnsi="Fb Fontext"/>
          <w:sz w:val="20"/>
          <w:rtl/>
        </w:rPr>
        <w:t xml:space="preserve">: </w:t>
      </w:r>
      <w:r w:rsidRPr="007435EB">
        <w:rPr>
          <w:rFonts w:ascii="Fb Fontext" w:hAnsi="Fb Fontext" w:hint="cs"/>
          <w:sz w:val="20"/>
          <w:rtl/>
        </w:rPr>
        <w:t xml:space="preserve">אבא שאול </w:t>
      </w:r>
      <w:r w:rsidRPr="007435EB">
        <w:rPr>
          <w:rFonts w:ascii="Fb Fontext" w:hAnsi="Fb Fontext"/>
          <w:sz w:val="20"/>
          <w:rtl/>
        </w:rPr>
        <w:t xml:space="preserve">עליית בית קדשי הקדשים חמורה מבית קדשי הקדשים, </w:t>
      </w:r>
    </w:p>
    <w:p w14:paraId="32F271E1" w14:textId="77777777" w:rsidR="00B5062E" w:rsidRPr="007435EB" w:rsidRDefault="00E8089F" w:rsidP="00B5062E">
      <w:pPr>
        <w:rPr>
          <w:rFonts w:ascii="Fb Fontext" w:hAnsi="Fb Fontext"/>
          <w:sz w:val="20"/>
          <w:rtl/>
        </w:rPr>
      </w:pPr>
      <w:r w:rsidRPr="005C3FF1">
        <w:rPr>
          <w:rStyle w:val="afffa"/>
          <w:rtl/>
        </w:rPr>
        <w:t>שבית קדשי הקדשים</w:t>
      </w:r>
      <w:r w:rsidRPr="007435EB">
        <w:rPr>
          <w:rFonts w:ascii="Fb Fontext" w:hAnsi="Fb Fontext"/>
          <w:sz w:val="20"/>
          <w:rtl/>
        </w:rPr>
        <w:t xml:space="preserve"> כהן גדול נכנס לו פעם אחת בשנה, </w:t>
      </w:r>
    </w:p>
    <w:p w14:paraId="1A07A64C" w14:textId="77777777" w:rsidR="008F16C6" w:rsidRPr="007435EB" w:rsidRDefault="00E8089F" w:rsidP="00B5062E">
      <w:pPr>
        <w:rPr>
          <w:rFonts w:ascii="Fb Fontext" w:hAnsi="Fb Fontext"/>
          <w:sz w:val="20"/>
          <w:rtl/>
        </w:rPr>
      </w:pPr>
      <w:r w:rsidRPr="005C3FF1">
        <w:rPr>
          <w:rStyle w:val="afffa"/>
          <w:rtl/>
        </w:rPr>
        <w:t>ועליית</w:t>
      </w:r>
      <w:r w:rsidRPr="007435EB">
        <w:rPr>
          <w:rFonts w:ascii="Fb Fontext" w:hAnsi="Fb Fontext"/>
          <w:sz w:val="20"/>
          <w:rtl/>
        </w:rPr>
        <w:t xml:space="preserve"> </w:t>
      </w:r>
      <w:r w:rsidRPr="005C3FF1">
        <w:rPr>
          <w:rStyle w:val="afffa"/>
          <w:rtl/>
        </w:rPr>
        <w:t>בית קדשי הקדשים</w:t>
      </w:r>
      <w:r w:rsidRPr="007435EB">
        <w:rPr>
          <w:rFonts w:ascii="Fb Fontext" w:hAnsi="Fb Fontext"/>
          <w:sz w:val="20"/>
          <w:rtl/>
        </w:rPr>
        <w:t xml:space="preserve"> אין נכנסין לה אלא פעם אחת בשבוע, </w:t>
      </w:r>
    </w:p>
    <w:p w14:paraId="3283781E" w14:textId="77777777" w:rsidR="00E8089F" w:rsidRPr="007435EB" w:rsidRDefault="00E8089F" w:rsidP="008F16C6">
      <w:pPr>
        <w:rPr>
          <w:rtl/>
        </w:rPr>
      </w:pPr>
      <w:r w:rsidRPr="007435EB">
        <w:rPr>
          <w:rFonts w:ascii="Fb Fontext" w:hAnsi="Fb Fontext"/>
          <w:sz w:val="20"/>
          <w:rtl/>
        </w:rPr>
        <w:t>ואמרי לה: פעמים בשבוע, ואמרי לה: פעם אחת ביובל, לידע מה היא צריכה.</w:t>
      </w:r>
    </w:p>
    <w:p w14:paraId="78A3EDD0" w14:textId="77777777" w:rsidR="008F16C6" w:rsidRPr="007435EB" w:rsidRDefault="00E8089F" w:rsidP="00E8089F">
      <w:pPr>
        <w:rPr>
          <w:rtl/>
        </w:rPr>
      </w:pPr>
      <w:r w:rsidRPr="007435EB">
        <w:rPr>
          <w:rFonts w:hint="cs"/>
          <w:rtl/>
        </w:rPr>
        <w:t>ר</w:t>
      </w:r>
      <w:r w:rsidRPr="007435EB">
        <w:rPr>
          <w:rtl/>
        </w:rPr>
        <w:t xml:space="preserve">ב יוסף: </w:t>
      </w:r>
      <w:r w:rsidRPr="007435EB">
        <w:rPr>
          <w:rFonts w:hint="cs"/>
          <w:rtl/>
        </w:rPr>
        <w:t>אין להקשות מהיכל על שאר גגות ד</w:t>
      </w:r>
      <w:r w:rsidRPr="007435EB">
        <w:rPr>
          <w:rtl/>
        </w:rPr>
        <w:t>שאני היכל,</w:t>
      </w:r>
      <w:r w:rsidRPr="007435EB">
        <w:rPr>
          <w:rFonts w:hint="cs"/>
          <w:rtl/>
        </w:rPr>
        <w:t xml:space="preserve"> </w:t>
      </w:r>
      <w:r w:rsidRPr="00AC0CB1">
        <w:rPr>
          <w:rStyle w:val="af2"/>
          <w:rFonts w:hint="cs"/>
          <w:rtl/>
        </w:rPr>
        <w:t>ד'</w:t>
      </w:r>
      <w:r w:rsidRPr="00AC0CB1">
        <w:rPr>
          <w:rStyle w:val="af2"/>
          <w:rtl/>
        </w:rPr>
        <w:t>ויתן דויד לשלמה בנו את תבנית האולם ואת בתיו ואת גנזכיו ועליותיו וחדריו הפנימים ובית הכפורת</w:t>
      </w:r>
      <w:r w:rsidRPr="00AC0CB1">
        <w:rPr>
          <w:rStyle w:val="af2"/>
          <w:rFonts w:hint="cs"/>
          <w:rtl/>
        </w:rPr>
        <w:t>'</w:t>
      </w:r>
      <w:r w:rsidRPr="00AC0CB1">
        <w:rPr>
          <w:rStyle w:val="af2"/>
          <w:rtl/>
        </w:rPr>
        <w:t>,</w:t>
      </w:r>
      <w:r w:rsidRPr="007435EB">
        <w:rPr>
          <w:rtl/>
        </w:rPr>
        <w:t xml:space="preserve"> </w:t>
      </w:r>
    </w:p>
    <w:p w14:paraId="43E73960" w14:textId="77777777" w:rsidR="00E8089F" w:rsidRPr="007435EB" w:rsidRDefault="00E8089F" w:rsidP="008F16C6">
      <w:pPr>
        <w:rPr>
          <w:rtl/>
        </w:rPr>
      </w:pPr>
      <w:r w:rsidRPr="007435EB">
        <w:rPr>
          <w:rtl/>
        </w:rPr>
        <w:t>וכתיב</w:t>
      </w:r>
      <w:r w:rsidRPr="00AC0CB1">
        <w:rPr>
          <w:rStyle w:val="af2"/>
          <w:rtl/>
        </w:rPr>
        <w:t xml:space="preserve"> </w:t>
      </w:r>
      <w:r w:rsidRPr="00AC0CB1">
        <w:rPr>
          <w:rStyle w:val="af2"/>
          <w:rFonts w:hint="cs"/>
          <w:rtl/>
        </w:rPr>
        <w:t>'</w:t>
      </w:r>
      <w:r w:rsidRPr="00AC0CB1">
        <w:rPr>
          <w:rStyle w:val="af2"/>
          <w:rtl/>
        </w:rPr>
        <w:t>הכל בכתב מיד ה' עלי השכיל</w:t>
      </w:r>
      <w:r w:rsidRPr="00AC0CB1">
        <w:rPr>
          <w:rStyle w:val="af2"/>
          <w:rFonts w:hint="cs"/>
          <w:rtl/>
        </w:rPr>
        <w:t>'</w:t>
      </w:r>
      <w:r w:rsidRPr="00AC0CB1">
        <w:rPr>
          <w:rStyle w:val="af2"/>
          <w:rtl/>
        </w:rPr>
        <w:t>.</w:t>
      </w:r>
    </w:p>
    <w:p w14:paraId="1890F89C" w14:textId="77777777" w:rsidR="008F16C6" w:rsidRPr="007435EB" w:rsidRDefault="00E8089F" w:rsidP="00E8089F">
      <w:pPr>
        <w:rPr>
          <w:rFonts w:ascii="Fb Fontext" w:hAnsi="Fb Fontext"/>
          <w:rtl/>
        </w:rPr>
      </w:pPr>
      <w:r w:rsidRPr="00F46A1C">
        <w:rPr>
          <w:rStyle w:val="affffd"/>
          <w:rFonts w:hint="cs"/>
          <w:rtl/>
        </w:rPr>
        <w:t>והך</w:t>
      </w:r>
      <w:r w:rsidRPr="007435EB">
        <w:rPr>
          <w:rFonts w:ascii="Fb Fontext" w:hAnsi="Fb Fontext" w:hint="cs"/>
          <w:rtl/>
        </w:rPr>
        <w:t xml:space="preserve"> ד</w:t>
      </w:r>
      <w:r w:rsidRPr="007435EB">
        <w:rPr>
          <w:rFonts w:ascii="Fb Fontext" w:hAnsi="Fb Fontext"/>
          <w:rtl/>
        </w:rPr>
        <w:t>הלשכות הבנויות בקודש ופתוחות לחול -תוכן חול וגגותיהן קודש</w:t>
      </w:r>
    </w:p>
    <w:p w14:paraId="0C9E3F42" w14:textId="77777777" w:rsidR="00E8089F" w:rsidRPr="007435EB" w:rsidRDefault="00E8089F" w:rsidP="008F16C6">
      <w:pPr>
        <w:numPr>
          <w:ilvl w:val="0"/>
          <w:numId w:val="5"/>
        </w:numPr>
        <w:rPr>
          <w:rtl/>
        </w:rPr>
      </w:pPr>
      <w:r w:rsidRPr="007435EB">
        <w:rPr>
          <w:rFonts w:ascii="Fb Fontext" w:hAnsi="Fb Fontext" w:hint="cs"/>
          <w:rtl/>
        </w:rPr>
        <w:t xml:space="preserve">מיירי </w:t>
      </w:r>
      <w:r w:rsidRPr="007435EB">
        <w:rPr>
          <w:rFonts w:ascii="Fb Fontext" w:hAnsi="Fb Fontext"/>
          <w:rtl/>
        </w:rPr>
        <w:t>בשגגותיהן שוין לקרקע עזרה.</w:t>
      </w:r>
    </w:p>
    <w:p w14:paraId="2DED7E80" w14:textId="77777777" w:rsidR="00E8089F" w:rsidRPr="007435EB" w:rsidRDefault="00E8089F" w:rsidP="00E8089F">
      <w:pPr>
        <w:rPr>
          <w:rtl/>
        </w:rPr>
      </w:pPr>
      <w:r w:rsidRPr="00F46A1C">
        <w:rPr>
          <w:rStyle w:val="affffd"/>
          <w:rFonts w:hint="cs"/>
          <w:rtl/>
        </w:rPr>
        <w:t>והך</w:t>
      </w:r>
      <w:r w:rsidRPr="007435EB">
        <w:rPr>
          <w:rFonts w:hint="cs"/>
          <w:rtl/>
        </w:rPr>
        <w:t xml:space="preserve"> דסיפא ד</w:t>
      </w:r>
      <w:r w:rsidRPr="007435EB">
        <w:rPr>
          <w:rtl/>
        </w:rPr>
        <w:t>בנויות בחול ופתוחות לקודש - תוכן קודש וגגותיהן חול.</w:t>
      </w:r>
    </w:p>
    <w:p w14:paraId="0B1ABED5" w14:textId="77777777" w:rsidR="00E8089F" w:rsidRPr="007435EB" w:rsidRDefault="00E8089F" w:rsidP="00E8089F">
      <w:pPr>
        <w:pStyle w:val="affff7"/>
        <w:rPr>
          <w:rtl/>
        </w:rPr>
      </w:pPr>
      <w:r w:rsidRPr="007435EB">
        <w:rPr>
          <w:rtl/>
        </w:rPr>
        <w:lastRenderedPageBreak/>
        <w:t xml:space="preserve">- </w:t>
      </w:r>
      <w:r w:rsidR="00AB3B38">
        <w:rPr>
          <w:rFonts w:hint="cs"/>
          <w:rtl/>
        </w:rPr>
        <w:t>אף</w:t>
      </w:r>
      <w:r w:rsidRPr="007435EB">
        <w:rPr>
          <w:rFonts w:hint="cs"/>
          <w:rtl/>
        </w:rPr>
        <w:t xml:space="preserve"> דגגותיהן שווין לעזרה וממילא הוויא מחילות.</w:t>
      </w:r>
    </w:p>
    <w:p w14:paraId="1C17AC0D" w14:textId="77777777" w:rsidR="00E8089F" w:rsidRPr="007435EB" w:rsidRDefault="00E8089F" w:rsidP="00E8089F">
      <w:pPr>
        <w:rPr>
          <w:rtl/>
        </w:rPr>
      </w:pPr>
      <w:r>
        <w:rPr>
          <w:rFonts w:hint="cs"/>
          <w:rtl/>
        </w:rPr>
        <w:t xml:space="preserve">הך </w:t>
      </w:r>
      <w:r>
        <w:rPr>
          <w:rStyle w:val="affffd"/>
          <w:rFonts w:hint="cs"/>
          <w:rtl/>
          <w:rPrChange w:id="10858" w:author="מנוע אמוראים" w:date="2026-10-05T16:42:03Z">
            <w:rPr>
              <w:rFonts w:hint="cs"/>
              <w:rtl/>
            </w:rPr>
          </w:rPrChange>
        </w:rPr>
        <w:t xml:space="preserve">דלרי</w:t>
      </w:r>
      <w:r>
        <w:rPr>
          <w:rStyle w:val="affffd"/>
          <w:rtl/>
          <w:rPrChange w:id="10859" w:author="מנוע אמוראים" w:date="2026-10-05T16:42:03Z">
            <w:rPr>
              <w:rtl/>
            </w:rPr>
          </w:rPrChange>
        </w:rPr>
        <w:t xml:space="preserve">"</w:t>
      </w:r>
      <w:r>
        <w:rPr>
          <w:rStyle w:val="affffd"/>
          <w:rFonts w:hint="cs"/>
          <w:rtl/>
          <w:rPrChange w:id="10860" w:author="מנוע אמוראים" w:date="2026-10-05T16:42:03Z">
            <w:rPr>
              <w:rFonts w:hint="cs"/>
              <w:rtl/>
            </w:rPr>
          </w:rPrChange>
        </w:rPr>
        <w:t xml:space="preserve">ו</w:t>
      </w:r>
      <w:r w:rsidR="00B5062E" w:rsidRPr="007435EB">
        <w:rPr>
          <w:rFonts w:hint="cs"/>
          <w:rtl/>
        </w:rPr>
        <w:t>:</w:t>
      </w:r>
      <w:r w:rsidRPr="007435EB">
        <w:rPr>
          <w:rFonts w:hint="cs"/>
          <w:rtl/>
        </w:rPr>
        <w:t xml:space="preserve"> לא נתקדשו דווקא בפתוחות להר הבית אבל מחילות הפתוחות לעזרה נתקדשו.</w:t>
      </w:r>
    </w:p>
    <w:p w14:paraId="53302AD0" w14:textId="77777777" w:rsidR="00E8089F" w:rsidRPr="007435EB" w:rsidRDefault="00E8089F" w:rsidP="00E8089F">
      <w:pPr>
        <w:rPr>
          <w:rtl/>
        </w:rPr>
      </w:pPr>
      <w:r w:rsidRPr="00F46A1C">
        <w:rPr>
          <w:rStyle w:val="affffd"/>
          <w:rFonts w:hint="cs"/>
          <w:rtl/>
        </w:rPr>
        <w:t>והך</w:t>
      </w:r>
      <w:r>
        <w:rPr>
          <w:rFonts w:hint="cs"/>
          <w:rtl/>
        </w:rPr>
        <w:t xml:space="preserve"> </w:t>
      </w:r>
      <w:r>
        <w:rPr>
          <w:rStyle w:val="affffd"/>
          <w:rFonts w:hint="cs"/>
          <w:rtl/>
          <w:rPrChange w:id="10861" w:author="מנוע אמוראים" w:date="2026-10-05T16:42:03Z">
            <w:rPr>
              <w:rFonts w:hint="cs"/>
              <w:rtl/>
            </w:rPr>
          </w:rPrChange>
        </w:rPr>
        <w:t xml:space="preserve">דר</w:t>
      </w:r>
      <w:r>
        <w:rPr>
          <w:rStyle w:val="affffd"/>
          <w:rtl/>
          <w:rPrChange w:id="10862" w:author="מנוע אמוראים" w:date="2026-10-05T16:42:03Z">
            <w:rPr>
              <w:rtl/>
            </w:rPr>
          </w:rPrChange>
        </w:rPr>
        <w:t xml:space="preserve">"</w:t>
      </w:r>
      <w:r>
        <w:rPr>
          <w:rStyle w:val="affffd"/>
          <w:rFonts w:hint="cs"/>
          <w:rtl/>
          <w:rPrChange w:id="10863" w:author="מנוע אמוראים" w:date="2026-10-05T16:42:03Z">
            <w:rPr>
              <w:rFonts w:hint="cs"/>
              <w:rtl/>
            </w:rPr>
          </w:rPrChange>
        </w:rPr>
        <w:t xml:space="preserve">י</w:t>
      </w:r>
      <w:r w:rsidR="00B5062E" w:rsidRPr="007435EB">
        <w:rPr>
          <w:rFonts w:hint="cs"/>
          <w:rtl/>
        </w:rPr>
        <w:t>:</w:t>
      </w:r>
      <w:r w:rsidRPr="007435EB">
        <w:rPr>
          <w:rFonts w:hint="cs"/>
          <w:rtl/>
        </w:rPr>
        <w:t xml:space="preserve"> ד</w:t>
      </w:r>
      <w:r w:rsidRPr="007435EB">
        <w:rPr>
          <w:rtl/>
        </w:rPr>
        <w:t xml:space="preserve">מחילות </w:t>
      </w:r>
      <w:r w:rsidRPr="007435EB">
        <w:rPr>
          <w:rFonts w:hint="cs"/>
          <w:rtl/>
        </w:rPr>
        <w:t>ש</w:t>
      </w:r>
      <w:r w:rsidRPr="007435EB">
        <w:rPr>
          <w:rtl/>
        </w:rPr>
        <w:t>תחת ההיכל - חול ההיא - שפתוחות לחול.</w:t>
      </w:r>
    </w:p>
    <w:p w14:paraId="79E76153" w14:textId="77777777" w:rsidR="00E8089F" w:rsidRPr="007435EB" w:rsidRDefault="00E8089F" w:rsidP="00E8089F">
      <w:pPr>
        <w:rPr>
          <w:rtl/>
        </w:rPr>
      </w:pPr>
      <w:r w:rsidRPr="00F46A1C">
        <w:rPr>
          <w:rStyle w:val="affffd"/>
          <w:rFonts w:hint="cs"/>
          <w:rtl/>
        </w:rPr>
        <w:t>והך</w:t>
      </w:r>
      <w:r w:rsidRPr="007435EB">
        <w:rPr>
          <w:rFonts w:hint="cs"/>
          <w:rtl/>
        </w:rPr>
        <w:t xml:space="preserve"> </w:t>
      </w:r>
      <w:r w:rsidRPr="00AC0CB1">
        <w:rPr>
          <w:rStyle w:val="af2"/>
          <w:rFonts w:hint="cs"/>
          <w:rtl/>
        </w:rPr>
        <w:t>דו</w:t>
      </w:r>
      <w:r w:rsidRPr="00AC0CB1">
        <w:rPr>
          <w:rStyle w:val="af2"/>
          <w:rtl/>
        </w:rPr>
        <w:t>גגו קודש</w:t>
      </w:r>
      <w:r w:rsidRPr="007435EB">
        <w:rPr>
          <w:rtl/>
        </w:rPr>
        <w:t>.</w:t>
      </w:r>
      <w:r w:rsidR="008F16C6" w:rsidRPr="007435EB">
        <w:rPr>
          <w:rFonts w:hint="cs"/>
          <w:rtl/>
        </w:rPr>
        <w:t xml:space="preserve"> לשתי אמות</w:t>
      </w:r>
      <w:r w:rsidRPr="007435EB">
        <w:rPr>
          <w:rFonts w:hint="cs"/>
          <w:rtl/>
        </w:rPr>
        <w:t xml:space="preserve"> ד'</w:t>
      </w:r>
      <w:r w:rsidRPr="007435EB">
        <w:rPr>
          <w:rtl/>
        </w:rPr>
        <w:t>גגין הללו אין אוכלין שם קדשי קדשים, ואין שוחטין שם קדשים קלים</w:t>
      </w:r>
      <w:r w:rsidRPr="007435EB">
        <w:rPr>
          <w:rFonts w:hint="cs"/>
          <w:rtl/>
        </w:rPr>
        <w:t>'</w:t>
      </w:r>
      <w:r w:rsidRPr="007435EB">
        <w:rPr>
          <w:rtl/>
        </w:rPr>
        <w:t>.</w:t>
      </w:r>
    </w:p>
    <w:p w14:paraId="3C8D9F58" w14:textId="77777777" w:rsidR="00E8089F" w:rsidRPr="007435EB" w:rsidRDefault="00E8089F" w:rsidP="00E8089F">
      <w:pPr>
        <w:rPr>
          <w:rtl/>
        </w:rPr>
      </w:pPr>
      <w:r w:rsidRPr="007435EB">
        <w:rPr>
          <w:rFonts w:hint="cs"/>
          <w:rtl/>
        </w:rPr>
        <w:t xml:space="preserve">הך דב' </w:t>
      </w:r>
      <w:r w:rsidRPr="007435EB">
        <w:rPr>
          <w:rtl/>
        </w:rPr>
        <w:t>אמות היה בשושן הבירה, אחת על קרן מזרחית צפונית ואחת על קרן מזרחית דרומית.</w:t>
      </w:r>
    </w:p>
    <w:p w14:paraId="2026C5EB" w14:textId="77777777" w:rsidR="00E8089F" w:rsidRPr="007435EB" w:rsidRDefault="00E8089F" w:rsidP="00E8089F">
      <w:pPr>
        <w:rPr>
          <w:rtl/>
        </w:rPr>
      </w:pPr>
      <w:r w:rsidRPr="007435EB">
        <w:rPr>
          <w:rtl/>
        </w:rPr>
        <w:t>זו שעל קרן מזרחית צפונית היתה יתירה על של משה חצי אצבע.</w:t>
      </w:r>
    </w:p>
    <w:p w14:paraId="0A837EC6" w14:textId="77777777" w:rsidR="00E8089F" w:rsidRPr="007435EB" w:rsidRDefault="00E8089F" w:rsidP="00E8089F">
      <w:pPr>
        <w:rPr>
          <w:rFonts w:ascii="Fb Fontext" w:hAnsi="Fb Fontext"/>
          <w:rtl/>
        </w:rPr>
      </w:pPr>
      <w:r w:rsidRPr="007435EB">
        <w:rPr>
          <w:rFonts w:ascii="Fb Fontext" w:hAnsi="Fb Fontext" w:hint="cs"/>
          <w:rtl/>
        </w:rPr>
        <w:t>ו</w:t>
      </w:r>
      <w:r w:rsidRPr="007435EB">
        <w:rPr>
          <w:rFonts w:ascii="Fb Fontext" w:hAnsi="Fb Fontext"/>
          <w:rtl/>
        </w:rPr>
        <w:t>זו שעל קרן מזרחית דרומית היתה יתירה עליה חצי אצבע, נמצאת יתירה על של משה אצבע.</w:t>
      </w:r>
    </w:p>
    <w:p w14:paraId="71A32075" w14:textId="77777777" w:rsidR="00E8089F" w:rsidRPr="007435EB" w:rsidRDefault="00E8089F" w:rsidP="00E8089F">
      <w:pPr>
        <w:rPr>
          <w:rFonts w:ascii="Fb Fontext" w:hAnsi="Fb Fontext" w:cs="Guttman Vilna"/>
          <w:b/>
          <w:bCs/>
          <w:sz w:val="20"/>
          <w:rtl/>
        </w:rPr>
      </w:pPr>
      <w:r w:rsidRPr="007435EB">
        <w:rPr>
          <w:rFonts w:ascii="Fb Fontext" w:hAnsi="Fb Fontext"/>
          <w:sz w:val="20"/>
          <w:rtl/>
        </w:rPr>
        <w:t>אחת גדולה ואחת קטנה שיהיו האומנין נוטלין בקטנה ומחזירין בגדולה, כדי שלא יבואו לידי מעילה.</w:t>
      </w:r>
    </w:p>
    <w:p w14:paraId="1A2120FE" w14:textId="77777777" w:rsidR="00E8089F" w:rsidRPr="007435EB" w:rsidRDefault="00E8089F" w:rsidP="00B5062E">
      <w:pPr>
        <w:rPr>
          <w:rFonts w:ascii="Fb Fontext" w:hAnsi="Fb Fontext"/>
          <w:sz w:val="20"/>
          <w:rtl/>
        </w:rPr>
      </w:pPr>
      <w:r w:rsidRPr="007435EB">
        <w:rPr>
          <w:rFonts w:ascii="Fb Fontext" w:hAnsi="Fb Fontext" w:hint="cs"/>
          <w:sz w:val="20"/>
          <w:rtl/>
        </w:rPr>
        <w:t>תרתי</w:t>
      </w:r>
      <w:r w:rsidRPr="007435EB">
        <w:rPr>
          <w:rFonts w:ascii="Fb Fontext" w:hAnsi="Fb Fontext"/>
          <w:sz w:val="20"/>
          <w:rtl/>
        </w:rPr>
        <w:t xml:space="preserve"> - אחת לכס</w:t>
      </w:r>
      <w:r w:rsidR="00B5062E" w:rsidRPr="007435EB">
        <w:rPr>
          <w:rFonts w:ascii="Fb Fontext" w:hAnsi="Fb Fontext" w:hint="cs"/>
          <w:sz w:val="20"/>
          <w:rtl/>
        </w:rPr>
        <w:t>ף וזהב</w:t>
      </w:r>
      <w:r w:rsidRPr="007435EB">
        <w:rPr>
          <w:rFonts w:ascii="Fb Fontext" w:hAnsi="Fb Fontext" w:hint="cs"/>
          <w:sz w:val="20"/>
          <w:rtl/>
        </w:rPr>
        <w:t xml:space="preserve"> [של חצי אצבע]</w:t>
      </w:r>
      <w:r w:rsidR="0011715B">
        <w:rPr>
          <w:rFonts w:ascii="Fb Fontext" w:hAnsi="Fb Fontext" w:hint="cs"/>
          <w:sz w:val="20"/>
          <w:rtl/>
        </w:rPr>
        <w:t>,</w:t>
      </w:r>
      <w:r w:rsidRPr="007435EB">
        <w:rPr>
          <w:rFonts w:ascii="Fb Fontext" w:hAnsi="Fb Fontext"/>
          <w:sz w:val="20"/>
          <w:rtl/>
        </w:rPr>
        <w:t xml:space="preserve"> ואחת לבני</w:t>
      </w:r>
      <w:r w:rsidR="00B5062E" w:rsidRPr="007435EB">
        <w:rPr>
          <w:rFonts w:ascii="Fb Fontext" w:hAnsi="Fb Fontext" w:hint="cs"/>
          <w:sz w:val="20"/>
          <w:rtl/>
        </w:rPr>
        <w:t>ן</w:t>
      </w:r>
      <w:r w:rsidRPr="007435EB">
        <w:rPr>
          <w:rFonts w:ascii="Fb Fontext" w:hAnsi="Fb Fontext"/>
          <w:sz w:val="20"/>
          <w:rtl/>
        </w:rPr>
        <w:t xml:space="preserve"> </w:t>
      </w:r>
      <w:r w:rsidRPr="007435EB">
        <w:rPr>
          <w:rFonts w:ascii="Fb Fontext" w:hAnsi="Fb Fontext" w:hint="cs"/>
          <w:sz w:val="20"/>
          <w:rtl/>
        </w:rPr>
        <w:t>[זו של אצבע]</w:t>
      </w:r>
    </w:p>
    <w:p w14:paraId="03FB66C0" w14:textId="77777777" w:rsidR="00E8089F" w:rsidRPr="007435EB" w:rsidRDefault="00E8089F" w:rsidP="00E8089F">
      <w:pPr>
        <w:rPr>
          <w:rtl/>
        </w:rPr>
      </w:pPr>
      <w:r w:rsidRPr="007435EB">
        <w:rPr>
          <w:rFonts w:ascii="Fb Fontext" w:hAnsi="Fb Fontext"/>
          <w:rtl/>
        </w:rPr>
        <w:t>תנן: החלונות ועובי החומה - כלפנים.</w:t>
      </w:r>
    </w:p>
    <w:p w14:paraId="5EA1893F" w14:textId="77777777" w:rsidR="00E8089F" w:rsidRPr="007435EB" w:rsidRDefault="00E8089F" w:rsidP="00E8089F">
      <w:pPr>
        <w:rPr>
          <w:rtl/>
        </w:rPr>
      </w:pPr>
      <w:r w:rsidRPr="007435EB">
        <w:rPr>
          <w:rtl/>
        </w:rPr>
        <w:tab/>
        <w:t>החלונות - דשויה לקרקע עזרה.</w:t>
      </w:r>
    </w:p>
    <w:p w14:paraId="761B2A3F" w14:textId="77777777" w:rsidR="00E8089F" w:rsidRPr="007435EB" w:rsidRDefault="00E8089F" w:rsidP="00E8089F">
      <w:pPr>
        <w:rPr>
          <w:rtl/>
        </w:rPr>
      </w:pPr>
      <w:r w:rsidRPr="007435EB">
        <w:rPr>
          <w:rtl/>
        </w:rPr>
        <w:tab/>
        <w:t xml:space="preserve">עובי החומה </w:t>
      </w:r>
      <w:r w:rsidRPr="007435EB">
        <w:rPr>
          <w:rFonts w:hint="cs"/>
          <w:rtl/>
        </w:rPr>
        <w:t>משכח</w:t>
      </w:r>
      <w:r w:rsidRPr="007435EB">
        <w:rPr>
          <w:rtl/>
        </w:rPr>
        <w:t>"</w:t>
      </w:r>
      <w:r w:rsidRPr="007435EB">
        <w:rPr>
          <w:rFonts w:hint="cs"/>
          <w:rtl/>
        </w:rPr>
        <w:t>ל בחומה קטנה</w:t>
      </w:r>
      <w:r w:rsidRPr="00AC0CB1">
        <w:rPr>
          <w:rStyle w:val="af2"/>
          <w:rFonts w:hint="cs"/>
          <w:rtl/>
        </w:rPr>
        <w:t xml:space="preserve"> '</w:t>
      </w:r>
      <w:r w:rsidRPr="00AC0CB1">
        <w:rPr>
          <w:rStyle w:val="af2"/>
          <w:rtl/>
        </w:rPr>
        <w:t>ויאבל חל וחומה</w:t>
      </w:r>
      <w:r w:rsidRPr="00AC0CB1">
        <w:rPr>
          <w:rStyle w:val="af2"/>
          <w:rFonts w:hint="cs"/>
          <w:rtl/>
        </w:rPr>
        <w:t>'</w:t>
      </w:r>
      <w:r w:rsidRPr="00AC0CB1">
        <w:rPr>
          <w:rStyle w:val="af2"/>
          <w:rtl/>
        </w:rPr>
        <w:t>.</w:t>
      </w:r>
      <w:r>
        <w:rPr>
          <w:rFonts w:hint="cs"/>
          <w:rtl/>
        </w:rPr>
        <w:t xml:space="preserve"> </w:t>
      </w:r>
      <w:r>
        <w:rPr>
          <w:rStyle w:val="affffd"/>
          <w:rFonts w:hint="cs"/>
          <w:rtl/>
          <w:rPrChange w:id="10864" w:author="מנוע אמוראים" w:date="2026-10-05T16:42:03Z">
            <w:rPr>
              <w:rFonts w:hint="cs"/>
              <w:rtl/>
            </w:rPr>
          </w:rPrChange>
        </w:rPr>
        <w:t xml:space="preserve">כר</w:t>
      </w:r>
      <w:r>
        <w:rPr>
          <w:rStyle w:val="affffd"/>
          <w:rtl/>
          <w:rPrChange w:id="10865" w:author="מנוע אמוראים" w:date="2026-10-05T16:42:03Z">
            <w:rPr>
              <w:rtl/>
            </w:rPr>
          </w:rPrChange>
        </w:rPr>
        <w:t xml:space="preserve">"</w:t>
      </w:r>
      <w:r>
        <w:rPr>
          <w:rStyle w:val="affffd"/>
          <w:rFonts w:hint="cs"/>
          <w:rtl/>
          <w:rPrChange w:id="10866" w:author="מנוע אמוראים" w:date="2026-10-05T16:42:03Z">
            <w:rPr>
              <w:rFonts w:hint="cs"/>
              <w:rtl/>
            </w:rPr>
          </w:rPrChange>
        </w:rPr>
        <w:t xml:space="preserve">ח</w:t>
      </w:r>
      <w:r>
        <w:rPr>
          <w:rFonts w:hint="cs"/>
          <w:rtl/>
        </w:rPr>
        <w:t xml:space="preserve"> </w:t>
      </w:r>
      <w:r w:rsidRPr="007435EB">
        <w:rPr>
          <w:rtl/>
        </w:rPr>
        <w:t>שורא ובר שורא.</w:t>
      </w:r>
    </w:p>
    <w:p w14:paraId="0B30B677" w14:textId="5EB8AA94" w:rsidR="00E8089F" w:rsidRPr="007435EB" w:rsidRDefault="00F47631" w:rsidP="00F47631">
      <w:pPr>
        <w:pStyle w:val="affd"/>
        <w:rPr>
          <w:bCs/>
          <w:rtl/>
        </w:rPr>
      </w:pPr>
      <w:r>
        <w:rPr>
          <w:rFonts w:hint="cs"/>
          <w:rtl/>
        </w:rPr>
        <w:t>***</w:t>
      </w:r>
    </w:p>
    <w:p w14:paraId="66D4A535" w14:textId="77777777" w:rsidR="00E8089F" w:rsidRPr="005C3FF1" w:rsidRDefault="00E8089F" w:rsidP="009A151F">
      <w:pPr>
        <w:rPr>
          <w:rStyle w:val="afffa"/>
          <w:rtl/>
        </w:rPr>
      </w:pPr>
      <w:ins w:id="9874" w:author="מספור קטעי משנה" w:date="2026-10-06T06:45:41Z">
        <w:r>
          <w:rPr>
            <w:rStyle w:val="MisparKeta"/>
          </w:rPr>
          <w:t xml:space="preserve">א. </w:t>
        </w:r>
      </w:ins>
      <w:r w:rsidRPr="007435EB">
        <w:rPr>
          <w:rtl/>
        </w:rPr>
        <w:t>משנה</w:t>
      </w:r>
      <w:r w:rsidRPr="005C3FF1">
        <w:rPr>
          <w:rStyle w:val="afffa"/>
          <w:rtl/>
        </w:rPr>
        <w:t>.</w:t>
      </w:r>
    </w:p>
    <w:p w14:paraId="06D2C204" w14:textId="77777777" w:rsidR="00E8089F" w:rsidRPr="005C3FF1" w:rsidRDefault="00E8089F" w:rsidP="009A151F">
      <w:pPr>
        <w:rPr>
          <w:rStyle w:val="afffa"/>
          <w:rtl/>
        </w:rPr>
      </w:pPr>
      <w:r w:rsidRPr="005C3FF1">
        <w:rPr>
          <w:rStyle w:val="afffa"/>
          <w:rtl/>
        </w:rPr>
        <w:t>שתי חבורות שהיו אוכלין בבית אחד - אלו הופכין את פניהם הילך ואוכלין, ואלו הופכין את פניהם הילך ואוכלין, והמיחם באמצע.</w:t>
      </w:r>
    </w:p>
    <w:p w14:paraId="5E69CC2C" w14:textId="77777777" w:rsidR="00E8089F" w:rsidRPr="005C3FF1" w:rsidRDefault="00E8089F" w:rsidP="009A151F">
      <w:pPr>
        <w:rPr>
          <w:rStyle w:val="afffa"/>
          <w:rtl/>
        </w:rPr>
      </w:pPr>
      <w:r w:rsidRPr="005C3FF1">
        <w:rPr>
          <w:rStyle w:val="afffa"/>
          <w:rtl/>
        </w:rPr>
        <w:t>כשהשמש עומד למזוג - קופץ את פיו ומחזיר את פניו עד שמגיע אצל חבורתו ואוכל.</w:t>
      </w:r>
    </w:p>
    <w:p w14:paraId="1BCAA115" w14:textId="77777777" w:rsidR="00E8089F" w:rsidRPr="005C3FF1" w:rsidRDefault="00E8089F" w:rsidP="009A151F">
      <w:pPr>
        <w:rPr>
          <w:rStyle w:val="afffa"/>
          <w:rtl/>
        </w:rPr>
      </w:pPr>
      <w:r w:rsidRPr="005C3FF1">
        <w:rPr>
          <w:rStyle w:val="afffa"/>
          <w:rtl/>
        </w:rPr>
        <w:t>והכלה הופכת את פניה ואוכלת.</w:t>
      </w:r>
    </w:p>
    <w:p w14:paraId="47926816" w14:textId="3464311C" w:rsidR="00E8089F" w:rsidRPr="007435EB" w:rsidRDefault="00F47631" w:rsidP="00F47631">
      <w:pPr>
        <w:pStyle w:val="affd"/>
        <w:rPr>
          <w:bCs/>
          <w:rtl/>
        </w:rPr>
      </w:pPr>
      <w:r>
        <w:rPr>
          <w:rFonts w:hint="cs"/>
          <w:rtl/>
        </w:rPr>
        <w:t>***</w:t>
      </w:r>
    </w:p>
    <w:p w14:paraId="56AFFC71" w14:textId="77777777" w:rsidR="00E8089F" w:rsidRPr="007435EB" w:rsidRDefault="00E8089F" w:rsidP="005C3FF1">
      <w:pPr>
        <w:pStyle w:val="afff"/>
        <w:framePr w:wrap="around"/>
        <w:rPr>
          <w:rtl/>
        </w:rPr>
      </w:pPr>
      <w:r w:rsidRPr="007435EB">
        <w:rPr>
          <w:rFonts w:hint="cs"/>
          <w:rtl/>
        </w:rPr>
        <w:t>פו:</w:t>
      </w:r>
    </w:p>
    <w:p w14:paraId="38745CD5" w14:textId="77777777" w:rsidR="00E8089F" w:rsidRPr="007435EB" w:rsidRDefault="00E8089F" w:rsidP="00E8089F">
      <w:pPr>
        <w:rPr>
          <w:rtl/>
        </w:rPr>
      </w:pPr>
      <w:r w:rsidRPr="007435EB">
        <w:rPr>
          <w:rFonts w:ascii="Fb Fontext" w:hAnsi="Fb Fontext"/>
          <w:rtl/>
        </w:rPr>
        <w:t>מתני</w:t>
      </w:r>
      <w:r>
        <w:rPr>
          <w:rFonts w:ascii="Fb Fontext" w:hAnsi="Fb Fontext" w:hint="cs"/>
          <w:rtl/>
        </w:rPr>
        <w:t xml:space="preserve">' </w:t>
      </w:r>
      <w:r>
        <w:rPr>
          <w:rStyle w:val="affffd"/>
          <w:rFonts w:ascii="Fb Fontext" w:hAnsi="Fb Fontext" w:hint="cs"/>
          <w:rtl/>
          <w:rPrChange w:id="10867" w:author="מנוע אמוראים" w:date="2026-10-05T16:42:03Z">
            <w:rPr>
              <w:rFonts w:ascii="Fb Fontext" w:hAnsi="Fb Fontext" w:hint="cs"/>
              <w:rtl/>
            </w:rPr>
          </w:rPrChange>
        </w:rPr>
        <w:t xml:space="preserve">ר</w:t>
      </w:r>
      <w:r>
        <w:rPr>
          <w:rStyle w:val="affffd"/>
          <w:rFonts w:ascii="Fb Fontext" w:hAnsi="Fb Fontext"/>
          <w:rtl/>
          <w:rPrChange w:id="10868" w:author="מנוע אמוראים" w:date="2026-10-05T16:42:03Z">
            <w:rPr>
              <w:rFonts w:ascii="Fb Fontext" w:hAnsi="Fb Fontext"/>
              <w:rtl/>
            </w:rPr>
          </w:rPrChange>
        </w:rPr>
        <w:t xml:space="preserve">"</w:t>
      </w:r>
      <w:r>
        <w:rPr>
          <w:rStyle w:val="affffd"/>
          <w:rFonts w:ascii="Fb Fontext" w:hAnsi="Fb Fontext" w:hint="cs"/>
          <w:rtl/>
          <w:rPrChange w:id="10869" w:author="מנוע אמוראים" w:date="2026-10-05T16:42:03Z">
            <w:rPr>
              <w:rFonts w:ascii="Fb Fontext" w:hAnsi="Fb Fontext" w:hint="cs"/>
              <w:rtl/>
            </w:rPr>
          </w:rPrChange>
        </w:rPr>
        <w:t xml:space="preserve">י</w:t>
      </w:r>
      <w:r>
        <w:rPr>
          <w:rFonts w:ascii="Fb Fontext" w:hAnsi="Fb Fontext" w:hint="cs"/>
          <w:rtl/>
        </w:rPr>
        <w:t xml:space="preserve"> היא </w:t>
      </w:r>
      <w:r w:rsidRPr="007435EB">
        <w:rPr>
          <w:rFonts w:ascii="Fb Fontext" w:hAnsi="Fb Fontext"/>
          <w:rtl/>
        </w:rPr>
        <w:t>דתניא:</w:t>
      </w:r>
      <w:r w:rsidRPr="00AC0CB1">
        <w:rPr>
          <w:rStyle w:val="af2"/>
          <w:rtl/>
        </w:rPr>
        <w:t xml:space="preserve"> </w:t>
      </w:r>
      <w:r w:rsidRPr="00AC0CB1">
        <w:rPr>
          <w:rStyle w:val="af2"/>
          <w:rFonts w:hint="cs"/>
          <w:rtl/>
        </w:rPr>
        <w:t>'</w:t>
      </w:r>
      <w:r w:rsidRPr="00AC0CB1">
        <w:rPr>
          <w:rStyle w:val="af2"/>
          <w:rtl/>
        </w:rPr>
        <w:t>על הבתים אשר יאכלו אתו בהם</w:t>
      </w:r>
      <w:r w:rsidRPr="00AC0CB1">
        <w:rPr>
          <w:rStyle w:val="af2"/>
          <w:rFonts w:hint="cs"/>
          <w:rtl/>
        </w:rPr>
        <w:t>'</w:t>
      </w:r>
      <w:r w:rsidRPr="00AC0CB1">
        <w:rPr>
          <w:rStyle w:val="af2"/>
          <w:rtl/>
        </w:rPr>
        <w:t xml:space="preserve"> </w:t>
      </w:r>
      <w:r w:rsidRPr="007435EB">
        <w:rPr>
          <w:rFonts w:ascii="Fb Fontext" w:hAnsi="Fb Fontext"/>
          <w:rtl/>
        </w:rPr>
        <w:t>- מלמד שהפסח נאכל בשתי חבורות.</w:t>
      </w:r>
    </w:p>
    <w:p w14:paraId="631A32CA" w14:textId="77777777" w:rsidR="00E8089F" w:rsidRPr="007435EB" w:rsidRDefault="00E8089F" w:rsidP="00E8089F">
      <w:pPr>
        <w:rPr>
          <w:rtl/>
        </w:rPr>
      </w:pPr>
      <w:r w:rsidRPr="00AC0CB1">
        <w:rPr>
          <w:rStyle w:val="af2"/>
          <w:rFonts w:hint="cs"/>
          <w:rtl/>
        </w:rPr>
        <w:t xml:space="preserve">'בבית אחד יאכל' </w:t>
      </w:r>
      <w:r w:rsidRPr="007435EB">
        <w:rPr>
          <w:rFonts w:hint="cs"/>
          <w:rtl/>
        </w:rPr>
        <w:t>ולא בשתי מקומות.</w:t>
      </w:r>
    </w:p>
    <w:p w14:paraId="7F1B604C" w14:textId="77777777" w:rsidR="00E8089F" w:rsidRPr="007435EB" w:rsidRDefault="00E8089F" w:rsidP="00E8089F">
      <w:pPr>
        <w:rPr>
          <w:rtl/>
        </w:rPr>
      </w:pPr>
      <w:r w:rsidRPr="007435EB">
        <w:rPr>
          <w:rtl/>
        </w:rPr>
        <w:t>מכאן אמרו: השמש שאכל כזית בצד התנור, אי פקח הוא - ממלא כריסו ממנו.</w:t>
      </w:r>
    </w:p>
    <w:p w14:paraId="584A398C" w14:textId="77777777" w:rsidR="00E8089F" w:rsidRPr="007435EB" w:rsidRDefault="00E8089F" w:rsidP="00E8089F">
      <w:pPr>
        <w:rPr>
          <w:rFonts w:cs="Guttman Vilna"/>
          <w:b/>
          <w:bCs/>
          <w:rtl/>
        </w:rPr>
      </w:pPr>
      <w:r w:rsidRPr="007435EB">
        <w:rPr>
          <w:rtl/>
        </w:rPr>
        <w:t>ואם רצו בני חבורה לעשות עמו טובה - באין ויושבין בצדו.</w:t>
      </w:r>
    </w:p>
    <w:p w14:paraId="328E861A" w14:textId="77777777" w:rsidR="00E8089F" w:rsidRPr="007435EB" w:rsidRDefault="00E8089F" w:rsidP="00E8089F">
      <w:pPr>
        <w:rPr>
          <w:rtl/>
        </w:rPr>
      </w:pPr>
      <w:r>
        <w:rPr>
          <w:rStyle w:val="affffd"/>
          <w:rFonts w:hint="cs"/>
          <w:rtl/>
          <w:rPrChange w:id="10870" w:author="מנוע אמוראים" w:date="2026-10-05T16:42:03Z">
            <w:rPr>
              <w:rFonts w:hint="cs"/>
              <w:rtl/>
            </w:rPr>
          </w:rPrChange>
        </w:rPr>
        <w:t xml:space="preserve">ר</w:t>
      </w:r>
      <w:r>
        <w:rPr>
          <w:rStyle w:val="affffd"/>
          <w:rtl/>
          <w:rPrChange w:id="10871" w:author="מנוע אמוראים" w:date="2026-10-05T16:42:03Z">
            <w:rPr>
              <w:rtl/>
            </w:rPr>
          </w:rPrChange>
        </w:rPr>
        <w:t xml:space="preserve">"</w:t>
      </w:r>
      <w:r>
        <w:rPr>
          <w:rStyle w:val="affffd"/>
          <w:rFonts w:hint="cs"/>
          <w:rtl/>
          <w:rPrChange w:id="10872" w:author="מנוע אמוראים" w:date="2026-10-05T16:42:03Z">
            <w:rPr>
              <w:rFonts w:hint="cs"/>
              <w:rtl/>
            </w:rPr>
          </w:rPrChange>
        </w:rPr>
        <w:t xml:space="preserve">ש</w:t>
      </w:r>
      <w:r w:rsidRPr="007435EB">
        <w:rPr>
          <w:rtl/>
        </w:rPr>
        <w:t>:</w:t>
      </w:r>
      <w:r w:rsidRPr="00AC0CB1">
        <w:rPr>
          <w:rStyle w:val="af2"/>
          <w:rFonts w:hint="cs"/>
          <w:rtl/>
        </w:rPr>
        <w:t>'</w:t>
      </w:r>
      <w:r w:rsidRPr="00AC0CB1">
        <w:rPr>
          <w:rStyle w:val="af2"/>
          <w:rtl/>
        </w:rPr>
        <w:t>על הבתים אשר יאכלו אתו בהם</w:t>
      </w:r>
      <w:r w:rsidRPr="00AC0CB1">
        <w:rPr>
          <w:rStyle w:val="af2"/>
          <w:rFonts w:hint="cs"/>
          <w:rtl/>
        </w:rPr>
        <w:t>'</w:t>
      </w:r>
      <w:r w:rsidRPr="007435EB">
        <w:rPr>
          <w:rtl/>
        </w:rPr>
        <w:t xml:space="preserve">- </w:t>
      </w:r>
      <w:r w:rsidRPr="007435EB">
        <w:rPr>
          <w:rFonts w:hint="cs"/>
          <w:rtl/>
        </w:rPr>
        <w:t>ש</w:t>
      </w:r>
      <w:r w:rsidRPr="007435EB">
        <w:rPr>
          <w:rtl/>
        </w:rPr>
        <w:t>אוכל בשתי מקומות,</w:t>
      </w:r>
      <w:r w:rsidRPr="00AC0CB1">
        <w:rPr>
          <w:rStyle w:val="af2"/>
          <w:rtl/>
        </w:rPr>
        <w:t xml:space="preserve"> </w:t>
      </w:r>
      <w:r w:rsidRPr="00AC0CB1">
        <w:rPr>
          <w:rStyle w:val="af2"/>
          <w:rFonts w:hint="cs"/>
          <w:rtl/>
        </w:rPr>
        <w:t xml:space="preserve">'בבית אחד יאכל' </w:t>
      </w:r>
      <w:r w:rsidRPr="007435EB">
        <w:rPr>
          <w:rFonts w:hint="cs"/>
          <w:rtl/>
        </w:rPr>
        <w:t>ולא בב' חבורות.</w:t>
      </w:r>
    </w:p>
    <w:p w14:paraId="20BB6FE9" w14:textId="77777777" w:rsidR="00E8089F" w:rsidRPr="007435EB" w:rsidRDefault="00E8089F" w:rsidP="00E8089F">
      <w:pPr>
        <w:rPr>
          <w:rtl/>
        </w:rPr>
      </w:pPr>
      <w:r w:rsidRPr="005C3FF1">
        <w:rPr>
          <w:rStyle w:val="afffa"/>
          <w:rFonts w:hint="cs"/>
          <w:rtl/>
        </w:rPr>
        <w:t>ו</w:t>
      </w:r>
      <w:r w:rsidR="00A01BBB" w:rsidRPr="005C3FF1">
        <w:rPr>
          <w:rStyle w:val="afffa"/>
          <w:rFonts w:hint="cs"/>
          <w:rtl/>
        </w:rPr>
        <w:t xml:space="preserve">חלקו </w:t>
      </w:r>
      <w:r>
        <w:rPr>
          <w:rStyle w:val="affffd"/>
          <w:rFonts w:ascii="Fb Fontext" w:hAnsi="Fb Fontext" w:hint="cs"/>
          <w:sz w:val="20"/>
          <w:rtl/>
          <w:rPrChange w:id="10873" w:author="מנוע אמוראים" w:date="2026-10-05T16:42:03Z">
            <w:rPr>
              <w:rFonts w:ascii="Fb Fontext" w:hAnsi="Fb Fontext" w:hint="cs"/>
              <w:sz w:val="20"/>
              <w:rtl/>
            </w:rPr>
          </w:rPrChange>
        </w:rPr>
        <w:t xml:space="preserve">דלר</w:t>
      </w:r>
      <w:r>
        <w:rPr>
          <w:rStyle w:val="affffd"/>
          <w:rFonts w:ascii="Fb Fontext" w:hAnsi="Fb Fontext"/>
          <w:sz w:val="20"/>
          <w:rtl/>
          <w:rPrChange w:id="10874" w:author="מנוע אמוראים" w:date="2026-10-05T16:42:03Z">
            <w:rPr>
              <w:rFonts w:ascii="Fb Fontext" w:hAnsi="Fb Fontext"/>
              <w:sz w:val="20"/>
              <w:rtl/>
            </w:rPr>
          </w:rPrChange>
        </w:rPr>
        <w:t xml:space="preserve">"</w:t>
      </w:r>
      <w:r>
        <w:rPr>
          <w:rStyle w:val="affffd"/>
          <w:rFonts w:ascii="Fb Fontext" w:hAnsi="Fb Fontext" w:hint="cs"/>
          <w:sz w:val="20"/>
          <w:rtl/>
          <w:rPrChange w:id="10875" w:author="מנוע אמוראים" w:date="2026-10-05T16:42:03Z">
            <w:rPr>
              <w:rFonts w:ascii="Fb Fontext" w:hAnsi="Fb Fontext" w:hint="cs"/>
              <w:sz w:val="20"/>
              <w:rtl/>
            </w:rPr>
          </w:rPrChange>
        </w:rPr>
        <w:t xml:space="preserve">י</w:t>
      </w:r>
      <w:r w:rsidRPr="007435EB">
        <w:rPr>
          <w:rFonts w:ascii="Fb Fontext" w:hAnsi="Fb Fontext"/>
          <w:sz w:val="20"/>
          <w:rtl/>
        </w:rPr>
        <w:t>: יש אם למסורת, ורבי שמעון סבר: יש אם למקרא.</w:t>
      </w:r>
    </w:p>
    <w:p w14:paraId="51C0F6AA" w14:textId="77777777" w:rsidR="00E8089F" w:rsidRPr="007435EB" w:rsidRDefault="00E8089F" w:rsidP="00E8089F">
      <w:pPr>
        <w:rPr>
          <w:rtl/>
        </w:rPr>
      </w:pPr>
      <w:r w:rsidRPr="007435EB">
        <w:rPr>
          <w:rFonts w:ascii="Fb Fontext" w:hAnsi="Fb Fontext"/>
          <w:rtl/>
        </w:rPr>
        <w:t>היו יושבין ונפרסה מחיצה ביניהם, לדברי האומר פסח נאכל בשתי חבורות - אוכלין.</w:t>
      </w:r>
    </w:p>
    <w:p w14:paraId="72C3BA5C" w14:textId="77777777" w:rsidR="00E8089F" w:rsidRPr="007435EB" w:rsidRDefault="00E8089F" w:rsidP="00E8089F">
      <w:pPr>
        <w:rPr>
          <w:rFonts w:cs="Guttman Vilna"/>
          <w:b/>
          <w:bCs/>
          <w:rtl/>
        </w:rPr>
      </w:pPr>
      <w:r w:rsidRPr="007435EB">
        <w:rPr>
          <w:rtl/>
        </w:rPr>
        <w:t>לדברי האומר אין הפסח נאכל בשתי חבורות - אין אוכלין.</w:t>
      </w:r>
    </w:p>
    <w:p w14:paraId="59D15D1F" w14:textId="77777777" w:rsidR="00E8089F" w:rsidRPr="007435EB" w:rsidRDefault="00E8089F" w:rsidP="00E8089F">
      <w:pPr>
        <w:rPr>
          <w:rtl/>
        </w:rPr>
      </w:pPr>
      <w:r w:rsidRPr="007435EB">
        <w:rPr>
          <w:rtl/>
        </w:rPr>
        <w:t>היו יושבין ונסתלקה מחיצה ביניהן, לדברי האומר האוכל אוכל בשני מקומות - אוכלין.</w:t>
      </w:r>
    </w:p>
    <w:p w14:paraId="4FEE5849" w14:textId="77777777" w:rsidR="00E8089F" w:rsidRPr="007435EB" w:rsidRDefault="00E8089F" w:rsidP="00E8089F">
      <w:pPr>
        <w:rPr>
          <w:rtl/>
        </w:rPr>
      </w:pPr>
      <w:r w:rsidRPr="007435EB">
        <w:rPr>
          <w:rFonts w:ascii="Fb Fontext" w:hAnsi="Fb Fontext"/>
          <w:sz w:val="20"/>
          <w:rtl/>
        </w:rPr>
        <w:t>לדברי האומר אין האוכל אוכל בשני מקומות - אין אוכלין.</w:t>
      </w:r>
    </w:p>
    <w:p w14:paraId="05BDC330" w14:textId="77777777" w:rsidR="00E8089F" w:rsidRPr="007435EB" w:rsidRDefault="00E8089F" w:rsidP="00E8089F">
      <w:pPr>
        <w:rPr>
          <w:rtl/>
        </w:rPr>
      </w:pPr>
      <w:r w:rsidRPr="007435EB">
        <w:rPr>
          <w:rFonts w:ascii="Fb Fontext" w:hAnsi="Fb Fontext"/>
          <w:rtl/>
        </w:rPr>
        <w:t xml:space="preserve">יתיב רב כהנא </w:t>
      </w:r>
      <w:r w:rsidRPr="007435EB">
        <w:rPr>
          <w:rFonts w:ascii="Fb Fontext" w:hAnsi="Fb Fontext" w:hint="cs"/>
          <w:rtl/>
        </w:rPr>
        <w:t>ו</w:t>
      </w:r>
      <w:r w:rsidRPr="007435EB">
        <w:rPr>
          <w:rFonts w:ascii="Fb Fontext" w:hAnsi="Fb Fontext"/>
          <w:rtl/>
        </w:rPr>
        <w:t>פשיט ליה מפשט.</w:t>
      </w:r>
    </w:p>
    <w:p w14:paraId="5BF5B3AB" w14:textId="77777777" w:rsidR="00E8089F" w:rsidRPr="007435EB" w:rsidRDefault="00E8089F" w:rsidP="00E8089F">
      <w:pPr>
        <w:rPr>
          <w:rtl/>
        </w:rPr>
      </w:pPr>
      <w:r w:rsidRPr="007435EB">
        <w:rPr>
          <w:rFonts w:hint="cs"/>
          <w:rtl/>
        </w:rPr>
        <w:t>א</w:t>
      </w:r>
      <w:r w:rsidRPr="007435EB">
        <w:rPr>
          <w:rtl/>
        </w:rPr>
        <w:t>"</w:t>
      </w:r>
      <w:r>
        <w:rPr>
          <w:rFonts w:hint="cs"/>
          <w:rtl/>
        </w:rPr>
        <w:t xml:space="preserve">ל </w:t>
      </w:r>
      <w:r>
        <w:rPr>
          <w:rStyle w:val="affffd"/>
          <w:rFonts w:hint="cs"/>
          <w:rtl/>
          <w:rPrChange w:id="10876" w:author="מנוע אמוראים" w:date="2026-10-05T16:42:03Z">
            <w:rPr>
              <w:rFonts w:hint="cs"/>
              <w:rtl/>
            </w:rPr>
          </w:rPrChange>
        </w:rPr>
        <w:t xml:space="preserve">ר</w:t>
      </w:r>
      <w:r>
        <w:rPr>
          <w:rStyle w:val="affffd"/>
          <w:rtl/>
          <w:rPrChange w:id="10877" w:author="מנוע אמוראים" w:date="2026-10-05T16:42:03Z">
            <w:rPr>
              <w:rtl/>
            </w:rPr>
          </w:rPrChange>
        </w:rPr>
        <w:t xml:space="preserve">"</w:t>
      </w:r>
      <w:r>
        <w:rPr>
          <w:rStyle w:val="affffd"/>
          <w:rFonts w:hint="cs"/>
          <w:rtl/>
          <w:rPrChange w:id="10878" w:author="מנוע אמוראים" w:date="2026-10-05T16:42:03Z">
            <w:rPr>
              <w:rFonts w:hint="cs"/>
              <w:rtl/>
            </w:rPr>
          </w:rPrChange>
        </w:rPr>
        <w:t xml:space="preserve">א</w:t>
      </w:r>
      <w:r>
        <w:rPr>
          <w:rFonts w:hint="cs"/>
          <w:rtl/>
        </w:rPr>
        <w:t xml:space="preserve"> </w:t>
      </w:r>
      <w:r>
        <w:rPr>
          <w:rStyle w:val="affffd"/>
          <w:rFonts w:hint="cs"/>
          <w:rtl/>
          <w:rPrChange w:id="10879" w:author="מנוע אמוראים" w:date="2026-10-05T16:42:03Z">
            <w:rPr>
              <w:rFonts w:hint="cs"/>
              <w:rtl/>
            </w:rPr>
          </w:rPrChange>
        </w:rPr>
        <w:t xml:space="preserve">לר</w:t>
      </w:r>
      <w:r>
        <w:rPr>
          <w:rStyle w:val="affffd"/>
          <w:rtl/>
          <w:rPrChange w:id="10880" w:author="מנוע אמוראים" w:date="2026-10-05T16:42:03Z">
            <w:rPr>
              <w:rtl/>
            </w:rPr>
          </w:rPrChange>
        </w:rPr>
        <w:t xml:space="preserve">"</w:t>
      </w:r>
      <w:r>
        <w:rPr>
          <w:rStyle w:val="affffd"/>
          <w:rFonts w:hint="cs"/>
          <w:rtl/>
          <w:rPrChange w:id="10881" w:author="מנוע אמוראים" w:date="2026-10-05T16:42:03Z">
            <w:rPr>
              <w:rFonts w:hint="cs"/>
              <w:rtl/>
            </w:rPr>
          </w:rPrChange>
        </w:rPr>
        <w:t xml:space="preserve">כ</w:t>
      </w:r>
      <w:r>
        <w:rPr>
          <w:rFonts w:hint="cs"/>
          <w:rtl/>
        </w:rPr>
        <w:t xml:space="preserve"> דתביעי</w:t>
      </w:r>
      <w:r w:rsidRPr="00AC0CB1">
        <w:rPr>
          <w:rStyle w:val="af2"/>
          <w:rFonts w:hint="cs"/>
          <w:rtl/>
        </w:rPr>
        <w:t xml:space="preserve"> '</w:t>
      </w:r>
      <w:r w:rsidRPr="00AC0CB1">
        <w:rPr>
          <w:rStyle w:val="af2"/>
          <w:rtl/>
        </w:rPr>
        <w:t>סילוק מחיצה ועשיית מחיצה</w:t>
      </w:r>
      <w:r w:rsidRPr="00AC0CB1">
        <w:rPr>
          <w:rStyle w:val="af2"/>
          <w:rFonts w:hint="cs"/>
          <w:rtl/>
        </w:rPr>
        <w:t>'</w:t>
      </w:r>
      <w:r w:rsidRPr="00AC0CB1">
        <w:rPr>
          <w:rStyle w:val="af2"/>
          <w:rtl/>
        </w:rPr>
        <w:t>,</w:t>
      </w:r>
      <w:r w:rsidRPr="007435EB">
        <w:rPr>
          <w:rtl/>
        </w:rPr>
        <w:t xml:space="preserve"> מי הוי כ</w:t>
      </w:r>
      <w:r w:rsidRPr="007435EB">
        <w:rPr>
          <w:rFonts w:hint="cs"/>
          <w:rtl/>
        </w:rPr>
        <w:t>ב'</w:t>
      </w:r>
      <w:r w:rsidRPr="007435EB">
        <w:rPr>
          <w:rtl/>
        </w:rPr>
        <w:t xml:space="preserve"> מקומות ו</w:t>
      </w:r>
      <w:r w:rsidRPr="007435EB">
        <w:rPr>
          <w:rFonts w:hint="cs"/>
          <w:rtl/>
        </w:rPr>
        <w:t>ב'</w:t>
      </w:r>
      <w:r w:rsidRPr="007435EB">
        <w:rPr>
          <w:rtl/>
        </w:rPr>
        <w:t xml:space="preserve"> חבורות דמי או לא? - </w:t>
      </w:r>
      <w:r w:rsidRPr="005C3FF1">
        <w:rPr>
          <w:rStyle w:val="afffa"/>
          <w:rtl/>
        </w:rPr>
        <w:t>תיקו</w:t>
      </w:r>
      <w:r w:rsidRPr="007435EB">
        <w:rPr>
          <w:rtl/>
        </w:rPr>
        <w:t>.</w:t>
      </w:r>
    </w:p>
    <w:p w14:paraId="7BFA9FE7" w14:textId="226DD34C" w:rsidR="00E8089F" w:rsidRPr="007435EB" w:rsidRDefault="00F47631" w:rsidP="00F47631">
      <w:pPr>
        <w:pStyle w:val="affd"/>
        <w:rPr>
          <w:bCs/>
          <w:rtl/>
        </w:rPr>
      </w:pPr>
      <w:r>
        <w:rPr>
          <w:rFonts w:hint="cs"/>
          <w:rtl/>
        </w:rPr>
        <w:t>***</w:t>
      </w:r>
    </w:p>
    <w:p w14:paraId="58D559A0" w14:textId="77777777" w:rsidR="00E8089F" w:rsidRPr="005C3FF1" w:rsidRDefault="00E8089F" w:rsidP="009A151F">
      <w:pPr>
        <w:rPr>
          <w:rStyle w:val="afffa"/>
          <w:rtl/>
        </w:rPr>
      </w:pPr>
      <w:r w:rsidRPr="005C3FF1">
        <w:rPr>
          <w:rStyle w:val="afffa"/>
          <w:rtl/>
        </w:rPr>
        <w:t>הכלה הופכת את פניה וכו'.</w:t>
      </w:r>
    </w:p>
    <w:p w14:paraId="0BDC40F2" w14:textId="77777777" w:rsidR="00E8089F" w:rsidRPr="007435EB" w:rsidRDefault="00E8089F" w:rsidP="00E8089F">
      <w:pPr>
        <w:rPr>
          <w:rtl/>
        </w:rPr>
      </w:pPr>
      <w:r w:rsidRPr="007435EB">
        <w:rPr>
          <w:rFonts w:ascii="Fb Fontext" w:hAnsi="Fb Fontext" w:hint="cs"/>
          <w:rtl/>
        </w:rPr>
        <w:t xml:space="preserve">וטעמא </w:t>
      </w:r>
      <w:r w:rsidRPr="007435EB">
        <w:rPr>
          <w:rFonts w:ascii="Fb Fontext" w:hAnsi="Fb Fontext"/>
          <w:rtl/>
        </w:rPr>
        <w:t>–</w:t>
      </w:r>
      <w:r>
        <w:rPr>
          <w:rFonts w:ascii="Fb Fontext" w:hAnsi="Fb Fontext" w:hint="cs"/>
          <w:rtl/>
        </w:rPr>
        <w:t xml:space="preserve"> </w:t>
      </w:r>
      <w:r>
        <w:rPr>
          <w:rStyle w:val="affffd"/>
          <w:rFonts w:ascii="Fb Fontext" w:hAnsi="Fb Fontext" w:hint="cs"/>
          <w:rtl/>
          <w:rPrChange w:id="10882" w:author="מנוע אמוראים" w:date="2026-10-05T16:42:03Z">
            <w:rPr>
              <w:rFonts w:ascii="Fb Fontext" w:hAnsi="Fb Fontext" w:hint="cs"/>
              <w:rtl/>
            </w:rPr>
          </w:rPrChange>
        </w:rPr>
        <w:t xml:space="preserve">רי</w:t>
      </w:r>
      <w:r>
        <w:rPr>
          <w:rStyle w:val="affffd"/>
          <w:rFonts w:ascii="Fb Fontext" w:hAnsi="Fb Fontext"/>
          <w:rtl/>
          <w:rPrChange w:id="10883" w:author="מנוע אמוראים" w:date="2026-10-05T16:42:03Z">
            <w:rPr>
              <w:rFonts w:ascii="Fb Fontext" w:hAnsi="Fb Fontext"/>
              <w:rtl/>
            </w:rPr>
          </w:rPrChange>
        </w:rPr>
        <w:t xml:space="preserve">"</w:t>
      </w:r>
      <w:r>
        <w:rPr>
          <w:rStyle w:val="affffd"/>
          <w:rFonts w:ascii="Fb Fontext" w:hAnsi="Fb Fontext" w:hint="cs"/>
          <w:rtl/>
          <w:rPrChange w:id="10884" w:author="מנוע אמוראים" w:date="2026-10-05T16:42:03Z">
            <w:rPr>
              <w:rFonts w:ascii="Fb Fontext" w:hAnsi="Fb Fontext" w:hint="cs"/>
              <w:rtl/>
            </w:rPr>
          </w:rPrChange>
        </w:rPr>
        <w:t xml:space="preserve">ו</w:t>
      </w:r>
      <w:r w:rsidRPr="007435EB">
        <w:rPr>
          <w:rFonts w:ascii="Fb Fontext" w:hAnsi="Fb Fontext"/>
          <w:rtl/>
        </w:rPr>
        <w:t xml:space="preserve">: מפני שהיא </w:t>
      </w:r>
      <w:r w:rsidRPr="005C3FF1">
        <w:rPr>
          <w:rStyle w:val="afffa"/>
          <w:rtl/>
        </w:rPr>
        <w:t>בושה</w:t>
      </w:r>
      <w:r w:rsidRPr="007435EB">
        <w:rPr>
          <w:rFonts w:ascii="Fb Fontext" w:hAnsi="Fb Fontext"/>
          <w:rtl/>
        </w:rPr>
        <w:t>.</w:t>
      </w:r>
    </w:p>
    <w:p w14:paraId="1BB43405" w14:textId="48FDB137"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10885" w:author="מנוע אמוראים" w:date="2026-10-05T16:42:03Z">
            <w:rPr>
              <w:rFonts w:hint="cs"/>
              <w:rtl/>
            </w:rPr>
          </w:rPrChange>
        </w:rPr>
        <w:t xml:space="preserve">רהב</w:t>
      </w:r>
      <w:r>
        <w:rPr>
          <w:rStyle w:val="affffd"/>
          <w:rtl/>
          <w:rPrChange w:id="10886" w:author="מנוע אמוראים" w:date="2026-10-05T16:42:03Z">
            <w:rPr>
              <w:rtl/>
            </w:rPr>
          </w:rPrChange>
        </w:rPr>
        <w:t xml:space="preserve">"</w:t>
      </w:r>
      <w:r>
        <w:rPr>
          <w:rStyle w:val="affffd"/>
          <w:rFonts w:hint="cs"/>
          <w:rtl/>
          <w:rPrChange w:id="10887" w:author="מנוע אמוראים" w:date="2026-10-05T16:42:03Z">
            <w:rPr>
              <w:rFonts w:hint="cs"/>
              <w:rtl/>
            </w:rPr>
          </w:rPrChange>
        </w:rPr>
        <w:t xml:space="preserve">נ</w:t>
      </w:r>
      <w:r>
        <w:rPr>
          <w:rFonts w:hint="cs"/>
          <w:rtl/>
        </w:rPr>
        <w:t xml:space="preserve"> נקלע לבית </w:t>
      </w:r>
      <w:r>
        <w:rPr>
          <w:rStyle w:val="affffd"/>
          <w:rFonts w:hint="cs"/>
          <w:rtl/>
          <w:rPrChange w:id="10888" w:author="מנוע אמוראים" w:date="2026-10-05T16:42:03Z">
            <w:rPr>
              <w:rFonts w:hint="cs"/>
              <w:rtl/>
            </w:rPr>
          </w:rPrChange>
        </w:rPr>
        <w:t xml:space="preserve">רנב</w:t>
      </w:r>
      <w:r>
        <w:rPr>
          <w:rStyle w:val="affffd"/>
          <w:rtl/>
          <w:rPrChange w:id="10889" w:author="מנוע אמוראים" w:date="2026-10-05T16:42:03Z">
            <w:rPr>
              <w:rtl/>
            </w:rPr>
          </w:rPrChange>
        </w:rPr>
        <w:t xml:space="preserve">"</w:t>
      </w:r>
      <w:r>
        <w:rPr>
          <w:rStyle w:val="affffd"/>
          <w:rFonts w:hint="cs"/>
          <w:rtl/>
          <w:rPrChange w:id="10890" w:author="מנוע אמוראים" w:date="2026-10-05T16:42:03Z">
            <w:rPr>
              <w:rFonts w:hint="cs"/>
              <w:rtl/>
            </w:rPr>
          </w:rPrChange>
        </w:rPr>
        <w:t xml:space="preserve">י</w:t>
      </w:r>
      <w:r>
        <w:rPr>
          <w:rFonts w:hint="cs"/>
          <w:rtl/>
        </w:rPr>
        <w:t xml:space="preserve"> ושאלו לשמו א</w:t>
      </w:r>
      <w:r w:rsidR="00E8089F" w:rsidRPr="007435EB">
        <w:rPr>
          <w:rtl/>
        </w:rPr>
        <w:t>"</w:t>
      </w:r>
      <w:r>
        <w:rPr>
          <w:rFonts w:hint="cs"/>
          <w:rtl/>
        </w:rPr>
        <w:t xml:space="preserve">ל </w:t>
      </w:r>
      <w:r>
        <w:rPr>
          <w:rStyle w:val="affffd"/>
          <w:rFonts w:hint="cs"/>
          <w:rtl/>
          <w:rPrChange w:id="10891" w:author="מנוע אמוראים" w:date="2026-10-05T16:42:03Z">
            <w:rPr>
              <w:rFonts w:hint="cs"/>
              <w:rtl/>
            </w:rPr>
          </w:rPrChange>
        </w:rPr>
        <w:t xml:space="preserve">ר</w:t>
      </w:r>
      <w:r>
        <w:rPr>
          <w:rStyle w:val="affffd"/>
          <w:rtl/>
          <w:rPrChange w:id="10892" w:author="מנוע אמוראים" w:date="2026-10-05T16:42:03Z">
            <w:rPr>
              <w:rtl/>
            </w:rPr>
          </w:rPrChange>
        </w:rPr>
        <w:t xml:space="preserve">"</w:t>
      </w:r>
      <w:r>
        <w:rPr>
          <w:rStyle w:val="affffd"/>
          <w:rFonts w:hint="cs"/>
          <w:rtl/>
          <w:rPrChange w:id="10893" w:author="מנוע אמוראים" w:date="2026-10-05T16:42:03Z">
            <w:rPr>
              <w:rFonts w:hint="cs"/>
              <w:rtl/>
            </w:rPr>
          </w:rPrChange>
        </w:rPr>
        <w:t xml:space="preserve">ה</w:t>
      </w:r>
      <w:r>
        <w:rPr>
          <w:rFonts w:hint="cs"/>
          <w:rtl/>
        </w:rPr>
        <w:t xml:space="preserve">, אמרו שישב על המיטה וישב.</w:t>
      </w:r>
    </w:p>
    <w:p w14:paraId="6B3C6ED1" w14:textId="77777777" w:rsidR="00E8089F" w:rsidRPr="007435EB" w:rsidRDefault="00E8089F" w:rsidP="00E8089F">
      <w:pPr>
        <w:rPr>
          <w:rtl/>
        </w:rPr>
      </w:pPr>
      <w:r w:rsidRPr="007435EB">
        <w:rPr>
          <w:rFonts w:hint="cs"/>
          <w:rtl/>
        </w:rPr>
        <w:t>הביאו לו כוס הסכים באחת, ושתה בשני לגימות, ולא החזיר פניו</w:t>
      </w:r>
      <w:r w:rsidRPr="007435EB">
        <w:rPr>
          <w:rtl/>
        </w:rPr>
        <w:t>.</w:t>
      </w:r>
    </w:p>
    <w:p w14:paraId="08744150" w14:textId="77777777" w:rsidR="00E8089F" w:rsidRPr="007435EB" w:rsidRDefault="00E8089F" w:rsidP="00E8089F">
      <w:pPr>
        <w:rPr>
          <w:rtl/>
        </w:rPr>
      </w:pPr>
      <w:r w:rsidRPr="007435EB">
        <w:rPr>
          <w:rFonts w:hint="cs"/>
          <w:rtl/>
        </w:rPr>
        <w:t>א</w:t>
      </w:r>
      <w:r w:rsidRPr="007435EB">
        <w:rPr>
          <w:rtl/>
        </w:rPr>
        <w:t>"</w:t>
      </w:r>
      <w:r w:rsidRPr="007435EB">
        <w:rPr>
          <w:rFonts w:hint="cs"/>
          <w:rtl/>
        </w:rPr>
        <w:t>ל מה הטעם קרית לך רב הונא א</w:t>
      </w:r>
      <w:r w:rsidRPr="007435EB">
        <w:rPr>
          <w:rtl/>
        </w:rPr>
        <w:t>"</w:t>
      </w:r>
      <w:r w:rsidRPr="007435EB">
        <w:rPr>
          <w:rFonts w:hint="cs"/>
          <w:rtl/>
        </w:rPr>
        <w:t>ל</w:t>
      </w:r>
      <w:r w:rsidRPr="007435EB">
        <w:rPr>
          <w:rtl/>
        </w:rPr>
        <w:t xml:space="preserve"> בעל השם אני.</w:t>
      </w:r>
    </w:p>
    <w:p w14:paraId="6EFA576D" w14:textId="77777777" w:rsidR="00E8089F" w:rsidRPr="007435EB" w:rsidRDefault="00E8089F" w:rsidP="00E8089F">
      <w:pPr>
        <w:rPr>
          <w:rtl/>
        </w:rPr>
      </w:pPr>
      <w:r w:rsidRPr="007435EB">
        <w:rPr>
          <w:rFonts w:hint="cs"/>
          <w:rtl/>
        </w:rPr>
        <w:t>והסביר להם מה שישב מיד דכל מה שיאמר לך בעה</w:t>
      </w:r>
      <w:r w:rsidRPr="007435EB">
        <w:rPr>
          <w:rtl/>
        </w:rPr>
        <w:t>"</w:t>
      </w:r>
      <w:r w:rsidRPr="007435EB">
        <w:rPr>
          <w:rFonts w:hint="cs"/>
          <w:rtl/>
        </w:rPr>
        <w:t>ב עשה.</w:t>
      </w:r>
    </w:p>
    <w:p w14:paraId="14F8E7BD" w14:textId="77777777" w:rsidR="00E8089F" w:rsidRPr="007435EB" w:rsidRDefault="00E8089F" w:rsidP="00E8089F">
      <w:pPr>
        <w:rPr>
          <w:rtl/>
        </w:rPr>
      </w:pPr>
      <w:r w:rsidRPr="007435EB">
        <w:rPr>
          <w:rFonts w:hint="cs"/>
          <w:rtl/>
        </w:rPr>
        <w:lastRenderedPageBreak/>
        <w:t>וכשלא סירב לכוס -</w:t>
      </w:r>
      <w:r w:rsidRPr="007435EB">
        <w:rPr>
          <w:rtl/>
        </w:rPr>
        <w:t xml:space="preserve"> </w:t>
      </w:r>
      <w:r w:rsidRPr="007435EB">
        <w:rPr>
          <w:rFonts w:hint="cs"/>
          <w:rtl/>
        </w:rPr>
        <w:t>ד</w:t>
      </w:r>
      <w:r w:rsidRPr="007435EB">
        <w:rPr>
          <w:rtl/>
        </w:rPr>
        <w:t>מסרבין לקטן ואין מסרבין לגדול.</w:t>
      </w:r>
    </w:p>
    <w:p w14:paraId="2BDEE9F2" w14:textId="77777777" w:rsidR="00E8089F" w:rsidRPr="007435EB" w:rsidRDefault="00E8089F" w:rsidP="00E8089F">
      <w:pPr>
        <w:rPr>
          <w:rtl/>
        </w:rPr>
      </w:pPr>
      <w:r w:rsidRPr="007435EB">
        <w:rPr>
          <w:rFonts w:hint="cs"/>
          <w:rtl/>
        </w:rPr>
        <w:t>וששתה בשני פעמים ד</w:t>
      </w:r>
      <w:r w:rsidRPr="007435EB">
        <w:rPr>
          <w:rtl/>
        </w:rPr>
        <w:t>תניא, השותה כוסו בב"</w:t>
      </w:r>
      <w:r w:rsidRPr="007435EB">
        <w:rPr>
          <w:rFonts w:hint="cs"/>
          <w:rtl/>
        </w:rPr>
        <w:t>א</w:t>
      </w:r>
      <w:r w:rsidRPr="007435EB">
        <w:rPr>
          <w:rtl/>
        </w:rPr>
        <w:t xml:space="preserve"> </w:t>
      </w:r>
      <w:r w:rsidRPr="007435EB">
        <w:rPr>
          <w:rFonts w:hint="cs"/>
          <w:rtl/>
        </w:rPr>
        <w:t>הר</w:t>
      </w:r>
      <w:r w:rsidRPr="007435EB">
        <w:rPr>
          <w:rtl/>
        </w:rPr>
        <w:t>"</w:t>
      </w:r>
      <w:r w:rsidRPr="007435EB">
        <w:rPr>
          <w:rFonts w:hint="cs"/>
          <w:rtl/>
        </w:rPr>
        <w:t>ז</w:t>
      </w:r>
      <w:r w:rsidRPr="007435EB">
        <w:rPr>
          <w:rtl/>
        </w:rPr>
        <w:t xml:space="preserve"> גרגרן, שנים דרך ארץ, שלשה מגסי הרוח.</w:t>
      </w:r>
    </w:p>
    <w:p w14:paraId="21C1A9CE" w14:textId="77777777" w:rsidR="00E8089F" w:rsidRPr="007435EB" w:rsidRDefault="00E8089F" w:rsidP="00E8089F">
      <w:pPr>
        <w:rPr>
          <w:rtl/>
        </w:rPr>
      </w:pPr>
      <w:r w:rsidRPr="007435EB">
        <w:rPr>
          <w:rFonts w:ascii="Fb Fontext" w:hAnsi="Fb Fontext" w:hint="cs"/>
          <w:sz w:val="20"/>
          <w:rtl/>
        </w:rPr>
        <w:t>ולא החזיר פניו ד</w:t>
      </w:r>
      <w:r w:rsidRPr="007435EB">
        <w:rPr>
          <w:rFonts w:ascii="Fb Fontext" w:hAnsi="Fb Fontext"/>
          <w:sz w:val="20"/>
          <w:rtl/>
        </w:rPr>
        <w:t>כלה הופכת פניה, תנן.</w:t>
      </w:r>
    </w:p>
    <w:p w14:paraId="1D9C02DA" w14:textId="3ED18A4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10894" w:author="מנוע אמוראים" w:date="2026-10-05T16:42:03Z">
            <w:rPr>
              <w:rFonts w:ascii="Fb Fontext" w:hAnsi="Fb Fontext" w:hint="cs"/>
              <w:rtl/>
            </w:rPr>
          </w:rPrChange>
        </w:rPr>
        <w:t xml:space="preserve">ריב</w:t>
      </w:r>
      <w:r>
        <w:rPr>
          <w:rStyle w:val="affffd"/>
          <w:rFonts w:ascii="Fb Fontext" w:hAnsi="Fb Fontext"/>
          <w:rtl/>
          <w:rPrChange w:id="10895" w:author="מנוע אמוראים" w:date="2026-10-05T16:42:03Z">
            <w:rPr>
              <w:rFonts w:ascii="Fb Fontext" w:hAnsi="Fb Fontext"/>
              <w:rtl/>
            </w:rPr>
          </w:rPrChange>
        </w:rPr>
        <w:t xml:space="preserve">"</w:t>
      </w:r>
      <w:r>
        <w:rPr>
          <w:rStyle w:val="affffd"/>
          <w:rFonts w:ascii="Fb Fontext" w:hAnsi="Fb Fontext" w:hint="cs"/>
          <w:rtl/>
          <w:rPrChange w:id="10896" w:author="מנוע אמוראים" w:date="2026-10-05T16:42:03Z">
            <w:rPr>
              <w:rFonts w:ascii="Fb Fontext" w:hAnsi="Fb Fontext" w:hint="cs"/>
              <w:rtl/>
            </w:rPr>
          </w:rPrChange>
        </w:rPr>
        <w:t xml:space="preserve">י</w:t>
      </w:r>
      <w:r>
        <w:rPr>
          <w:rFonts w:ascii="Fb Fontext" w:hAnsi="Fb Fontext" w:hint="cs"/>
          <w:rtl/>
        </w:rPr>
        <w:t xml:space="preserve"> נקלע </w:t>
      </w:r>
      <w:r>
        <w:rPr>
          <w:rStyle w:val="affffd"/>
          <w:rFonts w:ascii="Fb Fontext" w:hAnsi="Fb Fontext" w:hint="cs"/>
          <w:rtl/>
          <w:rPrChange w:id="10897" w:author="מנוע אמוראים" w:date="2026-10-05T16:42:03Z">
            <w:rPr>
              <w:rFonts w:ascii="Fb Fontext" w:hAnsi="Fb Fontext" w:hint="cs"/>
              <w:rtl/>
            </w:rPr>
          </w:rPrChange>
        </w:rPr>
        <w:t xml:space="preserve">לרשבר</w:t>
      </w:r>
      <w:r>
        <w:rPr>
          <w:rStyle w:val="affffd"/>
          <w:rFonts w:ascii="Fb Fontext" w:hAnsi="Fb Fontext"/>
          <w:rtl/>
          <w:rPrChange w:id="10898" w:author="מנוע אמוראים" w:date="2026-10-05T16:42:03Z">
            <w:rPr>
              <w:rFonts w:ascii="Fb Fontext" w:hAnsi="Fb Fontext"/>
              <w:rtl/>
            </w:rPr>
          </w:rPrChange>
        </w:rPr>
        <w:t xml:space="preserve">"</w:t>
      </w:r>
      <w:r>
        <w:rPr>
          <w:rStyle w:val="affffd"/>
          <w:rFonts w:ascii="Fb Fontext" w:hAnsi="Fb Fontext" w:hint="cs"/>
          <w:rtl/>
          <w:rPrChange w:id="10899" w:author="מנוע אמוראים" w:date="2026-10-05T16:42:03Z">
            <w:rPr>
              <w:rFonts w:ascii="Fb Fontext" w:hAnsi="Fb Fontext" w:hint="cs"/>
              <w:rtl/>
            </w:rPr>
          </w:rPrChange>
        </w:rPr>
        <w:t xml:space="preserve">י</w:t>
      </w:r>
      <w:r>
        <w:rPr>
          <w:rFonts w:ascii="Fb Fontext" w:hAnsi="Fb Fontext" w:hint="cs"/>
          <w:rtl/>
        </w:rPr>
        <w:t xml:space="preserve"> ב</w:t>
      </w:r>
      <w:r w:rsidR="00E8089F" w:rsidRPr="007435EB">
        <w:rPr>
          <w:rFonts w:ascii="Fb Fontext" w:hAnsi="Fb Fontext"/>
          <w:rtl/>
        </w:rPr>
        <w:t>"</w:t>
      </w:r>
      <w:r w:rsidR="00E8089F" w:rsidRPr="007435EB">
        <w:rPr>
          <w:rFonts w:ascii="Fb Fontext" w:hAnsi="Fb Fontext" w:hint="cs"/>
          <w:rtl/>
        </w:rPr>
        <w:t>ל הביאו לו כוס והסכים באחת ושתה באחת.</w:t>
      </w:r>
    </w:p>
    <w:p w14:paraId="052635D2" w14:textId="77777777" w:rsidR="00E8089F" w:rsidRPr="007435EB" w:rsidRDefault="00E8089F" w:rsidP="00E8089F">
      <w:pPr>
        <w:rPr>
          <w:rtl/>
        </w:rPr>
      </w:pPr>
      <w:r w:rsidRPr="007435EB">
        <w:rPr>
          <w:rFonts w:hint="cs"/>
          <w:rtl/>
        </w:rPr>
        <w:t>שאלוהו וכי לא סובר להך ד</w:t>
      </w:r>
      <w:r w:rsidRPr="007435EB">
        <w:rPr>
          <w:rtl/>
        </w:rPr>
        <w:t>שותה כוסו בב"</w:t>
      </w:r>
      <w:r w:rsidRPr="007435EB">
        <w:rPr>
          <w:rFonts w:hint="cs"/>
          <w:rtl/>
        </w:rPr>
        <w:t>א</w:t>
      </w:r>
      <w:r w:rsidRPr="007435EB">
        <w:rPr>
          <w:rtl/>
        </w:rPr>
        <w:t xml:space="preserve"> </w:t>
      </w:r>
      <w:r w:rsidRPr="007435EB">
        <w:rPr>
          <w:rFonts w:hint="cs"/>
          <w:rtl/>
        </w:rPr>
        <w:t>הר</w:t>
      </w:r>
      <w:r w:rsidRPr="007435EB">
        <w:rPr>
          <w:rtl/>
        </w:rPr>
        <w:t>"</w:t>
      </w:r>
      <w:r w:rsidRPr="007435EB">
        <w:rPr>
          <w:rFonts w:hint="cs"/>
          <w:rtl/>
        </w:rPr>
        <w:t>ז</w:t>
      </w:r>
      <w:r w:rsidRPr="007435EB">
        <w:rPr>
          <w:rtl/>
        </w:rPr>
        <w:t xml:space="preserve"> גרגרן.</w:t>
      </w:r>
    </w:p>
    <w:p w14:paraId="25EB7DDA" w14:textId="77777777" w:rsidR="00E8089F" w:rsidRPr="007435EB" w:rsidRDefault="00B5062E" w:rsidP="00E8089F">
      <w:pPr>
        <w:rPr>
          <w:rtl/>
        </w:rPr>
      </w:pPr>
      <w:r w:rsidRPr="007435EB">
        <w:rPr>
          <w:rFonts w:hint="cs"/>
          <w:rtl/>
        </w:rPr>
        <w:t>והשיבם:</w:t>
      </w:r>
      <w:r w:rsidR="00E8089F" w:rsidRPr="007435EB">
        <w:rPr>
          <w:rFonts w:hint="cs"/>
          <w:rtl/>
        </w:rPr>
        <w:t xml:space="preserve"> דלא אמרו בכוסך קטן</w:t>
      </w:r>
      <w:r w:rsidRPr="007435EB">
        <w:rPr>
          <w:rFonts w:hint="cs"/>
          <w:rtl/>
        </w:rPr>
        <w:t>,</w:t>
      </w:r>
      <w:r w:rsidR="00E8089F" w:rsidRPr="007435EB">
        <w:rPr>
          <w:rFonts w:hint="cs"/>
          <w:rtl/>
        </w:rPr>
        <w:t xml:space="preserve"> ויינך מתוק</w:t>
      </w:r>
      <w:r w:rsidRPr="007435EB">
        <w:rPr>
          <w:rFonts w:hint="cs"/>
          <w:rtl/>
        </w:rPr>
        <w:t>,</w:t>
      </w:r>
      <w:r w:rsidR="00E8089F" w:rsidRPr="007435EB">
        <w:rPr>
          <w:rFonts w:hint="cs"/>
          <w:rtl/>
        </w:rPr>
        <w:t xml:space="preserve"> וכריסו רחבה.</w:t>
      </w:r>
    </w:p>
    <w:p w14:paraId="5647CF63" w14:textId="13C891CE" w:rsidR="00E8089F" w:rsidRPr="007435EB" w:rsidRDefault="00F47631" w:rsidP="00F47631">
      <w:pPr>
        <w:pStyle w:val="affd"/>
        <w:rPr>
          <w:bCs/>
          <w:rtl/>
        </w:rPr>
      </w:pPr>
      <w:r>
        <w:rPr>
          <w:rFonts w:hint="cs"/>
          <w:rtl/>
        </w:rPr>
        <w:t>***</w:t>
      </w:r>
    </w:p>
    <w:p w14:paraId="1BEBF5D7" w14:textId="10ECE287" w:rsidR="00E8089F"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10900" w:author="מנוע אמוראים" w:date="2026-10-05T16:42:03Z">
            <w:rPr>
              <w:rFonts w:ascii="Fb Fontext" w:hAnsi="Fb Fontext" w:hint="cs"/>
              <w:rtl/>
            </w:rPr>
          </w:rPrChange>
        </w:rPr>
        <w:t xml:space="preserve">ר</w:t>
      </w:r>
      <w:r>
        <w:rPr>
          <w:rStyle w:val="affffd"/>
          <w:rFonts w:ascii="Fb Fontext" w:hAnsi="Fb Fontext"/>
          <w:rtl/>
          <w:rPrChange w:id="10901" w:author="מנוע אמוראים" w:date="2026-10-05T16:42:03Z">
            <w:rPr>
              <w:rFonts w:ascii="Fb Fontext" w:hAnsi="Fb Fontext"/>
              <w:rtl/>
            </w:rPr>
          </w:rPrChange>
        </w:rPr>
        <w:t xml:space="preserve">"</w:t>
      </w:r>
      <w:r>
        <w:rPr>
          <w:rStyle w:val="affffd"/>
          <w:rFonts w:ascii="Fb Fontext" w:hAnsi="Fb Fontext" w:hint="cs"/>
          <w:rtl/>
          <w:rPrChange w:id="10902" w:author="מנוע אמוראים" w:date="2026-10-05T16:42:03Z">
            <w:rPr>
              <w:rFonts w:ascii="Fb Fontext" w:hAnsi="Fb Fontext" w:hint="cs"/>
              <w:rtl/>
            </w:rPr>
          </w:rPrChange>
        </w:rPr>
        <w:t xml:space="preserve">ה</w:t>
      </w:r>
      <w:r w:rsidR="00E8089F" w:rsidRPr="007435EB">
        <w:rPr>
          <w:rFonts w:ascii="Fb Fontext" w:hAnsi="Fb Fontext"/>
          <w:rtl/>
        </w:rPr>
        <w:t xml:space="preserve">: בני חבורה נכנסין בשלשה ויוצאין </w:t>
      </w:r>
      <w:r w:rsidR="00AB3B38">
        <w:rPr>
          <w:rFonts w:ascii="Fb Fontext" w:hAnsi="Fb Fontext"/>
          <w:rtl/>
        </w:rPr>
        <w:t>אף</w:t>
      </w:r>
      <w:r w:rsidR="00E8089F" w:rsidRPr="007435EB">
        <w:rPr>
          <w:rFonts w:ascii="Fb Fontext" w:hAnsi="Fb Fontext"/>
          <w:rtl/>
        </w:rPr>
        <w:t xml:space="preserve"> באחד </w:t>
      </w:r>
      <w:r w:rsidR="00E8089F" w:rsidRPr="007435EB">
        <w:rPr>
          <w:rFonts w:ascii="Fb Fontext" w:hAnsi="Fb Fontext" w:hint="cs"/>
          <w:rtl/>
        </w:rPr>
        <w:t>[וצריך לשמשם]</w:t>
      </w:r>
    </w:p>
    <w:p w14:paraId="4642E9A9" w14:textId="77777777" w:rsidR="00E8089F" w:rsidRPr="007435EB" w:rsidRDefault="00E8089F" w:rsidP="00E8089F">
      <w:pPr>
        <w:rPr>
          <w:rtl/>
        </w:rPr>
      </w:pPr>
      <w:r w:rsidRPr="007435EB">
        <w:rPr>
          <w:rtl/>
        </w:rPr>
        <w:t>ר</w:t>
      </w:r>
      <w:r w:rsidRPr="007435EB">
        <w:rPr>
          <w:rFonts w:hint="cs"/>
          <w:rtl/>
        </w:rPr>
        <w:t>ה</w:t>
      </w:r>
      <w:r w:rsidRPr="007435EB">
        <w:rPr>
          <w:rtl/>
        </w:rPr>
        <w:t>בה: והוא ד</w:t>
      </w:r>
      <w:r w:rsidRPr="007435EB">
        <w:rPr>
          <w:rFonts w:hint="cs"/>
          <w:rtl/>
        </w:rPr>
        <w:t>נכנסו בזמן שרגילים להכנס וביודע שיוצאים אחד אחד.</w:t>
      </w:r>
    </w:p>
    <w:p w14:paraId="100AC6D9" w14:textId="226B3D3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 xml:space="preserve">רבינא: ונותנין </w:t>
      </w:r>
      <w:r w:rsidR="00E8089F" w:rsidRPr="007435EB">
        <w:rPr>
          <w:rFonts w:hint="cs"/>
          <w:rtl/>
        </w:rPr>
        <w:t xml:space="preserve">[המאחרים] </w:t>
      </w:r>
      <w:r w:rsidR="00E8089F" w:rsidRPr="007435EB">
        <w:rPr>
          <w:rtl/>
        </w:rPr>
        <w:t xml:space="preserve">שכר דמים, וצריך האחרון להוסיף דמים, ולית </w:t>
      </w:r>
      <w:r w:rsidR="00E8089F" w:rsidRPr="005C3FF1">
        <w:rPr>
          <w:rStyle w:val="afffa"/>
          <w:rtl/>
        </w:rPr>
        <w:t>הלכתא</w:t>
      </w:r>
      <w:r w:rsidR="00E8089F" w:rsidRPr="007435EB">
        <w:rPr>
          <w:rtl/>
        </w:rPr>
        <w:t xml:space="preserve"> כוותיה.</w:t>
      </w:r>
    </w:p>
    <w:p w14:paraId="087B2D21" w14:textId="77777777" w:rsidR="00E8089F" w:rsidRPr="007435EB" w:rsidRDefault="00CF542C" w:rsidP="00F47631">
      <w:pPr>
        <w:pStyle w:val="affd"/>
        <w:rPr>
          <w:rtl/>
        </w:rPr>
      </w:pPr>
      <w:r w:rsidRPr="007435EB">
        <w:rPr>
          <w:rFonts w:hint="cs"/>
          <w:rtl/>
        </w:rPr>
        <w:t>׻</w:t>
      </w:r>
    </w:p>
    <w:p w14:paraId="787F0A99" w14:textId="77777777" w:rsidR="00E8089F" w:rsidRPr="005C3FF1" w:rsidRDefault="00E8089F" w:rsidP="009A151F">
      <w:pPr>
        <w:rPr>
          <w:rStyle w:val="afffa"/>
          <w:rtl/>
        </w:rPr>
        <w:sectPr w:rsidR="00E8089F" w:rsidRPr="005C3FF1" w:rsidSect="0004022B">
          <w:type w:val="continuous"/>
          <w:pgSz w:w="5443" w:h="14181" w:code="138"/>
          <w:pgMar w:top="284" w:right="1134" w:bottom="284" w:left="907" w:header="284" w:footer="284" w:gutter="0"/>
          <w:cols w:space="1134"/>
          <w:bidi/>
          <w:rtlGutter/>
          <w:docGrid w:linePitch="360"/>
        </w:sectPr>
      </w:pPr>
    </w:p>
    <w:p w14:paraId="3CC697F4" w14:textId="77777777" w:rsidR="008F16C6" w:rsidRPr="005C3FF1" w:rsidRDefault="00E8089F" w:rsidP="009A151F">
      <w:pPr>
        <w:pStyle w:val="Hadran"/>
        <w:rPr>
          <w:rStyle w:val="afffa"/>
          <w:rtl/>
        </w:rPr>
        <w:pPrChange w:id="91071" w:author="Claude" w:date="2026-10-08T08:35:33Z">
          <w:pPr>
            <w:rPr>
              <w:rStyle w:val="afffa"/>
              <w:rtl/>
            </w:rPr>
          </w:pPr>
        </w:pPrChange>
      </w:pPr>
      <w:r w:rsidRPr="005C3FF1">
        <w:rPr>
          <w:rStyle w:val="afffa"/>
          <w:rtl/>
        </w:rPr>
        <w:t>הדרן עלך כיצד צולין.</w:t>
      </w:r>
    </w:p>
    <w:p w14:paraId="29C03599" w14:textId="77777777" w:rsidR="008F16C6" w:rsidRPr="005C3FF1" w:rsidRDefault="008F16C6" w:rsidP="009A151F">
      <w:pPr>
        <w:rPr>
          <w:rStyle w:val="afffa"/>
        </w:rPr>
      </w:pPr>
      <w:r w:rsidRPr="005C3FF1">
        <w:rPr>
          <w:rStyle w:val="afffa"/>
          <w:rtl/>
        </w:rPr>
        <w:br w:type="page"/>
      </w:r>
    </w:p>
    <w:p w14:paraId="4DD4ECC6" w14:textId="77777777" w:rsidR="00E8089F" w:rsidRPr="007435EB" w:rsidRDefault="00E8089F" w:rsidP="00E8089F">
      <w:pPr>
        <w:pStyle w:val="afff2"/>
        <w:framePr w:wrap="around"/>
        <w:spacing w:line="276" w:lineRule="auto"/>
        <w:rPr>
          <w:del w:id="41162" w:author="Claude" w:date="2026-10-07T09:25:14Z"/>
          <w:rFonts w:ascii="Fb Fontext" w:hAnsi="Fb Fontext"/>
          <w:sz w:val="20"/>
          <w:rtl/>
        </w:rPr>
      </w:pPr>
      <w:del w:id="41161" w:author="Claude" w:date="2026-10-07T09:25:14Z">
        <w:r w:rsidRPr="007435EB">
          <w:rPr>
            <w:rFonts w:ascii="Fb Fontext" w:hAnsi="Fb Fontext" w:hint="cs"/>
            <w:sz w:val="20"/>
            <w:rtl/>
          </w:rPr>
          <w:lastRenderedPageBreak/>
          <w:delText xml:space="preserve">פרק שמיני</w:delText>
        </w:r>
      </w:del>
    </w:p>
    <w:p w14:paraId="7C8C38A0" w14:textId="77777777" w:rsidR="00E8089F" w:rsidRPr="007435EB" w:rsidRDefault="00E8089F" w:rsidP="005C3FF1">
      <w:pPr>
        <w:pStyle w:val="afff"/>
        <w:framePr w:wrap="around"/>
        <w:rPr>
          <w:rtl/>
        </w:rPr>
      </w:pPr>
      <w:r w:rsidRPr="007435EB">
        <w:rPr>
          <w:rFonts w:hint="cs"/>
          <w:rtl/>
        </w:rPr>
        <w:t>פז.</w:t>
      </w:r>
    </w:p>
    <w:p w14:paraId="2A654405" w14:textId="77777777" w:rsidR="00E8089F" w:rsidRPr="007435EB" w:rsidRDefault="00E8089F" w:rsidP="00E8089F">
      <w:pPr>
        <w:pStyle w:val="afff3"/>
        <w:framePr w:wrap="around"/>
        <w:spacing w:line="276" w:lineRule="auto"/>
        <w:rPr>
          <w:del w:id="41167" w:author="Claude" w:date="2026-10-07T09:25:14Z"/>
          <w:sz w:val="20"/>
          <w:rtl/>
        </w:rPr>
      </w:pPr>
      <w:del w:id="41163" w:author="Claude" w:date="2026-10-07T09:25:14Z">
        <w:r w:rsidRPr="007435EB">
          <w:rPr>
            <w:rFonts w:hint="cs"/>
            <w:sz w:val="20"/>
            <w:rtl/>
          </w:rPr>
          <w:delText xml:space="preserve">ה</w:delText>
        </w:r>
      </w:del>
      <w:del w:id="41164" w:author="Claude" w:date="2026-10-07T09:25:14Z">
        <w:r w:rsidR="002F64F7" w:rsidRPr="007435EB">
          <w:rPr>
            <w:rFonts w:hint="cs"/>
            <w:sz w:val="20"/>
            <w:rtl/>
          </w:rPr>
          <w:delText xml:space="preserve">+</w:delText>
        </w:r>
      </w:del>
      <w:del w:id="41165" w:author="Claude" w:date="2026-10-07T09:25:14Z">
        <w:r w:rsidRPr="007435EB">
          <w:rPr>
            <w:rFonts w:hint="cs"/>
            <w:sz w:val="20"/>
            <w:rtl/>
          </w:rPr>
          <w:delText xml:space="preserve">אשה</w:delText>
        </w:r>
      </w:del>
      <w:del w:id="41166" w:author="Claude" w:date="2026-10-07T09:25:14Z">
        <w:r w:rsidR="002F64F7" w:rsidRPr="007435EB">
          <w:rPr>
            <w:rFonts w:hint="cs"/>
            <w:sz w:val="20"/>
            <w:rtl/>
          </w:rPr>
          <w:delText xml:space="preserve">+</w:delText>
        </w:r>
      </w:del>
    </w:p>
    <w:p w14:paraId="09EF2AE4" w14:textId="77777777" w:rsidR="00E8089F" w:rsidRPr="007435EB" w:rsidRDefault="00E8089F" w:rsidP="008F16C6">
      <w:pPr>
        <w:pStyle w:val="afff4"/>
        <w:framePr w:wrap="around"/>
        <w:rPr>
          <w:rtl/>
        </w:rPr>
      </w:pPr>
      <w:r w:rsidRPr="007435EB">
        <w:rPr>
          <w:rFonts w:hint="cs"/>
          <w:rtl/>
        </w:rPr>
        <w:t>פז.- צב:</w:t>
      </w:r>
    </w:p>
    <w:p>
      <w:pPr>
        <w:pStyle w:val="PetichatPerek"/>
        <w:rPr>
          <w:ins w:id="41160" w:author="Claude" w:date="2026-10-07T09:25:14Z"/>
        </w:rPr>
      </w:pPr>
      <w:ins w:id="41159" w:author="Claude" w:date="2026-10-07T09:25:14Z">
        <w:r>
          <w:rPr>
            <w:rFonts w:ascii="Fb Fontext" w:hAnsi="Fb Fontext" w:hint="cs"/>
            <w:sz w:val="20"/>
            <w:rtl/>
          </w:rPr>
          <w:t xml:space="preserve">פרק שמיני</w:t>
        </w:r>
        <w:r>
          <w:rPr>
            <w:rFonts w:ascii="Fb Fontext" w:hAnsi="Fb Fontext" w:hint="cs"/>
            <w:sz w:val="20"/>
            <w:rtl/>
          </w:rPr>
          <w:t xml:space="preserve"> - </w:t>
        </w:r>
        <w:r>
          <w:rPr>
            <w:rFonts w:hint="cs"/>
            <w:sz w:val="20"/>
            <w:rtl/>
          </w:rPr>
          <w:t xml:space="preserve">ה+אשה+</w:t>
        </w:r>
      </w:ins>
    </w:p>
    <w:p>
      <w:pPr>
        <w:pStyle w:val="affffff1"/>
        <w:rPr>
          <w:ins w:id="20170" w:author="קלוד" w:date="2026-10-06T10:09:47Z"/>
        </w:rPr>
      </w:pPr>
      <w:ins w:id="20169" w:author="קלוד" w:date="2026-10-06T10:09:47Z">
        <w:r>
          <w:t xml:space="preserve">משנה א</w:t>
        </w:r>
      </w:ins>
    </w:p>
    <w:p w14:paraId="374D33B6" w14:textId="77777777" w:rsidR="00E8089F" w:rsidRPr="007435EB" w:rsidRDefault="00E8089F" w:rsidP="00E8089F">
      <w:pPr>
        <w:pStyle w:val="afff5"/>
        <w:rPr>
          <w:del w:id="20071" w:author="קלוד" w:date="2026-10-06T10:16:37Z"/>
          <w:b/>
          <w:rtl/>
        </w:rPr>
      </w:pPr>
      <w:ins w:id="9875" w:author="מספור קטעי משנה" w:date="2026-10-06T06:45:41Z">
        <w:del w:id="20068" w:author="קלוד" w:date="2026-10-06T10:16:37Z">
          <w:r>
            <w:rPr>
              <w:rStyle w:val="MisparKeta"/>
            </w:rPr>
            <w:delText xml:space="preserve">א. </w:delText>
          </w:r>
        </w:del>
      </w:ins>
      <w:del w:id="20069" w:author="קלוד" w:date="2026-10-06T10:16:37Z">
        <w:r w:rsidRPr="007435EB">
          <w:rPr>
            <w:rFonts w:hint="cs"/>
            <w:b/>
            <w:sz w:val="20"/>
            <w:rtl/>
          </w:rPr>
          <w:delText xml:space="preserve">משנה</w:delText>
        </w:r>
      </w:del>
      <w:del w:id="20070" w:author="קלוד" w:date="2026-10-06T10:16:37Z">
        <w:r w:rsidRPr="007435EB">
          <w:rPr>
            <w:b/>
            <w:sz w:val="20"/>
            <w:rtl/>
          </w:rPr>
          <w:delText xml:space="preserve">.</w:delText>
        </w:r>
      </w:del>
    </w:p>
    <w:p w14:paraId="27C5A084" w14:textId="77777777" w:rsidR="00E8089F" w:rsidRPr="007435EB" w:rsidRDefault="00E8089F" w:rsidP="00E8089F">
      <w:pPr>
        <w:pStyle w:val="afff5"/>
        <w:rPr>
          <w:b/>
          <w:rtl/>
        </w:rPr>
      </w:pPr>
      <w:r w:rsidRPr="007435EB">
        <w:rPr>
          <w:rFonts w:hint="cs"/>
          <w:b/>
          <w:rtl/>
        </w:rPr>
        <w:t>האשה</w:t>
      </w:r>
      <w:r w:rsidRPr="007435EB">
        <w:rPr>
          <w:b/>
          <w:rtl/>
        </w:rPr>
        <w:t xml:space="preserve"> </w:t>
      </w:r>
      <w:r w:rsidRPr="007435EB">
        <w:rPr>
          <w:rFonts w:hint="cs"/>
          <w:b/>
          <w:rtl/>
        </w:rPr>
        <w:t>בזמן</w:t>
      </w:r>
      <w:r w:rsidRPr="007435EB">
        <w:rPr>
          <w:b/>
          <w:rtl/>
        </w:rPr>
        <w:t xml:space="preserve"> </w:t>
      </w:r>
      <w:r w:rsidRPr="007435EB">
        <w:rPr>
          <w:rFonts w:hint="cs"/>
          <w:b/>
          <w:rtl/>
        </w:rPr>
        <w:t>שהיא</w:t>
      </w:r>
      <w:r w:rsidRPr="007435EB">
        <w:rPr>
          <w:b/>
          <w:rtl/>
        </w:rPr>
        <w:t xml:space="preserve"> </w:t>
      </w:r>
      <w:r w:rsidRPr="007435EB">
        <w:rPr>
          <w:rFonts w:hint="cs"/>
          <w:b/>
          <w:rtl/>
        </w:rPr>
        <w:t>בבית</w:t>
      </w:r>
      <w:r w:rsidRPr="007435EB">
        <w:rPr>
          <w:b/>
          <w:rtl/>
        </w:rPr>
        <w:t xml:space="preserve"> </w:t>
      </w:r>
      <w:r w:rsidRPr="007435EB">
        <w:rPr>
          <w:rFonts w:hint="cs"/>
          <w:b/>
          <w:rtl/>
        </w:rPr>
        <w:t>בעלה</w:t>
      </w:r>
      <w:r w:rsidRPr="007435EB">
        <w:rPr>
          <w:b/>
          <w:rtl/>
        </w:rPr>
        <w:t xml:space="preserve">, </w:t>
      </w:r>
      <w:r w:rsidRPr="007435EB">
        <w:rPr>
          <w:rFonts w:hint="cs"/>
          <w:b/>
          <w:rtl/>
        </w:rPr>
        <w:t>שחט</w:t>
      </w:r>
      <w:r w:rsidRPr="007435EB">
        <w:rPr>
          <w:b/>
          <w:rtl/>
        </w:rPr>
        <w:t xml:space="preserve"> </w:t>
      </w:r>
      <w:r w:rsidRPr="007435EB">
        <w:rPr>
          <w:rFonts w:hint="cs"/>
          <w:b/>
          <w:rtl/>
        </w:rPr>
        <w:t>עליה</w:t>
      </w:r>
      <w:r w:rsidRPr="007435EB">
        <w:rPr>
          <w:b/>
          <w:rtl/>
        </w:rPr>
        <w:t xml:space="preserve"> </w:t>
      </w:r>
      <w:r w:rsidRPr="007435EB">
        <w:rPr>
          <w:rFonts w:hint="cs"/>
          <w:b/>
          <w:rtl/>
        </w:rPr>
        <w:t>בעלה</w:t>
      </w:r>
      <w:r w:rsidRPr="007435EB">
        <w:rPr>
          <w:b/>
          <w:rtl/>
        </w:rPr>
        <w:t xml:space="preserve"> </w:t>
      </w:r>
      <w:r w:rsidRPr="007435EB">
        <w:rPr>
          <w:rFonts w:hint="cs"/>
          <w:b/>
          <w:rtl/>
        </w:rPr>
        <w:t>ושחט</w:t>
      </w:r>
      <w:r w:rsidRPr="007435EB">
        <w:rPr>
          <w:b/>
          <w:rtl/>
        </w:rPr>
        <w:t xml:space="preserve"> </w:t>
      </w:r>
      <w:r w:rsidRPr="007435EB">
        <w:rPr>
          <w:rFonts w:hint="cs"/>
          <w:b/>
          <w:rtl/>
        </w:rPr>
        <w:t>עליה</w:t>
      </w:r>
      <w:r w:rsidRPr="007435EB">
        <w:rPr>
          <w:b/>
          <w:rtl/>
        </w:rPr>
        <w:t xml:space="preserve"> </w:t>
      </w:r>
      <w:r w:rsidRPr="007435EB">
        <w:rPr>
          <w:rFonts w:hint="cs"/>
          <w:b/>
          <w:rtl/>
        </w:rPr>
        <w:t>אביה</w:t>
      </w:r>
      <w:r w:rsidR="002E362D" w:rsidRPr="007435EB">
        <w:rPr>
          <w:b/>
          <w:rtl/>
        </w:rPr>
        <w:t xml:space="preserve"> </w:t>
      </w:r>
      <w:r w:rsidRPr="007435EB">
        <w:rPr>
          <w:rFonts w:hint="cs"/>
          <w:b/>
          <w:rtl/>
        </w:rPr>
        <w:t>תאכל</w:t>
      </w:r>
      <w:r w:rsidRPr="007435EB">
        <w:rPr>
          <w:b/>
          <w:rtl/>
        </w:rPr>
        <w:t xml:space="preserve"> </w:t>
      </w:r>
      <w:r w:rsidRPr="007435EB">
        <w:rPr>
          <w:rFonts w:hint="cs"/>
          <w:b/>
          <w:rtl/>
        </w:rPr>
        <w:t>משל</w:t>
      </w:r>
      <w:r w:rsidRPr="007435EB">
        <w:rPr>
          <w:b/>
          <w:rtl/>
        </w:rPr>
        <w:t xml:space="preserve"> </w:t>
      </w:r>
      <w:r w:rsidRPr="007435EB">
        <w:rPr>
          <w:rFonts w:hint="cs"/>
          <w:b/>
          <w:rtl/>
        </w:rPr>
        <w:t>בעלה</w:t>
      </w:r>
      <w:r w:rsidRPr="007435EB">
        <w:rPr>
          <w:b/>
          <w:rtl/>
        </w:rPr>
        <w:t>.</w:t>
      </w:r>
    </w:p>
    <w:p w14:paraId="63ABA1CC" w14:textId="77777777" w:rsidR="00E8089F" w:rsidRPr="007435EB" w:rsidRDefault="00E8089F" w:rsidP="00E8089F">
      <w:pPr>
        <w:pStyle w:val="afff5"/>
        <w:rPr>
          <w:b/>
          <w:rtl/>
        </w:rPr>
      </w:pPr>
      <w:r w:rsidRPr="007435EB">
        <w:rPr>
          <w:rFonts w:hint="cs"/>
          <w:b/>
          <w:rtl/>
        </w:rPr>
        <w:t>הלכה</w:t>
      </w:r>
      <w:r w:rsidRPr="007435EB">
        <w:rPr>
          <w:b/>
          <w:rtl/>
        </w:rPr>
        <w:t xml:space="preserve"> </w:t>
      </w:r>
      <w:r w:rsidRPr="007435EB">
        <w:rPr>
          <w:rFonts w:hint="cs"/>
          <w:b/>
          <w:rtl/>
        </w:rPr>
        <w:t>רגל</w:t>
      </w:r>
      <w:r w:rsidRPr="007435EB">
        <w:rPr>
          <w:b/>
          <w:rtl/>
        </w:rPr>
        <w:t xml:space="preserve"> </w:t>
      </w:r>
      <w:r w:rsidRPr="007435EB">
        <w:rPr>
          <w:rFonts w:hint="cs"/>
          <w:b/>
          <w:rtl/>
        </w:rPr>
        <w:t>ראשון</w:t>
      </w:r>
      <w:r w:rsidRPr="007435EB">
        <w:rPr>
          <w:b/>
          <w:rtl/>
        </w:rPr>
        <w:t xml:space="preserve"> </w:t>
      </w:r>
      <w:r w:rsidRPr="007435EB">
        <w:rPr>
          <w:rFonts w:hint="cs"/>
          <w:b/>
          <w:rtl/>
        </w:rPr>
        <w:t>לעשות</w:t>
      </w:r>
      <w:r w:rsidRPr="007435EB">
        <w:rPr>
          <w:b/>
          <w:rtl/>
        </w:rPr>
        <w:t xml:space="preserve"> </w:t>
      </w:r>
      <w:r w:rsidRPr="007435EB">
        <w:rPr>
          <w:rFonts w:hint="cs"/>
          <w:b/>
          <w:rtl/>
        </w:rPr>
        <w:t>בבית</w:t>
      </w:r>
      <w:r w:rsidRPr="007435EB">
        <w:rPr>
          <w:b/>
          <w:rtl/>
        </w:rPr>
        <w:t xml:space="preserve"> </w:t>
      </w:r>
      <w:r w:rsidRPr="007435EB">
        <w:rPr>
          <w:rFonts w:hint="cs"/>
          <w:b/>
          <w:rtl/>
        </w:rPr>
        <w:t>אביה</w:t>
      </w:r>
      <w:r w:rsidRPr="007435EB">
        <w:rPr>
          <w:b/>
          <w:rtl/>
        </w:rPr>
        <w:t>.</w:t>
      </w:r>
    </w:p>
    <w:p w14:paraId="4A6AF1A4" w14:textId="77777777" w:rsidR="00E8089F" w:rsidRPr="007435EB" w:rsidRDefault="00E8089F" w:rsidP="00E8089F">
      <w:pPr>
        <w:pStyle w:val="afff5"/>
        <w:rPr>
          <w:b/>
          <w:rtl/>
        </w:rPr>
      </w:pPr>
      <w:r w:rsidRPr="007435EB">
        <w:rPr>
          <w:b/>
          <w:rtl/>
        </w:rPr>
        <w:tab/>
      </w:r>
      <w:r w:rsidRPr="007435EB">
        <w:rPr>
          <w:rFonts w:hint="cs"/>
          <w:b/>
          <w:rtl/>
        </w:rPr>
        <w:t>שחט</w:t>
      </w:r>
      <w:r w:rsidRPr="007435EB">
        <w:rPr>
          <w:b/>
          <w:rtl/>
        </w:rPr>
        <w:t xml:space="preserve"> </w:t>
      </w:r>
      <w:r w:rsidRPr="007435EB">
        <w:rPr>
          <w:rFonts w:hint="cs"/>
          <w:b/>
          <w:rtl/>
        </w:rPr>
        <w:t>עליה</w:t>
      </w:r>
      <w:r w:rsidRPr="007435EB">
        <w:rPr>
          <w:b/>
          <w:rtl/>
        </w:rPr>
        <w:t xml:space="preserve"> </w:t>
      </w:r>
      <w:r w:rsidRPr="007435EB">
        <w:rPr>
          <w:rFonts w:hint="cs"/>
          <w:b/>
          <w:rtl/>
        </w:rPr>
        <w:t>אביה</w:t>
      </w:r>
      <w:r w:rsidRPr="007435EB">
        <w:rPr>
          <w:b/>
          <w:rtl/>
        </w:rPr>
        <w:t xml:space="preserve"> </w:t>
      </w:r>
      <w:r w:rsidRPr="007435EB">
        <w:rPr>
          <w:rFonts w:hint="cs"/>
          <w:b/>
          <w:rtl/>
        </w:rPr>
        <w:t>ושחט</w:t>
      </w:r>
      <w:r w:rsidRPr="007435EB">
        <w:rPr>
          <w:b/>
          <w:rtl/>
        </w:rPr>
        <w:t xml:space="preserve"> </w:t>
      </w:r>
      <w:r w:rsidRPr="007435EB">
        <w:rPr>
          <w:rFonts w:hint="cs"/>
          <w:b/>
          <w:rtl/>
        </w:rPr>
        <w:t>עליה</w:t>
      </w:r>
      <w:r w:rsidRPr="007435EB">
        <w:rPr>
          <w:b/>
          <w:rtl/>
        </w:rPr>
        <w:t xml:space="preserve"> </w:t>
      </w:r>
      <w:r w:rsidRPr="007435EB">
        <w:rPr>
          <w:rFonts w:hint="cs"/>
          <w:b/>
          <w:rtl/>
        </w:rPr>
        <w:t>בעלה</w:t>
      </w:r>
      <w:r w:rsidRPr="007435EB">
        <w:rPr>
          <w:b/>
          <w:rtl/>
        </w:rPr>
        <w:t xml:space="preserve"> - </w:t>
      </w:r>
      <w:r w:rsidRPr="007435EB">
        <w:rPr>
          <w:rFonts w:hint="cs"/>
          <w:b/>
          <w:rtl/>
        </w:rPr>
        <w:t>תאכל</w:t>
      </w:r>
      <w:r w:rsidRPr="007435EB">
        <w:rPr>
          <w:b/>
          <w:rtl/>
        </w:rPr>
        <w:t xml:space="preserve"> </w:t>
      </w:r>
      <w:r w:rsidRPr="007435EB">
        <w:rPr>
          <w:rFonts w:hint="cs"/>
          <w:b/>
          <w:rtl/>
        </w:rPr>
        <w:t>במקום</w:t>
      </w:r>
      <w:r w:rsidRPr="007435EB">
        <w:rPr>
          <w:b/>
          <w:rtl/>
        </w:rPr>
        <w:t xml:space="preserve"> </w:t>
      </w:r>
      <w:r w:rsidRPr="007435EB">
        <w:rPr>
          <w:rFonts w:hint="cs"/>
          <w:b/>
          <w:rtl/>
        </w:rPr>
        <w:t>שהיא</w:t>
      </w:r>
      <w:r w:rsidRPr="007435EB">
        <w:rPr>
          <w:b/>
          <w:rtl/>
        </w:rPr>
        <w:t xml:space="preserve"> </w:t>
      </w:r>
      <w:r w:rsidRPr="007435EB">
        <w:rPr>
          <w:rFonts w:hint="cs"/>
          <w:b/>
          <w:rtl/>
        </w:rPr>
        <w:t>רוצה</w:t>
      </w:r>
      <w:r w:rsidRPr="007435EB">
        <w:rPr>
          <w:b/>
          <w:rtl/>
        </w:rPr>
        <w:t>.</w:t>
      </w:r>
    </w:p>
    <w:p w14:paraId="03C4F4F4" w14:textId="77777777" w:rsidR="00E8089F" w:rsidRPr="007435EB" w:rsidRDefault="00E8089F" w:rsidP="00E8089F">
      <w:pPr>
        <w:pStyle w:val="afff5"/>
        <w:rPr>
          <w:b/>
          <w:rtl/>
        </w:rPr>
      </w:pPr>
      <w:r w:rsidRPr="007435EB">
        <w:rPr>
          <w:rFonts w:hint="cs"/>
          <w:b/>
          <w:rtl/>
        </w:rPr>
        <w:t>יתום</w:t>
      </w:r>
      <w:r w:rsidRPr="007435EB">
        <w:rPr>
          <w:b/>
          <w:rtl/>
        </w:rPr>
        <w:t xml:space="preserve"> </w:t>
      </w:r>
      <w:r w:rsidRPr="007435EB">
        <w:rPr>
          <w:rFonts w:hint="cs"/>
          <w:b/>
          <w:rtl/>
        </w:rPr>
        <w:t>ששחטו</w:t>
      </w:r>
      <w:r w:rsidRPr="007435EB">
        <w:rPr>
          <w:b/>
          <w:rtl/>
        </w:rPr>
        <w:t xml:space="preserve"> </w:t>
      </w:r>
      <w:r w:rsidRPr="007435EB">
        <w:rPr>
          <w:rFonts w:hint="cs"/>
          <w:b/>
          <w:rtl/>
        </w:rPr>
        <w:t>עליו</w:t>
      </w:r>
      <w:r w:rsidRPr="007435EB">
        <w:rPr>
          <w:b/>
          <w:rtl/>
        </w:rPr>
        <w:t xml:space="preserve"> </w:t>
      </w:r>
      <w:r w:rsidRPr="007435EB">
        <w:rPr>
          <w:rFonts w:hint="cs"/>
          <w:b/>
          <w:rtl/>
        </w:rPr>
        <w:t>אפוטרופסין</w:t>
      </w:r>
      <w:r w:rsidRPr="007435EB">
        <w:rPr>
          <w:b/>
          <w:rtl/>
        </w:rPr>
        <w:t xml:space="preserve"> - </w:t>
      </w:r>
      <w:r w:rsidRPr="007435EB">
        <w:rPr>
          <w:rFonts w:hint="cs"/>
          <w:b/>
          <w:rtl/>
        </w:rPr>
        <w:t>יאכל</w:t>
      </w:r>
      <w:r w:rsidRPr="007435EB">
        <w:rPr>
          <w:b/>
          <w:rtl/>
        </w:rPr>
        <w:t xml:space="preserve"> </w:t>
      </w:r>
      <w:r w:rsidRPr="007435EB">
        <w:rPr>
          <w:rFonts w:hint="cs"/>
          <w:b/>
          <w:rtl/>
        </w:rPr>
        <w:t>במקום</w:t>
      </w:r>
      <w:r w:rsidRPr="007435EB">
        <w:rPr>
          <w:b/>
          <w:rtl/>
        </w:rPr>
        <w:t xml:space="preserve"> </w:t>
      </w:r>
      <w:r w:rsidRPr="007435EB">
        <w:rPr>
          <w:rFonts w:hint="cs"/>
          <w:b/>
          <w:rtl/>
        </w:rPr>
        <w:t>שהוא</w:t>
      </w:r>
      <w:r w:rsidRPr="007435EB">
        <w:rPr>
          <w:b/>
          <w:rtl/>
        </w:rPr>
        <w:t xml:space="preserve"> </w:t>
      </w:r>
      <w:r w:rsidRPr="007435EB">
        <w:rPr>
          <w:rFonts w:hint="cs"/>
          <w:b/>
          <w:rtl/>
        </w:rPr>
        <w:t>רוצה</w:t>
      </w:r>
      <w:r w:rsidRPr="007435EB">
        <w:rPr>
          <w:b/>
          <w:rtl/>
        </w:rPr>
        <w:t>.</w:t>
      </w:r>
    </w:p>
    <w:p w14:paraId="35F5D5FC" w14:textId="77777777" w:rsidR="00E8089F" w:rsidRPr="007435EB" w:rsidRDefault="00E8089F" w:rsidP="00E8089F">
      <w:pPr>
        <w:pStyle w:val="afff5"/>
        <w:rPr>
          <w:b/>
          <w:rtl/>
        </w:rPr>
      </w:pPr>
      <w:r w:rsidRPr="007435EB">
        <w:rPr>
          <w:rFonts w:hint="cs"/>
          <w:b/>
          <w:rtl/>
        </w:rPr>
        <w:t>עבד</w:t>
      </w:r>
      <w:r w:rsidRPr="007435EB">
        <w:rPr>
          <w:b/>
          <w:rtl/>
        </w:rPr>
        <w:t xml:space="preserve"> </w:t>
      </w:r>
      <w:r w:rsidRPr="007435EB">
        <w:rPr>
          <w:rFonts w:hint="cs"/>
          <w:b/>
          <w:rtl/>
        </w:rPr>
        <w:t>של</w:t>
      </w:r>
      <w:r w:rsidRPr="007435EB">
        <w:rPr>
          <w:b/>
          <w:rtl/>
        </w:rPr>
        <w:t xml:space="preserve"> </w:t>
      </w:r>
      <w:r w:rsidRPr="007435EB">
        <w:rPr>
          <w:rFonts w:hint="cs"/>
          <w:b/>
          <w:rtl/>
        </w:rPr>
        <w:t>שני</w:t>
      </w:r>
      <w:r w:rsidRPr="007435EB">
        <w:rPr>
          <w:b/>
          <w:rtl/>
        </w:rPr>
        <w:t xml:space="preserve"> </w:t>
      </w:r>
      <w:r w:rsidRPr="007435EB">
        <w:rPr>
          <w:rFonts w:hint="cs"/>
          <w:b/>
          <w:rtl/>
        </w:rPr>
        <w:t>שותפין</w:t>
      </w:r>
      <w:r w:rsidRPr="007435EB">
        <w:rPr>
          <w:b/>
          <w:rtl/>
        </w:rPr>
        <w:t xml:space="preserve"> - </w:t>
      </w:r>
      <w:r w:rsidRPr="007435EB">
        <w:rPr>
          <w:rFonts w:hint="cs"/>
          <w:b/>
          <w:rtl/>
        </w:rPr>
        <w:t>לא</w:t>
      </w:r>
      <w:r w:rsidRPr="007435EB">
        <w:rPr>
          <w:b/>
          <w:rtl/>
        </w:rPr>
        <w:t xml:space="preserve"> </w:t>
      </w:r>
      <w:r w:rsidRPr="007435EB">
        <w:rPr>
          <w:rFonts w:hint="cs"/>
          <w:b/>
          <w:rtl/>
        </w:rPr>
        <w:t>יאכל</w:t>
      </w:r>
      <w:r w:rsidRPr="007435EB">
        <w:rPr>
          <w:b/>
          <w:rtl/>
        </w:rPr>
        <w:t xml:space="preserve"> </w:t>
      </w:r>
      <w:r w:rsidRPr="007435EB">
        <w:rPr>
          <w:rFonts w:hint="cs"/>
          <w:b/>
          <w:rtl/>
        </w:rPr>
        <w:t>משל</w:t>
      </w:r>
      <w:r w:rsidRPr="007435EB">
        <w:rPr>
          <w:b/>
          <w:rtl/>
        </w:rPr>
        <w:t xml:space="preserve"> </w:t>
      </w:r>
      <w:r w:rsidRPr="007435EB">
        <w:rPr>
          <w:rFonts w:hint="cs"/>
          <w:b/>
          <w:rtl/>
        </w:rPr>
        <w:t>שניהן</w:t>
      </w:r>
      <w:r w:rsidRPr="007435EB">
        <w:rPr>
          <w:b/>
          <w:rtl/>
        </w:rPr>
        <w:t>.</w:t>
      </w:r>
    </w:p>
    <w:p w14:paraId="331EF7DE" w14:textId="77777777" w:rsidR="00E8089F" w:rsidRPr="007435EB" w:rsidRDefault="00E8089F" w:rsidP="00E8089F">
      <w:pPr>
        <w:pStyle w:val="afff5"/>
        <w:rPr>
          <w:b/>
          <w:rtl/>
        </w:rPr>
      </w:pPr>
      <w:r w:rsidRPr="007435EB">
        <w:rPr>
          <w:rFonts w:hint="cs"/>
          <w:b/>
          <w:rtl/>
        </w:rPr>
        <w:t>מי</w:t>
      </w:r>
      <w:r w:rsidRPr="007435EB">
        <w:rPr>
          <w:b/>
          <w:rtl/>
        </w:rPr>
        <w:t xml:space="preserve"> </w:t>
      </w:r>
      <w:r w:rsidRPr="007435EB">
        <w:rPr>
          <w:rFonts w:hint="cs"/>
          <w:b/>
          <w:rtl/>
        </w:rPr>
        <w:t>שחציו</w:t>
      </w:r>
      <w:r w:rsidRPr="007435EB">
        <w:rPr>
          <w:b/>
          <w:rtl/>
        </w:rPr>
        <w:t xml:space="preserve"> </w:t>
      </w:r>
      <w:r w:rsidRPr="007435EB">
        <w:rPr>
          <w:rFonts w:hint="cs"/>
          <w:b/>
          <w:rtl/>
        </w:rPr>
        <w:t>עבד</w:t>
      </w:r>
      <w:r w:rsidRPr="007435EB">
        <w:rPr>
          <w:b/>
          <w:rtl/>
        </w:rPr>
        <w:t xml:space="preserve"> </w:t>
      </w:r>
      <w:r w:rsidRPr="007435EB">
        <w:rPr>
          <w:rFonts w:hint="cs"/>
          <w:b/>
          <w:rtl/>
        </w:rPr>
        <w:t>וחציו</w:t>
      </w:r>
      <w:r w:rsidRPr="007435EB">
        <w:rPr>
          <w:b/>
          <w:rtl/>
        </w:rPr>
        <w:t xml:space="preserve"> </w:t>
      </w:r>
      <w:r w:rsidRPr="007435EB">
        <w:rPr>
          <w:rFonts w:hint="cs"/>
          <w:b/>
          <w:rtl/>
        </w:rPr>
        <w:t>בן</w:t>
      </w:r>
      <w:r w:rsidRPr="007435EB">
        <w:rPr>
          <w:b/>
          <w:rtl/>
        </w:rPr>
        <w:t xml:space="preserve"> </w:t>
      </w:r>
      <w:r w:rsidRPr="007435EB">
        <w:rPr>
          <w:rFonts w:hint="cs"/>
          <w:b/>
          <w:rtl/>
        </w:rPr>
        <w:t>חורין</w:t>
      </w:r>
      <w:r w:rsidRPr="007435EB">
        <w:rPr>
          <w:b/>
          <w:rtl/>
        </w:rPr>
        <w:t xml:space="preserve"> - </w:t>
      </w:r>
      <w:r w:rsidRPr="007435EB">
        <w:rPr>
          <w:rFonts w:hint="cs"/>
          <w:b/>
          <w:rtl/>
        </w:rPr>
        <w:t>לא</w:t>
      </w:r>
      <w:r w:rsidRPr="007435EB">
        <w:rPr>
          <w:b/>
          <w:rtl/>
        </w:rPr>
        <w:t xml:space="preserve"> </w:t>
      </w:r>
      <w:r w:rsidRPr="007435EB">
        <w:rPr>
          <w:rFonts w:hint="cs"/>
          <w:b/>
          <w:rtl/>
        </w:rPr>
        <w:t>יאכל</w:t>
      </w:r>
      <w:r w:rsidRPr="007435EB">
        <w:rPr>
          <w:b/>
          <w:rtl/>
        </w:rPr>
        <w:t xml:space="preserve"> </w:t>
      </w:r>
      <w:r w:rsidRPr="007435EB">
        <w:rPr>
          <w:rFonts w:hint="cs"/>
          <w:b/>
          <w:rtl/>
        </w:rPr>
        <w:t>משל</w:t>
      </w:r>
      <w:r w:rsidRPr="007435EB">
        <w:rPr>
          <w:b/>
          <w:rtl/>
        </w:rPr>
        <w:t xml:space="preserve"> </w:t>
      </w:r>
      <w:r w:rsidRPr="007435EB">
        <w:rPr>
          <w:rFonts w:hint="cs"/>
          <w:b/>
          <w:rtl/>
        </w:rPr>
        <w:t>רבו</w:t>
      </w:r>
      <w:r w:rsidRPr="007435EB">
        <w:rPr>
          <w:b/>
          <w:rtl/>
        </w:rPr>
        <w:t>.</w:t>
      </w:r>
    </w:p>
    <w:p w14:paraId="4617D8E3" w14:textId="3B031E8A" w:rsidR="00E8089F" w:rsidRPr="007435EB" w:rsidRDefault="00F47631" w:rsidP="00F47631">
      <w:pPr>
        <w:pStyle w:val="affd"/>
        <w:rPr>
          <w:bCs/>
          <w:rtl/>
        </w:rPr>
      </w:pPr>
      <w:r>
        <w:rPr>
          <w:rFonts w:hint="cs"/>
          <w:rtl/>
        </w:rPr>
        <w:t>***</w:t>
      </w:r>
    </w:p>
    <w:p w14:paraId="1BE8631E" w14:textId="77777777" w:rsidR="00E8089F" w:rsidRPr="007435EB" w:rsidRDefault="00E8089F" w:rsidP="00E8089F">
      <w:pPr>
        <w:rPr>
          <w:rFonts w:ascii="Fb Fontext" w:hAnsi="Fb Fontext"/>
          <w:rtl/>
        </w:rPr>
      </w:pPr>
      <w:r w:rsidRPr="007435EB">
        <w:rPr>
          <w:rFonts w:ascii="Fb Fontext" w:hAnsi="Fb Fontext" w:hint="cs"/>
          <w:rtl/>
        </w:rPr>
        <w:t>ואין להוכיח דיש ברירה דהך רוצה היינו בשעת שחיטה [ומתני' בשאינה רדופה ורק ברגל ראשון]</w:t>
      </w:r>
    </w:p>
    <w:p w14:paraId="3D2F49E5" w14:textId="77777777" w:rsidR="00E8089F" w:rsidRPr="007435EB" w:rsidRDefault="00E8089F" w:rsidP="00E8089F">
      <w:pPr>
        <w:rPr>
          <w:rtl/>
        </w:rPr>
      </w:pPr>
      <w:r w:rsidRPr="00F46A1C">
        <w:rPr>
          <w:rStyle w:val="affffd"/>
          <w:rFonts w:hint="cs"/>
          <w:rtl/>
        </w:rPr>
        <w:t>והך</w:t>
      </w:r>
      <w:r w:rsidRPr="007435EB">
        <w:rPr>
          <w:rFonts w:hint="cs"/>
          <w:rtl/>
        </w:rPr>
        <w:t xml:space="preserve"> דמכאן</w:t>
      </w:r>
      <w:r w:rsidRPr="007435EB">
        <w:rPr>
          <w:rtl/>
        </w:rPr>
        <w:t xml:space="preserve"> </w:t>
      </w:r>
      <w:r w:rsidRPr="007435EB">
        <w:rPr>
          <w:rFonts w:hint="cs"/>
          <w:rtl/>
        </w:rPr>
        <w:t>ואילך</w:t>
      </w:r>
      <w:r w:rsidRPr="007435EB">
        <w:rPr>
          <w:rtl/>
        </w:rPr>
        <w:t xml:space="preserve">, </w:t>
      </w:r>
      <w:r w:rsidRPr="007435EB">
        <w:rPr>
          <w:rFonts w:hint="cs"/>
          <w:rtl/>
        </w:rPr>
        <w:t>רוצה</w:t>
      </w:r>
      <w:r w:rsidRPr="007435EB">
        <w:rPr>
          <w:rtl/>
        </w:rPr>
        <w:t xml:space="preserve"> - </w:t>
      </w:r>
      <w:r w:rsidRPr="007435EB">
        <w:rPr>
          <w:rFonts w:hint="cs"/>
          <w:rtl/>
        </w:rPr>
        <w:t>אוכלת</w:t>
      </w:r>
      <w:r w:rsidRPr="007435EB">
        <w:rPr>
          <w:rtl/>
        </w:rPr>
        <w:t xml:space="preserve"> </w:t>
      </w:r>
      <w:r w:rsidRPr="007435EB">
        <w:rPr>
          <w:rFonts w:hint="cs"/>
          <w:rtl/>
        </w:rPr>
        <w:t>משל</w:t>
      </w:r>
      <w:r w:rsidRPr="007435EB">
        <w:rPr>
          <w:rtl/>
        </w:rPr>
        <w:t xml:space="preserve"> </w:t>
      </w:r>
      <w:r w:rsidRPr="007435EB">
        <w:rPr>
          <w:rFonts w:hint="cs"/>
          <w:rtl/>
        </w:rPr>
        <w:t>אביה</w:t>
      </w:r>
      <w:r w:rsidRPr="007435EB">
        <w:rPr>
          <w:rtl/>
        </w:rPr>
        <w:t xml:space="preserve">, </w:t>
      </w:r>
      <w:r w:rsidRPr="007435EB">
        <w:rPr>
          <w:rFonts w:hint="cs"/>
          <w:rtl/>
        </w:rPr>
        <w:t>רוצה</w:t>
      </w:r>
      <w:r w:rsidRPr="007435EB">
        <w:rPr>
          <w:rtl/>
        </w:rPr>
        <w:t xml:space="preserve"> - </w:t>
      </w:r>
      <w:r w:rsidRPr="007435EB">
        <w:rPr>
          <w:rFonts w:hint="cs"/>
          <w:rtl/>
        </w:rPr>
        <w:t>משל</w:t>
      </w:r>
      <w:r w:rsidRPr="007435EB">
        <w:rPr>
          <w:rtl/>
        </w:rPr>
        <w:t xml:space="preserve"> </w:t>
      </w:r>
      <w:r w:rsidRPr="007435EB">
        <w:rPr>
          <w:rFonts w:hint="cs"/>
          <w:rtl/>
        </w:rPr>
        <w:t>בעלה היינו ברדופה.</w:t>
      </w:r>
    </w:p>
    <w:p w14:paraId="5A32A16B" w14:textId="77777777" w:rsidR="002E362D" w:rsidRPr="007435EB" w:rsidRDefault="00E8089F" w:rsidP="00E8089F">
      <w:pPr>
        <w:rPr>
          <w:rtl/>
        </w:rPr>
      </w:pPr>
      <w:r w:rsidRPr="00AC0CB1">
        <w:rPr>
          <w:rStyle w:val="af2"/>
          <w:rFonts w:hint="cs"/>
          <w:rtl/>
        </w:rPr>
        <w:t>'אז</w:t>
      </w:r>
      <w:r w:rsidRPr="00AC0CB1">
        <w:rPr>
          <w:rStyle w:val="af2"/>
          <w:rtl/>
        </w:rPr>
        <w:t xml:space="preserve"> </w:t>
      </w:r>
      <w:r w:rsidRPr="00AC0CB1">
        <w:rPr>
          <w:rStyle w:val="af2"/>
          <w:rFonts w:hint="cs"/>
          <w:rtl/>
        </w:rPr>
        <w:t>הייתי</w:t>
      </w:r>
      <w:r w:rsidRPr="00AC0CB1">
        <w:rPr>
          <w:rStyle w:val="af2"/>
          <w:rtl/>
        </w:rPr>
        <w:t xml:space="preserve"> </w:t>
      </w:r>
      <w:r w:rsidRPr="00AC0CB1">
        <w:rPr>
          <w:rStyle w:val="af2"/>
          <w:rFonts w:hint="cs"/>
          <w:rtl/>
        </w:rPr>
        <w:t>בעיניו</w:t>
      </w:r>
      <w:r w:rsidRPr="00AC0CB1">
        <w:rPr>
          <w:rStyle w:val="af2"/>
          <w:rtl/>
        </w:rPr>
        <w:t xml:space="preserve"> </w:t>
      </w:r>
      <w:r w:rsidRPr="00AC0CB1">
        <w:rPr>
          <w:rStyle w:val="af2"/>
          <w:rFonts w:hint="cs"/>
          <w:rtl/>
        </w:rPr>
        <w:t>כמוצאת</w:t>
      </w:r>
      <w:r w:rsidRPr="00AC0CB1">
        <w:rPr>
          <w:rStyle w:val="af2"/>
          <w:rtl/>
        </w:rPr>
        <w:t xml:space="preserve"> </w:t>
      </w:r>
      <w:r w:rsidRPr="00AC0CB1">
        <w:rPr>
          <w:rStyle w:val="af2"/>
          <w:rFonts w:hint="cs"/>
          <w:rtl/>
        </w:rPr>
        <w:t>שלום</w:t>
      </w:r>
      <w:r w:rsidRPr="007435EB">
        <w:rPr>
          <w:rtl/>
        </w:rPr>
        <w:t xml:space="preserve">, </w:t>
      </w:r>
    </w:p>
    <w:p w14:paraId="63676DCB" w14:textId="77777777" w:rsidR="00E8089F" w:rsidRPr="007435EB" w:rsidRDefault="00E8089F" w:rsidP="00E8089F">
      <w:pPr>
        <w:rPr>
          <w:rtl/>
        </w:rPr>
      </w:pPr>
      <w:r>
        <w:rPr>
          <w:rStyle w:val="affffd"/>
          <w:rFonts w:hint="cs"/>
          <w:rtl/>
          <w:rPrChange w:id="10903" w:author="מנוע אמוראים" w:date="2026-10-05T16:42:03Z">
            <w:rPr>
              <w:rFonts w:hint="cs"/>
              <w:rtl/>
            </w:rPr>
          </w:rPrChange>
        </w:rPr>
        <w:t xml:space="preserve">וארי</w:t>
      </w:r>
      <w:r>
        <w:rPr>
          <w:rStyle w:val="affffd"/>
          <w:rtl/>
          <w:rPrChange w:id="10904" w:author="מנוע אמוראים" w:date="2026-10-05T16:42:03Z">
            <w:rPr>
              <w:rtl/>
            </w:rPr>
          </w:rPrChange>
        </w:rPr>
        <w:t xml:space="preserve">"</w:t>
      </w:r>
      <w:r>
        <w:rPr>
          <w:rStyle w:val="affffd"/>
          <w:rFonts w:hint="cs"/>
          <w:rtl/>
          <w:rPrChange w:id="10905" w:author="מנוע אמוראים" w:date="2026-10-05T16:42:03Z">
            <w:rPr>
              <w:rFonts w:hint="cs"/>
              <w:rtl/>
            </w:rPr>
          </w:rPrChange>
        </w:rPr>
        <w:t xml:space="preserve">ו</w:t>
      </w:r>
      <w:r w:rsidRPr="007435EB">
        <w:rPr>
          <w:rtl/>
        </w:rPr>
        <w:t xml:space="preserve">: </w:t>
      </w:r>
      <w:r w:rsidRPr="007435EB">
        <w:rPr>
          <w:rFonts w:hint="cs"/>
          <w:rtl/>
        </w:rPr>
        <w:t>ככלה</w:t>
      </w:r>
      <w:r w:rsidRPr="007435EB">
        <w:rPr>
          <w:rtl/>
        </w:rPr>
        <w:t xml:space="preserve"> </w:t>
      </w:r>
      <w:r w:rsidRPr="007435EB">
        <w:rPr>
          <w:rFonts w:hint="cs"/>
          <w:rtl/>
        </w:rPr>
        <w:t>שנמצאת</w:t>
      </w:r>
      <w:r w:rsidRPr="007435EB">
        <w:rPr>
          <w:rtl/>
        </w:rPr>
        <w:t xml:space="preserve"> </w:t>
      </w:r>
      <w:r w:rsidRPr="007435EB">
        <w:rPr>
          <w:rFonts w:hint="cs"/>
          <w:rtl/>
        </w:rPr>
        <w:t>שלימה</w:t>
      </w:r>
      <w:r w:rsidRPr="007435EB">
        <w:rPr>
          <w:rtl/>
        </w:rPr>
        <w:t xml:space="preserve"> </w:t>
      </w:r>
      <w:r w:rsidRPr="007435EB">
        <w:rPr>
          <w:rFonts w:hint="cs"/>
          <w:rtl/>
        </w:rPr>
        <w:t>בבית</w:t>
      </w:r>
      <w:r w:rsidRPr="007435EB">
        <w:rPr>
          <w:rtl/>
        </w:rPr>
        <w:t xml:space="preserve"> </w:t>
      </w:r>
      <w:r w:rsidRPr="007435EB">
        <w:rPr>
          <w:rFonts w:hint="cs"/>
          <w:rtl/>
        </w:rPr>
        <w:t>חמיה</w:t>
      </w:r>
      <w:r w:rsidRPr="007435EB">
        <w:rPr>
          <w:rtl/>
        </w:rPr>
        <w:t xml:space="preserve">, </w:t>
      </w:r>
      <w:r w:rsidRPr="007435EB">
        <w:rPr>
          <w:rFonts w:hint="cs"/>
          <w:rtl/>
        </w:rPr>
        <w:t>ורדופה</w:t>
      </w:r>
      <w:r w:rsidRPr="007435EB">
        <w:rPr>
          <w:rtl/>
        </w:rPr>
        <w:t xml:space="preserve"> </w:t>
      </w:r>
      <w:r w:rsidRPr="007435EB">
        <w:rPr>
          <w:rFonts w:hint="cs"/>
          <w:rtl/>
        </w:rPr>
        <w:t>לילך</w:t>
      </w:r>
      <w:r w:rsidRPr="007435EB">
        <w:rPr>
          <w:rtl/>
        </w:rPr>
        <w:t xml:space="preserve"> </w:t>
      </w:r>
      <w:r w:rsidRPr="007435EB">
        <w:rPr>
          <w:rFonts w:hint="cs"/>
          <w:rtl/>
        </w:rPr>
        <w:t>להגיד</w:t>
      </w:r>
      <w:r w:rsidRPr="007435EB">
        <w:rPr>
          <w:rtl/>
        </w:rPr>
        <w:t xml:space="preserve"> </w:t>
      </w:r>
      <w:r w:rsidRPr="007435EB">
        <w:rPr>
          <w:rFonts w:hint="cs"/>
          <w:rtl/>
        </w:rPr>
        <w:t>שבחה</w:t>
      </w:r>
      <w:r w:rsidRPr="007435EB">
        <w:rPr>
          <w:rtl/>
        </w:rPr>
        <w:t xml:space="preserve"> </w:t>
      </w:r>
      <w:r w:rsidRPr="007435EB">
        <w:rPr>
          <w:rFonts w:hint="cs"/>
          <w:rtl/>
        </w:rPr>
        <w:t>בבית</w:t>
      </w:r>
      <w:r w:rsidRPr="007435EB">
        <w:rPr>
          <w:rtl/>
        </w:rPr>
        <w:t xml:space="preserve"> </w:t>
      </w:r>
      <w:r w:rsidRPr="007435EB">
        <w:rPr>
          <w:rFonts w:hint="cs"/>
          <w:rtl/>
        </w:rPr>
        <w:t>אביה</w:t>
      </w:r>
      <w:r w:rsidRPr="007435EB">
        <w:rPr>
          <w:rtl/>
        </w:rPr>
        <w:t>.</w:t>
      </w:r>
    </w:p>
    <w:p w14:paraId="11EC027B" w14:textId="77777777" w:rsidR="00E8089F" w:rsidRPr="007435EB" w:rsidRDefault="00E8089F" w:rsidP="002E362D">
      <w:pPr>
        <w:pStyle w:val="af1"/>
        <w:rPr>
          <w:spacing w:val="0"/>
          <w:rtl/>
        </w:rPr>
      </w:pPr>
      <w:r>
        <w:rPr>
          <w:rFonts w:hint="cs"/>
          <w:spacing w:val="0"/>
          <w:rtl/>
        </w:rPr>
        <w:t xml:space="preserve">'</w:t>
      </w:r>
      <w:r>
        <w:rPr>
          <w:rStyle w:val="af2"/>
          <w:rFonts w:hint="cs"/>
          <w:spacing w:val="0"/>
          <w:rtl/>
          <w:rPrChange w:id="9046" w:author="מנוע פסוקים" w:date="2026-10-05T16:38:40Z">
            <w:rPr>
              <w:rFonts w:hint="cs"/>
              <w:spacing w:val="0"/>
              <w:rtl/>
            </w:rPr>
          </w:rPrChange>
        </w:rPr>
        <w:t xml:space="preserve">והיה</w:t>
      </w:r>
      <w:r>
        <w:rPr>
          <w:rStyle w:val="af2"/>
          <w:spacing w:val="0"/>
          <w:rtl/>
          <w:rPrChange w:id="9047" w:author="מנוע פסוקים" w:date="2026-10-05T16:38:40Z">
            <w:rPr>
              <w:spacing w:val="0"/>
              <w:rtl/>
            </w:rPr>
          </w:rPrChange>
        </w:rPr>
        <w:t xml:space="preserve"> </w:t>
      </w:r>
      <w:r>
        <w:rPr>
          <w:rStyle w:val="af2"/>
          <w:rFonts w:hint="cs"/>
          <w:spacing w:val="0"/>
          <w:rtl/>
          <w:rPrChange w:id="9048" w:author="מנוע פסוקים" w:date="2026-10-05T16:38:40Z">
            <w:rPr>
              <w:rFonts w:hint="cs"/>
              <w:spacing w:val="0"/>
              <w:rtl/>
            </w:rPr>
          </w:rPrChange>
        </w:rPr>
        <w:t xml:space="preserve">ביום</w:t>
      </w:r>
      <w:r>
        <w:rPr>
          <w:rStyle w:val="af2"/>
          <w:spacing w:val="0"/>
          <w:rtl/>
          <w:rPrChange w:id="9049" w:author="מנוע פסוקים" w:date="2026-10-05T16:38:40Z">
            <w:rPr>
              <w:spacing w:val="0"/>
              <w:rtl/>
            </w:rPr>
          </w:rPrChange>
        </w:rPr>
        <w:t xml:space="preserve"> </w:t>
      </w:r>
      <w:r>
        <w:rPr>
          <w:rStyle w:val="af2"/>
          <w:rFonts w:hint="cs"/>
          <w:spacing w:val="0"/>
          <w:rtl/>
          <w:rPrChange w:id="9050" w:author="מנוע פסוקים" w:date="2026-10-05T16:38:40Z">
            <w:rPr>
              <w:rFonts w:hint="cs"/>
              <w:spacing w:val="0"/>
              <w:rtl/>
            </w:rPr>
          </w:rPrChange>
        </w:rPr>
        <w:t xml:space="preserve">ההוא</w:t>
      </w:r>
      <w:r>
        <w:rPr>
          <w:rStyle w:val="af2"/>
          <w:spacing w:val="0"/>
          <w:rtl/>
          <w:rPrChange w:id="9051" w:author="מנוע פסוקים" w:date="2026-10-05T16:38:40Z">
            <w:rPr>
              <w:spacing w:val="0"/>
              <w:rtl/>
            </w:rPr>
          </w:rPrChange>
        </w:rPr>
        <w:t xml:space="preserve"> </w:t>
      </w:r>
      <w:r>
        <w:rPr>
          <w:rStyle w:val="af2"/>
          <w:rFonts w:hint="cs"/>
          <w:spacing w:val="0"/>
          <w:rtl/>
          <w:rPrChange w:id="9052" w:author="מנוע פסוקים" w:date="2026-10-05T16:38:40Z">
            <w:rPr>
              <w:rFonts w:hint="cs"/>
              <w:spacing w:val="0"/>
              <w:rtl/>
            </w:rPr>
          </w:rPrChange>
        </w:rPr>
        <w:t xml:space="preserve">נאם</w:t>
      </w:r>
      <w:r>
        <w:rPr>
          <w:rStyle w:val="af2"/>
          <w:spacing w:val="0"/>
          <w:rtl/>
          <w:rPrChange w:id="9053" w:author="מנוע פסוקים" w:date="2026-10-05T16:38:40Z">
            <w:rPr>
              <w:spacing w:val="0"/>
              <w:rtl/>
            </w:rPr>
          </w:rPrChange>
        </w:rPr>
        <w:t xml:space="preserve"> ה' </w:t>
      </w:r>
      <w:r>
        <w:rPr>
          <w:rStyle w:val="af2"/>
          <w:rFonts w:hint="cs"/>
          <w:spacing w:val="0"/>
          <w:rtl/>
          <w:rPrChange w:id="9054" w:author="מנוע פסוקים" w:date="2026-10-05T16:38:40Z">
            <w:rPr>
              <w:rFonts w:hint="cs"/>
              <w:spacing w:val="0"/>
              <w:rtl/>
            </w:rPr>
          </w:rPrChange>
        </w:rPr>
        <w:t xml:space="preserve">תקראי</w:t>
      </w:r>
      <w:r>
        <w:rPr>
          <w:rStyle w:val="af2"/>
          <w:spacing w:val="0"/>
          <w:rtl/>
          <w:rPrChange w:id="9055" w:author="מנוע פסוקים" w:date="2026-10-05T16:38:40Z">
            <w:rPr>
              <w:spacing w:val="0"/>
              <w:rtl/>
            </w:rPr>
          </w:rPrChange>
        </w:rPr>
        <w:t xml:space="preserve"> </w:t>
      </w:r>
      <w:r>
        <w:rPr>
          <w:rStyle w:val="af2"/>
          <w:rFonts w:hint="cs"/>
          <w:spacing w:val="0"/>
          <w:rtl/>
          <w:rPrChange w:id="9056" w:author="מנוע פסוקים" w:date="2026-10-05T16:38:40Z">
            <w:rPr>
              <w:rFonts w:hint="cs"/>
              <w:spacing w:val="0"/>
              <w:rtl/>
            </w:rPr>
          </w:rPrChange>
        </w:rPr>
        <w:t xml:space="preserve">אישי</w:t>
      </w:r>
      <w:r>
        <w:rPr>
          <w:rStyle w:val="af2"/>
          <w:spacing w:val="0"/>
          <w:rtl/>
          <w:rPrChange w:id="9057" w:author="מנוע פסוקים" w:date="2026-10-05T16:38:40Z">
            <w:rPr>
              <w:spacing w:val="0"/>
              <w:rtl/>
            </w:rPr>
          </w:rPrChange>
        </w:rPr>
        <w:t xml:space="preserve"> </w:t>
      </w:r>
      <w:r>
        <w:rPr>
          <w:rStyle w:val="af2"/>
          <w:rFonts w:hint="cs"/>
          <w:spacing w:val="0"/>
          <w:rtl/>
          <w:rPrChange w:id="9058" w:author="מנוע פסוקים" w:date="2026-10-05T16:38:40Z">
            <w:rPr>
              <w:rFonts w:hint="cs"/>
              <w:spacing w:val="0"/>
              <w:rtl/>
            </w:rPr>
          </w:rPrChange>
        </w:rPr>
        <w:t xml:space="preserve">ולא</w:t>
      </w:r>
      <w:r>
        <w:rPr>
          <w:rStyle w:val="af2"/>
          <w:spacing w:val="0"/>
          <w:rtl/>
          <w:rPrChange w:id="9059" w:author="מנוע פסוקים" w:date="2026-10-05T16:38:40Z">
            <w:rPr>
              <w:spacing w:val="0"/>
              <w:rtl/>
            </w:rPr>
          </w:rPrChange>
        </w:rPr>
        <w:t xml:space="preserve"> </w:t>
      </w:r>
      <w:r>
        <w:rPr>
          <w:rStyle w:val="af2"/>
          <w:rFonts w:hint="cs"/>
          <w:spacing w:val="0"/>
          <w:rtl/>
          <w:rPrChange w:id="9060" w:author="מנוע פסוקים" w:date="2026-10-05T16:38:40Z">
            <w:rPr>
              <w:rFonts w:hint="cs"/>
              <w:spacing w:val="0"/>
              <w:rtl/>
            </w:rPr>
          </w:rPrChange>
        </w:rPr>
        <w:t xml:space="preserve">תקראי</w:t>
      </w:r>
      <w:r>
        <w:rPr>
          <w:rStyle w:val="af2"/>
          <w:spacing w:val="0"/>
          <w:rtl/>
          <w:rPrChange w:id="9061" w:author="מנוע פסוקים" w:date="2026-10-05T16:38:40Z">
            <w:rPr>
              <w:spacing w:val="0"/>
              <w:rtl/>
            </w:rPr>
          </w:rPrChange>
        </w:rPr>
        <w:t xml:space="preserve"> </w:t>
      </w:r>
      <w:r>
        <w:rPr>
          <w:rStyle w:val="af2"/>
          <w:rFonts w:hint="cs"/>
          <w:spacing w:val="0"/>
          <w:rtl/>
          <w:rPrChange w:id="9062" w:author="מנוע פסוקים" w:date="2026-10-05T16:38:40Z">
            <w:rPr>
              <w:rFonts w:hint="cs"/>
              <w:spacing w:val="0"/>
              <w:rtl/>
            </w:rPr>
          </w:rPrChange>
        </w:rPr>
        <w:t xml:space="preserve">לי</w:t>
      </w:r>
      <w:r>
        <w:rPr>
          <w:rStyle w:val="af2"/>
          <w:spacing w:val="0"/>
          <w:rtl/>
          <w:rPrChange w:id="9063" w:author="מנוע פסוקים" w:date="2026-10-05T16:38:40Z">
            <w:rPr>
              <w:spacing w:val="0"/>
              <w:rtl/>
            </w:rPr>
          </w:rPrChange>
        </w:rPr>
        <w:t xml:space="preserve"> </w:t>
      </w:r>
      <w:r>
        <w:rPr>
          <w:rStyle w:val="af2"/>
          <w:rFonts w:hint="cs"/>
          <w:spacing w:val="0"/>
          <w:rtl/>
          <w:rPrChange w:id="9064" w:author="מנוע פסוקים" w:date="2026-10-05T16:38:40Z">
            <w:rPr>
              <w:rFonts w:hint="cs"/>
              <w:spacing w:val="0"/>
              <w:rtl/>
            </w:rPr>
          </w:rPrChange>
        </w:rPr>
        <w:t xml:space="preserve">עוד</w:t>
      </w:r>
      <w:r>
        <w:rPr>
          <w:rStyle w:val="af2"/>
          <w:spacing w:val="0"/>
          <w:rtl/>
          <w:rPrChange w:id="9065" w:author="מנוע פסוקים" w:date="2026-10-05T16:38:40Z">
            <w:rPr>
              <w:spacing w:val="0"/>
              <w:rtl/>
            </w:rPr>
          </w:rPrChange>
        </w:rPr>
        <w:t xml:space="preserve"> </w:t>
      </w:r>
      <w:r>
        <w:rPr>
          <w:rStyle w:val="af2"/>
          <w:rFonts w:hint="cs"/>
          <w:spacing w:val="0"/>
          <w:rtl/>
          <w:rPrChange w:id="9066" w:author="מנוע פסוקים" w:date="2026-10-05T16:38:40Z">
            <w:rPr>
              <w:rFonts w:hint="cs"/>
              <w:spacing w:val="0"/>
              <w:rtl/>
            </w:rPr>
          </w:rPrChange>
        </w:rPr>
        <w:t xml:space="preserve">בעלי</w:t>
      </w:r>
      <w:r>
        <w:rPr>
          <w:rFonts w:hint="cs"/>
          <w:spacing w:val="0"/>
          <w:rtl/>
        </w:rPr>
        <w:t xml:space="preserve">'</w:t>
      </w:r>
      <w:r w:rsidRPr="007435EB">
        <w:rPr>
          <w:spacing w:val="0"/>
          <w:rtl/>
        </w:rPr>
        <w:t>.</w:t>
      </w:r>
    </w:p>
    <w:p w14:paraId="2627D438" w14:textId="2F37ECF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tl/>
        </w:rPr>
        <w:t>אר</w:t>
      </w:r>
      <w:r w:rsidR="00E8089F" w:rsidRPr="007435EB">
        <w:rPr>
          <w:rFonts w:hint="cs"/>
          <w:rtl/>
        </w:rPr>
        <w:t>י</w:t>
      </w:r>
      <w:r w:rsidR="002E362D" w:rsidRPr="007435EB">
        <w:rPr>
          <w:rFonts w:hint="cs"/>
          <w:rtl/>
        </w:rPr>
        <w:t>'</w:t>
      </w:r>
      <w:r w:rsidR="00E8089F" w:rsidRPr="007435EB">
        <w:rPr>
          <w:rFonts w:hint="cs"/>
          <w:rtl/>
        </w:rPr>
        <w:t>'ו</w:t>
      </w:r>
      <w:r w:rsidR="00E8089F" w:rsidRPr="007435EB">
        <w:rPr>
          <w:rtl/>
        </w:rPr>
        <w:t xml:space="preserve">: </w:t>
      </w:r>
      <w:r w:rsidR="00E8089F" w:rsidRPr="007435EB">
        <w:rPr>
          <w:rFonts w:hint="cs"/>
          <w:rtl/>
        </w:rPr>
        <w:t>ככלה</w:t>
      </w:r>
      <w:r w:rsidR="00E8089F" w:rsidRPr="007435EB">
        <w:rPr>
          <w:rtl/>
        </w:rPr>
        <w:t xml:space="preserve"> </w:t>
      </w:r>
      <w:r w:rsidR="00E8089F" w:rsidRPr="007435EB">
        <w:rPr>
          <w:rFonts w:hint="cs"/>
          <w:rtl/>
        </w:rPr>
        <w:t>בבית</w:t>
      </w:r>
      <w:r w:rsidR="00E8089F" w:rsidRPr="007435EB">
        <w:rPr>
          <w:rtl/>
        </w:rPr>
        <w:t xml:space="preserve"> </w:t>
      </w:r>
      <w:r w:rsidR="00E8089F" w:rsidRPr="007435EB">
        <w:rPr>
          <w:rFonts w:hint="cs"/>
          <w:rtl/>
        </w:rPr>
        <w:t>חמיה</w:t>
      </w:r>
      <w:r w:rsidR="00E8089F" w:rsidRPr="007435EB">
        <w:rPr>
          <w:rtl/>
        </w:rPr>
        <w:t xml:space="preserve">, </w:t>
      </w:r>
      <w:r w:rsidR="00E8089F" w:rsidRPr="007435EB">
        <w:rPr>
          <w:rFonts w:hint="cs"/>
          <w:rtl/>
        </w:rPr>
        <w:t>ולא</w:t>
      </w:r>
      <w:r w:rsidR="00E8089F" w:rsidRPr="007435EB">
        <w:rPr>
          <w:rtl/>
        </w:rPr>
        <w:t xml:space="preserve"> </w:t>
      </w:r>
      <w:r w:rsidR="00E8089F" w:rsidRPr="007435EB">
        <w:rPr>
          <w:rFonts w:hint="cs"/>
          <w:rtl/>
        </w:rPr>
        <w:t>ככלה</w:t>
      </w:r>
      <w:r w:rsidR="00E8089F" w:rsidRPr="007435EB">
        <w:rPr>
          <w:rtl/>
        </w:rPr>
        <w:t xml:space="preserve"> </w:t>
      </w:r>
      <w:r w:rsidR="00E8089F" w:rsidRPr="007435EB">
        <w:rPr>
          <w:rFonts w:hint="cs"/>
          <w:rtl/>
        </w:rPr>
        <w:t>בבית</w:t>
      </w:r>
      <w:r w:rsidR="00E8089F" w:rsidRPr="007435EB">
        <w:rPr>
          <w:rtl/>
        </w:rPr>
        <w:t xml:space="preserve"> </w:t>
      </w:r>
      <w:r w:rsidR="00E8089F" w:rsidRPr="007435EB">
        <w:rPr>
          <w:rFonts w:hint="cs"/>
          <w:rtl/>
        </w:rPr>
        <w:t>אביה</w:t>
      </w:r>
      <w:r w:rsidR="00E8089F" w:rsidRPr="007435EB">
        <w:rPr>
          <w:rtl/>
        </w:rPr>
        <w:t>.</w:t>
      </w:r>
    </w:p>
    <w:p w14:paraId="61053046" w14:textId="72D7F416" w:rsidR="00E8089F" w:rsidRPr="007435EB" w:rsidRDefault="00F47631" w:rsidP="00F47631">
      <w:pPr>
        <w:pStyle w:val="affd"/>
        <w:rPr>
          <w:bCs/>
          <w:rtl/>
        </w:rPr>
      </w:pPr>
      <w:r>
        <w:rPr>
          <w:rFonts w:hint="cs"/>
          <w:rtl/>
        </w:rPr>
        <w:t>***</w:t>
      </w:r>
    </w:p>
    <w:p w14:paraId="1F19D5A8" w14:textId="77777777" w:rsidR="00E8089F" w:rsidRPr="007435EB" w:rsidRDefault="00E8089F" w:rsidP="00E8089F">
      <w:pPr>
        <w:rPr>
          <w:rtl/>
        </w:rPr>
      </w:pPr>
      <w:r w:rsidRPr="00AC0CB1">
        <w:rPr>
          <w:rStyle w:val="af2"/>
          <w:rFonts w:hint="cs"/>
          <w:rtl/>
        </w:rPr>
        <w:t>'אחות</w:t>
      </w:r>
      <w:r w:rsidRPr="00AC0CB1">
        <w:rPr>
          <w:rStyle w:val="af2"/>
          <w:rtl/>
        </w:rPr>
        <w:t xml:space="preserve"> </w:t>
      </w:r>
      <w:r w:rsidRPr="00AC0CB1">
        <w:rPr>
          <w:rStyle w:val="af2"/>
          <w:rFonts w:hint="cs"/>
          <w:rtl/>
        </w:rPr>
        <w:t>לנו</w:t>
      </w:r>
      <w:r w:rsidRPr="00AC0CB1">
        <w:rPr>
          <w:rStyle w:val="af2"/>
          <w:rtl/>
        </w:rPr>
        <w:t xml:space="preserve"> </w:t>
      </w:r>
      <w:r w:rsidRPr="00AC0CB1">
        <w:rPr>
          <w:rStyle w:val="af2"/>
          <w:rFonts w:hint="cs"/>
          <w:rtl/>
        </w:rPr>
        <w:t>קטנה</w:t>
      </w:r>
      <w:r w:rsidRPr="00AC0CB1">
        <w:rPr>
          <w:rStyle w:val="af2"/>
          <w:rtl/>
        </w:rPr>
        <w:t xml:space="preserve"> </w:t>
      </w:r>
      <w:r w:rsidRPr="00AC0CB1">
        <w:rPr>
          <w:rStyle w:val="af2"/>
          <w:rFonts w:hint="cs"/>
          <w:rtl/>
        </w:rPr>
        <w:t>ושדים</w:t>
      </w:r>
      <w:r w:rsidRPr="00AC0CB1">
        <w:rPr>
          <w:rStyle w:val="af2"/>
          <w:rtl/>
        </w:rPr>
        <w:t xml:space="preserve"> </w:t>
      </w:r>
      <w:r w:rsidRPr="00AC0CB1">
        <w:rPr>
          <w:rStyle w:val="af2"/>
          <w:rFonts w:hint="cs"/>
          <w:rtl/>
        </w:rPr>
        <w:t>אין</w:t>
      </w:r>
      <w:r w:rsidRPr="00AC0CB1">
        <w:rPr>
          <w:rStyle w:val="af2"/>
          <w:rtl/>
        </w:rPr>
        <w:t xml:space="preserve"> </w:t>
      </w:r>
      <w:r w:rsidRPr="00AC0CB1">
        <w:rPr>
          <w:rStyle w:val="af2"/>
          <w:rFonts w:hint="cs"/>
          <w:rtl/>
        </w:rPr>
        <w:t>לה'</w:t>
      </w:r>
      <w:r w:rsidRPr="00AC0CB1">
        <w:rPr>
          <w:rStyle w:val="af2"/>
          <w:rtl/>
        </w:rPr>
        <w:t>.</w:t>
      </w:r>
      <w:r>
        <w:rPr>
          <w:rFonts w:ascii="Fb Fontext" w:hAnsi="Fb Fontext" w:hint="cs"/>
          <w:rtl/>
        </w:rPr>
        <w:t xml:space="preserve">- </w:t>
      </w:r>
      <w:r>
        <w:rPr>
          <w:rStyle w:val="affffd"/>
          <w:rFonts w:ascii="Fb Fontext" w:hAnsi="Fb Fontext" w:hint="cs"/>
          <w:rtl/>
          <w:rPrChange w:id="10906" w:author="מנוע אמוראים" w:date="2026-10-05T16:42:03Z">
            <w:rPr>
              <w:rFonts w:ascii="Fb Fontext" w:hAnsi="Fb Fontext" w:hint="cs"/>
              <w:rtl/>
            </w:rPr>
          </w:rPrChange>
        </w:rPr>
        <w:t xml:space="preserve">ארי</w:t>
      </w:r>
      <w:r>
        <w:rPr>
          <w:rStyle w:val="affffd"/>
          <w:rFonts w:ascii="Fb Fontext" w:hAnsi="Fb Fontext"/>
          <w:rtl/>
          <w:rPrChange w:id="10907" w:author="מנוע אמוראים" w:date="2026-10-05T16:42:03Z">
            <w:rPr>
              <w:rFonts w:ascii="Fb Fontext" w:hAnsi="Fb Fontext"/>
              <w:rtl/>
            </w:rPr>
          </w:rPrChange>
        </w:rPr>
        <w:t xml:space="preserve">"</w:t>
      </w:r>
      <w:r>
        <w:rPr>
          <w:rStyle w:val="affffd"/>
          <w:rFonts w:ascii="Fb Fontext" w:hAnsi="Fb Fontext" w:hint="cs"/>
          <w:rtl/>
          <w:rPrChange w:id="10908" w:author="מנוע אמוראים" w:date="2026-10-05T16:42:03Z">
            <w:rPr>
              <w:rFonts w:ascii="Fb Fontext" w:hAnsi="Fb Fontext" w:hint="cs"/>
              <w:rtl/>
            </w:rPr>
          </w:rPrChange>
        </w:rPr>
        <w:t xml:space="preserve">ו</w:t>
      </w:r>
      <w:r w:rsidRPr="007435EB">
        <w:rPr>
          <w:rFonts w:ascii="Fb Fontext" w:hAnsi="Fb Fontext"/>
          <w:rtl/>
        </w:rPr>
        <w:t xml:space="preserve">: </w:t>
      </w:r>
      <w:r w:rsidRPr="007435EB">
        <w:rPr>
          <w:rFonts w:ascii="Fb Fontext" w:hAnsi="Fb Fontext" w:hint="cs"/>
          <w:rtl/>
        </w:rPr>
        <w:t>זו</w:t>
      </w:r>
      <w:r w:rsidRPr="007435EB">
        <w:rPr>
          <w:rFonts w:ascii="Fb Fontext" w:hAnsi="Fb Fontext"/>
          <w:rtl/>
        </w:rPr>
        <w:t xml:space="preserve"> </w:t>
      </w:r>
      <w:r w:rsidRPr="007435EB">
        <w:rPr>
          <w:rFonts w:ascii="Fb Fontext" w:hAnsi="Fb Fontext" w:hint="cs"/>
          <w:rtl/>
        </w:rPr>
        <w:t>עילם</w:t>
      </w:r>
      <w:r w:rsidRPr="007435EB">
        <w:rPr>
          <w:rFonts w:ascii="Fb Fontext" w:hAnsi="Fb Fontext"/>
          <w:rtl/>
        </w:rPr>
        <w:t xml:space="preserve">, </w:t>
      </w:r>
      <w:r w:rsidRPr="007435EB">
        <w:rPr>
          <w:rFonts w:ascii="Fb Fontext" w:hAnsi="Fb Fontext" w:hint="cs"/>
          <w:rtl/>
        </w:rPr>
        <w:t>שזכתה</w:t>
      </w:r>
      <w:r w:rsidRPr="007435EB">
        <w:rPr>
          <w:rFonts w:ascii="Fb Fontext" w:hAnsi="Fb Fontext"/>
          <w:rtl/>
        </w:rPr>
        <w:t xml:space="preserve"> </w:t>
      </w:r>
      <w:r w:rsidRPr="007435EB">
        <w:rPr>
          <w:rFonts w:ascii="Fb Fontext" w:hAnsi="Fb Fontext" w:hint="cs"/>
          <w:rtl/>
        </w:rPr>
        <w:t>ללמוד</w:t>
      </w:r>
      <w:r w:rsidRPr="007435EB">
        <w:rPr>
          <w:rFonts w:ascii="Fb Fontext" w:hAnsi="Fb Fontext"/>
          <w:rtl/>
        </w:rPr>
        <w:t xml:space="preserve"> </w:t>
      </w:r>
      <w:r w:rsidRPr="007435EB">
        <w:rPr>
          <w:rFonts w:ascii="Fb Fontext" w:hAnsi="Fb Fontext" w:hint="cs"/>
          <w:rtl/>
        </w:rPr>
        <w:t>ולא</w:t>
      </w:r>
      <w:r w:rsidRPr="007435EB">
        <w:rPr>
          <w:rFonts w:ascii="Fb Fontext" w:hAnsi="Fb Fontext"/>
          <w:rtl/>
        </w:rPr>
        <w:t xml:space="preserve"> </w:t>
      </w:r>
      <w:r w:rsidRPr="007435EB">
        <w:rPr>
          <w:rFonts w:ascii="Fb Fontext" w:hAnsi="Fb Fontext" w:hint="cs"/>
          <w:rtl/>
        </w:rPr>
        <w:t>זכתה</w:t>
      </w:r>
      <w:r w:rsidRPr="007435EB">
        <w:rPr>
          <w:rFonts w:ascii="Fb Fontext" w:hAnsi="Fb Fontext"/>
          <w:rtl/>
        </w:rPr>
        <w:t xml:space="preserve"> </w:t>
      </w:r>
      <w:r w:rsidRPr="007435EB">
        <w:rPr>
          <w:rFonts w:ascii="Fb Fontext" w:hAnsi="Fb Fontext" w:hint="cs"/>
          <w:rtl/>
        </w:rPr>
        <w:t>ללמד</w:t>
      </w:r>
      <w:r w:rsidRPr="007435EB">
        <w:rPr>
          <w:rFonts w:ascii="Fb Fontext" w:hAnsi="Fb Fontext"/>
          <w:rtl/>
        </w:rPr>
        <w:t>.</w:t>
      </w:r>
    </w:p>
    <w:p w14:paraId="3D265AE8" w14:textId="77777777" w:rsidR="00E8089F" w:rsidRPr="007435EB" w:rsidRDefault="00E8089F" w:rsidP="00E8089F">
      <w:pPr>
        <w:rPr>
          <w:rtl/>
        </w:rPr>
      </w:pPr>
      <w:r w:rsidRPr="00AC0CB1">
        <w:rPr>
          <w:rStyle w:val="af2"/>
          <w:rFonts w:hint="cs"/>
          <w:rtl/>
        </w:rPr>
        <w:t>'אני</w:t>
      </w:r>
      <w:r w:rsidRPr="00AC0CB1">
        <w:rPr>
          <w:rStyle w:val="af2"/>
          <w:rtl/>
        </w:rPr>
        <w:t xml:space="preserve"> </w:t>
      </w:r>
      <w:r w:rsidRPr="00AC0CB1">
        <w:rPr>
          <w:rStyle w:val="af2"/>
          <w:rFonts w:hint="cs"/>
          <w:rtl/>
        </w:rPr>
        <w:t>חומה</w:t>
      </w:r>
      <w:r w:rsidRPr="00AC0CB1">
        <w:rPr>
          <w:rStyle w:val="af2"/>
          <w:rtl/>
        </w:rPr>
        <w:t xml:space="preserve"> </w:t>
      </w:r>
      <w:r w:rsidRPr="00AC0CB1">
        <w:rPr>
          <w:rStyle w:val="af2"/>
          <w:rFonts w:hint="cs"/>
          <w:rtl/>
        </w:rPr>
        <w:t>ושדי</w:t>
      </w:r>
      <w:r w:rsidRPr="00AC0CB1">
        <w:rPr>
          <w:rStyle w:val="af2"/>
          <w:rtl/>
        </w:rPr>
        <w:t xml:space="preserve"> </w:t>
      </w:r>
      <w:r w:rsidRPr="00AC0CB1">
        <w:rPr>
          <w:rStyle w:val="af2"/>
          <w:rFonts w:hint="cs"/>
          <w:rtl/>
        </w:rPr>
        <w:t>כמגדלות'</w:t>
      </w:r>
      <w:r w:rsidRPr="00AC0CB1">
        <w:rPr>
          <w:rStyle w:val="af2"/>
          <w:rtl/>
        </w:rPr>
        <w:t>,</w:t>
      </w:r>
      <w:r w:rsidRPr="007435EB">
        <w:rPr>
          <w:rtl/>
        </w:rPr>
        <w:t xml:space="preserve"> </w:t>
      </w:r>
      <w:r>
        <w:rPr>
          <w:rStyle w:val="affffd"/>
          <w:rFonts w:hint="cs"/>
          <w:rtl/>
          <w:rPrChange w:id="10909" w:author="מנוע אמוראים" w:date="2026-10-05T16:42:03Z">
            <w:rPr>
              <w:rFonts w:hint="cs"/>
              <w:rtl/>
            </w:rPr>
          </w:rPrChange>
        </w:rPr>
        <w:t xml:space="preserve">ארי</w:t>
      </w:r>
      <w:r>
        <w:rPr>
          <w:rStyle w:val="affffd"/>
          <w:rtl/>
          <w:rPrChange w:id="10910" w:author="מנוע אמוראים" w:date="2026-10-05T16:42:03Z">
            <w:rPr>
              <w:rtl/>
            </w:rPr>
          </w:rPrChange>
        </w:rPr>
        <w:t xml:space="preserve">"</w:t>
      </w:r>
      <w:r>
        <w:rPr>
          <w:rStyle w:val="affffd"/>
          <w:rFonts w:hint="cs"/>
          <w:rtl/>
          <w:rPrChange w:id="10911" w:author="מנוע אמוראים" w:date="2026-10-05T16:42:03Z">
            <w:rPr>
              <w:rFonts w:hint="cs"/>
              <w:rtl/>
            </w:rPr>
          </w:rPrChange>
        </w:rPr>
        <w:t xml:space="preserve">ו</w:t>
      </w:r>
      <w:r w:rsidRPr="007435EB">
        <w:rPr>
          <w:rtl/>
        </w:rPr>
        <w:t xml:space="preserve">: </w:t>
      </w:r>
      <w:r w:rsidRPr="007435EB">
        <w:rPr>
          <w:rFonts w:hint="cs"/>
          <w:rtl/>
        </w:rPr>
        <w:t>אני</w:t>
      </w:r>
      <w:r w:rsidRPr="007435EB">
        <w:rPr>
          <w:rtl/>
        </w:rPr>
        <w:t xml:space="preserve"> </w:t>
      </w:r>
      <w:r w:rsidRPr="007435EB">
        <w:rPr>
          <w:rFonts w:hint="cs"/>
          <w:rtl/>
        </w:rPr>
        <w:t>חומה</w:t>
      </w:r>
      <w:r w:rsidRPr="007435EB">
        <w:rPr>
          <w:rtl/>
        </w:rPr>
        <w:t xml:space="preserve"> - </w:t>
      </w:r>
      <w:r w:rsidRPr="007435EB">
        <w:rPr>
          <w:rFonts w:hint="cs"/>
          <w:rtl/>
        </w:rPr>
        <w:t>זו</w:t>
      </w:r>
      <w:r w:rsidRPr="007435EB">
        <w:rPr>
          <w:rtl/>
        </w:rPr>
        <w:t xml:space="preserve"> </w:t>
      </w:r>
      <w:r w:rsidRPr="007435EB">
        <w:rPr>
          <w:rFonts w:hint="cs"/>
          <w:rtl/>
        </w:rPr>
        <w:t>תורה</w:t>
      </w:r>
      <w:r w:rsidRPr="007435EB">
        <w:rPr>
          <w:rtl/>
        </w:rPr>
        <w:t xml:space="preserve">, </w:t>
      </w:r>
      <w:r w:rsidRPr="007435EB">
        <w:rPr>
          <w:rFonts w:hint="cs"/>
          <w:rtl/>
        </w:rPr>
        <w:t>ושדי</w:t>
      </w:r>
      <w:r w:rsidRPr="007435EB">
        <w:rPr>
          <w:rtl/>
        </w:rPr>
        <w:t xml:space="preserve"> </w:t>
      </w:r>
      <w:r w:rsidRPr="007435EB">
        <w:rPr>
          <w:rFonts w:hint="cs"/>
          <w:rtl/>
        </w:rPr>
        <w:t>כמגדלות</w:t>
      </w:r>
      <w:r w:rsidRPr="007435EB">
        <w:rPr>
          <w:rtl/>
        </w:rPr>
        <w:t xml:space="preserve"> - </w:t>
      </w:r>
      <w:r w:rsidRPr="007435EB">
        <w:rPr>
          <w:rFonts w:hint="cs"/>
          <w:rtl/>
        </w:rPr>
        <w:t>אלו</w:t>
      </w:r>
      <w:r w:rsidRPr="007435EB">
        <w:rPr>
          <w:rtl/>
        </w:rPr>
        <w:t xml:space="preserve"> </w:t>
      </w:r>
      <w:r w:rsidRPr="007435EB">
        <w:rPr>
          <w:rFonts w:hint="cs"/>
          <w:rtl/>
        </w:rPr>
        <w:t>תלמידי</w:t>
      </w:r>
      <w:r w:rsidRPr="007435EB">
        <w:rPr>
          <w:rtl/>
        </w:rPr>
        <w:t xml:space="preserve"> </w:t>
      </w:r>
      <w:r w:rsidRPr="007435EB">
        <w:rPr>
          <w:rFonts w:hint="cs"/>
          <w:rtl/>
        </w:rPr>
        <w:t>חכמים</w:t>
      </w:r>
      <w:r w:rsidRPr="007435EB">
        <w:rPr>
          <w:rtl/>
        </w:rPr>
        <w:t>.</w:t>
      </w:r>
    </w:p>
    <w:p w14:paraId="037A5E10" w14:textId="77777777" w:rsidR="00E8089F" w:rsidRPr="007435EB" w:rsidRDefault="00E8089F" w:rsidP="00E8089F">
      <w:pPr>
        <w:rPr>
          <w:rtl/>
        </w:rPr>
      </w:pPr>
      <w:r w:rsidRPr="007435EB">
        <w:rPr>
          <w:rFonts w:ascii="Fb Fontext" w:hAnsi="Fb Fontext"/>
          <w:sz w:val="20"/>
          <w:rtl/>
        </w:rPr>
        <w:tab/>
      </w:r>
      <w:r w:rsidRPr="007435EB">
        <w:rPr>
          <w:rFonts w:ascii="Fb Fontext" w:hAnsi="Fb Fontext" w:hint="cs"/>
          <w:sz w:val="20"/>
          <w:rtl/>
        </w:rPr>
        <w:t>ורבא</w:t>
      </w:r>
      <w:r w:rsidRPr="007435EB">
        <w:rPr>
          <w:rFonts w:ascii="Fb Fontext" w:hAnsi="Fb Fontext"/>
          <w:sz w:val="20"/>
          <w:rtl/>
        </w:rPr>
        <w:t>:</w:t>
      </w:r>
      <w:r w:rsidRPr="00AC0CB1">
        <w:rPr>
          <w:rStyle w:val="af2"/>
          <w:rtl/>
        </w:rPr>
        <w:t xml:space="preserve"> </w:t>
      </w:r>
      <w:r w:rsidRPr="00AC0CB1">
        <w:rPr>
          <w:rStyle w:val="af2"/>
          <w:rFonts w:hint="cs"/>
          <w:rtl/>
        </w:rPr>
        <w:t>'אני</w:t>
      </w:r>
      <w:r w:rsidRPr="00AC0CB1">
        <w:rPr>
          <w:rStyle w:val="af2"/>
          <w:rtl/>
        </w:rPr>
        <w:t xml:space="preserve"> </w:t>
      </w:r>
      <w:r w:rsidRPr="00AC0CB1">
        <w:rPr>
          <w:rStyle w:val="af2"/>
          <w:rFonts w:hint="cs"/>
          <w:rtl/>
        </w:rPr>
        <w:t>חומה'</w:t>
      </w:r>
      <w:r w:rsidRPr="00AC0CB1">
        <w:rPr>
          <w:rStyle w:val="af2"/>
          <w:rtl/>
        </w:rPr>
        <w:t xml:space="preserve"> </w:t>
      </w:r>
      <w:r w:rsidRPr="007435EB">
        <w:rPr>
          <w:rFonts w:ascii="Fb Fontext" w:hAnsi="Fb Fontext"/>
          <w:sz w:val="20"/>
          <w:rtl/>
        </w:rPr>
        <w:t xml:space="preserve">- </w:t>
      </w:r>
      <w:r w:rsidRPr="007435EB">
        <w:rPr>
          <w:rFonts w:ascii="Fb Fontext" w:hAnsi="Fb Fontext" w:hint="cs"/>
          <w:sz w:val="20"/>
          <w:rtl/>
        </w:rPr>
        <w:t>זו</w:t>
      </w:r>
      <w:r w:rsidRPr="007435EB">
        <w:rPr>
          <w:rFonts w:ascii="Fb Fontext" w:hAnsi="Fb Fontext"/>
          <w:sz w:val="20"/>
          <w:rtl/>
        </w:rPr>
        <w:t xml:space="preserve"> </w:t>
      </w:r>
      <w:r w:rsidRPr="007435EB">
        <w:rPr>
          <w:rFonts w:ascii="Fb Fontext" w:hAnsi="Fb Fontext" w:hint="cs"/>
          <w:sz w:val="20"/>
          <w:rtl/>
        </w:rPr>
        <w:t>כנסת</w:t>
      </w:r>
      <w:r w:rsidRPr="007435EB">
        <w:rPr>
          <w:rFonts w:ascii="Fb Fontext" w:hAnsi="Fb Fontext"/>
          <w:sz w:val="20"/>
          <w:rtl/>
        </w:rPr>
        <w:t xml:space="preserve"> </w:t>
      </w:r>
      <w:r w:rsidRPr="007435EB">
        <w:rPr>
          <w:rFonts w:ascii="Fb Fontext" w:hAnsi="Fb Fontext" w:hint="cs"/>
          <w:sz w:val="20"/>
          <w:rtl/>
        </w:rPr>
        <w:t>ישראל</w:t>
      </w:r>
      <w:r w:rsidRPr="007435EB">
        <w:rPr>
          <w:rFonts w:ascii="Fb Fontext" w:hAnsi="Fb Fontext"/>
          <w:sz w:val="20"/>
          <w:rtl/>
        </w:rPr>
        <w:t>,</w:t>
      </w:r>
      <w:r w:rsidRPr="00AC0CB1">
        <w:rPr>
          <w:rStyle w:val="af2"/>
          <w:rtl/>
        </w:rPr>
        <w:t xml:space="preserve"> </w:t>
      </w:r>
      <w:r w:rsidRPr="00AC0CB1">
        <w:rPr>
          <w:rStyle w:val="af2"/>
          <w:rFonts w:hint="cs"/>
          <w:rtl/>
        </w:rPr>
        <w:t>'ושדי</w:t>
      </w:r>
      <w:r w:rsidRPr="00AC0CB1">
        <w:rPr>
          <w:rStyle w:val="af2"/>
          <w:rtl/>
        </w:rPr>
        <w:t xml:space="preserve"> </w:t>
      </w:r>
      <w:r w:rsidRPr="00AC0CB1">
        <w:rPr>
          <w:rStyle w:val="af2"/>
          <w:rFonts w:hint="cs"/>
          <w:rtl/>
        </w:rPr>
        <w:t>כמגדלות'</w:t>
      </w:r>
      <w:r w:rsidRPr="00AC0CB1">
        <w:rPr>
          <w:rStyle w:val="af2"/>
          <w:rtl/>
        </w:rPr>
        <w:t xml:space="preserve"> </w:t>
      </w:r>
      <w:r w:rsidRPr="007435EB">
        <w:rPr>
          <w:rFonts w:ascii="Fb Fontext" w:hAnsi="Fb Fontext"/>
          <w:sz w:val="20"/>
          <w:rtl/>
        </w:rPr>
        <w:t xml:space="preserve">- </w:t>
      </w:r>
      <w:r w:rsidRPr="007435EB">
        <w:rPr>
          <w:rFonts w:ascii="Fb Fontext" w:hAnsi="Fb Fontext" w:hint="cs"/>
          <w:sz w:val="20"/>
          <w:rtl/>
        </w:rPr>
        <w:t>אלו</w:t>
      </w:r>
      <w:r w:rsidRPr="007435EB">
        <w:rPr>
          <w:rFonts w:ascii="Fb Fontext" w:hAnsi="Fb Fontext"/>
          <w:sz w:val="20"/>
          <w:rtl/>
        </w:rPr>
        <w:t xml:space="preserve"> </w:t>
      </w:r>
      <w:r w:rsidRPr="007435EB">
        <w:rPr>
          <w:rFonts w:ascii="Fb Fontext" w:hAnsi="Fb Fontext" w:hint="cs"/>
          <w:sz w:val="20"/>
          <w:rtl/>
        </w:rPr>
        <w:t>בתי</w:t>
      </w:r>
      <w:r w:rsidRPr="007435EB">
        <w:rPr>
          <w:rFonts w:ascii="Fb Fontext" w:hAnsi="Fb Fontext"/>
          <w:sz w:val="20"/>
          <w:rtl/>
        </w:rPr>
        <w:t xml:space="preserve"> </w:t>
      </w:r>
      <w:r w:rsidRPr="007435EB">
        <w:rPr>
          <w:rFonts w:ascii="Fb Fontext" w:hAnsi="Fb Fontext" w:hint="cs"/>
          <w:sz w:val="20"/>
          <w:rtl/>
        </w:rPr>
        <w:t>כנסיות</w:t>
      </w:r>
      <w:r w:rsidRPr="007435EB">
        <w:rPr>
          <w:rFonts w:ascii="Fb Fontext" w:hAnsi="Fb Fontext"/>
          <w:sz w:val="20"/>
          <w:rtl/>
        </w:rPr>
        <w:t xml:space="preserve"> </w:t>
      </w:r>
      <w:r w:rsidRPr="007435EB">
        <w:rPr>
          <w:rFonts w:ascii="Fb Fontext" w:hAnsi="Fb Fontext" w:hint="cs"/>
          <w:sz w:val="20"/>
          <w:rtl/>
        </w:rPr>
        <w:t>ובתי</w:t>
      </w:r>
      <w:r w:rsidRPr="007435EB">
        <w:rPr>
          <w:rFonts w:ascii="Fb Fontext" w:hAnsi="Fb Fontext"/>
          <w:sz w:val="20"/>
          <w:rtl/>
        </w:rPr>
        <w:t xml:space="preserve"> </w:t>
      </w:r>
      <w:r w:rsidRPr="007435EB">
        <w:rPr>
          <w:rFonts w:ascii="Fb Fontext" w:hAnsi="Fb Fontext" w:hint="cs"/>
          <w:sz w:val="20"/>
          <w:rtl/>
        </w:rPr>
        <w:t>מדרשות</w:t>
      </w:r>
      <w:r w:rsidRPr="007435EB">
        <w:rPr>
          <w:rFonts w:ascii="Fb Fontext" w:hAnsi="Fb Fontext"/>
          <w:sz w:val="20"/>
          <w:rtl/>
        </w:rPr>
        <w:t>.</w:t>
      </w:r>
    </w:p>
    <w:p w14:paraId="08772EE2" w14:textId="77777777" w:rsidR="00E8089F" w:rsidRPr="007435EB" w:rsidRDefault="00E8089F" w:rsidP="00E8089F">
      <w:pPr>
        <w:pStyle w:val="af1"/>
        <w:rPr>
          <w:spacing w:val="0"/>
          <w:rtl/>
        </w:rPr>
      </w:pPr>
      <w:r>
        <w:rPr>
          <w:rFonts w:hint="cs"/>
          <w:spacing w:val="0"/>
          <w:rtl/>
        </w:rPr>
        <w:t xml:space="preserve">'</w:t>
      </w:r>
      <w:r>
        <w:rPr>
          <w:rStyle w:val="af2"/>
          <w:rFonts w:hint="cs"/>
          <w:spacing w:val="0"/>
          <w:rtl/>
          <w:rPrChange w:id="9067" w:author="מנוע פסוקים" w:date="2026-10-05T16:38:40Z">
            <w:rPr>
              <w:rFonts w:hint="cs"/>
              <w:spacing w:val="0"/>
              <w:rtl/>
            </w:rPr>
          </w:rPrChange>
        </w:rPr>
        <w:t xml:space="preserve">אשר</w:t>
      </w:r>
      <w:r>
        <w:rPr>
          <w:rStyle w:val="af2"/>
          <w:spacing w:val="0"/>
          <w:rtl/>
          <w:rPrChange w:id="9068" w:author="מנוע פסוקים" w:date="2026-10-05T16:38:40Z">
            <w:rPr>
              <w:spacing w:val="0"/>
              <w:rtl/>
            </w:rPr>
          </w:rPrChange>
        </w:rPr>
        <w:t xml:space="preserve"> </w:t>
      </w:r>
      <w:r>
        <w:rPr>
          <w:rStyle w:val="af2"/>
          <w:rFonts w:hint="cs"/>
          <w:spacing w:val="0"/>
          <w:rtl/>
          <w:rPrChange w:id="9069" w:author="מנוע פסוקים" w:date="2026-10-05T16:38:40Z">
            <w:rPr>
              <w:rFonts w:hint="cs"/>
              <w:spacing w:val="0"/>
              <w:rtl/>
            </w:rPr>
          </w:rPrChange>
        </w:rPr>
        <w:t xml:space="preserve">בנינו</w:t>
      </w:r>
      <w:r>
        <w:rPr>
          <w:rStyle w:val="af2"/>
          <w:spacing w:val="0"/>
          <w:rtl/>
          <w:rPrChange w:id="9070" w:author="מנוע פסוקים" w:date="2026-10-05T16:38:40Z">
            <w:rPr>
              <w:spacing w:val="0"/>
              <w:rtl/>
            </w:rPr>
          </w:rPrChange>
        </w:rPr>
        <w:t xml:space="preserve"> </w:t>
      </w:r>
      <w:r>
        <w:rPr>
          <w:rStyle w:val="af2"/>
          <w:rFonts w:hint="cs"/>
          <w:spacing w:val="0"/>
          <w:rtl/>
          <w:rPrChange w:id="9071" w:author="מנוע פסוקים" w:date="2026-10-05T16:38:40Z">
            <w:rPr>
              <w:rFonts w:hint="cs"/>
              <w:spacing w:val="0"/>
              <w:rtl/>
            </w:rPr>
          </w:rPrChange>
        </w:rPr>
        <w:t xml:space="preserve">כנטעים</w:t>
      </w:r>
      <w:r>
        <w:rPr>
          <w:rStyle w:val="af2"/>
          <w:spacing w:val="0"/>
          <w:rtl/>
          <w:rPrChange w:id="9072" w:author="מנוע פסוקים" w:date="2026-10-05T16:38:40Z">
            <w:rPr>
              <w:spacing w:val="0"/>
              <w:rtl/>
            </w:rPr>
          </w:rPrChange>
        </w:rPr>
        <w:t xml:space="preserve"> </w:t>
      </w:r>
      <w:r>
        <w:rPr>
          <w:rStyle w:val="af2"/>
          <w:rFonts w:hint="cs"/>
          <w:spacing w:val="0"/>
          <w:rtl/>
          <w:rPrChange w:id="9073" w:author="מנוע פסוקים" w:date="2026-10-05T16:38:40Z">
            <w:rPr>
              <w:rFonts w:hint="cs"/>
              <w:spacing w:val="0"/>
              <w:rtl/>
            </w:rPr>
          </w:rPrChange>
        </w:rPr>
        <w:t xml:space="preserve">מגדלים</w:t>
      </w:r>
      <w:r>
        <w:rPr>
          <w:rStyle w:val="af2"/>
          <w:spacing w:val="0"/>
          <w:rtl/>
          <w:rPrChange w:id="9074" w:author="מנוע פסוקים" w:date="2026-10-05T16:38:40Z">
            <w:rPr>
              <w:spacing w:val="0"/>
              <w:rtl/>
            </w:rPr>
          </w:rPrChange>
        </w:rPr>
        <w:t xml:space="preserve"> </w:t>
      </w:r>
      <w:r>
        <w:rPr>
          <w:rStyle w:val="af2"/>
          <w:rFonts w:hint="cs"/>
          <w:spacing w:val="0"/>
          <w:rtl/>
          <w:rPrChange w:id="9075" w:author="מנוע פסוקים" w:date="2026-10-05T16:38:40Z">
            <w:rPr>
              <w:rFonts w:hint="cs"/>
              <w:spacing w:val="0"/>
              <w:rtl/>
            </w:rPr>
          </w:rPrChange>
        </w:rPr>
        <w:t xml:space="preserve">בנעוריהם</w:t>
      </w:r>
      <w:r>
        <w:rPr>
          <w:rStyle w:val="af2"/>
          <w:spacing w:val="0"/>
          <w:rtl/>
          <w:rPrChange w:id="9076" w:author="מנוע פסוקים" w:date="2026-10-05T16:38:40Z">
            <w:rPr>
              <w:spacing w:val="0"/>
              <w:rtl/>
            </w:rPr>
          </w:rPrChange>
        </w:rPr>
        <w:t xml:space="preserve"> </w:t>
      </w:r>
      <w:r>
        <w:rPr>
          <w:rStyle w:val="af2"/>
          <w:rFonts w:hint="cs"/>
          <w:spacing w:val="0"/>
          <w:rtl/>
          <w:rPrChange w:id="9077" w:author="מנוע פסוקים" w:date="2026-10-05T16:38:40Z">
            <w:rPr>
              <w:rFonts w:hint="cs"/>
              <w:spacing w:val="0"/>
              <w:rtl/>
            </w:rPr>
          </w:rPrChange>
        </w:rPr>
        <w:t xml:space="preserve">בנותינו</w:t>
      </w:r>
      <w:r>
        <w:rPr>
          <w:rStyle w:val="af2"/>
          <w:spacing w:val="0"/>
          <w:rtl/>
          <w:rPrChange w:id="9078" w:author="מנוע פסוקים" w:date="2026-10-05T16:38:40Z">
            <w:rPr>
              <w:spacing w:val="0"/>
              <w:rtl/>
            </w:rPr>
          </w:rPrChange>
        </w:rPr>
        <w:t xml:space="preserve"> </w:t>
      </w:r>
      <w:r>
        <w:rPr>
          <w:rStyle w:val="af2"/>
          <w:rFonts w:hint="cs"/>
          <w:spacing w:val="0"/>
          <w:rtl/>
          <w:rPrChange w:id="9079" w:author="מנוע פסוקים" w:date="2026-10-05T16:38:40Z">
            <w:rPr>
              <w:rFonts w:hint="cs"/>
              <w:spacing w:val="0"/>
              <w:rtl/>
            </w:rPr>
          </w:rPrChange>
        </w:rPr>
        <w:t xml:space="preserve">כזוית</w:t>
      </w:r>
      <w:r>
        <w:rPr>
          <w:rStyle w:val="af2"/>
          <w:spacing w:val="0"/>
          <w:rtl/>
          <w:rPrChange w:id="9080" w:author="מנוע פסוקים" w:date="2026-10-05T16:38:40Z">
            <w:rPr>
              <w:spacing w:val="0"/>
              <w:rtl/>
            </w:rPr>
          </w:rPrChange>
        </w:rPr>
        <w:t xml:space="preserve"> </w:t>
      </w:r>
      <w:r>
        <w:rPr>
          <w:rStyle w:val="af2"/>
          <w:rFonts w:hint="cs"/>
          <w:spacing w:val="0"/>
          <w:rtl/>
          <w:rPrChange w:id="9081" w:author="מנוע פסוקים" w:date="2026-10-05T16:38:40Z">
            <w:rPr>
              <w:rFonts w:hint="cs"/>
              <w:spacing w:val="0"/>
              <w:rtl/>
            </w:rPr>
          </w:rPrChange>
        </w:rPr>
        <w:t xml:space="preserve">מחטבות</w:t>
      </w:r>
      <w:r>
        <w:rPr>
          <w:rStyle w:val="af2"/>
          <w:spacing w:val="0"/>
          <w:rtl/>
          <w:rPrChange w:id="9082" w:author="מנוע פסוקים" w:date="2026-10-05T16:38:40Z">
            <w:rPr>
              <w:spacing w:val="0"/>
              <w:rtl/>
            </w:rPr>
          </w:rPrChange>
        </w:rPr>
        <w:t xml:space="preserve"> </w:t>
      </w:r>
      <w:r>
        <w:rPr>
          <w:rStyle w:val="af2"/>
          <w:rFonts w:hint="cs"/>
          <w:spacing w:val="0"/>
          <w:rtl/>
          <w:rPrChange w:id="9083" w:author="מנוע פסוקים" w:date="2026-10-05T16:38:40Z">
            <w:rPr>
              <w:rFonts w:hint="cs"/>
              <w:spacing w:val="0"/>
              <w:rtl/>
            </w:rPr>
          </w:rPrChange>
        </w:rPr>
        <w:t xml:space="preserve">תבנית</w:t>
      </w:r>
      <w:r>
        <w:rPr>
          <w:rStyle w:val="af2"/>
          <w:spacing w:val="0"/>
          <w:rtl/>
          <w:rPrChange w:id="9084" w:author="מנוע פסוקים" w:date="2026-10-05T16:38:40Z">
            <w:rPr>
              <w:spacing w:val="0"/>
              <w:rtl/>
            </w:rPr>
          </w:rPrChange>
        </w:rPr>
        <w:t xml:space="preserve"> </w:t>
      </w:r>
      <w:r>
        <w:rPr>
          <w:rStyle w:val="af2"/>
          <w:rFonts w:hint="cs"/>
          <w:spacing w:val="0"/>
          <w:rtl/>
          <w:rPrChange w:id="9085" w:author="מנוע פסוקים" w:date="2026-10-05T16:38:40Z">
            <w:rPr>
              <w:rFonts w:hint="cs"/>
              <w:spacing w:val="0"/>
              <w:rtl/>
            </w:rPr>
          </w:rPrChange>
        </w:rPr>
        <w:t xml:space="preserve">היכל</w:t>
      </w:r>
      <w:r>
        <w:rPr>
          <w:rFonts w:hint="cs"/>
          <w:spacing w:val="0"/>
          <w:rtl/>
        </w:rPr>
        <w:t xml:space="preserve">'</w:t>
      </w:r>
      <w:r w:rsidRPr="007435EB">
        <w:rPr>
          <w:spacing w:val="0"/>
          <w:rtl/>
        </w:rPr>
        <w:t>.</w:t>
      </w:r>
    </w:p>
    <w:p w14:paraId="5F4E47E0" w14:textId="77777777" w:rsidR="00E8089F" w:rsidRPr="007435EB" w:rsidRDefault="00E8089F" w:rsidP="00E8089F">
      <w:pPr>
        <w:rPr>
          <w:rtl/>
        </w:rPr>
      </w:pPr>
      <w:r>
        <w:rPr>
          <w:rStyle w:val="affffd"/>
          <w:rFonts w:hint="cs"/>
          <w:rtl/>
          <w:rPrChange w:id="10912" w:author="מנוע אמוראים" w:date="2026-10-05T16:42:03Z">
            <w:rPr>
              <w:rFonts w:hint="cs"/>
              <w:rtl/>
            </w:rPr>
          </w:rPrChange>
        </w:rPr>
        <w:t xml:space="preserve">רזב</w:t>
      </w:r>
      <w:r>
        <w:rPr>
          <w:rStyle w:val="affffd"/>
          <w:rtl/>
          <w:rPrChange w:id="10913" w:author="מנוע אמוראים" w:date="2026-10-05T16:42:03Z">
            <w:rPr>
              <w:rtl/>
            </w:rPr>
          </w:rPrChange>
        </w:rPr>
        <w:t xml:space="preserve">"</w:t>
      </w:r>
      <w:r>
        <w:rPr>
          <w:rStyle w:val="affffd"/>
          <w:rFonts w:hint="cs"/>
          <w:rtl/>
          <w:rPrChange w:id="10914" w:author="מנוע אמוראים" w:date="2026-10-05T16:42:03Z">
            <w:rPr>
              <w:rFonts w:hint="cs"/>
              <w:rtl/>
            </w:rPr>
          </w:rPrChange>
        </w:rPr>
        <w:t xml:space="preserve">ט</w:t>
      </w:r>
      <w:r>
        <w:rPr>
          <w:rFonts w:hint="cs"/>
          <w:rtl/>
        </w:rPr>
        <w:t xml:space="preserve"> מרב</w:t>
      </w:r>
      <w:r w:rsidRPr="007435EB">
        <w:rPr>
          <w:rtl/>
        </w:rPr>
        <w:t>:</w:t>
      </w:r>
      <w:r w:rsidRPr="00AC0CB1">
        <w:rPr>
          <w:rStyle w:val="af2"/>
          <w:rFonts w:hint="cs"/>
          <w:rtl/>
        </w:rPr>
        <w:t xml:space="preserve"> 'אשר</w:t>
      </w:r>
      <w:r w:rsidRPr="00AC0CB1">
        <w:rPr>
          <w:rStyle w:val="af2"/>
          <w:rtl/>
        </w:rPr>
        <w:t xml:space="preserve"> </w:t>
      </w:r>
      <w:r w:rsidRPr="00AC0CB1">
        <w:rPr>
          <w:rStyle w:val="af2"/>
          <w:rFonts w:hint="cs"/>
          <w:rtl/>
        </w:rPr>
        <w:t>בנינו</w:t>
      </w:r>
      <w:r w:rsidRPr="00AC0CB1">
        <w:rPr>
          <w:rStyle w:val="af2"/>
          <w:rtl/>
        </w:rPr>
        <w:t xml:space="preserve"> </w:t>
      </w:r>
      <w:r w:rsidRPr="00AC0CB1">
        <w:rPr>
          <w:rStyle w:val="af2"/>
          <w:rFonts w:hint="cs"/>
          <w:rtl/>
        </w:rPr>
        <w:t>כנטעים'</w:t>
      </w:r>
      <w:r w:rsidRPr="00AC0CB1">
        <w:rPr>
          <w:rStyle w:val="af2"/>
          <w:rtl/>
        </w:rPr>
        <w:t xml:space="preserve"> </w:t>
      </w:r>
      <w:r w:rsidRPr="007435EB">
        <w:rPr>
          <w:rFonts w:hint="cs"/>
          <w:rtl/>
        </w:rPr>
        <w:t>אלו</w:t>
      </w:r>
      <w:r w:rsidRPr="007435EB">
        <w:rPr>
          <w:rtl/>
        </w:rPr>
        <w:t xml:space="preserve"> </w:t>
      </w:r>
      <w:r w:rsidRPr="007435EB">
        <w:rPr>
          <w:rFonts w:hint="cs"/>
          <w:rtl/>
        </w:rPr>
        <w:t>בחורי</w:t>
      </w:r>
      <w:r w:rsidRPr="007435EB">
        <w:rPr>
          <w:rtl/>
        </w:rPr>
        <w:t xml:space="preserve"> </w:t>
      </w:r>
      <w:r w:rsidRPr="007435EB">
        <w:rPr>
          <w:rFonts w:hint="cs"/>
          <w:rtl/>
        </w:rPr>
        <w:t>ישראל</w:t>
      </w:r>
      <w:r w:rsidRPr="007435EB">
        <w:rPr>
          <w:rtl/>
        </w:rPr>
        <w:t xml:space="preserve"> </w:t>
      </w:r>
      <w:r w:rsidRPr="007435EB">
        <w:rPr>
          <w:rFonts w:hint="cs"/>
          <w:rtl/>
        </w:rPr>
        <w:t>שלא</w:t>
      </w:r>
      <w:r w:rsidRPr="007435EB">
        <w:rPr>
          <w:rtl/>
        </w:rPr>
        <w:t xml:space="preserve"> </w:t>
      </w:r>
      <w:r w:rsidRPr="007435EB">
        <w:rPr>
          <w:rFonts w:hint="cs"/>
          <w:rtl/>
        </w:rPr>
        <w:t>טעמו</w:t>
      </w:r>
      <w:r w:rsidRPr="007435EB">
        <w:rPr>
          <w:rtl/>
        </w:rPr>
        <w:t xml:space="preserve"> </w:t>
      </w:r>
      <w:r w:rsidRPr="007435EB">
        <w:rPr>
          <w:rFonts w:hint="cs"/>
          <w:rtl/>
        </w:rPr>
        <w:t>טעם</w:t>
      </w:r>
      <w:r w:rsidRPr="007435EB">
        <w:rPr>
          <w:rtl/>
        </w:rPr>
        <w:t xml:space="preserve"> </w:t>
      </w:r>
      <w:r w:rsidRPr="007435EB">
        <w:rPr>
          <w:rFonts w:hint="cs"/>
          <w:rtl/>
        </w:rPr>
        <w:t>חטא</w:t>
      </w:r>
      <w:r w:rsidRPr="007435EB">
        <w:rPr>
          <w:rtl/>
        </w:rPr>
        <w:t>.</w:t>
      </w:r>
    </w:p>
    <w:p w14:paraId="592849EB" w14:textId="77777777" w:rsidR="00E8089F" w:rsidRPr="007435EB" w:rsidRDefault="00E8089F" w:rsidP="00E8089F">
      <w:pPr>
        <w:rPr>
          <w:rFonts w:cs="Guttman Vilna"/>
          <w:b/>
          <w:bCs/>
          <w:rtl/>
        </w:rPr>
      </w:pPr>
      <w:r w:rsidRPr="00AC0CB1">
        <w:rPr>
          <w:rStyle w:val="af2"/>
          <w:rFonts w:hint="cs"/>
          <w:rtl/>
        </w:rPr>
        <w:t>'בנותינו</w:t>
      </w:r>
      <w:r w:rsidRPr="00AC0CB1">
        <w:rPr>
          <w:rStyle w:val="af2"/>
          <w:rtl/>
        </w:rPr>
        <w:t xml:space="preserve"> </w:t>
      </w:r>
      <w:r w:rsidRPr="00AC0CB1">
        <w:rPr>
          <w:rStyle w:val="af2"/>
          <w:rFonts w:hint="cs"/>
          <w:rtl/>
        </w:rPr>
        <w:t>כזוית'</w:t>
      </w:r>
      <w:r w:rsidRPr="00AC0CB1">
        <w:rPr>
          <w:rStyle w:val="af2"/>
          <w:rtl/>
        </w:rPr>
        <w:t xml:space="preserve"> </w:t>
      </w:r>
      <w:r w:rsidRPr="007435EB">
        <w:rPr>
          <w:rtl/>
        </w:rPr>
        <w:t xml:space="preserve">- </w:t>
      </w:r>
      <w:r w:rsidRPr="007435EB">
        <w:rPr>
          <w:rFonts w:hint="cs"/>
          <w:rtl/>
        </w:rPr>
        <w:t>אלו</w:t>
      </w:r>
      <w:r w:rsidRPr="007435EB">
        <w:rPr>
          <w:rtl/>
        </w:rPr>
        <w:t xml:space="preserve"> </w:t>
      </w:r>
      <w:r w:rsidRPr="007435EB">
        <w:rPr>
          <w:rFonts w:hint="cs"/>
          <w:rtl/>
        </w:rPr>
        <w:t>בתולות</w:t>
      </w:r>
      <w:r w:rsidRPr="007435EB">
        <w:rPr>
          <w:rtl/>
        </w:rPr>
        <w:t xml:space="preserve"> </w:t>
      </w:r>
      <w:r w:rsidRPr="007435EB">
        <w:rPr>
          <w:rFonts w:hint="cs"/>
          <w:rtl/>
        </w:rPr>
        <w:t>ישראל</w:t>
      </w:r>
      <w:r w:rsidRPr="007435EB">
        <w:rPr>
          <w:rtl/>
        </w:rPr>
        <w:t xml:space="preserve"> </w:t>
      </w:r>
      <w:r w:rsidRPr="007435EB">
        <w:rPr>
          <w:rFonts w:hint="cs"/>
          <w:rtl/>
        </w:rPr>
        <w:t>שאוגדות</w:t>
      </w:r>
      <w:r w:rsidRPr="007435EB">
        <w:rPr>
          <w:rtl/>
        </w:rPr>
        <w:t xml:space="preserve"> </w:t>
      </w:r>
      <w:r w:rsidRPr="007435EB">
        <w:rPr>
          <w:rFonts w:hint="cs"/>
          <w:rtl/>
        </w:rPr>
        <w:t>פתחיהן</w:t>
      </w:r>
      <w:r w:rsidRPr="007435EB">
        <w:rPr>
          <w:rtl/>
        </w:rPr>
        <w:t xml:space="preserve"> </w:t>
      </w:r>
      <w:r w:rsidRPr="007435EB">
        <w:rPr>
          <w:rFonts w:hint="cs"/>
          <w:rtl/>
        </w:rPr>
        <w:t>לבעליהן</w:t>
      </w:r>
      <w:r w:rsidRPr="007435EB">
        <w:rPr>
          <w:rtl/>
        </w:rPr>
        <w:t>.</w:t>
      </w:r>
    </w:p>
    <w:p w14:paraId="79A8ABA3" w14:textId="77777777" w:rsidR="00E8089F" w:rsidRPr="007435EB" w:rsidRDefault="00E8089F" w:rsidP="00E8089F">
      <w:pPr>
        <w:rPr>
          <w:rFonts w:cs="Guttman Vilna"/>
          <w:b/>
          <w:bCs/>
          <w:rtl/>
        </w:rPr>
      </w:pPr>
      <w:r w:rsidRPr="007435EB">
        <w:rPr>
          <w:rFonts w:hint="cs"/>
          <w:rtl/>
        </w:rPr>
        <w:t>וכן</w:t>
      </w:r>
      <w:r w:rsidRPr="007435EB">
        <w:rPr>
          <w:rtl/>
        </w:rPr>
        <w:t xml:space="preserve"> </w:t>
      </w:r>
      <w:r w:rsidRPr="007435EB">
        <w:rPr>
          <w:rFonts w:hint="cs"/>
          <w:rtl/>
        </w:rPr>
        <w:t>הוא</w:t>
      </w:r>
      <w:r w:rsidRPr="007435EB">
        <w:rPr>
          <w:rtl/>
        </w:rPr>
        <w:t xml:space="preserve"> </w:t>
      </w:r>
      <w:r w:rsidRPr="007435EB">
        <w:rPr>
          <w:rFonts w:hint="cs"/>
          <w:rtl/>
        </w:rPr>
        <w:t>אומר</w:t>
      </w:r>
      <w:r w:rsidRPr="00AC0CB1">
        <w:rPr>
          <w:rStyle w:val="af2"/>
          <w:rtl/>
        </w:rPr>
        <w:t xml:space="preserve"> </w:t>
      </w:r>
      <w:r w:rsidRPr="00AC0CB1">
        <w:rPr>
          <w:rStyle w:val="af2"/>
          <w:rFonts w:hint="cs"/>
          <w:rtl/>
        </w:rPr>
        <w:t>'ומלאו</w:t>
      </w:r>
      <w:r w:rsidRPr="00AC0CB1">
        <w:rPr>
          <w:rStyle w:val="af2"/>
          <w:rtl/>
        </w:rPr>
        <w:t xml:space="preserve"> </w:t>
      </w:r>
      <w:r w:rsidRPr="00AC0CB1">
        <w:rPr>
          <w:rStyle w:val="af2"/>
          <w:rFonts w:hint="cs"/>
          <w:rtl/>
        </w:rPr>
        <w:t>כמזרק</w:t>
      </w:r>
      <w:r w:rsidRPr="00AC0CB1">
        <w:rPr>
          <w:rStyle w:val="af2"/>
          <w:rtl/>
        </w:rPr>
        <w:t xml:space="preserve"> </w:t>
      </w:r>
      <w:r w:rsidRPr="00AC0CB1">
        <w:rPr>
          <w:rStyle w:val="af2"/>
          <w:rFonts w:hint="cs"/>
          <w:rtl/>
        </w:rPr>
        <w:t>כזוית</w:t>
      </w:r>
      <w:r w:rsidRPr="00AC0CB1">
        <w:rPr>
          <w:rStyle w:val="af2"/>
          <w:rtl/>
        </w:rPr>
        <w:t xml:space="preserve"> </w:t>
      </w:r>
      <w:r w:rsidRPr="00AC0CB1">
        <w:rPr>
          <w:rStyle w:val="af2"/>
          <w:rFonts w:hint="cs"/>
          <w:rtl/>
        </w:rPr>
        <w:t>מזבח'</w:t>
      </w:r>
      <w:r w:rsidRPr="00AC0CB1">
        <w:rPr>
          <w:rStyle w:val="af2"/>
          <w:rtl/>
        </w:rPr>
        <w:t>.</w:t>
      </w:r>
    </w:p>
    <w:p w14:paraId="56CD824D" w14:textId="77777777" w:rsidR="00E8089F" w:rsidRPr="007435EB" w:rsidRDefault="00E8089F" w:rsidP="00E8089F">
      <w:pPr>
        <w:rPr>
          <w:rFonts w:cs="Guttman Vilna"/>
          <w:b/>
          <w:bCs/>
          <w:rtl/>
        </w:rPr>
      </w:pPr>
      <w:r w:rsidRPr="005C3FF1">
        <w:rPr>
          <w:rStyle w:val="afffa"/>
          <w:rFonts w:hint="cs"/>
          <w:rtl/>
        </w:rPr>
        <w:t>אב</w:t>
      </w:r>
      <w:r w:rsidRPr="005C3FF1">
        <w:rPr>
          <w:rStyle w:val="afffa"/>
          <w:rtl/>
        </w:rPr>
        <w:t>"</w:t>
      </w:r>
      <w:r w:rsidRPr="005C3FF1">
        <w:rPr>
          <w:rStyle w:val="afffa"/>
          <w:rFonts w:hint="cs"/>
          <w:rtl/>
        </w:rPr>
        <w:t>א</w:t>
      </w:r>
      <w:r w:rsidRPr="007435EB">
        <w:rPr>
          <w:rFonts w:hint="cs"/>
          <w:rtl/>
        </w:rPr>
        <w:t xml:space="preserve"> מ</w:t>
      </w:r>
      <w:r w:rsidR="00AB3B38">
        <w:rPr>
          <w:rFonts w:hint="cs"/>
          <w:rtl/>
        </w:rPr>
        <w:t>כאן</w:t>
      </w:r>
      <w:r w:rsidRPr="007435EB">
        <w:rPr>
          <w:rtl/>
        </w:rPr>
        <w:t>:</w:t>
      </w:r>
      <w:r w:rsidRPr="00AC0CB1">
        <w:rPr>
          <w:rStyle w:val="af2"/>
          <w:rtl/>
        </w:rPr>
        <w:t xml:space="preserve"> </w:t>
      </w:r>
      <w:r w:rsidRPr="00AC0CB1">
        <w:rPr>
          <w:rStyle w:val="af2"/>
          <w:rFonts w:hint="cs"/>
          <w:rtl/>
        </w:rPr>
        <w:t>'מזוינו</w:t>
      </w:r>
      <w:r w:rsidRPr="00AC0CB1">
        <w:rPr>
          <w:rStyle w:val="af2"/>
          <w:rtl/>
        </w:rPr>
        <w:t xml:space="preserve"> </w:t>
      </w:r>
      <w:r w:rsidRPr="00AC0CB1">
        <w:rPr>
          <w:rStyle w:val="af2"/>
          <w:rFonts w:hint="cs"/>
          <w:rtl/>
        </w:rPr>
        <w:t>מלאים</w:t>
      </w:r>
      <w:r w:rsidRPr="00AC0CB1">
        <w:rPr>
          <w:rStyle w:val="af2"/>
          <w:rtl/>
        </w:rPr>
        <w:t xml:space="preserve"> </w:t>
      </w:r>
      <w:r w:rsidRPr="00AC0CB1">
        <w:rPr>
          <w:rStyle w:val="af2"/>
          <w:rFonts w:hint="cs"/>
          <w:rtl/>
        </w:rPr>
        <w:t>מפיקים</w:t>
      </w:r>
      <w:r w:rsidRPr="00AC0CB1">
        <w:rPr>
          <w:rStyle w:val="af2"/>
          <w:rtl/>
        </w:rPr>
        <w:t xml:space="preserve"> </w:t>
      </w:r>
      <w:r w:rsidRPr="00AC0CB1">
        <w:rPr>
          <w:rStyle w:val="af2"/>
          <w:rFonts w:hint="cs"/>
          <w:rtl/>
        </w:rPr>
        <w:t>מזן</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זן'</w:t>
      </w:r>
      <w:r w:rsidRPr="00AC0CB1">
        <w:rPr>
          <w:rStyle w:val="af2"/>
          <w:rtl/>
        </w:rPr>
        <w:t>.</w:t>
      </w:r>
    </w:p>
    <w:p w14:paraId="250CA801" w14:textId="77777777" w:rsidR="00E8089F" w:rsidRPr="007435EB" w:rsidRDefault="00E8089F" w:rsidP="00E8089F">
      <w:pPr>
        <w:rPr>
          <w:rFonts w:cs="Guttman Vilna"/>
          <w:b/>
          <w:bCs/>
          <w:rtl/>
        </w:rPr>
      </w:pPr>
      <w:r w:rsidRPr="00AC0CB1">
        <w:rPr>
          <w:rStyle w:val="af2"/>
          <w:rFonts w:hint="cs"/>
          <w:rtl/>
        </w:rPr>
        <w:t>'מחטבות</w:t>
      </w:r>
      <w:r w:rsidRPr="00AC0CB1">
        <w:rPr>
          <w:rStyle w:val="af2"/>
          <w:rtl/>
        </w:rPr>
        <w:t xml:space="preserve"> </w:t>
      </w:r>
      <w:r w:rsidRPr="00AC0CB1">
        <w:rPr>
          <w:rStyle w:val="af2"/>
          <w:rFonts w:hint="cs"/>
          <w:rtl/>
        </w:rPr>
        <w:t>תבנית</w:t>
      </w:r>
      <w:r w:rsidRPr="00AC0CB1">
        <w:rPr>
          <w:rStyle w:val="af2"/>
          <w:rtl/>
        </w:rPr>
        <w:t xml:space="preserve"> </w:t>
      </w:r>
      <w:r w:rsidRPr="00AC0CB1">
        <w:rPr>
          <w:rStyle w:val="af2"/>
          <w:rFonts w:hint="cs"/>
          <w:rtl/>
        </w:rPr>
        <w:t>היכל'</w:t>
      </w:r>
      <w:r w:rsidRPr="00AC0CB1">
        <w:rPr>
          <w:rStyle w:val="af2"/>
          <w:rtl/>
        </w:rPr>
        <w:t xml:space="preserve"> </w:t>
      </w:r>
      <w:r w:rsidRPr="007435EB">
        <w:rPr>
          <w:rtl/>
        </w:rPr>
        <w:t xml:space="preserve">- </w:t>
      </w:r>
      <w:r w:rsidRPr="007435EB">
        <w:rPr>
          <w:rFonts w:hint="cs"/>
          <w:rtl/>
        </w:rPr>
        <w:t>אלו</w:t>
      </w:r>
      <w:r w:rsidRPr="007435EB">
        <w:rPr>
          <w:rtl/>
        </w:rPr>
        <w:t xml:space="preserve"> </w:t>
      </w:r>
      <w:r w:rsidRPr="007435EB">
        <w:rPr>
          <w:rFonts w:hint="cs"/>
          <w:rtl/>
        </w:rPr>
        <w:t>ואלו</w:t>
      </w:r>
      <w:r w:rsidRPr="007435EB">
        <w:rPr>
          <w:rtl/>
        </w:rPr>
        <w:t xml:space="preserve"> </w:t>
      </w:r>
      <w:r w:rsidRPr="007435EB">
        <w:rPr>
          <w:rFonts w:hint="cs"/>
          <w:rtl/>
        </w:rPr>
        <w:t>מעלה</w:t>
      </w:r>
      <w:r w:rsidRPr="007435EB">
        <w:rPr>
          <w:rtl/>
        </w:rPr>
        <w:t xml:space="preserve"> </w:t>
      </w:r>
      <w:r w:rsidRPr="007435EB">
        <w:rPr>
          <w:rFonts w:hint="cs"/>
          <w:rtl/>
        </w:rPr>
        <w:t>עליהן</w:t>
      </w:r>
      <w:r w:rsidRPr="007435EB">
        <w:rPr>
          <w:rtl/>
        </w:rPr>
        <w:t xml:space="preserve"> </w:t>
      </w:r>
      <w:r w:rsidRPr="007435EB">
        <w:rPr>
          <w:rFonts w:hint="cs"/>
          <w:rtl/>
        </w:rPr>
        <w:t>הכתוב</w:t>
      </w:r>
      <w:r w:rsidRPr="007435EB">
        <w:rPr>
          <w:rtl/>
        </w:rPr>
        <w:t xml:space="preserve"> </w:t>
      </w:r>
      <w:r w:rsidRPr="007435EB">
        <w:rPr>
          <w:rFonts w:hint="cs"/>
          <w:rtl/>
        </w:rPr>
        <w:t>כאילו</w:t>
      </w:r>
      <w:r w:rsidRPr="007435EB">
        <w:rPr>
          <w:rtl/>
        </w:rPr>
        <w:t xml:space="preserve"> </w:t>
      </w:r>
      <w:r w:rsidRPr="007435EB">
        <w:rPr>
          <w:rFonts w:hint="cs"/>
          <w:rtl/>
        </w:rPr>
        <w:t>נבנה</w:t>
      </w:r>
      <w:r w:rsidRPr="007435EB">
        <w:rPr>
          <w:rtl/>
        </w:rPr>
        <w:t xml:space="preserve"> </w:t>
      </w:r>
      <w:r w:rsidRPr="007435EB">
        <w:rPr>
          <w:rFonts w:hint="cs"/>
          <w:rtl/>
        </w:rPr>
        <w:t>היכל</w:t>
      </w:r>
      <w:r w:rsidRPr="007435EB">
        <w:rPr>
          <w:rtl/>
        </w:rPr>
        <w:t xml:space="preserve"> </w:t>
      </w:r>
      <w:r w:rsidRPr="007435EB">
        <w:rPr>
          <w:rFonts w:hint="cs"/>
          <w:rtl/>
        </w:rPr>
        <w:t>בימיהן</w:t>
      </w:r>
      <w:r w:rsidRPr="007435EB">
        <w:rPr>
          <w:rtl/>
        </w:rPr>
        <w:t>.</w:t>
      </w:r>
    </w:p>
    <w:p w14:paraId="7195F4A5" w14:textId="005F8969" w:rsidR="00E8089F" w:rsidRPr="007435EB" w:rsidRDefault="00F47631" w:rsidP="00F47631">
      <w:pPr>
        <w:pStyle w:val="affd"/>
        <w:rPr>
          <w:bCs/>
          <w:rtl/>
        </w:rPr>
      </w:pPr>
      <w:r>
        <w:rPr>
          <w:rFonts w:hint="cs"/>
          <w:rtl/>
        </w:rPr>
        <w:t>***</w:t>
      </w:r>
    </w:p>
    <w:p w14:paraId="20D74652" w14:textId="34A7A77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AC0CB1">
        <w:rPr>
          <w:rStyle w:val="af2"/>
          <w:rFonts w:hint="cs"/>
          <w:rtl/>
        </w:rPr>
        <w:t>'דבר</w:t>
      </w:r>
      <w:r w:rsidR="00E8089F" w:rsidRPr="00AC0CB1">
        <w:rPr>
          <w:rStyle w:val="af2"/>
          <w:rtl/>
        </w:rPr>
        <w:t xml:space="preserve"> ה' </w:t>
      </w:r>
      <w:r w:rsidR="00E8089F" w:rsidRPr="00AC0CB1">
        <w:rPr>
          <w:rStyle w:val="af2"/>
          <w:rFonts w:hint="cs"/>
          <w:rtl/>
        </w:rPr>
        <w:t>אשר</w:t>
      </w:r>
      <w:r w:rsidR="00E8089F" w:rsidRPr="00AC0CB1">
        <w:rPr>
          <w:rStyle w:val="af2"/>
          <w:rtl/>
        </w:rPr>
        <w:t xml:space="preserve"> </w:t>
      </w:r>
      <w:r w:rsidR="00E8089F" w:rsidRPr="00AC0CB1">
        <w:rPr>
          <w:rStyle w:val="af2"/>
          <w:rFonts w:hint="cs"/>
          <w:rtl/>
        </w:rPr>
        <w:t>היה</w:t>
      </w:r>
      <w:r w:rsidR="00E8089F" w:rsidRPr="00AC0CB1">
        <w:rPr>
          <w:rStyle w:val="af2"/>
          <w:rtl/>
        </w:rPr>
        <w:t xml:space="preserve"> </w:t>
      </w:r>
      <w:r w:rsidR="00E8089F" w:rsidRPr="00AC0CB1">
        <w:rPr>
          <w:rStyle w:val="af2"/>
          <w:rFonts w:hint="cs"/>
          <w:rtl/>
        </w:rPr>
        <w:t>אל</w:t>
      </w:r>
      <w:r w:rsidR="00E8089F" w:rsidRPr="00AC0CB1">
        <w:rPr>
          <w:rStyle w:val="af2"/>
          <w:rtl/>
        </w:rPr>
        <w:t xml:space="preserve"> </w:t>
      </w:r>
      <w:r w:rsidR="00E8089F" w:rsidRPr="00AC0CB1">
        <w:rPr>
          <w:rStyle w:val="af2"/>
          <w:rFonts w:hint="cs"/>
          <w:rtl/>
        </w:rPr>
        <w:t>הושע</w:t>
      </w:r>
      <w:r w:rsidR="00E8089F" w:rsidRPr="00AC0CB1">
        <w:rPr>
          <w:rStyle w:val="af2"/>
          <w:rtl/>
        </w:rPr>
        <w:t xml:space="preserve"> </w:t>
      </w:r>
      <w:r w:rsidR="00E8089F" w:rsidRPr="00AC0CB1">
        <w:rPr>
          <w:rStyle w:val="af2"/>
          <w:rFonts w:hint="cs"/>
          <w:rtl/>
        </w:rPr>
        <w:t>וגו</w:t>
      </w:r>
      <w:r w:rsidR="00E8089F" w:rsidRPr="00AC0CB1">
        <w:rPr>
          <w:rStyle w:val="af2"/>
          <w:rtl/>
        </w:rPr>
        <w:t xml:space="preserve">' </w:t>
      </w:r>
      <w:r w:rsidR="00E8089F" w:rsidRPr="00AC0CB1">
        <w:rPr>
          <w:rStyle w:val="af2"/>
          <w:rFonts w:hint="cs"/>
          <w:rtl/>
        </w:rPr>
        <w:t>בימי</w:t>
      </w:r>
      <w:r w:rsidR="00E8089F" w:rsidRPr="00AC0CB1">
        <w:rPr>
          <w:rStyle w:val="af2"/>
          <w:rtl/>
        </w:rPr>
        <w:t xml:space="preserve"> </w:t>
      </w:r>
      <w:r w:rsidR="00E8089F" w:rsidRPr="00AC0CB1">
        <w:rPr>
          <w:rStyle w:val="af2"/>
          <w:rFonts w:hint="cs"/>
          <w:rtl/>
        </w:rPr>
        <w:t>עזיהו</w:t>
      </w:r>
      <w:r w:rsidR="00E8089F" w:rsidRPr="00AC0CB1">
        <w:rPr>
          <w:rStyle w:val="af2"/>
          <w:rtl/>
        </w:rPr>
        <w:t xml:space="preserve"> </w:t>
      </w:r>
      <w:r w:rsidR="00E8089F" w:rsidRPr="00AC0CB1">
        <w:rPr>
          <w:rStyle w:val="af2"/>
          <w:rFonts w:hint="cs"/>
          <w:rtl/>
        </w:rPr>
        <w:t>יותם</w:t>
      </w:r>
      <w:r w:rsidR="00E8089F" w:rsidRPr="00AC0CB1">
        <w:rPr>
          <w:rStyle w:val="af2"/>
          <w:rtl/>
        </w:rPr>
        <w:t xml:space="preserve"> </w:t>
      </w:r>
      <w:r w:rsidR="00E8089F" w:rsidRPr="00AC0CB1">
        <w:rPr>
          <w:rStyle w:val="af2"/>
          <w:rFonts w:hint="cs"/>
          <w:rtl/>
        </w:rPr>
        <w:t>אחז</w:t>
      </w:r>
      <w:r w:rsidR="00E8089F" w:rsidRPr="00AC0CB1">
        <w:rPr>
          <w:rStyle w:val="af2"/>
          <w:rtl/>
        </w:rPr>
        <w:t xml:space="preserve"> </w:t>
      </w:r>
      <w:r w:rsidR="00E8089F" w:rsidRPr="00AC0CB1">
        <w:rPr>
          <w:rStyle w:val="af2"/>
          <w:rFonts w:hint="cs"/>
          <w:rtl/>
        </w:rPr>
        <w:t>יחזקיה</w:t>
      </w:r>
      <w:r w:rsidR="00E8089F" w:rsidRPr="00AC0CB1">
        <w:rPr>
          <w:rStyle w:val="af2"/>
          <w:rtl/>
        </w:rPr>
        <w:t xml:space="preserve"> </w:t>
      </w:r>
      <w:r w:rsidR="00E8089F" w:rsidRPr="00AC0CB1">
        <w:rPr>
          <w:rStyle w:val="af2"/>
          <w:rFonts w:hint="cs"/>
          <w:rtl/>
        </w:rPr>
        <w:t>מלך</w:t>
      </w:r>
      <w:r w:rsidR="00E8089F" w:rsidRPr="00AC0CB1">
        <w:rPr>
          <w:rStyle w:val="af2"/>
          <w:rtl/>
        </w:rPr>
        <w:t xml:space="preserve"> </w:t>
      </w:r>
      <w:r w:rsidR="00E8089F" w:rsidRPr="00AC0CB1">
        <w:rPr>
          <w:rStyle w:val="af2"/>
          <w:rFonts w:hint="cs"/>
          <w:rtl/>
        </w:rPr>
        <w:t>יהודה'</w:t>
      </w:r>
      <w:r w:rsidR="00E8089F" w:rsidRPr="00AC0CB1">
        <w:rPr>
          <w:rStyle w:val="af2"/>
          <w:rtl/>
        </w:rPr>
        <w:t>.</w:t>
      </w:r>
    </w:p>
    <w:p w14:paraId="7DB16C4F" w14:textId="77777777" w:rsidR="00E8089F" w:rsidRPr="007435EB" w:rsidRDefault="00E8089F" w:rsidP="00E8089F">
      <w:pPr>
        <w:rPr>
          <w:rtl/>
        </w:rPr>
      </w:pPr>
      <w:r w:rsidRPr="007435EB">
        <w:rPr>
          <w:rFonts w:hint="cs"/>
          <w:rtl/>
        </w:rPr>
        <w:t>בפרק</w:t>
      </w:r>
      <w:r w:rsidRPr="007435EB">
        <w:rPr>
          <w:rtl/>
        </w:rPr>
        <w:t xml:space="preserve"> </w:t>
      </w:r>
      <w:r w:rsidRPr="007435EB">
        <w:rPr>
          <w:rFonts w:hint="cs"/>
          <w:rtl/>
        </w:rPr>
        <w:t>אחד</w:t>
      </w:r>
      <w:r w:rsidRPr="007435EB">
        <w:rPr>
          <w:rtl/>
        </w:rPr>
        <w:t xml:space="preserve"> </w:t>
      </w:r>
      <w:r w:rsidRPr="007435EB">
        <w:rPr>
          <w:rFonts w:hint="cs"/>
          <w:rtl/>
        </w:rPr>
        <w:t>נתנבאו</w:t>
      </w:r>
      <w:r w:rsidRPr="007435EB">
        <w:rPr>
          <w:rtl/>
        </w:rPr>
        <w:t xml:space="preserve"> </w:t>
      </w:r>
      <w:r w:rsidRPr="007435EB">
        <w:rPr>
          <w:rFonts w:hint="cs"/>
          <w:rtl/>
        </w:rPr>
        <w:t>ארבעה</w:t>
      </w:r>
      <w:r w:rsidRPr="007435EB">
        <w:rPr>
          <w:rtl/>
        </w:rPr>
        <w:t xml:space="preserve"> </w:t>
      </w:r>
      <w:r w:rsidRPr="007435EB">
        <w:rPr>
          <w:rFonts w:hint="cs"/>
          <w:rtl/>
        </w:rPr>
        <w:t>נביאים</w:t>
      </w:r>
      <w:r w:rsidRPr="007435EB">
        <w:rPr>
          <w:rtl/>
        </w:rPr>
        <w:t xml:space="preserve">, </w:t>
      </w:r>
      <w:r w:rsidRPr="007435EB">
        <w:rPr>
          <w:rFonts w:hint="cs"/>
          <w:rtl/>
        </w:rPr>
        <w:t>וגדול</w:t>
      </w:r>
      <w:r w:rsidRPr="007435EB">
        <w:rPr>
          <w:rtl/>
        </w:rPr>
        <w:t xml:space="preserve"> </w:t>
      </w:r>
      <w:r w:rsidRPr="007435EB">
        <w:rPr>
          <w:rFonts w:hint="cs"/>
          <w:rtl/>
        </w:rPr>
        <w:t>שבכולן</w:t>
      </w:r>
      <w:r w:rsidRPr="007435EB">
        <w:rPr>
          <w:rtl/>
        </w:rPr>
        <w:t xml:space="preserve"> </w:t>
      </w:r>
      <w:r w:rsidRPr="007435EB">
        <w:rPr>
          <w:rFonts w:hint="cs"/>
          <w:rtl/>
        </w:rPr>
        <w:t>הושע</w:t>
      </w:r>
      <w:r w:rsidRPr="007435EB">
        <w:rPr>
          <w:rtl/>
        </w:rPr>
        <w:t xml:space="preserve">, </w:t>
      </w:r>
      <w:r w:rsidRPr="007435EB">
        <w:rPr>
          <w:rFonts w:hint="cs"/>
          <w:rtl/>
        </w:rPr>
        <w:t>שנאמר</w:t>
      </w:r>
      <w:r w:rsidRPr="00AC0CB1">
        <w:rPr>
          <w:rStyle w:val="af2"/>
          <w:rtl/>
        </w:rPr>
        <w:t xml:space="preserve"> </w:t>
      </w:r>
      <w:r w:rsidRPr="00AC0CB1">
        <w:rPr>
          <w:rStyle w:val="af2"/>
          <w:rFonts w:hint="cs"/>
          <w:rtl/>
        </w:rPr>
        <w:t>'תחלת</w:t>
      </w:r>
      <w:r w:rsidRPr="00AC0CB1">
        <w:rPr>
          <w:rStyle w:val="af2"/>
          <w:rtl/>
        </w:rPr>
        <w:t xml:space="preserve"> </w:t>
      </w:r>
      <w:r w:rsidRPr="00AC0CB1">
        <w:rPr>
          <w:rStyle w:val="af2"/>
          <w:rFonts w:hint="cs"/>
          <w:rtl/>
        </w:rPr>
        <w:t>דבר</w:t>
      </w:r>
      <w:r w:rsidRPr="00AC0CB1">
        <w:rPr>
          <w:rStyle w:val="af2"/>
          <w:rtl/>
        </w:rPr>
        <w:t xml:space="preserve"> ה' </w:t>
      </w:r>
      <w:r w:rsidRPr="00AC0CB1">
        <w:rPr>
          <w:rStyle w:val="af2"/>
          <w:rFonts w:hint="cs"/>
          <w:rtl/>
        </w:rPr>
        <w:t>בהושע'</w:t>
      </w:r>
      <w:r w:rsidRPr="00AC0CB1">
        <w:rPr>
          <w:rStyle w:val="af2"/>
          <w:rtl/>
        </w:rPr>
        <w:t>.</w:t>
      </w:r>
    </w:p>
    <w:p w14:paraId="1A951F91" w14:textId="77777777" w:rsidR="00E8089F" w:rsidRPr="007435EB" w:rsidRDefault="00E8089F" w:rsidP="00E8089F">
      <w:pPr>
        <w:rPr>
          <w:rtl/>
        </w:rPr>
      </w:pPr>
      <w:r w:rsidRPr="007435EB">
        <w:rPr>
          <w:rFonts w:hint="cs"/>
          <w:rtl/>
        </w:rPr>
        <w:t>וכי</w:t>
      </w:r>
      <w:r w:rsidRPr="007435EB">
        <w:rPr>
          <w:rtl/>
        </w:rPr>
        <w:t xml:space="preserve"> </w:t>
      </w:r>
      <w:r w:rsidRPr="007435EB">
        <w:rPr>
          <w:rFonts w:hint="cs"/>
          <w:rtl/>
        </w:rPr>
        <w:t>בהושע</w:t>
      </w:r>
      <w:r w:rsidRPr="007435EB">
        <w:rPr>
          <w:rtl/>
        </w:rPr>
        <w:t xml:space="preserve"> </w:t>
      </w:r>
      <w:r w:rsidRPr="007435EB">
        <w:rPr>
          <w:rFonts w:hint="cs"/>
          <w:rtl/>
        </w:rPr>
        <w:t>דבר</w:t>
      </w:r>
      <w:r w:rsidRPr="007435EB">
        <w:rPr>
          <w:rtl/>
        </w:rPr>
        <w:t xml:space="preserve"> </w:t>
      </w:r>
      <w:r w:rsidRPr="007435EB">
        <w:rPr>
          <w:rFonts w:hint="cs"/>
          <w:rtl/>
        </w:rPr>
        <w:t>תחלה</w:t>
      </w:r>
      <w:r w:rsidRPr="007435EB">
        <w:rPr>
          <w:rtl/>
        </w:rPr>
        <w:t xml:space="preserve">? </w:t>
      </w:r>
      <w:r w:rsidRPr="007435EB">
        <w:rPr>
          <w:rFonts w:hint="cs"/>
          <w:rtl/>
        </w:rPr>
        <w:t>והלא</w:t>
      </w:r>
      <w:r w:rsidRPr="007435EB">
        <w:rPr>
          <w:rtl/>
        </w:rPr>
        <w:t xml:space="preserve"> </w:t>
      </w:r>
      <w:r w:rsidRPr="007435EB">
        <w:rPr>
          <w:rFonts w:hint="cs"/>
          <w:rtl/>
        </w:rPr>
        <w:t>ממשה</w:t>
      </w:r>
      <w:r w:rsidRPr="007435EB">
        <w:rPr>
          <w:rtl/>
        </w:rPr>
        <w:t xml:space="preserve"> </w:t>
      </w:r>
      <w:r w:rsidRPr="007435EB">
        <w:rPr>
          <w:rFonts w:hint="cs"/>
          <w:rtl/>
        </w:rPr>
        <w:t>עד</w:t>
      </w:r>
      <w:r w:rsidRPr="007435EB">
        <w:rPr>
          <w:rtl/>
        </w:rPr>
        <w:t xml:space="preserve"> </w:t>
      </w:r>
      <w:r w:rsidRPr="007435EB">
        <w:rPr>
          <w:rFonts w:hint="cs"/>
          <w:rtl/>
        </w:rPr>
        <w:t>הושע</w:t>
      </w:r>
      <w:r w:rsidRPr="007435EB">
        <w:rPr>
          <w:rtl/>
        </w:rPr>
        <w:t xml:space="preserve"> </w:t>
      </w:r>
      <w:r w:rsidRPr="007435EB">
        <w:rPr>
          <w:rFonts w:hint="cs"/>
          <w:rtl/>
        </w:rPr>
        <w:t>כמה</w:t>
      </w:r>
      <w:r w:rsidRPr="007435EB">
        <w:rPr>
          <w:rtl/>
        </w:rPr>
        <w:t xml:space="preserve"> </w:t>
      </w:r>
      <w:r w:rsidRPr="007435EB">
        <w:rPr>
          <w:rFonts w:hint="cs"/>
          <w:rtl/>
        </w:rPr>
        <w:t>נביאים</w:t>
      </w:r>
      <w:r w:rsidRPr="007435EB">
        <w:rPr>
          <w:rtl/>
        </w:rPr>
        <w:t>.</w:t>
      </w:r>
    </w:p>
    <w:p w14:paraId="65E8C3BB" w14:textId="4C5E23E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0915" w:author="מנוע אמוראים" w:date="2026-10-05T16:42:03Z">
            <w:rPr>
              <w:rtl/>
            </w:rPr>
          </w:rPrChange>
        </w:rPr>
        <w:t xml:space="preserve">אר</w:t>
      </w:r>
      <w:r>
        <w:rPr>
          <w:rStyle w:val="affffd"/>
          <w:rFonts w:hint="cs"/>
          <w:rtl/>
          <w:rPrChange w:id="10916" w:author="מנוע אמוראים" w:date="2026-10-05T16:42:03Z">
            <w:rPr>
              <w:rFonts w:hint="cs"/>
              <w:rtl/>
            </w:rPr>
          </w:rPrChange>
        </w:rPr>
        <w:t xml:space="preserve">י</w:t>
      </w:r>
      <w:r>
        <w:rPr>
          <w:rStyle w:val="affffd"/>
          <w:rtl/>
          <w:rPrChange w:id="10917" w:author="מנוע אמוראים" w:date="2026-10-05T16:42:03Z">
            <w:rPr>
              <w:rtl/>
            </w:rPr>
          </w:rPrChange>
        </w:rPr>
        <w:t xml:space="preserve">"</w:t>
      </w:r>
      <w:r>
        <w:rPr>
          <w:rStyle w:val="affffd"/>
          <w:rFonts w:hint="cs"/>
          <w:rtl/>
          <w:rPrChange w:id="10918" w:author="מנוע אמוראים" w:date="2026-10-05T16:42:03Z">
            <w:rPr>
              <w:rFonts w:hint="cs"/>
              <w:rtl/>
            </w:rPr>
          </w:rPrChange>
        </w:rPr>
        <w:t xml:space="preserve">ו</w:t>
      </w:r>
      <w:r w:rsidR="00E8089F" w:rsidRPr="007435EB">
        <w:rPr>
          <w:rtl/>
        </w:rPr>
        <w:t xml:space="preserve">: </w:t>
      </w:r>
      <w:r w:rsidR="00E8089F" w:rsidRPr="007435EB">
        <w:rPr>
          <w:rFonts w:hint="cs"/>
          <w:rtl/>
        </w:rPr>
        <w:t>תחלה</w:t>
      </w:r>
      <w:r w:rsidR="00E8089F" w:rsidRPr="007435EB">
        <w:rPr>
          <w:rtl/>
        </w:rPr>
        <w:t xml:space="preserve"> </w:t>
      </w:r>
      <w:r w:rsidR="00E8089F" w:rsidRPr="007435EB">
        <w:rPr>
          <w:rFonts w:hint="cs"/>
          <w:rtl/>
        </w:rPr>
        <w:t>לארבעה</w:t>
      </w:r>
      <w:r w:rsidR="00E8089F" w:rsidRPr="007435EB">
        <w:rPr>
          <w:rtl/>
        </w:rPr>
        <w:t xml:space="preserve"> </w:t>
      </w:r>
      <w:r w:rsidR="00E8089F" w:rsidRPr="007435EB">
        <w:rPr>
          <w:rFonts w:hint="cs"/>
          <w:rtl/>
        </w:rPr>
        <w:t>נביאים</w:t>
      </w:r>
      <w:r w:rsidR="00E8089F" w:rsidRPr="007435EB">
        <w:rPr>
          <w:rtl/>
        </w:rPr>
        <w:t xml:space="preserve"> </w:t>
      </w:r>
      <w:r w:rsidR="00E8089F" w:rsidRPr="007435EB">
        <w:rPr>
          <w:rFonts w:hint="cs"/>
          <w:rtl/>
        </w:rPr>
        <w:t>שנתנבאו</w:t>
      </w:r>
      <w:r w:rsidR="00E8089F" w:rsidRPr="007435EB">
        <w:rPr>
          <w:rtl/>
        </w:rPr>
        <w:t xml:space="preserve"> </w:t>
      </w:r>
      <w:r w:rsidR="00E8089F" w:rsidRPr="007435EB">
        <w:rPr>
          <w:rFonts w:hint="cs"/>
          <w:rtl/>
        </w:rPr>
        <w:t>באותו</w:t>
      </w:r>
      <w:r w:rsidR="00E8089F" w:rsidRPr="007435EB">
        <w:rPr>
          <w:rtl/>
        </w:rPr>
        <w:t xml:space="preserve"> </w:t>
      </w:r>
      <w:r w:rsidR="00E8089F" w:rsidRPr="007435EB">
        <w:rPr>
          <w:rFonts w:hint="cs"/>
          <w:rtl/>
        </w:rPr>
        <w:t>הפרק</w:t>
      </w:r>
      <w:r w:rsidR="00E8089F" w:rsidRPr="007435EB">
        <w:rPr>
          <w:rtl/>
        </w:rPr>
        <w:t xml:space="preserve">, </w:t>
      </w:r>
      <w:r w:rsidR="00E8089F" w:rsidRPr="007435EB">
        <w:rPr>
          <w:rFonts w:hint="cs"/>
          <w:rtl/>
        </w:rPr>
        <w:t>ואלו</w:t>
      </w:r>
      <w:r w:rsidR="00E8089F" w:rsidRPr="007435EB">
        <w:rPr>
          <w:rtl/>
        </w:rPr>
        <w:t xml:space="preserve"> </w:t>
      </w:r>
      <w:r w:rsidR="00E8089F" w:rsidRPr="007435EB">
        <w:rPr>
          <w:rFonts w:hint="cs"/>
          <w:rtl/>
        </w:rPr>
        <w:t>הן</w:t>
      </w:r>
      <w:r w:rsidR="00E8089F" w:rsidRPr="007435EB">
        <w:rPr>
          <w:rtl/>
        </w:rPr>
        <w:t xml:space="preserve">: </w:t>
      </w:r>
      <w:r w:rsidR="00E8089F" w:rsidRPr="007435EB">
        <w:rPr>
          <w:rFonts w:hint="cs"/>
          <w:rtl/>
        </w:rPr>
        <w:t>הושע</w:t>
      </w:r>
      <w:r w:rsidR="00E8089F" w:rsidRPr="007435EB">
        <w:rPr>
          <w:rtl/>
        </w:rPr>
        <w:t xml:space="preserve">, </w:t>
      </w:r>
      <w:r w:rsidR="00E8089F" w:rsidRPr="007435EB">
        <w:rPr>
          <w:rFonts w:hint="cs"/>
          <w:rtl/>
        </w:rPr>
        <w:t>ישעיה</w:t>
      </w:r>
      <w:r w:rsidR="00E8089F" w:rsidRPr="007435EB">
        <w:rPr>
          <w:rtl/>
        </w:rPr>
        <w:t xml:space="preserve">, </w:t>
      </w:r>
      <w:r w:rsidR="00E8089F" w:rsidRPr="007435EB">
        <w:rPr>
          <w:rFonts w:hint="cs"/>
          <w:rtl/>
        </w:rPr>
        <w:t>עמוס</w:t>
      </w:r>
      <w:r w:rsidR="00E8089F" w:rsidRPr="007435EB">
        <w:rPr>
          <w:rtl/>
        </w:rPr>
        <w:t xml:space="preserve">, </w:t>
      </w:r>
      <w:r w:rsidR="00E8089F" w:rsidRPr="007435EB">
        <w:rPr>
          <w:rFonts w:hint="cs"/>
          <w:rtl/>
        </w:rPr>
        <w:t>ומיכה</w:t>
      </w:r>
      <w:r w:rsidR="00E8089F" w:rsidRPr="007435EB">
        <w:rPr>
          <w:rtl/>
        </w:rPr>
        <w:t>.</w:t>
      </w:r>
    </w:p>
    <w:p w14:paraId="2DA9D6C5" w14:textId="77777777" w:rsidR="00E8089F" w:rsidRPr="007435EB" w:rsidRDefault="00E8089F" w:rsidP="00E8089F">
      <w:pPr>
        <w:rPr>
          <w:rtl/>
        </w:rPr>
      </w:pPr>
      <w:r w:rsidRPr="007435EB">
        <w:rPr>
          <w:rFonts w:hint="cs"/>
          <w:rtl/>
        </w:rPr>
        <w:t>אמר</w:t>
      </w:r>
      <w:r w:rsidRPr="007435EB">
        <w:rPr>
          <w:rtl/>
        </w:rPr>
        <w:t xml:space="preserve"> </w:t>
      </w:r>
      <w:r w:rsidRPr="007435EB">
        <w:rPr>
          <w:rFonts w:hint="cs"/>
          <w:rtl/>
        </w:rPr>
        <w:t>לו</w:t>
      </w:r>
      <w:r w:rsidRPr="007435EB">
        <w:rPr>
          <w:rtl/>
        </w:rPr>
        <w:t xml:space="preserve"> </w:t>
      </w:r>
      <w:r w:rsidRPr="007435EB">
        <w:rPr>
          <w:rFonts w:hint="cs"/>
          <w:rtl/>
        </w:rPr>
        <w:t>הקב</w:t>
      </w:r>
      <w:r w:rsidRPr="007435EB">
        <w:rPr>
          <w:rtl/>
        </w:rPr>
        <w:t>"</w:t>
      </w:r>
      <w:r w:rsidRPr="007435EB">
        <w:rPr>
          <w:rFonts w:hint="cs"/>
          <w:rtl/>
        </w:rPr>
        <w:t>ה</w:t>
      </w:r>
      <w:r w:rsidRPr="007435EB">
        <w:rPr>
          <w:rtl/>
        </w:rPr>
        <w:t xml:space="preserve"> </w:t>
      </w:r>
      <w:r w:rsidRPr="007435EB">
        <w:rPr>
          <w:rFonts w:hint="cs"/>
          <w:rtl/>
        </w:rPr>
        <w:t>להושע</w:t>
      </w:r>
      <w:r w:rsidRPr="007435EB">
        <w:rPr>
          <w:rtl/>
        </w:rPr>
        <w:t xml:space="preserve">: </w:t>
      </w:r>
      <w:r w:rsidRPr="007435EB">
        <w:rPr>
          <w:rFonts w:hint="cs"/>
          <w:rtl/>
        </w:rPr>
        <w:t>בניך</w:t>
      </w:r>
      <w:r w:rsidRPr="007435EB">
        <w:rPr>
          <w:rtl/>
        </w:rPr>
        <w:t xml:space="preserve"> </w:t>
      </w:r>
      <w:r w:rsidRPr="007435EB">
        <w:rPr>
          <w:rFonts w:hint="cs"/>
          <w:rtl/>
        </w:rPr>
        <w:t>חטאו</w:t>
      </w:r>
      <w:r w:rsidRPr="007435EB">
        <w:rPr>
          <w:rtl/>
        </w:rPr>
        <w:t>.</w:t>
      </w:r>
    </w:p>
    <w:p w14:paraId="67A10461" w14:textId="77777777" w:rsidR="00E8089F" w:rsidRPr="007435EB" w:rsidRDefault="00E8089F" w:rsidP="00E8089F">
      <w:pPr>
        <w:rPr>
          <w:rtl/>
        </w:rPr>
      </w:pPr>
      <w:r w:rsidRPr="007435EB">
        <w:rPr>
          <w:rFonts w:hint="cs"/>
          <w:rtl/>
        </w:rPr>
        <w:t>והיה</w:t>
      </w:r>
      <w:r w:rsidRPr="007435EB">
        <w:rPr>
          <w:rtl/>
        </w:rPr>
        <w:t xml:space="preserve"> </w:t>
      </w:r>
      <w:r w:rsidRPr="007435EB">
        <w:rPr>
          <w:rFonts w:hint="cs"/>
          <w:rtl/>
        </w:rPr>
        <w:t>לו</w:t>
      </w:r>
      <w:r w:rsidRPr="007435EB">
        <w:rPr>
          <w:rtl/>
        </w:rPr>
        <w:t xml:space="preserve"> </w:t>
      </w:r>
      <w:r w:rsidRPr="007435EB">
        <w:rPr>
          <w:rFonts w:hint="cs"/>
          <w:rtl/>
        </w:rPr>
        <w:t>לומר</w:t>
      </w:r>
      <w:r w:rsidRPr="007435EB">
        <w:rPr>
          <w:rtl/>
        </w:rPr>
        <w:t xml:space="preserve">: </w:t>
      </w:r>
      <w:r w:rsidRPr="007435EB">
        <w:rPr>
          <w:rFonts w:hint="cs"/>
          <w:rtl/>
        </w:rPr>
        <w:t>בניך</w:t>
      </w:r>
      <w:r w:rsidRPr="007435EB">
        <w:rPr>
          <w:rtl/>
        </w:rPr>
        <w:t xml:space="preserve"> </w:t>
      </w:r>
      <w:r w:rsidRPr="007435EB">
        <w:rPr>
          <w:rFonts w:hint="cs"/>
          <w:rtl/>
        </w:rPr>
        <w:t>הם</w:t>
      </w:r>
      <w:r w:rsidRPr="007435EB">
        <w:rPr>
          <w:rtl/>
        </w:rPr>
        <w:t xml:space="preserve">, </w:t>
      </w:r>
      <w:r w:rsidRPr="007435EB">
        <w:rPr>
          <w:rFonts w:hint="cs"/>
          <w:rtl/>
        </w:rPr>
        <w:t>בני</w:t>
      </w:r>
      <w:r w:rsidRPr="007435EB">
        <w:rPr>
          <w:rtl/>
        </w:rPr>
        <w:t xml:space="preserve"> </w:t>
      </w:r>
      <w:r w:rsidRPr="007435EB">
        <w:rPr>
          <w:rFonts w:hint="cs"/>
          <w:rtl/>
        </w:rPr>
        <w:t>חנוניך</w:t>
      </w:r>
      <w:r w:rsidRPr="007435EB">
        <w:rPr>
          <w:rtl/>
        </w:rPr>
        <w:t xml:space="preserve"> </w:t>
      </w:r>
      <w:r w:rsidRPr="007435EB">
        <w:rPr>
          <w:rFonts w:hint="cs"/>
          <w:rtl/>
        </w:rPr>
        <w:t>הם</w:t>
      </w:r>
      <w:r w:rsidRPr="007435EB">
        <w:rPr>
          <w:rtl/>
        </w:rPr>
        <w:t xml:space="preserve">, </w:t>
      </w:r>
      <w:r w:rsidRPr="007435EB">
        <w:rPr>
          <w:rFonts w:hint="cs"/>
          <w:rtl/>
        </w:rPr>
        <w:t>בני</w:t>
      </w:r>
      <w:r w:rsidRPr="007435EB">
        <w:rPr>
          <w:rtl/>
        </w:rPr>
        <w:t xml:space="preserve"> </w:t>
      </w:r>
      <w:r w:rsidRPr="007435EB">
        <w:rPr>
          <w:rFonts w:hint="cs"/>
          <w:rtl/>
        </w:rPr>
        <w:t>אברהם</w:t>
      </w:r>
      <w:r w:rsidRPr="007435EB">
        <w:rPr>
          <w:rtl/>
        </w:rPr>
        <w:t xml:space="preserve"> </w:t>
      </w:r>
      <w:r w:rsidRPr="007435EB">
        <w:rPr>
          <w:rFonts w:hint="cs"/>
          <w:rtl/>
        </w:rPr>
        <w:t>יצחק</w:t>
      </w:r>
      <w:r w:rsidRPr="007435EB">
        <w:rPr>
          <w:rtl/>
        </w:rPr>
        <w:t xml:space="preserve"> </w:t>
      </w:r>
      <w:r w:rsidRPr="007435EB">
        <w:rPr>
          <w:rFonts w:hint="cs"/>
          <w:rtl/>
        </w:rPr>
        <w:t>ויעקב</w:t>
      </w:r>
      <w:r w:rsidRPr="007435EB">
        <w:rPr>
          <w:rtl/>
        </w:rPr>
        <w:t xml:space="preserve">, </w:t>
      </w:r>
      <w:r w:rsidRPr="007435EB">
        <w:rPr>
          <w:rFonts w:hint="cs"/>
          <w:rtl/>
        </w:rPr>
        <w:t>גלגל</w:t>
      </w:r>
      <w:r w:rsidRPr="007435EB">
        <w:rPr>
          <w:rtl/>
        </w:rPr>
        <w:t xml:space="preserve"> </w:t>
      </w:r>
      <w:r w:rsidRPr="007435EB">
        <w:rPr>
          <w:rFonts w:hint="cs"/>
          <w:rtl/>
        </w:rPr>
        <w:t>רחמיך</w:t>
      </w:r>
      <w:r w:rsidRPr="007435EB">
        <w:rPr>
          <w:rtl/>
        </w:rPr>
        <w:t xml:space="preserve"> </w:t>
      </w:r>
      <w:r w:rsidRPr="007435EB">
        <w:rPr>
          <w:rFonts w:hint="cs"/>
          <w:rtl/>
        </w:rPr>
        <w:t>עליהן</w:t>
      </w:r>
      <w:r w:rsidRPr="007435EB">
        <w:rPr>
          <w:rtl/>
        </w:rPr>
        <w:t>.</w:t>
      </w:r>
    </w:p>
    <w:p w14:paraId="2731DBA6" w14:textId="77777777" w:rsidR="00E8089F" w:rsidRPr="007435EB" w:rsidRDefault="00E8089F" w:rsidP="00E8089F">
      <w:pPr>
        <w:rPr>
          <w:rtl/>
        </w:rPr>
      </w:pPr>
      <w:r w:rsidRPr="007435EB">
        <w:rPr>
          <w:rFonts w:hint="cs"/>
          <w:rtl/>
        </w:rPr>
        <w:t>לא</w:t>
      </w:r>
      <w:r w:rsidRPr="007435EB">
        <w:rPr>
          <w:rtl/>
        </w:rPr>
        <w:t xml:space="preserve"> </w:t>
      </w:r>
      <w:r w:rsidRPr="007435EB">
        <w:rPr>
          <w:rFonts w:hint="cs"/>
          <w:rtl/>
        </w:rPr>
        <w:t>דיו</w:t>
      </w:r>
      <w:r w:rsidRPr="007435EB">
        <w:rPr>
          <w:rtl/>
        </w:rPr>
        <w:t xml:space="preserve"> </w:t>
      </w:r>
      <w:r w:rsidRPr="007435EB">
        <w:rPr>
          <w:rFonts w:hint="cs"/>
          <w:rtl/>
        </w:rPr>
        <w:t>שלא</w:t>
      </w:r>
      <w:r w:rsidRPr="007435EB">
        <w:rPr>
          <w:rtl/>
        </w:rPr>
        <w:t xml:space="preserve"> </w:t>
      </w:r>
      <w:r w:rsidRPr="007435EB">
        <w:rPr>
          <w:rFonts w:hint="cs"/>
          <w:rtl/>
        </w:rPr>
        <w:t>אמר</w:t>
      </w:r>
      <w:r w:rsidRPr="007435EB">
        <w:rPr>
          <w:rtl/>
        </w:rPr>
        <w:t xml:space="preserve"> </w:t>
      </w:r>
      <w:r w:rsidRPr="007435EB">
        <w:rPr>
          <w:rFonts w:hint="cs"/>
          <w:rtl/>
        </w:rPr>
        <w:t>כך</w:t>
      </w:r>
      <w:r w:rsidRPr="007435EB">
        <w:rPr>
          <w:rtl/>
        </w:rPr>
        <w:t xml:space="preserve">, </w:t>
      </w:r>
      <w:r w:rsidRPr="007435EB">
        <w:rPr>
          <w:rFonts w:hint="cs"/>
          <w:rtl/>
        </w:rPr>
        <w:t>אלא</w:t>
      </w:r>
      <w:r w:rsidRPr="007435EB">
        <w:rPr>
          <w:rtl/>
        </w:rPr>
        <w:t xml:space="preserve"> </w:t>
      </w:r>
      <w:r w:rsidRPr="007435EB">
        <w:rPr>
          <w:rFonts w:hint="cs"/>
          <w:rtl/>
        </w:rPr>
        <w:t>אמר</w:t>
      </w:r>
      <w:r w:rsidRPr="007435EB">
        <w:rPr>
          <w:rtl/>
        </w:rPr>
        <w:t xml:space="preserve"> </w:t>
      </w:r>
      <w:r w:rsidRPr="007435EB">
        <w:rPr>
          <w:rFonts w:hint="cs"/>
          <w:rtl/>
        </w:rPr>
        <w:t>לפניו</w:t>
      </w:r>
      <w:r w:rsidRPr="007435EB">
        <w:rPr>
          <w:rtl/>
        </w:rPr>
        <w:t xml:space="preserve">: </w:t>
      </w:r>
      <w:r>
        <w:rPr>
          <w:rStyle w:val="affffd"/>
          <w:rFonts w:hint="cs"/>
          <w:rtl/>
          <w:rPrChange w:id="10919" w:author="מנוע אמוראים" w:date="2026-10-05T16:42:03Z">
            <w:rPr>
              <w:rFonts w:hint="cs"/>
              <w:rtl/>
            </w:rPr>
          </w:rPrChange>
        </w:rPr>
        <w:t xml:space="preserve">רבש</w:t>
      </w:r>
      <w:r>
        <w:rPr>
          <w:rStyle w:val="affffd"/>
          <w:rtl/>
          <w:rPrChange w:id="10920" w:author="מנוע אמוראים" w:date="2026-10-05T16:42:03Z">
            <w:rPr>
              <w:rtl/>
            </w:rPr>
          </w:rPrChange>
        </w:rPr>
        <w:t xml:space="preserve">"</w:t>
      </w:r>
      <w:r>
        <w:rPr>
          <w:rStyle w:val="affffd"/>
          <w:rFonts w:hint="cs"/>
          <w:rtl/>
          <w:rPrChange w:id="10921" w:author="מנוע אמוראים" w:date="2026-10-05T16:42:03Z">
            <w:rPr>
              <w:rFonts w:hint="cs"/>
              <w:rtl/>
            </w:rPr>
          </w:rPrChange>
        </w:rPr>
        <w:t xml:space="preserve">ע</w:t>
      </w:r>
      <w:r w:rsidRPr="007435EB">
        <w:rPr>
          <w:rtl/>
        </w:rPr>
        <w:t xml:space="preserve">, </w:t>
      </w:r>
      <w:r w:rsidRPr="007435EB">
        <w:rPr>
          <w:rFonts w:hint="cs"/>
          <w:rtl/>
        </w:rPr>
        <w:t>כל</w:t>
      </w:r>
      <w:r w:rsidRPr="007435EB">
        <w:rPr>
          <w:rtl/>
        </w:rPr>
        <w:t xml:space="preserve"> </w:t>
      </w:r>
      <w:r w:rsidRPr="007435EB">
        <w:rPr>
          <w:rFonts w:hint="cs"/>
          <w:rtl/>
        </w:rPr>
        <w:t>העולם</w:t>
      </w:r>
      <w:r w:rsidRPr="007435EB">
        <w:rPr>
          <w:rtl/>
        </w:rPr>
        <w:t xml:space="preserve"> </w:t>
      </w:r>
      <w:r w:rsidRPr="007435EB">
        <w:rPr>
          <w:rFonts w:hint="cs"/>
          <w:rtl/>
        </w:rPr>
        <w:t>שלך</w:t>
      </w:r>
      <w:r w:rsidRPr="007435EB">
        <w:rPr>
          <w:rtl/>
        </w:rPr>
        <w:t xml:space="preserve"> </w:t>
      </w:r>
      <w:r w:rsidRPr="007435EB">
        <w:rPr>
          <w:rFonts w:hint="cs"/>
          <w:rtl/>
        </w:rPr>
        <w:t>הוא</w:t>
      </w:r>
      <w:r w:rsidRPr="007435EB">
        <w:rPr>
          <w:rtl/>
        </w:rPr>
        <w:t xml:space="preserve"> - </w:t>
      </w:r>
      <w:r w:rsidRPr="007435EB">
        <w:rPr>
          <w:rFonts w:hint="cs"/>
          <w:rtl/>
        </w:rPr>
        <w:t>העבירם</w:t>
      </w:r>
      <w:r w:rsidRPr="007435EB">
        <w:rPr>
          <w:rtl/>
        </w:rPr>
        <w:t xml:space="preserve"> </w:t>
      </w:r>
      <w:r w:rsidRPr="007435EB">
        <w:rPr>
          <w:rFonts w:hint="cs"/>
          <w:rtl/>
        </w:rPr>
        <w:t>באומה</w:t>
      </w:r>
      <w:r w:rsidRPr="007435EB">
        <w:rPr>
          <w:rtl/>
        </w:rPr>
        <w:t xml:space="preserve"> </w:t>
      </w:r>
      <w:r w:rsidRPr="007435EB">
        <w:rPr>
          <w:rFonts w:hint="cs"/>
          <w:rtl/>
        </w:rPr>
        <w:t>אחרת</w:t>
      </w:r>
      <w:r w:rsidRPr="007435EB">
        <w:rPr>
          <w:rtl/>
        </w:rPr>
        <w:t>.</w:t>
      </w:r>
    </w:p>
    <w:p w14:paraId="3EC4440D" w14:textId="77777777" w:rsidR="002E362D" w:rsidRPr="007435EB" w:rsidRDefault="00E8089F" w:rsidP="00E8089F">
      <w:pPr>
        <w:rPr>
          <w:rtl/>
        </w:rPr>
      </w:pPr>
      <w:r w:rsidRPr="007435EB">
        <w:rPr>
          <w:rFonts w:hint="cs"/>
          <w:rtl/>
        </w:rPr>
        <w:t>אמר</w:t>
      </w:r>
      <w:r w:rsidRPr="007435EB">
        <w:rPr>
          <w:rtl/>
        </w:rPr>
        <w:t xml:space="preserve"> </w:t>
      </w:r>
      <w:r w:rsidRPr="007435EB">
        <w:rPr>
          <w:rFonts w:hint="cs"/>
          <w:rtl/>
        </w:rPr>
        <w:t>הקב</w:t>
      </w:r>
      <w:r w:rsidRPr="007435EB">
        <w:rPr>
          <w:rtl/>
        </w:rPr>
        <w:t>"</w:t>
      </w:r>
      <w:r w:rsidRPr="007435EB">
        <w:rPr>
          <w:rFonts w:hint="cs"/>
          <w:rtl/>
        </w:rPr>
        <w:t>ה</w:t>
      </w:r>
      <w:r w:rsidRPr="007435EB">
        <w:rPr>
          <w:rtl/>
        </w:rPr>
        <w:t xml:space="preserve">: </w:t>
      </w:r>
      <w:r w:rsidRPr="007435EB">
        <w:rPr>
          <w:rFonts w:hint="cs"/>
          <w:rtl/>
        </w:rPr>
        <w:t>מה</w:t>
      </w:r>
      <w:r w:rsidRPr="007435EB">
        <w:rPr>
          <w:rtl/>
        </w:rPr>
        <w:t xml:space="preserve"> </w:t>
      </w:r>
      <w:r w:rsidRPr="007435EB">
        <w:rPr>
          <w:rFonts w:hint="cs"/>
          <w:rtl/>
        </w:rPr>
        <w:t>אעשה</w:t>
      </w:r>
      <w:r w:rsidRPr="007435EB">
        <w:rPr>
          <w:rtl/>
        </w:rPr>
        <w:t xml:space="preserve"> </w:t>
      </w:r>
      <w:r w:rsidRPr="007435EB">
        <w:rPr>
          <w:rFonts w:hint="cs"/>
          <w:rtl/>
        </w:rPr>
        <w:t>לזקן</w:t>
      </w:r>
      <w:r w:rsidRPr="007435EB">
        <w:rPr>
          <w:rtl/>
        </w:rPr>
        <w:t xml:space="preserve"> </w:t>
      </w:r>
      <w:r w:rsidRPr="007435EB">
        <w:rPr>
          <w:rFonts w:hint="cs"/>
          <w:rtl/>
        </w:rPr>
        <w:t>זה</w:t>
      </w:r>
      <w:r w:rsidRPr="007435EB">
        <w:rPr>
          <w:rtl/>
        </w:rPr>
        <w:t xml:space="preserve">? </w:t>
      </w:r>
    </w:p>
    <w:p w14:paraId="0A736AE9" w14:textId="77777777" w:rsidR="00E8089F" w:rsidRPr="007435EB" w:rsidRDefault="00E8089F" w:rsidP="00E8089F">
      <w:pPr>
        <w:rPr>
          <w:rtl/>
        </w:rPr>
      </w:pPr>
      <w:r w:rsidRPr="007435EB">
        <w:rPr>
          <w:rFonts w:hint="cs"/>
          <w:rtl/>
        </w:rPr>
        <w:t>אומר</w:t>
      </w:r>
      <w:r w:rsidRPr="007435EB">
        <w:rPr>
          <w:rtl/>
        </w:rPr>
        <w:t xml:space="preserve"> </w:t>
      </w:r>
      <w:r w:rsidRPr="007435EB">
        <w:rPr>
          <w:rFonts w:hint="cs"/>
          <w:rtl/>
        </w:rPr>
        <w:t>לו</w:t>
      </w:r>
      <w:r w:rsidRPr="007435EB">
        <w:rPr>
          <w:rtl/>
        </w:rPr>
        <w:t xml:space="preserve">: </w:t>
      </w:r>
      <w:r w:rsidRPr="007435EB">
        <w:rPr>
          <w:rFonts w:hint="cs"/>
          <w:rtl/>
        </w:rPr>
        <w:t>לך</w:t>
      </w:r>
      <w:r w:rsidRPr="007435EB">
        <w:rPr>
          <w:rtl/>
        </w:rPr>
        <w:t xml:space="preserve"> </w:t>
      </w:r>
      <w:r w:rsidRPr="007435EB">
        <w:rPr>
          <w:rFonts w:hint="cs"/>
          <w:rtl/>
        </w:rPr>
        <w:t>וקח</w:t>
      </w:r>
      <w:r w:rsidRPr="007435EB">
        <w:rPr>
          <w:rtl/>
        </w:rPr>
        <w:t xml:space="preserve"> </w:t>
      </w:r>
      <w:r w:rsidRPr="007435EB">
        <w:rPr>
          <w:rFonts w:hint="cs"/>
          <w:rtl/>
        </w:rPr>
        <w:t>אשה</w:t>
      </w:r>
      <w:r w:rsidRPr="007435EB">
        <w:rPr>
          <w:rtl/>
        </w:rPr>
        <w:t xml:space="preserve"> </w:t>
      </w:r>
      <w:r w:rsidRPr="007435EB">
        <w:rPr>
          <w:rFonts w:hint="cs"/>
          <w:rtl/>
        </w:rPr>
        <w:t>זונה</w:t>
      </w:r>
      <w:r w:rsidRPr="007435EB">
        <w:rPr>
          <w:rtl/>
        </w:rPr>
        <w:t xml:space="preserve"> </w:t>
      </w:r>
      <w:r w:rsidRPr="007435EB">
        <w:rPr>
          <w:rFonts w:hint="cs"/>
          <w:rtl/>
        </w:rPr>
        <w:t>והוליד</w:t>
      </w:r>
      <w:r w:rsidRPr="007435EB">
        <w:rPr>
          <w:rtl/>
        </w:rPr>
        <w:t xml:space="preserve"> </w:t>
      </w:r>
      <w:r w:rsidRPr="007435EB">
        <w:rPr>
          <w:rFonts w:hint="cs"/>
          <w:rtl/>
        </w:rPr>
        <w:t>לך</w:t>
      </w:r>
      <w:r w:rsidRPr="007435EB">
        <w:rPr>
          <w:rtl/>
        </w:rPr>
        <w:t xml:space="preserve"> </w:t>
      </w:r>
      <w:r w:rsidRPr="007435EB">
        <w:rPr>
          <w:rFonts w:hint="cs"/>
          <w:rtl/>
        </w:rPr>
        <w:t>בנים</w:t>
      </w:r>
      <w:r w:rsidRPr="007435EB">
        <w:rPr>
          <w:rtl/>
        </w:rPr>
        <w:t xml:space="preserve"> </w:t>
      </w:r>
      <w:r w:rsidRPr="007435EB">
        <w:rPr>
          <w:rFonts w:hint="cs"/>
          <w:rtl/>
        </w:rPr>
        <w:t>זנונים</w:t>
      </w:r>
      <w:r w:rsidRPr="007435EB">
        <w:rPr>
          <w:rtl/>
        </w:rPr>
        <w:t xml:space="preserve">, </w:t>
      </w:r>
      <w:r w:rsidRPr="007435EB">
        <w:rPr>
          <w:rFonts w:hint="cs"/>
          <w:rtl/>
        </w:rPr>
        <w:t>ואחר</w:t>
      </w:r>
      <w:r w:rsidRPr="007435EB">
        <w:rPr>
          <w:rtl/>
        </w:rPr>
        <w:t xml:space="preserve"> </w:t>
      </w:r>
      <w:r w:rsidRPr="007435EB">
        <w:rPr>
          <w:rFonts w:hint="cs"/>
          <w:rtl/>
        </w:rPr>
        <w:t>כך</w:t>
      </w:r>
      <w:r w:rsidRPr="007435EB">
        <w:rPr>
          <w:rtl/>
        </w:rPr>
        <w:t xml:space="preserve"> </w:t>
      </w:r>
      <w:r w:rsidRPr="007435EB">
        <w:rPr>
          <w:rFonts w:hint="cs"/>
          <w:rtl/>
        </w:rPr>
        <w:t>אומר</w:t>
      </w:r>
      <w:r w:rsidRPr="007435EB">
        <w:rPr>
          <w:rtl/>
        </w:rPr>
        <w:t xml:space="preserve"> </w:t>
      </w:r>
      <w:r w:rsidRPr="007435EB">
        <w:rPr>
          <w:rFonts w:hint="cs"/>
          <w:rtl/>
        </w:rPr>
        <w:t>לו</w:t>
      </w:r>
      <w:r w:rsidRPr="007435EB">
        <w:rPr>
          <w:rtl/>
        </w:rPr>
        <w:t xml:space="preserve"> </w:t>
      </w:r>
      <w:r w:rsidRPr="007435EB">
        <w:rPr>
          <w:rFonts w:hint="cs"/>
          <w:rtl/>
        </w:rPr>
        <w:t>שלחה</w:t>
      </w:r>
      <w:r w:rsidRPr="007435EB">
        <w:rPr>
          <w:rtl/>
        </w:rPr>
        <w:t xml:space="preserve"> </w:t>
      </w:r>
      <w:r w:rsidRPr="007435EB">
        <w:rPr>
          <w:rFonts w:hint="cs"/>
          <w:rtl/>
        </w:rPr>
        <w:t>מעל</w:t>
      </w:r>
      <w:r w:rsidRPr="007435EB">
        <w:rPr>
          <w:rtl/>
        </w:rPr>
        <w:t xml:space="preserve"> </w:t>
      </w:r>
      <w:r w:rsidRPr="007435EB">
        <w:rPr>
          <w:rFonts w:hint="cs"/>
          <w:rtl/>
        </w:rPr>
        <w:t>פניך</w:t>
      </w:r>
      <w:r w:rsidRPr="007435EB">
        <w:rPr>
          <w:rtl/>
        </w:rPr>
        <w:t>.</w:t>
      </w:r>
    </w:p>
    <w:p w14:paraId="08D92B5D" w14:textId="77777777" w:rsidR="00E8089F" w:rsidRPr="007435EB" w:rsidRDefault="00E8089F" w:rsidP="00E8089F">
      <w:pPr>
        <w:rPr>
          <w:rtl/>
        </w:rPr>
      </w:pPr>
      <w:r w:rsidRPr="007435EB">
        <w:rPr>
          <w:rFonts w:hint="cs"/>
          <w:rtl/>
        </w:rPr>
        <w:t>אם</w:t>
      </w:r>
      <w:r w:rsidRPr="007435EB">
        <w:rPr>
          <w:rtl/>
        </w:rPr>
        <w:t xml:space="preserve"> </w:t>
      </w:r>
      <w:r w:rsidRPr="007435EB">
        <w:rPr>
          <w:rFonts w:hint="cs"/>
          <w:rtl/>
        </w:rPr>
        <w:t>הוא</w:t>
      </w:r>
      <w:r w:rsidRPr="007435EB">
        <w:rPr>
          <w:rtl/>
        </w:rPr>
        <w:t xml:space="preserve"> </w:t>
      </w:r>
      <w:r w:rsidRPr="007435EB">
        <w:rPr>
          <w:rFonts w:hint="cs"/>
          <w:rtl/>
        </w:rPr>
        <w:t>יכול</w:t>
      </w:r>
      <w:r w:rsidRPr="007435EB">
        <w:rPr>
          <w:rtl/>
        </w:rPr>
        <w:t xml:space="preserve"> </w:t>
      </w:r>
      <w:r w:rsidRPr="007435EB">
        <w:rPr>
          <w:rFonts w:hint="cs"/>
          <w:rtl/>
        </w:rPr>
        <w:t>לשלוח</w:t>
      </w:r>
      <w:r w:rsidRPr="007435EB">
        <w:rPr>
          <w:rtl/>
        </w:rPr>
        <w:t xml:space="preserve"> - </w:t>
      </w:r>
      <w:r w:rsidRPr="007435EB">
        <w:rPr>
          <w:rFonts w:hint="cs"/>
          <w:rtl/>
        </w:rPr>
        <w:t>אף</w:t>
      </w:r>
      <w:r w:rsidRPr="007435EB">
        <w:rPr>
          <w:rtl/>
        </w:rPr>
        <w:t xml:space="preserve"> </w:t>
      </w:r>
      <w:r w:rsidRPr="007435EB">
        <w:rPr>
          <w:rFonts w:hint="cs"/>
          <w:rtl/>
        </w:rPr>
        <w:t>אני</w:t>
      </w:r>
      <w:r w:rsidRPr="007435EB">
        <w:rPr>
          <w:rtl/>
        </w:rPr>
        <w:t xml:space="preserve"> </w:t>
      </w:r>
      <w:r w:rsidRPr="007435EB">
        <w:rPr>
          <w:rFonts w:hint="cs"/>
          <w:rtl/>
        </w:rPr>
        <w:t>אשלח</w:t>
      </w:r>
      <w:r w:rsidRPr="007435EB">
        <w:rPr>
          <w:rtl/>
        </w:rPr>
        <w:t xml:space="preserve"> </w:t>
      </w:r>
      <w:r w:rsidRPr="007435EB">
        <w:rPr>
          <w:rFonts w:hint="cs"/>
          <w:rtl/>
        </w:rPr>
        <w:t>את</w:t>
      </w:r>
      <w:r w:rsidRPr="007435EB">
        <w:rPr>
          <w:rtl/>
        </w:rPr>
        <w:t xml:space="preserve"> </w:t>
      </w:r>
      <w:r w:rsidRPr="007435EB">
        <w:rPr>
          <w:rFonts w:hint="cs"/>
          <w:rtl/>
        </w:rPr>
        <w:t>ישראל</w:t>
      </w:r>
      <w:r w:rsidRPr="007435EB">
        <w:rPr>
          <w:rtl/>
        </w:rPr>
        <w:t>.</w:t>
      </w:r>
    </w:p>
    <w:p w14:paraId="0E61438A" w14:textId="77777777" w:rsidR="00E8089F" w:rsidRPr="007435EB" w:rsidRDefault="00E8089F" w:rsidP="00E8089F">
      <w:pPr>
        <w:rPr>
          <w:rtl/>
        </w:rPr>
      </w:pPr>
      <w:r w:rsidRPr="00AC0CB1">
        <w:rPr>
          <w:rStyle w:val="af2"/>
          <w:rFonts w:hint="cs"/>
          <w:rtl/>
        </w:rPr>
        <w:t>'ויאמר</w:t>
      </w:r>
      <w:r w:rsidRPr="00AC0CB1">
        <w:rPr>
          <w:rStyle w:val="af2"/>
          <w:rtl/>
        </w:rPr>
        <w:t xml:space="preserve"> ה' </w:t>
      </w:r>
      <w:r w:rsidRPr="00AC0CB1">
        <w:rPr>
          <w:rStyle w:val="af2"/>
          <w:rFonts w:hint="cs"/>
          <w:rtl/>
        </w:rPr>
        <w:t>אל</w:t>
      </w:r>
      <w:r w:rsidRPr="00AC0CB1">
        <w:rPr>
          <w:rStyle w:val="af2"/>
          <w:rtl/>
        </w:rPr>
        <w:t xml:space="preserve"> </w:t>
      </w:r>
      <w:r w:rsidRPr="00AC0CB1">
        <w:rPr>
          <w:rStyle w:val="af2"/>
          <w:rFonts w:hint="cs"/>
          <w:rtl/>
        </w:rPr>
        <w:t>הושע</w:t>
      </w:r>
      <w:r w:rsidRPr="00AC0CB1">
        <w:rPr>
          <w:rStyle w:val="af2"/>
          <w:rtl/>
        </w:rPr>
        <w:t xml:space="preserve"> </w:t>
      </w:r>
      <w:r w:rsidRPr="00AC0CB1">
        <w:rPr>
          <w:rStyle w:val="af2"/>
          <w:rFonts w:hint="cs"/>
          <w:rtl/>
        </w:rPr>
        <w:t>לך</w:t>
      </w:r>
      <w:r w:rsidRPr="00AC0CB1">
        <w:rPr>
          <w:rStyle w:val="af2"/>
          <w:rtl/>
        </w:rPr>
        <w:t xml:space="preserve"> </w:t>
      </w:r>
      <w:r w:rsidRPr="00AC0CB1">
        <w:rPr>
          <w:rStyle w:val="af2"/>
          <w:rFonts w:hint="cs"/>
          <w:rtl/>
        </w:rPr>
        <w:t>קח</w:t>
      </w:r>
      <w:r w:rsidRPr="00AC0CB1">
        <w:rPr>
          <w:rStyle w:val="af2"/>
          <w:rtl/>
        </w:rPr>
        <w:t xml:space="preserve"> </w:t>
      </w:r>
      <w:r w:rsidRPr="00AC0CB1">
        <w:rPr>
          <w:rStyle w:val="af2"/>
          <w:rFonts w:hint="cs"/>
          <w:rtl/>
        </w:rPr>
        <w:t>לך</w:t>
      </w:r>
      <w:r w:rsidRPr="00AC0CB1">
        <w:rPr>
          <w:rStyle w:val="af2"/>
          <w:rtl/>
        </w:rPr>
        <w:t xml:space="preserve"> </w:t>
      </w:r>
      <w:r w:rsidRPr="00AC0CB1">
        <w:rPr>
          <w:rStyle w:val="af2"/>
          <w:rFonts w:hint="cs"/>
          <w:rtl/>
        </w:rPr>
        <w:t>אשת</w:t>
      </w:r>
      <w:r w:rsidRPr="00AC0CB1">
        <w:rPr>
          <w:rStyle w:val="af2"/>
          <w:rtl/>
        </w:rPr>
        <w:t xml:space="preserve"> </w:t>
      </w:r>
      <w:r w:rsidRPr="00AC0CB1">
        <w:rPr>
          <w:rStyle w:val="af2"/>
          <w:rFonts w:hint="cs"/>
          <w:rtl/>
        </w:rPr>
        <w:t>זנונים</w:t>
      </w:r>
      <w:r w:rsidRPr="00AC0CB1">
        <w:rPr>
          <w:rStyle w:val="af2"/>
          <w:rtl/>
        </w:rPr>
        <w:t xml:space="preserve"> </w:t>
      </w:r>
      <w:r w:rsidRPr="00AC0CB1">
        <w:rPr>
          <w:rStyle w:val="af2"/>
          <w:rFonts w:hint="cs"/>
          <w:rtl/>
        </w:rPr>
        <w:t>וילדי</w:t>
      </w:r>
      <w:r w:rsidRPr="00AC0CB1">
        <w:rPr>
          <w:rStyle w:val="af2"/>
          <w:rtl/>
        </w:rPr>
        <w:t xml:space="preserve"> </w:t>
      </w:r>
      <w:r w:rsidRPr="00AC0CB1">
        <w:rPr>
          <w:rStyle w:val="af2"/>
          <w:rFonts w:hint="cs"/>
          <w:rtl/>
        </w:rPr>
        <w:t>זנונים'</w:t>
      </w:r>
      <w:r w:rsidRPr="00AC0CB1">
        <w:rPr>
          <w:rStyle w:val="af2"/>
          <w:rtl/>
        </w:rPr>
        <w:t>,</w:t>
      </w:r>
      <w:r w:rsidRPr="007435EB">
        <w:rPr>
          <w:rtl/>
        </w:rPr>
        <w:t xml:space="preserve"> </w:t>
      </w:r>
      <w:r w:rsidRPr="007435EB">
        <w:rPr>
          <w:rFonts w:hint="cs"/>
          <w:rtl/>
        </w:rPr>
        <w:t>וכתיב</w:t>
      </w:r>
      <w:r w:rsidRPr="00AC0CB1">
        <w:rPr>
          <w:rStyle w:val="af2"/>
          <w:rtl/>
        </w:rPr>
        <w:t xml:space="preserve"> </w:t>
      </w:r>
      <w:r w:rsidRPr="00AC0CB1">
        <w:rPr>
          <w:rStyle w:val="af2"/>
          <w:rFonts w:hint="cs"/>
          <w:rtl/>
        </w:rPr>
        <w:t>'וילך</w:t>
      </w:r>
      <w:r w:rsidRPr="00AC0CB1">
        <w:rPr>
          <w:rStyle w:val="af2"/>
          <w:rtl/>
        </w:rPr>
        <w:t xml:space="preserve"> </w:t>
      </w:r>
      <w:r w:rsidRPr="00AC0CB1">
        <w:rPr>
          <w:rStyle w:val="af2"/>
          <w:rFonts w:hint="cs"/>
          <w:rtl/>
        </w:rPr>
        <w:t>ויקח</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גמר</w:t>
      </w:r>
      <w:r w:rsidRPr="00AC0CB1">
        <w:rPr>
          <w:rStyle w:val="af2"/>
          <w:rtl/>
        </w:rPr>
        <w:t xml:space="preserve"> </w:t>
      </w:r>
      <w:r w:rsidRPr="00AC0CB1">
        <w:rPr>
          <w:rStyle w:val="af2"/>
          <w:rFonts w:hint="cs"/>
          <w:rtl/>
        </w:rPr>
        <w:t>בת</w:t>
      </w:r>
      <w:r w:rsidRPr="00AC0CB1">
        <w:rPr>
          <w:rStyle w:val="af2"/>
          <w:rtl/>
        </w:rPr>
        <w:t xml:space="preserve"> </w:t>
      </w:r>
      <w:r w:rsidRPr="00AC0CB1">
        <w:rPr>
          <w:rStyle w:val="af2"/>
          <w:rFonts w:hint="cs"/>
          <w:rtl/>
        </w:rPr>
        <w:t>דבלים'</w:t>
      </w:r>
      <w:r w:rsidRPr="00AC0CB1">
        <w:rPr>
          <w:rStyle w:val="af2"/>
          <w:rtl/>
        </w:rPr>
        <w:t>.</w:t>
      </w:r>
    </w:p>
    <w:p w14:paraId="4468B3D0" w14:textId="77777777" w:rsidR="00E8089F" w:rsidRPr="007435EB" w:rsidRDefault="00E8089F" w:rsidP="00E8089F">
      <w:pPr>
        <w:rPr>
          <w:rtl/>
        </w:rPr>
      </w:pPr>
      <w:r w:rsidRPr="00AC0CB1">
        <w:rPr>
          <w:rStyle w:val="af2"/>
          <w:rFonts w:hint="cs"/>
          <w:rtl/>
        </w:rPr>
        <w:t>'גמר'</w:t>
      </w:r>
      <w:r w:rsidRPr="007435EB">
        <w:rPr>
          <w:rFonts w:hint="cs"/>
          <w:rtl/>
        </w:rPr>
        <w:t>-רב</w:t>
      </w:r>
      <w:r w:rsidRPr="007435EB">
        <w:rPr>
          <w:rtl/>
        </w:rPr>
        <w:t xml:space="preserve">: </w:t>
      </w:r>
      <w:r w:rsidRPr="007435EB">
        <w:rPr>
          <w:rFonts w:hint="cs"/>
          <w:rtl/>
        </w:rPr>
        <w:t>שהכל</w:t>
      </w:r>
      <w:r w:rsidRPr="007435EB">
        <w:rPr>
          <w:rtl/>
        </w:rPr>
        <w:t xml:space="preserve"> </w:t>
      </w:r>
      <w:r w:rsidRPr="007435EB">
        <w:rPr>
          <w:rFonts w:hint="cs"/>
          <w:rtl/>
        </w:rPr>
        <w:t>גומרים</w:t>
      </w:r>
      <w:r w:rsidRPr="007435EB">
        <w:rPr>
          <w:rtl/>
        </w:rPr>
        <w:t xml:space="preserve"> </w:t>
      </w:r>
      <w:r w:rsidRPr="007435EB">
        <w:rPr>
          <w:rFonts w:hint="cs"/>
          <w:rtl/>
        </w:rPr>
        <w:t>בה</w:t>
      </w:r>
      <w:r w:rsidRPr="007435EB">
        <w:rPr>
          <w:rtl/>
        </w:rPr>
        <w:t>.</w:t>
      </w:r>
    </w:p>
    <w:p w14:paraId="7FC7129E" w14:textId="77777777" w:rsidR="00E8089F" w:rsidRPr="007435EB" w:rsidRDefault="00E8089F" w:rsidP="00E8089F">
      <w:pPr>
        <w:rPr>
          <w:rtl/>
        </w:rPr>
      </w:pPr>
      <w:r w:rsidRPr="00AC0CB1">
        <w:rPr>
          <w:rStyle w:val="af2"/>
          <w:rFonts w:hint="cs"/>
          <w:rtl/>
        </w:rPr>
        <w:t>'בת</w:t>
      </w:r>
      <w:r w:rsidRPr="00AC0CB1">
        <w:rPr>
          <w:rStyle w:val="af2"/>
          <w:rtl/>
        </w:rPr>
        <w:t xml:space="preserve"> </w:t>
      </w:r>
      <w:r w:rsidRPr="00AC0CB1">
        <w:rPr>
          <w:rStyle w:val="af2"/>
          <w:rFonts w:hint="cs"/>
          <w:rtl/>
        </w:rPr>
        <w:t>דבלים'</w:t>
      </w:r>
      <w:r w:rsidRPr="00AC0CB1">
        <w:rPr>
          <w:rStyle w:val="af2"/>
          <w:rtl/>
        </w:rPr>
        <w:t xml:space="preserve"> </w:t>
      </w:r>
      <w:r w:rsidRPr="007435EB">
        <w:rPr>
          <w:rtl/>
        </w:rPr>
        <w:t xml:space="preserve">- </w:t>
      </w:r>
      <w:r w:rsidRPr="007435EB">
        <w:rPr>
          <w:rFonts w:hint="cs"/>
          <w:rtl/>
        </w:rPr>
        <w:t>דבה</w:t>
      </w:r>
      <w:r w:rsidRPr="007435EB">
        <w:rPr>
          <w:rtl/>
        </w:rPr>
        <w:t xml:space="preserve"> </w:t>
      </w:r>
      <w:r w:rsidRPr="007435EB">
        <w:rPr>
          <w:rFonts w:hint="cs"/>
          <w:rtl/>
        </w:rPr>
        <w:t>רעה</w:t>
      </w:r>
      <w:r w:rsidRPr="007435EB">
        <w:rPr>
          <w:rtl/>
        </w:rPr>
        <w:t xml:space="preserve"> </w:t>
      </w:r>
      <w:r w:rsidRPr="007435EB">
        <w:rPr>
          <w:rFonts w:hint="cs"/>
          <w:rtl/>
        </w:rPr>
        <w:t>בת</w:t>
      </w:r>
      <w:r w:rsidRPr="007435EB">
        <w:rPr>
          <w:rtl/>
        </w:rPr>
        <w:t xml:space="preserve"> </w:t>
      </w:r>
      <w:r w:rsidRPr="007435EB">
        <w:rPr>
          <w:rFonts w:hint="cs"/>
          <w:rtl/>
        </w:rPr>
        <w:t>דבה</w:t>
      </w:r>
      <w:r w:rsidRPr="007435EB">
        <w:rPr>
          <w:rtl/>
        </w:rPr>
        <w:t xml:space="preserve"> </w:t>
      </w:r>
      <w:r w:rsidRPr="007435EB">
        <w:rPr>
          <w:rFonts w:hint="cs"/>
          <w:rtl/>
        </w:rPr>
        <w:t>רעה</w:t>
      </w:r>
      <w:r w:rsidRPr="007435EB">
        <w:rPr>
          <w:rtl/>
        </w:rPr>
        <w:t>.</w:t>
      </w:r>
    </w:p>
    <w:p w14:paraId="1322325C" w14:textId="77777777" w:rsidR="00E8089F" w:rsidRPr="007435EB" w:rsidRDefault="00E8089F" w:rsidP="00E8089F">
      <w:pPr>
        <w:rPr>
          <w:rtl/>
        </w:rPr>
      </w:pPr>
      <w:r w:rsidRPr="007435EB">
        <w:rPr>
          <w:rtl/>
        </w:rPr>
        <w:tab/>
      </w:r>
      <w:r w:rsidRPr="007435EB">
        <w:rPr>
          <w:rFonts w:hint="cs"/>
          <w:rtl/>
        </w:rPr>
        <w:t>ושמואל</w:t>
      </w:r>
      <w:r w:rsidRPr="007435EB">
        <w:rPr>
          <w:rtl/>
        </w:rPr>
        <w:t xml:space="preserve"> </w:t>
      </w:r>
      <w:r w:rsidRPr="007435EB">
        <w:rPr>
          <w:rFonts w:hint="cs"/>
          <w:rtl/>
        </w:rPr>
        <w:t>אמר</w:t>
      </w:r>
      <w:r w:rsidRPr="007435EB">
        <w:rPr>
          <w:rtl/>
        </w:rPr>
        <w:t xml:space="preserve">: </w:t>
      </w:r>
      <w:r w:rsidRPr="007435EB">
        <w:rPr>
          <w:rFonts w:hint="cs"/>
          <w:rtl/>
        </w:rPr>
        <w:t>שמתוקה</w:t>
      </w:r>
      <w:r w:rsidRPr="007435EB">
        <w:rPr>
          <w:rtl/>
        </w:rPr>
        <w:t xml:space="preserve"> </w:t>
      </w:r>
      <w:r w:rsidRPr="007435EB">
        <w:rPr>
          <w:rFonts w:hint="cs"/>
          <w:rtl/>
        </w:rPr>
        <w:t>בפי</w:t>
      </w:r>
      <w:r w:rsidRPr="007435EB">
        <w:rPr>
          <w:rtl/>
        </w:rPr>
        <w:t xml:space="preserve"> </w:t>
      </w:r>
      <w:r w:rsidRPr="007435EB">
        <w:rPr>
          <w:rFonts w:hint="cs"/>
          <w:rtl/>
        </w:rPr>
        <w:t>הכל</w:t>
      </w:r>
      <w:r w:rsidRPr="007435EB">
        <w:rPr>
          <w:rtl/>
        </w:rPr>
        <w:t xml:space="preserve"> </w:t>
      </w:r>
      <w:r w:rsidRPr="007435EB">
        <w:rPr>
          <w:rFonts w:hint="cs"/>
          <w:rtl/>
        </w:rPr>
        <w:t>כדבלה</w:t>
      </w:r>
      <w:r w:rsidRPr="007435EB">
        <w:rPr>
          <w:rtl/>
        </w:rPr>
        <w:t>.</w:t>
      </w:r>
    </w:p>
    <w:p w14:paraId="21F2A9BF" w14:textId="77777777" w:rsidR="00E8089F" w:rsidRPr="007435EB" w:rsidRDefault="00E8089F" w:rsidP="00E8089F">
      <w:pPr>
        <w:rPr>
          <w:rtl/>
        </w:rPr>
      </w:pPr>
      <w:r w:rsidRPr="007435EB">
        <w:rPr>
          <w:rtl/>
        </w:rPr>
        <w:lastRenderedPageBreak/>
        <w:tab/>
      </w:r>
      <w:r w:rsidRPr="007435EB">
        <w:rPr>
          <w:rFonts w:hint="cs"/>
          <w:rtl/>
        </w:rPr>
        <w:t>ורבי</w:t>
      </w:r>
      <w:r w:rsidRPr="007435EB">
        <w:rPr>
          <w:rtl/>
        </w:rPr>
        <w:t xml:space="preserve"> </w:t>
      </w:r>
      <w:r w:rsidRPr="007435EB">
        <w:rPr>
          <w:rFonts w:hint="cs"/>
          <w:rtl/>
        </w:rPr>
        <w:t>יוחנן</w:t>
      </w:r>
      <w:r w:rsidRPr="007435EB">
        <w:rPr>
          <w:rtl/>
        </w:rPr>
        <w:t xml:space="preserve"> </w:t>
      </w:r>
      <w:r w:rsidRPr="007435EB">
        <w:rPr>
          <w:rFonts w:hint="cs"/>
          <w:rtl/>
        </w:rPr>
        <w:t>אמר</w:t>
      </w:r>
      <w:r w:rsidRPr="007435EB">
        <w:rPr>
          <w:rtl/>
        </w:rPr>
        <w:t xml:space="preserve">: </w:t>
      </w:r>
      <w:r w:rsidRPr="007435EB">
        <w:rPr>
          <w:rFonts w:hint="cs"/>
          <w:rtl/>
        </w:rPr>
        <w:t>שהכל</w:t>
      </w:r>
      <w:r w:rsidRPr="007435EB">
        <w:rPr>
          <w:rtl/>
        </w:rPr>
        <w:t xml:space="preserve"> </w:t>
      </w:r>
      <w:r w:rsidRPr="007435EB">
        <w:rPr>
          <w:rFonts w:hint="cs"/>
          <w:rtl/>
        </w:rPr>
        <w:t>דשין</w:t>
      </w:r>
      <w:r w:rsidRPr="007435EB">
        <w:rPr>
          <w:rtl/>
        </w:rPr>
        <w:t xml:space="preserve"> </w:t>
      </w:r>
      <w:r w:rsidRPr="007435EB">
        <w:rPr>
          <w:rFonts w:hint="cs"/>
          <w:rtl/>
        </w:rPr>
        <w:t>בה</w:t>
      </w:r>
      <w:r w:rsidRPr="007435EB">
        <w:rPr>
          <w:rtl/>
        </w:rPr>
        <w:t xml:space="preserve"> </w:t>
      </w:r>
      <w:r w:rsidRPr="007435EB">
        <w:rPr>
          <w:rFonts w:hint="cs"/>
          <w:rtl/>
        </w:rPr>
        <w:t>כדבלה</w:t>
      </w:r>
      <w:r w:rsidRPr="007435EB">
        <w:rPr>
          <w:rtl/>
        </w:rPr>
        <w:t>.</w:t>
      </w:r>
    </w:p>
    <w:p w14:paraId="7566D24F" w14:textId="77777777" w:rsidR="00E8089F" w:rsidRPr="007435EB" w:rsidRDefault="00E8089F" w:rsidP="00E8089F">
      <w:pPr>
        <w:rPr>
          <w:rtl/>
        </w:rPr>
      </w:pPr>
      <w:r w:rsidRPr="007435EB">
        <w:rPr>
          <w:rtl/>
        </w:rPr>
        <w:tab/>
      </w:r>
      <w:r w:rsidRPr="007435EB">
        <w:rPr>
          <w:rFonts w:hint="cs"/>
          <w:rtl/>
        </w:rPr>
        <w:t>ד</w:t>
      </w:r>
      <w:r w:rsidRPr="007435EB">
        <w:rPr>
          <w:rtl/>
        </w:rPr>
        <w:t>"</w:t>
      </w:r>
      <w:r w:rsidRPr="007435EB">
        <w:rPr>
          <w:rFonts w:hint="cs"/>
          <w:rtl/>
        </w:rPr>
        <w:t>א</w:t>
      </w:r>
      <w:r w:rsidRPr="007435EB">
        <w:rPr>
          <w:rtl/>
        </w:rPr>
        <w:t xml:space="preserve">: </w:t>
      </w:r>
      <w:r w:rsidRPr="007435EB">
        <w:rPr>
          <w:rFonts w:hint="cs"/>
          <w:rtl/>
        </w:rPr>
        <w:t>גמר</w:t>
      </w:r>
      <w:r w:rsidRPr="007435EB">
        <w:rPr>
          <w:rtl/>
        </w:rPr>
        <w:t xml:space="preserve"> – </w:t>
      </w:r>
      <w:r>
        <w:rPr>
          <w:rStyle w:val="affffd"/>
          <w:rFonts w:hint="cs"/>
          <w:rtl/>
          <w:rPrChange w:id="10922" w:author="מנוע אמוראים" w:date="2026-10-05T16:42:03Z">
            <w:rPr>
              <w:rFonts w:hint="cs"/>
              <w:rtl/>
            </w:rPr>
          </w:rPrChange>
        </w:rPr>
        <w:t xml:space="preserve">אר</w:t>
      </w:r>
      <w:r>
        <w:rPr>
          <w:rStyle w:val="affffd"/>
          <w:rtl/>
          <w:rPrChange w:id="10923" w:author="מנוע אמוראים" w:date="2026-10-05T16:42:03Z">
            <w:rPr>
              <w:rtl/>
            </w:rPr>
          </w:rPrChange>
        </w:rPr>
        <w:t xml:space="preserve">"</w:t>
      </w:r>
      <w:r>
        <w:rPr>
          <w:rStyle w:val="affffd"/>
          <w:rFonts w:hint="cs"/>
          <w:rtl/>
          <w:rPrChange w:id="10924" w:author="מנוע אמוראים" w:date="2026-10-05T16:42:03Z">
            <w:rPr>
              <w:rFonts w:hint="cs"/>
              <w:rtl/>
            </w:rPr>
          </w:rPrChange>
        </w:rPr>
        <w:t xml:space="preserve">י</w:t>
      </w:r>
      <w:r w:rsidRPr="007435EB">
        <w:rPr>
          <w:rtl/>
        </w:rPr>
        <w:t xml:space="preserve">: </w:t>
      </w:r>
      <w:r w:rsidRPr="007435EB">
        <w:rPr>
          <w:rFonts w:hint="cs"/>
          <w:rtl/>
        </w:rPr>
        <w:t>שבקשו</w:t>
      </w:r>
      <w:r w:rsidRPr="007435EB">
        <w:rPr>
          <w:rtl/>
        </w:rPr>
        <w:t xml:space="preserve"> </w:t>
      </w:r>
      <w:r w:rsidRPr="007435EB">
        <w:rPr>
          <w:rFonts w:hint="cs"/>
          <w:rtl/>
        </w:rPr>
        <w:t>לגמר</w:t>
      </w:r>
      <w:r w:rsidRPr="007435EB">
        <w:rPr>
          <w:rtl/>
        </w:rPr>
        <w:t xml:space="preserve"> </w:t>
      </w:r>
      <w:r w:rsidRPr="007435EB">
        <w:rPr>
          <w:rFonts w:hint="cs"/>
          <w:rtl/>
        </w:rPr>
        <w:t>ממונן</w:t>
      </w:r>
      <w:r w:rsidRPr="007435EB">
        <w:rPr>
          <w:rtl/>
        </w:rPr>
        <w:t xml:space="preserve"> </w:t>
      </w:r>
      <w:r w:rsidRPr="007435EB">
        <w:rPr>
          <w:rFonts w:hint="cs"/>
          <w:rtl/>
        </w:rPr>
        <w:t>של</w:t>
      </w:r>
      <w:r w:rsidRPr="007435EB">
        <w:rPr>
          <w:rtl/>
        </w:rPr>
        <w:t xml:space="preserve"> </w:t>
      </w:r>
      <w:r w:rsidRPr="007435EB">
        <w:rPr>
          <w:rFonts w:hint="cs"/>
          <w:rtl/>
        </w:rPr>
        <w:t>ישראל</w:t>
      </w:r>
      <w:r w:rsidRPr="007435EB">
        <w:rPr>
          <w:rtl/>
        </w:rPr>
        <w:t xml:space="preserve"> </w:t>
      </w:r>
      <w:r w:rsidRPr="007435EB">
        <w:rPr>
          <w:rFonts w:hint="cs"/>
          <w:rtl/>
        </w:rPr>
        <w:t>בימיה</w:t>
      </w:r>
      <w:r w:rsidRPr="007435EB">
        <w:rPr>
          <w:rtl/>
        </w:rPr>
        <w:t>.</w:t>
      </w:r>
    </w:p>
    <w:p w14:paraId="049F1D4F" w14:textId="77777777" w:rsidR="00E8089F" w:rsidRPr="007435EB" w:rsidRDefault="00E8089F" w:rsidP="00E8089F">
      <w:pPr>
        <w:rPr>
          <w:rtl/>
        </w:rPr>
      </w:pPr>
      <w:r w:rsidRPr="007435EB">
        <w:rPr>
          <w:rFonts w:ascii="Fb Fontext" w:hAnsi="Fb Fontext"/>
          <w:sz w:val="20"/>
          <w:rtl/>
        </w:rPr>
        <w:tab/>
      </w:r>
      <w:r>
        <w:rPr>
          <w:rStyle w:val="affffd"/>
          <w:rFonts w:ascii="Fb Fontext" w:hAnsi="Fb Fontext" w:hint="cs"/>
          <w:sz w:val="20"/>
          <w:rtl/>
          <w:rPrChange w:id="10925" w:author="מנוע אמוראים" w:date="2026-10-05T16:42:03Z">
            <w:rPr>
              <w:rFonts w:ascii="Fb Fontext" w:hAnsi="Fb Fontext" w:hint="cs"/>
              <w:sz w:val="20"/>
              <w:rtl/>
            </w:rPr>
          </w:rPrChange>
        </w:rPr>
        <w:t xml:space="preserve">רי</w:t>
      </w:r>
      <w:r>
        <w:rPr>
          <w:rStyle w:val="affffd"/>
          <w:rFonts w:ascii="Fb Fontext" w:hAnsi="Fb Fontext"/>
          <w:sz w:val="20"/>
          <w:rtl/>
          <w:rPrChange w:id="10926" w:author="מנוע אמוראים" w:date="2026-10-05T16:42:03Z">
            <w:rPr>
              <w:rFonts w:ascii="Fb Fontext" w:hAnsi="Fb Fontext"/>
              <w:sz w:val="20"/>
              <w:rtl/>
            </w:rPr>
          </w:rPrChange>
        </w:rPr>
        <w:t xml:space="preserve">"</w:t>
      </w:r>
      <w:r>
        <w:rPr>
          <w:rStyle w:val="affffd"/>
          <w:rFonts w:ascii="Fb Fontext" w:hAnsi="Fb Fontext" w:hint="cs"/>
          <w:sz w:val="20"/>
          <w:rtl/>
          <w:rPrChange w:id="10927" w:author="מנוע אמוראים" w:date="2026-10-05T16:42:03Z">
            <w:rPr>
              <w:rFonts w:ascii="Fb Fontext" w:hAnsi="Fb Fontext" w:hint="cs"/>
              <w:sz w:val="20"/>
              <w:rtl/>
            </w:rPr>
          </w:rPrChange>
        </w:rPr>
        <w:t xml:space="preserve">ו</w:t>
      </w:r>
      <w:r>
        <w:rPr>
          <w:rFonts w:ascii="Fb Fontext" w:hAnsi="Fb Fontext" w:hint="cs"/>
          <w:sz w:val="20"/>
          <w:rtl/>
        </w:rPr>
        <w:t xml:space="preserve">:</w:t>
      </w:r>
      <w:r w:rsidRPr="007435EB">
        <w:rPr>
          <w:rFonts w:ascii="Fb Fontext" w:hAnsi="Fb Fontext"/>
          <w:sz w:val="20"/>
          <w:rtl/>
        </w:rPr>
        <w:t xml:space="preserve"> </w:t>
      </w:r>
      <w:r w:rsidRPr="007435EB">
        <w:rPr>
          <w:rFonts w:ascii="Fb Fontext" w:hAnsi="Fb Fontext" w:hint="cs"/>
          <w:sz w:val="20"/>
          <w:rtl/>
        </w:rPr>
        <w:t>בזזו</w:t>
      </w:r>
      <w:r w:rsidRPr="007435EB">
        <w:rPr>
          <w:rFonts w:ascii="Fb Fontext" w:hAnsi="Fb Fontext"/>
          <w:sz w:val="20"/>
          <w:rtl/>
        </w:rPr>
        <w:t xml:space="preserve"> </w:t>
      </w:r>
      <w:r w:rsidRPr="007435EB">
        <w:rPr>
          <w:rFonts w:ascii="Fb Fontext" w:hAnsi="Fb Fontext" w:hint="cs"/>
          <w:sz w:val="20"/>
          <w:rtl/>
        </w:rPr>
        <w:t>וגמרו</w:t>
      </w:r>
      <w:r w:rsidRPr="007435EB">
        <w:rPr>
          <w:rFonts w:ascii="Fb Fontext" w:hAnsi="Fb Fontext"/>
          <w:sz w:val="20"/>
          <w:rtl/>
        </w:rPr>
        <w:t>,</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אבדם</w:t>
      </w:r>
      <w:r w:rsidRPr="00AC0CB1">
        <w:rPr>
          <w:rStyle w:val="af2"/>
          <w:rtl/>
        </w:rPr>
        <w:t xml:space="preserve"> </w:t>
      </w:r>
      <w:r w:rsidRPr="00AC0CB1">
        <w:rPr>
          <w:rStyle w:val="af2"/>
          <w:rFonts w:hint="cs"/>
          <w:rtl/>
        </w:rPr>
        <w:t>מלך</w:t>
      </w:r>
      <w:r w:rsidRPr="00AC0CB1">
        <w:rPr>
          <w:rStyle w:val="af2"/>
          <w:rtl/>
        </w:rPr>
        <w:t xml:space="preserve"> </w:t>
      </w:r>
      <w:r w:rsidRPr="00AC0CB1">
        <w:rPr>
          <w:rStyle w:val="af2"/>
          <w:rFonts w:hint="cs"/>
          <w:rtl/>
        </w:rPr>
        <w:t>ארם</w:t>
      </w:r>
      <w:r w:rsidRPr="00AC0CB1">
        <w:rPr>
          <w:rStyle w:val="af2"/>
          <w:rtl/>
        </w:rPr>
        <w:t xml:space="preserve"> </w:t>
      </w:r>
      <w:r w:rsidRPr="00AC0CB1">
        <w:rPr>
          <w:rStyle w:val="af2"/>
          <w:rFonts w:hint="cs"/>
          <w:rtl/>
        </w:rPr>
        <w:t>וישמם</w:t>
      </w:r>
      <w:r w:rsidRPr="00AC0CB1">
        <w:rPr>
          <w:rStyle w:val="af2"/>
          <w:rtl/>
        </w:rPr>
        <w:t xml:space="preserve"> </w:t>
      </w:r>
      <w:r w:rsidRPr="00AC0CB1">
        <w:rPr>
          <w:rStyle w:val="af2"/>
          <w:rFonts w:hint="cs"/>
          <w:rtl/>
        </w:rPr>
        <w:t>כעפר</w:t>
      </w:r>
      <w:r w:rsidRPr="00AC0CB1">
        <w:rPr>
          <w:rStyle w:val="af2"/>
          <w:rtl/>
        </w:rPr>
        <w:t xml:space="preserve"> </w:t>
      </w:r>
      <w:r w:rsidRPr="00AC0CB1">
        <w:rPr>
          <w:rStyle w:val="af2"/>
          <w:rFonts w:hint="cs"/>
          <w:rtl/>
        </w:rPr>
        <w:t>לדש'</w:t>
      </w:r>
      <w:r w:rsidRPr="00AC0CB1">
        <w:rPr>
          <w:rStyle w:val="af2"/>
          <w:rtl/>
        </w:rPr>
        <w:t>.</w:t>
      </w:r>
    </w:p>
    <w:p w14:paraId="673415DF" w14:textId="77777777" w:rsidR="00E8089F" w:rsidRPr="007435EB" w:rsidRDefault="00E8089F" w:rsidP="00E8089F">
      <w:pPr>
        <w:pStyle w:val="af1"/>
        <w:rPr>
          <w:spacing w:val="0"/>
          <w:rtl/>
        </w:rPr>
      </w:pPr>
      <w:r w:rsidRPr="007435EB">
        <w:rPr>
          <w:rFonts w:hint="cs"/>
          <w:spacing w:val="0"/>
          <w:rtl/>
        </w:rPr>
        <w:t>'ותהר</w:t>
      </w:r>
      <w:r w:rsidRPr="007435EB">
        <w:rPr>
          <w:spacing w:val="0"/>
          <w:rtl/>
        </w:rPr>
        <w:t xml:space="preserve"> </w:t>
      </w:r>
      <w:r w:rsidRPr="007435EB">
        <w:rPr>
          <w:rFonts w:hint="cs"/>
          <w:spacing w:val="0"/>
          <w:rtl/>
        </w:rPr>
        <w:t>ותלד</w:t>
      </w:r>
      <w:r w:rsidRPr="007435EB">
        <w:rPr>
          <w:spacing w:val="0"/>
          <w:rtl/>
        </w:rPr>
        <w:t xml:space="preserve"> </w:t>
      </w:r>
      <w:r w:rsidRPr="007435EB">
        <w:rPr>
          <w:rFonts w:hint="cs"/>
          <w:spacing w:val="0"/>
          <w:rtl/>
        </w:rPr>
        <w:t>לו</w:t>
      </w:r>
      <w:r w:rsidRPr="007435EB">
        <w:rPr>
          <w:spacing w:val="0"/>
          <w:rtl/>
        </w:rPr>
        <w:t xml:space="preserve"> </w:t>
      </w:r>
      <w:r w:rsidRPr="007435EB">
        <w:rPr>
          <w:rFonts w:hint="cs"/>
          <w:spacing w:val="0"/>
          <w:rtl/>
        </w:rPr>
        <w:t>בן</w:t>
      </w:r>
      <w:r w:rsidRPr="007435EB">
        <w:rPr>
          <w:spacing w:val="0"/>
          <w:rtl/>
        </w:rPr>
        <w:t xml:space="preserve"> </w:t>
      </w:r>
      <w:r w:rsidRPr="007435EB">
        <w:rPr>
          <w:rFonts w:hint="cs"/>
          <w:spacing w:val="0"/>
          <w:rtl/>
        </w:rPr>
        <w:t>ויאמר</w:t>
      </w:r>
      <w:r>
        <w:rPr>
          <w:spacing w:val="0"/>
          <w:rtl/>
        </w:rPr>
        <w:t xml:space="preserve"> </w:t>
      </w:r>
      <w:r>
        <w:rPr>
          <w:rStyle w:val="af2"/>
          <w:spacing w:val="0"/>
          <w:rtl/>
          <w:rPrChange w:id="9086" w:author="מנוע פסוקים" w:date="2026-10-05T16:38:40Z">
            <w:rPr>
              <w:spacing w:val="0"/>
              <w:rtl/>
            </w:rPr>
          </w:rPrChange>
        </w:rPr>
        <w:t xml:space="preserve">ה' </w:t>
      </w:r>
      <w:r>
        <w:rPr>
          <w:rStyle w:val="af2"/>
          <w:rFonts w:hint="cs"/>
          <w:spacing w:val="0"/>
          <w:rtl/>
          <w:rPrChange w:id="9087" w:author="מנוע פסוקים" w:date="2026-10-05T16:38:40Z">
            <w:rPr>
              <w:rFonts w:hint="cs"/>
              <w:spacing w:val="0"/>
              <w:rtl/>
            </w:rPr>
          </w:rPrChange>
        </w:rPr>
        <w:t xml:space="preserve">אליו</w:t>
      </w:r>
      <w:r>
        <w:rPr>
          <w:rStyle w:val="af2"/>
          <w:spacing w:val="0"/>
          <w:rtl/>
          <w:rPrChange w:id="9088" w:author="מנוע פסוקים" w:date="2026-10-05T16:38:40Z">
            <w:rPr>
              <w:spacing w:val="0"/>
              <w:rtl/>
            </w:rPr>
          </w:rPrChange>
        </w:rPr>
        <w:t xml:space="preserve"> </w:t>
      </w:r>
      <w:r>
        <w:rPr>
          <w:rStyle w:val="af2"/>
          <w:rFonts w:hint="cs"/>
          <w:spacing w:val="0"/>
          <w:rtl/>
          <w:rPrChange w:id="9089" w:author="מנוע פסוקים" w:date="2026-10-05T16:38:40Z">
            <w:rPr>
              <w:rFonts w:hint="cs"/>
              <w:spacing w:val="0"/>
              <w:rtl/>
            </w:rPr>
          </w:rPrChange>
        </w:rPr>
        <w:t xml:space="preserve">קרא</w:t>
      </w:r>
      <w:r>
        <w:rPr>
          <w:rStyle w:val="af2"/>
          <w:spacing w:val="0"/>
          <w:rtl/>
          <w:rPrChange w:id="9090" w:author="מנוע פסוקים" w:date="2026-10-05T16:38:40Z">
            <w:rPr>
              <w:spacing w:val="0"/>
              <w:rtl/>
            </w:rPr>
          </w:rPrChange>
        </w:rPr>
        <w:t xml:space="preserve"> </w:t>
      </w:r>
      <w:r>
        <w:rPr>
          <w:rStyle w:val="af2"/>
          <w:rFonts w:hint="cs"/>
          <w:spacing w:val="0"/>
          <w:rtl/>
          <w:rPrChange w:id="9091" w:author="מנוע פסוקים" w:date="2026-10-05T16:38:40Z">
            <w:rPr>
              <w:rFonts w:hint="cs"/>
              <w:spacing w:val="0"/>
              <w:rtl/>
            </w:rPr>
          </w:rPrChange>
        </w:rPr>
        <w:t xml:space="preserve">שמו</w:t>
      </w:r>
      <w:r>
        <w:rPr>
          <w:rStyle w:val="af2"/>
          <w:spacing w:val="0"/>
          <w:rtl/>
          <w:rPrChange w:id="9092" w:author="מנוע פסוקים" w:date="2026-10-05T16:38:40Z">
            <w:rPr>
              <w:spacing w:val="0"/>
              <w:rtl/>
            </w:rPr>
          </w:rPrChange>
        </w:rPr>
        <w:t xml:space="preserve"> </w:t>
      </w:r>
      <w:r>
        <w:rPr>
          <w:rStyle w:val="af2"/>
          <w:rFonts w:hint="cs"/>
          <w:spacing w:val="0"/>
          <w:rtl/>
          <w:rPrChange w:id="9093" w:author="מנוע פסוקים" w:date="2026-10-05T16:38:40Z">
            <w:rPr>
              <w:rFonts w:hint="cs"/>
              <w:spacing w:val="0"/>
              <w:rtl/>
            </w:rPr>
          </w:rPrChange>
        </w:rPr>
        <w:t xml:space="preserve">יזרעאל</w:t>
      </w:r>
      <w:r>
        <w:rPr>
          <w:rStyle w:val="af2"/>
          <w:spacing w:val="0"/>
          <w:rtl/>
          <w:rPrChange w:id="9094" w:author="מנוע פסוקים" w:date="2026-10-05T16:38:40Z">
            <w:rPr>
              <w:spacing w:val="0"/>
              <w:rtl/>
            </w:rPr>
          </w:rPrChange>
        </w:rPr>
        <w:t xml:space="preserve"> </w:t>
      </w:r>
      <w:r>
        <w:rPr>
          <w:rStyle w:val="af2"/>
          <w:rFonts w:hint="cs"/>
          <w:spacing w:val="0"/>
          <w:rtl/>
          <w:rPrChange w:id="9095" w:author="מנוע פסוקים" w:date="2026-10-05T16:38:40Z">
            <w:rPr>
              <w:rFonts w:hint="cs"/>
              <w:spacing w:val="0"/>
              <w:rtl/>
            </w:rPr>
          </w:rPrChange>
        </w:rPr>
        <w:t xml:space="preserve">כי</w:t>
      </w:r>
      <w:r>
        <w:rPr>
          <w:rStyle w:val="af2"/>
          <w:spacing w:val="0"/>
          <w:rtl/>
          <w:rPrChange w:id="9096" w:author="מנוע פסוקים" w:date="2026-10-05T16:38:40Z">
            <w:rPr>
              <w:spacing w:val="0"/>
              <w:rtl/>
            </w:rPr>
          </w:rPrChange>
        </w:rPr>
        <w:t xml:space="preserve"> </w:t>
      </w:r>
      <w:r>
        <w:rPr>
          <w:rStyle w:val="af2"/>
          <w:rFonts w:hint="cs"/>
          <w:spacing w:val="0"/>
          <w:rtl/>
          <w:rPrChange w:id="9097" w:author="מנוע פסוקים" w:date="2026-10-05T16:38:40Z">
            <w:rPr>
              <w:rFonts w:hint="cs"/>
              <w:spacing w:val="0"/>
              <w:rtl/>
            </w:rPr>
          </w:rPrChange>
        </w:rPr>
        <w:t xml:space="preserve">עוד</w:t>
      </w:r>
      <w:r>
        <w:rPr>
          <w:rStyle w:val="af2"/>
          <w:spacing w:val="0"/>
          <w:rtl/>
          <w:rPrChange w:id="9098" w:author="מנוע פסוקים" w:date="2026-10-05T16:38:40Z">
            <w:rPr>
              <w:spacing w:val="0"/>
              <w:rtl/>
            </w:rPr>
          </w:rPrChange>
        </w:rPr>
        <w:t xml:space="preserve"> </w:t>
      </w:r>
      <w:r>
        <w:rPr>
          <w:rStyle w:val="af2"/>
          <w:rFonts w:hint="cs"/>
          <w:spacing w:val="0"/>
          <w:rtl/>
          <w:rPrChange w:id="9099" w:author="מנוע פסוקים" w:date="2026-10-05T16:38:40Z">
            <w:rPr>
              <w:rFonts w:hint="cs"/>
              <w:spacing w:val="0"/>
              <w:rtl/>
            </w:rPr>
          </w:rPrChange>
        </w:rPr>
        <w:t xml:space="preserve">מעט</w:t>
      </w:r>
      <w:r>
        <w:rPr>
          <w:rStyle w:val="af2"/>
          <w:spacing w:val="0"/>
          <w:rtl/>
          <w:rPrChange w:id="9100" w:author="מנוע פסוקים" w:date="2026-10-05T16:38:40Z">
            <w:rPr>
              <w:spacing w:val="0"/>
              <w:rtl/>
            </w:rPr>
          </w:rPrChange>
        </w:rPr>
        <w:t xml:space="preserve"> </w:t>
      </w:r>
      <w:r>
        <w:rPr>
          <w:rStyle w:val="af2"/>
          <w:rFonts w:hint="cs"/>
          <w:spacing w:val="0"/>
          <w:rtl/>
          <w:rPrChange w:id="9101" w:author="מנוע פסוקים" w:date="2026-10-05T16:38:40Z">
            <w:rPr>
              <w:rFonts w:hint="cs"/>
              <w:spacing w:val="0"/>
              <w:rtl/>
            </w:rPr>
          </w:rPrChange>
        </w:rPr>
        <w:t xml:space="preserve">ופקדתי</w:t>
      </w:r>
      <w:r>
        <w:rPr>
          <w:rStyle w:val="af2"/>
          <w:spacing w:val="0"/>
          <w:rtl/>
          <w:rPrChange w:id="9102" w:author="מנוע פסוקים" w:date="2026-10-05T16:38:40Z">
            <w:rPr>
              <w:spacing w:val="0"/>
              <w:rtl/>
            </w:rPr>
          </w:rPrChange>
        </w:rPr>
        <w:t xml:space="preserve"> </w:t>
      </w:r>
      <w:r>
        <w:rPr>
          <w:rStyle w:val="af2"/>
          <w:rFonts w:hint="cs"/>
          <w:spacing w:val="0"/>
          <w:rtl/>
          <w:rPrChange w:id="9103" w:author="מנוע פסוקים" w:date="2026-10-05T16:38:40Z">
            <w:rPr>
              <w:rFonts w:hint="cs"/>
              <w:spacing w:val="0"/>
              <w:rtl/>
            </w:rPr>
          </w:rPrChange>
        </w:rPr>
        <w:t xml:space="preserve">את</w:t>
      </w:r>
      <w:r>
        <w:rPr>
          <w:rStyle w:val="af2"/>
          <w:spacing w:val="0"/>
          <w:rtl/>
          <w:rPrChange w:id="9104" w:author="מנוע פסוקים" w:date="2026-10-05T16:38:40Z">
            <w:rPr>
              <w:spacing w:val="0"/>
              <w:rtl/>
            </w:rPr>
          </w:rPrChange>
        </w:rPr>
        <w:t xml:space="preserve"> </w:t>
      </w:r>
      <w:r>
        <w:rPr>
          <w:rStyle w:val="af2"/>
          <w:rFonts w:hint="cs"/>
          <w:spacing w:val="0"/>
          <w:rtl/>
          <w:rPrChange w:id="9105" w:author="מנוע פסוקים" w:date="2026-10-05T16:38:40Z">
            <w:rPr>
              <w:rFonts w:hint="cs"/>
              <w:spacing w:val="0"/>
              <w:rtl/>
            </w:rPr>
          </w:rPrChange>
        </w:rPr>
        <w:t xml:space="preserve">דמי</w:t>
      </w:r>
      <w:r>
        <w:rPr>
          <w:rStyle w:val="af2"/>
          <w:spacing w:val="0"/>
          <w:rtl/>
          <w:rPrChange w:id="9106" w:author="מנוע פסוקים" w:date="2026-10-05T16:38:40Z">
            <w:rPr>
              <w:spacing w:val="0"/>
              <w:rtl/>
            </w:rPr>
          </w:rPrChange>
        </w:rPr>
        <w:t xml:space="preserve"> </w:t>
      </w:r>
      <w:r>
        <w:rPr>
          <w:rStyle w:val="af2"/>
          <w:rFonts w:hint="cs"/>
          <w:spacing w:val="0"/>
          <w:rtl/>
          <w:rPrChange w:id="9107" w:author="מנוע פסוקים" w:date="2026-10-05T16:38:40Z">
            <w:rPr>
              <w:rFonts w:hint="cs"/>
              <w:spacing w:val="0"/>
              <w:rtl/>
            </w:rPr>
          </w:rPrChange>
        </w:rPr>
        <w:t xml:space="preserve">יזרעאל</w:t>
      </w:r>
      <w:r>
        <w:rPr>
          <w:rStyle w:val="af2"/>
          <w:spacing w:val="0"/>
          <w:rtl/>
          <w:rPrChange w:id="9108" w:author="מנוע פסוקים" w:date="2026-10-05T16:38:40Z">
            <w:rPr>
              <w:spacing w:val="0"/>
              <w:rtl/>
            </w:rPr>
          </w:rPrChange>
        </w:rPr>
        <w:t xml:space="preserve"> </w:t>
      </w:r>
      <w:r>
        <w:rPr>
          <w:rStyle w:val="af2"/>
          <w:rFonts w:hint="cs"/>
          <w:spacing w:val="0"/>
          <w:rtl/>
          <w:rPrChange w:id="9109" w:author="מנוע פסוקים" w:date="2026-10-05T16:38:40Z">
            <w:rPr>
              <w:rFonts w:hint="cs"/>
              <w:spacing w:val="0"/>
              <w:rtl/>
            </w:rPr>
          </w:rPrChange>
        </w:rPr>
        <w:t xml:space="preserve">על</w:t>
      </w:r>
      <w:r>
        <w:rPr>
          <w:rStyle w:val="af2"/>
          <w:spacing w:val="0"/>
          <w:rtl/>
          <w:rPrChange w:id="9110" w:author="מנוע פסוקים" w:date="2026-10-05T16:38:40Z">
            <w:rPr>
              <w:spacing w:val="0"/>
              <w:rtl/>
            </w:rPr>
          </w:rPrChange>
        </w:rPr>
        <w:t xml:space="preserve"> </w:t>
      </w:r>
      <w:r>
        <w:rPr>
          <w:rStyle w:val="af2"/>
          <w:rFonts w:hint="cs"/>
          <w:spacing w:val="0"/>
          <w:rtl/>
          <w:rPrChange w:id="9111" w:author="מנוע פסוקים" w:date="2026-10-05T16:38:40Z">
            <w:rPr>
              <w:rFonts w:hint="cs"/>
              <w:spacing w:val="0"/>
              <w:rtl/>
            </w:rPr>
          </w:rPrChange>
        </w:rPr>
        <w:t xml:space="preserve">בית</w:t>
      </w:r>
      <w:r>
        <w:rPr>
          <w:rStyle w:val="af2"/>
          <w:spacing w:val="0"/>
          <w:rtl/>
          <w:rPrChange w:id="9112" w:author="מנוע פסוקים" w:date="2026-10-05T16:38:40Z">
            <w:rPr>
              <w:spacing w:val="0"/>
              <w:rtl/>
            </w:rPr>
          </w:rPrChange>
        </w:rPr>
        <w:t xml:space="preserve"> </w:t>
      </w:r>
      <w:r>
        <w:rPr>
          <w:rStyle w:val="af2"/>
          <w:rFonts w:hint="cs"/>
          <w:spacing w:val="0"/>
          <w:rtl/>
          <w:rPrChange w:id="9113" w:author="מנוע פסוקים" w:date="2026-10-05T16:38:40Z">
            <w:rPr>
              <w:rFonts w:hint="cs"/>
              <w:spacing w:val="0"/>
              <w:rtl/>
            </w:rPr>
          </w:rPrChange>
        </w:rPr>
        <w:t xml:space="preserve">יהוא</w:t>
      </w:r>
      <w:r>
        <w:rPr>
          <w:rStyle w:val="af2"/>
          <w:spacing w:val="0"/>
          <w:rtl/>
          <w:rPrChange w:id="9114" w:author="מנוע פסוקים" w:date="2026-10-05T16:38:40Z">
            <w:rPr>
              <w:spacing w:val="0"/>
              <w:rtl/>
            </w:rPr>
          </w:rPrChange>
        </w:rPr>
        <w:t xml:space="preserve"> </w:t>
      </w:r>
      <w:r>
        <w:rPr>
          <w:rStyle w:val="af2"/>
          <w:rFonts w:hint="cs"/>
          <w:spacing w:val="0"/>
          <w:rtl/>
          <w:rPrChange w:id="9115" w:author="מנוע פסוקים" w:date="2026-10-05T16:38:40Z">
            <w:rPr>
              <w:rFonts w:hint="cs"/>
              <w:spacing w:val="0"/>
              <w:rtl/>
            </w:rPr>
          </w:rPrChange>
        </w:rPr>
        <w:t xml:space="preserve">והשבתי</w:t>
      </w:r>
      <w:r>
        <w:rPr>
          <w:rStyle w:val="af2"/>
          <w:spacing w:val="0"/>
          <w:rtl/>
          <w:rPrChange w:id="9116" w:author="מנוע פסוקים" w:date="2026-10-05T16:38:40Z">
            <w:rPr>
              <w:spacing w:val="0"/>
              <w:rtl/>
            </w:rPr>
          </w:rPrChange>
        </w:rPr>
        <w:t xml:space="preserve"> </w:t>
      </w:r>
      <w:r>
        <w:rPr>
          <w:rStyle w:val="af2"/>
          <w:rFonts w:hint="cs"/>
          <w:spacing w:val="0"/>
          <w:rtl/>
          <w:rPrChange w:id="9117" w:author="מנוע פסוקים" w:date="2026-10-05T16:38:40Z">
            <w:rPr>
              <w:rFonts w:hint="cs"/>
              <w:spacing w:val="0"/>
              <w:rtl/>
            </w:rPr>
          </w:rPrChange>
        </w:rPr>
        <w:t xml:space="preserve">ממלכות</w:t>
      </w:r>
      <w:r>
        <w:rPr>
          <w:rStyle w:val="af2"/>
          <w:spacing w:val="0"/>
          <w:rtl/>
          <w:rPrChange w:id="9118" w:author="מנוע פסוקים" w:date="2026-10-05T16:38:40Z">
            <w:rPr>
              <w:spacing w:val="0"/>
              <w:rtl/>
            </w:rPr>
          </w:rPrChange>
        </w:rPr>
        <w:t xml:space="preserve"> </w:t>
      </w:r>
      <w:r>
        <w:rPr>
          <w:rStyle w:val="af2"/>
          <w:rFonts w:hint="cs"/>
          <w:spacing w:val="0"/>
          <w:rtl/>
          <w:rPrChange w:id="9119" w:author="מנוע פסוקים" w:date="2026-10-05T16:38:40Z">
            <w:rPr>
              <w:rFonts w:hint="cs"/>
              <w:spacing w:val="0"/>
              <w:rtl/>
            </w:rPr>
          </w:rPrChange>
        </w:rPr>
        <w:t xml:space="preserve">בית</w:t>
      </w:r>
      <w:r>
        <w:rPr>
          <w:rStyle w:val="af2"/>
          <w:spacing w:val="0"/>
          <w:rtl/>
          <w:rPrChange w:id="9120" w:author="מנוע פסוקים" w:date="2026-10-05T16:38:40Z">
            <w:rPr>
              <w:spacing w:val="0"/>
              <w:rtl/>
            </w:rPr>
          </w:rPrChange>
        </w:rPr>
        <w:t xml:space="preserve"> </w:t>
      </w:r>
      <w:r>
        <w:rPr>
          <w:rStyle w:val="af2"/>
          <w:rFonts w:hint="cs"/>
          <w:spacing w:val="0"/>
          <w:rtl/>
          <w:rPrChange w:id="9121" w:author="מנוע פסוקים" w:date="2026-10-05T16:38:40Z">
            <w:rPr>
              <w:rFonts w:hint="cs"/>
              <w:spacing w:val="0"/>
              <w:rtl/>
            </w:rPr>
          </w:rPrChange>
        </w:rPr>
        <w:t xml:space="preserve">ישראל</w:t>
      </w:r>
      <w:r>
        <w:rPr>
          <w:rFonts w:hint="cs"/>
          <w:spacing w:val="0"/>
          <w:rtl/>
        </w:rPr>
        <w:t xml:space="preserve">,</w:t>
      </w:r>
      <w:r w:rsidRPr="007435EB">
        <w:rPr>
          <w:spacing w:val="0"/>
          <w:rtl/>
        </w:rPr>
        <w:t xml:space="preserve"> </w:t>
      </w:r>
      <w:r>
        <w:rPr>
          <w:rStyle w:val="af2"/>
          <w:rFonts w:hint="cs"/>
          <w:spacing w:val="0"/>
          <w:rtl/>
          <w:rPrChange w:id="9122" w:author="מנוע פסוקים" w:date="2026-10-05T16:38:40Z">
            <w:rPr>
              <w:rFonts w:hint="cs"/>
              <w:spacing w:val="0"/>
              <w:rtl/>
            </w:rPr>
          </w:rPrChange>
        </w:rPr>
        <w:t xml:space="preserve">ותהר</w:t>
      </w:r>
      <w:r>
        <w:rPr>
          <w:rStyle w:val="af2"/>
          <w:spacing w:val="0"/>
          <w:rtl/>
          <w:rPrChange w:id="9123" w:author="מנוע פסוקים" w:date="2026-10-05T16:38:40Z">
            <w:rPr>
              <w:spacing w:val="0"/>
              <w:rtl/>
            </w:rPr>
          </w:rPrChange>
        </w:rPr>
        <w:t xml:space="preserve"> </w:t>
      </w:r>
      <w:r>
        <w:rPr>
          <w:rStyle w:val="af2"/>
          <w:rFonts w:hint="cs"/>
          <w:spacing w:val="0"/>
          <w:rtl/>
          <w:rPrChange w:id="9124" w:author="מנוע פסוקים" w:date="2026-10-05T16:38:40Z">
            <w:rPr>
              <w:rFonts w:hint="cs"/>
              <w:spacing w:val="0"/>
              <w:rtl/>
            </w:rPr>
          </w:rPrChange>
        </w:rPr>
        <w:t xml:space="preserve">עוד</w:t>
      </w:r>
      <w:r>
        <w:rPr>
          <w:rStyle w:val="af2"/>
          <w:spacing w:val="0"/>
          <w:rtl/>
          <w:rPrChange w:id="9125" w:author="מנוע פסוקים" w:date="2026-10-05T16:38:40Z">
            <w:rPr>
              <w:spacing w:val="0"/>
              <w:rtl/>
            </w:rPr>
          </w:rPrChange>
        </w:rPr>
        <w:t xml:space="preserve"> </w:t>
      </w:r>
      <w:r>
        <w:rPr>
          <w:rStyle w:val="af2"/>
          <w:rFonts w:hint="cs"/>
          <w:spacing w:val="0"/>
          <w:rtl/>
          <w:rPrChange w:id="9126" w:author="מנוע פסוקים" w:date="2026-10-05T16:38:40Z">
            <w:rPr>
              <w:rFonts w:hint="cs"/>
              <w:spacing w:val="0"/>
              <w:rtl/>
            </w:rPr>
          </w:rPrChange>
        </w:rPr>
        <w:t xml:space="preserve">ותלד</w:t>
      </w:r>
      <w:r>
        <w:rPr>
          <w:rStyle w:val="af2"/>
          <w:spacing w:val="0"/>
          <w:rtl/>
          <w:rPrChange w:id="9127" w:author="מנוע פסוקים" w:date="2026-10-05T16:38:40Z">
            <w:rPr>
              <w:spacing w:val="0"/>
              <w:rtl/>
            </w:rPr>
          </w:rPrChange>
        </w:rPr>
        <w:t xml:space="preserve"> </w:t>
      </w:r>
      <w:r>
        <w:rPr>
          <w:rStyle w:val="af2"/>
          <w:rFonts w:hint="cs"/>
          <w:spacing w:val="0"/>
          <w:rtl/>
          <w:rPrChange w:id="9128" w:author="מנוע פסוקים" w:date="2026-10-05T16:38:40Z">
            <w:rPr>
              <w:rFonts w:hint="cs"/>
              <w:spacing w:val="0"/>
              <w:rtl/>
            </w:rPr>
          </w:rPrChange>
        </w:rPr>
        <w:t xml:space="preserve">בת</w:t>
      </w:r>
      <w:r>
        <w:rPr>
          <w:rStyle w:val="af2"/>
          <w:spacing w:val="0"/>
          <w:rtl/>
          <w:rPrChange w:id="9129" w:author="מנוע פסוקים" w:date="2026-10-05T16:38:40Z">
            <w:rPr>
              <w:spacing w:val="0"/>
              <w:rtl/>
            </w:rPr>
          </w:rPrChange>
        </w:rPr>
        <w:t xml:space="preserve"> </w:t>
      </w:r>
      <w:r>
        <w:rPr>
          <w:rStyle w:val="af2"/>
          <w:rFonts w:hint="cs"/>
          <w:spacing w:val="0"/>
          <w:rtl/>
          <w:rPrChange w:id="9130" w:author="מנוע פסוקים" w:date="2026-10-05T16:38:40Z">
            <w:rPr>
              <w:rFonts w:hint="cs"/>
              <w:spacing w:val="0"/>
              <w:rtl/>
            </w:rPr>
          </w:rPrChange>
        </w:rPr>
        <w:t xml:space="preserve">ויאמר</w:t>
      </w:r>
      <w:r>
        <w:rPr>
          <w:rStyle w:val="af2"/>
          <w:spacing w:val="0"/>
          <w:rtl/>
          <w:rPrChange w:id="9131" w:author="מנוע פסוקים" w:date="2026-10-05T16:38:40Z">
            <w:rPr>
              <w:spacing w:val="0"/>
              <w:rtl/>
            </w:rPr>
          </w:rPrChange>
        </w:rPr>
        <w:t xml:space="preserve"> </w:t>
      </w:r>
      <w:r>
        <w:rPr>
          <w:rStyle w:val="af2"/>
          <w:rFonts w:hint="cs"/>
          <w:spacing w:val="0"/>
          <w:rtl/>
          <w:rPrChange w:id="9132" w:author="מנוע פסוקים" w:date="2026-10-05T16:38:40Z">
            <w:rPr>
              <w:rFonts w:hint="cs"/>
              <w:spacing w:val="0"/>
              <w:rtl/>
            </w:rPr>
          </w:rPrChange>
        </w:rPr>
        <w:t xml:space="preserve">לו</w:t>
      </w:r>
      <w:r>
        <w:rPr>
          <w:rStyle w:val="af2"/>
          <w:spacing w:val="0"/>
          <w:rtl/>
          <w:rPrChange w:id="9133" w:author="מנוע פסוקים" w:date="2026-10-05T16:38:40Z">
            <w:rPr>
              <w:spacing w:val="0"/>
              <w:rtl/>
            </w:rPr>
          </w:rPrChange>
        </w:rPr>
        <w:t xml:space="preserve"> </w:t>
      </w:r>
      <w:r>
        <w:rPr>
          <w:rStyle w:val="af2"/>
          <w:rFonts w:hint="cs"/>
          <w:spacing w:val="0"/>
          <w:rtl/>
          <w:rPrChange w:id="9134" w:author="מנוע פסוקים" w:date="2026-10-05T16:38:40Z">
            <w:rPr>
              <w:rFonts w:hint="cs"/>
              <w:spacing w:val="0"/>
              <w:rtl/>
            </w:rPr>
          </w:rPrChange>
        </w:rPr>
        <w:t xml:space="preserve">קרא</w:t>
      </w:r>
      <w:r>
        <w:rPr>
          <w:rStyle w:val="af2"/>
          <w:spacing w:val="0"/>
          <w:rtl/>
          <w:rPrChange w:id="9135" w:author="מנוע פסוקים" w:date="2026-10-05T16:38:40Z">
            <w:rPr>
              <w:spacing w:val="0"/>
              <w:rtl/>
            </w:rPr>
          </w:rPrChange>
        </w:rPr>
        <w:t xml:space="preserve"> </w:t>
      </w:r>
      <w:r>
        <w:rPr>
          <w:rStyle w:val="af2"/>
          <w:rFonts w:hint="cs"/>
          <w:spacing w:val="0"/>
          <w:rtl/>
          <w:rPrChange w:id="9136" w:author="מנוע פסוקים" w:date="2026-10-05T16:38:40Z">
            <w:rPr>
              <w:rFonts w:hint="cs"/>
              <w:spacing w:val="0"/>
              <w:rtl/>
            </w:rPr>
          </w:rPrChange>
        </w:rPr>
        <w:t xml:space="preserve">שמה</w:t>
      </w:r>
      <w:r>
        <w:rPr>
          <w:rStyle w:val="af2"/>
          <w:spacing w:val="0"/>
          <w:rtl/>
          <w:rPrChange w:id="9137" w:author="מנוע פסוקים" w:date="2026-10-05T16:38:40Z">
            <w:rPr>
              <w:spacing w:val="0"/>
              <w:rtl/>
            </w:rPr>
          </w:rPrChange>
        </w:rPr>
        <w:t xml:space="preserve"> </w:t>
      </w:r>
      <w:r>
        <w:rPr>
          <w:rStyle w:val="af2"/>
          <w:rFonts w:hint="cs"/>
          <w:spacing w:val="0"/>
          <w:rtl/>
          <w:rPrChange w:id="9138" w:author="מנוע פסוקים" w:date="2026-10-05T16:38:40Z">
            <w:rPr>
              <w:rFonts w:hint="cs"/>
              <w:spacing w:val="0"/>
              <w:rtl/>
            </w:rPr>
          </w:rPrChange>
        </w:rPr>
        <w:t xml:space="preserve">לא</w:t>
      </w:r>
      <w:r>
        <w:rPr>
          <w:rStyle w:val="af2"/>
          <w:spacing w:val="0"/>
          <w:rtl/>
          <w:rPrChange w:id="9139" w:author="מנוע פסוקים" w:date="2026-10-05T16:38:40Z">
            <w:rPr>
              <w:spacing w:val="0"/>
              <w:rtl/>
            </w:rPr>
          </w:rPrChange>
        </w:rPr>
        <w:t xml:space="preserve"> </w:t>
      </w:r>
      <w:r>
        <w:rPr>
          <w:rStyle w:val="af2"/>
          <w:rFonts w:hint="cs"/>
          <w:spacing w:val="0"/>
          <w:rtl/>
          <w:rPrChange w:id="9140" w:author="מנוע פסוקים" w:date="2026-10-05T16:38:40Z">
            <w:rPr>
              <w:rFonts w:hint="cs"/>
              <w:spacing w:val="0"/>
              <w:rtl/>
            </w:rPr>
          </w:rPrChange>
        </w:rPr>
        <w:t xml:space="preserve">רחמה</w:t>
      </w:r>
      <w:r>
        <w:rPr>
          <w:rStyle w:val="af2"/>
          <w:spacing w:val="0"/>
          <w:rtl/>
          <w:rPrChange w:id="9141" w:author="מנוע פסוקים" w:date="2026-10-05T16:38:40Z">
            <w:rPr>
              <w:spacing w:val="0"/>
              <w:rtl/>
            </w:rPr>
          </w:rPrChange>
        </w:rPr>
        <w:t xml:space="preserve"> </w:t>
      </w:r>
      <w:r>
        <w:rPr>
          <w:rStyle w:val="af2"/>
          <w:rFonts w:hint="cs"/>
          <w:spacing w:val="0"/>
          <w:rtl/>
          <w:rPrChange w:id="9142" w:author="מנוע פסוקים" w:date="2026-10-05T16:38:40Z">
            <w:rPr>
              <w:rFonts w:hint="cs"/>
              <w:spacing w:val="0"/>
              <w:rtl/>
            </w:rPr>
          </w:rPrChange>
        </w:rPr>
        <w:t xml:space="preserve">כי</w:t>
      </w:r>
      <w:r>
        <w:rPr>
          <w:rStyle w:val="af2"/>
          <w:spacing w:val="0"/>
          <w:rtl/>
          <w:rPrChange w:id="9143" w:author="מנוע פסוקים" w:date="2026-10-05T16:38:40Z">
            <w:rPr>
              <w:spacing w:val="0"/>
              <w:rtl/>
            </w:rPr>
          </w:rPrChange>
        </w:rPr>
        <w:t xml:space="preserve"> </w:t>
      </w:r>
      <w:r>
        <w:rPr>
          <w:rStyle w:val="af2"/>
          <w:rFonts w:hint="cs"/>
          <w:spacing w:val="0"/>
          <w:rtl/>
          <w:rPrChange w:id="9144" w:author="מנוע פסוקים" w:date="2026-10-05T16:38:40Z">
            <w:rPr>
              <w:rFonts w:hint="cs"/>
              <w:spacing w:val="0"/>
              <w:rtl/>
            </w:rPr>
          </w:rPrChange>
        </w:rPr>
        <w:t xml:space="preserve">לא</w:t>
      </w:r>
      <w:r>
        <w:rPr>
          <w:rStyle w:val="af2"/>
          <w:spacing w:val="0"/>
          <w:rtl/>
          <w:rPrChange w:id="9145" w:author="מנוע פסוקים" w:date="2026-10-05T16:38:40Z">
            <w:rPr>
              <w:spacing w:val="0"/>
              <w:rtl/>
            </w:rPr>
          </w:rPrChange>
        </w:rPr>
        <w:t xml:space="preserve"> </w:t>
      </w:r>
      <w:r>
        <w:rPr>
          <w:rStyle w:val="af2"/>
          <w:rFonts w:hint="cs"/>
          <w:spacing w:val="0"/>
          <w:rtl/>
          <w:rPrChange w:id="9146" w:author="מנוע פסוקים" w:date="2026-10-05T16:38:40Z">
            <w:rPr>
              <w:rFonts w:hint="cs"/>
              <w:spacing w:val="0"/>
              <w:rtl/>
            </w:rPr>
          </w:rPrChange>
        </w:rPr>
        <w:t xml:space="preserve">אוסיף</w:t>
      </w:r>
      <w:r>
        <w:rPr>
          <w:rStyle w:val="af2"/>
          <w:spacing w:val="0"/>
          <w:rtl/>
          <w:rPrChange w:id="9147" w:author="מנוע פסוקים" w:date="2026-10-05T16:38:40Z">
            <w:rPr>
              <w:spacing w:val="0"/>
              <w:rtl/>
            </w:rPr>
          </w:rPrChange>
        </w:rPr>
        <w:t xml:space="preserve"> </w:t>
      </w:r>
      <w:r>
        <w:rPr>
          <w:rStyle w:val="af2"/>
          <w:rFonts w:hint="cs"/>
          <w:spacing w:val="0"/>
          <w:rtl/>
          <w:rPrChange w:id="9148" w:author="מנוע פסוקים" w:date="2026-10-05T16:38:40Z">
            <w:rPr>
              <w:rFonts w:hint="cs"/>
              <w:spacing w:val="0"/>
              <w:rtl/>
            </w:rPr>
          </w:rPrChange>
        </w:rPr>
        <w:t xml:space="preserve">עוד</w:t>
      </w:r>
      <w:r>
        <w:rPr>
          <w:rStyle w:val="af2"/>
          <w:spacing w:val="0"/>
          <w:rtl/>
          <w:rPrChange w:id="9149" w:author="מנוע פסוקים" w:date="2026-10-05T16:38:40Z">
            <w:rPr>
              <w:spacing w:val="0"/>
              <w:rtl/>
            </w:rPr>
          </w:rPrChange>
        </w:rPr>
        <w:t xml:space="preserve"> </w:t>
      </w:r>
      <w:r>
        <w:rPr>
          <w:rStyle w:val="af2"/>
          <w:rFonts w:hint="cs"/>
          <w:spacing w:val="0"/>
          <w:rtl/>
          <w:rPrChange w:id="9150" w:author="מנוע פסוקים" w:date="2026-10-05T16:38:40Z">
            <w:rPr>
              <w:rFonts w:hint="cs"/>
              <w:spacing w:val="0"/>
              <w:rtl/>
            </w:rPr>
          </w:rPrChange>
        </w:rPr>
        <w:t xml:space="preserve">ארחם</w:t>
      </w:r>
      <w:r>
        <w:rPr>
          <w:rStyle w:val="af2"/>
          <w:spacing w:val="0"/>
          <w:rtl/>
          <w:rPrChange w:id="9151" w:author="מנוע פסוקים" w:date="2026-10-05T16:38:40Z">
            <w:rPr>
              <w:spacing w:val="0"/>
              <w:rtl/>
            </w:rPr>
          </w:rPrChange>
        </w:rPr>
        <w:t xml:space="preserve"> </w:t>
      </w:r>
      <w:r>
        <w:rPr>
          <w:rStyle w:val="af2"/>
          <w:rFonts w:hint="cs"/>
          <w:spacing w:val="0"/>
          <w:rtl/>
          <w:rPrChange w:id="9152" w:author="מנוע פסוקים" w:date="2026-10-05T16:38:40Z">
            <w:rPr>
              <w:rFonts w:hint="cs"/>
              <w:spacing w:val="0"/>
              <w:rtl/>
            </w:rPr>
          </w:rPrChange>
        </w:rPr>
        <w:t xml:space="preserve">את</w:t>
      </w:r>
      <w:r>
        <w:rPr>
          <w:rStyle w:val="af2"/>
          <w:spacing w:val="0"/>
          <w:rtl/>
          <w:rPrChange w:id="9153" w:author="מנוע פסוקים" w:date="2026-10-05T16:38:40Z">
            <w:rPr>
              <w:spacing w:val="0"/>
              <w:rtl/>
            </w:rPr>
          </w:rPrChange>
        </w:rPr>
        <w:t xml:space="preserve"> </w:t>
      </w:r>
      <w:r>
        <w:rPr>
          <w:rStyle w:val="af2"/>
          <w:rFonts w:hint="cs"/>
          <w:spacing w:val="0"/>
          <w:rtl/>
          <w:rPrChange w:id="9154" w:author="מנוע פסוקים" w:date="2026-10-05T16:38:40Z">
            <w:rPr>
              <w:rFonts w:hint="cs"/>
              <w:spacing w:val="0"/>
              <w:rtl/>
            </w:rPr>
          </w:rPrChange>
        </w:rPr>
        <w:t xml:space="preserve">בית</w:t>
      </w:r>
      <w:r>
        <w:rPr>
          <w:rStyle w:val="af2"/>
          <w:spacing w:val="0"/>
          <w:rtl/>
          <w:rPrChange w:id="9155" w:author="מנוע פסוקים" w:date="2026-10-05T16:38:40Z">
            <w:rPr>
              <w:spacing w:val="0"/>
              <w:rtl/>
            </w:rPr>
          </w:rPrChange>
        </w:rPr>
        <w:t xml:space="preserve"> </w:t>
      </w:r>
      <w:r>
        <w:rPr>
          <w:rStyle w:val="af2"/>
          <w:rFonts w:hint="cs"/>
          <w:spacing w:val="0"/>
          <w:rtl/>
          <w:rPrChange w:id="9156" w:author="מנוע פסוקים" w:date="2026-10-05T16:38:40Z">
            <w:rPr>
              <w:rFonts w:hint="cs"/>
              <w:spacing w:val="0"/>
              <w:rtl/>
            </w:rPr>
          </w:rPrChange>
        </w:rPr>
        <w:t xml:space="preserve">ישראל</w:t>
      </w:r>
      <w:r>
        <w:rPr>
          <w:rStyle w:val="af2"/>
          <w:spacing w:val="0"/>
          <w:rtl/>
          <w:rPrChange w:id="9157" w:author="מנוע פסוקים" w:date="2026-10-05T16:38:40Z">
            <w:rPr>
              <w:spacing w:val="0"/>
              <w:rtl/>
            </w:rPr>
          </w:rPrChange>
        </w:rPr>
        <w:t xml:space="preserve"> </w:t>
      </w:r>
      <w:r>
        <w:rPr>
          <w:rStyle w:val="af2"/>
          <w:rFonts w:hint="cs"/>
          <w:spacing w:val="0"/>
          <w:rtl/>
          <w:rPrChange w:id="9158" w:author="מנוע פסוקים" w:date="2026-10-05T16:38:40Z">
            <w:rPr>
              <w:rFonts w:hint="cs"/>
              <w:spacing w:val="0"/>
              <w:rtl/>
            </w:rPr>
          </w:rPrChange>
        </w:rPr>
        <w:t xml:space="preserve">כי</w:t>
      </w:r>
      <w:r>
        <w:rPr>
          <w:rStyle w:val="af2"/>
          <w:spacing w:val="0"/>
          <w:rtl/>
          <w:rPrChange w:id="9159" w:author="מנוע פסוקים" w:date="2026-10-05T16:38:40Z">
            <w:rPr>
              <w:spacing w:val="0"/>
              <w:rtl/>
            </w:rPr>
          </w:rPrChange>
        </w:rPr>
        <w:t xml:space="preserve"> </w:t>
      </w:r>
      <w:r>
        <w:rPr>
          <w:rStyle w:val="af2"/>
          <w:rFonts w:hint="cs"/>
          <w:spacing w:val="0"/>
          <w:rtl/>
          <w:rPrChange w:id="9160" w:author="מנוע פסוקים" w:date="2026-10-05T16:38:40Z">
            <w:rPr>
              <w:rFonts w:hint="cs"/>
              <w:spacing w:val="0"/>
              <w:rtl/>
            </w:rPr>
          </w:rPrChange>
        </w:rPr>
        <w:t xml:space="preserve">נשא</w:t>
      </w:r>
      <w:r>
        <w:rPr>
          <w:rStyle w:val="af2"/>
          <w:spacing w:val="0"/>
          <w:rtl/>
          <w:rPrChange w:id="9161" w:author="מנוע פסוקים" w:date="2026-10-05T16:38:40Z">
            <w:rPr>
              <w:spacing w:val="0"/>
              <w:rtl/>
            </w:rPr>
          </w:rPrChange>
        </w:rPr>
        <w:t xml:space="preserve"> </w:t>
      </w:r>
      <w:r>
        <w:rPr>
          <w:rStyle w:val="af2"/>
          <w:rFonts w:hint="cs"/>
          <w:spacing w:val="0"/>
          <w:rtl/>
          <w:rPrChange w:id="9162" w:author="מנוע פסוקים" w:date="2026-10-05T16:38:40Z">
            <w:rPr>
              <w:rFonts w:hint="cs"/>
              <w:spacing w:val="0"/>
              <w:rtl/>
            </w:rPr>
          </w:rPrChange>
        </w:rPr>
        <w:t xml:space="preserve">אשא</w:t>
      </w:r>
      <w:r>
        <w:rPr>
          <w:rStyle w:val="af2"/>
          <w:spacing w:val="0"/>
          <w:rtl/>
          <w:rPrChange w:id="9163" w:author="מנוע פסוקים" w:date="2026-10-05T16:38:40Z">
            <w:rPr>
              <w:spacing w:val="0"/>
              <w:rtl/>
            </w:rPr>
          </w:rPrChange>
        </w:rPr>
        <w:t xml:space="preserve"> </w:t>
      </w:r>
      <w:r>
        <w:rPr>
          <w:rStyle w:val="af2"/>
          <w:rFonts w:hint="cs"/>
          <w:spacing w:val="0"/>
          <w:rtl/>
          <w:rPrChange w:id="9164" w:author="מנוע פסוקים" w:date="2026-10-05T16:38:40Z">
            <w:rPr>
              <w:rFonts w:hint="cs"/>
              <w:spacing w:val="0"/>
              <w:rtl/>
            </w:rPr>
          </w:rPrChange>
        </w:rPr>
        <w:t xml:space="preserve">להם</w:t>
      </w:r>
      <w:r>
        <w:rPr>
          <w:rFonts w:hint="cs"/>
          <w:spacing w:val="0"/>
          <w:rtl/>
        </w:rPr>
        <w:t xml:space="preserve">,</w:t>
      </w:r>
      <w:r w:rsidRPr="007435EB">
        <w:rPr>
          <w:spacing w:val="0"/>
          <w:rtl/>
        </w:rPr>
        <w:t xml:space="preserve"> </w:t>
      </w:r>
      <w:r w:rsidRPr="007435EB">
        <w:rPr>
          <w:rFonts w:hint="cs"/>
          <w:spacing w:val="0"/>
          <w:rtl/>
        </w:rPr>
        <w:t>ותהר</w:t>
      </w:r>
      <w:r w:rsidRPr="007435EB">
        <w:rPr>
          <w:spacing w:val="0"/>
          <w:rtl/>
        </w:rPr>
        <w:t xml:space="preserve"> </w:t>
      </w:r>
      <w:r w:rsidRPr="007435EB">
        <w:rPr>
          <w:rFonts w:hint="cs"/>
          <w:spacing w:val="0"/>
          <w:rtl/>
        </w:rPr>
        <w:t>ותלד</w:t>
      </w:r>
      <w:r w:rsidRPr="007435EB">
        <w:rPr>
          <w:spacing w:val="0"/>
          <w:rtl/>
        </w:rPr>
        <w:t xml:space="preserve"> </w:t>
      </w:r>
      <w:r w:rsidRPr="007435EB">
        <w:rPr>
          <w:rFonts w:hint="cs"/>
          <w:spacing w:val="0"/>
          <w:rtl/>
        </w:rPr>
        <w:t>בן</w:t>
      </w:r>
      <w:r w:rsidRPr="007435EB">
        <w:rPr>
          <w:spacing w:val="0"/>
          <w:rtl/>
        </w:rPr>
        <w:t xml:space="preserve"> </w:t>
      </w:r>
      <w:r>
        <w:rPr>
          <w:rStyle w:val="af2"/>
          <w:rFonts w:hint="cs"/>
          <w:spacing w:val="0"/>
          <w:rtl/>
          <w:rPrChange w:id="9165" w:author="מנוע פסוקים" w:date="2026-10-05T16:38:40Z">
            <w:rPr>
              <w:rFonts w:hint="cs"/>
              <w:spacing w:val="0"/>
              <w:rtl/>
            </w:rPr>
          </w:rPrChange>
        </w:rPr>
        <w:t xml:space="preserve">ויאמר</w:t>
      </w:r>
      <w:r>
        <w:rPr>
          <w:rStyle w:val="af2"/>
          <w:spacing w:val="0"/>
          <w:rtl/>
          <w:rPrChange w:id="9166" w:author="מנוע פסוקים" w:date="2026-10-05T16:38:40Z">
            <w:rPr>
              <w:spacing w:val="0"/>
              <w:rtl/>
            </w:rPr>
          </w:rPrChange>
        </w:rPr>
        <w:t xml:space="preserve"> </w:t>
      </w:r>
      <w:r>
        <w:rPr>
          <w:rStyle w:val="af2"/>
          <w:rFonts w:hint="cs"/>
          <w:spacing w:val="0"/>
          <w:rtl/>
          <w:rPrChange w:id="9167" w:author="מנוע פסוקים" w:date="2026-10-05T16:38:40Z">
            <w:rPr>
              <w:rFonts w:hint="cs"/>
              <w:spacing w:val="0"/>
              <w:rtl/>
            </w:rPr>
          </w:rPrChange>
        </w:rPr>
        <w:t xml:space="preserve">קרא</w:t>
      </w:r>
      <w:r>
        <w:rPr>
          <w:rStyle w:val="af2"/>
          <w:spacing w:val="0"/>
          <w:rtl/>
          <w:rPrChange w:id="9168" w:author="מנוע פסוקים" w:date="2026-10-05T16:38:40Z">
            <w:rPr>
              <w:spacing w:val="0"/>
              <w:rtl/>
            </w:rPr>
          </w:rPrChange>
        </w:rPr>
        <w:t xml:space="preserve"> </w:t>
      </w:r>
      <w:r>
        <w:rPr>
          <w:rStyle w:val="af2"/>
          <w:rFonts w:hint="cs"/>
          <w:spacing w:val="0"/>
          <w:rtl/>
          <w:rPrChange w:id="9169" w:author="מנוע פסוקים" w:date="2026-10-05T16:38:40Z">
            <w:rPr>
              <w:rFonts w:hint="cs"/>
              <w:spacing w:val="0"/>
              <w:rtl/>
            </w:rPr>
          </w:rPrChange>
        </w:rPr>
        <w:t xml:space="preserve">שמו</w:t>
      </w:r>
      <w:r>
        <w:rPr>
          <w:rStyle w:val="af2"/>
          <w:spacing w:val="0"/>
          <w:rtl/>
          <w:rPrChange w:id="9170" w:author="מנוע פסוקים" w:date="2026-10-05T16:38:40Z">
            <w:rPr>
              <w:spacing w:val="0"/>
              <w:rtl/>
            </w:rPr>
          </w:rPrChange>
        </w:rPr>
        <w:t xml:space="preserve"> </w:t>
      </w:r>
      <w:r>
        <w:rPr>
          <w:rStyle w:val="af2"/>
          <w:rFonts w:hint="cs"/>
          <w:spacing w:val="0"/>
          <w:rtl/>
          <w:rPrChange w:id="9171" w:author="מנוע פסוקים" w:date="2026-10-05T16:38:40Z">
            <w:rPr>
              <w:rFonts w:hint="cs"/>
              <w:spacing w:val="0"/>
              <w:rtl/>
            </w:rPr>
          </w:rPrChange>
        </w:rPr>
        <w:t xml:space="preserve">לא</w:t>
      </w:r>
      <w:r>
        <w:rPr>
          <w:rStyle w:val="af2"/>
          <w:spacing w:val="0"/>
          <w:rtl/>
          <w:rPrChange w:id="9172" w:author="מנוע פסוקים" w:date="2026-10-05T16:38:40Z">
            <w:rPr>
              <w:spacing w:val="0"/>
              <w:rtl/>
            </w:rPr>
          </w:rPrChange>
        </w:rPr>
        <w:t xml:space="preserve"> </w:t>
      </w:r>
      <w:r>
        <w:rPr>
          <w:rStyle w:val="af2"/>
          <w:rFonts w:hint="cs"/>
          <w:spacing w:val="0"/>
          <w:rtl/>
          <w:rPrChange w:id="9173" w:author="מנוע פסוקים" w:date="2026-10-05T16:38:40Z">
            <w:rPr>
              <w:rFonts w:hint="cs"/>
              <w:spacing w:val="0"/>
              <w:rtl/>
            </w:rPr>
          </w:rPrChange>
        </w:rPr>
        <w:t xml:space="preserve">עמי</w:t>
      </w:r>
      <w:r>
        <w:rPr>
          <w:rStyle w:val="af2"/>
          <w:spacing w:val="0"/>
          <w:rtl/>
          <w:rPrChange w:id="9174" w:author="מנוע פסוקים" w:date="2026-10-05T16:38:40Z">
            <w:rPr>
              <w:spacing w:val="0"/>
              <w:rtl/>
            </w:rPr>
          </w:rPrChange>
        </w:rPr>
        <w:t xml:space="preserve"> </w:t>
      </w:r>
      <w:r>
        <w:rPr>
          <w:rStyle w:val="af2"/>
          <w:rFonts w:hint="cs"/>
          <w:spacing w:val="0"/>
          <w:rtl/>
          <w:rPrChange w:id="9175" w:author="מנוע פסוקים" w:date="2026-10-05T16:38:40Z">
            <w:rPr>
              <w:rFonts w:hint="cs"/>
              <w:spacing w:val="0"/>
              <w:rtl/>
            </w:rPr>
          </w:rPrChange>
        </w:rPr>
        <w:t xml:space="preserve">כי</w:t>
      </w:r>
      <w:r>
        <w:rPr>
          <w:rStyle w:val="af2"/>
          <w:spacing w:val="0"/>
          <w:rtl/>
          <w:rPrChange w:id="9176" w:author="מנוע פסוקים" w:date="2026-10-05T16:38:40Z">
            <w:rPr>
              <w:spacing w:val="0"/>
              <w:rtl/>
            </w:rPr>
          </w:rPrChange>
        </w:rPr>
        <w:t xml:space="preserve"> </w:t>
      </w:r>
      <w:r>
        <w:rPr>
          <w:rStyle w:val="af2"/>
          <w:rFonts w:hint="cs"/>
          <w:spacing w:val="0"/>
          <w:rtl/>
          <w:rPrChange w:id="9177" w:author="מנוע פסוקים" w:date="2026-10-05T16:38:40Z">
            <w:rPr>
              <w:rFonts w:hint="cs"/>
              <w:spacing w:val="0"/>
              <w:rtl/>
            </w:rPr>
          </w:rPrChange>
        </w:rPr>
        <w:t xml:space="preserve">אתם</w:t>
      </w:r>
      <w:r>
        <w:rPr>
          <w:rStyle w:val="af2"/>
          <w:spacing w:val="0"/>
          <w:rtl/>
          <w:rPrChange w:id="9178" w:author="מנוע פסוקים" w:date="2026-10-05T16:38:40Z">
            <w:rPr>
              <w:spacing w:val="0"/>
              <w:rtl/>
            </w:rPr>
          </w:rPrChange>
        </w:rPr>
        <w:t xml:space="preserve"> </w:t>
      </w:r>
      <w:r>
        <w:rPr>
          <w:rStyle w:val="af2"/>
          <w:rFonts w:hint="cs"/>
          <w:spacing w:val="0"/>
          <w:rtl/>
          <w:rPrChange w:id="9179" w:author="מנוע פסוקים" w:date="2026-10-05T16:38:40Z">
            <w:rPr>
              <w:rFonts w:hint="cs"/>
              <w:spacing w:val="0"/>
              <w:rtl/>
            </w:rPr>
          </w:rPrChange>
        </w:rPr>
        <w:t xml:space="preserve">לא</w:t>
      </w:r>
      <w:r>
        <w:rPr>
          <w:rStyle w:val="af2"/>
          <w:spacing w:val="0"/>
          <w:rtl/>
          <w:rPrChange w:id="9180" w:author="מנוע פסוקים" w:date="2026-10-05T16:38:40Z">
            <w:rPr>
              <w:spacing w:val="0"/>
              <w:rtl/>
            </w:rPr>
          </w:rPrChange>
        </w:rPr>
        <w:t xml:space="preserve"> </w:t>
      </w:r>
      <w:r>
        <w:rPr>
          <w:rStyle w:val="af2"/>
          <w:rFonts w:hint="cs"/>
          <w:spacing w:val="0"/>
          <w:rtl/>
          <w:rPrChange w:id="9181" w:author="מנוע פסוקים" w:date="2026-10-05T16:38:40Z">
            <w:rPr>
              <w:rFonts w:hint="cs"/>
              <w:spacing w:val="0"/>
              <w:rtl/>
            </w:rPr>
          </w:rPrChange>
        </w:rPr>
        <w:t xml:space="preserve">עמי</w:t>
      </w:r>
      <w:r>
        <w:rPr>
          <w:rStyle w:val="af2"/>
          <w:spacing w:val="0"/>
          <w:rtl/>
          <w:rPrChange w:id="9182" w:author="מנוע פסוקים" w:date="2026-10-05T16:38:40Z">
            <w:rPr>
              <w:spacing w:val="0"/>
              <w:rtl/>
            </w:rPr>
          </w:rPrChange>
        </w:rPr>
        <w:t xml:space="preserve"> </w:t>
      </w:r>
      <w:r>
        <w:rPr>
          <w:rStyle w:val="af2"/>
          <w:rFonts w:hint="cs"/>
          <w:spacing w:val="0"/>
          <w:rtl/>
          <w:rPrChange w:id="9183" w:author="מנוע פסוקים" w:date="2026-10-05T16:38:40Z">
            <w:rPr>
              <w:rFonts w:hint="cs"/>
              <w:spacing w:val="0"/>
              <w:rtl/>
            </w:rPr>
          </w:rPrChange>
        </w:rPr>
        <w:t xml:space="preserve">ואנכי</w:t>
      </w:r>
      <w:r>
        <w:rPr>
          <w:rStyle w:val="af2"/>
          <w:spacing w:val="0"/>
          <w:rtl/>
          <w:rPrChange w:id="9184" w:author="מנוע פסוקים" w:date="2026-10-05T16:38:40Z">
            <w:rPr>
              <w:spacing w:val="0"/>
              <w:rtl/>
            </w:rPr>
          </w:rPrChange>
        </w:rPr>
        <w:t xml:space="preserve"> </w:t>
      </w:r>
      <w:r>
        <w:rPr>
          <w:rStyle w:val="af2"/>
          <w:rFonts w:hint="cs"/>
          <w:spacing w:val="0"/>
          <w:rtl/>
          <w:rPrChange w:id="9185" w:author="מנוע פסוקים" w:date="2026-10-05T16:38:40Z">
            <w:rPr>
              <w:rFonts w:hint="cs"/>
              <w:spacing w:val="0"/>
              <w:rtl/>
            </w:rPr>
          </w:rPrChange>
        </w:rPr>
        <w:t xml:space="preserve">לא</w:t>
      </w:r>
      <w:r>
        <w:rPr>
          <w:rStyle w:val="af2"/>
          <w:spacing w:val="0"/>
          <w:rtl/>
          <w:rPrChange w:id="9186" w:author="מנוע פסוקים" w:date="2026-10-05T16:38:40Z">
            <w:rPr>
              <w:spacing w:val="0"/>
              <w:rtl/>
            </w:rPr>
          </w:rPrChange>
        </w:rPr>
        <w:t xml:space="preserve"> </w:t>
      </w:r>
      <w:r>
        <w:rPr>
          <w:rStyle w:val="af2"/>
          <w:rFonts w:hint="cs"/>
          <w:spacing w:val="0"/>
          <w:rtl/>
          <w:rPrChange w:id="9187" w:author="מנוע פסוקים" w:date="2026-10-05T16:38:40Z">
            <w:rPr>
              <w:rFonts w:hint="cs"/>
              <w:spacing w:val="0"/>
              <w:rtl/>
            </w:rPr>
          </w:rPrChange>
        </w:rPr>
        <w:t xml:space="preserve">אהיה</w:t>
      </w:r>
      <w:r>
        <w:rPr>
          <w:rStyle w:val="af2"/>
          <w:spacing w:val="0"/>
          <w:rtl/>
          <w:rPrChange w:id="9188" w:author="מנוע פסוקים" w:date="2026-10-05T16:38:40Z">
            <w:rPr>
              <w:spacing w:val="0"/>
              <w:rtl/>
            </w:rPr>
          </w:rPrChange>
        </w:rPr>
        <w:t xml:space="preserve"> </w:t>
      </w:r>
      <w:r>
        <w:rPr>
          <w:rStyle w:val="af2"/>
          <w:rFonts w:hint="cs"/>
          <w:spacing w:val="0"/>
          <w:rtl/>
          <w:rPrChange w:id="9189" w:author="מנוע פסוקים" w:date="2026-10-05T16:38:40Z">
            <w:rPr>
              <w:rFonts w:hint="cs"/>
              <w:spacing w:val="0"/>
              <w:rtl/>
            </w:rPr>
          </w:rPrChange>
        </w:rPr>
        <w:t xml:space="preserve">לכם</w:t>
      </w:r>
      <w:r>
        <w:rPr>
          <w:rFonts w:hint="cs"/>
          <w:spacing w:val="0"/>
          <w:rtl/>
        </w:rPr>
        <w:t xml:space="preserve">'</w:t>
      </w:r>
      <w:r w:rsidRPr="007435EB">
        <w:rPr>
          <w:spacing w:val="0"/>
          <w:rtl/>
        </w:rPr>
        <w:t>.</w:t>
      </w:r>
    </w:p>
    <w:p w14:paraId="5437F25D" w14:textId="77777777" w:rsidR="00E8089F" w:rsidRPr="007435EB" w:rsidRDefault="00E8089F" w:rsidP="00E8089F">
      <w:pPr>
        <w:rPr>
          <w:rtl/>
        </w:rPr>
      </w:pPr>
      <w:r w:rsidRPr="007435EB">
        <w:rPr>
          <w:rFonts w:hint="cs"/>
          <w:rtl/>
        </w:rPr>
        <w:t>לאחר</w:t>
      </w:r>
      <w:r w:rsidRPr="007435EB">
        <w:rPr>
          <w:rtl/>
        </w:rPr>
        <w:t xml:space="preserve"> </w:t>
      </w:r>
      <w:r w:rsidRPr="007435EB">
        <w:rPr>
          <w:rFonts w:hint="cs"/>
          <w:rtl/>
        </w:rPr>
        <w:t>שנולדו</w:t>
      </w:r>
      <w:r w:rsidRPr="007435EB">
        <w:rPr>
          <w:rtl/>
        </w:rPr>
        <w:t xml:space="preserve"> </w:t>
      </w:r>
      <w:r w:rsidRPr="007435EB">
        <w:rPr>
          <w:rFonts w:hint="cs"/>
          <w:rtl/>
        </w:rPr>
        <w:t>לו</w:t>
      </w:r>
      <w:r w:rsidRPr="007435EB">
        <w:rPr>
          <w:rtl/>
        </w:rPr>
        <w:t xml:space="preserve"> </w:t>
      </w:r>
      <w:r w:rsidRPr="007435EB">
        <w:rPr>
          <w:rFonts w:hint="cs"/>
          <w:rtl/>
        </w:rPr>
        <w:t>שני</w:t>
      </w:r>
      <w:r w:rsidRPr="007435EB">
        <w:rPr>
          <w:rtl/>
        </w:rPr>
        <w:t xml:space="preserve"> </w:t>
      </w:r>
      <w:r w:rsidRPr="007435EB">
        <w:rPr>
          <w:rFonts w:hint="cs"/>
          <w:rtl/>
        </w:rPr>
        <w:t>בנים</w:t>
      </w:r>
      <w:r w:rsidRPr="007435EB">
        <w:rPr>
          <w:rtl/>
        </w:rPr>
        <w:t xml:space="preserve"> </w:t>
      </w:r>
      <w:r w:rsidRPr="007435EB">
        <w:rPr>
          <w:rFonts w:hint="cs"/>
          <w:rtl/>
        </w:rPr>
        <w:t>ובת</w:t>
      </w:r>
      <w:r w:rsidRPr="007435EB">
        <w:rPr>
          <w:rtl/>
        </w:rPr>
        <w:t xml:space="preserve"> </w:t>
      </w:r>
      <w:r w:rsidRPr="007435EB">
        <w:rPr>
          <w:rFonts w:hint="cs"/>
          <w:rtl/>
        </w:rPr>
        <w:t>אחת</w:t>
      </w:r>
      <w:r w:rsidRPr="007435EB">
        <w:rPr>
          <w:rtl/>
        </w:rPr>
        <w:t xml:space="preserve"> </w:t>
      </w:r>
      <w:r w:rsidRPr="007435EB">
        <w:rPr>
          <w:rFonts w:hint="cs"/>
          <w:rtl/>
        </w:rPr>
        <w:t>אמר</w:t>
      </w:r>
      <w:r w:rsidRPr="007435EB">
        <w:rPr>
          <w:rtl/>
        </w:rPr>
        <w:t xml:space="preserve"> </w:t>
      </w:r>
      <w:r w:rsidRPr="007435EB">
        <w:rPr>
          <w:rFonts w:hint="cs"/>
          <w:rtl/>
        </w:rPr>
        <w:t>לו</w:t>
      </w:r>
      <w:r w:rsidRPr="007435EB">
        <w:rPr>
          <w:rtl/>
        </w:rPr>
        <w:t xml:space="preserve"> </w:t>
      </w:r>
      <w:r w:rsidRPr="007435EB">
        <w:rPr>
          <w:rFonts w:hint="cs"/>
          <w:rtl/>
        </w:rPr>
        <w:t>הקב</w:t>
      </w:r>
      <w:r w:rsidRPr="007435EB">
        <w:rPr>
          <w:rtl/>
        </w:rPr>
        <w:t>"</w:t>
      </w:r>
      <w:r w:rsidRPr="007435EB">
        <w:rPr>
          <w:rFonts w:hint="cs"/>
          <w:rtl/>
        </w:rPr>
        <w:t>ה שילמד</w:t>
      </w:r>
      <w:r w:rsidRPr="007435EB">
        <w:rPr>
          <w:rtl/>
        </w:rPr>
        <w:t xml:space="preserve"> </w:t>
      </w:r>
      <w:r w:rsidRPr="007435EB">
        <w:rPr>
          <w:rFonts w:hint="cs"/>
          <w:rtl/>
        </w:rPr>
        <w:t>ממשה</w:t>
      </w:r>
      <w:r w:rsidRPr="007435EB">
        <w:rPr>
          <w:rtl/>
        </w:rPr>
        <w:t xml:space="preserve"> </w:t>
      </w:r>
      <w:r w:rsidRPr="007435EB">
        <w:rPr>
          <w:rFonts w:hint="cs"/>
          <w:rtl/>
        </w:rPr>
        <w:t>רבך</w:t>
      </w:r>
      <w:r w:rsidRPr="007435EB">
        <w:rPr>
          <w:rtl/>
        </w:rPr>
        <w:t xml:space="preserve">, </w:t>
      </w:r>
      <w:r w:rsidRPr="007435EB">
        <w:rPr>
          <w:rFonts w:hint="cs"/>
          <w:rtl/>
        </w:rPr>
        <w:t>שכיון</w:t>
      </w:r>
      <w:r w:rsidRPr="007435EB">
        <w:rPr>
          <w:rtl/>
        </w:rPr>
        <w:t xml:space="preserve"> </w:t>
      </w:r>
      <w:r w:rsidRPr="007435EB">
        <w:rPr>
          <w:rFonts w:hint="cs"/>
          <w:rtl/>
        </w:rPr>
        <w:t>שדברתי</w:t>
      </w:r>
      <w:r w:rsidRPr="007435EB">
        <w:rPr>
          <w:rtl/>
        </w:rPr>
        <w:t xml:space="preserve"> </w:t>
      </w:r>
      <w:r w:rsidRPr="007435EB">
        <w:rPr>
          <w:rFonts w:hint="cs"/>
          <w:rtl/>
        </w:rPr>
        <w:t>עמו</w:t>
      </w:r>
      <w:r w:rsidRPr="007435EB">
        <w:rPr>
          <w:rtl/>
        </w:rPr>
        <w:t xml:space="preserve"> </w:t>
      </w:r>
      <w:r w:rsidRPr="007435EB">
        <w:rPr>
          <w:rFonts w:hint="cs"/>
          <w:rtl/>
        </w:rPr>
        <w:t>פירש</w:t>
      </w:r>
      <w:r w:rsidRPr="007435EB">
        <w:rPr>
          <w:rtl/>
        </w:rPr>
        <w:t xml:space="preserve"> </w:t>
      </w:r>
      <w:r w:rsidRPr="007435EB">
        <w:rPr>
          <w:rFonts w:hint="cs"/>
          <w:rtl/>
        </w:rPr>
        <w:t>מן</w:t>
      </w:r>
      <w:r w:rsidRPr="007435EB">
        <w:rPr>
          <w:rtl/>
        </w:rPr>
        <w:t xml:space="preserve"> </w:t>
      </w:r>
      <w:r w:rsidRPr="007435EB">
        <w:rPr>
          <w:rFonts w:hint="cs"/>
          <w:rtl/>
        </w:rPr>
        <w:t>האשה</w:t>
      </w:r>
      <w:r w:rsidRPr="007435EB">
        <w:rPr>
          <w:rtl/>
        </w:rPr>
        <w:t xml:space="preserve">, </w:t>
      </w:r>
      <w:r w:rsidRPr="007435EB">
        <w:rPr>
          <w:rFonts w:hint="cs"/>
          <w:rtl/>
        </w:rPr>
        <w:t>אף</w:t>
      </w:r>
      <w:r w:rsidRPr="007435EB">
        <w:rPr>
          <w:rtl/>
        </w:rPr>
        <w:t xml:space="preserve"> </w:t>
      </w:r>
      <w:r w:rsidRPr="007435EB">
        <w:rPr>
          <w:rFonts w:hint="cs"/>
          <w:rtl/>
        </w:rPr>
        <w:t>אתה</w:t>
      </w:r>
      <w:r w:rsidRPr="007435EB">
        <w:rPr>
          <w:rtl/>
        </w:rPr>
        <w:t xml:space="preserve"> </w:t>
      </w:r>
      <w:r w:rsidRPr="007435EB">
        <w:rPr>
          <w:rFonts w:hint="cs"/>
          <w:rtl/>
        </w:rPr>
        <w:t>בדול</w:t>
      </w:r>
      <w:r w:rsidRPr="007435EB">
        <w:rPr>
          <w:rtl/>
        </w:rPr>
        <w:t xml:space="preserve"> </w:t>
      </w:r>
      <w:r w:rsidRPr="007435EB">
        <w:rPr>
          <w:rFonts w:hint="cs"/>
          <w:rtl/>
        </w:rPr>
        <w:t>עצמך</w:t>
      </w:r>
      <w:r w:rsidRPr="007435EB">
        <w:rPr>
          <w:rtl/>
        </w:rPr>
        <w:t xml:space="preserve"> </w:t>
      </w:r>
      <w:r w:rsidRPr="007435EB">
        <w:rPr>
          <w:rFonts w:hint="cs"/>
          <w:rtl/>
        </w:rPr>
        <w:t>ממנה</w:t>
      </w:r>
      <w:r w:rsidRPr="007435EB">
        <w:rPr>
          <w:rtl/>
        </w:rPr>
        <w:t>.</w:t>
      </w:r>
    </w:p>
    <w:p w14:paraId="0159B846" w14:textId="77777777" w:rsidR="00E8089F" w:rsidRPr="007435EB" w:rsidRDefault="00E8089F" w:rsidP="00E8089F">
      <w:pPr>
        <w:rPr>
          <w:rtl/>
        </w:rPr>
      </w:pPr>
      <w:r w:rsidRPr="007435EB">
        <w:rPr>
          <w:rFonts w:hint="cs"/>
          <w:rtl/>
        </w:rPr>
        <w:t>אמר</w:t>
      </w:r>
      <w:r w:rsidRPr="007435EB">
        <w:rPr>
          <w:rtl/>
        </w:rPr>
        <w:t xml:space="preserve"> </w:t>
      </w:r>
      <w:r w:rsidRPr="007435EB">
        <w:rPr>
          <w:rFonts w:hint="cs"/>
          <w:rtl/>
        </w:rPr>
        <w:t>לו</w:t>
      </w:r>
      <w:r w:rsidRPr="007435EB">
        <w:rPr>
          <w:rtl/>
        </w:rPr>
        <w:t xml:space="preserve">: </w:t>
      </w:r>
      <w:r w:rsidRPr="007435EB">
        <w:rPr>
          <w:rFonts w:hint="cs"/>
          <w:rtl/>
        </w:rPr>
        <w:t>רבונו</w:t>
      </w:r>
      <w:r w:rsidRPr="007435EB">
        <w:rPr>
          <w:rtl/>
        </w:rPr>
        <w:t xml:space="preserve"> </w:t>
      </w:r>
      <w:r w:rsidRPr="007435EB">
        <w:rPr>
          <w:rFonts w:hint="cs"/>
          <w:rtl/>
        </w:rPr>
        <w:t>של</w:t>
      </w:r>
      <w:r w:rsidRPr="007435EB">
        <w:rPr>
          <w:rtl/>
        </w:rPr>
        <w:t xml:space="preserve"> </w:t>
      </w:r>
      <w:r w:rsidRPr="007435EB">
        <w:rPr>
          <w:rFonts w:hint="cs"/>
          <w:rtl/>
        </w:rPr>
        <w:t>עולם</w:t>
      </w:r>
      <w:r w:rsidRPr="007435EB">
        <w:rPr>
          <w:rtl/>
        </w:rPr>
        <w:t xml:space="preserve">, </w:t>
      </w:r>
      <w:r w:rsidRPr="007435EB">
        <w:rPr>
          <w:rFonts w:hint="cs"/>
          <w:rtl/>
        </w:rPr>
        <w:t>יש</w:t>
      </w:r>
      <w:r w:rsidRPr="007435EB">
        <w:rPr>
          <w:rtl/>
        </w:rPr>
        <w:t xml:space="preserve"> </w:t>
      </w:r>
      <w:r w:rsidRPr="007435EB">
        <w:rPr>
          <w:rFonts w:hint="cs"/>
          <w:rtl/>
        </w:rPr>
        <w:t>לי</w:t>
      </w:r>
      <w:r w:rsidRPr="007435EB">
        <w:rPr>
          <w:rtl/>
        </w:rPr>
        <w:t xml:space="preserve"> </w:t>
      </w:r>
      <w:r w:rsidRPr="007435EB">
        <w:rPr>
          <w:rFonts w:hint="cs"/>
          <w:rtl/>
        </w:rPr>
        <w:t>בנים</w:t>
      </w:r>
      <w:r w:rsidRPr="007435EB">
        <w:rPr>
          <w:rtl/>
        </w:rPr>
        <w:t xml:space="preserve"> </w:t>
      </w:r>
      <w:r w:rsidRPr="007435EB">
        <w:rPr>
          <w:rFonts w:hint="cs"/>
          <w:rtl/>
        </w:rPr>
        <w:t>ממנה</w:t>
      </w:r>
      <w:r w:rsidRPr="007435EB">
        <w:rPr>
          <w:rtl/>
        </w:rPr>
        <w:t xml:space="preserve"> </w:t>
      </w:r>
      <w:r w:rsidRPr="007435EB">
        <w:rPr>
          <w:rFonts w:hint="cs"/>
          <w:rtl/>
        </w:rPr>
        <w:t>ואין</w:t>
      </w:r>
      <w:r w:rsidRPr="007435EB">
        <w:rPr>
          <w:rtl/>
        </w:rPr>
        <w:t xml:space="preserve"> </w:t>
      </w:r>
      <w:r w:rsidRPr="007435EB">
        <w:rPr>
          <w:rFonts w:hint="cs"/>
          <w:rtl/>
        </w:rPr>
        <w:t>אני</w:t>
      </w:r>
      <w:r w:rsidRPr="007435EB">
        <w:rPr>
          <w:rtl/>
        </w:rPr>
        <w:t xml:space="preserve"> </w:t>
      </w:r>
      <w:r w:rsidRPr="007435EB">
        <w:rPr>
          <w:rFonts w:hint="cs"/>
          <w:rtl/>
        </w:rPr>
        <w:t>יכול</w:t>
      </w:r>
      <w:r w:rsidRPr="007435EB">
        <w:rPr>
          <w:rtl/>
        </w:rPr>
        <w:t xml:space="preserve"> </w:t>
      </w:r>
      <w:r w:rsidRPr="007435EB">
        <w:rPr>
          <w:rFonts w:hint="cs"/>
          <w:rtl/>
        </w:rPr>
        <w:t>להוציאה</w:t>
      </w:r>
      <w:r w:rsidRPr="007435EB">
        <w:rPr>
          <w:rtl/>
        </w:rPr>
        <w:t xml:space="preserve"> </w:t>
      </w:r>
      <w:r w:rsidRPr="007435EB">
        <w:rPr>
          <w:rFonts w:hint="cs"/>
          <w:rtl/>
        </w:rPr>
        <w:t>ולא</w:t>
      </w:r>
      <w:r w:rsidRPr="007435EB">
        <w:rPr>
          <w:rtl/>
        </w:rPr>
        <w:t xml:space="preserve"> </w:t>
      </w:r>
      <w:r w:rsidRPr="007435EB">
        <w:rPr>
          <w:rFonts w:hint="cs"/>
          <w:rtl/>
        </w:rPr>
        <w:t>לגרשה</w:t>
      </w:r>
      <w:r w:rsidRPr="007435EB">
        <w:rPr>
          <w:rtl/>
        </w:rPr>
        <w:t>.</w:t>
      </w:r>
    </w:p>
    <w:p w14:paraId="69FF0AC7" w14:textId="77777777" w:rsidR="00E8089F" w:rsidRPr="007435EB" w:rsidRDefault="00E8089F" w:rsidP="002E362D">
      <w:pPr>
        <w:rPr>
          <w:rtl/>
        </w:rPr>
      </w:pPr>
      <w:r w:rsidRPr="007435EB">
        <w:rPr>
          <w:rFonts w:hint="cs"/>
          <w:rtl/>
        </w:rPr>
        <w:t>א</w:t>
      </w:r>
      <w:r w:rsidRPr="007435EB">
        <w:rPr>
          <w:rtl/>
        </w:rPr>
        <w:t>"</w:t>
      </w:r>
      <w:r w:rsidRPr="007435EB">
        <w:rPr>
          <w:rFonts w:hint="cs"/>
          <w:rtl/>
        </w:rPr>
        <w:t>ל הקב</w:t>
      </w:r>
      <w:r w:rsidRPr="007435EB">
        <w:rPr>
          <w:rtl/>
        </w:rPr>
        <w:t>"</w:t>
      </w:r>
      <w:r w:rsidRPr="007435EB">
        <w:rPr>
          <w:rFonts w:hint="cs"/>
          <w:rtl/>
        </w:rPr>
        <w:t>ה</w:t>
      </w:r>
      <w:r w:rsidRPr="007435EB">
        <w:rPr>
          <w:rtl/>
        </w:rPr>
        <w:t xml:space="preserve">: </w:t>
      </w:r>
      <w:r w:rsidRPr="007435EB">
        <w:rPr>
          <w:rFonts w:hint="cs"/>
          <w:rtl/>
        </w:rPr>
        <w:t>ומה</w:t>
      </w:r>
      <w:r w:rsidRPr="007435EB">
        <w:rPr>
          <w:rtl/>
        </w:rPr>
        <w:t xml:space="preserve"> </w:t>
      </w:r>
      <w:r w:rsidRPr="007435EB">
        <w:rPr>
          <w:rFonts w:hint="cs"/>
          <w:rtl/>
        </w:rPr>
        <w:t>אתה</w:t>
      </w:r>
      <w:r w:rsidRPr="007435EB">
        <w:rPr>
          <w:rtl/>
        </w:rPr>
        <w:t xml:space="preserve">, </w:t>
      </w:r>
      <w:r w:rsidRPr="007435EB">
        <w:rPr>
          <w:rFonts w:hint="cs"/>
          <w:rtl/>
        </w:rPr>
        <w:t>שאשתך</w:t>
      </w:r>
      <w:r w:rsidRPr="007435EB">
        <w:rPr>
          <w:rtl/>
        </w:rPr>
        <w:t xml:space="preserve"> </w:t>
      </w:r>
      <w:r w:rsidRPr="007435EB">
        <w:rPr>
          <w:rFonts w:hint="cs"/>
          <w:rtl/>
        </w:rPr>
        <w:t>זונה</w:t>
      </w:r>
      <w:r w:rsidRPr="007435EB">
        <w:rPr>
          <w:rtl/>
        </w:rPr>
        <w:t xml:space="preserve"> </w:t>
      </w:r>
      <w:r w:rsidRPr="007435EB">
        <w:rPr>
          <w:rFonts w:hint="cs"/>
          <w:rtl/>
        </w:rPr>
        <w:t>ובניך</w:t>
      </w:r>
      <w:r w:rsidRPr="007435EB">
        <w:rPr>
          <w:rtl/>
        </w:rPr>
        <w:t xml:space="preserve"> </w:t>
      </w:r>
      <w:r w:rsidRPr="007435EB">
        <w:rPr>
          <w:rFonts w:hint="cs"/>
          <w:rtl/>
        </w:rPr>
        <w:t>בני</w:t>
      </w:r>
      <w:r w:rsidRPr="007435EB">
        <w:rPr>
          <w:rtl/>
        </w:rPr>
        <w:t xml:space="preserve"> </w:t>
      </w:r>
      <w:r w:rsidRPr="007435EB">
        <w:rPr>
          <w:rFonts w:hint="cs"/>
          <w:rtl/>
        </w:rPr>
        <w:t>זנונים</w:t>
      </w:r>
      <w:r w:rsidRPr="007435EB">
        <w:rPr>
          <w:rtl/>
        </w:rPr>
        <w:t xml:space="preserve">, </w:t>
      </w:r>
      <w:r w:rsidRPr="007435EB">
        <w:rPr>
          <w:rFonts w:hint="cs"/>
          <w:rtl/>
        </w:rPr>
        <w:t>ואי</w:t>
      </w:r>
      <w:r w:rsidRPr="007435EB">
        <w:rPr>
          <w:rtl/>
        </w:rPr>
        <w:t xml:space="preserve"> </w:t>
      </w:r>
      <w:r w:rsidRPr="007435EB">
        <w:rPr>
          <w:rFonts w:hint="cs"/>
          <w:rtl/>
        </w:rPr>
        <w:t>אתה</w:t>
      </w:r>
      <w:r w:rsidRPr="007435EB">
        <w:rPr>
          <w:rtl/>
        </w:rPr>
        <w:t xml:space="preserve"> </w:t>
      </w:r>
      <w:r w:rsidRPr="007435EB">
        <w:rPr>
          <w:rFonts w:hint="cs"/>
          <w:rtl/>
        </w:rPr>
        <w:t>יודע</w:t>
      </w:r>
      <w:r w:rsidRPr="007435EB">
        <w:rPr>
          <w:rtl/>
        </w:rPr>
        <w:t xml:space="preserve"> </w:t>
      </w:r>
      <w:r w:rsidRPr="007435EB">
        <w:rPr>
          <w:rFonts w:hint="cs"/>
          <w:rtl/>
        </w:rPr>
        <w:t>אם</w:t>
      </w:r>
      <w:r w:rsidRPr="007435EB">
        <w:rPr>
          <w:rtl/>
        </w:rPr>
        <w:t xml:space="preserve"> </w:t>
      </w:r>
      <w:r w:rsidRPr="007435EB">
        <w:rPr>
          <w:rFonts w:hint="cs"/>
          <w:rtl/>
        </w:rPr>
        <w:t>שלך</w:t>
      </w:r>
      <w:r w:rsidRPr="007435EB">
        <w:rPr>
          <w:rtl/>
        </w:rPr>
        <w:t xml:space="preserve"> </w:t>
      </w:r>
      <w:r w:rsidRPr="007435EB">
        <w:rPr>
          <w:rFonts w:hint="cs"/>
          <w:rtl/>
        </w:rPr>
        <w:t>אם</w:t>
      </w:r>
      <w:r w:rsidRPr="007435EB">
        <w:rPr>
          <w:rtl/>
        </w:rPr>
        <w:t xml:space="preserve"> </w:t>
      </w:r>
      <w:r w:rsidRPr="007435EB">
        <w:rPr>
          <w:rFonts w:hint="cs"/>
          <w:rtl/>
        </w:rPr>
        <w:t>של</w:t>
      </w:r>
      <w:r w:rsidRPr="007435EB">
        <w:rPr>
          <w:rtl/>
        </w:rPr>
        <w:t xml:space="preserve"> </w:t>
      </w:r>
      <w:r w:rsidRPr="007435EB">
        <w:rPr>
          <w:rFonts w:hint="cs"/>
          <w:rtl/>
        </w:rPr>
        <w:t>אחרים</w:t>
      </w:r>
      <w:r w:rsidRPr="007435EB">
        <w:rPr>
          <w:rtl/>
        </w:rPr>
        <w:t xml:space="preserve"> </w:t>
      </w:r>
      <w:r w:rsidRPr="007435EB">
        <w:rPr>
          <w:rFonts w:hint="cs"/>
          <w:rtl/>
        </w:rPr>
        <w:t>הן</w:t>
      </w:r>
      <w:r w:rsidRPr="007435EB">
        <w:rPr>
          <w:rtl/>
        </w:rPr>
        <w:t>.</w:t>
      </w:r>
    </w:p>
    <w:p w14:paraId="784D5AB8" w14:textId="77777777" w:rsidR="00E8089F" w:rsidRPr="007435EB" w:rsidRDefault="00E8089F" w:rsidP="00E8089F">
      <w:pPr>
        <w:rPr>
          <w:rtl/>
        </w:rPr>
      </w:pPr>
      <w:r w:rsidRPr="007435EB">
        <w:rPr>
          <w:rFonts w:hint="cs"/>
          <w:rtl/>
        </w:rPr>
        <w:t>כך ישראל</w:t>
      </w:r>
      <w:r w:rsidRPr="007435EB">
        <w:rPr>
          <w:rtl/>
        </w:rPr>
        <w:t xml:space="preserve">, </w:t>
      </w:r>
      <w:r w:rsidRPr="007435EB">
        <w:rPr>
          <w:rFonts w:hint="cs"/>
          <w:rtl/>
        </w:rPr>
        <w:t>שהן</w:t>
      </w:r>
      <w:r w:rsidRPr="007435EB">
        <w:rPr>
          <w:rtl/>
        </w:rPr>
        <w:t xml:space="preserve"> </w:t>
      </w:r>
      <w:r w:rsidRPr="007435EB">
        <w:rPr>
          <w:rFonts w:hint="cs"/>
          <w:rtl/>
        </w:rPr>
        <w:t>בני</w:t>
      </w:r>
      <w:r w:rsidRPr="007435EB">
        <w:rPr>
          <w:rtl/>
        </w:rPr>
        <w:t xml:space="preserve">, </w:t>
      </w:r>
      <w:r w:rsidRPr="007435EB">
        <w:rPr>
          <w:rFonts w:hint="cs"/>
          <w:rtl/>
        </w:rPr>
        <w:t>בני</w:t>
      </w:r>
      <w:r w:rsidRPr="007435EB">
        <w:rPr>
          <w:rtl/>
        </w:rPr>
        <w:t xml:space="preserve"> </w:t>
      </w:r>
      <w:r w:rsidRPr="007435EB">
        <w:rPr>
          <w:rFonts w:hint="cs"/>
          <w:rtl/>
        </w:rPr>
        <w:t>בחוני</w:t>
      </w:r>
      <w:r w:rsidRPr="007435EB">
        <w:rPr>
          <w:rtl/>
        </w:rPr>
        <w:t xml:space="preserve">, </w:t>
      </w:r>
      <w:r w:rsidRPr="007435EB">
        <w:rPr>
          <w:rFonts w:hint="cs"/>
          <w:rtl/>
        </w:rPr>
        <w:t>בני</w:t>
      </w:r>
      <w:r w:rsidRPr="007435EB">
        <w:rPr>
          <w:rtl/>
        </w:rPr>
        <w:t xml:space="preserve"> </w:t>
      </w:r>
      <w:r w:rsidRPr="007435EB">
        <w:rPr>
          <w:rFonts w:hint="cs"/>
          <w:rtl/>
        </w:rPr>
        <w:t>אברהם</w:t>
      </w:r>
      <w:r w:rsidRPr="007435EB">
        <w:rPr>
          <w:rtl/>
        </w:rPr>
        <w:t xml:space="preserve"> </w:t>
      </w:r>
      <w:r w:rsidRPr="007435EB">
        <w:rPr>
          <w:rFonts w:hint="cs"/>
          <w:rtl/>
        </w:rPr>
        <w:t>יצחק</w:t>
      </w:r>
      <w:r w:rsidRPr="007435EB">
        <w:rPr>
          <w:rtl/>
        </w:rPr>
        <w:t xml:space="preserve"> </w:t>
      </w:r>
      <w:r w:rsidRPr="007435EB">
        <w:rPr>
          <w:rFonts w:hint="cs"/>
          <w:rtl/>
        </w:rPr>
        <w:t>ויעקב</w:t>
      </w:r>
      <w:r w:rsidRPr="007435EB">
        <w:rPr>
          <w:rtl/>
        </w:rPr>
        <w:t xml:space="preserve">, </w:t>
      </w:r>
      <w:r w:rsidRPr="007435EB">
        <w:rPr>
          <w:rFonts w:hint="cs"/>
          <w:rtl/>
        </w:rPr>
        <w:t>אחד</w:t>
      </w:r>
      <w:r w:rsidRPr="007435EB">
        <w:rPr>
          <w:rtl/>
        </w:rPr>
        <w:t xml:space="preserve"> </w:t>
      </w:r>
      <w:r w:rsidRPr="007435EB">
        <w:rPr>
          <w:rFonts w:hint="cs"/>
          <w:rtl/>
        </w:rPr>
        <w:t>מארבעה</w:t>
      </w:r>
      <w:r w:rsidRPr="007435EB">
        <w:rPr>
          <w:rtl/>
        </w:rPr>
        <w:t xml:space="preserve"> </w:t>
      </w:r>
      <w:r w:rsidRPr="007435EB">
        <w:rPr>
          <w:rFonts w:hint="cs"/>
          <w:rtl/>
        </w:rPr>
        <w:t>קנינין</w:t>
      </w:r>
      <w:r w:rsidRPr="007435EB">
        <w:rPr>
          <w:rtl/>
        </w:rPr>
        <w:t xml:space="preserve"> </w:t>
      </w:r>
      <w:r w:rsidRPr="007435EB">
        <w:rPr>
          <w:rFonts w:hint="cs"/>
          <w:rtl/>
        </w:rPr>
        <w:t>שקניתי</w:t>
      </w:r>
      <w:r w:rsidRPr="007435EB">
        <w:rPr>
          <w:rtl/>
        </w:rPr>
        <w:t xml:space="preserve"> </w:t>
      </w:r>
      <w:r w:rsidRPr="007435EB">
        <w:rPr>
          <w:rFonts w:hint="cs"/>
          <w:rtl/>
        </w:rPr>
        <w:t>בעולמי</w:t>
      </w:r>
      <w:r w:rsidRPr="007435EB">
        <w:rPr>
          <w:rtl/>
        </w:rPr>
        <w:t>.</w:t>
      </w:r>
    </w:p>
    <w:p w14:paraId="4A9E35C3" w14:textId="77777777" w:rsidR="00E8089F" w:rsidRPr="007435EB" w:rsidRDefault="00E8089F" w:rsidP="00970482">
      <w:pPr>
        <w:ind w:left="908"/>
        <w:rPr>
          <w:rFonts w:cs="Guttman Vilna"/>
          <w:b/>
          <w:bCs/>
          <w:rtl/>
        </w:rPr>
      </w:pPr>
      <w:r w:rsidRPr="005C3FF1">
        <w:rPr>
          <w:rStyle w:val="afffa"/>
          <w:rFonts w:hint="cs"/>
          <w:rtl/>
        </w:rPr>
        <w:t>תורה</w:t>
      </w:r>
      <w:r w:rsidRPr="007435EB">
        <w:rPr>
          <w:rtl/>
        </w:rPr>
        <w:t xml:space="preserve"> </w:t>
      </w:r>
      <w:r w:rsidRPr="007435EB">
        <w:rPr>
          <w:rFonts w:hint="cs"/>
          <w:rtl/>
        </w:rPr>
        <w:t>קנין</w:t>
      </w:r>
      <w:r w:rsidRPr="007435EB">
        <w:rPr>
          <w:rtl/>
        </w:rPr>
        <w:t xml:space="preserve"> </w:t>
      </w:r>
      <w:r w:rsidRPr="007435EB">
        <w:rPr>
          <w:rFonts w:hint="cs"/>
          <w:rtl/>
        </w:rPr>
        <w:t>אחד</w:t>
      </w:r>
      <w:r w:rsidRPr="007435EB">
        <w:rPr>
          <w:rtl/>
        </w:rPr>
        <w:t xml:space="preserve">, </w:t>
      </w:r>
      <w:r w:rsidRPr="00AC0CB1">
        <w:rPr>
          <w:rStyle w:val="af2"/>
          <w:rFonts w:hint="cs"/>
          <w:rtl/>
        </w:rPr>
        <w:t>ד'ה</w:t>
      </w:r>
      <w:r w:rsidRPr="00AC0CB1">
        <w:rPr>
          <w:rStyle w:val="af2"/>
          <w:rtl/>
        </w:rPr>
        <w:t xml:space="preserve">' </w:t>
      </w:r>
      <w:r w:rsidRPr="00AC0CB1">
        <w:rPr>
          <w:rStyle w:val="af2"/>
          <w:rFonts w:hint="cs"/>
          <w:rtl/>
        </w:rPr>
        <w:t>קנני</w:t>
      </w:r>
      <w:r w:rsidRPr="00AC0CB1">
        <w:rPr>
          <w:rStyle w:val="af2"/>
          <w:rtl/>
        </w:rPr>
        <w:t xml:space="preserve"> </w:t>
      </w:r>
      <w:r w:rsidRPr="00AC0CB1">
        <w:rPr>
          <w:rStyle w:val="af2"/>
          <w:rFonts w:hint="cs"/>
          <w:rtl/>
        </w:rPr>
        <w:t>ראשית</w:t>
      </w:r>
      <w:r w:rsidRPr="00AC0CB1">
        <w:rPr>
          <w:rStyle w:val="af2"/>
          <w:rtl/>
        </w:rPr>
        <w:t xml:space="preserve"> </w:t>
      </w:r>
      <w:r w:rsidRPr="00AC0CB1">
        <w:rPr>
          <w:rStyle w:val="af2"/>
          <w:rFonts w:hint="cs"/>
          <w:rtl/>
        </w:rPr>
        <w:t>דרכו'</w:t>
      </w:r>
      <w:r w:rsidRPr="007435EB">
        <w:rPr>
          <w:rtl/>
        </w:rPr>
        <w:t>.</w:t>
      </w:r>
    </w:p>
    <w:p w14:paraId="3281497D" w14:textId="77777777" w:rsidR="00E8089F" w:rsidRPr="007435EB" w:rsidRDefault="00E8089F" w:rsidP="00970482">
      <w:pPr>
        <w:ind w:left="908"/>
        <w:rPr>
          <w:rFonts w:cs="Guttman Vilna"/>
          <w:b/>
          <w:bCs/>
          <w:rtl/>
        </w:rPr>
      </w:pPr>
      <w:r w:rsidRPr="005C3FF1">
        <w:rPr>
          <w:rStyle w:val="afffa"/>
          <w:rFonts w:hint="cs"/>
          <w:rtl/>
        </w:rPr>
        <w:t>שמים</w:t>
      </w:r>
      <w:r w:rsidRPr="007435EB">
        <w:rPr>
          <w:rtl/>
        </w:rPr>
        <w:t xml:space="preserve"> </w:t>
      </w:r>
      <w:r w:rsidRPr="005C3FF1">
        <w:rPr>
          <w:rStyle w:val="afffa"/>
          <w:rFonts w:hint="cs"/>
          <w:rtl/>
        </w:rPr>
        <w:t>וארץ</w:t>
      </w:r>
      <w:r w:rsidRPr="007435EB">
        <w:rPr>
          <w:rtl/>
        </w:rPr>
        <w:t xml:space="preserve"> </w:t>
      </w:r>
      <w:r w:rsidRPr="007435EB">
        <w:rPr>
          <w:rFonts w:hint="cs"/>
          <w:rtl/>
        </w:rPr>
        <w:t>קנין</w:t>
      </w:r>
      <w:r w:rsidRPr="007435EB">
        <w:rPr>
          <w:rtl/>
        </w:rPr>
        <w:t xml:space="preserve"> </w:t>
      </w:r>
      <w:r w:rsidRPr="007435EB">
        <w:rPr>
          <w:rFonts w:hint="cs"/>
          <w:rtl/>
        </w:rPr>
        <w:t>אחד</w:t>
      </w:r>
      <w:r w:rsidRPr="007435EB">
        <w:rPr>
          <w:rtl/>
        </w:rPr>
        <w:t xml:space="preserve">, </w:t>
      </w:r>
      <w:r w:rsidRPr="00AC0CB1">
        <w:rPr>
          <w:rStyle w:val="af2"/>
          <w:rFonts w:hint="cs"/>
          <w:rtl/>
        </w:rPr>
        <w:t>ד'קנה</w:t>
      </w:r>
      <w:r w:rsidRPr="00AC0CB1">
        <w:rPr>
          <w:rStyle w:val="af2"/>
          <w:rtl/>
        </w:rPr>
        <w:t xml:space="preserve"> </w:t>
      </w:r>
      <w:r w:rsidRPr="00AC0CB1">
        <w:rPr>
          <w:rStyle w:val="af2"/>
          <w:rFonts w:hint="cs"/>
          <w:rtl/>
        </w:rPr>
        <w:t>שמים</w:t>
      </w:r>
      <w:r w:rsidRPr="00AC0CB1">
        <w:rPr>
          <w:rStyle w:val="af2"/>
          <w:rtl/>
        </w:rPr>
        <w:t xml:space="preserve"> </w:t>
      </w:r>
      <w:r w:rsidRPr="00AC0CB1">
        <w:rPr>
          <w:rStyle w:val="af2"/>
          <w:rFonts w:hint="cs"/>
          <w:rtl/>
        </w:rPr>
        <w:t>וארץ</w:t>
      </w:r>
      <w:r w:rsidRPr="00AC0CB1">
        <w:rPr>
          <w:rStyle w:val="af2"/>
          <w:rtl/>
        </w:rPr>
        <w:t>.</w:t>
      </w:r>
    </w:p>
    <w:p w14:paraId="24ED1D79" w14:textId="77777777" w:rsidR="00E8089F" w:rsidRPr="007435EB" w:rsidRDefault="00E8089F" w:rsidP="00970482">
      <w:pPr>
        <w:ind w:left="908"/>
        <w:rPr>
          <w:rFonts w:cs="Guttman Vilna"/>
          <w:b/>
          <w:bCs/>
          <w:rtl/>
        </w:rPr>
      </w:pPr>
      <w:r w:rsidRPr="005C3FF1">
        <w:rPr>
          <w:rStyle w:val="afffa"/>
          <w:rFonts w:hint="cs"/>
          <w:rtl/>
        </w:rPr>
        <w:t>בית</w:t>
      </w:r>
      <w:r w:rsidRPr="005C3FF1">
        <w:rPr>
          <w:rStyle w:val="afffa"/>
          <w:rtl/>
        </w:rPr>
        <w:t xml:space="preserve"> </w:t>
      </w:r>
      <w:r w:rsidRPr="005C3FF1">
        <w:rPr>
          <w:rStyle w:val="afffa"/>
          <w:rFonts w:hint="cs"/>
          <w:rtl/>
        </w:rPr>
        <w:t>המקדש</w:t>
      </w:r>
      <w:r w:rsidRPr="005C3FF1">
        <w:rPr>
          <w:rStyle w:val="afffa"/>
          <w:rtl/>
        </w:rPr>
        <w:t xml:space="preserve"> </w:t>
      </w:r>
      <w:r w:rsidRPr="007435EB">
        <w:rPr>
          <w:rFonts w:hint="cs"/>
          <w:rtl/>
        </w:rPr>
        <w:t>קנין</w:t>
      </w:r>
      <w:r w:rsidRPr="007435EB">
        <w:rPr>
          <w:rtl/>
        </w:rPr>
        <w:t xml:space="preserve"> </w:t>
      </w:r>
      <w:r w:rsidRPr="007435EB">
        <w:rPr>
          <w:rFonts w:hint="cs"/>
          <w:rtl/>
        </w:rPr>
        <w:t>אחד</w:t>
      </w:r>
      <w:r w:rsidRPr="007435EB">
        <w:rPr>
          <w:rtl/>
        </w:rPr>
        <w:t xml:space="preserve">, </w:t>
      </w:r>
      <w:r w:rsidRPr="00AC0CB1">
        <w:rPr>
          <w:rStyle w:val="af2"/>
          <w:rFonts w:hint="cs"/>
          <w:rtl/>
        </w:rPr>
        <w:t>ד'הר</w:t>
      </w:r>
      <w:r w:rsidRPr="00AC0CB1">
        <w:rPr>
          <w:rStyle w:val="af2"/>
          <w:rtl/>
        </w:rPr>
        <w:t xml:space="preserve"> </w:t>
      </w:r>
      <w:r w:rsidRPr="00AC0CB1">
        <w:rPr>
          <w:rStyle w:val="af2"/>
          <w:rFonts w:hint="cs"/>
          <w:rtl/>
        </w:rPr>
        <w:t>זה</w:t>
      </w:r>
      <w:r w:rsidRPr="00AC0CB1">
        <w:rPr>
          <w:rStyle w:val="af2"/>
          <w:rtl/>
        </w:rPr>
        <w:t xml:space="preserve"> </w:t>
      </w:r>
      <w:r w:rsidRPr="00AC0CB1">
        <w:rPr>
          <w:rStyle w:val="af2"/>
          <w:rFonts w:hint="cs"/>
          <w:rtl/>
        </w:rPr>
        <w:t>קנתה</w:t>
      </w:r>
      <w:r w:rsidRPr="00AC0CB1">
        <w:rPr>
          <w:rStyle w:val="af2"/>
          <w:rtl/>
        </w:rPr>
        <w:t xml:space="preserve"> </w:t>
      </w:r>
      <w:r w:rsidRPr="00AC0CB1">
        <w:rPr>
          <w:rStyle w:val="af2"/>
          <w:rFonts w:hint="cs"/>
          <w:rtl/>
        </w:rPr>
        <w:t>ימינו'</w:t>
      </w:r>
      <w:r w:rsidRPr="00AC0CB1">
        <w:rPr>
          <w:rStyle w:val="af2"/>
          <w:rtl/>
        </w:rPr>
        <w:t>.</w:t>
      </w:r>
    </w:p>
    <w:p w14:paraId="3790755D" w14:textId="77777777" w:rsidR="00E8089F" w:rsidRPr="007435EB" w:rsidRDefault="00E8089F" w:rsidP="00970482">
      <w:pPr>
        <w:ind w:left="908"/>
        <w:rPr>
          <w:rFonts w:cs="Guttman Vilna"/>
          <w:b/>
          <w:bCs/>
          <w:rtl/>
        </w:rPr>
      </w:pPr>
      <w:r w:rsidRPr="005C3FF1">
        <w:rPr>
          <w:rStyle w:val="afffa"/>
          <w:rFonts w:hint="cs"/>
          <w:rtl/>
        </w:rPr>
        <w:t>ישראל</w:t>
      </w:r>
      <w:r w:rsidRPr="007435EB">
        <w:rPr>
          <w:rtl/>
        </w:rPr>
        <w:t xml:space="preserve"> </w:t>
      </w:r>
      <w:r w:rsidRPr="007435EB">
        <w:rPr>
          <w:rFonts w:hint="cs"/>
          <w:rtl/>
        </w:rPr>
        <w:t>קנין</w:t>
      </w:r>
      <w:r w:rsidRPr="007435EB">
        <w:rPr>
          <w:rtl/>
        </w:rPr>
        <w:t xml:space="preserve"> </w:t>
      </w:r>
      <w:r w:rsidRPr="007435EB">
        <w:rPr>
          <w:rFonts w:hint="cs"/>
          <w:rtl/>
        </w:rPr>
        <w:t>אחד</w:t>
      </w:r>
      <w:r w:rsidRPr="007435EB">
        <w:rPr>
          <w:rtl/>
        </w:rPr>
        <w:t xml:space="preserve">, </w:t>
      </w:r>
      <w:r w:rsidRPr="00AC0CB1">
        <w:rPr>
          <w:rStyle w:val="af2"/>
          <w:rFonts w:hint="cs"/>
          <w:rtl/>
        </w:rPr>
        <w:t>ד'עם</w:t>
      </w:r>
      <w:r w:rsidRPr="00AC0CB1">
        <w:rPr>
          <w:rStyle w:val="af2"/>
          <w:rtl/>
        </w:rPr>
        <w:t xml:space="preserve"> </w:t>
      </w:r>
      <w:r w:rsidRPr="00AC0CB1">
        <w:rPr>
          <w:rStyle w:val="af2"/>
          <w:rFonts w:hint="cs"/>
          <w:rtl/>
        </w:rPr>
        <w:t>זו</w:t>
      </w:r>
      <w:r w:rsidRPr="00AC0CB1">
        <w:rPr>
          <w:rStyle w:val="af2"/>
          <w:rtl/>
        </w:rPr>
        <w:t xml:space="preserve"> </w:t>
      </w:r>
      <w:r w:rsidRPr="00AC0CB1">
        <w:rPr>
          <w:rStyle w:val="af2"/>
          <w:rFonts w:hint="cs"/>
          <w:rtl/>
        </w:rPr>
        <w:t>קנית'</w:t>
      </w:r>
      <w:r w:rsidRPr="00AC0CB1">
        <w:rPr>
          <w:rStyle w:val="af2"/>
          <w:rtl/>
        </w:rPr>
        <w:t>.</w:t>
      </w:r>
    </w:p>
    <w:p w14:paraId="3BF3326C" w14:textId="77777777" w:rsidR="00E8089F" w:rsidRPr="007435EB" w:rsidRDefault="00E8089F" w:rsidP="00970482">
      <w:pPr>
        <w:rPr>
          <w:rtl/>
        </w:rPr>
      </w:pPr>
      <w:r w:rsidRPr="007435EB">
        <w:rPr>
          <w:rFonts w:hint="cs"/>
          <w:rtl/>
        </w:rPr>
        <w:t>ואתה</w:t>
      </w:r>
      <w:r w:rsidRPr="007435EB">
        <w:rPr>
          <w:rtl/>
        </w:rPr>
        <w:t xml:space="preserve"> </w:t>
      </w:r>
      <w:r w:rsidRPr="007435EB">
        <w:rPr>
          <w:rFonts w:hint="cs"/>
          <w:rtl/>
        </w:rPr>
        <w:t>אמרת</w:t>
      </w:r>
      <w:r w:rsidRPr="007435EB">
        <w:rPr>
          <w:rtl/>
        </w:rPr>
        <w:t xml:space="preserve"> </w:t>
      </w:r>
      <w:r w:rsidRPr="007435EB">
        <w:rPr>
          <w:rFonts w:hint="cs"/>
          <w:rtl/>
        </w:rPr>
        <w:t>העבירם</w:t>
      </w:r>
      <w:r w:rsidRPr="007435EB">
        <w:rPr>
          <w:rtl/>
        </w:rPr>
        <w:t xml:space="preserve"> </w:t>
      </w:r>
      <w:r w:rsidRPr="007435EB">
        <w:rPr>
          <w:rFonts w:hint="cs"/>
          <w:rtl/>
        </w:rPr>
        <w:t>באומה</w:t>
      </w:r>
      <w:r w:rsidRPr="007435EB">
        <w:rPr>
          <w:rtl/>
        </w:rPr>
        <w:t xml:space="preserve"> </w:t>
      </w:r>
      <w:r w:rsidRPr="007435EB">
        <w:rPr>
          <w:rFonts w:hint="cs"/>
          <w:rtl/>
        </w:rPr>
        <w:t>אחרת</w:t>
      </w:r>
      <w:r w:rsidRPr="007435EB">
        <w:rPr>
          <w:rtl/>
        </w:rPr>
        <w:t xml:space="preserve">! </w:t>
      </w:r>
      <w:r w:rsidRPr="007435EB">
        <w:rPr>
          <w:rFonts w:hint="cs"/>
          <w:rtl/>
        </w:rPr>
        <w:t>כיון</w:t>
      </w:r>
      <w:r w:rsidRPr="007435EB">
        <w:rPr>
          <w:rtl/>
        </w:rPr>
        <w:t xml:space="preserve"> </w:t>
      </w:r>
      <w:r w:rsidRPr="007435EB">
        <w:rPr>
          <w:rFonts w:hint="cs"/>
          <w:rtl/>
        </w:rPr>
        <w:t>שידע</w:t>
      </w:r>
      <w:r w:rsidRPr="007435EB">
        <w:rPr>
          <w:rtl/>
        </w:rPr>
        <w:t xml:space="preserve"> </w:t>
      </w:r>
      <w:r w:rsidRPr="007435EB">
        <w:rPr>
          <w:rFonts w:hint="cs"/>
          <w:rtl/>
        </w:rPr>
        <w:t>שחטא</w:t>
      </w:r>
      <w:r w:rsidRPr="007435EB">
        <w:rPr>
          <w:rtl/>
        </w:rPr>
        <w:t xml:space="preserve"> </w:t>
      </w:r>
      <w:r w:rsidRPr="007435EB">
        <w:rPr>
          <w:rFonts w:hint="cs"/>
          <w:rtl/>
        </w:rPr>
        <w:t>עמד</w:t>
      </w:r>
      <w:r w:rsidRPr="007435EB">
        <w:rPr>
          <w:rtl/>
        </w:rPr>
        <w:t xml:space="preserve"> </w:t>
      </w:r>
      <w:r w:rsidRPr="007435EB">
        <w:rPr>
          <w:rFonts w:hint="cs"/>
          <w:rtl/>
        </w:rPr>
        <w:t>לבקש</w:t>
      </w:r>
      <w:r w:rsidRPr="007435EB">
        <w:rPr>
          <w:rtl/>
        </w:rPr>
        <w:t xml:space="preserve"> </w:t>
      </w:r>
      <w:r w:rsidRPr="007435EB">
        <w:rPr>
          <w:rFonts w:hint="cs"/>
          <w:rtl/>
        </w:rPr>
        <w:t>רחמים</w:t>
      </w:r>
      <w:r w:rsidRPr="007435EB">
        <w:rPr>
          <w:rtl/>
        </w:rPr>
        <w:t xml:space="preserve"> </w:t>
      </w:r>
      <w:r w:rsidRPr="007435EB">
        <w:rPr>
          <w:rFonts w:hint="cs"/>
          <w:rtl/>
        </w:rPr>
        <w:t>על</w:t>
      </w:r>
      <w:r w:rsidRPr="007435EB">
        <w:rPr>
          <w:rtl/>
        </w:rPr>
        <w:t xml:space="preserve"> </w:t>
      </w:r>
      <w:r w:rsidRPr="007435EB">
        <w:rPr>
          <w:rFonts w:hint="cs"/>
          <w:rtl/>
        </w:rPr>
        <w:t>עצמו</w:t>
      </w:r>
      <w:r w:rsidRPr="007435EB">
        <w:rPr>
          <w:rtl/>
        </w:rPr>
        <w:t>.</w:t>
      </w:r>
    </w:p>
    <w:p w14:paraId="7BE23791" w14:textId="77777777" w:rsidR="00E8089F" w:rsidRPr="007435EB" w:rsidRDefault="00E8089F" w:rsidP="00E8089F">
      <w:pPr>
        <w:rPr>
          <w:rtl/>
        </w:rPr>
      </w:pPr>
      <w:r w:rsidRPr="007435EB">
        <w:rPr>
          <w:rFonts w:hint="cs"/>
          <w:rtl/>
        </w:rPr>
        <w:t>אמר</w:t>
      </w:r>
      <w:r w:rsidRPr="007435EB">
        <w:rPr>
          <w:rtl/>
        </w:rPr>
        <w:t xml:space="preserve"> </w:t>
      </w:r>
      <w:r w:rsidRPr="007435EB">
        <w:rPr>
          <w:rFonts w:hint="cs"/>
          <w:rtl/>
        </w:rPr>
        <w:t>לו</w:t>
      </w:r>
      <w:r w:rsidRPr="007435EB">
        <w:rPr>
          <w:rtl/>
        </w:rPr>
        <w:t xml:space="preserve"> </w:t>
      </w:r>
      <w:r w:rsidRPr="007435EB">
        <w:rPr>
          <w:rFonts w:hint="cs"/>
          <w:rtl/>
        </w:rPr>
        <w:t>הקב</w:t>
      </w:r>
      <w:r w:rsidRPr="007435EB">
        <w:rPr>
          <w:rtl/>
        </w:rPr>
        <w:t>"</w:t>
      </w:r>
      <w:r w:rsidRPr="007435EB">
        <w:rPr>
          <w:rFonts w:hint="cs"/>
          <w:rtl/>
        </w:rPr>
        <w:t>ה</w:t>
      </w:r>
      <w:r w:rsidRPr="007435EB">
        <w:rPr>
          <w:rtl/>
        </w:rPr>
        <w:t xml:space="preserve">: </w:t>
      </w:r>
      <w:r w:rsidRPr="007435EB">
        <w:rPr>
          <w:rFonts w:hint="cs"/>
          <w:rtl/>
        </w:rPr>
        <w:t>עד</w:t>
      </w:r>
      <w:r w:rsidRPr="007435EB">
        <w:rPr>
          <w:rtl/>
        </w:rPr>
        <w:t xml:space="preserve"> </w:t>
      </w:r>
      <w:r w:rsidRPr="007435EB">
        <w:rPr>
          <w:rFonts w:hint="cs"/>
          <w:rtl/>
        </w:rPr>
        <w:t>שאתה</w:t>
      </w:r>
      <w:r w:rsidRPr="007435EB">
        <w:rPr>
          <w:rtl/>
        </w:rPr>
        <w:t xml:space="preserve"> </w:t>
      </w:r>
      <w:r w:rsidRPr="007435EB">
        <w:rPr>
          <w:rFonts w:hint="cs"/>
          <w:rtl/>
        </w:rPr>
        <w:t>מבקש</w:t>
      </w:r>
      <w:r w:rsidRPr="007435EB">
        <w:rPr>
          <w:rtl/>
        </w:rPr>
        <w:t xml:space="preserve"> </w:t>
      </w:r>
      <w:r w:rsidRPr="007435EB">
        <w:rPr>
          <w:rFonts w:hint="cs"/>
          <w:rtl/>
        </w:rPr>
        <w:t>רחמים</w:t>
      </w:r>
      <w:r w:rsidRPr="007435EB">
        <w:rPr>
          <w:rtl/>
        </w:rPr>
        <w:t xml:space="preserve"> </w:t>
      </w:r>
      <w:r w:rsidRPr="007435EB">
        <w:rPr>
          <w:rFonts w:hint="cs"/>
          <w:rtl/>
        </w:rPr>
        <w:t>על</w:t>
      </w:r>
      <w:r w:rsidRPr="007435EB">
        <w:rPr>
          <w:rtl/>
        </w:rPr>
        <w:t xml:space="preserve"> </w:t>
      </w:r>
      <w:r w:rsidRPr="007435EB">
        <w:rPr>
          <w:rFonts w:hint="cs"/>
          <w:rtl/>
        </w:rPr>
        <w:t>עצמך</w:t>
      </w:r>
      <w:r w:rsidR="002E362D" w:rsidRPr="007435EB">
        <w:rPr>
          <w:rtl/>
        </w:rPr>
        <w:t xml:space="preserve"> </w:t>
      </w:r>
      <w:r w:rsidRPr="007435EB">
        <w:rPr>
          <w:rFonts w:hint="cs"/>
          <w:rtl/>
        </w:rPr>
        <w:t>בקש</w:t>
      </w:r>
      <w:r w:rsidRPr="007435EB">
        <w:rPr>
          <w:rtl/>
        </w:rPr>
        <w:t xml:space="preserve"> </w:t>
      </w:r>
      <w:r w:rsidRPr="007435EB">
        <w:rPr>
          <w:rFonts w:hint="cs"/>
          <w:rtl/>
        </w:rPr>
        <w:t>רחמים</w:t>
      </w:r>
      <w:r w:rsidRPr="007435EB">
        <w:rPr>
          <w:rtl/>
        </w:rPr>
        <w:t xml:space="preserve"> </w:t>
      </w:r>
      <w:r w:rsidRPr="007435EB">
        <w:rPr>
          <w:rFonts w:hint="cs"/>
          <w:rtl/>
        </w:rPr>
        <w:t>על</w:t>
      </w:r>
      <w:r w:rsidRPr="007435EB">
        <w:rPr>
          <w:rtl/>
        </w:rPr>
        <w:t xml:space="preserve"> </w:t>
      </w:r>
      <w:r w:rsidRPr="007435EB">
        <w:rPr>
          <w:rFonts w:hint="cs"/>
          <w:rtl/>
        </w:rPr>
        <w:t>ישראל</w:t>
      </w:r>
      <w:r w:rsidRPr="007435EB">
        <w:rPr>
          <w:rtl/>
        </w:rPr>
        <w:t xml:space="preserve">, </w:t>
      </w:r>
      <w:r w:rsidRPr="007435EB">
        <w:rPr>
          <w:rFonts w:hint="cs"/>
          <w:rtl/>
        </w:rPr>
        <w:t>שגזרתי</w:t>
      </w:r>
      <w:r w:rsidRPr="007435EB">
        <w:rPr>
          <w:rtl/>
        </w:rPr>
        <w:t xml:space="preserve"> </w:t>
      </w:r>
      <w:r w:rsidRPr="007435EB">
        <w:rPr>
          <w:rFonts w:hint="cs"/>
          <w:rtl/>
        </w:rPr>
        <w:t>עליהם</w:t>
      </w:r>
      <w:r w:rsidRPr="007435EB">
        <w:rPr>
          <w:rtl/>
        </w:rPr>
        <w:t xml:space="preserve"> </w:t>
      </w:r>
      <w:r w:rsidRPr="007435EB">
        <w:rPr>
          <w:rFonts w:hint="cs"/>
          <w:rtl/>
        </w:rPr>
        <w:t>שלש</w:t>
      </w:r>
      <w:r w:rsidRPr="007435EB">
        <w:rPr>
          <w:rtl/>
        </w:rPr>
        <w:t xml:space="preserve"> </w:t>
      </w:r>
      <w:r w:rsidRPr="007435EB">
        <w:rPr>
          <w:rFonts w:hint="cs"/>
          <w:rtl/>
        </w:rPr>
        <w:t>גזירות</w:t>
      </w:r>
      <w:r w:rsidRPr="007435EB">
        <w:rPr>
          <w:rtl/>
        </w:rPr>
        <w:t xml:space="preserve"> </w:t>
      </w:r>
      <w:r w:rsidRPr="007435EB">
        <w:rPr>
          <w:rFonts w:hint="cs"/>
          <w:rtl/>
        </w:rPr>
        <w:t>בעבורך</w:t>
      </w:r>
      <w:r w:rsidRPr="007435EB">
        <w:rPr>
          <w:rtl/>
        </w:rPr>
        <w:t>.</w:t>
      </w:r>
    </w:p>
    <w:p w14:paraId="307AA9D1" w14:textId="77777777" w:rsidR="00E8089F" w:rsidRPr="00AC0CB1" w:rsidRDefault="00E8089F" w:rsidP="002E362D">
      <w:pPr>
        <w:rPr>
          <w:rStyle w:val="af2"/>
          <w:rtl/>
        </w:rPr>
      </w:pPr>
      <w:r w:rsidRPr="007435EB">
        <w:rPr>
          <w:rFonts w:hint="cs"/>
          <w:rtl/>
        </w:rPr>
        <w:t>עמד</w:t>
      </w:r>
      <w:r w:rsidRPr="007435EB">
        <w:rPr>
          <w:rtl/>
        </w:rPr>
        <w:t xml:space="preserve"> </w:t>
      </w:r>
      <w:r w:rsidRPr="007435EB">
        <w:rPr>
          <w:rFonts w:hint="cs"/>
          <w:rtl/>
        </w:rPr>
        <w:t>ובקש</w:t>
      </w:r>
      <w:r w:rsidRPr="007435EB">
        <w:rPr>
          <w:rtl/>
        </w:rPr>
        <w:t xml:space="preserve"> </w:t>
      </w:r>
      <w:r w:rsidRPr="007435EB">
        <w:rPr>
          <w:rFonts w:hint="cs"/>
          <w:rtl/>
        </w:rPr>
        <w:t>רחמים</w:t>
      </w:r>
      <w:r w:rsidRPr="007435EB">
        <w:rPr>
          <w:rtl/>
        </w:rPr>
        <w:t xml:space="preserve"> </w:t>
      </w:r>
      <w:r w:rsidRPr="007435EB">
        <w:rPr>
          <w:rFonts w:hint="cs"/>
          <w:rtl/>
        </w:rPr>
        <w:t>ובטל</w:t>
      </w:r>
      <w:r w:rsidRPr="007435EB">
        <w:rPr>
          <w:rtl/>
        </w:rPr>
        <w:t xml:space="preserve"> </w:t>
      </w:r>
      <w:r w:rsidRPr="007435EB">
        <w:rPr>
          <w:rFonts w:hint="cs"/>
          <w:rtl/>
        </w:rPr>
        <w:t>גזירה</w:t>
      </w:r>
      <w:r w:rsidRPr="007435EB">
        <w:rPr>
          <w:rtl/>
        </w:rPr>
        <w:t xml:space="preserve">, </w:t>
      </w:r>
      <w:r w:rsidRPr="007435EB">
        <w:rPr>
          <w:rFonts w:hint="cs"/>
          <w:rtl/>
        </w:rPr>
        <w:t>והתחיל</w:t>
      </w:r>
      <w:r w:rsidRPr="007435EB">
        <w:rPr>
          <w:rtl/>
        </w:rPr>
        <w:t xml:space="preserve"> </w:t>
      </w:r>
      <w:r w:rsidRPr="007435EB">
        <w:rPr>
          <w:rFonts w:hint="cs"/>
          <w:rtl/>
        </w:rPr>
        <w:t>לברכן</w:t>
      </w:r>
      <w:r w:rsidRPr="007435EB">
        <w:rPr>
          <w:rtl/>
        </w:rPr>
        <w:t xml:space="preserve">, </w:t>
      </w:r>
      <w:r w:rsidRPr="007435EB">
        <w:rPr>
          <w:rFonts w:hint="cs"/>
          <w:rtl/>
        </w:rPr>
        <w:t>שנאמר</w:t>
      </w:r>
      <w:r w:rsidRPr="00AC0CB1">
        <w:rPr>
          <w:rStyle w:val="af2"/>
          <w:rtl/>
        </w:rPr>
        <w:t xml:space="preserve"> </w:t>
      </w:r>
      <w:r w:rsidRPr="00AC0CB1">
        <w:rPr>
          <w:rStyle w:val="af2"/>
          <w:rFonts w:hint="cs"/>
          <w:rtl/>
        </w:rPr>
        <w:t>'והיה</w:t>
      </w:r>
      <w:r w:rsidRPr="00AC0CB1">
        <w:rPr>
          <w:rStyle w:val="af2"/>
          <w:rtl/>
        </w:rPr>
        <w:t xml:space="preserve"> </w:t>
      </w:r>
      <w:r w:rsidRPr="00AC0CB1">
        <w:rPr>
          <w:rStyle w:val="af2"/>
          <w:rFonts w:hint="cs"/>
          <w:rtl/>
        </w:rPr>
        <w:t>מספר</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ישראל</w:t>
      </w:r>
      <w:r w:rsidRPr="00AC0CB1">
        <w:rPr>
          <w:rStyle w:val="af2"/>
          <w:rtl/>
        </w:rPr>
        <w:t xml:space="preserve"> </w:t>
      </w:r>
      <w:r w:rsidRPr="00AC0CB1">
        <w:rPr>
          <w:rStyle w:val="af2"/>
          <w:rFonts w:hint="cs"/>
          <w:rtl/>
        </w:rPr>
        <w:t>כחול</w:t>
      </w:r>
      <w:r w:rsidRPr="00AC0CB1">
        <w:rPr>
          <w:rStyle w:val="af2"/>
          <w:rtl/>
        </w:rPr>
        <w:t xml:space="preserve"> </w:t>
      </w:r>
      <w:r w:rsidRPr="00AC0CB1">
        <w:rPr>
          <w:rStyle w:val="af2"/>
          <w:rFonts w:hint="cs"/>
          <w:rtl/>
        </w:rPr>
        <w:t>הים</w:t>
      </w:r>
      <w:r w:rsidRPr="00AC0CB1">
        <w:rPr>
          <w:rStyle w:val="af2"/>
          <w:rtl/>
        </w:rPr>
        <w:t xml:space="preserve"> </w:t>
      </w:r>
      <w:r w:rsidRPr="00AC0CB1">
        <w:rPr>
          <w:rStyle w:val="af2"/>
          <w:rFonts w:hint="cs"/>
          <w:rtl/>
        </w:rPr>
        <w:t>וגו</w:t>
      </w:r>
      <w:r w:rsidRPr="00AC0CB1">
        <w:rPr>
          <w:rStyle w:val="af2"/>
          <w:rtl/>
        </w:rPr>
        <w:t xml:space="preserve">' </w:t>
      </w:r>
      <w:r w:rsidRPr="00AC0CB1">
        <w:rPr>
          <w:rStyle w:val="af2"/>
          <w:rFonts w:hint="cs"/>
          <w:rtl/>
        </w:rPr>
        <w:t>'והיה</w:t>
      </w:r>
      <w:r w:rsidRPr="00AC0CB1">
        <w:rPr>
          <w:rStyle w:val="af2"/>
          <w:rtl/>
        </w:rPr>
        <w:t xml:space="preserve"> </w:t>
      </w:r>
      <w:r w:rsidRPr="00AC0CB1">
        <w:rPr>
          <w:rStyle w:val="af2"/>
          <w:rFonts w:hint="cs"/>
          <w:rtl/>
        </w:rPr>
        <w:t>במקום</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יאמר</w:t>
      </w:r>
      <w:r w:rsidRPr="00AC0CB1">
        <w:rPr>
          <w:rStyle w:val="af2"/>
          <w:rtl/>
        </w:rPr>
        <w:t xml:space="preserve"> </w:t>
      </w:r>
      <w:r w:rsidRPr="00AC0CB1">
        <w:rPr>
          <w:rStyle w:val="af2"/>
          <w:rFonts w:hint="cs"/>
          <w:rtl/>
        </w:rPr>
        <w:t>להם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עמי</w:t>
      </w:r>
      <w:r w:rsidRPr="00AC0CB1">
        <w:rPr>
          <w:rStyle w:val="af2"/>
          <w:rtl/>
        </w:rPr>
        <w:t xml:space="preserve"> </w:t>
      </w:r>
      <w:r w:rsidRPr="00AC0CB1">
        <w:rPr>
          <w:rStyle w:val="af2"/>
          <w:rFonts w:hint="cs"/>
          <w:rtl/>
        </w:rPr>
        <w:t>אתם</w:t>
      </w:r>
      <w:r w:rsidRPr="00AC0CB1">
        <w:rPr>
          <w:rStyle w:val="af2"/>
          <w:rtl/>
        </w:rPr>
        <w:t xml:space="preserve"> </w:t>
      </w:r>
      <w:r w:rsidRPr="00AC0CB1">
        <w:rPr>
          <w:rStyle w:val="af2"/>
          <w:rFonts w:hint="cs"/>
          <w:rtl/>
        </w:rPr>
        <w:t>יאמר</w:t>
      </w:r>
      <w:r w:rsidRPr="00AC0CB1">
        <w:rPr>
          <w:rStyle w:val="af2"/>
          <w:rtl/>
        </w:rPr>
        <w:t xml:space="preserve"> </w:t>
      </w:r>
      <w:r w:rsidRPr="00AC0CB1">
        <w:rPr>
          <w:rStyle w:val="af2"/>
          <w:rFonts w:hint="cs"/>
          <w:rtl/>
        </w:rPr>
        <w:t>להם</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חי</w:t>
      </w:r>
      <w:r w:rsidRPr="00AC0CB1">
        <w:rPr>
          <w:rStyle w:val="af2"/>
          <w:rtl/>
        </w:rPr>
        <w:t xml:space="preserve"> </w:t>
      </w:r>
      <w:r w:rsidRPr="00AC0CB1">
        <w:rPr>
          <w:rStyle w:val="af2"/>
          <w:rFonts w:hint="cs"/>
          <w:rtl/>
        </w:rPr>
        <w:t>ונקבצו</w:t>
      </w:r>
      <w:r w:rsidRPr="00AC0CB1">
        <w:rPr>
          <w:rStyle w:val="af2"/>
          <w:rtl/>
        </w:rPr>
        <w:t xml:space="preserve"> </w:t>
      </w:r>
      <w:r w:rsidRPr="00AC0CB1">
        <w:rPr>
          <w:rStyle w:val="af2"/>
          <w:rFonts w:hint="cs"/>
          <w:rtl/>
        </w:rPr>
        <w:t>בני</w:t>
      </w:r>
      <w:r w:rsidRPr="00AC0CB1">
        <w:rPr>
          <w:rStyle w:val="af2"/>
          <w:rtl/>
        </w:rPr>
        <w:t xml:space="preserve"> </w:t>
      </w:r>
      <w:r w:rsidRPr="00AC0CB1">
        <w:rPr>
          <w:rStyle w:val="af2"/>
          <w:rFonts w:hint="cs"/>
          <w:rtl/>
        </w:rPr>
        <w:t>יהודה</w:t>
      </w:r>
      <w:r w:rsidRPr="00AC0CB1">
        <w:rPr>
          <w:rStyle w:val="af2"/>
          <w:rtl/>
        </w:rPr>
        <w:t xml:space="preserve"> </w:t>
      </w:r>
      <w:r w:rsidRPr="00AC0CB1">
        <w:rPr>
          <w:rStyle w:val="af2"/>
          <w:rFonts w:hint="cs"/>
          <w:rtl/>
        </w:rPr>
        <w:t>ובני</w:t>
      </w:r>
      <w:r w:rsidRPr="00AC0CB1">
        <w:rPr>
          <w:rStyle w:val="af2"/>
          <w:rtl/>
        </w:rPr>
        <w:t xml:space="preserve"> </w:t>
      </w:r>
      <w:r w:rsidRPr="00AC0CB1">
        <w:rPr>
          <w:rStyle w:val="af2"/>
          <w:rFonts w:hint="cs"/>
          <w:rtl/>
        </w:rPr>
        <w:t>ישראל</w:t>
      </w:r>
      <w:r w:rsidRPr="00AC0CB1">
        <w:rPr>
          <w:rStyle w:val="af2"/>
          <w:rtl/>
        </w:rPr>
        <w:t xml:space="preserve"> </w:t>
      </w:r>
      <w:r w:rsidRPr="00AC0CB1">
        <w:rPr>
          <w:rStyle w:val="af2"/>
          <w:rFonts w:hint="cs"/>
          <w:rtl/>
        </w:rPr>
        <w:t>יחדו</w:t>
      </w:r>
      <w:r w:rsidRPr="00AC0CB1">
        <w:rPr>
          <w:rStyle w:val="af2"/>
          <w:rtl/>
        </w:rPr>
        <w:t xml:space="preserve"> </w:t>
      </w:r>
      <w:r w:rsidRPr="00AC0CB1">
        <w:rPr>
          <w:rStyle w:val="af2"/>
          <w:rFonts w:hint="cs"/>
          <w:rtl/>
        </w:rPr>
        <w:t>וגו</w:t>
      </w:r>
      <w:r w:rsidRPr="00AC0CB1">
        <w:rPr>
          <w:rStyle w:val="af2"/>
          <w:rtl/>
        </w:rPr>
        <w:t>'</w:t>
      </w:r>
      <w:r w:rsidR="002E362D" w:rsidRPr="007435EB">
        <w:rPr>
          <w:rFonts w:hint="cs"/>
          <w:rtl/>
        </w:rPr>
        <w:t xml:space="preserve"> </w:t>
      </w:r>
      <w:r w:rsidRPr="00AC0CB1">
        <w:rPr>
          <w:rStyle w:val="af2"/>
          <w:rFonts w:hint="cs"/>
          <w:rtl/>
        </w:rPr>
        <w:t>'וזרעתיה</w:t>
      </w:r>
      <w:r w:rsidRPr="00AC0CB1">
        <w:rPr>
          <w:rStyle w:val="af2"/>
          <w:rtl/>
        </w:rPr>
        <w:t xml:space="preserve"> </w:t>
      </w:r>
      <w:r w:rsidRPr="00AC0CB1">
        <w:rPr>
          <w:rStyle w:val="af2"/>
          <w:rFonts w:hint="cs"/>
          <w:rtl/>
        </w:rPr>
        <w:t>לי</w:t>
      </w:r>
      <w:r w:rsidRPr="00AC0CB1">
        <w:rPr>
          <w:rStyle w:val="af2"/>
          <w:rtl/>
        </w:rPr>
        <w:t xml:space="preserve"> </w:t>
      </w:r>
      <w:r w:rsidRPr="00AC0CB1">
        <w:rPr>
          <w:rStyle w:val="af2"/>
          <w:rFonts w:hint="cs"/>
          <w:rtl/>
        </w:rPr>
        <w:t>בארץ</w:t>
      </w:r>
      <w:r w:rsidRPr="00AC0CB1">
        <w:rPr>
          <w:rStyle w:val="af2"/>
          <w:rtl/>
        </w:rPr>
        <w:t xml:space="preserve"> </w:t>
      </w:r>
      <w:r w:rsidRPr="00AC0CB1">
        <w:rPr>
          <w:rStyle w:val="af2"/>
          <w:rFonts w:hint="cs"/>
          <w:rtl/>
        </w:rPr>
        <w:t>ורחמתי</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רחמה</w:t>
      </w:r>
      <w:r w:rsidRPr="00AC0CB1">
        <w:rPr>
          <w:rStyle w:val="af2"/>
          <w:rtl/>
        </w:rPr>
        <w:t xml:space="preserve"> </w:t>
      </w:r>
      <w:r w:rsidRPr="00AC0CB1">
        <w:rPr>
          <w:rStyle w:val="af2"/>
          <w:rFonts w:hint="cs"/>
          <w:rtl/>
        </w:rPr>
        <w:t>ואמרתי</w:t>
      </w:r>
      <w:r w:rsidRPr="00AC0CB1">
        <w:rPr>
          <w:rStyle w:val="af2"/>
          <w:rtl/>
        </w:rPr>
        <w:t xml:space="preserve"> </w:t>
      </w:r>
      <w:r w:rsidRPr="00AC0CB1">
        <w:rPr>
          <w:rStyle w:val="af2"/>
          <w:rFonts w:hint="cs"/>
          <w:rtl/>
        </w:rPr>
        <w:t>ללא</w:t>
      </w:r>
      <w:r w:rsidRPr="00AC0CB1">
        <w:rPr>
          <w:rStyle w:val="af2"/>
          <w:rtl/>
        </w:rPr>
        <w:t xml:space="preserve"> </w:t>
      </w:r>
      <w:r w:rsidRPr="00AC0CB1">
        <w:rPr>
          <w:rStyle w:val="af2"/>
          <w:rFonts w:hint="cs"/>
          <w:rtl/>
        </w:rPr>
        <w:t>עמי</w:t>
      </w:r>
      <w:r w:rsidRPr="00AC0CB1">
        <w:rPr>
          <w:rStyle w:val="af2"/>
          <w:rtl/>
        </w:rPr>
        <w:t xml:space="preserve"> </w:t>
      </w:r>
      <w:r w:rsidRPr="00AC0CB1">
        <w:rPr>
          <w:rStyle w:val="af2"/>
          <w:rFonts w:hint="cs"/>
          <w:rtl/>
        </w:rPr>
        <w:t>עמי</w:t>
      </w:r>
      <w:r w:rsidRPr="00AC0CB1">
        <w:rPr>
          <w:rStyle w:val="af2"/>
          <w:rtl/>
        </w:rPr>
        <w:t xml:space="preserve"> </w:t>
      </w:r>
      <w:r w:rsidRPr="00AC0CB1">
        <w:rPr>
          <w:rStyle w:val="af2"/>
          <w:rFonts w:hint="cs"/>
          <w:rtl/>
        </w:rPr>
        <w:t>אתה'</w:t>
      </w:r>
      <w:r w:rsidRPr="00AC0CB1">
        <w:rPr>
          <w:rStyle w:val="af2"/>
          <w:rtl/>
        </w:rPr>
        <w:t>.</w:t>
      </w:r>
    </w:p>
    <w:p w14:paraId="6CD17F61" w14:textId="38CC95E8" w:rsidR="00E8089F" w:rsidRPr="007435EB" w:rsidRDefault="00F47631" w:rsidP="00F47631">
      <w:pPr>
        <w:pStyle w:val="affd"/>
        <w:rPr>
          <w:bCs/>
          <w:rtl/>
        </w:rPr>
      </w:pPr>
      <w:r>
        <w:rPr>
          <w:rFonts w:hint="cs"/>
          <w:rtl/>
        </w:rPr>
        <w:t>***</w:t>
      </w:r>
    </w:p>
    <w:p w14:paraId="3C109EE1" w14:textId="3E2877A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10928" w:author="מנוע אמוראים" w:date="2026-10-05T16:42:03Z">
            <w:rPr>
              <w:rFonts w:ascii="Fb Fontext" w:hAnsi="Fb Fontext" w:hint="cs"/>
              <w:rtl/>
            </w:rPr>
          </w:rPrChange>
        </w:rPr>
        <w:t xml:space="preserve">ארי</w:t>
      </w:r>
      <w:r>
        <w:rPr>
          <w:rStyle w:val="affffd"/>
          <w:rFonts w:ascii="Fb Fontext" w:hAnsi="Fb Fontext"/>
          <w:rtl/>
          <w:rPrChange w:id="10929" w:author="מנוע אמוראים" w:date="2026-10-05T16:42:03Z">
            <w:rPr>
              <w:rFonts w:ascii="Fb Fontext" w:hAnsi="Fb Fontext"/>
              <w:rtl/>
            </w:rPr>
          </w:rPrChange>
        </w:rPr>
        <w:t xml:space="preserve">"</w:t>
      </w:r>
      <w:r>
        <w:rPr>
          <w:rStyle w:val="affffd"/>
          <w:rFonts w:ascii="Fb Fontext" w:hAnsi="Fb Fontext" w:hint="cs"/>
          <w:rtl/>
          <w:rPrChange w:id="10930" w:author="מנוע אמוראים" w:date="2026-10-05T16:42:03Z">
            <w:rPr>
              <w:rFonts w:ascii="Fb Fontext" w:hAnsi="Fb Fontext" w:hint="cs"/>
              <w:rtl/>
            </w:rPr>
          </w:rPrChange>
        </w:rPr>
        <w:t xml:space="preserve">ו</w:t>
      </w:r>
      <w:r w:rsidR="00E8089F" w:rsidRPr="007435EB">
        <w:rPr>
          <w:rFonts w:ascii="Fb Fontext" w:hAnsi="Fb Fontext"/>
          <w:rtl/>
        </w:rPr>
        <w:t xml:space="preserve">: </w:t>
      </w:r>
      <w:r w:rsidR="00E8089F" w:rsidRPr="007435EB">
        <w:rPr>
          <w:rFonts w:ascii="Fb Fontext" w:hAnsi="Fb Fontext" w:hint="cs"/>
          <w:rtl/>
        </w:rPr>
        <w:t>אוי</w:t>
      </w:r>
      <w:r w:rsidR="00E8089F" w:rsidRPr="007435EB">
        <w:rPr>
          <w:rFonts w:ascii="Fb Fontext" w:hAnsi="Fb Fontext"/>
          <w:rtl/>
        </w:rPr>
        <w:t xml:space="preserve"> </w:t>
      </w:r>
      <w:r w:rsidR="00E8089F" w:rsidRPr="007435EB">
        <w:rPr>
          <w:rFonts w:ascii="Fb Fontext" w:hAnsi="Fb Fontext" w:hint="cs"/>
          <w:rtl/>
        </w:rPr>
        <w:t>לה</w:t>
      </w:r>
      <w:r w:rsidR="00E8089F" w:rsidRPr="007435EB">
        <w:rPr>
          <w:rFonts w:ascii="Fb Fontext" w:hAnsi="Fb Fontext"/>
          <w:rtl/>
        </w:rPr>
        <w:t xml:space="preserve"> </w:t>
      </w:r>
      <w:r w:rsidR="00E8089F" w:rsidRPr="007435EB">
        <w:rPr>
          <w:rFonts w:ascii="Fb Fontext" w:hAnsi="Fb Fontext" w:hint="cs"/>
          <w:rtl/>
        </w:rPr>
        <w:t>לרבנות</w:t>
      </w:r>
      <w:r w:rsidR="00E8089F" w:rsidRPr="007435EB">
        <w:rPr>
          <w:rFonts w:ascii="Fb Fontext" w:hAnsi="Fb Fontext"/>
          <w:rtl/>
        </w:rPr>
        <w:t xml:space="preserve"> </w:t>
      </w:r>
      <w:r w:rsidR="00E8089F" w:rsidRPr="007435EB">
        <w:rPr>
          <w:rFonts w:ascii="Fb Fontext" w:hAnsi="Fb Fontext" w:hint="cs"/>
          <w:rtl/>
        </w:rPr>
        <w:t>שמקברת</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בעליה</w:t>
      </w:r>
      <w:r w:rsidR="00E8089F" w:rsidRPr="007435EB">
        <w:rPr>
          <w:rFonts w:ascii="Fb Fontext" w:hAnsi="Fb Fontext"/>
          <w:rtl/>
        </w:rPr>
        <w:t xml:space="preserve">, </w:t>
      </w:r>
      <w:r w:rsidR="00E8089F" w:rsidRPr="007435EB">
        <w:rPr>
          <w:rFonts w:ascii="Fb Fontext" w:hAnsi="Fb Fontext" w:hint="cs"/>
          <w:rtl/>
        </w:rPr>
        <w:t>שאין</w:t>
      </w:r>
      <w:r w:rsidR="00E8089F" w:rsidRPr="007435EB">
        <w:rPr>
          <w:rFonts w:ascii="Fb Fontext" w:hAnsi="Fb Fontext"/>
          <w:rtl/>
        </w:rPr>
        <w:t xml:space="preserve"> </w:t>
      </w:r>
      <w:r w:rsidR="00E8089F" w:rsidRPr="007435EB">
        <w:rPr>
          <w:rFonts w:ascii="Fb Fontext" w:hAnsi="Fb Fontext" w:hint="cs"/>
          <w:rtl/>
        </w:rPr>
        <w:t>לך</w:t>
      </w:r>
      <w:r w:rsidR="00E8089F" w:rsidRPr="007435EB">
        <w:rPr>
          <w:rFonts w:ascii="Fb Fontext" w:hAnsi="Fb Fontext"/>
          <w:rtl/>
        </w:rPr>
        <w:t xml:space="preserve"> </w:t>
      </w:r>
      <w:r w:rsidR="00E8089F" w:rsidRPr="007435EB">
        <w:rPr>
          <w:rFonts w:ascii="Fb Fontext" w:hAnsi="Fb Fontext" w:hint="cs"/>
          <w:rtl/>
        </w:rPr>
        <w:t>כל</w:t>
      </w:r>
      <w:r w:rsidR="00E8089F" w:rsidRPr="007435EB">
        <w:rPr>
          <w:rFonts w:ascii="Fb Fontext" w:hAnsi="Fb Fontext"/>
          <w:rtl/>
        </w:rPr>
        <w:t xml:space="preserve"> </w:t>
      </w:r>
      <w:r w:rsidR="00E8089F" w:rsidRPr="007435EB">
        <w:rPr>
          <w:rFonts w:ascii="Fb Fontext" w:hAnsi="Fb Fontext" w:hint="cs"/>
          <w:rtl/>
        </w:rPr>
        <w:t>נביא</w:t>
      </w:r>
      <w:r w:rsidR="00E8089F" w:rsidRPr="007435EB">
        <w:rPr>
          <w:rFonts w:ascii="Fb Fontext" w:hAnsi="Fb Fontext"/>
          <w:rtl/>
        </w:rPr>
        <w:t xml:space="preserve"> </w:t>
      </w:r>
      <w:r w:rsidR="00E8089F" w:rsidRPr="007435EB">
        <w:rPr>
          <w:rFonts w:ascii="Fb Fontext" w:hAnsi="Fb Fontext" w:hint="cs"/>
          <w:rtl/>
        </w:rPr>
        <w:t>ונביא</w:t>
      </w:r>
      <w:r w:rsidR="00E8089F" w:rsidRPr="007435EB">
        <w:rPr>
          <w:rFonts w:ascii="Fb Fontext" w:hAnsi="Fb Fontext"/>
          <w:rtl/>
        </w:rPr>
        <w:t xml:space="preserve"> </w:t>
      </w:r>
      <w:r w:rsidR="00E8089F" w:rsidRPr="007435EB">
        <w:rPr>
          <w:rFonts w:ascii="Fb Fontext" w:hAnsi="Fb Fontext" w:hint="cs"/>
          <w:rtl/>
        </w:rPr>
        <w:t>שלא</w:t>
      </w:r>
      <w:r w:rsidR="00E8089F" w:rsidRPr="007435EB">
        <w:rPr>
          <w:rFonts w:ascii="Fb Fontext" w:hAnsi="Fb Fontext"/>
          <w:rtl/>
        </w:rPr>
        <w:t xml:space="preserve"> </w:t>
      </w:r>
      <w:r w:rsidR="00E8089F" w:rsidRPr="007435EB">
        <w:rPr>
          <w:rFonts w:ascii="Fb Fontext" w:hAnsi="Fb Fontext" w:hint="cs"/>
          <w:rtl/>
        </w:rPr>
        <w:t>קיפח</w:t>
      </w:r>
      <w:r w:rsidR="00E8089F" w:rsidRPr="007435EB">
        <w:rPr>
          <w:rFonts w:ascii="Fb Fontext" w:hAnsi="Fb Fontext"/>
          <w:rtl/>
        </w:rPr>
        <w:t xml:space="preserve"> </w:t>
      </w:r>
      <w:r w:rsidR="00E8089F" w:rsidRPr="007435EB">
        <w:rPr>
          <w:rFonts w:ascii="Fb Fontext" w:hAnsi="Fb Fontext" w:hint="cs"/>
          <w:rtl/>
        </w:rPr>
        <w:t>ארבעה</w:t>
      </w:r>
      <w:r w:rsidR="00E8089F" w:rsidRPr="007435EB">
        <w:rPr>
          <w:rFonts w:ascii="Fb Fontext" w:hAnsi="Fb Fontext"/>
          <w:rtl/>
        </w:rPr>
        <w:t xml:space="preserve"> </w:t>
      </w:r>
      <w:r w:rsidR="00E8089F" w:rsidRPr="007435EB">
        <w:rPr>
          <w:rFonts w:ascii="Fb Fontext" w:hAnsi="Fb Fontext" w:hint="cs"/>
          <w:rtl/>
        </w:rPr>
        <w:t>מלכים</w:t>
      </w:r>
      <w:r w:rsidR="00E8089F" w:rsidRPr="007435EB">
        <w:rPr>
          <w:rFonts w:ascii="Fb Fontext" w:hAnsi="Fb Fontext"/>
          <w:rtl/>
        </w:rPr>
        <w:t xml:space="preserve"> </w:t>
      </w:r>
      <w:r w:rsidR="00E8089F" w:rsidRPr="007435EB">
        <w:rPr>
          <w:rFonts w:ascii="Fb Fontext" w:hAnsi="Fb Fontext" w:hint="cs"/>
          <w:rtl/>
        </w:rPr>
        <w:t>בימיו</w:t>
      </w:r>
      <w:r w:rsidR="00E8089F" w:rsidRPr="007435EB">
        <w:rPr>
          <w:rFonts w:ascii="Fb Fontext" w:hAnsi="Fb Fontext"/>
          <w:rtl/>
        </w:rPr>
        <w:t>.</w:t>
      </w:r>
    </w:p>
    <w:p w14:paraId="64ABF447" w14:textId="77777777" w:rsidR="00E8089F" w:rsidRPr="007435EB" w:rsidRDefault="00E8089F" w:rsidP="002E362D">
      <w:pPr>
        <w:rPr>
          <w:rtl/>
        </w:rPr>
      </w:pPr>
      <w:r w:rsidRPr="007435EB">
        <w:rPr>
          <w:rFonts w:hint="cs"/>
          <w:rtl/>
        </w:rPr>
        <w:t>שנאמר</w:t>
      </w:r>
      <w:r w:rsidRPr="00AC0CB1">
        <w:rPr>
          <w:rStyle w:val="af2"/>
          <w:rtl/>
        </w:rPr>
        <w:t xml:space="preserve"> </w:t>
      </w:r>
      <w:r w:rsidRPr="00AC0CB1">
        <w:rPr>
          <w:rStyle w:val="af2"/>
          <w:rFonts w:hint="cs"/>
          <w:rtl/>
        </w:rPr>
        <w:t>'חזון</w:t>
      </w:r>
      <w:r w:rsidRPr="00AC0CB1">
        <w:rPr>
          <w:rStyle w:val="af2"/>
          <w:rtl/>
        </w:rPr>
        <w:t xml:space="preserve"> </w:t>
      </w:r>
      <w:r w:rsidRPr="00AC0CB1">
        <w:rPr>
          <w:rStyle w:val="af2"/>
          <w:rFonts w:hint="cs"/>
          <w:rtl/>
        </w:rPr>
        <w:t>ישעיהו</w:t>
      </w:r>
      <w:r w:rsidRPr="00AC0CB1">
        <w:rPr>
          <w:rStyle w:val="af2"/>
          <w:rtl/>
        </w:rPr>
        <w:t xml:space="preserve"> </w:t>
      </w:r>
      <w:r w:rsidRPr="00AC0CB1">
        <w:rPr>
          <w:rStyle w:val="af2"/>
          <w:rFonts w:hint="cs"/>
          <w:rtl/>
        </w:rPr>
        <w:t>בן</w:t>
      </w:r>
      <w:r w:rsidRPr="00AC0CB1">
        <w:rPr>
          <w:rStyle w:val="af2"/>
          <w:rtl/>
        </w:rPr>
        <w:t xml:space="preserve"> </w:t>
      </w:r>
      <w:r w:rsidRPr="00AC0CB1">
        <w:rPr>
          <w:rStyle w:val="af2"/>
          <w:rFonts w:hint="cs"/>
          <w:rtl/>
        </w:rPr>
        <w:t>אמוץ</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חזה</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יהודה</w:t>
      </w:r>
      <w:r w:rsidRPr="00AC0CB1">
        <w:rPr>
          <w:rStyle w:val="af2"/>
          <w:rtl/>
        </w:rPr>
        <w:t xml:space="preserve"> </w:t>
      </w:r>
      <w:r w:rsidRPr="00AC0CB1">
        <w:rPr>
          <w:rStyle w:val="af2"/>
          <w:rFonts w:hint="cs"/>
          <w:rtl/>
        </w:rPr>
        <w:t>וירושלים</w:t>
      </w:r>
      <w:r w:rsidRPr="00AC0CB1">
        <w:rPr>
          <w:rStyle w:val="af2"/>
          <w:rtl/>
        </w:rPr>
        <w:t xml:space="preserve"> </w:t>
      </w:r>
      <w:r w:rsidRPr="00AC0CB1">
        <w:rPr>
          <w:rStyle w:val="af2"/>
          <w:rFonts w:hint="cs"/>
          <w:rtl/>
        </w:rPr>
        <w:t>וגו</w:t>
      </w:r>
      <w:r w:rsidRPr="00AC0CB1">
        <w:rPr>
          <w:rStyle w:val="af2"/>
          <w:rtl/>
        </w:rPr>
        <w:t>'.</w:t>
      </w:r>
    </w:p>
    <w:p w14:paraId="33C74021" w14:textId="0A25858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10931" w:author="מנוע אמוראים" w:date="2026-10-05T16:42:03Z">
            <w:rPr>
              <w:rFonts w:hint="cs"/>
              <w:rtl/>
            </w:rPr>
          </w:rPrChange>
        </w:rPr>
        <w:t xml:space="preserve">ארי</w:t>
      </w:r>
      <w:r>
        <w:rPr>
          <w:rStyle w:val="affffd"/>
          <w:rtl/>
          <w:rPrChange w:id="10932" w:author="מנוע אמוראים" w:date="2026-10-05T16:42:03Z">
            <w:rPr>
              <w:rtl/>
            </w:rPr>
          </w:rPrChange>
        </w:rPr>
        <w:t xml:space="preserve">"</w:t>
      </w:r>
      <w:r>
        <w:rPr>
          <w:rStyle w:val="affffd"/>
          <w:rFonts w:hint="cs"/>
          <w:rtl/>
          <w:rPrChange w:id="10933" w:author="מנוע אמוראים" w:date="2026-10-05T16:42:03Z">
            <w:rPr>
              <w:rFonts w:hint="cs"/>
              <w:rtl/>
            </w:rPr>
          </w:rPrChange>
        </w:rPr>
        <w:t xml:space="preserve">ו</w:t>
      </w:r>
      <w:r w:rsidR="00E8089F" w:rsidRPr="007435EB">
        <w:rPr>
          <w:rtl/>
        </w:rPr>
        <w:t xml:space="preserve">: </w:t>
      </w:r>
      <w:r w:rsidR="00E8089F" w:rsidRPr="007435EB">
        <w:rPr>
          <w:rFonts w:hint="cs"/>
          <w:rtl/>
        </w:rPr>
        <w:t>מפני</w:t>
      </w:r>
      <w:r w:rsidR="00E8089F" w:rsidRPr="007435EB">
        <w:rPr>
          <w:rtl/>
        </w:rPr>
        <w:t xml:space="preserve"> </w:t>
      </w:r>
      <w:r w:rsidR="00E8089F" w:rsidRPr="007435EB">
        <w:rPr>
          <w:rFonts w:hint="cs"/>
          <w:rtl/>
        </w:rPr>
        <w:t>מה</w:t>
      </w:r>
      <w:r w:rsidR="00E8089F" w:rsidRPr="007435EB">
        <w:rPr>
          <w:rtl/>
        </w:rPr>
        <w:t xml:space="preserve"> </w:t>
      </w:r>
      <w:r w:rsidR="00E8089F" w:rsidRPr="007435EB">
        <w:rPr>
          <w:rFonts w:hint="cs"/>
          <w:rtl/>
        </w:rPr>
        <w:t>זכה</w:t>
      </w:r>
      <w:r w:rsidR="00E8089F" w:rsidRPr="007435EB">
        <w:rPr>
          <w:rtl/>
        </w:rPr>
        <w:t xml:space="preserve"> </w:t>
      </w:r>
      <w:r w:rsidR="00E8089F" w:rsidRPr="007435EB">
        <w:rPr>
          <w:rFonts w:hint="cs"/>
          <w:rtl/>
        </w:rPr>
        <w:t>ירבעם</w:t>
      </w:r>
      <w:r w:rsidR="00E8089F" w:rsidRPr="007435EB">
        <w:rPr>
          <w:rtl/>
        </w:rPr>
        <w:t xml:space="preserve"> </w:t>
      </w:r>
      <w:r w:rsidR="00E8089F" w:rsidRPr="007435EB">
        <w:rPr>
          <w:rFonts w:hint="cs"/>
          <w:rtl/>
        </w:rPr>
        <w:t>בן</w:t>
      </w:r>
      <w:r w:rsidR="00E8089F" w:rsidRPr="007435EB">
        <w:rPr>
          <w:rtl/>
        </w:rPr>
        <w:t xml:space="preserve"> </w:t>
      </w:r>
      <w:r w:rsidR="00E8089F" w:rsidRPr="007435EB">
        <w:rPr>
          <w:rFonts w:hint="cs"/>
          <w:rtl/>
        </w:rPr>
        <w:t>יואש</w:t>
      </w:r>
      <w:r w:rsidR="00E8089F" w:rsidRPr="007435EB">
        <w:rPr>
          <w:rtl/>
        </w:rPr>
        <w:t xml:space="preserve"> </w:t>
      </w:r>
      <w:r w:rsidR="00E8089F" w:rsidRPr="007435EB">
        <w:rPr>
          <w:rFonts w:hint="cs"/>
          <w:rtl/>
        </w:rPr>
        <w:t>מלך</w:t>
      </w:r>
      <w:r w:rsidR="00E8089F" w:rsidRPr="007435EB">
        <w:rPr>
          <w:rtl/>
        </w:rPr>
        <w:t xml:space="preserve"> </w:t>
      </w:r>
      <w:r w:rsidR="00E8089F" w:rsidRPr="007435EB">
        <w:rPr>
          <w:rFonts w:hint="cs"/>
          <w:rtl/>
        </w:rPr>
        <w:t>ישראל</w:t>
      </w:r>
      <w:r w:rsidR="00E8089F" w:rsidRPr="007435EB">
        <w:rPr>
          <w:rtl/>
        </w:rPr>
        <w:t xml:space="preserve"> </w:t>
      </w:r>
      <w:r w:rsidR="00E8089F" w:rsidRPr="007435EB">
        <w:rPr>
          <w:rFonts w:hint="cs"/>
          <w:rtl/>
        </w:rPr>
        <w:t>להמנות</w:t>
      </w:r>
      <w:r w:rsidR="00E8089F" w:rsidRPr="007435EB">
        <w:rPr>
          <w:rtl/>
        </w:rPr>
        <w:t xml:space="preserve"> </w:t>
      </w:r>
      <w:r w:rsidR="00E8089F" w:rsidRPr="007435EB">
        <w:rPr>
          <w:rFonts w:hint="cs"/>
          <w:rtl/>
        </w:rPr>
        <w:t>עם</w:t>
      </w:r>
      <w:r w:rsidR="00E8089F" w:rsidRPr="007435EB">
        <w:rPr>
          <w:rtl/>
        </w:rPr>
        <w:t xml:space="preserve"> </w:t>
      </w:r>
      <w:r w:rsidR="00E8089F" w:rsidRPr="007435EB">
        <w:rPr>
          <w:rFonts w:hint="cs"/>
          <w:rtl/>
        </w:rPr>
        <w:t>מלכי</w:t>
      </w:r>
      <w:r w:rsidR="00E8089F" w:rsidRPr="007435EB">
        <w:rPr>
          <w:rtl/>
        </w:rPr>
        <w:t xml:space="preserve"> </w:t>
      </w:r>
      <w:r w:rsidR="00E8089F" w:rsidRPr="007435EB">
        <w:rPr>
          <w:rFonts w:hint="cs"/>
          <w:rtl/>
        </w:rPr>
        <w:t>יהודה</w:t>
      </w:r>
      <w:r w:rsidR="00E8089F" w:rsidRPr="007435EB">
        <w:rPr>
          <w:rtl/>
        </w:rPr>
        <w:t xml:space="preserve"> - </w:t>
      </w:r>
      <w:r w:rsidR="00E8089F" w:rsidRPr="007435EB">
        <w:rPr>
          <w:rFonts w:hint="cs"/>
          <w:rtl/>
        </w:rPr>
        <w:t>מפני</w:t>
      </w:r>
      <w:r w:rsidR="00E8089F" w:rsidRPr="007435EB">
        <w:rPr>
          <w:rtl/>
        </w:rPr>
        <w:t xml:space="preserve"> </w:t>
      </w:r>
      <w:r w:rsidR="00E8089F" w:rsidRPr="007435EB">
        <w:rPr>
          <w:rFonts w:hint="cs"/>
          <w:rtl/>
        </w:rPr>
        <w:t>שלא</w:t>
      </w:r>
      <w:r w:rsidR="00E8089F" w:rsidRPr="007435EB">
        <w:rPr>
          <w:rtl/>
        </w:rPr>
        <w:t xml:space="preserve"> </w:t>
      </w:r>
      <w:r w:rsidR="00E8089F" w:rsidRPr="007435EB">
        <w:rPr>
          <w:rFonts w:hint="cs"/>
          <w:rtl/>
        </w:rPr>
        <w:t>קבל</w:t>
      </w:r>
      <w:r w:rsidR="00E8089F" w:rsidRPr="007435EB">
        <w:rPr>
          <w:rtl/>
        </w:rPr>
        <w:t xml:space="preserve"> </w:t>
      </w:r>
      <w:r w:rsidR="00E8089F" w:rsidRPr="007435EB">
        <w:rPr>
          <w:rFonts w:hint="cs"/>
          <w:rtl/>
        </w:rPr>
        <w:t>לשון</w:t>
      </w:r>
      <w:r w:rsidR="00E8089F" w:rsidRPr="007435EB">
        <w:rPr>
          <w:rtl/>
        </w:rPr>
        <w:t xml:space="preserve"> </w:t>
      </w:r>
      <w:r w:rsidR="00E8089F" w:rsidRPr="007435EB">
        <w:rPr>
          <w:rFonts w:hint="cs"/>
          <w:rtl/>
        </w:rPr>
        <w:t>הרע</w:t>
      </w:r>
      <w:r w:rsidR="00E8089F" w:rsidRPr="007435EB">
        <w:rPr>
          <w:rtl/>
        </w:rPr>
        <w:t xml:space="preserve"> </w:t>
      </w:r>
      <w:r w:rsidR="00E8089F" w:rsidRPr="007435EB">
        <w:rPr>
          <w:rFonts w:hint="cs"/>
          <w:rtl/>
        </w:rPr>
        <w:t>על</w:t>
      </w:r>
      <w:r w:rsidR="00E8089F" w:rsidRPr="007435EB">
        <w:rPr>
          <w:rtl/>
        </w:rPr>
        <w:t xml:space="preserve"> </w:t>
      </w:r>
      <w:r w:rsidR="00E8089F" w:rsidRPr="007435EB">
        <w:rPr>
          <w:rFonts w:hint="cs"/>
          <w:rtl/>
        </w:rPr>
        <w:t>עמוס</w:t>
      </w:r>
      <w:r w:rsidR="00E8089F" w:rsidRPr="007435EB">
        <w:rPr>
          <w:rtl/>
        </w:rPr>
        <w:t>.</w:t>
      </w:r>
    </w:p>
    <w:p w14:paraId="7DF400E2" w14:textId="77777777" w:rsidR="00E8089F" w:rsidRPr="007435EB" w:rsidRDefault="00E8089F" w:rsidP="00C445A2">
      <w:pPr>
        <w:rPr>
          <w:rtl/>
        </w:rPr>
      </w:pPr>
      <w:r w:rsidRPr="007435EB">
        <w:rPr>
          <w:rtl/>
        </w:rPr>
        <w:tab/>
      </w:r>
      <w:r w:rsidR="00C445A2" w:rsidRPr="007435EB">
        <w:rPr>
          <w:rFonts w:hint="cs"/>
          <w:rtl/>
        </w:rPr>
        <w:t>נמנה</w:t>
      </w:r>
      <w:r w:rsidRPr="007435EB">
        <w:rPr>
          <w:rtl/>
        </w:rPr>
        <w:t xml:space="preserve"> - </w:t>
      </w:r>
      <w:r w:rsidRPr="00AC0CB1">
        <w:rPr>
          <w:rStyle w:val="af2"/>
          <w:rFonts w:hint="cs"/>
          <w:rtl/>
        </w:rPr>
        <w:t>ד'דבר</w:t>
      </w:r>
      <w:r w:rsidRPr="00AC0CB1">
        <w:rPr>
          <w:rStyle w:val="af2"/>
          <w:rtl/>
        </w:rPr>
        <w:t xml:space="preserve"> ה' </w:t>
      </w:r>
      <w:r w:rsidRPr="00AC0CB1">
        <w:rPr>
          <w:rStyle w:val="af2"/>
          <w:rFonts w:hint="cs"/>
          <w:rtl/>
        </w:rPr>
        <w:t>אשר</w:t>
      </w:r>
      <w:r w:rsidRPr="00AC0CB1">
        <w:rPr>
          <w:rStyle w:val="af2"/>
          <w:rtl/>
        </w:rPr>
        <w:t xml:space="preserve"> </w:t>
      </w:r>
      <w:r w:rsidRPr="00AC0CB1">
        <w:rPr>
          <w:rStyle w:val="af2"/>
          <w:rFonts w:hint="cs"/>
          <w:rtl/>
        </w:rPr>
        <w:t>היה</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הושע</w:t>
      </w:r>
      <w:r w:rsidRPr="00AC0CB1">
        <w:rPr>
          <w:rStyle w:val="af2"/>
          <w:rtl/>
        </w:rPr>
        <w:t xml:space="preserve"> </w:t>
      </w:r>
      <w:r w:rsidRPr="00AC0CB1">
        <w:rPr>
          <w:rStyle w:val="af2"/>
          <w:rFonts w:hint="cs"/>
          <w:rtl/>
        </w:rPr>
        <w:t>בן</w:t>
      </w:r>
      <w:r w:rsidRPr="00AC0CB1">
        <w:rPr>
          <w:rStyle w:val="af2"/>
          <w:rtl/>
        </w:rPr>
        <w:t xml:space="preserve"> </w:t>
      </w:r>
      <w:r w:rsidRPr="00AC0CB1">
        <w:rPr>
          <w:rStyle w:val="af2"/>
          <w:rFonts w:hint="cs"/>
          <w:rtl/>
        </w:rPr>
        <w:t>בארי</w:t>
      </w:r>
      <w:r w:rsidRPr="00AC0CB1">
        <w:rPr>
          <w:rStyle w:val="af2"/>
          <w:rtl/>
        </w:rPr>
        <w:t xml:space="preserve"> </w:t>
      </w:r>
      <w:r w:rsidRPr="00AC0CB1">
        <w:rPr>
          <w:rStyle w:val="af2"/>
          <w:rFonts w:hint="cs"/>
          <w:rtl/>
        </w:rPr>
        <w:t>בימי</w:t>
      </w:r>
      <w:r w:rsidRPr="00AC0CB1">
        <w:rPr>
          <w:rStyle w:val="af2"/>
          <w:rtl/>
        </w:rPr>
        <w:t xml:space="preserve"> </w:t>
      </w:r>
      <w:r w:rsidRPr="00AC0CB1">
        <w:rPr>
          <w:rStyle w:val="af2"/>
          <w:rFonts w:hint="cs"/>
          <w:rtl/>
        </w:rPr>
        <w:t>עזיה</w:t>
      </w:r>
      <w:r w:rsidRPr="00AC0CB1">
        <w:rPr>
          <w:rStyle w:val="af2"/>
          <w:rtl/>
        </w:rPr>
        <w:t xml:space="preserve"> </w:t>
      </w:r>
      <w:r w:rsidRPr="00AC0CB1">
        <w:rPr>
          <w:rStyle w:val="af2"/>
          <w:rFonts w:hint="cs"/>
          <w:rtl/>
        </w:rPr>
        <w:t>יותם</w:t>
      </w:r>
      <w:r w:rsidRPr="00AC0CB1">
        <w:rPr>
          <w:rStyle w:val="af2"/>
          <w:rtl/>
        </w:rPr>
        <w:t xml:space="preserve"> </w:t>
      </w:r>
      <w:r w:rsidRPr="00AC0CB1">
        <w:rPr>
          <w:rStyle w:val="af2"/>
          <w:rFonts w:hint="cs"/>
          <w:rtl/>
        </w:rPr>
        <w:t>אחז</w:t>
      </w:r>
      <w:r w:rsidRPr="00AC0CB1">
        <w:rPr>
          <w:rStyle w:val="af2"/>
          <w:rtl/>
        </w:rPr>
        <w:t xml:space="preserve"> </w:t>
      </w:r>
      <w:r w:rsidRPr="00AC0CB1">
        <w:rPr>
          <w:rStyle w:val="af2"/>
          <w:rFonts w:hint="cs"/>
          <w:rtl/>
        </w:rPr>
        <w:t>יחזקיה</w:t>
      </w:r>
      <w:r w:rsidRPr="00AC0CB1">
        <w:rPr>
          <w:rStyle w:val="af2"/>
          <w:rtl/>
        </w:rPr>
        <w:t xml:space="preserve"> </w:t>
      </w:r>
      <w:r w:rsidRPr="00AC0CB1">
        <w:rPr>
          <w:rStyle w:val="af2"/>
          <w:rFonts w:hint="cs"/>
          <w:rtl/>
        </w:rPr>
        <w:t>מלכי</w:t>
      </w:r>
      <w:r w:rsidRPr="00AC0CB1">
        <w:rPr>
          <w:rStyle w:val="af2"/>
          <w:rtl/>
        </w:rPr>
        <w:t xml:space="preserve"> </w:t>
      </w:r>
      <w:r w:rsidRPr="00AC0CB1">
        <w:rPr>
          <w:rStyle w:val="af2"/>
          <w:rFonts w:hint="cs"/>
          <w:rtl/>
        </w:rPr>
        <w:t>יהודה'</w:t>
      </w:r>
      <w:r w:rsidRPr="00AC0CB1">
        <w:rPr>
          <w:rStyle w:val="af2"/>
          <w:rtl/>
        </w:rPr>
        <w:t>.</w:t>
      </w:r>
    </w:p>
    <w:p w14:paraId="14D2E892" w14:textId="77777777" w:rsidR="00E8089F" w:rsidRPr="007435EB" w:rsidRDefault="00E8089F" w:rsidP="00E8089F">
      <w:pPr>
        <w:rPr>
          <w:rFonts w:cs="Guttman Vilna"/>
          <w:b/>
          <w:bCs/>
          <w:rtl/>
        </w:rPr>
      </w:pPr>
      <w:r>
        <w:rPr>
          <w:rStyle w:val="af2"/>
          <w:rFonts w:hint="cs"/>
          <w:rtl/>
          <w:rPrChange w:id="9190" w:author="מנוע פסוקים" w:date="2026-10-05T16:38:40Z">
            <w:rPr>
              <w:rFonts w:hint="cs"/>
              <w:rtl/>
            </w:rPr>
          </w:rPrChange>
        </w:rPr>
        <w:t xml:space="preserve">ובימי</w:t>
      </w:r>
      <w:r>
        <w:rPr>
          <w:rStyle w:val="af2"/>
          <w:rtl/>
          <w:rPrChange w:id="9191" w:author="מנוע פסוקים" w:date="2026-10-05T16:38:40Z">
            <w:rPr>
              <w:rtl/>
            </w:rPr>
          </w:rPrChange>
        </w:rPr>
        <w:t xml:space="preserve"> </w:t>
      </w:r>
      <w:r>
        <w:rPr>
          <w:rStyle w:val="af2"/>
          <w:rFonts w:hint="cs"/>
          <w:rtl/>
          <w:rPrChange w:id="9192" w:author="מנוע פסוקים" w:date="2026-10-05T16:38:40Z">
            <w:rPr>
              <w:rFonts w:hint="cs"/>
              <w:rtl/>
            </w:rPr>
          </w:rPrChange>
        </w:rPr>
        <w:t xml:space="preserve">ירבעם</w:t>
      </w:r>
      <w:r>
        <w:rPr>
          <w:rStyle w:val="af2"/>
          <w:rtl/>
          <w:rPrChange w:id="9193" w:author="מנוע פסוקים" w:date="2026-10-05T16:38:40Z">
            <w:rPr>
              <w:rtl/>
            </w:rPr>
          </w:rPrChange>
        </w:rPr>
        <w:t xml:space="preserve"> </w:t>
      </w:r>
      <w:r>
        <w:rPr>
          <w:rStyle w:val="af2"/>
          <w:rFonts w:hint="cs"/>
          <w:rtl/>
          <w:rPrChange w:id="9194" w:author="מנוע פסוקים" w:date="2026-10-05T16:38:40Z">
            <w:rPr>
              <w:rFonts w:hint="cs"/>
              <w:rtl/>
            </w:rPr>
          </w:rPrChange>
        </w:rPr>
        <w:t xml:space="preserve">בן</w:t>
      </w:r>
      <w:r>
        <w:rPr>
          <w:rStyle w:val="af2"/>
          <w:rtl/>
          <w:rPrChange w:id="9195" w:author="מנוע פסוקים" w:date="2026-10-05T16:38:40Z">
            <w:rPr>
              <w:rtl/>
            </w:rPr>
          </w:rPrChange>
        </w:rPr>
        <w:t xml:space="preserve"> </w:t>
      </w:r>
      <w:r>
        <w:rPr>
          <w:rStyle w:val="af2"/>
          <w:rFonts w:hint="cs"/>
          <w:rtl/>
          <w:rPrChange w:id="9196" w:author="מנוע פסוקים" w:date="2026-10-05T16:38:40Z">
            <w:rPr>
              <w:rFonts w:hint="cs"/>
              <w:rtl/>
            </w:rPr>
          </w:rPrChange>
        </w:rPr>
        <w:t xml:space="preserve">יואש</w:t>
      </w:r>
      <w:r>
        <w:rPr>
          <w:rStyle w:val="af2"/>
          <w:rtl/>
          <w:rPrChange w:id="9197" w:author="מנוע פסוקים" w:date="2026-10-05T16:38:40Z">
            <w:rPr>
              <w:rtl/>
            </w:rPr>
          </w:rPrChange>
        </w:rPr>
        <w:t xml:space="preserve"> </w:t>
      </w:r>
      <w:r>
        <w:rPr>
          <w:rStyle w:val="af2"/>
          <w:rFonts w:hint="cs"/>
          <w:rtl/>
          <w:rPrChange w:id="9198" w:author="מנוע פסוקים" w:date="2026-10-05T16:38:40Z">
            <w:rPr>
              <w:rFonts w:hint="cs"/>
              <w:rtl/>
            </w:rPr>
          </w:rPrChange>
        </w:rPr>
        <w:t xml:space="preserve">מלך</w:t>
      </w:r>
      <w:r>
        <w:rPr>
          <w:rStyle w:val="af2"/>
          <w:rtl/>
          <w:rPrChange w:id="9199" w:author="מנוע פסוקים" w:date="2026-10-05T16:38:40Z">
            <w:rPr>
              <w:rtl/>
            </w:rPr>
          </w:rPrChange>
        </w:rPr>
        <w:t xml:space="preserve"> </w:t>
      </w:r>
      <w:r>
        <w:rPr>
          <w:rStyle w:val="af2"/>
          <w:rFonts w:hint="cs"/>
          <w:rtl/>
          <w:rPrChange w:id="9200" w:author="מנוע פסוקים" w:date="2026-10-05T16:38:40Z">
            <w:rPr>
              <w:rFonts w:hint="cs"/>
              <w:rtl/>
            </w:rPr>
          </w:rPrChange>
        </w:rPr>
        <w:t xml:space="preserve">ישראל</w:t>
      </w:r>
      <w:r w:rsidRPr="007435EB">
        <w:rPr>
          <w:rtl/>
        </w:rPr>
        <w:t>.</w:t>
      </w:r>
    </w:p>
    <w:p w14:paraId="7A30F649" w14:textId="77777777" w:rsidR="00C445A2" w:rsidRPr="007435EB" w:rsidRDefault="00E8089F" w:rsidP="00C445A2">
      <w:pPr>
        <w:rPr>
          <w:rtl/>
        </w:rPr>
      </w:pPr>
      <w:r w:rsidRPr="007435EB">
        <w:rPr>
          <w:rtl/>
        </w:rPr>
        <w:tab/>
      </w:r>
      <w:r w:rsidRPr="007435EB">
        <w:rPr>
          <w:rFonts w:hint="cs"/>
          <w:rtl/>
        </w:rPr>
        <w:t>ולא</w:t>
      </w:r>
      <w:r w:rsidRPr="007435EB">
        <w:rPr>
          <w:rtl/>
        </w:rPr>
        <w:t xml:space="preserve"> </w:t>
      </w:r>
      <w:r w:rsidRPr="007435EB">
        <w:rPr>
          <w:rFonts w:hint="cs"/>
          <w:rtl/>
        </w:rPr>
        <w:t>קיבל</w:t>
      </w:r>
      <w:r w:rsidRPr="007435EB">
        <w:rPr>
          <w:rtl/>
        </w:rPr>
        <w:t xml:space="preserve"> </w:t>
      </w:r>
      <w:r w:rsidRPr="007435EB">
        <w:rPr>
          <w:rFonts w:hint="cs"/>
          <w:rtl/>
        </w:rPr>
        <w:t>לשון</w:t>
      </w:r>
      <w:r w:rsidRPr="007435EB">
        <w:rPr>
          <w:rtl/>
        </w:rPr>
        <w:t xml:space="preserve"> </w:t>
      </w:r>
      <w:r w:rsidRPr="007435EB">
        <w:rPr>
          <w:rFonts w:hint="cs"/>
          <w:rtl/>
        </w:rPr>
        <w:t>הרע</w:t>
      </w:r>
      <w:r w:rsidRPr="007435EB">
        <w:rPr>
          <w:rtl/>
        </w:rPr>
        <w:t xml:space="preserve"> - </w:t>
      </w:r>
      <w:r w:rsidRPr="00AC0CB1">
        <w:rPr>
          <w:rStyle w:val="af2"/>
          <w:rFonts w:hint="cs"/>
          <w:rtl/>
        </w:rPr>
        <w:t>ד'וישלח</w:t>
      </w:r>
      <w:r w:rsidRPr="00AC0CB1">
        <w:rPr>
          <w:rStyle w:val="af2"/>
          <w:rtl/>
        </w:rPr>
        <w:t xml:space="preserve"> </w:t>
      </w:r>
      <w:r w:rsidRPr="00AC0CB1">
        <w:rPr>
          <w:rStyle w:val="af2"/>
          <w:rFonts w:hint="cs"/>
          <w:rtl/>
        </w:rPr>
        <w:t>אמציה</w:t>
      </w:r>
      <w:r w:rsidRPr="00AC0CB1">
        <w:rPr>
          <w:rStyle w:val="af2"/>
          <w:rtl/>
        </w:rPr>
        <w:t xml:space="preserve"> </w:t>
      </w:r>
      <w:r w:rsidRPr="00AC0CB1">
        <w:rPr>
          <w:rStyle w:val="af2"/>
          <w:rFonts w:hint="cs"/>
          <w:rtl/>
        </w:rPr>
        <w:t>כהן</w:t>
      </w:r>
      <w:r w:rsidRPr="00AC0CB1">
        <w:rPr>
          <w:rStyle w:val="af2"/>
          <w:rtl/>
        </w:rPr>
        <w:t xml:space="preserve"> </w:t>
      </w:r>
      <w:r w:rsidRPr="00AC0CB1">
        <w:rPr>
          <w:rStyle w:val="af2"/>
          <w:rFonts w:hint="cs"/>
          <w:rtl/>
        </w:rPr>
        <w:t>בית</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ירבעם</w:t>
      </w:r>
      <w:r w:rsidRPr="00AC0CB1">
        <w:rPr>
          <w:rStyle w:val="af2"/>
          <w:rtl/>
        </w:rPr>
        <w:t xml:space="preserve"> </w:t>
      </w:r>
      <w:r w:rsidRPr="00AC0CB1">
        <w:rPr>
          <w:rStyle w:val="af2"/>
          <w:rFonts w:hint="cs"/>
          <w:rtl/>
        </w:rPr>
        <w:t>מלך</w:t>
      </w:r>
      <w:r w:rsidRPr="00AC0CB1">
        <w:rPr>
          <w:rStyle w:val="af2"/>
          <w:rtl/>
        </w:rPr>
        <w:t xml:space="preserve"> </w:t>
      </w:r>
      <w:r w:rsidRPr="00AC0CB1">
        <w:rPr>
          <w:rStyle w:val="af2"/>
          <w:rFonts w:hint="cs"/>
          <w:rtl/>
        </w:rPr>
        <w:t>ישראל</w:t>
      </w:r>
      <w:r w:rsidRPr="00AC0CB1">
        <w:rPr>
          <w:rStyle w:val="af2"/>
          <w:rtl/>
        </w:rPr>
        <w:t xml:space="preserve"> </w:t>
      </w:r>
      <w:r w:rsidRPr="00AC0CB1">
        <w:rPr>
          <w:rStyle w:val="af2"/>
          <w:rFonts w:hint="cs"/>
          <w:rtl/>
        </w:rPr>
        <w:t>לאמר</w:t>
      </w:r>
      <w:r w:rsidRPr="00AC0CB1">
        <w:rPr>
          <w:rStyle w:val="af2"/>
          <w:rtl/>
        </w:rPr>
        <w:t xml:space="preserve"> </w:t>
      </w:r>
      <w:r w:rsidRPr="00AC0CB1">
        <w:rPr>
          <w:rStyle w:val="af2"/>
          <w:rFonts w:hint="cs"/>
          <w:rtl/>
        </w:rPr>
        <w:t>קשר</w:t>
      </w:r>
      <w:r w:rsidR="00C445A2" w:rsidRPr="00AC0CB1">
        <w:rPr>
          <w:rStyle w:val="af2"/>
          <w:rFonts w:hint="cs"/>
          <w:rtl/>
        </w:rPr>
        <w:t xml:space="preserve"> </w:t>
      </w:r>
      <w:r w:rsidRPr="00AC0CB1">
        <w:rPr>
          <w:rStyle w:val="af2"/>
          <w:rFonts w:hint="cs"/>
          <w:rtl/>
        </w:rPr>
        <w:t>עליך</w:t>
      </w:r>
      <w:r w:rsidRPr="00AC0CB1">
        <w:rPr>
          <w:rStyle w:val="af2"/>
          <w:rtl/>
        </w:rPr>
        <w:t xml:space="preserve"> </w:t>
      </w:r>
      <w:r w:rsidRPr="00AC0CB1">
        <w:rPr>
          <w:rStyle w:val="af2"/>
          <w:rFonts w:hint="cs"/>
          <w:rtl/>
        </w:rPr>
        <w:t>וגו</w:t>
      </w:r>
      <w:r w:rsidRPr="00AC0CB1">
        <w:rPr>
          <w:rStyle w:val="af2"/>
          <w:rtl/>
        </w:rPr>
        <w:t>'</w:t>
      </w:r>
      <w:r w:rsidRPr="007435EB">
        <w:rPr>
          <w:rtl/>
        </w:rPr>
        <w:t xml:space="preserve"> </w:t>
      </w:r>
    </w:p>
    <w:p w14:paraId="43655923" w14:textId="77777777" w:rsidR="00E8089F" w:rsidRPr="007435EB" w:rsidRDefault="00E8089F" w:rsidP="00C445A2">
      <w:pPr>
        <w:ind w:left="1174" w:firstLine="266"/>
        <w:rPr>
          <w:rFonts w:cs="Guttman Vilna"/>
          <w:b/>
          <w:bCs/>
          <w:rtl/>
        </w:rPr>
      </w:pPr>
      <w:r w:rsidRPr="007435EB">
        <w:rPr>
          <w:rFonts w:hint="cs"/>
          <w:rtl/>
        </w:rPr>
        <w:t>וכתיב</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כה</w:t>
      </w:r>
      <w:r w:rsidRPr="00AC0CB1">
        <w:rPr>
          <w:rStyle w:val="af2"/>
          <w:rtl/>
        </w:rPr>
        <w:t xml:space="preserve"> </w:t>
      </w:r>
      <w:r w:rsidRPr="00AC0CB1">
        <w:rPr>
          <w:rStyle w:val="af2"/>
          <w:rFonts w:hint="cs"/>
          <w:rtl/>
        </w:rPr>
        <w:t>אמר</w:t>
      </w:r>
      <w:r w:rsidRPr="00AC0CB1">
        <w:rPr>
          <w:rStyle w:val="af2"/>
          <w:rtl/>
        </w:rPr>
        <w:t xml:space="preserve"> </w:t>
      </w:r>
      <w:r w:rsidRPr="00AC0CB1">
        <w:rPr>
          <w:rStyle w:val="af2"/>
          <w:rFonts w:hint="cs"/>
          <w:rtl/>
        </w:rPr>
        <w:t>עמוס</w:t>
      </w:r>
      <w:r w:rsidRPr="00AC0CB1">
        <w:rPr>
          <w:rStyle w:val="af2"/>
          <w:rtl/>
        </w:rPr>
        <w:t xml:space="preserve"> </w:t>
      </w:r>
      <w:r w:rsidRPr="00AC0CB1">
        <w:rPr>
          <w:rStyle w:val="af2"/>
          <w:rFonts w:hint="cs"/>
          <w:rtl/>
        </w:rPr>
        <w:t>בחרב</w:t>
      </w:r>
      <w:r w:rsidRPr="00AC0CB1">
        <w:rPr>
          <w:rStyle w:val="af2"/>
          <w:rtl/>
        </w:rPr>
        <w:t xml:space="preserve"> </w:t>
      </w:r>
      <w:r w:rsidRPr="00AC0CB1">
        <w:rPr>
          <w:rStyle w:val="af2"/>
          <w:rFonts w:hint="cs"/>
          <w:rtl/>
        </w:rPr>
        <w:t>ימות</w:t>
      </w:r>
      <w:r w:rsidRPr="00AC0CB1">
        <w:rPr>
          <w:rStyle w:val="af2"/>
          <w:rtl/>
        </w:rPr>
        <w:t xml:space="preserve"> </w:t>
      </w:r>
      <w:r w:rsidRPr="00AC0CB1">
        <w:rPr>
          <w:rStyle w:val="af2"/>
          <w:rFonts w:hint="cs"/>
          <w:rtl/>
        </w:rPr>
        <w:t>ירבעם</w:t>
      </w:r>
      <w:r w:rsidRPr="00AC0CB1">
        <w:rPr>
          <w:rStyle w:val="af2"/>
          <w:rtl/>
        </w:rPr>
        <w:t xml:space="preserve"> </w:t>
      </w:r>
      <w:r w:rsidRPr="00AC0CB1">
        <w:rPr>
          <w:rStyle w:val="af2"/>
          <w:rFonts w:hint="cs"/>
          <w:rtl/>
        </w:rPr>
        <w:t>וגו</w:t>
      </w:r>
      <w:r w:rsidRPr="00AC0CB1">
        <w:rPr>
          <w:rStyle w:val="af2"/>
          <w:rtl/>
        </w:rPr>
        <w:t>'.</w:t>
      </w:r>
    </w:p>
    <w:p w14:paraId="22196F0E" w14:textId="77777777" w:rsidR="00E8089F" w:rsidRPr="007435EB" w:rsidRDefault="00E8089F" w:rsidP="00E8089F">
      <w:pPr>
        <w:rPr>
          <w:rtl/>
        </w:rPr>
      </w:pPr>
      <w:r w:rsidRPr="007435EB">
        <w:rPr>
          <w:rtl/>
        </w:rPr>
        <w:tab/>
      </w:r>
      <w:r w:rsidRPr="007435EB">
        <w:rPr>
          <w:rFonts w:hint="cs"/>
          <w:rtl/>
        </w:rPr>
        <w:t>אמר</w:t>
      </w:r>
      <w:r w:rsidRPr="007435EB">
        <w:rPr>
          <w:rtl/>
        </w:rPr>
        <w:t xml:space="preserve">: </w:t>
      </w:r>
      <w:r w:rsidRPr="007435EB">
        <w:rPr>
          <w:rFonts w:hint="cs"/>
          <w:rtl/>
        </w:rPr>
        <w:t>חס</w:t>
      </w:r>
      <w:r w:rsidRPr="007435EB">
        <w:rPr>
          <w:rtl/>
        </w:rPr>
        <w:t xml:space="preserve"> </w:t>
      </w:r>
      <w:r w:rsidRPr="007435EB">
        <w:rPr>
          <w:rFonts w:hint="cs"/>
          <w:rtl/>
        </w:rPr>
        <w:t>ושלום</w:t>
      </w:r>
      <w:r w:rsidRPr="007435EB">
        <w:rPr>
          <w:rtl/>
        </w:rPr>
        <w:t xml:space="preserve"> </w:t>
      </w:r>
      <w:r w:rsidRPr="007435EB">
        <w:rPr>
          <w:rFonts w:hint="cs"/>
          <w:rtl/>
        </w:rPr>
        <w:t>אמר</w:t>
      </w:r>
      <w:r w:rsidRPr="007435EB">
        <w:rPr>
          <w:rtl/>
        </w:rPr>
        <w:t xml:space="preserve"> </w:t>
      </w:r>
      <w:r w:rsidRPr="007435EB">
        <w:rPr>
          <w:rFonts w:hint="cs"/>
          <w:rtl/>
        </w:rPr>
        <w:t>אותו</w:t>
      </w:r>
      <w:r w:rsidRPr="007435EB">
        <w:rPr>
          <w:rtl/>
        </w:rPr>
        <w:t xml:space="preserve"> </w:t>
      </w:r>
      <w:r w:rsidRPr="007435EB">
        <w:rPr>
          <w:rFonts w:hint="cs"/>
          <w:rtl/>
        </w:rPr>
        <w:t>צדיק</w:t>
      </w:r>
      <w:r w:rsidRPr="007435EB">
        <w:rPr>
          <w:rtl/>
        </w:rPr>
        <w:t xml:space="preserve"> </w:t>
      </w:r>
      <w:r w:rsidRPr="007435EB">
        <w:rPr>
          <w:rFonts w:hint="cs"/>
          <w:rtl/>
        </w:rPr>
        <w:t>כך</w:t>
      </w:r>
      <w:r w:rsidRPr="007435EB">
        <w:rPr>
          <w:rtl/>
        </w:rPr>
        <w:t xml:space="preserve">, </w:t>
      </w:r>
      <w:r w:rsidRPr="007435EB">
        <w:rPr>
          <w:rFonts w:hint="cs"/>
          <w:rtl/>
        </w:rPr>
        <w:t>ואם</w:t>
      </w:r>
      <w:r w:rsidRPr="007435EB">
        <w:rPr>
          <w:rtl/>
        </w:rPr>
        <w:t xml:space="preserve"> </w:t>
      </w:r>
      <w:r w:rsidRPr="007435EB">
        <w:rPr>
          <w:rFonts w:hint="cs"/>
          <w:rtl/>
        </w:rPr>
        <w:t>אמר</w:t>
      </w:r>
      <w:r w:rsidRPr="007435EB">
        <w:rPr>
          <w:rtl/>
        </w:rPr>
        <w:t xml:space="preserve"> - </w:t>
      </w:r>
      <w:r w:rsidRPr="007435EB">
        <w:rPr>
          <w:rFonts w:hint="cs"/>
          <w:rtl/>
        </w:rPr>
        <w:t>מה</w:t>
      </w:r>
      <w:r w:rsidRPr="007435EB">
        <w:rPr>
          <w:rtl/>
        </w:rPr>
        <w:t xml:space="preserve"> </w:t>
      </w:r>
      <w:r w:rsidRPr="007435EB">
        <w:rPr>
          <w:rFonts w:hint="cs"/>
          <w:rtl/>
        </w:rPr>
        <w:t>אעשה</w:t>
      </w:r>
      <w:r w:rsidRPr="007435EB">
        <w:rPr>
          <w:rtl/>
        </w:rPr>
        <w:t xml:space="preserve"> </w:t>
      </w:r>
      <w:r w:rsidRPr="007435EB">
        <w:rPr>
          <w:rFonts w:hint="cs"/>
          <w:rtl/>
        </w:rPr>
        <w:t>לו</w:t>
      </w:r>
      <w:r w:rsidRPr="007435EB">
        <w:rPr>
          <w:rtl/>
        </w:rPr>
        <w:t xml:space="preserve">? </w:t>
      </w:r>
      <w:r w:rsidRPr="007435EB">
        <w:rPr>
          <w:rFonts w:hint="cs"/>
          <w:rtl/>
        </w:rPr>
        <w:t>שכינה</w:t>
      </w:r>
      <w:r w:rsidRPr="007435EB">
        <w:rPr>
          <w:rtl/>
        </w:rPr>
        <w:t xml:space="preserve"> </w:t>
      </w:r>
      <w:r w:rsidRPr="007435EB">
        <w:rPr>
          <w:rFonts w:hint="cs"/>
          <w:rtl/>
        </w:rPr>
        <w:t>אמרה</w:t>
      </w:r>
      <w:r w:rsidRPr="007435EB">
        <w:rPr>
          <w:rtl/>
        </w:rPr>
        <w:t xml:space="preserve"> </w:t>
      </w:r>
      <w:r w:rsidRPr="007435EB">
        <w:rPr>
          <w:rFonts w:hint="cs"/>
          <w:rtl/>
        </w:rPr>
        <w:t>לו</w:t>
      </w:r>
      <w:r w:rsidRPr="007435EB">
        <w:rPr>
          <w:rtl/>
        </w:rPr>
        <w:t>.</w:t>
      </w:r>
    </w:p>
    <w:p w14:paraId="44C62FAC" w14:textId="5B48905D" w:rsidR="00E8089F" w:rsidRPr="007435EB" w:rsidRDefault="00F47631" w:rsidP="00F47631">
      <w:pPr>
        <w:pStyle w:val="affd"/>
        <w:rPr>
          <w:bCs/>
          <w:rtl/>
        </w:rPr>
      </w:pPr>
      <w:r>
        <w:rPr>
          <w:rFonts w:hint="cs"/>
          <w:rtl/>
        </w:rPr>
        <w:t>***</w:t>
      </w:r>
    </w:p>
    <w:p w14:paraId="021FAD2F" w14:textId="596373D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10934" w:author="מנוע אמוראים" w:date="2026-10-05T16:42:03Z">
            <w:rPr>
              <w:rFonts w:ascii="Fb Fontext" w:hAnsi="Fb Fontext" w:hint="cs"/>
              <w:rtl/>
            </w:rPr>
          </w:rPrChange>
        </w:rPr>
        <w:t xml:space="preserve">אר</w:t>
      </w:r>
      <w:r>
        <w:rPr>
          <w:rStyle w:val="affffd"/>
          <w:rFonts w:ascii="Fb Fontext" w:hAnsi="Fb Fontext"/>
          <w:rtl/>
          <w:rPrChange w:id="10935" w:author="מנוע אמוראים" w:date="2026-10-05T16:42:03Z">
            <w:rPr>
              <w:rFonts w:ascii="Fb Fontext" w:hAnsi="Fb Fontext"/>
              <w:rtl/>
            </w:rPr>
          </w:rPrChange>
        </w:rPr>
        <w:t xml:space="preserve">"</w:t>
      </w:r>
      <w:r>
        <w:rPr>
          <w:rStyle w:val="affffd"/>
          <w:rFonts w:ascii="Fb Fontext" w:hAnsi="Fb Fontext" w:hint="cs"/>
          <w:rtl/>
          <w:rPrChange w:id="10936" w:author="מנוע אמוראים" w:date="2026-10-05T16:42:03Z">
            <w:rPr>
              <w:rFonts w:ascii="Fb Fontext" w:hAnsi="Fb Fontext" w:hint="cs"/>
              <w:rtl/>
            </w:rPr>
          </w:rPrChange>
        </w:rPr>
        <w:t xml:space="preserve">א</w:t>
      </w:r>
      <w:r w:rsidR="00E8089F" w:rsidRPr="007435EB">
        <w:rPr>
          <w:rFonts w:ascii="Fb Fontext" w:hAnsi="Fb Fontext"/>
          <w:rtl/>
        </w:rPr>
        <w:t xml:space="preserve">: </w:t>
      </w:r>
      <w:r w:rsidR="00AB3B38">
        <w:rPr>
          <w:rFonts w:ascii="Fb Fontext" w:hAnsi="Fb Fontext" w:hint="cs"/>
          <w:rtl/>
        </w:rPr>
        <w:t>אף</w:t>
      </w:r>
      <w:r w:rsidR="00E8089F" w:rsidRPr="007435EB">
        <w:rPr>
          <w:rFonts w:ascii="Fb Fontext" w:hAnsi="Fb Fontext"/>
          <w:rtl/>
        </w:rPr>
        <w:t xml:space="preserve"> </w:t>
      </w:r>
      <w:r w:rsidR="00E8089F" w:rsidRPr="007435EB">
        <w:rPr>
          <w:rFonts w:ascii="Fb Fontext" w:hAnsi="Fb Fontext" w:hint="cs"/>
          <w:rtl/>
        </w:rPr>
        <w:t>בשעת</w:t>
      </w:r>
      <w:r w:rsidR="00E8089F" w:rsidRPr="007435EB">
        <w:rPr>
          <w:rFonts w:ascii="Fb Fontext" w:hAnsi="Fb Fontext"/>
          <w:rtl/>
        </w:rPr>
        <w:t xml:space="preserve"> </w:t>
      </w:r>
      <w:r w:rsidR="00E8089F" w:rsidRPr="007435EB">
        <w:rPr>
          <w:rFonts w:ascii="Fb Fontext" w:hAnsi="Fb Fontext" w:hint="cs"/>
          <w:rtl/>
        </w:rPr>
        <w:t>כעסו</w:t>
      </w:r>
      <w:r w:rsidR="00E8089F" w:rsidRPr="007435EB">
        <w:rPr>
          <w:rFonts w:ascii="Fb Fontext" w:hAnsi="Fb Fontext"/>
          <w:rtl/>
        </w:rPr>
        <w:t xml:space="preserve"> </w:t>
      </w:r>
      <w:r w:rsidR="00E8089F" w:rsidRPr="007435EB">
        <w:rPr>
          <w:rFonts w:ascii="Fb Fontext" w:hAnsi="Fb Fontext" w:hint="cs"/>
          <w:rtl/>
        </w:rPr>
        <w:t>של</w:t>
      </w:r>
      <w:r w:rsidR="00E8089F" w:rsidRPr="007435EB">
        <w:rPr>
          <w:rFonts w:ascii="Fb Fontext" w:hAnsi="Fb Fontext"/>
          <w:rtl/>
        </w:rPr>
        <w:t xml:space="preserve"> </w:t>
      </w:r>
      <w:r w:rsidR="00E8089F" w:rsidRPr="007435EB">
        <w:rPr>
          <w:rFonts w:ascii="Fb Fontext" w:hAnsi="Fb Fontext" w:hint="cs"/>
          <w:rtl/>
        </w:rPr>
        <w:t>הקב</w:t>
      </w:r>
      <w:r w:rsidR="00E8089F" w:rsidRPr="007435EB">
        <w:rPr>
          <w:rFonts w:ascii="Fb Fontext" w:hAnsi="Fb Fontext"/>
          <w:rtl/>
        </w:rPr>
        <w:t>"</w:t>
      </w:r>
      <w:r w:rsidR="00E8089F" w:rsidRPr="007435EB">
        <w:rPr>
          <w:rFonts w:ascii="Fb Fontext" w:hAnsi="Fb Fontext" w:hint="cs"/>
          <w:rtl/>
        </w:rPr>
        <w:t>ה</w:t>
      </w:r>
      <w:r w:rsidR="00E8089F" w:rsidRPr="007435EB">
        <w:rPr>
          <w:rFonts w:ascii="Fb Fontext" w:hAnsi="Fb Fontext"/>
          <w:rtl/>
        </w:rPr>
        <w:t xml:space="preserve"> </w:t>
      </w:r>
      <w:r w:rsidR="00E8089F" w:rsidRPr="007435EB">
        <w:rPr>
          <w:rFonts w:ascii="Fb Fontext" w:hAnsi="Fb Fontext" w:hint="cs"/>
          <w:rtl/>
        </w:rPr>
        <w:t>זוכר</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הרחמים</w:t>
      </w:r>
      <w:r w:rsidR="00E8089F" w:rsidRPr="007435EB">
        <w:rPr>
          <w:rFonts w:ascii="Fb Fontext" w:hAnsi="Fb Fontext"/>
          <w:rtl/>
        </w:rPr>
        <w:t>,</w:t>
      </w:r>
      <w:r w:rsidR="00E8089F" w:rsidRPr="007435EB">
        <w:rPr>
          <w:rFonts w:ascii="Fb Fontext" w:hAnsi="Fb Fontext" w:hint="cs"/>
          <w:rtl/>
        </w:rPr>
        <w:t>-</w:t>
      </w:r>
      <w:r w:rsidR="00E8089F" w:rsidRPr="00AC0CB1">
        <w:rPr>
          <w:rStyle w:val="af2"/>
          <w:rtl/>
        </w:rPr>
        <w:t xml:space="preserve"> </w:t>
      </w:r>
      <w:r w:rsidR="00E8089F" w:rsidRPr="00AC0CB1">
        <w:rPr>
          <w:rStyle w:val="af2"/>
          <w:rFonts w:hint="cs"/>
          <w:rtl/>
        </w:rPr>
        <w:t>'כי</w:t>
      </w:r>
      <w:r w:rsidR="00E8089F" w:rsidRPr="00AC0CB1">
        <w:rPr>
          <w:rStyle w:val="af2"/>
          <w:rtl/>
        </w:rPr>
        <w:t xml:space="preserve"> </w:t>
      </w:r>
      <w:r w:rsidR="00E8089F" w:rsidRPr="00AC0CB1">
        <w:rPr>
          <w:rStyle w:val="af2"/>
          <w:rFonts w:hint="cs"/>
          <w:rtl/>
        </w:rPr>
        <w:t>לא</w:t>
      </w:r>
      <w:r w:rsidR="00E8089F" w:rsidRPr="00AC0CB1">
        <w:rPr>
          <w:rStyle w:val="af2"/>
          <w:rtl/>
        </w:rPr>
        <w:t xml:space="preserve"> </w:t>
      </w:r>
      <w:r w:rsidR="00E8089F" w:rsidRPr="00AC0CB1">
        <w:rPr>
          <w:rStyle w:val="af2"/>
          <w:rFonts w:hint="cs"/>
          <w:rtl/>
        </w:rPr>
        <w:t>אוסיף</w:t>
      </w:r>
      <w:r w:rsidR="00E8089F" w:rsidRPr="00AC0CB1">
        <w:rPr>
          <w:rStyle w:val="af2"/>
          <w:rtl/>
        </w:rPr>
        <w:t xml:space="preserve"> </w:t>
      </w:r>
      <w:r w:rsidR="00E8089F" w:rsidRPr="00AC0CB1">
        <w:rPr>
          <w:rStyle w:val="af2"/>
          <w:rFonts w:hint="cs"/>
          <w:rtl/>
        </w:rPr>
        <w:t>עוד</w:t>
      </w:r>
      <w:r w:rsidR="00E8089F" w:rsidRPr="00AC0CB1">
        <w:rPr>
          <w:rStyle w:val="af2"/>
          <w:rtl/>
        </w:rPr>
        <w:t xml:space="preserve"> </w:t>
      </w:r>
      <w:r w:rsidR="00E8089F" w:rsidRPr="00AC0CB1">
        <w:rPr>
          <w:rStyle w:val="af2"/>
          <w:rFonts w:hint="cs"/>
          <w:rtl/>
        </w:rPr>
        <w:t>ארחם</w:t>
      </w:r>
      <w:r w:rsidR="00E8089F" w:rsidRPr="00AC0CB1">
        <w:rPr>
          <w:rStyle w:val="af2"/>
          <w:rtl/>
        </w:rPr>
        <w:t xml:space="preserve"> </w:t>
      </w:r>
      <w:r w:rsidR="00E8089F" w:rsidRPr="00AC0CB1">
        <w:rPr>
          <w:rStyle w:val="af2"/>
          <w:rFonts w:hint="cs"/>
          <w:rtl/>
        </w:rPr>
        <w:t>את</w:t>
      </w:r>
      <w:r w:rsidR="00E8089F" w:rsidRPr="00AC0CB1">
        <w:rPr>
          <w:rStyle w:val="af2"/>
          <w:rtl/>
        </w:rPr>
        <w:t xml:space="preserve"> </w:t>
      </w:r>
      <w:r w:rsidR="00E8089F" w:rsidRPr="00AC0CB1">
        <w:rPr>
          <w:rStyle w:val="af2"/>
          <w:rFonts w:hint="cs"/>
          <w:rtl/>
        </w:rPr>
        <w:t>בית</w:t>
      </w:r>
      <w:r w:rsidR="00E8089F" w:rsidRPr="00AC0CB1">
        <w:rPr>
          <w:rStyle w:val="af2"/>
          <w:rtl/>
        </w:rPr>
        <w:t xml:space="preserve"> </w:t>
      </w:r>
      <w:r w:rsidR="00E8089F" w:rsidRPr="00AC0CB1">
        <w:rPr>
          <w:rStyle w:val="af2"/>
          <w:rFonts w:hint="cs"/>
          <w:rtl/>
        </w:rPr>
        <w:t>ישראל'</w:t>
      </w:r>
      <w:r w:rsidR="00E8089F" w:rsidRPr="00AC0CB1">
        <w:rPr>
          <w:rStyle w:val="af2"/>
          <w:rtl/>
        </w:rPr>
        <w:t>.</w:t>
      </w:r>
    </w:p>
    <w:p w14:paraId="1443936F" w14:textId="77777777" w:rsidR="00E8089F" w:rsidRPr="007435EB" w:rsidRDefault="00E8089F" w:rsidP="00E8089F">
      <w:pPr>
        <w:rPr>
          <w:rtl/>
        </w:rPr>
      </w:pPr>
      <w:r w:rsidRPr="007435EB">
        <w:rPr>
          <w:rtl/>
        </w:rPr>
        <w:tab/>
      </w:r>
      <w:r>
        <w:rPr>
          <w:rStyle w:val="affffd"/>
          <w:rFonts w:hint="cs"/>
          <w:rtl/>
          <w:rPrChange w:id="10937" w:author="מנוע אמוראים" w:date="2026-10-05T16:42:03Z">
            <w:rPr>
              <w:rFonts w:hint="cs"/>
              <w:rtl/>
            </w:rPr>
          </w:rPrChange>
        </w:rPr>
        <w:t xml:space="preserve">ריב</w:t>
      </w:r>
      <w:r>
        <w:rPr>
          <w:rStyle w:val="affffd"/>
          <w:rtl/>
          <w:rPrChange w:id="10938" w:author="מנוע אמוראים" w:date="2026-10-05T16:42:03Z">
            <w:rPr>
              <w:rtl/>
            </w:rPr>
          </w:rPrChange>
        </w:rPr>
        <w:t xml:space="preserve">"</w:t>
      </w:r>
      <w:r>
        <w:rPr>
          <w:rStyle w:val="affffd"/>
          <w:rFonts w:hint="cs"/>
          <w:rtl/>
          <w:rPrChange w:id="10939" w:author="מנוע אמוראים" w:date="2026-10-05T16:42:03Z">
            <w:rPr>
              <w:rFonts w:hint="cs"/>
              <w:rtl/>
            </w:rPr>
          </w:rPrChange>
        </w:rPr>
        <w:t xml:space="preserve">ח</w:t>
      </w:r>
      <w:r w:rsidRPr="00AC0CB1">
        <w:rPr>
          <w:rStyle w:val="af2"/>
          <w:rFonts w:hint="cs"/>
          <w:rtl/>
        </w:rPr>
        <w:t xml:space="preserve"> 'כי</w:t>
      </w:r>
      <w:r w:rsidRPr="00AC0CB1">
        <w:rPr>
          <w:rStyle w:val="af2"/>
          <w:rtl/>
        </w:rPr>
        <w:t xml:space="preserve"> </w:t>
      </w:r>
      <w:r w:rsidRPr="00AC0CB1">
        <w:rPr>
          <w:rStyle w:val="af2"/>
          <w:rFonts w:hint="cs"/>
          <w:rtl/>
        </w:rPr>
        <w:t>נשא</w:t>
      </w:r>
      <w:r w:rsidRPr="00AC0CB1">
        <w:rPr>
          <w:rStyle w:val="af2"/>
          <w:rtl/>
        </w:rPr>
        <w:t xml:space="preserve"> </w:t>
      </w:r>
      <w:r w:rsidRPr="00AC0CB1">
        <w:rPr>
          <w:rStyle w:val="af2"/>
          <w:rFonts w:hint="cs"/>
          <w:rtl/>
        </w:rPr>
        <w:t>אשא</w:t>
      </w:r>
      <w:r w:rsidRPr="00AC0CB1">
        <w:rPr>
          <w:rStyle w:val="af2"/>
          <w:rtl/>
        </w:rPr>
        <w:t xml:space="preserve"> </w:t>
      </w:r>
      <w:r w:rsidRPr="00AC0CB1">
        <w:rPr>
          <w:rStyle w:val="af2"/>
          <w:rFonts w:hint="cs"/>
          <w:rtl/>
        </w:rPr>
        <w:t>להם'</w:t>
      </w:r>
      <w:r w:rsidRPr="00AC0CB1">
        <w:rPr>
          <w:rStyle w:val="af2"/>
          <w:rtl/>
        </w:rPr>
        <w:t>.</w:t>
      </w:r>
    </w:p>
    <w:p w14:paraId="7F7BB502" w14:textId="1FABBC7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10940" w:author="מנוע אמוראים" w:date="2026-10-05T16:42:03Z">
            <w:rPr>
              <w:rFonts w:hint="cs"/>
              <w:rtl/>
            </w:rPr>
          </w:rPrChange>
        </w:rPr>
        <w:t xml:space="preserve">ואר</w:t>
      </w:r>
      <w:r>
        <w:rPr>
          <w:rStyle w:val="affffd"/>
          <w:rtl/>
          <w:rPrChange w:id="10941" w:author="מנוע אמוראים" w:date="2026-10-05T16:42:03Z">
            <w:rPr>
              <w:rtl/>
            </w:rPr>
          </w:rPrChange>
        </w:rPr>
        <w:t xml:space="preserve">"</w:t>
      </w:r>
      <w:r>
        <w:rPr>
          <w:rStyle w:val="affffd"/>
          <w:rFonts w:hint="cs"/>
          <w:rtl/>
          <w:rPrChange w:id="10942" w:author="מנוע אמוראים" w:date="2026-10-05T16:42:03Z">
            <w:rPr>
              <w:rFonts w:hint="cs"/>
              <w:rtl/>
            </w:rPr>
          </w:rPrChange>
        </w:rPr>
        <w:t xml:space="preserve">א</w:t>
      </w:r>
      <w:r w:rsidR="00E8089F" w:rsidRPr="007435EB">
        <w:rPr>
          <w:rtl/>
        </w:rPr>
        <w:t xml:space="preserve">: </w:t>
      </w:r>
      <w:r w:rsidR="00E8089F" w:rsidRPr="007435EB">
        <w:rPr>
          <w:rFonts w:hint="cs"/>
          <w:rtl/>
        </w:rPr>
        <w:t>לא</w:t>
      </w:r>
      <w:r w:rsidR="00E8089F" w:rsidRPr="007435EB">
        <w:rPr>
          <w:rtl/>
        </w:rPr>
        <w:t xml:space="preserve"> </w:t>
      </w:r>
      <w:r w:rsidR="00E8089F" w:rsidRPr="007435EB">
        <w:rPr>
          <w:rFonts w:hint="cs"/>
          <w:rtl/>
        </w:rPr>
        <w:t>הגלה</w:t>
      </w:r>
      <w:r w:rsidR="00E8089F" w:rsidRPr="007435EB">
        <w:rPr>
          <w:rtl/>
        </w:rPr>
        <w:t xml:space="preserve"> </w:t>
      </w:r>
      <w:r w:rsidR="00E8089F" w:rsidRPr="007435EB">
        <w:rPr>
          <w:rFonts w:hint="cs"/>
          <w:rtl/>
        </w:rPr>
        <w:t>הקב</w:t>
      </w:r>
      <w:r w:rsidR="00E8089F" w:rsidRPr="007435EB">
        <w:rPr>
          <w:rtl/>
        </w:rPr>
        <w:t>"</w:t>
      </w:r>
      <w:r w:rsidR="00E8089F" w:rsidRPr="007435EB">
        <w:rPr>
          <w:rFonts w:hint="cs"/>
          <w:rtl/>
        </w:rPr>
        <w:t>ה</w:t>
      </w:r>
      <w:r w:rsidR="00E8089F" w:rsidRPr="007435EB">
        <w:rPr>
          <w:rtl/>
        </w:rPr>
        <w:t xml:space="preserve"> </w:t>
      </w:r>
      <w:r w:rsidR="00E8089F" w:rsidRPr="007435EB">
        <w:rPr>
          <w:rFonts w:hint="cs"/>
          <w:rtl/>
        </w:rPr>
        <w:t>את</w:t>
      </w:r>
      <w:r w:rsidR="00E8089F" w:rsidRPr="007435EB">
        <w:rPr>
          <w:rtl/>
        </w:rPr>
        <w:t xml:space="preserve"> </w:t>
      </w:r>
      <w:r w:rsidR="00E8089F" w:rsidRPr="007435EB">
        <w:rPr>
          <w:rFonts w:hint="cs"/>
          <w:rtl/>
        </w:rPr>
        <w:t>ישראל</w:t>
      </w:r>
      <w:r w:rsidR="00E8089F" w:rsidRPr="007435EB">
        <w:rPr>
          <w:rtl/>
        </w:rPr>
        <w:t xml:space="preserve"> </w:t>
      </w:r>
      <w:r w:rsidR="00E8089F" w:rsidRPr="007435EB">
        <w:rPr>
          <w:rFonts w:hint="cs"/>
          <w:rtl/>
        </w:rPr>
        <w:t>לבין</w:t>
      </w:r>
      <w:r w:rsidR="00E8089F" w:rsidRPr="007435EB">
        <w:rPr>
          <w:rtl/>
        </w:rPr>
        <w:t xml:space="preserve"> </w:t>
      </w:r>
      <w:r w:rsidR="00E8089F" w:rsidRPr="007435EB">
        <w:rPr>
          <w:rFonts w:hint="cs"/>
          <w:rtl/>
        </w:rPr>
        <w:t>האומות</w:t>
      </w:r>
      <w:r w:rsidR="00E8089F" w:rsidRPr="007435EB">
        <w:rPr>
          <w:rtl/>
        </w:rPr>
        <w:t xml:space="preserve"> </w:t>
      </w:r>
      <w:r w:rsidR="00E8089F" w:rsidRPr="007435EB">
        <w:rPr>
          <w:rFonts w:hint="cs"/>
          <w:rtl/>
        </w:rPr>
        <w:t>אלא</w:t>
      </w:r>
      <w:r w:rsidR="00E8089F" w:rsidRPr="007435EB">
        <w:rPr>
          <w:rtl/>
        </w:rPr>
        <w:t xml:space="preserve"> </w:t>
      </w:r>
      <w:r w:rsidR="00E8089F" w:rsidRPr="007435EB">
        <w:rPr>
          <w:rFonts w:hint="cs"/>
          <w:rtl/>
        </w:rPr>
        <w:t>כדי</w:t>
      </w:r>
      <w:r w:rsidR="00E8089F" w:rsidRPr="007435EB">
        <w:rPr>
          <w:rtl/>
        </w:rPr>
        <w:t xml:space="preserve"> </w:t>
      </w:r>
      <w:r w:rsidR="00E8089F" w:rsidRPr="007435EB">
        <w:rPr>
          <w:rFonts w:hint="cs"/>
          <w:rtl/>
        </w:rPr>
        <w:t>שיתוספו</w:t>
      </w:r>
      <w:r w:rsidR="00E8089F" w:rsidRPr="007435EB">
        <w:rPr>
          <w:rtl/>
        </w:rPr>
        <w:t xml:space="preserve"> </w:t>
      </w:r>
      <w:r w:rsidR="00E8089F" w:rsidRPr="007435EB">
        <w:rPr>
          <w:rFonts w:hint="cs"/>
          <w:rtl/>
        </w:rPr>
        <w:t>עליהם</w:t>
      </w:r>
      <w:r w:rsidR="00E8089F" w:rsidRPr="007435EB">
        <w:rPr>
          <w:rtl/>
        </w:rPr>
        <w:t xml:space="preserve"> </w:t>
      </w:r>
      <w:r w:rsidR="00E8089F" w:rsidRPr="007435EB">
        <w:rPr>
          <w:rFonts w:hint="cs"/>
          <w:rtl/>
        </w:rPr>
        <w:t>גרים</w:t>
      </w:r>
      <w:r w:rsidR="00E8089F" w:rsidRPr="007435EB">
        <w:rPr>
          <w:rtl/>
        </w:rPr>
        <w:t>.</w:t>
      </w:r>
    </w:p>
    <w:p w14:paraId="47DBFA99" w14:textId="77777777" w:rsidR="00E8089F" w:rsidRPr="007435EB" w:rsidRDefault="00E8089F" w:rsidP="00C445A2">
      <w:pPr>
        <w:rPr>
          <w:rtl/>
        </w:rPr>
      </w:pPr>
      <w:r w:rsidRPr="00AC0CB1">
        <w:rPr>
          <w:rStyle w:val="af2"/>
          <w:rFonts w:hint="cs"/>
          <w:rtl/>
        </w:rPr>
        <w:t>'וזרעתיה</w:t>
      </w:r>
      <w:r w:rsidRPr="00AC0CB1">
        <w:rPr>
          <w:rStyle w:val="af2"/>
          <w:rtl/>
        </w:rPr>
        <w:t xml:space="preserve"> </w:t>
      </w:r>
      <w:r w:rsidRPr="00AC0CB1">
        <w:rPr>
          <w:rStyle w:val="af2"/>
          <w:rFonts w:hint="cs"/>
          <w:rtl/>
        </w:rPr>
        <w:t>לי</w:t>
      </w:r>
      <w:r w:rsidRPr="00AC0CB1">
        <w:rPr>
          <w:rStyle w:val="af2"/>
          <w:rtl/>
        </w:rPr>
        <w:t xml:space="preserve"> </w:t>
      </w:r>
      <w:r w:rsidRPr="00AC0CB1">
        <w:rPr>
          <w:rStyle w:val="af2"/>
          <w:rFonts w:hint="cs"/>
          <w:rtl/>
        </w:rPr>
        <w:t xml:space="preserve">בארץ' </w:t>
      </w:r>
      <w:r w:rsidRPr="007435EB">
        <w:rPr>
          <w:rFonts w:hint="cs"/>
          <w:rtl/>
        </w:rPr>
        <w:t>כלום</w:t>
      </w:r>
      <w:r w:rsidRPr="007435EB">
        <w:rPr>
          <w:rtl/>
        </w:rPr>
        <w:t xml:space="preserve"> </w:t>
      </w:r>
      <w:r w:rsidRPr="007435EB">
        <w:rPr>
          <w:rFonts w:hint="cs"/>
          <w:rtl/>
        </w:rPr>
        <w:t>אדם</w:t>
      </w:r>
      <w:r w:rsidRPr="007435EB">
        <w:rPr>
          <w:rtl/>
        </w:rPr>
        <w:t xml:space="preserve"> </w:t>
      </w:r>
      <w:r w:rsidRPr="007435EB">
        <w:rPr>
          <w:rFonts w:hint="cs"/>
          <w:rtl/>
        </w:rPr>
        <w:t>זורע</w:t>
      </w:r>
      <w:r w:rsidRPr="007435EB">
        <w:rPr>
          <w:rtl/>
        </w:rPr>
        <w:t xml:space="preserve"> </w:t>
      </w:r>
      <w:r w:rsidRPr="007435EB">
        <w:rPr>
          <w:rFonts w:hint="cs"/>
          <w:rtl/>
        </w:rPr>
        <w:t>סאה</w:t>
      </w:r>
      <w:r w:rsidRPr="007435EB">
        <w:rPr>
          <w:rtl/>
        </w:rPr>
        <w:t xml:space="preserve"> - </w:t>
      </w:r>
      <w:r w:rsidRPr="007435EB">
        <w:rPr>
          <w:rFonts w:hint="cs"/>
          <w:rtl/>
        </w:rPr>
        <w:t>אלא</w:t>
      </w:r>
      <w:r w:rsidRPr="007435EB">
        <w:rPr>
          <w:rtl/>
        </w:rPr>
        <w:t xml:space="preserve"> </w:t>
      </w:r>
      <w:r w:rsidRPr="007435EB">
        <w:rPr>
          <w:rFonts w:hint="cs"/>
          <w:rtl/>
        </w:rPr>
        <w:t>להכניס</w:t>
      </w:r>
      <w:r w:rsidRPr="007435EB">
        <w:rPr>
          <w:rtl/>
        </w:rPr>
        <w:t xml:space="preserve"> </w:t>
      </w:r>
      <w:r w:rsidRPr="007435EB">
        <w:rPr>
          <w:rFonts w:hint="cs"/>
          <w:rtl/>
        </w:rPr>
        <w:t>כמה</w:t>
      </w:r>
      <w:r w:rsidRPr="007435EB">
        <w:rPr>
          <w:rtl/>
        </w:rPr>
        <w:t xml:space="preserve"> </w:t>
      </w:r>
      <w:r w:rsidRPr="007435EB">
        <w:rPr>
          <w:rFonts w:hint="cs"/>
          <w:rtl/>
        </w:rPr>
        <w:t>כורין</w:t>
      </w:r>
      <w:r w:rsidRPr="007435EB">
        <w:rPr>
          <w:rtl/>
        </w:rPr>
        <w:t>.</w:t>
      </w:r>
    </w:p>
    <w:p w14:paraId="5D299693" w14:textId="77777777" w:rsidR="00E8089F" w:rsidRPr="007435EB" w:rsidRDefault="00E8089F" w:rsidP="00C445A2">
      <w:pPr>
        <w:rPr>
          <w:rtl/>
        </w:rPr>
      </w:pPr>
      <w:r>
        <w:rPr>
          <w:rStyle w:val="affffd"/>
          <w:rFonts w:ascii="Fb Fontext" w:hAnsi="Fb Fontext" w:hint="cs"/>
          <w:sz w:val="20"/>
          <w:rtl/>
          <w:rPrChange w:id="10943" w:author="מנוע אמוראים" w:date="2026-10-05T16:42:03Z">
            <w:rPr>
              <w:rFonts w:ascii="Fb Fontext" w:hAnsi="Fb Fontext" w:hint="cs"/>
              <w:sz w:val="20"/>
              <w:rtl/>
            </w:rPr>
          </w:rPrChange>
        </w:rPr>
        <w:t xml:space="preserve">ורי</w:t>
      </w:r>
      <w:r>
        <w:rPr>
          <w:rStyle w:val="affffd"/>
          <w:rFonts w:ascii="Fb Fontext" w:hAnsi="Fb Fontext"/>
          <w:sz w:val="20"/>
          <w:rtl/>
          <w:rPrChange w:id="10944" w:author="מנוע אמוראים" w:date="2026-10-05T16:42:03Z">
            <w:rPr>
              <w:rFonts w:ascii="Fb Fontext" w:hAnsi="Fb Fontext"/>
              <w:sz w:val="20"/>
              <w:rtl/>
            </w:rPr>
          </w:rPrChange>
        </w:rPr>
        <w:t xml:space="preserve">"</w:t>
      </w:r>
      <w:r>
        <w:rPr>
          <w:rStyle w:val="affffd"/>
          <w:rFonts w:ascii="Fb Fontext" w:hAnsi="Fb Fontext" w:hint="cs"/>
          <w:sz w:val="20"/>
          <w:rtl/>
          <w:rPrChange w:id="10945" w:author="מנוע אמוראים" w:date="2026-10-05T16:42:03Z">
            <w:rPr>
              <w:rFonts w:ascii="Fb Fontext" w:hAnsi="Fb Fontext" w:hint="cs"/>
              <w:sz w:val="20"/>
              <w:rtl/>
            </w:rPr>
          </w:rPrChange>
        </w:rPr>
        <w:t xml:space="preserve">ו</w:t>
      </w:r>
      <w:r w:rsidR="00C445A2" w:rsidRPr="007435EB">
        <w:rPr>
          <w:rFonts w:ascii="Fb Fontext" w:hAnsi="Fb Fontext" w:hint="cs"/>
          <w:sz w:val="20"/>
          <w:rtl/>
        </w:rPr>
        <w:t>:</w:t>
      </w:r>
      <w:r w:rsidRPr="007435EB">
        <w:rPr>
          <w:rFonts w:ascii="Fb Fontext" w:hAnsi="Fb Fontext"/>
          <w:sz w:val="20"/>
          <w:rtl/>
        </w:rPr>
        <w:t xml:space="preserve"> </w:t>
      </w:r>
      <w:r w:rsidR="00C445A2" w:rsidRPr="007435EB">
        <w:rPr>
          <w:rFonts w:ascii="Fb Fontext" w:hAnsi="Fb Fontext" w:hint="cs"/>
          <w:sz w:val="20"/>
          <w:rtl/>
        </w:rPr>
        <w:t>מ</w:t>
      </w:r>
      <w:r w:rsidRPr="00AC0CB1">
        <w:rPr>
          <w:rStyle w:val="af2"/>
          <w:rFonts w:hint="cs"/>
          <w:rtl/>
        </w:rPr>
        <w:t>'ורחמתי</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רחמה'</w:t>
      </w:r>
      <w:r w:rsidRPr="00AC0CB1">
        <w:rPr>
          <w:rStyle w:val="af2"/>
          <w:rtl/>
        </w:rPr>
        <w:t>.</w:t>
      </w:r>
    </w:p>
    <w:p w14:paraId="1F825AD3" w14:textId="08770BD6"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b/>
          <w:rtl/>
          <w:rPrChange w:id="10946" w:author="מנוע אמוראים" w:date="2026-10-05T16:42:03Z">
            <w:rPr>
              <w:rFonts w:ascii="Fb Fontext" w:hAnsi="Fb Fontext"/>
              <w:b/>
              <w:rtl/>
            </w:rPr>
          </w:rPrChange>
        </w:rPr>
        <w:t xml:space="preserve">אר</w:t>
      </w:r>
      <w:r>
        <w:rPr>
          <w:rStyle w:val="affffd"/>
          <w:rFonts w:ascii="Fb Fontext" w:hAnsi="Fb Fontext" w:hint="cs"/>
          <w:rtl/>
          <w:rPrChange w:id="10947" w:author="מנוע אמוראים" w:date="2026-10-05T16:42:03Z">
            <w:rPr>
              <w:rFonts w:ascii="Fb Fontext" w:hAnsi="Fb Fontext" w:hint="cs"/>
              <w:rtl/>
            </w:rPr>
          </w:rPrChange>
        </w:rPr>
        <w:t xml:space="preserve">י</w:t>
      </w:r>
      <w:r>
        <w:rPr>
          <w:rStyle w:val="affffd"/>
          <w:rFonts w:ascii="Fb Fontext" w:hAnsi="Fb Fontext"/>
          <w:rtl/>
          <w:rPrChange w:id="10948" w:author="מנוע אמוראים" w:date="2026-10-05T16:42:03Z">
            <w:rPr>
              <w:rFonts w:ascii="Fb Fontext" w:hAnsi="Fb Fontext"/>
              <w:rtl/>
            </w:rPr>
          </w:rPrChange>
        </w:rPr>
        <w:t xml:space="preserve">"</w:t>
      </w:r>
      <w:r>
        <w:rPr>
          <w:rStyle w:val="affffd"/>
          <w:rFonts w:ascii="Fb Fontext" w:hAnsi="Fb Fontext" w:hint="cs"/>
          <w:rtl/>
          <w:rPrChange w:id="10949" w:author="מנוע אמוראים" w:date="2026-10-05T16:42:03Z">
            <w:rPr>
              <w:rFonts w:ascii="Fb Fontext" w:hAnsi="Fb Fontext" w:hint="cs"/>
              <w:rtl/>
            </w:rPr>
          </w:rPrChange>
        </w:rPr>
        <w:t xml:space="preserve">ו</w:t>
      </w:r>
      <w:r>
        <w:rPr>
          <w:rFonts w:ascii="Fb Fontext" w:hAnsi="Fb Fontext" w:hint="cs"/>
          <w:rtl/>
        </w:rPr>
        <w:t xml:space="preserve"> </w:t>
      </w:r>
      <w:r>
        <w:rPr>
          <w:rStyle w:val="affffd"/>
          <w:rFonts w:ascii="Fb Fontext" w:hAnsi="Fb Fontext" w:hint="cs"/>
          <w:rtl/>
          <w:rPrChange w:id="10950" w:author="מנוע אמוראים" w:date="2026-10-05T16:42:03Z">
            <w:rPr>
              <w:rFonts w:ascii="Fb Fontext" w:hAnsi="Fb Fontext" w:hint="cs"/>
              <w:rtl/>
            </w:rPr>
          </w:rPrChange>
        </w:rPr>
        <w:t xml:space="preserve">מרשב</w:t>
      </w:r>
      <w:r>
        <w:rPr>
          <w:rStyle w:val="affffd"/>
          <w:rFonts w:ascii="Fb Fontext" w:hAnsi="Fb Fontext"/>
          <w:rtl/>
          <w:rPrChange w:id="10951" w:author="מנוע אמוראים" w:date="2026-10-05T16:42:03Z">
            <w:rPr>
              <w:rFonts w:ascii="Fb Fontext" w:hAnsi="Fb Fontext"/>
              <w:rtl/>
            </w:rPr>
          </w:rPrChange>
        </w:rPr>
        <w:t xml:space="preserve">"</w:t>
      </w:r>
      <w:r>
        <w:rPr>
          <w:rStyle w:val="affffd"/>
          <w:rFonts w:ascii="Fb Fontext" w:hAnsi="Fb Fontext" w:hint="cs"/>
          <w:rtl/>
          <w:rPrChange w:id="10952" w:author="מנוע אמוראים" w:date="2026-10-05T16:42:03Z">
            <w:rPr>
              <w:rFonts w:ascii="Fb Fontext" w:hAnsi="Fb Fontext" w:hint="cs"/>
              <w:rtl/>
            </w:rPr>
          </w:rPrChange>
        </w:rPr>
        <w:t xml:space="preserve">י</w:t>
      </w:r>
      <w:r w:rsidR="00E8089F" w:rsidRPr="00AC0CB1">
        <w:rPr>
          <w:rStyle w:val="af2"/>
          <w:rFonts w:hint="cs"/>
          <w:rtl/>
        </w:rPr>
        <w:t xml:space="preserve"> 'אל</w:t>
      </w:r>
      <w:r w:rsidR="00E8089F" w:rsidRPr="00AC0CB1">
        <w:rPr>
          <w:rStyle w:val="af2"/>
          <w:rtl/>
        </w:rPr>
        <w:t xml:space="preserve"> </w:t>
      </w:r>
      <w:r w:rsidR="00E8089F" w:rsidRPr="00AC0CB1">
        <w:rPr>
          <w:rStyle w:val="af2"/>
          <w:rFonts w:hint="cs"/>
          <w:rtl/>
        </w:rPr>
        <w:t>תלשן</w:t>
      </w:r>
      <w:r w:rsidR="00E8089F" w:rsidRPr="00AC0CB1">
        <w:rPr>
          <w:rStyle w:val="af2"/>
          <w:rtl/>
        </w:rPr>
        <w:t xml:space="preserve"> </w:t>
      </w:r>
      <w:r w:rsidR="00E8089F" w:rsidRPr="00AC0CB1">
        <w:rPr>
          <w:rStyle w:val="af2"/>
          <w:rFonts w:hint="cs"/>
          <w:rtl/>
        </w:rPr>
        <w:t>עבד</w:t>
      </w:r>
      <w:r w:rsidR="00E8089F" w:rsidRPr="00AC0CB1">
        <w:rPr>
          <w:rStyle w:val="af2"/>
          <w:rtl/>
        </w:rPr>
        <w:t xml:space="preserve"> </w:t>
      </w:r>
      <w:r w:rsidR="00E8089F" w:rsidRPr="00AC0CB1">
        <w:rPr>
          <w:rStyle w:val="af2"/>
          <w:rFonts w:hint="cs"/>
          <w:rtl/>
        </w:rPr>
        <w:t>אל</w:t>
      </w:r>
      <w:r w:rsidR="00E8089F" w:rsidRPr="00AC0CB1">
        <w:rPr>
          <w:rStyle w:val="af2"/>
          <w:rtl/>
        </w:rPr>
        <w:t xml:space="preserve"> </w:t>
      </w:r>
      <w:r w:rsidR="00E8089F" w:rsidRPr="00AC0CB1">
        <w:rPr>
          <w:rStyle w:val="af2"/>
          <w:rFonts w:hint="cs"/>
          <w:rtl/>
        </w:rPr>
        <w:t>אדניו</w:t>
      </w:r>
      <w:r w:rsidR="00E8089F" w:rsidRPr="00AC0CB1">
        <w:rPr>
          <w:rStyle w:val="af2"/>
          <w:rtl/>
        </w:rPr>
        <w:t xml:space="preserve"> </w:t>
      </w:r>
      <w:r w:rsidR="00E8089F" w:rsidRPr="00AC0CB1">
        <w:rPr>
          <w:rStyle w:val="af2"/>
          <w:rFonts w:hint="cs"/>
          <w:rtl/>
        </w:rPr>
        <w:t>פן</w:t>
      </w:r>
      <w:r w:rsidR="00E8089F" w:rsidRPr="00AC0CB1">
        <w:rPr>
          <w:rStyle w:val="af2"/>
          <w:rtl/>
        </w:rPr>
        <w:t xml:space="preserve"> </w:t>
      </w:r>
      <w:r w:rsidR="00E8089F" w:rsidRPr="00AC0CB1">
        <w:rPr>
          <w:rStyle w:val="af2"/>
          <w:rFonts w:hint="cs"/>
          <w:rtl/>
        </w:rPr>
        <w:t>יקללך</w:t>
      </w:r>
      <w:r w:rsidR="00E8089F" w:rsidRPr="00AC0CB1">
        <w:rPr>
          <w:rStyle w:val="af2"/>
          <w:rtl/>
        </w:rPr>
        <w:t xml:space="preserve"> </w:t>
      </w:r>
      <w:r w:rsidR="00E8089F" w:rsidRPr="00AC0CB1">
        <w:rPr>
          <w:rStyle w:val="af2"/>
          <w:rFonts w:hint="cs"/>
          <w:rtl/>
        </w:rPr>
        <w:t>ואשמת</w:t>
      </w:r>
      <w:r w:rsidR="00E8089F" w:rsidRPr="00AC0CB1">
        <w:rPr>
          <w:rStyle w:val="af2"/>
          <w:rtl/>
        </w:rPr>
        <w:t xml:space="preserve">, </w:t>
      </w:r>
      <w:r w:rsidR="00E8089F" w:rsidRPr="00AC0CB1">
        <w:rPr>
          <w:rStyle w:val="af2"/>
          <w:rFonts w:hint="cs"/>
          <w:rtl/>
        </w:rPr>
        <w:t>וכתיב</w:t>
      </w:r>
      <w:r w:rsidR="00E8089F" w:rsidRPr="00AC0CB1">
        <w:rPr>
          <w:rStyle w:val="af2"/>
          <w:rtl/>
        </w:rPr>
        <w:t xml:space="preserve"> </w:t>
      </w:r>
      <w:r w:rsidR="00E8089F" w:rsidRPr="00AC0CB1">
        <w:rPr>
          <w:rStyle w:val="af2"/>
          <w:rFonts w:hint="cs"/>
          <w:rtl/>
        </w:rPr>
        <w:t>דור</w:t>
      </w:r>
      <w:r w:rsidR="00E8089F" w:rsidRPr="00AC0CB1">
        <w:rPr>
          <w:rStyle w:val="af2"/>
          <w:rtl/>
        </w:rPr>
        <w:t xml:space="preserve"> </w:t>
      </w:r>
      <w:r w:rsidR="00E8089F" w:rsidRPr="00AC0CB1">
        <w:rPr>
          <w:rStyle w:val="af2"/>
          <w:rFonts w:hint="cs"/>
          <w:rtl/>
        </w:rPr>
        <w:t>אביו</w:t>
      </w:r>
      <w:r w:rsidR="00E8089F" w:rsidRPr="00AC0CB1">
        <w:rPr>
          <w:rStyle w:val="af2"/>
          <w:rtl/>
        </w:rPr>
        <w:t xml:space="preserve"> </w:t>
      </w:r>
      <w:r w:rsidR="00E8089F" w:rsidRPr="00AC0CB1">
        <w:rPr>
          <w:rStyle w:val="af2"/>
          <w:rFonts w:hint="cs"/>
          <w:rtl/>
        </w:rPr>
        <w:t>יקלל</w:t>
      </w:r>
      <w:r w:rsidR="00E8089F" w:rsidRPr="00AC0CB1">
        <w:rPr>
          <w:rStyle w:val="af2"/>
          <w:rtl/>
        </w:rPr>
        <w:t xml:space="preserve"> </w:t>
      </w:r>
      <w:r w:rsidR="00E8089F" w:rsidRPr="00AC0CB1">
        <w:rPr>
          <w:rStyle w:val="af2"/>
          <w:rFonts w:hint="cs"/>
          <w:rtl/>
        </w:rPr>
        <w:t>ואת</w:t>
      </w:r>
      <w:r w:rsidR="00E8089F" w:rsidRPr="00AC0CB1">
        <w:rPr>
          <w:rStyle w:val="af2"/>
          <w:rtl/>
        </w:rPr>
        <w:t xml:space="preserve"> </w:t>
      </w:r>
      <w:r w:rsidR="00E8089F" w:rsidRPr="00AC0CB1">
        <w:rPr>
          <w:rStyle w:val="af2"/>
          <w:rFonts w:hint="cs"/>
          <w:rtl/>
        </w:rPr>
        <w:t>אמו</w:t>
      </w:r>
      <w:r w:rsidR="00E8089F" w:rsidRPr="00AC0CB1">
        <w:rPr>
          <w:rStyle w:val="af2"/>
          <w:rtl/>
        </w:rPr>
        <w:t xml:space="preserve"> </w:t>
      </w:r>
      <w:r w:rsidR="00E8089F" w:rsidRPr="00AC0CB1">
        <w:rPr>
          <w:rStyle w:val="af2"/>
          <w:rFonts w:hint="cs"/>
          <w:rtl/>
        </w:rPr>
        <w:t>לא</w:t>
      </w:r>
      <w:r w:rsidR="00E8089F" w:rsidRPr="00AC0CB1">
        <w:rPr>
          <w:rStyle w:val="af2"/>
          <w:rtl/>
        </w:rPr>
        <w:t xml:space="preserve"> </w:t>
      </w:r>
      <w:r w:rsidR="00E8089F" w:rsidRPr="00AC0CB1">
        <w:rPr>
          <w:rStyle w:val="af2"/>
          <w:rFonts w:hint="cs"/>
          <w:rtl/>
        </w:rPr>
        <w:t>יברך'</w:t>
      </w:r>
      <w:r w:rsidR="00E8089F" w:rsidRPr="00AC0CB1">
        <w:rPr>
          <w:rStyle w:val="af2"/>
          <w:rtl/>
        </w:rPr>
        <w:t>.</w:t>
      </w:r>
    </w:p>
    <w:p w14:paraId="66E306D3" w14:textId="77777777" w:rsidR="00E8089F" w:rsidRPr="007435EB" w:rsidRDefault="00E8089F" w:rsidP="00E8089F">
      <w:pPr>
        <w:rPr>
          <w:rtl/>
        </w:rPr>
      </w:pPr>
      <w:r w:rsidRPr="007435EB">
        <w:rPr>
          <w:rFonts w:ascii="Fb Fontext" w:hAnsi="Fb Fontext" w:hint="cs"/>
          <w:sz w:val="20"/>
          <w:rtl/>
        </w:rPr>
        <w:t xml:space="preserve">היינו </w:t>
      </w:r>
      <w:r w:rsidR="00AB3B38">
        <w:rPr>
          <w:rFonts w:ascii="Fb Fontext" w:hAnsi="Fb Fontext" w:hint="cs"/>
          <w:sz w:val="20"/>
          <w:rtl/>
        </w:rPr>
        <w:t>אף</w:t>
      </w:r>
      <w:r w:rsidRPr="007435EB">
        <w:rPr>
          <w:rFonts w:ascii="Fb Fontext" w:hAnsi="Fb Fontext"/>
          <w:sz w:val="20"/>
          <w:rtl/>
        </w:rPr>
        <w:t xml:space="preserve"> </w:t>
      </w:r>
      <w:r w:rsidRPr="007435EB">
        <w:rPr>
          <w:rFonts w:ascii="Fb Fontext" w:hAnsi="Fb Fontext" w:hint="cs"/>
          <w:sz w:val="20"/>
          <w:rtl/>
        </w:rPr>
        <w:t>דור</w:t>
      </w:r>
      <w:r w:rsidRPr="007435EB">
        <w:rPr>
          <w:rFonts w:ascii="Fb Fontext" w:hAnsi="Fb Fontext"/>
          <w:sz w:val="20"/>
          <w:rtl/>
        </w:rPr>
        <w:t xml:space="preserve"> </w:t>
      </w:r>
      <w:r w:rsidRPr="007435EB">
        <w:rPr>
          <w:rFonts w:ascii="Fb Fontext" w:hAnsi="Fb Fontext" w:hint="cs"/>
          <w:sz w:val="20"/>
          <w:rtl/>
        </w:rPr>
        <w:t>שאביו</w:t>
      </w:r>
      <w:r w:rsidRPr="007435EB">
        <w:rPr>
          <w:rFonts w:ascii="Fb Fontext" w:hAnsi="Fb Fontext"/>
          <w:sz w:val="20"/>
          <w:rtl/>
        </w:rPr>
        <w:t xml:space="preserve"> </w:t>
      </w:r>
      <w:r w:rsidRPr="007435EB">
        <w:rPr>
          <w:rFonts w:ascii="Fb Fontext" w:hAnsi="Fb Fontext" w:hint="cs"/>
          <w:sz w:val="20"/>
          <w:rtl/>
        </w:rPr>
        <w:t>יקלל</w:t>
      </w:r>
      <w:r w:rsidRPr="007435EB">
        <w:rPr>
          <w:rFonts w:ascii="Fb Fontext" w:hAnsi="Fb Fontext"/>
          <w:sz w:val="20"/>
          <w:rtl/>
        </w:rPr>
        <w:t xml:space="preserve"> </w:t>
      </w:r>
      <w:r w:rsidRPr="007435EB">
        <w:rPr>
          <w:rFonts w:ascii="Fb Fontext" w:hAnsi="Fb Fontext" w:hint="cs"/>
          <w:sz w:val="20"/>
          <w:rtl/>
        </w:rPr>
        <w:t>ואת</w:t>
      </w:r>
      <w:r w:rsidRPr="007435EB">
        <w:rPr>
          <w:rFonts w:ascii="Fb Fontext" w:hAnsi="Fb Fontext"/>
          <w:sz w:val="20"/>
          <w:rtl/>
        </w:rPr>
        <w:t xml:space="preserve"> </w:t>
      </w:r>
      <w:r w:rsidRPr="007435EB">
        <w:rPr>
          <w:rFonts w:ascii="Fb Fontext" w:hAnsi="Fb Fontext" w:hint="cs"/>
          <w:sz w:val="20"/>
          <w:rtl/>
        </w:rPr>
        <w:t>אמו</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יברך</w:t>
      </w:r>
      <w:r w:rsidRPr="007435EB">
        <w:rPr>
          <w:rFonts w:ascii="Fb Fontext" w:hAnsi="Fb Fontext"/>
          <w:sz w:val="20"/>
          <w:rtl/>
        </w:rPr>
        <w:t xml:space="preserve"> - </w:t>
      </w:r>
      <w:r w:rsidRPr="007435EB">
        <w:rPr>
          <w:rFonts w:ascii="Fb Fontext" w:hAnsi="Fb Fontext" w:hint="cs"/>
          <w:sz w:val="20"/>
          <w:rtl/>
        </w:rPr>
        <w:t>אל</w:t>
      </w:r>
      <w:r w:rsidRPr="007435EB">
        <w:rPr>
          <w:rFonts w:ascii="Fb Fontext" w:hAnsi="Fb Fontext"/>
          <w:sz w:val="20"/>
          <w:rtl/>
        </w:rPr>
        <w:t xml:space="preserve"> </w:t>
      </w:r>
      <w:r w:rsidRPr="007435EB">
        <w:rPr>
          <w:rFonts w:ascii="Fb Fontext" w:hAnsi="Fb Fontext" w:hint="cs"/>
          <w:sz w:val="20"/>
          <w:rtl/>
        </w:rPr>
        <w:t>תלשן</w:t>
      </w:r>
      <w:r w:rsidRPr="007435EB">
        <w:rPr>
          <w:rFonts w:ascii="Fb Fontext" w:hAnsi="Fb Fontext"/>
          <w:sz w:val="20"/>
          <w:rtl/>
        </w:rPr>
        <w:t xml:space="preserve"> </w:t>
      </w:r>
      <w:r w:rsidRPr="007435EB">
        <w:rPr>
          <w:rFonts w:ascii="Fb Fontext" w:hAnsi="Fb Fontext" w:hint="cs"/>
          <w:sz w:val="20"/>
          <w:rtl/>
        </w:rPr>
        <w:t>עבד</w:t>
      </w:r>
      <w:r w:rsidRPr="007435EB">
        <w:rPr>
          <w:rFonts w:ascii="Fb Fontext" w:hAnsi="Fb Fontext"/>
          <w:sz w:val="20"/>
          <w:rtl/>
        </w:rPr>
        <w:t xml:space="preserve"> </w:t>
      </w:r>
      <w:r w:rsidRPr="007435EB">
        <w:rPr>
          <w:rFonts w:ascii="Fb Fontext" w:hAnsi="Fb Fontext" w:hint="cs"/>
          <w:sz w:val="20"/>
          <w:rtl/>
        </w:rPr>
        <w:t>אל</w:t>
      </w:r>
      <w:r w:rsidRPr="007435EB">
        <w:rPr>
          <w:rFonts w:ascii="Fb Fontext" w:hAnsi="Fb Fontext"/>
          <w:sz w:val="20"/>
          <w:rtl/>
        </w:rPr>
        <w:t xml:space="preserve"> </w:t>
      </w:r>
      <w:r w:rsidRPr="007435EB">
        <w:rPr>
          <w:rFonts w:ascii="Fb Fontext" w:hAnsi="Fb Fontext" w:hint="cs"/>
          <w:sz w:val="20"/>
          <w:rtl/>
        </w:rPr>
        <w:t>אדניו</w:t>
      </w:r>
      <w:r w:rsidRPr="007435EB">
        <w:rPr>
          <w:rFonts w:ascii="Fb Fontext" w:hAnsi="Fb Fontext"/>
          <w:sz w:val="20"/>
          <w:rtl/>
        </w:rPr>
        <w:t>.</w:t>
      </w:r>
      <w:r w:rsidRPr="007435EB">
        <w:rPr>
          <w:rFonts w:ascii="Fb Fontext" w:hAnsi="Fb Fontext" w:hint="cs"/>
          <w:sz w:val="20"/>
          <w:rtl/>
        </w:rPr>
        <w:t xml:space="preserve"> מנלן</w:t>
      </w:r>
      <w:r w:rsidRPr="007435EB">
        <w:rPr>
          <w:rFonts w:ascii="Fb Fontext" w:hAnsi="Fb Fontext"/>
          <w:sz w:val="20"/>
          <w:rtl/>
        </w:rPr>
        <w:t xml:space="preserve"> - </w:t>
      </w:r>
      <w:r w:rsidRPr="007435EB">
        <w:rPr>
          <w:rFonts w:ascii="Fb Fontext" w:hAnsi="Fb Fontext" w:hint="cs"/>
          <w:sz w:val="20"/>
          <w:rtl/>
        </w:rPr>
        <w:t>מהושע</w:t>
      </w:r>
      <w:r w:rsidRPr="007435EB">
        <w:rPr>
          <w:rFonts w:ascii="Fb Fontext" w:hAnsi="Fb Fontext"/>
          <w:sz w:val="20"/>
          <w:rtl/>
        </w:rPr>
        <w:t>.</w:t>
      </w:r>
    </w:p>
    <w:p w14:paraId="2E89B301" w14:textId="5B16C212"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7435EB">
        <w:rPr>
          <w:rFonts w:ascii="Fb Fontext" w:hAnsi="Fb Fontext" w:hint="cs"/>
          <w:rtl/>
        </w:rPr>
        <w:t>א</w:t>
      </w:r>
      <w:r w:rsidR="00E8089F" w:rsidRPr="007435EB">
        <w:rPr>
          <w:rFonts w:ascii="Fb Fontext" w:hAnsi="Fb Fontext"/>
          <w:rtl/>
        </w:rPr>
        <w:t>"</w:t>
      </w:r>
      <w:r w:rsidR="00E8089F" w:rsidRPr="007435EB">
        <w:rPr>
          <w:rFonts w:ascii="Fb Fontext" w:hAnsi="Fb Fontext" w:hint="cs"/>
          <w:rtl/>
        </w:rPr>
        <w:t>ר</w:t>
      </w:r>
      <w:r w:rsidR="00E8089F" w:rsidRPr="007435EB">
        <w:rPr>
          <w:rFonts w:ascii="Fb Fontext" w:hAnsi="Fb Fontext"/>
          <w:rtl/>
        </w:rPr>
        <w:t xml:space="preserve"> </w:t>
      </w:r>
      <w:r w:rsidR="00E8089F" w:rsidRPr="007435EB">
        <w:rPr>
          <w:rFonts w:ascii="Fb Fontext" w:hAnsi="Fb Fontext" w:hint="cs"/>
          <w:rtl/>
        </w:rPr>
        <w:t>אושעיא</w:t>
      </w:r>
      <w:r w:rsidR="00E8089F" w:rsidRPr="007435EB">
        <w:rPr>
          <w:rFonts w:ascii="Fb Fontext" w:hAnsi="Fb Fontext"/>
          <w:rtl/>
        </w:rPr>
        <w:t xml:space="preserve">: </w:t>
      </w:r>
      <w:r w:rsidR="00E8089F" w:rsidRPr="007435EB">
        <w:rPr>
          <w:rFonts w:ascii="Fb Fontext" w:hAnsi="Fb Fontext" w:hint="cs"/>
          <w:rtl/>
        </w:rPr>
        <w:t>מאי</w:t>
      </w:r>
      <w:r w:rsidR="00E8089F" w:rsidRPr="007435EB">
        <w:rPr>
          <w:rFonts w:ascii="Fb Fontext" w:hAnsi="Fb Fontext"/>
          <w:rtl/>
        </w:rPr>
        <w:t xml:space="preserve"> </w:t>
      </w:r>
      <w:r w:rsidR="00E8089F" w:rsidRPr="00AC0CB1">
        <w:rPr>
          <w:rStyle w:val="af2"/>
          <w:rFonts w:hint="cs"/>
          <w:rtl/>
        </w:rPr>
        <w:t>ד</w:t>
      </w:r>
      <w:r w:rsidR="00E8089F" w:rsidRPr="00AC0CB1">
        <w:rPr>
          <w:rStyle w:val="af2"/>
          <w:rtl/>
        </w:rPr>
        <w:t>'</w:t>
      </w:r>
      <w:r w:rsidR="00E8089F" w:rsidRPr="00AC0CB1">
        <w:rPr>
          <w:rStyle w:val="af2"/>
          <w:rFonts w:hint="cs"/>
          <w:rtl/>
        </w:rPr>
        <w:t>צדקות</w:t>
      </w:r>
      <w:r w:rsidR="00E8089F" w:rsidRPr="00AC0CB1">
        <w:rPr>
          <w:rStyle w:val="af2"/>
          <w:rtl/>
        </w:rPr>
        <w:t xml:space="preserve"> </w:t>
      </w:r>
      <w:r w:rsidR="00E8089F" w:rsidRPr="00AC0CB1">
        <w:rPr>
          <w:rStyle w:val="af2"/>
          <w:rFonts w:hint="cs"/>
          <w:rtl/>
        </w:rPr>
        <w:t>פרזונו</w:t>
      </w:r>
      <w:r w:rsidR="00E8089F" w:rsidRPr="00AC0CB1">
        <w:rPr>
          <w:rStyle w:val="af2"/>
          <w:rtl/>
        </w:rPr>
        <w:t xml:space="preserve"> </w:t>
      </w:r>
      <w:r w:rsidR="00E8089F" w:rsidRPr="00AC0CB1">
        <w:rPr>
          <w:rStyle w:val="af2"/>
          <w:rFonts w:hint="cs"/>
          <w:rtl/>
        </w:rPr>
        <w:t>בישראל'</w:t>
      </w:r>
      <w:r w:rsidR="00E8089F" w:rsidRPr="00AC0CB1">
        <w:rPr>
          <w:rStyle w:val="af2"/>
          <w:rtl/>
        </w:rPr>
        <w:t xml:space="preserve"> </w:t>
      </w:r>
      <w:r w:rsidR="00E8089F" w:rsidRPr="007435EB">
        <w:rPr>
          <w:rFonts w:ascii="Fb Fontext" w:hAnsi="Fb Fontext"/>
          <w:rtl/>
        </w:rPr>
        <w:t xml:space="preserve">- </w:t>
      </w:r>
      <w:r w:rsidR="00E8089F" w:rsidRPr="007435EB">
        <w:rPr>
          <w:rFonts w:ascii="Fb Fontext" w:hAnsi="Fb Fontext" w:hint="cs"/>
          <w:rtl/>
        </w:rPr>
        <w:t>צדקה</w:t>
      </w:r>
      <w:r w:rsidR="00E8089F" w:rsidRPr="007435EB">
        <w:rPr>
          <w:rFonts w:ascii="Fb Fontext" w:hAnsi="Fb Fontext"/>
          <w:rtl/>
        </w:rPr>
        <w:t xml:space="preserve"> </w:t>
      </w:r>
      <w:r w:rsidR="00E8089F" w:rsidRPr="007435EB">
        <w:rPr>
          <w:rFonts w:ascii="Fb Fontext" w:hAnsi="Fb Fontext" w:hint="cs"/>
          <w:rtl/>
        </w:rPr>
        <w:t>עשה</w:t>
      </w:r>
      <w:r w:rsidR="00E8089F" w:rsidRPr="007435EB">
        <w:rPr>
          <w:rFonts w:ascii="Fb Fontext" w:hAnsi="Fb Fontext"/>
          <w:rtl/>
        </w:rPr>
        <w:t xml:space="preserve"> </w:t>
      </w:r>
      <w:r w:rsidR="00E8089F" w:rsidRPr="007435EB">
        <w:rPr>
          <w:rFonts w:ascii="Fb Fontext" w:hAnsi="Fb Fontext" w:hint="cs"/>
          <w:rtl/>
        </w:rPr>
        <w:t>הקב</w:t>
      </w:r>
      <w:r w:rsidR="00E8089F" w:rsidRPr="007435EB">
        <w:rPr>
          <w:rFonts w:ascii="Fb Fontext" w:hAnsi="Fb Fontext"/>
          <w:rtl/>
        </w:rPr>
        <w:t>"</w:t>
      </w:r>
      <w:r w:rsidR="00E8089F" w:rsidRPr="007435EB">
        <w:rPr>
          <w:rFonts w:ascii="Fb Fontext" w:hAnsi="Fb Fontext" w:hint="cs"/>
          <w:rtl/>
        </w:rPr>
        <w:t>ה</w:t>
      </w:r>
      <w:r w:rsidR="00E8089F" w:rsidRPr="007435EB">
        <w:rPr>
          <w:rFonts w:ascii="Fb Fontext" w:hAnsi="Fb Fontext"/>
          <w:rtl/>
        </w:rPr>
        <w:t xml:space="preserve"> </w:t>
      </w:r>
      <w:r w:rsidR="00E8089F" w:rsidRPr="007435EB">
        <w:rPr>
          <w:rFonts w:ascii="Fb Fontext" w:hAnsi="Fb Fontext" w:hint="cs"/>
          <w:rtl/>
        </w:rPr>
        <w:t>בישראל</w:t>
      </w:r>
      <w:r w:rsidR="00E8089F" w:rsidRPr="007435EB">
        <w:rPr>
          <w:rFonts w:ascii="Fb Fontext" w:hAnsi="Fb Fontext"/>
          <w:rtl/>
        </w:rPr>
        <w:t xml:space="preserve"> </w:t>
      </w:r>
      <w:r w:rsidR="00E8089F" w:rsidRPr="007435EB">
        <w:rPr>
          <w:rFonts w:ascii="Fb Fontext" w:hAnsi="Fb Fontext" w:hint="cs"/>
          <w:rtl/>
        </w:rPr>
        <w:t>שפזרן</w:t>
      </w:r>
      <w:r w:rsidR="00E8089F" w:rsidRPr="007435EB">
        <w:rPr>
          <w:rFonts w:ascii="Fb Fontext" w:hAnsi="Fb Fontext"/>
          <w:rtl/>
        </w:rPr>
        <w:t xml:space="preserve"> </w:t>
      </w:r>
      <w:r w:rsidR="00E8089F" w:rsidRPr="007435EB">
        <w:rPr>
          <w:rFonts w:ascii="Fb Fontext" w:hAnsi="Fb Fontext" w:hint="cs"/>
          <w:rtl/>
        </w:rPr>
        <w:t>לבין</w:t>
      </w:r>
      <w:r w:rsidR="00E8089F" w:rsidRPr="007435EB">
        <w:rPr>
          <w:rFonts w:ascii="Fb Fontext" w:hAnsi="Fb Fontext"/>
          <w:rtl/>
        </w:rPr>
        <w:t xml:space="preserve"> </w:t>
      </w:r>
      <w:r w:rsidR="00E8089F" w:rsidRPr="007435EB">
        <w:rPr>
          <w:rFonts w:ascii="Fb Fontext" w:hAnsi="Fb Fontext" w:hint="cs"/>
          <w:rtl/>
        </w:rPr>
        <w:t>האומות</w:t>
      </w:r>
      <w:r w:rsidR="00E8089F" w:rsidRPr="007435EB">
        <w:rPr>
          <w:rFonts w:ascii="Fb Fontext" w:hAnsi="Fb Fontext"/>
          <w:rtl/>
        </w:rPr>
        <w:t>.</w:t>
      </w:r>
    </w:p>
    <w:p w14:paraId="73A50BD8" w14:textId="77777777" w:rsidR="00E8089F" w:rsidRPr="007435EB" w:rsidRDefault="00E8089F" w:rsidP="009852F3">
      <w:pPr>
        <w:rPr>
          <w:rtl/>
        </w:rPr>
      </w:pPr>
      <w:r w:rsidRPr="007435EB">
        <w:rPr>
          <w:rFonts w:hint="cs"/>
          <w:rtl/>
        </w:rPr>
        <w:t>והיינו</w:t>
      </w:r>
      <w:r w:rsidRPr="007435EB">
        <w:rPr>
          <w:rtl/>
        </w:rPr>
        <w:t xml:space="preserve"> </w:t>
      </w:r>
      <w:r w:rsidRPr="007435EB">
        <w:rPr>
          <w:rFonts w:hint="cs"/>
          <w:rtl/>
        </w:rPr>
        <w:t>דאמר</w:t>
      </w:r>
      <w:r w:rsidRPr="007435EB">
        <w:rPr>
          <w:rtl/>
        </w:rPr>
        <w:t xml:space="preserve"> </w:t>
      </w:r>
      <w:r w:rsidR="00C445A2" w:rsidRPr="007435EB">
        <w:rPr>
          <w:rFonts w:hint="cs"/>
          <w:rtl/>
        </w:rPr>
        <w:t xml:space="preserve">אותו  המין </w:t>
      </w:r>
      <w:r w:rsidRPr="007435EB">
        <w:rPr>
          <w:rFonts w:hint="cs"/>
          <w:rtl/>
        </w:rPr>
        <w:t>לרבי</w:t>
      </w:r>
      <w:r w:rsidRPr="007435EB">
        <w:rPr>
          <w:rtl/>
        </w:rPr>
        <w:t xml:space="preserve"> </w:t>
      </w:r>
      <w:r w:rsidRPr="007435EB">
        <w:rPr>
          <w:rFonts w:hint="cs"/>
          <w:rtl/>
        </w:rPr>
        <w:t>חנינא</w:t>
      </w:r>
      <w:r w:rsidRPr="007435EB">
        <w:rPr>
          <w:rtl/>
        </w:rPr>
        <w:t xml:space="preserve">: </w:t>
      </w:r>
      <w:r w:rsidRPr="007435EB">
        <w:rPr>
          <w:rFonts w:hint="cs"/>
          <w:rtl/>
        </w:rPr>
        <w:t>אנן</w:t>
      </w:r>
      <w:r w:rsidRPr="007435EB">
        <w:rPr>
          <w:rtl/>
        </w:rPr>
        <w:t xml:space="preserve"> </w:t>
      </w:r>
      <w:r w:rsidRPr="007435EB">
        <w:rPr>
          <w:rFonts w:hint="cs"/>
          <w:rtl/>
        </w:rPr>
        <w:t>מעלינן</w:t>
      </w:r>
      <w:r w:rsidRPr="007435EB">
        <w:rPr>
          <w:rtl/>
        </w:rPr>
        <w:t xml:space="preserve"> </w:t>
      </w:r>
      <w:r w:rsidRPr="007435EB">
        <w:rPr>
          <w:rFonts w:hint="cs"/>
          <w:rtl/>
        </w:rPr>
        <w:t>מינייכו</w:t>
      </w:r>
      <w:r w:rsidRPr="007435EB">
        <w:rPr>
          <w:rtl/>
        </w:rPr>
        <w:t xml:space="preserve">, </w:t>
      </w:r>
      <w:r w:rsidRPr="007435EB">
        <w:rPr>
          <w:rFonts w:hint="cs"/>
          <w:rtl/>
        </w:rPr>
        <w:t>כתיב</w:t>
      </w:r>
      <w:r w:rsidRPr="007435EB">
        <w:rPr>
          <w:rtl/>
        </w:rPr>
        <w:t xml:space="preserve"> </w:t>
      </w:r>
      <w:r w:rsidRPr="007435EB">
        <w:rPr>
          <w:rFonts w:hint="cs"/>
          <w:rtl/>
        </w:rPr>
        <w:t>בכ</w:t>
      </w:r>
      <w:r w:rsidR="009852F3" w:rsidRPr="007435EB">
        <w:rPr>
          <w:rFonts w:hint="cs"/>
          <w:rtl/>
        </w:rPr>
        <w:t>ם</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ששת</w:t>
      </w:r>
      <w:r w:rsidRPr="00AC0CB1">
        <w:rPr>
          <w:rStyle w:val="af2"/>
          <w:rtl/>
        </w:rPr>
        <w:t xml:space="preserve"> </w:t>
      </w:r>
      <w:r w:rsidRPr="00AC0CB1">
        <w:rPr>
          <w:rStyle w:val="af2"/>
          <w:rFonts w:hint="cs"/>
          <w:rtl/>
        </w:rPr>
        <w:t>חדשים</w:t>
      </w:r>
      <w:r w:rsidRPr="00AC0CB1">
        <w:rPr>
          <w:rStyle w:val="af2"/>
          <w:rtl/>
        </w:rPr>
        <w:t xml:space="preserve"> </w:t>
      </w:r>
      <w:r w:rsidRPr="00AC0CB1">
        <w:rPr>
          <w:rStyle w:val="af2"/>
          <w:rFonts w:hint="cs"/>
          <w:rtl/>
        </w:rPr>
        <w:t>ישב</w:t>
      </w:r>
      <w:r w:rsidRPr="00AC0CB1">
        <w:rPr>
          <w:rStyle w:val="af2"/>
          <w:rtl/>
        </w:rPr>
        <w:t xml:space="preserve"> </w:t>
      </w:r>
      <w:r w:rsidRPr="00AC0CB1">
        <w:rPr>
          <w:rStyle w:val="af2"/>
          <w:rFonts w:hint="cs"/>
          <w:rtl/>
        </w:rPr>
        <w:t>שם</w:t>
      </w:r>
      <w:r w:rsidRPr="00AC0CB1">
        <w:rPr>
          <w:rStyle w:val="af2"/>
          <w:rtl/>
        </w:rPr>
        <w:t xml:space="preserve"> </w:t>
      </w:r>
      <w:r w:rsidRPr="00AC0CB1">
        <w:rPr>
          <w:rStyle w:val="af2"/>
          <w:rFonts w:hint="cs"/>
          <w:rtl/>
        </w:rPr>
        <w:t>וגו</w:t>
      </w:r>
      <w:r w:rsidRPr="00AC0CB1">
        <w:rPr>
          <w:rStyle w:val="af2"/>
          <w:rtl/>
        </w:rPr>
        <w:t>',</w:t>
      </w:r>
      <w:r w:rsidRPr="007435EB">
        <w:rPr>
          <w:rtl/>
        </w:rPr>
        <w:t xml:space="preserve"> </w:t>
      </w:r>
      <w:r w:rsidRPr="007435EB">
        <w:rPr>
          <w:rFonts w:hint="cs"/>
          <w:rtl/>
        </w:rPr>
        <w:t>ואלו</w:t>
      </w:r>
      <w:r w:rsidRPr="007435EB">
        <w:rPr>
          <w:rtl/>
        </w:rPr>
        <w:t xml:space="preserve"> </w:t>
      </w:r>
      <w:r w:rsidRPr="007435EB">
        <w:rPr>
          <w:rFonts w:hint="cs"/>
          <w:rtl/>
        </w:rPr>
        <w:t>אנן</w:t>
      </w:r>
      <w:r w:rsidRPr="007435EB">
        <w:rPr>
          <w:rtl/>
        </w:rPr>
        <w:t xml:space="preserve"> </w:t>
      </w:r>
      <w:r w:rsidRPr="007435EB">
        <w:rPr>
          <w:rFonts w:hint="cs"/>
          <w:rtl/>
        </w:rPr>
        <w:t>איתינכו</w:t>
      </w:r>
      <w:r w:rsidRPr="007435EB">
        <w:rPr>
          <w:rtl/>
        </w:rPr>
        <w:t xml:space="preserve"> </w:t>
      </w:r>
      <w:r w:rsidRPr="007435EB">
        <w:rPr>
          <w:rFonts w:hint="cs"/>
          <w:rtl/>
        </w:rPr>
        <w:t>גבן</w:t>
      </w:r>
      <w:r w:rsidRPr="007435EB">
        <w:rPr>
          <w:rtl/>
        </w:rPr>
        <w:t xml:space="preserve"> </w:t>
      </w:r>
      <w:r w:rsidRPr="007435EB">
        <w:rPr>
          <w:rFonts w:hint="cs"/>
          <w:rtl/>
        </w:rPr>
        <w:t>כמה</w:t>
      </w:r>
      <w:r w:rsidRPr="007435EB">
        <w:rPr>
          <w:rtl/>
        </w:rPr>
        <w:t xml:space="preserve"> </w:t>
      </w:r>
      <w:r w:rsidRPr="007435EB">
        <w:rPr>
          <w:rFonts w:hint="cs"/>
          <w:rtl/>
        </w:rPr>
        <w:t>שני</w:t>
      </w:r>
      <w:r w:rsidRPr="007435EB">
        <w:rPr>
          <w:rtl/>
        </w:rPr>
        <w:t xml:space="preserve">, </w:t>
      </w:r>
      <w:r w:rsidRPr="007435EB">
        <w:rPr>
          <w:rFonts w:hint="cs"/>
          <w:rtl/>
        </w:rPr>
        <w:t>ולא</w:t>
      </w:r>
      <w:r w:rsidRPr="007435EB">
        <w:rPr>
          <w:rtl/>
        </w:rPr>
        <w:t xml:space="preserve"> </w:t>
      </w:r>
      <w:r w:rsidRPr="007435EB">
        <w:rPr>
          <w:rFonts w:hint="cs"/>
          <w:rtl/>
        </w:rPr>
        <w:t>עבדינן</w:t>
      </w:r>
      <w:r w:rsidRPr="007435EB">
        <w:rPr>
          <w:rtl/>
        </w:rPr>
        <w:t xml:space="preserve"> </w:t>
      </w:r>
      <w:r w:rsidRPr="007435EB">
        <w:rPr>
          <w:rFonts w:hint="cs"/>
          <w:rtl/>
        </w:rPr>
        <w:t>לכו</w:t>
      </w:r>
      <w:r w:rsidRPr="007435EB">
        <w:rPr>
          <w:rtl/>
        </w:rPr>
        <w:t xml:space="preserve"> </w:t>
      </w:r>
      <w:r w:rsidRPr="007435EB">
        <w:rPr>
          <w:rFonts w:hint="cs"/>
          <w:rtl/>
        </w:rPr>
        <w:t>מידי</w:t>
      </w:r>
      <w:r w:rsidRPr="007435EB">
        <w:rPr>
          <w:rtl/>
        </w:rPr>
        <w:t>.</w:t>
      </w:r>
    </w:p>
    <w:p w14:paraId="1DC45F8C" w14:textId="77777777" w:rsidR="00E8089F" w:rsidRPr="007435EB" w:rsidRDefault="00E8089F" w:rsidP="00E8089F">
      <w:pPr>
        <w:rPr>
          <w:rtl/>
        </w:rPr>
      </w:pPr>
      <w:r w:rsidRPr="007435EB">
        <w:rPr>
          <w:rFonts w:hint="cs"/>
          <w:rtl/>
        </w:rPr>
        <w:t xml:space="preserve">ושאלו אם רוצה שתלמיד אחד יענהו, וענה לו רבי אושעיא דמה שאינכם הורגים משום שאם תהרגו כולם </w:t>
      </w:r>
      <w:r w:rsidRPr="007435EB">
        <w:rPr>
          <w:rtl/>
        </w:rPr>
        <w:t>–</w:t>
      </w:r>
      <w:r w:rsidRPr="007435EB">
        <w:rPr>
          <w:rFonts w:hint="cs"/>
          <w:rtl/>
        </w:rPr>
        <w:t xml:space="preserve"> כולם לא אצלכם ואילו תהרגו רק אותם שאצלכם יקראו לכם מלכות קטיעא.</w:t>
      </w:r>
    </w:p>
    <w:p w14:paraId="11923DED" w14:textId="77777777" w:rsidR="00E8089F" w:rsidRPr="007435EB" w:rsidRDefault="00E8089F" w:rsidP="00E8089F">
      <w:pPr>
        <w:rPr>
          <w:rtl/>
        </w:rPr>
      </w:pPr>
      <w:r w:rsidRPr="007435EB">
        <w:rPr>
          <w:rtl/>
        </w:rPr>
        <w:t xml:space="preserve">- </w:t>
      </w:r>
      <w:r w:rsidRPr="007435EB">
        <w:rPr>
          <w:rFonts w:hint="cs"/>
          <w:rtl/>
        </w:rPr>
        <w:t>אמר</w:t>
      </w:r>
      <w:r w:rsidRPr="007435EB">
        <w:rPr>
          <w:rtl/>
        </w:rPr>
        <w:t xml:space="preserve"> </w:t>
      </w:r>
      <w:r w:rsidRPr="007435EB">
        <w:rPr>
          <w:rFonts w:hint="cs"/>
          <w:rtl/>
        </w:rPr>
        <w:t>ליה</w:t>
      </w:r>
      <w:r w:rsidRPr="007435EB">
        <w:rPr>
          <w:rtl/>
        </w:rPr>
        <w:t xml:space="preserve">: </w:t>
      </w:r>
      <w:r w:rsidRPr="007435EB">
        <w:rPr>
          <w:rFonts w:hint="cs"/>
          <w:rtl/>
        </w:rPr>
        <w:t>גפא</w:t>
      </w:r>
      <w:r w:rsidRPr="007435EB">
        <w:rPr>
          <w:rtl/>
        </w:rPr>
        <w:t xml:space="preserve"> </w:t>
      </w:r>
      <w:r w:rsidRPr="007435EB">
        <w:rPr>
          <w:rFonts w:hint="cs"/>
          <w:rtl/>
        </w:rPr>
        <w:t>דרומאי</w:t>
      </w:r>
      <w:r w:rsidRPr="007435EB">
        <w:rPr>
          <w:rtl/>
        </w:rPr>
        <w:t xml:space="preserve">! </w:t>
      </w:r>
      <w:r w:rsidRPr="007435EB">
        <w:rPr>
          <w:rFonts w:hint="cs"/>
          <w:rtl/>
        </w:rPr>
        <w:t>בהא</w:t>
      </w:r>
      <w:r w:rsidRPr="007435EB">
        <w:rPr>
          <w:rtl/>
        </w:rPr>
        <w:t xml:space="preserve"> </w:t>
      </w:r>
      <w:r w:rsidRPr="007435EB">
        <w:rPr>
          <w:rFonts w:hint="cs"/>
          <w:rtl/>
        </w:rPr>
        <w:t>נחתינן</w:t>
      </w:r>
      <w:r w:rsidRPr="007435EB">
        <w:rPr>
          <w:rtl/>
        </w:rPr>
        <w:t xml:space="preserve"> </w:t>
      </w:r>
      <w:r w:rsidRPr="007435EB">
        <w:rPr>
          <w:rFonts w:hint="cs"/>
          <w:rtl/>
        </w:rPr>
        <w:t>ובהא</w:t>
      </w:r>
      <w:r w:rsidRPr="007435EB">
        <w:rPr>
          <w:rtl/>
        </w:rPr>
        <w:t xml:space="preserve"> </w:t>
      </w:r>
      <w:r w:rsidRPr="007435EB">
        <w:rPr>
          <w:rFonts w:hint="cs"/>
          <w:rtl/>
        </w:rPr>
        <w:t>סלקינן</w:t>
      </w:r>
      <w:r w:rsidRPr="007435EB">
        <w:rPr>
          <w:rtl/>
        </w:rPr>
        <w:t>.</w:t>
      </w:r>
      <w:r w:rsidRPr="007435EB">
        <w:rPr>
          <w:rFonts w:hint="cs"/>
          <w:rtl/>
        </w:rPr>
        <w:t>[דבזה אנו עסוקים כל היום]</w:t>
      </w:r>
    </w:p>
    <w:p w14:paraId="325E6C30" w14:textId="1C385E36" w:rsidR="00E8089F" w:rsidRPr="007435EB" w:rsidRDefault="00F47631" w:rsidP="00F47631">
      <w:pPr>
        <w:pStyle w:val="affd"/>
        <w:rPr>
          <w:bCs/>
          <w:rtl/>
        </w:rPr>
      </w:pPr>
      <w:r>
        <w:rPr>
          <w:rFonts w:hint="cs"/>
          <w:rtl/>
        </w:rPr>
        <w:t>***</w:t>
      </w:r>
    </w:p>
    <w:p w14:paraId="6B694507" w14:textId="4E738AF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Fonts w:ascii="Fb Fontext" w:hAnsi="Fb Fontext" w:hint="cs"/>
          <w:rtl/>
        </w:rPr>
        <w:t xml:space="preserve">תני </w:t>
      </w:r>
      <w:r>
        <w:rPr>
          <w:rStyle w:val="affffd"/>
          <w:rFonts w:ascii="Fb Fontext" w:hAnsi="Fb Fontext" w:hint="cs"/>
          <w:rtl/>
          <w:rPrChange w:id="10953" w:author="מנוע אמוראים" w:date="2026-10-05T16:42:03Z">
            <w:rPr>
              <w:rFonts w:ascii="Fb Fontext" w:hAnsi="Fb Fontext" w:hint="cs"/>
              <w:rtl/>
            </w:rPr>
          </w:rPrChange>
        </w:rPr>
        <w:t xml:space="preserve">ר</w:t>
      </w:r>
      <w:r>
        <w:rPr>
          <w:rStyle w:val="affffd"/>
          <w:rFonts w:ascii="Fb Fontext" w:hAnsi="Fb Fontext"/>
          <w:rtl/>
          <w:rPrChange w:id="10954" w:author="מנוע אמוראים" w:date="2026-10-05T16:42:03Z">
            <w:rPr>
              <w:rFonts w:ascii="Fb Fontext" w:hAnsi="Fb Fontext"/>
              <w:rtl/>
            </w:rPr>
          </w:rPrChange>
        </w:rPr>
        <w:t xml:space="preserve">"</w:t>
      </w:r>
      <w:r>
        <w:rPr>
          <w:rStyle w:val="affffd"/>
          <w:rFonts w:ascii="Fb Fontext" w:hAnsi="Fb Fontext" w:hint="cs"/>
          <w:rtl/>
          <w:rPrChange w:id="10955" w:author="מנוע אמוראים" w:date="2026-10-05T16:42:03Z">
            <w:rPr>
              <w:rFonts w:ascii="Fb Fontext" w:hAnsi="Fb Fontext" w:hint="cs"/>
              <w:rtl/>
            </w:rPr>
          </w:rPrChange>
        </w:rPr>
        <w:t xml:space="preserve">ח</w:t>
      </w:r>
      <w:r w:rsidR="00E8089F" w:rsidRPr="007435EB">
        <w:rPr>
          <w:rFonts w:ascii="Fb Fontext" w:hAnsi="Fb Fontext"/>
          <w:rtl/>
        </w:rPr>
        <w:t>:</w:t>
      </w:r>
      <w:r w:rsidR="00E8089F" w:rsidRPr="00AC0CB1">
        <w:rPr>
          <w:rStyle w:val="af2"/>
          <w:rtl/>
        </w:rPr>
        <w:t xml:space="preserve"> </w:t>
      </w:r>
      <w:r w:rsidR="00E8089F" w:rsidRPr="00AC0CB1">
        <w:rPr>
          <w:rStyle w:val="af2"/>
          <w:rFonts w:hint="cs"/>
          <w:rtl/>
        </w:rPr>
        <w:t>'אלהים</w:t>
      </w:r>
      <w:r w:rsidR="00E8089F" w:rsidRPr="00AC0CB1">
        <w:rPr>
          <w:rStyle w:val="af2"/>
          <w:rtl/>
        </w:rPr>
        <w:t xml:space="preserve"> </w:t>
      </w:r>
      <w:r w:rsidR="00E8089F" w:rsidRPr="00AC0CB1">
        <w:rPr>
          <w:rStyle w:val="af2"/>
          <w:rFonts w:hint="cs"/>
          <w:rtl/>
        </w:rPr>
        <w:t>הבין</w:t>
      </w:r>
      <w:r w:rsidR="00E8089F" w:rsidRPr="00AC0CB1">
        <w:rPr>
          <w:rStyle w:val="af2"/>
          <w:rtl/>
        </w:rPr>
        <w:t xml:space="preserve"> </w:t>
      </w:r>
      <w:r w:rsidR="00E8089F" w:rsidRPr="00AC0CB1">
        <w:rPr>
          <w:rStyle w:val="af2"/>
          <w:rFonts w:hint="cs"/>
          <w:rtl/>
        </w:rPr>
        <w:t>דרכה</w:t>
      </w:r>
      <w:r w:rsidR="00E8089F" w:rsidRPr="00AC0CB1">
        <w:rPr>
          <w:rStyle w:val="af2"/>
          <w:rtl/>
        </w:rPr>
        <w:t xml:space="preserve"> </w:t>
      </w:r>
      <w:r w:rsidR="00E8089F" w:rsidRPr="00AC0CB1">
        <w:rPr>
          <w:rStyle w:val="af2"/>
          <w:rFonts w:hint="cs"/>
          <w:rtl/>
        </w:rPr>
        <w:t>והוא</w:t>
      </w:r>
      <w:r w:rsidR="00E8089F" w:rsidRPr="00AC0CB1">
        <w:rPr>
          <w:rStyle w:val="af2"/>
          <w:rtl/>
        </w:rPr>
        <w:t xml:space="preserve"> </w:t>
      </w:r>
      <w:r w:rsidR="00E8089F" w:rsidRPr="00AC0CB1">
        <w:rPr>
          <w:rStyle w:val="af2"/>
          <w:rFonts w:hint="cs"/>
          <w:rtl/>
        </w:rPr>
        <w:t>ידע</w:t>
      </w:r>
      <w:r w:rsidR="00E8089F" w:rsidRPr="00AC0CB1">
        <w:rPr>
          <w:rStyle w:val="af2"/>
          <w:rtl/>
        </w:rPr>
        <w:t xml:space="preserve"> </w:t>
      </w:r>
      <w:r w:rsidR="00E8089F" w:rsidRPr="00AC0CB1">
        <w:rPr>
          <w:rStyle w:val="af2"/>
          <w:rFonts w:hint="cs"/>
          <w:rtl/>
        </w:rPr>
        <w:t>את</w:t>
      </w:r>
      <w:r w:rsidR="00E8089F" w:rsidRPr="00AC0CB1">
        <w:rPr>
          <w:rStyle w:val="af2"/>
          <w:rtl/>
        </w:rPr>
        <w:t xml:space="preserve"> </w:t>
      </w:r>
      <w:r w:rsidR="00E8089F" w:rsidRPr="00AC0CB1">
        <w:rPr>
          <w:rStyle w:val="af2"/>
          <w:rFonts w:hint="cs"/>
          <w:rtl/>
        </w:rPr>
        <w:t>מקומה'</w:t>
      </w:r>
      <w:r w:rsidR="00E8089F" w:rsidRPr="00AC0CB1">
        <w:rPr>
          <w:rStyle w:val="af2"/>
          <w:rtl/>
        </w:rPr>
        <w:t xml:space="preserve"> </w:t>
      </w:r>
      <w:r w:rsidR="00E8089F" w:rsidRPr="007435EB">
        <w:rPr>
          <w:rFonts w:ascii="Fb Fontext" w:hAnsi="Fb Fontext"/>
          <w:rtl/>
        </w:rPr>
        <w:t xml:space="preserve">- </w:t>
      </w:r>
      <w:r w:rsidR="00E8089F" w:rsidRPr="007435EB">
        <w:rPr>
          <w:rFonts w:ascii="Fb Fontext" w:hAnsi="Fb Fontext" w:hint="cs"/>
          <w:rtl/>
        </w:rPr>
        <w:t>יודע</w:t>
      </w:r>
      <w:r w:rsidR="00E8089F" w:rsidRPr="007435EB">
        <w:rPr>
          <w:rFonts w:ascii="Fb Fontext" w:hAnsi="Fb Fontext"/>
          <w:rtl/>
        </w:rPr>
        <w:t xml:space="preserve"> </w:t>
      </w:r>
      <w:r w:rsidR="00E8089F" w:rsidRPr="007435EB">
        <w:rPr>
          <w:rFonts w:ascii="Fb Fontext" w:hAnsi="Fb Fontext" w:hint="cs"/>
          <w:rtl/>
        </w:rPr>
        <w:t>הקב</w:t>
      </w:r>
      <w:r w:rsidR="00E8089F" w:rsidRPr="007435EB">
        <w:rPr>
          <w:rFonts w:ascii="Fb Fontext" w:hAnsi="Fb Fontext"/>
          <w:rtl/>
        </w:rPr>
        <w:t>"</w:t>
      </w:r>
      <w:r w:rsidR="00E8089F" w:rsidRPr="007435EB">
        <w:rPr>
          <w:rFonts w:ascii="Fb Fontext" w:hAnsi="Fb Fontext" w:hint="cs"/>
          <w:rtl/>
        </w:rPr>
        <w:t>ה</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ישראל</w:t>
      </w:r>
      <w:r w:rsidR="00E8089F" w:rsidRPr="007435EB">
        <w:rPr>
          <w:rFonts w:ascii="Fb Fontext" w:hAnsi="Fb Fontext"/>
          <w:rtl/>
        </w:rPr>
        <w:t xml:space="preserve"> </w:t>
      </w:r>
      <w:r w:rsidR="00E8089F" w:rsidRPr="007435EB">
        <w:rPr>
          <w:rFonts w:ascii="Fb Fontext" w:hAnsi="Fb Fontext" w:hint="cs"/>
          <w:rtl/>
        </w:rPr>
        <w:t>שאינן</w:t>
      </w:r>
      <w:r w:rsidR="00E8089F" w:rsidRPr="007435EB">
        <w:rPr>
          <w:rFonts w:ascii="Fb Fontext" w:hAnsi="Fb Fontext"/>
          <w:rtl/>
        </w:rPr>
        <w:t xml:space="preserve"> </w:t>
      </w:r>
      <w:r w:rsidR="00E8089F" w:rsidRPr="007435EB">
        <w:rPr>
          <w:rFonts w:ascii="Fb Fontext" w:hAnsi="Fb Fontext" w:hint="cs"/>
          <w:rtl/>
        </w:rPr>
        <w:t>יכולין</w:t>
      </w:r>
      <w:r w:rsidR="00E8089F" w:rsidRPr="007435EB">
        <w:rPr>
          <w:rFonts w:ascii="Fb Fontext" w:hAnsi="Fb Fontext"/>
          <w:rtl/>
        </w:rPr>
        <w:t xml:space="preserve"> </w:t>
      </w:r>
      <w:r w:rsidR="00E8089F" w:rsidRPr="007435EB">
        <w:rPr>
          <w:rFonts w:ascii="Fb Fontext" w:hAnsi="Fb Fontext" w:hint="cs"/>
          <w:rtl/>
        </w:rPr>
        <w:t>לקבל</w:t>
      </w:r>
      <w:r w:rsidR="00E8089F" w:rsidRPr="007435EB">
        <w:rPr>
          <w:rFonts w:ascii="Fb Fontext" w:hAnsi="Fb Fontext"/>
          <w:rtl/>
        </w:rPr>
        <w:t xml:space="preserve"> </w:t>
      </w:r>
      <w:r w:rsidR="00E8089F" w:rsidRPr="007435EB">
        <w:rPr>
          <w:rFonts w:ascii="Fb Fontext" w:hAnsi="Fb Fontext" w:hint="cs"/>
          <w:rtl/>
        </w:rPr>
        <w:t>גזרות</w:t>
      </w:r>
      <w:r w:rsidR="00E8089F" w:rsidRPr="007435EB">
        <w:rPr>
          <w:rFonts w:ascii="Fb Fontext" w:hAnsi="Fb Fontext"/>
          <w:rtl/>
        </w:rPr>
        <w:t xml:space="preserve"> </w:t>
      </w:r>
      <w:r w:rsidR="00E8089F" w:rsidRPr="007435EB">
        <w:rPr>
          <w:rFonts w:ascii="Fb Fontext" w:hAnsi="Fb Fontext" w:hint="cs"/>
          <w:rtl/>
        </w:rPr>
        <w:t>של</w:t>
      </w:r>
      <w:r w:rsidR="00E8089F" w:rsidRPr="007435EB">
        <w:rPr>
          <w:rFonts w:ascii="Fb Fontext" w:hAnsi="Fb Fontext"/>
          <w:rtl/>
        </w:rPr>
        <w:t xml:space="preserve"> </w:t>
      </w:r>
      <w:r w:rsidR="00E8089F" w:rsidRPr="007435EB">
        <w:rPr>
          <w:rFonts w:ascii="Fb Fontext" w:hAnsi="Fb Fontext" w:hint="cs"/>
          <w:rtl/>
        </w:rPr>
        <w:t>רומיים</w:t>
      </w:r>
      <w:r w:rsidR="00E8089F" w:rsidRPr="007435EB">
        <w:rPr>
          <w:rFonts w:ascii="Fb Fontext" w:hAnsi="Fb Fontext"/>
          <w:rtl/>
        </w:rPr>
        <w:t xml:space="preserve">, </w:t>
      </w:r>
      <w:r w:rsidR="00E8089F" w:rsidRPr="007435EB">
        <w:rPr>
          <w:rFonts w:ascii="Fb Fontext" w:hAnsi="Fb Fontext" w:hint="cs"/>
          <w:rtl/>
        </w:rPr>
        <w:t>לפיכך</w:t>
      </w:r>
      <w:r w:rsidR="00E8089F" w:rsidRPr="007435EB">
        <w:rPr>
          <w:rFonts w:ascii="Fb Fontext" w:hAnsi="Fb Fontext"/>
          <w:rtl/>
        </w:rPr>
        <w:t xml:space="preserve"> </w:t>
      </w:r>
      <w:r w:rsidR="00E8089F" w:rsidRPr="007435EB">
        <w:rPr>
          <w:rFonts w:ascii="Fb Fontext" w:hAnsi="Fb Fontext" w:hint="cs"/>
          <w:rtl/>
        </w:rPr>
        <w:t>הגלה</w:t>
      </w:r>
      <w:r w:rsidR="00E8089F" w:rsidRPr="007435EB">
        <w:rPr>
          <w:rFonts w:ascii="Fb Fontext" w:hAnsi="Fb Fontext"/>
          <w:rtl/>
        </w:rPr>
        <w:t xml:space="preserve"> </w:t>
      </w:r>
      <w:r w:rsidR="00E8089F" w:rsidRPr="007435EB">
        <w:rPr>
          <w:rFonts w:ascii="Fb Fontext" w:hAnsi="Fb Fontext" w:hint="cs"/>
          <w:rtl/>
        </w:rPr>
        <w:t>אותם</w:t>
      </w:r>
      <w:r w:rsidR="00E8089F" w:rsidRPr="007435EB">
        <w:rPr>
          <w:rFonts w:ascii="Fb Fontext" w:hAnsi="Fb Fontext"/>
          <w:rtl/>
        </w:rPr>
        <w:t xml:space="preserve"> </w:t>
      </w:r>
      <w:r w:rsidR="00E8089F" w:rsidRPr="007435EB">
        <w:rPr>
          <w:rFonts w:ascii="Fb Fontext" w:hAnsi="Fb Fontext" w:hint="cs"/>
          <w:rtl/>
        </w:rPr>
        <w:t>לבבל</w:t>
      </w:r>
      <w:r w:rsidR="00E8089F" w:rsidRPr="007435EB">
        <w:rPr>
          <w:rFonts w:ascii="Fb Fontext" w:hAnsi="Fb Fontext"/>
          <w:rtl/>
        </w:rPr>
        <w:t>.</w:t>
      </w:r>
    </w:p>
    <w:p w14:paraId="408A0458" w14:textId="53F7204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10956" w:author="מנוע אמוראים" w:date="2026-10-05T16:42:03Z">
            <w:rPr>
              <w:rStyle w:val="afffa"/>
              <w:rFonts w:hint="cs"/>
              <w:rtl/>
            </w:rPr>
          </w:rPrChange>
        </w:rPr>
        <w:t xml:space="preserve">ואר</w:t>
      </w:r>
      <w:r>
        <w:rPr>
          <w:rStyle w:val="affffd"/>
          <w:rtl/>
          <w:rPrChange w:id="10957" w:author="מנוע אמוראים" w:date="2026-10-05T16:42:03Z">
            <w:rPr>
              <w:rStyle w:val="afffa"/>
              <w:rtl/>
            </w:rPr>
          </w:rPrChange>
        </w:rPr>
        <w:t xml:space="preserve">"</w:t>
      </w:r>
      <w:r>
        <w:rPr>
          <w:rStyle w:val="affffd"/>
          <w:rFonts w:hint="cs"/>
          <w:rtl/>
          <w:rPrChange w:id="10958" w:author="מנוע אמוראים" w:date="2026-10-05T16:42:03Z">
            <w:rPr>
              <w:rStyle w:val="afffa"/>
              <w:rFonts w:hint="cs"/>
              <w:rtl/>
            </w:rPr>
          </w:rPrChange>
        </w:rPr>
        <w:t xml:space="preserve">א</w:t>
      </w:r>
      <w:r w:rsidR="00E8089F" w:rsidRPr="007435EB">
        <w:rPr>
          <w:rtl/>
        </w:rPr>
        <w:t xml:space="preserve">: </w:t>
      </w:r>
      <w:r w:rsidR="00E8089F" w:rsidRPr="007435EB">
        <w:rPr>
          <w:rFonts w:hint="cs"/>
          <w:rtl/>
        </w:rPr>
        <w:t>לא</w:t>
      </w:r>
      <w:r w:rsidR="00E8089F" w:rsidRPr="007435EB">
        <w:rPr>
          <w:rtl/>
        </w:rPr>
        <w:t xml:space="preserve"> </w:t>
      </w:r>
      <w:r w:rsidR="00E8089F" w:rsidRPr="007435EB">
        <w:rPr>
          <w:rFonts w:hint="cs"/>
          <w:rtl/>
        </w:rPr>
        <w:t>הגלה</w:t>
      </w:r>
      <w:r w:rsidR="00E8089F" w:rsidRPr="007435EB">
        <w:rPr>
          <w:rtl/>
        </w:rPr>
        <w:t xml:space="preserve"> </w:t>
      </w:r>
      <w:r w:rsidR="00E8089F" w:rsidRPr="007435EB">
        <w:rPr>
          <w:rFonts w:hint="cs"/>
          <w:rtl/>
        </w:rPr>
        <w:t>הקב</w:t>
      </w:r>
      <w:r w:rsidR="00E8089F" w:rsidRPr="007435EB">
        <w:rPr>
          <w:rtl/>
        </w:rPr>
        <w:t>"</w:t>
      </w:r>
      <w:r w:rsidR="00E8089F" w:rsidRPr="007435EB">
        <w:rPr>
          <w:rFonts w:hint="cs"/>
          <w:rtl/>
        </w:rPr>
        <w:t>ה</w:t>
      </w:r>
      <w:r w:rsidR="00E8089F" w:rsidRPr="007435EB">
        <w:rPr>
          <w:rtl/>
        </w:rPr>
        <w:t xml:space="preserve"> </w:t>
      </w:r>
      <w:r w:rsidR="00E8089F" w:rsidRPr="007435EB">
        <w:rPr>
          <w:rFonts w:hint="cs"/>
          <w:rtl/>
        </w:rPr>
        <w:t>את</w:t>
      </w:r>
      <w:r w:rsidR="00E8089F" w:rsidRPr="007435EB">
        <w:rPr>
          <w:rtl/>
        </w:rPr>
        <w:t xml:space="preserve"> </w:t>
      </w:r>
      <w:r w:rsidR="00E8089F" w:rsidRPr="007435EB">
        <w:rPr>
          <w:rFonts w:hint="cs"/>
          <w:rtl/>
        </w:rPr>
        <w:t>ישראל</w:t>
      </w:r>
      <w:r w:rsidR="00E8089F" w:rsidRPr="007435EB">
        <w:rPr>
          <w:rtl/>
        </w:rPr>
        <w:t xml:space="preserve"> </w:t>
      </w:r>
      <w:r w:rsidR="00E8089F" w:rsidRPr="007435EB">
        <w:rPr>
          <w:rFonts w:hint="cs"/>
          <w:rtl/>
        </w:rPr>
        <w:t>לבבל</w:t>
      </w:r>
      <w:r w:rsidR="00E8089F" w:rsidRPr="007435EB">
        <w:rPr>
          <w:rtl/>
        </w:rPr>
        <w:t xml:space="preserve"> </w:t>
      </w:r>
      <w:r w:rsidR="00E8089F" w:rsidRPr="007435EB">
        <w:rPr>
          <w:rFonts w:hint="cs"/>
          <w:rtl/>
        </w:rPr>
        <w:t>אלא</w:t>
      </w:r>
      <w:r w:rsidR="00E8089F" w:rsidRPr="007435EB">
        <w:rPr>
          <w:rtl/>
        </w:rPr>
        <w:t xml:space="preserve"> </w:t>
      </w:r>
      <w:r w:rsidR="00E8089F" w:rsidRPr="007435EB">
        <w:rPr>
          <w:rFonts w:hint="cs"/>
          <w:rtl/>
        </w:rPr>
        <w:t>מפני</w:t>
      </w:r>
      <w:r w:rsidR="00E8089F" w:rsidRPr="007435EB">
        <w:rPr>
          <w:rtl/>
        </w:rPr>
        <w:t xml:space="preserve"> </w:t>
      </w:r>
      <w:r w:rsidR="00E8089F" w:rsidRPr="007435EB">
        <w:rPr>
          <w:rFonts w:hint="cs"/>
          <w:rtl/>
        </w:rPr>
        <w:t>שעמוקה</w:t>
      </w:r>
      <w:r w:rsidR="00E8089F" w:rsidRPr="007435EB">
        <w:rPr>
          <w:rtl/>
        </w:rPr>
        <w:t xml:space="preserve"> </w:t>
      </w:r>
      <w:r w:rsidR="00E8089F" w:rsidRPr="007435EB">
        <w:rPr>
          <w:rFonts w:hint="cs"/>
          <w:rtl/>
        </w:rPr>
        <w:t>כשאול</w:t>
      </w:r>
      <w:r w:rsidR="00E8089F" w:rsidRPr="007435EB">
        <w:rPr>
          <w:rtl/>
        </w:rPr>
        <w:t xml:space="preserve">, </w:t>
      </w:r>
      <w:r w:rsidR="00E8089F" w:rsidRPr="007435EB">
        <w:rPr>
          <w:rFonts w:hint="cs"/>
          <w:rtl/>
        </w:rPr>
        <w:t>שנא</w:t>
      </w:r>
      <w:r w:rsidR="00E8089F" w:rsidRPr="007435EB">
        <w:rPr>
          <w:rtl/>
        </w:rPr>
        <w:t>'</w:t>
      </w:r>
      <w:r w:rsidR="00E8089F" w:rsidRPr="00AC0CB1">
        <w:rPr>
          <w:rStyle w:val="af2"/>
          <w:rtl/>
        </w:rPr>
        <w:t xml:space="preserve"> </w:t>
      </w:r>
      <w:r w:rsidR="00E8089F" w:rsidRPr="00AC0CB1">
        <w:rPr>
          <w:rStyle w:val="af2"/>
          <w:rFonts w:hint="cs"/>
          <w:rtl/>
        </w:rPr>
        <w:t>'מיד</w:t>
      </w:r>
      <w:r w:rsidR="00E8089F" w:rsidRPr="00AC0CB1">
        <w:rPr>
          <w:rStyle w:val="af2"/>
          <w:rtl/>
        </w:rPr>
        <w:t xml:space="preserve"> </w:t>
      </w:r>
      <w:r w:rsidR="00E8089F" w:rsidRPr="00AC0CB1">
        <w:rPr>
          <w:rStyle w:val="af2"/>
          <w:rFonts w:hint="cs"/>
          <w:rtl/>
        </w:rPr>
        <w:t>שאול</w:t>
      </w:r>
      <w:r w:rsidR="00E8089F" w:rsidRPr="00AC0CB1">
        <w:rPr>
          <w:rStyle w:val="af2"/>
          <w:rtl/>
        </w:rPr>
        <w:t xml:space="preserve"> </w:t>
      </w:r>
      <w:r w:rsidR="00E8089F" w:rsidRPr="00AC0CB1">
        <w:rPr>
          <w:rStyle w:val="af2"/>
          <w:rFonts w:hint="cs"/>
          <w:rtl/>
        </w:rPr>
        <w:t>אפדם</w:t>
      </w:r>
      <w:r w:rsidR="00E8089F" w:rsidRPr="00AC0CB1">
        <w:rPr>
          <w:rStyle w:val="af2"/>
          <w:rtl/>
        </w:rPr>
        <w:t xml:space="preserve"> </w:t>
      </w:r>
      <w:r w:rsidR="00E8089F" w:rsidRPr="00AC0CB1">
        <w:rPr>
          <w:rStyle w:val="af2"/>
          <w:rFonts w:hint="cs"/>
          <w:rtl/>
        </w:rPr>
        <w:t>ממות</w:t>
      </w:r>
      <w:r w:rsidR="00E8089F" w:rsidRPr="00AC0CB1">
        <w:rPr>
          <w:rStyle w:val="af2"/>
          <w:rtl/>
        </w:rPr>
        <w:t xml:space="preserve"> </w:t>
      </w:r>
      <w:r w:rsidR="00E8089F" w:rsidRPr="00AC0CB1">
        <w:rPr>
          <w:rStyle w:val="af2"/>
          <w:rFonts w:hint="cs"/>
          <w:rtl/>
        </w:rPr>
        <w:t>אגאלם'</w:t>
      </w:r>
      <w:r w:rsidR="00E8089F" w:rsidRPr="00AC0CB1">
        <w:rPr>
          <w:rStyle w:val="af2"/>
          <w:rtl/>
        </w:rPr>
        <w:t>.</w:t>
      </w:r>
    </w:p>
    <w:p w14:paraId="09D585E7" w14:textId="77777777" w:rsidR="00E8089F" w:rsidRPr="007435EB" w:rsidRDefault="00E8089F" w:rsidP="00E8089F">
      <w:pPr>
        <w:rPr>
          <w:rtl/>
        </w:rPr>
      </w:pPr>
      <w:r w:rsidRPr="007435EB">
        <w:rPr>
          <w:rtl/>
        </w:rPr>
        <w:tab/>
      </w:r>
      <w:r>
        <w:rPr>
          <w:rStyle w:val="affffd"/>
          <w:rFonts w:hint="cs"/>
          <w:rtl/>
          <w:rPrChange w:id="10959" w:author="מנוע אמוראים" w:date="2026-10-05T16:42:03Z">
            <w:rPr>
              <w:rStyle w:val="afffa"/>
              <w:rFonts w:hint="cs"/>
              <w:rtl/>
            </w:rPr>
          </w:rPrChange>
        </w:rPr>
        <w:t xml:space="preserve">ר</w:t>
      </w:r>
      <w:r>
        <w:rPr>
          <w:rStyle w:val="affffd"/>
          <w:rtl/>
          <w:rPrChange w:id="10960" w:author="מנוע אמוראים" w:date="2026-10-05T16:42:03Z">
            <w:rPr>
              <w:rStyle w:val="afffa"/>
              <w:rtl/>
            </w:rPr>
          </w:rPrChange>
        </w:rPr>
        <w:t xml:space="preserve">"</w:t>
      </w:r>
      <w:r>
        <w:rPr>
          <w:rStyle w:val="affffd"/>
          <w:rFonts w:hint="cs"/>
          <w:rtl/>
          <w:rPrChange w:id="10961" w:author="מנוע אמוראים" w:date="2026-10-05T16:42:03Z">
            <w:rPr>
              <w:rStyle w:val="afffa"/>
              <w:rFonts w:hint="cs"/>
              <w:rtl/>
            </w:rPr>
          </w:rPrChange>
        </w:rPr>
        <w:t xml:space="preserve">ח</w:t>
      </w:r>
      <w:r w:rsidRPr="005C3FF1">
        <w:rPr>
          <w:rStyle w:val="afffa"/>
          <w:rtl/>
        </w:rPr>
        <w:t>:</w:t>
      </w:r>
      <w:r w:rsidRPr="007435EB">
        <w:rPr>
          <w:rtl/>
        </w:rPr>
        <w:t xml:space="preserve"> </w:t>
      </w:r>
      <w:r w:rsidRPr="007435EB">
        <w:rPr>
          <w:rFonts w:hint="cs"/>
          <w:rtl/>
        </w:rPr>
        <w:t>מפני</w:t>
      </w:r>
      <w:r w:rsidRPr="007435EB">
        <w:rPr>
          <w:rtl/>
        </w:rPr>
        <w:t xml:space="preserve"> </w:t>
      </w:r>
      <w:r w:rsidRPr="007435EB">
        <w:rPr>
          <w:rFonts w:hint="cs"/>
          <w:rtl/>
        </w:rPr>
        <w:t>שקרוב</w:t>
      </w:r>
      <w:r w:rsidRPr="007435EB">
        <w:rPr>
          <w:rtl/>
        </w:rPr>
        <w:t xml:space="preserve"> </w:t>
      </w:r>
      <w:r w:rsidRPr="007435EB">
        <w:rPr>
          <w:rFonts w:hint="cs"/>
          <w:rtl/>
        </w:rPr>
        <w:t>לשונם</w:t>
      </w:r>
      <w:r w:rsidRPr="007435EB">
        <w:rPr>
          <w:rtl/>
        </w:rPr>
        <w:t xml:space="preserve"> </w:t>
      </w:r>
      <w:r w:rsidRPr="007435EB">
        <w:rPr>
          <w:rFonts w:hint="cs"/>
          <w:rtl/>
        </w:rPr>
        <w:t>ללשון</w:t>
      </w:r>
      <w:r w:rsidRPr="007435EB">
        <w:rPr>
          <w:rtl/>
        </w:rPr>
        <w:t xml:space="preserve"> </w:t>
      </w:r>
      <w:r w:rsidRPr="007435EB">
        <w:rPr>
          <w:rFonts w:hint="cs"/>
          <w:rtl/>
        </w:rPr>
        <w:t>תורה</w:t>
      </w:r>
      <w:r w:rsidRPr="007435EB">
        <w:rPr>
          <w:rtl/>
        </w:rPr>
        <w:t>.</w:t>
      </w:r>
    </w:p>
    <w:p w14:paraId="5F7EB1E7" w14:textId="77777777" w:rsidR="00E8089F" w:rsidRPr="007435EB" w:rsidRDefault="00E8089F" w:rsidP="00E8089F">
      <w:pPr>
        <w:rPr>
          <w:rtl/>
        </w:rPr>
      </w:pPr>
      <w:r w:rsidRPr="005C3FF1">
        <w:rPr>
          <w:rStyle w:val="afffa"/>
          <w:rtl/>
        </w:rPr>
        <w:tab/>
      </w:r>
      <w:r>
        <w:rPr>
          <w:rStyle w:val="affffd"/>
          <w:rFonts w:hint="cs"/>
          <w:rtl/>
          <w:rPrChange w:id="10962" w:author="מנוע אמוראים" w:date="2026-10-05T16:42:03Z">
            <w:rPr>
              <w:rStyle w:val="afffa"/>
              <w:rFonts w:hint="cs"/>
              <w:rtl/>
            </w:rPr>
          </w:rPrChange>
        </w:rPr>
        <w:t xml:space="preserve">רי</w:t>
      </w:r>
      <w:r>
        <w:rPr>
          <w:rStyle w:val="affffd"/>
          <w:rtl/>
          <w:rPrChange w:id="10963" w:author="מנוע אמוראים" w:date="2026-10-05T16:42:03Z">
            <w:rPr>
              <w:rStyle w:val="afffa"/>
              <w:rtl/>
            </w:rPr>
          </w:rPrChange>
        </w:rPr>
        <w:t xml:space="preserve">"</w:t>
      </w:r>
      <w:r>
        <w:rPr>
          <w:rStyle w:val="affffd"/>
          <w:rFonts w:hint="cs"/>
          <w:rtl/>
          <w:rPrChange w:id="10964" w:author="מנוע אמוראים" w:date="2026-10-05T16:42:03Z">
            <w:rPr>
              <w:rStyle w:val="afffa"/>
              <w:rFonts w:hint="cs"/>
              <w:rtl/>
            </w:rPr>
          </w:rPrChange>
        </w:rPr>
        <w:t xml:space="preserve">ו</w:t>
      </w:r>
      <w:r w:rsidRPr="005C3FF1">
        <w:rPr>
          <w:rStyle w:val="afffa"/>
          <w:rtl/>
        </w:rPr>
        <w:t>:</w:t>
      </w:r>
      <w:r w:rsidRPr="007435EB">
        <w:rPr>
          <w:rtl/>
        </w:rPr>
        <w:t xml:space="preserve"> </w:t>
      </w:r>
      <w:r w:rsidRPr="007435EB">
        <w:rPr>
          <w:rFonts w:hint="cs"/>
          <w:rtl/>
        </w:rPr>
        <w:t>מפני</w:t>
      </w:r>
      <w:r w:rsidRPr="007435EB">
        <w:rPr>
          <w:rtl/>
        </w:rPr>
        <w:t xml:space="preserve"> </w:t>
      </w:r>
      <w:r w:rsidRPr="007435EB">
        <w:rPr>
          <w:rFonts w:hint="cs"/>
          <w:rtl/>
        </w:rPr>
        <w:t>ששיגרן</w:t>
      </w:r>
      <w:r w:rsidRPr="007435EB">
        <w:rPr>
          <w:rtl/>
        </w:rPr>
        <w:t xml:space="preserve"> </w:t>
      </w:r>
      <w:r w:rsidRPr="007435EB">
        <w:rPr>
          <w:rFonts w:hint="cs"/>
          <w:rtl/>
        </w:rPr>
        <w:t>לבית</w:t>
      </w:r>
      <w:r w:rsidRPr="007435EB">
        <w:rPr>
          <w:rtl/>
        </w:rPr>
        <w:t xml:space="preserve"> </w:t>
      </w:r>
      <w:r w:rsidRPr="007435EB">
        <w:rPr>
          <w:rFonts w:hint="cs"/>
          <w:rtl/>
        </w:rPr>
        <w:t>אמן</w:t>
      </w:r>
      <w:r w:rsidRPr="007435EB">
        <w:rPr>
          <w:rtl/>
        </w:rPr>
        <w:t>.</w:t>
      </w:r>
      <w:r w:rsidRPr="007435EB">
        <w:rPr>
          <w:rFonts w:hint="cs"/>
          <w:rtl/>
        </w:rPr>
        <w:t xml:space="preserve"> משל</w:t>
      </w:r>
      <w:r w:rsidRPr="007435EB">
        <w:rPr>
          <w:rtl/>
        </w:rPr>
        <w:t xml:space="preserve"> </w:t>
      </w:r>
      <w:r w:rsidRPr="007435EB">
        <w:rPr>
          <w:rFonts w:hint="cs"/>
          <w:rtl/>
        </w:rPr>
        <w:t>לאדם</w:t>
      </w:r>
      <w:r w:rsidRPr="007435EB">
        <w:rPr>
          <w:rtl/>
        </w:rPr>
        <w:t xml:space="preserve"> </w:t>
      </w:r>
      <w:r w:rsidRPr="007435EB">
        <w:rPr>
          <w:rFonts w:hint="cs"/>
          <w:rtl/>
        </w:rPr>
        <w:t>שכעס</w:t>
      </w:r>
      <w:r w:rsidRPr="007435EB">
        <w:rPr>
          <w:rtl/>
        </w:rPr>
        <w:t xml:space="preserve"> </w:t>
      </w:r>
      <w:r w:rsidRPr="007435EB">
        <w:rPr>
          <w:rFonts w:hint="cs"/>
          <w:rtl/>
        </w:rPr>
        <w:t>על</w:t>
      </w:r>
      <w:r w:rsidRPr="007435EB">
        <w:rPr>
          <w:rtl/>
        </w:rPr>
        <w:t xml:space="preserve"> </w:t>
      </w:r>
      <w:r w:rsidRPr="007435EB">
        <w:rPr>
          <w:rFonts w:hint="cs"/>
          <w:rtl/>
        </w:rPr>
        <w:t>אשתו</w:t>
      </w:r>
      <w:r w:rsidRPr="007435EB">
        <w:rPr>
          <w:rtl/>
        </w:rPr>
        <w:t xml:space="preserve">, </w:t>
      </w:r>
      <w:r w:rsidRPr="007435EB">
        <w:rPr>
          <w:rFonts w:hint="cs"/>
          <w:rtl/>
        </w:rPr>
        <w:t>להיכן</w:t>
      </w:r>
      <w:r w:rsidRPr="007435EB">
        <w:rPr>
          <w:rtl/>
        </w:rPr>
        <w:t xml:space="preserve"> </w:t>
      </w:r>
      <w:r w:rsidRPr="007435EB">
        <w:rPr>
          <w:rFonts w:hint="cs"/>
          <w:rtl/>
        </w:rPr>
        <w:t>משגרה</w:t>
      </w:r>
      <w:r w:rsidRPr="007435EB">
        <w:rPr>
          <w:rtl/>
        </w:rPr>
        <w:t xml:space="preserve"> - </w:t>
      </w:r>
      <w:r w:rsidRPr="007435EB">
        <w:rPr>
          <w:rFonts w:hint="cs"/>
          <w:rtl/>
        </w:rPr>
        <w:t>לבית</w:t>
      </w:r>
      <w:r w:rsidRPr="007435EB">
        <w:rPr>
          <w:rtl/>
        </w:rPr>
        <w:t xml:space="preserve"> </w:t>
      </w:r>
      <w:r w:rsidRPr="007435EB">
        <w:rPr>
          <w:rFonts w:hint="cs"/>
          <w:rtl/>
        </w:rPr>
        <w:t>אמה</w:t>
      </w:r>
      <w:r w:rsidRPr="007435EB">
        <w:rPr>
          <w:rtl/>
        </w:rPr>
        <w:t>.</w:t>
      </w:r>
    </w:p>
    <w:p w14:paraId="1A7BD398" w14:textId="77777777" w:rsidR="00E8089F" w:rsidRPr="007435EB" w:rsidRDefault="00E8089F" w:rsidP="00E8089F">
      <w:pPr>
        <w:rPr>
          <w:rtl/>
        </w:rPr>
      </w:pPr>
      <w:r w:rsidRPr="007435EB">
        <w:rPr>
          <w:rtl/>
        </w:rPr>
        <w:tab/>
      </w:r>
      <w:r w:rsidRPr="007435EB">
        <w:rPr>
          <w:rFonts w:hint="cs"/>
          <w:rtl/>
        </w:rPr>
        <w:t>והיינו</w:t>
      </w:r>
      <w:r w:rsidRPr="007435EB">
        <w:rPr>
          <w:rtl/>
        </w:rPr>
        <w:t xml:space="preserve"> </w:t>
      </w:r>
      <w:r w:rsidRPr="007435EB">
        <w:rPr>
          <w:rFonts w:hint="cs"/>
          <w:rtl/>
        </w:rPr>
        <w:t>דרבי</w:t>
      </w:r>
      <w:r w:rsidRPr="007435EB">
        <w:rPr>
          <w:rtl/>
        </w:rPr>
        <w:t xml:space="preserve"> </w:t>
      </w:r>
      <w:r w:rsidRPr="007435EB">
        <w:rPr>
          <w:rFonts w:hint="cs"/>
          <w:rtl/>
        </w:rPr>
        <w:t>אלכסנדרי</w:t>
      </w:r>
      <w:r w:rsidRPr="007435EB">
        <w:rPr>
          <w:rtl/>
        </w:rPr>
        <w:t xml:space="preserve">, </w:t>
      </w:r>
      <w:r w:rsidRPr="007435EB">
        <w:rPr>
          <w:rFonts w:hint="cs"/>
          <w:rtl/>
        </w:rPr>
        <w:t>דשלשה</w:t>
      </w:r>
      <w:r w:rsidRPr="007435EB">
        <w:rPr>
          <w:rtl/>
        </w:rPr>
        <w:t xml:space="preserve"> </w:t>
      </w:r>
      <w:r w:rsidRPr="007435EB">
        <w:rPr>
          <w:rFonts w:hint="cs"/>
          <w:rtl/>
        </w:rPr>
        <w:t>חזרו</w:t>
      </w:r>
      <w:r w:rsidRPr="007435EB">
        <w:rPr>
          <w:rtl/>
        </w:rPr>
        <w:t xml:space="preserve"> </w:t>
      </w:r>
      <w:r w:rsidRPr="007435EB">
        <w:rPr>
          <w:rFonts w:hint="cs"/>
          <w:rtl/>
        </w:rPr>
        <w:t>למטעתן</w:t>
      </w:r>
      <w:r w:rsidRPr="007435EB">
        <w:rPr>
          <w:rtl/>
        </w:rPr>
        <w:t xml:space="preserve">, </w:t>
      </w:r>
      <w:r w:rsidRPr="007435EB">
        <w:rPr>
          <w:rFonts w:hint="cs"/>
          <w:rtl/>
        </w:rPr>
        <w:t>אלו</w:t>
      </w:r>
      <w:r w:rsidRPr="007435EB">
        <w:rPr>
          <w:rtl/>
        </w:rPr>
        <w:t xml:space="preserve"> </w:t>
      </w:r>
      <w:r w:rsidRPr="007435EB">
        <w:rPr>
          <w:rFonts w:hint="cs"/>
          <w:rtl/>
        </w:rPr>
        <w:t>הן</w:t>
      </w:r>
      <w:r w:rsidRPr="007435EB">
        <w:rPr>
          <w:rtl/>
        </w:rPr>
        <w:t xml:space="preserve">: </w:t>
      </w:r>
      <w:r w:rsidRPr="007435EB">
        <w:rPr>
          <w:rFonts w:hint="cs"/>
          <w:rtl/>
        </w:rPr>
        <w:t>ישראל</w:t>
      </w:r>
      <w:r w:rsidRPr="007435EB">
        <w:rPr>
          <w:rtl/>
        </w:rPr>
        <w:t xml:space="preserve">, </w:t>
      </w:r>
      <w:r w:rsidRPr="007435EB">
        <w:rPr>
          <w:rFonts w:hint="cs"/>
          <w:rtl/>
        </w:rPr>
        <w:t>כסף</w:t>
      </w:r>
      <w:r w:rsidRPr="007435EB">
        <w:rPr>
          <w:rtl/>
        </w:rPr>
        <w:t xml:space="preserve"> </w:t>
      </w:r>
      <w:r w:rsidRPr="007435EB">
        <w:rPr>
          <w:rFonts w:hint="cs"/>
          <w:rtl/>
        </w:rPr>
        <w:t>מצרים</w:t>
      </w:r>
      <w:r w:rsidRPr="007435EB">
        <w:rPr>
          <w:rtl/>
        </w:rPr>
        <w:t xml:space="preserve">, </w:t>
      </w:r>
      <w:r w:rsidRPr="007435EB">
        <w:rPr>
          <w:rFonts w:hint="cs"/>
          <w:rtl/>
        </w:rPr>
        <w:t>וכתב</w:t>
      </w:r>
      <w:r w:rsidRPr="007435EB">
        <w:rPr>
          <w:rtl/>
        </w:rPr>
        <w:t xml:space="preserve"> </w:t>
      </w:r>
      <w:r w:rsidRPr="007435EB">
        <w:rPr>
          <w:rFonts w:hint="cs"/>
          <w:rtl/>
        </w:rPr>
        <w:t>לוחות</w:t>
      </w:r>
      <w:r w:rsidRPr="007435EB">
        <w:rPr>
          <w:rtl/>
        </w:rPr>
        <w:t>.</w:t>
      </w:r>
    </w:p>
    <w:p w14:paraId="1B713E8B" w14:textId="77777777" w:rsidR="00E8089F" w:rsidRPr="007435EB" w:rsidRDefault="00E8089F" w:rsidP="006B2FED">
      <w:pPr>
        <w:rPr>
          <w:rFonts w:cs="Guttman Vilna"/>
          <w:b/>
          <w:bCs/>
          <w:rtl/>
        </w:rPr>
      </w:pPr>
      <w:r w:rsidRPr="007435EB">
        <w:rPr>
          <w:rtl/>
        </w:rPr>
        <w:tab/>
      </w:r>
      <w:r w:rsidRPr="005C3FF1">
        <w:rPr>
          <w:rStyle w:val="afffa"/>
          <w:rFonts w:hint="cs"/>
          <w:rtl/>
        </w:rPr>
        <w:t>ישראל</w:t>
      </w:r>
      <w:r w:rsidRPr="007435EB">
        <w:rPr>
          <w:rtl/>
        </w:rPr>
        <w:t xml:space="preserve"> - </w:t>
      </w:r>
      <w:r w:rsidRPr="007435EB">
        <w:rPr>
          <w:rFonts w:hint="cs"/>
          <w:rtl/>
        </w:rPr>
        <w:t>הא</w:t>
      </w:r>
      <w:r w:rsidRPr="007435EB">
        <w:rPr>
          <w:rtl/>
        </w:rPr>
        <w:t xml:space="preserve"> </w:t>
      </w:r>
      <w:r w:rsidRPr="007435EB">
        <w:rPr>
          <w:rFonts w:hint="cs"/>
          <w:rtl/>
        </w:rPr>
        <w:t>דאמרן</w:t>
      </w:r>
      <w:r w:rsidRPr="007435EB">
        <w:rPr>
          <w:rtl/>
        </w:rPr>
        <w:t>.</w:t>
      </w:r>
    </w:p>
    <w:p w14:paraId="6279298B" w14:textId="77777777" w:rsidR="00E8089F" w:rsidRPr="00AC0CB1" w:rsidRDefault="00E8089F" w:rsidP="006B2FED">
      <w:pPr>
        <w:rPr>
          <w:rStyle w:val="af2"/>
          <w:rtl/>
        </w:rPr>
      </w:pPr>
      <w:r w:rsidRPr="007435EB">
        <w:rPr>
          <w:rtl/>
        </w:rPr>
        <w:tab/>
      </w:r>
      <w:r w:rsidRPr="005C3FF1">
        <w:rPr>
          <w:rStyle w:val="afffa"/>
          <w:rFonts w:hint="cs"/>
          <w:rtl/>
        </w:rPr>
        <w:t>כסף</w:t>
      </w:r>
      <w:r w:rsidRPr="007435EB">
        <w:rPr>
          <w:rtl/>
        </w:rPr>
        <w:t xml:space="preserve"> </w:t>
      </w:r>
      <w:r w:rsidRPr="005C3FF1">
        <w:rPr>
          <w:rStyle w:val="afffa"/>
          <w:rFonts w:hint="cs"/>
          <w:rtl/>
        </w:rPr>
        <w:t>מצרים</w:t>
      </w:r>
      <w:r w:rsidRPr="007435EB">
        <w:rPr>
          <w:rtl/>
        </w:rPr>
        <w:t xml:space="preserve"> – </w:t>
      </w:r>
      <w:r w:rsidRPr="00AC0CB1">
        <w:rPr>
          <w:rStyle w:val="af2"/>
          <w:rFonts w:hint="cs"/>
          <w:rtl/>
        </w:rPr>
        <w:t>ד'ויהי</w:t>
      </w:r>
      <w:r w:rsidRPr="00AC0CB1">
        <w:rPr>
          <w:rStyle w:val="af2"/>
          <w:rtl/>
        </w:rPr>
        <w:t xml:space="preserve"> </w:t>
      </w:r>
      <w:r w:rsidRPr="00AC0CB1">
        <w:rPr>
          <w:rStyle w:val="af2"/>
          <w:rFonts w:hint="cs"/>
          <w:rtl/>
        </w:rPr>
        <w:t>בשנה</w:t>
      </w:r>
      <w:r w:rsidRPr="00AC0CB1">
        <w:rPr>
          <w:rStyle w:val="af2"/>
          <w:rtl/>
        </w:rPr>
        <w:t xml:space="preserve"> </w:t>
      </w:r>
      <w:r w:rsidRPr="00AC0CB1">
        <w:rPr>
          <w:rStyle w:val="af2"/>
          <w:rFonts w:hint="cs"/>
          <w:rtl/>
        </w:rPr>
        <w:t>החמישית</w:t>
      </w:r>
      <w:r w:rsidRPr="00AC0CB1">
        <w:rPr>
          <w:rStyle w:val="af2"/>
          <w:rtl/>
        </w:rPr>
        <w:t xml:space="preserve"> </w:t>
      </w:r>
      <w:r w:rsidRPr="00AC0CB1">
        <w:rPr>
          <w:rStyle w:val="af2"/>
          <w:rFonts w:hint="cs"/>
          <w:rtl/>
        </w:rPr>
        <w:t>למלך</w:t>
      </w:r>
      <w:r w:rsidRPr="00AC0CB1">
        <w:rPr>
          <w:rStyle w:val="af2"/>
          <w:rtl/>
        </w:rPr>
        <w:t xml:space="preserve"> </w:t>
      </w:r>
      <w:r w:rsidRPr="00AC0CB1">
        <w:rPr>
          <w:rStyle w:val="af2"/>
          <w:rFonts w:hint="cs"/>
          <w:rtl/>
        </w:rPr>
        <w:t>רחבעם</w:t>
      </w:r>
      <w:r w:rsidRPr="00AC0CB1">
        <w:rPr>
          <w:rStyle w:val="af2"/>
          <w:rtl/>
        </w:rPr>
        <w:t xml:space="preserve"> </w:t>
      </w:r>
      <w:r w:rsidRPr="00AC0CB1">
        <w:rPr>
          <w:rStyle w:val="af2"/>
          <w:rFonts w:hint="cs"/>
          <w:rtl/>
        </w:rPr>
        <w:t>עלה</w:t>
      </w:r>
      <w:r w:rsidRPr="00AC0CB1">
        <w:rPr>
          <w:rStyle w:val="af2"/>
          <w:rtl/>
        </w:rPr>
        <w:t xml:space="preserve"> </w:t>
      </w:r>
      <w:r w:rsidRPr="00AC0CB1">
        <w:rPr>
          <w:rStyle w:val="af2"/>
          <w:rFonts w:hint="cs"/>
          <w:rtl/>
        </w:rPr>
        <w:t>שישק</w:t>
      </w:r>
      <w:r w:rsidRPr="00AC0CB1">
        <w:rPr>
          <w:rStyle w:val="af2"/>
          <w:rtl/>
        </w:rPr>
        <w:t xml:space="preserve"> </w:t>
      </w:r>
      <w:r w:rsidRPr="00AC0CB1">
        <w:rPr>
          <w:rStyle w:val="af2"/>
          <w:rFonts w:hint="cs"/>
          <w:rtl/>
        </w:rPr>
        <w:t>מלך</w:t>
      </w:r>
      <w:r w:rsidRPr="00AC0CB1">
        <w:rPr>
          <w:rStyle w:val="af2"/>
          <w:rtl/>
        </w:rPr>
        <w:t xml:space="preserve"> </w:t>
      </w:r>
      <w:r w:rsidRPr="00AC0CB1">
        <w:rPr>
          <w:rStyle w:val="af2"/>
          <w:rFonts w:hint="cs"/>
          <w:rtl/>
        </w:rPr>
        <w:t>מצרים</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ירושלים</w:t>
      </w:r>
      <w:r w:rsidRPr="00AC0CB1">
        <w:rPr>
          <w:rStyle w:val="af2"/>
          <w:rtl/>
        </w:rPr>
        <w:t xml:space="preserve"> </w:t>
      </w:r>
      <w:r w:rsidRPr="00AC0CB1">
        <w:rPr>
          <w:rStyle w:val="af2"/>
          <w:rFonts w:hint="cs"/>
          <w:rtl/>
        </w:rPr>
        <w:t>וגו</w:t>
      </w:r>
      <w:r w:rsidRPr="00AC0CB1">
        <w:rPr>
          <w:rStyle w:val="af2"/>
          <w:rtl/>
        </w:rPr>
        <w:t>'.</w:t>
      </w:r>
    </w:p>
    <w:p w14:paraId="5D3BAB89" w14:textId="77777777" w:rsidR="00E8089F" w:rsidRPr="007435EB" w:rsidRDefault="00E8089F" w:rsidP="00E8089F">
      <w:pPr>
        <w:rPr>
          <w:rtl/>
        </w:rPr>
      </w:pPr>
      <w:r w:rsidRPr="007435EB">
        <w:rPr>
          <w:rtl/>
        </w:rPr>
        <w:tab/>
      </w:r>
      <w:r w:rsidRPr="005C3FF1">
        <w:rPr>
          <w:rStyle w:val="afffa"/>
          <w:rFonts w:hint="cs"/>
          <w:rtl/>
        </w:rPr>
        <w:t>כתב</w:t>
      </w:r>
      <w:r w:rsidRPr="005C3FF1">
        <w:rPr>
          <w:rStyle w:val="afffa"/>
          <w:rtl/>
        </w:rPr>
        <w:t xml:space="preserve"> </w:t>
      </w:r>
      <w:r w:rsidRPr="005C3FF1">
        <w:rPr>
          <w:rStyle w:val="afffa"/>
          <w:rFonts w:hint="cs"/>
          <w:rtl/>
        </w:rPr>
        <w:t>הלוחות</w:t>
      </w:r>
      <w:r w:rsidRPr="007435EB">
        <w:rPr>
          <w:rtl/>
        </w:rPr>
        <w:t xml:space="preserve"> – </w:t>
      </w:r>
      <w:r w:rsidRPr="00AC0CB1">
        <w:rPr>
          <w:rStyle w:val="af2"/>
          <w:rFonts w:hint="cs"/>
          <w:rtl/>
        </w:rPr>
        <w:t>ד'ואשברם</w:t>
      </w:r>
      <w:r w:rsidRPr="00AC0CB1">
        <w:rPr>
          <w:rStyle w:val="af2"/>
          <w:rtl/>
        </w:rPr>
        <w:t xml:space="preserve"> </w:t>
      </w:r>
      <w:r w:rsidRPr="00AC0CB1">
        <w:rPr>
          <w:rStyle w:val="af2"/>
          <w:rFonts w:hint="cs"/>
          <w:rtl/>
        </w:rPr>
        <w:t>לעיניכם'</w:t>
      </w:r>
      <w:r w:rsidRPr="007435EB">
        <w:rPr>
          <w:rtl/>
        </w:rPr>
        <w:t>.</w:t>
      </w:r>
      <w:r w:rsidRPr="005C3FF1">
        <w:rPr>
          <w:rStyle w:val="afffa"/>
          <w:rFonts w:hint="cs"/>
          <w:rtl/>
        </w:rPr>
        <w:t xml:space="preserve"> </w:t>
      </w:r>
      <w:r w:rsidRPr="007435EB">
        <w:rPr>
          <w:rFonts w:hint="cs"/>
          <w:rtl/>
        </w:rPr>
        <w:t>תנא</w:t>
      </w:r>
      <w:r w:rsidRPr="007435EB">
        <w:rPr>
          <w:rtl/>
        </w:rPr>
        <w:t xml:space="preserve">: </w:t>
      </w:r>
      <w:r w:rsidRPr="007435EB">
        <w:rPr>
          <w:rFonts w:hint="cs"/>
          <w:rtl/>
        </w:rPr>
        <w:t>לוחות</w:t>
      </w:r>
      <w:r w:rsidRPr="007435EB">
        <w:rPr>
          <w:rtl/>
        </w:rPr>
        <w:t xml:space="preserve"> </w:t>
      </w:r>
      <w:r w:rsidRPr="007435EB">
        <w:rPr>
          <w:rFonts w:hint="cs"/>
          <w:rtl/>
        </w:rPr>
        <w:t>נשברו</w:t>
      </w:r>
      <w:r w:rsidRPr="007435EB">
        <w:rPr>
          <w:rtl/>
        </w:rPr>
        <w:t xml:space="preserve"> </w:t>
      </w:r>
      <w:r w:rsidRPr="007435EB">
        <w:rPr>
          <w:rFonts w:hint="cs"/>
          <w:rtl/>
        </w:rPr>
        <w:t>ואותיות</w:t>
      </w:r>
      <w:r w:rsidRPr="007435EB">
        <w:rPr>
          <w:rtl/>
        </w:rPr>
        <w:t xml:space="preserve"> </w:t>
      </w:r>
      <w:r w:rsidRPr="007435EB">
        <w:rPr>
          <w:rFonts w:hint="cs"/>
          <w:rtl/>
        </w:rPr>
        <w:t>פורחות</w:t>
      </w:r>
      <w:r w:rsidRPr="007435EB">
        <w:rPr>
          <w:rtl/>
        </w:rPr>
        <w:t>.</w:t>
      </w:r>
    </w:p>
    <w:p w14:paraId="55309224" w14:textId="77777777" w:rsidR="00E8089F" w:rsidRPr="007435EB" w:rsidRDefault="00E8089F" w:rsidP="00E8089F">
      <w:pPr>
        <w:rPr>
          <w:rtl/>
        </w:rPr>
      </w:pPr>
      <w:r w:rsidRPr="007435EB">
        <w:rPr>
          <w:rtl/>
        </w:rPr>
        <w:tab/>
      </w:r>
      <w:r w:rsidRPr="005C3FF1">
        <w:rPr>
          <w:rStyle w:val="afffa"/>
          <w:rFonts w:hint="cs"/>
          <w:rtl/>
        </w:rPr>
        <w:t>עולא</w:t>
      </w:r>
      <w:r w:rsidRPr="007435EB">
        <w:rPr>
          <w:rtl/>
        </w:rPr>
        <w:t xml:space="preserve"> </w:t>
      </w:r>
      <w:r w:rsidRPr="007435EB">
        <w:rPr>
          <w:rFonts w:hint="cs"/>
          <w:rtl/>
        </w:rPr>
        <w:t>אמר</w:t>
      </w:r>
      <w:r w:rsidRPr="007435EB">
        <w:rPr>
          <w:rtl/>
        </w:rPr>
        <w:t xml:space="preserve"> </w:t>
      </w:r>
      <w:r w:rsidRPr="007435EB">
        <w:rPr>
          <w:rFonts w:hint="cs"/>
          <w:rtl/>
        </w:rPr>
        <w:t>כדי</w:t>
      </w:r>
      <w:r w:rsidRPr="007435EB">
        <w:rPr>
          <w:rtl/>
        </w:rPr>
        <w:t xml:space="preserve"> </w:t>
      </w:r>
      <w:r w:rsidRPr="007435EB">
        <w:rPr>
          <w:rFonts w:hint="cs"/>
          <w:rtl/>
        </w:rPr>
        <w:t>שיאכלו</w:t>
      </w:r>
      <w:r w:rsidRPr="007435EB">
        <w:rPr>
          <w:rtl/>
        </w:rPr>
        <w:t xml:space="preserve"> </w:t>
      </w:r>
      <w:r w:rsidRPr="007435EB">
        <w:rPr>
          <w:rFonts w:hint="cs"/>
          <w:rtl/>
        </w:rPr>
        <w:t>תמרים</w:t>
      </w:r>
      <w:r w:rsidRPr="007435EB">
        <w:rPr>
          <w:rtl/>
        </w:rPr>
        <w:t xml:space="preserve"> </w:t>
      </w:r>
      <w:r w:rsidRPr="007435EB">
        <w:rPr>
          <w:rFonts w:hint="cs"/>
          <w:rtl/>
        </w:rPr>
        <w:t>ויעסקו</w:t>
      </w:r>
      <w:r w:rsidRPr="007435EB">
        <w:rPr>
          <w:rtl/>
        </w:rPr>
        <w:t xml:space="preserve"> </w:t>
      </w:r>
      <w:r w:rsidRPr="007435EB">
        <w:rPr>
          <w:rFonts w:hint="cs"/>
          <w:rtl/>
        </w:rPr>
        <w:t>בתורה</w:t>
      </w:r>
      <w:r w:rsidRPr="007435EB">
        <w:rPr>
          <w:rtl/>
        </w:rPr>
        <w:t>.</w:t>
      </w:r>
    </w:p>
    <w:p w14:paraId="43635415" w14:textId="073AEA4E" w:rsidR="006B2FED"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עולא</w:t>
      </w:r>
      <w:r w:rsidR="00E8089F" w:rsidRPr="007435EB">
        <w:rPr>
          <w:rtl/>
        </w:rPr>
        <w:t xml:space="preserve"> </w:t>
      </w:r>
      <w:r w:rsidR="00E8089F" w:rsidRPr="007435EB">
        <w:rPr>
          <w:rFonts w:hint="cs"/>
          <w:rtl/>
        </w:rPr>
        <w:t>כשהגיע לפומבדיתא</w:t>
      </w:r>
      <w:r w:rsidR="00E8089F" w:rsidRPr="007435EB">
        <w:rPr>
          <w:rtl/>
        </w:rPr>
        <w:t xml:space="preserve">, </w:t>
      </w:r>
      <w:r w:rsidR="00E8089F" w:rsidRPr="007435EB">
        <w:rPr>
          <w:rFonts w:hint="cs"/>
          <w:rtl/>
        </w:rPr>
        <w:t xml:space="preserve">הביאו לו </w:t>
      </w:r>
      <w:r w:rsidR="006B2FED" w:rsidRPr="007435EB">
        <w:rPr>
          <w:rFonts w:hint="cs"/>
          <w:rtl/>
        </w:rPr>
        <w:t xml:space="preserve">סל תמרים, </w:t>
      </w:r>
      <w:r w:rsidR="00E8089F" w:rsidRPr="007435EB">
        <w:rPr>
          <w:rFonts w:hint="cs"/>
          <w:rtl/>
        </w:rPr>
        <w:t>וא</w:t>
      </w:r>
      <w:r w:rsidR="00E8089F" w:rsidRPr="007435EB">
        <w:rPr>
          <w:rtl/>
        </w:rPr>
        <w:t>"</w:t>
      </w:r>
      <w:r w:rsidR="00E8089F" w:rsidRPr="007435EB">
        <w:rPr>
          <w:rFonts w:hint="cs"/>
          <w:rtl/>
        </w:rPr>
        <w:t xml:space="preserve">ל דג' בזוז, </w:t>
      </w:r>
    </w:p>
    <w:p w14:paraId="549D7DC6" w14:textId="77777777" w:rsidR="006B2FED" w:rsidRPr="007435EB" w:rsidRDefault="00E8089F" w:rsidP="006B2FED">
      <w:pPr>
        <w:rPr>
          <w:rtl/>
        </w:rPr>
      </w:pPr>
      <w:r w:rsidRPr="007435EB">
        <w:rPr>
          <w:rFonts w:hint="cs"/>
          <w:rtl/>
        </w:rPr>
        <w:t xml:space="preserve">תמה מלא צנא דבש בזוז ובבלאי לא עוסקים </w:t>
      </w:r>
      <w:r w:rsidR="006B2FED" w:rsidRPr="007435EB">
        <w:rPr>
          <w:rFonts w:hint="cs"/>
          <w:rtl/>
        </w:rPr>
        <w:t xml:space="preserve">בתורה? </w:t>
      </w:r>
    </w:p>
    <w:p w14:paraId="38EEEE18" w14:textId="77777777" w:rsidR="00E8089F" w:rsidRPr="007435EB" w:rsidRDefault="00E8089F" w:rsidP="006B2FED">
      <w:pPr>
        <w:rPr>
          <w:rtl/>
        </w:rPr>
      </w:pPr>
      <w:r w:rsidRPr="007435EB">
        <w:rPr>
          <w:rFonts w:hint="cs"/>
          <w:rtl/>
        </w:rPr>
        <w:t>ובלילה כשנתייסר מהם אמר מלא כלי סם מות בבל ועוסקים בתורה?</w:t>
      </w:r>
    </w:p>
    <w:p w14:paraId="4130EE67" w14:textId="77777777" w:rsidR="00E8089F" w:rsidRPr="007435EB" w:rsidRDefault="00E8089F" w:rsidP="005C3FF1">
      <w:pPr>
        <w:pStyle w:val="afff"/>
        <w:framePr w:wrap="around"/>
        <w:rPr>
          <w:rtl/>
        </w:rPr>
      </w:pPr>
      <w:r w:rsidRPr="007435EB">
        <w:rPr>
          <w:rFonts w:hint="cs"/>
          <w:rtl/>
        </w:rPr>
        <w:t>פח.</w:t>
      </w:r>
    </w:p>
    <w:p w14:paraId="0D36BD89" w14:textId="560DD398"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10965" w:author="מנוע אמוראים" w:date="2026-10-05T16:42:03Z">
            <w:rPr>
              <w:rFonts w:ascii="Fb Fontext" w:hAnsi="Fb Fontext" w:hint="cs"/>
              <w:rtl/>
            </w:rPr>
          </w:rPrChange>
        </w:rPr>
        <w:t xml:space="preserve">ואר</w:t>
      </w:r>
      <w:r>
        <w:rPr>
          <w:rStyle w:val="affffd"/>
          <w:rFonts w:ascii="Fb Fontext" w:hAnsi="Fb Fontext"/>
          <w:rtl/>
          <w:rPrChange w:id="10966" w:author="מנוע אמוראים" w:date="2026-10-05T16:42:03Z">
            <w:rPr>
              <w:rFonts w:ascii="Fb Fontext" w:hAnsi="Fb Fontext"/>
              <w:rtl/>
            </w:rPr>
          </w:rPrChange>
        </w:rPr>
        <w:t xml:space="preserve">"</w:t>
      </w:r>
      <w:r>
        <w:rPr>
          <w:rStyle w:val="affffd"/>
          <w:rFonts w:ascii="Fb Fontext" w:hAnsi="Fb Fontext" w:hint="cs"/>
          <w:rtl/>
          <w:rPrChange w:id="10967" w:author="מנוע אמוראים" w:date="2026-10-05T16:42:03Z">
            <w:rPr>
              <w:rFonts w:ascii="Fb Fontext" w:hAnsi="Fb Fontext" w:hint="cs"/>
              <w:rtl/>
            </w:rPr>
          </w:rPrChange>
        </w:rPr>
        <w:t xml:space="preserve">א</w:t>
      </w:r>
      <w:r w:rsidR="00E8089F" w:rsidRPr="007435EB">
        <w:rPr>
          <w:rFonts w:ascii="Fb Fontext" w:hAnsi="Fb Fontext"/>
          <w:rtl/>
        </w:rPr>
        <w:t>:</w:t>
      </w:r>
      <w:r w:rsidR="00E8089F" w:rsidRPr="00AC0CB1">
        <w:rPr>
          <w:rStyle w:val="af2"/>
          <w:rtl/>
        </w:rPr>
        <w:t xml:space="preserve"> </w:t>
      </w:r>
      <w:r w:rsidR="00E8089F" w:rsidRPr="00AC0CB1">
        <w:rPr>
          <w:rStyle w:val="af2"/>
          <w:rFonts w:hint="cs"/>
          <w:rtl/>
        </w:rPr>
        <w:t>'והלכו</w:t>
      </w:r>
      <w:r w:rsidR="00E8089F" w:rsidRPr="00AC0CB1">
        <w:rPr>
          <w:rStyle w:val="af2"/>
          <w:rtl/>
        </w:rPr>
        <w:t xml:space="preserve"> </w:t>
      </w:r>
      <w:r w:rsidR="00E8089F" w:rsidRPr="00AC0CB1">
        <w:rPr>
          <w:rStyle w:val="af2"/>
          <w:rFonts w:hint="cs"/>
          <w:rtl/>
        </w:rPr>
        <w:t>עמים</w:t>
      </w:r>
      <w:r w:rsidR="00E8089F" w:rsidRPr="00AC0CB1">
        <w:rPr>
          <w:rStyle w:val="af2"/>
          <w:rtl/>
        </w:rPr>
        <w:t xml:space="preserve"> </w:t>
      </w:r>
      <w:r w:rsidR="00E8089F" w:rsidRPr="00AC0CB1">
        <w:rPr>
          <w:rStyle w:val="af2"/>
          <w:rFonts w:hint="cs"/>
          <w:rtl/>
        </w:rPr>
        <w:t>רבים</w:t>
      </w:r>
      <w:r w:rsidR="00E8089F" w:rsidRPr="00AC0CB1">
        <w:rPr>
          <w:rStyle w:val="af2"/>
          <w:rtl/>
        </w:rPr>
        <w:t xml:space="preserve"> </w:t>
      </w:r>
      <w:r w:rsidR="00E8089F" w:rsidRPr="00AC0CB1">
        <w:rPr>
          <w:rStyle w:val="af2"/>
          <w:rFonts w:hint="cs"/>
          <w:rtl/>
        </w:rPr>
        <w:t>ואמרו</w:t>
      </w:r>
      <w:r w:rsidR="00E8089F" w:rsidRPr="00AC0CB1">
        <w:rPr>
          <w:rStyle w:val="af2"/>
          <w:rtl/>
        </w:rPr>
        <w:t xml:space="preserve"> </w:t>
      </w:r>
      <w:r w:rsidR="00E8089F" w:rsidRPr="00AC0CB1">
        <w:rPr>
          <w:rStyle w:val="af2"/>
          <w:rFonts w:hint="cs"/>
          <w:rtl/>
        </w:rPr>
        <w:t>לכו</w:t>
      </w:r>
      <w:r w:rsidR="00E8089F" w:rsidRPr="00AC0CB1">
        <w:rPr>
          <w:rStyle w:val="af2"/>
          <w:rtl/>
        </w:rPr>
        <w:t xml:space="preserve"> </w:t>
      </w:r>
      <w:r w:rsidR="00E8089F" w:rsidRPr="00AC0CB1">
        <w:rPr>
          <w:rStyle w:val="af2"/>
          <w:rFonts w:hint="cs"/>
          <w:rtl/>
        </w:rPr>
        <w:t>ונעלה</w:t>
      </w:r>
      <w:r w:rsidR="00E8089F" w:rsidRPr="00AC0CB1">
        <w:rPr>
          <w:rStyle w:val="af2"/>
          <w:rtl/>
        </w:rPr>
        <w:t xml:space="preserve"> </w:t>
      </w:r>
      <w:r w:rsidR="00E8089F" w:rsidRPr="00AC0CB1">
        <w:rPr>
          <w:rStyle w:val="af2"/>
          <w:rFonts w:hint="cs"/>
          <w:rtl/>
        </w:rPr>
        <w:t>אל</w:t>
      </w:r>
      <w:r w:rsidR="00E8089F" w:rsidRPr="00AC0CB1">
        <w:rPr>
          <w:rStyle w:val="af2"/>
          <w:rtl/>
        </w:rPr>
        <w:t xml:space="preserve"> </w:t>
      </w:r>
      <w:r w:rsidR="00E8089F" w:rsidRPr="00AC0CB1">
        <w:rPr>
          <w:rStyle w:val="af2"/>
          <w:rFonts w:hint="cs"/>
          <w:rtl/>
        </w:rPr>
        <w:t>הר</w:t>
      </w:r>
      <w:r w:rsidR="00E8089F" w:rsidRPr="00AC0CB1">
        <w:rPr>
          <w:rStyle w:val="af2"/>
          <w:rtl/>
        </w:rPr>
        <w:t xml:space="preserve"> ה' </w:t>
      </w:r>
      <w:r w:rsidR="00E8089F" w:rsidRPr="00AC0CB1">
        <w:rPr>
          <w:rStyle w:val="af2"/>
          <w:rFonts w:hint="cs"/>
          <w:rtl/>
        </w:rPr>
        <w:t>אל</w:t>
      </w:r>
      <w:r w:rsidR="00E8089F" w:rsidRPr="00AC0CB1">
        <w:rPr>
          <w:rStyle w:val="af2"/>
          <w:rtl/>
        </w:rPr>
        <w:t xml:space="preserve"> </w:t>
      </w:r>
      <w:r w:rsidR="00E8089F" w:rsidRPr="00AC0CB1">
        <w:rPr>
          <w:rStyle w:val="af2"/>
          <w:rFonts w:hint="cs"/>
          <w:rtl/>
        </w:rPr>
        <w:t>בית</w:t>
      </w:r>
      <w:r w:rsidR="00E8089F" w:rsidRPr="00AC0CB1">
        <w:rPr>
          <w:rStyle w:val="af2"/>
          <w:rtl/>
        </w:rPr>
        <w:t xml:space="preserve"> </w:t>
      </w:r>
      <w:r w:rsidR="00E8089F" w:rsidRPr="00AC0CB1">
        <w:rPr>
          <w:rStyle w:val="af2"/>
          <w:rFonts w:hint="cs"/>
          <w:rtl/>
        </w:rPr>
        <w:t>אלהי</w:t>
      </w:r>
      <w:r w:rsidR="00E8089F" w:rsidRPr="00AC0CB1">
        <w:rPr>
          <w:rStyle w:val="af2"/>
          <w:rtl/>
        </w:rPr>
        <w:t xml:space="preserve"> </w:t>
      </w:r>
      <w:r w:rsidR="00E8089F" w:rsidRPr="00AC0CB1">
        <w:rPr>
          <w:rStyle w:val="af2"/>
          <w:rFonts w:hint="cs"/>
          <w:rtl/>
        </w:rPr>
        <w:t>יעקב</w:t>
      </w:r>
      <w:r w:rsidR="00E8089F" w:rsidRPr="00AC0CB1">
        <w:rPr>
          <w:rStyle w:val="af2"/>
          <w:rtl/>
        </w:rPr>
        <w:t xml:space="preserve"> </w:t>
      </w:r>
      <w:r w:rsidR="00E8089F" w:rsidRPr="00AC0CB1">
        <w:rPr>
          <w:rStyle w:val="af2"/>
          <w:rFonts w:hint="cs"/>
          <w:rtl/>
        </w:rPr>
        <w:t>וגו</w:t>
      </w:r>
      <w:r w:rsidR="00E8089F" w:rsidRPr="00AC0CB1">
        <w:rPr>
          <w:rStyle w:val="af2"/>
          <w:rtl/>
        </w:rPr>
        <w:t>'.</w:t>
      </w:r>
    </w:p>
    <w:p w14:paraId="0811FBA0" w14:textId="77777777" w:rsidR="006B2FED" w:rsidRPr="007435EB" w:rsidRDefault="00E8089F" w:rsidP="00E8089F">
      <w:pPr>
        <w:rPr>
          <w:rtl/>
        </w:rPr>
      </w:pPr>
      <w:r w:rsidRPr="007435EB">
        <w:rPr>
          <w:rFonts w:hint="cs"/>
          <w:rtl/>
        </w:rPr>
        <w:t>אלהי</w:t>
      </w:r>
      <w:r w:rsidRPr="007435EB">
        <w:rPr>
          <w:rtl/>
        </w:rPr>
        <w:t xml:space="preserve"> </w:t>
      </w:r>
      <w:r w:rsidRPr="007435EB">
        <w:rPr>
          <w:rFonts w:hint="cs"/>
          <w:rtl/>
        </w:rPr>
        <w:t>יעקב</w:t>
      </w:r>
      <w:r w:rsidRPr="007435EB">
        <w:rPr>
          <w:rtl/>
        </w:rPr>
        <w:t xml:space="preserve"> </w:t>
      </w:r>
      <w:r w:rsidRPr="007435EB">
        <w:rPr>
          <w:rFonts w:hint="cs"/>
          <w:rtl/>
        </w:rPr>
        <w:t>ולא</w:t>
      </w:r>
      <w:r w:rsidRPr="007435EB">
        <w:rPr>
          <w:rtl/>
        </w:rPr>
        <w:t xml:space="preserve"> </w:t>
      </w:r>
      <w:r w:rsidRPr="007435EB">
        <w:rPr>
          <w:rFonts w:hint="cs"/>
          <w:rtl/>
        </w:rPr>
        <w:t>אלהי</w:t>
      </w:r>
      <w:r w:rsidRPr="007435EB">
        <w:rPr>
          <w:rtl/>
        </w:rPr>
        <w:t xml:space="preserve"> </w:t>
      </w:r>
      <w:r w:rsidRPr="007435EB">
        <w:rPr>
          <w:rFonts w:hint="cs"/>
          <w:rtl/>
        </w:rPr>
        <w:t>אברהם</w:t>
      </w:r>
      <w:r w:rsidRPr="007435EB">
        <w:rPr>
          <w:rtl/>
        </w:rPr>
        <w:t xml:space="preserve"> </w:t>
      </w:r>
      <w:r w:rsidRPr="007435EB">
        <w:rPr>
          <w:rFonts w:hint="cs"/>
          <w:rtl/>
        </w:rPr>
        <w:t>ויצחק</w:t>
      </w:r>
      <w:r w:rsidRPr="007435EB">
        <w:rPr>
          <w:rtl/>
        </w:rPr>
        <w:t xml:space="preserve">? </w:t>
      </w:r>
    </w:p>
    <w:p w14:paraId="34EEEE36" w14:textId="77777777" w:rsidR="00E8089F" w:rsidRPr="00AC0CB1" w:rsidRDefault="00E8089F" w:rsidP="006B2FED">
      <w:pPr>
        <w:ind w:left="1174"/>
        <w:rPr>
          <w:rStyle w:val="af2"/>
          <w:rtl/>
        </w:rPr>
      </w:pPr>
      <w:r w:rsidRPr="007435EB">
        <w:rPr>
          <w:rFonts w:hint="cs"/>
          <w:rtl/>
        </w:rPr>
        <w:t>אלא</w:t>
      </w:r>
      <w:r w:rsidRPr="007435EB">
        <w:rPr>
          <w:rtl/>
        </w:rPr>
        <w:t xml:space="preserve">: </w:t>
      </w:r>
      <w:r w:rsidRPr="007435EB">
        <w:rPr>
          <w:rFonts w:hint="cs"/>
          <w:rtl/>
        </w:rPr>
        <w:t>לא</w:t>
      </w:r>
      <w:r w:rsidRPr="007435EB">
        <w:rPr>
          <w:rtl/>
        </w:rPr>
        <w:t xml:space="preserve"> </w:t>
      </w:r>
      <w:r w:rsidRPr="007435EB">
        <w:rPr>
          <w:rFonts w:hint="cs"/>
          <w:rtl/>
        </w:rPr>
        <w:t>כאברהם</w:t>
      </w:r>
      <w:r w:rsidRPr="007435EB">
        <w:rPr>
          <w:rtl/>
        </w:rPr>
        <w:t xml:space="preserve"> </w:t>
      </w:r>
      <w:r w:rsidRPr="007435EB">
        <w:rPr>
          <w:rFonts w:hint="cs"/>
          <w:rtl/>
        </w:rPr>
        <w:t>שכתוב</w:t>
      </w:r>
      <w:r w:rsidRPr="007435EB">
        <w:rPr>
          <w:rtl/>
        </w:rPr>
        <w:t xml:space="preserve"> </w:t>
      </w:r>
      <w:r w:rsidRPr="007435EB">
        <w:rPr>
          <w:rFonts w:hint="cs"/>
          <w:rtl/>
        </w:rPr>
        <w:t>בו</w:t>
      </w:r>
      <w:r w:rsidRPr="007435EB">
        <w:rPr>
          <w:rtl/>
        </w:rPr>
        <w:t xml:space="preserve"> </w:t>
      </w:r>
      <w:r w:rsidRPr="007435EB">
        <w:rPr>
          <w:rFonts w:hint="cs"/>
          <w:rtl/>
        </w:rPr>
        <w:t>הר</w:t>
      </w:r>
      <w:r w:rsidRPr="007435EB">
        <w:rPr>
          <w:rtl/>
        </w:rPr>
        <w:t xml:space="preserve">, </w:t>
      </w:r>
      <w:r w:rsidRPr="007435EB">
        <w:rPr>
          <w:rFonts w:hint="cs"/>
          <w:rtl/>
        </w:rPr>
        <w:t>שנא</w:t>
      </w:r>
      <w:r w:rsidRPr="007435EB">
        <w:rPr>
          <w:rtl/>
        </w:rPr>
        <w:t>'</w:t>
      </w:r>
      <w:r w:rsidRPr="007435EB">
        <w:rPr>
          <w:rFonts w:hint="cs"/>
          <w:rtl/>
        </w:rPr>
        <w:t xml:space="preserve"> </w:t>
      </w:r>
      <w:r w:rsidRPr="00AC0CB1">
        <w:rPr>
          <w:rStyle w:val="af2"/>
          <w:rFonts w:hint="cs"/>
          <w:rtl/>
        </w:rPr>
        <w:t>'אשר</w:t>
      </w:r>
      <w:r w:rsidRPr="00AC0CB1">
        <w:rPr>
          <w:rStyle w:val="af2"/>
          <w:rtl/>
        </w:rPr>
        <w:t xml:space="preserve"> </w:t>
      </w:r>
      <w:r w:rsidRPr="00AC0CB1">
        <w:rPr>
          <w:rStyle w:val="af2"/>
          <w:rFonts w:hint="cs"/>
          <w:rtl/>
        </w:rPr>
        <w:t>יאמר</w:t>
      </w:r>
      <w:r w:rsidRPr="00AC0CB1">
        <w:rPr>
          <w:rStyle w:val="af2"/>
          <w:rtl/>
        </w:rPr>
        <w:t xml:space="preserve"> </w:t>
      </w:r>
      <w:r w:rsidRPr="00AC0CB1">
        <w:rPr>
          <w:rStyle w:val="af2"/>
          <w:rFonts w:hint="cs"/>
          <w:rtl/>
        </w:rPr>
        <w:t>היום</w:t>
      </w:r>
      <w:r w:rsidRPr="00AC0CB1">
        <w:rPr>
          <w:rStyle w:val="af2"/>
          <w:rtl/>
        </w:rPr>
        <w:t xml:space="preserve"> </w:t>
      </w:r>
      <w:r w:rsidRPr="00AC0CB1">
        <w:rPr>
          <w:rStyle w:val="af2"/>
          <w:rFonts w:hint="cs"/>
          <w:rtl/>
        </w:rPr>
        <w:t>בהר</w:t>
      </w:r>
      <w:r w:rsidRPr="00AC0CB1">
        <w:rPr>
          <w:rStyle w:val="af2"/>
          <w:rtl/>
        </w:rPr>
        <w:t xml:space="preserve"> ה' </w:t>
      </w:r>
      <w:r w:rsidRPr="00AC0CB1">
        <w:rPr>
          <w:rStyle w:val="af2"/>
          <w:rFonts w:hint="cs"/>
          <w:rtl/>
        </w:rPr>
        <w:t>יראה'</w:t>
      </w:r>
      <w:r w:rsidRPr="00AC0CB1">
        <w:rPr>
          <w:rStyle w:val="af2"/>
          <w:rtl/>
        </w:rPr>
        <w:t>,</w:t>
      </w:r>
    </w:p>
    <w:p w14:paraId="4D35533A" w14:textId="77777777" w:rsidR="00E8089F" w:rsidRPr="007435EB" w:rsidRDefault="00E8089F" w:rsidP="00E8089F">
      <w:pPr>
        <w:rPr>
          <w:rtl/>
        </w:rPr>
      </w:pPr>
      <w:r w:rsidRPr="007435EB">
        <w:rPr>
          <w:rtl/>
        </w:rPr>
        <w:tab/>
      </w:r>
      <w:r w:rsidRPr="007435EB">
        <w:rPr>
          <w:rtl/>
        </w:rPr>
        <w:tab/>
      </w:r>
      <w:r w:rsidRPr="007435EB">
        <w:rPr>
          <w:rtl/>
        </w:rPr>
        <w:tab/>
      </w:r>
      <w:r w:rsidRPr="007435EB">
        <w:rPr>
          <w:rFonts w:hint="cs"/>
          <w:rtl/>
        </w:rPr>
        <w:t>ולא</w:t>
      </w:r>
      <w:r w:rsidRPr="007435EB">
        <w:rPr>
          <w:rtl/>
        </w:rPr>
        <w:t xml:space="preserve"> </w:t>
      </w:r>
      <w:r w:rsidRPr="007435EB">
        <w:rPr>
          <w:rFonts w:hint="cs"/>
          <w:rtl/>
        </w:rPr>
        <w:t>כיצחק</w:t>
      </w:r>
      <w:r w:rsidRPr="007435EB">
        <w:rPr>
          <w:rtl/>
        </w:rPr>
        <w:t xml:space="preserve"> </w:t>
      </w:r>
      <w:r w:rsidRPr="007435EB">
        <w:rPr>
          <w:rFonts w:hint="cs"/>
          <w:rtl/>
        </w:rPr>
        <w:t>שכתוב</w:t>
      </w:r>
      <w:r w:rsidRPr="007435EB">
        <w:rPr>
          <w:rtl/>
        </w:rPr>
        <w:t xml:space="preserve"> </w:t>
      </w:r>
      <w:r w:rsidRPr="007435EB">
        <w:rPr>
          <w:rFonts w:hint="cs"/>
          <w:rtl/>
        </w:rPr>
        <w:t>בו</w:t>
      </w:r>
      <w:r w:rsidRPr="007435EB">
        <w:rPr>
          <w:rtl/>
        </w:rPr>
        <w:t xml:space="preserve"> </w:t>
      </w:r>
      <w:r w:rsidRPr="007435EB">
        <w:rPr>
          <w:rFonts w:hint="cs"/>
          <w:rtl/>
        </w:rPr>
        <w:t>שדה</w:t>
      </w:r>
      <w:r w:rsidRPr="007435EB">
        <w:rPr>
          <w:rtl/>
        </w:rPr>
        <w:t>,</w:t>
      </w:r>
      <w:r w:rsidRPr="00AC0CB1">
        <w:rPr>
          <w:rStyle w:val="af2"/>
          <w:rtl/>
        </w:rPr>
        <w:t xml:space="preserve"> </w:t>
      </w:r>
      <w:r w:rsidRPr="00AC0CB1">
        <w:rPr>
          <w:rStyle w:val="af2"/>
          <w:rFonts w:hint="cs"/>
          <w:rtl/>
        </w:rPr>
        <w:t>'ויצא</w:t>
      </w:r>
      <w:r w:rsidRPr="00AC0CB1">
        <w:rPr>
          <w:rStyle w:val="af2"/>
          <w:rtl/>
        </w:rPr>
        <w:t xml:space="preserve"> </w:t>
      </w:r>
      <w:r w:rsidRPr="00AC0CB1">
        <w:rPr>
          <w:rStyle w:val="af2"/>
          <w:rFonts w:hint="cs"/>
          <w:rtl/>
        </w:rPr>
        <w:t>יצחק</w:t>
      </w:r>
      <w:r w:rsidRPr="00AC0CB1">
        <w:rPr>
          <w:rStyle w:val="af2"/>
          <w:rtl/>
        </w:rPr>
        <w:t xml:space="preserve"> </w:t>
      </w:r>
      <w:r w:rsidRPr="00AC0CB1">
        <w:rPr>
          <w:rStyle w:val="af2"/>
          <w:rFonts w:hint="cs"/>
          <w:rtl/>
        </w:rPr>
        <w:t>לשוח</w:t>
      </w:r>
      <w:r w:rsidRPr="00AC0CB1">
        <w:rPr>
          <w:rStyle w:val="af2"/>
          <w:rtl/>
        </w:rPr>
        <w:t xml:space="preserve"> </w:t>
      </w:r>
      <w:r w:rsidRPr="00AC0CB1">
        <w:rPr>
          <w:rStyle w:val="af2"/>
          <w:rFonts w:hint="cs"/>
          <w:rtl/>
        </w:rPr>
        <w:t>בשדה'</w:t>
      </w:r>
      <w:r w:rsidRPr="00AC0CB1">
        <w:rPr>
          <w:rStyle w:val="af2"/>
          <w:rtl/>
        </w:rPr>
        <w:t>.</w:t>
      </w:r>
    </w:p>
    <w:p w14:paraId="11C6A819" w14:textId="77777777" w:rsidR="00E8089F" w:rsidRPr="007435EB" w:rsidRDefault="00E8089F" w:rsidP="00E8089F">
      <w:pPr>
        <w:rPr>
          <w:rtl/>
        </w:rPr>
      </w:pPr>
      <w:r w:rsidRPr="007435EB">
        <w:rPr>
          <w:rtl/>
        </w:rPr>
        <w:tab/>
      </w:r>
      <w:r w:rsidRPr="007435EB">
        <w:rPr>
          <w:rtl/>
        </w:rPr>
        <w:tab/>
      </w:r>
      <w:r w:rsidRPr="007435EB">
        <w:rPr>
          <w:rtl/>
        </w:rPr>
        <w:tab/>
      </w:r>
      <w:r w:rsidRPr="007435EB">
        <w:rPr>
          <w:rFonts w:hint="cs"/>
          <w:rtl/>
        </w:rPr>
        <w:t>אלא</w:t>
      </w:r>
      <w:r w:rsidRPr="007435EB">
        <w:rPr>
          <w:rtl/>
        </w:rPr>
        <w:t xml:space="preserve"> </w:t>
      </w:r>
      <w:r w:rsidRPr="007435EB">
        <w:rPr>
          <w:rFonts w:hint="cs"/>
          <w:rtl/>
        </w:rPr>
        <w:t>כיעקב</w:t>
      </w:r>
      <w:r w:rsidRPr="007435EB">
        <w:rPr>
          <w:rtl/>
        </w:rPr>
        <w:t xml:space="preserve"> </w:t>
      </w:r>
      <w:r w:rsidRPr="007435EB">
        <w:rPr>
          <w:rFonts w:hint="cs"/>
          <w:rtl/>
        </w:rPr>
        <w:t>שקראו</w:t>
      </w:r>
      <w:r w:rsidRPr="007435EB">
        <w:rPr>
          <w:rtl/>
        </w:rPr>
        <w:t xml:space="preserve"> </w:t>
      </w:r>
      <w:r w:rsidRPr="007435EB">
        <w:rPr>
          <w:rFonts w:hint="cs"/>
          <w:rtl/>
        </w:rPr>
        <w:t>בית</w:t>
      </w:r>
      <w:r w:rsidRPr="007435EB">
        <w:rPr>
          <w:rtl/>
        </w:rPr>
        <w:t xml:space="preserve">, </w:t>
      </w:r>
      <w:r w:rsidRPr="007435EB">
        <w:rPr>
          <w:rFonts w:hint="cs"/>
          <w:rtl/>
        </w:rPr>
        <w:t>שנא</w:t>
      </w:r>
      <w:r w:rsidRPr="007435EB">
        <w:rPr>
          <w:rtl/>
        </w:rPr>
        <w:t>'</w:t>
      </w:r>
      <w:r w:rsidRPr="00AC0CB1">
        <w:rPr>
          <w:rStyle w:val="af2"/>
          <w:rtl/>
        </w:rPr>
        <w:t xml:space="preserve"> </w:t>
      </w:r>
      <w:r w:rsidRPr="00AC0CB1">
        <w:rPr>
          <w:rStyle w:val="af2"/>
          <w:rFonts w:hint="cs"/>
          <w:rtl/>
        </w:rPr>
        <w:t>'ויקרא</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שם</w:t>
      </w:r>
      <w:r w:rsidRPr="00AC0CB1">
        <w:rPr>
          <w:rStyle w:val="af2"/>
          <w:rtl/>
        </w:rPr>
        <w:t xml:space="preserve"> </w:t>
      </w:r>
      <w:r w:rsidRPr="00AC0CB1">
        <w:rPr>
          <w:rStyle w:val="af2"/>
          <w:rFonts w:hint="cs"/>
          <w:rtl/>
        </w:rPr>
        <w:t>המקום</w:t>
      </w:r>
      <w:r w:rsidRPr="00AC0CB1">
        <w:rPr>
          <w:rStyle w:val="af2"/>
          <w:rtl/>
        </w:rPr>
        <w:t xml:space="preserve"> </w:t>
      </w:r>
      <w:r w:rsidRPr="00AC0CB1">
        <w:rPr>
          <w:rStyle w:val="af2"/>
          <w:rFonts w:hint="cs"/>
          <w:rtl/>
        </w:rPr>
        <w:t>ההוא</w:t>
      </w:r>
      <w:r w:rsidRPr="00AC0CB1">
        <w:rPr>
          <w:rStyle w:val="af2"/>
          <w:rtl/>
        </w:rPr>
        <w:t xml:space="preserve"> </w:t>
      </w:r>
      <w:r w:rsidRPr="00AC0CB1">
        <w:rPr>
          <w:rStyle w:val="af2"/>
          <w:rFonts w:hint="cs"/>
          <w:rtl/>
        </w:rPr>
        <w:t>בית</w:t>
      </w:r>
      <w:r w:rsidRPr="00AC0CB1">
        <w:rPr>
          <w:rStyle w:val="af2"/>
          <w:rtl/>
        </w:rPr>
        <w:t xml:space="preserve"> </w:t>
      </w:r>
      <w:r w:rsidRPr="00AC0CB1">
        <w:rPr>
          <w:rStyle w:val="af2"/>
          <w:rFonts w:hint="cs"/>
          <w:rtl/>
        </w:rPr>
        <w:t>אל'</w:t>
      </w:r>
      <w:r w:rsidRPr="00AC0CB1">
        <w:rPr>
          <w:rStyle w:val="af2"/>
          <w:rtl/>
        </w:rPr>
        <w:t>.</w:t>
      </w:r>
    </w:p>
    <w:p w14:paraId="0D2B7A43" w14:textId="72B9426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Fonts w:hint="cs"/>
          <w:rtl/>
          <w:rPrChange w:id="10968" w:author="מנוע אמוראים" w:date="2026-10-05T16:42:03Z">
            <w:rPr>
              <w:rFonts w:hint="cs"/>
              <w:rtl/>
            </w:rPr>
          </w:rPrChange>
        </w:rPr>
        <w:t xml:space="preserve">ארי</w:t>
      </w:r>
      <w:r>
        <w:rPr>
          <w:rStyle w:val="affffd"/>
          <w:rtl/>
          <w:rPrChange w:id="10969" w:author="מנוע אמוראים" w:date="2026-10-05T16:42:03Z">
            <w:rPr>
              <w:rtl/>
            </w:rPr>
          </w:rPrChange>
        </w:rPr>
        <w:t xml:space="preserve">"</w:t>
      </w:r>
      <w:r>
        <w:rPr>
          <w:rStyle w:val="affffd"/>
          <w:rFonts w:hint="cs"/>
          <w:rtl/>
          <w:rPrChange w:id="10970" w:author="מנוע אמוראים" w:date="2026-10-05T16:42:03Z">
            <w:rPr>
              <w:rFonts w:hint="cs"/>
              <w:rtl/>
            </w:rPr>
          </w:rPrChange>
        </w:rPr>
        <w:t xml:space="preserve">ו</w:t>
      </w:r>
      <w:r w:rsidR="00E8089F" w:rsidRPr="007435EB">
        <w:rPr>
          <w:rtl/>
        </w:rPr>
        <w:t xml:space="preserve">: </w:t>
      </w:r>
      <w:r w:rsidR="00E8089F" w:rsidRPr="007435EB">
        <w:rPr>
          <w:rFonts w:hint="cs"/>
          <w:rtl/>
        </w:rPr>
        <w:t>גדול</w:t>
      </w:r>
      <w:r w:rsidR="00E8089F" w:rsidRPr="007435EB">
        <w:rPr>
          <w:rtl/>
        </w:rPr>
        <w:t xml:space="preserve"> </w:t>
      </w:r>
      <w:r w:rsidR="00E8089F" w:rsidRPr="007435EB">
        <w:rPr>
          <w:rFonts w:hint="cs"/>
          <w:rtl/>
        </w:rPr>
        <w:t>קבוץ</w:t>
      </w:r>
      <w:r w:rsidR="00E8089F" w:rsidRPr="007435EB">
        <w:rPr>
          <w:rtl/>
        </w:rPr>
        <w:t xml:space="preserve"> </w:t>
      </w:r>
      <w:r w:rsidR="00E8089F" w:rsidRPr="007435EB">
        <w:rPr>
          <w:rFonts w:hint="cs"/>
          <w:rtl/>
        </w:rPr>
        <w:t>גליות</w:t>
      </w:r>
      <w:r w:rsidR="00E8089F" w:rsidRPr="007435EB">
        <w:rPr>
          <w:rtl/>
        </w:rPr>
        <w:t xml:space="preserve"> </w:t>
      </w:r>
      <w:r w:rsidR="00E8089F" w:rsidRPr="007435EB">
        <w:rPr>
          <w:rFonts w:hint="cs"/>
          <w:rtl/>
        </w:rPr>
        <w:t>כיום</w:t>
      </w:r>
      <w:r w:rsidR="00E8089F" w:rsidRPr="007435EB">
        <w:rPr>
          <w:rtl/>
        </w:rPr>
        <w:t xml:space="preserve"> </w:t>
      </w:r>
      <w:r w:rsidR="00E8089F" w:rsidRPr="007435EB">
        <w:rPr>
          <w:rFonts w:hint="cs"/>
          <w:rtl/>
        </w:rPr>
        <w:t>שנבראו</w:t>
      </w:r>
      <w:r w:rsidR="00E8089F" w:rsidRPr="007435EB">
        <w:rPr>
          <w:rtl/>
        </w:rPr>
        <w:t xml:space="preserve"> </w:t>
      </w:r>
      <w:r w:rsidR="00E8089F" w:rsidRPr="007435EB">
        <w:rPr>
          <w:rFonts w:hint="cs"/>
          <w:rtl/>
        </w:rPr>
        <w:t>בו</w:t>
      </w:r>
      <w:r w:rsidR="00E8089F" w:rsidRPr="007435EB">
        <w:rPr>
          <w:rtl/>
        </w:rPr>
        <w:t xml:space="preserve"> </w:t>
      </w:r>
      <w:r w:rsidR="00E8089F" w:rsidRPr="007435EB">
        <w:rPr>
          <w:rFonts w:hint="cs"/>
          <w:rtl/>
        </w:rPr>
        <w:t>שמים</w:t>
      </w:r>
      <w:r w:rsidR="00E8089F" w:rsidRPr="007435EB">
        <w:rPr>
          <w:rtl/>
        </w:rPr>
        <w:t xml:space="preserve"> </w:t>
      </w:r>
      <w:r w:rsidR="00E8089F" w:rsidRPr="007435EB">
        <w:rPr>
          <w:rFonts w:hint="cs"/>
          <w:rtl/>
        </w:rPr>
        <w:t>וארץ</w:t>
      </w:r>
      <w:r w:rsidR="00E8089F" w:rsidRPr="007435EB">
        <w:rPr>
          <w:rtl/>
        </w:rPr>
        <w:t xml:space="preserve">, </w:t>
      </w:r>
      <w:r w:rsidR="00E8089F" w:rsidRPr="007435EB">
        <w:rPr>
          <w:rFonts w:hint="cs"/>
          <w:rtl/>
        </w:rPr>
        <w:t>שנא</w:t>
      </w:r>
      <w:r w:rsidR="00E8089F" w:rsidRPr="007435EB">
        <w:rPr>
          <w:rtl/>
        </w:rPr>
        <w:t>'</w:t>
      </w:r>
      <w:r w:rsidR="00E8089F" w:rsidRPr="00AC0CB1">
        <w:rPr>
          <w:rStyle w:val="af2"/>
          <w:rFonts w:hint="cs"/>
          <w:rtl/>
        </w:rPr>
        <w:t xml:space="preserve"> 'ונקבצו</w:t>
      </w:r>
      <w:r w:rsidR="00E8089F" w:rsidRPr="00AC0CB1">
        <w:rPr>
          <w:rStyle w:val="af2"/>
          <w:rtl/>
        </w:rPr>
        <w:t xml:space="preserve"> </w:t>
      </w:r>
      <w:r w:rsidR="00E8089F" w:rsidRPr="00AC0CB1">
        <w:rPr>
          <w:rStyle w:val="af2"/>
          <w:rFonts w:hint="cs"/>
          <w:rtl/>
        </w:rPr>
        <w:t>בני</w:t>
      </w:r>
      <w:r w:rsidR="00E8089F" w:rsidRPr="00AC0CB1">
        <w:rPr>
          <w:rStyle w:val="af2"/>
          <w:rtl/>
        </w:rPr>
        <w:t xml:space="preserve"> </w:t>
      </w:r>
      <w:r w:rsidR="00E8089F" w:rsidRPr="00AC0CB1">
        <w:rPr>
          <w:rStyle w:val="af2"/>
          <w:rFonts w:hint="cs"/>
          <w:rtl/>
        </w:rPr>
        <w:t>יהודה</w:t>
      </w:r>
      <w:r w:rsidR="00E8089F" w:rsidRPr="00AC0CB1">
        <w:rPr>
          <w:rStyle w:val="af2"/>
          <w:rtl/>
        </w:rPr>
        <w:t xml:space="preserve"> </w:t>
      </w:r>
      <w:r w:rsidR="00E8089F" w:rsidRPr="00AC0CB1">
        <w:rPr>
          <w:rStyle w:val="af2"/>
          <w:rFonts w:hint="cs"/>
          <w:rtl/>
        </w:rPr>
        <w:t>ובני</w:t>
      </w:r>
      <w:r w:rsidR="00E8089F" w:rsidRPr="00AC0CB1">
        <w:rPr>
          <w:rStyle w:val="af2"/>
          <w:rtl/>
        </w:rPr>
        <w:t xml:space="preserve"> </w:t>
      </w:r>
      <w:r w:rsidR="00E8089F" w:rsidRPr="00AC0CB1">
        <w:rPr>
          <w:rStyle w:val="af2"/>
          <w:rFonts w:hint="cs"/>
          <w:rtl/>
        </w:rPr>
        <w:t>ישראל</w:t>
      </w:r>
      <w:r w:rsidR="00E8089F" w:rsidRPr="00AC0CB1">
        <w:rPr>
          <w:rStyle w:val="af2"/>
          <w:rtl/>
        </w:rPr>
        <w:t xml:space="preserve"> </w:t>
      </w:r>
      <w:r w:rsidR="00E8089F" w:rsidRPr="00AC0CB1">
        <w:rPr>
          <w:rStyle w:val="af2"/>
          <w:rFonts w:hint="cs"/>
          <w:rtl/>
        </w:rPr>
        <w:t>יחדו</w:t>
      </w:r>
      <w:r w:rsidR="00E8089F" w:rsidRPr="00AC0CB1">
        <w:rPr>
          <w:rStyle w:val="af2"/>
          <w:rtl/>
        </w:rPr>
        <w:t xml:space="preserve"> </w:t>
      </w:r>
      <w:r w:rsidR="00E8089F" w:rsidRPr="00AC0CB1">
        <w:rPr>
          <w:rStyle w:val="af2"/>
          <w:rFonts w:hint="cs"/>
          <w:rtl/>
        </w:rPr>
        <w:t>ושמו</w:t>
      </w:r>
      <w:r w:rsidR="00E8089F" w:rsidRPr="00AC0CB1">
        <w:rPr>
          <w:rStyle w:val="af2"/>
          <w:rtl/>
        </w:rPr>
        <w:t xml:space="preserve"> </w:t>
      </w:r>
      <w:r w:rsidR="00E8089F" w:rsidRPr="00AC0CB1">
        <w:rPr>
          <w:rStyle w:val="af2"/>
          <w:rFonts w:hint="cs"/>
          <w:rtl/>
        </w:rPr>
        <w:t>להם</w:t>
      </w:r>
      <w:r w:rsidR="00E8089F" w:rsidRPr="00AC0CB1">
        <w:rPr>
          <w:rStyle w:val="af2"/>
          <w:rtl/>
        </w:rPr>
        <w:t xml:space="preserve"> </w:t>
      </w:r>
      <w:r w:rsidR="00E8089F" w:rsidRPr="00AC0CB1">
        <w:rPr>
          <w:rStyle w:val="af2"/>
          <w:rFonts w:hint="cs"/>
          <w:rtl/>
        </w:rPr>
        <w:t>ראש</w:t>
      </w:r>
      <w:r w:rsidR="00E8089F" w:rsidRPr="00AC0CB1">
        <w:rPr>
          <w:rStyle w:val="af2"/>
          <w:rtl/>
        </w:rPr>
        <w:t xml:space="preserve"> </w:t>
      </w:r>
      <w:r w:rsidR="00E8089F" w:rsidRPr="00AC0CB1">
        <w:rPr>
          <w:rStyle w:val="af2"/>
          <w:rFonts w:hint="cs"/>
          <w:rtl/>
        </w:rPr>
        <w:t>אחד</w:t>
      </w:r>
      <w:r w:rsidR="00E8089F" w:rsidRPr="00AC0CB1">
        <w:rPr>
          <w:rStyle w:val="af2"/>
          <w:rtl/>
        </w:rPr>
        <w:t xml:space="preserve"> </w:t>
      </w:r>
      <w:r w:rsidR="00E8089F" w:rsidRPr="00AC0CB1">
        <w:rPr>
          <w:rStyle w:val="af2"/>
          <w:rFonts w:hint="cs"/>
          <w:rtl/>
        </w:rPr>
        <w:t>ועלו</w:t>
      </w:r>
      <w:r w:rsidR="00E8089F" w:rsidRPr="00AC0CB1">
        <w:rPr>
          <w:rStyle w:val="af2"/>
          <w:rtl/>
        </w:rPr>
        <w:t xml:space="preserve"> </w:t>
      </w:r>
      <w:r w:rsidR="00E8089F" w:rsidRPr="00AC0CB1">
        <w:rPr>
          <w:rStyle w:val="af2"/>
          <w:rFonts w:hint="cs"/>
          <w:rtl/>
        </w:rPr>
        <w:t>מן</w:t>
      </w:r>
      <w:r w:rsidR="00E8089F" w:rsidRPr="00AC0CB1">
        <w:rPr>
          <w:rStyle w:val="af2"/>
          <w:rtl/>
        </w:rPr>
        <w:t xml:space="preserve"> </w:t>
      </w:r>
      <w:r w:rsidR="00E8089F" w:rsidRPr="00AC0CB1">
        <w:rPr>
          <w:rStyle w:val="af2"/>
          <w:rFonts w:hint="cs"/>
          <w:rtl/>
        </w:rPr>
        <w:t>הארץ</w:t>
      </w:r>
      <w:r w:rsidR="00E8089F" w:rsidRPr="00AC0CB1">
        <w:rPr>
          <w:rStyle w:val="af2"/>
          <w:rtl/>
        </w:rPr>
        <w:t xml:space="preserve"> </w:t>
      </w:r>
      <w:r w:rsidR="00E8089F" w:rsidRPr="00AC0CB1">
        <w:rPr>
          <w:rStyle w:val="af2"/>
          <w:rFonts w:hint="cs"/>
          <w:rtl/>
        </w:rPr>
        <w:t>כי</w:t>
      </w:r>
      <w:r w:rsidR="00E8089F" w:rsidRPr="00AC0CB1">
        <w:rPr>
          <w:rStyle w:val="af2"/>
          <w:rtl/>
        </w:rPr>
        <w:t xml:space="preserve"> </w:t>
      </w:r>
      <w:r w:rsidR="00E8089F" w:rsidRPr="00AC0CB1">
        <w:rPr>
          <w:rStyle w:val="af2"/>
          <w:rFonts w:hint="cs"/>
          <w:rtl/>
        </w:rPr>
        <w:t>גדול</w:t>
      </w:r>
      <w:r w:rsidR="00E8089F" w:rsidRPr="00AC0CB1">
        <w:rPr>
          <w:rStyle w:val="af2"/>
          <w:rtl/>
        </w:rPr>
        <w:t xml:space="preserve"> </w:t>
      </w:r>
      <w:r w:rsidR="00E8089F" w:rsidRPr="00AC0CB1">
        <w:rPr>
          <w:rStyle w:val="af2"/>
          <w:rFonts w:hint="cs"/>
          <w:rtl/>
        </w:rPr>
        <w:t>יום</w:t>
      </w:r>
      <w:r w:rsidR="00E8089F" w:rsidRPr="00AC0CB1">
        <w:rPr>
          <w:rStyle w:val="af2"/>
          <w:rtl/>
        </w:rPr>
        <w:t xml:space="preserve"> </w:t>
      </w:r>
      <w:r w:rsidR="00E8089F" w:rsidRPr="00AC0CB1">
        <w:rPr>
          <w:rStyle w:val="af2"/>
          <w:rFonts w:hint="cs"/>
          <w:rtl/>
        </w:rPr>
        <w:t>יזרעאל'</w:t>
      </w:r>
      <w:r w:rsidR="00E8089F" w:rsidRPr="00AC0CB1">
        <w:rPr>
          <w:rStyle w:val="af2"/>
          <w:rtl/>
        </w:rPr>
        <w:t>,</w:t>
      </w:r>
      <w:r w:rsidR="00E8089F" w:rsidRPr="007435EB">
        <w:rPr>
          <w:rtl/>
        </w:rPr>
        <w:t xml:space="preserve"> </w:t>
      </w:r>
      <w:r w:rsidR="00E8089F" w:rsidRPr="007435EB">
        <w:rPr>
          <w:rFonts w:hint="cs"/>
          <w:rtl/>
        </w:rPr>
        <w:t>וכתיב</w:t>
      </w:r>
      <w:r w:rsidR="00E8089F" w:rsidRPr="00AC0CB1">
        <w:rPr>
          <w:rStyle w:val="af2"/>
          <w:rtl/>
        </w:rPr>
        <w:t xml:space="preserve"> </w:t>
      </w:r>
      <w:r w:rsidR="00E8089F" w:rsidRPr="00AC0CB1">
        <w:rPr>
          <w:rStyle w:val="af2"/>
          <w:rFonts w:hint="cs"/>
          <w:rtl/>
        </w:rPr>
        <w:t>'ויהי</w:t>
      </w:r>
      <w:r w:rsidR="00E8089F" w:rsidRPr="00AC0CB1">
        <w:rPr>
          <w:rStyle w:val="af2"/>
          <w:rtl/>
        </w:rPr>
        <w:t xml:space="preserve"> </w:t>
      </w:r>
      <w:r w:rsidR="00E8089F" w:rsidRPr="00AC0CB1">
        <w:rPr>
          <w:rStyle w:val="af2"/>
          <w:rFonts w:hint="cs"/>
          <w:rtl/>
        </w:rPr>
        <w:t>ערב</w:t>
      </w:r>
      <w:r w:rsidR="00E8089F" w:rsidRPr="00AC0CB1">
        <w:rPr>
          <w:rStyle w:val="af2"/>
          <w:rtl/>
        </w:rPr>
        <w:t xml:space="preserve"> </w:t>
      </w:r>
      <w:r w:rsidR="00E8089F" w:rsidRPr="00AC0CB1">
        <w:rPr>
          <w:rStyle w:val="af2"/>
          <w:rFonts w:hint="cs"/>
          <w:rtl/>
        </w:rPr>
        <w:t>ויהי</w:t>
      </w:r>
      <w:r w:rsidR="00E8089F" w:rsidRPr="00AC0CB1">
        <w:rPr>
          <w:rStyle w:val="af2"/>
          <w:rtl/>
        </w:rPr>
        <w:t xml:space="preserve"> </w:t>
      </w:r>
      <w:r w:rsidR="00E8089F" w:rsidRPr="00AC0CB1">
        <w:rPr>
          <w:rStyle w:val="af2"/>
          <w:rFonts w:hint="cs"/>
          <w:rtl/>
        </w:rPr>
        <w:t>בקר</w:t>
      </w:r>
      <w:r w:rsidR="00E8089F" w:rsidRPr="00AC0CB1">
        <w:rPr>
          <w:rStyle w:val="af2"/>
          <w:rtl/>
        </w:rPr>
        <w:t xml:space="preserve"> </w:t>
      </w:r>
      <w:r w:rsidR="00E8089F" w:rsidRPr="00AC0CB1">
        <w:rPr>
          <w:rStyle w:val="af2"/>
          <w:rFonts w:hint="cs"/>
          <w:rtl/>
        </w:rPr>
        <w:t>יום</w:t>
      </w:r>
      <w:r w:rsidR="00E8089F" w:rsidRPr="00AC0CB1">
        <w:rPr>
          <w:rStyle w:val="af2"/>
          <w:rtl/>
        </w:rPr>
        <w:t xml:space="preserve"> </w:t>
      </w:r>
      <w:r w:rsidR="00E8089F" w:rsidRPr="00AC0CB1">
        <w:rPr>
          <w:rStyle w:val="af2"/>
          <w:rFonts w:hint="cs"/>
          <w:rtl/>
        </w:rPr>
        <w:t>אחד'</w:t>
      </w:r>
      <w:r w:rsidR="00E8089F" w:rsidRPr="00AC0CB1">
        <w:rPr>
          <w:rStyle w:val="af2"/>
          <w:rtl/>
        </w:rPr>
        <w:t>.</w:t>
      </w:r>
    </w:p>
    <w:p w14:paraId="57FE1223" w14:textId="743BFFC7" w:rsidR="00E8089F" w:rsidRPr="007435EB" w:rsidRDefault="00F47631" w:rsidP="00F47631">
      <w:pPr>
        <w:pStyle w:val="affd"/>
        <w:rPr>
          <w:bCs/>
          <w:rtl/>
        </w:rPr>
      </w:pPr>
      <w:r>
        <w:rPr>
          <w:rFonts w:hint="cs"/>
          <w:rtl/>
        </w:rPr>
        <w:t>***</w:t>
      </w:r>
    </w:p>
    <w:p w14:paraId="490AB297" w14:textId="77777777" w:rsidR="00E8089F" w:rsidRPr="005C3FF1" w:rsidRDefault="00E8089F" w:rsidP="009A151F">
      <w:pPr>
        <w:rPr>
          <w:rStyle w:val="afffa"/>
          <w:rtl/>
        </w:rPr>
      </w:pPr>
      <w:r w:rsidRPr="005C3FF1">
        <w:rPr>
          <w:rStyle w:val="afffa"/>
          <w:rFonts w:hint="cs"/>
          <w:rtl/>
        </w:rPr>
        <w:t>יתום</w:t>
      </w:r>
      <w:r w:rsidRPr="005C3FF1">
        <w:rPr>
          <w:rStyle w:val="afffa"/>
          <w:rtl/>
        </w:rPr>
        <w:t xml:space="preserve"> </w:t>
      </w:r>
      <w:r w:rsidRPr="005C3FF1">
        <w:rPr>
          <w:rStyle w:val="afffa"/>
          <w:rFonts w:hint="cs"/>
          <w:rtl/>
        </w:rPr>
        <w:t>ששחטו</w:t>
      </w:r>
      <w:r w:rsidRPr="005C3FF1">
        <w:rPr>
          <w:rStyle w:val="afffa"/>
          <w:rtl/>
        </w:rPr>
        <w:t xml:space="preserve"> </w:t>
      </w:r>
      <w:r w:rsidRPr="005C3FF1">
        <w:rPr>
          <w:rStyle w:val="afffa"/>
          <w:rFonts w:hint="cs"/>
          <w:rtl/>
        </w:rPr>
        <w:t>עליו</w:t>
      </w:r>
      <w:r w:rsidRPr="005C3FF1">
        <w:rPr>
          <w:rStyle w:val="afffa"/>
          <w:rtl/>
        </w:rPr>
        <w:t xml:space="preserve"> </w:t>
      </w:r>
      <w:r w:rsidRPr="005C3FF1">
        <w:rPr>
          <w:rStyle w:val="afffa"/>
          <w:rFonts w:hint="cs"/>
          <w:rtl/>
        </w:rPr>
        <w:t>אפוטרופסין</w:t>
      </w:r>
      <w:r w:rsidRPr="005C3FF1">
        <w:rPr>
          <w:rStyle w:val="afffa"/>
          <w:rtl/>
        </w:rPr>
        <w:t xml:space="preserve"> </w:t>
      </w:r>
      <w:r w:rsidRPr="005C3FF1">
        <w:rPr>
          <w:rStyle w:val="afffa"/>
          <w:rFonts w:hint="cs"/>
          <w:rtl/>
        </w:rPr>
        <w:t>וכו</w:t>
      </w:r>
      <w:r w:rsidRPr="005C3FF1">
        <w:rPr>
          <w:rStyle w:val="afffa"/>
          <w:rtl/>
        </w:rPr>
        <w:t>'.</w:t>
      </w:r>
    </w:p>
    <w:p w14:paraId="3A721795" w14:textId="77777777" w:rsidR="00E8089F" w:rsidRPr="007435EB" w:rsidRDefault="00E8089F" w:rsidP="00E8089F">
      <w:pPr>
        <w:rPr>
          <w:rtl/>
        </w:rPr>
      </w:pPr>
      <w:r w:rsidRPr="007435EB">
        <w:rPr>
          <w:rFonts w:ascii="Fb Fontext" w:hAnsi="Fb Fontext" w:hint="cs"/>
          <w:rtl/>
        </w:rPr>
        <w:t>אין להוכיח דיש</w:t>
      </w:r>
      <w:r w:rsidRPr="007435EB">
        <w:rPr>
          <w:rFonts w:ascii="Fb Fontext" w:hAnsi="Fb Fontext"/>
          <w:rtl/>
        </w:rPr>
        <w:t xml:space="preserve"> </w:t>
      </w:r>
      <w:r w:rsidRPr="007435EB">
        <w:rPr>
          <w:rFonts w:ascii="Fb Fontext" w:hAnsi="Fb Fontext" w:hint="cs"/>
          <w:rtl/>
        </w:rPr>
        <w:t>ברירה</w:t>
      </w:r>
      <w:r w:rsidRPr="007435EB">
        <w:rPr>
          <w:rFonts w:ascii="Fb Fontext" w:hAnsi="Fb Fontext"/>
          <w:rtl/>
        </w:rPr>
        <w:t xml:space="preserve">! </w:t>
      </w:r>
      <w:r w:rsidRPr="007435EB">
        <w:rPr>
          <w:rFonts w:ascii="Fb Fontext" w:hAnsi="Fb Fontext"/>
          <w:rtl/>
        </w:rPr>
        <w:tab/>
      </w:r>
      <w:r w:rsidRPr="007435EB">
        <w:rPr>
          <w:rFonts w:ascii="Fb Fontext" w:hAnsi="Fb Fontext" w:hint="cs"/>
          <w:rtl/>
        </w:rPr>
        <w:t>דא</w:t>
      </w:r>
      <w:r w:rsidRPr="007435EB">
        <w:rPr>
          <w:rFonts w:ascii="Fb Fontext" w:hAnsi="Fb Fontext"/>
          <w:rtl/>
        </w:rPr>
        <w:t>"</w:t>
      </w:r>
      <w:r w:rsidRPr="007435EB">
        <w:rPr>
          <w:rFonts w:ascii="Fb Fontext" w:hAnsi="Fb Fontext" w:hint="cs"/>
          <w:rtl/>
        </w:rPr>
        <w:t>ר</w:t>
      </w:r>
      <w:r w:rsidRPr="007435EB">
        <w:rPr>
          <w:rFonts w:ascii="Fb Fontext" w:hAnsi="Fb Fontext"/>
          <w:rtl/>
        </w:rPr>
        <w:t xml:space="preserve"> </w:t>
      </w:r>
      <w:r w:rsidRPr="007435EB">
        <w:rPr>
          <w:rFonts w:ascii="Fb Fontext" w:hAnsi="Fb Fontext" w:hint="cs"/>
          <w:rtl/>
        </w:rPr>
        <w:t>זירא</w:t>
      </w:r>
      <w:r w:rsidRPr="007435EB">
        <w:rPr>
          <w:rFonts w:ascii="Fb Fontext" w:hAnsi="Fb Fontext"/>
          <w:rtl/>
        </w:rPr>
        <w:t>:</w:t>
      </w:r>
      <w:r w:rsidRPr="00AC0CB1">
        <w:rPr>
          <w:rStyle w:val="af2"/>
          <w:rtl/>
        </w:rPr>
        <w:t xml:space="preserve"> </w:t>
      </w:r>
      <w:r w:rsidRPr="00AC0CB1">
        <w:rPr>
          <w:rStyle w:val="af2"/>
          <w:rFonts w:hint="cs"/>
          <w:rtl/>
        </w:rPr>
        <w:t>'שה</w:t>
      </w:r>
      <w:r w:rsidRPr="00AC0CB1">
        <w:rPr>
          <w:rStyle w:val="af2"/>
          <w:rtl/>
        </w:rPr>
        <w:t xml:space="preserve"> </w:t>
      </w:r>
      <w:r w:rsidRPr="00AC0CB1">
        <w:rPr>
          <w:rStyle w:val="af2"/>
          <w:rFonts w:hint="cs"/>
          <w:rtl/>
        </w:rPr>
        <w:t>לבית'</w:t>
      </w:r>
      <w:r w:rsidRPr="00AC0CB1">
        <w:rPr>
          <w:rStyle w:val="af2"/>
          <w:rtl/>
        </w:rPr>
        <w:t xml:space="preserve"> </w:t>
      </w:r>
      <w:r w:rsidRPr="007435EB">
        <w:rPr>
          <w:rFonts w:ascii="Fb Fontext" w:hAnsi="Fb Fontext" w:hint="cs"/>
          <w:rtl/>
        </w:rPr>
        <w:t>מכל</w:t>
      </w:r>
      <w:r w:rsidRPr="007435EB">
        <w:rPr>
          <w:rFonts w:ascii="Fb Fontext" w:hAnsi="Fb Fontext"/>
          <w:rtl/>
        </w:rPr>
        <w:t xml:space="preserve"> </w:t>
      </w:r>
      <w:r w:rsidRPr="007435EB">
        <w:rPr>
          <w:rFonts w:ascii="Fb Fontext" w:hAnsi="Fb Fontext" w:hint="cs"/>
          <w:rtl/>
        </w:rPr>
        <w:t>מקום</w:t>
      </w:r>
      <w:r w:rsidRPr="007435EB">
        <w:rPr>
          <w:rFonts w:ascii="Fb Fontext" w:hAnsi="Fb Fontext"/>
          <w:rtl/>
        </w:rPr>
        <w:t>.</w:t>
      </w:r>
    </w:p>
    <w:p w14:paraId="45FF88F8" w14:textId="6ACD8D1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ת</w:t>
      </w:r>
      <w:r w:rsidR="00E8089F" w:rsidRPr="007435EB">
        <w:rPr>
          <w:rtl/>
        </w:rPr>
        <w:t>"</w:t>
      </w:r>
      <w:r w:rsidR="00E8089F" w:rsidRPr="007435EB">
        <w:rPr>
          <w:rFonts w:hint="cs"/>
          <w:rtl/>
        </w:rPr>
        <w:t>ר</w:t>
      </w:r>
      <w:r w:rsidR="00E8089F" w:rsidRPr="007435EB">
        <w:rPr>
          <w:rtl/>
        </w:rPr>
        <w:t>:</w:t>
      </w:r>
      <w:r w:rsidR="00E8089F" w:rsidRPr="00AC0CB1">
        <w:rPr>
          <w:rStyle w:val="af2"/>
          <w:rtl/>
        </w:rPr>
        <w:t xml:space="preserve"> </w:t>
      </w:r>
      <w:r w:rsidR="00E8089F" w:rsidRPr="00AC0CB1">
        <w:rPr>
          <w:rStyle w:val="af2"/>
          <w:rFonts w:hint="cs"/>
          <w:rtl/>
        </w:rPr>
        <w:t>'שה</w:t>
      </w:r>
      <w:r w:rsidR="00E8089F" w:rsidRPr="00AC0CB1">
        <w:rPr>
          <w:rStyle w:val="af2"/>
          <w:rtl/>
        </w:rPr>
        <w:t xml:space="preserve"> </w:t>
      </w:r>
      <w:r w:rsidR="00E8089F" w:rsidRPr="00AC0CB1">
        <w:rPr>
          <w:rStyle w:val="af2"/>
          <w:rFonts w:hint="cs"/>
          <w:rtl/>
        </w:rPr>
        <w:t>לבית'</w:t>
      </w:r>
      <w:r w:rsidR="00E8089F" w:rsidRPr="00AC0CB1">
        <w:rPr>
          <w:rStyle w:val="af2"/>
          <w:rtl/>
        </w:rPr>
        <w:t xml:space="preserve"> </w:t>
      </w:r>
      <w:r w:rsidR="00E8089F" w:rsidRPr="007435EB">
        <w:rPr>
          <w:rFonts w:hint="cs"/>
          <w:rtl/>
        </w:rPr>
        <w:t>מלמד</w:t>
      </w:r>
      <w:r w:rsidR="00E8089F" w:rsidRPr="007435EB">
        <w:rPr>
          <w:rtl/>
        </w:rPr>
        <w:t xml:space="preserve"> </w:t>
      </w:r>
      <w:r w:rsidR="00E8089F" w:rsidRPr="007435EB">
        <w:rPr>
          <w:rFonts w:hint="cs"/>
          <w:rtl/>
        </w:rPr>
        <w:t>שאדם</w:t>
      </w:r>
      <w:r w:rsidR="00E8089F" w:rsidRPr="007435EB">
        <w:rPr>
          <w:rtl/>
        </w:rPr>
        <w:t xml:space="preserve"> </w:t>
      </w:r>
      <w:r w:rsidR="00E8089F" w:rsidRPr="007435EB">
        <w:rPr>
          <w:rFonts w:hint="cs"/>
          <w:rtl/>
        </w:rPr>
        <w:t>מביא</w:t>
      </w:r>
      <w:r w:rsidR="00E8089F" w:rsidRPr="007435EB">
        <w:rPr>
          <w:rtl/>
        </w:rPr>
        <w:t xml:space="preserve"> </w:t>
      </w:r>
      <w:r w:rsidR="00E8089F" w:rsidRPr="007435EB">
        <w:rPr>
          <w:rFonts w:hint="cs"/>
          <w:rtl/>
        </w:rPr>
        <w:t>ושוחט</w:t>
      </w:r>
      <w:r w:rsidR="00E8089F" w:rsidRPr="007435EB">
        <w:rPr>
          <w:rtl/>
        </w:rPr>
        <w:t xml:space="preserve"> </w:t>
      </w:r>
      <w:r w:rsidR="00E8089F" w:rsidRPr="007435EB">
        <w:rPr>
          <w:rFonts w:hint="cs"/>
          <w:rtl/>
        </w:rPr>
        <w:t>על</w:t>
      </w:r>
      <w:r w:rsidR="00E8089F" w:rsidRPr="007435EB">
        <w:rPr>
          <w:rtl/>
        </w:rPr>
        <w:t xml:space="preserve"> </w:t>
      </w:r>
      <w:r w:rsidR="00E8089F" w:rsidRPr="007435EB">
        <w:rPr>
          <w:rFonts w:hint="cs"/>
          <w:rtl/>
        </w:rPr>
        <w:t>ידי</w:t>
      </w:r>
      <w:r w:rsidR="00E8089F" w:rsidRPr="007435EB">
        <w:rPr>
          <w:rtl/>
        </w:rPr>
        <w:t xml:space="preserve"> </w:t>
      </w:r>
      <w:r w:rsidR="00E8089F" w:rsidRPr="007435EB">
        <w:rPr>
          <w:rFonts w:hint="cs"/>
          <w:rtl/>
        </w:rPr>
        <w:t>בנו</w:t>
      </w:r>
      <w:r w:rsidR="00E8089F" w:rsidRPr="007435EB">
        <w:rPr>
          <w:rtl/>
        </w:rPr>
        <w:t xml:space="preserve"> </w:t>
      </w:r>
      <w:r w:rsidR="00E8089F" w:rsidRPr="007435EB">
        <w:rPr>
          <w:rFonts w:hint="cs"/>
          <w:rtl/>
        </w:rPr>
        <w:t>ובתו</w:t>
      </w:r>
      <w:r w:rsidR="00E8089F" w:rsidRPr="007435EB">
        <w:rPr>
          <w:rtl/>
        </w:rPr>
        <w:t xml:space="preserve"> </w:t>
      </w:r>
      <w:r w:rsidR="00E8089F" w:rsidRPr="007435EB">
        <w:rPr>
          <w:rFonts w:hint="cs"/>
          <w:rtl/>
        </w:rPr>
        <w:t>הקטנים</w:t>
      </w:r>
      <w:r w:rsidR="00E8089F" w:rsidRPr="007435EB">
        <w:rPr>
          <w:rtl/>
        </w:rPr>
        <w:t>.</w:t>
      </w:r>
      <w:r w:rsidR="00E8089F" w:rsidRPr="007435EB">
        <w:rPr>
          <w:rFonts w:hint="cs"/>
          <w:rtl/>
        </w:rPr>
        <w:t xml:space="preserve"> וע</w:t>
      </w:r>
      <w:r w:rsidR="00E8089F" w:rsidRPr="007435EB">
        <w:rPr>
          <w:rtl/>
        </w:rPr>
        <w:t>"</w:t>
      </w:r>
      <w:r w:rsidR="00E8089F" w:rsidRPr="007435EB">
        <w:rPr>
          <w:rFonts w:hint="cs"/>
          <w:rtl/>
        </w:rPr>
        <w:t>י</w:t>
      </w:r>
      <w:r w:rsidR="00E8089F" w:rsidRPr="007435EB">
        <w:rPr>
          <w:rtl/>
        </w:rPr>
        <w:t xml:space="preserve"> </w:t>
      </w:r>
      <w:r w:rsidR="00E8089F" w:rsidRPr="007435EB">
        <w:rPr>
          <w:rFonts w:hint="cs"/>
          <w:rtl/>
        </w:rPr>
        <w:t>עבדו</w:t>
      </w:r>
      <w:r w:rsidR="00E8089F" w:rsidRPr="007435EB">
        <w:rPr>
          <w:rtl/>
        </w:rPr>
        <w:t xml:space="preserve"> </w:t>
      </w:r>
      <w:r w:rsidR="00E8089F" w:rsidRPr="007435EB">
        <w:rPr>
          <w:rFonts w:hint="cs"/>
          <w:rtl/>
        </w:rPr>
        <w:t>ושפחתו</w:t>
      </w:r>
      <w:r w:rsidR="00E8089F" w:rsidRPr="007435EB">
        <w:rPr>
          <w:rtl/>
        </w:rPr>
        <w:t xml:space="preserve"> </w:t>
      </w:r>
      <w:r w:rsidR="00E8089F" w:rsidRPr="007435EB">
        <w:rPr>
          <w:rFonts w:hint="cs"/>
          <w:rtl/>
        </w:rPr>
        <w:t>הכנענים</w:t>
      </w:r>
      <w:r w:rsidR="00E8089F" w:rsidRPr="007435EB">
        <w:rPr>
          <w:rtl/>
        </w:rPr>
        <w:t xml:space="preserve">, </w:t>
      </w:r>
      <w:r w:rsidR="00E8089F" w:rsidRPr="007435EB">
        <w:rPr>
          <w:rFonts w:hint="cs"/>
          <w:rtl/>
        </w:rPr>
        <w:t>מדעתן</w:t>
      </w:r>
      <w:r w:rsidR="00E8089F" w:rsidRPr="007435EB">
        <w:rPr>
          <w:rtl/>
        </w:rPr>
        <w:t xml:space="preserve"> </w:t>
      </w:r>
      <w:r w:rsidR="00E8089F" w:rsidRPr="007435EB">
        <w:rPr>
          <w:rFonts w:hint="cs"/>
          <w:rtl/>
        </w:rPr>
        <w:t>ושלא</w:t>
      </w:r>
      <w:r w:rsidR="00E8089F" w:rsidRPr="007435EB">
        <w:rPr>
          <w:rtl/>
        </w:rPr>
        <w:t xml:space="preserve"> </w:t>
      </w:r>
      <w:r w:rsidR="00E8089F" w:rsidRPr="007435EB">
        <w:rPr>
          <w:rFonts w:hint="cs"/>
          <w:rtl/>
        </w:rPr>
        <w:t>מדעתן</w:t>
      </w:r>
      <w:r w:rsidR="00E8089F" w:rsidRPr="007435EB">
        <w:rPr>
          <w:rtl/>
        </w:rPr>
        <w:t>.</w:t>
      </w:r>
    </w:p>
    <w:p w14:paraId="773663C3" w14:textId="77777777" w:rsidR="00E8089F" w:rsidRPr="007435EB" w:rsidRDefault="00E8089F" w:rsidP="00E8089F">
      <w:pPr>
        <w:rPr>
          <w:rtl/>
        </w:rPr>
      </w:pPr>
      <w:r w:rsidRPr="007435EB">
        <w:rPr>
          <w:rFonts w:ascii="Fb Fontext" w:hAnsi="Fb Fontext"/>
          <w:sz w:val="20"/>
          <w:rtl/>
        </w:rPr>
        <w:tab/>
      </w:r>
      <w:r w:rsidRPr="007435EB">
        <w:rPr>
          <w:rFonts w:ascii="Fb Fontext" w:hAnsi="Fb Fontext" w:hint="cs"/>
          <w:sz w:val="20"/>
          <w:rtl/>
        </w:rPr>
        <w:t>אבל</w:t>
      </w:r>
      <w:r w:rsidRPr="007435EB">
        <w:rPr>
          <w:rFonts w:ascii="Fb Fontext" w:hAnsi="Fb Fontext"/>
          <w:sz w:val="20"/>
          <w:rtl/>
        </w:rPr>
        <w:t xml:space="preserve"> </w:t>
      </w:r>
      <w:r w:rsidRPr="007435EB">
        <w:rPr>
          <w:rFonts w:ascii="Fb Fontext" w:hAnsi="Fb Fontext" w:hint="cs"/>
          <w:sz w:val="20"/>
          <w:rtl/>
        </w:rPr>
        <w:t>אינו</w:t>
      </w:r>
      <w:r w:rsidRPr="007435EB">
        <w:rPr>
          <w:rFonts w:ascii="Fb Fontext" w:hAnsi="Fb Fontext"/>
          <w:sz w:val="20"/>
          <w:rtl/>
        </w:rPr>
        <w:t xml:space="preserve"> </w:t>
      </w:r>
      <w:r w:rsidRPr="007435EB">
        <w:rPr>
          <w:rFonts w:ascii="Fb Fontext" w:hAnsi="Fb Fontext" w:hint="cs"/>
          <w:sz w:val="20"/>
          <w:rtl/>
        </w:rPr>
        <w:t>שוחט</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ידי</w:t>
      </w:r>
      <w:r w:rsidRPr="007435EB">
        <w:rPr>
          <w:rFonts w:ascii="Fb Fontext" w:hAnsi="Fb Fontext"/>
          <w:sz w:val="20"/>
          <w:rtl/>
        </w:rPr>
        <w:t xml:space="preserve"> </w:t>
      </w:r>
      <w:r w:rsidRPr="007435EB">
        <w:rPr>
          <w:rFonts w:ascii="Fb Fontext" w:hAnsi="Fb Fontext" w:hint="cs"/>
          <w:sz w:val="20"/>
          <w:rtl/>
        </w:rPr>
        <w:t>בנו</w:t>
      </w:r>
      <w:r w:rsidRPr="007435EB">
        <w:rPr>
          <w:rFonts w:ascii="Fb Fontext" w:hAnsi="Fb Fontext"/>
          <w:sz w:val="20"/>
          <w:rtl/>
        </w:rPr>
        <w:t xml:space="preserve"> </w:t>
      </w:r>
      <w:r w:rsidRPr="007435EB">
        <w:rPr>
          <w:rFonts w:ascii="Fb Fontext" w:hAnsi="Fb Fontext" w:hint="cs"/>
          <w:sz w:val="20"/>
          <w:rtl/>
        </w:rPr>
        <w:t>ובתו</w:t>
      </w:r>
      <w:r w:rsidRPr="007435EB">
        <w:rPr>
          <w:rFonts w:ascii="Fb Fontext" w:hAnsi="Fb Fontext"/>
          <w:sz w:val="20"/>
          <w:rtl/>
        </w:rPr>
        <w:t xml:space="preserve"> </w:t>
      </w:r>
      <w:r w:rsidRPr="007435EB">
        <w:rPr>
          <w:rFonts w:ascii="Fb Fontext" w:hAnsi="Fb Fontext" w:hint="cs"/>
          <w:sz w:val="20"/>
          <w:rtl/>
        </w:rPr>
        <w:t>הגדולים</w:t>
      </w:r>
      <w:r w:rsidRPr="007435EB">
        <w:rPr>
          <w:rFonts w:ascii="Fb Fontext" w:hAnsi="Fb Fontext"/>
          <w:sz w:val="20"/>
          <w:rtl/>
        </w:rPr>
        <w:t xml:space="preserve">, </w:t>
      </w:r>
      <w:r w:rsidRPr="007435EB">
        <w:rPr>
          <w:rFonts w:ascii="Fb Fontext" w:hAnsi="Fb Fontext" w:hint="cs"/>
          <w:sz w:val="20"/>
          <w:rtl/>
        </w:rPr>
        <w:t>וע</w:t>
      </w:r>
      <w:r w:rsidRPr="007435EB">
        <w:rPr>
          <w:rFonts w:ascii="Fb Fontext" w:hAnsi="Fb Fontext"/>
          <w:sz w:val="20"/>
          <w:rtl/>
        </w:rPr>
        <w:t>"</w:t>
      </w:r>
      <w:r w:rsidRPr="007435EB">
        <w:rPr>
          <w:rFonts w:ascii="Fb Fontext" w:hAnsi="Fb Fontext" w:hint="cs"/>
          <w:sz w:val="20"/>
          <w:rtl/>
        </w:rPr>
        <w:t>י</w:t>
      </w:r>
      <w:r w:rsidRPr="007435EB">
        <w:rPr>
          <w:rFonts w:ascii="Fb Fontext" w:hAnsi="Fb Fontext"/>
          <w:sz w:val="20"/>
          <w:rtl/>
        </w:rPr>
        <w:t xml:space="preserve"> </w:t>
      </w:r>
      <w:r w:rsidRPr="007435EB">
        <w:rPr>
          <w:rFonts w:ascii="Fb Fontext" w:hAnsi="Fb Fontext" w:hint="cs"/>
          <w:sz w:val="20"/>
          <w:rtl/>
        </w:rPr>
        <w:t>עבדו</w:t>
      </w:r>
      <w:r w:rsidRPr="007435EB">
        <w:rPr>
          <w:rFonts w:ascii="Fb Fontext" w:hAnsi="Fb Fontext"/>
          <w:sz w:val="20"/>
          <w:rtl/>
        </w:rPr>
        <w:t xml:space="preserve"> </w:t>
      </w:r>
      <w:r w:rsidRPr="007435EB">
        <w:rPr>
          <w:rFonts w:ascii="Fb Fontext" w:hAnsi="Fb Fontext" w:hint="cs"/>
          <w:sz w:val="20"/>
          <w:rtl/>
        </w:rPr>
        <w:t>ושפחתו</w:t>
      </w:r>
      <w:r w:rsidRPr="007435EB">
        <w:rPr>
          <w:rFonts w:ascii="Fb Fontext" w:hAnsi="Fb Fontext"/>
          <w:sz w:val="20"/>
          <w:rtl/>
        </w:rPr>
        <w:t xml:space="preserve"> </w:t>
      </w:r>
      <w:r w:rsidRPr="007435EB">
        <w:rPr>
          <w:rFonts w:ascii="Fb Fontext" w:hAnsi="Fb Fontext" w:hint="cs"/>
          <w:sz w:val="20"/>
          <w:rtl/>
        </w:rPr>
        <w:t>העברים</w:t>
      </w:r>
      <w:r w:rsidRPr="007435EB">
        <w:rPr>
          <w:rFonts w:ascii="Fb Fontext" w:hAnsi="Fb Fontext"/>
          <w:sz w:val="20"/>
          <w:rtl/>
        </w:rPr>
        <w:t xml:space="preserve"> </w:t>
      </w:r>
      <w:r w:rsidRPr="007435EB">
        <w:rPr>
          <w:rFonts w:ascii="Fb Fontext" w:hAnsi="Fb Fontext" w:hint="cs"/>
          <w:sz w:val="20"/>
          <w:rtl/>
        </w:rPr>
        <w:t>ועל</w:t>
      </w:r>
      <w:r w:rsidRPr="007435EB">
        <w:rPr>
          <w:rFonts w:ascii="Fb Fontext" w:hAnsi="Fb Fontext"/>
          <w:sz w:val="20"/>
          <w:rtl/>
        </w:rPr>
        <w:t xml:space="preserve"> </w:t>
      </w:r>
      <w:r w:rsidRPr="007435EB">
        <w:rPr>
          <w:rFonts w:ascii="Fb Fontext" w:hAnsi="Fb Fontext" w:hint="cs"/>
          <w:sz w:val="20"/>
          <w:rtl/>
        </w:rPr>
        <w:t>יד</w:t>
      </w:r>
      <w:r w:rsidRPr="007435EB">
        <w:rPr>
          <w:rFonts w:ascii="Fb Fontext" w:hAnsi="Fb Fontext"/>
          <w:sz w:val="20"/>
          <w:rtl/>
        </w:rPr>
        <w:t xml:space="preserve"> </w:t>
      </w:r>
      <w:r w:rsidRPr="007435EB">
        <w:rPr>
          <w:rFonts w:ascii="Fb Fontext" w:hAnsi="Fb Fontext" w:hint="cs"/>
          <w:sz w:val="20"/>
          <w:rtl/>
        </w:rPr>
        <w:t>אשתו</w:t>
      </w:r>
      <w:r w:rsidRPr="007435EB">
        <w:rPr>
          <w:rFonts w:ascii="Fb Fontext" w:hAnsi="Fb Fontext"/>
          <w:sz w:val="20"/>
          <w:rtl/>
        </w:rPr>
        <w:t xml:space="preserve"> </w:t>
      </w:r>
      <w:r w:rsidRPr="007435EB">
        <w:rPr>
          <w:rFonts w:ascii="Fb Fontext" w:hAnsi="Fb Fontext" w:hint="cs"/>
          <w:sz w:val="20"/>
          <w:rtl/>
        </w:rPr>
        <w:t>אלא</w:t>
      </w:r>
      <w:r w:rsidRPr="007435EB">
        <w:rPr>
          <w:rFonts w:ascii="Fb Fontext" w:hAnsi="Fb Fontext"/>
          <w:sz w:val="20"/>
          <w:rtl/>
        </w:rPr>
        <w:t xml:space="preserve"> </w:t>
      </w:r>
      <w:r w:rsidRPr="007435EB">
        <w:rPr>
          <w:rFonts w:ascii="Fb Fontext" w:hAnsi="Fb Fontext" w:hint="cs"/>
          <w:sz w:val="20"/>
          <w:rtl/>
        </w:rPr>
        <w:t>מדעתן</w:t>
      </w:r>
      <w:r w:rsidRPr="007435EB">
        <w:rPr>
          <w:rFonts w:ascii="Fb Fontext" w:hAnsi="Fb Fontext"/>
          <w:sz w:val="20"/>
          <w:rtl/>
        </w:rPr>
        <w:t>.</w:t>
      </w:r>
    </w:p>
    <w:p w14:paraId="7C9E2F97" w14:textId="77777777" w:rsidR="00E8089F" w:rsidRPr="007435EB" w:rsidRDefault="00E8089F" w:rsidP="00A53E70">
      <w:pPr>
        <w:rPr>
          <w:rtl/>
        </w:rPr>
      </w:pPr>
      <w:r w:rsidRPr="005C3FF1">
        <w:rPr>
          <w:rStyle w:val="afffa"/>
          <w:rFonts w:hint="cs"/>
          <w:rtl/>
        </w:rPr>
        <w:t>תניא</w:t>
      </w:r>
      <w:r w:rsidRPr="005C3FF1">
        <w:rPr>
          <w:rStyle w:val="afffa"/>
          <w:rtl/>
        </w:rPr>
        <w:t xml:space="preserve"> </w:t>
      </w:r>
      <w:r w:rsidRPr="005C3FF1">
        <w:rPr>
          <w:rStyle w:val="afffa"/>
          <w:rFonts w:hint="cs"/>
          <w:rtl/>
        </w:rPr>
        <w:t>אידך</w:t>
      </w:r>
      <w:r w:rsidRPr="005C3FF1">
        <w:rPr>
          <w:rStyle w:val="afffa"/>
          <w:rtl/>
        </w:rPr>
        <w:t>:</w:t>
      </w:r>
      <w:r w:rsidRPr="005C3FF1">
        <w:rPr>
          <w:rStyle w:val="afffa"/>
          <w:rFonts w:hint="cs"/>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ישחוט</w:t>
      </w:r>
      <w:r w:rsidRPr="007435EB">
        <w:rPr>
          <w:rFonts w:ascii="Fb Fontext" w:hAnsi="Fb Fontext"/>
          <w:rtl/>
        </w:rPr>
        <w:t xml:space="preserve"> </w:t>
      </w:r>
      <w:r w:rsidRPr="007435EB">
        <w:rPr>
          <w:rFonts w:ascii="Fb Fontext" w:hAnsi="Fb Fontext" w:hint="cs"/>
          <w:rtl/>
        </w:rPr>
        <w:t>אדם</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ע</w:t>
      </w:r>
      <w:r w:rsidRPr="007435EB">
        <w:rPr>
          <w:rFonts w:ascii="Fb Fontext" w:hAnsi="Fb Fontext"/>
          <w:rtl/>
        </w:rPr>
        <w:t>"</w:t>
      </w:r>
      <w:r w:rsidRPr="007435EB">
        <w:rPr>
          <w:rFonts w:ascii="Fb Fontext" w:hAnsi="Fb Fontext" w:hint="cs"/>
          <w:rtl/>
        </w:rPr>
        <w:t>י</w:t>
      </w:r>
      <w:r w:rsidRPr="007435EB">
        <w:rPr>
          <w:rFonts w:ascii="Fb Fontext" w:hAnsi="Fb Fontext"/>
          <w:rtl/>
        </w:rPr>
        <w:t xml:space="preserve"> </w:t>
      </w:r>
      <w:r w:rsidRPr="007435EB">
        <w:rPr>
          <w:rFonts w:ascii="Fb Fontext" w:hAnsi="Fb Fontext" w:hint="cs"/>
          <w:rtl/>
        </w:rPr>
        <w:t>בנו</w:t>
      </w:r>
      <w:r w:rsidRPr="007435EB">
        <w:rPr>
          <w:rFonts w:ascii="Fb Fontext" w:hAnsi="Fb Fontext"/>
          <w:rtl/>
        </w:rPr>
        <w:t xml:space="preserve"> </w:t>
      </w:r>
      <w:r w:rsidRPr="007435EB">
        <w:rPr>
          <w:rFonts w:ascii="Fb Fontext" w:hAnsi="Fb Fontext" w:hint="cs"/>
          <w:rtl/>
        </w:rPr>
        <w:t>ובתו</w:t>
      </w:r>
      <w:r w:rsidRPr="007435EB">
        <w:rPr>
          <w:rFonts w:ascii="Fb Fontext" w:hAnsi="Fb Fontext"/>
          <w:rtl/>
        </w:rPr>
        <w:t xml:space="preserve"> </w:t>
      </w:r>
      <w:r w:rsidRPr="007435EB">
        <w:rPr>
          <w:rFonts w:ascii="Fb Fontext" w:hAnsi="Fb Fontext" w:hint="cs"/>
          <w:rtl/>
        </w:rPr>
        <w:t>הגדולים</w:t>
      </w:r>
      <w:r w:rsidRPr="007435EB">
        <w:rPr>
          <w:rFonts w:ascii="Fb Fontext" w:hAnsi="Fb Fontext"/>
          <w:rtl/>
        </w:rPr>
        <w:t xml:space="preserve">, </w:t>
      </w:r>
      <w:r w:rsidRPr="007435EB">
        <w:rPr>
          <w:rFonts w:ascii="Fb Fontext" w:hAnsi="Fb Fontext" w:hint="cs"/>
          <w:rtl/>
        </w:rPr>
        <w:t>עבדו</w:t>
      </w:r>
      <w:r w:rsidRPr="007435EB">
        <w:rPr>
          <w:rFonts w:ascii="Fb Fontext" w:hAnsi="Fb Fontext"/>
          <w:rtl/>
        </w:rPr>
        <w:t xml:space="preserve"> </w:t>
      </w:r>
      <w:r w:rsidRPr="007435EB">
        <w:rPr>
          <w:rFonts w:ascii="Fb Fontext" w:hAnsi="Fb Fontext" w:hint="cs"/>
          <w:rtl/>
        </w:rPr>
        <w:t>ושפחתו</w:t>
      </w:r>
      <w:r w:rsidRPr="007435EB">
        <w:rPr>
          <w:rFonts w:ascii="Fb Fontext" w:hAnsi="Fb Fontext"/>
          <w:rtl/>
        </w:rPr>
        <w:t xml:space="preserve"> </w:t>
      </w:r>
      <w:r w:rsidRPr="007435EB">
        <w:rPr>
          <w:rFonts w:ascii="Fb Fontext" w:hAnsi="Fb Fontext" w:hint="cs"/>
          <w:rtl/>
        </w:rPr>
        <w:t>העברים</w:t>
      </w:r>
      <w:r w:rsidRPr="007435EB">
        <w:rPr>
          <w:rFonts w:ascii="Fb Fontext" w:hAnsi="Fb Fontext"/>
          <w:rtl/>
        </w:rPr>
        <w:t xml:space="preserve">, </w:t>
      </w:r>
      <w:r w:rsidRPr="007435EB">
        <w:rPr>
          <w:rFonts w:ascii="Fb Fontext" w:hAnsi="Fb Fontext" w:hint="cs"/>
          <w:rtl/>
        </w:rPr>
        <w:t>אשתו</w:t>
      </w:r>
      <w:r w:rsidRPr="007435EB">
        <w:rPr>
          <w:rFonts w:ascii="Fb Fontext" w:hAnsi="Fb Fontext"/>
          <w:rtl/>
        </w:rPr>
        <w:t xml:space="preserve"> </w:t>
      </w:r>
      <w:r w:rsidRPr="005C3FF1">
        <w:rPr>
          <w:rStyle w:val="afffa"/>
          <w:rFonts w:hint="cs"/>
          <w:rtl/>
        </w:rPr>
        <w:t>אלא</w:t>
      </w:r>
      <w:r w:rsidRPr="005C3FF1">
        <w:rPr>
          <w:rStyle w:val="afffa"/>
          <w:rtl/>
        </w:rPr>
        <w:t xml:space="preserve"> </w:t>
      </w:r>
      <w:r w:rsidRPr="005C3FF1">
        <w:rPr>
          <w:rStyle w:val="afffa"/>
          <w:rFonts w:hint="cs"/>
          <w:rtl/>
        </w:rPr>
        <w:t>מדעתן</w:t>
      </w:r>
      <w:r w:rsidRPr="005C3FF1">
        <w:rPr>
          <w:rStyle w:val="afffa"/>
          <w:rtl/>
        </w:rPr>
        <w:t>.</w:t>
      </w:r>
    </w:p>
    <w:p w14:paraId="5B94A884" w14:textId="77777777" w:rsidR="00E8089F" w:rsidRPr="007435EB" w:rsidRDefault="00E8089F" w:rsidP="00A53E70">
      <w:pPr>
        <w:rPr>
          <w:rtl/>
        </w:rPr>
      </w:pPr>
      <w:r w:rsidRPr="007435EB">
        <w:rPr>
          <w:rtl/>
        </w:rPr>
        <w:tab/>
      </w:r>
      <w:r w:rsidRPr="007435EB">
        <w:rPr>
          <w:rFonts w:hint="cs"/>
          <w:rtl/>
        </w:rPr>
        <w:t>אבל</w:t>
      </w:r>
      <w:r w:rsidRPr="007435EB">
        <w:rPr>
          <w:rtl/>
        </w:rPr>
        <w:t xml:space="preserve"> </w:t>
      </w:r>
      <w:r w:rsidRPr="007435EB">
        <w:rPr>
          <w:rFonts w:hint="cs"/>
          <w:rtl/>
        </w:rPr>
        <w:t>שוחט</w:t>
      </w:r>
      <w:r w:rsidRPr="007435EB">
        <w:rPr>
          <w:rtl/>
        </w:rPr>
        <w:t xml:space="preserve"> </w:t>
      </w:r>
      <w:r w:rsidRPr="007435EB">
        <w:rPr>
          <w:rFonts w:hint="cs"/>
          <w:rtl/>
        </w:rPr>
        <w:t>הוא</w:t>
      </w:r>
      <w:r w:rsidRPr="007435EB">
        <w:rPr>
          <w:rtl/>
        </w:rPr>
        <w:t xml:space="preserve"> </w:t>
      </w:r>
      <w:r w:rsidRPr="007435EB">
        <w:rPr>
          <w:rFonts w:hint="cs"/>
          <w:rtl/>
        </w:rPr>
        <w:t>ע'י</w:t>
      </w:r>
      <w:r w:rsidRPr="007435EB">
        <w:rPr>
          <w:rtl/>
        </w:rPr>
        <w:t xml:space="preserve"> </w:t>
      </w:r>
      <w:r w:rsidRPr="007435EB">
        <w:rPr>
          <w:rFonts w:hint="cs"/>
          <w:rtl/>
        </w:rPr>
        <w:t>בנו</w:t>
      </w:r>
      <w:r w:rsidRPr="007435EB">
        <w:rPr>
          <w:rtl/>
        </w:rPr>
        <w:t xml:space="preserve"> </w:t>
      </w:r>
      <w:r w:rsidRPr="007435EB">
        <w:rPr>
          <w:rFonts w:hint="cs"/>
          <w:rtl/>
        </w:rPr>
        <w:t>ובתו</w:t>
      </w:r>
      <w:r w:rsidRPr="007435EB">
        <w:rPr>
          <w:rtl/>
        </w:rPr>
        <w:t xml:space="preserve"> </w:t>
      </w:r>
      <w:r w:rsidRPr="007435EB">
        <w:rPr>
          <w:rFonts w:hint="cs"/>
          <w:rtl/>
        </w:rPr>
        <w:t>הקטנים</w:t>
      </w:r>
      <w:r w:rsidRPr="007435EB">
        <w:rPr>
          <w:rtl/>
        </w:rPr>
        <w:t xml:space="preserve">, </w:t>
      </w:r>
      <w:r w:rsidRPr="007435EB">
        <w:rPr>
          <w:rFonts w:hint="cs"/>
          <w:rtl/>
        </w:rPr>
        <w:t>עבדו</w:t>
      </w:r>
      <w:r w:rsidRPr="007435EB">
        <w:rPr>
          <w:rtl/>
        </w:rPr>
        <w:t xml:space="preserve"> </w:t>
      </w:r>
      <w:r w:rsidRPr="007435EB">
        <w:rPr>
          <w:rFonts w:hint="cs"/>
          <w:rtl/>
        </w:rPr>
        <w:t>ושפחתו</w:t>
      </w:r>
      <w:r w:rsidRPr="007435EB">
        <w:rPr>
          <w:rtl/>
        </w:rPr>
        <w:t xml:space="preserve"> </w:t>
      </w:r>
      <w:r w:rsidRPr="007435EB">
        <w:rPr>
          <w:rFonts w:hint="cs"/>
          <w:rtl/>
        </w:rPr>
        <w:t>הכנענים</w:t>
      </w:r>
      <w:r w:rsidRPr="007435EB">
        <w:rPr>
          <w:rtl/>
        </w:rPr>
        <w:t xml:space="preserve">, </w:t>
      </w:r>
      <w:r w:rsidRPr="005C3FF1">
        <w:rPr>
          <w:rStyle w:val="afffa"/>
          <w:rFonts w:hint="cs"/>
          <w:rtl/>
        </w:rPr>
        <w:t>מדעתן</w:t>
      </w:r>
      <w:r w:rsidRPr="005C3FF1">
        <w:rPr>
          <w:rStyle w:val="afffa"/>
          <w:rtl/>
        </w:rPr>
        <w:t xml:space="preserve"> </w:t>
      </w:r>
      <w:r w:rsidRPr="005C3FF1">
        <w:rPr>
          <w:rStyle w:val="afffa"/>
          <w:rFonts w:hint="cs"/>
          <w:rtl/>
        </w:rPr>
        <w:t>ושלא</w:t>
      </w:r>
      <w:r w:rsidRPr="005C3FF1">
        <w:rPr>
          <w:rStyle w:val="afffa"/>
          <w:rtl/>
        </w:rPr>
        <w:t xml:space="preserve"> </w:t>
      </w:r>
      <w:r w:rsidRPr="005C3FF1">
        <w:rPr>
          <w:rStyle w:val="afffa"/>
          <w:rFonts w:hint="cs"/>
          <w:rtl/>
        </w:rPr>
        <w:t>מדעתן</w:t>
      </w:r>
      <w:r w:rsidRPr="007435EB">
        <w:rPr>
          <w:rtl/>
        </w:rPr>
        <w:t>.</w:t>
      </w:r>
    </w:p>
    <w:p w14:paraId="7111C91C" w14:textId="77777777" w:rsidR="00A53E70" w:rsidRPr="007435EB" w:rsidRDefault="00E8089F" w:rsidP="006B2FED">
      <w:pPr>
        <w:rPr>
          <w:rtl/>
        </w:rPr>
      </w:pPr>
      <w:r w:rsidRPr="007435EB">
        <w:rPr>
          <w:rtl/>
        </w:rPr>
        <w:tab/>
      </w:r>
      <w:r w:rsidRPr="007435EB">
        <w:rPr>
          <w:rFonts w:hint="cs"/>
          <w:rtl/>
        </w:rPr>
        <w:t>וכולן</w:t>
      </w:r>
      <w:r w:rsidRPr="007435EB">
        <w:rPr>
          <w:rtl/>
        </w:rPr>
        <w:t xml:space="preserve"> </w:t>
      </w:r>
      <w:r w:rsidRPr="007435EB">
        <w:rPr>
          <w:rFonts w:hint="cs"/>
          <w:rtl/>
        </w:rPr>
        <w:t>ששחטו</w:t>
      </w:r>
      <w:r w:rsidRPr="007435EB">
        <w:rPr>
          <w:rtl/>
        </w:rPr>
        <w:t xml:space="preserve"> </w:t>
      </w:r>
      <w:r w:rsidRPr="007435EB">
        <w:rPr>
          <w:rFonts w:hint="cs"/>
          <w:rtl/>
        </w:rPr>
        <w:t>ושחט</w:t>
      </w:r>
      <w:r w:rsidRPr="007435EB">
        <w:rPr>
          <w:rtl/>
        </w:rPr>
        <w:t xml:space="preserve"> </w:t>
      </w:r>
      <w:r w:rsidRPr="007435EB">
        <w:rPr>
          <w:rFonts w:hint="cs"/>
          <w:rtl/>
        </w:rPr>
        <w:t>רבן</w:t>
      </w:r>
      <w:r w:rsidRPr="007435EB">
        <w:rPr>
          <w:rtl/>
        </w:rPr>
        <w:t xml:space="preserve"> </w:t>
      </w:r>
      <w:r w:rsidRPr="007435EB">
        <w:rPr>
          <w:rFonts w:hint="cs"/>
          <w:rtl/>
        </w:rPr>
        <w:t>עליהן</w:t>
      </w:r>
      <w:r w:rsidRPr="007435EB">
        <w:rPr>
          <w:rtl/>
        </w:rPr>
        <w:t xml:space="preserve"> </w:t>
      </w:r>
      <w:r w:rsidRPr="007435EB">
        <w:rPr>
          <w:rFonts w:hint="cs"/>
          <w:rtl/>
        </w:rPr>
        <w:t>יוצאין</w:t>
      </w:r>
      <w:r w:rsidRPr="007435EB">
        <w:rPr>
          <w:rtl/>
        </w:rPr>
        <w:t xml:space="preserve"> </w:t>
      </w:r>
      <w:r w:rsidRPr="007435EB">
        <w:rPr>
          <w:rFonts w:hint="cs"/>
          <w:rtl/>
        </w:rPr>
        <w:t>בשל</w:t>
      </w:r>
      <w:r w:rsidRPr="007435EB">
        <w:rPr>
          <w:rtl/>
        </w:rPr>
        <w:t xml:space="preserve"> </w:t>
      </w:r>
      <w:r w:rsidRPr="007435EB">
        <w:rPr>
          <w:rFonts w:hint="cs"/>
          <w:rtl/>
        </w:rPr>
        <w:t>רבן</w:t>
      </w:r>
      <w:r w:rsidRPr="007435EB">
        <w:rPr>
          <w:rtl/>
        </w:rPr>
        <w:t xml:space="preserve">, </w:t>
      </w:r>
      <w:r w:rsidRPr="007435EB">
        <w:rPr>
          <w:rFonts w:hint="cs"/>
          <w:rtl/>
        </w:rPr>
        <w:t>ואין</w:t>
      </w:r>
      <w:r w:rsidRPr="007435EB">
        <w:rPr>
          <w:rtl/>
        </w:rPr>
        <w:t xml:space="preserve"> </w:t>
      </w:r>
      <w:r w:rsidRPr="007435EB">
        <w:rPr>
          <w:rFonts w:hint="cs"/>
          <w:rtl/>
        </w:rPr>
        <w:t>יוצאין</w:t>
      </w:r>
      <w:r w:rsidRPr="007435EB">
        <w:rPr>
          <w:rtl/>
        </w:rPr>
        <w:t xml:space="preserve"> </w:t>
      </w:r>
      <w:r w:rsidRPr="007435EB">
        <w:rPr>
          <w:rFonts w:hint="cs"/>
          <w:rtl/>
        </w:rPr>
        <w:t>בשל</w:t>
      </w:r>
      <w:r w:rsidRPr="007435EB">
        <w:rPr>
          <w:rtl/>
        </w:rPr>
        <w:t xml:space="preserve"> </w:t>
      </w:r>
      <w:r w:rsidRPr="007435EB">
        <w:rPr>
          <w:rFonts w:hint="cs"/>
          <w:rtl/>
        </w:rPr>
        <w:t>עצמן</w:t>
      </w:r>
      <w:r w:rsidRPr="007435EB">
        <w:rPr>
          <w:rtl/>
        </w:rPr>
        <w:t xml:space="preserve">, </w:t>
      </w:r>
    </w:p>
    <w:p w14:paraId="525D2C5C" w14:textId="77777777" w:rsidR="00E8089F" w:rsidRPr="007435EB" w:rsidRDefault="00E8089F" w:rsidP="00A53E70">
      <w:pPr>
        <w:ind w:hanging="57"/>
        <w:rPr>
          <w:rtl/>
        </w:rPr>
      </w:pPr>
      <w:r w:rsidRPr="007435EB">
        <w:rPr>
          <w:rFonts w:hint="cs"/>
          <w:rtl/>
        </w:rPr>
        <w:t>חוץ</w:t>
      </w:r>
      <w:r w:rsidRPr="007435EB">
        <w:rPr>
          <w:rtl/>
        </w:rPr>
        <w:t xml:space="preserve"> </w:t>
      </w:r>
      <w:r w:rsidRPr="007435EB">
        <w:rPr>
          <w:rFonts w:hint="cs"/>
          <w:rtl/>
        </w:rPr>
        <w:t>מן</w:t>
      </w:r>
      <w:r w:rsidRPr="007435EB">
        <w:rPr>
          <w:rtl/>
        </w:rPr>
        <w:t xml:space="preserve"> </w:t>
      </w:r>
      <w:r w:rsidRPr="007435EB">
        <w:rPr>
          <w:rFonts w:hint="cs"/>
          <w:rtl/>
        </w:rPr>
        <w:t>האשה</w:t>
      </w:r>
      <w:r w:rsidRPr="007435EB">
        <w:rPr>
          <w:rtl/>
        </w:rPr>
        <w:t xml:space="preserve"> </w:t>
      </w:r>
      <w:r w:rsidRPr="007435EB">
        <w:rPr>
          <w:rFonts w:hint="cs"/>
          <w:rtl/>
        </w:rPr>
        <w:t>שיכולה</w:t>
      </w:r>
      <w:r w:rsidRPr="007435EB">
        <w:rPr>
          <w:rtl/>
        </w:rPr>
        <w:t xml:space="preserve"> </w:t>
      </w:r>
      <w:r w:rsidRPr="007435EB">
        <w:rPr>
          <w:rFonts w:hint="cs"/>
          <w:rtl/>
        </w:rPr>
        <w:t>למחות</w:t>
      </w:r>
      <w:r w:rsidRPr="007435EB">
        <w:rPr>
          <w:rtl/>
        </w:rPr>
        <w:t>.</w:t>
      </w:r>
      <w:r w:rsidR="00A53E70" w:rsidRPr="007435EB">
        <w:rPr>
          <w:rFonts w:cs="Guttman Vilna" w:hint="cs"/>
          <w:b/>
          <w:bCs/>
          <w:rtl/>
        </w:rPr>
        <w:t xml:space="preserve"> </w:t>
      </w:r>
      <w:r w:rsidRPr="007435EB">
        <w:rPr>
          <w:rFonts w:hint="cs"/>
          <w:rtl/>
        </w:rPr>
        <w:t>אשה- אשה</w:t>
      </w:r>
      <w:r w:rsidRPr="007435EB">
        <w:rPr>
          <w:rtl/>
        </w:rPr>
        <w:t xml:space="preserve"> </w:t>
      </w:r>
      <w:r w:rsidRPr="007435EB">
        <w:rPr>
          <w:rFonts w:hint="cs"/>
          <w:rtl/>
        </w:rPr>
        <w:t>וכל</w:t>
      </w:r>
      <w:r w:rsidRPr="007435EB">
        <w:rPr>
          <w:rtl/>
        </w:rPr>
        <w:t xml:space="preserve"> </w:t>
      </w:r>
      <w:r w:rsidRPr="007435EB">
        <w:rPr>
          <w:rFonts w:hint="cs"/>
          <w:rtl/>
        </w:rPr>
        <w:t>דדמי</w:t>
      </w:r>
      <w:r w:rsidRPr="007435EB">
        <w:rPr>
          <w:rtl/>
        </w:rPr>
        <w:t xml:space="preserve"> </w:t>
      </w:r>
      <w:r w:rsidRPr="007435EB">
        <w:rPr>
          <w:rFonts w:hint="cs"/>
          <w:rtl/>
        </w:rPr>
        <w:t>לה</w:t>
      </w:r>
      <w:r w:rsidRPr="007435EB">
        <w:rPr>
          <w:rtl/>
        </w:rPr>
        <w:t>.</w:t>
      </w:r>
    </w:p>
    <w:p w14:paraId="5B7BA28E" w14:textId="77777777" w:rsidR="00E8089F" w:rsidRPr="007435EB" w:rsidRDefault="00E8089F" w:rsidP="00E8089F">
      <w:pPr>
        <w:rPr>
          <w:rtl/>
        </w:rPr>
      </w:pPr>
      <w:r w:rsidRPr="00F46A1C">
        <w:rPr>
          <w:rStyle w:val="affffd"/>
          <w:rFonts w:hint="cs"/>
          <w:rtl/>
        </w:rPr>
        <w:lastRenderedPageBreak/>
        <w:t>והך</w:t>
      </w:r>
      <w:r w:rsidRPr="007435EB">
        <w:rPr>
          <w:rtl/>
        </w:rPr>
        <w:t xml:space="preserve"> </w:t>
      </w:r>
      <w:r w:rsidRPr="007435EB">
        <w:rPr>
          <w:rFonts w:hint="cs"/>
          <w:rtl/>
        </w:rPr>
        <w:t>דרישא</w:t>
      </w:r>
      <w:r w:rsidRPr="007435EB">
        <w:rPr>
          <w:rtl/>
        </w:rPr>
        <w:t xml:space="preserve">: </w:t>
      </w:r>
      <w:r w:rsidRPr="007435EB">
        <w:rPr>
          <w:rFonts w:hint="cs"/>
          <w:rtl/>
        </w:rPr>
        <w:t>ולא</w:t>
      </w:r>
      <w:r w:rsidRPr="007435EB">
        <w:rPr>
          <w:rtl/>
        </w:rPr>
        <w:t xml:space="preserve"> </w:t>
      </w:r>
      <w:r w:rsidRPr="007435EB">
        <w:rPr>
          <w:rFonts w:hint="cs"/>
          <w:rtl/>
        </w:rPr>
        <w:t>ע</w:t>
      </w:r>
      <w:r w:rsidRPr="007435EB">
        <w:rPr>
          <w:rtl/>
        </w:rPr>
        <w:t>"</w:t>
      </w:r>
      <w:r w:rsidRPr="007435EB">
        <w:rPr>
          <w:rFonts w:hint="cs"/>
          <w:rtl/>
        </w:rPr>
        <w:t>י אשתו</w:t>
      </w:r>
      <w:r w:rsidRPr="007435EB">
        <w:rPr>
          <w:rtl/>
        </w:rPr>
        <w:t xml:space="preserve"> </w:t>
      </w:r>
      <w:r w:rsidRPr="007435EB">
        <w:rPr>
          <w:rFonts w:hint="cs"/>
          <w:rtl/>
        </w:rPr>
        <w:t>אלא</w:t>
      </w:r>
      <w:r w:rsidRPr="007435EB">
        <w:rPr>
          <w:rtl/>
        </w:rPr>
        <w:t xml:space="preserve"> </w:t>
      </w:r>
      <w:r w:rsidRPr="007435EB">
        <w:rPr>
          <w:rFonts w:hint="cs"/>
          <w:rtl/>
        </w:rPr>
        <w:t xml:space="preserve">מדעתן היינו </w:t>
      </w:r>
      <w:r w:rsidR="00AB3B38">
        <w:rPr>
          <w:rFonts w:hint="cs"/>
          <w:rtl/>
        </w:rPr>
        <w:t>אף</w:t>
      </w:r>
      <w:r w:rsidRPr="007435EB">
        <w:rPr>
          <w:rFonts w:hint="cs"/>
          <w:rtl/>
        </w:rPr>
        <w:t xml:space="preserve"> בסתמא לאפוקי אומרת לא.</w:t>
      </w:r>
    </w:p>
    <w:p w14:paraId="31181953" w14:textId="77777777" w:rsidR="00E8089F" w:rsidRPr="007435EB" w:rsidRDefault="00E8089F" w:rsidP="00E8089F">
      <w:pPr>
        <w:rPr>
          <w:rFonts w:ascii="Fb Fontext" w:hAnsi="Fb Fontext"/>
          <w:rtl/>
        </w:rPr>
      </w:pPr>
      <w:r w:rsidRPr="00F46A1C">
        <w:rPr>
          <w:rStyle w:val="affffd"/>
          <w:rFonts w:hint="cs"/>
          <w:rtl/>
        </w:rPr>
        <w:t>והך</w:t>
      </w:r>
      <w:r w:rsidRPr="007435EB">
        <w:rPr>
          <w:rFonts w:ascii="Fb Fontext" w:hAnsi="Fb Fontext"/>
          <w:rtl/>
        </w:rPr>
        <w:t xml:space="preserve"> </w:t>
      </w:r>
      <w:r w:rsidRPr="007435EB">
        <w:rPr>
          <w:rFonts w:ascii="Fb Fontext" w:hAnsi="Fb Fontext" w:hint="cs"/>
          <w:rtl/>
        </w:rPr>
        <w:t>דכולם</w:t>
      </w:r>
      <w:r w:rsidRPr="007435EB">
        <w:rPr>
          <w:rFonts w:ascii="Fb Fontext" w:hAnsi="Fb Fontext"/>
          <w:rtl/>
        </w:rPr>
        <w:t xml:space="preserve"> </w:t>
      </w:r>
      <w:r w:rsidRPr="007435EB">
        <w:rPr>
          <w:rFonts w:ascii="Fb Fontext" w:hAnsi="Fb Fontext" w:hint="cs"/>
          <w:rtl/>
        </w:rPr>
        <w:t>ששחטו</w:t>
      </w:r>
      <w:r w:rsidRPr="007435EB">
        <w:rPr>
          <w:rFonts w:ascii="Fb Fontext" w:hAnsi="Fb Fontext"/>
          <w:rtl/>
        </w:rPr>
        <w:t xml:space="preserve"> </w:t>
      </w:r>
      <w:r w:rsidRPr="007435EB">
        <w:rPr>
          <w:rFonts w:ascii="Fb Fontext" w:hAnsi="Fb Fontext" w:hint="cs"/>
          <w:rtl/>
        </w:rPr>
        <w:t>ושחט</w:t>
      </w:r>
      <w:r w:rsidRPr="007435EB">
        <w:rPr>
          <w:rFonts w:ascii="Fb Fontext" w:hAnsi="Fb Fontext"/>
          <w:rtl/>
        </w:rPr>
        <w:t xml:space="preserve"> </w:t>
      </w:r>
      <w:r w:rsidRPr="007435EB">
        <w:rPr>
          <w:rFonts w:ascii="Fb Fontext" w:hAnsi="Fb Fontext" w:hint="cs"/>
          <w:rtl/>
        </w:rPr>
        <w:t>רבן</w:t>
      </w:r>
      <w:r w:rsidRPr="007435EB">
        <w:rPr>
          <w:rFonts w:ascii="Fb Fontext" w:hAnsi="Fb Fontext"/>
          <w:rtl/>
        </w:rPr>
        <w:t xml:space="preserve"> </w:t>
      </w:r>
      <w:r w:rsidRPr="007435EB">
        <w:rPr>
          <w:rFonts w:ascii="Fb Fontext" w:hAnsi="Fb Fontext" w:hint="cs"/>
          <w:rtl/>
        </w:rPr>
        <w:t>עליהן</w:t>
      </w:r>
      <w:r w:rsidRPr="007435EB">
        <w:rPr>
          <w:rFonts w:ascii="Fb Fontext" w:hAnsi="Fb Fontext"/>
          <w:rtl/>
        </w:rPr>
        <w:t xml:space="preserve"> </w:t>
      </w:r>
      <w:r w:rsidRPr="007435EB">
        <w:rPr>
          <w:rFonts w:ascii="Fb Fontext" w:hAnsi="Fb Fontext" w:hint="cs"/>
          <w:rtl/>
        </w:rPr>
        <w:t>יוצאין</w:t>
      </w:r>
      <w:r w:rsidRPr="007435EB">
        <w:rPr>
          <w:rFonts w:ascii="Fb Fontext" w:hAnsi="Fb Fontext"/>
          <w:rtl/>
        </w:rPr>
        <w:t xml:space="preserve"> </w:t>
      </w:r>
      <w:r w:rsidRPr="007435EB">
        <w:rPr>
          <w:rFonts w:ascii="Fb Fontext" w:hAnsi="Fb Fontext" w:hint="cs"/>
          <w:rtl/>
        </w:rPr>
        <w:t>בשל</w:t>
      </w:r>
      <w:r w:rsidRPr="007435EB">
        <w:rPr>
          <w:rFonts w:ascii="Fb Fontext" w:hAnsi="Fb Fontext"/>
          <w:rtl/>
        </w:rPr>
        <w:t xml:space="preserve"> </w:t>
      </w:r>
      <w:r w:rsidRPr="007435EB">
        <w:rPr>
          <w:rFonts w:ascii="Fb Fontext" w:hAnsi="Fb Fontext" w:hint="cs"/>
          <w:rtl/>
        </w:rPr>
        <w:t>רבן</w:t>
      </w:r>
      <w:r w:rsidRPr="007435EB">
        <w:rPr>
          <w:rFonts w:ascii="Fb Fontext" w:hAnsi="Fb Fontext"/>
          <w:rtl/>
        </w:rPr>
        <w:t xml:space="preserve"> </w:t>
      </w:r>
      <w:r w:rsidRPr="007435EB">
        <w:rPr>
          <w:rFonts w:ascii="Fb Fontext" w:hAnsi="Fb Fontext" w:hint="cs"/>
          <w:rtl/>
        </w:rPr>
        <w:t>דבסתמא</w:t>
      </w:r>
      <w:r w:rsidRPr="007435EB">
        <w:rPr>
          <w:rFonts w:ascii="Fb Fontext" w:hAnsi="Fb Fontext"/>
          <w:rtl/>
        </w:rPr>
        <w:t xml:space="preserve">, </w:t>
      </w:r>
      <w:r w:rsidRPr="007435EB">
        <w:rPr>
          <w:rFonts w:ascii="Fb Fontext" w:hAnsi="Fb Fontext" w:hint="cs"/>
          <w:rtl/>
        </w:rPr>
        <w:t>וקתני</w:t>
      </w:r>
      <w:r w:rsidRPr="007435EB">
        <w:rPr>
          <w:rFonts w:ascii="Fb Fontext" w:hAnsi="Fb Fontext"/>
          <w:rtl/>
        </w:rPr>
        <w:t xml:space="preserve"> </w:t>
      </w:r>
      <w:r w:rsidRPr="007435EB">
        <w:rPr>
          <w:rFonts w:ascii="Fb Fontext" w:hAnsi="Fb Fontext" w:hint="cs"/>
          <w:rtl/>
        </w:rPr>
        <w:t>חוץ</w:t>
      </w:r>
      <w:r w:rsidRPr="007435EB">
        <w:rPr>
          <w:rFonts w:ascii="Fb Fontext" w:hAnsi="Fb Fontext"/>
          <w:rtl/>
        </w:rPr>
        <w:t xml:space="preserve"> </w:t>
      </w:r>
      <w:r w:rsidRPr="007435EB">
        <w:rPr>
          <w:rFonts w:ascii="Fb Fontext" w:hAnsi="Fb Fontext" w:hint="cs"/>
          <w:rtl/>
        </w:rPr>
        <w:t>מן</w:t>
      </w:r>
      <w:r w:rsidRPr="007435EB">
        <w:rPr>
          <w:rFonts w:ascii="Fb Fontext" w:hAnsi="Fb Fontext"/>
          <w:rtl/>
        </w:rPr>
        <w:t xml:space="preserve"> </w:t>
      </w:r>
      <w:r w:rsidRPr="007435EB">
        <w:rPr>
          <w:rFonts w:ascii="Fb Fontext" w:hAnsi="Fb Fontext" w:hint="cs"/>
          <w:rtl/>
        </w:rPr>
        <w:t>האשה</w:t>
      </w:r>
      <w:r w:rsidRPr="007435EB">
        <w:rPr>
          <w:rFonts w:ascii="Fb Fontext" w:hAnsi="Fb Fontext"/>
          <w:rtl/>
        </w:rPr>
        <w:t xml:space="preserve"> </w:t>
      </w:r>
      <w:r w:rsidRPr="007435EB">
        <w:rPr>
          <w:rFonts w:ascii="Fb Fontext" w:hAnsi="Fb Fontext" w:hint="cs"/>
          <w:rtl/>
        </w:rPr>
        <w:t>מפני</w:t>
      </w:r>
      <w:r w:rsidRPr="007435EB">
        <w:rPr>
          <w:rFonts w:ascii="Fb Fontext" w:hAnsi="Fb Fontext"/>
          <w:rtl/>
        </w:rPr>
        <w:t xml:space="preserve"> </w:t>
      </w:r>
      <w:r w:rsidRPr="007435EB">
        <w:rPr>
          <w:rFonts w:ascii="Fb Fontext" w:hAnsi="Fb Fontext" w:hint="cs"/>
          <w:rtl/>
        </w:rPr>
        <w:t>שיכולה</w:t>
      </w:r>
      <w:r w:rsidRPr="007435EB">
        <w:rPr>
          <w:rFonts w:ascii="Fb Fontext" w:hAnsi="Fb Fontext"/>
          <w:rtl/>
        </w:rPr>
        <w:t xml:space="preserve"> </w:t>
      </w:r>
      <w:r w:rsidRPr="007435EB">
        <w:rPr>
          <w:rFonts w:ascii="Fb Fontext" w:hAnsi="Fb Fontext" w:hint="cs"/>
          <w:rtl/>
        </w:rPr>
        <w:t>למחות</w:t>
      </w:r>
      <w:r w:rsidRPr="007435EB">
        <w:rPr>
          <w:rFonts w:ascii="Fb Fontext" w:hAnsi="Fb Fontext"/>
          <w:rtl/>
        </w:rPr>
        <w:t>!</w:t>
      </w:r>
    </w:p>
    <w:p w14:paraId="049042AC" w14:textId="77777777" w:rsidR="00E8089F" w:rsidRPr="007435EB" w:rsidRDefault="00E8089F" w:rsidP="00E8089F">
      <w:pPr>
        <w:pStyle w:val="affff7"/>
        <w:rPr>
          <w:rtl/>
        </w:rPr>
      </w:pPr>
      <w:r w:rsidRPr="007435EB">
        <w:rPr>
          <w:rtl/>
        </w:rPr>
        <w:t xml:space="preserve">- </w:t>
      </w:r>
      <w:r w:rsidRPr="007435EB">
        <w:rPr>
          <w:rFonts w:hint="cs"/>
          <w:rtl/>
        </w:rPr>
        <w:t>היינו דכיון</w:t>
      </w:r>
      <w:r w:rsidRPr="007435EB">
        <w:rPr>
          <w:rtl/>
        </w:rPr>
        <w:t xml:space="preserve"> </w:t>
      </w:r>
      <w:r w:rsidRPr="007435EB">
        <w:rPr>
          <w:rFonts w:hint="cs"/>
          <w:rtl/>
        </w:rPr>
        <w:t>ששחטו</w:t>
      </w:r>
      <w:r w:rsidRPr="007435EB">
        <w:rPr>
          <w:rtl/>
        </w:rPr>
        <w:t xml:space="preserve"> - </w:t>
      </w:r>
      <w:r w:rsidRPr="007435EB">
        <w:rPr>
          <w:rFonts w:hint="cs"/>
          <w:rtl/>
        </w:rPr>
        <w:t>אין</w:t>
      </w:r>
      <w:r w:rsidRPr="007435EB">
        <w:rPr>
          <w:rtl/>
        </w:rPr>
        <w:t xml:space="preserve"> </w:t>
      </w:r>
      <w:r w:rsidRPr="007435EB">
        <w:rPr>
          <w:rFonts w:hint="cs"/>
          <w:rtl/>
        </w:rPr>
        <w:t>לך</w:t>
      </w:r>
      <w:r w:rsidRPr="007435EB">
        <w:rPr>
          <w:rtl/>
        </w:rPr>
        <w:t xml:space="preserve"> </w:t>
      </w:r>
      <w:r w:rsidRPr="007435EB">
        <w:rPr>
          <w:rFonts w:hint="cs"/>
          <w:rtl/>
        </w:rPr>
        <w:t>מיחוי</w:t>
      </w:r>
      <w:r w:rsidRPr="007435EB">
        <w:rPr>
          <w:rtl/>
        </w:rPr>
        <w:t xml:space="preserve"> </w:t>
      </w:r>
      <w:r w:rsidRPr="007435EB">
        <w:rPr>
          <w:rFonts w:hint="cs"/>
          <w:rtl/>
        </w:rPr>
        <w:t>גדול</w:t>
      </w:r>
      <w:r w:rsidRPr="007435EB">
        <w:rPr>
          <w:rtl/>
        </w:rPr>
        <w:t xml:space="preserve"> </w:t>
      </w:r>
      <w:r w:rsidRPr="007435EB">
        <w:rPr>
          <w:rFonts w:hint="cs"/>
          <w:rtl/>
        </w:rPr>
        <w:t>מזה</w:t>
      </w:r>
      <w:r w:rsidRPr="007435EB">
        <w:rPr>
          <w:rtl/>
        </w:rPr>
        <w:t>.</w:t>
      </w:r>
    </w:p>
    <w:p w14:paraId="2D5A78D5" w14:textId="230D6856" w:rsidR="00E8089F" w:rsidRPr="007435EB" w:rsidRDefault="00F47631" w:rsidP="00F47631">
      <w:pPr>
        <w:pStyle w:val="affd"/>
        <w:rPr>
          <w:bCs/>
          <w:rtl/>
        </w:rPr>
      </w:pPr>
      <w:r>
        <w:rPr>
          <w:rFonts w:hint="cs"/>
          <w:rtl/>
        </w:rPr>
        <w:t>***</w:t>
      </w:r>
    </w:p>
    <w:p w14:paraId="02DA4DA3" w14:textId="77777777" w:rsidR="00E8089F" w:rsidRPr="005C3FF1" w:rsidRDefault="00E8089F" w:rsidP="009A151F">
      <w:pPr>
        <w:rPr>
          <w:rStyle w:val="afffa"/>
          <w:rtl/>
        </w:rPr>
      </w:pPr>
      <w:r w:rsidRPr="005C3FF1">
        <w:rPr>
          <w:rStyle w:val="afffa"/>
          <w:rFonts w:hint="cs"/>
          <w:rtl/>
        </w:rPr>
        <w:t>עבד</w:t>
      </w:r>
      <w:r w:rsidRPr="005C3FF1">
        <w:rPr>
          <w:rStyle w:val="afffa"/>
          <w:rtl/>
        </w:rPr>
        <w:t xml:space="preserve"> </w:t>
      </w:r>
      <w:r w:rsidRPr="005C3FF1">
        <w:rPr>
          <w:rStyle w:val="afffa"/>
          <w:rFonts w:hint="cs"/>
          <w:rtl/>
        </w:rPr>
        <w:t>של</w:t>
      </w:r>
      <w:r w:rsidRPr="005C3FF1">
        <w:rPr>
          <w:rStyle w:val="afffa"/>
          <w:rtl/>
        </w:rPr>
        <w:t xml:space="preserve"> </w:t>
      </w:r>
      <w:r w:rsidRPr="005C3FF1">
        <w:rPr>
          <w:rStyle w:val="afffa"/>
          <w:rFonts w:hint="cs"/>
          <w:rtl/>
        </w:rPr>
        <w:t>שני</w:t>
      </w:r>
      <w:r w:rsidRPr="005C3FF1">
        <w:rPr>
          <w:rStyle w:val="afffa"/>
          <w:rtl/>
        </w:rPr>
        <w:t xml:space="preserve"> </w:t>
      </w:r>
      <w:r w:rsidRPr="005C3FF1">
        <w:rPr>
          <w:rStyle w:val="afffa"/>
          <w:rFonts w:hint="cs"/>
          <w:rtl/>
        </w:rPr>
        <w:t>שותפין</w:t>
      </w:r>
      <w:r w:rsidRPr="005C3FF1">
        <w:rPr>
          <w:rStyle w:val="afffa"/>
          <w:rtl/>
        </w:rPr>
        <w:t xml:space="preserve"> </w:t>
      </w:r>
      <w:r w:rsidRPr="005C3FF1">
        <w:rPr>
          <w:rStyle w:val="afffa"/>
          <w:rFonts w:hint="cs"/>
          <w:rtl/>
        </w:rPr>
        <w:t>וכו</w:t>
      </w:r>
      <w:r w:rsidRPr="005C3FF1">
        <w:rPr>
          <w:rStyle w:val="afffa"/>
          <w:rtl/>
        </w:rPr>
        <w:t>'.</w:t>
      </w:r>
    </w:p>
    <w:p w14:paraId="0BE119EB" w14:textId="77777777" w:rsidR="00E8089F" w:rsidRPr="007435EB" w:rsidRDefault="00E8089F" w:rsidP="00E8089F">
      <w:pPr>
        <w:rPr>
          <w:rtl/>
        </w:rPr>
      </w:pPr>
      <w:r w:rsidRPr="007435EB">
        <w:rPr>
          <w:rFonts w:ascii="Fb Fontext" w:hAnsi="Fb Fontext" w:hint="cs"/>
          <w:rtl/>
        </w:rPr>
        <w:t>והיינו בדקפדי אהדדי לא יאכל משניהם, אבל בדלא קפדי אוכל מאיזה שרוצה.</w:t>
      </w:r>
    </w:p>
    <w:p w14:paraId="55AC0C96" w14:textId="77777777" w:rsidR="00E8089F" w:rsidRPr="007435EB" w:rsidRDefault="00E8089F" w:rsidP="00A53E70">
      <w:pPr>
        <w:rPr>
          <w:rtl/>
        </w:rPr>
      </w:pPr>
      <w:r w:rsidRPr="007435EB">
        <w:rPr>
          <w:rFonts w:ascii="Fb Fontext" w:hAnsi="Fb Fontext" w:hint="cs"/>
          <w:sz w:val="20"/>
          <w:rtl/>
        </w:rPr>
        <w:t>וזהו דאמר ר</w:t>
      </w:r>
      <w:r w:rsidR="00A53E70" w:rsidRPr="007435EB">
        <w:rPr>
          <w:rFonts w:ascii="Fb Fontext" w:hAnsi="Fb Fontext" w:hint="cs"/>
          <w:sz w:val="20"/>
          <w:rtl/>
        </w:rPr>
        <w:t>''נ לר' עינא סבא:</w:t>
      </w:r>
      <w:r w:rsidRPr="007435EB">
        <w:rPr>
          <w:rFonts w:ascii="Fb Fontext" w:hAnsi="Fb Fontext" w:hint="cs"/>
          <w:sz w:val="20"/>
          <w:rtl/>
        </w:rPr>
        <w:t xml:space="preserve"> עינא</w:t>
      </w:r>
      <w:r w:rsidRPr="007435EB">
        <w:rPr>
          <w:rFonts w:ascii="Fb Fontext" w:hAnsi="Fb Fontext"/>
          <w:sz w:val="20"/>
          <w:rtl/>
        </w:rPr>
        <w:t xml:space="preserve"> </w:t>
      </w:r>
      <w:r w:rsidRPr="007435EB">
        <w:rPr>
          <w:rFonts w:ascii="Fb Fontext" w:hAnsi="Fb Fontext" w:hint="cs"/>
          <w:sz w:val="20"/>
          <w:rtl/>
        </w:rPr>
        <w:t>סבא</w:t>
      </w:r>
      <w:r w:rsidRPr="007435EB">
        <w:rPr>
          <w:rFonts w:ascii="Fb Fontext" w:hAnsi="Fb Fontext"/>
          <w:sz w:val="20"/>
          <w:rtl/>
        </w:rPr>
        <w:t xml:space="preserve">, </w:t>
      </w:r>
      <w:r w:rsidR="00A53E70" w:rsidRPr="007435EB">
        <w:rPr>
          <w:rFonts w:ascii="Fb Fontext" w:hAnsi="Fb Fontext" w:hint="cs"/>
          <w:sz w:val="20"/>
          <w:rtl/>
        </w:rPr>
        <w:t>[</w:t>
      </w:r>
      <w:r w:rsidRPr="007435EB">
        <w:rPr>
          <w:rFonts w:ascii="Fb Fontext" w:hAnsi="Fb Fontext" w:hint="cs"/>
          <w:sz w:val="20"/>
          <w:rtl/>
        </w:rPr>
        <w:t>ואמ</w:t>
      </w:r>
      <w:r w:rsidR="00A53E70" w:rsidRPr="007435EB">
        <w:rPr>
          <w:rFonts w:ascii="Fb Fontext" w:hAnsi="Fb Fontext" w:hint="cs"/>
          <w:sz w:val="20"/>
          <w:rtl/>
        </w:rPr>
        <w:t>"ל:</w:t>
      </w:r>
      <w:r w:rsidRPr="007435EB">
        <w:rPr>
          <w:rFonts w:ascii="Fb Fontext" w:hAnsi="Fb Fontext"/>
          <w:sz w:val="20"/>
          <w:rtl/>
        </w:rPr>
        <w:t xml:space="preserve"> </w:t>
      </w:r>
      <w:r w:rsidRPr="007435EB">
        <w:rPr>
          <w:rFonts w:ascii="Fb Fontext" w:hAnsi="Fb Fontext" w:hint="cs"/>
          <w:sz w:val="20"/>
          <w:rtl/>
        </w:rPr>
        <w:t>חרס שחור</w:t>
      </w:r>
      <w:r w:rsidR="00A53E70" w:rsidRPr="007435EB">
        <w:rPr>
          <w:rFonts w:ascii="Fb Fontext" w:hAnsi="Fb Fontext" w:hint="cs"/>
          <w:sz w:val="20"/>
          <w:rtl/>
        </w:rPr>
        <w:t>]</w:t>
      </w:r>
      <w:r w:rsidRPr="007435EB">
        <w:rPr>
          <w:rFonts w:ascii="Fb Fontext" w:hAnsi="Fb Fontext"/>
          <w:sz w:val="20"/>
          <w:rtl/>
        </w:rPr>
        <w:t xml:space="preserve"> </w:t>
      </w:r>
      <w:r w:rsidRPr="007435EB">
        <w:rPr>
          <w:rFonts w:ascii="Fb Fontext" w:hAnsi="Fb Fontext" w:hint="cs"/>
          <w:sz w:val="20"/>
          <w:rtl/>
        </w:rPr>
        <w:t>מיני</w:t>
      </w:r>
      <w:r w:rsidRPr="007435EB">
        <w:rPr>
          <w:rFonts w:ascii="Fb Fontext" w:hAnsi="Fb Fontext"/>
          <w:sz w:val="20"/>
          <w:rtl/>
        </w:rPr>
        <w:t xml:space="preserve"> </w:t>
      </w:r>
      <w:r w:rsidRPr="007435EB">
        <w:rPr>
          <w:rFonts w:ascii="Fb Fontext" w:hAnsi="Fb Fontext" w:hint="cs"/>
          <w:sz w:val="20"/>
          <w:rtl/>
        </w:rPr>
        <w:t>ומינך</w:t>
      </w:r>
      <w:r w:rsidRPr="007435EB">
        <w:rPr>
          <w:rFonts w:ascii="Fb Fontext" w:hAnsi="Fb Fontext"/>
          <w:sz w:val="20"/>
          <w:rtl/>
        </w:rPr>
        <w:t xml:space="preserve"> </w:t>
      </w:r>
      <w:r w:rsidRPr="007435EB">
        <w:rPr>
          <w:rFonts w:ascii="Fb Fontext" w:hAnsi="Fb Fontext" w:hint="cs"/>
          <w:sz w:val="20"/>
          <w:rtl/>
        </w:rPr>
        <w:t>תסתיים</w:t>
      </w:r>
      <w:r w:rsidRPr="007435EB">
        <w:rPr>
          <w:rFonts w:ascii="Fb Fontext" w:hAnsi="Fb Fontext"/>
          <w:sz w:val="20"/>
          <w:rtl/>
        </w:rPr>
        <w:t xml:space="preserve"> </w:t>
      </w:r>
      <w:r w:rsidRPr="007435EB">
        <w:rPr>
          <w:rFonts w:ascii="Fb Fontext" w:hAnsi="Fb Fontext" w:hint="cs"/>
          <w:sz w:val="20"/>
          <w:rtl/>
        </w:rPr>
        <w:t>שמעתתא</w:t>
      </w:r>
      <w:r w:rsidRPr="007435EB">
        <w:rPr>
          <w:rFonts w:ascii="Fb Fontext" w:hAnsi="Fb Fontext"/>
          <w:sz w:val="20"/>
          <w:rtl/>
        </w:rPr>
        <w:t>.</w:t>
      </w:r>
    </w:p>
    <w:p w14:paraId="446BBA83" w14:textId="77777777" w:rsidR="00E8089F" w:rsidRPr="005C3FF1" w:rsidRDefault="00E8089F" w:rsidP="009A151F">
      <w:pPr>
        <w:rPr>
          <w:rStyle w:val="afffa"/>
          <w:rtl/>
        </w:rPr>
      </w:pPr>
      <w:r w:rsidRPr="005C3FF1">
        <w:rPr>
          <w:rStyle w:val="afffa"/>
          <w:rFonts w:hint="cs"/>
          <w:rtl/>
        </w:rPr>
        <w:t>מי</w:t>
      </w:r>
      <w:r w:rsidRPr="005C3FF1">
        <w:rPr>
          <w:rStyle w:val="afffa"/>
          <w:rtl/>
        </w:rPr>
        <w:t xml:space="preserve"> </w:t>
      </w:r>
      <w:r w:rsidRPr="005C3FF1">
        <w:rPr>
          <w:rStyle w:val="afffa"/>
          <w:rFonts w:hint="cs"/>
          <w:rtl/>
        </w:rPr>
        <w:t>שחציו</w:t>
      </w:r>
      <w:r w:rsidRPr="005C3FF1">
        <w:rPr>
          <w:rStyle w:val="afffa"/>
          <w:rtl/>
        </w:rPr>
        <w:t xml:space="preserve"> </w:t>
      </w:r>
      <w:r w:rsidRPr="005C3FF1">
        <w:rPr>
          <w:rStyle w:val="afffa"/>
          <w:rFonts w:hint="cs"/>
          <w:rtl/>
        </w:rPr>
        <w:t>עבד</w:t>
      </w:r>
      <w:r w:rsidRPr="005C3FF1">
        <w:rPr>
          <w:rStyle w:val="afffa"/>
          <w:rtl/>
        </w:rPr>
        <w:t xml:space="preserve"> </w:t>
      </w:r>
      <w:r w:rsidRPr="005C3FF1">
        <w:rPr>
          <w:rStyle w:val="afffa"/>
          <w:rFonts w:hint="cs"/>
          <w:rtl/>
        </w:rPr>
        <w:t>וחציו</w:t>
      </w:r>
      <w:r w:rsidRPr="005C3FF1">
        <w:rPr>
          <w:rStyle w:val="afffa"/>
          <w:rtl/>
        </w:rPr>
        <w:t xml:space="preserve"> </w:t>
      </w:r>
      <w:r w:rsidRPr="005C3FF1">
        <w:rPr>
          <w:rStyle w:val="afffa"/>
          <w:rFonts w:hint="cs"/>
          <w:rtl/>
        </w:rPr>
        <w:t>בן</w:t>
      </w:r>
      <w:r w:rsidRPr="005C3FF1">
        <w:rPr>
          <w:rStyle w:val="afffa"/>
          <w:rtl/>
        </w:rPr>
        <w:t xml:space="preserve"> </w:t>
      </w:r>
      <w:r w:rsidRPr="005C3FF1">
        <w:rPr>
          <w:rStyle w:val="afffa"/>
          <w:rFonts w:hint="cs"/>
          <w:rtl/>
        </w:rPr>
        <w:t>חורין</w:t>
      </w:r>
      <w:r w:rsidRPr="005C3FF1">
        <w:rPr>
          <w:rStyle w:val="afffa"/>
          <w:rtl/>
        </w:rPr>
        <w:t xml:space="preserve"> </w:t>
      </w:r>
      <w:r w:rsidRPr="005C3FF1">
        <w:rPr>
          <w:rStyle w:val="afffa"/>
          <w:rFonts w:hint="cs"/>
          <w:rtl/>
        </w:rPr>
        <w:t>לא</w:t>
      </w:r>
      <w:r w:rsidRPr="005C3FF1">
        <w:rPr>
          <w:rStyle w:val="afffa"/>
          <w:rtl/>
        </w:rPr>
        <w:t xml:space="preserve"> </w:t>
      </w:r>
      <w:r w:rsidRPr="005C3FF1">
        <w:rPr>
          <w:rStyle w:val="afffa"/>
          <w:rFonts w:hint="cs"/>
          <w:rtl/>
        </w:rPr>
        <w:t>יאכל</w:t>
      </w:r>
      <w:r w:rsidRPr="005C3FF1">
        <w:rPr>
          <w:rStyle w:val="afffa"/>
          <w:rtl/>
        </w:rPr>
        <w:t xml:space="preserve"> </w:t>
      </w:r>
      <w:r w:rsidRPr="005C3FF1">
        <w:rPr>
          <w:rStyle w:val="afffa"/>
          <w:rFonts w:hint="cs"/>
          <w:rtl/>
        </w:rPr>
        <w:t>משל</w:t>
      </w:r>
      <w:r w:rsidRPr="005C3FF1">
        <w:rPr>
          <w:rStyle w:val="afffa"/>
          <w:rtl/>
        </w:rPr>
        <w:t xml:space="preserve"> </w:t>
      </w:r>
      <w:r w:rsidRPr="005C3FF1">
        <w:rPr>
          <w:rStyle w:val="afffa"/>
          <w:rFonts w:hint="cs"/>
          <w:rtl/>
        </w:rPr>
        <w:t>רבו</w:t>
      </w:r>
      <w:r w:rsidRPr="005C3FF1">
        <w:rPr>
          <w:rStyle w:val="afffa"/>
          <w:rtl/>
        </w:rPr>
        <w:t xml:space="preserve"> </w:t>
      </w:r>
      <w:r w:rsidRPr="005C3FF1">
        <w:rPr>
          <w:rStyle w:val="afffa"/>
          <w:rFonts w:hint="cs"/>
          <w:rtl/>
        </w:rPr>
        <w:t>וכו</w:t>
      </w:r>
      <w:r w:rsidRPr="005C3FF1">
        <w:rPr>
          <w:rStyle w:val="afffa"/>
          <w:rtl/>
        </w:rPr>
        <w:t>'.</w:t>
      </w:r>
    </w:p>
    <w:p w14:paraId="73DF10F3" w14:textId="77777777" w:rsidR="00E8089F" w:rsidRPr="007435EB" w:rsidRDefault="00E8089F" w:rsidP="00E8089F">
      <w:pPr>
        <w:rPr>
          <w:rtl/>
        </w:rPr>
      </w:pPr>
      <w:r w:rsidRPr="007435EB">
        <w:rPr>
          <w:rFonts w:ascii="Fb Fontext" w:hAnsi="Fb Fontext" w:hint="cs"/>
          <w:rtl/>
        </w:rPr>
        <w:t>משל</w:t>
      </w:r>
      <w:r w:rsidRPr="007435EB">
        <w:rPr>
          <w:rFonts w:ascii="Fb Fontext" w:hAnsi="Fb Fontext"/>
          <w:rtl/>
        </w:rPr>
        <w:t xml:space="preserve"> </w:t>
      </w:r>
      <w:r w:rsidRPr="007435EB">
        <w:rPr>
          <w:rFonts w:ascii="Fb Fontext" w:hAnsi="Fb Fontext" w:hint="cs"/>
          <w:rtl/>
        </w:rPr>
        <w:t>רבו</w:t>
      </w:r>
      <w:r w:rsidRPr="007435EB">
        <w:rPr>
          <w:rFonts w:ascii="Fb Fontext" w:hAnsi="Fb Fontext"/>
          <w:rtl/>
        </w:rPr>
        <w:t xml:space="preserve"> </w:t>
      </w:r>
      <w:r w:rsidRPr="007435EB">
        <w:rPr>
          <w:rFonts w:ascii="Fb Fontext" w:hAnsi="Fb Fontext" w:hint="cs"/>
          <w:rtl/>
        </w:rPr>
        <w:t>הוא</w:t>
      </w:r>
      <w:r w:rsidRPr="007435EB">
        <w:rPr>
          <w:rFonts w:ascii="Fb Fontext" w:hAnsi="Fb Fontext"/>
          <w:rtl/>
        </w:rPr>
        <w:t xml:space="preserve"> </w:t>
      </w:r>
      <w:r w:rsidRPr="007435EB">
        <w:rPr>
          <w:rFonts w:ascii="Fb Fontext" w:hAnsi="Fb Fontext" w:hint="cs"/>
          <w:rtl/>
        </w:rPr>
        <w:t>דלא</w:t>
      </w:r>
      <w:r w:rsidRPr="007435EB">
        <w:rPr>
          <w:rFonts w:ascii="Fb Fontext" w:hAnsi="Fb Fontext"/>
          <w:rtl/>
        </w:rPr>
        <w:t xml:space="preserve"> </w:t>
      </w:r>
      <w:r w:rsidRPr="007435EB">
        <w:rPr>
          <w:rFonts w:ascii="Fb Fontext" w:hAnsi="Fb Fontext" w:hint="cs"/>
          <w:rtl/>
        </w:rPr>
        <w:t>יאכל</w:t>
      </w:r>
      <w:r w:rsidRPr="007435EB">
        <w:rPr>
          <w:rFonts w:ascii="Fb Fontext" w:hAnsi="Fb Fontext"/>
          <w:rtl/>
        </w:rPr>
        <w:t xml:space="preserve">, </w:t>
      </w:r>
      <w:r w:rsidRPr="007435EB">
        <w:rPr>
          <w:rFonts w:ascii="Fb Fontext" w:hAnsi="Fb Fontext" w:hint="cs"/>
          <w:rtl/>
        </w:rPr>
        <w:t>אבל</w:t>
      </w:r>
      <w:r w:rsidRPr="007435EB">
        <w:rPr>
          <w:rFonts w:ascii="Fb Fontext" w:hAnsi="Fb Fontext"/>
          <w:rtl/>
        </w:rPr>
        <w:t xml:space="preserve"> </w:t>
      </w:r>
      <w:r w:rsidRPr="007435EB">
        <w:rPr>
          <w:rFonts w:ascii="Fb Fontext" w:hAnsi="Fb Fontext" w:hint="cs"/>
          <w:rtl/>
        </w:rPr>
        <w:t>משל</w:t>
      </w:r>
      <w:r w:rsidRPr="007435EB">
        <w:rPr>
          <w:rFonts w:ascii="Fb Fontext" w:hAnsi="Fb Fontext"/>
          <w:rtl/>
        </w:rPr>
        <w:t xml:space="preserve"> </w:t>
      </w:r>
      <w:r w:rsidRPr="007435EB">
        <w:rPr>
          <w:rFonts w:ascii="Fb Fontext" w:hAnsi="Fb Fontext" w:hint="cs"/>
          <w:rtl/>
        </w:rPr>
        <w:t>עצמו</w:t>
      </w:r>
      <w:r w:rsidRPr="007435EB">
        <w:rPr>
          <w:rFonts w:ascii="Fb Fontext" w:hAnsi="Fb Fontext"/>
          <w:rtl/>
        </w:rPr>
        <w:t xml:space="preserve"> - </w:t>
      </w:r>
      <w:r w:rsidRPr="007435EB">
        <w:rPr>
          <w:rFonts w:ascii="Fb Fontext" w:hAnsi="Fb Fontext" w:hint="cs"/>
          <w:rtl/>
        </w:rPr>
        <w:t>יאכל</w:t>
      </w:r>
      <w:r w:rsidRPr="007435EB">
        <w:rPr>
          <w:rFonts w:ascii="Fb Fontext" w:hAnsi="Fb Fontext"/>
          <w:rtl/>
        </w:rPr>
        <w:t>.</w:t>
      </w:r>
    </w:p>
    <w:p w14:paraId="4F9A208E" w14:textId="77777777" w:rsidR="00E8089F" w:rsidRPr="007435EB" w:rsidRDefault="00E8089F" w:rsidP="00E8089F">
      <w:pPr>
        <w:rPr>
          <w:rtl/>
        </w:rPr>
      </w:pPr>
      <w:r w:rsidRPr="00F46A1C">
        <w:rPr>
          <w:rStyle w:val="affffd"/>
          <w:rFonts w:hint="cs"/>
          <w:rtl/>
        </w:rPr>
        <w:t>והך</w:t>
      </w:r>
      <w:r w:rsidRPr="007435EB">
        <w:rPr>
          <w:rFonts w:hint="cs"/>
          <w:rtl/>
        </w:rPr>
        <w:t xml:space="preserve"> דלא</w:t>
      </w:r>
      <w:r w:rsidRPr="007435EB">
        <w:rPr>
          <w:rtl/>
        </w:rPr>
        <w:t xml:space="preserve"> </w:t>
      </w:r>
      <w:r w:rsidRPr="007435EB">
        <w:rPr>
          <w:rFonts w:hint="cs"/>
          <w:rtl/>
        </w:rPr>
        <w:t>יאכל</w:t>
      </w:r>
      <w:r w:rsidRPr="007435EB">
        <w:rPr>
          <w:rtl/>
        </w:rPr>
        <w:t xml:space="preserve"> </w:t>
      </w:r>
      <w:r w:rsidRPr="007435EB">
        <w:rPr>
          <w:rFonts w:hint="cs"/>
          <w:rtl/>
        </w:rPr>
        <w:t>לא</w:t>
      </w:r>
      <w:r w:rsidRPr="007435EB">
        <w:rPr>
          <w:rtl/>
        </w:rPr>
        <w:t xml:space="preserve"> </w:t>
      </w:r>
      <w:r w:rsidRPr="007435EB">
        <w:rPr>
          <w:rFonts w:hint="cs"/>
          <w:rtl/>
        </w:rPr>
        <w:t>משלו</w:t>
      </w:r>
      <w:r w:rsidRPr="007435EB">
        <w:rPr>
          <w:rtl/>
        </w:rPr>
        <w:t xml:space="preserve"> </w:t>
      </w:r>
      <w:r w:rsidRPr="007435EB">
        <w:rPr>
          <w:rFonts w:hint="cs"/>
          <w:rtl/>
        </w:rPr>
        <w:t>ולא</w:t>
      </w:r>
      <w:r w:rsidRPr="007435EB">
        <w:rPr>
          <w:rtl/>
        </w:rPr>
        <w:t xml:space="preserve"> </w:t>
      </w:r>
      <w:r w:rsidRPr="007435EB">
        <w:rPr>
          <w:rFonts w:hint="cs"/>
          <w:rtl/>
        </w:rPr>
        <w:t>משל</w:t>
      </w:r>
      <w:r w:rsidRPr="007435EB">
        <w:rPr>
          <w:rtl/>
        </w:rPr>
        <w:t xml:space="preserve"> </w:t>
      </w:r>
      <w:r w:rsidRPr="007435EB">
        <w:rPr>
          <w:rFonts w:hint="cs"/>
          <w:rtl/>
        </w:rPr>
        <w:t>רבו ל</w:t>
      </w:r>
      <w:r w:rsidRPr="007435EB">
        <w:rPr>
          <w:rtl/>
        </w:rPr>
        <w:t>"</w:t>
      </w:r>
      <w:r w:rsidRPr="007435EB">
        <w:rPr>
          <w:rFonts w:hint="cs"/>
          <w:rtl/>
        </w:rPr>
        <w:t>ק כב</w:t>
      </w:r>
      <w:r w:rsidRPr="007435EB">
        <w:rPr>
          <w:rtl/>
        </w:rPr>
        <w:t>"</w:t>
      </w:r>
      <w:r w:rsidRPr="007435EB">
        <w:rPr>
          <w:rFonts w:hint="cs"/>
          <w:rtl/>
        </w:rPr>
        <w:t>ש דמשנה</w:t>
      </w:r>
      <w:r w:rsidRPr="007435EB">
        <w:rPr>
          <w:rtl/>
        </w:rPr>
        <w:t xml:space="preserve"> </w:t>
      </w:r>
      <w:r w:rsidRPr="007435EB">
        <w:rPr>
          <w:rFonts w:hint="cs"/>
          <w:rtl/>
        </w:rPr>
        <w:t>אחרונה</w:t>
      </w:r>
      <w:r w:rsidRPr="007435EB">
        <w:rPr>
          <w:rtl/>
        </w:rPr>
        <w:t>.</w:t>
      </w:r>
    </w:p>
    <w:p w14:paraId="66DFBF2D" w14:textId="77777777" w:rsidR="00E8089F" w:rsidRPr="007435EB" w:rsidRDefault="00E8089F" w:rsidP="00E8089F">
      <w:pPr>
        <w:rPr>
          <w:rtl/>
        </w:rPr>
      </w:pPr>
      <w:r w:rsidRPr="007435EB">
        <w:rPr>
          <w:rtl/>
        </w:rPr>
        <w:tab/>
      </w:r>
      <w:r w:rsidRPr="007435EB">
        <w:rPr>
          <w:rFonts w:hint="cs"/>
          <w:rtl/>
        </w:rPr>
        <w:t>דתנן</w:t>
      </w:r>
      <w:r w:rsidRPr="007435EB">
        <w:rPr>
          <w:rtl/>
        </w:rPr>
        <w:t xml:space="preserve">: </w:t>
      </w:r>
      <w:r w:rsidRPr="007435EB">
        <w:rPr>
          <w:rFonts w:hint="cs"/>
          <w:rtl/>
        </w:rPr>
        <w:t>מי</w:t>
      </w:r>
      <w:r w:rsidRPr="007435EB">
        <w:rPr>
          <w:rtl/>
        </w:rPr>
        <w:t xml:space="preserve"> </w:t>
      </w:r>
      <w:r w:rsidRPr="007435EB">
        <w:rPr>
          <w:rFonts w:hint="cs"/>
          <w:rtl/>
        </w:rPr>
        <w:t>שחציו</w:t>
      </w:r>
      <w:r w:rsidRPr="007435EB">
        <w:rPr>
          <w:rtl/>
        </w:rPr>
        <w:t xml:space="preserve"> </w:t>
      </w:r>
      <w:r w:rsidRPr="007435EB">
        <w:rPr>
          <w:rFonts w:hint="cs"/>
          <w:rtl/>
        </w:rPr>
        <w:t>עבד</w:t>
      </w:r>
      <w:r w:rsidRPr="007435EB">
        <w:rPr>
          <w:rtl/>
        </w:rPr>
        <w:t xml:space="preserve"> </w:t>
      </w:r>
      <w:r w:rsidRPr="007435EB">
        <w:rPr>
          <w:rFonts w:hint="cs"/>
          <w:rtl/>
        </w:rPr>
        <w:t>וחציו</w:t>
      </w:r>
      <w:r w:rsidRPr="007435EB">
        <w:rPr>
          <w:rtl/>
        </w:rPr>
        <w:t xml:space="preserve"> </w:t>
      </w:r>
      <w:r w:rsidRPr="007435EB">
        <w:rPr>
          <w:rFonts w:hint="cs"/>
          <w:rtl/>
        </w:rPr>
        <w:t>בן</w:t>
      </w:r>
      <w:r w:rsidRPr="007435EB">
        <w:rPr>
          <w:rtl/>
        </w:rPr>
        <w:t xml:space="preserve"> </w:t>
      </w:r>
      <w:r w:rsidRPr="007435EB">
        <w:rPr>
          <w:rFonts w:hint="cs"/>
          <w:rtl/>
        </w:rPr>
        <w:t>חורין</w:t>
      </w:r>
      <w:r w:rsidRPr="007435EB">
        <w:rPr>
          <w:rtl/>
        </w:rPr>
        <w:t xml:space="preserve"> </w:t>
      </w:r>
      <w:r w:rsidRPr="007435EB">
        <w:rPr>
          <w:rFonts w:hint="cs"/>
          <w:rtl/>
        </w:rPr>
        <w:t>לב</w:t>
      </w:r>
      <w:r w:rsidRPr="007435EB">
        <w:rPr>
          <w:rtl/>
        </w:rPr>
        <w:t>"</w:t>
      </w:r>
      <w:r w:rsidRPr="007435EB">
        <w:rPr>
          <w:rFonts w:hint="cs"/>
          <w:rtl/>
        </w:rPr>
        <w:t>ה</w:t>
      </w:r>
      <w:r w:rsidRPr="007435EB">
        <w:rPr>
          <w:rtl/>
        </w:rPr>
        <w:t xml:space="preserve">- </w:t>
      </w:r>
      <w:r w:rsidRPr="007435EB">
        <w:rPr>
          <w:rFonts w:hint="cs"/>
          <w:rtl/>
        </w:rPr>
        <w:t>עובד</w:t>
      </w:r>
      <w:r w:rsidRPr="007435EB">
        <w:rPr>
          <w:rtl/>
        </w:rPr>
        <w:t xml:space="preserve"> </w:t>
      </w:r>
      <w:r w:rsidRPr="007435EB">
        <w:rPr>
          <w:rFonts w:hint="cs"/>
          <w:rtl/>
        </w:rPr>
        <w:t>את</w:t>
      </w:r>
      <w:r w:rsidRPr="007435EB">
        <w:rPr>
          <w:rtl/>
        </w:rPr>
        <w:t xml:space="preserve"> </w:t>
      </w:r>
      <w:r w:rsidRPr="007435EB">
        <w:rPr>
          <w:rFonts w:hint="cs"/>
          <w:rtl/>
        </w:rPr>
        <w:t>רבו</w:t>
      </w:r>
      <w:r w:rsidRPr="007435EB">
        <w:rPr>
          <w:rtl/>
        </w:rPr>
        <w:t xml:space="preserve"> </w:t>
      </w:r>
      <w:r w:rsidRPr="007435EB">
        <w:rPr>
          <w:rFonts w:hint="cs"/>
          <w:rtl/>
        </w:rPr>
        <w:t>יום</w:t>
      </w:r>
      <w:r w:rsidRPr="007435EB">
        <w:rPr>
          <w:rtl/>
        </w:rPr>
        <w:t xml:space="preserve"> </w:t>
      </w:r>
      <w:r w:rsidRPr="007435EB">
        <w:rPr>
          <w:rFonts w:hint="cs"/>
          <w:rtl/>
        </w:rPr>
        <w:t>אחד</w:t>
      </w:r>
      <w:r w:rsidRPr="007435EB">
        <w:rPr>
          <w:rtl/>
        </w:rPr>
        <w:t xml:space="preserve"> </w:t>
      </w:r>
      <w:r w:rsidRPr="007435EB">
        <w:rPr>
          <w:rFonts w:hint="cs"/>
          <w:rtl/>
        </w:rPr>
        <w:t>ואת</w:t>
      </w:r>
      <w:r w:rsidRPr="007435EB">
        <w:rPr>
          <w:rtl/>
        </w:rPr>
        <w:t xml:space="preserve"> </w:t>
      </w:r>
      <w:r w:rsidRPr="007435EB">
        <w:rPr>
          <w:rFonts w:hint="cs"/>
          <w:rtl/>
        </w:rPr>
        <w:t>עצמו</w:t>
      </w:r>
      <w:r w:rsidRPr="007435EB">
        <w:rPr>
          <w:rtl/>
        </w:rPr>
        <w:t xml:space="preserve"> </w:t>
      </w:r>
      <w:r w:rsidRPr="007435EB">
        <w:rPr>
          <w:rFonts w:hint="cs"/>
          <w:rtl/>
        </w:rPr>
        <w:t>יום</w:t>
      </w:r>
      <w:r w:rsidRPr="007435EB">
        <w:rPr>
          <w:rtl/>
        </w:rPr>
        <w:t xml:space="preserve"> </w:t>
      </w:r>
      <w:r w:rsidRPr="007435EB">
        <w:rPr>
          <w:rFonts w:hint="cs"/>
          <w:rtl/>
        </w:rPr>
        <w:t>אחד</w:t>
      </w:r>
      <w:r w:rsidRPr="007435EB">
        <w:rPr>
          <w:rtl/>
        </w:rPr>
        <w:t>.</w:t>
      </w:r>
    </w:p>
    <w:p w14:paraId="30B60827" w14:textId="77777777" w:rsidR="00E8089F" w:rsidRPr="007435EB" w:rsidRDefault="00E8089F" w:rsidP="00E8089F">
      <w:pPr>
        <w:rPr>
          <w:rtl/>
        </w:rPr>
      </w:pPr>
      <w:r w:rsidRPr="007435EB">
        <w:rPr>
          <w:rFonts w:hint="cs"/>
          <w:rtl/>
        </w:rPr>
        <w:t>ולב</w:t>
      </w:r>
      <w:r w:rsidRPr="007435EB">
        <w:rPr>
          <w:rtl/>
        </w:rPr>
        <w:t>"</w:t>
      </w:r>
      <w:r w:rsidRPr="007435EB">
        <w:rPr>
          <w:rFonts w:hint="cs"/>
          <w:rtl/>
        </w:rPr>
        <w:t>ש- תקנתם</w:t>
      </w:r>
      <w:r w:rsidRPr="007435EB">
        <w:rPr>
          <w:rtl/>
        </w:rPr>
        <w:t xml:space="preserve"> </w:t>
      </w:r>
      <w:r w:rsidRPr="007435EB">
        <w:rPr>
          <w:rFonts w:hint="cs"/>
          <w:rtl/>
        </w:rPr>
        <w:t>את</w:t>
      </w:r>
      <w:r w:rsidRPr="007435EB">
        <w:rPr>
          <w:rtl/>
        </w:rPr>
        <w:t xml:space="preserve"> </w:t>
      </w:r>
      <w:r w:rsidRPr="007435EB">
        <w:rPr>
          <w:rFonts w:hint="cs"/>
          <w:rtl/>
        </w:rPr>
        <w:t>רבו</w:t>
      </w:r>
      <w:r w:rsidRPr="007435EB">
        <w:rPr>
          <w:rtl/>
        </w:rPr>
        <w:t xml:space="preserve">, </w:t>
      </w:r>
      <w:r w:rsidRPr="007435EB">
        <w:rPr>
          <w:rFonts w:hint="cs"/>
          <w:rtl/>
        </w:rPr>
        <w:t>ואת</w:t>
      </w:r>
      <w:r w:rsidRPr="007435EB">
        <w:rPr>
          <w:rtl/>
        </w:rPr>
        <w:t xml:space="preserve"> </w:t>
      </w:r>
      <w:r w:rsidRPr="007435EB">
        <w:rPr>
          <w:rFonts w:hint="cs"/>
          <w:rtl/>
        </w:rPr>
        <w:t>עצמו</w:t>
      </w:r>
      <w:r w:rsidRPr="007435EB">
        <w:rPr>
          <w:rtl/>
        </w:rPr>
        <w:t xml:space="preserve"> </w:t>
      </w:r>
      <w:r w:rsidRPr="007435EB">
        <w:rPr>
          <w:rFonts w:hint="cs"/>
          <w:rtl/>
        </w:rPr>
        <w:t>לא</w:t>
      </w:r>
      <w:r w:rsidRPr="007435EB">
        <w:rPr>
          <w:rtl/>
        </w:rPr>
        <w:t xml:space="preserve"> </w:t>
      </w:r>
      <w:r w:rsidRPr="007435EB">
        <w:rPr>
          <w:rFonts w:hint="cs"/>
          <w:rtl/>
        </w:rPr>
        <w:t>תקנתם</w:t>
      </w:r>
      <w:r w:rsidRPr="007435EB">
        <w:rPr>
          <w:rtl/>
        </w:rPr>
        <w:t xml:space="preserve">, </w:t>
      </w:r>
      <w:r w:rsidRPr="007435EB">
        <w:rPr>
          <w:rFonts w:hint="cs"/>
          <w:rtl/>
        </w:rPr>
        <w:t>לישא</w:t>
      </w:r>
      <w:r w:rsidRPr="007435EB">
        <w:rPr>
          <w:rtl/>
        </w:rPr>
        <w:t xml:space="preserve"> </w:t>
      </w:r>
      <w:r w:rsidRPr="007435EB">
        <w:rPr>
          <w:rFonts w:hint="cs"/>
          <w:rtl/>
        </w:rPr>
        <w:t>שפחה</w:t>
      </w:r>
      <w:r w:rsidRPr="007435EB">
        <w:rPr>
          <w:rtl/>
        </w:rPr>
        <w:t xml:space="preserve"> </w:t>
      </w:r>
      <w:r w:rsidRPr="007435EB">
        <w:rPr>
          <w:rFonts w:hint="cs"/>
          <w:rtl/>
        </w:rPr>
        <w:t>אינו</w:t>
      </w:r>
      <w:r w:rsidRPr="007435EB">
        <w:rPr>
          <w:rtl/>
        </w:rPr>
        <w:t xml:space="preserve"> </w:t>
      </w:r>
      <w:r w:rsidRPr="007435EB">
        <w:rPr>
          <w:rFonts w:hint="cs"/>
          <w:rtl/>
        </w:rPr>
        <w:t>יכול</w:t>
      </w:r>
      <w:r w:rsidRPr="007435EB">
        <w:rPr>
          <w:rtl/>
        </w:rPr>
        <w:t xml:space="preserve">, </w:t>
      </w:r>
      <w:r w:rsidRPr="007435EB">
        <w:rPr>
          <w:rFonts w:hint="cs"/>
          <w:rtl/>
        </w:rPr>
        <w:t>שכבר</w:t>
      </w:r>
      <w:r w:rsidRPr="007435EB">
        <w:rPr>
          <w:rtl/>
        </w:rPr>
        <w:t xml:space="preserve"> </w:t>
      </w:r>
      <w:r w:rsidRPr="007435EB">
        <w:rPr>
          <w:rFonts w:hint="cs"/>
          <w:rtl/>
        </w:rPr>
        <w:t>חציו</w:t>
      </w:r>
      <w:r w:rsidRPr="007435EB">
        <w:rPr>
          <w:rtl/>
        </w:rPr>
        <w:t xml:space="preserve"> </w:t>
      </w:r>
      <w:r w:rsidRPr="007435EB">
        <w:rPr>
          <w:rFonts w:hint="cs"/>
          <w:rtl/>
        </w:rPr>
        <w:t>בן</w:t>
      </w:r>
      <w:r w:rsidRPr="007435EB">
        <w:rPr>
          <w:rtl/>
        </w:rPr>
        <w:t xml:space="preserve"> </w:t>
      </w:r>
      <w:r w:rsidRPr="007435EB">
        <w:rPr>
          <w:rFonts w:hint="cs"/>
          <w:rtl/>
        </w:rPr>
        <w:t>חורין</w:t>
      </w:r>
      <w:r w:rsidRPr="007435EB">
        <w:rPr>
          <w:rtl/>
        </w:rPr>
        <w:t>.</w:t>
      </w:r>
    </w:p>
    <w:p w14:paraId="52637BBC" w14:textId="77777777" w:rsidR="00E8089F" w:rsidRPr="007435EB" w:rsidRDefault="00E8089F" w:rsidP="00E8089F">
      <w:pPr>
        <w:rPr>
          <w:rtl/>
        </w:rPr>
      </w:pPr>
      <w:r w:rsidRPr="007435EB">
        <w:rPr>
          <w:rtl/>
        </w:rPr>
        <w:tab/>
      </w:r>
      <w:r w:rsidRPr="007435EB">
        <w:rPr>
          <w:rtl/>
        </w:rPr>
        <w:tab/>
      </w:r>
      <w:r w:rsidRPr="007435EB">
        <w:rPr>
          <w:rFonts w:hint="cs"/>
          <w:rtl/>
        </w:rPr>
        <w:t>לישא</w:t>
      </w:r>
      <w:r w:rsidRPr="007435EB">
        <w:rPr>
          <w:rtl/>
        </w:rPr>
        <w:t xml:space="preserve"> </w:t>
      </w:r>
      <w:r w:rsidRPr="007435EB">
        <w:rPr>
          <w:rFonts w:hint="cs"/>
          <w:rtl/>
        </w:rPr>
        <w:t>בת</w:t>
      </w:r>
      <w:r w:rsidRPr="007435EB">
        <w:rPr>
          <w:rtl/>
        </w:rPr>
        <w:t xml:space="preserve"> </w:t>
      </w:r>
      <w:r w:rsidRPr="007435EB">
        <w:rPr>
          <w:rFonts w:hint="cs"/>
          <w:rtl/>
        </w:rPr>
        <w:t>חורין</w:t>
      </w:r>
      <w:r w:rsidRPr="007435EB">
        <w:rPr>
          <w:rtl/>
        </w:rPr>
        <w:t xml:space="preserve"> - </w:t>
      </w:r>
      <w:r w:rsidRPr="007435EB">
        <w:rPr>
          <w:rFonts w:hint="cs"/>
          <w:rtl/>
        </w:rPr>
        <w:t>אינו</w:t>
      </w:r>
      <w:r w:rsidRPr="007435EB">
        <w:rPr>
          <w:rtl/>
        </w:rPr>
        <w:t xml:space="preserve"> </w:t>
      </w:r>
      <w:r w:rsidRPr="007435EB">
        <w:rPr>
          <w:rFonts w:hint="cs"/>
          <w:rtl/>
        </w:rPr>
        <w:t>יכול</w:t>
      </w:r>
      <w:r w:rsidRPr="007435EB">
        <w:rPr>
          <w:rtl/>
        </w:rPr>
        <w:t xml:space="preserve">, </w:t>
      </w:r>
      <w:r w:rsidRPr="007435EB">
        <w:rPr>
          <w:rFonts w:hint="cs"/>
          <w:rtl/>
        </w:rPr>
        <w:t>שעדיין</w:t>
      </w:r>
      <w:r w:rsidRPr="007435EB">
        <w:rPr>
          <w:rtl/>
        </w:rPr>
        <w:t xml:space="preserve"> </w:t>
      </w:r>
      <w:r w:rsidRPr="007435EB">
        <w:rPr>
          <w:rFonts w:hint="cs"/>
          <w:rtl/>
        </w:rPr>
        <w:t>חציו</w:t>
      </w:r>
      <w:r w:rsidRPr="007435EB">
        <w:rPr>
          <w:rtl/>
        </w:rPr>
        <w:t xml:space="preserve"> </w:t>
      </w:r>
      <w:r w:rsidRPr="007435EB">
        <w:rPr>
          <w:rFonts w:hint="cs"/>
          <w:rtl/>
        </w:rPr>
        <w:t>עבד</w:t>
      </w:r>
      <w:r w:rsidRPr="007435EB">
        <w:rPr>
          <w:rtl/>
        </w:rPr>
        <w:t>.</w:t>
      </w:r>
    </w:p>
    <w:p w14:paraId="4D8EC4A5" w14:textId="77777777" w:rsidR="00E8089F" w:rsidRPr="007435EB" w:rsidRDefault="00E8089F" w:rsidP="00E8089F">
      <w:pPr>
        <w:rPr>
          <w:rtl/>
        </w:rPr>
      </w:pPr>
      <w:r w:rsidRPr="007435EB">
        <w:rPr>
          <w:rtl/>
        </w:rPr>
        <w:tab/>
      </w:r>
      <w:r w:rsidRPr="007435EB">
        <w:rPr>
          <w:rtl/>
        </w:rPr>
        <w:tab/>
      </w:r>
      <w:r w:rsidRPr="007435EB">
        <w:rPr>
          <w:rFonts w:hint="cs"/>
          <w:rtl/>
        </w:rPr>
        <w:t>יבטל</w:t>
      </w:r>
      <w:r w:rsidRPr="007435EB">
        <w:rPr>
          <w:rtl/>
        </w:rPr>
        <w:t xml:space="preserve"> - </w:t>
      </w:r>
      <w:r w:rsidRPr="007435EB">
        <w:rPr>
          <w:rFonts w:hint="cs"/>
          <w:rtl/>
        </w:rPr>
        <w:t>והלא</w:t>
      </w:r>
      <w:r w:rsidRPr="007435EB">
        <w:rPr>
          <w:rtl/>
        </w:rPr>
        <w:t xml:space="preserve"> </w:t>
      </w:r>
      <w:r w:rsidRPr="007435EB">
        <w:rPr>
          <w:rFonts w:hint="cs"/>
          <w:rtl/>
        </w:rPr>
        <w:t>לא</w:t>
      </w:r>
      <w:r w:rsidRPr="007435EB">
        <w:rPr>
          <w:rtl/>
        </w:rPr>
        <w:t xml:space="preserve"> </w:t>
      </w:r>
      <w:r w:rsidRPr="007435EB">
        <w:rPr>
          <w:rFonts w:hint="cs"/>
          <w:rtl/>
        </w:rPr>
        <w:t>נברא</w:t>
      </w:r>
      <w:r w:rsidRPr="007435EB">
        <w:rPr>
          <w:rtl/>
        </w:rPr>
        <w:t xml:space="preserve"> </w:t>
      </w:r>
      <w:r w:rsidRPr="007435EB">
        <w:rPr>
          <w:rFonts w:hint="cs"/>
          <w:rtl/>
        </w:rPr>
        <w:t>העולם</w:t>
      </w:r>
      <w:r w:rsidRPr="007435EB">
        <w:rPr>
          <w:rtl/>
        </w:rPr>
        <w:t xml:space="preserve"> </w:t>
      </w:r>
      <w:r w:rsidRPr="007435EB">
        <w:rPr>
          <w:rFonts w:hint="cs"/>
          <w:rtl/>
        </w:rPr>
        <w:t>אלא</w:t>
      </w:r>
      <w:r w:rsidRPr="007435EB">
        <w:rPr>
          <w:rtl/>
        </w:rPr>
        <w:t xml:space="preserve"> </w:t>
      </w:r>
      <w:r w:rsidRPr="007435EB">
        <w:rPr>
          <w:rFonts w:hint="cs"/>
          <w:rtl/>
        </w:rPr>
        <w:t>לפריה</w:t>
      </w:r>
      <w:r w:rsidRPr="007435EB">
        <w:rPr>
          <w:rtl/>
        </w:rPr>
        <w:t xml:space="preserve"> </w:t>
      </w:r>
      <w:r w:rsidRPr="007435EB">
        <w:rPr>
          <w:rFonts w:hint="cs"/>
          <w:rtl/>
        </w:rPr>
        <w:t>ורביה</w:t>
      </w:r>
      <w:r w:rsidRPr="007435EB">
        <w:rPr>
          <w:rtl/>
        </w:rPr>
        <w:t xml:space="preserve">, </w:t>
      </w:r>
      <w:r w:rsidRPr="007435EB">
        <w:rPr>
          <w:rFonts w:hint="cs"/>
          <w:rtl/>
        </w:rPr>
        <w:t>דלא</w:t>
      </w:r>
      <w:r w:rsidRPr="007435EB">
        <w:rPr>
          <w:rtl/>
        </w:rPr>
        <w:t xml:space="preserve"> </w:t>
      </w:r>
      <w:r w:rsidRPr="007435EB">
        <w:rPr>
          <w:rFonts w:hint="cs"/>
          <w:rtl/>
        </w:rPr>
        <w:t>תהו</w:t>
      </w:r>
      <w:r w:rsidRPr="007435EB">
        <w:rPr>
          <w:rtl/>
        </w:rPr>
        <w:t xml:space="preserve"> </w:t>
      </w:r>
      <w:r w:rsidRPr="007435EB">
        <w:rPr>
          <w:rFonts w:hint="cs"/>
          <w:rtl/>
        </w:rPr>
        <w:t>בראה</w:t>
      </w:r>
      <w:r w:rsidRPr="007435EB">
        <w:rPr>
          <w:rtl/>
        </w:rPr>
        <w:t xml:space="preserve"> </w:t>
      </w:r>
      <w:r w:rsidRPr="007435EB">
        <w:rPr>
          <w:rFonts w:hint="cs"/>
          <w:rtl/>
        </w:rPr>
        <w:t>אלא</w:t>
      </w:r>
      <w:r w:rsidRPr="007435EB">
        <w:rPr>
          <w:rtl/>
        </w:rPr>
        <w:t xml:space="preserve"> </w:t>
      </w:r>
      <w:r w:rsidRPr="007435EB">
        <w:rPr>
          <w:rFonts w:hint="cs"/>
          <w:rtl/>
        </w:rPr>
        <w:t>לשבת</w:t>
      </w:r>
      <w:r w:rsidRPr="007435EB">
        <w:rPr>
          <w:rtl/>
        </w:rPr>
        <w:t xml:space="preserve"> </w:t>
      </w:r>
      <w:r w:rsidRPr="007435EB">
        <w:rPr>
          <w:rFonts w:hint="cs"/>
          <w:rtl/>
        </w:rPr>
        <w:t>יצרה</w:t>
      </w:r>
      <w:r w:rsidRPr="007435EB">
        <w:rPr>
          <w:rtl/>
        </w:rPr>
        <w:t>.</w:t>
      </w:r>
    </w:p>
    <w:p w14:paraId="791AD69D" w14:textId="77777777" w:rsidR="00E8089F" w:rsidRPr="007435EB" w:rsidRDefault="00E8089F" w:rsidP="00E8089F">
      <w:pPr>
        <w:rPr>
          <w:rtl/>
        </w:rPr>
      </w:pPr>
      <w:r w:rsidRPr="007435EB">
        <w:rPr>
          <w:rFonts w:hint="cs"/>
          <w:rtl/>
        </w:rPr>
        <w:t>אלא</w:t>
      </w:r>
      <w:r w:rsidRPr="007435EB">
        <w:rPr>
          <w:rtl/>
        </w:rPr>
        <w:t xml:space="preserve">: </w:t>
      </w:r>
      <w:r w:rsidRPr="007435EB">
        <w:rPr>
          <w:rFonts w:hint="cs"/>
          <w:rtl/>
        </w:rPr>
        <w:t>מפני</w:t>
      </w:r>
      <w:r w:rsidRPr="007435EB">
        <w:rPr>
          <w:rtl/>
        </w:rPr>
        <w:t xml:space="preserve"> </w:t>
      </w:r>
      <w:r w:rsidRPr="007435EB">
        <w:rPr>
          <w:rFonts w:hint="cs"/>
          <w:rtl/>
        </w:rPr>
        <w:t>תיקון</w:t>
      </w:r>
      <w:r w:rsidRPr="007435EB">
        <w:rPr>
          <w:rtl/>
        </w:rPr>
        <w:t xml:space="preserve"> </w:t>
      </w:r>
      <w:r w:rsidRPr="007435EB">
        <w:rPr>
          <w:rFonts w:hint="cs"/>
          <w:rtl/>
        </w:rPr>
        <w:t>העולם</w:t>
      </w:r>
      <w:r w:rsidRPr="007435EB">
        <w:rPr>
          <w:rtl/>
        </w:rPr>
        <w:t xml:space="preserve"> </w:t>
      </w:r>
      <w:r w:rsidRPr="007435EB">
        <w:rPr>
          <w:rFonts w:hint="cs"/>
          <w:rtl/>
        </w:rPr>
        <w:t>כופין</w:t>
      </w:r>
      <w:r w:rsidRPr="007435EB">
        <w:rPr>
          <w:rtl/>
        </w:rPr>
        <w:t xml:space="preserve"> </w:t>
      </w:r>
      <w:r w:rsidRPr="007435EB">
        <w:rPr>
          <w:rFonts w:hint="cs"/>
          <w:rtl/>
        </w:rPr>
        <w:t>את</w:t>
      </w:r>
      <w:r w:rsidRPr="007435EB">
        <w:rPr>
          <w:rtl/>
        </w:rPr>
        <w:t xml:space="preserve"> </w:t>
      </w:r>
      <w:r w:rsidRPr="007435EB">
        <w:rPr>
          <w:rFonts w:hint="cs"/>
          <w:rtl/>
        </w:rPr>
        <w:t>רבו</w:t>
      </w:r>
      <w:r w:rsidRPr="007435EB">
        <w:rPr>
          <w:rtl/>
        </w:rPr>
        <w:t xml:space="preserve"> </w:t>
      </w:r>
      <w:r w:rsidRPr="007435EB">
        <w:rPr>
          <w:rFonts w:hint="cs"/>
          <w:rtl/>
        </w:rPr>
        <w:t>ועושה</w:t>
      </w:r>
      <w:r w:rsidRPr="007435EB">
        <w:rPr>
          <w:rtl/>
        </w:rPr>
        <w:t xml:space="preserve"> </w:t>
      </w:r>
      <w:r w:rsidRPr="007435EB">
        <w:rPr>
          <w:rFonts w:hint="cs"/>
          <w:rtl/>
        </w:rPr>
        <w:t>אותו</w:t>
      </w:r>
      <w:r w:rsidRPr="007435EB">
        <w:rPr>
          <w:rtl/>
        </w:rPr>
        <w:t xml:space="preserve"> </w:t>
      </w:r>
      <w:r w:rsidRPr="007435EB">
        <w:rPr>
          <w:rFonts w:hint="cs"/>
          <w:rtl/>
        </w:rPr>
        <w:t>בן</w:t>
      </w:r>
      <w:r w:rsidRPr="007435EB">
        <w:rPr>
          <w:rtl/>
        </w:rPr>
        <w:t xml:space="preserve"> </w:t>
      </w:r>
      <w:r w:rsidRPr="007435EB">
        <w:rPr>
          <w:rFonts w:hint="cs"/>
          <w:rtl/>
        </w:rPr>
        <w:t>חורין</w:t>
      </w:r>
      <w:r w:rsidRPr="007435EB">
        <w:rPr>
          <w:rtl/>
        </w:rPr>
        <w:t xml:space="preserve">, </w:t>
      </w:r>
      <w:r w:rsidRPr="007435EB">
        <w:rPr>
          <w:rFonts w:hint="cs"/>
          <w:rtl/>
        </w:rPr>
        <w:t>וכותב</w:t>
      </w:r>
      <w:r w:rsidRPr="007435EB">
        <w:rPr>
          <w:rtl/>
        </w:rPr>
        <w:t xml:space="preserve"> </w:t>
      </w:r>
      <w:r w:rsidRPr="007435EB">
        <w:rPr>
          <w:rFonts w:hint="cs"/>
          <w:rtl/>
        </w:rPr>
        <w:t>שטר</w:t>
      </w:r>
      <w:r w:rsidRPr="007435EB">
        <w:rPr>
          <w:rtl/>
        </w:rPr>
        <w:t xml:space="preserve"> </w:t>
      </w:r>
      <w:r w:rsidRPr="007435EB">
        <w:rPr>
          <w:rFonts w:hint="cs"/>
          <w:rtl/>
        </w:rPr>
        <w:t>על</w:t>
      </w:r>
      <w:r w:rsidRPr="007435EB">
        <w:rPr>
          <w:rtl/>
        </w:rPr>
        <w:t xml:space="preserve"> </w:t>
      </w:r>
      <w:r w:rsidRPr="007435EB">
        <w:rPr>
          <w:rFonts w:hint="cs"/>
          <w:rtl/>
        </w:rPr>
        <w:t>חצי</w:t>
      </w:r>
      <w:r w:rsidRPr="007435EB">
        <w:rPr>
          <w:rtl/>
        </w:rPr>
        <w:t xml:space="preserve"> </w:t>
      </w:r>
      <w:r w:rsidRPr="007435EB">
        <w:rPr>
          <w:rFonts w:hint="cs"/>
          <w:rtl/>
        </w:rPr>
        <w:t>דמיו</w:t>
      </w:r>
      <w:r w:rsidRPr="007435EB">
        <w:rPr>
          <w:rtl/>
        </w:rPr>
        <w:t>.</w:t>
      </w:r>
    </w:p>
    <w:p w14:paraId="15A83BB9" w14:textId="77777777" w:rsidR="00E8089F" w:rsidRPr="007435EB" w:rsidRDefault="00E8089F" w:rsidP="00E8089F">
      <w:pPr>
        <w:rPr>
          <w:rtl/>
        </w:rPr>
      </w:pPr>
      <w:r w:rsidRPr="007435EB">
        <w:rPr>
          <w:rFonts w:hint="cs"/>
          <w:rtl/>
        </w:rPr>
        <w:t>וחזרו</w:t>
      </w:r>
      <w:r w:rsidRPr="007435EB">
        <w:rPr>
          <w:rtl/>
        </w:rPr>
        <w:t xml:space="preserve"> </w:t>
      </w:r>
      <w:r w:rsidRPr="007435EB">
        <w:rPr>
          <w:rFonts w:hint="cs"/>
          <w:rtl/>
        </w:rPr>
        <w:t>בית</w:t>
      </w:r>
      <w:r w:rsidRPr="007435EB">
        <w:rPr>
          <w:rtl/>
        </w:rPr>
        <w:t xml:space="preserve"> </w:t>
      </w:r>
      <w:r w:rsidRPr="007435EB">
        <w:rPr>
          <w:rFonts w:hint="cs"/>
          <w:rtl/>
        </w:rPr>
        <w:t>הלל</w:t>
      </w:r>
      <w:r w:rsidRPr="007435EB">
        <w:rPr>
          <w:rtl/>
        </w:rPr>
        <w:t xml:space="preserve"> </w:t>
      </w:r>
      <w:r w:rsidRPr="007435EB">
        <w:rPr>
          <w:rFonts w:hint="cs"/>
          <w:rtl/>
        </w:rPr>
        <w:t>להורות</w:t>
      </w:r>
      <w:r w:rsidRPr="007435EB">
        <w:rPr>
          <w:rtl/>
        </w:rPr>
        <w:t xml:space="preserve"> </w:t>
      </w:r>
      <w:r w:rsidRPr="007435EB">
        <w:rPr>
          <w:rFonts w:hint="cs"/>
          <w:rtl/>
        </w:rPr>
        <w:t>כבית</w:t>
      </w:r>
      <w:r w:rsidRPr="007435EB">
        <w:rPr>
          <w:rtl/>
        </w:rPr>
        <w:t xml:space="preserve"> </w:t>
      </w:r>
      <w:r w:rsidRPr="007435EB">
        <w:rPr>
          <w:rFonts w:hint="cs"/>
          <w:rtl/>
        </w:rPr>
        <w:t>שמאי</w:t>
      </w:r>
      <w:r w:rsidRPr="007435EB">
        <w:rPr>
          <w:rtl/>
        </w:rPr>
        <w:t>.</w:t>
      </w:r>
    </w:p>
    <w:p w14:paraId="7207F741" w14:textId="44FD93E2" w:rsidR="00E8089F" w:rsidRPr="007435EB" w:rsidRDefault="00F47631" w:rsidP="00F47631">
      <w:pPr>
        <w:pStyle w:val="affd"/>
        <w:rPr>
          <w:bCs/>
          <w:rtl/>
        </w:rPr>
      </w:pPr>
      <w:r>
        <w:rPr>
          <w:rFonts w:hint="cs"/>
          <w:rtl/>
        </w:rPr>
        <w:t>***</w:t>
      </w:r>
    </w:p>
    <w:p w14:paraId="36A56AA8" w14:textId="77777777" w:rsidR="00E8089F" w:rsidRPr="007435EB" w:rsidRDefault="00E8089F" w:rsidP="005C3FF1">
      <w:pPr>
        <w:pStyle w:val="afff"/>
        <w:framePr w:wrap="around"/>
        <w:rPr>
          <w:rtl/>
        </w:rPr>
      </w:pPr>
      <w:r w:rsidRPr="007435EB">
        <w:rPr>
          <w:rFonts w:hint="cs"/>
          <w:rtl/>
        </w:rPr>
        <w:t>פח.</w:t>
      </w:r>
    </w:p>
    <w:p>
      <w:pPr>
        <w:pStyle w:val="affffff1"/>
        <w:rPr>
          <w:ins w:id="20172" w:author="קלוד" w:date="2026-10-06T10:09:47Z"/>
        </w:rPr>
      </w:pPr>
      <w:ins w:id="20171" w:author="קלוד" w:date="2026-10-06T10:09:47Z">
        <w:r>
          <w:t xml:space="preserve">משנה ב</w:t>
        </w:r>
      </w:ins>
    </w:p>
    <w:p w14:paraId="02F97432" w14:textId="77777777" w:rsidR="00E8089F" w:rsidRPr="007435EB" w:rsidRDefault="00E8089F" w:rsidP="00E8089F">
      <w:pPr>
        <w:pStyle w:val="afff5"/>
        <w:rPr>
          <w:del w:id="20075" w:author="קלוד" w:date="2026-10-06T10:16:37Z"/>
          <w:b/>
          <w:rtl/>
        </w:rPr>
      </w:pPr>
      <w:ins w:id="9817" w:author="מספור קטעי משנה" w:date="2026-10-06T10:05:03Z">
        <w:del w:id="20072" w:author="קלוד" w:date="2026-10-06T10:16:37Z">
          <w:r>
            <w:rPr>
              <w:rStyle w:val="MisparKeta"/>
            </w:rPr>
            <w:delText xml:space="preserve">א. </w:delText>
          </w:r>
        </w:del>
      </w:ins>
      <w:del w:id="20073" w:author="קלוד" w:date="2026-10-06T10:16:37Z">
        <w:r w:rsidRPr="007435EB">
          <w:rPr>
            <w:rFonts w:hint="cs"/>
            <w:b/>
            <w:sz w:val="20"/>
            <w:rtl/>
          </w:rPr>
          <w:delText xml:space="preserve">משנה</w:delText>
        </w:r>
      </w:del>
      <w:del w:id="20074" w:author="קלוד" w:date="2026-10-06T10:16:37Z">
        <w:r w:rsidRPr="007435EB">
          <w:rPr>
            <w:b/>
            <w:sz w:val="20"/>
            <w:rtl/>
          </w:rPr>
          <w:delText xml:space="preserve">.</w:delText>
        </w:r>
      </w:del>
    </w:p>
    <w:p w14:paraId="36EB4861" w14:textId="77777777" w:rsidR="00E8089F" w:rsidRPr="007435EB" w:rsidRDefault="00E8089F" w:rsidP="00E8089F">
      <w:pPr>
        <w:pStyle w:val="afff5"/>
        <w:rPr>
          <w:b/>
          <w:rtl/>
        </w:rPr>
      </w:pPr>
      <w:r w:rsidRPr="007435EB">
        <w:rPr>
          <w:rFonts w:hint="cs"/>
          <w:b/>
          <w:rtl/>
        </w:rPr>
        <w:t>האומר</w:t>
      </w:r>
      <w:r w:rsidRPr="007435EB">
        <w:rPr>
          <w:b/>
          <w:rtl/>
        </w:rPr>
        <w:t xml:space="preserve"> </w:t>
      </w:r>
      <w:r w:rsidRPr="007435EB">
        <w:rPr>
          <w:rFonts w:hint="cs"/>
          <w:b/>
          <w:rtl/>
        </w:rPr>
        <w:t>לעבדו</w:t>
      </w:r>
      <w:r w:rsidRPr="007435EB">
        <w:rPr>
          <w:b/>
          <w:rtl/>
        </w:rPr>
        <w:t xml:space="preserve">: </w:t>
      </w:r>
      <w:r w:rsidRPr="007435EB">
        <w:rPr>
          <w:rFonts w:hint="cs"/>
          <w:b/>
          <w:rtl/>
        </w:rPr>
        <w:t>צא</w:t>
      </w:r>
      <w:r w:rsidRPr="007435EB">
        <w:rPr>
          <w:b/>
          <w:rtl/>
        </w:rPr>
        <w:t xml:space="preserve"> </w:t>
      </w:r>
      <w:r w:rsidRPr="007435EB">
        <w:rPr>
          <w:rFonts w:hint="cs"/>
          <w:b/>
          <w:rtl/>
        </w:rPr>
        <w:t>ושחוט</w:t>
      </w:r>
      <w:r w:rsidRPr="007435EB">
        <w:rPr>
          <w:b/>
          <w:rtl/>
        </w:rPr>
        <w:t xml:space="preserve"> </w:t>
      </w:r>
      <w:r w:rsidRPr="007435EB">
        <w:rPr>
          <w:rFonts w:hint="cs"/>
          <w:b/>
          <w:rtl/>
        </w:rPr>
        <w:t>עלי</w:t>
      </w:r>
      <w:r w:rsidRPr="007435EB">
        <w:rPr>
          <w:b/>
          <w:rtl/>
        </w:rPr>
        <w:t xml:space="preserve"> </w:t>
      </w:r>
      <w:r w:rsidRPr="007435EB">
        <w:rPr>
          <w:rFonts w:hint="cs"/>
          <w:b/>
          <w:rtl/>
        </w:rPr>
        <w:t>את</w:t>
      </w:r>
      <w:r w:rsidRPr="007435EB">
        <w:rPr>
          <w:b/>
          <w:rtl/>
        </w:rPr>
        <w:t xml:space="preserve"> </w:t>
      </w:r>
      <w:r w:rsidRPr="007435EB">
        <w:rPr>
          <w:rFonts w:hint="cs"/>
          <w:b/>
          <w:rtl/>
        </w:rPr>
        <w:t>הפסח</w:t>
      </w:r>
      <w:r w:rsidRPr="007435EB">
        <w:rPr>
          <w:b/>
          <w:rtl/>
        </w:rPr>
        <w:t>.</w:t>
      </w:r>
    </w:p>
    <w:p w14:paraId="7B447D24" w14:textId="77777777" w:rsidR="00E8089F" w:rsidRPr="007435EB" w:rsidRDefault="00E8089F" w:rsidP="00E8089F">
      <w:pPr>
        <w:pStyle w:val="afff5"/>
        <w:rPr>
          <w:b/>
          <w:rtl/>
        </w:rPr>
      </w:pPr>
      <w:r w:rsidRPr="007435EB">
        <w:rPr>
          <w:rFonts w:hint="cs"/>
          <w:b/>
          <w:rtl/>
        </w:rPr>
        <w:t>שחט</w:t>
      </w:r>
      <w:r w:rsidRPr="007435EB">
        <w:rPr>
          <w:b/>
          <w:rtl/>
        </w:rPr>
        <w:t xml:space="preserve"> </w:t>
      </w:r>
      <w:r w:rsidRPr="007435EB">
        <w:rPr>
          <w:rFonts w:hint="cs"/>
          <w:b/>
          <w:rtl/>
        </w:rPr>
        <w:t>גדי</w:t>
      </w:r>
      <w:r w:rsidRPr="007435EB">
        <w:rPr>
          <w:b/>
          <w:rtl/>
        </w:rPr>
        <w:t xml:space="preserve"> - </w:t>
      </w:r>
      <w:r w:rsidRPr="007435EB">
        <w:rPr>
          <w:rFonts w:hint="cs"/>
          <w:b/>
          <w:rtl/>
        </w:rPr>
        <w:t>יאכל</w:t>
      </w:r>
      <w:r w:rsidRPr="007435EB">
        <w:rPr>
          <w:b/>
          <w:rtl/>
        </w:rPr>
        <w:t xml:space="preserve">, </w:t>
      </w:r>
      <w:r w:rsidRPr="007435EB">
        <w:rPr>
          <w:rFonts w:hint="cs"/>
          <w:b/>
          <w:rtl/>
        </w:rPr>
        <w:t>שחט</w:t>
      </w:r>
      <w:r w:rsidRPr="007435EB">
        <w:rPr>
          <w:b/>
          <w:rtl/>
        </w:rPr>
        <w:t xml:space="preserve"> </w:t>
      </w:r>
      <w:r w:rsidRPr="007435EB">
        <w:rPr>
          <w:rFonts w:hint="cs"/>
          <w:b/>
          <w:rtl/>
        </w:rPr>
        <w:t>טלה</w:t>
      </w:r>
      <w:r w:rsidRPr="007435EB">
        <w:rPr>
          <w:b/>
          <w:rtl/>
        </w:rPr>
        <w:t xml:space="preserve"> - </w:t>
      </w:r>
      <w:r w:rsidRPr="007435EB">
        <w:rPr>
          <w:rFonts w:hint="cs"/>
          <w:b/>
          <w:rtl/>
        </w:rPr>
        <w:t>יאכל</w:t>
      </w:r>
      <w:r w:rsidRPr="007435EB">
        <w:rPr>
          <w:b/>
          <w:rtl/>
        </w:rPr>
        <w:t>.</w:t>
      </w:r>
    </w:p>
    <w:p w14:paraId="0D81BF00" w14:textId="77777777" w:rsidR="00E8089F" w:rsidRPr="007435EB" w:rsidRDefault="00E8089F" w:rsidP="00E8089F">
      <w:pPr>
        <w:pStyle w:val="afff5"/>
        <w:rPr>
          <w:b/>
          <w:rtl/>
        </w:rPr>
      </w:pPr>
      <w:r w:rsidRPr="007435EB">
        <w:rPr>
          <w:rFonts w:hint="cs"/>
          <w:b/>
          <w:rtl/>
        </w:rPr>
        <w:t>שחט</w:t>
      </w:r>
      <w:r w:rsidRPr="007435EB">
        <w:rPr>
          <w:b/>
          <w:rtl/>
        </w:rPr>
        <w:t xml:space="preserve"> </w:t>
      </w:r>
      <w:r w:rsidRPr="007435EB">
        <w:rPr>
          <w:rFonts w:hint="cs"/>
          <w:b/>
          <w:rtl/>
        </w:rPr>
        <w:t>גדי</w:t>
      </w:r>
      <w:r w:rsidRPr="007435EB">
        <w:rPr>
          <w:b/>
          <w:rtl/>
        </w:rPr>
        <w:t xml:space="preserve"> </w:t>
      </w:r>
      <w:r w:rsidRPr="007435EB">
        <w:rPr>
          <w:rFonts w:hint="cs"/>
          <w:b/>
          <w:rtl/>
        </w:rPr>
        <w:t>וטלה</w:t>
      </w:r>
      <w:r w:rsidRPr="007435EB">
        <w:rPr>
          <w:b/>
          <w:rtl/>
        </w:rPr>
        <w:t xml:space="preserve"> - </w:t>
      </w:r>
      <w:r w:rsidRPr="007435EB">
        <w:rPr>
          <w:rFonts w:hint="cs"/>
          <w:b/>
          <w:rtl/>
        </w:rPr>
        <w:t>יאכל</w:t>
      </w:r>
      <w:r w:rsidRPr="007435EB">
        <w:rPr>
          <w:b/>
          <w:rtl/>
        </w:rPr>
        <w:t xml:space="preserve"> </w:t>
      </w:r>
      <w:r w:rsidRPr="007435EB">
        <w:rPr>
          <w:rFonts w:hint="cs"/>
          <w:b/>
          <w:rtl/>
        </w:rPr>
        <w:t>מן</w:t>
      </w:r>
      <w:r w:rsidRPr="007435EB">
        <w:rPr>
          <w:b/>
          <w:rtl/>
        </w:rPr>
        <w:t xml:space="preserve"> </w:t>
      </w:r>
      <w:r w:rsidRPr="007435EB">
        <w:rPr>
          <w:rFonts w:hint="cs"/>
          <w:b/>
          <w:rtl/>
        </w:rPr>
        <w:t>הראשון</w:t>
      </w:r>
      <w:r w:rsidRPr="007435EB">
        <w:rPr>
          <w:b/>
          <w:rtl/>
        </w:rPr>
        <w:t>.</w:t>
      </w:r>
    </w:p>
    <w:p w14:paraId="45890C49" w14:textId="77777777" w:rsidR="00E8089F" w:rsidRPr="007435EB" w:rsidRDefault="00E8089F" w:rsidP="00E8089F">
      <w:pPr>
        <w:pStyle w:val="afff5"/>
        <w:rPr>
          <w:b/>
          <w:rtl/>
        </w:rPr>
      </w:pPr>
      <w:r w:rsidRPr="007435EB">
        <w:rPr>
          <w:rFonts w:hint="cs"/>
          <w:b/>
          <w:rtl/>
        </w:rPr>
        <w:t>שכח</w:t>
      </w:r>
      <w:r w:rsidRPr="007435EB">
        <w:rPr>
          <w:b/>
          <w:rtl/>
        </w:rPr>
        <w:t xml:space="preserve"> </w:t>
      </w:r>
      <w:r w:rsidRPr="007435EB">
        <w:rPr>
          <w:rFonts w:hint="cs"/>
          <w:b/>
          <w:rtl/>
        </w:rPr>
        <w:t>מה</w:t>
      </w:r>
      <w:r w:rsidRPr="007435EB">
        <w:rPr>
          <w:b/>
          <w:rtl/>
        </w:rPr>
        <w:t xml:space="preserve"> </w:t>
      </w:r>
      <w:r w:rsidRPr="007435EB">
        <w:rPr>
          <w:rFonts w:hint="cs"/>
          <w:b/>
          <w:rtl/>
        </w:rPr>
        <w:t>אמר</w:t>
      </w:r>
      <w:r w:rsidRPr="007435EB">
        <w:rPr>
          <w:b/>
          <w:rtl/>
        </w:rPr>
        <w:t xml:space="preserve"> </w:t>
      </w:r>
      <w:r w:rsidRPr="007435EB">
        <w:rPr>
          <w:rFonts w:hint="cs"/>
          <w:b/>
          <w:rtl/>
        </w:rPr>
        <w:t>לו</w:t>
      </w:r>
      <w:r w:rsidRPr="007435EB">
        <w:rPr>
          <w:b/>
          <w:rtl/>
        </w:rPr>
        <w:t xml:space="preserve"> </w:t>
      </w:r>
      <w:r w:rsidRPr="007435EB">
        <w:rPr>
          <w:rFonts w:hint="cs"/>
          <w:b/>
          <w:rtl/>
        </w:rPr>
        <w:t>רבו</w:t>
      </w:r>
      <w:r w:rsidRPr="007435EB">
        <w:rPr>
          <w:b/>
          <w:rtl/>
        </w:rPr>
        <w:t xml:space="preserve"> </w:t>
      </w:r>
      <w:r w:rsidRPr="007435EB">
        <w:rPr>
          <w:rFonts w:hint="cs"/>
          <w:b/>
          <w:rtl/>
        </w:rPr>
        <w:t>כיצד</w:t>
      </w:r>
      <w:r w:rsidRPr="007435EB">
        <w:rPr>
          <w:b/>
          <w:rtl/>
        </w:rPr>
        <w:t xml:space="preserve"> </w:t>
      </w:r>
      <w:r w:rsidRPr="007435EB">
        <w:rPr>
          <w:rFonts w:hint="cs"/>
          <w:b/>
          <w:rtl/>
        </w:rPr>
        <w:t>יעשה</w:t>
      </w:r>
      <w:r w:rsidRPr="007435EB">
        <w:rPr>
          <w:b/>
          <w:rtl/>
        </w:rPr>
        <w:t xml:space="preserve"> - </w:t>
      </w:r>
      <w:r w:rsidRPr="007435EB">
        <w:rPr>
          <w:rFonts w:hint="cs"/>
          <w:b/>
          <w:rtl/>
        </w:rPr>
        <w:t>ישחט</w:t>
      </w:r>
      <w:r w:rsidRPr="007435EB">
        <w:rPr>
          <w:b/>
          <w:rtl/>
        </w:rPr>
        <w:t xml:space="preserve"> </w:t>
      </w:r>
      <w:r w:rsidRPr="007435EB">
        <w:rPr>
          <w:rFonts w:hint="cs"/>
          <w:b/>
          <w:rtl/>
        </w:rPr>
        <w:t>טלה</w:t>
      </w:r>
      <w:r w:rsidRPr="007435EB">
        <w:rPr>
          <w:b/>
          <w:rtl/>
        </w:rPr>
        <w:t xml:space="preserve"> </w:t>
      </w:r>
      <w:r w:rsidRPr="007435EB">
        <w:rPr>
          <w:rFonts w:hint="cs"/>
          <w:b/>
          <w:rtl/>
        </w:rPr>
        <w:t>וגדי</w:t>
      </w:r>
      <w:r w:rsidRPr="007435EB">
        <w:rPr>
          <w:b/>
          <w:rtl/>
        </w:rPr>
        <w:t xml:space="preserve">, </w:t>
      </w:r>
      <w:r w:rsidRPr="007435EB">
        <w:rPr>
          <w:rFonts w:hint="cs"/>
          <w:b/>
          <w:rtl/>
        </w:rPr>
        <w:t>ויאמר</w:t>
      </w:r>
      <w:r w:rsidRPr="007435EB">
        <w:rPr>
          <w:b/>
          <w:rtl/>
        </w:rPr>
        <w:t xml:space="preserve">: </w:t>
      </w:r>
      <w:r w:rsidRPr="007435EB">
        <w:rPr>
          <w:rFonts w:hint="cs"/>
          <w:b/>
          <w:rtl/>
        </w:rPr>
        <w:t>אם</w:t>
      </w:r>
      <w:r w:rsidRPr="007435EB">
        <w:rPr>
          <w:b/>
          <w:rtl/>
        </w:rPr>
        <w:t xml:space="preserve"> </w:t>
      </w:r>
      <w:r w:rsidRPr="007435EB">
        <w:rPr>
          <w:rFonts w:hint="cs"/>
          <w:b/>
          <w:rtl/>
        </w:rPr>
        <w:t>גדי</w:t>
      </w:r>
      <w:r w:rsidRPr="007435EB">
        <w:rPr>
          <w:b/>
          <w:rtl/>
        </w:rPr>
        <w:t xml:space="preserve"> </w:t>
      </w:r>
      <w:r w:rsidRPr="007435EB">
        <w:rPr>
          <w:rFonts w:hint="cs"/>
          <w:b/>
          <w:rtl/>
        </w:rPr>
        <w:t>אמר</w:t>
      </w:r>
      <w:r w:rsidRPr="007435EB">
        <w:rPr>
          <w:b/>
          <w:rtl/>
        </w:rPr>
        <w:t xml:space="preserve"> </w:t>
      </w:r>
      <w:r w:rsidRPr="007435EB">
        <w:rPr>
          <w:rFonts w:hint="cs"/>
          <w:b/>
          <w:rtl/>
        </w:rPr>
        <w:t>לי</w:t>
      </w:r>
      <w:r w:rsidRPr="007435EB">
        <w:rPr>
          <w:b/>
          <w:rtl/>
        </w:rPr>
        <w:t xml:space="preserve"> </w:t>
      </w:r>
      <w:r w:rsidRPr="007435EB">
        <w:rPr>
          <w:rFonts w:hint="cs"/>
          <w:b/>
          <w:rtl/>
        </w:rPr>
        <w:t>רבי</w:t>
      </w:r>
      <w:r w:rsidRPr="007435EB">
        <w:rPr>
          <w:b/>
          <w:rtl/>
        </w:rPr>
        <w:t xml:space="preserve"> - </w:t>
      </w:r>
      <w:r w:rsidRPr="007435EB">
        <w:rPr>
          <w:rFonts w:hint="cs"/>
          <w:b/>
          <w:rtl/>
        </w:rPr>
        <w:t>גדי</w:t>
      </w:r>
      <w:r w:rsidRPr="007435EB">
        <w:rPr>
          <w:b/>
          <w:rtl/>
        </w:rPr>
        <w:t xml:space="preserve"> </w:t>
      </w:r>
      <w:r w:rsidRPr="007435EB">
        <w:rPr>
          <w:rFonts w:hint="cs"/>
          <w:b/>
          <w:rtl/>
        </w:rPr>
        <w:t>שלו</w:t>
      </w:r>
      <w:r w:rsidRPr="007435EB">
        <w:rPr>
          <w:b/>
          <w:rtl/>
        </w:rPr>
        <w:t xml:space="preserve"> </w:t>
      </w:r>
      <w:r w:rsidRPr="007435EB">
        <w:rPr>
          <w:rFonts w:hint="cs"/>
          <w:b/>
          <w:rtl/>
        </w:rPr>
        <w:t>וטלה</w:t>
      </w:r>
      <w:r w:rsidRPr="007435EB">
        <w:rPr>
          <w:b/>
          <w:rtl/>
        </w:rPr>
        <w:t xml:space="preserve"> </w:t>
      </w:r>
      <w:r w:rsidRPr="007435EB">
        <w:rPr>
          <w:rFonts w:hint="cs"/>
          <w:b/>
          <w:rtl/>
        </w:rPr>
        <w:t>שלי</w:t>
      </w:r>
      <w:r w:rsidRPr="007435EB">
        <w:rPr>
          <w:b/>
          <w:rtl/>
        </w:rPr>
        <w:t xml:space="preserve">, </w:t>
      </w:r>
      <w:r w:rsidRPr="007435EB">
        <w:rPr>
          <w:rFonts w:hint="cs"/>
          <w:b/>
          <w:rtl/>
        </w:rPr>
        <w:t>ואם</w:t>
      </w:r>
      <w:r w:rsidRPr="007435EB">
        <w:rPr>
          <w:b/>
          <w:rtl/>
        </w:rPr>
        <w:t xml:space="preserve"> </w:t>
      </w:r>
      <w:r w:rsidRPr="007435EB">
        <w:rPr>
          <w:rFonts w:hint="cs"/>
          <w:b/>
          <w:rtl/>
        </w:rPr>
        <w:t>טלה</w:t>
      </w:r>
      <w:r w:rsidRPr="007435EB">
        <w:rPr>
          <w:b/>
          <w:rtl/>
        </w:rPr>
        <w:t xml:space="preserve"> </w:t>
      </w:r>
      <w:r w:rsidRPr="007435EB">
        <w:rPr>
          <w:rFonts w:hint="cs"/>
          <w:b/>
          <w:rtl/>
        </w:rPr>
        <w:t>אמר</w:t>
      </w:r>
      <w:r w:rsidRPr="007435EB">
        <w:rPr>
          <w:b/>
          <w:rtl/>
        </w:rPr>
        <w:t xml:space="preserve"> </w:t>
      </w:r>
      <w:r w:rsidRPr="007435EB">
        <w:rPr>
          <w:rFonts w:hint="cs"/>
          <w:b/>
          <w:rtl/>
        </w:rPr>
        <w:t>לי</w:t>
      </w:r>
      <w:r w:rsidRPr="007435EB">
        <w:rPr>
          <w:b/>
          <w:rtl/>
        </w:rPr>
        <w:t xml:space="preserve"> </w:t>
      </w:r>
      <w:r w:rsidRPr="007435EB">
        <w:rPr>
          <w:rFonts w:hint="cs"/>
          <w:b/>
          <w:rtl/>
        </w:rPr>
        <w:t>רבי</w:t>
      </w:r>
      <w:r w:rsidRPr="007435EB">
        <w:rPr>
          <w:b/>
          <w:rtl/>
        </w:rPr>
        <w:t xml:space="preserve"> - </w:t>
      </w:r>
      <w:r w:rsidRPr="007435EB">
        <w:rPr>
          <w:rFonts w:hint="cs"/>
          <w:b/>
          <w:rtl/>
        </w:rPr>
        <w:t>הטלה</w:t>
      </w:r>
      <w:r w:rsidRPr="007435EB">
        <w:rPr>
          <w:b/>
          <w:rtl/>
        </w:rPr>
        <w:t xml:space="preserve"> </w:t>
      </w:r>
      <w:r w:rsidRPr="007435EB">
        <w:rPr>
          <w:rFonts w:hint="cs"/>
          <w:b/>
          <w:rtl/>
        </w:rPr>
        <w:t>שלו</w:t>
      </w:r>
      <w:r w:rsidRPr="007435EB">
        <w:rPr>
          <w:b/>
          <w:rtl/>
        </w:rPr>
        <w:t xml:space="preserve"> </w:t>
      </w:r>
      <w:r w:rsidRPr="007435EB">
        <w:rPr>
          <w:rFonts w:hint="cs"/>
          <w:b/>
          <w:rtl/>
        </w:rPr>
        <w:t>וגדי</w:t>
      </w:r>
      <w:r w:rsidRPr="007435EB">
        <w:rPr>
          <w:b/>
          <w:rtl/>
        </w:rPr>
        <w:t xml:space="preserve"> </w:t>
      </w:r>
      <w:r w:rsidRPr="007435EB">
        <w:rPr>
          <w:rFonts w:hint="cs"/>
          <w:b/>
          <w:rtl/>
        </w:rPr>
        <w:t>שלי</w:t>
      </w:r>
      <w:r w:rsidRPr="007435EB">
        <w:rPr>
          <w:b/>
          <w:rtl/>
        </w:rPr>
        <w:t>.</w:t>
      </w:r>
    </w:p>
    <w:p w14:paraId="35A92995" w14:textId="77777777" w:rsidR="00E8089F" w:rsidRPr="007435EB" w:rsidRDefault="00E8089F" w:rsidP="00E8089F">
      <w:pPr>
        <w:pStyle w:val="afff5"/>
        <w:rPr>
          <w:b/>
          <w:rtl/>
        </w:rPr>
      </w:pPr>
      <w:r w:rsidRPr="007435EB">
        <w:rPr>
          <w:rFonts w:hint="cs"/>
          <w:b/>
          <w:rtl/>
        </w:rPr>
        <w:t>שכח</w:t>
      </w:r>
      <w:r w:rsidRPr="007435EB">
        <w:rPr>
          <w:b/>
          <w:rtl/>
        </w:rPr>
        <w:t xml:space="preserve"> </w:t>
      </w:r>
      <w:r w:rsidRPr="007435EB">
        <w:rPr>
          <w:rFonts w:hint="cs"/>
          <w:b/>
          <w:rtl/>
        </w:rPr>
        <w:t>רבו</w:t>
      </w:r>
      <w:r w:rsidRPr="007435EB">
        <w:rPr>
          <w:b/>
          <w:rtl/>
        </w:rPr>
        <w:t xml:space="preserve"> </w:t>
      </w:r>
      <w:r w:rsidRPr="007435EB">
        <w:rPr>
          <w:rFonts w:hint="cs"/>
          <w:b/>
          <w:rtl/>
        </w:rPr>
        <w:t>מה</w:t>
      </w:r>
      <w:r w:rsidRPr="007435EB">
        <w:rPr>
          <w:b/>
          <w:rtl/>
        </w:rPr>
        <w:t xml:space="preserve"> </w:t>
      </w:r>
      <w:r w:rsidRPr="007435EB">
        <w:rPr>
          <w:rFonts w:hint="cs"/>
          <w:b/>
          <w:rtl/>
        </w:rPr>
        <w:t>אמר</w:t>
      </w:r>
      <w:r w:rsidRPr="007435EB">
        <w:rPr>
          <w:b/>
          <w:rtl/>
        </w:rPr>
        <w:t xml:space="preserve"> </w:t>
      </w:r>
      <w:r w:rsidRPr="007435EB">
        <w:rPr>
          <w:rFonts w:hint="cs"/>
          <w:b/>
          <w:rtl/>
        </w:rPr>
        <w:t>לו</w:t>
      </w:r>
      <w:r w:rsidRPr="007435EB">
        <w:rPr>
          <w:b/>
          <w:rtl/>
        </w:rPr>
        <w:t xml:space="preserve"> - </w:t>
      </w:r>
      <w:r w:rsidRPr="007435EB">
        <w:rPr>
          <w:rFonts w:hint="cs"/>
          <w:b/>
          <w:rtl/>
        </w:rPr>
        <w:t>שניהן</w:t>
      </w:r>
      <w:r w:rsidRPr="007435EB">
        <w:rPr>
          <w:b/>
          <w:rtl/>
        </w:rPr>
        <w:t xml:space="preserve"> </w:t>
      </w:r>
      <w:r w:rsidRPr="007435EB">
        <w:rPr>
          <w:rFonts w:hint="cs"/>
          <w:b/>
          <w:rtl/>
        </w:rPr>
        <w:t>יצאו</w:t>
      </w:r>
      <w:r w:rsidRPr="007435EB">
        <w:rPr>
          <w:b/>
          <w:rtl/>
        </w:rPr>
        <w:t xml:space="preserve"> </w:t>
      </w:r>
      <w:r w:rsidRPr="007435EB">
        <w:rPr>
          <w:rFonts w:hint="cs"/>
          <w:b/>
          <w:rtl/>
        </w:rPr>
        <w:t>לבית</w:t>
      </w:r>
      <w:r w:rsidRPr="007435EB">
        <w:rPr>
          <w:b/>
          <w:rtl/>
        </w:rPr>
        <w:t xml:space="preserve"> </w:t>
      </w:r>
      <w:r w:rsidRPr="007435EB">
        <w:rPr>
          <w:rFonts w:hint="cs"/>
          <w:b/>
          <w:rtl/>
        </w:rPr>
        <w:t>השריפה</w:t>
      </w:r>
      <w:r w:rsidRPr="007435EB">
        <w:rPr>
          <w:b/>
          <w:rtl/>
        </w:rPr>
        <w:t xml:space="preserve">, </w:t>
      </w:r>
      <w:r w:rsidRPr="007435EB">
        <w:rPr>
          <w:rFonts w:hint="cs"/>
          <w:b/>
          <w:rtl/>
        </w:rPr>
        <w:t>ופטורין</w:t>
      </w:r>
      <w:r w:rsidRPr="007435EB">
        <w:rPr>
          <w:b/>
          <w:rtl/>
        </w:rPr>
        <w:t xml:space="preserve"> </w:t>
      </w:r>
      <w:r w:rsidRPr="007435EB">
        <w:rPr>
          <w:rFonts w:hint="cs"/>
          <w:b/>
          <w:rtl/>
        </w:rPr>
        <w:t>מלעשות</w:t>
      </w:r>
      <w:r w:rsidRPr="007435EB">
        <w:rPr>
          <w:b/>
          <w:rtl/>
        </w:rPr>
        <w:t xml:space="preserve"> </w:t>
      </w:r>
      <w:r w:rsidRPr="007435EB">
        <w:rPr>
          <w:rFonts w:hint="cs"/>
          <w:b/>
          <w:rtl/>
        </w:rPr>
        <w:t>פסח</w:t>
      </w:r>
      <w:r w:rsidRPr="007435EB">
        <w:rPr>
          <w:b/>
          <w:rtl/>
        </w:rPr>
        <w:t xml:space="preserve"> </w:t>
      </w:r>
      <w:r w:rsidRPr="007435EB">
        <w:rPr>
          <w:rFonts w:hint="cs"/>
          <w:b/>
          <w:rtl/>
        </w:rPr>
        <w:t>שני</w:t>
      </w:r>
      <w:r w:rsidRPr="007435EB">
        <w:rPr>
          <w:b/>
          <w:rtl/>
        </w:rPr>
        <w:t>.</w:t>
      </w:r>
    </w:p>
    <w:p w14:paraId="35AD0389" w14:textId="7909A8AD" w:rsidR="00E8089F" w:rsidRPr="007435EB" w:rsidRDefault="00F47631" w:rsidP="00F47631">
      <w:pPr>
        <w:pStyle w:val="affd"/>
        <w:rPr>
          <w:bCs/>
          <w:rtl/>
        </w:rPr>
      </w:pPr>
      <w:r>
        <w:rPr>
          <w:rFonts w:hint="cs"/>
          <w:rtl/>
        </w:rPr>
        <w:t>***</w:t>
      </w:r>
    </w:p>
    <w:p w14:paraId="496D6068" w14:textId="77777777" w:rsidR="00E8089F" w:rsidRPr="007435EB" w:rsidRDefault="00E8089F" w:rsidP="00A53E70">
      <w:pPr>
        <w:rPr>
          <w:rtl/>
        </w:rPr>
      </w:pPr>
      <w:r w:rsidRPr="007435EB">
        <w:rPr>
          <w:rFonts w:ascii="Fb Fontext" w:hAnsi="Fb Fontext" w:hint="cs"/>
          <w:rtl/>
        </w:rPr>
        <w:t>שחט</w:t>
      </w:r>
      <w:r w:rsidRPr="007435EB">
        <w:rPr>
          <w:rFonts w:ascii="Fb Fontext" w:hAnsi="Fb Fontext"/>
          <w:rtl/>
        </w:rPr>
        <w:t xml:space="preserve"> </w:t>
      </w:r>
      <w:r w:rsidRPr="007435EB">
        <w:rPr>
          <w:rFonts w:ascii="Fb Fontext" w:hAnsi="Fb Fontext" w:hint="cs"/>
          <w:rtl/>
        </w:rPr>
        <w:t>גדי</w:t>
      </w:r>
      <w:r w:rsidRPr="007435EB">
        <w:rPr>
          <w:rFonts w:ascii="Fb Fontext" w:hAnsi="Fb Fontext"/>
          <w:rtl/>
        </w:rPr>
        <w:t xml:space="preserve"> </w:t>
      </w:r>
      <w:r w:rsidRPr="007435EB">
        <w:rPr>
          <w:rFonts w:ascii="Fb Fontext" w:hAnsi="Fb Fontext" w:hint="cs"/>
          <w:rtl/>
        </w:rPr>
        <w:t>יאכל</w:t>
      </w:r>
      <w:r w:rsidRPr="007435EB">
        <w:rPr>
          <w:rFonts w:ascii="Fb Fontext" w:hAnsi="Fb Fontext"/>
          <w:rtl/>
        </w:rPr>
        <w:t xml:space="preserve"> - </w:t>
      </w:r>
      <w:r w:rsidR="00127038">
        <w:rPr>
          <w:rFonts w:ascii="Fb Fontext" w:hAnsi="Fb Fontext" w:hint="cs"/>
          <w:rtl/>
        </w:rPr>
        <w:t>אף</w:t>
      </w:r>
      <w:r w:rsidRPr="007435EB">
        <w:rPr>
          <w:rFonts w:ascii="Fb Fontext" w:hAnsi="Fb Fontext"/>
          <w:rtl/>
        </w:rPr>
        <w:t xml:space="preserve"> </w:t>
      </w:r>
      <w:r w:rsidRPr="007435EB">
        <w:rPr>
          <w:rFonts w:ascii="Fb Fontext" w:hAnsi="Fb Fontext" w:hint="cs"/>
          <w:rtl/>
        </w:rPr>
        <w:t>דרגיל</w:t>
      </w:r>
      <w:r w:rsidRPr="007435EB">
        <w:rPr>
          <w:rFonts w:ascii="Fb Fontext" w:hAnsi="Fb Fontext"/>
          <w:rtl/>
        </w:rPr>
        <w:t xml:space="preserve"> </w:t>
      </w:r>
      <w:r w:rsidRPr="007435EB">
        <w:rPr>
          <w:rFonts w:ascii="Fb Fontext" w:hAnsi="Fb Fontext" w:hint="cs"/>
          <w:rtl/>
        </w:rPr>
        <w:t>בטלה</w:t>
      </w:r>
      <w:r w:rsidRPr="007435EB">
        <w:rPr>
          <w:rFonts w:ascii="Fb Fontext" w:hAnsi="Fb Fontext"/>
          <w:rtl/>
        </w:rPr>
        <w:t>.</w:t>
      </w:r>
    </w:p>
    <w:p w14:paraId="0418541F" w14:textId="77777777" w:rsidR="00E8089F" w:rsidRPr="007435EB" w:rsidRDefault="00E8089F" w:rsidP="00E8089F">
      <w:pPr>
        <w:rPr>
          <w:rtl/>
        </w:rPr>
      </w:pPr>
      <w:r w:rsidRPr="007435EB">
        <w:rPr>
          <w:rFonts w:hint="cs"/>
          <w:rtl/>
        </w:rPr>
        <w:t>שחט</w:t>
      </w:r>
      <w:r w:rsidRPr="007435EB">
        <w:rPr>
          <w:rtl/>
        </w:rPr>
        <w:t xml:space="preserve"> </w:t>
      </w:r>
      <w:r w:rsidRPr="007435EB">
        <w:rPr>
          <w:rFonts w:hint="cs"/>
          <w:rtl/>
        </w:rPr>
        <w:t>טלה</w:t>
      </w:r>
      <w:r w:rsidRPr="007435EB">
        <w:rPr>
          <w:rtl/>
        </w:rPr>
        <w:t xml:space="preserve"> </w:t>
      </w:r>
      <w:r w:rsidRPr="007435EB">
        <w:rPr>
          <w:rFonts w:hint="cs"/>
          <w:rtl/>
        </w:rPr>
        <w:t>יאכל</w:t>
      </w:r>
      <w:r w:rsidRPr="007435EB">
        <w:rPr>
          <w:rtl/>
        </w:rPr>
        <w:t xml:space="preserve"> - </w:t>
      </w:r>
      <w:r w:rsidR="00127038">
        <w:rPr>
          <w:rFonts w:hint="cs"/>
          <w:rtl/>
        </w:rPr>
        <w:t>אף</w:t>
      </w:r>
      <w:r w:rsidRPr="007435EB">
        <w:rPr>
          <w:rtl/>
        </w:rPr>
        <w:t xml:space="preserve"> </w:t>
      </w:r>
      <w:r w:rsidRPr="007435EB">
        <w:rPr>
          <w:rFonts w:hint="cs"/>
          <w:rtl/>
        </w:rPr>
        <w:t>דרגיל</w:t>
      </w:r>
      <w:r w:rsidRPr="007435EB">
        <w:rPr>
          <w:rtl/>
        </w:rPr>
        <w:t xml:space="preserve"> </w:t>
      </w:r>
      <w:r w:rsidRPr="007435EB">
        <w:rPr>
          <w:rFonts w:hint="cs"/>
          <w:rtl/>
        </w:rPr>
        <w:t>בגדי</w:t>
      </w:r>
      <w:r w:rsidRPr="007435EB">
        <w:rPr>
          <w:rtl/>
        </w:rPr>
        <w:t>.</w:t>
      </w:r>
    </w:p>
    <w:p w14:paraId="345FD0AD" w14:textId="77777777" w:rsidR="00E8089F" w:rsidRPr="007435EB" w:rsidRDefault="00E8089F" w:rsidP="00E8089F">
      <w:pPr>
        <w:rPr>
          <w:rFonts w:cs="Guttman Vilna"/>
          <w:b/>
          <w:bCs/>
          <w:rtl/>
        </w:rPr>
      </w:pPr>
      <w:r w:rsidRPr="007435EB">
        <w:rPr>
          <w:rFonts w:hint="cs"/>
          <w:rtl/>
        </w:rPr>
        <w:t>שחט</w:t>
      </w:r>
      <w:r w:rsidRPr="007435EB">
        <w:rPr>
          <w:rtl/>
        </w:rPr>
        <w:t xml:space="preserve"> </w:t>
      </w:r>
      <w:r w:rsidRPr="007435EB">
        <w:rPr>
          <w:rFonts w:hint="cs"/>
          <w:rtl/>
        </w:rPr>
        <w:t>גדי</w:t>
      </w:r>
      <w:r w:rsidRPr="007435EB">
        <w:rPr>
          <w:rtl/>
        </w:rPr>
        <w:t xml:space="preserve"> </w:t>
      </w:r>
      <w:r w:rsidRPr="007435EB">
        <w:rPr>
          <w:rFonts w:hint="cs"/>
          <w:rtl/>
        </w:rPr>
        <w:t>וטלה</w:t>
      </w:r>
      <w:r w:rsidRPr="007435EB">
        <w:rPr>
          <w:rtl/>
        </w:rPr>
        <w:t xml:space="preserve"> </w:t>
      </w:r>
      <w:r w:rsidRPr="007435EB">
        <w:rPr>
          <w:rFonts w:hint="cs"/>
          <w:rtl/>
        </w:rPr>
        <w:t>יאכל</w:t>
      </w:r>
      <w:r w:rsidRPr="007435EB">
        <w:rPr>
          <w:rtl/>
        </w:rPr>
        <w:t xml:space="preserve"> </w:t>
      </w:r>
      <w:r w:rsidRPr="007435EB">
        <w:rPr>
          <w:rFonts w:hint="cs"/>
          <w:rtl/>
        </w:rPr>
        <w:t>מן</w:t>
      </w:r>
      <w:r w:rsidRPr="007435EB">
        <w:rPr>
          <w:rtl/>
        </w:rPr>
        <w:t xml:space="preserve"> </w:t>
      </w:r>
      <w:r w:rsidRPr="007435EB">
        <w:rPr>
          <w:rFonts w:hint="cs"/>
          <w:rtl/>
        </w:rPr>
        <w:t>הראשון</w:t>
      </w:r>
      <w:r w:rsidRPr="007435EB">
        <w:rPr>
          <w:rtl/>
        </w:rPr>
        <w:t xml:space="preserve"> </w:t>
      </w:r>
      <w:r w:rsidRPr="00F46A1C">
        <w:rPr>
          <w:rStyle w:val="affffd"/>
          <w:rFonts w:hint="cs"/>
          <w:rtl/>
        </w:rPr>
        <w:t>והך</w:t>
      </w:r>
      <w:r w:rsidRPr="007435EB">
        <w:rPr>
          <w:rFonts w:hint="cs"/>
          <w:rtl/>
        </w:rPr>
        <w:t xml:space="preserve"> דאין</w:t>
      </w:r>
      <w:r w:rsidRPr="007435EB">
        <w:rPr>
          <w:rtl/>
        </w:rPr>
        <w:t xml:space="preserve"> </w:t>
      </w:r>
      <w:r w:rsidRPr="007435EB">
        <w:rPr>
          <w:rFonts w:hint="cs"/>
          <w:rtl/>
        </w:rPr>
        <w:t>נמנין</w:t>
      </w:r>
      <w:r w:rsidRPr="007435EB">
        <w:rPr>
          <w:rtl/>
        </w:rPr>
        <w:t xml:space="preserve"> </w:t>
      </w:r>
      <w:r w:rsidRPr="007435EB">
        <w:rPr>
          <w:rFonts w:hint="cs"/>
          <w:rtl/>
        </w:rPr>
        <w:t>על</w:t>
      </w:r>
      <w:r w:rsidRPr="007435EB">
        <w:rPr>
          <w:rtl/>
        </w:rPr>
        <w:t xml:space="preserve"> </w:t>
      </w:r>
      <w:r w:rsidRPr="007435EB">
        <w:rPr>
          <w:rFonts w:hint="cs"/>
          <w:rtl/>
        </w:rPr>
        <w:t>שני</w:t>
      </w:r>
      <w:r w:rsidRPr="007435EB">
        <w:rPr>
          <w:rtl/>
        </w:rPr>
        <w:t xml:space="preserve"> </w:t>
      </w:r>
      <w:r w:rsidRPr="007435EB">
        <w:rPr>
          <w:rFonts w:hint="cs"/>
          <w:rtl/>
        </w:rPr>
        <w:t>פסחים</w:t>
      </w:r>
      <w:r w:rsidRPr="007435EB">
        <w:rPr>
          <w:rtl/>
        </w:rPr>
        <w:t xml:space="preserve"> </w:t>
      </w:r>
      <w:r w:rsidRPr="007435EB">
        <w:rPr>
          <w:rFonts w:hint="cs"/>
          <w:rtl/>
        </w:rPr>
        <w:t>כאחד</w:t>
      </w:r>
      <w:r w:rsidRPr="007435EB">
        <w:rPr>
          <w:rtl/>
        </w:rPr>
        <w:t xml:space="preserve">! - </w:t>
      </w:r>
      <w:r w:rsidRPr="007435EB">
        <w:rPr>
          <w:rFonts w:hint="cs"/>
          <w:rtl/>
        </w:rPr>
        <w:t>מתניתין</w:t>
      </w:r>
      <w:r w:rsidRPr="007435EB">
        <w:rPr>
          <w:rtl/>
        </w:rPr>
        <w:t xml:space="preserve"> </w:t>
      </w:r>
      <w:r w:rsidRPr="007435EB">
        <w:rPr>
          <w:rFonts w:hint="cs"/>
          <w:rtl/>
        </w:rPr>
        <w:t>במלך</w:t>
      </w:r>
      <w:r w:rsidRPr="007435EB">
        <w:rPr>
          <w:rtl/>
        </w:rPr>
        <w:t xml:space="preserve"> </w:t>
      </w:r>
      <w:r w:rsidRPr="007435EB">
        <w:rPr>
          <w:rFonts w:hint="cs"/>
          <w:rtl/>
        </w:rPr>
        <w:t>ומלכה</w:t>
      </w:r>
      <w:r w:rsidRPr="007435EB">
        <w:rPr>
          <w:rtl/>
        </w:rPr>
        <w:t>.</w:t>
      </w:r>
    </w:p>
    <w:p w14:paraId="5AD54527" w14:textId="77777777" w:rsidR="00E8089F" w:rsidRPr="007435EB" w:rsidRDefault="00E8089F" w:rsidP="00E8089F">
      <w:pPr>
        <w:rPr>
          <w:rtl/>
        </w:rPr>
      </w:pPr>
      <w:r w:rsidRPr="007435EB">
        <w:rPr>
          <w:rFonts w:hint="cs"/>
          <w:rtl/>
        </w:rPr>
        <w:t>והתניא</w:t>
      </w:r>
      <w:r w:rsidRPr="007435EB">
        <w:rPr>
          <w:rtl/>
        </w:rPr>
        <w:t xml:space="preserve">: </w:t>
      </w:r>
      <w:r w:rsidRPr="007435EB">
        <w:rPr>
          <w:rFonts w:hint="cs"/>
          <w:rtl/>
        </w:rPr>
        <w:t>אין</w:t>
      </w:r>
      <w:r w:rsidRPr="007435EB">
        <w:rPr>
          <w:rtl/>
        </w:rPr>
        <w:t xml:space="preserve"> </w:t>
      </w:r>
      <w:r w:rsidRPr="007435EB">
        <w:rPr>
          <w:rFonts w:hint="cs"/>
          <w:rtl/>
        </w:rPr>
        <w:t>נמנין</w:t>
      </w:r>
      <w:r w:rsidRPr="007435EB">
        <w:rPr>
          <w:rtl/>
        </w:rPr>
        <w:t xml:space="preserve"> </w:t>
      </w:r>
      <w:r w:rsidRPr="007435EB">
        <w:rPr>
          <w:rFonts w:hint="cs"/>
          <w:rtl/>
        </w:rPr>
        <w:t>על</w:t>
      </w:r>
      <w:r w:rsidRPr="007435EB">
        <w:rPr>
          <w:rtl/>
        </w:rPr>
        <w:t xml:space="preserve"> </w:t>
      </w:r>
      <w:r w:rsidRPr="007435EB">
        <w:rPr>
          <w:rFonts w:hint="cs"/>
          <w:rtl/>
        </w:rPr>
        <w:t>שני</w:t>
      </w:r>
      <w:r w:rsidRPr="007435EB">
        <w:rPr>
          <w:rtl/>
        </w:rPr>
        <w:t xml:space="preserve"> </w:t>
      </w:r>
      <w:r w:rsidRPr="007435EB">
        <w:rPr>
          <w:rFonts w:hint="cs"/>
          <w:rtl/>
        </w:rPr>
        <w:t>פסחים</w:t>
      </w:r>
      <w:r w:rsidRPr="007435EB">
        <w:rPr>
          <w:rtl/>
        </w:rPr>
        <w:t xml:space="preserve"> </w:t>
      </w:r>
      <w:r w:rsidRPr="007435EB">
        <w:rPr>
          <w:rFonts w:hint="cs"/>
          <w:rtl/>
        </w:rPr>
        <w:t>כאחד</w:t>
      </w:r>
      <w:r w:rsidRPr="007435EB">
        <w:rPr>
          <w:rtl/>
        </w:rPr>
        <w:t xml:space="preserve">, </w:t>
      </w:r>
      <w:r w:rsidRPr="007435EB">
        <w:rPr>
          <w:rFonts w:hint="cs"/>
          <w:rtl/>
        </w:rPr>
        <w:t>ומעשה</w:t>
      </w:r>
      <w:r w:rsidRPr="007435EB">
        <w:rPr>
          <w:rtl/>
        </w:rPr>
        <w:t xml:space="preserve"> </w:t>
      </w:r>
      <w:r w:rsidRPr="007435EB">
        <w:rPr>
          <w:rFonts w:hint="cs"/>
          <w:rtl/>
        </w:rPr>
        <w:t>במלך</w:t>
      </w:r>
      <w:r w:rsidRPr="007435EB">
        <w:rPr>
          <w:rtl/>
        </w:rPr>
        <w:t xml:space="preserve"> </w:t>
      </w:r>
      <w:r w:rsidRPr="007435EB">
        <w:rPr>
          <w:rFonts w:hint="cs"/>
          <w:rtl/>
        </w:rPr>
        <w:t>ומלכה</w:t>
      </w:r>
      <w:r w:rsidRPr="007435EB">
        <w:rPr>
          <w:rtl/>
        </w:rPr>
        <w:t xml:space="preserve"> </w:t>
      </w:r>
      <w:r w:rsidRPr="007435EB">
        <w:rPr>
          <w:rFonts w:hint="cs"/>
          <w:rtl/>
        </w:rPr>
        <w:t>שאמרו</w:t>
      </w:r>
      <w:r w:rsidRPr="007435EB">
        <w:rPr>
          <w:rtl/>
        </w:rPr>
        <w:t xml:space="preserve"> </w:t>
      </w:r>
      <w:r w:rsidRPr="007435EB">
        <w:rPr>
          <w:rFonts w:hint="cs"/>
          <w:rtl/>
        </w:rPr>
        <w:t>לעבדיהם</w:t>
      </w:r>
      <w:r w:rsidRPr="007435EB">
        <w:rPr>
          <w:rtl/>
        </w:rPr>
        <w:t xml:space="preserve">: </w:t>
      </w:r>
      <w:r w:rsidRPr="007435EB">
        <w:rPr>
          <w:rFonts w:hint="cs"/>
          <w:rtl/>
        </w:rPr>
        <w:t>צאו</w:t>
      </w:r>
      <w:r w:rsidRPr="007435EB">
        <w:rPr>
          <w:rtl/>
        </w:rPr>
        <w:t xml:space="preserve"> </w:t>
      </w:r>
      <w:r w:rsidRPr="007435EB">
        <w:rPr>
          <w:rFonts w:hint="cs"/>
          <w:rtl/>
        </w:rPr>
        <w:t>ושחטו</w:t>
      </w:r>
      <w:r w:rsidRPr="007435EB">
        <w:rPr>
          <w:rtl/>
        </w:rPr>
        <w:t xml:space="preserve"> </w:t>
      </w:r>
      <w:r w:rsidRPr="007435EB">
        <w:rPr>
          <w:rFonts w:hint="cs"/>
          <w:rtl/>
        </w:rPr>
        <w:t>עלינו</w:t>
      </w:r>
      <w:r w:rsidRPr="007435EB">
        <w:rPr>
          <w:rtl/>
        </w:rPr>
        <w:t xml:space="preserve"> </w:t>
      </w:r>
      <w:r w:rsidRPr="007435EB">
        <w:rPr>
          <w:rFonts w:hint="cs"/>
          <w:rtl/>
        </w:rPr>
        <w:t>את</w:t>
      </w:r>
      <w:r w:rsidRPr="007435EB">
        <w:rPr>
          <w:rtl/>
        </w:rPr>
        <w:t xml:space="preserve"> </w:t>
      </w:r>
      <w:r w:rsidRPr="007435EB">
        <w:rPr>
          <w:rFonts w:hint="cs"/>
          <w:rtl/>
        </w:rPr>
        <w:t>הפסח</w:t>
      </w:r>
      <w:r w:rsidRPr="007435EB">
        <w:rPr>
          <w:rtl/>
        </w:rPr>
        <w:t xml:space="preserve">, </w:t>
      </w:r>
      <w:r w:rsidRPr="007435EB">
        <w:rPr>
          <w:rFonts w:hint="cs"/>
          <w:rtl/>
        </w:rPr>
        <w:t>ויצאו</w:t>
      </w:r>
      <w:r w:rsidRPr="007435EB">
        <w:rPr>
          <w:rtl/>
        </w:rPr>
        <w:t xml:space="preserve"> </w:t>
      </w:r>
      <w:r w:rsidRPr="007435EB">
        <w:rPr>
          <w:rFonts w:hint="cs"/>
          <w:rtl/>
        </w:rPr>
        <w:t>ושחטו</w:t>
      </w:r>
      <w:r w:rsidRPr="007435EB">
        <w:rPr>
          <w:rtl/>
        </w:rPr>
        <w:t xml:space="preserve"> </w:t>
      </w:r>
      <w:r w:rsidRPr="007435EB">
        <w:rPr>
          <w:rFonts w:hint="cs"/>
          <w:rtl/>
        </w:rPr>
        <w:t>עליהן</w:t>
      </w:r>
      <w:r w:rsidRPr="007435EB">
        <w:rPr>
          <w:rtl/>
        </w:rPr>
        <w:t xml:space="preserve"> </w:t>
      </w:r>
      <w:r w:rsidRPr="007435EB">
        <w:rPr>
          <w:rFonts w:hint="cs"/>
          <w:rtl/>
        </w:rPr>
        <w:t>שני</w:t>
      </w:r>
      <w:r w:rsidRPr="007435EB">
        <w:rPr>
          <w:rtl/>
        </w:rPr>
        <w:t xml:space="preserve"> </w:t>
      </w:r>
      <w:r w:rsidRPr="007435EB">
        <w:rPr>
          <w:rFonts w:hint="cs"/>
          <w:rtl/>
        </w:rPr>
        <w:t>פסחים</w:t>
      </w:r>
      <w:r w:rsidRPr="007435EB">
        <w:rPr>
          <w:rtl/>
        </w:rPr>
        <w:t>.</w:t>
      </w:r>
    </w:p>
    <w:p w14:paraId="42CACDDF" w14:textId="77777777" w:rsidR="00E8089F" w:rsidRPr="007435EB" w:rsidRDefault="00E8089F" w:rsidP="00E8089F">
      <w:pPr>
        <w:rPr>
          <w:rtl/>
        </w:rPr>
      </w:pPr>
      <w:r w:rsidRPr="007435EB">
        <w:rPr>
          <w:rFonts w:hint="cs"/>
          <w:rtl/>
        </w:rPr>
        <w:t>באו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המלך</w:t>
      </w:r>
      <w:r w:rsidRPr="007435EB">
        <w:rPr>
          <w:rtl/>
        </w:rPr>
        <w:t xml:space="preserve">, </w:t>
      </w: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לכו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המלכה</w:t>
      </w:r>
      <w:r w:rsidRPr="007435EB">
        <w:rPr>
          <w:rtl/>
        </w:rPr>
        <w:t>.</w:t>
      </w:r>
    </w:p>
    <w:p w14:paraId="7948C2A5" w14:textId="77777777" w:rsidR="00E8089F" w:rsidRPr="007435EB" w:rsidRDefault="00E8089F" w:rsidP="00E8089F">
      <w:pPr>
        <w:rPr>
          <w:rtl/>
        </w:rPr>
      </w:pPr>
      <w:r w:rsidRPr="007435EB">
        <w:rPr>
          <w:rFonts w:hint="cs"/>
          <w:rtl/>
        </w:rPr>
        <w:t>באו</w:t>
      </w:r>
      <w:r w:rsidRPr="007435EB">
        <w:rPr>
          <w:rtl/>
        </w:rPr>
        <w:t xml:space="preserve"> </w:t>
      </w:r>
      <w:r w:rsidRPr="007435EB">
        <w:rPr>
          <w:rFonts w:hint="cs"/>
          <w:rtl/>
        </w:rPr>
        <w:t>ושאלו</w:t>
      </w:r>
      <w:r w:rsidRPr="007435EB">
        <w:rPr>
          <w:rtl/>
        </w:rPr>
        <w:t xml:space="preserve"> </w:t>
      </w:r>
      <w:r w:rsidRPr="007435EB">
        <w:rPr>
          <w:rFonts w:hint="cs"/>
          <w:rtl/>
        </w:rPr>
        <w:t>מן</w:t>
      </w:r>
      <w:r w:rsidRPr="007435EB">
        <w:rPr>
          <w:rtl/>
        </w:rPr>
        <w:t xml:space="preserve"> </w:t>
      </w:r>
      <w:r w:rsidRPr="007435EB">
        <w:rPr>
          <w:rFonts w:hint="cs"/>
          <w:rtl/>
        </w:rPr>
        <w:t>המלכה</w:t>
      </w:r>
      <w:r w:rsidRPr="007435EB">
        <w:rPr>
          <w:rtl/>
        </w:rPr>
        <w:t xml:space="preserve">, </w:t>
      </w: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לכו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רבן</w:t>
      </w:r>
      <w:r w:rsidRPr="007435EB">
        <w:rPr>
          <w:rtl/>
        </w:rPr>
        <w:t xml:space="preserve"> </w:t>
      </w:r>
      <w:r w:rsidRPr="007435EB">
        <w:rPr>
          <w:rFonts w:hint="cs"/>
          <w:rtl/>
        </w:rPr>
        <w:t>גמליאל</w:t>
      </w:r>
      <w:r w:rsidRPr="007435EB">
        <w:rPr>
          <w:rtl/>
        </w:rPr>
        <w:t>.</w:t>
      </w:r>
    </w:p>
    <w:p w14:paraId="77601D96" w14:textId="77777777" w:rsidR="00E8089F" w:rsidRPr="007435EB" w:rsidRDefault="00E8089F" w:rsidP="00E8089F">
      <w:pPr>
        <w:rPr>
          <w:rtl/>
        </w:rPr>
      </w:pPr>
      <w:r w:rsidRPr="007435EB">
        <w:rPr>
          <w:rFonts w:hint="cs"/>
          <w:rtl/>
        </w:rPr>
        <w:t>באו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Pr>
          <w:rStyle w:val="affffd"/>
          <w:rFonts w:hint="cs"/>
          <w:rtl/>
          <w:rPrChange w:id="10971" w:author="מנוע אמוראים" w:date="2026-10-05T16:42:03Z">
            <w:rPr>
              <w:rFonts w:hint="cs"/>
              <w:rtl/>
            </w:rPr>
          </w:rPrChange>
        </w:rPr>
        <w:t xml:space="preserve">ר</w:t>
      </w:r>
      <w:r>
        <w:rPr>
          <w:rStyle w:val="affffd"/>
          <w:rtl/>
          <w:rPrChange w:id="10972" w:author="מנוע אמוראים" w:date="2026-10-05T16:42:03Z">
            <w:rPr>
              <w:rtl/>
            </w:rPr>
          </w:rPrChange>
        </w:rPr>
        <w:t xml:space="preserve">"</w:t>
      </w:r>
      <w:r>
        <w:rPr>
          <w:rStyle w:val="affffd"/>
          <w:rFonts w:hint="cs"/>
          <w:rtl/>
          <w:rPrChange w:id="10973" w:author="מנוע אמוראים" w:date="2026-10-05T16:42:03Z">
            <w:rPr>
              <w:rFonts w:hint="cs"/>
              <w:rtl/>
            </w:rPr>
          </w:rPrChange>
        </w:rPr>
        <w:t xml:space="preserve">ג</w:t>
      </w:r>
      <w:r w:rsidRPr="007435EB">
        <w:rPr>
          <w:rtl/>
        </w:rPr>
        <w:t xml:space="preserve">, </w:t>
      </w: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מלכה</w:t>
      </w:r>
      <w:r w:rsidRPr="007435EB">
        <w:rPr>
          <w:rtl/>
        </w:rPr>
        <w:t xml:space="preserve"> </w:t>
      </w:r>
      <w:r w:rsidRPr="007435EB">
        <w:rPr>
          <w:rFonts w:hint="cs"/>
          <w:rtl/>
        </w:rPr>
        <w:t>ומלך</w:t>
      </w:r>
      <w:r w:rsidRPr="007435EB">
        <w:rPr>
          <w:rtl/>
        </w:rPr>
        <w:t xml:space="preserve"> </w:t>
      </w:r>
      <w:r w:rsidRPr="007435EB">
        <w:rPr>
          <w:rFonts w:hint="cs"/>
          <w:rtl/>
        </w:rPr>
        <w:t>דדעתן</w:t>
      </w:r>
      <w:r w:rsidRPr="007435EB">
        <w:rPr>
          <w:rtl/>
        </w:rPr>
        <w:t xml:space="preserve"> </w:t>
      </w:r>
      <w:r w:rsidRPr="007435EB">
        <w:rPr>
          <w:rFonts w:hint="cs"/>
          <w:rtl/>
        </w:rPr>
        <w:t>קלה</w:t>
      </w:r>
      <w:r w:rsidRPr="007435EB">
        <w:rPr>
          <w:rtl/>
        </w:rPr>
        <w:t xml:space="preserve"> </w:t>
      </w:r>
      <w:r w:rsidRPr="007435EB">
        <w:rPr>
          <w:rFonts w:hint="cs"/>
          <w:rtl/>
        </w:rPr>
        <w:t>עליהן</w:t>
      </w:r>
      <w:r w:rsidRPr="007435EB">
        <w:rPr>
          <w:rtl/>
        </w:rPr>
        <w:t xml:space="preserve"> - </w:t>
      </w:r>
      <w:r w:rsidRPr="007435EB">
        <w:rPr>
          <w:rFonts w:hint="cs"/>
          <w:rtl/>
        </w:rPr>
        <w:t>יאכלו</w:t>
      </w:r>
      <w:r w:rsidRPr="007435EB">
        <w:rPr>
          <w:rtl/>
        </w:rPr>
        <w:t xml:space="preserve"> </w:t>
      </w:r>
      <w:r w:rsidRPr="007435EB">
        <w:rPr>
          <w:rFonts w:hint="cs"/>
          <w:rtl/>
        </w:rPr>
        <w:t>מן</w:t>
      </w:r>
      <w:r w:rsidRPr="007435EB">
        <w:rPr>
          <w:rtl/>
        </w:rPr>
        <w:t xml:space="preserve"> </w:t>
      </w:r>
      <w:r w:rsidRPr="007435EB">
        <w:rPr>
          <w:rFonts w:hint="cs"/>
          <w:rtl/>
        </w:rPr>
        <w:t>הראשון</w:t>
      </w:r>
      <w:r w:rsidRPr="007435EB">
        <w:rPr>
          <w:rtl/>
        </w:rPr>
        <w:t>.</w:t>
      </w:r>
    </w:p>
    <w:p w14:paraId="3D5C0831" w14:textId="77777777" w:rsidR="00E8089F" w:rsidRPr="007435EB" w:rsidRDefault="00E8089F" w:rsidP="00E8089F">
      <w:pPr>
        <w:rPr>
          <w:rtl/>
        </w:rPr>
      </w:pPr>
      <w:r w:rsidRPr="007435EB">
        <w:rPr>
          <w:rFonts w:ascii="Fb Fontext" w:hAnsi="Fb Fontext"/>
          <w:sz w:val="20"/>
          <w:rtl/>
        </w:rPr>
        <w:tab/>
      </w:r>
      <w:r w:rsidRPr="007435EB">
        <w:rPr>
          <w:rFonts w:ascii="Fb Fontext" w:hAnsi="Fb Fontext"/>
          <w:sz w:val="20"/>
          <w:rtl/>
        </w:rPr>
        <w:tab/>
      </w:r>
      <w:r w:rsidRPr="007435EB">
        <w:rPr>
          <w:rFonts w:ascii="Fb Fontext" w:hAnsi="Fb Fontext"/>
          <w:sz w:val="20"/>
          <w:rtl/>
        </w:rPr>
        <w:tab/>
      </w:r>
      <w:r w:rsidRPr="007435EB">
        <w:rPr>
          <w:rFonts w:ascii="Fb Fontext" w:hAnsi="Fb Fontext" w:hint="cs"/>
          <w:sz w:val="20"/>
          <w:rtl/>
        </w:rPr>
        <w:t>אנן</w:t>
      </w:r>
      <w:r w:rsidRPr="007435EB">
        <w:rPr>
          <w:rFonts w:ascii="Fb Fontext" w:hAnsi="Fb Fontext"/>
          <w:sz w:val="20"/>
          <w:rtl/>
        </w:rPr>
        <w:t xml:space="preserve"> -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נאכל</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מן</w:t>
      </w:r>
      <w:r w:rsidRPr="007435EB">
        <w:rPr>
          <w:rFonts w:ascii="Fb Fontext" w:hAnsi="Fb Fontext"/>
          <w:sz w:val="20"/>
          <w:rtl/>
        </w:rPr>
        <w:t xml:space="preserve"> </w:t>
      </w:r>
      <w:r w:rsidRPr="007435EB">
        <w:rPr>
          <w:rFonts w:ascii="Fb Fontext" w:hAnsi="Fb Fontext" w:hint="cs"/>
          <w:sz w:val="20"/>
          <w:rtl/>
        </w:rPr>
        <w:t>הראשון</w:t>
      </w:r>
      <w:r w:rsidRPr="007435EB">
        <w:rPr>
          <w:rFonts w:ascii="Fb Fontext" w:hAnsi="Fb Fontext"/>
          <w:sz w:val="20"/>
          <w:rtl/>
        </w:rPr>
        <w:t xml:space="preserve"> </w:t>
      </w:r>
      <w:r w:rsidRPr="007435EB">
        <w:rPr>
          <w:rFonts w:ascii="Fb Fontext" w:hAnsi="Fb Fontext" w:hint="cs"/>
          <w:sz w:val="20"/>
          <w:rtl/>
        </w:rPr>
        <w:t>ולא</w:t>
      </w:r>
      <w:r w:rsidRPr="007435EB">
        <w:rPr>
          <w:rFonts w:ascii="Fb Fontext" w:hAnsi="Fb Fontext"/>
          <w:sz w:val="20"/>
          <w:rtl/>
        </w:rPr>
        <w:t xml:space="preserve"> </w:t>
      </w:r>
      <w:r w:rsidRPr="007435EB">
        <w:rPr>
          <w:rFonts w:ascii="Fb Fontext" w:hAnsi="Fb Fontext" w:hint="cs"/>
          <w:sz w:val="20"/>
          <w:rtl/>
        </w:rPr>
        <w:t>מן</w:t>
      </w:r>
      <w:r w:rsidRPr="007435EB">
        <w:rPr>
          <w:rFonts w:ascii="Fb Fontext" w:hAnsi="Fb Fontext"/>
          <w:sz w:val="20"/>
          <w:rtl/>
        </w:rPr>
        <w:t xml:space="preserve"> </w:t>
      </w:r>
      <w:r w:rsidRPr="007435EB">
        <w:rPr>
          <w:rFonts w:ascii="Fb Fontext" w:hAnsi="Fb Fontext" w:hint="cs"/>
          <w:sz w:val="20"/>
          <w:rtl/>
        </w:rPr>
        <w:t>השני</w:t>
      </w:r>
      <w:r w:rsidRPr="007435EB">
        <w:rPr>
          <w:rFonts w:ascii="Fb Fontext" w:hAnsi="Fb Fontext"/>
          <w:sz w:val="20"/>
          <w:rtl/>
        </w:rPr>
        <w:t>.</w:t>
      </w:r>
    </w:p>
    <w:p w14:paraId="0EB30DA8" w14:textId="48B6E81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ושוב</w:t>
      </w:r>
      <w:r w:rsidR="00E8089F" w:rsidRPr="007435EB">
        <w:rPr>
          <w:rFonts w:ascii="Fb Fontext" w:hAnsi="Fb Fontext"/>
          <w:rtl/>
        </w:rPr>
        <w:t xml:space="preserve"> </w:t>
      </w:r>
      <w:r w:rsidR="00E8089F" w:rsidRPr="007435EB">
        <w:rPr>
          <w:rFonts w:ascii="Fb Fontext" w:hAnsi="Fb Fontext" w:hint="cs"/>
          <w:rtl/>
        </w:rPr>
        <w:t>פעם</w:t>
      </w:r>
      <w:r w:rsidR="00E8089F" w:rsidRPr="007435EB">
        <w:rPr>
          <w:rFonts w:ascii="Fb Fontext" w:hAnsi="Fb Fontext"/>
          <w:rtl/>
        </w:rPr>
        <w:t xml:space="preserve"> </w:t>
      </w:r>
      <w:r w:rsidR="00E8089F" w:rsidRPr="007435EB">
        <w:rPr>
          <w:rFonts w:ascii="Fb Fontext" w:hAnsi="Fb Fontext" w:hint="cs"/>
          <w:rtl/>
        </w:rPr>
        <w:t>אחת</w:t>
      </w:r>
      <w:r w:rsidR="00E8089F" w:rsidRPr="007435EB">
        <w:rPr>
          <w:rFonts w:ascii="Fb Fontext" w:hAnsi="Fb Fontext"/>
          <w:rtl/>
        </w:rPr>
        <w:t xml:space="preserve"> </w:t>
      </w:r>
      <w:r w:rsidR="00E8089F" w:rsidRPr="007435EB">
        <w:rPr>
          <w:rFonts w:ascii="Fb Fontext" w:hAnsi="Fb Fontext" w:hint="cs"/>
          <w:rtl/>
        </w:rPr>
        <w:t>נמצאת</w:t>
      </w:r>
      <w:r w:rsidR="00E8089F" w:rsidRPr="007435EB">
        <w:rPr>
          <w:rFonts w:ascii="Fb Fontext" w:hAnsi="Fb Fontext"/>
          <w:rtl/>
        </w:rPr>
        <w:t xml:space="preserve"> </w:t>
      </w:r>
      <w:r w:rsidR="00E8089F" w:rsidRPr="007435EB">
        <w:rPr>
          <w:rFonts w:ascii="Fb Fontext" w:hAnsi="Fb Fontext" w:hint="cs"/>
          <w:rtl/>
        </w:rPr>
        <w:t>הלטאה</w:t>
      </w:r>
      <w:r w:rsidR="00E8089F" w:rsidRPr="007435EB">
        <w:rPr>
          <w:rFonts w:ascii="Fb Fontext" w:hAnsi="Fb Fontext"/>
          <w:rtl/>
        </w:rPr>
        <w:t xml:space="preserve"> </w:t>
      </w:r>
      <w:r w:rsidR="00E8089F" w:rsidRPr="007435EB">
        <w:rPr>
          <w:rFonts w:ascii="Fb Fontext" w:hAnsi="Fb Fontext" w:hint="cs"/>
          <w:rtl/>
        </w:rPr>
        <w:t>בבית</w:t>
      </w:r>
      <w:r w:rsidR="00E8089F" w:rsidRPr="007435EB">
        <w:rPr>
          <w:rFonts w:ascii="Fb Fontext" w:hAnsi="Fb Fontext"/>
          <w:rtl/>
        </w:rPr>
        <w:t xml:space="preserve"> </w:t>
      </w:r>
      <w:r w:rsidR="00E8089F" w:rsidRPr="007435EB">
        <w:rPr>
          <w:rFonts w:ascii="Fb Fontext" w:hAnsi="Fb Fontext" w:hint="cs"/>
          <w:rtl/>
        </w:rPr>
        <w:t>המטבחים</w:t>
      </w:r>
      <w:r w:rsidR="00E8089F" w:rsidRPr="007435EB">
        <w:rPr>
          <w:rFonts w:ascii="Fb Fontext" w:hAnsi="Fb Fontext"/>
          <w:rtl/>
        </w:rPr>
        <w:t xml:space="preserve">, </w:t>
      </w:r>
      <w:r w:rsidR="00E8089F" w:rsidRPr="007435EB">
        <w:rPr>
          <w:rFonts w:ascii="Fb Fontext" w:hAnsi="Fb Fontext" w:hint="cs"/>
          <w:rtl/>
        </w:rPr>
        <w:t>ובקשו</w:t>
      </w:r>
      <w:r w:rsidR="00E8089F" w:rsidRPr="007435EB">
        <w:rPr>
          <w:rFonts w:ascii="Fb Fontext" w:hAnsi="Fb Fontext"/>
          <w:rtl/>
        </w:rPr>
        <w:t xml:space="preserve"> </w:t>
      </w:r>
      <w:r w:rsidR="00E8089F" w:rsidRPr="007435EB">
        <w:rPr>
          <w:rFonts w:ascii="Fb Fontext" w:hAnsi="Fb Fontext" w:hint="cs"/>
          <w:rtl/>
        </w:rPr>
        <w:t>לטמא</w:t>
      </w:r>
      <w:r w:rsidR="00E8089F" w:rsidRPr="007435EB">
        <w:rPr>
          <w:rFonts w:ascii="Fb Fontext" w:hAnsi="Fb Fontext"/>
          <w:rtl/>
        </w:rPr>
        <w:t xml:space="preserve"> </w:t>
      </w:r>
      <w:r w:rsidR="00E8089F" w:rsidRPr="007435EB">
        <w:rPr>
          <w:rFonts w:ascii="Fb Fontext" w:hAnsi="Fb Fontext" w:hint="cs"/>
          <w:rtl/>
        </w:rPr>
        <w:t>כל</w:t>
      </w:r>
      <w:r w:rsidR="00E8089F" w:rsidRPr="007435EB">
        <w:rPr>
          <w:rFonts w:ascii="Fb Fontext" w:hAnsi="Fb Fontext"/>
          <w:rtl/>
        </w:rPr>
        <w:t xml:space="preserve"> </w:t>
      </w:r>
      <w:r w:rsidR="00E8089F" w:rsidRPr="007435EB">
        <w:rPr>
          <w:rFonts w:ascii="Fb Fontext" w:hAnsi="Fb Fontext" w:hint="cs"/>
          <w:rtl/>
        </w:rPr>
        <w:t>הסעודה</w:t>
      </w:r>
      <w:r w:rsidR="00E8089F" w:rsidRPr="007435EB">
        <w:rPr>
          <w:rFonts w:ascii="Fb Fontext" w:hAnsi="Fb Fontext"/>
          <w:rtl/>
        </w:rPr>
        <w:t xml:space="preserve"> </w:t>
      </w:r>
      <w:r w:rsidR="00E8089F" w:rsidRPr="007435EB">
        <w:rPr>
          <w:rFonts w:ascii="Fb Fontext" w:hAnsi="Fb Fontext" w:hint="cs"/>
          <w:rtl/>
        </w:rPr>
        <w:t>כולה</w:t>
      </w:r>
      <w:r w:rsidR="00E8089F" w:rsidRPr="007435EB">
        <w:rPr>
          <w:rFonts w:ascii="Fb Fontext" w:hAnsi="Fb Fontext"/>
          <w:rtl/>
        </w:rPr>
        <w:t>.</w:t>
      </w:r>
    </w:p>
    <w:p w14:paraId="061F8EF2" w14:textId="77777777" w:rsidR="00E8089F" w:rsidRPr="007435EB" w:rsidRDefault="00E8089F" w:rsidP="00E8089F">
      <w:pPr>
        <w:rPr>
          <w:rtl/>
        </w:rPr>
      </w:pPr>
      <w:r w:rsidRPr="007435EB">
        <w:rPr>
          <w:rFonts w:hint="cs"/>
          <w:rtl/>
        </w:rPr>
        <w:t>באו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המלך</w:t>
      </w:r>
      <w:r w:rsidRPr="007435EB">
        <w:rPr>
          <w:rtl/>
        </w:rPr>
        <w:t xml:space="preserve">, </w:t>
      </w: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לכו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המלכה</w:t>
      </w:r>
      <w:r w:rsidRPr="007435EB">
        <w:rPr>
          <w:rtl/>
        </w:rPr>
        <w:t>.</w:t>
      </w:r>
    </w:p>
    <w:p w14:paraId="03BB9423" w14:textId="77777777" w:rsidR="00E8089F" w:rsidRPr="007435EB" w:rsidRDefault="00E8089F" w:rsidP="00E8089F">
      <w:pPr>
        <w:rPr>
          <w:rtl/>
        </w:rPr>
      </w:pPr>
      <w:r w:rsidRPr="007435EB">
        <w:rPr>
          <w:rFonts w:hint="cs"/>
          <w:rtl/>
        </w:rPr>
        <w:t>באו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המלכה</w:t>
      </w:r>
      <w:r w:rsidRPr="007435EB">
        <w:rPr>
          <w:rtl/>
        </w:rPr>
        <w:t xml:space="preserve">, </w:t>
      </w:r>
      <w:r w:rsidRPr="007435EB">
        <w:rPr>
          <w:rFonts w:hint="cs"/>
          <w:rtl/>
        </w:rPr>
        <w:t>א</w:t>
      </w:r>
      <w:r w:rsidRPr="007435EB">
        <w:rPr>
          <w:rtl/>
        </w:rPr>
        <w:t>"</w:t>
      </w:r>
      <w:r w:rsidRPr="007435EB">
        <w:rPr>
          <w:rFonts w:hint="cs"/>
          <w:rtl/>
        </w:rPr>
        <w:t>ל</w:t>
      </w:r>
      <w:r w:rsidRPr="007435EB">
        <w:rPr>
          <w:rtl/>
        </w:rPr>
        <w:t xml:space="preserve">: </w:t>
      </w:r>
      <w:r w:rsidRPr="007435EB">
        <w:rPr>
          <w:rFonts w:hint="cs"/>
          <w:rtl/>
        </w:rPr>
        <w:t>לכו</w:t>
      </w:r>
      <w:r w:rsidRPr="007435EB">
        <w:rPr>
          <w:rtl/>
        </w:rPr>
        <w:t xml:space="preserve"> </w:t>
      </w:r>
      <w:r w:rsidRPr="007435EB">
        <w:rPr>
          <w:rFonts w:hint="cs"/>
          <w:rtl/>
        </w:rPr>
        <w:t>ושאלו</w:t>
      </w:r>
      <w:r w:rsidRPr="007435EB">
        <w:rPr>
          <w:rtl/>
        </w:rPr>
        <w:t xml:space="preserve"> </w:t>
      </w:r>
      <w:r w:rsidRPr="007435EB">
        <w:rPr>
          <w:rFonts w:hint="cs"/>
          <w:rtl/>
        </w:rPr>
        <w:t>את</w:t>
      </w:r>
      <w:r w:rsidRPr="007435EB">
        <w:rPr>
          <w:rtl/>
        </w:rPr>
        <w:t xml:space="preserve"> </w:t>
      </w:r>
      <w:r w:rsidRPr="007435EB">
        <w:rPr>
          <w:rFonts w:hint="cs"/>
          <w:rtl/>
        </w:rPr>
        <w:t>רבן</w:t>
      </w:r>
      <w:r w:rsidRPr="007435EB">
        <w:rPr>
          <w:rtl/>
        </w:rPr>
        <w:t xml:space="preserve"> </w:t>
      </w:r>
      <w:r w:rsidRPr="007435EB">
        <w:rPr>
          <w:rFonts w:hint="cs"/>
          <w:rtl/>
        </w:rPr>
        <w:t>גמליאל</w:t>
      </w:r>
      <w:r w:rsidRPr="007435EB">
        <w:rPr>
          <w:rtl/>
        </w:rPr>
        <w:t>.</w:t>
      </w:r>
      <w:r w:rsidRPr="007435EB">
        <w:rPr>
          <w:rFonts w:hint="cs"/>
          <w:rtl/>
        </w:rPr>
        <w:t xml:space="preserve"> באו</w:t>
      </w:r>
      <w:r w:rsidRPr="007435EB">
        <w:rPr>
          <w:rtl/>
        </w:rPr>
        <w:t xml:space="preserve"> </w:t>
      </w:r>
      <w:r w:rsidRPr="007435EB">
        <w:rPr>
          <w:rFonts w:hint="cs"/>
          <w:rtl/>
        </w:rPr>
        <w:t>ושאלו</w:t>
      </w:r>
      <w:r w:rsidRPr="007435EB">
        <w:rPr>
          <w:rtl/>
        </w:rPr>
        <w:t xml:space="preserve"> </w:t>
      </w:r>
      <w:r w:rsidRPr="007435EB">
        <w:rPr>
          <w:rFonts w:hint="cs"/>
          <w:rtl/>
        </w:rPr>
        <w:t>אותו</w:t>
      </w:r>
      <w:r w:rsidRPr="007435EB">
        <w:rPr>
          <w:rtl/>
        </w:rPr>
        <w:t>.</w:t>
      </w:r>
    </w:p>
    <w:p w14:paraId="4E2EBB5C" w14:textId="77777777" w:rsidR="00E8089F" w:rsidRPr="007435EB" w:rsidRDefault="00E8089F" w:rsidP="00E8089F">
      <w:pPr>
        <w:rPr>
          <w:rtl/>
        </w:rPr>
      </w:pPr>
      <w:r w:rsidRPr="007435EB">
        <w:rPr>
          <w:rFonts w:hint="cs"/>
          <w:rtl/>
        </w:rPr>
        <w:t>אמר</w:t>
      </w:r>
      <w:r w:rsidRPr="007435EB">
        <w:rPr>
          <w:rtl/>
        </w:rPr>
        <w:t xml:space="preserve"> </w:t>
      </w:r>
      <w:r w:rsidRPr="007435EB">
        <w:rPr>
          <w:rFonts w:hint="cs"/>
          <w:rtl/>
        </w:rPr>
        <w:t>להם</w:t>
      </w:r>
      <w:r w:rsidRPr="007435EB">
        <w:rPr>
          <w:rtl/>
        </w:rPr>
        <w:t xml:space="preserve">: </w:t>
      </w:r>
      <w:r w:rsidRPr="007435EB">
        <w:rPr>
          <w:rFonts w:hint="cs"/>
          <w:rtl/>
        </w:rPr>
        <w:t>בית</w:t>
      </w:r>
      <w:r w:rsidRPr="007435EB">
        <w:rPr>
          <w:rtl/>
        </w:rPr>
        <w:t xml:space="preserve"> </w:t>
      </w:r>
      <w:r w:rsidRPr="007435EB">
        <w:rPr>
          <w:rFonts w:hint="cs"/>
          <w:rtl/>
        </w:rPr>
        <w:t>המטבחים</w:t>
      </w:r>
      <w:r w:rsidRPr="007435EB">
        <w:rPr>
          <w:rtl/>
        </w:rPr>
        <w:t xml:space="preserve"> </w:t>
      </w:r>
      <w:r w:rsidRPr="007435EB">
        <w:rPr>
          <w:rFonts w:hint="cs"/>
          <w:rtl/>
        </w:rPr>
        <w:t>רותח</w:t>
      </w:r>
      <w:r w:rsidRPr="007435EB">
        <w:rPr>
          <w:rtl/>
        </w:rPr>
        <w:t xml:space="preserve"> </w:t>
      </w:r>
      <w:r w:rsidRPr="007435EB">
        <w:rPr>
          <w:rFonts w:hint="cs"/>
          <w:rtl/>
        </w:rPr>
        <w:t>או</w:t>
      </w:r>
      <w:r w:rsidRPr="007435EB">
        <w:rPr>
          <w:rtl/>
        </w:rPr>
        <w:t xml:space="preserve"> </w:t>
      </w:r>
      <w:r w:rsidRPr="007435EB">
        <w:rPr>
          <w:rFonts w:hint="cs"/>
          <w:rtl/>
        </w:rPr>
        <w:t>צונן</w:t>
      </w:r>
      <w:r w:rsidRPr="007435EB">
        <w:rPr>
          <w:rtl/>
        </w:rPr>
        <w:t xml:space="preserve">? - </w:t>
      </w:r>
      <w:r w:rsidRPr="007435EB">
        <w:rPr>
          <w:rFonts w:hint="cs"/>
          <w:rtl/>
        </w:rPr>
        <w:t>אמרו</w:t>
      </w:r>
      <w:r w:rsidRPr="007435EB">
        <w:rPr>
          <w:rtl/>
        </w:rPr>
        <w:t xml:space="preserve"> </w:t>
      </w:r>
      <w:r w:rsidRPr="007435EB">
        <w:rPr>
          <w:rFonts w:hint="cs"/>
          <w:rtl/>
        </w:rPr>
        <w:t>לו</w:t>
      </w:r>
      <w:r w:rsidRPr="007435EB">
        <w:rPr>
          <w:rtl/>
        </w:rPr>
        <w:t xml:space="preserve">: </w:t>
      </w:r>
      <w:r w:rsidRPr="007435EB">
        <w:rPr>
          <w:rFonts w:hint="cs"/>
          <w:rtl/>
        </w:rPr>
        <w:t>רותח</w:t>
      </w:r>
      <w:r w:rsidRPr="007435EB">
        <w:rPr>
          <w:rtl/>
        </w:rPr>
        <w:t>.</w:t>
      </w:r>
    </w:p>
    <w:p w14:paraId="71D69E8C" w14:textId="77777777" w:rsidR="00E8089F" w:rsidRPr="007435EB" w:rsidRDefault="00E8089F" w:rsidP="00E8089F">
      <w:pPr>
        <w:rPr>
          <w:rtl/>
        </w:rPr>
      </w:pPr>
      <w:r w:rsidRPr="007435EB">
        <w:rPr>
          <w:rFonts w:hint="cs"/>
          <w:rtl/>
        </w:rPr>
        <w:t>אמר</w:t>
      </w:r>
      <w:r w:rsidRPr="007435EB">
        <w:rPr>
          <w:rtl/>
        </w:rPr>
        <w:t xml:space="preserve"> </w:t>
      </w:r>
      <w:r w:rsidRPr="007435EB">
        <w:rPr>
          <w:rFonts w:hint="cs"/>
          <w:rtl/>
        </w:rPr>
        <w:t>להם</w:t>
      </w:r>
      <w:r w:rsidRPr="007435EB">
        <w:rPr>
          <w:rtl/>
        </w:rPr>
        <w:t xml:space="preserve">: </w:t>
      </w:r>
      <w:r w:rsidRPr="007435EB">
        <w:rPr>
          <w:rFonts w:hint="cs"/>
          <w:rtl/>
        </w:rPr>
        <w:t>לכו</w:t>
      </w:r>
      <w:r w:rsidRPr="007435EB">
        <w:rPr>
          <w:rtl/>
        </w:rPr>
        <w:t xml:space="preserve"> </w:t>
      </w:r>
      <w:r w:rsidRPr="007435EB">
        <w:rPr>
          <w:rFonts w:hint="cs"/>
          <w:rtl/>
        </w:rPr>
        <w:t>והטילו</w:t>
      </w:r>
      <w:r w:rsidRPr="007435EB">
        <w:rPr>
          <w:rtl/>
        </w:rPr>
        <w:t xml:space="preserve"> </w:t>
      </w:r>
      <w:r w:rsidRPr="007435EB">
        <w:rPr>
          <w:rFonts w:hint="cs"/>
          <w:rtl/>
        </w:rPr>
        <w:t>עליה</w:t>
      </w:r>
      <w:r w:rsidRPr="007435EB">
        <w:rPr>
          <w:rtl/>
        </w:rPr>
        <w:t xml:space="preserve"> </w:t>
      </w:r>
      <w:r w:rsidRPr="007435EB">
        <w:rPr>
          <w:rFonts w:hint="cs"/>
          <w:rtl/>
        </w:rPr>
        <w:t>כוס</w:t>
      </w:r>
      <w:r w:rsidRPr="007435EB">
        <w:rPr>
          <w:rtl/>
        </w:rPr>
        <w:t xml:space="preserve"> </w:t>
      </w:r>
      <w:r w:rsidRPr="007435EB">
        <w:rPr>
          <w:rFonts w:hint="cs"/>
          <w:rtl/>
        </w:rPr>
        <w:t>של</w:t>
      </w:r>
      <w:r w:rsidRPr="007435EB">
        <w:rPr>
          <w:rtl/>
        </w:rPr>
        <w:t xml:space="preserve"> </w:t>
      </w:r>
      <w:r w:rsidRPr="007435EB">
        <w:rPr>
          <w:rFonts w:hint="cs"/>
          <w:rtl/>
        </w:rPr>
        <w:t>צונן</w:t>
      </w:r>
      <w:r w:rsidRPr="007435EB">
        <w:rPr>
          <w:rtl/>
        </w:rPr>
        <w:t>.</w:t>
      </w:r>
      <w:r w:rsidRPr="007435EB">
        <w:rPr>
          <w:rFonts w:hint="cs"/>
          <w:rtl/>
        </w:rPr>
        <w:t xml:space="preserve"> הלכו</w:t>
      </w:r>
      <w:r w:rsidRPr="007435EB">
        <w:rPr>
          <w:rtl/>
        </w:rPr>
        <w:t xml:space="preserve"> </w:t>
      </w:r>
      <w:r w:rsidRPr="007435EB">
        <w:rPr>
          <w:rFonts w:hint="cs"/>
          <w:rtl/>
        </w:rPr>
        <w:t>והטילו</w:t>
      </w:r>
      <w:r w:rsidRPr="007435EB">
        <w:rPr>
          <w:rtl/>
        </w:rPr>
        <w:t xml:space="preserve"> </w:t>
      </w:r>
      <w:r w:rsidRPr="007435EB">
        <w:rPr>
          <w:rFonts w:hint="cs"/>
          <w:rtl/>
        </w:rPr>
        <w:t>עליה</w:t>
      </w:r>
      <w:r w:rsidRPr="007435EB">
        <w:rPr>
          <w:rtl/>
        </w:rPr>
        <w:t xml:space="preserve"> </w:t>
      </w:r>
      <w:r w:rsidRPr="007435EB">
        <w:rPr>
          <w:rFonts w:hint="cs"/>
          <w:rtl/>
        </w:rPr>
        <w:t>כוס</w:t>
      </w:r>
      <w:r w:rsidRPr="007435EB">
        <w:rPr>
          <w:rtl/>
        </w:rPr>
        <w:t xml:space="preserve"> </w:t>
      </w:r>
      <w:r w:rsidRPr="007435EB">
        <w:rPr>
          <w:rFonts w:hint="cs"/>
          <w:rtl/>
        </w:rPr>
        <w:t>של</w:t>
      </w:r>
      <w:r w:rsidRPr="007435EB">
        <w:rPr>
          <w:rtl/>
        </w:rPr>
        <w:t xml:space="preserve"> </w:t>
      </w:r>
      <w:r w:rsidRPr="007435EB">
        <w:rPr>
          <w:rFonts w:hint="cs"/>
          <w:rtl/>
        </w:rPr>
        <w:t>צונן</w:t>
      </w:r>
      <w:r w:rsidRPr="007435EB">
        <w:rPr>
          <w:rtl/>
        </w:rPr>
        <w:t xml:space="preserve">, </w:t>
      </w:r>
      <w:r w:rsidRPr="007435EB">
        <w:rPr>
          <w:rFonts w:hint="cs"/>
          <w:rtl/>
        </w:rPr>
        <w:t>וריחשה</w:t>
      </w:r>
      <w:r w:rsidRPr="007435EB">
        <w:rPr>
          <w:rtl/>
        </w:rPr>
        <w:t>.</w:t>
      </w:r>
    </w:p>
    <w:p w14:paraId="518D50CD" w14:textId="77777777" w:rsidR="00E8089F" w:rsidRPr="007435EB" w:rsidRDefault="00E8089F" w:rsidP="00E8089F">
      <w:pPr>
        <w:rPr>
          <w:rtl/>
        </w:rPr>
      </w:pPr>
      <w:r w:rsidRPr="007435EB">
        <w:rPr>
          <w:rFonts w:hint="cs"/>
          <w:rtl/>
        </w:rPr>
        <w:t>וטהר</w:t>
      </w:r>
      <w:r w:rsidRPr="007435EB">
        <w:rPr>
          <w:rtl/>
        </w:rPr>
        <w:t xml:space="preserve"> </w:t>
      </w:r>
      <w:r w:rsidRPr="007435EB">
        <w:rPr>
          <w:rFonts w:hint="cs"/>
          <w:rtl/>
        </w:rPr>
        <w:t>רבן</w:t>
      </w:r>
      <w:r w:rsidRPr="007435EB">
        <w:rPr>
          <w:rtl/>
        </w:rPr>
        <w:t xml:space="preserve"> </w:t>
      </w:r>
      <w:r w:rsidRPr="007435EB">
        <w:rPr>
          <w:rFonts w:hint="cs"/>
          <w:rtl/>
        </w:rPr>
        <w:t>גמליאל</w:t>
      </w:r>
      <w:r w:rsidRPr="007435EB">
        <w:rPr>
          <w:rtl/>
        </w:rPr>
        <w:t xml:space="preserve"> </w:t>
      </w:r>
      <w:r w:rsidRPr="007435EB">
        <w:rPr>
          <w:rFonts w:hint="cs"/>
          <w:rtl/>
        </w:rPr>
        <w:t>כל</w:t>
      </w:r>
      <w:r w:rsidRPr="007435EB">
        <w:rPr>
          <w:rtl/>
        </w:rPr>
        <w:t xml:space="preserve"> </w:t>
      </w:r>
      <w:r w:rsidRPr="007435EB">
        <w:rPr>
          <w:rFonts w:hint="cs"/>
          <w:rtl/>
        </w:rPr>
        <w:t>הסעודה</w:t>
      </w:r>
      <w:r w:rsidRPr="007435EB">
        <w:rPr>
          <w:rtl/>
        </w:rPr>
        <w:t xml:space="preserve"> </w:t>
      </w:r>
      <w:r w:rsidRPr="007435EB">
        <w:rPr>
          <w:rFonts w:hint="cs"/>
          <w:rtl/>
        </w:rPr>
        <w:t>כולה</w:t>
      </w:r>
      <w:r w:rsidRPr="007435EB">
        <w:rPr>
          <w:rtl/>
        </w:rPr>
        <w:t>.</w:t>
      </w:r>
    </w:p>
    <w:p w14:paraId="3561B0B3" w14:textId="77777777" w:rsidR="00E8089F" w:rsidRPr="007435EB" w:rsidRDefault="00E8089F" w:rsidP="00E8089F">
      <w:pPr>
        <w:rPr>
          <w:rtl/>
        </w:rPr>
      </w:pPr>
      <w:r w:rsidRPr="007435EB">
        <w:rPr>
          <w:rFonts w:hint="cs"/>
          <w:rtl/>
        </w:rPr>
        <w:lastRenderedPageBreak/>
        <w:t>נמצא</w:t>
      </w:r>
      <w:r w:rsidRPr="007435EB">
        <w:rPr>
          <w:rtl/>
        </w:rPr>
        <w:t xml:space="preserve"> </w:t>
      </w:r>
      <w:r w:rsidRPr="007435EB">
        <w:rPr>
          <w:rFonts w:hint="cs"/>
          <w:rtl/>
        </w:rPr>
        <w:t>מלך</w:t>
      </w:r>
      <w:r w:rsidRPr="007435EB">
        <w:rPr>
          <w:rtl/>
        </w:rPr>
        <w:t xml:space="preserve"> </w:t>
      </w:r>
      <w:r w:rsidRPr="007435EB">
        <w:rPr>
          <w:rFonts w:hint="cs"/>
          <w:rtl/>
        </w:rPr>
        <w:t>תלוי</w:t>
      </w:r>
      <w:r w:rsidRPr="007435EB">
        <w:rPr>
          <w:rtl/>
        </w:rPr>
        <w:t xml:space="preserve"> </w:t>
      </w:r>
      <w:r w:rsidRPr="007435EB">
        <w:rPr>
          <w:rFonts w:hint="cs"/>
          <w:rtl/>
        </w:rPr>
        <w:t>במלכה</w:t>
      </w:r>
      <w:r w:rsidRPr="007435EB">
        <w:rPr>
          <w:rtl/>
        </w:rPr>
        <w:t xml:space="preserve">, </w:t>
      </w:r>
      <w:r w:rsidRPr="007435EB">
        <w:rPr>
          <w:rFonts w:hint="cs"/>
          <w:rtl/>
        </w:rPr>
        <w:t>ונמצאת</w:t>
      </w:r>
      <w:r w:rsidRPr="007435EB">
        <w:rPr>
          <w:rtl/>
        </w:rPr>
        <w:t xml:space="preserve"> </w:t>
      </w:r>
      <w:r w:rsidRPr="007435EB">
        <w:rPr>
          <w:rFonts w:hint="cs"/>
          <w:rtl/>
        </w:rPr>
        <w:t>מלכה</w:t>
      </w:r>
      <w:r w:rsidRPr="007435EB">
        <w:rPr>
          <w:rtl/>
        </w:rPr>
        <w:t xml:space="preserve"> </w:t>
      </w:r>
      <w:r w:rsidRPr="007435EB">
        <w:rPr>
          <w:rFonts w:hint="cs"/>
          <w:rtl/>
        </w:rPr>
        <w:t>תלויה</w:t>
      </w:r>
      <w:r w:rsidRPr="007435EB">
        <w:rPr>
          <w:rtl/>
        </w:rPr>
        <w:t xml:space="preserve"> </w:t>
      </w:r>
      <w:r>
        <w:rPr>
          <w:rStyle w:val="affffd"/>
          <w:rFonts w:hint="cs"/>
          <w:rtl/>
          <w:rPrChange w:id="10974" w:author="מנוע אמוראים" w:date="2026-10-05T16:42:03Z">
            <w:rPr>
              <w:rFonts w:hint="cs"/>
              <w:rtl/>
            </w:rPr>
          </w:rPrChange>
        </w:rPr>
        <w:t xml:space="preserve">בר</w:t>
      </w:r>
      <w:r>
        <w:rPr>
          <w:rStyle w:val="affffd"/>
          <w:rtl/>
          <w:rPrChange w:id="10975" w:author="מנוע אמוראים" w:date="2026-10-05T16:42:03Z">
            <w:rPr>
              <w:rtl/>
            </w:rPr>
          </w:rPrChange>
        </w:rPr>
        <w:t xml:space="preserve">"</w:t>
      </w:r>
      <w:r>
        <w:rPr>
          <w:rStyle w:val="affffd"/>
          <w:rFonts w:hint="cs"/>
          <w:rtl/>
          <w:rPrChange w:id="10976" w:author="מנוע אמוראים" w:date="2026-10-05T16:42:03Z">
            <w:rPr>
              <w:rFonts w:hint="cs"/>
              <w:rtl/>
            </w:rPr>
          </w:rPrChange>
        </w:rPr>
        <w:t xml:space="preserve">ג</w:t>
      </w:r>
      <w:r w:rsidRPr="007435EB">
        <w:rPr>
          <w:rtl/>
        </w:rPr>
        <w:t xml:space="preserve">, </w:t>
      </w:r>
      <w:r w:rsidRPr="007435EB">
        <w:rPr>
          <w:rFonts w:hint="cs"/>
          <w:rtl/>
        </w:rPr>
        <w:t>נמצאת</w:t>
      </w:r>
      <w:r w:rsidRPr="007435EB">
        <w:rPr>
          <w:rtl/>
        </w:rPr>
        <w:t xml:space="preserve"> </w:t>
      </w:r>
      <w:r w:rsidRPr="007435EB">
        <w:rPr>
          <w:rFonts w:hint="cs"/>
          <w:rtl/>
        </w:rPr>
        <w:t>כל</w:t>
      </w:r>
      <w:r w:rsidRPr="007435EB">
        <w:rPr>
          <w:rtl/>
        </w:rPr>
        <w:t xml:space="preserve"> </w:t>
      </w:r>
      <w:r w:rsidRPr="007435EB">
        <w:rPr>
          <w:rFonts w:hint="cs"/>
          <w:rtl/>
        </w:rPr>
        <w:t>הסעודה</w:t>
      </w:r>
      <w:r w:rsidRPr="007435EB">
        <w:rPr>
          <w:rtl/>
        </w:rPr>
        <w:t xml:space="preserve"> </w:t>
      </w:r>
      <w:r w:rsidRPr="007435EB">
        <w:rPr>
          <w:rFonts w:hint="cs"/>
          <w:rtl/>
        </w:rPr>
        <w:t>תלויה</w:t>
      </w:r>
      <w:r w:rsidRPr="007435EB">
        <w:rPr>
          <w:rtl/>
        </w:rPr>
        <w:t xml:space="preserve"> </w:t>
      </w:r>
      <w:r w:rsidRPr="007435EB">
        <w:rPr>
          <w:rFonts w:hint="cs"/>
          <w:rtl/>
        </w:rPr>
        <w:t>ברבן</w:t>
      </w:r>
      <w:r w:rsidRPr="007435EB">
        <w:rPr>
          <w:rtl/>
        </w:rPr>
        <w:t xml:space="preserve"> </w:t>
      </w:r>
      <w:r w:rsidRPr="007435EB">
        <w:rPr>
          <w:rFonts w:hint="cs"/>
          <w:rtl/>
        </w:rPr>
        <w:t>גמליאל</w:t>
      </w:r>
      <w:r w:rsidRPr="007435EB">
        <w:rPr>
          <w:rtl/>
        </w:rPr>
        <w:t>.</w:t>
      </w:r>
    </w:p>
    <w:p w14:paraId="7FC48FE6" w14:textId="3E828220" w:rsidR="00E8089F" w:rsidRPr="007435EB" w:rsidRDefault="00F47631" w:rsidP="00F47631">
      <w:pPr>
        <w:pStyle w:val="affd"/>
        <w:rPr>
          <w:bCs/>
          <w:rtl/>
        </w:rPr>
      </w:pPr>
      <w:r>
        <w:rPr>
          <w:rFonts w:hint="cs"/>
          <w:rtl/>
        </w:rPr>
        <w:t>***</w:t>
      </w:r>
    </w:p>
    <w:p w14:paraId="32D178B2" w14:textId="77777777" w:rsidR="00E8089F" w:rsidRPr="005C3FF1" w:rsidRDefault="00E8089F" w:rsidP="009A151F">
      <w:pPr>
        <w:rPr>
          <w:rStyle w:val="afffa"/>
          <w:rtl/>
        </w:rPr>
      </w:pPr>
      <w:r w:rsidRPr="005C3FF1">
        <w:rPr>
          <w:rStyle w:val="afffa"/>
          <w:rFonts w:hint="cs"/>
          <w:rtl/>
        </w:rPr>
        <w:t>שכח</w:t>
      </w:r>
      <w:r w:rsidRPr="005C3FF1">
        <w:rPr>
          <w:rStyle w:val="afffa"/>
          <w:rtl/>
        </w:rPr>
        <w:t xml:space="preserve"> </w:t>
      </w:r>
      <w:r w:rsidRPr="005C3FF1">
        <w:rPr>
          <w:rStyle w:val="afffa"/>
          <w:rFonts w:hint="cs"/>
          <w:rtl/>
        </w:rPr>
        <w:t>מה</w:t>
      </w:r>
      <w:r w:rsidRPr="005C3FF1">
        <w:rPr>
          <w:rStyle w:val="afffa"/>
          <w:rtl/>
        </w:rPr>
        <w:t xml:space="preserve"> </w:t>
      </w:r>
      <w:r w:rsidRPr="005C3FF1">
        <w:rPr>
          <w:rStyle w:val="afffa"/>
          <w:rFonts w:hint="cs"/>
          <w:rtl/>
        </w:rPr>
        <w:t>שאמר</w:t>
      </w:r>
      <w:r w:rsidRPr="005C3FF1">
        <w:rPr>
          <w:rStyle w:val="afffa"/>
          <w:rtl/>
        </w:rPr>
        <w:t xml:space="preserve"> </w:t>
      </w:r>
      <w:r w:rsidRPr="005C3FF1">
        <w:rPr>
          <w:rStyle w:val="afffa"/>
          <w:rFonts w:hint="cs"/>
          <w:rtl/>
        </w:rPr>
        <w:t>לו</w:t>
      </w:r>
      <w:r w:rsidRPr="005C3FF1">
        <w:rPr>
          <w:rStyle w:val="afffa"/>
          <w:rtl/>
        </w:rPr>
        <w:t xml:space="preserve"> </w:t>
      </w:r>
      <w:r w:rsidRPr="005C3FF1">
        <w:rPr>
          <w:rStyle w:val="afffa"/>
          <w:rFonts w:hint="cs"/>
          <w:rtl/>
        </w:rPr>
        <w:t>רבו</w:t>
      </w:r>
      <w:r w:rsidRPr="005C3FF1">
        <w:rPr>
          <w:rStyle w:val="afffa"/>
          <w:rtl/>
        </w:rPr>
        <w:t xml:space="preserve"> </w:t>
      </w:r>
      <w:r w:rsidRPr="005C3FF1">
        <w:rPr>
          <w:rStyle w:val="afffa"/>
          <w:rFonts w:hint="cs"/>
          <w:rtl/>
        </w:rPr>
        <w:t>וכו</w:t>
      </w:r>
      <w:r w:rsidRPr="005C3FF1">
        <w:rPr>
          <w:rStyle w:val="afffa"/>
          <w:rtl/>
        </w:rPr>
        <w:t>'.</w:t>
      </w:r>
    </w:p>
    <w:p w14:paraId="29100E2C" w14:textId="77777777" w:rsidR="00E8089F" w:rsidRPr="007435EB" w:rsidRDefault="00E8089F" w:rsidP="00E8089F">
      <w:pPr>
        <w:rPr>
          <w:rFonts w:ascii="Fb Fontext" w:hAnsi="Fb Fontext"/>
          <w:rtl/>
        </w:rPr>
      </w:pPr>
      <w:r w:rsidRPr="007435EB">
        <w:rPr>
          <w:rFonts w:ascii="Fb Fontext" w:hAnsi="Fb Fontext" w:hint="cs"/>
          <w:rtl/>
        </w:rPr>
        <w:t xml:space="preserve">ויכול לומר העבד </w:t>
      </w:r>
      <w:r w:rsidRPr="005C3FF1">
        <w:rPr>
          <w:rStyle w:val="afffa"/>
          <w:rFonts w:hint="cs"/>
          <w:rtl/>
        </w:rPr>
        <w:t>שלי</w:t>
      </w:r>
      <w:r w:rsidRPr="007435EB">
        <w:rPr>
          <w:rFonts w:ascii="Fb Fontext" w:hAnsi="Fb Fontext" w:hint="cs"/>
          <w:rtl/>
        </w:rPr>
        <w:t xml:space="preserve"> </w:t>
      </w:r>
      <w:r w:rsidR="00127038">
        <w:rPr>
          <w:rFonts w:ascii="Fb Fontext" w:hAnsi="Fb Fontext" w:hint="cs"/>
          <w:rtl/>
        </w:rPr>
        <w:t>אף</w:t>
      </w:r>
      <w:r w:rsidRPr="007435EB">
        <w:rPr>
          <w:rFonts w:ascii="Fb Fontext" w:hAnsi="Fb Fontext" w:hint="cs"/>
          <w:rtl/>
        </w:rPr>
        <w:t xml:space="preserve"> דמה</w:t>
      </w:r>
      <w:r w:rsidRPr="007435EB">
        <w:rPr>
          <w:rFonts w:ascii="Fb Fontext" w:hAnsi="Fb Fontext"/>
          <w:rtl/>
        </w:rPr>
        <w:t xml:space="preserve"> </w:t>
      </w:r>
      <w:r w:rsidRPr="007435EB">
        <w:rPr>
          <w:rFonts w:ascii="Fb Fontext" w:hAnsi="Fb Fontext" w:hint="cs"/>
          <w:rtl/>
        </w:rPr>
        <w:t>שקנה</w:t>
      </w:r>
      <w:r w:rsidRPr="007435EB">
        <w:rPr>
          <w:rFonts w:ascii="Fb Fontext" w:hAnsi="Fb Fontext"/>
          <w:rtl/>
        </w:rPr>
        <w:t xml:space="preserve"> </w:t>
      </w:r>
      <w:r w:rsidRPr="007435EB">
        <w:rPr>
          <w:rFonts w:ascii="Fb Fontext" w:hAnsi="Fb Fontext" w:hint="cs"/>
          <w:rtl/>
        </w:rPr>
        <w:t>עבד</w:t>
      </w:r>
      <w:r w:rsidRPr="007435EB">
        <w:rPr>
          <w:rFonts w:ascii="Fb Fontext" w:hAnsi="Fb Fontext"/>
          <w:rtl/>
        </w:rPr>
        <w:t xml:space="preserve"> </w:t>
      </w:r>
      <w:r w:rsidRPr="007435EB">
        <w:rPr>
          <w:rFonts w:ascii="Fb Fontext" w:hAnsi="Fb Fontext" w:hint="cs"/>
          <w:rtl/>
        </w:rPr>
        <w:t>קנה</w:t>
      </w:r>
      <w:r w:rsidRPr="007435EB">
        <w:rPr>
          <w:rFonts w:ascii="Fb Fontext" w:hAnsi="Fb Fontext"/>
          <w:rtl/>
        </w:rPr>
        <w:t xml:space="preserve"> </w:t>
      </w:r>
      <w:r w:rsidRPr="007435EB">
        <w:rPr>
          <w:rFonts w:ascii="Fb Fontext" w:hAnsi="Fb Fontext" w:hint="cs"/>
          <w:rtl/>
        </w:rPr>
        <w:t>רבו,</w:t>
      </w:r>
    </w:p>
    <w:p w14:paraId="67FC68BA" w14:textId="77777777" w:rsidR="00E8089F" w:rsidRPr="007435EB" w:rsidRDefault="00E8089F" w:rsidP="00A53E70">
      <w:pPr>
        <w:rPr>
          <w:rFonts w:cs="Guttman Vilna"/>
          <w:b/>
          <w:bCs/>
          <w:rtl/>
        </w:rPr>
      </w:pPr>
      <w:r w:rsidRPr="007435EB">
        <w:rPr>
          <w:rFonts w:hint="cs"/>
          <w:rtl/>
        </w:rPr>
        <w:t>- דמיירי בהולך</w:t>
      </w:r>
      <w:r w:rsidRPr="007435EB">
        <w:rPr>
          <w:rtl/>
        </w:rPr>
        <w:t xml:space="preserve"> </w:t>
      </w:r>
      <w:r w:rsidRPr="007435EB">
        <w:rPr>
          <w:rFonts w:hint="cs"/>
          <w:rtl/>
        </w:rPr>
        <w:t>אצל</w:t>
      </w:r>
      <w:r w:rsidRPr="007435EB">
        <w:rPr>
          <w:rtl/>
        </w:rPr>
        <w:t xml:space="preserve"> </w:t>
      </w:r>
      <w:r w:rsidRPr="007435EB">
        <w:rPr>
          <w:rFonts w:hint="cs"/>
          <w:rtl/>
        </w:rPr>
        <w:t>רועה</w:t>
      </w:r>
      <w:r w:rsidRPr="007435EB">
        <w:rPr>
          <w:rtl/>
        </w:rPr>
        <w:t xml:space="preserve"> </w:t>
      </w:r>
      <w:r w:rsidRPr="007435EB">
        <w:rPr>
          <w:rFonts w:hint="cs"/>
          <w:rtl/>
        </w:rPr>
        <w:t>הרגיל</w:t>
      </w:r>
      <w:r w:rsidRPr="007435EB">
        <w:rPr>
          <w:rtl/>
        </w:rPr>
        <w:t xml:space="preserve"> </w:t>
      </w:r>
      <w:r w:rsidRPr="007435EB">
        <w:rPr>
          <w:rFonts w:hint="cs"/>
          <w:rtl/>
        </w:rPr>
        <w:t>רבו</w:t>
      </w:r>
      <w:r w:rsidRPr="007435EB">
        <w:rPr>
          <w:rtl/>
        </w:rPr>
        <w:t xml:space="preserve"> </w:t>
      </w:r>
      <w:r w:rsidRPr="007435EB">
        <w:rPr>
          <w:rFonts w:hint="cs"/>
          <w:rtl/>
        </w:rPr>
        <w:t>אצלו</w:t>
      </w:r>
      <w:r w:rsidRPr="007435EB">
        <w:rPr>
          <w:rtl/>
        </w:rPr>
        <w:t xml:space="preserve">, </w:t>
      </w:r>
      <w:r w:rsidRPr="007435EB">
        <w:rPr>
          <w:rFonts w:hint="cs"/>
          <w:rtl/>
        </w:rPr>
        <w:t>דניח"ל</w:t>
      </w:r>
      <w:r w:rsidRPr="007435EB">
        <w:rPr>
          <w:rtl/>
        </w:rPr>
        <w:t xml:space="preserve"> </w:t>
      </w:r>
      <w:r w:rsidRPr="007435EB">
        <w:rPr>
          <w:rFonts w:hint="cs"/>
          <w:rtl/>
        </w:rPr>
        <w:t>בתקנת</w:t>
      </w:r>
      <w:r w:rsidR="00A53E70" w:rsidRPr="007435EB">
        <w:rPr>
          <w:rFonts w:hint="cs"/>
          <w:rtl/>
        </w:rPr>
        <w:t xml:space="preserve"> רב העבד</w:t>
      </w:r>
      <w:r w:rsidRPr="007435EB">
        <w:rPr>
          <w:rtl/>
        </w:rPr>
        <w:t xml:space="preserve">, </w:t>
      </w:r>
      <w:r w:rsidRPr="007435EB">
        <w:rPr>
          <w:rFonts w:hint="cs"/>
          <w:rtl/>
        </w:rPr>
        <w:t>ומקני</w:t>
      </w:r>
      <w:r w:rsidRPr="007435EB">
        <w:rPr>
          <w:rtl/>
        </w:rPr>
        <w:t xml:space="preserve"> </w:t>
      </w:r>
      <w:r w:rsidRPr="007435EB">
        <w:rPr>
          <w:rFonts w:hint="cs"/>
          <w:rtl/>
        </w:rPr>
        <w:t>ל</w:t>
      </w:r>
      <w:r w:rsidR="00A53E70" w:rsidRPr="007435EB">
        <w:rPr>
          <w:rFonts w:hint="cs"/>
          <w:rtl/>
        </w:rPr>
        <w:t xml:space="preserve">ו חד מהם </w:t>
      </w:r>
      <w:r w:rsidRPr="007435EB">
        <w:rPr>
          <w:rFonts w:hint="cs"/>
          <w:rtl/>
        </w:rPr>
        <w:t>על</w:t>
      </w:r>
      <w:r w:rsidRPr="007435EB">
        <w:rPr>
          <w:rtl/>
        </w:rPr>
        <w:t xml:space="preserve"> </w:t>
      </w:r>
      <w:r w:rsidRPr="007435EB">
        <w:rPr>
          <w:rFonts w:hint="cs"/>
          <w:rtl/>
        </w:rPr>
        <w:t>מנת</w:t>
      </w:r>
      <w:r w:rsidRPr="007435EB">
        <w:rPr>
          <w:rtl/>
        </w:rPr>
        <w:t xml:space="preserve"> </w:t>
      </w:r>
      <w:r w:rsidRPr="007435EB">
        <w:rPr>
          <w:rFonts w:hint="cs"/>
          <w:rtl/>
        </w:rPr>
        <w:t>שאין</w:t>
      </w:r>
      <w:r w:rsidRPr="007435EB">
        <w:rPr>
          <w:rtl/>
        </w:rPr>
        <w:t xml:space="preserve"> </w:t>
      </w:r>
      <w:r w:rsidRPr="007435EB">
        <w:rPr>
          <w:rFonts w:hint="cs"/>
          <w:rtl/>
        </w:rPr>
        <w:t>לרבו</w:t>
      </w:r>
      <w:r w:rsidRPr="007435EB">
        <w:rPr>
          <w:rtl/>
        </w:rPr>
        <w:t xml:space="preserve"> </w:t>
      </w:r>
      <w:r w:rsidRPr="007435EB">
        <w:rPr>
          <w:rFonts w:hint="cs"/>
          <w:rtl/>
        </w:rPr>
        <w:t>רשות</w:t>
      </w:r>
      <w:r w:rsidRPr="007435EB">
        <w:rPr>
          <w:rtl/>
        </w:rPr>
        <w:t xml:space="preserve"> </w:t>
      </w:r>
      <w:r w:rsidRPr="007435EB">
        <w:rPr>
          <w:rFonts w:hint="cs"/>
          <w:rtl/>
        </w:rPr>
        <w:t>בו</w:t>
      </w:r>
      <w:r w:rsidRPr="007435EB">
        <w:rPr>
          <w:rtl/>
        </w:rPr>
        <w:t>.</w:t>
      </w:r>
    </w:p>
    <w:p w14:paraId="594A90FE" w14:textId="7BFEDAD3" w:rsidR="00E8089F" w:rsidRPr="007435EB" w:rsidRDefault="00F47631" w:rsidP="00F47631">
      <w:pPr>
        <w:pStyle w:val="affd"/>
        <w:rPr>
          <w:bCs/>
          <w:rtl/>
        </w:rPr>
      </w:pPr>
      <w:r>
        <w:rPr>
          <w:rFonts w:hint="cs"/>
          <w:rtl/>
        </w:rPr>
        <w:t>***</w:t>
      </w:r>
    </w:p>
    <w:p w14:paraId="1CA94FEB" w14:textId="77777777" w:rsidR="00E8089F" w:rsidRPr="005C3FF1" w:rsidRDefault="00E8089F" w:rsidP="009A151F">
      <w:pPr>
        <w:rPr>
          <w:rStyle w:val="afffa"/>
          <w:rtl/>
        </w:rPr>
      </w:pPr>
      <w:r w:rsidRPr="005C3FF1">
        <w:rPr>
          <w:rStyle w:val="afffa"/>
          <w:rFonts w:hint="cs"/>
          <w:rtl/>
        </w:rPr>
        <w:t>שכח</w:t>
      </w:r>
      <w:r w:rsidRPr="005C3FF1">
        <w:rPr>
          <w:rStyle w:val="afffa"/>
          <w:rtl/>
        </w:rPr>
        <w:t xml:space="preserve"> </w:t>
      </w:r>
      <w:r w:rsidRPr="005C3FF1">
        <w:rPr>
          <w:rStyle w:val="afffa"/>
          <w:rFonts w:hint="cs"/>
          <w:rtl/>
        </w:rPr>
        <w:t>רבו</w:t>
      </w:r>
      <w:r w:rsidRPr="005C3FF1">
        <w:rPr>
          <w:rStyle w:val="afffa"/>
          <w:rtl/>
        </w:rPr>
        <w:t xml:space="preserve"> </w:t>
      </w:r>
      <w:r w:rsidRPr="005C3FF1">
        <w:rPr>
          <w:rStyle w:val="afffa"/>
          <w:rFonts w:hint="cs"/>
          <w:rtl/>
        </w:rPr>
        <w:t>מה</w:t>
      </w:r>
      <w:r w:rsidRPr="005C3FF1">
        <w:rPr>
          <w:rStyle w:val="afffa"/>
          <w:rtl/>
        </w:rPr>
        <w:t xml:space="preserve"> </w:t>
      </w:r>
      <w:r w:rsidRPr="005C3FF1">
        <w:rPr>
          <w:rStyle w:val="afffa"/>
          <w:rFonts w:hint="cs"/>
          <w:rtl/>
        </w:rPr>
        <w:t>שאמר</w:t>
      </w:r>
      <w:r w:rsidRPr="005C3FF1">
        <w:rPr>
          <w:rStyle w:val="afffa"/>
          <w:rtl/>
        </w:rPr>
        <w:t xml:space="preserve"> </w:t>
      </w:r>
      <w:r w:rsidRPr="005C3FF1">
        <w:rPr>
          <w:rStyle w:val="afffa"/>
          <w:rFonts w:hint="cs"/>
          <w:rtl/>
        </w:rPr>
        <w:t>לו</w:t>
      </w:r>
      <w:r w:rsidRPr="005C3FF1">
        <w:rPr>
          <w:rStyle w:val="afffa"/>
          <w:rtl/>
        </w:rPr>
        <w:t xml:space="preserve"> </w:t>
      </w:r>
      <w:r w:rsidR="00A53E70" w:rsidRPr="005C3FF1">
        <w:rPr>
          <w:rStyle w:val="afffa"/>
          <w:rFonts w:hint="cs"/>
          <w:rtl/>
        </w:rPr>
        <w:t>שניהן יצאו לבית השריפה ופטורין מלעשות פסח שני</w:t>
      </w:r>
      <w:r w:rsidRPr="005C3FF1">
        <w:rPr>
          <w:rStyle w:val="afffa"/>
          <w:rtl/>
        </w:rPr>
        <w:t>.</w:t>
      </w:r>
    </w:p>
    <w:p w14:paraId="266BB693" w14:textId="77777777" w:rsidR="00E8089F" w:rsidRPr="007435EB" w:rsidRDefault="00E8089F" w:rsidP="00A53E70">
      <w:pPr>
        <w:rPr>
          <w:rtl/>
        </w:rPr>
      </w:pPr>
      <w:r w:rsidRPr="007435EB">
        <w:rPr>
          <w:rFonts w:ascii="Fb Fontext" w:hAnsi="Fb Fontext" w:hint="cs"/>
          <w:rtl/>
        </w:rPr>
        <w:t>אביי</w:t>
      </w:r>
      <w:r w:rsidRPr="007435EB">
        <w:rPr>
          <w:rFonts w:ascii="Fb Fontext" w:hAnsi="Fb Fontext"/>
          <w:rtl/>
        </w:rPr>
        <w:t xml:space="preserve">: </w:t>
      </w:r>
      <w:r w:rsidRPr="007435EB">
        <w:rPr>
          <w:rFonts w:ascii="Fb Fontext" w:hAnsi="Fb Fontext" w:hint="cs"/>
          <w:rtl/>
        </w:rPr>
        <w:t>ל</w:t>
      </w:r>
      <w:r w:rsidRPr="007435EB">
        <w:rPr>
          <w:rFonts w:ascii="Fb Fontext" w:hAnsi="Fb Fontext"/>
          <w:rtl/>
        </w:rPr>
        <w:t>"</w:t>
      </w:r>
      <w:r w:rsidRPr="007435EB">
        <w:rPr>
          <w:rFonts w:ascii="Fb Fontext" w:hAnsi="Fb Fontext" w:hint="cs"/>
          <w:rtl/>
        </w:rPr>
        <w:t>ש דאין פסח שני אלא</w:t>
      </w:r>
      <w:r w:rsidRPr="007435EB">
        <w:rPr>
          <w:rFonts w:ascii="Fb Fontext" w:hAnsi="Fb Fontext"/>
          <w:rtl/>
        </w:rPr>
        <w:t xml:space="preserve"> </w:t>
      </w:r>
      <w:r w:rsidRPr="007435EB">
        <w:rPr>
          <w:rFonts w:ascii="Fb Fontext" w:hAnsi="Fb Fontext" w:hint="cs"/>
          <w:rtl/>
        </w:rPr>
        <w:t>ששכח</w:t>
      </w:r>
      <w:r w:rsidRPr="007435EB">
        <w:rPr>
          <w:rFonts w:ascii="Fb Fontext" w:hAnsi="Fb Fontext"/>
          <w:rtl/>
        </w:rPr>
        <w:t xml:space="preserve"> </w:t>
      </w:r>
      <w:r w:rsidRPr="007435EB">
        <w:rPr>
          <w:rFonts w:ascii="Fb Fontext" w:hAnsi="Fb Fontext" w:hint="cs"/>
          <w:rtl/>
        </w:rPr>
        <w:t>אחר</w:t>
      </w:r>
      <w:r w:rsidRPr="007435EB">
        <w:rPr>
          <w:rFonts w:ascii="Fb Fontext" w:hAnsi="Fb Fontext"/>
          <w:rtl/>
        </w:rPr>
        <w:t xml:space="preserve"> </w:t>
      </w:r>
      <w:r w:rsidRPr="007435EB">
        <w:rPr>
          <w:rFonts w:ascii="Fb Fontext" w:hAnsi="Fb Fontext" w:hint="cs"/>
          <w:rtl/>
        </w:rPr>
        <w:t>זריקה</w:t>
      </w:r>
      <w:r w:rsidRPr="007435EB">
        <w:rPr>
          <w:rFonts w:ascii="Fb Fontext" w:hAnsi="Fb Fontext"/>
          <w:rtl/>
        </w:rPr>
        <w:t xml:space="preserve">, </w:t>
      </w:r>
      <w:r w:rsidRPr="007435EB">
        <w:rPr>
          <w:rFonts w:ascii="Fb Fontext" w:hAnsi="Fb Fontext" w:hint="cs"/>
          <w:rtl/>
        </w:rPr>
        <w:t>דבעידנא</w:t>
      </w:r>
      <w:r w:rsidRPr="007435EB">
        <w:rPr>
          <w:rFonts w:ascii="Fb Fontext" w:hAnsi="Fb Fontext"/>
          <w:rtl/>
        </w:rPr>
        <w:t xml:space="preserve"> </w:t>
      </w:r>
      <w:r w:rsidR="00A53E70" w:rsidRPr="007435EB">
        <w:rPr>
          <w:rFonts w:ascii="Fb Fontext" w:hAnsi="Fb Fontext" w:hint="cs"/>
          <w:rtl/>
        </w:rPr>
        <w:t>דזר</w:t>
      </w:r>
      <w:r w:rsidRPr="007435EB">
        <w:rPr>
          <w:rFonts w:ascii="Fb Fontext" w:hAnsi="Fb Fontext" w:hint="cs"/>
          <w:rtl/>
        </w:rPr>
        <w:t>ק</w:t>
      </w:r>
      <w:r w:rsidRPr="007435EB">
        <w:rPr>
          <w:rFonts w:ascii="Fb Fontext" w:hAnsi="Fb Fontext"/>
          <w:rtl/>
        </w:rPr>
        <w:t xml:space="preserve"> </w:t>
      </w:r>
      <w:r w:rsidRPr="007435EB">
        <w:rPr>
          <w:rFonts w:ascii="Fb Fontext" w:hAnsi="Fb Fontext" w:hint="cs"/>
          <w:rtl/>
        </w:rPr>
        <w:t>דם</w:t>
      </w:r>
      <w:r w:rsidRPr="007435EB">
        <w:rPr>
          <w:rFonts w:ascii="Fb Fontext" w:hAnsi="Fb Fontext"/>
          <w:rtl/>
        </w:rPr>
        <w:t xml:space="preserve"> </w:t>
      </w:r>
      <w:r w:rsidR="00A53E70" w:rsidRPr="007435EB">
        <w:rPr>
          <w:rFonts w:ascii="Fb Fontext" w:hAnsi="Fb Fontext" w:hint="cs"/>
          <w:rtl/>
        </w:rPr>
        <w:t xml:space="preserve">היה ראוי </w:t>
      </w:r>
      <w:r w:rsidRPr="007435EB">
        <w:rPr>
          <w:rFonts w:ascii="Fb Fontext" w:hAnsi="Fb Fontext" w:hint="cs"/>
          <w:rtl/>
        </w:rPr>
        <w:t>לאכילה</w:t>
      </w:r>
      <w:r w:rsidRPr="007435EB">
        <w:rPr>
          <w:rFonts w:ascii="Fb Fontext" w:hAnsi="Fb Fontext"/>
          <w:rtl/>
        </w:rPr>
        <w:t>.</w:t>
      </w:r>
    </w:p>
    <w:p w14:paraId="0D47F4D4" w14:textId="77777777" w:rsidR="00E8089F" w:rsidRPr="007435EB" w:rsidRDefault="00E8089F" w:rsidP="00EE5D13">
      <w:pPr>
        <w:rPr>
          <w:rtl/>
        </w:rPr>
      </w:pPr>
      <w:r w:rsidRPr="007435EB">
        <w:rPr>
          <w:rFonts w:hint="cs"/>
          <w:rtl/>
        </w:rPr>
        <w:t>אבל</w:t>
      </w:r>
      <w:r w:rsidRPr="007435EB">
        <w:rPr>
          <w:rtl/>
        </w:rPr>
        <w:t xml:space="preserve"> </w:t>
      </w:r>
      <w:r w:rsidRPr="007435EB">
        <w:rPr>
          <w:rFonts w:hint="cs"/>
          <w:rtl/>
        </w:rPr>
        <w:t>שכח</w:t>
      </w:r>
      <w:r w:rsidRPr="007435EB">
        <w:rPr>
          <w:rtl/>
        </w:rPr>
        <w:t xml:space="preserve"> </w:t>
      </w:r>
      <w:r w:rsidRPr="007435EB">
        <w:rPr>
          <w:rFonts w:hint="cs"/>
          <w:rtl/>
        </w:rPr>
        <w:t>לפני</w:t>
      </w:r>
      <w:r w:rsidRPr="007435EB">
        <w:rPr>
          <w:rtl/>
        </w:rPr>
        <w:t xml:space="preserve"> </w:t>
      </w:r>
      <w:r w:rsidRPr="007435EB">
        <w:rPr>
          <w:rFonts w:hint="cs"/>
          <w:rtl/>
        </w:rPr>
        <w:t>זריקה</w:t>
      </w:r>
      <w:r w:rsidRPr="007435EB">
        <w:rPr>
          <w:rtl/>
        </w:rPr>
        <w:t xml:space="preserve">, </w:t>
      </w:r>
      <w:r w:rsidRPr="007435EB">
        <w:rPr>
          <w:rFonts w:hint="cs"/>
          <w:rtl/>
        </w:rPr>
        <w:t>דכ</w:t>
      </w:r>
      <w:r w:rsidR="00EE5D13" w:rsidRPr="007435EB">
        <w:rPr>
          <w:rFonts w:hint="cs"/>
          <w:rtl/>
        </w:rPr>
        <w:t>שז</w:t>
      </w:r>
      <w:r w:rsidRPr="007435EB">
        <w:rPr>
          <w:rFonts w:hint="cs"/>
          <w:rtl/>
        </w:rPr>
        <w:t>רק</w:t>
      </w:r>
      <w:r w:rsidRPr="007435EB">
        <w:rPr>
          <w:rtl/>
        </w:rPr>
        <w:t xml:space="preserve"> </w:t>
      </w:r>
      <w:r w:rsidRPr="007435EB">
        <w:rPr>
          <w:rFonts w:hint="cs"/>
          <w:rtl/>
        </w:rPr>
        <w:t>דם</w:t>
      </w:r>
      <w:r w:rsidRPr="007435EB">
        <w:rPr>
          <w:rtl/>
        </w:rPr>
        <w:t xml:space="preserve"> </w:t>
      </w:r>
      <w:r w:rsidRPr="007435EB">
        <w:rPr>
          <w:rFonts w:hint="cs"/>
          <w:rtl/>
        </w:rPr>
        <w:t>לא</w:t>
      </w:r>
      <w:r w:rsidRPr="007435EB">
        <w:rPr>
          <w:rtl/>
        </w:rPr>
        <w:t xml:space="preserve"> </w:t>
      </w:r>
      <w:r w:rsidR="00EE5D13" w:rsidRPr="007435EB">
        <w:rPr>
          <w:rFonts w:hint="cs"/>
          <w:rtl/>
        </w:rPr>
        <w:t>הי</w:t>
      </w:r>
      <w:r w:rsidRPr="007435EB">
        <w:rPr>
          <w:rFonts w:hint="cs"/>
          <w:rtl/>
        </w:rPr>
        <w:t>ה</w:t>
      </w:r>
      <w:r w:rsidRPr="007435EB">
        <w:rPr>
          <w:rtl/>
        </w:rPr>
        <w:t xml:space="preserve"> </w:t>
      </w:r>
      <w:r w:rsidR="00EE5D13" w:rsidRPr="007435EB">
        <w:rPr>
          <w:rFonts w:hint="cs"/>
          <w:rtl/>
        </w:rPr>
        <w:t>ראוי</w:t>
      </w:r>
      <w:r w:rsidRPr="007435EB">
        <w:rPr>
          <w:rtl/>
        </w:rPr>
        <w:t xml:space="preserve"> </w:t>
      </w:r>
      <w:r w:rsidRPr="007435EB">
        <w:rPr>
          <w:rFonts w:hint="cs"/>
          <w:rtl/>
        </w:rPr>
        <w:t>לאכילה</w:t>
      </w:r>
      <w:r w:rsidRPr="007435EB">
        <w:rPr>
          <w:rtl/>
        </w:rPr>
        <w:t xml:space="preserve"> - </w:t>
      </w:r>
      <w:r w:rsidRPr="007435EB">
        <w:rPr>
          <w:rFonts w:hint="cs"/>
          <w:rtl/>
        </w:rPr>
        <w:t>חייבין</w:t>
      </w:r>
      <w:r w:rsidRPr="007435EB">
        <w:rPr>
          <w:rtl/>
        </w:rPr>
        <w:t xml:space="preserve"> </w:t>
      </w:r>
      <w:r w:rsidRPr="007435EB">
        <w:rPr>
          <w:rFonts w:hint="cs"/>
          <w:rtl/>
        </w:rPr>
        <w:t>לעשות</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w:t>
      </w:r>
    </w:p>
    <w:p w14:paraId="1C88312D" w14:textId="77777777" w:rsidR="00E8089F" w:rsidRPr="007435EB" w:rsidRDefault="00E8089F" w:rsidP="00E8089F">
      <w:pPr>
        <w:rPr>
          <w:rtl/>
        </w:rPr>
      </w:pPr>
      <w:r w:rsidRPr="007435EB">
        <w:rPr>
          <w:rFonts w:hint="cs"/>
          <w:rtl/>
        </w:rPr>
        <w:t>איכא</w:t>
      </w:r>
      <w:r w:rsidRPr="007435EB">
        <w:rPr>
          <w:rtl/>
        </w:rPr>
        <w:t xml:space="preserve"> </w:t>
      </w:r>
      <w:r w:rsidRPr="007435EB">
        <w:rPr>
          <w:rFonts w:hint="cs"/>
          <w:rtl/>
        </w:rPr>
        <w:t>דמתני</w:t>
      </w:r>
      <w:r w:rsidRPr="007435EB">
        <w:rPr>
          <w:rtl/>
        </w:rPr>
        <w:t xml:space="preserve"> </w:t>
      </w:r>
      <w:r w:rsidRPr="007435EB">
        <w:rPr>
          <w:rFonts w:hint="cs"/>
          <w:rtl/>
        </w:rPr>
        <w:t>לה</w:t>
      </w:r>
      <w:r w:rsidRPr="007435EB">
        <w:rPr>
          <w:rtl/>
        </w:rPr>
        <w:t xml:space="preserve"> </w:t>
      </w:r>
      <w:r w:rsidRPr="007435EB">
        <w:rPr>
          <w:rFonts w:hint="cs"/>
          <w:rtl/>
        </w:rPr>
        <w:t>אברייתא</w:t>
      </w:r>
      <w:r w:rsidRPr="007435EB">
        <w:rPr>
          <w:rtl/>
        </w:rPr>
        <w:t xml:space="preserve">: </w:t>
      </w:r>
      <w:r w:rsidRPr="007435EB">
        <w:rPr>
          <w:rFonts w:hint="cs"/>
          <w:rtl/>
        </w:rPr>
        <w:t>חמשה</w:t>
      </w:r>
      <w:r w:rsidRPr="007435EB">
        <w:rPr>
          <w:rtl/>
        </w:rPr>
        <w:t xml:space="preserve"> </w:t>
      </w:r>
      <w:r w:rsidRPr="007435EB">
        <w:rPr>
          <w:rFonts w:hint="cs"/>
          <w:rtl/>
        </w:rPr>
        <w:t>שנתערבו</w:t>
      </w:r>
      <w:r w:rsidRPr="007435EB">
        <w:rPr>
          <w:rtl/>
        </w:rPr>
        <w:t xml:space="preserve"> </w:t>
      </w:r>
      <w:r w:rsidRPr="007435EB">
        <w:rPr>
          <w:rFonts w:hint="cs"/>
          <w:rtl/>
        </w:rPr>
        <w:t>עורות</w:t>
      </w:r>
      <w:r w:rsidRPr="007435EB">
        <w:rPr>
          <w:rtl/>
        </w:rPr>
        <w:t xml:space="preserve"> </w:t>
      </w:r>
      <w:r w:rsidRPr="007435EB">
        <w:rPr>
          <w:rFonts w:hint="cs"/>
          <w:rtl/>
        </w:rPr>
        <w:t>פסחיהן</w:t>
      </w:r>
      <w:r w:rsidRPr="007435EB">
        <w:rPr>
          <w:rtl/>
        </w:rPr>
        <w:t xml:space="preserve"> </w:t>
      </w:r>
      <w:r w:rsidRPr="007435EB">
        <w:rPr>
          <w:rFonts w:hint="cs"/>
          <w:rtl/>
        </w:rPr>
        <w:t>זה</w:t>
      </w:r>
      <w:r w:rsidRPr="007435EB">
        <w:rPr>
          <w:rtl/>
        </w:rPr>
        <w:t xml:space="preserve"> </w:t>
      </w:r>
      <w:r w:rsidRPr="007435EB">
        <w:rPr>
          <w:rFonts w:hint="cs"/>
          <w:rtl/>
        </w:rPr>
        <w:t>בזה</w:t>
      </w:r>
      <w:r w:rsidRPr="007435EB">
        <w:rPr>
          <w:rtl/>
        </w:rPr>
        <w:t xml:space="preserve">, </w:t>
      </w:r>
      <w:r w:rsidRPr="007435EB">
        <w:rPr>
          <w:rFonts w:hint="cs"/>
          <w:rtl/>
        </w:rPr>
        <w:t>ונמצאת</w:t>
      </w:r>
      <w:r w:rsidRPr="007435EB">
        <w:rPr>
          <w:rtl/>
        </w:rPr>
        <w:t xml:space="preserve"> </w:t>
      </w:r>
      <w:r w:rsidRPr="005C3FF1">
        <w:rPr>
          <w:rStyle w:val="afffa"/>
          <w:rFonts w:hint="cs"/>
          <w:rtl/>
        </w:rPr>
        <w:t>יבלת</w:t>
      </w:r>
      <w:r w:rsidRPr="007435EB">
        <w:rPr>
          <w:rtl/>
        </w:rPr>
        <w:t xml:space="preserve"> </w:t>
      </w:r>
      <w:r w:rsidRPr="007435EB">
        <w:rPr>
          <w:rFonts w:hint="cs"/>
          <w:rtl/>
        </w:rPr>
        <w:t>באחד</w:t>
      </w:r>
      <w:r w:rsidRPr="007435EB">
        <w:rPr>
          <w:rtl/>
        </w:rPr>
        <w:t xml:space="preserve"> </w:t>
      </w:r>
      <w:r w:rsidRPr="007435EB">
        <w:rPr>
          <w:rFonts w:hint="cs"/>
          <w:rtl/>
        </w:rPr>
        <w:t>מהן</w:t>
      </w:r>
      <w:r w:rsidRPr="007435EB">
        <w:rPr>
          <w:rtl/>
        </w:rPr>
        <w:t xml:space="preserve"> - </w:t>
      </w:r>
      <w:r w:rsidRPr="007435EB">
        <w:rPr>
          <w:rFonts w:hint="cs"/>
          <w:rtl/>
        </w:rPr>
        <w:t>כולן</w:t>
      </w:r>
      <w:r w:rsidRPr="007435EB">
        <w:rPr>
          <w:rtl/>
        </w:rPr>
        <w:t xml:space="preserve"> </w:t>
      </w:r>
      <w:r w:rsidRPr="007435EB">
        <w:rPr>
          <w:rFonts w:hint="cs"/>
          <w:rtl/>
        </w:rPr>
        <w:t>יוצאין</w:t>
      </w:r>
      <w:r w:rsidRPr="007435EB">
        <w:rPr>
          <w:rtl/>
        </w:rPr>
        <w:t xml:space="preserve"> </w:t>
      </w:r>
      <w:r w:rsidRPr="007435EB">
        <w:rPr>
          <w:rFonts w:hint="cs"/>
          <w:rtl/>
        </w:rPr>
        <w:t>לבית</w:t>
      </w:r>
      <w:r w:rsidRPr="007435EB">
        <w:rPr>
          <w:rtl/>
        </w:rPr>
        <w:t xml:space="preserve"> </w:t>
      </w:r>
      <w:r w:rsidRPr="007435EB">
        <w:rPr>
          <w:rFonts w:hint="cs"/>
          <w:rtl/>
        </w:rPr>
        <w:t>השריפה</w:t>
      </w:r>
      <w:r w:rsidRPr="007435EB">
        <w:rPr>
          <w:rtl/>
        </w:rPr>
        <w:t xml:space="preserve">, </w:t>
      </w:r>
      <w:r w:rsidRPr="005C3FF1">
        <w:rPr>
          <w:rStyle w:val="afffa"/>
          <w:rFonts w:hint="cs"/>
          <w:rtl/>
        </w:rPr>
        <w:t>ופטורין</w:t>
      </w:r>
      <w:r w:rsidRPr="007435EB">
        <w:rPr>
          <w:rtl/>
        </w:rPr>
        <w:t xml:space="preserve"> </w:t>
      </w:r>
      <w:r w:rsidRPr="007435EB">
        <w:rPr>
          <w:rFonts w:hint="cs"/>
          <w:rtl/>
        </w:rPr>
        <w:t>מלעשות</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w:t>
      </w:r>
    </w:p>
    <w:p w14:paraId="2FD33BC1" w14:textId="77777777" w:rsidR="00E8089F" w:rsidRPr="007435EB" w:rsidRDefault="00E8089F" w:rsidP="00EE5D13">
      <w:pPr>
        <w:rPr>
          <w:rtl/>
        </w:rPr>
      </w:pPr>
      <w:r w:rsidRPr="007435EB">
        <w:rPr>
          <w:rFonts w:hint="cs"/>
          <w:rtl/>
        </w:rPr>
        <w:t>ואהך אמר אביי</w:t>
      </w:r>
      <w:r w:rsidRPr="007435EB">
        <w:rPr>
          <w:rtl/>
        </w:rPr>
        <w:t xml:space="preserve">: </w:t>
      </w:r>
      <w:r w:rsidRPr="007435EB">
        <w:rPr>
          <w:rFonts w:hint="cs"/>
          <w:rtl/>
        </w:rPr>
        <w:t>דווקא</w:t>
      </w:r>
      <w:r w:rsidRPr="007435EB">
        <w:rPr>
          <w:rtl/>
        </w:rPr>
        <w:t xml:space="preserve"> </w:t>
      </w:r>
      <w:r w:rsidRPr="007435EB">
        <w:rPr>
          <w:rFonts w:hint="cs"/>
          <w:rtl/>
        </w:rPr>
        <w:t>שנתערבו</w:t>
      </w:r>
      <w:r w:rsidRPr="007435EB">
        <w:rPr>
          <w:rtl/>
        </w:rPr>
        <w:t xml:space="preserve"> </w:t>
      </w:r>
      <w:r w:rsidRPr="007435EB">
        <w:rPr>
          <w:rFonts w:hint="cs"/>
          <w:rtl/>
        </w:rPr>
        <w:t>לאחר</w:t>
      </w:r>
      <w:r w:rsidRPr="007435EB">
        <w:rPr>
          <w:rtl/>
        </w:rPr>
        <w:t xml:space="preserve"> </w:t>
      </w:r>
      <w:r w:rsidRPr="007435EB">
        <w:rPr>
          <w:rFonts w:hint="cs"/>
          <w:rtl/>
        </w:rPr>
        <w:t>זריקה</w:t>
      </w:r>
      <w:r w:rsidRPr="007435EB">
        <w:rPr>
          <w:rtl/>
        </w:rPr>
        <w:t xml:space="preserve">, </w:t>
      </w:r>
      <w:r w:rsidRPr="007435EB">
        <w:rPr>
          <w:rFonts w:hint="cs"/>
          <w:rtl/>
        </w:rPr>
        <w:t>דבעידנא</w:t>
      </w:r>
      <w:r w:rsidRPr="007435EB">
        <w:rPr>
          <w:rtl/>
        </w:rPr>
        <w:t xml:space="preserve"> </w:t>
      </w:r>
      <w:r w:rsidRPr="007435EB">
        <w:rPr>
          <w:rFonts w:hint="cs"/>
          <w:rtl/>
        </w:rPr>
        <w:t>ד</w:t>
      </w:r>
      <w:r w:rsidR="00EE5D13" w:rsidRPr="007435EB">
        <w:rPr>
          <w:rFonts w:hint="cs"/>
          <w:rtl/>
        </w:rPr>
        <w:t>זרק</w:t>
      </w:r>
      <w:r w:rsidRPr="007435EB">
        <w:rPr>
          <w:rtl/>
        </w:rPr>
        <w:t xml:space="preserve"> </w:t>
      </w:r>
      <w:r w:rsidRPr="007435EB">
        <w:rPr>
          <w:rFonts w:hint="cs"/>
          <w:rtl/>
        </w:rPr>
        <w:t>דם</w:t>
      </w:r>
      <w:r w:rsidRPr="007435EB">
        <w:rPr>
          <w:rtl/>
        </w:rPr>
        <w:t xml:space="preserve"> </w:t>
      </w:r>
      <w:r w:rsidR="00EE5D13" w:rsidRPr="007435EB">
        <w:rPr>
          <w:rFonts w:hint="cs"/>
          <w:rtl/>
        </w:rPr>
        <w:t xml:space="preserve">היה ראוי </w:t>
      </w:r>
      <w:r w:rsidRPr="007435EB">
        <w:rPr>
          <w:rFonts w:hint="cs"/>
          <w:rtl/>
        </w:rPr>
        <w:t>לאכילה</w:t>
      </w:r>
      <w:r w:rsidRPr="007435EB">
        <w:rPr>
          <w:rtl/>
        </w:rPr>
        <w:t>.</w:t>
      </w:r>
    </w:p>
    <w:p w14:paraId="55A81BA0" w14:textId="77777777" w:rsidR="00E8089F" w:rsidRPr="007435EB" w:rsidRDefault="00E8089F" w:rsidP="00E8089F">
      <w:pPr>
        <w:rPr>
          <w:rtl/>
        </w:rPr>
      </w:pPr>
      <w:r w:rsidRPr="007435EB">
        <w:rPr>
          <w:rFonts w:hint="cs"/>
          <w:rtl/>
        </w:rPr>
        <w:t>אבל</w:t>
      </w:r>
      <w:r w:rsidRPr="007435EB">
        <w:rPr>
          <w:rtl/>
        </w:rPr>
        <w:t xml:space="preserve"> </w:t>
      </w:r>
      <w:r w:rsidRPr="007435EB">
        <w:rPr>
          <w:rFonts w:hint="cs"/>
          <w:rtl/>
        </w:rPr>
        <w:t>נתערבו</w:t>
      </w:r>
      <w:r w:rsidRPr="007435EB">
        <w:rPr>
          <w:rtl/>
        </w:rPr>
        <w:t xml:space="preserve"> </w:t>
      </w:r>
      <w:r w:rsidRPr="007435EB">
        <w:rPr>
          <w:rFonts w:hint="cs"/>
          <w:rtl/>
        </w:rPr>
        <w:t>לפני</w:t>
      </w:r>
      <w:r w:rsidRPr="007435EB">
        <w:rPr>
          <w:rtl/>
        </w:rPr>
        <w:t xml:space="preserve"> </w:t>
      </w:r>
      <w:r w:rsidRPr="007435EB">
        <w:rPr>
          <w:rFonts w:hint="cs"/>
          <w:rtl/>
        </w:rPr>
        <w:t>זריקה</w:t>
      </w:r>
      <w:r w:rsidRPr="007435EB">
        <w:rPr>
          <w:rtl/>
        </w:rPr>
        <w:t xml:space="preserve"> - </w:t>
      </w:r>
      <w:r w:rsidRPr="007435EB">
        <w:rPr>
          <w:rFonts w:hint="cs"/>
          <w:rtl/>
        </w:rPr>
        <w:t>חייבין</w:t>
      </w:r>
      <w:r w:rsidRPr="007435EB">
        <w:rPr>
          <w:rtl/>
        </w:rPr>
        <w:t xml:space="preserve"> </w:t>
      </w:r>
      <w:r w:rsidRPr="007435EB">
        <w:rPr>
          <w:rFonts w:hint="cs"/>
          <w:rtl/>
        </w:rPr>
        <w:t>לעשות</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w:t>
      </w:r>
    </w:p>
    <w:p w14:paraId="2D38B207" w14:textId="77777777" w:rsidR="00E8089F" w:rsidRPr="007435EB" w:rsidRDefault="00E8089F" w:rsidP="00E8089F">
      <w:pPr>
        <w:rPr>
          <w:rtl/>
        </w:rPr>
      </w:pPr>
      <w:r w:rsidRPr="007435EB">
        <w:rPr>
          <w:rFonts w:hint="cs"/>
          <w:rtl/>
        </w:rPr>
        <w:t>מאן</w:t>
      </w:r>
      <w:r w:rsidRPr="007435EB">
        <w:rPr>
          <w:rtl/>
        </w:rPr>
        <w:t xml:space="preserve"> </w:t>
      </w:r>
      <w:r w:rsidRPr="007435EB">
        <w:rPr>
          <w:rFonts w:hint="cs"/>
          <w:rtl/>
        </w:rPr>
        <w:t>דמתני</w:t>
      </w:r>
      <w:r w:rsidRPr="007435EB">
        <w:rPr>
          <w:rtl/>
        </w:rPr>
        <w:t xml:space="preserve"> </w:t>
      </w:r>
      <w:r w:rsidRPr="007435EB">
        <w:rPr>
          <w:rFonts w:hint="cs"/>
          <w:rtl/>
        </w:rPr>
        <w:t>אמתני'</w:t>
      </w:r>
      <w:r w:rsidRPr="007435EB">
        <w:rPr>
          <w:rtl/>
        </w:rPr>
        <w:t xml:space="preserve"> – </w:t>
      </w:r>
      <w:r w:rsidRPr="007435EB">
        <w:rPr>
          <w:rFonts w:hint="cs"/>
          <w:rtl/>
        </w:rPr>
        <w:t>כ</w:t>
      </w:r>
      <w:r w:rsidRPr="007435EB">
        <w:rPr>
          <w:rtl/>
        </w:rPr>
        <w:t>"</w:t>
      </w:r>
      <w:r w:rsidRPr="007435EB">
        <w:rPr>
          <w:rFonts w:hint="cs"/>
          <w:rtl/>
        </w:rPr>
        <w:t>ש</w:t>
      </w:r>
      <w:r w:rsidRPr="007435EB">
        <w:rPr>
          <w:rtl/>
        </w:rPr>
        <w:t xml:space="preserve"> </w:t>
      </w:r>
      <w:r w:rsidRPr="007435EB">
        <w:rPr>
          <w:rFonts w:hint="cs"/>
          <w:rtl/>
        </w:rPr>
        <w:t>אברייתא</w:t>
      </w:r>
      <w:r w:rsidRPr="007435EB">
        <w:rPr>
          <w:rtl/>
        </w:rPr>
        <w:t>.</w:t>
      </w:r>
    </w:p>
    <w:p w14:paraId="73127568" w14:textId="77777777" w:rsidR="00E8089F" w:rsidRPr="007435EB" w:rsidRDefault="00E8089F" w:rsidP="00E8089F">
      <w:pPr>
        <w:rPr>
          <w:rtl/>
        </w:rPr>
      </w:pPr>
      <w:r w:rsidRPr="007435EB">
        <w:rPr>
          <w:rFonts w:hint="cs"/>
          <w:rtl/>
        </w:rPr>
        <w:t>מאן</w:t>
      </w:r>
      <w:r w:rsidRPr="007435EB">
        <w:rPr>
          <w:rtl/>
        </w:rPr>
        <w:t xml:space="preserve"> </w:t>
      </w:r>
      <w:r w:rsidRPr="007435EB">
        <w:rPr>
          <w:rFonts w:hint="cs"/>
          <w:rtl/>
        </w:rPr>
        <w:t>דמתני</w:t>
      </w:r>
      <w:r w:rsidRPr="007435EB">
        <w:rPr>
          <w:rtl/>
        </w:rPr>
        <w:t xml:space="preserve"> </w:t>
      </w:r>
      <w:r w:rsidRPr="007435EB">
        <w:rPr>
          <w:rFonts w:hint="cs"/>
          <w:rtl/>
        </w:rPr>
        <w:t>אברייתא</w:t>
      </w:r>
      <w:r w:rsidRPr="007435EB">
        <w:rPr>
          <w:rtl/>
        </w:rPr>
        <w:t xml:space="preserve"> - </w:t>
      </w:r>
      <w:r w:rsidRPr="007435EB">
        <w:rPr>
          <w:rFonts w:hint="cs"/>
          <w:rtl/>
        </w:rPr>
        <w:t>אבל</w:t>
      </w:r>
      <w:r w:rsidRPr="007435EB">
        <w:rPr>
          <w:rtl/>
        </w:rPr>
        <w:t xml:space="preserve"> </w:t>
      </w:r>
      <w:r w:rsidRPr="007435EB">
        <w:rPr>
          <w:rFonts w:hint="cs"/>
          <w:rtl/>
        </w:rPr>
        <w:t>אמתני'</w:t>
      </w:r>
      <w:r w:rsidRPr="007435EB">
        <w:rPr>
          <w:rtl/>
        </w:rPr>
        <w:t xml:space="preserve"> </w:t>
      </w:r>
      <w:r w:rsidRPr="007435EB">
        <w:rPr>
          <w:rFonts w:hint="cs"/>
          <w:rtl/>
        </w:rPr>
        <w:t>לא</w:t>
      </w:r>
      <w:r w:rsidRPr="007435EB">
        <w:rPr>
          <w:rtl/>
        </w:rPr>
        <w:t xml:space="preserve">, </w:t>
      </w:r>
      <w:r w:rsidRPr="007435EB">
        <w:rPr>
          <w:rFonts w:hint="cs"/>
          <w:rtl/>
        </w:rPr>
        <w:t>כיון</w:t>
      </w:r>
      <w:r w:rsidRPr="007435EB">
        <w:rPr>
          <w:rtl/>
        </w:rPr>
        <w:t xml:space="preserve"> </w:t>
      </w:r>
      <w:r w:rsidRPr="007435EB">
        <w:rPr>
          <w:rFonts w:hint="cs"/>
          <w:rtl/>
        </w:rPr>
        <w:t>דכשירין</w:t>
      </w:r>
      <w:r w:rsidRPr="007435EB">
        <w:rPr>
          <w:rtl/>
        </w:rPr>
        <w:t xml:space="preserve"> </w:t>
      </w:r>
      <w:r w:rsidRPr="007435EB">
        <w:rPr>
          <w:rFonts w:hint="cs"/>
          <w:rtl/>
        </w:rPr>
        <w:t>נינהו</w:t>
      </w:r>
      <w:r w:rsidRPr="007435EB">
        <w:rPr>
          <w:rtl/>
        </w:rPr>
        <w:t xml:space="preserve">, </w:t>
      </w:r>
      <w:r w:rsidRPr="007435EB">
        <w:rPr>
          <w:rFonts w:hint="cs"/>
          <w:rtl/>
        </w:rPr>
        <w:t>דכשנזכר כלפי שמיא ראוי היה לאכילה.</w:t>
      </w:r>
    </w:p>
    <w:p w14:paraId="262EFFD5" w14:textId="77777777" w:rsidR="00E8089F" w:rsidRPr="007435EB" w:rsidRDefault="00E8089F" w:rsidP="005C3FF1">
      <w:pPr>
        <w:pStyle w:val="afff"/>
        <w:framePr w:wrap="around"/>
        <w:rPr>
          <w:rtl/>
        </w:rPr>
      </w:pPr>
      <w:r w:rsidRPr="007435EB">
        <w:rPr>
          <w:rFonts w:hint="cs"/>
          <w:rtl/>
        </w:rPr>
        <w:t>פט.</w:t>
      </w:r>
    </w:p>
    <w:p w14:paraId="74195B54" w14:textId="77777777" w:rsidR="00E8089F" w:rsidRPr="007435EB" w:rsidRDefault="00E8089F" w:rsidP="00E8089F">
      <w:pPr>
        <w:rPr>
          <w:rtl/>
        </w:rPr>
      </w:pPr>
      <w:r w:rsidRPr="005C3FF1">
        <w:rPr>
          <w:rStyle w:val="afffa"/>
          <w:rFonts w:hint="cs"/>
          <w:rtl/>
        </w:rPr>
        <w:t>אמר</w:t>
      </w:r>
      <w:r w:rsidRPr="005C3FF1">
        <w:rPr>
          <w:rStyle w:val="afffa"/>
          <w:rtl/>
        </w:rPr>
        <w:t xml:space="preserve"> </w:t>
      </w:r>
      <w:r w:rsidRPr="005C3FF1">
        <w:rPr>
          <w:rStyle w:val="afffa"/>
          <w:rFonts w:hint="cs"/>
          <w:rtl/>
        </w:rPr>
        <w:t>מר</w:t>
      </w:r>
      <w:r w:rsidRPr="005C3FF1">
        <w:rPr>
          <w:rStyle w:val="afffa"/>
          <w:rtl/>
        </w:rPr>
        <w:t xml:space="preserve">: </w:t>
      </w:r>
      <w:r w:rsidRPr="005C3FF1">
        <w:rPr>
          <w:rStyle w:val="afffa"/>
          <w:rFonts w:hint="cs"/>
          <w:rtl/>
        </w:rPr>
        <w:t>ופטורין</w:t>
      </w:r>
      <w:r w:rsidRPr="005C3FF1">
        <w:rPr>
          <w:rStyle w:val="afffa"/>
          <w:rtl/>
        </w:rPr>
        <w:t xml:space="preserve"> </w:t>
      </w:r>
      <w:r w:rsidRPr="005C3FF1">
        <w:rPr>
          <w:rStyle w:val="afffa"/>
          <w:rFonts w:hint="cs"/>
          <w:rtl/>
        </w:rPr>
        <w:t>מלעשות</w:t>
      </w:r>
      <w:r w:rsidRPr="005C3FF1">
        <w:rPr>
          <w:rStyle w:val="afffa"/>
          <w:rtl/>
        </w:rPr>
        <w:t xml:space="preserve"> </w:t>
      </w:r>
      <w:r w:rsidRPr="005C3FF1">
        <w:rPr>
          <w:rStyle w:val="afffa"/>
          <w:rFonts w:hint="cs"/>
          <w:rtl/>
        </w:rPr>
        <w:t>פסח</w:t>
      </w:r>
      <w:r w:rsidRPr="005C3FF1">
        <w:rPr>
          <w:rStyle w:val="afffa"/>
          <w:rtl/>
        </w:rPr>
        <w:t xml:space="preserve"> </w:t>
      </w:r>
      <w:r w:rsidRPr="005C3FF1">
        <w:rPr>
          <w:rStyle w:val="afffa"/>
          <w:rFonts w:hint="cs"/>
          <w:rtl/>
        </w:rPr>
        <w:t>שני</w:t>
      </w:r>
      <w:r w:rsidRPr="005C3FF1">
        <w:rPr>
          <w:rStyle w:val="afffa"/>
          <w:rtl/>
        </w:rPr>
        <w:t>.</w:t>
      </w:r>
    </w:p>
    <w:p w14:paraId="0BD19443" w14:textId="77777777" w:rsidR="00E8089F" w:rsidRPr="007435EB" w:rsidRDefault="00E8089F" w:rsidP="00E8089F">
      <w:pPr>
        <w:rPr>
          <w:rtl/>
        </w:rPr>
      </w:pPr>
      <w:r w:rsidRPr="007435EB">
        <w:rPr>
          <w:rFonts w:hint="cs"/>
          <w:rtl/>
        </w:rPr>
        <w:t>ו</w:t>
      </w:r>
      <w:r w:rsidR="00127038">
        <w:rPr>
          <w:rFonts w:hint="cs"/>
          <w:rtl/>
        </w:rPr>
        <w:t>אף</w:t>
      </w:r>
      <w:r w:rsidRPr="007435EB">
        <w:rPr>
          <w:rFonts w:hint="cs"/>
          <w:rtl/>
        </w:rPr>
        <w:t xml:space="preserve"> דחד לא יצא</w:t>
      </w:r>
      <w:r w:rsidR="00EE5D13" w:rsidRPr="007435EB">
        <w:rPr>
          <w:rFonts w:hint="cs"/>
          <w:rtl/>
        </w:rPr>
        <w:t>-</w:t>
      </w:r>
      <w:r w:rsidRPr="007435EB">
        <w:rPr>
          <w:rFonts w:hint="cs"/>
          <w:rtl/>
        </w:rPr>
        <w:t xml:space="preserve"> כיון שלא אפשר להכי פטורין.</w:t>
      </w:r>
    </w:p>
    <w:p w14:paraId="023193CD" w14:textId="77777777" w:rsidR="00E8089F" w:rsidRPr="007435EB" w:rsidRDefault="00E8089F" w:rsidP="00E8089F">
      <w:pPr>
        <w:rPr>
          <w:rtl/>
        </w:rPr>
      </w:pPr>
      <w:r w:rsidRPr="007435EB">
        <w:rPr>
          <w:rFonts w:hint="cs"/>
          <w:rtl/>
        </w:rPr>
        <w:t>דא</w:t>
      </w:r>
      <w:r w:rsidRPr="007435EB">
        <w:rPr>
          <w:rtl/>
        </w:rPr>
        <w:t>"</w:t>
      </w:r>
      <w:r w:rsidRPr="007435EB">
        <w:rPr>
          <w:rFonts w:hint="cs"/>
          <w:rtl/>
        </w:rPr>
        <w:t>א כל</w:t>
      </w:r>
      <w:r w:rsidRPr="007435EB">
        <w:rPr>
          <w:rtl/>
        </w:rPr>
        <w:t xml:space="preserve"> </w:t>
      </w:r>
      <w:r w:rsidRPr="007435EB">
        <w:rPr>
          <w:rFonts w:hint="cs"/>
          <w:rtl/>
        </w:rPr>
        <w:t>חד</w:t>
      </w:r>
      <w:r w:rsidRPr="007435EB">
        <w:rPr>
          <w:rtl/>
        </w:rPr>
        <w:t xml:space="preserve"> </w:t>
      </w:r>
      <w:r w:rsidRPr="007435EB">
        <w:rPr>
          <w:rFonts w:hint="cs"/>
          <w:rtl/>
        </w:rPr>
        <w:t>וחד</w:t>
      </w:r>
      <w:r w:rsidRPr="007435EB">
        <w:rPr>
          <w:rtl/>
        </w:rPr>
        <w:t xml:space="preserve"> </w:t>
      </w:r>
      <w:r w:rsidRPr="007435EB">
        <w:rPr>
          <w:rFonts w:hint="cs"/>
          <w:rtl/>
        </w:rPr>
        <w:t>פסח</w:t>
      </w:r>
      <w:r w:rsidRPr="007435EB">
        <w:rPr>
          <w:rtl/>
        </w:rPr>
        <w:t xml:space="preserve"> - </w:t>
      </w:r>
      <w:r w:rsidRPr="007435EB">
        <w:rPr>
          <w:rFonts w:hint="cs"/>
          <w:rtl/>
        </w:rPr>
        <w:t>מייתי</w:t>
      </w:r>
      <w:r w:rsidRPr="007435EB">
        <w:rPr>
          <w:rtl/>
        </w:rPr>
        <w:t xml:space="preserve"> </w:t>
      </w:r>
      <w:r w:rsidRPr="007435EB">
        <w:rPr>
          <w:rFonts w:hint="cs"/>
          <w:rtl/>
        </w:rPr>
        <w:t>חולין</w:t>
      </w:r>
      <w:r w:rsidRPr="007435EB">
        <w:rPr>
          <w:rtl/>
        </w:rPr>
        <w:t xml:space="preserve"> </w:t>
      </w:r>
      <w:r w:rsidRPr="007435EB">
        <w:rPr>
          <w:rFonts w:hint="cs"/>
          <w:rtl/>
        </w:rPr>
        <w:t>לעזרה</w:t>
      </w:r>
      <w:r w:rsidRPr="007435EB">
        <w:rPr>
          <w:rtl/>
        </w:rPr>
        <w:t xml:space="preserve">, </w:t>
      </w:r>
      <w:r w:rsidRPr="007435EB">
        <w:rPr>
          <w:rFonts w:hint="cs"/>
          <w:rtl/>
        </w:rPr>
        <w:t>דארבעה</w:t>
      </w:r>
      <w:r w:rsidRPr="007435EB">
        <w:rPr>
          <w:rtl/>
        </w:rPr>
        <w:t xml:space="preserve"> </w:t>
      </w:r>
      <w:r w:rsidRPr="007435EB">
        <w:rPr>
          <w:rFonts w:hint="cs"/>
          <w:rtl/>
        </w:rPr>
        <w:t>מינייהו</w:t>
      </w:r>
      <w:r w:rsidRPr="007435EB">
        <w:rPr>
          <w:rtl/>
        </w:rPr>
        <w:t xml:space="preserve"> </w:t>
      </w:r>
      <w:r w:rsidRPr="007435EB">
        <w:rPr>
          <w:rFonts w:hint="cs"/>
          <w:rtl/>
        </w:rPr>
        <w:t>עבדי</w:t>
      </w:r>
      <w:r w:rsidRPr="007435EB">
        <w:rPr>
          <w:rtl/>
        </w:rPr>
        <w:t xml:space="preserve"> </w:t>
      </w:r>
      <w:r w:rsidRPr="007435EB">
        <w:rPr>
          <w:rFonts w:hint="cs"/>
          <w:rtl/>
        </w:rPr>
        <w:t>להו</w:t>
      </w:r>
      <w:r w:rsidRPr="007435EB">
        <w:rPr>
          <w:rtl/>
        </w:rPr>
        <w:t>.</w:t>
      </w:r>
    </w:p>
    <w:p w14:paraId="42FFE18F" w14:textId="77777777" w:rsidR="00E8089F" w:rsidRPr="007435EB" w:rsidRDefault="00E8089F" w:rsidP="00E8089F">
      <w:pPr>
        <w:rPr>
          <w:rtl/>
        </w:rPr>
      </w:pPr>
      <w:r w:rsidRPr="007435EB">
        <w:rPr>
          <w:rFonts w:hint="cs"/>
          <w:rtl/>
        </w:rPr>
        <w:t>וא</w:t>
      </w:r>
      <w:r w:rsidRPr="007435EB">
        <w:rPr>
          <w:rtl/>
        </w:rPr>
        <w:t>"</w:t>
      </w:r>
      <w:r w:rsidRPr="007435EB">
        <w:rPr>
          <w:rFonts w:hint="cs"/>
          <w:rtl/>
        </w:rPr>
        <w:t xml:space="preserve">א שיביאו כולם </w:t>
      </w:r>
      <w:r w:rsidR="00EE5D13" w:rsidRPr="007435EB">
        <w:rPr>
          <w:rFonts w:hint="cs"/>
          <w:rtl/>
        </w:rPr>
        <w:t xml:space="preserve">- </w:t>
      </w:r>
      <w:r w:rsidRPr="007435EB">
        <w:rPr>
          <w:rFonts w:hint="cs"/>
          <w:rtl/>
        </w:rPr>
        <w:t>דנמצא</w:t>
      </w:r>
      <w:r w:rsidRPr="007435EB">
        <w:rPr>
          <w:rtl/>
        </w:rPr>
        <w:t xml:space="preserve"> </w:t>
      </w:r>
      <w:r w:rsidRPr="007435EB">
        <w:rPr>
          <w:rFonts w:hint="cs"/>
          <w:rtl/>
        </w:rPr>
        <w:t>פסח</w:t>
      </w:r>
      <w:r w:rsidRPr="007435EB">
        <w:rPr>
          <w:rtl/>
        </w:rPr>
        <w:t xml:space="preserve"> </w:t>
      </w:r>
      <w:r w:rsidRPr="007435EB">
        <w:rPr>
          <w:rFonts w:hint="cs"/>
          <w:rtl/>
        </w:rPr>
        <w:t>נאכל</w:t>
      </w:r>
      <w:r w:rsidRPr="007435EB">
        <w:rPr>
          <w:rtl/>
        </w:rPr>
        <w:t xml:space="preserve"> </w:t>
      </w:r>
      <w:r w:rsidRPr="007435EB">
        <w:rPr>
          <w:rFonts w:hint="cs"/>
          <w:rtl/>
        </w:rPr>
        <w:t>שלא</w:t>
      </w:r>
      <w:r w:rsidRPr="007435EB">
        <w:rPr>
          <w:rtl/>
        </w:rPr>
        <w:t xml:space="preserve"> </w:t>
      </w:r>
      <w:r w:rsidRPr="007435EB">
        <w:rPr>
          <w:rFonts w:hint="cs"/>
          <w:rtl/>
        </w:rPr>
        <w:t>למנויו</w:t>
      </w:r>
      <w:r w:rsidRPr="007435EB">
        <w:rPr>
          <w:rtl/>
        </w:rPr>
        <w:t>.</w:t>
      </w:r>
    </w:p>
    <w:p w14:paraId="6D7D0CBB" w14:textId="77777777" w:rsidR="00E8089F" w:rsidRPr="007435EB" w:rsidRDefault="00E8089F" w:rsidP="00E8089F">
      <w:pPr>
        <w:rPr>
          <w:rtl/>
        </w:rPr>
      </w:pPr>
      <w:r w:rsidRPr="007435EB">
        <w:rPr>
          <w:rFonts w:hint="cs"/>
          <w:rtl/>
        </w:rPr>
        <w:t>וא</w:t>
      </w:r>
      <w:r w:rsidRPr="007435EB">
        <w:rPr>
          <w:rtl/>
        </w:rPr>
        <w:t>"</w:t>
      </w:r>
      <w:r w:rsidRPr="007435EB">
        <w:rPr>
          <w:rFonts w:hint="cs"/>
          <w:rtl/>
        </w:rPr>
        <w:t>א שיביא כל אחד ויעשה תנאי שאם לא יהא שלמים</w:t>
      </w:r>
      <w:r w:rsidR="00EE5D13" w:rsidRPr="007435EB">
        <w:rPr>
          <w:rFonts w:hint="cs"/>
          <w:rtl/>
        </w:rPr>
        <w:t>- דיש</w:t>
      </w:r>
      <w:r w:rsidRPr="007435EB">
        <w:rPr>
          <w:rFonts w:hint="cs"/>
          <w:rtl/>
        </w:rPr>
        <w:t xml:space="preserve"> חזה ושוק שרק כהנים אוכלים.</w:t>
      </w:r>
    </w:p>
    <w:p w14:paraId="715E5459" w14:textId="77777777" w:rsidR="00E8089F" w:rsidRPr="007435EB" w:rsidRDefault="00E8089F" w:rsidP="00EE5D13">
      <w:pPr>
        <w:rPr>
          <w:rtl/>
        </w:rPr>
      </w:pPr>
      <w:r w:rsidRPr="007435EB">
        <w:rPr>
          <w:rFonts w:hint="cs"/>
          <w:rtl/>
        </w:rPr>
        <w:t>וא</w:t>
      </w:r>
      <w:r w:rsidRPr="007435EB">
        <w:rPr>
          <w:rtl/>
        </w:rPr>
        <w:t>"</w:t>
      </w:r>
      <w:r w:rsidRPr="007435EB">
        <w:rPr>
          <w:rFonts w:hint="cs"/>
          <w:rtl/>
        </w:rPr>
        <w:t>א שכל אחד יביא עמו כהן</w:t>
      </w:r>
      <w:r w:rsidR="00EE5D13" w:rsidRPr="007435EB">
        <w:rPr>
          <w:rFonts w:hint="cs"/>
          <w:rtl/>
        </w:rPr>
        <w:t>-</w:t>
      </w:r>
      <w:r w:rsidRPr="007435EB">
        <w:rPr>
          <w:rFonts w:hint="cs"/>
          <w:rtl/>
        </w:rPr>
        <w:t xml:space="preserve"> דממ</w:t>
      </w:r>
      <w:r w:rsidRPr="007435EB">
        <w:rPr>
          <w:rtl/>
        </w:rPr>
        <w:t>"</w:t>
      </w:r>
      <w:r w:rsidRPr="007435EB">
        <w:rPr>
          <w:rFonts w:hint="cs"/>
          <w:rtl/>
        </w:rPr>
        <w:t>נ אי עשה פסח דילמא שלו ונמצא אוכל שלא למנוייו.</w:t>
      </w:r>
    </w:p>
    <w:p w14:paraId="4AD6C242" w14:textId="77777777" w:rsidR="00E8089F" w:rsidRPr="007435EB" w:rsidRDefault="00E8089F" w:rsidP="00EE5D13">
      <w:pPr>
        <w:rPr>
          <w:rFonts w:cs="Guttman Vilna"/>
          <w:b/>
          <w:bCs/>
          <w:rtl/>
        </w:rPr>
      </w:pPr>
      <w:r w:rsidRPr="007435EB">
        <w:rPr>
          <w:rFonts w:hint="cs"/>
          <w:rtl/>
        </w:rPr>
        <w:t xml:space="preserve">ואי לא עשה </w:t>
      </w:r>
      <w:r w:rsidR="00EE5D13" w:rsidRPr="007435EB">
        <w:rPr>
          <w:rFonts w:hint="cs"/>
          <w:rtl/>
        </w:rPr>
        <w:t>שמא</w:t>
      </w:r>
      <w:r w:rsidRPr="007435EB">
        <w:rPr>
          <w:rFonts w:hint="cs"/>
          <w:rtl/>
        </w:rPr>
        <w:t xml:space="preserve"> שלמים הוא ולא</w:t>
      </w:r>
      <w:r w:rsidRPr="007435EB">
        <w:rPr>
          <w:rtl/>
        </w:rPr>
        <w:t xml:space="preserve"> </w:t>
      </w:r>
      <w:r w:rsidRPr="007435EB">
        <w:rPr>
          <w:rFonts w:hint="cs"/>
          <w:rtl/>
        </w:rPr>
        <w:t>עביד</w:t>
      </w:r>
      <w:r w:rsidRPr="007435EB">
        <w:rPr>
          <w:rtl/>
        </w:rPr>
        <w:t xml:space="preserve"> </w:t>
      </w:r>
      <w:r w:rsidRPr="007435EB">
        <w:rPr>
          <w:rFonts w:hint="cs"/>
          <w:rtl/>
        </w:rPr>
        <w:t>פסח</w:t>
      </w:r>
      <w:r w:rsidRPr="007435EB">
        <w:rPr>
          <w:rtl/>
        </w:rPr>
        <w:t>.</w:t>
      </w:r>
    </w:p>
    <w:p w14:paraId="2BE7356B" w14:textId="77777777" w:rsidR="00E8089F" w:rsidRPr="007435EB" w:rsidRDefault="00E8089F" w:rsidP="00E8089F">
      <w:pPr>
        <w:rPr>
          <w:rtl/>
        </w:rPr>
      </w:pPr>
      <w:r w:rsidRPr="007435EB">
        <w:rPr>
          <w:rFonts w:hint="cs"/>
          <w:rtl/>
        </w:rPr>
        <w:t>וא</w:t>
      </w:r>
      <w:r w:rsidRPr="007435EB">
        <w:rPr>
          <w:rtl/>
        </w:rPr>
        <w:t>"</w:t>
      </w:r>
      <w:r w:rsidRPr="007435EB">
        <w:rPr>
          <w:rFonts w:hint="cs"/>
          <w:rtl/>
        </w:rPr>
        <w:t>א שכל החמשה יביאו כהן אחד שלא עשה פסח</w:t>
      </w:r>
      <w:r w:rsidR="00EE5D13" w:rsidRPr="007435EB">
        <w:rPr>
          <w:rFonts w:hint="cs"/>
          <w:rtl/>
        </w:rPr>
        <w:t>,</w:t>
      </w:r>
      <w:r w:rsidRPr="007435EB">
        <w:rPr>
          <w:rFonts w:hint="cs"/>
          <w:rtl/>
        </w:rPr>
        <w:t xml:space="preserve"> ויתמנה עליהם על חמשה פסחים</w:t>
      </w:r>
      <w:r w:rsidR="00EE5D13" w:rsidRPr="007435EB">
        <w:rPr>
          <w:rFonts w:hint="cs"/>
          <w:rtl/>
        </w:rPr>
        <w:t>,</w:t>
      </w:r>
      <w:r w:rsidRPr="007435EB">
        <w:rPr>
          <w:rFonts w:hint="cs"/>
          <w:rtl/>
        </w:rPr>
        <w:t xml:space="preserve"> דמקרבן אחד וודאי יוכלו כולם לצאת יד</w:t>
      </w:r>
      <w:r w:rsidRPr="007435EB">
        <w:rPr>
          <w:rtl/>
        </w:rPr>
        <w:t>"</w:t>
      </w:r>
      <w:r w:rsidRPr="007435EB">
        <w:rPr>
          <w:rFonts w:hint="cs"/>
          <w:rtl/>
        </w:rPr>
        <w:t>ח.</w:t>
      </w:r>
    </w:p>
    <w:p w14:paraId="5FF922BC" w14:textId="77777777" w:rsidR="00E8089F" w:rsidRPr="007435EB" w:rsidRDefault="00E8089F" w:rsidP="00E8089F">
      <w:pPr>
        <w:rPr>
          <w:rFonts w:ascii="Fb Fontext" w:hAnsi="Fb Fontext"/>
          <w:sz w:val="20"/>
          <w:rtl/>
        </w:rPr>
      </w:pPr>
      <w:r w:rsidRPr="007435EB">
        <w:rPr>
          <w:rFonts w:ascii="Fb Fontext" w:hAnsi="Fb Fontext"/>
          <w:sz w:val="20"/>
          <w:rtl/>
        </w:rPr>
        <w:t>–</w:t>
      </w:r>
      <w:r w:rsidRPr="007435EB">
        <w:rPr>
          <w:rFonts w:ascii="Fb Fontext" w:hAnsi="Fb Fontext" w:hint="cs"/>
          <w:sz w:val="20"/>
          <w:rtl/>
        </w:rPr>
        <w:t xml:space="preserve"> </w:t>
      </w:r>
      <w:r w:rsidRPr="005C3FF1">
        <w:rPr>
          <w:rStyle w:val="afffa"/>
          <w:rFonts w:hint="cs"/>
          <w:rtl/>
        </w:rPr>
        <w:t>אלא משום דממעט באכילת</w:t>
      </w:r>
      <w:r w:rsidRPr="005C3FF1">
        <w:rPr>
          <w:rStyle w:val="afffa"/>
          <w:rtl/>
        </w:rPr>
        <w:t xml:space="preserve"> </w:t>
      </w:r>
      <w:r w:rsidRPr="005C3FF1">
        <w:rPr>
          <w:rStyle w:val="afffa"/>
          <w:rFonts w:hint="cs"/>
          <w:rtl/>
        </w:rPr>
        <w:t xml:space="preserve">שלמים </w:t>
      </w:r>
      <w:r w:rsidRPr="007435EB">
        <w:rPr>
          <w:rFonts w:ascii="Fb Fontext" w:hAnsi="Fb Fontext" w:hint="cs"/>
          <w:sz w:val="20"/>
          <w:rtl/>
        </w:rPr>
        <w:t>שנאכלים לשני ימים ולילה [משא</w:t>
      </w:r>
      <w:r w:rsidRPr="007435EB">
        <w:rPr>
          <w:rFonts w:ascii="Fb Fontext" w:hAnsi="Fb Fontext"/>
          <w:sz w:val="20"/>
          <w:rtl/>
        </w:rPr>
        <w:t>"</w:t>
      </w:r>
      <w:r w:rsidRPr="007435EB">
        <w:rPr>
          <w:rFonts w:ascii="Fb Fontext" w:hAnsi="Fb Fontext" w:hint="cs"/>
          <w:sz w:val="20"/>
          <w:rtl/>
        </w:rPr>
        <w:t>כ פסח רק יום ולילה]</w:t>
      </w:r>
    </w:p>
    <w:p w14:paraId="73B67078" w14:textId="77777777" w:rsidR="00E8089F" w:rsidRPr="007435EB" w:rsidRDefault="00E8089F" w:rsidP="00E8089F">
      <w:pPr>
        <w:rPr>
          <w:rtl/>
        </w:rPr>
      </w:pPr>
      <w:r w:rsidRPr="007435EB">
        <w:rPr>
          <w:rFonts w:hint="cs"/>
          <w:rtl/>
        </w:rPr>
        <w:t>וא</w:t>
      </w:r>
      <w:r w:rsidRPr="007435EB">
        <w:rPr>
          <w:rtl/>
        </w:rPr>
        <w:t>"</w:t>
      </w:r>
      <w:r w:rsidRPr="007435EB">
        <w:rPr>
          <w:rFonts w:hint="cs"/>
          <w:rtl/>
        </w:rPr>
        <w:t xml:space="preserve">א שיביא מותר הפסח [שנאכל ליום וללילה אחד] ויעשה תנאי- ולא שיפריש לשום מותר אלא יטרחו להשיג ממותר הפסח </w:t>
      </w:r>
      <w:r w:rsidRPr="007435EB">
        <w:rPr>
          <w:rtl/>
        </w:rPr>
        <w:t>–</w:t>
      </w:r>
      <w:r w:rsidRPr="007435EB">
        <w:rPr>
          <w:rFonts w:hint="cs"/>
          <w:rtl/>
        </w:rPr>
        <w:t xml:space="preserve"> משום דפסח לא בעי סמיכה ומותר בעי סמיכה</w:t>
      </w:r>
      <w:r w:rsidRPr="007435EB">
        <w:rPr>
          <w:rtl/>
        </w:rPr>
        <w:t>.</w:t>
      </w:r>
    </w:p>
    <w:p w14:paraId="39059432" w14:textId="77777777" w:rsidR="00E8089F" w:rsidRPr="007435EB" w:rsidRDefault="00E8089F" w:rsidP="00E8089F">
      <w:pPr>
        <w:rPr>
          <w:rFonts w:ascii="Fb Fontext" w:hAnsi="Fb Fontext"/>
          <w:rtl/>
        </w:rPr>
      </w:pPr>
      <w:r w:rsidRPr="005C3FF1">
        <w:rPr>
          <w:rStyle w:val="afffa"/>
          <w:rFonts w:hint="cs"/>
          <w:rtl/>
        </w:rPr>
        <w:t>ובקרבן נשים</w:t>
      </w:r>
      <w:r w:rsidRPr="007435EB">
        <w:rPr>
          <w:rFonts w:ascii="Fb Fontext" w:hAnsi="Fb Fontext" w:hint="cs"/>
          <w:rtl/>
        </w:rPr>
        <w:t>- לאו משום מתנות דבשלמים ב' שהן ד' דהא מתן אחד כפר.</w:t>
      </w:r>
    </w:p>
    <w:p w14:paraId="26130B85" w14:textId="77777777" w:rsidR="00E8089F" w:rsidRPr="007435EB" w:rsidRDefault="00E8089F" w:rsidP="00E8089F">
      <w:pPr>
        <w:rPr>
          <w:rFonts w:ascii="Fb Fontext" w:hAnsi="Fb Fontext"/>
          <w:rtl/>
        </w:rPr>
      </w:pPr>
      <w:r w:rsidRPr="007435EB">
        <w:rPr>
          <w:rFonts w:ascii="Fb Fontext" w:hAnsi="Fb Fontext" w:hint="cs"/>
          <w:rtl/>
        </w:rPr>
        <w:t>אלא משום דפסח בשפיכה ושלמים בזריקה ו</w:t>
      </w:r>
      <w:r w:rsidR="00AB3B38">
        <w:rPr>
          <w:rFonts w:ascii="Fb Fontext" w:hAnsi="Fb Fontext" w:hint="cs"/>
          <w:rtl/>
        </w:rPr>
        <w:t>אף</w:t>
      </w:r>
      <w:r w:rsidRPr="007435EB">
        <w:rPr>
          <w:rFonts w:ascii="Fb Fontext" w:hAnsi="Fb Fontext" w:hint="cs"/>
          <w:rtl/>
        </w:rPr>
        <w:t xml:space="preserve"> דבדיעבד יצא בשפיכה מ</w:t>
      </w:r>
      <w:r w:rsidRPr="007435EB">
        <w:rPr>
          <w:rFonts w:ascii="Fb Fontext" w:hAnsi="Fb Fontext"/>
          <w:rtl/>
        </w:rPr>
        <w:t>"</w:t>
      </w:r>
      <w:r w:rsidRPr="007435EB">
        <w:rPr>
          <w:rFonts w:ascii="Fb Fontext" w:hAnsi="Fb Fontext" w:hint="cs"/>
          <w:rtl/>
        </w:rPr>
        <w:t>מ לכתחילה לא</w:t>
      </w:r>
      <w:r w:rsidRPr="007435EB">
        <w:rPr>
          <w:rFonts w:ascii="Fb Fontext" w:hAnsi="Fb Fontext"/>
          <w:rtl/>
        </w:rPr>
        <w:t>.</w:t>
      </w:r>
    </w:p>
    <w:p w14:paraId="43ADC07D" w14:textId="402D46F7" w:rsidR="00E8089F" w:rsidRPr="007435EB" w:rsidRDefault="00F47631" w:rsidP="00F47631">
      <w:pPr>
        <w:pStyle w:val="affd"/>
        <w:rPr>
          <w:bCs/>
          <w:rtl/>
        </w:rPr>
      </w:pPr>
      <w:r>
        <w:rPr>
          <w:rFonts w:hint="cs"/>
          <w:rtl/>
        </w:rPr>
        <w:t>***</w:t>
      </w:r>
    </w:p>
    <w:p>
      <w:pPr>
        <w:pStyle w:val="affffff1"/>
        <w:rPr>
          <w:ins w:id="20174" w:author="קלוד" w:date="2026-10-06T10:09:47Z"/>
        </w:rPr>
      </w:pPr>
      <w:ins w:id="20173" w:author="קלוד" w:date="2026-10-06T10:09:47Z">
        <w:r>
          <w:t xml:space="preserve">משנה ג</w:t>
        </w:r>
      </w:ins>
    </w:p>
    <w:p w14:paraId="7BBE46B6" w14:textId="77777777" w:rsidR="00E8089F" w:rsidRPr="007435EB" w:rsidRDefault="00E8089F" w:rsidP="00E8089F">
      <w:pPr>
        <w:pStyle w:val="afff5"/>
        <w:rPr>
          <w:del w:id="20079" w:author="קלוד" w:date="2026-10-06T10:16:37Z"/>
          <w:b/>
          <w:rtl/>
        </w:rPr>
      </w:pPr>
      <w:ins w:id="9876" w:author="מספור קטעי משנה" w:date="2026-10-06T06:45:41Z">
        <w:del w:id="20076" w:author="קלוד" w:date="2026-10-06T10:16:37Z">
          <w:r>
            <w:rPr>
              <w:rStyle w:val="MisparKeta"/>
            </w:rPr>
            <w:delText xml:space="preserve">א. </w:delText>
          </w:r>
        </w:del>
      </w:ins>
      <w:del w:id="20077" w:author="קלוד" w:date="2026-10-06T10:16:37Z">
        <w:r w:rsidRPr="007435EB">
          <w:rPr>
            <w:rFonts w:hint="cs"/>
            <w:b/>
            <w:sz w:val="20"/>
            <w:rtl/>
          </w:rPr>
          <w:delText xml:space="preserve">משנה</w:delText>
        </w:r>
      </w:del>
      <w:del w:id="20078" w:author="קלוד" w:date="2026-10-06T10:16:37Z">
        <w:r w:rsidRPr="007435EB">
          <w:rPr>
            <w:b/>
            <w:sz w:val="20"/>
            <w:rtl/>
          </w:rPr>
          <w:delText xml:space="preserve">.</w:delText>
        </w:r>
      </w:del>
    </w:p>
    <w:p w14:paraId="4DABA303" w14:textId="77777777" w:rsidR="00E8089F" w:rsidRPr="007435EB" w:rsidRDefault="00E8089F" w:rsidP="00E8089F">
      <w:pPr>
        <w:pStyle w:val="afff5"/>
        <w:rPr>
          <w:b/>
          <w:rtl/>
        </w:rPr>
      </w:pPr>
      <w:r w:rsidRPr="007435EB">
        <w:rPr>
          <w:rFonts w:hint="cs"/>
          <w:b/>
          <w:rtl/>
        </w:rPr>
        <w:t>האומר</w:t>
      </w:r>
      <w:r w:rsidRPr="007435EB">
        <w:rPr>
          <w:b/>
          <w:rtl/>
        </w:rPr>
        <w:t xml:space="preserve"> </w:t>
      </w:r>
      <w:r w:rsidRPr="007435EB">
        <w:rPr>
          <w:rFonts w:hint="cs"/>
          <w:b/>
          <w:rtl/>
        </w:rPr>
        <w:t>לבניו</w:t>
      </w:r>
      <w:r w:rsidRPr="007435EB">
        <w:rPr>
          <w:b/>
          <w:rtl/>
        </w:rPr>
        <w:t xml:space="preserve">: </w:t>
      </w:r>
      <w:r w:rsidRPr="007435EB">
        <w:rPr>
          <w:rFonts w:hint="cs"/>
          <w:b/>
          <w:rtl/>
        </w:rPr>
        <w:t>הריני</w:t>
      </w:r>
      <w:r w:rsidRPr="007435EB">
        <w:rPr>
          <w:b/>
          <w:rtl/>
        </w:rPr>
        <w:t xml:space="preserve"> </w:t>
      </w:r>
      <w:r w:rsidRPr="007435EB">
        <w:rPr>
          <w:rFonts w:hint="cs"/>
          <w:b/>
          <w:rtl/>
        </w:rPr>
        <w:t>שוחט</w:t>
      </w:r>
      <w:r w:rsidRPr="007435EB">
        <w:rPr>
          <w:b/>
          <w:rtl/>
        </w:rPr>
        <w:t xml:space="preserve"> </w:t>
      </w:r>
      <w:r w:rsidRPr="007435EB">
        <w:rPr>
          <w:rFonts w:hint="cs"/>
          <w:b/>
          <w:rtl/>
        </w:rPr>
        <w:t>את</w:t>
      </w:r>
      <w:r w:rsidRPr="007435EB">
        <w:rPr>
          <w:b/>
          <w:rtl/>
        </w:rPr>
        <w:t xml:space="preserve"> </w:t>
      </w:r>
      <w:r w:rsidRPr="007435EB">
        <w:rPr>
          <w:rFonts w:hint="cs"/>
          <w:b/>
          <w:rtl/>
        </w:rPr>
        <w:t>הפסח</w:t>
      </w:r>
      <w:r w:rsidRPr="007435EB">
        <w:rPr>
          <w:b/>
          <w:rtl/>
        </w:rPr>
        <w:t xml:space="preserve"> </w:t>
      </w:r>
      <w:r w:rsidRPr="007435EB">
        <w:rPr>
          <w:rFonts w:hint="cs"/>
          <w:b/>
          <w:rtl/>
        </w:rPr>
        <w:t>על</w:t>
      </w:r>
      <w:r w:rsidRPr="007435EB">
        <w:rPr>
          <w:b/>
          <w:rtl/>
        </w:rPr>
        <w:t xml:space="preserve"> </w:t>
      </w:r>
      <w:r w:rsidRPr="007435EB">
        <w:rPr>
          <w:rFonts w:hint="cs"/>
          <w:b/>
          <w:rtl/>
        </w:rPr>
        <w:t>מי</w:t>
      </w:r>
      <w:r w:rsidRPr="007435EB">
        <w:rPr>
          <w:b/>
          <w:rtl/>
        </w:rPr>
        <w:t xml:space="preserve"> </w:t>
      </w:r>
      <w:r w:rsidRPr="007435EB">
        <w:rPr>
          <w:rFonts w:hint="cs"/>
          <w:b/>
          <w:rtl/>
        </w:rPr>
        <w:t>שיעלה</w:t>
      </w:r>
      <w:r w:rsidRPr="007435EB">
        <w:rPr>
          <w:b/>
          <w:rtl/>
        </w:rPr>
        <w:t xml:space="preserve"> </w:t>
      </w:r>
      <w:r w:rsidRPr="007435EB">
        <w:rPr>
          <w:rFonts w:hint="cs"/>
          <w:b/>
          <w:rtl/>
        </w:rPr>
        <w:t>מכם</w:t>
      </w:r>
      <w:r w:rsidRPr="007435EB">
        <w:rPr>
          <w:b/>
          <w:rtl/>
        </w:rPr>
        <w:t xml:space="preserve"> </w:t>
      </w:r>
      <w:r w:rsidRPr="007435EB">
        <w:rPr>
          <w:rFonts w:hint="cs"/>
          <w:b/>
          <w:rtl/>
        </w:rPr>
        <w:t>ראשון</w:t>
      </w:r>
      <w:r w:rsidRPr="007435EB">
        <w:rPr>
          <w:b/>
          <w:rtl/>
        </w:rPr>
        <w:t xml:space="preserve"> </w:t>
      </w:r>
      <w:r w:rsidRPr="007435EB">
        <w:rPr>
          <w:rFonts w:hint="cs"/>
          <w:b/>
          <w:rtl/>
        </w:rPr>
        <w:t>לירושלים</w:t>
      </w:r>
      <w:r w:rsidRPr="007435EB">
        <w:rPr>
          <w:b/>
          <w:rtl/>
        </w:rPr>
        <w:t>.</w:t>
      </w:r>
    </w:p>
    <w:p w14:paraId="4C997D56" w14:textId="77777777" w:rsidR="00E8089F" w:rsidRPr="007435EB" w:rsidRDefault="00E8089F" w:rsidP="00E8089F">
      <w:pPr>
        <w:pStyle w:val="afff5"/>
        <w:rPr>
          <w:b/>
          <w:rtl/>
        </w:rPr>
      </w:pPr>
      <w:r w:rsidRPr="007435EB">
        <w:rPr>
          <w:rFonts w:hint="cs"/>
          <w:b/>
          <w:rtl/>
        </w:rPr>
        <w:t>כיון</w:t>
      </w:r>
      <w:r w:rsidRPr="007435EB">
        <w:rPr>
          <w:b/>
          <w:rtl/>
        </w:rPr>
        <w:t xml:space="preserve"> </w:t>
      </w:r>
      <w:r w:rsidRPr="007435EB">
        <w:rPr>
          <w:rFonts w:hint="cs"/>
          <w:b/>
          <w:rtl/>
        </w:rPr>
        <w:t>שהכניס</w:t>
      </w:r>
      <w:r w:rsidRPr="007435EB">
        <w:rPr>
          <w:b/>
          <w:rtl/>
        </w:rPr>
        <w:t xml:space="preserve"> </w:t>
      </w:r>
      <w:r w:rsidRPr="007435EB">
        <w:rPr>
          <w:rFonts w:hint="cs"/>
          <w:b/>
          <w:rtl/>
        </w:rPr>
        <w:t>הראשון</w:t>
      </w:r>
      <w:r w:rsidRPr="007435EB">
        <w:rPr>
          <w:b/>
          <w:rtl/>
        </w:rPr>
        <w:t xml:space="preserve"> </w:t>
      </w:r>
      <w:r w:rsidRPr="007435EB">
        <w:rPr>
          <w:rFonts w:hint="cs"/>
          <w:b/>
          <w:rtl/>
        </w:rPr>
        <w:t>ראשו</w:t>
      </w:r>
      <w:r w:rsidRPr="007435EB">
        <w:rPr>
          <w:b/>
          <w:rtl/>
        </w:rPr>
        <w:t xml:space="preserve"> </w:t>
      </w:r>
      <w:r w:rsidRPr="007435EB">
        <w:rPr>
          <w:rFonts w:hint="cs"/>
          <w:b/>
          <w:rtl/>
        </w:rPr>
        <w:t>ורובו</w:t>
      </w:r>
      <w:r w:rsidRPr="007435EB">
        <w:rPr>
          <w:b/>
          <w:rtl/>
        </w:rPr>
        <w:t xml:space="preserve"> - </w:t>
      </w:r>
      <w:r w:rsidRPr="007435EB">
        <w:rPr>
          <w:rFonts w:hint="cs"/>
          <w:b/>
          <w:rtl/>
        </w:rPr>
        <w:t>זכה</w:t>
      </w:r>
      <w:r w:rsidRPr="007435EB">
        <w:rPr>
          <w:b/>
          <w:rtl/>
        </w:rPr>
        <w:t xml:space="preserve"> </w:t>
      </w:r>
      <w:r w:rsidRPr="007435EB">
        <w:rPr>
          <w:rFonts w:hint="cs"/>
          <w:b/>
          <w:rtl/>
        </w:rPr>
        <w:t>בחלקו</w:t>
      </w:r>
      <w:r w:rsidRPr="007435EB">
        <w:rPr>
          <w:b/>
          <w:rtl/>
        </w:rPr>
        <w:t xml:space="preserve">, </w:t>
      </w:r>
      <w:r w:rsidRPr="007435EB">
        <w:rPr>
          <w:rFonts w:hint="cs"/>
          <w:b/>
          <w:rtl/>
        </w:rPr>
        <w:t>ומזכה</w:t>
      </w:r>
      <w:r w:rsidRPr="007435EB">
        <w:rPr>
          <w:b/>
          <w:rtl/>
        </w:rPr>
        <w:t xml:space="preserve"> </w:t>
      </w:r>
      <w:r w:rsidRPr="007435EB">
        <w:rPr>
          <w:rFonts w:hint="cs"/>
          <w:b/>
          <w:rtl/>
        </w:rPr>
        <w:t>את</w:t>
      </w:r>
      <w:r w:rsidRPr="007435EB">
        <w:rPr>
          <w:b/>
          <w:rtl/>
        </w:rPr>
        <w:t xml:space="preserve"> </w:t>
      </w:r>
      <w:r w:rsidRPr="007435EB">
        <w:rPr>
          <w:rFonts w:hint="cs"/>
          <w:b/>
          <w:rtl/>
        </w:rPr>
        <w:t>אחיו</w:t>
      </w:r>
      <w:r w:rsidRPr="007435EB">
        <w:rPr>
          <w:b/>
          <w:rtl/>
        </w:rPr>
        <w:t xml:space="preserve"> </w:t>
      </w:r>
      <w:r w:rsidRPr="007435EB">
        <w:rPr>
          <w:rFonts w:hint="cs"/>
          <w:b/>
          <w:rtl/>
        </w:rPr>
        <w:t>עמו</w:t>
      </w:r>
      <w:r w:rsidRPr="007435EB">
        <w:rPr>
          <w:b/>
          <w:rtl/>
        </w:rPr>
        <w:t>.</w:t>
      </w:r>
    </w:p>
    <w:p w14:paraId="376A1E84" w14:textId="6A6812D1" w:rsidR="00E8089F" w:rsidRPr="007435EB" w:rsidRDefault="00F47631" w:rsidP="00F47631">
      <w:pPr>
        <w:pStyle w:val="affd"/>
        <w:rPr>
          <w:bCs/>
          <w:rtl/>
        </w:rPr>
      </w:pPr>
      <w:r>
        <w:rPr>
          <w:rFonts w:hint="cs"/>
          <w:rtl/>
        </w:rPr>
        <w:t>***</w:t>
      </w:r>
    </w:p>
    <w:p w14:paraId="7D21725C" w14:textId="77777777" w:rsidR="00E8089F" w:rsidRPr="007435EB" w:rsidRDefault="00E8089F" w:rsidP="00E8089F">
      <w:pPr>
        <w:rPr>
          <w:rtl/>
        </w:rPr>
      </w:pPr>
      <w:r w:rsidRPr="007435EB">
        <w:rPr>
          <w:rFonts w:ascii="Fb Fontext" w:hAnsi="Fb Fontext" w:hint="cs"/>
          <w:rtl/>
        </w:rPr>
        <w:t>אין להוכיח דיש</w:t>
      </w:r>
      <w:r w:rsidRPr="007435EB">
        <w:rPr>
          <w:rFonts w:ascii="Fb Fontext" w:hAnsi="Fb Fontext"/>
          <w:rtl/>
        </w:rPr>
        <w:t xml:space="preserve"> </w:t>
      </w:r>
      <w:r w:rsidRPr="007435EB">
        <w:rPr>
          <w:rFonts w:ascii="Fb Fontext" w:hAnsi="Fb Fontext" w:hint="cs"/>
          <w:rtl/>
        </w:rPr>
        <w:t>ברירה</w:t>
      </w:r>
      <w:r w:rsidRPr="007435EB">
        <w:rPr>
          <w:rFonts w:ascii="Fb Fontext" w:hAnsi="Fb Fontext"/>
          <w:rtl/>
        </w:rPr>
        <w:t xml:space="preserve">! – </w:t>
      </w:r>
      <w:r>
        <w:rPr>
          <w:rStyle w:val="affffd"/>
          <w:rFonts w:ascii="Fb Fontext" w:hAnsi="Fb Fontext" w:hint="cs"/>
          <w:rtl/>
          <w:rPrChange w:id="10977" w:author="מנוע אמוראים" w:date="2026-10-05T16:42:03Z">
            <w:rPr>
              <w:rFonts w:ascii="Fb Fontext" w:hAnsi="Fb Fontext" w:hint="cs"/>
              <w:rtl/>
            </w:rPr>
          </w:rPrChange>
        </w:rPr>
        <w:t xml:space="preserve">ארי</w:t>
      </w:r>
      <w:r>
        <w:rPr>
          <w:rStyle w:val="affffd"/>
          <w:rFonts w:ascii="Fb Fontext" w:hAnsi="Fb Fontext"/>
          <w:rtl/>
          <w:rPrChange w:id="10978" w:author="מנוע אמוראים" w:date="2026-10-05T16:42:03Z">
            <w:rPr>
              <w:rFonts w:ascii="Fb Fontext" w:hAnsi="Fb Fontext"/>
              <w:rtl/>
            </w:rPr>
          </w:rPrChange>
        </w:rPr>
        <w:t xml:space="preserve">"</w:t>
      </w:r>
      <w:r>
        <w:rPr>
          <w:rStyle w:val="affffd"/>
          <w:rFonts w:ascii="Fb Fontext" w:hAnsi="Fb Fontext" w:hint="cs"/>
          <w:rtl/>
          <w:rPrChange w:id="10979" w:author="מנוע אמוראים" w:date="2026-10-05T16:42:03Z">
            <w:rPr>
              <w:rFonts w:ascii="Fb Fontext" w:hAnsi="Fb Fontext" w:hint="cs"/>
              <w:rtl/>
            </w:rPr>
          </w:rPrChange>
        </w:rPr>
        <w:t xml:space="preserve">ו</w:t>
      </w:r>
      <w:r w:rsidRPr="007435EB">
        <w:rPr>
          <w:rFonts w:ascii="Fb Fontext" w:hAnsi="Fb Fontext"/>
          <w:rtl/>
        </w:rPr>
        <w:t xml:space="preserve">: </w:t>
      </w:r>
      <w:r w:rsidRPr="007435EB">
        <w:rPr>
          <w:rFonts w:ascii="Fb Fontext" w:hAnsi="Fb Fontext" w:hint="cs"/>
          <w:rtl/>
        </w:rPr>
        <w:t>כדי</w:t>
      </w:r>
      <w:r w:rsidRPr="007435EB">
        <w:rPr>
          <w:rFonts w:ascii="Fb Fontext" w:hAnsi="Fb Fontext"/>
          <w:rtl/>
        </w:rPr>
        <w:t xml:space="preserve"> </w:t>
      </w:r>
      <w:r w:rsidRPr="007435EB">
        <w:rPr>
          <w:rFonts w:ascii="Fb Fontext" w:hAnsi="Fb Fontext" w:hint="cs"/>
          <w:rtl/>
        </w:rPr>
        <w:t>לזרזן</w:t>
      </w:r>
      <w:r w:rsidRPr="007435EB">
        <w:rPr>
          <w:rFonts w:ascii="Fb Fontext" w:hAnsi="Fb Fontext"/>
          <w:rtl/>
        </w:rPr>
        <w:t xml:space="preserve"> </w:t>
      </w:r>
      <w:r w:rsidRPr="007435EB">
        <w:rPr>
          <w:rFonts w:ascii="Fb Fontext" w:hAnsi="Fb Fontext" w:hint="cs"/>
          <w:rtl/>
        </w:rPr>
        <w:t>במצות</w:t>
      </w:r>
      <w:r w:rsidRPr="007435EB">
        <w:rPr>
          <w:rFonts w:ascii="Fb Fontext" w:hAnsi="Fb Fontext"/>
          <w:rtl/>
        </w:rPr>
        <w:t xml:space="preserve"> </w:t>
      </w:r>
      <w:r w:rsidRPr="007435EB">
        <w:rPr>
          <w:rFonts w:ascii="Fb Fontext" w:hAnsi="Fb Fontext" w:hint="cs"/>
          <w:rtl/>
        </w:rPr>
        <w:t>קאמר</w:t>
      </w:r>
      <w:r w:rsidRPr="007435EB">
        <w:rPr>
          <w:rFonts w:ascii="Fb Fontext" w:hAnsi="Fb Fontext"/>
          <w:rtl/>
        </w:rPr>
        <w:t>.</w:t>
      </w:r>
      <w:r w:rsidRPr="007435EB">
        <w:rPr>
          <w:rFonts w:ascii="Fb Fontext" w:hAnsi="Fb Fontext" w:hint="cs"/>
          <w:rtl/>
        </w:rPr>
        <w:t xml:space="preserve"> וכן מוכח </w:t>
      </w:r>
      <w:r w:rsidRPr="007435EB">
        <w:rPr>
          <w:rFonts w:hint="cs"/>
          <w:rtl/>
        </w:rPr>
        <w:t>מהא ד'ומזכה</w:t>
      </w:r>
      <w:r w:rsidRPr="007435EB">
        <w:rPr>
          <w:rtl/>
        </w:rPr>
        <w:t xml:space="preserve"> </w:t>
      </w:r>
      <w:r w:rsidRPr="007435EB">
        <w:rPr>
          <w:rFonts w:hint="cs"/>
          <w:rtl/>
        </w:rPr>
        <w:t>אחיו</w:t>
      </w:r>
      <w:r w:rsidRPr="007435EB">
        <w:rPr>
          <w:rtl/>
        </w:rPr>
        <w:t xml:space="preserve"> </w:t>
      </w:r>
      <w:r w:rsidRPr="007435EB">
        <w:rPr>
          <w:rFonts w:hint="cs"/>
          <w:rtl/>
        </w:rPr>
        <w:t>עמו'</w:t>
      </w:r>
      <w:r w:rsidRPr="007435EB">
        <w:rPr>
          <w:rtl/>
        </w:rPr>
        <w:t>.</w:t>
      </w:r>
    </w:p>
    <w:p w14:paraId="072D2D69" w14:textId="77777777" w:rsidR="00E8089F" w:rsidRPr="007435EB" w:rsidRDefault="00E8089F" w:rsidP="00E8089F">
      <w:pPr>
        <w:rPr>
          <w:rtl/>
        </w:rPr>
      </w:pPr>
      <w:r w:rsidRPr="007435EB">
        <w:rPr>
          <w:rFonts w:hint="cs"/>
          <w:rtl/>
        </w:rPr>
        <w:t>דאי לא התמנו מעיקרא וכי אפשר להתמנות אח</w:t>
      </w:r>
      <w:r w:rsidRPr="007435EB">
        <w:rPr>
          <w:rtl/>
        </w:rPr>
        <w:t>"</w:t>
      </w:r>
      <w:r w:rsidRPr="007435EB">
        <w:rPr>
          <w:rFonts w:hint="cs"/>
          <w:rtl/>
        </w:rPr>
        <w:t>כ? אלא</w:t>
      </w:r>
      <w:r w:rsidRPr="005C3FF1">
        <w:rPr>
          <w:rStyle w:val="afffa"/>
          <w:rFonts w:hint="cs"/>
          <w:rtl/>
        </w:rPr>
        <w:t xml:space="preserve"> ש</w:t>
      </w:r>
      <w:r w:rsidRPr="005C3FF1">
        <w:rPr>
          <w:rStyle w:val="afffa"/>
          <w:rtl/>
        </w:rPr>
        <w:t>"</w:t>
      </w:r>
      <w:r w:rsidRPr="005C3FF1">
        <w:rPr>
          <w:rStyle w:val="afffa"/>
          <w:rFonts w:hint="cs"/>
          <w:rtl/>
        </w:rPr>
        <w:t>מ שהתמנו קודם ש</w:t>
      </w:r>
      <w:r w:rsidRPr="005C3FF1">
        <w:rPr>
          <w:rStyle w:val="afffa"/>
          <w:rtl/>
        </w:rPr>
        <w:t>"</w:t>
      </w:r>
      <w:r w:rsidRPr="005C3FF1">
        <w:rPr>
          <w:rStyle w:val="afffa"/>
          <w:rFonts w:hint="cs"/>
          <w:rtl/>
        </w:rPr>
        <w:t>מ</w:t>
      </w:r>
      <w:r w:rsidRPr="005C3FF1">
        <w:rPr>
          <w:rStyle w:val="afffa"/>
          <w:rtl/>
        </w:rPr>
        <w:t>.</w:t>
      </w:r>
    </w:p>
    <w:p w14:paraId="6B33BD87" w14:textId="77777777" w:rsidR="00E8089F" w:rsidRPr="007435EB" w:rsidRDefault="00E8089F" w:rsidP="00E8089F">
      <w:pPr>
        <w:rPr>
          <w:rtl/>
        </w:rPr>
      </w:pPr>
      <w:r w:rsidRPr="005C3FF1">
        <w:rPr>
          <w:rStyle w:val="afffa"/>
          <w:rFonts w:hint="cs"/>
          <w:rtl/>
        </w:rPr>
        <w:t>ותנ</w:t>
      </w:r>
      <w:r w:rsidRPr="005C3FF1">
        <w:rPr>
          <w:rStyle w:val="afffa"/>
          <w:rtl/>
        </w:rPr>
        <w:t>"</w:t>
      </w:r>
      <w:r w:rsidRPr="005C3FF1">
        <w:rPr>
          <w:rStyle w:val="afffa"/>
          <w:rFonts w:hint="cs"/>
          <w:rtl/>
        </w:rPr>
        <w:t>ה</w:t>
      </w:r>
      <w:r w:rsidRPr="007435EB">
        <w:rPr>
          <w:rtl/>
        </w:rPr>
        <w:t xml:space="preserve">: </w:t>
      </w:r>
      <w:r w:rsidRPr="007435EB">
        <w:rPr>
          <w:rFonts w:hint="cs"/>
          <w:rtl/>
        </w:rPr>
        <w:t>מעשה</w:t>
      </w:r>
      <w:r w:rsidRPr="007435EB">
        <w:rPr>
          <w:rtl/>
        </w:rPr>
        <w:t xml:space="preserve"> </w:t>
      </w:r>
      <w:r w:rsidRPr="007435EB">
        <w:rPr>
          <w:rFonts w:hint="cs"/>
          <w:rtl/>
        </w:rPr>
        <w:t>וקדמו</w:t>
      </w:r>
      <w:r w:rsidRPr="007435EB">
        <w:rPr>
          <w:rtl/>
        </w:rPr>
        <w:t xml:space="preserve"> </w:t>
      </w:r>
      <w:r w:rsidRPr="007435EB">
        <w:rPr>
          <w:rFonts w:hint="cs"/>
          <w:rtl/>
        </w:rPr>
        <w:t>בנות</w:t>
      </w:r>
      <w:r w:rsidRPr="007435EB">
        <w:rPr>
          <w:rtl/>
        </w:rPr>
        <w:t xml:space="preserve"> </w:t>
      </w:r>
      <w:r w:rsidRPr="007435EB">
        <w:rPr>
          <w:rFonts w:hint="cs"/>
          <w:rtl/>
        </w:rPr>
        <w:t>לבנים</w:t>
      </w:r>
      <w:r w:rsidRPr="007435EB">
        <w:rPr>
          <w:rtl/>
        </w:rPr>
        <w:t xml:space="preserve">, </w:t>
      </w:r>
      <w:r w:rsidRPr="007435EB">
        <w:rPr>
          <w:rFonts w:hint="cs"/>
          <w:rtl/>
        </w:rPr>
        <w:t>ונמצא</w:t>
      </w:r>
      <w:r w:rsidRPr="007435EB">
        <w:rPr>
          <w:rtl/>
        </w:rPr>
        <w:t xml:space="preserve"> </w:t>
      </w:r>
      <w:r w:rsidRPr="007435EB">
        <w:rPr>
          <w:rFonts w:hint="cs"/>
          <w:rtl/>
        </w:rPr>
        <w:t>בנות</w:t>
      </w:r>
      <w:r w:rsidRPr="007435EB">
        <w:rPr>
          <w:rtl/>
        </w:rPr>
        <w:t xml:space="preserve"> </w:t>
      </w:r>
      <w:r w:rsidRPr="007435EB">
        <w:rPr>
          <w:rFonts w:hint="cs"/>
          <w:rtl/>
        </w:rPr>
        <w:t>זריזות</w:t>
      </w:r>
      <w:r w:rsidRPr="007435EB">
        <w:rPr>
          <w:rtl/>
        </w:rPr>
        <w:t xml:space="preserve"> </w:t>
      </w:r>
      <w:r w:rsidRPr="007435EB">
        <w:rPr>
          <w:rFonts w:hint="cs"/>
          <w:rtl/>
        </w:rPr>
        <w:t>ובנים</w:t>
      </w:r>
      <w:r w:rsidRPr="007435EB">
        <w:rPr>
          <w:rtl/>
        </w:rPr>
        <w:t xml:space="preserve"> </w:t>
      </w:r>
      <w:r w:rsidRPr="007435EB">
        <w:rPr>
          <w:rFonts w:hint="cs"/>
          <w:rtl/>
        </w:rPr>
        <w:t>שפלים</w:t>
      </w:r>
      <w:r w:rsidRPr="007435EB">
        <w:rPr>
          <w:rtl/>
        </w:rPr>
        <w:t>.</w:t>
      </w:r>
    </w:p>
    <w:p w14:paraId="3AFAE093" w14:textId="5A66918B" w:rsidR="00E8089F" w:rsidRPr="007435EB" w:rsidRDefault="00F47631" w:rsidP="00F47631">
      <w:pPr>
        <w:pStyle w:val="affd"/>
        <w:rPr>
          <w:bCs/>
          <w:rtl/>
        </w:rPr>
      </w:pPr>
      <w:r>
        <w:rPr>
          <w:rFonts w:hint="cs"/>
          <w:rtl/>
        </w:rPr>
        <w:lastRenderedPageBreak/>
        <w:t>***</w:t>
      </w:r>
    </w:p>
    <w:p>
      <w:pPr>
        <w:pStyle w:val="affffff1"/>
        <w:rPr>
          <w:ins w:id="20176" w:author="קלוד" w:date="2026-10-06T10:09:47Z"/>
        </w:rPr>
      </w:pPr>
      <w:ins w:id="20175" w:author="קלוד" w:date="2026-10-06T10:09:47Z">
        <w:r>
          <w:t xml:space="preserve">משנה ג</w:t>
        </w:r>
      </w:ins>
    </w:p>
    <w:p w14:paraId="45863D0C" w14:textId="77777777" w:rsidR="00E8089F" w:rsidRPr="007435EB" w:rsidRDefault="00E8089F" w:rsidP="00E8089F">
      <w:pPr>
        <w:pStyle w:val="afff5"/>
        <w:rPr>
          <w:del w:id="20083" w:author="קלוד" w:date="2026-10-06T10:16:37Z"/>
          <w:b/>
          <w:rtl/>
        </w:rPr>
      </w:pPr>
      <w:ins w:id="9877" w:author="מספור קטעי משנה" w:date="2026-10-06T06:45:41Z">
        <w:del w:id="20080" w:author="קלוד" w:date="2026-10-06T10:16:37Z">
          <w:r>
            <w:rPr>
              <w:rStyle w:val="MisparKeta"/>
            </w:rPr>
            <w:delText xml:space="preserve">ג. </w:delText>
          </w:r>
        </w:del>
      </w:ins>
      <w:del w:id="20081" w:author="קלוד" w:date="2026-10-06T10:16:37Z">
        <w:r w:rsidRPr="007435EB">
          <w:rPr>
            <w:rFonts w:hint="cs"/>
            <w:b/>
            <w:sz w:val="20"/>
            <w:rtl/>
          </w:rPr>
          <w:delText xml:space="preserve">משנה</w:delText>
        </w:r>
      </w:del>
      <w:del w:id="20082" w:author="קלוד" w:date="2026-10-06T10:16:37Z">
        <w:r w:rsidRPr="007435EB">
          <w:rPr>
            <w:b/>
            <w:sz w:val="20"/>
            <w:rtl/>
          </w:rPr>
          <w:delText xml:space="preserve">.</w:delText>
        </w:r>
      </w:del>
    </w:p>
    <w:p w14:paraId="49E0C070" w14:textId="77777777" w:rsidR="00E8089F" w:rsidRPr="007435EB" w:rsidRDefault="00E8089F" w:rsidP="00E8089F">
      <w:pPr>
        <w:pStyle w:val="afff5"/>
        <w:rPr>
          <w:b/>
          <w:rtl/>
        </w:rPr>
      </w:pPr>
      <w:r w:rsidRPr="007435EB">
        <w:rPr>
          <w:rFonts w:hint="cs"/>
          <w:b/>
          <w:rtl/>
        </w:rPr>
        <w:t>לעולם</w:t>
      </w:r>
      <w:r w:rsidRPr="007435EB">
        <w:rPr>
          <w:b/>
          <w:rtl/>
        </w:rPr>
        <w:t xml:space="preserve"> </w:t>
      </w:r>
      <w:r w:rsidRPr="007435EB">
        <w:rPr>
          <w:rFonts w:hint="cs"/>
          <w:b/>
          <w:rtl/>
        </w:rPr>
        <w:t>נמנין</w:t>
      </w:r>
      <w:r w:rsidRPr="007435EB">
        <w:rPr>
          <w:b/>
          <w:rtl/>
        </w:rPr>
        <w:t xml:space="preserve"> </w:t>
      </w:r>
      <w:r w:rsidRPr="007435EB">
        <w:rPr>
          <w:rFonts w:hint="cs"/>
          <w:b/>
          <w:rtl/>
        </w:rPr>
        <w:t>עליו</w:t>
      </w:r>
      <w:r w:rsidRPr="007435EB">
        <w:rPr>
          <w:b/>
          <w:rtl/>
        </w:rPr>
        <w:t xml:space="preserve"> </w:t>
      </w:r>
      <w:r w:rsidRPr="007435EB">
        <w:rPr>
          <w:rFonts w:hint="cs"/>
          <w:b/>
          <w:rtl/>
        </w:rPr>
        <w:t>עד</w:t>
      </w:r>
      <w:r w:rsidRPr="007435EB">
        <w:rPr>
          <w:b/>
          <w:rtl/>
        </w:rPr>
        <w:t xml:space="preserve"> </w:t>
      </w:r>
      <w:r w:rsidRPr="007435EB">
        <w:rPr>
          <w:rFonts w:hint="cs"/>
          <w:b/>
          <w:rtl/>
        </w:rPr>
        <w:t>שיהיה</w:t>
      </w:r>
      <w:r w:rsidRPr="007435EB">
        <w:rPr>
          <w:b/>
          <w:rtl/>
        </w:rPr>
        <w:t xml:space="preserve"> </w:t>
      </w:r>
      <w:r w:rsidRPr="007435EB">
        <w:rPr>
          <w:rFonts w:hint="cs"/>
          <w:b/>
          <w:rtl/>
        </w:rPr>
        <w:t>בו</w:t>
      </w:r>
      <w:r w:rsidRPr="007435EB">
        <w:rPr>
          <w:b/>
          <w:rtl/>
        </w:rPr>
        <w:t xml:space="preserve"> </w:t>
      </w:r>
      <w:r w:rsidRPr="007435EB">
        <w:rPr>
          <w:rFonts w:hint="cs"/>
          <w:b/>
          <w:rtl/>
        </w:rPr>
        <w:t>כזית</w:t>
      </w:r>
      <w:r w:rsidRPr="007435EB">
        <w:rPr>
          <w:b/>
          <w:rtl/>
        </w:rPr>
        <w:t xml:space="preserve"> </w:t>
      </w:r>
      <w:r w:rsidRPr="007435EB">
        <w:rPr>
          <w:rFonts w:hint="cs"/>
          <w:b/>
          <w:rtl/>
        </w:rPr>
        <w:t>לכל</w:t>
      </w:r>
      <w:r w:rsidRPr="007435EB">
        <w:rPr>
          <w:b/>
          <w:rtl/>
        </w:rPr>
        <w:t xml:space="preserve"> </w:t>
      </w:r>
      <w:r w:rsidRPr="007435EB">
        <w:rPr>
          <w:rFonts w:hint="cs"/>
          <w:b/>
          <w:rtl/>
        </w:rPr>
        <w:t>אחד</w:t>
      </w:r>
      <w:r w:rsidRPr="007435EB">
        <w:rPr>
          <w:b/>
          <w:rtl/>
        </w:rPr>
        <w:t xml:space="preserve"> </w:t>
      </w:r>
      <w:r w:rsidRPr="007435EB">
        <w:rPr>
          <w:rFonts w:hint="cs"/>
          <w:b/>
          <w:rtl/>
        </w:rPr>
        <w:t>ואחד</w:t>
      </w:r>
      <w:r w:rsidRPr="007435EB">
        <w:rPr>
          <w:b/>
          <w:rtl/>
        </w:rPr>
        <w:t>.</w:t>
      </w:r>
    </w:p>
    <w:p w14:paraId="4E4362AD" w14:textId="77777777" w:rsidR="00E8089F" w:rsidRPr="007435EB" w:rsidRDefault="00E8089F" w:rsidP="00E8089F">
      <w:pPr>
        <w:pStyle w:val="afff5"/>
        <w:rPr>
          <w:b/>
          <w:rtl/>
        </w:rPr>
      </w:pPr>
      <w:r w:rsidRPr="007435EB">
        <w:rPr>
          <w:rFonts w:hint="cs"/>
          <w:b/>
          <w:rtl/>
        </w:rPr>
        <w:t>נמנין</w:t>
      </w:r>
      <w:r w:rsidRPr="007435EB">
        <w:rPr>
          <w:b/>
          <w:rtl/>
        </w:rPr>
        <w:t xml:space="preserve"> </w:t>
      </w:r>
      <w:r w:rsidRPr="007435EB">
        <w:rPr>
          <w:rFonts w:hint="cs"/>
          <w:b/>
          <w:rtl/>
        </w:rPr>
        <w:t>ומושכין</w:t>
      </w:r>
      <w:r w:rsidRPr="007435EB">
        <w:rPr>
          <w:b/>
          <w:rtl/>
        </w:rPr>
        <w:t xml:space="preserve"> </w:t>
      </w:r>
      <w:r w:rsidRPr="007435EB">
        <w:rPr>
          <w:rFonts w:hint="cs"/>
          <w:b/>
          <w:rtl/>
        </w:rPr>
        <w:t>את</w:t>
      </w:r>
      <w:r w:rsidRPr="007435EB">
        <w:rPr>
          <w:b/>
          <w:rtl/>
        </w:rPr>
        <w:t xml:space="preserve"> </w:t>
      </w:r>
      <w:r w:rsidRPr="007435EB">
        <w:rPr>
          <w:rFonts w:hint="cs"/>
          <w:b/>
          <w:rtl/>
        </w:rPr>
        <w:t>ידיהן</w:t>
      </w:r>
      <w:r w:rsidRPr="007435EB">
        <w:rPr>
          <w:b/>
          <w:rtl/>
        </w:rPr>
        <w:t xml:space="preserve"> </w:t>
      </w:r>
      <w:r w:rsidRPr="007435EB">
        <w:rPr>
          <w:rFonts w:hint="cs"/>
          <w:b/>
          <w:rtl/>
        </w:rPr>
        <w:t>ממנו</w:t>
      </w:r>
      <w:r w:rsidRPr="007435EB">
        <w:rPr>
          <w:b/>
          <w:rtl/>
        </w:rPr>
        <w:t xml:space="preserve"> </w:t>
      </w:r>
      <w:r w:rsidRPr="007435EB">
        <w:rPr>
          <w:rFonts w:hint="cs"/>
          <w:b/>
          <w:rtl/>
        </w:rPr>
        <w:t>עד</w:t>
      </w:r>
      <w:r w:rsidRPr="007435EB">
        <w:rPr>
          <w:b/>
          <w:rtl/>
        </w:rPr>
        <w:t xml:space="preserve"> </w:t>
      </w:r>
      <w:r w:rsidRPr="007435EB">
        <w:rPr>
          <w:rFonts w:hint="cs"/>
          <w:b/>
          <w:rtl/>
        </w:rPr>
        <w:t>שישחט</w:t>
      </w:r>
      <w:r w:rsidRPr="007435EB">
        <w:rPr>
          <w:b/>
          <w:rtl/>
        </w:rPr>
        <w:t xml:space="preserve">, </w:t>
      </w:r>
      <w:r>
        <w:rPr>
          <w:rStyle w:val="TanaimMishna"/>
          <w:rFonts w:hint="cs"/>
          <w:b/>
          <w:rtl/>
          <w:rPrChange w:id="20052" w:author="קלוד" w:date="2026-10-06T10:09:47Z">
            <w:rPr>
              <w:rFonts w:hint="cs"/>
              <w:b/>
              <w:rtl/>
            </w:rPr>
          </w:rPrChange>
        </w:rPr>
        <w:t xml:space="preserve">רבי</w:t>
      </w:r>
      <w:r>
        <w:rPr>
          <w:rStyle w:val="TanaimMishna"/>
          <w:b/>
          <w:rtl/>
          <w:rPrChange w:id="20053" w:author="קלוד" w:date="2026-10-06T10:09:47Z">
            <w:rPr>
              <w:b/>
              <w:rtl/>
            </w:rPr>
          </w:rPrChange>
        </w:rPr>
        <w:t xml:space="preserve"> </w:t>
      </w:r>
      <w:r>
        <w:rPr>
          <w:rStyle w:val="TanaimMishna"/>
          <w:rFonts w:hint="cs"/>
          <w:b/>
          <w:rtl/>
          <w:rPrChange w:id="20054" w:author="קלוד" w:date="2026-10-06T10:09:47Z">
            <w:rPr>
              <w:rFonts w:hint="cs"/>
              <w:b/>
              <w:rtl/>
            </w:rPr>
          </w:rPrChange>
        </w:rPr>
        <w:t xml:space="preserve">שמעון</w:t>
      </w:r>
      <w:r w:rsidRPr="007435EB">
        <w:rPr>
          <w:b/>
          <w:rtl/>
        </w:rPr>
        <w:t xml:space="preserve"> </w:t>
      </w:r>
      <w:r w:rsidRPr="007435EB">
        <w:rPr>
          <w:rFonts w:hint="cs"/>
          <w:b/>
          <w:rtl/>
        </w:rPr>
        <w:t>אומר</w:t>
      </w:r>
      <w:r>
        <w:rPr>
          <w:rStyle w:val="TanaimMishna"/>
          <w:b/>
          <w:rtl/>
          <w:rPrChange w:id="41100" w:author="Claude" w:date="2026-10-07T09:25:14Z">
            <w:rPr>
              <w:b/>
              <w:rtl/>
            </w:rPr>
          </w:rPrChange>
        </w:rPr>
        <w:t xml:space="preserve">:</w:t>
      </w:r>
      <w:r>
        <w:rPr>
          <w:b/>
          <w:rtl/>
        </w:rPr>
        <w:t xml:space="preserve"> </w:t>
      </w:r>
      <w:r w:rsidRPr="007435EB">
        <w:rPr>
          <w:rFonts w:hint="cs"/>
          <w:b/>
          <w:rtl/>
        </w:rPr>
        <w:t>עד</w:t>
      </w:r>
      <w:r w:rsidRPr="007435EB">
        <w:rPr>
          <w:b/>
          <w:rtl/>
        </w:rPr>
        <w:t xml:space="preserve"> </w:t>
      </w:r>
      <w:r w:rsidRPr="007435EB">
        <w:rPr>
          <w:rFonts w:hint="cs"/>
          <w:b/>
          <w:rtl/>
        </w:rPr>
        <w:t>שיזרק</w:t>
      </w:r>
      <w:r w:rsidRPr="007435EB">
        <w:rPr>
          <w:b/>
          <w:rtl/>
        </w:rPr>
        <w:t xml:space="preserve"> </w:t>
      </w:r>
      <w:r w:rsidRPr="007435EB">
        <w:rPr>
          <w:rFonts w:hint="cs"/>
          <w:b/>
          <w:rtl/>
        </w:rPr>
        <w:t>את</w:t>
      </w:r>
      <w:r w:rsidRPr="007435EB">
        <w:rPr>
          <w:b/>
          <w:rtl/>
        </w:rPr>
        <w:t xml:space="preserve"> </w:t>
      </w:r>
      <w:r w:rsidRPr="007435EB">
        <w:rPr>
          <w:rFonts w:hint="cs"/>
          <w:b/>
          <w:rtl/>
        </w:rPr>
        <w:t>הדם</w:t>
      </w:r>
      <w:r w:rsidRPr="007435EB">
        <w:rPr>
          <w:b/>
          <w:rtl/>
        </w:rPr>
        <w:t>.</w:t>
      </w:r>
    </w:p>
    <w:p w14:paraId="0A2D6676" w14:textId="59823B1E" w:rsidR="00E8089F" w:rsidRPr="007435EB" w:rsidRDefault="00F47631" w:rsidP="00F47631">
      <w:pPr>
        <w:pStyle w:val="affd"/>
        <w:rPr>
          <w:bCs/>
          <w:rtl/>
        </w:rPr>
      </w:pPr>
      <w:r>
        <w:rPr>
          <w:rFonts w:hint="cs"/>
          <w:rtl/>
        </w:rPr>
        <w:t>***</w:t>
      </w:r>
    </w:p>
    <w:p w14:paraId="0AC067A8" w14:textId="77777777" w:rsidR="00E8089F" w:rsidRPr="007435EB" w:rsidRDefault="00E8089F" w:rsidP="00E8089F">
      <w:pPr>
        <w:rPr>
          <w:rtl/>
        </w:rPr>
      </w:pPr>
      <w:r w:rsidRPr="005C3FF1">
        <w:rPr>
          <w:rStyle w:val="afffa"/>
          <w:rFonts w:hint="cs"/>
          <w:rtl/>
        </w:rPr>
        <w:t>לעולם נמנין</w:t>
      </w:r>
      <w:r w:rsidRPr="007435EB">
        <w:rPr>
          <w:rFonts w:ascii="Fb Fontext" w:hAnsi="Fb Fontext" w:hint="cs"/>
          <w:rtl/>
        </w:rPr>
        <w:t xml:space="preserve"> וקמ</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w:t>
      </w:r>
      <w:r w:rsidRPr="007435EB">
        <w:rPr>
          <w:rFonts w:ascii="Fb Fontext" w:hAnsi="Fb Fontext" w:hint="cs"/>
          <w:rtl/>
        </w:rPr>
        <w:t>ד</w:t>
      </w:r>
      <w:r w:rsidR="00127038">
        <w:rPr>
          <w:rFonts w:ascii="Fb Fontext" w:hAnsi="Fb Fontext" w:hint="cs"/>
          <w:rtl/>
        </w:rPr>
        <w:t>אף</w:t>
      </w:r>
      <w:r w:rsidRPr="007435EB">
        <w:rPr>
          <w:rFonts w:ascii="Fb Fontext" w:hAnsi="Fb Fontext"/>
          <w:rtl/>
        </w:rPr>
        <w:t xml:space="preserve"> </w:t>
      </w:r>
      <w:r w:rsidRPr="007435EB">
        <w:rPr>
          <w:rFonts w:ascii="Fb Fontext" w:hAnsi="Fb Fontext" w:hint="cs"/>
          <w:rtl/>
        </w:rPr>
        <w:t>דאימני</w:t>
      </w:r>
      <w:r w:rsidRPr="007435EB">
        <w:rPr>
          <w:rFonts w:ascii="Fb Fontext" w:hAnsi="Fb Fontext"/>
          <w:rtl/>
        </w:rPr>
        <w:t xml:space="preserve"> </w:t>
      </w:r>
      <w:r w:rsidRPr="007435EB">
        <w:rPr>
          <w:rFonts w:ascii="Fb Fontext" w:hAnsi="Fb Fontext" w:hint="cs"/>
          <w:rtl/>
        </w:rPr>
        <w:t>עליו</w:t>
      </w:r>
      <w:r w:rsidRPr="007435EB">
        <w:rPr>
          <w:rFonts w:ascii="Fb Fontext" w:hAnsi="Fb Fontext"/>
          <w:rtl/>
        </w:rPr>
        <w:t xml:space="preserve"> </w:t>
      </w:r>
      <w:r w:rsidRPr="007435EB">
        <w:rPr>
          <w:rFonts w:ascii="Fb Fontext" w:hAnsi="Fb Fontext" w:hint="cs"/>
          <w:rtl/>
        </w:rPr>
        <w:t>חבורה</w:t>
      </w:r>
      <w:r w:rsidRPr="007435EB">
        <w:rPr>
          <w:rFonts w:ascii="Fb Fontext" w:hAnsi="Fb Fontext"/>
          <w:rtl/>
        </w:rPr>
        <w:t xml:space="preserve"> </w:t>
      </w:r>
      <w:r w:rsidRPr="007435EB">
        <w:rPr>
          <w:rFonts w:ascii="Fb Fontext" w:hAnsi="Fb Fontext" w:hint="cs"/>
          <w:rtl/>
        </w:rPr>
        <w:t>זו</w:t>
      </w:r>
      <w:r w:rsidRPr="007435EB">
        <w:rPr>
          <w:rFonts w:ascii="Fb Fontext" w:hAnsi="Fb Fontext"/>
          <w:rtl/>
        </w:rPr>
        <w:t xml:space="preserve"> - </w:t>
      </w:r>
      <w:r w:rsidRPr="007435EB">
        <w:rPr>
          <w:rFonts w:ascii="Fb Fontext" w:hAnsi="Fb Fontext" w:hint="cs"/>
          <w:rtl/>
        </w:rPr>
        <w:t>חוזרת</w:t>
      </w:r>
      <w:r w:rsidRPr="007435EB">
        <w:rPr>
          <w:rFonts w:ascii="Fb Fontext" w:hAnsi="Fb Fontext"/>
          <w:rtl/>
        </w:rPr>
        <w:t xml:space="preserve">, </w:t>
      </w:r>
      <w:r w:rsidRPr="007435EB">
        <w:rPr>
          <w:rFonts w:ascii="Fb Fontext" w:hAnsi="Fb Fontext" w:hint="cs"/>
          <w:rtl/>
        </w:rPr>
        <w:t>ונמנין</w:t>
      </w:r>
      <w:r w:rsidRPr="007435EB">
        <w:rPr>
          <w:rFonts w:ascii="Fb Fontext" w:hAnsi="Fb Fontext"/>
          <w:rtl/>
        </w:rPr>
        <w:t xml:space="preserve"> </w:t>
      </w:r>
      <w:r w:rsidRPr="007435EB">
        <w:rPr>
          <w:rFonts w:ascii="Fb Fontext" w:hAnsi="Fb Fontext" w:hint="cs"/>
          <w:rtl/>
        </w:rPr>
        <w:t>עליו</w:t>
      </w:r>
      <w:r w:rsidRPr="007435EB">
        <w:rPr>
          <w:rFonts w:ascii="Fb Fontext" w:hAnsi="Fb Fontext"/>
          <w:rtl/>
        </w:rPr>
        <w:t xml:space="preserve"> </w:t>
      </w:r>
      <w:r w:rsidRPr="007435EB">
        <w:rPr>
          <w:rFonts w:ascii="Fb Fontext" w:hAnsi="Fb Fontext" w:hint="cs"/>
          <w:rtl/>
        </w:rPr>
        <w:t>חבורה</w:t>
      </w:r>
      <w:r w:rsidRPr="007435EB">
        <w:rPr>
          <w:rFonts w:ascii="Fb Fontext" w:hAnsi="Fb Fontext"/>
          <w:rtl/>
        </w:rPr>
        <w:t xml:space="preserve"> </w:t>
      </w:r>
      <w:r w:rsidRPr="007435EB">
        <w:rPr>
          <w:rFonts w:ascii="Fb Fontext" w:hAnsi="Fb Fontext" w:hint="cs"/>
          <w:rtl/>
        </w:rPr>
        <w:t>אחרת</w:t>
      </w:r>
      <w:r w:rsidRPr="007435EB">
        <w:rPr>
          <w:rFonts w:ascii="Fb Fontext" w:hAnsi="Fb Fontext"/>
          <w:rtl/>
        </w:rPr>
        <w:t>.</w:t>
      </w:r>
    </w:p>
    <w:p w14:paraId="125540A5" w14:textId="79438211" w:rsidR="00E8089F" w:rsidRPr="007435EB" w:rsidRDefault="00F47631" w:rsidP="00F47631">
      <w:pPr>
        <w:pStyle w:val="affd"/>
        <w:rPr>
          <w:bCs/>
          <w:rtl/>
        </w:rPr>
      </w:pPr>
      <w:r>
        <w:rPr>
          <w:rFonts w:hint="cs"/>
          <w:rtl/>
        </w:rPr>
        <w:t>***</w:t>
      </w:r>
    </w:p>
    <w:p w14:paraId="6B9DBEA6" w14:textId="77777777" w:rsidR="00E8089F" w:rsidRPr="005C3FF1" w:rsidRDefault="00E8089F" w:rsidP="009A151F">
      <w:pPr>
        <w:rPr>
          <w:rStyle w:val="afffa"/>
          <w:rtl/>
        </w:rPr>
      </w:pPr>
      <w:r w:rsidRPr="005C3FF1">
        <w:rPr>
          <w:rStyle w:val="afffa"/>
          <w:rFonts w:hint="cs"/>
          <w:rtl/>
        </w:rPr>
        <w:t>נמנין</w:t>
      </w:r>
      <w:r w:rsidRPr="005C3FF1">
        <w:rPr>
          <w:rStyle w:val="afffa"/>
          <w:rtl/>
        </w:rPr>
        <w:t xml:space="preserve"> </w:t>
      </w:r>
      <w:r w:rsidRPr="005C3FF1">
        <w:rPr>
          <w:rStyle w:val="afffa"/>
          <w:rFonts w:hint="cs"/>
          <w:rtl/>
        </w:rPr>
        <w:t>ומושכין</w:t>
      </w:r>
      <w:r w:rsidRPr="005C3FF1">
        <w:rPr>
          <w:rStyle w:val="afffa"/>
          <w:rtl/>
        </w:rPr>
        <w:t xml:space="preserve"> </w:t>
      </w:r>
      <w:r w:rsidRPr="005C3FF1">
        <w:rPr>
          <w:rStyle w:val="afffa"/>
          <w:rFonts w:hint="cs"/>
          <w:rtl/>
        </w:rPr>
        <w:t>את</w:t>
      </w:r>
      <w:r w:rsidRPr="005C3FF1">
        <w:rPr>
          <w:rStyle w:val="afffa"/>
          <w:rtl/>
        </w:rPr>
        <w:t xml:space="preserve"> </w:t>
      </w:r>
      <w:r w:rsidRPr="005C3FF1">
        <w:rPr>
          <w:rStyle w:val="afffa"/>
          <w:rFonts w:hint="cs"/>
          <w:rtl/>
        </w:rPr>
        <w:t>ידיהן</w:t>
      </w:r>
      <w:r w:rsidRPr="005C3FF1">
        <w:rPr>
          <w:rStyle w:val="afffa"/>
          <w:rtl/>
        </w:rPr>
        <w:t xml:space="preserve"> </w:t>
      </w:r>
      <w:r w:rsidRPr="005C3FF1">
        <w:rPr>
          <w:rStyle w:val="afffa"/>
          <w:rFonts w:hint="cs"/>
          <w:rtl/>
        </w:rPr>
        <w:t>עד</w:t>
      </w:r>
      <w:r w:rsidRPr="005C3FF1">
        <w:rPr>
          <w:rStyle w:val="afffa"/>
          <w:rtl/>
        </w:rPr>
        <w:t xml:space="preserve"> </w:t>
      </w:r>
      <w:r w:rsidRPr="005C3FF1">
        <w:rPr>
          <w:rStyle w:val="afffa"/>
          <w:rFonts w:hint="cs"/>
          <w:rtl/>
        </w:rPr>
        <w:t>שישחט</w:t>
      </w:r>
      <w:r w:rsidRPr="005C3FF1">
        <w:rPr>
          <w:rStyle w:val="afffa"/>
          <w:rtl/>
        </w:rPr>
        <w:t xml:space="preserve"> </w:t>
      </w:r>
      <w:r w:rsidRPr="005C3FF1">
        <w:rPr>
          <w:rStyle w:val="afffa"/>
          <w:rFonts w:hint="cs"/>
          <w:rtl/>
        </w:rPr>
        <w:t>וכו</w:t>
      </w:r>
      <w:r w:rsidRPr="005C3FF1">
        <w:rPr>
          <w:rStyle w:val="afffa"/>
          <w:rtl/>
        </w:rPr>
        <w:t>'.</w:t>
      </w:r>
    </w:p>
    <w:p w14:paraId="1DA7D5CD" w14:textId="77777777" w:rsidR="00E8089F" w:rsidRPr="007435EB" w:rsidRDefault="00E8089F" w:rsidP="00E8089F">
      <w:pPr>
        <w:rPr>
          <w:rtl/>
        </w:rPr>
      </w:pPr>
      <w:r w:rsidRPr="007435EB">
        <w:rPr>
          <w:rFonts w:ascii="Fb Fontext" w:hAnsi="Fb Fontext" w:hint="cs"/>
          <w:rtl/>
        </w:rPr>
        <w:t>אביי</w:t>
      </w:r>
      <w:r w:rsidRPr="007435EB">
        <w:rPr>
          <w:rFonts w:ascii="Fb Fontext" w:hAnsi="Fb Fontext"/>
          <w:rtl/>
        </w:rPr>
        <w:t xml:space="preserve">: </w:t>
      </w:r>
      <w:r w:rsidRPr="007435EB">
        <w:rPr>
          <w:rFonts w:ascii="Fb Fontext" w:hAnsi="Fb Fontext" w:hint="cs"/>
          <w:rtl/>
        </w:rPr>
        <w:t>מחלוקת</w:t>
      </w:r>
      <w:r w:rsidRPr="007435EB">
        <w:rPr>
          <w:rFonts w:ascii="Fb Fontext" w:hAnsi="Fb Fontext"/>
          <w:rtl/>
        </w:rPr>
        <w:t xml:space="preserve"> </w:t>
      </w:r>
      <w:r w:rsidRPr="007435EB">
        <w:rPr>
          <w:rFonts w:ascii="Fb Fontext" w:hAnsi="Fb Fontext" w:hint="cs"/>
          <w:rtl/>
        </w:rPr>
        <w:t>לימשך</w:t>
      </w:r>
      <w:r w:rsidRPr="007435EB">
        <w:rPr>
          <w:rFonts w:ascii="Fb Fontext" w:hAnsi="Fb Fontext"/>
          <w:rtl/>
        </w:rPr>
        <w:t xml:space="preserve">, </w:t>
      </w:r>
      <w:r w:rsidRPr="005C3FF1">
        <w:rPr>
          <w:rStyle w:val="afffa"/>
          <w:rFonts w:hint="cs"/>
          <w:rtl/>
        </w:rPr>
        <w:t>דרבנן</w:t>
      </w:r>
      <w:r w:rsidRPr="007435EB">
        <w:rPr>
          <w:rFonts w:ascii="Fb Fontext" w:hAnsi="Fb Fontext"/>
          <w:rtl/>
        </w:rPr>
        <w:t xml:space="preserve"> </w:t>
      </w:r>
      <w:r w:rsidRPr="007435EB">
        <w:rPr>
          <w:rFonts w:ascii="Fb Fontext" w:hAnsi="Fb Fontext" w:hint="cs"/>
          <w:rtl/>
        </w:rPr>
        <w:t>סברי</w:t>
      </w:r>
      <w:r w:rsidRPr="007435EB">
        <w:rPr>
          <w:rFonts w:ascii="Fb Fontext" w:hAnsi="Fb Fontext"/>
          <w:rtl/>
        </w:rPr>
        <w:t xml:space="preserve">: </w:t>
      </w:r>
      <w:r w:rsidRPr="00AC0CB1">
        <w:rPr>
          <w:rStyle w:val="af2"/>
          <w:rFonts w:hint="cs"/>
          <w:rtl/>
        </w:rPr>
        <w:t>מהיות</w:t>
      </w:r>
      <w:r w:rsidRPr="00AC0CB1">
        <w:rPr>
          <w:rStyle w:val="af2"/>
          <w:rtl/>
        </w:rPr>
        <w:t xml:space="preserve"> </w:t>
      </w:r>
      <w:r w:rsidRPr="00AC0CB1">
        <w:rPr>
          <w:rStyle w:val="af2"/>
          <w:rFonts w:hint="cs"/>
          <w:rtl/>
        </w:rPr>
        <w:t>משה</w:t>
      </w:r>
      <w:r w:rsidRPr="00AC0CB1">
        <w:rPr>
          <w:rStyle w:val="af2"/>
          <w:rtl/>
        </w:rPr>
        <w:t xml:space="preserve"> </w:t>
      </w:r>
      <w:r w:rsidRPr="007435EB">
        <w:rPr>
          <w:rFonts w:ascii="Fb Fontext" w:hAnsi="Fb Fontext"/>
          <w:rtl/>
        </w:rPr>
        <w:t xml:space="preserve">- </w:t>
      </w:r>
      <w:r w:rsidRPr="005C3FF1">
        <w:rPr>
          <w:rStyle w:val="afffa"/>
          <w:rFonts w:hint="cs"/>
          <w:rtl/>
        </w:rPr>
        <w:t>מחיותיה</w:t>
      </w:r>
      <w:r w:rsidRPr="007435EB">
        <w:rPr>
          <w:rFonts w:ascii="Fb Fontext" w:hAnsi="Fb Fontext"/>
          <w:rtl/>
        </w:rPr>
        <w:t xml:space="preserve"> </w:t>
      </w:r>
      <w:r w:rsidRPr="007435EB">
        <w:rPr>
          <w:rFonts w:ascii="Fb Fontext" w:hAnsi="Fb Fontext" w:hint="cs"/>
          <w:rtl/>
        </w:rPr>
        <w:t>דשה</w:t>
      </w:r>
      <w:r w:rsidRPr="007435EB">
        <w:rPr>
          <w:rFonts w:ascii="Fb Fontext" w:hAnsi="Fb Fontext"/>
          <w:rtl/>
        </w:rPr>
        <w:t xml:space="preserve">, </w:t>
      </w:r>
      <w:r>
        <w:rPr>
          <w:rStyle w:val="affffd"/>
          <w:rFonts w:hint="cs"/>
          <w:rtl/>
          <w:rPrChange w:id="10980" w:author="מנוע אמוראים" w:date="2026-10-05T16:42:03Z">
            <w:rPr>
              <w:rStyle w:val="afffa"/>
              <w:rFonts w:hint="cs"/>
              <w:rtl/>
            </w:rPr>
          </w:rPrChange>
        </w:rPr>
        <w:t xml:space="preserve">ור</w:t>
      </w:r>
      <w:r>
        <w:rPr>
          <w:rStyle w:val="affffd"/>
          <w:rtl/>
          <w:rPrChange w:id="10981" w:author="מנוע אמוראים" w:date="2026-10-05T16:42:03Z">
            <w:rPr>
              <w:rStyle w:val="afffa"/>
              <w:rtl/>
            </w:rPr>
          </w:rPrChange>
        </w:rPr>
        <w:t xml:space="preserve">"</w:t>
      </w:r>
      <w:r>
        <w:rPr>
          <w:rStyle w:val="affffd"/>
          <w:rFonts w:hint="cs"/>
          <w:rtl/>
          <w:rPrChange w:id="10982" w:author="מנוע אמוראים" w:date="2026-10-05T16:42:03Z">
            <w:rPr>
              <w:rStyle w:val="afffa"/>
              <w:rFonts w:hint="cs"/>
              <w:rtl/>
            </w:rPr>
          </w:rPrChange>
        </w:rPr>
        <w:t xml:space="preserve">ש</w:t>
      </w:r>
      <w:r w:rsidRPr="007435EB">
        <w:rPr>
          <w:rFonts w:ascii="Fb Fontext" w:hAnsi="Fb Fontext"/>
          <w:rtl/>
        </w:rPr>
        <w:t xml:space="preserve">: </w:t>
      </w:r>
      <w:r w:rsidRPr="005C3FF1">
        <w:rPr>
          <w:rStyle w:val="afffa"/>
          <w:rFonts w:hint="cs"/>
          <w:rtl/>
        </w:rPr>
        <w:t>מהוייתיה</w:t>
      </w:r>
      <w:r w:rsidRPr="007435EB">
        <w:rPr>
          <w:rFonts w:ascii="Fb Fontext" w:hAnsi="Fb Fontext"/>
          <w:rtl/>
        </w:rPr>
        <w:t xml:space="preserve"> </w:t>
      </w:r>
      <w:r w:rsidRPr="007435EB">
        <w:rPr>
          <w:rFonts w:ascii="Fb Fontext" w:hAnsi="Fb Fontext" w:hint="cs"/>
          <w:rtl/>
        </w:rPr>
        <w:t>דשה</w:t>
      </w:r>
      <w:r w:rsidRPr="007435EB">
        <w:rPr>
          <w:rFonts w:ascii="Fb Fontext" w:hAnsi="Fb Fontext"/>
          <w:rtl/>
        </w:rPr>
        <w:t>.</w:t>
      </w:r>
    </w:p>
    <w:p w14:paraId="4AC1D7BD" w14:textId="77777777" w:rsidR="00E8089F" w:rsidRPr="007435EB" w:rsidRDefault="00E8089F" w:rsidP="00E8089F">
      <w:pPr>
        <w:rPr>
          <w:rtl/>
        </w:rPr>
      </w:pPr>
      <w:r w:rsidRPr="007435EB">
        <w:rPr>
          <w:rFonts w:hint="cs"/>
          <w:rtl/>
        </w:rPr>
        <w:t>אבל</w:t>
      </w:r>
      <w:r w:rsidRPr="007435EB">
        <w:rPr>
          <w:rtl/>
        </w:rPr>
        <w:t xml:space="preserve"> </w:t>
      </w:r>
      <w:r w:rsidRPr="007435EB">
        <w:rPr>
          <w:rFonts w:hint="cs"/>
          <w:rtl/>
        </w:rPr>
        <w:t>לימנות</w:t>
      </w:r>
      <w:r w:rsidRPr="007435EB">
        <w:rPr>
          <w:rtl/>
        </w:rPr>
        <w:t xml:space="preserve"> - </w:t>
      </w:r>
      <w:r w:rsidRPr="005C3FF1">
        <w:rPr>
          <w:rStyle w:val="afffa"/>
          <w:rFonts w:hint="cs"/>
          <w:rtl/>
        </w:rPr>
        <w:t>דברי</w:t>
      </w:r>
      <w:r w:rsidRPr="005C3FF1">
        <w:rPr>
          <w:rStyle w:val="afffa"/>
          <w:rtl/>
        </w:rPr>
        <w:t xml:space="preserve"> </w:t>
      </w:r>
      <w:r w:rsidRPr="005C3FF1">
        <w:rPr>
          <w:rStyle w:val="afffa"/>
          <w:rFonts w:hint="cs"/>
          <w:rtl/>
        </w:rPr>
        <w:t>הכל</w:t>
      </w:r>
      <w:r w:rsidRPr="007435EB">
        <w:rPr>
          <w:rtl/>
        </w:rPr>
        <w:t xml:space="preserve"> </w:t>
      </w:r>
      <w:r w:rsidRPr="007435EB">
        <w:rPr>
          <w:rFonts w:hint="cs"/>
          <w:rtl/>
        </w:rPr>
        <w:t>עד</w:t>
      </w:r>
      <w:r w:rsidRPr="007435EB">
        <w:rPr>
          <w:rtl/>
        </w:rPr>
        <w:t xml:space="preserve"> </w:t>
      </w:r>
      <w:r w:rsidRPr="007435EB">
        <w:rPr>
          <w:rFonts w:hint="cs"/>
          <w:rtl/>
        </w:rPr>
        <w:t>שישחט</w:t>
      </w:r>
      <w:r w:rsidRPr="007435EB">
        <w:rPr>
          <w:rtl/>
        </w:rPr>
        <w:t xml:space="preserve">, </w:t>
      </w:r>
      <w:r w:rsidRPr="007435EB">
        <w:rPr>
          <w:rFonts w:hint="cs"/>
          <w:rtl/>
        </w:rPr>
        <w:t>דאמר</w:t>
      </w:r>
      <w:r w:rsidRPr="007435EB">
        <w:rPr>
          <w:rtl/>
        </w:rPr>
        <w:t xml:space="preserve"> </w:t>
      </w:r>
      <w:r w:rsidRPr="007435EB">
        <w:rPr>
          <w:rFonts w:hint="cs"/>
          <w:rtl/>
        </w:rPr>
        <w:t>קרא</w:t>
      </w:r>
      <w:r w:rsidRPr="00AC0CB1">
        <w:rPr>
          <w:rStyle w:val="af2"/>
          <w:rtl/>
        </w:rPr>
        <w:t xml:space="preserve"> </w:t>
      </w:r>
      <w:r w:rsidRPr="00AC0CB1">
        <w:rPr>
          <w:rStyle w:val="af2"/>
          <w:rFonts w:hint="cs"/>
          <w:rtl/>
        </w:rPr>
        <w:t>'במכסת</w:t>
      </w:r>
      <w:r w:rsidRPr="00AC0CB1">
        <w:rPr>
          <w:rStyle w:val="af2"/>
          <w:rtl/>
        </w:rPr>
        <w:t xml:space="preserve"> </w:t>
      </w:r>
      <w:r w:rsidRPr="00AC0CB1">
        <w:rPr>
          <w:rStyle w:val="af2"/>
          <w:rFonts w:hint="cs"/>
          <w:rtl/>
        </w:rPr>
        <w:t>נפשת</w:t>
      </w:r>
      <w:r w:rsidRPr="00AC0CB1">
        <w:rPr>
          <w:rStyle w:val="af2"/>
          <w:rtl/>
        </w:rPr>
        <w:t xml:space="preserve"> </w:t>
      </w:r>
      <w:r w:rsidRPr="00AC0CB1">
        <w:rPr>
          <w:rStyle w:val="af2"/>
          <w:rFonts w:hint="cs"/>
          <w:rtl/>
        </w:rPr>
        <w:t>והדר</w:t>
      </w:r>
      <w:r w:rsidRPr="00AC0CB1">
        <w:rPr>
          <w:rStyle w:val="af2"/>
          <w:rtl/>
        </w:rPr>
        <w:t xml:space="preserve"> </w:t>
      </w:r>
      <w:r w:rsidRPr="00AC0CB1">
        <w:rPr>
          <w:rStyle w:val="af2"/>
          <w:rFonts w:hint="cs"/>
          <w:rtl/>
        </w:rPr>
        <w:t>תכסו'</w:t>
      </w:r>
      <w:r w:rsidRPr="00AC0CB1">
        <w:rPr>
          <w:rStyle w:val="af2"/>
          <w:rtl/>
        </w:rPr>
        <w:t>.</w:t>
      </w:r>
    </w:p>
    <w:p w14:paraId="097E4554" w14:textId="77777777" w:rsidR="00E8089F" w:rsidRPr="007435EB" w:rsidRDefault="00E8089F" w:rsidP="00E8089F">
      <w:pPr>
        <w:rPr>
          <w:rtl/>
        </w:rPr>
      </w:pPr>
      <w:r w:rsidRPr="005C3FF1">
        <w:rPr>
          <w:rStyle w:val="afffa"/>
          <w:rFonts w:hint="cs"/>
          <w:rtl/>
        </w:rPr>
        <w:t>תנ</w:t>
      </w:r>
      <w:r w:rsidRPr="005C3FF1">
        <w:rPr>
          <w:rStyle w:val="afffa"/>
          <w:rtl/>
        </w:rPr>
        <w:t>"</w:t>
      </w:r>
      <w:r w:rsidRPr="005C3FF1">
        <w:rPr>
          <w:rStyle w:val="afffa"/>
          <w:rFonts w:hint="cs"/>
          <w:rtl/>
        </w:rPr>
        <w:t>ה</w:t>
      </w:r>
      <w:r w:rsidRPr="007435EB">
        <w:rPr>
          <w:rtl/>
        </w:rPr>
        <w:t xml:space="preserve">: </w:t>
      </w:r>
      <w:r w:rsidRPr="007435EB">
        <w:rPr>
          <w:rFonts w:hint="cs"/>
          <w:rtl/>
        </w:rPr>
        <w:t>נמנין</w:t>
      </w:r>
      <w:r w:rsidRPr="007435EB">
        <w:rPr>
          <w:rtl/>
        </w:rPr>
        <w:t xml:space="preserve"> </w:t>
      </w:r>
      <w:r w:rsidRPr="007435EB">
        <w:rPr>
          <w:rFonts w:hint="cs"/>
          <w:rtl/>
        </w:rPr>
        <w:t>ומושכין</w:t>
      </w:r>
      <w:r w:rsidRPr="007435EB">
        <w:rPr>
          <w:rtl/>
        </w:rPr>
        <w:t xml:space="preserve"> </w:t>
      </w:r>
      <w:r w:rsidRPr="007435EB">
        <w:rPr>
          <w:rFonts w:hint="cs"/>
          <w:rtl/>
        </w:rPr>
        <w:t>את</w:t>
      </w:r>
      <w:r w:rsidRPr="007435EB">
        <w:rPr>
          <w:rtl/>
        </w:rPr>
        <w:t xml:space="preserve"> </w:t>
      </w:r>
      <w:r w:rsidRPr="007435EB">
        <w:rPr>
          <w:rFonts w:hint="cs"/>
          <w:rtl/>
        </w:rPr>
        <w:t>ידיהן</w:t>
      </w:r>
      <w:r w:rsidRPr="007435EB">
        <w:rPr>
          <w:rtl/>
        </w:rPr>
        <w:t xml:space="preserve"> </w:t>
      </w:r>
      <w:r w:rsidRPr="007435EB">
        <w:rPr>
          <w:rFonts w:hint="cs"/>
          <w:rtl/>
        </w:rPr>
        <w:t>ממנו</w:t>
      </w:r>
      <w:r w:rsidRPr="007435EB">
        <w:rPr>
          <w:rtl/>
        </w:rPr>
        <w:t xml:space="preserve"> </w:t>
      </w:r>
      <w:r w:rsidRPr="007435EB">
        <w:rPr>
          <w:rFonts w:hint="cs"/>
          <w:rtl/>
        </w:rPr>
        <w:t>עד</w:t>
      </w:r>
      <w:r w:rsidRPr="007435EB">
        <w:rPr>
          <w:rtl/>
        </w:rPr>
        <w:t xml:space="preserve"> </w:t>
      </w:r>
      <w:r w:rsidRPr="007435EB">
        <w:rPr>
          <w:rFonts w:hint="cs"/>
          <w:rtl/>
        </w:rPr>
        <w:t>שישחט</w:t>
      </w:r>
      <w:r w:rsidRPr="007435EB">
        <w:rPr>
          <w:rtl/>
        </w:rPr>
        <w:t xml:space="preserve">, </w:t>
      </w:r>
      <w:r>
        <w:rPr>
          <w:rStyle w:val="affffd"/>
          <w:rFonts w:hint="cs"/>
          <w:rtl/>
          <w:rPrChange w:id="10983" w:author="מנוע אמוראים" w:date="2026-10-05T16:42:03Z">
            <w:rPr>
              <w:rFonts w:hint="cs"/>
              <w:rtl/>
            </w:rPr>
          </w:rPrChange>
        </w:rPr>
        <w:t xml:space="preserve">ר</w:t>
      </w:r>
      <w:r>
        <w:rPr>
          <w:rStyle w:val="affffd"/>
          <w:rtl/>
          <w:rPrChange w:id="10984" w:author="מנוע אמוראים" w:date="2026-10-05T16:42:03Z">
            <w:rPr>
              <w:rtl/>
            </w:rPr>
          </w:rPrChange>
        </w:rPr>
        <w:t xml:space="preserve">"</w:t>
      </w:r>
      <w:r>
        <w:rPr>
          <w:rStyle w:val="affffd"/>
          <w:rFonts w:hint="cs"/>
          <w:rtl/>
          <w:rPrChange w:id="10985" w:author="מנוע אמוראים" w:date="2026-10-05T16:42:03Z">
            <w:rPr>
              <w:rFonts w:hint="cs"/>
              <w:rtl/>
            </w:rPr>
          </w:rPrChange>
        </w:rPr>
        <w:t xml:space="preserve">ש</w:t>
      </w:r>
      <w:r w:rsidRPr="007435EB">
        <w:rPr>
          <w:rtl/>
        </w:rPr>
        <w:t xml:space="preserve">: </w:t>
      </w:r>
      <w:r w:rsidRPr="007435EB">
        <w:rPr>
          <w:rFonts w:hint="cs"/>
          <w:rtl/>
        </w:rPr>
        <w:t>נמנין</w:t>
      </w:r>
      <w:r w:rsidRPr="007435EB">
        <w:rPr>
          <w:rtl/>
        </w:rPr>
        <w:t xml:space="preserve"> </w:t>
      </w:r>
      <w:r w:rsidRPr="007435EB">
        <w:rPr>
          <w:rFonts w:hint="cs"/>
          <w:rtl/>
        </w:rPr>
        <w:t>עד</w:t>
      </w:r>
      <w:r w:rsidRPr="007435EB">
        <w:rPr>
          <w:rtl/>
        </w:rPr>
        <w:t xml:space="preserve"> </w:t>
      </w:r>
      <w:r w:rsidRPr="007435EB">
        <w:rPr>
          <w:rFonts w:hint="cs"/>
          <w:rtl/>
        </w:rPr>
        <w:t>שישחט</w:t>
      </w:r>
      <w:r w:rsidRPr="007435EB">
        <w:rPr>
          <w:rtl/>
        </w:rPr>
        <w:t xml:space="preserve">, </w:t>
      </w:r>
      <w:r w:rsidRPr="007435EB">
        <w:rPr>
          <w:rFonts w:hint="cs"/>
          <w:rtl/>
        </w:rPr>
        <w:t>ומושכין</w:t>
      </w:r>
      <w:r w:rsidRPr="007435EB">
        <w:rPr>
          <w:rtl/>
        </w:rPr>
        <w:t xml:space="preserve"> </w:t>
      </w:r>
      <w:r w:rsidRPr="007435EB">
        <w:rPr>
          <w:rFonts w:hint="cs"/>
          <w:rtl/>
        </w:rPr>
        <w:t>עד</w:t>
      </w:r>
      <w:r w:rsidRPr="007435EB">
        <w:rPr>
          <w:rtl/>
        </w:rPr>
        <w:t xml:space="preserve"> </w:t>
      </w:r>
      <w:r w:rsidRPr="007435EB">
        <w:rPr>
          <w:rFonts w:hint="cs"/>
          <w:rtl/>
        </w:rPr>
        <w:t>שיזרק</w:t>
      </w:r>
      <w:r w:rsidRPr="007435EB">
        <w:rPr>
          <w:rtl/>
        </w:rPr>
        <w:t xml:space="preserve"> </w:t>
      </w:r>
      <w:r w:rsidRPr="007435EB">
        <w:rPr>
          <w:rFonts w:hint="cs"/>
          <w:rtl/>
        </w:rPr>
        <w:t>הדם</w:t>
      </w:r>
      <w:r w:rsidRPr="007435EB">
        <w:rPr>
          <w:rtl/>
        </w:rPr>
        <w:t>.</w:t>
      </w:r>
    </w:p>
    <w:p w14:paraId="4C366EEC" w14:textId="46037156" w:rsidR="00E8089F" w:rsidRPr="007435EB" w:rsidRDefault="00F47631" w:rsidP="00F47631">
      <w:pPr>
        <w:pStyle w:val="affd"/>
        <w:rPr>
          <w:bCs/>
          <w:rtl/>
        </w:rPr>
      </w:pPr>
      <w:r>
        <w:rPr>
          <w:rFonts w:hint="cs"/>
          <w:rtl/>
        </w:rPr>
        <w:t>***</w:t>
      </w:r>
    </w:p>
    <w:p w14:paraId="5F4A318B" w14:textId="77777777" w:rsidR="00E8089F" w:rsidRPr="007435EB" w:rsidRDefault="00E8089F" w:rsidP="005C3FF1">
      <w:pPr>
        <w:pStyle w:val="afff"/>
        <w:framePr w:wrap="around"/>
        <w:rPr>
          <w:rtl/>
        </w:rPr>
      </w:pPr>
      <w:r w:rsidRPr="007435EB">
        <w:rPr>
          <w:rFonts w:hint="cs"/>
          <w:rtl/>
        </w:rPr>
        <w:t>פט:</w:t>
      </w:r>
    </w:p>
    <w:p>
      <w:pPr>
        <w:pStyle w:val="affffff1"/>
        <w:rPr>
          <w:ins w:id="20178" w:author="קלוד" w:date="2026-10-06T10:09:47Z"/>
        </w:rPr>
      </w:pPr>
      <w:ins w:id="20177" w:author="קלוד" w:date="2026-10-06T10:09:47Z">
        <w:r>
          <w:t xml:space="preserve">משנה ד</w:t>
        </w:r>
      </w:ins>
    </w:p>
    <w:p w14:paraId="3C5B8B38" w14:textId="77777777" w:rsidR="00E8089F" w:rsidRPr="007435EB" w:rsidRDefault="00E8089F" w:rsidP="00E8089F">
      <w:pPr>
        <w:pStyle w:val="afff5"/>
        <w:rPr>
          <w:del w:id="20087" w:author="קלוד" w:date="2026-10-06T10:16:37Z"/>
          <w:b/>
          <w:rtl/>
        </w:rPr>
      </w:pPr>
      <w:ins w:id="9878" w:author="מספור קטעי משנה" w:date="2026-10-06T06:45:41Z">
        <w:del w:id="20084" w:author="קלוד" w:date="2026-10-06T10:16:37Z">
          <w:r>
            <w:rPr>
              <w:rStyle w:val="MisparKeta"/>
            </w:rPr>
            <w:delText xml:space="preserve">א. </w:delText>
          </w:r>
        </w:del>
      </w:ins>
      <w:del w:id="20085" w:author="קלוד" w:date="2026-10-06T10:16:37Z">
        <w:r w:rsidRPr="007435EB">
          <w:rPr>
            <w:rFonts w:hint="cs"/>
            <w:b/>
            <w:sz w:val="20"/>
            <w:rtl/>
          </w:rPr>
          <w:delText xml:space="preserve">משנה</w:delText>
        </w:r>
      </w:del>
      <w:del w:id="20086" w:author="קלוד" w:date="2026-10-06T10:16:37Z">
        <w:r w:rsidRPr="007435EB">
          <w:rPr>
            <w:b/>
            <w:sz w:val="20"/>
            <w:rtl/>
          </w:rPr>
          <w:delText xml:space="preserve">.</w:delText>
        </w:r>
      </w:del>
    </w:p>
    <w:p w14:paraId="1EF8C880" w14:textId="77777777" w:rsidR="00495022" w:rsidRPr="007435EB" w:rsidRDefault="00E8089F" w:rsidP="00E8089F">
      <w:pPr>
        <w:pStyle w:val="01"/>
        <w:rPr>
          <w:spacing w:val="0"/>
          <w:rtl/>
        </w:rPr>
      </w:pPr>
      <w:r w:rsidRPr="007435EB">
        <w:rPr>
          <w:rFonts w:hint="cs"/>
          <w:spacing w:val="0"/>
          <w:rtl/>
        </w:rPr>
        <w:t>הממנה</w:t>
      </w:r>
      <w:r w:rsidRPr="007435EB">
        <w:rPr>
          <w:spacing w:val="0"/>
          <w:rtl/>
        </w:rPr>
        <w:t xml:space="preserve"> </w:t>
      </w:r>
      <w:r w:rsidRPr="007435EB">
        <w:rPr>
          <w:rFonts w:hint="cs"/>
          <w:spacing w:val="0"/>
          <w:rtl/>
        </w:rPr>
        <w:t>עמו</w:t>
      </w:r>
      <w:r w:rsidRPr="007435EB">
        <w:rPr>
          <w:spacing w:val="0"/>
          <w:rtl/>
        </w:rPr>
        <w:t xml:space="preserve"> </w:t>
      </w:r>
      <w:r w:rsidRPr="007435EB">
        <w:rPr>
          <w:rFonts w:hint="cs"/>
          <w:spacing w:val="0"/>
          <w:rtl/>
        </w:rPr>
        <w:t>אחר</w:t>
      </w:r>
      <w:r w:rsidRPr="007435EB">
        <w:rPr>
          <w:spacing w:val="0"/>
          <w:rtl/>
        </w:rPr>
        <w:t xml:space="preserve"> </w:t>
      </w:r>
      <w:r w:rsidRPr="007435EB">
        <w:rPr>
          <w:rFonts w:hint="cs"/>
          <w:spacing w:val="0"/>
          <w:rtl/>
        </w:rPr>
        <w:t>בחלקו</w:t>
      </w:r>
      <w:r w:rsidRPr="007435EB">
        <w:rPr>
          <w:spacing w:val="0"/>
          <w:rtl/>
        </w:rPr>
        <w:t xml:space="preserve"> </w:t>
      </w:r>
      <w:r w:rsidRPr="007435EB">
        <w:rPr>
          <w:rFonts w:hint="cs"/>
          <w:spacing w:val="0"/>
          <w:rtl/>
        </w:rPr>
        <w:t>רשאין</w:t>
      </w:r>
      <w:r w:rsidRPr="007435EB">
        <w:rPr>
          <w:spacing w:val="0"/>
          <w:rtl/>
        </w:rPr>
        <w:t xml:space="preserve"> </w:t>
      </w:r>
      <w:r w:rsidRPr="007435EB">
        <w:rPr>
          <w:rFonts w:hint="cs"/>
          <w:spacing w:val="0"/>
          <w:rtl/>
        </w:rPr>
        <w:t>בני</w:t>
      </w:r>
      <w:r w:rsidRPr="007435EB">
        <w:rPr>
          <w:spacing w:val="0"/>
          <w:rtl/>
        </w:rPr>
        <w:t xml:space="preserve"> </w:t>
      </w:r>
      <w:r w:rsidRPr="007435EB">
        <w:rPr>
          <w:rFonts w:hint="cs"/>
          <w:spacing w:val="0"/>
          <w:rtl/>
        </w:rPr>
        <w:t>חבורה</w:t>
      </w:r>
      <w:r w:rsidRPr="007435EB">
        <w:rPr>
          <w:spacing w:val="0"/>
          <w:rtl/>
        </w:rPr>
        <w:t xml:space="preserve"> </w:t>
      </w:r>
      <w:r w:rsidRPr="007435EB">
        <w:rPr>
          <w:rFonts w:hint="cs"/>
          <w:spacing w:val="0"/>
          <w:rtl/>
        </w:rPr>
        <w:t>ליתן</w:t>
      </w:r>
      <w:r w:rsidRPr="007435EB">
        <w:rPr>
          <w:spacing w:val="0"/>
          <w:rtl/>
        </w:rPr>
        <w:t xml:space="preserve"> </w:t>
      </w:r>
      <w:r w:rsidRPr="007435EB">
        <w:rPr>
          <w:rFonts w:hint="cs"/>
          <w:spacing w:val="0"/>
          <w:rtl/>
        </w:rPr>
        <w:t>לו</w:t>
      </w:r>
      <w:r w:rsidRPr="007435EB">
        <w:rPr>
          <w:spacing w:val="0"/>
          <w:rtl/>
        </w:rPr>
        <w:t xml:space="preserve"> </w:t>
      </w:r>
      <w:r w:rsidRPr="007435EB">
        <w:rPr>
          <w:rFonts w:hint="cs"/>
          <w:spacing w:val="0"/>
          <w:rtl/>
        </w:rPr>
        <w:t>את</w:t>
      </w:r>
      <w:r w:rsidRPr="007435EB">
        <w:rPr>
          <w:spacing w:val="0"/>
          <w:rtl/>
        </w:rPr>
        <w:t xml:space="preserve"> </w:t>
      </w:r>
      <w:r w:rsidRPr="007435EB">
        <w:rPr>
          <w:rFonts w:hint="cs"/>
          <w:spacing w:val="0"/>
          <w:rtl/>
        </w:rPr>
        <w:t>שלו</w:t>
      </w:r>
      <w:r w:rsidRPr="007435EB">
        <w:rPr>
          <w:spacing w:val="0"/>
          <w:rtl/>
        </w:rPr>
        <w:t xml:space="preserve">, </w:t>
      </w:r>
    </w:p>
    <w:p w14:paraId="49309238" w14:textId="77777777" w:rsidR="00E8089F" w:rsidRPr="007435EB" w:rsidRDefault="00495022" w:rsidP="00495022">
      <w:pPr>
        <w:pStyle w:val="01"/>
        <w:rPr>
          <w:spacing w:val="0"/>
          <w:rtl/>
        </w:rPr>
      </w:pPr>
      <w:r w:rsidRPr="007435EB">
        <w:rPr>
          <w:rFonts w:hint="cs"/>
          <w:spacing w:val="0"/>
          <w:rtl/>
        </w:rPr>
        <w:t xml:space="preserve"> </w:t>
      </w:r>
      <w:r w:rsidRPr="007435EB">
        <w:rPr>
          <w:rFonts w:hint="cs"/>
          <w:spacing w:val="0"/>
          <w:rtl/>
        </w:rPr>
        <w:tab/>
      </w:r>
      <w:r w:rsidR="00E8089F" w:rsidRPr="007435EB">
        <w:rPr>
          <w:rFonts w:hint="cs"/>
          <w:spacing w:val="0"/>
          <w:rtl/>
        </w:rPr>
        <w:t>והוא</w:t>
      </w:r>
      <w:r w:rsidR="00E8089F" w:rsidRPr="007435EB">
        <w:rPr>
          <w:spacing w:val="0"/>
          <w:rtl/>
        </w:rPr>
        <w:t xml:space="preserve"> </w:t>
      </w:r>
      <w:r w:rsidR="00E8089F" w:rsidRPr="007435EB">
        <w:rPr>
          <w:rFonts w:hint="cs"/>
          <w:spacing w:val="0"/>
          <w:rtl/>
        </w:rPr>
        <w:t>אוכל</w:t>
      </w:r>
      <w:r w:rsidR="00E8089F" w:rsidRPr="007435EB">
        <w:rPr>
          <w:spacing w:val="0"/>
          <w:rtl/>
        </w:rPr>
        <w:t xml:space="preserve"> </w:t>
      </w:r>
      <w:r w:rsidR="00E8089F" w:rsidRPr="007435EB">
        <w:rPr>
          <w:rFonts w:hint="cs"/>
          <w:spacing w:val="0"/>
          <w:rtl/>
        </w:rPr>
        <w:t>משלו</w:t>
      </w:r>
      <w:r w:rsidR="00E8089F" w:rsidRPr="007435EB">
        <w:rPr>
          <w:spacing w:val="0"/>
          <w:rtl/>
        </w:rPr>
        <w:t xml:space="preserve"> </w:t>
      </w:r>
      <w:r w:rsidR="00E8089F" w:rsidRPr="007435EB">
        <w:rPr>
          <w:rFonts w:hint="cs"/>
          <w:spacing w:val="0"/>
          <w:rtl/>
        </w:rPr>
        <w:t>והן</w:t>
      </w:r>
      <w:r w:rsidR="00E8089F" w:rsidRPr="007435EB">
        <w:rPr>
          <w:spacing w:val="0"/>
          <w:rtl/>
        </w:rPr>
        <w:t xml:space="preserve"> </w:t>
      </w:r>
      <w:r w:rsidR="00E8089F" w:rsidRPr="007435EB">
        <w:rPr>
          <w:rFonts w:hint="cs"/>
          <w:spacing w:val="0"/>
          <w:rtl/>
        </w:rPr>
        <w:t>אוכלין</w:t>
      </w:r>
      <w:r w:rsidR="00E8089F" w:rsidRPr="007435EB">
        <w:rPr>
          <w:spacing w:val="0"/>
          <w:rtl/>
        </w:rPr>
        <w:t xml:space="preserve"> </w:t>
      </w:r>
      <w:r w:rsidR="00E8089F" w:rsidRPr="007435EB">
        <w:rPr>
          <w:rFonts w:hint="cs"/>
          <w:spacing w:val="0"/>
          <w:rtl/>
        </w:rPr>
        <w:t>משלהן</w:t>
      </w:r>
      <w:r w:rsidR="00E8089F" w:rsidRPr="007435EB">
        <w:rPr>
          <w:spacing w:val="0"/>
          <w:rtl/>
        </w:rPr>
        <w:t>.</w:t>
      </w:r>
    </w:p>
    <w:p w14:paraId="67663F44" w14:textId="15C98E20" w:rsidR="00E8089F" w:rsidRPr="007435EB" w:rsidRDefault="00F47631" w:rsidP="00F47631">
      <w:pPr>
        <w:pStyle w:val="affd"/>
        <w:rPr>
          <w:bCs/>
          <w:rtl/>
        </w:rPr>
      </w:pPr>
      <w:r>
        <w:rPr>
          <w:rFonts w:hint="cs"/>
          <w:rtl/>
        </w:rPr>
        <w:t>***</w:t>
      </w:r>
    </w:p>
    <w:p w14:paraId="5895F422" w14:textId="7C5B462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 xml:space="preserve">איבעיא להו: </w:t>
      </w:r>
      <w:r w:rsidR="00E8089F" w:rsidRPr="005C3FF1">
        <w:rPr>
          <w:rStyle w:val="afffa"/>
          <w:rFonts w:hint="cs"/>
          <w:rtl/>
        </w:rPr>
        <w:t>בני</w:t>
      </w:r>
      <w:r w:rsidR="00E8089F" w:rsidRPr="005C3FF1">
        <w:rPr>
          <w:rStyle w:val="afffa"/>
          <w:rtl/>
        </w:rPr>
        <w:t xml:space="preserve"> </w:t>
      </w:r>
      <w:r w:rsidR="00E8089F" w:rsidRPr="005C3FF1">
        <w:rPr>
          <w:rStyle w:val="afffa"/>
          <w:rFonts w:hint="cs"/>
          <w:rtl/>
        </w:rPr>
        <w:t>חבורה</w:t>
      </w:r>
      <w:r w:rsidR="00E8089F" w:rsidRPr="005C3FF1">
        <w:rPr>
          <w:rStyle w:val="afffa"/>
          <w:rtl/>
        </w:rPr>
        <w:t xml:space="preserve"> </w:t>
      </w:r>
      <w:r w:rsidR="00E8089F" w:rsidRPr="005C3FF1">
        <w:rPr>
          <w:rStyle w:val="afffa"/>
          <w:rFonts w:hint="cs"/>
          <w:rtl/>
        </w:rPr>
        <w:t>שהיו</w:t>
      </w:r>
      <w:r w:rsidR="00E8089F" w:rsidRPr="005C3FF1">
        <w:rPr>
          <w:rStyle w:val="afffa"/>
          <w:rtl/>
        </w:rPr>
        <w:t xml:space="preserve"> </w:t>
      </w:r>
      <w:r w:rsidR="00E8089F" w:rsidRPr="005C3FF1">
        <w:rPr>
          <w:rStyle w:val="afffa"/>
          <w:rFonts w:hint="cs"/>
          <w:rtl/>
        </w:rPr>
        <w:t>ידיו</w:t>
      </w:r>
      <w:r w:rsidR="00E8089F" w:rsidRPr="005C3FF1">
        <w:rPr>
          <w:rStyle w:val="afffa"/>
          <w:rtl/>
        </w:rPr>
        <w:t xml:space="preserve"> </w:t>
      </w:r>
      <w:r w:rsidR="00E8089F" w:rsidRPr="005C3FF1">
        <w:rPr>
          <w:rStyle w:val="afffa"/>
          <w:rFonts w:hint="cs"/>
          <w:rtl/>
        </w:rPr>
        <w:t>של</w:t>
      </w:r>
      <w:r w:rsidR="00E8089F" w:rsidRPr="005C3FF1">
        <w:rPr>
          <w:rStyle w:val="afffa"/>
          <w:rtl/>
        </w:rPr>
        <w:t xml:space="preserve"> </w:t>
      </w:r>
      <w:r w:rsidR="00E8089F" w:rsidRPr="005C3FF1">
        <w:rPr>
          <w:rStyle w:val="afffa"/>
          <w:rFonts w:hint="cs"/>
          <w:rtl/>
        </w:rPr>
        <w:t>אחד</w:t>
      </w:r>
      <w:r w:rsidR="00E8089F" w:rsidRPr="005C3FF1">
        <w:rPr>
          <w:rStyle w:val="afffa"/>
          <w:rtl/>
        </w:rPr>
        <w:t xml:space="preserve"> </w:t>
      </w:r>
      <w:r w:rsidR="00E8089F" w:rsidRPr="005C3FF1">
        <w:rPr>
          <w:rStyle w:val="afffa"/>
          <w:rFonts w:hint="cs"/>
          <w:rtl/>
        </w:rPr>
        <w:t>מהן</w:t>
      </w:r>
      <w:r w:rsidR="00E8089F" w:rsidRPr="005C3FF1">
        <w:rPr>
          <w:rStyle w:val="afffa"/>
          <w:rtl/>
        </w:rPr>
        <w:t xml:space="preserve"> </w:t>
      </w:r>
      <w:r w:rsidR="00E8089F" w:rsidRPr="005C3FF1">
        <w:rPr>
          <w:rStyle w:val="afffa"/>
          <w:rFonts w:hint="cs"/>
          <w:rtl/>
        </w:rPr>
        <w:t>יפות</w:t>
      </w:r>
      <w:r w:rsidR="00E8089F" w:rsidRPr="007435EB">
        <w:rPr>
          <w:rFonts w:ascii="Fb Fontext" w:hAnsi="Fb Fontext"/>
          <w:rtl/>
        </w:rPr>
        <w:t xml:space="preserve">, </w:t>
      </w:r>
      <w:r w:rsidR="00E8089F" w:rsidRPr="007435EB">
        <w:rPr>
          <w:rFonts w:ascii="Fb Fontext" w:hAnsi="Fb Fontext" w:hint="cs"/>
          <w:rtl/>
        </w:rPr>
        <w:t>מהו</w:t>
      </w:r>
      <w:r w:rsidR="00E8089F" w:rsidRPr="007435EB">
        <w:rPr>
          <w:rFonts w:ascii="Fb Fontext" w:hAnsi="Fb Fontext"/>
          <w:rtl/>
        </w:rPr>
        <w:t xml:space="preserve"> </w:t>
      </w:r>
      <w:r w:rsidR="00E8089F" w:rsidRPr="007435EB">
        <w:rPr>
          <w:rFonts w:ascii="Fb Fontext" w:hAnsi="Fb Fontext" w:hint="cs"/>
          <w:rtl/>
        </w:rPr>
        <w:t>שיאמרו</w:t>
      </w:r>
      <w:r w:rsidR="00E8089F" w:rsidRPr="007435EB">
        <w:rPr>
          <w:rFonts w:ascii="Fb Fontext" w:hAnsi="Fb Fontext"/>
          <w:rtl/>
        </w:rPr>
        <w:t xml:space="preserve"> </w:t>
      </w:r>
      <w:r w:rsidR="00E8089F" w:rsidRPr="007435EB">
        <w:rPr>
          <w:rFonts w:ascii="Fb Fontext" w:hAnsi="Fb Fontext" w:hint="cs"/>
          <w:rtl/>
        </w:rPr>
        <w:t>לו</w:t>
      </w:r>
      <w:r w:rsidR="00E8089F" w:rsidRPr="007435EB">
        <w:rPr>
          <w:rFonts w:ascii="Fb Fontext" w:hAnsi="Fb Fontext"/>
          <w:rtl/>
        </w:rPr>
        <w:t xml:space="preserve"> </w:t>
      </w:r>
      <w:r w:rsidR="00E8089F" w:rsidRPr="007435EB">
        <w:rPr>
          <w:rFonts w:ascii="Fb Fontext" w:hAnsi="Fb Fontext" w:hint="cs"/>
          <w:rtl/>
        </w:rPr>
        <w:t>טול</w:t>
      </w:r>
      <w:r w:rsidR="00E8089F" w:rsidRPr="007435EB">
        <w:rPr>
          <w:rFonts w:ascii="Fb Fontext" w:hAnsi="Fb Fontext"/>
          <w:rtl/>
        </w:rPr>
        <w:t xml:space="preserve"> </w:t>
      </w:r>
      <w:r w:rsidR="00E8089F" w:rsidRPr="007435EB">
        <w:rPr>
          <w:rFonts w:ascii="Fb Fontext" w:hAnsi="Fb Fontext" w:hint="cs"/>
          <w:rtl/>
        </w:rPr>
        <w:t>חלקך</w:t>
      </w:r>
      <w:r w:rsidR="00E8089F" w:rsidRPr="007435EB">
        <w:rPr>
          <w:rFonts w:ascii="Fb Fontext" w:hAnsi="Fb Fontext"/>
          <w:rtl/>
        </w:rPr>
        <w:t xml:space="preserve"> </w:t>
      </w:r>
      <w:r w:rsidR="00E8089F" w:rsidRPr="007435EB">
        <w:rPr>
          <w:rFonts w:ascii="Fb Fontext" w:hAnsi="Fb Fontext" w:hint="cs"/>
          <w:rtl/>
        </w:rPr>
        <w:t>וצא</w:t>
      </w:r>
      <w:r w:rsidR="00E8089F" w:rsidRPr="007435EB">
        <w:rPr>
          <w:rFonts w:ascii="Fb Fontext" w:hAnsi="Fb Fontext"/>
          <w:rtl/>
        </w:rPr>
        <w:t>?</w:t>
      </w:r>
    </w:p>
    <w:p w14:paraId="0BC3B3CA" w14:textId="77777777" w:rsidR="00E8089F" w:rsidRPr="007435EB" w:rsidRDefault="00E8089F" w:rsidP="00495022">
      <w:pPr>
        <w:tabs>
          <w:tab w:val="left" w:pos="1275"/>
        </w:tabs>
        <w:rPr>
          <w:rtl/>
        </w:rPr>
      </w:pPr>
      <w:r w:rsidRPr="007435EB">
        <w:rPr>
          <w:rFonts w:hint="cs"/>
          <w:rtl/>
        </w:rPr>
        <w:t>אי יכול לומר שקיבלוהו או שיאמרו לתיקוני זביחה ולא ע</w:t>
      </w:r>
      <w:r w:rsidRPr="007435EB">
        <w:rPr>
          <w:rtl/>
        </w:rPr>
        <w:t>"</w:t>
      </w:r>
      <w:r w:rsidRPr="007435EB">
        <w:rPr>
          <w:rFonts w:hint="cs"/>
          <w:rtl/>
        </w:rPr>
        <w:t>ד שתאכל יותר מאיתנו.</w:t>
      </w:r>
    </w:p>
    <w:p w14:paraId="6DD51463" w14:textId="77777777" w:rsidR="00E8089F" w:rsidRPr="007435EB" w:rsidRDefault="00E8089F" w:rsidP="00E8089F">
      <w:pPr>
        <w:rPr>
          <w:rtl/>
        </w:rPr>
      </w:pPr>
      <w:r w:rsidRPr="005C3FF1">
        <w:rPr>
          <w:rStyle w:val="afffa"/>
          <w:rFonts w:hint="cs"/>
          <w:rtl/>
        </w:rPr>
        <w:t>ואין להוכיח</w:t>
      </w:r>
      <w:r w:rsidRPr="007435EB">
        <w:rPr>
          <w:rFonts w:hint="cs"/>
          <w:rtl/>
        </w:rPr>
        <w:t xml:space="preserve"> ממתני' דרשאין בני חבורה ליתן לו את שלו דדווקא </w:t>
      </w:r>
      <w:r w:rsidR="00AB3B38">
        <w:rPr>
          <w:rFonts w:hint="cs"/>
          <w:rtl/>
        </w:rPr>
        <w:t>שם</w:t>
      </w:r>
      <w:r w:rsidRPr="007435EB">
        <w:rPr>
          <w:rFonts w:hint="cs"/>
          <w:rtl/>
        </w:rPr>
        <w:t xml:space="preserve"> דדעות שאני דלא ניח</w:t>
      </w:r>
      <w:r w:rsidRPr="007435EB">
        <w:rPr>
          <w:rtl/>
        </w:rPr>
        <w:t>"</w:t>
      </w:r>
      <w:r w:rsidRPr="007435EB">
        <w:rPr>
          <w:rFonts w:hint="cs"/>
          <w:rtl/>
        </w:rPr>
        <w:t>ל לאדם זר</w:t>
      </w:r>
      <w:r w:rsidRPr="007435EB">
        <w:rPr>
          <w:rtl/>
        </w:rPr>
        <w:t>.</w:t>
      </w:r>
    </w:p>
    <w:p w14:paraId="227C0929" w14:textId="77777777" w:rsidR="00E8089F" w:rsidRPr="007435EB" w:rsidRDefault="00E8089F" w:rsidP="00E8089F">
      <w:pPr>
        <w:rPr>
          <w:rtl/>
        </w:rPr>
      </w:pPr>
      <w:r w:rsidRPr="005C3FF1">
        <w:rPr>
          <w:rStyle w:val="afffa"/>
          <w:rFonts w:hint="cs"/>
          <w:rtl/>
        </w:rPr>
        <w:t>ואין להוכיח</w:t>
      </w:r>
      <w:r w:rsidRPr="007435EB">
        <w:rPr>
          <w:rFonts w:hint="cs"/>
          <w:rtl/>
        </w:rPr>
        <w:t xml:space="preserve"> מהא דהשמש</w:t>
      </w:r>
      <w:r w:rsidRPr="007435EB">
        <w:rPr>
          <w:rtl/>
        </w:rPr>
        <w:t xml:space="preserve"> </w:t>
      </w:r>
      <w:r w:rsidRPr="007435EB">
        <w:rPr>
          <w:rFonts w:hint="cs"/>
          <w:rtl/>
        </w:rPr>
        <w:t>שאכל</w:t>
      </w:r>
      <w:r w:rsidRPr="007435EB">
        <w:rPr>
          <w:rtl/>
        </w:rPr>
        <w:t xml:space="preserve"> </w:t>
      </w:r>
      <w:r w:rsidRPr="007435EB">
        <w:rPr>
          <w:rFonts w:hint="cs"/>
          <w:rtl/>
        </w:rPr>
        <w:t>כזית</w:t>
      </w:r>
      <w:r w:rsidRPr="007435EB">
        <w:rPr>
          <w:rtl/>
        </w:rPr>
        <w:t xml:space="preserve"> </w:t>
      </w:r>
      <w:r w:rsidRPr="007435EB">
        <w:rPr>
          <w:rFonts w:hint="cs"/>
          <w:rtl/>
        </w:rPr>
        <w:t>בשר</w:t>
      </w:r>
      <w:r w:rsidRPr="007435EB">
        <w:rPr>
          <w:rtl/>
        </w:rPr>
        <w:t xml:space="preserve"> </w:t>
      </w:r>
      <w:r w:rsidRPr="007435EB">
        <w:rPr>
          <w:rFonts w:hint="cs"/>
          <w:rtl/>
        </w:rPr>
        <w:t>בצד</w:t>
      </w:r>
      <w:r w:rsidRPr="007435EB">
        <w:rPr>
          <w:rtl/>
        </w:rPr>
        <w:t xml:space="preserve"> </w:t>
      </w:r>
      <w:r w:rsidRPr="007435EB">
        <w:rPr>
          <w:rFonts w:hint="cs"/>
          <w:rtl/>
        </w:rPr>
        <w:t>התנור</w:t>
      </w:r>
      <w:r w:rsidRPr="007435EB">
        <w:rPr>
          <w:rtl/>
        </w:rPr>
        <w:t xml:space="preserve">, </w:t>
      </w:r>
      <w:r w:rsidRPr="007435EB">
        <w:rPr>
          <w:rFonts w:hint="cs"/>
          <w:rtl/>
        </w:rPr>
        <w:t>אם</w:t>
      </w:r>
      <w:r w:rsidRPr="007435EB">
        <w:rPr>
          <w:rtl/>
        </w:rPr>
        <w:t xml:space="preserve"> </w:t>
      </w:r>
      <w:r w:rsidRPr="007435EB">
        <w:rPr>
          <w:rFonts w:hint="cs"/>
          <w:rtl/>
        </w:rPr>
        <w:t>היה</w:t>
      </w:r>
      <w:r w:rsidRPr="007435EB">
        <w:rPr>
          <w:rtl/>
        </w:rPr>
        <w:t xml:space="preserve"> </w:t>
      </w:r>
      <w:r w:rsidRPr="007435EB">
        <w:rPr>
          <w:rFonts w:hint="cs"/>
          <w:rtl/>
        </w:rPr>
        <w:t>פקח</w:t>
      </w:r>
      <w:r w:rsidRPr="007435EB">
        <w:rPr>
          <w:rtl/>
        </w:rPr>
        <w:t xml:space="preserve"> - </w:t>
      </w:r>
      <w:r w:rsidRPr="007435EB">
        <w:rPr>
          <w:rFonts w:hint="cs"/>
          <w:rtl/>
        </w:rPr>
        <w:t>ממלא</w:t>
      </w:r>
      <w:r w:rsidRPr="007435EB">
        <w:rPr>
          <w:rtl/>
        </w:rPr>
        <w:t xml:space="preserve"> </w:t>
      </w:r>
      <w:r w:rsidRPr="007435EB">
        <w:rPr>
          <w:rFonts w:hint="cs"/>
          <w:rtl/>
        </w:rPr>
        <w:t>כריסו</w:t>
      </w:r>
      <w:r w:rsidRPr="007435EB">
        <w:rPr>
          <w:rtl/>
        </w:rPr>
        <w:t xml:space="preserve"> </w:t>
      </w:r>
      <w:r w:rsidRPr="007435EB">
        <w:rPr>
          <w:rFonts w:hint="cs"/>
          <w:rtl/>
        </w:rPr>
        <w:t>ממנו</w:t>
      </w:r>
      <w:r w:rsidRPr="007435EB">
        <w:rPr>
          <w:rtl/>
        </w:rPr>
        <w:t>.</w:t>
      </w:r>
      <w:r w:rsidRPr="007435EB">
        <w:rPr>
          <w:rFonts w:hint="cs"/>
          <w:rtl/>
        </w:rPr>
        <w:t xml:space="preserve"> שאח</w:t>
      </w:r>
      <w:r w:rsidRPr="007435EB">
        <w:rPr>
          <w:rtl/>
        </w:rPr>
        <w:t>"</w:t>
      </w:r>
      <w:r w:rsidRPr="007435EB">
        <w:rPr>
          <w:rFonts w:hint="cs"/>
          <w:rtl/>
        </w:rPr>
        <w:t>ז לא יוכל לאכול בשני מקומות ואם רצו בני חבורה לעשות טובה עמו</w:t>
      </w:r>
      <w:r w:rsidRPr="007435EB">
        <w:rPr>
          <w:rtl/>
        </w:rPr>
        <w:t xml:space="preserve"> - </w:t>
      </w:r>
      <w:r w:rsidRPr="007435EB">
        <w:rPr>
          <w:rFonts w:hint="cs"/>
          <w:rtl/>
        </w:rPr>
        <w:t>באין</w:t>
      </w:r>
      <w:r w:rsidRPr="007435EB">
        <w:rPr>
          <w:rtl/>
        </w:rPr>
        <w:t xml:space="preserve"> </w:t>
      </w:r>
      <w:r w:rsidRPr="007435EB">
        <w:rPr>
          <w:rFonts w:hint="cs"/>
          <w:rtl/>
        </w:rPr>
        <w:t>ויושבין</w:t>
      </w:r>
      <w:r w:rsidRPr="007435EB">
        <w:rPr>
          <w:rtl/>
        </w:rPr>
        <w:t xml:space="preserve"> </w:t>
      </w:r>
      <w:r w:rsidRPr="007435EB">
        <w:rPr>
          <w:rFonts w:hint="cs"/>
          <w:rtl/>
        </w:rPr>
        <w:t>בצדו</w:t>
      </w:r>
      <w:r w:rsidRPr="007435EB">
        <w:rPr>
          <w:rtl/>
        </w:rPr>
        <w:t xml:space="preserve"> </w:t>
      </w:r>
      <w:r w:rsidRPr="007435EB">
        <w:rPr>
          <w:rFonts w:hint="cs"/>
          <w:rtl/>
        </w:rPr>
        <w:t>ואוכלין</w:t>
      </w:r>
      <w:r w:rsidRPr="007435EB">
        <w:rPr>
          <w:rtl/>
        </w:rPr>
        <w:t xml:space="preserve">, </w:t>
      </w:r>
      <w:r w:rsidRPr="007435EB">
        <w:rPr>
          <w:rFonts w:hint="cs"/>
          <w:rtl/>
        </w:rPr>
        <w:t>ומשמע דבלא רצו לא [דיכולים לחזור בהם]</w:t>
      </w:r>
    </w:p>
    <w:p w14:paraId="0B7832A7" w14:textId="77777777" w:rsidR="00E8089F" w:rsidRPr="007435EB" w:rsidRDefault="00E8089F" w:rsidP="00E8089F">
      <w:pPr>
        <w:rPr>
          <w:rtl/>
        </w:rPr>
      </w:pPr>
      <w:r w:rsidRPr="005C3FF1">
        <w:rPr>
          <w:rStyle w:val="afffa"/>
          <w:rFonts w:hint="cs"/>
          <w:rtl/>
        </w:rPr>
        <w:t>ודחי</w:t>
      </w:r>
      <w:r w:rsidRPr="005C3FF1">
        <w:rPr>
          <w:rStyle w:val="afffa"/>
          <w:rtl/>
        </w:rPr>
        <w:t>'</w:t>
      </w:r>
      <w:r w:rsidRPr="007435EB">
        <w:rPr>
          <w:rFonts w:ascii="Fb Fontext" w:hAnsi="Fb Fontext" w:hint="cs"/>
          <w:sz w:val="20"/>
          <w:rtl/>
        </w:rPr>
        <w:t xml:space="preserve"> ד</w:t>
      </w:r>
      <w:r w:rsidR="00AB3B38">
        <w:rPr>
          <w:rFonts w:ascii="Fb Fontext" w:hAnsi="Fb Fontext" w:hint="cs"/>
          <w:sz w:val="20"/>
          <w:rtl/>
        </w:rPr>
        <w:t>שם</w:t>
      </w:r>
      <w:r w:rsidRPr="007435EB">
        <w:rPr>
          <w:rFonts w:ascii="Fb Fontext" w:hAnsi="Fb Fontext" w:hint="cs"/>
          <w:sz w:val="20"/>
          <w:rtl/>
        </w:rPr>
        <w:t xml:space="preserve"> הם אומרים דאדעתא דהכי שתטריח אותנו לא קיבלנוך.</w:t>
      </w:r>
    </w:p>
    <w:p w14:paraId="1D3BF275" w14:textId="77777777" w:rsidR="00E8089F" w:rsidRPr="007435EB" w:rsidRDefault="00E8089F" w:rsidP="00E8089F">
      <w:pPr>
        <w:rPr>
          <w:rtl/>
        </w:rPr>
      </w:pPr>
      <w:r w:rsidRPr="005C3FF1">
        <w:rPr>
          <w:rStyle w:val="afffa"/>
          <w:rFonts w:hint="cs"/>
          <w:rtl/>
        </w:rPr>
        <w:t>ת</w:t>
      </w:r>
      <w:r w:rsidRPr="005C3FF1">
        <w:rPr>
          <w:rStyle w:val="afffa"/>
          <w:rtl/>
        </w:rPr>
        <w:t>"</w:t>
      </w:r>
      <w:r w:rsidRPr="005C3FF1">
        <w:rPr>
          <w:rStyle w:val="afffa"/>
          <w:rFonts w:hint="cs"/>
          <w:rtl/>
        </w:rPr>
        <w:t>ש</w:t>
      </w:r>
      <w:r w:rsidRPr="007435EB">
        <w:rPr>
          <w:rFonts w:ascii="Fb Fontext" w:hAnsi="Fb Fontext"/>
          <w:rtl/>
        </w:rPr>
        <w:t xml:space="preserve">: </w:t>
      </w:r>
      <w:r w:rsidRPr="007435EB">
        <w:rPr>
          <w:rFonts w:ascii="Fb Fontext" w:hAnsi="Fb Fontext" w:hint="cs"/>
          <w:rtl/>
        </w:rPr>
        <w:t>בני</w:t>
      </w:r>
      <w:r w:rsidRPr="007435EB">
        <w:rPr>
          <w:rFonts w:ascii="Fb Fontext" w:hAnsi="Fb Fontext"/>
          <w:rtl/>
        </w:rPr>
        <w:t xml:space="preserve"> </w:t>
      </w:r>
      <w:r w:rsidRPr="007435EB">
        <w:rPr>
          <w:rFonts w:ascii="Fb Fontext" w:hAnsi="Fb Fontext" w:hint="cs"/>
          <w:rtl/>
        </w:rPr>
        <w:t>חבורה</w:t>
      </w:r>
      <w:r w:rsidRPr="007435EB">
        <w:rPr>
          <w:rFonts w:ascii="Fb Fontext" w:hAnsi="Fb Fontext"/>
          <w:rtl/>
        </w:rPr>
        <w:t xml:space="preserve"> </w:t>
      </w:r>
      <w:r w:rsidRPr="007435EB">
        <w:rPr>
          <w:rFonts w:ascii="Fb Fontext" w:hAnsi="Fb Fontext" w:hint="cs"/>
          <w:rtl/>
        </w:rPr>
        <w:t>שהיה</w:t>
      </w:r>
      <w:r w:rsidRPr="007435EB">
        <w:rPr>
          <w:rFonts w:ascii="Fb Fontext" w:hAnsi="Fb Fontext"/>
          <w:rtl/>
        </w:rPr>
        <w:t xml:space="preserve"> </w:t>
      </w:r>
      <w:r w:rsidRPr="007435EB">
        <w:rPr>
          <w:rFonts w:ascii="Fb Fontext" w:hAnsi="Fb Fontext" w:hint="cs"/>
          <w:rtl/>
        </w:rPr>
        <w:t>ידיו</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מהן</w:t>
      </w:r>
      <w:r w:rsidRPr="007435EB">
        <w:rPr>
          <w:rFonts w:ascii="Fb Fontext" w:hAnsi="Fb Fontext"/>
          <w:rtl/>
        </w:rPr>
        <w:t xml:space="preserve"> </w:t>
      </w:r>
      <w:r w:rsidRPr="007435EB">
        <w:rPr>
          <w:rFonts w:ascii="Fb Fontext" w:hAnsi="Fb Fontext" w:hint="cs"/>
          <w:rtl/>
        </w:rPr>
        <w:t>יפות</w:t>
      </w:r>
      <w:r w:rsidRPr="007435EB">
        <w:rPr>
          <w:rFonts w:ascii="Fb Fontext" w:hAnsi="Fb Fontext"/>
          <w:rtl/>
        </w:rPr>
        <w:t xml:space="preserve">, </w:t>
      </w:r>
      <w:r w:rsidRPr="007435EB">
        <w:rPr>
          <w:rFonts w:ascii="Fb Fontext" w:hAnsi="Fb Fontext" w:hint="cs"/>
          <w:rtl/>
        </w:rPr>
        <w:t>רשאין</w:t>
      </w:r>
      <w:r w:rsidRPr="007435EB">
        <w:rPr>
          <w:rFonts w:ascii="Fb Fontext" w:hAnsi="Fb Fontext"/>
          <w:rtl/>
        </w:rPr>
        <w:t xml:space="preserve"> </w:t>
      </w:r>
      <w:r w:rsidRPr="007435EB">
        <w:rPr>
          <w:rFonts w:ascii="Fb Fontext" w:hAnsi="Fb Fontext" w:hint="cs"/>
          <w:rtl/>
        </w:rPr>
        <w:t>לומר</w:t>
      </w:r>
      <w:r w:rsidRPr="007435EB">
        <w:rPr>
          <w:rFonts w:ascii="Fb Fontext" w:hAnsi="Fb Fontext"/>
          <w:rtl/>
        </w:rPr>
        <w:t xml:space="preserve">: </w:t>
      </w:r>
      <w:r w:rsidRPr="007435EB">
        <w:rPr>
          <w:rFonts w:ascii="Fb Fontext" w:hAnsi="Fb Fontext" w:hint="cs"/>
          <w:rtl/>
        </w:rPr>
        <w:t>טול</w:t>
      </w:r>
      <w:r w:rsidRPr="007435EB">
        <w:rPr>
          <w:rFonts w:ascii="Fb Fontext" w:hAnsi="Fb Fontext"/>
          <w:rtl/>
        </w:rPr>
        <w:t xml:space="preserve"> </w:t>
      </w:r>
      <w:r w:rsidRPr="007435EB">
        <w:rPr>
          <w:rFonts w:ascii="Fb Fontext" w:hAnsi="Fb Fontext" w:hint="cs"/>
          <w:rtl/>
        </w:rPr>
        <w:t>חלקך</w:t>
      </w:r>
      <w:r w:rsidRPr="007435EB">
        <w:rPr>
          <w:rFonts w:ascii="Fb Fontext" w:hAnsi="Fb Fontext"/>
          <w:rtl/>
        </w:rPr>
        <w:t xml:space="preserve"> </w:t>
      </w:r>
      <w:r w:rsidRPr="007435EB">
        <w:rPr>
          <w:rFonts w:ascii="Fb Fontext" w:hAnsi="Fb Fontext" w:hint="cs"/>
          <w:rtl/>
        </w:rPr>
        <w:t>וצא</w:t>
      </w:r>
      <w:r w:rsidRPr="007435EB">
        <w:rPr>
          <w:rFonts w:ascii="Fb Fontext" w:hAnsi="Fb Fontext"/>
          <w:rtl/>
        </w:rPr>
        <w:t>.</w:t>
      </w:r>
    </w:p>
    <w:p w14:paraId="1FD1386A" w14:textId="77777777" w:rsidR="00E8089F" w:rsidRPr="007435EB" w:rsidRDefault="00E8089F" w:rsidP="00E8089F">
      <w:pPr>
        <w:rPr>
          <w:rtl/>
        </w:rPr>
      </w:pPr>
      <w:r w:rsidRPr="007435EB">
        <w:rPr>
          <w:rFonts w:hint="cs"/>
          <w:rtl/>
        </w:rPr>
        <w:t>ולא</w:t>
      </w:r>
      <w:r w:rsidRPr="007435EB">
        <w:rPr>
          <w:rtl/>
        </w:rPr>
        <w:t xml:space="preserve"> </w:t>
      </w:r>
      <w:r w:rsidRPr="007435EB">
        <w:rPr>
          <w:rFonts w:hint="cs"/>
          <w:rtl/>
        </w:rPr>
        <w:t>עוד</w:t>
      </w:r>
      <w:r w:rsidRPr="007435EB">
        <w:rPr>
          <w:rtl/>
        </w:rPr>
        <w:t xml:space="preserve">, </w:t>
      </w:r>
      <w:r w:rsidRPr="007435EB">
        <w:rPr>
          <w:rFonts w:hint="cs"/>
          <w:rtl/>
        </w:rPr>
        <w:t>אלא</w:t>
      </w:r>
      <w:r w:rsidRPr="007435EB">
        <w:rPr>
          <w:rtl/>
        </w:rPr>
        <w:t xml:space="preserve"> </w:t>
      </w:r>
      <w:r w:rsidR="00AB3B38">
        <w:rPr>
          <w:rFonts w:hint="cs"/>
          <w:rtl/>
        </w:rPr>
        <w:t>אף</w:t>
      </w:r>
      <w:r w:rsidRPr="007435EB">
        <w:rPr>
          <w:rtl/>
        </w:rPr>
        <w:t xml:space="preserve"> </w:t>
      </w:r>
      <w:r w:rsidRPr="007435EB">
        <w:rPr>
          <w:rFonts w:hint="cs"/>
          <w:rtl/>
        </w:rPr>
        <w:t>חמשה</w:t>
      </w:r>
      <w:r w:rsidRPr="007435EB">
        <w:rPr>
          <w:rtl/>
        </w:rPr>
        <w:t xml:space="preserve"> </w:t>
      </w:r>
      <w:r w:rsidRPr="007435EB">
        <w:rPr>
          <w:rFonts w:hint="cs"/>
          <w:rtl/>
        </w:rPr>
        <w:t>ועשו</w:t>
      </w:r>
      <w:r w:rsidRPr="007435EB">
        <w:rPr>
          <w:rtl/>
        </w:rPr>
        <w:t xml:space="preserve"> </w:t>
      </w:r>
      <w:r w:rsidRPr="007435EB">
        <w:rPr>
          <w:rFonts w:hint="cs"/>
          <w:rtl/>
        </w:rPr>
        <w:t>סיבולת</w:t>
      </w:r>
      <w:r w:rsidRPr="007435EB">
        <w:rPr>
          <w:rtl/>
        </w:rPr>
        <w:t xml:space="preserve"> - </w:t>
      </w:r>
      <w:r w:rsidRPr="007435EB">
        <w:rPr>
          <w:rFonts w:hint="cs"/>
          <w:rtl/>
        </w:rPr>
        <w:t>רשאין</w:t>
      </w:r>
      <w:r w:rsidRPr="007435EB">
        <w:rPr>
          <w:rtl/>
        </w:rPr>
        <w:t xml:space="preserve"> </w:t>
      </w:r>
      <w:r w:rsidRPr="007435EB">
        <w:rPr>
          <w:rFonts w:hint="cs"/>
          <w:rtl/>
        </w:rPr>
        <w:t>לומר</w:t>
      </w:r>
      <w:r w:rsidRPr="007435EB">
        <w:rPr>
          <w:rtl/>
        </w:rPr>
        <w:t xml:space="preserve"> </w:t>
      </w:r>
      <w:r w:rsidRPr="007435EB">
        <w:rPr>
          <w:rFonts w:hint="cs"/>
          <w:rtl/>
        </w:rPr>
        <w:t>לו</w:t>
      </w:r>
      <w:r w:rsidRPr="007435EB">
        <w:rPr>
          <w:rtl/>
        </w:rPr>
        <w:t xml:space="preserve">: </w:t>
      </w:r>
      <w:r w:rsidRPr="007435EB">
        <w:rPr>
          <w:rFonts w:hint="cs"/>
          <w:rtl/>
        </w:rPr>
        <w:t>טול</w:t>
      </w:r>
      <w:r w:rsidRPr="007435EB">
        <w:rPr>
          <w:rtl/>
        </w:rPr>
        <w:t xml:space="preserve"> </w:t>
      </w:r>
      <w:r w:rsidRPr="007435EB">
        <w:rPr>
          <w:rFonts w:hint="cs"/>
          <w:rtl/>
        </w:rPr>
        <w:t>חלקך</w:t>
      </w:r>
      <w:r w:rsidRPr="007435EB">
        <w:rPr>
          <w:rtl/>
        </w:rPr>
        <w:t xml:space="preserve"> </w:t>
      </w:r>
      <w:r w:rsidRPr="007435EB">
        <w:rPr>
          <w:rFonts w:hint="cs"/>
          <w:rtl/>
        </w:rPr>
        <w:t>וצא</w:t>
      </w:r>
      <w:r w:rsidRPr="007435EB">
        <w:rPr>
          <w:rtl/>
        </w:rPr>
        <w:t xml:space="preserve">, </w:t>
      </w:r>
      <w:r w:rsidRPr="005C3FF1">
        <w:rPr>
          <w:rStyle w:val="afffa"/>
          <w:rFonts w:hint="cs"/>
          <w:rtl/>
        </w:rPr>
        <w:t>ש</w:t>
      </w:r>
      <w:r w:rsidRPr="005C3FF1">
        <w:rPr>
          <w:rStyle w:val="afffa"/>
          <w:rtl/>
        </w:rPr>
        <w:t>"</w:t>
      </w:r>
      <w:r w:rsidRPr="005C3FF1">
        <w:rPr>
          <w:rStyle w:val="afffa"/>
          <w:rFonts w:hint="cs"/>
          <w:rtl/>
        </w:rPr>
        <w:t>מ</w:t>
      </w:r>
      <w:r w:rsidRPr="005C3FF1">
        <w:rPr>
          <w:rStyle w:val="afffa"/>
          <w:rtl/>
        </w:rPr>
        <w:t>.</w:t>
      </w:r>
    </w:p>
    <w:p w14:paraId="386E000B" w14:textId="77777777" w:rsidR="00E8089F" w:rsidRPr="007435EB" w:rsidRDefault="00E8089F" w:rsidP="00E8089F">
      <w:pPr>
        <w:rPr>
          <w:rFonts w:cs="Guttman Vilna"/>
          <w:b/>
          <w:bCs/>
          <w:rtl/>
        </w:rPr>
      </w:pPr>
      <w:r w:rsidRPr="007435EB">
        <w:rPr>
          <w:rFonts w:hint="cs"/>
          <w:rtl/>
        </w:rPr>
        <w:t xml:space="preserve">ולא עוד- היינו </w:t>
      </w:r>
      <w:r w:rsidR="00AB3B38">
        <w:rPr>
          <w:rFonts w:hint="cs"/>
          <w:rtl/>
        </w:rPr>
        <w:t>אף</w:t>
      </w:r>
      <w:r w:rsidRPr="007435EB">
        <w:rPr>
          <w:rFonts w:hint="cs"/>
          <w:rtl/>
        </w:rPr>
        <w:t xml:space="preserve"> דסיבולת דלאו </w:t>
      </w:r>
      <w:r w:rsidRPr="005C3FF1">
        <w:rPr>
          <w:rStyle w:val="afffa"/>
          <w:rFonts w:hint="cs"/>
          <w:rtl/>
        </w:rPr>
        <w:t>תיקו</w:t>
      </w:r>
      <w:r w:rsidRPr="007435EB">
        <w:rPr>
          <w:rFonts w:hint="cs"/>
          <w:rtl/>
        </w:rPr>
        <w:t>ני זביחה אלא צוותא בעלמא רשאין לומר טול חלקך וצא.</w:t>
      </w:r>
    </w:p>
    <w:p w14:paraId="6F046F0C" w14:textId="77777777" w:rsidR="00E8089F" w:rsidRPr="007435EB" w:rsidRDefault="00CF542C" w:rsidP="00F47631">
      <w:pPr>
        <w:pStyle w:val="affd"/>
        <w:rPr>
          <w:rtl/>
        </w:rPr>
      </w:pPr>
      <w:r w:rsidRPr="007435EB">
        <w:rPr>
          <w:rFonts w:hint="cs"/>
          <w:rtl/>
        </w:rPr>
        <w:t>׻</w:t>
      </w:r>
    </w:p>
    <w:p w14:paraId="18252363" w14:textId="77777777" w:rsidR="00E8089F" w:rsidRPr="007435EB" w:rsidRDefault="00E8089F" w:rsidP="00E8089F">
      <w:pPr>
        <w:rPr>
          <w:rtl/>
        </w:rPr>
      </w:pPr>
      <w:r w:rsidRPr="005C3FF1">
        <w:rPr>
          <w:rStyle w:val="afffa"/>
          <w:rFonts w:hint="cs"/>
          <w:rtl/>
        </w:rPr>
        <w:t>א</w:t>
      </w:r>
      <w:r w:rsidRPr="005C3FF1">
        <w:rPr>
          <w:rStyle w:val="afffa"/>
          <w:rtl/>
        </w:rPr>
        <w:t>"</w:t>
      </w:r>
      <w:r w:rsidRPr="005C3FF1">
        <w:rPr>
          <w:rStyle w:val="afffa"/>
          <w:rFonts w:hint="cs"/>
          <w:rtl/>
        </w:rPr>
        <w:t xml:space="preserve">ד: </w:t>
      </w:r>
      <w:r w:rsidRPr="007435EB">
        <w:rPr>
          <w:rFonts w:ascii="Fb Fontext" w:hAnsi="Fb Fontext" w:hint="cs"/>
          <w:rtl/>
        </w:rPr>
        <w:t>הך דאיבעי היינו אי בני חבורה</w:t>
      </w:r>
      <w:r w:rsidRPr="007435EB">
        <w:rPr>
          <w:rFonts w:ascii="Fb Fontext" w:hAnsi="Fb Fontext"/>
          <w:rtl/>
        </w:rPr>
        <w:t xml:space="preserve"> </w:t>
      </w:r>
      <w:r w:rsidRPr="007435EB">
        <w:rPr>
          <w:rFonts w:ascii="Fb Fontext" w:hAnsi="Fb Fontext" w:hint="cs"/>
          <w:rtl/>
        </w:rPr>
        <w:t>רשאין</w:t>
      </w:r>
      <w:r w:rsidRPr="007435EB">
        <w:rPr>
          <w:rFonts w:ascii="Fb Fontext" w:hAnsi="Fb Fontext"/>
          <w:rtl/>
        </w:rPr>
        <w:t xml:space="preserve"> </w:t>
      </w:r>
      <w:r w:rsidRPr="007435EB">
        <w:rPr>
          <w:rFonts w:ascii="Fb Fontext" w:hAnsi="Fb Fontext" w:hint="cs"/>
          <w:rtl/>
        </w:rPr>
        <w:t>לחלק</w:t>
      </w:r>
      <w:r w:rsidRPr="007435EB">
        <w:rPr>
          <w:rFonts w:ascii="Fb Fontext" w:hAnsi="Fb Fontext"/>
          <w:rtl/>
        </w:rPr>
        <w:t xml:space="preserve"> </w:t>
      </w:r>
      <w:r w:rsidRPr="007435EB">
        <w:rPr>
          <w:rFonts w:ascii="Fb Fontext" w:hAnsi="Fb Fontext" w:hint="cs"/>
          <w:rtl/>
        </w:rPr>
        <w:t>או</w:t>
      </w:r>
      <w:r w:rsidRPr="007435EB">
        <w:rPr>
          <w:rFonts w:ascii="Fb Fontext" w:hAnsi="Fb Fontext"/>
          <w:rtl/>
        </w:rPr>
        <w:t xml:space="preserve"> </w:t>
      </w:r>
      <w:r w:rsidRPr="007435EB">
        <w:rPr>
          <w:rFonts w:ascii="Fb Fontext" w:hAnsi="Fb Fontext" w:hint="cs"/>
          <w:rtl/>
        </w:rPr>
        <w:t>אינן</w:t>
      </w:r>
      <w:r w:rsidRPr="007435EB">
        <w:rPr>
          <w:rFonts w:ascii="Fb Fontext" w:hAnsi="Fb Fontext"/>
          <w:rtl/>
        </w:rPr>
        <w:t xml:space="preserve"> </w:t>
      </w:r>
      <w:r w:rsidRPr="007435EB">
        <w:rPr>
          <w:rFonts w:ascii="Fb Fontext" w:hAnsi="Fb Fontext" w:hint="cs"/>
          <w:rtl/>
        </w:rPr>
        <w:t>רשאין</w:t>
      </w:r>
      <w:r w:rsidRPr="007435EB">
        <w:rPr>
          <w:rFonts w:ascii="Fb Fontext" w:hAnsi="Fb Fontext"/>
          <w:rtl/>
        </w:rPr>
        <w:t xml:space="preserve"> </w:t>
      </w:r>
      <w:r w:rsidRPr="007435EB">
        <w:rPr>
          <w:rFonts w:ascii="Fb Fontext" w:hAnsi="Fb Fontext" w:hint="cs"/>
          <w:rtl/>
        </w:rPr>
        <w:t>לחלק</w:t>
      </w:r>
      <w:r w:rsidRPr="007435EB">
        <w:rPr>
          <w:rFonts w:ascii="Fb Fontext" w:hAnsi="Fb Fontext"/>
          <w:rtl/>
        </w:rPr>
        <w:t>?</w:t>
      </w:r>
    </w:p>
    <w:p w14:paraId="63CB4289" w14:textId="77777777" w:rsidR="00E8089F" w:rsidRPr="007435EB" w:rsidRDefault="00E8089F" w:rsidP="00E8089F">
      <w:pPr>
        <w:rPr>
          <w:rtl/>
        </w:rPr>
      </w:pPr>
      <w:r w:rsidRPr="007435EB">
        <w:rPr>
          <w:rFonts w:hint="cs"/>
          <w:rtl/>
        </w:rPr>
        <w:t>ת</w:t>
      </w:r>
      <w:r w:rsidRPr="007435EB">
        <w:rPr>
          <w:rtl/>
        </w:rPr>
        <w:t>"</w:t>
      </w:r>
      <w:r w:rsidRPr="007435EB">
        <w:rPr>
          <w:rFonts w:hint="cs"/>
          <w:rtl/>
        </w:rPr>
        <w:t>ש:</w:t>
      </w:r>
      <w:r w:rsidRPr="007435EB">
        <w:rPr>
          <w:rtl/>
        </w:rPr>
        <w:t xml:space="preserve"> </w:t>
      </w:r>
      <w:r w:rsidRPr="007435EB">
        <w:rPr>
          <w:rFonts w:hint="cs"/>
          <w:rtl/>
        </w:rPr>
        <w:t>בני</w:t>
      </w:r>
      <w:r w:rsidRPr="007435EB">
        <w:rPr>
          <w:rtl/>
        </w:rPr>
        <w:t xml:space="preserve"> </w:t>
      </w:r>
      <w:r w:rsidRPr="007435EB">
        <w:rPr>
          <w:rFonts w:hint="cs"/>
          <w:rtl/>
        </w:rPr>
        <w:t>חבורה</w:t>
      </w:r>
      <w:r w:rsidRPr="007435EB">
        <w:rPr>
          <w:rtl/>
        </w:rPr>
        <w:t xml:space="preserve"> </w:t>
      </w:r>
      <w:r w:rsidRPr="007435EB">
        <w:rPr>
          <w:rFonts w:hint="cs"/>
          <w:rtl/>
        </w:rPr>
        <w:t>שהיו</w:t>
      </w:r>
      <w:r w:rsidRPr="007435EB">
        <w:rPr>
          <w:rtl/>
        </w:rPr>
        <w:t xml:space="preserve"> </w:t>
      </w:r>
      <w:r w:rsidRPr="007435EB">
        <w:rPr>
          <w:rFonts w:hint="cs"/>
          <w:rtl/>
        </w:rPr>
        <w:t>ידיו</w:t>
      </w:r>
      <w:r w:rsidRPr="007435EB">
        <w:rPr>
          <w:rtl/>
        </w:rPr>
        <w:t xml:space="preserve"> </w:t>
      </w:r>
      <w:r w:rsidRPr="007435EB">
        <w:rPr>
          <w:rFonts w:hint="cs"/>
          <w:rtl/>
        </w:rPr>
        <w:t>של</w:t>
      </w:r>
      <w:r w:rsidRPr="007435EB">
        <w:rPr>
          <w:rtl/>
        </w:rPr>
        <w:t xml:space="preserve"> </w:t>
      </w:r>
      <w:r w:rsidRPr="007435EB">
        <w:rPr>
          <w:rFonts w:hint="cs"/>
          <w:rtl/>
        </w:rPr>
        <w:t>אחד</w:t>
      </w:r>
      <w:r w:rsidRPr="007435EB">
        <w:rPr>
          <w:rtl/>
        </w:rPr>
        <w:t xml:space="preserve"> </w:t>
      </w:r>
      <w:r w:rsidRPr="007435EB">
        <w:rPr>
          <w:rFonts w:hint="cs"/>
          <w:rtl/>
        </w:rPr>
        <w:t>מהן</w:t>
      </w:r>
      <w:r w:rsidRPr="007435EB">
        <w:rPr>
          <w:rtl/>
        </w:rPr>
        <w:t xml:space="preserve"> </w:t>
      </w:r>
      <w:r w:rsidRPr="007435EB">
        <w:rPr>
          <w:rFonts w:hint="cs"/>
          <w:rtl/>
        </w:rPr>
        <w:t>יפות</w:t>
      </w:r>
      <w:r w:rsidRPr="007435EB">
        <w:rPr>
          <w:rtl/>
        </w:rPr>
        <w:t xml:space="preserve">, </w:t>
      </w:r>
      <w:r w:rsidRPr="007435EB">
        <w:rPr>
          <w:rFonts w:hint="cs"/>
          <w:rtl/>
        </w:rPr>
        <w:t>רשאין</w:t>
      </w:r>
      <w:r w:rsidRPr="007435EB">
        <w:rPr>
          <w:rtl/>
        </w:rPr>
        <w:t xml:space="preserve"> </w:t>
      </w:r>
      <w:r w:rsidRPr="007435EB">
        <w:rPr>
          <w:rFonts w:hint="cs"/>
          <w:rtl/>
        </w:rPr>
        <w:t>לומר</w:t>
      </w:r>
      <w:r w:rsidRPr="007435EB">
        <w:rPr>
          <w:rtl/>
        </w:rPr>
        <w:t xml:space="preserve"> </w:t>
      </w:r>
      <w:r w:rsidRPr="007435EB">
        <w:rPr>
          <w:rFonts w:hint="cs"/>
          <w:rtl/>
        </w:rPr>
        <w:t>לו</w:t>
      </w:r>
      <w:r w:rsidRPr="007435EB">
        <w:rPr>
          <w:rtl/>
        </w:rPr>
        <w:t xml:space="preserve">: </w:t>
      </w:r>
      <w:r w:rsidRPr="007435EB">
        <w:rPr>
          <w:rFonts w:hint="cs"/>
          <w:rtl/>
        </w:rPr>
        <w:t>טול</w:t>
      </w:r>
      <w:r w:rsidRPr="007435EB">
        <w:rPr>
          <w:rtl/>
        </w:rPr>
        <w:t xml:space="preserve"> </w:t>
      </w:r>
      <w:r w:rsidRPr="007435EB">
        <w:rPr>
          <w:rFonts w:hint="cs"/>
          <w:rtl/>
        </w:rPr>
        <w:t>חלקך</w:t>
      </w:r>
      <w:r w:rsidRPr="007435EB">
        <w:rPr>
          <w:rtl/>
        </w:rPr>
        <w:t xml:space="preserve"> </w:t>
      </w:r>
      <w:r w:rsidRPr="007435EB">
        <w:rPr>
          <w:rFonts w:hint="cs"/>
          <w:rtl/>
        </w:rPr>
        <w:t>וצא</w:t>
      </w:r>
      <w:r w:rsidRPr="007435EB">
        <w:rPr>
          <w:rtl/>
        </w:rPr>
        <w:t>.</w:t>
      </w:r>
    </w:p>
    <w:p w14:paraId="07C47D1B" w14:textId="77777777" w:rsidR="00E8089F" w:rsidRPr="007435EB" w:rsidRDefault="00E8089F" w:rsidP="00E8089F">
      <w:pPr>
        <w:rPr>
          <w:rtl/>
        </w:rPr>
      </w:pPr>
      <w:r w:rsidRPr="007435EB">
        <w:rPr>
          <w:rFonts w:hint="cs"/>
          <w:rtl/>
        </w:rPr>
        <w:t>ידיו</w:t>
      </w:r>
      <w:r w:rsidRPr="007435EB">
        <w:rPr>
          <w:rtl/>
        </w:rPr>
        <w:t xml:space="preserve"> </w:t>
      </w:r>
      <w:r w:rsidRPr="007435EB">
        <w:rPr>
          <w:rFonts w:hint="cs"/>
          <w:rtl/>
        </w:rPr>
        <w:t>יפות</w:t>
      </w:r>
      <w:r w:rsidRPr="007435EB">
        <w:rPr>
          <w:rtl/>
        </w:rPr>
        <w:t xml:space="preserve"> - </w:t>
      </w:r>
      <w:r w:rsidRPr="007435EB">
        <w:rPr>
          <w:rFonts w:hint="cs"/>
          <w:rtl/>
        </w:rPr>
        <w:t>אין</w:t>
      </w:r>
      <w:r w:rsidRPr="007435EB">
        <w:rPr>
          <w:rtl/>
        </w:rPr>
        <w:t xml:space="preserve">, </w:t>
      </w:r>
      <w:r w:rsidRPr="007435EB">
        <w:rPr>
          <w:rFonts w:hint="cs"/>
          <w:rtl/>
        </w:rPr>
        <w:t>אין</w:t>
      </w:r>
      <w:r w:rsidRPr="007435EB">
        <w:rPr>
          <w:rtl/>
        </w:rPr>
        <w:t xml:space="preserve"> </w:t>
      </w:r>
      <w:r w:rsidRPr="007435EB">
        <w:rPr>
          <w:rFonts w:hint="cs"/>
          <w:rtl/>
        </w:rPr>
        <w:t>ידיו</w:t>
      </w:r>
      <w:r w:rsidRPr="007435EB">
        <w:rPr>
          <w:rtl/>
        </w:rPr>
        <w:t xml:space="preserve"> </w:t>
      </w:r>
      <w:r w:rsidRPr="007435EB">
        <w:rPr>
          <w:rFonts w:hint="cs"/>
          <w:rtl/>
        </w:rPr>
        <w:t>יפות</w:t>
      </w:r>
      <w:r w:rsidRPr="007435EB">
        <w:rPr>
          <w:rtl/>
        </w:rPr>
        <w:t xml:space="preserve"> - </w:t>
      </w:r>
      <w:r w:rsidRPr="007435EB">
        <w:rPr>
          <w:rFonts w:hint="cs"/>
          <w:rtl/>
        </w:rPr>
        <w:t>לא</w:t>
      </w:r>
      <w:r w:rsidRPr="007435EB">
        <w:rPr>
          <w:rtl/>
        </w:rPr>
        <w:t>.</w:t>
      </w:r>
      <w:r w:rsidRPr="007435EB">
        <w:rPr>
          <w:rFonts w:hint="cs"/>
          <w:rtl/>
        </w:rPr>
        <w:t>- ש</w:t>
      </w:r>
      <w:r w:rsidRPr="007435EB">
        <w:rPr>
          <w:rtl/>
        </w:rPr>
        <w:t>"</w:t>
      </w:r>
      <w:r w:rsidRPr="007435EB">
        <w:rPr>
          <w:rFonts w:hint="cs"/>
          <w:rtl/>
        </w:rPr>
        <w:t>מ.</w:t>
      </w:r>
    </w:p>
    <w:p w14:paraId="1800278A" w14:textId="65FD255D" w:rsidR="00E8089F" w:rsidRPr="007435EB" w:rsidRDefault="00F47631" w:rsidP="00F47631">
      <w:pPr>
        <w:pStyle w:val="affd"/>
        <w:rPr>
          <w:bCs/>
          <w:rtl/>
        </w:rPr>
      </w:pPr>
      <w:r>
        <w:rPr>
          <w:rFonts w:hint="cs"/>
          <w:rtl/>
        </w:rPr>
        <w:t>***</w:t>
      </w:r>
    </w:p>
    <w:p w14:paraId="58F98B7C" w14:textId="77777777" w:rsidR="00E8089F" w:rsidRPr="007435EB" w:rsidRDefault="00E8089F" w:rsidP="00495022">
      <w:pPr>
        <w:rPr>
          <w:rtl/>
        </w:rPr>
      </w:pPr>
      <w:r>
        <w:rPr>
          <w:rStyle w:val="affffd"/>
          <w:rFonts w:ascii="Fb Fontext" w:hAnsi="Fb Fontext" w:hint="cs"/>
          <w:rtl/>
          <w:rPrChange w:id="10986" w:author="מנוע אמוראים" w:date="2026-10-05T16:42:03Z">
            <w:rPr>
              <w:rFonts w:ascii="Fb Fontext" w:hAnsi="Fb Fontext" w:hint="cs"/>
              <w:rtl/>
            </w:rPr>
          </w:rPrChange>
        </w:rPr>
        <w:t xml:space="preserve">ר</w:t>
      </w:r>
      <w:r>
        <w:rPr>
          <w:rStyle w:val="affffd"/>
          <w:rFonts w:ascii="Fb Fontext" w:hAnsi="Fb Fontext"/>
          <w:rtl/>
          <w:rPrChange w:id="10987" w:author="מנוע אמוראים" w:date="2026-10-05T16:42:03Z">
            <w:rPr>
              <w:rFonts w:ascii="Fb Fontext" w:hAnsi="Fb Fontext"/>
              <w:rtl/>
            </w:rPr>
          </w:rPrChange>
        </w:rPr>
        <w:t xml:space="preserve">"</w:t>
      </w:r>
      <w:r>
        <w:rPr>
          <w:rStyle w:val="affffd"/>
          <w:rFonts w:ascii="Fb Fontext" w:hAnsi="Fb Fontext" w:hint="cs"/>
          <w:rtl/>
          <w:rPrChange w:id="10988" w:author="מנוע אמוראים" w:date="2026-10-05T16:42:03Z">
            <w:rPr>
              <w:rFonts w:ascii="Fb Fontext" w:hAnsi="Fb Fontext" w:hint="cs"/>
              <w:rtl/>
            </w:rPr>
          </w:rPrChange>
        </w:rPr>
        <w:t xml:space="preserve">פ</w:t>
      </w:r>
      <w:r>
        <w:rPr>
          <w:rFonts w:ascii="Fb Fontext" w:hAnsi="Fb Fontext" w:hint="cs"/>
          <w:rtl/>
        </w:rPr>
        <w:t xml:space="preserve"> </w:t>
      </w:r>
      <w:r>
        <w:rPr>
          <w:rStyle w:val="affffd"/>
          <w:rFonts w:ascii="Fb Fontext" w:hAnsi="Fb Fontext" w:hint="cs"/>
          <w:rtl/>
          <w:rPrChange w:id="10989" w:author="מנוע אמוראים" w:date="2026-10-05T16:42:03Z">
            <w:rPr>
              <w:rFonts w:ascii="Fb Fontext" w:hAnsi="Fb Fontext" w:hint="cs"/>
              <w:rtl/>
            </w:rPr>
          </w:rPrChange>
        </w:rPr>
        <w:t xml:space="preserve">ורהבדר</w:t>
      </w:r>
      <w:r>
        <w:rPr>
          <w:rStyle w:val="affffd"/>
          <w:rFonts w:ascii="Fb Fontext" w:hAnsi="Fb Fontext"/>
          <w:rtl/>
          <w:rPrChange w:id="10990" w:author="מנוע אמוראים" w:date="2026-10-05T16:42:03Z">
            <w:rPr>
              <w:rFonts w:ascii="Fb Fontext" w:hAnsi="Fb Fontext"/>
              <w:rtl/>
            </w:rPr>
          </w:rPrChange>
        </w:rPr>
        <w:t xml:space="preserve">"</w:t>
      </w:r>
      <w:r>
        <w:rPr>
          <w:rStyle w:val="affffd"/>
          <w:rFonts w:ascii="Fb Fontext" w:hAnsi="Fb Fontext" w:hint="cs"/>
          <w:rtl/>
          <w:rPrChange w:id="10991" w:author="מנוע אמוראים" w:date="2026-10-05T16:42:03Z">
            <w:rPr>
              <w:rFonts w:ascii="Fb Fontext" w:hAnsi="Fb Fontext" w:hint="cs"/>
              <w:rtl/>
            </w:rPr>
          </w:rPrChange>
        </w:rPr>
        <w:t xml:space="preserve">י</w:t>
      </w:r>
      <w:r w:rsidRPr="007435EB">
        <w:rPr>
          <w:rFonts w:ascii="Fb Fontext" w:hAnsi="Fb Fontext"/>
          <w:rtl/>
        </w:rPr>
        <w:t xml:space="preserve"> </w:t>
      </w:r>
      <w:r w:rsidRPr="007435EB">
        <w:rPr>
          <w:rFonts w:ascii="Fb Fontext" w:hAnsi="Fb Fontext" w:hint="cs"/>
          <w:rtl/>
        </w:rPr>
        <w:t>עריבו</w:t>
      </w:r>
      <w:r w:rsidRPr="007435EB">
        <w:rPr>
          <w:rFonts w:ascii="Fb Fontext" w:hAnsi="Fb Fontext"/>
          <w:rtl/>
        </w:rPr>
        <w:t xml:space="preserve"> </w:t>
      </w:r>
      <w:r w:rsidR="00495022" w:rsidRPr="007435EB">
        <w:rPr>
          <w:rFonts w:ascii="Fb Fontext" w:hAnsi="Fb Fontext" w:hint="cs"/>
          <w:rtl/>
        </w:rPr>
        <w:t>לסעודה ביחד</w:t>
      </w:r>
      <w:r w:rsidRPr="007435EB">
        <w:rPr>
          <w:rFonts w:ascii="Fb Fontext" w:hAnsi="Fb Fontext"/>
          <w:rtl/>
        </w:rPr>
        <w:t>.</w:t>
      </w:r>
    </w:p>
    <w:p w14:paraId="7868F048" w14:textId="77777777" w:rsidR="00495022" w:rsidRPr="007435EB" w:rsidRDefault="00E8089F" w:rsidP="00E8089F">
      <w:pPr>
        <w:rPr>
          <w:rtl/>
        </w:rPr>
      </w:pPr>
      <w:r w:rsidRPr="007435EB">
        <w:rPr>
          <w:rFonts w:hint="cs"/>
          <w:rtl/>
        </w:rPr>
        <w:t>אדאכיל</w:t>
      </w:r>
      <w:r w:rsidRPr="007435EB">
        <w:rPr>
          <w:rtl/>
        </w:rPr>
        <w:t xml:space="preserve"> </w:t>
      </w:r>
      <w:r>
        <w:rPr>
          <w:rStyle w:val="affffd"/>
          <w:rFonts w:hint="cs"/>
          <w:rtl/>
          <w:rPrChange w:id="10992" w:author="מנוע אמוראים" w:date="2026-10-05T16:42:03Z">
            <w:rPr>
              <w:rFonts w:hint="cs"/>
              <w:rtl/>
            </w:rPr>
          </w:rPrChange>
        </w:rPr>
        <w:t xml:space="preserve">רהבדר</w:t>
      </w:r>
      <w:r>
        <w:rPr>
          <w:rStyle w:val="affffd"/>
          <w:rtl/>
          <w:rPrChange w:id="10993" w:author="מנוע אמוראים" w:date="2026-10-05T16:42:03Z">
            <w:rPr>
              <w:rtl/>
            </w:rPr>
          </w:rPrChange>
        </w:rPr>
        <w:t xml:space="preserve">"</w:t>
      </w:r>
      <w:r>
        <w:rPr>
          <w:rStyle w:val="affffd"/>
          <w:rFonts w:hint="cs"/>
          <w:rtl/>
          <w:rPrChange w:id="10994" w:author="מנוע אמוראים" w:date="2026-10-05T16:42:03Z">
            <w:rPr>
              <w:rFonts w:hint="cs"/>
              <w:rtl/>
            </w:rPr>
          </w:rPrChange>
        </w:rPr>
        <w:t xml:space="preserve">י</w:t>
      </w:r>
      <w:r>
        <w:rPr>
          <w:rFonts w:hint="cs"/>
          <w:rtl/>
        </w:rPr>
        <w:t xml:space="preserve"> אחד אכל ר'פ </w:t>
      </w:r>
      <w:r w:rsidRPr="005C3FF1">
        <w:rPr>
          <w:rStyle w:val="afffa"/>
          <w:rFonts w:hint="cs"/>
          <w:rtl/>
        </w:rPr>
        <w:t>ארבע</w:t>
      </w:r>
      <w:r w:rsidR="00495022" w:rsidRPr="007435EB">
        <w:rPr>
          <w:rFonts w:hint="cs"/>
          <w:rtl/>
        </w:rPr>
        <w:t>,</w:t>
      </w:r>
      <w:r w:rsidRPr="007435EB">
        <w:rPr>
          <w:rFonts w:hint="cs"/>
          <w:rtl/>
        </w:rPr>
        <w:t xml:space="preserve"> א</w:t>
      </w:r>
      <w:r w:rsidRPr="007435EB">
        <w:rPr>
          <w:rtl/>
        </w:rPr>
        <w:t>"</w:t>
      </w:r>
      <w:r w:rsidRPr="007435EB">
        <w:rPr>
          <w:rFonts w:hint="cs"/>
          <w:rtl/>
        </w:rPr>
        <w:t>ל שיחלק מעליו</w:t>
      </w:r>
      <w:r w:rsidR="00495022" w:rsidRPr="007435EB">
        <w:rPr>
          <w:rFonts w:hint="cs"/>
          <w:rtl/>
        </w:rPr>
        <w:t>,</w:t>
      </w:r>
      <w:r w:rsidRPr="007435EB">
        <w:rPr>
          <w:rFonts w:hint="cs"/>
          <w:rtl/>
        </w:rPr>
        <w:t xml:space="preserve"> </w:t>
      </w:r>
    </w:p>
    <w:p w14:paraId="6CD6EAFF" w14:textId="77777777" w:rsidR="00E8089F" w:rsidRPr="007435EB" w:rsidRDefault="00E8089F" w:rsidP="00E8089F">
      <w:pPr>
        <w:rPr>
          <w:rtl/>
        </w:rPr>
      </w:pPr>
      <w:r w:rsidRPr="007435EB">
        <w:rPr>
          <w:rFonts w:hint="cs"/>
          <w:rtl/>
        </w:rPr>
        <w:t>א</w:t>
      </w:r>
      <w:r w:rsidRPr="007435EB">
        <w:rPr>
          <w:rtl/>
        </w:rPr>
        <w:t>"</w:t>
      </w:r>
      <w:r w:rsidRPr="007435EB">
        <w:rPr>
          <w:rFonts w:hint="cs"/>
          <w:rtl/>
        </w:rPr>
        <w:t>ל שקיבלו כבר</w:t>
      </w:r>
      <w:r w:rsidR="00495022" w:rsidRPr="007435EB">
        <w:rPr>
          <w:rFonts w:hint="cs"/>
          <w:rtl/>
        </w:rPr>
        <w:t>,</w:t>
      </w:r>
      <w:r w:rsidRPr="007435EB">
        <w:rPr>
          <w:rFonts w:hint="cs"/>
          <w:rtl/>
        </w:rPr>
        <w:t xml:space="preserve"> ושאל אותו כל אותם שאלות </w:t>
      </w:r>
      <w:r w:rsidR="00495022" w:rsidRPr="007435EB">
        <w:rPr>
          <w:rFonts w:hint="cs"/>
          <w:rtl/>
        </w:rPr>
        <w:t xml:space="preserve">דלעיל </w:t>
      </w:r>
      <w:r w:rsidRPr="007435EB">
        <w:rPr>
          <w:rFonts w:hint="cs"/>
          <w:rtl/>
        </w:rPr>
        <w:t>וענה כדשנינן.</w:t>
      </w:r>
    </w:p>
    <w:p w14:paraId="0C0227C2" w14:textId="77777777" w:rsidR="00E8089F" w:rsidRPr="007435EB" w:rsidRDefault="00E8089F" w:rsidP="00E8089F">
      <w:pPr>
        <w:rPr>
          <w:rtl/>
        </w:rPr>
      </w:pPr>
      <w:r w:rsidRPr="007435EB">
        <w:rPr>
          <w:rFonts w:hint="cs"/>
          <w:rtl/>
        </w:rPr>
        <w:t>שאלו מהך דבני</w:t>
      </w:r>
      <w:r w:rsidRPr="007435EB">
        <w:rPr>
          <w:rtl/>
        </w:rPr>
        <w:t xml:space="preserve"> </w:t>
      </w:r>
      <w:r w:rsidRPr="007435EB">
        <w:rPr>
          <w:rFonts w:hint="cs"/>
          <w:rtl/>
        </w:rPr>
        <w:t>חבורה</w:t>
      </w:r>
      <w:r w:rsidRPr="007435EB">
        <w:rPr>
          <w:rtl/>
        </w:rPr>
        <w:t>.</w:t>
      </w:r>
      <w:r w:rsidRPr="007435EB">
        <w:rPr>
          <w:rFonts w:hint="cs"/>
          <w:rtl/>
        </w:rPr>
        <w:t xml:space="preserve"> א</w:t>
      </w:r>
      <w:r w:rsidRPr="007435EB">
        <w:rPr>
          <w:rtl/>
        </w:rPr>
        <w:t>"</w:t>
      </w:r>
      <w:r w:rsidRPr="007435EB">
        <w:rPr>
          <w:rFonts w:hint="cs"/>
          <w:rtl/>
        </w:rPr>
        <w:t>ל ד</w:t>
      </w:r>
      <w:r w:rsidR="00AB3B38">
        <w:rPr>
          <w:rFonts w:hint="cs"/>
          <w:rtl/>
        </w:rPr>
        <w:t>שם</w:t>
      </w:r>
      <w:r w:rsidRPr="007435EB">
        <w:rPr>
          <w:rFonts w:hint="cs"/>
          <w:rtl/>
        </w:rPr>
        <w:t xml:space="preserve"> דווקא </w:t>
      </w:r>
      <w:r w:rsidRPr="005C3FF1">
        <w:rPr>
          <w:rStyle w:val="afffa"/>
          <w:rFonts w:hint="cs"/>
          <w:rtl/>
        </w:rPr>
        <w:t>דלתיקוני</w:t>
      </w:r>
      <w:r w:rsidRPr="007435EB">
        <w:rPr>
          <w:rFonts w:hint="cs"/>
          <w:rtl/>
        </w:rPr>
        <w:t xml:space="preserve"> זביחא.</w:t>
      </w:r>
    </w:p>
    <w:p w14:paraId="49BBFF57" w14:textId="77777777" w:rsidR="00E8089F" w:rsidRPr="007435EB" w:rsidRDefault="00E8089F" w:rsidP="00E8089F">
      <w:pPr>
        <w:rPr>
          <w:rtl/>
        </w:rPr>
      </w:pPr>
      <w:r>
        <w:rPr>
          <w:rFonts w:hint="cs"/>
          <w:rtl/>
        </w:rPr>
        <w:t xml:space="preserve">שאלו מסיבולת ובאמת הוכיח </w:t>
      </w:r>
      <w:r>
        <w:rPr>
          <w:rStyle w:val="affffd"/>
          <w:rFonts w:hint="cs"/>
          <w:rtl/>
          <w:rPrChange w:id="10995" w:author="מנוע אמוראים" w:date="2026-10-05T16:42:03Z">
            <w:rPr>
              <w:rFonts w:hint="cs"/>
              <w:rtl/>
            </w:rPr>
          </w:rPrChange>
        </w:rPr>
        <w:t xml:space="preserve">לר</w:t>
      </w:r>
      <w:r>
        <w:rPr>
          <w:rStyle w:val="affffd"/>
          <w:rtl/>
          <w:rPrChange w:id="10996" w:author="מנוע אמוראים" w:date="2026-10-05T16:42:03Z">
            <w:rPr>
              <w:rtl/>
            </w:rPr>
          </w:rPrChange>
        </w:rPr>
        <w:t xml:space="preserve">"</w:t>
      </w:r>
      <w:r>
        <w:rPr>
          <w:rStyle w:val="affffd"/>
          <w:rFonts w:hint="cs"/>
          <w:rtl/>
          <w:rPrChange w:id="10997" w:author="מנוע אמוראים" w:date="2026-10-05T16:42:03Z">
            <w:rPr>
              <w:rFonts w:hint="cs"/>
              <w:rtl/>
            </w:rPr>
          </w:rPrChange>
        </w:rPr>
        <w:t xml:space="preserve">פ</w:t>
      </w:r>
      <w:r w:rsidR="00166ADF" w:rsidRPr="007435EB">
        <w:rPr>
          <w:rFonts w:hint="cs"/>
          <w:rtl/>
        </w:rPr>
        <w:t>,</w:t>
      </w:r>
      <w:r w:rsidRPr="007435EB">
        <w:rPr>
          <w:rFonts w:hint="cs"/>
          <w:rtl/>
        </w:rPr>
        <w:t xml:space="preserve"> ונחלקו בסעודתם.</w:t>
      </w:r>
    </w:p>
    <w:p w14:paraId="4C3F797B" w14:textId="77777777" w:rsidR="00E8089F" w:rsidRPr="007435EB" w:rsidRDefault="00E8089F" w:rsidP="00E8089F">
      <w:pPr>
        <w:rPr>
          <w:rtl/>
        </w:rPr>
      </w:pPr>
      <w:r>
        <w:rPr>
          <w:rFonts w:hint="cs"/>
          <w:rtl/>
        </w:rPr>
        <w:t xml:space="preserve">הלך </w:t>
      </w:r>
      <w:r>
        <w:rPr>
          <w:rStyle w:val="affffd"/>
          <w:rFonts w:hint="cs"/>
          <w:rtl/>
          <w:rPrChange w:id="10998" w:author="מנוע אמוראים" w:date="2026-10-05T16:42:03Z">
            <w:rPr>
              <w:rFonts w:hint="cs"/>
              <w:rtl/>
            </w:rPr>
          </w:rPrChange>
        </w:rPr>
        <w:t xml:space="preserve">רהבדר</w:t>
      </w:r>
      <w:r>
        <w:rPr>
          <w:rStyle w:val="affffd"/>
          <w:rtl/>
          <w:rPrChange w:id="10999" w:author="מנוע אמוראים" w:date="2026-10-05T16:42:03Z">
            <w:rPr>
              <w:rtl/>
            </w:rPr>
          </w:rPrChange>
        </w:rPr>
        <w:t xml:space="preserve">"</w:t>
      </w:r>
      <w:r>
        <w:rPr>
          <w:rStyle w:val="affffd"/>
          <w:rFonts w:hint="cs"/>
          <w:rtl/>
          <w:rPrChange w:id="11000" w:author="מנוע אמוראים" w:date="2026-10-05T16:42:03Z">
            <w:rPr>
              <w:rFonts w:hint="cs"/>
              <w:rtl/>
            </w:rPr>
          </w:rPrChange>
        </w:rPr>
        <w:t xml:space="preserve">י</w:t>
      </w:r>
      <w:r>
        <w:rPr>
          <w:rFonts w:hint="cs"/>
          <w:rtl/>
        </w:rPr>
        <w:t xml:space="preserve"> ועירב יחד עם רבינא</w:t>
      </w:r>
      <w:r w:rsidR="00495022" w:rsidRPr="007435EB">
        <w:rPr>
          <w:rFonts w:hint="cs"/>
          <w:rtl/>
        </w:rPr>
        <w:t>,</w:t>
      </w:r>
      <w:r>
        <w:rPr>
          <w:rFonts w:hint="cs"/>
          <w:rtl/>
        </w:rPr>
        <w:t xml:space="preserve"> עד שאכל </w:t>
      </w:r>
      <w:r>
        <w:rPr>
          <w:rStyle w:val="affffd"/>
          <w:rFonts w:hint="cs"/>
          <w:rtl/>
          <w:rPrChange w:id="11001" w:author="מנוע אמוראים" w:date="2026-10-05T16:42:03Z">
            <w:rPr>
              <w:rFonts w:hint="cs"/>
              <w:rtl/>
            </w:rPr>
          </w:rPrChange>
        </w:rPr>
        <w:t xml:space="preserve">רהבדר</w:t>
      </w:r>
      <w:r>
        <w:rPr>
          <w:rStyle w:val="affffd"/>
          <w:rtl/>
          <w:rPrChange w:id="11002" w:author="מנוע אמוראים" w:date="2026-10-05T16:42:03Z">
            <w:rPr>
              <w:rtl/>
            </w:rPr>
          </w:rPrChange>
        </w:rPr>
        <w:t xml:space="preserve">"</w:t>
      </w:r>
      <w:r>
        <w:rPr>
          <w:rStyle w:val="affffd"/>
          <w:rFonts w:hint="cs"/>
          <w:rtl/>
          <w:rPrChange w:id="11003" w:author="מנוע אמוראים" w:date="2026-10-05T16:42:03Z">
            <w:rPr>
              <w:rFonts w:hint="cs"/>
              <w:rtl/>
            </w:rPr>
          </w:rPrChange>
        </w:rPr>
        <w:t xml:space="preserve">י</w:t>
      </w:r>
      <w:r>
        <w:rPr>
          <w:rFonts w:hint="cs"/>
          <w:rtl/>
        </w:rPr>
        <w:t xml:space="preserve"> אחד אכל רבינא </w:t>
      </w:r>
      <w:r w:rsidRPr="005C3FF1">
        <w:rPr>
          <w:rStyle w:val="afffa"/>
          <w:rFonts w:hint="cs"/>
          <w:rtl/>
        </w:rPr>
        <w:t>שמונה</w:t>
      </w:r>
      <w:r w:rsidRPr="007435EB">
        <w:rPr>
          <w:rFonts w:hint="cs"/>
          <w:rtl/>
        </w:rPr>
        <w:t>.</w:t>
      </w:r>
    </w:p>
    <w:p w14:paraId="3A244B76" w14:textId="77777777" w:rsidR="00E8089F" w:rsidRPr="007435EB" w:rsidRDefault="00E8089F" w:rsidP="00E8089F">
      <w:pPr>
        <w:rPr>
          <w:rtl/>
        </w:rPr>
      </w:pPr>
      <w:r w:rsidRPr="007435EB">
        <w:rPr>
          <w:rFonts w:hint="cs"/>
          <w:rtl/>
        </w:rPr>
        <w:t>אמר:</w:t>
      </w:r>
      <w:r w:rsidRPr="007435EB">
        <w:rPr>
          <w:rtl/>
        </w:rPr>
        <w:t xml:space="preserve"> </w:t>
      </w:r>
      <w:r w:rsidRPr="007435EB">
        <w:rPr>
          <w:rFonts w:hint="cs"/>
          <w:rtl/>
        </w:rPr>
        <w:t>מאה</w:t>
      </w:r>
      <w:r w:rsidRPr="007435EB">
        <w:rPr>
          <w:rtl/>
        </w:rPr>
        <w:t xml:space="preserve"> </w:t>
      </w:r>
      <w:r w:rsidRPr="007435EB">
        <w:rPr>
          <w:rFonts w:hint="cs"/>
          <w:rtl/>
        </w:rPr>
        <w:t>פפי</w:t>
      </w:r>
      <w:r w:rsidRPr="007435EB">
        <w:rPr>
          <w:rtl/>
        </w:rPr>
        <w:t xml:space="preserve"> </w:t>
      </w:r>
      <w:r w:rsidRPr="007435EB">
        <w:rPr>
          <w:rFonts w:hint="cs"/>
          <w:rtl/>
        </w:rPr>
        <w:t>ולא</w:t>
      </w:r>
      <w:r w:rsidRPr="007435EB">
        <w:rPr>
          <w:rtl/>
        </w:rPr>
        <w:t xml:space="preserve"> </w:t>
      </w:r>
      <w:r w:rsidRPr="007435EB">
        <w:rPr>
          <w:rFonts w:hint="cs"/>
          <w:rtl/>
        </w:rPr>
        <w:t>חדא</w:t>
      </w:r>
      <w:r w:rsidRPr="007435EB">
        <w:rPr>
          <w:rtl/>
        </w:rPr>
        <w:t xml:space="preserve"> </w:t>
      </w:r>
      <w:r w:rsidRPr="007435EB">
        <w:rPr>
          <w:rFonts w:hint="cs"/>
          <w:rtl/>
        </w:rPr>
        <w:t>רבינא [וחשבון זה מדוייק שהפסיד יותר]</w:t>
      </w:r>
    </w:p>
    <w:p w14:paraId="1D6FB74D" w14:textId="032A4262" w:rsidR="00E8089F" w:rsidRPr="007435EB" w:rsidRDefault="00F47631" w:rsidP="00F47631">
      <w:pPr>
        <w:pStyle w:val="affd"/>
        <w:rPr>
          <w:bCs/>
          <w:rtl/>
        </w:rPr>
      </w:pPr>
      <w:r>
        <w:rPr>
          <w:rFonts w:hint="cs"/>
          <w:rtl/>
        </w:rPr>
        <w:t>***</w:t>
      </w:r>
    </w:p>
    <w:p w14:paraId="61D7B8BF" w14:textId="5FA2B282" w:rsidR="00E8089F" w:rsidRPr="007435EB" w:rsidRDefault="00DB7D63" w:rsidP="00623CAA">
      <w:pPr>
        <w:spacing w:before="4"/>
        <w:rPr>
          <w:rtl/>
        </w:rPr>
      </w:pPr>
      <w:r w:rsidRPr="00DB7D63">
        <w:rPr>
          <w:rStyle w:val="affffd"/>
          <w:rFonts w:hint="cs"/>
          <w:rtl/>
        </w:rPr>
        <w:lastRenderedPageBreak/>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הממנה</w:t>
      </w:r>
      <w:r w:rsidR="00E8089F" w:rsidRPr="007435EB">
        <w:rPr>
          <w:rFonts w:ascii="Fb Fontext" w:hAnsi="Fb Fontext"/>
          <w:rtl/>
        </w:rPr>
        <w:t xml:space="preserve"> </w:t>
      </w:r>
      <w:r w:rsidR="00E8089F" w:rsidRPr="007435EB">
        <w:rPr>
          <w:rFonts w:ascii="Fb Fontext" w:hAnsi="Fb Fontext" w:hint="cs"/>
          <w:rtl/>
        </w:rPr>
        <w:t>אחרים</w:t>
      </w:r>
      <w:r w:rsidR="00E8089F" w:rsidRPr="007435EB">
        <w:rPr>
          <w:rFonts w:ascii="Fb Fontext" w:hAnsi="Fb Fontext"/>
          <w:rtl/>
        </w:rPr>
        <w:t xml:space="preserve"> </w:t>
      </w:r>
      <w:r w:rsidR="00E8089F" w:rsidRPr="007435EB">
        <w:rPr>
          <w:rFonts w:ascii="Fb Fontext" w:hAnsi="Fb Fontext" w:hint="cs"/>
          <w:rtl/>
        </w:rPr>
        <w:t>עמו</w:t>
      </w:r>
      <w:r w:rsidR="00E8089F" w:rsidRPr="007435EB">
        <w:rPr>
          <w:rFonts w:ascii="Fb Fontext" w:hAnsi="Fb Fontext"/>
          <w:rtl/>
        </w:rPr>
        <w:t xml:space="preserve"> </w:t>
      </w:r>
      <w:r w:rsidR="00E8089F" w:rsidRPr="007435EB">
        <w:rPr>
          <w:rFonts w:ascii="Fb Fontext" w:hAnsi="Fb Fontext" w:hint="cs"/>
          <w:rtl/>
        </w:rPr>
        <w:t>על</w:t>
      </w:r>
      <w:r w:rsidR="00E8089F" w:rsidRPr="007435EB">
        <w:rPr>
          <w:rFonts w:ascii="Fb Fontext" w:hAnsi="Fb Fontext"/>
          <w:rtl/>
        </w:rPr>
        <w:t xml:space="preserve"> </w:t>
      </w:r>
      <w:r w:rsidR="00E8089F" w:rsidRPr="007435EB">
        <w:rPr>
          <w:rFonts w:ascii="Fb Fontext" w:hAnsi="Fb Fontext" w:hint="cs"/>
          <w:rtl/>
        </w:rPr>
        <w:t>פסחו</w:t>
      </w:r>
      <w:r w:rsidR="00E8089F" w:rsidRPr="007435EB">
        <w:rPr>
          <w:rFonts w:ascii="Fb Fontext" w:hAnsi="Fb Fontext"/>
          <w:rtl/>
        </w:rPr>
        <w:t xml:space="preserve"> </w:t>
      </w:r>
      <w:r w:rsidR="00E8089F" w:rsidRPr="007435EB">
        <w:rPr>
          <w:rFonts w:ascii="Fb Fontext" w:hAnsi="Fb Fontext" w:hint="cs"/>
          <w:rtl/>
        </w:rPr>
        <w:t>ועל</w:t>
      </w:r>
      <w:r w:rsidR="00E8089F" w:rsidRPr="007435EB">
        <w:rPr>
          <w:rFonts w:ascii="Fb Fontext" w:hAnsi="Fb Fontext"/>
          <w:rtl/>
        </w:rPr>
        <w:t xml:space="preserve"> </w:t>
      </w:r>
      <w:r w:rsidR="00E8089F" w:rsidRPr="007435EB">
        <w:rPr>
          <w:rFonts w:ascii="Fb Fontext" w:hAnsi="Fb Fontext" w:hint="cs"/>
          <w:rtl/>
        </w:rPr>
        <w:t>חגיגתו</w:t>
      </w:r>
      <w:r w:rsidR="00E8089F" w:rsidRPr="007435EB">
        <w:rPr>
          <w:rFonts w:ascii="Fb Fontext" w:hAnsi="Fb Fontext"/>
          <w:rtl/>
        </w:rPr>
        <w:t xml:space="preserve"> - </w:t>
      </w:r>
      <w:r w:rsidR="00E8089F" w:rsidRPr="007435EB">
        <w:rPr>
          <w:rFonts w:ascii="Fb Fontext" w:hAnsi="Fb Fontext" w:hint="cs"/>
          <w:rtl/>
        </w:rPr>
        <w:t>מעות</w:t>
      </w:r>
      <w:r w:rsidR="00E8089F" w:rsidRPr="007435EB">
        <w:rPr>
          <w:rFonts w:ascii="Fb Fontext" w:hAnsi="Fb Fontext"/>
          <w:rtl/>
        </w:rPr>
        <w:t xml:space="preserve"> </w:t>
      </w:r>
      <w:r w:rsidR="00E8089F" w:rsidRPr="007435EB">
        <w:rPr>
          <w:rFonts w:ascii="Fb Fontext" w:hAnsi="Fb Fontext" w:hint="cs"/>
          <w:rtl/>
        </w:rPr>
        <w:t>שבידו</w:t>
      </w:r>
      <w:r w:rsidR="00E8089F" w:rsidRPr="007435EB">
        <w:rPr>
          <w:rFonts w:ascii="Fb Fontext" w:hAnsi="Fb Fontext"/>
          <w:rtl/>
        </w:rPr>
        <w:t xml:space="preserve"> </w:t>
      </w:r>
      <w:r w:rsidR="00E8089F" w:rsidRPr="007435EB">
        <w:rPr>
          <w:rFonts w:ascii="Fb Fontext" w:hAnsi="Fb Fontext" w:hint="cs"/>
          <w:rtl/>
        </w:rPr>
        <w:t>חולין</w:t>
      </w:r>
      <w:r w:rsidR="00E8089F" w:rsidRPr="007435EB">
        <w:rPr>
          <w:rFonts w:ascii="Fb Fontext" w:hAnsi="Fb Fontext"/>
          <w:rtl/>
        </w:rPr>
        <w:t>.</w:t>
      </w:r>
    </w:p>
    <w:p w14:paraId="2BD764EF" w14:textId="77777777" w:rsidR="00E8089F" w:rsidRPr="007435EB" w:rsidRDefault="00E8089F" w:rsidP="00E8089F">
      <w:pPr>
        <w:rPr>
          <w:rtl/>
        </w:rPr>
      </w:pPr>
      <w:r w:rsidRPr="007435EB">
        <w:rPr>
          <w:rFonts w:hint="cs"/>
          <w:rtl/>
        </w:rPr>
        <w:t>והמוכר</w:t>
      </w:r>
      <w:r w:rsidRPr="007435EB">
        <w:rPr>
          <w:rtl/>
        </w:rPr>
        <w:t xml:space="preserve"> </w:t>
      </w:r>
      <w:r w:rsidRPr="007435EB">
        <w:rPr>
          <w:rFonts w:hint="cs"/>
          <w:rtl/>
        </w:rPr>
        <w:t>עולתו</w:t>
      </w:r>
      <w:r w:rsidRPr="007435EB">
        <w:rPr>
          <w:rtl/>
        </w:rPr>
        <w:t xml:space="preserve"> </w:t>
      </w:r>
      <w:r w:rsidRPr="007435EB">
        <w:rPr>
          <w:rFonts w:hint="cs"/>
          <w:rtl/>
        </w:rPr>
        <w:t>ושלמיו</w:t>
      </w:r>
      <w:r w:rsidRPr="007435EB">
        <w:rPr>
          <w:rtl/>
        </w:rPr>
        <w:t xml:space="preserve"> - </w:t>
      </w:r>
      <w:r w:rsidRPr="007435EB">
        <w:rPr>
          <w:rFonts w:hint="cs"/>
          <w:rtl/>
        </w:rPr>
        <w:t>לא</w:t>
      </w:r>
      <w:r w:rsidRPr="007435EB">
        <w:rPr>
          <w:rtl/>
        </w:rPr>
        <w:t xml:space="preserve"> </w:t>
      </w:r>
      <w:r w:rsidRPr="007435EB">
        <w:rPr>
          <w:rFonts w:hint="cs"/>
          <w:rtl/>
        </w:rPr>
        <w:t>עשה</w:t>
      </w:r>
      <w:r w:rsidRPr="007435EB">
        <w:rPr>
          <w:rtl/>
        </w:rPr>
        <w:t xml:space="preserve"> </w:t>
      </w:r>
      <w:r w:rsidRPr="007435EB">
        <w:rPr>
          <w:rFonts w:hint="cs"/>
          <w:rtl/>
        </w:rPr>
        <w:t>ולא</w:t>
      </w:r>
      <w:r w:rsidRPr="007435EB">
        <w:rPr>
          <w:rtl/>
        </w:rPr>
        <w:t xml:space="preserve"> </w:t>
      </w:r>
      <w:r w:rsidRPr="007435EB">
        <w:rPr>
          <w:rFonts w:hint="cs"/>
          <w:rtl/>
        </w:rPr>
        <w:t>כלום</w:t>
      </w:r>
      <w:r w:rsidRPr="007435EB">
        <w:rPr>
          <w:rtl/>
        </w:rPr>
        <w:t xml:space="preserve">, </w:t>
      </w:r>
      <w:r w:rsidRPr="007435EB">
        <w:rPr>
          <w:rFonts w:hint="cs"/>
          <w:rtl/>
        </w:rPr>
        <w:t>ומעות</w:t>
      </w:r>
      <w:r w:rsidRPr="007435EB">
        <w:rPr>
          <w:rtl/>
        </w:rPr>
        <w:t xml:space="preserve"> </w:t>
      </w:r>
      <w:r w:rsidRPr="007435EB">
        <w:rPr>
          <w:rFonts w:hint="cs"/>
          <w:rtl/>
        </w:rPr>
        <w:t>כל</w:t>
      </w:r>
      <w:r w:rsidRPr="007435EB">
        <w:rPr>
          <w:rtl/>
        </w:rPr>
        <w:t xml:space="preserve"> </w:t>
      </w:r>
      <w:r w:rsidRPr="007435EB">
        <w:rPr>
          <w:rFonts w:hint="cs"/>
          <w:rtl/>
        </w:rPr>
        <w:t>שהן</w:t>
      </w:r>
      <w:r w:rsidRPr="007435EB">
        <w:rPr>
          <w:rtl/>
        </w:rPr>
        <w:t xml:space="preserve"> </w:t>
      </w:r>
      <w:r w:rsidRPr="007435EB">
        <w:rPr>
          <w:rFonts w:hint="cs"/>
          <w:rtl/>
        </w:rPr>
        <w:t>[אפי שוו פחות] יפלו</w:t>
      </w:r>
      <w:r w:rsidRPr="007435EB">
        <w:rPr>
          <w:rtl/>
        </w:rPr>
        <w:t xml:space="preserve"> </w:t>
      </w:r>
      <w:r w:rsidRPr="007435EB">
        <w:rPr>
          <w:rFonts w:hint="cs"/>
          <w:rtl/>
        </w:rPr>
        <w:t>לנדבה</w:t>
      </w:r>
      <w:r w:rsidRPr="007435EB">
        <w:rPr>
          <w:rtl/>
        </w:rPr>
        <w:t>.</w:t>
      </w:r>
      <w:r w:rsidRPr="007435EB">
        <w:rPr>
          <w:rFonts w:hint="cs"/>
          <w:rtl/>
        </w:rPr>
        <w:t>- קנס</w:t>
      </w:r>
      <w:r w:rsidRPr="007435EB">
        <w:rPr>
          <w:rtl/>
        </w:rPr>
        <w:t>.</w:t>
      </w:r>
    </w:p>
    <w:p w14:paraId="0147EDBC" w14:textId="72D8CBB6" w:rsidR="00E8089F" w:rsidRPr="007435EB" w:rsidRDefault="00F47631" w:rsidP="00F47631">
      <w:pPr>
        <w:pStyle w:val="affd"/>
        <w:rPr>
          <w:bCs/>
          <w:rtl/>
        </w:rPr>
      </w:pPr>
      <w:r>
        <w:rPr>
          <w:rFonts w:hint="cs"/>
          <w:rtl/>
        </w:rPr>
        <w:t>***</w:t>
      </w:r>
    </w:p>
    <w:p w14:paraId="3F77EEA8" w14:textId="77777777" w:rsidR="00E8089F" w:rsidRPr="007435EB" w:rsidRDefault="00E8089F" w:rsidP="005C3FF1">
      <w:pPr>
        <w:pStyle w:val="afff"/>
        <w:framePr w:wrap="around"/>
        <w:rPr>
          <w:rtl/>
        </w:rPr>
      </w:pPr>
      <w:r w:rsidRPr="007435EB">
        <w:rPr>
          <w:rFonts w:hint="cs"/>
          <w:rtl/>
        </w:rPr>
        <w:t>צ.</w:t>
      </w:r>
    </w:p>
    <w:p w14:paraId="770B870F" w14:textId="77777777" w:rsidR="00E8089F" w:rsidRPr="005C3FF1" w:rsidRDefault="00E8089F" w:rsidP="00E8089F">
      <w:pPr>
        <w:rPr>
          <w:rStyle w:val="afffa"/>
          <w:rtl/>
        </w:rPr>
      </w:pPr>
      <w:r w:rsidRPr="007435EB">
        <w:rPr>
          <w:rFonts w:ascii="Fb Fontext" w:hAnsi="Fb Fontext" w:hint="cs"/>
          <w:rtl/>
        </w:rPr>
        <w:t>עולא</w:t>
      </w:r>
      <w:r w:rsidRPr="007435EB">
        <w:rPr>
          <w:rFonts w:ascii="Fb Fontext" w:hAnsi="Fb Fontext"/>
          <w:rtl/>
        </w:rPr>
        <w:t xml:space="preserve">, </w:t>
      </w:r>
      <w:r w:rsidRPr="007435EB">
        <w:rPr>
          <w:rFonts w:ascii="Fb Fontext" w:hAnsi="Fb Fontext" w:hint="cs"/>
          <w:rtl/>
        </w:rPr>
        <w:t>[רבי</w:t>
      </w:r>
      <w:r w:rsidRPr="007435EB">
        <w:rPr>
          <w:rFonts w:ascii="Fb Fontext" w:hAnsi="Fb Fontext"/>
          <w:rtl/>
        </w:rPr>
        <w:t xml:space="preserve"> </w:t>
      </w:r>
      <w:r w:rsidRPr="007435EB">
        <w:rPr>
          <w:rFonts w:ascii="Fb Fontext" w:hAnsi="Fb Fontext" w:hint="cs"/>
          <w:rtl/>
        </w:rPr>
        <w:t>אושעיא]</w:t>
      </w:r>
      <w:r w:rsidRPr="007435EB">
        <w:rPr>
          <w:rFonts w:ascii="Fb Fontext" w:hAnsi="Fb Fontext"/>
          <w:rtl/>
        </w:rPr>
        <w:t xml:space="preserve">: </w:t>
      </w:r>
      <w:r w:rsidRPr="007435EB">
        <w:rPr>
          <w:rFonts w:ascii="Fb Fontext" w:hAnsi="Fb Fontext" w:hint="cs"/>
          <w:rtl/>
        </w:rPr>
        <w:t>אפשר</w:t>
      </w:r>
      <w:r w:rsidRPr="007435EB">
        <w:rPr>
          <w:rFonts w:ascii="Fb Fontext" w:hAnsi="Fb Fontext"/>
          <w:rtl/>
        </w:rPr>
        <w:t xml:space="preserve"> </w:t>
      </w:r>
      <w:r w:rsidRPr="007435EB">
        <w:rPr>
          <w:rFonts w:ascii="Fb Fontext" w:hAnsi="Fb Fontext" w:hint="cs"/>
          <w:rtl/>
        </w:rPr>
        <w:t>ידעי</w:t>
      </w:r>
      <w:r w:rsidRPr="007435EB">
        <w:rPr>
          <w:rFonts w:ascii="Fb Fontext" w:hAnsi="Fb Fontext"/>
          <w:rtl/>
        </w:rPr>
        <w:t xml:space="preserve"> </w:t>
      </w:r>
      <w:r w:rsidRPr="007435EB">
        <w:rPr>
          <w:rFonts w:ascii="Fb Fontext" w:hAnsi="Fb Fontext" w:hint="cs"/>
          <w:rtl/>
        </w:rPr>
        <w:t>חברין</w:t>
      </w:r>
      <w:r w:rsidRPr="007435EB">
        <w:rPr>
          <w:rFonts w:ascii="Fb Fontext" w:hAnsi="Fb Fontext"/>
          <w:rtl/>
        </w:rPr>
        <w:t xml:space="preserve"> </w:t>
      </w:r>
      <w:r w:rsidRPr="007435EB">
        <w:rPr>
          <w:rFonts w:ascii="Fb Fontext" w:hAnsi="Fb Fontext" w:hint="cs"/>
          <w:rtl/>
        </w:rPr>
        <w:t>בבלאי</w:t>
      </w:r>
      <w:r w:rsidRPr="007435EB">
        <w:rPr>
          <w:rFonts w:ascii="Fb Fontext" w:hAnsi="Fb Fontext"/>
          <w:rtl/>
        </w:rPr>
        <w:t xml:space="preserve"> </w:t>
      </w:r>
      <w:r w:rsidRPr="007435EB">
        <w:rPr>
          <w:rFonts w:ascii="Fb Fontext" w:hAnsi="Fb Fontext" w:hint="cs"/>
          <w:rtl/>
        </w:rPr>
        <w:t>טעמא</w:t>
      </w:r>
      <w:r w:rsidRPr="007435EB">
        <w:rPr>
          <w:rFonts w:ascii="Fb Fontext" w:hAnsi="Fb Fontext"/>
          <w:rtl/>
        </w:rPr>
        <w:t xml:space="preserve"> </w:t>
      </w:r>
      <w:r w:rsidRPr="007435EB">
        <w:rPr>
          <w:rFonts w:ascii="Fb Fontext" w:hAnsi="Fb Fontext" w:hint="cs"/>
          <w:rtl/>
        </w:rPr>
        <w:t>דהאי</w:t>
      </w:r>
      <w:r w:rsidRPr="007435EB">
        <w:rPr>
          <w:rFonts w:ascii="Fb Fontext" w:hAnsi="Fb Fontext"/>
          <w:rtl/>
        </w:rPr>
        <w:t xml:space="preserve"> </w:t>
      </w:r>
      <w:r w:rsidRPr="007435EB">
        <w:rPr>
          <w:rFonts w:ascii="Fb Fontext" w:hAnsi="Fb Fontext" w:hint="cs"/>
          <w:rtl/>
        </w:rPr>
        <w:t>מלתא</w:t>
      </w:r>
      <w:r w:rsidRPr="007435EB">
        <w:rPr>
          <w:rFonts w:ascii="Fb Fontext" w:hAnsi="Fb Fontext"/>
          <w:rtl/>
        </w:rPr>
        <w:t xml:space="preserve">: </w:t>
      </w:r>
      <w:r w:rsidRPr="007435EB">
        <w:rPr>
          <w:rFonts w:ascii="Fb Fontext" w:hAnsi="Fb Fontext" w:hint="cs"/>
          <w:rtl/>
        </w:rPr>
        <w:t>זה</w:t>
      </w:r>
      <w:r w:rsidRPr="007435EB">
        <w:rPr>
          <w:rFonts w:ascii="Fb Fontext" w:hAnsi="Fb Fontext"/>
          <w:rtl/>
        </w:rPr>
        <w:t xml:space="preserve"> </w:t>
      </w:r>
      <w:r w:rsidRPr="007435EB">
        <w:rPr>
          <w:rFonts w:ascii="Fb Fontext" w:hAnsi="Fb Fontext" w:hint="cs"/>
          <w:rtl/>
        </w:rPr>
        <w:t>הפריש</w:t>
      </w:r>
      <w:r w:rsidRPr="007435EB">
        <w:rPr>
          <w:rFonts w:ascii="Fb Fontext" w:hAnsi="Fb Fontext"/>
          <w:rtl/>
        </w:rPr>
        <w:t xml:space="preserve"> </w:t>
      </w:r>
      <w:r w:rsidRPr="007435EB">
        <w:rPr>
          <w:rFonts w:ascii="Fb Fontext" w:hAnsi="Fb Fontext" w:hint="cs"/>
          <w:rtl/>
        </w:rPr>
        <w:t>טלה</w:t>
      </w:r>
      <w:r w:rsidRPr="007435EB">
        <w:rPr>
          <w:rFonts w:ascii="Fb Fontext" w:hAnsi="Fb Fontext"/>
          <w:rtl/>
        </w:rPr>
        <w:t xml:space="preserve"> </w:t>
      </w:r>
      <w:r w:rsidRPr="007435EB">
        <w:rPr>
          <w:rFonts w:ascii="Fb Fontext" w:hAnsi="Fb Fontext" w:hint="cs"/>
          <w:rtl/>
        </w:rPr>
        <w:t>לפסחו</w:t>
      </w:r>
      <w:r w:rsidRPr="007435EB">
        <w:rPr>
          <w:rFonts w:ascii="Fb Fontext" w:hAnsi="Fb Fontext"/>
          <w:rtl/>
        </w:rPr>
        <w:t xml:space="preserve"> </w:t>
      </w:r>
      <w:r w:rsidRPr="007435EB">
        <w:rPr>
          <w:rFonts w:ascii="Fb Fontext" w:hAnsi="Fb Fontext" w:hint="cs"/>
          <w:rtl/>
        </w:rPr>
        <w:t>וזה</w:t>
      </w:r>
      <w:r w:rsidRPr="007435EB">
        <w:rPr>
          <w:rFonts w:ascii="Fb Fontext" w:hAnsi="Fb Fontext"/>
          <w:rtl/>
        </w:rPr>
        <w:t xml:space="preserve"> </w:t>
      </w:r>
      <w:r w:rsidRPr="007435EB">
        <w:rPr>
          <w:rFonts w:ascii="Fb Fontext" w:hAnsi="Fb Fontext" w:hint="cs"/>
          <w:rtl/>
        </w:rPr>
        <w:t>הפריש</w:t>
      </w:r>
      <w:r w:rsidRPr="007435EB">
        <w:rPr>
          <w:rFonts w:ascii="Fb Fontext" w:hAnsi="Fb Fontext"/>
          <w:rtl/>
        </w:rPr>
        <w:t xml:space="preserve"> </w:t>
      </w:r>
      <w:r w:rsidRPr="007435EB">
        <w:rPr>
          <w:rFonts w:ascii="Fb Fontext" w:hAnsi="Fb Fontext" w:hint="cs"/>
          <w:rtl/>
        </w:rPr>
        <w:t>מעות</w:t>
      </w:r>
      <w:r w:rsidRPr="007435EB">
        <w:rPr>
          <w:rFonts w:ascii="Fb Fontext" w:hAnsi="Fb Fontext"/>
          <w:rtl/>
        </w:rPr>
        <w:t xml:space="preserve"> </w:t>
      </w:r>
      <w:r w:rsidRPr="007435EB">
        <w:rPr>
          <w:rFonts w:ascii="Fb Fontext" w:hAnsi="Fb Fontext" w:hint="cs"/>
          <w:rtl/>
        </w:rPr>
        <w:t>לפסחו</w:t>
      </w:r>
      <w:r w:rsidRPr="007435EB">
        <w:rPr>
          <w:rFonts w:ascii="Fb Fontext" w:hAnsi="Fb Fontext"/>
          <w:rtl/>
        </w:rPr>
        <w:t xml:space="preserve">, </w:t>
      </w:r>
      <w:r w:rsidRPr="007435EB">
        <w:rPr>
          <w:rFonts w:ascii="Fb Fontext" w:hAnsi="Fb Fontext" w:hint="cs"/>
          <w:rtl/>
        </w:rPr>
        <w:t>היאך</w:t>
      </w:r>
      <w:r w:rsidRPr="007435EB">
        <w:rPr>
          <w:rFonts w:ascii="Fb Fontext" w:hAnsi="Fb Fontext"/>
          <w:rtl/>
        </w:rPr>
        <w:t xml:space="preserve"> </w:t>
      </w:r>
      <w:r w:rsidRPr="007435EB">
        <w:rPr>
          <w:rFonts w:ascii="Fb Fontext" w:hAnsi="Fb Fontext" w:hint="cs"/>
          <w:rtl/>
        </w:rPr>
        <w:t>הקדש</w:t>
      </w:r>
      <w:r w:rsidRPr="007435EB">
        <w:rPr>
          <w:rFonts w:ascii="Fb Fontext" w:hAnsi="Fb Fontext"/>
          <w:rtl/>
        </w:rPr>
        <w:t xml:space="preserve"> </w:t>
      </w:r>
      <w:r w:rsidRPr="007435EB">
        <w:rPr>
          <w:rFonts w:ascii="Fb Fontext" w:hAnsi="Fb Fontext" w:hint="cs"/>
          <w:rtl/>
        </w:rPr>
        <w:t>חל</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הקדש</w:t>
      </w:r>
      <w:r w:rsidRPr="007435EB">
        <w:rPr>
          <w:rFonts w:ascii="Fb Fontext" w:hAnsi="Fb Fontext"/>
          <w:rtl/>
        </w:rPr>
        <w:t xml:space="preserve">, </w:t>
      </w:r>
      <w:r w:rsidRPr="007435EB">
        <w:rPr>
          <w:rFonts w:ascii="Fb Fontext" w:hAnsi="Fb Fontext" w:hint="cs"/>
          <w:rtl/>
        </w:rPr>
        <w:t>דקתני</w:t>
      </w:r>
      <w:r w:rsidRPr="007435EB">
        <w:rPr>
          <w:rFonts w:ascii="Fb Fontext" w:hAnsi="Fb Fontext"/>
          <w:rtl/>
        </w:rPr>
        <w:t xml:space="preserve">: </w:t>
      </w:r>
      <w:r w:rsidRPr="007435EB">
        <w:rPr>
          <w:rFonts w:ascii="Fb Fontext" w:hAnsi="Fb Fontext" w:hint="cs"/>
          <w:rtl/>
        </w:rPr>
        <w:t>מעות</w:t>
      </w:r>
      <w:r w:rsidRPr="007435EB">
        <w:rPr>
          <w:rFonts w:ascii="Fb Fontext" w:hAnsi="Fb Fontext"/>
          <w:rtl/>
        </w:rPr>
        <w:t xml:space="preserve"> </w:t>
      </w:r>
      <w:r w:rsidRPr="007435EB">
        <w:rPr>
          <w:rFonts w:ascii="Fb Fontext" w:hAnsi="Fb Fontext" w:hint="cs"/>
          <w:rtl/>
        </w:rPr>
        <w:t>שבידו</w:t>
      </w:r>
      <w:r w:rsidRPr="007435EB">
        <w:rPr>
          <w:rFonts w:ascii="Fb Fontext" w:hAnsi="Fb Fontext"/>
          <w:rtl/>
        </w:rPr>
        <w:t xml:space="preserve"> </w:t>
      </w:r>
      <w:r w:rsidRPr="007435EB">
        <w:rPr>
          <w:rFonts w:ascii="Fb Fontext" w:hAnsi="Fb Fontext" w:hint="cs"/>
          <w:rtl/>
        </w:rPr>
        <w:t>חולין</w:t>
      </w:r>
      <w:r w:rsidRPr="007435EB">
        <w:rPr>
          <w:rFonts w:ascii="Fb Fontext" w:hAnsi="Fb Fontext"/>
          <w:rtl/>
        </w:rPr>
        <w:t>?</w:t>
      </w:r>
    </w:p>
    <w:p w14:paraId="10494290" w14:textId="77777777" w:rsidR="00E8089F" w:rsidRPr="007435EB" w:rsidRDefault="00E8089F" w:rsidP="00E8089F">
      <w:pPr>
        <w:rPr>
          <w:rtl/>
        </w:rPr>
      </w:pPr>
      <w:r w:rsidRPr="005C3FF1">
        <w:rPr>
          <w:rStyle w:val="afffa"/>
          <w:rFonts w:hint="cs"/>
          <w:rtl/>
        </w:rPr>
        <w:t>אביי</w:t>
      </w:r>
      <w:r w:rsidRPr="007435EB">
        <w:rPr>
          <w:rtl/>
        </w:rPr>
        <w:t xml:space="preserve">: </w:t>
      </w:r>
      <w:r w:rsidRPr="007435EB">
        <w:rPr>
          <w:rFonts w:hint="cs"/>
          <w:rtl/>
        </w:rPr>
        <w:t>אי</w:t>
      </w:r>
      <w:r w:rsidRPr="007435EB">
        <w:rPr>
          <w:rtl/>
        </w:rPr>
        <w:t xml:space="preserve"> </w:t>
      </w:r>
      <w:r w:rsidRPr="007435EB">
        <w:rPr>
          <w:rFonts w:hint="cs"/>
          <w:rtl/>
        </w:rPr>
        <w:t>לאו</w:t>
      </w:r>
      <w:r w:rsidRPr="007435EB">
        <w:rPr>
          <w:rtl/>
        </w:rPr>
        <w:t xml:space="preserve"> </w:t>
      </w:r>
      <w:r w:rsidRPr="007435EB">
        <w:rPr>
          <w:rFonts w:hint="cs"/>
          <w:rtl/>
        </w:rPr>
        <w:t>דאוקמיה</w:t>
      </w:r>
      <w:r w:rsidRPr="007435EB">
        <w:rPr>
          <w:rtl/>
        </w:rPr>
        <w:t xml:space="preserve"> </w:t>
      </w:r>
      <w:r w:rsidRPr="007435EB">
        <w:rPr>
          <w:rFonts w:hint="cs"/>
          <w:rtl/>
        </w:rPr>
        <w:t>רבי</w:t>
      </w:r>
      <w:r w:rsidRPr="007435EB">
        <w:rPr>
          <w:rtl/>
        </w:rPr>
        <w:t xml:space="preserve"> </w:t>
      </w:r>
      <w:r w:rsidRPr="007435EB">
        <w:rPr>
          <w:rFonts w:hint="cs"/>
          <w:rtl/>
        </w:rPr>
        <w:t>אושעיא</w:t>
      </w:r>
      <w:r w:rsidRPr="007435EB">
        <w:rPr>
          <w:rtl/>
        </w:rPr>
        <w:t xml:space="preserve"> </w:t>
      </w:r>
      <w:r w:rsidRPr="007435EB">
        <w:rPr>
          <w:rFonts w:hint="cs"/>
          <w:rtl/>
        </w:rPr>
        <w:t>לההיא</w:t>
      </w:r>
      <w:r w:rsidRPr="007435EB">
        <w:rPr>
          <w:rtl/>
        </w:rPr>
        <w:t xml:space="preserve"> </w:t>
      </w:r>
      <w:r w:rsidRPr="007435EB">
        <w:rPr>
          <w:rFonts w:hint="cs"/>
          <w:rtl/>
        </w:rPr>
        <w:t>בממנה</w:t>
      </w:r>
      <w:r w:rsidRPr="007435EB">
        <w:rPr>
          <w:rtl/>
        </w:rPr>
        <w:t xml:space="preserve"> </w:t>
      </w:r>
      <w:r w:rsidRPr="007435EB">
        <w:rPr>
          <w:rFonts w:hint="cs"/>
          <w:rtl/>
        </w:rPr>
        <w:t>זונה</w:t>
      </w:r>
      <w:r w:rsidRPr="007435EB">
        <w:rPr>
          <w:rtl/>
        </w:rPr>
        <w:t xml:space="preserve"> </w:t>
      </w:r>
      <w:r w:rsidRPr="007435EB">
        <w:rPr>
          <w:rFonts w:hint="cs"/>
          <w:rtl/>
        </w:rPr>
        <w:t>על</w:t>
      </w:r>
      <w:r w:rsidRPr="007435EB">
        <w:rPr>
          <w:rtl/>
        </w:rPr>
        <w:t xml:space="preserve"> </w:t>
      </w:r>
      <w:r w:rsidRPr="007435EB">
        <w:rPr>
          <w:rFonts w:hint="cs"/>
          <w:rtl/>
        </w:rPr>
        <w:t>פסחו</w:t>
      </w:r>
      <w:r w:rsidRPr="007435EB">
        <w:rPr>
          <w:rtl/>
        </w:rPr>
        <w:t xml:space="preserve">, </w:t>
      </w:r>
      <w:r w:rsidRPr="007435EB">
        <w:rPr>
          <w:rFonts w:hint="cs"/>
          <w:rtl/>
        </w:rPr>
        <w:t>וכרבי</w:t>
      </w:r>
      <w:r w:rsidRPr="007435EB">
        <w:rPr>
          <w:rtl/>
        </w:rPr>
        <w:t xml:space="preserve"> </w:t>
      </w:r>
      <w:r w:rsidRPr="007435EB">
        <w:rPr>
          <w:rFonts w:hint="cs"/>
          <w:rtl/>
        </w:rPr>
        <w:t>[דממון בעלים]</w:t>
      </w:r>
    </w:p>
    <w:p w14:paraId="658B4861" w14:textId="77777777" w:rsidR="00E8089F" w:rsidRPr="007435EB" w:rsidRDefault="00E8089F" w:rsidP="00E8089F">
      <w:pPr>
        <w:rPr>
          <w:rFonts w:cs="Guttman Vilna"/>
          <w:b/>
          <w:bCs/>
          <w:rtl/>
        </w:rPr>
      </w:pPr>
      <w:r w:rsidRPr="007435EB">
        <w:rPr>
          <w:rFonts w:hint="cs"/>
          <w:rtl/>
        </w:rPr>
        <w:t>הוה מקומינן</w:t>
      </w:r>
      <w:r w:rsidRPr="007435EB">
        <w:rPr>
          <w:rtl/>
        </w:rPr>
        <w:t xml:space="preserve"> </w:t>
      </w:r>
      <w:r w:rsidRPr="007435EB">
        <w:rPr>
          <w:rFonts w:hint="cs"/>
          <w:rtl/>
        </w:rPr>
        <w:t>בקדשים</w:t>
      </w:r>
      <w:r w:rsidRPr="007435EB">
        <w:rPr>
          <w:rtl/>
        </w:rPr>
        <w:t xml:space="preserve"> </w:t>
      </w:r>
      <w:r w:rsidRPr="007435EB">
        <w:rPr>
          <w:rFonts w:hint="cs"/>
          <w:rtl/>
        </w:rPr>
        <w:t>קלים</w:t>
      </w:r>
      <w:r w:rsidRPr="007435EB">
        <w:rPr>
          <w:rtl/>
        </w:rPr>
        <w:t xml:space="preserve">, </w:t>
      </w:r>
      <w:r w:rsidRPr="007435EB">
        <w:rPr>
          <w:rFonts w:hint="cs"/>
          <w:rtl/>
        </w:rPr>
        <w:t>ואליבא</w:t>
      </w:r>
      <w:r w:rsidRPr="007435EB">
        <w:rPr>
          <w:rtl/>
        </w:rPr>
        <w:t xml:space="preserve"> </w:t>
      </w:r>
      <w:r>
        <w:rPr>
          <w:rStyle w:val="affffd"/>
          <w:rFonts w:hint="cs"/>
          <w:rtl/>
          <w:rPrChange w:id="11004" w:author="מנוע אמוראים" w:date="2026-10-05T16:42:03Z">
            <w:rPr>
              <w:rFonts w:hint="cs"/>
              <w:rtl/>
            </w:rPr>
          </w:rPrChange>
        </w:rPr>
        <w:t xml:space="preserve">דריה</w:t>
      </w:r>
      <w:r>
        <w:rPr>
          <w:rStyle w:val="affffd"/>
          <w:rtl/>
          <w:rPrChange w:id="11005" w:author="מנוע אמוראים" w:date="2026-10-05T16:42:03Z">
            <w:rPr>
              <w:rtl/>
            </w:rPr>
          </w:rPrChange>
        </w:rPr>
        <w:t xml:space="preserve">"</w:t>
      </w:r>
      <w:r>
        <w:rPr>
          <w:rStyle w:val="affffd"/>
          <w:rFonts w:hint="cs"/>
          <w:rtl/>
          <w:rPrChange w:id="11006" w:author="מנוע אמוראים" w:date="2026-10-05T16:42:03Z">
            <w:rPr>
              <w:rFonts w:hint="cs"/>
              <w:rtl/>
            </w:rPr>
          </w:rPrChange>
        </w:rPr>
        <w:t xml:space="preserve">ג</w:t>
      </w:r>
      <w:r>
        <w:rPr>
          <w:rFonts w:hint="cs"/>
          <w:rtl/>
        </w:rPr>
        <w:t xml:space="preserve"> דקדשים</w:t>
      </w:r>
      <w:r w:rsidRPr="007435EB">
        <w:rPr>
          <w:rtl/>
        </w:rPr>
        <w:t xml:space="preserve"> </w:t>
      </w:r>
      <w:r w:rsidRPr="007435EB">
        <w:rPr>
          <w:rFonts w:hint="cs"/>
          <w:rtl/>
        </w:rPr>
        <w:t>קלים</w:t>
      </w:r>
      <w:r w:rsidRPr="007435EB">
        <w:rPr>
          <w:rtl/>
        </w:rPr>
        <w:t xml:space="preserve"> </w:t>
      </w:r>
      <w:r w:rsidRPr="007435EB">
        <w:rPr>
          <w:rFonts w:hint="cs"/>
          <w:rtl/>
        </w:rPr>
        <w:t>ממון</w:t>
      </w:r>
      <w:r w:rsidRPr="007435EB">
        <w:rPr>
          <w:rtl/>
        </w:rPr>
        <w:t xml:space="preserve"> </w:t>
      </w:r>
      <w:r w:rsidRPr="007435EB">
        <w:rPr>
          <w:rFonts w:hint="cs"/>
          <w:rtl/>
        </w:rPr>
        <w:t>בעלים</w:t>
      </w:r>
      <w:r w:rsidRPr="007435EB">
        <w:rPr>
          <w:rtl/>
        </w:rPr>
        <w:t xml:space="preserve"> </w:t>
      </w:r>
      <w:r w:rsidRPr="007435EB">
        <w:rPr>
          <w:rFonts w:hint="cs"/>
          <w:rtl/>
        </w:rPr>
        <w:t>הוא</w:t>
      </w:r>
      <w:r w:rsidRPr="007435EB">
        <w:rPr>
          <w:rtl/>
        </w:rPr>
        <w:t xml:space="preserve">, </w:t>
      </w:r>
      <w:r w:rsidRPr="007435EB">
        <w:rPr>
          <w:rFonts w:hint="cs"/>
          <w:rtl/>
        </w:rPr>
        <w:t>אבל</w:t>
      </w:r>
      <w:r w:rsidRPr="007435EB">
        <w:rPr>
          <w:rtl/>
        </w:rPr>
        <w:t xml:space="preserve"> </w:t>
      </w:r>
      <w:r w:rsidRPr="007435EB">
        <w:rPr>
          <w:rFonts w:hint="cs"/>
          <w:rtl/>
        </w:rPr>
        <w:t>בפסח</w:t>
      </w:r>
      <w:r w:rsidRPr="007435EB">
        <w:rPr>
          <w:rtl/>
        </w:rPr>
        <w:t xml:space="preserve"> </w:t>
      </w:r>
      <w:r w:rsidRPr="007435EB">
        <w:rPr>
          <w:rFonts w:hint="cs"/>
          <w:rtl/>
        </w:rPr>
        <w:t>לא</w:t>
      </w:r>
      <w:r w:rsidRPr="007435EB">
        <w:rPr>
          <w:rtl/>
        </w:rPr>
        <w:t xml:space="preserve"> </w:t>
      </w:r>
      <w:r w:rsidRPr="007435EB">
        <w:rPr>
          <w:rFonts w:hint="cs"/>
          <w:rtl/>
        </w:rPr>
        <w:t>משייר</w:t>
      </w:r>
      <w:r w:rsidRPr="007435EB">
        <w:rPr>
          <w:rtl/>
        </w:rPr>
        <w:t xml:space="preserve"> </w:t>
      </w:r>
      <w:r w:rsidRPr="007435EB">
        <w:rPr>
          <w:rFonts w:hint="cs"/>
          <w:rtl/>
        </w:rPr>
        <w:t>איניש</w:t>
      </w:r>
      <w:r w:rsidRPr="007435EB">
        <w:rPr>
          <w:rtl/>
        </w:rPr>
        <w:t xml:space="preserve">, </w:t>
      </w:r>
      <w:r w:rsidRPr="007435EB">
        <w:rPr>
          <w:rFonts w:hint="cs"/>
          <w:rtl/>
        </w:rPr>
        <w:t>במעות</w:t>
      </w:r>
      <w:r w:rsidRPr="007435EB">
        <w:rPr>
          <w:rtl/>
        </w:rPr>
        <w:t xml:space="preserve"> </w:t>
      </w:r>
      <w:r w:rsidRPr="007435EB">
        <w:rPr>
          <w:rFonts w:hint="cs"/>
          <w:rtl/>
        </w:rPr>
        <w:t>ודאי</w:t>
      </w:r>
      <w:r w:rsidRPr="007435EB">
        <w:rPr>
          <w:rtl/>
        </w:rPr>
        <w:t xml:space="preserve"> </w:t>
      </w:r>
      <w:r w:rsidRPr="007435EB">
        <w:rPr>
          <w:rFonts w:hint="cs"/>
          <w:rtl/>
        </w:rPr>
        <w:t>משייר</w:t>
      </w:r>
      <w:r w:rsidRPr="007435EB">
        <w:rPr>
          <w:rtl/>
        </w:rPr>
        <w:t xml:space="preserve"> </w:t>
      </w:r>
      <w:r w:rsidRPr="007435EB">
        <w:rPr>
          <w:rFonts w:hint="cs"/>
          <w:rtl/>
        </w:rPr>
        <w:t>איניש</w:t>
      </w:r>
      <w:r w:rsidRPr="007435EB">
        <w:rPr>
          <w:rtl/>
        </w:rPr>
        <w:t>.</w:t>
      </w:r>
      <w:r w:rsidRPr="007435EB">
        <w:rPr>
          <w:rFonts w:hint="cs"/>
          <w:rtl/>
        </w:rPr>
        <w:t xml:space="preserve"> דמעיקרא הוא מפריש על דעת זה.</w:t>
      </w:r>
    </w:p>
    <w:p w14:paraId="2B64A8AD" w14:textId="77777777" w:rsidR="00E8089F" w:rsidRPr="007435EB" w:rsidRDefault="00E8089F" w:rsidP="00E8089F">
      <w:pPr>
        <w:rPr>
          <w:rtl/>
        </w:rPr>
      </w:pPr>
      <w:r w:rsidRPr="007435EB">
        <w:rPr>
          <w:rFonts w:hint="cs"/>
          <w:rtl/>
        </w:rPr>
        <w:t>והא</w:t>
      </w:r>
      <w:r w:rsidRPr="007435EB">
        <w:rPr>
          <w:rtl/>
        </w:rPr>
        <w:t xml:space="preserve"> </w:t>
      </w:r>
      <w:r w:rsidRPr="007435EB">
        <w:rPr>
          <w:rFonts w:hint="cs"/>
          <w:rtl/>
        </w:rPr>
        <w:t>רבי</w:t>
      </w:r>
      <w:r w:rsidRPr="007435EB">
        <w:rPr>
          <w:rtl/>
        </w:rPr>
        <w:t xml:space="preserve"> </w:t>
      </w:r>
      <w:r w:rsidRPr="007435EB">
        <w:rPr>
          <w:rFonts w:hint="cs"/>
          <w:rtl/>
        </w:rPr>
        <w:t>היא</w:t>
      </w:r>
      <w:r w:rsidRPr="007435EB">
        <w:rPr>
          <w:rtl/>
        </w:rPr>
        <w:t xml:space="preserve">, </w:t>
      </w:r>
      <w:r w:rsidRPr="007435EB">
        <w:rPr>
          <w:rFonts w:hint="cs"/>
          <w:rtl/>
        </w:rPr>
        <w:t>ומשום</w:t>
      </w:r>
      <w:r w:rsidRPr="007435EB">
        <w:rPr>
          <w:rtl/>
        </w:rPr>
        <w:t xml:space="preserve"> </w:t>
      </w:r>
      <w:r w:rsidRPr="007435EB">
        <w:rPr>
          <w:rFonts w:hint="cs"/>
          <w:rtl/>
        </w:rPr>
        <w:t>הכי</w:t>
      </w:r>
      <w:r w:rsidRPr="007435EB">
        <w:rPr>
          <w:rtl/>
        </w:rPr>
        <w:t xml:space="preserve"> </w:t>
      </w:r>
      <w:r w:rsidRPr="007435EB">
        <w:rPr>
          <w:rFonts w:hint="cs"/>
          <w:rtl/>
        </w:rPr>
        <w:t>מעות</w:t>
      </w:r>
      <w:r w:rsidRPr="007435EB">
        <w:rPr>
          <w:rtl/>
        </w:rPr>
        <w:t xml:space="preserve"> </w:t>
      </w:r>
      <w:r w:rsidRPr="007435EB">
        <w:rPr>
          <w:rFonts w:hint="cs"/>
          <w:rtl/>
        </w:rPr>
        <w:t>שבידו</w:t>
      </w:r>
      <w:r w:rsidRPr="007435EB">
        <w:rPr>
          <w:rtl/>
        </w:rPr>
        <w:t xml:space="preserve"> </w:t>
      </w:r>
      <w:r w:rsidRPr="007435EB">
        <w:rPr>
          <w:rFonts w:hint="cs"/>
          <w:rtl/>
        </w:rPr>
        <w:t>חולין</w:t>
      </w:r>
      <w:r w:rsidRPr="007435EB">
        <w:rPr>
          <w:rtl/>
        </w:rPr>
        <w:t xml:space="preserve">, </w:t>
      </w:r>
      <w:r w:rsidRPr="007435EB">
        <w:rPr>
          <w:rFonts w:hint="cs"/>
          <w:rtl/>
        </w:rPr>
        <w:t>במעות</w:t>
      </w:r>
      <w:r w:rsidRPr="007435EB">
        <w:rPr>
          <w:rtl/>
        </w:rPr>
        <w:t xml:space="preserve"> </w:t>
      </w:r>
      <w:r w:rsidRPr="007435EB">
        <w:rPr>
          <w:rFonts w:hint="cs"/>
          <w:rtl/>
        </w:rPr>
        <w:t>ודאי</w:t>
      </w:r>
      <w:r w:rsidRPr="007435EB">
        <w:rPr>
          <w:rtl/>
        </w:rPr>
        <w:t xml:space="preserve"> </w:t>
      </w:r>
      <w:r w:rsidRPr="007435EB">
        <w:rPr>
          <w:rFonts w:hint="cs"/>
          <w:rtl/>
        </w:rPr>
        <w:t>משייר</w:t>
      </w:r>
      <w:r w:rsidRPr="007435EB">
        <w:rPr>
          <w:rtl/>
        </w:rPr>
        <w:t xml:space="preserve"> </w:t>
      </w:r>
      <w:r w:rsidRPr="007435EB">
        <w:rPr>
          <w:rFonts w:hint="cs"/>
          <w:rtl/>
        </w:rPr>
        <w:t>איניש</w:t>
      </w:r>
      <w:r w:rsidRPr="007435EB">
        <w:rPr>
          <w:rtl/>
        </w:rPr>
        <w:t>.</w:t>
      </w:r>
    </w:p>
    <w:p w14:paraId="4FA7BCDA" w14:textId="77777777" w:rsidR="00E8089F" w:rsidRPr="007435EB" w:rsidRDefault="00E8089F" w:rsidP="00E8089F">
      <w:pPr>
        <w:rPr>
          <w:rtl/>
        </w:rPr>
      </w:pPr>
      <w:r w:rsidRPr="007435EB">
        <w:rPr>
          <w:rFonts w:hint="cs"/>
          <w:rtl/>
        </w:rPr>
        <w:t>והמשנה בתמורה דרבי אושעיא ומעמידים כרבי-אביי לא העמיד כרבי דבפסח</w:t>
      </w:r>
      <w:r w:rsidRPr="007435EB">
        <w:rPr>
          <w:rtl/>
        </w:rPr>
        <w:t xml:space="preserve"> </w:t>
      </w:r>
      <w:r w:rsidRPr="007435EB">
        <w:rPr>
          <w:rFonts w:hint="cs"/>
          <w:rtl/>
        </w:rPr>
        <w:t>לא</w:t>
      </w:r>
      <w:r w:rsidRPr="007435EB">
        <w:rPr>
          <w:rtl/>
        </w:rPr>
        <w:t xml:space="preserve"> </w:t>
      </w:r>
      <w:r w:rsidRPr="007435EB">
        <w:rPr>
          <w:rFonts w:hint="cs"/>
          <w:rtl/>
        </w:rPr>
        <w:t>משייר</w:t>
      </w:r>
      <w:r w:rsidRPr="007435EB">
        <w:rPr>
          <w:rtl/>
        </w:rPr>
        <w:t xml:space="preserve"> </w:t>
      </w:r>
      <w:r w:rsidRPr="007435EB">
        <w:rPr>
          <w:rFonts w:hint="cs"/>
          <w:rtl/>
        </w:rPr>
        <w:t>איניש</w:t>
      </w:r>
      <w:r w:rsidRPr="007435EB">
        <w:rPr>
          <w:rtl/>
        </w:rPr>
        <w:t>.</w:t>
      </w:r>
    </w:p>
    <w:p w14:paraId="7104E663" w14:textId="77777777" w:rsidR="00E8089F" w:rsidRPr="007435EB" w:rsidRDefault="00E8089F" w:rsidP="00E8089F">
      <w:pPr>
        <w:rPr>
          <w:rtl/>
        </w:rPr>
      </w:pPr>
      <w:r w:rsidRPr="007435EB">
        <w:rPr>
          <w:rFonts w:hint="cs"/>
          <w:rtl/>
        </w:rPr>
        <w:t>והא</w:t>
      </w:r>
      <w:r w:rsidRPr="007435EB">
        <w:rPr>
          <w:rtl/>
        </w:rPr>
        <w:t xml:space="preserve"> </w:t>
      </w:r>
      <w:r w:rsidRPr="007435EB">
        <w:rPr>
          <w:rFonts w:hint="cs"/>
          <w:rtl/>
        </w:rPr>
        <w:t>ליכא</w:t>
      </w:r>
      <w:r w:rsidRPr="007435EB">
        <w:rPr>
          <w:rtl/>
        </w:rPr>
        <w:t xml:space="preserve"> </w:t>
      </w:r>
      <w:r w:rsidRPr="007435EB">
        <w:rPr>
          <w:rFonts w:hint="cs"/>
          <w:rtl/>
        </w:rPr>
        <w:t>לאוקמי</w:t>
      </w:r>
      <w:r w:rsidRPr="007435EB">
        <w:rPr>
          <w:rtl/>
        </w:rPr>
        <w:t xml:space="preserve"> </w:t>
      </w:r>
      <w:r w:rsidRPr="007435EB">
        <w:rPr>
          <w:rFonts w:hint="cs"/>
          <w:rtl/>
        </w:rPr>
        <w:t>כרבי</w:t>
      </w:r>
      <w:r w:rsidRPr="007435EB">
        <w:rPr>
          <w:rtl/>
        </w:rPr>
        <w:t xml:space="preserve"> </w:t>
      </w:r>
      <w:r w:rsidRPr="007435EB">
        <w:rPr>
          <w:rFonts w:hint="cs"/>
          <w:rtl/>
        </w:rPr>
        <w:t>יוסי</w:t>
      </w:r>
      <w:r w:rsidRPr="007435EB">
        <w:rPr>
          <w:rtl/>
        </w:rPr>
        <w:t xml:space="preserve">, </w:t>
      </w:r>
      <w:r w:rsidRPr="007435EB">
        <w:rPr>
          <w:rFonts w:hint="cs"/>
          <w:rtl/>
        </w:rPr>
        <w:t>דהא</w:t>
      </w:r>
      <w:r w:rsidRPr="007435EB">
        <w:rPr>
          <w:rtl/>
        </w:rPr>
        <w:t xml:space="preserve"> </w:t>
      </w:r>
      <w:r w:rsidRPr="007435EB">
        <w:rPr>
          <w:rFonts w:hint="cs"/>
          <w:rtl/>
        </w:rPr>
        <w:t>תני</w:t>
      </w:r>
      <w:r w:rsidRPr="007435EB">
        <w:rPr>
          <w:rtl/>
        </w:rPr>
        <w:t xml:space="preserve"> </w:t>
      </w:r>
      <w:r w:rsidRPr="007435EB">
        <w:rPr>
          <w:rFonts w:hint="cs"/>
          <w:rtl/>
        </w:rPr>
        <w:t>בה</w:t>
      </w:r>
      <w:r w:rsidRPr="007435EB">
        <w:rPr>
          <w:rtl/>
        </w:rPr>
        <w:t xml:space="preserve">: </w:t>
      </w:r>
      <w:r w:rsidRPr="007435EB">
        <w:rPr>
          <w:rFonts w:hint="cs"/>
          <w:rtl/>
        </w:rPr>
        <w:t>והמוכר</w:t>
      </w:r>
      <w:r w:rsidRPr="007435EB">
        <w:rPr>
          <w:rtl/>
        </w:rPr>
        <w:t xml:space="preserve"> </w:t>
      </w:r>
      <w:r w:rsidRPr="007435EB">
        <w:rPr>
          <w:rFonts w:hint="cs"/>
          <w:rtl/>
        </w:rPr>
        <w:t>עולתו</w:t>
      </w:r>
      <w:r w:rsidRPr="007435EB">
        <w:rPr>
          <w:rtl/>
        </w:rPr>
        <w:t xml:space="preserve"> </w:t>
      </w:r>
      <w:r w:rsidRPr="007435EB">
        <w:rPr>
          <w:rFonts w:hint="cs"/>
          <w:rtl/>
        </w:rPr>
        <w:t>ושלמיו</w:t>
      </w:r>
      <w:r w:rsidRPr="007435EB">
        <w:rPr>
          <w:rtl/>
        </w:rPr>
        <w:t xml:space="preserve"> - </w:t>
      </w:r>
      <w:r w:rsidRPr="007435EB">
        <w:rPr>
          <w:rFonts w:hint="cs"/>
          <w:rtl/>
        </w:rPr>
        <w:t>לא</w:t>
      </w:r>
      <w:r w:rsidRPr="007435EB">
        <w:rPr>
          <w:rtl/>
        </w:rPr>
        <w:t xml:space="preserve"> </w:t>
      </w:r>
      <w:r w:rsidRPr="007435EB">
        <w:rPr>
          <w:rFonts w:hint="cs"/>
          <w:rtl/>
        </w:rPr>
        <w:t>עשה</w:t>
      </w:r>
      <w:r w:rsidRPr="007435EB">
        <w:rPr>
          <w:rtl/>
        </w:rPr>
        <w:t xml:space="preserve"> </w:t>
      </w:r>
      <w:r w:rsidRPr="007435EB">
        <w:rPr>
          <w:rFonts w:hint="cs"/>
          <w:rtl/>
        </w:rPr>
        <w:t>ולא</w:t>
      </w:r>
      <w:r w:rsidRPr="007435EB">
        <w:rPr>
          <w:rtl/>
        </w:rPr>
        <w:t xml:space="preserve"> </w:t>
      </w:r>
      <w:r w:rsidRPr="007435EB">
        <w:rPr>
          <w:rFonts w:hint="cs"/>
          <w:rtl/>
        </w:rPr>
        <w:t>כלום</w:t>
      </w:r>
      <w:r w:rsidRPr="007435EB">
        <w:rPr>
          <w:rtl/>
        </w:rPr>
        <w:t>.</w:t>
      </w:r>
    </w:p>
    <w:p w14:paraId="64075315" w14:textId="77777777" w:rsidR="00E8089F" w:rsidRPr="007435EB" w:rsidRDefault="00E8089F" w:rsidP="00E8089F">
      <w:pPr>
        <w:rPr>
          <w:rtl/>
        </w:rPr>
      </w:pPr>
      <w:r w:rsidRPr="007435EB">
        <w:rPr>
          <w:rFonts w:hint="cs"/>
          <w:rtl/>
        </w:rPr>
        <w:t>והשתא</w:t>
      </w:r>
      <w:r w:rsidRPr="007435EB">
        <w:rPr>
          <w:rtl/>
        </w:rPr>
        <w:t xml:space="preserve"> </w:t>
      </w:r>
      <w:r w:rsidRPr="007435EB">
        <w:rPr>
          <w:rFonts w:hint="cs"/>
          <w:rtl/>
        </w:rPr>
        <w:t>דאוקמיה</w:t>
      </w:r>
      <w:r w:rsidRPr="007435EB">
        <w:rPr>
          <w:rtl/>
        </w:rPr>
        <w:t xml:space="preserve"> </w:t>
      </w:r>
      <w:r w:rsidRPr="007435EB">
        <w:rPr>
          <w:rFonts w:hint="cs"/>
          <w:rtl/>
        </w:rPr>
        <w:t>רבי</w:t>
      </w:r>
      <w:r w:rsidRPr="007435EB">
        <w:rPr>
          <w:rtl/>
        </w:rPr>
        <w:t xml:space="preserve"> </w:t>
      </w:r>
      <w:r w:rsidRPr="007435EB">
        <w:rPr>
          <w:rFonts w:hint="cs"/>
          <w:rtl/>
        </w:rPr>
        <w:t>אושעיא</w:t>
      </w:r>
      <w:r w:rsidRPr="007435EB">
        <w:rPr>
          <w:rtl/>
        </w:rPr>
        <w:t xml:space="preserve"> </w:t>
      </w:r>
      <w:r w:rsidRPr="007435EB">
        <w:rPr>
          <w:rFonts w:hint="cs"/>
          <w:rtl/>
        </w:rPr>
        <w:t>לההיא</w:t>
      </w:r>
      <w:r w:rsidRPr="007435EB">
        <w:rPr>
          <w:rtl/>
        </w:rPr>
        <w:t xml:space="preserve"> </w:t>
      </w:r>
      <w:r w:rsidRPr="007435EB">
        <w:rPr>
          <w:rFonts w:hint="cs"/>
          <w:rtl/>
        </w:rPr>
        <w:t>בממנה</w:t>
      </w:r>
      <w:r w:rsidRPr="007435EB">
        <w:rPr>
          <w:rtl/>
        </w:rPr>
        <w:t xml:space="preserve"> </w:t>
      </w:r>
      <w:r w:rsidRPr="007435EB">
        <w:rPr>
          <w:rFonts w:hint="cs"/>
          <w:rtl/>
        </w:rPr>
        <w:t>זונה</w:t>
      </w:r>
      <w:r w:rsidRPr="007435EB">
        <w:rPr>
          <w:rtl/>
        </w:rPr>
        <w:t xml:space="preserve"> </w:t>
      </w:r>
      <w:r w:rsidRPr="007435EB">
        <w:rPr>
          <w:rFonts w:hint="cs"/>
          <w:rtl/>
        </w:rPr>
        <w:t>על</w:t>
      </w:r>
      <w:r w:rsidRPr="007435EB">
        <w:rPr>
          <w:rtl/>
        </w:rPr>
        <w:t xml:space="preserve"> </w:t>
      </w:r>
      <w:r w:rsidRPr="007435EB">
        <w:rPr>
          <w:rFonts w:hint="cs"/>
          <w:rtl/>
        </w:rPr>
        <w:t>פסחו</w:t>
      </w:r>
      <w:r w:rsidRPr="007435EB">
        <w:rPr>
          <w:rtl/>
        </w:rPr>
        <w:t xml:space="preserve"> </w:t>
      </w:r>
      <w:r w:rsidRPr="007435EB">
        <w:rPr>
          <w:rFonts w:hint="cs"/>
          <w:rtl/>
        </w:rPr>
        <w:t>ורבי</w:t>
      </w:r>
      <w:r w:rsidRPr="007435EB">
        <w:rPr>
          <w:rtl/>
        </w:rPr>
        <w:t xml:space="preserve"> </w:t>
      </w:r>
      <w:r w:rsidRPr="007435EB">
        <w:rPr>
          <w:rFonts w:hint="cs"/>
          <w:rtl/>
        </w:rPr>
        <w:t>היא</w:t>
      </w:r>
      <w:r w:rsidRPr="007435EB">
        <w:rPr>
          <w:rtl/>
        </w:rPr>
        <w:t>.</w:t>
      </w:r>
    </w:p>
    <w:p w14:paraId="080B34DC" w14:textId="77777777" w:rsidR="00E8089F" w:rsidRPr="005C3FF1" w:rsidRDefault="00E8089F" w:rsidP="009A151F">
      <w:pPr>
        <w:rPr>
          <w:rStyle w:val="afffa"/>
          <w:rtl/>
        </w:rPr>
      </w:pPr>
      <w:r w:rsidRPr="005C3FF1">
        <w:rPr>
          <w:rStyle w:val="afffa"/>
          <w:rFonts w:hint="cs"/>
          <w:rtl/>
        </w:rPr>
        <w:t>וש</w:t>
      </w:r>
      <w:r w:rsidRPr="005C3FF1">
        <w:rPr>
          <w:rStyle w:val="afffa"/>
          <w:rtl/>
        </w:rPr>
        <w:t>"</w:t>
      </w:r>
      <w:r w:rsidRPr="005C3FF1">
        <w:rPr>
          <w:rStyle w:val="afffa"/>
          <w:rFonts w:hint="cs"/>
          <w:rtl/>
        </w:rPr>
        <w:t>מ דס</w:t>
      </w:r>
      <w:r w:rsidRPr="005C3FF1">
        <w:rPr>
          <w:rStyle w:val="afffa"/>
          <w:rtl/>
        </w:rPr>
        <w:t>"</w:t>
      </w:r>
      <w:r w:rsidRPr="005C3FF1">
        <w:rPr>
          <w:rStyle w:val="afffa"/>
          <w:rFonts w:hint="cs"/>
          <w:rtl/>
        </w:rPr>
        <w:t xml:space="preserve">ל </w:t>
      </w:r>
      <w:r w:rsidR="00AB3B38" w:rsidRPr="005C3FF1">
        <w:rPr>
          <w:rStyle w:val="afffa"/>
          <w:rFonts w:hint="cs"/>
          <w:rtl/>
        </w:rPr>
        <w:t>אף</w:t>
      </w:r>
      <w:r w:rsidRPr="005C3FF1">
        <w:rPr>
          <w:rStyle w:val="afffa"/>
          <w:rtl/>
        </w:rPr>
        <w:t xml:space="preserve"> </w:t>
      </w:r>
      <w:r w:rsidRPr="005C3FF1">
        <w:rPr>
          <w:rStyle w:val="afffa"/>
          <w:rFonts w:hint="cs"/>
          <w:rtl/>
        </w:rPr>
        <w:t>בפסחו</w:t>
      </w:r>
      <w:r w:rsidRPr="005C3FF1">
        <w:rPr>
          <w:rStyle w:val="afffa"/>
          <w:rtl/>
        </w:rPr>
        <w:t xml:space="preserve"> </w:t>
      </w:r>
      <w:r w:rsidRPr="005C3FF1">
        <w:rPr>
          <w:rStyle w:val="afffa"/>
          <w:rFonts w:hint="cs"/>
          <w:rtl/>
        </w:rPr>
        <w:t>משייר</w:t>
      </w:r>
      <w:r w:rsidRPr="005C3FF1">
        <w:rPr>
          <w:rStyle w:val="afffa"/>
          <w:rtl/>
        </w:rPr>
        <w:t xml:space="preserve"> </w:t>
      </w:r>
      <w:r w:rsidRPr="005C3FF1">
        <w:rPr>
          <w:rStyle w:val="afffa"/>
          <w:rFonts w:hint="cs"/>
          <w:rtl/>
        </w:rPr>
        <w:t>איניש</w:t>
      </w:r>
      <w:r w:rsidRPr="005C3FF1">
        <w:rPr>
          <w:rStyle w:val="afffa"/>
          <w:rtl/>
        </w:rPr>
        <w:t>.</w:t>
      </w:r>
    </w:p>
    <w:p w14:paraId="30F78270" w14:textId="20E43FBB" w:rsidR="00E8089F" w:rsidRPr="007435EB" w:rsidRDefault="00F47631" w:rsidP="00F47631">
      <w:pPr>
        <w:pStyle w:val="affd"/>
        <w:rPr>
          <w:bCs/>
          <w:rtl/>
        </w:rPr>
      </w:pPr>
      <w:r>
        <w:rPr>
          <w:rFonts w:hint="cs"/>
          <w:rtl/>
        </w:rPr>
        <w:t>***</w:t>
      </w:r>
    </w:p>
    <w:p w14:paraId="2253C41A" w14:textId="77777777" w:rsidR="00E8089F" w:rsidRPr="007435EB" w:rsidRDefault="00E8089F" w:rsidP="00E8089F">
      <w:pPr>
        <w:rPr>
          <w:rtl/>
        </w:rPr>
      </w:pPr>
      <w:r>
        <w:rPr>
          <w:rFonts w:ascii="Fb Fontext" w:hAnsi="Fb Fontext" w:hint="cs"/>
          <w:rtl/>
        </w:rPr>
        <w:t xml:space="preserve">הך </w:t>
      </w:r>
      <w:r>
        <w:rPr>
          <w:rStyle w:val="affffd"/>
          <w:rFonts w:ascii="Fb Fontext" w:hAnsi="Fb Fontext" w:hint="cs"/>
          <w:rtl/>
          <w:rPrChange w:id="11007" w:author="מנוע אמוראים" w:date="2026-10-05T16:42:03Z">
            <w:rPr>
              <w:rFonts w:ascii="Fb Fontext" w:hAnsi="Fb Fontext" w:hint="cs"/>
              <w:rtl/>
            </w:rPr>
          </w:rPrChange>
        </w:rPr>
        <w:t xml:space="preserve">דר</w:t>
      </w:r>
      <w:r>
        <w:rPr>
          <w:rStyle w:val="affffd"/>
          <w:rFonts w:ascii="Fb Fontext" w:hAnsi="Fb Fontext"/>
          <w:rtl/>
          <w:rPrChange w:id="11008" w:author="מנוע אמוראים" w:date="2026-10-05T16:42:03Z">
            <w:rPr>
              <w:rFonts w:ascii="Fb Fontext" w:hAnsi="Fb Fontext"/>
              <w:rtl/>
            </w:rPr>
          </w:rPrChange>
        </w:rPr>
        <w:t xml:space="preserve">"</w:t>
      </w:r>
      <w:r>
        <w:rPr>
          <w:rStyle w:val="affffd"/>
          <w:rFonts w:ascii="Fb Fontext" w:hAnsi="Fb Fontext" w:hint="cs"/>
          <w:rtl/>
          <w:rPrChange w:id="11009" w:author="מנוע אמוראים" w:date="2026-10-05T16:42:03Z">
            <w:rPr>
              <w:rFonts w:ascii="Fb Fontext" w:hAnsi="Fb Fontext" w:hint="cs"/>
              <w:rtl/>
            </w:rPr>
          </w:rPrChange>
        </w:rPr>
        <w:t xml:space="preserve">א</w:t>
      </w:r>
      <w:r w:rsidRPr="007435EB">
        <w:rPr>
          <w:rFonts w:ascii="Fb Fontext" w:hAnsi="Fb Fontext"/>
          <w:rtl/>
        </w:rPr>
        <w:t xml:space="preserve"> </w:t>
      </w:r>
      <w:r w:rsidRPr="007435EB">
        <w:rPr>
          <w:rFonts w:ascii="Fb Fontext" w:hAnsi="Fb Fontext" w:hint="cs"/>
          <w:rtl/>
        </w:rPr>
        <w:t>דתנן</w:t>
      </w:r>
      <w:r w:rsidRPr="007435EB">
        <w:rPr>
          <w:rFonts w:ascii="Fb Fontext" w:hAnsi="Fb Fontext"/>
          <w:rtl/>
        </w:rPr>
        <w:t xml:space="preserve">: </w:t>
      </w:r>
      <w:r w:rsidRPr="007435EB">
        <w:rPr>
          <w:rFonts w:ascii="Fb Fontext" w:hAnsi="Fb Fontext" w:hint="cs"/>
          <w:rtl/>
        </w:rPr>
        <w:t>נתן</w:t>
      </w:r>
      <w:r w:rsidRPr="007435EB">
        <w:rPr>
          <w:rFonts w:ascii="Fb Fontext" w:hAnsi="Fb Fontext"/>
          <w:rtl/>
        </w:rPr>
        <w:t xml:space="preserve"> </w:t>
      </w:r>
      <w:r w:rsidRPr="007435EB">
        <w:rPr>
          <w:rFonts w:ascii="Fb Fontext" w:hAnsi="Fb Fontext" w:hint="cs"/>
          <w:rtl/>
        </w:rPr>
        <w:t>לה</w:t>
      </w:r>
      <w:r w:rsidRPr="007435EB">
        <w:rPr>
          <w:rFonts w:ascii="Fb Fontext" w:hAnsi="Fb Fontext"/>
          <w:rtl/>
        </w:rPr>
        <w:t xml:space="preserve"> </w:t>
      </w:r>
      <w:r w:rsidRPr="007435EB">
        <w:rPr>
          <w:rFonts w:ascii="Fb Fontext" w:hAnsi="Fb Fontext" w:hint="cs"/>
          <w:rtl/>
        </w:rPr>
        <w:t>מוקדשין</w:t>
      </w:r>
      <w:r w:rsidRPr="007435EB">
        <w:rPr>
          <w:rFonts w:ascii="Fb Fontext" w:hAnsi="Fb Fontext"/>
          <w:rtl/>
        </w:rPr>
        <w:t xml:space="preserve"> </w:t>
      </w:r>
      <w:r w:rsidRPr="007435EB">
        <w:rPr>
          <w:rFonts w:ascii="Fb Fontext" w:hAnsi="Fb Fontext" w:hint="cs"/>
          <w:rtl/>
        </w:rPr>
        <w:t>באתננה</w:t>
      </w:r>
      <w:r w:rsidRPr="007435EB">
        <w:rPr>
          <w:rFonts w:ascii="Fb Fontext" w:hAnsi="Fb Fontext"/>
          <w:rtl/>
        </w:rPr>
        <w:t xml:space="preserve"> - </w:t>
      </w:r>
      <w:r w:rsidRPr="007435EB">
        <w:rPr>
          <w:rFonts w:ascii="Fb Fontext" w:hAnsi="Fb Fontext" w:hint="cs"/>
          <w:rtl/>
        </w:rPr>
        <w:t>הרי</w:t>
      </w:r>
      <w:r w:rsidRPr="007435EB">
        <w:rPr>
          <w:rFonts w:ascii="Fb Fontext" w:hAnsi="Fb Fontext"/>
          <w:rtl/>
        </w:rPr>
        <w:t xml:space="preserve"> </w:t>
      </w:r>
      <w:r w:rsidRPr="007435EB">
        <w:rPr>
          <w:rFonts w:ascii="Fb Fontext" w:hAnsi="Fb Fontext" w:hint="cs"/>
          <w:rtl/>
        </w:rPr>
        <w:t>אלו</w:t>
      </w:r>
      <w:r w:rsidRPr="007435EB">
        <w:rPr>
          <w:rFonts w:ascii="Fb Fontext" w:hAnsi="Fb Fontext"/>
          <w:rtl/>
        </w:rPr>
        <w:t xml:space="preserve"> </w:t>
      </w:r>
      <w:r w:rsidRPr="007435EB">
        <w:rPr>
          <w:rFonts w:ascii="Fb Fontext" w:hAnsi="Fb Fontext" w:hint="cs"/>
          <w:rtl/>
        </w:rPr>
        <w:t>מותרין</w:t>
      </w:r>
      <w:r w:rsidRPr="007435EB">
        <w:rPr>
          <w:rFonts w:ascii="Fb Fontext" w:hAnsi="Fb Fontext"/>
          <w:rtl/>
        </w:rPr>
        <w:t>.</w:t>
      </w:r>
      <w:r w:rsidRPr="007435EB">
        <w:rPr>
          <w:rFonts w:ascii="Fb Fontext" w:hAnsi="Fb Fontext" w:hint="cs"/>
          <w:rtl/>
        </w:rPr>
        <w:t xml:space="preserve"> עופות</w:t>
      </w:r>
      <w:r w:rsidRPr="007435EB">
        <w:rPr>
          <w:rFonts w:ascii="Fb Fontext" w:hAnsi="Fb Fontext"/>
          <w:rtl/>
        </w:rPr>
        <w:t xml:space="preserve"> </w:t>
      </w:r>
      <w:r w:rsidRPr="007435EB">
        <w:rPr>
          <w:rFonts w:ascii="Fb Fontext" w:hAnsi="Fb Fontext" w:hint="cs"/>
          <w:rtl/>
        </w:rPr>
        <w:t>דחולין</w:t>
      </w:r>
      <w:r w:rsidRPr="007435EB">
        <w:rPr>
          <w:rFonts w:ascii="Fb Fontext" w:hAnsi="Fb Fontext"/>
          <w:rtl/>
        </w:rPr>
        <w:t xml:space="preserve"> - </w:t>
      </w:r>
      <w:r w:rsidRPr="007435EB">
        <w:rPr>
          <w:rFonts w:ascii="Fb Fontext" w:hAnsi="Fb Fontext" w:hint="cs"/>
          <w:rtl/>
        </w:rPr>
        <w:t>הרי</w:t>
      </w:r>
      <w:r w:rsidRPr="007435EB">
        <w:rPr>
          <w:rFonts w:ascii="Fb Fontext" w:hAnsi="Fb Fontext"/>
          <w:rtl/>
        </w:rPr>
        <w:t xml:space="preserve"> </w:t>
      </w:r>
      <w:r w:rsidRPr="007435EB">
        <w:rPr>
          <w:rFonts w:ascii="Fb Fontext" w:hAnsi="Fb Fontext" w:hint="cs"/>
          <w:rtl/>
        </w:rPr>
        <w:t>אלו</w:t>
      </w:r>
      <w:r w:rsidRPr="007435EB">
        <w:rPr>
          <w:rFonts w:ascii="Fb Fontext" w:hAnsi="Fb Fontext"/>
          <w:rtl/>
        </w:rPr>
        <w:t xml:space="preserve"> </w:t>
      </w:r>
      <w:r w:rsidRPr="007435EB">
        <w:rPr>
          <w:rFonts w:ascii="Fb Fontext" w:hAnsi="Fb Fontext" w:hint="cs"/>
          <w:rtl/>
        </w:rPr>
        <w:t>אסורין</w:t>
      </w:r>
      <w:r w:rsidRPr="007435EB">
        <w:rPr>
          <w:rFonts w:ascii="Fb Fontext" w:hAnsi="Fb Fontext"/>
          <w:rtl/>
        </w:rPr>
        <w:t>.</w:t>
      </w:r>
    </w:p>
    <w:p w14:paraId="0296E2E1" w14:textId="77777777" w:rsidR="00E8089F" w:rsidRPr="007435EB" w:rsidRDefault="00E8089F" w:rsidP="00E8089F">
      <w:pPr>
        <w:rPr>
          <w:rtl/>
        </w:rPr>
      </w:pPr>
      <w:r w:rsidRPr="005C3FF1">
        <w:rPr>
          <w:rStyle w:val="afffa"/>
          <w:rFonts w:hint="cs"/>
          <w:rtl/>
        </w:rPr>
        <w:t>דס</w:t>
      </w:r>
      <w:r w:rsidRPr="005C3FF1">
        <w:rPr>
          <w:rStyle w:val="afffa"/>
          <w:rtl/>
        </w:rPr>
        <w:t>"</w:t>
      </w:r>
      <w:r w:rsidRPr="005C3FF1">
        <w:rPr>
          <w:rStyle w:val="afffa"/>
          <w:rFonts w:hint="cs"/>
          <w:rtl/>
        </w:rPr>
        <w:t>ד</w:t>
      </w:r>
      <w:r w:rsidRPr="007435EB">
        <w:rPr>
          <w:rFonts w:hint="cs"/>
          <w:rtl/>
        </w:rPr>
        <w:t xml:space="preserve"> כ</w:t>
      </w:r>
      <w:r w:rsidRPr="007435EB">
        <w:rPr>
          <w:rtl/>
        </w:rPr>
        <w:t>"</w:t>
      </w:r>
      <w:r w:rsidRPr="007435EB">
        <w:rPr>
          <w:rFonts w:hint="cs"/>
          <w:rtl/>
        </w:rPr>
        <w:t>ש ממוקדשים שמום פוסל בהן ואין אתנן ומחיר חל עליהן כ</w:t>
      </w:r>
      <w:r w:rsidRPr="007435EB">
        <w:rPr>
          <w:rtl/>
        </w:rPr>
        <w:t>"</w:t>
      </w:r>
      <w:r w:rsidRPr="007435EB">
        <w:rPr>
          <w:rFonts w:hint="cs"/>
          <w:rtl/>
        </w:rPr>
        <w:t xml:space="preserve">ש לעופות שאין מום פוסל בהן </w:t>
      </w:r>
      <w:r w:rsidRPr="005C3FF1">
        <w:rPr>
          <w:rStyle w:val="afffa"/>
          <w:rFonts w:hint="cs"/>
          <w:rtl/>
        </w:rPr>
        <w:t>ת</w:t>
      </w:r>
      <w:r w:rsidRPr="005C3FF1">
        <w:rPr>
          <w:rStyle w:val="afffa"/>
          <w:rtl/>
        </w:rPr>
        <w:t>"</w:t>
      </w:r>
      <w:r w:rsidRPr="005C3FF1">
        <w:rPr>
          <w:rStyle w:val="afffa"/>
          <w:rFonts w:hint="cs"/>
          <w:rtl/>
        </w:rPr>
        <w:t>ל</w:t>
      </w:r>
      <w:r w:rsidRPr="00AC0CB1">
        <w:rPr>
          <w:rStyle w:val="af2"/>
          <w:rFonts w:hint="cs"/>
          <w:rtl/>
        </w:rPr>
        <w:t xml:space="preserve"> </w:t>
      </w:r>
      <w:r w:rsidRPr="00AC0CB1">
        <w:rPr>
          <w:rStyle w:val="af2"/>
          <w:rtl/>
        </w:rPr>
        <w:t>'</w:t>
      </w:r>
      <w:r w:rsidRPr="00AC0CB1">
        <w:rPr>
          <w:rStyle w:val="af2"/>
          <w:rFonts w:hint="cs"/>
          <w:rtl/>
        </w:rPr>
        <w:t>לכל</w:t>
      </w:r>
      <w:r w:rsidRPr="00AC0CB1">
        <w:rPr>
          <w:rStyle w:val="af2"/>
          <w:rtl/>
        </w:rPr>
        <w:t xml:space="preserve"> </w:t>
      </w:r>
      <w:r w:rsidRPr="00AC0CB1">
        <w:rPr>
          <w:rStyle w:val="af2"/>
          <w:rFonts w:hint="cs"/>
          <w:rtl/>
        </w:rPr>
        <w:t>נדר'-</w:t>
      </w:r>
      <w:r w:rsidRPr="007435EB">
        <w:rPr>
          <w:rtl/>
        </w:rPr>
        <w:t xml:space="preserve"> </w:t>
      </w:r>
      <w:r w:rsidRPr="007435EB">
        <w:rPr>
          <w:rFonts w:hint="cs"/>
          <w:rtl/>
        </w:rPr>
        <w:t>לרבות</w:t>
      </w:r>
      <w:r w:rsidRPr="007435EB">
        <w:rPr>
          <w:rtl/>
        </w:rPr>
        <w:t xml:space="preserve"> </w:t>
      </w:r>
      <w:r w:rsidRPr="007435EB">
        <w:rPr>
          <w:rFonts w:hint="cs"/>
          <w:rtl/>
        </w:rPr>
        <w:t>את</w:t>
      </w:r>
      <w:r w:rsidRPr="007435EB">
        <w:rPr>
          <w:rtl/>
        </w:rPr>
        <w:t xml:space="preserve"> </w:t>
      </w:r>
      <w:r w:rsidRPr="007435EB">
        <w:rPr>
          <w:rFonts w:hint="cs"/>
          <w:rtl/>
        </w:rPr>
        <w:t>העופות</w:t>
      </w:r>
      <w:r w:rsidRPr="007435EB">
        <w:rPr>
          <w:rtl/>
        </w:rPr>
        <w:t>.</w:t>
      </w:r>
    </w:p>
    <w:p w14:paraId="718A8583" w14:textId="77777777" w:rsidR="00E8089F" w:rsidRPr="007435EB" w:rsidRDefault="00E8089F" w:rsidP="00E8089F">
      <w:pPr>
        <w:rPr>
          <w:rtl/>
        </w:rPr>
      </w:pPr>
      <w:r w:rsidRPr="007435EB">
        <w:rPr>
          <w:rFonts w:ascii="Fb Fontext" w:hAnsi="Fb Fontext" w:hint="cs"/>
          <w:sz w:val="20"/>
          <w:rtl/>
        </w:rPr>
        <w:t>ולא אמרי</w:t>
      </w:r>
      <w:r w:rsidRPr="007435EB">
        <w:rPr>
          <w:rFonts w:ascii="Fb Fontext" w:hAnsi="Fb Fontext"/>
          <w:sz w:val="20"/>
          <w:rtl/>
        </w:rPr>
        <w:t>'</w:t>
      </w:r>
      <w:r w:rsidRPr="007435EB">
        <w:rPr>
          <w:rFonts w:ascii="Fb Fontext" w:hAnsi="Fb Fontext" w:hint="cs"/>
          <w:sz w:val="20"/>
          <w:rtl/>
        </w:rPr>
        <w:t xml:space="preserve"> להיפך דהיינו ק</w:t>
      </w:r>
      <w:r w:rsidRPr="007435EB">
        <w:rPr>
          <w:rFonts w:ascii="Fb Fontext" w:hAnsi="Fb Fontext"/>
          <w:sz w:val="20"/>
          <w:rtl/>
        </w:rPr>
        <w:t>"</w:t>
      </w:r>
      <w:r w:rsidRPr="007435EB">
        <w:rPr>
          <w:rFonts w:ascii="Fb Fontext" w:hAnsi="Fb Fontext" w:hint="cs"/>
          <w:sz w:val="20"/>
          <w:rtl/>
        </w:rPr>
        <w:t xml:space="preserve">ו מעופות למוקדשין שהמום פוסל בהן </w:t>
      </w:r>
      <w:r w:rsidRPr="007435EB">
        <w:rPr>
          <w:rFonts w:ascii="Fb Fontext" w:hAnsi="Fb Fontext"/>
          <w:sz w:val="20"/>
          <w:rtl/>
        </w:rPr>
        <w:t>–</w:t>
      </w:r>
      <w:r w:rsidRPr="007435EB">
        <w:rPr>
          <w:rFonts w:ascii="Fb Fontext" w:hAnsi="Fb Fontext" w:hint="cs"/>
          <w:sz w:val="20"/>
          <w:rtl/>
        </w:rPr>
        <w:t xml:space="preserve"> </w:t>
      </w:r>
      <w:r w:rsidRPr="00AC0CB1">
        <w:rPr>
          <w:rStyle w:val="af2"/>
          <w:rFonts w:hint="cs"/>
          <w:rtl/>
        </w:rPr>
        <w:t>ד'לכל</w:t>
      </w:r>
      <w:r w:rsidRPr="00AC0CB1">
        <w:rPr>
          <w:rStyle w:val="af2"/>
          <w:rtl/>
        </w:rPr>
        <w:t xml:space="preserve"> </w:t>
      </w:r>
      <w:r w:rsidRPr="00AC0CB1">
        <w:rPr>
          <w:rStyle w:val="af2"/>
          <w:rFonts w:hint="cs"/>
          <w:rtl/>
        </w:rPr>
        <w:t>נדר'</w:t>
      </w:r>
      <w:r w:rsidRPr="00AC0CB1">
        <w:rPr>
          <w:rStyle w:val="af2"/>
          <w:rtl/>
        </w:rPr>
        <w:t xml:space="preserve"> </w:t>
      </w:r>
      <w:r w:rsidRPr="007435EB">
        <w:rPr>
          <w:rFonts w:ascii="Fb Fontext" w:hAnsi="Fb Fontext"/>
          <w:sz w:val="20"/>
          <w:rtl/>
        </w:rPr>
        <w:t xml:space="preserve">- </w:t>
      </w:r>
      <w:r w:rsidRPr="007435EB">
        <w:rPr>
          <w:rFonts w:ascii="Fb Fontext" w:hAnsi="Fb Fontext" w:hint="cs"/>
          <w:sz w:val="20"/>
          <w:rtl/>
        </w:rPr>
        <w:t>פרט</w:t>
      </w:r>
      <w:r w:rsidRPr="007435EB">
        <w:rPr>
          <w:rFonts w:ascii="Fb Fontext" w:hAnsi="Fb Fontext"/>
          <w:sz w:val="20"/>
          <w:rtl/>
        </w:rPr>
        <w:t xml:space="preserve"> </w:t>
      </w:r>
      <w:r w:rsidRPr="007435EB">
        <w:rPr>
          <w:rFonts w:ascii="Fb Fontext" w:hAnsi="Fb Fontext" w:hint="cs"/>
          <w:sz w:val="20"/>
          <w:rtl/>
        </w:rPr>
        <w:t>לנדור</w:t>
      </w:r>
      <w:r w:rsidRPr="007435EB">
        <w:rPr>
          <w:rFonts w:ascii="Fb Fontext" w:hAnsi="Fb Fontext"/>
          <w:sz w:val="20"/>
          <w:rtl/>
        </w:rPr>
        <w:t>.</w:t>
      </w:r>
    </w:p>
    <w:p w14:paraId="6A30E023" w14:textId="467F8ABC"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AC0CB1">
        <w:rPr>
          <w:rStyle w:val="af2"/>
          <w:rFonts w:hint="cs"/>
          <w:rtl/>
        </w:rPr>
        <w:t>'נדר'</w:t>
      </w:r>
      <w:r w:rsidR="00E8089F" w:rsidRPr="00AC0CB1">
        <w:rPr>
          <w:rStyle w:val="af2"/>
          <w:rtl/>
        </w:rPr>
        <w:t>,</w:t>
      </w:r>
      <w:r>
        <w:rPr>
          <w:rFonts w:ascii="Fb Fontext" w:hAnsi="Fb Fontext" w:hint="cs"/>
          <w:rtl/>
        </w:rPr>
        <w:t xml:space="preserve">- ומתני' </w:t>
      </w:r>
      <w:r>
        <w:rPr>
          <w:rStyle w:val="affffd"/>
          <w:rFonts w:ascii="Fb Fontext" w:hAnsi="Fb Fontext" w:hint="cs"/>
          <w:rtl/>
          <w:rPrChange w:id="11010" w:author="מנוע אמוראים" w:date="2026-10-05T16:42:03Z">
            <w:rPr>
              <w:rFonts w:ascii="Fb Fontext" w:hAnsi="Fb Fontext" w:hint="cs"/>
              <w:rtl/>
            </w:rPr>
          </w:rPrChange>
        </w:rPr>
        <w:t xml:space="preserve">כר</w:t>
      </w:r>
      <w:r>
        <w:rPr>
          <w:rStyle w:val="affffd"/>
          <w:rFonts w:ascii="Fb Fontext" w:hAnsi="Fb Fontext"/>
          <w:rtl/>
          <w:rPrChange w:id="11011" w:author="מנוע אמוראים" w:date="2026-10-05T16:42:03Z">
            <w:rPr>
              <w:rFonts w:ascii="Fb Fontext" w:hAnsi="Fb Fontext"/>
              <w:rtl/>
            </w:rPr>
          </w:rPrChange>
        </w:rPr>
        <w:t xml:space="preserve">"</w:t>
      </w:r>
      <w:r>
        <w:rPr>
          <w:rStyle w:val="affffd"/>
          <w:rFonts w:ascii="Fb Fontext" w:hAnsi="Fb Fontext" w:hint="cs"/>
          <w:rtl/>
          <w:rPrChange w:id="11012" w:author="מנוע אמוראים" w:date="2026-10-05T16:42:03Z">
            <w:rPr>
              <w:rFonts w:ascii="Fb Fontext" w:hAnsi="Fb Fontext" w:hint="cs"/>
              <w:rtl/>
            </w:rPr>
          </w:rPrChange>
        </w:rPr>
        <w:t xml:space="preserve">א</w:t>
      </w:r>
      <w:r>
        <w:rPr>
          <w:rFonts w:ascii="Fb Fontext" w:hAnsi="Fb Fontext" w:hint="cs"/>
          <w:rtl/>
        </w:rPr>
        <w:t xml:space="preserve"> דממנה זונה על פסחו ורבי היא [וממילא זה לא איסור על דבר שאינו שלו.</w:t>
      </w:r>
    </w:p>
    <w:p w14:paraId="70137EB2" w14:textId="600FB787" w:rsidR="00E8089F" w:rsidRPr="007435EB" w:rsidRDefault="00F47631" w:rsidP="00F47631">
      <w:pPr>
        <w:pStyle w:val="affd"/>
        <w:rPr>
          <w:bCs/>
          <w:rtl/>
        </w:rPr>
      </w:pPr>
      <w:r>
        <w:rPr>
          <w:rFonts w:hint="cs"/>
          <w:rtl/>
        </w:rPr>
        <w:t>***</w:t>
      </w:r>
    </w:p>
    <w:p w14:paraId="36F066A7" w14:textId="06B4F17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רבי</w:t>
      </w:r>
      <w:r w:rsidR="00E8089F" w:rsidRPr="007435EB">
        <w:rPr>
          <w:rFonts w:ascii="Fb Fontext" w:hAnsi="Fb Fontext"/>
          <w:rtl/>
        </w:rPr>
        <w:t xml:space="preserve"> - </w:t>
      </w:r>
      <w:r w:rsidR="00E8089F" w:rsidRPr="007435EB">
        <w:rPr>
          <w:rFonts w:ascii="Fb Fontext" w:hAnsi="Fb Fontext" w:hint="cs"/>
          <w:rtl/>
        </w:rPr>
        <w:t>דתניא</w:t>
      </w:r>
      <w:r w:rsidR="00E8089F" w:rsidRPr="007435EB">
        <w:rPr>
          <w:rFonts w:ascii="Fb Fontext" w:hAnsi="Fb Fontext"/>
          <w:rtl/>
        </w:rPr>
        <w:t>:</w:t>
      </w:r>
      <w:r w:rsidR="00E8089F" w:rsidRPr="00AC0CB1">
        <w:rPr>
          <w:rStyle w:val="af2"/>
          <w:rtl/>
        </w:rPr>
        <w:t xml:space="preserve"> </w:t>
      </w:r>
      <w:r w:rsidR="00E8089F" w:rsidRPr="00AC0CB1">
        <w:rPr>
          <w:rStyle w:val="af2"/>
          <w:rFonts w:hint="cs"/>
          <w:rtl/>
        </w:rPr>
        <w:t>'אם</w:t>
      </w:r>
      <w:r w:rsidR="00E8089F" w:rsidRPr="00AC0CB1">
        <w:rPr>
          <w:rStyle w:val="af2"/>
          <w:rtl/>
        </w:rPr>
        <w:t xml:space="preserve"> </w:t>
      </w:r>
      <w:r w:rsidR="00E8089F" w:rsidRPr="00AC0CB1">
        <w:rPr>
          <w:rStyle w:val="af2"/>
          <w:rFonts w:hint="cs"/>
          <w:rtl/>
        </w:rPr>
        <w:t>ימעט</w:t>
      </w:r>
      <w:r w:rsidR="00E8089F" w:rsidRPr="00AC0CB1">
        <w:rPr>
          <w:rStyle w:val="af2"/>
          <w:rtl/>
        </w:rPr>
        <w:t xml:space="preserve"> </w:t>
      </w:r>
      <w:r w:rsidR="00E8089F" w:rsidRPr="00AC0CB1">
        <w:rPr>
          <w:rStyle w:val="af2"/>
          <w:rFonts w:hint="cs"/>
          <w:rtl/>
        </w:rPr>
        <w:t>הבית</w:t>
      </w:r>
      <w:r w:rsidR="00E8089F" w:rsidRPr="00AC0CB1">
        <w:rPr>
          <w:rStyle w:val="af2"/>
          <w:rtl/>
        </w:rPr>
        <w:t xml:space="preserve"> </w:t>
      </w:r>
      <w:r w:rsidR="00E8089F" w:rsidRPr="00AC0CB1">
        <w:rPr>
          <w:rStyle w:val="af2"/>
          <w:rFonts w:hint="cs"/>
          <w:rtl/>
        </w:rPr>
        <w:t>מהיות</w:t>
      </w:r>
      <w:r w:rsidR="00E8089F" w:rsidRPr="00AC0CB1">
        <w:rPr>
          <w:rStyle w:val="af2"/>
          <w:rtl/>
        </w:rPr>
        <w:t xml:space="preserve"> </w:t>
      </w:r>
      <w:r w:rsidR="00E8089F" w:rsidRPr="00AC0CB1">
        <w:rPr>
          <w:rStyle w:val="af2"/>
          <w:rFonts w:hint="cs"/>
          <w:rtl/>
        </w:rPr>
        <w:t>משה'</w:t>
      </w:r>
      <w:r w:rsidR="00E8089F" w:rsidRPr="00AC0CB1">
        <w:rPr>
          <w:rStyle w:val="af2"/>
          <w:rtl/>
        </w:rPr>
        <w:t xml:space="preserve"> </w:t>
      </w:r>
      <w:r w:rsidR="00E8089F" w:rsidRPr="007435EB">
        <w:rPr>
          <w:rFonts w:ascii="Fb Fontext" w:hAnsi="Fb Fontext"/>
          <w:rtl/>
        </w:rPr>
        <w:t xml:space="preserve">- </w:t>
      </w:r>
      <w:r w:rsidR="00E8089F" w:rsidRPr="007435EB">
        <w:rPr>
          <w:rFonts w:ascii="Fb Fontext" w:hAnsi="Fb Fontext" w:hint="cs"/>
          <w:rtl/>
        </w:rPr>
        <w:t>החייהו</w:t>
      </w:r>
      <w:r w:rsidR="00E8089F" w:rsidRPr="007435EB">
        <w:rPr>
          <w:rFonts w:ascii="Fb Fontext" w:hAnsi="Fb Fontext"/>
          <w:rtl/>
        </w:rPr>
        <w:t xml:space="preserve"> </w:t>
      </w:r>
      <w:r w:rsidR="00E8089F" w:rsidRPr="007435EB">
        <w:rPr>
          <w:rFonts w:ascii="Fb Fontext" w:hAnsi="Fb Fontext" w:hint="cs"/>
          <w:rtl/>
        </w:rPr>
        <w:t>משה</w:t>
      </w:r>
      <w:r w:rsidR="00E8089F" w:rsidRPr="007435EB">
        <w:rPr>
          <w:rFonts w:ascii="Fb Fontext" w:hAnsi="Fb Fontext"/>
          <w:rtl/>
        </w:rPr>
        <w:t xml:space="preserve">, </w:t>
      </w:r>
      <w:r w:rsidR="00E8089F" w:rsidRPr="007435EB">
        <w:rPr>
          <w:rFonts w:ascii="Fb Fontext" w:hAnsi="Fb Fontext" w:hint="cs"/>
          <w:rtl/>
        </w:rPr>
        <w:t>מכדי</w:t>
      </w:r>
      <w:r w:rsidR="00E8089F" w:rsidRPr="007435EB">
        <w:rPr>
          <w:rFonts w:ascii="Fb Fontext" w:hAnsi="Fb Fontext"/>
          <w:rtl/>
        </w:rPr>
        <w:t xml:space="preserve"> </w:t>
      </w:r>
      <w:r w:rsidR="00E8089F" w:rsidRPr="007435EB">
        <w:rPr>
          <w:rFonts w:ascii="Fb Fontext" w:hAnsi="Fb Fontext" w:hint="cs"/>
          <w:rtl/>
        </w:rPr>
        <w:t>אכילה</w:t>
      </w:r>
      <w:r w:rsidR="00E8089F" w:rsidRPr="007435EB">
        <w:rPr>
          <w:rFonts w:ascii="Fb Fontext" w:hAnsi="Fb Fontext"/>
          <w:rtl/>
        </w:rPr>
        <w:t xml:space="preserve">, </w:t>
      </w:r>
      <w:r w:rsidR="00E8089F" w:rsidRPr="007435EB">
        <w:rPr>
          <w:rFonts w:ascii="Fb Fontext" w:hAnsi="Fb Fontext" w:hint="cs"/>
          <w:rtl/>
        </w:rPr>
        <w:t>ולא</w:t>
      </w:r>
      <w:r w:rsidR="00E8089F" w:rsidRPr="007435EB">
        <w:rPr>
          <w:rFonts w:ascii="Fb Fontext" w:hAnsi="Fb Fontext"/>
          <w:rtl/>
        </w:rPr>
        <w:t xml:space="preserve"> </w:t>
      </w:r>
      <w:r w:rsidR="00E8089F" w:rsidRPr="007435EB">
        <w:rPr>
          <w:rFonts w:ascii="Fb Fontext" w:hAnsi="Fb Fontext" w:hint="cs"/>
          <w:rtl/>
        </w:rPr>
        <w:t>מכדי</w:t>
      </w:r>
      <w:r w:rsidR="00E8089F" w:rsidRPr="007435EB">
        <w:rPr>
          <w:rFonts w:ascii="Fb Fontext" w:hAnsi="Fb Fontext"/>
          <w:rtl/>
        </w:rPr>
        <w:t xml:space="preserve"> </w:t>
      </w:r>
      <w:r w:rsidR="00E8089F" w:rsidRPr="007435EB">
        <w:rPr>
          <w:rFonts w:ascii="Fb Fontext" w:hAnsi="Fb Fontext" w:hint="cs"/>
          <w:rtl/>
        </w:rPr>
        <w:t>מקח</w:t>
      </w:r>
      <w:r w:rsidR="00E8089F" w:rsidRPr="007435EB">
        <w:rPr>
          <w:rFonts w:ascii="Fb Fontext" w:hAnsi="Fb Fontext"/>
          <w:rtl/>
        </w:rPr>
        <w:t>.</w:t>
      </w:r>
    </w:p>
    <w:p w14:paraId="3F9EF567" w14:textId="77777777" w:rsidR="00E8089F" w:rsidRPr="007435EB" w:rsidRDefault="00E8089F" w:rsidP="00E8089F">
      <w:pPr>
        <w:rPr>
          <w:rFonts w:cs="Guttman Vilna"/>
          <w:b/>
          <w:bCs/>
          <w:rtl/>
        </w:rPr>
      </w:pPr>
      <w:r w:rsidRPr="007435EB">
        <w:rPr>
          <w:rFonts w:hint="cs"/>
          <w:rtl/>
        </w:rPr>
        <w:t>רבי</w:t>
      </w:r>
      <w:r w:rsidRPr="007435EB">
        <w:rPr>
          <w:rtl/>
        </w:rPr>
        <w:t xml:space="preserve"> </w:t>
      </w:r>
      <w:r w:rsidRPr="007435EB">
        <w:rPr>
          <w:rFonts w:hint="cs"/>
          <w:rtl/>
        </w:rPr>
        <w:t>אומר</w:t>
      </w:r>
      <w:r w:rsidRPr="007435EB">
        <w:rPr>
          <w:rtl/>
        </w:rPr>
        <w:t xml:space="preserve">: </w:t>
      </w:r>
      <w:r w:rsidRPr="007435EB">
        <w:rPr>
          <w:rFonts w:hint="cs"/>
          <w:rtl/>
        </w:rPr>
        <w:t>אף</w:t>
      </w:r>
      <w:r w:rsidRPr="007435EB">
        <w:rPr>
          <w:rtl/>
        </w:rPr>
        <w:t xml:space="preserve"> </w:t>
      </w:r>
      <w:r w:rsidRPr="007435EB">
        <w:rPr>
          <w:rFonts w:hint="cs"/>
          <w:rtl/>
        </w:rPr>
        <w:t>מכדי</w:t>
      </w:r>
      <w:r w:rsidRPr="007435EB">
        <w:rPr>
          <w:rtl/>
        </w:rPr>
        <w:t xml:space="preserve"> </w:t>
      </w:r>
      <w:r w:rsidRPr="007435EB">
        <w:rPr>
          <w:rFonts w:hint="cs"/>
          <w:rtl/>
        </w:rPr>
        <w:t>מקח</w:t>
      </w:r>
      <w:r w:rsidRPr="007435EB">
        <w:rPr>
          <w:rtl/>
        </w:rPr>
        <w:t>.</w:t>
      </w:r>
      <w:r w:rsidRPr="007435EB">
        <w:rPr>
          <w:rFonts w:hint="cs"/>
          <w:rtl/>
        </w:rPr>
        <w:t>- שאם</w:t>
      </w:r>
      <w:r w:rsidRPr="007435EB">
        <w:rPr>
          <w:rtl/>
        </w:rPr>
        <w:t xml:space="preserve"> </w:t>
      </w:r>
      <w:r w:rsidRPr="007435EB">
        <w:rPr>
          <w:rFonts w:hint="cs"/>
          <w:rtl/>
        </w:rPr>
        <w:t>אין</w:t>
      </w:r>
      <w:r w:rsidRPr="007435EB">
        <w:rPr>
          <w:rtl/>
        </w:rPr>
        <w:t xml:space="preserve"> </w:t>
      </w:r>
      <w:r w:rsidRPr="007435EB">
        <w:rPr>
          <w:rFonts w:hint="cs"/>
          <w:rtl/>
        </w:rPr>
        <w:t>לו</w:t>
      </w:r>
      <w:r w:rsidRPr="007435EB">
        <w:rPr>
          <w:rtl/>
        </w:rPr>
        <w:t xml:space="preserve"> </w:t>
      </w:r>
      <w:r w:rsidRPr="007435EB">
        <w:rPr>
          <w:rFonts w:hint="cs"/>
          <w:rtl/>
        </w:rPr>
        <w:t>ממנה</w:t>
      </w:r>
      <w:r w:rsidRPr="007435EB">
        <w:rPr>
          <w:rtl/>
        </w:rPr>
        <w:t xml:space="preserve"> </w:t>
      </w:r>
      <w:r w:rsidRPr="007435EB">
        <w:rPr>
          <w:rFonts w:hint="cs"/>
          <w:rtl/>
        </w:rPr>
        <w:t>אחר</w:t>
      </w:r>
      <w:r w:rsidRPr="007435EB">
        <w:rPr>
          <w:rtl/>
        </w:rPr>
        <w:t xml:space="preserve"> </w:t>
      </w:r>
      <w:r w:rsidRPr="007435EB">
        <w:rPr>
          <w:rFonts w:hint="cs"/>
          <w:rtl/>
        </w:rPr>
        <w:t>עמו</w:t>
      </w:r>
      <w:r w:rsidRPr="007435EB">
        <w:rPr>
          <w:rtl/>
        </w:rPr>
        <w:t xml:space="preserve"> </w:t>
      </w:r>
      <w:r w:rsidRPr="007435EB">
        <w:rPr>
          <w:rFonts w:hint="cs"/>
          <w:rtl/>
        </w:rPr>
        <w:t>על</w:t>
      </w:r>
      <w:r w:rsidRPr="007435EB">
        <w:rPr>
          <w:rtl/>
        </w:rPr>
        <w:t xml:space="preserve"> </w:t>
      </w:r>
      <w:r w:rsidRPr="007435EB">
        <w:rPr>
          <w:rFonts w:hint="cs"/>
          <w:rtl/>
        </w:rPr>
        <w:t>פסחו</w:t>
      </w:r>
      <w:r w:rsidRPr="007435EB">
        <w:rPr>
          <w:rtl/>
        </w:rPr>
        <w:t xml:space="preserve"> </w:t>
      </w:r>
      <w:r w:rsidRPr="007435EB">
        <w:rPr>
          <w:rFonts w:hint="cs"/>
          <w:rtl/>
        </w:rPr>
        <w:t>ועל</w:t>
      </w:r>
      <w:r w:rsidRPr="007435EB">
        <w:rPr>
          <w:rtl/>
        </w:rPr>
        <w:t xml:space="preserve"> </w:t>
      </w:r>
      <w:r w:rsidRPr="007435EB">
        <w:rPr>
          <w:rFonts w:hint="cs"/>
          <w:rtl/>
        </w:rPr>
        <w:t>חגיגתו</w:t>
      </w:r>
      <w:r w:rsidRPr="007435EB">
        <w:rPr>
          <w:rtl/>
        </w:rPr>
        <w:t xml:space="preserve"> </w:t>
      </w:r>
      <w:r w:rsidRPr="007435EB">
        <w:rPr>
          <w:rFonts w:hint="cs"/>
          <w:rtl/>
        </w:rPr>
        <w:t>ומעות</w:t>
      </w:r>
      <w:r w:rsidRPr="007435EB">
        <w:rPr>
          <w:rtl/>
        </w:rPr>
        <w:t xml:space="preserve"> </w:t>
      </w:r>
      <w:r w:rsidRPr="007435EB">
        <w:rPr>
          <w:rFonts w:hint="cs"/>
          <w:rtl/>
        </w:rPr>
        <w:t>שבידו</w:t>
      </w:r>
      <w:r w:rsidRPr="007435EB">
        <w:rPr>
          <w:rtl/>
        </w:rPr>
        <w:t xml:space="preserve"> </w:t>
      </w:r>
      <w:r w:rsidRPr="007435EB">
        <w:rPr>
          <w:rFonts w:hint="cs"/>
          <w:rtl/>
        </w:rPr>
        <w:t>חולין</w:t>
      </w:r>
      <w:r w:rsidRPr="007435EB">
        <w:rPr>
          <w:rtl/>
        </w:rPr>
        <w:t xml:space="preserve">, </w:t>
      </w:r>
      <w:r w:rsidRPr="007435EB">
        <w:rPr>
          <w:rFonts w:hint="cs"/>
          <w:rtl/>
        </w:rPr>
        <w:t>שעל</w:t>
      </w:r>
      <w:r w:rsidRPr="007435EB">
        <w:rPr>
          <w:rtl/>
        </w:rPr>
        <w:t xml:space="preserve"> </w:t>
      </w:r>
      <w:r w:rsidRPr="007435EB">
        <w:rPr>
          <w:rFonts w:hint="cs"/>
          <w:rtl/>
        </w:rPr>
        <w:t>מנת</w:t>
      </w:r>
      <w:r w:rsidRPr="007435EB">
        <w:rPr>
          <w:rtl/>
        </w:rPr>
        <w:t xml:space="preserve"> </w:t>
      </w:r>
      <w:r w:rsidRPr="007435EB">
        <w:rPr>
          <w:rFonts w:hint="cs"/>
          <w:rtl/>
        </w:rPr>
        <w:t>כן</w:t>
      </w:r>
      <w:r w:rsidRPr="007435EB">
        <w:rPr>
          <w:rtl/>
        </w:rPr>
        <w:t xml:space="preserve"> </w:t>
      </w:r>
      <w:r w:rsidRPr="007435EB">
        <w:rPr>
          <w:rFonts w:hint="cs"/>
          <w:rtl/>
        </w:rPr>
        <w:t>הקדישו</w:t>
      </w:r>
      <w:r w:rsidRPr="007435EB">
        <w:rPr>
          <w:rtl/>
        </w:rPr>
        <w:t xml:space="preserve"> </w:t>
      </w:r>
      <w:r w:rsidRPr="007435EB">
        <w:rPr>
          <w:rFonts w:hint="cs"/>
          <w:rtl/>
        </w:rPr>
        <w:t>ישראל</w:t>
      </w:r>
      <w:r w:rsidRPr="007435EB">
        <w:rPr>
          <w:rtl/>
        </w:rPr>
        <w:t xml:space="preserve"> </w:t>
      </w:r>
      <w:r w:rsidRPr="007435EB">
        <w:rPr>
          <w:rFonts w:hint="cs"/>
          <w:rtl/>
        </w:rPr>
        <w:t>את</w:t>
      </w:r>
      <w:r w:rsidRPr="007435EB">
        <w:rPr>
          <w:rtl/>
        </w:rPr>
        <w:t xml:space="preserve"> </w:t>
      </w:r>
      <w:r w:rsidRPr="007435EB">
        <w:rPr>
          <w:rFonts w:hint="cs"/>
          <w:rtl/>
        </w:rPr>
        <w:t>פסחיהן</w:t>
      </w:r>
      <w:r w:rsidRPr="007435EB">
        <w:rPr>
          <w:rtl/>
        </w:rPr>
        <w:t>.</w:t>
      </w:r>
    </w:p>
    <w:p w14:paraId="50393700" w14:textId="77777777" w:rsidR="00E8089F" w:rsidRPr="007435EB" w:rsidRDefault="00E8089F" w:rsidP="00E8089F">
      <w:pPr>
        <w:rPr>
          <w:rtl/>
        </w:rPr>
      </w:pPr>
      <w:r>
        <w:rPr>
          <w:rFonts w:hint="cs"/>
          <w:rtl/>
        </w:rPr>
        <w:t xml:space="preserve">רבה </w:t>
      </w:r>
      <w:r>
        <w:rPr>
          <w:rStyle w:val="affffd"/>
          <w:rFonts w:hint="cs"/>
          <w:rtl/>
          <w:rPrChange w:id="11013" w:author="מנוע אמוראים" w:date="2026-10-05T16:42:03Z">
            <w:rPr>
              <w:rFonts w:hint="cs"/>
              <w:rtl/>
            </w:rPr>
          </w:rPrChange>
        </w:rPr>
        <w:t xml:space="preserve">ור</w:t>
      </w:r>
      <w:r>
        <w:rPr>
          <w:rStyle w:val="affffd"/>
          <w:rtl/>
          <w:rPrChange w:id="11014" w:author="מנוע אמוראים" w:date="2026-10-05T16:42:03Z">
            <w:rPr>
              <w:rtl/>
            </w:rPr>
          </w:rPrChange>
        </w:rPr>
        <w:t xml:space="preserve">"</w:t>
      </w:r>
      <w:r>
        <w:rPr>
          <w:rStyle w:val="affffd"/>
          <w:rFonts w:hint="cs"/>
          <w:rtl/>
          <w:rPrChange w:id="11015" w:author="מנוע אמוראים" w:date="2026-10-05T16:42:03Z">
            <w:rPr>
              <w:rFonts w:hint="cs"/>
              <w:rtl/>
            </w:rPr>
          </w:rPrChange>
        </w:rPr>
        <w:t xml:space="preserve">ז</w:t>
      </w:r>
      <w:r>
        <w:rPr>
          <w:rFonts w:hint="cs"/>
          <w:rtl/>
        </w:rPr>
        <w:t xml:space="preserve">.</w:t>
      </w:r>
    </w:p>
    <w:p w14:paraId="3DFFD8E3" w14:textId="77777777" w:rsidR="00E8089F" w:rsidRPr="007435EB" w:rsidRDefault="00E8089F" w:rsidP="00E8089F">
      <w:pPr>
        <w:rPr>
          <w:rtl/>
        </w:rPr>
      </w:pPr>
      <w:r w:rsidRPr="005C3FF1">
        <w:rPr>
          <w:rStyle w:val="afffa"/>
          <w:rFonts w:hint="cs"/>
          <w:rtl/>
        </w:rPr>
        <w:t xml:space="preserve">חד אמר </w:t>
      </w:r>
      <w:r w:rsidRPr="007435EB">
        <w:rPr>
          <w:rFonts w:hint="cs"/>
          <w:rtl/>
        </w:rPr>
        <w:t>בעצים</w:t>
      </w:r>
      <w:r w:rsidRPr="007435EB">
        <w:rPr>
          <w:rtl/>
        </w:rPr>
        <w:t xml:space="preserve"> </w:t>
      </w:r>
      <w:r w:rsidRPr="007435EB">
        <w:rPr>
          <w:rFonts w:hint="cs"/>
          <w:rtl/>
        </w:rPr>
        <w:t>לצלייתו</w:t>
      </w:r>
      <w:r w:rsidRPr="007435EB">
        <w:rPr>
          <w:rtl/>
        </w:rPr>
        <w:t xml:space="preserve"> – </w:t>
      </w:r>
      <w:r w:rsidRPr="005C3FF1">
        <w:rPr>
          <w:rStyle w:val="afffa"/>
          <w:rFonts w:hint="cs"/>
          <w:rtl/>
        </w:rPr>
        <w:t>כו</w:t>
      </w:r>
      <w:r w:rsidRPr="005C3FF1">
        <w:rPr>
          <w:rStyle w:val="afffa"/>
          <w:rtl/>
        </w:rPr>
        <w:t>"</w:t>
      </w:r>
      <w:r w:rsidRPr="005C3FF1">
        <w:rPr>
          <w:rStyle w:val="afffa"/>
          <w:rFonts w:hint="cs"/>
          <w:rtl/>
        </w:rPr>
        <w:t>ע</w:t>
      </w:r>
      <w:r w:rsidRPr="007435EB">
        <w:rPr>
          <w:rFonts w:hint="cs"/>
          <w:rtl/>
        </w:rPr>
        <w:t xml:space="preserve"> ל</w:t>
      </w:r>
      <w:r w:rsidRPr="007435EB">
        <w:rPr>
          <w:rtl/>
        </w:rPr>
        <w:t>"</w:t>
      </w:r>
      <w:r w:rsidRPr="007435EB">
        <w:rPr>
          <w:rFonts w:hint="cs"/>
          <w:rtl/>
        </w:rPr>
        <w:t>פ</w:t>
      </w:r>
      <w:r w:rsidRPr="007435EB">
        <w:rPr>
          <w:rtl/>
        </w:rPr>
        <w:t xml:space="preserve"> </w:t>
      </w:r>
      <w:r w:rsidRPr="007435EB">
        <w:rPr>
          <w:rFonts w:hint="cs"/>
          <w:rtl/>
        </w:rPr>
        <w:t>דכיון</w:t>
      </w:r>
      <w:r w:rsidRPr="007435EB">
        <w:rPr>
          <w:rtl/>
        </w:rPr>
        <w:t xml:space="preserve"> </w:t>
      </w:r>
      <w:r w:rsidRPr="007435EB">
        <w:rPr>
          <w:rFonts w:hint="cs"/>
          <w:rtl/>
        </w:rPr>
        <w:t>דתקנתא</w:t>
      </w:r>
      <w:r w:rsidRPr="007435EB">
        <w:rPr>
          <w:rtl/>
        </w:rPr>
        <w:t xml:space="preserve"> </w:t>
      </w:r>
      <w:r w:rsidRPr="007435EB">
        <w:rPr>
          <w:rFonts w:hint="cs"/>
          <w:rtl/>
        </w:rPr>
        <w:t>דפסח</w:t>
      </w:r>
      <w:r w:rsidRPr="007435EB">
        <w:rPr>
          <w:rtl/>
        </w:rPr>
        <w:t xml:space="preserve"> </w:t>
      </w:r>
      <w:r w:rsidRPr="007435EB">
        <w:rPr>
          <w:rFonts w:hint="cs"/>
          <w:rtl/>
        </w:rPr>
        <w:t>הוא</w:t>
      </w:r>
      <w:r w:rsidRPr="007435EB">
        <w:rPr>
          <w:rtl/>
        </w:rPr>
        <w:t xml:space="preserve"> - </w:t>
      </w:r>
      <w:r w:rsidRPr="007435EB">
        <w:rPr>
          <w:rFonts w:hint="cs"/>
          <w:rtl/>
        </w:rPr>
        <w:t>כגופא</w:t>
      </w:r>
      <w:r w:rsidRPr="007435EB">
        <w:rPr>
          <w:rtl/>
        </w:rPr>
        <w:t xml:space="preserve"> </w:t>
      </w:r>
      <w:r w:rsidRPr="007435EB">
        <w:rPr>
          <w:rFonts w:hint="cs"/>
          <w:rtl/>
        </w:rPr>
        <w:t>דפסח</w:t>
      </w:r>
      <w:r w:rsidRPr="007435EB">
        <w:rPr>
          <w:rtl/>
        </w:rPr>
        <w:t xml:space="preserve"> </w:t>
      </w:r>
      <w:r w:rsidRPr="007435EB">
        <w:rPr>
          <w:rFonts w:hint="cs"/>
          <w:rtl/>
        </w:rPr>
        <w:t>דמי</w:t>
      </w:r>
      <w:r w:rsidRPr="007435EB">
        <w:rPr>
          <w:rtl/>
        </w:rPr>
        <w:t>.</w:t>
      </w:r>
    </w:p>
    <w:p w14:paraId="1B3046CC" w14:textId="77777777" w:rsidR="00E8089F" w:rsidRPr="007435EB" w:rsidRDefault="00E8089F" w:rsidP="00E8089F">
      <w:pPr>
        <w:rPr>
          <w:rtl/>
        </w:rPr>
      </w:pPr>
      <w:r w:rsidRPr="005C3FF1">
        <w:rPr>
          <w:rStyle w:val="afffa"/>
          <w:rFonts w:hint="cs"/>
          <w:rtl/>
        </w:rPr>
        <w:t>ו</w:t>
      </w:r>
      <w:r w:rsidR="00A01BBB" w:rsidRPr="005C3FF1">
        <w:rPr>
          <w:rStyle w:val="afffa"/>
          <w:rFonts w:hint="cs"/>
          <w:rtl/>
        </w:rPr>
        <w:t xml:space="preserve">חלקו </w:t>
      </w:r>
      <w:r w:rsidRPr="007435EB">
        <w:rPr>
          <w:rFonts w:hint="cs"/>
          <w:rtl/>
        </w:rPr>
        <w:t>במצה</w:t>
      </w:r>
      <w:r w:rsidRPr="007435EB">
        <w:rPr>
          <w:rtl/>
        </w:rPr>
        <w:t xml:space="preserve"> </w:t>
      </w:r>
      <w:r w:rsidRPr="007435EB">
        <w:rPr>
          <w:rFonts w:hint="cs"/>
          <w:rtl/>
        </w:rPr>
        <w:t>ומרור דלרבנן</w:t>
      </w:r>
      <w:r w:rsidRPr="007435EB">
        <w:rPr>
          <w:rtl/>
        </w:rPr>
        <w:t xml:space="preserve"> </w:t>
      </w:r>
      <w:r w:rsidRPr="007435EB">
        <w:rPr>
          <w:rFonts w:hint="cs"/>
          <w:rtl/>
        </w:rPr>
        <w:t>אכילה</w:t>
      </w:r>
      <w:r w:rsidRPr="007435EB">
        <w:rPr>
          <w:rtl/>
        </w:rPr>
        <w:t xml:space="preserve"> </w:t>
      </w:r>
      <w:r w:rsidRPr="007435EB">
        <w:rPr>
          <w:rFonts w:hint="cs"/>
          <w:rtl/>
        </w:rPr>
        <w:t>אחריתי</w:t>
      </w:r>
      <w:r w:rsidRPr="007435EB">
        <w:rPr>
          <w:rtl/>
        </w:rPr>
        <w:t xml:space="preserve"> </w:t>
      </w:r>
      <w:r w:rsidRPr="007435EB">
        <w:rPr>
          <w:rFonts w:hint="cs"/>
          <w:rtl/>
        </w:rPr>
        <w:t>היא</w:t>
      </w:r>
      <w:r w:rsidRPr="007435EB">
        <w:rPr>
          <w:rtl/>
        </w:rPr>
        <w:t xml:space="preserve">, </w:t>
      </w:r>
      <w:r w:rsidRPr="007435EB">
        <w:rPr>
          <w:rFonts w:hint="cs"/>
          <w:rtl/>
        </w:rPr>
        <w:t>ולרבי</w:t>
      </w:r>
      <w:r w:rsidRPr="007435EB">
        <w:rPr>
          <w:rtl/>
        </w:rPr>
        <w:t xml:space="preserve"> </w:t>
      </w:r>
      <w:r w:rsidRPr="007435EB">
        <w:rPr>
          <w:rFonts w:hint="cs"/>
          <w:rtl/>
        </w:rPr>
        <w:t>כיון</w:t>
      </w:r>
      <w:r w:rsidRPr="007435EB">
        <w:rPr>
          <w:rtl/>
        </w:rPr>
        <w:t xml:space="preserve"> </w:t>
      </w:r>
      <w:r w:rsidRPr="007435EB">
        <w:rPr>
          <w:rFonts w:hint="cs"/>
          <w:rtl/>
        </w:rPr>
        <w:t>דהכשירו</w:t>
      </w:r>
      <w:r w:rsidRPr="007435EB">
        <w:rPr>
          <w:rtl/>
        </w:rPr>
        <w:t xml:space="preserve"> </w:t>
      </w:r>
      <w:r w:rsidRPr="007435EB">
        <w:rPr>
          <w:rFonts w:hint="cs"/>
          <w:rtl/>
        </w:rPr>
        <w:t>דפסח</w:t>
      </w:r>
      <w:r w:rsidRPr="007435EB">
        <w:rPr>
          <w:rtl/>
        </w:rPr>
        <w:t xml:space="preserve"> </w:t>
      </w:r>
      <w:r w:rsidRPr="007435EB">
        <w:rPr>
          <w:rFonts w:hint="cs"/>
          <w:rtl/>
        </w:rPr>
        <w:t>הוא</w:t>
      </w:r>
      <w:r w:rsidRPr="007435EB">
        <w:rPr>
          <w:rtl/>
        </w:rPr>
        <w:t xml:space="preserve">, </w:t>
      </w:r>
      <w:r w:rsidRPr="007435EB">
        <w:rPr>
          <w:rFonts w:hint="cs"/>
          <w:rtl/>
        </w:rPr>
        <w:t>כגופא</w:t>
      </w:r>
      <w:r w:rsidRPr="007435EB">
        <w:rPr>
          <w:rtl/>
        </w:rPr>
        <w:t xml:space="preserve"> </w:t>
      </w:r>
      <w:r w:rsidRPr="007435EB">
        <w:rPr>
          <w:rFonts w:hint="cs"/>
          <w:rtl/>
        </w:rPr>
        <w:t>דפסח</w:t>
      </w:r>
      <w:r w:rsidRPr="007435EB">
        <w:rPr>
          <w:rtl/>
        </w:rPr>
        <w:t xml:space="preserve"> </w:t>
      </w:r>
      <w:r w:rsidRPr="007435EB">
        <w:rPr>
          <w:rFonts w:hint="cs"/>
          <w:rtl/>
        </w:rPr>
        <w:t>דמי</w:t>
      </w:r>
      <w:r w:rsidRPr="007435EB">
        <w:rPr>
          <w:rtl/>
        </w:rPr>
        <w:t>.</w:t>
      </w:r>
    </w:p>
    <w:p w14:paraId="2618BAC8" w14:textId="77777777" w:rsidR="00E8089F" w:rsidRPr="007435EB" w:rsidRDefault="00E8089F" w:rsidP="00E8089F">
      <w:pPr>
        <w:rPr>
          <w:rtl/>
        </w:rPr>
      </w:pPr>
      <w:r w:rsidRPr="005C3FF1">
        <w:rPr>
          <w:rStyle w:val="afffa"/>
          <w:rFonts w:hint="cs"/>
          <w:rtl/>
        </w:rPr>
        <w:t>וחד</w:t>
      </w:r>
      <w:r w:rsidRPr="005C3FF1">
        <w:rPr>
          <w:rStyle w:val="afffa"/>
          <w:rtl/>
        </w:rPr>
        <w:t xml:space="preserve"> </w:t>
      </w:r>
      <w:r w:rsidRPr="005C3FF1">
        <w:rPr>
          <w:rStyle w:val="afffa"/>
          <w:rFonts w:hint="cs"/>
          <w:rtl/>
        </w:rPr>
        <w:t>אמר</w:t>
      </w:r>
      <w:r w:rsidRPr="007435EB">
        <w:rPr>
          <w:rtl/>
        </w:rPr>
        <w:t xml:space="preserve">: </w:t>
      </w:r>
      <w:r w:rsidRPr="007435EB">
        <w:rPr>
          <w:rFonts w:hint="cs"/>
          <w:rtl/>
        </w:rPr>
        <w:t>במצה</w:t>
      </w:r>
      <w:r w:rsidRPr="007435EB">
        <w:rPr>
          <w:rtl/>
        </w:rPr>
        <w:t xml:space="preserve"> </w:t>
      </w:r>
      <w:r w:rsidRPr="007435EB">
        <w:rPr>
          <w:rFonts w:hint="cs"/>
          <w:rtl/>
        </w:rPr>
        <w:t>ומרור</w:t>
      </w:r>
      <w:r w:rsidRPr="007435EB">
        <w:rPr>
          <w:rtl/>
        </w:rPr>
        <w:t xml:space="preserve"> </w:t>
      </w:r>
      <w:r w:rsidRPr="007435EB">
        <w:rPr>
          <w:rFonts w:hint="cs"/>
          <w:rtl/>
        </w:rPr>
        <w:t xml:space="preserve">נמי </w:t>
      </w:r>
      <w:r w:rsidRPr="005C3FF1">
        <w:rPr>
          <w:rStyle w:val="afffa"/>
          <w:rFonts w:hint="cs"/>
          <w:rtl/>
        </w:rPr>
        <w:t>לכו</w:t>
      </w:r>
      <w:r w:rsidRPr="005C3FF1">
        <w:rPr>
          <w:rStyle w:val="afffa"/>
          <w:rtl/>
        </w:rPr>
        <w:t>"</w:t>
      </w:r>
      <w:r w:rsidRPr="005C3FF1">
        <w:rPr>
          <w:rStyle w:val="afffa"/>
          <w:rFonts w:hint="cs"/>
          <w:rtl/>
        </w:rPr>
        <w:t>ע</w:t>
      </w:r>
      <w:r w:rsidRPr="00AC0CB1">
        <w:rPr>
          <w:rStyle w:val="af2"/>
          <w:rFonts w:hint="cs"/>
          <w:rtl/>
        </w:rPr>
        <w:t xml:space="preserve"> 'על</w:t>
      </w:r>
      <w:r w:rsidRPr="00AC0CB1">
        <w:rPr>
          <w:rStyle w:val="af2"/>
          <w:rtl/>
        </w:rPr>
        <w:t xml:space="preserve"> </w:t>
      </w:r>
      <w:r w:rsidRPr="00AC0CB1">
        <w:rPr>
          <w:rStyle w:val="af2"/>
          <w:rFonts w:hint="cs"/>
          <w:rtl/>
        </w:rPr>
        <w:t>מצות</w:t>
      </w:r>
      <w:r w:rsidRPr="00AC0CB1">
        <w:rPr>
          <w:rStyle w:val="af2"/>
          <w:rtl/>
        </w:rPr>
        <w:t xml:space="preserve"> </w:t>
      </w:r>
      <w:r w:rsidRPr="00AC0CB1">
        <w:rPr>
          <w:rStyle w:val="af2"/>
          <w:rFonts w:hint="cs"/>
          <w:rtl/>
        </w:rPr>
        <w:t>ומררים</w:t>
      </w:r>
      <w:r w:rsidRPr="00AC0CB1">
        <w:rPr>
          <w:rStyle w:val="af2"/>
          <w:rtl/>
        </w:rPr>
        <w:t xml:space="preserve"> </w:t>
      </w:r>
      <w:r w:rsidRPr="00AC0CB1">
        <w:rPr>
          <w:rStyle w:val="af2"/>
          <w:rFonts w:hint="cs"/>
          <w:rtl/>
        </w:rPr>
        <w:t>יאכלהו'</w:t>
      </w:r>
      <w:r w:rsidRPr="00AC0CB1">
        <w:rPr>
          <w:rStyle w:val="af2"/>
          <w:rtl/>
        </w:rPr>
        <w:t>,</w:t>
      </w:r>
      <w:r w:rsidRPr="007435EB">
        <w:rPr>
          <w:rtl/>
        </w:rPr>
        <w:t xml:space="preserve"> </w:t>
      </w:r>
      <w:r w:rsidRPr="007435EB">
        <w:rPr>
          <w:rFonts w:hint="cs"/>
          <w:rtl/>
        </w:rPr>
        <w:t>דכיון</w:t>
      </w:r>
      <w:r w:rsidRPr="007435EB">
        <w:rPr>
          <w:rtl/>
        </w:rPr>
        <w:t xml:space="preserve"> </w:t>
      </w:r>
      <w:r w:rsidRPr="007435EB">
        <w:rPr>
          <w:rFonts w:hint="cs"/>
          <w:rtl/>
        </w:rPr>
        <w:t>דמכשירין</w:t>
      </w:r>
      <w:r w:rsidRPr="007435EB">
        <w:rPr>
          <w:rtl/>
        </w:rPr>
        <w:t xml:space="preserve"> </w:t>
      </w:r>
      <w:r w:rsidRPr="007435EB">
        <w:rPr>
          <w:rFonts w:hint="cs"/>
          <w:rtl/>
        </w:rPr>
        <w:t>דפסח</w:t>
      </w:r>
      <w:r w:rsidRPr="007435EB">
        <w:rPr>
          <w:rtl/>
        </w:rPr>
        <w:t xml:space="preserve"> </w:t>
      </w:r>
      <w:r w:rsidRPr="007435EB">
        <w:rPr>
          <w:rFonts w:hint="cs"/>
          <w:rtl/>
        </w:rPr>
        <w:t>נינהו</w:t>
      </w:r>
      <w:r w:rsidRPr="007435EB">
        <w:rPr>
          <w:rtl/>
        </w:rPr>
        <w:t xml:space="preserve"> - </w:t>
      </w:r>
      <w:r w:rsidRPr="007435EB">
        <w:rPr>
          <w:rFonts w:hint="cs"/>
          <w:rtl/>
        </w:rPr>
        <w:t>כפסח</w:t>
      </w:r>
      <w:r w:rsidRPr="007435EB">
        <w:rPr>
          <w:rtl/>
        </w:rPr>
        <w:t xml:space="preserve"> </w:t>
      </w:r>
      <w:r w:rsidRPr="007435EB">
        <w:rPr>
          <w:rFonts w:hint="cs"/>
          <w:rtl/>
        </w:rPr>
        <w:t>דמי</w:t>
      </w:r>
      <w:r w:rsidRPr="007435EB">
        <w:rPr>
          <w:rtl/>
        </w:rPr>
        <w:t>.</w:t>
      </w:r>
    </w:p>
    <w:p w14:paraId="1DC246C0" w14:textId="77777777" w:rsidR="00E8089F" w:rsidRPr="007435EB" w:rsidRDefault="00E8089F" w:rsidP="00E8089F">
      <w:pPr>
        <w:rPr>
          <w:rFonts w:cs="Guttman Vilna"/>
          <w:b/>
          <w:bCs/>
          <w:rtl/>
        </w:rPr>
      </w:pPr>
      <w:r w:rsidRPr="005C3FF1">
        <w:rPr>
          <w:rStyle w:val="afffa"/>
          <w:rFonts w:hint="cs"/>
          <w:rtl/>
        </w:rPr>
        <w:t>ו</w:t>
      </w:r>
      <w:r w:rsidR="00A01BBB" w:rsidRPr="005C3FF1">
        <w:rPr>
          <w:rStyle w:val="afffa"/>
          <w:rFonts w:hint="cs"/>
          <w:rtl/>
        </w:rPr>
        <w:t xml:space="preserve">חלקו </w:t>
      </w:r>
      <w:r w:rsidRPr="007435EB">
        <w:rPr>
          <w:rFonts w:hint="cs"/>
          <w:rtl/>
        </w:rPr>
        <w:t>בליקח</w:t>
      </w:r>
      <w:r w:rsidRPr="007435EB">
        <w:rPr>
          <w:rtl/>
        </w:rPr>
        <w:t xml:space="preserve"> </w:t>
      </w:r>
      <w:r w:rsidRPr="007435EB">
        <w:rPr>
          <w:rFonts w:hint="cs"/>
          <w:rtl/>
        </w:rPr>
        <w:t>בו</w:t>
      </w:r>
      <w:r w:rsidRPr="007435EB">
        <w:rPr>
          <w:rtl/>
        </w:rPr>
        <w:t xml:space="preserve"> </w:t>
      </w:r>
      <w:r w:rsidRPr="007435EB">
        <w:rPr>
          <w:rFonts w:hint="cs"/>
          <w:rtl/>
        </w:rPr>
        <w:t>חלוק וטלית, דרבנן</w:t>
      </w:r>
      <w:r w:rsidRPr="007435EB">
        <w:rPr>
          <w:rtl/>
        </w:rPr>
        <w:t xml:space="preserve"> </w:t>
      </w:r>
      <w:r w:rsidRPr="007435EB">
        <w:rPr>
          <w:rFonts w:hint="cs"/>
          <w:rtl/>
        </w:rPr>
        <w:t>ס</w:t>
      </w:r>
      <w:r w:rsidRPr="007435EB">
        <w:rPr>
          <w:rtl/>
        </w:rPr>
        <w:t>"</w:t>
      </w:r>
      <w:r w:rsidRPr="007435EB">
        <w:rPr>
          <w:rFonts w:hint="cs"/>
          <w:rtl/>
        </w:rPr>
        <w:t>ל</w:t>
      </w:r>
      <w:r w:rsidRPr="007435EB">
        <w:rPr>
          <w:rtl/>
        </w:rPr>
        <w:t>:</w:t>
      </w:r>
      <w:r w:rsidRPr="00AC0CB1">
        <w:rPr>
          <w:rStyle w:val="af2"/>
          <w:rtl/>
        </w:rPr>
        <w:t xml:space="preserve"> </w:t>
      </w:r>
      <w:r w:rsidRPr="00AC0CB1">
        <w:rPr>
          <w:rStyle w:val="af2"/>
          <w:rFonts w:hint="cs"/>
          <w:rtl/>
        </w:rPr>
        <w:t>'מהיות</w:t>
      </w:r>
      <w:r w:rsidRPr="00AC0CB1">
        <w:rPr>
          <w:rStyle w:val="af2"/>
          <w:rtl/>
        </w:rPr>
        <w:t xml:space="preserve"> </w:t>
      </w:r>
      <w:r w:rsidRPr="00AC0CB1">
        <w:rPr>
          <w:rStyle w:val="af2"/>
          <w:rFonts w:hint="cs"/>
          <w:rtl/>
        </w:rPr>
        <w:t>משה'</w:t>
      </w:r>
      <w:r w:rsidRPr="00AC0CB1">
        <w:rPr>
          <w:rStyle w:val="af2"/>
          <w:rtl/>
        </w:rPr>
        <w:t xml:space="preserve"> </w:t>
      </w:r>
      <w:r w:rsidRPr="007435EB">
        <w:rPr>
          <w:rFonts w:hint="cs"/>
          <w:rtl/>
        </w:rPr>
        <w:t>החייהו</w:t>
      </w:r>
      <w:r w:rsidRPr="007435EB">
        <w:rPr>
          <w:rtl/>
        </w:rPr>
        <w:t xml:space="preserve"> </w:t>
      </w:r>
      <w:r w:rsidRPr="007435EB">
        <w:rPr>
          <w:rFonts w:hint="cs"/>
          <w:rtl/>
        </w:rPr>
        <w:t>לשה</w:t>
      </w:r>
      <w:r w:rsidRPr="007435EB">
        <w:rPr>
          <w:rtl/>
        </w:rPr>
        <w:t>.</w:t>
      </w:r>
      <w:r w:rsidRPr="007435EB">
        <w:rPr>
          <w:rFonts w:hint="cs"/>
          <w:rtl/>
        </w:rPr>
        <w:t xml:space="preserve"> ורבי</w:t>
      </w:r>
      <w:r w:rsidRPr="007435EB">
        <w:rPr>
          <w:rtl/>
        </w:rPr>
        <w:t xml:space="preserve"> </w:t>
      </w:r>
      <w:r w:rsidRPr="007435EB">
        <w:rPr>
          <w:rFonts w:hint="cs"/>
          <w:rtl/>
        </w:rPr>
        <w:t>ס</w:t>
      </w:r>
      <w:r w:rsidRPr="007435EB">
        <w:rPr>
          <w:rtl/>
        </w:rPr>
        <w:t>"</w:t>
      </w:r>
      <w:r w:rsidRPr="007435EB">
        <w:rPr>
          <w:rFonts w:hint="cs"/>
          <w:rtl/>
        </w:rPr>
        <w:t>ל</w:t>
      </w:r>
      <w:r w:rsidRPr="007435EB">
        <w:rPr>
          <w:rtl/>
        </w:rPr>
        <w:t xml:space="preserve">: </w:t>
      </w:r>
      <w:r w:rsidRPr="007435EB">
        <w:rPr>
          <w:rFonts w:hint="cs"/>
          <w:rtl/>
        </w:rPr>
        <w:t>החיה</w:t>
      </w:r>
      <w:r w:rsidRPr="007435EB">
        <w:rPr>
          <w:rtl/>
        </w:rPr>
        <w:t xml:space="preserve"> </w:t>
      </w:r>
      <w:r w:rsidRPr="007435EB">
        <w:rPr>
          <w:rFonts w:hint="cs"/>
          <w:rtl/>
        </w:rPr>
        <w:t>עצמך</w:t>
      </w:r>
      <w:r w:rsidRPr="007435EB">
        <w:rPr>
          <w:rtl/>
        </w:rPr>
        <w:t xml:space="preserve"> </w:t>
      </w:r>
      <w:r w:rsidRPr="007435EB">
        <w:rPr>
          <w:rFonts w:hint="cs"/>
          <w:rtl/>
        </w:rPr>
        <w:t>משה</w:t>
      </w:r>
      <w:r w:rsidRPr="007435EB">
        <w:rPr>
          <w:rtl/>
        </w:rPr>
        <w:t>.</w:t>
      </w:r>
    </w:p>
    <w:p w14:paraId="41210127" w14:textId="77777777" w:rsidR="00E8089F" w:rsidRPr="007435EB" w:rsidRDefault="00E8089F" w:rsidP="00E8089F">
      <w:pPr>
        <w:rPr>
          <w:rtl/>
        </w:rPr>
      </w:pPr>
      <w:r w:rsidRPr="005C3FF1">
        <w:rPr>
          <w:rStyle w:val="afffa"/>
          <w:rFonts w:hint="cs"/>
          <w:rtl/>
        </w:rPr>
        <w:t>ולאביי</w:t>
      </w:r>
      <w:r w:rsidRPr="007435EB">
        <w:rPr>
          <w:rtl/>
        </w:rPr>
        <w:t xml:space="preserve"> </w:t>
      </w:r>
      <w:r w:rsidRPr="007435EB">
        <w:rPr>
          <w:rFonts w:hint="cs"/>
          <w:rtl/>
        </w:rPr>
        <w:t>דאמר</w:t>
      </w:r>
      <w:r w:rsidRPr="007435EB">
        <w:rPr>
          <w:rtl/>
        </w:rPr>
        <w:t xml:space="preserve">: </w:t>
      </w:r>
      <w:r w:rsidRPr="007435EB">
        <w:rPr>
          <w:rFonts w:hint="cs"/>
          <w:rtl/>
        </w:rPr>
        <w:t>אי</w:t>
      </w:r>
      <w:r w:rsidRPr="007435EB">
        <w:rPr>
          <w:rtl/>
        </w:rPr>
        <w:t xml:space="preserve"> </w:t>
      </w:r>
      <w:r w:rsidRPr="007435EB">
        <w:rPr>
          <w:rFonts w:hint="cs"/>
          <w:rtl/>
        </w:rPr>
        <w:t>לאו</w:t>
      </w:r>
      <w:r w:rsidRPr="007435EB">
        <w:rPr>
          <w:rtl/>
        </w:rPr>
        <w:t xml:space="preserve"> </w:t>
      </w:r>
      <w:r w:rsidRPr="007435EB">
        <w:rPr>
          <w:rFonts w:hint="cs"/>
          <w:rtl/>
        </w:rPr>
        <w:t>דאוקמה</w:t>
      </w:r>
      <w:r w:rsidRPr="007435EB">
        <w:rPr>
          <w:rtl/>
        </w:rPr>
        <w:t xml:space="preserve"> </w:t>
      </w:r>
      <w:r>
        <w:rPr>
          <w:rStyle w:val="affffd"/>
          <w:rFonts w:hint="cs"/>
          <w:rtl/>
          <w:rPrChange w:id="11016" w:author="מנוע אמוראים" w:date="2026-10-05T16:42:03Z">
            <w:rPr>
              <w:rFonts w:hint="cs"/>
              <w:rtl/>
            </w:rPr>
          </w:rPrChange>
        </w:rPr>
        <w:t xml:space="preserve">ר</w:t>
      </w:r>
      <w:r>
        <w:rPr>
          <w:rStyle w:val="affffd"/>
          <w:rtl/>
          <w:rPrChange w:id="11017" w:author="מנוע אמוראים" w:date="2026-10-05T16:42:03Z">
            <w:rPr>
              <w:rtl/>
            </w:rPr>
          </w:rPrChange>
        </w:rPr>
        <w:t xml:space="preserve">"</w:t>
      </w:r>
      <w:r>
        <w:rPr>
          <w:rStyle w:val="affffd"/>
          <w:rFonts w:hint="cs"/>
          <w:rtl/>
          <w:rPrChange w:id="11018" w:author="מנוע אמוראים" w:date="2026-10-05T16:42:03Z">
            <w:rPr>
              <w:rFonts w:hint="cs"/>
              <w:rtl/>
            </w:rPr>
          </w:rPrChange>
        </w:rPr>
        <w:t xml:space="preserve">א</w:t>
      </w:r>
      <w:r>
        <w:rPr>
          <w:rFonts w:hint="cs"/>
          <w:rtl/>
        </w:rPr>
        <w:t xml:space="preserve"> בבמנה זונה על פסחו וכרבי הוי מוקמי' בקדשים קלים </w:t>
      </w:r>
      <w:r>
        <w:rPr>
          <w:rStyle w:val="affffd"/>
          <w:rFonts w:hint="cs"/>
          <w:rtl/>
          <w:rPrChange w:id="11019" w:author="מנוע אמוראים" w:date="2026-10-05T16:42:03Z">
            <w:rPr>
              <w:rFonts w:hint="cs"/>
              <w:rtl/>
            </w:rPr>
          </w:rPrChange>
        </w:rPr>
        <w:t xml:space="preserve">וכריה</w:t>
      </w:r>
      <w:r>
        <w:rPr>
          <w:rStyle w:val="affffd"/>
          <w:rtl/>
          <w:rPrChange w:id="11020" w:author="מנוע אמוראים" w:date="2026-10-05T16:42:03Z">
            <w:rPr>
              <w:rtl/>
            </w:rPr>
          </w:rPrChange>
        </w:rPr>
        <w:t xml:space="preserve">"</w:t>
      </w:r>
      <w:r>
        <w:rPr>
          <w:rStyle w:val="affffd"/>
          <w:rFonts w:hint="cs"/>
          <w:rtl/>
          <w:rPrChange w:id="11021" w:author="מנוע אמוראים" w:date="2026-10-05T16:42:03Z">
            <w:rPr>
              <w:rFonts w:hint="cs"/>
              <w:rtl/>
            </w:rPr>
          </w:rPrChange>
        </w:rPr>
        <w:t xml:space="preserve">ג</w:t>
      </w:r>
      <w:r>
        <w:rPr>
          <w:rFonts w:hint="cs"/>
          <w:rtl/>
        </w:rPr>
        <w:t xml:space="preserve">.</w:t>
      </w:r>
    </w:p>
    <w:p w14:paraId="2A3600FF" w14:textId="77777777" w:rsidR="00E8089F" w:rsidRPr="007435EB" w:rsidRDefault="00E8089F" w:rsidP="00E8089F">
      <w:pPr>
        <w:rPr>
          <w:rtl/>
        </w:rPr>
      </w:pPr>
      <w:r w:rsidRPr="007435EB">
        <w:rPr>
          <w:rFonts w:hint="cs"/>
          <w:rtl/>
        </w:rPr>
        <w:t>אבל</w:t>
      </w:r>
      <w:r w:rsidRPr="007435EB">
        <w:rPr>
          <w:rtl/>
        </w:rPr>
        <w:t xml:space="preserve"> </w:t>
      </w:r>
      <w:r w:rsidRPr="007435EB">
        <w:rPr>
          <w:rFonts w:hint="cs"/>
          <w:rtl/>
        </w:rPr>
        <w:t>בפסח</w:t>
      </w:r>
      <w:r w:rsidRPr="007435EB">
        <w:rPr>
          <w:rtl/>
        </w:rPr>
        <w:t xml:space="preserve"> - </w:t>
      </w:r>
      <w:r w:rsidRPr="007435EB">
        <w:rPr>
          <w:rFonts w:hint="cs"/>
          <w:rtl/>
        </w:rPr>
        <w:t>לא</w:t>
      </w:r>
      <w:r w:rsidRPr="007435EB">
        <w:rPr>
          <w:rtl/>
        </w:rPr>
        <w:t xml:space="preserve"> </w:t>
      </w:r>
      <w:r w:rsidRPr="007435EB">
        <w:rPr>
          <w:rFonts w:hint="cs"/>
          <w:rtl/>
        </w:rPr>
        <w:t>משייר</w:t>
      </w:r>
      <w:r w:rsidRPr="007435EB">
        <w:rPr>
          <w:rtl/>
        </w:rPr>
        <w:t xml:space="preserve"> </w:t>
      </w:r>
      <w:r w:rsidRPr="007435EB">
        <w:rPr>
          <w:rFonts w:hint="cs"/>
          <w:rtl/>
        </w:rPr>
        <w:t>איניש</w:t>
      </w:r>
      <w:r w:rsidRPr="007435EB">
        <w:rPr>
          <w:rtl/>
        </w:rPr>
        <w:t>, ה'</w:t>
      </w:r>
      <w:r w:rsidRPr="007435EB">
        <w:rPr>
          <w:rFonts w:hint="cs"/>
          <w:rtl/>
        </w:rPr>
        <w:t>ק שעל</w:t>
      </w:r>
      <w:r w:rsidRPr="007435EB">
        <w:rPr>
          <w:rtl/>
        </w:rPr>
        <w:t xml:space="preserve"> </w:t>
      </w:r>
      <w:r w:rsidRPr="007435EB">
        <w:rPr>
          <w:rFonts w:hint="cs"/>
          <w:rtl/>
        </w:rPr>
        <w:t>מנת</w:t>
      </w:r>
      <w:r w:rsidRPr="007435EB">
        <w:rPr>
          <w:rtl/>
        </w:rPr>
        <w:t xml:space="preserve"> </w:t>
      </w:r>
      <w:r w:rsidRPr="007435EB">
        <w:rPr>
          <w:rFonts w:hint="cs"/>
          <w:rtl/>
        </w:rPr>
        <w:t>כן</w:t>
      </w:r>
      <w:r w:rsidRPr="007435EB">
        <w:rPr>
          <w:rtl/>
        </w:rPr>
        <w:t xml:space="preserve"> </w:t>
      </w:r>
      <w:r w:rsidRPr="007435EB">
        <w:rPr>
          <w:rFonts w:hint="cs"/>
          <w:rtl/>
        </w:rPr>
        <w:t>הקדישו</w:t>
      </w:r>
      <w:r w:rsidRPr="007435EB">
        <w:rPr>
          <w:rtl/>
        </w:rPr>
        <w:t xml:space="preserve"> </w:t>
      </w:r>
      <w:r w:rsidRPr="007435EB">
        <w:rPr>
          <w:rFonts w:hint="cs"/>
          <w:rtl/>
        </w:rPr>
        <w:t>ישראל</w:t>
      </w:r>
      <w:r w:rsidRPr="007435EB">
        <w:rPr>
          <w:rtl/>
        </w:rPr>
        <w:t xml:space="preserve"> </w:t>
      </w:r>
      <w:r w:rsidRPr="005C3FF1">
        <w:rPr>
          <w:rStyle w:val="afffa"/>
          <w:rFonts w:hint="cs"/>
          <w:rtl/>
        </w:rPr>
        <w:t>מעות</w:t>
      </w:r>
      <w:r w:rsidRPr="007435EB">
        <w:rPr>
          <w:rtl/>
        </w:rPr>
        <w:t xml:space="preserve"> </w:t>
      </w:r>
      <w:r w:rsidRPr="007435EB">
        <w:rPr>
          <w:rFonts w:hint="cs"/>
          <w:rtl/>
        </w:rPr>
        <w:t>פסחיהן</w:t>
      </w:r>
      <w:r w:rsidRPr="007435EB">
        <w:rPr>
          <w:rtl/>
        </w:rPr>
        <w:t>.</w:t>
      </w:r>
    </w:p>
    <w:p w14:paraId="74D10994" w14:textId="6F8E17E8" w:rsidR="00E8089F" w:rsidRPr="007435EB" w:rsidRDefault="00F47631" w:rsidP="00F47631">
      <w:pPr>
        <w:pStyle w:val="affd"/>
        <w:rPr>
          <w:bCs/>
          <w:rtl/>
        </w:rPr>
      </w:pPr>
      <w:r>
        <w:rPr>
          <w:rFonts w:hint="cs"/>
          <w:rtl/>
        </w:rPr>
        <w:t>***</w:t>
      </w:r>
    </w:p>
    <w:p w14:paraId="126975E5" w14:textId="77777777" w:rsidR="00E8089F" w:rsidRPr="005C3FF1" w:rsidRDefault="00E8089F" w:rsidP="009A151F">
      <w:pPr>
        <w:rPr>
          <w:rStyle w:val="afffa"/>
          <w:rtl/>
        </w:rPr>
      </w:pPr>
      <w:r w:rsidRPr="007435EB">
        <w:rPr>
          <w:rFonts w:hint="cs"/>
          <w:rtl/>
        </w:rPr>
        <w:t>משנה</w:t>
      </w:r>
      <w:r w:rsidRPr="005C3FF1">
        <w:rPr>
          <w:rStyle w:val="afffa"/>
          <w:rtl/>
        </w:rPr>
        <w:t>.</w:t>
      </w:r>
    </w:p>
    <w:p w14:paraId="72DC80DE" w14:textId="77777777" w:rsidR="00E8089F" w:rsidRPr="005C3FF1" w:rsidRDefault="00E8089F" w:rsidP="009A151F">
      <w:pPr>
        <w:rPr>
          <w:rStyle w:val="afffa"/>
          <w:rtl/>
        </w:rPr>
      </w:pPr>
      <w:r w:rsidRPr="005C3FF1">
        <w:rPr>
          <w:rStyle w:val="afffa"/>
          <w:rFonts w:hint="cs"/>
          <w:rtl/>
        </w:rPr>
        <w:t>זב</w:t>
      </w:r>
      <w:r w:rsidRPr="005C3FF1">
        <w:rPr>
          <w:rStyle w:val="afffa"/>
          <w:rtl/>
        </w:rPr>
        <w:t xml:space="preserve"> </w:t>
      </w:r>
      <w:r w:rsidRPr="005C3FF1">
        <w:rPr>
          <w:rStyle w:val="afffa"/>
          <w:rFonts w:hint="cs"/>
          <w:rtl/>
        </w:rPr>
        <w:t>שראה</w:t>
      </w:r>
      <w:r w:rsidRPr="005C3FF1">
        <w:rPr>
          <w:rStyle w:val="afffa"/>
          <w:rtl/>
        </w:rPr>
        <w:t xml:space="preserve"> </w:t>
      </w:r>
      <w:r w:rsidRPr="005C3FF1">
        <w:rPr>
          <w:rStyle w:val="afffa"/>
          <w:rFonts w:hint="cs"/>
          <w:rtl/>
        </w:rPr>
        <w:t>שתי</w:t>
      </w:r>
      <w:r w:rsidRPr="005C3FF1">
        <w:rPr>
          <w:rStyle w:val="afffa"/>
          <w:rtl/>
        </w:rPr>
        <w:t xml:space="preserve"> </w:t>
      </w:r>
      <w:r w:rsidRPr="005C3FF1">
        <w:rPr>
          <w:rStyle w:val="afffa"/>
          <w:rFonts w:hint="cs"/>
          <w:rtl/>
        </w:rPr>
        <w:t>ראיות</w:t>
      </w:r>
      <w:r w:rsidRPr="005C3FF1">
        <w:rPr>
          <w:rStyle w:val="afffa"/>
          <w:rtl/>
        </w:rPr>
        <w:t xml:space="preserve"> - </w:t>
      </w:r>
      <w:r w:rsidRPr="005C3FF1">
        <w:rPr>
          <w:rStyle w:val="afffa"/>
          <w:rFonts w:hint="cs"/>
          <w:rtl/>
        </w:rPr>
        <w:t>שוחטין</w:t>
      </w:r>
      <w:r w:rsidRPr="005C3FF1">
        <w:rPr>
          <w:rStyle w:val="afffa"/>
          <w:rtl/>
        </w:rPr>
        <w:t xml:space="preserve"> </w:t>
      </w:r>
      <w:r w:rsidRPr="005C3FF1">
        <w:rPr>
          <w:rStyle w:val="afffa"/>
          <w:rFonts w:hint="cs"/>
          <w:rtl/>
        </w:rPr>
        <w:t>עליו</w:t>
      </w:r>
      <w:r w:rsidRPr="005C3FF1">
        <w:rPr>
          <w:rStyle w:val="afffa"/>
          <w:rtl/>
        </w:rPr>
        <w:t xml:space="preserve"> </w:t>
      </w:r>
      <w:r w:rsidRPr="005C3FF1">
        <w:rPr>
          <w:rStyle w:val="afffa"/>
          <w:rFonts w:hint="cs"/>
          <w:rtl/>
        </w:rPr>
        <w:t>בשביעי</w:t>
      </w:r>
      <w:r w:rsidRPr="005C3FF1">
        <w:rPr>
          <w:rStyle w:val="afffa"/>
          <w:rtl/>
        </w:rPr>
        <w:t>.</w:t>
      </w:r>
    </w:p>
    <w:p w14:paraId="1048CB13" w14:textId="77777777" w:rsidR="00E8089F" w:rsidRPr="005C3FF1" w:rsidRDefault="00970482" w:rsidP="009A151F">
      <w:pPr>
        <w:rPr>
          <w:rStyle w:val="afffa"/>
          <w:rtl/>
        </w:rPr>
      </w:pPr>
      <w:r w:rsidRPr="005C3FF1">
        <w:rPr>
          <w:rStyle w:val="afffa"/>
          <w:rFonts w:hint="cs"/>
          <w:rtl/>
        </w:rPr>
        <w:t xml:space="preserve"> </w:t>
      </w:r>
      <w:r w:rsidRPr="005C3FF1">
        <w:rPr>
          <w:rStyle w:val="afffa"/>
          <w:rFonts w:hint="cs"/>
          <w:rtl/>
        </w:rPr>
        <w:tab/>
      </w:r>
      <w:r w:rsidRPr="005C3FF1">
        <w:rPr>
          <w:rStyle w:val="afffa"/>
          <w:rtl/>
        </w:rPr>
        <w:tab/>
      </w:r>
      <w:r w:rsidR="00E8089F" w:rsidRPr="005C3FF1">
        <w:rPr>
          <w:rStyle w:val="afffa"/>
          <w:rFonts w:hint="cs"/>
          <w:rtl/>
        </w:rPr>
        <w:t>ראה</w:t>
      </w:r>
      <w:r w:rsidR="00E8089F" w:rsidRPr="005C3FF1">
        <w:rPr>
          <w:rStyle w:val="afffa"/>
          <w:rtl/>
        </w:rPr>
        <w:t xml:space="preserve"> </w:t>
      </w:r>
      <w:r w:rsidR="00E8089F" w:rsidRPr="005C3FF1">
        <w:rPr>
          <w:rStyle w:val="afffa"/>
          <w:rFonts w:hint="cs"/>
          <w:rtl/>
        </w:rPr>
        <w:t>שלש</w:t>
      </w:r>
      <w:r w:rsidR="00E8089F" w:rsidRPr="005C3FF1">
        <w:rPr>
          <w:rStyle w:val="afffa"/>
          <w:rtl/>
        </w:rPr>
        <w:t xml:space="preserve"> - </w:t>
      </w:r>
      <w:r w:rsidR="00E8089F" w:rsidRPr="005C3FF1">
        <w:rPr>
          <w:rStyle w:val="afffa"/>
          <w:rFonts w:hint="cs"/>
          <w:rtl/>
        </w:rPr>
        <w:t>שוחטין</w:t>
      </w:r>
      <w:r w:rsidR="00E8089F" w:rsidRPr="005C3FF1">
        <w:rPr>
          <w:rStyle w:val="afffa"/>
          <w:rtl/>
        </w:rPr>
        <w:t xml:space="preserve"> </w:t>
      </w:r>
      <w:r w:rsidR="00E8089F" w:rsidRPr="005C3FF1">
        <w:rPr>
          <w:rStyle w:val="afffa"/>
          <w:rFonts w:hint="cs"/>
          <w:rtl/>
        </w:rPr>
        <w:t>עליו</w:t>
      </w:r>
      <w:r w:rsidR="00E8089F" w:rsidRPr="005C3FF1">
        <w:rPr>
          <w:rStyle w:val="afffa"/>
          <w:rtl/>
        </w:rPr>
        <w:t xml:space="preserve"> </w:t>
      </w:r>
      <w:r w:rsidR="00E8089F" w:rsidRPr="005C3FF1">
        <w:rPr>
          <w:rStyle w:val="afffa"/>
          <w:rFonts w:hint="cs"/>
          <w:rtl/>
        </w:rPr>
        <w:t>בשמיני</w:t>
      </w:r>
      <w:r w:rsidR="00E8089F" w:rsidRPr="005C3FF1">
        <w:rPr>
          <w:rStyle w:val="afffa"/>
          <w:rtl/>
        </w:rPr>
        <w:t xml:space="preserve"> </w:t>
      </w:r>
      <w:r w:rsidR="00E8089F" w:rsidRPr="005C3FF1">
        <w:rPr>
          <w:rStyle w:val="afffa"/>
          <w:rFonts w:hint="cs"/>
          <w:rtl/>
        </w:rPr>
        <w:t>שלו</w:t>
      </w:r>
      <w:r w:rsidR="00E8089F" w:rsidRPr="005C3FF1">
        <w:rPr>
          <w:rStyle w:val="afffa"/>
          <w:rtl/>
        </w:rPr>
        <w:t>.</w:t>
      </w:r>
    </w:p>
    <w:p w14:paraId="53A34648" w14:textId="77777777" w:rsidR="00E8089F" w:rsidRPr="005C3FF1" w:rsidRDefault="00E8089F" w:rsidP="009A151F">
      <w:pPr>
        <w:rPr>
          <w:rStyle w:val="afffa"/>
          <w:rtl/>
        </w:rPr>
      </w:pPr>
      <w:r w:rsidRPr="005C3FF1">
        <w:rPr>
          <w:rStyle w:val="afffa"/>
          <w:rFonts w:hint="cs"/>
          <w:rtl/>
        </w:rPr>
        <w:t>שומרת</w:t>
      </w:r>
      <w:r w:rsidRPr="005C3FF1">
        <w:rPr>
          <w:rStyle w:val="afffa"/>
          <w:rtl/>
        </w:rPr>
        <w:t xml:space="preserve"> </w:t>
      </w:r>
      <w:r w:rsidRPr="005C3FF1">
        <w:rPr>
          <w:rStyle w:val="afffa"/>
          <w:rFonts w:hint="cs"/>
          <w:rtl/>
        </w:rPr>
        <w:t>יום</w:t>
      </w:r>
      <w:r w:rsidRPr="005C3FF1">
        <w:rPr>
          <w:rStyle w:val="afffa"/>
          <w:rtl/>
        </w:rPr>
        <w:t xml:space="preserve"> </w:t>
      </w:r>
      <w:r w:rsidRPr="005C3FF1">
        <w:rPr>
          <w:rStyle w:val="afffa"/>
          <w:rFonts w:hint="cs"/>
          <w:rtl/>
        </w:rPr>
        <w:t>כנגד</w:t>
      </w:r>
      <w:r w:rsidRPr="005C3FF1">
        <w:rPr>
          <w:rStyle w:val="afffa"/>
          <w:rtl/>
        </w:rPr>
        <w:t xml:space="preserve"> </w:t>
      </w:r>
      <w:r w:rsidRPr="005C3FF1">
        <w:rPr>
          <w:rStyle w:val="afffa"/>
          <w:rFonts w:hint="cs"/>
          <w:rtl/>
        </w:rPr>
        <w:t>יום</w:t>
      </w:r>
      <w:r w:rsidRPr="005C3FF1">
        <w:rPr>
          <w:rStyle w:val="afffa"/>
          <w:rtl/>
        </w:rPr>
        <w:t xml:space="preserve"> - </w:t>
      </w:r>
      <w:r w:rsidRPr="005C3FF1">
        <w:rPr>
          <w:rStyle w:val="afffa"/>
          <w:rFonts w:hint="cs"/>
          <w:rtl/>
        </w:rPr>
        <w:t>שוחטין</w:t>
      </w:r>
      <w:r w:rsidRPr="005C3FF1">
        <w:rPr>
          <w:rStyle w:val="afffa"/>
          <w:rtl/>
        </w:rPr>
        <w:t xml:space="preserve"> </w:t>
      </w:r>
      <w:r w:rsidRPr="005C3FF1">
        <w:rPr>
          <w:rStyle w:val="afffa"/>
          <w:rFonts w:hint="cs"/>
          <w:rtl/>
        </w:rPr>
        <w:t>עליה</w:t>
      </w:r>
      <w:r w:rsidRPr="005C3FF1">
        <w:rPr>
          <w:rStyle w:val="afffa"/>
          <w:rtl/>
        </w:rPr>
        <w:t xml:space="preserve"> </w:t>
      </w:r>
      <w:r w:rsidRPr="005C3FF1">
        <w:rPr>
          <w:rStyle w:val="afffa"/>
          <w:rFonts w:hint="cs"/>
          <w:rtl/>
        </w:rPr>
        <w:t>בשני</w:t>
      </w:r>
      <w:r w:rsidRPr="005C3FF1">
        <w:rPr>
          <w:rStyle w:val="afffa"/>
          <w:rtl/>
        </w:rPr>
        <w:t xml:space="preserve"> </w:t>
      </w:r>
      <w:r w:rsidRPr="005C3FF1">
        <w:rPr>
          <w:rStyle w:val="afffa"/>
          <w:rFonts w:hint="cs"/>
          <w:rtl/>
        </w:rPr>
        <w:t>שלה</w:t>
      </w:r>
      <w:r w:rsidRPr="005C3FF1">
        <w:rPr>
          <w:rStyle w:val="afffa"/>
          <w:rtl/>
        </w:rPr>
        <w:t>.</w:t>
      </w:r>
    </w:p>
    <w:p w14:paraId="39CC22B4" w14:textId="77777777" w:rsidR="00E8089F" w:rsidRPr="005C3FF1" w:rsidRDefault="00E8089F" w:rsidP="009A151F">
      <w:pPr>
        <w:rPr>
          <w:rStyle w:val="afffa"/>
          <w:rtl/>
        </w:rPr>
      </w:pPr>
      <w:r w:rsidRPr="005C3FF1">
        <w:rPr>
          <w:rStyle w:val="afffa"/>
          <w:rFonts w:hint="cs"/>
          <w:rtl/>
        </w:rPr>
        <w:t>ראתה</w:t>
      </w:r>
      <w:r w:rsidRPr="005C3FF1">
        <w:rPr>
          <w:rStyle w:val="afffa"/>
          <w:rtl/>
        </w:rPr>
        <w:t xml:space="preserve"> </w:t>
      </w:r>
      <w:r w:rsidRPr="005C3FF1">
        <w:rPr>
          <w:rStyle w:val="afffa"/>
          <w:rFonts w:hint="cs"/>
          <w:rtl/>
        </w:rPr>
        <w:t>שני</w:t>
      </w:r>
      <w:r w:rsidRPr="005C3FF1">
        <w:rPr>
          <w:rStyle w:val="afffa"/>
          <w:rtl/>
        </w:rPr>
        <w:t xml:space="preserve"> </w:t>
      </w:r>
      <w:r w:rsidRPr="005C3FF1">
        <w:rPr>
          <w:rStyle w:val="afffa"/>
          <w:rFonts w:hint="cs"/>
          <w:rtl/>
        </w:rPr>
        <w:t>ימים</w:t>
      </w:r>
      <w:r w:rsidRPr="005C3FF1">
        <w:rPr>
          <w:rStyle w:val="afffa"/>
          <w:rtl/>
        </w:rPr>
        <w:t xml:space="preserve"> - </w:t>
      </w:r>
      <w:r w:rsidRPr="005C3FF1">
        <w:rPr>
          <w:rStyle w:val="afffa"/>
          <w:rFonts w:hint="cs"/>
          <w:rtl/>
        </w:rPr>
        <w:t>שוחטין</w:t>
      </w:r>
      <w:r w:rsidRPr="005C3FF1">
        <w:rPr>
          <w:rStyle w:val="afffa"/>
          <w:rtl/>
        </w:rPr>
        <w:t xml:space="preserve"> </w:t>
      </w:r>
      <w:r w:rsidRPr="005C3FF1">
        <w:rPr>
          <w:rStyle w:val="afffa"/>
          <w:rFonts w:hint="cs"/>
          <w:rtl/>
        </w:rPr>
        <w:t>עליה</w:t>
      </w:r>
      <w:r w:rsidRPr="005C3FF1">
        <w:rPr>
          <w:rStyle w:val="afffa"/>
          <w:rtl/>
        </w:rPr>
        <w:t xml:space="preserve"> </w:t>
      </w:r>
      <w:r w:rsidRPr="005C3FF1">
        <w:rPr>
          <w:rStyle w:val="afffa"/>
          <w:rFonts w:hint="cs"/>
          <w:rtl/>
        </w:rPr>
        <w:t>בשלישי</w:t>
      </w:r>
      <w:r w:rsidRPr="005C3FF1">
        <w:rPr>
          <w:rStyle w:val="afffa"/>
          <w:rtl/>
        </w:rPr>
        <w:t>.</w:t>
      </w:r>
    </w:p>
    <w:p w14:paraId="675C3878" w14:textId="77777777" w:rsidR="00E8089F" w:rsidRPr="005C3FF1" w:rsidRDefault="00E8089F" w:rsidP="009A151F">
      <w:pPr>
        <w:rPr>
          <w:rStyle w:val="afffa"/>
          <w:rtl/>
        </w:rPr>
      </w:pPr>
      <w:r w:rsidRPr="005C3FF1">
        <w:rPr>
          <w:rStyle w:val="afffa"/>
          <w:rFonts w:hint="cs"/>
          <w:rtl/>
        </w:rPr>
        <w:t>והזבה</w:t>
      </w:r>
      <w:r w:rsidRPr="005C3FF1">
        <w:rPr>
          <w:rStyle w:val="afffa"/>
          <w:rtl/>
        </w:rPr>
        <w:t xml:space="preserve"> </w:t>
      </w:r>
      <w:r w:rsidRPr="005C3FF1">
        <w:rPr>
          <w:rStyle w:val="afffa"/>
          <w:rFonts w:hint="cs"/>
          <w:rtl/>
        </w:rPr>
        <w:t>שוחטין</w:t>
      </w:r>
      <w:r w:rsidRPr="005C3FF1">
        <w:rPr>
          <w:rStyle w:val="afffa"/>
          <w:rtl/>
        </w:rPr>
        <w:t xml:space="preserve"> </w:t>
      </w:r>
      <w:r w:rsidRPr="005C3FF1">
        <w:rPr>
          <w:rStyle w:val="afffa"/>
          <w:rFonts w:hint="cs"/>
          <w:rtl/>
        </w:rPr>
        <w:t>עליה</w:t>
      </w:r>
      <w:r w:rsidRPr="005C3FF1">
        <w:rPr>
          <w:rStyle w:val="afffa"/>
          <w:rtl/>
        </w:rPr>
        <w:t xml:space="preserve"> </w:t>
      </w:r>
      <w:r w:rsidRPr="005C3FF1">
        <w:rPr>
          <w:rStyle w:val="afffa"/>
          <w:rFonts w:hint="cs"/>
          <w:rtl/>
        </w:rPr>
        <w:t>בשמיני</w:t>
      </w:r>
      <w:r w:rsidRPr="005C3FF1">
        <w:rPr>
          <w:rStyle w:val="afffa"/>
          <w:rtl/>
        </w:rPr>
        <w:t>.</w:t>
      </w:r>
    </w:p>
    <w:p w14:paraId="57EF2EB5" w14:textId="38E8EC1F" w:rsidR="00E8089F" w:rsidRPr="007435EB" w:rsidRDefault="00F47631" w:rsidP="00F47631">
      <w:pPr>
        <w:pStyle w:val="affd"/>
        <w:rPr>
          <w:bCs/>
          <w:rtl/>
        </w:rPr>
      </w:pPr>
      <w:r>
        <w:rPr>
          <w:rFonts w:hint="cs"/>
          <w:rtl/>
        </w:rPr>
        <w:lastRenderedPageBreak/>
        <w:t>***</w:t>
      </w:r>
    </w:p>
    <w:p w14:paraId="0DDFAACD" w14:textId="77777777" w:rsidR="00E8089F" w:rsidRPr="007435EB" w:rsidRDefault="00E8089F" w:rsidP="005C3FF1">
      <w:pPr>
        <w:pStyle w:val="afff"/>
        <w:framePr w:wrap="around"/>
        <w:rPr>
          <w:rtl/>
        </w:rPr>
      </w:pPr>
      <w:r w:rsidRPr="007435EB">
        <w:rPr>
          <w:rFonts w:hint="cs"/>
          <w:rtl/>
        </w:rPr>
        <w:t>צ:</w:t>
      </w:r>
    </w:p>
    <w:p w14:paraId="58A8342B" w14:textId="77777777" w:rsidR="00E8089F" w:rsidRPr="007435EB" w:rsidRDefault="00E8089F" w:rsidP="00E8089F">
      <w:pPr>
        <w:rPr>
          <w:rtl/>
        </w:rPr>
      </w:pPr>
      <w:r w:rsidRPr="005C3FF1">
        <w:rPr>
          <w:rStyle w:val="afffa"/>
          <w:rFonts w:hint="cs"/>
          <w:rtl/>
        </w:rPr>
        <w:t>רב</w:t>
      </w:r>
      <w:r w:rsidRPr="007435EB">
        <w:rPr>
          <w:rFonts w:ascii="Fb Fontext" w:hAnsi="Fb Fontext"/>
          <w:rtl/>
        </w:rPr>
        <w:t xml:space="preserve">: </w:t>
      </w:r>
      <w:r w:rsidRPr="007435EB">
        <w:rPr>
          <w:rFonts w:ascii="Fb Fontext" w:hAnsi="Fb Fontext" w:hint="cs"/>
          <w:rtl/>
        </w:rPr>
        <w:t>שוחטין</w:t>
      </w:r>
      <w:r w:rsidRPr="007435EB">
        <w:rPr>
          <w:rFonts w:ascii="Fb Fontext" w:hAnsi="Fb Fontext"/>
          <w:rtl/>
        </w:rPr>
        <w:t xml:space="preserve"> </w:t>
      </w:r>
      <w:r w:rsidRPr="007435EB">
        <w:rPr>
          <w:rFonts w:ascii="Fb Fontext" w:hAnsi="Fb Fontext" w:hint="cs"/>
          <w:rtl/>
        </w:rPr>
        <w:t>וזורקין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טבול</w:t>
      </w:r>
      <w:r w:rsidRPr="007435EB">
        <w:rPr>
          <w:rFonts w:ascii="Fb Fontext" w:hAnsi="Fb Fontext"/>
          <w:rtl/>
        </w:rPr>
        <w:t xml:space="preserve"> </w:t>
      </w:r>
      <w:r w:rsidRPr="007435EB">
        <w:rPr>
          <w:rFonts w:ascii="Fb Fontext" w:hAnsi="Fb Fontext" w:hint="cs"/>
          <w:rtl/>
        </w:rPr>
        <w:t>יום</w:t>
      </w:r>
      <w:r w:rsidRPr="007435EB">
        <w:rPr>
          <w:rFonts w:ascii="Fb Fontext" w:hAnsi="Fb Fontext"/>
          <w:rtl/>
        </w:rPr>
        <w:t xml:space="preserve"> </w:t>
      </w:r>
      <w:r w:rsidRPr="007435EB">
        <w:rPr>
          <w:rFonts w:ascii="Fb Fontext" w:hAnsi="Fb Fontext" w:hint="cs"/>
          <w:rtl/>
        </w:rPr>
        <w:t>ומחוסר</w:t>
      </w:r>
      <w:r w:rsidRPr="007435EB">
        <w:rPr>
          <w:rFonts w:ascii="Fb Fontext" w:hAnsi="Fb Fontext"/>
          <w:rtl/>
        </w:rPr>
        <w:t xml:space="preserve"> </w:t>
      </w:r>
      <w:r w:rsidRPr="007435EB">
        <w:rPr>
          <w:rFonts w:ascii="Fb Fontext" w:hAnsi="Fb Fontext" w:hint="cs"/>
          <w:rtl/>
        </w:rPr>
        <w:t>כפורים</w:t>
      </w:r>
      <w:r w:rsidRPr="007435EB">
        <w:rPr>
          <w:rFonts w:ascii="Fb Fontext" w:hAnsi="Fb Fontext"/>
          <w:rtl/>
        </w:rPr>
        <w:t xml:space="preserve">, </w:t>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שוחטין</w:t>
      </w:r>
      <w:r w:rsidRPr="007435EB">
        <w:rPr>
          <w:rFonts w:ascii="Fb Fontext" w:hAnsi="Fb Fontext"/>
          <w:rtl/>
        </w:rPr>
        <w:t xml:space="preserve"> </w:t>
      </w:r>
      <w:r w:rsidRPr="007435EB">
        <w:rPr>
          <w:rFonts w:ascii="Fb Fontext" w:hAnsi="Fb Fontext" w:hint="cs"/>
          <w:rtl/>
        </w:rPr>
        <w:t>וזורקין</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טמא</w:t>
      </w:r>
      <w:r w:rsidRPr="007435EB">
        <w:rPr>
          <w:rFonts w:ascii="Fb Fontext" w:hAnsi="Fb Fontext"/>
          <w:rtl/>
        </w:rPr>
        <w:t xml:space="preserve"> </w:t>
      </w:r>
      <w:r w:rsidRPr="007435EB">
        <w:rPr>
          <w:rFonts w:ascii="Fb Fontext" w:hAnsi="Fb Fontext" w:hint="cs"/>
          <w:rtl/>
        </w:rPr>
        <w:t>שרץ</w:t>
      </w:r>
      <w:r w:rsidRPr="007435EB">
        <w:rPr>
          <w:rFonts w:ascii="Fb Fontext" w:hAnsi="Fb Fontext"/>
          <w:rtl/>
        </w:rPr>
        <w:t>.</w:t>
      </w:r>
    </w:p>
    <w:p w14:paraId="47E62A37" w14:textId="77777777" w:rsidR="00E8089F" w:rsidRPr="007435EB" w:rsidRDefault="00E8089F" w:rsidP="00E8089F">
      <w:pPr>
        <w:rPr>
          <w:rFonts w:cs="Guttman Vilna"/>
          <w:b/>
          <w:bCs/>
          <w:rtl/>
        </w:rPr>
      </w:pPr>
      <w:r w:rsidRPr="005C3FF1">
        <w:rPr>
          <w:rStyle w:val="afffa"/>
          <w:rFonts w:hint="cs"/>
          <w:rtl/>
        </w:rPr>
        <w:t>ועולא</w:t>
      </w:r>
      <w:r w:rsidRPr="007435EB">
        <w:rPr>
          <w:rFonts w:hint="cs"/>
          <w:rtl/>
        </w:rPr>
        <w:t>:</w:t>
      </w:r>
      <w:r w:rsidRPr="007435EB">
        <w:rPr>
          <w:rtl/>
        </w:rPr>
        <w:t xml:space="preserve"> </w:t>
      </w:r>
      <w:r w:rsidRPr="007435EB">
        <w:rPr>
          <w:rFonts w:hint="cs"/>
          <w:rtl/>
        </w:rPr>
        <w:t>אף</w:t>
      </w:r>
      <w:r w:rsidRPr="007435EB">
        <w:rPr>
          <w:rtl/>
        </w:rPr>
        <w:t xml:space="preserve"> </w:t>
      </w:r>
      <w:r w:rsidRPr="007435EB">
        <w:rPr>
          <w:rFonts w:hint="cs"/>
          <w:rtl/>
        </w:rPr>
        <w:t>שוחטין</w:t>
      </w:r>
      <w:r w:rsidRPr="007435EB">
        <w:rPr>
          <w:rtl/>
        </w:rPr>
        <w:t xml:space="preserve"> </w:t>
      </w:r>
      <w:r w:rsidRPr="007435EB">
        <w:rPr>
          <w:rFonts w:hint="cs"/>
          <w:rtl/>
        </w:rPr>
        <w:t>וזורקין</w:t>
      </w:r>
      <w:r w:rsidRPr="007435EB">
        <w:rPr>
          <w:rtl/>
        </w:rPr>
        <w:t xml:space="preserve"> </w:t>
      </w:r>
      <w:r w:rsidRPr="007435EB">
        <w:rPr>
          <w:rFonts w:hint="cs"/>
          <w:rtl/>
        </w:rPr>
        <w:t>על</w:t>
      </w:r>
      <w:r w:rsidRPr="007435EB">
        <w:rPr>
          <w:rtl/>
        </w:rPr>
        <w:t xml:space="preserve"> </w:t>
      </w:r>
      <w:r w:rsidRPr="007435EB">
        <w:rPr>
          <w:rFonts w:hint="cs"/>
          <w:rtl/>
        </w:rPr>
        <w:t>טמא</w:t>
      </w:r>
      <w:r w:rsidRPr="007435EB">
        <w:rPr>
          <w:rtl/>
        </w:rPr>
        <w:t xml:space="preserve"> </w:t>
      </w:r>
      <w:r w:rsidRPr="007435EB">
        <w:rPr>
          <w:rFonts w:hint="cs"/>
          <w:rtl/>
        </w:rPr>
        <w:t>שרץ</w:t>
      </w:r>
      <w:r w:rsidRPr="007435EB">
        <w:rPr>
          <w:rtl/>
        </w:rPr>
        <w:t>.</w:t>
      </w:r>
    </w:p>
    <w:p w14:paraId="63EE5C97" w14:textId="77777777" w:rsidR="00E8089F" w:rsidRPr="007435EB" w:rsidRDefault="00E8089F" w:rsidP="00E15A6E">
      <w:pPr>
        <w:rPr>
          <w:rtl/>
        </w:rPr>
      </w:pPr>
      <w:r w:rsidRPr="005C3FF1">
        <w:rPr>
          <w:rStyle w:val="afffa"/>
          <w:rFonts w:hint="cs"/>
          <w:rtl/>
        </w:rPr>
        <w:t>לרב</w:t>
      </w:r>
      <w:r w:rsidRPr="007435EB">
        <w:rPr>
          <w:rFonts w:hint="cs"/>
          <w:rtl/>
        </w:rPr>
        <w:t xml:space="preserve"> דווקא טבו</w:t>
      </w:r>
      <w:r w:rsidRPr="007435EB">
        <w:rPr>
          <w:rtl/>
        </w:rPr>
        <w:t>"</w:t>
      </w:r>
      <w:r w:rsidRPr="007435EB">
        <w:rPr>
          <w:rFonts w:hint="cs"/>
          <w:rtl/>
        </w:rPr>
        <w:t>י</w:t>
      </w:r>
      <w:r w:rsidRPr="007435EB">
        <w:rPr>
          <w:rtl/>
        </w:rPr>
        <w:t xml:space="preserve"> </w:t>
      </w:r>
      <w:r w:rsidRPr="007435EB">
        <w:rPr>
          <w:rFonts w:hint="cs"/>
          <w:rtl/>
        </w:rPr>
        <w:t>דחזי</w:t>
      </w:r>
      <w:r w:rsidRPr="007435EB">
        <w:rPr>
          <w:rtl/>
        </w:rPr>
        <w:t xml:space="preserve"> </w:t>
      </w:r>
      <w:r w:rsidRPr="007435EB">
        <w:rPr>
          <w:rFonts w:hint="cs"/>
          <w:rtl/>
        </w:rPr>
        <w:t>ל</w:t>
      </w:r>
      <w:r w:rsidR="00E15A6E" w:rsidRPr="007435EB">
        <w:rPr>
          <w:rFonts w:hint="cs"/>
          <w:rtl/>
        </w:rPr>
        <w:t>ערב</w:t>
      </w:r>
      <w:r w:rsidRPr="007435EB">
        <w:rPr>
          <w:rtl/>
        </w:rPr>
        <w:t xml:space="preserve">, </w:t>
      </w:r>
      <w:r w:rsidRPr="007435EB">
        <w:rPr>
          <w:rFonts w:hint="cs"/>
          <w:rtl/>
        </w:rPr>
        <w:t>טמא</w:t>
      </w:r>
      <w:r w:rsidRPr="007435EB">
        <w:rPr>
          <w:rtl/>
        </w:rPr>
        <w:t xml:space="preserve"> </w:t>
      </w:r>
      <w:r w:rsidRPr="007435EB">
        <w:rPr>
          <w:rFonts w:hint="cs"/>
          <w:rtl/>
        </w:rPr>
        <w:t>שרץ</w:t>
      </w:r>
      <w:r w:rsidRPr="007435EB">
        <w:rPr>
          <w:rtl/>
        </w:rPr>
        <w:t xml:space="preserve"> </w:t>
      </w:r>
      <w:r w:rsidR="00AB3B38">
        <w:rPr>
          <w:rFonts w:hint="cs"/>
          <w:rtl/>
        </w:rPr>
        <w:t>אף</w:t>
      </w:r>
      <w:r w:rsidRPr="007435EB">
        <w:rPr>
          <w:rtl/>
        </w:rPr>
        <w:t xml:space="preserve"> </w:t>
      </w:r>
      <w:r w:rsidRPr="007435EB">
        <w:rPr>
          <w:rFonts w:hint="cs"/>
          <w:rtl/>
        </w:rPr>
        <w:t>חזי</w:t>
      </w:r>
      <w:r w:rsidRPr="007435EB">
        <w:rPr>
          <w:rtl/>
        </w:rPr>
        <w:t xml:space="preserve"> </w:t>
      </w:r>
      <w:r w:rsidR="00E15A6E" w:rsidRPr="007435EB">
        <w:rPr>
          <w:rFonts w:hint="cs"/>
          <w:rtl/>
        </w:rPr>
        <w:t>לערב</w:t>
      </w:r>
      <w:r w:rsidRPr="007435EB">
        <w:rPr>
          <w:rtl/>
        </w:rPr>
        <w:t xml:space="preserve"> </w:t>
      </w:r>
      <w:r w:rsidRPr="007435EB">
        <w:rPr>
          <w:rFonts w:hint="cs"/>
          <w:rtl/>
        </w:rPr>
        <w:t>מחוסר</w:t>
      </w:r>
      <w:r w:rsidRPr="007435EB">
        <w:rPr>
          <w:rtl/>
        </w:rPr>
        <w:t xml:space="preserve"> </w:t>
      </w:r>
      <w:r w:rsidRPr="007435EB">
        <w:rPr>
          <w:rFonts w:hint="cs"/>
          <w:rtl/>
        </w:rPr>
        <w:t>טבילה- ו</w:t>
      </w:r>
      <w:r w:rsidR="00E15A6E" w:rsidRPr="007435EB">
        <w:rPr>
          <w:rFonts w:hint="cs"/>
          <w:rtl/>
        </w:rPr>
        <w:t>שמא</w:t>
      </w:r>
      <w:r w:rsidRPr="007435EB">
        <w:rPr>
          <w:rFonts w:hint="cs"/>
          <w:rtl/>
        </w:rPr>
        <w:t xml:space="preserve"> פשע ולא טבל</w:t>
      </w:r>
      <w:r w:rsidRPr="007435EB">
        <w:rPr>
          <w:rtl/>
        </w:rPr>
        <w:t>.</w:t>
      </w:r>
    </w:p>
    <w:p w14:paraId="4A62FA2D" w14:textId="77777777" w:rsidR="00E8089F" w:rsidRPr="007435EB" w:rsidRDefault="00E8089F" w:rsidP="00E8089F">
      <w:pPr>
        <w:rPr>
          <w:rtl/>
        </w:rPr>
      </w:pPr>
      <w:r w:rsidRPr="007435EB">
        <w:rPr>
          <w:rtl/>
        </w:rPr>
        <w:tab/>
      </w:r>
      <w:r w:rsidRPr="007435EB">
        <w:rPr>
          <w:rFonts w:hint="cs"/>
          <w:rtl/>
        </w:rPr>
        <w:t>וטבו</w:t>
      </w:r>
      <w:r w:rsidRPr="007435EB">
        <w:rPr>
          <w:rtl/>
        </w:rPr>
        <w:t>"</w:t>
      </w:r>
      <w:r w:rsidR="00E15A6E" w:rsidRPr="007435EB">
        <w:rPr>
          <w:rFonts w:hint="cs"/>
          <w:rtl/>
        </w:rPr>
        <w:t>י לא מחוסר שמש</w:t>
      </w:r>
      <w:r w:rsidRPr="007435EB">
        <w:rPr>
          <w:rFonts w:hint="cs"/>
          <w:rtl/>
        </w:rPr>
        <w:t xml:space="preserve"> דממילא ערבא.</w:t>
      </w:r>
    </w:p>
    <w:p w14:paraId="52246AB6" w14:textId="77777777" w:rsidR="00E8089F" w:rsidRPr="007435EB" w:rsidRDefault="00E8089F" w:rsidP="00E8089F">
      <w:pPr>
        <w:rPr>
          <w:rFonts w:cs="Guttman Vilna"/>
          <w:b/>
          <w:bCs/>
          <w:rtl/>
        </w:rPr>
      </w:pPr>
      <w:r w:rsidRPr="00F46A1C">
        <w:rPr>
          <w:rStyle w:val="affffd"/>
          <w:rFonts w:hint="cs"/>
          <w:rtl/>
        </w:rPr>
        <w:t>והך</w:t>
      </w:r>
      <w:r w:rsidRPr="007435EB">
        <w:rPr>
          <w:rFonts w:hint="cs"/>
          <w:rtl/>
        </w:rPr>
        <w:t xml:space="preserve"> מחוסר</w:t>
      </w:r>
      <w:r w:rsidRPr="007435EB">
        <w:rPr>
          <w:rtl/>
        </w:rPr>
        <w:t xml:space="preserve"> </w:t>
      </w:r>
      <w:r w:rsidRPr="007435EB">
        <w:rPr>
          <w:rFonts w:hint="cs"/>
          <w:rtl/>
        </w:rPr>
        <w:t>כפורים</w:t>
      </w:r>
      <w:r w:rsidRPr="007435EB">
        <w:rPr>
          <w:rtl/>
        </w:rPr>
        <w:t xml:space="preserve"> </w:t>
      </w:r>
      <w:r w:rsidRPr="007435EB">
        <w:rPr>
          <w:rFonts w:hint="cs"/>
          <w:rtl/>
        </w:rPr>
        <w:t>לאו מחוסר</w:t>
      </w:r>
      <w:r w:rsidRPr="007435EB">
        <w:rPr>
          <w:rtl/>
        </w:rPr>
        <w:t xml:space="preserve"> </w:t>
      </w:r>
      <w:r w:rsidRPr="007435EB">
        <w:rPr>
          <w:rFonts w:hint="cs"/>
          <w:rtl/>
        </w:rPr>
        <w:t>כפרה דמיירי</w:t>
      </w:r>
      <w:r w:rsidRPr="007435EB">
        <w:rPr>
          <w:rtl/>
        </w:rPr>
        <w:t xml:space="preserve"> </w:t>
      </w:r>
      <w:r w:rsidRPr="007435EB">
        <w:rPr>
          <w:rFonts w:hint="cs"/>
          <w:rtl/>
        </w:rPr>
        <w:t>שקינו</w:t>
      </w:r>
      <w:r w:rsidRPr="007435EB">
        <w:rPr>
          <w:rtl/>
        </w:rPr>
        <w:t xml:space="preserve"> </w:t>
      </w:r>
      <w:r w:rsidRPr="007435EB">
        <w:rPr>
          <w:rFonts w:hint="cs"/>
          <w:rtl/>
        </w:rPr>
        <w:t>בידו ומסרו לב</w:t>
      </w:r>
      <w:r w:rsidRPr="007435EB">
        <w:rPr>
          <w:rtl/>
        </w:rPr>
        <w:t>"</w:t>
      </w:r>
      <w:r>
        <w:rPr>
          <w:rFonts w:hint="cs"/>
          <w:rtl/>
        </w:rPr>
        <w:t xml:space="preserve">ד </w:t>
      </w:r>
      <w:r>
        <w:rPr>
          <w:rStyle w:val="affffd"/>
          <w:rFonts w:hint="cs"/>
          <w:rtl/>
          <w:rPrChange w:id="11022" w:author="מנוע אמוראים" w:date="2026-10-05T16:42:03Z">
            <w:rPr>
              <w:rFonts w:hint="cs"/>
              <w:rtl/>
            </w:rPr>
          </w:rPrChange>
        </w:rPr>
        <w:t xml:space="preserve">וכר</w:t>
      </w:r>
      <w:r>
        <w:rPr>
          <w:rStyle w:val="affffd"/>
          <w:rtl/>
          <w:rPrChange w:id="11023" w:author="מנוע אמוראים" w:date="2026-10-05T16:42:03Z">
            <w:rPr>
              <w:rtl/>
            </w:rPr>
          </w:rPrChange>
        </w:rPr>
        <w:t xml:space="preserve">"</w:t>
      </w:r>
      <w:r>
        <w:rPr>
          <w:rStyle w:val="affffd"/>
          <w:rFonts w:hint="cs"/>
          <w:rtl/>
          <w:rPrChange w:id="11024" w:author="מנוע אמוראים" w:date="2026-10-05T16:42:03Z">
            <w:rPr>
              <w:rFonts w:hint="cs"/>
              <w:rtl/>
            </w:rPr>
          </w:rPrChange>
        </w:rPr>
        <w:t xml:space="preserve">ש</w:t>
      </w:r>
      <w:r>
        <w:rPr>
          <w:rFonts w:hint="cs"/>
          <w:rtl/>
        </w:rPr>
        <w:t xml:space="preserve"> דחזקה אין ב</w:t>
      </w:r>
      <w:r w:rsidRPr="007435EB">
        <w:rPr>
          <w:rtl/>
        </w:rPr>
        <w:t>"</w:t>
      </w:r>
      <w:r w:rsidRPr="007435EB">
        <w:rPr>
          <w:rFonts w:hint="cs"/>
          <w:rtl/>
        </w:rPr>
        <w:t>ד של כהנים עומדין משם עד שיכלו מעות שבשופרות.</w:t>
      </w:r>
    </w:p>
    <w:p w14:paraId="5A1EA434" w14:textId="77777777" w:rsidR="00E8089F" w:rsidRPr="007435EB" w:rsidRDefault="00E8089F" w:rsidP="00E8089F">
      <w:pPr>
        <w:rPr>
          <w:rtl/>
        </w:rPr>
      </w:pPr>
      <w:r w:rsidRPr="005C3FF1">
        <w:rPr>
          <w:rStyle w:val="afffa"/>
          <w:rFonts w:hint="cs"/>
          <w:rtl/>
        </w:rPr>
        <w:t>לרב</w:t>
      </w:r>
      <w:r w:rsidRPr="007435EB">
        <w:rPr>
          <w:rtl/>
        </w:rPr>
        <w:t xml:space="preserve"> </w:t>
      </w:r>
      <w:r w:rsidRPr="007435EB">
        <w:rPr>
          <w:rFonts w:hint="cs"/>
          <w:rtl/>
        </w:rPr>
        <w:t>מדאורייתא</w:t>
      </w:r>
      <w:r w:rsidRPr="007435EB">
        <w:rPr>
          <w:rtl/>
        </w:rPr>
        <w:t xml:space="preserve"> </w:t>
      </w:r>
      <w:r w:rsidRPr="007435EB">
        <w:rPr>
          <w:rFonts w:hint="cs"/>
          <w:rtl/>
        </w:rPr>
        <w:t>נמי</w:t>
      </w:r>
      <w:r w:rsidRPr="007435EB">
        <w:rPr>
          <w:rtl/>
        </w:rPr>
        <w:t xml:space="preserve"> </w:t>
      </w:r>
      <w:r w:rsidRPr="007435EB">
        <w:rPr>
          <w:rFonts w:hint="cs"/>
          <w:rtl/>
        </w:rPr>
        <w:t>לא</w:t>
      </w:r>
      <w:r w:rsidRPr="007435EB">
        <w:rPr>
          <w:rtl/>
        </w:rPr>
        <w:t xml:space="preserve"> </w:t>
      </w:r>
      <w:r w:rsidRPr="007435EB">
        <w:rPr>
          <w:rFonts w:hint="cs"/>
          <w:rtl/>
        </w:rPr>
        <w:t>חזי</w:t>
      </w:r>
      <w:r w:rsidRPr="007435EB">
        <w:rPr>
          <w:rtl/>
        </w:rPr>
        <w:t xml:space="preserve">, </w:t>
      </w:r>
      <w:r w:rsidRPr="00AC0CB1">
        <w:rPr>
          <w:rStyle w:val="af2"/>
          <w:rFonts w:hint="cs"/>
          <w:rtl/>
        </w:rPr>
        <w:t>ד'איש</w:t>
      </w:r>
      <w:r w:rsidRPr="00AC0CB1">
        <w:rPr>
          <w:rStyle w:val="af2"/>
          <w:rtl/>
        </w:rPr>
        <w:t xml:space="preserve"> </w:t>
      </w:r>
      <w:r w:rsidRPr="00AC0CB1">
        <w:rPr>
          <w:rStyle w:val="af2"/>
          <w:rFonts w:hint="cs"/>
          <w:rtl/>
        </w:rPr>
        <w:t>איש</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יהיה</w:t>
      </w:r>
      <w:r w:rsidRPr="00AC0CB1">
        <w:rPr>
          <w:rStyle w:val="af2"/>
          <w:rtl/>
        </w:rPr>
        <w:t xml:space="preserve"> </w:t>
      </w:r>
      <w:r w:rsidRPr="00AC0CB1">
        <w:rPr>
          <w:rStyle w:val="af2"/>
          <w:rFonts w:hint="cs"/>
          <w:rtl/>
        </w:rPr>
        <w:t>טמא</w:t>
      </w:r>
      <w:r w:rsidRPr="00AC0CB1">
        <w:rPr>
          <w:rStyle w:val="af2"/>
          <w:rtl/>
        </w:rPr>
        <w:t xml:space="preserve"> </w:t>
      </w:r>
      <w:r w:rsidRPr="00AC0CB1">
        <w:rPr>
          <w:rStyle w:val="af2"/>
          <w:rFonts w:hint="cs"/>
          <w:rtl/>
        </w:rPr>
        <w:t>לנפש'</w:t>
      </w:r>
      <w:r w:rsidRPr="00AC0CB1">
        <w:rPr>
          <w:rStyle w:val="af2"/>
          <w:rtl/>
        </w:rPr>
        <w:t xml:space="preserve"> </w:t>
      </w:r>
      <w:r w:rsidRPr="007435EB">
        <w:rPr>
          <w:rFonts w:hint="cs"/>
          <w:rtl/>
        </w:rPr>
        <w:t>שחל</w:t>
      </w:r>
      <w:r w:rsidRPr="007435EB">
        <w:rPr>
          <w:rtl/>
        </w:rPr>
        <w:t xml:space="preserve"> </w:t>
      </w:r>
      <w:r w:rsidRPr="007435EB">
        <w:rPr>
          <w:rFonts w:hint="cs"/>
          <w:rtl/>
        </w:rPr>
        <w:t>שביעי</w:t>
      </w:r>
      <w:r w:rsidRPr="007435EB">
        <w:rPr>
          <w:rtl/>
        </w:rPr>
        <w:t xml:space="preserve"> </w:t>
      </w:r>
      <w:r w:rsidRPr="007435EB">
        <w:rPr>
          <w:rFonts w:hint="cs"/>
          <w:rtl/>
        </w:rPr>
        <w:t>שלו</w:t>
      </w:r>
      <w:r w:rsidRPr="007435EB">
        <w:rPr>
          <w:rtl/>
        </w:rPr>
        <w:t xml:space="preserve"> </w:t>
      </w:r>
      <w:r w:rsidRPr="007435EB">
        <w:rPr>
          <w:rFonts w:hint="cs"/>
          <w:rtl/>
        </w:rPr>
        <w:t>להיות</w:t>
      </w:r>
      <w:r w:rsidRPr="007435EB">
        <w:rPr>
          <w:rtl/>
        </w:rPr>
        <w:t xml:space="preserve"> </w:t>
      </w:r>
      <w:r>
        <w:rPr>
          <w:rStyle w:val="affffd"/>
          <w:rFonts w:hint="cs"/>
          <w:rtl/>
          <w:rPrChange w:id="11025" w:author="מנוע אמוראים" w:date="2026-10-05T16:42:03Z">
            <w:rPr>
              <w:rFonts w:hint="cs"/>
              <w:rtl/>
            </w:rPr>
          </w:rPrChange>
        </w:rPr>
        <w:t xml:space="preserve">בער</w:t>
      </w:r>
      <w:r>
        <w:rPr>
          <w:rStyle w:val="affffd"/>
          <w:rtl/>
          <w:rPrChange w:id="11026" w:author="מנוע אמוראים" w:date="2026-10-05T16:42:03Z">
            <w:rPr>
              <w:rtl/>
            </w:rPr>
          </w:rPrChange>
        </w:rPr>
        <w:t xml:space="preserve">"</w:t>
      </w:r>
      <w:r>
        <w:rPr>
          <w:rStyle w:val="affffd"/>
          <w:rFonts w:hint="cs"/>
          <w:rtl/>
          <w:rPrChange w:id="11027" w:author="מנוע אמוראים" w:date="2026-10-05T16:42:03Z">
            <w:rPr>
              <w:rFonts w:hint="cs"/>
              <w:rtl/>
            </w:rPr>
          </w:rPrChange>
        </w:rPr>
        <w:t xml:space="preserve">פ</w:t>
      </w:r>
      <w:r>
        <w:rPr>
          <w:rFonts w:hint="cs"/>
          <w:rtl/>
        </w:rPr>
        <w:t xml:space="preserve"> והיינו</w:t>
      </w:r>
      <w:r w:rsidRPr="007435EB">
        <w:rPr>
          <w:rtl/>
        </w:rPr>
        <w:t xml:space="preserve"> </w:t>
      </w:r>
      <w:r w:rsidRPr="007435EB">
        <w:rPr>
          <w:rFonts w:hint="cs"/>
          <w:rtl/>
        </w:rPr>
        <w:t>טומאת</w:t>
      </w:r>
      <w:r w:rsidRPr="007435EB">
        <w:rPr>
          <w:rtl/>
        </w:rPr>
        <w:t xml:space="preserve"> </w:t>
      </w:r>
      <w:r w:rsidRPr="007435EB">
        <w:rPr>
          <w:rFonts w:hint="cs"/>
          <w:rtl/>
        </w:rPr>
        <w:t>שרץ</w:t>
      </w:r>
      <w:r w:rsidRPr="007435EB">
        <w:rPr>
          <w:rtl/>
        </w:rPr>
        <w:t xml:space="preserve">, </w:t>
      </w:r>
      <w:r w:rsidRPr="007435EB">
        <w:rPr>
          <w:rFonts w:hint="cs"/>
          <w:rtl/>
        </w:rPr>
        <w:t>ואמר</w:t>
      </w:r>
      <w:r w:rsidRPr="007435EB">
        <w:rPr>
          <w:rtl/>
        </w:rPr>
        <w:t xml:space="preserve"> </w:t>
      </w:r>
      <w:r w:rsidRPr="007435EB">
        <w:rPr>
          <w:rFonts w:hint="cs"/>
          <w:rtl/>
        </w:rPr>
        <w:t>רחמנא</w:t>
      </w:r>
      <w:r w:rsidRPr="007435EB">
        <w:rPr>
          <w:rtl/>
        </w:rPr>
        <w:t xml:space="preserve"> </w:t>
      </w:r>
      <w:r w:rsidRPr="007435EB">
        <w:rPr>
          <w:rFonts w:hint="cs"/>
          <w:rtl/>
        </w:rPr>
        <w:t>נידחי</w:t>
      </w:r>
      <w:r w:rsidRPr="007435EB">
        <w:rPr>
          <w:rtl/>
        </w:rPr>
        <w:t>.</w:t>
      </w:r>
    </w:p>
    <w:p w14:paraId="648E41CB" w14:textId="77777777" w:rsidR="00E8089F" w:rsidRPr="007435EB" w:rsidRDefault="00E8089F" w:rsidP="00E8089F">
      <w:pPr>
        <w:rPr>
          <w:rtl/>
        </w:rPr>
      </w:pPr>
      <w:r w:rsidRPr="007435EB">
        <w:rPr>
          <w:rFonts w:hint="cs"/>
          <w:rtl/>
        </w:rPr>
        <w:t>וס</w:t>
      </w:r>
      <w:r w:rsidRPr="007435EB">
        <w:rPr>
          <w:rtl/>
        </w:rPr>
        <w:t>"</w:t>
      </w:r>
      <w:r>
        <w:rPr>
          <w:rFonts w:hint="cs"/>
          <w:rtl/>
        </w:rPr>
        <w:t xml:space="preserve">ל </w:t>
      </w:r>
      <w:r>
        <w:rPr>
          <w:rStyle w:val="affffd"/>
          <w:rFonts w:hint="cs"/>
          <w:rtl/>
          <w:rPrChange w:id="11028" w:author="מנוע אמוראים" w:date="2026-10-05T16:42:03Z">
            <w:rPr>
              <w:rFonts w:hint="cs"/>
              <w:rtl/>
            </w:rPr>
          </w:rPrChange>
        </w:rPr>
        <w:t xml:space="preserve">כרי</w:t>
      </w:r>
      <w:r>
        <w:rPr>
          <w:rStyle w:val="affffd"/>
          <w:rtl/>
          <w:rPrChange w:id="11029" w:author="מנוע אמוראים" w:date="2026-10-05T16:42:03Z">
            <w:rPr>
              <w:rtl/>
            </w:rPr>
          </w:rPrChange>
        </w:rPr>
        <w:t xml:space="preserve">"</w:t>
      </w:r>
      <w:r>
        <w:rPr>
          <w:rStyle w:val="affffd"/>
          <w:rFonts w:hint="cs"/>
          <w:rtl/>
          <w:rPrChange w:id="11030" w:author="מנוע אמוראים" w:date="2026-10-05T16:42:03Z">
            <w:rPr>
              <w:rFonts w:hint="cs"/>
              <w:rtl/>
            </w:rPr>
          </w:rPrChange>
        </w:rPr>
        <w:t xml:space="preserve">צ</w:t>
      </w:r>
      <w:r w:rsidR="00E15A6E" w:rsidRPr="007435EB">
        <w:rPr>
          <w:rFonts w:hint="cs"/>
          <w:rtl/>
        </w:rPr>
        <w:t>:</w:t>
      </w:r>
      <w:r w:rsidRPr="007435EB">
        <w:rPr>
          <w:rFonts w:hint="cs"/>
          <w:rtl/>
        </w:rPr>
        <w:t xml:space="preserve"> דטמאי</w:t>
      </w:r>
      <w:r w:rsidRPr="007435EB">
        <w:rPr>
          <w:rtl/>
        </w:rPr>
        <w:t xml:space="preserve"> </w:t>
      </w:r>
      <w:r w:rsidRPr="007435EB">
        <w:rPr>
          <w:rFonts w:hint="cs"/>
          <w:rtl/>
        </w:rPr>
        <w:t>מת</w:t>
      </w:r>
      <w:r w:rsidRPr="007435EB">
        <w:rPr>
          <w:rtl/>
        </w:rPr>
        <w:t xml:space="preserve"> </w:t>
      </w:r>
      <w:r w:rsidRPr="007435EB">
        <w:rPr>
          <w:rFonts w:hint="cs"/>
          <w:rtl/>
        </w:rPr>
        <w:t>מצוה</w:t>
      </w:r>
      <w:r w:rsidRPr="007435EB">
        <w:rPr>
          <w:rtl/>
        </w:rPr>
        <w:t xml:space="preserve"> </w:t>
      </w:r>
      <w:r w:rsidRPr="007435EB">
        <w:rPr>
          <w:rFonts w:hint="cs"/>
          <w:rtl/>
        </w:rPr>
        <w:t>היו</w:t>
      </w:r>
      <w:r w:rsidRPr="007435EB">
        <w:rPr>
          <w:rtl/>
        </w:rPr>
        <w:t xml:space="preserve">, </w:t>
      </w:r>
      <w:r w:rsidRPr="007435EB">
        <w:rPr>
          <w:rFonts w:hint="cs"/>
          <w:rtl/>
        </w:rPr>
        <w:t>שחל</w:t>
      </w:r>
      <w:r w:rsidRPr="007435EB">
        <w:rPr>
          <w:rtl/>
        </w:rPr>
        <w:t xml:space="preserve"> </w:t>
      </w:r>
      <w:r w:rsidRPr="007435EB">
        <w:rPr>
          <w:rFonts w:hint="cs"/>
          <w:rtl/>
        </w:rPr>
        <w:t>שביעי</w:t>
      </w:r>
      <w:r w:rsidRPr="007435EB">
        <w:rPr>
          <w:rtl/>
        </w:rPr>
        <w:t xml:space="preserve"> </w:t>
      </w:r>
      <w:r w:rsidRPr="007435EB">
        <w:rPr>
          <w:rFonts w:hint="cs"/>
          <w:rtl/>
        </w:rPr>
        <w:t>שלהן</w:t>
      </w:r>
      <w:r w:rsidRPr="007435EB">
        <w:rPr>
          <w:rtl/>
        </w:rPr>
        <w:t xml:space="preserve"> </w:t>
      </w:r>
      <w:r w:rsidRPr="007435EB">
        <w:rPr>
          <w:rFonts w:hint="cs"/>
          <w:rtl/>
        </w:rPr>
        <w:t>להיות</w:t>
      </w:r>
      <w:r w:rsidRPr="007435EB">
        <w:rPr>
          <w:rtl/>
        </w:rPr>
        <w:t xml:space="preserve"> </w:t>
      </w:r>
      <w:r w:rsidRPr="007435EB">
        <w:rPr>
          <w:rFonts w:hint="cs"/>
          <w:rtl/>
        </w:rPr>
        <w:t>בערב</w:t>
      </w:r>
      <w:r w:rsidRPr="007435EB">
        <w:rPr>
          <w:rtl/>
        </w:rPr>
        <w:t xml:space="preserve"> </w:t>
      </w:r>
      <w:r w:rsidRPr="007435EB">
        <w:rPr>
          <w:rFonts w:hint="cs"/>
          <w:rtl/>
        </w:rPr>
        <w:t>הפסח</w:t>
      </w:r>
      <w:r w:rsidRPr="007435EB">
        <w:rPr>
          <w:rtl/>
        </w:rPr>
        <w:t>.</w:t>
      </w:r>
    </w:p>
    <w:p w14:paraId="407EFFF5" w14:textId="77777777" w:rsidR="00E8089F" w:rsidRPr="007435EB" w:rsidRDefault="00E8089F" w:rsidP="00E8089F">
      <w:pPr>
        <w:rPr>
          <w:rFonts w:cs="Guttman Vilna"/>
          <w:b/>
          <w:bCs/>
          <w:rtl/>
        </w:rPr>
      </w:pPr>
      <w:r w:rsidRPr="00AC0CB1">
        <w:rPr>
          <w:rStyle w:val="af2"/>
          <w:rFonts w:hint="cs"/>
          <w:rtl/>
        </w:rPr>
        <w:t>'ולא</w:t>
      </w:r>
      <w:r w:rsidRPr="00AC0CB1">
        <w:rPr>
          <w:rStyle w:val="af2"/>
          <w:rtl/>
        </w:rPr>
        <w:t xml:space="preserve"> </w:t>
      </w:r>
      <w:r w:rsidRPr="00AC0CB1">
        <w:rPr>
          <w:rStyle w:val="af2"/>
          <w:rFonts w:hint="cs"/>
          <w:rtl/>
        </w:rPr>
        <w:t>יכלו</w:t>
      </w:r>
      <w:r w:rsidRPr="00AC0CB1">
        <w:rPr>
          <w:rStyle w:val="af2"/>
          <w:rtl/>
        </w:rPr>
        <w:t xml:space="preserve"> </w:t>
      </w:r>
      <w:r w:rsidRPr="00AC0CB1">
        <w:rPr>
          <w:rStyle w:val="af2"/>
          <w:rFonts w:hint="cs"/>
          <w:rtl/>
        </w:rPr>
        <w:t>לעשת</w:t>
      </w:r>
      <w:r w:rsidRPr="00AC0CB1">
        <w:rPr>
          <w:rStyle w:val="af2"/>
          <w:rtl/>
        </w:rPr>
        <w:t xml:space="preserve"> </w:t>
      </w:r>
      <w:r w:rsidRPr="00AC0CB1">
        <w:rPr>
          <w:rStyle w:val="af2"/>
          <w:rFonts w:hint="cs"/>
          <w:rtl/>
        </w:rPr>
        <w:t>הפסח</w:t>
      </w:r>
      <w:r w:rsidRPr="00AC0CB1">
        <w:rPr>
          <w:rStyle w:val="af2"/>
          <w:rtl/>
        </w:rPr>
        <w:t xml:space="preserve"> </w:t>
      </w:r>
      <w:r w:rsidRPr="00AC0CB1">
        <w:rPr>
          <w:rStyle w:val="af2"/>
          <w:rFonts w:hint="cs"/>
          <w:rtl/>
        </w:rPr>
        <w:t>ביום</w:t>
      </w:r>
      <w:r w:rsidRPr="00AC0CB1">
        <w:rPr>
          <w:rStyle w:val="af2"/>
          <w:rtl/>
        </w:rPr>
        <w:t xml:space="preserve"> </w:t>
      </w:r>
      <w:r w:rsidRPr="00AC0CB1">
        <w:rPr>
          <w:rStyle w:val="af2"/>
          <w:rFonts w:hint="cs"/>
          <w:rtl/>
        </w:rPr>
        <w:t>ההוא'</w:t>
      </w:r>
      <w:r w:rsidRPr="00AC0CB1">
        <w:rPr>
          <w:rStyle w:val="af2"/>
          <w:rtl/>
        </w:rPr>
        <w:t>.</w:t>
      </w:r>
      <w:r w:rsidRPr="007435EB">
        <w:rPr>
          <w:rFonts w:hint="cs"/>
          <w:rtl/>
        </w:rPr>
        <w:t>- אבל</w:t>
      </w:r>
      <w:r w:rsidRPr="007435EB">
        <w:rPr>
          <w:rtl/>
        </w:rPr>
        <w:t xml:space="preserve"> </w:t>
      </w:r>
      <w:r w:rsidRPr="007435EB">
        <w:rPr>
          <w:rFonts w:hint="cs"/>
          <w:rtl/>
        </w:rPr>
        <w:t>למחר</w:t>
      </w:r>
      <w:r w:rsidRPr="007435EB">
        <w:rPr>
          <w:rtl/>
        </w:rPr>
        <w:t xml:space="preserve"> - </w:t>
      </w:r>
      <w:r w:rsidRPr="007435EB">
        <w:rPr>
          <w:rFonts w:hint="cs"/>
          <w:rtl/>
        </w:rPr>
        <w:t>יכולין</w:t>
      </w:r>
      <w:r w:rsidRPr="007435EB">
        <w:rPr>
          <w:rtl/>
        </w:rPr>
        <w:t xml:space="preserve"> </w:t>
      </w:r>
      <w:r w:rsidRPr="007435EB">
        <w:rPr>
          <w:rFonts w:hint="cs"/>
          <w:rtl/>
        </w:rPr>
        <w:t>לעשות</w:t>
      </w:r>
      <w:r w:rsidRPr="007435EB">
        <w:rPr>
          <w:rtl/>
        </w:rPr>
        <w:t>.</w:t>
      </w:r>
      <w:r w:rsidRPr="007435EB">
        <w:rPr>
          <w:rFonts w:hint="cs"/>
          <w:rtl/>
        </w:rPr>
        <w:t xml:space="preserve"> ואמר</w:t>
      </w:r>
      <w:r w:rsidRPr="007435EB">
        <w:rPr>
          <w:rtl/>
        </w:rPr>
        <w:t xml:space="preserve"> </w:t>
      </w:r>
      <w:r w:rsidRPr="007435EB">
        <w:rPr>
          <w:rFonts w:hint="cs"/>
          <w:rtl/>
        </w:rPr>
        <w:t>רחמנא</w:t>
      </w:r>
      <w:r w:rsidRPr="007435EB">
        <w:rPr>
          <w:rtl/>
        </w:rPr>
        <w:t xml:space="preserve"> </w:t>
      </w:r>
      <w:r w:rsidRPr="007435EB">
        <w:rPr>
          <w:rFonts w:hint="cs"/>
          <w:rtl/>
        </w:rPr>
        <w:t>נדחו</w:t>
      </w:r>
      <w:r w:rsidRPr="007435EB">
        <w:rPr>
          <w:rtl/>
        </w:rPr>
        <w:t>.</w:t>
      </w:r>
    </w:p>
    <w:p w14:paraId="632E3377" w14:textId="77777777" w:rsidR="00E8089F" w:rsidRPr="007435EB" w:rsidRDefault="00E8089F" w:rsidP="00E8089F">
      <w:pPr>
        <w:rPr>
          <w:rtl/>
        </w:rPr>
      </w:pPr>
      <w:r w:rsidRPr="00F46A1C">
        <w:rPr>
          <w:rStyle w:val="affffd"/>
          <w:rFonts w:hint="cs"/>
          <w:rtl/>
        </w:rPr>
        <w:t>והך</w:t>
      </w:r>
      <w:r w:rsidRPr="007435EB">
        <w:rPr>
          <w:rFonts w:hint="cs"/>
          <w:rtl/>
        </w:rPr>
        <w:t xml:space="preserve"> דזב</w:t>
      </w:r>
      <w:r w:rsidRPr="007435EB">
        <w:rPr>
          <w:rtl/>
        </w:rPr>
        <w:t xml:space="preserve"> </w:t>
      </w:r>
      <w:r w:rsidRPr="007435EB">
        <w:rPr>
          <w:rFonts w:hint="cs"/>
          <w:rtl/>
        </w:rPr>
        <w:t>שראה</w:t>
      </w:r>
      <w:r w:rsidRPr="007435EB">
        <w:rPr>
          <w:rtl/>
        </w:rPr>
        <w:t xml:space="preserve"> </w:t>
      </w:r>
      <w:r w:rsidRPr="007435EB">
        <w:rPr>
          <w:rFonts w:hint="cs"/>
          <w:rtl/>
        </w:rPr>
        <w:t>שתי</w:t>
      </w:r>
      <w:r w:rsidRPr="007435EB">
        <w:rPr>
          <w:rtl/>
        </w:rPr>
        <w:t xml:space="preserve"> </w:t>
      </w:r>
      <w:r w:rsidRPr="007435EB">
        <w:rPr>
          <w:rFonts w:hint="cs"/>
          <w:rtl/>
        </w:rPr>
        <w:t>ראיות</w:t>
      </w:r>
      <w:r w:rsidRPr="007435EB">
        <w:rPr>
          <w:rtl/>
        </w:rPr>
        <w:t xml:space="preserve"> - </w:t>
      </w:r>
      <w:r w:rsidRPr="007435EB">
        <w:rPr>
          <w:rFonts w:hint="cs"/>
          <w:rtl/>
        </w:rPr>
        <w:t>שוחטין</w:t>
      </w:r>
      <w:r w:rsidRPr="007435EB">
        <w:rPr>
          <w:rtl/>
        </w:rPr>
        <w:t xml:space="preserve"> </w:t>
      </w:r>
      <w:r w:rsidRPr="007435EB">
        <w:rPr>
          <w:rFonts w:hint="cs"/>
          <w:rtl/>
        </w:rPr>
        <w:t>עליו</w:t>
      </w:r>
      <w:r w:rsidRPr="007435EB">
        <w:rPr>
          <w:rtl/>
        </w:rPr>
        <w:t xml:space="preserve"> </w:t>
      </w:r>
      <w:r w:rsidRPr="007435EB">
        <w:rPr>
          <w:rFonts w:hint="cs"/>
          <w:rtl/>
        </w:rPr>
        <w:t>בשביעי</w:t>
      </w:r>
      <w:r w:rsidRPr="007435EB">
        <w:rPr>
          <w:rtl/>
        </w:rPr>
        <w:t>.</w:t>
      </w:r>
    </w:p>
    <w:p w14:paraId="7E7957C9" w14:textId="77777777" w:rsidR="00E8089F" w:rsidRPr="007435EB" w:rsidRDefault="00E8089F" w:rsidP="00E15A6E">
      <w:pPr>
        <w:rPr>
          <w:rtl/>
        </w:rPr>
      </w:pPr>
      <w:r w:rsidRPr="007435EB">
        <w:rPr>
          <w:rFonts w:hint="cs"/>
          <w:rtl/>
        </w:rPr>
        <w:t>מיירי בטבל וקמ</w:t>
      </w:r>
      <w:r w:rsidRPr="007435EB">
        <w:rPr>
          <w:rtl/>
        </w:rPr>
        <w:t>"</w:t>
      </w:r>
      <w:r w:rsidRPr="007435EB">
        <w:rPr>
          <w:rFonts w:hint="cs"/>
          <w:rtl/>
        </w:rPr>
        <w:t>ל</w:t>
      </w:r>
      <w:r w:rsidRPr="007435EB">
        <w:rPr>
          <w:rtl/>
        </w:rPr>
        <w:t xml:space="preserve"> </w:t>
      </w:r>
      <w:r w:rsidRPr="007435EB">
        <w:rPr>
          <w:rFonts w:hint="cs"/>
          <w:rtl/>
        </w:rPr>
        <w:t>ד</w:t>
      </w:r>
      <w:r w:rsidR="00127038">
        <w:rPr>
          <w:rFonts w:hint="cs"/>
          <w:rtl/>
        </w:rPr>
        <w:t>אף</w:t>
      </w:r>
      <w:r w:rsidRPr="007435EB">
        <w:rPr>
          <w:rtl/>
        </w:rPr>
        <w:t xml:space="preserve"> </w:t>
      </w:r>
      <w:r w:rsidRPr="007435EB">
        <w:rPr>
          <w:rFonts w:hint="cs"/>
          <w:rtl/>
        </w:rPr>
        <w:t>דמחוסר</w:t>
      </w:r>
      <w:r w:rsidRPr="007435EB">
        <w:rPr>
          <w:rtl/>
        </w:rPr>
        <w:t xml:space="preserve"> </w:t>
      </w:r>
      <w:r w:rsidRPr="007435EB">
        <w:rPr>
          <w:rFonts w:hint="cs"/>
          <w:rtl/>
        </w:rPr>
        <w:t>הערב</w:t>
      </w:r>
      <w:r w:rsidRPr="007435EB">
        <w:rPr>
          <w:rtl/>
        </w:rPr>
        <w:t xml:space="preserve"> </w:t>
      </w:r>
      <w:r w:rsidRPr="007435EB">
        <w:rPr>
          <w:rFonts w:hint="cs"/>
          <w:rtl/>
        </w:rPr>
        <w:t>השמש</w:t>
      </w:r>
      <w:r w:rsidR="00E15A6E" w:rsidRPr="007435EB">
        <w:rPr>
          <w:rFonts w:hint="cs"/>
          <w:rtl/>
        </w:rPr>
        <w:t>,</w:t>
      </w:r>
      <w:r w:rsidRPr="007435EB">
        <w:rPr>
          <w:rtl/>
        </w:rPr>
        <w:t xml:space="preserve"> </w:t>
      </w:r>
      <w:r w:rsidR="00E15A6E" w:rsidRPr="007435EB">
        <w:rPr>
          <w:rFonts w:hint="cs"/>
          <w:rtl/>
        </w:rPr>
        <w:t>דשמש</w:t>
      </w:r>
      <w:r w:rsidRPr="007435EB">
        <w:rPr>
          <w:rtl/>
        </w:rPr>
        <w:t xml:space="preserve"> </w:t>
      </w:r>
      <w:r w:rsidRPr="007435EB">
        <w:rPr>
          <w:rFonts w:hint="cs"/>
          <w:rtl/>
        </w:rPr>
        <w:t>ממילא</w:t>
      </w:r>
      <w:r w:rsidRPr="007435EB">
        <w:rPr>
          <w:rtl/>
        </w:rPr>
        <w:t xml:space="preserve"> </w:t>
      </w:r>
      <w:r w:rsidRPr="007435EB">
        <w:rPr>
          <w:rFonts w:hint="cs"/>
          <w:rtl/>
        </w:rPr>
        <w:t>ערבא</w:t>
      </w:r>
      <w:r w:rsidRPr="007435EB">
        <w:rPr>
          <w:rtl/>
        </w:rPr>
        <w:t>.</w:t>
      </w:r>
    </w:p>
    <w:p w14:paraId="1029A804" w14:textId="77777777" w:rsidR="00E8089F" w:rsidRPr="007435EB" w:rsidRDefault="00E8089F" w:rsidP="00E8089F">
      <w:pPr>
        <w:rPr>
          <w:rtl/>
        </w:rPr>
      </w:pPr>
      <w:r w:rsidRPr="007435EB">
        <w:rPr>
          <w:rFonts w:hint="cs"/>
          <w:rtl/>
        </w:rPr>
        <w:t>וה</w:t>
      </w:r>
      <w:r w:rsidRPr="007435EB">
        <w:rPr>
          <w:rtl/>
        </w:rPr>
        <w:t>"</w:t>
      </w:r>
      <w:r w:rsidRPr="007435EB">
        <w:rPr>
          <w:rFonts w:hint="cs"/>
          <w:rtl/>
        </w:rPr>
        <w:t>נ משמע מדאיצטריך דסיפא ראה</w:t>
      </w:r>
      <w:r w:rsidRPr="007435EB">
        <w:rPr>
          <w:rtl/>
        </w:rPr>
        <w:t xml:space="preserve"> </w:t>
      </w:r>
      <w:r w:rsidRPr="007435EB">
        <w:rPr>
          <w:rFonts w:hint="cs"/>
          <w:rtl/>
        </w:rPr>
        <w:t>שלש</w:t>
      </w:r>
      <w:r w:rsidRPr="007435EB">
        <w:rPr>
          <w:rtl/>
        </w:rPr>
        <w:t xml:space="preserve"> </w:t>
      </w:r>
      <w:r w:rsidRPr="007435EB">
        <w:rPr>
          <w:rFonts w:hint="cs"/>
          <w:rtl/>
        </w:rPr>
        <w:t>ראיות</w:t>
      </w:r>
      <w:r w:rsidRPr="007435EB">
        <w:rPr>
          <w:rtl/>
        </w:rPr>
        <w:t xml:space="preserve"> - </w:t>
      </w:r>
      <w:r w:rsidRPr="007435EB">
        <w:rPr>
          <w:rFonts w:hint="cs"/>
          <w:rtl/>
        </w:rPr>
        <w:t>שוחטין</w:t>
      </w:r>
      <w:r w:rsidRPr="007435EB">
        <w:rPr>
          <w:rtl/>
        </w:rPr>
        <w:t xml:space="preserve"> </w:t>
      </w:r>
      <w:r w:rsidRPr="007435EB">
        <w:rPr>
          <w:rFonts w:hint="cs"/>
          <w:rtl/>
        </w:rPr>
        <w:t>עליו</w:t>
      </w:r>
      <w:r w:rsidRPr="007435EB">
        <w:rPr>
          <w:rtl/>
        </w:rPr>
        <w:t xml:space="preserve"> </w:t>
      </w:r>
      <w:r w:rsidRPr="007435EB">
        <w:rPr>
          <w:rFonts w:hint="cs"/>
          <w:rtl/>
        </w:rPr>
        <w:t>בשמיני</w:t>
      </w:r>
      <w:r w:rsidRPr="007435EB">
        <w:rPr>
          <w:rtl/>
        </w:rPr>
        <w:t>.</w:t>
      </w:r>
    </w:p>
    <w:p w14:paraId="291F6DCF" w14:textId="77777777" w:rsidR="00E8089F" w:rsidRPr="007435EB" w:rsidRDefault="00E8089F" w:rsidP="00E8089F">
      <w:pPr>
        <w:rPr>
          <w:rFonts w:cs="Guttman Vilna"/>
          <w:b/>
          <w:bCs/>
          <w:rtl/>
        </w:rPr>
      </w:pPr>
      <w:r w:rsidRPr="00F46A1C">
        <w:rPr>
          <w:rStyle w:val="affffd"/>
          <w:rFonts w:hint="cs"/>
          <w:rtl/>
        </w:rPr>
        <w:t>והך</w:t>
      </w:r>
      <w:r w:rsidRPr="007435EB">
        <w:rPr>
          <w:rFonts w:hint="cs"/>
          <w:rtl/>
        </w:rPr>
        <w:t xml:space="preserve"> קמ</w:t>
      </w:r>
      <w:r w:rsidRPr="007435EB">
        <w:rPr>
          <w:rtl/>
        </w:rPr>
        <w:t>"</w:t>
      </w:r>
      <w:r w:rsidRPr="007435EB">
        <w:rPr>
          <w:rFonts w:hint="cs"/>
          <w:rtl/>
        </w:rPr>
        <w:t>ל ד</w:t>
      </w:r>
      <w:r w:rsidR="00AB3B38">
        <w:rPr>
          <w:rFonts w:hint="cs"/>
          <w:rtl/>
        </w:rPr>
        <w:t>אף</w:t>
      </w:r>
      <w:r w:rsidRPr="007435EB">
        <w:rPr>
          <w:rFonts w:hint="cs"/>
          <w:rtl/>
        </w:rPr>
        <w:t xml:space="preserve"> ראה ג' דמחוסר כפרה מ</w:t>
      </w:r>
      <w:r w:rsidRPr="007435EB">
        <w:rPr>
          <w:rtl/>
        </w:rPr>
        <w:t>"</w:t>
      </w:r>
      <w:r w:rsidRPr="007435EB">
        <w:rPr>
          <w:rFonts w:hint="cs"/>
          <w:rtl/>
        </w:rPr>
        <w:t>מ שוחטין וזורקין עליו דאל</w:t>
      </w:r>
      <w:r w:rsidRPr="007435EB">
        <w:rPr>
          <w:rtl/>
        </w:rPr>
        <w:t>"</w:t>
      </w:r>
      <w:r w:rsidRPr="007435EB">
        <w:rPr>
          <w:rFonts w:hint="cs"/>
          <w:rtl/>
        </w:rPr>
        <w:t>ה כ</w:t>
      </w:r>
      <w:r w:rsidRPr="007435EB">
        <w:rPr>
          <w:rtl/>
        </w:rPr>
        <w:t>"</w:t>
      </w:r>
      <w:r w:rsidRPr="007435EB">
        <w:rPr>
          <w:rFonts w:hint="cs"/>
          <w:rtl/>
        </w:rPr>
        <w:t>ש הוא</w:t>
      </w:r>
      <w:r w:rsidRPr="007435EB">
        <w:rPr>
          <w:rtl/>
        </w:rPr>
        <w:t>.</w:t>
      </w:r>
    </w:p>
    <w:p w14:paraId="35C45533" w14:textId="77777777" w:rsidR="00E8089F" w:rsidRPr="007435EB" w:rsidRDefault="00E8089F" w:rsidP="00E8089F">
      <w:pPr>
        <w:pStyle w:val="affff7"/>
        <w:rPr>
          <w:rtl/>
        </w:rPr>
      </w:pPr>
      <w:r w:rsidRPr="007435EB">
        <w:rPr>
          <w:rtl/>
        </w:rPr>
        <w:t xml:space="preserve">- </w:t>
      </w:r>
      <w:r w:rsidRPr="007435EB">
        <w:rPr>
          <w:rFonts w:hint="cs"/>
          <w:rtl/>
        </w:rPr>
        <w:t>ודחינן דאפשר</w:t>
      </w:r>
      <w:r w:rsidRPr="007435EB">
        <w:rPr>
          <w:rtl/>
        </w:rPr>
        <w:t xml:space="preserve"> </w:t>
      </w:r>
      <w:r w:rsidRPr="007435EB">
        <w:rPr>
          <w:rFonts w:hint="cs"/>
          <w:rtl/>
        </w:rPr>
        <w:t>דלא</w:t>
      </w:r>
      <w:r w:rsidRPr="007435EB">
        <w:rPr>
          <w:rtl/>
        </w:rPr>
        <w:t xml:space="preserve"> </w:t>
      </w:r>
      <w:r w:rsidRPr="007435EB">
        <w:rPr>
          <w:rFonts w:hint="cs"/>
          <w:rtl/>
        </w:rPr>
        <w:t>טביל ואיצטריך דס</w:t>
      </w:r>
      <w:r w:rsidRPr="007435EB">
        <w:rPr>
          <w:rtl/>
        </w:rPr>
        <w:t>"</w:t>
      </w:r>
      <w:r w:rsidRPr="007435EB">
        <w:rPr>
          <w:rFonts w:hint="cs"/>
          <w:rtl/>
        </w:rPr>
        <w:t>ד בז' דבידו לתקן אבל בח' דאין בידו להקריב אימא פשעי ביה כהנים קמ</w:t>
      </w:r>
      <w:r w:rsidRPr="007435EB">
        <w:rPr>
          <w:rtl/>
        </w:rPr>
        <w:t>"</w:t>
      </w:r>
      <w:r>
        <w:rPr>
          <w:rFonts w:hint="cs"/>
          <w:rtl/>
        </w:rPr>
        <w:t xml:space="preserve">ל </w:t>
      </w:r>
      <w:r>
        <w:rPr>
          <w:rStyle w:val="affffd"/>
          <w:rFonts w:hint="cs"/>
          <w:rtl/>
          <w:rPrChange w:id="11031" w:author="מנוע אמוראים" w:date="2026-10-05T16:42:03Z">
            <w:rPr>
              <w:rFonts w:hint="cs"/>
              <w:rtl/>
            </w:rPr>
          </w:rPrChange>
        </w:rPr>
        <w:t xml:space="preserve">כדר</w:t>
      </w:r>
      <w:r>
        <w:rPr>
          <w:rStyle w:val="affffd"/>
          <w:rtl/>
          <w:rPrChange w:id="11032" w:author="מנוע אמוראים" w:date="2026-10-05T16:42:03Z">
            <w:rPr>
              <w:rtl/>
            </w:rPr>
          </w:rPrChange>
        </w:rPr>
        <w:t xml:space="preserve">"</w:t>
      </w:r>
      <w:r>
        <w:rPr>
          <w:rStyle w:val="affffd"/>
          <w:rFonts w:hint="cs"/>
          <w:rtl/>
          <w:rPrChange w:id="11033" w:author="מנוע אמוראים" w:date="2026-10-05T16:42:03Z">
            <w:rPr>
              <w:rFonts w:hint="cs"/>
              <w:rtl/>
            </w:rPr>
          </w:rPrChange>
        </w:rPr>
        <w:t xml:space="preserve">ש</w:t>
      </w:r>
      <w:r>
        <w:rPr>
          <w:rFonts w:hint="cs"/>
          <w:rtl/>
        </w:rPr>
        <w:t xml:space="preserve"> דחזקה דב</w:t>
      </w:r>
      <w:r w:rsidRPr="007435EB">
        <w:rPr>
          <w:rtl/>
        </w:rPr>
        <w:t>"</w:t>
      </w:r>
      <w:r w:rsidRPr="007435EB">
        <w:rPr>
          <w:rFonts w:hint="cs"/>
          <w:rtl/>
        </w:rPr>
        <w:t>ד אינם זזים עד שיכלו מעות שבשופרות.</w:t>
      </w:r>
    </w:p>
    <w:p w14:paraId="48054571" w14:textId="42FB7F43" w:rsidR="00E8089F" w:rsidRPr="007435EB" w:rsidRDefault="00F47631" w:rsidP="00F47631">
      <w:pPr>
        <w:pStyle w:val="affd"/>
        <w:rPr>
          <w:bCs/>
          <w:rtl/>
        </w:rPr>
      </w:pPr>
      <w:r>
        <w:rPr>
          <w:rFonts w:hint="cs"/>
          <w:rtl/>
        </w:rPr>
        <w:t>***</w:t>
      </w:r>
    </w:p>
    <w:p w14:paraId="0D45D792" w14:textId="77777777" w:rsidR="00E8089F" w:rsidRPr="005C3FF1" w:rsidRDefault="00E8089F" w:rsidP="009A151F">
      <w:pPr>
        <w:rPr>
          <w:rStyle w:val="afffa"/>
          <w:rtl/>
        </w:rPr>
      </w:pPr>
      <w:r w:rsidRPr="005C3FF1">
        <w:rPr>
          <w:rStyle w:val="afffa"/>
          <w:rFonts w:hint="cs"/>
          <w:rtl/>
        </w:rPr>
        <w:t>והזבה</w:t>
      </w:r>
      <w:r w:rsidRPr="005C3FF1">
        <w:rPr>
          <w:rStyle w:val="afffa"/>
          <w:rtl/>
        </w:rPr>
        <w:t xml:space="preserve"> </w:t>
      </w:r>
      <w:r w:rsidRPr="005C3FF1">
        <w:rPr>
          <w:rStyle w:val="afffa"/>
          <w:rFonts w:hint="cs"/>
          <w:rtl/>
        </w:rPr>
        <w:t>שוחטין</w:t>
      </w:r>
      <w:r w:rsidRPr="005C3FF1">
        <w:rPr>
          <w:rStyle w:val="afffa"/>
          <w:rtl/>
        </w:rPr>
        <w:t xml:space="preserve"> </w:t>
      </w:r>
      <w:r w:rsidRPr="005C3FF1">
        <w:rPr>
          <w:rStyle w:val="afffa"/>
          <w:rFonts w:hint="cs"/>
          <w:rtl/>
        </w:rPr>
        <w:t>וכו</w:t>
      </w:r>
      <w:r w:rsidRPr="005C3FF1">
        <w:rPr>
          <w:rStyle w:val="afffa"/>
          <w:rtl/>
        </w:rPr>
        <w:t>'.</w:t>
      </w:r>
    </w:p>
    <w:p w14:paraId="4B6BB582" w14:textId="3C6F94F3"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7435EB">
        <w:rPr>
          <w:rFonts w:hint="cs"/>
          <w:rtl/>
        </w:rPr>
        <w:t>תנו קמיה</w:t>
      </w:r>
      <w:r w:rsidR="00E8089F" w:rsidRPr="007435EB">
        <w:rPr>
          <w:rtl/>
        </w:rPr>
        <w:t xml:space="preserve"> </w:t>
      </w:r>
      <w:r w:rsidR="00E8089F" w:rsidRPr="007435EB">
        <w:rPr>
          <w:rFonts w:hint="cs"/>
          <w:rtl/>
        </w:rPr>
        <w:t>דראב'א</w:t>
      </w:r>
      <w:r w:rsidR="00E8089F" w:rsidRPr="007435EB">
        <w:rPr>
          <w:rtl/>
        </w:rPr>
        <w:t xml:space="preserve">: </w:t>
      </w:r>
      <w:r w:rsidR="00E8089F" w:rsidRPr="007435EB">
        <w:rPr>
          <w:rFonts w:hint="cs"/>
          <w:rtl/>
        </w:rPr>
        <w:t>והזבה</w:t>
      </w:r>
      <w:r w:rsidR="00E8089F" w:rsidRPr="007435EB">
        <w:rPr>
          <w:rtl/>
        </w:rPr>
        <w:t xml:space="preserve"> </w:t>
      </w:r>
      <w:r w:rsidR="00E8089F" w:rsidRPr="007435EB">
        <w:rPr>
          <w:rFonts w:hint="cs"/>
          <w:rtl/>
        </w:rPr>
        <w:t>שוחטין</w:t>
      </w:r>
      <w:r w:rsidR="00E8089F" w:rsidRPr="007435EB">
        <w:rPr>
          <w:rtl/>
        </w:rPr>
        <w:t xml:space="preserve"> </w:t>
      </w:r>
      <w:r w:rsidR="00E8089F" w:rsidRPr="007435EB">
        <w:rPr>
          <w:rFonts w:hint="cs"/>
          <w:rtl/>
        </w:rPr>
        <w:t>עליה</w:t>
      </w:r>
      <w:r w:rsidR="00E8089F" w:rsidRPr="007435EB">
        <w:rPr>
          <w:rtl/>
        </w:rPr>
        <w:t xml:space="preserve"> </w:t>
      </w:r>
      <w:r w:rsidR="00E8089F" w:rsidRPr="007435EB">
        <w:rPr>
          <w:rFonts w:hint="cs"/>
          <w:rtl/>
        </w:rPr>
        <w:t>בשמיני שלה</w:t>
      </w:r>
      <w:r w:rsidR="00E8089F" w:rsidRPr="007435EB">
        <w:rPr>
          <w:rtl/>
        </w:rPr>
        <w:t>.</w:t>
      </w:r>
      <w:r w:rsidR="00E8089F" w:rsidRPr="007435EB">
        <w:rPr>
          <w:rFonts w:hint="cs"/>
          <w:rtl/>
        </w:rPr>
        <w:t xml:space="preserve"> וקמ</w:t>
      </w:r>
      <w:r w:rsidR="00E8089F" w:rsidRPr="007435EB">
        <w:rPr>
          <w:rtl/>
        </w:rPr>
        <w:t>"</w:t>
      </w:r>
      <w:r w:rsidR="00E8089F" w:rsidRPr="007435EB">
        <w:rPr>
          <w:rFonts w:hint="cs"/>
          <w:rtl/>
        </w:rPr>
        <w:t>ל דאמרי</w:t>
      </w:r>
      <w:r w:rsidR="00E8089F" w:rsidRPr="007435EB">
        <w:rPr>
          <w:rtl/>
        </w:rPr>
        <w:t>'</w:t>
      </w:r>
      <w:r>
        <w:rPr>
          <w:rFonts w:hint="cs"/>
          <w:rtl/>
        </w:rPr>
        <w:t xml:space="preserve"> </w:t>
      </w:r>
      <w:r>
        <w:rPr>
          <w:rStyle w:val="affffd"/>
          <w:rFonts w:hint="cs"/>
          <w:rtl/>
          <w:rPrChange w:id="11034" w:author="מנוע אמוראים" w:date="2026-10-05T16:42:03Z">
            <w:rPr>
              <w:rFonts w:hint="cs"/>
              <w:rtl/>
            </w:rPr>
          </w:rPrChange>
        </w:rPr>
        <w:t xml:space="preserve">כר</w:t>
      </w:r>
      <w:r>
        <w:rPr>
          <w:rStyle w:val="affffd"/>
          <w:rtl/>
          <w:rPrChange w:id="11035" w:author="מנוע אמוראים" w:date="2026-10-05T16:42:03Z">
            <w:rPr>
              <w:rtl/>
            </w:rPr>
          </w:rPrChange>
        </w:rPr>
        <w:t xml:space="preserve">"</w:t>
      </w:r>
      <w:r>
        <w:rPr>
          <w:rStyle w:val="affffd"/>
          <w:rFonts w:hint="cs"/>
          <w:rtl/>
          <w:rPrChange w:id="11036" w:author="מנוע אמוראים" w:date="2026-10-05T16:42:03Z">
            <w:rPr>
              <w:rFonts w:hint="cs"/>
              <w:rtl/>
            </w:rPr>
          </w:rPrChange>
        </w:rPr>
        <w:t xml:space="preserve">ש</w:t>
      </w:r>
      <w:r>
        <w:rPr>
          <w:rFonts w:hint="cs"/>
          <w:rtl/>
        </w:rPr>
        <w:t xml:space="preserve"> ולא נקראת מחוסרת כפרה</w:t>
      </w:r>
      <w:r w:rsidR="00E8089F" w:rsidRPr="007435EB">
        <w:rPr>
          <w:rtl/>
        </w:rPr>
        <w:t>.</w:t>
      </w:r>
    </w:p>
    <w:p w14:paraId="7E1F2247" w14:textId="08B81D90" w:rsidR="00E8089F" w:rsidRPr="007435EB" w:rsidRDefault="00DB7D63" w:rsidP="00623CAA">
      <w:pPr>
        <w:spacing w:before="4"/>
        <w:rPr>
          <w:rFonts w:ascii="Fb Fontext" w:hAnsi="Fb Fontext"/>
          <w:rtl/>
        </w:rPr>
      </w:pPr>
      <w:r w:rsidRPr="00DB7D63">
        <w:rPr>
          <w:rStyle w:val="affffd"/>
          <w:rFonts w:hint="cs"/>
          <w:rtl/>
        </w:rPr>
        <w:t>•</w:t>
      </w:r>
      <w:r w:rsidR="00623CAA" w:rsidRPr="00AC0CB1">
        <w:rPr>
          <w:rStyle w:val="affffd"/>
          <w:rFonts w:hint="cs"/>
          <w:rtl/>
        </w:rPr>
        <w:t xml:space="preserve"> </w:t>
      </w:r>
      <w:r w:rsidR="00E8089F" w:rsidRPr="007435EB">
        <w:rPr>
          <w:rFonts w:ascii="Fb Fontext" w:hAnsi="Fb Fontext" w:hint="cs"/>
          <w:rtl/>
        </w:rPr>
        <w:t>רבינא</w:t>
      </w:r>
      <w:r w:rsidR="00E8089F" w:rsidRPr="007435EB">
        <w:rPr>
          <w:rFonts w:ascii="Fb Fontext" w:hAnsi="Fb Fontext"/>
          <w:rtl/>
        </w:rPr>
        <w:t xml:space="preserve">: </w:t>
      </w:r>
      <w:r w:rsidR="00E8089F" w:rsidRPr="005C3FF1">
        <w:rPr>
          <w:rStyle w:val="afffa"/>
          <w:rFonts w:hint="cs"/>
          <w:rtl/>
        </w:rPr>
        <w:t>נדה</w:t>
      </w:r>
      <w:r w:rsidR="00E8089F" w:rsidRPr="007435EB">
        <w:rPr>
          <w:rFonts w:ascii="Fb Fontext" w:hAnsi="Fb Fontext"/>
          <w:rtl/>
        </w:rPr>
        <w:t xml:space="preserve"> </w:t>
      </w:r>
      <w:r w:rsidR="00E8089F" w:rsidRPr="007435EB">
        <w:rPr>
          <w:rFonts w:ascii="Fb Fontext" w:hAnsi="Fb Fontext" w:hint="cs"/>
          <w:rtl/>
        </w:rPr>
        <w:t>תנא</w:t>
      </w:r>
      <w:r w:rsidR="00E8089F" w:rsidRPr="007435EB">
        <w:rPr>
          <w:rFonts w:ascii="Fb Fontext" w:hAnsi="Fb Fontext"/>
          <w:rtl/>
        </w:rPr>
        <w:t xml:space="preserve"> </w:t>
      </w:r>
      <w:r w:rsidR="00E8089F" w:rsidRPr="007435EB">
        <w:rPr>
          <w:rFonts w:ascii="Fb Fontext" w:hAnsi="Fb Fontext" w:hint="cs"/>
          <w:rtl/>
        </w:rPr>
        <w:t>קמיה</w:t>
      </w:r>
      <w:r w:rsidR="00E8089F" w:rsidRPr="007435EB">
        <w:rPr>
          <w:rFonts w:ascii="Fb Fontext" w:hAnsi="Fb Fontext"/>
          <w:rtl/>
        </w:rPr>
        <w:t xml:space="preserve"> </w:t>
      </w:r>
      <w:r w:rsidR="00E8089F" w:rsidRPr="007435EB">
        <w:rPr>
          <w:rFonts w:ascii="Fb Fontext" w:hAnsi="Fb Fontext" w:hint="cs"/>
          <w:rtl/>
        </w:rPr>
        <w:t>והנדה</w:t>
      </w:r>
      <w:r w:rsidR="00E8089F" w:rsidRPr="007435EB">
        <w:rPr>
          <w:rFonts w:ascii="Fb Fontext" w:hAnsi="Fb Fontext"/>
          <w:rtl/>
        </w:rPr>
        <w:t xml:space="preserve"> </w:t>
      </w:r>
      <w:r w:rsidR="00E8089F" w:rsidRPr="007435EB">
        <w:rPr>
          <w:rFonts w:ascii="Fb Fontext" w:hAnsi="Fb Fontext" w:hint="cs"/>
          <w:rtl/>
        </w:rPr>
        <w:t>שוחטין</w:t>
      </w:r>
      <w:r w:rsidR="00E8089F" w:rsidRPr="007435EB">
        <w:rPr>
          <w:rFonts w:ascii="Fb Fontext" w:hAnsi="Fb Fontext"/>
          <w:rtl/>
        </w:rPr>
        <w:t xml:space="preserve"> </w:t>
      </w:r>
      <w:r w:rsidR="00E8089F" w:rsidRPr="007435EB">
        <w:rPr>
          <w:rFonts w:ascii="Fb Fontext" w:hAnsi="Fb Fontext" w:hint="cs"/>
          <w:rtl/>
        </w:rPr>
        <w:t>עליה</w:t>
      </w:r>
      <w:r w:rsidR="00E8089F" w:rsidRPr="007435EB">
        <w:rPr>
          <w:rFonts w:ascii="Fb Fontext" w:hAnsi="Fb Fontext"/>
          <w:rtl/>
        </w:rPr>
        <w:t xml:space="preserve"> </w:t>
      </w:r>
      <w:r w:rsidR="00E8089F" w:rsidRPr="007435EB">
        <w:rPr>
          <w:rFonts w:ascii="Fb Fontext" w:hAnsi="Fb Fontext" w:hint="cs"/>
          <w:rtl/>
        </w:rPr>
        <w:t>בשמיני ואיצטריך דקמ</w:t>
      </w:r>
      <w:r w:rsidR="00E8089F" w:rsidRPr="007435EB">
        <w:rPr>
          <w:rFonts w:ascii="Fb Fontext" w:hAnsi="Fb Fontext"/>
          <w:rtl/>
        </w:rPr>
        <w:t>"</w:t>
      </w:r>
      <w:r w:rsidR="00E8089F" w:rsidRPr="007435EB">
        <w:rPr>
          <w:rFonts w:ascii="Fb Fontext" w:hAnsi="Fb Fontext" w:hint="cs"/>
          <w:rtl/>
        </w:rPr>
        <w:t>ל</w:t>
      </w:r>
      <w:r w:rsidR="00E8089F" w:rsidRPr="007435EB">
        <w:rPr>
          <w:rFonts w:ascii="Fb Fontext" w:hAnsi="Fb Fontext"/>
          <w:rtl/>
        </w:rPr>
        <w:t xml:space="preserve">: </w:t>
      </w:r>
      <w:r w:rsidR="00E8089F" w:rsidRPr="007435EB">
        <w:rPr>
          <w:rFonts w:ascii="Fb Fontext" w:hAnsi="Fb Fontext" w:hint="cs"/>
          <w:rtl/>
        </w:rPr>
        <w:t>דוקא בשמיני ולא בשביעי</w:t>
      </w:r>
      <w:r w:rsidR="00E8089F" w:rsidRPr="007435EB">
        <w:rPr>
          <w:rFonts w:ascii="Fb Fontext" w:hAnsi="Fb Fontext"/>
          <w:rtl/>
        </w:rPr>
        <w:t>.</w:t>
      </w:r>
    </w:p>
    <w:p w14:paraId="0B72E6C5" w14:textId="77777777" w:rsidR="00E8089F" w:rsidRPr="007435EB" w:rsidRDefault="00E8089F" w:rsidP="00E8089F">
      <w:pPr>
        <w:rPr>
          <w:rFonts w:ascii="Fb Fontext" w:hAnsi="Fb Fontext"/>
          <w:rtl/>
        </w:rPr>
      </w:pPr>
      <w:r w:rsidRPr="007435EB">
        <w:rPr>
          <w:rFonts w:ascii="Fb Fontext" w:hAnsi="Fb Fontext" w:hint="cs"/>
          <w:rtl/>
        </w:rPr>
        <w:t>כדתניא</w:t>
      </w:r>
      <w:r w:rsidRPr="007435EB">
        <w:rPr>
          <w:rFonts w:ascii="Fb Fontext" w:hAnsi="Fb Fontext"/>
          <w:rtl/>
        </w:rPr>
        <w:t xml:space="preserve">: </w:t>
      </w:r>
      <w:r w:rsidRPr="007435EB">
        <w:rPr>
          <w:rFonts w:ascii="Fb Fontext" w:hAnsi="Fb Fontext" w:hint="cs"/>
          <w:rtl/>
        </w:rPr>
        <w:t>כל</w:t>
      </w:r>
      <w:r w:rsidRPr="007435EB">
        <w:rPr>
          <w:rFonts w:ascii="Fb Fontext" w:hAnsi="Fb Fontext"/>
          <w:rtl/>
        </w:rPr>
        <w:t xml:space="preserve"> </w:t>
      </w:r>
      <w:r w:rsidRPr="007435EB">
        <w:rPr>
          <w:rFonts w:ascii="Fb Fontext" w:hAnsi="Fb Fontext" w:hint="cs"/>
          <w:rtl/>
        </w:rPr>
        <w:t>חייבי</w:t>
      </w:r>
      <w:r w:rsidRPr="007435EB">
        <w:rPr>
          <w:rFonts w:ascii="Fb Fontext" w:hAnsi="Fb Fontext"/>
          <w:rtl/>
        </w:rPr>
        <w:t xml:space="preserve"> </w:t>
      </w:r>
      <w:r w:rsidRPr="007435EB">
        <w:rPr>
          <w:rFonts w:ascii="Fb Fontext" w:hAnsi="Fb Fontext" w:hint="cs"/>
          <w:rtl/>
        </w:rPr>
        <w:t>טבילות</w:t>
      </w:r>
      <w:r w:rsidRPr="007435EB">
        <w:rPr>
          <w:rFonts w:ascii="Fb Fontext" w:hAnsi="Fb Fontext"/>
          <w:rtl/>
        </w:rPr>
        <w:t xml:space="preserve"> </w:t>
      </w:r>
      <w:r w:rsidRPr="007435EB">
        <w:rPr>
          <w:rFonts w:ascii="Fb Fontext" w:hAnsi="Fb Fontext" w:hint="cs"/>
          <w:rtl/>
        </w:rPr>
        <w:t>טבילתן</w:t>
      </w:r>
      <w:r w:rsidRPr="007435EB">
        <w:rPr>
          <w:rFonts w:ascii="Fb Fontext" w:hAnsi="Fb Fontext"/>
          <w:rtl/>
        </w:rPr>
        <w:t xml:space="preserve"> </w:t>
      </w:r>
      <w:r w:rsidRPr="007435EB">
        <w:rPr>
          <w:rFonts w:ascii="Fb Fontext" w:hAnsi="Fb Fontext" w:hint="cs"/>
          <w:rtl/>
        </w:rPr>
        <w:t>ביום</w:t>
      </w:r>
      <w:r w:rsidRPr="007435EB">
        <w:rPr>
          <w:rFonts w:ascii="Fb Fontext" w:hAnsi="Fb Fontext"/>
          <w:rtl/>
        </w:rPr>
        <w:t xml:space="preserve">, </w:t>
      </w:r>
      <w:r w:rsidRPr="007435EB">
        <w:rPr>
          <w:rFonts w:ascii="Fb Fontext" w:hAnsi="Fb Fontext" w:hint="cs"/>
          <w:rtl/>
        </w:rPr>
        <w:t>נדה</w:t>
      </w:r>
      <w:r w:rsidRPr="007435EB">
        <w:rPr>
          <w:rFonts w:ascii="Fb Fontext" w:hAnsi="Fb Fontext"/>
          <w:rtl/>
        </w:rPr>
        <w:t xml:space="preserve"> </w:t>
      </w:r>
      <w:r w:rsidRPr="007435EB">
        <w:rPr>
          <w:rFonts w:ascii="Fb Fontext" w:hAnsi="Fb Fontext" w:hint="cs"/>
          <w:rtl/>
        </w:rPr>
        <w:t>ויולדת</w:t>
      </w:r>
      <w:r w:rsidRPr="007435EB">
        <w:rPr>
          <w:rFonts w:ascii="Fb Fontext" w:hAnsi="Fb Fontext"/>
          <w:rtl/>
        </w:rPr>
        <w:t xml:space="preserve"> </w:t>
      </w:r>
      <w:r w:rsidRPr="007435EB">
        <w:rPr>
          <w:rFonts w:ascii="Fb Fontext" w:hAnsi="Fb Fontext" w:hint="cs"/>
          <w:rtl/>
        </w:rPr>
        <w:t>טבילתן</w:t>
      </w:r>
      <w:r w:rsidRPr="007435EB">
        <w:rPr>
          <w:rFonts w:ascii="Fb Fontext" w:hAnsi="Fb Fontext"/>
          <w:rtl/>
        </w:rPr>
        <w:t xml:space="preserve"> </w:t>
      </w:r>
      <w:r w:rsidRPr="007435EB">
        <w:rPr>
          <w:rFonts w:ascii="Fb Fontext" w:hAnsi="Fb Fontext" w:hint="cs"/>
          <w:rtl/>
        </w:rPr>
        <w:t>בלילה</w:t>
      </w:r>
      <w:r w:rsidRPr="007435EB">
        <w:rPr>
          <w:rFonts w:ascii="Fb Fontext" w:hAnsi="Fb Fontext"/>
          <w:rtl/>
        </w:rPr>
        <w:t>.</w:t>
      </w:r>
    </w:p>
    <w:p w14:paraId="520BD979" w14:textId="77777777" w:rsidR="00E8089F" w:rsidRPr="007435EB" w:rsidRDefault="00E8089F" w:rsidP="00E8089F">
      <w:pPr>
        <w:rPr>
          <w:rFonts w:ascii="Fb Fontext" w:hAnsi="Fb Fontext"/>
          <w:rtl/>
        </w:rPr>
      </w:pPr>
      <w:r w:rsidRPr="007435EB">
        <w:rPr>
          <w:rFonts w:ascii="Fb Fontext" w:hAnsi="Fb Fontext" w:hint="cs"/>
          <w:rtl/>
        </w:rPr>
        <w:t>דתניא</w:t>
      </w:r>
      <w:r w:rsidRPr="007435EB">
        <w:rPr>
          <w:rFonts w:ascii="Fb Fontext" w:hAnsi="Fb Fontext"/>
          <w:rtl/>
        </w:rPr>
        <w:t xml:space="preserve">: </w:t>
      </w:r>
      <w:r w:rsidRPr="007435EB">
        <w:rPr>
          <w:rFonts w:ascii="Fb Fontext" w:hAnsi="Fb Fontext" w:hint="cs"/>
          <w:rtl/>
        </w:rPr>
        <w:t>יכול</w:t>
      </w:r>
      <w:r w:rsidRPr="007435EB">
        <w:rPr>
          <w:rFonts w:ascii="Fb Fontext" w:hAnsi="Fb Fontext"/>
          <w:rtl/>
        </w:rPr>
        <w:t xml:space="preserve"> </w:t>
      </w:r>
      <w:r w:rsidRPr="007435EB">
        <w:rPr>
          <w:rFonts w:ascii="Fb Fontext" w:hAnsi="Fb Fontext" w:hint="cs"/>
          <w:rtl/>
        </w:rPr>
        <w:t>תהא</w:t>
      </w:r>
      <w:r w:rsidRPr="007435EB">
        <w:rPr>
          <w:rFonts w:ascii="Fb Fontext" w:hAnsi="Fb Fontext"/>
          <w:rtl/>
        </w:rPr>
        <w:t xml:space="preserve"> </w:t>
      </w:r>
      <w:r w:rsidRPr="007435EB">
        <w:rPr>
          <w:rFonts w:ascii="Fb Fontext" w:hAnsi="Fb Fontext" w:hint="cs"/>
          <w:rtl/>
        </w:rPr>
        <w:t>טובלת</w:t>
      </w:r>
      <w:r w:rsidRPr="007435EB">
        <w:rPr>
          <w:rFonts w:ascii="Fb Fontext" w:hAnsi="Fb Fontext"/>
          <w:rtl/>
        </w:rPr>
        <w:t xml:space="preserve"> </w:t>
      </w:r>
      <w:r w:rsidRPr="007435EB">
        <w:rPr>
          <w:rFonts w:ascii="Fb Fontext" w:hAnsi="Fb Fontext" w:hint="cs"/>
          <w:rtl/>
        </w:rPr>
        <w:t>מבעו</w:t>
      </w:r>
      <w:r w:rsidRPr="007435EB">
        <w:rPr>
          <w:rFonts w:ascii="Fb Fontext" w:hAnsi="Fb Fontext"/>
          <w:rtl/>
        </w:rPr>
        <w:t>"</w:t>
      </w:r>
      <w:r w:rsidRPr="007435EB">
        <w:rPr>
          <w:rFonts w:ascii="Fb Fontext" w:hAnsi="Fb Fontext" w:hint="cs"/>
          <w:rtl/>
        </w:rPr>
        <w:t>י</w:t>
      </w:r>
      <w:r w:rsidRPr="007435EB">
        <w:rPr>
          <w:rFonts w:ascii="Fb Fontext" w:hAnsi="Fb Fontext"/>
          <w:rtl/>
        </w:rPr>
        <w:t xml:space="preserve">, </w:t>
      </w:r>
      <w:r w:rsidRPr="007435EB">
        <w:rPr>
          <w:rFonts w:ascii="Fb Fontext" w:hAnsi="Fb Fontext" w:hint="cs"/>
          <w:rtl/>
        </w:rPr>
        <w:t>ת</w:t>
      </w:r>
      <w:r w:rsidRPr="007435EB">
        <w:rPr>
          <w:rFonts w:ascii="Fb Fontext" w:hAnsi="Fb Fontext"/>
          <w:rtl/>
        </w:rPr>
        <w:t>"</w:t>
      </w:r>
      <w:r w:rsidRPr="007435EB">
        <w:rPr>
          <w:rFonts w:ascii="Fb Fontext" w:hAnsi="Fb Fontext" w:hint="cs"/>
          <w:rtl/>
        </w:rPr>
        <w:t>ל</w:t>
      </w:r>
      <w:r w:rsidRPr="00AC0CB1">
        <w:rPr>
          <w:rStyle w:val="af2"/>
          <w:rtl/>
        </w:rPr>
        <w:t xml:space="preserve"> </w:t>
      </w:r>
      <w:r w:rsidRPr="00AC0CB1">
        <w:rPr>
          <w:rStyle w:val="af2"/>
          <w:rFonts w:hint="cs"/>
          <w:rtl/>
        </w:rPr>
        <w:t>'שבעת</w:t>
      </w:r>
      <w:r w:rsidRPr="00AC0CB1">
        <w:rPr>
          <w:rStyle w:val="af2"/>
          <w:rtl/>
        </w:rPr>
        <w:t xml:space="preserve"> </w:t>
      </w:r>
      <w:r w:rsidRPr="00AC0CB1">
        <w:rPr>
          <w:rStyle w:val="af2"/>
          <w:rFonts w:hint="cs"/>
          <w:rtl/>
        </w:rPr>
        <w:t>ימים</w:t>
      </w:r>
      <w:r w:rsidRPr="00AC0CB1">
        <w:rPr>
          <w:rStyle w:val="af2"/>
          <w:rtl/>
        </w:rPr>
        <w:t xml:space="preserve"> </w:t>
      </w:r>
      <w:r w:rsidRPr="00AC0CB1">
        <w:rPr>
          <w:rStyle w:val="af2"/>
          <w:rFonts w:hint="cs"/>
          <w:rtl/>
        </w:rPr>
        <w:t>תהיה</w:t>
      </w:r>
      <w:r w:rsidRPr="00AC0CB1">
        <w:rPr>
          <w:rStyle w:val="af2"/>
          <w:rtl/>
        </w:rPr>
        <w:t xml:space="preserve"> </w:t>
      </w:r>
      <w:r w:rsidRPr="00AC0CB1">
        <w:rPr>
          <w:rStyle w:val="af2"/>
          <w:rFonts w:hint="cs"/>
          <w:rtl/>
        </w:rPr>
        <w:t>בנדתה'</w:t>
      </w:r>
      <w:r w:rsidRPr="00AC0CB1">
        <w:rPr>
          <w:rStyle w:val="af2"/>
          <w:rtl/>
        </w:rPr>
        <w:t xml:space="preserve"> </w:t>
      </w:r>
      <w:r w:rsidRPr="007435EB">
        <w:rPr>
          <w:rFonts w:ascii="Fb Fontext" w:hAnsi="Fb Fontext" w:hint="cs"/>
          <w:rtl/>
        </w:rPr>
        <w:t>תהא</w:t>
      </w:r>
      <w:r w:rsidRPr="007435EB">
        <w:rPr>
          <w:rFonts w:ascii="Fb Fontext" w:hAnsi="Fb Fontext"/>
          <w:rtl/>
        </w:rPr>
        <w:t xml:space="preserve"> </w:t>
      </w:r>
      <w:r w:rsidRPr="007435EB">
        <w:rPr>
          <w:rFonts w:ascii="Fb Fontext" w:hAnsi="Fb Fontext" w:hint="cs"/>
          <w:rtl/>
        </w:rPr>
        <w:t>בנדתה</w:t>
      </w:r>
      <w:r w:rsidRPr="007435EB">
        <w:rPr>
          <w:rFonts w:ascii="Fb Fontext" w:hAnsi="Fb Fontext"/>
          <w:rtl/>
        </w:rPr>
        <w:t xml:space="preserve"> </w:t>
      </w:r>
      <w:r w:rsidRPr="007435EB">
        <w:rPr>
          <w:rFonts w:ascii="Fb Fontext" w:hAnsi="Fb Fontext" w:hint="cs"/>
          <w:rtl/>
        </w:rPr>
        <w:t>כל</w:t>
      </w:r>
      <w:r w:rsidRPr="007435EB">
        <w:rPr>
          <w:rFonts w:ascii="Fb Fontext" w:hAnsi="Fb Fontext"/>
          <w:rtl/>
        </w:rPr>
        <w:t xml:space="preserve"> </w:t>
      </w:r>
      <w:r w:rsidRPr="007435EB">
        <w:rPr>
          <w:rFonts w:ascii="Fb Fontext" w:hAnsi="Fb Fontext" w:hint="cs"/>
          <w:rtl/>
        </w:rPr>
        <w:t>שבעה</w:t>
      </w:r>
      <w:r w:rsidRPr="007435EB">
        <w:rPr>
          <w:rFonts w:ascii="Fb Fontext" w:hAnsi="Fb Fontext"/>
          <w:rtl/>
        </w:rPr>
        <w:t>.</w:t>
      </w:r>
      <w:r w:rsidRPr="007435EB">
        <w:rPr>
          <w:rFonts w:ascii="Fb Fontext" w:hAnsi="Fb Fontext" w:hint="cs"/>
          <w:rtl/>
        </w:rPr>
        <w:t xml:space="preserve"> ויולדת</w:t>
      </w:r>
      <w:r w:rsidRPr="007435EB">
        <w:rPr>
          <w:rFonts w:ascii="Fb Fontext" w:hAnsi="Fb Fontext"/>
          <w:rtl/>
        </w:rPr>
        <w:t xml:space="preserve"> </w:t>
      </w:r>
      <w:r w:rsidRPr="007435EB">
        <w:rPr>
          <w:rFonts w:ascii="Fb Fontext" w:hAnsi="Fb Fontext" w:hint="cs"/>
          <w:rtl/>
        </w:rPr>
        <w:t>איתקש</w:t>
      </w:r>
      <w:r w:rsidRPr="007435EB">
        <w:rPr>
          <w:rFonts w:ascii="Fb Fontext" w:hAnsi="Fb Fontext"/>
          <w:rtl/>
        </w:rPr>
        <w:t xml:space="preserve"> </w:t>
      </w:r>
      <w:r w:rsidRPr="007435EB">
        <w:rPr>
          <w:rFonts w:ascii="Fb Fontext" w:hAnsi="Fb Fontext" w:hint="cs"/>
          <w:rtl/>
        </w:rPr>
        <w:t>לנדה</w:t>
      </w:r>
      <w:r w:rsidRPr="007435EB">
        <w:rPr>
          <w:rFonts w:ascii="Fb Fontext" w:hAnsi="Fb Fontext"/>
          <w:rtl/>
        </w:rPr>
        <w:t>.</w:t>
      </w:r>
    </w:p>
    <w:p w14:paraId="2BA2E2DB" w14:textId="5F284DDA" w:rsidR="00E8089F" w:rsidRPr="007435EB" w:rsidRDefault="00F47631" w:rsidP="00F47631">
      <w:pPr>
        <w:pStyle w:val="affd"/>
        <w:rPr>
          <w:bCs/>
          <w:rtl/>
        </w:rPr>
      </w:pPr>
      <w:r>
        <w:rPr>
          <w:rFonts w:hint="cs"/>
          <w:rtl/>
        </w:rPr>
        <w:t>***</w:t>
      </w:r>
    </w:p>
    <w:p w14:paraId="22E5B49E" w14:textId="77777777" w:rsidR="00E8089F" w:rsidRPr="007435EB" w:rsidRDefault="00E8089F" w:rsidP="005C3FF1">
      <w:pPr>
        <w:pStyle w:val="afff"/>
        <w:framePr w:wrap="around"/>
        <w:rPr>
          <w:rtl/>
        </w:rPr>
      </w:pPr>
      <w:r w:rsidRPr="007435EB">
        <w:rPr>
          <w:rFonts w:hint="cs"/>
          <w:rtl/>
        </w:rPr>
        <w:t>צא.</w:t>
      </w:r>
    </w:p>
    <w:p>
      <w:pPr>
        <w:pStyle w:val="affffff1"/>
        <w:rPr>
          <w:ins w:id="20180" w:author="קלוד" w:date="2026-10-06T10:09:47Z"/>
        </w:rPr>
      </w:pPr>
      <w:ins w:id="20179" w:author="קלוד" w:date="2026-10-06T10:09:47Z">
        <w:r>
          <w:t xml:space="preserve">משנה ו</w:t>
        </w:r>
      </w:ins>
    </w:p>
    <w:p w14:paraId="614EC8B2" w14:textId="77777777" w:rsidR="00E8089F" w:rsidRPr="007435EB" w:rsidRDefault="00E8089F" w:rsidP="00E8089F">
      <w:pPr>
        <w:pStyle w:val="afff5"/>
        <w:rPr>
          <w:del w:id="20098" w:author="קלוד" w:date="2026-10-06T10:09:47Z"/>
          <w:b/>
          <w:rtl/>
        </w:rPr>
      </w:pPr>
      <w:del w:id="20096" w:author="קלוד" w:date="2026-10-06T10:09:47Z">
        <w:r w:rsidRPr="007435EB">
          <w:rPr>
            <w:rFonts w:hint="cs"/>
            <w:b/>
            <w:sz w:val="20"/>
            <w:rtl/>
          </w:rPr>
          <w:delText xml:space="preserve">משנה</w:delText>
        </w:r>
      </w:del>
      <w:del w:id="20097" w:author="קלוד" w:date="2026-10-06T10:09:47Z">
        <w:r w:rsidRPr="007435EB">
          <w:rPr>
            <w:b/>
            <w:sz w:val="20"/>
            <w:rtl/>
          </w:rPr>
          <w:delText xml:space="preserve">.</w:delText>
        </w:r>
      </w:del>
    </w:p>
    <w:p w14:paraId="26763074" w14:textId="77777777" w:rsidR="00E8089F" w:rsidRPr="007435EB" w:rsidRDefault="00E8089F" w:rsidP="00E8089F">
      <w:pPr>
        <w:pStyle w:val="afff5"/>
        <w:rPr>
          <w:b/>
          <w:rtl/>
        </w:rPr>
      </w:pPr>
      <w:r w:rsidRPr="007435EB">
        <w:rPr>
          <w:rFonts w:hint="cs"/>
          <w:b/>
          <w:rtl/>
        </w:rPr>
        <w:t>האונן</w:t>
      </w:r>
      <w:r w:rsidRPr="007435EB">
        <w:rPr>
          <w:b/>
          <w:rtl/>
        </w:rPr>
        <w:t xml:space="preserve"> </w:t>
      </w:r>
      <w:r w:rsidRPr="007435EB">
        <w:rPr>
          <w:rFonts w:hint="cs"/>
          <w:b/>
          <w:rtl/>
        </w:rPr>
        <w:t>והמפקח</w:t>
      </w:r>
      <w:r w:rsidRPr="007435EB">
        <w:rPr>
          <w:b/>
          <w:rtl/>
        </w:rPr>
        <w:t xml:space="preserve"> </w:t>
      </w:r>
      <w:r w:rsidRPr="007435EB">
        <w:rPr>
          <w:rFonts w:hint="cs"/>
          <w:b/>
          <w:rtl/>
        </w:rPr>
        <w:t>את</w:t>
      </w:r>
      <w:r w:rsidRPr="007435EB">
        <w:rPr>
          <w:b/>
          <w:rtl/>
        </w:rPr>
        <w:t xml:space="preserve"> </w:t>
      </w:r>
      <w:r w:rsidRPr="007435EB">
        <w:rPr>
          <w:rFonts w:hint="cs"/>
          <w:b/>
          <w:rtl/>
        </w:rPr>
        <w:t>הגל</w:t>
      </w:r>
      <w:r w:rsidRPr="007435EB">
        <w:rPr>
          <w:b/>
          <w:rtl/>
        </w:rPr>
        <w:t xml:space="preserve">, </w:t>
      </w:r>
      <w:r w:rsidRPr="007435EB">
        <w:rPr>
          <w:rFonts w:hint="cs"/>
          <w:b/>
          <w:rtl/>
        </w:rPr>
        <w:t>וכן</w:t>
      </w:r>
      <w:r w:rsidRPr="007435EB">
        <w:rPr>
          <w:b/>
          <w:rtl/>
        </w:rPr>
        <w:t xml:space="preserve"> </w:t>
      </w:r>
      <w:r w:rsidRPr="007435EB">
        <w:rPr>
          <w:rFonts w:hint="cs"/>
          <w:b/>
          <w:rtl/>
        </w:rPr>
        <w:t>מי</w:t>
      </w:r>
      <w:r w:rsidRPr="007435EB">
        <w:rPr>
          <w:b/>
          <w:rtl/>
        </w:rPr>
        <w:t xml:space="preserve"> </w:t>
      </w:r>
      <w:r w:rsidRPr="007435EB">
        <w:rPr>
          <w:rFonts w:hint="cs"/>
          <w:b/>
          <w:rtl/>
        </w:rPr>
        <w:t>שהבטיחוהו</w:t>
      </w:r>
      <w:r w:rsidRPr="007435EB">
        <w:rPr>
          <w:b/>
          <w:rtl/>
        </w:rPr>
        <w:t xml:space="preserve"> </w:t>
      </w:r>
      <w:r w:rsidRPr="007435EB">
        <w:rPr>
          <w:rFonts w:hint="cs"/>
          <w:b/>
          <w:rtl/>
        </w:rPr>
        <w:t>להוציאו</w:t>
      </w:r>
      <w:r w:rsidRPr="007435EB">
        <w:rPr>
          <w:b/>
          <w:rtl/>
        </w:rPr>
        <w:t xml:space="preserve"> </w:t>
      </w:r>
      <w:r w:rsidRPr="007435EB">
        <w:rPr>
          <w:rFonts w:hint="cs"/>
          <w:b/>
          <w:rtl/>
        </w:rPr>
        <w:t>מבית</w:t>
      </w:r>
      <w:r w:rsidRPr="007435EB">
        <w:rPr>
          <w:b/>
          <w:rtl/>
        </w:rPr>
        <w:t xml:space="preserve"> </w:t>
      </w:r>
      <w:r w:rsidRPr="007435EB">
        <w:rPr>
          <w:rFonts w:hint="cs"/>
          <w:b/>
          <w:rtl/>
        </w:rPr>
        <w:t>האסורים</w:t>
      </w:r>
      <w:r w:rsidRPr="007435EB">
        <w:rPr>
          <w:b/>
          <w:rtl/>
        </w:rPr>
        <w:t xml:space="preserve">, </w:t>
      </w:r>
      <w:r w:rsidRPr="007435EB">
        <w:rPr>
          <w:rFonts w:hint="cs"/>
          <w:b/>
          <w:rtl/>
        </w:rPr>
        <w:t>והחולה</w:t>
      </w:r>
      <w:r w:rsidRPr="007435EB">
        <w:rPr>
          <w:b/>
          <w:rtl/>
        </w:rPr>
        <w:t xml:space="preserve"> </w:t>
      </w:r>
      <w:r w:rsidRPr="007435EB">
        <w:rPr>
          <w:rFonts w:hint="cs"/>
          <w:b/>
          <w:rtl/>
        </w:rPr>
        <w:t>והזקן</w:t>
      </w:r>
      <w:r w:rsidRPr="007435EB">
        <w:rPr>
          <w:b/>
          <w:rtl/>
        </w:rPr>
        <w:t xml:space="preserve"> </w:t>
      </w:r>
      <w:r w:rsidRPr="007435EB">
        <w:rPr>
          <w:rFonts w:hint="cs"/>
          <w:b/>
          <w:rtl/>
        </w:rPr>
        <w:t>שהן</w:t>
      </w:r>
      <w:r w:rsidRPr="007435EB">
        <w:rPr>
          <w:b/>
          <w:rtl/>
        </w:rPr>
        <w:t xml:space="preserve"> </w:t>
      </w:r>
      <w:r w:rsidRPr="007435EB">
        <w:rPr>
          <w:rFonts w:hint="cs"/>
          <w:b/>
          <w:rtl/>
        </w:rPr>
        <w:t>יכולין</w:t>
      </w:r>
      <w:r w:rsidRPr="007435EB">
        <w:rPr>
          <w:b/>
          <w:rtl/>
        </w:rPr>
        <w:t xml:space="preserve"> </w:t>
      </w:r>
      <w:r w:rsidRPr="007435EB">
        <w:rPr>
          <w:rFonts w:hint="cs"/>
          <w:b/>
          <w:rtl/>
        </w:rPr>
        <w:t>לאכול</w:t>
      </w:r>
      <w:r w:rsidRPr="007435EB">
        <w:rPr>
          <w:b/>
          <w:rtl/>
        </w:rPr>
        <w:t xml:space="preserve"> </w:t>
      </w:r>
      <w:r w:rsidRPr="007435EB">
        <w:rPr>
          <w:rFonts w:hint="cs"/>
          <w:b/>
          <w:rtl/>
        </w:rPr>
        <w:t>כזית</w:t>
      </w:r>
      <w:r w:rsidRPr="007435EB">
        <w:rPr>
          <w:b/>
          <w:rtl/>
        </w:rPr>
        <w:t xml:space="preserve"> - </w:t>
      </w:r>
      <w:r w:rsidRPr="007435EB">
        <w:rPr>
          <w:rFonts w:hint="cs"/>
          <w:b/>
          <w:rtl/>
        </w:rPr>
        <w:t>שוחטין</w:t>
      </w:r>
      <w:r w:rsidRPr="007435EB">
        <w:rPr>
          <w:b/>
          <w:rtl/>
        </w:rPr>
        <w:t xml:space="preserve"> </w:t>
      </w:r>
      <w:r w:rsidRPr="007435EB">
        <w:rPr>
          <w:rFonts w:hint="cs"/>
          <w:b/>
          <w:rtl/>
        </w:rPr>
        <w:t>עליהן</w:t>
      </w:r>
      <w:r w:rsidRPr="007435EB">
        <w:rPr>
          <w:b/>
          <w:rtl/>
        </w:rPr>
        <w:t>.</w:t>
      </w:r>
    </w:p>
    <w:p w14:paraId="1F2D992D" w14:textId="77777777" w:rsidR="00E8089F" w:rsidRPr="007435EB" w:rsidRDefault="00E8089F" w:rsidP="00E8089F">
      <w:pPr>
        <w:pStyle w:val="afff5"/>
        <w:rPr>
          <w:b/>
          <w:rtl/>
        </w:rPr>
      </w:pPr>
      <w:r w:rsidRPr="007435EB">
        <w:rPr>
          <w:rFonts w:hint="cs"/>
          <w:b/>
          <w:rtl/>
        </w:rPr>
        <w:t>על</w:t>
      </w:r>
      <w:r w:rsidRPr="007435EB">
        <w:rPr>
          <w:b/>
          <w:rtl/>
        </w:rPr>
        <w:t xml:space="preserve"> </w:t>
      </w:r>
      <w:r w:rsidRPr="007435EB">
        <w:rPr>
          <w:rFonts w:hint="cs"/>
          <w:b/>
          <w:rtl/>
        </w:rPr>
        <w:t>כולם</w:t>
      </w:r>
      <w:r w:rsidRPr="007435EB">
        <w:rPr>
          <w:b/>
          <w:rtl/>
        </w:rPr>
        <w:t xml:space="preserve"> </w:t>
      </w:r>
      <w:r w:rsidRPr="007435EB">
        <w:rPr>
          <w:rFonts w:hint="cs"/>
          <w:b/>
          <w:rtl/>
        </w:rPr>
        <w:t>אין</w:t>
      </w:r>
      <w:r w:rsidRPr="007435EB">
        <w:rPr>
          <w:b/>
          <w:rtl/>
        </w:rPr>
        <w:t xml:space="preserve"> </w:t>
      </w:r>
      <w:r w:rsidRPr="007435EB">
        <w:rPr>
          <w:rFonts w:hint="cs"/>
          <w:b/>
          <w:rtl/>
        </w:rPr>
        <w:t>שוחטין</w:t>
      </w:r>
      <w:r w:rsidRPr="007435EB">
        <w:rPr>
          <w:b/>
          <w:rtl/>
        </w:rPr>
        <w:t xml:space="preserve"> </w:t>
      </w:r>
      <w:r w:rsidRPr="007435EB">
        <w:rPr>
          <w:rFonts w:hint="cs"/>
          <w:b/>
          <w:rtl/>
        </w:rPr>
        <w:t>עליהן</w:t>
      </w:r>
      <w:r w:rsidRPr="007435EB">
        <w:rPr>
          <w:b/>
          <w:rtl/>
        </w:rPr>
        <w:t xml:space="preserve"> </w:t>
      </w:r>
      <w:r w:rsidRPr="007435EB">
        <w:rPr>
          <w:rFonts w:hint="cs"/>
          <w:b/>
          <w:rtl/>
        </w:rPr>
        <w:t>בפני</w:t>
      </w:r>
      <w:r w:rsidRPr="007435EB">
        <w:rPr>
          <w:b/>
          <w:rtl/>
        </w:rPr>
        <w:t xml:space="preserve"> </w:t>
      </w:r>
      <w:r w:rsidRPr="007435EB">
        <w:rPr>
          <w:rFonts w:hint="cs"/>
          <w:b/>
          <w:rtl/>
        </w:rPr>
        <w:t>עצמן</w:t>
      </w:r>
      <w:r w:rsidRPr="007435EB">
        <w:rPr>
          <w:b/>
          <w:rtl/>
        </w:rPr>
        <w:t xml:space="preserve">, </w:t>
      </w:r>
      <w:r w:rsidRPr="007435EB">
        <w:rPr>
          <w:rFonts w:hint="cs"/>
          <w:b/>
          <w:rtl/>
        </w:rPr>
        <w:t>שמא</w:t>
      </w:r>
      <w:r w:rsidRPr="007435EB">
        <w:rPr>
          <w:b/>
          <w:rtl/>
        </w:rPr>
        <w:t xml:space="preserve"> </w:t>
      </w:r>
      <w:r w:rsidRPr="007435EB">
        <w:rPr>
          <w:rFonts w:hint="cs"/>
          <w:b/>
          <w:rtl/>
        </w:rPr>
        <w:t>יביאו</w:t>
      </w:r>
      <w:r w:rsidRPr="007435EB">
        <w:rPr>
          <w:b/>
          <w:rtl/>
        </w:rPr>
        <w:t xml:space="preserve"> </w:t>
      </w:r>
      <w:r w:rsidRPr="007435EB">
        <w:rPr>
          <w:rFonts w:hint="cs"/>
          <w:b/>
          <w:rtl/>
        </w:rPr>
        <w:t>את</w:t>
      </w:r>
      <w:r w:rsidRPr="007435EB">
        <w:rPr>
          <w:b/>
          <w:rtl/>
        </w:rPr>
        <w:t xml:space="preserve"> </w:t>
      </w:r>
      <w:r w:rsidRPr="007435EB">
        <w:rPr>
          <w:rFonts w:hint="cs"/>
          <w:b/>
          <w:rtl/>
        </w:rPr>
        <w:t>הפסח</w:t>
      </w:r>
      <w:r w:rsidRPr="007435EB">
        <w:rPr>
          <w:b/>
          <w:rtl/>
        </w:rPr>
        <w:t xml:space="preserve"> </w:t>
      </w:r>
      <w:r w:rsidRPr="007435EB">
        <w:rPr>
          <w:rFonts w:hint="cs"/>
          <w:b/>
          <w:rtl/>
        </w:rPr>
        <w:t>לידי</w:t>
      </w:r>
      <w:r w:rsidRPr="007435EB">
        <w:rPr>
          <w:b/>
          <w:rtl/>
        </w:rPr>
        <w:t xml:space="preserve"> </w:t>
      </w:r>
      <w:r w:rsidRPr="007435EB">
        <w:rPr>
          <w:rFonts w:hint="cs"/>
          <w:b/>
          <w:rtl/>
        </w:rPr>
        <w:t>פסול</w:t>
      </w:r>
      <w:r w:rsidRPr="007435EB">
        <w:rPr>
          <w:b/>
          <w:rtl/>
        </w:rPr>
        <w:t>.</w:t>
      </w:r>
    </w:p>
    <w:p w14:paraId="335A0E51" w14:textId="77777777" w:rsidR="00E8089F" w:rsidRPr="007435EB" w:rsidRDefault="00E8089F" w:rsidP="00E8089F">
      <w:pPr>
        <w:pStyle w:val="afff5"/>
        <w:rPr>
          <w:b/>
          <w:rtl/>
        </w:rPr>
      </w:pPr>
      <w:r w:rsidRPr="007435EB">
        <w:rPr>
          <w:rFonts w:hint="cs"/>
          <w:b/>
          <w:rtl/>
        </w:rPr>
        <w:t>לפיכך</w:t>
      </w:r>
      <w:r w:rsidRPr="007435EB">
        <w:rPr>
          <w:b/>
          <w:rtl/>
        </w:rPr>
        <w:t xml:space="preserve">, </w:t>
      </w:r>
      <w:r w:rsidRPr="007435EB">
        <w:rPr>
          <w:rFonts w:hint="cs"/>
          <w:b/>
          <w:rtl/>
        </w:rPr>
        <w:t>אם</w:t>
      </w:r>
      <w:r w:rsidRPr="007435EB">
        <w:rPr>
          <w:b/>
          <w:rtl/>
        </w:rPr>
        <w:t xml:space="preserve"> </w:t>
      </w:r>
      <w:r w:rsidRPr="007435EB">
        <w:rPr>
          <w:rFonts w:hint="cs"/>
          <w:b/>
          <w:rtl/>
        </w:rPr>
        <w:t>אירע</w:t>
      </w:r>
      <w:r w:rsidRPr="007435EB">
        <w:rPr>
          <w:b/>
          <w:rtl/>
        </w:rPr>
        <w:t xml:space="preserve"> </w:t>
      </w:r>
      <w:r w:rsidRPr="007435EB">
        <w:rPr>
          <w:rFonts w:hint="cs"/>
          <w:b/>
          <w:rtl/>
        </w:rPr>
        <w:t>בהן</w:t>
      </w:r>
      <w:r w:rsidRPr="007435EB">
        <w:rPr>
          <w:b/>
          <w:rtl/>
        </w:rPr>
        <w:t xml:space="preserve"> </w:t>
      </w:r>
      <w:r w:rsidRPr="007435EB">
        <w:rPr>
          <w:rFonts w:hint="cs"/>
          <w:b/>
          <w:rtl/>
        </w:rPr>
        <w:t>פסול</w:t>
      </w:r>
      <w:r w:rsidRPr="007435EB">
        <w:rPr>
          <w:b/>
          <w:rtl/>
        </w:rPr>
        <w:t xml:space="preserve"> - </w:t>
      </w:r>
      <w:r w:rsidRPr="007435EB">
        <w:rPr>
          <w:rFonts w:hint="cs"/>
          <w:b/>
          <w:rtl/>
        </w:rPr>
        <w:t>פטורין</w:t>
      </w:r>
      <w:r w:rsidRPr="007435EB">
        <w:rPr>
          <w:b/>
          <w:rtl/>
        </w:rPr>
        <w:t xml:space="preserve"> </w:t>
      </w:r>
      <w:r w:rsidRPr="007435EB">
        <w:rPr>
          <w:rFonts w:hint="cs"/>
          <w:b/>
          <w:rtl/>
        </w:rPr>
        <w:t>מלעשות</w:t>
      </w:r>
      <w:r w:rsidRPr="007435EB">
        <w:rPr>
          <w:b/>
          <w:rtl/>
        </w:rPr>
        <w:t xml:space="preserve"> </w:t>
      </w:r>
      <w:r w:rsidRPr="007435EB">
        <w:rPr>
          <w:rFonts w:hint="cs"/>
          <w:b/>
          <w:rtl/>
        </w:rPr>
        <w:t>פסח</w:t>
      </w:r>
      <w:r w:rsidRPr="007435EB">
        <w:rPr>
          <w:b/>
          <w:rtl/>
        </w:rPr>
        <w:t xml:space="preserve"> </w:t>
      </w:r>
      <w:r w:rsidRPr="007435EB">
        <w:rPr>
          <w:rFonts w:hint="cs"/>
          <w:b/>
          <w:rtl/>
        </w:rPr>
        <w:t>שני</w:t>
      </w:r>
      <w:r w:rsidRPr="007435EB">
        <w:rPr>
          <w:b/>
          <w:rtl/>
        </w:rPr>
        <w:t xml:space="preserve">, </w:t>
      </w:r>
      <w:r w:rsidRPr="007435EB">
        <w:rPr>
          <w:rFonts w:hint="cs"/>
          <w:b/>
          <w:rtl/>
        </w:rPr>
        <w:t>חוץ</w:t>
      </w:r>
      <w:r w:rsidRPr="007435EB">
        <w:rPr>
          <w:b/>
          <w:rtl/>
        </w:rPr>
        <w:t xml:space="preserve"> </w:t>
      </w:r>
      <w:r w:rsidRPr="007435EB">
        <w:rPr>
          <w:rFonts w:hint="cs"/>
          <w:b/>
          <w:rtl/>
        </w:rPr>
        <w:t>מן</w:t>
      </w:r>
      <w:r w:rsidRPr="007435EB">
        <w:rPr>
          <w:b/>
          <w:rtl/>
        </w:rPr>
        <w:t xml:space="preserve"> </w:t>
      </w:r>
      <w:r w:rsidRPr="007435EB">
        <w:rPr>
          <w:rFonts w:hint="cs"/>
          <w:b/>
          <w:rtl/>
        </w:rPr>
        <w:t>המפקח</w:t>
      </w:r>
      <w:r w:rsidRPr="007435EB">
        <w:rPr>
          <w:b/>
          <w:rtl/>
        </w:rPr>
        <w:t xml:space="preserve"> </w:t>
      </w:r>
      <w:r w:rsidRPr="007435EB">
        <w:rPr>
          <w:rFonts w:hint="cs"/>
          <w:b/>
          <w:rtl/>
        </w:rPr>
        <w:t>בגל</w:t>
      </w:r>
      <w:r w:rsidRPr="007435EB">
        <w:rPr>
          <w:b/>
          <w:rtl/>
        </w:rPr>
        <w:t xml:space="preserve"> </w:t>
      </w:r>
      <w:r w:rsidRPr="007435EB">
        <w:rPr>
          <w:rFonts w:hint="cs"/>
          <w:b/>
          <w:rtl/>
        </w:rPr>
        <w:t>שהוא</w:t>
      </w:r>
      <w:r w:rsidRPr="007435EB">
        <w:rPr>
          <w:b/>
          <w:rtl/>
        </w:rPr>
        <w:t xml:space="preserve"> </w:t>
      </w:r>
      <w:r w:rsidRPr="007435EB">
        <w:rPr>
          <w:rFonts w:hint="cs"/>
          <w:b/>
          <w:rtl/>
        </w:rPr>
        <w:t>טמא</w:t>
      </w:r>
      <w:r w:rsidRPr="007435EB">
        <w:rPr>
          <w:b/>
          <w:rtl/>
        </w:rPr>
        <w:t xml:space="preserve"> </w:t>
      </w:r>
      <w:r w:rsidRPr="007435EB">
        <w:rPr>
          <w:rFonts w:hint="cs"/>
          <w:b/>
          <w:rtl/>
        </w:rPr>
        <w:t>מתחלתו</w:t>
      </w:r>
      <w:r w:rsidRPr="007435EB">
        <w:rPr>
          <w:b/>
          <w:rtl/>
        </w:rPr>
        <w:t>.</w:t>
      </w:r>
    </w:p>
    <w:p w14:paraId="20E41165" w14:textId="2B3C9E1E" w:rsidR="00E8089F" w:rsidRPr="007435EB" w:rsidRDefault="00F47631" w:rsidP="00F47631">
      <w:pPr>
        <w:pStyle w:val="affd"/>
        <w:rPr>
          <w:bCs/>
          <w:rtl/>
        </w:rPr>
      </w:pPr>
      <w:r>
        <w:rPr>
          <w:rFonts w:hint="cs"/>
          <w:rtl/>
        </w:rPr>
        <w:t>***</w:t>
      </w:r>
    </w:p>
    <w:p w14:paraId="687C0C9B" w14:textId="77777777" w:rsidR="00E8089F" w:rsidRPr="007435EB" w:rsidRDefault="00E8089F" w:rsidP="00E8089F">
      <w:pPr>
        <w:rPr>
          <w:rtl/>
        </w:rPr>
      </w:pPr>
      <w:r>
        <w:rPr>
          <w:rStyle w:val="affffd"/>
          <w:rFonts w:ascii="Fb Fontext" w:hAnsi="Fb Fontext" w:hint="cs"/>
          <w:rtl/>
          <w:rPrChange w:id="11037" w:author="מנוע אמוראים" w:date="2026-10-05T16:42:03Z">
            <w:rPr>
              <w:rFonts w:ascii="Fb Fontext" w:hAnsi="Fb Fontext" w:hint="cs"/>
              <w:rtl/>
            </w:rPr>
          </w:rPrChange>
        </w:rPr>
        <w:t xml:space="preserve">ר</w:t>
      </w:r>
      <w:r>
        <w:rPr>
          <w:rStyle w:val="affffd"/>
          <w:rFonts w:ascii="Fb Fontext" w:hAnsi="Fb Fontext"/>
          <w:rtl/>
          <w:rPrChange w:id="11038" w:author="מנוע אמוראים" w:date="2026-10-05T16:42:03Z">
            <w:rPr>
              <w:rFonts w:ascii="Fb Fontext" w:hAnsi="Fb Fontext"/>
              <w:rtl/>
            </w:rPr>
          </w:rPrChange>
        </w:rPr>
        <w:t xml:space="preserve">"</w:t>
      </w:r>
      <w:r>
        <w:rPr>
          <w:rStyle w:val="affffd"/>
          <w:rFonts w:ascii="Fb Fontext" w:hAnsi="Fb Fontext" w:hint="cs"/>
          <w:rtl/>
          <w:rPrChange w:id="11039" w:author="מנוע אמוראים" w:date="2026-10-05T16:42:03Z">
            <w:rPr>
              <w:rFonts w:ascii="Fb Fontext" w:hAnsi="Fb Fontext" w:hint="cs"/>
              <w:rtl/>
            </w:rPr>
          </w:rPrChange>
        </w:rPr>
        <w:t xml:space="preserve">ה</w:t>
      </w:r>
      <w:r>
        <w:rPr>
          <w:rFonts w:ascii="Fb Fontext" w:hAnsi="Fb Fontext" w:hint="cs"/>
          <w:rtl/>
        </w:rPr>
        <w:t xml:space="preserve"> מרי'ו'</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שנו</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בית</w:t>
      </w:r>
      <w:r w:rsidRPr="007435EB">
        <w:rPr>
          <w:rFonts w:ascii="Fb Fontext" w:hAnsi="Fb Fontext"/>
          <w:rtl/>
        </w:rPr>
        <w:t xml:space="preserve"> </w:t>
      </w:r>
      <w:r w:rsidRPr="007435EB">
        <w:rPr>
          <w:rFonts w:ascii="Fb Fontext" w:hAnsi="Fb Fontext" w:hint="cs"/>
          <w:rtl/>
        </w:rPr>
        <w:t>האסורין</w:t>
      </w:r>
      <w:r w:rsidRPr="007435EB">
        <w:rPr>
          <w:rFonts w:ascii="Fb Fontext" w:hAnsi="Fb Fontext"/>
          <w:rtl/>
        </w:rPr>
        <w:t xml:space="preserve"> </w:t>
      </w:r>
      <w:r w:rsidRPr="007435EB">
        <w:rPr>
          <w:rFonts w:ascii="Fb Fontext" w:hAnsi="Fb Fontext" w:hint="cs"/>
          <w:rtl/>
        </w:rPr>
        <w:t>דנכרים</w:t>
      </w:r>
      <w:r w:rsidRPr="007435EB">
        <w:rPr>
          <w:rFonts w:ascii="Fb Fontext" w:hAnsi="Fb Fontext"/>
          <w:rtl/>
        </w:rPr>
        <w:t xml:space="preserve">, </w:t>
      </w:r>
      <w:r w:rsidRPr="007435EB">
        <w:rPr>
          <w:rFonts w:ascii="Fb Fontext" w:hAnsi="Fb Fontext" w:hint="cs"/>
          <w:rtl/>
        </w:rPr>
        <w:t>אבל</w:t>
      </w:r>
      <w:r w:rsidRPr="007435EB">
        <w:rPr>
          <w:rFonts w:ascii="Fb Fontext" w:hAnsi="Fb Fontext"/>
          <w:rtl/>
        </w:rPr>
        <w:t xml:space="preserve"> </w:t>
      </w:r>
      <w:r w:rsidRPr="007435EB">
        <w:rPr>
          <w:rFonts w:ascii="Fb Fontext" w:hAnsi="Fb Fontext" w:hint="cs"/>
          <w:rtl/>
        </w:rPr>
        <w:t>בית</w:t>
      </w:r>
      <w:r w:rsidRPr="007435EB">
        <w:rPr>
          <w:rFonts w:ascii="Fb Fontext" w:hAnsi="Fb Fontext"/>
          <w:rtl/>
        </w:rPr>
        <w:t xml:space="preserve"> </w:t>
      </w:r>
      <w:r w:rsidRPr="007435EB">
        <w:rPr>
          <w:rFonts w:ascii="Fb Fontext" w:hAnsi="Fb Fontext" w:hint="cs"/>
          <w:rtl/>
        </w:rPr>
        <w:t>האסורין</w:t>
      </w:r>
      <w:r w:rsidRPr="007435EB">
        <w:rPr>
          <w:rFonts w:ascii="Fb Fontext" w:hAnsi="Fb Fontext"/>
          <w:rtl/>
        </w:rPr>
        <w:t xml:space="preserve"> </w:t>
      </w:r>
      <w:r w:rsidRPr="007435EB">
        <w:rPr>
          <w:rFonts w:ascii="Fb Fontext" w:hAnsi="Fb Fontext" w:hint="cs"/>
          <w:rtl/>
        </w:rPr>
        <w:t>דישראל</w:t>
      </w:r>
      <w:r w:rsidRPr="007435EB">
        <w:rPr>
          <w:rFonts w:ascii="Fb Fontext" w:hAnsi="Fb Fontext"/>
          <w:rtl/>
        </w:rPr>
        <w:t xml:space="preserve"> - </w:t>
      </w:r>
      <w:r w:rsidRPr="007435EB">
        <w:rPr>
          <w:rFonts w:ascii="Fb Fontext" w:hAnsi="Fb Fontext" w:hint="cs"/>
          <w:rtl/>
        </w:rPr>
        <w:t>שוחטין</w:t>
      </w:r>
      <w:r w:rsidRPr="007435EB">
        <w:rPr>
          <w:rFonts w:ascii="Fb Fontext" w:hAnsi="Fb Fontext"/>
          <w:rtl/>
        </w:rPr>
        <w:t xml:space="preserve"> </w:t>
      </w:r>
      <w:r w:rsidRPr="007435EB">
        <w:rPr>
          <w:rFonts w:ascii="Fb Fontext" w:hAnsi="Fb Fontext" w:hint="cs"/>
          <w:rtl/>
        </w:rPr>
        <w:t>בפני</w:t>
      </w:r>
      <w:r w:rsidRPr="007435EB">
        <w:rPr>
          <w:rFonts w:ascii="Fb Fontext" w:hAnsi="Fb Fontext"/>
          <w:rtl/>
        </w:rPr>
        <w:t xml:space="preserve"> </w:t>
      </w:r>
      <w:r w:rsidRPr="007435EB">
        <w:rPr>
          <w:rFonts w:ascii="Fb Fontext" w:hAnsi="Fb Fontext" w:hint="cs"/>
          <w:rtl/>
        </w:rPr>
        <w:t>עצמו</w:t>
      </w:r>
      <w:r w:rsidRPr="007435EB">
        <w:rPr>
          <w:rFonts w:ascii="Fb Fontext" w:hAnsi="Fb Fontext"/>
          <w:rtl/>
        </w:rPr>
        <w:t xml:space="preserve">, </w:t>
      </w:r>
      <w:r w:rsidRPr="007435EB">
        <w:rPr>
          <w:rFonts w:ascii="Fb Fontext" w:hAnsi="Fb Fontext" w:hint="cs"/>
          <w:rtl/>
        </w:rPr>
        <w:t>כיון</w:t>
      </w:r>
      <w:r w:rsidRPr="007435EB">
        <w:rPr>
          <w:rFonts w:ascii="Fb Fontext" w:hAnsi="Fb Fontext"/>
          <w:rtl/>
        </w:rPr>
        <w:t xml:space="preserve"> </w:t>
      </w:r>
      <w:r w:rsidRPr="007435EB">
        <w:rPr>
          <w:rFonts w:ascii="Fb Fontext" w:hAnsi="Fb Fontext" w:hint="cs"/>
          <w:rtl/>
        </w:rPr>
        <w:t>דאבטחינהו</w:t>
      </w:r>
      <w:r w:rsidRPr="007435EB">
        <w:rPr>
          <w:rFonts w:ascii="Fb Fontext" w:hAnsi="Fb Fontext"/>
          <w:rtl/>
        </w:rPr>
        <w:t xml:space="preserve"> - </w:t>
      </w:r>
      <w:r w:rsidRPr="007435EB">
        <w:rPr>
          <w:rFonts w:ascii="Fb Fontext" w:hAnsi="Fb Fontext" w:hint="cs"/>
          <w:rtl/>
        </w:rPr>
        <w:t>מפיק</w:t>
      </w:r>
      <w:r w:rsidRPr="007435EB">
        <w:rPr>
          <w:rFonts w:ascii="Fb Fontext" w:hAnsi="Fb Fontext"/>
          <w:rtl/>
        </w:rPr>
        <w:t xml:space="preserve"> </w:t>
      </w:r>
      <w:r w:rsidRPr="007435EB">
        <w:rPr>
          <w:rFonts w:ascii="Fb Fontext" w:hAnsi="Fb Fontext" w:hint="cs"/>
          <w:rtl/>
        </w:rPr>
        <w:t>ליה</w:t>
      </w:r>
      <w:r w:rsidRPr="007435EB">
        <w:rPr>
          <w:rFonts w:ascii="Fb Fontext" w:hAnsi="Fb Fontext"/>
          <w:rtl/>
        </w:rPr>
        <w:t xml:space="preserve">, </w:t>
      </w:r>
      <w:r w:rsidRPr="00AC0CB1">
        <w:rPr>
          <w:rStyle w:val="af2"/>
          <w:rFonts w:hint="cs"/>
          <w:rtl/>
        </w:rPr>
        <w:t>ד'שארית</w:t>
      </w:r>
      <w:r w:rsidRPr="00AC0CB1">
        <w:rPr>
          <w:rStyle w:val="af2"/>
          <w:rtl/>
        </w:rPr>
        <w:t xml:space="preserve"> </w:t>
      </w:r>
      <w:r w:rsidRPr="00AC0CB1">
        <w:rPr>
          <w:rStyle w:val="af2"/>
          <w:rFonts w:hint="cs"/>
          <w:rtl/>
        </w:rPr>
        <w:t>ישראל</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יעשו</w:t>
      </w:r>
      <w:r w:rsidRPr="00AC0CB1">
        <w:rPr>
          <w:rStyle w:val="af2"/>
          <w:rtl/>
        </w:rPr>
        <w:t xml:space="preserve"> </w:t>
      </w:r>
      <w:r w:rsidRPr="00AC0CB1">
        <w:rPr>
          <w:rStyle w:val="af2"/>
          <w:rFonts w:hint="cs"/>
          <w:rtl/>
        </w:rPr>
        <w:t>עולה</w:t>
      </w:r>
      <w:r w:rsidRPr="00AC0CB1">
        <w:rPr>
          <w:rStyle w:val="af2"/>
          <w:rtl/>
        </w:rPr>
        <w:t xml:space="preserve"> </w:t>
      </w:r>
      <w:r w:rsidRPr="00AC0CB1">
        <w:rPr>
          <w:rStyle w:val="af2"/>
          <w:rFonts w:hint="cs"/>
          <w:rtl/>
        </w:rPr>
        <w:t>ולא</w:t>
      </w:r>
      <w:r w:rsidRPr="00AC0CB1">
        <w:rPr>
          <w:rStyle w:val="af2"/>
          <w:rtl/>
        </w:rPr>
        <w:t xml:space="preserve"> </w:t>
      </w:r>
      <w:r w:rsidRPr="00AC0CB1">
        <w:rPr>
          <w:rStyle w:val="af2"/>
          <w:rFonts w:hint="cs"/>
          <w:rtl/>
        </w:rPr>
        <w:t>ידברו</w:t>
      </w:r>
      <w:r w:rsidRPr="00AC0CB1">
        <w:rPr>
          <w:rStyle w:val="af2"/>
          <w:rtl/>
        </w:rPr>
        <w:t xml:space="preserve"> </w:t>
      </w:r>
      <w:r w:rsidRPr="00AC0CB1">
        <w:rPr>
          <w:rStyle w:val="af2"/>
          <w:rFonts w:hint="cs"/>
          <w:rtl/>
        </w:rPr>
        <w:t>כזב'</w:t>
      </w:r>
      <w:r w:rsidRPr="00AC0CB1">
        <w:rPr>
          <w:rStyle w:val="af2"/>
          <w:rtl/>
        </w:rPr>
        <w:t>.</w:t>
      </w:r>
    </w:p>
    <w:p w14:paraId="79FC89FF" w14:textId="74773A31"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1040" w:author="מנוע אמוראים" w:date="2026-10-05T16:42:03Z">
            <w:rPr>
              <w:rtl/>
            </w:rPr>
          </w:rPrChange>
        </w:rPr>
        <w:t xml:space="preserve">אר"</w:t>
      </w:r>
      <w:r>
        <w:rPr>
          <w:rStyle w:val="affffd"/>
          <w:rFonts w:hint="cs"/>
          <w:rtl/>
          <w:rPrChange w:id="11041" w:author="מנוע אמוראים" w:date="2026-10-05T16:42:03Z">
            <w:rPr>
              <w:rFonts w:hint="cs"/>
              <w:rtl/>
            </w:rPr>
          </w:rPrChange>
        </w:rPr>
        <w:t xml:space="preserve">ח</w:t>
      </w:r>
      <w:r>
        <w:rPr>
          <w:rFonts w:hint="cs"/>
          <w:rtl/>
        </w:rPr>
        <w:t xml:space="preserve"> בית</w:t>
      </w:r>
      <w:r w:rsidR="00E8089F" w:rsidRPr="007435EB">
        <w:rPr>
          <w:rtl/>
        </w:rPr>
        <w:t xml:space="preserve"> </w:t>
      </w:r>
      <w:r w:rsidR="00E8089F" w:rsidRPr="007435EB">
        <w:rPr>
          <w:rFonts w:hint="cs"/>
          <w:rtl/>
        </w:rPr>
        <w:t>האסורין</w:t>
      </w:r>
      <w:r w:rsidR="00E8089F" w:rsidRPr="007435EB">
        <w:rPr>
          <w:rtl/>
        </w:rPr>
        <w:t xml:space="preserve"> </w:t>
      </w:r>
      <w:r w:rsidR="00E8089F" w:rsidRPr="007435EB">
        <w:rPr>
          <w:rFonts w:hint="cs"/>
          <w:rtl/>
        </w:rPr>
        <w:t>דנכרים</w:t>
      </w:r>
      <w:r w:rsidR="00E8089F" w:rsidRPr="007435EB">
        <w:rPr>
          <w:rtl/>
        </w:rPr>
        <w:t xml:space="preserve"> </w:t>
      </w:r>
      <w:r w:rsidR="00E8089F" w:rsidRPr="007435EB">
        <w:rPr>
          <w:rFonts w:hint="cs"/>
          <w:rtl/>
        </w:rPr>
        <w:t>דווקא חוץ</w:t>
      </w:r>
      <w:r w:rsidR="00E8089F" w:rsidRPr="007435EB">
        <w:rPr>
          <w:rtl/>
        </w:rPr>
        <w:t xml:space="preserve"> </w:t>
      </w:r>
      <w:r w:rsidR="00E8089F" w:rsidRPr="007435EB">
        <w:rPr>
          <w:rFonts w:hint="cs"/>
          <w:rtl/>
        </w:rPr>
        <w:t>לחומת</w:t>
      </w:r>
      <w:r w:rsidR="00E8089F" w:rsidRPr="007435EB">
        <w:rPr>
          <w:rtl/>
        </w:rPr>
        <w:t xml:space="preserve"> </w:t>
      </w:r>
      <w:r w:rsidR="00E8089F" w:rsidRPr="007435EB">
        <w:rPr>
          <w:rFonts w:hint="cs"/>
          <w:rtl/>
        </w:rPr>
        <w:t>בית</w:t>
      </w:r>
      <w:r w:rsidR="00E8089F" w:rsidRPr="007435EB">
        <w:rPr>
          <w:rtl/>
        </w:rPr>
        <w:t xml:space="preserve"> </w:t>
      </w:r>
      <w:r w:rsidR="00E8089F" w:rsidRPr="007435EB">
        <w:rPr>
          <w:rFonts w:hint="cs"/>
          <w:rtl/>
        </w:rPr>
        <w:t>פאגי</w:t>
      </w:r>
      <w:r w:rsidR="00E8089F" w:rsidRPr="007435EB">
        <w:rPr>
          <w:rtl/>
        </w:rPr>
        <w:t xml:space="preserve">, </w:t>
      </w:r>
      <w:r w:rsidR="00E8089F" w:rsidRPr="007435EB">
        <w:rPr>
          <w:rFonts w:hint="cs"/>
          <w:rtl/>
        </w:rPr>
        <w:t>אבל</w:t>
      </w:r>
      <w:r w:rsidR="00E8089F" w:rsidRPr="007435EB">
        <w:rPr>
          <w:rtl/>
        </w:rPr>
        <w:t xml:space="preserve"> </w:t>
      </w:r>
      <w:r w:rsidR="00E8089F" w:rsidRPr="007435EB">
        <w:rPr>
          <w:rFonts w:hint="cs"/>
          <w:rtl/>
        </w:rPr>
        <w:t>לפנים</w:t>
      </w:r>
      <w:r w:rsidR="00E8089F" w:rsidRPr="007435EB">
        <w:rPr>
          <w:rtl/>
        </w:rPr>
        <w:t xml:space="preserve"> </w:t>
      </w:r>
      <w:r w:rsidR="00E8089F" w:rsidRPr="007435EB">
        <w:rPr>
          <w:rFonts w:hint="cs"/>
          <w:rtl/>
        </w:rPr>
        <w:t>הימנה שוחטין עליו בפנ</w:t>
      </w:r>
      <w:r w:rsidR="00E8089F" w:rsidRPr="007435EB">
        <w:rPr>
          <w:rtl/>
        </w:rPr>
        <w:t>"</w:t>
      </w:r>
      <w:r w:rsidR="00E8089F" w:rsidRPr="007435EB">
        <w:rPr>
          <w:rFonts w:hint="cs"/>
          <w:rtl/>
        </w:rPr>
        <w:t>ע.</w:t>
      </w:r>
    </w:p>
    <w:p w14:paraId="6846E6DB" w14:textId="77777777" w:rsidR="00E8089F" w:rsidRPr="007435EB" w:rsidRDefault="00E8089F" w:rsidP="00E8089F">
      <w:pPr>
        <w:rPr>
          <w:rFonts w:cs="Guttman Vilna"/>
          <w:b/>
          <w:bCs/>
          <w:rtl/>
        </w:rPr>
      </w:pPr>
      <w:r w:rsidRPr="007435EB">
        <w:rPr>
          <w:rFonts w:hint="cs"/>
          <w:rtl/>
        </w:rPr>
        <w:t>דאפשר</w:t>
      </w:r>
      <w:r w:rsidRPr="007435EB">
        <w:rPr>
          <w:rtl/>
        </w:rPr>
        <w:t xml:space="preserve"> </w:t>
      </w:r>
      <w:r w:rsidRPr="007435EB">
        <w:rPr>
          <w:rFonts w:hint="cs"/>
          <w:rtl/>
        </w:rPr>
        <w:t>דאמטו</w:t>
      </w:r>
      <w:r w:rsidRPr="007435EB">
        <w:rPr>
          <w:rtl/>
        </w:rPr>
        <w:t xml:space="preserve"> </w:t>
      </w:r>
      <w:r w:rsidRPr="007435EB">
        <w:rPr>
          <w:rFonts w:hint="cs"/>
          <w:rtl/>
        </w:rPr>
        <w:t>ליה</w:t>
      </w:r>
      <w:r w:rsidRPr="007435EB">
        <w:rPr>
          <w:rtl/>
        </w:rPr>
        <w:t xml:space="preserve"> </w:t>
      </w:r>
      <w:r w:rsidRPr="007435EB">
        <w:rPr>
          <w:rFonts w:hint="cs"/>
          <w:rtl/>
        </w:rPr>
        <w:t>ואכיל</w:t>
      </w:r>
      <w:r w:rsidRPr="007435EB">
        <w:rPr>
          <w:rtl/>
        </w:rPr>
        <w:t xml:space="preserve"> </w:t>
      </w:r>
      <w:r w:rsidRPr="007435EB">
        <w:rPr>
          <w:rFonts w:hint="cs"/>
          <w:rtl/>
        </w:rPr>
        <w:t>ליה</w:t>
      </w:r>
      <w:r w:rsidRPr="007435EB">
        <w:rPr>
          <w:rtl/>
        </w:rPr>
        <w:t>.</w:t>
      </w:r>
    </w:p>
    <w:p w14:paraId="03135D11" w14:textId="1773D977" w:rsidR="00E8089F" w:rsidRPr="007435EB" w:rsidRDefault="00F47631" w:rsidP="00F47631">
      <w:pPr>
        <w:pStyle w:val="affd"/>
        <w:rPr>
          <w:bCs/>
          <w:rtl/>
        </w:rPr>
      </w:pPr>
      <w:r>
        <w:rPr>
          <w:rFonts w:hint="cs"/>
          <w:rtl/>
        </w:rPr>
        <w:t>***</w:t>
      </w:r>
    </w:p>
    <w:p w14:paraId="18E6122C" w14:textId="77777777" w:rsidR="00E8089F" w:rsidRPr="005C3FF1" w:rsidRDefault="00E8089F" w:rsidP="009A151F">
      <w:pPr>
        <w:rPr>
          <w:rStyle w:val="afffa"/>
          <w:rtl/>
        </w:rPr>
      </w:pPr>
      <w:r w:rsidRPr="005C3FF1">
        <w:rPr>
          <w:rStyle w:val="afffa"/>
          <w:rFonts w:hint="cs"/>
          <w:rtl/>
        </w:rPr>
        <w:t>לפיכך</w:t>
      </w:r>
      <w:r w:rsidRPr="005C3FF1">
        <w:rPr>
          <w:rStyle w:val="afffa"/>
          <w:rtl/>
        </w:rPr>
        <w:t xml:space="preserve"> </w:t>
      </w:r>
      <w:r w:rsidRPr="005C3FF1">
        <w:rPr>
          <w:rStyle w:val="afffa"/>
          <w:rFonts w:hint="cs"/>
          <w:rtl/>
        </w:rPr>
        <w:t>אם</w:t>
      </w:r>
      <w:r w:rsidRPr="005C3FF1">
        <w:rPr>
          <w:rStyle w:val="afffa"/>
          <w:rtl/>
        </w:rPr>
        <w:t xml:space="preserve"> </w:t>
      </w:r>
      <w:r w:rsidRPr="005C3FF1">
        <w:rPr>
          <w:rStyle w:val="afffa"/>
          <w:rFonts w:hint="cs"/>
          <w:rtl/>
        </w:rPr>
        <w:t>אירע</w:t>
      </w:r>
      <w:r w:rsidRPr="005C3FF1">
        <w:rPr>
          <w:rStyle w:val="afffa"/>
          <w:rtl/>
        </w:rPr>
        <w:t xml:space="preserve"> </w:t>
      </w:r>
      <w:r w:rsidRPr="005C3FF1">
        <w:rPr>
          <w:rStyle w:val="afffa"/>
          <w:rFonts w:hint="cs"/>
          <w:rtl/>
        </w:rPr>
        <w:t>וכו</w:t>
      </w:r>
      <w:r w:rsidRPr="005C3FF1">
        <w:rPr>
          <w:rStyle w:val="afffa"/>
          <w:rtl/>
        </w:rPr>
        <w:t>'.</w:t>
      </w:r>
    </w:p>
    <w:p w14:paraId="4D53CFEB" w14:textId="3348C19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1042" w:author="מנוע אמוראים" w:date="2026-10-05T16:42:03Z">
            <w:rPr>
              <w:rStyle w:val="afffa"/>
              <w:rtl/>
            </w:rPr>
          </w:rPrChange>
        </w:rPr>
        <w:t xml:space="preserve">אר</w:t>
      </w:r>
      <w:r>
        <w:rPr>
          <w:rStyle w:val="affffd"/>
          <w:rFonts w:ascii="Fb Fontext" w:hAnsi="Fb Fontext" w:hint="cs"/>
          <w:rtl/>
          <w:rPrChange w:id="11043" w:author="מנוע אמוראים" w:date="2026-10-05T16:42:03Z">
            <w:rPr>
              <w:rFonts w:ascii="Fb Fontext" w:hAnsi="Fb Fontext" w:hint="cs"/>
              <w:rtl/>
            </w:rPr>
          </w:rPrChange>
        </w:rPr>
        <w:t xml:space="preserve">הב</w:t>
      </w:r>
      <w:r>
        <w:rPr>
          <w:rStyle w:val="affffd"/>
          <w:rFonts w:ascii="Fb Fontext" w:hAnsi="Fb Fontext"/>
          <w:rtl/>
          <w:rPrChange w:id="11044" w:author="מנוע אמוראים" w:date="2026-10-05T16:42:03Z">
            <w:rPr>
              <w:rFonts w:ascii="Fb Fontext" w:hAnsi="Fb Fontext"/>
              <w:rtl/>
            </w:rPr>
          </w:rPrChange>
        </w:rPr>
        <w:t xml:space="preserve">"</w:t>
      </w:r>
      <w:r>
        <w:rPr>
          <w:rStyle w:val="affffd"/>
          <w:rFonts w:ascii="Fb Fontext" w:hAnsi="Fb Fontext" w:hint="cs"/>
          <w:rtl/>
          <w:rPrChange w:id="11045" w:author="מנוע אמוראים" w:date="2026-10-05T16:42:03Z">
            <w:rPr>
              <w:rFonts w:ascii="Fb Fontext" w:hAnsi="Fb Fontext" w:hint="cs"/>
              <w:rtl/>
            </w:rPr>
          </w:rPrChange>
        </w:rPr>
        <w:t xml:space="preserve">ח</w:t>
      </w:r>
      <w:r>
        <w:rPr>
          <w:rFonts w:ascii="Fb Fontext" w:hAnsi="Fb Fontext" w:hint="cs"/>
          <w:rtl/>
        </w:rPr>
        <w:t xml:space="preserve"> </w:t>
      </w:r>
      <w:r>
        <w:rPr>
          <w:rStyle w:val="affffd"/>
          <w:rFonts w:ascii="Fb Fontext" w:hAnsi="Fb Fontext" w:hint="cs"/>
          <w:rtl/>
          <w:rPrChange w:id="11046" w:author="מנוע אמוראים" w:date="2026-10-05T16:42:03Z">
            <w:rPr>
              <w:rFonts w:ascii="Fb Fontext" w:hAnsi="Fb Fontext" w:hint="cs"/>
              <w:rtl/>
            </w:rPr>
          </w:rPrChange>
        </w:rPr>
        <w:t xml:space="preserve">מרי</w:t>
      </w:r>
      <w:r>
        <w:rPr>
          <w:rStyle w:val="affffd"/>
          <w:rFonts w:ascii="Fb Fontext" w:hAnsi="Fb Fontext"/>
          <w:rtl/>
          <w:rPrChange w:id="11047" w:author="מנוע אמוראים" w:date="2026-10-05T16:42:03Z">
            <w:rPr>
              <w:rFonts w:ascii="Fb Fontext" w:hAnsi="Fb Fontext"/>
              <w:rtl/>
            </w:rPr>
          </w:rPrChange>
        </w:rPr>
        <w:t xml:space="preserve">"</w:t>
      </w:r>
      <w:r>
        <w:rPr>
          <w:rStyle w:val="affffd"/>
          <w:rFonts w:ascii="Fb Fontext" w:hAnsi="Fb Fontext" w:hint="cs"/>
          <w:rtl/>
          <w:rPrChange w:id="11048" w:author="מנוע אמוראים" w:date="2026-10-05T16:42:03Z">
            <w:rPr>
              <w:rFonts w:ascii="Fb Fontext" w:hAnsi="Fb Fontext" w:hint="cs"/>
              <w:rtl/>
            </w:rPr>
          </w:rPrChange>
        </w:rPr>
        <w:t xml:space="preserve">ו</w:t>
      </w:r>
      <w:r>
        <w:rPr>
          <w:rFonts w:ascii="Fb Fontext" w:hAnsi="Fb Fontext" w:hint="cs"/>
          <w:rtl/>
        </w:rPr>
        <w:t xml:space="preserve"> דווקא</w:t>
      </w:r>
      <w:r w:rsidR="00E8089F" w:rsidRPr="007435EB">
        <w:rPr>
          <w:rFonts w:ascii="Fb Fontext" w:hAnsi="Fb Fontext"/>
          <w:rtl/>
        </w:rPr>
        <w:t xml:space="preserve"> </w:t>
      </w:r>
      <w:r w:rsidR="00E8089F" w:rsidRPr="007435EB">
        <w:rPr>
          <w:rFonts w:ascii="Fb Fontext" w:hAnsi="Fb Fontext" w:hint="cs"/>
          <w:rtl/>
        </w:rPr>
        <w:t>גל</w:t>
      </w:r>
      <w:r w:rsidR="00E8089F" w:rsidRPr="007435EB">
        <w:rPr>
          <w:rFonts w:ascii="Fb Fontext" w:hAnsi="Fb Fontext"/>
          <w:rtl/>
        </w:rPr>
        <w:t xml:space="preserve"> </w:t>
      </w:r>
      <w:r w:rsidR="00E8089F" w:rsidRPr="007435EB">
        <w:rPr>
          <w:rFonts w:ascii="Fb Fontext" w:hAnsi="Fb Fontext" w:hint="cs"/>
          <w:rtl/>
        </w:rPr>
        <w:t>עגול</w:t>
      </w:r>
      <w:r w:rsidR="00E8089F" w:rsidRPr="007435EB">
        <w:rPr>
          <w:rFonts w:ascii="Fb Fontext" w:hAnsi="Fb Fontext"/>
          <w:rtl/>
        </w:rPr>
        <w:t xml:space="preserve">, </w:t>
      </w:r>
      <w:r w:rsidR="00E8089F" w:rsidRPr="007435EB">
        <w:rPr>
          <w:rFonts w:ascii="Fb Fontext" w:hAnsi="Fb Fontext" w:hint="cs"/>
          <w:rtl/>
        </w:rPr>
        <w:t>אבל</w:t>
      </w:r>
      <w:r w:rsidR="00E8089F" w:rsidRPr="007435EB">
        <w:rPr>
          <w:rFonts w:ascii="Fb Fontext" w:hAnsi="Fb Fontext"/>
          <w:rtl/>
        </w:rPr>
        <w:t xml:space="preserve"> </w:t>
      </w:r>
      <w:r w:rsidR="00E8089F" w:rsidRPr="007435EB">
        <w:rPr>
          <w:rFonts w:ascii="Fb Fontext" w:hAnsi="Fb Fontext" w:hint="cs"/>
          <w:rtl/>
        </w:rPr>
        <w:t>גל</w:t>
      </w:r>
      <w:r w:rsidR="00E8089F" w:rsidRPr="007435EB">
        <w:rPr>
          <w:rFonts w:ascii="Fb Fontext" w:hAnsi="Fb Fontext"/>
          <w:rtl/>
        </w:rPr>
        <w:t xml:space="preserve"> </w:t>
      </w:r>
      <w:r w:rsidR="00E8089F" w:rsidRPr="007435EB">
        <w:rPr>
          <w:rFonts w:ascii="Fb Fontext" w:hAnsi="Fb Fontext" w:hint="cs"/>
          <w:rtl/>
        </w:rPr>
        <w:t>ארוך</w:t>
      </w:r>
      <w:r w:rsidR="00E8089F" w:rsidRPr="007435EB">
        <w:rPr>
          <w:rFonts w:ascii="Fb Fontext" w:hAnsi="Fb Fontext"/>
          <w:rtl/>
        </w:rPr>
        <w:t xml:space="preserve"> </w:t>
      </w:r>
      <w:r w:rsidR="00E8089F" w:rsidRPr="007435EB">
        <w:rPr>
          <w:rFonts w:ascii="Fb Fontext" w:hAnsi="Fb Fontext" w:hint="cs"/>
          <w:rtl/>
        </w:rPr>
        <w:t>פטור</w:t>
      </w:r>
      <w:r w:rsidR="00E8089F" w:rsidRPr="007435EB">
        <w:rPr>
          <w:rFonts w:ascii="Fb Fontext" w:hAnsi="Fb Fontext"/>
          <w:rtl/>
        </w:rPr>
        <w:t xml:space="preserve"> </w:t>
      </w:r>
      <w:r w:rsidR="00E8089F" w:rsidRPr="007435EB">
        <w:rPr>
          <w:rFonts w:ascii="Fb Fontext" w:hAnsi="Fb Fontext" w:hint="cs"/>
          <w:rtl/>
        </w:rPr>
        <w:t>מלעשות</w:t>
      </w:r>
      <w:r w:rsidR="00E8089F" w:rsidRPr="007435EB">
        <w:rPr>
          <w:rFonts w:ascii="Fb Fontext" w:hAnsi="Fb Fontext"/>
          <w:rtl/>
        </w:rPr>
        <w:t xml:space="preserve"> </w:t>
      </w:r>
      <w:r w:rsidR="00E8089F" w:rsidRPr="007435EB">
        <w:rPr>
          <w:rFonts w:ascii="Fb Fontext" w:hAnsi="Fb Fontext" w:hint="cs"/>
          <w:rtl/>
        </w:rPr>
        <w:t>פסח</w:t>
      </w:r>
      <w:r w:rsidR="00E8089F" w:rsidRPr="007435EB">
        <w:rPr>
          <w:rFonts w:ascii="Fb Fontext" w:hAnsi="Fb Fontext"/>
          <w:rtl/>
        </w:rPr>
        <w:t xml:space="preserve"> </w:t>
      </w:r>
      <w:r w:rsidR="00E8089F" w:rsidRPr="007435EB">
        <w:rPr>
          <w:rFonts w:ascii="Fb Fontext" w:hAnsi="Fb Fontext" w:hint="cs"/>
          <w:rtl/>
        </w:rPr>
        <w:t>שני</w:t>
      </w:r>
      <w:r w:rsidR="00E8089F" w:rsidRPr="007435EB">
        <w:rPr>
          <w:rFonts w:ascii="Fb Fontext" w:hAnsi="Fb Fontext"/>
          <w:rtl/>
        </w:rPr>
        <w:t xml:space="preserve">, </w:t>
      </w:r>
      <w:r w:rsidR="00E8089F" w:rsidRPr="007435EB">
        <w:rPr>
          <w:rFonts w:ascii="Fb Fontext" w:hAnsi="Fb Fontext" w:hint="cs"/>
          <w:rtl/>
        </w:rPr>
        <w:t>אימא</w:t>
      </w:r>
      <w:r w:rsidR="00E8089F" w:rsidRPr="007435EB">
        <w:rPr>
          <w:rFonts w:ascii="Fb Fontext" w:hAnsi="Fb Fontext"/>
          <w:rtl/>
        </w:rPr>
        <w:t xml:space="preserve">: </w:t>
      </w:r>
      <w:r w:rsidR="00E8089F" w:rsidRPr="007435EB">
        <w:rPr>
          <w:rFonts w:ascii="Fb Fontext" w:hAnsi="Fb Fontext" w:hint="cs"/>
          <w:rtl/>
        </w:rPr>
        <w:t>טהור</w:t>
      </w:r>
      <w:r w:rsidR="00E8089F" w:rsidRPr="007435EB">
        <w:rPr>
          <w:rFonts w:ascii="Fb Fontext" w:hAnsi="Fb Fontext"/>
          <w:rtl/>
        </w:rPr>
        <w:t xml:space="preserve"> </w:t>
      </w:r>
      <w:r w:rsidR="00E8089F" w:rsidRPr="007435EB">
        <w:rPr>
          <w:rFonts w:ascii="Fb Fontext" w:hAnsi="Fb Fontext" w:hint="cs"/>
          <w:rtl/>
        </w:rPr>
        <w:t>היה</w:t>
      </w:r>
      <w:r w:rsidR="00E8089F" w:rsidRPr="007435EB">
        <w:rPr>
          <w:rFonts w:ascii="Fb Fontext" w:hAnsi="Fb Fontext"/>
          <w:rtl/>
        </w:rPr>
        <w:t xml:space="preserve"> </w:t>
      </w:r>
      <w:r w:rsidR="00E8089F" w:rsidRPr="007435EB">
        <w:rPr>
          <w:rFonts w:ascii="Fb Fontext" w:hAnsi="Fb Fontext" w:hint="cs"/>
          <w:rtl/>
        </w:rPr>
        <w:t>בשעת</w:t>
      </w:r>
      <w:r w:rsidR="00E8089F" w:rsidRPr="007435EB">
        <w:rPr>
          <w:rFonts w:ascii="Fb Fontext" w:hAnsi="Fb Fontext"/>
          <w:rtl/>
        </w:rPr>
        <w:t xml:space="preserve"> </w:t>
      </w:r>
      <w:r w:rsidR="00E8089F" w:rsidRPr="007435EB">
        <w:rPr>
          <w:rFonts w:ascii="Fb Fontext" w:hAnsi="Fb Fontext" w:hint="cs"/>
          <w:rtl/>
        </w:rPr>
        <w:t>שחיטה</w:t>
      </w:r>
      <w:r w:rsidR="00E8089F" w:rsidRPr="007435EB">
        <w:rPr>
          <w:rFonts w:ascii="Fb Fontext" w:hAnsi="Fb Fontext"/>
          <w:rtl/>
        </w:rPr>
        <w:t>.</w:t>
      </w:r>
    </w:p>
    <w:p w14:paraId="235C421D" w14:textId="77777777" w:rsidR="00E8089F" w:rsidRPr="007435EB" w:rsidRDefault="00E8089F" w:rsidP="00E8089F">
      <w:pPr>
        <w:rPr>
          <w:rtl/>
        </w:rPr>
      </w:pPr>
      <w:r w:rsidRPr="007435EB">
        <w:rPr>
          <w:rFonts w:hint="cs"/>
          <w:rtl/>
        </w:rPr>
        <w:lastRenderedPageBreak/>
        <w:t>ו</w:t>
      </w:r>
      <w:r w:rsidRPr="005C3FF1">
        <w:rPr>
          <w:rStyle w:val="afffa"/>
          <w:rFonts w:hint="cs"/>
          <w:rtl/>
        </w:rPr>
        <w:t>תנ</w:t>
      </w:r>
      <w:r w:rsidRPr="005C3FF1">
        <w:rPr>
          <w:rStyle w:val="afffa"/>
          <w:rtl/>
        </w:rPr>
        <w:t>"</w:t>
      </w:r>
      <w:r w:rsidRPr="005C3FF1">
        <w:rPr>
          <w:rStyle w:val="afffa"/>
          <w:rFonts w:hint="cs"/>
          <w:rtl/>
        </w:rPr>
        <w:t>ה</w:t>
      </w:r>
      <w:r w:rsidRPr="007435EB">
        <w:rPr>
          <w:rtl/>
        </w:rPr>
        <w:t xml:space="preserve">: </w:t>
      </w:r>
      <w:r>
        <w:rPr>
          <w:rStyle w:val="affffd"/>
          <w:rFonts w:hint="cs"/>
          <w:rtl/>
          <w:rPrChange w:id="11049" w:author="מנוע אמוראים" w:date="2026-10-05T16:42:03Z">
            <w:rPr>
              <w:rFonts w:hint="cs"/>
              <w:rtl/>
            </w:rPr>
          </w:rPrChange>
        </w:rPr>
        <w:t xml:space="preserve">מר</w:t>
      </w:r>
      <w:r>
        <w:rPr>
          <w:rStyle w:val="affffd"/>
          <w:rtl/>
          <w:rPrChange w:id="11050" w:author="מנוע אמוראים" w:date="2026-10-05T16:42:03Z">
            <w:rPr>
              <w:rtl/>
            </w:rPr>
          </w:rPrChange>
        </w:rPr>
        <w:t xml:space="preserve">"</w:t>
      </w:r>
      <w:r>
        <w:rPr>
          <w:rStyle w:val="affffd"/>
          <w:rFonts w:hint="cs"/>
          <w:rtl/>
          <w:rPrChange w:id="11051" w:author="מנוע אמוראים" w:date="2026-10-05T16:42:03Z">
            <w:rPr>
              <w:rFonts w:hint="cs"/>
              <w:rtl/>
            </w:rPr>
          </w:rPrChange>
        </w:rPr>
        <w:t xml:space="preserve">ש</w:t>
      </w:r>
      <w:r>
        <w:rPr>
          <w:rFonts w:hint="cs"/>
          <w:rtl/>
        </w:rPr>
        <w:t xml:space="preserve"> </w:t>
      </w:r>
      <w:r>
        <w:rPr>
          <w:rStyle w:val="affffd"/>
          <w:rFonts w:hint="cs"/>
          <w:rtl/>
          <w:rPrChange w:id="11052" w:author="מנוע אמוראים" w:date="2026-10-05T16:42:03Z">
            <w:rPr>
              <w:rFonts w:hint="cs"/>
              <w:rtl/>
            </w:rPr>
          </w:rPrChange>
        </w:rPr>
        <w:t xml:space="preserve">בריב</w:t>
      </w:r>
      <w:r>
        <w:rPr>
          <w:rStyle w:val="affffd"/>
          <w:rtl/>
          <w:rPrChange w:id="11053" w:author="מנוע אמוראים" w:date="2026-10-05T16:42:03Z">
            <w:rPr>
              <w:rtl/>
            </w:rPr>
          </w:rPrChange>
        </w:rPr>
        <w:t xml:space="preserve">"</w:t>
      </w:r>
      <w:r>
        <w:rPr>
          <w:rStyle w:val="affffd"/>
          <w:rFonts w:hint="cs"/>
          <w:rtl/>
          <w:rPrChange w:id="11054" w:author="מנוע אמוראים" w:date="2026-10-05T16:42:03Z">
            <w:rPr>
              <w:rFonts w:hint="cs"/>
              <w:rtl/>
            </w:rPr>
          </w:rPrChange>
        </w:rPr>
        <w:t xml:space="preserve">ב</w:t>
      </w:r>
      <w:r>
        <w:rPr>
          <w:rFonts w:hint="cs"/>
          <w:rtl/>
        </w:rPr>
        <w:t xml:space="preserve"> דמפקח</w:t>
      </w:r>
      <w:r w:rsidRPr="007435EB">
        <w:rPr>
          <w:rtl/>
        </w:rPr>
        <w:t xml:space="preserve"> </w:t>
      </w:r>
      <w:r w:rsidRPr="007435EB">
        <w:rPr>
          <w:rFonts w:hint="cs"/>
          <w:rtl/>
        </w:rPr>
        <w:t>בגל</w:t>
      </w:r>
      <w:r w:rsidRPr="007435EB">
        <w:rPr>
          <w:rtl/>
        </w:rPr>
        <w:t xml:space="preserve">, </w:t>
      </w:r>
      <w:r w:rsidRPr="007435EB">
        <w:rPr>
          <w:rFonts w:hint="cs"/>
          <w:rtl/>
        </w:rPr>
        <w:t>עתים</w:t>
      </w:r>
      <w:r w:rsidRPr="007435EB">
        <w:rPr>
          <w:rtl/>
        </w:rPr>
        <w:t xml:space="preserve"> </w:t>
      </w:r>
      <w:r w:rsidRPr="007435EB">
        <w:rPr>
          <w:rFonts w:hint="cs"/>
          <w:rtl/>
        </w:rPr>
        <w:t>פטור</w:t>
      </w:r>
      <w:r w:rsidRPr="007435EB">
        <w:rPr>
          <w:rtl/>
        </w:rPr>
        <w:t xml:space="preserve"> </w:t>
      </w:r>
      <w:r w:rsidRPr="007435EB">
        <w:rPr>
          <w:rFonts w:hint="cs"/>
          <w:rtl/>
        </w:rPr>
        <w:t>עתים</w:t>
      </w:r>
      <w:r w:rsidRPr="007435EB">
        <w:rPr>
          <w:rtl/>
        </w:rPr>
        <w:t xml:space="preserve"> </w:t>
      </w:r>
      <w:r w:rsidRPr="007435EB">
        <w:rPr>
          <w:rFonts w:hint="cs"/>
          <w:rtl/>
        </w:rPr>
        <w:t>חייב</w:t>
      </w:r>
      <w:r w:rsidRPr="007435EB">
        <w:rPr>
          <w:rtl/>
        </w:rPr>
        <w:t>.</w:t>
      </w:r>
      <w:r w:rsidRPr="007435EB">
        <w:rPr>
          <w:rFonts w:hint="cs"/>
          <w:rtl/>
        </w:rPr>
        <w:t xml:space="preserve"> דגל</w:t>
      </w:r>
      <w:r w:rsidRPr="007435EB">
        <w:rPr>
          <w:rtl/>
        </w:rPr>
        <w:t xml:space="preserve"> </w:t>
      </w:r>
      <w:r w:rsidRPr="007435EB">
        <w:rPr>
          <w:rFonts w:hint="cs"/>
          <w:rtl/>
        </w:rPr>
        <w:t>עגול</w:t>
      </w:r>
      <w:r w:rsidRPr="007435EB">
        <w:rPr>
          <w:rtl/>
        </w:rPr>
        <w:t xml:space="preserve"> </w:t>
      </w:r>
      <w:r w:rsidRPr="007435EB">
        <w:rPr>
          <w:rFonts w:hint="cs"/>
          <w:rtl/>
        </w:rPr>
        <w:t>ונמצאת</w:t>
      </w:r>
      <w:r w:rsidRPr="007435EB">
        <w:rPr>
          <w:rtl/>
        </w:rPr>
        <w:t xml:space="preserve"> </w:t>
      </w:r>
      <w:r w:rsidRPr="007435EB">
        <w:rPr>
          <w:rFonts w:hint="cs"/>
          <w:rtl/>
        </w:rPr>
        <w:t>טומאה</w:t>
      </w:r>
      <w:r w:rsidRPr="007435EB">
        <w:rPr>
          <w:rtl/>
        </w:rPr>
        <w:t xml:space="preserve"> </w:t>
      </w:r>
      <w:r w:rsidRPr="007435EB">
        <w:rPr>
          <w:rFonts w:hint="cs"/>
          <w:rtl/>
        </w:rPr>
        <w:t>תחתיו</w:t>
      </w:r>
      <w:r w:rsidRPr="007435EB">
        <w:rPr>
          <w:rtl/>
        </w:rPr>
        <w:t xml:space="preserve"> </w:t>
      </w:r>
      <w:r w:rsidRPr="007435EB">
        <w:rPr>
          <w:rFonts w:hint="cs"/>
          <w:rtl/>
        </w:rPr>
        <w:t>חייב</w:t>
      </w:r>
      <w:r w:rsidRPr="007435EB">
        <w:rPr>
          <w:rtl/>
        </w:rPr>
        <w:t>.</w:t>
      </w:r>
    </w:p>
    <w:p w14:paraId="256120E9" w14:textId="77777777" w:rsidR="00E8089F" w:rsidRPr="007435EB" w:rsidRDefault="00E8089F" w:rsidP="00E8089F">
      <w:pPr>
        <w:rPr>
          <w:rtl/>
        </w:rPr>
      </w:pPr>
      <w:r w:rsidRPr="007435EB">
        <w:rPr>
          <w:rFonts w:hint="cs"/>
          <w:rtl/>
        </w:rPr>
        <w:t>גל</w:t>
      </w:r>
      <w:r w:rsidRPr="007435EB">
        <w:rPr>
          <w:rtl/>
        </w:rPr>
        <w:t xml:space="preserve"> </w:t>
      </w:r>
      <w:r w:rsidRPr="007435EB">
        <w:rPr>
          <w:rFonts w:hint="cs"/>
          <w:rtl/>
        </w:rPr>
        <w:t>ארוך</w:t>
      </w:r>
      <w:r w:rsidRPr="007435EB">
        <w:rPr>
          <w:rtl/>
        </w:rPr>
        <w:t xml:space="preserve"> </w:t>
      </w:r>
      <w:r w:rsidRPr="007435EB">
        <w:rPr>
          <w:rFonts w:hint="cs"/>
          <w:rtl/>
        </w:rPr>
        <w:t>ונמצאת</w:t>
      </w:r>
      <w:r w:rsidRPr="007435EB">
        <w:rPr>
          <w:rtl/>
        </w:rPr>
        <w:t xml:space="preserve"> </w:t>
      </w:r>
      <w:r w:rsidRPr="007435EB">
        <w:rPr>
          <w:rFonts w:hint="cs"/>
          <w:rtl/>
        </w:rPr>
        <w:t>טומאה</w:t>
      </w:r>
      <w:r w:rsidRPr="007435EB">
        <w:rPr>
          <w:rtl/>
        </w:rPr>
        <w:t xml:space="preserve"> </w:t>
      </w:r>
      <w:r w:rsidRPr="007435EB">
        <w:rPr>
          <w:rFonts w:hint="cs"/>
          <w:rtl/>
        </w:rPr>
        <w:t>תחתיו</w:t>
      </w:r>
      <w:r w:rsidRPr="007435EB">
        <w:rPr>
          <w:rtl/>
        </w:rPr>
        <w:t xml:space="preserve"> - </w:t>
      </w:r>
      <w:r w:rsidRPr="007435EB">
        <w:rPr>
          <w:rFonts w:hint="cs"/>
          <w:rtl/>
        </w:rPr>
        <w:t>פטור</w:t>
      </w:r>
      <w:r w:rsidRPr="007435EB">
        <w:rPr>
          <w:rtl/>
        </w:rPr>
        <w:t xml:space="preserve">, </w:t>
      </w:r>
      <w:r w:rsidRPr="007435EB">
        <w:rPr>
          <w:rFonts w:hint="cs"/>
          <w:rtl/>
        </w:rPr>
        <w:t>אימא</w:t>
      </w:r>
      <w:r w:rsidRPr="007435EB">
        <w:rPr>
          <w:rtl/>
        </w:rPr>
        <w:t xml:space="preserve">: </w:t>
      </w:r>
      <w:r w:rsidRPr="007435EB">
        <w:rPr>
          <w:rFonts w:hint="cs"/>
          <w:rtl/>
        </w:rPr>
        <w:t>טהור</w:t>
      </w:r>
      <w:r w:rsidRPr="007435EB">
        <w:rPr>
          <w:rtl/>
        </w:rPr>
        <w:t xml:space="preserve"> </w:t>
      </w:r>
      <w:r w:rsidRPr="007435EB">
        <w:rPr>
          <w:rFonts w:hint="cs"/>
          <w:rtl/>
        </w:rPr>
        <w:t>היה</w:t>
      </w:r>
      <w:r w:rsidRPr="007435EB">
        <w:rPr>
          <w:rtl/>
        </w:rPr>
        <w:t xml:space="preserve"> </w:t>
      </w:r>
      <w:r w:rsidRPr="007435EB">
        <w:rPr>
          <w:rFonts w:hint="cs"/>
          <w:rtl/>
        </w:rPr>
        <w:t>בשעת</w:t>
      </w:r>
      <w:r w:rsidRPr="007435EB">
        <w:rPr>
          <w:rtl/>
        </w:rPr>
        <w:t xml:space="preserve"> </w:t>
      </w:r>
      <w:r w:rsidRPr="007435EB">
        <w:rPr>
          <w:rFonts w:hint="cs"/>
          <w:rtl/>
        </w:rPr>
        <w:t>שחיטה</w:t>
      </w:r>
      <w:r w:rsidRPr="007435EB">
        <w:rPr>
          <w:rtl/>
        </w:rPr>
        <w:t>.</w:t>
      </w:r>
    </w:p>
    <w:p w14:paraId="1A386456" w14:textId="58CCF591" w:rsidR="00E8089F" w:rsidRPr="007435EB" w:rsidRDefault="00F47631" w:rsidP="00F47631">
      <w:pPr>
        <w:pStyle w:val="affd"/>
        <w:rPr>
          <w:bCs/>
          <w:rtl/>
        </w:rPr>
      </w:pPr>
      <w:r>
        <w:rPr>
          <w:rFonts w:hint="cs"/>
          <w:rtl/>
        </w:rPr>
        <w:t>***</w:t>
      </w:r>
    </w:p>
    <w:p>
      <w:pPr>
        <w:pStyle w:val="affffff1"/>
        <w:rPr>
          <w:ins w:id="20182" w:author="קלוד" w:date="2026-10-06T10:09:47Z"/>
        </w:rPr>
      </w:pPr>
      <w:ins w:id="20181" w:author="קלוד" w:date="2026-10-06T10:09:47Z">
        <w:r>
          <w:t xml:space="preserve">משנה ז</w:t>
        </w:r>
      </w:ins>
    </w:p>
    <w:p w14:paraId="006DFAFB" w14:textId="77777777" w:rsidR="00E8089F" w:rsidRPr="007435EB" w:rsidRDefault="00E8089F" w:rsidP="00E8089F">
      <w:pPr>
        <w:pStyle w:val="afff5"/>
        <w:rPr>
          <w:del w:id="20091" w:author="קלוד" w:date="2026-10-06T10:16:37Z"/>
          <w:b/>
          <w:rtl/>
        </w:rPr>
      </w:pPr>
      <w:ins w:id="9879" w:author="מספור קטעי משנה" w:date="2026-10-06T06:45:41Z">
        <w:del w:id="20088" w:author="קלוד" w:date="2026-10-06T10:16:37Z">
          <w:r>
            <w:rPr>
              <w:rStyle w:val="MisparKeta"/>
            </w:rPr>
            <w:delText xml:space="preserve">ג. </w:delText>
          </w:r>
        </w:del>
      </w:ins>
      <w:del w:id="20089" w:author="קלוד" w:date="2026-10-06T10:16:37Z">
        <w:r w:rsidRPr="007435EB">
          <w:rPr>
            <w:rFonts w:hint="cs"/>
            <w:b/>
            <w:sz w:val="20"/>
            <w:rtl/>
          </w:rPr>
          <w:delText xml:space="preserve">משנה</w:delText>
        </w:r>
      </w:del>
      <w:del w:id="20090" w:author="קלוד" w:date="2026-10-06T10:16:37Z">
        <w:r w:rsidRPr="007435EB">
          <w:rPr>
            <w:b/>
            <w:sz w:val="20"/>
            <w:rtl/>
          </w:rPr>
          <w:delText xml:space="preserve">.</w:delText>
        </w:r>
      </w:del>
    </w:p>
    <w:p w14:paraId="16422A74" w14:textId="77777777" w:rsidR="00E8089F" w:rsidRPr="007435EB" w:rsidRDefault="00E8089F" w:rsidP="00E8089F">
      <w:pPr>
        <w:pStyle w:val="afff5"/>
        <w:rPr>
          <w:b/>
          <w:rtl/>
        </w:rPr>
      </w:pPr>
      <w:r w:rsidRPr="007435EB">
        <w:rPr>
          <w:rFonts w:hint="cs"/>
          <w:b/>
          <w:rtl/>
        </w:rPr>
        <w:t>אין</w:t>
      </w:r>
      <w:r w:rsidRPr="007435EB">
        <w:rPr>
          <w:b/>
          <w:rtl/>
        </w:rPr>
        <w:t xml:space="preserve"> </w:t>
      </w:r>
      <w:r w:rsidRPr="007435EB">
        <w:rPr>
          <w:rFonts w:hint="cs"/>
          <w:b/>
          <w:rtl/>
        </w:rPr>
        <w:t>שוחטין</w:t>
      </w:r>
      <w:r w:rsidRPr="007435EB">
        <w:rPr>
          <w:b/>
          <w:rtl/>
        </w:rPr>
        <w:t xml:space="preserve"> </w:t>
      </w:r>
      <w:r w:rsidRPr="007435EB">
        <w:rPr>
          <w:rFonts w:hint="cs"/>
          <w:b/>
          <w:rtl/>
        </w:rPr>
        <w:t>את</w:t>
      </w:r>
      <w:r w:rsidRPr="007435EB">
        <w:rPr>
          <w:b/>
          <w:rtl/>
        </w:rPr>
        <w:t xml:space="preserve"> </w:t>
      </w:r>
      <w:r w:rsidRPr="007435EB">
        <w:rPr>
          <w:rFonts w:hint="cs"/>
          <w:b/>
          <w:rtl/>
        </w:rPr>
        <w:t>הפסח</w:t>
      </w:r>
      <w:r w:rsidRPr="007435EB">
        <w:rPr>
          <w:b/>
          <w:rtl/>
        </w:rPr>
        <w:t xml:space="preserve"> </w:t>
      </w:r>
      <w:r w:rsidRPr="007435EB">
        <w:rPr>
          <w:rFonts w:hint="cs"/>
          <w:b/>
          <w:rtl/>
        </w:rPr>
        <w:t>על</w:t>
      </w:r>
      <w:r w:rsidRPr="007435EB">
        <w:rPr>
          <w:b/>
          <w:rtl/>
        </w:rPr>
        <w:t xml:space="preserve"> </w:t>
      </w:r>
      <w:r w:rsidRPr="007435EB">
        <w:rPr>
          <w:rFonts w:hint="cs"/>
          <w:b/>
          <w:rtl/>
        </w:rPr>
        <w:t>היחיד</w:t>
      </w:r>
      <w:r w:rsidRPr="007435EB">
        <w:rPr>
          <w:b/>
          <w:rtl/>
        </w:rPr>
        <w:t xml:space="preserve"> </w:t>
      </w:r>
      <w:r w:rsidRPr="007435EB">
        <w:rPr>
          <w:rFonts w:hint="cs"/>
          <w:b/>
          <w:rtl/>
        </w:rPr>
        <w:t>דברי</w:t>
      </w:r>
      <w:r w:rsidRPr="007435EB">
        <w:rPr>
          <w:b/>
          <w:rtl/>
        </w:rPr>
        <w:t xml:space="preserve"> </w:t>
      </w:r>
      <w:r>
        <w:rPr>
          <w:rStyle w:val="TanaimMishna"/>
          <w:rFonts w:hint="cs"/>
          <w:b/>
          <w:rtl/>
          <w:rPrChange w:id="20055" w:author="קלוד" w:date="2026-10-06T10:09:47Z">
            <w:rPr>
              <w:rFonts w:hint="cs"/>
              <w:b/>
              <w:rtl/>
            </w:rPr>
          </w:rPrChange>
        </w:rPr>
        <w:t xml:space="preserve">רבי</w:t>
      </w:r>
      <w:r>
        <w:rPr>
          <w:rStyle w:val="TanaimMishna"/>
          <w:b/>
          <w:rtl/>
          <w:rPrChange w:id="20056" w:author="קלוד" w:date="2026-10-06T10:09:47Z">
            <w:rPr>
              <w:b/>
              <w:rtl/>
            </w:rPr>
          </w:rPrChange>
        </w:rPr>
        <w:t xml:space="preserve"> </w:t>
      </w:r>
      <w:r>
        <w:rPr>
          <w:rStyle w:val="TanaimMishna"/>
          <w:rFonts w:hint="cs"/>
          <w:b/>
          <w:rtl/>
          <w:rPrChange w:id="20057" w:author="קלוד" w:date="2026-10-06T10:09:47Z">
            <w:rPr>
              <w:rFonts w:hint="cs"/>
              <w:b/>
              <w:rtl/>
            </w:rPr>
          </w:rPrChange>
        </w:rPr>
        <w:t xml:space="preserve">יהודה</w:t>
      </w:r>
      <w:r w:rsidRPr="007435EB">
        <w:rPr>
          <w:b/>
          <w:rtl/>
        </w:rPr>
        <w:t>.</w:t>
      </w:r>
    </w:p>
    <w:p w14:paraId="0363719F" w14:textId="77777777" w:rsidR="00E8089F" w:rsidRPr="007435EB" w:rsidRDefault="00E8089F" w:rsidP="00E8089F">
      <w:pPr>
        <w:pStyle w:val="afff5"/>
        <w:rPr>
          <w:b/>
          <w:rtl/>
        </w:rPr>
      </w:pPr>
      <w:r>
        <w:rPr>
          <w:rFonts w:hint="cs"/>
          <w:b/>
          <w:rtl/>
        </w:rPr>
        <w:t xml:space="preserve">ו</w:t>
      </w:r>
      <w:r>
        <w:rPr>
          <w:rStyle w:val="TanaimMishna"/>
          <w:rFonts w:hint="cs"/>
          <w:b/>
          <w:rtl/>
          <w:rPrChange w:id="20058" w:author="קלוד" w:date="2026-10-06T10:09:47Z">
            <w:rPr>
              <w:rFonts w:hint="cs"/>
              <w:b/>
              <w:rtl/>
            </w:rPr>
          </w:rPrChange>
        </w:rPr>
        <w:t xml:space="preserve">רבי</w:t>
      </w:r>
      <w:r>
        <w:rPr>
          <w:rStyle w:val="TanaimMishna"/>
          <w:b/>
          <w:rtl/>
          <w:rPrChange w:id="20059" w:author="קלוד" w:date="2026-10-06T10:09:47Z">
            <w:rPr>
              <w:b/>
              <w:rtl/>
            </w:rPr>
          </w:rPrChange>
        </w:rPr>
        <w:t xml:space="preserve"> </w:t>
      </w:r>
      <w:r>
        <w:rPr>
          <w:rStyle w:val="TanaimMishna"/>
          <w:rFonts w:hint="cs"/>
          <w:b/>
          <w:rtl/>
          <w:rPrChange w:id="20060" w:author="קלוד" w:date="2026-10-06T10:09:47Z">
            <w:rPr>
              <w:rFonts w:hint="cs"/>
              <w:b/>
              <w:rtl/>
            </w:rPr>
          </w:rPrChange>
        </w:rPr>
        <w:t xml:space="preserve">יוסי</w:t>
      </w:r>
      <w:r w:rsidRPr="007435EB">
        <w:rPr>
          <w:b/>
          <w:rtl/>
        </w:rPr>
        <w:t xml:space="preserve"> </w:t>
      </w:r>
      <w:r w:rsidRPr="007435EB">
        <w:rPr>
          <w:rFonts w:hint="cs"/>
          <w:b/>
          <w:rtl/>
        </w:rPr>
        <w:t>מתיר</w:t>
      </w:r>
      <w:r w:rsidRPr="007435EB">
        <w:rPr>
          <w:b/>
          <w:rtl/>
        </w:rPr>
        <w:t>.</w:t>
      </w:r>
    </w:p>
    <w:p w14:paraId="190A98B3" w14:textId="77777777" w:rsidR="00E8089F" w:rsidRPr="007435EB" w:rsidRDefault="00E8089F" w:rsidP="00E8089F">
      <w:pPr>
        <w:pStyle w:val="afff5"/>
        <w:rPr>
          <w:b/>
          <w:rtl/>
        </w:rPr>
      </w:pPr>
      <w:r w:rsidRPr="007435EB">
        <w:rPr>
          <w:rFonts w:hint="cs"/>
          <w:b/>
          <w:rtl/>
        </w:rPr>
        <w:t>ו</w:t>
      </w:r>
      <w:r w:rsidR="00AB3B38">
        <w:rPr>
          <w:rFonts w:hint="cs"/>
          <w:b/>
          <w:rtl/>
        </w:rPr>
        <w:t>אף</w:t>
      </w:r>
      <w:r w:rsidRPr="007435EB">
        <w:rPr>
          <w:b/>
          <w:rtl/>
        </w:rPr>
        <w:t xml:space="preserve"> </w:t>
      </w:r>
      <w:r w:rsidRPr="007435EB">
        <w:rPr>
          <w:rFonts w:hint="cs"/>
          <w:b/>
          <w:rtl/>
        </w:rPr>
        <w:t>חבורה</w:t>
      </w:r>
      <w:r w:rsidRPr="007435EB">
        <w:rPr>
          <w:b/>
          <w:rtl/>
        </w:rPr>
        <w:t xml:space="preserve"> </w:t>
      </w:r>
      <w:r w:rsidRPr="007435EB">
        <w:rPr>
          <w:rFonts w:hint="cs"/>
          <w:b/>
          <w:rtl/>
        </w:rPr>
        <w:t>של</w:t>
      </w:r>
      <w:r w:rsidRPr="007435EB">
        <w:rPr>
          <w:b/>
          <w:rtl/>
        </w:rPr>
        <w:t xml:space="preserve"> </w:t>
      </w:r>
      <w:r w:rsidRPr="007435EB">
        <w:rPr>
          <w:rFonts w:hint="cs"/>
          <w:b/>
          <w:rtl/>
        </w:rPr>
        <w:t>מאה</w:t>
      </w:r>
      <w:r w:rsidRPr="007435EB">
        <w:rPr>
          <w:b/>
          <w:rtl/>
        </w:rPr>
        <w:t xml:space="preserve"> </w:t>
      </w:r>
      <w:r w:rsidRPr="007435EB">
        <w:rPr>
          <w:rFonts w:hint="cs"/>
          <w:b/>
          <w:rtl/>
        </w:rPr>
        <w:t>שאינן</w:t>
      </w:r>
      <w:r w:rsidRPr="007435EB">
        <w:rPr>
          <w:b/>
          <w:rtl/>
        </w:rPr>
        <w:t xml:space="preserve"> </w:t>
      </w:r>
      <w:r w:rsidRPr="007435EB">
        <w:rPr>
          <w:rFonts w:hint="cs"/>
          <w:b/>
          <w:rtl/>
        </w:rPr>
        <w:t>יכולין</w:t>
      </w:r>
      <w:r w:rsidRPr="007435EB">
        <w:rPr>
          <w:b/>
          <w:rtl/>
        </w:rPr>
        <w:t xml:space="preserve"> </w:t>
      </w:r>
      <w:r w:rsidRPr="007435EB">
        <w:rPr>
          <w:rFonts w:hint="cs"/>
          <w:b/>
          <w:rtl/>
        </w:rPr>
        <w:t>לאכול</w:t>
      </w:r>
      <w:r w:rsidRPr="007435EB">
        <w:rPr>
          <w:b/>
          <w:rtl/>
        </w:rPr>
        <w:t xml:space="preserve"> </w:t>
      </w:r>
      <w:r w:rsidRPr="007435EB">
        <w:rPr>
          <w:rFonts w:hint="cs"/>
          <w:b/>
          <w:rtl/>
        </w:rPr>
        <w:t>כזית</w:t>
      </w:r>
      <w:r w:rsidRPr="007435EB">
        <w:rPr>
          <w:b/>
          <w:rtl/>
        </w:rPr>
        <w:t xml:space="preserve"> </w:t>
      </w:r>
      <w:r w:rsidRPr="007435EB">
        <w:rPr>
          <w:rFonts w:hint="cs"/>
          <w:b/>
          <w:rtl/>
        </w:rPr>
        <w:t>אין</w:t>
      </w:r>
      <w:r w:rsidRPr="007435EB">
        <w:rPr>
          <w:b/>
          <w:rtl/>
        </w:rPr>
        <w:t xml:space="preserve"> </w:t>
      </w:r>
      <w:r w:rsidRPr="007435EB">
        <w:rPr>
          <w:rFonts w:hint="cs"/>
          <w:b/>
          <w:rtl/>
        </w:rPr>
        <w:t>שוחטין</w:t>
      </w:r>
      <w:r w:rsidRPr="007435EB">
        <w:rPr>
          <w:b/>
          <w:rtl/>
        </w:rPr>
        <w:t xml:space="preserve"> </w:t>
      </w:r>
      <w:r w:rsidRPr="007435EB">
        <w:rPr>
          <w:rFonts w:hint="cs"/>
          <w:b/>
          <w:rtl/>
        </w:rPr>
        <w:t>עליהן</w:t>
      </w:r>
      <w:r w:rsidRPr="007435EB">
        <w:rPr>
          <w:b/>
          <w:rtl/>
        </w:rPr>
        <w:t>.</w:t>
      </w:r>
    </w:p>
    <w:p w14:paraId="4690C223" w14:textId="77777777" w:rsidR="00E8089F" w:rsidRPr="007435EB" w:rsidRDefault="00E8089F" w:rsidP="00E8089F">
      <w:pPr>
        <w:pStyle w:val="afff5"/>
        <w:rPr>
          <w:b/>
          <w:rtl/>
        </w:rPr>
      </w:pPr>
      <w:r w:rsidRPr="007435EB">
        <w:rPr>
          <w:rFonts w:hint="cs"/>
          <w:b/>
          <w:rtl/>
        </w:rPr>
        <w:t>ואין</w:t>
      </w:r>
      <w:r w:rsidRPr="007435EB">
        <w:rPr>
          <w:b/>
          <w:rtl/>
        </w:rPr>
        <w:t xml:space="preserve"> </w:t>
      </w:r>
      <w:r w:rsidRPr="007435EB">
        <w:rPr>
          <w:rFonts w:hint="cs"/>
          <w:b/>
          <w:rtl/>
        </w:rPr>
        <w:t>עושין</w:t>
      </w:r>
      <w:r w:rsidRPr="007435EB">
        <w:rPr>
          <w:b/>
          <w:rtl/>
        </w:rPr>
        <w:t xml:space="preserve"> </w:t>
      </w:r>
      <w:r w:rsidRPr="007435EB">
        <w:rPr>
          <w:rFonts w:hint="cs"/>
          <w:b/>
          <w:rtl/>
        </w:rPr>
        <w:t>חבורת</w:t>
      </w:r>
      <w:r w:rsidRPr="007435EB">
        <w:rPr>
          <w:b/>
          <w:rtl/>
        </w:rPr>
        <w:t xml:space="preserve"> </w:t>
      </w:r>
      <w:r w:rsidRPr="007435EB">
        <w:rPr>
          <w:rFonts w:hint="cs"/>
          <w:b/>
          <w:rtl/>
        </w:rPr>
        <w:t>נשים</w:t>
      </w:r>
      <w:r w:rsidRPr="007435EB">
        <w:rPr>
          <w:b/>
          <w:rtl/>
        </w:rPr>
        <w:t xml:space="preserve"> </w:t>
      </w:r>
      <w:r w:rsidRPr="007435EB">
        <w:rPr>
          <w:rFonts w:hint="cs"/>
          <w:b/>
          <w:rtl/>
        </w:rPr>
        <w:t>ועבדים</w:t>
      </w:r>
      <w:r w:rsidRPr="007435EB">
        <w:rPr>
          <w:b/>
          <w:rtl/>
        </w:rPr>
        <w:t xml:space="preserve"> </w:t>
      </w:r>
      <w:r w:rsidRPr="007435EB">
        <w:rPr>
          <w:rFonts w:hint="cs"/>
          <w:b/>
          <w:rtl/>
        </w:rPr>
        <w:t>וקטנים</w:t>
      </w:r>
      <w:r w:rsidRPr="007435EB">
        <w:rPr>
          <w:b/>
          <w:rtl/>
        </w:rPr>
        <w:t>.</w:t>
      </w:r>
    </w:p>
    <w:p w14:paraId="3A749643" w14:textId="6F9AC1EC" w:rsidR="00E8089F" w:rsidRPr="007435EB" w:rsidRDefault="00F47631" w:rsidP="00F47631">
      <w:pPr>
        <w:pStyle w:val="affd"/>
        <w:rPr>
          <w:bCs/>
          <w:rtl/>
        </w:rPr>
      </w:pPr>
      <w:r>
        <w:rPr>
          <w:rFonts w:hint="cs"/>
          <w:rtl/>
        </w:rPr>
        <w:t>***</w:t>
      </w:r>
    </w:p>
    <w:p w14:paraId="25B56CE5" w14:textId="77777777" w:rsidR="00E8089F" w:rsidRPr="007435EB" w:rsidRDefault="00E8089F" w:rsidP="00E8089F">
      <w:pPr>
        <w:rPr>
          <w:rtl/>
        </w:rPr>
      </w:pPr>
      <w:r>
        <w:rPr>
          <w:rStyle w:val="affffd"/>
          <w:rFonts w:ascii="Fb Fontext" w:hAnsi="Fb Fontext" w:hint="cs"/>
          <w:rtl/>
          <w:rPrChange w:id="11055" w:author="מנוע אמוראים" w:date="2026-10-05T16:42:03Z">
            <w:rPr>
              <w:rFonts w:ascii="Fb Fontext" w:hAnsi="Fb Fontext" w:hint="cs"/>
              <w:rtl/>
            </w:rPr>
          </w:rPrChange>
        </w:rPr>
        <w:t xml:space="preserve">ר</w:t>
      </w:r>
      <w:r>
        <w:rPr>
          <w:rStyle w:val="affffd"/>
          <w:rFonts w:ascii="Fb Fontext" w:hAnsi="Fb Fontext"/>
          <w:rtl/>
          <w:rPrChange w:id="11056" w:author="מנוע אמוראים" w:date="2026-10-05T16:42:03Z">
            <w:rPr>
              <w:rFonts w:ascii="Fb Fontext" w:hAnsi="Fb Fontext"/>
              <w:rtl/>
            </w:rPr>
          </w:rPrChange>
        </w:rPr>
        <w:t xml:space="preserve">"</w:t>
      </w:r>
      <w:r>
        <w:rPr>
          <w:rStyle w:val="affffd"/>
          <w:rFonts w:ascii="Fb Fontext" w:hAnsi="Fb Fontext" w:hint="cs"/>
          <w:rtl/>
          <w:rPrChange w:id="11057" w:author="מנוע אמוראים" w:date="2026-10-05T16:42:03Z">
            <w:rPr>
              <w:rFonts w:ascii="Fb Fontext" w:hAnsi="Fb Fontext" w:hint="cs"/>
              <w:rtl/>
            </w:rPr>
          </w:rPrChange>
        </w:rPr>
        <w:t xml:space="preserve">י</w:t>
      </w:r>
      <w:r>
        <w:rPr>
          <w:rFonts w:ascii="Fb Fontext" w:hAnsi="Fb Fontext" w:hint="cs"/>
          <w:rtl/>
        </w:rPr>
        <w:t xml:space="preserve"> מנין</w:t>
      </w:r>
      <w:r w:rsidRPr="007435EB">
        <w:rPr>
          <w:rFonts w:ascii="Fb Fontext" w:hAnsi="Fb Fontext"/>
          <w:rtl/>
        </w:rPr>
        <w:t xml:space="preserve"> </w:t>
      </w:r>
      <w:r w:rsidRPr="007435EB">
        <w:rPr>
          <w:rFonts w:ascii="Fb Fontext" w:hAnsi="Fb Fontext" w:hint="cs"/>
          <w:rtl/>
        </w:rPr>
        <w:t>שאין</w:t>
      </w:r>
      <w:r w:rsidRPr="007435EB">
        <w:rPr>
          <w:rFonts w:ascii="Fb Fontext" w:hAnsi="Fb Fontext"/>
          <w:rtl/>
        </w:rPr>
        <w:t xml:space="preserve"> </w:t>
      </w:r>
      <w:r w:rsidRPr="007435EB">
        <w:rPr>
          <w:rFonts w:ascii="Fb Fontext" w:hAnsi="Fb Fontext" w:hint="cs"/>
          <w:rtl/>
        </w:rPr>
        <w:t>שוחטין</w:t>
      </w:r>
      <w:r w:rsidRPr="007435EB">
        <w:rPr>
          <w:rFonts w:ascii="Fb Fontext" w:hAnsi="Fb Fontext"/>
          <w:rtl/>
        </w:rPr>
        <w:t xml:space="preserve"> </w:t>
      </w:r>
      <w:r w:rsidRPr="007435EB">
        <w:rPr>
          <w:rFonts w:ascii="Fb Fontext" w:hAnsi="Fb Fontext" w:hint="cs"/>
          <w:rtl/>
        </w:rPr>
        <w:t>את</w:t>
      </w:r>
      <w:r w:rsidRPr="007435EB">
        <w:rPr>
          <w:rFonts w:ascii="Fb Fontext" w:hAnsi="Fb Fontext"/>
          <w:rtl/>
        </w:rPr>
        <w:t xml:space="preserve"> </w:t>
      </w:r>
      <w:r w:rsidRPr="007435EB">
        <w:rPr>
          <w:rFonts w:ascii="Fb Fontext" w:hAnsi="Fb Fontext" w:hint="cs"/>
          <w:rtl/>
        </w:rPr>
        <w:t>הפסח</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היחיד</w:t>
      </w:r>
      <w:r w:rsidRPr="007435EB">
        <w:rPr>
          <w:rFonts w:ascii="Fb Fontext" w:hAnsi="Fb Fontext"/>
          <w:rtl/>
        </w:rPr>
        <w:t xml:space="preserve"> – </w:t>
      </w:r>
      <w:r w:rsidRPr="007435EB">
        <w:rPr>
          <w:rFonts w:ascii="Fb Fontext" w:hAnsi="Fb Fontext" w:hint="cs"/>
          <w:rtl/>
        </w:rPr>
        <w:t>ת</w:t>
      </w:r>
      <w:r w:rsidRPr="007435EB">
        <w:rPr>
          <w:rFonts w:ascii="Fb Fontext" w:hAnsi="Fb Fontext"/>
          <w:rtl/>
        </w:rPr>
        <w:t>"</w:t>
      </w:r>
      <w:r w:rsidRPr="007435EB">
        <w:rPr>
          <w:rFonts w:ascii="Fb Fontext" w:hAnsi="Fb Fontext" w:hint="cs"/>
          <w:rtl/>
        </w:rPr>
        <w:t>ל</w:t>
      </w:r>
      <w:r w:rsidRPr="00AC0CB1">
        <w:rPr>
          <w:rStyle w:val="af2"/>
          <w:rFonts w:hint="cs"/>
          <w:rtl/>
        </w:rPr>
        <w:t xml:space="preserve"> 'לא</w:t>
      </w:r>
      <w:r w:rsidRPr="00AC0CB1">
        <w:rPr>
          <w:rStyle w:val="af2"/>
          <w:rtl/>
        </w:rPr>
        <w:t xml:space="preserve"> </w:t>
      </w:r>
      <w:r w:rsidRPr="00AC0CB1">
        <w:rPr>
          <w:rStyle w:val="af2"/>
          <w:rFonts w:hint="cs"/>
          <w:rtl/>
        </w:rPr>
        <w:t>תוכל</w:t>
      </w:r>
      <w:r w:rsidRPr="00AC0CB1">
        <w:rPr>
          <w:rStyle w:val="af2"/>
          <w:rtl/>
        </w:rPr>
        <w:t xml:space="preserve"> </w:t>
      </w:r>
      <w:r w:rsidRPr="00AC0CB1">
        <w:rPr>
          <w:rStyle w:val="af2"/>
          <w:rFonts w:hint="cs"/>
          <w:rtl/>
        </w:rPr>
        <w:t>לזבח</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הפסח</w:t>
      </w:r>
      <w:r w:rsidRPr="00AC0CB1">
        <w:rPr>
          <w:rStyle w:val="af2"/>
          <w:rtl/>
        </w:rPr>
        <w:t xml:space="preserve"> </w:t>
      </w:r>
      <w:r w:rsidRPr="00AC0CB1">
        <w:rPr>
          <w:rStyle w:val="af2"/>
          <w:rFonts w:hint="cs"/>
          <w:rtl/>
        </w:rPr>
        <w:t>באחד'</w:t>
      </w:r>
      <w:r w:rsidRPr="00AC0CB1">
        <w:rPr>
          <w:rStyle w:val="af2"/>
          <w:rtl/>
        </w:rPr>
        <w:t>.</w:t>
      </w:r>
    </w:p>
    <w:p w14:paraId="3C1F5DE4" w14:textId="77777777" w:rsidR="00E8089F" w:rsidRPr="007435EB" w:rsidRDefault="00E8089F" w:rsidP="00E8089F">
      <w:pPr>
        <w:rPr>
          <w:rtl/>
        </w:rPr>
      </w:pPr>
      <w:r w:rsidRPr="007435EB">
        <w:rPr>
          <w:rFonts w:hint="cs"/>
          <w:rtl/>
        </w:rPr>
        <w:t>ורבי</w:t>
      </w:r>
      <w:r w:rsidRPr="007435EB">
        <w:rPr>
          <w:rtl/>
        </w:rPr>
        <w:t xml:space="preserve"> </w:t>
      </w:r>
      <w:r w:rsidRPr="007435EB">
        <w:rPr>
          <w:rFonts w:hint="cs"/>
          <w:rtl/>
        </w:rPr>
        <w:t>יוסי:</w:t>
      </w:r>
      <w:r w:rsidRPr="007435EB">
        <w:rPr>
          <w:rtl/>
        </w:rPr>
        <w:t xml:space="preserve"> </w:t>
      </w:r>
      <w:r w:rsidRPr="007435EB">
        <w:rPr>
          <w:rFonts w:hint="cs"/>
          <w:rtl/>
        </w:rPr>
        <w:t>יחיד</w:t>
      </w:r>
      <w:r w:rsidRPr="007435EB">
        <w:rPr>
          <w:rtl/>
        </w:rPr>
        <w:t xml:space="preserve"> </w:t>
      </w:r>
      <w:r w:rsidRPr="007435EB">
        <w:rPr>
          <w:rFonts w:hint="cs"/>
          <w:rtl/>
        </w:rPr>
        <w:t>ויכול</w:t>
      </w:r>
      <w:r w:rsidRPr="007435EB">
        <w:rPr>
          <w:rtl/>
        </w:rPr>
        <w:t xml:space="preserve"> </w:t>
      </w:r>
      <w:r w:rsidRPr="007435EB">
        <w:rPr>
          <w:rFonts w:hint="cs"/>
          <w:rtl/>
        </w:rPr>
        <w:t>לאכלו</w:t>
      </w:r>
      <w:r w:rsidRPr="007435EB">
        <w:rPr>
          <w:rtl/>
        </w:rPr>
        <w:t xml:space="preserve"> - </w:t>
      </w:r>
      <w:r w:rsidRPr="007435EB">
        <w:rPr>
          <w:rFonts w:hint="cs"/>
          <w:rtl/>
        </w:rPr>
        <w:t>שוחטין</w:t>
      </w:r>
      <w:r w:rsidRPr="007435EB">
        <w:rPr>
          <w:rtl/>
        </w:rPr>
        <w:t xml:space="preserve"> </w:t>
      </w:r>
      <w:r w:rsidRPr="007435EB">
        <w:rPr>
          <w:rFonts w:hint="cs"/>
          <w:rtl/>
        </w:rPr>
        <w:t>עליו</w:t>
      </w:r>
      <w:r w:rsidRPr="007435EB">
        <w:rPr>
          <w:rtl/>
        </w:rPr>
        <w:t xml:space="preserve">, </w:t>
      </w:r>
      <w:r w:rsidRPr="007435EB">
        <w:rPr>
          <w:rFonts w:hint="cs"/>
          <w:rtl/>
        </w:rPr>
        <w:t>עשרה</w:t>
      </w:r>
      <w:r w:rsidRPr="007435EB">
        <w:rPr>
          <w:rtl/>
        </w:rPr>
        <w:t xml:space="preserve"> </w:t>
      </w:r>
      <w:r w:rsidRPr="007435EB">
        <w:rPr>
          <w:rFonts w:hint="cs"/>
          <w:rtl/>
        </w:rPr>
        <w:t>ואין</w:t>
      </w:r>
      <w:r w:rsidRPr="007435EB">
        <w:rPr>
          <w:rtl/>
        </w:rPr>
        <w:t xml:space="preserve"> </w:t>
      </w:r>
      <w:r w:rsidRPr="007435EB">
        <w:rPr>
          <w:rFonts w:hint="cs"/>
          <w:rtl/>
        </w:rPr>
        <w:t>יכולין</w:t>
      </w:r>
      <w:r w:rsidRPr="007435EB">
        <w:rPr>
          <w:rtl/>
        </w:rPr>
        <w:t xml:space="preserve"> </w:t>
      </w:r>
      <w:r w:rsidRPr="007435EB">
        <w:rPr>
          <w:rFonts w:hint="cs"/>
          <w:rtl/>
        </w:rPr>
        <w:t>לאכלו</w:t>
      </w:r>
      <w:r w:rsidRPr="007435EB">
        <w:rPr>
          <w:rtl/>
        </w:rPr>
        <w:t xml:space="preserve"> - </w:t>
      </w:r>
      <w:r w:rsidRPr="007435EB">
        <w:rPr>
          <w:rFonts w:hint="cs"/>
          <w:rtl/>
        </w:rPr>
        <w:t>אין</w:t>
      </w:r>
      <w:r w:rsidRPr="007435EB">
        <w:rPr>
          <w:rtl/>
        </w:rPr>
        <w:t xml:space="preserve"> </w:t>
      </w:r>
      <w:r w:rsidRPr="007435EB">
        <w:rPr>
          <w:rFonts w:hint="cs"/>
          <w:rtl/>
        </w:rPr>
        <w:t>שוחטין</w:t>
      </w:r>
      <w:r w:rsidRPr="007435EB">
        <w:rPr>
          <w:rtl/>
        </w:rPr>
        <w:t xml:space="preserve"> </w:t>
      </w:r>
      <w:r w:rsidRPr="007435EB">
        <w:rPr>
          <w:rFonts w:hint="cs"/>
          <w:rtl/>
        </w:rPr>
        <w:t>עליהן</w:t>
      </w:r>
      <w:r w:rsidRPr="007435EB">
        <w:rPr>
          <w:rtl/>
        </w:rPr>
        <w:t>.</w:t>
      </w:r>
    </w:p>
    <w:p w14:paraId="1A61BF5C" w14:textId="77777777" w:rsidR="00E8089F" w:rsidRPr="007435EB" w:rsidRDefault="00E8089F" w:rsidP="00E8089F">
      <w:pPr>
        <w:rPr>
          <w:rFonts w:cs="Guttman Vilna"/>
          <w:b/>
          <w:bCs/>
          <w:rtl/>
        </w:rPr>
      </w:pPr>
      <w:r w:rsidRPr="00F46A1C">
        <w:rPr>
          <w:rStyle w:val="affffd"/>
          <w:rFonts w:hint="cs"/>
          <w:rtl/>
        </w:rPr>
        <w:t>והך</w:t>
      </w:r>
      <w:r w:rsidRPr="00AC0CB1">
        <w:rPr>
          <w:rStyle w:val="af2"/>
          <w:rFonts w:hint="cs"/>
          <w:rtl/>
        </w:rPr>
        <w:t xml:space="preserve"> 'באחד' </w:t>
      </w:r>
      <w:r>
        <w:rPr>
          <w:rStyle w:val="affffd"/>
          <w:rFonts w:hint="cs"/>
          <w:rtl/>
          <w:rPrChange w:id="11058" w:author="מנוע אמוראים" w:date="2026-10-05T16:42:03Z">
            <w:rPr>
              <w:rFonts w:hint="cs"/>
              <w:rtl/>
            </w:rPr>
          </w:rPrChange>
        </w:rPr>
        <w:t xml:space="preserve">כדר</w:t>
      </w:r>
      <w:r>
        <w:rPr>
          <w:rStyle w:val="affffd"/>
          <w:rtl/>
          <w:rPrChange w:id="11059" w:author="מנוע אמוראים" w:date="2026-10-05T16:42:03Z">
            <w:rPr>
              <w:rtl/>
            </w:rPr>
          </w:rPrChange>
        </w:rPr>
        <w:t xml:space="preserve">"</w:t>
      </w:r>
      <w:r>
        <w:rPr>
          <w:rStyle w:val="affffd"/>
          <w:rFonts w:hint="cs"/>
          <w:rtl/>
          <w:rPrChange w:id="11060" w:author="מנוע אמוראים" w:date="2026-10-05T16:42:03Z">
            <w:rPr>
              <w:rFonts w:hint="cs"/>
              <w:rtl/>
            </w:rPr>
          </w:rPrChange>
        </w:rPr>
        <w:t xml:space="preserve">ש</w:t>
      </w:r>
      <w:r>
        <w:rPr>
          <w:rFonts w:hint="cs"/>
          <w:rtl/>
        </w:rPr>
        <w:t xml:space="preserve"> דמניין</w:t>
      </w:r>
      <w:r w:rsidRPr="007435EB">
        <w:rPr>
          <w:rtl/>
        </w:rPr>
        <w:t xml:space="preserve"> </w:t>
      </w:r>
      <w:r w:rsidRPr="007435EB">
        <w:rPr>
          <w:rFonts w:hint="cs"/>
          <w:rtl/>
        </w:rPr>
        <w:t>לזובח</w:t>
      </w:r>
      <w:r w:rsidRPr="007435EB">
        <w:rPr>
          <w:rtl/>
        </w:rPr>
        <w:t xml:space="preserve"> </w:t>
      </w:r>
      <w:r w:rsidRPr="007435EB">
        <w:rPr>
          <w:rFonts w:hint="cs"/>
          <w:rtl/>
        </w:rPr>
        <w:t>את</w:t>
      </w:r>
      <w:r w:rsidRPr="007435EB">
        <w:rPr>
          <w:rtl/>
        </w:rPr>
        <w:t xml:space="preserve"> </w:t>
      </w:r>
      <w:r w:rsidRPr="007435EB">
        <w:rPr>
          <w:rFonts w:hint="cs"/>
          <w:rtl/>
        </w:rPr>
        <w:t>פסחו</w:t>
      </w:r>
      <w:r w:rsidRPr="007435EB">
        <w:rPr>
          <w:rtl/>
        </w:rPr>
        <w:t xml:space="preserve"> </w:t>
      </w:r>
      <w:r w:rsidRPr="007435EB">
        <w:rPr>
          <w:rFonts w:hint="cs"/>
          <w:rtl/>
        </w:rPr>
        <w:t>בבמת</w:t>
      </w:r>
      <w:r w:rsidRPr="007435EB">
        <w:rPr>
          <w:rtl/>
        </w:rPr>
        <w:t xml:space="preserve"> </w:t>
      </w:r>
      <w:r w:rsidRPr="007435EB">
        <w:rPr>
          <w:rFonts w:hint="cs"/>
          <w:rtl/>
        </w:rPr>
        <w:t>יחיד</w:t>
      </w:r>
      <w:r w:rsidRPr="007435EB">
        <w:rPr>
          <w:rtl/>
        </w:rPr>
        <w:t xml:space="preserve">, </w:t>
      </w:r>
      <w:r w:rsidRPr="007435EB">
        <w:rPr>
          <w:rFonts w:hint="cs"/>
          <w:rtl/>
        </w:rPr>
        <w:t>בשעת</w:t>
      </w:r>
      <w:r w:rsidRPr="007435EB">
        <w:rPr>
          <w:rtl/>
        </w:rPr>
        <w:t xml:space="preserve"> </w:t>
      </w:r>
      <w:r w:rsidRPr="007435EB">
        <w:rPr>
          <w:rFonts w:hint="cs"/>
          <w:rtl/>
        </w:rPr>
        <w:t>איסור</w:t>
      </w:r>
      <w:r w:rsidRPr="007435EB">
        <w:rPr>
          <w:rtl/>
        </w:rPr>
        <w:t xml:space="preserve"> </w:t>
      </w:r>
      <w:r w:rsidRPr="007435EB">
        <w:rPr>
          <w:rFonts w:hint="cs"/>
          <w:rtl/>
        </w:rPr>
        <w:t>הבמות</w:t>
      </w:r>
      <w:r w:rsidRPr="007435EB">
        <w:rPr>
          <w:rtl/>
        </w:rPr>
        <w:t xml:space="preserve">, </w:t>
      </w:r>
      <w:r w:rsidRPr="007435EB">
        <w:rPr>
          <w:rFonts w:hint="cs"/>
          <w:rtl/>
        </w:rPr>
        <w:t>שהוא</w:t>
      </w:r>
      <w:r w:rsidRPr="007435EB">
        <w:rPr>
          <w:rtl/>
        </w:rPr>
        <w:t xml:space="preserve"> </w:t>
      </w:r>
      <w:r w:rsidRPr="007435EB">
        <w:rPr>
          <w:rFonts w:hint="cs"/>
          <w:rtl/>
        </w:rPr>
        <w:t>בל</w:t>
      </w:r>
      <w:r w:rsidRPr="007435EB">
        <w:rPr>
          <w:rtl/>
        </w:rPr>
        <w:t>"</w:t>
      </w:r>
      <w:r w:rsidRPr="007435EB">
        <w:rPr>
          <w:rFonts w:hint="cs"/>
          <w:rtl/>
        </w:rPr>
        <w:t>ת.</w:t>
      </w:r>
    </w:p>
    <w:p w14:paraId="32F6E37F" w14:textId="77777777" w:rsidR="00E8089F" w:rsidRPr="007435EB" w:rsidRDefault="00E8089F" w:rsidP="00E8089F">
      <w:pPr>
        <w:rPr>
          <w:rFonts w:cs="Guttman Vilna"/>
          <w:b/>
          <w:bCs/>
          <w:rtl/>
        </w:rPr>
      </w:pPr>
      <w:r w:rsidRPr="007435EB">
        <w:rPr>
          <w:rFonts w:hint="cs"/>
          <w:rtl/>
        </w:rPr>
        <w:t>ת</w:t>
      </w:r>
      <w:r w:rsidRPr="007435EB">
        <w:rPr>
          <w:rtl/>
        </w:rPr>
        <w:t>"</w:t>
      </w:r>
      <w:r w:rsidRPr="007435EB">
        <w:rPr>
          <w:rFonts w:hint="cs"/>
          <w:rtl/>
        </w:rPr>
        <w:t>ל</w:t>
      </w:r>
      <w:r w:rsidRPr="007435EB">
        <w:rPr>
          <w:rtl/>
        </w:rPr>
        <w:t xml:space="preserve"> </w:t>
      </w:r>
      <w:r w:rsidRPr="007435EB">
        <w:rPr>
          <w:rFonts w:hint="cs"/>
          <w:rtl/>
        </w:rPr>
        <w:t>לא</w:t>
      </w:r>
      <w:r w:rsidRPr="007435EB">
        <w:rPr>
          <w:rtl/>
        </w:rPr>
        <w:t xml:space="preserve"> </w:t>
      </w:r>
      <w:r w:rsidRPr="007435EB">
        <w:rPr>
          <w:rFonts w:hint="cs"/>
          <w:rtl/>
        </w:rPr>
        <w:t>תוכל</w:t>
      </w:r>
      <w:r w:rsidRPr="007435EB">
        <w:rPr>
          <w:rtl/>
        </w:rPr>
        <w:t xml:space="preserve"> </w:t>
      </w:r>
      <w:r w:rsidRPr="007435EB">
        <w:rPr>
          <w:rFonts w:hint="cs"/>
          <w:rtl/>
        </w:rPr>
        <w:t>לזבח</w:t>
      </w:r>
      <w:r w:rsidRPr="007435EB">
        <w:rPr>
          <w:rtl/>
        </w:rPr>
        <w:t xml:space="preserve"> </w:t>
      </w:r>
      <w:r w:rsidRPr="007435EB">
        <w:rPr>
          <w:rFonts w:hint="cs"/>
          <w:rtl/>
        </w:rPr>
        <w:t>את</w:t>
      </w:r>
      <w:r w:rsidRPr="007435EB">
        <w:rPr>
          <w:rtl/>
        </w:rPr>
        <w:t xml:space="preserve"> </w:t>
      </w:r>
      <w:r w:rsidRPr="007435EB">
        <w:rPr>
          <w:rFonts w:hint="cs"/>
          <w:rtl/>
        </w:rPr>
        <w:t>הפסח</w:t>
      </w:r>
      <w:r w:rsidRPr="00AC0CB1">
        <w:rPr>
          <w:rStyle w:val="af2"/>
          <w:rtl/>
        </w:rPr>
        <w:t xml:space="preserve"> </w:t>
      </w:r>
      <w:r w:rsidRPr="00AC0CB1">
        <w:rPr>
          <w:rStyle w:val="af2"/>
          <w:rFonts w:hint="cs"/>
          <w:rtl/>
        </w:rPr>
        <w:t>'באחד</w:t>
      </w:r>
      <w:r w:rsidRPr="00AC0CB1">
        <w:rPr>
          <w:rStyle w:val="af2"/>
          <w:rtl/>
        </w:rPr>
        <w:t xml:space="preserve"> </w:t>
      </w:r>
      <w:r w:rsidRPr="00AC0CB1">
        <w:rPr>
          <w:rStyle w:val="af2"/>
          <w:rFonts w:hint="cs"/>
          <w:rtl/>
        </w:rPr>
        <w:t xml:space="preserve">שעריך' </w:t>
      </w:r>
      <w:r w:rsidRPr="007435EB">
        <w:rPr>
          <w:rFonts w:hint="cs"/>
          <w:rtl/>
        </w:rPr>
        <w:t>רק בשעה</w:t>
      </w:r>
      <w:r w:rsidRPr="007435EB">
        <w:rPr>
          <w:rtl/>
        </w:rPr>
        <w:t xml:space="preserve"> </w:t>
      </w:r>
      <w:r w:rsidRPr="007435EB">
        <w:rPr>
          <w:rFonts w:hint="cs"/>
          <w:rtl/>
        </w:rPr>
        <w:t>שכל</w:t>
      </w:r>
      <w:r w:rsidRPr="007435EB">
        <w:rPr>
          <w:rtl/>
        </w:rPr>
        <w:t xml:space="preserve"> </w:t>
      </w:r>
      <w:r w:rsidRPr="007435EB">
        <w:rPr>
          <w:rFonts w:hint="cs"/>
          <w:rtl/>
        </w:rPr>
        <w:t>ישראל</w:t>
      </w:r>
      <w:r w:rsidRPr="007435EB">
        <w:rPr>
          <w:rtl/>
        </w:rPr>
        <w:t xml:space="preserve"> </w:t>
      </w:r>
      <w:r w:rsidRPr="007435EB">
        <w:rPr>
          <w:rFonts w:hint="cs"/>
          <w:rtl/>
        </w:rPr>
        <w:t>נכנסין</w:t>
      </w:r>
      <w:r w:rsidRPr="007435EB">
        <w:rPr>
          <w:rtl/>
        </w:rPr>
        <w:t xml:space="preserve"> </w:t>
      </w:r>
      <w:r w:rsidRPr="007435EB">
        <w:rPr>
          <w:rFonts w:hint="cs"/>
          <w:rtl/>
        </w:rPr>
        <w:t>בשער</w:t>
      </w:r>
      <w:r w:rsidRPr="007435EB">
        <w:rPr>
          <w:rtl/>
        </w:rPr>
        <w:t xml:space="preserve"> </w:t>
      </w:r>
      <w:r w:rsidRPr="007435EB">
        <w:rPr>
          <w:rFonts w:hint="cs"/>
          <w:rtl/>
        </w:rPr>
        <w:t>אחד</w:t>
      </w:r>
      <w:r w:rsidRPr="007435EB">
        <w:rPr>
          <w:rtl/>
        </w:rPr>
        <w:t>.</w:t>
      </w:r>
    </w:p>
    <w:p w14:paraId="44824605" w14:textId="77777777" w:rsidR="00E8089F" w:rsidRPr="007435EB" w:rsidRDefault="00E8089F" w:rsidP="00E8089F">
      <w:pPr>
        <w:rPr>
          <w:rtl/>
        </w:rPr>
      </w:pPr>
      <w:r>
        <w:rPr>
          <w:rStyle w:val="affffd"/>
          <w:rFonts w:ascii="Fb Fontext" w:hAnsi="Fb Fontext" w:hint="cs"/>
          <w:sz w:val="20"/>
          <w:rtl/>
          <w:rPrChange w:id="11061" w:author="מנוע אמוראים" w:date="2026-10-05T16:42:03Z">
            <w:rPr>
              <w:rFonts w:ascii="Fb Fontext" w:hAnsi="Fb Fontext" w:hint="cs"/>
              <w:sz w:val="20"/>
              <w:rtl/>
            </w:rPr>
          </w:rPrChange>
        </w:rPr>
        <w:t xml:space="preserve">ור</w:t>
      </w:r>
      <w:r>
        <w:rPr>
          <w:rStyle w:val="affffd"/>
          <w:rFonts w:ascii="Fb Fontext" w:hAnsi="Fb Fontext"/>
          <w:sz w:val="20"/>
          <w:rtl/>
          <w:rPrChange w:id="11062" w:author="מנוע אמוראים" w:date="2026-10-05T16:42:03Z">
            <w:rPr>
              <w:rFonts w:ascii="Fb Fontext" w:hAnsi="Fb Fontext"/>
              <w:sz w:val="20"/>
              <w:rtl/>
            </w:rPr>
          </w:rPrChange>
        </w:rPr>
        <w:t xml:space="preserve">"</w:t>
      </w:r>
      <w:r>
        <w:rPr>
          <w:rStyle w:val="affffd"/>
          <w:rFonts w:ascii="Fb Fontext" w:hAnsi="Fb Fontext" w:hint="cs"/>
          <w:sz w:val="20"/>
          <w:rtl/>
          <w:rPrChange w:id="11063" w:author="מנוע אמוראים" w:date="2026-10-05T16:42:03Z">
            <w:rPr>
              <w:rFonts w:ascii="Fb Fontext" w:hAnsi="Fb Fontext" w:hint="cs"/>
              <w:sz w:val="20"/>
              <w:rtl/>
            </w:rPr>
          </w:rPrChange>
        </w:rPr>
        <w:t xml:space="preserve">י</w:t>
      </w:r>
      <w:r>
        <w:rPr>
          <w:rFonts w:ascii="Fb Fontext" w:hAnsi="Fb Fontext" w:hint="cs"/>
          <w:sz w:val="20"/>
          <w:rtl/>
        </w:rPr>
        <w:t xml:space="preserve"> </w:t>
      </w:r>
      <w:r w:rsidRPr="007435EB">
        <w:rPr>
          <w:rFonts w:ascii="Fb Fontext" w:hAnsi="Fb Fontext"/>
          <w:sz w:val="20"/>
          <w:rtl/>
        </w:rPr>
        <w:t xml:space="preserve">- </w:t>
      </w:r>
      <w:r w:rsidRPr="007435EB">
        <w:rPr>
          <w:rFonts w:ascii="Fb Fontext" w:hAnsi="Fb Fontext" w:hint="cs"/>
          <w:sz w:val="20"/>
          <w:rtl/>
        </w:rPr>
        <w:t>תרתי</w:t>
      </w:r>
      <w:r w:rsidRPr="007435EB">
        <w:rPr>
          <w:rFonts w:ascii="Fb Fontext" w:hAnsi="Fb Fontext"/>
          <w:sz w:val="20"/>
          <w:rtl/>
        </w:rPr>
        <w:t xml:space="preserve"> </w:t>
      </w:r>
      <w:r w:rsidRPr="007435EB">
        <w:rPr>
          <w:rFonts w:ascii="Fb Fontext" w:hAnsi="Fb Fontext" w:hint="cs"/>
          <w:sz w:val="20"/>
          <w:rtl/>
        </w:rPr>
        <w:t>שמעת</w:t>
      </w:r>
      <w:r w:rsidRPr="007435EB">
        <w:rPr>
          <w:rFonts w:ascii="Fb Fontext" w:hAnsi="Fb Fontext"/>
          <w:sz w:val="20"/>
          <w:rtl/>
        </w:rPr>
        <w:t xml:space="preserve"> </w:t>
      </w:r>
      <w:r w:rsidRPr="007435EB">
        <w:rPr>
          <w:rFonts w:ascii="Fb Fontext" w:hAnsi="Fb Fontext" w:hint="cs"/>
          <w:sz w:val="20"/>
          <w:rtl/>
        </w:rPr>
        <w:t>מינה</w:t>
      </w:r>
      <w:r w:rsidRPr="007435EB">
        <w:rPr>
          <w:rFonts w:ascii="Fb Fontext" w:hAnsi="Fb Fontext"/>
          <w:sz w:val="20"/>
          <w:rtl/>
        </w:rPr>
        <w:t>.</w:t>
      </w:r>
    </w:p>
    <w:p w14:paraId="54C50136" w14:textId="77777777" w:rsidR="00E8089F" w:rsidRPr="007435EB" w:rsidRDefault="00E8089F" w:rsidP="00E8089F">
      <w:pPr>
        <w:rPr>
          <w:rtl/>
        </w:rPr>
      </w:pPr>
      <w:r w:rsidRPr="007435EB">
        <w:rPr>
          <w:rtl/>
        </w:rPr>
        <w:t xml:space="preserve">- </w:t>
      </w:r>
      <w:r w:rsidRPr="007435EB">
        <w:rPr>
          <w:rFonts w:hint="cs"/>
          <w:rtl/>
        </w:rPr>
        <w:t>ולרבי</w:t>
      </w:r>
      <w:r w:rsidRPr="007435EB">
        <w:rPr>
          <w:rtl/>
        </w:rPr>
        <w:t xml:space="preserve"> </w:t>
      </w:r>
      <w:r>
        <w:rPr>
          <w:rFonts w:hint="cs"/>
          <w:rtl/>
        </w:rPr>
        <w:t xml:space="preserve">יוסי בהכרח דלא </w:t>
      </w:r>
      <w:r>
        <w:rPr>
          <w:rStyle w:val="affffd"/>
          <w:rFonts w:hint="cs"/>
          <w:rtl/>
          <w:rPrChange w:id="11064" w:author="מנוע אמוראים" w:date="2026-10-05T16:42:03Z">
            <w:rPr>
              <w:rFonts w:hint="cs"/>
              <w:rtl/>
            </w:rPr>
          </w:rPrChange>
        </w:rPr>
        <w:t xml:space="preserve">כר</w:t>
      </w:r>
      <w:r>
        <w:rPr>
          <w:rStyle w:val="affffd"/>
          <w:rtl/>
          <w:rPrChange w:id="11065" w:author="מנוע אמוראים" w:date="2026-10-05T16:42:03Z">
            <w:rPr>
              <w:rtl/>
            </w:rPr>
          </w:rPrChange>
        </w:rPr>
        <w:t xml:space="preserve">"</w:t>
      </w:r>
      <w:r>
        <w:rPr>
          <w:rStyle w:val="affffd"/>
          <w:rFonts w:hint="cs"/>
          <w:rtl/>
          <w:rPrChange w:id="11066" w:author="מנוע אמוראים" w:date="2026-10-05T16:42:03Z">
            <w:rPr>
              <w:rFonts w:hint="cs"/>
              <w:rtl/>
            </w:rPr>
          </w:rPrChange>
        </w:rPr>
        <w:t xml:space="preserve">י</w:t>
      </w:r>
      <w:r>
        <w:rPr>
          <w:rFonts w:hint="cs"/>
          <w:rtl/>
        </w:rPr>
        <w:t xml:space="preserve"> דהא כתיב</w:t>
      </w:r>
      <w:r w:rsidRPr="00AC0CB1">
        <w:rPr>
          <w:rStyle w:val="af2"/>
          <w:rtl/>
        </w:rPr>
        <w:t xml:space="preserve"> </w:t>
      </w:r>
      <w:r w:rsidRPr="00AC0CB1">
        <w:rPr>
          <w:rStyle w:val="af2"/>
          <w:rFonts w:hint="cs"/>
          <w:rtl/>
        </w:rPr>
        <w:t>'איש</w:t>
      </w:r>
      <w:r w:rsidRPr="00AC0CB1">
        <w:rPr>
          <w:rStyle w:val="af2"/>
          <w:rtl/>
        </w:rPr>
        <w:t xml:space="preserve"> </w:t>
      </w:r>
      <w:r w:rsidRPr="00AC0CB1">
        <w:rPr>
          <w:rStyle w:val="af2"/>
          <w:rFonts w:hint="cs"/>
          <w:rtl/>
        </w:rPr>
        <w:t>לפי</w:t>
      </w:r>
      <w:r w:rsidRPr="00AC0CB1">
        <w:rPr>
          <w:rStyle w:val="af2"/>
          <w:rtl/>
        </w:rPr>
        <w:t xml:space="preserve"> </w:t>
      </w:r>
      <w:r w:rsidRPr="00AC0CB1">
        <w:rPr>
          <w:rStyle w:val="af2"/>
          <w:rFonts w:hint="cs"/>
          <w:rtl/>
        </w:rPr>
        <w:t>אכלו'</w:t>
      </w:r>
      <w:r w:rsidRPr="00AC0CB1">
        <w:rPr>
          <w:rStyle w:val="af2"/>
          <w:rtl/>
        </w:rPr>
        <w:t>.</w:t>
      </w:r>
    </w:p>
    <w:p w14:paraId="24CC54D4" w14:textId="77777777" w:rsidR="00E8089F" w:rsidRPr="007435EB" w:rsidRDefault="00E8089F" w:rsidP="00E8089F">
      <w:pPr>
        <w:rPr>
          <w:rFonts w:ascii="Fb Fontext" w:hAnsi="Fb Fontext"/>
          <w:rtl/>
        </w:rPr>
      </w:pPr>
      <w:r w:rsidRPr="00F46A1C">
        <w:rPr>
          <w:rStyle w:val="affffd"/>
          <w:rFonts w:hint="cs"/>
          <w:rtl/>
        </w:rPr>
        <w:t>והך</w:t>
      </w:r>
      <w:r w:rsidRPr="007435EB">
        <w:rPr>
          <w:rFonts w:ascii="Fb Fontext" w:hAnsi="Fb Fontext" w:hint="cs"/>
          <w:rtl/>
        </w:rPr>
        <w:t xml:space="preserve"> דאשה</w:t>
      </w:r>
      <w:r w:rsidRPr="007435EB">
        <w:rPr>
          <w:rFonts w:ascii="Fb Fontext" w:hAnsi="Fb Fontext"/>
          <w:rtl/>
        </w:rPr>
        <w:t xml:space="preserve"> </w:t>
      </w:r>
      <w:r w:rsidRPr="007435EB">
        <w:rPr>
          <w:rFonts w:ascii="Fb Fontext" w:hAnsi="Fb Fontext" w:hint="cs"/>
          <w:rtl/>
        </w:rPr>
        <w:t>בראשון</w:t>
      </w:r>
      <w:r w:rsidRPr="007435EB">
        <w:rPr>
          <w:rFonts w:ascii="Fb Fontext" w:hAnsi="Fb Fontext"/>
          <w:rtl/>
        </w:rPr>
        <w:t xml:space="preserve"> - </w:t>
      </w:r>
      <w:r w:rsidRPr="007435EB">
        <w:rPr>
          <w:rFonts w:ascii="Fb Fontext" w:hAnsi="Fb Fontext" w:hint="cs"/>
          <w:rtl/>
        </w:rPr>
        <w:t>שוחטין</w:t>
      </w:r>
      <w:r w:rsidRPr="007435EB">
        <w:rPr>
          <w:rFonts w:ascii="Fb Fontext" w:hAnsi="Fb Fontext"/>
          <w:rtl/>
        </w:rPr>
        <w:t xml:space="preserve"> </w:t>
      </w:r>
      <w:r w:rsidRPr="007435EB">
        <w:rPr>
          <w:rFonts w:ascii="Fb Fontext" w:hAnsi="Fb Fontext" w:hint="cs"/>
          <w:rtl/>
        </w:rPr>
        <w:t>עליה</w:t>
      </w:r>
      <w:r w:rsidRPr="007435EB">
        <w:rPr>
          <w:rFonts w:ascii="Fb Fontext" w:hAnsi="Fb Fontext"/>
          <w:rtl/>
        </w:rPr>
        <w:t xml:space="preserve"> </w:t>
      </w:r>
      <w:r w:rsidRPr="007435EB">
        <w:rPr>
          <w:rFonts w:ascii="Fb Fontext" w:hAnsi="Fb Fontext" w:hint="cs"/>
          <w:rtl/>
        </w:rPr>
        <w:t>בפני</w:t>
      </w:r>
      <w:r w:rsidRPr="007435EB">
        <w:rPr>
          <w:rFonts w:ascii="Fb Fontext" w:hAnsi="Fb Fontext"/>
          <w:rtl/>
        </w:rPr>
        <w:t xml:space="preserve"> </w:t>
      </w:r>
      <w:r w:rsidRPr="007435EB">
        <w:rPr>
          <w:rFonts w:ascii="Fb Fontext" w:hAnsi="Fb Fontext" w:hint="cs"/>
          <w:rtl/>
        </w:rPr>
        <w:t>עצמה</w:t>
      </w:r>
      <w:r w:rsidRPr="007435EB">
        <w:rPr>
          <w:rFonts w:ascii="Fb Fontext" w:hAnsi="Fb Fontext"/>
          <w:rtl/>
        </w:rPr>
        <w:t xml:space="preserve">, </w:t>
      </w:r>
      <w:r w:rsidRPr="007435EB">
        <w:rPr>
          <w:rFonts w:ascii="Fb Fontext" w:hAnsi="Fb Fontext" w:hint="cs"/>
          <w:rtl/>
        </w:rPr>
        <w:t>ובשני</w:t>
      </w:r>
      <w:r w:rsidRPr="007435EB">
        <w:rPr>
          <w:rFonts w:ascii="Fb Fontext" w:hAnsi="Fb Fontext"/>
          <w:rtl/>
        </w:rPr>
        <w:t xml:space="preserve"> </w:t>
      </w:r>
      <w:r w:rsidRPr="007435EB">
        <w:rPr>
          <w:rFonts w:ascii="Fb Fontext" w:hAnsi="Fb Fontext" w:hint="cs"/>
          <w:rtl/>
        </w:rPr>
        <w:t>עושין</w:t>
      </w:r>
      <w:r w:rsidRPr="007435EB">
        <w:rPr>
          <w:rFonts w:ascii="Fb Fontext" w:hAnsi="Fb Fontext"/>
          <w:rtl/>
        </w:rPr>
        <w:t xml:space="preserve"> </w:t>
      </w:r>
      <w:r w:rsidRPr="007435EB">
        <w:rPr>
          <w:rFonts w:ascii="Fb Fontext" w:hAnsi="Fb Fontext" w:hint="cs"/>
          <w:rtl/>
        </w:rPr>
        <w:t>אותה</w:t>
      </w:r>
      <w:r w:rsidRPr="007435EB">
        <w:rPr>
          <w:rFonts w:ascii="Fb Fontext" w:hAnsi="Fb Fontext"/>
          <w:rtl/>
        </w:rPr>
        <w:t xml:space="preserve"> </w:t>
      </w:r>
      <w:r w:rsidRPr="007435EB">
        <w:rPr>
          <w:rFonts w:ascii="Fb Fontext" w:hAnsi="Fb Fontext" w:hint="cs"/>
          <w:rtl/>
        </w:rPr>
        <w:t>טפילה</w:t>
      </w:r>
      <w:r w:rsidRPr="007435EB">
        <w:rPr>
          <w:rFonts w:ascii="Fb Fontext" w:hAnsi="Fb Fontext"/>
          <w:rtl/>
        </w:rPr>
        <w:t xml:space="preserve"> </w:t>
      </w:r>
      <w:r w:rsidRPr="007435EB">
        <w:rPr>
          <w:rFonts w:ascii="Fb Fontext" w:hAnsi="Fb Fontext" w:hint="cs"/>
          <w:rtl/>
        </w:rPr>
        <w:t>לאחרים</w:t>
      </w:r>
      <w:r w:rsidRPr="007435EB">
        <w:rPr>
          <w:rFonts w:ascii="Fb Fontext" w:hAnsi="Fb Fontext"/>
          <w:rtl/>
        </w:rPr>
        <w:t xml:space="preserve">, </w:t>
      </w:r>
      <w:r w:rsidRPr="007435EB">
        <w:rPr>
          <w:rFonts w:ascii="Fb Fontext" w:hAnsi="Fb Fontext" w:hint="cs"/>
          <w:rtl/>
        </w:rPr>
        <w:t xml:space="preserve">לר'י היינו בפני </w:t>
      </w:r>
      <w:r w:rsidRPr="005C3FF1">
        <w:rPr>
          <w:rStyle w:val="afffa"/>
          <w:rFonts w:hint="cs"/>
          <w:rtl/>
        </w:rPr>
        <w:t>עצמן</w:t>
      </w:r>
    </w:p>
    <w:p w14:paraId="4DDF052F" w14:textId="77777777" w:rsidR="00E8089F" w:rsidRPr="007435EB" w:rsidRDefault="00E8089F" w:rsidP="00E8089F">
      <w:pPr>
        <w:rPr>
          <w:rFonts w:ascii="Fb Fontext" w:hAnsi="Fb Fontext"/>
          <w:rtl/>
        </w:rPr>
      </w:pPr>
      <w:r w:rsidRPr="007435EB">
        <w:rPr>
          <w:rFonts w:ascii="Fb Fontext" w:hAnsi="Fb Fontext" w:hint="cs"/>
          <w:rtl/>
        </w:rPr>
        <w:t>ועושין חבורת נשים בפנ</w:t>
      </w:r>
      <w:r w:rsidRPr="007435EB">
        <w:rPr>
          <w:rFonts w:ascii="Fb Fontext" w:hAnsi="Fb Fontext"/>
          <w:rtl/>
        </w:rPr>
        <w:t>"</w:t>
      </w:r>
      <w:r w:rsidRPr="007435EB">
        <w:rPr>
          <w:rFonts w:ascii="Fb Fontext" w:hAnsi="Fb Fontext" w:hint="cs"/>
          <w:rtl/>
        </w:rPr>
        <w:t>ע ואין עושין חבורת נשים ועבדים וקטנים.</w:t>
      </w:r>
    </w:p>
    <w:p w14:paraId="7FD6B071" w14:textId="77777777" w:rsidR="00E8089F" w:rsidRPr="007435EB" w:rsidRDefault="00E8089F" w:rsidP="00E8089F">
      <w:pPr>
        <w:rPr>
          <w:rFonts w:ascii="Fb Fontext" w:hAnsi="Fb Fontext"/>
          <w:rtl/>
        </w:rPr>
      </w:pPr>
      <w:r w:rsidRPr="007435EB">
        <w:rPr>
          <w:rFonts w:ascii="Fb Fontext" w:hAnsi="Fb Fontext" w:hint="cs"/>
          <w:rtl/>
        </w:rPr>
        <w:t>נשים וקטנים משום תפלות קטנים ועבדים משום פריצות</w:t>
      </w:r>
      <w:r w:rsidRPr="007435EB">
        <w:rPr>
          <w:rFonts w:ascii="Fb Fontext" w:hAnsi="Fb Fontext"/>
          <w:rtl/>
        </w:rPr>
        <w:t>.</w:t>
      </w:r>
    </w:p>
    <w:p w14:paraId="6A3BCD1E" w14:textId="06841DE9" w:rsidR="00E8089F" w:rsidRPr="007435EB" w:rsidRDefault="00F47631" w:rsidP="00F47631">
      <w:pPr>
        <w:pStyle w:val="affd"/>
        <w:rPr>
          <w:bCs/>
          <w:rtl/>
        </w:rPr>
      </w:pPr>
      <w:r>
        <w:rPr>
          <w:rFonts w:hint="cs"/>
          <w:rtl/>
        </w:rPr>
        <w:t>***</w:t>
      </w:r>
    </w:p>
    <w:p w14:paraId="1338F1A9" w14:textId="77777777" w:rsidR="00E8089F" w:rsidRPr="007435EB" w:rsidRDefault="00E8089F" w:rsidP="005C3FF1">
      <w:pPr>
        <w:pStyle w:val="afff"/>
        <w:framePr w:wrap="around"/>
        <w:rPr>
          <w:rtl/>
        </w:rPr>
      </w:pPr>
      <w:r w:rsidRPr="007435EB">
        <w:rPr>
          <w:rFonts w:hint="cs"/>
          <w:rtl/>
        </w:rPr>
        <w:t>צא:</w:t>
      </w:r>
    </w:p>
    <w:p w14:paraId="0A9B9A3E" w14:textId="77777777" w:rsidR="00E8089F" w:rsidRPr="007435EB" w:rsidRDefault="00E8089F" w:rsidP="00E8089F">
      <w:pPr>
        <w:rPr>
          <w:rtl/>
        </w:rPr>
      </w:pPr>
      <w:r>
        <w:rPr>
          <w:rStyle w:val="affffd"/>
          <w:rFonts w:hint="cs"/>
          <w:rtl/>
          <w:rPrChange w:id="11067" w:author="מנוע אמוראים" w:date="2026-10-05T16:42:03Z">
            <w:rPr>
              <w:rStyle w:val="afffa"/>
              <w:rFonts w:hint="cs"/>
              <w:rtl/>
            </w:rPr>
          </w:rPrChange>
        </w:rPr>
        <w:t xml:space="preserve">ר</w:t>
      </w:r>
      <w:r>
        <w:rPr>
          <w:rStyle w:val="affffd"/>
          <w:rtl/>
          <w:rPrChange w:id="11068" w:author="מנוע אמוראים" w:date="2026-10-05T16:42:03Z">
            <w:rPr>
              <w:rStyle w:val="afffa"/>
              <w:rtl/>
            </w:rPr>
          </w:rPrChange>
        </w:rPr>
        <w:t xml:space="preserve">"</w:t>
      </w:r>
      <w:r>
        <w:rPr>
          <w:rStyle w:val="affffd"/>
          <w:rFonts w:hint="cs"/>
          <w:rtl/>
          <w:rPrChange w:id="11069" w:author="מנוע אמוראים" w:date="2026-10-05T16:42:03Z">
            <w:rPr>
              <w:rStyle w:val="afffa"/>
              <w:rFonts w:hint="cs"/>
              <w:rtl/>
            </w:rPr>
          </w:rPrChange>
        </w:rPr>
        <w:t xml:space="preserve">י</w:t>
      </w:r>
      <w:r w:rsidRPr="007435EB">
        <w:rPr>
          <w:rFonts w:ascii="Fb Fontext" w:hAnsi="Fb Fontext" w:hint="cs"/>
          <w:rtl/>
        </w:rPr>
        <w:t>:</w:t>
      </w:r>
      <w:r w:rsidRPr="007435EB">
        <w:rPr>
          <w:rFonts w:ascii="Fb Fontext" w:hAnsi="Fb Fontext"/>
          <w:rtl/>
        </w:rPr>
        <w:t xml:space="preserve"> </w:t>
      </w:r>
      <w:r w:rsidRPr="007435EB">
        <w:rPr>
          <w:rFonts w:ascii="Fb Fontext" w:hAnsi="Fb Fontext" w:hint="cs"/>
          <w:rtl/>
        </w:rPr>
        <w:t>אשה</w:t>
      </w:r>
      <w:r w:rsidRPr="007435EB">
        <w:rPr>
          <w:rFonts w:ascii="Fb Fontext" w:hAnsi="Fb Fontext"/>
          <w:rtl/>
        </w:rPr>
        <w:t xml:space="preserve">, </w:t>
      </w:r>
      <w:r w:rsidRPr="007435EB">
        <w:rPr>
          <w:rFonts w:ascii="Fb Fontext" w:hAnsi="Fb Fontext" w:hint="cs"/>
          <w:rtl/>
        </w:rPr>
        <w:t>בראשון</w:t>
      </w:r>
      <w:r w:rsidRPr="007435EB">
        <w:rPr>
          <w:rFonts w:ascii="Fb Fontext" w:hAnsi="Fb Fontext"/>
          <w:rtl/>
        </w:rPr>
        <w:t xml:space="preserve"> - </w:t>
      </w:r>
      <w:r w:rsidRPr="007435EB">
        <w:rPr>
          <w:rFonts w:ascii="Fb Fontext" w:hAnsi="Fb Fontext" w:hint="cs"/>
          <w:rtl/>
        </w:rPr>
        <w:t>שוחטין</w:t>
      </w:r>
      <w:r w:rsidRPr="007435EB">
        <w:rPr>
          <w:rFonts w:ascii="Fb Fontext" w:hAnsi="Fb Fontext"/>
          <w:rtl/>
        </w:rPr>
        <w:t xml:space="preserve"> </w:t>
      </w:r>
      <w:r w:rsidRPr="007435EB">
        <w:rPr>
          <w:rFonts w:ascii="Fb Fontext" w:hAnsi="Fb Fontext" w:hint="cs"/>
          <w:rtl/>
        </w:rPr>
        <w:t>עליה</w:t>
      </w:r>
      <w:r w:rsidRPr="007435EB">
        <w:rPr>
          <w:rFonts w:ascii="Fb Fontext" w:hAnsi="Fb Fontext"/>
          <w:rtl/>
        </w:rPr>
        <w:t xml:space="preserve"> </w:t>
      </w:r>
      <w:r w:rsidRPr="007435EB">
        <w:rPr>
          <w:rFonts w:ascii="Fb Fontext" w:hAnsi="Fb Fontext" w:hint="cs"/>
          <w:rtl/>
        </w:rPr>
        <w:t>בפני</w:t>
      </w:r>
      <w:r w:rsidRPr="007435EB">
        <w:rPr>
          <w:rFonts w:ascii="Fb Fontext" w:hAnsi="Fb Fontext"/>
          <w:rtl/>
        </w:rPr>
        <w:t xml:space="preserve"> </w:t>
      </w:r>
      <w:r w:rsidRPr="007435EB">
        <w:rPr>
          <w:rFonts w:ascii="Fb Fontext" w:hAnsi="Fb Fontext" w:hint="cs"/>
          <w:rtl/>
        </w:rPr>
        <w:t>עצמה</w:t>
      </w:r>
      <w:r w:rsidRPr="007435EB">
        <w:rPr>
          <w:rFonts w:ascii="Fb Fontext" w:hAnsi="Fb Fontext"/>
          <w:rtl/>
        </w:rPr>
        <w:t xml:space="preserve">, </w:t>
      </w:r>
      <w:r w:rsidRPr="007435EB">
        <w:rPr>
          <w:rFonts w:ascii="Fb Fontext" w:hAnsi="Fb Fontext" w:hint="cs"/>
          <w:rtl/>
        </w:rPr>
        <w:t>ובשני</w:t>
      </w:r>
      <w:r w:rsidRPr="007435EB">
        <w:rPr>
          <w:rFonts w:ascii="Fb Fontext" w:hAnsi="Fb Fontext"/>
          <w:rtl/>
        </w:rPr>
        <w:t xml:space="preserve"> - </w:t>
      </w:r>
      <w:r w:rsidRPr="007435EB">
        <w:rPr>
          <w:rFonts w:ascii="Fb Fontext" w:hAnsi="Fb Fontext" w:hint="cs"/>
          <w:rtl/>
        </w:rPr>
        <w:t>עושין</w:t>
      </w:r>
      <w:r w:rsidRPr="007435EB">
        <w:rPr>
          <w:rFonts w:ascii="Fb Fontext" w:hAnsi="Fb Fontext"/>
          <w:rtl/>
        </w:rPr>
        <w:t xml:space="preserve"> </w:t>
      </w:r>
      <w:r w:rsidRPr="007435EB">
        <w:rPr>
          <w:rFonts w:ascii="Fb Fontext" w:hAnsi="Fb Fontext" w:hint="cs"/>
          <w:rtl/>
        </w:rPr>
        <w:t>אותה</w:t>
      </w:r>
      <w:r w:rsidRPr="007435EB">
        <w:rPr>
          <w:rFonts w:ascii="Fb Fontext" w:hAnsi="Fb Fontext"/>
          <w:rtl/>
        </w:rPr>
        <w:t xml:space="preserve"> </w:t>
      </w:r>
      <w:r w:rsidRPr="007435EB">
        <w:rPr>
          <w:rFonts w:ascii="Fb Fontext" w:hAnsi="Fb Fontext" w:hint="cs"/>
          <w:rtl/>
        </w:rPr>
        <w:t>טפילה</w:t>
      </w:r>
      <w:r w:rsidRPr="007435EB">
        <w:rPr>
          <w:rFonts w:ascii="Fb Fontext" w:hAnsi="Fb Fontext"/>
          <w:rtl/>
        </w:rPr>
        <w:t xml:space="preserve"> </w:t>
      </w:r>
      <w:r w:rsidRPr="007435EB">
        <w:rPr>
          <w:rFonts w:ascii="Fb Fontext" w:hAnsi="Fb Fontext" w:hint="cs"/>
          <w:rtl/>
        </w:rPr>
        <w:t>לאחרים</w:t>
      </w:r>
      <w:r w:rsidRPr="007435EB">
        <w:rPr>
          <w:rFonts w:ascii="Fb Fontext" w:hAnsi="Fb Fontext"/>
          <w:rtl/>
        </w:rPr>
        <w:t>.</w:t>
      </w:r>
    </w:p>
    <w:p w14:paraId="0E78F8B2" w14:textId="77777777" w:rsidR="00E8089F" w:rsidRPr="007435EB" w:rsidRDefault="00E8089F" w:rsidP="00E8089F">
      <w:pPr>
        <w:rPr>
          <w:rtl/>
        </w:rPr>
      </w:pPr>
      <w:r w:rsidRPr="005C3FF1">
        <w:rPr>
          <w:rStyle w:val="afffa"/>
          <w:rFonts w:hint="cs"/>
          <w:rtl/>
        </w:rPr>
        <w:t>רבי</w:t>
      </w:r>
      <w:r w:rsidRPr="005C3FF1">
        <w:rPr>
          <w:rStyle w:val="afffa"/>
          <w:rtl/>
        </w:rPr>
        <w:t xml:space="preserve"> </w:t>
      </w:r>
      <w:r w:rsidRPr="005C3FF1">
        <w:rPr>
          <w:rStyle w:val="afffa"/>
          <w:rFonts w:hint="cs"/>
          <w:rtl/>
        </w:rPr>
        <w:t>יוסי</w:t>
      </w:r>
      <w:r w:rsidRPr="007435EB">
        <w:rPr>
          <w:rtl/>
        </w:rPr>
        <w:t xml:space="preserve">: </w:t>
      </w:r>
      <w:r w:rsidRPr="007435EB">
        <w:rPr>
          <w:rFonts w:hint="cs"/>
          <w:rtl/>
        </w:rPr>
        <w:t>אשה</w:t>
      </w:r>
      <w:r w:rsidRPr="007435EB">
        <w:rPr>
          <w:rtl/>
        </w:rPr>
        <w:t xml:space="preserve"> - </w:t>
      </w:r>
      <w:r w:rsidRPr="007435EB">
        <w:rPr>
          <w:rFonts w:hint="cs"/>
          <w:rtl/>
        </w:rPr>
        <w:t>בשני</w:t>
      </w:r>
      <w:r w:rsidRPr="007435EB">
        <w:rPr>
          <w:rtl/>
        </w:rPr>
        <w:t xml:space="preserve"> </w:t>
      </w:r>
      <w:r w:rsidRPr="007435EB">
        <w:rPr>
          <w:rFonts w:hint="cs"/>
          <w:rtl/>
        </w:rPr>
        <w:t>שוחטין</w:t>
      </w:r>
      <w:r w:rsidRPr="007435EB">
        <w:rPr>
          <w:rtl/>
        </w:rPr>
        <w:t xml:space="preserve"> </w:t>
      </w:r>
      <w:r w:rsidRPr="007435EB">
        <w:rPr>
          <w:rFonts w:hint="cs"/>
          <w:rtl/>
        </w:rPr>
        <w:t>עליה</w:t>
      </w:r>
      <w:r w:rsidRPr="007435EB">
        <w:rPr>
          <w:rtl/>
        </w:rPr>
        <w:t xml:space="preserve"> </w:t>
      </w:r>
      <w:r w:rsidRPr="007435EB">
        <w:rPr>
          <w:rFonts w:hint="cs"/>
          <w:rtl/>
        </w:rPr>
        <w:t>בפני</w:t>
      </w:r>
      <w:r w:rsidRPr="007435EB">
        <w:rPr>
          <w:rtl/>
        </w:rPr>
        <w:t xml:space="preserve"> </w:t>
      </w:r>
      <w:r w:rsidRPr="007435EB">
        <w:rPr>
          <w:rFonts w:hint="cs"/>
          <w:rtl/>
        </w:rPr>
        <w:t>עצמה</w:t>
      </w:r>
      <w:r w:rsidRPr="007435EB">
        <w:rPr>
          <w:rtl/>
        </w:rPr>
        <w:t xml:space="preserve">, </w:t>
      </w:r>
      <w:r w:rsidRPr="007435EB">
        <w:rPr>
          <w:rFonts w:hint="cs"/>
          <w:rtl/>
        </w:rPr>
        <w:t>ואין</w:t>
      </w:r>
      <w:r w:rsidRPr="007435EB">
        <w:rPr>
          <w:rtl/>
        </w:rPr>
        <w:t xml:space="preserve"> </w:t>
      </w:r>
      <w:r w:rsidRPr="007435EB">
        <w:rPr>
          <w:rFonts w:hint="cs"/>
          <w:rtl/>
        </w:rPr>
        <w:t>צריך</w:t>
      </w:r>
      <w:r w:rsidRPr="007435EB">
        <w:rPr>
          <w:rtl/>
        </w:rPr>
        <w:t xml:space="preserve"> </w:t>
      </w:r>
      <w:r w:rsidRPr="007435EB">
        <w:rPr>
          <w:rFonts w:hint="cs"/>
          <w:rtl/>
        </w:rPr>
        <w:t>לומר</w:t>
      </w:r>
      <w:r w:rsidRPr="007435EB">
        <w:rPr>
          <w:rtl/>
        </w:rPr>
        <w:t xml:space="preserve"> </w:t>
      </w:r>
      <w:r w:rsidRPr="007435EB">
        <w:rPr>
          <w:rFonts w:hint="cs"/>
          <w:rtl/>
        </w:rPr>
        <w:t>בראשון</w:t>
      </w:r>
      <w:r w:rsidRPr="007435EB">
        <w:rPr>
          <w:rtl/>
        </w:rPr>
        <w:t>.</w:t>
      </w:r>
    </w:p>
    <w:p w14:paraId="51E972AB" w14:textId="77777777" w:rsidR="00E8089F" w:rsidRPr="007435EB" w:rsidRDefault="00E8089F" w:rsidP="00E8089F">
      <w:pPr>
        <w:rPr>
          <w:rFonts w:cs="Guttman Vilna"/>
          <w:b/>
          <w:bCs/>
          <w:rtl/>
        </w:rPr>
      </w:pPr>
      <w:r>
        <w:rPr>
          <w:rStyle w:val="affffd"/>
          <w:rFonts w:hint="cs"/>
          <w:rtl/>
          <w:rPrChange w:id="11070" w:author="מנוע אמוראים" w:date="2026-10-05T16:42:03Z">
            <w:rPr>
              <w:rStyle w:val="afffa"/>
              <w:rFonts w:hint="cs"/>
              <w:rtl/>
            </w:rPr>
          </w:rPrChange>
        </w:rPr>
        <w:t xml:space="preserve">ר</w:t>
      </w:r>
      <w:r>
        <w:rPr>
          <w:rStyle w:val="affffd"/>
          <w:rtl/>
          <w:rPrChange w:id="11071" w:author="מנוע אמוראים" w:date="2026-10-05T16:42:03Z">
            <w:rPr>
              <w:rStyle w:val="afffa"/>
              <w:rtl/>
            </w:rPr>
          </w:rPrChange>
        </w:rPr>
        <w:t xml:space="preserve">"</w:t>
      </w:r>
      <w:r>
        <w:rPr>
          <w:rStyle w:val="affffd"/>
          <w:rFonts w:hint="cs"/>
          <w:rtl/>
          <w:rPrChange w:id="11072" w:author="מנוע אמוראים" w:date="2026-10-05T16:42:03Z">
            <w:rPr>
              <w:rStyle w:val="afffa"/>
              <w:rFonts w:hint="cs"/>
              <w:rtl/>
            </w:rPr>
          </w:rPrChange>
        </w:rPr>
        <w:t xml:space="preserve">ש</w:t>
      </w:r>
      <w:r w:rsidRPr="007435EB">
        <w:rPr>
          <w:rtl/>
        </w:rPr>
        <w:t xml:space="preserve">: </w:t>
      </w:r>
      <w:r w:rsidRPr="007435EB">
        <w:rPr>
          <w:rFonts w:hint="cs"/>
          <w:rtl/>
        </w:rPr>
        <w:t>אשה</w:t>
      </w:r>
      <w:r w:rsidRPr="007435EB">
        <w:rPr>
          <w:rtl/>
        </w:rPr>
        <w:t xml:space="preserve">, </w:t>
      </w:r>
      <w:r w:rsidRPr="007435EB">
        <w:rPr>
          <w:rFonts w:hint="cs"/>
          <w:rtl/>
        </w:rPr>
        <w:t>בראשון</w:t>
      </w:r>
      <w:r w:rsidRPr="007435EB">
        <w:rPr>
          <w:rtl/>
        </w:rPr>
        <w:t xml:space="preserve"> - </w:t>
      </w:r>
      <w:r w:rsidRPr="007435EB">
        <w:rPr>
          <w:rFonts w:hint="cs"/>
          <w:rtl/>
        </w:rPr>
        <w:t>עושין</w:t>
      </w:r>
      <w:r w:rsidRPr="007435EB">
        <w:rPr>
          <w:rtl/>
        </w:rPr>
        <w:t xml:space="preserve"> </w:t>
      </w:r>
      <w:r w:rsidRPr="007435EB">
        <w:rPr>
          <w:rFonts w:hint="cs"/>
          <w:rtl/>
        </w:rPr>
        <w:t>אותה</w:t>
      </w:r>
      <w:r w:rsidRPr="007435EB">
        <w:rPr>
          <w:rtl/>
        </w:rPr>
        <w:t xml:space="preserve"> </w:t>
      </w:r>
      <w:r w:rsidRPr="007435EB">
        <w:rPr>
          <w:rFonts w:hint="cs"/>
          <w:rtl/>
        </w:rPr>
        <w:t>טפילה</w:t>
      </w:r>
      <w:r w:rsidRPr="007435EB">
        <w:rPr>
          <w:rtl/>
        </w:rPr>
        <w:t xml:space="preserve"> </w:t>
      </w:r>
      <w:r w:rsidRPr="007435EB">
        <w:rPr>
          <w:rFonts w:hint="cs"/>
          <w:rtl/>
        </w:rPr>
        <w:t>לאחרים</w:t>
      </w:r>
      <w:r w:rsidRPr="007435EB">
        <w:rPr>
          <w:rtl/>
        </w:rPr>
        <w:t xml:space="preserve">, </w:t>
      </w:r>
      <w:r w:rsidRPr="007435EB">
        <w:rPr>
          <w:rFonts w:hint="cs"/>
          <w:rtl/>
        </w:rPr>
        <w:t>בשני</w:t>
      </w:r>
      <w:r w:rsidRPr="007435EB">
        <w:rPr>
          <w:rtl/>
        </w:rPr>
        <w:t xml:space="preserve"> - </w:t>
      </w:r>
      <w:r w:rsidRPr="007435EB">
        <w:rPr>
          <w:rFonts w:hint="cs"/>
          <w:rtl/>
        </w:rPr>
        <w:t>אין</w:t>
      </w:r>
      <w:r w:rsidRPr="007435EB">
        <w:rPr>
          <w:rtl/>
        </w:rPr>
        <w:t xml:space="preserve"> </w:t>
      </w:r>
      <w:r w:rsidRPr="007435EB">
        <w:rPr>
          <w:rFonts w:hint="cs"/>
          <w:rtl/>
        </w:rPr>
        <w:t>שוחטין</w:t>
      </w:r>
      <w:r w:rsidRPr="007435EB">
        <w:rPr>
          <w:rtl/>
        </w:rPr>
        <w:t xml:space="preserve"> </w:t>
      </w:r>
      <w:r w:rsidRPr="007435EB">
        <w:rPr>
          <w:rFonts w:hint="cs"/>
          <w:rtl/>
        </w:rPr>
        <w:t>עליה</w:t>
      </w:r>
      <w:r w:rsidRPr="007435EB">
        <w:rPr>
          <w:rtl/>
        </w:rPr>
        <w:t xml:space="preserve"> </w:t>
      </w:r>
      <w:r w:rsidRPr="007435EB">
        <w:rPr>
          <w:rFonts w:hint="cs"/>
          <w:rtl/>
        </w:rPr>
        <w:t>כל</w:t>
      </w:r>
      <w:r w:rsidRPr="007435EB">
        <w:rPr>
          <w:rtl/>
        </w:rPr>
        <w:t xml:space="preserve"> </w:t>
      </w:r>
      <w:r w:rsidRPr="007435EB">
        <w:rPr>
          <w:rFonts w:hint="cs"/>
          <w:rtl/>
        </w:rPr>
        <w:t>עיקר</w:t>
      </w:r>
      <w:r w:rsidRPr="007435EB">
        <w:rPr>
          <w:rtl/>
        </w:rPr>
        <w:t>.</w:t>
      </w:r>
    </w:p>
    <w:p w14:paraId="03E0F832" w14:textId="77777777" w:rsidR="00E8089F" w:rsidRPr="005C3FF1" w:rsidRDefault="00E8089F" w:rsidP="00E8089F">
      <w:pPr>
        <w:rPr>
          <w:rStyle w:val="afffa"/>
          <w:rtl/>
        </w:rPr>
      </w:pPr>
      <w:r w:rsidRPr="005C3FF1">
        <w:rPr>
          <w:rStyle w:val="afffa"/>
          <w:rFonts w:hint="cs"/>
          <w:rtl/>
        </w:rPr>
        <w:t>וב</w:t>
      </w:r>
      <w:r w:rsidRPr="00F46A1C">
        <w:rPr>
          <w:rStyle w:val="affffd"/>
          <w:rFonts w:hint="cs"/>
          <w:rtl/>
        </w:rPr>
        <w:t xml:space="preserve">הך </w:t>
      </w:r>
      <w:r w:rsidRPr="005C3FF1">
        <w:rPr>
          <w:rStyle w:val="afffa"/>
          <w:rFonts w:hint="cs"/>
          <w:rtl/>
        </w:rPr>
        <w:t>פליגי</w:t>
      </w:r>
      <w:r w:rsidRPr="005C3FF1">
        <w:rPr>
          <w:rStyle w:val="afffa"/>
          <w:rtl/>
        </w:rPr>
        <w:t>.</w:t>
      </w:r>
    </w:p>
    <w:p w14:paraId="689E431E" w14:textId="77777777" w:rsidR="00E8089F" w:rsidRPr="007435EB" w:rsidRDefault="00E8089F" w:rsidP="00E8089F">
      <w:pPr>
        <w:rPr>
          <w:rtl/>
        </w:rPr>
      </w:pPr>
      <w:r>
        <w:rPr>
          <w:rStyle w:val="affffd"/>
          <w:rFonts w:hint="cs"/>
          <w:rtl/>
          <w:rPrChange w:id="11073" w:author="מנוע אמוראים" w:date="2026-10-05T16:42:03Z">
            <w:rPr>
              <w:rStyle w:val="afffa"/>
              <w:rFonts w:hint="cs"/>
              <w:rtl/>
            </w:rPr>
          </w:rPrChange>
        </w:rPr>
        <w:t xml:space="preserve">לר</w:t>
      </w:r>
      <w:r>
        <w:rPr>
          <w:rStyle w:val="affffd"/>
          <w:rtl/>
          <w:rPrChange w:id="11074" w:author="מנוע אמוראים" w:date="2026-10-05T16:42:03Z">
            <w:rPr>
              <w:rStyle w:val="afffa"/>
              <w:rtl/>
            </w:rPr>
          </w:rPrChange>
        </w:rPr>
        <w:t xml:space="preserve">"</w:t>
      </w:r>
      <w:r>
        <w:rPr>
          <w:rStyle w:val="affffd"/>
          <w:rFonts w:hint="cs"/>
          <w:rtl/>
          <w:rPrChange w:id="11075" w:author="מנוע אמוראים" w:date="2026-10-05T16:42:03Z">
            <w:rPr>
              <w:rStyle w:val="afffa"/>
              <w:rFonts w:hint="cs"/>
              <w:rtl/>
            </w:rPr>
          </w:rPrChange>
        </w:rPr>
        <w:t xml:space="preserve">י</w:t>
      </w:r>
      <w:r w:rsidRPr="00AC0CB1">
        <w:rPr>
          <w:rStyle w:val="af2"/>
          <w:rtl/>
        </w:rPr>
        <w:t xml:space="preserve"> </w:t>
      </w:r>
      <w:r w:rsidRPr="00AC0CB1">
        <w:rPr>
          <w:rStyle w:val="af2"/>
          <w:rFonts w:hint="cs"/>
          <w:rtl/>
        </w:rPr>
        <w:t>'במכסת</w:t>
      </w:r>
      <w:r w:rsidRPr="00AC0CB1">
        <w:rPr>
          <w:rStyle w:val="af2"/>
          <w:rtl/>
        </w:rPr>
        <w:t xml:space="preserve"> </w:t>
      </w:r>
      <w:r w:rsidRPr="00AC0CB1">
        <w:rPr>
          <w:rStyle w:val="af2"/>
          <w:rFonts w:hint="cs"/>
          <w:rtl/>
        </w:rPr>
        <w:t>נפשת'</w:t>
      </w:r>
      <w:r w:rsidRPr="00AC0CB1">
        <w:rPr>
          <w:rStyle w:val="af2"/>
          <w:rtl/>
        </w:rPr>
        <w:t xml:space="preserve"> </w:t>
      </w:r>
      <w:r w:rsidRPr="007435EB">
        <w:rPr>
          <w:rtl/>
        </w:rPr>
        <w:t xml:space="preserve">- </w:t>
      </w:r>
      <w:r w:rsidRPr="007435EB">
        <w:rPr>
          <w:rFonts w:hint="cs"/>
          <w:rtl/>
        </w:rPr>
        <w:t>ו</w:t>
      </w:r>
      <w:r w:rsidR="00AB3B38">
        <w:rPr>
          <w:rFonts w:hint="cs"/>
          <w:rtl/>
        </w:rPr>
        <w:t>אף</w:t>
      </w:r>
      <w:r w:rsidRPr="007435EB">
        <w:rPr>
          <w:rtl/>
        </w:rPr>
        <w:t xml:space="preserve"> </w:t>
      </w:r>
      <w:r w:rsidRPr="007435EB">
        <w:rPr>
          <w:rFonts w:hint="cs"/>
          <w:rtl/>
        </w:rPr>
        <w:t>נשים</w:t>
      </w:r>
      <w:r w:rsidRPr="007435EB">
        <w:rPr>
          <w:rtl/>
        </w:rPr>
        <w:t>.</w:t>
      </w:r>
      <w:r w:rsidRPr="007435EB">
        <w:rPr>
          <w:rFonts w:hint="cs"/>
          <w:rtl/>
        </w:rPr>
        <w:t xml:space="preserve"> ובשני לא </w:t>
      </w:r>
      <w:r w:rsidRPr="00AC0CB1">
        <w:rPr>
          <w:rStyle w:val="af2"/>
          <w:rFonts w:hint="cs"/>
          <w:rtl/>
        </w:rPr>
        <w:t>ד'בחטאו ישא האיש ההוא'</w:t>
      </w:r>
      <w:r w:rsidRPr="007435EB">
        <w:rPr>
          <w:rFonts w:hint="cs"/>
          <w:rtl/>
        </w:rPr>
        <w:t>- ולא אשה</w:t>
      </w:r>
      <w:r w:rsidRPr="007435EB">
        <w:rPr>
          <w:rtl/>
        </w:rPr>
        <w:t>.</w:t>
      </w:r>
    </w:p>
    <w:p w14:paraId="1A81D581" w14:textId="77777777" w:rsidR="00E8089F" w:rsidRPr="007435EB" w:rsidRDefault="00E8089F" w:rsidP="00E8089F">
      <w:pPr>
        <w:rPr>
          <w:rtl/>
        </w:rPr>
      </w:pPr>
      <w:r w:rsidRPr="007435EB">
        <w:rPr>
          <w:rFonts w:ascii="Fb Fontext" w:hAnsi="Fb Fontext"/>
          <w:sz w:val="20"/>
          <w:rtl/>
        </w:rPr>
        <w:tab/>
      </w:r>
      <w:r w:rsidRPr="00AC0CB1">
        <w:rPr>
          <w:rStyle w:val="af2"/>
          <w:rFonts w:hint="cs"/>
          <w:rtl/>
        </w:rPr>
        <w:t>'ככל</w:t>
      </w:r>
      <w:r w:rsidRPr="00AC0CB1">
        <w:rPr>
          <w:rStyle w:val="af2"/>
          <w:rtl/>
        </w:rPr>
        <w:t xml:space="preserve"> </w:t>
      </w:r>
      <w:r w:rsidRPr="00AC0CB1">
        <w:rPr>
          <w:rStyle w:val="af2"/>
          <w:rFonts w:hint="cs"/>
          <w:rtl/>
        </w:rPr>
        <w:t>חקת</w:t>
      </w:r>
      <w:r w:rsidRPr="00AC0CB1">
        <w:rPr>
          <w:rStyle w:val="af2"/>
          <w:rtl/>
        </w:rPr>
        <w:t xml:space="preserve"> </w:t>
      </w:r>
      <w:r w:rsidRPr="00AC0CB1">
        <w:rPr>
          <w:rStyle w:val="af2"/>
          <w:rFonts w:hint="cs"/>
          <w:rtl/>
        </w:rPr>
        <w:t>הפסח'</w:t>
      </w:r>
      <w:r w:rsidRPr="00AC0CB1">
        <w:rPr>
          <w:rStyle w:val="af2"/>
          <w:rtl/>
        </w:rPr>
        <w:t xml:space="preserve"> </w:t>
      </w:r>
      <w:r w:rsidRPr="007435EB">
        <w:rPr>
          <w:rFonts w:ascii="Fb Fontext" w:hAnsi="Fb Fontext" w:hint="cs"/>
          <w:sz w:val="20"/>
          <w:rtl/>
        </w:rPr>
        <w:t>דמהני לטפילה</w:t>
      </w:r>
      <w:r w:rsidRPr="007435EB">
        <w:rPr>
          <w:rFonts w:ascii="Fb Fontext" w:hAnsi="Fb Fontext"/>
          <w:sz w:val="20"/>
          <w:rtl/>
        </w:rPr>
        <w:t xml:space="preserve"> </w:t>
      </w:r>
      <w:r w:rsidRPr="007435EB">
        <w:rPr>
          <w:rFonts w:ascii="Fb Fontext" w:hAnsi="Fb Fontext" w:hint="cs"/>
          <w:sz w:val="20"/>
          <w:rtl/>
        </w:rPr>
        <w:t>בעלמא</w:t>
      </w:r>
      <w:r w:rsidRPr="007435EB">
        <w:rPr>
          <w:rFonts w:ascii="Fb Fontext" w:hAnsi="Fb Fontext"/>
          <w:sz w:val="20"/>
          <w:rtl/>
        </w:rPr>
        <w:t>.</w:t>
      </w:r>
    </w:p>
    <w:p w14:paraId="01E87628" w14:textId="77777777" w:rsidR="00E8089F" w:rsidRPr="007435EB" w:rsidRDefault="00E8089F" w:rsidP="00E8089F">
      <w:pPr>
        <w:rPr>
          <w:rtl/>
        </w:rPr>
      </w:pPr>
      <w:r w:rsidRPr="005C3FF1">
        <w:rPr>
          <w:rStyle w:val="afffa"/>
          <w:rFonts w:hint="cs"/>
          <w:rtl/>
        </w:rPr>
        <w:t>ורבי</w:t>
      </w:r>
      <w:r w:rsidRPr="005C3FF1">
        <w:rPr>
          <w:rStyle w:val="afffa"/>
          <w:rtl/>
        </w:rPr>
        <w:t xml:space="preserve"> </w:t>
      </w:r>
      <w:r w:rsidRPr="005C3FF1">
        <w:rPr>
          <w:rStyle w:val="afffa"/>
          <w:rFonts w:hint="cs"/>
          <w:rtl/>
        </w:rPr>
        <w:t>יוסי</w:t>
      </w:r>
      <w:r w:rsidRPr="00AC0CB1">
        <w:rPr>
          <w:rStyle w:val="af2"/>
          <w:rtl/>
        </w:rPr>
        <w:t xml:space="preserve"> </w:t>
      </w:r>
      <w:r w:rsidRPr="00AC0CB1">
        <w:rPr>
          <w:rStyle w:val="af2"/>
          <w:rFonts w:hint="cs"/>
          <w:rtl/>
        </w:rPr>
        <w:t>'בראשון</w:t>
      </w:r>
      <w:r w:rsidRPr="00AC0CB1">
        <w:rPr>
          <w:rStyle w:val="af2"/>
          <w:rtl/>
        </w:rPr>
        <w:t xml:space="preserve"> </w:t>
      </w:r>
      <w:r w:rsidRPr="00AC0CB1">
        <w:rPr>
          <w:rStyle w:val="af2"/>
          <w:rFonts w:hint="cs"/>
          <w:rtl/>
        </w:rPr>
        <w:t>במכסת</w:t>
      </w:r>
      <w:r w:rsidRPr="00AC0CB1">
        <w:rPr>
          <w:rStyle w:val="af2"/>
          <w:rtl/>
        </w:rPr>
        <w:t xml:space="preserve"> </w:t>
      </w:r>
      <w:r w:rsidRPr="00AC0CB1">
        <w:rPr>
          <w:rStyle w:val="af2"/>
          <w:rFonts w:hint="cs"/>
          <w:rtl/>
        </w:rPr>
        <w:t>נפשת'</w:t>
      </w:r>
      <w:r w:rsidRPr="00AC0CB1">
        <w:rPr>
          <w:rStyle w:val="af2"/>
          <w:rtl/>
        </w:rPr>
        <w:t xml:space="preserve"> </w:t>
      </w:r>
      <w:r w:rsidRPr="007435EB">
        <w:rPr>
          <w:rFonts w:ascii="Fb Fontext" w:hAnsi="Fb Fontext" w:hint="cs"/>
          <w:rtl/>
        </w:rPr>
        <w:t>ו</w:t>
      </w:r>
      <w:r w:rsidR="00AB3B38">
        <w:rPr>
          <w:rFonts w:ascii="Fb Fontext" w:hAnsi="Fb Fontext" w:hint="cs"/>
          <w:rtl/>
        </w:rPr>
        <w:t>אף</w:t>
      </w:r>
      <w:r w:rsidRPr="007435EB">
        <w:rPr>
          <w:rFonts w:ascii="Fb Fontext" w:hAnsi="Fb Fontext"/>
          <w:rtl/>
        </w:rPr>
        <w:t xml:space="preserve"> </w:t>
      </w:r>
      <w:r w:rsidRPr="007435EB">
        <w:rPr>
          <w:rFonts w:ascii="Fb Fontext" w:hAnsi="Fb Fontext" w:hint="cs"/>
          <w:rtl/>
        </w:rPr>
        <w:t>אשה</w:t>
      </w:r>
      <w:r w:rsidRPr="007435EB">
        <w:rPr>
          <w:rFonts w:ascii="Fb Fontext" w:hAnsi="Fb Fontext"/>
          <w:rtl/>
        </w:rPr>
        <w:t xml:space="preserve">, </w:t>
      </w:r>
      <w:r w:rsidRPr="007435EB">
        <w:rPr>
          <w:rFonts w:ascii="Fb Fontext" w:hAnsi="Fb Fontext" w:hint="cs"/>
          <w:rtl/>
        </w:rPr>
        <w:t>בפסח</w:t>
      </w:r>
      <w:r w:rsidRPr="007435EB">
        <w:rPr>
          <w:rFonts w:ascii="Fb Fontext" w:hAnsi="Fb Fontext"/>
          <w:rtl/>
        </w:rPr>
        <w:t xml:space="preserve"> </w:t>
      </w:r>
      <w:r w:rsidRPr="007435EB">
        <w:rPr>
          <w:rFonts w:ascii="Fb Fontext" w:hAnsi="Fb Fontext" w:hint="cs"/>
          <w:rtl/>
        </w:rPr>
        <w:t>שני</w:t>
      </w:r>
      <w:r w:rsidRPr="00AC0CB1">
        <w:rPr>
          <w:rStyle w:val="af2"/>
          <w:rtl/>
        </w:rPr>
        <w:t xml:space="preserve"> </w:t>
      </w:r>
      <w:r w:rsidRPr="00AC0CB1">
        <w:rPr>
          <w:rStyle w:val="af2"/>
          <w:rFonts w:hint="cs"/>
          <w:rtl/>
        </w:rPr>
        <w:t>'ונכרתה</w:t>
      </w:r>
      <w:r w:rsidRPr="00AC0CB1">
        <w:rPr>
          <w:rStyle w:val="af2"/>
          <w:rtl/>
        </w:rPr>
        <w:t xml:space="preserve"> </w:t>
      </w:r>
      <w:r w:rsidRPr="00AC0CB1">
        <w:rPr>
          <w:rStyle w:val="af2"/>
          <w:rFonts w:hint="cs"/>
          <w:rtl/>
        </w:rPr>
        <w:t>הנפש</w:t>
      </w:r>
      <w:r w:rsidRPr="00AC0CB1">
        <w:rPr>
          <w:rStyle w:val="af2"/>
          <w:rtl/>
        </w:rPr>
        <w:t xml:space="preserve"> </w:t>
      </w:r>
      <w:r w:rsidRPr="00AC0CB1">
        <w:rPr>
          <w:rStyle w:val="af2"/>
          <w:rFonts w:hint="cs"/>
          <w:rtl/>
        </w:rPr>
        <w:t>ההיא</w:t>
      </w:r>
      <w:r w:rsidRPr="00AC0CB1">
        <w:rPr>
          <w:rStyle w:val="af2"/>
          <w:rtl/>
        </w:rPr>
        <w:t xml:space="preserve"> </w:t>
      </w:r>
      <w:r w:rsidRPr="00AC0CB1">
        <w:rPr>
          <w:rStyle w:val="af2"/>
          <w:rFonts w:hint="cs"/>
          <w:rtl/>
        </w:rPr>
        <w:t>מישראל'</w:t>
      </w:r>
      <w:r w:rsidRPr="00AC0CB1">
        <w:rPr>
          <w:rStyle w:val="af2"/>
          <w:rtl/>
        </w:rPr>
        <w:t>,</w:t>
      </w:r>
      <w:r w:rsidRPr="007435EB">
        <w:rPr>
          <w:rFonts w:ascii="Fb Fontext" w:hAnsi="Fb Fontext"/>
          <w:rtl/>
        </w:rPr>
        <w:t xml:space="preserve"> </w:t>
      </w:r>
      <w:r w:rsidRPr="007435EB">
        <w:rPr>
          <w:rFonts w:ascii="Fb Fontext" w:hAnsi="Fb Fontext" w:hint="cs"/>
          <w:rtl/>
        </w:rPr>
        <w:t>ו</w:t>
      </w:r>
      <w:r w:rsidR="00AB3B38">
        <w:rPr>
          <w:rFonts w:ascii="Fb Fontext" w:hAnsi="Fb Fontext" w:hint="cs"/>
          <w:rtl/>
        </w:rPr>
        <w:t>אף</w:t>
      </w:r>
      <w:r w:rsidRPr="007435EB">
        <w:rPr>
          <w:rFonts w:ascii="Fb Fontext" w:hAnsi="Fb Fontext"/>
          <w:rtl/>
        </w:rPr>
        <w:t xml:space="preserve"> </w:t>
      </w:r>
      <w:r w:rsidRPr="007435EB">
        <w:rPr>
          <w:rFonts w:ascii="Fb Fontext" w:hAnsi="Fb Fontext" w:hint="cs"/>
          <w:rtl/>
        </w:rPr>
        <w:t>נשים</w:t>
      </w:r>
      <w:r w:rsidRPr="007435EB">
        <w:rPr>
          <w:rFonts w:ascii="Fb Fontext" w:hAnsi="Fb Fontext"/>
          <w:rtl/>
        </w:rPr>
        <w:t>.</w:t>
      </w:r>
    </w:p>
    <w:p w14:paraId="4E098A29" w14:textId="77777777" w:rsidR="00E8089F" w:rsidRPr="007435EB" w:rsidRDefault="00E8089F" w:rsidP="00E8089F">
      <w:pPr>
        <w:rPr>
          <w:rtl/>
        </w:rPr>
      </w:pPr>
      <w:r w:rsidRPr="007435EB">
        <w:rPr>
          <w:rFonts w:ascii="Fb Fontext" w:hAnsi="Fb Fontext"/>
          <w:sz w:val="20"/>
          <w:rtl/>
        </w:rPr>
        <w:tab/>
      </w:r>
      <w:r w:rsidRPr="00AC0CB1">
        <w:rPr>
          <w:rStyle w:val="af2"/>
          <w:rFonts w:hint="cs"/>
          <w:rtl/>
        </w:rPr>
        <w:t>'חטאו</w:t>
      </w:r>
      <w:r w:rsidRPr="00AC0CB1">
        <w:rPr>
          <w:rStyle w:val="af2"/>
          <w:rtl/>
        </w:rPr>
        <w:t xml:space="preserve"> </w:t>
      </w:r>
      <w:r w:rsidRPr="00AC0CB1">
        <w:rPr>
          <w:rStyle w:val="af2"/>
          <w:rFonts w:hint="cs"/>
          <w:rtl/>
        </w:rPr>
        <w:t>ישא</w:t>
      </w:r>
      <w:r w:rsidRPr="00AC0CB1">
        <w:rPr>
          <w:rStyle w:val="af2"/>
          <w:rtl/>
        </w:rPr>
        <w:t xml:space="preserve"> </w:t>
      </w:r>
      <w:r w:rsidRPr="00AC0CB1">
        <w:rPr>
          <w:rStyle w:val="af2"/>
          <w:rFonts w:hint="cs"/>
          <w:rtl/>
        </w:rPr>
        <w:t>האיש</w:t>
      </w:r>
      <w:r w:rsidRPr="00AC0CB1">
        <w:rPr>
          <w:rStyle w:val="af2"/>
          <w:rtl/>
        </w:rPr>
        <w:t xml:space="preserve"> </w:t>
      </w:r>
      <w:r w:rsidRPr="00AC0CB1">
        <w:rPr>
          <w:rStyle w:val="af2"/>
          <w:rFonts w:hint="cs"/>
          <w:rtl/>
        </w:rPr>
        <w:t>ההוא'</w:t>
      </w:r>
      <w:r w:rsidRPr="00AC0CB1">
        <w:rPr>
          <w:rStyle w:val="af2"/>
          <w:rtl/>
        </w:rPr>
        <w:t xml:space="preserve"> </w:t>
      </w:r>
      <w:r w:rsidRPr="007435EB">
        <w:rPr>
          <w:rFonts w:ascii="Fb Fontext" w:hAnsi="Fb Fontext" w:hint="cs"/>
          <w:sz w:val="20"/>
          <w:rtl/>
        </w:rPr>
        <w:t>למעוטי קטן</w:t>
      </w:r>
      <w:r w:rsidRPr="007435EB">
        <w:rPr>
          <w:rFonts w:ascii="Fb Fontext" w:hAnsi="Fb Fontext"/>
          <w:sz w:val="20"/>
          <w:rtl/>
        </w:rPr>
        <w:t xml:space="preserve"> </w:t>
      </w:r>
      <w:r w:rsidRPr="007435EB">
        <w:rPr>
          <w:rFonts w:ascii="Fb Fontext" w:hAnsi="Fb Fontext" w:hint="cs"/>
          <w:sz w:val="20"/>
          <w:rtl/>
        </w:rPr>
        <w:t>מכרת</w:t>
      </w:r>
      <w:r w:rsidRPr="007435EB">
        <w:rPr>
          <w:rFonts w:ascii="Fb Fontext" w:hAnsi="Fb Fontext"/>
          <w:sz w:val="20"/>
          <w:rtl/>
        </w:rPr>
        <w:t>.</w:t>
      </w:r>
    </w:p>
    <w:p w14:paraId="5F06387D" w14:textId="77777777" w:rsidR="00E8089F" w:rsidRPr="007435EB" w:rsidRDefault="00E8089F" w:rsidP="00E8089F">
      <w:pPr>
        <w:rPr>
          <w:rtl/>
        </w:rPr>
      </w:pPr>
      <w:r>
        <w:rPr>
          <w:rStyle w:val="affffd"/>
          <w:rFonts w:hint="cs"/>
          <w:rtl/>
          <w:rPrChange w:id="11076" w:author="מנוע אמוראים" w:date="2026-10-05T16:42:03Z">
            <w:rPr>
              <w:rStyle w:val="afffa"/>
              <w:rFonts w:hint="cs"/>
              <w:rtl/>
            </w:rPr>
          </w:rPrChange>
        </w:rPr>
        <w:t xml:space="preserve">ור</w:t>
      </w:r>
      <w:r>
        <w:rPr>
          <w:rStyle w:val="affffd"/>
          <w:rtl/>
          <w:rPrChange w:id="11077" w:author="מנוע אמוראים" w:date="2026-10-05T16:42:03Z">
            <w:rPr>
              <w:rStyle w:val="afffa"/>
              <w:rtl/>
            </w:rPr>
          </w:rPrChange>
        </w:rPr>
        <w:t xml:space="preserve">"</w:t>
      </w:r>
      <w:r>
        <w:rPr>
          <w:rStyle w:val="affffd"/>
          <w:rFonts w:hint="cs"/>
          <w:rtl/>
          <w:rPrChange w:id="11078" w:author="מנוע אמוראים" w:date="2026-10-05T16:42:03Z">
            <w:rPr>
              <w:rStyle w:val="afffa"/>
              <w:rFonts w:hint="cs"/>
              <w:rtl/>
            </w:rPr>
          </w:rPrChange>
        </w:rPr>
        <w:t xml:space="preserve">ש</w:t>
      </w:r>
      <w:r w:rsidRPr="005C3FF1">
        <w:rPr>
          <w:rStyle w:val="afffa"/>
          <w:rtl/>
        </w:rPr>
        <w:t>:</w:t>
      </w:r>
      <w:r w:rsidRPr="00AC0CB1">
        <w:rPr>
          <w:rStyle w:val="af2"/>
          <w:rtl/>
        </w:rPr>
        <w:t xml:space="preserve"> </w:t>
      </w:r>
      <w:r w:rsidRPr="00AC0CB1">
        <w:rPr>
          <w:rStyle w:val="af2"/>
          <w:rFonts w:hint="cs"/>
          <w:rtl/>
        </w:rPr>
        <w:t>'בראשון</w:t>
      </w:r>
      <w:r w:rsidRPr="00AC0CB1">
        <w:rPr>
          <w:rStyle w:val="af2"/>
          <w:rtl/>
        </w:rPr>
        <w:t xml:space="preserve"> </w:t>
      </w:r>
      <w:r w:rsidRPr="00AC0CB1">
        <w:rPr>
          <w:rStyle w:val="af2"/>
          <w:rFonts w:hint="cs"/>
          <w:rtl/>
        </w:rPr>
        <w:t>איש'</w:t>
      </w:r>
      <w:r w:rsidRPr="00AC0CB1">
        <w:rPr>
          <w:rStyle w:val="af2"/>
          <w:rtl/>
        </w:rPr>
        <w:t xml:space="preserve"> </w:t>
      </w:r>
      <w:r w:rsidRPr="007435EB">
        <w:rPr>
          <w:rFonts w:ascii="Fb Fontext" w:hAnsi="Fb Fontext" w:hint="cs"/>
          <w:rtl/>
        </w:rPr>
        <w:t>אשה</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w:t>
      </w:r>
      <w:r w:rsidRPr="007435EB">
        <w:rPr>
          <w:rFonts w:ascii="Fb Fontext" w:hAnsi="Fb Fontext" w:hint="cs"/>
          <w:rtl/>
        </w:rPr>
        <w:t xml:space="preserve"> ואכתי אהני</w:t>
      </w:r>
      <w:r w:rsidRPr="007435EB">
        <w:rPr>
          <w:rFonts w:ascii="Fb Fontext" w:hAnsi="Fb Fontext"/>
          <w:rtl/>
        </w:rPr>
        <w:t xml:space="preserve"> </w:t>
      </w:r>
      <w:r w:rsidRPr="007435EB">
        <w:rPr>
          <w:rFonts w:ascii="Fb Fontext" w:hAnsi="Fb Fontext" w:hint="cs"/>
          <w:rtl/>
        </w:rPr>
        <w:t>ליה</w:t>
      </w:r>
      <w:r w:rsidRPr="00AC0CB1">
        <w:rPr>
          <w:rStyle w:val="af2"/>
          <w:rtl/>
        </w:rPr>
        <w:t xml:space="preserve"> </w:t>
      </w:r>
      <w:r w:rsidRPr="00AC0CB1">
        <w:rPr>
          <w:rStyle w:val="af2"/>
          <w:rFonts w:hint="cs"/>
          <w:rtl/>
        </w:rPr>
        <w:t>'במכסת</w:t>
      </w:r>
      <w:r w:rsidRPr="00AC0CB1">
        <w:rPr>
          <w:rStyle w:val="af2"/>
          <w:rtl/>
        </w:rPr>
        <w:t xml:space="preserve"> </w:t>
      </w:r>
      <w:r w:rsidRPr="00AC0CB1">
        <w:rPr>
          <w:rStyle w:val="af2"/>
          <w:rFonts w:hint="cs"/>
          <w:rtl/>
        </w:rPr>
        <w:t>נפשת'</w:t>
      </w:r>
      <w:r w:rsidRPr="00AC0CB1">
        <w:rPr>
          <w:rStyle w:val="af2"/>
          <w:rtl/>
        </w:rPr>
        <w:t xml:space="preserve"> </w:t>
      </w:r>
      <w:r w:rsidRPr="007435EB">
        <w:rPr>
          <w:rFonts w:ascii="Fb Fontext" w:hAnsi="Fb Fontext" w:hint="cs"/>
          <w:rtl/>
        </w:rPr>
        <w:t>לטפילה</w:t>
      </w:r>
      <w:r w:rsidRPr="007435EB">
        <w:rPr>
          <w:rFonts w:ascii="Fb Fontext" w:hAnsi="Fb Fontext"/>
          <w:rtl/>
        </w:rPr>
        <w:t>.</w:t>
      </w:r>
    </w:p>
    <w:p w14:paraId="0CB1EBFB" w14:textId="77777777" w:rsidR="00E8089F" w:rsidRPr="007435EB" w:rsidRDefault="00E8089F" w:rsidP="00E8089F">
      <w:pPr>
        <w:rPr>
          <w:rFonts w:cs="Guttman Vilna"/>
          <w:b/>
          <w:bCs/>
          <w:rtl/>
        </w:rPr>
      </w:pPr>
      <w:r w:rsidRPr="007435EB">
        <w:rPr>
          <w:rFonts w:hint="cs"/>
          <w:rtl/>
        </w:rPr>
        <w:t>ולא בשני</w:t>
      </w:r>
      <w:r w:rsidRPr="00AC0CB1">
        <w:rPr>
          <w:rStyle w:val="af2"/>
          <w:rtl/>
        </w:rPr>
        <w:t xml:space="preserve"> </w:t>
      </w:r>
      <w:r w:rsidRPr="00AC0CB1">
        <w:rPr>
          <w:rStyle w:val="af2"/>
          <w:rFonts w:hint="cs"/>
          <w:rtl/>
        </w:rPr>
        <w:t>'חטאו</w:t>
      </w:r>
      <w:r w:rsidRPr="00AC0CB1">
        <w:rPr>
          <w:rStyle w:val="af2"/>
          <w:rtl/>
        </w:rPr>
        <w:t xml:space="preserve"> </w:t>
      </w:r>
      <w:r w:rsidRPr="00AC0CB1">
        <w:rPr>
          <w:rStyle w:val="af2"/>
          <w:rFonts w:hint="cs"/>
          <w:rtl/>
        </w:rPr>
        <w:t>ישא</w:t>
      </w:r>
      <w:r w:rsidRPr="00AC0CB1">
        <w:rPr>
          <w:rStyle w:val="af2"/>
          <w:rtl/>
        </w:rPr>
        <w:t xml:space="preserve"> </w:t>
      </w:r>
      <w:r w:rsidRPr="00AC0CB1">
        <w:rPr>
          <w:rStyle w:val="af2"/>
          <w:rFonts w:hint="cs"/>
          <w:rtl/>
        </w:rPr>
        <w:t>האיש'</w:t>
      </w:r>
      <w:r w:rsidRPr="00AC0CB1">
        <w:rPr>
          <w:rStyle w:val="af2"/>
          <w:rtl/>
        </w:rPr>
        <w:t xml:space="preserve"> </w:t>
      </w:r>
      <w:r w:rsidRPr="007435EB">
        <w:rPr>
          <w:rFonts w:hint="cs"/>
          <w:rtl/>
        </w:rPr>
        <w:t xml:space="preserve">ולא אשה-ובהכרח דממעט מטפילה דאי מחיוב </w:t>
      </w:r>
      <w:r w:rsidR="00AB3B38">
        <w:rPr>
          <w:rFonts w:hint="cs"/>
          <w:rtl/>
        </w:rPr>
        <w:t>אף</w:t>
      </w:r>
      <w:r w:rsidRPr="007435EB">
        <w:rPr>
          <w:rFonts w:hint="cs"/>
          <w:rtl/>
        </w:rPr>
        <w:t xml:space="preserve"> בראשון לא.</w:t>
      </w:r>
    </w:p>
    <w:p w14:paraId="20B6A41F" w14:textId="77777777" w:rsidR="00E8089F" w:rsidRPr="007435EB" w:rsidRDefault="00E8089F" w:rsidP="00E8089F">
      <w:pPr>
        <w:rPr>
          <w:rFonts w:cs="Guttman Vilna"/>
          <w:b/>
          <w:bCs/>
          <w:rtl/>
        </w:rPr>
      </w:pPr>
      <w:r w:rsidRPr="00F46A1C">
        <w:rPr>
          <w:rStyle w:val="affffd"/>
          <w:rFonts w:hint="cs"/>
          <w:rtl/>
        </w:rPr>
        <w:t>והך</w:t>
      </w:r>
      <w:r w:rsidRPr="00AC0CB1">
        <w:rPr>
          <w:rStyle w:val="af2"/>
          <w:rFonts w:hint="cs"/>
          <w:rtl/>
        </w:rPr>
        <w:t xml:space="preserve"> 'ויקחו</w:t>
      </w:r>
      <w:r w:rsidRPr="00AC0CB1">
        <w:rPr>
          <w:rStyle w:val="af2"/>
          <w:rtl/>
        </w:rPr>
        <w:t xml:space="preserve"> </w:t>
      </w:r>
      <w:r w:rsidRPr="00AC0CB1">
        <w:rPr>
          <w:rStyle w:val="af2"/>
          <w:rFonts w:hint="cs"/>
          <w:rtl/>
        </w:rPr>
        <w:t>להם</w:t>
      </w:r>
      <w:r w:rsidRPr="00AC0CB1">
        <w:rPr>
          <w:rStyle w:val="af2"/>
          <w:rtl/>
        </w:rPr>
        <w:t xml:space="preserve"> </w:t>
      </w:r>
      <w:r w:rsidRPr="00AC0CB1">
        <w:rPr>
          <w:rStyle w:val="af2"/>
          <w:rFonts w:hint="cs"/>
          <w:rtl/>
        </w:rPr>
        <w:t>איש</w:t>
      </w:r>
      <w:r w:rsidRPr="00AC0CB1">
        <w:rPr>
          <w:rStyle w:val="af2"/>
          <w:rtl/>
        </w:rPr>
        <w:t xml:space="preserve"> </w:t>
      </w:r>
      <w:r w:rsidRPr="00AC0CB1">
        <w:rPr>
          <w:rStyle w:val="af2"/>
          <w:rFonts w:hint="cs"/>
          <w:rtl/>
        </w:rPr>
        <w:t>שה</w:t>
      </w:r>
      <w:r w:rsidRPr="00AC0CB1">
        <w:rPr>
          <w:rStyle w:val="af2"/>
          <w:rtl/>
        </w:rPr>
        <w:t xml:space="preserve"> </w:t>
      </w:r>
      <w:r w:rsidRPr="00AC0CB1">
        <w:rPr>
          <w:rStyle w:val="af2"/>
          <w:rFonts w:hint="cs"/>
          <w:rtl/>
        </w:rPr>
        <w:t>לבית</w:t>
      </w:r>
      <w:r w:rsidRPr="00AC0CB1">
        <w:rPr>
          <w:rStyle w:val="af2"/>
          <w:rtl/>
        </w:rPr>
        <w:t xml:space="preserve"> </w:t>
      </w:r>
      <w:r w:rsidRPr="00AC0CB1">
        <w:rPr>
          <w:rStyle w:val="af2"/>
          <w:rFonts w:hint="cs"/>
          <w:rtl/>
        </w:rPr>
        <w:t>אבות</w:t>
      </w:r>
      <w:r w:rsidRPr="00AC0CB1">
        <w:rPr>
          <w:rStyle w:val="af2"/>
          <w:rtl/>
        </w:rPr>
        <w:t xml:space="preserve"> </w:t>
      </w:r>
      <w:r w:rsidRPr="00AC0CB1">
        <w:rPr>
          <w:rStyle w:val="af2"/>
          <w:rFonts w:hint="cs"/>
          <w:rtl/>
        </w:rPr>
        <w:t>וגו</w:t>
      </w:r>
      <w:r w:rsidRPr="00AC0CB1">
        <w:rPr>
          <w:rStyle w:val="af2"/>
          <w:rtl/>
        </w:rPr>
        <w:t xml:space="preserve">' </w:t>
      </w:r>
      <w:r w:rsidRPr="007435EB">
        <w:rPr>
          <w:rtl/>
        </w:rPr>
        <w:t xml:space="preserve">– </w:t>
      </w:r>
      <w:r>
        <w:rPr>
          <w:rFonts w:hint="cs"/>
          <w:rtl/>
        </w:rPr>
        <w:t xml:space="preserve">מיבעי </w:t>
      </w:r>
      <w:r>
        <w:rPr>
          <w:rStyle w:val="affffd"/>
          <w:rFonts w:hint="cs"/>
          <w:rtl/>
          <w:rPrChange w:id="11079" w:author="מנוע אמוראים" w:date="2026-10-05T16:42:03Z">
            <w:rPr>
              <w:rFonts w:hint="cs"/>
              <w:rtl/>
            </w:rPr>
          </w:rPrChange>
        </w:rPr>
        <w:t xml:space="preserve">לכדר</w:t>
      </w:r>
      <w:r>
        <w:rPr>
          <w:rStyle w:val="affffd"/>
          <w:rtl/>
          <w:rPrChange w:id="11080" w:author="מנוע אמוראים" w:date="2026-10-05T16:42:03Z">
            <w:rPr>
              <w:rtl/>
            </w:rPr>
          </w:rPrChange>
        </w:rPr>
        <w:t xml:space="preserve">"</w:t>
      </w:r>
      <w:r>
        <w:rPr>
          <w:rStyle w:val="affffd"/>
          <w:rFonts w:hint="cs"/>
          <w:rtl/>
          <w:rPrChange w:id="11081" w:author="מנוע אמוראים" w:date="2026-10-05T16:42:03Z">
            <w:rPr>
              <w:rFonts w:hint="cs"/>
              <w:rtl/>
            </w:rPr>
          </w:rPrChange>
        </w:rPr>
        <w:t xml:space="preserve">יצ</w:t>
      </w:r>
      <w:r w:rsidRPr="007435EB">
        <w:rPr>
          <w:rtl/>
        </w:rPr>
        <w:t xml:space="preserve">, </w:t>
      </w:r>
      <w:r w:rsidRPr="007435EB">
        <w:rPr>
          <w:rFonts w:hint="cs"/>
          <w:rtl/>
        </w:rPr>
        <w:t>דאיש</w:t>
      </w:r>
      <w:r w:rsidRPr="007435EB">
        <w:rPr>
          <w:rtl/>
        </w:rPr>
        <w:t xml:space="preserve"> </w:t>
      </w:r>
      <w:r w:rsidRPr="007435EB">
        <w:rPr>
          <w:rFonts w:hint="cs"/>
          <w:rtl/>
        </w:rPr>
        <w:t>זוכה</w:t>
      </w:r>
      <w:r w:rsidRPr="007435EB">
        <w:rPr>
          <w:rtl/>
        </w:rPr>
        <w:t xml:space="preserve">, </w:t>
      </w:r>
      <w:r w:rsidRPr="007435EB">
        <w:rPr>
          <w:rFonts w:hint="cs"/>
          <w:rtl/>
        </w:rPr>
        <w:t>ואין</w:t>
      </w:r>
      <w:r w:rsidRPr="007435EB">
        <w:rPr>
          <w:rtl/>
        </w:rPr>
        <w:t xml:space="preserve"> </w:t>
      </w:r>
      <w:r w:rsidRPr="007435EB">
        <w:rPr>
          <w:rFonts w:hint="cs"/>
          <w:rtl/>
        </w:rPr>
        <w:t>קטן</w:t>
      </w:r>
      <w:r w:rsidRPr="007435EB">
        <w:rPr>
          <w:rtl/>
        </w:rPr>
        <w:t xml:space="preserve"> </w:t>
      </w:r>
      <w:r w:rsidRPr="007435EB">
        <w:rPr>
          <w:rFonts w:hint="cs"/>
          <w:rtl/>
        </w:rPr>
        <w:t>זוכה</w:t>
      </w:r>
      <w:r w:rsidRPr="007435EB">
        <w:rPr>
          <w:rtl/>
        </w:rPr>
        <w:t>.</w:t>
      </w:r>
    </w:p>
    <w:p w14:paraId="19C30BFC" w14:textId="77777777" w:rsidR="00E8089F" w:rsidRPr="007435EB" w:rsidRDefault="00E8089F" w:rsidP="00E8089F">
      <w:pPr>
        <w:rPr>
          <w:rFonts w:cs="Guttman Vilna"/>
          <w:b/>
          <w:bCs/>
          <w:rtl/>
        </w:rPr>
      </w:pPr>
      <w:r w:rsidRPr="00F46A1C">
        <w:rPr>
          <w:rStyle w:val="affffd"/>
          <w:rFonts w:hint="cs"/>
          <w:rtl/>
        </w:rPr>
        <w:t>והך</w:t>
      </w:r>
      <w:r w:rsidRPr="007435EB">
        <w:rPr>
          <w:rFonts w:hint="cs"/>
          <w:rtl/>
        </w:rPr>
        <w:t xml:space="preserve"> </w:t>
      </w:r>
      <w:r w:rsidRPr="00AC0CB1">
        <w:rPr>
          <w:rStyle w:val="af2"/>
          <w:rFonts w:hint="cs"/>
          <w:rtl/>
        </w:rPr>
        <w:t>ד'מאיש</w:t>
      </w:r>
      <w:r w:rsidRPr="00AC0CB1">
        <w:rPr>
          <w:rStyle w:val="af2"/>
          <w:rtl/>
        </w:rPr>
        <w:t xml:space="preserve"> </w:t>
      </w:r>
      <w:r w:rsidRPr="00AC0CB1">
        <w:rPr>
          <w:rStyle w:val="af2"/>
          <w:rFonts w:hint="cs"/>
          <w:rtl/>
        </w:rPr>
        <w:t>לפי</w:t>
      </w:r>
      <w:r w:rsidRPr="00AC0CB1">
        <w:rPr>
          <w:rStyle w:val="af2"/>
          <w:rtl/>
        </w:rPr>
        <w:t xml:space="preserve"> </w:t>
      </w:r>
      <w:r w:rsidRPr="00AC0CB1">
        <w:rPr>
          <w:rStyle w:val="af2"/>
          <w:rFonts w:hint="cs"/>
          <w:rtl/>
        </w:rPr>
        <w:t>אכלו'</w:t>
      </w:r>
      <w:r w:rsidRPr="00AC0CB1">
        <w:rPr>
          <w:rStyle w:val="af2"/>
          <w:rtl/>
        </w:rPr>
        <w:t xml:space="preserve"> </w:t>
      </w:r>
      <w:r w:rsidRPr="007435EB">
        <w:rPr>
          <w:rFonts w:hint="cs"/>
          <w:rtl/>
        </w:rPr>
        <w:t>לא ילפי</w:t>
      </w:r>
      <w:r w:rsidRPr="007435EB">
        <w:rPr>
          <w:rtl/>
        </w:rPr>
        <w:t>'</w:t>
      </w:r>
      <w:r w:rsidRPr="007435EB">
        <w:rPr>
          <w:rFonts w:hint="cs"/>
          <w:rtl/>
        </w:rPr>
        <w:t xml:space="preserve"> לפי אוכלו כרבי יוסי דשוחטין על היחיד דא</w:t>
      </w:r>
      <w:r w:rsidRPr="007435EB">
        <w:rPr>
          <w:rtl/>
        </w:rPr>
        <w:t>"</w:t>
      </w:r>
      <w:r w:rsidRPr="007435EB">
        <w:rPr>
          <w:rFonts w:hint="cs"/>
          <w:rtl/>
        </w:rPr>
        <w:t>כ מאי איש אלא ש</w:t>
      </w:r>
      <w:r w:rsidRPr="007435EB">
        <w:rPr>
          <w:rtl/>
        </w:rPr>
        <w:t>"</w:t>
      </w:r>
      <w:r w:rsidRPr="007435EB">
        <w:rPr>
          <w:rFonts w:hint="cs"/>
          <w:rtl/>
        </w:rPr>
        <w:t>מ תרתי.</w:t>
      </w:r>
    </w:p>
    <w:p w14:paraId="6AAF8A67" w14:textId="77777777" w:rsidR="00E8089F" w:rsidRPr="007435EB" w:rsidRDefault="00E8089F" w:rsidP="00E8089F">
      <w:pPr>
        <w:rPr>
          <w:rtl/>
        </w:rPr>
      </w:pPr>
      <w:r>
        <w:rPr>
          <w:rFonts w:hint="cs"/>
          <w:rtl/>
        </w:rPr>
        <w:t xml:space="preserve">הך </w:t>
      </w:r>
      <w:r>
        <w:rPr>
          <w:rStyle w:val="affffd"/>
          <w:rFonts w:hint="cs"/>
          <w:rtl/>
          <w:rPrChange w:id="11082" w:author="מנוע אמוראים" w:date="2026-10-05T16:42:03Z">
            <w:rPr>
              <w:rFonts w:hint="cs"/>
              <w:rtl/>
            </w:rPr>
          </w:rPrChange>
        </w:rPr>
        <w:t xml:space="preserve">דר</w:t>
      </w:r>
      <w:r>
        <w:rPr>
          <w:rStyle w:val="affffd"/>
          <w:rtl/>
          <w:rPrChange w:id="11083" w:author="מנוע אמוראים" w:date="2026-10-05T16:42:03Z">
            <w:rPr>
              <w:rtl/>
            </w:rPr>
          </w:rPrChange>
        </w:rPr>
        <w:t xml:space="preserve">"</w:t>
      </w:r>
      <w:r>
        <w:rPr>
          <w:rStyle w:val="affffd"/>
          <w:rFonts w:hint="cs"/>
          <w:rtl/>
          <w:rPrChange w:id="11084" w:author="מנוע אמוראים" w:date="2026-10-05T16:42:03Z">
            <w:rPr>
              <w:rFonts w:hint="cs"/>
              <w:rtl/>
            </w:rPr>
          </w:rPrChange>
        </w:rPr>
        <w:t xml:space="preserve">א</w:t>
      </w:r>
      <w:r w:rsidRPr="007435EB">
        <w:rPr>
          <w:rtl/>
        </w:rPr>
        <w:t xml:space="preserve">: </w:t>
      </w:r>
      <w:r w:rsidRPr="007435EB">
        <w:rPr>
          <w:rFonts w:hint="cs"/>
          <w:rtl/>
        </w:rPr>
        <w:t>אשה</w:t>
      </w:r>
      <w:r w:rsidRPr="007435EB">
        <w:rPr>
          <w:rtl/>
        </w:rPr>
        <w:t xml:space="preserve"> </w:t>
      </w:r>
      <w:r w:rsidRPr="007435EB">
        <w:rPr>
          <w:rFonts w:hint="cs"/>
          <w:rtl/>
        </w:rPr>
        <w:t>בשני רשות ובראשון</w:t>
      </w:r>
      <w:r w:rsidRPr="007435EB">
        <w:rPr>
          <w:rtl/>
        </w:rPr>
        <w:t xml:space="preserve"> </w:t>
      </w:r>
      <w:r w:rsidRPr="007435EB">
        <w:rPr>
          <w:rFonts w:hint="cs"/>
          <w:rtl/>
        </w:rPr>
        <w:t>חובה</w:t>
      </w:r>
      <w:r w:rsidRPr="007435EB">
        <w:rPr>
          <w:rtl/>
        </w:rPr>
        <w:t xml:space="preserve">, </w:t>
      </w:r>
      <w:r w:rsidRPr="007435EB">
        <w:rPr>
          <w:rFonts w:hint="cs"/>
          <w:rtl/>
        </w:rPr>
        <w:t>ודוחה</w:t>
      </w:r>
      <w:r w:rsidRPr="007435EB">
        <w:rPr>
          <w:rtl/>
        </w:rPr>
        <w:t xml:space="preserve"> </w:t>
      </w:r>
      <w:r w:rsidRPr="007435EB">
        <w:rPr>
          <w:rFonts w:hint="cs"/>
          <w:rtl/>
        </w:rPr>
        <w:t>את</w:t>
      </w:r>
      <w:r w:rsidRPr="007435EB">
        <w:rPr>
          <w:rtl/>
        </w:rPr>
        <w:t xml:space="preserve"> </w:t>
      </w:r>
      <w:r w:rsidRPr="007435EB">
        <w:rPr>
          <w:rFonts w:hint="cs"/>
          <w:rtl/>
        </w:rPr>
        <w:t>השבת</w:t>
      </w:r>
      <w:r w:rsidRPr="007435EB">
        <w:rPr>
          <w:rtl/>
        </w:rPr>
        <w:t>.</w:t>
      </w:r>
      <w:r>
        <w:rPr>
          <w:rFonts w:hint="cs"/>
          <w:rtl/>
        </w:rPr>
        <w:t xml:space="preserve">- </w:t>
      </w:r>
      <w:r>
        <w:rPr>
          <w:rStyle w:val="affffd"/>
          <w:rFonts w:hint="cs"/>
          <w:rtl/>
          <w:rPrChange w:id="11085" w:author="מנוע אמוראים" w:date="2026-10-05T16:42:03Z">
            <w:rPr>
              <w:rFonts w:hint="cs"/>
              <w:rtl/>
            </w:rPr>
          </w:rPrChange>
        </w:rPr>
        <w:t xml:space="preserve">כר</w:t>
      </w:r>
      <w:r>
        <w:rPr>
          <w:rStyle w:val="affffd"/>
          <w:rtl/>
          <w:rPrChange w:id="11086" w:author="מנוע אמוראים" w:date="2026-10-05T16:42:03Z">
            <w:rPr>
              <w:rtl/>
            </w:rPr>
          </w:rPrChange>
        </w:rPr>
        <w:t xml:space="preserve">"</w:t>
      </w:r>
      <w:r>
        <w:rPr>
          <w:rStyle w:val="affffd"/>
          <w:rFonts w:hint="cs"/>
          <w:rtl/>
          <w:rPrChange w:id="11087" w:author="מנוע אמוראים" w:date="2026-10-05T16:42:03Z">
            <w:rPr>
              <w:rFonts w:hint="cs"/>
              <w:rtl/>
            </w:rPr>
          </w:rPrChange>
        </w:rPr>
        <w:t xml:space="preserve">י</w:t>
      </w:r>
      <w:r>
        <w:rPr>
          <w:rFonts w:hint="cs"/>
          <w:rtl/>
        </w:rPr>
        <w:t xml:space="preserve">.</w:t>
      </w:r>
    </w:p>
    <w:p w14:paraId="6B5D72AC" w14:textId="77777777" w:rsidR="00E8089F" w:rsidRPr="007435EB" w:rsidRDefault="00E8089F" w:rsidP="00E8089F">
      <w:pPr>
        <w:rPr>
          <w:rtl/>
        </w:rPr>
      </w:pPr>
      <w:r>
        <w:rPr>
          <w:rStyle w:val="affffd"/>
          <w:rFonts w:hint="cs"/>
          <w:rtl/>
          <w:rPrChange w:id="11088" w:author="מנוע אמוראים" w:date="2026-10-05T16:42:03Z">
            <w:rPr>
              <w:rFonts w:hint="cs"/>
              <w:rtl/>
            </w:rPr>
          </w:rPrChange>
        </w:rPr>
        <w:t xml:space="preserve">רי</w:t>
      </w:r>
      <w:r>
        <w:rPr>
          <w:rStyle w:val="affffd"/>
          <w:rtl/>
          <w:rPrChange w:id="11089" w:author="מנוע אמוראים" w:date="2026-10-05T16:42:03Z">
            <w:rPr>
              <w:rtl/>
            </w:rPr>
          </w:rPrChange>
        </w:rPr>
        <w:t xml:space="preserve">"</w:t>
      </w:r>
      <w:r>
        <w:rPr>
          <w:rStyle w:val="affffd"/>
          <w:rFonts w:hint="cs"/>
          <w:rtl/>
          <w:rPrChange w:id="11090" w:author="מנוע אמוראים" w:date="2026-10-05T16:42:03Z">
            <w:rPr>
              <w:rFonts w:hint="cs"/>
              <w:rtl/>
            </w:rPr>
          </w:rPrChange>
        </w:rPr>
        <w:t xml:space="preserve">ו</w:t>
      </w:r>
      <w:r w:rsidRPr="007435EB">
        <w:rPr>
          <w:rtl/>
        </w:rPr>
        <w:t xml:space="preserve">: </w:t>
      </w:r>
      <w:r w:rsidRPr="007435EB">
        <w:rPr>
          <w:rFonts w:hint="cs"/>
          <w:rtl/>
        </w:rPr>
        <w:t>אין</w:t>
      </w:r>
      <w:r w:rsidRPr="007435EB">
        <w:rPr>
          <w:rtl/>
        </w:rPr>
        <w:t xml:space="preserve"> </w:t>
      </w:r>
      <w:r w:rsidRPr="007435EB">
        <w:rPr>
          <w:rFonts w:hint="cs"/>
          <w:rtl/>
        </w:rPr>
        <w:t>עושין</w:t>
      </w:r>
      <w:r w:rsidRPr="007435EB">
        <w:rPr>
          <w:rtl/>
        </w:rPr>
        <w:t xml:space="preserve"> </w:t>
      </w:r>
      <w:r w:rsidRPr="007435EB">
        <w:rPr>
          <w:rFonts w:hint="cs"/>
          <w:rtl/>
        </w:rPr>
        <w:t>חבורה</w:t>
      </w:r>
      <w:r w:rsidRPr="007435EB">
        <w:rPr>
          <w:rtl/>
        </w:rPr>
        <w:t xml:space="preserve"> </w:t>
      </w:r>
      <w:r w:rsidRPr="007435EB">
        <w:rPr>
          <w:rFonts w:hint="cs"/>
          <w:rtl/>
        </w:rPr>
        <w:t>שכולה</w:t>
      </w:r>
      <w:r w:rsidRPr="007435EB">
        <w:rPr>
          <w:rtl/>
        </w:rPr>
        <w:t xml:space="preserve"> </w:t>
      </w:r>
      <w:r w:rsidRPr="007435EB">
        <w:rPr>
          <w:rFonts w:hint="cs"/>
          <w:rtl/>
        </w:rPr>
        <w:t>גרים</w:t>
      </w:r>
      <w:r w:rsidRPr="007435EB">
        <w:rPr>
          <w:rtl/>
        </w:rPr>
        <w:t xml:space="preserve">, </w:t>
      </w:r>
      <w:r w:rsidRPr="007435EB">
        <w:rPr>
          <w:rFonts w:hint="cs"/>
          <w:rtl/>
        </w:rPr>
        <w:t>שמא</w:t>
      </w:r>
      <w:r w:rsidRPr="007435EB">
        <w:rPr>
          <w:rtl/>
        </w:rPr>
        <w:t xml:space="preserve"> </w:t>
      </w:r>
      <w:r w:rsidRPr="007435EB">
        <w:rPr>
          <w:rFonts w:hint="cs"/>
          <w:rtl/>
        </w:rPr>
        <w:t>ידקדקו</w:t>
      </w:r>
      <w:r w:rsidRPr="007435EB">
        <w:rPr>
          <w:rtl/>
        </w:rPr>
        <w:t xml:space="preserve"> </w:t>
      </w:r>
      <w:r w:rsidRPr="007435EB">
        <w:rPr>
          <w:rFonts w:hint="cs"/>
          <w:rtl/>
        </w:rPr>
        <w:t>בו</w:t>
      </w:r>
      <w:r w:rsidRPr="007435EB">
        <w:rPr>
          <w:rtl/>
        </w:rPr>
        <w:t xml:space="preserve"> </w:t>
      </w:r>
      <w:r w:rsidRPr="007435EB">
        <w:rPr>
          <w:rFonts w:hint="cs"/>
          <w:rtl/>
        </w:rPr>
        <w:t>ויביאוהו</w:t>
      </w:r>
      <w:r w:rsidRPr="007435EB">
        <w:rPr>
          <w:rtl/>
        </w:rPr>
        <w:t xml:space="preserve"> </w:t>
      </w:r>
      <w:r w:rsidRPr="007435EB">
        <w:rPr>
          <w:rFonts w:hint="cs"/>
          <w:rtl/>
        </w:rPr>
        <w:t>לידי</w:t>
      </w:r>
      <w:r w:rsidRPr="007435EB">
        <w:rPr>
          <w:rtl/>
        </w:rPr>
        <w:t xml:space="preserve"> </w:t>
      </w:r>
      <w:r w:rsidRPr="007435EB">
        <w:rPr>
          <w:rFonts w:hint="cs"/>
          <w:rtl/>
        </w:rPr>
        <w:t>פסול</w:t>
      </w:r>
      <w:r w:rsidRPr="007435EB">
        <w:rPr>
          <w:rtl/>
        </w:rPr>
        <w:t>.</w:t>
      </w:r>
    </w:p>
    <w:p w14:paraId="7B0527D8" w14:textId="57883B56" w:rsidR="00E8089F" w:rsidRPr="007435EB" w:rsidRDefault="00F47631" w:rsidP="00F47631">
      <w:pPr>
        <w:pStyle w:val="affd"/>
        <w:rPr>
          <w:bCs/>
          <w:rtl/>
        </w:rPr>
      </w:pPr>
      <w:r>
        <w:rPr>
          <w:rFonts w:hint="cs"/>
          <w:rtl/>
        </w:rPr>
        <w:t>***</w:t>
      </w:r>
    </w:p>
    <w:p w14:paraId="0FD670F3" w14:textId="53CF53C0"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hint="cs"/>
          <w:rtl/>
        </w:rPr>
        <w:t>:</w:t>
      </w:r>
      <w:r w:rsidR="00E8089F" w:rsidRPr="007435EB">
        <w:rPr>
          <w:rFonts w:ascii="Fb Fontext" w:hAnsi="Fb Fontext"/>
          <w:rtl/>
        </w:rPr>
        <w:t xml:space="preserve"> </w:t>
      </w:r>
      <w:r w:rsidR="00E8089F" w:rsidRPr="007435EB">
        <w:rPr>
          <w:rFonts w:ascii="Fb Fontext" w:hAnsi="Fb Fontext" w:hint="cs"/>
          <w:rtl/>
        </w:rPr>
        <w:t>פסח</w:t>
      </w:r>
      <w:r w:rsidR="00E8089F" w:rsidRPr="007435EB">
        <w:rPr>
          <w:rFonts w:ascii="Fb Fontext" w:hAnsi="Fb Fontext"/>
          <w:rtl/>
        </w:rPr>
        <w:t xml:space="preserve"> </w:t>
      </w:r>
      <w:r w:rsidR="00E8089F" w:rsidRPr="007435EB">
        <w:rPr>
          <w:rFonts w:ascii="Fb Fontext" w:hAnsi="Fb Fontext" w:hint="cs"/>
          <w:rtl/>
        </w:rPr>
        <w:t>ומצה</w:t>
      </w:r>
      <w:r w:rsidR="00E8089F" w:rsidRPr="007435EB">
        <w:rPr>
          <w:rFonts w:ascii="Fb Fontext" w:hAnsi="Fb Fontext"/>
          <w:rtl/>
        </w:rPr>
        <w:t xml:space="preserve"> </w:t>
      </w:r>
      <w:r w:rsidR="00E8089F" w:rsidRPr="007435EB">
        <w:rPr>
          <w:rFonts w:ascii="Fb Fontext" w:hAnsi="Fb Fontext" w:hint="cs"/>
          <w:rtl/>
        </w:rPr>
        <w:t>ומרור</w:t>
      </w:r>
      <w:r w:rsidR="00E8089F" w:rsidRPr="007435EB">
        <w:rPr>
          <w:rFonts w:ascii="Fb Fontext" w:hAnsi="Fb Fontext"/>
          <w:rtl/>
        </w:rPr>
        <w:t xml:space="preserve"> - </w:t>
      </w:r>
      <w:r w:rsidR="00E8089F" w:rsidRPr="007435EB">
        <w:rPr>
          <w:rFonts w:ascii="Fb Fontext" w:hAnsi="Fb Fontext" w:hint="cs"/>
          <w:rtl/>
        </w:rPr>
        <w:t>בראשון</w:t>
      </w:r>
      <w:r w:rsidR="00E8089F" w:rsidRPr="007435EB">
        <w:rPr>
          <w:rFonts w:ascii="Fb Fontext" w:hAnsi="Fb Fontext"/>
          <w:rtl/>
        </w:rPr>
        <w:t xml:space="preserve"> </w:t>
      </w:r>
      <w:r w:rsidR="00E8089F" w:rsidRPr="007435EB">
        <w:rPr>
          <w:rFonts w:ascii="Fb Fontext" w:hAnsi="Fb Fontext" w:hint="cs"/>
          <w:rtl/>
        </w:rPr>
        <w:t>חובה</w:t>
      </w:r>
      <w:r w:rsidR="00E8089F" w:rsidRPr="007435EB">
        <w:rPr>
          <w:rFonts w:ascii="Fb Fontext" w:hAnsi="Fb Fontext"/>
          <w:rtl/>
        </w:rPr>
        <w:t xml:space="preserve">, </w:t>
      </w:r>
      <w:r w:rsidR="00E8089F" w:rsidRPr="007435EB">
        <w:rPr>
          <w:rFonts w:ascii="Fb Fontext" w:hAnsi="Fb Fontext" w:hint="cs"/>
          <w:rtl/>
        </w:rPr>
        <w:t>מכאן</w:t>
      </w:r>
      <w:r w:rsidR="00E8089F" w:rsidRPr="007435EB">
        <w:rPr>
          <w:rFonts w:ascii="Fb Fontext" w:hAnsi="Fb Fontext"/>
          <w:rtl/>
        </w:rPr>
        <w:t xml:space="preserve"> </w:t>
      </w:r>
      <w:r w:rsidR="00E8089F" w:rsidRPr="007435EB">
        <w:rPr>
          <w:rFonts w:ascii="Fb Fontext" w:hAnsi="Fb Fontext" w:hint="cs"/>
          <w:rtl/>
        </w:rPr>
        <w:t>ואילך</w:t>
      </w:r>
      <w:r w:rsidR="00E8089F" w:rsidRPr="007435EB">
        <w:rPr>
          <w:rFonts w:ascii="Fb Fontext" w:hAnsi="Fb Fontext"/>
          <w:rtl/>
        </w:rPr>
        <w:t xml:space="preserve"> </w:t>
      </w:r>
      <w:r w:rsidR="00E8089F" w:rsidRPr="007435EB">
        <w:rPr>
          <w:rFonts w:ascii="Fb Fontext" w:hAnsi="Fb Fontext" w:hint="cs"/>
          <w:rtl/>
        </w:rPr>
        <w:t>רשות</w:t>
      </w:r>
      <w:r w:rsidR="00E8089F" w:rsidRPr="007435EB">
        <w:rPr>
          <w:rFonts w:ascii="Fb Fontext" w:hAnsi="Fb Fontext"/>
          <w:rtl/>
        </w:rPr>
        <w:t>.</w:t>
      </w:r>
    </w:p>
    <w:p w14:paraId="30B7C7E9" w14:textId="77777777" w:rsidR="00E8089F" w:rsidRPr="007435EB" w:rsidRDefault="00E8089F" w:rsidP="00E8089F">
      <w:pPr>
        <w:rPr>
          <w:rtl/>
        </w:rPr>
      </w:pPr>
      <w:r>
        <w:rPr>
          <w:rStyle w:val="affffd"/>
          <w:rFonts w:hint="cs"/>
          <w:rtl/>
          <w:rPrChange w:id="11091" w:author="מנוע אמוראים" w:date="2026-10-05T16:42:03Z">
            <w:rPr>
              <w:rFonts w:hint="cs"/>
              <w:rtl/>
            </w:rPr>
          </w:rPrChange>
        </w:rPr>
        <w:t xml:space="preserve">ר</w:t>
      </w:r>
      <w:r>
        <w:rPr>
          <w:rStyle w:val="affffd"/>
          <w:rtl/>
          <w:rPrChange w:id="11092" w:author="מנוע אמוראים" w:date="2026-10-05T16:42:03Z">
            <w:rPr>
              <w:rtl/>
            </w:rPr>
          </w:rPrChange>
        </w:rPr>
        <w:t xml:space="preserve">"</w:t>
      </w:r>
      <w:r>
        <w:rPr>
          <w:rStyle w:val="affffd"/>
          <w:rFonts w:hint="cs"/>
          <w:rtl/>
          <w:rPrChange w:id="11093" w:author="מנוע אמוראים" w:date="2026-10-05T16:42:03Z">
            <w:rPr>
              <w:rFonts w:hint="cs"/>
              <w:rtl/>
            </w:rPr>
          </w:rPrChange>
        </w:rPr>
        <w:t xml:space="preserve">ש</w:t>
      </w:r>
      <w:r w:rsidRPr="007435EB">
        <w:rPr>
          <w:rtl/>
        </w:rPr>
        <w:t xml:space="preserve">: </w:t>
      </w:r>
      <w:r w:rsidRPr="007435EB">
        <w:rPr>
          <w:rFonts w:hint="cs"/>
          <w:rtl/>
        </w:rPr>
        <w:t>פסח באנשים</w:t>
      </w:r>
      <w:r w:rsidRPr="007435EB">
        <w:rPr>
          <w:rtl/>
        </w:rPr>
        <w:t xml:space="preserve"> </w:t>
      </w:r>
      <w:r w:rsidRPr="007435EB">
        <w:rPr>
          <w:rFonts w:hint="cs"/>
          <w:rtl/>
        </w:rPr>
        <w:t>חובה</w:t>
      </w:r>
      <w:r w:rsidRPr="007435EB">
        <w:rPr>
          <w:rtl/>
        </w:rPr>
        <w:t xml:space="preserve">, </w:t>
      </w:r>
      <w:r w:rsidRPr="007435EB">
        <w:rPr>
          <w:rFonts w:hint="cs"/>
          <w:rtl/>
        </w:rPr>
        <w:t>ובנשים</w:t>
      </w:r>
      <w:r w:rsidRPr="007435EB">
        <w:rPr>
          <w:rtl/>
        </w:rPr>
        <w:t xml:space="preserve"> </w:t>
      </w:r>
      <w:r w:rsidRPr="007435EB">
        <w:rPr>
          <w:rFonts w:hint="cs"/>
          <w:rtl/>
        </w:rPr>
        <w:t>רשות</w:t>
      </w:r>
      <w:r w:rsidRPr="007435EB">
        <w:rPr>
          <w:rtl/>
        </w:rPr>
        <w:t>.</w:t>
      </w:r>
      <w:r w:rsidRPr="007435EB">
        <w:rPr>
          <w:rFonts w:hint="cs"/>
          <w:rtl/>
        </w:rPr>
        <w:t xml:space="preserve"> [דמצה ודאי חובה בנשים דכל שישנו בבל תאכל ישנו במצה]</w:t>
      </w:r>
    </w:p>
    <w:p w14:paraId="157D00E0" w14:textId="1AEB318D" w:rsidR="00E8089F" w:rsidRPr="007435EB" w:rsidRDefault="00F47631" w:rsidP="00F47631">
      <w:pPr>
        <w:pStyle w:val="affd"/>
        <w:rPr>
          <w:bCs/>
          <w:rtl/>
        </w:rPr>
      </w:pPr>
      <w:r>
        <w:rPr>
          <w:rFonts w:hint="cs"/>
          <w:rtl/>
        </w:rPr>
        <w:t>***</w:t>
      </w:r>
    </w:p>
    <w:p w14:paraId="779752EF" w14:textId="77777777" w:rsidR="00E8089F" w:rsidRPr="007435EB" w:rsidRDefault="00E8089F" w:rsidP="005C3FF1">
      <w:pPr>
        <w:pStyle w:val="afff"/>
        <w:framePr w:wrap="around"/>
        <w:rPr>
          <w:rtl/>
        </w:rPr>
      </w:pPr>
      <w:r w:rsidRPr="007435EB">
        <w:rPr>
          <w:rFonts w:hint="cs"/>
          <w:rtl/>
        </w:rPr>
        <w:lastRenderedPageBreak/>
        <w:t>צב.</w:t>
      </w:r>
    </w:p>
    <w:p w14:paraId="0355988F" w14:textId="77777777" w:rsidR="00E8089F" w:rsidRPr="007435EB" w:rsidRDefault="00E8089F" w:rsidP="00E8089F">
      <w:pPr>
        <w:pStyle w:val="afff5"/>
        <w:rPr>
          <w:del w:id="20095" w:author="קלוד" w:date="2026-10-06T10:16:37Z"/>
          <w:b/>
          <w:rtl/>
        </w:rPr>
      </w:pPr>
      <w:ins w:id="9818" w:author="מספור קטעי משנה" w:date="2026-10-06T10:05:03Z">
        <w:del w:id="20092" w:author="קלוד" w:date="2026-10-06T10:16:37Z">
          <w:r>
            <w:rPr>
              <w:rStyle w:val="MisparKeta"/>
            </w:rPr>
            <w:delText xml:space="preserve">ג. </w:delText>
          </w:r>
        </w:del>
      </w:ins>
      <w:del w:id="20093" w:author="קלוד" w:date="2026-10-06T10:16:37Z">
        <w:r w:rsidRPr="007435EB">
          <w:rPr>
            <w:rFonts w:hint="cs"/>
            <w:b/>
            <w:sz w:val="20"/>
            <w:rtl/>
          </w:rPr>
          <w:delText xml:space="preserve">משנה</w:delText>
        </w:r>
      </w:del>
      <w:del w:id="20094" w:author="קלוד" w:date="2026-10-06T10:16:37Z">
        <w:r w:rsidRPr="007435EB">
          <w:rPr>
            <w:b/>
            <w:sz w:val="20"/>
            <w:rtl/>
          </w:rPr>
          <w:delText xml:space="preserve">.</w:delText>
        </w:r>
      </w:del>
    </w:p>
    <w:p>
      <w:pPr>
        <w:pStyle w:val="affffff1"/>
        <w:rPr>
          <w:ins w:id="20002" w:author="קלוד" w:date="2026-10-06T10:43:42Z"/>
        </w:rPr>
      </w:pPr>
      <w:ins w:id="20001" w:author="קלוד" w:date="2026-10-06T10:43:42Z">
        <w:r>
          <w:t xml:space="preserve">משנה ח</w:t>
        </w:r>
      </w:ins>
    </w:p>
    <w:p w14:paraId="05CA51A3" w14:textId="77777777" w:rsidR="00E8089F" w:rsidRPr="007435EB" w:rsidRDefault="00E8089F" w:rsidP="00E8089F">
      <w:pPr>
        <w:pStyle w:val="afff5"/>
        <w:rPr>
          <w:b/>
          <w:rtl/>
        </w:rPr>
      </w:pPr>
      <w:r w:rsidRPr="007435EB">
        <w:rPr>
          <w:rFonts w:hint="cs"/>
          <w:b/>
          <w:rtl/>
        </w:rPr>
        <w:t>אונן</w:t>
      </w:r>
      <w:r w:rsidRPr="007435EB">
        <w:rPr>
          <w:b/>
          <w:rtl/>
        </w:rPr>
        <w:t xml:space="preserve"> </w:t>
      </w:r>
      <w:r w:rsidRPr="007435EB">
        <w:rPr>
          <w:rFonts w:hint="cs"/>
          <w:b/>
          <w:rtl/>
        </w:rPr>
        <w:t>טובל</w:t>
      </w:r>
      <w:r w:rsidRPr="007435EB">
        <w:rPr>
          <w:b/>
          <w:rtl/>
        </w:rPr>
        <w:t xml:space="preserve"> </w:t>
      </w:r>
      <w:r w:rsidRPr="007435EB">
        <w:rPr>
          <w:rFonts w:hint="cs"/>
          <w:b/>
          <w:rtl/>
        </w:rPr>
        <w:t>ואוכל</w:t>
      </w:r>
      <w:r w:rsidRPr="007435EB">
        <w:rPr>
          <w:b/>
          <w:rtl/>
        </w:rPr>
        <w:t xml:space="preserve"> </w:t>
      </w:r>
      <w:r w:rsidRPr="007435EB">
        <w:rPr>
          <w:rFonts w:hint="cs"/>
          <w:b/>
          <w:rtl/>
        </w:rPr>
        <w:t>את</w:t>
      </w:r>
      <w:r w:rsidRPr="007435EB">
        <w:rPr>
          <w:b/>
          <w:rtl/>
        </w:rPr>
        <w:t xml:space="preserve"> </w:t>
      </w:r>
      <w:r w:rsidRPr="007435EB">
        <w:rPr>
          <w:rFonts w:hint="cs"/>
          <w:b/>
          <w:rtl/>
        </w:rPr>
        <w:t>פסחו</w:t>
      </w:r>
      <w:r w:rsidRPr="007435EB">
        <w:rPr>
          <w:b/>
          <w:rtl/>
        </w:rPr>
        <w:t xml:space="preserve"> </w:t>
      </w:r>
      <w:r w:rsidRPr="007435EB">
        <w:rPr>
          <w:rFonts w:hint="cs"/>
          <w:b/>
          <w:rtl/>
        </w:rPr>
        <w:t>לערב</w:t>
      </w:r>
      <w:r w:rsidRPr="007435EB">
        <w:rPr>
          <w:b/>
          <w:rtl/>
        </w:rPr>
        <w:t xml:space="preserve">, </w:t>
      </w:r>
      <w:r w:rsidRPr="007435EB">
        <w:rPr>
          <w:rFonts w:hint="cs"/>
          <w:b/>
          <w:rtl/>
        </w:rPr>
        <w:t>אבל</w:t>
      </w:r>
      <w:r w:rsidRPr="007435EB">
        <w:rPr>
          <w:b/>
          <w:rtl/>
        </w:rPr>
        <w:t xml:space="preserve"> </w:t>
      </w:r>
      <w:r w:rsidRPr="007435EB">
        <w:rPr>
          <w:rFonts w:hint="cs"/>
          <w:b/>
          <w:rtl/>
        </w:rPr>
        <w:t>לא</w:t>
      </w:r>
      <w:r w:rsidRPr="007435EB">
        <w:rPr>
          <w:b/>
          <w:rtl/>
        </w:rPr>
        <w:t xml:space="preserve"> </w:t>
      </w:r>
      <w:r w:rsidRPr="007435EB">
        <w:rPr>
          <w:rFonts w:hint="cs"/>
          <w:b/>
          <w:rtl/>
        </w:rPr>
        <w:t>בקדשים</w:t>
      </w:r>
      <w:r w:rsidRPr="007435EB">
        <w:rPr>
          <w:b/>
          <w:rtl/>
        </w:rPr>
        <w:t>.</w:t>
      </w:r>
    </w:p>
    <w:p w14:paraId="3DAA89B8" w14:textId="77777777" w:rsidR="00E8089F" w:rsidRPr="007435EB" w:rsidRDefault="00E8089F" w:rsidP="009852F3">
      <w:pPr>
        <w:pStyle w:val="afff5"/>
        <w:rPr>
          <w:b/>
          <w:rtl/>
        </w:rPr>
      </w:pPr>
      <w:r w:rsidRPr="007435EB">
        <w:rPr>
          <w:rFonts w:hint="cs"/>
          <w:b/>
          <w:rtl/>
        </w:rPr>
        <w:t>השומע</w:t>
      </w:r>
      <w:r w:rsidRPr="007435EB">
        <w:rPr>
          <w:b/>
          <w:rtl/>
        </w:rPr>
        <w:t xml:space="preserve"> </w:t>
      </w:r>
      <w:r w:rsidRPr="007435EB">
        <w:rPr>
          <w:rFonts w:hint="cs"/>
          <w:b/>
          <w:rtl/>
        </w:rPr>
        <w:t>על</w:t>
      </w:r>
      <w:r w:rsidRPr="007435EB">
        <w:rPr>
          <w:b/>
          <w:rtl/>
        </w:rPr>
        <w:t xml:space="preserve"> </w:t>
      </w:r>
      <w:r w:rsidRPr="007435EB">
        <w:rPr>
          <w:rFonts w:hint="cs"/>
          <w:b/>
          <w:rtl/>
        </w:rPr>
        <w:t>מתו</w:t>
      </w:r>
      <w:r w:rsidRPr="007435EB">
        <w:rPr>
          <w:b/>
          <w:rtl/>
        </w:rPr>
        <w:t xml:space="preserve"> </w:t>
      </w:r>
      <w:r w:rsidRPr="007435EB">
        <w:rPr>
          <w:rFonts w:hint="cs"/>
          <w:b/>
          <w:rtl/>
        </w:rPr>
        <w:t>והמלקט</w:t>
      </w:r>
      <w:r w:rsidRPr="007435EB">
        <w:rPr>
          <w:b/>
          <w:rtl/>
        </w:rPr>
        <w:t xml:space="preserve"> </w:t>
      </w:r>
      <w:r w:rsidRPr="007435EB">
        <w:rPr>
          <w:rFonts w:hint="cs"/>
          <w:b/>
          <w:rtl/>
        </w:rPr>
        <w:t>לו</w:t>
      </w:r>
      <w:r w:rsidRPr="007435EB">
        <w:rPr>
          <w:b/>
          <w:rtl/>
        </w:rPr>
        <w:t xml:space="preserve"> </w:t>
      </w:r>
      <w:r w:rsidRPr="007435EB">
        <w:rPr>
          <w:rFonts w:hint="cs"/>
          <w:b/>
          <w:rtl/>
        </w:rPr>
        <w:t>עצמות</w:t>
      </w:r>
      <w:r w:rsidRPr="007435EB">
        <w:rPr>
          <w:b/>
          <w:rtl/>
        </w:rPr>
        <w:t xml:space="preserve"> - </w:t>
      </w:r>
      <w:r w:rsidRPr="007435EB">
        <w:rPr>
          <w:rFonts w:hint="cs"/>
          <w:b/>
          <w:rtl/>
        </w:rPr>
        <w:t>טובל</w:t>
      </w:r>
      <w:r w:rsidRPr="007435EB">
        <w:rPr>
          <w:b/>
          <w:rtl/>
        </w:rPr>
        <w:t xml:space="preserve"> </w:t>
      </w:r>
      <w:r w:rsidRPr="007435EB">
        <w:rPr>
          <w:rFonts w:hint="cs"/>
          <w:b/>
          <w:rtl/>
        </w:rPr>
        <w:t>ואוכל</w:t>
      </w:r>
      <w:r w:rsidRPr="007435EB">
        <w:rPr>
          <w:b/>
          <w:rtl/>
        </w:rPr>
        <w:t xml:space="preserve"> </w:t>
      </w:r>
      <w:r w:rsidRPr="007435EB">
        <w:rPr>
          <w:rFonts w:hint="cs"/>
          <w:b/>
          <w:rtl/>
        </w:rPr>
        <w:t>בקדשים</w:t>
      </w:r>
      <w:r w:rsidRPr="007435EB">
        <w:rPr>
          <w:b/>
          <w:rtl/>
        </w:rPr>
        <w:t>.</w:t>
      </w:r>
    </w:p>
    <w:p w14:paraId="527237D3" w14:textId="77777777" w:rsidR="00E8089F" w:rsidRPr="007435EB" w:rsidRDefault="00E8089F" w:rsidP="00E8089F">
      <w:pPr>
        <w:pStyle w:val="afff5"/>
        <w:rPr>
          <w:b/>
          <w:rtl/>
        </w:rPr>
      </w:pPr>
      <w:r w:rsidRPr="007435EB">
        <w:rPr>
          <w:rFonts w:hint="cs"/>
          <w:b/>
          <w:rtl/>
        </w:rPr>
        <w:t>גר</w:t>
      </w:r>
      <w:r w:rsidRPr="007435EB">
        <w:rPr>
          <w:b/>
          <w:rtl/>
        </w:rPr>
        <w:t xml:space="preserve"> </w:t>
      </w:r>
      <w:r w:rsidRPr="007435EB">
        <w:rPr>
          <w:rFonts w:hint="cs"/>
          <w:b/>
          <w:rtl/>
        </w:rPr>
        <w:t>שנתגייר</w:t>
      </w:r>
      <w:r w:rsidRPr="007435EB">
        <w:rPr>
          <w:b/>
          <w:rtl/>
        </w:rPr>
        <w:t xml:space="preserve"> </w:t>
      </w:r>
      <w:r w:rsidRPr="007435EB">
        <w:rPr>
          <w:rFonts w:hint="cs"/>
          <w:b/>
          <w:rtl/>
        </w:rPr>
        <w:t>בערב</w:t>
      </w:r>
      <w:r w:rsidRPr="007435EB">
        <w:rPr>
          <w:b/>
          <w:rtl/>
        </w:rPr>
        <w:t xml:space="preserve"> </w:t>
      </w:r>
      <w:r w:rsidRPr="007435EB">
        <w:rPr>
          <w:rFonts w:hint="cs"/>
          <w:b/>
          <w:rtl/>
        </w:rPr>
        <w:t>פסח</w:t>
      </w:r>
      <w:r w:rsidRPr="007435EB">
        <w:rPr>
          <w:b/>
          <w:rtl/>
        </w:rPr>
        <w:t xml:space="preserve">, </w:t>
      </w:r>
      <w:r>
        <w:rPr>
          <w:rStyle w:val="TanaimMishna"/>
          <w:rFonts w:hint="cs"/>
          <w:b/>
          <w:rtl/>
          <w:rPrChange w:id="20061" w:author="קלוד" w:date="2026-10-06T10:09:47Z">
            <w:rPr>
              <w:rFonts w:hint="cs"/>
              <w:b/>
              <w:rtl/>
            </w:rPr>
          </w:rPrChange>
        </w:rPr>
        <w:t xml:space="preserve">בית</w:t>
      </w:r>
      <w:r>
        <w:rPr>
          <w:rStyle w:val="TanaimMishna"/>
          <w:b/>
          <w:rtl/>
          <w:rPrChange w:id="20062" w:author="קלוד" w:date="2026-10-06T10:09:47Z">
            <w:rPr>
              <w:b/>
              <w:rtl/>
            </w:rPr>
          </w:rPrChange>
        </w:rPr>
        <w:t xml:space="preserve"> </w:t>
      </w:r>
      <w:r>
        <w:rPr>
          <w:rStyle w:val="TanaimMishna"/>
          <w:rFonts w:hint="cs"/>
          <w:b/>
          <w:rtl/>
          <w:rPrChange w:id="20063" w:author="קלוד" w:date="2026-10-06T10:09:47Z">
            <w:rPr>
              <w:rFonts w:hint="cs"/>
              <w:b/>
              <w:rtl/>
            </w:rPr>
          </w:rPrChange>
        </w:rPr>
        <w:t xml:space="preserve">שמאי</w:t>
      </w:r>
      <w:r w:rsidRPr="007435EB">
        <w:rPr>
          <w:b/>
          <w:rtl/>
        </w:rPr>
        <w:t xml:space="preserve"> </w:t>
      </w:r>
      <w:r w:rsidRPr="007435EB">
        <w:rPr>
          <w:rFonts w:hint="cs"/>
          <w:b/>
          <w:rtl/>
        </w:rPr>
        <w:t>אומרים</w:t>
      </w:r>
      <w:r>
        <w:rPr>
          <w:rStyle w:val="TanaimMishna"/>
          <w:b/>
          <w:rtl/>
          <w:rPrChange w:id="41101" w:author="Claude" w:date="2026-10-07T09:25:14Z">
            <w:rPr>
              <w:b/>
              <w:rtl/>
            </w:rPr>
          </w:rPrChange>
        </w:rPr>
        <w:t xml:space="preserve">:</w:t>
      </w:r>
      <w:r>
        <w:rPr>
          <w:b/>
          <w:rtl/>
        </w:rPr>
        <w:t xml:space="preserve"> </w:t>
      </w:r>
      <w:r w:rsidRPr="007435EB">
        <w:rPr>
          <w:rFonts w:hint="cs"/>
          <w:b/>
          <w:rtl/>
        </w:rPr>
        <w:t>טובל</w:t>
      </w:r>
      <w:r w:rsidRPr="007435EB">
        <w:rPr>
          <w:b/>
          <w:rtl/>
        </w:rPr>
        <w:t xml:space="preserve"> </w:t>
      </w:r>
      <w:r w:rsidRPr="007435EB">
        <w:rPr>
          <w:rFonts w:hint="cs"/>
          <w:b/>
          <w:rtl/>
        </w:rPr>
        <w:t>ואוכל</w:t>
      </w:r>
      <w:r w:rsidRPr="007435EB">
        <w:rPr>
          <w:b/>
          <w:rtl/>
        </w:rPr>
        <w:t xml:space="preserve"> </w:t>
      </w:r>
      <w:r w:rsidRPr="007435EB">
        <w:rPr>
          <w:rFonts w:hint="cs"/>
          <w:b/>
          <w:rtl/>
        </w:rPr>
        <w:t>את</w:t>
      </w:r>
      <w:r w:rsidRPr="007435EB">
        <w:rPr>
          <w:b/>
          <w:rtl/>
        </w:rPr>
        <w:t xml:space="preserve"> </w:t>
      </w:r>
      <w:r w:rsidRPr="007435EB">
        <w:rPr>
          <w:rFonts w:hint="cs"/>
          <w:b/>
          <w:rtl/>
        </w:rPr>
        <w:t>פסחו</w:t>
      </w:r>
      <w:r w:rsidRPr="007435EB">
        <w:rPr>
          <w:b/>
          <w:rtl/>
        </w:rPr>
        <w:t xml:space="preserve"> </w:t>
      </w:r>
      <w:r w:rsidRPr="007435EB">
        <w:rPr>
          <w:rFonts w:hint="cs"/>
          <w:b/>
          <w:rtl/>
        </w:rPr>
        <w:t>לערב</w:t>
      </w:r>
      <w:r w:rsidRPr="007435EB">
        <w:rPr>
          <w:b/>
          <w:rtl/>
        </w:rPr>
        <w:t>.</w:t>
      </w:r>
    </w:p>
    <w:p w14:paraId="02D48DA5" w14:textId="77777777" w:rsidR="00E8089F" w:rsidRPr="007435EB" w:rsidRDefault="00E8089F" w:rsidP="00E8089F">
      <w:pPr>
        <w:pStyle w:val="afff5"/>
        <w:rPr>
          <w:b/>
          <w:rtl/>
        </w:rPr>
      </w:pPr>
      <w:r w:rsidRPr="007435EB">
        <w:rPr>
          <w:rFonts w:hint="cs"/>
          <w:b/>
          <w:rtl/>
        </w:rPr>
        <w:t xml:space="preserve"> </w:t>
      </w:r>
      <w:r w:rsidRPr="007435EB">
        <w:rPr>
          <w:rFonts w:hint="cs"/>
          <w:b/>
          <w:rtl/>
        </w:rPr>
        <w:tab/>
      </w:r>
      <w:r w:rsidRPr="007435EB">
        <w:rPr>
          <w:b/>
          <w:rtl/>
        </w:rPr>
        <w:tab/>
      </w:r>
      <w:r>
        <w:rPr>
          <w:rFonts w:hint="cs"/>
          <w:b/>
          <w:rtl/>
        </w:rPr>
        <w:t xml:space="preserve">ו</w:t>
      </w:r>
      <w:r>
        <w:rPr>
          <w:rStyle w:val="TanaimMishna"/>
          <w:rFonts w:hint="cs"/>
          <w:b/>
          <w:rtl/>
          <w:rPrChange w:id="20064" w:author="קלוד" w:date="2026-10-06T10:09:47Z">
            <w:rPr>
              <w:rFonts w:hint="cs"/>
              <w:b/>
              <w:rtl/>
            </w:rPr>
          </w:rPrChange>
        </w:rPr>
        <w:t xml:space="preserve">בית</w:t>
      </w:r>
      <w:r>
        <w:rPr>
          <w:rStyle w:val="TanaimMishna"/>
          <w:b/>
          <w:rtl/>
          <w:rPrChange w:id="20065" w:author="קלוד" w:date="2026-10-06T10:09:47Z">
            <w:rPr>
              <w:b/>
              <w:rtl/>
            </w:rPr>
          </w:rPrChange>
        </w:rPr>
        <w:t xml:space="preserve"> </w:t>
      </w:r>
      <w:r>
        <w:rPr>
          <w:rStyle w:val="TanaimMishna"/>
          <w:rFonts w:hint="cs"/>
          <w:b/>
          <w:rtl/>
          <w:rPrChange w:id="20066" w:author="קלוד" w:date="2026-10-06T10:09:47Z">
            <w:rPr>
              <w:rFonts w:hint="cs"/>
              <w:b/>
              <w:rtl/>
            </w:rPr>
          </w:rPrChange>
        </w:rPr>
        <w:t xml:space="preserve">הלל</w:t>
      </w:r>
      <w:r w:rsidRPr="007435EB">
        <w:rPr>
          <w:b/>
          <w:rtl/>
        </w:rPr>
        <w:t xml:space="preserve"> </w:t>
      </w:r>
      <w:r w:rsidRPr="007435EB">
        <w:rPr>
          <w:rFonts w:hint="cs"/>
          <w:b/>
          <w:rtl/>
        </w:rPr>
        <w:t>אומרים</w:t>
      </w:r>
      <w:r>
        <w:rPr>
          <w:rStyle w:val="TanaimMishna"/>
          <w:b/>
          <w:rtl/>
          <w:rPrChange w:id="41102" w:author="Claude" w:date="2026-10-07T09:25:14Z">
            <w:rPr>
              <w:b/>
              <w:rtl/>
            </w:rPr>
          </w:rPrChange>
        </w:rPr>
        <w:t xml:space="preserve">:</w:t>
      </w:r>
      <w:r>
        <w:rPr>
          <w:b/>
          <w:rtl/>
        </w:rPr>
        <w:t xml:space="preserve"> </w:t>
      </w:r>
      <w:r w:rsidRPr="007435EB">
        <w:rPr>
          <w:rFonts w:hint="cs"/>
          <w:b/>
          <w:rtl/>
        </w:rPr>
        <w:t>הפורש</w:t>
      </w:r>
      <w:r w:rsidRPr="007435EB">
        <w:rPr>
          <w:b/>
          <w:rtl/>
        </w:rPr>
        <w:t xml:space="preserve"> </w:t>
      </w:r>
      <w:r w:rsidRPr="007435EB">
        <w:rPr>
          <w:rFonts w:hint="cs"/>
          <w:b/>
          <w:rtl/>
        </w:rPr>
        <w:t>מן</w:t>
      </w:r>
      <w:r w:rsidRPr="007435EB">
        <w:rPr>
          <w:b/>
          <w:rtl/>
        </w:rPr>
        <w:t xml:space="preserve"> </w:t>
      </w:r>
      <w:r w:rsidRPr="007435EB">
        <w:rPr>
          <w:rFonts w:hint="cs"/>
          <w:b/>
          <w:rtl/>
        </w:rPr>
        <w:t>הערלה</w:t>
      </w:r>
      <w:r w:rsidRPr="007435EB">
        <w:rPr>
          <w:b/>
          <w:rtl/>
        </w:rPr>
        <w:t xml:space="preserve"> </w:t>
      </w:r>
      <w:r w:rsidRPr="007435EB">
        <w:rPr>
          <w:rFonts w:hint="cs"/>
          <w:b/>
          <w:rtl/>
        </w:rPr>
        <w:t>כפורש</w:t>
      </w:r>
      <w:r w:rsidRPr="007435EB">
        <w:rPr>
          <w:b/>
          <w:rtl/>
        </w:rPr>
        <w:t xml:space="preserve"> </w:t>
      </w:r>
      <w:r w:rsidRPr="007435EB">
        <w:rPr>
          <w:rFonts w:hint="cs"/>
          <w:b/>
          <w:rtl/>
        </w:rPr>
        <w:t>מן</w:t>
      </w:r>
      <w:r w:rsidRPr="007435EB">
        <w:rPr>
          <w:b/>
          <w:rtl/>
        </w:rPr>
        <w:t xml:space="preserve"> </w:t>
      </w:r>
      <w:r w:rsidRPr="007435EB">
        <w:rPr>
          <w:rFonts w:hint="cs"/>
          <w:b/>
          <w:rtl/>
        </w:rPr>
        <w:t>הקבר</w:t>
      </w:r>
      <w:r w:rsidRPr="007435EB">
        <w:rPr>
          <w:b/>
          <w:rtl/>
        </w:rPr>
        <w:t>.</w:t>
      </w:r>
    </w:p>
    <w:p w14:paraId="2F4AAD50" w14:textId="507844EF" w:rsidR="00E8089F" w:rsidRPr="007435EB" w:rsidRDefault="00F47631" w:rsidP="00F47631">
      <w:pPr>
        <w:pStyle w:val="affd"/>
        <w:rPr>
          <w:bCs/>
          <w:rtl/>
        </w:rPr>
      </w:pPr>
      <w:r>
        <w:rPr>
          <w:rFonts w:hint="cs"/>
          <w:rtl/>
        </w:rPr>
        <w:t>***</w:t>
      </w:r>
    </w:p>
    <w:p w14:paraId="5EE79CA5" w14:textId="77777777" w:rsidR="00E8089F" w:rsidRPr="007435EB" w:rsidRDefault="00E8089F" w:rsidP="00E8089F">
      <w:pPr>
        <w:rPr>
          <w:rtl/>
        </w:rPr>
      </w:pPr>
      <w:r w:rsidRPr="007435EB">
        <w:rPr>
          <w:rFonts w:ascii="Fb Fontext" w:hAnsi="Fb Fontext" w:hint="cs"/>
          <w:rtl/>
        </w:rPr>
        <w:t>דס</w:t>
      </w:r>
      <w:r w:rsidRPr="007435EB">
        <w:rPr>
          <w:rFonts w:ascii="Fb Fontext" w:hAnsi="Fb Fontext"/>
          <w:rtl/>
        </w:rPr>
        <w:t>"</w:t>
      </w:r>
      <w:r w:rsidRPr="007435EB">
        <w:rPr>
          <w:rFonts w:ascii="Fb Fontext" w:hAnsi="Fb Fontext" w:hint="cs"/>
          <w:rtl/>
        </w:rPr>
        <w:t>ל אנינות</w:t>
      </w:r>
      <w:r w:rsidRPr="007435EB">
        <w:rPr>
          <w:rFonts w:ascii="Fb Fontext" w:hAnsi="Fb Fontext"/>
          <w:rtl/>
        </w:rPr>
        <w:t xml:space="preserve"> </w:t>
      </w:r>
      <w:r w:rsidRPr="007435EB">
        <w:rPr>
          <w:rFonts w:ascii="Fb Fontext" w:hAnsi="Fb Fontext" w:hint="cs"/>
          <w:rtl/>
        </w:rPr>
        <w:t>דלילה</w:t>
      </w:r>
      <w:r w:rsidRPr="007435EB">
        <w:rPr>
          <w:rFonts w:ascii="Fb Fontext" w:hAnsi="Fb Fontext"/>
          <w:rtl/>
        </w:rPr>
        <w:t xml:space="preserve"> </w:t>
      </w:r>
      <w:r w:rsidRPr="007435EB">
        <w:rPr>
          <w:rFonts w:ascii="Fb Fontext" w:hAnsi="Fb Fontext" w:hint="cs"/>
          <w:rtl/>
        </w:rPr>
        <w:t>דרבנן</w:t>
      </w:r>
      <w:r w:rsidRPr="007435EB">
        <w:rPr>
          <w:rFonts w:ascii="Fb Fontext" w:hAnsi="Fb Fontext"/>
          <w:rtl/>
        </w:rPr>
        <w:t xml:space="preserve">, </w:t>
      </w:r>
      <w:r w:rsidRPr="007435EB">
        <w:rPr>
          <w:rFonts w:ascii="Fb Fontext" w:hAnsi="Fb Fontext" w:hint="cs"/>
          <w:rtl/>
        </w:rPr>
        <w:t>וגבי</w:t>
      </w:r>
      <w:r w:rsidRPr="007435EB">
        <w:rPr>
          <w:rFonts w:ascii="Fb Fontext" w:hAnsi="Fb Fontext"/>
          <w:rtl/>
        </w:rPr>
        <w:t xml:space="preserve"> </w:t>
      </w:r>
      <w:r w:rsidRPr="007435EB">
        <w:rPr>
          <w:rFonts w:ascii="Fb Fontext" w:hAnsi="Fb Fontext" w:hint="cs"/>
          <w:rtl/>
        </w:rPr>
        <w:t>פסח</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העמידו</w:t>
      </w:r>
      <w:r w:rsidRPr="007435EB">
        <w:rPr>
          <w:rFonts w:ascii="Fb Fontext" w:hAnsi="Fb Fontext"/>
          <w:rtl/>
        </w:rPr>
        <w:t xml:space="preserve"> </w:t>
      </w:r>
      <w:r w:rsidRPr="007435EB">
        <w:rPr>
          <w:rFonts w:ascii="Fb Fontext" w:hAnsi="Fb Fontext" w:hint="cs"/>
          <w:rtl/>
        </w:rPr>
        <w:t>דבריהם</w:t>
      </w:r>
      <w:r w:rsidRPr="007435EB">
        <w:rPr>
          <w:rFonts w:ascii="Fb Fontext" w:hAnsi="Fb Fontext"/>
          <w:rtl/>
        </w:rPr>
        <w:t xml:space="preserve"> </w:t>
      </w:r>
      <w:r w:rsidRPr="007435EB">
        <w:rPr>
          <w:rFonts w:ascii="Fb Fontext" w:hAnsi="Fb Fontext" w:hint="cs"/>
          <w:rtl/>
        </w:rPr>
        <w:t>במקום</w:t>
      </w:r>
      <w:r w:rsidRPr="007435EB">
        <w:rPr>
          <w:rFonts w:ascii="Fb Fontext" w:hAnsi="Fb Fontext"/>
          <w:rtl/>
        </w:rPr>
        <w:t xml:space="preserve"> </w:t>
      </w:r>
      <w:r w:rsidRPr="007435EB">
        <w:rPr>
          <w:rFonts w:ascii="Fb Fontext" w:hAnsi="Fb Fontext" w:hint="cs"/>
          <w:rtl/>
        </w:rPr>
        <w:t>כרת</w:t>
      </w:r>
      <w:r w:rsidRPr="007435EB">
        <w:rPr>
          <w:rFonts w:ascii="Fb Fontext" w:hAnsi="Fb Fontext"/>
          <w:rtl/>
        </w:rPr>
        <w:t>.</w:t>
      </w:r>
    </w:p>
    <w:p w14:paraId="76715AD4" w14:textId="77777777" w:rsidR="00E8089F" w:rsidRPr="007435EB" w:rsidRDefault="00E8089F" w:rsidP="00E8089F">
      <w:pPr>
        <w:rPr>
          <w:rtl/>
        </w:rPr>
      </w:pPr>
      <w:r w:rsidRPr="007435EB">
        <w:rPr>
          <w:rFonts w:hint="cs"/>
          <w:rtl/>
        </w:rPr>
        <w:t>גבי</w:t>
      </w:r>
      <w:r w:rsidRPr="007435EB">
        <w:rPr>
          <w:rtl/>
        </w:rPr>
        <w:t xml:space="preserve"> </w:t>
      </w:r>
      <w:r w:rsidRPr="007435EB">
        <w:rPr>
          <w:rFonts w:hint="cs"/>
          <w:rtl/>
        </w:rPr>
        <w:t>קדשים</w:t>
      </w:r>
      <w:r w:rsidRPr="007435EB">
        <w:rPr>
          <w:rtl/>
        </w:rPr>
        <w:t xml:space="preserve"> – </w:t>
      </w:r>
      <w:r w:rsidRPr="007435EB">
        <w:rPr>
          <w:rFonts w:hint="cs"/>
          <w:rtl/>
        </w:rPr>
        <w:t>העמידו</w:t>
      </w:r>
      <w:r w:rsidRPr="007435EB">
        <w:rPr>
          <w:rtl/>
        </w:rPr>
        <w:t xml:space="preserve"> </w:t>
      </w:r>
      <w:r w:rsidRPr="007435EB">
        <w:rPr>
          <w:rFonts w:hint="cs"/>
          <w:rtl/>
        </w:rPr>
        <w:t>דבריהם</w:t>
      </w:r>
      <w:r w:rsidRPr="007435EB">
        <w:rPr>
          <w:rtl/>
        </w:rPr>
        <w:t xml:space="preserve"> </w:t>
      </w:r>
      <w:r w:rsidRPr="007435EB">
        <w:rPr>
          <w:rFonts w:hint="cs"/>
          <w:rtl/>
        </w:rPr>
        <w:t>במקום</w:t>
      </w:r>
      <w:r w:rsidRPr="007435EB">
        <w:rPr>
          <w:rtl/>
        </w:rPr>
        <w:t xml:space="preserve"> </w:t>
      </w:r>
      <w:r w:rsidRPr="007435EB">
        <w:rPr>
          <w:rFonts w:hint="cs"/>
          <w:rtl/>
        </w:rPr>
        <w:t>עשה</w:t>
      </w:r>
      <w:r w:rsidRPr="007435EB">
        <w:rPr>
          <w:rtl/>
        </w:rPr>
        <w:t>.</w:t>
      </w:r>
    </w:p>
    <w:p w14:paraId="75B65EA3" w14:textId="67D16706" w:rsidR="00E8089F" w:rsidRPr="007435EB" w:rsidRDefault="00F47631" w:rsidP="00F47631">
      <w:pPr>
        <w:pStyle w:val="affd"/>
        <w:rPr>
          <w:bCs/>
          <w:rtl/>
        </w:rPr>
      </w:pPr>
      <w:r>
        <w:rPr>
          <w:rFonts w:hint="cs"/>
          <w:rtl/>
        </w:rPr>
        <w:t>***</w:t>
      </w:r>
    </w:p>
    <w:p w14:paraId="70599B82" w14:textId="77777777" w:rsidR="009852F3" w:rsidRPr="007435EB" w:rsidRDefault="00E8089F" w:rsidP="00E8089F">
      <w:pPr>
        <w:rPr>
          <w:rtl/>
        </w:rPr>
      </w:pPr>
      <w:r w:rsidRPr="007435EB">
        <w:rPr>
          <w:rStyle w:val="afffe"/>
          <w:rFonts w:hint="cs"/>
          <w:b/>
          <w:sz w:val="20"/>
          <w:rtl/>
        </w:rPr>
        <w:t>השומע</w:t>
      </w:r>
      <w:r w:rsidRPr="007435EB">
        <w:rPr>
          <w:rStyle w:val="afffe"/>
          <w:b/>
          <w:sz w:val="20"/>
          <w:rtl/>
        </w:rPr>
        <w:t xml:space="preserve"> </w:t>
      </w:r>
      <w:r w:rsidRPr="007435EB">
        <w:rPr>
          <w:rStyle w:val="afffe"/>
          <w:rFonts w:hint="cs"/>
          <w:b/>
          <w:sz w:val="20"/>
          <w:rtl/>
        </w:rPr>
        <w:t>על</w:t>
      </w:r>
      <w:r w:rsidRPr="007435EB">
        <w:rPr>
          <w:rStyle w:val="afffe"/>
          <w:b/>
          <w:sz w:val="20"/>
          <w:rtl/>
        </w:rPr>
        <w:t xml:space="preserve"> </w:t>
      </w:r>
      <w:r w:rsidRPr="007435EB">
        <w:rPr>
          <w:rStyle w:val="afffe"/>
          <w:rFonts w:hint="cs"/>
          <w:b/>
          <w:sz w:val="20"/>
          <w:rtl/>
        </w:rPr>
        <w:t>מתו</w:t>
      </w:r>
      <w:r w:rsidRPr="007435EB">
        <w:rPr>
          <w:rStyle w:val="afffe"/>
          <w:b/>
          <w:sz w:val="20"/>
          <w:rtl/>
        </w:rPr>
        <w:t xml:space="preserve"> </w:t>
      </w:r>
      <w:r w:rsidRPr="007435EB">
        <w:rPr>
          <w:rStyle w:val="afffe"/>
          <w:rFonts w:hint="cs"/>
          <w:b/>
          <w:sz w:val="20"/>
          <w:rtl/>
        </w:rPr>
        <w:t>וכו</w:t>
      </w:r>
      <w:r w:rsidRPr="007435EB">
        <w:rPr>
          <w:rStyle w:val="afffe"/>
          <w:b/>
          <w:sz w:val="20"/>
          <w:rtl/>
        </w:rPr>
        <w:t>'</w:t>
      </w:r>
      <w:r w:rsidRPr="005C3FF1">
        <w:rPr>
          <w:rStyle w:val="afffa"/>
          <w:rtl/>
        </w:rPr>
        <w:t>.</w:t>
      </w:r>
      <w:r w:rsidRPr="005C3FF1">
        <w:rPr>
          <w:rStyle w:val="afffa"/>
          <w:rFonts w:hint="cs"/>
          <w:rtl/>
        </w:rPr>
        <w:t xml:space="preserve"> </w:t>
      </w:r>
    </w:p>
    <w:p w14:paraId="38AFB3A7" w14:textId="77777777" w:rsidR="00E8089F" w:rsidRPr="007435EB" w:rsidRDefault="00E8089F" w:rsidP="00E8089F">
      <w:pPr>
        <w:rPr>
          <w:rtl/>
        </w:rPr>
      </w:pPr>
      <w:r w:rsidRPr="007435EB">
        <w:rPr>
          <w:rFonts w:hint="cs"/>
          <w:rtl/>
        </w:rPr>
        <w:t>ולאו מלקט</w:t>
      </w:r>
      <w:r w:rsidRPr="007435EB">
        <w:rPr>
          <w:rtl/>
        </w:rPr>
        <w:t xml:space="preserve"> </w:t>
      </w:r>
      <w:r w:rsidRPr="007435EB">
        <w:rPr>
          <w:rFonts w:hint="cs"/>
          <w:rtl/>
        </w:rPr>
        <w:t>עצמות</w:t>
      </w:r>
      <w:r w:rsidRPr="007435EB">
        <w:rPr>
          <w:rtl/>
        </w:rPr>
        <w:t xml:space="preserve">, </w:t>
      </w:r>
      <w:r w:rsidRPr="007435EB">
        <w:rPr>
          <w:rFonts w:hint="cs"/>
          <w:rtl/>
        </w:rPr>
        <w:t>דבעי</w:t>
      </w:r>
      <w:r w:rsidRPr="007435EB">
        <w:rPr>
          <w:rtl/>
        </w:rPr>
        <w:t xml:space="preserve"> </w:t>
      </w:r>
      <w:r w:rsidRPr="007435EB">
        <w:rPr>
          <w:rFonts w:hint="cs"/>
          <w:rtl/>
        </w:rPr>
        <w:t>הזאת</w:t>
      </w:r>
      <w:r w:rsidRPr="007435EB">
        <w:rPr>
          <w:rtl/>
        </w:rPr>
        <w:t xml:space="preserve"> </w:t>
      </w:r>
      <w:r w:rsidRPr="007435EB">
        <w:rPr>
          <w:rFonts w:hint="cs"/>
          <w:rtl/>
        </w:rPr>
        <w:t>שלישי</w:t>
      </w:r>
      <w:r w:rsidRPr="007435EB">
        <w:rPr>
          <w:rtl/>
        </w:rPr>
        <w:t xml:space="preserve"> </w:t>
      </w:r>
      <w:r w:rsidRPr="007435EB">
        <w:rPr>
          <w:rFonts w:hint="cs"/>
          <w:rtl/>
        </w:rPr>
        <w:t>ושביעי</w:t>
      </w:r>
      <w:r w:rsidRPr="007435EB">
        <w:rPr>
          <w:rtl/>
        </w:rPr>
        <w:t xml:space="preserve"> </w:t>
      </w:r>
      <w:r w:rsidRPr="007435EB">
        <w:rPr>
          <w:rFonts w:hint="cs"/>
          <w:rtl/>
        </w:rPr>
        <w:t>אלא אימא שליקטו</w:t>
      </w:r>
      <w:r w:rsidRPr="007435EB">
        <w:rPr>
          <w:rtl/>
        </w:rPr>
        <w:t xml:space="preserve"> </w:t>
      </w:r>
      <w:r w:rsidRPr="007435EB">
        <w:rPr>
          <w:rFonts w:hint="cs"/>
          <w:rtl/>
        </w:rPr>
        <w:t>לו</w:t>
      </w:r>
      <w:r w:rsidRPr="007435EB">
        <w:rPr>
          <w:rtl/>
        </w:rPr>
        <w:t xml:space="preserve"> </w:t>
      </w:r>
      <w:r w:rsidRPr="007435EB">
        <w:rPr>
          <w:rFonts w:hint="cs"/>
          <w:rtl/>
        </w:rPr>
        <w:t>עצמות</w:t>
      </w:r>
    </w:p>
    <w:p w14:paraId="478BD706" w14:textId="77777777" w:rsidR="00E8089F" w:rsidRPr="005C3FF1" w:rsidRDefault="00E8089F" w:rsidP="009A151F">
      <w:pPr>
        <w:rPr>
          <w:rStyle w:val="afffa"/>
          <w:rtl/>
        </w:rPr>
      </w:pPr>
      <w:r w:rsidRPr="005C3FF1">
        <w:rPr>
          <w:rStyle w:val="afffa"/>
          <w:rFonts w:hint="cs"/>
          <w:rtl/>
        </w:rPr>
        <w:t>גר</w:t>
      </w:r>
      <w:r w:rsidRPr="005C3FF1">
        <w:rPr>
          <w:rStyle w:val="afffa"/>
          <w:rtl/>
        </w:rPr>
        <w:t xml:space="preserve"> </w:t>
      </w:r>
      <w:r w:rsidRPr="005C3FF1">
        <w:rPr>
          <w:rStyle w:val="afffa"/>
          <w:rFonts w:hint="cs"/>
          <w:rtl/>
        </w:rPr>
        <w:t>שנתגייר</w:t>
      </w:r>
      <w:r w:rsidRPr="005C3FF1">
        <w:rPr>
          <w:rStyle w:val="afffa"/>
          <w:rtl/>
        </w:rPr>
        <w:t xml:space="preserve"> </w:t>
      </w:r>
      <w:r w:rsidRPr="005C3FF1">
        <w:rPr>
          <w:rStyle w:val="afffa"/>
          <w:rFonts w:hint="cs"/>
          <w:rtl/>
        </w:rPr>
        <w:t>וכו</w:t>
      </w:r>
      <w:r w:rsidRPr="005C3FF1">
        <w:rPr>
          <w:rStyle w:val="afffa"/>
          <w:rtl/>
        </w:rPr>
        <w:t>'.</w:t>
      </w:r>
    </w:p>
    <w:p w14:paraId="5AC4D459" w14:textId="77777777" w:rsidR="00E8089F" w:rsidRPr="007435EB" w:rsidRDefault="00E8089F" w:rsidP="00E8089F">
      <w:pPr>
        <w:rPr>
          <w:rtl/>
        </w:rPr>
      </w:pPr>
      <w:r>
        <w:rPr>
          <w:rStyle w:val="affffd"/>
          <w:rFonts w:ascii="Fb Fontext" w:hAnsi="Fb Fontext" w:hint="cs"/>
          <w:rtl/>
          <w:rPrChange w:id="11094" w:author="מנוע אמוראים" w:date="2026-10-05T16:42:03Z">
            <w:rPr>
              <w:rFonts w:ascii="Fb Fontext" w:hAnsi="Fb Fontext" w:hint="cs"/>
              <w:rtl/>
            </w:rPr>
          </w:rPrChange>
        </w:rPr>
        <w:t xml:space="preserve">רי</w:t>
      </w:r>
      <w:r>
        <w:rPr>
          <w:rStyle w:val="affffd"/>
          <w:rFonts w:ascii="Fb Fontext" w:hAnsi="Fb Fontext"/>
          <w:rtl/>
          <w:rPrChange w:id="11095" w:author="מנוע אמוראים" w:date="2026-10-05T16:42:03Z">
            <w:rPr>
              <w:rFonts w:ascii="Fb Fontext" w:hAnsi="Fb Fontext"/>
              <w:rtl/>
            </w:rPr>
          </w:rPrChange>
        </w:rPr>
        <w:t xml:space="preserve">"</w:t>
      </w:r>
      <w:r>
        <w:rPr>
          <w:rStyle w:val="affffd"/>
          <w:rFonts w:ascii="Fb Fontext" w:hAnsi="Fb Fontext" w:hint="cs"/>
          <w:rtl/>
          <w:rPrChange w:id="11096" w:author="מנוע אמוראים" w:date="2026-10-05T16:42:03Z">
            <w:rPr>
              <w:rFonts w:ascii="Fb Fontext" w:hAnsi="Fb Fontext" w:hint="cs"/>
              <w:rtl/>
            </w:rPr>
          </w:rPrChange>
        </w:rPr>
        <w:t xml:space="preserve">ו</w:t>
      </w:r>
      <w:r w:rsidRPr="007435EB">
        <w:rPr>
          <w:rFonts w:ascii="Fb Fontext" w:hAnsi="Fb Fontext"/>
          <w:rtl/>
        </w:rPr>
        <w:t xml:space="preserve">: </w:t>
      </w:r>
      <w:r w:rsidRPr="005C3FF1">
        <w:rPr>
          <w:rStyle w:val="afffa"/>
          <w:rFonts w:hint="cs"/>
          <w:rtl/>
        </w:rPr>
        <w:t>מחלוקת</w:t>
      </w:r>
      <w:r w:rsidRPr="005C3FF1">
        <w:rPr>
          <w:rStyle w:val="afffa"/>
          <w:rtl/>
        </w:rPr>
        <w:t xml:space="preserve"> </w:t>
      </w:r>
      <w:r w:rsidRPr="005C3FF1">
        <w:rPr>
          <w:rStyle w:val="afffa"/>
          <w:rFonts w:hint="cs"/>
          <w:rtl/>
        </w:rPr>
        <w:t>בערל</w:t>
      </w:r>
      <w:r w:rsidRPr="005C3FF1">
        <w:rPr>
          <w:rStyle w:val="afffa"/>
          <w:rtl/>
        </w:rPr>
        <w:t xml:space="preserve"> </w:t>
      </w:r>
      <w:r w:rsidRPr="005C3FF1">
        <w:rPr>
          <w:rStyle w:val="afffa"/>
          <w:rFonts w:hint="cs"/>
          <w:rtl/>
        </w:rPr>
        <w:t>נכרי</w:t>
      </w:r>
      <w:r w:rsidRPr="007435EB">
        <w:rPr>
          <w:rFonts w:ascii="Fb Fontext" w:hAnsi="Fb Fontext"/>
          <w:rtl/>
        </w:rPr>
        <w:t>.</w:t>
      </w:r>
    </w:p>
    <w:p w14:paraId="4C134BFF" w14:textId="77777777" w:rsidR="00E8089F" w:rsidRPr="007435EB" w:rsidRDefault="00E8089F" w:rsidP="00E8089F">
      <w:pPr>
        <w:rPr>
          <w:rtl/>
        </w:rPr>
      </w:pPr>
      <w:r w:rsidRPr="007435EB">
        <w:rPr>
          <w:rtl/>
        </w:rPr>
        <w:tab/>
      </w:r>
      <w:r w:rsidRPr="007435EB">
        <w:rPr>
          <w:rFonts w:hint="cs"/>
          <w:rtl/>
        </w:rPr>
        <w:t>דלב</w:t>
      </w:r>
      <w:r w:rsidRPr="007435EB">
        <w:rPr>
          <w:rtl/>
        </w:rPr>
        <w:t>"</w:t>
      </w:r>
      <w:r w:rsidRPr="007435EB">
        <w:rPr>
          <w:rFonts w:hint="cs"/>
          <w:rtl/>
        </w:rPr>
        <w:t>ה</w:t>
      </w:r>
      <w:r w:rsidRPr="007435EB">
        <w:rPr>
          <w:rtl/>
        </w:rPr>
        <w:t xml:space="preserve">: </w:t>
      </w:r>
      <w:r w:rsidRPr="007435EB">
        <w:rPr>
          <w:rFonts w:hint="cs"/>
          <w:rtl/>
        </w:rPr>
        <w:t>גזירה</w:t>
      </w:r>
      <w:r w:rsidRPr="007435EB">
        <w:rPr>
          <w:rtl/>
        </w:rPr>
        <w:t xml:space="preserve"> </w:t>
      </w:r>
      <w:r w:rsidRPr="007435EB">
        <w:rPr>
          <w:rFonts w:hint="cs"/>
          <w:rtl/>
        </w:rPr>
        <w:t>שמא</w:t>
      </w:r>
      <w:r w:rsidRPr="007435EB">
        <w:rPr>
          <w:rtl/>
        </w:rPr>
        <w:t xml:space="preserve"> </w:t>
      </w:r>
      <w:r w:rsidRPr="007435EB">
        <w:rPr>
          <w:rFonts w:hint="cs"/>
          <w:rtl/>
        </w:rPr>
        <w:t>יטמא</w:t>
      </w:r>
      <w:r w:rsidRPr="007435EB">
        <w:rPr>
          <w:rtl/>
        </w:rPr>
        <w:t xml:space="preserve"> </w:t>
      </w:r>
      <w:r w:rsidRPr="007435EB">
        <w:rPr>
          <w:rFonts w:hint="cs"/>
          <w:rtl/>
        </w:rPr>
        <w:t>לשנה</w:t>
      </w:r>
      <w:r w:rsidRPr="007435EB">
        <w:rPr>
          <w:rtl/>
        </w:rPr>
        <w:t xml:space="preserve"> </w:t>
      </w:r>
      <w:r w:rsidRPr="007435EB">
        <w:rPr>
          <w:rFonts w:hint="cs"/>
          <w:rtl/>
        </w:rPr>
        <w:t>הבאה ויאמר</w:t>
      </w:r>
      <w:r w:rsidRPr="007435EB">
        <w:rPr>
          <w:rtl/>
        </w:rPr>
        <w:t xml:space="preserve"> </w:t>
      </w:r>
      <w:r w:rsidRPr="007435EB">
        <w:rPr>
          <w:rFonts w:hint="cs"/>
          <w:rtl/>
        </w:rPr>
        <w:t>אישתקד</w:t>
      </w:r>
      <w:r w:rsidRPr="007435EB">
        <w:rPr>
          <w:rtl/>
        </w:rPr>
        <w:t xml:space="preserve"> </w:t>
      </w:r>
      <w:r w:rsidRPr="007435EB">
        <w:rPr>
          <w:rFonts w:hint="cs"/>
          <w:rtl/>
        </w:rPr>
        <w:t>מי</w:t>
      </w:r>
      <w:r w:rsidRPr="007435EB">
        <w:rPr>
          <w:rtl/>
        </w:rPr>
        <w:t xml:space="preserve"> </w:t>
      </w:r>
      <w:r w:rsidRPr="007435EB">
        <w:rPr>
          <w:rFonts w:hint="cs"/>
          <w:rtl/>
        </w:rPr>
        <w:t>לא</w:t>
      </w:r>
      <w:r w:rsidRPr="007435EB">
        <w:rPr>
          <w:rtl/>
        </w:rPr>
        <w:t xml:space="preserve"> </w:t>
      </w:r>
      <w:r w:rsidRPr="007435EB">
        <w:rPr>
          <w:rFonts w:hint="cs"/>
          <w:rtl/>
        </w:rPr>
        <w:t>טבלתי</w:t>
      </w:r>
      <w:r w:rsidRPr="007435EB">
        <w:rPr>
          <w:rtl/>
        </w:rPr>
        <w:t xml:space="preserve"> </w:t>
      </w:r>
      <w:r w:rsidRPr="007435EB">
        <w:rPr>
          <w:rFonts w:hint="cs"/>
          <w:rtl/>
        </w:rPr>
        <w:t>ואכלתי</w:t>
      </w:r>
      <w:r w:rsidRPr="007435EB">
        <w:rPr>
          <w:rtl/>
        </w:rPr>
        <w:t xml:space="preserve"> </w:t>
      </w:r>
      <w:r w:rsidRPr="007435EB">
        <w:rPr>
          <w:rFonts w:hint="cs"/>
          <w:rtl/>
        </w:rPr>
        <w:t>עכשיו</w:t>
      </w:r>
      <w:r w:rsidRPr="007435EB">
        <w:rPr>
          <w:rtl/>
        </w:rPr>
        <w:t xml:space="preserve"> </w:t>
      </w:r>
      <w:r w:rsidRPr="007435EB">
        <w:rPr>
          <w:rFonts w:hint="cs"/>
          <w:rtl/>
        </w:rPr>
        <w:t>נמי</w:t>
      </w:r>
      <w:r w:rsidRPr="007435EB">
        <w:rPr>
          <w:rtl/>
        </w:rPr>
        <w:t xml:space="preserve"> </w:t>
      </w:r>
      <w:r w:rsidRPr="007435EB">
        <w:rPr>
          <w:rFonts w:hint="cs"/>
          <w:rtl/>
        </w:rPr>
        <w:t>אטבול ואוכל</w:t>
      </w:r>
    </w:p>
    <w:p w14:paraId="1B576488" w14:textId="77777777" w:rsidR="00E8089F" w:rsidRPr="007435EB" w:rsidRDefault="00E8089F" w:rsidP="00E8089F">
      <w:pPr>
        <w:rPr>
          <w:rFonts w:cs="Guttman Vilna"/>
          <w:b/>
          <w:bCs/>
          <w:rtl/>
        </w:rPr>
      </w:pPr>
      <w:r w:rsidRPr="007435EB">
        <w:rPr>
          <w:rFonts w:hint="cs"/>
          <w:rtl/>
        </w:rPr>
        <w:t>ולא</w:t>
      </w:r>
      <w:r w:rsidRPr="007435EB">
        <w:rPr>
          <w:rtl/>
        </w:rPr>
        <w:t xml:space="preserve"> </w:t>
      </w:r>
      <w:r w:rsidRPr="007435EB">
        <w:rPr>
          <w:rFonts w:hint="cs"/>
          <w:rtl/>
        </w:rPr>
        <w:t>ידע</w:t>
      </w:r>
      <w:r w:rsidRPr="007435EB">
        <w:rPr>
          <w:rtl/>
        </w:rPr>
        <w:t xml:space="preserve"> </w:t>
      </w:r>
      <w:r w:rsidRPr="007435EB">
        <w:rPr>
          <w:rFonts w:hint="cs"/>
          <w:rtl/>
        </w:rPr>
        <w:t>דאשתקד</w:t>
      </w:r>
      <w:r w:rsidRPr="007435EB">
        <w:rPr>
          <w:rtl/>
        </w:rPr>
        <w:t xml:space="preserve"> </w:t>
      </w:r>
      <w:r w:rsidRPr="007435EB">
        <w:rPr>
          <w:rFonts w:hint="cs"/>
          <w:rtl/>
        </w:rPr>
        <w:t>נכרי</w:t>
      </w:r>
      <w:r w:rsidRPr="007435EB">
        <w:rPr>
          <w:rtl/>
        </w:rPr>
        <w:t xml:space="preserve"> </w:t>
      </w:r>
      <w:r w:rsidRPr="007435EB">
        <w:rPr>
          <w:rFonts w:hint="cs"/>
          <w:rtl/>
        </w:rPr>
        <w:t>הוה</w:t>
      </w:r>
      <w:r w:rsidRPr="007435EB">
        <w:rPr>
          <w:rtl/>
        </w:rPr>
        <w:t xml:space="preserve">, </w:t>
      </w:r>
      <w:r w:rsidRPr="007435EB">
        <w:rPr>
          <w:rFonts w:hint="cs"/>
          <w:rtl/>
        </w:rPr>
        <w:t>ולא</w:t>
      </w:r>
      <w:r w:rsidRPr="007435EB">
        <w:rPr>
          <w:rtl/>
        </w:rPr>
        <w:t xml:space="preserve"> </w:t>
      </w:r>
      <w:r w:rsidRPr="007435EB">
        <w:rPr>
          <w:rFonts w:hint="cs"/>
          <w:rtl/>
        </w:rPr>
        <w:t>מקבל</w:t>
      </w:r>
      <w:r w:rsidRPr="007435EB">
        <w:rPr>
          <w:rtl/>
        </w:rPr>
        <w:t xml:space="preserve"> </w:t>
      </w:r>
      <w:r w:rsidRPr="007435EB">
        <w:rPr>
          <w:rFonts w:hint="cs"/>
          <w:rtl/>
        </w:rPr>
        <w:t>טומאה</w:t>
      </w:r>
      <w:r w:rsidRPr="007435EB">
        <w:rPr>
          <w:rtl/>
        </w:rPr>
        <w:t>.</w:t>
      </w:r>
      <w:r w:rsidRPr="007435EB">
        <w:rPr>
          <w:rFonts w:hint="cs"/>
          <w:rtl/>
        </w:rPr>
        <w:t xml:space="preserve"> עכשיו</w:t>
      </w:r>
      <w:r w:rsidRPr="007435EB">
        <w:rPr>
          <w:rtl/>
        </w:rPr>
        <w:t xml:space="preserve"> </w:t>
      </w:r>
      <w:r w:rsidRPr="007435EB">
        <w:rPr>
          <w:rFonts w:hint="cs"/>
          <w:rtl/>
        </w:rPr>
        <w:t>ישראל</w:t>
      </w:r>
      <w:r w:rsidRPr="007435EB">
        <w:rPr>
          <w:rtl/>
        </w:rPr>
        <w:t xml:space="preserve">, </w:t>
      </w:r>
      <w:r w:rsidRPr="007435EB">
        <w:rPr>
          <w:rFonts w:hint="cs"/>
          <w:rtl/>
        </w:rPr>
        <w:t>ומקבל</w:t>
      </w:r>
      <w:r w:rsidRPr="007435EB">
        <w:rPr>
          <w:rtl/>
        </w:rPr>
        <w:t xml:space="preserve"> </w:t>
      </w:r>
      <w:r w:rsidRPr="007435EB">
        <w:rPr>
          <w:rFonts w:hint="cs"/>
          <w:rtl/>
        </w:rPr>
        <w:t>טומאה</w:t>
      </w:r>
      <w:r w:rsidRPr="007435EB">
        <w:rPr>
          <w:rtl/>
        </w:rPr>
        <w:t>.</w:t>
      </w:r>
    </w:p>
    <w:p w14:paraId="02B888A8" w14:textId="77777777" w:rsidR="00E8089F" w:rsidRPr="007435EB" w:rsidRDefault="00E8089F" w:rsidP="00E8089F">
      <w:pPr>
        <w:rPr>
          <w:rFonts w:cs="Guttman Vilna"/>
          <w:b/>
          <w:bCs/>
          <w:rtl/>
        </w:rPr>
      </w:pPr>
      <w:r w:rsidRPr="007435EB">
        <w:rPr>
          <w:rtl/>
        </w:rPr>
        <w:tab/>
      </w:r>
      <w:r w:rsidRPr="007435EB">
        <w:rPr>
          <w:rFonts w:hint="cs"/>
          <w:rtl/>
        </w:rPr>
        <w:t>ולב</w:t>
      </w:r>
      <w:r w:rsidRPr="007435EB">
        <w:rPr>
          <w:rtl/>
        </w:rPr>
        <w:t>"</w:t>
      </w:r>
      <w:r w:rsidRPr="007435EB">
        <w:rPr>
          <w:rFonts w:hint="cs"/>
          <w:rtl/>
        </w:rPr>
        <w:t>ש</w:t>
      </w:r>
      <w:r w:rsidRPr="007435EB">
        <w:rPr>
          <w:rtl/>
        </w:rPr>
        <w:t xml:space="preserve">: </w:t>
      </w:r>
      <w:r w:rsidRPr="007435EB">
        <w:rPr>
          <w:rFonts w:hint="cs"/>
          <w:rtl/>
        </w:rPr>
        <w:t>לא</w:t>
      </w:r>
      <w:r w:rsidRPr="007435EB">
        <w:rPr>
          <w:rtl/>
        </w:rPr>
        <w:t xml:space="preserve"> </w:t>
      </w:r>
      <w:r w:rsidRPr="007435EB">
        <w:rPr>
          <w:rFonts w:hint="cs"/>
          <w:rtl/>
        </w:rPr>
        <w:t>גזרינן</w:t>
      </w:r>
      <w:r w:rsidRPr="007435EB">
        <w:rPr>
          <w:rtl/>
        </w:rPr>
        <w:t>.</w:t>
      </w:r>
    </w:p>
    <w:p w14:paraId="7C5F40F0" w14:textId="77777777" w:rsidR="00E8089F" w:rsidRPr="007435EB" w:rsidRDefault="00E8089F" w:rsidP="00E8089F">
      <w:pPr>
        <w:rPr>
          <w:rtl/>
        </w:rPr>
      </w:pPr>
      <w:r w:rsidRPr="007435EB">
        <w:rPr>
          <w:rtl/>
        </w:rPr>
        <w:tab/>
      </w:r>
      <w:r w:rsidRPr="005C3FF1">
        <w:rPr>
          <w:rStyle w:val="afffa"/>
          <w:rFonts w:hint="cs"/>
          <w:rtl/>
        </w:rPr>
        <w:t>אבל</w:t>
      </w:r>
      <w:r w:rsidRPr="005C3FF1">
        <w:rPr>
          <w:rStyle w:val="afffa"/>
          <w:rtl/>
        </w:rPr>
        <w:t xml:space="preserve"> </w:t>
      </w:r>
      <w:r w:rsidRPr="005C3FF1">
        <w:rPr>
          <w:rStyle w:val="afffa"/>
          <w:rFonts w:hint="cs"/>
          <w:rtl/>
        </w:rPr>
        <w:t>ערל</w:t>
      </w:r>
      <w:r w:rsidRPr="005C3FF1">
        <w:rPr>
          <w:rStyle w:val="afffa"/>
          <w:rtl/>
        </w:rPr>
        <w:t xml:space="preserve"> </w:t>
      </w:r>
      <w:r w:rsidRPr="005C3FF1">
        <w:rPr>
          <w:rStyle w:val="afffa"/>
          <w:rFonts w:hint="cs"/>
          <w:rtl/>
        </w:rPr>
        <w:t>ישראל</w:t>
      </w:r>
      <w:r w:rsidRPr="007435EB">
        <w:rPr>
          <w:rtl/>
        </w:rPr>
        <w:t xml:space="preserve"> – </w:t>
      </w:r>
      <w:r w:rsidRPr="005C3FF1">
        <w:rPr>
          <w:rStyle w:val="afffa"/>
          <w:rFonts w:hint="cs"/>
          <w:rtl/>
        </w:rPr>
        <w:t>לכו</w:t>
      </w:r>
      <w:r w:rsidRPr="005C3FF1">
        <w:rPr>
          <w:rStyle w:val="afffa"/>
          <w:rtl/>
        </w:rPr>
        <w:t>"</w:t>
      </w:r>
      <w:r w:rsidRPr="005C3FF1">
        <w:rPr>
          <w:rStyle w:val="afffa"/>
          <w:rFonts w:hint="cs"/>
          <w:rtl/>
        </w:rPr>
        <w:t>ע</w:t>
      </w:r>
      <w:r w:rsidRPr="007435EB">
        <w:rPr>
          <w:rFonts w:hint="cs"/>
          <w:rtl/>
        </w:rPr>
        <w:t xml:space="preserve"> טובל</w:t>
      </w:r>
      <w:r w:rsidRPr="007435EB">
        <w:rPr>
          <w:rtl/>
        </w:rPr>
        <w:t xml:space="preserve"> </w:t>
      </w:r>
      <w:r w:rsidRPr="007435EB">
        <w:rPr>
          <w:rFonts w:hint="cs"/>
          <w:rtl/>
        </w:rPr>
        <w:t>ואוכל</w:t>
      </w:r>
      <w:r w:rsidRPr="007435EB">
        <w:rPr>
          <w:rtl/>
        </w:rPr>
        <w:t xml:space="preserve"> </w:t>
      </w:r>
      <w:r w:rsidRPr="007435EB">
        <w:rPr>
          <w:rFonts w:hint="cs"/>
          <w:rtl/>
        </w:rPr>
        <w:t>את</w:t>
      </w:r>
      <w:r w:rsidRPr="007435EB">
        <w:rPr>
          <w:rtl/>
        </w:rPr>
        <w:t xml:space="preserve"> </w:t>
      </w:r>
      <w:r w:rsidRPr="007435EB">
        <w:rPr>
          <w:rFonts w:hint="cs"/>
          <w:rtl/>
        </w:rPr>
        <w:t>פסחו</w:t>
      </w:r>
      <w:r w:rsidRPr="007435EB">
        <w:rPr>
          <w:rtl/>
        </w:rPr>
        <w:t xml:space="preserve"> </w:t>
      </w:r>
      <w:r w:rsidRPr="007435EB">
        <w:rPr>
          <w:rFonts w:hint="cs"/>
          <w:rtl/>
        </w:rPr>
        <w:t>לערב</w:t>
      </w:r>
      <w:r w:rsidRPr="007435EB">
        <w:rPr>
          <w:rtl/>
        </w:rPr>
        <w:t xml:space="preserve">, </w:t>
      </w:r>
      <w:r w:rsidRPr="007435EB">
        <w:rPr>
          <w:rFonts w:hint="cs"/>
          <w:rtl/>
        </w:rPr>
        <w:t>ולא</w:t>
      </w:r>
      <w:r w:rsidRPr="007435EB">
        <w:rPr>
          <w:rtl/>
        </w:rPr>
        <w:t xml:space="preserve"> </w:t>
      </w:r>
      <w:r w:rsidRPr="007435EB">
        <w:rPr>
          <w:rFonts w:hint="cs"/>
          <w:rtl/>
        </w:rPr>
        <w:t>גזרינן</w:t>
      </w:r>
      <w:r w:rsidRPr="007435EB">
        <w:rPr>
          <w:rtl/>
        </w:rPr>
        <w:t xml:space="preserve"> </w:t>
      </w:r>
      <w:r w:rsidRPr="007435EB">
        <w:rPr>
          <w:rFonts w:hint="cs"/>
          <w:rtl/>
        </w:rPr>
        <w:t>ערל</w:t>
      </w:r>
      <w:r w:rsidRPr="007435EB">
        <w:rPr>
          <w:rtl/>
        </w:rPr>
        <w:t xml:space="preserve"> </w:t>
      </w:r>
      <w:r w:rsidRPr="007435EB">
        <w:rPr>
          <w:rFonts w:hint="cs"/>
          <w:rtl/>
        </w:rPr>
        <w:t>ישראל</w:t>
      </w:r>
      <w:r w:rsidRPr="007435EB">
        <w:rPr>
          <w:rtl/>
        </w:rPr>
        <w:t xml:space="preserve"> </w:t>
      </w:r>
      <w:r w:rsidRPr="007435EB">
        <w:rPr>
          <w:rFonts w:hint="cs"/>
          <w:rtl/>
        </w:rPr>
        <w:t>משום</w:t>
      </w:r>
      <w:r w:rsidRPr="007435EB">
        <w:rPr>
          <w:rtl/>
        </w:rPr>
        <w:t xml:space="preserve"> </w:t>
      </w:r>
      <w:r w:rsidRPr="007435EB">
        <w:rPr>
          <w:rFonts w:hint="cs"/>
          <w:rtl/>
        </w:rPr>
        <w:t>ערל</w:t>
      </w:r>
      <w:r w:rsidRPr="007435EB">
        <w:rPr>
          <w:rtl/>
        </w:rPr>
        <w:t xml:space="preserve"> </w:t>
      </w:r>
      <w:r w:rsidRPr="007435EB">
        <w:rPr>
          <w:rFonts w:hint="cs"/>
          <w:rtl/>
        </w:rPr>
        <w:t>נכרי</w:t>
      </w:r>
      <w:r w:rsidRPr="007435EB">
        <w:rPr>
          <w:rtl/>
        </w:rPr>
        <w:t>.</w:t>
      </w:r>
    </w:p>
    <w:p w14:paraId="6D4B21F6" w14:textId="77777777" w:rsidR="00E8089F" w:rsidRPr="007435EB" w:rsidRDefault="00E8089F" w:rsidP="00E8089F">
      <w:pPr>
        <w:rPr>
          <w:rtl/>
        </w:rPr>
      </w:pPr>
      <w:r w:rsidRPr="005C3FF1">
        <w:rPr>
          <w:rStyle w:val="afffa"/>
          <w:rFonts w:hint="cs"/>
          <w:rtl/>
        </w:rPr>
        <w:t>ותנ</w:t>
      </w:r>
      <w:r w:rsidRPr="005C3FF1">
        <w:rPr>
          <w:rStyle w:val="afffa"/>
          <w:rtl/>
        </w:rPr>
        <w:t>"</w:t>
      </w:r>
      <w:r w:rsidRPr="005C3FF1">
        <w:rPr>
          <w:rStyle w:val="afffa"/>
          <w:rFonts w:hint="cs"/>
          <w:rtl/>
        </w:rPr>
        <w:t>ה</w:t>
      </w:r>
      <w:r>
        <w:rPr>
          <w:rFonts w:hint="cs"/>
          <w:rtl/>
        </w:rPr>
        <w:t xml:space="preserve"> </w:t>
      </w:r>
      <w:r>
        <w:rPr>
          <w:rStyle w:val="affffd"/>
          <w:rFonts w:hint="cs"/>
          <w:rtl/>
          <w:rPrChange w:id="11097" w:author="מנוע אמוראים" w:date="2026-10-05T16:42:03Z">
            <w:rPr>
              <w:rFonts w:hint="cs"/>
              <w:rtl/>
            </w:rPr>
          </w:rPrChange>
        </w:rPr>
        <w:t xml:space="preserve">מרשב</w:t>
      </w:r>
      <w:r>
        <w:rPr>
          <w:rStyle w:val="affffd"/>
          <w:rtl/>
          <w:rPrChange w:id="11098" w:author="מנוע אמוראים" w:date="2026-10-05T16:42:03Z">
            <w:rPr>
              <w:rtl/>
            </w:rPr>
          </w:rPrChange>
        </w:rPr>
        <w:t xml:space="preserve">"</w:t>
      </w:r>
      <w:r>
        <w:rPr>
          <w:rStyle w:val="affffd"/>
          <w:rFonts w:hint="cs"/>
          <w:rtl/>
          <w:rPrChange w:id="11099" w:author="מנוע אמוראים" w:date="2026-10-05T16:42:03Z">
            <w:rPr>
              <w:rFonts w:hint="cs"/>
              <w:rtl/>
            </w:rPr>
          </w:rPrChange>
        </w:rPr>
        <w:t xml:space="preserve">א</w:t>
      </w:r>
      <w:r w:rsidRPr="007435EB">
        <w:rPr>
          <w:rtl/>
        </w:rPr>
        <w:t>.</w:t>
      </w:r>
    </w:p>
    <w:p w14:paraId="7662C4FD" w14:textId="7456930E" w:rsidR="00E8089F" w:rsidRPr="007435EB" w:rsidRDefault="00F47631" w:rsidP="00F47631">
      <w:pPr>
        <w:pStyle w:val="affd"/>
        <w:rPr>
          <w:bCs/>
          <w:rtl/>
        </w:rPr>
      </w:pPr>
      <w:r>
        <w:rPr>
          <w:rFonts w:hint="cs"/>
          <w:rtl/>
        </w:rPr>
        <w:t>***</w:t>
      </w:r>
    </w:p>
    <w:p w14:paraId="462C0A08" w14:textId="77777777" w:rsidR="00E8089F" w:rsidRPr="007435EB" w:rsidRDefault="00E8089F" w:rsidP="00E8089F">
      <w:pPr>
        <w:rPr>
          <w:rtl/>
        </w:rPr>
      </w:pPr>
      <w:r w:rsidRPr="007435EB">
        <w:rPr>
          <w:rFonts w:ascii="Fb Fontext" w:hAnsi="Fb Fontext" w:hint="cs"/>
          <w:rtl/>
        </w:rPr>
        <w:t>א</w:t>
      </w:r>
      <w:r w:rsidRPr="007435EB">
        <w:rPr>
          <w:rFonts w:ascii="Fb Fontext" w:hAnsi="Fb Fontext"/>
          <w:rtl/>
        </w:rPr>
        <w:t>"</w:t>
      </w:r>
      <w:r w:rsidRPr="007435EB">
        <w:rPr>
          <w:rFonts w:ascii="Fb Fontext" w:hAnsi="Fb Fontext" w:hint="cs"/>
          <w:rtl/>
        </w:rPr>
        <w:t>רא</w:t>
      </w:r>
      <w:r w:rsidRPr="007435EB">
        <w:rPr>
          <w:rFonts w:ascii="Fb Fontext" w:hAnsi="Fb Fontext"/>
          <w:rtl/>
        </w:rPr>
        <w:t xml:space="preserve">: </w:t>
      </w:r>
      <w:r w:rsidRPr="007435EB">
        <w:rPr>
          <w:rFonts w:ascii="Fb Fontext" w:hAnsi="Fb Fontext" w:hint="cs"/>
          <w:rtl/>
        </w:rPr>
        <w:t>ערל</w:t>
      </w:r>
      <w:r w:rsidRPr="007435EB">
        <w:rPr>
          <w:rFonts w:ascii="Fb Fontext" w:hAnsi="Fb Fontext"/>
          <w:rtl/>
        </w:rPr>
        <w:t xml:space="preserve"> </w:t>
      </w:r>
      <w:r w:rsidRPr="007435EB">
        <w:rPr>
          <w:rFonts w:ascii="Fb Fontext" w:hAnsi="Fb Fontext" w:hint="cs"/>
          <w:rtl/>
        </w:rPr>
        <w:t>הזאה</w:t>
      </w:r>
      <w:r w:rsidRPr="007435EB">
        <w:rPr>
          <w:rFonts w:ascii="Fb Fontext" w:hAnsi="Fb Fontext"/>
          <w:rtl/>
        </w:rPr>
        <w:t xml:space="preserve"> </w:t>
      </w:r>
      <w:r w:rsidRPr="007435EB">
        <w:rPr>
          <w:rFonts w:ascii="Fb Fontext" w:hAnsi="Fb Fontext" w:hint="cs"/>
          <w:rtl/>
        </w:rPr>
        <w:t>ואיזמל</w:t>
      </w:r>
      <w:r w:rsidRPr="007435EB">
        <w:rPr>
          <w:rFonts w:ascii="Fb Fontext" w:hAnsi="Fb Fontext"/>
          <w:rtl/>
        </w:rPr>
        <w:t xml:space="preserve"> - </w:t>
      </w:r>
      <w:r w:rsidRPr="007435EB">
        <w:rPr>
          <w:rFonts w:ascii="Fb Fontext" w:hAnsi="Fb Fontext" w:hint="cs"/>
          <w:rtl/>
        </w:rPr>
        <w:t>העמידו</w:t>
      </w:r>
      <w:r w:rsidRPr="007435EB">
        <w:rPr>
          <w:rFonts w:ascii="Fb Fontext" w:hAnsi="Fb Fontext"/>
          <w:rtl/>
        </w:rPr>
        <w:t xml:space="preserve"> </w:t>
      </w:r>
      <w:r w:rsidRPr="007435EB">
        <w:rPr>
          <w:rFonts w:ascii="Fb Fontext" w:hAnsi="Fb Fontext" w:hint="cs"/>
          <w:rtl/>
        </w:rPr>
        <w:t>דבריהן</w:t>
      </w:r>
      <w:r w:rsidRPr="007435EB">
        <w:rPr>
          <w:rFonts w:ascii="Fb Fontext" w:hAnsi="Fb Fontext"/>
          <w:rtl/>
        </w:rPr>
        <w:t xml:space="preserve"> </w:t>
      </w:r>
      <w:r w:rsidRPr="007435EB">
        <w:rPr>
          <w:rFonts w:ascii="Fb Fontext" w:hAnsi="Fb Fontext" w:hint="cs"/>
          <w:rtl/>
        </w:rPr>
        <w:t>במקום</w:t>
      </w:r>
      <w:r w:rsidRPr="007435EB">
        <w:rPr>
          <w:rFonts w:ascii="Fb Fontext" w:hAnsi="Fb Fontext"/>
          <w:rtl/>
        </w:rPr>
        <w:t xml:space="preserve"> </w:t>
      </w:r>
      <w:r w:rsidRPr="007435EB">
        <w:rPr>
          <w:rFonts w:ascii="Fb Fontext" w:hAnsi="Fb Fontext" w:hint="cs"/>
          <w:rtl/>
        </w:rPr>
        <w:t>כרת</w:t>
      </w:r>
      <w:r w:rsidRPr="007435EB">
        <w:rPr>
          <w:rFonts w:ascii="Fb Fontext" w:hAnsi="Fb Fontext"/>
          <w:rtl/>
        </w:rPr>
        <w:t>.</w:t>
      </w:r>
    </w:p>
    <w:p w14:paraId="2289B2F2" w14:textId="77777777" w:rsidR="00E8089F" w:rsidRPr="007435EB" w:rsidRDefault="00E8089F" w:rsidP="00E8089F">
      <w:pPr>
        <w:rPr>
          <w:rtl/>
        </w:rPr>
      </w:pPr>
      <w:r w:rsidRPr="007435EB">
        <w:rPr>
          <w:rtl/>
        </w:rPr>
        <w:tab/>
      </w:r>
      <w:r w:rsidRPr="007435EB">
        <w:rPr>
          <w:rFonts w:hint="cs"/>
          <w:rtl/>
        </w:rPr>
        <w:t>אונן</w:t>
      </w:r>
      <w:r w:rsidRPr="007435EB">
        <w:rPr>
          <w:rtl/>
        </w:rPr>
        <w:t xml:space="preserve"> </w:t>
      </w:r>
      <w:r w:rsidRPr="007435EB">
        <w:rPr>
          <w:rFonts w:hint="cs"/>
          <w:rtl/>
        </w:rPr>
        <w:t>ומצורע</w:t>
      </w:r>
      <w:r w:rsidRPr="007435EB">
        <w:rPr>
          <w:rtl/>
        </w:rPr>
        <w:t xml:space="preserve"> </w:t>
      </w:r>
      <w:r w:rsidRPr="007435EB">
        <w:rPr>
          <w:rFonts w:hint="cs"/>
          <w:rtl/>
        </w:rPr>
        <w:t>ובית</w:t>
      </w:r>
      <w:r w:rsidRPr="007435EB">
        <w:rPr>
          <w:rtl/>
        </w:rPr>
        <w:t xml:space="preserve"> </w:t>
      </w:r>
      <w:r w:rsidRPr="007435EB">
        <w:rPr>
          <w:rFonts w:hint="cs"/>
          <w:rtl/>
        </w:rPr>
        <w:t>הפרס</w:t>
      </w:r>
      <w:r w:rsidRPr="007435EB">
        <w:rPr>
          <w:rtl/>
        </w:rPr>
        <w:t xml:space="preserve"> - </w:t>
      </w:r>
      <w:r w:rsidRPr="007435EB">
        <w:rPr>
          <w:rFonts w:hint="cs"/>
          <w:rtl/>
        </w:rPr>
        <w:t>לא</w:t>
      </w:r>
      <w:r w:rsidRPr="007435EB">
        <w:rPr>
          <w:rtl/>
        </w:rPr>
        <w:t xml:space="preserve"> </w:t>
      </w:r>
      <w:r w:rsidRPr="007435EB">
        <w:rPr>
          <w:rFonts w:hint="cs"/>
          <w:rtl/>
        </w:rPr>
        <w:t>העמידו</w:t>
      </w:r>
      <w:r w:rsidRPr="007435EB">
        <w:rPr>
          <w:rtl/>
        </w:rPr>
        <w:t xml:space="preserve"> </w:t>
      </w:r>
      <w:r w:rsidRPr="007435EB">
        <w:rPr>
          <w:rFonts w:hint="cs"/>
          <w:rtl/>
        </w:rPr>
        <w:t>דבריהן</w:t>
      </w:r>
      <w:r w:rsidRPr="007435EB">
        <w:rPr>
          <w:rtl/>
        </w:rPr>
        <w:t xml:space="preserve"> </w:t>
      </w:r>
      <w:r w:rsidRPr="007435EB">
        <w:rPr>
          <w:rFonts w:hint="cs"/>
          <w:rtl/>
        </w:rPr>
        <w:t>במקום</w:t>
      </w:r>
      <w:r w:rsidRPr="007435EB">
        <w:rPr>
          <w:rtl/>
        </w:rPr>
        <w:t xml:space="preserve"> </w:t>
      </w:r>
      <w:r w:rsidRPr="007435EB">
        <w:rPr>
          <w:rFonts w:hint="cs"/>
          <w:rtl/>
        </w:rPr>
        <w:t>כרת</w:t>
      </w:r>
      <w:r w:rsidRPr="007435EB">
        <w:rPr>
          <w:rtl/>
        </w:rPr>
        <w:t>.</w:t>
      </w:r>
    </w:p>
    <w:p w14:paraId="17A29FD2" w14:textId="77777777" w:rsidR="00E8089F" w:rsidRPr="007435EB" w:rsidRDefault="00E8089F" w:rsidP="00E8089F">
      <w:pPr>
        <w:rPr>
          <w:rtl/>
        </w:rPr>
      </w:pPr>
      <w:r w:rsidRPr="007435EB">
        <w:rPr>
          <w:rFonts w:hint="cs"/>
          <w:rtl/>
        </w:rPr>
        <w:t>ערל</w:t>
      </w:r>
      <w:r w:rsidRPr="007435EB">
        <w:rPr>
          <w:rtl/>
        </w:rPr>
        <w:t xml:space="preserve"> - </w:t>
      </w:r>
      <w:r w:rsidRPr="007435EB">
        <w:rPr>
          <w:rFonts w:hint="cs"/>
          <w:rtl/>
        </w:rPr>
        <w:t>הא</w:t>
      </w:r>
      <w:r w:rsidRPr="007435EB">
        <w:rPr>
          <w:rtl/>
        </w:rPr>
        <w:t xml:space="preserve"> </w:t>
      </w:r>
      <w:r w:rsidRPr="007435EB">
        <w:rPr>
          <w:rFonts w:hint="cs"/>
          <w:rtl/>
        </w:rPr>
        <w:t>דאמרן</w:t>
      </w:r>
      <w:r w:rsidRPr="007435EB">
        <w:rPr>
          <w:rtl/>
        </w:rPr>
        <w:t>.</w:t>
      </w:r>
    </w:p>
    <w:p w14:paraId="54D9EDB7" w14:textId="77777777" w:rsidR="00E8089F" w:rsidRPr="007435EB" w:rsidRDefault="00E8089F" w:rsidP="00E8089F">
      <w:pPr>
        <w:rPr>
          <w:rtl/>
        </w:rPr>
      </w:pPr>
      <w:r w:rsidRPr="007435EB">
        <w:rPr>
          <w:rFonts w:hint="cs"/>
          <w:rtl/>
        </w:rPr>
        <w:t>הזאה</w:t>
      </w:r>
      <w:r w:rsidRPr="007435EB">
        <w:rPr>
          <w:rtl/>
        </w:rPr>
        <w:t xml:space="preserve"> - </w:t>
      </w:r>
      <w:r w:rsidRPr="007435EB">
        <w:rPr>
          <w:rFonts w:hint="cs"/>
          <w:rtl/>
        </w:rPr>
        <w:t>דהזאה</w:t>
      </w:r>
      <w:r w:rsidRPr="007435EB">
        <w:rPr>
          <w:rtl/>
        </w:rPr>
        <w:t xml:space="preserve"> </w:t>
      </w:r>
      <w:r w:rsidRPr="007435EB">
        <w:rPr>
          <w:rFonts w:hint="cs"/>
          <w:rtl/>
        </w:rPr>
        <w:t>שבות</w:t>
      </w:r>
      <w:r w:rsidRPr="007435EB">
        <w:rPr>
          <w:rtl/>
        </w:rPr>
        <w:t xml:space="preserve">, </w:t>
      </w:r>
      <w:r w:rsidRPr="007435EB">
        <w:rPr>
          <w:rFonts w:hint="cs"/>
          <w:rtl/>
        </w:rPr>
        <w:t>ואינו</w:t>
      </w:r>
      <w:r w:rsidRPr="007435EB">
        <w:rPr>
          <w:rtl/>
        </w:rPr>
        <w:t xml:space="preserve"> </w:t>
      </w:r>
      <w:r w:rsidRPr="007435EB">
        <w:rPr>
          <w:rFonts w:hint="cs"/>
          <w:rtl/>
        </w:rPr>
        <w:t>דוחה</w:t>
      </w:r>
      <w:r w:rsidRPr="007435EB">
        <w:rPr>
          <w:rtl/>
        </w:rPr>
        <w:t xml:space="preserve"> </w:t>
      </w:r>
      <w:r w:rsidRPr="007435EB">
        <w:rPr>
          <w:rFonts w:hint="cs"/>
          <w:rtl/>
        </w:rPr>
        <w:t>את</w:t>
      </w:r>
      <w:r w:rsidRPr="007435EB">
        <w:rPr>
          <w:rtl/>
        </w:rPr>
        <w:t xml:space="preserve"> </w:t>
      </w:r>
      <w:r w:rsidRPr="007435EB">
        <w:rPr>
          <w:rFonts w:hint="cs"/>
          <w:rtl/>
        </w:rPr>
        <w:t>השבת</w:t>
      </w:r>
      <w:r w:rsidRPr="007435EB">
        <w:rPr>
          <w:rtl/>
        </w:rPr>
        <w:t>.</w:t>
      </w:r>
    </w:p>
    <w:p w14:paraId="478168AF" w14:textId="77777777" w:rsidR="00E8089F" w:rsidRPr="007435EB" w:rsidRDefault="00E8089F" w:rsidP="00E8089F">
      <w:pPr>
        <w:rPr>
          <w:rtl/>
        </w:rPr>
      </w:pPr>
      <w:r w:rsidRPr="007435EB">
        <w:rPr>
          <w:rFonts w:hint="cs"/>
          <w:rtl/>
        </w:rPr>
        <w:t>איזמל</w:t>
      </w:r>
      <w:r w:rsidRPr="007435EB">
        <w:rPr>
          <w:rtl/>
        </w:rPr>
        <w:t xml:space="preserve"> - </w:t>
      </w:r>
      <w:r w:rsidRPr="007435EB">
        <w:rPr>
          <w:rFonts w:hint="cs"/>
          <w:rtl/>
        </w:rPr>
        <w:t>דכשם</w:t>
      </w:r>
      <w:r w:rsidRPr="007435EB">
        <w:rPr>
          <w:rtl/>
        </w:rPr>
        <w:t xml:space="preserve"> </w:t>
      </w:r>
      <w:r w:rsidRPr="007435EB">
        <w:rPr>
          <w:rFonts w:hint="cs"/>
          <w:rtl/>
        </w:rPr>
        <w:t>שאין</w:t>
      </w:r>
      <w:r w:rsidRPr="007435EB">
        <w:rPr>
          <w:rtl/>
        </w:rPr>
        <w:t xml:space="preserve"> </w:t>
      </w:r>
      <w:r w:rsidRPr="007435EB">
        <w:rPr>
          <w:rFonts w:hint="cs"/>
          <w:rtl/>
        </w:rPr>
        <w:t>מביאין</w:t>
      </w:r>
      <w:r w:rsidRPr="007435EB">
        <w:rPr>
          <w:rtl/>
        </w:rPr>
        <w:t xml:space="preserve"> </w:t>
      </w:r>
      <w:r w:rsidRPr="007435EB">
        <w:rPr>
          <w:rFonts w:hint="cs"/>
          <w:rtl/>
        </w:rPr>
        <w:t>אותו</w:t>
      </w:r>
      <w:r w:rsidRPr="007435EB">
        <w:rPr>
          <w:rtl/>
        </w:rPr>
        <w:t xml:space="preserve"> </w:t>
      </w:r>
      <w:r w:rsidRPr="007435EB">
        <w:rPr>
          <w:rFonts w:hint="cs"/>
          <w:rtl/>
        </w:rPr>
        <w:t>דרך</w:t>
      </w:r>
      <w:r w:rsidRPr="007435EB">
        <w:rPr>
          <w:rtl/>
        </w:rPr>
        <w:t xml:space="preserve"> </w:t>
      </w:r>
      <w:r w:rsidRPr="007435EB">
        <w:rPr>
          <w:rFonts w:hint="cs"/>
          <w:rtl/>
        </w:rPr>
        <w:t>רה</w:t>
      </w:r>
      <w:r w:rsidRPr="007435EB">
        <w:rPr>
          <w:rtl/>
        </w:rPr>
        <w:t>"</w:t>
      </w:r>
      <w:r w:rsidRPr="007435EB">
        <w:rPr>
          <w:rFonts w:hint="cs"/>
          <w:rtl/>
        </w:rPr>
        <w:t>ר</w:t>
      </w:r>
      <w:r w:rsidRPr="007435EB">
        <w:rPr>
          <w:rtl/>
        </w:rPr>
        <w:t xml:space="preserve"> </w:t>
      </w:r>
      <w:r w:rsidRPr="007435EB">
        <w:rPr>
          <w:rFonts w:hint="cs"/>
          <w:rtl/>
        </w:rPr>
        <w:t>כך</w:t>
      </w:r>
      <w:r w:rsidRPr="007435EB">
        <w:rPr>
          <w:rtl/>
        </w:rPr>
        <w:t xml:space="preserve"> </w:t>
      </w:r>
      <w:r w:rsidRPr="007435EB">
        <w:rPr>
          <w:rFonts w:hint="cs"/>
          <w:rtl/>
        </w:rPr>
        <w:t>אין</w:t>
      </w:r>
      <w:r w:rsidRPr="007435EB">
        <w:rPr>
          <w:rtl/>
        </w:rPr>
        <w:t xml:space="preserve"> </w:t>
      </w:r>
      <w:r w:rsidRPr="007435EB">
        <w:rPr>
          <w:rFonts w:hint="cs"/>
          <w:rtl/>
        </w:rPr>
        <w:t>מביאין</w:t>
      </w:r>
      <w:r w:rsidRPr="007435EB">
        <w:rPr>
          <w:rtl/>
        </w:rPr>
        <w:t xml:space="preserve"> </w:t>
      </w:r>
      <w:r w:rsidRPr="007435EB">
        <w:rPr>
          <w:rFonts w:hint="cs"/>
          <w:rtl/>
        </w:rPr>
        <w:t>אותו</w:t>
      </w:r>
      <w:r w:rsidRPr="007435EB">
        <w:rPr>
          <w:rtl/>
        </w:rPr>
        <w:t xml:space="preserve"> </w:t>
      </w:r>
      <w:r w:rsidRPr="007435EB">
        <w:rPr>
          <w:rFonts w:hint="cs"/>
          <w:rtl/>
        </w:rPr>
        <w:t>דרך</w:t>
      </w:r>
      <w:r w:rsidRPr="007435EB">
        <w:rPr>
          <w:rtl/>
        </w:rPr>
        <w:t xml:space="preserve"> </w:t>
      </w:r>
      <w:r w:rsidRPr="007435EB">
        <w:rPr>
          <w:rFonts w:hint="cs"/>
          <w:rtl/>
        </w:rPr>
        <w:t>גגות</w:t>
      </w:r>
      <w:r w:rsidRPr="007435EB">
        <w:rPr>
          <w:rtl/>
        </w:rPr>
        <w:t xml:space="preserve"> </w:t>
      </w:r>
      <w:r w:rsidRPr="007435EB">
        <w:rPr>
          <w:rFonts w:hint="cs"/>
          <w:rtl/>
        </w:rPr>
        <w:t>ודרך</w:t>
      </w:r>
      <w:r w:rsidRPr="007435EB">
        <w:rPr>
          <w:rtl/>
        </w:rPr>
        <w:t xml:space="preserve"> </w:t>
      </w:r>
      <w:r w:rsidRPr="007435EB">
        <w:rPr>
          <w:rFonts w:hint="cs"/>
          <w:rtl/>
        </w:rPr>
        <w:t>חצרות</w:t>
      </w:r>
      <w:r w:rsidRPr="007435EB">
        <w:rPr>
          <w:rtl/>
        </w:rPr>
        <w:t xml:space="preserve"> </w:t>
      </w:r>
      <w:r w:rsidRPr="007435EB">
        <w:rPr>
          <w:rFonts w:hint="cs"/>
          <w:rtl/>
        </w:rPr>
        <w:t>ודרך</w:t>
      </w:r>
      <w:r w:rsidRPr="007435EB">
        <w:rPr>
          <w:rtl/>
        </w:rPr>
        <w:t xml:space="preserve"> </w:t>
      </w:r>
      <w:r w:rsidRPr="007435EB">
        <w:rPr>
          <w:rFonts w:hint="cs"/>
          <w:rtl/>
        </w:rPr>
        <w:t>קרפיפות</w:t>
      </w:r>
      <w:r w:rsidRPr="007435EB">
        <w:rPr>
          <w:rtl/>
        </w:rPr>
        <w:t>.</w:t>
      </w:r>
    </w:p>
    <w:p w14:paraId="4A99EE4B" w14:textId="77777777" w:rsidR="00E8089F" w:rsidRPr="007435EB" w:rsidRDefault="00E8089F" w:rsidP="00E8089F">
      <w:pPr>
        <w:rPr>
          <w:rtl/>
        </w:rPr>
      </w:pPr>
      <w:r w:rsidRPr="007435EB">
        <w:rPr>
          <w:rFonts w:hint="cs"/>
          <w:rtl/>
        </w:rPr>
        <w:t>אונן</w:t>
      </w:r>
      <w:r w:rsidRPr="007435EB">
        <w:rPr>
          <w:rtl/>
        </w:rPr>
        <w:t xml:space="preserve"> - </w:t>
      </w:r>
      <w:r w:rsidRPr="007435EB">
        <w:rPr>
          <w:rFonts w:hint="cs"/>
          <w:rtl/>
        </w:rPr>
        <w:t>הא</w:t>
      </w:r>
      <w:r w:rsidRPr="007435EB">
        <w:rPr>
          <w:rtl/>
        </w:rPr>
        <w:t xml:space="preserve"> </w:t>
      </w:r>
      <w:r w:rsidRPr="007435EB">
        <w:rPr>
          <w:rFonts w:hint="cs"/>
          <w:rtl/>
        </w:rPr>
        <w:t>דאמרן</w:t>
      </w:r>
      <w:r w:rsidRPr="007435EB">
        <w:rPr>
          <w:rtl/>
        </w:rPr>
        <w:t>.</w:t>
      </w:r>
    </w:p>
    <w:p w14:paraId="0E57A298" w14:textId="77777777" w:rsidR="00E8089F" w:rsidRPr="007435EB" w:rsidRDefault="00E8089F" w:rsidP="00E8089F">
      <w:pPr>
        <w:rPr>
          <w:rtl/>
        </w:rPr>
      </w:pPr>
      <w:r w:rsidRPr="007435EB">
        <w:rPr>
          <w:rFonts w:hint="cs"/>
          <w:rtl/>
        </w:rPr>
        <w:t>מצורע</w:t>
      </w:r>
      <w:r w:rsidRPr="007435EB">
        <w:rPr>
          <w:rtl/>
        </w:rPr>
        <w:t xml:space="preserve"> </w:t>
      </w:r>
      <w:r w:rsidRPr="007435EB">
        <w:rPr>
          <w:rFonts w:hint="cs"/>
          <w:rtl/>
        </w:rPr>
        <w:t>- דמצורע</w:t>
      </w:r>
      <w:r w:rsidRPr="007435EB">
        <w:rPr>
          <w:rtl/>
        </w:rPr>
        <w:t xml:space="preserve"> </w:t>
      </w:r>
      <w:r w:rsidRPr="007435EB">
        <w:rPr>
          <w:rFonts w:hint="cs"/>
          <w:rtl/>
        </w:rPr>
        <w:t>שחל</w:t>
      </w:r>
      <w:r w:rsidRPr="007435EB">
        <w:rPr>
          <w:rtl/>
        </w:rPr>
        <w:t xml:space="preserve"> </w:t>
      </w:r>
      <w:r w:rsidRPr="007435EB">
        <w:rPr>
          <w:rFonts w:hint="cs"/>
          <w:rtl/>
        </w:rPr>
        <w:t>שמיני</w:t>
      </w:r>
      <w:r w:rsidRPr="007435EB">
        <w:rPr>
          <w:rtl/>
        </w:rPr>
        <w:t xml:space="preserve"> </w:t>
      </w:r>
      <w:r w:rsidRPr="007435EB">
        <w:rPr>
          <w:rFonts w:hint="cs"/>
          <w:rtl/>
        </w:rPr>
        <w:t>שלו</w:t>
      </w:r>
      <w:r w:rsidRPr="007435EB">
        <w:rPr>
          <w:rtl/>
        </w:rPr>
        <w:t xml:space="preserve"> </w:t>
      </w:r>
      <w:r w:rsidRPr="007435EB">
        <w:rPr>
          <w:rFonts w:hint="cs"/>
          <w:rtl/>
        </w:rPr>
        <w:t>בערב</w:t>
      </w:r>
      <w:r w:rsidRPr="007435EB">
        <w:rPr>
          <w:rtl/>
        </w:rPr>
        <w:t xml:space="preserve"> </w:t>
      </w:r>
      <w:r w:rsidRPr="007435EB">
        <w:rPr>
          <w:rFonts w:hint="cs"/>
          <w:rtl/>
        </w:rPr>
        <w:t>הפסח</w:t>
      </w:r>
      <w:r w:rsidRPr="007435EB">
        <w:rPr>
          <w:rtl/>
        </w:rPr>
        <w:t xml:space="preserve">, </w:t>
      </w:r>
      <w:r w:rsidRPr="007435EB">
        <w:rPr>
          <w:rFonts w:hint="cs"/>
          <w:rtl/>
        </w:rPr>
        <w:t>וראה</w:t>
      </w:r>
      <w:r w:rsidRPr="007435EB">
        <w:rPr>
          <w:rtl/>
        </w:rPr>
        <w:t xml:space="preserve"> </w:t>
      </w:r>
      <w:r w:rsidRPr="007435EB">
        <w:rPr>
          <w:rFonts w:hint="cs"/>
          <w:rtl/>
        </w:rPr>
        <w:t>קרי</w:t>
      </w:r>
      <w:r w:rsidRPr="007435EB">
        <w:rPr>
          <w:rtl/>
        </w:rPr>
        <w:t xml:space="preserve"> </w:t>
      </w:r>
      <w:r w:rsidRPr="007435EB">
        <w:rPr>
          <w:rFonts w:hint="cs"/>
          <w:rtl/>
        </w:rPr>
        <w:t>בו</w:t>
      </w:r>
      <w:r w:rsidRPr="007435EB">
        <w:rPr>
          <w:rtl/>
        </w:rPr>
        <w:t xml:space="preserve"> </w:t>
      </w:r>
      <w:r w:rsidRPr="007435EB">
        <w:rPr>
          <w:rFonts w:hint="cs"/>
          <w:rtl/>
        </w:rPr>
        <w:t>ביום</w:t>
      </w:r>
      <w:r w:rsidRPr="007435EB">
        <w:rPr>
          <w:rtl/>
        </w:rPr>
        <w:t xml:space="preserve"> - </w:t>
      </w:r>
      <w:r w:rsidRPr="007435EB">
        <w:rPr>
          <w:rFonts w:hint="cs"/>
          <w:rtl/>
        </w:rPr>
        <w:t>טובל</w:t>
      </w:r>
      <w:r w:rsidRPr="007435EB">
        <w:rPr>
          <w:rtl/>
        </w:rPr>
        <w:t xml:space="preserve"> </w:t>
      </w:r>
      <w:r w:rsidRPr="007435EB">
        <w:rPr>
          <w:rFonts w:hint="cs"/>
          <w:rtl/>
        </w:rPr>
        <w:t>ואוכל</w:t>
      </w:r>
      <w:r w:rsidRPr="007435EB">
        <w:rPr>
          <w:rtl/>
        </w:rPr>
        <w:t>.</w:t>
      </w:r>
    </w:p>
    <w:p w14:paraId="5305518C" w14:textId="77777777" w:rsidR="00E8089F" w:rsidRPr="007435EB" w:rsidRDefault="00E8089F" w:rsidP="00E8089F">
      <w:pPr>
        <w:rPr>
          <w:rFonts w:cs="Guttman Vilna"/>
          <w:b/>
          <w:bCs/>
          <w:rtl/>
        </w:rPr>
      </w:pPr>
      <w:r w:rsidRPr="007435EB">
        <w:rPr>
          <w:rFonts w:hint="cs"/>
          <w:rtl/>
        </w:rPr>
        <w:t>אמרו</w:t>
      </w:r>
      <w:r w:rsidRPr="007435EB">
        <w:rPr>
          <w:rtl/>
        </w:rPr>
        <w:t xml:space="preserve"> </w:t>
      </w:r>
      <w:r w:rsidRPr="007435EB">
        <w:rPr>
          <w:rFonts w:hint="cs"/>
          <w:rtl/>
        </w:rPr>
        <w:t>חכמים</w:t>
      </w:r>
      <w:r w:rsidRPr="007435EB">
        <w:rPr>
          <w:rtl/>
        </w:rPr>
        <w:t xml:space="preserve">: </w:t>
      </w:r>
      <w:r w:rsidR="00127038">
        <w:rPr>
          <w:rFonts w:hint="cs"/>
          <w:rtl/>
        </w:rPr>
        <w:t>אף</w:t>
      </w:r>
      <w:r w:rsidRPr="007435EB">
        <w:rPr>
          <w:rtl/>
        </w:rPr>
        <w:t xml:space="preserve"> </w:t>
      </w:r>
      <w:r w:rsidRPr="007435EB">
        <w:rPr>
          <w:rFonts w:hint="cs"/>
          <w:rtl/>
        </w:rPr>
        <w:t>שטבול</w:t>
      </w:r>
      <w:r w:rsidRPr="007435EB">
        <w:rPr>
          <w:rtl/>
        </w:rPr>
        <w:t xml:space="preserve"> </w:t>
      </w:r>
      <w:r w:rsidRPr="007435EB">
        <w:rPr>
          <w:rFonts w:hint="cs"/>
          <w:rtl/>
        </w:rPr>
        <w:t>יום</w:t>
      </w:r>
      <w:r w:rsidRPr="007435EB">
        <w:rPr>
          <w:rtl/>
        </w:rPr>
        <w:t xml:space="preserve"> </w:t>
      </w:r>
      <w:r w:rsidRPr="007435EB">
        <w:rPr>
          <w:rFonts w:hint="cs"/>
          <w:rtl/>
        </w:rPr>
        <w:t>אינו</w:t>
      </w:r>
      <w:r w:rsidRPr="007435EB">
        <w:rPr>
          <w:rtl/>
        </w:rPr>
        <w:t xml:space="preserve"> </w:t>
      </w:r>
      <w:r w:rsidRPr="007435EB">
        <w:rPr>
          <w:rFonts w:hint="cs"/>
          <w:rtl/>
        </w:rPr>
        <w:t>נכנס</w:t>
      </w:r>
      <w:r w:rsidRPr="007435EB">
        <w:rPr>
          <w:rtl/>
        </w:rPr>
        <w:t xml:space="preserve"> </w:t>
      </w:r>
      <w:r w:rsidRPr="007435EB">
        <w:rPr>
          <w:rFonts w:hint="cs"/>
          <w:rtl/>
        </w:rPr>
        <w:t>זה</w:t>
      </w:r>
      <w:r w:rsidRPr="007435EB">
        <w:rPr>
          <w:rtl/>
        </w:rPr>
        <w:t xml:space="preserve"> </w:t>
      </w:r>
      <w:r w:rsidRPr="007435EB">
        <w:rPr>
          <w:rFonts w:hint="cs"/>
          <w:rtl/>
        </w:rPr>
        <w:t>נכנס</w:t>
      </w:r>
      <w:r w:rsidRPr="007435EB">
        <w:rPr>
          <w:rtl/>
        </w:rPr>
        <w:t>.</w:t>
      </w:r>
      <w:r w:rsidRPr="007435EB">
        <w:rPr>
          <w:rFonts w:hint="cs"/>
          <w:rtl/>
        </w:rPr>
        <w:t xml:space="preserve"> מוטב</w:t>
      </w:r>
      <w:r w:rsidRPr="007435EB">
        <w:rPr>
          <w:rtl/>
        </w:rPr>
        <w:t xml:space="preserve"> </w:t>
      </w:r>
      <w:r w:rsidRPr="007435EB">
        <w:rPr>
          <w:rFonts w:hint="cs"/>
          <w:rtl/>
        </w:rPr>
        <w:t>יבא</w:t>
      </w:r>
      <w:r w:rsidRPr="007435EB">
        <w:rPr>
          <w:rtl/>
        </w:rPr>
        <w:t xml:space="preserve"> </w:t>
      </w:r>
      <w:r w:rsidRPr="007435EB">
        <w:rPr>
          <w:rFonts w:hint="cs"/>
          <w:rtl/>
        </w:rPr>
        <w:t>עשה</w:t>
      </w:r>
      <w:r w:rsidRPr="007435EB">
        <w:rPr>
          <w:rtl/>
        </w:rPr>
        <w:t xml:space="preserve"> </w:t>
      </w:r>
      <w:r w:rsidRPr="007435EB">
        <w:rPr>
          <w:rFonts w:hint="cs"/>
          <w:rtl/>
        </w:rPr>
        <w:t>שיש</w:t>
      </w:r>
      <w:r w:rsidRPr="007435EB">
        <w:rPr>
          <w:rtl/>
        </w:rPr>
        <w:t xml:space="preserve"> </w:t>
      </w:r>
      <w:r w:rsidRPr="007435EB">
        <w:rPr>
          <w:rFonts w:hint="cs"/>
          <w:rtl/>
        </w:rPr>
        <w:t>בו</w:t>
      </w:r>
      <w:r w:rsidRPr="007435EB">
        <w:rPr>
          <w:rtl/>
        </w:rPr>
        <w:t xml:space="preserve"> </w:t>
      </w:r>
      <w:r w:rsidRPr="007435EB">
        <w:rPr>
          <w:rFonts w:hint="cs"/>
          <w:rtl/>
        </w:rPr>
        <w:t>כרת</w:t>
      </w:r>
      <w:r w:rsidRPr="007435EB">
        <w:rPr>
          <w:rtl/>
        </w:rPr>
        <w:t xml:space="preserve">, </w:t>
      </w:r>
      <w:r w:rsidRPr="007435EB">
        <w:rPr>
          <w:rFonts w:hint="cs"/>
          <w:rtl/>
        </w:rPr>
        <w:t>וידחה</w:t>
      </w:r>
      <w:r w:rsidRPr="007435EB">
        <w:rPr>
          <w:rtl/>
        </w:rPr>
        <w:t xml:space="preserve"> </w:t>
      </w:r>
      <w:r w:rsidRPr="007435EB">
        <w:rPr>
          <w:rFonts w:hint="cs"/>
          <w:rtl/>
        </w:rPr>
        <w:t>עשה</w:t>
      </w:r>
      <w:r w:rsidRPr="007435EB">
        <w:rPr>
          <w:rtl/>
        </w:rPr>
        <w:t xml:space="preserve"> </w:t>
      </w:r>
      <w:r w:rsidRPr="007435EB">
        <w:rPr>
          <w:rFonts w:hint="cs"/>
          <w:rtl/>
        </w:rPr>
        <w:t>שאין</w:t>
      </w:r>
      <w:r w:rsidRPr="007435EB">
        <w:rPr>
          <w:rtl/>
        </w:rPr>
        <w:t xml:space="preserve"> </w:t>
      </w:r>
      <w:r w:rsidRPr="007435EB">
        <w:rPr>
          <w:rFonts w:hint="cs"/>
          <w:rtl/>
        </w:rPr>
        <w:t>בו</w:t>
      </w:r>
      <w:r w:rsidRPr="007435EB">
        <w:rPr>
          <w:rtl/>
        </w:rPr>
        <w:t xml:space="preserve"> </w:t>
      </w:r>
      <w:r w:rsidRPr="007435EB">
        <w:rPr>
          <w:rFonts w:hint="cs"/>
          <w:rtl/>
        </w:rPr>
        <w:t>כרת</w:t>
      </w:r>
      <w:r w:rsidRPr="007435EB">
        <w:rPr>
          <w:rtl/>
        </w:rPr>
        <w:t>.</w:t>
      </w:r>
    </w:p>
    <w:p w14:paraId="0E1647C5" w14:textId="77777777" w:rsidR="00E8089F" w:rsidRPr="005C3FF1" w:rsidRDefault="00E8089F" w:rsidP="00E8089F">
      <w:pPr>
        <w:rPr>
          <w:rStyle w:val="afffa"/>
          <w:rtl/>
        </w:rPr>
      </w:pPr>
      <w:r>
        <w:rPr>
          <w:rStyle w:val="affffd"/>
          <w:rFonts w:hint="cs"/>
          <w:rtl/>
          <w:rPrChange w:id="11100" w:author="מנוע אמוראים" w:date="2026-10-05T16:42:03Z">
            <w:rPr>
              <w:rFonts w:hint="cs"/>
              <w:rtl/>
            </w:rPr>
          </w:rPrChange>
        </w:rPr>
        <w:t xml:space="preserve">וארי</w:t>
      </w:r>
      <w:r>
        <w:rPr>
          <w:rStyle w:val="affffd"/>
          <w:rtl/>
          <w:rPrChange w:id="11101" w:author="מנוע אמוראים" w:date="2026-10-05T16:42:03Z">
            <w:rPr>
              <w:rtl/>
            </w:rPr>
          </w:rPrChange>
        </w:rPr>
        <w:t xml:space="preserve">"</w:t>
      </w:r>
      <w:r>
        <w:rPr>
          <w:rStyle w:val="affffd"/>
          <w:rFonts w:hint="cs"/>
          <w:rtl/>
          <w:rPrChange w:id="11102" w:author="מנוע אמוראים" w:date="2026-10-05T16:42:03Z">
            <w:rPr>
              <w:rFonts w:hint="cs"/>
              <w:rtl/>
            </w:rPr>
          </w:rPrChange>
        </w:rPr>
        <w:t xml:space="preserve">ו</w:t>
      </w:r>
      <w:r>
        <w:rPr>
          <w:rFonts w:hint="cs"/>
          <w:rtl/>
        </w:rPr>
        <w:t xml:space="preserve">:</w:t>
      </w:r>
      <w:r w:rsidRPr="007435EB">
        <w:rPr>
          <w:rtl/>
        </w:rPr>
        <w:t xml:space="preserve"> </w:t>
      </w:r>
      <w:r w:rsidRPr="007435EB">
        <w:rPr>
          <w:rFonts w:hint="cs"/>
          <w:rtl/>
        </w:rPr>
        <w:t>דבר</w:t>
      </w:r>
      <w:r w:rsidRPr="007435EB">
        <w:rPr>
          <w:rtl/>
        </w:rPr>
        <w:t xml:space="preserve"> </w:t>
      </w:r>
      <w:r w:rsidRPr="007435EB">
        <w:rPr>
          <w:rFonts w:hint="cs"/>
          <w:rtl/>
        </w:rPr>
        <w:t>תורה</w:t>
      </w:r>
      <w:r w:rsidRPr="007435EB">
        <w:rPr>
          <w:rtl/>
        </w:rPr>
        <w:t xml:space="preserve"> </w:t>
      </w:r>
      <w:r w:rsidR="00AB3B38">
        <w:rPr>
          <w:rFonts w:hint="cs"/>
          <w:rtl/>
        </w:rPr>
        <w:t>אף</w:t>
      </w:r>
      <w:r w:rsidRPr="007435EB">
        <w:rPr>
          <w:rtl/>
        </w:rPr>
        <w:t xml:space="preserve"> </w:t>
      </w:r>
      <w:r w:rsidRPr="007435EB">
        <w:rPr>
          <w:rFonts w:hint="cs"/>
          <w:rtl/>
        </w:rPr>
        <w:t>עשה</w:t>
      </w:r>
      <w:r w:rsidRPr="007435EB">
        <w:rPr>
          <w:rtl/>
        </w:rPr>
        <w:t xml:space="preserve"> </w:t>
      </w:r>
      <w:r w:rsidRPr="007435EB">
        <w:rPr>
          <w:rFonts w:hint="cs"/>
          <w:rtl/>
        </w:rPr>
        <w:t>אין</w:t>
      </w:r>
      <w:r w:rsidRPr="007435EB">
        <w:rPr>
          <w:rtl/>
        </w:rPr>
        <w:t xml:space="preserve"> </w:t>
      </w:r>
      <w:r w:rsidRPr="007435EB">
        <w:rPr>
          <w:rFonts w:hint="cs"/>
          <w:rtl/>
        </w:rPr>
        <w:t>בו</w:t>
      </w:r>
      <w:r w:rsidRPr="007435EB">
        <w:rPr>
          <w:rtl/>
        </w:rPr>
        <w:t>,</w:t>
      </w:r>
      <w:r w:rsidRPr="00AC0CB1">
        <w:rPr>
          <w:rStyle w:val="af2"/>
          <w:rFonts w:hint="cs"/>
          <w:rtl/>
        </w:rPr>
        <w:t>'ויעמד</w:t>
      </w:r>
      <w:r w:rsidRPr="00AC0CB1">
        <w:rPr>
          <w:rStyle w:val="af2"/>
          <w:rtl/>
        </w:rPr>
        <w:t xml:space="preserve"> </w:t>
      </w:r>
      <w:r w:rsidRPr="00AC0CB1">
        <w:rPr>
          <w:rStyle w:val="af2"/>
          <w:rFonts w:hint="cs"/>
          <w:rtl/>
        </w:rPr>
        <w:t>יהושפט</w:t>
      </w:r>
      <w:r w:rsidRPr="00AC0CB1">
        <w:rPr>
          <w:rStyle w:val="af2"/>
          <w:rtl/>
        </w:rPr>
        <w:t xml:space="preserve"> </w:t>
      </w:r>
      <w:r w:rsidRPr="00AC0CB1">
        <w:rPr>
          <w:rStyle w:val="af2"/>
          <w:rFonts w:hint="cs"/>
          <w:rtl/>
        </w:rPr>
        <w:t>בקהל</w:t>
      </w:r>
      <w:r w:rsidRPr="00AC0CB1">
        <w:rPr>
          <w:rStyle w:val="af2"/>
          <w:rtl/>
        </w:rPr>
        <w:t xml:space="preserve"> </w:t>
      </w:r>
      <w:r w:rsidRPr="00AC0CB1">
        <w:rPr>
          <w:rStyle w:val="af2"/>
          <w:rFonts w:hint="cs"/>
          <w:rtl/>
        </w:rPr>
        <w:t>יהודה</w:t>
      </w:r>
      <w:r w:rsidRPr="00AC0CB1">
        <w:rPr>
          <w:rStyle w:val="af2"/>
          <w:rtl/>
        </w:rPr>
        <w:t xml:space="preserve"> </w:t>
      </w:r>
      <w:r w:rsidRPr="00AC0CB1">
        <w:rPr>
          <w:rStyle w:val="af2"/>
          <w:rFonts w:hint="cs"/>
          <w:rtl/>
        </w:rPr>
        <w:t>וירושלים</w:t>
      </w:r>
      <w:r w:rsidRPr="00AC0CB1">
        <w:rPr>
          <w:rStyle w:val="af2"/>
          <w:rtl/>
        </w:rPr>
        <w:t xml:space="preserve"> </w:t>
      </w:r>
      <w:r w:rsidRPr="00AC0CB1">
        <w:rPr>
          <w:rStyle w:val="af2"/>
          <w:rFonts w:hint="cs"/>
          <w:rtl/>
        </w:rPr>
        <w:t>בבית</w:t>
      </w:r>
      <w:r w:rsidRPr="00AC0CB1">
        <w:rPr>
          <w:rStyle w:val="af2"/>
          <w:rtl/>
        </w:rPr>
        <w:t xml:space="preserve"> ה' </w:t>
      </w:r>
      <w:r w:rsidRPr="00AC0CB1">
        <w:rPr>
          <w:rStyle w:val="af2"/>
          <w:rFonts w:hint="cs"/>
          <w:rtl/>
        </w:rPr>
        <w:t>לפני</w:t>
      </w:r>
      <w:r w:rsidRPr="00AC0CB1">
        <w:rPr>
          <w:rStyle w:val="af2"/>
          <w:rtl/>
        </w:rPr>
        <w:t xml:space="preserve"> </w:t>
      </w:r>
      <w:r w:rsidRPr="00AC0CB1">
        <w:rPr>
          <w:rStyle w:val="af2"/>
          <w:rFonts w:hint="cs"/>
          <w:rtl/>
        </w:rPr>
        <w:t>החצר</w:t>
      </w:r>
      <w:r w:rsidRPr="00AC0CB1">
        <w:rPr>
          <w:rStyle w:val="af2"/>
          <w:rtl/>
        </w:rPr>
        <w:t xml:space="preserve"> </w:t>
      </w:r>
      <w:r w:rsidRPr="00AC0CB1">
        <w:rPr>
          <w:rStyle w:val="af2"/>
          <w:rFonts w:hint="cs"/>
          <w:rtl/>
        </w:rPr>
        <w:t>החדשה</w:t>
      </w:r>
      <w:r w:rsidRPr="005C3FF1">
        <w:rPr>
          <w:rStyle w:val="afffa"/>
          <w:rtl/>
        </w:rPr>
        <w:t>'</w:t>
      </w:r>
      <w:r w:rsidRPr="005C3FF1">
        <w:rPr>
          <w:rStyle w:val="afffa"/>
          <w:rFonts w:hint="cs"/>
          <w:rtl/>
        </w:rPr>
        <w:t>.</w:t>
      </w:r>
    </w:p>
    <w:p w14:paraId="07CC173A" w14:textId="77777777" w:rsidR="00E8089F" w:rsidRPr="007435EB" w:rsidRDefault="00E8089F" w:rsidP="00E8089F">
      <w:pPr>
        <w:rPr>
          <w:rFonts w:cs="Guttman Vilna"/>
          <w:b/>
          <w:bCs/>
          <w:rtl/>
        </w:rPr>
      </w:pPr>
      <w:r w:rsidRPr="007435EB">
        <w:rPr>
          <w:rtl/>
        </w:rPr>
        <w:tab/>
      </w:r>
      <w:r w:rsidRPr="007435EB">
        <w:rPr>
          <w:rFonts w:hint="cs"/>
          <w:rtl/>
        </w:rPr>
        <w:t>- שחדשו</w:t>
      </w:r>
      <w:r w:rsidRPr="007435EB">
        <w:rPr>
          <w:rtl/>
        </w:rPr>
        <w:t xml:space="preserve"> </w:t>
      </w:r>
      <w:r w:rsidRPr="007435EB">
        <w:rPr>
          <w:rFonts w:hint="cs"/>
          <w:rtl/>
        </w:rPr>
        <w:t>בו</w:t>
      </w:r>
      <w:r w:rsidRPr="007435EB">
        <w:rPr>
          <w:rtl/>
        </w:rPr>
        <w:t xml:space="preserve"> </w:t>
      </w:r>
      <w:r w:rsidRPr="007435EB">
        <w:rPr>
          <w:rFonts w:hint="cs"/>
          <w:rtl/>
        </w:rPr>
        <w:t>דבר</w:t>
      </w:r>
      <w:r w:rsidRPr="007435EB">
        <w:rPr>
          <w:rtl/>
        </w:rPr>
        <w:t xml:space="preserve">, </w:t>
      </w:r>
      <w:r w:rsidRPr="007435EB">
        <w:rPr>
          <w:rFonts w:hint="cs"/>
          <w:rtl/>
        </w:rPr>
        <w:t>ואמרו</w:t>
      </w:r>
      <w:r w:rsidRPr="007435EB">
        <w:rPr>
          <w:rtl/>
        </w:rPr>
        <w:t xml:space="preserve">: </w:t>
      </w:r>
      <w:r w:rsidRPr="007435EB">
        <w:rPr>
          <w:rFonts w:hint="cs"/>
          <w:rtl/>
        </w:rPr>
        <w:t>טבול</w:t>
      </w:r>
      <w:r w:rsidRPr="007435EB">
        <w:rPr>
          <w:rtl/>
        </w:rPr>
        <w:t xml:space="preserve"> </w:t>
      </w:r>
      <w:r w:rsidRPr="007435EB">
        <w:rPr>
          <w:rFonts w:hint="cs"/>
          <w:rtl/>
        </w:rPr>
        <w:t>יום</w:t>
      </w:r>
      <w:r w:rsidRPr="007435EB">
        <w:rPr>
          <w:rtl/>
        </w:rPr>
        <w:t xml:space="preserve"> </w:t>
      </w:r>
      <w:r w:rsidRPr="007435EB">
        <w:rPr>
          <w:rFonts w:hint="cs"/>
          <w:rtl/>
        </w:rPr>
        <w:t>לא</w:t>
      </w:r>
      <w:r w:rsidRPr="007435EB">
        <w:rPr>
          <w:rtl/>
        </w:rPr>
        <w:t xml:space="preserve"> </w:t>
      </w:r>
      <w:r w:rsidRPr="007435EB">
        <w:rPr>
          <w:rFonts w:hint="cs"/>
          <w:rtl/>
        </w:rPr>
        <w:t>יכנס</w:t>
      </w:r>
      <w:r w:rsidRPr="007435EB">
        <w:rPr>
          <w:rtl/>
        </w:rPr>
        <w:t xml:space="preserve"> </w:t>
      </w:r>
      <w:r w:rsidRPr="007435EB">
        <w:rPr>
          <w:rFonts w:hint="cs"/>
          <w:rtl/>
        </w:rPr>
        <w:t>במחנה</w:t>
      </w:r>
      <w:r w:rsidRPr="007435EB">
        <w:rPr>
          <w:rtl/>
        </w:rPr>
        <w:t xml:space="preserve"> </w:t>
      </w:r>
      <w:r w:rsidRPr="007435EB">
        <w:rPr>
          <w:rFonts w:hint="cs"/>
          <w:rtl/>
        </w:rPr>
        <w:t>לויה</w:t>
      </w:r>
      <w:r w:rsidRPr="007435EB">
        <w:rPr>
          <w:rtl/>
        </w:rPr>
        <w:t>.</w:t>
      </w:r>
    </w:p>
    <w:p w14:paraId="3BA3CA90" w14:textId="77777777" w:rsidR="00E8089F" w:rsidRPr="007435EB" w:rsidRDefault="00E8089F" w:rsidP="00E8089F">
      <w:pPr>
        <w:rPr>
          <w:rtl/>
        </w:rPr>
      </w:pPr>
      <w:r w:rsidRPr="007435EB">
        <w:rPr>
          <w:rFonts w:hint="cs"/>
          <w:rtl/>
        </w:rPr>
        <w:t>בית</w:t>
      </w:r>
      <w:r w:rsidRPr="007435EB">
        <w:rPr>
          <w:rtl/>
        </w:rPr>
        <w:t xml:space="preserve"> </w:t>
      </w:r>
      <w:r w:rsidRPr="007435EB">
        <w:rPr>
          <w:rFonts w:hint="cs"/>
          <w:rtl/>
        </w:rPr>
        <w:t>הפרס</w:t>
      </w:r>
      <w:r w:rsidRPr="007435EB">
        <w:rPr>
          <w:rtl/>
        </w:rPr>
        <w:t xml:space="preserve"> - </w:t>
      </w:r>
      <w:r w:rsidRPr="007435EB">
        <w:rPr>
          <w:rFonts w:hint="cs"/>
          <w:rtl/>
        </w:rPr>
        <w:t>דתנן</w:t>
      </w:r>
      <w:r w:rsidRPr="007435EB">
        <w:rPr>
          <w:rtl/>
        </w:rPr>
        <w:t xml:space="preserve">: </w:t>
      </w:r>
      <w:r w:rsidRPr="007435EB">
        <w:rPr>
          <w:rFonts w:hint="cs"/>
          <w:rtl/>
        </w:rPr>
        <w:t>ושוין</w:t>
      </w:r>
      <w:r w:rsidRPr="007435EB">
        <w:rPr>
          <w:rtl/>
        </w:rPr>
        <w:t xml:space="preserve"> </w:t>
      </w:r>
      <w:r w:rsidRPr="007435EB">
        <w:rPr>
          <w:rFonts w:hint="cs"/>
          <w:rtl/>
        </w:rPr>
        <w:t>ב</w:t>
      </w:r>
      <w:r w:rsidRPr="007435EB">
        <w:rPr>
          <w:rtl/>
        </w:rPr>
        <w:t>"</w:t>
      </w:r>
      <w:r w:rsidRPr="007435EB">
        <w:rPr>
          <w:rFonts w:hint="cs"/>
          <w:rtl/>
        </w:rPr>
        <w:t>ש וב</w:t>
      </w:r>
      <w:r w:rsidRPr="007435EB">
        <w:rPr>
          <w:rtl/>
        </w:rPr>
        <w:t>"</w:t>
      </w:r>
      <w:r w:rsidRPr="007435EB">
        <w:rPr>
          <w:rFonts w:hint="cs"/>
          <w:rtl/>
        </w:rPr>
        <w:t>ה שבודקין</w:t>
      </w:r>
      <w:r w:rsidRPr="007435EB">
        <w:rPr>
          <w:rtl/>
        </w:rPr>
        <w:t xml:space="preserve"> </w:t>
      </w:r>
      <w:r w:rsidRPr="007435EB">
        <w:rPr>
          <w:rFonts w:hint="cs"/>
          <w:rtl/>
        </w:rPr>
        <w:t>לעושי</w:t>
      </w:r>
      <w:r w:rsidRPr="007435EB">
        <w:rPr>
          <w:rtl/>
        </w:rPr>
        <w:t xml:space="preserve"> </w:t>
      </w:r>
      <w:r w:rsidRPr="007435EB">
        <w:rPr>
          <w:rFonts w:hint="cs"/>
          <w:rtl/>
        </w:rPr>
        <w:t>פסח</w:t>
      </w:r>
      <w:r w:rsidRPr="007435EB">
        <w:rPr>
          <w:rtl/>
        </w:rPr>
        <w:t xml:space="preserve">, </w:t>
      </w:r>
      <w:r w:rsidRPr="007435EB">
        <w:rPr>
          <w:rFonts w:hint="cs"/>
          <w:rtl/>
        </w:rPr>
        <w:t>ואין</w:t>
      </w:r>
      <w:r w:rsidRPr="007435EB">
        <w:rPr>
          <w:rtl/>
        </w:rPr>
        <w:t xml:space="preserve"> </w:t>
      </w:r>
      <w:r w:rsidRPr="007435EB">
        <w:rPr>
          <w:rFonts w:hint="cs"/>
          <w:rtl/>
        </w:rPr>
        <w:t>בודקין</w:t>
      </w:r>
      <w:r w:rsidRPr="007435EB">
        <w:rPr>
          <w:rtl/>
        </w:rPr>
        <w:t xml:space="preserve"> </w:t>
      </w:r>
      <w:r w:rsidRPr="007435EB">
        <w:rPr>
          <w:rFonts w:hint="cs"/>
          <w:rtl/>
        </w:rPr>
        <w:t>לאוכלי</w:t>
      </w:r>
      <w:r w:rsidRPr="007435EB">
        <w:rPr>
          <w:rtl/>
        </w:rPr>
        <w:t xml:space="preserve"> </w:t>
      </w:r>
      <w:r w:rsidRPr="007435EB">
        <w:rPr>
          <w:rFonts w:hint="cs"/>
          <w:rtl/>
        </w:rPr>
        <w:t>תרומה</w:t>
      </w:r>
      <w:r w:rsidRPr="007435EB">
        <w:rPr>
          <w:rtl/>
        </w:rPr>
        <w:t>.</w:t>
      </w:r>
    </w:p>
    <w:p w14:paraId="159EBC86" w14:textId="77777777" w:rsidR="00E8089F" w:rsidRPr="007435EB" w:rsidRDefault="00E8089F" w:rsidP="00E8089F">
      <w:pPr>
        <w:rPr>
          <w:rFonts w:cs="Guttman Vilna"/>
          <w:b/>
          <w:bCs/>
          <w:rtl/>
        </w:rPr>
      </w:pPr>
      <w:r>
        <w:rPr>
          <w:rFonts w:hint="cs"/>
          <w:rtl/>
        </w:rPr>
        <w:t xml:space="preserve">לעושי פסח- </w:t>
      </w:r>
      <w:r>
        <w:rPr>
          <w:rStyle w:val="affffd"/>
          <w:rFonts w:hint="cs"/>
          <w:rtl/>
          <w:rPrChange w:id="11103" w:author="מנוע אמוראים" w:date="2026-10-05T16:42:03Z">
            <w:rPr>
              <w:rFonts w:hint="cs"/>
              <w:rtl/>
            </w:rPr>
          </w:rPrChange>
        </w:rPr>
        <w:t xml:space="preserve">אריא</w:t>
      </w:r>
      <w:r>
        <w:rPr>
          <w:rStyle w:val="affffd"/>
          <w:rtl/>
          <w:rPrChange w:id="11104" w:author="מנוע אמוראים" w:date="2026-10-05T16:42:03Z">
            <w:rPr>
              <w:rtl/>
            </w:rPr>
          </w:rPrChange>
        </w:rPr>
        <w:t xml:space="preserve">"</w:t>
      </w:r>
      <w:r>
        <w:rPr>
          <w:rStyle w:val="affffd"/>
          <w:rFonts w:hint="cs"/>
          <w:rtl/>
          <w:rPrChange w:id="11105" w:author="מנוע אמוראים" w:date="2026-10-05T16:42:03Z">
            <w:rPr>
              <w:rFonts w:hint="cs"/>
              <w:rtl/>
            </w:rPr>
          </w:rPrChange>
        </w:rPr>
        <w:t xml:space="preserve">ש</w:t>
      </w:r>
      <w:r w:rsidRPr="007435EB">
        <w:rPr>
          <w:rtl/>
        </w:rPr>
        <w:t xml:space="preserve">: </w:t>
      </w:r>
      <w:r w:rsidRPr="007435EB">
        <w:rPr>
          <w:rFonts w:hint="cs"/>
          <w:rtl/>
        </w:rPr>
        <w:t>מנפח</w:t>
      </w:r>
      <w:r w:rsidRPr="007435EB">
        <w:rPr>
          <w:rtl/>
        </w:rPr>
        <w:t xml:space="preserve"> </w:t>
      </w:r>
      <w:r w:rsidRPr="007435EB">
        <w:rPr>
          <w:rFonts w:hint="cs"/>
          <w:rtl/>
        </w:rPr>
        <w:t>בית</w:t>
      </w:r>
      <w:r w:rsidRPr="007435EB">
        <w:rPr>
          <w:rtl/>
        </w:rPr>
        <w:t xml:space="preserve"> </w:t>
      </w:r>
      <w:r w:rsidRPr="007435EB">
        <w:rPr>
          <w:rFonts w:hint="cs"/>
          <w:rtl/>
        </w:rPr>
        <w:t>הפרס</w:t>
      </w:r>
      <w:r w:rsidRPr="007435EB">
        <w:rPr>
          <w:rtl/>
        </w:rPr>
        <w:t xml:space="preserve"> </w:t>
      </w:r>
      <w:r w:rsidRPr="007435EB">
        <w:rPr>
          <w:rFonts w:hint="cs"/>
          <w:rtl/>
        </w:rPr>
        <w:t>והולך</w:t>
      </w:r>
      <w:r w:rsidRPr="007435EB">
        <w:rPr>
          <w:rtl/>
        </w:rPr>
        <w:t>.</w:t>
      </w:r>
    </w:p>
    <w:p w14:paraId="05B31BBA" w14:textId="77777777" w:rsidR="00E8089F" w:rsidRPr="007435EB" w:rsidRDefault="00E8089F" w:rsidP="00E8089F">
      <w:pPr>
        <w:rPr>
          <w:rFonts w:cs="Guttman Vilna"/>
          <w:b/>
          <w:bCs/>
          <w:rtl/>
        </w:rPr>
      </w:pPr>
      <w:r>
        <w:rPr>
          <w:rStyle w:val="affffd"/>
          <w:rFonts w:hint="cs"/>
          <w:rtl/>
          <w:rPrChange w:id="11106" w:author="מנוע אמוראים" w:date="2026-10-05T16:42:03Z">
            <w:rPr>
              <w:rFonts w:hint="cs"/>
              <w:rtl/>
            </w:rPr>
          </w:rPrChange>
        </w:rPr>
        <w:t xml:space="preserve">ריב</w:t>
      </w:r>
      <w:r>
        <w:rPr>
          <w:rStyle w:val="affffd"/>
          <w:rtl/>
          <w:rPrChange w:id="11107" w:author="מנוע אמוראים" w:date="2026-10-05T16:42:03Z">
            <w:rPr>
              <w:rtl/>
            </w:rPr>
          </w:rPrChange>
        </w:rPr>
        <w:t xml:space="preserve">"</w:t>
      </w:r>
      <w:r>
        <w:rPr>
          <w:rStyle w:val="affffd"/>
          <w:rFonts w:hint="cs"/>
          <w:rtl/>
          <w:rPrChange w:id="11108" w:author="מנוע אמוראים" w:date="2026-10-05T16:42:03Z">
            <w:rPr>
              <w:rFonts w:hint="cs"/>
              <w:rtl/>
            </w:rPr>
          </w:rPrChange>
        </w:rPr>
        <w:t xml:space="preserve">א</w:t>
      </w:r>
      <w:r>
        <w:rPr>
          <w:rFonts w:hint="cs"/>
          <w:rtl/>
        </w:rPr>
        <w:t xml:space="preserve"> משמיה דר'י</w:t>
      </w:r>
      <w:r w:rsidRPr="007435EB">
        <w:rPr>
          <w:rtl/>
        </w:rPr>
        <w:t xml:space="preserve">: </w:t>
      </w:r>
      <w:r w:rsidRPr="007435EB">
        <w:rPr>
          <w:rFonts w:hint="cs"/>
          <w:rtl/>
        </w:rPr>
        <w:t>בית</w:t>
      </w:r>
      <w:r w:rsidRPr="007435EB">
        <w:rPr>
          <w:rtl/>
        </w:rPr>
        <w:t xml:space="preserve"> </w:t>
      </w:r>
      <w:r w:rsidRPr="007435EB">
        <w:rPr>
          <w:rFonts w:hint="cs"/>
          <w:rtl/>
        </w:rPr>
        <w:t>הפרס</w:t>
      </w:r>
      <w:r w:rsidRPr="007435EB">
        <w:rPr>
          <w:rtl/>
        </w:rPr>
        <w:t xml:space="preserve"> </w:t>
      </w:r>
      <w:r w:rsidRPr="007435EB">
        <w:rPr>
          <w:rFonts w:hint="cs"/>
          <w:rtl/>
        </w:rPr>
        <w:t>שנידש</w:t>
      </w:r>
      <w:r w:rsidRPr="007435EB">
        <w:rPr>
          <w:rtl/>
        </w:rPr>
        <w:t xml:space="preserve"> </w:t>
      </w:r>
      <w:r w:rsidRPr="007435EB">
        <w:rPr>
          <w:rFonts w:hint="cs"/>
          <w:rtl/>
        </w:rPr>
        <w:t>טהור</w:t>
      </w:r>
      <w:r w:rsidRPr="007435EB">
        <w:rPr>
          <w:rtl/>
        </w:rPr>
        <w:t>.</w:t>
      </w:r>
    </w:p>
    <w:p w14:paraId="433B6724" w14:textId="77777777" w:rsidR="00C04C89" w:rsidRPr="005C3FF1" w:rsidRDefault="00E8089F" w:rsidP="009A151F">
      <w:pPr>
        <w:rPr>
          <w:rStyle w:val="afffa"/>
          <w:rtl/>
        </w:rPr>
      </w:pPr>
      <w:r w:rsidRPr="007435EB">
        <w:rPr>
          <w:rFonts w:ascii="FrankRuehl" w:hAnsi="FrankRuehl" w:hint="cs"/>
          <w:rtl/>
        </w:rPr>
        <w:t>׻</w:t>
      </w:r>
    </w:p>
    <w:p w14:paraId="58F0AF3C" w14:textId="77777777" w:rsidR="00C04C89" w:rsidRPr="005C3FF1" w:rsidRDefault="00E8089F" w:rsidP="009A151F">
      <w:pPr>
        <w:pStyle w:val="Hadran"/>
        <w:rPr>
          <w:rStyle w:val="afffa"/>
          <w:rtl/>
        </w:rPr>
        <w:pPrChange w:id="91072" w:author="Claude" w:date="2026-10-08T08:35:33Z">
          <w:pPr>
            <w:rPr>
              <w:rStyle w:val="afffa"/>
              <w:rtl/>
            </w:rPr>
          </w:pPr>
        </w:pPrChange>
      </w:pPr>
      <w:r w:rsidRPr="005C3FF1">
        <w:rPr>
          <w:rStyle w:val="afffa"/>
          <w:rFonts w:hint="cs"/>
          <w:rtl/>
        </w:rPr>
        <w:t>הדרן</w:t>
      </w:r>
      <w:r w:rsidRPr="005C3FF1">
        <w:rPr>
          <w:rStyle w:val="afffa"/>
          <w:rtl/>
        </w:rPr>
        <w:t xml:space="preserve"> </w:t>
      </w:r>
      <w:r w:rsidRPr="005C3FF1">
        <w:rPr>
          <w:rStyle w:val="afffa"/>
          <w:rFonts w:hint="cs"/>
          <w:rtl/>
        </w:rPr>
        <w:t>עלך</w:t>
      </w:r>
      <w:r w:rsidRPr="005C3FF1">
        <w:rPr>
          <w:rStyle w:val="afffa"/>
          <w:rtl/>
        </w:rPr>
        <w:t xml:space="preserve"> </w:t>
      </w:r>
      <w:r w:rsidRPr="005C3FF1">
        <w:rPr>
          <w:rStyle w:val="afffa"/>
          <w:rFonts w:hint="cs"/>
          <w:rtl/>
        </w:rPr>
        <w:t>האשה</w:t>
      </w:r>
      <w:r w:rsidRPr="005C3FF1">
        <w:rPr>
          <w:rStyle w:val="afffa"/>
          <w:rtl/>
        </w:rPr>
        <w:t>.</w:t>
      </w:r>
    </w:p>
    <w:p w14:paraId="247F84DD" w14:textId="77777777" w:rsidR="00C04C89" w:rsidRPr="005C3FF1" w:rsidRDefault="00C04C89" w:rsidP="009A151F">
      <w:pPr>
        <w:rPr>
          <w:rStyle w:val="afffa"/>
        </w:rPr>
      </w:pPr>
      <w:r w:rsidRPr="005C3FF1">
        <w:rPr>
          <w:rStyle w:val="afffa"/>
          <w:rtl/>
        </w:rPr>
        <w:br w:type="page"/>
      </w:r>
    </w:p>
    <w:p w14:paraId="4B18D39F" w14:textId="77777777" w:rsidR="00E8089F" w:rsidRPr="007435EB" w:rsidRDefault="00E8089F" w:rsidP="00E8089F">
      <w:pPr>
        <w:pStyle w:val="afff2"/>
        <w:framePr w:wrap="around"/>
        <w:spacing w:line="276" w:lineRule="auto"/>
        <w:rPr>
          <w:del w:id="41171" w:author="Claude" w:date="2026-10-07T09:25:14Z"/>
          <w:rFonts w:ascii="Fb Fontext" w:hAnsi="Fb Fontext"/>
          <w:sz w:val="20"/>
          <w:rtl/>
        </w:rPr>
      </w:pPr>
      <w:del w:id="41170" w:author="Claude" w:date="2026-10-07T09:25:14Z">
        <w:r w:rsidRPr="007435EB">
          <w:rPr>
            <w:rFonts w:ascii="Fb Fontext" w:hAnsi="Fb Fontext" w:hint="cs"/>
            <w:sz w:val="20"/>
            <w:rtl/>
          </w:rPr>
          <w:lastRenderedPageBreak/>
          <w:delText xml:space="preserve">פרק תשיעי</w:delText>
        </w:r>
      </w:del>
    </w:p>
    <w:p w14:paraId="127B6397" w14:textId="77777777" w:rsidR="00E8089F" w:rsidRPr="007435EB" w:rsidRDefault="00E8089F" w:rsidP="00E8089F">
      <w:pPr>
        <w:pStyle w:val="afff3"/>
        <w:framePr w:wrap="around"/>
        <w:spacing w:line="276" w:lineRule="auto"/>
        <w:rPr>
          <w:del w:id="41176" w:author="Claude" w:date="2026-10-07T09:25:14Z"/>
          <w:rFonts w:ascii="Fb Fontext" w:hAnsi="Fb Fontext"/>
          <w:sz w:val="20"/>
          <w:rtl/>
        </w:rPr>
      </w:pPr>
      <w:del w:id="41172" w:author="Claude" w:date="2026-10-07T09:25:14Z">
        <w:r w:rsidRPr="007435EB">
          <w:rPr>
            <w:rFonts w:ascii="Fb Fontext" w:hAnsi="Fb Fontext" w:hint="cs"/>
            <w:sz w:val="20"/>
            <w:rtl/>
          </w:rPr>
          <w:delText xml:space="preserve">מי שה</w:delText>
        </w:r>
      </w:del>
      <w:del w:id="41173" w:author="Claude" w:date="2026-10-07T09:25:14Z">
        <w:r w:rsidR="002F64F7" w:rsidRPr="007435EB">
          <w:rPr>
            <w:rFonts w:ascii="Fb Fontext" w:hAnsi="Fb Fontext" w:hint="cs"/>
            <w:sz w:val="20"/>
            <w:rtl/>
          </w:rPr>
          <w:delText xml:space="preserve">+</w:delText>
        </w:r>
      </w:del>
      <w:del w:id="41174" w:author="Claude" w:date="2026-10-07T09:25:14Z">
        <w:r w:rsidRPr="007435EB">
          <w:rPr>
            <w:rFonts w:ascii="Fb Fontext" w:hAnsi="Fb Fontext" w:hint="cs"/>
            <w:sz w:val="20"/>
            <w:rtl/>
          </w:rPr>
          <w:delText xml:space="preserve">יה</w:delText>
        </w:r>
      </w:del>
      <w:del w:id="41175" w:author="Claude" w:date="2026-10-07T09:25:14Z">
        <w:r w:rsidR="002F64F7" w:rsidRPr="007435EB">
          <w:rPr>
            <w:rFonts w:ascii="Fb Fontext" w:hAnsi="Fb Fontext" w:hint="cs"/>
            <w:sz w:val="20"/>
            <w:rtl/>
          </w:rPr>
          <w:delText xml:space="preserve">+</w:delText>
        </w:r>
      </w:del>
    </w:p>
    <w:p w14:paraId="22A84FC1" w14:textId="77777777" w:rsidR="00E8089F" w:rsidRPr="007435EB" w:rsidRDefault="00E8089F" w:rsidP="005C3FF1">
      <w:pPr>
        <w:pStyle w:val="afff"/>
        <w:framePr w:wrap="around"/>
        <w:rPr>
          <w:rtl/>
        </w:rPr>
      </w:pPr>
      <w:r w:rsidRPr="007435EB">
        <w:rPr>
          <w:rFonts w:hint="cs"/>
          <w:rtl/>
        </w:rPr>
        <w:t>צב:</w:t>
      </w:r>
    </w:p>
    <w:p w14:paraId="2E0865EC" w14:textId="77777777" w:rsidR="00E8089F" w:rsidRPr="007435EB" w:rsidRDefault="00E8089F" w:rsidP="00E8089F">
      <w:pPr>
        <w:pStyle w:val="afff4"/>
        <w:framePr w:wrap="around"/>
        <w:rPr>
          <w:rtl/>
        </w:rPr>
      </w:pPr>
      <w:r w:rsidRPr="007435EB">
        <w:rPr>
          <w:rFonts w:hint="cs"/>
          <w:rtl/>
        </w:rPr>
        <w:t>צב:- צט:</w:t>
      </w:r>
    </w:p>
    <w:p>
      <w:pPr>
        <w:pStyle w:val="PetichatPerek"/>
        <w:rPr>
          <w:ins w:id="41169" w:author="Claude" w:date="2026-10-07T09:25:14Z"/>
        </w:rPr>
      </w:pPr>
      <w:ins w:id="41168" w:author="Claude" w:date="2026-10-07T09:25:14Z">
        <w:r>
          <w:rPr>
            <w:rFonts w:ascii="Fb Fontext" w:hAnsi="Fb Fontext" w:hint="cs"/>
            <w:sz w:val="20"/>
            <w:rtl/>
          </w:rPr>
          <w:t xml:space="preserve">פרק תשיעי</w:t>
        </w:r>
        <w:r>
          <w:rPr>
            <w:rFonts w:ascii="Fb Fontext" w:hAnsi="Fb Fontext" w:hint="cs"/>
            <w:sz w:val="20"/>
            <w:rtl/>
          </w:rPr>
          <w:t xml:space="preserve"> - </w:t>
        </w:r>
        <w:r>
          <w:rPr>
            <w:rFonts w:ascii="Fb Fontext" w:hAnsi="Fb Fontext" w:hint="cs"/>
            <w:sz w:val="20"/>
            <w:rtl/>
          </w:rPr>
          <w:t xml:space="preserve">מי שה+יה+</w:t>
        </w:r>
      </w:ins>
    </w:p>
    <w:p>
      <w:pPr>
        <w:pStyle w:val="affffff1"/>
        <w:rPr>
          <w:ins w:id="20184" w:author="קלוד" w:date="2026-10-06T10:09:47Z"/>
        </w:rPr>
      </w:pPr>
      <w:ins w:id="20183" w:author="קלוד" w:date="2026-10-06T10:09:47Z">
        <w:r>
          <w:t xml:space="preserve">משנה א</w:t>
        </w:r>
      </w:ins>
    </w:p>
    <w:p w14:paraId="133ADB2A" w14:textId="77777777" w:rsidR="00E8089F" w:rsidRPr="007435EB" w:rsidRDefault="00E8089F" w:rsidP="00E8089F">
      <w:pPr>
        <w:pStyle w:val="afff5"/>
        <w:rPr>
          <w:del w:id="20099" w:author="קלוד" w:date="2026-10-06T10:16:37Z"/>
          <w:b/>
          <w:rtl/>
        </w:rPr>
      </w:pPr>
      <w:ins w:id="9880" w:author="מספור קטעי משנה" w:date="2026-10-06T06:45:41Z">
        <w:del w:id="20096" w:author="קלוד" w:date="2026-10-06T10:16:37Z">
          <w:r>
            <w:rPr>
              <w:rStyle w:val="MisparKeta"/>
            </w:rPr>
            <w:delText xml:space="preserve">א. </w:delText>
          </w:r>
        </w:del>
      </w:ins>
      <w:del w:id="20097" w:author="קלוד" w:date="2026-10-06T10:16:37Z">
        <w:r w:rsidRPr="007435EB">
          <w:rPr>
            <w:rFonts w:hint="cs"/>
            <w:b/>
            <w:sz w:val="20"/>
            <w:rtl/>
          </w:rPr>
          <w:delText xml:space="preserve">משנה</w:delText>
        </w:r>
      </w:del>
      <w:del w:id="20098" w:author="קלוד" w:date="2026-10-06T10:16:37Z">
        <w:r w:rsidRPr="007435EB">
          <w:rPr>
            <w:b/>
            <w:sz w:val="20"/>
            <w:rtl/>
          </w:rPr>
          <w:delText xml:space="preserve">.</w:delText>
        </w:r>
      </w:del>
    </w:p>
    <w:p w14:paraId="53F69839" w14:textId="77777777" w:rsidR="00E8089F" w:rsidRPr="007435EB" w:rsidRDefault="00E8089F" w:rsidP="00E8089F">
      <w:pPr>
        <w:pStyle w:val="afff5"/>
        <w:rPr>
          <w:b/>
          <w:rtl/>
        </w:rPr>
      </w:pPr>
      <w:r w:rsidRPr="007435EB">
        <w:rPr>
          <w:rFonts w:hint="cs"/>
          <w:b/>
          <w:rtl/>
        </w:rPr>
        <w:t>מי</w:t>
      </w:r>
      <w:r w:rsidRPr="007435EB">
        <w:rPr>
          <w:b/>
          <w:rtl/>
        </w:rPr>
        <w:t xml:space="preserve"> </w:t>
      </w:r>
      <w:r w:rsidRPr="007435EB">
        <w:rPr>
          <w:rFonts w:hint="cs"/>
          <w:b/>
          <w:rtl/>
        </w:rPr>
        <w:t>שהיה</w:t>
      </w:r>
      <w:r w:rsidRPr="007435EB">
        <w:rPr>
          <w:b/>
          <w:rtl/>
        </w:rPr>
        <w:t xml:space="preserve"> </w:t>
      </w:r>
      <w:r w:rsidRPr="007435EB">
        <w:rPr>
          <w:rFonts w:hint="cs"/>
          <w:b/>
          <w:rtl/>
        </w:rPr>
        <w:t>טמא</w:t>
      </w:r>
      <w:r w:rsidRPr="007435EB">
        <w:rPr>
          <w:b/>
          <w:rtl/>
        </w:rPr>
        <w:t xml:space="preserve"> </w:t>
      </w:r>
      <w:r w:rsidRPr="007435EB">
        <w:rPr>
          <w:rFonts w:hint="cs"/>
          <w:b/>
          <w:rtl/>
        </w:rPr>
        <w:t>או</w:t>
      </w:r>
      <w:r w:rsidRPr="007435EB">
        <w:rPr>
          <w:b/>
          <w:rtl/>
        </w:rPr>
        <w:t xml:space="preserve"> </w:t>
      </w:r>
      <w:r w:rsidRPr="007435EB">
        <w:rPr>
          <w:rFonts w:hint="cs"/>
          <w:b/>
          <w:rtl/>
        </w:rPr>
        <w:t>בדרך</w:t>
      </w:r>
      <w:r w:rsidRPr="007435EB">
        <w:rPr>
          <w:b/>
          <w:rtl/>
        </w:rPr>
        <w:t xml:space="preserve"> </w:t>
      </w:r>
      <w:r w:rsidRPr="007435EB">
        <w:rPr>
          <w:rFonts w:hint="cs"/>
          <w:b/>
          <w:rtl/>
        </w:rPr>
        <w:t>רחוקה</w:t>
      </w:r>
      <w:r w:rsidRPr="007435EB">
        <w:rPr>
          <w:b/>
          <w:rtl/>
        </w:rPr>
        <w:t xml:space="preserve"> </w:t>
      </w:r>
      <w:r w:rsidRPr="007435EB">
        <w:rPr>
          <w:rFonts w:hint="cs"/>
          <w:b/>
          <w:rtl/>
        </w:rPr>
        <w:t>ולא</w:t>
      </w:r>
      <w:r w:rsidRPr="007435EB">
        <w:rPr>
          <w:b/>
          <w:rtl/>
        </w:rPr>
        <w:t xml:space="preserve"> </w:t>
      </w:r>
      <w:r w:rsidRPr="007435EB">
        <w:rPr>
          <w:rFonts w:hint="cs"/>
          <w:b/>
          <w:rtl/>
        </w:rPr>
        <w:t>עשה</w:t>
      </w:r>
      <w:r w:rsidRPr="007435EB">
        <w:rPr>
          <w:b/>
          <w:rtl/>
        </w:rPr>
        <w:t xml:space="preserve"> </w:t>
      </w:r>
      <w:r w:rsidRPr="007435EB">
        <w:rPr>
          <w:rFonts w:hint="cs"/>
          <w:b/>
          <w:rtl/>
        </w:rPr>
        <w:t>את</w:t>
      </w:r>
      <w:r w:rsidRPr="007435EB">
        <w:rPr>
          <w:b/>
          <w:rtl/>
        </w:rPr>
        <w:t xml:space="preserve"> </w:t>
      </w:r>
      <w:r w:rsidRPr="007435EB">
        <w:rPr>
          <w:rFonts w:hint="cs"/>
          <w:b/>
          <w:rtl/>
        </w:rPr>
        <w:t>הראשון</w:t>
      </w:r>
      <w:r w:rsidRPr="007435EB">
        <w:rPr>
          <w:b/>
          <w:rtl/>
        </w:rPr>
        <w:t xml:space="preserve"> - </w:t>
      </w:r>
      <w:r w:rsidRPr="007435EB">
        <w:rPr>
          <w:rFonts w:hint="cs"/>
          <w:b/>
          <w:rtl/>
        </w:rPr>
        <w:t>יעשה</w:t>
      </w:r>
      <w:r w:rsidRPr="007435EB">
        <w:rPr>
          <w:b/>
          <w:rtl/>
        </w:rPr>
        <w:t xml:space="preserve"> </w:t>
      </w:r>
      <w:r w:rsidRPr="007435EB">
        <w:rPr>
          <w:rFonts w:hint="cs"/>
          <w:b/>
          <w:rtl/>
        </w:rPr>
        <w:t>את</w:t>
      </w:r>
      <w:r w:rsidRPr="007435EB">
        <w:rPr>
          <w:b/>
          <w:rtl/>
        </w:rPr>
        <w:t xml:space="preserve"> </w:t>
      </w:r>
      <w:r w:rsidRPr="007435EB">
        <w:rPr>
          <w:rFonts w:hint="cs"/>
          <w:b/>
          <w:rtl/>
        </w:rPr>
        <w:t>השני</w:t>
      </w:r>
      <w:r w:rsidRPr="007435EB">
        <w:rPr>
          <w:b/>
          <w:rtl/>
        </w:rPr>
        <w:t>.</w:t>
      </w:r>
    </w:p>
    <w:p w14:paraId="363AA4DD" w14:textId="77777777" w:rsidR="00E8089F" w:rsidRPr="007435EB" w:rsidRDefault="00E8089F" w:rsidP="00E8089F">
      <w:pPr>
        <w:pStyle w:val="afff5"/>
        <w:rPr>
          <w:b/>
          <w:rtl/>
        </w:rPr>
      </w:pPr>
      <w:r w:rsidRPr="007435EB">
        <w:rPr>
          <w:rFonts w:hint="cs"/>
          <w:b/>
          <w:rtl/>
        </w:rPr>
        <w:t>שגג</w:t>
      </w:r>
      <w:r w:rsidRPr="007435EB">
        <w:rPr>
          <w:b/>
          <w:rtl/>
        </w:rPr>
        <w:t xml:space="preserve"> </w:t>
      </w:r>
      <w:r w:rsidRPr="007435EB">
        <w:rPr>
          <w:rFonts w:hint="cs"/>
          <w:b/>
          <w:rtl/>
        </w:rPr>
        <w:t>או</w:t>
      </w:r>
      <w:r w:rsidRPr="007435EB">
        <w:rPr>
          <w:b/>
          <w:rtl/>
        </w:rPr>
        <w:t xml:space="preserve"> </w:t>
      </w:r>
      <w:r w:rsidRPr="007435EB">
        <w:rPr>
          <w:rFonts w:hint="cs"/>
          <w:b/>
          <w:rtl/>
        </w:rPr>
        <w:t>נאנס</w:t>
      </w:r>
      <w:r w:rsidRPr="007435EB">
        <w:rPr>
          <w:b/>
          <w:rtl/>
        </w:rPr>
        <w:t xml:space="preserve"> </w:t>
      </w:r>
      <w:r w:rsidRPr="007435EB">
        <w:rPr>
          <w:rFonts w:hint="cs"/>
          <w:b/>
          <w:rtl/>
        </w:rPr>
        <w:t>ולא</w:t>
      </w:r>
      <w:r w:rsidRPr="007435EB">
        <w:rPr>
          <w:b/>
          <w:rtl/>
        </w:rPr>
        <w:t xml:space="preserve"> </w:t>
      </w:r>
      <w:r w:rsidRPr="007435EB">
        <w:rPr>
          <w:rFonts w:hint="cs"/>
          <w:b/>
          <w:rtl/>
        </w:rPr>
        <w:t>עשה</w:t>
      </w:r>
      <w:r w:rsidRPr="007435EB">
        <w:rPr>
          <w:b/>
          <w:rtl/>
        </w:rPr>
        <w:t xml:space="preserve"> </w:t>
      </w:r>
      <w:r w:rsidRPr="007435EB">
        <w:rPr>
          <w:rFonts w:hint="cs"/>
          <w:b/>
          <w:rtl/>
        </w:rPr>
        <w:t>את</w:t>
      </w:r>
      <w:r w:rsidRPr="007435EB">
        <w:rPr>
          <w:b/>
          <w:rtl/>
        </w:rPr>
        <w:t xml:space="preserve"> </w:t>
      </w:r>
      <w:r w:rsidRPr="007435EB">
        <w:rPr>
          <w:rFonts w:hint="cs"/>
          <w:b/>
          <w:rtl/>
        </w:rPr>
        <w:t>הראשון</w:t>
      </w:r>
      <w:r w:rsidRPr="007435EB">
        <w:rPr>
          <w:b/>
          <w:rtl/>
        </w:rPr>
        <w:t xml:space="preserve"> - </w:t>
      </w:r>
      <w:r w:rsidRPr="007435EB">
        <w:rPr>
          <w:rFonts w:hint="cs"/>
          <w:b/>
          <w:rtl/>
        </w:rPr>
        <w:t>יעשה</w:t>
      </w:r>
      <w:r w:rsidRPr="007435EB">
        <w:rPr>
          <w:b/>
          <w:rtl/>
        </w:rPr>
        <w:t xml:space="preserve"> </w:t>
      </w:r>
      <w:r w:rsidRPr="007435EB">
        <w:rPr>
          <w:rFonts w:hint="cs"/>
          <w:b/>
          <w:rtl/>
        </w:rPr>
        <w:t>את</w:t>
      </w:r>
      <w:r w:rsidRPr="007435EB">
        <w:rPr>
          <w:b/>
          <w:rtl/>
        </w:rPr>
        <w:t xml:space="preserve"> </w:t>
      </w:r>
      <w:r w:rsidRPr="007435EB">
        <w:rPr>
          <w:rFonts w:hint="cs"/>
          <w:b/>
          <w:rtl/>
        </w:rPr>
        <w:t>השני</w:t>
      </w:r>
      <w:r w:rsidRPr="007435EB">
        <w:rPr>
          <w:b/>
          <w:rtl/>
        </w:rPr>
        <w:t>.</w:t>
      </w:r>
    </w:p>
    <w:p w14:paraId="02D38A2E" w14:textId="77777777" w:rsidR="00E8089F" w:rsidRPr="007435EB" w:rsidRDefault="00E8089F" w:rsidP="00E8089F">
      <w:pPr>
        <w:pStyle w:val="afff5"/>
        <w:rPr>
          <w:b/>
          <w:rtl/>
        </w:rPr>
      </w:pPr>
      <w:r w:rsidRPr="007435EB">
        <w:rPr>
          <w:rFonts w:hint="cs"/>
          <w:b/>
          <w:rtl/>
        </w:rPr>
        <w:t>א</w:t>
      </w:r>
      <w:r w:rsidRPr="007435EB">
        <w:rPr>
          <w:b/>
          <w:rtl/>
        </w:rPr>
        <w:t>"</w:t>
      </w:r>
      <w:r w:rsidRPr="007435EB">
        <w:rPr>
          <w:rFonts w:hint="cs"/>
          <w:b/>
          <w:rtl/>
        </w:rPr>
        <w:t>כ למה</w:t>
      </w:r>
      <w:r w:rsidRPr="007435EB">
        <w:rPr>
          <w:b/>
          <w:rtl/>
        </w:rPr>
        <w:t xml:space="preserve"> </w:t>
      </w:r>
      <w:r w:rsidRPr="007435EB">
        <w:rPr>
          <w:rFonts w:hint="cs"/>
          <w:b/>
          <w:rtl/>
        </w:rPr>
        <w:t>נאמר</w:t>
      </w:r>
      <w:r w:rsidRPr="007435EB">
        <w:rPr>
          <w:b/>
          <w:rtl/>
        </w:rPr>
        <w:t xml:space="preserve"> </w:t>
      </w:r>
      <w:r w:rsidRPr="007435EB">
        <w:rPr>
          <w:rFonts w:hint="cs"/>
          <w:b/>
          <w:rtl/>
        </w:rPr>
        <w:t>טמא</w:t>
      </w:r>
      <w:r w:rsidRPr="007435EB">
        <w:rPr>
          <w:b/>
          <w:rtl/>
        </w:rPr>
        <w:t xml:space="preserve"> </w:t>
      </w:r>
      <w:r w:rsidRPr="007435EB">
        <w:rPr>
          <w:rFonts w:hint="cs"/>
          <w:b/>
          <w:rtl/>
        </w:rPr>
        <w:t>או</w:t>
      </w:r>
      <w:r w:rsidRPr="007435EB">
        <w:rPr>
          <w:b/>
          <w:rtl/>
        </w:rPr>
        <w:t xml:space="preserve"> </w:t>
      </w:r>
      <w:r w:rsidRPr="007435EB">
        <w:rPr>
          <w:rFonts w:hint="cs"/>
          <w:b/>
          <w:rtl/>
        </w:rPr>
        <w:t>שהיה</w:t>
      </w:r>
      <w:r w:rsidRPr="007435EB">
        <w:rPr>
          <w:b/>
          <w:rtl/>
        </w:rPr>
        <w:t xml:space="preserve"> </w:t>
      </w:r>
      <w:r w:rsidRPr="007435EB">
        <w:rPr>
          <w:rFonts w:hint="cs"/>
          <w:b/>
          <w:rtl/>
        </w:rPr>
        <w:t>בדרך</w:t>
      </w:r>
      <w:r w:rsidRPr="007435EB">
        <w:rPr>
          <w:b/>
          <w:rtl/>
        </w:rPr>
        <w:t xml:space="preserve"> </w:t>
      </w:r>
      <w:r w:rsidRPr="007435EB">
        <w:rPr>
          <w:rFonts w:hint="cs"/>
          <w:b/>
          <w:rtl/>
        </w:rPr>
        <w:t>רחוקה</w:t>
      </w:r>
      <w:r w:rsidRPr="007435EB">
        <w:rPr>
          <w:b/>
          <w:rtl/>
        </w:rPr>
        <w:t xml:space="preserve"> </w:t>
      </w:r>
      <w:r w:rsidRPr="007435EB">
        <w:rPr>
          <w:rFonts w:hint="cs"/>
          <w:b/>
          <w:rtl/>
        </w:rPr>
        <w:t>-שאלו</w:t>
      </w:r>
      <w:r w:rsidRPr="007435EB">
        <w:rPr>
          <w:b/>
          <w:rtl/>
        </w:rPr>
        <w:t xml:space="preserve"> </w:t>
      </w:r>
      <w:r w:rsidRPr="007435EB">
        <w:rPr>
          <w:rFonts w:hint="cs"/>
          <w:b/>
          <w:rtl/>
        </w:rPr>
        <w:t>פטורין</w:t>
      </w:r>
      <w:r w:rsidRPr="007435EB">
        <w:rPr>
          <w:b/>
          <w:rtl/>
        </w:rPr>
        <w:t xml:space="preserve"> </w:t>
      </w:r>
      <w:r w:rsidRPr="007435EB">
        <w:rPr>
          <w:rFonts w:hint="cs"/>
          <w:b/>
          <w:rtl/>
        </w:rPr>
        <w:t>מהכרת</w:t>
      </w:r>
      <w:r w:rsidRPr="007435EB">
        <w:rPr>
          <w:b/>
          <w:rtl/>
        </w:rPr>
        <w:t xml:space="preserve">, </w:t>
      </w:r>
      <w:r w:rsidRPr="007435EB">
        <w:rPr>
          <w:rFonts w:hint="cs"/>
          <w:b/>
          <w:rtl/>
        </w:rPr>
        <w:t>ואלו</w:t>
      </w:r>
      <w:r w:rsidRPr="007435EB">
        <w:rPr>
          <w:b/>
          <w:rtl/>
        </w:rPr>
        <w:t xml:space="preserve"> </w:t>
      </w:r>
      <w:r w:rsidRPr="007435EB">
        <w:rPr>
          <w:rFonts w:hint="cs"/>
          <w:b/>
          <w:rtl/>
        </w:rPr>
        <w:t>חייבין</w:t>
      </w:r>
      <w:r w:rsidRPr="007435EB">
        <w:rPr>
          <w:b/>
          <w:rtl/>
        </w:rPr>
        <w:t xml:space="preserve"> </w:t>
      </w:r>
      <w:r w:rsidRPr="007435EB">
        <w:rPr>
          <w:rFonts w:hint="cs"/>
          <w:b/>
          <w:rtl/>
        </w:rPr>
        <w:t>בהכרת</w:t>
      </w:r>
      <w:r w:rsidRPr="007435EB">
        <w:rPr>
          <w:b/>
          <w:rtl/>
        </w:rPr>
        <w:t>.</w:t>
      </w:r>
    </w:p>
    <w:p w14:paraId="0868BCAA" w14:textId="1C93CB04" w:rsidR="00E8089F" w:rsidRPr="007435EB" w:rsidRDefault="00F47631" w:rsidP="00F47631">
      <w:pPr>
        <w:pStyle w:val="affd"/>
        <w:rPr>
          <w:bCs/>
          <w:rtl/>
        </w:rPr>
      </w:pPr>
      <w:r>
        <w:rPr>
          <w:rFonts w:hint="cs"/>
          <w:rtl/>
        </w:rPr>
        <w:t>***</w:t>
      </w:r>
    </w:p>
    <w:p w14:paraId="351A70D8" w14:textId="77777777" w:rsidR="00E8089F" w:rsidRPr="005C3FF1" w:rsidRDefault="00E8089F" w:rsidP="00E8089F">
      <w:pPr>
        <w:rPr>
          <w:rStyle w:val="afffa"/>
          <w:rtl/>
        </w:rPr>
      </w:pPr>
      <w:r w:rsidRPr="005C3FF1">
        <w:rPr>
          <w:rStyle w:val="afffa"/>
          <w:rFonts w:hint="cs"/>
          <w:rtl/>
        </w:rPr>
        <w:t>איתמר</w:t>
      </w:r>
      <w:r w:rsidRPr="005C3FF1">
        <w:rPr>
          <w:rStyle w:val="afffa"/>
          <w:rtl/>
        </w:rPr>
        <w:t xml:space="preserve">: </w:t>
      </w:r>
      <w:r w:rsidRPr="005C3FF1">
        <w:rPr>
          <w:rStyle w:val="afffa"/>
          <w:rFonts w:hint="cs"/>
          <w:rtl/>
        </w:rPr>
        <w:t>היה</w:t>
      </w:r>
      <w:r w:rsidRPr="005C3FF1">
        <w:rPr>
          <w:rStyle w:val="afffa"/>
          <w:rtl/>
        </w:rPr>
        <w:t xml:space="preserve"> </w:t>
      </w:r>
      <w:r w:rsidRPr="005C3FF1">
        <w:rPr>
          <w:rStyle w:val="afffa"/>
          <w:rFonts w:hint="cs"/>
          <w:rtl/>
        </w:rPr>
        <w:t>בדרך</w:t>
      </w:r>
      <w:r w:rsidRPr="005C3FF1">
        <w:rPr>
          <w:rStyle w:val="afffa"/>
          <w:rtl/>
        </w:rPr>
        <w:t xml:space="preserve"> </w:t>
      </w:r>
      <w:r w:rsidRPr="005C3FF1">
        <w:rPr>
          <w:rStyle w:val="afffa"/>
          <w:rFonts w:hint="cs"/>
          <w:rtl/>
        </w:rPr>
        <w:t>רחוקה</w:t>
      </w:r>
      <w:r w:rsidRPr="005C3FF1">
        <w:rPr>
          <w:rStyle w:val="afffa"/>
          <w:rtl/>
        </w:rPr>
        <w:t xml:space="preserve">, </w:t>
      </w:r>
      <w:r w:rsidRPr="005C3FF1">
        <w:rPr>
          <w:rStyle w:val="afffa"/>
          <w:rFonts w:hint="cs"/>
          <w:rtl/>
        </w:rPr>
        <w:t>ושחטו</w:t>
      </w:r>
      <w:r w:rsidRPr="005C3FF1">
        <w:rPr>
          <w:rStyle w:val="afffa"/>
          <w:rtl/>
        </w:rPr>
        <w:t xml:space="preserve"> </w:t>
      </w:r>
      <w:r w:rsidRPr="005C3FF1">
        <w:rPr>
          <w:rStyle w:val="afffa"/>
          <w:rFonts w:hint="cs"/>
          <w:rtl/>
        </w:rPr>
        <w:t>וזרקו</w:t>
      </w:r>
      <w:r w:rsidRPr="005C3FF1">
        <w:rPr>
          <w:rStyle w:val="afffa"/>
          <w:rtl/>
        </w:rPr>
        <w:t xml:space="preserve"> </w:t>
      </w:r>
      <w:r w:rsidRPr="005C3FF1">
        <w:rPr>
          <w:rStyle w:val="afffa"/>
          <w:rFonts w:hint="cs"/>
          <w:rtl/>
        </w:rPr>
        <w:t>עליו</w:t>
      </w:r>
      <w:r w:rsidRPr="005C3FF1">
        <w:rPr>
          <w:rStyle w:val="afffa"/>
          <w:rtl/>
        </w:rPr>
        <w:t>.</w:t>
      </w:r>
    </w:p>
    <w:p w14:paraId="5267E9F2" w14:textId="77777777" w:rsidR="00E8089F" w:rsidRPr="007435EB" w:rsidRDefault="00E8089F" w:rsidP="00655B7E">
      <w:pPr>
        <w:rPr>
          <w:rFonts w:cs="Guttman Vilna"/>
          <w:b/>
          <w:bCs/>
          <w:rtl/>
        </w:rPr>
      </w:pPr>
      <w:r>
        <w:rPr>
          <w:rStyle w:val="affffd"/>
          <w:rFonts w:hint="cs"/>
          <w:rtl/>
          <w:rPrChange w:id="11109" w:author="מנוע אמוראים" w:date="2026-10-05T16:42:03Z">
            <w:rPr>
              <w:rFonts w:hint="cs"/>
              <w:rtl/>
            </w:rPr>
          </w:rPrChange>
        </w:rPr>
        <w:t xml:space="preserve">ר</w:t>
      </w:r>
      <w:r>
        <w:rPr>
          <w:rStyle w:val="affffd"/>
          <w:rtl/>
          <w:rPrChange w:id="11110" w:author="מנוע אמוראים" w:date="2026-10-05T16:42:03Z">
            <w:rPr>
              <w:rtl/>
            </w:rPr>
          </w:rPrChange>
        </w:rPr>
        <w:t xml:space="preserve">"</w:t>
      </w:r>
      <w:r>
        <w:rPr>
          <w:rStyle w:val="affffd"/>
          <w:rFonts w:hint="cs"/>
          <w:rtl/>
          <w:rPrChange w:id="11111" w:author="מנוע אמוראים" w:date="2026-10-05T16:42:03Z">
            <w:rPr>
              <w:rFonts w:hint="cs"/>
              <w:rtl/>
            </w:rPr>
          </w:rPrChange>
        </w:rPr>
        <w:t xml:space="preserve">נ</w:t>
      </w:r>
      <w:r w:rsidR="00374C40" w:rsidRPr="007435EB">
        <w:rPr>
          <w:rFonts w:hint="cs"/>
          <w:rtl/>
        </w:rPr>
        <w:t>:</w:t>
      </w:r>
      <w:r w:rsidRPr="007435EB">
        <w:rPr>
          <w:rtl/>
        </w:rPr>
        <w:t xml:space="preserve"> </w:t>
      </w:r>
      <w:r w:rsidR="00374C40" w:rsidRPr="005C3FF1">
        <w:rPr>
          <w:rStyle w:val="afffa"/>
          <w:rtl/>
        </w:rPr>
        <w:tab/>
      </w:r>
      <w:r w:rsidRPr="005C3FF1">
        <w:rPr>
          <w:rStyle w:val="afffa"/>
          <w:rFonts w:hint="cs"/>
          <w:rtl/>
        </w:rPr>
        <w:t>הורצה</w:t>
      </w:r>
      <w:r w:rsidRPr="007435EB">
        <w:rPr>
          <w:rtl/>
        </w:rPr>
        <w:t xml:space="preserve"> - </w:t>
      </w:r>
      <w:r w:rsidRPr="007435EB">
        <w:rPr>
          <w:rFonts w:hint="cs"/>
          <w:rtl/>
        </w:rPr>
        <w:t>דחס</w:t>
      </w:r>
      <w:r w:rsidRPr="007435EB">
        <w:rPr>
          <w:rtl/>
        </w:rPr>
        <w:t xml:space="preserve"> </w:t>
      </w:r>
      <w:r w:rsidRPr="007435EB">
        <w:rPr>
          <w:rFonts w:hint="cs"/>
          <w:rtl/>
        </w:rPr>
        <w:t>רחמנא</w:t>
      </w:r>
      <w:r w:rsidRPr="007435EB">
        <w:rPr>
          <w:rtl/>
        </w:rPr>
        <w:t xml:space="preserve"> </w:t>
      </w:r>
      <w:r w:rsidRPr="007435EB">
        <w:rPr>
          <w:rFonts w:hint="cs"/>
          <w:rtl/>
        </w:rPr>
        <w:t>עליו</w:t>
      </w:r>
      <w:r w:rsidRPr="007435EB">
        <w:rPr>
          <w:rtl/>
        </w:rPr>
        <w:t xml:space="preserve">, </w:t>
      </w:r>
      <w:r w:rsidRPr="007435EB">
        <w:rPr>
          <w:rFonts w:hint="cs"/>
          <w:rtl/>
        </w:rPr>
        <w:t>ואי</w:t>
      </w:r>
      <w:r w:rsidRPr="007435EB">
        <w:rPr>
          <w:rtl/>
        </w:rPr>
        <w:t xml:space="preserve"> </w:t>
      </w:r>
      <w:r w:rsidRPr="007435EB">
        <w:rPr>
          <w:rFonts w:hint="cs"/>
          <w:rtl/>
        </w:rPr>
        <w:t>עביד</w:t>
      </w:r>
      <w:r w:rsidRPr="007435EB">
        <w:rPr>
          <w:rtl/>
        </w:rPr>
        <w:t xml:space="preserve"> - </w:t>
      </w:r>
      <w:r w:rsidRPr="007435EB">
        <w:rPr>
          <w:rFonts w:hint="cs"/>
          <w:rtl/>
        </w:rPr>
        <w:t>תבא</w:t>
      </w:r>
      <w:r w:rsidRPr="007435EB">
        <w:rPr>
          <w:rtl/>
        </w:rPr>
        <w:t xml:space="preserve"> </w:t>
      </w:r>
      <w:r w:rsidRPr="007435EB">
        <w:rPr>
          <w:rFonts w:hint="cs"/>
          <w:rtl/>
        </w:rPr>
        <w:t>עליו</w:t>
      </w:r>
      <w:r w:rsidRPr="007435EB">
        <w:rPr>
          <w:rtl/>
        </w:rPr>
        <w:t xml:space="preserve"> </w:t>
      </w:r>
      <w:r w:rsidRPr="007435EB">
        <w:rPr>
          <w:rFonts w:hint="cs"/>
          <w:rtl/>
        </w:rPr>
        <w:t>ברכה</w:t>
      </w:r>
      <w:r w:rsidRPr="007435EB">
        <w:rPr>
          <w:rtl/>
        </w:rPr>
        <w:t>.</w:t>
      </w:r>
    </w:p>
    <w:p w14:paraId="7786D18C" w14:textId="77777777" w:rsidR="00E8089F" w:rsidRPr="007435EB" w:rsidRDefault="00E8089F" w:rsidP="00655B7E">
      <w:pPr>
        <w:rPr>
          <w:rFonts w:cs="Guttman Vilna"/>
          <w:b/>
          <w:bCs/>
          <w:rtl/>
        </w:rPr>
      </w:pPr>
      <w:r>
        <w:rPr>
          <w:rStyle w:val="affffd"/>
          <w:rFonts w:hint="cs"/>
          <w:rtl/>
          <w:rPrChange w:id="11112" w:author="מנוע אמוראים" w:date="2026-10-05T16:42:03Z">
            <w:rPr>
              <w:rFonts w:hint="cs"/>
              <w:rtl/>
            </w:rPr>
          </w:rPrChange>
        </w:rPr>
        <w:t xml:space="preserve">ור</w:t>
      </w:r>
      <w:r>
        <w:rPr>
          <w:rStyle w:val="affffd"/>
          <w:rtl/>
          <w:rPrChange w:id="11113" w:author="מנוע אמוראים" w:date="2026-10-05T16:42:03Z">
            <w:rPr>
              <w:rtl/>
            </w:rPr>
          </w:rPrChange>
        </w:rPr>
        <w:t xml:space="preserve">"</w:t>
      </w:r>
      <w:r>
        <w:rPr>
          <w:rStyle w:val="affffd"/>
          <w:rFonts w:hint="cs"/>
          <w:rtl/>
          <w:rPrChange w:id="11114" w:author="מנוע אמוראים" w:date="2026-10-05T16:42:03Z">
            <w:rPr>
              <w:rFonts w:hint="cs"/>
              <w:rtl/>
            </w:rPr>
          </w:rPrChange>
        </w:rPr>
        <w:t xml:space="preserve">ש</w:t>
      </w:r>
      <w:r w:rsidRPr="007435EB">
        <w:rPr>
          <w:rtl/>
        </w:rPr>
        <w:t xml:space="preserve">: </w:t>
      </w:r>
      <w:r w:rsidRPr="005C3FF1">
        <w:rPr>
          <w:rStyle w:val="afffa"/>
          <w:rFonts w:hint="cs"/>
          <w:rtl/>
        </w:rPr>
        <w:t>לא</w:t>
      </w:r>
      <w:r w:rsidRPr="005C3FF1">
        <w:rPr>
          <w:rStyle w:val="afffa"/>
          <w:rtl/>
        </w:rPr>
        <w:t xml:space="preserve"> </w:t>
      </w:r>
      <w:r w:rsidRPr="005C3FF1">
        <w:rPr>
          <w:rStyle w:val="afffa"/>
          <w:rFonts w:hint="cs"/>
          <w:rtl/>
        </w:rPr>
        <w:t>הורצה</w:t>
      </w:r>
      <w:r w:rsidRPr="005C3FF1">
        <w:rPr>
          <w:rStyle w:val="afffa"/>
          <w:rtl/>
        </w:rPr>
        <w:t>,</w:t>
      </w:r>
      <w:r w:rsidRPr="007435EB">
        <w:rPr>
          <w:rtl/>
        </w:rPr>
        <w:t xml:space="preserve"> </w:t>
      </w:r>
      <w:r w:rsidR="00655B7E" w:rsidRPr="007435EB">
        <w:rPr>
          <w:rFonts w:hint="cs"/>
          <w:rtl/>
        </w:rPr>
        <w:t xml:space="preserve">דחתו תורה </w:t>
      </w:r>
      <w:r w:rsidRPr="007435EB">
        <w:rPr>
          <w:rFonts w:hint="cs"/>
          <w:rtl/>
        </w:rPr>
        <w:t>כטמא</w:t>
      </w:r>
      <w:r w:rsidRPr="007435EB">
        <w:rPr>
          <w:rtl/>
        </w:rPr>
        <w:t>.</w:t>
      </w:r>
    </w:p>
    <w:p w14:paraId="0A21EE49" w14:textId="77777777" w:rsidR="00E8089F" w:rsidRPr="007435EB" w:rsidRDefault="00E8089F" w:rsidP="00E8089F">
      <w:pPr>
        <w:rPr>
          <w:rtl/>
        </w:rPr>
      </w:pPr>
      <w:r>
        <w:rPr>
          <w:rStyle w:val="affffd"/>
          <w:rFonts w:hint="cs"/>
          <w:rtl/>
          <w:rPrChange w:id="11115" w:author="מנוע אמוראים" w:date="2026-10-05T16:42:03Z">
            <w:rPr>
              <w:rStyle w:val="afffa"/>
              <w:rFonts w:hint="cs"/>
              <w:rtl/>
            </w:rPr>
          </w:rPrChange>
        </w:rPr>
        <w:t xml:space="preserve">ר</w:t>
      </w:r>
      <w:r>
        <w:rPr>
          <w:rStyle w:val="affffd"/>
          <w:rtl/>
          <w:rPrChange w:id="11116" w:author="מנוע אמוראים" w:date="2026-10-05T16:42:03Z">
            <w:rPr>
              <w:rStyle w:val="afffa"/>
              <w:rtl/>
            </w:rPr>
          </w:rPrChange>
        </w:rPr>
        <w:t xml:space="preserve">"</w:t>
      </w:r>
      <w:r>
        <w:rPr>
          <w:rStyle w:val="affffd"/>
          <w:rFonts w:hint="cs"/>
          <w:rtl/>
          <w:rPrChange w:id="11117" w:author="מנוע אמוראים" w:date="2026-10-05T16:42:03Z">
            <w:rPr>
              <w:rStyle w:val="afffa"/>
              <w:rFonts w:hint="cs"/>
              <w:rtl/>
            </w:rPr>
          </w:rPrChange>
        </w:rPr>
        <w:t xml:space="preserve">נ</w:t>
      </w:r>
      <w:r w:rsidRPr="007435EB">
        <w:rPr>
          <w:rtl/>
        </w:rPr>
        <w:t xml:space="preserve">: </w:t>
      </w:r>
      <w:r w:rsidRPr="007435EB">
        <w:rPr>
          <w:rFonts w:hint="cs"/>
          <w:rtl/>
        </w:rPr>
        <w:t>מדתנן</w:t>
      </w:r>
      <w:r w:rsidRPr="007435EB">
        <w:rPr>
          <w:rtl/>
        </w:rPr>
        <w:t xml:space="preserve">: </w:t>
      </w:r>
      <w:r w:rsidRPr="007435EB">
        <w:rPr>
          <w:rFonts w:hint="cs"/>
          <w:rtl/>
        </w:rPr>
        <w:t>מי</w:t>
      </w:r>
      <w:r w:rsidRPr="007435EB">
        <w:rPr>
          <w:rtl/>
        </w:rPr>
        <w:t xml:space="preserve"> </w:t>
      </w:r>
      <w:r w:rsidRPr="007435EB">
        <w:rPr>
          <w:rFonts w:hint="cs"/>
          <w:rtl/>
        </w:rPr>
        <w:t>שהיה</w:t>
      </w:r>
      <w:r w:rsidRPr="007435EB">
        <w:rPr>
          <w:rtl/>
        </w:rPr>
        <w:t xml:space="preserve"> </w:t>
      </w:r>
      <w:r w:rsidRPr="007435EB">
        <w:rPr>
          <w:rFonts w:hint="cs"/>
          <w:rtl/>
        </w:rPr>
        <w:t>טמא</w:t>
      </w:r>
      <w:r w:rsidRPr="007435EB">
        <w:rPr>
          <w:rtl/>
        </w:rPr>
        <w:t xml:space="preserve"> </w:t>
      </w:r>
      <w:r w:rsidRPr="007435EB">
        <w:rPr>
          <w:rFonts w:hint="cs"/>
          <w:rtl/>
        </w:rPr>
        <w:t>או</w:t>
      </w:r>
      <w:r w:rsidRPr="007435EB">
        <w:rPr>
          <w:rtl/>
        </w:rPr>
        <w:t xml:space="preserve"> </w:t>
      </w:r>
      <w:r w:rsidRPr="007435EB">
        <w:rPr>
          <w:rFonts w:hint="cs"/>
          <w:rtl/>
        </w:rPr>
        <w:t>בדרך</w:t>
      </w:r>
      <w:r w:rsidRPr="007435EB">
        <w:rPr>
          <w:rtl/>
        </w:rPr>
        <w:t xml:space="preserve"> </w:t>
      </w:r>
      <w:r w:rsidRPr="007435EB">
        <w:rPr>
          <w:rFonts w:hint="cs"/>
          <w:rtl/>
        </w:rPr>
        <w:t>רחוקה</w:t>
      </w:r>
      <w:r w:rsidRPr="007435EB">
        <w:rPr>
          <w:rtl/>
        </w:rPr>
        <w:t xml:space="preserve"> </w:t>
      </w:r>
      <w:r w:rsidRPr="007435EB">
        <w:rPr>
          <w:rFonts w:hint="cs"/>
          <w:rtl/>
        </w:rPr>
        <w:t>ולא</w:t>
      </w:r>
      <w:r w:rsidRPr="007435EB">
        <w:rPr>
          <w:rtl/>
        </w:rPr>
        <w:t xml:space="preserve"> </w:t>
      </w:r>
      <w:r w:rsidRPr="007435EB">
        <w:rPr>
          <w:rFonts w:hint="cs"/>
          <w:rtl/>
        </w:rPr>
        <w:t>עשה</w:t>
      </w:r>
      <w:r w:rsidRPr="007435EB">
        <w:rPr>
          <w:rtl/>
        </w:rPr>
        <w:t xml:space="preserve"> </w:t>
      </w:r>
      <w:r w:rsidRPr="007435EB">
        <w:rPr>
          <w:rFonts w:hint="cs"/>
          <w:rtl/>
        </w:rPr>
        <w:t>את</w:t>
      </w:r>
      <w:r w:rsidRPr="007435EB">
        <w:rPr>
          <w:rtl/>
        </w:rPr>
        <w:t xml:space="preserve"> </w:t>
      </w:r>
      <w:r w:rsidRPr="007435EB">
        <w:rPr>
          <w:rFonts w:hint="cs"/>
          <w:rtl/>
        </w:rPr>
        <w:t>הראשון</w:t>
      </w:r>
      <w:r w:rsidRPr="007435EB">
        <w:rPr>
          <w:rtl/>
        </w:rPr>
        <w:t xml:space="preserve"> </w:t>
      </w:r>
      <w:r w:rsidRPr="007435EB">
        <w:rPr>
          <w:rFonts w:hint="cs"/>
          <w:rtl/>
        </w:rPr>
        <w:t>יעשה</w:t>
      </w:r>
      <w:r w:rsidRPr="007435EB">
        <w:rPr>
          <w:rtl/>
        </w:rPr>
        <w:t xml:space="preserve"> </w:t>
      </w:r>
      <w:r w:rsidRPr="007435EB">
        <w:rPr>
          <w:rFonts w:hint="cs"/>
          <w:rtl/>
        </w:rPr>
        <w:t>את</w:t>
      </w:r>
      <w:r w:rsidRPr="007435EB">
        <w:rPr>
          <w:rtl/>
        </w:rPr>
        <w:t xml:space="preserve"> </w:t>
      </w:r>
      <w:r w:rsidRPr="007435EB">
        <w:rPr>
          <w:rFonts w:hint="cs"/>
          <w:rtl/>
        </w:rPr>
        <w:t>השני -מכלל</w:t>
      </w:r>
      <w:r w:rsidRPr="007435EB">
        <w:rPr>
          <w:rtl/>
        </w:rPr>
        <w:t xml:space="preserve"> </w:t>
      </w:r>
      <w:r w:rsidRPr="007435EB">
        <w:rPr>
          <w:rFonts w:hint="cs"/>
          <w:rtl/>
        </w:rPr>
        <w:t>דאי</w:t>
      </w:r>
      <w:r w:rsidRPr="007435EB">
        <w:rPr>
          <w:rtl/>
        </w:rPr>
        <w:t xml:space="preserve"> </w:t>
      </w:r>
      <w:r w:rsidRPr="007435EB">
        <w:rPr>
          <w:rFonts w:hint="cs"/>
          <w:rtl/>
        </w:rPr>
        <w:t>בעי</w:t>
      </w:r>
      <w:r w:rsidRPr="007435EB">
        <w:rPr>
          <w:rtl/>
        </w:rPr>
        <w:t xml:space="preserve"> </w:t>
      </w:r>
      <w:r w:rsidRPr="007435EB">
        <w:rPr>
          <w:rFonts w:hint="cs"/>
          <w:rtl/>
        </w:rPr>
        <w:t>עבד</w:t>
      </w:r>
      <w:r w:rsidRPr="007435EB">
        <w:rPr>
          <w:rtl/>
        </w:rPr>
        <w:t>.</w:t>
      </w:r>
    </w:p>
    <w:p w14:paraId="52BF14E6" w14:textId="77777777" w:rsidR="00E8089F" w:rsidRPr="007435EB" w:rsidRDefault="00E8089F" w:rsidP="00E8089F">
      <w:pPr>
        <w:rPr>
          <w:rtl/>
        </w:rPr>
      </w:pPr>
      <w:r>
        <w:rPr>
          <w:rStyle w:val="affffd"/>
          <w:rFonts w:hint="cs"/>
          <w:rtl/>
          <w:rPrChange w:id="11118" w:author="מנוע אמוראים" w:date="2026-10-05T16:42:03Z">
            <w:rPr>
              <w:rStyle w:val="afffa"/>
              <w:rFonts w:hint="cs"/>
              <w:rtl/>
            </w:rPr>
          </w:rPrChange>
        </w:rPr>
        <w:t xml:space="preserve">ור</w:t>
      </w:r>
      <w:r>
        <w:rPr>
          <w:rStyle w:val="affffd"/>
          <w:rtl/>
          <w:rPrChange w:id="11119" w:author="מנוע אמוראים" w:date="2026-10-05T16:42:03Z">
            <w:rPr>
              <w:rStyle w:val="afffa"/>
              <w:rtl/>
            </w:rPr>
          </w:rPrChange>
        </w:rPr>
        <w:t xml:space="preserve">"</w:t>
      </w:r>
      <w:r>
        <w:rPr>
          <w:rStyle w:val="affffd"/>
          <w:rFonts w:hint="cs"/>
          <w:rtl/>
          <w:rPrChange w:id="11120" w:author="מנוע אמוראים" w:date="2026-10-05T16:42:03Z">
            <w:rPr>
              <w:rStyle w:val="afffa"/>
              <w:rFonts w:hint="cs"/>
              <w:rtl/>
            </w:rPr>
          </w:rPrChange>
        </w:rPr>
        <w:t xml:space="preserve">ש</w:t>
      </w:r>
      <w:r w:rsidRPr="005C3FF1">
        <w:rPr>
          <w:rStyle w:val="afffa"/>
          <w:rtl/>
        </w:rPr>
        <w:t>:</w:t>
      </w:r>
      <w:r w:rsidRPr="007435EB">
        <w:rPr>
          <w:rtl/>
        </w:rPr>
        <w:t xml:space="preserve"> </w:t>
      </w:r>
      <w:r w:rsidRPr="007435EB">
        <w:rPr>
          <w:rFonts w:hint="cs"/>
          <w:rtl/>
        </w:rPr>
        <w:t>אי</w:t>
      </w:r>
      <w:r w:rsidRPr="007435EB">
        <w:rPr>
          <w:rtl/>
        </w:rPr>
        <w:t xml:space="preserve"> </w:t>
      </w:r>
      <w:r w:rsidRPr="007435EB">
        <w:rPr>
          <w:rFonts w:hint="cs"/>
          <w:rtl/>
        </w:rPr>
        <w:t>הכי</w:t>
      </w:r>
      <w:r w:rsidRPr="007435EB">
        <w:rPr>
          <w:rtl/>
        </w:rPr>
        <w:t xml:space="preserve">, </w:t>
      </w:r>
      <w:r w:rsidRPr="007435EB">
        <w:rPr>
          <w:rFonts w:hint="cs"/>
          <w:rtl/>
        </w:rPr>
        <w:t>סיפא</w:t>
      </w:r>
      <w:r w:rsidRPr="007435EB">
        <w:rPr>
          <w:rtl/>
        </w:rPr>
        <w:t xml:space="preserve"> </w:t>
      </w:r>
      <w:r w:rsidRPr="007435EB">
        <w:rPr>
          <w:rFonts w:hint="cs"/>
          <w:rtl/>
        </w:rPr>
        <w:t>דקתני</w:t>
      </w:r>
      <w:r w:rsidRPr="007435EB">
        <w:rPr>
          <w:rtl/>
        </w:rPr>
        <w:t xml:space="preserve">: </w:t>
      </w:r>
      <w:r w:rsidRPr="007435EB">
        <w:rPr>
          <w:rFonts w:hint="cs"/>
          <w:rtl/>
        </w:rPr>
        <w:t>שגג</w:t>
      </w:r>
      <w:r w:rsidRPr="007435EB">
        <w:rPr>
          <w:rtl/>
        </w:rPr>
        <w:t xml:space="preserve"> </w:t>
      </w:r>
      <w:r w:rsidRPr="007435EB">
        <w:rPr>
          <w:rFonts w:hint="cs"/>
          <w:rtl/>
        </w:rPr>
        <w:t>או</w:t>
      </w:r>
      <w:r w:rsidRPr="007435EB">
        <w:rPr>
          <w:rtl/>
        </w:rPr>
        <w:t xml:space="preserve"> </w:t>
      </w:r>
      <w:r w:rsidRPr="007435EB">
        <w:rPr>
          <w:rFonts w:hint="cs"/>
          <w:rtl/>
        </w:rPr>
        <w:t>נאנס</w:t>
      </w:r>
      <w:r w:rsidRPr="007435EB">
        <w:rPr>
          <w:rtl/>
        </w:rPr>
        <w:t xml:space="preserve"> </w:t>
      </w:r>
      <w:r w:rsidRPr="007435EB">
        <w:rPr>
          <w:rFonts w:hint="cs"/>
          <w:rtl/>
        </w:rPr>
        <w:t>ולא</w:t>
      </w:r>
      <w:r w:rsidRPr="007435EB">
        <w:rPr>
          <w:rtl/>
        </w:rPr>
        <w:t xml:space="preserve"> </w:t>
      </w:r>
      <w:r w:rsidRPr="007435EB">
        <w:rPr>
          <w:rFonts w:hint="cs"/>
          <w:rtl/>
        </w:rPr>
        <w:t>עשה</w:t>
      </w:r>
      <w:r w:rsidRPr="007435EB">
        <w:rPr>
          <w:rtl/>
        </w:rPr>
        <w:t xml:space="preserve"> </w:t>
      </w:r>
      <w:r w:rsidRPr="007435EB">
        <w:rPr>
          <w:rFonts w:hint="cs"/>
          <w:rtl/>
        </w:rPr>
        <w:t>את</w:t>
      </w:r>
      <w:r w:rsidRPr="007435EB">
        <w:rPr>
          <w:rtl/>
        </w:rPr>
        <w:t xml:space="preserve"> </w:t>
      </w:r>
      <w:r w:rsidRPr="007435EB">
        <w:rPr>
          <w:rFonts w:hint="cs"/>
          <w:rtl/>
        </w:rPr>
        <w:t>הראשון</w:t>
      </w:r>
      <w:r w:rsidRPr="007435EB">
        <w:rPr>
          <w:rtl/>
        </w:rPr>
        <w:t xml:space="preserve"> </w:t>
      </w:r>
      <w:r w:rsidRPr="007435EB">
        <w:rPr>
          <w:rFonts w:hint="cs"/>
          <w:rtl/>
        </w:rPr>
        <w:t>יעשה</w:t>
      </w:r>
      <w:r w:rsidRPr="007435EB">
        <w:rPr>
          <w:rtl/>
        </w:rPr>
        <w:t xml:space="preserve"> </w:t>
      </w:r>
      <w:r w:rsidRPr="007435EB">
        <w:rPr>
          <w:rFonts w:hint="cs"/>
          <w:rtl/>
        </w:rPr>
        <w:t>את</w:t>
      </w:r>
      <w:r w:rsidRPr="007435EB">
        <w:rPr>
          <w:rtl/>
        </w:rPr>
        <w:t xml:space="preserve"> </w:t>
      </w:r>
      <w:r w:rsidRPr="007435EB">
        <w:rPr>
          <w:rFonts w:hint="cs"/>
          <w:rtl/>
        </w:rPr>
        <w:t>השני</w:t>
      </w:r>
      <w:r w:rsidRPr="007435EB">
        <w:rPr>
          <w:rtl/>
        </w:rPr>
        <w:t>.</w:t>
      </w:r>
      <w:r w:rsidRPr="007435EB">
        <w:rPr>
          <w:rFonts w:hint="cs"/>
          <w:rtl/>
        </w:rPr>
        <w:t xml:space="preserve"> ואי נימא.</w:t>
      </w:r>
    </w:p>
    <w:p w14:paraId="0791A61B" w14:textId="77777777" w:rsidR="00E8089F" w:rsidRPr="007435EB" w:rsidRDefault="00E8089F" w:rsidP="00E8089F">
      <w:pPr>
        <w:rPr>
          <w:rFonts w:cs="Guttman Vilna"/>
          <w:b/>
          <w:bCs/>
          <w:rtl/>
        </w:rPr>
      </w:pPr>
      <w:r w:rsidRPr="007435EB">
        <w:rPr>
          <w:rFonts w:hint="cs"/>
          <w:rtl/>
        </w:rPr>
        <w:t>דמכלל דאי בעי עבד הרי שגג ונאנס ובהכרח דמזיד</w:t>
      </w:r>
      <w:r w:rsidRPr="007435EB">
        <w:rPr>
          <w:rtl/>
        </w:rPr>
        <w:t xml:space="preserve"> </w:t>
      </w:r>
      <w:r w:rsidRPr="007435EB">
        <w:rPr>
          <w:rFonts w:hint="cs"/>
          <w:rtl/>
        </w:rPr>
        <w:t>קתני</w:t>
      </w:r>
      <w:r w:rsidRPr="007435EB">
        <w:rPr>
          <w:rtl/>
        </w:rPr>
        <w:t xml:space="preserve"> </w:t>
      </w:r>
      <w:r w:rsidRPr="007435EB">
        <w:rPr>
          <w:rFonts w:hint="cs"/>
          <w:rtl/>
        </w:rPr>
        <w:t>בהדייהו ה</w:t>
      </w:r>
      <w:r w:rsidRPr="007435EB">
        <w:rPr>
          <w:rtl/>
        </w:rPr>
        <w:t>"</w:t>
      </w:r>
      <w:r w:rsidRPr="007435EB">
        <w:rPr>
          <w:rFonts w:hint="cs"/>
          <w:rtl/>
        </w:rPr>
        <w:t>נ</w:t>
      </w:r>
      <w:r w:rsidRPr="007435EB">
        <w:rPr>
          <w:rtl/>
        </w:rPr>
        <w:t xml:space="preserve"> </w:t>
      </w:r>
      <w:r w:rsidRPr="007435EB">
        <w:rPr>
          <w:rFonts w:hint="cs"/>
          <w:rtl/>
        </w:rPr>
        <w:t>אונן</w:t>
      </w:r>
      <w:r w:rsidRPr="007435EB">
        <w:rPr>
          <w:rtl/>
        </w:rPr>
        <w:t xml:space="preserve"> </w:t>
      </w:r>
      <w:r w:rsidRPr="007435EB">
        <w:rPr>
          <w:rFonts w:hint="cs"/>
          <w:rtl/>
        </w:rPr>
        <w:t>קתני</w:t>
      </w:r>
      <w:r w:rsidRPr="007435EB">
        <w:rPr>
          <w:rtl/>
        </w:rPr>
        <w:t xml:space="preserve"> </w:t>
      </w:r>
      <w:r w:rsidRPr="007435EB">
        <w:rPr>
          <w:rFonts w:hint="cs"/>
          <w:rtl/>
        </w:rPr>
        <w:t>בהדייהו</w:t>
      </w:r>
      <w:r w:rsidRPr="007435EB">
        <w:rPr>
          <w:rtl/>
        </w:rPr>
        <w:t>.</w:t>
      </w:r>
    </w:p>
    <w:p w14:paraId="799E1885" w14:textId="77777777" w:rsidR="00E8089F" w:rsidRPr="007435EB" w:rsidRDefault="00E8089F" w:rsidP="00E8089F">
      <w:pPr>
        <w:rPr>
          <w:rFonts w:cs="Guttman Vilna"/>
          <w:b/>
          <w:bCs/>
          <w:rtl/>
        </w:rPr>
      </w:pPr>
      <w:r>
        <w:rPr>
          <w:rStyle w:val="affffd"/>
          <w:rFonts w:hint="cs"/>
          <w:rtl/>
          <w:rPrChange w:id="11121" w:author="מנוע אמוראים" w:date="2026-10-05T16:42:03Z">
            <w:rPr>
              <w:rStyle w:val="afffa"/>
              <w:rFonts w:hint="cs"/>
              <w:rtl/>
            </w:rPr>
          </w:rPrChange>
        </w:rPr>
        <w:t xml:space="preserve">ר</w:t>
      </w:r>
      <w:r>
        <w:rPr>
          <w:rStyle w:val="affffd"/>
          <w:rtl/>
          <w:rPrChange w:id="11122" w:author="מנוע אמוראים" w:date="2026-10-05T16:42:03Z">
            <w:rPr>
              <w:rStyle w:val="afffa"/>
              <w:rtl/>
            </w:rPr>
          </w:rPrChange>
        </w:rPr>
        <w:t xml:space="preserve">"</w:t>
      </w:r>
      <w:r>
        <w:rPr>
          <w:rStyle w:val="affffd"/>
          <w:rFonts w:hint="cs"/>
          <w:rtl/>
          <w:rPrChange w:id="11123" w:author="מנוע אמוראים" w:date="2026-10-05T16:42:03Z">
            <w:rPr>
              <w:rStyle w:val="afffa"/>
              <w:rFonts w:hint="cs"/>
              <w:rtl/>
            </w:rPr>
          </w:rPrChange>
        </w:rPr>
        <w:t xml:space="preserve">א</w:t>
      </w:r>
      <w:r w:rsidRPr="007435EB">
        <w:rPr>
          <w:rFonts w:hint="cs"/>
          <w:rtl/>
        </w:rPr>
        <w:t xml:space="preserve"> מתני' נמי דייקא </w:t>
      </w:r>
      <w:r w:rsidRPr="00AC0CB1">
        <w:rPr>
          <w:rStyle w:val="af2"/>
          <w:rFonts w:hint="cs"/>
          <w:rtl/>
        </w:rPr>
        <w:t xml:space="preserve">ד'ואלו פטורין וחייבין בכרת' </w:t>
      </w:r>
      <w:r w:rsidRPr="007435EB">
        <w:rPr>
          <w:rFonts w:hint="cs"/>
          <w:rtl/>
        </w:rPr>
        <w:t>והא שוגג ונאנס לאו בני כרת.</w:t>
      </w:r>
    </w:p>
    <w:p w14:paraId="411FA7CB" w14:textId="77777777" w:rsidR="00E8089F" w:rsidRPr="007435EB" w:rsidRDefault="00E8089F" w:rsidP="00E8089F">
      <w:pPr>
        <w:rPr>
          <w:rFonts w:cs="Guttman Vilna"/>
          <w:b/>
          <w:bCs/>
          <w:rtl/>
        </w:rPr>
      </w:pPr>
      <w:r w:rsidRPr="007435EB">
        <w:rPr>
          <w:rFonts w:hint="cs"/>
          <w:rtl/>
        </w:rPr>
        <w:t>בהכרח דמזיד ואונן קתני בהדייהו.</w:t>
      </w:r>
    </w:p>
    <w:p w14:paraId="7674EBC9" w14:textId="77777777" w:rsidR="00E8089F" w:rsidRPr="007435EB" w:rsidRDefault="00E8089F" w:rsidP="00E8089F">
      <w:pPr>
        <w:rPr>
          <w:rFonts w:cs="Guttman Vilna"/>
          <w:b/>
          <w:bCs/>
          <w:rtl/>
        </w:rPr>
      </w:pPr>
      <w:r>
        <w:rPr>
          <w:rStyle w:val="affffd"/>
          <w:rFonts w:hint="cs"/>
          <w:rtl/>
          <w:rPrChange w:id="11124" w:author="מנוע אמוראים" w:date="2026-10-05T16:42:03Z">
            <w:rPr>
              <w:rStyle w:val="afffa"/>
              <w:rFonts w:hint="cs"/>
              <w:rtl/>
            </w:rPr>
          </w:rPrChange>
        </w:rPr>
        <w:t xml:space="preserve">ור</w:t>
      </w:r>
      <w:r>
        <w:rPr>
          <w:rStyle w:val="affffd"/>
          <w:rtl/>
          <w:rPrChange w:id="11125" w:author="מנוע אמוראים" w:date="2026-10-05T16:42:03Z">
            <w:rPr>
              <w:rStyle w:val="afffa"/>
              <w:rtl/>
            </w:rPr>
          </w:rPrChange>
        </w:rPr>
        <w:t xml:space="preserve">"</w:t>
      </w:r>
      <w:r>
        <w:rPr>
          <w:rStyle w:val="affffd"/>
          <w:rFonts w:hint="cs"/>
          <w:rtl/>
          <w:rPrChange w:id="11126" w:author="מנוע אמוראים" w:date="2026-10-05T16:42:03Z">
            <w:rPr>
              <w:rStyle w:val="afffa"/>
              <w:rFonts w:hint="cs"/>
              <w:rtl/>
            </w:rPr>
          </w:rPrChange>
        </w:rPr>
        <w:t xml:space="preserve">נ</w:t>
      </w:r>
      <w:r w:rsidRPr="007435EB">
        <w:rPr>
          <w:rFonts w:hint="cs"/>
          <w:rtl/>
        </w:rPr>
        <w:t xml:space="preserve"> מיירי אמזיד לחודיה ובדין לכתוב חייב וקתני</w:t>
      </w:r>
      <w:r w:rsidRPr="007435EB">
        <w:rPr>
          <w:rtl/>
        </w:rPr>
        <w:t xml:space="preserve"> </w:t>
      </w:r>
      <w:r w:rsidRPr="007435EB">
        <w:rPr>
          <w:rFonts w:hint="cs"/>
          <w:rtl/>
        </w:rPr>
        <w:t>חייבין</w:t>
      </w:r>
      <w:r w:rsidRPr="007435EB">
        <w:rPr>
          <w:rtl/>
        </w:rPr>
        <w:t xml:space="preserve"> - </w:t>
      </w:r>
      <w:r w:rsidRPr="007435EB">
        <w:rPr>
          <w:rFonts w:hint="cs"/>
          <w:rtl/>
        </w:rPr>
        <w:t>איידי</w:t>
      </w:r>
      <w:r w:rsidRPr="007435EB">
        <w:rPr>
          <w:rtl/>
        </w:rPr>
        <w:t xml:space="preserve"> </w:t>
      </w:r>
      <w:r w:rsidRPr="007435EB">
        <w:rPr>
          <w:rFonts w:hint="cs"/>
          <w:rtl/>
        </w:rPr>
        <w:t>דתנא</w:t>
      </w:r>
      <w:r w:rsidRPr="007435EB">
        <w:rPr>
          <w:rtl/>
        </w:rPr>
        <w:t xml:space="preserve"> </w:t>
      </w:r>
      <w:r w:rsidRPr="007435EB">
        <w:rPr>
          <w:rFonts w:hint="cs"/>
          <w:rtl/>
        </w:rPr>
        <w:t>רישא</w:t>
      </w:r>
      <w:r w:rsidRPr="007435EB">
        <w:rPr>
          <w:rtl/>
        </w:rPr>
        <w:t xml:space="preserve"> </w:t>
      </w:r>
      <w:r w:rsidRPr="007435EB">
        <w:rPr>
          <w:rFonts w:hint="cs"/>
          <w:rtl/>
        </w:rPr>
        <w:t>פטורין</w:t>
      </w:r>
      <w:r w:rsidRPr="007435EB">
        <w:rPr>
          <w:rtl/>
        </w:rPr>
        <w:t>.</w:t>
      </w:r>
    </w:p>
    <w:p w14:paraId="7E868470" w14:textId="77777777" w:rsidR="00E8089F" w:rsidRPr="007435EB" w:rsidRDefault="00E8089F" w:rsidP="00E8089F">
      <w:pPr>
        <w:rPr>
          <w:rtl/>
        </w:rPr>
      </w:pPr>
      <w:r>
        <w:rPr>
          <w:rStyle w:val="affffd"/>
          <w:rFonts w:hint="cs"/>
          <w:rtl/>
          <w:rPrChange w:id="11127" w:author="מנוע אמוראים" w:date="2026-10-05T16:42:03Z">
            <w:rPr>
              <w:rStyle w:val="afffa"/>
              <w:rFonts w:hint="cs"/>
              <w:rtl/>
            </w:rPr>
          </w:rPrChange>
        </w:rPr>
        <w:t xml:space="preserve">ר</w:t>
      </w:r>
      <w:r>
        <w:rPr>
          <w:rStyle w:val="affffd"/>
          <w:rtl/>
          <w:rPrChange w:id="11128" w:author="מנוע אמוראים" w:date="2026-10-05T16:42:03Z">
            <w:rPr>
              <w:rStyle w:val="afffa"/>
              <w:rtl/>
            </w:rPr>
          </w:rPrChange>
        </w:rPr>
        <w:t xml:space="preserve">"</w:t>
      </w:r>
      <w:r>
        <w:rPr>
          <w:rStyle w:val="affffd"/>
          <w:rFonts w:hint="cs"/>
          <w:rtl/>
          <w:rPrChange w:id="11129" w:author="מנוע אמוראים" w:date="2026-10-05T16:42:03Z">
            <w:rPr>
              <w:rStyle w:val="afffa"/>
              <w:rFonts w:hint="cs"/>
              <w:rtl/>
            </w:rPr>
          </w:rPrChange>
        </w:rPr>
        <w:t xml:space="preserve">ש</w:t>
      </w:r>
      <w:r>
        <w:rPr>
          <w:rFonts w:hint="cs"/>
          <w:rtl/>
        </w:rPr>
        <w:t xml:space="preserve">: </w:t>
      </w:r>
      <w:r>
        <w:rPr>
          <w:rStyle w:val="affffd"/>
          <w:rFonts w:hint="cs"/>
          <w:rtl/>
          <w:rPrChange w:id="11130" w:author="מנוע אמוראים" w:date="2026-10-05T16:42:03Z">
            <w:rPr>
              <w:rFonts w:hint="cs"/>
              <w:rtl/>
            </w:rPr>
          </w:rPrChange>
        </w:rPr>
        <w:t xml:space="preserve">מדר</w:t>
      </w:r>
      <w:r>
        <w:rPr>
          <w:rStyle w:val="affffd"/>
          <w:rtl/>
          <w:rPrChange w:id="11131" w:author="מנוע אמוראים" w:date="2026-10-05T16:42:03Z">
            <w:rPr>
              <w:rtl/>
            </w:rPr>
          </w:rPrChange>
        </w:rPr>
        <w:t xml:space="preserve">"</w:t>
      </w:r>
      <w:r>
        <w:rPr>
          <w:rStyle w:val="affffd"/>
          <w:rFonts w:hint="cs"/>
          <w:rtl/>
          <w:rPrChange w:id="11132" w:author="מנוע אמוראים" w:date="2026-10-05T16:42:03Z">
            <w:rPr>
              <w:rFonts w:hint="cs"/>
              <w:rtl/>
            </w:rPr>
          </w:rPrChange>
        </w:rPr>
        <w:t xml:space="preserve">ע</w:t>
      </w:r>
      <w:r>
        <w:rPr>
          <w:rFonts w:hint="cs"/>
          <w:rtl/>
        </w:rPr>
        <w:t xml:space="preserve"> דנאמר'</w:t>
      </w:r>
      <w:r w:rsidRPr="007435EB">
        <w:rPr>
          <w:rtl/>
        </w:rPr>
        <w:t xml:space="preserve"> </w:t>
      </w:r>
      <w:r w:rsidRPr="007435EB">
        <w:rPr>
          <w:rFonts w:hint="cs"/>
          <w:rtl/>
        </w:rPr>
        <w:t>טמא'</w:t>
      </w:r>
      <w:r w:rsidRPr="007435EB">
        <w:rPr>
          <w:rtl/>
        </w:rPr>
        <w:t xml:space="preserve"> </w:t>
      </w:r>
      <w:r w:rsidRPr="007435EB">
        <w:rPr>
          <w:rFonts w:hint="cs"/>
          <w:rtl/>
        </w:rPr>
        <w:t>ונאמר</w:t>
      </w:r>
      <w:r w:rsidRPr="00AC0CB1">
        <w:rPr>
          <w:rStyle w:val="af2"/>
          <w:rtl/>
        </w:rPr>
        <w:t xml:space="preserve"> </w:t>
      </w:r>
      <w:r w:rsidRPr="00AC0CB1">
        <w:rPr>
          <w:rStyle w:val="af2"/>
          <w:rFonts w:hint="cs"/>
          <w:rtl/>
        </w:rPr>
        <w:t>'בדרך</w:t>
      </w:r>
      <w:r w:rsidRPr="00AC0CB1">
        <w:rPr>
          <w:rStyle w:val="af2"/>
          <w:rtl/>
        </w:rPr>
        <w:t xml:space="preserve"> </w:t>
      </w:r>
      <w:r w:rsidRPr="00AC0CB1">
        <w:rPr>
          <w:rStyle w:val="af2"/>
          <w:rFonts w:hint="cs"/>
          <w:rtl/>
        </w:rPr>
        <w:t>רחוקה'</w:t>
      </w:r>
      <w:r w:rsidRPr="00AC0CB1">
        <w:rPr>
          <w:rStyle w:val="af2"/>
          <w:rtl/>
        </w:rPr>
        <w:t xml:space="preserve"> </w:t>
      </w:r>
      <w:r w:rsidRPr="007435EB">
        <w:rPr>
          <w:rFonts w:hint="cs"/>
          <w:rtl/>
        </w:rPr>
        <w:t>מה</w:t>
      </w:r>
      <w:r w:rsidRPr="007435EB">
        <w:rPr>
          <w:rtl/>
        </w:rPr>
        <w:t xml:space="preserve"> </w:t>
      </w:r>
      <w:r w:rsidRPr="007435EB">
        <w:rPr>
          <w:rFonts w:hint="cs"/>
          <w:rtl/>
        </w:rPr>
        <w:t>טמא</w:t>
      </w:r>
      <w:r w:rsidRPr="007435EB">
        <w:rPr>
          <w:rtl/>
        </w:rPr>
        <w:t xml:space="preserve"> </w:t>
      </w:r>
      <w:r w:rsidRPr="007435EB">
        <w:rPr>
          <w:rFonts w:hint="cs"/>
          <w:rtl/>
        </w:rPr>
        <w:t>אף</w:t>
      </w:r>
      <w:r w:rsidRPr="007435EB">
        <w:rPr>
          <w:rtl/>
        </w:rPr>
        <w:t xml:space="preserve"> </w:t>
      </w:r>
      <w:r w:rsidRPr="007435EB">
        <w:rPr>
          <w:rFonts w:hint="cs"/>
          <w:rtl/>
        </w:rPr>
        <w:t>דרך</w:t>
      </w:r>
      <w:r w:rsidRPr="007435EB">
        <w:rPr>
          <w:rtl/>
        </w:rPr>
        <w:t xml:space="preserve"> </w:t>
      </w:r>
      <w:r w:rsidRPr="007435EB">
        <w:rPr>
          <w:rFonts w:hint="cs"/>
          <w:rtl/>
        </w:rPr>
        <w:t>רחוקה</w:t>
      </w:r>
      <w:r w:rsidRPr="007435EB">
        <w:rPr>
          <w:rtl/>
        </w:rPr>
        <w:t xml:space="preserve"> </w:t>
      </w:r>
      <w:r w:rsidRPr="007435EB">
        <w:rPr>
          <w:rFonts w:hint="cs"/>
          <w:rtl/>
        </w:rPr>
        <w:t>שספק</w:t>
      </w:r>
      <w:r w:rsidRPr="007435EB">
        <w:rPr>
          <w:rtl/>
        </w:rPr>
        <w:t xml:space="preserve"> </w:t>
      </w:r>
      <w:r w:rsidRPr="007435EB">
        <w:rPr>
          <w:rFonts w:hint="cs"/>
          <w:rtl/>
        </w:rPr>
        <w:t>בידו</w:t>
      </w:r>
      <w:r w:rsidRPr="007435EB">
        <w:rPr>
          <w:rtl/>
        </w:rPr>
        <w:t xml:space="preserve"> </w:t>
      </w:r>
      <w:r w:rsidRPr="007435EB">
        <w:rPr>
          <w:rFonts w:hint="cs"/>
          <w:rtl/>
        </w:rPr>
        <w:t>לעשות</w:t>
      </w:r>
      <w:r w:rsidRPr="007435EB">
        <w:rPr>
          <w:rtl/>
        </w:rPr>
        <w:t xml:space="preserve"> </w:t>
      </w:r>
      <w:r w:rsidRPr="007435EB">
        <w:rPr>
          <w:rFonts w:hint="cs"/>
          <w:rtl/>
        </w:rPr>
        <w:t>ואינו</w:t>
      </w:r>
      <w:r w:rsidRPr="007435EB">
        <w:rPr>
          <w:rtl/>
        </w:rPr>
        <w:t xml:space="preserve"> </w:t>
      </w:r>
      <w:r w:rsidRPr="007435EB">
        <w:rPr>
          <w:rFonts w:hint="cs"/>
          <w:rtl/>
        </w:rPr>
        <w:t>עושה</w:t>
      </w:r>
      <w:r w:rsidRPr="007435EB">
        <w:rPr>
          <w:rtl/>
        </w:rPr>
        <w:t>.</w:t>
      </w:r>
    </w:p>
    <w:p w14:paraId="0993B7CC" w14:textId="77777777" w:rsidR="00E8089F" w:rsidRPr="007435EB" w:rsidRDefault="00E8089F" w:rsidP="00E8089F">
      <w:pPr>
        <w:rPr>
          <w:rtl/>
        </w:rPr>
      </w:pPr>
      <w:r>
        <w:rPr>
          <w:rStyle w:val="affffd"/>
          <w:rFonts w:hint="cs"/>
          <w:rtl/>
          <w:rPrChange w:id="11133" w:author="מנוע אמוראים" w:date="2026-10-05T16:42:03Z">
            <w:rPr>
              <w:rStyle w:val="afffa"/>
              <w:rFonts w:hint="cs"/>
              <w:rtl/>
            </w:rPr>
          </w:rPrChange>
        </w:rPr>
        <w:t xml:space="preserve">ולר</w:t>
      </w:r>
      <w:r>
        <w:rPr>
          <w:rStyle w:val="affffd"/>
          <w:rtl/>
          <w:rPrChange w:id="11134" w:author="מנוע אמוראים" w:date="2026-10-05T16:42:03Z">
            <w:rPr>
              <w:rStyle w:val="afffa"/>
              <w:rtl/>
            </w:rPr>
          </w:rPrChange>
        </w:rPr>
        <w:t xml:space="preserve">"</w:t>
      </w:r>
      <w:r>
        <w:rPr>
          <w:rStyle w:val="affffd"/>
          <w:rFonts w:hint="cs"/>
          <w:rtl/>
          <w:rPrChange w:id="11135" w:author="מנוע אמוראים" w:date="2026-10-05T16:42:03Z">
            <w:rPr>
              <w:rStyle w:val="afffa"/>
              <w:rFonts w:hint="cs"/>
              <w:rtl/>
            </w:rPr>
          </w:rPrChange>
        </w:rPr>
        <w:t xml:space="preserve">נ</w:t>
      </w:r>
      <w:r w:rsidRPr="007435EB">
        <w:rPr>
          <w:rtl/>
        </w:rPr>
        <w:t xml:space="preserve">: </w:t>
      </w:r>
      <w:r>
        <w:rPr>
          <w:rStyle w:val="affffd"/>
          <w:rFonts w:hint="cs"/>
          <w:rtl/>
          <w:rPrChange w:id="11136" w:author="מנוע אמוראים" w:date="2026-10-05T16:42:03Z">
            <w:rPr>
              <w:rFonts w:hint="cs"/>
              <w:rtl/>
            </w:rPr>
          </w:rPrChange>
        </w:rPr>
        <w:t xml:space="preserve">ר</w:t>
      </w:r>
      <w:r>
        <w:rPr>
          <w:rStyle w:val="affffd"/>
          <w:rtl/>
          <w:rPrChange w:id="11137" w:author="מנוע אמוראים" w:date="2026-10-05T16:42:03Z">
            <w:rPr>
              <w:rtl/>
            </w:rPr>
          </w:rPrChange>
        </w:rPr>
        <w:t xml:space="preserve">"</w:t>
      </w:r>
      <w:r>
        <w:rPr>
          <w:rStyle w:val="affffd"/>
          <w:rFonts w:hint="cs"/>
          <w:rtl/>
          <w:rPrChange w:id="11138" w:author="מנוע אמוראים" w:date="2026-10-05T16:42:03Z">
            <w:rPr>
              <w:rFonts w:hint="cs"/>
              <w:rtl/>
            </w:rPr>
          </w:rPrChange>
        </w:rPr>
        <w:t xml:space="preserve">ע</w:t>
      </w:r>
      <w:r>
        <w:rPr>
          <w:rFonts w:hint="cs"/>
          <w:rtl/>
        </w:rPr>
        <w:t xml:space="preserve"> לטעמיה</w:t>
      </w:r>
      <w:r w:rsidRPr="007435EB">
        <w:rPr>
          <w:rtl/>
        </w:rPr>
        <w:t xml:space="preserve">, </w:t>
      </w:r>
      <w:r w:rsidRPr="007435EB">
        <w:rPr>
          <w:rFonts w:hint="cs"/>
          <w:rtl/>
        </w:rPr>
        <w:t>דס</w:t>
      </w:r>
      <w:r w:rsidRPr="007435EB">
        <w:rPr>
          <w:rtl/>
        </w:rPr>
        <w:t>"</w:t>
      </w:r>
      <w:r w:rsidRPr="007435EB">
        <w:rPr>
          <w:rFonts w:hint="cs"/>
          <w:rtl/>
        </w:rPr>
        <w:t>ל</w:t>
      </w:r>
      <w:r w:rsidRPr="007435EB">
        <w:rPr>
          <w:rtl/>
        </w:rPr>
        <w:t xml:space="preserve">: </w:t>
      </w:r>
      <w:r w:rsidRPr="007435EB">
        <w:rPr>
          <w:rFonts w:hint="cs"/>
          <w:rtl/>
        </w:rPr>
        <w:t>אין</w:t>
      </w:r>
      <w:r w:rsidRPr="007435EB">
        <w:rPr>
          <w:rtl/>
        </w:rPr>
        <w:t xml:space="preserve"> </w:t>
      </w:r>
      <w:r w:rsidRPr="007435EB">
        <w:rPr>
          <w:rFonts w:hint="cs"/>
          <w:rtl/>
        </w:rPr>
        <w:t>שוחטין</w:t>
      </w:r>
      <w:r w:rsidRPr="007435EB">
        <w:rPr>
          <w:rtl/>
        </w:rPr>
        <w:t xml:space="preserve"> </w:t>
      </w:r>
      <w:r w:rsidRPr="007435EB">
        <w:rPr>
          <w:rFonts w:hint="cs"/>
          <w:rtl/>
        </w:rPr>
        <w:t>וזורקין</w:t>
      </w:r>
      <w:r w:rsidRPr="007435EB">
        <w:rPr>
          <w:rtl/>
        </w:rPr>
        <w:t xml:space="preserve"> </w:t>
      </w:r>
      <w:r w:rsidRPr="007435EB">
        <w:rPr>
          <w:rFonts w:hint="cs"/>
          <w:rtl/>
        </w:rPr>
        <w:t>על</w:t>
      </w:r>
      <w:r w:rsidRPr="007435EB">
        <w:rPr>
          <w:rtl/>
        </w:rPr>
        <w:t xml:space="preserve"> </w:t>
      </w:r>
      <w:r w:rsidRPr="007435EB">
        <w:rPr>
          <w:rFonts w:hint="cs"/>
          <w:rtl/>
        </w:rPr>
        <w:t>טמא</w:t>
      </w:r>
      <w:r w:rsidRPr="007435EB">
        <w:rPr>
          <w:rtl/>
        </w:rPr>
        <w:t xml:space="preserve"> </w:t>
      </w:r>
      <w:r w:rsidRPr="007435EB">
        <w:rPr>
          <w:rFonts w:hint="cs"/>
          <w:rtl/>
        </w:rPr>
        <w:t>שרץ</w:t>
      </w:r>
      <w:r w:rsidRPr="007435EB">
        <w:rPr>
          <w:rtl/>
        </w:rPr>
        <w:t>.</w:t>
      </w:r>
    </w:p>
    <w:p w14:paraId="02FED160" w14:textId="77777777" w:rsidR="00E8089F" w:rsidRPr="007435EB" w:rsidRDefault="00E8089F" w:rsidP="00E8089F">
      <w:pPr>
        <w:rPr>
          <w:rFonts w:cs="Guttman Vilna"/>
          <w:b/>
          <w:bCs/>
          <w:rtl/>
        </w:rPr>
      </w:pPr>
      <w:r w:rsidRPr="007435EB">
        <w:rPr>
          <w:rFonts w:hint="cs"/>
          <w:rtl/>
        </w:rPr>
        <w:t>ואנא</w:t>
      </w:r>
      <w:r w:rsidRPr="007435EB">
        <w:rPr>
          <w:rtl/>
        </w:rPr>
        <w:t xml:space="preserve"> </w:t>
      </w:r>
      <w:r w:rsidRPr="007435EB">
        <w:rPr>
          <w:rFonts w:hint="cs"/>
          <w:rtl/>
        </w:rPr>
        <w:t>סבירא</w:t>
      </w:r>
      <w:r w:rsidRPr="007435EB">
        <w:rPr>
          <w:rtl/>
        </w:rPr>
        <w:t xml:space="preserve"> </w:t>
      </w:r>
      <w:r w:rsidRPr="007435EB">
        <w:rPr>
          <w:rFonts w:hint="cs"/>
          <w:rtl/>
        </w:rPr>
        <w:t>ליה</w:t>
      </w:r>
      <w:r w:rsidRPr="007435EB">
        <w:rPr>
          <w:rtl/>
        </w:rPr>
        <w:t xml:space="preserve"> </w:t>
      </w:r>
      <w:r w:rsidRPr="007435EB">
        <w:rPr>
          <w:rFonts w:hint="cs"/>
          <w:rtl/>
        </w:rPr>
        <w:t>כמ</w:t>
      </w:r>
      <w:r w:rsidRPr="007435EB">
        <w:rPr>
          <w:rtl/>
        </w:rPr>
        <w:t>"</w:t>
      </w:r>
      <w:r w:rsidRPr="007435EB">
        <w:rPr>
          <w:rFonts w:hint="cs"/>
          <w:rtl/>
        </w:rPr>
        <w:t>ד</w:t>
      </w:r>
      <w:r w:rsidRPr="007435EB">
        <w:rPr>
          <w:rtl/>
        </w:rPr>
        <w:t xml:space="preserve"> </w:t>
      </w:r>
      <w:r w:rsidRPr="007435EB">
        <w:rPr>
          <w:rFonts w:hint="cs"/>
          <w:rtl/>
        </w:rPr>
        <w:t>שוחטין</w:t>
      </w:r>
      <w:r w:rsidRPr="007435EB">
        <w:rPr>
          <w:rtl/>
        </w:rPr>
        <w:t xml:space="preserve"> </w:t>
      </w:r>
      <w:r w:rsidRPr="007435EB">
        <w:rPr>
          <w:rFonts w:hint="cs"/>
          <w:rtl/>
        </w:rPr>
        <w:t>וזורקין</w:t>
      </w:r>
      <w:r w:rsidRPr="007435EB">
        <w:rPr>
          <w:rtl/>
        </w:rPr>
        <w:t xml:space="preserve"> </w:t>
      </w:r>
      <w:r w:rsidRPr="007435EB">
        <w:rPr>
          <w:rFonts w:hint="cs"/>
          <w:rtl/>
        </w:rPr>
        <w:t>על</w:t>
      </w:r>
      <w:r w:rsidRPr="007435EB">
        <w:rPr>
          <w:rtl/>
        </w:rPr>
        <w:t xml:space="preserve"> </w:t>
      </w:r>
      <w:r w:rsidRPr="007435EB">
        <w:rPr>
          <w:rFonts w:hint="cs"/>
          <w:rtl/>
        </w:rPr>
        <w:t>טמא</w:t>
      </w:r>
      <w:r w:rsidRPr="007435EB">
        <w:rPr>
          <w:rtl/>
        </w:rPr>
        <w:t xml:space="preserve"> </w:t>
      </w:r>
      <w:r w:rsidRPr="007435EB">
        <w:rPr>
          <w:rFonts w:hint="cs"/>
          <w:rtl/>
        </w:rPr>
        <w:t>שרץ</w:t>
      </w:r>
      <w:r w:rsidRPr="007435EB">
        <w:rPr>
          <w:rtl/>
        </w:rPr>
        <w:t>.</w:t>
      </w:r>
    </w:p>
    <w:p w14:paraId="04B2EF33" w14:textId="6A619931" w:rsidR="00E8089F" w:rsidRPr="007435EB" w:rsidRDefault="00F47631" w:rsidP="00F47631">
      <w:pPr>
        <w:pStyle w:val="affd"/>
        <w:rPr>
          <w:bCs/>
          <w:rtl/>
        </w:rPr>
      </w:pPr>
      <w:r>
        <w:rPr>
          <w:rFonts w:hint="cs"/>
          <w:rtl/>
        </w:rPr>
        <w:t>***</w:t>
      </w:r>
    </w:p>
    <w:p w14:paraId="5F8F2828" w14:textId="77777777" w:rsidR="00E8089F" w:rsidRPr="007435EB" w:rsidRDefault="00E8089F" w:rsidP="005C3FF1">
      <w:pPr>
        <w:pStyle w:val="afff"/>
        <w:framePr w:wrap="around"/>
        <w:rPr>
          <w:rtl/>
        </w:rPr>
      </w:pPr>
      <w:r w:rsidRPr="007435EB">
        <w:rPr>
          <w:rFonts w:hint="cs"/>
          <w:rtl/>
        </w:rPr>
        <w:t>צג.</w:t>
      </w:r>
    </w:p>
    <w:p w14:paraId="120472F2" w14:textId="71BA82B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אלו</w:t>
      </w:r>
      <w:r w:rsidR="00E8089F" w:rsidRPr="007435EB">
        <w:rPr>
          <w:rFonts w:ascii="Fb Fontext" w:hAnsi="Fb Fontext"/>
          <w:rtl/>
        </w:rPr>
        <w:t xml:space="preserve"> </w:t>
      </w:r>
      <w:r w:rsidR="00E8089F" w:rsidRPr="007435EB">
        <w:rPr>
          <w:rFonts w:ascii="Fb Fontext" w:hAnsi="Fb Fontext" w:hint="cs"/>
          <w:rtl/>
        </w:rPr>
        <w:t>שעושין</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השני</w:t>
      </w:r>
      <w:r w:rsidR="00E8089F" w:rsidRPr="007435EB">
        <w:rPr>
          <w:rFonts w:ascii="Fb Fontext" w:hAnsi="Fb Fontext"/>
          <w:rtl/>
        </w:rPr>
        <w:t xml:space="preserve">: </w:t>
      </w:r>
      <w:r w:rsidR="00E8089F" w:rsidRPr="007435EB">
        <w:rPr>
          <w:rFonts w:ascii="Fb Fontext" w:hAnsi="Fb Fontext" w:hint="cs"/>
          <w:rtl/>
        </w:rPr>
        <w:t>הזבין</w:t>
      </w:r>
      <w:r w:rsidR="00E8089F" w:rsidRPr="007435EB">
        <w:rPr>
          <w:rFonts w:ascii="Fb Fontext" w:hAnsi="Fb Fontext"/>
          <w:rtl/>
        </w:rPr>
        <w:t xml:space="preserve"> </w:t>
      </w:r>
      <w:r w:rsidR="00E8089F" w:rsidRPr="007435EB">
        <w:rPr>
          <w:rFonts w:ascii="Fb Fontext" w:hAnsi="Fb Fontext" w:hint="cs"/>
          <w:rtl/>
        </w:rPr>
        <w:t>והזבות</w:t>
      </w:r>
      <w:r w:rsidR="00E8089F" w:rsidRPr="007435EB">
        <w:rPr>
          <w:rFonts w:ascii="Fb Fontext" w:hAnsi="Fb Fontext"/>
          <w:rtl/>
        </w:rPr>
        <w:t xml:space="preserve">, </w:t>
      </w:r>
      <w:r w:rsidR="00E8089F" w:rsidRPr="007435EB">
        <w:rPr>
          <w:rFonts w:ascii="Fb Fontext" w:hAnsi="Fb Fontext" w:hint="cs"/>
          <w:rtl/>
        </w:rPr>
        <w:t>המצורעין</w:t>
      </w:r>
      <w:r w:rsidR="00E8089F" w:rsidRPr="007435EB">
        <w:rPr>
          <w:rFonts w:ascii="Fb Fontext" w:hAnsi="Fb Fontext"/>
          <w:rtl/>
        </w:rPr>
        <w:t xml:space="preserve"> </w:t>
      </w:r>
      <w:r w:rsidR="00E8089F" w:rsidRPr="007435EB">
        <w:rPr>
          <w:rFonts w:ascii="Fb Fontext" w:hAnsi="Fb Fontext" w:hint="cs"/>
          <w:rtl/>
        </w:rPr>
        <w:t>והמצורעות</w:t>
      </w:r>
      <w:r w:rsidR="00E8089F" w:rsidRPr="007435EB">
        <w:rPr>
          <w:rFonts w:ascii="Fb Fontext" w:hAnsi="Fb Fontext"/>
          <w:rtl/>
        </w:rPr>
        <w:t xml:space="preserve"> </w:t>
      </w:r>
      <w:r w:rsidR="00E8089F" w:rsidRPr="007435EB">
        <w:rPr>
          <w:rFonts w:ascii="Fb Fontext" w:hAnsi="Fb Fontext" w:hint="cs"/>
          <w:rtl/>
        </w:rPr>
        <w:t>ונדות</w:t>
      </w:r>
      <w:r w:rsidR="00E8089F" w:rsidRPr="007435EB">
        <w:rPr>
          <w:rFonts w:ascii="Fb Fontext" w:hAnsi="Fb Fontext"/>
          <w:rtl/>
        </w:rPr>
        <w:t xml:space="preserve"> </w:t>
      </w:r>
      <w:r w:rsidR="00E8089F" w:rsidRPr="007435EB">
        <w:rPr>
          <w:rFonts w:ascii="Fb Fontext" w:hAnsi="Fb Fontext" w:hint="cs"/>
          <w:rtl/>
        </w:rPr>
        <w:t>ובועלי</w:t>
      </w:r>
      <w:r w:rsidR="00E8089F" w:rsidRPr="007435EB">
        <w:rPr>
          <w:rFonts w:ascii="Fb Fontext" w:hAnsi="Fb Fontext"/>
          <w:rtl/>
        </w:rPr>
        <w:t xml:space="preserve"> </w:t>
      </w:r>
      <w:r w:rsidR="00E8089F" w:rsidRPr="007435EB">
        <w:rPr>
          <w:rFonts w:ascii="Fb Fontext" w:hAnsi="Fb Fontext" w:hint="cs"/>
          <w:rtl/>
        </w:rPr>
        <w:t>נדות</w:t>
      </w:r>
      <w:r w:rsidR="00E8089F" w:rsidRPr="007435EB">
        <w:rPr>
          <w:rFonts w:ascii="Fb Fontext" w:hAnsi="Fb Fontext"/>
          <w:rtl/>
        </w:rPr>
        <w:t xml:space="preserve">, </w:t>
      </w:r>
      <w:r w:rsidR="00E8089F" w:rsidRPr="007435EB">
        <w:rPr>
          <w:rFonts w:ascii="Fb Fontext" w:hAnsi="Fb Fontext" w:hint="cs"/>
          <w:rtl/>
        </w:rPr>
        <w:t>והיולדות</w:t>
      </w:r>
      <w:r w:rsidR="00E8089F" w:rsidRPr="007435EB">
        <w:rPr>
          <w:rFonts w:ascii="Fb Fontext" w:hAnsi="Fb Fontext"/>
          <w:rtl/>
        </w:rPr>
        <w:t xml:space="preserve">, </w:t>
      </w:r>
      <w:r w:rsidR="00E8089F" w:rsidRPr="007435EB">
        <w:rPr>
          <w:rFonts w:ascii="Fb Fontext" w:hAnsi="Fb Fontext" w:hint="cs"/>
          <w:rtl/>
        </w:rPr>
        <w:t>השוגגין</w:t>
      </w:r>
      <w:r w:rsidR="00E8089F" w:rsidRPr="007435EB">
        <w:rPr>
          <w:rFonts w:ascii="Fb Fontext" w:hAnsi="Fb Fontext"/>
          <w:rtl/>
        </w:rPr>
        <w:t xml:space="preserve"> </w:t>
      </w:r>
      <w:r w:rsidR="00E8089F" w:rsidRPr="007435EB">
        <w:rPr>
          <w:rFonts w:ascii="Fb Fontext" w:hAnsi="Fb Fontext" w:hint="cs"/>
          <w:rtl/>
        </w:rPr>
        <w:t>והאנוסין</w:t>
      </w:r>
      <w:r w:rsidR="00E8089F" w:rsidRPr="007435EB">
        <w:rPr>
          <w:rFonts w:ascii="Fb Fontext" w:hAnsi="Fb Fontext"/>
          <w:rtl/>
        </w:rPr>
        <w:t xml:space="preserve"> </w:t>
      </w:r>
      <w:r w:rsidR="00E8089F" w:rsidRPr="007435EB">
        <w:rPr>
          <w:rFonts w:ascii="Fb Fontext" w:hAnsi="Fb Fontext" w:hint="cs"/>
          <w:rtl/>
        </w:rPr>
        <w:t>והמזידין</w:t>
      </w:r>
      <w:r w:rsidR="00E8089F" w:rsidRPr="007435EB">
        <w:rPr>
          <w:rFonts w:ascii="Fb Fontext" w:hAnsi="Fb Fontext"/>
          <w:rtl/>
        </w:rPr>
        <w:t xml:space="preserve">, </w:t>
      </w:r>
      <w:r w:rsidR="00E8089F" w:rsidRPr="007435EB">
        <w:rPr>
          <w:rFonts w:ascii="Fb Fontext" w:hAnsi="Fb Fontext" w:hint="cs"/>
          <w:rtl/>
        </w:rPr>
        <w:t>וטמא</w:t>
      </w:r>
      <w:r w:rsidR="00E8089F" w:rsidRPr="007435EB">
        <w:rPr>
          <w:rFonts w:ascii="Fb Fontext" w:hAnsi="Fb Fontext"/>
          <w:rtl/>
        </w:rPr>
        <w:t xml:space="preserve">, </w:t>
      </w:r>
      <w:r w:rsidR="00E8089F" w:rsidRPr="007435EB">
        <w:rPr>
          <w:rFonts w:ascii="Fb Fontext" w:hAnsi="Fb Fontext" w:hint="cs"/>
          <w:rtl/>
        </w:rPr>
        <w:t>ושהיה</w:t>
      </w:r>
      <w:r w:rsidR="00E8089F" w:rsidRPr="007435EB">
        <w:rPr>
          <w:rFonts w:ascii="Fb Fontext" w:hAnsi="Fb Fontext"/>
          <w:rtl/>
        </w:rPr>
        <w:t xml:space="preserve"> </w:t>
      </w:r>
      <w:r w:rsidR="00E8089F" w:rsidRPr="007435EB">
        <w:rPr>
          <w:rFonts w:ascii="Fb Fontext" w:hAnsi="Fb Fontext" w:hint="cs"/>
          <w:rtl/>
        </w:rPr>
        <w:t>בדרך</w:t>
      </w:r>
      <w:r w:rsidR="00E8089F" w:rsidRPr="007435EB">
        <w:rPr>
          <w:rFonts w:ascii="Fb Fontext" w:hAnsi="Fb Fontext"/>
          <w:rtl/>
        </w:rPr>
        <w:t xml:space="preserve"> </w:t>
      </w:r>
      <w:r w:rsidR="00E8089F" w:rsidRPr="007435EB">
        <w:rPr>
          <w:rFonts w:ascii="Fb Fontext" w:hAnsi="Fb Fontext" w:hint="cs"/>
          <w:rtl/>
        </w:rPr>
        <w:t>רחוקה</w:t>
      </w:r>
      <w:r w:rsidR="00E8089F" w:rsidRPr="007435EB">
        <w:rPr>
          <w:rFonts w:ascii="Fb Fontext" w:hAnsi="Fb Fontext"/>
          <w:rtl/>
        </w:rPr>
        <w:t>.</w:t>
      </w:r>
    </w:p>
    <w:p w14:paraId="4FBA7219" w14:textId="77777777" w:rsidR="00E8089F" w:rsidRPr="007435EB" w:rsidRDefault="00E8089F" w:rsidP="00E8089F">
      <w:pPr>
        <w:rPr>
          <w:rtl/>
        </w:rPr>
      </w:pPr>
      <w:r w:rsidRPr="00AC0CB1">
        <w:rPr>
          <w:rStyle w:val="af2"/>
          <w:rFonts w:hint="cs"/>
          <w:rtl/>
        </w:rPr>
        <w:t xml:space="preserve">'טמא' </w:t>
      </w:r>
      <w:r w:rsidRPr="007435EB">
        <w:rPr>
          <w:rtl/>
        </w:rPr>
        <w:t>–</w:t>
      </w:r>
      <w:r w:rsidRPr="007435EB">
        <w:rPr>
          <w:rFonts w:hint="cs"/>
          <w:rtl/>
        </w:rPr>
        <w:t>דאי בעי לעשות בראשון לא נותנין לו,</w:t>
      </w:r>
      <w:r w:rsidRPr="007435EB">
        <w:rPr>
          <w:rtl/>
        </w:rPr>
        <w:tab/>
      </w:r>
      <w:r w:rsidRPr="00AC0CB1">
        <w:rPr>
          <w:rStyle w:val="af2"/>
          <w:rFonts w:hint="cs"/>
          <w:rtl/>
        </w:rPr>
        <w:t xml:space="preserve"> 'בדרך רחוקה' </w:t>
      </w:r>
      <w:r w:rsidRPr="007435EB">
        <w:rPr>
          <w:rFonts w:hint="cs"/>
          <w:rtl/>
        </w:rPr>
        <w:t>-לפוטרו מן הכרת וכמ</w:t>
      </w:r>
      <w:r w:rsidRPr="007435EB">
        <w:rPr>
          <w:rtl/>
        </w:rPr>
        <w:t>"</w:t>
      </w:r>
      <w:r w:rsidRPr="007435EB">
        <w:rPr>
          <w:rFonts w:hint="cs"/>
          <w:rtl/>
        </w:rPr>
        <w:t>ד הורצה.</w:t>
      </w:r>
    </w:p>
    <w:p w14:paraId="3EB80E29" w14:textId="77777777" w:rsidR="00E8089F" w:rsidRPr="007435EB" w:rsidRDefault="00E8089F" w:rsidP="00E8089F">
      <w:pPr>
        <w:rPr>
          <w:rtl/>
        </w:rPr>
      </w:pPr>
      <w:r w:rsidRPr="007435EB">
        <w:rPr>
          <w:rtl/>
        </w:rPr>
        <w:tab/>
      </w:r>
      <w:r w:rsidRPr="00AC0CB1">
        <w:rPr>
          <w:rStyle w:val="af2"/>
          <w:rFonts w:hint="cs"/>
          <w:rtl/>
        </w:rPr>
        <w:t>'אשה'</w:t>
      </w:r>
      <w:r>
        <w:rPr>
          <w:rFonts w:hint="cs"/>
          <w:rtl/>
        </w:rPr>
        <w:t xml:space="preserve">- </w:t>
      </w:r>
      <w:r>
        <w:rPr>
          <w:rStyle w:val="affffd"/>
          <w:rFonts w:hint="cs"/>
          <w:rtl/>
          <w:rPrChange w:id="11139" w:author="מנוע אמוראים" w:date="2026-10-05T16:42:03Z">
            <w:rPr>
              <w:rFonts w:hint="cs"/>
              <w:rtl/>
            </w:rPr>
          </w:rPrChange>
        </w:rPr>
        <w:t xml:space="preserve">כר</w:t>
      </w:r>
      <w:r>
        <w:rPr>
          <w:rStyle w:val="affffd"/>
          <w:rtl/>
          <w:rPrChange w:id="11140" w:author="מנוע אמוראים" w:date="2026-10-05T16:42:03Z">
            <w:rPr>
              <w:rtl/>
            </w:rPr>
          </w:rPrChange>
        </w:rPr>
        <w:t xml:space="preserve">"</w:t>
      </w:r>
      <w:r>
        <w:rPr>
          <w:rStyle w:val="affffd"/>
          <w:rFonts w:hint="cs"/>
          <w:rtl/>
          <w:rPrChange w:id="11141" w:author="מנוע אמוראים" w:date="2026-10-05T16:42:03Z">
            <w:rPr>
              <w:rFonts w:hint="cs"/>
              <w:rtl/>
            </w:rPr>
          </w:rPrChange>
        </w:rPr>
        <w:t xml:space="preserve">ש</w:t>
      </w:r>
      <w:r>
        <w:rPr>
          <w:rFonts w:hint="cs"/>
          <w:rtl/>
        </w:rPr>
        <w:t xml:space="preserve">, - דלרבי יוסי לא מחייב, </w:t>
      </w:r>
      <w:r w:rsidRPr="00AC0CB1">
        <w:rPr>
          <w:rStyle w:val="af2"/>
          <w:rFonts w:hint="cs"/>
          <w:rtl/>
        </w:rPr>
        <w:t xml:space="preserve">ד'איש איש' </w:t>
      </w:r>
      <w:r w:rsidRPr="007435EB">
        <w:rPr>
          <w:rFonts w:hint="cs"/>
          <w:rtl/>
        </w:rPr>
        <w:t>ולא אשה</w:t>
      </w:r>
      <w:r w:rsidRPr="007435EB">
        <w:rPr>
          <w:rtl/>
        </w:rPr>
        <w:t>.</w:t>
      </w:r>
    </w:p>
    <w:p w14:paraId="36041602" w14:textId="2E84FA2A" w:rsidR="00E8089F" w:rsidRPr="007435EB" w:rsidRDefault="00F47631" w:rsidP="00F47631">
      <w:pPr>
        <w:pStyle w:val="affd"/>
        <w:rPr>
          <w:bCs/>
          <w:rtl/>
        </w:rPr>
      </w:pPr>
      <w:r>
        <w:rPr>
          <w:rFonts w:hint="cs"/>
          <w:rtl/>
        </w:rPr>
        <w:t>***</w:t>
      </w:r>
    </w:p>
    <w:p w14:paraId="55CD1FC5" w14:textId="77777777" w:rsidR="00E8089F" w:rsidRPr="007435EB" w:rsidRDefault="00E8089F" w:rsidP="00E8089F">
      <w:pPr>
        <w:rPr>
          <w:rtl/>
        </w:rPr>
      </w:pPr>
      <w:r w:rsidRPr="005C3FF1">
        <w:rPr>
          <w:rStyle w:val="afffa"/>
          <w:rFonts w:hint="cs"/>
          <w:rtl/>
        </w:rPr>
        <w:t>רבי:</w:t>
      </w:r>
      <w:r w:rsidRPr="007435EB">
        <w:rPr>
          <w:rFonts w:ascii="Fb Fontext" w:hAnsi="Fb Fontext" w:hint="cs"/>
          <w:rtl/>
        </w:rPr>
        <w:t xml:space="preserve"> חייב</w:t>
      </w:r>
      <w:r w:rsidRPr="007435EB">
        <w:rPr>
          <w:rFonts w:ascii="Fb Fontext" w:hAnsi="Fb Fontext"/>
          <w:rtl/>
        </w:rPr>
        <w:t xml:space="preserve"> </w:t>
      </w:r>
      <w:r w:rsidRPr="007435EB">
        <w:rPr>
          <w:rFonts w:ascii="Fb Fontext" w:hAnsi="Fb Fontext" w:hint="cs"/>
          <w:rtl/>
        </w:rPr>
        <w:t>כרת</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הראשון</w:t>
      </w:r>
      <w:r w:rsidRPr="007435EB">
        <w:rPr>
          <w:rFonts w:ascii="Fb Fontext" w:hAnsi="Fb Fontext"/>
          <w:rtl/>
        </w:rPr>
        <w:t xml:space="preserve">, </w:t>
      </w:r>
      <w:r w:rsidRPr="007435EB">
        <w:rPr>
          <w:rFonts w:ascii="Fb Fontext" w:hAnsi="Fb Fontext" w:hint="cs"/>
          <w:rtl/>
        </w:rPr>
        <w:t>וחייב</w:t>
      </w:r>
      <w:r w:rsidRPr="007435EB">
        <w:rPr>
          <w:rFonts w:ascii="Fb Fontext" w:hAnsi="Fb Fontext"/>
          <w:rtl/>
        </w:rPr>
        <w:t xml:space="preserve"> </w:t>
      </w:r>
      <w:r w:rsidRPr="007435EB">
        <w:rPr>
          <w:rFonts w:ascii="Fb Fontext" w:hAnsi="Fb Fontext" w:hint="cs"/>
          <w:rtl/>
        </w:rPr>
        <w:t>כרת</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השני</w:t>
      </w:r>
      <w:r w:rsidRPr="007435EB">
        <w:rPr>
          <w:rFonts w:ascii="Fb Fontext" w:hAnsi="Fb Fontext"/>
          <w:rtl/>
        </w:rPr>
        <w:t>.</w:t>
      </w:r>
    </w:p>
    <w:p w14:paraId="3948A8A0" w14:textId="77777777" w:rsidR="00E8089F" w:rsidRPr="007435EB" w:rsidRDefault="00E8089F" w:rsidP="00E8089F">
      <w:pPr>
        <w:rPr>
          <w:rtl/>
        </w:rPr>
      </w:pPr>
      <w:r>
        <w:rPr>
          <w:rStyle w:val="affffd"/>
          <w:rFonts w:hint="cs"/>
          <w:rtl/>
          <w:rPrChange w:id="11142" w:author="מנוע אמוראים" w:date="2026-10-05T16:42:03Z">
            <w:rPr>
              <w:rStyle w:val="afffa"/>
              <w:rFonts w:hint="cs"/>
              <w:rtl/>
            </w:rPr>
          </w:rPrChange>
        </w:rPr>
        <w:t xml:space="preserve">ר</w:t>
      </w:r>
      <w:r>
        <w:rPr>
          <w:rStyle w:val="affffd"/>
          <w:rtl/>
          <w:rPrChange w:id="11143" w:author="מנוע אמוראים" w:date="2026-10-05T16:42:03Z">
            <w:rPr>
              <w:rStyle w:val="afffa"/>
              <w:rtl/>
            </w:rPr>
          </w:rPrChange>
        </w:rPr>
        <w:t xml:space="preserve">"</w:t>
      </w:r>
      <w:r>
        <w:rPr>
          <w:rStyle w:val="affffd"/>
          <w:rFonts w:hint="cs"/>
          <w:rtl/>
          <w:rPrChange w:id="11144" w:author="מנוע אמוראים" w:date="2026-10-05T16:42:03Z">
            <w:rPr>
              <w:rStyle w:val="afffa"/>
              <w:rFonts w:hint="cs"/>
              <w:rtl/>
            </w:rPr>
          </w:rPrChange>
        </w:rPr>
        <w:t xml:space="preserve">נ</w:t>
      </w:r>
      <w:r w:rsidRPr="007435EB">
        <w:rPr>
          <w:rtl/>
        </w:rPr>
        <w:t xml:space="preserve">: </w:t>
      </w:r>
      <w:r w:rsidRPr="007435EB">
        <w:rPr>
          <w:rFonts w:hint="cs"/>
          <w:rtl/>
        </w:rPr>
        <w:t>חייב</w:t>
      </w:r>
      <w:r w:rsidRPr="007435EB">
        <w:rPr>
          <w:rtl/>
        </w:rPr>
        <w:t xml:space="preserve"> </w:t>
      </w:r>
      <w:r w:rsidRPr="007435EB">
        <w:rPr>
          <w:rFonts w:hint="cs"/>
          <w:rtl/>
        </w:rPr>
        <w:t>כרת</w:t>
      </w:r>
      <w:r w:rsidRPr="007435EB">
        <w:rPr>
          <w:rtl/>
        </w:rPr>
        <w:t xml:space="preserve"> </w:t>
      </w:r>
      <w:r w:rsidRPr="007435EB">
        <w:rPr>
          <w:rFonts w:hint="cs"/>
          <w:rtl/>
        </w:rPr>
        <w:t>על</w:t>
      </w:r>
      <w:r w:rsidRPr="007435EB">
        <w:rPr>
          <w:rtl/>
        </w:rPr>
        <w:t xml:space="preserve"> </w:t>
      </w:r>
      <w:r w:rsidRPr="007435EB">
        <w:rPr>
          <w:rFonts w:hint="cs"/>
          <w:rtl/>
        </w:rPr>
        <w:t>הראשון</w:t>
      </w:r>
      <w:r w:rsidRPr="007435EB">
        <w:rPr>
          <w:rtl/>
        </w:rPr>
        <w:t xml:space="preserve">, </w:t>
      </w:r>
      <w:r w:rsidRPr="007435EB">
        <w:rPr>
          <w:rFonts w:hint="cs"/>
          <w:rtl/>
        </w:rPr>
        <w:t>ופטור</w:t>
      </w:r>
      <w:r w:rsidRPr="007435EB">
        <w:rPr>
          <w:rtl/>
        </w:rPr>
        <w:t xml:space="preserve"> </w:t>
      </w:r>
      <w:r w:rsidRPr="007435EB">
        <w:rPr>
          <w:rFonts w:hint="cs"/>
          <w:rtl/>
        </w:rPr>
        <w:t>על</w:t>
      </w:r>
      <w:r w:rsidRPr="007435EB">
        <w:rPr>
          <w:rtl/>
        </w:rPr>
        <w:t xml:space="preserve"> </w:t>
      </w:r>
      <w:r w:rsidRPr="007435EB">
        <w:rPr>
          <w:rFonts w:hint="cs"/>
          <w:rtl/>
        </w:rPr>
        <w:t>השני</w:t>
      </w:r>
      <w:r w:rsidRPr="007435EB">
        <w:rPr>
          <w:rtl/>
        </w:rPr>
        <w:t>.</w:t>
      </w:r>
    </w:p>
    <w:p w14:paraId="3379D6B8" w14:textId="77777777" w:rsidR="00E8089F" w:rsidRPr="007435EB" w:rsidRDefault="00E8089F" w:rsidP="00E8089F">
      <w:pPr>
        <w:rPr>
          <w:rFonts w:cs="Guttman Vilna"/>
          <w:b/>
          <w:bCs/>
          <w:rtl/>
        </w:rPr>
      </w:pPr>
      <w:r>
        <w:rPr>
          <w:rStyle w:val="affffd"/>
          <w:rFonts w:hint="cs"/>
          <w:rtl/>
          <w:rPrChange w:id="11145" w:author="מנוע אמוראים" w:date="2026-10-05T16:42:03Z">
            <w:rPr>
              <w:rStyle w:val="afffa"/>
              <w:rFonts w:hint="cs"/>
              <w:rtl/>
            </w:rPr>
          </w:rPrChange>
        </w:rPr>
        <w:t xml:space="preserve">רחב</w:t>
      </w:r>
      <w:r>
        <w:rPr>
          <w:rStyle w:val="affffd"/>
          <w:rtl/>
          <w:rPrChange w:id="11146" w:author="מנוע אמוראים" w:date="2026-10-05T16:42:03Z">
            <w:rPr>
              <w:rStyle w:val="afffa"/>
              <w:rtl/>
            </w:rPr>
          </w:rPrChange>
        </w:rPr>
        <w:t xml:space="preserve">"</w:t>
      </w:r>
      <w:r>
        <w:rPr>
          <w:rStyle w:val="affffd"/>
          <w:rFonts w:hint="cs"/>
          <w:rtl/>
          <w:rPrChange w:id="11147" w:author="מנוע אמוראים" w:date="2026-10-05T16:42:03Z">
            <w:rPr>
              <w:rStyle w:val="afffa"/>
              <w:rFonts w:hint="cs"/>
              <w:rtl/>
            </w:rPr>
          </w:rPrChange>
        </w:rPr>
        <w:t xml:space="preserve">ע</w:t>
      </w:r>
      <w:r w:rsidRPr="007435EB">
        <w:rPr>
          <w:rtl/>
        </w:rPr>
        <w:t xml:space="preserve">: </w:t>
      </w:r>
      <w:r w:rsidRPr="007435EB">
        <w:rPr>
          <w:rFonts w:hint="cs"/>
          <w:rtl/>
        </w:rPr>
        <w:t>אף</w:t>
      </w:r>
      <w:r w:rsidRPr="007435EB">
        <w:rPr>
          <w:rtl/>
        </w:rPr>
        <w:t xml:space="preserve"> [</w:t>
      </w:r>
      <w:r w:rsidRPr="007435EB">
        <w:rPr>
          <w:rFonts w:hint="cs"/>
          <w:rtl/>
        </w:rPr>
        <w:t>על</w:t>
      </w:r>
      <w:r w:rsidRPr="007435EB">
        <w:rPr>
          <w:rtl/>
        </w:rPr>
        <w:t xml:space="preserve">] </w:t>
      </w:r>
      <w:r w:rsidRPr="007435EB">
        <w:rPr>
          <w:rFonts w:hint="cs"/>
          <w:rtl/>
        </w:rPr>
        <w:t>הראשון</w:t>
      </w:r>
      <w:r w:rsidRPr="007435EB">
        <w:rPr>
          <w:rtl/>
        </w:rPr>
        <w:t xml:space="preserve"> </w:t>
      </w:r>
      <w:r w:rsidRPr="007435EB">
        <w:rPr>
          <w:rFonts w:hint="cs"/>
          <w:rtl/>
        </w:rPr>
        <w:t>אינו</w:t>
      </w:r>
      <w:r w:rsidRPr="007435EB">
        <w:rPr>
          <w:rtl/>
        </w:rPr>
        <w:t xml:space="preserve"> </w:t>
      </w:r>
      <w:r w:rsidRPr="007435EB">
        <w:rPr>
          <w:rFonts w:hint="cs"/>
          <w:rtl/>
        </w:rPr>
        <w:t>חייב</w:t>
      </w:r>
      <w:r w:rsidRPr="007435EB">
        <w:rPr>
          <w:rtl/>
        </w:rPr>
        <w:t xml:space="preserve"> </w:t>
      </w:r>
      <w:r w:rsidRPr="007435EB">
        <w:rPr>
          <w:rFonts w:hint="cs"/>
          <w:rtl/>
        </w:rPr>
        <w:t>כרת</w:t>
      </w:r>
      <w:r w:rsidRPr="007435EB">
        <w:rPr>
          <w:rtl/>
        </w:rPr>
        <w:t xml:space="preserve"> </w:t>
      </w:r>
      <w:r w:rsidRPr="007435EB">
        <w:rPr>
          <w:rFonts w:hint="cs"/>
          <w:rtl/>
        </w:rPr>
        <w:t>אלא</w:t>
      </w:r>
      <w:r w:rsidRPr="007435EB">
        <w:rPr>
          <w:rtl/>
        </w:rPr>
        <w:t xml:space="preserve"> </w:t>
      </w:r>
      <w:r w:rsidRPr="007435EB">
        <w:rPr>
          <w:rFonts w:hint="cs"/>
          <w:rtl/>
        </w:rPr>
        <w:t>אם</w:t>
      </w:r>
      <w:r w:rsidRPr="007435EB">
        <w:rPr>
          <w:rtl/>
        </w:rPr>
        <w:t xml:space="preserve"> </w:t>
      </w:r>
      <w:r w:rsidRPr="007435EB">
        <w:rPr>
          <w:rFonts w:hint="cs"/>
          <w:rtl/>
        </w:rPr>
        <w:t>כן</w:t>
      </w:r>
      <w:r w:rsidRPr="007435EB">
        <w:rPr>
          <w:rtl/>
        </w:rPr>
        <w:t xml:space="preserve"> </w:t>
      </w:r>
      <w:r w:rsidRPr="007435EB">
        <w:rPr>
          <w:rFonts w:hint="cs"/>
          <w:rtl/>
        </w:rPr>
        <w:t>לא</w:t>
      </w:r>
      <w:r w:rsidRPr="007435EB">
        <w:rPr>
          <w:rtl/>
        </w:rPr>
        <w:t xml:space="preserve"> </w:t>
      </w:r>
      <w:r w:rsidRPr="007435EB">
        <w:rPr>
          <w:rFonts w:hint="cs"/>
          <w:rtl/>
        </w:rPr>
        <w:t>עשה</w:t>
      </w:r>
      <w:r w:rsidRPr="007435EB">
        <w:rPr>
          <w:rtl/>
        </w:rPr>
        <w:t xml:space="preserve"> </w:t>
      </w:r>
      <w:r w:rsidRPr="007435EB">
        <w:rPr>
          <w:rFonts w:hint="cs"/>
          <w:rtl/>
        </w:rPr>
        <w:t>את</w:t>
      </w:r>
      <w:r w:rsidRPr="007435EB">
        <w:rPr>
          <w:rtl/>
        </w:rPr>
        <w:t xml:space="preserve"> </w:t>
      </w:r>
      <w:r w:rsidRPr="007435EB">
        <w:rPr>
          <w:rFonts w:hint="cs"/>
          <w:rtl/>
        </w:rPr>
        <w:t>השני</w:t>
      </w:r>
      <w:r w:rsidRPr="007435EB">
        <w:rPr>
          <w:rtl/>
        </w:rPr>
        <w:t>.</w:t>
      </w:r>
    </w:p>
    <w:p w14:paraId="642F2D74" w14:textId="77777777" w:rsidR="00E8089F" w:rsidRPr="007435EB" w:rsidRDefault="00E8089F" w:rsidP="00E8089F">
      <w:pPr>
        <w:rPr>
          <w:rtl/>
        </w:rPr>
      </w:pPr>
      <w:r w:rsidRPr="007435EB">
        <w:rPr>
          <w:rFonts w:hint="cs"/>
          <w:rtl/>
        </w:rPr>
        <w:t>ואזדו</w:t>
      </w:r>
      <w:r w:rsidRPr="007435EB">
        <w:rPr>
          <w:rtl/>
        </w:rPr>
        <w:t xml:space="preserve"> </w:t>
      </w:r>
      <w:r w:rsidRPr="007435EB">
        <w:rPr>
          <w:rFonts w:hint="cs"/>
          <w:rtl/>
        </w:rPr>
        <w:t>לטעמייהו</w:t>
      </w:r>
      <w:r w:rsidRPr="007435EB">
        <w:rPr>
          <w:rtl/>
        </w:rPr>
        <w:t>.</w:t>
      </w:r>
    </w:p>
    <w:p w14:paraId="00EFA877" w14:textId="77777777" w:rsidR="00E8089F" w:rsidRPr="007435EB" w:rsidRDefault="00E8089F" w:rsidP="00E8089F">
      <w:pPr>
        <w:rPr>
          <w:rtl/>
        </w:rPr>
      </w:pPr>
      <w:r w:rsidRPr="007435EB">
        <w:rPr>
          <w:rFonts w:hint="cs"/>
          <w:rtl/>
        </w:rPr>
        <w:t>דלרבי: גר</w:t>
      </w:r>
      <w:r w:rsidRPr="007435EB">
        <w:rPr>
          <w:rtl/>
        </w:rPr>
        <w:t xml:space="preserve"> </w:t>
      </w:r>
      <w:r w:rsidRPr="007435EB">
        <w:rPr>
          <w:rFonts w:hint="cs"/>
          <w:rtl/>
        </w:rPr>
        <w:t>שנתגייר</w:t>
      </w:r>
      <w:r w:rsidRPr="007435EB">
        <w:rPr>
          <w:rtl/>
        </w:rPr>
        <w:t xml:space="preserve"> </w:t>
      </w:r>
      <w:r w:rsidRPr="007435EB">
        <w:rPr>
          <w:rFonts w:hint="cs"/>
          <w:rtl/>
        </w:rPr>
        <w:t>בין</w:t>
      </w:r>
      <w:r w:rsidRPr="007435EB">
        <w:rPr>
          <w:rtl/>
        </w:rPr>
        <w:t xml:space="preserve"> </w:t>
      </w:r>
      <w:r w:rsidRPr="007435EB">
        <w:rPr>
          <w:rFonts w:hint="cs"/>
          <w:rtl/>
        </w:rPr>
        <w:t>שני</w:t>
      </w:r>
      <w:r w:rsidRPr="007435EB">
        <w:rPr>
          <w:rtl/>
        </w:rPr>
        <w:t xml:space="preserve"> </w:t>
      </w:r>
      <w:r w:rsidRPr="007435EB">
        <w:rPr>
          <w:rFonts w:hint="cs"/>
          <w:rtl/>
        </w:rPr>
        <w:t>פסחים</w:t>
      </w:r>
      <w:r w:rsidRPr="007435EB">
        <w:rPr>
          <w:rtl/>
        </w:rPr>
        <w:t xml:space="preserve">, </w:t>
      </w:r>
      <w:r w:rsidRPr="007435EB">
        <w:rPr>
          <w:rFonts w:hint="cs"/>
          <w:rtl/>
        </w:rPr>
        <w:t>וכן</w:t>
      </w:r>
      <w:r w:rsidRPr="007435EB">
        <w:rPr>
          <w:rtl/>
        </w:rPr>
        <w:t xml:space="preserve"> </w:t>
      </w:r>
      <w:r w:rsidRPr="007435EB">
        <w:rPr>
          <w:rFonts w:hint="cs"/>
          <w:rtl/>
        </w:rPr>
        <w:t>קטן</w:t>
      </w:r>
      <w:r w:rsidRPr="007435EB">
        <w:rPr>
          <w:rtl/>
        </w:rPr>
        <w:t xml:space="preserve"> </w:t>
      </w:r>
      <w:r w:rsidRPr="007435EB">
        <w:rPr>
          <w:rFonts w:hint="cs"/>
          <w:rtl/>
        </w:rPr>
        <w:t>שהגדיל</w:t>
      </w:r>
      <w:r w:rsidRPr="007435EB">
        <w:rPr>
          <w:rtl/>
        </w:rPr>
        <w:t xml:space="preserve"> </w:t>
      </w:r>
      <w:r w:rsidRPr="007435EB">
        <w:rPr>
          <w:rFonts w:hint="cs"/>
          <w:rtl/>
        </w:rPr>
        <w:t>בין</w:t>
      </w:r>
      <w:r w:rsidRPr="007435EB">
        <w:rPr>
          <w:rtl/>
        </w:rPr>
        <w:t xml:space="preserve"> </w:t>
      </w:r>
      <w:r w:rsidRPr="007435EB">
        <w:rPr>
          <w:rFonts w:hint="cs"/>
          <w:rtl/>
        </w:rPr>
        <w:t>שני</w:t>
      </w:r>
      <w:r w:rsidRPr="007435EB">
        <w:rPr>
          <w:rtl/>
        </w:rPr>
        <w:t xml:space="preserve"> </w:t>
      </w:r>
      <w:r w:rsidRPr="007435EB">
        <w:rPr>
          <w:rFonts w:hint="cs"/>
          <w:rtl/>
        </w:rPr>
        <w:t>פסחים</w:t>
      </w:r>
      <w:r w:rsidRPr="007435EB">
        <w:rPr>
          <w:rtl/>
        </w:rPr>
        <w:t xml:space="preserve"> - </w:t>
      </w:r>
      <w:r w:rsidRPr="007435EB">
        <w:rPr>
          <w:rFonts w:hint="cs"/>
          <w:rtl/>
        </w:rPr>
        <w:t>חייב</w:t>
      </w:r>
      <w:r w:rsidRPr="007435EB">
        <w:rPr>
          <w:rtl/>
        </w:rPr>
        <w:t xml:space="preserve"> </w:t>
      </w:r>
      <w:r w:rsidRPr="007435EB">
        <w:rPr>
          <w:rFonts w:hint="cs"/>
          <w:rtl/>
        </w:rPr>
        <w:t>לעשות</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w:t>
      </w:r>
    </w:p>
    <w:p w14:paraId="051E913C" w14:textId="77777777" w:rsidR="00E8089F" w:rsidRPr="007435EB" w:rsidRDefault="00E8089F" w:rsidP="00E8089F">
      <w:pPr>
        <w:rPr>
          <w:rtl/>
        </w:rPr>
      </w:pPr>
      <w:r>
        <w:rPr>
          <w:rStyle w:val="affffd"/>
          <w:rFonts w:hint="cs"/>
          <w:rtl/>
          <w:rPrChange w:id="11148" w:author="מנוע אמוראים" w:date="2026-10-05T16:42:03Z">
            <w:rPr>
              <w:rFonts w:hint="cs"/>
              <w:rtl/>
            </w:rPr>
          </w:rPrChange>
        </w:rPr>
        <w:t xml:space="preserve">ר</w:t>
      </w:r>
      <w:r>
        <w:rPr>
          <w:rStyle w:val="affffd"/>
          <w:rtl/>
          <w:rPrChange w:id="11149" w:author="מנוע אמוראים" w:date="2026-10-05T16:42:03Z">
            <w:rPr>
              <w:rtl/>
            </w:rPr>
          </w:rPrChange>
        </w:rPr>
        <w:t xml:space="preserve">"</w:t>
      </w:r>
      <w:r>
        <w:rPr>
          <w:rStyle w:val="affffd"/>
          <w:rFonts w:hint="cs"/>
          <w:rtl/>
          <w:rPrChange w:id="11150" w:author="מנוע אמוראים" w:date="2026-10-05T16:42:03Z">
            <w:rPr>
              <w:rFonts w:hint="cs"/>
              <w:rtl/>
            </w:rPr>
          </w:rPrChange>
        </w:rPr>
        <w:t xml:space="preserve">נ</w:t>
      </w:r>
      <w:r>
        <w:rPr>
          <w:rFonts w:hint="cs"/>
          <w:rtl/>
        </w:rPr>
        <w:t xml:space="preserve"> ס</w:t>
      </w:r>
      <w:r w:rsidRPr="007435EB">
        <w:rPr>
          <w:rtl/>
        </w:rPr>
        <w:t>"</w:t>
      </w:r>
      <w:r w:rsidRPr="007435EB">
        <w:rPr>
          <w:rFonts w:hint="cs"/>
          <w:rtl/>
        </w:rPr>
        <w:t>ל כל</w:t>
      </w:r>
      <w:r w:rsidRPr="007435EB">
        <w:rPr>
          <w:rtl/>
        </w:rPr>
        <w:t xml:space="preserve"> </w:t>
      </w:r>
      <w:r w:rsidRPr="007435EB">
        <w:rPr>
          <w:rFonts w:hint="cs"/>
          <w:rtl/>
        </w:rPr>
        <w:t>שזקוק</w:t>
      </w:r>
      <w:r w:rsidRPr="007435EB">
        <w:rPr>
          <w:rtl/>
        </w:rPr>
        <w:t xml:space="preserve"> </w:t>
      </w:r>
      <w:r w:rsidRPr="007435EB">
        <w:rPr>
          <w:rFonts w:hint="cs"/>
          <w:rtl/>
        </w:rPr>
        <w:t>לראשון</w:t>
      </w:r>
      <w:r w:rsidRPr="007435EB">
        <w:rPr>
          <w:rtl/>
        </w:rPr>
        <w:t xml:space="preserve"> </w:t>
      </w:r>
      <w:r w:rsidRPr="007435EB">
        <w:rPr>
          <w:rFonts w:hint="cs"/>
          <w:rtl/>
        </w:rPr>
        <w:t>זקוק</w:t>
      </w:r>
      <w:r w:rsidRPr="007435EB">
        <w:rPr>
          <w:rtl/>
        </w:rPr>
        <w:t xml:space="preserve"> </w:t>
      </w:r>
      <w:r w:rsidRPr="007435EB">
        <w:rPr>
          <w:rFonts w:hint="cs"/>
          <w:rtl/>
        </w:rPr>
        <w:t>לשני</w:t>
      </w:r>
      <w:r w:rsidRPr="007435EB">
        <w:rPr>
          <w:rtl/>
        </w:rPr>
        <w:t xml:space="preserve">, </w:t>
      </w:r>
      <w:r w:rsidRPr="007435EB">
        <w:rPr>
          <w:rFonts w:hint="cs"/>
          <w:rtl/>
        </w:rPr>
        <w:t>כל</w:t>
      </w:r>
      <w:r w:rsidRPr="007435EB">
        <w:rPr>
          <w:rtl/>
        </w:rPr>
        <w:t xml:space="preserve"> </w:t>
      </w:r>
      <w:r w:rsidRPr="007435EB">
        <w:rPr>
          <w:rFonts w:hint="cs"/>
          <w:rtl/>
        </w:rPr>
        <w:t>שאין</w:t>
      </w:r>
      <w:r w:rsidRPr="007435EB">
        <w:rPr>
          <w:rtl/>
        </w:rPr>
        <w:t xml:space="preserve"> </w:t>
      </w:r>
      <w:r w:rsidRPr="007435EB">
        <w:rPr>
          <w:rFonts w:hint="cs"/>
          <w:rtl/>
        </w:rPr>
        <w:t>זקוק</w:t>
      </w:r>
      <w:r w:rsidRPr="007435EB">
        <w:rPr>
          <w:rtl/>
        </w:rPr>
        <w:t xml:space="preserve"> </w:t>
      </w:r>
      <w:r w:rsidRPr="007435EB">
        <w:rPr>
          <w:rFonts w:hint="cs"/>
          <w:rtl/>
        </w:rPr>
        <w:t>לראשון</w:t>
      </w:r>
      <w:r w:rsidRPr="007435EB">
        <w:rPr>
          <w:rtl/>
        </w:rPr>
        <w:t xml:space="preserve"> - </w:t>
      </w:r>
      <w:r w:rsidRPr="007435EB">
        <w:rPr>
          <w:rFonts w:hint="cs"/>
          <w:rtl/>
        </w:rPr>
        <w:t>אין</w:t>
      </w:r>
      <w:r w:rsidRPr="007435EB">
        <w:rPr>
          <w:rtl/>
        </w:rPr>
        <w:t xml:space="preserve"> </w:t>
      </w:r>
      <w:r w:rsidRPr="007435EB">
        <w:rPr>
          <w:rFonts w:hint="cs"/>
          <w:rtl/>
        </w:rPr>
        <w:t>זקוק</w:t>
      </w:r>
      <w:r w:rsidRPr="007435EB">
        <w:rPr>
          <w:rtl/>
        </w:rPr>
        <w:t xml:space="preserve"> </w:t>
      </w:r>
      <w:r w:rsidRPr="007435EB">
        <w:rPr>
          <w:rFonts w:hint="cs"/>
          <w:rtl/>
        </w:rPr>
        <w:t>לשני</w:t>
      </w:r>
      <w:r w:rsidRPr="007435EB">
        <w:rPr>
          <w:rtl/>
        </w:rPr>
        <w:t>.</w:t>
      </w:r>
    </w:p>
    <w:p w14:paraId="00B66087" w14:textId="77777777" w:rsidR="00E8089F" w:rsidRPr="007435EB" w:rsidRDefault="00E8089F" w:rsidP="00E8089F">
      <w:pPr>
        <w:rPr>
          <w:rtl/>
        </w:rPr>
      </w:pPr>
      <w:r w:rsidRPr="005C3FF1">
        <w:rPr>
          <w:rStyle w:val="afffa"/>
          <w:rFonts w:hint="cs"/>
          <w:rtl/>
        </w:rPr>
        <w:t>ופליגי</w:t>
      </w:r>
      <w:r w:rsidRPr="007435EB">
        <w:rPr>
          <w:rFonts w:hint="cs"/>
          <w:rtl/>
        </w:rPr>
        <w:t xml:space="preserve">, </w:t>
      </w:r>
      <w:r w:rsidRPr="007435EB">
        <w:rPr>
          <w:rtl/>
        </w:rPr>
        <w:tab/>
      </w:r>
      <w:r w:rsidRPr="007435EB">
        <w:rPr>
          <w:rFonts w:hint="cs"/>
          <w:rtl/>
        </w:rPr>
        <w:t>דרבי</w:t>
      </w:r>
      <w:r w:rsidRPr="007435EB">
        <w:rPr>
          <w:rtl/>
        </w:rPr>
        <w:t xml:space="preserve"> </w:t>
      </w:r>
      <w:r w:rsidRPr="007435EB">
        <w:rPr>
          <w:rFonts w:hint="cs"/>
          <w:rtl/>
        </w:rPr>
        <w:t>סבר</w:t>
      </w:r>
      <w:r w:rsidRPr="007435EB">
        <w:rPr>
          <w:rtl/>
        </w:rPr>
        <w:t xml:space="preserve">: </w:t>
      </w:r>
      <w:r w:rsidRPr="007435EB">
        <w:rPr>
          <w:rFonts w:hint="cs"/>
          <w:rtl/>
        </w:rPr>
        <w:t>שני</w:t>
      </w:r>
      <w:r w:rsidRPr="007435EB">
        <w:rPr>
          <w:rtl/>
        </w:rPr>
        <w:t xml:space="preserve"> </w:t>
      </w:r>
      <w:r w:rsidRPr="007435EB">
        <w:rPr>
          <w:rFonts w:hint="cs"/>
          <w:rtl/>
        </w:rPr>
        <w:t>רגל</w:t>
      </w:r>
      <w:r w:rsidRPr="007435EB">
        <w:rPr>
          <w:rtl/>
        </w:rPr>
        <w:t xml:space="preserve"> </w:t>
      </w:r>
      <w:r w:rsidRPr="007435EB">
        <w:rPr>
          <w:rFonts w:hint="cs"/>
          <w:rtl/>
        </w:rPr>
        <w:t>בפני</w:t>
      </w:r>
      <w:r w:rsidRPr="007435EB">
        <w:rPr>
          <w:rtl/>
        </w:rPr>
        <w:t xml:space="preserve"> </w:t>
      </w:r>
      <w:r w:rsidRPr="007435EB">
        <w:rPr>
          <w:rFonts w:hint="cs"/>
          <w:rtl/>
        </w:rPr>
        <w:t>עצמו</w:t>
      </w:r>
      <w:r w:rsidRPr="007435EB">
        <w:rPr>
          <w:rtl/>
        </w:rPr>
        <w:t xml:space="preserve"> </w:t>
      </w:r>
      <w:r w:rsidRPr="007435EB">
        <w:rPr>
          <w:rFonts w:hint="cs"/>
          <w:rtl/>
        </w:rPr>
        <w:t>הוא</w:t>
      </w:r>
      <w:r w:rsidRPr="007435EB">
        <w:rPr>
          <w:rtl/>
        </w:rPr>
        <w:t>.</w:t>
      </w:r>
    </w:p>
    <w:p w14:paraId="6FA1BCB7" w14:textId="77777777" w:rsidR="00E8089F" w:rsidRPr="007435EB" w:rsidRDefault="00E8089F" w:rsidP="00E8089F">
      <w:pPr>
        <w:rPr>
          <w:rtl/>
        </w:rPr>
      </w:pPr>
      <w:r w:rsidRPr="007435EB">
        <w:rPr>
          <w:rtl/>
        </w:rPr>
        <w:tab/>
      </w:r>
      <w:r w:rsidRPr="007435EB">
        <w:rPr>
          <w:rtl/>
        </w:rPr>
        <w:tab/>
      </w:r>
      <w:r>
        <w:rPr>
          <w:rStyle w:val="affffd"/>
          <w:rFonts w:hint="cs"/>
          <w:rtl/>
          <w:rPrChange w:id="11151" w:author="מנוע אמוראים" w:date="2026-10-05T16:42:03Z">
            <w:rPr>
              <w:rFonts w:hint="cs"/>
              <w:rtl/>
            </w:rPr>
          </w:rPrChange>
        </w:rPr>
        <w:t xml:space="preserve">ר</w:t>
      </w:r>
      <w:r>
        <w:rPr>
          <w:rStyle w:val="affffd"/>
          <w:rtl/>
          <w:rPrChange w:id="11152" w:author="מנוע אמוראים" w:date="2026-10-05T16:42:03Z">
            <w:rPr>
              <w:rtl/>
            </w:rPr>
          </w:rPrChange>
        </w:rPr>
        <w:t xml:space="preserve">"</w:t>
      </w:r>
      <w:r>
        <w:rPr>
          <w:rStyle w:val="affffd"/>
          <w:rFonts w:hint="cs"/>
          <w:rtl/>
          <w:rPrChange w:id="11153" w:author="מנוע אמוראים" w:date="2026-10-05T16:42:03Z">
            <w:rPr>
              <w:rFonts w:hint="cs"/>
              <w:rtl/>
            </w:rPr>
          </w:rPrChange>
        </w:rPr>
        <w:t xml:space="preserve">נ</w:t>
      </w:r>
      <w:r>
        <w:rPr>
          <w:rFonts w:hint="cs"/>
          <w:rtl/>
        </w:rPr>
        <w:t xml:space="preserve"> ס</w:t>
      </w:r>
      <w:r w:rsidRPr="007435EB">
        <w:rPr>
          <w:rtl/>
        </w:rPr>
        <w:t>"</w:t>
      </w:r>
      <w:r w:rsidRPr="007435EB">
        <w:rPr>
          <w:rFonts w:hint="cs"/>
          <w:rtl/>
        </w:rPr>
        <w:t>ל</w:t>
      </w:r>
      <w:r w:rsidRPr="007435EB">
        <w:rPr>
          <w:rtl/>
        </w:rPr>
        <w:t xml:space="preserve">: </w:t>
      </w:r>
      <w:r w:rsidRPr="007435EB">
        <w:rPr>
          <w:rFonts w:hint="cs"/>
          <w:rtl/>
        </w:rPr>
        <w:t>שני</w:t>
      </w:r>
      <w:r w:rsidRPr="007435EB">
        <w:rPr>
          <w:rtl/>
        </w:rPr>
        <w:t xml:space="preserve"> </w:t>
      </w:r>
      <w:r w:rsidRPr="005C3FF1">
        <w:rPr>
          <w:rStyle w:val="afffa"/>
          <w:rFonts w:hint="cs"/>
          <w:rtl/>
        </w:rPr>
        <w:t>תשלומין</w:t>
      </w:r>
      <w:r w:rsidRPr="007435EB">
        <w:rPr>
          <w:rtl/>
        </w:rPr>
        <w:t xml:space="preserve"> </w:t>
      </w:r>
      <w:r w:rsidRPr="007435EB">
        <w:rPr>
          <w:rFonts w:hint="cs"/>
          <w:rtl/>
        </w:rPr>
        <w:t>דראשון</w:t>
      </w:r>
      <w:r w:rsidRPr="007435EB">
        <w:rPr>
          <w:rtl/>
        </w:rPr>
        <w:t xml:space="preserve"> </w:t>
      </w:r>
      <w:r w:rsidRPr="007435EB">
        <w:rPr>
          <w:rFonts w:hint="cs"/>
          <w:rtl/>
        </w:rPr>
        <w:t>הוא</w:t>
      </w:r>
      <w:r w:rsidRPr="007435EB">
        <w:rPr>
          <w:rtl/>
        </w:rPr>
        <w:t xml:space="preserve">, </w:t>
      </w:r>
      <w:r w:rsidRPr="007435EB">
        <w:rPr>
          <w:rFonts w:hint="cs"/>
          <w:rtl/>
        </w:rPr>
        <w:t>תקוני</w:t>
      </w:r>
      <w:r w:rsidRPr="007435EB">
        <w:rPr>
          <w:rtl/>
        </w:rPr>
        <w:t xml:space="preserve"> </w:t>
      </w:r>
      <w:r w:rsidRPr="007435EB">
        <w:rPr>
          <w:rFonts w:hint="cs"/>
          <w:rtl/>
        </w:rPr>
        <w:t>לראשון</w:t>
      </w:r>
      <w:r w:rsidRPr="007435EB">
        <w:rPr>
          <w:rtl/>
        </w:rPr>
        <w:t xml:space="preserve"> </w:t>
      </w:r>
      <w:r w:rsidRPr="007435EB">
        <w:rPr>
          <w:rFonts w:hint="cs"/>
          <w:rtl/>
        </w:rPr>
        <w:t>לא</w:t>
      </w:r>
      <w:r w:rsidRPr="007435EB">
        <w:rPr>
          <w:rtl/>
        </w:rPr>
        <w:t xml:space="preserve"> </w:t>
      </w:r>
      <w:r w:rsidRPr="007435EB">
        <w:rPr>
          <w:rFonts w:hint="cs"/>
          <w:rtl/>
        </w:rPr>
        <w:t>מתקין ליה</w:t>
      </w:r>
      <w:r w:rsidRPr="007435EB">
        <w:rPr>
          <w:rtl/>
        </w:rPr>
        <w:t>.</w:t>
      </w:r>
    </w:p>
    <w:p w14:paraId="2AD1B6B7" w14:textId="77777777" w:rsidR="00E8089F" w:rsidRPr="007435EB" w:rsidRDefault="00E8089F" w:rsidP="00E8089F">
      <w:pPr>
        <w:rPr>
          <w:rtl/>
        </w:rPr>
      </w:pPr>
      <w:r w:rsidRPr="007435EB">
        <w:rPr>
          <w:rtl/>
        </w:rPr>
        <w:tab/>
      </w:r>
      <w:r w:rsidRPr="007435EB">
        <w:rPr>
          <w:rtl/>
        </w:rPr>
        <w:tab/>
      </w:r>
      <w:r>
        <w:rPr>
          <w:rStyle w:val="affffd"/>
          <w:rFonts w:hint="cs"/>
          <w:rtl/>
          <w:rPrChange w:id="11154" w:author="מנוע אמוראים" w:date="2026-10-05T16:42:03Z">
            <w:rPr>
              <w:rFonts w:hint="cs"/>
              <w:rtl/>
            </w:rPr>
          </w:rPrChange>
        </w:rPr>
        <w:t xml:space="preserve">ורחב</w:t>
      </w:r>
      <w:r>
        <w:rPr>
          <w:rStyle w:val="affffd"/>
          <w:rtl/>
          <w:rPrChange w:id="11155" w:author="מנוע אמוראים" w:date="2026-10-05T16:42:03Z">
            <w:rPr>
              <w:rtl/>
            </w:rPr>
          </w:rPrChange>
        </w:rPr>
        <w:t xml:space="preserve">"</w:t>
      </w:r>
      <w:r>
        <w:rPr>
          <w:rStyle w:val="affffd"/>
          <w:rFonts w:hint="cs"/>
          <w:rtl/>
          <w:rPrChange w:id="11156" w:author="מנוע אמוראים" w:date="2026-10-05T16:42:03Z">
            <w:rPr>
              <w:rFonts w:hint="cs"/>
              <w:rtl/>
            </w:rPr>
          </w:rPrChange>
        </w:rPr>
        <w:t xml:space="preserve">ע</w:t>
      </w:r>
      <w:r w:rsidRPr="007435EB">
        <w:rPr>
          <w:rtl/>
        </w:rPr>
        <w:t xml:space="preserve">: </w:t>
      </w:r>
      <w:r w:rsidRPr="007435EB">
        <w:rPr>
          <w:rFonts w:hint="cs"/>
          <w:rtl/>
        </w:rPr>
        <w:t>שני</w:t>
      </w:r>
      <w:r w:rsidRPr="007435EB">
        <w:rPr>
          <w:rtl/>
        </w:rPr>
        <w:t xml:space="preserve"> </w:t>
      </w:r>
      <w:r w:rsidRPr="005C3FF1">
        <w:rPr>
          <w:rStyle w:val="afffa"/>
          <w:rFonts w:hint="cs"/>
          <w:rtl/>
        </w:rPr>
        <w:t>תקנתא</w:t>
      </w:r>
      <w:r w:rsidRPr="007435EB">
        <w:rPr>
          <w:rtl/>
        </w:rPr>
        <w:t xml:space="preserve"> </w:t>
      </w:r>
      <w:r w:rsidRPr="007435EB">
        <w:rPr>
          <w:rFonts w:hint="cs"/>
          <w:rtl/>
        </w:rPr>
        <w:t>דראשון</w:t>
      </w:r>
      <w:r w:rsidRPr="007435EB">
        <w:rPr>
          <w:rtl/>
        </w:rPr>
        <w:t xml:space="preserve"> </w:t>
      </w:r>
      <w:r w:rsidRPr="007435EB">
        <w:rPr>
          <w:rFonts w:hint="cs"/>
          <w:rtl/>
        </w:rPr>
        <w:t>הוא</w:t>
      </w:r>
      <w:r w:rsidRPr="007435EB">
        <w:rPr>
          <w:rtl/>
        </w:rPr>
        <w:t>.</w:t>
      </w:r>
    </w:p>
    <w:p w14:paraId="4A5B4C31" w14:textId="77777777" w:rsidR="00E8089F" w:rsidRPr="007435EB" w:rsidRDefault="00E8089F" w:rsidP="00E8089F">
      <w:pPr>
        <w:rPr>
          <w:rtl/>
        </w:rPr>
      </w:pPr>
      <w:r w:rsidRPr="005C3FF1">
        <w:rPr>
          <w:rStyle w:val="afffa"/>
          <w:rFonts w:hint="cs"/>
          <w:rtl/>
        </w:rPr>
        <w:t>ושלשתן</w:t>
      </w:r>
      <w:r w:rsidRPr="005C3FF1">
        <w:rPr>
          <w:rStyle w:val="afffa"/>
          <w:rtl/>
        </w:rPr>
        <w:t xml:space="preserve"> </w:t>
      </w:r>
      <w:r w:rsidRPr="005C3FF1">
        <w:rPr>
          <w:rStyle w:val="afffa"/>
          <w:rFonts w:hint="cs"/>
          <w:rtl/>
        </w:rPr>
        <w:t>מקרא</w:t>
      </w:r>
      <w:r w:rsidRPr="005C3FF1">
        <w:rPr>
          <w:rStyle w:val="afffa"/>
          <w:rtl/>
        </w:rPr>
        <w:t xml:space="preserve"> </w:t>
      </w:r>
      <w:r w:rsidRPr="005C3FF1">
        <w:rPr>
          <w:rStyle w:val="afffa"/>
          <w:rFonts w:hint="cs"/>
          <w:rtl/>
        </w:rPr>
        <w:t>אחד</w:t>
      </w:r>
      <w:r w:rsidRPr="005C3FF1">
        <w:rPr>
          <w:rStyle w:val="afffa"/>
          <w:rtl/>
        </w:rPr>
        <w:t xml:space="preserve"> </w:t>
      </w:r>
      <w:r w:rsidRPr="005C3FF1">
        <w:rPr>
          <w:rStyle w:val="afffa"/>
          <w:rFonts w:hint="cs"/>
          <w:rtl/>
        </w:rPr>
        <w:t>דרשו</w:t>
      </w:r>
      <w:r w:rsidRPr="007435EB">
        <w:rPr>
          <w:rtl/>
        </w:rPr>
        <w:t>:</w:t>
      </w:r>
      <w:r w:rsidRPr="00AC0CB1">
        <w:rPr>
          <w:rStyle w:val="af2"/>
          <w:rtl/>
        </w:rPr>
        <w:t xml:space="preserve"> </w:t>
      </w:r>
      <w:r w:rsidRPr="00AC0CB1">
        <w:rPr>
          <w:rStyle w:val="af2"/>
          <w:rFonts w:hint="cs"/>
          <w:rtl/>
        </w:rPr>
        <w:t>'והאיש</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הוא</w:t>
      </w:r>
      <w:r w:rsidRPr="00AC0CB1">
        <w:rPr>
          <w:rStyle w:val="af2"/>
          <w:rtl/>
        </w:rPr>
        <w:t xml:space="preserve"> </w:t>
      </w:r>
      <w:r w:rsidRPr="00AC0CB1">
        <w:rPr>
          <w:rStyle w:val="af2"/>
          <w:rFonts w:hint="cs"/>
          <w:rtl/>
        </w:rPr>
        <w:t>טהור</w:t>
      </w:r>
      <w:r w:rsidRPr="00AC0CB1">
        <w:rPr>
          <w:rStyle w:val="af2"/>
          <w:rtl/>
        </w:rPr>
        <w:t xml:space="preserve"> </w:t>
      </w:r>
      <w:r w:rsidRPr="00AC0CB1">
        <w:rPr>
          <w:rStyle w:val="af2"/>
          <w:rFonts w:hint="cs"/>
          <w:rtl/>
        </w:rPr>
        <w:t>ובדרך</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היה'</w:t>
      </w:r>
      <w:r w:rsidRPr="00AC0CB1">
        <w:rPr>
          <w:rStyle w:val="af2"/>
          <w:rtl/>
        </w:rPr>
        <w:t>.</w:t>
      </w:r>
    </w:p>
    <w:p w14:paraId="2B86D91B" w14:textId="77777777" w:rsidR="00E8089F" w:rsidRPr="007435EB" w:rsidRDefault="00E8089F" w:rsidP="00E8089F">
      <w:pPr>
        <w:rPr>
          <w:rtl/>
        </w:rPr>
      </w:pPr>
      <w:r w:rsidRPr="005C3FF1">
        <w:rPr>
          <w:rStyle w:val="afffa"/>
          <w:rFonts w:hint="cs"/>
          <w:rtl/>
        </w:rPr>
        <w:t>רבי</w:t>
      </w:r>
      <w:r w:rsidRPr="005C3FF1">
        <w:rPr>
          <w:rStyle w:val="afffa"/>
          <w:rtl/>
        </w:rPr>
        <w:t xml:space="preserve"> </w:t>
      </w:r>
      <w:r w:rsidRPr="005C3FF1">
        <w:rPr>
          <w:rStyle w:val="afffa"/>
          <w:rFonts w:hint="cs"/>
          <w:rtl/>
        </w:rPr>
        <w:t>ס</w:t>
      </w:r>
      <w:r w:rsidRPr="005C3FF1">
        <w:rPr>
          <w:rStyle w:val="afffa"/>
          <w:rtl/>
        </w:rPr>
        <w:t>"</w:t>
      </w:r>
      <w:r w:rsidRPr="005C3FF1">
        <w:rPr>
          <w:rStyle w:val="afffa"/>
          <w:rFonts w:hint="cs"/>
          <w:rtl/>
        </w:rPr>
        <w:t>ל</w:t>
      </w:r>
      <w:r w:rsidRPr="007435EB">
        <w:rPr>
          <w:rtl/>
        </w:rPr>
        <w:t>:</w:t>
      </w:r>
      <w:r w:rsidRPr="00AC0CB1">
        <w:rPr>
          <w:rStyle w:val="af2"/>
          <w:rtl/>
        </w:rPr>
        <w:t xml:space="preserve"> </w:t>
      </w:r>
      <w:r w:rsidRPr="00AC0CB1">
        <w:rPr>
          <w:rStyle w:val="af2"/>
          <w:rFonts w:hint="cs"/>
          <w:rtl/>
        </w:rPr>
        <w:t>'וחדל</w:t>
      </w:r>
      <w:r w:rsidRPr="00AC0CB1">
        <w:rPr>
          <w:rStyle w:val="af2"/>
          <w:rtl/>
        </w:rPr>
        <w:t xml:space="preserve"> </w:t>
      </w:r>
      <w:r w:rsidRPr="00AC0CB1">
        <w:rPr>
          <w:rStyle w:val="af2"/>
          <w:rFonts w:hint="cs"/>
          <w:rtl/>
        </w:rPr>
        <w:t>לעשות</w:t>
      </w:r>
      <w:r w:rsidRPr="00AC0CB1">
        <w:rPr>
          <w:rStyle w:val="af2"/>
          <w:rtl/>
        </w:rPr>
        <w:t xml:space="preserve"> </w:t>
      </w:r>
      <w:r w:rsidRPr="00AC0CB1">
        <w:rPr>
          <w:rStyle w:val="af2"/>
          <w:rFonts w:hint="cs"/>
          <w:rtl/>
        </w:rPr>
        <w:t>הפסח</w:t>
      </w:r>
      <w:r w:rsidRPr="00AC0CB1">
        <w:rPr>
          <w:rStyle w:val="af2"/>
          <w:rtl/>
        </w:rPr>
        <w:t xml:space="preserve"> </w:t>
      </w:r>
      <w:r w:rsidRPr="00AC0CB1">
        <w:rPr>
          <w:rStyle w:val="af2"/>
          <w:rFonts w:hint="cs"/>
          <w:rtl/>
        </w:rPr>
        <w:t>ונכרתה'</w:t>
      </w:r>
      <w:r w:rsidRPr="00AC0CB1">
        <w:rPr>
          <w:rStyle w:val="af2"/>
          <w:rtl/>
        </w:rPr>
        <w:t xml:space="preserve"> </w:t>
      </w:r>
      <w:r w:rsidRPr="007435EB">
        <w:rPr>
          <w:rFonts w:hint="cs"/>
          <w:rtl/>
        </w:rPr>
        <w:t>דלא</w:t>
      </w:r>
      <w:r w:rsidRPr="007435EB">
        <w:rPr>
          <w:rtl/>
        </w:rPr>
        <w:t xml:space="preserve"> </w:t>
      </w:r>
      <w:r w:rsidRPr="007435EB">
        <w:rPr>
          <w:rFonts w:hint="cs"/>
          <w:rtl/>
        </w:rPr>
        <w:t>עבד</w:t>
      </w:r>
      <w:r w:rsidRPr="007435EB">
        <w:rPr>
          <w:rtl/>
        </w:rPr>
        <w:t xml:space="preserve"> </w:t>
      </w:r>
      <w:r w:rsidRPr="007435EB">
        <w:rPr>
          <w:rFonts w:hint="cs"/>
          <w:rtl/>
        </w:rPr>
        <w:t>בראשון</w:t>
      </w:r>
      <w:r w:rsidRPr="007435EB">
        <w:rPr>
          <w:rtl/>
        </w:rPr>
        <w:t xml:space="preserve">, </w:t>
      </w:r>
      <w:r w:rsidRPr="007435EB">
        <w:rPr>
          <w:rFonts w:hint="cs"/>
          <w:rtl/>
        </w:rPr>
        <w:t>א</w:t>
      </w:r>
      <w:r w:rsidRPr="007435EB">
        <w:rPr>
          <w:rtl/>
        </w:rPr>
        <w:t>"</w:t>
      </w:r>
      <w:r w:rsidRPr="007435EB">
        <w:rPr>
          <w:rFonts w:hint="cs"/>
          <w:rtl/>
        </w:rPr>
        <w:t>נ</w:t>
      </w:r>
      <w:r w:rsidRPr="00AC0CB1">
        <w:rPr>
          <w:rStyle w:val="af2"/>
          <w:rtl/>
        </w:rPr>
        <w:t xml:space="preserve"> </w:t>
      </w:r>
      <w:r w:rsidRPr="00AC0CB1">
        <w:rPr>
          <w:rStyle w:val="af2"/>
          <w:rFonts w:hint="cs"/>
          <w:rtl/>
        </w:rPr>
        <w:t>'קרבן</w:t>
      </w:r>
      <w:r w:rsidRPr="00AC0CB1">
        <w:rPr>
          <w:rStyle w:val="af2"/>
          <w:rtl/>
        </w:rPr>
        <w:t xml:space="preserve"> ה' </w:t>
      </w:r>
      <w:r w:rsidRPr="00AC0CB1">
        <w:rPr>
          <w:rStyle w:val="af2"/>
          <w:rFonts w:hint="cs"/>
          <w:rtl/>
        </w:rPr>
        <w:t>לא</w:t>
      </w:r>
      <w:r w:rsidRPr="00AC0CB1">
        <w:rPr>
          <w:rStyle w:val="af2"/>
          <w:rtl/>
        </w:rPr>
        <w:t xml:space="preserve"> </w:t>
      </w:r>
      <w:r w:rsidRPr="00AC0CB1">
        <w:rPr>
          <w:rStyle w:val="af2"/>
          <w:rFonts w:hint="cs"/>
          <w:rtl/>
        </w:rPr>
        <w:t>הקריב</w:t>
      </w:r>
      <w:r w:rsidRPr="00AC0CB1">
        <w:rPr>
          <w:rStyle w:val="af2"/>
          <w:rtl/>
        </w:rPr>
        <w:t xml:space="preserve"> </w:t>
      </w:r>
      <w:r w:rsidRPr="00AC0CB1">
        <w:rPr>
          <w:rStyle w:val="af2"/>
          <w:rFonts w:hint="cs"/>
          <w:rtl/>
        </w:rPr>
        <w:t>במעדו'-</w:t>
      </w:r>
      <w:r w:rsidRPr="007435EB">
        <w:rPr>
          <w:rFonts w:hint="cs"/>
          <w:rtl/>
        </w:rPr>
        <w:t>בשני</w:t>
      </w:r>
      <w:r w:rsidRPr="007435EB">
        <w:rPr>
          <w:rtl/>
        </w:rPr>
        <w:t>.</w:t>
      </w:r>
    </w:p>
    <w:p w14:paraId="6F43AA76" w14:textId="77777777" w:rsidR="00E8089F" w:rsidRPr="007435EB" w:rsidRDefault="00E8089F" w:rsidP="00E8089F">
      <w:pPr>
        <w:rPr>
          <w:rtl/>
        </w:rPr>
      </w:pPr>
      <w:r w:rsidRPr="007435EB">
        <w:rPr>
          <w:rFonts w:hint="cs"/>
          <w:rtl/>
        </w:rPr>
        <w:t>ו'חטאו</w:t>
      </w:r>
      <w:r w:rsidRPr="007435EB">
        <w:rPr>
          <w:rtl/>
        </w:rPr>
        <w:t xml:space="preserve"> </w:t>
      </w:r>
      <w:r w:rsidRPr="007435EB">
        <w:rPr>
          <w:rFonts w:hint="cs"/>
          <w:rtl/>
        </w:rPr>
        <w:t>ישא</w:t>
      </w:r>
      <w:r w:rsidRPr="007435EB">
        <w:rPr>
          <w:rtl/>
        </w:rPr>
        <w:t xml:space="preserve"> </w:t>
      </w:r>
      <w:r w:rsidRPr="007435EB">
        <w:rPr>
          <w:rFonts w:hint="cs"/>
          <w:rtl/>
        </w:rPr>
        <w:t>כרת</w:t>
      </w:r>
      <w:r w:rsidRPr="007435EB">
        <w:rPr>
          <w:rtl/>
        </w:rPr>
        <w:t xml:space="preserve"> </w:t>
      </w:r>
      <w:r w:rsidRPr="007435EB">
        <w:rPr>
          <w:rFonts w:hint="cs"/>
          <w:rtl/>
        </w:rPr>
        <w:t>הוא' דס</w:t>
      </w:r>
      <w:r w:rsidRPr="007435EB">
        <w:rPr>
          <w:rtl/>
        </w:rPr>
        <w:t>"</w:t>
      </w:r>
      <w:r w:rsidRPr="007435EB">
        <w:rPr>
          <w:rFonts w:hint="cs"/>
          <w:rtl/>
        </w:rPr>
        <w:t>ל</w:t>
      </w:r>
      <w:r w:rsidRPr="007435EB">
        <w:rPr>
          <w:rtl/>
        </w:rPr>
        <w:t xml:space="preserve"> </w:t>
      </w:r>
      <w:r w:rsidRPr="007435EB">
        <w:rPr>
          <w:rFonts w:hint="cs"/>
          <w:rtl/>
        </w:rPr>
        <w:t>מגדף</w:t>
      </w:r>
      <w:r w:rsidRPr="007435EB">
        <w:rPr>
          <w:rtl/>
        </w:rPr>
        <w:t xml:space="preserve"> </w:t>
      </w:r>
      <w:r w:rsidRPr="007435EB">
        <w:rPr>
          <w:rFonts w:hint="cs"/>
          <w:rtl/>
        </w:rPr>
        <w:t>היינו</w:t>
      </w:r>
      <w:r w:rsidRPr="007435EB">
        <w:rPr>
          <w:rtl/>
        </w:rPr>
        <w:t xml:space="preserve"> </w:t>
      </w:r>
      <w:r w:rsidRPr="007435EB">
        <w:rPr>
          <w:rFonts w:hint="cs"/>
          <w:rtl/>
        </w:rPr>
        <w:t>מברך</w:t>
      </w:r>
      <w:r w:rsidRPr="007435EB">
        <w:rPr>
          <w:rtl/>
        </w:rPr>
        <w:t xml:space="preserve"> </w:t>
      </w:r>
      <w:r w:rsidRPr="007435EB">
        <w:rPr>
          <w:rFonts w:hint="cs"/>
          <w:rtl/>
        </w:rPr>
        <w:t>השם</w:t>
      </w:r>
      <w:r w:rsidRPr="007435EB">
        <w:rPr>
          <w:rtl/>
        </w:rPr>
        <w:t xml:space="preserve">, </w:t>
      </w:r>
      <w:r w:rsidRPr="007435EB">
        <w:rPr>
          <w:rFonts w:hint="cs"/>
          <w:rtl/>
        </w:rPr>
        <w:t>וכתיב</w:t>
      </w:r>
      <w:r w:rsidRPr="007435EB">
        <w:rPr>
          <w:rtl/>
        </w:rPr>
        <w:t xml:space="preserve"> </w:t>
      </w:r>
      <w:r w:rsidRPr="007435EB">
        <w:rPr>
          <w:rFonts w:hint="cs"/>
          <w:rtl/>
        </w:rPr>
        <w:t>במברך</w:t>
      </w:r>
      <w:r w:rsidRPr="007435EB">
        <w:rPr>
          <w:rtl/>
        </w:rPr>
        <w:t xml:space="preserve"> </w:t>
      </w:r>
      <w:r w:rsidRPr="007435EB">
        <w:rPr>
          <w:rFonts w:hint="cs"/>
          <w:rtl/>
        </w:rPr>
        <w:t>את</w:t>
      </w:r>
      <w:r w:rsidRPr="007435EB">
        <w:rPr>
          <w:rtl/>
        </w:rPr>
        <w:t xml:space="preserve"> </w:t>
      </w:r>
      <w:r w:rsidRPr="007435EB">
        <w:rPr>
          <w:rFonts w:hint="cs"/>
          <w:rtl/>
        </w:rPr>
        <w:t>השם</w:t>
      </w:r>
      <w:r w:rsidRPr="00AC0CB1">
        <w:rPr>
          <w:rStyle w:val="af2"/>
          <w:rtl/>
        </w:rPr>
        <w:t xml:space="preserve"> </w:t>
      </w:r>
      <w:r w:rsidRPr="00AC0CB1">
        <w:rPr>
          <w:rStyle w:val="af2"/>
          <w:rFonts w:hint="cs"/>
          <w:rtl/>
        </w:rPr>
        <w:t>'ונשא</w:t>
      </w:r>
      <w:r w:rsidRPr="00AC0CB1">
        <w:rPr>
          <w:rStyle w:val="af2"/>
          <w:rtl/>
        </w:rPr>
        <w:t xml:space="preserve"> </w:t>
      </w:r>
      <w:r w:rsidRPr="00AC0CB1">
        <w:rPr>
          <w:rStyle w:val="af2"/>
          <w:rFonts w:hint="cs"/>
          <w:rtl/>
        </w:rPr>
        <w:t>חטאו'</w:t>
      </w:r>
      <w:r w:rsidRPr="00AC0CB1">
        <w:rPr>
          <w:rStyle w:val="af2"/>
          <w:rtl/>
        </w:rPr>
        <w:t>,</w:t>
      </w:r>
    </w:p>
    <w:p w14:paraId="11EF5FEA" w14:textId="77777777" w:rsidR="00E8089F" w:rsidRPr="007435EB" w:rsidRDefault="00E8089F" w:rsidP="00E8089F">
      <w:pPr>
        <w:rPr>
          <w:rFonts w:cs="Guttman Vilna"/>
          <w:b/>
          <w:bCs/>
          <w:rtl/>
        </w:rPr>
      </w:pPr>
      <w:r w:rsidRPr="007435EB">
        <w:rPr>
          <w:rFonts w:hint="cs"/>
          <w:rtl/>
        </w:rPr>
        <w:t>וגמר</w:t>
      </w:r>
      <w:r w:rsidRPr="007435EB">
        <w:rPr>
          <w:rtl/>
        </w:rPr>
        <w:t xml:space="preserve"> </w:t>
      </w:r>
      <w:r w:rsidRPr="007435EB">
        <w:rPr>
          <w:rFonts w:hint="cs"/>
          <w:rtl/>
        </w:rPr>
        <w:t>חטאו</w:t>
      </w:r>
      <w:r w:rsidRPr="007435EB">
        <w:rPr>
          <w:rtl/>
        </w:rPr>
        <w:t xml:space="preserve"> </w:t>
      </w:r>
      <w:r w:rsidRPr="007435EB">
        <w:rPr>
          <w:rFonts w:hint="cs"/>
          <w:rtl/>
        </w:rPr>
        <w:t>ד</w:t>
      </w:r>
      <w:r w:rsidR="00AB3B38">
        <w:rPr>
          <w:rFonts w:hint="cs"/>
          <w:rtl/>
        </w:rPr>
        <w:t>כאן</w:t>
      </w:r>
      <w:r w:rsidRPr="007435EB">
        <w:rPr>
          <w:rtl/>
        </w:rPr>
        <w:t xml:space="preserve"> </w:t>
      </w:r>
      <w:r w:rsidRPr="007435EB">
        <w:rPr>
          <w:rFonts w:hint="cs"/>
          <w:rtl/>
        </w:rPr>
        <w:t>מחטאו</w:t>
      </w:r>
      <w:r w:rsidRPr="007435EB">
        <w:rPr>
          <w:rtl/>
        </w:rPr>
        <w:t xml:space="preserve"> </w:t>
      </w:r>
      <w:r w:rsidRPr="007435EB">
        <w:rPr>
          <w:rFonts w:hint="cs"/>
          <w:rtl/>
        </w:rPr>
        <w:t>ד</w:t>
      </w:r>
      <w:r w:rsidR="00AB3B38">
        <w:rPr>
          <w:rFonts w:hint="cs"/>
          <w:rtl/>
        </w:rPr>
        <w:t>שם</w:t>
      </w:r>
      <w:r w:rsidRPr="007435EB">
        <w:rPr>
          <w:rtl/>
        </w:rPr>
        <w:t xml:space="preserve">, </w:t>
      </w:r>
      <w:r w:rsidRPr="007435EB">
        <w:rPr>
          <w:rFonts w:hint="cs"/>
          <w:rtl/>
        </w:rPr>
        <w:t>מה</w:t>
      </w:r>
      <w:r w:rsidRPr="007435EB">
        <w:rPr>
          <w:rtl/>
        </w:rPr>
        <w:t xml:space="preserve"> </w:t>
      </w:r>
      <w:r w:rsidRPr="007435EB">
        <w:rPr>
          <w:rFonts w:hint="cs"/>
          <w:rtl/>
        </w:rPr>
        <w:t>להלן</w:t>
      </w:r>
      <w:r w:rsidRPr="007435EB">
        <w:rPr>
          <w:rtl/>
        </w:rPr>
        <w:t xml:space="preserve"> </w:t>
      </w:r>
      <w:r w:rsidRPr="007435EB">
        <w:rPr>
          <w:rFonts w:hint="cs"/>
          <w:rtl/>
        </w:rPr>
        <w:t>אף</w:t>
      </w:r>
      <w:r w:rsidRPr="007435EB">
        <w:rPr>
          <w:rtl/>
        </w:rPr>
        <w:t xml:space="preserve"> </w:t>
      </w:r>
      <w:r w:rsidRPr="007435EB">
        <w:rPr>
          <w:rFonts w:hint="cs"/>
          <w:rtl/>
        </w:rPr>
        <w:t>כאן</w:t>
      </w:r>
      <w:r w:rsidRPr="007435EB">
        <w:rPr>
          <w:rtl/>
        </w:rPr>
        <w:t xml:space="preserve"> </w:t>
      </w:r>
      <w:r w:rsidRPr="007435EB">
        <w:rPr>
          <w:rFonts w:hint="cs"/>
          <w:rtl/>
        </w:rPr>
        <w:t>נמי</w:t>
      </w:r>
      <w:r w:rsidRPr="007435EB">
        <w:rPr>
          <w:rtl/>
        </w:rPr>
        <w:t xml:space="preserve"> </w:t>
      </w:r>
      <w:r w:rsidRPr="007435EB">
        <w:rPr>
          <w:rFonts w:hint="cs"/>
          <w:rtl/>
        </w:rPr>
        <w:t>כרת</w:t>
      </w:r>
      <w:r w:rsidRPr="007435EB">
        <w:rPr>
          <w:rtl/>
        </w:rPr>
        <w:t>.</w:t>
      </w:r>
    </w:p>
    <w:p w14:paraId="273F4EFA" w14:textId="77777777" w:rsidR="00E8089F" w:rsidRPr="007435EB" w:rsidRDefault="00E8089F" w:rsidP="00E8089F">
      <w:pPr>
        <w:rPr>
          <w:rtl/>
        </w:rPr>
      </w:pPr>
      <w:r>
        <w:rPr>
          <w:rStyle w:val="affffd"/>
          <w:rFonts w:hint="cs"/>
          <w:rtl/>
          <w:rPrChange w:id="11157" w:author="מנוע אמוראים" w:date="2026-10-05T16:42:03Z">
            <w:rPr>
              <w:rStyle w:val="afffa"/>
              <w:rFonts w:hint="cs"/>
              <w:rtl/>
            </w:rPr>
          </w:rPrChange>
        </w:rPr>
        <w:t xml:space="preserve">ור</w:t>
      </w:r>
      <w:r>
        <w:rPr>
          <w:rStyle w:val="affffd"/>
          <w:rtl/>
          <w:rPrChange w:id="11158" w:author="מנוע אמוראים" w:date="2026-10-05T16:42:03Z">
            <w:rPr>
              <w:rStyle w:val="afffa"/>
              <w:rtl/>
            </w:rPr>
          </w:rPrChange>
        </w:rPr>
        <w:t xml:space="preserve">"</w:t>
      </w:r>
      <w:r>
        <w:rPr>
          <w:rStyle w:val="affffd"/>
          <w:rFonts w:hint="cs"/>
          <w:rtl/>
          <w:rPrChange w:id="11159" w:author="מנוע אמוראים" w:date="2026-10-05T16:42:03Z">
            <w:rPr>
              <w:rStyle w:val="afffa"/>
              <w:rFonts w:hint="cs"/>
              <w:rtl/>
            </w:rPr>
          </w:rPrChange>
        </w:rPr>
        <w:t xml:space="preserve">נ</w:t>
      </w:r>
      <w:r w:rsidRPr="007435EB">
        <w:rPr>
          <w:rtl/>
        </w:rPr>
        <w:t>:</w:t>
      </w:r>
      <w:r w:rsidRPr="00AC0CB1">
        <w:rPr>
          <w:rStyle w:val="af2"/>
          <w:rtl/>
        </w:rPr>
        <w:t xml:space="preserve"> </w:t>
      </w:r>
      <w:r w:rsidRPr="00AC0CB1">
        <w:rPr>
          <w:rStyle w:val="af2"/>
          <w:rFonts w:hint="cs"/>
          <w:rtl/>
        </w:rPr>
        <w:t>'וחדל</w:t>
      </w:r>
      <w:r w:rsidRPr="00AC0CB1">
        <w:rPr>
          <w:rStyle w:val="af2"/>
          <w:rtl/>
        </w:rPr>
        <w:t xml:space="preserve"> </w:t>
      </w:r>
      <w:r w:rsidRPr="00AC0CB1">
        <w:rPr>
          <w:rStyle w:val="af2"/>
          <w:rFonts w:hint="cs"/>
          <w:rtl/>
        </w:rPr>
        <w:t>לעשות</w:t>
      </w:r>
      <w:r w:rsidRPr="00AC0CB1">
        <w:rPr>
          <w:rStyle w:val="af2"/>
          <w:rtl/>
        </w:rPr>
        <w:t xml:space="preserve"> </w:t>
      </w:r>
      <w:r w:rsidRPr="00AC0CB1">
        <w:rPr>
          <w:rStyle w:val="af2"/>
          <w:rFonts w:hint="cs"/>
          <w:rtl/>
        </w:rPr>
        <w:t>הפסח</w:t>
      </w:r>
      <w:r w:rsidRPr="00AC0CB1">
        <w:rPr>
          <w:rStyle w:val="af2"/>
          <w:rtl/>
        </w:rPr>
        <w:t xml:space="preserve"> </w:t>
      </w:r>
      <w:r w:rsidRPr="00AC0CB1">
        <w:rPr>
          <w:rStyle w:val="af2"/>
          <w:rFonts w:hint="cs"/>
          <w:rtl/>
        </w:rPr>
        <w:t>ונכרתה'</w:t>
      </w:r>
      <w:r w:rsidRPr="00AC0CB1">
        <w:rPr>
          <w:rStyle w:val="af2"/>
          <w:rtl/>
        </w:rPr>
        <w:t>,</w:t>
      </w:r>
      <w:r w:rsidRPr="007435EB">
        <w:rPr>
          <w:rtl/>
        </w:rPr>
        <w:t xml:space="preserve"> </w:t>
      </w:r>
      <w:r w:rsidRPr="007435EB">
        <w:rPr>
          <w:rFonts w:hint="cs"/>
          <w:rtl/>
        </w:rPr>
        <w:t>דהאי</w:t>
      </w:r>
      <w:r w:rsidRPr="007435EB">
        <w:rPr>
          <w:rtl/>
        </w:rPr>
        <w:t xml:space="preserve"> </w:t>
      </w:r>
      <w:r w:rsidRPr="007435EB">
        <w:rPr>
          <w:rFonts w:hint="cs"/>
          <w:rtl/>
        </w:rPr>
        <w:t>כי</w:t>
      </w:r>
      <w:r w:rsidRPr="007435EB">
        <w:rPr>
          <w:rtl/>
        </w:rPr>
        <w:t xml:space="preserve"> </w:t>
      </w:r>
      <w:r w:rsidRPr="007435EB">
        <w:rPr>
          <w:rFonts w:hint="cs"/>
          <w:rtl/>
        </w:rPr>
        <w:t>לשון</w:t>
      </w:r>
      <w:r w:rsidRPr="007435EB">
        <w:rPr>
          <w:rtl/>
        </w:rPr>
        <w:t xml:space="preserve"> </w:t>
      </w:r>
      <w:r w:rsidRPr="007435EB">
        <w:rPr>
          <w:rFonts w:hint="cs"/>
          <w:rtl/>
        </w:rPr>
        <w:t>דהא</w:t>
      </w:r>
      <w:r w:rsidRPr="007435EB">
        <w:rPr>
          <w:rtl/>
        </w:rPr>
        <w:t xml:space="preserve"> </w:t>
      </w:r>
      <w:r w:rsidRPr="007435EB">
        <w:rPr>
          <w:rFonts w:hint="cs"/>
          <w:rtl/>
        </w:rPr>
        <w:t>הוא</w:t>
      </w:r>
      <w:r w:rsidRPr="007435EB">
        <w:rPr>
          <w:rtl/>
        </w:rPr>
        <w:t>.</w:t>
      </w:r>
    </w:p>
    <w:p w14:paraId="42C5A4C9" w14:textId="77777777" w:rsidR="00E8089F" w:rsidRPr="007435EB" w:rsidRDefault="00E8089F" w:rsidP="00E8089F">
      <w:pPr>
        <w:rPr>
          <w:rFonts w:cs="Guttman Vilna"/>
          <w:b/>
          <w:bCs/>
          <w:rtl/>
        </w:rPr>
      </w:pPr>
      <w:r w:rsidRPr="007435EB">
        <w:rPr>
          <w:rFonts w:hint="cs"/>
          <w:rtl/>
        </w:rPr>
        <w:t>וה</w:t>
      </w:r>
      <w:r w:rsidRPr="007435EB">
        <w:rPr>
          <w:rtl/>
        </w:rPr>
        <w:t>"</w:t>
      </w:r>
      <w:r w:rsidRPr="007435EB">
        <w:rPr>
          <w:rFonts w:hint="cs"/>
          <w:rtl/>
        </w:rPr>
        <w:t>ק</w:t>
      </w:r>
      <w:r w:rsidRPr="007435EB">
        <w:rPr>
          <w:rtl/>
        </w:rPr>
        <w:t xml:space="preserve"> </w:t>
      </w:r>
      <w:r w:rsidRPr="007435EB">
        <w:rPr>
          <w:rFonts w:hint="cs"/>
          <w:rtl/>
        </w:rPr>
        <w:t>רחמנא</w:t>
      </w:r>
      <w:r w:rsidRPr="007435EB">
        <w:rPr>
          <w:rtl/>
        </w:rPr>
        <w:t xml:space="preserve">: </w:t>
      </w:r>
      <w:r w:rsidRPr="007435EB">
        <w:rPr>
          <w:rFonts w:hint="cs"/>
          <w:rtl/>
        </w:rPr>
        <w:t>דהא</w:t>
      </w:r>
      <w:r w:rsidRPr="007435EB">
        <w:rPr>
          <w:rtl/>
        </w:rPr>
        <w:t xml:space="preserve"> </w:t>
      </w:r>
      <w:r w:rsidRPr="007435EB">
        <w:rPr>
          <w:rFonts w:hint="cs"/>
          <w:rtl/>
        </w:rPr>
        <w:t>קרבן</w:t>
      </w:r>
      <w:r w:rsidRPr="007435EB">
        <w:rPr>
          <w:rtl/>
        </w:rPr>
        <w:t xml:space="preserve"> ה' </w:t>
      </w:r>
      <w:r w:rsidRPr="007435EB">
        <w:rPr>
          <w:rFonts w:hint="cs"/>
          <w:rtl/>
        </w:rPr>
        <w:t>לא</w:t>
      </w:r>
      <w:r w:rsidRPr="007435EB">
        <w:rPr>
          <w:rtl/>
        </w:rPr>
        <w:t xml:space="preserve"> </w:t>
      </w:r>
      <w:r w:rsidRPr="007435EB">
        <w:rPr>
          <w:rFonts w:hint="cs"/>
          <w:rtl/>
        </w:rPr>
        <w:t>הקריב</w:t>
      </w:r>
      <w:r w:rsidRPr="007435EB">
        <w:rPr>
          <w:rtl/>
        </w:rPr>
        <w:t xml:space="preserve"> </w:t>
      </w:r>
      <w:r w:rsidRPr="007435EB">
        <w:rPr>
          <w:rFonts w:hint="cs"/>
          <w:rtl/>
        </w:rPr>
        <w:t>במעדו</w:t>
      </w:r>
      <w:r w:rsidRPr="007435EB">
        <w:rPr>
          <w:rtl/>
        </w:rPr>
        <w:t xml:space="preserve"> </w:t>
      </w:r>
      <w:r w:rsidRPr="007435EB">
        <w:rPr>
          <w:rFonts w:hint="cs"/>
          <w:rtl/>
        </w:rPr>
        <w:t>בראשון</w:t>
      </w:r>
      <w:r w:rsidRPr="007435EB">
        <w:rPr>
          <w:rtl/>
        </w:rPr>
        <w:t>.</w:t>
      </w:r>
    </w:p>
    <w:p w14:paraId="334F964D" w14:textId="77777777" w:rsidR="00E8089F" w:rsidRPr="007435EB" w:rsidRDefault="00E8089F" w:rsidP="00E8089F">
      <w:pPr>
        <w:rPr>
          <w:rFonts w:cs="Guttman Vilna"/>
          <w:b/>
          <w:bCs/>
          <w:rtl/>
        </w:rPr>
      </w:pPr>
      <w:r w:rsidRPr="00F46A1C">
        <w:rPr>
          <w:rStyle w:val="affffd"/>
          <w:rFonts w:hint="cs"/>
          <w:rtl/>
        </w:rPr>
        <w:lastRenderedPageBreak/>
        <w:t>והך</w:t>
      </w:r>
      <w:r w:rsidRPr="00AC0CB1">
        <w:rPr>
          <w:rStyle w:val="af2"/>
          <w:rFonts w:hint="cs"/>
          <w:rtl/>
        </w:rPr>
        <w:t xml:space="preserve"> 'חטאו</w:t>
      </w:r>
      <w:r w:rsidRPr="00AC0CB1">
        <w:rPr>
          <w:rStyle w:val="af2"/>
          <w:rtl/>
        </w:rPr>
        <w:t xml:space="preserve"> </w:t>
      </w:r>
      <w:r w:rsidRPr="00AC0CB1">
        <w:rPr>
          <w:rStyle w:val="af2"/>
          <w:rFonts w:hint="cs"/>
          <w:rtl/>
        </w:rPr>
        <w:t xml:space="preserve">ישא' </w:t>
      </w:r>
      <w:r w:rsidRPr="007435EB">
        <w:rPr>
          <w:rFonts w:hint="cs"/>
          <w:rtl/>
        </w:rPr>
        <w:t>גמר מ</w:t>
      </w:r>
      <w:r w:rsidR="00AB3B38">
        <w:rPr>
          <w:rFonts w:hint="cs"/>
          <w:rtl/>
        </w:rPr>
        <w:t>כאן</w:t>
      </w:r>
      <w:r w:rsidRPr="007435EB">
        <w:rPr>
          <w:rFonts w:hint="cs"/>
          <w:rtl/>
        </w:rPr>
        <w:t xml:space="preserve"> דאף </w:t>
      </w:r>
      <w:r w:rsidR="00AB3B38">
        <w:rPr>
          <w:rFonts w:hint="cs"/>
          <w:rtl/>
        </w:rPr>
        <w:t>שם</w:t>
      </w:r>
      <w:r w:rsidRPr="007435EB">
        <w:rPr>
          <w:rFonts w:hint="cs"/>
          <w:rtl/>
        </w:rPr>
        <w:t xml:space="preserve"> חייב כרת דס</w:t>
      </w:r>
      <w:r w:rsidRPr="007435EB">
        <w:rPr>
          <w:rtl/>
        </w:rPr>
        <w:t>"</w:t>
      </w:r>
      <w:r w:rsidRPr="007435EB">
        <w:rPr>
          <w:rFonts w:hint="cs"/>
          <w:rtl/>
        </w:rPr>
        <w:t>ל מגדף לאו מברך ה</w:t>
      </w:r>
      <w:r w:rsidRPr="007435EB">
        <w:rPr>
          <w:rtl/>
        </w:rPr>
        <w:t>'</w:t>
      </w:r>
      <w:r w:rsidRPr="007435EB">
        <w:rPr>
          <w:rFonts w:hint="cs"/>
          <w:rtl/>
        </w:rPr>
        <w:t xml:space="preserve"> הוא</w:t>
      </w:r>
      <w:r w:rsidRPr="007435EB">
        <w:rPr>
          <w:rtl/>
        </w:rPr>
        <w:t>.</w:t>
      </w:r>
    </w:p>
    <w:p w14:paraId="0F45D54D" w14:textId="77777777" w:rsidR="00E8089F" w:rsidRPr="007435EB" w:rsidRDefault="00E8089F" w:rsidP="00E8089F">
      <w:pPr>
        <w:rPr>
          <w:rtl/>
        </w:rPr>
      </w:pPr>
      <w:r>
        <w:rPr>
          <w:rStyle w:val="affffd"/>
          <w:rFonts w:hint="cs"/>
          <w:rtl/>
          <w:rPrChange w:id="11160" w:author="מנוע אמוראים" w:date="2026-10-05T16:42:03Z">
            <w:rPr>
              <w:rStyle w:val="afffa"/>
              <w:rFonts w:hint="cs"/>
              <w:rtl/>
            </w:rPr>
          </w:rPrChange>
        </w:rPr>
        <w:t xml:space="preserve">ורחב</w:t>
      </w:r>
      <w:r>
        <w:rPr>
          <w:rStyle w:val="affffd"/>
          <w:rtl/>
          <w:rPrChange w:id="11161" w:author="מנוע אמוראים" w:date="2026-10-05T16:42:03Z">
            <w:rPr>
              <w:rStyle w:val="afffa"/>
              <w:rtl/>
            </w:rPr>
          </w:rPrChange>
        </w:rPr>
        <w:t xml:space="preserve">"</w:t>
      </w:r>
      <w:r>
        <w:rPr>
          <w:rStyle w:val="affffd"/>
          <w:rFonts w:hint="cs"/>
          <w:rtl/>
          <w:rPrChange w:id="11162" w:author="מנוע אמוראים" w:date="2026-10-05T16:42:03Z">
            <w:rPr>
              <w:rStyle w:val="afffa"/>
              <w:rFonts w:hint="cs"/>
              <w:rtl/>
            </w:rPr>
          </w:rPrChange>
        </w:rPr>
        <w:t xml:space="preserve">ע</w:t>
      </w:r>
      <w:r w:rsidRPr="007435EB">
        <w:rPr>
          <w:rtl/>
        </w:rPr>
        <w:t>:</w:t>
      </w:r>
      <w:r w:rsidRPr="00AC0CB1">
        <w:rPr>
          <w:rStyle w:val="af2"/>
          <w:rtl/>
        </w:rPr>
        <w:t xml:space="preserve"> </w:t>
      </w:r>
      <w:r w:rsidRPr="00AC0CB1">
        <w:rPr>
          <w:rStyle w:val="af2"/>
          <w:rFonts w:hint="cs"/>
          <w:rtl/>
        </w:rPr>
        <w:t>'וחדל</w:t>
      </w:r>
      <w:r w:rsidRPr="00AC0CB1">
        <w:rPr>
          <w:rStyle w:val="af2"/>
          <w:rtl/>
        </w:rPr>
        <w:t xml:space="preserve"> </w:t>
      </w:r>
      <w:r w:rsidRPr="00AC0CB1">
        <w:rPr>
          <w:rStyle w:val="af2"/>
          <w:rFonts w:hint="cs"/>
          <w:rtl/>
        </w:rPr>
        <w:t>לעשות</w:t>
      </w:r>
      <w:r w:rsidRPr="00AC0CB1">
        <w:rPr>
          <w:rStyle w:val="af2"/>
          <w:rtl/>
        </w:rPr>
        <w:t xml:space="preserve"> </w:t>
      </w:r>
      <w:r w:rsidRPr="00AC0CB1">
        <w:rPr>
          <w:rStyle w:val="af2"/>
          <w:rFonts w:hint="cs"/>
          <w:rtl/>
        </w:rPr>
        <w:t>הפסח</w:t>
      </w:r>
      <w:r w:rsidRPr="00AC0CB1">
        <w:rPr>
          <w:rStyle w:val="af2"/>
          <w:rtl/>
        </w:rPr>
        <w:t xml:space="preserve"> </w:t>
      </w:r>
      <w:r w:rsidRPr="00AC0CB1">
        <w:rPr>
          <w:rStyle w:val="af2"/>
          <w:rFonts w:hint="cs"/>
          <w:rtl/>
        </w:rPr>
        <w:t>ונכרתה'</w:t>
      </w:r>
      <w:r w:rsidRPr="00AC0CB1">
        <w:rPr>
          <w:rStyle w:val="af2"/>
          <w:rtl/>
        </w:rPr>
        <w:t>,</w:t>
      </w:r>
      <w:r w:rsidRPr="007435EB">
        <w:rPr>
          <w:rtl/>
        </w:rPr>
        <w:t xml:space="preserve"> </w:t>
      </w:r>
      <w:r w:rsidRPr="007435EB">
        <w:rPr>
          <w:rFonts w:hint="cs"/>
          <w:rtl/>
        </w:rPr>
        <w:t>אי</w:t>
      </w:r>
      <w:r w:rsidRPr="007435EB">
        <w:rPr>
          <w:rtl/>
        </w:rPr>
        <w:t xml:space="preserve"> </w:t>
      </w:r>
      <w:r w:rsidRPr="007435EB">
        <w:rPr>
          <w:rFonts w:hint="cs"/>
          <w:rtl/>
        </w:rPr>
        <w:t>קרבן</w:t>
      </w:r>
      <w:r w:rsidRPr="007435EB">
        <w:rPr>
          <w:rtl/>
        </w:rPr>
        <w:t xml:space="preserve"> ה' </w:t>
      </w:r>
      <w:r w:rsidRPr="007435EB">
        <w:rPr>
          <w:rFonts w:hint="cs"/>
          <w:rtl/>
        </w:rPr>
        <w:t>לא</w:t>
      </w:r>
      <w:r w:rsidRPr="007435EB">
        <w:rPr>
          <w:rtl/>
        </w:rPr>
        <w:t xml:space="preserve"> </w:t>
      </w:r>
      <w:r w:rsidRPr="007435EB">
        <w:rPr>
          <w:rFonts w:hint="cs"/>
          <w:rtl/>
        </w:rPr>
        <w:t>הקריב</w:t>
      </w:r>
      <w:r w:rsidRPr="007435EB">
        <w:rPr>
          <w:rtl/>
        </w:rPr>
        <w:t xml:space="preserve"> </w:t>
      </w:r>
      <w:r w:rsidRPr="007435EB">
        <w:rPr>
          <w:rFonts w:hint="cs"/>
          <w:rtl/>
        </w:rPr>
        <w:t>במועדו</w:t>
      </w:r>
      <w:r w:rsidRPr="007435EB">
        <w:rPr>
          <w:rtl/>
        </w:rPr>
        <w:t xml:space="preserve"> </w:t>
      </w:r>
      <w:r w:rsidRPr="007435EB">
        <w:rPr>
          <w:rFonts w:hint="cs"/>
          <w:rtl/>
        </w:rPr>
        <w:t>בשני</w:t>
      </w:r>
      <w:r w:rsidRPr="007435EB">
        <w:rPr>
          <w:rtl/>
        </w:rPr>
        <w:t>.</w:t>
      </w:r>
    </w:p>
    <w:p w14:paraId="0514AFD6" w14:textId="77777777" w:rsidR="00E8089F" w:rsidRPr="007435EB" w:rsidRDefault="00E8089F" w:rsidP="00E8089F">
      <w:pPr>
        <w:rPr>
          <w:rFonts w:cs="Guttman Vilna"/>
          <w:b/>
          <w:bCs/>
          <w:rtl/>
        </w:rPr>
      </w:pPr>
      <w:r w:rsidRPr="007435EB">
        <w:rPr>
          <w:rtl/>
        </w:rPr>
        <w:tab/>
        <w:t>-</w:t>
      </w:r>
      <w:r w:rsidRPr="00AC0CB1">
        <w:rPr>
          <w:rStyle w:val="af2"/>
          <w:rtl/>
        </w:rPr>
        <w:t xml:space="preserve"> </w:t>
      </w:r>
      <w:r w:rsidRPr="00AC0CB1">
        <w:rPr>
          <w:rStyle w:val="af2"/>
          <w:rFonts w:hint="cs"/>
          <w:rtl/>
        </w:rPr>
        <w:t>'חטאו</w:t>
      </w:r>
      <w:r w:rsidRPr="00AC0CB1">
        <w:rPr>
          <w:rStyle w:val="af2"/>
          <w:rtl/>
        </w:rPr>
        <w:t xml:space="preserve"> </w:t>
      </w:r>
      <w:r w:rsidRPr="00AC0CB1">
        <w:rPr>
          <w:rStyle w:val="af2"/>
          <w:rFonts w:hint="cs"/>
          <w:rtl/>
        </w:rPr>
        <w:t>ישא'</w:t>
      </w:r>
      <w:r w:rsidRPr="00AC0CB1">
        <w:rPr>
          <w:rStyle w:val="af2"/>
          <w:rtl/>
        </w:rPr>
        <w:t xml:space="preserve"> </w:t>
      </w:r>
      <w:r w:rsidRPr="007435EB">
        <w:rPr>
          <w:rFonts w:hint="cs"/>
          <w:rtl/>
        </w:rPr>
        <w:t>מיבע</w:t>
      </w:r>
      <w:r w:rsidRPr="007435EB">
        <w:rPr>
          <w:rtl/>
        </w:rPr>
        <w:t>"</w:t>
      </w:r>
      <w:r w:rsidRPr="007435EB">
        <w:rPr>
          <w:rFonts w:hint="cs"/>
          <w:rtl/>
        </w:rPr>
        <w:t xml:space="preserve">ל </w:t>
      </w:r>
      <w:r w:rsidRPr="007435EB">
        <w:rPr>
          <w:rtl/>
        </w:rPr>
        <w:t xml:space="preserve">- </w:t>
      </w:r>
      <w:r w:rsidRPr="007435EB">
        <w:rPr>
          <w:rFonts w:hint="cs"/>
          <w:rtl/>
        </w:rPr>
        <w:t>כדאמרן</w:t>
      </w:r>
      <w:r w:rsidRPr="007435EB">
        <w:rPr>
          <w:rtl/>
        </w:rPr>
        <w:t>.</w:t>
      </w:r>
    </w:p>
    <w:p w14:paraId="05AA5573" w14:textId="77777777" w:rsidR="00E8089F" w:rsidRPr="007435EB" w:rsidRDefault="00E8089F" w:rsidP="00E8089F">
      <w:pPr>
        <w:rPr>
          <w:rtl/>
        </w:rPr>
      </w:pPr>
      <w:r w:rsidRPr="005C3FF1">
        <w:rPr>
          <w:rStyle w:val="afffa"/>
          <w:rFonts w:hint="cs"/>
          <w:rtl/>
        </w:rPr>
        <w:t>הלכך</w:t>
      </w:r>
      <w:r w:rsidRPr="007435EB">
        <w:rPr>
          <w:rtl/>
        </w:rPr>
        <w:t xml:space="preserve">: </w:t>
      </w:r>
      <w:r w:rsidRPr="007435EB">
        <w:rPr>
          <w:rFonts w:hint="cs"/>
          <w:rtl/>
        </w:rPr>
        <w:t>הזיד</w:t>
      </w:r>
      <w:r w:rsidRPr="007435EB">
        <w:rPr>
          <w:rtl/>
        </w:rPr>
        <w:t xml:space="preserve"> </w:t>
      </w:r>
      <w:r w:rsidRPr="007435EB">
        <w:rPr>
          <w:rFonts w:hint="cs"/>
          <w:rtl/>
        </w:rPr>
        <w:t>בזה</w:t>
      </w:r>
      <w:r w:rsidRPr="007435EB">
        <w:rPr>
          <w:rtl/>
        </w:rPr>
        <w:t xml:space="preserve"> </w:t>
      </w:r>
      <w:r w:rsidRPr="007435EB">
        <w:rPr>
          <w:rFonts w:hint="cs"/>
          <w:rtl/>
        </w:rPr>
        <w:t>ובזה</w:t>
      </w:r>
      <w:r w:rsidRPr="007435EB">
        <w:rPr>
          <w:rtl/>
        </w:rPr>
        <w:t xml:space="preserve"> – </w:t>
      </w:r>
      <w:r w:rsidRPr="005C3FF1">
        <w:rPr>
          <w:rStyle w:val="afffa"/>
          <w:rFonts w:hint="cs"/>
          <w:rtl/>
        </w:rPr>
        <w:t>לכו</w:t>
      </w:r>
      <w:r w:rsidRPr="005C3FF1">
        <w:rPr>
          <w:rStyle w:val="afffa"/>
          <w:rtl/>
        </w:rPr>
        <w:t>"</w:t>
      </w:r>
      <w:r w:rsidRPr="005C3FF1">
        <w:rPr>
          <w:rStyle w:val="afffa"/>
          <w:rFonts w:hint="cs"/>
          <w:rtl/>
        </w:rPr>
        <w:t>ע</w:t>
      </w:r>
      <w:r w:rsidRPr="007435EB">
        <w:rPr>
          <w:rFonts w:hint="cs"/>
          <w:rtl/>
        </w:rPr>
        <w:t xml:space="preserve"> חייב</w:t>
      </w:r>
      <w:r w:rsidRPr="007435EB">
        <w:rPr>
          <w:rtl/>
        </w:rPr>
        <w:t xml:space="preserve">, </w:t>
      </w:r>
      <w:r w:rsidRPr="007435EB">
        <w:rPr>
          <w:rFonts w:hint="cs"/>
          <w:rtl/>
        </w:rPr>
        <w:t>שגג</w:t>
      </w:r>
      <w:r w:rsidRPr="007435EB">
        <w:rPr>
          <w:rtl/>
        </w:rPr>
        <w:t xml:space="preserve"> </w:t>
      </w:r>
      <w:r w:rsidRPr="007435EB">
        <w:rPr>
          <w:rFonts w:hint="cs"/>
          <w:rtl/>
        </w:rPr>
        <w:t>בזה</w:t>
      </w:r>
      <w:r w:rsidRPr="007435EB">
        <w:rPr>
          <w:rtl/>
        </w:rPr>
        <w:t xml:space="preserve"> </w:t>
      </w:r>
      <w:r w:rsidRPr="007435EB">
        <w:rPr>
          <w:rFonts w:hint="cs"/>
          <w:rtl/>
        </w:rPr>
        <w:t>ובזה</w:t>
      </w:r>
      <w:r w:rsidRPr="007435EB">
        <w:rPr>
          <w:rtl/>
        </w:rPr>
        <w:t xml:space="preserve"> – </w:t>
      </w:r>
      <w:r w:rsidRPr="005C3FF1">
        <w:rPr>
          <w:rStyle w:val="afffa"/>
          <w:rFonts w:hint="cs"/>
          <w:rtl/>
        </w:rPr>
        <w:t>לכו</w:t>
      </w:r>
      <w:r w:rsidRPr="005C3FF1">
        <w:rPr>
          <w:rStyle w:val="afffa"/>
          <w:rtl/>
        </w:rPr>
        <w:t>"</w:t>
      </w:r>
      <w:r w:rsidRPr="005C3FF1">
        <w:rPr>
          <w:rStyle w:val="afffa"/>
          <w:rFonts w:hint="cs"/>
          <w:rtl/>
        </w:rPr>
        <w:t>ע</w:t>
      </w:r>
      <w:r w:rsidRPr="007435EB">
        <w:rPr>
          <w:rtl/>
        </w:rPr>
        <w:t xml:space="preserve"> </w:t>
      </w:r>
      <w:r w:rsidRPr="007435EB">
        <w:rPr>
          <w:rFonts w:hint="cs"/>
          <w:rtl/>
        </w:rPr>
        <w:t>פטור</w:t>
      </w:r>
      <w:r w:rsidRPr="007435EB">
        <w:rPr>
          <w:rtl/>
        </w:rPr>
        <w:t>.</w:t>
      </w:r>
    </w:p>
    <w:p w14:paraId="729CD2CC" w14:textId="77777777" w:rsidR="00E8089F" w:rsidRPr="007435EB" w:rsidRDefault="00E8089F" w:rsidP="00E8089F">
      <w:pPr>
        <w:rPr>
          <w:rtl/>
        </w:rPr>
      </w:pPr>
      <w:r w:rsidRPr="007435EB">
        <w:rPr>
          <w:rFonts w:hint="cs"/>
          <w:rtl/>
        </w:rPr>
        <w:t>הזיד</w:t>
      </w:r>
      <w:r w:rsidRPr="007435EB">
        <w:rPr>
          <w:rtl/>
        </w:rPr>
        <w:t xml:space="preserve"> </w:t>
      </w:r>
      <w:r w:rsidRPr="007435EB">
        <w:rPr>
          <w:rFonts w:hint="cs"/>
          <w:rtl/>
        </w:rPr>
        <w:t>בראשון</w:t>
      </w:r>
      <w:r w:rsidRPr="007435EB">
        <w:rPr>
          <w:rtl/>
        </w:rPr>
        <w:t xml:space="preserve"> </w:t>
      </w:r>
      <w:r w:rsidRPr="007435EB">
        <w:rPr>
          <w:rFonts w:hint="cs"/>
          <w:rtl/>
        </w:rPr>
        <w:t>ושגג</w:t>
      </w:r>
      <w:r w:rsidRPr="007435EB">
        <w:rPr>
          <w:rtl/>
        </w:rPr>
        <w:t xml:space="preserve"> </w:t>
      </w:r>
      <w:r w:rsidRPr="007435EB">
        <w:rPr>
          <w:rFonts w:hint="cs"/>
          <w:rtl/>
        </w:rPr>
        <w:t>בשני</w:t>
      </w:r>
      <w:r w:rsidRPr="007435EB">
        <w:rPr>
          <w:rtl/>
        </w:rPr>
        <w:t xml:space="preserve"> - </w:t>
      </w:r>
      <w:r w:rsidRPr="007435EB">
        <w:rPr>
          <w:rFonts w:hint="cs"/>
          <w:rtl/>
        </w:rPr>
        <w:t>לרבי</w:t>
      </w:r>
      <w:r w:rsidRPr="007435EB">
        <w:rPr>
          <w:rtl/>
        </w:rPr>
        <w:t xml:space="preserve"> </w:t>
      </w:r>
      <w:r>
        <w:rPr>
          <w:rStyle w:val="affffd"/>
          <w:rFonts w:hint="cs"/>
          <w:rtl/>
          <w:rPrChange w:id="11163" w:author="מנוע אמוראים" w:date="2026-10-05T16:42:03Z">
            <w:rPr>
              <w:rFonts w:hint="cs"/>
              <w:rtl/>
            </w:rPr>
          </w:rPrChange>
        </w:rPr>
        <w:t xml:space="preserve">ולר</w:t>
      </w:r>
      <w:r>
        <w:rPr>
          <w:rStyle w:val="affffd"/>
          <w:rtl/>
          <w:rPrChange w:id="11164" w:author="מנוע אמוראים" w:date="2026-10-05T16:42:03Z">
            <w:rPr>
              <w:rtl/>
            </w:rPr>
          </w:rPrChange>
        </w:rPr>
        <w:t xml:space="preserve">"</w:t>
      </w:r>
      <w:r>
        <w:rPr>
          <w:rStyle w:val="affffd"/>
          <w:rFonts w:hint="cs"/>
          <w:rtl/>
          <w:rPrChange w:id="11165" w:author="מנוע אמוראים" w:date="2026-10-05T16:42:03Z">
            <w:rPr>
              <w:rFonts w:hint="cs"/>
              <w:rtl/>
            </w:rPr>
          </w:rPrChange>
        </w:rPr>
        <w:t xml:space="preserve">נ</w:t>
      </w:r>
      <w:r>
        <w:rPr>
          <w:rFonts w:hint="cs"/>
          <w:rtl/>
        </w:rPr>
        <w:t xml:space="preserve"> מחייבי</w:t>
      </w:r>
      <w:r w:rsidRPr="007435EB">
        <w:rPr>
          <w:rtl/>
        </w:rPr>
        <w:t xml:space="preserve">, </w:t>
      </w:r>
      <w:r>
        <w:rPr>
          <w:rStyle w:val="affffd"/>
          <w:rFonts w:hint="cs"/>
          <w:rtl/>
          <w:rPrChange w:id="11166" w:author="מנוע אמוראים" w:date="2026-10-05T16:42:03Z">
            <w:rPr>
              <w:rFonts w:hint="cs"/>
              <w:rtl/>
            </w:rPr>
          </w:rPrChange>
        </w:rPr>
        <w:t xml:space="preserve">לרחב</w:t>
      </w:r>
      <w:r>
        <w:rPr>
          <w:rStyle w:val="affffd"/>
          <w:rtl/>
          <w:rPrChange w:id="11167" w:author="מנוע אמוראים" w:date="2026-10-05T16:42:03Z">
            <w:rPr>
              <w:rtl/>
            </w:rPr>
          </w:rPrChange>
        </w:rPr>
        <w:t xml:space="preserve">"</w:t>
      </w:r>
      <w:r>
        <w:rPr>
          <w:rStyle w:val="affffd"/>
          <w:rFonts w:hint="cs"/>
          <w:rtl/>
          <w:rPrChange w:id="11168" w:author="מנוע אמוראים" w:date="2026-10-05T16:42:03Z">
            <w:rPr>
              <w:rFonts w:hint="cs"/>
              <w:rtl/>
            </w:rPr>
          </w:rPrChange>
        </w:rPr>
        <w:t xml:space="preserve">ע</w:t>
      </w:r>
      <w:r>
        <w:rPr>
          <w:rFonts w:hint="cs"/>
          <w:rtl/>
        </w:rPr>
        <w:t xml:space="preserve"> פטור</w:t>
      </w:r>
      <w:r w:rsidRPr="007435EB">
        <w:rPr>
          <w:rtl/>
        </w:rPr>
        <w:t>.</w:t>
      </w:r>
    </w:p>
    <w:p w14:paraId="054FDAE4" w14:textId="77777777" w:rsidR="00E8089F" w:rsidRPr="007435EB" w:rsidRDefault="00E8089F" w:rsidP="00E8089F">
      <w:pPr>
        <w:rPr>
          <w:rtl/>
        </w:rPr>
      </w:pPr>
      <w:r w:rsidRPr="007435EB">
        <w:rPr>
          <w:rFonts w:hint="cs"/>
          <w:rtl/>
        </w:rPr>
        <w:t>שגג</w:t>
      </w:r>
      <w:r w:rsidRPr="007435EB">
        <w:rPr>
          <w:rtl/>
        </w:rPr>
        <w:t xml:space="preserve"> </w:t>
      </w:r>
      <w:r w:rsidRPr="007435EB">
        <w:rPr>
          <w:rFonts w:hint="cs"/>
          <w:rtl/>
        </w:rPr>
        <w:t>בראשון</w:t>
      </w:r>
      <w:r w:rsidRPr="007435EB">
        <w:rPr>
          <w:rtl/>
        </w:rPr>
        <w:t xml:space="preserve"> </w:t>
      </w:r>
      <w:r w:rsidRPr="007435EB">
        <w:rPr>
          <w:rFonts w:hint="cs"/>
          <w:rtl/>
        </w:rPr>
        <w:t>והזיד</w:t>
      </w:r>
      <w:r w:rsidRPr="007435EB">
        <w:rPr>
          <w:rtl/>
        </w:rPr>
        <w:t xml:space="preserve"> </w:t>
      </w:r>
      <w:r w:rsidRPr="007435EB">
        <w:rPr>
          <w:rFonts w:hint="cs"/>
          <w:rtl/>
        </w:rPr>
        <w:t>בשני</w:t>
      </w:r>
      <w:r w:rsidRPr="007435EB">
        <w:rPr>
          <w:rtl/>
        </w:rPr>
        <w:t xml:space="preserve"> - </w:t>
      </w:r>
      <w:r w:rsidRPr="007435EB">
        <w:rPr>
          <w:rFonts w:hint="cs"/>
          <w:rtl/>
        </w:rPr>
        <w:t>לרבי</w:t>
      </w:r>
      <w:r w:rsidRPr="007435EB">
        <w:rPr>
          <w:rtl/>
        </w:rPr>
        <w:t xml:space="preserve"> </w:t>
      </w:r>
      <w:r w:rsidRPr="007435EB">
        <w:rPr>
          <w:rFonts w:hint="cs"/>
          <w:rtl/>
        </w:rPr>
        <w:t>חייב</w:t>
      </w:r>
      <w:r w:rsidRPr="007435EB">
        <w:rPr>
          <w:rtl/>
        </w:rPr>
        <w:t xml:space="preserve">, </w:t>
      </w:r>
      <w:r>
        <w:rPr>
          <w:rStyle w:val="affffd"/>
          <w:rFonts w:hint="cs"/>
          <w:rtl/>
          <w:rPrChange w:id="11169" w:author="מנוע אמוראים" w:date="2026-10-05T16:42:03Z">
            <w:rPr>
              <w:rFonts w:hint="cs"/>
              <w:rtl/>
            </w:rPr>
          </w:rPrChange>
        </w:rPr>
        <w:t xml:space="preserve">לר</w:t>
      </w:r>
      <w:r>
        <w:rPr>
          <w:rStyle w:val="affffd"/>
          <w:rtl/>
          <w:rPrChange w:id="11170" w:author="מנוע אמוראים" w:date="2026-10-05T16:42:03Z">
            <w:rPr>
              <w:rtl/>
            </w:rPr>
          </w:rPrChange>
        </w:rPr>
        <w:t xml:space="preserve">"</w:t>
      </w:r>
      <w:r>
        <w:rPr>
          <w:rStyle w:val="affffd"/>
          <w:rFonts w:hint="cs"/>
          <w:rtl/>
          <w:rPrChange w:id="11171" w:author="מנוע אמוראים" w:date="2026-10-05T16:42:03Z">
            <w:rPr>
              <w:rFonts w:hint="cs"/>
              <w:rtl/>
            </w:rPr>
          </w:rPrChange>
        </w:rPr>
        <w:t xml:space="preserve">נ</w:t>
      </w:r>
      <w:r>
        <w:rPr>
          <w:rFonts w:hint="cs"/>
          <w:rtl/>
        </w:rPr>
        <w:t xml:space="preserve"> </w:t>
      </w:r>
      <w:r>
        <w:rPr>
          <w:rStyle w:val="affffd"/>
          <w:rFonts w:hint="cs"/>
          <w:rtl/>
          <w:rPrChange w:id="11172" w:author="מנוע אמוראים" w:date="2026-10-05T16:42:03Z">
            <w:rPr>
              <w:rFonts w:hint="cs"/>
              <w:rtl/>
            </w:rPr>
          </w:rPrChange>
        </w:rPr>
        <w:t xml:space="preserve">ולרחב</w:t>
      </w:r>
      <w:r>
        <w:rPr>
          <w:rStyle w:val="affffd"/>
          <w:rtl/>
          <w:rPrChange w:id="11173" w:author="מנוע אמוראים" w:date="2026-10-05T16:42:03Z">
            <w:rPr>
              <w:rtl/>
            </w:rPr>
          </w:rPrChange>
        </w:rPr>
        <w:t xml:space="preserve">"</w:t>
      </w:r>
      <w:r>
        <w:rPr>
          <w:rStyle w:val="affffd"/>
          <w:rFonts w:hint="cs"/>
          <w:rtl/>
          <w:rPrChange w:id="11174" w:author="מנוע אמוראים" w:date="2026-10-05T16:42:03Z">
            <w:rPr>
              <w:rFonts w:hint="cs"/>
              <w:rtl/>
            </w:rPr>
          </w:rPrChange>
        </w:rPr>
        <w:t xml:space="preserve">ע</w:t>
      </w:r>
      <w:r w:rsidRPr="007435EB">
        <w:rPr>
          <w:rtl/>
        </w:rPr>
        <w:t xml:space="preserve"> </w:t>
      </w:r>
      <w:r w:rsidRPr="007435EB">
        <w:rPr>
          <w:rFonts w:hint="cs"/>
          <w:rtl/>
        </w:rPr>
        <w:t>פטור</w:t>
      </w:r>
      <w:r w:rsidRPr="007435EB">
        <w:rPr>
          <w:rtl/>
        </w:rPr>
        <w:t>.</w:t>
      </w:r>
    </w:p>
    <w:p w14:paraId="638D1D31" w14:textId="7C980423" w:rsidR="00E8089F" w:rsidRPr="007435EB" w:rsidRDefault="00F47631" w:rsidP="00F47631">
      <w:pPr>
        <w:pStyle w:val="affd"/>
        <w:rPr>
          <w:bCs/>
          <w:rtl/>
        </w:rPr>
      </w:pPr>
      <w:r>
        <w:rPr>
          <w:rFonts w:hint="cs"/>
          <w:rtl/>
        </w:rPr>
        <w:t>***</w:t>
      </w:r>
    </w:p>
    <w:p w14:paraId="37A5BBC4" w14:textId="77777777" w:rsidR="00E8089F" w:rsidRPr="007435EB" w:rsidRDefault="00E8089F" w:rsidP="005C3FF1">
      <w:pPr>
        <w:pStyle w:val="afff"/>
        <w:framePr w:wrap="around"/>
        <w:rPr>
          <w:rtl/>
        </w:rPr>
      </w:pPr>
      <w:r w:rsidRPr="007435EB">
        <w:rPr>
          <w:rFonts w:hint="cs"/>
          <w:rtl/>
        </w:rPr>
        <w:t>צג:</w:t>
      </w:r>
    </w:p>
    <w:p>
      <w:pPr>
        <w:pStyle w:val="affffff1"/>
        <w:rPr>
          <w:ins w:id="20186" w:author="קלוד" w:date="2026-10-06T10:09:47Z"/>
        </w:rPr>
      </w:pPr>
      <w:ins w:id="20185" w:author="קלוד" w:date="2026-10-06T10:09:47Z">
        <w:r>
          <w:t xml:space="preserve">משנה ב</w:t>
        </w:r>
      </w:ins>
    </w:p>
    <w:p w14:paraId="6C21154F" w14:textId="77777777" w:rsidR="00E8089F" w:rsidRPr="007435EB" w:rsidRDefault="00E8089F" w:rsidP="00E8089F">
      <w:pPr>
        <w:pStyle w:val="afff5"/>
        <w:rPr>
          <w:del w:id="20103" w:author="קלוד" w:date="2026-10-06T10:16:37Z"/>
          <w:b/>
          <w:rtl/>
        </w:rPr>
      </w:pPr>
      <w:ins w:id="9881" w:author="מספור קטעי משנה" w:date="2026-10-06T06:45:41Z">
        <w:del w:id="20100" w:author="קלוד" w:date="2026-10-06T10:16:37Z">
          <w:r>
            <w:rPr>
              <w:rStyle w:val="MisparKeta"/>
            </w:rPr>
            <w:delText xml:space="preserve">א. </w:delText>
          </w:r>
        </w:del>
      </w:ins>
      <w:del w:id="20101" w:author="קלוד" w:date="2026-10-06T10:16:37Z">
        <w:r w:rsidRPr="007435EB">
          <w:rPr>
            <w:rFonts w:hint="cs"/>
            <w:b/>
            <w:sz w:val="20"/>
            <w:rtl/>
          </w:rPr>
          <w:delText xml:space="preserve">משנה</w:delText>
        </w:r>
      </w:del>
      <w:del w:id="20102" w:author="קלוד" w:date="2026-10-06T10:16:37Z">
        <w:r w:rsidRPr="007435EB">
          <w:rPr>
            <w:b/>
            <w:sz w:val="20"/>
            <w:rtl/>
          </w:rPr>
          <w:delText xml:space="preserve">.</w:delText>
        </w:r>
      </w:del>
    </w:p>
    <w:p w14:paraId="4C3B6000" w14:textId="77777777" w:rsidR="00E8089F" w:rsidRPr="007435EB" w:rsidRDefault="00E8089F" w:rsidP="00E8089F">
      <w:pPr>
        <w:pStyle w:val="afff5"/>
        <w:rPr>
          <w:b/>
          <w:rtl/>
        </w:rPr>
      </w:pPr>
      <w:r w:rsidRPr="007435EB">
        <w:rPr>
          <w:rFonts w:hint="cs"/>
          <w:b/>
          <w:rtl/>
        </w:rPr>
        <w:t>איזו</w:t>
      </w:r>
      <w:r w:rsidRPr="007435EB">
        <w:rPr>
          <w:b/>
          <w:rtl/>
        </w:rPr>
        <w:t xml:space="preserve"> </w:t>
      </w:r>
      <w:r w:rsidRPr="007435EB">
        <w:rPr>
          <w:rFonts w:hint="cs"/>
          <w:b/>
          <w:rtl/>
        </w:rPr>
        <w:t>היא</w:t>
      </w:r>
      <w:r w:rsidRPr="007435EB">
        <w:rPr>
          <w:b/>
          <w:rtl/>
        </w:rPr>
        <w:t xml:space="preserve"> </w:t>
      </w:r>
      <w:r w:rsidRPr="007435EB">
        <w:rPr>
          <w:rFonts w:hint="cs"/>
          <w:b/>
          <w:rtl/>
        </w:rPr>
        <w:t>דרך</w:t>
      </w:r>
      <w:r w:rsidRPr="007435EB">
        <w:rPr>
          <w:b/>
          <w:rtl/>
        </w:rPr>
        <w:t xml:space="preserve"> </w:t>
      </w:r>
      <w:r w:rsidRPr="007435EB">
        <w:rPr>
          <w:rFonts w:hint="cs"/>
          <w:b/>
          <w:rtl/>
        </w:rPr>
        <w:t>רחוקה</w:t>
      </w:r>
      <w:r w:rsidRPr="007435EB">
        <w:rPr>
          <w:b/>
          <w:rtl/>
        </w:rPr>
        <w:t xml:space="preserve">? </w:t>
      </w:r>
      <w:r w:rsidRPr="007435EB">
        <w:rPr>
          <w:rFonts w:hint="cs"/>
          <w:b/>
          <w:rtl/>
        </w:rPr>
        <w:t>מן</w:t>
      </w:r>
      <w:r w:rsidRPr="007435EB">
        <w:rPr>
          <w:b/>
          <w:rtl/>
        </w:rPr>
        <w:t xml:space="preserve"> </w:t>
      </w:r>
      <w:r w:rsidRPr="007435EB">
        <w:rPr>
          <w:rFonts w:hint="cs"/>
          <w:b/>
          <w:rtl/>
        </w:rPr>
        <w:t>המודיעים</w:t>
      </w:r>
      <w:r w:rsidRPr="007435EB">
        <w:rPr>
          <w:b/>
          <w:rtl/>
        </w:rPr>
        <w:t xml:space="preserve"> </w:t>
      </w:r>
      <w:r w:rsidRPr="007435EB">
        <w:rPr>
          <w:rFonts w:hint="cs"/>
          <w:b/>
          <w:rtl/>
        </w:rPr>
        <w:t>ולחוץ</w:t>
      </w:r>
      <w:r w:rsidRPr="007435EB">
        <w:rPr>
          <w:b/>
          <w:rtl/>
        </w:rPr>
        <w:t xml:space="preserve">, </w:t>
      </w:r>
      <w:r w:rsidRPr="007435EB">
        <w:rPr>
          <w:rFonts w:hint="cs"/>
          <w:b/>
          <w:rtl/>
        </w:rPr>
        <w:t>וכמדתה</w:t>
      </w:r>
      <w:r w:rsidRPr="007435EB">
        <w:rPr>
          <w:b/>
          <w:rtl/>
        </w:rPr>
        <w:t xml:space="preserve"> </w:t>
      </w:r>
      <w:r w:rsidRPr="007435EB">
        <w:rPr>
          <w:rFonts w:hint="cs"/>
          <w:b/>
          <w:rtl/>
        </w:rPr>
        <w:t>לכל</w:t>
      </w:r>
      <w:r w:rsidRPr="007435EB">
        <w:rPr>
          <w:b/>
          <w:rtl/>
        </w:rPr>
        <w:t xml:space="preserve"> </w:t>
      </w:r>
      <w:r w:rsidRPr="007435EB">
        <w:rPr>
          <w:rFonts w:hint="cs"/>
          <w:b/>
          <w:rtl/>
        </w:rPr>
        <w:t>רוח</w:t>
      </w:r>
      <w:r w:rsidRPr="007435EB">
        <w:rPr>
          <w:b/>
          <w:rtl/>
        </w:rPr>
        <w:t xml:space="preserve">, </w:t>
      </w:r>
      <w:r w:rsidRPr="007435EB">
        <w:rPr>
          <w:rFonts w:hint="cs"/>
          <w:b/>
          <w:rtl/>
        </w:rPr>
        <w:t>דברי</w:t>
      </w:r>
      <w:r w:rsidRPr="007435EB">
        <w:rPr>
          <w:b/>
          <w:rtl/>
        </w:rPr>
        <w:t xml:space="preserve"> </w:t>
      </w:r>
      <w:r>
        <w:rPr>
          <w:rStyle w:val="TanaimMishna"/>
          <w:rFonts w:hint="cs"/>
          <w:b/>
          <w:rtl/>
          <w:rPrChange w:id="20067" w:author="קלוד" w:date="2026-10-06T10:09:47Z">
            <w:rPr>
              <w:rFonts w:hint="cs"/>
              <w:b/>
              <w:rtl/>
            </w:rPr>
          </w:rPrChange>
        </w:rPr>
        <w:t xml:space="preserve">רבי</w:t>
      </w:r>
      <w:r>
        <w:rPr>
          <w:rStyle w:val="TanaimMishna"/>
          <w:b/>
          <w:rtl/>
          <w:rPrChange w:id="20068" w:author="קלוד" w:date="2026-10-06T10:09:47Z">
            <w:rPr>
              <w:b/>
              <w:rtl/>
            </w:rPr>
          </w:rPrChange>
        </w:rPr>
        <w:t xml:space="preserve"> </w:t>
      </w:r>
      <w:r>
        <w:rPr>
          <w:rStyle w:val="TanaimMishna"/>
          <w:rFonts w:hint="cs"/>
          <w:b/>
          <w:rtl/>
          <w:rPrChange w:id="20069" w:author="קלוד" w:date="2026-10-06T10:09:47Z">
            <w:rPr>
              <w:rFonts w:hint="cs"/>
              <w:b/>
              <w:rtl/>
            </w:rPr>
          </w:rPrChange>
        </w:rPr>
        <w:t xml:space="preserve">עקיבא</w:t>
      </w:r>
      <w:r w:rsidRPr="007435EB">
        <w:rPr>
          <w:b/>
          <w:rtl/>
        </w:rPr>
        <w:t>.</w:t>
      </w:r>
    </w:p>
    <w:p w14:paraId="1CDEB3D9" w14:textId="77777777" w:rsidR="00E8089F" w:rsidRPr="007435EB" w:rsidRDefault="00E8089F" w:rsidP="00E8089F">
      <w:pPr>
        <w:pStyle w:val="afff5"/>
        <w:rPr>
          <w:b/>
          <w:rtl/>
        </w:rPr>
      </w:pPr>
      <w:r>
        <w:rPr>
          <w:rStyle w:val="TanaimMishna"/>
          <w:rFonts w:hint="cs"/>
          <w:b/>
          <w:rtl/>
          <w:rPrChange w:id="20070" w:author="קלוד" w:date="2026-10-06T10:09:47Z">
            <w:rPr>
              <w:rFonts w:hint="cs"/>
              <w:b/>
              <w:rtl/>
            </w:rPr>
          </w:rPrChange>
        </w:rPr>
        <w:t xml:space="preserve">רבי</w:t>
      </w:r>
      <w:r>
        <w:rPr>
          <w:rStyle w:val="TanaimMishna"/>
          <w:b/>
          <w:rtl/>
          <w:rPrChange w:id="20071" w:author="קלוד" w:date="2026-10-06T10:09:47Z">
            <w:rPr>
              <w:b/>
              <w:rtl/>
            </w:rPr>
          </w:rPrChange>
        </w:rPr>
        <w:t xml:space="preserve"> </w:t>
      </w:r>
      <w:r>
        <w:rPr>
          <w:rStyle w:val="TanaimMishna"/>
          <w:rFonts w:hint="cs"/>
          <w:b/>
          <w:rtl/>
          <w:rPrChange w:id="20072" w:author="קלוד" w:date="2026-10-06T10:09:47Z">
            <w:rPr>
              <w:rFonts w:hint="cs"/>
              <w:b/>
              <w:rtl/>
            </w:rPr>
          </w:rPrChange>
        </w:rPr>
        <w:t xml:space="preserve">אליעזר</w:t>
      </w:r>
      <w:r w:rsidRPr="007435EB">
        <w:rPr>
          <w:b/>
          <w:rtl/>
        </w:rPr>
        <w:t xml:space="preserve"> </w:t>
      </w:r>
      <w:r w:rsidRPr="007435EB">
        <w:rPr>
          <w:rFonts w:hint="cs"/>
          <w:b/>
          <w:rtl/>
        </w:rPr>
        <w:t>אומר</w:t>
      </w:r>
      <w:r>
        <w:rPr>
          <w:rStyle w:val="TanaimMishna"/>
          <w:b/>
          <w:rtl/>
          <w:rPrChange w:id="41103" w:author="Claude" w:date="2026-10-07T09:25:14Z">
            <w:rPr>
              <w:b/>
              <w:rtl/>
            </w:rPr>
          </w:rPrChange>
        </w:rPr>
        <w:t xml:space="preserve">:</w:t>
      </w:r>
      <w:r>
        <w:rPr>
          <w:b/>
          <w:rtl/>
        </w:rPr>
        <w:t xml:space="preserve"> </w:t>
      </w:r>
      <w:r w:rsidRPr="007435EB">
        <w:rPr>
          <w:rFonts w:hint="cs"/>
          <w:b/>
          <w:rtl/>
        </w:rPr>
        <w:t>מאיסקופת</w:t>
      </w:r>
      <w:r w:rsidRPr="007435EB">
        <w:rPr>
          <w:b/>
          <w:rtl/>
        </w:rPr>
        <w:t xml:space="preserve"> </w:t>
      </w:r>
      <w:r w:rsidRPr="007435EB">
        <w:rPr>
          <w:rFonts w:hint="cs"/>
          <w:b/>
          <w:rtl/>
        </w:rPr>
        <w:t>העזרה</w:t>
      </w:r>
      <w:r w:rsidRPr="007435EB">
        <w:rPr>
          <w:b/>
          <w:rtl/>
        </w:rPr>
        <w:t xml:space="preserve"> </w:t>
      </w:r>
      <w:r w:rsidRPr="007435EB">
        <w:rPr>
          <w:rFonts w:hint="cs"/>
          <w:b/>
          <w:rtl/>
        </w:rPr>
        <w:t>ולחוץ</w:t>
      </w:r>
      <w:r w:rsidRPr="007435EB">
        <w:rPr>
          <w:b/>
          <w:rtl/>
        </w:rPr>
        <w:t>.</w:t>
      </w:r>
    </w:p>
    <w:p w14:paraId="26A64920" w14:textId="77777777" w:rsidR="00E8089F" w:rsidRPr="007435EB" w:rsidRDefault="00E8089F" w:rsidP="00E8089F">
      <w:pPr>
        <w:pStyle w:val="afff5"/>
        <w:rPr>
          <w:b/>
          <w:rtl/>
        </w:rPr>
      </w:pPr>
      <w:r w:rsidRPr="007435EB">
        <w:rPr>
          <w:rFonts w:hint="cs"/>
          <w:b/>
          <w:rtl/>
        </w:rPr>
        <w:t>אמר</w:t>
      </w:r>
      <w:r w:rsidRPr="007435EB">
        <w:rPr>
          <w:b/>
          <w:rtl/>
        </w:rPr>
        <w:t xml:space="preserve"> </w:t>
      </w:r>
      <w:r w:rsidRPr="007435EB">
        <w:rPr>
          <w:rFonts w:hint="cs"/>
          <w:b/>
          <w:rtl/>
        </w:rPr>
        <w:t>ליה</w:t>
      </w:r>
      <w:r w:rsidRPr="007435EB">
        <w:rPr>
          <w:b/>
          <w:rtl/>
        </w:rPr>
        <w:t xml:space="preserve"> </w:t>
      </w:r>
      <w:r>
        <w:rPr>
          <w:rStyle w:val="TanaimMishna"/>
          <w:rFonts w:hint="cs"/>
          <w:b/>
          <w:rtl/>
          <w:rPrChange w:id="20073" w:author="קלוד" w:date="2026-10-06T10:09:47Z">
            <w:rPr>
              <w:rFonts w:hint="cs"/>
              <w:b/>
              <w:rtl/>
            </w:rPr>
          </w:rPrChange>
        </w:rPr>
        <w:t xml:space="preserve">רבי</w:t>
      </w:r>
      <w:r>
        <w:rPr>
          <w:rStyle w:val="TanaimMishna"/>
          <w:b/>
          <w:rtl/>
          <w:rPrChange w:id="20074" w:author="קלוד" w:date="2026-10-06T10:09:47Z">
            <w:rPr>
              <w:b/>
              <w:rtl/>
            </w:rPr>
          </w:rPrChange>
        </w:rPr>
        <w:t xml:space="preserve"> </w:t>
      </w:r>
      <w:r>
        <w:rPr>
          <w:rStyle w:val="TanaimMishna"/>
          <w:rFonts w:hint="cs"/>
          <w:b/>
          <w:rtl/>
          <w:rPrChange w:id="20075" w:author="קלוד" w:date="2026-10-06T10:09:47Z">
            <w:rPr>
              <w:rFonts w:hint="cs"/>
              <w:b/>
              <w:rtl/>
            </w:rPr>
          </w:rPrChange>
        </w:rPr>
        <w:t xml:space="preserve">יוסי</w:t>
      </w:r>
      <w:r>
        <w:rPr>
          <w:rStyle w:val="TanaimMishna"/>
          <w:b/>
          <w:rtl/>
          <w:rPrChange w:id="41104" w:author="Claude" w:date="2026-10-07T09:25:14Z">
            <w:rPr>
              <w:b/>
              <w:rtl/>
            </w:rPr>
          </w:rPrChange>
        </w:rPr>
        <w:t xml:space="preserve">:</w:t>
      </w:r>
      <w:r>
        <w:rPr>
          <w:b/>
          <w:rtl/>
        </w:rPr>
        <w:t xml:space="preserve"> </w:t>
      </w:r>
      <w:r w:rsidRPr="007435EB">
        <w:rPr>
          <w:rFonts w:hint="cs"/>
          <w:b/>
          <w:rtl/>
        </w:rPr>
        <w:t>לפיכך</w:t>
      </w:r>
      <w:r w:rsidRPr="007435EB">
        <w:rPr>
          <w:b/>
          <w:rtl/>
        </w:rPr>
        <w:t xml:space="preserve"> </w:t>
      </w:r>
      <w:r w:rsidRPr="007435EB">
        <w:rPr>
          <w:rFonts w:hint="cs"/>
          <w:b/>
          <w:rtl/>
        </w:rPr>
        <w:t>נקוד</w:t>
      </w:r>
      <w:r w:rsidRPr="007435EB">
        <w:rPr>
          <w:b/>
          <w:rtl/>
        </w:rPr>
        <w:t xml:space="preserve"> </w:t>
      </w:r>
      <w:r w:rsidRPr="007435EB">
        <w:rPr>
          <w:rFonts w:hint="cs"/>
          <w:b/>
          <w:rtl/>
        </w:rPr>
        <w:t>על</w:t>
      </w:r>
      <w:r w:rsidRPr="007435EB">
        <w:rPr>
          <w:b/>
          <w:rtl/>
        </w:rPr>
        <w:t xml:space="preserve"> ה'.</w:t>
      </w:r>
    </w:p>
    <w:p w14:paraId="54501A6E" w14:textId="77777777" w:rsidR="00E8089F" w:rsidRPr="007435EB" w:rsidRDefault="00E8089F" w:rsidP="00E8089F">
      <w:pPr>
        <w:pStyle w:val="afff5"/>
        <w:rPr>
          <w:b/>
          <w:rtl/>
        </w:rPr>
      </w:pPr>
      <w:r w:rsidRPr="007435EB">
        <w:rPr>
          <w:rFonts w:hint="cs"/>
          <w:b/>
          <w:rtl/>
        </w:rPr>
        <w:t>לומר</w:t>
      </w:r>
      <w:r w:rsidRPr="007435EB">
        <w:rPr>
          <w:b/>
          <w:rtl/>
        </w:rPr>
        <w:t xml:space="preserve"> </w:t>
      </w:r>
      <w:r w:rsidRPr="007435EB">
        <w:rPr>
          <w:rFonts w:hint="cs"/>
          <w:b/>
          <w:rtl/>
        </w:rPr>
        <w:t>לא</w:t>
      </w:r>
      <w:r w:rsidRPr="007435EB">
        <w:rPr>
          <w:b/>
          <w:rtl/>
        </w:rPr>
        <w:t xml:space="preserve"> </w:t>
      </w:r>
      <w:r w:rsidRPr="007435EB">
        <w:rPr>
          <w:rFonts w:hint="cs"/>
          <w:b/>
          <w:rtl/>
        </w:rPr>
        <w:t>מפני</w:t>
      </w:r>
      <w:r w:rsidRPr="007435EB">
        <w:rPr>
          <w:b/>
          <w:rtl/>
        </w:rPr>
        <w:t xml:space="preserve"> </w:t>
      </w:r>
      <w:r w:rsidRPr="007435EB">
        <w:rPr>
          <w:rFonts w:hint="cs"/>
          <w:b/>
          <w:rtl/>
        </w:rPr>
        <w:t>שרחוק</w:t>
      </w:r>
      <w:r w:rsidRPr="007435EB">
        <w:rPr>
          <w:b/>
          <w:rtl/>
        </w:rPr>
        <w:t xml:space="preserve"> </w:t>
      </w:r>
      <w:r w:rsidRPr="007435EB">
        <w:rPr>
          <w:rFonts w:hint="cs"/>
          <w:b/>
          <w:rtl/>
        </w:rPr>
        <w:t>ודאי</w:t>
      </w:r>
      <w:r w:rsidRPr="007435EB">
        <w:rPr>
          <w:b/>
          <w:rtl/>
        </w:rPr>
        <w:t xml:space="preserve">, </w:t>
      </w:r>
      <w:r w:rsidRPr="007435EB">
        <w:rPr>
          <w:rFonts w:hint="cs"/>
          <w:b/>
          <w:rtl/>
        </w:rPr>
        <w:t>אלא</w:t>
      </w:r>
      <w:r w:rsidRPr="007435EB">
        <w:rPr>
          <w:b/>
          <w:rtl/>
        </w:rPr>
        <w:t xml:space="preserve"> </w:t>
      </w:r>
      <w:r w:rsidRPr="007435EB">
        <w:rPr>
          <w:rFonts w:hint="cs"/>
          <w:b/>
          <w:rtl/>
        </w:rPr>
        <w:t>מאיסקופת</w:t>
      </w:r>
      <w:r w:rsidRPr="007435EB">
        <w:rPr>
          <w:b/>
          <w:rtl/>
        </w:rPr>
        <w:t xml:space="preserve"> </w:t>
      </w:r>
      <w:r w:rsidRPr="007435EB">
        <w:rPr>
          <w:rFonts w:hint="cs"/>
          <w:b/>
          <w:rtl/>
        </w:rPr>
        <w:t>העזרה</w:t>
      </w:r>
      <w:r w:rsidRPr="007435EB">
        <w:rPr>
          <w:b/>
          <w:rtl/>
        </w:rPr>
        <w:t xml:space="preserve"> </w:t>
      </w:r>
      <w:r w:rsidRPr="007435EB">
        <w:rPr>
          <w:rFonts w:hint="cs"/>
          <w:b/>
          <w:rtl/>
        </w:rPr>
        <w:t>ולחוץ</w:t>
      </w:r>
      <w:r w:rsidRPr="007435EB">
        <w:rPr>
          <w:b/>
          <w:rtl/>
        </w:rPr>
        <w:t>.</w:t>
      </w:r>
    </w:p>
    <w:p w14:paraId="2012C495" w14:textId="2F50FEC2" w:rsidR="00E8089F" w:rsidRPr="007435EB" w:rsidRDefault="00F47631" w:rsidP="00F47631">
      <w:pPr>
        <w:pStyle w:val="affd"/>
        <w:rPr>
          <w:del w:id="90040" w:author="מנוע עיצוב" w:date="2026-10-08T11:01:28Z"/>
          <w:bCs/>
          <w:rtl/>
        </w:rPr>
      </w:pPr>
      <w:del w:id="90039" w:author="מנוע עיצוב" w:date="2026-10-08T11:01:28Z">
        <w:r>
          <w:rPr>
            <w:rFonts w:hint="cs"/>
            <w:rtl/>
          </w:rPr>
          <w:delText xml:space="preserve">***</w:delText>
        </w:r>
      </w:del>
    </w:p>
    <w:p w14:paraId="0B0C3AB6" w14:textId="77777777" w:rsidR="00374C40" w:rsidRPr="007435EB" w:rsidRDefault="00374C40" w:rsidP="00374C40">
      <w:pPr>
        <w:pStyle w:val="afffd"/>
        <w:rPr>
          <w:rtl/>
        </w:rPr>
      </w:pPr>
      <w:ins w:id="9882" w:author="מספור קטעי משנה" w:date="2026-10-06T06:45:41Z">
        <w:r>
          <w:rPr>
            <w:rStyle w:val="MisparKeta"/>
          </w:rPr>
          <w:t xml:space="preserve">א. </w:t>
        </w:r>
      </w:ins>
      <w:r w:rsidRPr="007435EB">
        <w:rPr>
          <w:rFonts w:hint="cs"/>
          <w:rtl/>
        </w:rPr>
        <w:t>מן המודיעין ולחוץ וכמדתה לכל רוח</w:t>
      </w:r>
    </w:p>
    <w:p w14:paraId="6F34FC88" w14:textId="77777777" w:rsidR="00E8089F" w:rsidRPr="007435EB" w:rsidRDefault="00E8089F" w:rsidP="00E8089F">
      <w:pPr>
        <w:rPr>
          <w:rtl/>
        </w:rPr>
      </w:pPr>
      <w:r w:rsidRPr="005C3FF1">
        <w:rPr>
          <w:rStyle w:val="afffa"/>
          <w:rFonts w:hint="cs"/>
          <w:rtl/>
        </w:rPr>
        <w:t>אמר</w:t>
      </w:r>
      <w:r w:rsidRPr="005C3FF1">
        <w:rPr>
          <w:rStyle w:val="afffa"/>
          <w:rtl/>
        </w:rPr>
        <w:t xml:space="preserve"> </w:t>
      </w:r>
      <w:r w:rsidRPr="005C3FF1">
        <w:rPr>
          <w:rStyle w:val="afffa"/>
          <w:rFonts w:hint="cs"/>
          <w:rtl/>
        </w:rPr>
        <w:t>עולא</w:t>
      </w:r>
      <w:r w:rsidRPr="007435EB">
        <w:rPr>
          <w:rFonts w:ascii="Fb Fontext" w:hAnsi="Fb Fontext"/>
          <w:rtl/>
        </w:rPr>
        <w:t xml:space="preserve">: </w:t>
      </w:r>
      <w:r w:rsidRPr="007435EB">
        <w:rPr>
          <w:rFonts w:ascii="Fb Fontext" w:hAnsi="Fb Fontext" w:hint="cs"/>
          <w:rtl/>
        </w:rPr>
        <w:t>מן</w:t>
      </w:r>
      <w:r w:rsidRPr="007435EB">
        <w:rPr>
          <w:rFonts w:ascii="Fb Fontext" w:hAnsi="Fb Fontext"/>
          <w:rtl/>
        </w:rPr>
        <w:t xml:space="preserve"> </w:t>
      </w:r>
      <w:r w:rsidRPr="007435EB">
        <w:rPr>
          <w:rFonts w:ascii="Fb Fontext" w:hAnsi="Fb Fontext" w:hint="cs"/>
          <w:rtl/>
        </w:rPr>
        <w:t>המודיעים</w:t>
      </w:r>
      <w:r w:rsidRPr="007435EB">
        <w:rPr>
          <w:rFonts w:ascii="Fb Fontext" w:hAnsi="Fb Fontext"/>
          <w:rtl/>
        </w:rPr>
        <w:t xml:space="preserve"> </w:t>
      </w:r>
      <w:r w:rsidRPr="007435EB">
        <w:rPr>
          <w:rFonts w:ascii="Fb Fontext" w:hAnsi="Fb Fontext" w:hint="cs"/>
          <w:rtl/>
        </w:rPr>
        <w:t>לירושלים</w:t>
      </w:r>
      <w:r w:rsidRPr="007435EB">
        <w:rPr>
          <w:rFonts w:ascii="Fb Fontext" w:hAnsi="Fb Fontext"/>
          <w:rtl/>
        </w:rPr>
        <w:t xml:space="preserve"> </w:t>
      </w:r>
      <w:r w:rsidRPr="007435EB">
        <w:rPr>
          <w:rFonts w:ascii="Fb Fontext" w:hAnsi="Fb Fontext" w:hint="cs"/>
          <w:rtl/>
        </w:rPr>
        <w:t>חמשה</w:t>
      </w:r>
      <w:r w:rsidRPr="007435EB">
        <w:rPr>
          <w:rFonts w:ascii="Fb Fontext" w:hAnsi="Fb Fontext"/>
          <w:rtl/>
        </w:rPr>
        <w:t xml:space="preserve"> </w:t>
      </w:r>
      <w:r w:rsidRPr="007435EB">
        <w:rPr>
          <w:rFonts w:ascii="Fb Fontext" w:hAnsi="Fb Fontext" w:hint="cs"/>
          <w:rtl/>
        </w:rPr>
        <w:t>עשר</w:t>
      </w:r>
      <w:r w:rsidRPr="007435EB">
        <w:rPr>
          <w:rFonts w:ascii="Fb Fontext" w:hAnsi="Fb Fontext"/>
          <w:rtl/>
        </w:rPr>
        <w:t xml:space="preserve"> </w:t>
      </w:r>
      <w:r w:rsidRPr="007435EB">
        <w:rPr>
          <w:rFonts w:ascii="Fb Fontext" w:hAnsi="Fb Fontext" w:hint="cs"/>
          <w:rtl/>
        </w:rPr>
        <w:t>מילין</w:t>
      </w:r>
      <w:r w:rsidRPr="007435EB">
        <w:rPr>
          <w:rFonts w:ascii="Fb Fontext" w:hAnsi="Fb Fontext"/>
          <w:rtl/>
        </w:rPr>
        <w:t xml:space="preserve"> </w:t>
      </w:r>
      <w:r w:rsidRPr="007435EB">
        <w:rPr>
          <w:rFonts w:ascii="Fb Fontext" w:hAnsi="Fb Fontext" w:hint="cs"/>
          <w:rtl/>
        </w:rPr>
        <w:t>הויא</w:t>
      </w:r>
      <w:r w:rsidRPr="007435EB">
        <w:rPr>
          <w:rFonts w:ascii="Fb Fontext" w:hAnsi="Fb Fontext"/>
          <w:rtl/>
        </w:rPr>
        <w:t>.</w:t>
      </w:r>
    </w:p>
    <w:p w14:paraId="5EC8D1E2" w14:textId="77777777" w:rsidR="00E8089F" w:rsidRPr="007435EB" w:rsidRDefault="00E8089F" w:rsidP="00E8089F">
      <w:pPr>
        <w:rPr>
          <w:rtl/>
        </w:rPr>
      </w:pPr>
      <w:r w:rsidRPr="007435EB">
        <w:rPr>
          <w:rFonts w:hint="cs"/>
          <w:rtl/>
        </w:rPr>
        <w:t>ס</w:t>
      </w:r>
      <w:r w:rsidRPr="007435EB">
        <w:rPr>
          <w:rtl/>
        </w:rPr>
        <w:t>"</w:t>
      </w:r>
      <w:r>
        <w:rPr>
          <w:rFonts w:hint="cs"/>
          <w:rtl/>
        </w:rPr>
        <w:t xml:space="preserve">ל </w:t>
      </w:r>
      <w:r>
        <w:rPr>
          <w:rStyle w:val="affffd"/>
          <w:rFonts w:hint="cs"/>
          <w:rtl/>
          <w:rPrChange w:id="11175" w:author="מנוע אמוראים" w:date="2026-10-05T16:42:03Z">
            <w:rPr>
              <w:rFonts w:hint="cs"/>
              <w:rtl/>
            </w:rPr>
          </w:rPrChange>
        </w:rPr>
        <w:t xml:space="preserve">כרי</w:t>
      </w:r>
      <w:r>
        <w:rPr>
          <w:rStyle w:val="affffd"/>
          <w:rtl/>
          <w:rPrChange w:id="11176" w:author="מנוע אמוראים" w:date="2026-10-05T16:42:03Z">
            <w:rPr>
              <w:rtl/>
            </w:rPr>
          </w:rPrChange>
        </w:rPr>
        <w:t xml:space="preserve">"</w:t>
      </w:r>
      <w:r>
        <w:rPr>
          <w:rStyle w:val="affffd"/>
          <w:rFonts w:hint="cs"/>
          <w:rtl/>
          <w:rPrChange w:id="11177" w:author="מנוע אמוראים" w:date="2026-10-05T16:42:03Z">
            <w:rPr>
              <w:rFonts w:hint="cs"/>
              <w:rtl/>
            </w:rPr>
          </w:rPrChange>
        </w:rPr>
        <w:t xml:space="preserve">ו</w:t>
      </w:r>
      <w:r w:rsidRPr="007435EB">
        <w:rPr>
          <w:rtl/>
        </w:rPr>
        <w:t xml:space="preserve">: </w:t>
      </w:r>
      <w:r w:rsidRPr="007435EB">
        <w:rPr>
          <w:rFonts w:hint="cs"/>
          <w:rtl/>
        </w:rPr>
        <w:t>כמה</w:t>
      </w:r>
      <w:r w:rsidRPr="007435EB">
        <w:rPr>
          <w:rtl/>
        </w:rPr>
        <w:t xml:space="preserve"> </w:t>
      </w:r>
      <w:r w:rsidRPr="007435EB">
        <w:rPr>
          <w:rFonts w:hint="cs"/>
          <w:rtl/>
        </w:rPr>
        <w:t>מהלך</w:t>
      </w:r>
      <w:r w:rsidRPr="007435EB">
        <w:rPr>
          <w:rtl/>
        </w:rPr>
        <w:t xml:space="preserve"> </w:t>
      </w:r>
      <w:r w:rsidRPr="007435EB">
        <w:rPr>
          <w:rFonts w:hint="cs"/>
          <w:rtl/>
        </w:rPr>
        <w:t>אדם</w:t>
      </w:r>
      <w:r w:rsidRPr="007435EB">
        <w:rPr>
          <w:rtl/>
        </w:rPr>
        <w:t xml:space="preserve"> </w:t>
      </w:r>
      <w:r w:rsidRPr="007435EB">
        <w:rPr>
          <w:rFonts w:hint="cs"/>
          <w:rtl/>
        </w:rPr>
        <w:t>ביום</w:t>
      </w:r>
      <w:r w:rsidRPr="007435EB">
        <w:rPr>
          <w:rtl/>
        </w:rPr>
        <w:t xml:space="preserve"> - </w:t>
      </w:r>
      <w:r w:rsidRPr="007435EB">
        <w:rPr>
          <w:rFonts w:hint="cs"/>
          <w:rtl/>
        </w:rPr>
        <w:t>עשרה</w:t>
      </w:r>
      <w:r w:rsidRPr="007435EB">
        <w:rPr>
          <w:rtl/>
        </w:rPr>
        <w:t xml:space="preserve"> </w:t>
      </w:r>
      <w:r w:rsidRPr="007435EB">
        <w:rPr>
          <w:rFonts w:hint="cs"/>
          <w:rtl/>
        </w:rPr>
        <w:t>פרסאות</w:t>
      </w:r>
      <w:r w:rsidRPr="007435EB">
        <w:rPr>
          <w:rtl/>
        </w:rPr>
        <w:t>.</w:t>
      </w:r>
      <w:r w:rsidRPr="007435EB">
        <w:rPr>
          <w:rFonts w:hint="cs"/>
          <w:rtl/>
        </w:rPr>
        <w:t xml:space="preserve"> [שהן ארבעים מיל]</w:t>
      </w:r>
    </w:p>
    <w:p w14:paraId="5928BB45" w14:textId="77777777" w:rsidR="00E8089F" w:rsidRPr="007435EB" w:rsidRDefault="00E8089F" w:rsidP="00E8089F">
      <w:pPr>
        <w:rPr>
          <w:rFonts w:cs="Guttman Vilna"/>
          <w:b/>
          <w:bCs/>
          <w:rtl/>
        </w:rPr>
      </w:pPr>
      <w:r w:rsidRPr="007435EB">
        <w:rPr>
          <w:rFonts w:hint="cs"/>
          <w:rtl/>
        </w:rPr>
        <w:t>מעלות</w:t>
      </w:r>
      <w:r w:rsidRPr="007435EB">
        <w:rPr>
          <w:rtl/>
        </w:rPr>
        <w:t xml:space="preserve"> </w:t>
      </w:r>
      <w:r w:rsidRPr="007435EB">
        <w:rPr>
          <w:rFonts w:hint="cs"/>
          <w:rtl/>
        </w:rPr>
        <w:t>השחר</w:t>
      </w:r>
      <w:r w:rsidRPr="007435EB">
        <w:rPr>
          <w:rtl/>
        </w:rPr>
        <w:t xml:space="preserve"> </w:t>
      </w:r>
      <w:r w:rsidRPr="007435EB">
        <w:rPr>
          <w:rFonts w:hint="cs"/>
          <w:rtl/>
        </w:rPr>
        <w:t>ועד</w:t>
      </w:r>
      <w:r w:rsidRPr="007435EB">
        <w:rPr>
          <w:rtl/>
        </w:rPr>
        <w:t xml:space="preserve"> </w:t>
      </w:r>
      <w:r w:rsidRPr="007435EB">
        <w:rPr>
          <w:rFonts w:hint="cs"/>
          <w:rtl/>
        </w:rPr>
        <w:t>הנץ</w:t>
      </w:r>
      <w:r w:rsidRPr="007435EB">
        <w:rPr>
          <w:rtl/>
        </w:rPr>
        <w:t xml:space="preserve"> </w:t>
      </w:r>
      <w:r w:rsidRPr="007435EB">
        <w:rPr>
          <w:rFonts w:hint="cs"/>
          <w:rtl/>
        </w:rPr>
        <w:t>החמה</w:t>
      </w:r>
      <w:r w:rsidRPr="007435EB">
        <w:rPr>
          <w:rtl/>
        </w:rPr>
        <w:t xml:space="preserve"> </w:t>
      </w:r>
      <w:r w:rsidRPr="007435EB">
        <w:rPr>
          <w:rFonts w:hint="cs"/>
          <w:rtl/>
        </w:rPr>
        <w:t>חמשת</w:t>
      </w:r>
      <w:r w:rsidRPr="007435EB">
        <w:rPr>
          <w:rtl/>
        </w:rPr>
        <w:t xml:space="preserve"> </w:t>
      </w:r>
      <w:r w:rsidRPr="007435EB">
        <w:rPr>
          <w:rFonts w:hint="cs"/>
          <w:rtl/>
        </w:rPr>
        <w:t>מילין</w:t>
      </w:r>
      <w:r w:rsidRPr="007435EB">
        <w:rPr>
          <w:rtl/>
        </w:rPr>
        <w:t xml:space="preserve">, </w:t>
      </w:r>
      <w:r w:rsidRPr="007435EB">
        <w:rPr>
          <w:rFonts w:hint="cs"/>
          <w:rtl/>
        </w:rPr>
        <w:t>משקה</w:t>
      </w:r>
      <w:r w:rsidRPr="007435EB">
        <w:rPr>
          <w:rtl/>
        </w:rPr>
        <w:t>"</w:t>
      </w:r>
      <w:r w:rsidRPr="007435EB">
        <w:rPr>
          <w:rFonts w:hint="cs"/>
          <w:rtl/>
        </w:rPr>
        <w:t>ח ועד</w:t>
      </w:r>
      <w:r w:rsidRPr="007435EB">
        <w:rPr>
          <w:rtl/>
        </w:rPr>
        <w:t xml:space="preserve"> </w:t>
      </w:r>
      <w:r w:rsidRPr="007435EB">
        <w:rPr>
          <w:rFonts w:hint="cs"/>
          <w:rtl/>
        </w:rPr>
        <w:t>צאת</w:t>
      </w:r>
      <w:r w:rsidRPr="007435EB">
        <w:rPr>
          <w:rtl/>
        </w:rPr>
        <w:t xml:space="preserve"> </w:t>
      </w:r>
      <w:r w:rsidRPr="007435EB">
        <w:rPr>
          <w:rFonts w:hint="cs"/>
          <w:rtl/>
        </w:rPr>
        <w:t>הכוכבים</w:t>
      </w:r>
      <w:r w:rsidRPr="007435EB">
        <w:rPr>
          <w:rtl/>
        </w:rPr>
        <w:t xml:space="preserve"> </w:t>
      </w:r>
      <w:r w:rsidRPr="007435EB">
        <w:rPr>
          <w:rFonts w:hint="cs"/>
          <w:rtl/>
        </w:rPr>
        <w:t>חמשת</w:t>
      </w:r>
      <w:r w:rsidRPr="007435EB">
        <w:rPr>
          <w:rtl/>
        </w:rPr>
        <w:t xml:space="preserve"> </w:t>
      </w:r>
      <w:r w:rsidRPr="007435EB">
        <w:rPr>
          <w:rFonts w:hint="cs"/>
          <w:rtl/>
        </w:rPr>
        <w:t>מילין</w:t>
      </w:r>
      <w:r w:rsidRPr="007435EB">
        <w:rPr>
          <w:rtl/>
        </w:rPr>
        <w:t>.</w:t>
      </w:r>
    </w:p>
    <w:p w14:paraId="0AA51CB0" w14:textId="77777777" w:rsidR="00E8089F" w:rsidRPr="007435EB" w:rsidRDefault="00E8089F" w:rsidP="00E8089F">
      <w:pPr>
        <w:rPr>
          <w:rFonts w:ascii="Fb Fontext" w:hAnsi="Fb Fontext"/>
          <w:sz w:val="20"/>
          <w:rtl/>
        </w:rPr>
      </w:pPr>
      <w:r w:rsidRPr="007435EB">
        <w:rPr>
          <w:rFonts w:ascii="Fb Fontext" w:hAnsi="Fb Fontext" w:hint="cs"/>
          <w:sz w:val="20"/>
          <w:rtl/>
        </w:rPr>
        <w:t>נשארו ל', ט</w:t>
      </w:r>
      <w:r w:rsidRPr="007435EB">
        <w:rPr>
          <w:rFonts w:ascii="Fb Fontext" w:hAnsi="Fb Fontext"/>
          <w:sz w:val="20"/>
          <w:rtl/>
        </w:rPr>
        <w:t>"</w:t>
      </w:r>
      <w:r w:rsidRPr="007435EB">
        <w:rPr>
          <w:rFonts w:ascii="Fb Fontext" w:hAnsi="Fb Fontext" w:hint="cs"/>
          <w:sz w:val="20"/>
          <w:rtl/>
        </w:rPr>
        <w:t>ו מבוקר לחצי היום, וט</w:t>
      </w:r>
      <w:r w:rsidRPr="007435EB">
        <w:rPr>
          <w:rFonts w:ascii="Fb Fontext" w:hAnsi="Fb Fontext"/>
          <w:sz w:val="20"/>
          <w:rtl/>
        </w:rPr>
        <w:t>"</w:t>
      </w:r>
      <w:r w:rsidRPr="007435EB">
        <w:rPr>
          <w:rFonts w:ascii="Fb Fontext" w:hAnsi="Fb Fontext" w:hint="cs"/>
          <w:sz w:val="20"/>
          <w:rtl/>
        </w:rPr>
        <w:t>ו מחצי היום לערב</w:t>
      </w:r>
    </w:p>
    <w:p w14:paraId="7B4A3E83" w14:textId="77777777" w:rsidR="00E8089F" w:rsidRPr="007435EB" w:rsidRDefault="00E8089F" w:rsidP="00E8089F">
      <w:pPr>
        <w:rPr>
          <w:rFonts w:cs="Guttman Vilna"/>
          <w:b/>
          <w:bCs/>
          <w:rtl/>
        </w:rPr>
      </w:pPr>
      <w:r w:rsidRPr="005C3FF1">
        <w:rPr>
          <w:rStyle w:val="afffa"/>
          <w:rFonts w:hint="cs"/>
          <w:rtl/>
        </w:rPr>
        <w:t>עולא</w:t>
      </w:r>
      <w:r w:rsidRPr="005C3FF1">
        <w:rPr>
          <w:rStyle w:val="afffa"/>
          <w:rtl/>
        </w:rPr>
        <w:t xml:space="preserve"> </w:t>
      </w:r>
      <w:r w:rsidRPr="005C3FF1">
        <w:rPr>
          <w:rStyle w:val="afffa"/>
          <w:rFonts w:hint="cs"/>
          <w:rtl/>
        </w:rPr>
        <w:t>לטעמיה</w:t>
      </w:r>
      <w:r w:rsidRPr="005C3FF1">
        <w:rPr>
          <w:rStyle w:val="afffa"/>
          <w:rtl/>
        </w:rPr>
        <w:t>,</w:t>
      </w:r>
      <w:r w:rsidRPr="007435EB">
        <w:rPr>
          <w:rtl/>
        </w:rPr>
        <w:t xml:space="preserve"> </w:t>
      </w:r>
      <w:r w:rsidRPr="007435EB">
        <w:rPr>
          <w:rFonts w:hint="cs"/>
          <w:rtl/>
        </w:rPr>
        <w:t>דאי</w:t>
      </w:r>
      <w:r w:rsidRPr="007435EB">
        <w:rPr>
          <w:rtl/>
        </w:rPr>
        <w:t xml:space="preserve"> </w:t>
      </w:r>
      <w:r w:rsidRPr="007435EB">
        <w:rPr>
          <w:rFonts w:hint="cs"/>
          <w:rtl/>
        </w:rPr>
        <w:t>זה</w:t>
      </w:r>
      <w:r w:rsidRPr="007435EB">
        <w:rPr>
          <w:rtl/>
        </w:rPr>
        <w:t xml:space="preserve"> </w:t>
      </w:r>
      <w:r w:rsidRPr="007435EB">
        <w:rPr>
          <w:rFonts w:hint="cs"/>
          <w:rtl/>
        </w:rPr>
        <w:t>הוא</w:t>
      </w:r>
      <w:r w:rsidRPr="007435EB">
        <w:rPr>
          <w:rtl/>
        </w:rPr>
        <w:t xml:space="preserve"> </w:t>
      </w:r>
      <w:r w:rsidRPr="007435EB">
        <w:rPr>
          <w:rFonts w:hint="cs"/>
          <w:rtl/>
        </w:rPr>
        <w:t>דרך</w:t>
      </w:r>
      <w:r w:rsidRPr="007435EB">
        <w:rPr>
          <w:rtl/>
        </w:rPr>
        <w:t xml:space="preserve"> </w:t>
      </w:r>
      <w:r w:rsidRPr="007435EB">
        <w:rPr>
          <w:rFonts w:hint="cs"/>
          <w:rtl/>
        </w:rPr>
        <w:t>רחוקה</w:t>
      </w:r>
      <w:r w:rsidRPr="007435EB">
        <w:rPr>
          <w:rtl/>
        </w:rPr>
        <w:t xml:space="preserve"> - </w:t>
      </w:r>
      <w:r w:rsidRPr="007435EB">
        <w:rPr>
          <w:rFonts w:hint="cs"/>
          <w:rtl/>
        </w:rPr>
        <w:t>כל</w:t>
      </w:r>
      <w:r w:rsidRPr="007435EB">
        <w:rPr>
          <w:rtl/>
        </w:rPr>
        <w:t xml:space="preserve"> </w:t>
      </w:r>
      <w:r w:rsidRPr="007435EB">
        <w:rPr>
          <w:rFonts w:hint="cs"/>
          <w:rtl/>
        </w:rPr>
        <w:t>שאין</w:t>
      </w:r>
      <w:r w:rsidRPr="007435EB">
        <w:rPr>
          <w:rtl/>
        </w:rPr>
        <w:t xml:space="preserve"> </w:t>
      </w:r>
      <w:r w:rsidRPr="007435EB">
        <w:rPr>
          <w:rFonts w:hint="cs"/>
          <w:rtl/>
        </w:rPr>
        <w:t>יכול</w:t>
      </w:r>
      <w:r w:rsidRPr="007435EB">
        <w:rPr>
          <w:rtl/>
        </w:rPr>
        <w:t xml:space="preserve"> </w:t>
      </w:r>
      <w:r w:rsidRPr="007435EB">
        <w:rPr>
          <w:rFonts w:hint="cs"/>
          <w:rtl/>
        </w:rPr>
        <w:t>ליכנס</w:t>
      </w:r>
      <w:r w:rsidRPr="007435EB">
        <w:rPr>
          <w:rtl/>
        </w:rPr>
        <w:t xml:space="preserve"> </w:t>
      </w:r>
      <w:r w:rsidRPr="007435EB">
        <w:rPr>
          <w:rFonts w:hint="cs"/>
          <w:rtl/>
        </w:rPr>
        <w:t>בשעת</w:t>
      </w:r>
      <w:r w:rsidRPr="007435EB">
        <w:rPr>
          <w:rtl/>
        </w:rPr>
        <w:t xml:space="preserve"> </w:t>
      </w:r>
      <w:r w:rsidRPr="007435EB">
        <w:rPr>
          <w:rFonts w:hint="cs"/>
          <w:rtl/>
        </w:rPr>
        <w:t>שחיטה</w:t>
      </w:r>
      <w:r w:rsidRPr="007435EB">
        <w:rPr>
          <w:rtl/>
        </w:rPr>
        <w:t>.</w:t>
      </w:r>
    </w:p>
    <w:p w14:paraId="6A4D18BB" w14:textId="77777777" w:rsidR="00E8089F" w:rsidRPr="007435EB" w:rsidRDefault="00E8089F" w:rsidP="00E8089F">
      <w:pPr>
        <w:rPr>
          <w:rtl/>
        </w:rPr>
      </w:pPr>
      <w:r w:rsidRPr="007435EB">
        <w:rPr>
          <w:rFonts w:ascii="Fb Fontext" w:hAnsi="Fb Fontext" w:hint="cs"/>
          <w:rtl/>
        </w:rPr>
        <w:t>אמר</w:t>
      </w:r>
      <w:r w:rsidRPr="007435EB">
        <w:rPr>
          <w:rFonts w:ascii="Fb Fontext" w:hAnsi="Fb Fontext"/>
          <w:rtl/>
        </w:rPr>
        <w:t xml:space="preserve"> </w:t>
      </w:r>
      <w:r w:rsidRPr="007435EB">
        <w:rPr>
          <w:rFonts w:ascii="Fb Fontext" w:hAnsi="Fb Fontext" w:hint="cs"/>
          <w:rtl/>
        </w:rPr>
        <w:t>מר</w:t>
      </w:r>
      <w:r w:rsidRPr="007435EB">
        <w:rPr>
          <w:rFonts w:ascii="Fb Fontext" w:hAnsi="Fb Fontext"/>
          <w:rtl/>
        </w:rPr>
        <w:t xml:space="preserve">: </w:t>
      </w:r>
      <w:r w:rsidRPr="007435EB">
        <w:rPr>
          <w:rFonts w:ascii="Fb Fontext" w:hAnsi="Fb Fontext" w:hint="cs"/>
          <w:rtl/>
        </w:rPr>
        <w:t>מעלות</w:t>
      </w:r>
      <w:r w:rsidRPr="007435EB">
        <w:rPr>
          <w:rFonts w:ascii="Fb Fontext" w:hAnsi="Fb Fontext"/>
          <w:rtl/>
        </w:rPr>
        <w:t xml:space="preserve"> </w:t>
      </w:r>
      <w:r w:rsidRPr="007435EB">
        <w:rPr>
          <w:rFonts w:ascii="Fb Fontext" w:hAnsi="Fb Fontext" w:hint="cs"/>
          <w:rtl/>
        </w:rPr>
        <w:t>השחר</w:t>
      </w:r>
      <w:r w:rsidRPr="007435EB">
        <w:rPr>
          <w:rFonts w:ascii="Fb Fontext" w:hAnsi="Fb Fontext"/>
          <w:rtl/>
        </w:rPr>
        <w:t xml:space="preserve"> </w:t>
      </w:r>
      <w:r w:rsidRPr="007435EB">
        <w:rPr>
          <w:rFonts w:ascii="Fb Fontext" w:hAnsi="Fb Fontext" w:hint="cs"/>
          <w:rtl/>
        </w:rPr>
        <w:t>עד</w:t>
      </w:r>
      <w:r w:rsidRPr="007435EB">
        <w:rPr>
          <w:rFonts w:ascii="Fb Fontext" w:hAnsi="Fb Fontext"/>
          <w:rtl/>
        </w:rPr>
        <w:t xml:space="preserve"> </w:t>
      </w:r>
      <w:r w:rsidRPr="007435EB">
        <w:rPr>
          <w:rFonts w:ascii="Fb Fontext" w:hAnsi="Fb Fontext" w:hint="cs"/>
          <w:rtl/>
        </w:rPr>
        <w:t>הנץ</w:t>
      </w:r>
      <w:r w:rsidRPr="007435EB">
        <w:rPr>
          <w:rFonts w:ascii="Fb Fontext" w:hAnsi="Fb Fontext"/>
          <w:rtl/>
        </w:rPr>
        <w:t xml:space="preserve"> </w:t>
      </w:r>
      <w:r w:rsidRPr="007435EB">
        <w:rPr>
          <w:rFonts w:ascii="Fb Fontext" w:hAnsi="Fb Fontext" w:hint="cs"/>
          <w:rtl/>
        </w:rPr>
        <w:t>החמה</w:t>
      </w:r>
      <w:r w:rsidRPr="007435EB">
        <w:rPr>
          <w:rFonts w:ascii="Fb Fontext" w:hAnsi="Fb Fontext"/>
          <w:rtl/>
        </w:rPr>
        <w:t xml:space="preserve"> - </w:t>
      </w:r>
      <w:r w:rsidRPr="007435EB">
        <w:rPr>
          <w:rFonts w:ascii="Fb Fontext" w:hAnsi="Fb Fontext" w:hint="cs"/>
          <w:rtl/>
        </w:rPr>
        <w:t>חמשת</w:t>
      </w:r>
      <w:r w:rsidRPr="007435EB">
        <w:rPr>
          <w:rFonts w:ascii="Fb Fontext" w:hAnsi="Fb Fontext"/>
          <w:rtl/>
        </w:rPr>
        <w:t xml:space="preserve"> </w:t>
      </w:r>
      <w:r w:rsidRPr="007435EB">
        <w:rPr>
          <w:rFonts w:ascii="Fb Fontext" w:hAnsi="Fb Fontext" w:hint="cs"/>
          <w:rtl/>
        </w:rPr>
        <w:t>מילין</w:t>
      </w:r>
      <w:r w:rsidRPr="007435EB">
        <w:rPr>
          <w:rFonts w:ascii="Fb Fontext" w:hAnsi="Fb Fontext"/>
          <w:rtl/>
        </w:rPr>
        <w:t>.</w:t>
      </w:r>
    </w:p>
    <w:p w14:paraId="2ABAA290" w14:textId="77777777" w:rsidR="00E8089F" w:rsidRPr="007435EB" w:rsidRDefault="00E8089F" w:rsidP="00E8089F">
      <w:pPr>
        <w:rPr>
          <w:rtl/>
        </w:rPr>
      </w:pPr>
      <w:r w:rsidRPr="007435EB">
        <w:rPr>
          <w:rFonts w:hint="cs"/>
          <w:rtl/>
        </w:rPr>
        <w:t xml:space="preserve">מהך </w:t>
      </w:r>
      <w:r w:rsidRPr="00AC0CB1">
        <w:rPr>
          <w:rStyle w:val="af2"/>
          <w:rFonts w:hint="cs"/>
          <w:rtl/>
        </w:rPr>
        <w:t>ד'וכמו</w:t>
      </w:r>
      <w:r w:rsidRPr="00AC0CB1">
        <w:rPr>
          <w:rStyle w:val="af2"/>
          <w:rtl/>
        </w:rPr>
        <w:t xml:space="preserve"> </w:t>
      </w:r>
      <w:r w:rsidRPr="00AC0CB1">
        <w:rPr>
          <w:rStyle w:val="af2"/>
          <w:rFonts w:hint="cs"/>
          <w:rtl/>
        </w:rPr>
        <w:t>השחר</w:t>
      </w:r>
      <w:r w:rsidRPr="00AC0CB1">
        <w:rPr>
          <w:rStyle w:val="af2"/>
          <w:rtl/>
        </w:rPr>
        <w:t xml:space="preserve"> </w:t>
      </w:r>
      <w:r w:rsidRPr="00AC0CB1">
        <w:rPr>
          <w:rStyle w:val="af2"/>
          <w:rFonts w:hint="cs"/>
          <w:rtl/>
        </w:rPr>
        <w:t>עלה</w:t>
      </w:r>
      <w:r w:rsidRPr="00AC0CB1">
        <w:rPr>
          <w:rStyle w:val="af2"/>
          <w:rtl/>
        </w:rPr>
        <w:t xml:space="preserve"> </w:t>
      </w:r>
      <w:r w:rsidRPr="00AC0CB1">
        <w:rPr>
          <w:rStyle w:val="af2"/>
          <w:rFonts w:hint="cs"/>
          <w:rtl/>
        </w:rPr>
        <w:t>ויאיצו</w:t>
      </w:r>
      <w:r w:rsidRPr="00AC0CB1">
        <w:rPr>
          <w:rStyle w:val="af2"/>
          <w:rtl/>
        </w:rPr>
        <w:t xml:space="preserve"> </w:t>
      </w:r>
      <w:r w:rsidRPr="00AC0CB1">
        <w:rPr>
          <w:rStyle w:val="af2"/>
          <w:rFonts w:hint="cs"/>
          <w:rtl/>
        </w:rPr>
        <w:t>המלאכים</w:t>
      </w:r>
      <w:r w:rsidRPr="00AC0CB1">
        <w:rPr>
          <w:rStyle w:val="af2"/>
          <w:rtl/>
        </w:rPr>
        <w:t xml:space="preserve"> </w:t>
      </w:r>
      <w:r w:rsidRPr="00AC0CB1">
        <w:rPr>
          <w:rStyle w:val="af2"/>
          <w:rFonts w:hint="cs"/>
          <w:rtl/>
        </w:rPr>
        <w:t>וגו</w:t>
      </w:r>
      <w:r w:rsidRPr="00AC0CB1">
        <w:rPr>
          <w:rStyle w:val="af2"/>
          <w:rtl/>
        </w:rPr>
        <w:t xml:space="preserve">' </w:t>
      </w:r>
      <w:r w:rsidRPr="007435EB">
        <w:rPr>
          <w:rFonts w:hint="cs"/>
          <w:rtl/>
        </w:rPr>
        <w:t>וכתיב</w:t>
      </w:r>
      <w:r w:rsidRPr="00AC0CB1">
        <w:rPr>
          <w:rStyle w:val="af2"/>
          <w:rtl/>
        </w:rPr>
        <w:t xml:space="preserve"> </w:t>
      </w:r>
      <w:r w:rsidRPr="00AC0CB1">
        <w:rPr>
          <w:rStyle w:val="af2"/>
          <w:rFonts w:hint="cs"/>
          <w:rtl/>
        </w:rPr>
        <w:t>'השמש</w:t>
      </w:r>
      <w:r w:rsidRPr="00AC0CB1">
        <w:rPr>
          <w:rStyle w:val="af2"/>
          <w:rtl/>
        </w:rPr>
        <w:t xml:space="preserve"> </w:t>
      </w:r>
      <w:r w:rsidRPr="00AC0CB1">
        <w:rPr>
          <w:rStyle w:val="af2"/>
          <w:rFonts w:hint="cs"/>
          <w:rtl/>
        </w:rPr>
        <w:t>יצא</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הארץ</w:t>
      </w:r>
      <w:r w:rsidRPr="00AC0CB1">
        <w:rPr>
          <w:rStyle w:val="af2"/>
          <w:rtl/>
        </w:rPr>
        <w:t xml:space="preserve"> </w:t>
      </w:r>
      <w:r w:rsidRPr="00AC0CB1">
        <w:rPr>
          <w:rStyle w:val="af2"/>
          <w:rFonts w:hint="cs"/>
          <w:rtl/>
        </w:rPr>
        <w:t>ולוט</w:t>
      </w:r>
      <w:r w:rsidRPr="00AC0CB1">
        <w:rPr>
          <w:rStyle w:val="af2"/>
          <w:rtl/>
        </w:rPr>
        <w:t xml:space="preserve"> </w:t>
      </w:r>
      <w:r w:rsidRPr="00AC0CB1">
        <w:rPr>
          <w:rStyle w:val="af2"/>
          <w:rFonts w:hint="cs"/>
          <w:rtl/>
        </w:rPr>
        <w:t>בא</w:t>
      </w:r>
      <w:r w:rsidRPr="00AC0CB1">
        <w:rPr>
          <w:rStyle w:val="af2"/>
          <w:rtl/>
        </w:rPr>
        <w:t xml:space="preserve"> </w:t>
      </w:r>
      <w:r w:rsidRPr="00AC0CB1">
        <w:rPr>
          <w:rStyle w:val="af2"/>
          <w:rFonts w:hint="cs"/>
          <w:rtl/>
        </w:rPr>
        <w:t>צערה'</w:t>
      </w:r>
      <w:r w:rsidRPr="00AC0CB1">
        <w:rPr>
          <w:rStyle w:val="af2"/>
          <w:rtl/>
        </w:rPr>
        <w:t>.</w:t>
      </w:r>
    </w:p>
    <w:p w14:paraId="54FB45FA" w14:textId="77777777" w:rsidR="00E8089F" w:rsidRPr="007435EB" w:rsidRDefault="00E8089F" w:rsidP="00E8089F">
      <w:pPr>
        <w:rPr>
          <w:rFonts w:cs="Guttman Vilna"/>
          <w:b/>
          <w:bCs/>
          <w:rtl/>
        </w:rPr>
      </w:pPr>
      <w:r>
        <w:rPr>
          <w:rStyle w:val="affffd"/>
          <w:rFonts w:hint="cs"/>
          <w:rtl/>
          <w:rPrChange w:id="11178" w:author="מנוע אמוראים" w:date="2026-10-05T16:42:03Z">
            <w:rPr>
              <w:rFonts w:hint="cs"/>
              <w:rtl/>
            </w:rPr>
          </w:rPrChange>
        </w:rPr>
        <w:t xml:space="preserve">ואר</w:t>
      </w:r>
      <w:r>
        <w:rPr>
          <w:rStyle w:val="affffd"/>
          <w:rtl/>
          <w:rPrChange w:id="11179" w:author="מנוע אמוראים" w:date="2026-10-05T16:42:03Z">
            <w:rPr>
              <w:rtl/>
            </w:rPr>
          </w:rPrChange>
        </w:rPr>
        <w:t xml:space="preserve">"</w:t>
      </w:r>
      <w:r>
        <w:rPr>
          <w:rStyle w:val="affffd"/>
          <w:rFonts w:hint="cs"/>
          <w:rtl/>
          <w:rPrChange w:id="11180" w:author="מנוע אמוראים" w:date="2026-10-05T16:42:03Z">
            <w:rPr>
              <w:rFonts w:hint="cs"/>
              <w:rtl/>
            </w:rPr>
          </w:rPrChange>
        </w:rPr>
        <w:t xml:space="preserve">ח</w:t>
      </w:r>
      <w:r w:rsidRPr="007435EB">
        <w:rPr>
          <w:rtl/>
        </w:rPr>
        <w:t xml:space="preserve">: </w:t>
      </w:r>
      <w:r w:rsidRPr="007435EB">
        <w:rPr>
          <w:rFonts w:hint="cs"/>
          <w:rtl/>
        </w:rPr>
        <w:t>לדידי</w:t>
      </w:r>
      <w:r w:rsidRPr="007435EB">
        <w:rPr>
          <w:rtl/>
        </w:rPr>
        <w:t xml:space="preserve"> </w:t>
      </w:r>
      <w:r w:rsidRPr="007435EB">
        <w:rPr>
          <w:rFonts w:hint="cs"/>
          <w:rtl/>
        </w:rPr>
        <w:t>חזי</w:t>
      </w:r>
      <w:r w:rsidRPr="007435EB">
        <w:rPr>
          <w:rtl/>
        </w:rPr>
        <w:t xml:space="preserve"> </w:t>
      </w:r>
      <w:r w:rsidRPr="007435EB">
        <w:rPr>
          <w:rFonts w:hint="cs"/>
          <w:rtl/>
        </w:rPr>
        <w:t>לי</w:t>
      </w:r>
      <w:r w:rsidRPr="007435EB">
        <w:rPr>
          <w:rtl/>
        </w:rPr>
        <w:t xml:space="preserve"> </w:t>
      </w:r>
      <w:r w:rsidRPr="007435EB">
        <w:rPr>
          <w:rFonts w:hint="cs"/>
          <w:rtl/>
        </w:rPr>
        <w:t>ההוא</w:t>
      </w:r>
      <w:r w:rsidRPr="007435EB">
        <w:rPr>
          <w:rtl/>
        </w:rPr>
        <w:t xml:space="preserve"> </w:t>
      </w:r>
      <w:r w:rsidRPr="007435EB">
        <w:rPr>
          <w:rFonts w:hint="cs"/>
          <w:rtl/>
        </w:rPr>
        <w:t>אתרא</w:t>
      </w:r>
      <w:r w:rsidRPr="007435EB">
        <w:rPr>
          <w:rtl/>
        </w:rPr>
        <w:t xml:space="preserve">, </w:t>
      </w:r>
      <w:r w:rsidRPr="007435EB">
        <w:rPr>
          <w:rFonts w:hint="cs"/>
          <w:rtl/>
        </w:rPr>
        <w:t>והויא</w:t>
      </w:r>
      <w:r w:rsidRPr="007435EB">
        <w:rPr>
          <w:rtl/>
        </w:rPr>
        <w:t xml:space="preserve"> </w:t>
      </w:r>
      <w:r w:rsidRPr="007435EB">
        <w:rPr>
          <w:rFonts w:hint="cs"/>
          <w:rtl/>
        </w:rPr>
        <w:t>חמשה</w:t>
      </w:r>
      <w:r w:rsidRPr="007435EB">
        <w:rPr>
          <w:rtl/>
        </w:rPr>
        <w:t xml:space="preserve"> </w:t>
      </w:r>
      <w:r w:rsidRPr="007435EB">
        <w:rPr>
          <w:rFonts w:hint="cs"/>
          <w:rtl/>
        </w:rPr>
        <w:t>מילין</w:t>
      </w:r>
      <w:r w:rsidRPr="007435EB">
        <w:rPr>
          <w:rtl/>
        </w:rPr>
        <w:t>.</w:t>
      </w:r>
    </w:p>
    <w:p w14:paraId="46B87597" w14:textId="258D69B4" w:rsidR="00E8089F" w:rsidRPr="007435EB" w:rsidRDefault="00F47631" w:rsidP="00F47631">
      <w:pPr>
        <w:pStyle w:val="affd"/>
        <w:rPr>
          <w:bCs/>
          <w:rtl/>
        </w:rPr>
      </w:pPr>
      <w:r>
        <w:rPr>
          <w:rFonts w:hint="cs"/>
          <w:rtl/>
        </w:rPr>
        <w:t>***</w:t>
      </w:r>
    </w:p>
    <w:p w14:paraId="2D83FFAB" w14:textId="7EB6C11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עולא</w:t>
      </w:r>
      <w:r w:rsidR="00E8089F" w:rsidRPr="007435EB">
        <w:rPr>
          <w:rFonts w:ascii="Fb Fontext" w:hAnsi="Fb Fontext"/>
          <w:rtl/>
        </w:rPr>
        <w:t xml:space="preserve">: </w:t>
      </w:r>
      <w:r w:rsidR="00E8089F" w:rsidRPr="007435EB">
        <w:rPr>
          <w:rFonts w:ascii="Fb Fontext" w:hAnsi="Fb Fontext" w:hint="cs"/>
          <w:rtl/>
        </w:rPr>
        <w:t>איזה</w:t>
      </w:r>
      <w:r w:rsidR="00E8089F" w:rsidRPr="007435EB">
        <w:rPr>
          <w:rFonts w:ascii="Fb Fontext" w:hAnsi="Fb Fontext"/>
          <w:rtl/>
        </w:rPr>
        <w:t xml:space="preserve"> </w:t>
      </w:r>
      <w:r w:rsidR="00E8089F" w:rsidRPr="007435EB">
        <w:rPr>
          <w:rFonts w:ascii="Fb Fontext" w:hAnsi="Fb Fontext" w:hint="cs"/>
          <w:rtl/>
        </w:rPr>
        <w:t>הוא</w:t>
      </w:r>
      <w:r w:rsidR="00E8089F" w:rsidRPr="007435EB">
        <w:rPr>
          <w:rFonts w:ascii="Fb Fontext" w:hAnsi="Fb Fontext"/>
          <w:rtl/>
        </w:rPr>
        <w:t xml:space="preserve"> </w:t>
      </w:r>
      <w:r w:rsidR="00E8089F" w:rsidRPr="007435EB">
        <w:rPr>
          <w:rFonts w:ascii="Fb Fontext" w:hAnsi="Fb Fontext" w:hint="cs"/>
          <w:rtl/>
        </w:rPr>
        <w:t>דרך</w:t>
      </w:r>
      <w:r w:rsidR="00E8089F" w:rsidRPr="007435EB">
        <w:rPr>
          <w:rFonts w:ascii="Fb Fontext" w:hAnsi="Fb Fontext"/>
          <w:rtl/>
        </w:rPr>
        <w:t xml:space="preserve"> </w:t>
      </w:r>
      <w:r w:rsidR="00E8089F" w:rsidRPr="007435EB">
        <w:rPr>
          <w:rFonts w:ascii="Fb Fontext" w:hAnsi="Fb Fontext" w:hint="cs"/>
          <w:rtl/>
        </w:rPr>
        <w:t>רחוקה</w:t>
      </w:r>
      <w:r w:rsidR="00E8089F" w:rsidRPr="007435EB">
        <w:rPr>
          <w:rFonts w:ascii="Fb Fontext" w:hAnsi="Fb Fontext"/>
          <w:rtl/>
        </w:rPr>
        <w:t xml:space="preserve"> - </w:t>
      </w:r>
      <w:r w:rsidR="00E8089F" w:rsidRPr="007435EB">
        <w:rPr>
          <w:rFonts w:ascii="Fb Fontext" w:hAnsi="Fb Fontext" w:hint="cs"/>
          <w:rtl/>
        </w:rPr>
        <w:t>כל</w:t>
      </w:r>
      <w:r w:rsidR="00E8089F" w:rsidRPr="007435EB">
        <w:rPr>
          <w:rFonts w:ascii="Fb Fontext" w:hAnsi="Fb Fontext"/>
          <w:rtl/>
        </w:rPr>
        <w:t xml:space="preserve"> </w:t>
      </w:r>
      <w:r w:rsidR="00E8089F" w:rsidRPr="007435EB">
        <w:rPr>
          <w:rFonts w:ascii="Fb Fontext" w:hAnsi="Fb Fontext" w:hint="cs"/>
          <w:rtl/>
        </w:rPr>
        <w:t>שאין</w:t>
      </w:r>
      <w:r w:rsidR="00E8089F" w:rsidRPr="007435EB">
        <w:rPr>
          <w:rFonts w:ascii="Fb Fontext" w:hAnsi="Fb Fontext"/>
          <w:rtl/>
        </w:rPr>
        <w:t xml:space="preserve"> </w:t>
      </w:r>
      <w:r w:rsidR="00E8089F" w:rsidRPr="007435EB">
        <w:rPr>
          <w:rFonts w:ascii="Fb Fontext" w:hAnsi="Fb Fontext" w:hint="cs"/>
          <w:rtl/>
        </w:rPr>
        <w:t>יכול</w:t>
      </w:r>
      <w:r w:rsidR="00E8089F" w:rsidRPr="007435EB">
        <w:rPr>
          <w:rFonts w:ascii="Fb Fontext" w:hAnsi="Fb Fontext"/>
          <w:rtl/>
        </w:rPr>
        <w:t xml:space="preserve"> </w:t>
      </w:r>
      <w:r w:rsidR="00E8089F" w:rsidRPr="007435EB">
        <w:rPr>
          <w:rFonts w:ascii="Fb Fontext" w:hAnsi="Fb Fontext" w:hint="cs"/>
          <w:rtl/>
        </w:rPr>
        <w:t>ליכנס</w:t>
      </w:r>
      <w:r w:rsidR="00E8089F" w:rsidRPr="007435EB">
        <w:rPr>
          <w:rFonts w:ascii="Fb Fontext" w:hAnsi="Fb Fontext"/>
          <w:rtl/>
        </w:rPr>
        <w:t xml:space="preserve"> </w:t>
      </w:r>
      <w:r w:rsidR="00E8089F" w:rsidRPr="007435EB">
        <w:rPr>
          <w:rFonts w:ascii="Fb Fontext" w:hAnsi="Fb Fontext" w:hint="cs"/>
          <w:rtl/>
        </w:rPr>
        <w:t>בשעת</w:t>
      </w:r>
      <w:r w:rsidR="00E8089F" w:rsidRPr="007435EB">
        <w:rPr>
          <w:rFonts w:ascii="Fb Fontext" w:hAnsi="Fb Fontext"/>
          <w:rtl/>
        </w:rPr>
        <w:t xml:space="preserve"> </w:t>
      </w:r>
      <w:r w:rsidR="00E8089F" w:rsidRPr="007435EB">
        <w:rPr>
          <w:rFonts w:ascii="Fb Fontext" w:hAnsi="Fb Fontext" w:hint="cs"/>
          <w:rtl/>
        </w:rPr>
        <w:t>שחיטה</w:t>
      </w:r>
      <w:r w:rsidR="00E8089F" w:rsidRPr="007435EB">
        <w:rPr>
          <w:rFonts w:ascii="Fb Fontext" w:hAnsi="Fb Fontext"/>
          <w:rtl/>
        </w:rPr>
        <w:t>.</w:t>
      </w:r>
    </w:p>
    <w:p w14:paraId="3BF4067B" w14:textId="77777777" w:rsidR="00E8089F" w:rsidRPr="007435EB" w:rsidRDefault="00374C40" w:rsidP="00374C40">
      <w:pPr>
        <w:ind w:left="1174" w:firstLine="266"/>
        <w:rPr>
          <w:rtl/>
        </w:rPr>
      </w:pPr>
      <w:r w:rsidRPr="005C3FF1">
        <w:rPr>
          <w:rStyle w:val="afffa"/>
          <w:rFonts w:hint="cs"/>
          <w:rtl/>
        </w:rPr>
        <w:t xml:space="preserve">     </w:t>
      </w:r>
      <w:r>
        <w:rPr>
          <w:rStyle w:val="affffd"/>
          <w:rFonts w:hint="cs"/>
          <w:rtl/>
          <w:rPrChange w:id="11181" w:author="מנוע אמוראים" w:date="2026-10-05T16:42:03Z">
            <w:rPr>
              <w:rStyle w:val="afffa"/>
              <w:rFonts w:hint="cs"/>
              <w:rtl/>
            </w:rPr>
          </w:rPrChange>
        </w:rPr>
        <w:t xml:space="preserve">ור</w:t>
      </w:r>
      <w:r>
        <w:rPr>
          <w:rStyle w:val="affffd"/>
          <w:rtl/>
          <w:rPrChange w:id="11182" w:author="מנוע אמוראים" w:date="2026-10-05T16:42:03Z">
            <w:rPr>
              <w:rtl/>
            </w:rPr>
          </w:rPrChange>
        </w:rPr>
        <w:t xml:space="preserve">"</w:t>
      </w:r>
      <w:r>
        <w:rPr>
          <w:rStyle w:val="affffd"/>
          <w:rFonts w:hint="cs"/>
          <w:rtl/>
          <w:rPrChange w:id="11183" w:author="מנוע אמוראים" w:date="2026-10-05T16:42:03Z">
            <w:rPr>
              <w:rFonts w:hint="cs"/>
              <w:rtl/>
            </w:rPr>
          </w:rPrChange>
        </w:rPr>
        <w:t xml:space="preserve">י</w:t>
      </w:r>
      <w:r w:rsidR="00E8089F" w:rsidRPr="007435EB">
        <w:rPr>
          <w:rtl/>
        </w:rPr>
        <w:t xml:space="preserve">: </w:t>
      </w:r>
      <w:r w:rsidR="00E8089F" w:rsidRPr="007435EB">
        <w:rPr>
          <w:rFonts w:hint="cs"/>
          <w:rtl/>
        </w:rPr>
        <w:t>כל</w:t>
      </w:r>
      <w:r w:rsidR="00E8089F" w:rsidRPr="007435EB">
        <w:rPr>
          <w:rtl/>
        </w:rPr>
        <w:t xml:space="preserve"> </w:t>
      </w:r>
      <w:r w:rsidR="00E8089F" w:rsidRPr="007435EB">
        <w:rPr>
          <w:rFonts w:hint="cs"/>
          <w:rtl/>
        </w:rPr>
        <w:t>שאין</w:t>
      </w:r>
      <w:r w:rsidR="00E8089F" w:rsidRPr="007435EB">
        <w:rPr>
          <w:rtl/>
        </w:rPr>
        <w:t xml:space="preserve"> </w:t>
      </w:r>
      <w:r w:rsidR="00E8089F" w:rsidRPr="007435EB">
        <w:rPr>
          <w:rFonts w:hint="cs"/>
          <w:rtl/>
        </w:rPr>
        <w:t>יכול</w:t>
      </w:r>
      <w:r w:rsidR="00E8089F" w:rsidRPr="007435EB">
        <w:rPr>
          <w:rtl/>
        </w:rPr>
        <w:t xml:space="preserve"> </w:t>
      </w:r>
      <w:r w:rsidR="00E8089F" w:rsidRPr="007435EB">
        <w:rPr>
          <w:rFonts w:hint="cs"/>
          <w:rtl/>
        </w:rPr>
        <w:t>ליכנס</w:t>
      </w:r>
      <w:r w:rsidR="00E8089F" w:rsidRPr="007435EB">
        <w:rPr>
          <w:rtl/>
        </w:rPr>
        <w:t xml:space="preserve"> </w:t>
      </w:r>
      <w:r w:rsidR="00E8089F" w:rsidRPr="007435EB">
        <w:rPr>
          <w:rFonts w:hint="cs"/>
          <w:rtl/>
        </w:rPr>
        <w:t>בשעת</w:t>
      </w:r>
      <w:r w:rsidR="00E8089F" w:rsidRPr="007435EB">
        <w:rPr>
          <w:rtl/>
        </w:rPr>
        <w:t xml:space="preserve"> </w:t>
      </w:r>
      <w:r w:rsidR="00E8089F" w:rsidRPr="007435EB">
        <w:rPr>
          <w:rFonts w:hint="cs"/>
          <w:rtl/>
        </w:rPr>
        <w:t>אכילה</w:t>
      </w:r>
      <w:r w:rsidR="00E8089F" w:rsidRPr="007435EB">
        <w:rPr>
          <w:rtl/>
        </w:rPr>
        <w:t>.</w:t>
      </w:r>
    </w:p>
    <w:p w14:paraId="1BA981D7" w14:textId="77777777" w:rsidR="00E8089F" w:rsidRPr="007435EB" w:rsidRDefault="00E8089F" w:rsidP="00E8089F">
      <w:pPr>
        <w:rPr>
          <w:rtl/>
        </w:rPr>
      </w:pPr>
      <w:r w:rsidRPr="005C3FF1">
        <w:rPr>
          <w:rStyle w:val="afffa"/>
          <w:rFonts w:hint="cs"/>
          <w:rtl/>
        </w:rPr>
        <w:t>לעולא</w:t>
      </w:r>
      <w:r w:rsidR="00374C40" w:rsidRPr="007435EB">
        <w:rPr>
          <w:rFonts w:hint="cs"/>
          <w:rtl/>
        </w:rPr>
        <w:t>:</w:t>
      </w:r>
      <w:r w:rsidRPr="007435EB">
        <w:rPr>
          <w:rFonts w:hint="cs"/>
          <w:rtl/>
        </w:rPr>
        <w:t xml:space="preserve"> דזמן שחיטה הא</w:t>
      </w:r>
      <w:r w:rsidRPr="007435EB">
        <w:rPr>
          <w:rtl/>
        </w:rPr>
        <w:t xml:space="preserve"> </w:t>
      </w:r>
      <w:r w:rsidRPr="007435EB">
        <w:rPr>
          <w:rFonts w:hint="cs"/>
          <w:rtl/>
        </w:rPr>
        <w:t>טמא</w:t>
      </w:r>
      <w:r w:rsidRPr="007435EB">
        <w:rPr>
          <w:rtl/>
        </w:rPr>
        <w:t xml:space="preserve"> </w:t>
      </w:r>
      <w:r w:rsidRPr="007435EB">
        <w:rPr>
          <w:rFonts w:hint="cs"/>
          <w:rtl/>
        </w:rPr>
        <w:t>שרץ שאין</w:t>
      </w:r>
      <w:r w:rsidRPr="007435EB">
        <w:rPr>
          <w:rtl/>
        </w:rPr>
        <w:t xml:space="preserve"> </w:t>
      </w:r>
      <w:r w:rsidRPr="007435EB">
        <w:rPr>
          <w:rFonts w:hint="cs"/>
          <w:rtl/>
        </w:rPr>
        <w:t>יכול</w:t>
      </w:r>
      <w:r w:rsidRPr="007435EB">
        <w:rPr>
          <w:rtl/>
        </w:rPr>
        <w:t xml:space="preserve"> </w:t>
      </w:r>
      <w:r w:rsidRPr="007435EB">
        <w:rPr>
          <w:rFonts w:hint="cs"/>
          <w:rtl/>
        </w:rPr>
        <w:t>ליכנס</w:t>
      </w:r>
      <w:r w:rsidRPr="007435EB">
        <w:rPr>
          <w:rtl/>
        </w:rPr>
        <w:t xml:space="preserve"> </w:t>
      </w:r>
      <w:r w:rsidRPr="007435EB">
        <w:rPr>
          <w:rFonts w:hint="cs"/>
          <w:rtl/>
        </w:rPr>
        <w:t>בשעת</w:t>
      </w:r>
      <w:r w:rsidRPr="007435EB">
        <w:rPr>
          <w:rtl/>
        </w:rPr>
        <w:t xml:space="preserve"> </w:t>
      </w:r>
      <w:r w:rsidRPr="007435EB">
        <w:rPr>
          <w:rFonts w:hint="cs"/>
          <w:rtl/>
        </w:rPr>
        <w:t>שחיטה</w:t>
      </w:r>
      <w:r w:rsidRPr="007435EB">
        <w:rPr>
          <w:rtl/>
        </w:rPr>
        <w:t xml:space="preserve">, </w:t>
      </w:r>
      <w:r w:rsidRPr="007435EB">
        <w:rPr>
          <w:rFonts w:hint="cs"/>
          <w:rtl/>
        </w:rPr>
        <w:t>ואעפ</w:t>
      </w:r>
      <w:r w:rsidRPr="007435EB">
        <w:rPr>
          <w:rtl/>
        </w:rPr>
        <w:t>"</w:t>
      </w:r>
      <w:r w:rsidRPr="007435EB">
        <w:rPr>
          <w:rFonts w:hint="cs"/>
          <w:rtl/>
        </w:rPr>
        <w:t>כ שוחטין וזורקין עליו</w:t>
      </w:r>
      <w:r w:rsidRPr="007435EB">
        <w:rPr>
          <w:rtl/>
        </w:rPr>
        <w:t>.</w:t>
      </w:r>
    </w:p>
    <w:p w14:paraId="50E6D0D3" w14:textId="77777777" w:rsidR="00E8089F" w:rsidRPr="007435EB" w:rsidRDefault="00E8089F" w:rsidP="00E8089F">
      <w:pPr>
        <w:rPr>
          <w:rtl/>
        </w:rPr>
      </w:pPr>
      <w:r w:rsidRPr="007435EB">
        <w:rPr>
          <w:rtl/>
        </w:rPr>
        <w:tab/>
      </w:r>
      <w:r w:rsidRPr="007435EB">
        <w:rPr>
          <w:rFonts w:hint="cs"/>
          <w:rtl/>
        </w:rPr>
        <w:t>דרך רחוקה לטהור ולא דרך רחוקה לטמא.</w:t>
      </w:r>
    </w:p>
    <w:p w14:paraId="41E5FF93" w14:textId="77777777" w:rsidR="00E8089F" w:rsidRPr="007435EB" w:rsidRDefault="00E8089F" w:rsidP="00E8089F">
      <w:pPr>
        <w:rPr>
          <w:rtl/>
        </w:rPr>
      </w:pPr>
      <w:r>
        <w:rPr>
          <w:rStyle w:val="affffd"/>
          <w:rFonts w:hint="cs"/>
          <w:rtl/>
          <w:rPrChange w:id="11184" w:author="מנוע אמוראים" w:date="2026-10-05T16:42:03Z">
            <w:rPr>
              <w:rStyle w:val="afffa"/>
              <w:rFonts w:hint="cs"/>
              <w:rtl/>
            </w:rPr>
          </w:rPrChange>
        </w:rPr>
        <w:t xml:space="preserve">ולר</w:t>
      </w:r>
      <w:r>
        <w:rPr>
          <w:rStyle w:val="affffd"/>
          <w:rtl/>
          <w:rPrChange w:id="11185" w:author="מנוע אמוראים" w:date="2026-10-05T16:42:03Z">
            <w:rPr>
              <w:rtl/>
            </w:rPr>
          </w:rPrChange>
        </w:rPr>
        <w:t xml:space="preserve">"</w:t>
      </w:r>
      <w:r>
        <w:rPr>
          <w:rStyle w:val="affffd"/>
          <w:rFonts w:hint="cs"/>
          <w:rtl/>
          <w:rPrChange w:id="11186" w:author="מנוע אמוראים" w:date="2026-10-05T16:42:03Z">
            <w:rPr>
              <w:rFonts w:hint="cs"/>
              <w:rtl/>
            </w:rPr>
          </w:rPrChange>
        </w:rPr>
        <w:t xml:space="preserve">י</w:t>
      </w:r>
      <w:r w:rsidR="00374C40" w:rsidRPr="007435EB">
        <w:rPr>
          <w:rFonts w:hint="cs"/>
          <w:rtl/>
        </w:rPr>
        <w:t>:</w:t>
      </w:r>
      <w:r w:rsidRPr="007435EB">
        <w:rPr>
          <w:rFonts w:hint="cs"/>
          <w:rtl/>
        </w:rPr>
        <w:t xml:space="preserve"> דס</w:t>
      </w:r>
      <w:r w:rsidRPr="007435EB">
        <w:rPr>
          <w:rtl/>
        </w:rPr>
        <w:t>"</w:t>
      </w:r>
      <w:r w:rsidRPr="007435EB">
        <w:rPr>
          <w:rFonts w:hint="cs"/>
          <w:rtl/>
        </w:rPr>
        <w:t>ל שעת אכילה הא דטמא שרץ יכול ליכנס בשעת אכילה וס</w:t>
      </w:r>
      <w:r w:rsidRPr="007435EB">
        <w:rPr>
          <w:rtl/>
        </w:rPr>
        <w:t>"</w:t>
      </w:r>
      <w:r w:rsidRPr="007435EB">
        <w:rPr>
          <w:rFonts w:hint="cs"/>
          <w:rtl/>
        </w:rPr>
        <w:t>ל שאין זורקין עליו.</w:t>
      </w:r>
    </w:p>
    <w:p w14:paraId="2F8A8AD6" w14:textId="77777777" w:rsidR="00E8089F" w:rsidRPr="007435EB" w:rsidRDefault="00E8089F" w:rsidP="00E8089F">
      <w:pPr>
        <w:rPr>
          <w:rtl/>
        </w:rPr>
      </w:pPr>
      <w:r w:rsidRPr="007435EB">
        <w:rPr>
          <w:rFonts w:ascii="Fb Fontext" w:hAnsi="Fb Fontext" w:hint="cs"/>
          <w:sz w:val="20"/>
          <w:rtl/>
        </w:rPr>
        <w:t>טמא</w:t>
      </w:r>
      <w:r w:rsidRPr="007435EB">
        <w:rPr>
          <w:rFonts w:ascii="Fb Fontext" w:hAnsi="Fb Fontext"/>
          <w:sz w:val="20"/>
          <w:rtl/>
        </w:rPr>
        <w:t xml:space="preserve"> </w:t>
      </w:r>
      <w:r w:rsidRPr="007435EB">
        <w:rPr>
          <w:rFonts w:ascii="Fb Fontext" w:hAnsi="Fb Fontext" w:hint="cs"/>
          <w:sz w:val="20"/>
          <w:rtl/>
        </w:rPr>
        <w:t>שרץ</w:t>
      </w:r>
      <w:r w:rsidRPr="007435EB">
        <w:rPr>
          <w:rFonts w:ascii="Fb Fontext" w:hAnsi="Fb Fontext"/>
          <w:sz w:val="20"/>
          <w:rtl/>
        </w:rPr>
        <w:t xml:space="preserve"> </w:t>
      </w:r>
      <w:r w:rsidRPr="007435EB">
        <w:rPr>
          <w:rFonts w:ascii="Fb Fontext" w:hAnsi="Fb Fontext" w:hint="cs"/>
          <w:sz w:val="20"/>
          <w:rtl/>
        </w:rPr>
        <w:t>רחמנא</w:t>
      </w:r>
      <w:r w:rsidRPr="007435EB">
        <w:rPr>
          <w:rFonts w:ascii="Fb Fontext" w:hAnsi="Fb Fontext"/>
          <w:sz w:val="20"/>
          <w:rtl/>
        </w:rPr>
        <w:t xml:space="preserve"> </w:t>
      </w:r>
      <w:r w:rsidRPr="007435EB">
        <w:rPr>
          <w:rFonts w:ascii="Fb Fontext" w:hAnsi="Fb Fontext" w:hint="cs"/>
          <w:sz w:val="20"/>
          <w:rtl/>
        </w:rPr>
        <w:t>דחייה</w:t>
      </w:r>
      <w:r w:rsidRPr="007435EB">
        <w:rPr>
          <w:rFonts w:ascii="Fb Fontext" w:hAnsi="Fb Fontext"/>
          <w:sz w:val="20"/>
          <w:rtl/>
        </w:rPr>
        <w:t xml:space="preserve">, </w:t>
      </w:r>
      <w:r w:rsidRPr="00AC0CB1">
        <w:rPr>
          <w:rStyle w:val="af2"/>
          <w:rFonts w:hint="cs"/>
          <w:rtl/>
        </w:rPr>
        <w:t>ד'איש</w:t>
      </w:r>
      <w:r w:rsidRPr="00AC0CB1">
        <w:rPr>
          <w:rStyle w:val="af2"/>
          <w:rtl/>
        </w:rPr>
        <w:t xml:space="preserve"> </w:t>
      </w:r>
      <w:r w:rsidRPr="00AC0CB1">
        <w:rPr>
          <w:rStyle w:val="af2"/>
          <w:rFonts w:hint="cs"/>
          <w:rtl/>
        </w:rPr>
        <w:t>איש</w:t>
      </w:r>
      <w:r w:rsidRPr="00AC0CB1">
        <w:rPr>
          <w:rStyle w:val="af2"/>
          <w:rtl/>
        </w:rPr>
        <w:t xml:space="preserve"> </w:t>
      </w:r>
      <w:r w:rsidRPr="00AC0CB1">
        <w:rPr>
          <w:rStyle w:val="af2"/>
          <w:rFonts w:hint="cs"/>
          <w:rtl/>
        </w:rPr>
        <w:t>כי</w:t>
      </w:r>
      <w:r w:rsidRPr="00AC0CB1">
        <w:rPr>
          <w:rStyle w:val="af2"/>
          <w:rtl/>
        </w:rPr>
        <w:t xml:space="preserve"> </w:t>
      </w:r>
      <w:r w:rsidRPr="00AC0CB1">
        <w:rPr>
          <w:rStyle w:val="af2"/>
          <w:rFonts w:hint="cs"/>
          <w:rtl/>
        </w:rPr>
        <w:t>יהיה</w:t>
      </w:r>
      <w:r w:rsidRPr="00AC0CB1">
        <w:rPr>
          <w:rStyle w:val="af2"/>
          <w:rtl/>
        </w:rPr>
        <w:t xml:space="preserve"> </w:t>
      </w:r>
      <w:r w:rsidRPr="00AC0CB1">
        <w:rPr>
          <w:rStyle w:val="af2"/>
          <w:rFonts w:hint="cs"/>
          <w:rtl/>
        </w:rPr>
        <w:t>טמא</w:t>
      </w:r>
      <w:r w:rsidRPr="00AC0CB1">
        <w:rPr>
          <w:rStyle w:val="af2"/>
          <w:rtl/>
        </w:rPr>
        <w:t xml:space="preserve"> </w:t>
      </w:r>
      <w:r w:rsidRPr="00AC0CB1">
        <w:rPr>
          <w:rStyle w:val="af2"/>
          <w:rFonts w:hint="cs"/>
          <w:rtl/>
        </w:rPr>
        <w:t>לנפש'</w:t>
      </w:r>
      <w:r w:rsidRPr="007435EB">
        <w:rPr>
          <w:rFonts w:ascii="Fb Fontext" w:hAnsi="Fb Fontext"/>
          <w:sz w:val="20"/>
          <w:rtl/>
        </w:rPr>
        <w:t xml:space="preserve">, </w:t>
      </w:r>
      <w:r>
        <w:rPr>
          <w:rFonts w:ascii="Fb Fontext" w:hAnsi="Fb Fontext" w:hint="cs"/>
          <w:sz w:val="20"/>
          <w:rtl/>
        </w:rPr>
        <w:t xml:space="preserve">דחל ז' שלו </w:t>
      </w:r>
      <w:r>
        <w:rPr>
          <w:rStyle w:val="affffd"/>
          <w:rFonts w:ascii="Fb Fontext" w:hAnsi="Fb Fontext" w:hint="cs"/>
          <w:sz w:val="20"/>
          <w:rtl/>
          <w:rPrChange w:id="11187" w:author="מנוע אמוראים" w:date="2026-10-05T16:42:03Z">
            <w:rPr>
              <w:rFonts w:ascii="Fb Fontext" w:hAnsi="Fb Fontext" w:hint="cs"/>
              <w:sz w:val="20"/>
              <w:rtl/>
            </w:rPr>
          </w:rPrChange>
        </w:rPr>
        <w:t xml:space="preserve">בער</w:t>
      </w:r>
      <w:r>
        <w:rPr>
          <w:rStyle w:val="affffd"/>
          <w:rFonts w:ascii="Fb Fontext" w:hAnsi="Fb Fontext"/>
          <w:sz w:val="20"/>
          <w:rtl/>
          <w:rPrChange w:id="11188" w:author="מנוע אמוראים" w:date="2026-10-05T16:42:03Z">
            <w:rPr>
              <w:rFonts w:ascii="Fb Fontext" w:hAnsi="Fb Fontext"/>
              <w:sz w:val="20"/>
              <w:rtl/>
            </w:rPr>
          </w:rPrChange>
        </w:rPr>
        <w:t xml:space="preserve">"</w:t>
      </w:r>
      <w:r>
        <w:rPr>
          <w:rStyle w:val="affffd"/>
          <w:rFonts w:ascii="Fb Fontext" w:hAnsi="Fb Fontext" w:hint="cs"/>
          <w:sz w:val="20"/>
          <w:rtl/>
          <w:rPrChange w:id="11189" w:author="מנוע אמוראים" w:date="2026-10-05T16:42:03Z">
            <w:rPr>
              <w:rFonts w:ascii="Fb Fontext" w:hAnsi="Fb Fontext" w:hint="cs"/>
              <w:sz w:val="20"/>
              <w:rtl/>
            </w:rPr>
          </w:rPrChange>
        </w:rPr>
        <w:t xml:space="preserve">פ</w:t>
      </w:r>
      <w:r>
        <w:rPr>
          <w:rFonts w:ascii="Fb Fontext" w:hAnsi="Fb Fontext" w:hint="cs"/>
          <w:sz w:val="20"/>
          <w:rtl/>
        </w:rPr>
        <w:t xml:space="preserve"> ואפ</w:t>
      </w:r>
      <w:r w:rsidRPr="007435EB">
        <w:rPr>
          <w:rFonts w:ascii="Fb Fontext" w:hAnsi="Fb Fontext"/>
          <w:sz w:val="20"/>
          <w:rtl/>
        </w:rPr>
        <w:t>"</w:t>
      </w:r>
      <w:r w:rsidRPr="007435EB">
        <w:rPr>
          <w:rFonts w:ascii="Fb Fontext" w:hAnsi="Fb Fontext" w:hint="cs"/>
          <w:sz w:val="20"/>
          <w:rtl/>
        </w:rPr>
        <w:t>ה רחמנא דחיא</w:t>
      </w:r>
    </w:p>
    <w:p w14:paraId="70FD04D0" w14:textId="77777777" w:rsidR="00E8089F" w:rsidRPr="007435EB" w:rsidRDefault="00E8089F" w:rsidP="005C3FF1">
      <w:pPr>
        <w:pStyle w:val="afff"/>
        <w:framePr w:wrap="around"/>
        <w:rPr>
          <w:rtl/>
        </w:rPr>
      </w:pPr>
      <w:r w:rsidRPr="007435EB">
        <w:rPr>
          <w:rFonts w:hint="cs"/>
          <w:rtl/>
        </w:rPr>
        <w:t>צד.</w:t>
      </w:r>
    </w:p>
    <w:p w14:paraId="35AE8DEF" w14:textId="77777777" w:rsidR="00E8089F" w:rsidRPr="007435EB" w:rsidRDefault="00E8089F" w:rsidP="00E8089F">
      <w:pPr>
        <w:rPr>
          <w:rtl/>
        </w:rPr>
      </w:pPr>
      <w:r w:rsidRPr="00AC0CB1">
        <w:rPr>
          <w:rStyle w:val="af2"/>
          <w:rFonts w:hint="cs"/>
          <w:rtl/>
        </w:rPr>
        <w:t>'ובדרך</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היה</w:t>
      </w:r>
      <w:r w:rsidR="00374C40" w:rsidRPr="00AC0CB1">
        <w:rPr>
          <w:rStyle w:val="af2"/>
          <w:rFonts w:hint="cs"/>
          <w:rtl/>
        </w:rPr>
        <w:t>'</w:t>
      </w:r>
      <w:r w:rsidRPr="007435EB">
        <w:rPr>
          <w:rFonts w:ascii="Fb Fontext" w:hAnsi="Fb Fontext" w:hint="cs"/>
          <w:rtl/>
        </w:rPr>
        <w:t>- ואי היה</w:t>
      </w:r>
      <w:r w:rsidRPr="007435EB">
        <w:rPr>
          <w:rFonts w:ascii="Fb Fontext" w:hAnsi="Fb Fontext"/>
          <w:rtl/>
        </w:rPr>
        <w:t xml:space="preserve"> </w:t>
      </w:r>
      <w:r w:rsidRPr="007435EB">
        <w:rPr>
          <w:rFonts w:ascii="Fb Fontext" w:hAnsi="Fb Fontext" w:hint="cs"/>
          <w:rtl/>
        </w:rPr>
        <w:t>עומד</w:t>
      </w:r>
      <w:r w:rsidRPr="007435EB">
        <w:rPr>
          <w:rFonts w:ascii="Fb Fontext" w:hAnsi="Fb Fontext"/>
          <w:rtl/>
        </w:rPr>
        <w:t xml:space="preserve"> </w:t>
      </w:r>
      <w:r w:rsidRPr="007435EB">
        <w:rPr>
          <w:rFonts w:ascii="Fb Fontext" w:hAnsi="Fb Fontext" w:hint="cs"/>
          <w:rtl/>
        </w:rPr>
        <w:t>חוץ</w:t>
      </w:r>
      <w:r w:rsidRPr="007435EB">
        <w:rPr>
          <w:rFonts w:ascii="Fb Fontext" w:hAnsi="Fb Fontext"/>
          <w:rtl/>
        </w:rPr>
        <w:t xml:space="preserve"> </w:t>
      </w:r>
      <w:r w:rsidRPr="007435EB">
        <w:rPr>
          <w:rFonts w:ascii="Fb Fontext" w:hAnsi="Fb Fontext" w:hint="cs"/>
          <w:rtl/>
        </w:rPr>
        <w:t>למודיעים</w:t>
      </w:r>
      <w:r w:rsidRPr="007435EB">
        <w:rPr>
          <w:rFonts w:ascii="Fb Fontext" w:hAnsi="Fb Fontext"/>
          <w:rtl/>
        </w:rPr>
        <w:t xml:space="preserve"> </w:t>
      </w:r>
      <w:r w:rsidRPr="007435EB">
        <w:rPr>
          <w:rFonts w:ascii="Fb Fontext" w:hAnsi="Fb Fontext" w:hint="cs"/>
          <w:rtl/>
        </w:rPr>
        <w:t>ויכול</w:t>
      </w:r>
      <w:r w:rsidRPr="007435EB">
        <w:rPr>
          <w:rFonts w:ascii="Fb Fontext" w:hAnsi="Fb Fontext"/>
          <w:rtl/>
        </w:rPr>
        <w:t xml:space="preserve"> </w:t>
      </w:r>
      <w:r w:rsidRPr="007435EB">
        <w:rPr>
          <w:rFonts w:ascii="Fb Fontext" w:hAnsi="Fb Fontext" w:hint="cs"/>
          <w:rtl/>
        </w:rPr>
        <w:t>ליכנס</w:t>
      </w:r>
      <w:r w:rsidRPr="007435EB">
        <w:rPr>
          <w:rFonts w:ascii="Fb Fontext" w:hAnsi="Fb Fontext"/>
          <w:rtl/>
        </w:rPr>
        <w:t xml:space="preserve"> </w:t>
      </w:r>
      <w:r w:rsidRPr="007435EB">
        <w:rPr>
          <w:rFonts w:ascii="Fb Fontext" w:hAnsi="Fb Fontext" w:hint="cs"/>
          <w:rtl/>
        </w:rPr>
        <w:t>בסוסים</w:t>
      </w:r>
      <w:r w:rsidRPr="007435EB">
        <w:rPr>
          <w:rFonts w:ascii="Fb Fontext" w:hAnsi="Fb Fontext"/>
          <w:rtl/>
        </w:rPr>
        <w:t xml:space="preserve"> </w:t>
      </w:r>
      <w:r w:rsidRPr="007435EB">
        <w:rPr>
          <w:rFonts w:ascii="Fb Fontext" w:hAnsi="Fb Fontext" w:hint="cs"/>
          <w:rtl/>
        </w:rPr>
        <w:t>ובפרדים</w:t>
      </w:r>
      <w:r w:rsidRPr="007435EB">
        <w:rPr>
          <w:rFonts w:ascii="Fb Fontext" w:hAnsi="Fb Fontext"/>
          <w:rtl/>
        </w:rPr>
        <w:t xml:space="preserve">, </w:t>
      </w:r>
      <w:r w:rsidRPr="007435EB">
        <w:rPr>
          <w:rFonts w:ascii="Fb Fontext" w:hAnsi="Fb Fontext" w:hint="cs"/>
          <w:rtl/>
        </w:rPr>
        <w:t>פטור דהיה בדרך.</w:t>
      </w:r>
    </w:p>
    <w:p w14:paraId="0487D2BC" w14:textId="77777777" w:rsidR="00E8089F" w:rsidRPr="007435EB" w:rsidRDefault="00E8089F" w:rsidP="00E8089F">
      <w:pPr>
        <w:rPr>
          <w:rtl/>
        </w:rPr>
      </w:pPr>
      <w:r w:rsidRPr="00AC0CB1">
        <w:rPr>
          <w:rStyle w:val="af2"/>
          <w:rFonts w:hint="cs"/>
          <w:rtl/>
        </w:rPr>
        <w:t xml:space="preserve">'ובדרך לא היה' </w:t>
      </w:r>
      <w:r w:rsidRPr="007435EB">
        <w:rPr>
          <w:rFonts w:hint="cs"/>
          <w:rtl/>
        </w:rPr>
        <w:t>אבל אי היה</w:t>
      </w:r>
      <w:r w:rsidRPr="007435EB">
        <w:rPr>
          <w:rtl/>
        </w:rPr>
        <w:t xml:space="preserve"> </w:t>
      </w:r>
      <w:r w:rsidRPr="007435EB">
        <w:rPr>
          <w:rFonts w:hint="cs"/>
          <w:rtl/>
        </w:rPr>
        <w:t>עומד</w:t>
      </w:r>
      <w:r w:rsidRPr="007435EB">
        <w:rPr>
          <w:rtl/>
        </w:rPr>
        <w:t xml:space="preserve"> </w:t>
      </w:r>
      <w:r w:rsidRPr="007435EB">
        <w:rPr>
          <w:rFonts w:hint="cs"/>
          <w:rtl/>
        </w:rPr>
        <w:t>לפנים</w:t>
      </w:r>
      <w:r w:rsidRPr="007435EB">
        <w:rPr>
          <w:rtl/>
        </w:rPr>
        <w:t xml:space="preserve"> </w:t>
      </w:r>
      <w:r w:rsidRPr="007435EB">
        <w:rPr>
          <w:rFonts w:hint="cs"/>
          <w:rtl/>
        </w:rPr>
        <w:t>מן</w:t>
      </w:r>
      <w:r w:rsidRPr="007435EB">
        <w:rPr>
          <w:rtl/>
        </w:rPr>
        <w:t xml:space="preserve"> </w:t>
      </w:r>
      <w:r w:rsidRPr="007435EB">
        <w:rPr>
          <w:rFonts w:hint="cs"/>
          <w:rtl/>
        </w:rPr>
        <w:t>המודיעים</w:t>
      </w:r>
      <w:r w:rsidRPr="007435EB">
        <w:rPr>
          <w:rtl/>
        </w:rPr>
        <w:t xml:space="preserve"> </w:t>
      </w:r>
      <w:r w:rsidRPr="007435EB">
        <w:rPr>
          <w:rFonts w:hint="cs"/>
          <w:rtl/>
        </w:rPr>
        <w:t>ואין</w:t>
      </w:r>
      <w:r w:rsidRPr="007435EB">
        <w:rPr>
          <w:rtl/>
        </w:rPr>
        <w:t xml:space="preserve"> </w:t>
      </w:r>
      <w:r w:rsidRPr="007435EB">
        <w:rPr>
          <w:rFonts w:hint="cs"/>
          <w:rtl/>
        </w:rPr>
        <w:t>יכול</w:t>
      </w:r>
      <w:r w:rsidRPr="007435EB">
        <w:rPr>
          <w:rtl/>
        </w:rPr>
        <w:t xml:space="preserve"> </w:t>
      </w:r>
      <w:r w:rsidRPr="007435EB">
        <w:rPr>
          <w:rFonts w:hint="cs"/>
          <w:rtl/>
        </w:rPr>
        <w:t>ליכנס</w:t>
      </w:r>
      <w:r w:rsidRPr="007435EB">
        <w:rPr>
          <w:rtl/>
        </w:rPr>
        <w:t xml:space="preserve"> </w:t>
      </w:r>
      <w:r w:rsidRPr="007435EB">
        <w:rPr>
          <w:rFonts w:hint="cs"/>
          <w:rtl/>
        </w:rPr>
        <w:t>מפני</w:t>
      </w:r>
      <w:r w:rsidRPr="007435EB">
        <w:rPr>
          <w:rtl/>
        </w:rPr>
        <w:t xml:space="preserve"> </w:t>
      </w:r>
      <w:r w:rsidRPr="007435EB">
        <w:rPr>
          <w:rFonts w:hint="cs"/>
          <w:rtl/>
        </w:rPr>
        <w:t>גמלים</w:t>
      </w:r>
      <w:r w:rsidRPr="007435EB">
        <w:rPr>
          <w:rtl/>
        </w:rPr>
        <w:t xml:space="preserve"> </w:t>
      </w:r>
      <w:r w:rsidRPr="007435EB">
        <w:rPr>
          <w:rFonts w:hint="cs"/>
          <w:rtl/>
        </w:rPr>
        <w:t>וקרונות</w:t>
      </w:r>
      <w:r w:rsidRPr="007435EB">
        <w:rPr>
          <w:rtl/>
        </w:rPr>
        <w:t xml:space="preserve"> </w:t>
      </w:r>
      <w:r w:rsidRPr="007435EB">
        <w:rPr>
          <w:rFonts w:hint="cs"/>
          <w:rtl/>
        </w:rPr>
        <w:t>המעכבות</w:t>
      </w:r>
      <w:r w:rsidRPr="007435EB">
        <w:rPr>
          <w:rtl/>
        </w:rPr>
        <w:t xml:space="preserve"> </w:t>
      </w:r>
      <w:r w:rsidRPr="007435EB">
        <w:rPr>
          <w:rFonts w:hint="cs"/>
          <w:rtl/>
        </w:rPr>
        <w:t>אותו</w:t>
      </w:r>
      <w:r w:rsidRPr="007435EB">
        <w:rPr>
          <w:rtl/>
        </w:rPr>
        <w:t xml:space="preserve">, </w:t>
      </w:r>
      <w:r w:rsidRPr="007435EB">
        <w:rPr>
          <w:rFonts w:hint="cs"/>
          <w:rtl/>
        </w:rPr>
        <w:t>חייב דהא לא היה בדרך.</w:t>
      </w:r>
    </w:p>
    <w:p w14:paraId="69AC1FA8" w14:textId="1A40CE8F" w:rsidR="00E8089F" w:rsidRPr="007435EB" w:rsidRDefault="00F47631" w:rsidP="00F47631">
      <w:pPr>
        <w:pStyle w:val="affd"/>
        <w:rPr>
          <w:bCs/>
          <w:rtl/>
        </w:rPr>
      </w:pPr>
      <w:r>
        <w:rPr>
          <w:rFonts w:hint="cs"/>
          <w:rtl/>
        </w:rPr>
        <w:t>***</w:t>
      </w:r>
    </w:p>
    <w:p w14:paraId="0B475410" w14:textId="569E4189"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Pr>
          <w:rStyle w:val="affffd"/>
          <w:rFonts w:ascii="Fb Fontext" w:hAnsi="Fb Fontext" w:hint="cs"/>
          <w:rtl/>
          <w:rPrChange w:id="11190" w:author="מנוע אמוראים" w:date="2026-10-05T16:42:03Z">
            <w:rPr>
              <w:rFonts w:ascii="Fb Fontext" w:hAnsi="Fb Fontext" w:hint="cs"/>
              <w:rtl/>
            </w:rPr>
          </w:rPrChange>
        </w:rPr>
        <w:t xml:space="preserve">אר</w:t>
      </w:r>
      <w:r>
        <w:rPr>
          <w:rStyle w:val="affffd"/>
          <w:rFonts w:ascii="Fb Fontext" w:hAnsi="Fb Fontext"/>
          <w:rtl/>
          <w:rPrChange w:id="11191" w:author="מנוע אמוראים" w:date="2026-10-05T16:42:03Z">
            <w:rPr>
              <w:rFonts w:ascii="Fb Fontext" w:hAnsi="Fb Fontext"/>
              <w:rtl/>
            </w:rPr>
          </w:rPrChange>
        </w:rPr>
        <w:t xml:space="preserve">"</w:t>
      </w:r>
      <w:r>
        <w:rPr>
          <w:rStyle w:val="affffd"/>
          <w:rFonts w:ascii="Fb Fontext" w:hAnsi="Fb Fontext" w:hint="cs"/>
          <w:rtl/>
          <w:rPrChange w:id="11192" w:author="מנוע אמוראים" w:date="2026-10-05T16:42:03Z">
            <w:rPr>
              <w:rFonts w:ascii="Fb Fontext" w:hAnsi="Fb Fontext" w:hint="cs"/>
              <w:rtl/>
            </w:rPr>
          </w:rPrChange>
        </w:rPr>
        <w:t xml:space="preserve">א</w:t>
      </w:r>
      <w:r w:rsidR="00E8089F" w:rsidRPr="007435EB">
        <w:rPr>
          <w:rFonts w:ascii="Fb Fontext" w:hAnsi="Fb Fontext"/>
          <w:rtl/>
        </w:rPr>
        <w:t xml:space="preserve">: </w:t>
      </w:r>
      <w:r w:rsidR="00E8089F" w:rsidRPr="005C3FF1">
        <w:rPr>
          <w:rStyle w:val="afffa"/>
          <w:rFonts w:hint="cs"/>
          <w:rtl/>
        </w:rPr>
        <w:t>שש</w:t>
      </w:r>
      <w:r w:rsidR="00E8089F" w:rsidRPr="005C3FF1">
        <w:rPr>
          <w:rStyle w:val="afffa"/>
          <w:rtl/>
        </w:rPr>
        <w:t xml:space="preserve"> </w:t>
      </w:r>
      <w:r w:rsidR="00E8089F" w:rsidRPr="005C3FF1">
        <w:rPr>
          <w:rStyle w:val="afffa"/>
          <w:rFonts w:hint="cs"/>
          <w:rtl/>
        </w:rPr>
        <w:t>אלף</w:t>
      </w:r>
      <w:r w:rsidR="00E8089F" w:rsidRPr="005C3FF1">
        <w:rPr>
          <w:rStyle w:val="afffa"/>
          <w:rtl/>
        </w:rPr>
        <w:t xml:space="preserve"> </w:t>
      </w:r>
      <w:r w:rsidR="00E8089F" w:rsidRPr="005C3FF1">
        <w:rPr>
          <w:rStyle w:val="afffa"/>
          <w:rFonts w:hint="cs"/>
          <w:rtl/>
        </w:rPr>
        <w:t>פרסה</w:t>
      </w:r>
      <w:r w:rsidR="00E8089F" w:rsidRPr="005C3FF1">
        <w:rPr>
          <w:rStyle w:val="afffa"/>
          <w:rtl/>
        </w:rPr>
        <w:t xml:space="preserve"> </w:t>
      </w:r>
      <w:r w:rsidR="00E8089F" w:rsidRPr="005C3FF1">
        <w:rPr>
          <w:rStyle w:val="afffa"/>
          <w:rFonts w:hint="cs"/>
          <w:rtl/>
        </w:rPr>
        <w:t>מהלך השמש</w:t>
      </w:r>
      <w:r w:rsidR="00E8089F" w:rsidRPr="007435EB">
        <w:rPr>
          <w:rFonts w:ascii="Fb Fontext" w:hAnsi="Fb Fontext" w:hint="cs"/>
          <w:rtl/>
        </w:rPr>
        <w:t xml:space="preserve"> [היחסי אלינו</w:t>
      </w:r>
      <w:r w:rsidR="00E8089F" w:rsidRPr="005C3FF1">
        <w:rPr>
          <w:rStyle w:val="afffa"/>
          <w:rFonts w:hint="cs"/>
          <w:rtl/>
        </w:rPr>
        <w:t>]</w:t>
      </w:r>
      <w:r w:rsidR="0011715B" w:rsidRPr="005C3FF1">
        <w:rPr>
          <w:rStyle w:val="afffa"/>
          <w:rFonts w:hint="cs"/>
          <w:rtl/>
        </w:rPr>
        <w:t>,</w:t>
      </w:r>
      <w:r w:rsidR="00E8089F" w:rsidRPr="005C3FF1">
        <w:rPr>
          <w:rStyle w:val="afffa"/>
          <w:rtl/>
        </w:rPr>
        <w:t xml:space="preserve"> </w:t>
      </w:r>
      <w:r w:rsidR="00E8089F" w:rsidRPr="005C3FF1">
        <w:rPr>
          <w:rStyle w:val="afffa"/>
          <w:rFonts w:hint="cs"/>
          <w:rtl/>
        </w:rPr>
        <w:t>ועובי הרקיע אלף</w:t>
      </w:r>
      <w:r w:rsidR="00E8089F" w:rsidRPr="005C3FF1">
        <w:rPr>
          <w:rStyle w:val="afffa"/>
          <w:rtl/>
        </w:rPr>
        <w:t xml:space="preserve"> </w:t>
      </w:r>
      <w:r w:rsidR="00E8089F" w:rsidRPr="005C3FF1">
        <w:rPr>
          <w:rStyle w:val="afffa"/>
          <w:rFonts w:hint="cs"/>
          <w:rtl/>
        </w:rPr>
        <w:t>פרסה</w:t>
      </w:r>
      <w:r w:rsidR="00E8089F" w:rsidRPr="005C3FF1">
        <w:rPr>
          <w:rStyle w:val="afffa"/>
          <w:rtl/>
        </w:rPr>
        <w:t>.</w:t>
      </w:r>
    </w:p>
    <w:p w14:paraId="4A70B018" w14:textId="77777777" w:rsidR="00E8089F" w:rsidRPr="007435EB" w:rsidRDefault="00E8089F" w:rsidP="00E8089F">
      <w:pPr>
        <w:rPr>
          <w:rFonts w:cs="Guttman Vilna"/>
          <w:b/>
          <w:bCs/>
          <w:rtl/>
        </w:rPr>
      </w:pPr>
      <w:r w:rsidRPr="007435EB">
        <w:rPr>
          <w:rFonts w:hint="cs"/>
          <w:rtl/>
        </w:rPr>
        <w:t>חדא</w:t>
      </w:r>
      <w:r w:rsidRPr="007435EB">
        <w:rPr>
          <w:rtl/>
        </w:rPr>
        <w:t xml:space="preserve"> </w:t>
      </w:r>
      <w:r w:rsidRPr="007435EB">
        <w:rPr>
          <w:rFonts w:hint="cs"/>
          <w:rtl/>
        </w:rPr>
        <w:t>גמרא</w:t>
      </w:r>
      <w:r w:rsidRPr="007435EB">
        <w:rPr>
          <w:rtl/>
        </w:rPr>
        <w:t xml:space="preserve"> </w:t>
      </w:r>
      <w:r w:rsidRPr="007435EB">
        <w:rPr>
          <w:rFonts w:hint="cs"/>
          <w:rtl/>
        </w:rPr>
        <w:t>וחדא</w:t>
      </w:r>
      <w:r w:rsidRPr="007435EB">
        <w:rPr>
          <w:rtl/>
        </w:rPr>
        <w:t xml:space="preserve"> </w:t>
      </w:r>
      <w:r w:rsidRPr="007435EB">
        <w:rPr>
          <w:rFonts w:hint="cs"/>
          <w:rtl/>
        </w:rPr>
        <w:t>סברא</w:t>
      </w:r>
      <w:r w:rsidRPr="007435EB">
        <w:rPr>
          <w:rtl/>
        </w:rPr>
        <w:t>.</w:t>
      </w:r>
    </w:p>
    <w:p w14:paraId="60207118" w14:textId="77777777" w:rsidR="00E8089F" w:rsidRPr="007435EB" w:rsidRDefault="00E8089F" w:rsidP="00E8089F">
      <w:pPr>
        <w:rPr>
          <w:rFonts w:ascii="Fb Fontext" w:hAnsi="Fb Fontext"/>
          <w:sz w:val="20"/>
          <w:rtl/>
        </w:rPr>
      </w:pPr>
      <w:r w:rsidRPr="007435EB">
        <w:rPr>
          <w:rFonts w:ascii="Fb Fontext" w:hAnsi="Fb Fontext" w:hint="cs"/>
          <w:sz w:val="20"/>
          <w:rtl/>
        </w:rPr>
        <w:t>ס</w:t>
      </w:r>
      <w:r w:rsidRPr="007435EB">
        <w:rPr>
          <w:rFonts w:ascii="Fb Fontext" w:hAnsi="Fb Fontext"/>
          <w:sz w:val="20"/>
          <w:rtl/>
        </w:rPr>
        <w:t>"</w:t>
      </w:r>
      <w:r>
        <w:rPr>
          <w:rFonts w:ascii="Fb Fontext" w:hAnsi="Fb Fontext" w:hint="cs"/>
          <w:sz w:val="20"/>
          <w:rtl/>
        </w:rPr>
        <w:t xml:space="preserve">ל </w:t>
      </w:r>
      <w:r>
        <w:rPr>
          <w:rStyle w:val="affffd"/>
          <w:rFonts w:ascii="Fb Fontext" w:hAnsi="Fb Fontext" w:hint="cs"/>
          <w:sz w:val="20"/>
          <w:rtl/>
          <w:rPrChange w:id="11193" w:author="מנוע אמוראים" w:date="2026-10-05T16:42:03Z">
            <w:rPr>
              <w:rFonts w:ascii="Fb Fontext" w:hAnsi="Fb Fontext" w:hint="cs"/>
              <w:sz w:val="20"/>
              <w:rtl/>
            </w:rPr>
          </w:rPrChange>
        </w:rPr>
        <w:t xml:space="preserve">כרי</w:t>
      </w:r>
      <w:r>
        <w:rPr>
          <w:rStyle w:val="affffd"/>
          <w:rFonts w:ascii="Fb Fontext" w:hAnsi="Fb Fontext"/>
          <w:sz w:val="20"/>
          <w:rtl/>
          <w:rPrChange w:id="11194" w:author="מנוע אמוראים" w:date="2026-10-05T16:42:03Z">
            <w:rPr>
              <w:rFonts w:ascii="Fb Fontext" w:hAnsi="Fb Fontext"/>
              <w:sz w:val="20"/>
              <w:rtl/>
            </w:rPr>
          </w:rPrChange>
        </w:rPr>
        <w:t xml:space="preserve">"</w:t>
      </w:r>
      <w:r>
        <w:rPr>
          <w:rStyle w:val="affffd"/>
          <w:rFonts w:ascii="Fb Fontext" w:hAnsi="Fb Fontext" w:hint="cs"/>
          <w:sz w:val="20"/>
          <w:rtl/>
          <w:rPrChange w:id="11195" w:author="מנוע אמוראים" w:date="2026-10-05T16:42:03Z">
            <w:rPr>
              <w:rFonts w:ascii="Fb Fontext" w:hAnsi="Fb Fontext" w:hint="cs"/>
              <w:sz w:val="20"/>
              <w:rtl/>
            </w:rPr>
          </w:rPrChange>
        </w:rPr>
        <w:t xml:space="preserve">ו</w:t>
      </w:r>
      <w:r>
        <w:rPr>
          <w:rFonts w:ascii="Fb Fontext" w:hAnsi="Fb Fontext" w:hint="cs"/>
          <w:sz w:val="20"/>
          <w:rtl/>
        </w:rPr>
        <w:t xml:space="preserve"> דמהלך</w:t>
      </w:r>
      <w:r w:rsidRPr="007435EB">
        <w:rPr>
          <w:rFonts w:ascii="Fb Fontext" w:hAnsi="Fb Fontext"/>
          <w:sz w:val="20"/>
          <w:rtl/>
        </w:rPr>
        <w:t xml:space="preserve"> </w:t>
      </w:r>
      <w:r w:rsidRPr="007435EB">
        <w:rPr>
          <w:rFonts w:ascii="Fb Fontext" w:hAnsi="Fb Fontext" w:hint="cs"/>
          <w:sz w:val="20"/>
          <w:rtl/>
        </w:rPr>
        <w:t>אדם</w:t>
      </w:r>
      <w:r w:rsidRPr="007435EB">
        <w:rPr>
          <w:rFonts w:ascii="Fb Fontext" w:hAnsi="Fb Fontext"/>
          <w:sz w:val="20"/>
          <w:rtl/>
        </w:rPr>
        <w:t xml:space="preserve"> </w:t>
      </w:r>
      <w:r w:rsidRPr="007435EB">
        <w:rPr>
          <w:rFonts w:ascii="Fb Fontext" w:hAnsi="Fb Fontext" w:hint="cs"/>
          <w:sz w:val="20"/>
          <w:rtl/>
        </w:rPr>
        <w:t>בינוני</w:t>
      </w:r>
      <w:r w:rsidRPr="007435EB">
        <w:rPr>
          <w:rFonts w:ascii="Fb Fontext" w:hAnsi="Fb Fontext"/>
          <w:sz w:val="20"/>
          <w:rtl/>
        </w:rPr>
        <w:t xml:space="preserve"> </w:t>
      </w:r>
      <w:r w:rsidRPr="007435EB">
        <w:rPr>
          <w:rFonts w:ascii="Fb Fontext" w:hAnsi="Fb Fontext" w:hint="cs"/>
          <w:sz w:val="20"/>
          <w:rtl/>
        </w:rPr>
        <w:t>ביום</w:t>
      </w:r>
      <w:r w:rsidRPr="007435EB">
        <w:rPr>
          <w:rFonts w:ascii="Fb Fontext" w:hAnsi="Fb Fontext"/>
          <w:sz w:val="20"/>
          <w:rtl/>
        </w:rPr>
        <w:t xml:space="preserve"> </w:t>
      </w:r>
      <w:r w:rsidRPr="007435EB">
        <w:rPr>
          <w:rFonts w:ascii="Fb Fontext" w:hAnsi="Fb Fontext" w:hint="cs"/>
          <w:sz w:val="20"/>
          <w:rtl/>
        </w:rPr>
        <w:t>י'</w:t>
      </w:r>
      <w:r w:rsidRPr="007435EB">
        <w:rPr>
          <w:rFonts w:ascii="Fb Fontext" w:hAnsi="Fb Fontext"/>
          <w:sz w:val="20"/>
          <w:rtl/>
        </w:rPr>
        <w:t xml:space="preserve"> </w:t>
      </w:r>
      <w:r w:rsidRPr="007435EB">
        <w:rPr>
          <w:rFonts w:ascii="Fb Fontext" w:hAnsi="Fb Fontext" w:hint="cs"/>
          <w:sz w:val="20"/>
          <w:rtl/>
        </w:rPr>
        <w:t>פרסאות</w:t>
      </w:r>
      <w:r w:rsidRPr="007435EB">
        <w:rPr>
          <w:rFonts w:ascii="Fb Fontext" w:hAnsi="Fb Fontext"/>
          <w:sz w:val="20"/>
          <w:rtl/>
        </w:rPr>
        <w:t>.</w:t>
      </w:r>
      <w:r w:rsidRPr="007435EB">
        <w:rPr>
          <w:rFonts w:ascii="Fb Fontext" w:hAnsi="Fb Fontext" w:hint="cs"/>
          <w:sz w:val="20"/>
          <w:rtl/>
        </w:rPr>
        <w:t xml:space="preserve"> מעלה</w:t>
      </w:r>
      <w:r w:rsidRPr="007435EB">
        <w:rPr>
          <w:rFonts w:ascii="Fb Fontext" w:hAnsi="Fb Fontext"/>
          <w:sz w:val="20"/>
          <w:rtl/>
        </w:rPr>
        <w:t>"</w:t>
      </w:r>
      <w:r w:rsidRPr="007435EB">
        <w:rPr>
          <w:rFonts w:ascii="Fb Fontext" w:hAnsi="Fb Fontext" w:hint="cs"/>
          <w:sz w:val="20"/>
          <w:rtl/>
        </w:rPr>
        <w:t>ש ועד הנה</w:t>
      </w:r>
      <w:r w:rsidRPr="007435EB">
        <w:rPr>
          <w:rFonts w:ascii="Fb Fontext" w:hAnsi="Fb Fontext"/>
          <w:sz w:val="20"/>
          <w:rtl/>
        </w:rPr>
        <w:t>"</w:t>
      </w:r>
      <w:r w:rsidRPr="007435EB">
        <w:rPr>
          <w:rFonts w:ascii="Fb Fontext" w:hAnsi="Fb Fontext" w:hint="cs"/>
          <w:sz w:val="20"/>
          <w:rtl/>
        </w:rPr>
        <w:t>ח ה</w:t>
      </w:r>
      <w:r w:rsidRPr="007435EB">
        <w:rPr>
          <w:rFonts w:ascii="Fb Fontext" w:hAnsi="Fb Fontext"/>
          <w:sz w:val="20"/>
          <w:rtl/>
        </w:rPr>
        <w:t>'</w:t>
      </w:r>
      <w:r w:rsidRPr="007435EB">
        <w:rPr>
          <w:rFonts w:ascii="Fb Fontext" w:hAnsi="Fb Fontext" w:hint="cs"/>
          <w:sz w:val="20"/>
          <w:rtl/>
        </w:rPr>
        <w:t xml:space="preserve"> מילין,</w:t>
      </w:r>
    </w:p>
    <w:p w14:paraId="579F8088" w14:textId="77777777" w:rsidR="00E8089F" w:rsidRPr="007435EB" w:rsidRDefault="00E8089F" w:rsidP="00E8089F">
      <w:pPr>
        <w:rPr>
          <w:rFonts w:cs="Guttman Vilna"/>
          <w:b/>
          <w:bCs/>
          <w:rtl/>
        </w:rPr>
      </w:pPr>
      <w:r w:rsidRPr="007435EB">
        <w:rPr>
          <w:rtl/>
        </w:rPr>
        <w:tab/>
      </w:r>
      <w:r w:rsidRPr="007435EB">
        <w:rPr>
          <w:rtl/>
        </w:rPr>
        <w:tab/>
      </w:r>
      <w:r w:rsidRPr="007435EB">
        <w:rPr>
          <w:rFonts w:hint="cs"/>
          <w:rtl/>
        </w:rPr>
        <w:t>משקיעה</w:t>
      </w:r>
      <w:r w:rsidRPr="007435EB">
        <w:rPr>
          <w:rtl/>
        </w:rPr>
        <w:t>"</w:t>
      </w:r>
      <w:r w:rsidRPr="007435EB">
        <w:rPr>
          <w:rFonts w:hint="cs"/>
          <w:rtl/>
        </w:rPr>
        <w:t>ח ועד צאה</w:t>
      </w:r>
      <w:r w:rsidRPr="007435EB">
        <w:rPr>
          <w:rtl/>
        </w:rPr>
        <w:t>"</w:t>
      </w:r>
      <w:r w:rsidRPr="007435EB">
        <w:rPr>
          <w:rFonts w:hint="cs"/>
          <w:rtl/>
        </w:rPr>
        <w:t>כ ה</w:t>
      </w:r>
      <w:r w:rsidRPr="007435EB">
        <w:rPr>
          <w:rtl/>
        </w:rPr>
        <w:t>'</w:t>
      </w:r>
      <w:r w:rsidRPr="007435EB">
        <w:rPr>
          <w:rFonts w:hint="cs"/>
          <w:rtl/>
        </w:rPr>
        <w:t xml:space="preserve"> מילין - נמצא</w:t>
      </w:r>
      <w:r w:rsidRPr="007435EB">
        <w:rPr>
          <w:rtl/>
        </w:rPr>
        <w:t xml:space="preserve"> </w:t>
      </w:r>
      <w:r w:rsidRPr="007435EB">
        <w:rPr>
          <w:rFonts w:hint="cs"/>
          <w:rtl/>
        </w:rPr>
        <w:t>עוביו</w:t>
      </w:r>
      <w:r w:rsidRPr="007435EB">
        <w:rPr>
          <w:rtl/>
        </w:rPr>
        <w:t xml:space="preserve"> </w:t>
      </w:r>
      <w:r w:rsidRPr="007435EB">
        <w:rPr>
          <w:rFonts w:hint="cs"/>
          <w:rtl/>
        </w:rPr>
        <w:t>של</w:t>
      </w:r>
      <w:r w:rsidRPr="007435EB">
        <w:rPr>
          <w:rtl/>
        </w:rPr>
        <w:t xml:space="preserve"> </w:t>
      </w:r>
      <w:r w:rsidRPr="007435EB">
        <w:rPr>
          <w:rFonts w:hint="cs"/>
          <w:rtl/>
        </w:rPr>
        <w:t>רקיע</w:t>
      </w:r>
      <w:r w:rsidRPr="007435EB">
        <w:rPr>
          <w:rtl/>
        </w:rPr>
        <w:t xml:space="preserve"> </w:t>
      </w:r>
      <w:r w:rsidRPr="007435EB">
        <w:rPr>
          <w:rFonts w:hint="cs"/>
          <w:rtl/>
        </w:rPr>
        <w:t>אחד</w:t>
      </w:r>
      <w:r w:rsidRPr="007435EB">
        <w:rPr>
          <w:rtl/>
        </w:rPr>
        <w:t xml:space="preserve"> </w:t>
      </w:r>
      <w:r w:rsidRPr="007435EB">
        <w:rPr>
          <w:rFonts w:hint="cs"/>
          <w:rtl/>
        </w:rPr>
        <w:t>מששה</w:t>
      </w:r>
      <w:r w:rsidRPr="007435EB">
        <w:rPr>
          <w:rtl/>
        </w:rPr>
        <w:t xml:space="preserve"> </w:t>
      </w:r>
      <w:r w:rsidRPr="007435EB">
        <w:rPr>
          <w:rFonts w:hint="cs"/>
          <w:rtl/>
        </w:rPr>
        <w:t>ביום</w:t>
      </w:r>
      <w:r w:rsidRPr="007435EB">
        <w:rPr>
          <w:rtl/>
        </w:rPr>
        <w:t>.</w:t>
      </w:r>
    </w:p>
    <w:p w14:paraId="1D12C0F1" w14:textId="460768E2" w:rsidR="00E8089F"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רבי</w:t>
      </w:r>
      <w:r w:rsidR="00E8089F" w:rsidRPr="005C3FF1">
        <w:rPr>
          <w:rStyle w:val="afffa"/>
          <w:rtl/>
        </w:rPr>
        <w:t xml:space="preserve"> </w:t>
      </w:r>
      <w:r w:rsidR="00E8089F" w:rsidRPr="005C3FF1">
        <w:rPr>
          <w:rStyle w:val="afffa"/>
          <w:rFonts w:hint="cs"/>
          <w:rtl/>
        </w:rPr>
        <w:t>יהודה</w:t>
      </w:r>
      <w:r w:rsidR="00E8089F" w:rsidRPr="005C3FF1">
        <w:rPr>
          <w:rStyle w:val="afffa"/>
          <w:rtl/>
        </w:rPr>
        <w:t xml:space="preserve"> </w:t>
      </w:r>
      <w:r w:rsidR="00E8089F" w:rsidRPr="005C3FF1">
        <w:rPr>
          <w:rStyle w:val="afffa"/>
          <w:rFonts w:hint="cs"/>
          <w:rtl/>
        </w:rPr>
        <w:t>אומר</w:t>
      </w:r>
      <w:r w:rsidR="00E8089F" w:rsidRPr="005C3FF1">
        <w:rPr>
          <w:rStyle w:val="afffa"/>
          <w:rtl/>
        </w:rPr>
        <w:t xml:space="preserve">: </w:t>
      </w:r>
      <w:r w:rsidR="00E8089F" w:rsidRPr="005C3FF1">
        <w:rPr>
          <w:rStyle w:val="afffa"/>
          <w:rFonts w:hint="cs"/>
          <w:rtl/>
        </w:rPr>
        <w:t>עוביו</w:t>
      </w:r>
      <w:r w:rsidR="00E8089F" w:rsidRPr="005C3FF1">
        <w:rPr>
          <w:rStyle w:val="afffa"/>
          <w:rtl/>
        </w:rPr>
        <w:t xml:space="preserve"> </w:t>
      </w:r>
      <w:r w:rsidR="00E8089F" w:rsidRPr="005C3FF1">
        <w:rPr>
          <w:rStyle w:val="afffa"/>
          <w:rFonts w:hint="cs"/>
          <w:rtl/>
        </w:rPr>
        <w:t>של</w:t>
      </w:r>
      <w:r w:rsidR="00E8089F" w:rsidRPr="005C3FF1">
        <w:rPr>
          <w:rStyle w:val="afffa"/>
          <w:rtl/>
        </w:rPr>
        <w:t xml:space="preserve"> </w:t>
      </w:r>
      <w:r w:rsidR="00E8089F" w:rsidRPr="005C3FF1">
        <w:rPr>
          <w:rStyle w:val="afffa"/>
          <w:rFonts w:hint="cs"/>
          <w:rtl/>
        </w:rPr>
        <w:t>רקיע</w:t>
      </w:r>
      <w:r w:rsidR="00E8089F" w:rsidRPr="005C3FF1">
        <w:rPr>
          <w:rStyle w:val="afffa"/>
          <w:rtl/>
        </w:rPr>
        <w:t xml:space="preserve"> </w:t>
      </w:r>
      <w:r w:rsidR="00E8089F" w:rsidRPr="005C3FF1">
        <w:rPr>
          <w:rStyle w:val="afffa"/>
          <w:rFonts w:hint="cs"/>
          <w:rtl/>
        </w:rPr>
        <w:t>אחד</w:t>
      </w:r>
      <w:r w:rsidR="00E8089F" w:rsidRPr="005C3FF1">
        <w:rPr>
          <w:rStyle w:val="afffa"/>
          <w:rtl/>
        </w:rPr>
        <w:t xml:space="preserve"> </w:t>
      </w:r>
      <w:r w:rsidR="00E8089F" w:rsidRPr="005C3FF1">
        <w:rPr>
          <w:rStyle w:val="afffa"/>
          <w:rFonts w:hint="cs"/>
          <w:rtl/>
        </w:rPr>
        <w:t>מעשרה</w:t>
      </w:r>
      <w:r w:rsidR="00E8089F" w:rsidRPr="005C3FF1">
        <w:rPr>
          <w:rStyle w:val="afffa"/>
          <w:rtl/>
        </w:rPr>
        <w:t xml:space="preserve"> </w:t>
      </w:r>
      <w:r w:rsidR="00E8089F" w:rsidRPr="005C3FF1">
        <w:rPr>
          <w:rStyle w:val="afffa"/>
          <w:rFonts w:hint="cs"/>
          <w:rtl/>
        </w:rPr>
        <w:t>ביום</w:t>
      </w:r>
      <w:r w:rsidR="00E8089F" w:rsidRPr="005C3FF1">
        <w:rPr>
          <w:rStyle w:val="afffa"/>
          <w:rtl/>
        </w:rPr>
        <w:t>.</w:t>
      </w:r>
    </w:p>
    <w:p w14:paraId="7380A7BA" w14:textId="77777777" w:rsidR="00E8089F" w:rsidRPr="007435EB" w:rsidRDefault="00E8089F" w:rsidP="00E8089F">
      <w:pPr>
        <w:rPr>
          <w:rFonts w:cs="Guttman Vilna"/>
          <w:b/>
          <w:bCs/>
          <w:rtl/>
        </w:rPr>
      </w:pPr>
      <w:r w:rsidRPr="007435EB">
        <w:rPr>
          <w:rFonts w:hint="cs"/>
          <w:rtl/>
        </w:rPr>
        <w:lastRenderedPageBreak/>
        <w:t>תדע שמהלך</w:t>
      </w:r>
      <w:r w:rsidRPr="007435EB">
        <w:rPr>
          <w:rtl/>
        </w:rPr>
        <w:t xml:space="preserve"> </w:t>
      </w:r>
      <w:r w:rsidRPr="007435EB">
        <w:rPr>
          <w:rFonts w:hint="cs"/>
          <w:rtl/>
        </w:rPr>
        <w:t>אדם</w:t>
      </w:r>
      <w:r w:rsidRPr="007435EB">
        <w:rPr>
          <w:rtl/>
        </w:rPr>
        <w:t xml:space="preserve"> </w:t>
      </w:r>
      <w:r w:rsidRPr="007435EB">
        <w:rPr>
          <w:rFonts w:hint="cs"/>
          <w:rtl/>
        </w:rPr>
        <w:t>בינוני</w:t>
      </w:r>
      <w:r w:rsidRPr="007435EB">
        <w:rPr>
          <w:rtl/>
        </w:rPr>
        <w:t xml:space="preserve"> </w:t>
      </w:r>
      <w:r w:rsidRPr="007435EB">
        <w:rPr>
          <w:rFonts w:hint="cs"/>
          <w:rtl/>
        </w:rPr>
        <w:t>ביום</w:t>
      </w:r>
      <w:r w:rsidRPr="007435EB">
        <w:rPr>
          <w:rtl/>
        </w:rPr>
        <w:t xml:space="preserve"> </w:t>
      </w:r>
      <w:r w:rsidRPr="007435EB">
        <w:rPr>
          <w:rFonts w:hint="cs"/>
          <w:rtl/>
        </w:rPr>
        <w:t>י'</w:t>
      </w:r>
      <w:r w:rsidRPr="007435EB">
        <w:rPr>
          <w:rtl/>
        </w:rPr>
        <w:t xml:space="preserve"> </w:t>
      </w:r>
      <w:r w:rsidRPr="007435EB">
        <w:rPr>
          <w:rFonts w:hint="cs"/>
          <w:rtl/>
        </w:rPr>
        <w:t>פרסאות</w:t>
      </w:r>
      <w:r w:rsidRPr="007435EB">
        <w:rPr>
          <w:rtl/>
        </w:rPr>
        <w:t xml:space="preserve">, </w:t>
      </w:r>
      <w:r w:rsidRPr="007435EB">
        <w:rPr>
          <w:rFonts w:hint="cs"/>
          <w:rtl/>
        </w:rPr>
        <w:t>ומעלות</w:t>
      </w:r>
      <w:r w:rsidRPr="007435EB">
        <w:rPr>
          <w:rtl/>
        </w:rPr>
        <w:t xml:space="preserve"> </w:t>
      </w:r>
      <w:r w:rsidRPr="007435EB">
        <w:rPr>
          <w:rFonts w:hint="cs"/>
          <w:rtl/>
        </w:rPr>
        <w:t>השחר</w:t>
      </w:r>
      <w:r w:rsidRPr="007435EB">
        <w:rPr>
          <w:rtl/>
        </w:rPr>
        <w:t xml:space="preserve"> </w:t>
      </w:r>
      <w:r w:rsidRPr="007435EB">
        <w:rPr>
          <w:rFonts w:hint="cs"/>
          <w:rtl/>
        </w:rPr>
        <w:t>עד</w:t>
      </w:r>
      <w:r w:rsidRPr="007435EB">
        <w:rPr>
          <w:rtl/>
        </w:rPr>
        <w:t xml:space="preserve"> </w:t>
      </w:r>
      <w:r w:rsidRPr="007435EB">
        <w:rPr>
          <w:rFonts w:hint="cs"/>
          <w:rtl/>
        </w:rPr>
        <w:t>הנץ</w:t>
      </w:r>
      <w:r w:rsidRPr="007435EB">
        <w:rPr>
          <w:rtl/>
        </w:rPr>
        <w:t xml:space="preserve"> </w:t>
      </w:r>
      <w:r w:rsidRPr="007435EB">
        <w:rPr>
          <w:rFonts w:hint="cs"/>
          <w:rtl/>
        </w:rPr>
        <w:t>החמה</w:t>
      </w:r>
      <w:r w:rsidRPr="007435EB">
        <w:rPr>
          <w:rtl/>
        </w:rPr>
        <w:t xml:space="preserve"> </w:t>
      </w:r>
      <w:r w:rsidRPr="005C3FF1">
        <w:rPr>
          <w:rStyle w:val="afffa"/>
          <w:rFonts w:hint="cs"/>
          <w:rtl/>
        </w:rPr>
        <w:t>ד'</w:t>
      </w:r>
      <w:r w:rsidRPr="007435EB">
        <w:rPr>
          <w:rtl/>
        </w:rPr>
        <w:t xml:space="preserve"> </w:t>
      </w:r>
      <w:r w:rsidRPr="007435EB">
        <w:rPr>
          <w:rFonts w:hint="cs"/>
          <w:rtl/>
        </w:rPr>
        <w:t>מילין</w:t>
      </w:r>
      <w:r w:rsidRPr="007435EB">
        <w:rPr>
          <w:rtl/>
        </w:rPr>
        <w:t xml:space="preserve">, </w:t>
      </w:r>
      <w:r w:rsidRPr="007435EB">
        <w:rPr>
          <w:rFonts w:hint="cs"/>
          <w:rtl/>
        </w:rPr>
        <w:t>משקה</w:t>
      </w:r>
      <w:r w:rsidRPr="007435EB">
        <w:rPr>
          <w:rtl/>
        </w:rPr>
        <w:t>"</w:t>
      </w:r>
      <w:r w:rsidRPr="007435EB">
        <w:rPr>
          <w:rFonts w:hint="cs"/>
          <w:rtl/>
        </w:rPr>
        <w:t>ח</w:t>
      </w:r>
      <w:r w:rsidRPr="007435EB">
        <w:rPr>
          <w:rtl/>
        </w:rPr>
        <w:t xml:space="preserve"> </w:t>
      </w:r>
      <w:r w:rsidRPr="007435EB">
        <w:rPr>
          <w:rFonts w:hint="cs"/>
          <w:rtl/>
        </w:rPr>
        <w:t>ועד</w:t>
      </w:r>
      <w:r w:rsidRPr="007435EB">
        <w:rPr>
          <w:rtl/>
        </w:rPr>
        <w:t xml:space="preserve"> </w:t>
      </w:r>
      <w:r w:rsidRPr="007435EB">
        <w:rPr>
          <w:rFonts w:hint="cs"/>
          <w:rtl/>
        </w:rPr>
        <w:t>צאה</w:t>
      </w:r>
      <w:r w:rsidRPr="007435EB">
        <w:rPr>
          <w:rtl/>
        </w:rPr>
        <w:t>"</w:t>
      </w:r>
      <w:r w:rsidRPr="007435EB">
        <w:rPr>
          <w:rFonts w:hint="cs"/>
          <w:rtl/>
        </w:rPr>
        <w:t>כ</w:t>
      </w:r>
      <w:r w:rsidRPr="007435EB">
        <w:rPr>
          <w:rtl/>
        </w:rPr>
        <w:t xml:space="preserve"> </w:t>
      </w:r>
      <w:r w:rsidRPr="005C3FF1">
        <w:rPr>
          <w:rStyle w:val="afffa"/>
          <w:rFonts w:hint="cs"/>
          <w:rtl/>
        </w:rPr>
        <w:t>ד'</w:t>
      </w:r>
      <w:r w:rsidRPr="005C3FF1">
        <w:rPr>
          <w:rStyle w:val="afffa"/>
          <w:rtl/>
        </w:rPr>
        <w:t xml:space="preserve"> </w:t>
      </w:r>
      <w:r w:rsidRPr="007435EB">
        <w:rPr>
          <w:rFonts w:hint="cs"/>
          <w:rtl/>
        </w:rPr>
        <w:t>מילין</w:t>
      </w:r>
      <w:r w:rsidRPr="007435EB">
        <w:rPr>
          <w:rtl/>
        </w:rPr>
        <w:t xml:space="preserve">, </w:t>
      </w:r>
      <w:r w:rsidRPr="007435EB">
        <w:rPr>
          <w:rFonts w:hint="cs"/>
          <w:rtl/>
        </w:rPr>
        <w:t>נמצאת</w:t>
      </w:r>
      <w:r w:rsidRPr="007435EB">
        <w:rPr>
          <w:rtl/>
        </w:rPr>
        <w:t xml:space="preserve"> </w:t>
      </w:r>
      <w:r w:rsidRPr="007435EB">
        <w:rPr>
          <w:rFonts w:hint="cs"/>
          <w:rtl/>
        </w:rPr>
        <w:t>עוביו</w:t>
      </w:r>
      <w:r w:rsidRPr="007435EB">
        <w:rPr>
          <w:rtl/>
        </w:rPr>
        <w:t xml:space="preserve"> </w:t>
      </w:r>
      <w:r w:rsidRPr="007435EB">
        <w:rPr>
          <w:rFonts w:hint="cs"/>
          <w:rtl/>
        </w:rPr>
        <w:t>של</w:t>
      </w:r>
      <w:r w:rsidRPr="007435EB">
        <w:rPr>
          <w:rtl/>
        </w:rPr>
        <w:t xml:space="preserve"> </w:t>
      </w:r>
      <w:r w:rsidRPr="007435EB">
        <w:rPr>
          <w:rFonts w:hint="cs"/>
          <w:rtl/>
        </w:rPr>
        <w:t>רקיע</w:t>
      </w:r>
      <w:r w:rsidRPr="007435EB">
        <w:rPr>
          <w:rtl/>
        </w:rPr>
        <w:t xml:space="preserve"> </w:t>
      </w:r>
      <w:r w:rsidRPr="007435EB">
        <w:rPr>
          <w:rFonts w:hint="cs"/>
          <w:rtl/>
        </w:rPr>
        <w:t>אחד</w:t>
      </w:r>
      <w:r w:rsidRPr="007435EB">
        <w:rPr>
          <w:rtl/>
        </w:rPr>
        <w:t xml:space="preserve"> </w:t>
      </w:r>
      <w:r w:rsidRPr="007435EB">
        <w:rPr>
          <w:rFonts w:hint="cs"/>
          <w:rtl/>
        </w:rPr>
        <w:t>מעשרה</w:t>
      </w:r>
      <w:r w:rsidRPr="007435EB">
        <w:rPr>
          <w:rtl/>
        </w:rPr>
        <w:t xml:space="preserve"> </w:t>
      </w:r>
      <w:r w:rsidRPr="007435EB">
        <w:rPr>
          <w:rFonts w:hint="cs"/>
          <w:rtl/>
        </w:rPr>
        <w:t>ביום</w:t>
      </w:r>
      <w:r w:rsidRPr="007435EB">
        <w:rPr>
          <w:rtl/>
        </w:rPr>
        <w:t>.</w:t>
      </w:r>
    </w:p>
    <w:p w14:paraId="29AF8408" w14:textId="77777777" w:rsidR="00E8089F" w:rsidRPr="005C3FF1" w:rsidRDefault="00E8089F" w:rsidP="009A151F">
      <w:pPr>
        <w:rPr>
          <w:rStyle w:val="afffa"/>
          <w:rtl/>
        </w:rPr>
      </w:pPr>
      <w:r w:rsidRPr="005C3FF1">
        <w:rPr>
          <w:rStyle w:val="afffa"/>
          <w:rFonts w:hint="cs"/>
          <w:rtl/>
        </w:rPr>
        <w:t>תיובתא</w:t>
      </w:r>
      <w:r w:rsidRPr="005C3FF1">
        <w:rPr>
          <w:rStyle w:val="afffa"/>
          <w:rtl/>
        </w:rPr>
        <w:t xml:space="preserve"> </w:t>
      </w:r>
      <w:r w:rsidRPr="005C3FF1">
        <w:rPr>
          <w:rStyle w:val="afffa"/>
          <w:rFonts w:hint="cs"/>
          <w:rtl/>
        </w:rPr>
        <w:t>דרבא</w:t>
      </w:r>
      <w:r w:rsidRPr="005C3FF1">
        <w:rPr>
          <w:rStyle w:val="afffa"/>
          <w:rtl/>
        </w:rPr>
        <w:t xml:space="preserve">, </w:t>
      </w:r>
      <w:r w:rsidRPr="005C3FF1">
        <w:rPr>
          <w:rStyle w:val="afffa"/>
          <w:rFonts w:hint="cs"/>
          <w:rtl/>
        </w:rPr>
        <w:t>תיובתא</w:t>
      </w:r>
      <w:r w:rsidRPr="005C3FF1">
        <w:rPr>
          <w:rStyle w:val="afffa"/>
          <w:rtl/>
        </w:rPr>
        <w:t xml:space="preserve"> </w:t>
      </w:r>
      <w:r w:rsidRPr="005C3FF1">
        <w:rPr>
          <w:rStyle w:val="afffa"/>
          <w:rFonts w:hint="cs"/>
          <w:rtl/>
        </w:rPr>
        <w:t>דעולא</w:t>
      </w:r>
      <w:r w:rsidRPr="005C3FF1">
        <w:rPr>
          <w:rStyle w:val="afffa"/>
          <w:rtl/>
        </w:rPr>
        <w:t xml:space="preserve">! </w:t>
      </w:r>
      <w:r w:rsidRPr="005C3FF1">
        <w:rPr>
          <w:rStyle w:val="afffa"/>
          <w:rFonts w:hint="cs"/>
          <w:rtl/>
        </w:rPr>
        <w:t>תיובתא</w:t>
      </w:r>
      <w:r w:rsidRPr="005C3FF1">
        <w:rPr>
          <w:rStyle w:val="afffa"/>
          <w:rtl/>
        </w:rPr>
        <w:t>.</w:t>
      </w:r>
    </w:p>
    <w:p w14:paraId="4D68EB51" w14:textId="77777777" w:rsidR="00E8089F" w:rsidRPr="007435EB" w:rsidRDefault="00E8089F" w:rsidP="00E8089F">
      <w:pPr>
        <w:rPr>
          <w:rtl/>
        </w:rPr>
      </w:pPr>
      <w:r>
        <w:rPr>
          <w:rFonts w:hint="cs"/>
          <w:rtl/>
        </w:rPr>
        <w:t xml:space="preserve">ודברי </w:t>
      </w:r>
      <w:r>
        <w:rPr>
          <w:rStyle w:val="affffd"/>
          <w:rFonts w:hint="cs"/>
          <w:rtl/>
          <w:rPrChange w:id="11196" w:author="מנוע אמוראים" w:date="2026-10-05T16:42:03Z">
            <w:rPr>
              <w:rFonts w:hint="cs"/>
              <w:rtl/>
            </w:rPr>
          </w:rPrChange>
        </w:rPr>
        <w:t xml:space="preserve">רי</w:t>
      </w:r>
      <w:r>
        <w:rPr>
          <w:rStyle w:val="affffd"/>
          <w:rtl/>
          <w:rPrChange w:id="11197" w:author="מנוע אמוראים" w:date="2026-10-05T16:42:03Z">
            <w:rPr>
              <w:rtl/>
            </w:rPr>
          </w:rPrChange>
        </w:rPr>
        <w:t xml:space="preserve">"</w:t>
      </w:r>
      <w:r>
        <w:rPr>
          <w:rStyle w:val="affffd"/>
          <w:rFonts w:hint="cs"/>
          <w:rtl/>
          <w:rPrChange w:id="11198" w:author="מנוע אמוראים" w:date="2026-10-05T16:42:03Z">
            <w:rPr>
              <w:rFonts w:hint="cs"/>
              <w:rtl/>
            </w:rPr>
          </w:rPrChange>
        </w:rPr>
        <w:t xml:space="preserve">ו</w:t>
      </w:r>
      <w:r>
        <w:rPr>
          <w:rFonts w:hint="cs"/>
          <w:rtl/>
        </w:rPr>
        <w:t xml:space="preserve"> לא קשים דס</w:t>
      </w:r>
      <w:r w:rsidRPr="007435EB">
        <w:rPr>
          <w:rtl/>
        </w:rPr>
        <w:t>"</w:t>
      </w:r>
      <w:r w:rsidRPr="007435EB">
        <w:rPr>
          <w:rFonts w:hint="cs"/>
          <w:rtl/>
        </w:rPr>
        <w:t>ל דדיבר על מהלך יום ואילו רבנן הוסיפו קודם עלות ואחר צאה</w:t>
      </w:r>
      <w:r w:rsidRPr="007435EB">
        <w:rPr>
          <w:rtl/>
        </w:rPr>
        <w:t>"</w:t>
      </w:r>
      <w:r>
        <w:rPr>
          <w:rFonts w:hint="cs"/>
          <w:rtl/>
        </w:rPr>
        <w:t xml:space="preserve">כ ודברי </w:t>
      </w:r>
      <w:r>
        <w:rPr>
          <w:rStyle w:val="affffd"/>
          <w:rFonts w:hint="cs"/>
          <w:rtl/>
          <w:rPrChange w:id="11199" w:author="מנוע אמוראים" w:date="2026-10-05T16:42:03Z">
            <w:rPr>
              <w:rFonts w:hint="cs"/>
              <w:rtl/>
            </w:rPr>
          </w:rPrChange>
        </w:rPr>
        <w:t xml:space="preserve">ר</w:t>
      </w:r>
      <w:r>
        <w:rPr>
          <w:rStyle w:val="affffd"/>
          <w:rtl/>
          <w:rPrChange w:id="11200" w:author="מנוע אמוראים" w:date="2026-10-05T16:42:03Z">
            <w:rPr>
              <w:rtl/>
            </w:rPr>
          </w:rPrChange>
        </w:rPr>
        <w:t xml:space="preserve">"</w:t>
      </w:r>
      <w:r>
        <w:rPr>
          <w:rStyle w:val="affffd"/>
          <w:rFonts w:hint="cs"/>
          <w:rtl/>
          <w:rPrChange w:id="11201" w:author="מנוע אמוראים" w:date="2026-10-05T16:42:03Z">
            <w:rPr>
              <w:rFonts w:hint="cs"/>
              <w:rtl/>
            </w:rPr>
          </w:rPrChange>
        </w:rPr>
        <w:t xml:space="preserve">ח</w:t>
      </w:r>
      <w:r>
        <w:rPr>
          <w:rFonts w:hint="cs"/>
          <w:rtl/>
        </w:rPr>
        <w:t xml:space="preserve"> לא קשים</w:t>
      </w:r>
      <w:r w:rsidRPr="007435EB">
        <w:rPr>
          <w:rtl/>
        </w:rPr>
        <w:t xml:space="preserve"> </w:t>
      </w:r>
      <w:r w:rsidRPr="007435EB">
        <w:rPr>
          <w:rFonts w:hint="cs"/>
          <w:rtl/>
        </w:rPr>
        <w:t>דויאיצו</w:t>
      </w:r>
      <w:r w:rsidRPr="007435EB">
        <w:rPr>
          <w:rtl/>
        </w:rPr>
        <w:t xml:space="preserve"> </w:t>
      </w:r>
      <w:r w:rsidRPr="007435EB">
        <w:rPr>
          <w:rFonts w:hint="cs"/>
          <w:rtl/>
        </w:rPr>
        <w:t>שאני</w:t>
      </w:r>
      <w:r w:rsidRPr="007435EB">
        <w:rPr>
          <w:rtl/>
        </w:rPr>
        <w:t>.</w:t>
      </w:r>
    </w:p>
    <w:p w14:paraId="4D18560C" w14:textId="77777777" w:rsidR="00E8089F" w:rsidRPr="007435EB" w:rsidRDefault="00E8089F" w:rsidP="00E8089F">
      <w:pPr>
        <w:rPr>
          <w:rFonts w:ascii="Fb Fontext" w:hAnsi="Fb Fontext"/>
          <w:sz w:val="20"/>
          <w:rtl/>
        </w:rPr>
      </w:pPr>
      <w:r w:rsidRPr="005C3FF1">
        <w:rPr>
          <w:rStyle w:val="afffa"/>
          <w:rFonts w:hint="cs"/>
          <w:rtl/>
        </w:rPr>
        <w:t>ת</w:t>
      </w:r>
      <w:r w:rsidRPr="005C3FF1">
        <w:rPr>
          <w:rStyle w:val="afffa"/>
          <w:rtl/>
        </w:rPr>
        <w:t>"</w:t>
      </w:r>
      <w:r w:rsidRPr="005C3FF1">
        <w:rPr>
          <w:rStyle w:val="afffa"/>
          <w:rFonts w:hint="cs"/>
          <w:rtl/>
        </w:rPr>
        <w:t>ש</w:t>
      </w:r>
      <w:r w:rsidRPr="005C3FF1">
        <w:rPr>
          <w:rStyle w:val="afffa"/>
          <w:rtl/>
        </w:rPr>
        <w:t>:</w:t>
      </w:r>
      <w:r w:rsidRPr="007435EB">
        <w:rPr>
          <w:rFonts w:ascii="Fb Fontext" w:hAnsi="Fb Fontext"/>
          <w:sz w:val="20"/>
          <w:rtl/>
        </w:rPr>
        <w:t xml:space="preserve"> </w:t>
      </w:r>
      <w:r w:rsidRPr="007435EB">
        <w:rPr>
          <w:rFonts w:ascii="Fb Fontext" w:hAnsi="Fb Fontext" w:hint="cs"/>
          <w:sz w:val="20"/>
          <w:rtl/>
        </w:rPr>
        <w:t>מצרים</w:t>
      </w:r>
      <w:r w:rsidRPr="007435EB">
        <w:rPr>
          <w:rFonts w:ascii="Fb Fontext" w:hAnsi="Fb Fontext"/>
          <w:sz w:val="20"/>
          <w:rtl/>
        </w:rPr>
        <w:t xml:space="preserve"> </w:t>
      </w:r>
      <w:r w:rsidRPr="007435EB">
        <w:rPr>
          <w:rFonts w:ascii="Fb Fontext" w:hAnsi="Fb Fontext" w:hint="cs"/>
          <w:sz w:val="20"/>
          <w:rtl/>
        </w:rPr>
        <w:t>היא</w:t>
      </w:r>
      <w:r w:rsidRPr="007435EB">
        <w:rPr>
          <w:rFonts w:ascii="Fb Fontext" w:hAnsi="Fb Fontext"/>
          <w:sz w:val="20"/>
          <w:rtl/>
        </w:rPr>
        <w:t xml:space="preserve"> </w:t>
      </w:r>
      <w:r w:rsidRPr="007435EB">
        <w:rPr>
          <w:rFonts w:ascii="Fb Fontext" w:hAnsi="Fb Fontext" w:hint="cs"/>
          <w:sz w:val="20"/>
          <w:rtl/>
        </w:rPr>
        <w:t>ארבע</w:t>
      </w:r>
      <w:r w:rsidRPr="007435EB">
        <w:rPr>
          <w:rFonts w:ascii="Fb Fontext" w:hAnsi="Fb Fontext"/>
          <w:sz w:val="20"/>
          <w:rtl/>
        </w:rPr>
        <w:t xml:space="preserve"> </w:t>
      </w:r>
      <w:r w:rsidRPr="007435EB">
        <w:rPr>
          <w:rFonts w:ascii="Fb Fontext" w:hAnsi="Fb Fontext" w:hint="cs"/>
          <w:sz w:val="20"/>
          <w:rtl/>
        </w:rPr>
        <w:t>מאות</w:t>
      </w:r>
      <w:r w:rsidRPr="007435EB">
        <w:rPr>
          <w:rFonts w:ascii="Fb Fontext" w:hAnsi="Fb Fontext"/>
          <w:sz w:val="20"/>
          <w:rtl/>
        </w:rPr>
        <w:t xml:space="preserve"> </w:t>
      </w:r>
      <w:r w:rsidRPr="007435EB">
        <w:rPr>
          <w:rFonts w:ascii="Fb Fontext" w:hAnsi="Fb Fontext" w:hint="cs"/>
          <w:sz w:val="20"/>
          <w:rtl/>
        </w:rPr>
        <w:t>פרסה</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ארבע</w:t>
      </w:r>
      <w:r w:rsidRPr="007435EB">
        <w:rPr>
          <w:rFonts w:ascii="Fb Fontext" w:hAnsi="Fb Fontext"/>
          <w:sz w:val="20"/>
          <w:rtl/>
        </w:rPr>
        <w:t xml:space="preserve"> </w:t>
      </w:r>
      <w:r w:rsidRPr="007435EB">
        <w:rPr>
          <w:rFonts w:ascii="Fb Fontext" w:hAnsi="Fb Fontext" w:hint="cs"/>
          <w:sz w:val="20"/>
          <w:rtl/>
        </w:rPr>
        <w:t>מאות</w:t>
      </w:r>
      <w:r w:rsidRPr="007435EB">
        <w:rPr>
          <w:rFonts w:ascii="Fb Fontext" w:hAnsi="Fb Fontext"/>
          <w:sz w:val="20"/>
          <w:rtl/>
        </w:rPr>
        <w:t xml:space="preserve"> </w:t>
      </w:r>
      <w:r w:rsidRPr="007435EB">
        <w:rPr>
          <w:rFonts w:ascii="Fb Fontext" w:hAnsi="Fb Fontext" w:hint="cs"/>
          <w:sz w:val="20"/>
          <w:rtl/>
        </w:rPr>
        <w:t>פרסה</w:t>
      </w:r>
      <w:r w:rsidRPr="007435EB">
        <w:rPr>
          <w:rFonts w:ascii="Fb Fontext" w:hAnsi="Fb Fontext"/>
          <w:sz w:val="20"/>
          <w:rtl/>
        </w:rPr>
        <w:t xml:space="preserve">, </w:t>
      </w:r>
      <w:r w:rsidRPr="007435EB">
        <w:rPr>
          <w:rFonts w:ascii="Fb Fontext" w:hAnsi="Fb Fontext" w:hint="cs"/>
          <w:sz w:val="20"/>
          <w:rtl/>
        </w:rPr>
        <w:t>ומצרים</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מששים</w:t>
      </w:r>
      <w:r w:rsidRPr="007435EB">
        <w:rPr>
          <w:rFonts w:ascii="Fb Fontext" w:hAnsi="Fb Fontext"/>
          <w:sz w:val="20"/>
          <w:rtl/>
        </w:rPr>
        <w:t xml:space="preserve"> </w:t>
      </w:r>
      <w:r w:rsidRPr="007435EB">
        <w:rPr>
          <w:rFonts w:ascii="Fb Fontext" w:hAnsi="Fb Fontext" w:hint="cs"/>
          <w:sz w:val="20"/>
          <w:rtl/>
        </w:rPr>
        <w:t>בכוש</w:t>
      </w:r>
      <w:r w:rsidRPr="007435EB">
        <w:rPr>
          <w:rFonts w:ascii="Fb Fontext" w:hAnsi="Fb Fontext"/>
          <w:sz w:val="20"/>
          <w:rtl/>
        </w:rPr>
        <w:t xml:space="preserve">, </w:t>
      </w:r>
      <w:r w:rsidRPr="007435EB">
        <w:rPr>
          <w:rFonts w:ascii="Fb Fontext" w:hAnsi="Fb Fontext" w:hint="cs"/>
          <w:sz w:val="20"/>
          <w:rtl/>
        </w:rPr>
        <w:t>וכוש</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מששים</w:t>
      </w:r>
      <w:r w:rsidRPr="007435EB">
        <w:rPr>
          <w:rFonts w:ascii="Fb Fontext" w:hAnsi="Fb Fontext"/>
          <w:sz w:val="20"/>
          <w:rtl/>
        </w:rPr>
        <w:t xml:space="preserve"> </w:t>
      </w:r>
      <w:r w:rsidRPr="007435EB">
        <w:rPr>
          <w:rFonts w:ascii="Fb Fontext" w:hAnsi="Fb Fontext" w:hint="cs"/>
          <w:sz w:val="20"/>
          <w:rtl/>
        </w:rPr>
        <w:t>בעולם</w:t>
      </w:r>
      <w:r w:rsidRPr="007435EB">
        <w:rPr>
          <w:rFonts w:ascii="Fb Fontext" w:hAnsi="Fb Fontext"/>
          <w:sz w:val="20"/>
          <w:rtl/>
        </w:rPr>
        <w:t xml:space="preserve">, </w:t>
      </w:r>
      <w:r w:rsidRPr="007435EB">
        <w:rPr>
          <w:rFonts w:ascii="Fb Fontext" w:hAnsi="Fb Fontext" w:hint="cs"/>
          <w:sz w:val="20"/>
          <w:rtl/>
        </w:rPr>
        <w:t>ועולם</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מששים</w:t>
      </w:r>
      <w:r w:rsidRPr="007435EB">
        <w:rPr>
          <w:rFonts w:ascii="Fb Fontext" w:hAnsi="Fb Fontext"/>
          <w:sz w:val="20"/>
          <w:rtl/>
        </w:rPr>
        <w:t xml:space="preserve"> </w:t>
      </w:r>
      <w:r w:rsidRPr="007435EB">
        <w:rPr>
          <w:rFonts w:ascii="Fb Fontext" w:hAnsi="Fb Fontext" w:hint="cs"/>
          <w:sz w:val="20"/>
          <w:rtl/>
        </w:rPr>
        <w:t>בגן</w:t>
      </w:r>
      <w:r w:rsidRPr="007435EB">
        <w:rPr>
          <w:rFonts w:ascii="Fb Fontext" w:hAnsi="Fb Fontext"/>
          <w:sz w:val="20"/>
          <w:rtl/>
        </w:rPr>
        <w:t xml:space="preserve">, </w:t>
      </w:r>
      <w:r w:rsidRPr="007435EB">
        <w:rPr>
          <w:rFonts w:ascii="Fb Fontext" w:hAnsi="Fb Fontext" w:hint="cs"/>
          <w:sz w:val="20"/>
          <w:rtl/>
        </w:rPr>
        <w:t>וגן</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מששים</w:t>
      </w:r>
      <w:r w:rsidRPr="007435EB">
        <w:rPr>
          <w:rFonts w:ascii="Fb Fontext" w:hAnsi="Fb Fontext"/>
          <w:sz w:val="20"/>
          <w:rtl/>
        </w:rPr>
        <w:t xml:space="preserve"> </w:t>
      </w:r>
      <w:r w:rsidRPr="007435EB">
        <w:rPr>
          <w:rFonts w:ascii="Fb Fontext" w:hAnsi="Fb Fontext" w:hint="cs"/>
          <w:sz w:val="20"/>
          <w:rtl/>
        </w:rPr>
        <w:t>בעדן</w:t>
      </w:r>
      <w:r w:rsidRPr="007435EB">
        <w:rPr>
          <w:rFonts w:ascii="Fb Fontext" w:hAnsi="Fb Fontext"/>
          <w:sz w:val="20"/>
          <w:rtl/>
        </w:rPr>
        <w:t xml:space="preserve">, </w:t>
      </w:r>
      <w:r w:rsidRPr="007435EB">
        <w:rPr>
          <w:rFonts w:ascii="Fb Fontext" w:hAnsi="Fb Fontext" w:hint="cs"/>
          <w:sz w:val="20"/>
          <w:rtl/>
        </w:rPr>
        <w:t>ועדן</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מששים</w:t>
      </w:r>
      <w:r w:rsidRPr="007435EB">
        <w:rPr>
          <w:rFonts w:ascii="Fb Fontext" w:hAnsi="Fb Fontext"/>
          <w:sz w:val="20"/>
          <w:rtl/>
        </w:rPr>
        <w:t xml:space="preserve"> </w:t>
      </w:r>
      <w:r w:rsidRPr="007435EB">
        <w:rPr>
          <w:rFonts w:ascii="Fb Fontext" w:hAnsi="Fb Fontext" w:hint="cs"/>
          <w:sz w:val="20"/>
          <w:rtl/>
        </w:rPr>
        <w:t>בגיהנם</w:t>
      </w:r>
      <w:r w:rsidRPr="007435EB">
        <w:rPr>
          <w:rFonts w:ascii="Fb Fontext" w:hAnsi="Fb Fontext"/>
          <w:sz w:val="20"/>
          <w:rtl/>
        </w:rPr>
        <w:t xml:space="preserve">, </w:t>
      </w:r>
      <w:r w:rsidRPr="007435EB">
        <w:rPr>
          <w:rFonts w:ascii="Fb Fontext" w:hAnsi="Fb Fontext" w:hint="cs"/>
          <w:sz w:val="20"/>
          <w:rtl/>
        </w:rPr>
        <w:t>נמצא</w:t>
      </w:r>
      <w:r w:rsidRPr="007435EB">
        <w:rPr>
          <w:rFonts w:ascii="Fb Fontext" w:hAnsi="Fb Fontext"/>
          <w:sz w:val="20"/>
          <w:rtl/>
        </w:rPr>
        <w:t xml:space="preserve"> </w:t>
      </w:r>
      <w:r w:rsidRPr="007435EB">
        <w:rPr>
          <w:rFonts w:ascii="Fb Fontext" w:hAnsi="Fb Fontext" w:hint="cs"/>
          <w:sz w:val="20"/>
          <w:rtl/>
        </w:rPr>
        <w:t>כל</w:t>
      </w:r>
      <w:r w:rsidRPr="007435EB">
        <w:rPr>
          <w:rFonts w:ascii="Fb Fontext" w:hAnsi="Fb Fontext"/>
          <w:sz w:val="20"/>
          <w:rtl/>
        </w:rPr>
        <w:t xml:space="preserve"> </w:t>
      </w:r>
      <w:r w:rsidRPr="007435EB">
        <w:rPr>
          <w:rFonts w:ascii="Fb Fontext" w:hAnsi="Fb Fontext" w:hint="cs"/>
          <w:sz w:val="20"/>
          <w:rtl/>
        </w:rPr>
        <w:t>העולם</w:t>
      </w:r>
      <w:r w:rsidRPr="007435EB">
        <w:rPr>
          <w:rFonts w:ascii="Fb Fontext" w:hAnsi="Fb Fontext"/>
          <w:sz w:val="20"/>
          <w:rtl/>
        </w:rPr>
        <w:t xml:space="preserve"> </w:t>
      </w:r>
      <w:r w:rsidRPr="007435EB">
        <w:rPr>
          <w:rFonts w:ascii="Fb Fontext" w:hAnsi="Fb Fontext" w:hint="cs"/>
          <w:sz w:val="20"/>
          <w:rtl/>
        </w:rPr>
        <w:t>כולו</w:t>
      </w:r>
      <w:r w:rsidRPr="007435EB">
        <w:rPr>
          <w:rFonts w:ascii="Fb Fontext" w:hAnsi="Fb Fontext"/>
          <w:sz w:val="20"/>
          <w:rtl/>
        </w:rPr>
        <w:t xml:space="preserve"> </w:t>
      </w:r>
      <w:r w:rsidRPr="007435EB">
        <w:rPr>
          <w:rFonts w:ascii="Fb Fontext" w:hAnsi="Fb Fontext" w:hint="cs"/>
          <w:sz w:val="20"/>
          <w:rtl/>
        </w:rPr>
        <w:t>ככיסוי</w:t>
      </w:r>
      <w:r w:rsidRPr="007435EB">
        <w:rPr>
          <w:rFonts w:ascii="Fb Fontext" w:hAnsi="Fb Fontext"/>
          <w:sz w:val="20"/>
          <w:rtl/>
        </w:rPr>
        <w:t xml:space="preserve"> </w:t>
      </w:r>
      <w:r w:rsidRPr="007435EB">
        <w:rPr>
          <w:rFonts w:ascii="Fb Fontext" w:hAnsi="Fb Fontext" w:hint="cs"/>
          <w:sz w:val="20"/>
          <w:rtl/>
        </w:rPr>
        <w:t>קדירה</w:t>
      </w:r>
      <w:r w:rsidRPr="007435EB">
        <w:rPr>
          <w:rFonts w:ascii="Fb Fontext" w:hAnsi="Fb Fontext"/>
          <w:sz w:val="20"/>
          <w:rtl/>
        </w:rPr>
        <w:t xml:space="preserve"> </w:t>
      </w:r>
      <w:r w:rsidRPr="007435EB">
        <w:rPr>
          <w:rFonts w:ascii="Fb Fontext" w:hAnsi="Fb Fontext" w:hint="cs"/>
          <w:sz w:val="20"/>
          <w:rtl/>
        </w:rPr>
        <w:t>לגיהנם</w:t>
      </w:r>
      <w:r w:rsidRPr="007435EB">
        <w:rPr>
          <w:rFonts w:ascii="Fb Fontext" w:hAnsi="Fb Fontext"/>
          <w:sz w:val="20"/>
          <w:rtl/>
        </w:rPr>
        <w:t>!</w:t>
      </w:r>
    </w:p>
    <w:p w14:paraId="39A9D91C" w14:textId="77777777" w:rsidR="00E8089F" w:rsidRPr="007435EB" w:rsidRDefault="00E8089F" w:rsidP="00E8089F">
      <w:pPr>
        <w:rPr>
          <w:rFonts w:cs="Guttman Vilna"/>
          <w:b/>
          <w:bCs/>
          <w:rtl/>
        </w:rPr>
      </w:pPr>
      <w:r w:rsidRPr="007435EB">
        <w:rPr>
          <w:rtl/>
        </w:rPr>
        <w:tab/>
        <w:t xml:space="preserve">- </w:t>
      </w:r>
      <w:r w:rsidRPr="007435EB">
        <w:rPr>
          <w:rFonts w:hint="cs"/>
          <w:rtl/>
        </w:rPr>
        <w:t>תיובתא</w:t>
      </w:r>
      <w:r w:rsidRPr="007435EB">
        <w:rPr>
          <w:rtl/>
        </w:rPr>
        <w:t>.</w:t>
      </w:r>
      <w:r w:rsidRPr="007435EB">
        <w:rPr>
          <w:rFonts w:hint="cs"/>
          <w:rtl/>
        </w:rPr>
        <w:t xml:space="preserve"> 124,416,000,000,000</w:t>
      </w:r>
      <w:r w:rsidRPr="007435EB">
        <w:rPr>
          <w:rtl/>
        </w:rPr>
        <w:t>.</w:t>
      </w:r>
    </w:p>
    <w:p w14:paraId="43FADD57" w14:textId="77777777" w:rsidR="00E8089F" w:rsidRPr="007435EB" w:rsidRDefault="00E8089F" w:rsidP="00E8089F">
      <w:pPr>
        <w:rPr>
          <w:rtl/>
        </w:rPr>
      </w:pPr>
      <w:r w:rsidRPr="005C3FF1">
        <w:rPr>
          <w:rStyle w:val="afffa"/>
          <w:rFonts w:hint="cs"/>
          <w:rtl/>
        </w:rPr>
        <w:t>ת</w:t>
      </w:r>
      <w:r w:rsidRPr="005C3FF1">
        <w:rPr>
          <w:rStyle w:val="afffa"/>
          <w:rtl/>
        </w:rPr>
        <w:t>"</w:t>
      </w:r>
      <w:r w:rsidRPr="005C3FF1">
        <w:rPr>
          <w:rStyle w:val="afffa"/>
          <w:rFonts w:hint="cs"/>
          <w:rtl/>
        </w:rPr>
        <w:t>ש</w:t>
      </w:r>
      <w:r w:rsidRPr="005C3FF1">
        <w:rPr>
          <w:rStyle w:val="afffa"/>
          <w:rtl/>
        </w:rPr>
        <w:t xml:space="preserve"> </w:t>
      </w:r>
      <w:r w:rsidRPr="007435EB">
        <w:rPr>
          <w:rFonts w:ascii="Fb Fontext" w:hAnsi="Fb Fontext" w:hint="cs"/>
          <w:rtl/>
        </w:rPr>
        <w:t>דתנא</w:t>
      </w:r>
      <w:r w:rsidRPr="007435EB">
        <w:rPr>
          <w:rFonts w:ascii="Fb Fontext" w:hAnsi="Fb Fontext"/>
          <w:rtl/>
        </w:rPr>
        <w:t xml:space="preserve"> </w:t>
      </w:r>
      <w:r w:rsidRPr="007435EB">
        <w:rPr>
          <w:rFonts w:ascii="Fb Fontext" w:hAnsi="Fb Fontext" w:hint="cs"/>
          <w:rtl/>
        </w:rPr>
        <w:t>דבי</w:t>
      </w:r>
      <w:r w:rsidRPr="007435EB">
        <w:rPr>
          <w:rFonts w:ascii="Fb Fontext" w:hAnsi="Fb Fontext"/>
          <w:rtl/>
        </w:rPr>
        <w:t xml:space="preserve"> </w:t>
      </w:r>
      <w:r w:rsidRPr="007435EB">
        <w:rPr>
          <w:rFonts w:ascii="Fb Fontext" w:hAnsi="Fb Fontext" w:hint="cs"/>
          <w:rtl/>
        </w:rPr>
        <w:t>אליהו</w:t>
      </w:r>
      <w:r w:rsidRPr="007435EB">
        <w:rPr>
          <w:rFonts w:ascii="Fb Fontext" w:hAnsi="Fb Fontext"/>
          <w:rtl/>
        </w:rPr>
        <w:t xml:space="preserve">, </w:t>
      </w:r>
      <w:r w:rsidRPr="007435EB">
        <w:rPr>
          <w:rFonts w:ascii="Fb Fontext" w:hAnsi="Fb Fontext" w:hint="cs"/>
          <w:rtl/>
        </w:rPr>
        <w:t>רבי</w:t>
      </w:r>
      <w:r w:rsidRPr="007435EB">
        <w:rPr>
          <w:rFonts w:ascii="Fb Fontext" w:hAnsi="Fb Fontext"/>
          <w:rtl/>
        </w:rPr>
        <w:t xml:space="preserve"> </w:t>
      </w:r>
      <w:r w:rsidRPr="007435EB">
        <w:rPr>
          <w:rFonts w:ascii="Fb Fontext" w:hAnsi="Fb Fontext" w:hint="cs"/>
          <w:rtl/>
        </w:rPr>
        <w:t>נתן</w:t>
      </w:r>
      <w:r w:rsidRPr="007435EB">
        <w:rPr>
          <w:rFonts w:ascii="Fb Fontext" w:hAnsi="Fb Fontext"/>
          <w:rtl/>
        </w:rPr>
        <w:t xml:space="preserve"> </w:t>
      </w:r>
      <w:r w:rsidRPr="007435EB">
        <w:rPr>
          <w:rFonts w:ascii="Fb Fontext" w:hAnsi="Fb Fontext" w:hint="cs"/>
          <w:rtl/>
        </w:rPr>
        <w:t>אומר</w:t>
      </w:r>
      <w:r w:rsidRPr="007435EB">
        <w:rPr>
          <w:rFonts w:ascii="Fb Fontext" w:hAnsi="Fb Fontext"/>
          <w:rtl/>
        </w:rPr>
        <w:t xml:space="preserve">: </w:t>
      </w:r>
      <w:r w:rsidRPr="007435EB">
        <w:rPr>
          <w:rFonts w:ascii="Fb Fontext" w:hAnsi="Fb Fontext" w:hint="cs"/>
          <w:rtl/>
        </w:rPr>
        <w:t>כל</w:t>
      </w:r>
      <w:r w:rsidRPr="007435EB">
        <w:rPr>
          <w:rFonts w:ascii="Fb Fontext" w:hAnsi="Fb Fontext"/>
          <w:rtl/>
        </w:rPr>
        <w:t xml:space="preserve"> </w:t>
      </w:r>
      <w:r w:rsidRPr="007435EB">
        <w:rPr>
          <w:rFonts w:ascii="Fb Fontext" w:hAnsi="Fb Fontext" w:hint="cs"/>
          <w:rtl/>
        </w:rPr>
        <w:t>הישוב</w:t>
      </w:r>
      <w:r w:rsidRPr="007435EB">
        <w:rPr>
          <w:rFonts w:ascii="Fb Fontext" w:hAnsi="Fb Fontext"/>
          <w:rtl/>
        </w:rPr>
        <w:t xml:space="preserve"> </w:t>
      </w:r>
      <w:r w:rsidRPr="007435EB">
        <w:rPr>
          <w:rFonts w:ascii="Fb Fontext" w:hAnsi="Fb Fontext" w:hint="cs"/>
          <w:rtl/>
        </w:rPr>
        <w:t>כולו</w:t>
      </w:r>
      <w:r w:rsidRPr="007435EB">
        <w:rPr>
          <w:rFonts w:ascii="Fb Fontext" w:hAnsi="Fb Fontext"/>
          <w:rtl/>
        </w:rPr>
        <w:t xml:space="preserve"> </w:t>
      </w:r>
      <w:r w:rsidRPr="007435EB">
        <w:rPr>
          <w:rFonts w:ascii="Fb Fontext" w:hAnsi="Fb Fontext" w:hint="cs"/>
          <w:rtl/>
        </w:rPr>
        <w:t>תחת</w:t>
      </w:r>
      <w:r w:rsidRPr="007435EB">
        <w:rPr>
          <w:rFonts w:ascii="Fb Fontext" w:hAnsi="Fb Fontext"/>
          <w:rtl/>
        </w:rPr>
        <w:t xml:space="preserve"> </w:t>
      </w:r>
      <w:r w:rsidRPr="007435EB">
        <w:rPr>
          <w:rFonts w:ascii="Fb Fontext" w:hAnsi="Fb Fontext" w:hint="cs"/>
          <w:rtl/>
        </w:rPr>
        <w:t>כוכב</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יושב</w:t>
      </w:r>
      <w:r w:rsidRPr="007435EB">
        <w:rPr>
          <w:rFonts w:ascii="Fb Fontext" w:hAnsi="Fb Fontext"/>
          <w:rtl/>
        </w:rPr>
        <w:t>.</w:t>
      </w:r>
    </w:p>
    <w:p w14:paraId="0A0A281A" w14:textId="77777777" w:rsidR="00E8089F" w:rsidRPr="007435EB" w:rsidRDefault="00E8089F" w:rsidP="00E8089F">
      <w:pPr>
        <w:rPr>
          <w:rtl/>
        </w:rPr>
      </w:pPr>
      <w:r w:rsidRPr="007435EB">
        <w:rPr>
          <w:rFonts w:hint="cs"/>
          <w:rtl/>
        </w:rPr>
        <w:t>תדע</w:t>
      </w:r>
      <w:r w:rsidRPr="007435EB">
        <w:rPr>
          <w:rtl/>
        </w:rPr>
        <w:t xml:space="preserve">, </w:t>
      </w:r>
      <w:r w:rsidRPr="007435EB">
        <w:rPr>
          <w:rFonts w:hint="cs"/>
          <w:rtl/>
        </w:rPr>
        <w:t>שהרי</w:t>
      </w:r>
      <w:r w:rsidRPr="007435EB">
        <w:rPr>
          <w:rtl/>
        </w:rPr>
        <w:t xml:space="preserve"> </w:t>
      </w:r>
      <w:r w:rsidRPr="007435EB">
        <w:rPr>
          <w:rFonts w:hint="cs"/>
          <w:rtl/>
        </w:rPr>
        <w:t>אדם</w:t>
      </w:r>
      <w:r w:rsidRPr="007435EB">
        <w:rPr>
          <w:rtl/>
        </w:rPr>
        <w:t xml:space="preserve"> </w:t>
      </w:r>
      <w:r w:rsidRPr="007435EB">
        <w:rPr>
          <w:rFonts w:hint="cs"/>
          <w:rtl/>
        </w:rPr>
        <w:t>נותן</w:t>
      </w:r>
      <w:r w:rsidRPr="007435EB">
        <w:rPr>
          <w:rtl/>
        </w:rPr>
        <w:t xml:space="preserve"> </w:t>
      </w:r>
      <w:r w:rsidRPr="007435EB">
        <w:rPr>
          <w:rFonts w:hint="cs"/>
          <w:rtl/>
        </w:rPr>
        <w:t>עינו</w:t>
      </w:r>
      <w:r w:rsidRPr="007435EB">
        <w:rPr>
          <w:rtl/>
        </w:rPr>
        <w:t xml:space="preserve"> </w:t>
      </w:r>
      <w:r w:rsidRPr="007435EB">
        <w:rPr>
          <w:rFonts w:hint="cs"/>
          <w:rtl/>
        </w:rPr>
        <w:t>בכוכב</w:t>
      </w:r>
      <w:r w:rsidRPr="007435EB">
        <w:rPr>
          <w:rtl/>
        </w:rPr>
        <w:t xml:space="preserve"> </w:t>
      </w:r>
      <w:r w:rsidRPr="007435EB">
        <w:rPr>
          <w:rFonts w:hint="cs"/>
          <w:rtl/>
        </w:rPr>
        <w:t>אחד</w:t>
      </w:r>
      <w:r w:rsidRPr="007435EB">
        <w:rPr>
          <w:rtl/>
        </w:rPr>
        <w:t xml:space="preserve">, </w:t>
      </w:r>
      <w:r w:rsidRPr="007435EB">
        <w:rPr>
          <w:rFonts w:hint="cs"/>
          <w:rtl/>
        </w:rPr>
        <w:t>הולך</w:t>
      </w:r>
      <w:r w:rsidRPr="007435EB">
        <w:rPr>
          <w:rtl/>
        </w:rPr>
        <w:t xml:space="preserve"> </w:t>
      </w:r>
      <w:r w:rsidRPr="007435EB">
        <w:rPr>
          <w:rFonts w:hint="cs"/>
          <w:rtl/>
        </w:rPr>
        <w:t>למזרח</w:t>
      </w:r>
      <w:r w:rsidRPr="007435EB">
        <w:rPr>
          <w:rtl/>
        </w:rPr>
        <w:t xml:space="preserve"> </w:t>
      </w:r>
      <w:r w:rsidRPr="007435EB">
        <w:rPr>
          <w:rFonts w:hint="cs"/>
          <w:rtl/>
        </w:rPr>
        <w:t>עומד</w:t>
      </w:r>
      <w:r w:rsidRPr="007435EB">
        <w:rPr>
          <w:rtl/>
        </w:rPr>
        <w:t xml:space="preserve"> </w:t>
      </w:r>
      <w:r w:rsidRPr="007435EB">
        <w:rPr>
          <w:rFonts w:hint="cs"/>
          <w:rtl/>
        </w:rPr>
        <w:t>כנגדו</w:t>
      </w:r>
      <w:r w:rsidRPr="007435EB">
        <w:rPr>
          <w:rtl/>
        </w:rPr>
        <w:t xml:space="preserve">, </w:t>
      </w:r>
      <w:r w:rsidRPr="007435EB">
        <w:rPr>
          <w:rFonts w:hint="cs"/>
          <w:rtl/>
        </w:rPr>
        <w:t>לארבע</w:t>
      </w:r>
      <w:r w:rsidRPr="007435EB">
        <w:rPr>
          <w:rtl/>
        </w:rPr>
        <w:t xml:space="preserve"> </w:t>
      </w:r>
      <w:r w:rsidRPr="007435EB">
        <w:rPr>
          <w:rFonts w:hint="cs"/>
          <w:rtl/>
        </w:rPr>
        <w:t>רוחות</w:t>
      </w:r>
      <w:r w:rsidRPr="007435EB">
        <w:rPr>
          <w:rtl/>
        </w:rPr>
        <w:t xml:space="preserve"> </w:t>
      </w:r>
      <w:r w:rsidRPr="007435EB">
        <w:rPr>
          <w:rFonts w:hint="cs"/>
          <w:rtl/>
        </w:rPr>
        <w:t>העולם</w:t>
      </w:r>
      <w:r w:rsidRPr="007435EB">
        <w:rPr>
          <w:rtl/>
        </w:rPr>
        <w:t xml:space="preserve"> </w:t>
      </w:r>
      <w:r w:rsidRPr="007435EB">
        <w:rPr>
          <w:rFonts w:hint="cs"/>
          <w:rtl/>
        </w:rPr>
        <w:t>עומד</w:t>
      </w:r>
      <w:r w:rsidRPr="007435EB">
        <w:rPr>
          <w:rtl/>
        </w:rPr>
        <w:t xml:space="preserve"> </w:t>
      </w:r>
      <w:r w:rsidRPr="007435EB">
        <w:rPr>
          <w:rFonts w:hint="cs"/>
          <w:rtl/>
        </w:rPr>
        <w:t>כנגדו</w:t>
      </w:r>
      <w:r w:rsidRPr="007435EB">
        <w:rPr>
          <w:rtl/>
        </w:rPr>
        <w:t>.</w:t>
      </w:r>
    </w:p>
    <w:p w14:paraId="42B12A96" w14:textId="77777777" w:rsidR="00E8089F" w:rsidRPr="007435EB" w:rsidRDefault="00E8089F" w:rsidP="00E8089F">
      <w:pPr>
        <w:rPr>
          <w:rtl/>
        </w:rPr>
      </w:pPr>
      <w:r w:rsidRPr="007435EB">
        <w:rPr>
          <w:rFonts w:ascii="Fb Fontext" w:hAnsi="Fb Fontext" w:hint="cs"/>
          <w:sz w:val="20"/>
          <w:rtl/>
        </w:rPr>
        <w:t>מכלל</w:t>
      </w:r>
      <w:r w:rsidRPr="007435EB">
        <w:rPr>
          <w:rFonts w:ascii="Fb Fontext" w:hAnsi="Fb Fontext"/>
          <w:sz w:val="20"/>
          <w:rtl/>
        </w:rPr>
        <w:t xml:space="preserve"> </w:t>
      </w:r>
      <w:r w:rsidRPr="007435EB">
        <w:rPr>
          <w:rFonts w:ascii="Fb Fontext" w:hAnsi="Fb Fontext" w:hint="cs"/>
          <w:sz w:val="20"/>
          <w:rtl/>
        </w:rPr>
        <w:t>דכל</w:t>
      </w:r>
      <w:r w:rsidRPr="007435EB">
        <w:rPr>
          <w:rFonts w:ascii="Fb Fontext" w:hAnsi="Fb Fontext"/>
          <w:sz w:val="20"/>
          <w:rtl/>
        </w:rPr>
        <w:t xml:space="preserve"> </w:t>
      </w:r>
      <w:r w:rsidRPr="007435EB">
        <w:rPr>
          <w:rFonts w:ascii="Fb Fontext" w:hAnsi="Fb Fontext" w:hint="cs"/>
          <w:sz w:val="20"/>
          <w:rtl/>
        </w:rPr>
        <w:t>הישוב</w:t>
      </w:r>
      <w:r w:rsidRPr="007435EB">
        <w:rPr>
          <w:rFonts w:ascii="Fb Fontext" w:hAnsi="Fb Fontext"/>
          <w:sz w:val="20"/>
          <w:rtl/>
        </w:rPr>
        <w:t xml:space="preserve"> </w:t>
      </w:r>
      <w:r w:rsidRPr="007435EB">
        <w:rPr>
          <w:rFonts w:ascii="Fb Fontext" w:hAnsi="Fb Fontext" w:hint="cs"/>
          <w:sz w:val="20"/>
          <w:rtl/>
        </w:rPr>
        <w:t>כולו</w:t>
      </w:r>
      <w:r w:rsidRPr="007435EB">
        <w:rPr>
          <w:rFonts w:ascii="Fb Fontext" w:hAnsi="Fb Fontext"/>
          <w:sz w:val="20"/>
          <w:rtl/>
        </w:rPr>
        <w:t xml:space="preserve"> </w:t>
      </w:r>
      <w:r w:rsidRPr="007435EB">
        <w:rPr>
          <w:rFonts w:ascii="Fb Fontext" w:hAnsi="Fb Fontext" w:hint="cs"/>
          <w:sz w:val="20"/>
          <w:rtl/>
        </w:rPr>
        <w:t>תחת</w:t>
      </w:r>
      <w:r w:rsidRPr="007435EB">
        <w:rPr>
          <w:rFonts w:ascii="Fb Fontext" w:hAnsi="Fb Fontext"/>
          <w:sz w:val="20"/>
          <w:rtl/>
        </w:rPr>
        <w:t xml:space="preserve"> </w:t>
      </w:r>
      <w:r w:rsidRPr="007435EB">
        <w:rPr>
          <w:rFonts w:ascii="Fb Fontext" w:hAnsi="Fb Fontext" w:hint="cs"/>
          <w:sz w:val="20"/>
          <w:rtl/>
        </w:rPr>
        <w:t>כוכב</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יושב</w:t>
      </w:r>
      <w:r w:rsidRPr="007435EB">
        <w:rPr>
          <w:rFonts w:ascii="Fb Fontext" w:hAnsi="Fb Fontext"/>
          <w:sz w:val="20"/>
          <w:rtl/>
        </w:rPr>
        <w:t xml:space="preserve">! - </w:t>
      </w:r>
      <w:r w:rsidRPr="005C3FF1">
        <w:rPr>
          <w:rStyle w:val="afffa"/>
          <w:rFonts w:hint="cs"/>
          <w:rtl/>
        </w:rPr>
        <w:t>תיובתא</w:t>
      </w:r>
      <w:r w:rsidRPr="007435EB">
        <w:rPr>
          <w:rFonts w:ascii="Fb Fontext" w:hAnsi="Fb Fontext"/>
          <w:sz w:val="20"/>
          <w:rtl/>
        </w:rPr>
        <w:t>.</w:t>
      </w:r>
    </w:p>
    <w:p w14:paraId="21BB9EBA" w14:textId="77777777" w:rsidR="00E8089F" w:rsidRPr="007435EB" w:rsidRDefault="00E8089F" w:rsidP="00E8089F">
      <w:pPr>
        <w:rPr>
          <w:rtl/>
        </w:rPr>
      </w:pPr>
      <w:r w:rsidRPr="005C3FF1">
        <w:rPr>
          <w:rStyle w:val="afffa"/>
          <w:rFonts w:hint="cs"/>
          <w:rtl/>
        </w:rPr>
        <w:t>ת</w:t>
      </w:r>
      <w:r w:rsidRPr="005C3FF1">
        <w:rPr>
          <w:rStyle w:val="afffa"/>
          <w:rtl/>
        </w:rPr>
        <w:t>"</w:t>
      </w:r>
      <w:r w:rsidRPr="005C3FF1">
        <w:rPr>
          <w:rStyle w:val="afffa"/>
          <w:rFonts w:hint="cs"/>
          <w:rtl/>
        </w:rPr>
        <w:t>ש</w:t>
      </w:r>
      <w:r w:rsidRPr="007435EB">
        <w:rPr>
          <w:rFonts w:ascii="Fb Fontext" w:hAnsi="Fb Fontext"/>
          <w:rtl/>
        </w:rPr>
        <w:t xml:space="preserve">: </w:t>
      </w:r>
      <w:r w:rsidRPr="007435EB">
        <w:rPr>
          <w:rFonts w:ascii="Fb Fontext" w:hAnsi="Fb Fontext" w:hint="cs"/>
          <w:rtl/>
        </w:rPr>
        <w:t>עגלה</w:t>
      </w:r>
      <w:r w:rsidRPr="007435EB">
        <w:rPr>
          <w:rFonts w:ascii="Fb Fontext" w:hAnsi="Fb Fontext"/>
          <w:rtl/>
        </w:rPr>
        <w:t xml:space="preserve"> </w:t>
      </w:r>
      <w:r w:rsidRPr="007435EB">
        <w:rPr>
          <w:rFonts w:ascii="Fb Fontext" w:hAnsi="Fb Fontext" w:hint="cs"/>
          <w:rtl/>
        </w:rPr>
        <w:t>בצפון</w:t>
      </w:r>
      <w:r w:rsidRPr="007435EB">
        <w:rPr>
          <w:rFonts w:ascii="Fb Fontext" w:hAnsi="Fb Fontext"/>
          <w:rtl/>
        </w:rPr>
        <w:t xml:space="preserve"> </w:t>
      </w:r>
      <w:r w:rsidRPr="007435EB">
        <w:rPr>
          <w:rFonts w:ascii="Fb Fontext" w:hAnsi="Fb Fontext" w:hint="cs"/>
          <w:rtl/>
        </w:rPr>
        <w:t>ועקרב</w:t>
      </w:r>
      <w:r w:rsidRPr="007435EB">
        <w:rPr>
          <w:rFonts w:ascii="Fb Fontext" w:hAnsi="Fb Fontext"/>
          <w:rtl/>
        </w:rPr>
        <w:t xml:space="preserve"> </w:t>
      </w:r>
      <w:r w:rsidRPr="007435EB">
        <w:rPr>
          <w:rFonts w:ascii="Fb Fontext" w:hAnsi="Fb Fontext" w:hint="cs"/>
          <w:rtl/>
        </w:rPr>
        <w:t>בדרום</w:t>
      </w:r>
      <w:r w:rsidRPr="007435EB">
        <w:rPr>
          <w:rFonts w:ascii="Fb Fontext" w:hAnsi="Fb Fontext"/>
          <w:rtl/>
        </w:rPr>
        <w:t xml:space="preserve">, </w:t>
      </w:r>
      <w:r w:rsidRPr="007435EB">
        <w:rPr>
          <w:rFonts w:ascii="Fb Fontext" w:hAnsi="Fb Fontext" w:hint="cs"/>
          <w:rtl/>
        </w:rPr>
        <w:t>וכל</w:t>
      </w:r>
      <w:r w:rsidRPr="007435EB">
        <w:rPr>
          <w:rFonts w:ascii="Fb Fontext" w:hAnsi="Fb Fontext"/>
          <w:rtl/>
        </w:rPr>
        <w:t xml:space="preserve"> </w:t>
      </w:r>
      <w:r w:rsidRPr="007435EB">
        <w:rPr>
          <w:rFonts w:ascii="Fb Fontext" w:hAnsi="Fb Fontext" w:hint="cs"/>
          <w:rtl/>
        </w:rPr>
        <w:t>הישוב</w:t>
      </w:r>
      <w:r w:rsidRPr="007435EB">
        <w:rPr>
          <w:rFonts w:ascii="Fb Fontext" w:hAnsi="Fb Fontext"/>
          <w:rtl/>
        </w:rPr>
        <w:t xml:space="preserve"> </w:t>
      </w:r>
      <w:r w:rsidRPr="007435EB">
        <w:rPr>
          <w:rFonts w:ascii="Fb Fontext" w:hAnsi="Fb Fontext" w:hint="cs"/>
          <w:rtl/>
        </w:rPr>
        <w:t>כולו</w:t>
      </w:r>
      <w:r w:rsidRPr="007435EB">
        <w:rPr>
          <w:rFonts w:ascii="Fb Fontext" w:hAnsi="Fb Fontext"/>
          <w:rtl/>
        </w:rPr>
        <w:t xml:space="preserve"> </w:t>
      </w:r>
      <w:r w:rsidRPr="007435EB">
        <w:rPr>
          <w:rFonts w:ascii="Fb Fontext" w:hAnsi="Fb Fontext" w:hint="cs"/>
          <w:rtl/>
        </w:rPr>
        <w:t>אינו</w:t>
      </w:r>
      <w:r w:rsidRPr="007435EB">
        <w:rPr>
          <w:rFonts w:ascii="Fb Fontext" w:hAnsi="Fb Fontext"/>
          <w:rtl/>
        </w:rPr>
        <w:t xml:space="preserve"> </w:t>
      </w:r>
      <w:r w:rsidRPr="007435EB">
        <w:rPr>
          <w:rFonts w:ascii="Fb Fontext" w:hAnsi="Fb Fontext" w:hint="cs"/>
          <w:rtl/>
        </w:rPr>
        <w:t>יושב</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בין</w:t>
      </w:r>
      <w:r w:rsidRPr="007435EB">
        <w:rPr>
          <w:rFonts w:ascii="Fb Fontext" w:hAnsi="Fb Fontext"/>
          <w:rtl/>
        </w:rPr>
        <w:t xml:space="preserve"> </w:t>
      </w:r>
      <w:r w:rsidRPr="007435EB">
        <w:rPr>
          <w:rFonts w:ascii="Fb Fontext" w:hAnsi="Fb Fontext" w:hint="cs"/>
          <w:rtl/>
        </w:rPr>
        <w:t>עגלה</w:t>
      </w:r>
      <w:r w:rsidRPr="007435EB">
        <w:rPr>
          <w:rFonts w:ascii="Fb Fontext" w:hAnsi="Fb Fontext"/>
          <w:rtl/>
        </w:rPr>
        <w:t xml:space="preserve"> </w:t>
      </w:r>
      <w:r w:rsidRPr="007435EB">
        <w:rPr>
          <w:rFonts w:ascii="Fb Fontext" w:hAnsi="Fb Fontext" w:hint="cs"/>
          <w:rtl/>
        </w:rPr>
        <w:t>לעקרב</w:t>
      </w:r>
      <w:r w:rsidRPr="007435EB">
        <w:rPr>
          <w:rFonts w:ascii="Fb Fontext" w:hAnsi="Fb Fontext"/>
          <w:rtl/>
        </w:rPr>
        <w:t xml:space="preserve">, </w:t>
      </w:r>
      <w:r w:rsidRPr="007435EB">
        <w:rPr>
          <w:rFonts w:ascii="Fb Fontext" w:hAnsi="Fb Fontext" w:hint="cs"/>
          <w:rtl/>
        </w:rPr>
        <w:t>וכל</w:t>
      </w:r>
      <w:r w:rsidRPr="007435EB">
        <w:rPr>
          <w:rFonts w:ascii="Fb Fontext" w:hAnsi="Fb Fontext"/>
          <w:rtl/>
        </w:rPr>
        <w:t xml:space="preserve"> </w:t>
      </w:r>
      <w:r w:rsidRPr="007435EB">
        <w:rPr>
          <w:rFonts w:ascii="Fb Fontext" w:hAnsi="Fb Fontext" w:hint="cs"/>
          <w:rtl/>
        </w:rPr>
        <w:t>הישוב</w:t>
      </w:r>
      <w:r w:rsidRPr="007435EB">
        <w:rPr>
          <w:rFonts w:ascii="Fb Fontext" w:hAnsi="Fb Fontext"/>
          <w:rtl/>
        </w:rPr>
        <w:t xml:space="preserve"> </w:t>
      </w:r>
      <w:r w:rsidRPr="007435EB">
        <w:rPr>
          <w:rFonts w:ascii="Fb Fontext" w:hAnsi="Fb Fontext" w:hint="cs"/>
          <w:rtl/>
        </w:rPr>
        <w:t>כולו</w:t>
      </w:r>
      <w:r w:rsidRPr="007435EB">
        <w:rPr>
          <w:rFonts w:ascii="Fb Fontext" w:hAnsi="Fb Fontext"/>
          <w:rtl/>
        </w:rPr>
        <w:t xml:space="preserve"> </w:t>
      </w:r>
      <w:r w:rsidRPr="007435EB">
        <w:rPr>
          <w:rFonts w:ascii="Fb Fontext" w:hAnsi="Fb Fontext" w:hint="cs"/>
          <w:rtl/>
        </w:rPr>
        <w:t>אינו</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שעה</w:t>
      </w:r>
      <w:r w:rsidRPr="007435EB">
        <w:rPr>
          <w:rFonts w:ascii="Fb Fontext" w:hAnsi="Fb Fontext"/>
          <w:rtl/>
        </w:rPr>
        <w:t xml:space="preserve"> </w:t>
      </w:r>
      <w:r w:rsidRPr="007435EB">
        <w:rPr>
          <w:rFonts w:ascii="Fb Fontext" w:hAnsi="Fb Fontext" w:hint="cs"/>
          <w:rtl/>
        </w:rPr>
        <w:t>אחת</w:t>
      </w:r>
      <w:r w:rsidRPr="007435EB">
        <w:rPr>
          <w:rFonts w:ascii="Fb Fontext" w:hAnsi="Fb Fontext"/>
          <w:rtl/>
        </w:rPr>
        <w:t xml:space="preserve"> </w:t>
      </w:r>
      <w:r w:rsidRPr="007435EB">
        <w:rPr>
          <w:rFonts w:ascii="Fb Fontext" w:hAnsi="Fb Fontext" w:hint="cs"/>
          <w:rtl/>
        </w:rPr>
        <w:t>ביום</w:t>
      </w:r>
      <w:r w:rsidRPr="007435EB">
        <w:rPr>
          <w:rFonts w:ascii="Fb Fontext" w:hAnsi="Fb Fontext"/>
          <w:rtl/>
        </w:rPr>
        <w:t>.</w:t>
      </w:r>
    </w:p>
    <w:p w14:paraId="35C4FE11" w14:textId="77777777" w:rsidR="00E8089F" w:rsidRPr="007435EB" w:rsidRDefault="00E8089F" w:rsidP="00E8089F">
      <w:pPr>
        <w:rPr>
          <w:rtl/>
        </w:rPr>
      </w:pPr>
      <w:r w:rsidRPr="007435EB">
        <w:rPr>
          <w:rFonts w:hint="cs"/>
          <w:rtl/>
        </w:rPr>
        <w:t>שאין</w:t>
      </w:r>
      <w:r w:rsidRPr="007435EB">
        <w:rPr>
          <w:rtl/>
        </w:rPr>
        <w:t xml:space="preserve"> </w:t>
      </w:r>
      <w:r w:rsidRPr="007435EB">
        <w:rPr>
          <w:rFonts w:hint="cs"/>
          <w:rtl/>
        </w:rPr>
        <w:t>חמה</w:t>
      </w:r>
      <w:r w:rsidRPr="007435EB">
        <w:rPr>
          <w:rtl/>
        </w:rPr>
        <w:t xml:space="preserve"> </w:t>
      </w:r>
      <w:r w:rsidRPr="007435EB">
        <w:rPr>
          <w:rFonts w:hint="cs"/>
          <w:rtl/>
        </w:rPr>
        <w:t>נכנסת</w:t>
      </w:r>
      <w:r w:rsidRPr="007435EB">
        <w:rPr>
          <w:rtl/>
        </w:rPr>
        <w:t xml:space="preserve"> </w:t>
      </w:r>
      <w:r w:rsidRPr="007435EB">
        <w:rPr>
          <w:rFonts w:hint="cs"/>
          <w:rtl/>
        </w:rPr>
        <w:t>לישוב</w:t>
      </w:r>
      <w:r w:rsidRPr="007435EB">
        <w:rPr>
          <w:rtl/>
        </w:rPr>
        <w:t xml:space="preserve"> </w:t>
      </w:r>
      <w:r w:rsidRPr="007435EB">
        <w:rPr>
          <w:rFonts w:hint="cs"/>
          <w:rtl/>
        </w:rPr>
        <w:t>אלא</w:t>
      </w:r>
      <w:r w:rsidRPr="007435EB">
        <w:rPr>
          <w:rtl/>
        </w:rPr>
        <w:t xml:space="preserve"> </w:t>
      </w:r>
      <w:r w:rsidRPr="007435EB">
        <w:rPr>
          <w:rFonts w:hint="cs"/>
          <w:rtl/>
        </w:rPr>
        <w:t>שעה</w:t>
      </w:r>
      <w:r w:rsidRPr="007435EB">
        <w:rPr>
          <w:rtl/>
        </w:rPr>
        <w:t xml:space="preserve"> </w:t>
      </w:r>
      <w:r w:rsidRPr="007435EB">
        <w:rPr>
          <w:rFonts w:hint="cs"/>
          <w:rtl/>
        </w:rPr>
        <w:t>אחת</w:t>
      </w:r>
      <w:r w:rsidRPr="007435EB">
        <w:rPr>
          <w:rtl/>
        </w:rPr>
        <w:t xml:space="preserve"> </w:t>
      </w:r>
      <w:r w:rsidRPr="007435EB">
        <w:rPr>
          <w:rFonts w:hint="cs"/>
          <w:rtl/>
        </w:rPr>
        <w:t>ביום</w:t>
      </w:r>
      <w:r w:rsidRPr="007435EB">
        <w:rPr>
          <w:rtl/>
        </w:rPr>
        <w:t>.</w:t>
      </w:r>
    </w:p>
    <w:p w14:paraId="6153AA5D" w14:textId="77777777" w:rsidR="00E8089F" w:rsidRPr="007435EB" w:rsidRDefault="00E8089F" w:rsidP="00E8089F">
      <w:pPr>
        <w:rPr>
          <w:rtl/>
        </w:rPr>
      </w:pPr>
      <w:r w:rsidRPr="007435EB">
        <w:rPr>
          <w:rFonts w:ascii="Fb Fontext" w:hAnsi="Fb Fontext" w:hint="cs"/>
          <w:sz w:val="20"/>
          <w:rtl/>
        </w:rPr>
        <w:t>תדע</w:t>
      </w:r>
      <w:r w:rsidRPr="007435EB">
        <w:rPr>
          <w:rFonts w:ascii="Fb Fontext" w:hAnsi="Fb Fontext"/>
          <w:sz w:val="20"/>
          <w:rtl/>
        </w:rPr>
        <w:t xml:space="preserve">, </w:t>
      </w:r>
      <w:r w:rsidRPr="007435EB">
        <w:rPr>
          <w:rFonts w:ascii="Fb Fontext" w:hAnsi="Fb Fontext" w:hint="cs"/>
          <w:sz w:val="20"/>
          <w:rtl/>
        </w:rPr>
        <w:t>שבחמש</w:t>
      </w:r>
      <w:r w:rsidRPr="007435EB">
        <w:rPr>
          <w:rFonts w:ascii="Fb Fontext" w:hAnsi="Fb Fontext"/>
          <w:sz w:val="20"/>
          <w:rtl/>
        </w:rPr>
        <w:t xml:space="preserve"> </w:t>
      </w:r>
      <w:r w:rsidRPr="007435EB">
        <w:rPr>
          <w:rFonts w:ascii="Fb Fontext" w:hAnsi="Fb Fontext" w:hint="cs"/>
          <w:sz w:val="20"/>
          <w:rtl/>
        </w:rPr>
        <w:t>חמה</w:t>
      </w:r>
      <w:r w:rsidRPr="007435EB">
        <w:rPr>
          <w:rFonts w:ascii="Fb Fontext" w:hAnsi="Fb Fontext"/>
          <w:sz w:val="20"/>
          <w:rtl/>
        </w:rPr>
        <w:t xml:space="preserve"> </w:t>
      </w:r>
      <w:r w:rsidRPr="007435EB">
        <w:rPr>
          <w:rFonts w:ascii="Fb Fontext" w:hAnsi="Fb Fontext" w:hint="cs"/>
          <w:sz w:val="20"/>
          <w:rtl/>
        </w:rPr>
        <w:t>במזרח</w:t>
      </w:r>
      <w:r w:rsidRPr="007435EB">
        <w:rPr>
          <w:rFonts w:ascii="Fb Fontext" w:hAnsi="Fb Fontext"/>
          <w:sz w:val="20"/>
          <w:rtl/>
        </w:rPr>
        <w:t xml:space="preserve"> </w:t>
      </w:r>
      <w:r w:rsidRPr="007435EB">
        <w:rPr>
          <w:rFonts w:ascii="Fb Fontext" w:hAnsi="Fb Fontext" w:hint="cs"/>
          <w:sz w:val="20"/>
          <w:rtl/>
        </w:rPr>
        <w:t>ובשבע</w:t>
      </w:r>
      <w:r w:rsidRPr="007435EB">
        <w:rPr>
          <w:rFonts w:ascii="Fb Fontext" w:hAnsi="Fb Fontext"/>
          <w:sz w:val="20"/>
          <w:rtl/>
        </w:rPr>
        <w:t xml:space="preserve"> </w:t>
      </w:r>
      <w:r w:rsidRPr="007435EB">
        <w:rPr>
          <w:rFonts w:ascii="Fb Fontext" w:hAnsi="Fb Fontext" w:hint="cs"/>
          <w:sz w:val="20"/>
          <w:rtl/>
        </w:rPr>
        <w:t>חמה</w:t>
      </w:r>
      <w:r w:rsidRPr="007435EB">
        <w:rPr>
          <w:rFonts w:ascii="Fb Fontext" w:hAnsi="Fb Fontext"/>
          <w:sz w:val="20"/>
          <w:rtl/>
        </w:rPr>
        <w:t xml:space="preserve"> </w:t>
      </w:r>
      <w:r w:rsidRPr="007435EB">
        <w:rPr>
          <w:rFonts w:ascii="Fb Fontext" w:hAnsi="Fb Fontext" w:hint="cs"/>
          <w:sz w:val="20"/>
          <w:rtl/>
        </w:rPr>
        <w:t>במערב</w:t>
      </w:r>
      <w:r w:rsidRPr="007435EB">
        <w:rPr>
          <w:rFonts w:ascii="Fb Fontext" w:hAnsi="Fb Fontext"/>
          <w:sz w:val="20"/>
          <w:rtl/>
        </w:rPr>
        <w:t xml:space="preserve">, </w:t>
      </w:r>
      <w:r w:rsidRPr="007435EB">
        <w:rPr>
          <w:rFonts w:ascii="Fb Fontext" w:hAnsi="Fb Fontext" w:hint="cs"/>
          <w:sz w:val="20"/>
          <w:rtl/>
        </w:rPr>
        <w:t>חצי</w:t>
      </w:r>
      <w:r w:rsidRPr="007435EB">
        <w:rPr>
          <w:rFonts w:ascii="Fb Fontext" w:hAnsi="Fb Fontext"/>
          <w:sz w:val="20"/>
          <w:rtl/>
        </w:rPr>
        <w:t xml:space="preserve"> </w:t>
      </w:r>
      <w:r w:rsidRPr="007435EB">
        <w:rPr>
          <w:rFonts w:ascii="Fb Fontext" w:hAnsi="Fb Fontext" w:hint="cs"/>
          <w:sz w:val="20"/>
          <w:rtl/>
        </w:rPr>
        <w:t>שש</w:t>
      </w:r>
      <w:r w:rsidRPr="007435EB">
        <w:rPr>
          <w:rFonts w:ascii="Fb Fontext" w:hAnsi="Fb Fontext"/>
          <w:sz w:val="20"/>
          <w:rtl/>
        </w:rPr>
        <w:t xml:space="preserve"> </w:t>
      </w:r>
      <w:r w:rsidRPr="007435EB">
        <w:rPr>
          <w:rFonts w:ascii="Fb Fontext" w:hAnsi="Fb Fontext" w:hint="cs"/>
          <w:sz w:val="20"/>
          <w:rtl/>
        </w:rPr>
        <w:t>וחצי</w:t>
      </w:r>
      <w:r w:rsidRPr="007435EB">
        <w:rPr>
          <w:rFonts w:ascii="Fb Fontext" w:hAnsi="Fb Fontext"/>
          <w:sz w:val="20"/>
          <w:rtl/>
        </w:rPr>
        <w:t xml:space="preserve"> </w:t>
      </w:r>
      <w:r w:rsidRPr="007435EB">
        <w:rPr>
          <w:rFonts w:ascii="Fb Fontext" w:hAnsi="Fb Fontext" w:hint="cs"/>
          <w:sz w:val="20"/>
          <w:rtl/>
        </w:rPr>
        <w:t>שבע</w:t>
      </w:r>
      <w:r w:rsidRPr="007435EB">
        <w:rPr>
          <w:rFonts w:ascii="Fb Fontext" w:hAnsi="Fb Fontext"/>
          <w:sz w:val="20"/>
          <w:rtl/>
        </w:rPr>
        <w:t xml:space="preserve"> </w:t>
      </w:r>
      <w:r w:rsidRPr="007435EB">
        <w:rPr>
          <w:rFonts w:ascii="Fb Fontext" w:hAnsi="Fb Fontext" w:hint="cs"/>
          <w:sz w:val="20"/>
          <w:rtl/>
        </w:rPr>
        <w:t>חמה</w:t>
      </w:r>
      <w:r w:rsidRPr="007435EB">
        <w:rPr>
          <w:rFonts w:ascii="Fb Fontext" w:hAnsi="Fb Fontext"/>
          <w:sz w:val="20"/>
          <w:rtl/>
        </w:rPr>
        <w:t xml:space="preserve"> </w:t>
      </w:r>
      <w:r w:rsidRPr="007435EB">
        <w:rPr>
          <w:rFonts w:ascii="Fb Fontext" w:hAnsi="Fb Fontext" w:hint="cs"/>
          <w:sz w:val="20"/>
          <w:rtl/>
        </w:rPr>
        <w:t>עומדת</w:t>
      </w:r>
      <w:r w:rsidRPr="007435EB">
        <w:rPr>
          <w:rFonts w:ascii="Fb Fontext" w:hAnsi="Fb Fontext"/>
          <w:sz w:val="20"/>
          <w:rtl/>
        </w:rPr>
        <w:t xml:space="preserve"> </w:t>
      </w:r>
      <w:r w:rsidRPr="007435EB">
        <w:rPr>
          <w:rFonts w:ascii="Fb Fontext" w:hAnsi="Fb Fontext" w:hint="cs"/>
          <w:sz w:val="20"/>
          <w:rtl/>
        </w:rPr>
        <w:t>בראש</w:t>
      </w:r>
      <w:r w:rsidRPr="007435EB">
        <w:rPr>
          <w:rFonts w:ascii="Fb Fontext" w:hAnsi="Fb Fontext"/>
          <w:sz w:val="20"/>
          <w:rtl/>
        </w:rPr>
        <w:t xml:space="preserve"> </w:t>
      </w:r>
      <w:r w:rsidRPr="007435EB">
        <w:rPr>
          <w:rFonts w:ascii="Fb Fontext" w:hAnsi="Fb Fontext" w:hint="cs"/>
          <w:sz w:val="20"/>
          <w:rtl/>
        </w:rPr>
        <w:t>כל</w:t>
      </w:r>
      <w:r w:rsidRPr="007435EB">
        <w:rPr>
          <w:rFonts w:ascii="Fb Fontext" w:hAnsi="Fb Fontext"/>
          <w:sz w:val="20"/>
          <w:rtl/>
        </w:rPr>
        <w:t xml:space="preserve"> </w:t>
      </w:r>
      <w:r w:rsidRPr="007435EB">
        <w:rPr>
          <w:rFonts w:ascii="Fb Fontext" w:hAnsi="Fb Fontext" w:hint="cs"/>
          <w:sz w:val="20"/>
          <w:rtl/>
        </w:rPr>
        <w:t>אדם</w:t>
      </w:r>
      <w:r w:rsidRPr="007435EB">
        <w:rPr>
          <w:rFonts w:ascii="Fb Fontext" w:hAnsi="Fb Fontext"/>
          <w:sz w:val="20"/>
          <w:rtl/>
        </w:rPr>
        <w:t xml:space="preserve">! </w:t>
      </w:r>
      <w:r w:rsidRPr="005C3FF1">
        <w:rPr>
          <w:rStyle w:val="afffa"/>
          <w:rFonts w:hint="cs"/>
          <w:rtl/>
        </w:rPr>
        <w:t>תיובתא</w:t>
      </w:r>
      <w:r w:rsidRPr="005C3FF1">
        <w:rPr>
          <w:rStyle w:val="afffa"/>
          <w:rtl/>
        </w:rPr>
        <w:t>.</w:t>
      </w:r>
    </w:p>
    <w:p w14:paraId="61BBA9F8" w14:textId="77777777" w:rsidR="00E8089F" w:rsidRPr="007435EB" w:rsidRDefault="00E8089F" w:rsidP="00E8089F">
      <w:pPr>
        <w:rPr>
          <w:rFonts w:ascii="Fb Fontext" w:hAnsi="Fb Fontext"/>
          <w:rtl/>
        </w:rPr>
      </w:pPr>
      <w:r w:rsidRPr="005C3FF1">
        <w:rPr>
          <w:rStyle w:val="afffa"/>
          <w:rFonts w:hint="cs"/>
          <w:rtl/>
        </w:rPr>
        <w:t>ת</w:t>
      </w:r>
      <w:r w:rsidRPr="005C3FF1">
        <w:rPr>
          <w:rStyle w:val="afffa"/>
          <w:rtl/>
        </w:rPr>
        <w:t>"</w:t>
      </w:r>
      <w:r w:rsidRPr="005C3FF1">
        <w:rPr>
          <w:rStyle w:val="afffa"/>
          <w:rFonts w:hint="cs"/>
          <w:rtl/>
        </w:rPr>
        <w:t xml:space="preserve">ש </w:t>
      </w:r>
      <w:r>
        <w:rPr>
          <w:rStyle w:val="affffd"/>
          <w:rFonts w:ascii="Fb Fontext" w:hAnsi="Fb Fontext" w:hint="cs"/>
          <w:rtl/>
          <w:rPrChange w:id="11202" w:author="מנוע אמוראים" w:date="2026-10-05T16:42:03Z">
            <w:rPr>
              <w:rFonts w:ascii="Fb Fontext" w:hAnsi="Fb Fontext" w:hint="cs"/>
              <w:rtl/>
            </w:rPr>
          </w:rPrChange>
        </w:rPr>
        <w:t xml:space="preserve">דארי</w:t>
      </w:r>
      <w:r>
        <w:rPr>
          <w:rStyle w:val="affffd"/>
          <w:rFonts w:ascii="Fb Fontext" w:hAnsi="Fb Fontext"/>
          <w:rtl/>
          <w:rPrChange w:id="11203" w:author="מנוע אמוראים" w:date="2026-10-05T16:42:03Z">
            <w:rPr>
              <w:rFonts w:ascii="Fb Fontext" w:hAnsi="Fb Fontext"/>
              <w:rtl/>
            </w:rPr>
          </w:rPrChange>
        </w:rPr>
        <w:t xml:space="preserve">"</w:t>
      </w:r>
      <w:r>
        <w:rPr>
          <w:rStyle w:val="affffd"/>
          <w:rFonts w:ascii="Fb Fontext" w:hAnsi="Fb Fontext" w:hint="cs"/>
          <w:rtl/>
          <w:rPrChange w:id="11204" w:author="מנוע אמוראים" w:date="2026-10-05T16:42:03Z">
            <w:rPr>
              <w:rFonts w:ascii="Fb Fontext" w:hAnsi="Fb Fontext" w:hint="cs"/>
              <w:rtl/>
            </w:rPr>
          </w:rPrChange>
        </w:rPr>
        <w:t xml:space="preserve">ז</w:t>
      </w:r>
      <w:r w:rsidRPr="007435EB">
        <w:rPr>
          <w:rFonts w:ascii="Fb Fontext" w:hAnsi="Fb Fontext"/>
          <w:rtl/>
        </w:rPr>
        <w:t xml:space="preserve">: </w:t>
      </w:r>
      <w:r w:rsidRPr="007435EB">
        <w:rPr>
          <w:rFonts w:ascii="Fb Fontext" w:hAnsi="Fb Fontext" w:hint="cs"/>
          <w:rtl/>
        </w:rPr>
        <w:t>מה</w:t>
      </w:r>
      <w:r w:rsidRPr="007435EB">
        <w:rPr>
          <w:rFonts w:ascii="Fb Fontext" w:hAnsi="Fb Fontext"/>
          <w:rtl/>
        </w:rPr>
        <w:t xml:space="preserve"> </w:t>
      </w:r>
      <w:r w:rsidRPr="007435EB">
        <w:rPr>
          <w:rFonts w:ascii="Fb Fontext" w:hAnsi="Fb Fontext" w:hint="cs"/>
          <w:rtl/>
        </w:rPr>
        <w:t>תשובה</w:t>
      </w:r>
      <w:r w:rsidRPr="007435EB">
        <w:rPr>
          <w:rFonts w:ascii="Fb Fontext" w:hAnsi="Fb Fontext"/>
          <w:rtl/>
        </w:rPr>
        <w:t xml:space="preserve"> </w:t>
      </w:r>
      <w:r w:rsidRPr="007435EB">
        <w:rPr>
          <w:rFonts w:ascii="Fb Fontext" w:hAnsi="Fb Fontext" w:hint="cs"/>
          <w:rtl/>
        </w:rPr>
        <w:t>השיבתו</w:t>
      </w:r>
      <w:r w:rsidRPr="007435EB">
        <w:rPr>
          <w:rFonts w:ascii="Fb Fontext" w:hAnsi="Fb Fontext"/>
          <w:rtl/>
        </w:rPr>
        <w:t xml:space="preserve"> </w:t>
      </w:r>
      <w:r w:rsidRPr="007435EB">
        <w:rPr>
          <w:rFonts w:ascii="Fb Fontext" w:hAnsi="Fb Fontext" w:hint="cs"/>
          <w:rtl/>
        </w:rPr>
        <w:t>בת</w:t>
      </w:r>
      <w:r w:rsidRPr="007435EB">
        <w:rPr>
          <w:rFonts w:ascii="Fb Fontext" w:hAnsi="Fb Fontext"/>
          <w:rtl/>
        </w:rPr>
        <w:t xml:space="preserve"> </w:t>
      </w:r>
      <w:r w:rsidRPr="007435EB">
        <w:rPr>
          <w:rFonts w:ascii="Fb Fontext" w:hAnsi="Fb Fontext" w:hint="cs"/>
          <w:rtl/>
        </w:rPr>
        <w:t>קול</w:t>
      </w:r>
      <w:r w:rsidRPr="007435EB">
        <w:rPr>
          <w:rFonts w:ascii="Fb Fontext" w:hAnsi="Fb Fontext"/>
          <w:rtl/>
        </w:rPr>
        <w:t xml:space="preserve"> </w:t>
      </w:r>
      <w:r w:rsidRPr="007435EB">
        <w:rPr>
          <w:rFonts w:ascii="Fb Fontext" w:hAnsi="Fb Fontext" w:hint="cs"/>
          <w:rtl/>
        </w:rPr>
        <w:t>לאותו</w:t>
      </w:r>
      <w:r w:rsidRPr="007435EB">
        <w:rPr>
          <w:rFonts w:ascii="Fb Fontext" w:hAnsi="Fb Fontext"/>
          <w:rtl/>
        </w:rPr>
        <w:t xml:space="preserve"> </w:t>
      </w:r>
      <w:r w:rsidRPr="007435EB">
        <w:rPr>
          <w:rFonts w:ascii="Fb Fontext" w:hAnsi="Fb Fontext" w:hint="cs"/>
          <w:rtl/>
        </w:rPr>
        <w:t>רשע</w:t>
      </w:r>
      <w:r w:rsidRPr="007435EB">
        <w:rPr>
          <w:rFonts w:ascii="Fb Fontext" w:hAnsi="Fb Fontext"/>
          <w:rtl/>
        </w:rPr>
        <w:t xml:space="preserve"> </w:t>
      </w:r>
      <w:r w:rsidRPr="007435EB">
        <w:rPr>
          <w:rFonts w:ascii="Fb Fontext" w:hAnsi="Fb Fontext" w:hint="cs"/>
          <w:rtl/>
        </w:rPr>
        <w:t>בשעה</w:t>
      </w:r>
      <w:r w:rsidRPr="007435EB">
        <w:rPr>
          <w:rFonts w:ascii="Fb Fontext" w:hAnsi="Fb Fontext"/>
          <w:rtl/>
        </w:rPr>
        <w:t xml:space="preserve"> </w:t>
      </w:r>
      <w:r w:rsidRPr="007435EB">
        <w:rPr>
          <w:rFonts w:ascii="Fb Fontext" w:hAnsi="Fb Fontext" w:hint="cs"/>
          <w:rtl/>
        </w:rPr>
        <w:t>שאמר</w:t>
      </w:r>
      <w:r w:rsidRPr="00AC0CB1">
        <w:rPr>
          <w:rStyle w:val="af2"/>
          <w:rtl/>
        </w:rPr>
        <w:t xml:space="preserve"> </w:t>
      </w:r>
      <w:r w:rsidRPr="00AC0CB1">
        <w:rPr>
          <w:rStyle w:val="af2"/>
          <w:rFonts w:hint="cs"/>
          <w:rtl/>
        </w:rPr>
        <w:t>'אעלה</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במתי</w:t>
      </w:r>
      <w:r w:rsidRPr="00AC0CB1">
        <w:rPr>
          <w:rStyle w:val="af2"/>
          <w:rtl/>
        </w:rPr>
        <w:t xml:space="preserve"> </w:t>
      </w:r>
      <w:r w:rsidRPr="00AC0CB1">
        <w:rPr>
          <w:rStyle w:val="af2"/>
          <w:rFonts w:hint="cs"/>
          <w:rtl/>
        </w:rPr>
        <w:t>עב</w:t>
      </w:r>
      <w:r w:rsidRPr="00AC0CB1">
        <w:rPr>
          <w:rStyle w:val="af2"/>
          <w:rtl/>
        </w:rPr>
        <w:t xml:space="preserve"> </w:t>
      </w:r>
      <w:r w:rsidRPr="00AC0CB1">
        <w:rPr>
          <w:rStyle w:val="af2"/>
          <w:rFonts w:hint="cs"/>
          <w:rtl/>
        </w:rPr>
        <w:t>אדמה</w:t>
      </w:r>
      <w:r w:rsidRPr="00AC0CB1">
        <w:rPr>
          <w:rStyle w:val="af2"/>
          <w:rtl/>
        </w:rPr>
        <w:t xml:space="preserve"> </w:t>
      </w:r>
      <w:r w:rsidRPr="00AC0CB1">
        <w:rPr>
          <w:rStyle w:val="af2"/>
          <w:rFonts w:hint="cs"/>
          <w:rtl/>
        </w:rPr>
        <w:t>לעליון'</w:t>
      </w:r>
      <w:r w:rsidRPr="00AC0CB1">
        <w:rPr>
          <w:rStyle w:val="af2"/>
          <w:rtl/>
        </w:rPr>
        <w:t>,</w:t>
      </w:r>
    </w:p>
    <w:p w14:paraId="7774766B" w14:textId="77777777" w:rsidR="00E8089F" w:rsidRPr="007435EB" w:rsidRDefault="00E8089F" w:rsidP="00E8089F">
      <w:pPr>
        <w:rPr>
          <w:rtl/>
        </w:rPr>
      </w:pPr>
      <w:r w:rsidRPr="007435EB">
        <w:rPr>
          <w:rFonts w:hint="cs"/>
          <w:rtl/>
        </w:rPr>
        <w:t>יצתה</w:t>
      </w:r>
      <w:r w:rsidRPr="007435EB">
        <w:rPr>
          <w:rtl/>
        </w:rPr>
        <w:t xml:space="preserve"> </w:t>
      </w:r>
      <w:r w:rsidRPr="007435EB">
        <w:rPr>
          <w:rFonts w:hint="cs"/>
          <w:rtl/>
        </w:rPr>
        <w:t>בת</w:t>
      </w:r>
      <w:r w:rsidRPr="007435EB">
        <w:rPr>
          <w:rtl/>
        </w:rPr>
        <w:t xml:space="preserve"> </w:t>
      </w:r>
      <w:r w:rsidRPr="007435EB">
        <w:rPr>
          <w:rFonts w:hint="cs"/>
          <w:rtl/>
        </w:rPr>
        <w:t>קול</w:t>
      </w:r>
      <w:r w:rsidRPr="007435EB">
        <w:rPr>
          <w:rtl/>
        </w:rPr>
        <w:t xml:space="preserve"> </w:t>
      </w:r>
      <w:r w:rsidRPr="007435EB">
        <w:rPr>
          <w:rFonts w:hint="cs"/>
          <w:rtl/>
        </w:rPr>
        <w:t>ואמרה</w:t>
      </w:r>
      <w:r w:rsidRPr="007435EB">
        <w:rPr>
          <w:rtl/>
        </w:rPr>
        <w:t xml:space="preserve"> </w:t>
      </w:r>
      <w:r w:rsidRPr="007435EB">
        <w:rPr>
          <w:rFonts w:hint="cs"/>
          <w:rtl/>
        </w:rPr>
        <w:t>לו</w:t>
      </w:r>
      <w:r w:rsidRPr="007435EB">
        <w:rPr>
          <w:rtl/>
        </w:rPr>
        <w:t xml:space="preserve">: </w:t>
      </w:r>
      <w:r w:rsidRPr="007435EB">
        <w:rPr>
          <w:rFonts w:hint="cs"/>
          <w:rtl/>
        </w:rPr>
        <w:t>רשע</w:t>
      </w:r>
      <w:r w:rsidRPr="007435EB">
        <w:rPr>
          <w:rtl/>
        </w:rPr>
        <w:t xml:space="preserve"> </w:t>
      </w:r>
      <w:r w:rsidRPr="007435EB">
        <w:rPr>
          <w:rFonts w:hint="cs"/>
          <w:rtl/>
        </w:rPr>
        <w:t>בן</w:t>
      </w:r>
      <w:r w:rsidRPr="007435EB">
        <w:rPr>
          <w:rtl/>
        </w:rPr>
        <w:t xml:space="preserve"> </w:t>
      </w:r>
      <w:r w:rsidRPr="007435EB">
        <w:rPr>
          <w:rFonts w:hint="cs"/>
          <w:rtl/>
        </w:rPr>
        <w:t>רשע</w:t>
      </w:r>
      <w:r w:rsidRPr="007435EB">
        <w:rPr>
          <w:rtl/>
        </w:rPr>
        <w:t xml:space="preserve">, </w:t>
      </w:r>
      <w:r w:rsidRPr="007435EB">
        <w:rPr>
          <w:rFonts w:hint="cs"/>
          <w:rtl/>
        </w:rPr>
        <w:t>בן</w:t>
      </w:r>
      <w:r w:rsidRPr="007435EB">
        <w:rPr>
          <w:rtl/>
        </w:rPr>
        <w:t xml:space="preserve"> </w:t>
      </w:r>
      <w:r w:rsidRPr="007435EB">
        <w:rPr>
          <w:rFonts w:hint="cs"/>
          <w:rtl/>
        </w:rPr>
        <w:t>בנו</w:t>
      </w:r>
      <w:r w:rsidRPr="007435EB">
        <w:rPr>
          <w:rtl/>
        </w:rPr>
        <w:t xml:space="preserve"> </w:t>
      </w:r>
      <w:r w:rsidRPr="007435EB">
        <w:rPr>
          <w:rFonts w:hint="cs"/>
          <w:rtl/>
        </w:rPr>
        <w:t>של</w:t>
      </w:r>
      <w:r w:rsidRPr="007435EB">
        <w:rPr>
          <w:rtl/>
        </w:rPr>
        <w:t xml:space="preserve"> </w:t>
      </w:r>
      <w:r w:rsidRPr="007435EB">
        <w:rPr>
          <w:rFonts w:hint="cs"/>
          <w:rtl/>
        </w:rPr>
        <w:t>נמרוד</w:t>
      </w:r>
      <w:r w:rsidRPr="007435EB">
        <w:rPr>
          <w:rtl/>
        </w:rPr>
        <w:t xml:space="preserve"> </w:t>
      </w:r>
      <w:r w:rsidRPr="007435EB">
        <w:rPr>
          <w:rFonts w:hint="cs"/>
          <w:rtl/>
        </w:rPr>
        <w:t>הרשע</w:t>
      </w:r>
      <w:r w:rsidRPr="007435EB">
        <w:rPr>
          <w:rtl/>
        </w:rPr>
        <w:t xml:space="preserve">, </w:t>
      </w:r>
      <w:r w:rsidRPr="007435EB">
        <w:rPr>
          <w:rFonts w:hint="cs"/>
          <w:rtl/>
        </w:rPr>
        <w:t>שהמריד</w:t>
      </w:r>
      <w:r w:rsidRPr="007435EB">
        <w:rPr>
          <w:rtl/>
        </w:rPr>
        <w:t xml:space="preserve"> </w:t>
      </w:r>
      <w:r w:rsidRPr="007435EB">
        <w:rPr>
          <w:rFonts w:hint="cs"/>
          <w:rtl/>
        </w:rPr>
        <w:t>את</w:t>
      </w:r>
      <w:r w:rsidRPr="007435EB">
        <w:rPr>
          <w:rtl/>
        </w:rPr>
        <w:t xml:space="preserve"> </w:t>
      </w:r>
      <w:r w:rsidRPr="007435EB">
        <w:rPr>
          <w:rFonts w:hint="cs"/>
          <w:rtl/>
        </w:rPr>
        <w:t>כל</w:t>
      </w:r>
      <w:r w:rsidRPr="007435EB">
        <w:rPr>
          <w:rtl/>
        </w:rPr>
        <w:t xml:space="preserve"> </w:t>
      </w:r>
      <w:r w:rsidRPr="007435EB">
        <w:rPr>
          <w:rFonts w:hint="cs"/>
          <w:rtl/>
        </w:rPr>
        <w:t>העולם</w:t>
      </w:r>
      <w:r w:rsidRPr="007435EB">
        <w:rPr>
          <w:rtl/>
        </w:rPr>
        <w:t xml:space="preserve"> </w:t>
      </w:r>
      <w:r w:rsidRPr="007435EB">
        <w:rPr>
          <w:rFonts w:hint="cs"/>
          <w:rtl/>
        </w:rPr>
        <w:t>כולו</w:t>
      </w:r>
      <w:r w:rsidRPr="007435EB">
        <w:rPr>
          <w:rtl/>
        </w:rPr>
        <w:t xml:space="preserve"> </w:t>
      </w:r>
      <w:r w:rsidRPr="007435EB">
        <w:rPr>
          <w:rFonts w:hint="cs"/>
          <w:rtl/>
        </w:rPr>
        <w:t>עלי</w:t>
      </w:r>
      <w:r w:rsidRPr="007435EB">
        <w:rPr>
          <w:rtl/>
        </w:rPr>
        <w:t xml:space="preserve"> </w:t>
      </w:r>
      <w:r w:rsidRPr="007435EB">
        <w:rPr>
          <w:rFonts w:hint="cs"/>
          <w:rtl/>
        </w:rPr>
        <w:t>במלכותו</w:t>
      </w:r>
      <w:r w:rsidRPr="007435EB">
        <w:rPr>
          <w:rtl/>
        </w:rPr>
        <w:t>.</w:t>
      </w:r>
    </w:p>
    <w:p w14:paraId="49EFD338" w14:textId="77777777" w:rsidR="00E8089F" w:rsidRPr="007435EB" w:rsidRDefault="00E8089F" w:rsidP="00E8089F">
      <w:pPr>
        <w:rPr>
          <w:rtl/>
        </w:rPr>
      </w:pPr>
      <w:r w:rsidRPr="007435EB">
        <w:rPr>
          <w:rFonts w:hint="cs"/>
          <w:rtl/>
        </w:rPr>
        <w:t>כמה</w:t>
      </w:r>
      <w:r w:rsidRPr="007435EB">
        <w:rPr>
          <w:rtl/>
        </w:rPr>
        <w:t xml:space="preserve"> </w:t>
      </w:r>
      <w:r w:rsidRPr="007435EB">
        <w:rPr>
          <w:rFonts w:hint="cs"/>
          <w:rtl/>
        </w:rPr>
        <w:t>שנותיו</w:t>
      </w:r>
      <w:r w:rsidRPr="007435EB">
        <w:rPr>
          <w:rtl/>
        </w:rPr>
        <w:t xml:space="preserve"> </w:t>
      </w:r>
      <w:r w:rsidRPr="007435EB">
        <w:rPr>
          <w:rFonts w:hint="cs"/>
          <w:rtl/>
        </w:rPr>
        <w:t>של</w:t>
      </w:r>
      <w:r w:rsidRPr="007435EB">
        <w:rPr>
          <w:rtl/>
        </w:rPr>
        <w:t xml:space="preserve"> </w:t>
      </w:r>
      <w:r w:rsidRPr="007435EB">
        <w:rPr>
          <w:rFonts w:hint="cs"/>
          <w:rtl/>
        </w:rPr>
        <w:t>אדם</w:t>
      </w:r>
      <w:r w:rsidRPr="007435EB">
        <w:rPr>
          <w:rtl/>
        </w:rPr>
        <w:t xml:space="preserve"> - </w:t>
      </w:r>
      <w:r>
        <w:rPr>
          <w:rStyle w:val="af2"/>
          <w:rFonts w:hint="cs"/>
          <w:rtl/>
          <w:rPrChange w:id="9201" w:author="מנוע פסוקים" w:date="2026-10-05T16:38:40Z">
            <w:rPr>
              <w:rFonts w:hint="cs"/>
              <w:rtl/>
            </w:rPr>
          </w:rPrChange>
        </w:rPr>
        <w:t xml:space="preserve">שבעים</w:t>
      </w:r>
      <w:r>
        <w:rPr>
          <w:rStyle w:val="af2"/>
          <w:rtl/>
          <w:rPrChange w:id="9202" w:author="מנוע פסוקים" w:date="2026-10-05T16:38:40Z">
            <w:rPr>
              <w:rtl/>
            </w:rPr>
          </w:rPrChange>
        </w:rPr>
        <w:t xml:space="preserve"> </w:t>
      </w:r>
      <w:r>
        <w:rPr>
          <w:rStyle w:val="af2"/>
          <w:rFonts w:hint="cs"/>
          <w:rtl/>
          <w:rPrChange w:id="9203" w:author="מנוע פסוקים" w:date="2026-10-05T16:38:40Z">
            <w:rPr>
              <w:rFonts w:hint="cs"/>
              <w:rtl/>
            </w:rPr>
          </w:rPrChange>
        </w:rPr>
        <w:t xml:space="preserve">שנה</w:t>
      </w:r>
      <w:r>
        <w:rPr>
          <w:rStyle w:val="af2"/>
          <w:rtl/>
          <w:rPrChange w:id="9204" w:author="מנוע פסוקים" w:date="2026-10-05T16:38:40Z">
            <w:rPr>
              <w:rtl/>
            </w:rPr>
          </w:rPrChange>
        </w:rPr>
        <w:t xml:space="preserve">, </w:t>
      </w:r>
      <w:r>
        <w:rPr>
          <w:rStyle w:val="af2"/>
          <w:rFonts w:hint="cs"/>
          <w:rtl/>
          <w:rPrChange w:id="9205" w:author="מנוע פסוקים" w:date="2026-10-05T16:38:40Z">
            <w:rPr>
              <w:rFonts w:hint="cs"/>
              <w:rtl/>
            </w:rPr>
          </w:rPrChange>
        </w:rPr>
        <w:t xml:space="preserve">ואם</w:t>
      </w:r>
      <w:r>
        <w:rPr>
          <w:rStyle w:val="af2"/>
          <w:rtl/>
          <w:rPrChange w:id="9206" w:author="מנוע פסוקים" w:date="2026-10-05T16:38:40Z">
            <w:rPr>
              <w:rtl/>
            </w:rPr>
          </w:rPrChange>
        </w:rPr>
        <w:t xml:space="preserve"> </w:t>
      </w:r>
      <w:r>
        <w:rPr>
          <w:rStyle w:val="af2"/>
          <w:rFonts w:hint="cs"/>
          <w:rtl/>
          <w:rPrChange w:id="9207" w:author="מנוע פסוקים" w:date="2026-10-05T16:38:40Z">
            <w:rPr>
              <w:rFonts w:hint="cs"/>
              <w:rtl/>
            </w:rPr>
          </w:rPrChange>
        </w:rPr>
        <w:t xml:space="preserve">בגבורות</w:t>
      </w:r>
      <w:r>
        <w:rPr>
          <w:rStyle w:val="af2"/>
          <w:rtl/>
          <w:rPrChange w:id="9208" w:author="מנוע פסוקים" w:date="2026-10-05T16:38:40Z">
            <w:rPr>
              <w:rtl/>
            </w:rPr>
          </w:rPrChange>
        </w:rPr>
        <w:t xml:space="preserve"> </w:t>
      </w:r>
      <w:r>
        <w:rPr>
          <w:rStyle w:val="af2"/>
          <w:rFonts w:hint="cs"/>
          <w:rtl/>
          <w:rPrChange w:id="9209" w:author="מנוע פסוקים" w:date="2026-10-05T16:38:40Z">
            <w:rPr>
              <w:rFonts w:hint="cs"/>
              <w:rtl/>
            </w:rPr>
          </w:rPrChange>
        </w:rPr>
        <w:t xml:space="preserve">שמונים</w:t>
      </w:r>
      <w:r>
        <w:rPr>
          <w:rStyle w:val="af2"/>
          <w:rtl/>
          <w:rPrChange w:id="9210" w:author="מנוע פסוקים" w:date="2026-10-05T16:38:40Z">
            <w:rPr>
              <w:rtl/>
            </w:rPr>
          </w:rPrChange>
        </w:rPr>
        <w:t xml:space="preserve"> </w:t>
      </w:r>
      <w:r>
        <w:rPr>
          <w:rStyle w:val="af2"/>
          <w:rFonts w:hint="cs"/>
          <w:rtl/>
          <w:rPrChange w:id="9211" w:author="מנוע פסוקים" w:date="2026-10-05T16:38:40Z">
            <w:rPr>
              <w:rFonts w:hint="cs"/>
              <w:rtl/>
            </w:rPr>
          </w:rPrChange>
        </w:rPr>
        <w:t xml:space="preserve">שנה</w:t>
      </w:r>
      <w:r w:rsidRPr="007435EB">
        <w:rPr>
          <w:rtl/>
        </w:rPr>
        <w:t>.</w:t>
      </w:r>
    </w:p>
    <w:p w14:paraId="1086D800" w14:textId="77777777" w:rsidR="00E8089F" w:rsidRPr="005C3FF1" w:rsidRDefault="00E8089F" w:rsidP="00E8089F">
      <w:pPr>
        <w:rPr>
          <w:rStyle w:val="afffa"/>
          <w:rtl/>
        </w:rPr>
      </w:pPr>
      <w:r w:rsidRPr="007435EB">
        <w:rPr>
          <w:rFonts w:hint="cs"/>
          <w:rtl/>
        </w:rPr>
        <w:t>שנאמר</w:t>
      </w:r>
      <w:r w:rsidRPr="00AC0CB1">
        <w:rPr>
          <w:rStyle w:val="af2"/>
          <w:rtl/>
        </w:rPr>
        <w:t xml:space="preserve"> </w:t>
      </w:r>
      <w:r w:rsidRPr="00AC0CB1">
        <w:rPr>
          <w:rStyle w:val="af2"/>
          <w:rFonts w:hint="cs"/>
          <w:rtl/>
        </w:rPr>
        <w:t>'ימי</w:t>
      </w:r>
      <w:r w:rsidRPr="00AC0CB1">
        <w:rPr>
          <w:rStyle w:val="af2"/>
          <w:rtl/>
        </w:rPr>
        <w:t xml:space="preserve"> </w:t>
      </w:r>
      <w:r w:rsidRPr="00AC0CB1">
        <w:rPr>
          <w:rStyle w:val="af2"/>
          <w:rFonts w:hint="cs"/>
          <w:rtl/>
        </w:rPr>
        <w:t>שנותינו</w:t>
      </w:r>
      <w:r w:rsidRPr="00AC0CB1">
        <w:rPr>
          <w:rStyle w:val="af2"/>
          <w:rtl/>
        </w:rPr>
        <w:t xml:space="preserve"> </w:t>
      </w:r>
      <w:r w:rsidRPr="00AC0CB1">
        <w:rPr>
          <w:rStyle w:val="af2"/>
          <w:rFonts w:hint="cs"/>
          <w:rtl/>
        </w:rPr>
        <w:t>בהם</w:t>
      </w:r>
      <w:r w:rsidRPr="00AC0CB1">
        <w:rPr>
          <w:rStyle w:val="af2"/>
          <w:rtl/>
        </w:rPr>
        <w:t xml:space="preserve"> </w:t>
      </w:r>
      <w:r w:rsidRPr="00AC0CB1">
        <w:rPr>
          <w:rStyle w:val="af2"/>
          <w:rFonts w:hint="cs"/>
          <w:rtl/>
        </w:rPr>
        <w:t>שבעים</w:t>
      </w:r>
      <w:r w:rsidRPr="00AC0CB1">
        <w:rPr>
          <w:rStyle w:val="af2"/>
          <w:rtl/>
        </w:rPr>
        <w:t xml:space="preserve"> </w:t>
      </w:r>
      <w:r w:rsidRPr="00AC0CB1">
        <w:rPr>
          <w:rStyle w:val="af2"/>
          <w:rFonts w:hint="cs"/>
          <w:rtl/>
        </w:rPr>
        <w:t>שנה</w:t>
      </w:r>
      <w:r w:rsidRPr="00AC0CB1">
        <w:rPr>
          <w:rStyle w:val="af2"/>
          <w:rtl/>
        </w:rPr>
        <w:t xml:space="preserve"> </w:t>
      </w:r>
      <w:r w:rsidRPr="00AC0CB1">
        <w:rPr>
          <w:rStyle w:val="af2"/>
          <w:rFonts w:hint="cs"/>
          <w:rtl/>
        </w:rPr>
        <w:t>ואם</w:t>
      </w:r>
      <w:r w:rsidRPr="00AC0CB1">
        <w:rPr>
          <w:rStyle w:val="af2"/>
          <w:rtl/>
        </w:rPr>
        <w:t xml:space="preserve"> </w:t>
      </w:r>
      <w:r w:rsidRPr="00AC0CB1">
        <w:rPr>
          <w:rStyle w:val="af2"/>
          <w:rFonts w:hint="cs"/>
          <w:rtl/>
        </w:rPr>
        <w:t>בגבורות</w:t>
      </w:r>
      <w:r w:rsidRPr="00AC0CB1">
        <w:rPr>
          <w:rStyle w:val="af2"/>
          <w:rtl/>
        </w:rPr>
        <w:t xml:space="preserve"> </w:t>
      </w:r>
      <w:r w:rsidRPr="00AC0CB1">
        <w:rPr>
          <w:rStyle w:val="af2"/>
          <w:rFonts w:hint="cs"/>
          <w:rtl/>
        </w:rPr>
        <w:t>שמונים</w:t>
      </w:r>
      <w:r w:rsidRPr="00AC0CB1">
        <w:rPr>
          <w:rStyle w:val="af2"/>
          <w:rtl/>
        </w:rPr>
        <w:t xml:space="preserve"> </w:t>
      </w:r>
      <w:r w:rsidRPr="00AC0CB1">
        <w:rPr>
          <w:rStyle w:val="af2"/>
          <w:rFonts w:hint="cs"/>
          <w:rtl/>
        </w:rPr>
        <w:t>שנה'</w:t>
      </w:r>
      <w:r w:rsidRPr="00AC0CB1">
        <w:rPr>
          <w:rStyle w:val="af2"/>
          <w:rtl/>
        </w:rPr>
        <w:t>,</w:t>
      </w:r>
      <w:r w:rsidRPr="007435EB">
        <w:rPr>
          <w:rtl/>
        </w:rPr>
        <w:t xml:space="preserve"> </w:t>
      </w:r>
      <w:r w:rsidRPr="007435EB">
        <w:rPr>
          <w:rFonts w:hint="cs"/>
          <w:rtl/>
        </w:rPr>
        <w:t>מן</w:t>
      </w:r>
      <w:r w:rsidRPr="007435EB">
        <w:rPr>
          <w:rtl/>
        </w:rPr>
        <w:t xml:space="preserve"> </w:t>
      </w:r>
      <w:r w:rsidRPr="007435EB">
        <w:rPr>
          <w:rFonts w:hint="cs"/>
          <w:rtl/>
        </w:rPr>
        <w:t>הארץ</w:t>
      </w:r>
      <w:r w:rsidRPr="007435EB">
        <w:rPr>
          <w:rtl/>
        </w:rPr>
        <w:t xml:space="preserve"> </w:t>
      </w:r>
      <w:r w:rsidRPr="007435EB">
        <w:rPr>
          <w:rFonts w:hint="cs"/>
          <w:rtl/>
        </w:rPr>
        <w:t>עד</w:t>
      </w:r>
      <w:r w:rsidRPr="007435EB">
        <w:rPr>
          <w:rtl/>
        </w:rPr>
        <w:t xml:space="preserve"> </w:t>
      </w:r>
      <w:r w:rsidRPr="007435EB">
        <w:rPr>
          <w:rFonts w:hint="cs"/>
          <w:rtl/>
        </w:rPr>
        <w:t>לרקיע</w:t>
      </w:r>
      <w:r w:rsidRPr="007435EB">
        <w:rPr>
          <w:rtl/>
        </w:rPr>
        <w:t xml:space="preserve"> - </w:t>
      </w:r>
      <w:r w:rsidRPr="007435EB">
        <w:rPr>
          <w:rFonts w:hint="cs"/>
          <w:rtl/>
        </w:rPr>
        <w:t>מהלך</w:t>
      </w:r>
      <w:r w:rsidRPr="007435EB">
        <w:rPr>
          <w:rtl/>
        </w:rPr>
        <w:t xml:space="preserve"> </w:t>
      </w:r>
      <w:r w:rsidRPr="007435EB">
        <w:rPr>
          <w:rFonts w:hint="cs"/>
          <w:rtl/>
        </w:rPr>
        <w:t>חמש</w:t>
      </w:r>
      <w:r w:rsidRPr="007435EB">
        <w:rPr>
          <w:rtl/>
        </w:rPr>
        <w:t xml:space="preserve"> </w:t>
      </w:r>
      <w:r w:rsidRPr="007435EB">
        <w:rPr>
          <w:rFonts w:hint="cs"/>
          <w:rtl/>
        </w:rPr>
        <w:t>מאות</w:t>
      </w:r>
      <w:r w:rsidRPr="007435EB">
        <w:rPr>
          <w:rtl/>
        </w:rPr>
        <w:t xml:space="preserve"> </w:t>
      </w:r>
      <w:r w:rsidRPr="007435EB">
        <w:rPr>
          <w:rFonts w:hint="cs"/>
          <w:rtl/>
        </w:rPr>
        <w:t>שנה</w:t>
      </w:r>
      <w:r w:rsidRPr="007435EB">
        <w:rPr>
          <w:rtl/>
        </w:rPr>
        <w:t xml:space="preserve">, </w:t>
      </w:r>
      <w:r w:rsidRPr="007435EB">
        <w:rPr>
          <w:rFonts w:hint="cs"/>
          <w:rtl/>
        </w:rPr>
        <w:t>ועוביו</w:t>
      </w:r>
      <w:r w:rsidRPr="007435EB">
        <w:rPr>
          <w:rtl/>
        </w:rPr>
        <w:t xml:space="preserve"> </w:t>
      </w:r>
      <w:r w:rsidRPr="007435EB">
        <w:rPr>
          <w:rFonts w:hint="cs"/>
          <w:rtl/>
        </w:rPr>
        <w:t>של</w:t>
      </w:r>
      <w:r w:rsidRPr="007435EB">
        <w:rPr>
          <w:rtl/>
        </w:rPr>
        <w:t xml:space="preserve"> </w:t>
      </w:r>
      <w:r w:rsidRPr="007435EB">
        <w:rPr>
          <w:rFonts w:hint="cs"/>
          <w:rtl/>
        </w:rPr>
        <w:t>רקיע</w:t>
      </w:r>
      <w:r w:rsidRPr="007435EB">
        <w:rPr>
          <w:rtl/>
        </w:rPr>
        <w:t xml:space="preserve"> </w:t>
      </w:r>
      <w:r w:rsidRPr="007435EB">
        <w:rPr>
          <w:rFonts w:hint="cs"/>
          <w:rtl/>
        </w:rPr>
        <w:t>מהלך</w:t>
      </w:r>
      <w:r w:rsidRPr="007435EB">
        <w:rPr>
          <w:rtl/>
        </w:rPr>
        <w:t xml:space="preserve"> </w:t>
      </w:r>
      <w:r w:rsidRPr="007435EB">
        <w:rPr>
          <w:rFonts w:hint="cs"/>
          <w:rtl/>
        </w:rPr>
        <w:t>חמש</w:t>
      </w:r>
      <w:r w:rsidRPr="007435EB">
        <w:rPr>
          <w:rtl/>
        </w:rPr>
        <w:t xml:space="preserve"> </w:t>
      </w:r>
      <w:r w:rsidRPr="007435EB">
        <w:rPr>
          <w:rFonts w:hint="cs"/>
          <w:rtl/>
        </w:rPr>
        <w:t>מאות</w:t>
      </w:r>
      <w:r w:rsidRPr="007435EB">
        <w:rPr>
          <w:rtl/>
        </w:rPr>
        <w:t xml:space="preserve"> </w:t>
      </w:r>
      <w:r w:rsidRPr="007435EB">
        <w:rPr>
          <w:rFonts w:hint="cs"/>
          <w:rtl/>
        </w:rPr>
        <w:t>שנה</w:t>
      </w:r>
      <w:r w:rsidRPr="007435EB">
        <w:rPr>
          <w:rtl/>
        </w:rPr>
        <w:t xml:space="preserve">, </w:t>
      </w:r>
      <w:r w:rsidRPr="007435EB">
        <w:rPr>
          <w:rFonts w:hint="cs"/>
          <w:rtl/>
        </w:rPr>
        <w:t>ובין</w:t>
      </w:r>
      <w:r w:rsidRPr="007435EB">
        <w:rPr>
          <w:rtl/>
        </w:rPr>
        <w:t xml:space="preserve"> </w:t>
      </w:r>
      <w:r w:rsidRPr="007435EB">
        <w:rPr>
          <w:rFonts w:hint="cs"/>
          <w:rtl/>
        </w:rPr>
        <w:t>רקיע</w:t>
      </w:r>
      <w:r w:rsidRPr="007435EB">
        <w:rPr>
          <w:rtl/>
        </w:rPr>
        <w:t xml:space="preserve"> </w:t>
      </w:r>
      <w:r w:rsidRPr="007435EB">
        <w:rPr>
          <w:rFonts w:hint="cs"/>
          <w:rtl/>
        </w:rPr>
        <w:t>לרקיע</w:t>
      </w:r>
      <w:r w:rsidRPr="007435EB">
        <w:rPr>
          <w:rtl/>
        </w:rPr>
        <w:t xml:space="preserve"> </w:t>
      </w:r>
      <w:r w:rsidRPr="007435EB">
        <w:rPr>
          <w:rFonts w:hint="cs"/>
          <w:rtl/>
        </w:rPr>
        <w:t>מהלך</w:t>
      </w:r>
      <w:r w:rsidRPr="007435EB">
        <w:rPr>
          <w:rtl/>
        </w:rPr>
        <w:t xml:space="preserve"> </w:t>
      </w:r>
      <w:r w:rsidRPr="007435EB">
        <w:rPr>
          <w:rFonts w:hint="cs"/>
          <w:rtl/>
        </w:rPr>
        <w:t>חמש</w:t>
      </w:r>
      <w:r w:rsidRPr="007435EB">
        <w:rPr>
          <w:rtl/>
        </w:rPr>
        <w:t xml:space="preserve"> </w:t>
      </w:r>
      <w:r w:rsidRPr="007435EB">
        <w:rPr>
          <w:rFonts w:hint="cs"/>
          <w:rtl/>
        </w:rPr>
        <w:t>מאות</w:t>
      </w:r>
      <w:r w:rsidRPr="007435EB">
        <w:rPr>
          <w:rtl/>
        </w:rPr>
        <w:t xml:space="preserve"> </w:t>
      </w:r>
      <w:r w:rsidRPr="007435EB">
        <w:rPr>
          <w:rFonts w:hint="cs"/>
          <w:rtl/>
        </w:rPr>
        <w:t>שנה</w:t>
      </w:r>
      <w:r w:rsidRPr="007435EB">
        <w:rPr>
          <w:rtl/>
        </w:rPr>
        <w:t xml:space="preserve">, </w:t>
      </w:r>
      <w:r w:rsidRPr="007435EB">
        <w:rPr>
          <w:rFonts w:hint="cs"/>
          <w:rtl/>
        </w:rPr>
        <w:t>וכן</w:t>
      </w:r>
      <w:r w:rsidRPr="007435EB">
        <w:rPr>
          <w:rtl/>
        </w:rPr>
        <w:t xml:space="preserve"> </w:t>
      </w:r>
      <w:r w:rsidRPr="007435EB">
        <w:rPr>
          <w:rFonts w:hint="cs"/>
          <w:rtl/>
        </w:rPr>
        <w:t>בין</w:t>
      </w:r>
      <w:r w:rsidRPr="007435EB">
        <w:rPr>
          <w:rtl/>
        </w:rPr>
        <w:t xml:space="preserve"> </w:t>
      </w:r>
      <w:r w:rsidRPr="007435EB">
        <w:rPr>
          <w:rFonts w:hint="cs"/>
          <w:rtl/>
        </w:rPr>
        <w:t>כל</w:t>
      </w:r>
      <w:r w:rsidRPr="007435EB">
        <w:rPr>
          <w:rtl/>
        </w:rPr>
        <w:t xml:space="preserve"> </w:t>
      </w:r>
      <w:r w:rsidRPr="007435EB">
        <w:rPr>
          <w:rFonts w:hint="cs"/>
          <w:rtl/>
        </w:rPr>
        <w:t>רקיע</w:t>
      </w:r>
      <w:r w:rsidRPr="007435EB">
        <w:rPr>
          <w:rtl/>
        </w:rPr>
        <w:t xml:space="preserve"> </w:t>
      </w:r>
      <w:r w:rsidRPr="007435EB">
        <w:rPr>
          <w:rFonts w:hint="cs"/>
          <w:rtl/>
        </w:rPr>
        <w:t>ורקיע</w:t>
      </w:r>
      <w:r w:rsidRPr="007435EB">
        <w:rPr>
          <w:rtl/>
        </w:rPr>
        <w:t xml:space="preserve">, </w:t>
      </w:r>
      <w:r w:rsidRPr="00AC0CB1">
        <w:rPr>
          <w:rStyle w:val="af2"/>
          <w:rFonts w:hint="cs"/>
          <w:rtl/>
        </w:rPr>
        <w:t>'אך</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שאול</w:t>
      </w:r>
      <w:r w:rsidRPr="00AC0CB1">
        <w:rPr>
          <w:rStyle w:val="af2"/>
          <w:rtl/>
        </w:rPr>
        <w:t xml:space="preserve"> </w:t>
      </w:r>
      <w:r w:rsidRPr="00AC0CB1">
        <w:rPr>
          <w:rStyle w:val="af2"/>
          <w:rFonts w:hint="cs"/>
          <w:rtl/>
        </w:rPr>
        <w:t>תורד</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ירכתי</w:t>
      </w:r>
      <w:r w:rsidRPr="00AC0CB1">
        <w:rPr>
          <w:rStyle w:val="af2"/>
          <w:rtl/>
        </w:rPr>
        <w:t xml:space="preserve"> </w:t>
      </w:r>
      <w:r w:rsidRPr="00AC0CB1">
        <w:rPr>
          <w:rStyle w:val="af2"/>
          <w:rFonts w:hint="cs"/>
          <w:rtl/>
        </w:rPr>
        <w:t>בור'</w:t>
      </w:r>
      <w:r w:rsidRPr="007435EB">
        <w:rPr>
          <w:rtl/>
        </w:rPr>
        <w:t xml:space="preserve">! </w:t>
      </w:r>
      <w:r w:rsidRPr="005C3FF1">
        <w:rPr>
          <w:rStyle w:val="afffa"/>
          <w:rFonts w:hint="cs"/>
          <w:rtl/>
        </w:rPr>
        <w:t>תיובתא</w:t>
      </w:r>
      <w:r w:rsidRPr="005C3FF1">
        <w:rPr>
          <w:rStyle w:val="afffa"/>
          <w:rtl/>
        </w:rPr>
        <w:t>.</w:t>
      </w:r>
    </w:p>
    <w:p w14:paraId="20192482" w14:textId="2F4C97AB" w:rsidR="00E8089F" w:rsidRPr="007435EB" w:rsidRDefault="00F47631" w:rsidP="00F47631">
      <w:pPr>
        <w:pStyle w:val="affd"/>
        <w:rPr>
          <w:bCs/>
          <w:rtl/>
        </w:rPr>
      </w:pPr>
      <w:r>
        <w:rPr>
          <w:rFonts w:hint="cs"/>
          <w:rtl/>
        </w:rPr>
        <w:t>***</w:t>
      </w:r>
    </w:p>
    <w:p w14:paraId="7F9A6504" w14:textId="736B0F0F"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hint="cs"/>
          <w:rtl/>
        </w:rPr>
        <w:t xml:space="preserve"> חכמי</w:t>
      </w:r>
      <w:r w:rsidR="00E8089F" w:rsidRPr="007435EB">
        <w:rPr>
          <w:rFonts w:ascii="Fb Fontext" w:hAnsi="Fb Fontext"/>
          <w:rtl/>
        </w:rPr>
        <w:t xml:space="preserve"> </w:t>
      </w:r>
      <w:r w:rsidR="00E8089F" w:rsidRPr="007435EB">
        <w:rPr>
          <w:rFonts w:ascii="Fb Fontext" w:hAnsi="Fb Fontext" w:hint="cs"/>
          <w:rtl/>
        </w:rPr>
        <w:t>ישראל</w:t>
      </w:r>
      <w:r w:rsidR="00E8089F" w:rsidRPr="007435EB">
        <w:rPr>
          <w:rFonts w:ascii="Fb Fontext" w:hAnsi="Fb Fontext"/>
          <w:rtl/>
        </w:rPr>
        <w:t xml:space="preserve"> </w:t>
      </w:r>
      <w:r w:rsidR="00E8089F" w:rsidRPr="007435EB">
        <w:rPr>
          <w:rFonts w:ascii="Fb Fontext" w:hAnsi="Fb Fontext" w:hint="cs"/>
          <w:rtl/>
        </w:rPr>
        <w:t>אומרים</w:t>
      </w:r>
      <w:r w:rsidR="00E8089F" w:rsidRPr="007435EB">
        <w:rPr>
          <w:rFonts w:ascii="Fb Fontext" w:hAnsi="Fb Fontext"/>
          <w:rtl/>
        </w:rPr>
        <w:t xml:space="preserve">: </w:t>
      </w:r>
      <w:r w:rsidR="00E8089F" w:rsidRPr="007435EB">
        <w:rPr>
          <w:rFonts w:ascii="Fb Fontext" w:hAnsi="Fb Fontext" w:hint="cs"/>
          <w:rtl/>
        </w:rPr>
        <w:t>גלגל</w:t>
      </w:r>
      <w:r w:rsidR="00E8089F" w:rsidRPr="007435EB">
        <w:rPr>
          <w:rFonts w:ascii="Fb Fontext" w:hAnsi="Fb Fontext"/>
          <w:rtl/>
        </w:rPr>
        <w:t xml:space="preserve"> </w:t>
      </w:r>
      <w:r w:rsidR="00E8089F" w:rsidRPr="007435EB">
        <w:rPr>
          <w:rFonts w:ascii="Fb Fontext" w:hAnsi="Fb Fontext" w:hint="cs"/>
          <w:rtl/>
        </w:rPr>
        <w:t>קבוע</w:t>
      </w:r>
      <w:r w:rsidR="00E8089F" w:rsidRPr="007435EB">
        <w:rPr>
          <w:rFonts w:ascii="Fb Fontext" w:hAnsi="Fb Fontext"/>
          <w:rtl/>
        </w:rPr>
        <w:t xml:space="preserve"> </w:t>
      </w:r>
      <w:r w:rsidR="00E8089F" w:rsidRPr="007435EB">
        <w:rPr>
          <w:rFonts w:ascii="Fb Fontext" w:hAnsi="Fb Fontext" w:hint="cs"/>
          <w:rtl/>
        </w:rPr>
        <w:t>ומזלות</w:t>
      </w:r>
      <w:r w:rsidR="00E8089F" w:rsidRPr="007435EB">
        <w:rPr>
          <w:rFonts w:ascii="Fb Fontext" w:hAnsi="Fb Fontext"/>
          <w:rtl/>
        </w:rPr>
        <w:t xml:space="preserve"> </w:t>
      </w:r>
      <w:r w:rsidR="00E8089F" w:rsidRPr="007435EB">
        <w:rPr>
          <w:rFonts w:ascii="Fb Fontext" w:hAnsi="Fb Fontext" w:hint="cs"/>
          <w:rtl/>
        </w:rPr>
        <w:t>חוזרין</w:t>
      </w:r>
      <w:r w:rsidR="00E8089F" w:rsidRPr="007435EB">
        <w:rPr>
          <w:rFonts w:ascii="Fb Fontext" w:hAnsi="Fb Fontext"/>
          <w:rtl/>
        </w:rPr>
        <w:t>.</w:t>
      </w:r>
    </w:p>
    <w:p w14:paraId="612249D4" w14:textId="77777777" w:rsidR="00E8089F" w:rsidRPr="007435EB" w:rsidRDefault="00E8089F" w:rsidP="00E8089F">
      <w:pPr>
        <w:rPr>
          <w:rFonts w:cs="Guttman Vilna"/>
          <w:b/>
          <w:bCs/>
          <w:rtl/>
        </w:rPr>
      </w:pPr>
      <w:r w:rsidRPr="007435EB">
        <w:rPr>
          <w:rFonts w:hint="cs"/>
          <w:rtl/>
        </w:rPr>
        <w:t>וחכמי</w:t>
      </w:r>
      <w:r w:rsidRPr="007435EB">
        <w:rPr>
          <w:rtl/>
        </w:rPr>
        <w:t xml:space="preserve"> </w:t>
      </w:r>
      <w:r w:rsidRPr="007435EB">
        <w:rPr>
          <w:rFonts w:hint="cs"/>
          <w:rtl/>
        </w:rPr>
        <w:t>אומות</w:t>
      </w:r>
      <w:r w:rsidRPr="007435EB">
        <w:rPr>
          <w:rtl/>
        </w:rPr>
        <w:t xml:space="preserve"> </w:t>
      </w:r>
      <w:r w:rsidRPr="007435EB">
        <w:rPr>
          <w:rFonts w:hint="cs"/>
          <w:rtl/>
        </w:rPr>
        <w:t>העולם</w:t>
      </w:r>
      <w:r w:rsidRPr="007435EB">
        <w:rPr>
          <w:rtl/>
        </w:rPr>
        <w:t xml:space="preserve"> </w:t>
      </w:r>
      <w:r w:rsidRPr="007435EB">
        <w:rPr>
          <w:rFonts w:hint="cs"/>
          <w:rtl/>
        </w:rPr>
        <w:t>אומרים</w:t>
      </w:r>
      <w:r w:rsidRPr="007435EB">
        <w:rPr>
          <w:rtl/>
        </w:rPr>
        <w:t xml:space="preserve">: </w:t>
      </w:r>
      <w:r w:rsidRPr="007435EB">
        <w:rPr>
          <w:rFonts w:hint="cs"/>
          <w:rtl/>
        </w:rPr>
        <w:t>גלגל</w:t>
      </w:r>
      <w:r w:rsidRPr="007435EB">
        <w:rPr>
          <w:rtl/>
        </w:rPr>
        <w:t xml:space="preserve"> </w:t>
      </w:r>
      <w:r w:rsidRPr="007435EB">
        <w:rPr>
          <w:rFonts w:hint="cs"/>
          <w:rtl/>
        </w:rPr>
        <w:t>חוזר</w:t>
      </w:r>
      <w:r w:rsidRPr="007435EB">
        <w:rPr>
          <w:rtl/>
        </w:rPr>
        <w:t xml:space="preserve"> </w:t>
      </w:r>
      <w:r w:rsidRPr="007435EB">
        <w:rPr>
          <w:rFonts w:hint="cs"/>
          <w:rtl/>
        </w:rPr>
        <w:t>ומזלות</w:t>
      </w:r>
      <w:r w:rsidRPr="007435EB">
        <w:rPr>
          <w:rtl/>
        </w:rPr>
        <w:t xml:space="preserve"> </w:t>
      </w:r>
      <w:r w:rsidRPr="007435EB">
        <w:rPr>
          <w:rFonts w:hint="cs"/>
          <w:rtl/>
        </w:rPr>
        <w:t>קבועין</w:t>
      </w:r>
      <w:r w:rsidRPr="007435EB">
        <w:rPr>
          <w:rtl/>
        </w:rPr>
        <w:t>.</w:t>
      </w:r>
    </w:p>
    <w:p w14:paraId="7B77421F" w14:textId="77777777" w:rsidR="00E8089F" w:rsidRPr="007435EB" w:rsidRDefault="00E8089F" w:rsidP="00E8089F">
      <w:pPr>
        <w:rPr>
          <w:rtl/>
        </w:rPr>
      </w:pPr>
      <w:r w:rsidRPr="007435EB">
        <w:rPr>
          <w:rFonts w:hint="cs"/>
          <w:rtl/>
        </w:rPr>
        <w:t>א</w:t>
      </w:r>
      <w:r w:rsidRPr="007435EB">
        <w:rPr>
          <w:rtl/>
        </w:rPr>
        <w:t>"</w:t>
      </w:r>
      <w:r w:rsidRPr="007435EB">
        <w:rPr>
          <w:rFonts w:hint="cs"/>
          <w:rtl/>
        </w:rPr>
        <w:t>ר</w:t>
      </w:r>
      <w:r w:rsidRPr="007435EB">
        <w:rPr>
          <w:rtl/>
        </w:rPr>
        <w:t xml:space="preserve">: </w:t>
      </w:r>
      <w:r w:rsidRPr="007435EB">
        <w:rPr>
          <w:rFonts w:hint="cs"/>
          <w:rtl/>
        </w:rPr>
        <w:t>תשובה</w:t>
      </w:r>
      <w:r w:rsidRPr="007435EB">
        <w:rPr>
          <w:rtl/>
        </w:rPr>
        <w:t xml:space="preserve"> </w:t>
      </w:r>
      <w:r w:rsidRPr="007435EB">
        <w:rPr>
          <w:rFonts w:hint="cs"/>
          <w:rtl/>
        </w:rPr>
        <w:t>לדבריהם</w:t>
      </w:r>
      <w:r w:rsidRPr="007435EB">
        <w:rPr>
          <w:rtl/>
        </w:rPr>
        <w:t xml:space="preserve"> - </w:t>
      </w:r>
      <w:r w:rsidRPr="007435EB">
        <w:rPr>
          <w:rFonts w:hint="cs"/>
          <w:rtl/>
        </w:rPr>
        <w:t>מעולם</w:t>
      </w:r>
      <w:r w:rsidRPr="007435EB">
        <w:rPr>
          <w:rtl/>
        </w:rPr>
        <w:t xml:space="preserve"> </w:t>
      </w:r>
      <w:r w:rsidRPr="007435EB">
        <w:rPr>
          <w:rFonts w:hint="cs"/>
          <w:rtl/>
        </w:rPr>
        <w:t>לא</w:t>
      </w:r>
      <w:r w:rsidRPr="007435EB">
        <w:rPr>
          <w:rtl/>
        </w:rPr>
        <w:t xml:space="preserve"> </w:t>
      </w:r>
      <w:r w:rsidRPr="007435EB">
        <w:rPr>
          <w:rFonts w:hint="cs"/>
          <w:rtl/>
        </w:rPr>
        <w:t>מצינו</w:t>
      </w:r>
      <w:r w:rsidRPr="007435EB">
        <w:rPr>
          <w:rtl/>
        </w:rPr>
        <w:t xml:space="preserve"> </w:t>
      </w:r>
      <w:r w:rsidRPr="007435EB">
        <w:rPr>
          <w:rFonts w:hint="cs"/>
          <w:rtl/>
        </w:rPr>
        <w:t>עגלה</w:t>
      </w:r>
      <w:r w:rsidRPr="007435EB">
        <w:rPr>
          <w:rtl/>
        </w:rPr>
        <w:t xml:space="preserve"> </w:t>
      </w:r>
      <w:r w:rsidRPr="007435EB">
        <w:rPr>
          <w:rFonts w:hint="cs"/>
          <w:rtl/>
        </w:rPr>
        <w:t>בדרום</w:t>
      </w:r>
      <w:r w:rsidRPr="007435EB">
        <w:rPr>
          <w:rtl/>
        </w:rPr>
        <w:t xml:space="preserve"> </w:t>
      </w:r>
      <w:r w:rsidRPr="007435EB">
        <w:rPr>
          <w:rFonts w:hint="cs"/>
          <w:rtl/>
        </w:rPr>
        <w:t>ועקרב</w:t>
      </w:r>
      <w:r w:rsidRPr="007435EB">
        <w:rPr>
          <w:rtl/>
        </w:rPr>
        <w:t xml:space="preserve"> </w:t>
      </w:r>
      <w:r w:rsidRPr="007435EB">
        <w:rPr>
          <w:rFonts w:hint="cs"/>
          <w:rtl/>
        </w:rPr>
        <w:t>בצפון</w:t>
      </w:r>
      <w:r w:rsidRPr="007435EB">
        <w:rPr>
          <w:rtl/>
        </w:rPr>
        <w:t>.</w:t>
      </w:r>
    </w:p>
    <w:p w14:paraId="2930A5FC" w14:textId="77777777" w:rsidR="00E8089F" w:rsidRPr="007435EB" w:rsidRDefault="00E8089F" w:rsidP="00E8089F">
      <w:pPr>
        <w:rPr>
          <w:rFonts w:ascii="Fb Fontext" w:hAnsi="Fb Fontext"/>
          <w:sz w:val="20"/>
          <w:rtl/>
        </w:rPr>
      </w:pPr>
      <w:r w:rsidRPr="007435EB">
        <w:rPr>
          <w:rFonts w:ascii="Fb Fontext" w:hAnsi="Fb Fontext" w:hint="cs"/>
          <w:sz w:val="20"/>
          <w:rtl/>
        </w:rPr>
        <w:t>מתקיף</w:t>
      </w:r>
      <w:r w:rsidRPr="007435EB">
        <w:rPr>
          <w:rFonts w:ascii="Fb Fontext" w:hAnsi="Fb Fontext"/>
          <w:sz w:val="20"/>
          <w:rtl/>
        </w:rPr>
        <w:t xml:space="preserve"> </w:t>
      </w:r>
      <w:r>
        <w:rPr>
          <w:rStyle w:val="affffd"/>
          <w:rFonts w:ascii="Fb Fontext" w:hAnsi="Fb Fontext" w:hint="cs"/>
          <w:sz w:val="20"/>
          <w:rtl/>
          <w:rPrChange w:id="11205" w:author="מנוע אמוראים" w:date="2026-10-05T16:42:03Z">
            <w:rPr>
              <w:rFonts w:ascii="Fb Fontext" w:hAnsi="Fb Fontext" w:hint="cs"/>
              <w:sz w:val="20"/>
              <w:rtl/>
            </w:rPr>
          </w:rPrChange>
        </w:rPr>
        <w:t xml:space="preserve">ראב</w:t>
      </w:r>
      <w:r>
        <w:rPr>
          <w:rStyle w:val="affffd"/>
          <w:rFonts w:ascii="Fb Fontext" w:hAnsi="Fb Fontext"/>
          <w:sz w:val="20"/>
          <w:rtl/>
          <w:rPrChange w:id="11206" w:author="מנוע אמוראים" w:date="2026-10-05T16:42:03Z">
            <w:rPr>
              <w:rFonts w:ascii="Fb Fontext" w:hAnsi="Fb Fontext"/>
              <w:sz w:val="20"/>
              <w:rtl/>
            </w:rPr>
          </w:rPrChange>
        </w:rPr>
        <w:t xml:space="preserve">"</w:t>
      </w:r>
      <w:r>
        <w:rPr>
          <w:rStyle w:val="affffd"/>
          <w:rFonts w:ascii="Fb Fontext" w:hAnsi="Fb Fontext" w:hint="cs"/>
          <w:sz w:val="20"/>
          <w:rtl/>
          <w:rPrChange w:id="11207" w:author="מנוע אמוראים" w:date="2026-10-05T16:42:03Z">
            <w:rPr>
              <w:rFonts w:ascii="Fb Fontext" w:hAnsi="Fb Fontext" w:hint="cs"/>
              <w:sz w:val="20"/>
              <w:rtl/>
            </w:rPr>
          </w:rPrChange>
        </w:rPr>
        <w:t xml:space="preserve">י</w:t>
      </w:r>
      <w:r>
        <w:rPr>
          <w:rFonts w:ascii="Fb Fontext" w:hAnsi="Fb Fontext" w:hint="cs"/>
          <w:sz w:val="20"/>
          <w:rtl/>
        </w:rPr>
        <w:t xml:space="preserve"> </w:t>
      </w:r>
      <w:r w:rsidRPr="007435EB">
        <w:rPr>
          <w:rFonts w:ascii="Fb Fontext" w:hAnsi="Fb Fontext"/>
          <w:sz w:val="20"/>
          <w:rtl/>
        </w:rPr>
        <w:t>–</w:t>
      </w:r>
      <w:r w:rsidRPr="007435EB">
        <w:rPr>
          <w:rFonts w:ascii="Fb Fontext" w:hAnsi="Fb Fontext" w:hint="cs"/>
          <w:sz w:val="20"/>
          <w:rtl/>
        </w:rPr>
        <w:t xml:space="preserve"> דאולי כבוצינא</w:t>
      </w:r>
      <w:r w:rsidRPr="007435EB">
        <w:rPr>
          <w:rFonts w:ascii="Fb Fontext" w:hAnsi="Fb Fontext"/>
          <w:sz w:val="20"/>
          <w:rtl/>
        </w:rPr>
        <w:t xml:space="preserve"> </w:t>
      </w:r>
      <w:r w:rsidRPr="007435EB">
        <w:rPr>
          <w:rFonts w:ascii="Fb Fontext" w:hAnsi="Fb Fontext" w:hint="cs"/>
          <w:sz w:val="20"/>
          <w:rtl/>
        </w:rPr>
        <w:t>דרחיים</w:t>
      </w:r>
      <w:r w:rsidRPr="007435EB">
        <w:rPr>
          <w:rFonts w:ascii="Fb Fontext" w:hAnsi="Fb Fontext"/>
          <w:sz w:val="20"/>
          <w:rtl/>
        </w:rPr>
        <w:t xml:space="preserve">, </w:t>
      </w: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נ</w:t>
      </w:r>
      <w:r w:rsidRPr="007435EB">
        <w:rPr>
          <w:rFonts w:ascii="Fb Fontext" w:hAnsi="Fb Fontext"/>
          <w:sz w:val="20"/>
          <w:rtl/>
        </w:rPr>
        <w:t xml:space="preserve"> – </w:t>
      </w:r>
      <w:r w:rsidRPr="007435EB">
        <w:rPr>
          <w:rFonts w:ascii="Fb Fontext" w:hAnsi="Fb Fontext" w:hint="cs"/>
          <w:sz w:val="20"/>
          <w:rtl/>
        </w:rPr>
        <w:t>כציר של דלת [הציר סובב במקומו]</w:t>
      </w:r>
    </w:p>
    <w:p w14:paraId="4A5C7ECD" w14:textId="77777777" w:rsidR="00E8089F" w:rsidRPr="007435EB" w:rsidRDefault="00E8089F" w:rsidP="00E8089F">
      <w:pPr>
        <w:rPr>
          <w:rtl/>
        </w:rPr>
      </w:pPr>
      <w:r w:rsidRPr="007435EB">
        <w:rPr>
          <w:rFonts w:ascii="Fb Fontext" w:hAnsi="Fb Fontext" w:hint="cs"/>
          <w:rtl/>
        </w:rPr>
        <w:t>חכמי</w:t>
      </w:r>
      <w:r w:rsidRPr="007435EB">
        <w:rPr>
          <w:rFonts w:ascii="Fb Fontext" w:hAnsi="Fb Fontext"/>
          <w:rtl/>
        </w:rPr>
        <w:t xml:space="preserve"> </w:t>
      </w:r>
      <w:r w:rsidRPr="007435EB">
        <w:rPr>
          <w:rFonts w:ascii="Fb Fontext" w:hAnsi="Fb Fontext" w:hint="cs"/>
          <w:rtl/>
        </w:rPr>
        <w:t>ישראל</w:t>
      </w:r>
      <w:r w:rsidRPr="007435EB">
        <w:rPr>
          <w:rFonts w:ascii="Fb Fontext" w:hAnsi="Fb Fontext"/>
          <w:rtl/>
        </w:rPr>
        <w:t xml:space="preserve"> </w:t>
      </w:r>
      <w:r w:rsidRPr="007435EB">
        <w:rPr>
          <w:rFonts w:ascii="Fb Fontext" w:hAnsi="Fb Fontext" w:hint="cs"/>
          <w:rtl/>
        </w:rPr>
        <w:t>אומרים</w:t>
      </w:r>
      <w:r w:rsidRPr="007435EB">
        <w:rPr>
          <w:rFonts w:ascii="Fb Fontext" w:hAnsi="Fb Fontext"/>
          <w:rtl/>
        </w:rPr>
        <w:t xml:space="preserve">: </w:t>
      </w:r>
      <w:r w:rsidRPr="007435EB">
        <w:rPr>
          <w:rFonts w:ascii="Fb Fontext" w:hAnsi="Fb Fontext" w:hint="cs"/>
          <w:rtl/>
        </w:rPr>
        <w:t>ביום</w:t>
      </w:r>
      <w:r w:rsidRPr="007435EB">
        <w:rPr>
          <w:rFonts w:ascii="Fb Fontext" w:hAnsi="Fb Fontext"/>
          <w:rtl/>
        </w:rPr>
        <w:t xml:space="preserve"> </w:t>
      </w:r>
      <w:r w:rsidRPr="007435EB">
        <w:rPr>
          <w:rFonts w:ascii="Fb Fontext" w:hAnsi="Fb Fontext" w:hint="cs"/>
          <w:rtl/>
        </w:rPr>
        <w:t>חמה</w:t>
      </w:r>
      <w:r w:rsidRPr="007435EB">
        <w:rPr>
          <w:rFonts w:ascii="Fb Fontext" w:hAnsi="Fb Fontext"/>
          <w:rtl/>
        </w:rPr>
        <w:t xml:space="preserve"> </w:t>
      </w:r>
      <w:r w:rsidRPr="007435EB">
        <w:rPr>
          <w:rFonts w:ascii="Fb Fontext" w:hAnsi="Fb Fontext" w:hint="cs"/>
          <w:rtl/>
        </w:rPr>
        <w:t>מהלכת</w:t>
      </w:r>
      <w:r w:rsidRPr="007435EB">
        <w:rPr>
          <w:rFonts w:ascii="Fb Fontext" w:hAnsi="Fb Fontext"/>
          <w:rtl/>
        </w:rPr>
        <w:t xml:space="preserve"> </w:t>
      </w:r>
      <w:r w:rsidRPr="007435EB">
        <w:rPr>
          <w:rFonts w:ascii="Fb Fontext" w:hAnsi="Fb Fontext" w:hint="cs"/>
          <w:rtl/>
        </w:rPr>
        <w:t>למטה</w:t>
      </w:r>
      <w:r w:rsidRPr="007435EB">
        <w:rPr>
          <w:rFonts w:ascii="Fb Fontext" w:hAnsi="Fb Fontext"/>
          <w:rtl/>
        </w:rPr>
        <w:t xml:space="preserve"> </w:t>
      </w:r>
      <w:r w:rsidRPr="007435EB">
        <w:rPr>
          <w:rFonts w:ascii="Fb Fontext" w:hAnsi="Fb Fontext" w:hint="cs"/>
          <w:rtl/>
        </w:rPr>
        <w:t>מן</w:t>
      </w:r>
      <w:r w:rsidRPr="007435EB">
        <w:rPr>
          <w:rFonts w:ascii="Fb Fontext" w:hAnsi="Fb Fontext"/>
          <w:rtl/>
        </w:rPr>
        <w:t xml:space="preserve"> </w:t>
      </w:r>
      <w:r w:rsidRPr="007435EB">
        <w:rPr>
          <w:rFonts w:ascii="Fb Fontext" w:hAnsi="Fb Fontext" w:hint="cs"/>
          <w:rtl/>
        </w:rPr>
        <w:t>הרקיע</w:t>
      </w:r>
      <w:r w:rsidRPr="007435EB">
        <w:rPr>
          <w:rFonts w:ascii="Fb Fontext" w:hAnsi="Fb Fontext"/>
          <w:rtl/>
        </w:rPr>
        <w:t xml:space="preserve">, </w:t>
      </w:r>
      <w:r w:rsidRPr="007435EB">
        <w:rPr>
          <w:rFonts w:ascii="Fb Fontext" w:hAnsi="Fb Fontext" w:hint="cs"/>
          <w:rtl/>
        </w:rPr>
        <w:t>ובלילה</w:t>
      </w:r>
      <w:r w:rsidRPr="007435EB">
        <w:rPr>
          <w:rFonts w:ascii="Fb Fontext" w:hAnsi="Fb Fontext"/>
          <w:rtl/>
        </w:rPr>
        <w:t xml:space="preserve"> </w:t>
      </w:r>
      <w:r w:rsidRPr="007435EB">
        <w:rPr>
          <w:rFonts w:ascii="Fb Fontext" w:hAnsi="Fb Fontext" w:hint="cs"/>
          <w:rtl/>
        </w:rPr>
        <w:t>למעלה</w:t>
      </w:r>
      <w:r w:rsidRPr="007435EB">
        <w:rPr>
          <w:rFonts w:ascii="Fb Fontext" w:hAnsi="Fb Fontext"/>
          <w:rtl/>
        </w:rPr>
        <w:t xml:space="preserve"> </w:t>
      </w:r>
      <w:r w:rsidRPr="007435EB">
        <w:rPr>
          <w:rFonts w:ascii="Fb Fontext" w:hAnsi="Fb Fontext" w:hint="cs"/>
          <w:rtl/>
        </w:rPr>
        <w:t>מן</w:t>
      </w:r>
      <w:r w:rsidRPr="007435EB">
        <w:rPr>
          <w:rFonts w:ascii="Fb Fontext" w:hAnsi="Fb Fontext"/>
          <w:rtl/>
        </w:rPr>
        <w:t xml:space="preserve"> </w:t>
      </w:r>
      <w:r w:rsidRPr="007435EB">
        <w:rPr>
          <w:rFonts w:ascii="Fb Fontext" w:hAnsi="Fb Fontext" w:hint="cs"/>
          <w:rtl/>
        </w:rPr>
        <w:t>הרקיע</w:t>
      </w:r>
      <w:r w:rsidRPr="007435EB">
        <w:rPr>
          <w:rFonts w:ascii="Fb Fontext" w:hAnsi="Fb Fontext"/>
          <w:rtl/>
        </w:rPr>
        <w:t>.</w:t>
      </w:r>
    </w:p>
    <w:p w14:paraId="59795889" w14:textId="77777777" w:rsidR="00E8089F" w:rsidRPr="007435EB" w:rsidRDefault="00E8089F" w:rsidP="00E8089F">
      <w:pPr>
        <w:rPr>
          <w:rtl/>
        </w:rPr>
      </w:pPr>
      <w:r w:rsidRPr="007435EB">
        <w:rPr>
          <w:rFonts w:hint="cs"/>
          <w:rtl/>
        </w:rPr>
        <w:t>וחכמי</w:t>
      </w:r>
      <w:r w:rsidRPr="007435EB">
        <w:rPr>
          <w:rtl/>
        </w:rPr>
        <w:t xml:space="preserve"> </w:t>
      </w:r>
      <w:r w:rsidRPr="007435EB">
        <w:rPr>
          <w:rFonts w:hint="cs"/>
          <w:rtl/>
        </w:rPr>
        <w:t>אומות</w:t>
      </w:r>
      <w:r w:rsidRPr="007435EB">
        <w:rPr>
          <w:rtl/>
        </w:rPr>
        <w:t xml:space="preserve"> </w:t>
      </w:r>
      <w:r w:rsidRPr="007435EB">
        <w:rPr>
          <w:rFonts w:hint="cs"/>
          <w:rtl/>
        </w:rPr>
        <w:t>העולם</w:t>
      </w:r>
      <w:r w:rsidRPr="007435EB">
        <w:rPr>
          <w:rtl/>
        </w:rPr>
        <w:t xml:space="preserve"> </w:t>
      </w:r>
      <w:r w:rsidRPr="007435EB">
        <w:rPr>
          <w:rFonts w:hint="cs"/>
          <w:rtl/>
        </w:rPr>
        <w:t>אומרים</w:t>
      </w:r>
      <w:r w:rsidRPr="007435EB">
        <w:rPr>
          <w:rtl/>
        </w:rPr>
        <w:t xml:space="preserve">: </w:t>
      </w:r>
      <w:r w:rsidRPr="007435EB">
        <w:rPr>
          <w:rFonts w:hint="cs"/>
          <w:rtl/>
        </w:rPr>
        <w:t>ביום</w:t>
      </w:r>
      <w:r w:rsidRPr="007435EB">
        <w:rPr>
          <w:rtl/>
        </w:rPr>
        <w:t xml:space="preserve"> </w:t>
      </w:r>
      <w:r w:rsidRPr="007435EB">
        <w:rPr>
          <w:rFonts w:hint="cs"/>
          <w:rtl/>
        </w:rPr>
        <w:t>חמה</w:t>
      </w:r>
      <w:r w:rsidRPr="007435EB">
        <w:rPr>
          <w:rtl/>
        </w:rPr>
        <w:t xml:space="preserve"> </w:t>
      </w:r>
      <w:r w:rsidRPr="007435EB">
        <w:rPr>
          <w:rFonts w:hint="cs"/>
          <w:rtl/>
        </w:rPr>
        <w:t>מהלכת</w:t>
      </w:r>
      <w:r w:rsidRPr="007435EB">
        <w:rPr>
          <w:rtl/>
        </w:rPr>
        <w:t xml:space="preserve"> </w:t>
      </w:r>
      <w:r w:rsidRPr="007435EB">
        <w:rPr>
          <w:rFonts w:hint="cs"/>
          <w:rtl/>
        </w:rPr>
        <w:t>למטה</w:t>
      </w:r>
      <w:r w:rsidRPr="007435EB">
        <w:rPr>
          <w:rtl/>
        </w:rPr>
        <w:t xml:space="preserve"> </w:t>
      </w:r>
      <w:r w:rsidRPr="007435EB">
        <w:rPr>
          <w:rFonts w:hint="cs"/>
          <w:rtl/>
        </w:rPr>
        <w:t>מן</w:t>
      </w:r>
      <w:r w:rsidRPr="007435EB">
        <w:rPr>
          <w:rtl/>
        </w:rPr>
        <w:t xml:space="preserve"> </w:t>
      </w:r>
      <w:r w:rsidRPr="007435EB">
        <w:rPr>
          <w:rFonts w:hint="cs"/>
          <w:rtl/>
        </w:rPr>
        <w:t>הרקיע</w:t>
      </w:r>
      <w:r w:rsidRPr="007435EB">
        <w:rPr>
          <w:rtl/>
        </w:rPr>
        <w:t xml:space="preserve">, </w:t>
      </w:r>
      <w:r w:rsidRPr="007435EB">
        <w:rPr>
          <w:rFonts w:hint="cs"/>
          <w:rtl/>
        </w:rPr>
        <w:t>ובלילה</w:t>
      </w:r>
      <w:r w:rsidRPr="007435EB">
        <w:rPr>
          <w:rtl/>
        </w:rPr>
        <w:t xml:space="preserve"> </w:t>
      </w:r>
      <w:r w:rsidRPr="007435EB">
        <w:rPr>
          <w:rFonts w:hint="cs"/>
          <w:rtl/>
        </w:rPr>
        <w:t>למטה</w:t>
      </w:r>
      <w:r w:rsidRPr="007435EB">
        <w:rPr>
          <w:rtl/>
        </w:rPr>
        <w:t xml:space="preserve"> </w:t>
      </w:r>
      <w:r w:rsidRPr="007435EB">
        <w:rPr>
          <w:rFonts w:hint="cs"/>
          <w:rtl/>
        </w:rPr>
        <w:t>מן</w:t>
      </w:r>
      <w:r w:rsidRPr="007435EB">
        <w:rPr>
          <w:rtl/>
        </w:rPr>
        <w:t xml:space="preserve"> </w:t>
      </w:r>
      <w:r w:rsidRPr="007435EB">
        <w:rPr>
          <w:rFonts w:hint="cs"/>
          <w:rtl/>
        </w:rPr>
        <w:t>הקרקע</w:t>
      </w:r>
      <w:r w:rsidRPr="007435EB">
        <w:rPr>
          <w:rtl/>
        </w:rPr>
        <w:t>.</w:t>
      </w:r>
    </w:p>
    <w:p w14:paraId="1F466659" w14:textId="77777777" w:rsidR="00E8089F" w:rsidRPr="007435EB" w:rsidRDefault="00E8089F" w:rsidP="00E8089F">
      <w:pPr>
        <w:rPr>
          <w:rtl/>
        </w:rPr>
      </w:pP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ר</w:t>
      </w:r>
      <w:r w:rsidRPr="007435EB">
        <w:rPr>
          <w:rFonts w:ascii="Fb Fontext" w:hAnsi="Fb Fontext"/>
          <w:sz w:val="20"/>
          <w:rtl/>
        </w:rPr>
        <w:t xml:space="preserve">: </w:t>
      </w:r>
      <w:r w:rsidRPr="007435EB">
        <w:rPr>
          <w:rFonts w:ascii="Fb Fontext" w:hAnsi="Fb Fontext" w:hint="cs"/>
          <w:sz w:val="20"/>
          <w:rtl/>
        </w:rPr>
        <w:t>ונראין</w:t>
      </w:r>
      <w:r w:rsidRPr="007435EB">
        <w:rPr>
          <w:rFonts w:ascii="Fb Fontext" w:hAnsi="Fb Fontext"/>
          <w:sz w:val="20"/>
          <w:rtl/>
        </w:rPr>
        <w:t xml:space="preserve"> </w:t>
      </w:r>
      <w:r w:rsidRPr="007435EB">
        <w:rPr>
          <w:rFonts w:ascii="Fb Fontext" w:hAnsi="Fb Fontext" w:hint="cs"/>
          <w:sz w:val="20"/>
          <w:rtl/>
        </w:rPr>
        <w:t>דבריהן</w:t>
      </w:r>
      <w:r w:rsidRPr="007435EB">
        <w:rPr>
          <w:rFonts w:ascii="Fb Fontext" w:hAnsi="Fb Fontext"/>
          <w:sz w:val="20"/>
          <w:rtl/>
        </w:rPr>
        <w:t xml:space="preserve"> </w:t>
      </w:r>
      <w:r w:rsidRPr="007435EB">
        <w:rPr>
          <w:rFonts w:ascii="Fb Fontext" w:hAnsi="Fb Fontext" w:hint="cs"/>
          <w:sz w:val="20"/>
          <w:rtl/>
        </w:rPr>
        <w:t>מדברינו</w:t>
      </w:r>
      <w:r w:rsidRPr="007435EB">
        <w:rPr>
          <w:rFonts w:ascii="Fb Fontext" w:hAnsi="Fb Fontext"/>
          <w:sz w:val="20"/>
          <w:rtl/>
        </w:rPr>
        <w:t xml:space="preserve">, </w:t>
      </w:r>
      <w:r w:rsidRPr="007435EB">
        <w:rPr>
          <w:rFonts w:ascii="Fb Fontext" w:hAnsi="Fb Fontext" w:hint="cs"/>
          <w:sz w:val="20"/>
          <w:rtl/>
        </w:rPr>
        <w:t>שביום</w:t>
      </w:r>
      <w:r w:rsidRPr="007435EB">
        <w:rPr>
          <w:rFonts w:ascii="Fb Fontext" w:hAnsi="Fb Fontext"/>
          <w:sz w:val="20"/>
          <w:rtl/>
        </w:rPr>
        <w:t xml:space="preserve"> </w:t>
      </w:r>
      <w:r w:rsidRPr="007435EB">
        <w:rPr>
          <w:rFonts w:ascii="Fb Fontext" w:hAnsi="Fb Fontext" w:hint="cs"/>
          <w:sz w:val="20"/>
          <w:rtl/>
        </w:rPr>
        <w:t>מעינות</w:t>
      </w:r>
      <w:r w:rsidRPr="007435EB">
        <w:rPr>
          <w:rFonts w:ascii="Fb Fontext" w:hAnsi="Fb Fontext"/>
          <w:sz w:val="20"/>
          <w:rtl/>
        </w:rPr>
        <w:t xml:space="preserve"> </w:t>
      </w:r>
      <w:r w:rsidRPr="007435EB">
        <w:rPr>
          <w:rFonts w:ascii="Fb Fontext" w:hAnsi="Fb Fontext" w:hint="cs"/>
          <w:sz w:val="20"/>
          <w:rtl/>
        </w:rPr>
        <w:t>צוננין</w:t>
      </w:r>
      <w:r w:rsidRPr="007435EB">
        <w:rPr>
          <w:rFonts w:ascii="Fb Fontext" w:hAnsi="Fb Fontext"/>
          <w:sz w:val="20"/>
          <w:rtl/>
        </w:rPr>
        <w:t xml:space="preserve"> </w:t>
      </w:r>
      <w:r w:rsidRPr="007435EB">
        <w:rPr>
          <w:rFonts w:ascii="Fb Fontext" w:hAnsi="Fb Fontext" w:hint="cs"/>
          <w:sz w:val="20"/>
          <w:rtl/>
        </w:rPr>
        <w:t>ובלילה</w:t>
      </w:r>
      <w:r w:rsidRPr="007435EB">
        <w:rPr>
          <w:rFonts w:ascii="Fb Fontext" w:hAnsi="Fb Fontext"/>
          <w:sz w:val="20"/>
          <w:rtl/>
        </w:rPr>
        <w:t xml:space="preserve"> </w:t>
      </w:r>
      <w:r w:rsidRPr="007435EB">
        <w:rPr>
          <w:rFonts w:ascii="Fb Fontext" w:hAnsi="Fb Fontext" w:hint="cs"/>
          <w:sz w:val="20"/>
          <w:rtl/>
        </w:rPr>
        <w:t>רותחין</w:t>
      </w:r>
      <w:r w:rsidRPr="007435EB">
        <w:rPr>
          <w:rFonts w:ascii="Fb Fontext" w:hAnsi="Fb Fontext"/>
          <w:sz w:val="20"/>
          <w:rtl/>
        </w:rPr>
        <w:t>.</w:t>
      </w:r>
    </w:p>
    <w:p w14:paraId="6AD1315B" w14:textId="77777777" w:rsidR="00E8089F" w:rsidRPr="007435EB" w:rsidRDefault="00E8089F" w:rsidP="00E8089F">
      <w:pPr>
        <w:rPr>
          <w:rtl/>
        </w:rPr>
      </w:pPr>
      <w:r w:rsidRPr="007435EB">
        <w:rPr>
          <w:rFonts w:ascii="Fb Fontext" w:hAnsi="Fb Fontext" w:hint="cs"/>
          <w:rtl/>
        </w:rPr>
        <w:t>תניא</w:t>
      </w:r>
      <w:r w:rsidRPr="007435EB">
        <w:rPr>
          <w:rFonts w:ascii="Fb Fontext" w:hAnsi="Fb Fontext"/>
          <w:rtl/>
        </w:rPr>
        <w:t xml:space="preserve">, </w:t>
      </w:r>
      <w:r>
        <w:rPr>
          <w:rStyle w:val="affffd"/>
          <w:rFonts w:ascii="Fb Fontext" w:hAnsi="Fb Fontext" w:hint="cs"/>
          <w:rtl/>
          <w:rPrChange w:id="11208" w:author="מנוע אמוראים" w:date="2026-10-05T16:42:03Z">
            <w:rPr>
              <w:rFonts w:ascii="Fb Fontext" w:hAnsi="Fb Fontext" w:hint="cs"/>
              <w:rtl/>
            </w:rPr>
          </w:rPrChange>
        </w:rPr>
        <w:t xml:space="preserve">ר</w:t>
      </w:r>
      <w:r>
        <w:rPr>
          <w:rStyle w:val="affffd"/>
          <w:rFonts w:ascii="Fb Fontext" w:hAnsi="Fb Fontext"/>
          <w:rtl/>
          <w:rPrChange w:id="11209" w:author="מנוע אמוראים" w:date="2026-10-05T16:42:03Z">
            <w:rPr>
              <w:rFonts w:ascii="Fb Fontext" w:hAnsi="Fb Fontext"/>
              <w:rtl/>
            </w:rPr>
          </w:rPrChange>
        </w:rPr>
        <w:t xml:space="preserve">"</w:t>
      </w:r>
      <w:r>
        <w:rPr>
          <w:rStyle w:val="affffd"/>
          <w:rFonts w:ascii="Fb Fontext" w:hAnsi="Fb Fontext" w:hint="cs"/>
          <w:rtl/>
          <w:rPrChange w:id="11210" w:author="מנוע אמוראים" w:date="2026-10-05T16:42:03Z">
            <w:rPr>
              <w:rFonts w:ascii="Fb Fontext" w:hAnsi="Fb Fontext" w:hint="cs"/>
              <w:rtl/>
            </w:rPr>
          </w:rPrChange>
        </w:rPr>
        <w:t xml:space="preserve">נ</w:t>
      </w:r>
      <w:r w:rsidRPr="007435EB">
        <w:rPr>
          <w:rFonts w:ascii="Fb Fontext" w:hAnsi="Fb Fontext"/>
          <w:rtl/>
        </w:rPr>
        <w:t xml:space="preserve">: </w:t>
      </w:r>
      <w:r w:rsidRPr="005C3FF1">
        <w:rPr>
          <w:rStyle w:val="afffa"/>
          <w:rFonts w:hint="cs"/>
          <w:rtl/>
        </w:rPr>
        <w:t>בימות</w:t>
      </w:r>
      <w:r w:rsidRPr="005C3FF1">
        <w:rPr>
          <w:rStyle w:val="afffa"/>
          <w:rtl/>
        </w:rPr>
        <w:t xml:space="preserve"> </w:t>
      </w:r>
      <w:r w:rsidRPr="005C3FF1">
        <w:rPr>
          <w:rStyle w:val="afffa"/>
          <w:rFonts w:hint="cs"/>
          <w:rtl/>
        </w:rPr>
        <w:t>החמה</w:t>
      </w:r>
      <w:r w:rsidRPr="007435EB">
        <w:rPr>
          <w:rFonts w:ascii="Fb Fontext" w:hAnsi="Fb Fontext"/>
          <w:rtl/>
        </w:rPr>
        <w:t xml:space="preserve"> </w:t>
      </w:r>
      <w:r w:rsidRPr="007435EB">
        <w:rPr>
          <w:rFonts w:ascii="Fb Fontext" w:hAnsi="Fb Fontext" w:hint="cs"/>
          <w:rtl/>
        </w:rPr>
        <w:t>חמה</w:t>
      </w:r>
      <w:r w:rsidRPr="007435EB">
        <w:rPr>
          <w:rFonts w:ascii="Fb Fontext" w:hAnsi="Fb Fontext"/>
          <w:rtl/>
        </w:rPr>
        <w:t xml:space="preserve"> </w:t>
      </w:r>
      <w:r w:rsidRPr="007435EB">
        <w:rPr>
          <w:rFonts w:ascii="Fb Fontext" w:hAnsi="Fb Fontext" w:hint="cs"/>
          <w:rtl/>
        </w:rPr>
        <w:t>מהלכת</w:t>
      </w:r>
      <w:r w:rsidRPr="007435EB">
        <w:rPr>
          <w:rFonts w:ascii="Fb Fontext" w:hAnsi="Fb Fontext"/>
          <w:rtl/>
        </w:rPr>
        <w:t xml:space="preserve"> </w:t>
      </w:r>
      <w:r w:rsidRPr="005C3FF1">
        <w:rPr>
          <w:rStyle w:val="afffa"/>
          <w:rFonts w:hint="cs"/>
          <w:rtl/>
        </w:rPr>
        <w:t>בגובה</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רקיע</w:t>
      </w:r>
      <w:r w:rsidRPr="007435EB">
        <w:rPr>
          <w:rFonts w:ascii="Fb Fontext" w:hAnsi="Fb Fontext"/>
          <w:rtl/>
        </w:rPr>
        <w:t xml:space="preserve">, </w:t>
      </w:r>
      <w:r w:rsidRPr="007435EB">
        <w:rPr>
          <w:rFonts w:ascii="Fb Fontext" w:hAnsi="Fb Fontext" w:hint="cs"/>
          <w:rtl/>
        </w:rPr>
        <w:t>לפיכך</w:t>
      </w:r>
      <w:r w:rsidRPr="007435EB">
        <w:rPr>
          <w:rFonts w:ascii="Fb Fontext" w:hAnsi="Fb Fontext"/>
          <w:rtl/>
        </w:rPr>
        <w:t xml:space="preserve"> </w:t>
      </w:r>
      <w:r w:rsidRPr="007435EB">
        <w:rPr>
          <w:rFonts w:ascii="Fb Fontext" w:hAnsi="Fb Fontext" w:hint="cs"/>
          <w:rtl/>
        </w:rPr>
        <w:t>כל</w:t>
      </w:r>
      <w:r w:rsidRPr="007435EB">
        <w:rPr>
          <w:rFonts w:ascii="Fb Fontext" w:hAnsi="Fb Fontext"/>
          <w:rtl/>
        </w:rPr>
        <w:t xml:space="preserve"> </w:t>
      </w:r>
      <w:r w:rsidRPr="007435EB">
        <w:rPr>
          <w:rFonts w:ascii="Fb Fontext" w:hAnsi="Fb Fontext" w:hint="cs"/>
          <w:rtl/>
        </w:rPr>
        <w:t>העולם</w:t>
      </w:r>
      <w:r w:rsidRPr="007435EB">
        <w:rPr>
          <w:rFonts w:ascii="Fb Fontext" w:hAnsi="Fb Fontext"/>
          <w:rtl/>
        </w:rPr>
        <w:t xml:space="preserve"> </w:t>
      </w:r>
      <w:r w:rsidRPr="007435EB">
        <w:rPr>
          <w:rFonts w:ascii="Fb Fontext" w:hAnsi="Fb Fontext" w:hint="cs"/>
          <w:rtl/>
        </w:rPr>
        <w:t>כולו</w:t>
      </w:r>
      <w:r w:rsidRPr="007435EB">
        <w:rPr>
          <w:rFonts w:ascii="Fb Fontext" w:hAnsi="Fb Fontext"/>
          <w:rtl/>
        </w:rPr>
        <w:t xml:space="preserve"> </w:t>
      </w:r>
      <w:r w:rsidRPr="005C3FF1">
        <w:rPr>
          <w:rStyle w:val="afffa"/>
          <w:rFonts w:hint="cs"/>
          <w:rtl/>
        </w:rPr>
        <w:t>רותח</w:t>
      </w:r>
      <w:r w:rsidRPr="007435EB">
        <w:rPr>
          <w:rFonts w:ascii="Fb Fontext" w:hAnsi="Fb Fontext"/>
          <w:rtl/>
        </w:rPr>
        <w:t xml:space="preserve"> </w:t>
      </w:r>
      <w:r w:rsidRPr="007435EB">
        <w:rPr>
          <w:rFonts w:ascii="Fb Fontext" w:hAnsi="Fb Fontext" w:hint="cs"/>
          <w:rtl/>
        </w:rPr>
        <w:t>ומעינות</w:t>
      </w:r>
      <w:r w:rsidRPr="007435EB">
        <w:rPr>
          <w:rFonts w:ascii="Fb Fontext" w:hAnsi="Fb Fontext"/>
          <w:rtl/>
        </w:rPr>
        <w:t xml:space="preserve"> </w:t>
      </w:r>
      <w:r w:rsidRPr="005C3FF1">
        <w:rPr>
          <w:rStyle w:val="afffa"/>
          <w:rFonts w:hint="cs"/>
          <w:rtl/>
        </w:rPr>
        <w:t>צוננין</w:t>
      </w:r>
      <w:r w:rsidRPr="007435EB">
        <w:rPr>
          <w:rFonts w:ascii="Fb Fontext" w:hAnsi="Fb Fontext"/>
          <w:rtl/>
        </w:rPr>
        <w:t>.</w:t>
      </w:r>
    </w:p>
    <w:p w14:paraId="765F65C5" w14:textId="77777777" w:rsidR="00E8089F" w:rsidRPr="007435EB" w:rsidRDefault="00E8089F" w:rsidP="00E8089F">
      <w:pPr>
        <w:rPr>
          <w:rtl/>
        </w:rPr>
      </w:pPr>
      <w:r w:rsidRPr="007435EB">
        <w:rPr>
          <w:rFonts w:ascii="Fb Fontext" w:hAnsi="Fb Fontext"/>
          <w:sz w:val="20"/>
          <w:rtl/>
        </w:rPr>
        <w:tab/>
      </w:r>
      <w:r w:rsidRPr="005C3FF1">
        <w:rPr>
          <w:rStyle w:val="afffa"/>
          <w:rFonts w:hint="cs"/>
          <w:rtl/>
        </w:rPr>
        <w:t>בימות</w:t>
      </w:r>
      <w:r w:rsidRPr="005C3FF1">
        <w:rPr>
          <w:rStyle w:val="afffa"/>
          <w:rtl/>
        </w:rPr>
        <w:t xml:space="preserve"> </w:t>
      </w:r>
      <w:r w:rsidRPr="005C3FF1">
        <w:rPr>
          <w:rStyle w:val="afffa"/>
          <w:rFonts w:hint="cs"/>
          <w:rtl/>
        </w:rPr>
        <w:t>הגשמים</w:t>
      </w:r>
      <w:r w:rsidRPr="007435EB">
        <w:rPr>
          <w:rFonts w:ascii="Fb Fontext" w:hAnsi="Fb Fontext"/>
          <w:sz w:val="20"/>
          <w:rtl/>
        </w:rPr>
        <w:t xml:space="preserve"> </w:t>
      </w:r>
      <w:r w:rsidRPr="007435EB">
        <w:rPr>
          <w:rFonts w:ascii="Fb Fontext" w:hAnsi="Fb Fontext" w:hint="cs"/>
          <w:sz w:val="20"/>
          <w:rtl/>
        </w:rPr>
        <w:t>חמה</w:t>
      </w:r>
      <w:r w:rsidRPr="007435EB">
        <w:rPr>
          <w:rFonts w:ascii="Fb Fontext" w:hAnsi="Fb Fontext"/>
          <w:sz w:val="20"/>
          <w:rtl/>
        </w:rPr>
        <w:t xml:space="preserve"> </w:t>
      </w:r>
      <w:r w:rsidRPr="007435EB">
        <w:rPr>
          <w:rFonts w:ascii="Fb Fontext" w:hAnsi="Fb Fontext" w:hint="cs"/>
          <w:sz w:val="20"/>
          <w:rtl/>
        </w:rPr>
        <w:t>מהלכת</w:t>
      </w:r>
      <w:r w:rsidRPr="007435EB">
        <w:rPr>
          <w:rFonts w:ascii="Fb Fontext" w:hAnsi="Fb Fontext"/>
          <w:sz w:val="20"/>
          <w:rtl/>
        </w:rPr>
        <w:t xml:space="preserve"> </w:t>
      </w:r>
      <w:r w:rsidRPr="005C3FF1">
        <w:rPr>
          <w:rStyle w:val="afffa"/>
          <w:rFonts w:hint="cs"/>
          <w:rtl/>
        </w:rPr>
        <w:t>בשיפולי</w:t>
      </w:r>
      <w:r w:rsidRPr="007435EB">
        <w:rPr>
          <w:rFonts w:ascii="Fb Fontext" w:hAnsi="Fb Fontext"/>
          <w:sz w:val="20"/>
          <w:rtl/>
        </w:rPr>
        <w:t xml:space="preserve"> </w:t>
      </w:r>
      <w:r w:rsidRPr="007435EB">
        <w:rPr>
          <w:rFonts w:ascii="Fb Fontext" w:hAnsi="Fb Fontext" w:hint="cs"/>
          <w:sz w:val="20"/>
          <w:rtl/>
        </w:rPr>
        <w:t>רקיע</w:t>
      </w:r>
      <w:r w:rsidRPr="007435EB">
        <w:rPr>
          <w:rFonts w:ascii="Fb Fontext" w:hAnsi="Fb Fontext"/>
          <w:sz w:val="20"/>
          <w:rtl/>
        </w:rPr>
        <w:t xml:space="preserve">, </w:t>
      </w:r>
      <w:r w:rsidRPr="007435EB">
        <w:rPr>
          <w:rFonts w:ascii="Fb Fontext" w:hAnsi="Fb Fontext" w:hint="cs"/>
          <w:sz w:val="20"/>
          <w:rtl/>
        </w:rPr>
        <w:t>לפיכך</w:t>
      </w:r>
      <w:r w:rsidRPr="007435EB">
        <w:rPr>
          <w:rFonts w:ascii="Fb Fontext" w:hAnsi="Fb Fontext"/>
          <w:sz w:val="20"/>
          <w:rtl/>
        </w:rPr>
        <w:t xml:space="preserve"> </w:t>
      </w:r>
      <w:r w:rsidRPr="007435EB">
        <w:rPr>
          <w:rFonts w:ascii="Fb Fontext" w:hAnsi="Fb Fontext" w:hint="cs"/>
          <w:sz w:val="20"/>
          <w:rtl/>
        </w:rPr>
        <w:t>כל</w:t>
      </w:r>
      <w:r w:rsidRPr="007435EB">
        <w:rPr>
          <w:rFonts w:ascii="Fb Fontext" w:hAnsi="Fb Fontext"/>
          <w:sz w:val="20"/>
          <w:rtl/>
        </w:rPr>
        <w:t xml:space="preserve"> </w:t>
      </w:r>
      <w:r w:rsidRPr="007435EB">
        <w:rPr>
          <w:rFonts w:ascii="Fb Fontext" w:hAnsi="Fb Fontext" w:hint="cs"/>
          <w:sz w:val="20"/>
          <w:rtl/>
        </w:rPr>
        <w:t>העולם</w:t>
      </w:r>
      <w:r w:rsidRPr="007435EB">
        <w:rPr>
          <w:rFonts w:ascii="Fb Fontext" w:hAnsi="Fb Fontext"/>
          <w:sz w:val="20"/>
          <w:rtl/>
        </w:rPr>
        <w:t xml:space="preserve"> </w:t>
      </w:r>
      <w:r w:rsidRPr="007435EB">
        <w:rPr>
          <w:rFonts w:ascii="Fb Fontext" w:hAnsi="Fb Fontext" w:hint="cs"/>
          <w:sz w:val="20"/>
          <w:rtl/>
        </w:rPr>
        <w:t>כולו</w:t>
      </w:r>
      <w:r w:rsidRPr="007435EB">
        <w:rPr>
          <w:rFonts w:ascii="Fb Fontext" w:hAnsi="Fb Fontext"/>
          <w:sz w:val="20"/>
          <w:rtl/>
        </w:rPr>
        <w:t xml:space="preserve"> </w:t>
      </w:r>
      <w:r w:rsidRPr="005C3FF1">
        <w:rPr>
          <w:rStyle w:val="afffa"/>
          <w:rFonts w:hint="cs"/>
          <w:rtl/>
        </w:rPr>
        <w:t>צונן</w:t>
      </w:r>
      <w:r w:rsidRPr="007435EB">
        <w:rPr>
          <w:rFonts w:ascii="Fb Fontext" w:hAnsi="Fb Fontext"/>
          <w:sz w:val="20"/>
          <w:rtl/>
        </w:rPr>
        <w:t xml:space="preserve"> </w:t>
      </w:r>
      <w:r w:rsidRPr="007435EB">
        <w:rPr>
          <w:rFonts w:ascii="Fb Fontext" w:hAnsi="Fb Fontext" w:hint="cs"/>
          <w:sz w:val="20"/>
          <w:rtl/>
        </w:rPr>
        <w:t>ומעינות</w:t>
      </w:r>
      <w:r w:rsidRPr="007435EB">
        <w:rPr>
          <w:rFonts w:ascii="Fb Fontext" w:hAnsi="Fb Fontext"/>
          <w:sz w:val="20"/>
          <w:rtl/>
        </w:rPr>
        <w:t xml:space="preserve"> </w:t>
      </w:r>
      <w:r w:rsidRPr="005C3FF1">
        <w:rPr>
          <w:rStyle w:val="afffa"/>
          <w:rFonts w:hint="cs"/>
          <w:rtl/>
        </w:rPr>
        <w:t>רותחין</w:t>
      </w:r>
      <w:r w:rsidRPr="007435EB">
        <w:rPr>
          <w:rFonts w:ascii="Fb Fontext" w:hAnsi="Fb Fontext"/>
          <w:sz w:val="20"/>
          <w:rtl/>
        </w:rPr>
        <w:t>.</w:t>
      </w:r>
    </w:p>
    <w:p w14:paraId="44D01E31" w14:textId="77777777" w:rsidR="00E8089F" w:rsidRPr="007435EB" w:rsidRDefault="00E8089F" w:rsidP="00E8089F">
      <w:pPr>
        <w:rPr>
          <w:rtl/>
        </w:rPr>
      </w:pPr>
    </w:p>
    <w:p w14:paraId="7F231FBB" w14:textId="0CD8263E"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בארבעה</w:t>
      </w:r>
      <w:r w:rsidR="00E8089F" w:rsidRPr="007435EB">
        <w:rPr>
          <w:rFonts w:ascii="Fb Fontext" w:hAnsi="Fb Fontext"/>
          <w:rtl/>
        </w:rPr>
        <w:t xml:space="preserve"> </w:t>
      </w:r>
      <w:r w:rsidR="00E8089F" w:rsidRPr="007435EB">
        <w:rPr>
          <w:rFonts w:ascii="Fb Fontext" w:hAnsi="Fb Fontext" w:hint="cs"/>
          <w:rtl/>
        </w:rPr>
        <w:t>שבילין</w:t>
      </w:r>
      <w:r w:rsidR="00E8089F" w:rsidRPr="007435EB">
        <w:rPr>
          <w:rFonts w:ascii="Fb Fontext" w:hAnsi="Fb Fontext"/>
          <w:rtl/>
        </w:rPr>
        <w:t xml:space="preserve"> </w:t>
      </w:r>
      <w:r w:rsidR="00E8089F" w:rsidRPr="007435EB">
        <w:rPr>
          <w:rFonts w:ascii="Fb Fontext" w:hAnsi="Fb Fontext" w:hint="cs"/>
          <w:rtl/>
        </w:rPr>
        <w:t>חמה</w:t>
      </w:r>
      <w:r w:rsidR="00E8089F" w:rsidRPr="007435EB">
        <w:rPr>
          <w:rFonts w:ascii="Fb Fontext" w:hAnsi="Fb Fontext"/>
          <w:rtl/>
        </w:rPr>
        <w:t xml:space="preserve"> </w:t>
      </w:r>
      <w:r w:rsidR="00E8089F" w:rsidRPr="007435EB">
        <w:rPr>
          <w:rFonts w:ascii="Fb Fontext" w:hAnsi="Fb Fontext" w:hint="cs"/>
          <w:rtl/>
        </w:rPr>
        <w:t>מהלכת</w:t>
      </w:r>
      <w:r w:rsidR="00E8089F" w:rsidRPr="007435EB">
        <w:rPr>
          <w:rFonts w:ascii="Fb Fontext" w:hAnsi="Fb Fontext"/>
          <w:rtl/>
        </w:rPr>
        <w:t>.</w:t>
      </w:r>
    </w:p>
    <w:p w14:paraId="01853249" w14:textId="77777777" w:rsidR="00E8089F" w:rsidRPr="007435EB" w:rsidRDefault="00E8089F" w:rsidP="00E8089F">
      <w:pPr>
        <w:rPr>
          <w:rtl/>
        </w:rPr>
      </w:pPr>
      <w:r w:rsidRPr="007435EB">
        <w:rPr>
          <w:rFonts w:hint="cs"/>
          <w:rtl/>
        </w:rPr>
        <w:t>ניסן</w:t>
      </w:r>
      <w:r w:rsidRPr="007435EB">
        <w:rPr>
          <w:rtl/>
        </w:rPr>
        <w:t xml:space="preserve"> </w:t>
      </w:r>
      <w:r w:rsidRPr="007435EB">
        <w:rPr>
          <w:rFonts w:hint="cs"/>
          <w:rtl/>
        </w:rPr>
        <w:t>אייר</w:t>
      </w:r>
      <w:r w:rsidRPr="007435EB">
        <w:rPr>
          <w:rtl/>
        </w:rPr>
        <w:t xml:space="preserve"> </w:t>
      </w:r>
      <w:r w:rsidRPr="007435EB">
        <w:rPr>
          <w:rFonts w:hint="cs"/>
          <w:rtl/>
        </w:rPr>
        <w:t>וסיון</w:t>
      </w:r>
      <w:r w:rsidRPr="007435EB">
        <w:rPr>
          <w:rtl/>
        </w:rPr>
        <w:t xml:space="preserve"> </w:t>
      </w:r>
      <w:r w:rsidR="00FA7355" w:rsidRPr="007435EB">
        <w:rPr>
          <w:rtl/>
        </w:rPr>
        <w:tab/>
      </w:r>
      <w:r w:rsidRPr="007435EB">
        <w:rPr>
          <w:rFonts w:hint="cs"/>
          <w:rtl/>
        </w:rPr>
        <w:t>מהלכת</w:t>
      </w:r>
      <w:r w:rsidRPr="007435EB">
        <w:rPr>
          <w:rtl/>
        </w:rPr>
        <w:t xml:space="preserve"> </w:t>
      </w:r>
      <w:r w:rsidRPr="005C3FF1">
        <w:rPr>
          <w:rStyle w:val="afffa"/>
          <w:rFonts w:hint="cs"/>
          <w:rtl/>
        </w:rPr>
        <w:t>בהרים</w:t>
      </w:r>
      <w:r w:rsidR="00FA7355" w:rsidRPr="007435EB">
        <w:rPr>
          <w:rFonts w:hint="cs"/>
          <w:rtl/>
        </w:rPr>
        <w:t>-</w:t>
      </w:r>
      <w:r w:rsidRPr="007435EB">
        <w:rPr>
          <w:rtl/>
        </w:rPr>
        <w:t xml:space="preserve"> </w:t>
      </w:r>
      <w:r w:rsidRPr="007435EB">
        <w:rPr>
          <w:rFonts w:hint="cs"/>
          <w:rtl/>
        </w:rPr>
        <w:t>כדי</w:t>
      </w:r>
      <w:r w:rsidRPr="007435EB">
        <w:rPr>
          <w:rtl/>
        </w:rPr>
        <w:t xml:space="preserve"> </w:t>
      </w:r>
      <w:r w:rsidRPr="007435EB">
        <w:rPr>
          <w:rFonts w:hint="cs"/>
          <w:rtl/>
        </w:rPr>
        <w:t>לפשר</w:t>
      </w:r>
      <w:r w:rsidRPr="007435EB">
        <w:rPr>
          <w:rtl/>
        </w:rPr>
        <w:t xml:space="preserve"> </w:t>
      </w:r>
      <w:r w:rsidRPr="007435EB">
        <w:rPr>
          <w:rFonts w:hint="cs"/>
          <w:rtl/>
        </w:rPr>
        <w:t>את</w:t>
      </w:r>
      <w:r w:rsidRPr="007435EB">
        <w:rPr>
          <w:rtl/>
        </w:rPr>
        <w:t xml:space="preserve"> </w:t>
      </w:r>
      <w:r w:rsidRPr="007435EB">
        <w:rPr>
          <w:rFonts w:hint="cs"/>
          <w:rtl/>
        </w:rPr>
        <w:t>השלגין</w:t>
      </w:r>
      <w:r w:rsidRPr="007435EB">
        <w:rPr>
          <w:rtl/>
        </w:rPr>
        <w:t>.</w:t>
      </w:r>
    </w:p>
    <w:p w14:paraId="6DE6DCFA" w14:textId="77777777" w:rsidR="00E8089F" w:rsidRPr="007435EB" w:rsidRDefault="00E8089F" w:rsidP="00E8089F">
      <w:pPr>
        <w:rPr>
          <w:rtl/>
        </w:rPr>
      </w:pPr>
      <w:r w:rsidRPr="007435EB">
        <w:rPr>
          <w:rFonts w:hint="cs"/>
          <w:rtl/>
        </w:rPr>
        <w:t>תמוז</w:t>
      </w:r>
      <w:r w:rsidRPr="007435EB">
        <w:rPr>
          <w:rtl/>
        </w:rPr>
        <w:t xml:space="preserve"> </w:t>
      </w:r>
      <w:r w:rsidRPr="007435EB">
        <w:rPr>
          <w:rFonts w:hint="cs"/>
          <w:rtl/>
        </w:rPr>
        <w:t>אב</w:t>
      </w:r>
      <w:r w:rsidRPr="007435EB">
        <w:rPr>
          <w:rtl/>
        </w:rPr>
        <w:t xml:space="preserve"> </w:t>
      </w:r>
      <w:r w:rsidRPr="007435EB">
        <w:rPr>
          <w:rFonts w:hint="cs"/>
          <w:rtl/>
        </w:rPr>
        <w:t>ואלול</w:t>
      </w:r>
      <w:r w:rsidRPr="007435EB">
        <w:rPr>
          <w:rtl/>
        </w:rPr>
        <w:t xml:space="preserve"> </w:t>
      </w:r>
      <w:r w:rsidR="00FA7355" w:rsidRPr="007435EB">
        <w:rPr>
          <w:rtl/>
        </w:rPr>
        <w:tab/>
      </w:r>
      <w:r w:rsidRPr="007435EB">
        <w:rPr>
          <w:rFonts w:hint="cs"/>
          <w:rtl/>
        </w:rPr>
        <w:t>מהלכת</w:t>
      </w:r>
      <w:r w:rsidRPr="007435EB">
        <w:rPr>
          <w:rtl/>
        </w:rPr>
        <w:t xml:space="preserve"> </w:t>
      </w:r>
      <w:r w:rsidRPr="005C3FF1">
        <w:rPr>
          <w:rStyle w:val="afffa"/>
          <w:rFonts w:hint="cs"/>
          <w:rtl/>
        </w:rPr>
        <w:t>בישוב</w:t>
      </w:r>
      <w:r w:rsidRPr="007435EB">
        <w:rPr>
          <w:rtl/>
        </w:rPr>
        <w:t xml:space="preserve"> </w:t>
      </w:r>
      <w:r w:rsidR="00FA7355" w:rsidRPr="007435EB">
        <w:rPr>
          <w:rFonts w:hint="cs"/>
          <w:rtl/>
        </w:rPr>
        <w:t>-</w:t>
      </w:r>
      <w:r w:rsidRPr="007435EB">
        <w:rPr>
          <w:rFonts w:hint="cs"/>
          <w:rtl/>
        </w:rPr>
        <w:t>כדי</w:t>
      </w:r>
      <w:r w:rsidRPr="007435EB">
        <w:rPr>
          <w:rtl/>
        </w:rPr>
        <w:t xml:space="preserve"> </w:t>
      </w:r>
      <w:r w:rsidRPr="007435EB">
        <w:rPr>
          <w:rFonts w:hint="cs"/>
          <w:rtl/>
        </w:rPr>
        <w:t>לבשל</w:t>
      </w:r>
      <w:r w:rsidRPr="007435EB">
        <w:rPr>
          <w:rtl/>
        </w:rPr>
        <w:t xml:space="preserve"> </w:t>
      </w:r>
      <w:r w:rsidRPr="007435EB">
        <w:rPr>
          <w:rFonts w:hint="cs"/>
          <w:rtl/>
        </w:rPr>
        <w:t>את</w:t>
      </w:r>
      <w:r w:rsidRPr="007435EB">
        <w:rPr>
          <w:rtl/>
        </w:rPr>
        <w:t xml:space="preserve"> </w:t>
      </w:r>
      <w:r w:rsidRPr="007435EB">
        <w:rPr>
          <w:rFonts w:hint="cs"/>
          <w:rtl/>
        </w:rPr>
        <w:t>הפירות</w:t>
      </w:r>
      <w:r w:rsidRPr="007435EB">
        <w:rPr>
          <w:rtl/>
        </w:rPr>
        <w:t>.</w:t>
      </w:r>
    </w:p>
    <w:p w14:paraId="4CB86772" w14:textId="77777777" w:rsidR="00E8089F" w:rsidRPr="007435EB" w:rsidRDefault="00E8089F" w:rsidP="00E8089F">
      <w:pPr>
        <w:rPr>
          <w:rtl/>
        </w:rPr>
      </w:pPr>
      <w:r w:rsidRPr="007435EB">
        <w:rPr>
          <w:rFonts w:hint="cs"/>
          <w:rtl/>
        </w:rPr>
        <w:t>תשרי</w:t>
      </w:r>
      <w:r w:rsidRPr="007435EB">
        <w:rPr>
          <w:rtl/>
        </w:rPr>
        <w:t xml:space="preserve"> </w:t>
      </w:r>
      <w:r w:rsidRPr="007435EB">
        <w:rPr>
          <w:rFonts w:hint="cs"/>
          <w:rtl/>
        </w:rPr>
        <w:t>מרחשון</w:t>
      </w:r>
      <w:r w:rsidRPr="007435EB">
        <w:rPr>
          <w:rtl/>
        </w:rPr>
        <w:t xml:space="preserve"> </w:t>
      </w:r>
      <w:r w:rsidRPr="007435EB">
        <w:rPr>
          <w:rFonts w:hint="cs"/>
          <w:rtl/>
        </w:rPr>
        <w:t>וכסליו</w:t>
      </w:r>
      <w:r w:rsidRPr="007435EB">
        <w:rPr>
          <w:rtl/>
        </w:rPr>
        <w:t xml:space="preserve"> </w:t>
      </w:r>
      <w:r w:rsidR="00FA7355" w:rsidRPr="007435EB">
        <w:rPr>
          <w:rtl/>
        </w:rPr>
        <w:tab/>
      </w:r>
      <w:r w:rsidRPr="007435EB">
        <w:rPr>
          <w:rFonts w:hint="cs"/>
          <w:rtl/>
        </w:rPr>
        <w:t>מהלכת</w:t>
      </w:r>
      <w:r w:rsidRPr="007435EB">
        <w:rPr>
          <w:rtl/>
        </w:rPr>
        <w:t xml:space="preserve"> </w:t>
      </w:r>
      <w:r w:rsidRPr="005C3FF1">
        <w:rPr>
          <w:rStyle w:val="afffa"/>
          <w:rFonts w:hint="cs"/>
          <w:rtl/>
        </w:rPr>
        <w:t>בימים</w:t>
      </w:r>
      <w:r w:rsidRPr="007435EB">
        <w:rPr>
          <w:rtl/>
        </w:rPr>
        <w:t xml:space="preserve"> </w:t>
      </w:r>
      <w:r w:rsidR="00FA7355" w:rsidRPr="007435EB">
        <w:rPr>
          <w:rFonts w:hint="cs"/>
          <w:rtl/>
        </w:rPr>
        <w:t>-</w:t>
      </w:r>
      <w:r w:rsidRPr="007435EB">
        <w:rPr>
          <w:rFonts w:hint="cs"/>
          <w:rtl/>
        </w:rPr>
        <w:t>כדי</w:t>
      </w:r>
      <w:r w:rsidRPr="007435EB">
        <w:rPr>
          <w:rtl/>
        </w:rPr>
        <w:t xml:space="preserve"> </w:t>
      </w:r>
      <w:r w:rsidRPr="007435EB">
        <w:rPr>
          <w:rFonts w:hint="cs"/>
          <w:rtl/>
        </w:rPr>
        <w:t>ליבש</w:t>
      </w:r>
      <w:r w:rsidRPr="007435EB">
        <w:rPr>
          <w:rtl/>
        </w:rPr>
        <w:t xml:space="preserve"> </w:t>
      </w:r>
      <w:r w:rsidRPr="007435EB">
        <w:rPr>
          <w:rFonts w:hint="cs"/>
          <w:rtl/>
        </w:rPr>
        <w:t>את</w:t>
      </w:r>
      <w:r w:rsidRPr="007435EB">
        <w:rPr>
          <w:rtl/>
        </w:rPr>
        <w:t xml:space="preserve"> </w:t>
      </w:r>
      <w:r w:rsidRPr="007435EB">
        <w:rPr>
          <w:rFonts w:hint="cs"/>
          <w:rtl/>
        </w:rPr>
        <w:t>הנהרות</w:t>
      </w:r>
      <w:r w:rsidRPr="007435EB">
        <w:rPr>
          <w:rtl/>
        </w:rPr>
        <w:t>.</w:t>
      </w:r>
    </w:p>
    <w:p w14:paraId="596552C2" w14:textId="77777777" w:rsidR="00E8089F" w:rsidRPr="007435EB" w:rsidRDefault="00E8089F" w:rsidP="00E8089F">
      <w:pPr>
        <w:rPr>
          <w:rtl/>
        </w:rPr>
      </w:pPr>
      <w:r w:rsidRPr="007435EB">
        <w:rPr>
          <w:rFonts w:hint="cs"/>
          <w:rtl/>
        </w:rPr>
        <w:t>טבת</w:t>
      </w:r>
      <w:r w:rsidRPr="007435EB">
        <w:rPr>
          <w:rtl/>
        </w:rPr>
        <w:t xml:space="preserve"> </w:t>
      </w:r>
      <w:r w:rsidRPr="007435EB">
        <w:rPr>
          <w:rFonts w:hint="cs"/>
          <w:rtl/>
        </w:rPr>
        <w:t>שבט</w:t>
      </w:r>
      <w:r w:rsidRPr="007435EB">
        <w:rPr>
          <w:rtl/>
        </w:rPr>
        <w:t xml:space="preserve"> </w:t>
      </w:r>
      <w:r w:rsidRPr="007435EB">
        <w:rPr>
          <w:rFonts w:hint="cs"/>
          <w:rtl/>
        </w:rPr>
        <w:t>ואדר</w:t>
      </w:r>
      <w:r w:rsidRPr="007435EB">
        <w:rPr>
          <w:rtl/>
        </w:rPr>
        <w:t xml:space="preserve"> </w:t>
      </w:r>
      <w:r w:rsidR="00FA7355" w:rsidRPr="007435EB">
        <w:rPr>
          <w:rtl/>
        </w:rPr>
        <w:tab/>
      </w:r>
      <w:r w:rsidRPr="007435EB">
        <w:rPr>
          <w:rFonts w:hint="cs"/>
          <w:rtl/>
        </w:rPr>
        <w:t>מהלכת</w:t>
      </w:r>
      <w:r w:rsidRPr="007435EB">
        <w:rPr>
          <w:rtl/>
        </w:rPr>
        <w:t xml:space="preserve"> </w:t>
      </w:r>
      <w:r w:rsidRPr="005C3FF1">
        <w:rPr>
          <w:rStyle w:val="afffa"/>
          <w:rFonts w:hint="cs"/>
          <w:rtl/>
        </w:rPr>
        <w:t>במדבר</w:t>
      </w:r>
      <w:r w:rsidR="00FA7355" w:rsidRPr="007435EB">
        <w:rPr>
          <w:rFonts w:hint="cs"/>
          <w:rtl/>
        </w:rPr>
        <w:t xml:space="preserve">- </w:t>
      </w:r>
      <w:r w:rsidRPr="007435EB">
        <w:rPr>
          <w:rtl/>
        </w:rPr>
        <w:t xml:space="preserve"> </w:t>
      </w:r>
      <w:r w:rsidRPr="007435EB">
        <w:rPr>
          <w:rFonts w:hint="cs"/>
          <w:rtl/>
        </w:rPr>
        <w:t>שלא</w:t>
      </w:r>
      <w:r w:rsidRPr="007435EB">
        <w:rPr>
          <w:rtl/>
        </w:rPr>
        <w:t xml:space="preserve"> </w:t>
      </w:r>
      <w:r w:rsidRPr="007435EB">
        <w:rPr>
          <w:rFonts w:hint="cs"/>
          <w:rtl/>
        </w:rPr>
        <w:t>ליבש</w:t>
      </w:r>
      <w:r w:rsidRPr="007435EB">
        <w:rPr>
          <w:rtl/>
        </w:rPr>
        <w:t xml:space="preserve"> </w:t>
      </w:r>
      <w:r w:rsidRPr="007435EB">
        <w:rPr>
          <w:rFonts w:hint="cs"/>
          <w:rtl/>
        </w:rPr>
        <w:t>את</w:t>
      </w:r>
      <w:r w:rsidRPr="007435EB">
        <w:rPr>
          <w:rtl/>
        </w:rPr>
        <w:t xml:space="preserve"> </w:t>
      </w:r>
      <w:r w:rsidRPr="007435EB">
        <w:rPr>
          <w:rFonts w:hint="cs"/>
          <w:rtl/>
        </w:rPr>
        <w:t>הזרעים</w:t>
      </w:r>
      <w:r w:rsidRPr="007435EB">
        <w:rPr>
          <w:rtl/>
        </w:rPr>
        <w:t>.</w:t>
      </w:r>
    </w:p>
    <w:p w14:paraId="1F24CE38" w14:textId="0107E95C" w:rsidR="00E8089F" w:rsidRPr="007435EB" w:rsidRDefault="00F47631" w:rsidP="00F47631">
      <w:pPr>
        <w:pStyle w:val="affd"/>
        <w:rPr>
          <w:bCs/>
          <w:rtl/>
        </w:rPr>
      </w:pPr>
      <w:r>
        <w:rPr>
          <w:rFonts w:hint="cs"/>
          <w:rtl/>
        </w:rPr>
        <w:t>***</w:t>
      </w:r>
    </w:p>
    <w:p w14:paraId="620809D7" w14:textId="77777777" w:rsidR="00E8089F" w:rsidRPr="005C3FF1" w:rsidRDefault="00E8089F" w:rsidP="009A151F">
      <w:pPr>
        <w:rPr>
          <w:rStyle w:val="afffa"/>
          <w:rtl/>
        </w:rPr>
      </w:pPr>
      <w:r w:rsidRPr="005C3FF1">
        <w:rPr>
          <w:rStyle w:val="afffa"/>
          <w:rFonts w:hint="cs"/>
          <w:rtl/>
        </w:rPr>
        <w:lastRenderedPageBreak/>
        <w:t>ורבי</w:t>
      </w:r>
      <w:r w:rsidRPr="005C3FF1">
        <w:rPr>
          <w:rStyle w:val="afffa"/>
          <w:rtl/>
        </w:rPr>
        <w:t xml:space="preserve"> </w:t>
      </w:r>
      <w:r w:rsidRPr="005C3FF1">
        <w:rPr>
          <w:rStyle w:val="afffa"/>
          <w:rFonts w:hint="cs"/>
          <w:rtl/>
        </w:rPr>
        <w:t>אליעזר</w:t>
      </w:r>
      <w:r w:rsidRPr="005C3FF1">
        <w:rPr>
          <w:rStyle w:val="afffa"/>
          <w:rtl/>
        </w:rPr>
        <w:t xml:space="preserve"> </w:t>
      </w:r>
      <w:r w:rsidRPr="005C3FF1">
        <w:rPr>
          <w:rStyle w:val="afffa"/>
          <w:rFonts w:hint="cs"/>
          <w:rtl/>
        </w:rPr>
        <w:t>אומר</w:t>
      </w:r>
      <w:r w:rsidRPr="005C3FF1">
        <w:rPr>
          <w:rStyle w:val="afffa"/>
          <w:rtl/>
        </w:rPr>
        <w:t xml:space="preserve"> </w:t>
      </w:r>
      <w:r w:rsidRPr="005C3FF1">
        <w:rPr>
          <w:rStyle w:val="afffa"/>
          <w:rFonts w:hint="cs"/>
          <w:rtl/>
        </w:rPr>
        <w:t>מאיסקופת</w:t>
      </w:r>
      <w:r w:rsidRPr="005C3FF1">
        <w:rPr>
          <w:rStyle w:val="afffa"/>
          <w:rtl/>
        </w:rPr>
        <w:t xml:space="preserve"> </w:t>
      </w:r>
      <w:r w:rsidRPr="005C3FF1">
        <w:rPr>
          <w:rStyle w:val="afffa"/>
          <w:rFonts w:hint="cs"/>
          <w:rtl/>
        </w:rPr>
        <w:t>כו</w:t>
      </w:r>
      <w:r w:rsidRPr="005C3FF1">
        <w:rPr>
          <w:rStyle w:val="afffa"/>
          <w:rtl/>
        </w:rPr>
        <w:t>'.</w:t>
      </w:r>
    </w:p>
    <w:p w14:paraId="696E7297" w14:textId="77777777" w:rsidR="00E8089F" w:rsidRPr="007435EB" w:rsidRDefault="00E8089F" w:rsidP="00E8089F">
      <w:pPr>
        <w:rPr>
          <w:rtl/>
        </w:rPr>
      </w:pPr>
      <w:r w:rsidRPr="007435EB">
        <w:rPr>
          <w:rFonts w:ascii="Fb Fontext" w:hAnsi="Fb Fontext" w:hint="cs"/>
          <w:rtl/>
        </w:rPr>
        <w:t>ו</w:t>
      </w:r>
      <w:r w:rsidR="00127038">
        <w:rPr>
          <w:rFonts w:ascii="Fb Fontext" w:hAnsi="Fb Fontext" w:hint="cs"/>
          <w:rtl/>
        </w:rPr>
        <w:t>אף</w:t>
      </w:r>
      <w:r w:rsidRPr="007435EB">
        <w:rPr>
          <w:rFonts w:ascii="Fb Fontext" w:hAnsi="Fb Fontext"/>
          <w:rtl/>
        </w:rPr>
        <w:t xml:space="preserve"> </w:t>
      </w:r>
      <w:r w:rsidRPr="007435EB">
        <w:rPr>
          <w:rFonts w:ascii="Fb Fontext" w:hAnsi="Fb Fontext" w:hint="cs"/>
          <w:rtl/>
        </w:rPr>
        <w:t>דמצי</w:t>
      </w:r>
      <w:r w:rsidRPr="007435EB">
        <w:rPr>
          <w:rFonts w:ascii="Fb Fontext" w:hAnsi="Fb Fontext"/>
          <w:rtl/>
        </w:rPr>
        <w:t xml:space="preserve"> </w:t>
      </w:r>
      <w:r w:rsidRPr="007435EB">
        <w:rPr>
          <w:rFonts w:ascii="Fb Fontext" w:hAnsi="Fb Fontext" w:hint="cs"/>
          <w:rtl/>
        </w:rPr>
        <w:t>עייל</w:t>
      </w:r>
      <w:r w:rsidRPr="007435EB">
        <w:rPr>
          <w:rFonts w:ascii="Fb Fontext" w:hAnsi="Fb Fontext"/>
          <w:rtl/>
        </w:rPr>
        <w:t xml:space="preserve">, </w:t>
      </w:r>
      <w:r w:rsidRPr="007435EB">
        <w:rPr>
          <w:rFonts w:ascii="Fb Fontext" w:hAnsi="Fb Fontext" w:hint="cs"/>
          <w:rtl/>
        </w:rPr>
        <w:t>דלא</w:t>
      </w:r>
      <w:r w:rsidRPr="007435EB">
        <w:rPr>
          <w:rFonts w:ascii="Fb Fontext" w:hAnsi="Fb Fontext"/>
          <w:rtl/>
        </w:rPr>
        <w:t xml:space="preserve"> </w:t>
      </w:r>
      <w:r w:rsidRPr="007435EB">
        <w:rPr>
          <w:rFonts w:ascii="Fb Fontext" w:hAnsi="Fb Fontext" w:hint="cs"/>
          <w:rtl/>
        </w:rPr>
        <w:t>אמרינן</w:t>
      </w:r>
      <w:r w:rsidRPr="007435EB">
        <w:rPr>
          <w:rFonts w:ascii="Fb Fontext" w:hAnsi="Fb Fontext"/>
          <w:rtl/>
        </w:rPr>
        <w:t xml:space="preserve"> </w:t>
      </w:r>
      <w:r w:rsidRPr="007435EB">
        <w:rPr>
          <w:rFonts w:ascii="Fb Fontext" w:hAnsi="Fb Fontext" w:hint="cs"/>
          <w:rtl/>
        </w:rPr>
        <w:t>ליה</w:t>
      </w:r>
      <w:r w:rsidRPr="007435EB">
        <w:rPr>
          <w:rFonts w:ascii="Fb Fontext" w:hAnsi="Fb Fontext"/>
          <w:rtl/>
        </w:rPr>
        <w:t xml:space="preserve"> </w:t>
      </w:r>
      <w:r w:rsidRPr="007435EB">
        <w:rPr>
          <w:rFonts w:ascii="Fb Fontext" w:hAnsi="Fb Fontext" w:hint="cs"/>
          <w:rtl/>
        </w:rPr>
        <w:t>קום</w:t>
      </w:r>
      <w:r w:rsidRPr="007435EB">
        <w:rPr>
          <w:rFonts w:ascii="Fb Fontext" w:hAnsi="Fb Fontext"/>
          <w:rtl/>
        </w:rPr>
        <w:t xml:space="preserve"> </w:t>
      </w:r>
      <w:r w:rsidRPr="007435EB">
        <w:rPr>
          <w:rFonts w:ascii="Fb Fontext" w:hAnsi="Fb Fontext" w:hint="cs"/>
          <w:rtl/>
        </w:rPr>
        <w:t>עייל</w:t>
      </w:r>
      <w:r w:rsidRPr="007435EB">
        <w:rPr>
          <w:rFonts w:ascii="Fb Fontext" w:hAnsi="Fb Fontext"/>
          <w:rtl/>
        </w:rPr>
        <w:t>.</w:t>
      </w:r>
    </w:p>
    <w:p w14:paraId="4D2F03DD" w14:textId="77777777" w:rsidR="00E8089F" w:rsidRPr="005C3FF1" w:rsidRDefault="00E8089F" w:rsidP="00E8089F">
      <w:pPr>
        <w:rPr>
          <w:rStyle w:val="afffa"/>
          <w:rtl/>
        </w:rPr>
      </w:pPr>
      <w:r w:rsidRPr="00F46A1C">
        <w:rPr>
          <w:rStyle w:val="affffd"/>
          <w:rFonts w:hint="cs"/>
          <w:rtl/>
        </w:rPr>
        <w:t>והך</w:t>
      </w:r>
      <w:r>
        <w:rPr>
          <w:rFonts w:hint="cs"/>
          <w:rtl/>
        </w:rPr>
        <w:t xml:space="preserve"> </w:t>
      </w:r>
      <w:r>
        <w:rPr>
          <w:rStyle w:val="affffd"/>
          <w:rFonts w:hint="cs"/>
          <w:rtl/>
          <w:rPrChange w:id="11211" w:author="מנוע אמוראים" w:date="2026-10-05T16:42:03Z">
            <w:rPr>
              <w:rFonts w:hint="cs"/>
              <w:rtl/>
            </w:rPr>
          </w:rPrChange>
        </w:rPr>
        <w:t xml:space="preserve">דלר</w:t>
      </w:r>
      <w:r>
        <w:rPr>
          <w:rStyle w:val="affffd"/>
          <w:rtl/>
          <w:rPrChange w:id="11212" w:author="מנוע אמוראים" w:date="2026-10-05T16:42:03Z">
            <w:rPr>
              <w:rtl/>
            </w:rPr>
          </w:rPrChange>
        </w:rPr>
        <w:t xml:space="preserve">"</w:t>
      </w:r>
      <w:r>
        <w:rPr>
          <w:rStyle w:val="affffd"/>
          <w:rFonts w:hint="cs"/>
          <w:rtl/>
          <w:rPrChange w:id="11213" w:author="מנוע אמוראים" w:date="2026-10-05T16:42:03Z">
            <w:rPr>
              <w:rFonts w:hint="cs"/>
              <w:rtl/>
            </w:rPr>
          </w:rPrChange>
        </w:rPr>
        <w:t xml:space="preserve">א</w:t>
      </w:r>
      <w:r>
        <w:rPr>
          <w:rFonts w:hint="cs"/>
          <w:rtl/>
        </w:rPr>
        <w:t xml:space="preserve"> יהודי</w:t>
      </w:r>
      <w:r w:rsidRPr="007435EB">
        <w:rPr>
          <w:rtl/>
        </w:rPr>
        <w:t xml:space="preserve"> </w:t>
      </w:r>
      <w:r w:rsidRPr="007435EB">
        <w:rPr>
          <w:rFonts w:hint="cs"/>
          <w:rtl/>
        </w:rPr>
        <w:t>ערל</w:t>
      </w:r>
      <w:r w:rsidRPr="007435EB">
        <w:rPr>
          <w:rtl/>
        </w:rPr>
        <w:t xml:space="preserve"> </w:t>
      </w:r>
      <w:r w:rsidRPr="007435EB">
        <w:rPr>
          <w:rFonts w:hint="cs"/>
          <w:rtl/>
        </w:rPr>
        <w:t>שלא</w:t>
      </w:r>
      <w:r w:rsidRPr="007435EB">
        <w:rPr>
          <w:rtl/>
        </w:rPr>
        <w:t xml:space="preserve"> </w:t>
      </w:r>
      <w:r w:rsidRPr="007435EB">
        <w:rPr>
          <w:rFonts w:hint="cs"/>
          <w:rtl/>
        </w:rPr>
        <w:t>מל</w:t>
      </w:r>
      <w:r w:rsidRPr="007435EB">
        <w:rPr>
          <w:rtl/>
        </w:rPr>
        <w:t xml:space="preserve"> </w:t>
      </w:r>
      <w:r w:rsidRPr="007435EB">
        <w:rPr>
          <w:rFonts w:hint="cs"/>
          <w:rtl/>
        </w:rPr>
        <w:t>ענוש</w:t>
      </w:r>
      <w:r w:rsidRPr="007435EB">
        <w:rPr>
          <w:rtl/>
        </w:rPr>
        <w:t xml:space="preserve"> </w:t>
      </w:r>
      <w:r w:rsidRPr="007435EB">
        <w:rPr>
          <w:rFonts w:hint="cs"/>
          <w:rtl/>
        </w:rPr>
        <w:t>כרת</w:t>
      </w:r>
      <w:r w:rsidRPr="007435EB">
        <w:rPr>
          <w:rtl/>
        </w:rPr>
        <w:t xml:space="preserve"> </w:t>
      </w:r>
      <w:r w:rsidRPr="007435EB">
        <w:rPr>
          <w:rFonts w:hint="cs"/>
          <w:rtl/>
        </w:rPr>
        <w:t>-כאביי</w:t>
      </w:r>
      <w:r w:rsidRPr="007435EB">
        <w:rPr>
          <w:rtl/>
        </w:rPr>
        <w:t xml:space="preserve">: </w:t>
      </w:r>
      <w:r w:rsidRPr="007435EB">
        <w:rPr>
          <w:rFonts w:hint="cs"/>
          <w:rtl/>
        </w:rPr>
        <w:t>דרך</w:t>
      </w:r>
      <w:r w:rsidRPr="007435EB">
        <w:rPr>
          <w:rtl/>
        </w:rPr>
        <w:t xml:space="preserve"> </w:t>
      </w:r>
      <w:r w:rsidRPr="007435EB">
        <w:rPr>
          <w:rFonts w:hint="cs"/>
          <w:rtl/>
        </w:rPr>
        <w:t>רחוקה</w:t>
      </w:r>
      <w:r w:rsidRPr="007435EB">
        <w:rPr>
          <w:rtl/>
        </w:rPr>
        <w:t xml:space="preserve"> </w:t>
      </w:r>
      <w:r w:rsidRPr="007435EB">
        <w:rPr>
          <w:rFonts w:hint="cs"/>
          <w:rtl/>
        </w:rPr>
        <w:t>לטהור</w:t>
      </w:r>
      <w:r w:rsidRPr="007435EB">
        <w:rPr>
          <w:rtl/>
        </w:rPr>
        <w:t xml:space="preserve"> </w:t>
      </w:r>
      <w:r w:rsidRPr="007435EB">
        <w:rPr>
          <w:rFonts w:hint="cs"/>
          <w:rtl/>
        </w:rPr>
        <w:t>ואין</w:t>
      </w:r>
      <w:r w:rsidRPr="007435EB">
        <w:rPr>
          <w:rtl/>
        </w:rPr>
        <w:t xml:space="preserve"> </w:t>
      </w:r>
      <w:r w:rsidRPr="007435EB">
        <w:rPr>
          <w:rFonts w:hint="cs"/>
          <w:rtl/>
        </w:rPr>
        <w:t>דרך</w:t>
      </w:r>
      <w:r w:rsidRPr="007435EB">
        <w:rPr>
          <w:rtl/>
        </w:rPr>
        <w:t xml:space="preserve"> </w:t>
      </w:r>
      <w:r w:rsidRPr="007435EB">
        <w:rPr>
          <w:rFonts w:hint="cs"/>
          <w:rtl/>
        </w:rPr>
        <w:t>רחוקה</w:t>
      </w:r>
      <w:r w:rsidRPr="007435EB">
        <w:rPr>
          <w:rtl/>
        </w:rPr>
        <w:t xml:space="preserve"> </w:t>
      </w:r>
      <w:r w:rsidRPr="007435EB">
        <w:rPr>
          <w:rFonts w:hint="cs"/>
          <w:rtl/>
        </w:rPr>
        <w:t>לטמא</w:t>
      </w:r>
      <w:r w:rsidRPr="007435EB">
        <w:rPr>
          <w:rtl/>
        </w:rPr>
        <w:t>.</w:t>
      </w:r>
    </w:p>
    <w:p w14:paraId="1FB41C8A" w14:textId="77777777" w:rsidR="00E8089F" w:rsidRPr="005C3FF1" w:rsidRDefault="00E8089F" w:rsidP="009A151F">
      <w:pPr>
        <w:rPr>
          <w:rStyle w:val="afffa"/>
          <w:rtl/>
        </w:rPr>
      </w:pPr>
      <w:r w:rsidRPr="005C3FF1">
        <w:rPr>
          <w:rStyle w:val="afffa"/>
          <w:rFonts w:hint="cs"/>
          <w:rtl/>
        </w:rPr>
        <w:t>רבא:</w:t>
      </w:r>
      <w:r w:rsidRPr="007435EB">
        <w:rPr>
          <w:rtl/>
        </w:rPr>
        <w:t xml:space="preserve"> </w:t>
      </w:r>
      <w:r w:rsidRPr="007435EB">
        <w:rPr>
          <w:rFonts w:hint="cs"/>
          <w:rtl/>
        </w:rPr>
        <w:t>תנאי</w:t>
      </w:r>
      <w:r w:rsidRPr="007435EB">
        <w:rPr>
          <w:rtl/>
        </w:rPr>
        <w:t xml:space="preserve"> </w:t>
      </w:r>
      <w:r>
        <w:rPr>
          <w:rFonts w:hint="cs"/>
          <w:rtl/>
        </w:rPr>
        <w:t xml:space="preserve">היא אליבא </w:t>
      </w:r>
      <w:r>
        <w:rPr>
          <w:rStyle w:val="affffd"/>
          <w:rFonts w:hint="cs"/>
          <w:rtl/>
          <w:rPrChange w:id="11214" w:author="מנוע אמוראים" w:date="2026-10-05T16:42:03Z">
            <w:rPr>
              <w:rFonts w:hint="cs"/>
              <w:rtl/>
            </w:rPr>
          </w:rPrChange>
        </w:rPr>
        <w:t xml:space="preserve">דר</w:t>
      </w:r>
      <w:r>
        <w:rPr>
          <w:rStyle w:val="affffd"/>
          <w:rtl/>
          <w:rPrChange w:id="11215" w:author="מנוע אמוראים" w:date="2026-10-05T16:42:03Z">
            <w:rPr>
              <w:rtl/>
            </w:rPr>
          </w:rPrChange>
        </w:rPr>
        <w:t xml:space="preserve">"</w:t>
      </w:r>
      <w:r>
        <w:rPr>
          <w:rStyle w:val="affffd"/>
          <w:rFonts w:hint="cs"/>
          <w:rtl/>
          <w:rPrChange w:id="11216" w:author="מנוע אמוראים" w:date="2026-10-05T16:42:03Z">
            <w:rPr>
              <w:rFonts w:hint="cs"/>
              <w:rtl/>
            </w:rPr>
          </w:rPrChange>
        </w:rPr>
        <w:t xml:space="preserve">א</w:t>
      </w:r>
      <w:r w:rsidRPr="007435EB">
        <w:rPr>
          <w:rtl/>
        </w:rPr>
        <w:t>.</w:t>
      </w:r>
    </w:p>
    <w:p w14:paraId="5BB79925" w14:textId="77777777" w:rsidR="00E8089F" w:rsidRPr="005C3FF1" w:rsidRDefault="00E8089F" w:rsidP="009A151F">
      <w:pPr>
        <w:rPr>
          <w:rStyle w:val="afffa"/>
          <w:rtl/>
        </w:rPr>
      </w:pPr>
      <w:r w:rsidRPr="005C3FF1">
        <w:rPr>
          <w:rStyle w:val="afffa"/>
          <w:rFonts w:hint="cs"/>
          <w:rtl/>
        </w:rPr>
        <w:t>א.</w:t>
      </w:r>
      <w:r>
        <w:rPr>
          <w:rFonts w:hint="cs"/>
          <w:rtl/>
        </w:rPr>
        <w:t xml:space="preserve"> </w:t>
      </w:r>
      <w:r>
        <w:rPr>
          <w:rStyle w:val="affffd"/>
          <w:rFonts w:hint="cs"/>
          <w:rtl/>
          <w:rPrChange w:id="11217" w:author="מנוע אמוראים" w:date="2026-10-05T16:42:03Z">
            <w:rPr>
              <w:rFonts w:hint="cs"/>
              <w:rtl/>
            </w:rPr>
          </w:rPrChange>
        </w:rPr>
        <w:t xml:space="preserve">ר</w:t>
      </w:r>
      <w:r>
        <w:rPr>
          <w:rStyle w:val="affffd"/>
          <w:rtl/>
          <w:rPrChange w:id="11218" w:author="מנוע אמוראים" w:date="2026-10-05T16:42:03Z">
            <w:rPr>
              <w:rtl/>
            </w:rPr>
          </w:rPrChange>
        </w:rPr>
        <w:t xml:space="preserve">"</w:t>
      </w:r>
      <w:r>
        <w:rPr>
          <w:rStyle w:val="affffd"/>
          <w:rFonts w:hint="cs"/>
          <w:rtl/>
          <w:rPrChange w:id="11219" w:author="מנוע אמוראים" w:date="2026-10-05T16:42:03Z">
            <w:rPr>
              <w:rFonts w:hint="cs"/>
              <w:rtl/>
            </w:rPr>
          </w:rPrChange>
        </w:rPr>
        <w:t xml:space="preserve">א</w:t>
      </w:r>
      <w:r w:rsidRPr="007435EB">
        <w:rPr>
          <w:rtl/>
        </w:rPr>
        <w:t xml:space="preserve">: </w:t>
      </w:r>
      <w:r w:rsidRPr="007435EB">
        <w:rPr>
          <w:rFonts w:hint="cs"/>
          <w:rtl/>
        </w:rPr>
        <w:t>נאמר</w:t>
      </w:r>
      <w:r w:rsidRPr="00AC0CB1">
        <w:rPr>
          <w:rStyle w:val="af2"/>
          <w:rtl/>
        </w:rPr>
        <w:t xml:space="preserve"> </w:t>
      </w:r>
      <w:r w:rsidRPr="00AC0CB1">
        <w:rPr>
          <w:rStyle w:val="af2"/>
          <w:rFonts w:hint="cs"/>
          <w:rtl/>
        </w:rPr>
        <w:t>'ריחוק</w:t>
      </w:r>
      <w:r w:rsidRPr="00AC0CB1">
        <w:rPr>
          <w:rStyle w:val="af2"/>
          <w:rtl/>
        </w:rPr>
        <w:t xml:space="preserve"> </w:t>
      </w:r>
      <w:r w:rsidRPr="00AC0CB1">
        <w:rPr>
          <w:rStyle w:val="af2"/>
          <w:rFonts w:hint="cs"/>
          <w:rtl/>
        </w:rPr>
        <w:t>מקום'</w:t>
      </w:r>
      <w:r w:rsidRPr="00AC0CB1">
        <w:rPr>
          <w:rStyle w:val="af2"/>
          <w:rtl/>
        </w:rPr>
        <w:t xml:space="preserve"> </w:t>
      </w:r>
      <w:r w:rsidRPr="007435EB">
        <w:rPr>
          <w:rFonts w:hint="cs"/>
          <w:rtl/>
        </w:rPr>
        <w:t>בפסח</w:t>
      </w:r>
      <w:r w:rsidRPr="007435EB">
        <w:rPr>
          <w:rtl/>
        </w:rPr>
        <w:t xml:space="preserve"> </w:t>
      </w:r>
      <w:r w:rsidRPr="007435EB">
        <w:rPr>
          <w:rFonts w:hint="cs"/>
          <w:rtl/>
        </w:rPr>
        <w:t>ונאמר</w:t>
      </w:r>
      <w:r w:rsidRPr="007435EB">
        <w:rPr>
          <w:rtl/>
        </w:rPr>
        <w:t xml:space="preserve"> </w:t>
      </w:r>
      <w:r w:rsidRPr="007435EB">
        <w:rPr>
          <w:rFonts w:hint="cs"/>
          <w:rtl/>
        </w:rPr>
        <w:t>ריחוק</w:t>
      </w:r>
      <w:r w:rsidRPr="007435EB">
        <w:rPr>
          <w:rtl/>
        </w:rPr>
        <w:t xml:space="preserve"> </w:t>
      </w:r>
      <w:r w:rsidRPr="007435EB">
        <w:rPr>
          <w:rFonts w:hint="cs"/>
          <w:rtl/>
        </w:rPr>
        <w:t>מקום</w:t>
      </w:r>
      <w:r w:rsidRPr="007435EB">
        <w:rPr>
          <w:rtl/>
        </w:rPr>
        <w:t xml:space="preserve"> </w:t>
      </w:r>
      <w:r w:rsidRPr="007435EB">
        <w:rPr>
          <w:rFonts w:hint="cs"/>
          <w:rtl/>
        </w:rPr>
        <w:t>במעשר</w:t>
      </w:r>
      <w:r w:rsidRPr="007435EB">
        <w:rPr>
          <w:rtl/>
        </w:rPr>
        <w:t>.</w:t>
      </w:r>
      <w:r w:rsidRPr="007435EB">
        <w:rPr>
          <w:rFonts w:hint="cs"/>
          <w:rtl/>
        </w:rPr>
        <w:t xml:space="preserve"> מה</w:t>
      </w:r>
      <w:r w:rsidRPr="007435EB">
        <w:rPr>
          <w:rtl/>
        </w:rPr>
        <w:t xml:space="preserve"> </w:t>
      </w:r>
      <w:r w:rsidRPr="007435EB">
        <w:rPr>
          <w:rFonts w:hint="cs"/>
          <w:rtl/>
        </w:rPr>
        <w:t>להלן</w:t>
      </w:r>
      <w:r w:rsidRPr="007435EB">
        <w:rPr>
          <w:rtl/>
        </w:rPr>
        <w:t xml:space="preserve"> </w:t>
      </w:r>
      <w:r w:rsidRPr="007435EB">
        <w:rPr>
          <w:rFonts w:hint="cs"/>
          <w:rtl/>
        </w:rPr>
        <w:t>אף</w:t>
      </w:r>
      <w:r w:rsidRPr="007435EB">
        <w:rPr>
          <w:rtl/>
        </w:rPr>
        <w:t xml:space="preserve"> </w:t>
      </w:r>
      <w:r w:rsidRPr="007435EB">
        <w:rPr>
          <w:rFonts w:hint="cs"/>
          <w:rtl/>
        </w:rPr>
        <w:t>כאן</w:t>
      </w:r>
      <w:r w:rsidRPr="007435EB">
        <w:rPr>
          <w:rtl/>
        </w:rPr>
        <w:t xml:space="preserve"> </w:t>
      </w:r>
      <w:r w:rsidRPr="007435EB">
        <w:rPr>
          <w:rFonts w:hint="cs"/>
          <w:rtl/>
        </w:rPr>
        <w:t>חוץ</w:t>
      </w:r>
      <w:r w:rsidRPr="007435EB">
        <w:rPr>
          <w:rtl/>
        </w:rPr>
        <w:t xml:space="preserve"> </w:t>
      </w:r>
      <w:r w:rsidRPr="007435EB">
        <w:rPr>
          <w:rFonts w:hint="cs"/>
          <w:rtl/>
        </w:rPr>
        <w:t>לאכילתו</w:t>
      </w:r>
      <w:r w:rsidRPr="007435EB">
        <w:rPr>
          <w:rtl/>
        </w:rPr>
        <w:t>.</w:t>
      </w:r>
    </w:p>
    <w:p w14:paraId="2D7B176E" w14:textId="77777777" w:rsidR="00E8089F" w:rsidRPr="007435EB" w:rsidRDefault="00E8089F" w:rsidP="009A151F">
      <w:pPr>
        <w:rPr>
          <w:rtl/>
        </w:rPr>
      </w:pPr>
      <w:r w:rsidRPr="005C3FF1">
        <w:rPr>
          <w:rStyle w:val="afffa"/>
          <w:rFonts w:hint="cs"/>
          <w:rtl/>
        </w:rPr>
        <w:t>ב.</w:t>
      </w:r>
      <w:r>
        <w:rPr>
          <w:rFonts w:hint="cs"/>
          <w:sz w:val="20"/>
          <w:rtl/>
        </w:rPr>
        <w:t xml:space="preserve"> </w:t>
      </w:r>
      <w:r>
        <w:rPr>
          <w:rStyle w:val="affffd"/>
          <w:rFonts w:hint="cs"/>
          <w:sz w:val="20"/>
          <w:rtl/>
          <w:rPrChange w:id="11220" w:author="מנוע אמוראים" w:date="2026-10-05T16:42:03Z">
            <w:rPr>
              <w:rFonts w:hint="cs"/>
              <w:sz w:val="20"/>
              <w:rtl/>
            </w:rPr>
          </w:rPrChange>
        </w:rPr>
        <w:t xml:space="preserve">ריב</w:t>
      </w:r>
      <w:r>
        <w:rPr>
          <w:rStyle w:val="affffd"/>
          <w:sz w:val="20"/>
          <w:rtl/>
          <w:rPrChange w:id="11221" w:author="מנוע אמוראים" w:date="2026-10-05T16:42:03Z">
            <w:rPr>
              <w:sz w:val="20"/>
              <w:rtl/>
            </w:rPr>
          </w:rPrChange>
        </w:rPr>
        <w:t xml:space="preserve">"</w:t>
      </w:r>
      <w:r>
        <w:rPr>
          <w:rStyle w:val="affffd"/>
          <w:rFonts w:hint="cs"/>
          <w:sz w:val="20"/>
          <w:rtl/>
          <w:rPrChange w:id="11222" w:author="מנוע אמוראים" w:date="2026-10-05T16:42:03Z">
            <w:rPr>
              <w:rFonts w:hint="cs"/>
              <w:sz w:val="20"/>
              <w:rtl/>
            </w:rPr>
          </w:rPrChange>
        </w:rPr>
        <w:t xml:space="preserve">י</w:t>
      </w:r>
      <w:r>
        <w:rPr>
          <w:rFonts w:hint="cs"/>
          <w:sz w:val="20"/>
          <w:rtl/>
        </w:rPr>
        <w:t xml:space="preserve"> </w:t>
      </w:r>
      <w:r>
        <w:rPr>
          <w:rStyle w:val="affffd"/>
          <w:rFonts w:hint="cs"/>
          <w:sz w:val="20"/>
          <w:rtl/>
          <w:rPrChange w:id="11223" w:author="מנוע אמוראים" w:date="2026-10-05T16:42:03Z">
            <w:rPr>
              <w:rFonts w:hint="cs"/>
              <w:sz w:val="20"/>
              <w:rtl/>
            </w:rPr>
          </w:rPrChange>
        </w:rPr>
        <w:t xml:space="preserve">מר</w:t>
      </w:r>
      <w:r>
        <w:rPr>
          <w:rStyle w:val="affffd"/>
          <w:sz w:val="20"/>
          <w:rtl/>
          <w:rPrChange w:id="11224" w:author="מנוע אמוראים" w:date="2026-10-05T16:42:03Z">
            <w:rPr>
              <w:sz w:val="20"/>
              <w:rtl/>
            </w:rPr>
          </w:rPrChange>
        </w:rPr>
        <w:t xml:space="preserve">"</w:t>
      </w:r>
      <w:r>
        <w:rPr>
          <w:rStyle w:val="affffd"/>
          <w:rFonts w:hint="cs"/>
          <w:sz w:val="20"/>
          <w:rtl/>
          <w:rPrChange w:id="11225" w:author="מנוע אמוראים" w:date="2026-10-05T16:42:03Z">
            <w:rPr>
              <w:rFonts w:hint="cs"/>
              <w:sz w:val="20"/>
              <w:rtl/>
            </w:rPr>
          </w:rPrChange>
        </w:rPr>
        <w:t xml:space="preserve">א</w:t>
      </w:r>
      <w:r w:rsidRPr="007435EB">
        <w:rPr>
          <w:sz w:val="20"/>
          <w:rtl/>
        </w:rPr>
        <w:t xml:space="preserve">: </w:t>
      </w:r>
      <w:r w:rsidRPr="007435EB">
        <w:rPr>
          <w:rFonts w:hint="cs"/>
          <w:sz w:val="20"/>
          <w:rtl/>
        </w:rPr>
        <w:t>חוץ</w:t>
      </w:r>
      <w:r w:rsidRPr="007435EB">
        <w:rPr>
          <w:sz w:val="20"/>
          <w:rtl/>
        </w:rPr>
        <w:t xml:space="preserve"> </w:t>
      </w:r>
      <w:r w:rsidRPr="007435EB">
        <w:rPr>
          <w:rFonts w:hint="cs"/>
          <w:sz w:val="20"/>
          <w:rtl/>
        </w:rPr>
        <w:t>לעשייתו</w:t>
      </w:r>
      <w:r w:rsidRPr="007435EB">
        <w:rPr>
          <w:sz w:val="20"/>
          <w:rtl/>
        </w:rPr>
        <w:t>.</w:t>
      </w:r>
      <w:r w:rsidRPr="007435EB">
        <w:rPr>
          <w:rFonts w:hint="cs"/>
          <w:sz w:val="20"/>
          <w:rtl/>
        </w:rPr>
        <w:t xml:space="preserve"> והיינו חוץ לעשרה וא</w:t>
      </w:r>
      <w:r w:rsidRPr="007435EB">
        <w:rPr>
          <w:sz w:val="20"/>
          <w:rtl/>
        </w:rPr>
        <w:t>"</w:t>
      </w:r>
      <w:r w:rsidRPr="007435EB">
        <w:rPr>
          <w:rFonts w:hint="cs"/>
          <w:sz w:val="20"/>
          <w:rtl/>
        </w:rPr>
        <w:t>כ יתכן דזו דעה שלישית דחוץ למודיעים</w:t>
      </w:r>
      <w:r w:rsidRPr="007435EB">
        <w:rPr>
          <w:sz w:val="20"/>
          <w:rtl/>
        </w:rPr>
        <w:t>.</w:t>
      </w:r>
    </w:p>
    <w:p w14:paraId="663E9B85" w14:textId="77777777" w:rsidR="00E8089F" w:rsidRPr="007435EB" w:rsidRDefault="00E8089F" w:rsidP="00E8089F">
      <w:pPr>
        <w:rPr>
          <w:rtl/>
        </w:rPr>
      </w:pPr>
      <w:r w:rsidRPr="007435EB">
        <w:rPr>
          <w:rFonts w:ascii="Fb Fontext" w:hAnsi="Fb Fontext" w:hint="cs"/>
          <w:rtl/>
        </w:rPr>
        <w:t>וא</w:t>
      </w:r>
      <w:r w:rsidRPr="007435EB">
        <w:rPr>
          <w:rFonts w:ascii="Fb Fontext" w:hAnsi="Fb Fontext"/>
          <w:rtl/>
        </w:rPr>
        <w:t>"</w:t>
      </w:r>
      <w:r>
        <w:rPr>
          <w:rFonts w:ascii="Fb Fontext" w:hAnsi="Fb Fontext" w:hint="cs"/>
          <w:rtl/>
        </w:rPr>
        <w:t xml:space="preserve">כ הך </w:t>
      </w:r>
      <w:r>
        <w:rPr>
          <w:rStyle w:val="affffd"/>
          <w:rFonts w:ascii="Fb Fontext" w:hAnsi="Fb Fontext" w:hint="cs"/>
          <w:rtl/>
          <w:rPrChange w:id="11226" w:author="מנוע אמוראים" w:date="2026-10-05T16:42:03Z">
            <w:rPr>
              <w:rFonts w:ascii="Fb Fontext" w:hAnsi="Fb Fontext" w:hint="cs"/>
              <w:rtl/>
            </w:rPr>
          </w:rPrChange>
        </w:rPr>
        <w:t xml:space="preserve">דאריב</w:t>
      </w:r>
      <w:r>
        <w:rPr>
          <w:rStyle w:val="affffd"/>
          <w:rFonts w:ascii="Fb Fontext" w:hAnsi="Fb Fontext"/>
          <w:rtl/>
          <w:rPrChange w:id="11227" w:author="מנוע אמוראים" w:date="2026-10-05T16:42:03Z">
            <w:rPr>
              <w:rFonts w:ascii="Fb Fontext" w:hAnsi="Fb Fontext"/>
              <w:rtl/>
            </w:rPr>
          </w:rPrChange>
        </w:rPr>
        <w:t xml:space="preserve">"</w:t>
      </w:r>
      <w:r>
        <w:rPr>
          <w:rStyle w:val="affffd"/>
          <w:rFonts w:ascii="Fb Fontext" w:hAnsi="Fb Fontext" w:hint="cs"/>
          <w:rtl/>
          <w:rPrChange w:id="11228" w:author="מנוע אמוראים" w:date="2026-10-05T16:42:03Z">
            <w:rPr>
              <w:rFonts w:ascii="Fb Fontext" w:hAnsi="Fb Fontext" w:hint="cs"/>
              <w:rtl/>
            </w:rPr>
          </w:rPrChange>
        </w:rPr>
        <w:t xml:space="preserve">י</w:t>
      </w:r>
      <w:r w:rsidRPr="007435EB">
        <w:rPr>
          <w:rFonts w:ascii="Fb Fontext" w:hAnsi="Fb Fontext"/>
          <w:rtl/>
        </w:rPr>
        <w:t xml:space="preserve">: </w:t>
      </w:r>
      <w:r w:rsidRPr="007435EB">
        <w:rPr>
          <w:rFonts w:ascii="Fb Fontext" w:hAnsi="Fb Fontext" w:hint="cs"/>
          <w:rtl/>
        </w:rPr>
        <w:t>בטמאים</w:t>
      </w:r>
      <w:r w:rsidRPr="007435EB">
        <w:rPr>
          <w:rFonts w:ascii="Fb Fontext" w:hAnsi="Fb Fontext"/>
          <w:rtl/>
        </w:rPr>
        <w:t xml:space="preserve"> - </w:t>
      </w:r>
      <w:r w:rsidRPr="007435EB">
        <w:rPr>
          <w:rFonts w:ascii="Fb Fontext" w:hAnsi="Fb Fontext" w:hint="cs"/>
          <w:rtl/>
        </w:rPr>
        <w:t>הלך</w:t>
      </w:r>
      <w:r w:rsidRPr="007435EB">
        <w:rPr>
          <w:rFonts w:ascii="Fb Fontext" w:hAnsi="Fb Fontext"/>
          <w:rtl/>
        </w:rPr>
        <w:t xml:space="preserve"> </w:t>
      </w:r>
      <w:r w:rsidRPr="007435EB">
        <w:rPr>
          <w:rFonts w:ascii="Fb Fontext" w:hAnsi="Fb Fontext" w:hint="cs"/>
          <w:rtl/>
        </w:rPr>
        <w:t>אחר</w:t>
      </w:r>
      <w:r w:rsidRPr="007435EB">
        <w:rPr>
          <w:rFonts w:ascii="Fb Fontext" w:hAnsi="Fb Fontext"/>
          <w:rtl/>
        </w:rPr>
        <w:t xml:space="preserve"> </w:t>
      </w:r>
      <w:r w:rsidRPr="007435EB">
        <w:rPr>
          <w:rFonts w:ascii="Fb Fontext" w:hAnsi="Fb Fontext" w:hint="cs"/>
          <w:rtl/>
        </w:rPr>
        <w:t>רוב</w:t>
      </w:r>
      <w:r w:rsidRPr="007435EB">
        <w:rPr>
          <w:rFonts w:ascii="Fb Fontext" w:hAnsi="Fb Fontext"/>
          <w:rtl/>
        </w:rPr>
        <w:t xml:space="preserve"> </w:t>
      </w:r>
      <w:r w:rsidRPr="007435EB">
        <w:rPr>
          <w:rFonts w:ascii="Fb Fontext" w:hAnsi="Fb Fontext" w:hint="cs"/>
          <w:rtl/>
        </w:rPr>
        <w:t>העומדין</w:t>
      </w:r>
      <w:r w:rsidRPr="007435EB">
        <w:rPr>
          <w:rFonts w:ascii="Fb Fontext" w:hAnsi="Fb Fontext"/>
          <w:rtl/>
        </w:rPr>
        <w:t xml:space="preserve"> </w:t>
      </w:r>
      <w:r w:rsidRPr="007435EB">
        <w:rPr>
          <w:rFonts w:ascii="Fb Fontext" w:hAnsi="Fb Fontext" w:hint="cs"/>
          <w:rtl/>
        </w:rPr>
        <w:t>בעזרה</w:t>
      </w:r>
      <w:r w:rsidRPr="007435EB">
        <w:rPr>
          <w:rFonts w:ascii="Fb Fontext" w:hAnsi="Fb Fontext"/>
          <w:rtl/>
        </w:rPr>
        <w:t>.</w:t>
      </w:r>
      <w:r>
        <w:rPr>
          <w:rFonts w:ascii="Fb Fontext" w:hAnsi="Fb Fontext" w:hint="cs"/>
          <w:rtl/>
        </w:rPr>
        <w:t xml:space="preserve"> הוא </w:t>
      </w:r>
      <w:r>
        <w:rPr>
          <w:rStyle w:val="affffd"/>
          <w:rFonts w:ascii="Fb Fontext" w:hAnsi="Fb Fontext" w:hint="cs"/>
          <w:rtl/>
          <w:rPrChange w:id="11229" w:author="מנוע אמוראים" w:date="2026-10-05T16:42:03Z">
            <w:rPr>
              <w:rFonts w:ascii="Fb Fontext" w:hAnsi="Fb Fontext" w:hint="cs"/>
              <w:rtl/>
            </w:rPr>
          </w:rPrChange>
        </w:rPr>
        <w:t xml:space="preserve">כריב</w:t>
      </w:r>
      <w:r>
        <w:rPr>
          <w:rStyle w:val="affffd"/>
          <w:rFonts w:ascii="Fb Fontext" w:hAnsi="Fb Fontext"/>
          <w:rtl/>
          <w:rPrChange w:id="11230" w:author="מנוע אמוראים" w:date="2026-10-05T16:42:03Z">
            <w:rPr>
              <w:rFonts w:ascii="Fb Fontext" w:hAnsi="Fb Fontext"/>
              <w:rtl/>
            </w:rPr>
          </w:rPrChange>
        </w:rPr>
        <w:t xml:space="preserve">"</w:t>
      </w:r>
      <w:r>
        <w:rPr>
          <w:rStyle w:val="affffd"/>
          <w:rFonts w:ascii="Fb Fontext" w:hAnsi="Fb Fontext" w:hint="cs"/>
          <w:rtl/>
          <w:rPrChange w:id="11231" w:author="מנוע אמוראים" w:date="2026-10-05T16:42:03Z">
            <w:rPr>
              <w:rFonts w:ascii="Fb Fontext" w:hAnsi="Fb Fontext" w:hint="cs"/>
              <w:rtl/>
            </w:rPr>
          </w:rPrChange>
        </w:rPr>
        <w:t xml:space="preserve">י</w:t>
      </w:r>
      <w:r>
        <w:rPr>
          <w:rFonts w:ascii="Fb Fontext" w:hAnsi="Fb Fontext" w:hint="cs"/>
          <w:rtl/>
        </w:rPr>
        <w:t xml:space="preserve"> שאמר</w:t>
      </w:r>
      <w:r w:rsidRPr="007435EB">
        <w:rPr>
          <w:rFonts w:ascii="Fb Fontext" w:hAnsi="Fb Fontext"/>
          <w:rtl/>
        </w:rPr>
        <w:t xml:space="preserve"> </w:t>
      </w:r>
      <w:r w:rsidRPr="007435EB">
        <w:rPr>
          <w:rFonts w:ascii="Fb Fontext" w:hAnsi="Fb Fontext" w:hint="cs"/>
          <w:rtl/>
        </w:rPr>
        <w:t>משום</w:t>
      </w:r>
      <w:r w:rsidRPr="007435EB">
        <w:rPr>
          <w:rFonts w:ascii="Fb Fontext" w:hAnsi="Fb Fontext"/>
          <w:rtl/>
        </w:rPr>
        <w:t xml:space="preserve"> </w:t>
      </w:r>
      <w:r>
        <w:rPr>
          <w:rStyle w:val="affffd"/>
          <w:rFonts w:ascii="Fb Fontext" w:hAnsi="Fb Fontext" w:hint="cs"/>
          <w:rtl/>
          <w:rPrChange w:id="11232" w:author="מנוע אמוראים" w:date="2026-10-05T16:42:03Z">
            <w:rPr>
              <w:rFonts w:ascii="Fb Fontext" w:hAnsi="Fb Fontext" w:hint="cs"/>
              <w:rtl/>
            </w:rPr>
          </w:rPrChange>
        </w:rPr>
        <w:t xml:space="preserve">ר</w:t>
      </w:r>
      <w:r>
        <w:rPr>
          <w:rStyle w:val="affffd"/>
          <w:rFonts w:ascii="Fb Fontext" w:hAnsi="Fb Fontext"/>
          <w:rtl/>
          <w:rPrChange w:id="11233" w:author="מנוע אמוראים" w:date="2026-10-05T16:42:03Z">
            <w:rPr>
              <w:rFonts w:ascii="Fb Fontext" w:hAnsi="Fb Fontext"/>
              <w:rtl/>
            </w:rPr>
          </w:rPrChange>
        </w:rPr>
        <w:t xml:space="preserve">"</w:t>
      </w:r>
      <w:r>
        <w:rPr>
          <w:rStyle w:val="affffd"/>
          <w:rFonts w:ascii="Fb Fontext" w:hAnsi="Fb Fontext" w:hint="cs"/>
          <w:rtl/>
          <w:rPrChange w:id="11234" w:author="מנוע אמוראים" w:date="2026-10-05T16:42:03Z">
            <w:rPr>
              <w:rFonts w:ascii="Fb Fontext" w:hAnsi="Fb Fontext" w:hint="cs"/>
              <w:rtl/>
            </w:rPr>
          </w:rPrChange>
        </w:rPr>
        <w:t xml:space="preserve">א</w:t>
      </w:r>
      <w:r w:rsidRPr="007435EB">
        <w:rPr>
          <w:rFonts w:ascii="Fb Fontext" w:hAnsi="Fb Fontext"/>
          <w:rtl/>
        </w:rPr>
        <w:t>.</w:t>
      </w:r>
    </w:p>
    <w:p w14:paraId="0AE11EE0" w14:textId="600C7F3E" w:rsidR="00E8089F" w:rsidRPr="007435EB" w:rsidRDefault="00F47631" w:rsidP="00F47631">
      <w:pPr>
        <w:pStyle w:val="affd"/>
        <w:rPr>
          <w:bCs/>
          <w:rtl/>
        </w:rPr>
      </w:pPr>
      <w:r>
        <w:rPr>
          <w:rFonts w:hint="cs"/>
          <w:rtl/>
        </w:rPr>
        <w:t>***</w:t>
      </w:r>
    </w:p>
    <w:p w14:paraId="796A3DE1" w14:textId="77777777" w:rsidR="00E8089F" w:rsidRPr="005C3FF1" w:rsidRDefault="00E8089F" w:rsidP="009A151F">
      <w:pPr>
        <w:rPr>
          <w:rStyle w:val="afffa"/>
          <w:rtl/>
        </w:rPr>
      </w:pPr>
      <w:r w:rsidRPr="005C3FF1">
        <w:rPr>
          <w:rStyle w:val="afffa"/>
          <w:rFonts w:hint="cs"/>
          <w:rtl/>
        </w:rPr>
        <w:t>אמר</w:t>
      </w:r>
      <w:r w:rsidRPr="005C3FF1">
        <w:rPr>
          <w:rStyle w:val="afffa"/>
          <w:rtl/>
        </w:rPr>
        <w:t xml:space="preserve"> </w:t>
      </w:r>
      <w:r w:rsidRPr="005C3FF1">
        <w:rPr>
          <w:rStyle w:val="afffa"/>
          <w:rFonts w:hint="cs"/>
          <w:rtl/>
        </w:rPr>
        <w:t>לו</w:t>
      </w:r>
      <w:r w:rsidRPr="005C3FF1">
        <w:rPr>
          <w:rStyle w:val="afffa"/>
          <w:rtl/>
        </w:rPr>
        <w:t xml:space="preserve"> </w:t>
      </w:r>
      <w:r w:rsidRPr="005C3FF1">
        <w:rPr>
          <w:rStyle w:val="afffa"/>
          <w:rFonts w:hint="cs"/>
          <w:rtl/>
        </w:rPr>
        <w:t>רבי</w:t>
      </w:r>
      <w:r w:rsidRPr="005C3FF1">
        <w:rPr>
          <w:rStyle w:val="afffa"/>
          <w:rtl/>
        </w:rPr>
        <w:t xml:space="preserve"> </w:t>
      </w:r>
      <w:r w:rsidRPr="005C3FF1">
        <w:rPr>
          <w:rStyle w:val="afffa"/>
          <w:rFonts w:hint="cs"/>
          <w:rtl/>
        </w:rPr>
        <w:t>יוסי</w:t>
      </w:r>
      <w:r w:rsidRPr="005C3FF1">
        <w:rPr>
          <w:rStyle w:val="afffa"/>
          <w:rtl/>
        </w:rPr>
        <w:t xml:space="preserve"> </w:t>
      </w:r>
      <w:r w:rsidRPr="005C3FF1">
        <w:rPr>
          <w:rStyle w:val="afffa"/>
          <w:rFonts w:hint="cs"/>
          <w:rtl/>
        </w:rPr>
        <w:t>לפיכך</w:t>
      </w:r>
      <w:r w:rsidRPr="005C3FF1">
        <w:rPr>
          <w:rStyle w:val="afffa"/>
          <w:rtl/>
        </w:rPr>
        <w:t xml:space="preserve"> </w:t>
      </w:r>
      <w:r w:rsidRPr="005C3FF1">
        <w:rPr>
          <w:rStyle w:val="afffa"/>
          <w:rFonts w:hint="cs"/>
          <w:rtl/>
        </w:rPr>
        <w:t>וכו</w:t>
      </w:r>
      <w:r w:rsidRPr="005C3FF1">
        <w:rPr>
          <w:rStyle w:val="afffa"/>
          <w:rtl/>
        </w:rPr>
        <w:t>'.</w:t>
      </w:r>
    </w:p>
    <w:p w14:paraId="7BD4DE04" w14:textId="77777777" w:rsidR="00E8089F" w:rsidRPr="007435EB" w:rsidRDefault="00E8089F" w:rsidP="00E8089F">
      <w:pPr>
        <w:rPr>
          <w:rtl/>
        </w:rPr>
      </w:pPr>
      <w:r w:rsidRPr="007435EB">
        <w:rPr>
          <w:rFonts w:ascii="Fb Fontext" w:hAnsi="Fb Fontext" w:hint="cs"/>
          <w:rtl/>
        </w:rPr>
        <w:t>תניא</w:t>
      </w:r>
      <w:r w:rsidRPr="007435EB">
        <w:rPr>
          <w:rFonts w:ascii="Fb Fontext" w:hAnsi="Fb Fontext"/>
          <w:rtl/>
        </w:rPr>
        <w:t xml:space="preserve"> </w:t>
      </w:r>
      <w:r>
        <w:rPr>
          <w:rStyle w:val="affffd"/>
          <w:rFonts w:ascii="Fb Fontext" w:hAnsi="Fb Fontext" w:hint="cs"/>
          <w:rtl/>
          <w:rPrChange w:id="11235" w:author="מנוע אמוראים" w:date="2026-10-05T16:42:03Z">
            <w:rPr>
              <w:rFonts w:ascii="Fb Fontext" w:hAnsi="Fb Fontext" w:hint="cs"/>
              <w:rtl/>
            </w:rPr>
          </w:rPrChange>
        </w:rPr>
        <w:t xml:space="preserve">ריה</w:t>
      </w:r>
      <w:r>
        <w:rPr>
          <w:rStyle w:val="affffd"/>
          <w:rFonts w:ascii="Fb Fontext" w:hAnsi="Fb Fontext"/>
          <w:rtl/>
          <w:rPrChange w:id="11236" w:author="מנוע אמוראים" w:date="2026-10-05T16:42:03Z">
            <w:rPr>
              <w:rFonts w:ascii="Fb Fontext" w:hAnsi="Fb Fontext"/>
              <w:rtl/>
            </w:rPr>
          </w:rPrChange>
        </w:rPr>
        <w:t xml:space="preserve">"</w:t>
      </w:r>
      <w:r>
        <w:rPr>
          <w:rStyle w:val="affffd"/>
          <w:rFonts w:ascii="Fb Fontext" w:hAnsi="Fb Fontext" w:hint="cs"/>
          <w:rtl/>
          <w:rPrChange w:id="11237" w:author="מנוע אמוראים" w:date="2026-10-05T16:42:03Z">
            <w:rPr>
              <w:rFonts w:ascii="Fb Fontext" w:hAnsi="Fb Fontext" w:hint="cs"/>
              <w:rtl/>
            </w:rPr>
          </w:rPrChange>
        </w:rPr>
        <w:t xml:space="preserve">ג</w:t>
      </w:r>
      <w:r w:rsidRPr="007435EB">
        <w:rPr>
          <w:rFonts w:ascii="Fb Fontext" w:hAnsi="Fb Fontext"/>
          <w:rtl/>
        </w:rPr>
        <w:t xml:space="preserve">: </w:t>
      </w:r>
      <w:r w:rsidRPr="007435EB">
        <w:rPr>
          <w:rFonts w:ascii="Fb Fontext" w:hAnsi="Fb Fontext"/>
          <w:rtl/>
        </w:rPr>
        <w:tab/>
      </w:r>
      <w:r w:rsidRPr="00AC0CB1">
        <w:rPr>
          <w:rStyle w:val="af2"/>
          <w:rFonts w:hint="cs"/>
          <w:rtl/>
        </w:rPr>
        <w:t>'דרך'</w:t>
      </w:r>
      <w:r w:rsidRPr="00AC0CB1">
        <w:rPr>
          <w:rStyle w:val="af2"/>
          <w:rtl/>
        </w:rPr>
        <w:t xml:space="preserve"> </w:t>
      </w:r>
      <w:r w:rsidRPr="007435EB">
        <w:rPr>
          <w:rFonts w:ascii="Fb Fontext" w:hAnsi="Fb Fontext" w:hint="cs"/>
          <w:rtl/>
        </w:rPr>
        <w:t>שומע</w:t>
      </w:r>
      <w:r w:rsidRPr="007435EB">
        <w:rPr>
          <w:rFonts w:ascii="Fb Fontext" w:hAnsi="Fb Fontext"/>
          <w:rtl/>
        </w:rPr>
        <w:t xml:space="preserve"> </w:t>
      </w:r>
      <w:r w:rsidRPr="007435EB">
        <w:rPr>
          <w:rFonts w:ascii="Fb Fontext" w:hAnsi="Fb Fontext" w:hint="cs"/>
          <w:rtl/>
        </w:rPr>
        <w:t>אני</w:t>
      </w:r>
      <w:r w:rsidRPr="007435EB">
        <w:rPr>
          <w:rFonts w:ascii="Fb Fontext" w:hAnsi="Fb Fontext"/>
          <w:rtl/>
        </w:rPr>
        <w:t xml:space="preserve"> </w:t>
      </w:r>
      <w:r w:rsidRPr="007435EB">
        <w:rPr>
          <w:rFonts w:ascii="Fb Fontext" w:hAnsi="Fb Fontext" w:hint="cs"/>
          <w:rtl/>
        </w:rPr>
        <w:t>מהלך</w:t>
      </w:r>
      <w:r w:rsidRPr="007435EB">
        <w:rPr>
          <w:rFonts w:ascii="Fb Fontext" w:hAnsi="Fb Fontext"/>
          <w:rtl/>
        </w:rPr>
        <w:t xml:space="preserve"> </w:t>
      </w:r>
      <w:r w:rsidRPr="007435EB">
        <w:rPr>
          <w:rFonts w:ascii="Fb Fontext" w:hAnsi="Fb Fontext" w:hint="cs"/>
          <w:rtl/>
        </w:rPr>
        <w:t>שנים</w:t>
      </w:r>
      <w:r w:rsidRPr="007435EB">
        <w:rPr>
          <w:rFonts w:ascii="Fb Fontext" w:hAnsi="Fb Fontext"/>
          <w:rtl/>
        </w:rPr>
        <w:t xml:space="preserve"> </w:t>
      </w:r>
      <w:r w:rsidRPr="007435EB">
        <w:rPr>
          <w:rFonts w:ascii="Fb Fontext" w:hAnsi="Fb Fontext" w:hint="cs"/>
          <w:rtl/>
        </w:rPr>
        <w:t>או</w:t>
      </w:r>
      <w:r w:rsidRPr="007435EB">
        <w:rPr>
          <w:rFonts w:ascii="Fb Fontext" w:hAnsi="Fb Fontext"/>
          <w:rtl/>
        </w:rPr>
        <w:t xml:space="preserve"> </w:t>
      </w:r>
      <w:r w:rsidRPr="007435EB">
        <w:rPr>
          <w:rFonts w:ascii="Fb Fontext" w:hAnsi="Fb Fontext" w:hint="cs"/>
          <w:rtl/>
        </w:rPr>
        <w:t>שלשה</w:t>
      </w:r>
      <w:r w:rsidRPr="007435EB">
        <w:rPr>
          <w:rFonts w:ascii="Fb Fontext" w:hAnsi="Fb Fontext"/>
          <w:rtl/>
        </w:rPr>
        <w:t xml:space="preserve"> </w:t>
      </w:r>
      <w:r w:rsidRPr="007435EB">
        <w:rPr>
          <w:rFonts w:ascii="Fb Fontext" w:hAnsi="Fb Fontext" w:hint="cs"/>
          <w:rtl/>
        </w:rPr>
        <w:t>ימים</w:t>
      </w:r>
      <w:r w:rsidRPr="007435EB">
        <w:rPr>
          <w:rFonts w:ascii="Fb Fontext" w:hAnsi="Fb Fontext"/>
          <w:rtl/>
        </w:rPr>
        <w:t>.</w:t>
      </w:r>
    </w:p>
    <w:p w14:paraId="30563445" w14:textId="77777777" w:rsidR="00E8089F" w:rsidRPr="007435EB" w:rsidRDefault="00E8089F" w:rsidP="00FA7355">
      <w:pPr>
        <w:ind w:left="1174" w:firstLine="266"/>
        <w:rPr>
          <w:rtl/>
        </w:rPr>
      </w:pPr>
      <w:r w:rsidRPr="00AC0CB1">
        <w:rPr>
          <w:rStyle w:val="af2"/>
          <w:rFonts w:hint="cs"/>
          <w:rtl/>
        </w:rPr>
        <w:t>'ובדרך'</w:t>
      </w:r>
      <w:r w:rsidRPr="00AC0CB1">
        <w:rPr>
          <w:rStyle w:val="af2"/>
          <w:rtl/>
        </w:rPr>
        <w:t xml:space="preserve"> </w:t>
      </w:r>
      <w:r w:rsidRPr="007435EB">
        <w:rPr>
          <w:rtl/>
        </w:rPr>
        <w:t xml:space="preserve">- </w:t>
      </w:r>
      <w:r w:rsidRPr="007435EB">
        <w:rPr>
          <w:rFonts w:hint="cs"/>
          <w:rtl/>
        </w:rPr>
        <w:t>מגיד</w:t>
      </w:r>
      <w:r w:rsidRPr="007435EB">
        <w:rPr>
          <w:rtl/>
        </w:rPr>
        <w:t xml:space="preserve"> </w:t>
      </w:r>
      <w:r w:rsidRPr="007435EB">
        <w:rPr>
          <w:rFonts w:hint="cs"/>
          <w:rtl/>
        </w:rPr>
        <w:t>שמאסקופת</w:t>
      </w:r>
      <w:r w:rsidRPr="007435EB">
        <w:rPr>
          <w:rtl/>
        </w:rPr>
        <w:t xml:space="preserve"> </w:t>
      </w:r>
      <w:r w:rsidRPr="007435EB">
        <w:rPr>
          <w:rFonts w:hint="cs"/>
          <w:rtl/>
        </w:rPr>
        <w:t>העזרה</w:t>
      </w:r>
      <w:r w:rsidRPr="007435EB">
        <w:rPr>
          <w:rtl/>
        </w:rPr>
        <w:t xml:space="preserve"> </w:t>
      </w:r>
      <w:r w:rsidRPr="007435EB">
        <w:rPr>
          <w:rFonts w:hint="cs"/>
          <w:rtl/>
        </w:rPr>
        <w:t>ולחוץ</w:t>
      </w:r>
      <w:r w:rsidRPr="007435EB">
        <w:rPr>
          <w:rtl/>
        </w:rPr>
        <w:t xml:space="preserve"> </w:t>
      </w:r>
      <w:r w:rsidRPr="007435EB">
        <w:rPr>
          <w:rFonts w:hint="cs"/>
          <w:rtl/>
        </w:rPr>
        <w:t>קרוי</w:t>
      </w:r>
      <w:r w:rsidRPr="007435EB">
        <w:rPr>
          <w:rtl/>
        </w:rPr>
        <w:t xml:space="preserve"> </w:t>
      </w:r>
      <w:r w:rsidRPr="007435EB">
        <w:rPr>
          <w:rFonts w:hint="cs"/>
          <w:rtl/>
        </w:rPr>
        <w:t>דרך</w:t>
      </w:r>
      <w:r w:rsidRPr="007435EB">
        <w:rPr>
          <w:rtl/>
        </w:rPr>
        <w:t>.</w:t>
      </w:r>
    </w:p>
    <w:p w14:paraId="761FF56F" w14:textId="22DDBC3B" w:rsidR="00E8089F" w:rsidRPr="007435EB" w:rsidRDefault="00F47631" w:rsidP="00F47631">
      <w:pPr>
        <w:pStyle w:val="affd"/>
        <w:rPr>
          <w:bCs/>
          <w:rtl/>
        </w:rPr>
      </w:pPr>
      <w:r>
        <w:rPr>
          <w:rFonts w:hint="cs"/>
          <w:rtl/>
        </w:rPr>
        <w:t>***</w:t>
      </w:r>
    </w:p>
    <w:p w14:paraId="43179045" w14:textId="77777777" w:rsidR="00E8089F" w:rsidRPr="007435EB" w:rsidRDefault="00E8089F" w:rsidP="005C3FF1">
      <w:pPr>
        <w:pStyle w:val="afff"/>
        <w:framePr w:wrap="around"/>
        <w:rPr>
          <w:rtl/>
        </w:rPr>
      </w:pPr>
      <w:r w:rsidRPr="007435EB">
        <w:rPr>
          <w:rFonts w:hint="cs"/>
          <w:rtl/>
        </w:rPr>
        <w:t>צה.</w:t>
      </w:r>
    </w:p>
    <w:p>
      <w:pPr>
        <w:pStyle w:val="affffff1"/>
        <w:rPr>
          <w:ins w:id="20188" w:author="קלוד" w:date="2026-10-06T10:09:47Z"/>
        </w:rPr>
      </w:pPr>
      <w:ins w:id="20187" w:author="קלוד" w:date="2026-10-06T10:09:47Z">
        <w:r>
          <w:t xml:space="preserve">משנה ג</w:t>
        </w:r>
      </w:ins>
    </w:p>
    <w:p w14:paraId="7A068519" w14:textId="77777777" w:rsidR="00E8089F" w:rsidRPr="007435EB" w:rsidRDefault="00E8089F" w:rsidP="00E8089F">
      <w:pPr>
        <w:pStyle w:val="afff5"/>
        <w:rPr>
          <w:del w:id="20107" w:author="קלוד" w:date="2026-10-06T10:16:37Z"/>
          <w:b/>
          <w:rtl/>
        </w:rPr>
      </w:pPr>
      <w:ins w:id="9883" w:author="מספור קטעי משנה" w:date="2026-10-06T06:45:41Z">
        <w:del w:id="20104" w:author="קלוד" w:date="2026-10-06T10:16:37Z">
          <w:r>
            <w:rPr>
              <w:rStyle w:val="MisparKeta"/>
            </w:rPr>
            <w:delText xml:space="preserve">א. </w:delText>
          </w:r>
        </w:del>
      </w:ins>
      <w:del w:id="20105" w:author="קלוד" w:date="2026-10-06T10:16:37Z">
        <w:r w:rsidRPr="007435EB">
          <w:rPr>
            <w:rFonts w:hint="cs"/>
            <w:b/>
            <w:sz w:val="20"/>
            <w:rtl/>
          </w:rPr>
          <w:delText xml:space="preserve">משנה</w:delText>
        </w:r>
      </w:del>
      <w:del w:id="20106" w:author="קלוד" w:date="2026-10-06T10:16:37Z">
        <w:r w:rsidRPr="007435EB">
          <w:rPr>
            <w:b/>
            <w:sz w:val="20"/>
            <w:rtl/>
          </w:rPr>
          <w:delText xml:space="preserve">.</w:delText>
        </w:r>
      </w:del>
    </w:p>
    <w:p w14:paraId="672D0EB5" w14:textId="77777777" w:rsidR="00FA7355" w:rsidRPr="007435EB" w:rsidRDefault="00E8089F" w:rsidP="00E8089F">
      <w:pPr>
        <w:pStyle w:val="afff5"/>
        <w:rPr>
          <w:b/>
          <w:rtl/>
        </w:rPr>
      </w:pPr>
      <w:r w:rsidRPr="007435EB">
        <w:rPr>
          <w:rFonts w:hint="cs"/>
          <w:b/>
          <w:rtl/>
        </w:rPr>
        <w:t>מה</w:t>
      </w:r>
      <w:r w:rsidRPr="007435EB">
        <w:rPr>
          <w:b/>
          <w:rtl/>
        </w:rPr>
        <w:t xml:space="preserve"> </w:t>
      </w:r>
      <w:r w:rsidRPr="007435EB">
        <w:rPr>
          <w:rFonts w:hint="cs"/>
          <w:b/>
          <w:rtl/>
        </w:rPr>
        <w:t>בין</w:t>
      </w:r>
      <w:r w:rsidRPr="007435EB">
        <w:rPr>
          <w:b/>
          <w:rtl/>
        </w:rPr>
        <w:t xml:space="preserve"> </w:t>
      </w:r>
      <w:r w:rsidRPr="007435EB">
        <w:rPr>
          <w:rFonts w:hint="cs"/>
          <w:b/>
          <w:rtl/>
        </w:rPr>
        <w:t>פסח</w:t>
      </w:r>
      <w:r w:rsidRPr="007435EB">
        <w:rPr>
          <w:b/>
          <w:rtl/>
        </w:rPr>
        <w:t xml:space="preserve"> </w:t>
      </w:r>
      <w:r w:rsidRPr="007435EB">
        <w:rPr>
          <w:rFonts w:hint="cs"/>
          <w:b/>
          <w:rtl/>
        </w:rPr>
        <w:t>הראשון</w:t>
      </w:r>
      <w:r w:rsidRPr="007435EB">
        <w:rPr>
          <w:b/>
          <w:rtl/>
        </w:rPr>
        <w:t xml:space="preserve"> </w:t>
      </w:r>
      <w:r w:rsidRPr="007435EB">
        <w:rPr>
          <w:rFonts w:hint="cs"/>
          <w:b/>
          <w:rtl/>
        </w:rPr>
        <w:t>לשני</w:t>
      </w:r>
      <w:r w:rsidRPr="007435EB">
        <w:rPr>
          <w:b/>
          <w:rtl/>
        </w:rPr>
        <w:t xml:space="preserve">? </w:t>
      </w:r>
      <w:r w:rsidRPr="007435EB">
        <w:rPr>
          <w:rFonts w:hint="cs"/>
          <w:b/>
          <w:rtl/>
        </w:rPr>
        <w:t>הראשון</w:t>
      </w:r>
      <w:r w:rsidRPr="007435EB">
        <w:rPr>
          <w:b/>
          <w:rtl/>
        </w:rPr>
        <w:t xml:space="preserve"> </w:t>
      </w:r>
      <w:r w:rsidRPr="007435EB">
        <w:rPr>
          <w:rFonts w:hint="cs"/>
          <w:b/>
          <w:rtl/>
        </w:rPr>
        <w:t>אסור</w:t>
      </w:r>
      <w:r w:rsidRPr="007435EB">
        <w:rPr>
          <w:b/>
          <w:rtl/>
        </w:rPr>
        <w:t xml:space="preserve"> </w:t>
      </w:r>
      <w:r w:rsidRPr="007435EB">
        <w:rPr>
          <w:rFonts w:hint="cs"/>
          <w:b/>
          <w:rtl/>
        </w:rPr>
        <w:t>בבל</w:t>
      </w:r>
      <w:r w:rsidRPr="007435EB">
        <w:rPr>
          <w:b/>
          <w:rtl/>
        </w:rPr>
        <w:t xml:space="preserve"> </w:t>
      </w:r>
      <w:r w:rsidRPr="007435EB">
        <w:rPr>
          <w:rFonts w:hint="cs"/>
          <w:b/>
          <w:rtl/>
        </w:rPr>
        <w:t>יראה</w:t>
      </w:r>
      <w:r w:rsidRPr="007435EB">
        <w:rPr>
          <w:b/>
          <w:rtl/>
        </w:rPr>
        <w:t xml:space="preserve"> </w:t>
      </w:r>
      <w:r w:rsidRPr="007435EB">
        <w:rPr>
          <w:rFonts w:hint="cs"/>
          <w:b/>
          <w:rtl/>
        </w:rPr>
        <w:t>ובל</w:t>
      </w:r>
      <w:r w:rsidRPr="007435EB">
        <w:rPr>
          <w:b/>
          <w:rtl/>
        </w:rPr>
        <w:t xml:space="preserve"> </w:t>
      </w:r>
      <w:r w:rsidRPr="007435EB">
        <w:rPr>
          <w:rFonts w:hint="cs"/>
          <w:b/>
          <w:rtl/>
        </w:rPr>
        <w:t>ימצא</w:t>
      </w:r>
      <w:r w:rsidRPr="007435EB">
        <w:rPr>
          <w:b/>
          <w:rtl/>
        </w:rPr>
        <w:t xml:space="preserve">, </w:t>
      </w:r>
    </w:p>
    <w:p w14:paraId="469A350F" w14:textId="77777777" w:rsidR="00E8089F" w:rsidRPr="007435EB" w:rsidRDefault="00FA7355" w:rsidP="00FA7355">
      <w:pPr>
        <w:pStyle w:val="afff5"/>
        <w:rPr>
          <w:b/>
          <w:rtl/>
        </w:rPr>
      </w:pPr>
      <w:r w:rsidRPr="007435EB">
        <w:rPr>
          <w:rFonts w:hint="cs"/>
          <w:b/>
          <w:rtl/>
        </w:rPr>
        <w:t xml:space="preserve"> </w:t>
      </w:r>
      <w:r w:rsidRPr="007435EB">
        <w:rPr>
          <w:rFonts w:hint="cs"/>
          <w:b/>
          <w:rtl/>
        </w:rPr>
        <w:tab/>
      </w:r>
      <w:r w:rsidR="00E8089F" w:rsidRPr="007435EB">
        <w:rPr>
          <w:rFonts w:hint="cs"/>
          <w:b/>
          <w:rtl/>
        </w:rPr>
        <w:t>והשני</w:t>
      </w:r>
      <w:r w:rsidR="00E8089F" w:rsidRPr="007435EB">
        <w:rPr>
          <w:b/>
          <w:rtl/>
        </w:rPr>
        <w:t xml:space="preserve"> </w:t>
      </w:r>
      <w:r w:rsidR="00E8089F" w:rsidRPr="007435EB">
        <w:rPr>
          <w:rFonts w:hint="cs"/>
          <w:b/>
          <w:rtl/>
        </w:rPr>
        <w:t>חמץ</w:t>
      </w:r>
      <w:r w:rsidR="00E8089F" w:rsidRPr="007435EB">
        <w:rPr>
          <w:b/>
          <w:rtl/>
        </w:rPr>
        <w:t xml:space="preserve"> </w:t>
      </w:r>
      <w:r w:rsidR="00E8089F" w:rsidRPr="007435EB">
        <w:rPr>
          <w:rFonts w:hint="cs"/>
          <w:b/>
          <w:rtl/>
        </w:rPr>
        <w:t>ומצה</w:t>
      </w:r>
      <w:r w:rsidR="00E8089F" w:rsidRPr="007435EB">
        <w:rPr>
          <w:b/>
          <w:rtl/>
        </w:rPr>
        <w:t xml:space="preserve"> </w:t>
      </w:r>
      <w:r w:rsidR="00E8089F" w:rsidRPr="007435EB">
        <w:rPr>
          <w:rFonts w:hint="cs"/>
          <w:b/>
          <w:rtl/>
        </w:rPr>
        <w:t>עמו</w:t>
      </w:r>
      <w:r w:rsidR="00E8089F" w:rsidRPr="007435EB">
        <w:rPr>
          <w:b/>
          <w:rtl/>
        </w:rPr>
        <w:t xml:space="preserve"> </w:t>
      </w:r>
      <w:r w:rsidR="00E8089F" w:rsidRPr="007435EB">
        <w:rPr>
          <w:rFonts w:hint="cs"/>
          <w:b/>
          <w:rtl/>
        </w:rPr>
        <w:t>בבית</w:t>
      </w:r>
      <w:r w:rsidR="00E8089F" w:rsidRPr="007435EB">
        <w:rPr>
          <w:b/>
          <w:rtl/>
        </w:rPr>
        <w:t>.</w:t>
      </w:r>
    </w:p>
    <w:p w14:paraId="24F24B3B" w14:textId="77777777" w:rsidR="00E8089F" w:rsidRPr="007435EB" w:rsidRDefault="00E8089F" w:rsidP="00E8089F">
      <w:pPr>
        <w:pStyle w:val="afff5"/>
        <w:rPr>
          <w:b/>
          <w:rtl/>
        </w:rPr>
      </w:pPr>
      <w:r w:rsidRPr="007435EB">
        <w:rPr>
          <w:rFonts w:hint="cs"/>
          <w:b/>
          <w:rtl/>
        </w:rPr>
        <w:t>הראשון</w:t>
      </w:r>
      <w:r w:rsidRPr="007435EB">
        <w:rPr>
          <w:b/>
          <w:rtl/>
        </w:rPr>
        <w:t xml:space="preserve"> </w:t>
      </w:r>
      <w:r w:rsidRPr="007435EB">
        <w:rPr>
          <w:rFonts w:hint="cs"/>
          <w:b/>
          <w:rtl/>
        </w:rPr>
        <w:t>טעון</w:t>
      </w:r>
      <w:r w:rsidRPr="007435EB">
        <w:rPr>
          <w:b/>
          <w:rtl/>
        </w:rPr>
        <w:t xml:space="preserve"> </w:t>
      </w:r>
      <w:r w:rsidRPr="007435EB">
        <w:rPr>
          <w:rFonts w:hint="cs"/>
          <w:b/>
          <w:rtl/>
        </w:rPr>
        <w:t>הלל</w:t>
      </w:r>
      <w:r w:rsidRPr="007435EB">
        <w:rPr>
          <w:b/>
          <w:rtl/>
        </w:rPr>
        <w:t xml:space="preserve"> </w:t>
      </w:r>
      <w:r w:rsidRPr="007435EB">
        <w:rPr>
          <w:rFonts w:hint="cs"/>
          <w:b/>
          <w:rtl/>
        </w:rPr>
        <w:t>באכילתו</w:t>
      </w:r>
      <w:r w:rsidRPr="007435EB">
        <w:rPr>
          <w:b/>
          <w:rtl/>
        </w:rPr>
        <w:t xml:space="preserve">, </w:t>
      </w:r>
      <w:r w:rsidRPr="007435EB">
        <w:rPr>
          <w:rFonts w:hint="cs"/>
          <w:b/>
          <w:rtl/>
        </w:rPr>
        <w:t>והשני</w:t>
      </w:r>
      <w:r w:rsidRPr="007435EB">
        <w:rPr>
          <w:b/>
          <w:rtl/>
        </w:rPr>
        <w:t xml:space="preserve"> </w:t>
      </w:r>
      <w:r w:rsidRPr="007435EB">
        <w:rPr>
          <w:rFonts w:hint="cs"/>
          <w:b/>
          <w:rtl/>
        </w:rPr>
        <w:t>אינו</w:t>
      </w:r>
      <w:r w:rsidRPr="007435EB">
        <w:rPr>
          <w:b/>
          <w:rtl/>
        </w:rPr>
        <w:t xml:space="preserve"> </w:t>
      </w:r>
      <w:r w:rsidRPr="007435EB">
        <w:rPr>
          <w:rFonts w:hint="cs"/>
          <w:b/>
          <w:rtl/>
        </w:rPr>
        <w:t>טעון</w:t>
      </w:r>
      <w:r w:rsidRPr="007435EB">
        <w:rPr>
          <w:b/>
          <w:rtl/>
        </w:rPr>
        <w:t xml:space="preserve"> </w:t>
      </w:r>
      <w:r w:rsidRPr="007435EB">
        <w:rPr>
          <w:rFonts w:hint="cs"/>
          <w:b/>
          <w:rtl/>
        </w:rPr>
        <w:t>הלל</w:t>
      </w:r>
      <w:r w:rsidRPr="007435EB">
        <w:rPr>
          <w:b/>
          <w:rtl/>
        </w:rPr>
        <w:t xml:space="preserve"> </w:t>
      </w:r>
      <w:r w:rsidRPr="007435EB">
        <w:rPr>
          <w:rFonts w:hint="cs"/>
          <w:b/>
          <w:rtl/>
        </w:rPr>
        <w:t>באכילתו</w:t>
      </w:r>
      <w:r w:rsidRPr="007435EB">
        <w:rPr>
          <w:b/>
          <w:rtl/>
        </w:rPr>
        <w:t>.</w:t>
      </w:r>
    </w:p>
    <w:p w14:paraId="7E3CD48C" w14:textId="77777777" w:rsidR="00E8089F" w:rsidRPr="007435EB" w:rsidRDefault="00E8089F" w:rsidP="00E8089F">
      <w:pPr>
        <w:pStyle w:val="afff5"/>
        <w:rPr>
          <w:b/>
          <w:rtl/>
        </w:rPr>
      </w:pPr>
      <w:r w:rsidRPr="007435EB">
        <w:rPr>
          <w:rFonts w:hint="cs"/>
          <w:b/>
          <w:rtl/>
        </w:rPr>
        <w:t>זה</w:t>
      </w:r>
      <w:r w:rsidRPr="007435EB">
        <w:rPr>
          <w:b/>
          <w:rtl/>
        </w:rPr>
        <w:t xml:space="preserve"> </w:t>
      </w:r>
      <w:r w:rsidRPr="007435EB">
        <w:rPr>
          <w:rFonts w:hint="cs"/>
          <w:b/>
          <w:rtl/>
        </w:rPr>
        <w:t>וזה</w:t>
      </w:r>
      <w:r w:rsidRPr="007435EB">
        <w:rPr>
          <w:b/>
          <w:rtl/>
        </w:rPr>
        <w:t xml:space="preserve"> </w:t>
      </w:r>
      <w:r w:rsidRPr="007435EB">
        <w:rPr>
          <w:rFonts w:hint="cs"/>
          <w:b/>
          <w:rtl/>
        </w:rPr>
        <w:t>טעון</w:t>
      </w:r>
      <w:r w:rsidRPr="007435EB">
        <w:rPr>
          <w:b/>
          <w:rtl/>
        </w:rPr>
        <w:t xml:space="preserve"> </w:t>
      </w:r>
      <w:r w:rsidRPr="007435EB">
        <w:rPr>
          <w:rFonts w:hint="cs"/>
          <w:b/>
          <w:rtl/>
        </w:rPr>
        <w:t>הלל</w:t>
      </w:r>
      <w:r w:rsidRPr="007435EB">
        <w:rPr>
          <w:b/>
          <w:rtl/>
        </w:rPr>
        <w:t xml:space="preserve"> </w:t>
      </w:r>
      <w:r w:rsidRPr="007435EB">
        <w:rPr>
          <w:rFonts w:hint="cs"/>
          <w:b/>
          <w:rtl/>
        </w:rPr>
        <w:t>בעשייתן</w:t>
      </w:r>
      <w:r w:rsidRPr="007435EB">
        <w:rPr>
          <w:b/>
          <w:rtl/>
        </w:rPr>
        <w:t xml:space="preserve"> </w:t>
      </w:r>
      <w:r w:rsidRPr="007435EB">
        <w:rPr>
          <w:rFonts w:hint="cs"/>
          <w:b/>
          <w:rtl/>
        </w:rPr>
        <w:t>ונאכלין</w:t>
      </w:r>
      <w:r w:rsidRPr="007435EB">
        <w:rPr>
          <w:b/>
          <w:rtl/>
        </w:rPr>
        <w:t xml:space="preserve"> </w:t>
      </w:r>
      <w:r w:rsidRPr="007435EB">
        <w:rPr>
          <w:rFonts w:hint="cs"/>
          <w:b/>
          <w:rtl/>
        </w:rPr>
        <w:t>צלי</w:t>
      </w:r>
      <w:r w:rsidRPr="007435EB">
        <w:rPr>
          <w:b/>
          <w:rtl/>
        </w:rPr>
        <w:t xml:space="preserve"> </w:t>
      </w:r>
      <w:r w:rsidRPr="007435EB">
        <w:rPr>
          <w:rFonts w:hint="cs"/>
          <w:b/>
          <w:rtl/>
        </w:rPr>
        <w:t>על</w:t>
      </w:r>
      <w:r w:rsidRPr="007435EB">
        <w:rPr>
          <w:b/>
          <w:rtl/>
        </w:rPr>
        <w:t xml:space="preserve"> </w:t>
      </w:r>
      <w:r w:rsidRPr="007435EB">
        <w:rPr>
          <w:rFonts w:hint="cs"/>
          <w:b/>
          <w:rtl/>
        </w:rPr>
        <w:t>מצה</w:t>
      </w:r>
      <w:r w:rsidRPr="007435EB">
        <w:rPr>
          <w:b/>
          <w:rtl/>
        </w:rPr>
        <w:t xml:space="preserve"> </w:t>
      </w:r>
      <w:r w:rsidRPr="007435EB">
        <w:rPr>
          <w:rFonts w:hint="cs"/>
          <w:b/>
          <w:rtl/>
        </w:rPr>
        <w:t>ומרורים</w:t>
      </w:r>
      <w:r w:rsidRPr="007435EB">
        <w:rPr>
          <w:b/>
          <w:rtl/>
        </w:rPr>
        <w:t xml:space="preserve"> </w:t>
      </w:r>
      <w:r w:rsidRPr="007435EB">
        <w:rPr>
          <w:rFonts w:hint="cs"/>
          <w:b/>
          <w:rtl/>
        </w:rPr>
        <w:t>ודוחין</w:t>
      </w:r>
      <w:r w:rsidRPr="007435EB">
        <w:rPr>
          <w:b/>
          <w:rtl/>
        </w:rPr>
        <w:t xml:space="preserve"> </w:t>
      </w:r>
      <w:r w:rsidRPr="007435EB">
        <w:rPr>
          <w:rFonts w:hint="cs"/>
          <w:b/>
          <w:rtl/>
        </w:rPr>
        <w:t>את</w:t>
      </w:r>
      <w:r w:rsidRPr="007435EB">
        <w:rPr>
          <w:b/>
          <w:rtl/>
        </w:rPr>
        <w:t xml:space="preserve"> </w:t>
      </w:r>
      <w:r w:rsidRPr="007435EB">
        <w:rPr>
          <w:rFonts w:hint="cs"/>
          <w:b/>
          <w:rtl/>
        </w:rPr>
        <w:t>השבת</w:t>
      </w:r>
      <w:r w:rsidRPr="007435EB">
        <w:rPr>
          <w:b/>
          <w:rtl/>
        </w:rPr>
        <w:t>.</w:t>
      </w:r>
    </w:p>
    <w:p w14:paraId="7EB2EEF3" w14:textId="7DFBA7F3" w:rsidR="00E8089F" w:rsidRPr="007435EB" w:rsidRDefault="00F47631" w:rsidP="00F47631">
      <w:pPr>
        <w:pStyle w:val="affd"/>
        <w:rPr>
          <w:bCs/>
          <w:rtl/>
        </w:rPr>
      </w:pPr>
      <w:r>
        <w:rPr>
          <w:rFonts w:hint="cs"/>
          <w:rtl/>
        </w:rPr>
        <w:t>***</w:t>
      </w:r>
    </w:p>
    <w:p w14:paraId="3185D64A" w14:textId="3C33CEA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w:t>
      </w:r>
      <w:r w:rsidR="00E8089F" w:rsidRPr="00AC0CB1">
        <w:rPr>
          <w:rStyle w:val="af2"/>
          <w:rtl/>
        </w:rPr>
        <w:t xml:space="preserve"> </w:t>
      </w:r>
      <w:r w:rsidR="00E8089F" w:rsidRPr="00AC0CB1">
        <w:rPr>
          <w:rStyle w:val="af2"/>
          <w:rFonts w:hint="cs"/>
          <w:rtl/>
        </w:rPr>
        <w:t>'ככל</w:t>
      </w:r>
      <w:r w:rsidR="00E8089F" w:rsidRPr="00AC0CB1">
        <w:rPr>
          <w:rStyle w:val="af2"/>
          <w:rtl/>
        </w:rPr>
        <w:t xml:space="preserve"> </w:t>
      </w:r>
      <w:r w:rsidR="00E8089F" w:rsidRPr="00AC0CB1">
        <w:rPr>
          <w:rStyle w:val="af2"/>
          <w:rFonts w:hint="cs"/>
          <w:rtl/>
        </w:rPr>
        <w:t>חקת</w:t>
      </w:r>
      <w:r w:rsidR="00E8089F" w:rsidRPr="00AC0CB1">
        <w:rPr>
          <w:rStyle w:val="af2"/>
          <w:rtl/>
        </w:rPr>
        <w:t xml:space="preserve"> </w:t>
      </w:r>
      <w:r w:rsidR="00E8089F" w:rsidRPr="00AC0CB1">
        <w:rPr>
          <w:rStyle w:val="af2"/>
          <w:rFonts w:hint="cs"/>
          <w:rtl/>
        </w:rPr>
        <w:t>הפסח</w:t>
      </w:r>
      <w:r w:rsidR="00E8089F" w:rsidRPr="00AC0CB1">
        <w:rPr>
          <w:rStyle w:val="af2"/>
          <w:rtl/>
        </w:rPr>
        <w:t xml:space="preserve"> </w:t>
      </w:r>
      <w:r w:rsidR="00E8089F" w:rsidRPr="00AC0CB1">
        <w:rPr>
          <w:rStyle w:val="af2"/>
          <w:rFonts w:hint="cs"/>
          <w:rtl/>
        </w:rPr>
        <w:t>יעשו</w:t>
      </w:r>
      <w:r w:rsidR="00E8089F" w:rsidRPr="00AC0CB1">
        <w:rPr>
          <w:rStyle w:val="af2"/>
          <w:rtl/>
        </w:rPr>
        <w:t xml:space="preserve"> </w:t>
      </w:r>
      <w:r w:rsidR="00E8089F" w:rsidRPr="00AC0CB1">
        <w:rPr>
          <w:rStyle w:val="af2"/>
          <w:rFonts w:hint="cs"/>
          <w:rtl/>
        </w:rPr>
        <w:t>אתו'</w:t>
      </w:r>
      <w:r w:rsidR="00E8089F" w:rsidRPr="00AC0CB1">
        <w:rPr>
          <w:rStyle w:val="af2"/>
          <w:rtl/>
        </w:rPr>
        <w:t xml:space="preserve"> </w:t>
      </w:r>
      <w:r w:rsidR="00E8089F" w:rsidRPr="007435EB">
        <w:rPr>
          <w:rFonts w:ascii="Fb Fontext" w:hAnsi="Fb Fontext"/>
          <w:rtl/>
        </w:rPr>
        <w:t xml:space="preserve">- </w:t>
      </w:r>
      <w:r w:rsidR="00E8089F" w:rsidRPr="007435EB">
        <w:rPr>
          <w:rFonts w:ascii="Fb Fontext" w:hAnsi="Fb Fontext" w:hint="cs"/>
          <w:rtl/>
        </w:rPr>
        <w:t>במצוה</w:t>
      </w:r>
      <w:r w:rsidR="00E8089F" w:rsidRPr="007435EB">
        <w:rPr>
          <w:rFonts w:ascii="Fb Fontext" w:hAnsi="Fb Fontext"/>
          <w:rtl/>
        </w:rPr>
        <w:t xml:space="preserve"> </w:t>
      </w:r>
      <w:r w:rsidR="00E8089F" w:rsidRPr="007435EB">
        <w:rPr>
          <w:rFonts w:ascii="Fb Fontext" w:hAnsi="Fb Fontext" w:hint="cs"/>
          <w:rtl/>
        </w:rPr>
        <w:t>שבגופו</w:t>
      </w:r>
      <w:r w:rsidR="00E8089F" w:rsidRPr="007435EB">
        <w:rPr>
          <w:rFonts w:ascii="Fb Fontext" w:hAnsi="Fb Fontext"/>
          <w:rtl/>
        </w:rPr>
        <w:t xml:space="preserve"> </w:t>
      </w:r>
      <w:r w:rsidR="00E8089F" w:rsidRPr="007435EB">
        <w:rPr>
          <w:rFonts w:ascii="Fb Fontext" w:hAnsi="Fb Fontext" w:hint="cs"/>
          <w:rtl/>
        </w:rPr>
        <w:t>הכתוב</w:t>
      </w:r>
      <w:r w:rsidR="00E8089F" w:rsidRPr="007435EB">
        <w:rPr>
          <w:rFonts w:ascii="Fb Fontext" w:hAnsi="Fb Fontext"/>
          <w:rtl/>
        </w:rPr>
        <w:t xml:space="preserve"> </w:t>
      </w:r>
      <w:r w:rsidR="00E8089F" w:rsidRPr="007435EB">
        <w:rPr>
          <w:rFonts w:ascii="Fb Fontext" w:hAnsi="Fb Fontext" w:hint="cs"/>
          <w:rtl/>
        </w:rPr>
        <w:t>מדבר</w:t>
      </w:r>
      <w:r w:rsidR="00E8089F" w:rsidRPr="007435EB">
        <w:rPr>
          <w:rFonts w:ascii="Fb Fontext" w:hAnsi="Fb Fontext"/>
          <w:rtl/>
        </w:rPr>
        <w:t>.</w:t>
      </w:r>
    </w:p>
    <w:p w14:paraId="767AB204" w14:textId="77777777" w:rsidR="00E8089F" w:rsidRPr="007435EB" w:rsidRDefault="00E8089F" w:rsidP="00374C40">
      <w:pPr>
        <w:rPr>
          <w:rtl/>
        </w:rPr>
      </w:pPr>
      <w:r w:rsidRPr="007435EB">
        <w:rPr>
          <w:rFonts w:hint="cs"/>
          <w:rtl/>
        </w:rPr>
        <w:t>מצוה</w:t>
      </w:r>
      <w:r w:rsidRPr="007435EB">
        <w:rPr>
          <w:rtl/>
        </w:rPr>
        <w:t xml:space="preserve"> </w:t>
      </w:r>
      <w:r w:rsidRPr="005C3FF1">
        <w:rPr>
          <w:rStyle w:val="afffa"/>
          <w:rFonts w:hint="cs"/>
          <w:rtl/>
        </w:rPr>
        <w:t>שעל</w:t>
      </w:r>
      <w:r w:rsidRPr="007435EB">
        <w:rPr>
          <w:rtl/>
        </w:rPr>
        <w:t xml:space="preserve"> </w:t>
      </w:r>
      <w:r w:rsidRPr="007435EB">
        <w:rPr>
          <w:rFonts w:hint="cs"/>
          <w:rtl/>
        </w:rPr>
        <w:t>גופו</w:t>
      </w:r>
      <w:r w:rsidRPr="007435EB">
        <w:rPr>
          <w:rtl/>
        </w:rPr>
        <w:t xml:space="preserve"> –</w:t>
      </w:r>
      <w:r w:rsidRPr="00AC0CB1">
        <w:rPr>
          <w:rStyle w:val="af2"/>
          <w:rFonts w:hint="cs"/>
          <w:rtl/>
        </w:rPr>
        <w:t xml:space="preserve"> 'על</w:t>
      </w:r>
      <w:r w:rsidRPr="00AC0CB1">
        <w:rPr>
          <w:rStyle w:val="af2"/>
          <w:rtl/>
        </w:rPr>
        <w:t xml:space="preserve"> </w:t>
      </w:r>
      <w:r w:rsidRPr="00AC0CB1">
        <w:rPr>
          <w:rStyle w:val="af2"/>
          <w:rFonts w:hint="cs"/>
          <w:rtl/>
        </w:rPr>
        <w:t>מצות</w:t>
      </w:r>
      <w:r w:rsidRPr="00AC0CB1">
        <w:rPr>
          <w:rStyle w:val="af2"/>
          <w:rtl/>
        </w:rPr>
        <w:t xml:space="preserve"> </w:t>
      </w:r>
      <w:r w:rsidRPr="00AC0CB1">
        <w:rPr>
          <w:rStyle w:val="af2"/>
          <w:rFonts w:hint="cs"/>
          <w:rtl/>
        </w:rPr>
        <w:t>ומררים</w:t>
      </w:r>
      <w:r w:rsidRPr="00AC0CB1">
        <w:rPr>
          <w:rStyle w:val="af2"/>
          <w:rtl/>
        </w:rPr>
        <w:t xml:space="preserve"> </w:t>
      </w:r>
      <w:r w:rsidRPr="00AC0CB1">
        <w:rPr>
          <w:rStyle w:val="af2"/>
          <w:rFonts w:hint="cs"/>
          <w:rtl/>
        </w:rPr>
        <w:t>יאכלהו'</w:t>
      </w:r>
      <w:r w:rsidRPr="00AC0CB1">
        <w:rPr>
          <w:rStyle w:val="af2"/>
          <w:rtl/>
        </w:rPr>
        <w:t>.</w:t>
      </w:r>
    </w:p>
    <w:p w14:paraId="5C0C3B30" w14:textId="77777777" w:rsidR="00E8089F" w:rsidRPr="007435EB" w:rsidRDefault="00E8089F" w:rsidP="00374C40">
      <w:pPr>
        <w:rPr>
          <w:rtl/>
        </w:rPr>
      </w:pPr>
      <w:r w:rsidRPr="007435EB">
        <w:rPr>
          <w:rFonts w:hint="cs"/>
          <w:rtl/>
        </w:rPr>
        <w:t>ולא במצוות שלא</w:t>
      </w:r>
      <w:r w:rsidRPr="007435EB">
        <w:rPr>
          <w:rtl/>
        </w:rPr>
        <w:t xml:space="preserve"> </w:t>
      </w:r>
      <w:r w:rsidRPr="007435EB">
        <w:rPr>
          <w:rFonts w:hint="cs"/>
          <w:rtl/>
        </w:rPr>
        <w:t>על</w:t>
      </w:r>
      <w:r w:rsidRPr="007435EB">
        <w:rPr>
          <w:rtl/>
        </w:rPr>
        <w:t xml:space="preserve"> </w:t>
      </w:r>
      <w:r w:rsidRPr="007435EB">
        <w:rPr>
          <w:rFonts w:hint="cs"/>
          <w:rtl/>
        </w:rPr>
        <w:t>גופו</w:t>
      </w:r>
      <w:r w:rsidRPr="007435EB">
        <w:rPr>
          <w:rtl/>
        </w:rPr>
        <w:t xml:space="preserve"> –</w:t>
      </w:r>
      <w:r w:rsidRPr="00AC0CB1">
        <w:rPr>
          <w:rStyle w:val="af2"/>
          <w:rFonts w:hint="cs"/>
          <w:rtl/>
        </w:rPr>
        <w:t>'ועצם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ישברו</w:t>
      </w:r>
      <w:r w:rsidRPr="00AC0CB1">
        <w:rPr>
          <w:rStyle w:val="af2"/>
          <w:rtl/>
        </w:rPr>
        <w:t xml:space="preserve"> </w:t>
      </w:r>
      <w:r w:rsidRPr="00AC0CB1">
        <w:rPr>
          <w:rStyle w:val="af2"/>
          <w:rFonts w:hint="cs"/>
          <w:rtl/>
        </w:rPr>
        <w:t>בו'</w:t>
      </w:r>
      <w:r w:rsidRPr="00AC0CB1">
        <w:rPr>
          <w:rStyle w:val="af2"/>
          <w:rtl/>
        </w:rPr>
        <w:t>.</w:t>
      </w:r>
      <w:r w:rsidR="00374C40" w:rsidRPr="007435EB">
        <w:rPr>
          <w:rFonts w:hint="cs"/>
          <w:rtl/>
        </w:rPr>
        <w:t xml:space="preserve">- מצווה שבגופו אף כל מצוה שבגופו </w:t>
      </w:r>
    </w:p>
    <w:p w14:paraId="5C478477" w14:textId="77777777" w:rsidR="00E8089F" w:rsidRPr="007435EB" w:rsidRDefault="00E8089F" w:rsidP="00E8089F">
      <w:pPr>
        <w:rPr>
          <w:rtl/>
        </w:rPr>
      </w:pPr>
      <w:r w:rsidRPr="007435EB">
        <w:rPr>
          <w:rFonts w:ascii="Fb Fontext" w:hAnsi="Fb Fontext" w:hint="cs"/>
          <w:rtl/>
        </w:rPr>
        <w:t>איסי</w:t>
      </w:r>
      <w:r w:rsidRPr="007435EB">
        <w:rPr>
          <w:rFonts w:ascii="Fb Fontext" w:hAnsi="Fb Fontext"/>
          <w:rtl/>
        </w:rPr>
        <w:t xml:space="preserve"> </w:t>
      </w:r>
      <w:r w:rsidRPr="007435EB">
        <w:rPr>
          <w:rFonts w:ascii="Fb Fontext" w:hAnsi="Fb Fontext" w:hint="cs"/>
          <w:rtl/>
        </w:rPr>
        <w:t>בן</w:t>
      </w:r>
      <w:r w:rsidRPr="007435EB">
        <w:rPr>
          <w:rFonts w:ascii="Fb Fontext" w:hAnsi="Fb Fontext"/>
          <w:rtl/>
        </w:rPr>
        <w:t xml:space="preserve"> </w:t>
      </w:r>
      <w:r w:rsidRPr="007435EB">
        <w:rPr>
          <w:rFonts w:ascii="Fb Fontext" w:hAnsi="Fb Fontext" w:hint="cs"/>
          <w:rtl/>
        </w:rPr>
        <w:t>יהודה</w:t>
      </w:r>
      <w:r w:rsidRPr="007435EB">
        <w:rPr>
          <w:rFonts w:ascii="Fb Fontext" w:hAnsi="Fb Fontext"/>
          <w:rtl/>
        </w:rPr>
        <w:t>:</w:t>
      </w:r>
      <w:r w:rsidRPr="00AC0CB1">
        <w:rPr>
          <w:rStyle w:val="af2"/>
          <w:rtl/>
        </w:rPr>
        <w:t xml:space="preserve"> </w:t>
      </w:r>
      <w:r w:rsidRPr="00AC0CB1">
        <w:rPr>
          <w:rStyle w:val="af2"/>
          <w:rFonts w:hint="cs"/>
          <w:rtl/>
        </w:rPr>
        <w:t>'יעשו</w:t>
      </w:r>
      <w:r w:rsidRPr="00AC0CB1">
        <w:rPr>
          <w:rStyle w:val="af2"/>
          <w:rtl/>
        </w:rPr>
        <w:t xml:space="preserve"> </w:t>
      </w:r>
      <w:r w:rsidRPr="00AC0CB1">
        <w:rPr>
          <w:rStyle w:val="af2"/>
          <w:rFonts w:hint="cs"/>
          <w:rtl/>
        </w:rPr>
        <w:t>אתו'</w:t>
      </w:r>
      <w:r w:rsidRPr="00AC0CB1">
        <w:rPr>
          <w:rStyle w:val="af2"/>
          <w:rtl/>
        </w:rPr>
        <w:t xml:space="preserve"> </w:t>
      </w:r>
      <w:r w:rsidRPr="007435EB">
        <w:rPr>
          <w:rFonts w:ascii="Fb Fontext" w:hAnsi="Fb Fontext"/>
          <w:rtl/>
        </w:rPr>
        <w:t xml:space="preserve">- </w:t>
      </w:r>
      <w:r w:rsidRPr="007435EB">
        <w:rPr>
          <w:rFonts w:ascii="Fb Fontext" w:hAnsi="Fb Fontext" w:hint="cs"/>
          <w:rtl/>
        </w:rPr>
        <w:t>במצות</w:t>
      </w:r>
      <w:r w:rsidRPr="007435EB">
        <w:rPr>
          <w:rFonts w:ascii="Fb Fontext" w:hAnsi="Fb Fontext"/>
          <w:rtl/>
        </w:rPr>
        <w:t xml:space="preserve"> </w:t>
      </w:r>
      <w:r w:rsidRPr="007435EB">
        <w:rPr>
          <w:rFonts w:ascii="Fb Fontext" w:hAnsi="Fb Fontext" w:hint="cs"/>
          <w:rtl/>
        </w:rPr>
        <w:t>שבגופו</w:t>
      </w:r>
      <w:r w:rsidRPr="007435EB">
        <w:rPr>
          <w:rFonts w:ascii="Fb Fontext" w:hAnsi="Fb Fontext"/>
          <w:rtl/>
        </w:rPr>
        <w:t xml:space="preserve"> </w:t>
      </w:r>
      <w:r w:rsidRPr="007435EB">
        <w:rPr>
          <w:rFonts w:ascii="Fb Fontext" w:hAnsi="Fb Fontext" w:hint="cs"/>
          <w:rtl/>
        </w:rPr>
        <w:t>הכתוב</w:t>
      </w:r>
      <w:r w:rsidRPr="007435EB">
        <w:rPr>
          <w:rFonts w:ascii="Fb Fontext" w:hAnsi="Fb Fontext"/>
          <w:rtl/>
        </w:rPr>
        <w:t xml:space="preserve"> </w:t>
      </w:r>
      <w:r w:rsidRPr="007435EB">
        <w:rPr>
          <w:rFonts w:ascii="Fb Fontext" w:hAnsi="Fb Fontext" w:hint="cs"/>
          <w:rtl/>
        </w:rPr>
        <w:t>מדבר</w:t>
      </w:r>
      <w:r w:rsidRPr="007435EB">
        <w:rPr>
          <w:rFonts w:ascii="Fb Fontext" w:hAnsi="Fb Fontext"/>
          <w:rtl/>
        </w:rPr>
        <w:t>.</w:t>
      </w:r>
    </w:p>
    <w:p w14:paraId="3EB1B5E0" w14:textId="77777777" w:rsidR="00E8089F" w:rsidRPr="007435EB" w:rsidRDefault="00E8089F" w:rsidP="00E8089F">
      <w:pPr>
        <w:rPr>
          <w:rFonts w:cs="Guttman Vilna"/>
          <w:b/>
          <w:bCs/>
          <w:rtl/>
        </w:rPr>
      </w:pPr>
      <w:r w:rsidRPr="007435EB">
        <w:rPr>
          <w:rtl/>
        </w:rPr>
        <w:tab/>
      </w:r>
      <w:r w:rsidRPr="007435EB">
        <w:rPr>
          <w:rFonts w:hint="cs"/>
          <w:rtl/>
        </w:rPr>
        <w:t>ולא במצוות שלא על גופו ולא אמרי</w:t>
      </w:r>
      <w:r w:rsidRPr="007435EB">
        <w:rPr>
          <w:rtl/>
        </w:rPr>
        <w:t>'</w:t>
      </w:r>
      <w:r w:rsidRPr="00AC0CB1">
        <w:rPr>
          <w:rStyle w:val="af2"/>
          <w:rFonts w:hint="cs"/>
          <w:rtl/>
        </w:rPr>
        <w:t xml:space="preserve"> 'על מצות ומרורים' </w:t>
      </w:r>
      <w:r w:rsidRPr="007435EB">
        <w:rPr>
          <w:rFonts w:hint="cs"/>
          <w:rtl/>
        </w:rPr>
        <w:t>כלל להוסיף על הפרט לרבות כל מילי</w:t>
      </w:r>
      <w:r w:rsidRPr="007435EB">
        <w:rPr>
          <w:rtl/>
        </w:rPr>
        <w:t>.</w:t>
      </w:r>
    </w:p>
    <w:p w14:paraId="429B3AC0" w14:textId="77777777" w:rsidR="00E8089F" w:rsidRPr="007435EB" w:rsidRDefault="00E8089F" w:rsidP="00E8089F">
      <w:pPr>
        <w:rPr>
          <w:rtl/>
        </w:rPr>
      </w:pPr>
      <w:r w:rsidRPr="007435EB">
        <w:rPr>
          <w:rFonts w:hint="cs"/>
          <w:rtl/>
        </w:rPr>
        <w:t>איסי</w:t>
      </w:r>
      <w:r w:rsidRPr="007435EB">
        <w:rPr>
          <w:rtl/>
        </w:rPr>
        <w:t xml:space="preserve"> </w:t>
      </w:r>
      <w:r w:rsidRPr="007435EB">
        <w:rPr>
          <w:rFonts w:hint="cs"/>
          <w:rtl/>
        </w:rPr>
        <w:t>בן</w:t>
      </w:r>
      <w:r w:rsidRPr="007435EB">
        <w:rPr>
          <w:rtl/>
        </w:rPr>
        <w:t xml:space="preserve"> </w:t>
      </w:r>
      <w:r w:rsidRPr="007435EB">
        <w:rPr>
          <w:rFonts w:hint="cs"/>
          <w:rtl/>
        </w:rPr>
        <w:t>יהודה: הך עצם מבע</w:t>
      </w:r>
      <w:r w:rsidRPr="007435EB">
        <w:rPr>
          <w:rtl/>
        </w:rPr>
        <w:t>"</w:t>
      </w:r>
      <w:r w:rsidRPr="007435EB">
        <w:rPr>
          <w:rFonts w:hint="cs"/>
          <w:rtl/>
        </w:rPr>
        <w:t>ל לאחד</w:t>
      </w:r>
      <w:r w:rsidRPr="007435EB">
        <w:rPr>
          <w:rtl/>
        </w:rPr>
        <w:t xml:space="preserve"> </w:t>
      </w:r>
      <w:r w:rsidRPr="007435EB">
        <w:rPr>
          <w:rFonts w:hint="cs"/>
          <w:rtl/>
        </w:rPr>
        <w:t>עצם</w:t>
      </w:r>
      <w:r w:rsidRPr="007435EB">
        <w:rPr>
          <w:rtl/>
        </w:rPr>
        <w:t xml:space="preserve"> </w:t>
      </w:r>
      <w:r w:rsidRPr="007435EB">
        <w:rPr>
          <w:rFonts w:hint="cs"/>
          <w:rtl/>
        </w:rPr>
        <w:t>שיש</w:t>
      </w:r>
      <w:r w:rsidRPr="007435EB">
        <w:rPr>
          <w:rtl/>
        </w:rPr>
        <w:t xml:space="preserve"> </w:t>
      </w:r>
      <w:r w:rsidRPr="007435EB">
        <w:rPr>
          <w:rFonts w:hint="cs"/>
          <w:rtl/>
        </w:rPr>
        <w:t>בו</w:t>
      </w:r>
      <w:r w:rsidRPr="007435EB">
        <w:rPr>
          <w:rtl/>
        </w:rPr>
        <w:t xml:space="preserve"> </w:t>
      </w:r>
      <w:r w:rsidRPr="007435EB">
        <w:rPr>
          <w:rFonts w:hint="cs"/>
          <w:rtl/>
        </w:rPr>
        <w:t>מוח</w:t>
      </w:r>
      <w:r w:rsidRPr="007435EB">
        <w:rPr>
          <w:rtl/>
        </w:rPr>
        <w:t xml:space="preserve"> </w:t>
      </w:r>
      <w:r w:rsidRPr="007435EB">
        <w:rPr>
          <w:rFonts w:hint="cs"/>
          <w:rtl/>
        </w:rPr>
        <w:t>ואחד</w:t>
      </w:r>
      <w:r w:rsidRPr="007435EB">
        <w:rPr>
          <w:rtl/>
        </w:rPr>
        <w:t xml:space="preserve"> </w:t>
      </w:r>
      <w:r w:rsidRPr="007435EB">
        <w:rPr>
          <w:rFonts w:hint="cs"/>
          <w:rtl/>
        </w:rPr>
        <w:t>עצם</w:t>
      </w:r>
      <w:r w:rsidRPr="007435EB">
        <w:rPr>
          <w:rtl/>
        </w:rPr>
        <w:t xml:space="preserve"> </w:t>
      </w:r>
      <w:r w:rsidRPr="007435EB">
        <w:rPr>
          <w:rFonts w:hint="cs"/>
          <w:rtl/>
        </w:rPr>
        <w:t>שאין</w:t>
      </w:r>
      <w:r w:rsidRPr="007435EB">
        <w:rPr>
          <w:rtl/>
        </w:rPr>
        <w:t xml:space="preserve"> </w:t>
      </w:r>
      <w:r w:rsidRPr="007435EB">
        <w:rPr>
          <w:rFonts w:hint="cs"/>
          <w:rtl/>
        </w:rPr>
        <w:t>בו</w:t>
      </w:r>
      <w:r w:rsidRPr="007435EB">
        <w:rPr>
          <w:rtl/>
        </w:rPr>
        <w:t xml:space="preserve"> </w:t>
      </w:r>
      <w:r w:rsidRPr="007435EB">
        <w:rPr>
          <w:rFonts w:hint="cs"/>
          <w:rtl/>
        </w:rPr>
        <w:t>מוח</w:t>
      </w:r>
      <w:r w:rsidRPr="007435EB">
        <w:rPr>
          <w:rtl/>
        </w:rPr>
        <w:t>.</w:t>
      </w:r>
    </w:p>
    <w:p w14:paraId="5829B290" w14:textId="77777777" w:rsidR="00E8089F" w:rsidRPr="007435EB" w:rsidRDefault="00E8089F" w:rsidP="00E8089F">
      <w:pPr>
        <w:rPr>
          <w:rtl/>
        </w:rPr>
      </w:pPr>
      <w:r w:rsidRPr="007435EB">
        <w:rPr>
          <w:rFonts w:hint="cs"/>
          <w:rtl/>
        </w:rPr>
        <w:t xml:space="preserve">ורבנן: </w:t>
      </w:r>
      <w:r w:rsidRPr="00AC0CB1">
        <w:rPr>
          <w:rStyle w:val="af2"/>
          <w:rFonts w:hint="cs"/>
          <w:rtl/>
        </w:rPr>
        <w:t xml:space="preserve">'יעשו אותו' </w:t>
      </w:r>
      <w:r w:rsidRPr="007435EB">
        <w:rPr>
          <w:rFonts w:hint="cs"/>
          <w:rtl/>
        </w:rPr>
        <w:t>שאין</w:t>
      </w:r>
      <w:r w:rsidRPr="007435EB">
        <w:rPr>
          <w:rtl/>
        </w:rPr>
        <w:t xml:space="preserve"> </w:t>
      </w:r>
      <w:r w:rsidRPr="007435EB">
        <w:rPr>
          <w:rFonts w:hint="cs"/>
          <w:rtl/>
        </w:rPr>
        <w:t>שוחטין</w:t>
      </w:r>
      <w:r w:rsidRPr="007435EB">
        <w:rPr>
          <w:rtl/>
        </w:rPr>
        <w:t xml:space="preserve"> </w:t>
      </w:r>
      <w:r w:rsidRPr="007435EB">
        <w:rPr>
          <w:rFonts w:hint="cs"/>
          <w:rtl/>
        </w:rPr>
        <w:t>את</w:t>
      </w:r>
      <w:r w:rsidRPr="007435EB">
        <w:rPr>
          <w:rtl/>
        </w:rPr>
        <w:t xml:space="preserve"> </w:t>
      </w:r>
      <w:r w:rsidRPr="007435EB">
        <w:rPr>
          <w:rFonts w:hint="cs"/>
          <w:rtl/>
        </w:rPr>
        <w:t>הפסח</w:t>
      </w:r>
      <w:r w:rsidRPr="007435EB">
        <w:rPr>
          <w:rtl/>
        </w:rPr>
        <w:t xml:space="preserve"> </w:t>
      </w:r>
      <w:r w:rsidRPr="007435EB">
        <w:rPr>
          <w:rFonts w:hint="cs"/>
          <w:rtl/>
        </w:rPr>
        <w:t>על</w:t>
      </w:r>
      <w:r w:rsidRPr="007435EB">
        <w:rPr>
          <w:rtl/>
        </w:rPr>
        <w:t xml:space="preserve"> </w:t>
      </w:r>
      <w:r w:rsidRPr="007435EB">
        <w:rPr>
          <w:rFonts w:hint="cs"/>
          <w:rtl/>
        </w:rPr>
        <w:t>היחיד</w:t>
      </w:r>
      <w:r w:rsidRPr="007435EB">
        <w:rPr>
          <w:rtl/>
        </w:rPr>
        <w:t xml:space="preserve">, </w:t>
      </w:r>
      <w:r w:rsidRPr="007435EB">
        <w:rPr>
          <w:rFonts w:hint="cs"/>
          <w:rtl/>
        </w:rPr>
        <w:t>דכמה</w:t>
      </w:r>
      <w:r w:rsidRPr="007435EB">
        <w:rPr>
          <w:rtl/>
        </w:rPr>
        <w:t xml:space="preserve"> </w:t>
      </w:r>
      <w:r w:rsidRPr="007435EB">
        <w:rPr>
          <w:rFonts w:hint="cs"/>
          <w:rtl/>
        </w:rPr>
        <w:t>דאפשר</w:t>
      </w:r>
      <w:r w:rsidRPr="007435EB">
        <w:rPr>
          <w:rtl/>
        </w:rPr>
        <w:t xml:space="preserve"> </w:t>
      </w:r>
      <w:r w:rsidRPr="007435EB">
        <w:rPr>
          <w:rFonts w:hint="cs"/>
          <w:rtl/>
        </w:rPr>
        <w:t>לאהדורי</w:t>
      </w:r>
      <w:r w:rsidRPr="007435EB">
        <w:rPr>
          <w:rtl/>
        </w:rPr>
        <w:t xml:space="preserve"> </w:t>
      </w:r>
      <w:r w:rsidRPr="007435EB">
        <w:rPr>
          <w:rFonts w:hint="cs"/>
          <w:rtl/>
        </w:rPr>
        <w:t>מהדרינן</w:t>
      </w:r>
      <w:r w:rsidRPr="007435EB">
        <w:rPr>
          <w:rtl/>
        </w:rPr>
        <w:t>.</w:t>
      </w:r>
    </w:p>
    <w:p w14:paraId="52B41DD8" w14:textId="1E28F305" w:rsidR="00E8089F" w:rsidRPr="007435EB" w:rsidRDefault="00F47631" w:rsidP="00F47631">
      <w:pPr>
        <w:pStyle w:val="affd"/>
        <w:rPr>
          <w:bCs/>
          <w:rtl/>
        </w:rPr>
      </w:pPr>
      <w:r>
        <w:rPr>
          <w:rFonts w:hint="cs"/>
          <w:rtl/>
        </w:rPr>
        <w:t>***</w:t>
      </w:r>
    </w:p>
    <w:p w14:paraId="62E9D802" w14:textId="31576844"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374C40" w:rsidRPr="007435EB">
        <w:rPr>
          <w:rFonts w:ascii="Fb Fontext" w:hAnsi="Fb Fontext" w:hint="cs"/>
          <w:rtl/>
        </w:rPr>
        <w:t>'</w:t>
      </w:r>
      <w:r w:rsidR="00E8089F" w:rsidRPr="00AC0CB1">
        <w:rPr>
          <w:rStyle w:val="af2"/>
          <w:rFonts w:hint="cs"/>
          <w:rtl/>
        </w:rPr>
        <w:t>ככל</w:t>
      </w:r>
      <w:r w:rsidR="00E8089F" w:rsidRPr="00AC0CB1">
        <w:rPr>
          <w:rStyle w:val="af2"/>
          <w:rtl/>
        </w:rPr>
        <w:t xml:space="preserve"> </w:t>
      </w:r>
      <w:r w:rsidR="00E8089F" w:rsidRPr="00AC0CB1">
        <w:rPr>
          <w:rStyle w:val="af2"/>
          <w:rFonts w:hint="cs"/>
          <w:rtl/>
        </w:rPr>
        <w:t>חקת</w:t>
      </w:r>
      <w:r w:rsidR="00E8089F" w:rsidRPr="00AC0CB1">
        <w:rPr>
          <w:rStyle w:val="af2"/>
          <w:rtl/>
        </w:rPr>
        <w:t xml:space="preserve"> </w:t>
      </w:r>
      <w:r w:rsidR="00E8089F" w:rsidRPr="00AC0CB1">
        <w:rPr>
          <w:rStyle w:val="af2"/>
          <w:rFonts w:hint="cs"/>
          <w:rtl/>
        </w:rPr>
        <w:t>הפסח</w:t>
      </w:r>
      <w:r w:rsidR="00E8089F" w:rsidRPr="00AC0CB1">
        <w:rPr>
          <w:rStyle w:val="af2"/>
          <w:rtl/>
        </w:rPr>
        <w:t xml:space="preserve"> </w:t>
      </w:r>
      <w:r w:rsidR="00E8089F" w:rsidRPr="00AC0CB1">
        <w:rPr>
          <w:rStyle w:val="af2"/>
          <w:rFonts w:hint="cs"/>
          <w:rtl/>
        </w:rPr>
        <w:t>יעשו</w:t>
      </w:r>
      <w:r w:rsidR="00E8089F" w:rsidRPr="00AC0CB1">
        <w:rPr>
          <w:rStyle w:val="af2"/>
          <w:rtl/>
        </w:rPr>
        <w:t xml:space="preserve"> </w:t>
      </w:r>
      <w:r w:rsidR="00E8089F" w:rsidRPr="00AC0CB1">
        <w:rPr>
          <w:rStyle w:val="af2"/>
          <w:rFonts w:hint="cs"/>
          <w:rtl/>
        </w:rPr>
        <w:t>אתו'</w:t>
      </w:r>
      <w:r w:rsidR="00E8089F" w:rsidRPr="007435EB">
        <w:rPr>
          <w:rFonts w:ascii="Fb Fontext" w:hAnsi="Fb Fontext"/>
          <w:rtl/>
        </w:rPr>
        <w:t xml:space="preserve"> </w:t>
      </w:r>
      <w:r w:rsidR="00E8089F" w:rsidRPr="007435EB">
        <w:rPr>
          <w:rFonts w:ascii="Fb Fontext" w:hAnsi="Fb Fontext" w:hint="cs"/>
          <w:rtl/>
        </w:rPr>
        <w:t xml:space="preserve">ואינו אסור בבל יראה ובל ימצא כראשון </w:t>
      </w:r>
      <w:r w:rsidR="00E8089F" w:rsidRPr="00AC0CB1">
        <w:rPr>
          <w:rStyle w:val="af2"/>
          <w:rFonts w:hint="cs"/>
          <w:rtl/>
        </w:rPr>
        <w:t>ד'על</w:t>
      </w:r>
      <w:r w:rsidR="00E8089F" w:rsidRPr="00AC0CB1">
        <w:rPr>
          <w:rStyle w:val="af2"/>
          <w:rtl/>
        </w:rPr>
        <w:t xml:space="preserve"> </w:t>
      </w:r>
      <w:r w:rsidR="00E8089F" w:rsidRPr="00AC0CB1">
        <w:rPr>
          <w:rStyle w:val="af2"/>
          <w:rFonts w:hint="cs"/>
          <w:rtl/>
        </w:rPr>
        <w:t>מצות</w:t>
      </w:r>
      <w:r w:rsidR="00E8089F" w:rsidRPr="00AC0CB1">
        <w:rPr>
          <w:rStyle w:val="af2"/>
          <w:rtl/>
        </w:rPr>
        <w:t xml:space="preserve"> </w:t>
      </w:r>
      <w:r w:rsidR="00E8089F" w:rsidRPr="00AC0CB1">
        <w:rPr>
          <w:rStyle w:val="af2"/>
          <w:rFonts w:hint="cs"/>
          <w:rtl/>
        </w:rPr>
        <w:t>ומררים</w:t>
      </w:r>
      <w:r w:rsidR="00E8089F" w:rsidRPr="00AC0CB1">
        <w:rPr>
          <w:rStyle w:val="af2"/>
          <w:rtl/>
        </w:rPr>
        <w:t xml:space="preserve"> </w:t>
      </w:r>
      <w:r w:rsidR="00E8089F" w:rsidRPr="00AC0CB1">
        <w:rPr>
          <w:rStyle w:val="af2"/>
          <w:rFonts w:hint="cs"/>
          <w:rtl/>
        </w:rPr>
        <w:t>יאכלהו'</w:t>
      </w:r>
      <w:r w:rsidR="00E8089F" w:rsidRPr="00AC0CB1">
        <w:rPr>
          <w:rStyle w:val="af2"/>
          <w:rtl/>
        </w:rPr>
        <w:t>.</w:t>
      </w:r>
    </w:p>
    <w:p w14:paraId="4010BE30" w14:textId="77777777" w:rsidR="00E8089F" w:rsidRPr="007435EB" w:rsidRDefault="00E8089F" w:rsidP="00E8089F">
      <w:pPr>
        <w:rPr>
          <w:rtl/>
        </w:rPr>
      </w:pPr>
      <w:r w:rsidRPr="007435EB">
        <w:rPr>
          <w:rFonts w:hint="cs"/>
          <w:rtl/>
        </w:rPr>
        <w:t>לא</w:t>
      </w:r>
      <w:r w:rsidRPr="007435EB">
        <w:rPr>
          <w:rtl/>
        </w:rPr>
        <w:t xml:space="preserve"> </w:t>
      </w:r>
      <w:r w:rsidRPr="007435EB">
        <w:rPr>
          <w:rFonts w:hint="cs"/>
          <w:rtl/>
        </w:rPr>
        <w:t>תעשה שניתק לעשה-</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ישאירו</w:t>
      </w:r>
      <w:r w:rsidRPr="00AC0CB1">
        <w:rPr>
          <w:rStyle w:val="af2"/>
          <w:rtl/>
        </w:rPr>
        <w:t xml:space="preserve"> </w:t>
      </w:r>
      <w:r w:rsidRPr="00AC0CB1">
        <w:rPr>
          <w:rStyle w:val="af2"/>
          <w:rFonts w:hint="cs"/>
          <w:rtl/>
        </w:rPr>
        <w:t>ממנו</w:t>
      </w:r>
      <w:r w:rsidRPr="00AC0CB1">
        <w:rPr>
          <w:rStyle w:val="af2"/>
          <w:rtl/>
        </w:rPr>
        <w:t xml:space="preserve"> </w:t>
      </w:r>
      <w:r w:rsidRPr="00AC0CB1">
        <w:rPr>
          <w:rStyle w:val="af2"/>
          <w:rFonts w:hint="cs"/>
          <w:rtl/>
        </w:rPr>
        <w:t>עד</w:t>
      </w:r>
      <w:r w:rsidRPr="00AC0CB1">
        <w:rPr>
          <w:rStyle w:val="af2"/>
          <w:rtl/>
        </w:rPr>
        <w:t xml:space="preserve"> </w:t>
      </w:r>
      <w:r w:rsidRPr="00AC0CB1">
        <w:rPr>
          <w:rStyle w:val="af2"/>
          <w:rFonts w:hint="cs"/>
          <w:rtl/>
        </w:rPr>
        <w:t>בקר'</w:t>
      </w:r>
      <w:r w:rsidRPr="00AC0CB1">
        <w:rPr>
          <w:rStyle w:val="af2"/>
          <w:rtl/>
        </w:rPr>
        <w:t>.</w:t>
      </w:r>
    </w:p>
    <w:p w14:paraId="5D5CFBC5" w14:textId="77777777" w:rsidR="00E8089F" w:rsidRPr="007435EB" w:rsidRDefault="00E8089F" w:rsidP="00E8089F">
      <w:pPr>
        <w:rPr>
          <w:rtl/>
        </w:rPr>
      </w:pPr>
      <w:r w:rsidRPr="007435EB">
        <w:rPr>
          <w:rFonts w:hint="cs"/>
          <w:rtl/>
        </w:rPr>
        <w:t>ל</w:t>
      </w:r>
      <w:r w:rsidRPr="007435EB">
        <w:rPr>
          <w:rtl/>
        </w:rPr>
        <w:t>"</w:t>
      </w:r>
      <w:r w:rsidRPr="007435EB">
        <w:rPr>
          <w:rFonts w:hint="cs"/>
          <w:rtl/>
        </w:rPr>
        <w:t xml:space="preserve">ת גמור </w:t>
      </w:r>
      <w:r w:rsidRPr="007435EB">
        <w:rPr>
          <w:rtl/>
        </w:rPr>
        <w:t>–</w:t>
      </w:r>
      <w:r w:rsidRPr="00AC0CB1">
        <w:rPr>
          <w:rStyle w:val="af2"/>
          <w:rtl/>
        </w:rPr>
        <w:t xml:space="preserve"> </w:t>
      </w:r>
      <w:r w:rsidRPr="00AC0CB1">
        <w:rPr>
          <w:rStyle w:val="af2"/>
          <w:rFonts w:hint="cs"/>
          <w:rtl/>
        </w:rPr>
        <w:t>'ועצם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ישברו</w:t>
      </w:r>
      <w:r w:rsidRPr="00AC0CB1">
        <w:rPr>
          <w:rStyle w:val="af2"/>
          <w:rtl/>
        </w:rPr>
        <w:t xml:space="preserve"> </w:t>
      </w:r>
      <w:r w:rsidRPr="00AC0CB1">
        <w:rPr>
          <w:rStyle w:val="af2"/>
          <w:rFonts w:hint="cs"/>
          <w:rtl/>
        </w:rPr>
        <w:t>בו'</w:t>
      </w:r>
      <w:r w:rsidRPr="00AC0CB1">
        <w:rPr>
          <w:rStyle w:val="af2"/>
          <w:rtl/>
        </w:rPr>
        <w:t>.</w:t>
      </w:r>
    </w:p>
    <w:p w14:paraId="5333A795" w14:textId="77777777" w:rsidR="00E8089F" w:rsidRPr="007435EB" w:rsidRDefault="00E8089F" w:rsidP="00E8089F">
      <w:pPr>
        <w:rPr>
          <w:rtl/>
        </w:rPr>
      </w:pPr>
      <w:r w:rsidRPr="007435EB">
        <w:rPr>
          <w:rFonts w:hint="cs"/>
          <w:rtl/>
        </w:rPr>
        <w:t>מה</w:t>
      </w:r>
      <w:r w:rsidRPr="007435EB">
        <w:rPr>
          <w:rtl/>
        </w:rPr>
        <w:t xml:space="preserve"> </w:t>
      </w:r>
      <w:r w:rsidRPr="007435EB">
        <w:rPr>
          <w:rFonts w:hint="cs"/>
          <w:rtl/>
        </w:rPr>
        <w:t>הפרט</w:t>
      </w:r>
      <w:r w:rsidRPr="007435EB">
        <w:rPr>
          <w:rtl/>
        </w:rPr>
        <w:t xml:space="preserve"> </w:t>
      </w:r>
      <w:r w:rsidRPr="007435EB">
        <w:rPr>
          <w:rFonts w:hint="cs"/>
          <w:rtl/>
        </w:rPr>
        <w:t>מפורש</w:t>
      </w:r>
      <w:r w:rsidRPr="007435EB">
        <w:rPr>
          <w:rtl/>
        </w:rPr>
        <w:t xml:space="preserve"> – </w:t>
      </w:r>
      <w:r w:rsidRPr="007435EB">
        <w:rPr>
          <w:rFonts w:hint="cs"/>
          <w:rtl/>
        </w:rPr>
        <w:t>כנ</w:t>
      </w:r>
      <w:r w:rsidRPr="007435EB">
        <w:rPr>
          <w:rtl/>
        </w:rPr>
        <w:t>"</w:t>
      </w:r>
      <w:r w:rsidRPr="007435EB">
        <w:rPr>
          <w:rFonts w:hint="cs"/>
          <w:rtl/>
        </w:rPr>
        <w:t>ל</w:t>
      </w:r>
      <w:r w:rsidRPr="007435EB">
        <w:rPr>
          <w:rtl/>
        </w:rPr>
        <w:t xml:space="preserve"> </w:t>
      </w:r>
      <w:r w:rsidRPr="007435EB">
        <w:rPr>
          <w:rFonts w:hint="cs"/>
          <w:rtl/>
        </w:rPr>
        <w:t>אף</w:t>
      </w:r>
      <w:r w:rsidRPr="007435EB">
        <w:rPr>
          <w:rtl/>
        </w:rPr>
        <w:t xml:space="preserve"> </w:t>
      </w:r>
      <w:r w:rsidRPr="007435EB">
        <w:rPr>
          <w:rFonts w:hint="cs"/>
          <w:rtl/>
        </w:rPr>
        <w:t>כל</w:t>
      </w:r>
      <w:r w:rsidRPr="007435EB">
        <w:rPr>
          <w:rtl/>
        </w:rPr>
        <w:t xml:space="preserve"> </w:t>
      </w:r>
      <w:r w:rsidRPr="007435EB">
        <w:rPr>
          <w:rFonts w:hint="cs"/>
          <w:rtl/>
        </w:rPr>
        <w:t>מצות</w:t>
      </w:r>
      <w:r w:rsidRPr="007435EB">
        <w:rPr>
          <w:rtl/>
        </w:rPr>
        <w:t xml:space="preserve"> </w:t>
      </w:r>
      <w:r w:rsidRPr="007435EB">
        <w:rPr>
          <w:rFonts w:hint="cs"/>
          <w:rtl/>
        </w:rPr>
        <w:t>עשה</w:t>
      </w:r>
      <w:r w:rsidRPr="007435EB">
        <w:rPr>
          <w:rtl/>
        </w:rPr>
        <w:t xml:space="preserve">, </w:t>
      </w:r>
      <w:r w:rsidRPr="007435EB">
        <w:rPr>
          <w:rFonts w:hint="cs"/>
          <w:rtl/>
        </w:rPr>
        <w:t>ולא</w:t>
      </w:r>
      <w:r w:rsidRPr="007435EB">
        <w:rPr>
          <w:rtl/>
        </w:rPr>
        <w:t xml:space="preserve"> </w:t>
      </w:r>
      <w:r w:rsidRPr="007435EB">
        <w:rPr>
          <w:rFonts w:hint="cs"/>
          <w:rtl/>
        </w:rPr>
        <w:t>תעשה</w:t>
      </w:r>
      <w:r w:rsidRPr="007435EB">
        <w:rPr>
          <w:rtl/>
        </w:rPr>
        <w:t xml:space="preserve"> </w:t>
      </w:r>
      <w:r w:rsidRPr="007435EB">
        <w:rPr>
          <w:rFonts w:hint="cs"/>
          <w:rtl/>
        </w:rPr>
        <w:t>שניתק</w:t>
      </w:r>
      <w:r w:rsidRPr="007435EB">
        <w:rPr>
          <w:rtl/>
        </w:rPr>
        <w:t xml:space="preserve"> </w:t>
      </w:r>
      <w:r w:rsidRPr="007435EB">
        <w:rPr>
          <w:rFonts w:hint="cs"/>
          <w:rtl/>
        </w:rPr>
        <w:t>לעשה</w:t>
      </w:r>
      <w:r w:rsidRPr="007435EB">
        <w:rPr>
          <w:rtl/>
        </w:rPr>
        <w:t xml:space="preserve">, </w:t>
      </w:r>
      <w:r w:rsidRPr="007435EB">
        <w:rPr>
          <w:rFonts w:hint="cs"/>
          <w:rtl/>
        </w:rPr>
        <w:t>ולא</w:t>
      </w:r>
      <w:r w:rsidRPr="007435EB">
        <w:rPr>
          <w:rtl/>
        </w:rPr>
        <w:t xml:space="preserve"> </w:t>
      </w:r>
      <w:r w:rsidRPr="007435EB">
        <w:rPr>
          <w:rFonts w:hint="cs"/>
          <w:rtl/>
        </w:rPr>
        <w:t>תעשה</w:t>
      </w:r>
      <w:r w:rsidRPr="007435EB">
        <w:rPr>
          <w:rtl/>
        </w:rPr>
        <w:t xml:space="preserve"> </w:t>
      </w:r>
      <w:r w:rsidRPr="007435EB">
        <w:rPr>
          <w:rFonts w:hint="cs"/>
          <w:rtl/>
        </w:rPr>
        <w:t>גמור</w:t>
      </w:r>
      <w:r w:rsidRPr="007435EB">
        <w:rPr>
          <w:rtl/>
        </w:rPr>
        <w:t>.</w:t>
      </w:r>
    </w:p>
    <w:p w14:paraId="7FB0D1FF" w14:textId="77777777" w:rsidR="00E8089F" w:rsidRPr="007435EB" w:rsidRDefault="00E8089F" w:rsidP="00E8089F">
      <w:pPr>
        <w:rPr>
          <w:rtl/>
        </w:rPr>
      </w:pPr>
      <w:r w:rsidRPr="005C3FF1">
        <w:rPr>
          <w:rStyle w:val="afffa"/>
          <w:rFonts w:hint="cs"/>
          <w:rtl/>
        </w:rPr>
        <w:t>בכלליה</w:t>
      </w:r>
      <w:r w:rsidRPr="007435EB">
        <w:rPr>
          <w:rtl/>
        </w:rPr>
        <w:t xml:space="preserve"> </w:t>
      </w:r>
      <w:r w:rsidRPr="00AC0CB1">
        <w:rPr>
          <w:rStyle w:val="af2"/>
          <w:rFonts w:hint="cs"/>
          <w:rtl/>
        </w:rPr>
        <w:t>ד'מצות</w:t>
      </w:r>
      <w:r w:rsidRPr="00AC0CB1">
        <w:rPr>
          <w:rStyle w:val="af2"/>
          <w:rtl/>
        </w:rPr>
        <w:t xml:space="preserve"> </w:t>
      </w:r>
      <w:r w:rsidRPr="00AC0CB1">
        <w:rPr>
          <w:rStyle w:val="af2"/>
          <w:rFonts w:hint="cs"/>
          <w:rtl/>
        </w:rPr>
        <w:t>ומררים'</w:t>
      </w:r>
      <w:r w:rsidRPr="00AC0CB1">
        <w:rPr>
          <w:rStyle w:val="af2"/>
          <w:rtl/>
        </w:rPr>
        <w:t xml:space="preserve"> </w:t>
      </w:r>
      <w:r w:rsidRPr="007435EB">
        <w:rPr>
          <w:rFonts w:hint="cs"/>
          <w:rtl/>
        </w:rPr>
        <w:t>מרבי</w:t>
      </w:r>
      <w:r w:rsidRPr="007435EB">
        <w:rPr>
          <w:rtl/>
        </w:rPr>
        <w:t xml:space="preserve"> - </w:t>
      </w:r>
      <w:r w:rsidRPr="007435EB">
        <w:rPr>
          <w:rFonts w:hint="cs"/>
          <w:rtl/>
        </w:rPr>
        <w:t>צלי</w:t>
      </w:r>
      <w:r w:rsidRPr="007435EB">
        <w:rPr>
          <w:rtl/>
        </w:rPr>
        <w:t xml:space="preserve"> </w:t>
      </w:r>
      <w:r w:rsidRPr="007435EB">
        <w:rPr>
          <w:rFonts w:hint="cs"/>
          <w:rtl/>
        </w:rPr>
        <w:t>אש</w:t>
      </w:r>
      <w:r w:rsidRPr="007435EB">
        <w:rPr>
          <w:rtl/>
        </w:rPr>
        <w:t>.</w:t>
      </w:r>
    </w:p>
    <w:p w14:paraId="3D751FCB" w14:textId="77777777" w:rsidR="00E8089F" w:rsidRPr="007435EB" w:rsidRDefault="00374C40" w:rsidP="00E8089F">
      <w:pPr>
        <w:rPr>
          <w:rFonts w:cs="Guttman Vilna"/>
          <w:b/>
          <w:bCs/>
          <w:rtl/>
        </w:rPr>
      </w:pPr>
      <w:r w:rsidRPr="005C3FF1">
        <w:rPr>
          <w:rStyle w:val="afffa"/>
          <w:rFonts w:hint="cs"/>
          <w:rtl/>
        </w:rPr>
        <w:t>ב</w:t>
      </w:r>
      <w:r w:rsidR="00E8089F" w:rsidRPr="005C3FF1">
        <w:rPr>
          <w:rStyle w:val="afffa"/>
          <w:rFonts w:hint="cs"/>
          <w:rtl/>
        </w:rPr>
        <w:t>פרטיה</w:t>
      </w:r>
      <w:r w:rsidR="00E8089F" w:rsidRPr="007435EB">
        <w:rPr>
          <w:rtl/>
        </w:rPr>
        <w:t xml:space="preserve"> </w:t>
      </w:r>
      <w:r w:rsidR="00E8089F" w:rsidRPr="007435EB">
        <w:rPr>
          <w:rFonts w:hint="cs"/>
          <w:rtl/>
        </w:rPr>
        <w:t>ממעיט</w:t>
      </w:r>
      <w:r w:rsidR="00E8089F" w:rsidRPr="007435EB">
        <w:rPr>
          <w:rtl/>
        </w:rPr>
        <w:t xml:space="preserve"> </w:t>
      </w:r>
      <w:r w:rsidR="00E8089F" w:rsidRPr="007435EB">
        <w:rPr>
          <w:rFonts w:hint="cs"/>
          <w:rtl/>
        </w:rPr>
        <w:t>השבתת</w:t>
      </w:r>
      <w:r w:rsidR="00E8089F" w:rsidRPr="007435EB">
        <w:rPr>
          <w:rtl/>
        </w:rPr>
        <w:t xml:space="preserve"> </w:t>
      </w:r>
      <w:r w:rsidR="00E8089F" w:rsidRPr="007435EB">
        <w:rPr>
          <w:rFonts w:hint="cs"/>
          <w:rtl/>
        </w:rPr>
        <w:t>שאור</w:t>
      </w:r>
      <w:r w:rsidR="00E8089F" w:rsidRPr="007435EB">
        <w:rPr>
          <w:rtl/>
        </w:rPr>
        <w:t>.</w:t>
      </w:r>
      <w:r w:rsidR="00E8089F" w:rsidRPr="007435EB">
        <w:rPr>
          <w:rFonts w:hint="cs"/>
          <w:rtl/>
        </w:rPr>
        <w:t xml:space="preserve"> ולא להיפך דמצווה דגופיה עביד</w:t>
      </w:r>
      <w:r w:rsidR="00E8089F" w:rsidRPr="007435EB">
        <w:rPr>
          <w:rtl/>
        </w:rPr>
        <w:t>.</w:t>
      </w:r>
    </w:p>
    <w:p w14:paraId="515187D6" w14:textId="77777777" w:rsidR="00E8089F" w:rsidRPr="007435EB" w:rsidRDefault="00E8089F" w:rsidP="00E8089F">
      <w:pPr>
        <w:rPr>
          <w:rtl/>
        </w:rPr>
      </w:pPr>
      <w:r w:rsidRPr="005C3FF1">
        <w:rPr>
          <w:rStyle w:val="afffa"/>
          <w:rFonts w:hint="cs"/>
          <w:rtl/>
        </w:rPr>
        <w:t>בכלליה</w:t>
      </w:r>
      <w:r w:rsidRPr="007435EB">
        <w:rPr>
          <w:rtl/>
        </w:rPr>
        <w:t xml:space="preserve"> </w:t>
      </w:r>
      <w:r w:rsidRPr="00AC0CB1">
        <w:rPr>
          <w:rStyle w:val="af2"/>
          <w:rFonts w:hint="cs"/>
          <w:rtl/>
        </w:rPr>
        <w:t>ד'לא</w:t>
      </w:r>
      <w:r w:rsidRPr="00AC0CB1">
        <w:rPr>
          <w:rStyle w:val="af2"/>
          <w:rtl/>
        </w:rPr>
        <w:t xml:space="preserve"> </w:t>
      </w:r>
      <w:r w:rsidRPr="00AC0CB1">
        <w:rPr>
          <w:rStyle w:val="af2"/>
          <w:rFonts w:hint="cs"/>
          <w:rtl/>
        </w:rPr>
        <w:t>ישאירו</w:t>
      </w:r>
      <w:r w:rsidRPr="00AC0CB1">
        <w:rPr>
          <w:rStyle w:val="af2"/>
          <w:rtl/>
        </w:rPr>
        <w:t xml:space="preserve"> </w:t>
      </w:r>
      <w:r w:rsidRPr="00AC0CB1">
        <w:rPr>
          <w:rStyle w:val="af2"/>
          <w:rFonts w:hint="cs"/>
          <w:rtl/>
        </w:rPr>
        <w:t>ממנו</w:t>
      </w:r>
      <w:r w:rsidRPr="00AC0CB1">
        <w:rPr>
          <w:rStyle w:val="af2"/>
          <w:rtl/>
        </w:rPr>
        <w:t xml:space="preserve"> </w:t>
      </w:r>
      <w:r w:rsidRPr="00AC0CB1">
        <w:rPr>
          <w:rStyle w:val="af2"/>
          <w:rFonts w:hint="cs"/>
          <w:rtl/>
        </w:rPr>
        <w:t>עד</w:t>
      </w:r>
      <w:r w:rsidRPr="00AC0CB1">
        <w:rPr>
          <w:rStyle w:val="af2"/>
          <w:rtl/>
        </w:rPr>
        <w:t xml:space="preserve"> </w:t>
      </w:r>
      <w:r w:rsidRPr="00AC0CB1">
        <w:rPr>
          <w:rStyle w:val="af2"/>
          <w:rFonts w:hint="cs"/>
          <w:rtl/>
        </w:rPr>
        <w:t>בקר'</w:t>
      </w:r>
      <w:r w:rsidRPr="00AC0CB1">
        <w:rPr>
          <w:rStyle w:val="af2"/>
          <w:rtl/>
        </w:rPr>
        <w:t xml:space="preserve"> </w:t>
      </w:r>
      <w:r w:rsidRPr="007435EB">
        <w:rPr>
          <w:rFonts w:hint="cs"/>
          <w:rtl/>
        </w:rPr>
        <w:t>מרבה</w:t>
      </w:r>
      <w:r w:rsidRPr="007435EB">
        <w:rPr>
          <w:rtl/>
        </w:rPr>
        <w:t xml:space="preserve">- </w:t>
      </w:r>
      <w:r w:rsidRPr="007435EB">
        <w:rPr>
          <w:rFonts w:hint="cs"/>
          <w:rtl/>
        </w:rPr>
        <w:t>לא</w:t>
      </w:r>
      <w:r w:rsidRPr="007435EB">
        <w:rPr>
          <w:rtl/>
        </w:rPr>
        <w:t xml:space="preserve"> </w:t>
      </w:r>
      <w:r w:rsidRPr="007435EB">
        <w:rPr>
          <w:rFonts w:hint="cs"/>
          <w:rtl/>
        </w:rPr>
        <w:t>תוציא</w:t>
      </w:r>
      <w:r w:rsidRPr="007435EB">
        <w:rPr>
          <w:rtl/>
        </w:rPr>
        <w:t xml:space="preserve"> </w:t>
      </w:r>
      <w:r w:rsidRPr="007435EB">
        <w:rPr>
          <w:rFonts w:hint="cs"/>
          <w:rtl/>
        </w:rPr>
        <w:t>ממנו</w:t>
      </w:r>
      <w:r w:rsidRPr="007435EB">
        <w:rPr>
          <w:rtl/>
        </w:rPr>
        <w:t>.</w:t>
      </w:r>
    </w:p>
    <w:p w14:paraId="3FD4F575" w14:textId="77777777" w:rsidR="00E8089F" w:rsidRPr="007435EB" w:rsidRDefault="00E8089F" w:rsidP="00E8089F">
      <w:pPr>
        <w:rPr>
          <w:rtl/>
        </w:rPr>
      </w:pPr>
      <w:r w:rsidRPr="005C3FF1">
        <w:rPr>
          <w:rStyle w:val="afffa"/>
          <w:rFonts w:hint="cs"/>
          <w:rtl/>
        </w:rPr>
        <w:t>בפרטיה</w:t>
      </w:r>
      <w:r w:rsidRPr="007435EB">
        <w:rPr>
          <w:rtl/>
        </w:rPr>
        <w:t xml:space="preserve"> </w:t>
      </w:r>
      <w:r w:rsidRPr="007435EB">
        <w:rPr>
          <w:rFonts w:hint="cs"/>
          <w:rtl/>
        </w:rPr>
        <w:t>ממעט</w:t>
      </w:r>
      <w:r w:rsidRPr="007435EB">
        <w:rPr>
          <w:rtl/>
        </w:rPr>
        <w:t xml:space="preserve"> –</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יראה</w:t>
      </w:r>
      <w:r w:rsidRPr="00AC0CB1">
        <w:rPr>
          <w:rStyle w:val="af2"/>
          <w:rtl/>
        </w:rPr>
        <w:t xml:space="preserve"> </w:t>
      </w:r>
      <w:r w:rsidRPr="00AC0CB1">
        <w:rPr>
          <w:rStyle w:val="af2"/>
          <w:rFonts w:hint="cs"/>
          <w:rtl/>
        </w:rPr>
        <w:t>ולא</w:t>
      </w:r>
      <w:r w:rsidRPr="00AC0CB1">
        <w:rPr>
          <w:rStyle w:val="af2"/>
          <w:rtl/>
        </w:rPr>
        <w:t xml:space="preserve"> </w:t>
      </w:r>
      <w:r w:rsidRPr="00AC0CB1">
        <w:rPr>
          <w:rStyle w:val="af2"/>
          <w:rFonts w:hint="cs"/>
          <w:rtl/>
        </w:rPr>
        <w:t>ימצא'</w:t>
      </w:r>
      <w:r w:rsidRPr="00AC0CB1">
        <w:rPr>
          <w:rStyle w:val="af2"/>
          <w:rtl/>
        </w:rPr>
        <w:t xml:space="preserve"> </w:t>
      </w:r>
      <w:r w:rsidRPr="007435EB">
        <w:rPr>
          <w:rtl/>
        </w:rPr>
        <w:t>(</w:t>
      </w:r>
      <w:r w:rsidRPr="007435EB">
        <w:rPr>
          <w:rFonts w:hint="cs"/>
          <w:rtl/>
        </w:rPr>
        <w:t>דדמי</w:t>
      </w:r>
      <w:r w:rsidRPr="007435EB">
        <w:rPr>
          <w:rtl/>
        </w:rPr>
        <w:t xml:space="preserve"> </w:t>
      </w:r>
      <w:r w:rsidRPr="007435EB">
        <w:rPr>
          <w:rFonts w:hint="cs"/>
          <w:rtl/>
        </w:rPr>
        <w:t>ליה</w:t>
      </w:r>
      <w:r w:rsidRPr="007435EB">
        <w:rPr>
          <w:rtl/>
        </w:rPr>
        <w:t xml:space="preserve">, </w:t>
      </w:r>
      <w:r w:rsidRPr="007435EB">
        <w:rPr>
          <w:rFonts w:hint="cs"/>
          <w:rtl/>
        </w:rPr>
        <w:t>דאינו לוקה] ולא להיפך</w:t>
      </w:r>
      <w:r w:rsidRPr="007435EB">
        <w:rPr>
          <w:rtl/>
        </w:rPr>
        <w:t xml:space="preserve"> </w:t>
      </w:r>
      <w:r w:rsidRPr="007435EB">
        <w:rPr>
          <w:rFonts w:hint="cs"/>
          <w:rtl/>
        </w:rPr>
        <w:t>דמצוה</w:t>
      </w:r>
      <w:r w:rsidRPr="007435EB">
        <w:rPr>
          <w:rtl/>
        </w:rPr>
        <w:t xml:space="preserve"> </w:t>
      </w:r>
      <w:r w:rsidRPr="007435EB">
        <w:rPr>
          <w:rFonts w:hint="cs"/>
          <w:rtl/>
        </w:rPr>
        <w:t>דגופיה</w:t>
      </w:r>
      <w:r w:rsidRPr="007435EB">
        <w:rPr>
          <w:rtl/>
        </w:rPr>
        <w:t xml:space="preserve"> </w:t>
      </w:r>
      <w:r w:rsidRPr="007435EB">
        <w:rPr>
          <w:rFonts w:hint="cs"/>
          <w:rtl/>
        </w:rPr>
        <w:t>עדיף</w:t>
      </w:r>
      <w:r w:rsidRPr="007435EB">
        <w:rPr>
          <w:rtl/>
        </w:rPr>
        <w:t>.</w:t>
      </w:r>
    </w:p>
    <w:p w14:paraId="67D965BD" w14:textId="77777777" w:rsidR="00E8089F" w:rsidRPr="007435EB" w:rsidRDefault="00E8089F" w:rsidP="00E8089F">
      <w:pPr>
        <w:rPr>
          <w:rtl/>
        </w:rPr>
      </w:pPr>
      <w:r w:rsidRPr="005C3FF1">
        <w:rPr>
          <w:rStyle w:val="afffa"/>
          <w:rFonts w:hint="cs"/>
          <w:rtl/>
        </w:rPr>
        <w:t>בכלליה</w:t>
      </w:r>
      <w:r w:rsidRPr="007435EB">
        <w:rPr>
          <w:rtl/>
        </w:rPr>
        <w:t xml:space="preserve"> </w:t>
      </w:r>
      <w:r w:rsidRPr="00AC0CB1">
        <w:rPr>
          <w:rStyle w:val="af2"/>
          <w:rFonts w:hint="cs"/>
          <w:rtl/>
        </w:rPr>
        <w:t>ד'עצם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ישברו</w:t>
      </w:r>
      <w:r w:rsidRPr="00AC0CB1">
        <w:rPr>
          <w:rStyle w:val="af2"/>
          <w:rtl/>
        </w:rPr>
        <w:t xml:space="preserve"> </w:t>
      </w:r>
      <w:r w:rsidRPr="00AC0CB1">
        <w:rPr>
          <w:rStyle w:val="af2"/>
          <w:rFonts w:hint="cs"/>
          <w:rtl/>
        </w:rPr>
        <w:t xml:space="preserve">בו' </w:t>
      </w:r>
      <w:r w:rsidRPr="007435EB">
        <w:rPr>
          <w:rFonts w:hint="cs"/>
          <w:rtl/>
        </w:rPr>
        <w:t>- מרבה</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תאכלו</w:t>
      </w:r>
      <w:r w:rsidRPr="00AC0CB1">
        <w:rPr>
          <w:rStyle w:val="af2"/>
          <w:rtl/>
        </w:rPr>
        <w:t xml:space="preserve"> </w:t>
      </w:r>
      <w:r w:rsidRPr="00AC0CB1">
        <w:rPr>
          <w:rStyle w:val="af2"/>
          <w:rFonts w:hint="cs"/>
          <w:rtl/>
        </w:rPr>
        <w:t>ממנו</w:t>
      </w:r>
      <w:r w:rsidRPr="00AC0CB1">
        <w:rPr>
          <w:rStyle w:val="af2"/>
          <w:rtl/>
        </w:rPr>
        <w:t xml:space="preserve"> </w:t>
      </w:r>
      <w:r w:rsidRPr="00AC0CB1">
        <w:rPr>
          <w:rStyle w:val="af2"/>
          <w:rFonts w:hint="cs"/>
          <w:rtl/>
        </w:rPr>
        <w:t>נא'</w:t>
      </w:r>
      <w:r w:rsidRPr="00AC0CB1">
        <w:rPr>
          <w:rStyle w:val="af2"/>
          <w:rtl/>
        </w:rPr>
        <w:t>.</w:t>
      </w:r>
    </w:p>
    <w:p w14:paraId="1A20F481" w14:textId="77777777" w:rsidR="00E8089F" w:rsidRPr="007435EB" w:rsidRDefault="00E8089F" w:rsidP="00E8089F">
      <w:pPr>
        <w:rPr>
          <w:rtl/>
        </w:rPr>
      </w:pPr>
      <w:r w:rsidRPr="005C3FF1">
        <w:rPr>
          <w:rStyle w:val="afffa"/>
          <w:rFonts w:hint="cs"/>
          <w:rtl/>
        </w:rPr>
        <w:t>בפרטיה</w:t>
      </w:r>
      <w:r w:rsidRPr="007435EB">
        <w:rPr>
          <w:rtl/>
        </w:rPr>
        <w:t xml:space="preserve"> </w:t>
      </w:r>
      <w:r w:rsidRPr="007435EB">
        <w:rPr>
          <w:rFonts w:hint="cs"/>
          <w:rtl/>
        </w:rPr>
        <w:t>ממעט</w:t>
      </w:r>
      <w:r w:rsidRPr="00AC0CB1">
        <w:rPr>
          <w:rStyle w:val="af2"/>
          <w:rFonts w:hint="cs"/>
          <w:rtl/>
        </w:rPr>
        <w:t xml:space="preserve"> 'לא</w:t>
      </w:r>
      <w:r w:rsidRPr="00AC0CB1">
        <w:rPr>
          <w:rStyle w:val="af2"/>
          <w:rtl/>
        </w:rPr>
        <w:t xml:space="preserve"> </w:t>
      </w:r>
      <w:r w:rsidRPr="00AC0CB1">
        <w:rPr>
          <w:rStyle w:val="af2"/>
          <w:rFonts w:hint="cs"/>
          <w:rtl/>
        </w:rPr>
        <w:t>תשחט</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חמץ</w:t>
      </w:r>
      <w:r w:rsidRPr="00AC0CB1">
        <w:rPr>
          <w:rStyle w:val="af2"/>
          <w:rtl/>
        </w:rPr>
        <w:t xml:space="preserve"> </w:t>
      </w:r>
      <w:r w:rsidRPr="00AC0CB1">
        <w:rPr>
          <w:rStyle w:val="af2"/>
          <w:rFonts w:hint="cs"/>
          <w:rtl/>
        </w:rPr>
        <w:t>דם</w:t>
      </w:r>
      <w:r w:rsidRPr="00AC0CB1">
        <w:rPr>
          <w:rStyle w:val="af2"/>
          <w:rtl/>
        </w:rPr>
        <w:t xml:space="preserve"> </w:t>
      </w:r>
      <w:r w:rsidRPr="00AC0CB1">
        <w:rPr>
          <w:rStyle w:val="af2"/>
          <w:rFonts w:hint="cs"/>
          <w:rtl/>
        </w:rPr>
        <w:t>זבחי'</w:t>
      </w:r>
      <w:r w:rsidRPr="00AC0CB1">
        <w:rPr>
          <w:rStyle w:val="af2"/>
          <w:rtl/>
        </w:rPr>
        <w:t xml:space="preserve"> </w:t>
      </w:r>
      <w:r w:rsidRPr="007435EB">
        <w:rPr>
          <w:rFonts w:hint="cs"/>
          <w:rtl/>
        </w:rPr>
        <w:t>ולא להיפך דמצוה</w:t>
      </w:r>
      <w:r w:rsidRPr="007435EB">
        <w:rPr>
          <w:rtl/>
        </w:rPr>
        <w:t xml:space="preserve"> </w:t>
      </w:r>
      <w:r w:rsidRPr="007435EB">
        <w:rPr>
          <w:rFonts w:hint="cs"/>
          <w:rtl/>
        </w:rPr>
        <w:t>דגופיה</w:t>
      </w:r>
      <w:r w:rsidRPr="007435EB">
        <w:rPr>
          <w:rtl/>
        </w:rPr>
        <w:t xml:space="preserve"> </w:t>
      </w:r>
      <w:r w:rsidRPr="007435EB">
        <w:rPr>
          <w:rFonts w:hint="cs"/>
          <w:rtl/>
        </w:rPr>
        <w:t>עדיף</w:t>
      </w:r>
      <w:r w:rsidRPr="007435EB">
        <w:rPr>
          <w:rtl/>
        </w:rPr>
        <w:t>.</w:t>
      </w:r>
    </w:p>
    <w:p w14:paraId="7D50C177" w14:textId="29158D52" w:rsidR="00E8089F" w:rsidRPr="007435EB" w:rsidRDefault="00F47631" w:rsidP="00F47631">
      <w:pPr>
        <w:pStyle w:val="affd"/>
        <w:rPr>
          <w:bCs/>
          <w:rtl/>
        </w:rPr>
      </w:pPr>
      <w:r>
        <w:rPr>
          <w:rFonts w:hint="cs"/>
          <w:rtl/>
        </w:rPr>
        <w:t>***</w:t>
      </w:r>
    </w:p>
    <w:p w14:paraId="1E1AF2CF" w14:textId="77777777" w:rsidR="00E8089F" w:rsidRPr="005C3FF1" w:rsidRDefault="00E8089F" w:rsidP="009A151F">
      <w:pPr>
        <w:rPr>
          <w:rStyle w:val="afffa"/>
          <w:rtl/>
        </w:rPr>
      </w:pPr>
      <w:r w:rsidRPr="005C3FF1">
        <w:rPr>
          <w:rStyle w:val="afffa"/>
          <w:rFonts w:hint="cs"/>
          <w:rtl/>
        </w:rPr>
        <w:t>הראשון</w:t>
      </w:r>
      <w:r w:rsidRPr="005C3FF1">
        <w:rPr>
          <w:rStyle w:val="afffa"/>
          <w:rtl/>
        </w:rPr>
        <w:t xml:space="preserve"> </w:t>
      </w:r>
      <w:r w:rsidRPr="005C3FF1">
        <w:rPr>
          <w:rStyle w:val="afffa"/>
          <w:rFonts w:hint="cs"/>
          <w:rtl/>
        </w:rPr>
        <w:t>טעון</w:t>
      </w:r>
      <w:r w:rsidRPr="005C3FF1">
        <w:rPr>
          <w:rStyle w:val="afffa"/>
          <w:rtl/>
        </w:rPr>
        <w:t xml:space="preserve"> </w:t>
      </w:r>
      <w:r w:rsidRPr="005C3FF1">
        <w:rPr>
          <w:rStyle w:val="afffa"/>
          <w:rFonts w:hint="cs"/>
          <w:rtl/>
        </w:rPr>
        <w:t>הלל</w:t>
      </w:r>
      <w:r w:rsidRPr="005C3FF1">
        <w:rPr>
          <w:rStyle w:val="afffa"/>
          <w:rtl/>
        </w:rPr>
        <w:t xml:space="preserve"> </w:t>
      </w:r>
      <w:r w:rsidRPr="005C3FF1">
        <w:rPr>
          <w:rStyle w:val="afffa"/>
          <w:rFonts w:hint="cs"/>
          <w:rtl/>
        </w:rPr>
        <w:t>באכילתו</w:t>
      </w:r>
      <w:r w:rsidRPr="005C3FF1">
        <w:rPr>
          <w:rStyle w:val="afffa"/>
          <w:rtl/>
        </w:rPr>
        <w:t xml:space="preserve"> </w:t>
      </w:r>
      <w:r w:rsidRPr="005C3FF1">
        <w:rPr>
          <w:rStyle w:val="afffa"/>
          <w:rFonts w:hint="cs"/>
          <w:rtl/>
        </w:rPr>
        <w:t>וכו</w:t>
      </w:r>
      <w:r w:rsidRPr="005C3FF1">
        <w:rPr>
          <w:rStyle w:val="afffa"/>
          <w:rtl/>
        </w:rPr>
        <w:t>'.</w:t>
      </w:r>
    </w:p>
    <w:p w14:paraId="0AE1BD5A" w14:textId="77777777" w:rsidR="00E8089F" w:rsidRPr="007435EB" w:rsidRDefault="00E8089F" w:rsidP="00E8089F">
      <w:pPr>
        <w:rPr>
          <w:rtl/>
        </w:rPr>
      </w:pPr>
      <w:r>
        <w:rPr>
          <w:rStyle w:val="affffd"/>
          <w:rFonts w:ascii="Fb Fontext" w:hAnsi="Fb Fontext" w:hint="cs"/>
          <w:rtl/>
          <w:rPrChange w:id="11238" w:author="מנוע אמוראים" w:date="2026-10-05T16:42:03Z">
            <w:rPr>
              <w:rFonts w:ascii="Fb Fontext" w:hAnsi="Fb Fontext" w:hint="cs"/>
              <w:rtl/>
            </w:rPr>
          </w:rPrChange>
        </w:rPr>
        <w:t xml:space="preserve">רי</w:t>
      </w:r>
      <w:r>
        <w:rPr>
          <w:rStyle w:val="affffd"/>
          <w:rFonts w:ascii="Fb Fontext" w:hAnsi="Fb Fontext"/>
          <w:rtl/>
          <w:rPrChange w:id="11239" w:author="מנוע אמוראים" w:date="2026-10-05T16:42:03Z">
            <w:rPr>
              <w:rFonts w:ascii="Fb Fontext" w:hAnsi="Fb Fontext"/>
              <w:rtl/>
            </w:rPr>
          </w:rPrChange>
        </w:rPr>
        <w:t xml:space="preserve">"</w:t>
      </w:r>
      <w:r>
        <w:rPr>
          <w:rStyle w:val="affffd"/>
          <w:rFonts w:ascii="Fb Fontext" w:hAnsi="Fb Fontext" w:hint="cs"/>
          <w:rtl/>
          <w:rPrChange w:id="11240" w:author="מנוע אמוראים" w:date="2026-10-05T16:42:03Z">
            <w:rPr>
              <w:rFonts w:ascii="Fb Fontext" w:hAnsi="Fb Fontext" w:hint="cs"/>
              <w:rtl/>
            </w:rPr>
          </w:rPrChange>
        </w:rPr>
        <w:t xml:space="preserve">ו</w:t>
      </w:r>
      <w:r>
        <w:rPr>
          <w:rFonts w:ascii="Fb Fontext" w:hAnsi="Fb Fontext" w:hint="cs"/>
          <w:rtl/>
        </w:rPr>
        <w:t xml:space="preserve"> </w:t>
      </w:r>
      <w:r>
        <w:rPr>
          <w:rStyle w:val="affffd"/>
          <w:rFonts w:ascii="Fb Fontext" w:hAnsi="Fb Fontext" w:hint="cs"/>
          <w:rtl/>
          <w:rPrChange w:id="11241" w:author="מנוע אמוראים" w:date="2026-10-05T16:42:03Z">
            <w:rPr>
              <w:rFonts w:ascii="Fb Fontext" w:hAnsi="Fb Fontext" w:hint="cs"/>
              <w:rtl/>
            </w:rPr>
          </w:rPrChange>
        </w:rPr>
        <w:t xml:space="preserve">מרשב</w:t>
      </w:r>
      <w:r>
        <w:rPr>
          <w:rStyle w:val="affffd"/>
          <w:rFonts w:ascii="Fb Fontext" w:hAnsi="Fb Fontext"/>
          <w:rtl/>
          <w:rPrChange w:id="11242" w:author="מנוע אמוראים" w:date="2026-10-05T16:42:03Z">
            <w:rPr>
              <w:rFonts w:ascii="Fb Fontext" w:hAnsi="Fb Fontext"/>
              <w:rtl/>
            </w:rPr>
          </w:rPrChange>
        </w:rPr>
        <w:t xml:space="preserve">"</w:t>
      </w:r>
      <w:r>
        <w:rPr>
          <w:rStyle w:val="affffd"/>
          <w:rFonts w:ascii="Fb Fontext" w:hAnsi="Fb Fontext" w:hint="cs"/>
          <w:rtl/>
          <w:rPrChange w:id="11243" w:author="מנוע אמוראים" w:date="2026-10-05T16:42:03Z">
            <w:rPr>
              <w:rFonts w:ascii="Fb Fontext" w:hAnsi="Fb Fontext" w:hint="cs"/>
              <w:rtl/>
            </w:rPr>
          </w:rPrChange>
        </w:rPr>
        <w:t xml:space="preserve">י</w:t>
      </w:r>
      <w:r>
        <w:rPr>
          <w:rFonts w:ascii="Fb Fontext" w:hAnsi="Fb Fontext" w:hint="cs"/>
          <w:rtl/>
        </w:rPr>
        <w:t xml:space="preserve">:</w:t>
      </w:r>
      <w:r w:rsidRPr="00AC0CB1">
        <w:rPr>
          <w:rStyle w:val="af2"/>
          <w:rtl/>
        </w:rPr>
        <w:t xml:space="preserve"> </w:t>
      </w:r>
      <w:r w:rsidRPr="00AC0CB1">
        <w:rPr>
          <w:rStyle w:val="af2"/>
          <w:rFonts w:hint="cs"/>
          <w:rtl/>
        </w:rPr>
        <w:t>'השיר</w:t>
      </w:r>
      <w:r w:rsidRPr="00AC0CB1">
        <w:rPr>
          <w:rStyle w:val="af2"/>
          <w:rtl/>
        </w:rPr>
        <w:t xml:space="preserve"> </w:t>
      </w:r>
      <w:r w:rsidRPr="00AC0CB1">
        <w:rPr>
          <w:rStyle w:val="af2"/>
          <w:rFonts w:hint="cs"/>
          <w:rtl/>
        </w:rPr>
        <w:t>יהיה</w:t>
      </w:r>
      <w:r w:rsidRPr="00AC0CB1">
        <w:rPr>
          <w:rStyle w:val="af2"/>
          <w:rtl/>
        </w:rPr>
        <w:t xml:space="preserve"> </w:t>
      </w:r>
      <w:r w:rsidRPr="00AC0CB1">
        <w:rPr>
          <w:rStyle w:val="af2"/>
          <w:rFonts w:hint="cs"/>
          <w:rtl/>
        </w:rPr>
        <w:t>לכם</w:t>
      </w:r>
      <w:r w:rsidRPr="00AC0CB1">
        <w:rPr>
          <w:rStyle w:val="af2"/>
          <w:rtl/>
        </w:rPr>
        <w:t xml:space="preserve"> </w:t>
      </w:r>
      <w:r w:rsidRPr="00AC0CB1">
        <w:rPr>
          <w:rStyle w:val="af2"/>
          <w:rFonts w:hint="cs"/>
          <w:rtl/>
        </w:rPr>
        <w:t>כליל</w:t>
      </w:r>
      <w:r w:rsidRPr="00AC0CB1">
        <w:rPr>
          <w:rStyle w:val="af2"/>
          <w:rtl/>
        </w:rPr>
        <w:t xml:space="preserve"> </w:t>
      </w:r>
      <w:r w:rsidRPr="00AC0CB1">
        <w:rPr>
          <w:rStyle w:val="af2"/>
          <w:rFonts w:hint="cs"/>
          <w:rtl/>
        </w:rPr>
        <w:t>התקדש</w:t>
      </w:r>
      <w:r w:rsidRPr="00AC0CB1">
        <w:rPr>
          <w:rStyle w:val="af2"/>
          <w:rtl/>
        </w:rPr>
        <w:t xml:space="preserve"> </w:t>
      </w:r>
      <w:r w:rsidRPr="00AC0CB1">
        <w:rPr>
          <w:rStyle w:val="af2"/>
          <w:rFonts w:hint="cs"/>
          <w:rtl/>
        </w:rPr>
        <w:t>חג'</w:t>
      </w:r>
      <w:r w:rsidRPr="00AC0CB1">
        <w:rPr>
          <w:rStyle w:val="af2"/>
          <w:rtl/>
        </w:rPr>
        <w:t>,</w:t>
      </w:r>
      <w:r w:rsidRPr="007435EB">
        <w:rPr>
          <w:rFonts w:ascii="Fb Fontext" w:hAnsi="Fb Fontext"/>
          <w:rtl/>
        </w:rPr>
        <w:t xml:space="preserve"> </w:t>
      </w:r>
      <w:r w:rsidRPr="007435EB">
        <w:rPr>
          <w:rFonts w:ascii="Fb Fontext" w:hAnsi="Fb Fontext" w:hint="cs"/>
          <w:rtl/>
        </w:rPr>
        <w:t>לילה</w:t>
      </w:r>
      <w:r w:rsidRPr="007435EB">
        <w:rPr>
          <w:rFonts w:ascii="Fb Fontext" w:hAnsi="Fb Fontext"/>
          <w:rtl/>
        </w:rPr>
        <w:t xml:space="preserve"> </w:t>
      </w:r>
      <w:r w:rsidRPr="007435EB">
        <w:rPr>
          <w:rFonts w:ascii="Fb Fontext" w:hAnsi="Fb Fontext" w:hint="cs"/>
          <w:rtl/>
        </w:rPr>
        <w:t>המקודש</w:t>
      </w:r>
      <w:r w:rsidRPr="007435EB">
        <w:rPr>
          <w:rFonts w:ascii="Fb Fontext" w:hAnsi="Fb Fontext"/>
          <w:rtl/>
        </w:rPr>
        <w:t xml:space="preserve"> </w:t>
      </w:r>
      <w:r w:rsidRPr="007435EB">
        <w:rPr>
          <w:rFonts w:ascii="Fb Fontext" w:hAnsi="Fb Fontext" w:hint="cs"/>
          <w:rtl/>
        </w:rPr>
        <w:t>לחג</w:t>
      </w:r>
      <w:r w:rsidRPr="007435EB">
        <w:rPr>
          <w:rFonts w:ascii="Fb Fontext" w:hAnsi="Fb Fontext"/>
          <w:rtl/>
        </w:rPr>
        <w:t xml:space="preserve"> - </w:t>
      </w:r>
      <w:r w:rsidRPr="007435EB">
        <w:rPr>
          <w:rFonts w:ascii="Fb Fontext" w:hAnsi="Fb Fontext" w:hint="cs"/>
          <w:rtl/>
        </w:rPr>
        <w:t>טעון</w:t>
      </w:r>
      <w:r w:rsidRPr="007435EB">
        <w:rPr>
          <w:rFonts w:ascii="Fb Fontext" w:hAnsi="Fb Fontext"/>
          <w:rtl/>
        </w:rPr>
        <w:t xml:space="preserve"> </w:t>
      </w:r>
      <w:r w:rsidRPr="007435EB">
        <w:rPr>
          <w:rFonts w:ascii="Fb Fontext" w:hAnsi="Fb Fontext" w:hint="cs"/>
          <w:rtl/>
        </w:rPr>
        <w:t>הלל</w:t>
      </w:r>
      <w:r w:rsidRPr="007435EB">
        <w:rPr>
          <w:rFonts w:ascii="Fb Fontext" w:hAnsi="Fb Fontext"/>
          <w:rtl/>
        </w:rPr>
        <w:t>.</w:t>
      </w:r>
      <w:r w:rsidRPr="007435EB">
        <w:rPr>
          <w:rFonts w:ascii="Fb Fontext" w:hAnsi="Fb Fontext" w:hint="cs"/>
          <w:rtl/>
        </w:rPr>
        <w:t>לילה</w:t>
      </w:r>
      <w:r w:rsidRPr="007435EB">
        <w:rPr>
          <w:rFonts w:ascii="Fb Fontext" w:hAnsi="Fb Fontext"/>
          <w:rtl/>
        </w:rPr>
        <w:t xml:space="preserve"> </w:t>
      </w:r>
      <w:r w:rsidRPr="007435EB">
        <w:rPr>
          <w:rFonts w:ascii="Fb Fontext" w:hAnsi="Fb Fontext" w:hint="cs"/>
          <w:rtl/>
        </w:rPr>
        <w:t>שאין</w:t>
      </w:r>
      <w:r w:rsidRPr="007435EB">
        <w:rPr>
          <w:rFonts w:ascii="Fb Fontext" w:hAnsi="Fb Fontext"/>
          <w:rtl/>
        </w:rPr>
        <w:t xml:space="preserve"> </w:t>
      </w:r>
      <w:r w:rsidRPr="007435EB">
        <w:rPr>
          <w:rFonts w:ascii="Fb Fontext" w:hAnsi="Fb Fontext" w:hint="cs"/>
          <w:rtl/>
        </w:rPr>
        <w:t>מקודש</w:t>
      </w:r>
      <w:r w:rsidRPr="007435EB">
        <w:rPr>
          <w:rFonts w:ascii="Fb Fontext" w:hAnsi="Fb Fontext"/>
          <w:rtl/>
        </w:rPr>
        <w:t xml:space="preserve"> </w:t>
      </w:r>
      <w:r w:rsidRPr="007435EB">
        <w:rPr>
          <w:rFonts w:ascii="Fb Fontext" w:hAnsi="Fb Fontext" w:hint="cs"/>
          <w:rtl/>
        </w:rPr>
        <w:t>לחג</w:t>
      </w:r>
      <w:r w:rsidRPr="007435EB">
        <w:rPr>
          <w:rFonts w:ascii="Fb Fontext" w:hAnsi="Fb Fontext"/>
          <w:rtl/>
        </w:rPr>
        <w:t xml:space="preserve"> - </w:t>
      </w: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טעון</w:t>
      </w:r>
      <w:r w:rsidRPr="007435EB">
        <w:rPr>
          <w:rFonts w:ascii="Fb Fontext" w:hAnsi="Fb Fontext"/>
          <w:rtl/>
        </w:rPr>
        <w:t xml:space="preserve"> </w:t>
      </w:r>
      <w:r w:rsidRPr="007435EB">
        <w:rPr>
          <w:rFonts w:ascii="Fb Fontext" w:hAnsi="Fb Fontext" w:hint="cs"/>
          <w:rtl/>
        </w:rPr>
        <w:t>הלל</w:t>
      </w:r>
      <w:r w:rsidRPr="007435EB">
        <w:rPr>
          <w:rFonts w:ascii="Fb Fontext" w:hAnsi="Fb Fontext"/>
          <w:rtl/>
        </w:rPr>
        <w:t>.</w:t>
      </w:r>
    </w:p>
    <w:p w14:paraId="1129EA7C" w14:textId="77777777" w:rsidR="00E8089F" w:rsidRPr="005C3FF1" w:rsidRDefault="00E8089F" w:rsidP="009A151F">
      <w:pPr>
        <w:rPr>
          <w:rStyle w:val="afffa"/>
          <w:rtl/>
        </w:rPr>
      </w:pPr>
      <w:r w:rsidRPr="005C3FF1">
        <w:rPr>
          <w:rStyle w:val="afffa"/>
          <w:rFonts w:hint="cs"/>
          <w:rtl/>
        </w:rPr>
        <w:t>זה</w:t>
      </w:r>
      <w:r w:rsidRPr="005C3FF1">
        <w:rPr>
          <w:rStyle w:val="afffa"/>
          <w:rtl/>
        </w:rPr>
        <w:t xml:space="preserve"> </w:t>
      </w:r>
      <w:r w:rsidRPr="005C3FF1">
        <w:rPr>
          <w:rStyle w:val="afffa"/>
          <w:rFonts w:hint="cs"/>
          <w:rtl/>
        </w:rPr>
        <w:t>וזה</w:t>
      </w:r>
      <w:r w:rsidRPr="005C3FF1">
        <w:rPr>
          <w:rStyle w:val="afffa"/>
          <w:rtl/>
        </w:rPr>
        <w:t xml:space="preserve"> </w:t>
      </w:r>
      <w:r w:rsidRPr="005C3FF1">
        <w:rPr>
          <w:rStyle w:val="afffa"/>
          <w:rFonts w:hint="cs"/>
          <w:rtl/>
        </w:rPr>
        <w:t>טעונין</w:t>
      </w:r>
      <w:r w:rsidRPr="005C3FF1">
        <w:rPr>
          <w:rStyle w:val="afffa"/>
          <w:rtl/>
        </w:rPr>
        <w:t xml:space="preserve"> </w:t>
      </w:r>
      <w:r w:rsidRPr="005C3FF1">
        <w:rPr>
          <w:rStyle w:val="afffa"/>
          <w:rFonts w:hint="cs"/>
          <w:rtl/>
        </w:rPr>
        <w:t>הלל</w:t>
      </w:r>
      <w:r w:rsidRPr="005C3FF1">
        <w:rPr>
          <w:rStyle w:val="afffa"/>
          <w:rtl/>
        </w:rPr>
        <w:t xml:space="preserve"> </w:t>
      </w:r>
      <w:r w:rsidRPr="005C3FF1">
        <w:rPr>
          <w:rStyle w:val="afffa"/>
          <w:rFonts w:hint="cs"/>
          <w:rtl/>
        </w:rPr>
        <w:t>בעשייתן</w:t>
      </w:r>
      <w:r w:rsidRPr="005C3FF1">
        <w:rPr>
          <w:rStyle w:val="afffa"/>
          <w:rtl/>
        </w:rPr>
        <w:t xml:space="preserve"> </w:t>
      </w:r>
      <w:r w:rsidRPr="005C3FF1">
        <w:rPr>
          <w:rStyle w:val="afffa"/>
          <w:rFonts w:hint="cs"/>
          <w:rtl/>
        </w:rPr>
        <w:t>כו</w:t>
      </w:r>
      <w:r w:rsidRPr="005C3FF1">
        <w:rPr>
          <w:rStyle w:val="afffa"/>
          <w:rtl/>
        </w:rPr>
        <w:t>'.</w:t>
      </w:r>
    </w:p>
    <w:p w14:paraId="101540C9" w14:textId="77777777" w:rsidR="00E8089F" w:rsidRPr="007435EB" w:rsidRDefault="00E8089F" w:rsidP="00E8089F">
      <w:pPr>
        <w:rPr>
          <w:rtl/>
        </w:rPr>
      </w:pPr>
      <w:r w:rsidRPr="007435EB">
        <w:rPr>
          <w:rFonts w:ascii="Fb Fontext" w:hAnsi="Fb Fontext" w:hint="cs"/>
          <w:rtl/>
        </w:rPr>
        <w:lastRenderedPageBreak/>
        <w:t>וטעמא דלילה</w:t>
      </w:r>
      <w:r w:rsidRPr="007435EB">
        <w:rPr>
          <w:rFonts w:ascii="Fb Fontext" w:hAnsi="Fb Fontext"/>
          <w:rtl/>
        </w:rPr>
        <w:t xml:space="preserve"> </w:t>
      </w:r>
      <w:r w:rsidRPr="007435EB">
        <w:rPr>
          <w:rFonts w:ascii="Fb Fontext" w:hAnsi="Fb Fontext" w:hint="cs"/>
          <w:rtl/>
        </w:rPr>
        <w:t>ממעט</w:t>
      </w:r>
      <w:r w:rsidRPr="007435EB">
        <w:rPr>
          <w:rFonts w:ascii="Fb Fontext" w:hAnsi="Fb Fontext"/>
          <w:rtl/>
        </w:rPr>
        <w:t xml:space="preserve">, </w:t>
      </w:r>
      <w:r w:rsidRPr="007435EB">
        <w:rPr>
          <w:rFonts w:ascii="Fb Fontext" w:hAnsi="Fb Fontext" w:hint="cs"/>
          <w:rtl/>
        </w:rPr>
        <w:t>יום</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ממעט</w:t>
      </w:r>
      <w:r w:rsidRPr="007435EB">
        <w:rPr>
          <w:rFonts w:ascii="Fb Fontext" w:hAnsi="Fb Fontext"/>
          <w:rtl/>
        </w:rPr>
        <w:t>.</w:t>
      </w:r>
    </w:p>
    <w:p w14:paraId="1A63192B" w14:textId="77777777" w:rsidR="00E8089F" w:rsidRPr="007435EB" w:rsidRDefault="00E8089F" w:rsidP="00E8089F">
      <w:pPr>
        <w:rPr>
          <w:rtl/>
        </w:rPr>
      </w:pPr>
      <w:r w:rsidRPr="007435EB">
        <w:rPr>
          <w:rFonts w:ascii="Fb Fontext" w:hAnsi="Fb Fontext" w:hint="cs"/>
          <w:sz w:val="20"/>
          <w:rtl/>
        </w:rPr>
        <w:t>ו</w:t>
      </w:r>
      <w:r w:rsidRPr="005C3FF1">
        <w:rPr>
          <w:rStyle w:val="afffa"/>
          <w:rFonts w:hint="cs"/>
          <w:rtl/>
        </w:rPr>
        <w:t>אב</w:t>
      </w:r>
      <w:r w:rsidRPr="005C3FF1">
        <w:rPr>
          <w:rStyle w:val="afffa"/>
          <w:rtl/>
        </w:rPr>
        <w:t>"</w:t>
      </w:r>
      <w:r w:rsidRPr="005C3FF1">
        <w:rPr>
          <w:rStyle w:val="afffa"/>
          <w:rFonts w:hint="cs"/>
          <w:rtl/>
        </w:rPr>
        <w:t>א</w:t>
      </w:r>
      <w:r w:rsidRPr="007435EB">
        <w:rPr>
          <w:rFonts w:ascii="Fb Fontext" w:hAnsi="Fb Fontext"/>
          <w:sz w:val="20"/>
          <w:rtl/>
        </w:rPr>
        <w:t xml:space="preserve">: </w:t>
      </w:r>
      <w:r w:rsidRPr="007435EB">
        <w:rPr>
          <w:rFonts w:ascii="Fb Fontext" w:hAnsi="Fb Fontext" w:hint="cs"/>
          <w:sz w:val="20"/>
          <w:rtl/>
        </w:rPr>
        <w:t>אפשר</w:t>
      </w:r>
      <w:r w:rsidRPr="007435EB">
        <w:rPr>
          <w:rFonts w:ascii="Fb Fontext" w:hAnsi="Fb Fontext"/>
          <w:sz w:val="20"/>
          <w:rtl/>
        </w:rPr>
        <w:t xml:space="preserve"> </w:t>
      </w:r>
      <w:r w:rsidRPr="007435EB">
        <w:rPr>
          <w:rFonts w:ascii="Fb Fontext" w:hAnsi="Fb Fontext" w:hint="cs"/>
          <w:sz w:val="20"/>
          <w:rtl/>
        </w:rPr>
        <w:t>ישראל</w:t>
      </w:r>
      <w:r w:rsidRPr="007435EB">
        <w:rPr>
          <w:rFonts w:ascii="Fb Fontext" w:hAnsi="Fb Fontext"/>
          <w:sz w:val="20"/>
          <w:rtl/>
        </w:rPr>
        <w:t xml:space="preserve"> </w:t>
      </w:r>
      <w:r w:rsidRPr="007435EB">
        <w:rPr>
          <w:rFonts w:ascii="Fb Fontext" w:hAnsi="Fb Fontext" w:hint="cs"/>
          <w:sz w:val="20"/>
          <w:rtl/>
        </w:rPr>
        <w:t>שוחטין</w:t>
      </w:r>
      <w:r w:rsidRPr="007435EB">
        <w:rPr>
          <w:rFonts w:ascii="Fb Fontext" w:hAnsi="Fb Fontext"/>
          <w:sz w:val="20"/>
          <w:rtl/>
        </w:rPr>
        <w:t xml:space="preserve"> </w:t>
      </w:r>
      <w:r w:rsidRPr="007435EB">
        <w:rPr>
          <w:rFonts w:ascii="Fb Fontext" w:hAnsi="Fb Fontext" w:hint="cs"/>
          <w:sz w:val="20"/>
          <w:rtl/>
        </w:rPr>
        <w:t>את</w:t>
      </w:r>
      <w:r w:rsidRPr="007435EB">
        <w:rPr>
          <w:rFonts w:ascii="Fb Fontext" w:hAnsi="Fb Fontext"/>
          <w:sz w:val="20"/>
          <w:rtl/>
        </w:rPr>
        <w:t xml:space="preserve"> </w:t>
      </w:r>
      <w:r w:rsidRPr="007435EB">
        <w:rPr>
          <w:rFonts w:ascii="Fb Fontext" w:hAnsi="Fb Fontext" w:hint="cs"/>
          <w:sz w:val="20"/>
          <w:rtl/>
        </w:rPr>
        <w:t>פסחיהן</w:t>
      </w:r>
      <w:r w:rsidRPr="007435EB">
        <w:rPr>
          <w:rFonts w:ascii="Fb Fontext" w:hAnsi="Fb Fontext"/>
          <w:sz w:val="20"/>
          <w:rtl/>
        </w:rPr>
        <w:t xml:space="preserve"> </w:t>
      </w:r>
      <w:r w:rsidRPr="007435EB">
        <w:rPr>
          <w:rFonts w:ascii="Fb Fontext" w:hAnsi="Fb Fontext" w:hint="cs"/>
          <w:sz w:val="20"/>
          <w:rtl/>
        </w:rPr>
        <w:t>ונוטלין</w:t>
      </w:r>
      <w:r w:rsidRPr="007435EB">
        <w:rPr>
          <w:rFonts w:ascii="Fb Fontext" w:hAnsi="Fb Fontext"/>
          <w:sz w:val="20"/>
          <w:rtl/>
        </w:rPr>
        <w:t xml:space="preserve"> </w:t>
      </w:r>
      <w:r w:rsidRPr="007435EB">
        <w:rPr>
          <w:rFonts w:ascii="Fb Fontext" w:hAnsi="Fb Fontext" w:hint="cs"/>
          <w:sz w:val="20"/>
          <w:rtl/>
        </w:rPr>
        <w:t>את</w:t>
      </w:r>
      <w:r w:rsidRPr="007435EB">
        <w:rPr>
          <w:rFonts w:ascii="Fb Fontext" w:hAnsi="Fb Fontext"/>
          <w:sz w:val="20"/>
          <w:rtl/>
        </w:rPr>
        <w:t xml:space="preserve"> </w:t>
      </w:r>
      <w:r w:rsidRPr="007435EB">
        <w:rPr>
          <w:rFonts w:ascii="Fb Fontext" w:hAnsi="Fb Fontext" w:hint="cs"/>
          <w:sz w:val="20"/>
          <w:rtl/>
        </w:rPr>
        <w:t>לולביהן</w:t>
      </w:r>
      <w:r w:rsidRPr="007435EB">
        <w:rPr>
          <w:rFonts w:ascii="Fb Fontext" w:hAnsi="Fb Fontext"/>
          <w:sz w:val="20"/>
          <w:rtl/>
        </w:rPr>
        <w:t xml:space="preserve"> </w:t>
      </w:r>
      <w:r w:rsidRPr="007435EB">
        <w:rPr>
          <w:rFonts w:ascii="Fb Fontext" w:hAnsi="Fb Fontext" w:hint="cs"/>
          <w:sz w:val="20"/>
          <w:rtl/>
        </w:rPr>
        <w:t>ואין</w:t>
      </w:r>
      <w:r w:rsidRPr="007435EB">
        <w:rPr>
          <w:rFonts w:ascii="Fb Fontext" w:hAnsi="Fb Fontext"/>
          <w:sz w:val="20"/>
          <w:rtl/>
        </w:rPr>
        <w:t xml:space="preserve"> </w:t>
      </w:r>
      <w:r w:rsidRPr="007435EB">
        <w:rPr>
          <w:rFonts w:ascii="Fb Fontext" w:hAnsi="Fb Fontext" w:hint="cs"/>
          <w:sz w:val="20"/>
          <w:rtl/>
        </w:rPr>
        <w:t>אומרים</w:t>
      </w:r>
      <w:r w:rsidRPr="007435EB">
        <w:rPr>
          <w:rFonts w:ascii="Fb Fontext" w:hAnsi="Fb Fontext"/>
          <w:sz w:val="20"/>
          <w:rtl/>
        </w:rPr>
        <w:t xml:space="preserve"> </w:t>
      </w:r>
      <w:r w:rsidRPr="007435EB">
        <w:rPr>
          <w:rFonts w:ascii="Fb Fontext" w:hAnsi="Fb Fontext" w:hint="cs"/>
          <w:sz w:val="20"/>
          <w:rtl/>
        </w:rPr>
        <w:t>הלל</w:t>
      </w:r>
      <w:r w:rsidRPr="007435EB">
        <w:rPr>
          <w:rFonts w:ascii="Fb Fontext" w:hAnsi="Fb Fontext"/>
          <w:sz w:val="20"/>
          <w:rtl/>
        </w:rPr>
        <w:t>?</w:t>
      </w:r>
    </w:p>
    <w:p w14:paraId="66C9384C" w14:textId="77777777" w:rsidR="00E8089F" w:rsidRPr="005C3FF1" w:rsidRDefault="00E8089F" w:rsidP="009A151F">
      <w:pPr>
        <w:rPr>
          <w:rStyle w:val="afffa"/>
          <w:rtl/>
        </w:rPr>
      </w:pPr>
      <w:r w:rsidRPr="005C3FF1">
        <w:rPr>
          <w:rStyle w:val="afffa"/>
          <w:rFonts w:hint="cs"/>
          <w:rtl/>
        </w:rPr>
        <w:t>ונאכלין</w:t>
      </w:r>
      <w:r w:rsidRPr="005C3FF1">
        <w:rPr>
          <w:rStyle w:val="afffa"/>
          <w:rtl/>
        </w:rPr>
        <w:t xml:space="preserve"> </w:t>
      </w:r>
      <w:r w:rsidRPr="005C3FF1">
        <w:rPr>
          <w:rStyle w:val="afffa"/>
          <w:rFonts w:hint="cs"/>
          <w:rtl/>
        </w:rPr>
        <w:t>צלי</w:t>
      </w:r>
      <w:r w:rsidRPr="005C3FF1">
        <w:rPr>
          <w:rStyle w:val="afffa"/>
          <w:rtl/>
        </w:rPr>
        <w:t xml:space="preserve"> </w:t>
      </w:r>
      <w:r w:rsidRPr="005C3FF1">
        <w:rPr>
          <w:rStyle w:val="afffa"/>
          <w:rFonts w:hint="cs"/>
          <w:rtl/>
        </w:rPr>
        <w:t>וכו</w:t>
      </w:r>
      <w:r w:rsidRPr="005C3FF1">
        <w:rPr>
          <w:rStyle w:val="afffa"/>
          <w:rtl/>
        </w:rPr>
        <w:t>'.</w:t>
      </w:r>
    </w:p>
    <w:p w14:paraId="5081A5DB" w14:textId="77777777" w:rsidR="00E8089F" w:rsidRPr="007435EB" w:rsidRDefault="00E8089F" w:rsidP="00E8089F">
      <w:pPr>
        <w:rPr>
          <w:rtl/>
        </w:rPr>
      </w:pPr>
      <w:r w:rsidRPr="007435EB">
        <w:rPr>
          <w:rFonts w:ascii="Fb Fontext" w:hAnsi="Fb Fontext" w:hint="cs"/>
          <w:rtl/>
        </w:rPr>
        <w:t>שבת</w:t>
      </w:r>
      <w:r w:rsidRPr="007435EB">
        <w:rPr>
          <w:rFonts w:ascii="Fb Fontext" w:hAnsi="Fb Fontext"/>
          <w:rtl/>
        </w:rPr>
        <w:t xml:space="preserve"> - </w:t>
      </w: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טומאה</w:t>
      </w:r>
      <w:r w:rsidRPr="007435EB">
        <w:rPr>
          <w:rFonts w:ascii="Fb Fontext" w:hAnsi="Fb Fontext"/>
          <w:rtl/>
        </w:rPr>
        <w:t xml:space="preserve"> - </w:t>
      </w:r>
      <w:r w:rsidRPr="007435EB">
        <w:rPr>
          <w:rFonts w:ascii="Fb Fontext" w:hAnsi="Fb Fontext" w:hint="cs"/>
          <w:rtl/>
        </w:rPr>
        <w:t>לא</w:t>
      </w:r>
      <w:r w:rsidRPr="007435EB">
        <w:rPr>
          <w:rFonts w:ascii="Fb Fontext" w:hAnsi="Fb Fontext"/>
          <w:rtl/>
        </w:rPr>
        <w:t>.</w:t>
      </w:r>
    </w:p>
    <w:p w14:paraId="18C4B221" w14:textId="77777777" w:rsidR="00E8089F" w:rsidRPr="007435EB" w:rsidRDefault="00E8089F" w:rsidP="00E8089F">
      <w:pPr>
        <w:rPr>
          <w:rtl/>
        </w:rPr>
      </w:pPr>
      <w:r w:rsidRPr="007435EB">
        <w:rPr>
          <w:rFonts w:hint="cs"/>
          <w:rtl/>
        </w:rPr>
        <w:t>מתניתין</w:t>
      </w:r>
      <w:r w:rsidRPr="007435EB">
        <w:rPr>
          <w:rtl/>
        </w:rPr>
        <w:t xml:space="preserve"> </w:t>
      </w:r>
      <w:r w:rsidRPr="007435EB">
        <w:rPr>
          <w:rFonts w:hint="cs"/>
          <w:rtl/>
        </w:rPr>
        <w:t>דלא</w:t>
      </w:r>
      <w:r w:rsidRPr="007435EB">
        <w:rPr>
          <w:rtl/>
        </w:rPr>
        <w:t xml:space="preserve"> </w:t>
      </w:r>
      <w:r>
        <w:rPr>
          <w:rStyle w:val="affffd"/>
          <w:rFonts w:hint="cs"/>
          <w:rtl/>
          <w:rPrChange w:id="11244" w:author="מנוע אמוראים" w:date="2026-10-05T16:42:03Z">
            <w:rPr>
              <w:rFonts w:hint="cs"/>
              <w:rtl/>
            </w:rPr>
          </w:rPrChange>
        </w:rPr>
        <w:t xml:space="preserve">כר</w:t>
      </w:r>
      <w:r>
        <w:rPr>
          <w:rStyle w:val="affffd"/>
          <w:rtl/>
          <w:rPrChange w:id="11245" w:author="מנוע אמוראים" w:date="2026-10-05T16:42:03Z">
            <w:rPr>
              <w:rtl/>
            </w:rPr>
          </w:rPrChange>
        </w:rPr>
        <w:t xml:space="preserve">"</w:t>
      </w:r>
      <w:r>
        <w:rPr>
          <w:rStyle w:val="affffd"/>
          <w:rFonts w:hint="cs"/>
          <w:rtl/>
          <w:rPrChange w:id="11246" w:author="מנוע אמוראים" w:date="2026-10-05T16:42:03Z">
            <w:rPr>
              <w:rFonts w:hint="cs"/>
              <w:rtl/>
            </w:rPr>
          </w:rPrChange>
        </w:rPr>
        <w:t xml:space="preserve">י</w:t>
      </w:r>
      <w:r>
        <w:rPr>
          <w:rFonts w:hint="cs"/>
          <w:rtl/>
        </w:rPr>
        <w:t xml:space="preserve"> דתניא</w:t>
      </w:r>
      <w:r w:rsidRPr="007435EB">
        <w:rPr>
          <w:rtl/>
        </w:rPr>
        <w:t xml:space="preserve">: </w:t>
      </w:r>
      <w:r w:rsidRPr="007435EB">
        <w:rPr>
          <w:rFonts w:hint="cs"/>
          <w:rtl/>
        </w:rPr>
        <w:t>דוחה</w:t>
      </w:r>
      <w:r w:rsidRPr="007435EB">
        <w:rPr>
          <w:rtl/>
        </w:rPr>
        <w:t xml:space="preserve"> </w:t>
      </w:r>
      <w:r w:rsidRPr="007435EB">
        <w:rPr>
          <w:rFonts w:hint="cs"/>
          <w:rtl/>
        </w:rPr>
        <w:t>את</w:t>
      </w:r>
      <w:r w:rsidRPr="007435EB">
        <w:rPr>
          <w:rtl/>
        </w:rPr>
        <w:t xml:space="preserve"> </w:t>
      </w:r>
      <w:r w:rsidRPr="007435EB">
        <w:rPr>
          <w:rFonts w:hint="cs"/>
          <w:rtl/>
        </w:rPr>
        <w:t>השבת</w:t>
      </w:r>
      <w:r w:rsidRPr="007435EB">
        <w:rPr>
          <w:rtl/>
        </w:rPr>
        <w:t xml:space="preserve">, </w:t>
      </w:r>
      <w:r w:rsidRPr="007435EB">
        <w:rPr>
          <w:rFonts w:hint="cs"/>
          <w:rtl/>
        </w:rPr>
        <w:t>ואין</w:t>
      </w:r>
      <w:r w:rsidRPr="007435EB">
        <w:rPr>
          <w:rtl/>
        </w:rPr>
        <w:t xml:space="preserve"> </w:t>
      </w:r>
      <w:r w:rsidRPr="007435EB">
        <w:rPr>
          <w:rFonts w:hint="cs"/>
          <w:rtl/>
        </w:rPr>
        <w:t>דוחה</w:t>
      </w:r>
      <w:r w:rsidRPr="007435EB">
        <w:rPr>
          <w:rtl/>
        </w:rPr>
        <w:t xml:space="preserve"> </w:t>
      </w:r>
      <w:r w:rsidRPr="007435EB">
        <w:rPr>
          <w:rFonts w:hint="cs"/>
          <w:rtl/>
        </w:rPr>
        <w:t>את</w:t>
      </w:r>
      <w:r w:rsidRPr="007435EB">
        <w:rPr>
          <w:rtl/>
        </w:rPr>
        <w:t xml:space="preserve"> </w:t>
      </w:r>
      <w:r w:rsidRPr="007435EB">
        <w:rPr>
          <w:rFonts w:hint="cs"/>
          <w:rtl/>
        </w:rPr>
        <w:t>הטומאה</w:t>
      </w:r>
      <w:r w:rsidRPr="007435EB">
        <w:rPr>
          <w:rtl/>
        </w:rPr>
        <w:t>.</w:t>
      </w:r>
    </w:p>
    <w:p w14:paraId="4CF26139" w14:textId="77777777" w:rsidR="00E8089F" w:rsidRPr="007435EB" w:rsidRDefault="00E8089F" w:rsidP="00E8089F">
      <w:pPr>
        <w:rPr>
          <w:rtl/>
        </w:rPr>
      </w:pPr>
      <w:r w:rsidRPr="007435EB">
        <w:rPr>
          <w:rtl/>
        </w:rPr>
        <w:tab/>
      </w:r>
      <w:r w:rsidRPr="007435EB">
        <w:rPr>
          <w:rtl/>
        </w:rPr>
        <w:tab/>
      </w:r>
      <w:r w:rsidRPr="007435EB">
        <w:rPr>
          <w:rtl/>
        </w:rPr>
        <w:tab/>
      </w:r>
      <w:r w:rsidRPr="007435EB">
        <w:rPr>
          <w:rtl/>
        </w:rPr>
        <w:tab/>
      </w:r>
      <w:r>
        <w:rPr>
          <w:rStyle w:val="affffd"/>
          <w:rFonts w:hint="cs"/>
          <w:rtl/>
          <w:rPrChange w:id="11247" w:author="מנוע אמוראים" w:date="2026-10-05T16:42:03Z">
            <w:rPr>
              <w:rFonts w:hint="cs"/>
              <w:rtl/>
            </w:rPr>
          </w:rPrChange>
        </w:rPr>
        <w:t xml:space="preserve">ר</w:t>
      </w:r>
      <w:r>
        <w:rPr>
          <w:rStyle w:val="affffd"/>
          <w:rtl/>
          <w:rPrChange w:id="11248" w:author="מנוע אמוראים" w:date="2026-10-05T16:42:03Z">
            <w:rPr>
              <w:rtl/>
            </w:rPr>
          </w:rPrChange>
        </w:rPr>
        <w:t xml:space="preserve">"</w:t>
      </w:r>
      <w:r>
        <w:rPr>
          <w:rStyle w:val="affffd"/>
          <w:rFonts w:hint="cs"/>
          <w:rtl/>
          <w:rPrChange w:id="11249" w:author="מנוע אמוראים" w:date="2026-10-05T16:42:03Z">
            <w:rPr>
              <w:rFonts w:hint="cs"/>
              <w:rtl/>
            </w:rPr>
          </w:rPrChange>
        </w:rPr>
        <w:t xml:space="preserve">י</w:t>
      </w:r>
      <w:r>
        <w:rPr>
          <w:rFonts w:hint="cs"/>
          <w:rtl/>
        </w:rPr>
        <w:t xml:space="preserve"> אומר</w:t>
      </w:r>
      <w:r w:rsidRPr="007435EB">
        <w:rPr>
          <w:rtl/>
        </w:rPr>
        <w:t xml:space="preserve">: </w:t>
      </w:r>
      <w:r w:rsidRPr="007435EB">
        <w:rPr>
          <w:rFonts w:hint="cs"/>
          <w:rtl/>
        </w:rPr>
        <w:t>אף</w:t>
      </w:r>
      <w:r w:rsidRPr="007435EB">
        <w:rPr>
          <w:rtl/>
        </w:rPr>
        <w:t xml:space="preserve"> </w:t>
      </w:r>
      <w:r w:rsidRPr="007435EB">
        <w:rPr>
          <w:rFonts w:hint="cs"/>
          <w:rtl/>
        </w:rPr>
        <w:t>דוחה</w:t>
      </w:r>
      <w:r w:rsidRPr="007435EB">
        <w:rPr>
          <w:rtl/>
        </w:rPr>
        <w:t xml:space="preserve"> </w:t>
      </w:r>
      <w:r w:rsidRPr="007435EB">
        <w:rPr>
          <w:rFonts w:hint="cs"/>
          <w:rtl/>
        </w:rPr>
        <w:t>את</w:t>
      </w:r>
      <w:r w:rsidRPr="007435EB">
        <w:rPr>
          <w:rtl/>
        </w:rPr>
        <w:t xml:space="preserve"> </w:t>
      </w:r>
      <w:r w:rsidRPr="007435EB">
        <w:rPr>
          <w:rFonts w:hint="cs"/>
          <w:rtl/>
        </w:rPr>
        <w:t>הטומאה</w:t>
      </w:r>
      <w:r w:rsidRPr="007435EB">
        <w:rPr>
          <w:rtl/>
        </w:rPr>
        <w:t>.</w:t>
      </w:r>
    </w:p>
    <w:p w14:paraId="09889B41" w14:textId="77777777" w:rsidR="00E8089F" w:rsidRPr="007435EB" w:rsidRDefault="00E8089F" w:rsidP="00E8089F">
      <w:pPr>
        <w:rPr>
          <w:rtl/>
        </w:rPr>
      </w:pPr>
      <w:r w:rsidRPr="007435EB">
        <w:rPr>
          <w:rFonts w:hint="cs"/>
          <w:rtl/>
        </w:rPr>
        <w:t>טעמא דת</w:t>
      </w:r>
      <w:r w:rsidRPr="007435EB">
        <w:rPr>
          <w:rtl/>
        </w:rPr>
        <w:t>"</w:t>
      </w:r>
      <w:r w:rsidRPr="007435EB">
        <w:rPr>
          <w:rFonts w:hint="cs"/>
          <w:rtl/>
        </w:rPr>
        <w:t>ק</w:t>
      </w:r>
      <w:r w:rsidRPr="007435EB">
        <w:rPr>
          <w:rtl/>
        </w:rPr>
        <w:t xml:space="preserve"> - </w:t>
      </w:r>
      <w:r w:rsidRPr="007435EB">
        <w:rPr>
          <w:rFonts w:hint="cs"/>
          <w:rtl/>
        </w:rPr>
        <w:t>מפני</w:t>
      </w:r>
      <w:r w:rsidRPr="007435EB">
        <w:rPr>
          <w:rtl/>
        </w:rPr>
        <w:t xml:space="preserve"> </w:t>
      </w:r>
      <w:r w:rsidRPr="007435EB">
        <w:rPr>
          <w:rFonts w:hint="cs"/>
          <w:rtl/>
        </w:rPr>
        <w:t>טומאה</w:t>
      </w:r>
      <w:r w:rsidRPr="007435EB">
        <w:rPr>
          <w:rtl/>
        </w:rPr>
        <w:t xml:space="preserve"> </w:t>
      </w:r>
      <w:r w:rsidRPr="007435EB">
        <w:rPr>
          <w:rFonts w:hint="cs"/>
          <w:rtl/>
        </w:rPr>
        <w:t>דחיתיו</w:t>
      </w:r>
      <w:r w:rsidRPr="007435EB">
        <w:rPr>
          <w:rtl/>
        </w:rPr>
        <w:t xml:space="preserve">, </w:t>
      </w:r>
      <w:r w:rsidRPr="007435EB">
        <w:rPr>
          <w:rFonts w:hint="cs"/>
          <w:rtl/>
        </w:rPr>
        <w:t>יחזור</w:t>
      </w:r>
      <w:r w:rsidRPr="007435EB">
        <w:rPr>
          <w:rtl/>
        </w:rPr>
        <w:t xml:space="preserve"> </w:t>
      </w:r>
      <w:r w:rsidRPr="007435EB">
        <w:rPr>
          <w:rFonts w:hint="cs"/>
          <w:rtl/>
        </w:rPr>
        <w:t>ויעשה</w:t>
      </w:r>
      <w:r w:rsidRPr="007435EB">
        <w:rPr>
          <w:rtl/>
        </w:rPr>
        <w:t xml:space="preserve"> </w:t>
      </w:r>
      <w:r w:rsidRPr="007435EB">
        <w:rPr>
          <w:rFonts w:hint="cs"/>
          <w:rtl/>
        </w:rPr>
        <w:t>בטומאה</w:t>
      </w:r>
      <w:r w:rsidRPr="007435EB">
        <w:rPr>
          <w:rtl/>
        </w:rPr>
        <w:t>.</w:t>
      </w:r>
    </w:p>
    <w:p w14:paraId="58B8D465" w14:textId="77777777" w:rsidR="00E8089F" w:rsidRPr="007435EB" w:rsidRDefault="00E8089F" w:rsidP="00E8089F">
      <w:pPr>
        <w:rPr>
          <w:rtl/>
        </w:rPr>
      </w:pPr>
      <w:r w:rsidRPr="007435EB">
        <w:rPr>
          <w:rFonts w:ascii="Fb Fontext" w:hAnsi="Fb Fontext"/>
          <w:sz w:val="20"/>
          <w:rtl/>
        </w:rPr>
        <w:tab/>
      </w:r>
      <w:r>
        <w:rPr>
          <w:rStyle w:val="affffd"/>
          <w:rFonts w:ascii="Fb Fontext" w:hAnsi="Fb Fontext" w:hint="cs"/>
          <w:sz w:val="20"/>
          <w:rtl/>
          <w:rPrChange w:id="11250" w:author="מנוע אמוראים" w:date="2026-10-05T16:42:03Z">
            <w:rPr>
              <w:rFonts w:ascii="Fb Fontext" w:hAnsi="Fb Fontext" w:hint="cs"/>
              <w:sz w:val="20"/>
              <w:rtl/>
            </w:rPr>
          </w:rPrChange>
        </w:rPr>
        <w:t xml:space="preserve">ור</w:t>
      </w:r>
      <w:r>
        <w:rPr>
          <w:rStyle w:val="affffd"/>
          <w:rFonts w:ascii="Fb Fontext" w:hAnsi="Fb Fontext"/>
          <w:sz w:val="20"/>
          <w:rtl/>
          <w:rPrChange w:id="11251" w:author="מנוע אמוראים" w:date="2026-10-05T16:42:03Z">
            <w:rPr>
              <w:rFonts w:ascii="Fb Fontext" w:hAnsi="Fb Fontext"/>
              <w:sz w:val="20"/>
              <w:rtl/>
            </w:rPr>
          </w:rPrChange>
        </w:rPr>
        <w:t xml:space="preserve">"</w:t>
      </w:r>
      <w:r>
        <w:rPr>
          <w:rStyle w:val="affffd"/>
          <w:rFonts w:ascii="Fb Fontext" w:hAnsi="Fb Fontext" w:hint="cs"/>
          <w:sz w:val="20"/>
          <w:rtl/>
          <w:rPrChange w:id="11252" w:author="מנוע אמוראים" w:date="2026-10-05T16:42:03Z">
            <w:rPr>
              <w:rFonts w:ascii="Fb Fontext" w:hAnsi="Fb Fontext" w:hint="cs"/>
              <w:sz w:val="20"/>
              <w:rtl/>
            </w:rPr>
          </w:rPrChange>
        </w:rPr>
        <w:t xml:space="preserve">י</w:t>
      </w:r>
      <w:r w:rsidRPr="007435EB">
        <w:rPr>
          <w:rFonts w:ascii="Fb Fontext" w:hAnsi="Fb Fontext"/>
          <w:sz w:val="20"/>
          <w:rtl/>
        </w:rPr>
        <w:t xml:space="preserve">: </w:t>
      </w:r>
      <w:r w:rsidRPr="007435EB">
        <w:rPr>
          <w:rFonts w:ascii="Fb Fontext" w:hAnsi="Fb Fontext" w:hint="cs"/>
          <w:sz w:val="20"/>
          <w:rtl/>
        </w:rPr>
        <w:t>התורה</w:t>
      </w:r>
      <w:r w:rsidRPr="007435EB">
        <w:rPr>
          <w:rFonts w:ascii="Fb Fontext" w:hAnsi="Fb Fontext"/>
          <w:sz w:val="20"/>
          <w:rtl/>
        </w:rPr>
        <w:t xml:space="preserve"> </w:t>
      </w:r>
      <w:r w:rsidRPr="007435EB">
        <w:rPr>
          <w:rFonts w:ascii="Fb Fontext" w:hAnsi="Fb Fontext" w:hint="cs"/>
          <w:sz w:val="20"/>
          <w:rtl/>
        </w:rPr>
        <w:t>חזרה</w:t>
      </w:r>
      <w:r w:rsidRPr="007435EB">
        <w:rPr>
          <w:rFonts w:ascii="Fb Fontext" w:hAnsi="Fb Fontext"/>
          <w:sz w:val="20"/>
          <w:rtl/>
        </w:rPr>
        <w:t xml:space="preserve"> </w:t>
      </w:r>
      <w:r w:rsidRPr="007435EB">
        <w:rPr>
          <w:rFonts w:ascii="Fb Fontext" w:hAnsi="Fb Fontext" w:hint="cs"/>
          <w:sz w:val="20"/>
          <w:rtl/>
        </w:rPr>
        <w:t>עליו</w:t>
      </w:r>
      <w:r w:rsidRPr="007435EB">
        <w:rPr>
          <w:rFonts w:ascii="Fb Fontext" w:hAnsi="Fb Fontext"/>
          <w:sz w:val="20"/>
          <w:rtl/>
        </w:rPr>
        <w:t xml:space="preserve"> </w:t>
      </w:r>
      <w:r w:rsidRPr="007435EB">
        <w:rPr>
          <w:rFonts w:ascii="Fb Fontext" w:hAnsi="Fb Fontext" w:hint="cs"/>
          <w:sz w:val="20"/>
          <w:rtl/>
        </w:rPr>
        <w:t>לעשותו</w:t>
      </w:r>
      <w:r w:rsidRPr="007435EB">
        <w:rPr>
          <w:rFonts w:ascii="Fb Fontext" w:hAnsi="Fb Fontext"/>
          <w:sz w:val="20"/>
          <w:rtl/>
        </w:rPr>
        <w:t xml:space="preserve"> </w:t>
      </w:r>
      <w:r w:rsidRPr="007435EB">
        <w:rPr>
          <w:rFonts w:ascii="Fb Fontext" w:hAnsi="Fb Fontext" w:hint="cs"/>
          <w:sz w:val="20"/>
          <w:rtl/>
        </w:rPr>
        <w:t>בטהרה</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זכה</w:t>
      </w:r>
      <w:r w:rsidRPr="007435EB">
        <w:rPr>
          <w:rFonts w:ascii="Fb Fontext" w:hAnsi="Fb Fontext"/>
          <w:sz w:val="20"/>
          <w:rtl/>
        </w:rPr>
        <w:t xml:space="preserve"> - </w:t>
      </w:r>
      <w:r w:rsidRPr="007435EB">
        <w:rPr>
          <w:rFonts w:ascii="Fb Fontext" w:hAnsi="Fb Fontext" w:hint="cs"/>
          <w:sz w:val="20"/>
          <w:rtl/>
        </w:rPr>
        <w:t>יעשה</w:t>
      </w:r>
      <w:r w:rsidRPr="007435EB">
        <w:rPr>
          <w:rFonts w:ascii="Fb Fontext" w:hAnsi="Fb Fontext"/>
          <w:sz w:val="20"/>
          <w:rtl/>
        </w:rPr>
        <w:t xml:space="preserve"> </w:t>
      </w:r>
      <w:r w:rsidRPr="007435EB">
        <w:rPr>
          <w:rFonts w:ascii="Fb Fontext" w:hAnsi="Fb Fontext" w:hint="cs"/>
          <w:sz w:val="20"/>
          <w:rtl/>
        </w:rPr>
        <w:t>בטומאה</w:t>
      </w:r>
      <w:r w:rsidRPr="007435EB">
        <w:rPr>
          <w:rFonts w:ascii="Fb Fontext" w:hAnsi="Fb Fontext"/>
          <w:sz w:val="20"/>
          <w:rtl/>
        </w:rPr>
        <w:t>.</w:t>
      </w:r>
    </w:p>
    <w:p w14:paraId="45B900FB" w14:textId="391A8A8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ת</w:t>
      </w:r>
      <w:r w:rsidR="00E8089F" w:rsidRPr="005C3FF1">
        <w:rPr>
          <w:rStyle w:val="afffa"/>
          <w:rtl/>
        </w:rPr>
        <w:t>"</w:t>
      </w:r>
      <w:r w:rsidR="00E8089F" w:rsidRPr="005C3FF1">
        <w:rPr>
          <w:rStyle w:val="afffa"/>
          <w:rFonts w:hint="cs"/>
          <w:rtl/>
        </w:rPr>
        <w:t>ר</w:t>
      </w:r>
      <w:r w:rsidR="00E8089F" w:rsidRPr="007435EB">
        <w:rPr>
          <w:rFonts w:ascii="Fb Fontext" w:hAnsi="Fb Fontext"/>
          <w:rtl/>
        </w:rPr>
        <w:t xml:space="preserve">: </w:t>
      </w:r>
      <w:r w:rsidR="00E8089F" w:rsidRPr="007435EB">
        <w:rPr>
          <w:rFonts w:ascii="Fb Fontext" w:hAnsi="Fb Fontext" w:hint="cs"/>
          <w:rtl/>
        </w:rPr>
        <w:t>פסח</w:t>
      </w:r>
      <w:r w:rsidR="00E8089F" w:rsidRPr="007435EB">
        <w:rPr>
          <w:rFonts w:ascii="Fb Fontext" w:hAnsi="Fb Fontext"/>
          <w:rtl/>
        </w:rPr>
        <w:t xml:space="preserve"> </w:t>
      </w:r>
      <w:r w:rsidR="00E8089F" w:rsidRPr="007435EB">
        <w:rPr>
          <w:rFonts w:ascii="Fb Fontext" w:hAnsi="Fb Fontext" w:hint="cs"/>
          <w:rtl/>
        </w:rPr>
        <w:t>ראשון</w:t>
      </w:r>
      <w:r w:rsidR="00E8089F" w:rsidRPr="007435EB">
        <w:rPr>
          <w:rFonts w:ascii="Fb Fontext" w:hAnsi="Fb Fontext"/>
          <w:rtl/>
        </w:rPr>
        <w:t xml:space="preserve"> </w:t>
      </w:r>
      <w:r w:rsidR="00E8089F" w:rsidRPr="007435EB">
        <w:rPr>
          <w:rFonts w:ascii="Fb Fontext" w:hAnsi="Fb Fontext" w:hint="cs"/>
          <w:rtl/>
        </w:rPr>
        <w:t>דוחה</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השבת</w:t>
      </w:r>
      <w:r w:rsidR="00E8089F" w:rsidRPr="007435EB">
        <w:rPr>
          <w:rFonts w:ascii="Fb Fontext" w:hAnsi="Fb Fontext"/>
          <w:rtl/>
        </w:rPr>
        <w:t xml:space="preserve">, </w:t>
      </w:r>
      <w:r w:rsidR="00E8089F" w:rsidRPr="007435EB">
        <w:rPr>
          <w:rFonts w:ascii="Fb Fontext" w:hAnsi="Fb Fontext" w:hint="cs"/>
          <w:rtl/>
        </w:rPr>
        <w:t>פסח</w:t>
      </w:r>
      <w:r w:rsidR="00E8089F" w:rsidRPr="007435EB">
        <w:rPr>
          <w:rFonts w:ascii="Fb Fontext" w:hAnsi="Fb Fontext"/>
          <w:rtl/>
        </w:rPr>
        <w:t xml:space="preserve"> </w:t>
      </w:r>
      <w:r w:rsidR="00E8089F" w:rsidRPr="007435EB">
        <w:rPr>
          <w:rFonts w:ascii="Fb Fontext" w:hAnsi="Fb Fontext" w:hint="cs"/>
          <w:rtl/>
        </w:rPr>
        <w:t>שני</w:t>
      </w:r>
      <w:r w:rsidR="00E8089F" w:rsidRPr="007435EB">
        <w:rPr>
          <w:rFonts w:ascii="Fb Fontext" w:hAnsi="Fb Fontext"/>
          <w:rtl/>
        </w:rPr>
        <w:t xml:space="preserve"> </w:t>
      </w:r>
      <w:r w:rsidR="00E8089F" w:rsidRPr="007435EB">
        <w:rPr>
          <w:rFonts w:ascii="Fb Fontext" w:hAnsi="Fb Fontext" w:hint="cs"/>
          <w:rtl/>
        </w:rPr>
        <w:t>דוחה</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השבת</w:t>
      </w:r>
      <w:r w:rsidR="00E8089F" w:rsidRPr="007435EB">
        <w:rPr>
          <w:rFonts w:ascii="Fb Fontext" w:hAnsi="Fb Fontext"/>
          <w:rtl/>
        </w:rPr>
        <w:t>.</w:t>
      </w:r>
    </w:p>
    <w:p w14:paraId="6567724D" w14:textId="77777777" w:rsidR="00E8089F" w:rsidRPr="007435EB" w:rsidRDefault="00E8089F" w:rsidP="00E8089F">
      <w:pPr>
        <w:rPr>
          <w:rtl/>
        </w:rPr>
      </w:pPr>
      <w:r w:rsidRPr="007435EB">
        <w:rPr>
          <w:rFonts w:hint="cs"/>
          <w:rtl/>
        </w:rPr>
        <w:t>פסח</w:t>
      </w:r>
      <w:r w:rsidRPr="007435EB">
        <w:rPr>
          <w:rtl/>
        </w:rPr>
        <w:t xml:space="preserve"> </w:t>
      </w:r>
      <w:r w:rsidRPr="007435EB">
        <w:rPr>
          <w:rFonts w:hint="cs"/>
          <w:rtl/>
        </w:rPr>
        <w:t>ראשון</w:t>
      </w:r>
      <w:r w:rsidRPr="007435EB">
        <w:rPr>
          <w:rtl/>
        </w:rPr>
        <w:t xml:space="preserve"> </w:t>
      </w:r>
      <w:r w:rsidRPr="007435EB">
        <w:rPr>
          <w:rFonts w:hint="cs"/>
          <w:rtl/>
        </w:rPr>
        <w:t>דוחה</w:t>
      </w:r>
      <w:r w:rsidRPr="007435EB">
        <w:rPr>
          <w:rtl/>
        </w:rPr>
        <w:t xml:space="preserve"> </w:t>
      </w:r>
      <w:r w:rsidRPr="007435EB">
        <w:rPr>
          <w:rFonts w:hint="cs"/>
          <w:rtl/>
        </w:rPr>
        <w:t>את</w:t>
      </w:r>
      <w:r w:rsidRPr="007435EB">
        <w:rPr>
          <w:rtl/>
        </w:rPr>
        <w:t xml:space="preserve"> </w:t>
      </w:r>
      <w:r w:rsidRPr="007435EB">
        <w:rPr>
          <w:rFonts w:hint="cs"/>
          <w:rtl/>
        </w:rPr>
        <w:t>הטומאה</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 xml:space="preserve"> </w:t>
      </w:r>
      <w:r w:rsidRPr="007435EB">
        <w:rPr>
          <w:rFonts w:hint="cs"/>
          <w:rtl/>
        </w:rPr>
        <w:t>דוחה</w:t>
      </w:r>
      <w:r w:rsidRPr="007435EB">
        <w:rPr>
          <w:rtl/>
        </w:rPr>
        <w:t xml:space="preserve"> </w:t>
      </w:r>
      <w:r w:rsidRPr="007435EB">
        <w:rPr>
          <w:rFonts w:hint="cs"/>
          <w:rtl/>
        </w:rPr>
        <w:t>את</w:t>
      </w:r>
      <w:r w:rsidRPr="007435EB">
        <w:rPr>
          <w:rtl/>
        </w:rPr>
        <w:t xml:space="preserve"> </w:t>
      </w:r>
      <w:r w:rsidRPr="007435EB">
        <w:rPr>
          <w:rFonts w:hint="cs"/>
          <w:rtl/>
        </w:rPr>
        <w:t>הטומאה</w:t>
      </w:r>
      <w:r w:rsidRPr="007435EB">
        <w:rPr>
          <w:rtl/>
        </w:rPr>
        <w:t>.</w:t>
      </w:r>
    </w:p>
    <w:p w14:paraId="4C98DB00" w14:textId="77777777" w:rsidR="00E8089F" w:rsidRPr="007435EB" w:rsidRDefault="00E8089F" w:rsidP="00E8089F">
      <w:pPr>
        <w:rPr>
          <w:rtl/>
        </w:rPr>
      </w:pPr>
      <w:r w:rsidRPr="007435EB">
        <w:rPr>
          <w:rFonts w:hint="cs"/>
          <w:rtl/>
        </w:rPr>
        <w:t>פסח</w:t>
      </w:r>
      <w:r w:rsidRPr="007435EB">
        <w:rPr>
          <w:rtl/>
        </w:rPr>
        <w:t xml:space="preserve"> </w:t>
      </w:r>
      <w:r w:rsidRPr="007435EB">
        <w:rPr>
          <w:rFonts w:hint="cs"/>
          <w:rtl/>
        </w:rPr>
        <w:t>ראשון</w:t>
      </w:r>
      <w:r w:rsidRPr="007435EB">
        <w:rPr>
          <w:rtl/>
        </w:rPr>
        <w:t xml:space="preserve"> </w:t>
      </w:r>
      <w:r w:rsidRPr="007435EB">
        <w:rPr>
          <w:rFonts w:hint="cs"/>
          <w:rtl/>
        </w:rPr>
        <w:t>טעון</w:t>
      </w:r>
      <w:r w:rsidRPr="007435EB">
        <w:rPr>
          <w:rtl/>
        </w:rPr>
        <w:t xml:space="preserve"> </w:t>
      </w:r>
      <w:r w:rsidRPr="007435EB">
        <w:rPr>
          <w:rFonts w:hint="cs"/>
          <w:rtl/>
        </w:rPr>
        <w:t>לינה</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 xml:space="preserve"> </w:t>
      </w:r>
      <w:r w:rsidRPr="007435EB">
        <w:rPr>
          <w:rFonts w:hint="cs"/>
          <w:rtl/>
        </w:rPr>
        <w:t>טעון</w:t>
      </w:r>
      <w:r w:rsidRPr="007435EB">
        <w:rPr>
          <w:rtl/>
        </w:rPr>
        <w:t xml:space="preserve"> </w:t>
      </w:r>
      <w:r w:rsidRPr="007435EB">
        <w:rPr>
          <w:rFonts w:hint="cs"/>
          <w:rtl/>
        </w:rPr>
        <w:t>לינה</w:t>
      </w:r>
      <w:r w:rsidRPr="007435EB">
        <w:rPr>
          <w:rtl/>
        </w:rPr>
        <w:t>.</w:t>
      </w:r>
    </w:p>
    <w:p w14:paraId="1F165F7A" w14:textId="77777777" w:rsidR="00E8089F" w:rsidRPr="007435EB" w:rsidRDefault="00E8089F" w:rsidP="00E8089F">
      <w:pPr>
        <w:rPr>
          <w:rtl/>
        </w:rPr>
      </w:pPr>
      <w:r w:rsidRPr="007435EB">
        <w:rPr>
          <w:rFonts w:ascii="Fb Fontext" w:hAnsi="Fb Fontext" w:hint="cs"/>
          <w:sz w:val="20"/>
          <w:rtl/>
        </w:rPr>
        <w:t>דוחה</w:t>
      </w:r>
      <w:r w:rsidRPr="007435EB">
        <w:rPr>
          <w:rFonts w:ascii="Fb Fontext" w:hAnsi="Fb Fontext"/>
          <w:sz w:val="20"/>
          <w:rtl/>
        </w:rPr>
        <w:t xml:space="preserve"> </w:t>
      </w:r>
      <w:r w:rsidRPr="007435EB">
        <w:rPr>
          <w:rFonts w:ascii="Fb Fontext" w:hAnsi="Fb Fontext" w:hint="cs"/>
          <w:sz w:val="20"/>
          <w:rtl/>
        </w:rPr>
        <w:t>את</w:t>
      </w:r>
      <w:r w:rsidRPr="007435EB">
        <w:rPr>
          <w:rFonts w:ascii="Fb Fontext" w:hAnsi="Fb Fontext"/>
          <w:sz w:val="20"/>
          <w:rtl/>
        </w:rPr>
        <w:t xml:space="preserve"> </w:t>
      </w:r>
      <w:r w:rsidRPr="007435EB">
        <w:rPr>
          <w:rFonts w:ascii="Fb Fontext" w:hAnsi="Fb Fontext" w:hint="cs"/>
          <w:sz w:val="20"/>
          <w:rtl/>
        </w:rPr>
        <w:t>הטומאה</w:t>
      </w:r>
      <w:r w:rsidRPr="007435EB">
        <w:rPr>
          <w:rFonts w:ascii="Fb Fontext" w:hAnsi="Fb Fontext"/>
          <w:sz w:val="20"/>
          <w:rtl/>
        </w:rPr>
        <w:t xml:space="preserve"> </w:t>
      </w:r>
      <w:r>
        <w:rPr>
          <w:rStyle w:val="affffd"/>
          <w:rFonts w:ascii="Fb Fontext" w:hAnsi="Fb Fontext" w:hint="cs"/>
          <w:sz w:val="20"/>
          <w:rtl/>
          <w:rPrChange w:id="11253" w:author="מנוע אמוראים" w:date="2026-10-05T16:42:03Z">
            <w:rPr>
              <w:rFonts w:ascii="Fb Fontext" w:hAnsi="Fb Fontext" w:hint="cs"/>
              <w:sz w:val="20"/>
              <w:rtl/>
            </w:rPr>
          </w:rPrChange>
        </w:rPr>
        <w:t xml:space="preserve">כר</w:t>
      </w:r>
      <w:r>
        <w:rPr>
          <w:rStyle w:val="affffd"/>
          <w:rFonts w:ascii="Fb Fontext" w:hAnsi="Fb Fontext"/>
          <w:sz w:val="20"/>
          <w:rtl/>
          <w:rPrChange w:id="11254" w:author="מנוע אמוראים" w:date="2026-10-05T16:42:03Z">
            <w:rPr>
              <w:rFonts w:ascii="Fb Fontext" w:hAnsi="Fb Fontext"/>
              <w:sz w:val="20"/>
              <w:rtl/>
            </w:rPr>
          </w:rPrChange>
        </w:rPr>
        <w:t xml:space="preserve">"</w:t>
      </w:r>
      <w:r>
        <w:rPr>
          <w:rStyle w:val="affffd"/>
          <w:rFonts w:ascii="Fb Fontext" w:hAnsi="Fb Fontext" w:hint="cs"/>
          <w:sz w:val="20"/>
          <w:rtl/>
          <w:rPrChange w:id="11255" w:author="מנוע אמוראים" w:date="2026-10-05T16:42:03Z">
            <w:rPr>
              <w:rFonts w:ascii="Fb Fontext" w:hAnsi="Fb Fontext" w:hint="cs"/>
              <w:sz w:val="20"/>
              <w:rtl/>
            </w:rPr>
          </w:rPrChange>
        </w:rPr>
        <w:t xml:space="preserve">י</w:t>
      </w:r>
      <w:r w:rsidRPr="007435EB">
        <w:rPr>
          <w:rFonts w:ascii="Fb Fontext" w:hAnsi="Fb Fontext"/>
          <w:sz w:val="20"/>
          <w:rtl/>
        </w:rPr>
        <w:t>.</w:t>
      </w:r>
    </w:p>
    <w:p w14:paraId="385981F2" w14:textId="77777777" w:rsidR="00E8089F" w:rsidRPr="007435EB" w:rsidRDefault="00E8089F" w:rsidP="00E8089F">
      <w:pPr>
        <w:rPr>
          <w:rtl/>
        </w:rPr>
      </w:pPr>
      <w:r>
        <w:rPr>
          <w:rFonts w:ascii="Fb Fontext" w:hAnsi="Fb Fontext" w:hint="cs"/>
          <w:rtl/>
        </w:rPr>
        <w:t xml:space="preserve">ותרי תנאי אליבא </w:t>
      </w:r>
      <w:r>
        <w:rPr>
          <w:rStyle w:val="affffd"/>
          <w:rFonts w:ascii="Fb Fontext" w:hAnsi="Fb Fontext" w:hint="cs"/>
          <w:rtl/>
          <w:rPrChange w:id="11256" w:author="מנוע אמוראים" w:date="2026-10-05T16:42:03Z">
            <w:rPr>
              <w:rFonts w:ascii="Fb Fontext" w:hAnsi="Fb Fontext" w:hint="cs"/>
              <w:rtl/>
            </w:rPr>
          </w:rPrChange>
        </w:rPr>
        <w:t xml:space="preserve">דר</w:t>
      </w:r>
      <w:r>
        <w:rPr>
          <w:rStyle w:val="affffd"/>
          <w:rFonts w:ascii="Fb Fontext" w:hAnsi="Fb Fontext"/>
          <w:rtl/>
          <w:rPrChange w:id="11257" w:author="מנוע אמוראים" w:date="2026-10-05T16:42:03Z">
            <w:rPr>
              <w:rFonts w:ascii="Fb Fontext" w:hAnsi="Fb Fontext"/>
              <w:rtl/>
            </w:rPr>
          </w:rPrChange>
        </w:rPr>
        <w:t xml:space="preserve">"</w:t>
      </w:r>
      <w:r>
        <w:rPr>
          <w:rStyle w:val="affffd"/>
          <w:rFonts w:ascii="Fb Fontext" w:hAnsi="Fb Fontext" w:hint="cs"/>
          <w:rtl/>
          <w:rPrChange w:id="11258" w:author="מנוע אמוראים" w:date="2026-10-05T16:42:03Z">
            <w:rPr>
              <w:rFonts w:ascii="Fb Fontext" w:hAnsi="Fb Fontext" w:hint="cs"/>
              <w:rtl/>
            </w:rPr>
          </w:rPrChange>
        </w:rPr>
        <w:t xml:space="preserve">י</w:t>
      </w:r>
      <w:r>
        <w:rPr>
          <w:rFonts w:ascii="Fb Fontext" w:hAnsi="Fb Fontext" w:hint="cs"/>
          <w:rtl/>
        </w:rPr>
        <w:t xml:space="preserve"> חד הך דטעון לינה.</w:t>
      </w:r>
    </w:p>
    <w:p w14:paraId="5CDAE459" w14:textId="77777777" w:rsidR="00E8089F" w:rsidRPr="007435EB" w:rsidRDefault="00E8089F" w:rsidP="00E8089F">
      <w:pPr>
        <w:rPr>
          <w:rtl/>
        </w:rPr>
      </w:pPr>
      <w:r>
        <w:rPr>
          <w:rFonts w:hint="cs"/>
          <w:rtl/>
        </w:rPr>
        <w:t xml:space="preserve">וחד </w:t>
      </w:r>
      <w:r>
        <w:rPr>
          <w:rStyle w:val="affffd"/>
          <w:rFonts w:hint="cs"/>
          <w:rtl/>
          <w:rPrChange w:id="11259" w:author="מנוע אמוראים" w:date="2026-10-05T16:42:03Z">
            <w:rPr>
              <w:rFonts w:hint="cs"/>
              <w:rtl/>
            </w:rPr>
          </w:rPrChange>
        </w:rPr>
        <w:t xml:space="preserve">דר</w:t>
      </w:r>
      <w:r>
        <w:rPr>
          <w:rStyle w:val="affffd"/>
          <w:rtl/>
          <w:rPrChange w:id="11260" w:author="מנוע אמוראים" w:date="2026-10-05T16:42:03Z">
            <w:rPr>
              <w:rtl/>
            </w:rPr>
          </w:rPrChange>
        </w:rPr>
        <w:t xml:space="preserve">"</w:t>
      </w:r>
      <w:r>
        <w:rPr>
          <w:rStyle w:val="affffd"/>
          <w:rFonts w:hint="cs"/>
          <w:rtl/>
          <w:rPrChange w:id="11261" w:author="מנוע אמוראים" w:date="2026-10-05T16:42:03Z">
            <w:rPr>
              <w:rFonts w:hint="cs"/>
              <w:rtl/>
            </w:rPr>
          </w:rPrChange>
        </w:rPr>
        <w:t xml:space="preserve">י</w:t>
      </w:r>
      <w:r w:rsidRPr="007435EB">
        <w:rPr>
          <w:rtl/>
        </w:rPr>
        <w:t xml:space="preserve">: </w:t>
      </w:r>
      <w:r w:rsidRPr="007435EB">
        <w:rPr>
          <w:rFonts w:hint="cs"/>
          <w:rtl/>
        </w:rPr>
        <w:t>מניין</w:t>
      </w:r>
      <w:r w:rsidRPr="007435EB">
        <w:rPr>
          <w:rtl/>
        </w:rPr>
        <w:t xml:space="preserve"> </w:t>
      </w:r>
      <w:r w:rsidRPr="007435EB">
        <w:rPr>
          <w:rFonts w:hint="cs"/>
          <w:rtl/>
        </w:rPr>
        <w:t>לפסח</w:t>
      </w:r>
      <w:r w:rsidRPr="007435EB">
        <w:rPr>
          <w:rtl/>
        </w:rPr>
        <w:t xml:space="preserve"> </w:t>
      </w:r>
      <w:r w:rsidRPr="007435EB">
        <w:rPr>
          <w:rFonts w:hint="cs"/>
          <w:rtl/>
        </w:rPr>
        <w:t>שני</w:t>
      </w:r>
      <w:r w:rsidRPr="007435EB">
        <w:rPr>
          <w:rtl/>
        </w:rPr>
        <w:t xml:space="preserve"> </w:t>
      </w:r>
      <w:r w:rsidRPr="007435EB">
        <w:rPr>
          <w:rFonts w:hint="cs"/>
          <w:rtl/>
        </w:rPr>
        <w:t>שאין</w:t>
      </w:r>
      <w:r w:rsidRPr="007435EB">
        <w:rPr>
          <w:rtl/>
        </w:rPr>
        <w:t xml:space="preserve"> </w:t>
      </w:r>
      <w:r w:rsidRPr="007435EB">
        <w:rPr>
          <w:rFonts w:hint="cs"/>
          <w:rtl/>
        </w:rPr>
        <w:t>טעון</w:t>
      </w:r>
      <w:r w:rsidRPr="007435EB">
        <w:rPr>
          <w:rtl/>
        </w:rPr>
        <w:t xml:space="preserve"> </w:t>
      </w:r>
      <w:r w:rsidRPr="007435EB">
        <w:rPr>
          <w:rFonts w:hint="cs"/>
          <w:rtl/>
        </w:rPr>
        <w:t>לינה</w:t>
      </w:r>
      <w:r w:rsidRPr="007435EB">
        <w:rPr>
          <w:rtl/>
        </w:rPr>
        <w:t xml:space="preserve"> - </w:t>
      </w:r>
      <w:r w:rsidRPr="007435EB">
        <w:rPr>
          <w:rFonts w:hint="cs"/>
          <w:rtl/>
        </w:rPr>
        <w:t>שנאמר</w:t>
      </w:r>
      <w:r w:rsidRPr="00AC0CB1">
        <w:rPr>
          <w:rStyle w:val="af2"/>
          <w:rtl/>
        </w:rPr>
        <w:t xml:space="preserve"> </w:t>
      </w:r>
      <w:r w:rsidRPr="00AC0CB1">
        <w:rPr>
          <w:rStyle w:val="af2"/>
          <w:rFonts w:hint="cs"/>
          <w:rtl/>
        </w:rPr>
        <w:t>'ופנית</w:t>
      </w:r>
      <w:r w:rsidRPr="00AC0CB1">
        <w:rPr>
          <w:rStyle w:val="af2"/>
          <w:rtl/>
        </w:rPr>
        <w:t xml:space="preserve"> </w:t>
      </w:r>
      <w:r w:rsidRPr="00AC0CB1">
        <w:rPr>
          <w:rStyle w:val="af2"/>
          <w:rFonts w:hint="cs"/>
          <w:rtl/>
        </w:rPr>
        <w:t>בבקר</w:t>
      </w:r>
      <w:r w:rsidRPr="00AC0CB1">
        <w:rPr>
          <w:rStyle w:val="af2"/>
          <w:rtl/>
        </w:rPr>
        <w:t xml:space="preserve"> </w:t>
      </w:r>
      <w:r w:rsidRPr="00AC0CB1">
        <w:rPr>
          <w:rStyle w:val="af2"/>
          <w:rFonts w:hint="cs"/>
          <w:rtl/>
        </w:rPr>
        <w:t>והלכת</w:t>
      </w:r>
      <w:r w:rsidRPr="00AC0CB1">
        <w:rPr>
          <w:rStyle w:val="af2"/>
          <w:rtl/>
        </w:rPr>
        <w:t xml:space="preserve"> </w:t>
      </w:r>
      <w:r w:rsidRPr="00AC0CB1">
        <w:rPr>
          <w:rStyle w:val="af2"/>
          <w:rFonts w:hint="cs"/>
          <w:rtl/>
        </w:rPr>
        <w:t>לאהליך'</w:t>
      </w:r>
      <w:r w:rsidRPr="00AC0CB1">
        <w:rPr>
          <w:rStyle w:val="af2"/>
          <w:rtl/>
        </w:rPr>
        <w:t>,</w:t>
      </w:r>
      <w:r w:rsidRPr="007435EB">
        <w:rPr>
          <w:rtl/>
        </w:rPr>
        <w:t xml:space="preserve"> </w:t>
      </w:r>
      <w:r w:rsidRPr="007435EB">
        <w:rPr>
          <w:rFonts w:hint="cs"/>
          <w:rtl/>
        </w:rPr>
        <w:t>וכתיב</w:t>
      </w:r>
      <w:r w:rsidRPr="00AC0CB1">
        <w:rPr>
          <w:rStyle w:val="af2"/>
          <w:rtl/>
        </w:rPr>
        <w:t xml:space="preserve"> </w:t>
      </w:r>
      <w:r w:rsidRPr="00AC0CB1">
        <w:rPr>
          <w:rStyle w:val="af2"/>
          <w:rFonts w:hint="cs"/>
          <w:rtl/>
        </w:rPr>
        <w:t>'ששת</w:t>
      </w:r>
      <w:r w:rsidRPr="00AC0CB1">
        <w:rPr>
          <w:rStyle w:val="af2"/>
          <w:rtl/>
        </w:rPr>
        <w:t xml:space="preserve"> </w:t>
      </w:r>
      <w:r w:rsidRPr="00AC0CB1">
        <w:rPr>
          <w:rStyle w:val="af2"/>
          <w:rFonts w:hint="cs"/>
          <w:rtl/>
        </w:rPr>
        <w:t>ימים</w:t>
      </w:r>
      <w:r w:rsidRPr="00AC0CB1">
        <w:rPr>
          <w:rStyle w:val="af2"/>
          <w:rtl/>
        </w:rPr>
        <w:t xml:space="preserve"> </w:t>
      </w:r>
      <w:r w:rsidRPr="00AC0CB1">
        <w:rPr>
          <w:rStyle w:val="af2"/>
          <w:rFonts w:hint="cs"/>
          <w:rtl/>
        </w:rPr>
        <w:t>תאכל</w:t>
      </w:r>
      <w:r w:rsidRPr="00AC0CB1">
        <w:rPr>
          <w:rStyle w:val="af2"/>
          <w:rtl/>
        </w:rPr>
        <w:t xml:space="preserve"> </w:t>
      </w:r>
      <w:r w:rsidRPr="00AC0CB1">
        <w:rPr>
          <w:rStyle w:val="af2"/>
          <w:rFonts w:hint="cs"/>
          <w:rtl/>
        </w:rPr>
        <w:t>מצות'</w:t>
      </w:r>
      <w:r w:rsidRPr="00AC0CB1">
        <w:rPr>
          <w:rStyle w:val="af2"/>
          <w:rtl/>
        </w:rPr>
        <w:t>,</w:t>
      </w:r>
      <w:r w:rsidRPr="007435EB">
        <w:rPr>
          <w:rtl/>
        </w:rPr>
        <w:t xml:space="preserve"> </w:t>
      </w:r>
      <w:r w:rsidRPr="007435EB">
        <w:rPr>
          <w:rFonts w:hint="cs"/>
          <w:rtl/>
        </w:rPr>
        <w:t>הנאכל</w:t>
      </w:r>
      <w:r w:rsidRPr="007435EB">
        <w:rPr>
          <w:rtl/>
        </w:rPr>
        <w:t xml:space="preserve"> </w:t>
      </w:r>
      <w:r w:rsidRPr="007435EB">
        <w:rPr>
          <w:rFonts w:hint="cs"/>
          <w:rtl/>
        </w:rPr>
        <w:t>לששה</w:t>
      </w:r>
      <w:r w:rsidRPr="007435EB">
        <w:rPr>
          <w:rtl/>
        </w:rPr>
        <w:t xml:space="preserve"> - </w:t>
      </w:r>
      <w:r w:rsidRPr="007435EB">
        <w:rPr>
          <w:rFonts w:hint="cs"/>
          <w:rtl/>
        </w:rPr>
        <w:t>טעון</w:t>
      </w:r>
      <w:r w:rsidRPr="007435EB">
        <w:rPr>
          <w:rtl/>
        </w:rPr>
        <w:t xml:space="preserve"> </w:t>
      </w:r>
      <w:r w:rsidRPr="007435EB">
        <w:rPr>
          <w:rFonts w:hint="cs"/>
          <w:rtl/>
        </w:rPr>
        <w:t>לינה</w:t>
      </w:r>
      <w:r w:rsidRPr="007435EB">
        <w:rPr>
          <w:rtl/>
        </w:rPr>
        <w:t xml:space="preserve">, </w:t>
      </w:r>
      <w:r w:rsidRPr="007435EB">
        <w:rPr>
          <w:rFonts w:hint="cs"/>
          <w:rtl/>
        </w:rPr>
        <w:t>שאין</w:t>
      </w:r>
      <w:r w:rsidRPr="007435EB">
        <w:rPr>
          <w:rtl/>
        </w:rPr>
        <w:t xml:space="preserve"> </w:t>
      </w:r>
      <w:r w:rsidRPr="007435EB">
        <w:rPr>
          <w:rFonts w:hint="cs"/>
          <w:rtl/>
        </w:rPr>
        <w:t>נאכל</w:t>
      </w:r>
      <w:r w:rsidRPr="007435EB">
        <w:rPr>
          <w:rtl/>
        </w:rPr>
        <w:t xml:space="preserve"> </w:t>
      </w:r>
      <w:r w:rsidRPr="007435EB">
        <w:rPr>
          <w:rFonts w:hint="cs"/>
          <w:rtl/>
        </w:rPr>
        <w:t>לששה</w:t>
      </w:r>
      <w:r w:rsidRPr="007435EB">
        <w:rPr>
          <w:rtl/>
        </w:rPr>
        <w:t xml:space="preserve"> - </w:t>
      </w:r>
      <w:r w:rsidRPr="007435EB">
        <w:rPr>
          <w:rFonts w:hint="cs"/>
          <w:rtl/>
        </w:rPr>
        <w:t>אין</w:t>
      </w:r>
      <w:r w:rsidRPr="007435EB">
        <w:rPr>
          <w:rtl/>
        </w:rPr>
        <w:t xml:space="preserve"> </w:t>
      </w:r>
      <w:r w:rsidRPr="007435EB">
        <w:rPr>
          <w:rFonts w:hint="cs"/>
          <w:rtl/>
        </w:rPr>
        <w:t>טעון</w:t>
      </w:r>
      <w:r w:rsidRPr="007435EB">
        <w:rPr>
          <w:rtl/>
        </w:rPr>
        <w:t xml:space="preserve"> </w:t>
      </w:r>
      <w:r w:rsidRPr="007435EB">
        <w:rPr>
          <w:rFonts w:hint="cs"/>
          <w:rtl/>
        </w:rPr>
        <w:t>לינה</w:t>
      </w:r>
      <w:r w:rsidRPr="007435EB">
        <w:rPr>
          <w:rtl/>
        </w:rPr>
        <w:t>.</w:t>
      </w:r>
    </w:p>
    <w:p w14:paraId="54771674" w14:textId="077877F9" w:rsidR="00E8089F" w:rsidRPr="007435EB" w:rsidRDefault="00F47631" w:rsidP="00F47631">
      <w:pPr>
        <w:pStyle w:val="affd"/>
        <w:rPr>
          <w:bCs/>
          <w:rtl/>
        </w:rPr>
      </w:pPr>
      <w:r>
        <w:rPr>
          <w:rFonts w:hint="cs"/>
          <w:rtl/>
        </w:rPr>
        <w:t>***</w:t>
      </w:r>
    </w:p>
    <w:p w14:paraId="77A53E19" w14:textId="77777777" w:rsidR="00E8089F" w:rsidRPr="005C3FF1" w:rsidRDefault="00E8089F" w:rsidP="009A151F">
      <w:pPr>
        <w:rPr>
          <w:rStyle w:val="afffa"/>
          <w:rtl/>
        </w:rPr>
      </w:pPr>
      <w:r w:rsidRPr="007435EB">
        <w:rPr>
          <w:rStyle w:val="afffe"/>
          <w:rFonts w:hint="cs"/>
          <w:b/>
          <w:bCs/>
          <w:sz w:val="20"/>
          <w:rtl/>
        </w:rPr>
        <w:t>משנה</w:t>
      </w:r>
      <w:r w:rsidRPr="005C3FF1">
        <w:rPr>
          <w:rStyle w:val="afffa"/>
          <w:rtl/>
        </w:rPr>
        <w:t>.</w:t>
      </w:r>
    </w:p>
    <w:p w14:paraId="194C3CBF" w14:textId="77777777" w:rsidR="00E8089F" w:rsidRPr="005C3FF1" w:rsidRDefault="00E8089F" w:rsidP="009A151F">
      <w:pPr>
        <w:rPr>
          <w:rStyle w:val="afffa"/>
          <w:rtl/>
        </w:rPr>
      </w:pPr>
      <w:r w:rsidRPr="005C3FF1">
        <w:rPr>
          <w:rStyle w:val="afffa"/>
          <w:rFonts w:hint="cs"/>
          <w:rtl/>
        </w:rPr>
        <w:t>הפסח</w:t>
      </w:r>
      <w:r w:rsidRPr="005C3FF1">
        <w:rPr>
          <w:rStyle w:val="afffa"/>
          <w:rtl/>
        </w:rPr>
        <w:t xml:space="preserve"> </w:t>
      </w:r>
      <w:r w:rsidRPr="005C3FF1">
        <w:rPr>
          <w:rStyle w:val="afffa"/>
          <w:rFonts w:hint="cs"/>
          <w:rtl/>
        </w:rPr>
        <w:t>שבא</w:t>
      </w:r>
      <w:r w:rsidRPr="005C3FF1">
        <w:rPr>
          <w:rStyle w:val="afffa"/>
          <w:rtl/>
        </w:rPr>
        <w:t xml:space="preserve"> </w:t>
      </w:r>
      <w:r w:rsidRPr="005C3FF1">
        <w:rPr>
          <w:rStyle w:val="afffa"/>
          <w:rFonts w:hint="cs"/>
          <w:rtl/>
        </w:rPr>
        <w:t>בטומאה</w:t>
      </w:r>
      <w:r w:rsidRPr="005C3FF1">
        <w:rPr>
          <w:rStyle w:val="afffa"/>
          <w:rtl/>
        </w:rPr>
        <w:t xml:space="preserve"> </w:t>
      </w:r>
      <w:r w:rsidRPr="005C3FF1">
        <w:rPr>
          <w:rStyle w:val="afffa"/>
          <w:rFonts w:hint="cs"/>
          <w:rtl/>
        </w:rPr>
        <w:t>לא</w:t>
      </w:r>
      <w:r w:rsidRPr="005C3FF1">
        <w:rPr>
          <w:rStyle w:val="afffa"/>
          <w:rtl/>
        </w:rPr>
        <w:t xml:space="preserve"> </w:t>
      </w:r>
      <w:r w:rsidRPr="005C3FF1">
        <w:rPr>
          <w:rStyle w:val="afffa"/>
          <w:rFonts w:hint="cs"/>
          <w:rtl/>
        </w:rPr>
        <w:t>יאכלו</w:t>
      </w:r>
      <w:r w:rsidRPr="005C3FF1">
        <w:rPr>
          <w:rStyle w:val="afffa"/>
          <w:rtl/>
        </w:rPr>
        <w:t xml:space="preserve"> </w:t>
      </w:r>
      <w:r w:rsidRPr="005C3FF1">
        <w:rPr>
          <w:rStyle w:val="afffa"/>
          <w:rFonts w:hint="cs"/>
          <w:rtl/>
        </w:rPr>
        <w:t>ממנו</w:t>
      </w:r>
      <w:r w:rsidRPr="005C3FF1">
        <w:rPr>
          <w:rStyle w:val="afffa"/>
          <w:rtl/>
        </w:rPr>
        <w:t xml:space="preserve"> </w:t>
      </w:r>
      <w:r w:rsidRPr="005C3FF1">
        <w:rPr>
          <w:rStyle w:val="afffa"/>
          <w:rFonts w:hint="cs"/>
          <w:rtl/>
        </w:rPr>
        <w:t>זבין</w:t>
      </w:r>
      <w:r w:rsidRPr="005C3FF1">
        <w:rPr>
          <w:rStyle w:val="afffa"/>
          <w:rtl/>
        </w:rPr>
        <w:t xml:space="preserve"> </w:t>
      </w:r>
      <w:r w:rsidRPr="005C3FF1">
        <w:rPr>
          <w:rStyle w:val="afffa"/>
          <w:rFonts w:hint="cs"/>
          <w:rtl/>
        </w:rPr>
        <w:t>וזבות</w:t>
      </w:r>
      <w:r w:rsidRPr="005C3FF1">
        <w:rPr>
          <w:rStyle w:val="afffa"/>
          <w:rtl/>
        </w:rPr>
        <w:t xml:space="preserve"> </w:t>
      </w:r>
      <w:r w:rsidRPr="005C3FF1">
        <w:rPr>
          <w:rStyle w:val="afffa"/>
          <w:rFonts w:hint="cs"/>
          <w:rtl/>
        </w:rPr>
        <w:t>נדות</w:t>
      </w:r>
      <w:r w:rsidRPr="005C3FF1">
        <w:rPr>
          <w:rStyle w:val="afffa"/>
          <w:rtl/>
        </w:rPr>
        <w:t xml:space="preserve"> </w:t>
      </w:r>
      <w:r w:rsidRPr="005C3FF1">
        <w:rPr>
          <w:rStyle w:val="afffa"/>
          <w:rFonts w:hint="cs"/>
          <w:rtl/>
        </w:rPr>
        <w:t>ויולדות</w:t>
      </w:r>
      <w:r w:rsidRPr="005C3FF1">
        <w:rPr>
          <w:rStyle w:val="afffa"/>
          <w:rtl/>
        </w:rPr>
        <w:t xml:space="preserve">, </w:t>
      </w:r>
      <w:r w:rsidRPr="005C3FF1">
        <w:rPr>
          <w:rStyle w:val="afffa"/>
          <w:rFonts w:hint="cs"/>
          <w:rtl/>
        </w:rPr>
        <w:t>ואם</w:t>
      </w:r>
      <w:r w:rsidRPr="005C3FF1">
        <w:rPr>
          <w:rStyle w:val="afffa"/>
          <w:rtl/>
        </w:rPr>
        <w:t xml:space="preserve"> </w:t>
      </w:r>
      <w:r w:rsidRPr="005C3FF1">
        <w:rPr>
          <w:rStyle w:val="afffa"/>
          <w:rFonts w:hint="cs"/>
          <w:rtl/>
        </w:rPr>
        <w:t>אכלו</w:t>
      </w:r>
      <w:r w:rsidRPr="005C3FF1">
        <w:rPr>
          <w:rStyle w:val="afffa"/>
          <w:rtl/>
        </w:rPr>
        <w:t xml:space="preserve"> - </w:t>
      </w:r>
      <w:r w:rsidRPr="005C3FF1">
        <w:rPr>
          <w:rStyle w:val="afffa"/>
          <w:rFonts w:hint="cs"/>
          <w:rtl/>
        </w:rPr>
        <w:t>פטורין</w:t>
      </w:r>
      <w:r w:rsidRPr="005C3FF1">
        <w:rPr>
          <w:rStyle w:val="afffa"/>
          <w:rtl/>
        </w:rPr>
        <w:t xml:space="preserve"> </w:t>
      </w:r>
      <w:r w:rsidRPr="005C3FF1">
        <w:rPr>
          <w:rStyle w:val="afffa"/>
          <w:rFonts w:hint="cs"/>
          <w:rtl/>
        </w:rPr>
        <w:t>מכרת</w:t>
      </w:r>
      <w:r w:rsidRPr="005C3FF1">
        <w:rPr>
          <w:rStyle w:val="afffa"/>
          <w:rtl/>
        </w:rPr>
        <w:t>.</w:t>
      </w:r>
    </w:p>
    <w:p w14:paraId="1CC32203" w14:textId="77777777" w:rsidR="00E8089F" w:rsidRPr="005C3FF1" w:rsidRDefault="00E8089F" w:rsidP="009A151F">
      <w:pPr>
        <w:rPr>
          <w:rStyle w:val="afffa"/>
          <w:rtl/>
        </w:rPr>
      </w:pPr>
      <w:r w:rsidRPr="005C3FF1">
        <w:rPr>
          <w:rStyle w:val="afffa"/>
          <w:rFonts w:hint="cs"/>
          <w:rtl/>
        </w:rPr>
        <w:t>ורבי</w:t>
      </w:r>
      <w:r w:rsidRPr="005C3FF1">
        <w:rPr>
          <w:rStyle w:val="afffa"/>
          <w:rtl/>
        </w:rPr>
        <w:t xml:space="preserve"> </w:t>
      </w:r>
      <w:r w:rsidRPr="005C3FF1">
        <w:rPr>
          <w:rStyle w:val="afffa"/>
          <w:rFonts w:hint="cs"/>
          <w:rtl/>
        </w:rPr>
        <w:t>אליעזר</w:t>
      </w:r>
      <w:r w:rsidRPr="005C3FF1">
        <w:rPr>
          <w:rStyle w:val="afffa"/>
          <w:rtl/>
        </w:rPr>
        <w:t xml:space="preserve"> </w:t>
      </w:r>
      <w:r w:rsidRPr="005C3FF1">
        <w:rPr>
          <w:rStyle w:val="afffa"/>
          <w:rFonts w:hint="cs"/>
          <w:rtl/>
        </w:rPr>
        <w:t>פוטר</w:t>
      </w:r>
      <w:r w:rsidRPr="005C3FF1">
        <w:rPr>
          <w:rStyle w:val="afffa"/>
          <w:rtl/>
        </w:rPr>
        <w:t xml:space="preserve"> </w:t>
      </w:r>
      <w:r w:rsidRPr="005C3FF1">
        <w:rPr>
          <w:rStyle w:val="afffa"/>
          <w:rFonts w:hint="cs"/>
          <w:rtl/>
        </w:rPr>
        <w:t>אף</w:t>
      </w:r>
      <w:r w:rsidRPr="005C3FF1">
        <w:rPr>
          <w:rStyle w:val="afffa"/>
          <w:rtl/>
        </w:rPr>
        <w:t xml:space="preserve"> </w:t>
      </w:r>
      <w:r w:rsidRPr="005C3FF1">
        <w:rPr>
          <w:rStyle w:val="afffa"/>
          <w:rFonts w:hint="cs"/>
          <w:rtl/>
        </w:rPr>
        <w:t>על</w:t>
      </w:r>
      <w:r w:rsidRPr="005C3FF1">
        <w:rPr>
          <w:rStyle w:val="afffa"/>
          <w:rtl/>
        </w:rPr>
        <w:t xml:space="preserve"> </w:t>
      </w:r>
      <w:r w:rsidRPr="005C3FF1">
        <w:rPr>
          <w:rStyle w:val="afffa"/>
          <w:rFonts w:hint="cs"/>
          <w:rtl/>
        </w:rPr>
        <w:t>ביאת</w:t>
      </w:r>
      <w:r w:rsidRPr="005C3FF1">
        <w:rPr>
          <w:rStyle w:val="afffa"/>
          <w:rtl/>
        </w:rPr>
        <w:t xml:space="preserve"> </w:t>
      </w:r>
      <w:r w:rsidRPr="005C3FF1">
        <w:rPr>
          <w:rStyle w:val="afffa"/>
          <w:rFonts w:hint="cs"/>
          <w:rtl/>
        </w:rPr>
        <w:t>מקדש</w:t>
      </w:r>
      <w:r w:rsidRPr="005C3FF1">
        <w:rPr>
          <w:rStyle w:val="afffa"/>
          <w:rtl/>
        </w:rPr>
        <w:t>.</w:t>
      </w:r>
    </w:p>
    <w:p w14:paraId="04FC9087" w14:textId="7F46C81B" w:rsidR="00E8089F" w:rsidRPr="007435EB" w:rsidRDefault="00F47631" w:rsidP="00F47631">
      <w:pPr>
        <w:pStyle w:val="affd"/>
        <w:rPr>
          <w:bCs/>
          <w:rtl/>
        </w:rPr>
      </w:pPr>
      <w:r>
        <w:rPr>
          <w:rFonts w:hint="cs"/>
          <w:rtl/>
        </w:rPr>
        <w:t>***</w:t>
      </w:r>
    </w:p>
    <w:p w14:paraId="684150CD" w14:textId="77777777" w:rsidR="00E8089F" w:rsidRPr="007435EB" w:rsidRDefault="00E8089F" w:rsidP="00E8089F">
      <w:pPr>
        <w:rPr>
          <w:rtl/>
        </w:rPr>
      </w:pPr>
      <w:r w:rsidRPr="007435EB">
        <w:rPr>
          <w:rFonts w:ascii="Fb Fontext" w:hAnsi="Fb Fontext" w:hint="cs"/>
          <w:rtl/>
        </w:rPr>
        <w:t>זבין</w:t>
      </w:r>
      <w:r w:rsidRPr="007435EB">
        <w:rPr>
          <w:rFonts w:ascii="Fb Fontext" w:hAnsi="Fb Fontext"/>
          <w:rtl/>
        </w:rPr>
        <w:t xml:space="preserve"> </w:t>
      </w:r>
      <w:r w:rsidRPr="007435EB">
        <w:rPr>
          <w:rFonts w:ascii="Fb Fontext" w:hAnsi="Fb Fontext" w:hint="cs"/>
          <w:rtl/>
        </w:rPr>
        <w:t>וזבות</w:t>
      </w:r>
      <w:r w:rsidRPr="007435EB">
        <w:rPr>
          <w:rFonts w:ascii="Fb Fontext" w:hAnsi="Fb Fontext"/>
          <w:rtl/>
        </w:rPr>
        <w:t xml:space="preserve"> </w:t>
      </w:r>
      <w:r w:rsidRPr="007435EB">
        <w:rPr>
          <w:rFonts w:ascii="Fb Fontext" w:hAnsi="Fb Fontext" w:hint="cs"/>
          <w:rtl/>
        </w:rPr>
        <w:t>נדות</w:t>
      </w:r>
      <w:r w:rsidRPr="007435EB">
        <w:rPr>
          <w:rFonts w:ascii="Fb Fontext" w:hAnsi="Fb Fontext"/>
          <w:rtl/>
        </w:rPr>
        <w:t xml:space="preserve"> </w:t>
      </w:r>
      <w:r w:rsidRPr="007435EB">
        <w:rPr>
          <w:rFonts w:ascii="Fb Fontext" w:hAnsi="Fb Fontext" w:hint="cs"/>
          <w:rtl/>
        </w:rPr>
        <w:t>ויולדות</w:t>
      </w:r>
      <w:r w:rsidRPr="007435EB">
        <w:rPr>
          <w:rFonts w:ascii="Fb Fontext" w:hAnsi="Fb Fontext"/>
          <w:rtl/>
        </w:rPr>
        <w:t xml:space="preserve"> </w:t>
      </w:r>
      <w:r w:rsidRPr="007435EB">
        <w:rPr>
          <w:rFonts w:ascii="Fb Fontext" w:hAnsi="Fb Fontext" w:hint="cs"/>
          <w:rtl/>
        </w:rPr>
        <w:t>שאכלו</w:t>
      </w:r>
      <w:r w:rsidRPr="007435EB">
        <w:rPr>
          <w:rFonts w:ascii="Fb Fontext" w:hAnsi="Fb Fontext"/>
          <w:rtl/>
        </w:rPr>
        <w:t xml:space="preserve"> </w:t>
      </w:r>
      <w:r w:rsidRPr="007435EB">
        <w:rPr>
          <w:rFonts w:ascii="Fb Fontext" w:hAnsi="Fb Fontext" w:hint="cs"/>
          <w:rtl/>
        </w:rPr>
        <w:t>בפסח</w:t>
      </w:r>
      <w:r w:rsidRPr="007435EB">
        <w:rPr>
          <w:rFonts w:ascii="Fb Fontext" w:hAnsi="Fb Fontext"/>
          <w:rtl/>
        </w:rPr>
        <w:t xml:space="preserve"> </w:t>
      </w:r>
      <w:r w:rsidRPr="007435EB">
        <w:rPr>
          <w:rFonts w:ascii="Fb Fontext" w:hAnsi="Fb Fontext" w:hint="cs"/>
          <w:rtl/>
        </w:rPr>
        <w:t>שבא</w:t>
      </w:r>
      <w:r w:rsidRPr="007435EB">
        <w:rPr>
          <w:rFonts w:ascii="Fb Fontext" w:hAnsi="Fb Fontext"/>
          <w:rtl/>
        </w:rPr>
        <w:t xml:space="preserve"> </w:t>
      </w:r>
      <w:r w:rsidRPr="007435EB">
        <w:rPr>
          <w:rFonts w:ascii="Fb Fontext" w:hAnsi="Fb Fontext" w:hint="cs"/>
          <w:rtl/>
        </w:rPr>
        <w:t>בטומאה-</w:t>
      </w:r>
      <w:r w:rsidRPr="007435EB">
        <w:rPr>
          <w:rFonts w:ascii="Fb Fontext" w:hAnsi="Fb Fontext"/>
          <w:rtl/>
        </w:rPr>
        <w:t xml:space="preserve"> </w:t>
      </w:r>
      <w:r w:rsidRPr="007435EB">
        <w:rPr>
          <w:rFonts w:ascii="Fb Fontext" w:hAnsi="Fb Fontext" w:hint="cs"/>
          <w:rtl/>
        </w:rPr>
        <w:t>פטורין.</w:t>
      </w:r>
    </w:p>
    <w:p w14:paraId="2CC5A66F" w14:textId="77777777" w:rsidR="00E8089F" w:rsidRPr="00AC0CB1" w:rsidRDefault="00E8089F" w:rsidP="00E8089F">
      <w:pPr>
        <w:rPr>
          <w:rStyle w:val="af2"/>
          <w:rtl/>
        </w:rPr>
      </w:pPr>
      <w:r w:rsidRPr="00AC0CB1">
        <w:rPr>
          <w:rStyle w:val="af2"/>
          <w:rFonts w:hint="cs"/>
          <w:rtl/>
        </w:rPr>
        <w:t>ד'כל</w:t>
      </w:r>
      <w:r w:rsidRPr="00AC0CB1">
        <w:rPr>
          <w:rStyle w:val="af2"/>
          <w:rtl/>
        </w:rPr>
        <w:t xml:space="preserve"> </w:t>
      </w:r>
      <w:r w:rsidRPr="00AC0CB1">
        <w:rPr>
          <w:rStyle w:val="af2"/>
          <w:rFonts w:hint="cs"/>
          <w:rtl/>
        </w:rPr>
        <w:t>טהור</w:t>
      </w:r>
      <w:r w:rsidRPr="00AC0CB1">
        <w:rPr>
          <w:rStyle w:val="af2"/>
          <w:rtl/>
        </w:rPr>
        <w:t xml:space="preserve"> </w:t>
      </w:r>
      <w:r w:rsidRPr="00AC0CB1">
        <w:rPr>
          <w:rStyle w:val="af2"/>
          <w:rFonts w:hint="cs"/>
          <w:rtl/>
        </w:rPr>
        <w:t>יאכל</w:t>
      </w:r>
      <w:r w:rsidRPr="00AC0CB1">
        <w:rPr>
          <w:rStyle w:val="af2"/>
          <w:rtl/>
        </w:rPr>
        <w:t xml:space="preserve"> </w:t>
      </w:r>
      <w:r w:rsidRPr="00AC0CB1">
        <w:rPr>
          <w:rStyle w:val="af2"/>
          <w:rFonts w:hint="cs"/>
          <w:rtl/>
        </w:rPr>
        <w:t>בשר</w:t>
      </w:r>
      <w:r w:rsidRPr="00AC0CB1">
        <w:rPr>
          <w:rStyle w:val="af2"/>
          <w:rtl/>
        </w:rPr>
        <w:t xml:space="preserve">, </w:t>
      </w:r>
      <w:r w:rsidRPr="00AC0CB1">
        <w:rPr>
          <w:rStyle w:val="af2"/>
          <w:rFonts w:hint="cs"/>
          <w:rtl/>
        </w:rPr>
        <w:t>והנפש</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תאכל</w:t>
      </w:r>
      <w:r w:rsidRPr="00AC0CB1">
        <w:rPr>
          <w:rStyle w:val="af2"/>
          <w:rtl/>
        </w:rPr>
        <w:t xml:space="preserve"> </w:t>
      </w:r>
      <w:r w:rsidRPr="00AC0CB1">
        <w:rPr>
          <w:rStyle w:val="af2"/>
          <w:rFonts w:hint="cs"/>
          <w:rtl/>
        </w:rPr>
        <w:t>בשר</w:t>
      </w:r>
      <w:r w:rsidRPr="00AC0CB1">
        <w:rPr>
          <w:rStyle w:val="af2"/>
          <w:rtl/>
        </w:rPr>
        <w:t xml:space="preserve"> </w:t>
      </w:r>
      <w:r w:rsidRPr="00AC0CB1">
        <w:rPr>
          <w:rStyle w:val="af2"/>
          <w:rFonts w:hint="cs"/>
          <w:rtl/>
        </w:rPr>
        <w:t>מזבח</w:t>
      </w:r>
      <w:r w:rsidRPr="00AC0CB1">
        <w:rPr>
          <w:rStyle w:val="af2"/>
          <w:rtl/>
        </w:rPr>
        <w:t xml:space="preserve"> </w:t>
      </w:r>
      <w:r w:rsidRPr="00AC0CB1">
        <w:rPr>
          <w:rStyle w:val="af2"/>
          <w:rFonts w:hint="cs"/>
          <w:rtl/>
        </w:rPr>
        <w:t>השלמים</w:t>
      </w:r>
      <w:r w:rsidRPr="00AC0CB1">
        <w:rPr>
          <w:rStyle w:val="af2"/>
          <w:rtl/>
        </w:rPr>
        <w:t xml:space="preserve"> </w:t>
      </w:r>
      <w:r w:rsidRPr="00AC0CB1">
        <w:rPr>
          <w:rStyle w:val="af2"/>
          <w:rFonts w:hint="cs"/>
          <w:rtl/>
        </w:rPr>
        <w:t>אשר</w:t>
      </w:r>
      <w:r w:rsidRPr="00AC0CB1">
        <w:rPr>
          <w:rStyle w:val="af2"/>
          <w:rtl/>
        </w:rPr>
        <w:t xml:space="preserve"> </w:t>
      </w:r>
      <w:r w:rsidRPr="00AC0CB1">
        <w:rPr>
          <w:rStyle w:val="af2"/>
          <w:rFonts w:hint="cs"/>
          <w:rtl/>
        </w:rPr>
        <w:t>לה</w:t>
      </w:r>
      <w:r w:rsidRPr="00AC0CB1">
        <w:rPr>
          <w:rStyle w:val="af2"/>
          <w:rtl/>
        </w:rPr>
        <w:t xml:space="preserve">' </w:t>
      </w:r>
      <w:r w:rsidRPr="00AC0CB1">
        <w:rPr>
          <w:rStyle w:val="af2"/>
          <w:rFonts w:hint="cs"/>
          <w:rtl/>
        </w:rPr>
        <w:t>וטמאתו</w:t>
      </w:r>
      <w:r w:rsidRPr="00AC0CB1">
        <w:rPr>
          <w:rStyle w:val="af2"/>
          <w:rtl/>
        </w:rPr>
        <w:t xml:space="preserve"> </w:t>
      </w:r>
      <w:r w:rsidRPr="00AC0CB1">
        <w:rPr>
          <w:rStyle w:val="af2"/>
          <w:rFonts w:hint="cs"/>
          <w:rtl/>
        </w:rPr>
        <w:t>עליו</w:t>
      </w:r>
      <w:r w:rsidRPr="00AC0CB1">
        <w:rPr>
          <w:rStyle w:val="af2"/>
          <w:rtl/>
        </w:rPr>
        <w:t xml:space="preserve"> </w:t>
      </w:r>
      <w:r w:rsidRPr="00AC0CB1">
        <w:rPr>
          <w:rStyle w:val="af2"/>
          <w:rFonts w:hint="cs"/>
          <w:rtl/>
        </w:rPr>
        <w:t>ונכרתה'</w:t>
      </w:r>
      <w:r w:rsidRPr="00AC0CB1">
        <w:rPr>
          <w:rStyle w:val="af2"/>
          <w:rtl/>
        </w:rPr>
        <w:t>.</w:t>
      </w:r>
    </w:p>
    <w:p w14:paraId="358EC19F" w14:textId="77777777" w:rsidR="00E8089F" w:rsidRPr="007435EB" w:rsidRDefault="00E8089F" w:rsidP="00E8089F">
      <w:pPr>
        <w:rPr>
          <w:rtl/>
        </w:rPr>
      </w:pPr>
      <w:r w:rsidRPr="007435EB">
        <w:rPr>
          <w:rFonts w:ascii="Fb Fontext" w:hAnsi="Fb Fontext" w:hint="cs"/>
          <w:sz w:val="20"/>
          <w:rtl/>
        </w:rPr>
        <w:t>נאכל</w:t>
      </w:r>
      <w:r w:rsidRPr="007435EB">
        <w:rPr>
          <w:rFonts w:ascii="Fb Fontext" w:hAnsi="Fb Fontext"/>
          <w:sz w:val="20"/>
          <w:rtl/>
        </w:rPr>
        <w:t xml:space="preserve"> </w:t>
      </w:r>
      <w:r w:rsidRPr="007435EB">
        <w:rPr>
          <w:rFonts w:ascii="Fb Fontext" w:hAnsi="Fb Fontext" w:hint="cs"/>
          <w:sz w:val="20"/>
          <w:rtl/>
        </w:rPr>
        <w:t>לטהורים</w:t>
      </w:r>
      <w:r w:rsidRPr="007435EB">
        <w:rPr>
          <w:rFonts w:ascii="Fb Fontext" w:hAnsi="Fb Fontext"/>
          <w:sz w:val="20"/>
          <w:rtl/>
        </w:rPr>
        <w:t xml:space="preserve"> </w:t>
      </w:r>
      <w:r w:rsidRPr="007435EB">
        <w:rPr>
          <w:rFonts w:ascii="Fb Fontext" w:hAnsi="Fb Fontext" w:hint="cs"/>
          <w:sz w:val="20"/>
          <w:rtl/>
        </w:rPr>
        <w:t>חייבים</w:t>
      </w:r>
      <w:r w:rsidRPr="007435EB">
        <w:rPr>
          <w:rFonts w:ascii="Fb Fontext" w:hAnsi="Fb Fontext"/>
          <w:sz w:val="20"/>
          <w:rtl/>
        </w:rPr>
        <w:t xml:space="preserve"> </w:t>
      </w:r>
      <w:r w:rsidRPr="007435EB">
        <w:rPr>
          <w:rFonts w:ascii="Fb Fontext" w:hAnsi="Fb Fontext" w:hint="cs"/>
          <w:sz w:val="20"/>
          <w:rtl/>
        </w:rPr>
        <w:t>עליו</w:t>
      </w:r>
      <w:r w:rsidRPr="007435EB">
        <w:rPr>
          <w:rFonts w:ascii="Fb Fontext" w:hAnsi="Fb Fontext"/>
          <w:sz w:val="20"/>
          <w:rtl/>
        </w:rPr>
        <w:t xml:space="preserve"> </w:t>
      </w:r>
      <w:r w:rsidRPr="007435EB">
        <w:rPr>
          <w:rFonts w:ascii="Fb Fontext" w:hAnsi="Fb Fontext" w:hint="cs"/>
          <w:sz w:val="20"/>
          <w:rtl/>
        </w:rPr>
        <w:t>משום</w:t>
      </w:r>
      <w:r w:rsidRPr="007435EB">
        <w:rPr>
          <w:rFonts w:ascii="Fb Fontext" w:hAnsi="Fb Fontext"/>
          <w:sz w:val="20"/>
          <w:rtl/>
        </w:rPr>
        <w:t xml:space="preserve"> </w:t>
      </w:r>
      <w:r w:rsidRPr="007435EB">
        <w:rPr>
          <w:rFonts w:ascii="Fb Fontext" w:hAnsi="Fb Fontext" w:hint="cs"/>
          <w:sz w:val="20"/>
          <w:rtl/>
        </w:rPr>
        <w:t>טמא</w:t>
      </w:r>
      <w:r w:rsidRPr="007435EB">
        <w:rPr>
          <w:rFonts w:ascii="Fb Fontext" w:hAnsi="Fb Fontext"/>
          <w:sz w:val="20"/>
          <w:rtl/>
        </w:rPr>
        <w:t xml:space="preserve">, </w:t>
      </w:r>
      <w:r w:rsidRPr="007435EB">
        <w:rPr>
          <w:rFonts w:ascii="Fb Fontext" w:hAnsi="Fb Fontext" w:hint="cs"/>
          <w:sz w:val="20"/>
          <w:rtl/>
        </w:rPr>
        <w:t>ושאינו</w:t>
      </w:r>
      <w:r w:rsidRPr="007435EB">
        <w:rPr>
          <w:rFonts w:ascii="Fb Fontext" w:hAnsi="Fb Fontext"/>
          <w:sz w:val="20"/>
          <w:rtl/>
        </w:rPr>
        <w:t xml:space="preserve"> </w:t>
      </w:r>
      <w:r w:rsidRPr="007435EB">
        <w:rPr>
          <w:rFonts w:ascii="Fb Fontext" w:hAnsi="Fb Fontext" w:hint="cs"/>
          <w:sz w:val="20"/>
          <w:rtl/>
        </w:rPr>
        <w:t>נאכל</w:t>
      </w:r>
      <w:r w:rsidRPr="007435EB">
        <w:rPr>
          <w:rFonts w:ascii="Fb Fontext" w:hAnsi="Fb Fontext"/>
          <w:sz w:val="20"/>
          <w:rtl/>
        </w:rPr>
        <w:t xml:space="preserve"> </w:t>
      </w:r>
      <w:r w:rsidRPr="007435EB">
        <w:rPr>
          <w:rFonts w:ascii="Fb Fontext" w:hAnsi="Fb Fontext" w:hint="cs"/>
          <w:sz w:val="20"/>
          <w:rtl/>
        </w:rPr>
        <w:t>לטהורין</w:t>
      </w:r>
      <w:r w:rsidRPr="007435EB">
        <w:rPr>
          <w:rFonts w:ascii="Fb Fontext" w:hAnsi="Fb Fontext"/>
          <w:sz w:val="20"/>
          <w:rtl/>
        </w:rPr>
        <w:t xml:space="preserve"> </w:t>
      </w:r>
      <w:r w:rsidRPr="007435EB">
        <w:rPr>
          <w:rFonts w:ascii="Fb Fontext" w:hAnsi="Fb Fontext" w:hint="cs"/>
          <w:sz w:val="20"/>
          <w:rtl/>
        </w:rPr>
        <w:t>אין</w:t>
      </w:r>
      <w:r w:rsidRPr="007435EB">
        <w:rPr>
          <w:rFonts w:ascii="Fb Fontext" w:hAnsi="Fb Fontext"/>
          <w:sz w:val="20"/>
          <w:rtl/>
        </w:rPr>
        <w:t xml:space="preserve"> </w:t>
      </w:r>
      <w:r w:rsidRPr="007435EB">
        <w:rPr>
          <w:rFonts w:ascii="Fb Fontext" w:hAnsi="Fb Fontext" w:hint="cs"/>
          <w:sz w:val="20"/>
          <w:rtl/>
        </w:rPr>
        <w:t>טמאין</w:t>
      </w:r>
      <w:r w:rsidRPr="007435EB">
        <w:rPr>
          <w:rFonts w:ascii="Fb Fontext" w:hAnsi="Fb Fontext"/>
          <w:sz w:val="20"/>
          <w:rtl/>
        </w:rPr>
        <w:t xml:space="preserve"> </w:t>
      </w:r>
      <w:r w:rsidRPr="007435EB">
        <w:rPr>
          <w:rFonts w:ascii="Fb Fontext" w:hAnsi="Fb Fontext" w:hint="cs"/>
          <w:sz w:val="20"/>
          <w:rtl/>
        </w:rPr>
        <w:t>חייבין</w:t>
      </w:r>
      <w:r w:rsidRPr="007435EB">
        <w:rPr>
          <w:rFonts w:ascii="Fb Fontext" w:hAnsi="Fb Fontext"/>
          <w:sz w:val="20"/>
          <w:rtl/>
        </w:rPr>
        <w:t xml:space="preserve"> </w:t>
      </w:r>
      <w:r w:rsidRPr="007435EB">
        <w:rPr>
          <w:rFonts w:ascii="Fb Fontext" w:hAnsi="Fb Fontext" w:hint="cs"/>
          <w:sz w:val="20"/>
          <w:rtl/>
        </w:rPr>
        <w:t>עליו</w:t>
      </w:r>
      <w:r w:rsidRPr="007435EB">
        <w:rPr>
          <w:rFonts w:ascii="Fb Fontext" w:hAnsi="Fb Fontext"/>
          <w:sz w:val="20"/>
          <w:rtl/>
        </w:rPr>
        <w:t xml:space="preserve"> </w:t>
      </w:r>
      <w:r w:rsidRPr="007435EB">
        <w:rPr>
          <w:rFonts w:ascii="Fb Fontext" w:hAnsi="Fb Fontext" w:hint="cs"/>
          <w:sz w:val="20"/>
          <w:rtl/>
        </w:rPr>
        <w:t>משום</w:t>
      </w:r>
      <w:r w:rsidRPr="007435EB">
        <w:rPr>
          <w:rFonts w:ascii="Fb Fontext" w:hAnsi="Fb Fontext"/>
          <w:sz w:val="20"/>
          <w:rtl/>
        </w:rPr>
        <w:t xml:space="preserve"> </w:t>
      </w:r>
      <w:r w:rsidRPr="007435EB">
        <w:rPr>
          <w:rFonts w:ascii="Fb Fontext" w:hAnsi="Fb Fontext" w:hint="cs"/>
          <w:sz w:val="20"/>
          <w:rtl/>
        </w:rPr>
        <w:t>טמא</w:t>
      </w:r>
      <w:r w:rsidRPr="007435EB">
        <w:rPr>
          <w:rFonts w:ascii="Fb Fontext" w:hAnsi="Fb Fontext"/>
          <w:sz w:val="20"/>
          <w:rtl/>
        </w:rPr>
        <w:t>.</w:t>
      </w:r>
    </w:p>
    <w:p w14:paraId="40A6CDAC" w14:textId="77777777" w:rsidR="00E8089F" w:rsidRPr="007435EB" w:rsidRDefault="00E8089F" w:rsidP="00E8089F">
      <w:pPr>
        <w:rPr>
          <w:rtl/>
        </w:rPr>
      </w:pPr>
      <w:r>
        <w:rPr>
          <w:rStyle w:val="affffd"/>
          <w:rFonts w:ascii="Fb Fontext" w:hAnsi="Fb Fontext" w:hint="cs"/>
          <w:rtl/>
          <w:rPrChange w:id="11262" w:author="מנוע אמוראים" w:date="2026-10-05T16:42:03Z">
            <w:rPr>
              <w:rFonts w:ascii="Fb Fontext" w:hAnsi="Fb Fontext" w:hint="cs"/>
              <w:rtl/>
            </w:rPr>
          </w:rPrChange>
        </w:rPr>
        <w:t xml:space="preserve">ר</w:t>
      </w:r>
      <w:r>
        <w:rPr>
          <w:rStyle w:val="affffd"/>
          <w:rFonts w:ascii="Fb Fontext" w:hAnsi="Fb Fontext"/>
          <w:rtl/>
          <w:rPrChange w:id="11263" w:author="מנוע אמוראים" w:date="2026-10-05T16:42:03Z">
            <w:rPr>
              <w:rFonts w:ascii="Fb Fontext" w:hAnsi="Fb Fontext"/>
              <w:rtl/>
            </w:rPr>
          </w:rPrChange>
        </w:rPr>
        <w:t xml:space="preserve">"</w:t>
      </w:r>
      <w:r>
        <w:rPr>
          <w:rStyle w:val="affffd"/>
          <w:rFonts w:ascii="Fb Fontext" w:hAnsi="Fb Fontext" w:hint="cs"/>
          <w:rtl/>
          <w:rPrChange w:id="11264" w:author="מנוע אמוראים" w:date="2026-10-05T16:42:03Z">
            <w:rPr>
              <w:rFonts w:ascii="Fb Fontext" w:hAnsi="Fb Fontext" w:hint="cs"/>
              <w:rtl/>
            </w:rPr>
          </w:rPrChange>
        </w:rPr>
        <w:t xml:space="preserve">א</w:t>
      </w:r>
      <w:r w:rsidRPr="007435EB">
        <w:rPr>
          <w:rFonts w:ascii="Fb Fontext" w:hAnsi="Fb Fontext"/>
          <w:rtl/>
        </w:rPr>
        <w:t xml:space="preserve">: </w:t>
      </w:r>
      <w:r w:rsidRPr="007435EB">
        <w:rPr>
          <w:rFonts w:ascii="Fb Fontext" w:hAnsi="Fb Fontext" w:hint="cs"/>
          <w:rtl/>
        </w:rPr>
        <w:t>דחקו</w:t>
      </w:r>
      <w:r w:rsidRPr="007435EB">
        <w:rPr>
          <w:rFonts w:ascii="Fb Fontext" w:hAnsi="Fb Fontext"/>
          <w:rtl/>
        </w:rPr>
        <w:t xml:space="preserve"> </w:t>
      </w:r>
      <w:r w:rsidRPr="007435EB">
        <w:rPr>
          <w:rFonts w:ascii="Fb Fontext" w:hAnsi="Fb Fontext" w:hint="cs"/>
          <w:rtl/>
        </w:rPr>
        <w:t>זבין</w:t>
      </w:r>
      <w:r w:rsidRPr="007435EB">
        <w:rPr>
          <w:rFonts w:ascii="Fb Fontext" w:hAnsi="Fb Fontext"/>
          <w:rtl/>
        </w:rPr>
        <w:t xml:space="preserve"> </w:t>
      </w:r>
      <w:r w:rsidRPr="007435EB">
        <w:rPr>
          <w:rFonts w:ascii="Fb Fontext" w:hAnsi="Fb Fontext" w:hint="cs"/>
          <w:rtl/>
        </w:rPr>
        <w:t>ונכנסו</w:t>
      </w:r>
      <w:r w:rsidRPr="007435EB">
        <w:rPr>
          <w:rFonts w:ascii="Fb Fontext" w:hAnsi="Fb Fontext"/>
          <w:rtl/>
        </w:rPr>
        <w:t xml:space="preserve"> </w:t>
      </w:r>
      <w:r w:rsidRPr="005C3FF1">
        <w:rPr>
          <w:rStyle w:val="afffa"/>
          <w:rFonts w:hint="cs"/>
          <w:rtl/>
        </w:rPr>
        <w:t>לעזרה</w:t>
      </w:r>
      <w:r w:rsidRPr="007435EB">
        <w:rPr>
          <w:rFonts w:ascii="Fb Fontext" w:hAnsi="Fb Fontext"/>
          <w:rtl/>
        </w:rPr>
        <w:t xml:space="preserve"> </w:t>
      </w:r>
      <w:r w:rsidRPr="007435EB">
        <w:rPr>
          <w:rFonts w:ascii="Fb Fontext" w:hAnsi="Fb Fontext" w:hint="cs"/>
          <w:rtl/>
        </w:rPr>
        <w:t>בפסח</w:t>
      </w:r>
      <w:r w:rsidRPr="007435EB">
        <w:rPr>
          <w:rFonts w:ascii="Fb Fontext" w:hAnsi="Fb Fontext"/>
          <w:rtl/>
        </w:rPr>
        <w:t xml:space="preserve"> </w:t>
      </w:r>
      <w:r w:rsidRPr="007435EB">
        <w:rPr>
          <w:rFonts w:ascii="Fb Fontext" w:hAnsi="Fb Fontext" w:hint="cs"/>
          <w:rtl/>
        </w:rPr>
        <w:t>הבא</w:t>
      </w:r>
      <w:r w:rsidRPr="007435EB">
        <w:rPr>
          <w:rFonts w:ascii="Fb Fontext" w:hAnsi="Fb Fontext"/>
          <w:rtl/>
        </w:rPr>
        <w:t xml:space="preserve"> </w:t>
      </w:r>
      <w:r w:rsidRPr="007435EB">
        <w:rPr>
          <w:rFonts w:ascii="Fb Fontext" w:hAnsi="Fb Fontext" w:hint="cs"/>
          <w:rtl/>
        </w:rPr>
        <w:t>בטומאה</w:t>
      </w:r>
      <w:r w:rsidRPr="007435EB">
        <w:rPr>
          <w:rFonts w:ascii="Fb Fontext" w:hAnsi="Fb Fontext"/>
          <w:rtl/>
        </w:rPr>
        <w:t xml:space="preserve">, </w:t>
      </w:r>
      <w:r w:rsidRPr="007435EB">
        <w:rPr>
          <w:rFonts w:ascii="Fb Fontext" w:hAnsi="Fb Fontext" w:hint="cs"/>
          <w:rtl/>
        </w:rPr>
        <w:t>פטורין.</w:t>
      </w:r>
    </w:p>
    <w:p w14:paraId="5A2D2250" w14:textId="77777777" w:rsidR="00E8089F" w:rsidRPr="007435EB" w:rsidRDefault="00E8089F" w:rsidP="00E8089F">
      <w:pPr>
        <w:pStyle w:val="af1"/>
        <w:rPr>
          <w:spacing w:val="0"/>
          <w:rtl/>
        </w:rPr>
      </w:pPr>
      <w:r>
        <w:rPr>
          <w:rFonts w:hint="cs"/>
          <w:spacing w:val="0"/>
          <w:rtl/>
        </w:rPr>
        <w:t xml:space="preserve">ד'</w:t>
      </w:r>
      <w:r>
        <w:rPr>
          <w:rStyle w:val="af2"/>
          <w:rFonts w:hint="cs"/>
          <w:spacing w:val="0"/>
          <w:rtl/>
          <w:rPrChange w:id="9212" w:author="מנוע פסוקים" w:date="2026-10-05T16:38:40Z">
            <w:rPr>
              <w:rFonts w:hint="cs"/>
              <w:spacing w:val="0"/>
              <w:rtl/>
            </w:rPr>
          </w:rPrChange>
        </w:rPr>
        <w:t xml:space="preserve">וישלחו</w:t>
      </w:r>
      <w:r>
        <w:rPr>
          <w:rStyle w:val="af2"/>
          <w:spacing w:val="0"/>
          <w:rtl/>
          <w:rPrChange w:id="9213" w:author="מנוע פסוקים" w:date="2026-10-05T16:38:40Z">
            <w:rPr>
              <w:spacing w:val="0"/>
              <w:rtl/>
            </w:rPr>
          </w:rPrChange>
        </w:rPr>
        <w:t xml:space="preserve"> </w:t>
      </w:r>
      <w:r>
        <w:rPr>
          <w:rStyle w:val="af2"/>
          <w:rFonts w:hint="cs"/>
          <w:spacing w:val="0"/>
          <w:rtl/>
          <w:rPrChange w:id="9214" w:author="מנוע פסוקים" w:date="2026-10-05T16:38:40Z">
            <w:rPr>
              <w:rFonts w:hint="cs"/>
              <w:spacing w:val="0"/>
              <w:rtl/>
            </w:rPr>
          </w:rPrChange>
        </w:rPr>
        <w:t xml:space="preserve">מן</w:t>
      </w:r>
      <w:r>
        <w:rPr>
          <w:rStyle w:val="af2"/>
          <w:spacing w:val="0"/>
          <w:rtl/>
          <w:rPrChange w:id="9215" w:author="מנוע פסוקים" w:date="2026-10-05T16:38:40Z">
            <w:rPr>
              <w:spacing w:val="0"/>
              <w:rtl/>
            </w:rPr>
          </w:rPrChange>
        </w:rPr>
        <w:t xml:space="preserve"> </w:t>
      </w:r>
      <w:r>
        <w:rPr>
          <w:rStyle w:val="af2"/>
          <w:rFonts w:hint="cs"/>
          <w:spacing w:val="0"/>
          <w:rtl/>
          <w:rPrChange w:id="9216" w:author="מנוע פסוקים" w:date="2026-10-05T16:38:40Z">
            <w:rPr>
              <w:rFonts w:hint="cs"/>
              <w:spacing w:val="0"/>
              <w:rtl/>
            </w:rPr>
          </w:rPrChange>
        </w:rPr>
        <w:t xml:space="preserve">המחנה</w:t>
      </w:r>
      <w:r>
        <w:rPr>
          <w:rStyle w:val="af2"/>
          <w:spacing w:val="0"/>
          <w:rtl/>
          <w:rPrChange w:id="9217" w:author="מנוע פסוקים" w:date="2026-10-05T16:38:40Z">
            <w:rPr>
              <w:spacing w:val="0"/>
              <w:rtl/>
            </w:rPr>
          </w:rPrChange>
        </w:rPr>
        <w:t xml:space="preserve"> </w:t>
      </w:r>
      <w:r>
        <w:rPr>
          <w:rStyle w:val="af2"/>
          <w:rFonts w:hint="cs"/>
          <w:spacing w:val="0"/>
          <w:rtl/>
          <w:rPrChange w:id="9218" w:author="מנוע פסוקים" w:date="2026-10-05T16:38:40Z">
            <w:rPr>
              <w:rFonts w:hint="cs"/>
              <w:spacing w:val="0"/>
              <w:rtl/>
            </w:rPr>
          </w:rPrChange>
        </w:rPr>
        <w:t xml:space="preserve">כל</w:t>
      </w:r>
      <w:r>
        <w:rPr>
          <w:rStyle w:val="af2"/>
          <w:spacing w:val="0"/>
          <w:rtl/>
          <w:rPrChange w:id="9219" w:author="מנוע פסוקים" w:date="2026-10-05T16:38:40Z">
            <w:rPr>
              <w:spacing w:val="0"/>
              <w:rtl/>
            </w:rPr>
          </w:rPrChange>
        </w:rPr>
        <w:t xml:space="preserve"> </w:t>
      </w:r>
      <w:r>
        <w:rPr>
          <w:rStyle w:val="af2"/>
          <w:rFonts w:hint="cs"/>
          <w:spacing w:val="0"/>
          <w:rtl/>
          <w:rPrChange w:id="9220" w:author="מנוע פסוקים" w:date="2026-10-05T16:38:40Z">
            <w:rPr>
              <w:rFonts w:hint="cs"/>
              <w:spacing w:val="0"/>
              <w:rtl/>
            </w:rPr>
          </w:rPrChange>
        </w:rPr>
        <w:t xml:space="preserve">צרוע</w:t>
      </w:r>
      <w:r>
        <w:rPr>
          <w:rStyle w:val="af2"/>
          <w:spacing w:val="0"/>
          <w:rtl/>
          <w:rPrChange w:id="9221" w:author="מנוע פסוקים" w:date="2026-10-05T16:38:40Z">
            <w:rPr>
              <w:spacing w:val="0"/>
              <w:rtl/>
            </w:rPr>
          </w:rPrChange>
        </w:rPr>
        <w:t xml:space="preserve"> </w:t>
      </w:r>
      <w:r>
        <w:rPr>
          <w:rStyle w:val="af2"/>
          <w:rFonts w:hint="cs"/>
          <w:spacing w:val="0"/>
          <w:rtl/>
          <w:rPrChange w:id="9222" w:author="מנוע פסוקים" w:date="2026-10-05T16:38:40Z">
            <w:rPr>
              <w:rFonts w:hint="cs"/>
              <w:spacing w:val="0"/>
              <w:rtl/>
            </w:rPr>
          </w:rPrChange>
        </w:rPr>
        <w:t xml:space="preserve">וכל</w:t>
      </w:r>
      <w:r>
        <w:rPr>
          <w:rStyle w:val="af2"/>
          <w:spacing w:val="0"/>
          <w:rtl/>
          <w:rPrChange w:id="9223" w:author="מנוע פסוקים" w:date="2026-10-05T16:38:40Z">
            <w:rPr>
              <w:spacing w:val="0"/>
              <w:rtl/>
            </w:rPr>
          </w:rPrChange>
        </w:rPr>
        <w:t xml:space="preserve"> </w:t>
      </w:r>
      <w:r>
        <w:rPr>
          <w:rStyle w:val="af2"/>
          <w:rFonts w:hint="cs"/>
          <w:spacing w:val="0"/>
          <w:rtl/>
          <w:rPrChange w:id="9224" w:author="מנוע פסוקים" w:date="2026-10-05T16:38:40Z">
            <w:rPr>
              <w:rFonts w:hint="cs"/>
              <w:spacing w:val="0"/>
              <w:rtl/>
            </w:rPr>
          </w:rPrChange>
        </w:rPr>
        <w:t xml:space="preserve">זב</w:t>
      </w:r>
      <w:r>
        <w:rPr>
          <w:rStyle w:val="af2"/>
          <w:spacing w:val="0"/>
          <w:rtl/>
          <w:rPrChange w:id="9225" w:author="מנוע פסוקים" w:date="2026-10-05T16:38:40Z">
            <w:rPr>
              <w:spacing w:val="0"/>
              <w:rtl/>
            </w:rPr>
          </w:rPrChange>
        </w:rPr>
        <w:t xml:space="preserve"> </w:t>
      </w:r>
      <w:r>
        <w:rPr>
          <w:rStyle w:val="af2"/>
          <w:rFonts w:hint="cs"/>
          <w:spacing w:val="0"/>
          <w:rtl/>
          <w:rPrChange w:id="9226" w:author="מנוע פסוקים" w:date="2026-10-05T16:38:40Z">
            <w:rPr>
              <w:rFonts w:hint="cs"/>
              <w:spacing w:val="0"/>
              <w:rtl/>
            </w:rPr>
          </w:rPrChange>
        </w:rPr>
        <w:t xml:space="preserve">וכל</w:t>
      </w:r>
      <w:r>
        <w:rPr>
          <w:rStyle w:val="af2"/>
          <w:spacing w:val="0"/>
          <w:rtl/>
          <w:rPrChange w:id="9227" w:author="מנוע פסוקים" w:date="2026-10-05T16:38:40Z">
            <w:rPr>
              <w:spacing w:val="0"/>
              <w:rtl/>
            </w:rPr>
          </w:rPrChange>
        </w:rPr>
        <w:t xml:space="preserve"> </w:t>
      </w:r>
      <w:r>
        <w:rPr>
          <w:rStyle w:val="af2"/>
          <w:rFonts w:hint="cs"/>
          <w:spacing w:val="0"/>
          <w:rtl/>
          <w:rPrChange w:id="9228" w:author="מנוע פסוקים" w:date="2026-10-05T16:38:40Z">
            <w:rPr>
              <w:rFonts w:hint="cs"/>
              <w:spacing w:val="0"/>
              <w:rtl/>
            </w:rPr>
          </w:rPrChange>
        </w:rPr>
        <w:t xml:space="preserve">טמא</w:t>
      </w:r>
      <w:r>
        <w:rPr>
          <w:rStyle w:val="af2"/>
          <w:spacing w:val="0"/>
          <w:rtl/>
          <w:rPrChange w:id="9229" w:author="מנוע פסוקים" w:date="2026-10-05T16:38:40Z">
            <w:rPr>
              <w:spacing w:val="0"/>
              <w:rtl/>
            </w:rPr>
          </w:rPrChange>
        </w:rPr>
        <w:t xml:space="preserve"> </w:t>
      </w:r>
      <w:r>
        <w:rPr>
          <w:rStyle w:val="af2"/>
          <w:rFonts w:hint="cs"/>
          <w:spacing w:val="0"/>
          <w:rtl/>
          <w:rPrChange w:id="9230" w:author="מנוע פסוקים" w:date="2026-10-05T16:38:40Z">
            <w:rPr>
              <w:rFonts w:hint="cs"/>
              <w:spacing w:val="0"/>
              <w:rtl/>
            </w:rPr>
          </w:rPrChange>
        </w:rPr>
        <w:t xml:space="preserve">לנפש</w:t>
      </w:r>
      <w:r>
        <w:rPr>
          <w:rFonts w:hint="cs"/>
          <w:spacing w:val="0"/>
          <w:rtl/>
        </w:rPr>
        <w:t xml:space="preserve">'</w:t>
      </w:r>
      <w:r w:rsidRPr="007435EB">
        <w:rPr>
          <w:spacing w:val="0"/>
          <w:rtl/>
        </w:rPr>
        <w:t>.</w:t>
      </w:r>
    </w:p>
    <w:p w14:paraId="108A474F" w14:textId="77777777" w:rsidR="00E8089F" w:rsidRPr="007435EB" w:rsidRDefault="00E8089F" w:rsidP="00E8089F">
      <w:pPr>
        <w:rPr>
          <w:rtl/>
        </w:rPr>
      </w:pPr>
      <w:r w:rsidRPr="007435EB">
        <w:rPr>
          <w:rFonts w:hint="cs"/>
          <w:rtl/>
        </w:rPr>
        <w:t>בזמן</w:t>
      </w:r>
      <w:r w:rsidRPr="007435EB">
        <w:rPr>
          <w:rtl/>
        </w:rPr>
        <w:t xml:space="preserve"> </w:t>
      </w:r>
      <w:r w:rsidRPr="007435EB">
        <w:rPr>
          <w:rFonts w:hint="cs"/>
          <w:rtl/>
        </w:rPr>
        <w:t>שטמאי</w:t>
      </w:r>
      <w:r w:rsidRPr="007435EB">
        <w:rPr>
          <w:rtl/>
        </w:rPr>
        <w:t xml:space="preserve"> </w:t>
      </w:r>
      <w:r w:rsidRPr="007435EB">
        <w:rPr>
          <w:rFonts w:hint="cs"/>
          <w:rtl/>
        </w:rPr>
        <w:t>מתים</w:t>
      </w:r>
      <w:r w:rsidRPr="007435EB">
        <w:rPr>
          <w:rtl/>
        </w:rPr>
        <w:t xml:space="preserve"> </w:t>
      </w:r>
      <w:r w:rsidRPr="007435EB">
        <w:rPr>
          <w:rFonts w:hint="cs"/>
          <w:rtl/>
        </w:rPr>
        <w:t>משתלחין</w:t>
      </w:r>
      <w:r w:rsidRPr="007435EB">
        <w:rPr>
          <w:rtl/>
        </w:rPr>
        <w:t xml:space="preserve"> </w:t>
      </w:r>
      <w:r w:rsidRPr="007435EB">
        <w:rPr>
          <w:rFonts w:hint="cs"/>
          <w:rtl/>
        </w:rPr>
        <w:t>זבין</w:t>
      </w:r>
      <w:r w:rsidRPr="007435EB">
        <w:rPr>
          <w:rtl/>
        </w:rPr>
        <w:t xml:space="preserve"> </w:t>
      </w:r>
      <w:r w:rsidRPr="007435EB">
        <w:rPr>
          <w:rFonts w:hint="cs"/>
          <w:rtl/>
        </w:rPr>
        <w:t>ומצורעין</w:t>
      </w:r>
      <w:r w:rsidRPr="007435EB">
        <w:rPr>
          <w:rtl/>
        </w:rPr>
        <w:t xml:space="preserve"> </w:t>
      </w:r>
      <w:r w:rsidRPr="007435EB">
        <w:rPr>
          <w:rFonts w:hint="cs"/>
          <w:rtl/>
        </w:rPr>
        <w:t>משתלחין</w:t>
      </w:r>
      <w:r w:rsidRPr="007435EB">
        <w:rPr>
          <w:rtl/>
        </w:rPr>
        <w:t xml:space="preserve">, </w:t>
      </w:r>
      <w:r w:rsidRPr="007435EB">
        <w:rPr>
          <w:rFonts w:hint="cs"/>
          <w:rtl/>
        </w:rPr>
        <w:t>אין</w:t>
      </w:r>
      <w:r w:rsidRPr="007435EB">
        <w:rPr>
          <w:rtl/>
        </w:rPr>
        <w:t xml:space="preserve"> </w:t>
      </w:r>
      <w:r w:rsidRPr="007435EB">
        <w:rPr>
          <w:rFonts w:hint="cs"/>
          <w:rtl/>
        </w:rPr>
        <w:t>ט</w:t>
      </w:r>
      <w:r w:rsidRPr="007435EB">
        <w:rPr>
          <w:rtl/>
        </w:rPr>
        <w:t>"</w:t>
      </w:r>
      <w:r w:rsidRPr="007435EB">
        <w:rPr>
          <w:rFonts w:hint="cs"/>
          <w:rtl/>
        </w:rPr>
        <w:t>מ</w:t>
      </w:r>
      <w:r w:rsidRPr="007435EB">
        <w:rPr>
          <w:rtl/>
        </w:rPr>
        <w:t xml:space="preserve"> </w:t>
      </w:r>
      <w:r w:rsidRPr="007435EB">
        <w:rPr>
          <w:rFonts w:hint="cs"/>
          <w:rtl/>
        </w:rPr>
        <w:t>משתלחין</w:t>
      </w:r>
      <w:r w:rsidRPr="007435EB">
        <w:rPr>
          <w:rtl/>
        </w:rPr>
        <w:t xml:space="preserve"> </w:t>
      </w:r>
      <w:r w:rsidRPr="007435EB">
        <w:rPr>
          <w:rFonts w:hint="cs"/>
          <w:rtl/>
        </w:rPr>
        <w:t>אין</w:t>
      </w:r>
      <w:r w:rsidRPr="007435EB">
        <w:rPr>
          <w:rtl/>
        </w:rPr>
        <w:t xml:space="preserve"> </w:t>
      </w:r>
      <w:r w:rsidRPr="007435EB">
        <w:rPr>
          <w:rFonts w:hint="cs"/>
          <w:rtl/>
        </w:rPr>
        <w:t>זבין</w:t>
      </w:r>
      <w:r w:rsidRPr="007435EB">
        <w:rPr>
          <w:rtl/>
        </w:rPr>
        <w:t xml:space="preserve"> </w:t>
      </w:r>
      <w:r w:rsidRPr="007435EB">
        <w:rPr>
          <w:rFonts w:hint="cs"/>
          <w:rtl/>
        </w:rPr>
        <w:t>ומצורעין</w:t>
      </w:r>
      <w:r w:rsidRPr="007435EB">
        <w:rPr>
          <w:rtl/>
        </w:rPr>
        <w:t xml:space="preserve"> </w:t>
      </w:r>
      <w:r w:rsidRPr="007435EB">
        <w:rPr>
          <w:rFonts w:hint="cs"/>
          <w:rtl/>
        </w:rPr>
        <w:t>משתלחין</w:t>
      </w:r>
      <w:r w:rsidRPr="007435EB">
        <w:rPr>
          <w:rtl/>
        </w:rPr>
        <w:t>.</w:t>
      </w:r>
    </w:p>
    <w:p w14:paraId="23DE58EC" w14:textId="5E561EE0" w:rsidR="00E8089F" w:rsidRPr="007435EB" w:rsidRDefault="00F47631" w:rsidP="00F47631">
      <w:pPr>
        <w:pStyle w:val="affd"/>
        <w:rPr>
          <w:bCs/>
          <w:rtl/>
        </w:rPr>
      </w:pPr>
      <w:r>
        <w:rPr>
          <w:rFonts w:hint="cs"/>
          <w:rtl/>
        </w:rPr>
        <w:t>***</w:t>
      </w:r>
    </w:p>
    <w:p w14:paraId="24062A8E" w14:textId="64D2126A"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 xml:space="preserve">בעי </w:t>
      </w:r>
      <w:r w:rsidR="00E8089F" w:rsidRPr="005C3FF1">
        <w:rPr>
          <w:rStyle w:val="afffa"/>
          <w:rFonts w:hint="cs"/>
          <w:rtl/>
        </w:rPr>
        <w:t>רב</w:t>
      </w:r>
      <w:r w:rsidR="00E8089F" w:rsidRPr="005C3FF1">
        <w:rPr>
          <w:rStyle w:val="afffa"/>
          <w:rtl/>
        </w:rPr>
        <w:t xml:space="preserve"> </w:t>
      </w:r>
      <w:r w:rsidR="00E8089F" w:rsidRPr="005C3FF1">
        <w:rPr>
          <w:rStyle w:val="afffa"/>
          <w:rFonts w:hint="cs"/>
          <w:rtl/>
        </w:rPr>
        <w:t>יוסף</w:t>
      </w:r>
      <w:r w:rsidR="00E8089F" w:rsidRPr="007435EB">
        <w:rPr>
          <w:rFonts w:ascii="Fb Fontext" w:hAnsi="Fb Fontext"/>
          <w:rtl/>
        </w:rPr>
        <w:t xml:space="preserve">: </w:t>
      </w:r>
      <w:r w:rsidR="00E8089F" w:rsidRPr="007435EB">
        <w:rPr>
          <w:rFonts w:ascii="Fb Fontext" w:hAnsi="Fb Fontext" w:hint="cs"/>
          <w:rtl/>
        </w:rPr>
        <w:t>דחקו</w:t>
      </w:r>
      <w:r w:rsidR="00E8089F" w:rsidRPr="007435EB">
        <w:rPr>
          <w:rFonts w:ascii="Fb Fontext" w:hAnsi="Fb Fontext"/>
          <w:rtl/>
        </w:rPr>
        <w:t xml:space="preserve"> </w:t>
      </w:r>
      <w:r w:rsidR="00E8089F" w:rsidRPr="007435EB">
        <w:rPr>
          <w:rFonts w:ascii="Fb Fontext" w:hAnsi="Fb Fontext" w:hint="cs"/>
          <w:rtl/>
        </w:rPr>
        <w:t>טמאי</w:t>
      </w:r>
      <w:r w:rsidR="00E8089F" w:rsidRPr="007435EB">
        <w:rPr>
          <w:rFonts w:ascii="Fb Fontext" w:hAnsi="Fb Fontext"/>
          <w:rtl/>
        </w:rPr>
        <w:t xml:space="preserve"> </w:t>
      </w:r>
      <w:r w:rsidR="00E8089F" w:rsidRPr="007435EB">
        <w:rPr>
          <w:rFonts w:ascii="Fb Fontext" w:hAnsi="Fb Fontext" w:hint="cs"/>
          <w:rtl/>
        </w:rPr>
        <w:t>מתים</w:t>
      </w:r>
      <w:r w:rsidR="00E8089F" w:rsidRPr="007435EB">
        <w:rPr>
          <w:rFonts w:ascii="Fb Fontext" w:hAnsi="Fb Fontext"/>
          <w:rtl/>
        </w:rPr>
        <w:t xml:space="preserve"> </w:t>
      </w:r>
      <w:r w:rsidR="00E8089F" w:rsidRPr="007435EB">
        <w:rPr>
          <w:rFonts w:ascii="Fb Fontext" w:hAnsi="Fb Fontext" w:hint="cs"/>
          <w:rtl/>
        </w:rPr>
        <w:t>ונכנסו</w:t>
      </w:r>
      <w:r w:rsidR="00E8089F" w:rsidRPr="007435EB">
        <w:rPr>
          <w:rFonts w:ascii="Fb Fontext" w:hAnsi="Fb Fontext"/>
          <w:rtl/>
        </w:rPr>
        <w:t xml:space="preserve"> </w:t>
      </w:r>
      <w:r w:rsidR="00E8089F" w:rsidRPr="005C3FF1">
        <w:rPr>
          <w:rStyle w:val="afffa"/>
          <w:rFonts w:hint="cs"/>
          <w:rtl/>
        </w:rPr>
        <w:t>להיכל</w:t>
      </w:r>
      <w:r w:rsidR="00E8089F" w:rsidRPr="007435EB">
        <w:rPr>
          <w:rFonts w:ascii="Fb Fontext" w:hAnsi="Fb Fontext"/>
          <w:rtl/>
        </w:rPr>
        <w:t xml:space="preserve"> </w:t>
      </w:r>
      <w:r w:rsidR="00E8089F" w:rsidRPr="007435EB">
        <w:rPr>
          <w:rFonts w:ascii="Fb Fontext" w:hAnsi="Fb Fontext" w:hint="cs"/>
          <w:rtl/>
        </w:rPr>
        <w:t>בפסח</w:t>
      </w:r>
      <w:r w:rsidR="00E8089F" w:rsidRPr="007435EB">
        <w:rPr>
          <w:rFonts w:ascii="Fb Fontext" w:hAnsi="Fb Fontext"/>
          <w:rtl/>
        </w:rPr>
        <w:t xml:space="preserve"> </w:t>
      </w:r>
      <w:r w:rsidR="00E8089F" w:rsidRPr="007435EB">
        <w:rPr>
          <w:rFonts w:ascii="Fb Fontext" w:hAnsi="Fb Fontext" w:hint="cs"/>
          <w:rtl/>
        </w:rPr>
        <w:t>הבא</w:t>
      </w:r>
      <w:r w:rsidR="00E8089F" w:rsidRPr="007435EB">
        <w:rPr>
          <w:rFonts w:ascii="Fb Fontext" w:hAnsi="Fb Fontext"/>
          <w:rtl/>
        </w:rPr>
        <w:t xml:space="preserve"> </w:t>
      </w:r>
      <w:r w:rsidR="00E8089F" w:rsidRPr="007435EB">
        <w:rPr>
          <w:rFonts w:ascii="Fb Fontext" w:hAnsi="Fb Fontext" w:hint="cs"/>
          <w:rtl/>
        </w:rPr>
        <w:t>בטומאה</w:t>
      </w:r>
      <w:r w:rsidR="00E8089F" w:rsidRPr="007435EB">
        <w:rPr>
          <w:rFonts w:ascii="Fb Fontext" w:hAnsi="Fb Fontext"/>
          <w:rtl/>
        </w:rPr>
        <w:t>.</w:t>
      </w:r>
    </w:p>
    <w:p w14:paraId="1B9B54BE" w14:textId="77777777" w:rsidR="00E8089F" w:rsidRPr="007435EB" w:rsidRDefault="00E8089F" w:rsidP="00E8089F">
      <w:pPr>
        <w:rPr>
          <w:rFonts w:cs="Guttman Vilna"/>
          <w:b/>
          <w:bCs/>
          <w:rtl/>
        </w:rPr>
      </w:pPr>
      <w:r w:rsidRPr="007435EB">
        <w:rPr>
          <w:rFonts w:hint="cs"/>
          <w:rtl/>
        </w:rPr>
        <w:t>מהו אי מדאישתרי</w:t>
      </w:r>
      <w:r w:rsidRPr="007435EB">
        <w:rPr>
          <w:rtl/>
        </w:rPr>
        <w:t xml:space="preserve"> </w:t>
      </w:r>
      <w:r w:rsidRPr="007435EB">
        <w:rPr>
          <w:rFonts w:hint="cs"/>
          <w:rtl/>
        </w:rPr>
        <w:t>טומאת</w:t>
      </w:r>
      <w:r w:rsidRPr="007435EB">
        <w:rPr>
          <w:rtl/>
        </w:rPr>
        <w:t xml:space="preserve"> </w:t>
      </w:r>
      <w:r w:rsidRPr="007435EB">
        <w:rPr>
          <w:rFonts w:hint="cs"/>
          <w:rtl/>
        </w:rPr>
        <w:t>עזרה</w:t>
      </w:r>
      <w:r w:rsidRPr="007435EB">
        <w:rPr>
          <w:rtl/>
        </w:rPr>
        <w:t xml:space="preserve"> </w:t>
      </w:r>
      <w:r w:rsidRPr="007435EB">
        <w:rPr>
          <w:rFonts w:hint="cs"/>
          <w:rtl/>
        </w:rPr>
        <w:t>אישתרי</w:t>
      </w:r>
      <w:r w:rsidRPr="007435EB">
        <w:rPr>
          <w:rtl/>
        </w:rPr>
        <w:t xml:space="preserve"> </w:t>
      </w:r>
      <w:r w:rsidRPr="007435EB">
        <w:rPr>
          <w:rFonts w:hint="cs"/>
          <w:rtl/>
        </w:rPr>
        <w:t>נמי</w:t>
      </w:r>
      <w:r w:rsidRPr="007435EB">
        <w:rPr>
          <w:rtl/>
        </w:rPr>
        <w:t xml:space="preserve"> </w:t>
      </w:r>
      <w:r w:rsidRPr="007435EB">
        <w:rPr>
          <w:rFonts w:hint="cs"/>
          <w:rtl/>
        </w:rPr>
        <w:t>טומאת</w:t>
      </w:r>
      <w:r w:rsidRPr="007435EB">
        <w:rPr>
          <w:rtl/>
        </w:rPr>
        <w:t xml:space="preserve"> </w:t>
      </w:r>
      <w:r w:rsidRPr="007435EB">
        <w:rPr>
          <w:rFonts w:hint="cs"/>
          <w:rtl/>
        </w:rPr>
        <w:t>היכל</w:t>
      </w:r>
      <w:r w:rsidRPr="007435EB">
        <w:rPr>
          <w:rtl/>
        </w:rPr>
        <w:t xml:space="preserve">, </w:t>
      </w:r>
      <w:r w:rsidRPr="005C3FF1">
        <w:rPr>
          <w:rStyle w:val="afffa"/>
          <w:rFonts w:hint="cs"/>
          <w:rtl/>
        </w:rPr>
        <w:t>או</w:t>
      </w:r>
      <w:r w:rsidRPr="005C3FF1">
        <w:rPr>
          <w:rStyle w:val="afffa"/>
          <w:rtl/>
        </w:rPr>
        <w:t>"</w:t>
      </w:r>
      <w:r w:rsidRPr="005C3FF1">
        <w:rPr>
          <w:rStyle w:val="afffa"/>
          <w:rFonts w:hint="cs"/>
          <w:rtl/>
        </w:rPr>
        <w:t>ד</w:t>
      </w:r>
      <w:r w:rsidRPr="007435EB">
        <w:rPr>
          <w:rFonts w:hint="cs"/>
          <w:rtl/>
        </w:rPr>
        <w:t xml:space="preserve"> רק מה שהותר הותר.</w:t>
      </w:r>
    </w:p>
    <w:p w14:paraId="310EB79E" w14:textId="77777777" w:rsidR="00E8089F" w:rsidRPr="007435EB" w:rsidRDefault="00E8089F" w:rsidP="00E8089F">
      <w:pPr>
        <w:rPr>
          <w:rtl/>
        </w:rPr>
      </w:pPr>
      <w:r w:rsidRPr="005C3FF1">
        <w:rPr>
          <w:rStyle w:val="afffa"/>
          <w:rFonts w:hint="cs"/>
          <w:rtl/>
        </w:rPr>
        <w:t>א</w:t>
      </w:r>
      <w:r w:rsidRPr="005C3FF1">
        <w:rPr>
          <w:rStyle w:val="afffa"/>
          <w:rtl/>
        </w:rPr>
        <w:t>"</w:t>
      </w:r>
      <w:r w:rsidRPr="005C3FF1">
        <w:rPr>
          <w:rStyle w:val="afffa"/>
          <w:rFonts w:hint="cs"/>
          <w:rtl/>
        </w:rPr>
        <w:t>רא</w:t>
      </w:r>
      <w:r w:rsidRPr="007435EB">
        <w:rPr>
          <w:rtl/>
        </w:rPr>
        <w:t xml:space="preserve">: </w:t>
      </w:r>
      <w:r w:rsidRPr="00AC0CB1">
        <w:rPr>
          <w:rStyle w:val="af2"/>
          <w:rFonts w:hint="cs"/>
          <w:rtl/>
        </w:rPr>
        <w:t>'וישלחו</w:t>
      </w:r>
      <w:r w:rsidRPr="00AC0CB1">
        <w:rPr>
          <w:rStyle w:val="af2"/>
          <w:rtl/>
        </w:rPr>
        <w:t xml:space="preserve"> </w:t>
      </w:r>
      <w:r w:rsidRPr="00AC0CB1">
        <w:rPr>
          <w:rStyle w:val="af2"/>
          <w:rFonts w:hint="cs"/>
          <w:rtl/>
        </w:rPr>
        <w:t>מן</w:t>
      </w:r>
      <w:r w:rsidRPr="00AC0CB1">
        <w:rPr>
          <w:rStyle w:val="af2"/>
          <w:rtl/>
        </w:rPr>
        <w:t xml:space="preserve"> </w:t>
      </w:r>
      <w:r w:rsidRPr="00AC0CB1">
        <w:rPr>
          <w:rStyle w:val="af2"/>
          <w:rFonts w:hint="cs"/>
          <w:rtl/>
        </w:rPr>
        <w:t>המחנה</w:t>
      </w:r>
      <w:r w:rsidRPr="007435EB">
        <w:rPr>
          <w:rtl/>
        </w:rPr>
        <w:t xml:space="preserve"> - </w:t>
      </w:r>
      <w:r w:rsidR="00AB3B38">
        <w:rPr>
          <w:rFonts w:hint="cs"/>
          <w:rtl/>
        </w:rPr>
        <w:t>אף</w:t>
      </w:r>
      <w:r w:rsidRPr="007435EB">
        <w:rPr>
          <w:rtl/>
        </w:rPr>
        <w:t xml:space="preserve"> </w:t>
      </w:r>
      <w:r w:rsidRPr="007435EB">
        <w:rPr>
          <w:rFonts w:hint="cs"/>
          <w:rtl/>
        </w:rPr>
        <w:t>מקצת</w:t>
      </w:r>
      <w:r w:rsidRPr="007435EB">
        <w:rPr>
          <w:rtl/>
        </w:rPr>
        <w:t xml:space="preserve"> </w:t>
      </w:r>
      <w:r w:rsidRPr="007435EB">
        <w:rPr>
          <w:rFonts w:hint="cs"/>
          <w:rtl/>
        </w:rPr>
        <w:t>מחנה- והיינו לחומרא שאסורים</w:t>
      </w:r>
      <w:r w:rsidRPr="007435EB">
        <w:rPr>
          <w:rtl/>
        </w:rPr>
        <w:t>.</w:t>
      </w:r>
    </w:p>
    <w:p w14:paraId="1CA703E3" w14:textId="77777777" w:rsidR="00E8089F" w:rsidRPr="007435EB" w:rsidRDefault="00E8089F" w:rsidP="00E8089F">
      <w:pPr>
        <w:rPr>
          <w:rtl/>
        </w:rPr>
      </w:pPr>
      <w:r w:rsidRPr="005C3FF1">
        <w:rPr>
          <w:rStyle w:val="afffa"/>
          <w:rFonts w:hint="cs"/>
          <w:rtl/>
        </w:rPr>
        <w:t>א</w:t>
      </w:r>
      <w:r w:rsidRPr="005C3FF1">
        <w:rPr>
          <w:rStyle w:val="afffa"/>
          <w:rtl/>
        </w:rPr>
        <w:t>"</w:t>
      </w:r>
      <w:r w:rsidRPr="005C3FF1">
        <w:rPr>
          <w:rStyle w:val="afffa"/>
          <w:rFonts w:hint="cs"/>
          <w:rtl/>
        </w:rPr>
        <w:t>ד: א</w:t>
      </w:r>
      <w:r w:rsidRPr="005C3FF1">
        <w:rPr>
          <w:rStyle w:val="afffa"/>
          <w:rtl/>
        </w:rPr>
        <w:t>"</w:t>
      </w:r>
      <w:r w:rsidRPr="005C3FF1">
        <w:rPr>
          <w:rStyle w:val="afffa"/>
          <w:rFonts w:hint="cs"/>
          <w:rtl/>
        </w:rPr>
        <w:t>רא</w:t>
      </w:r>
      <w:r w:rsidRPr="007435EB">
        <w:rPr>
          <w:rFonts w:ascii="Fb Fontext" w:hAnsi="Fb Fontext"/>
          <w:sz w:val="20"/>
          <w:rtl/>
        </w:rPr>
        <w:t>:</w:t>
      </w:r>
      <w:r w:rsidRPr="00AC0CB1">
        <w:rPr>
          <w:rStyle w:val="af2"/>
          <w:rtl/>
        </w:rPr>
        <w:t xml:space="preserve"> </w:t>
      </w:r>
      <w:r w:rsidRPr="00AC0CB1">
        <w:rPr>
          <w:rStyle w:val="af2"/>
          <w:rFonts w:hint="cs"/>
          <w:rtl/>
        </w:rPr>
        <w:t>'וישלחו</w:t>
      </w:r>
      <w:r w:rsidRPr="00AC0CB1">
        <w:rPr>
          <w:rStyle w:val="af2"/>
          <w:rtl/>
        </w:rPr>
        <w:t xml:space="preserve"> </w:t>
      </w:r>
      <w:r w:rsidRPr="00AC0CB1">
        <w:rPr>
          <w:rStyle w:val="af2"/>
          <w:rFonts w:hint="cs"/>
          <w:rtl/>
        </w:rPr>
        <w:t>מן</w:t>
      </w:r>
      <w:r w:rsidRPr="00AC0CB1">
        <w:rPr>
          <w:rStyle w:val="af2"/>
          <w:rtl/>
        </w:rPr>
        <w:t xml:space="preserve"> </w:t>
      </w:r>
      <w:r w:rsidRPr="00AC0CB1">
        <w:rPr>
          <w:rStyle w:val="af2"/>
          <w:rFonts w:hint="cs"/>
          <w:rtl/>
        </w:rPr>
        <w:t>המחנה</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מחוץ</w:t>
      </w:r>
      <w:r w:rsidRPr="00AC0CB1">
        <w:rPr>
          <w:rStyle w:val="af2"/>
          <w:rtl/>
        </w:rPr>
        <w:t xml:space="preserve"> </w:t>
      </w:r>
      <w:r w:rsidRPr="00AC0CB1">
        <w:rPr>
          <w:rStyle w:val="af2"/>
          <w:rFonts w:hint="cs"/>
          <w:rtl/>
        </w:rPr>
        <w:t>למחנה</w:t>
      </w:r>
      <w:r w:rsidRPr="00AC0CB1">
        <w:rPr>
          <w:rStyle w:val="af2"/>
          <w:rtl/>
        </w:rPr>
        <w:t xml:space="preserve"> </w:t>
      </w:r>
      <w:r w:rsidRPr="00AC0CB1">
        <w:rPr>
          <w:rStyle w:val="af2"/>
          <w:rFonts w:hint="cs"/>
          <w:rtl/>
        </w:rPr>
        <w:t>תשלחום'</w:t>
      </w:r>
      <w:r w:rsidRPr="00AC0CB1">
        <w:rPr>
          <w:rStyle w:val="af2"/>
          <w:rtl/>
        </w:rPr>
        <w:t>,</w:t>
      </w:r>
      <w:r w:rsidRPr="007435EB">
        <w:rPr>
          <w:rFonts w:ascii="Fb Fontext" w:hAnsi="Fb Fontext"/>
          <w:sz w:val="20"/>
          <w:rtl/>
        </w:rPr>
        <w:t xml:space="preserve"> </w:t>
      </w:r>
      <w:r w:rsidR="00FA7355" w:rsidRPr="007435EB">
        <w:rPr>
          <w:rFonts w:ascii="Fb Fontext" w:hAnsi="Fb Fontext" w:hint="cs"/>
          <w:sz w:val="20"/>
          <w:rtl/>
        </w:rPr>
        <w:t>ה</w:t>
      </w:r>
      <w:r w:rsidRPr="007435EB">
        <w:rPr>
          <w:rFonts w:ascii="Fb Fontext" w:hAnsi="Fb Fontext" w:hint="cs"/>
          <w:sz w:val="20"/>
          <w:rtl/>
        </w:rPr>
        <w:t>יכא דקרי'</w:t>
      </w:r>
      <w:r w:rsidRPr="007435EB">
        <w:rPr>
          <w:rFonts w:ascii="Fb Fontext" w:hAnsi="Fb Fontext"/>
          <w:sz w:val="20"/>
          <w:rtl/>
        </w:rPr>
        <w:t xml:space="preserve"> </w:t>
      </w:r>
      <w:r w:rsidRPr="007435EB">
        <w:rPr>
          <w:rFonts w:ascii="Fb Fontext" w:hAnsi="Fb Fontext" w:hint="cs"/>
          <w:sz w:val="20"/>
          <w:rtl/>
        </w:rPr>
        <w:t>תשלחום</w:t>
      </w:r>
      <w:r w:rsidRPr="007435EB">
        <w:rPr>
          <w:rFonts w:ascii="Fb Fontext" w:hAnsi="Fb Fontext"/>
          <w:sz w:val="20"/>
          <w:rtl/>
        </w:rPr>
        <w:t xml:space="preserve"> </w:t>
      </w:r>
      <w:r w:rsidRPr="007435EB">
        <w:rPr>
          <w:rFonts w:ascii="Fb Fontext" w:hAnsi="Fb Fontext" w:hint="cs"/>
          <w:sz w:val="20"/>
          <w:rtl/>
        </w:rPr>
        <w:t>קרינן וישלחו</w:t>
      </w:r>
      <w:r w:rsidRPr="007435EB">
        <w:rPr>
          <w:rFonts w:ascii="Fb Fontext" w:hAnsi="Fb Fontext"/>
          <w:sz w:val="20"/>
          <w:rtl/>
        </w:rPr>
        <w:t xml:space="preserve"> </w:t>
      </w:r>
      <w:r w:rsidRPr="007435EB">
        <w:rPr>
          <w:rFonts w:ascii="Fb Fontext" w:hAnsi="Fb Fontext" w:hint="cs"/>
          <w:sz w:val="20"/>
          <w:rtl/>
        </w:rPr>
        <w:t>- והיינו לקולא</w:t>
      </w:r>
      <w:r w:rsidRPr="007435EB">
        <w:rPr>
          <w:rFonts w:ascii="Fb Fontext" w:hAnsi="Fb Fontext"/>
          <w:sz w:val="20"/>
          <w:rtl/>
        </w:rPr>
        <w:t>.</w:t>
      </w:r>
    </w:p>
    <w:p w14:paraId="4E4CECFC" w14:textId="77777777" w:rsidR="00E8089F" w:rsidRPr="007435EB" w:rsidRDefault="00E8089F" w:rsidP="005C3FF1">
      <w:pPr>
        <w:pStyle w:val="afff"/>
        <w:framePr w:wrap="around"/>
        <w:rPr>
          <w:rtl/>
        </w:rPr>
      </w:pPr>
      <w:r w:rsidRPr="007435EB">
        <w:rPr>
          <w:rFonts w:hint="cs"/>
          <w:rtl/>
        </w:rPr>
        <w:t>צו.</w:t>
      </w:r>
    </w:p>
    <w:p w14:paraId="782C715C" w14:textId="6789EC0B"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 xml:space="preserve">בעי </w:t>
      </w:r>
      <w:r w:rsidR="00E8089F" w:rsidRPr="005C3FF1">
        <w:rPr>
          <w:rStyle w:val="afffa"/>
          <w:rFonts w:hint="cs"/>
          <w:rtl/>
        </w:rPr>
        <w:t>רב</w:t>
      </w:r>
      <w:r w:rsidR="00E8089F" w:rsidRPr="005C3FF1">
        <w:rPr>
          <w:rStyle w:val="afffa"/>
          <w:rtl/>
        </w:rPr>
        <w:t xml:space="preserve"> </w:t>
      </w:r>
      <w:r w:rsidR="00E8089F" w:rsidRPr="005C3FF1">
        <w:rPr>
          <w:rStyle w:val="afffa"/>
          <w:rFonts w:hint="cs"/>
          <w:rtl/>
        </w:rPr>
        <w:t>יוסף</w:t>
      </w:r>
      <w:r w:rsidR="00E8089F" w:rsidRPr="007435EB">
        <w:rPr>
          <w:rFonts w:ascii="Fb Fontext" w:hAnsi="Fb Fontext"/>
          <w:rtl/>
        </w:rPr>
        <w:t xml:space="preserve">: </w:t>
      </w:r>
      <w:r w:rsidR="00E8089F" w:rsidRPr="007435EB">
        <w:rPr>
          <w:rFonts w:ascii="Fb Fontext" w:hAnsi="Fb Fontext" w:hint="cs"/>
          <w:rtl/>
        </w:rPr>
        <w:t>דחקו</w:t>
      </w:r>
      <w:r w:rsidR="00E8089F" w:rsidRPr="007435EB">
        <w:rPr>
          <w:rFonts w:ascii="Fb Fontext" w:hAnsi="Fb Fontext"/>
          <w:rtl/>
        </w:rPr>
        <w:t xml:space="preserve"> </w:t>
      </w:r>
      <w:r w:rsidR="00E8089F" w:rsidRPr="007435EB">
        <w:rPr>
          <w:rFonts w:ascii="Fb Fontext" w:hAnsi="Fb Fontext" w:hint="cs"/>
          <w:rtl/>
        </w:rPr>
        <w:t>טמאי</w:t>
      </w:r>
      <w:r w:rsidR="00E8089F" w:rsidRPr="007435EB">
        <w:rPr>
          <w:rFonts w:ascii="Fb Fontext" w:hAnsi="Fb Fontext"/>
          <w:rtl/>
        </w:rPr>
        <w:t xml:space="preserve"> </w:t>
      </w:r>
      <w:r w:rsidR="00E8089F" w:rsidRPr="007435EB">
        <w:rPr>
          <w:rFonts w:ascii="Fb Fontext" w:hAnsi="Fb Fontext" w:hint="cs"/>
          <w:rtl/>
        </w:rPr>
        <w:t>מתים</w:t>
      </w:r>
      <w:r w:rsidR="00E8089F" w:rsidRPr="007435EB">
        <w:rPr>
          <w:rFonts w:ascii="Fb Fontext" w:hAnsi="Fb Fontext"/>
          <w:rtl/>
        </w:rPr>
        <w:t xml:space="preserve"> </w:t>
      </w:r>
      <w:r w:rsidR="00E8089F" w:rsidRPr="007435EB">
        <w:rPr>
          <w:rFonts w:ascii="Fb Fontext" w:hAnsi="Fb Fontext" w:hint="cs"/>
          <w:rtl/>
        </w:rPr>
        <w:t>ואכלו</w:t>
      </w:r>
      <w:r w:rsidR="00E8089F" w:rsidRPr="007435EB">
        <w:rPr>
          <w:rFonts w:ascii="Fb Fontext" w:hAnsi="Fb Fontext"/>
          <w:rtl/>
        </w:rPr>
        <w:t xml:space="preserve"> </w:t>
      </w:r>
      <w:r w:rsidR="00E8089F" w:rsidRPr="007435EB">
        <w:rPr>
          <w:rFonts w:ascii="Fb Fontext" w:hAnsi="Fb Fontext" w:hint="cs"/>
          <w:rtl/>
        </w:rPr>
        <w:t>אימורי</w:t>
      </w:r>
      <w:r w:rsidR="00E8089F" w:rsidRPr="007435EB">
        <w:rPr>
          <w:rFonts w:ascii="Fb Fontext" w:hAnsi="Fb Fontext"/>
          <w:rtl/>
        </w:rPr>
        <w:t xml:space="preserve"> </w:t>
      </w:r>
      <w:r w:rsidR="00E8089F" w:rsidRPr="007435EB">
        <w:rPr>
          <w:rFonts w:ascii="Fb Fontext" w:hAnsi="Fb Fontext" w:hint="cs"/>
          <w:rtl/>
        </w:rPr>
        <w:t>פסח</w:t>
      </w:r>
      <w:r w:rsidR="00E8089F" w:rsidRPr="007435EB">
        <w:rPr>
          <w:rFonts w:ascii="Fb Fontext" w:hAnsi="Fb Fontext"/>
          <w:rtl/>
        </w:rPr>
        <w:t xml:space="preserve"> </w:t>
      </w:r>
      <w:r w:rsidR="00E8089F" w:rsidRPr="007435EB">
        <w:rPr>
          <w:rFonts w:ascii="Fb Fontext" w:hAnsi="Fb Fontext" w:hint="cs"/>
          <w:rtl/>
        </w:rPr>
        <w:t>הבא</w:t>
      </w:r>
      <w:r w:rsidR="00E8089F" w:rsidRPr="007435EB">
        <w:rPr>
          <w:rFonts w:ascii="Fb Fontext" w:hAnsi="Fb Fontext"/>
          <w:rtl/>
        </w:rPr>
        <w:t xml:space="preserve"> </w:t>
      </w:r>
      <w:r w:rsidR="00E8089F" w:rsidRPr="007435EB">
        <w:rPr>
          <w:rFonts w:ascii="Fb Fontext" w:hAnsi="Fb Fontext" w:hint="cs"/>
          <w:rtl/>
        </w:rPr>
        <w:t>בטומאה</w:t>
      </w:r>
      <w:r w:rsidR="00E8089F" w:rsidRPr="007435EB">
        <w:rPr>
          <w:rFonts w:ascii="Fb Fontext" w:hAnsi="Fb Fontext"/>
          <w:rtl/>
        </w:rPr>
        <w:t xml:space="preserve">, </w:t>
      </w:r>
      <w:r w:rsidR="00E8089F" w:rsidRPr="007435EB">
        <w:rPr>
          <w:rFonts w:ascii="Fb Fontext" w:hAnsi="Fb Fontext" w:hint="cs"/>
          <w:rtl/>
        </w:rPr>
        <w:t>מהו</w:t>
      </w:r>
      <w:r w:rsidR="00E8089F" w:rsidRPr="007435EB">
        <w:rPr>
          <w:rFonts w:ascii="Fb Fontext" w:hAnsi="Fb Fontext"/>
          <w:rtl/>
        </w:rPr>
        <w:t>?</w:t>
      </w:r>
    </w:p>
    <w:p w14:paraId="5C05D340" w14:textId="77777777" w:rsidR="00E8089F" w:rsidRPr="007435EB" w:rsidRDefault="00E8089F" w:rsidP="00E8089F">
      <w:pPr>
        <w:rPr>
          <w:rFonts w:cs="Guttman Vilna"/>
          <w:b/>
          <w:bCs/>
          <w:rtl/>
        </w:rPr>
      </w:pPr>
      <w:r w:rsidRPr="007435EB">
        <w:rPr>
          <w:rFonts w:hint="cs"/>
          <w:rtl/>
        </w:rPr>
        <w:t>אי מדאישתרי</w:t>
      </w:r>
      <w:r w:rsidRPr="007435EB">
        <w:rPr>
          <w:rtl/>
        </w:rPr>
        <w:t xml:space="preserve"> </w:t>
      </w:r>
      <w:r w:rsidRPr="007435EB">
        <w:rPr>
          <w:rFonts w:hint="cs"/>
          <w:rtl/>
        </w:rPr>
        <w:t>טומאת</w:t>
      </w:r>
      <w:r w:rsidRPr="007435EB">
        <w:rPr>
          <w:rtl/>
        </w:rPr>
        <w:t xml:space="preserve"> </w:t>
      </w:r>
      <w:r w:rsidRPr="007435EB">
        <w:rPr>
          <w:rFonts w:hint="cs"/>
          <w:rtl/>
        </w:rPr>
        <w:t>בשר</w:t>
      </w:r>
      <w:r w:rsidRPr="007435EB">
        <w:rPr>
          <w:rtl/>
        </w:rPr>
        <w:t xml:space="preserve"> </w:t>
      </w:r>
      <w:r w:rsidRPr="007435EB">
        <w:rPr>
          <w:rFonts w:hint="cs"/>
          <w:rtl/>
        </w:rPr>
        <w:t xml:space="preserve">אישתרי טומאת אימורין </w:t>
      </w:r>
      <w:r w:rsidRPr="005C3FF1">
        <w:rPr>
          <w:rStyle w:val="afffa"/>
          <w:rFonts w:hint="cs"/>
          <w:rtl/>
        </w:rPr>
        <w:t>או</w:t>
      </w:r>
      <w:r w:rsidRPr="005C3FF1">
        <w:rPr>
          <w:rStyle w:val="afffa"/>
          <w:rtl/>
        </w:rPr>
        <w:t>"</w:t>
      </w:r>
      <w:r w:rsidRPr="005C3FF1">
        <w:rPr>
          <w:rStyle w:val="afffa"/>
          <w:rFonts w:hint="cs"/>
          <w:rtl/>
        </w:rPr>
        <w:t>ד</w:t>
      </w:r>
      <w:r w:rsidRPr="007435EB">
        <w:rPr>
          <w:rFonts w:hint="cs"/>
          <w:rtl/>
        </w:rPr>
        <w:t xml:space="preserve"> מאי דאישתרי אישתרי</w:t>
      </w:r>
      <w:r w:rsidRPr="007435EB">
        <w:rPr>
          <w:rtl/>
        </w:rPr>
        <w:t>.</w:t>
      </w:r>
    </w:p>
    <w:p w14:paraId="66862FC4" w14:textId="77777777" w:rsidR="00E8089F" w:rsidRPr="007435EB" w:rsidRDefault="00E8089F" w:rsidP="00E8089F">
      <w:pPr>
        <w:rPr>
          <w:rtl/>
        </w:rPr>
      </w:pPr>
      <w:r w:rsidRPr="005C3FF1">
        <w:rPr>
          <w:rStyle w:val="afffa"/>
          <w:rtl/>
        </w:rPr>
        <w:t xml:space="preserve">- </w:t>
      </w:r>
      <w:r w:rsidRPr="005C3FF1">
        <w:rPr>
          <w:rStyle w:val="afffa"/>
          <w:rFonts w:hint="cs"/>
          <w:rtl/>
        </w:rPr>
        <w:t>א</w:t>
      </w:r>
      <w:r w:rsidRPr="005C3FF1">
        <w:rPr>
          <w:rStyle w:val="afffa"/>
          <w:rtl/>
        </w:rPr>
        <w:t>"</w:t>
      </w:r>
      <w:r w:rsidRPr="005C3FF1">
        <w:rPr>
          <w:rStyle w:val="afffa"/>
          <w:rFonts w:hint="cs"/>
          <w:rtl/>
        </w:rPr>
        <w:t>רא</w:t>
      </w:r>
      <w:r w:rsidRPr="007435EB">
        <w:rPr>
          <w:rtl/>
        </w:rPr>
        <w:t>:</w:t>
      </w:r>
      <w:r w:rsidRPr="007435EB">
        <w:rPr>
          <w:rFonts w:hint="cs"/>
          <w:rtl/>
        </w:rPr>
        <w:t xml:space="preserve"> טומאת אימורין איתרבי</w:t>
      </w:r>
      <w:r w:rsidRPr="007435EB">
        <w:rPr>
          <w:rtl/>
        </w:rPr>
        <w:t xml:space="preserve"> </w:t>
      </w:r>
      <w:r w:rsidRPr="007435EB">
        <w:rPr>
          <w:rFonts w:hint="cs"/>
          <w:rtl/>
        </w:rPr>
        <w:t>מטומאת</w:t>
      </w:r>
      <w:r w:rsidRPr="007435EB">
        <w:rPr>
          <w:rtl/>
        </w:rPr>
        <w:t xml:space="preserve"> </w:t>
      </w:r>
      <w:r w:rsidRPr="007435EB">
        <w:rPr>
          <w:rFonts w:hint="cs"/>
          <w:rtl/>
        </w:rPr>
        <w:t>בשר</w:t>
      </w:r>
      <w:r w:rsidRPr="007435EB">
        <w:rPr>
          <w:rtl/>
        </w:rPr>
        <w:t xml:space="preserve">, </w:t>
      </w:r>
      <w:r w:rsidRPr="00AC0CB1">
        <w:rPr>
          <w:rStyle w:val="af2"/>
          <w:rFonts w:hint="cs"/>
          <w:rtl/>
        </w:rPr>
        <w:t>ד'אשר</w:t>
      </w:r>
      <w:r w:rsidRPr="00AC0CB1">
        <w:rPr>
          <w:rStyle w:val="af2"/>
          <w:rtl/>
        </w:rPr>
        <w:t xml:space="preserve"> </w:t>
      </w:r>
      <w:r w:rsidRPr="00AC0CB1">
        <w:rPr>
          <w:rStyle w:val="af2"/>
          <w:rFonts w:hint="cs"/>
          <w:rtl/>
        </w:rPr>
        <w:t>לה</w:t>
      </w:r>
      <w:r w:rsidRPr="00AC0CB1">
        <w:rPr>
          <w:rStyle w:val="af2"/>
          <w:rtl/>
        </w:rPr>
        <w:t xml:space="preserve">' </w:t>
      </w:r>
      <w:r w:rsidRPr="007435EB">
        <w:rPr>
          <w:rtl/>
        </w:rPr>
        <w:t xml:space="preserve">- </w:t>
      </w:r>
      <w:r w:rsidRPr="007435EB">
        <w:rPr>
          <w:rFonts w:hint="cs"/>
          <w:rtl/>
        </w:rPr>
        <w:t>לרבות</w:t>
      </w:r>
      <w:r w:rsidRPr="007435EB">
        <w:rPr>
          <w:rtl/>
        </w:rPr>
        <w:t xml:space="preserve"> </w:t>
      </w:r>
      <w:r w:rsidRPr="007435EB">
        <w:rPr>
          <w:rFonts w:hint="cs"/>
          <w:rtl/>
        </w:rPr>
        <w:t>את</w:t>
      </w:r>
      <w:r w:rsidRPr="007435EB">
        <w:rPr>
          <w:rtl/>
        </w:rPr>
        <w:t xml:space="preserve"> </w:t>
      </w:r>
      <w:r w:rsidRPr="007435EB">
        <w:rPr>
          <w:rFonts w:hint="cs"/>
          <w:rtl/>
        </w:rPr>
        <w:t>האימורין</w:t>
      </w:r>
      <w:r w:rsidRPr="007435EB">
        <w:rPr>
          <w:rtl/>
        </w:rPr>
        <w:t>.</w:t>
      </w:r>
    </w:p>
    <w:p w14:paraId="44E35329" w14:textId="77777777" w:rsidR="00E8089F" w:rsidRPr="007435EB" w:rsidRDefault="00E8089F" w:rsidP="00E8089F">
      <w:pPr>
        <w:rPr>
          <w:rtl/>
        </w:rPr>
      </w:pPr>
      <w:r w:rsidRPr="007435EB">
        <w:rPr>
          <w:rFonts w:hint="cs"/>
          <w:rtl/>
        </w:rPr>
        <w:t>כל</w:t>
      </w:r>
      <w:r w:rsidRPr="007435EB">
        <w:rPr>
          <w:rtl/>
        </w:rPr>
        <w:t xml:space="preserve"> היכא ש</w:t>
      </w:r>
      <w:r w:rsidRPr="007435EB">
        <w:rPr>
          <w:rFonts w:hint="cs"/>
          <w:rtl/>
        </w:rPr>
        <w:t>איתיה</w:t>
      </w:r>
      <w:r w:rsidRPr="007435EB">
        <w:rPr>
          <w:rtl/>
        </w:rPr>
        <w:t xml:space="preserve"> </w:t>
      </w:r>
      <w:r w:rsidRPr="007435EB">
        <w:rPr>
          <w:rFonts w:hint="cs"/>
          <w:rtl/>
        </w:rPr>
        <w:t>לטומאת</w:t>
      </w:r>
      <w:r w:rsidRPr="007435EB">
        <w:rPr>
          <w:rtl/>
        </w:rPr>
        <w:t xml:space="preserve"> </w:t>
      </w:r>
      <w:r w:rsidRPr="007435EB">
        <w:rPr>
          <w:rFonts w:hint="cs"/>
          <w:rtl/>
        </w:rPr>
        <w:t>בשר</w:t>
      </w:r>
      <w:r w:rsidRPr="007435EB">
        <w:rPr>
          <w:rtl/>
        </w:rPr>
        <w:t xml:space="preserve"> </w:t>
      </w:r>
      <w:r w:rsidRPr="007435EB">
        <w:rPr>
          <w:rFonts w:hint="cs"/>
          <w:rtl/>
        </w:rPr>
        <w:t>איתיה</w:t>
      </w:r>
      <w:r w:rsidRPr="007435EB">
        <w:rPr>
          <w:rtl/>
        </w:rPr>
        <w:t xml:space="preserve"> </w:t>
      </w:r>
      <w:r w:rsidRPr="007435EB">
        <w:rPr>
          <w:rFonts w:hint="cs"/>
          <w:rtl/>
        </w:rPr>
        <w:t>לטומאת</w:t>
      </w:r>
      <w:r w:rsidRPr="007435EB">
        <w:rPr>
          <w:rtl/>
        </w:rPr>
        <w:t xml:space="preserve"> </w:t>
      </w:r>
      <w:r w:rsidRPr="007435EB">
        <w:rPr>
          <w:rFonts w:hint="cs"/>
          <w:rtl/>
        </w:rPr>
        <w:t>אימורין</w:t>
      </w:r>
      <w:r w:rsidRPr="007435EB">
        <w:rPr>
          <w:rtl/>
        </w:rPr>
        <w:t xml:space="preserve">, </w:t>
      </w:r>
      <w:r w:rsidRPr="007435EB">
        <w:rPr>
          <w:rFonts w:hint="cs"/>
          <w:rtl/>
        </w:rPr>
        <w:t>כל</w:t>
      </w:r>
      <w:r w:rsidRPr="007435EB">
        <w:rPr>
          <w:rtl/>
        </w:rPr>
        <w:t xml:space="preserve"> היכא ש</w:t>
      </w:r>
      <w:r w:rsidRPr="007435EB">
        <w:rPr>
          <w:rFonts w:hint="cs"/>
          <w:rtl/>
        </w:rPr>
        <w:t>ליתיה</w:t>
      </w:r>
      <w:r w:rsidRPr="007435EB">
        <w:rPr>
          <w:rtl/>
        </w:rPr>
        <w:t xml:space="preserve"> </w:t>
      </w:r>
      <w:r w:rsidRPr="007435EB">
        <w:rPr>
          <w:rFonts w:hint="cs"/>
          <w:rtl/>
        </w:rPr>
        <w:t>ליתיה לטומאת</w:t>
      </w:r>
      <w:r w:rsidRPr="007435EB">
        <w:rPr>
          <w:rtl/>
        </w:rPr>
        <w:t xml:space="preserve"> </w:t>
      </w:r>
      <w:r w:rsidRPr="007435EB">
        <w:rPr>
          <w:rFonts w:hint="cs"/>
          <w:rtl/>
        </w:rPr>
        <w:t>אימורין</w:t>
      </w:r>
      <w:r w:rsidRPr="007435EB">
        <w:rPr>
          <w:rtl/>
        </w:rPr>
        <w:t>.</w:t>
      </w:r>
    </w:p>
    <w:p w14:paraId="5FFA2761" w14:textId="68A584FC" w:rsidR="00E8089F" w:rsidRPr="007435EB" w:rsidRDefault="00F47631" w:rsidP="00F47631">
      <w:pPr>
        <w:pStyle w:val="affd"/>
        <w:rPr>
          <w:bCs/>
          <w:rtl/>
        </w:rPr>
      </w:pPr>
      <w:r>
        <w:rPr>
          <w:rFonts w:hint="cs"/>
          <w:rtl/>
        </w:rPr>
        <w:t>***</w:t>
      </w:r>
    </w:p>
    <w:p w14:paraId="1AC5AC20" w14:textId="4CF042F3" w:rsidR="00C12991" w:rsidRPr="005C3FF1" w:rsidRDefault="00DB7D63" w:rsidP="00623CAA">
      <w:pPr>
        <w:spacing w:before="4"/>
        <w:rPr>
          <w:rStyle w:val="afffa"/>
          <w:rtl/>
        </w:rPr>
      </w:pPr>
      <w:r w:rsidRPr="00DB7D63">
        <w:rPr>
          <w:rStyle w:val="affffd"/>
          <w:rFonts w:hint="cs"/>
          <w:rtl/>
        </w:rPr>
        <w:t>•</w:t>
      </w:r>
      <w:r w:rsidR="00623CAA" w:rsidRPr="00AC0CB1">
        <w:rPr>
          <w:rStyle w:val="affffd"/>
          <w:rFonts w:hint="cs"/>
          <w:rtl/>
        </w:rPr>
        <w:t xml:space="preserve"> </w:t>
      </w:r>
      <w:r w:rsidR="00E8089F" w:rsidRPr="005C3FF1">
        <w:rPr>
          <w:rStyle w:val="afffa"/>
          <w:rtl/>
        </w:rPr>
        <w:t xml:space="preserve">בעי </w:t>
      </w:r>
      <w:r>
        <w:rPr>
          <w:rStyle w:val="affffd"/>
          <w:rFonts w:hint="cs"/>
          <w:rtl/>
          <w:rPrChange w:id="11265" w:author="מנוע אמוראים" w:date="2026-10-05T16:42:03Z">
            <w:rPr>
              <w:rStyle w:val="afffa"/>
              <w:rFonts w:hint="cs"/>
              <w:rtl/>
            </w:rPr>
          </w:rPrChange>
        </w:rPr>
        <w:t xml:space="preserve">ר</w:t>
      </w:r>
      <w:r>
        <w:rPr>
          <w:rStyle w:val="affffd"/>
          <w:rtl/>
          <w:rPrChange w:id="11266" w:author="מנוע אמוראים" w:date="2026-10-05T16:42:03Z">
            <w:rPr>
              <w:rStyle w:val="afffa"/>
              <w:rtl/>
            </w:rPr>
          </w:rPrChange>
        </w:rPr>
        <w:t xml:space="preserve">"</w:t>
      </w:r>
      <w:r>
        <w:rPr>
          <w:rStyle w:val="affffd"/>
          <w:rFonts w:hint="cs"/>
          <w:rtl/>
          <w:rPrChange w:id="11267" w:author="מנוע אמוראים" w:date="2026-10-05T16:42:03Z">
            <w:rPr>
              <w:rStyle w:val="afffa"/>
              <w:rFonts w:hint="cs"/>
              <w:rtl/>
            </w:rPr>
          </w:rPrChange>
        </w:rPr>
        <w:t xml:space="preserve">ז</w:t>
      </w:r>
      <w:r w:rsidR="00E8089F" w:rsidRPr="005C3FF1">
        <w:rPr>
          <w:rStyle w:val="afffa"/>
          <w:rtl/>
        </w:rPr>
        <w:t xml:space="preserve">: </w:t>
      </w:r>
      <w:r w:rsidR="00E8089F" w:rsidRPr="005C3FF1">
        <w:rPr>
          <w:rStyle w:val="afffa"/>
          <w:rFonts w:hint="cs"/>
          <w:rtl/>
        </w:rPr>
        <w:t>אימורי</w:t>
      </w:r>
      <w:r w:rsidR="00E8089F" w:rsidRPr="005C3FF1">
        <w:rPr>
          <w:rStyle w:val="afffa"/>
          <w:rtl/>
        </w:rPr>
        <w:t xml:space="preserve"> </w:t>
      </w:r>
      <w:r w:rsidR="00E8089F" w:rsidRPr="005C3FF1">
        <w:rPr>
          <w:rStyle w:val="afffa"/>
          <w:rFonts w:hint="cs"/>
          <w:rtl/>
        </w:rPr>
        <w:t>פסח</w:t>
      </w:r>
      <w:r w:rsidR="00E8089F" w:rsidRPr="005C3FF1">
        <w:rPr>
          <w:rStyle w:val="afffa"/>
          <w:rtl/>
        </w:rPr>
        <w:t xml:space="preserve"> </w:t>
      </w:r>
      <w:r w:rsidR="00E8089F" w:rsidRPr="005C3FF1">
        <w:rPr>
          <w:rStyle w:val="afffa"/>
          <w:rFonts w:hint="cs"/>
          <w:rtl/>
        </w:rPr>
        <w:t>מצרים</w:t>
      </w:r>
      <w:r w:rsidR="00E8089F" w:rsidRPr="005C3FF1">
        <w:rPr>
          <w:rStyle w:val="afffa"/>
          <w:rtl/>
        </w:rPr>
        <w:t xml:space="preserve"> </w:t>
      </w:r>
      <w:r w:rsidR="00E8089F" w:rsidRPr="005C3FF1">
        <w:rPr>
          <w:rStyle w:val="afffa"/>
          <w:rFonts w:hint="cs"/>
          <w:rtl/>
        </w:rPr>
        <w:t>היכן הקטירום</w:t>
      </w:r>
      <w:r w:rsidR="00E8089F" w:rsidRPr="005C3FF1">
        <w:rPr>
          <w:rStyle w:val="afffa"/>
          <w:rtl/>
        </w:rPr>
        <w:t xml:space="preserve"> </w:t>
      </w:r>
    </w:p>
    <w:p w14:paraId="2C691314" w14:textId="77777777" w:rsidR="00E8089F" w:rsidRPr="007435EB" w:rsidRDefault="00E8089F" w:rsidP="00E8089F">
      <w:pPr>
        <w:rPr>
          <w:rtl/>
        </w:rPr>
      </w:pPr>
      <w:r w:rsidRPr="007435EB">
        <w:rPr>
          <w:rFonts w:ascii="Fb Fontext" w:hAnsi="Fb Fontext" w:hint="cs"/>
          <w:rtl/>
        </w:rPr>
        <w:t>א</w:t>
      </w:r>
      <w:r w:rsidRPr="007435EB">
        <w:rPr>
          <w:rFonts w:ascii="Fb Fontext" w:hAnsi="Fb Fontext"/>
          <w:rtl/>
        </w:rPr>
        <w:t>"</w:t>
      </w:r>
      <w:r w:rsidRPr="007435EB">
        <w:rPr>
          <w:rFonts w:ascii="Fb Fontext" w:hAnsi="Fb Fontext" w:hint="cs"/>
          <w:rtl/>
        </w:rPr>
        <w:t>ל אביי</w:t>
      </w:r>
      <w:r w:rsidRPr="007435EB">
        <w:rPr>
          <w:rFonts w:ascii="Fb Fontext" w:hAnsi="Fb Fontext"/>
          <w:rtl/>
        </w:rPr>
        <w:t>:</w:t>
      </w:r>
      <w:r w:rsidR="00C12991" w:rsidRPr="007435EB">
        <w:rPr>
          <w:rFonts w:ascii="Fb Fontext" w:hAnsi="Fb Fontext" w:hint="cs"/>
          <w:rtl/>
        </w:rPr>
        <w:t xml:space="preserve"> </w:t>
      </w:r>
      <w:r w:rsidRPr="007435EB">
        <w:rPr>
          <w:rFonts w:ascii="Fb Fontext" w:hAnsi="Fb Fontext" w:hint="cs"/>
          <w:rtl/>
        </w:rPr>
        <w:t>ומי אמר שלא עשו צלי בשיפוד</w:t>
      </w:r>
      <w:r w:rsidRPr="007435EB">
        <w:rPr>
          <w:rFonts w:ascii="Fb Fontext" w:hAnsi="Fb Fontext"/>
          <w:rtl/>
        </w:rPr>
        <w:t>.</w:t>
      </w:r>
    </w:p>
    <w:p w14:paraId="560DBCBB" w14:textId="77777777" w:rsidR="00E8089F" w:rsidRPr="007435EB" w:rsidRDefault="00E8089F" w:rsidP="00E8089F">
      <w:pPr>
        <w:rPr>
          <w:rtl/>
        </w:rPr>
      </w:pPr>
      <w:r w:rsidRPr="005C3FF1">
        <w:rPr>
          <w:rStyle w:val="afffa"/>
          <w:rFonts w:hint="cs"/>
          <w:rtl/>
        </w:rPr>
        <w:t>ועוד</w:t>
      </w:r>
      <w:r w:rsidRPr="007435EB">
        <w:rPr>
          <w:rtl/>
        </w:rPr>
        <w:t xml:space="preserve"> </w:t>
      </w:r>
      <w:r w:rsidRPr="007435EB">
        <w:rPr>
          <w:rFonts w:hint="cs"/>
          <w:rtl/>
        </w:rPr>
        <w:t>דתנא</w:t>
      </w:r>
      <w:r w:rsidRPr="007435EB">
        <w:rPr>
          <w:rtl/>
        </w:rPr>
        <w:t xml:space="preserve"> </w:t>
      </w:r>
      <w:r w:rsidRPr="007435EB">
        <w:rPr>
          <w:rFonts w:hint="cs"/>
          <w:rtl/>
        </w:rPr>
        <w:t>רב</w:t>
      </w:r>
      <w:r w:rsidRPr="007435EB">
        <w:rPr>
          <w:rtl/>
        </w:rPr>
        <w:t xml:space="preserve"> </w:t>
      </w:r>
      <w:r w:rsidRPr="007435EB">
        <w:rPr>
          <w:rFonts w:hint="cs"/>
          <w:rtl/>
        </w:rPr>
        <w:t>יוסף</w:t>
      </w:r>
      <w:r w:rsidRPr="007435EB">
        <w:rPr>
          <w:rtl/>
        </w:rPr>
        <w:t xml:space="preserve">: </w:t>
      </w:r>
      <w:r w:rsidRPr="007435EB">
        <w:rPr>
          <w:rFonts w:hint="cs"/>
          <w:rtl/>
        </w:rPr>
        <w:t>ג' מזבחות</w:t>
      </w:r>
      <w:r w:rsidRPr="007435EB">
        <w:rPr>
          <w:rtl/>
        </w:rPr>
        <w:t xml:space="preserve"> </w:t>
      </w:r>
      <w:r w:rsidRPr="007435EB">
        <w:rPr>
          <w:rFonts w:hint="cs"/>
          <w:rtl/>
        </w:rPr>
        <w:t>היו</w:t>
      </w:r>
      <w:r w:rsidRPr="007435EB">
        <w:rPr>
          <w:rtl/>
        </w:rPr>
        <w:t xml:space="preserve"> </w:t>
      </w:r>
      <w:r w:rsidRPr="007435EB">
        <w:rPr>
          <w:rFonts w:hint="cs"/>
          <w:rtl/>
        </w:rPr>
        <w:t>שם</w:t>
      </w:r>
      <w:r w:rsidRPr="007435EB">
        <w:rPr>
          <w:rtl/>
        </w:rPr>
        <w:t xml:space="preserve">, </w:t>
      </w:r>
      <w:r w:rsidRPr="007435EB">
        <w:rPr>
          <w:rFonts w:hint="cs"/>
          <w:rtl/>
        </w:rPr>
        <w:t>על</w:t>
      </w:r>
      <w:r w:rsidRPr="007435EB">
        <w:rPr>
          <w:rtl/>
        </w:rPr>
        <w:t xml:space="preserve"> </w:t>
      </w:r>
      <w:r w:rsidRPr="007435EB">
        <w:rPr>
          <w:rFonts w:hint="cs"/>
          <w:rtl/>
        </w:rPr>
        <w:t>המשקוף</w:t>
      </w:r>
      <w:r w:rsidRPr="007435EB">
        <w:rPr>
          <w:rtl/>
        </w:rPr>
        <w:t xml:space="preserve"> </w:t>
      </w:r>
      <w:r w:rsidRPr="007435EB">
        <w:rPr>
          <w:rFonts w:hint="cs"/>
          <w:rtl/>
        </w:rPr>
        <w:t>ועל</w:t>
      </w:r>
      <w:r w:rsidRPr="007435EB">
        <w:rPr>
          <w:rtl/>
        </w:rPr>
        <w:t xml:space="preserve"> </w:t>
      </w:r>
      <w:r w:rsidRPr="007435EB">
        <w:rPr>
          <w:rFonts w:hint="cs"/>
          <w:rtl/>
        </w:rPr>
        <w:t>שתי</w:t>
      </w:r>
      <w:r w:rsidRPr="007435EB">
        <w:rPr>
          <w:rtl/>
        </w:rPr>
        <w:t xml:space="preserve"> </w:t>
      </w:r>
      <w:r w:rsidRPr="007435EB">
        <w:rPr>
          <w:rFonts w:hint="cs"/>
          <w:rtl/>
        </w:rPr>
        <w:t>המזוזות</w:t>
      </w:r>
      <w:r w:rsidRPr="007435EB">
        <w:rPr>
          <w:rtl/>
        </w:rPr>
        <w:t>.</w:t>
      </w:r>
      <w:r w:rsidRPr="007435EB">
        <w:rPr>
          <w:rFonts w:hint="cs"/>
          <w:rtl/>
        </w:rPr>
        <w:t xml:space="preserve"> משמע שלא היה מזבח לאימורין</w:t>
      </w:r>
      <w:r w:rsidRPr="007435EB">
        <w:rPr>
          <w:rtl/>
        </w:rPr>
        <w:t>.</w:t>
      </w:r>
    </w:p>
    <w:p w14:paraId="680E434C" w14:textId="5A1B1EC8" w:rsidR="00E8089F" w:rsidRPr="007435EB" w:rsidRDefault="00F47631" w:rsidP="00F47631">
      <w:pPr>
        <w:pStyle w:val="affd"/>
        <w:rPr>
          <w:bCs/>
          <w:rtl/>
        </w:rPr>
      </w:pPr>
      <w:r>
        <w:rPr>
          <w:rFonts w:hint="cs"/>
          <w:rtl/>
        </w:rPr>
        <w:t>***</w:t>
      </w:r>
    </w:p>
    <w:p w14:paraId="0638B3FF" w14:textId="77777777" w:rsidR="00E8089F" w:rsidRPr="005C3FF1" w:rsidRDefault="00E8089F" w:rsidP="009A151F">
      <w:pPr>
        <w:rPr>
          <w:rStyle w:val="afffa"/>
          <w:rtl/>
        </w:rPr>
      </w:pPr>
      <w:ins w:id="9884" w:author="מספור קטעי משנה" w:date="2026-10-06T06:45:41Z">
        <w:r>
          <w:rPr>
            <w:rStyle w:val="MisparKeta"/>
          </w:rPr>
          <w:t xml:space="preserve">ב. </w:t>
        </w:r>
      </w:ins>
      <w:r w:rsidRPr="007435EB">
        <w:rPr>
          <w:rFonts w:hint="cs"/>
          <w:rtl/>
        </w:rPr>
        <w:lastRenderedPageBreak/>
        <w:t>משנה</w:t>
      </w:r>
      <w:r w:rsidRPr="005C3FF1">
        <w:rPr>
          <w:rStyle w:val="afffa"/>
          <w:rtl/>
        </w:rPr>
        <w:t>.</w:t>
      </w:r>
    </w:p>
    <w:p w14:paraId="485DFB01" w14:textId="77777777" w:rsidR="00E8089F" w:rsidRPr="005C3FF1" w:rsidRDefault="00E8089F" w:rsidP="009A151F">
      <w:pPr>
        <w:rPr>
          <w:rStyle w:val="afffa"/>
          <w:rtl/>
        </w:rPr>
      </w:pPr>
      <w:r w:rsidRPr="005C3FF1">
        <w:rPr>
          <w:rStyle w:val="afffa"/>
          <w:rFonts w:hint="cs"/>
          <w:rtl/>
        </w:rPr>
        <w:t>מה</w:t>
      </w:r>
      <w:r w:rsidRPr="005C3FF1">
        <w:rPr>
          <w:rStyle w:val="afffa"/>
          <w:rtl/>
        </w:rPr>
        <w:t xml:space="preserve"> </w:t>
      </w:r>
      <w:r w:rsidRPr="005C3FF1">
        <w:rPr>
          <w:rStyle w:val="afffa"/>
          <w:rFonts w:hint="cs"/>
          <w:rtl/>
        </w:rPr>
        <w:t>בין</w:t>
      </w:r>
      <w:r w:rsidRPr="005C3FF1">
        <w:rPr>
          <w:rStyle w:val="afffa"/>
          <w:rtl/>
        </w:rPr>
        <w:t xml:space="preserve"> </w:t>
      </w:r>
      <w:r w:rsidRPr="005C3FF1">
        <w:rPr>
          <w:rStyle w:val="afffa"/>
          <w:rFonts w:hint="cs"/>
          <w:rtl/>
        </w:rPr>
        <w:t>פסח</w:t>
      </w:r>
      <w:r w:rsidRPr="005C3FF1">
        <w:rPr>
          <w:rStyle w:val="afffa"/>
          <w:rtl/>
        </w:rPr>
        <w:t xml:space="preserve"> </w:t>
      </w:r>
      <w:r w:rsidRPr="005C3FF1">
        <w:rPr>
          <w:rStyle w:val="afffa"/>
          <w:rFonts w:hint="cs"/>
          <w:rtl/>
        </w:rPr>
        <w:t>מצרים</w:t>
      </w:r>
      <w:r w:rsidRPr="005C3FF1">
        <w:rPr>
          <w:rStyle w:val="afffa"/>
          <w:rtl/>
        </w:rPr>
        <w:t xml:space="preserve"> </w:t>
      </w:r>
      <w:r w:rsidRPr="005C3FF1">
        <w:rPr>
          <w:rStyle w:val="afffa"/>
          <w:rFonts w:hint="cs"/>
          <w:rtl/>
        </w:rPr>
        <w:t>לפסח</w:t>
      </w:r>
      <w:r w:rsidRPr="005C3FF1">
        <w:rPr>
          <w:rStyle w:val="afffa"/>
          <w:rtl/>
        </w:rPr>
        <w:t xml:space="preserve"> </w:t>
      </w:r>
      <w:r w:rsidRPr="005C3FF1">
        <w:rPr>
          <w:rStyle w:val="afffa"/>
          <w:rFonts w:hint="cs"/>
          <w:rtl/>
        </w:rPr>
        <w:t>דורות</w:t>
      </w:r>
      <w:r w:rsidRPr="005C3FF1">
        <w:rPr>
          <w:rStyle w:val="afffa"/>
          <w:rtl/>
        </w:rPr>
        <w:t xml:space="preserve">? </w:t>
      </w:r>
      <w:r w:rsidRPr="005C3FF1">
        <w:rPr>
          <w:rStyle w:val="afffa"/>
          <w:rFonts w:hint="cs"/>
          <w:rtl/>
        </w:rPr>
        <w:t>פסח</w:t>
      </w:r>
      <w:r w:rsidRPr="005C3FF1">
        <w:rPr>
          <w:rStyle w:val="afffa"/>
          <w:rtl/>
        </w:rPr>
        <w:t xml:space="preserve"> </w:t>
      </w:r>
      <w:r w:rsidRPr="005C3FF1">
        <w:rPr>
          <w:rStyle w:val="afffa"/>
          <w:rFonts w:hint="cs"/>
          <w:rtl/>
        </w:rPr>
        <w:t>מצרים</w:t>
      </w:r>
      <w:r w:rsidRPr="005C3FF1">
        <w:rPr>
          <w:rStyle w:val="afffa"/>
          <w:rtl/>
        </w:rPr>
        <w:t xml:space="preserve"> </w:t>
      </w:r>
      <w:r w:rsidRPr="005C3FF1">
        <w:rPr>
          <w:rStyle w:val="afffa"/>
          <w:rFonts w:hint="cs"/>
          <w:rtl/>
        </w:rPr>
        <w:t>מקחו</w:t>
      </w:r>
      <w:r w:rsidRPr="005C3FF1">
        <w:rPr>
          <w:rStyle w:val="afffa"/>
          <w:rtl/>
        </w:rPr>
        <w:t xml:space="preserve"> </w:t>
      </w:r>
      <w:r w:rsidRPr="005C3FF1">
        <w:rPr>
          <w:rStyle w:val="afffa"/>
          <w:rFonts w:hint="cs"/>
          <w:rtl/>
        </w:rPr>
        <w:t>מבעשור</w:t>
      </w:r>
      <w:r w:rsidRPr="005C3FF1">
        <w:rPr>
          <w:rStyle w:val="afffa"/>
          <w:rtl/>
        </w:rPr>
        <w:t xml:space="preserve">, </w:t>
      </w:r>
      <w:r w:rsidRPr="005C3FF1">
        <w:rPr>
          <w:rStyle w:val="afffa"/>
          <w:rFonts w:hint="cs"/>
          <w:rtl/>
        </w:rPr>
        <w:t>וטעון</w:t>
      </w:r>
      <w:r w:rsidRPr="005C3FF1">
        <w:rPr>
          <w:rStyle w:val="afffa"/>
          <w:rtl/>
        </w:rPr>
        <w:t xml:space="preserve"> </w:t>
      </w:r>
      <w:r w:rsidRPr="005C3FF1">
        <w:rPr>
          <w:rStyle w:val="afffa"/>
          <w:rFonts w:hint="cs"/>
          <w:rtl/>
        </w:rPr>
        <w:t>הזאה</w:t>
      </w:r>
      <w:r w:rsidRPr="005C3FF1">
        <w:rPr>
          <w:rStyle w:val="afffa"/>
          <w:rtl/>
        </w:rPr>
        <w:t xml:space="preserve"> </w:t>
      </w:r>
      <w:r w:rsidRPr="005C3FF1">
        <w:rPr>
          <w:rStyle w:val="afffa"/>
          <w:rFonts w:hint="cs"/>
          <w:rtl/>
        </w:rPr>
        <w:t>באגודת</w:t>
      </w:r>
      <w:r w:rsidRPr="005C3FF1">
        <w:rPr>
          <w:rStyle w:val="afffa"/>
          <w:rtl/>
        </w:rPr>
        <w:t xml:space="preserve"> </w:t>
      </w:r>
      <w:r w:rsidRPr="005C3FF1">
        <w:rPr>
          <w:rStyle w:val="afffa"/>
          <w:rFonts w:hint="cs"/>
          <w:rtl/>
        </w:rPr>
        <w:t>אזוב</w:t>
      </w:r>
      <w:r w:rsidRPr="005C3FF1">
        <w:rPr>
          <w:rStyle w:val="afffa"/>
          <w:rtl/>
        </w:rPr>
        <w:t xml:space="preserve">, </w:t>
      </w:r>
      <w:r w:rsidRPr="005C3FF1">
        <w:rPr>
          <w:rStyle w:val="afffa"/>
          <w:rFonts w:hint="cs"/>
          <w:rtl/>
        </w:rPr>
        <w:t>ועל</w:t>
      </w:r>
      <w:r w:rsidRPr="005C3FF1">
        <w:rPr>
          <w:rStyle w:val="afffa"/>
          <w:rtl/>
        </w:rPr>
        <w:t xml:space="preserve"> </w:t>
      </w:r>
      <w:r w:rsidRPr="005C3FF1">
        <w:rPr>
          <w:rStyle w:val="afffa"/>
          <w:rFonts w:hint="cs"/>
          <w:rtl/>
        </w:rPr>
        <w:t>המשקוף</w:t>
      </w:r>
      <w:r w:rsidRPr="005C3FF1">
        <w:rPr>
          <w:rStyle w:val="afffa"/>
          <w:rtl/>
        </w:rPr>
        <w:t xml:space="preserve"> </w:t>
      </w:r>
      <w:r w:rsidRPr="005C3FF1">
        <w:rPr>
          <w:rStyle w:val="afffa"/>
          <w:rFonts w:hint="cs"/>
          <w:rtl/>
        </w:rPr>
        <w:t>ועל</w:t>
      </w:r>
      <w:r w:rsidRPr="005C3FF1">
        <w:rPr>
          <w:rStyle w:val="afffa"/>
          <w:rtl/>
        </w:rPr>
        <w:t xml:space="preserve"> </w:t>
      </w:r>
      <w:r w:rsidRPr="005C3FF1">
        <w:rPr>
          <w:rStyle w:val="afffa"/>
          <w:rFonts w:hint="cs"/>
          <w:rtl/>
        </w:rPr>
        <w:t>שתי</w:t>
      </w:r>
      <w:r w:rsidRPr="005C3FF1">
        <w:rPr>
          <w:rStyle w:val="afffa"/>
          <w:rtl/>
        </w:rPr>
        <w:t xml:space="preserve"> </w:t>
      </w:r>
      <w:r w:rsidRPr="005C3FF1">
        <w:rPr>
          <w:rStyle w:val="afffa"/>
          <w:rFonts w:hint="cs"/>
          <w:rtl/>
        </w:rPr>
        <w:t>המזוזות</w:t>
      </w:r>
      <w:r w:rsidRPr="005C3FF1">
        <w:rPr>
          <w:rStyle w:val="afffa"/>
          <w:rtl/>
        </w:rPr>
        <w:t xml:space="preserve">, </w:t>
      </w:r>
      <w:r w:rsidRPr="005C3FF1">
        <w:rPr>
          <w:rStyle w:val="afffa"/>
          <w:rFonts w:hint="cs"/>
          <w:rtl/>
        </w:rPr>
        <w:t>ונאכל</w:t>
      </w:r>
      <w:r w:rsidRPr="005C3FF1">
        <w:rPr>
          <w:rStyle w:val="afffa"/>
          <w:rtl/>
        </w:rPr>
        <w:t xml:space="preserve"> </w:t>
      </w:r>
      <w:r w:rsidRPr="005C3FF1">
        <w:rPr>
          <w:rStyle w:val="afffa"/>
          <w:rFonts w:hint="cs"/>
          <w:rtl/>
        </w:rPr>
        <w:t>בחפזון</w:t>
      </w:r>
      <w:r w:rsidRPr="005C3FF1">
        <w:rPr>
          <w:rStyle w:val="afffa"/>
          <w:rtl/>
        </w:rPr>
        <w:t xml:space="preserve"> </w:t>
      </w:r>
      <w:r w:rsidRPr="005C3FF1">
        <w:rPr>
          <w:rStyle w:val="afffa"/>
          <w:rFonts w:hint="cs"/>
          <w:rtl/>
        </w:rPr>
        <w:t>בלילה</w:t>
      </w:r>
      <w:r w:rsidRPr="005C3FF1">
        <w:rPr>
          <w:rStyle w:val="afffa"/>
          <w:rtl/>
        </w:rPr>
        <w:t xml:space="preserve"> </w:t>
      </w:r>
      <w:r w:rsidRPr="005C3FF1">
        <w:rPr>
          <w:rStyle w:val="afffa"/>
          <w:rFonts w:hint="cs"/>
          <w:rtl/>
        </w:rPr>
        <w:t>אחד</w:t>
      </w:r>
      <w:r w:rsidRPr="005C3FF1">
        <w:rPr>
          <w:rStyle w:val="afffa"/>
          <w:rtl/>
        </w:rPr>
        <w:t>.</w:t>
      </w:r>
    </w:p>
    <w:p w14:paraId="58732623" w14:textId="77777777" w:rsidR="00E8089F" w:rsidRPr="005C3FF1" w:rsidRDefault="00E8089F" w:rsidP="009A151F">
      <w:pPr>
        <w:rPr>
          <w:rStyle w:val="afffa"/>
          <w:rtl/>
        </w:rPr>
      </w:pPr>
      <w:r w:rsidRPr="005C3FF1">
        <w:rPr>
          <w:rStyle w:val="afffa"/>
          <w:rFonts w:hint="cs"/>
          <w:rtl/>
        </w:rPr>
        <w:t>ופסח</w:t>
      </w:r>
      <w:r w:rsidRPr="005C3FF1">
        <w:rPr>
          <w:rStyle w:val="afffa"/>
          <w:rtl/>
        </w:rPr>
        <w:t xml:space="preserve"> </w:t>
      </w:r>
      <w:r w:rsidRPr="005C3FF1">
        <w:rPr>
          <w:rStyle w:val="afffa"/>
          <w:rFonts w:hint="cs"/>
          <w:rtl/>
        </w:rPr>
        <w:t>דורות</w:t>
      </w:r>
      <w:r w:rsidRPr="005C3FF1">
        <w:rPr>
          <w:rStyle w:val="afffa"/>
          <w:rtl/>
        </w:rPr>
        <w:t xml:space="preserve"> </w:t>
      </w:r>
      <w:r w:rsidRPr="005C3FF1">
        <w:rPr>
          <w:rStyle w:val="afffa"/>
          <w:rFonts w:hint="cs"/>
          <w:rtl/>
        </w:rPr>
        <w:t>נוהג</w:t>
      </w:r>
      <w:r w:rsidRPr="005C3FF1">
        <w:rPr>
          <w:rStyle w:val="afffa"/>
          <w:rtl/>
        </w:rPr>
        <w:t xml:space="preserve"> </w:t>
      </w:r>
      <w:r w:rsidRPr="005C3FF1">
        <w:rPr>
          <w:rStyle w:val="afffa"/>
          <w:rFonts w:hint="cs"/>
          <w:rtl/>
        </w:rPr>
        <w:t>כל</w:t>
      </w:r>
      <w:r w:rsidRPr="005C3FF1">
        <w:rPr>
          <w:rStyle w:val="afffa"/>
          <w:rtl/>
        </w:rPr>
        <w:t xml:space="preserve"> </w:t>
      </w:r>
      <w:r w:rsidRPr="005C3FF1">
        <w:rPr>
          <w:rStyle w:val="afffa"/>
          <w:rFonts w:hint="cs"/>
          <w:rtl/>
        </w:rPr>
        <w:t>שבעה</w:t>
      </w:r>
      <w:r w:rsidRPr="005C3FF1">
        <w:rPr>
          <w:rStyle w:val="afffa"/>
          <w:rtl/>
        </w:rPr>
        <w:t>.</w:t>
      </w:r>
    </w:p>
    <w:p w14:paraId="548ADF36" w14:textId="7A565CCC" w:rsidR="00E8089F" w:rsidRPr="007435EB" w:rsidRDefault="00F47631" w:rsidP="00F47631">
      <w:pPr>
        <w:pStyle w:val="affd"/>
        <w:rPr>
          <w:bCs/>
          <w:rtl/>
        </w:rPr>
      </w:pPr>
      <w:r>
        <w:rPr>
          <w:rFonts w:hint="cs"/>
          <w:rtl/>
        </w:rPr>
        <w:t>***</w:t>
      </w:r>
    </w:p>
    <w:p w14:paraId="6EA1F3EE" w14:textId="77777777" w:rsidR="00E8089F" w:rsidRPr="007435EB" w:rsidRDefault="00E8089F" w:rsidP="00E8089F">
      <w:pPr>
        <w:pStyle w:val="af1"/>
        <w:rPr>
          <w:spacing w:val="0"/>
          <w:rtl/>
        </w:rPr>
      </w:pPr>
      <w:r>
        <w:rPr>
          <w:rFonts w:hint="cs"/>
          <w:spacing w:val="0"/>
          <w:rtl/>
        </w:rPr>
        <w:t xml:space="preserve">מ'</w:t>
      </w:r>
      <w:r>
        <w:rPr>
          <w:rStyle w:val="af2"/>
          <w:rFonts w:hint="cs"/>
          <w:spacing w:val="0"/>
          <w:rtl/>
          <w:rPrChange w:id="9231" w:author="מנוע פסוקים" w:date="2026-10-05T16:38:40Z">
            <w:rPr>
              <w:rFonts w:hint="cs"/>
              <w:spacing w:val="0"/>
              <w:rtl/>
            </w:rPr>
          </w:rPrChange>
        </w:rPr>
        <w:t xml:space="preserve">דברו</w:t>
      </w:r>
      <w:r>
        <w:rPr>
          <w:rStyle w:val="af2"/>
          <w:spacing w:val="0"/>
          <w:rtl/>
          <w:rPrChange w:id="9232" w:author="מנוע פסוקים" w:date="2026-10-05T16:38:40Z">
            <w:rPr>
              <w:spacing w:val="0"/>
              <w:rtl/>
            </w:rPr>
          </w:rPrChange>
        </w:rPr>
        <w:t xml:space="preserve"> </w:t>
      </w:r>
      <w:r>
        <w:rPr>
          <w:rStyle w:val="af2"/>
          <w:rFonts w:hint="cs"/>
          <w:spacing w:val="0"/>
          <w:rtl/>
          <w:rPrChange w:id="9233" w:author="מנוע פסוקים" w:date="2026-10-05T16:38:40Z">
            <w:rPr>
              <w:rFonts w:hint="cs"/>
              <w:spacing w:val="0"/>
              <w:rtl/>
            </w:rPr>
          </w:rPrChange>
        </w:rPr>
        <w:t xml:space="preserve">אל</w:t>
      </w:r>
      <w:r>
        <w:rPr>
          <w:rStyle w:val="af2"/>
          <w:spacing w:val="0"/>
          <w:rtl/>
          <w:rPrChange w:id="9234" w:author="מנוע פסוקים" w:date="2026-10-05T16:38:40Z">
            <w:rPr>
              <w:spacing w:val="0"/>
              <w:rtl/>
            </w:rPr>
          </w:rPrChange>
        </w:rPr>
        <w:t xml:space="preserve"> </w:t>
      </w:r>
      <w:r>
        <w:rPr>
          <w:rStyle w:val="af2"/>
          <w:rFonts w:hint="cs"/>
          <w:spacing w:val="0"/>
          <w:rtl/>
          <w:rPrChange w:id="9235" w:author="מנוע פסוקים" w:date="2026-10-05T16:38:40Z">
            <w:rPr>
              <w:rFonts w:hint="cs"/>
              <w:spacing w:val="0"/>
              <w:rtl/>
            </w:rPr>
          </w:rPrChange>
        </w:rPr>
        <w:t xml:space="preserve">כל</w:t>
      </w:r>
      <w:r>
        <w:rPr>
          <w:rStyle w:val="af2"/>
          <w:spacing w:val="0"/>
          <w:rtl/>
          <w:rPrChange w:id="9236" w:author="מנוע פסוקים" w:date="2026-10-05T16:38:40Z">
            <w:rPr>
              <w:spacing w:val="0"/>
              <w:rtl/>
            </w:rPr>
          </w:rPrChange>
        </w:rPr>
        <w:t xml:space="preserve"> </w:t>
      </w:r>
      <w:r>
        <w:rPr>
          <w:rStyle w:val="af2"/>
          <w:rFonts w:hint="cs"/>
          <w:spacing w:val="0"/>
          <w:rtl/>
          <w:rPrChange w:id="9237" w:author="מנוע פסוקים" w:date="2026-10-05T16:38:40Z">
            <w:rPr>
              <w:rFonts w:hint="cs"/>
              <w:spacing w:val="0"/>
              <w:rtl/>
            </w:rPr>
          </w:rPrChange>
        </w:rPr>
        <w:t xml:space="preserve">עדת</w:t>
      </w:r>
      <w:r>
        <w:rPr>
          <w:rStyle w:val="af2"/>
          <w:spacing w:val="0"/>
          <w:rtl/>
          <w:rPrChange w:id="9238" w:author="מנוע פסוקים" w:date="2026-10-05T16:38:40Z">
            <w:rPr>
              <w:spacing w:val="0"/>
              <w:rtl/>
            </w:rPr>
          </w:rPrChange>
        </w:rPr>
        <w:t xml:space="preserve"> </w:t>
      </w:r>
      <w:r>
        <w:rPr>
          <w:rStyle w:val="af2"/>
          <w:rFonts w:hint="cs"/>
          <w:spacing w:val="0"/>
          <w:rtl/>
          <w:rPrChange w:id="9239" w:author="מנוע פסוקים" w:date="2026-10-05T16:38:40Z">
            <w:rPr>
              <w:rFonts w:hint="cs"/>
              <w:spacing w:val="0"/>
              <w:rtl/>
            </w:rPr>
          </w:rPrChange>
        </w:rPr>
        <w:t xml:space="preserve">ישראל</w:t>
      </w:r>
      <w:r>
        <w:rPr>
          <w:rStyle w:val="af2"/>
          <w:spacing w:val="0"/>
          <w:rtl/>
          <w:rPrChange w:id="9240" w:author="מנוע פסוקים" w:date="2026-10-05T16:38:40Z">
            <w:rPr>
              <w:spacing w:val="0"/>
              <w:rtl/>
            </w:rPr>
          </w:rPrChange>
        </w:rPr>
        <w:t xml:space="preserve"> </w:t>
      </w:r>
      <w:r>
        <w:rPr>
          <w:rStyle w:val="af2"/>
          <w:rFonts w:hint="cs"/>
          <w:spacing w:val="0"/>
          <w:rtl/>
          <w:rPrChange w:id="9241" w:author="מנוע פסוקים" w:date="2026-10-05T16:38:40Z">
            <w:rPr>
              <w:rFonts w:hint="cs"/>
              <w:spacing w:val="0"/>
              <w:rtl/>
            </w:rPr>
          </w:rPrChange>
        </w:rPr>
        <w:t xml:space="preserve">לאמר</w:t>
      </w:r>
      <w:r>
        <w:rPr>
          <w:rStyle w:val="af2"/>
          <w:spacing w:val="0"/>
          <w:rtl/>
          <w:rPrChange w:id="9242" w:author="מנוע פסוקים" w:date="2026-10-05T16:38:40Z">
            <w:rPr>
              <w:spacing w:val="0"/>
              <w:rtl/>
            </w:rPr>
          </w:rPrChange>
        </w:rPr>
        <w:t xml:space="preserve"> </w:t>
      </w:r>
      <w:r>
        <w:rPr>
          <w:rStyle w:val="af2"/>
          <w:rFonts w:hint="cs"/>
          <w:spacing w:val="0"/>
          <w:rtl/>
          <w:rPrChange w:id="9243" w:author="מנוע פסוקים" w:date="2026-10-05T16:38:40Z">
            <w:rPr>
              <w:rFonts w:hint="cs"/>
              <w:spacing w:val="0"/>
              <w:rtl/>
            </w:rPr>
          </w:rPrChange>
        </w:rPr>
        <w:t xml:space="preserve">בעשר</w:t>
      </w:r>
      <w:r>
        <w:rPr>
          <w:rStyle w:val="af2"/>
          <w:spacing w:val="0"/>
          <w:rtl/>
          <w:rPrChange w:id="9244" w:author="מנוע פסוקים" w:date="2026-10-05T16:38:40Z">
            <w:rPr>
              <w:spacing w:val="0"/>
              <w:rtl/>
            </w:rPr>
          </w:rPrChange>
        </w:rPr>
        <w:t xml:space="preserve"> </w:t>
      </w:r>
      <w:r>
        <w:rPr>
          <w:rStyle w:val="af2"/>
          <w:rFonts w:hint="cs"/>
          <w:spacing w:val="0"/>
          <w:rtl/>
          <w:rPrChange w:id="9245" w:author="מנוע פסוקים" w:date="2026-10-05T16:38:40Z">
            <w:rPr>
              <w:rFonts w:hint="cs"/>
              <w:spacing w:val="0"/>
              <w:rtl/>
            </w:rPr>
          </w:rPrChange>
        </w:rPr>
        <w:t xml:space="preserve">לחדש</w:t>
      </w:r>
      <w:r>
        <w:rPr>
          <w:rStyle w:val="af2"/>
          <w:spacing w:val="0"/>
          <w:rtl/>
          <w:rPrChange w:id="9246" w:author="מנוע פסוקים" w:date="2026-10-05T16:38:40Z">
            <w:rPr>
              <w:spacing w:val="0"/>
              <w:rtl/>
            </w:rPr>
          </w:rPrChange>
        </w:rPr>
        <w:t xml:space="preserve"> </w:t>
      </w:r>
      <w:r>
        <w:rPr>
          <w:rStyle w:val="af2"/>
          <w:rFonts w:hint="cs"/>
          <w:spacing w:val="0"/>
          <w:rtl/>
          <w:rPrChange w:id="9247" w:author="מנוע פסוקים" w:date="2026-10-05T16:38:40Z">
            <w:rPr>
              <w:rFonts w:hint="cs"/>
              <w:spacing w:val="0"/>
              <w:rtl/>
            </w:rPr>
          </w:rPrChange>
        </w:rPr>
        <w:t xml:space="preserve">הזה</w:t>
      </w:r>
      <w:r>
        <w:rPr>
          <w:rStyle w:val="af2"/>
          <w:spacing w:val="0"/>
          <w:rtl/>
          <w:rPrChange w:id="9248" w:author="מנוע פסוקים" w:date="2026-10-05T16:38:40Z">
            <w:rPr>
              <w:spacing w:val="0"/>
              <w:rtl/>
            </w:rPr>
          </w:rPrChange>
        </w:rPr>
        <w:t xml:space="preserve"> </w:t>
      </w:r>
      <w:r>
        <w:rPr>
          <w:rStyle w:val="af2"/>
          <w:rFonts w:hint="cs"/>
          <w:spacing w:val="0"/>
          <w:rtl/>
          <w:rPrChange w:id="9249" w:author="מנוע פסוקים" w:date="2026-10-05T16:38:40Z">
            <w:rPr>
              <w:rFonts w:hint="cs"/>
              <w:spacing w:val="0"/>
              <w:rtl/>
            </w:rPr>
          </w:rPrChange>
        </w:rPr>
        <w:t xml:space="preserve">ויקחו</w:t>
      </w:r>
      <w:r>
        <w:rPr>
          <w:rFonts w:hint="cs"/>
          <w:spacing w:val="0"/>
          <w:rtl/>
        </w:rPr>
        <w:t xml:space="preserve">'</w:t>
      </w:r>
      <w:r w:rsidRPr="007435EB">
        <w:rPr>
          <w:spacing w:val="0"/>
          <w:rtl/>
        </w:rPr>
        <w:t>.</w:t>
      </w:r>
    </w:p>
    <w:p w14:paraId="5617DF14" w14:textId="77777777" w:rsidR="00E8089F" w:rsidRPr="007435EB" w:rsidRDefault="00E8089F" w:rsidP="00E8089F">
      <w:pPr>
        <w:rPr>
          <w:rtl/>
        </w:rPr>
      </w:pPr>
      <w:r w:rsidRPr="007435EB">
        <w:rPr>
          <w:rFonts w:ascii="Fb Fontext" w:hAnsi="Fb Fontext" w:hint="cs"/>
          <w:sz w:val="20"/>
          <w:rtl/>
        </w:rPr>
        <w:t>זה</w:t>
      </w:r>
      <w:r w:rsidRPr="007435EB">
        <w:rPr>
          <w:rFonts w:ascii="Fb Fontext" w:hAnsi="Fb Fontext"/>
          <w:sz w:val="20"/>
          <w:rtl/>
        </w:rPr>
        <w:t xml:space="preserve"> </w:t>
      </w:r>
      <w:r w:rsidRPr="007435EB">
        <w:rPr>
          <w:rFonts w:ascii="Fb Fontext" w:hAnsi="Fb Fontext" w:hint="cs"/>
          <w:sz w:val="20"/>
          <w:rtl/>
        </w:rPr>
        <w:t>מקחו</w:t>
      </w:r>
      <w:r w:rsidRPr="007435EB">
        <w:rPr>
          <w:rFonts w:ascii="Fb Fontext" w:hAnsi="Fb Fontext"/>
          <w:sz w:val="20"/>
          <w:rtl/>
        </w:rPr>
        <w:t xml:space="preserve"> </w:t>
      </w:r>
      <w:r w:rsidRPr="007435EB">
        <w:rPr>
          <w:rFonts w:ascii="Fb Fontext" w:hAnsi="Fb Fontext" w:hint="cs"/>
          <w:sz w:val="20"/>
          <w:rtl/>
        </w:rPr>
        <w:t>מבעשור</w:t>
      </w:r>
      <w:r w:rsidRPr="007435EB">
        <w:rPr>
          <w:rFonts w:ascii="Fb Fontext" w:hAnsi="Fb Fontext"/>
          <w:sz w:val="20"/>
          <w:rtl/>
        </w:rPr>
        <w:t xml:space="preserve">, </w:t>
      </w:r>
      <w:r w:rsidRPr="007435EB">
        <w:rPr>
          <w:rFonts w:ascii="Fb Fontext" w:hAnsi="Fb Fontext" w:hint="cs"/>
          <w:sz w:val="20"/>
          <w:rtl/>
        </w:rPr>
        <w:t>ואין</w:t>
      </w:r>
      <w:r w:rsidRPr="007435EB">
        <w:rPr>
          <w:rFonts w:ascii="Fb Fontext" w:hAnsi="Fb Fontext"/>
          <w:sz w:val="20"/>
          <w:rtl/>
        </w:rPr>
        <w:t xml:space="preserve"> </w:t>
      </w:r>
      <w:r w:rsidRPr="007435EB">
        <w:rPr>
          <w:rFonts w:ascii="Fb Fontext" w:hAnsi="Fb Fontext" w:hint="cs"/>
          <w:sz w:val="20"/>
          <w:rtl/>
        </w:rPr>
        <w:t>פסח</w:t>
      </w:r>
      <w:r w:rsidRPr="007435EB">
        <w:rPr>
          <w:rFonts w:ascii="Fb Fontext" w:hAnsi="Fb Fontext"/>
          <w:sz w:val="20"/>
          <w:rtl/>
        </w:rPr>
        <w:t xml:space="preserve"> </w:t>
      </w:r>
      <w:r w:rsidRPr="007435EB">
        <w:rPr>
          <w:rFonts w:ascii="Fb Fontext" w:hAnsi="Fb Fontext" w:hint="cs"/>
          <w:sz w:val="20"/>
          <w:rtl/>
        </w:rPr>
        <w:t>דורות</w:t>
      </w:r>
      <w:r w:rsidRPr="007435EB">
        <w:rPr>
          <w:rFonts w:ascii="Fb Fontext" w:hAnsi="Fb Fontext"/>
          <w:sz w:val="20"/>
          <w:rtl/>
        </w:rPr>
        <w:t xml:space="preserve"> </w:t>
      </w:r>
      <w:r w:rsidRPr="007435EB">
        <w:rPr>
          <w:rFonts w:ascii="Fb Fontext" w:hAnsi="Fb Fontext" w:hint="cs"/>
          <w:sz w:val="20"/>
          <w:rtl/>
        </w:rPr>
        <w:t>מקחו</w:t>
      </w:r>
      <w:r w:rsidRPr="007435EB">
        <w:rPr>
          <w:rFonts w:ascii="Fb Fontext" w:hAnsi="Fb Fontext"/>
          <w:sz w:val="20"/>
          <w:rtl/>
        </w:rPr>
        <w:t xml:space="preserve"> </w:t>
      </w:r>
      <w:r w:rsidRPr="007435EB">
        <w:rPr>
          <w:rFonts w:ascii="Fb Fontext" w:hAnsi="Fb Fontext" w:hint="cs"/>
          <w:sz w:val="20"/>
          <w:rtl/>
        </w:rPr>
        <w:t>מבעשור</w:t>
      </w:r>
      <w:r w:rsidRPr="007435EB">
        <w:rPr>
          <w:rFonts w:ascii="Fb Fontext" w:hAnsi="Fb Fontext"/>
          <w:sz w:val="20"/>
          <w:rtl/>
        </w:rPr>
        <w:t>.</w:t>
      </w:r>
    </w:p>
    <w:p w14:paraId="6CD5F893"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w:t>
      </w:r>
      <w:r w:rsidRPr="00AC0CB1">
        <w:rPr>
          <w:rStyle w:val="af2"/>
          <w:rFonts w:hint="cs"/>
          <w:rtl/>
        </w:rPr>
        <w:t>ד'והיה</w:t>
      </w:r>
      <w:r w:rsidRPr="00AC0CB1">
        <w:rPr>
          <w:rStyle w:val="af2"/>
          <w:rtl/>
        </w:rPr>
        <w:t xml:space="preserve"> </w:t>
      </w:r>
      <w:r w:rsidRPr="00AC0CB1">
        <w:rPr>
          <w:rStyle w:val="af2"/>
          <w:rFonts w:hint="cs"/>
          <w:rtl/>
        </w:rPr>
        <w:t>לכם</w:t>
      </w:r>
      <w:r w:rsidRPr="00AC0CB1">
        <w:rPr>
          <w:rStyle w:val="af2"/>
          <w:rtl/>
        </w:rPr>
        <w:t xml:space="preserve"> </w:t>
      </w:r>
      <w:r w:rsidRPr="00AC0CB1">
        <w:rPr>
          <w:rStyle w:val="af2"/>
          <w:rFonts w:hint="cs"/>
          <w:rtl/>
        </w:rPr>
        <w:t>למשמרת</w:t>
      </w:r>
      <w:r w:rsidRPr="00AC0CB1">
        <w:rPr>
          <w:rStyle w:val="af2"/>
          <w:rtl/>
        </w:rPr>
        <w:t xml:space="preserve"> </w:t>
      </w:r>
      <w:r w:rsidRPr="00AC0CB1">
        <w:rPr>
          <w:rStyle w:val="af2"/>
          <w:rFonts w:hint="cs"/>
          <w:rtl/>
        </w:rPr>
        <w:t>עד</w:t>
      </w:r>
      <w:r w:rsidRPr="00AC0CB1">
        <w:rPr>
          <w:rStyle w:val="af2"/>
          <w:rtl/>
        </w:rPr>
        <w:t xml:space="preserve"> </w:t>
      </w:r>
      <w:r w:rsidRPr="00AC0CB1">
        <w:rPr>
          <w:rStyle w:val="af2"/>
          <w:rFonts w:hint="cs"/>
          <w:rtl/>
        </w:rPr>
        <w:t>ארבעה</w:t>
      </w:r>
      <w:r w:rsidRPr="00AC0CB1">
        <w:rPr>
          <w:rStyle w:val="af2"/>
          <w:rtl/>
        </w:rPr>
        <w:t xml:space="preserve"> </w:t>
      </w:r>
      <w:r w:rsidRPr="00AC0CB1">
        <w:rPr>
          <w:rStyle w:val="af2"/>
          <w:rFonts w:hint="cs"/>
          <w:rtl/>
        </w:rPr>
        <w:t>עשר</w:t>
      </w:r>
      <w:r w:rsidRPr="00AC0CB1">
        <w:rPr>
          <w:rStyle w:val="af2"/>
          <w:rtl/>
        </w:rPr>
        <w:t xml:space="preserve"> </w:t>
      </w:r>
      <w:r w:rsidRPr="00AC0CB1">
        <w:rPr>
          <w:rStyle w:val="af2"/>
          <w:rFonts w:hint="cs"/>
          <w:rtl/>
        </w:rPr>
        <w:t>יום</w:t>
      </w:r>
      <w:r w:rsidRPr="00AC0CB1">
        <w:rPr>
          <w:rStyle w:val="af2"/>
          <w:rtl/>
        </w:rPr>
        <w:t xml:space="preserve"> </w:t>
      </w:r>
      <w:r w:rsidRPr="00AC0CB1">
        <w:rPr>
          <w:rStyle w:val="af2"/>
          <w:rFonts w:hint="cs"/>
          <w:rtl/>
        </w:rPr>
        <w:t>לחדש</w:t>
      </w:r>
      <w:r w:rsidRPr="00AC0CB1">
        <w:rPr>
          <w:rStyle w:val="af2"/>
          <w:rtl/>
        </w:rPr>
        <w:t xml:space="preserve"> </w:t>
      </w:r>
      <w:r w:rsidRPr="00AC0CB1">
        <w:rPr>
          <w:rStyle w:val="af2"/>
          <w:rFonts w:hint="cs"/>
          <w:rtl/>
        </w:rPr>
        <w:t>הזה'</w:t>
      </w:r>
      <w:r w:rsidRPr="00AC0CB1">
        <w:rPr>
          <w:rStyle w:val="af2"/>
          <w:rtl/>
        </w:rPr>
        <w:t>.</w:t>
      </w:r>
    </w:p>
    <w:p w14:paraId="67AE1856" w14:textId="77777777" w:rsidR="00E8089F" w:rsidRPr="007435EB" w:rsidRDefault="00E8089F" w:rsidP="00E8089F">
      <w:pPr>
        <w:rPr>
          <w:rtl/>
        </w:rPr>
      </w:pPr>
      <w:r w:rsidRPr="007435EB">
        <w:rPr>
          <w:rFonts w:ascii="Fb Fontext" w:hAnsi="Fb Fontext" w:hint="cs"/>
          <w:sz w:val="20"/>
          <w:rtl/>
        </w:rPr>
        <w:t>א</w:t>
      </w:r>
      <w:r w:rsidRPr="007435EB">
        <w:rPr>
          <w:rFonts w:ascii="Fb Fontext" w:hAnsi="Fb Fontext"/>
          <w:sz w:val="20"/>
          <w:rtl/>
        </w:rPr>
        <w:t>"</w:t>
      </w:r>
      <w:r w:rsidRPr="007435EB">
        <w:rPr>
          <w:rFonts w:ascii="Fb Fontext" w:hAnsi="Fb Fontext" w:hint="cs"/>
          <w:sz w:val="20"/>
          <w:rtl/>
        </w:rPr>
        <w:t xml:space="preserve">ל דאחר לא טעון ביקור </w:t>
      </w:r>
      <w:r w:rsidRPr="00AC0CB1">
        <w:rPr>
          <w:rStyle w:val="af2"/>
          <w:rFonts w:hint="cs"/>
          <w:rtl/>
        </w:rPr>
        <w:t xml:space="preserve">ד'תשמרו' </w:t>
      </w:r>
      <w:r w:rsidRPr="007435EB">
        <w:rPr>
          <w:rFonts w:ascii="Fb Fontext" w:hAnsi="Fb Fontext" w:hint="cs"/>
          <w:sz w:val="20"/>
          <w:rtl/>
        </w:rPr>
        <w:t>וכבן גג דס</w:t>
      </w:r>
      <w:r w:rsidRPr="007435EB">
        <w:rPr>
          <w:rFonts w:ascii="Fb Fontext" w:hAnsi="Fb Fontext"/>
          <w:sz w:val="20"/>
          <w:rtl/>
        </w:rPr>
        <w:t>"</w:t>
      </w:r>
      <w:r w:rsidRPr="007435EB">
        <w:rPr>
          <w:rFonts w:ascii="Fb Fontext" w:hAnsi="Fb Fontext" w:hint="cs"/>
          <w:sz w:val="20"/>
          <w:rtl/>
        </w:rPr>
        <w:t>ל דטעון ביקור ד' ימים קודם שחיטה</w:t>
      </w:r>
      <w:r w:rsidRPr="007435EB">
        <w:rPr>
          <w:rFonts w:ascii="Fb Fontext" w:hAnsi="Fb Fontext"/>
          <w:sz w:val="20"/>
          <w:rtl/>
        </w:rPr>
        <w:t>.</w:t>
      </w:r>
    </w:p>
    <w:p w14:paraId="1CE87BAD"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w:t>
      </w:r>
      <w:r w:rsidRPr="00AC0CB1">
        <w:rPr>
          <w:rStyle w:val="af2"/>
          <w:rFonts w:hint="cs"/>
          <w:rtl/>
        </w:rPr>
        <w:t xml:space="preserve">ד'ועבדת את העבדה הזאת בחודש הזה' </w:t>
      </w:r>
      <w:r w:rsidRPr="007435EB">
        <w:rPr>
          <w:rFonts w:ascii="Fb Fontext" w:hAnsi="Fb Fontext" w:hint="cs"/>
          <w:rtl/>
        </w:rPr>
        <w:t>לא דרשי' שיהו</w:t>
      </w:r>
      <w:r w:rsidRPr="007435EB">
        <w:rPr>
          <w:rFonts w:ascii="Fb Fontext" w:hAnsi="Fb Fontext"/>
          <w:rtl/>
        </w:rPr>
        <w:t xml:space="preserve"> </w:t>
      </w:r>
      <w:r w:rsidRPr="007435EB">
        <w:rPr>
          <w:rFonts w:ascii="Fb Fontext" w:hAnsi="Fb Fontext" w:hint="cs"/>
          <w:rtl/>
        </w:rPr>
        <w:t>כל</w:t>
      </w:r>
      <w:r w:rsidRPr="007435EB">
        <w:rPr>
          <w:rFonts w:ascii="Fb Fontext" w:hAnsi="Fb Fontext"/>
          <w:rtl/>
        </w:rPr>
        <w:t xml:space="preserve"> </w:t>
      </w:r>
      <w:r w:rsidRPr="007435EB">
        <w:rPr>
          <w:rFonts w:ascii="Fb Fontext" w:hAnsi="Fb Fontext" w:hint="cs"/>
          <w:rtl/>
        </w:rPr>
        <w:t>עבודות</w:t>
      </w:r>
      <w:r w:rsidRPr="007435EB">
        <w:rPr>
          <w:rFonts w:ascii="Fb Fontext" w:hAnsi="Fb Fontext"/>
          <w:rtl/>
        </w:rPr>
        <w:t xml:space="preserve"> </w:t>
      </w:r>
      <w:r w:rsidRPr="007435EB">
        <w:rPr>
          <w:rFonts w:ascii="Fb Fontext" w:hAnsi="Fb Fontext" w:hint="cs"/>
          <w:rtl/>
        </w:rPr>
        <w:t>חדש</w:t>
      </w:r>
      <w:r w:rsidRPr="007435EB">
        <w:rPr>
          <w:rFonts w:ascii="Fb Fontext" w:hAnsi="Fb Fontext"/>
          <w:rtl/>
        </w:rPr>
        <w:t xml:space="preserve"> </w:t>
      </w:r>
      <w:r w:rsidRPr="007435EB">
        <w:rPr>
          <w:rFonts w:ascii="Fb Fontext" w:hAnsi="Fb Fontext" w:hint="cs"/>
          <w:rtl/>
        </w:rPr>
        <w:t>זה</w:t>
      </w:r>
      <w:r w:rsidRPr="007435EB">
        <w:rPr>
          <w:rFonts w:ascii="Fb Fontext" w:hAnsi="Fb Fontext"/>
          <w:rtl/>
        </w:rPr>
        <w:t xml:space="preserve"> </w:t>
      </w:r>
      <w:r w:rsidRPr="007435EB">
        <w:rPr>
          <w:rFonts w:ascii="Fb Fontext" w:hAnsi="Fb Fontext" w:hint="cs"/>
          <w:rtl/>
        </w:rPr>
        <w:t>כזה</w:t>
      </w:r>
      <w:r w:rsidRPr="007435EB">
        <w:rPr>
          <w:rFonts w:ascii="Fb Fontext" w:hAnsi="Fb Fontext"/>
          <w:rtl/>
        </w:rPr>
        <w:t>.</w:t>
      </w:r>
    </w:p>
    <w:p w14:paraId="1DDD6CEC" w14:textId="77777777" w:rsidR="00E8089F" w:rsidRPr="007435EB" w:rsidRDefault="00E8089F" w:rsidP="00E8089F">
      <w:pPr>
        <w:rPr>
          <w:rFonts w:cs="Guttman Vilna"/>
          <w:b/>
          <w:bCs/>
          <w:rtl/>
        </w:rPr>
      </w:pPr>
      <w:r w:rsidRPr="007435EB">
        <w:rPr>
          <w:rFonts w:hint="cs"/>
          <w:rtl/>
        </w:rPr>
        <w:t>ודרשי'</w:t>
      </w:r>
      <w:r w:rsidRPr="00AC0CB1">
        <w:rPr>
          <w:rStyle w:val="af2"/>
          <w:rFonts w:hint="cs"/>
          <w:rtl/>
        </w:rPr>
        <w:t xml:space="preserve"> 'הזה'</w:t>
      </w:r>
      <w:r w:rsidRPr="00AC0CB1">
        <w:rPr>
          <w:rStyle w:val="af2"/>
          <w:rtl/>
        </w:rPr>
        <w:t xml:space="preserve"> </w:t>
      </w:r>
      <w:r w:rsidRPr="007435EB">
        <w:rPr>
          <w:rFonts w:hint="cs"/>
          <w:rtl/>
        </w:rPr>
        <w:t>למעוטי</w:t>
      </w:r>
      <w:r w:rsidRPr="007435EB">
        <w:rPr>
          <w:rtl/>
        </w:rPr>
        <w:t xml:space="preserve"> </w:t>
      </w:r>
      <w:r w:rsidRPr="007435EB">
        <w:rPr>
          <w:rFonts w:hint="cs"/>
          <w:rtl/>
        </w:rPr>
        <w:t>פסח</w:t>
      </w:r>
      <w:r w:rsidRPr="007435EB">
        <w:rPr>
          <w:rtl/>
        </w:rPr>
        <w:t xml:space="preserve"> </w:t>
      </w:r>
      <w:r w:rsidRPr="007435EB">
        <w:rPr>
          <w:rFonts w:hint="cs"/>
          <w:rtl/>
        </w:rPr>
        <w:t>שני</w:t>
      </w:r>
      <w:r w:rsidRPr="007435EB">
        <w:rPr>
          <w:rtl/>
        </w:rPr>
        <w:t xml:space="preserve"> </w:t>
      </w:r>
      <w:r w:rsidRPr="007435EB">
        <w:rPr>
          <w:rFonts w:hint="cs"/>
          <w:rtl/>
        </w:rPr>
        <w:t>דכוותיה</w:t>
      </w:r>
      <w:r w:rsidRPr="007435EB">
        <w:rPr>
          <w:rtl/>
        </w:rPr>
        <w:t>.</w:t>
      </w:r>
    </w:p>
    <w:p w14:paraId="52A861BD" w14:textId="77777777" w:rsidR="00E8089F" w:rsidRPr="007435EB" w:rsidRDefault="00E8089F" w:rsidP="00E8089F">
      <w:pPr>
        <w:rPr>
          <w:rtl/>
        </w:rPr>
      </w:pPr>
      <w:r w:rsidRPr="00F46A1C">
        <w:rPr>
          <w:rStyle w:val="affffd"/>
          <w:rFonts w:hint="cs"/>
          <w:rtl/>
        </w:rPr>
        <w:t>והך</w:t>
      </w:r>
      <w:r w:rsidRPr="007435EB">
        <w:rPr>
          <w:rFonts w:hint="cs"/>
          <w:rtl/>
        </w:rPr>
        <w:t xml:space="preserve"> </w:t>
      </w:r>
      <w:r w:rsidRPr="00AC0CB1">
        <w:rPr>
          <w:rStyle w:val="af2"/>
          <w:rFonts w:hint="cs"/>
          <w:rtl/>
        </w:rPr>
        <w:t>ד'ואכלו</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הבשר</w:t>
      </w:r>
      <w:r w:rsidRPr="00AC0CB1">
        <w:rPr>
          <w:rStyle w:val="af2"/>
          <w:rtl/>
        </w:rPr>
        <w:t xml:space="preserve"> </w:t>
      </w:r>
      <w:r w:rsidRPr="00AC0CB1">
        <w:rPr>
          <w:rStyle w:val="af2"/>
          <w:rFonts w:hint="cs"/>
          <w:rtl/>
        </w:rPr>
        <w:t>בלילה</w:t>
      </w:r>
      <w:r w:rsidRPr="00AC0CB1">
        <w:rPr>
          <w:rStyle w:val="af2"/>
          <w:rtl/>
        </w:rPr>
        <w:t xml:space="preserve"> </w:t>
      </w:r>
      <w:r w:rsidRPr="00AC0CB1">
        <w:rPr>
          <w:rStyle w:val="af2"/>
          <w:rFonts w:hint="cs"/>
          <w:rtl/>
        </w:rPr>
        <w:t>הזה'</w:t>
      </w:r>
      <w:r w:rsidRPr="00AC0CB1">
        <w:rPr>
          <w:rStyle w:val="af2"/>
          <w:rtl/>
        </w:rPr>
        <w:t xml:space="preserve"> </w:t>
      </w:r>
      <w:r w:rsidRPr="007435EB">
        <w:rPr>
          <w:rFonts w:hint="cs"/>
          <w:rtl/>
        </w:rPr>
        <w:t>לא דרשי'</w:t>
      </w:r>
      <w:r w:rsidRPr="007435EB">
        <w:rPr>
          <w:rtl/>
        </w:rPr>
        <w:t xml:space="preserve"> </w:t>
      </w:r>
      <w:r w:rsidRPr="007435EB">
        <w:rPr>
          <w:rFonts w:hint="cs"/>
          <w:rtl/>
        </w:rPr>
        <w:t>דזה</w:t>
      </w:r>
      <w:r w:rsidRPr="007435EB">
        <w:rPr>
          <w:rtl/>
        </w:rPr>
        <w:t xml:space="preserve"> </w:t>
      </w:r>
      <w:r w:rsidRPr="007435EB">
        <w:rPr>
          <w:rFonts w:hint="cs"/>
          <w:rtl/>
        </w:rPr>
        <w:t>נאכל</w:t>
      </w:r>
      <w:r w:rsidRPr="007435EB">
        <w:rPr>
          <w:rtl/>
        </w:rPr>
        <w:t xml:space="preserve"> </w:t>
      </w:r>
      <w:r w:rsidRPr="007435EB">
        <w:rPr>
          <w:rFonts w:hint="cs"/>
          <w:rtl/>
        </w:rPr>
        <w:t>בלילה</w:t>
      </w:r>
      <w:r w:rsidRPr="007435EB">
        <w:rPr>
          <w:rtl/>
        </w:rPr>
        <w:t xml:space="preserve"> </w:t>
      </w:r>
      <w:r w:rsidRPr="007435EB">
        <w:rPr>
          <w:rFonts w:hint="cs"/>
          <w:rtl/>
        </w:rPr>
        <w:t xml:space="preserve">ולא אחר- </w:t>
      </w:r>
      <w:r w:rsidRPr="00AC0CB1">
        <w:rPr>
          <w:rStyle w:val="af2"/>
          <w:rFonts w:hint="cs"/>
          <w:rtl/>
        </w:rPr>
        <w:t>ד'ועבדת</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העבדה'</w:t>
      </w:r>
      <w:r w:rsidRPr="00AC0CB1">
        <w:rPr>
          <w:rStyle w:val="af2"/>
          <w:rtl/>
        </w:rPr>
        <w:t>.</w:t>
      </w:r>
    </w:p>
    <w:p w14:paraId="20BA7EDB" w14:textId="77777777" w:rsidR="00E8089F" w:rsidRPr="007435EB" w:rsidRDefault="00E8089F" w:rsidP="00E8089F">
      <w:pPr>
        <w:rPr>
          <w:rtl/>
        </w:rPr>
      </w:pPr>
      <w:r w:rsidRPr="007435EB">
        <w:rPr>
          <w:rFonts w:ascii="Fb Fontext" w:hAnsi="Fb Fontext" w:hint="cs"/>
          <w:sz w:val="20"/>
          <w:rtl/>
        </w:rPr>
        <w:t>ו'</w:t>
      </w:r>
      <w:r w:rsidRPr="005C3FF1">
        <w:rPr>
          <w:rStyle w:val="afffa"/>
          <w:rFonts w:hint="cs"/>
          <w:rtl/>
        </w:rPr>
        <w:t>הזה'</w:t>
      </w:r>
      <w:r w:rsidRPr="007435EB">
        <w:rPr>
          <w:rFonts w:ascii="Fb Fontext" w:hAnsi="Fb Fontext"/>
          <w:sz w:val="20"/>
          <w:rtl/>
        </w:rPr>
        <w:t xml:space="preserve">- </w:t>
      </w:r>
      <w:r>
        <w:rPr>
          <w:rStyle w:val="affffd"/>
          <w:rFonts w:ascii="Fb Fontext" w:hAnsi="Fb Fontext" w:hint="cs"/>
          <w:sz w:val="20"/>
          <w:rtl/>
          <w:rPrChange w:id="11268" w:author="מנוע אמוראים" w:date="2026-10-05T16:42:03Z">
            <w:rPr>
              <w:rFonts w:ascii="Fb Fontext" w:hAnsi="Fb Fontext" w:hint="cs"/>
              <w:sz w:val="20"/>
              <w:rtl/>
            </w:rPr>
          </w:rPrChange>
        </w:rPr>
        <w:t xml:space="preserve">לכדראב</w:t>
      </w:r>
      <w:r>
        <w:rPr>
          <w:rStyle w:val="affffd"/>
          <w:rFonts w:ascii="Fb Fontext" w:hAnsi="Fb Fontext"/>
          <w:sz w:val="20"/>
          <w:rtl/>
          <w:rPrChange w:id="11269" w:author="מנוע אמוראים" w:date="2026-10-05T16:42:03Z">
            <w:rPr>
              <w:rFonts w:ascii="Fb Fontext" w:hAnsi="Fb Fontext"/>
              <w:sz w:val="20"/>
              <w:rtl/>
            </w:rPr>
          </w:rPrChange>
        </w:rPr>
        <w:t xml:space="preserve">"</w:t>
      </w:r>
      <w:r>
        <w:rPr>
          <w:rStyle w:val="affffd"/>
          <w:rFonts w:ascii="Fb Fontext" w:hAnsi="Fb Fontext" w:hint="cs"/>
          <w:sz w:val="20"/>
          <w:rtl/>
          <w:rPrChange w:id="11270" w:author="מנוע אמוראים" w:date="2026-10-05T16:42:03Z">
            <w:rPr>
              <w:rFonts w:ascii="Fb Fontext" w:hAnsi="Fb Fontext" w:hint="cs"/>
              <w:sz w:val="20"/>
              <w:rtl/>
            </w:rPr>
          </w:rPrChange>
        </w:rPr>
        <w:t xml:space="preserve">ע</w:t>
      </w:r>
      <w:r>
        <w:rPr>
          <w:rFonts w:ascii="Fb Fontext" w:hAnsi="Fb Fontext" w:hint="cs"/>
          <w:sz w:val="20"/>
          <w:rtl/>
        </w:rPr>
        <w:t xml:space="preserve"> </w:t>
      </w:r>
      <w:r>
        <w:rPr>
          <w:rStyle w:val="affffd"/>
          <w:rFonts w:ascii="Fb Fontext" w:hAnsi="Fb Fontext" w:hint="cs"/>
          <w:sz w:val="20"/>
          <w:rtl/>
          <w:rPrChange w:id="11271" w:author="מנוע אמוראים" w:date="2026-10-05T16:42:03Z">
            <w:rPr>
              <w:rFonts w:ascii="Fb Fontext" w:hAnsi="Fb Fontext" w:hint="cs"/>
              <w:sz w:val="20"/>
              <w:rtl/>
            </w:rPr>
          </w:rPrChange>
        </w:rPr>
        <w:t xml:space="preserve">ור</w:t>
      </w:r>
      <w:r>
        <w:rPr>
          <w:rStyle w:val="affffd"/>
          <w:rFonts w:ascii="Fb Fontext" w:hAnsi="Fb Fontext"/>
          <w:sz w:val="20"/>
          <w:rtl/>
          <w:rPrChange w:id="11272" w:author="מנוע אמוראים" w:date="2026-10-05T16:42:03Z">
            <w:rPr>
              <w:rFonts w:ascii="Fb Fontext" w:hAnsi="Fb Fontext"/>
              <w:sz w:val="20"/>
              <w:rtl/>
            </w:rPr>
          </w:rPrChange>
        </w:rPr>
        <w:t xml:space="preserve">"</w:t>
      </w:r>
      <w:r>
        <w:rPr>
          <w:rStyle w:val="affffd"/>
          <w:rFonts w:ascii="Fb Fontext" w:hAnsi="Fb Fontext" w:hint="cs"/>
          <w:sz w:val="20"/>
          <w:rtl/>
          <w:rPrChange w:id="11273" w:author="מנוע אמוראים" w:date="2026-10-05T16:42:03Z">
            <w:rPr>
              <w:rFonts w:ascii="Fb Fontext" w:hAnsi="Fb Fontext" w:hint="cs"/>
              <w:sz w:val="20"/>
              <w:rtl/>
            </w:rPr>
          </w:rPrChange>
        </w:rPr>
        <w:t xml:space="preserve">ע</w:t>
      </w:r>
      <w:r w:rsidRPr="007435EB">
        <w:rPr>
          <w:rFonts w:ascii="Fb Fontext" w:hAnsi="Fb Fontext"/>
          <w:sz w:val="20"/>
          <w:rtl/>
        </w:rPr>
        <w:t>.</w:t>
      </w:r>
    </w:p>
    <w:p w14:paraId="2DA16051"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w:t>
      </w:r>
      <w:r w:rsidRPr="00AC0CB1">
        <w:rPr>
          <w:rStyle w:val="af2"/>
          <w:rFonts w:hint="cs"/>
          <w:rtl/>
        </w:rPr>
        <w:t>ד'וכל</w:t>
      </w:r>
      <w:r w:rsidRPr="00AC0CB1">
        <w:rPr>
          <w:rStyle w:val="af2"/>
          <w:rtl/>
        </w:rPr>
        <w:t xml:space="preserve"> </w:t>
      </w:r>
      <w:r w:rsidRPr="00AC0CB1">
        <w:rPr>
          <w:rStyle w:val="af2"/>
          <w:rFonts w:hint="cs"/>
          <w:rtl/>
        </w:rPr>
        <w:t>ערל</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יאכל</w:t>
      </w:r>
      <w:r w:rsidRPr="00AC0CB1">
        <w:rPr>
          <w:rStyle w:val="af2"/>
          <w:rtl/>
        </w:rPr>
        <w:t xml:space="preserve"> </w:t>
      </w:r>
      <w:r w:rsidRPr="00AC0CB1">
        <w:rPr>
          <w:rStyle w:val="af2"/>
          <w:rFonts w:hint="cs"/>
          <w:rtl/>
        </w:rPr>
        <w:t>בו'</w:t>
      </w:r>
      <w:r w:rsidRPr="00AC0CB1">
        <w:rPr>
          <w:rStyle w:val="af2"/>
          <w:rtl/>
        </w:rPr>
        <w:t>,</w:t>
      </w:r>
      <w:r w:rsidRPr="007435EB">
        <w:rPr>
          <w:rFonts w:ascii="Fb Fontext" w:hAnsi="Fb Fontext" w:hint="cs"/>
          <w:rtl/>
        </w:rPr>
        <w:t xml:space="preserve"> לא דיקי' אבל</w:t>
      </w:r>
      <w:r w:rsidRPr="007435EB">
        <w:rPr>
          <w:rFonts w:ascii="Fb Fontext" w:hAnsi="Fb Fontext"/>
          <w:rtl/>
        </w:rPr>
        <w:t xml:space="preserve"> </w:t>
      </w:r>
      <w:r w:rsidRPr="007435EB">
        <w:rPr>
          <w:rFonts w:ascii="Fb Fontext" w:hAnsi="Fb Fontext" w:hint="cs"/>
          <w:rtl/>
        </w:rPr>
        <w:t>אוכל</w:t>
      </w:r>
      <w:r w:rsidRPr="007435EB">
        <w:rPr>
          <w:rFonts w:ascii="Fb Fontext" w:hAnsi="Fb Fontext"/>
          <w:rtl/>
        </w:rPr>
        <w:t xml:space="preserve"> </w:t>
      </w:r>
      <w:r w:rsidRPr="007435EB">
        <w:rPr>
          <w:rFonts w:ascii="Fb Fontext" w:hAnsi="Fb Fontext" w:hint="cs"/>
          <w:rtl/>
        </w:rPr>
        <w:t>בפסח</w:t>
      </w:r>
      <w:r w:rsidRPr="007435EB">
        <w:rPr>
          <w:rFonts w:ascii="Fb Fontext" w:hAnsi="Fb Fontext"/>
          <w:rtl/>
        </w:rPr>
        <w:t xml:space="preserve"> </w:t>
      </w:r>
      <w:r w:rsidRPr="007435EB">
        <w:rPr>
          <w:rFonts w:ascii="Fb Fontext" w:hAnsi="Fb Fontext" w:hint="cs"/>
          <w:rtl/>
        </w:rPr>
        <w:t xml:space="preserve">דורות </w:t>
      </w:r>
      <w:r w:rsidRPr="007435EB">
        <w:rPr>
          <w:rFonts w:ascii="Fb Fontext" w:hAnsi="Fb Fontext"/>
          <w:rtl/>
        </w:rPr>
        <w:t>–</w:t>
      </w:r>
      <w:r w:rsidRPr="007435EB">
        <w:rPr>
          <w:rFonts w:ascii="Fb Fontext" w:hAnsi="Fb Fontext" w:hint="cs"/>
          <w:rtl/>
        </w:rPr>
        <w:t xml:space="preserve"> </w:t>
      </w:r>
      <w:r w:rsidRPr="00AC0CB1">
        <w:rPr>
          <w:rStyle w:val="af2"/>
          <w:rFonts w:hint="cs"/>
          <w:rtl/>
        </w:rPr>
        <w:t>ד</w:t>
      </w:r>
      <w:r w:rsidRPr="00AC0CB1">
        <w:rPr>
          <w:rStyle w:val="af2"/>
          <w:rtl/>
        </w:rPr>
        <w:t>'</w:t>
      </w:r>
      <w:r w:rsidRPr="00AC0CB1">
        <w:rPr>
          <w:rStyle w:val="af2"/>
          <w:rFonts w:hint="cs"/>
          <w:rtl/>
        </w:rPr>
        <w:t>ועבדת'</w:t>
      </w:r>
      <w:r w:rsidRPr="00AC0CB1">
        <w:rPr>
          <w:rStyle w:val="af2"/>
          <w:rtl/>
        </w:rPr>
        <w:t>.</w:t>
      </w:r>
    </w:p>
    <w:p w14:paraId="22F8C537" w14:textId="77777777" w:rsidR="00E8089F" w:rsidRPr="007435EB" w:rsidRDefault="00E8089F" w:rsidP="00E8089F">
      <w:pPr>
        <w:rPr>
          <w:rFonts w:cs="Guttman Vilna"/>
          <w:b/>
          <w:bCs/>
          <w:rtl/>
        </w:rPr>
      </w:pPr>
      <w:r w:rsidRPr="007435EB">
        <w:rPr>
          <w:rFonts w:hint="cs"/>
          <w:rtl/>
        </w:rPr>
        <w:t>ודרשי'</w:t>
      </w:r>
      <w:r w:rsidRPr="00AC0CB1">
        <w:rPr>
          <w:rStyle w:val="af2"/>
          <w:rFonts w:hint="cs"/>
          <w:rtl/>
        </w:rPr>
        <w:t xml:space="preserve"> 'בו'</w:t>
      </w:r>
      <w:r w:rsidRPr="00AC0CB1">
        <w:rPr>
          <w:rStyle w:val="af2"/>
          <w:rtl/>
        </w:rPr>
        <w:t xml:space="preserve"> </w:t>
      </w:r>
      <w:r w:rsidRPr="007435EB">
        <w:rPr>
          <w:rFonts w:hint="cs"/>
          <w:rtl/>
        </w:rPr>
        <w:t>אינו</w:t>
      </w:r>
      <w:r w:rsidRPr="007435EB">
        <w:rPr>
          <w:rtl/>
        </w:rPr>
        <w:t xml:space="preserve"> </w:t>
      </w:r>
      <w:r w:rsidRPr="007435EB">
        <w:rPr>
          <w:rFonts w:hint="cs"/>
          <w:rtl/>
        </w:rPr>
        <w:t>אוכל</w:t>
      </w:r>
      <w:r w:rsidRPr="007435EB">
        <w:rPr>
          <w:rtl/>
        </w:rPr>
        <w:t xml:space="preserve">, </w:t>
      </w:r>
      <w:r w:rsidRPr="007435EB">
        <w:rPr>
          <w:rFonts w:hint="cs"/>
          <w:rtl/>
        </w:rPr>
        <w:t>אבל</w:t>
      </w:r>
      <w:r w:rsidRPr="007435EB">
        <w:rPr>
          <w:rtl/>
        </w:rPr>
        <w:t xml:space="preserve"> </w:t>
      </w:r>
      <w:r w:rsidRPr="007435EB">
        <w:rPr>
          <w:rFonts w:hint="cs"/>
          <w:rtl/>
        </w:rPr>
        <w:t>הוא</w:t>
      </w:r>
      <w:r w:rsidRPr="007435EB">
        <w:rPr>
          <w:rtl/>
        </w:rPr>
        <w:t xml:space="preserve"> </w:t>
      </w:r>
      <w:r w:rsidRPr="007435EB">
        <w:rPr>
          <w:rFonts w:hint="cs"/>
          <w:rtl/>
        </w:rPr>
        <w:t>אוכל</w:t>
      </w:r>
      <w:r w:rsidRPr="007435EB">
        <w:rPr>
          <w:rtl/>
        </w:rPr>
        <w:t xml:space="preserve"> </w:t>
      </w:r>
      <w:r w:rsidRPr="007435EB">
        <w:rPr>
          <w:rFonts w:hint="cs"/>
          <w:rtl/>
        </w:rPr>
        <w:t>במצה</w:t>
      </w:r>
      <w:r w:rsidRPr="007435EB">
        <w:rPr>
          <w:rtl/>
        </w:rPr>
        <w:t xml:space="preserve"> </w:t>
      </w:r>
      <w:r w:rsidRPr="007435EB">
        <w:rPr>
          <w:rFonts w:hint="cs"/>
          <w:rtl/>
        </w:rPr>
        <w:t>ומרור</w:t>
      </w:r>
      <w:r w:rsidRPr="007435EB">
        <w:rPr>
          <w:rtl/>
        </w:rPr>
        <w:t>.</w:t>
      </w:r>
    </w:p>
    <w:p w14:paraId="3CB294E4" w14:textId="77777777" w:rsidR="00E8089F" w:rsidRPr="007435EB" w:rsidRDefault="00E8089F" w:rsidP="00E8089F">
      <w:pPr>
        <w:rPr>
          <w:rFonts w:cs="Guttman Vilna"/>
          <w:b/>
          <w:bCs/>
          <w:rtl/>
        </w:rPr>
      </w:pPr>
      <w:r w:rsidRPr="007435EB">
        <w:rPr>
          <w:rFonts w:hint="cs"/>
          <w:rtl/>
        </w:rPr>
        <w:t>משא</w:t>
      </w:r>
      <w:r w:rsidRPr="007435EB">
        <w:rPr>
          <w:rtl/>
        </w:rPr>
        <w:t>"</w:t>
      </w:r>
      <w:r w:rsidRPr="007435EB">
        <w:rPr>
          <w:rFonts w:hint="cs"/>
          <w:rtl/>
        </w:rPr>
        <w:t>כ גבי בן נכר לא דיקי</w:t>
      </w:r>
      <w:r w:rsidRPr="00AC0CB1">
        <w:rPr>
          <w:rStyle w:val="af2"/>
          <w:rFonts w:hint="cs"/>
          <w:rtl/>
        </w:rPr>
        <w:t xml:space="preserve"> 'בו' </w:t>
      </w:r>
      <w:r w:rsidRPr="007435EB">
        <w:rPr>
          <w:rFonts w:hint="cs"/>
          <w:rtl/>
        </w:rPr>
        <w:t>דאמר קרא</w:t>
      </w:r>
      <w:r w:rsidRPr="00AC0CB1">
        <w:rPr>
          <w:rStyle w:val="af2"/>
          <w:rFonts w:hint="cs"/>
          <w:rtl/>
        </w:rPr>
        <w:t xml:space="preserve"> 'ועבדת'</w:t>
      </w:r>
      <w:r w:rsidRPr="00AC0CB1">
        <w:rPr>
          <w:rStyle w:val="af2"/>
          <w:rtl/>
        </w:rPr>
        <w:t>.</w:t>
      </w:r>
    </w:p>
    <w:p w14:paraId="2A06B45D" w14:textId="77777777" w:rsidR="00E8089F" w:rsidRPr="007435EB" w:rsidRDefault="00E8089F" w:rsidP="00E8089F">
      <w:pPr>
        <w:rPr>
          <w:rFonts w:cs="Guttman Vilna"/>
          <w:b/>
          <w:bCs/>
          <w:rtl/>
        </w:rPr>
      </w:pPr>
      <w:r w:rsidRPr="007435EB">
        <w:rPr>
          <w:rFonts w:hint="cs"/>
          <w:rtl/>
        </w:rPr>
        <w:t>ודרשי'</w:t>
      </w:r>
      <w:r w:rsidRPr="00AC0CB1">
        <w:rPr>
          <w:rStyle w:val="af2"/>
          <w:rFonts w:hint="cs"/>
          <w:rtl/>
        </w:rPr>
        <w:t xml:space="preserve"> 'בו' </w:t>
      </w:r>
      <w:r w:rsidRPr="007435EB">
        <w:rPr>
          <w:rFonts w:hint="cs"/>
          <w:rtl/>
        </w:rPr>
        <w:t>-בו</w:t>
      </w:r>
      <w:r w:rsidRPr="007435EB">
        <w:rPr>
          <w:rtl/>
        </w:rPr>
        <w:t xml:space="preserve"> </w:t>
      </w:r>
      <w:r w:rsidRPr="007435EB">
        <w:rPr>
          <w:rFonts w:hint="cs"/>
          <w:rtl/>
        </w:rPr>
        <w:t>משומדות</w:t>
      </w:r>
      <w:r w:rsidRPr="007435EB">
        <w:rPr>
          <w:rtl/>
        </w:rPr>
        <w:t xml:space="preserve"> </w:t>
      </w:r>
      <w:r w:rsidRPr="007435EB">
        <w:rPr>
          <w:rFonts w:hint="cs"/>
          <w:rtl/>
        </w:rPr>
        <w:t>פוסלת</w:t>
      </w:r>
      <w:r w:rsidRPr="007435EB">
        <w:rPr>
          <w:rtl/>
        </w:rPr>
        <w:t xml:space="preserve">, </w:t>
      </w:r>
      <w:r w:rsidRPr="007435EB">
        <w:rPr>
          <w:rFonts w:hint="cs"/>
          <w:rtl/>
        </w:rPr>
        <w:t>ואין</w:t>
      </w:r>
      <w:r w:rsidRPr="007435EB">
        <w:rPr>
          <w:rtl/>
        </w:rPr>
        <w:t xml:space="preserve"> </w:t>
      </w:r>
      <w:r w:rsidRPr="007435EB">
        <w:rPr>
          <w:rFonts w:hint="cs"/>
          <w:rtl/>
        </w:rPr>
        <w:t>משומדות</w:t>
      </w:r>
      <w:r w:rsidRPr="007435EB">
        <w:rPr>
          <w:rtl/>
        </w:rPr>
        <w:t xml:space="preserve"> </w:t>
      </w:r>
      <w:r w:rsidRPr="007435EB">
        <w:rPr>
          <w:rFonts w:hint="cs"/>
          <w:rtl/>
        </w:rPr>
        <w:t>פוסלת</w:t>
      </w:r>
      <w:r w:rsidRPr="007435EB">
        <w:rPr>
          <w:rtl/>
        </w:rPr>
        <w:t xml:space="preserve"> </w:t>
      </w:r>
      <w:r w:rsidRPr="007435EB">
        <w:rPr>
          <w:rFonts w:hint="cs"/>
          <w:rtl/>
        </w:rPr>
        <w:t>בתרומה</w:t>
      </w:r>
      <w:r w:rsidRPr="007435EB">
        <w:rPr>
          <w:rtl/>
        </w:rPr>
        <w:t>.</w:t>
      </w:r>
    </w:p>
    <w:p w14:paraId="5E421CD7" w14:textId="77777777" w:rsidR="00E8089F" w:rsidRPr="007435EB" w:rsidRDefault="00E8089F" w:rsidP="00C12991">
      <w:pPr>
        <w:rPr>
          <w:rtl/>
        </w:rPr>
      </w:pPr>
      <w:r w:rsidRPr="005C3FF1">
        <w:rPr>
          <w:rStyle w:val="afffa"/>
          <w:rFonts w:hint="cs"/>
          <w:rtl/>
        </w:rPr>
        <w:t>ואיצטריך</w:t>
      </w:r>
      <w:r w:rsidRPr="007435EB">
        <w:rPr>
          <w:rFonts w:hint="cs"/>
          <w:rtl/>
        </w:rPr>
        <w:t xml:space="preserve"> </w:t>
      </w:r>
      <w:r w:rsidRPr="005C3FF1">
        <w:rPr>
          <w:rStyle w:val="afffa"/>
          <w:rFonts w:hint="cs"/>
          <w:rtl/>
        </w:rPr>
        <w:t>ערל</w:t>
      </w:r>
      <w:r w:rsidRPr="007435EB">
        <w:rPr>
          <w:rFonts w:hint="cs"/>
          <w:rtl/>
        </w:rPr>
        <w:t xml:space="preserve"> </w:t>
      </w:r>
      <w:r w:rsidR="00AB3B38">
        <w:rPr>
          <w:rFonts w:hint="cs"/>
          <w:rtl/>
        </w:rPr>
        <w:t>אף</w:t>
      </w:r>
      <w:r w:rsidRPr="007435EB">
        <w:rPr>
          <w:rFonts w:hint="cs"/>
          <w:rtl/>
        </w:rPr>
        <w:t xml:space="preserve"> דלבו לשמים</w:t>
      </w:r>
      <w:r w:rsidRPr="007435EB">
        <w:rPr>
          <w:rtl/>
        </w:rPr>
        <w:t>.</w:t>
      </w:r>
    </w:p>
    <w:p w14:paraId="295941C4" w14:textId="77777777" w:rsidR="00E8089F" w:rsidRPr="007435EB" w:rsidRDefault="00E8089F" w:rsidP="00C12991">
      <w:pPr>
        <w:rPr>
          <w:rtl/>
        </w:rPr>
      </w:pPr>
      <w:r w:rsidRPr="005C3FF1">
        <w:rPr>
          <w:rStyle w:val="afffa"/>
          <w:rFonts w:hint="cs"/>
          <w:rtl/>
        </w:rPr>
        <w:t>ואיצטריך</w:t>
      </w:r>
      <w:r w:rsidRPr="007435EB">
        <w:rPr>
          <w:rFonts w:ascii="Fb Fontext" w:hAnsi="Fb Fontext" w:hint="cs"/>
          <w:sz w:val="20"/>
          <w:rtl/>
        </w:rPr>
        <w:t xml:space="preserve"> </w:t>
      </w:r>
      <w:r w:rsidRPr="005C3FF1">
        <w:rPr>
          <w:rStyle w:val="afffa"/>
          <w:rFonts w:hint="cs"/>
          <w:rtl/>
        </w:rPr>
        <w:t>בן</w:t>
      </w:r>
      <w:r w:rsidRPr="007435EB">
        <w:rPr>
          <w:rFonts w:ascii="Fb Fontext" w:hAnsi="Fb Fontext" w:hint="cs"/>
          <w:sz w:val="20"/>
          <w:rtl/>
        </w:rPr>
        <w:t xml:space="preserve"> </w:t>
      </w:r>
      <w:r w:rsidRPr="005C3FF1">
        <w:rPr>
          <w:rStyle w:val="afffa"/>
          <w:rFonts w:hint="cs"/>
          <w:rtl/>
        </w:rPr>
        <w:t>נכר</w:t>
      </w:r>
      <w:r w:rsidRPr="007435EB">
        <w:rPr>
          <w:rFonts w:ascii="Fb Fontext" w:hAnsi="Fb Fontext" w:hint="cs"/>
          <w:sz w:val="20"/>
          <w:rtl/>
        </w:rPr>
        <w:t xml:space="preserve"> דלא מאיס כערל</w:t>
      </w:r>
      <w:r w:rsidRPr="007435EB">
        <w:rPr>
          <w:rFonts w:ascii="Fb Fontext" w:hAnsi="Fb Fontext"/>
          <w:sz w:val="20"/>
          <w:rtl/>
        </w:rPr>
        <w:t>.</w:t>
      </w:r>
    </w:p>
    <w:p w14:paraId="603CD7FD" w14:textId="77777777" w:rsidR="00E8089F" w:rsidRPr="007435EB" w:rsidRDefault="00C12991" w:rsidP="00E8089F">
      <w:pPr>
        <w:rPr>
          <w:rtl/>
        </w:rPr>
      </w:pPr>
      <w:r w:rsidRPr="007435EB">
        <w:rPr>
          <w:rFonts w:ascii="Fb Fontext" w:hAnsi="Fb Fontext" w:hint="cs"/>
          <w:rtl/>
        </w:rPr>
        <w:t>'</w:t>
      </w:r>
      <w:r w:rsidR="00E8089F" w:rsidRPr="007435EB">
        <w:rPr>
          <w:rFonts w:ascii="Fb Fontext" w:hAnsi="Fb Fontext" w:hint="cs"/>
          <w:rtl/>
        </w:rPr>
        <w:t>בו</w:t>
      </w:r>
      <w:r w:rsidRPr="007435EB">
        <w:rPr>
          <w:rFonts w:ascii="Fb Fontext" w:hAnsi="Fb Fontext" w:hint="cs"/>
          <w:rtl/>
        </w:rPr>
        <w:t>'</w:t>
      </w:r>
      <w:r w:rsidR="00E8089F" w:rsidRPr="007435EB">
        <w:rPr>
          <w:rFonts w:ascii="Fb Fontext" w:hAnsi="Fb Fontext" w:hint="cs"/>
          <w:rtl/>
        </w:rPr>
        <w:t xml:space="preserve"> </w:t>
      </w:r>
      <w:r w:rsidRPr="00AC0CB1">
        <w:rPr>
          <w:rStyle w:val="af2"/>
          <w:rFonts w:hint="cs"/>
          <w:rtl/>
        </w:rPr>
        <w:t>'</w:t>
      </w:r>
      <w:r w:rsidR="00E8089F" w:rsidRPr="00AC0CB1">
        <w:rPr>
          <w:rStyle w:val="af2"/>
          <w:rFonts w:hint="cs"/>
          <w:rtl/>
        </w:rPr>
        <w:t>דתושב</w:t>
      </w:r>
      <w:r w:rsidR="00E8089F" w:rsidRPr="00AC0CB1">
        <w:rPr>
          <w:rStyle w:val="af2"/>
          <w:rtl/>
        </w:rPr>
        <w:t xml:space="preserve"> </w:t>
      </w:r>
      <w:r w:rsidR="00E8089F" w:rsidRPr="00AC0CB1">
        <w:rPr>
          <w:rStyle w:val="af2"/>
          <w:rFonts w:hint="cs"/>
          <w:rtl/>
        </w:rPr>
        <w:t>ושכיר</w:t>
      </w:r>
      <w:r w:rsidR="00E8089F" w:rsidRPr="00AC0CB1">
        <w:rPr>
          <w:rStyle w:val="af2"/>
          <w:rtl/>
        </w:rPr>
        <w:t xml:space="preserve"> </w:t>
      </w:r>
      <w:r w:rsidR="00E8089F" w:rsidRPr="00AC0CB1">
        <w:rPr>
          <w:rStyle w:val="af2"/>
          <w:rFonts w:hint="cs"/>
          <w:rtl/>
        </w:rPr>
        <w:t>לא</w:t>
      </w:r>
      <w:r w:rsidR="00E8089F" w:rsidRPr="00AC0CB1">
        <w:rPr>
          <w:rStyle w:val="af2"/>
          <w:rtl/>
        </w:rPr>
        <w:t xml:space="preserve"> </w:t>
      </w:r>
      <w:r w:rsidR="00E8089F" w:rsidRPr="00AC0CB1">
        <w:rPr>
          <w:rStyle w:val="af2"/>
          <w:rFonts w:hint="cs"/>
          <w:rtl/>
        </w:rPr>
        <w:t>יאכל</w:t>
      </w:r>
      <w:r w:rsidR="00E8089F" w:rsidRPr="00AC0CB1">
        <w:rPr>
          <w:rStyle w:val="af2"/>
          <w:rtl/>
        </w:rPr>
        <w:t xml:space="preserve"> </w:t>
      </w:r>
      <w:r w:rsidR="00E8089F" w:rsidRPr="00AC0CB1">
        <w:rPr>
          <w:rStyle w:val="af2"/>
          <w:rFonts w:hint="cs"/>
          <w:rtl/>
        </w:rPr>
        <w:t>בו</w:t>
      </w:r>
      <w:r w:rsidR="00E8089F" w:rsidRPr="005C3FF1">
        <w:rPr>
          <w:rStyle w:val="afffa"/>
          <w:rtl/>
        </w:rPr>
        <w:t>,</w:t>
      </w:r>
      <w:r w:rsidR="00E8089F" w:rsidRPr="007435EB">
        <w:rPr>
          <w:rFonts w:ascii="Fb Fontext" w:hAnsi="Fb Fontext"/>
          <w:rtl/>
        </w:rPr>
        <w:t xml:space="preserve"> </w:t>
      </w:r>
      <w:r w:rsidR="00E8089F" w:rsidRPr="007435EB">
        <w:rPr>
          <w:rFonts w:ascii="Fb Fontext" w:hAnsi="Fb Fontext" w:hint="cs"/>
          <w:rtl/>
        </w:rPr>
        <w:t>- לא דרשי'</w:t>
      </w:r>
      <w:r w:rsidR="00E8089F" w:rsidRPr="007435EB">
        <w:rPr>
          <w:rFonts w:ascii="Fb Fontext" w:hAnsi="Fb Fontext"/>
          <w:rtl/>
        </w:rPr>
        <w:t xml:space="preserve"> </w:t>
      </w:r>
      <w:r w:rsidR="00E8089F" w:rsidRPr="007435EB">
        <w:rPr>
          <w:rFonts w:ascii="Fb Fontext" w:hAnsi="Fb Fontext" w:hint="cs"/>
          <w:rtl/>
        </w:rPr>
        <w:t>אבל</w:t>
      </w:r>
      <w:r w:rsidR="00E8089F" w:rsidRPr="007435EB">
        <w:rPr>
          <w:rFonts w:ascii="Fb Fontext" w:hAnsi="Fb Fontext"/>
          <w:rtl/>
        </w:rPr>
        <w:t xml:space="preserve"> </w:t>
      </w:r>
      <w:r w:rsidR="00E8089F" w:rsidRPr="007435EB">
        <w:rPr>
          <w:rFonts w:ascii="Fb Fontext" w:hAnsi="Fb Fontext" w:hint="cs"/>
          <w:rtl/>
        </w:rPr>
        <w:t>אוכל</w:t>
      </w:r>
      <w:r w:rsidR="00E8089F" w:rsidRPr="007435EB">
        <w:rPr>
          <w:rFonts w:ascii="Fb Fontext" w:hAnsi="Fb Fontext"/>
          <w:rtl/>
        </w:rPr>
        <w:t xml:space="preserve"> </w:t>
      </w:r>
      <w:r w:rsidR="00E8089F" w:rsidRPr="007435EB">
        <w:rPr>
          <w:rFonts w:ascii="Fb Fontext" w:hAnsi="Fb Fontext" w:hint="cs"/>
          <w:rtl/>
        </w:rPr>
        <w:t>הוא</w:t>
      </w:r>
      <w:r w:rsidR="00E8089F" w:rsidRPr="007435EB">
        <w:rPr>
          <w:rFonts w:ascii="Fb Fontext" w:hAnsi="Fb Fontext"/>
          <w:rtl/>
        </w:rPr>
        <w:t xml:space="preserve"> </w:t>
      </w:r>
      <w:r w:rsidR="00E8089F" w:rsidRPr="007435EB">
        <w:rPr>
          <w:rFonts w:ascii="Fb Fontext" w:hAnsi="Fb Fontext" w:hint="cs"/>
          <w:rtl/>
        </w:rPr>
        <w:t>בפסח</w:t>
      </w:r>
      <w:r w:rsidR="00E8089F" w:rsidRPr="007435EB">
        <w:rPr>
          <w:rFonts w:ascii="Fb Fontext" w:hAnsi="Fb Fontext"/>
          <w:rtl/>
        </w:rPr>
        <w:t xml:space="preserve"> </w:t>
      </w:r>
      <w:r w:rsidR="00E8089F" w:rsidRPr="007435EB">
        <w:rPr>
          <w:rFonts w:ascii="Fb Fontext" w:hAnsi="Fb Fontext" w:hint="cs"/>
          <w:rtl/>
        </w:rPr>
        <w:t>דורות-</w:t>
      </w:r>
      <w:r w:rsidR="00E8089F" w:rsidRPr="00AC0CB1">
        <w:rPr>
          <w:rStyle w:val="af2"/>
          <w:rFonts w:hint="cs"/>
          <w:rtl/>
        </w:rPr>
        <w:t>ד'ועבדת'</w:t>
      </w:r>
      <w:r w:rsidR="00E8089F" w:rsidRPr="00AC0CB1">
        <w:rPr>
          <w:rStyle w:val="af2"/>
          <w:rtl/>
        </w:rPr>
        <w:t>.</w:t>
      </w:r>
    </w:p>
    <w:p w14:paraId="1936F24F" w14:textId="77777777" w:rsidR="00E8089F" w:rsidRPr="007435EB" w:rsidRDefault="00E8089F" w:rsidP="00E8089F">
      <w:pPr>
        <w:rPr>
          <w:rtl/>
        </w:rPr>
      </w:pPr>
      <w:r w:rsidRPr="007435EB">
        <w:rPr>
          <w:rtl/>
        </w:rPr>
        <w:tab/>
      </w:r>
      <w:r w:rsidRPr="007435EB">
        <w:rPr>
          <w:rFonts w:hint="cs"/>
          <w:rtl/>
        </w:rPr>
        <w:t xml:space="preserve">ודרשי' </w:t>
      </w:r>
      <w:r w:rsidRPr="005C3FF1">
        <w:rPr>
          <w:rStyle w:val="afffa"/>
          <w:rFonts w:hint="cs"/>
          <w:rtl/>
        </w:rPr>
        <w:t>בו</w:t>
      </w:r>
      <w:r w:rsidRPr="007435EB">
        <w:rPr>
          <w:rFonts w:hint="cs"/>
          <w:rtl/>
        </w:rPr>
        <w:t xml:space="preserve"> - דבו</w:t>
      </w:r>
      <w:r w:rsidRPr="007435EB">
        <w:rPr>
          <w:rtl/>
        </w:rPr>
        <w:t xml:space="preserve"> </w:t>
      </w:r>
      <w:r w:rsidRPr="007435EB">
        <w:rPr>
          <w:rFonts w:hint="cs"/>
          <w:rtl/>
        </w:rPr>
        <w:t>משומדות</w:t>
      </w:r>
      <w:r w:rsidRPr="007435EB">
        <w:rPr>
          <w:rtl/>
        </w:rPr>
        <w:t xml:space="preserve"> </w:t>
      </w:r>
      <w:r w:rsidRPr="007435EB">
        <w:rPr>
          <w:rFonts w:hint="cs"/>
          <w:rtl/>
        </w:rPr>
        <w:t>פוסלת</w:t>
      </w:r>
      <w:r w:rsidRPr="007435EB">
        <w:rPr>
          <w:rtl/>
        </w:rPr>
        <w:t xml:space="preserve">, </w:t>
      </w:r>
      <w:r w:rsidRPr="007435EB">
        <w:rPr>
          <w:rFonts w:hint="cs"/>
          <w:rtl/>
        </w:rPr>
        <w:t>ואין</w:t>
      </w:r>
      <w:r w:rsidRPr="007435EB">
        <w:rPr>
          <w:rtl/>
        </w:rPr>
        <w:t xml:space="preserve"> </w:t>
      </w:r>
      <w:r w:rsidRPr="007435EB">
        <w:rPr>
          <w:rFonts w:hint="cs"/>
          <w:rtl/>
        </w:rPr>
        <w:t>משומדות</w:t>
      </w:r>
      <w:r w:rsidRPr="007435EB">
        <w:rPr>
          <w:rtl/>
        </w:rPr>
        <w:t xml:space="preserve"> </w:t>
      </w:r>
      <w:r w:rsidRPr="007435EB">
        <w:rPr>
          <w:rFonts w:hint="cs"/>
          <w:rtl/>
        </w:rPr>
        <w:t>פוסלת</w:t>
      </w:r>
      <w:r w:rsidRPr="007435EB">
        <w:rPr>
          <w:rtl/>
        </w:rPr>
        <w:t xml:space="preserve"> </w:t>
      </w:r>
      <w:r w:rsidRPr="007435EB">
        <w:rPr>
          <w:rFonts w:hint="cs"/>
          <w:rtl/>
        </w:rPr>
        <w:t>בתרומה</w:t>
      </w:r>
      <w:r w:rsidRPr="007435EB">
        <w:rPr>
          <w:rtl/>
        </w:rPr>
        <w:t>.</w:t>
      </w:r>
    </w:p>
    <w:p w14:paraId="6BFA7BAA" w14:textId="77777777" w:rsidR="00E8089F" w:rsidRPr="007435EB" w:rsidRDefault="00E8089F" w:rsidP="00E8089F">
      <w:pPr>
        <w:rPr>
          <w:rtl/>
        </w:rPr>
      </w:pPr>
      <w:r w:rsidRPr="00F46A1C">
        <w:rPr>
          <w:rStyle w:val="affffd"/>
          <w:rFonts w:hint="cs"/>
          <w:rtl/>
        </w:rPr>
        <w:t>והך</w:t>
      </w:r>
      <w:r w:rsidRPr="007435EB">
        <w:rPr>
          <w:rFonts w:hint="cs"/>
          <w:rtl/>
        </w:rPr>
        <w:t xml:space="preserve"> </w:t>
      </w:r>
      <w:r w:rsidRPr="00AC0CB1">
        <w:rPr>
          <w:rStyle w:val="af2"/>
          <w:rFonts w:hint="cs"/>
          <w:rtl/>
        </w:rPr>
        <w:t>ד'ומלתה</w:t>
      </w:r>
      <w:r w:rsidRPr="00AC0CB1">
        <w:rPr>
          <w:rStyle w:val="af2"/>
          <w:rtl/>
        </w:rPr>
        <w:t xml:space="preserve"> </w:t>
      </w:r>
      <w:r w:rsidRPr="00AC0CB1">
        <w:rPr>
          <w:rStyle w:val="af2"/>
          <w:rFonts w:hint="cs"/>
          <w:rtl/>
        </w:rPr>
        <w:t>אתו</w:t>
      </w:r>
      <w:r w:rsidRPr="00AC0CB1">
        <w:rPr>
          <w:rStyle w:val="af2"/>
          <w:rtl/>
        </w:rPr>
        <w:t xml:space="preserve"> </w:t>
      </w:r>
      <w:r w:rsidRPr="00AC0CB1">
        <w:rPr>
          <w:rStyle w:val="af2"/>
          <w:rFonts w:hint="cs"/>
          <w:rtl/>
        </w:rPr>
        <w:t>אז</w:t>
      </w:r>
      <w:r w:rsidRPr="00AC0CB1">
        <w:rPr>
          <w:rStyle w:val="af2"/>
          <w:rtl/>
        </w:rPr>
        <w:t xml:space="preserve"> </w:t>
      </w:r>
      <w:r w:rsidRPr="00AC0CB1">
        <w:rPr>
          <w:rStyle w:val="af2"/>
          <w:rFonts w:hint="cs"/>
          <w:rtl/>
        </w:rPr>
        <w:t>יאכל</w:t>
      </w:r>
      <w:r w:rsidRPr="00AC0CB1">
        <w:rPr>
          <w:rStyle w:val="af2"/>
          <w:rtl/>
        </w:rPr>
        <w:t xml:space="preserve"> </w:t>
      </w:r>
      <w:r w:rsidRPr="00AC0CB1">
        <w:rPr>
          <w:rStyle w:val="af2"/>
          <w:rFonts w:hint="cs"/>
          <w:rtl/>
        </w:rPr>
        <w:t>בו'</w:t>
      </w:r>
      <w:r w:rsidRPr="00AC0CB1">
        <w:rPr>
          <w:rStyle w:val="af2"/>
          <w:rtl/>
        </w:rPr>
        <w:t>,</w:t>
      </w:r>
      <w:r w:rsidRPr="007435EB">
        <w:rPr>
          <w:rtl/>
        </w:rPr>
        <w:t xml:space="preserve"> </w:t>
      </w:r>
      <w:r w:rsidRPr="007435EB">
        <w:rPr>
          <w:rFonts w:hint="cs"/>
          <w:rtl/>
        </w:rPr>
        <w:t>לא דרשי' דאבל</w:t>
      </w:r>
      <w:r w:rsidRPr="007435EB">
        <w:rPr>
          <w:rtl/>
        </w:rPr>
        <w:t xml:space="preserve"> </w:t>
      </w:r>
      <w:r w:rsidRPr="007435EB">
        <w:rPr>
          <w:rFonts w:hint="cs"/>
          <w:rtl/>
        </w:rPr>
        <w:t>אוכל</w:t>
      </w:r>
      <w:r w:rsidRPr="007435EB">
        <w:rPr>
          <w:rtl/>
        </w:rPr>
        <w:t xml:space="preserve"> </w:t>
      </w:r>
      <w:r w:rsidRPr="007435EB">
        <w:rPr>
          <w:rFonts w:hint="cs"/>
          <w:rtl/>
        </w:rPr>
        <w:t>בפסח</w:t>
      </w:r>
      <w:r w:rsidRPr="007435EB">
        <w:rPr>
          <w:rtl/>
        </w:rPr>
        <w:t xml:space="preserve"> </w:t>
      </w:r>
      <w:r w:rsidRPr="007435EB">
        <w:rPr>
          <w:rFonts w:hint="cs"/>
          <w:rtl/>
        </w:rPr>
        <w:t>דורות- דאמר</w:t>
      </w:r>
      <w:r w:rsidRPr="007435EB">
        <w:rPr>
          <w:rtl/>
        </w:rPr>
        <w:t xml:space="preserve"> </w:t>
      </w:r>
      <w:r w:rsidRPr="007435EB">
        <w:rPr>
          <w:rFonts w:hint="cs"/>
          <w:rtl/>
        </w:rPr>
        <w:t>קרא</w:t>
      </w:r>
      <w:r w:rsidRPr="007435EB">
        <w:rPr>
          <w:rtl/>
        </w:rPr>
        <w:t xml:space="preserve">: </w:t>
      </w:r>
      <w:r w:rsidRPr="007435EB">
        <w:rPr>
          <w:rFonts w:hint="cs"/>
          <w:rtl/>
        </w:rPr>
        <w:t>ועבדת</w:t>
      </w:r>
      <w:r w:rsidRPr="007435EB">
        <w:rPr>
          <w:rtl/>
        </w:rPr>
        <w:t>.</w:t>
      </w:r>
    </w:p>
    <w:p w14:paraId="03672717" w14:textId="77777777" w:rsidR="00E8089F" w:rsidRPr="007435EB" w:rsidRDefault="00E8089F" w:rsidP="00E8089F">
      <w:pPr>
        <w:rPr>
          <w:rtl/>
        </w:rPr>
      </w:pPr>
      <w:r w:rsidRPr="007435EB">
        <w:rPr>
          <w:rtl/>
        </w:rPr>
        <w:tab/>
      </w:r>
      <w:r w:rsidRPr="007435EB">
        <w:rPr>
          <w:rFonts w:hint="cs"/>
          <w:rtl/>
        </w:rPr>
        <w:t xml:space="preserve">ודרשי' </w:t>
      </w:r>
      <w:r w:rsidRPr="005C3FF1">
        <w:rPr>
          <w:rStyle w:val="afffa"/>
          <w:rFonts w:hint="cs"/>
          <w:rtl/>
        </w:rPr>
        <w:t>בו</w:t>
      </w:r>
      <w:r w:rsidRPr="007435EB">
        <w:rPr>
          <w:rtl/>
        </w:rPr>
        <w:t xml:space="preserve"> </w:t>
      </w:r>
      <w:r w:rsidRPr="007435EB">
        <w:rPr>
          <w:rFonts w:hint="cs"/>
          <w:rtl/>
        </w:rPr>
        <w:t>מילת</w:t>
      </w:r>
      <w:r w:rsidRPr="007435EB">
        <w:rPr>
          <w:rtl/>
        </w:rPr>
        <w:t xml:space="preserve"> </w:t>
      </w:r>
      <w:r w:rsidRPr="007435EB">
        <w:rPr>
          <w:rFonts w:hint="cs"/>
          <w:rtl/>
        </w:rPr>
        <w:t>זכריו</w:t>
      </w:r>
      <w:r w:rsidRPr="007435EB">
        <w:rPr>
          <w:rtl/>
        </w:rPr>
        <w:t xml:space="preserve"> </w:t>
      </w:r>
      <w:r w:rsidRPr="007435EB">
        <w:rPr>
          <w:rFonts w:hint="cs"/>
          <w:rtl/>
        </w:rPr>
        <w:t>ועבדיו</w:t>
      </w:r>
      <w:r w:rsidRPr="007435EB">
        <w:rPr>
          <w:rtl/>
        </w:rPr>
        <w:t xml:space="preserve"> </w:t>
      </w:r>
      <w:r w:rsidRPr="007435EB">
        <w:rPr>
          <w:rFonts w:hint="cs"/>
          <w:rtl/>
        </w:rPr>
        <w:t>מעכבת</w:t>
      </w:r>
      <w:r w:rsidRPr="007435EB">
        <w:rPr>
          <w:rtl/>
        </w:rPr>
        <w:t xml:space="preserve">, </w:t>
      </w:r>
      <w:r w:rsidRPr="007435EB">
        <w:rPr>
          <w:rFonts w:hint="cs"/>
          <w:rtl/>
        </w:rPr>
        <w:t>ולא בתרומה.</w:t>
      </w:r>
    </w:p>
    <w:p w14:paraId="27535A6D" w14:textId="77777777" w:rsidR="00E8089F" w:rsidRPr="007435EB" w:rsidRDefault="00E8089F" w:rsidP="00E8089F">
      <w:pPr>
        <w:rPr>
          <w:rtl/>
        </w:rPr>
      </w:pPr>
      <w:r w:rsidRPr="00F46A1C">
        <w:rPr>
          <w:rStyle w:val="affffd"/>
          <w:rFonts w:hint="cs"/>
          <w:rtl/>
        </w:rPr>
        <w:t>והך</w:t>
      </w:r>
      <w:r w:rsidRPr="007435EB">
        <w:rPr>
          <w:rFonts w:hint="cs"/>
          <w:rtl/>
        </w:rPr>
        <w:t xml:space="preserve"> בו </w:t>
      </w:r>
      <w:r w:rsidRPr="00AC0CB1">
        <w:rPr>
          <w:rStyle w:val="af2"/>
          <w:rFonts w:hint="cs"/>
          <w:rtl/>
        </w:rPr>
        <w:t>ד'ועצם</w:t>
      </w:r>
      <w:r w:rsidRPr="00AC0CB1">
        <w:rPr>
          <w:rStyle w:val="af2"/>
          <w:rtl/>
        </w:rPr>
        <w:t xml:space="preserve"> </w:t>
      </w:r>
      <w:r w:rsidRPr="00AC0CB1">
        <w:rPr>
          <w:rStyle w:val="af2"/>
          <w:rFonts w:hint="cs"/>
          <w:rtl/>
        </w:rPr>
        <w:t>לא</w:t>
      </w:r>
      <w:r w:rsidRPr="00AC0CB1">
        <w:rPr>
          <w:rStyle w:val="af2"/>
          <w:rtl/>
        </w:rPr>
        <w:t xml:space="preserve"> </w:t>
      </w:r>
      <w:r w:rsidRPr="00AC0CB1">
        <w:rPr>
          <w:rStyle w:val="af2"/>
          <w:rFonts w:hint="cs"/>
          <w:rtl/>
        </w:rPr>
        <w:t>ישברו</w:t>
      </w:r>
      <w:r w:rsidRPr="00AC0CB1">
        <w:rPr>
          <w:rStyle w:val="af2"/>
          <w:rtl/>
        </w:rPr>
        <w:t xml:space="preserve"> </w:t>
      </w:r>
      <w:r w:rsidRPr="00AC0CB1">
        <w:rPr>
          <w:rStyle w:val="af2"/>
          <w:rFonts w:hint="cs"/>
          <w:rtl/>
        </w:rPr>
        <w:t>בו'</w:t>
      </w:r>
      <w:r w:rsidRPr="00AC0CB1">
        <w:rPr>
          <w:rStyle w:val="af2"/>
          <w:rtl/>
        </w:rPr>
        <w:t>,</w:t>
      </w:r>
      <w:r w:rsidRPr="007435EB">
        <w:rPr>
          <w:rtl/>
        </w:rPr>
        <w:t xml:space="preserve"> </w:t>
      </w:r>
      <w:r w:rsidRPr="007435EB">
        <w:rPr>
          <w:rFonts w:hint="cs"/>
          <w:rtl/>
        </w:rPr>
        <w:t>לא דרשי' דאבל</w:t>
      </w:r>
      <w:r w:rsidRPr="007435EB">
        <w:rPr>
          <w:rtl/>
        </w:rPr>
        <w:t xml:space="preserve"> </w:t>
      </w:r>
      <w:r w:rsidRPr="007435EB">
        <w:rPr>
          <w:rFonts w:hint="cs"/>
          <w:rtl/>
        </w:rPr>
        <w:t>שובר</w:t>
      </w:r>
      <w:r w:rsidRPr="007435EB">
        <w:rPr>
          <w:rtl/>
        </w:rPr>
        <w:t xml:space="preserve"> </w:t>
      </w:r>
      <w:r w:rsidRPr="007435EB">
        <w:rPr>
          <w:rFonts w:hint="cs"/>
          <w:rtl/>
        </w:rPr>
        <w:t>בפסח</w:t>
      </w:r>
      <w:r w:rsidRPr="007435EB">
        <w:rPr>
          <w:rtl/>
        </w:rPr>
        <w:t xml:space="preserve"> </w:t>
      </w:r>
      <w:r w:rsidRPr="007435EB">
        <w:rPr>
          <w:rFonts w:hint="cs"/>
          <w:rtl/>
        </w:rPr>
        <w:t>דורות - דאמר</w:t>
      </w:r>
      <w:r w:rsidRPr="007435EB">
        <w:rPr>
          <w:rtl/>
        </w:rPr>
        <w:t xml:space="preserve"> </w:t>
      </w:r>
      <w:r w:rsidRPr="007435EB">
        <w:rPr>
          <w:rFonts w:hint="cs"/>
          <w:rtl/>
        </w:rPr>
        <w:t>קרא</w:t>
      </w:r>
      <w:r w:rsidRPr="00AC0CB1">
        <w:rPr>
          <w:rStyle w:val="af2"/>
          <w:rtl/>
        </w:rPr>
        <w:t xml:space="preserve"> </w:t>
      </w:r>
      <w:r w:rsidRPr="00AC0CB1">
        <w:rPr>
          <w:rStyle w:val="af2"/>
          <w:rFonts w:hint="cs"/>
          <w:rtl/>
        </w:rPr>
        <w:t>'ועבדת'</w:t>
      </w:r>
      <w:r w:rsidRPr="00AC0CB1">
        <w:rPr>
          <w:rStyle w:val="af2"/>
          <w:rtl/>
        </w:rPr>
        <w:t>.</w:t>
      </w:r>
    </w:p>
    <w:p w14:paraId="43C0BC7F" w14:textId="77777777" w:rsidR="00E8089F" w:rsidRPr="007435EB" w:rsidRDefault="00E8089F" w:rsidP="00E8089F">
      <w:pPr>
        <w:rPr>
          <w:rtl/>
        </w:rPr>
      </w:pPr>
      <w:r w:rsidRPr="007435EB">
        <w:rPr>
          <w:rtl/>
        </w:rPr>
        <w:tab/>
      </w:r>
      <w:r w:rsidRPr="007435EB">
        <w:rPr>
          <w:rFonts w:hint="cs"/>
          <w:rtl/>
        </w:rPr>
        <w:t>ודרשי'</w:t>
      </w:r>
      <w:r w:rsidRPr="007435EB">
        <w:rPr>
          <w:rtl/>
        </w:rPr>
        <w:t xml:space="preserve"> </w:t>
      </w:r>
      <w:r w:rsidRPr="005C3FF1">
        <w:rPr>
          <w:rStyle w:val="afffa"/>
          <w:rFonts w:hint="cs"/>
          <w:rtl/>
        </w:rPr>
        <w:t>בו</w:t>
      </w:r>
      <w:r w:rsidRPr="007435EB">
        <w:rPr>
          <w:rtl/>
        </w:rPr>
        <w:t xml:space="preserve"> - </w:t>
      </w:r>
      <w:r w:rsidRPr="007435EB">
        <w:rPr>
          <w:rFonts w:hint="cs"/>
          <w:rtl/>
        </w:rPr>
        <w:t>בכשר</w:t>
      </w:r>
      <w:r w:rsidRPr="007435EB">
        <w:rPr>
          <w:rtl/>
        </w:rPr>
        <w:t xml:space="preserve"> </w:t>
      </w:r>
      <w:r w:rsidRPr="007435EB">
        <w:rPr>
          <w:rFonts w:hint="cs"/>
          <w:rtl/>
        </w:rPr>
        <w:t>ולא</w:t>
      </w:r>
      <w:r w:rsidRPr="007435EB">
        <w:rPr>
          <w:rtl/>
        </w:rPr>
        <w:t xml:space="preserve"> </w:t>
      </w:r>
      <w:r w:rsidRPr="007435EB">
        <w:rPr>
          <w:rFonts w:hint="cs"/>
          <w:rtl/>
        </w:rPr>
        <w:t>בפסול</w:t>
      </w:r>
      <w:r w:rsidRPr="007435EB">
        <w:rPr>
          <w:rtl/>
        </w:rPr>
        <w:t>.</w:t>
      </w:r>
    </w:p>
    <w:p w14:paraId="540C371E" w14:textId="77777777" w:rsidR="00E8089F" w:rsidRPr="007435EB" w:rsidRDefault="00E8089F" w:rsidP="00E8089F">
      <w:pPr>
        <w:rPr>
          <w:rtl/>
        </w:rPr>
      </w:pPr>
      <w:r w:rsidRPr="00F46A1C">
        <w:rPr>
          <w:rStyle w:val="affffd"/>
          <w:rFonts w:hint="cs"/>
          <w:rtl/>
        </w:rPr>
        <w:t>והך</w:t>
      </w:r>
      <w:r w:rsidRPr="007435EB">
        <w:rPr>
          <w:rFonts w:hint="cs"/>
          <w:rtl/>
        </w:rPr>
        <w:t xml:space="preserve"> </w:t>
      </w:r>
      <w:r w:rsidRPr="00AC0CB1">
        <w:rPr>
          <w:rStyle w:val="af2"/>
          <w:rFonts w:hint="cs"/>
          <w:rtl/>
        </w:rPr>
        <w:t>ד'אל</w:t>
      </w:r>
      <w:r w:rsidRPr="00AC0CB1">
        <w:rPr>
          <w:rStyle w:val="af2"/>
          <w:rtl/>
        </w:rPr>
        <w:t xml:space="preserve"> </w:t>
      </w:r>
      <w:r w:rsidRPr="00AC0CB1">
        <w:rPr>
          <w:rStyle w:val="af2"/>
          <w:rFonts w:hint="cs"/>
          <w:rtl/>
        </w:rPr>
        <w:t>תאכלו</w:t>
      </w:r>
      <w:r w:rsidRPr="00AC0CB1">
        <w:rPr>
          <w:rStyle w:val="af2"/>
          <w:rtl/>
        </w:rPr>
        <w:t xml:space="preserve"> </w:t>
      </w:r>
      <w:r w:rsidRPr="00AC0CB1">
        <w:rPr>
          <w:rStyle w:val="af2"/>
          <w:rFonts w:hint="cs"/>
          <w:rtl/>
        </w:rPr>
        <w:t>ממנו</w:t>
      </w:r>
      <w:r w:rsidRPr="00AC0CB1">
        <w:rPr>
          <w:rStyle w:val="af2"/>
          <w:rtl/>
        </w:rPr>
        <w:t xml:space="preserve"> </w:t>
      </w:r>
      <w:r w:rsidRPr="00AC0CB1">
        <w:rPr>
          <w:rStyle w:val="af2"/>
          <w:rFonts w:hint="cs"/>
          <w:rtl/>
        </w:rPr>
        <w:t>נא'</w:t>
      </w:r>
      <w:r w:rsidRPr="00AC0CB1">
        <w:rPr>
          <w:rStyle w:val="af2"/>
          <w:rtl/>
        </w:rPr>
        <w:t>,</w:t>
      </w:r>
      <w:r w:rsidRPr="007435EB">
        <w:rPr>
          <w:rtl/>
        </w:rPr>
        <w:t xml:space="preserve"> </w:t>
      </w:r>
      <w:r w:rsidRPr="007435EB">
        <w:rPr>
          <w:rFonts w:hint="cs"/>
          <w:rtl/>
        </w:rPr>
        <w:t>לא דרשי אבל אתה</w:t>
      </w:r>
      <w:r w:rsidRPr="007435EB">
        <w:rPr>
          <w:rtl/>
        </w:rPr>
        <w:t xml:space="preserve"> </w:t>
      </w:r>
      <w:r w:rsidRPr="007435EB">
        <w:rPr>
          <w:rFonts w:hint="cs"/>
          <w:rtl/>
        </w:rPr>
        <w:t>אוכל</w:t>
      </w:r>
      <w:r w:rsidRPr="007435EB">
        <w:rPr>
          <w:rtl/>
        </w:rPr>
        <w:t xml:space="preserve"> </w:t>
      </w:r>
      <w:r w:rsidRPr="007435EB">
        <w:rPr>
          <w:rFonts w:hint="cs"/>
          <w:rtl/>
        </w:rPr>
        <w:t>נא</w:t>
      </w:r>
      <w:r w:rsidRPr="007435EB">
        <w:rPr>
          <w:rtl/>
        </w:rPr>
        <w:t xml:space="preserve"> </w:t>
      </w:r>
      <w:r w:rsidRPr="007435EB">
        <w:rPr>
          <w:rFonts w:hint="cs"/>
          <w:rtl/>
        </w:rPr>
        <w:t>בפסח</w:t>
      </w:r>
      <w:r w:rsidRPr="007435EB">
        <w:rPr>
          <w:rtl/>
        </w:rPr>
        <w:t xml:space="preserve"> </w:t>
      </w:r>
      <w:r w:rsidRPr="007435EB">
        <w:rPr>
          <w:rFonts w:hint="cs"/>
          <w:rtl/>
        </w:rPr>
        <w:t>דורות</w:t>
      </w:r>
      <w:r w:rsidRPr="007435EB">
        <w:rPr>
          <w:rtl/>
        </w:rPr>
        <w:t xml:space="preserve">? - </w:t>
      </w:r>
      <w:r w:rsidRPr="007435EB">
        <w:rPr>
          <w:rFonts w:hint="cs"/>
          <w:rtl/>
        </w:rPr>
        <w:t>דאמר</w:t>
      </w:r>
      <w:r w:rsidRPr="007435EB">
        <w:rPr>
          <w:rtl/>
        </w:rPr>
        <w:t xml:space="preserve"> </w:t>
      </w:r>
      <w:r w:rsidRPr="007435EB">
        <w:rPr>
          <w:rFonts w:hint="cs"/>
          <w:rtl/>
        </w:rPr>
        <w:t>קרא</w:t>
      </w:r>
      <w:r w:rsidRPr="00AC0CB1">
        <w:rPr>
          <w:rStyle w:val="af2"/>
          <w:rtl/>
        </w:rPr>
        <w:t xml:space="preserve"> </w:t>
      </w:r>
      <w:r w:rsidRPr="00AC0CB1">
        <w:rPr>
          <w:rStyle w:val="af2"/>
          <w:rFonts w:hint="cs"/>
          <w:rtl/>
        </w:rPr>
        <w:t>'ועבדת'</w:t>
      </w:r>
      <w:r w:rsidRPr="00AC0CB1">
        <w:rPr>
          <w:rStyle w:val="af2"/>
          <w:rtl/>
        </w:rPr>
        <w:t>.</w:t>
      </w:r>
    </w:p>
    <w:p w14:paraId="73AB51B6" w14:textId="77777777" w:rsidR="00E8089F" w:rsidRPr="007435EB" w:rsidRDefault="00E8089F" w:rsidP="00E8089F">
      <w:pPr>
        <w:rPr>
          <w:rtl/>
        </w:rPr>
      </w:pPr>
      <w:r w:rsidRPr="007435EB">
        <w:rPr>
          <w:rtl/>
        </w:rPr>
        <w:tab/>
      </w:r>
      <w:r w:rsidRPr="007435EB">
        <w:rPr>
          <w:rFonts w:hint="cs"/>
          <w:rtl/>
        </w:rPr>
        <w:t xml:space="preserve">ודרשי' </w:t>
      </w:r>
      <w:r w:rsidRPr="005C3FF1">
        <w:rPr>
          <w:rStyle w:val="afffa"/>
          <w:rFonts w:hint="cs"/>
          <w:rtl/>
        </w:rPr>
        <w:t>ממנו</w:t>
      </w:r>
      <w:r w:rsidRPr="007435EB">
        <w:rPr>
          <w:rtl/>
        </w:rPr>
        <w:t xml:space="preserve">- </w:t>
      </w:r>
      <w:r w:rsidRPr="007435EB">
        <w:rPr>
          <w:rFonts w:hint="cs"/>
          <w:rtl/>
        </w:rPr>
        <w:t>לכדרבה</w:t>
      </w:r>
      <w:r w:rsidRPr="007435EB">
        <w:rPr>
          <w:rtl/>
        </w:rPr>
        <w:t xml:space="preserve"> </w:t>
      </w:r>
      <w:r w:rsidRPr="007435EB">
        <w:rPr>
          <w:rFonts w:hint="cs"/>
          <w:rtl/>
        </w:rPr>
        <w:t>א</w:t>
      </w:r>
      <w:r w:rsidRPr="007435EB">
        <w:rPr>
          <w:rtl/>
        </w:rPr>
        <w:t>"</w:t>
      </w:r>
      <w:r w:rsidRPr="007435EB">
        <w:rPr>
          <w:rFonts w:hint="cs"/>
          <w:rtl/>
        </w:rPr>
        <w:t>ר</w:t>
      </w:r>
      <w:r w:rsidRPr="007435EB">
        <w:rPr>
          <w:rtl/>
        </w:rPr>
        <w:t xml:space="preserve"> </w:t>
      </w:r>
      <w:r w:rsidRPr="007435EB">
        <w:rPr>
          <w:rFonts w:hint="cs"/>
          <w:rtl/>
        </w:rPr>
        <w:t>יצחק</w:t>
      </w:r>
      <w:r w:rsidRPr="007435EB">
        <w:rPr>
          <w:rtl/>
        </w:rPr>
        <w:t>.</w:t>
      </w:r>
    </w:p>
    <w:p w14:paraId="0E6AAED4" w14:textId="66026CD8" w:rsidR="00E8089F" w:rsidRPr="007435EB" w:rsidRDefault="00F47631" w:rsidP="00F47631">
      <w:pPr>
        <w:pStyle w:val="affd"/>
        <w:rPr>
          <w:bCs/>
          <w:rtl/>
        </w:rPr>
      </w:pPr>
      <w:r>
        <w:rPr>
          <w:rFonts w:hint="cs"/>
          <w:rtl/>
        </w:rPr>
        <w:t>***</w:t>
      </w:r>
    </w:p>
    <w:p w14:paraId="2DC1AA4C" w14:textId="77777777" w:rsidR="00E8089F" w:rsidRPr="005C3FF1" w:rsidRDefault="00E8089F" w:rsidP="009A151F">
      <w:pPr>
        <w:rPr>
          <w:rStyle w:val="afffa"/>
          <w:rtl/>
        </w:rPr>
      </w:pPr>
      <w:r w:rsidRPr="005C3FF1">
        <w:rPr>
          <w:rStyle w:val="afffa"/>
          <w:rFonts w:hint="cs"/>
          <w:rtl/>
        </w:rPr>
        <w:t>ונאכל</w:t>
      </w:r>
      <w:r w:rsidRPr="005C3FF1">
        <w:rPr>
          <w:rStyle w:val="afffa"/>
          <w:rtl/>
        </w:rPr>
        <w:t xml:space="preserve"> </w:t>
      </w:r>
      <w:r w:rsidRPr="005C3FF1">
        <w:rPr>
          <w:rStyle w:val="afffa"/>
          <w:rFonts w:hint="cs"/>
          <w:rtl/>
        </w:rPr>
        <w:t>בחפזון</w:t>
      </w:r>
      <w:r w:rsidRPr="005C3FF1">
        <w:rPr>
          <w:rStyle w:val="afffa"/>
          <w:rtl/>
        </w:rPr>
        <w:t xml:space="preserve"> </w:t>
      </w:r>
      <w:r w:rsidRPr="005C3FF1">
        <w:rPr>
          <w:rStyle w:val="afffa"/>
          <w:rFonts w:hint="cs"/>
          <w:rtl/>
        </w:rPr>
        <w:t>וכו</w:t>
      </w:r>
      <w:r w:rsidRPr="005C3FF1">
        <w:rPr>
          <w:rStyle w:val="afffa"/>
          <w:rtl/>
        </w:rPr>
        <w:t>'.</w:t>
      </w:r>
    </w:p>
    <w:p w14:paraId="79AEF0AF" w14:textId="77777777" w:rsidR="00E8089F" w:rsidRPr="007435EB" w:rsidRDefault="00E8089F" w:rsidP="00E8089F">
      <w:pPr>
        <w:rPr>
          <w:rtl/>
        </w:rPr>
      </w:pPr>
      <w:r w:rsidRPr="00AC0CB1">
        <w:rPr>
          <w:rStyle w:val="af2"/>
          <w:rFonts w:hint="cs"/>
          <w:rtl/>
        </w:rPr>
        <w:t>ד'ואכלתם</w:t>
      </w:r>
      <w:r w:rsidRPr="00AC0CB1">
        <w:rPr>
          <w:rStyle w:val="af2"/>
          <w:rtl/>
        </w:rPr>
        <w:t xml:space="preserve"> </w:t>
      </w:r>
      <w:r w:rsidRPr="00AC0CB1">
        <w:rPr>
          <w:rStyle w:val="af2"/>
          <w:rFonts w:hint="cs"/>
          <w:rtl/>
        </w:rPr>
        <w:t>אתו</w:t>
      </w:r>
      <w:r w:rsidRPr="00AC0CB1">
        <w:rPr>
          <w:rStyle w:val="af2"/>
          <w:rtl/>
        </w:rPr>
        <w:t xml:space="preserve"> </w:t>
      </w:r>
      <w:r w:rsidRPr="00AC0CB1">
        <w:rPr>
          <w:rStyle w:val="af2"/>
          <w:rFonts w:hint="cs"/>
          <w:rtl/>
        </w:rPr>
        <w:t>בחפזון'</w:t>
      </w:r>
      <w:r w:rsidRPr="00AC0CB1">
        <w:rPr>
          <w:rStyle w:val="af2"/>
          <w:rtl/>
        </w:rPr>
        <w:t>,</w:t>
      </w:r>
      <w:r w:rsidRPr="007435EB">
        <w:rPr>
          <w:rFonts w:ascii="Fb Fontext" w:hAnsi="Fb Fontext"/>
          <w:rtl/>
        </w:rPr>
        <w:t xml:space="preserve"> </w:t>
      </w:r>
      <w:r w:rsidRPr="007435EB">
        <w:rPr>
          <w:rFonts w:ascii="Fb Fontext" w:hAnsi="Fb Fontext" w:hint="cs"/>
          <w:rtl/>
        </w:rPr>
        <w:t>ואין</w:t>
      </w:r>
      <w:r w:rsidRPr="007435EB">
        <w:rPr>
          <w:rFonts w:ascii="Fb Fontext" w:hAnsi="Fb Fontext"/>
          <w:rtl/>
        </w:rPr>
        <w:t xml:space="preserve"> </w:t>
      </w:r>
      <w:r w:rsidRPr="007435EB">
        <w:rPr>
          <w:rFonts w:ascii="Fb Fontext" w:hAnsi="Fb Fontext" w:hint="cs"/>
          <w:rtl/>
        </w:rPr>
        <w:t>אחר</w:t>
      </w:r>
      <w:r w:rsidRPr="007435EB">
        <w:rPr>
          <w:rFonts w:ascii="Fb Fontext" w:hAnsi="Fb Fontext"/>
          <w:rtl/>
        </w:rPr>
        <w:t xml:space="preserve"> </w:t>
      </w:r>
      <w:r w:rsidRPr="007435EB">
        <w:rPr>
          <w:rFonts w:ascii="Fb Fontext" w:hAnsi="Fb Fontext" w:hint="cs"/>
          <w:rtl/>
        </w:rPr>
        <w:t>נאכל</w:t>
      </w:r>
      <w:r w:rsidRPr="007435EB">
        <w:rPr>
          <w:rFonts w:ascii="Fb Fontext" w:hAnsi="Fb Fontext"/>
          <w:rtl/>
        </w:rPr>
        <w:t xml:space="preserve"> </w:t>
      </w:r>
      <w:r w:rsidRPr="007435EB">
        <w:rPr>
          <w:rFonts w:ascii="Fb Fontext" w:hAnsi="Fb Fontext" w:hint="cs"/>
          <w:rtl/>
        </w:rPr>
        <w:t>בחפזון</w:t>
      </w:r>
      <w:r w:rsidRPr="007435EB">
        <w:rPr>
          <w:rFonts w:ascii="Fb Fontext" w:hAnsi="Fb Fontext"/>
          <w:rtl/>
        </w:rPr>
        <w:t>.</w:t>
      </w:r>
    </w:p>
    <w:p w14:paraId="475469ED" w14:textId="28F9CF88" w:rsidR="00E8089F" w:rsidRPr="007435EB" w:rsidRDefault="00F47631" w:rsidP="00F47631">
      <w:pPr>
        <w:pStyle w:val="affd"/>
        <w:rPr>
          <w:bCs/>
          <w:rtl/>
        </w:rPr>
      </w:pPr>
      <w:r>
        <w:rPr>
          <w:rFonts w:hint="cs"/>
          <w:rtl/>
        </w:rPr>
        <w:t>***</w:t>
      </w:r>
    </w:p>
    <w:p w14:paraId="0C7088C9" w14:textId="77777777" w:rsidR="00E8089F" w:rsidRPr="005C3FF1" w:rsidRDefault="00E8089F" w:rsidP="009A151F">
      <w:pPr>
        <w:rPr>
          <w:rStyle w:val="afffa"/>
          <w:rtl/>
        </w:rPr>
      </w:pPr>
      <w:r w:rsidRPr="005C3FF1">
        <w:rPr>
          <w:rStyle w:val="afffa"/>
          <w:rFonts w:hint="cs"/>
          <w:rtl/>
        </w:rPr>
        <w:t>ופסח</w:t>
      </w:r>
      <w:r w:rsidRPr="005C3FF1">
        <w:rPr>
          <w:rStyle w:val="afffa"/>
          <w:rtl/>
        </w:rPr>
        <w:t xml:space="preserve"> </w:t>
      </w:r>
      <w:r w:rsidRPr="005C3FF1">
        <w:rPr>
          <w:rStyle w:val="afffa"/>
          <w:rFonts w:hint="cs"/>
          <w:rtl/>
        </w:rPr>
        <w:t>דורות</w:t>
      </w:r>
      <w:r w:rsidRPr="005C3FF1">
        <w:rPr>
          <w:rStyle w:val="afffa"/>
          <w:rtl/>
        </w:rPr>
        <w:t xml:space="preserve"> </w:t>
      </w:r>
      <w:r w:rsidRPr="005C3FF1">
        <w:rPr>
          <w:rStyle w:val="afffa"/>
          <w:rFonts w:hint="cs"/>
          <w:rtl/>
        </w:rPr>
        <w:t>נוהג</w:t>
      </w:r>
      <w:r w:rsidRPr="005C3FF1">
        <w:rPr>
          <w:rStyle w:val="afffa"/>
          <w:rtl/>
        </w:rPr>
        <w:t xml:space="preserve"> </w:t>
      </w:r>
      <w:r w:rsidRPr="005C3FF1">
        <w:rPr>
          <w:rStyle w:val="afffa"/>
          <w:rFonts w:hint="cs"/>
          <w:rtl/>
        </w:rPr>
        <w:t>כל</w:t>
      </w:r>
      <w:r w:rsidRPr="005C3FF1">
        <w:rPr>
          <w:rStyle w:val="afffa"/>
          <w:rtl/>
        </w:rPr>
        <w:t xml:space="preserve"> </w:t>
      </w:r>
      <w:r w:rsidRPr="005C3FF1">
        <w:rPr>
          <w:rStyle w:val="afffa"/>
          <w:rFonts w:hint="cs"/>
          <w:rtl/>
        </w:rPr>
        <w:t>שבעה</w:t>
      </w:r>
      <w:r w:rsidRPr="005C3FF1">
        <w:rPr>
          <w:rStyle w:val="afffa"/>
          <w:rtl/>
        </w:rPr>
        <w:t xml:space="preserve"> </w:t>
      </w:r>
      <w:r w:rsidRPr="005C3FF1">
        <w:rPr>
          <w:rStyle w:val="afffa"/>
          <w:rFonts w:hint="cs"/>
          <w:rtl/>
        </w:rPr>
        <w:t>וכו</w:t>
      </w:r>
      <w:r w:rsidRPr="005C3FF1">
        <w:rPr>
          <w:rStyle w:val="afffa"/>
          <w:rtl/>
        </w:rPr>
        <w:t>'.</w:t>
      </w:r>
    </w:p>
    <w:p w14:paraId="543C38C5" w14:textId="77777777" w:rsidR="00E8089F" w:rsidRPr="007435EB" w:rsidRDefault="00E8089F" w:rsidP="00E8089F">
      <w:pPr>
        <w:rPr>
          <w:rtl/>
        </w:rPr>
      </w:pPr>
      <w:r w:rsidRPr="007435EB">
        <w:rPr>
          <w:rFonts w:ascii="Fb Fontext" w:hAnsi="Fb Fontext" w:hint="cs"/>
          <w:rtl/>
        </w:rPr>
        <w:t>לאו אפסח אלא אחמץ.</w:t>
      </w:r>
    </w:p>
    <w:p w14:paraId="255ACEC9" w14:textId="77777777" w:rsidR="00E8089F" w:rsidRPr="007435EB" w:rsidRDefault="00E8089F" w:rsidP="00E8089F">
      <w:pPr>
        <w:rPr>
          <w:rtl/>
        </w:rPr>
      </w:pPr>
      <w:r w:rsidRPr="007435EB">
        <w:rPr>
          <w:rFonts w:hint="cs"/>
          <w:rtl/>
        </w:rPr>
        <w:t>וה</w:t>
      </w:r>
      <w:r w:rsidRPr="007435EB">
        <w:rPr>
          <w:rtl/>
        </w:rPr>
        <w:t>"</w:t>
      </w:r>
      <w:r w:rsidRPr="007435EB">
        <w:rPr>
          <w:rFonts w:hint="cs"/>
          <w:rtl/>
        </w:rPr>
        <w:t>ק: לילה</w:t>
      </w:r>
      <w:r w:rsidRPr="007435EB">
        <w:rPr>
          <w:rtl/>
        </w:rPr>
        <w:t xml:space="preserve"> </w:t>
      </w:r>
      <w:r w:rsidRPr="007435EB">
        <w:rPr>
          <w:rFonts w:hint="cs"/>
          <w:rtl/>
        </w:rPr>
        <w:t>אחד</w:t>
      </w:r>
      <w:r w:rsidRPr="007435EB">
        <w:rPr>
          <w:rtl/>
        </w:rPr>
        <w:t xml:space="preserve">, </w:t>
      </w:r>
      <w:r w:rsidRPr="007435EB">
        <w:rPr>
          <w:rFonts w:hint="cs"/>
          <w:rtl/>
        </w:rPr>
        <w:t>והוא</w:t>
      </w:r>
      <w:r w:rsidRPr="007435EB">
        <w:rPr>
          <w:rtl/>
        </w:rPr>
        <w:t xml:space="preserve"> </w:t>
      </w:r>
      <w:r w:rsidRPr="007435EB">
        <w:rPr>
          <w:rFonts w:hint="cs"/>
          <w:rtl/>
        </w:rPr>
        <w:t>הדין</w:t>
      </w:r>
      <w:r w:rsidRPr="007435EB">
        <w:rPr>
          <w:rtl/>
        </w:rPr>
        <w:t xml:space="preserve"> </w:t>
      </w:r>
      <w:r w:rsidRPr="007435EB">
        <w:rPr>
          <w:rFonts w:hint="cs"/>
          <w:rtl/>
        </w:rPr>
        <w:t>לפסח</w:t>
      </w:r>
      <w:r w:rsidRPr="007435EB">
        <w:rPr>
          <w:rtl/>
        </w:rPr>
        <w:t xml:space="preserve"> </w:t>
      </w:r>
      <w:r w:rsidRPr="007435EB">
        <w:rPr>
          <w:rFonts w:hint="cs"/>
          <w:rtl/>
        </w:rPr>
        <w:t>דורות</w:t>
      </w:r>
      <w:r w:rsidRPr="007435EB">
        <w:rPr>
          <w:rtl/>
        </w:rPr>
        <w:t>.</w:t>
      </w:r>
    </w:p>
    <w:p w14:paraId="27BBBA1B" w14:textId="77777777" w:rsidR="00E8089F" w:rsidRPr="007435EB" w:rsidRDefault="00E8089F" w:rsidP="00E8089F">
      <w:pPr>
        <w:rPr>
          <w:rtl/>
        </w:rPr>
      </w:pPr>
      <w:r w:rsidRPr="007435EB">
        <w:rPr>
          <w:rFonts w:hint="cs"/>
          <w:rtl/>
        </w:rPr>
        <w:t>וחימוצו</w:t>
      </w:r>
      <w:r w:rsidRPr="007435EB">
        <w:rPr>
          <w:rtl/>
        </w:rPr>
        <w:t xml:space="preserve"> </w:t>
      </w:r>
      <w:r w:rsidRPr="007435EB">
        <w:rPr>
          <w:rFonts w:hint="cs"/>
          <w:rtl/>
        </w:rPr>
        <w:t>כל</w:t>
      </w:r>
      <w:r w:rsidRPr="007435EB">
        <w:rPr>
          <w:rtl/>
        </w:rPr>
        <w:t xml:space="preserve"> </w:t>
      </w:r>
      <w:r w:rsidRPr="007435EB">
        <w:rPr>
          <w:rFonts w:hint="cs"/>
          <w:rtl/>
        </w:rPr>
        <w:t>היום</w:t>
      </w:r>
      <w:r w:rsidRPr="007435EB">
        <w:rPr>
          <w:rtl/>
        </w:rPr>
        <w:t xml:space="preserve">, </w:t>
      </w:r>
      <w:r w:rsidRPr="007435EB">
        <w:rPr>
          <w:rFonts w:hint="cs"/>
          <w:rtl/>
        </w:rPr>
        <w:t>ופסח</w:t>
      </w:r>
      <w:r w:rsidRPr="007435EB">
        <w:rPr>
          <w:rtl/>
        </w:rPr>
        <w:t xml:space="preserve"> </w:t>
      </w:r>
      <w:r w:rsidRPr="007435EB">
        <w:rPr>
          <w:rFonts w:hint="cs"/>
          <w:rtl/>
        </w:rPr>
        <w:t>דורות</w:t>
      </w:r>
      <w:r w:rsidRPr="007435EB">
        <w:rPr>
          <w:rtl/>
        </w:rPr>
        <w:t xml:space="preserve"> </w:t>
      </w:r>
      <w:r w:rsidRPr="007435EB">
        <w:rPr>
          <w:rFonts w:hint="cs"/>
          <w:rtl/>
        </w:rPr>
        <w:t>נוהג</w:t>
      </w:r>
      <w:r w:rsidRPr="007435EB">
        <w:rPr>
          <w:rtl/>
        </w:rPr>
        <w:t xml:space="preserve"> </w:t>
      </w:r>
      <w:r w:rsidRPr="007435EB">
        <w:rPr>
          <w:rFonts w:hint="cs"/>
          <w:rtl/>
        </w:rPr>
        <w:t>כל</w:t>
      </w:r>
      <w:r w:rsidRPr="007435EB">
        <w:rPr>
          <w:rtl/>
        </w:rPr>
        <w:t xml:space="preserve"> </w:t>
      </w:r>
      <w:r w:rsidRPr="007435EB">
        <w:rPr>
          <w:rFonts w:hint="cs"/>
          <w:rtl/>
        </w:rPr>
        <w:t>שבעה</w:t>
      </w:r>
      <w:r w:rsidRPr="007435EB">
        <w:rPr>
          <w:rtl/>
        </w:rPr>
        <w:t>.</w:t>
      </w:r>
    </w:p>
    <w:p w14:paraId="67DF636A" w14:textId="7012165B" w:rsidR="00E8089F" w:rsidRPr="007435EB" w:rsidRDefault="00F47631" w:rsidP="00F47631">
      <w:pPr>
        <w:pStyle w:val="affd"/>
        <w:rPr>
          <w:bCs/>
          <w:rtl/>
        </w:rPr>
      </w:pPr>
      <w:r>
        <w:rPr>
          <w:rFonts w:hint="cs"/>
          <w:rtl/>
        </w:rPr>
        <w:t>***</w:t>
      </w:r>
    </w:p>
    <w:p w14:paraId="7FF5CFE4" w14:textId="77777777" w:rsidR="00E8089F" w:rsidRPr="007435EB" w:rsidRDefault="00E8089F" w:rsidP="005C3FF1">
      <w:pPr>
        <w:pStyle w:val="afff"/>
        <w:framePr w:wrap="around"/>
        <w:rPr>
          <w:rtl/>
        </w:rPr>
      </w:pPr>
      <w:r w:rsidRPr="007435EB">
        <w:rPr>
          <w:rFonts w:hint="cs"/>
          <w:rtl/>
        </w:rPr>
        <w:t>צו:</w:t>
      </w:r>
    </w:p>
    <w:p>
      <w:pPr>
        <w:pStyle w:val="affffff1"/>
        <w:rPr>
          <w:ins w:id="20190" w:author="קלוד" w:date="2026-10-06T10:09:47Z"/>
        </w:rPr>
      </w:pPr>
      <w:ins w:id="20189" w:author="קלוד" w:date="2026-10-06T10:09:47Z">
        <w:r>
          <w:t xml:space="preserve">משנה ו</w:t>
        </w:r>
      </w:ins>
    </w:p>
    <w:p w14:paraId="14355DBC" w14:textId="77777777" w:rsidR="00E8089F" w:rsidRPr="007435EB" w:rsidRDefault="00E8089F" w:rsidP="00E8089F">
      <w:pPr>
        <w:pStyle w:val="afff5"/>
        <w:rPr>
          <w:del w:id="20111" w:author="קלוד" w:date="2026-10-06T10:16:37Z"/>
          <w:b/>
          <w:rtl/>
        </w:rPr>
      </w:pPr>
      <w:ins w:id="9885" w:author="מספור קטעי משנה" w:date="2026-10-06T06:45:41Z">
        <w:del w:id="20108" w:author="קלוד" w:date="2026-10-06T10:16:37Z">
          <w:r>
            <w:rPr>
              <w:rStyle w:val="MisparKeta"/>
            </w:rPr>
            <w:delText xml:space="preserve">א. </w:delText>
          </w:r>
        </w:del>
      </w:ins>
      <w:del w:id="20109" w:author="קלוד" w:date="2026-10-06T10:16:37Z">
        <w:r w:rsidRPr="007435EB">
          <w:rPr>
            <w:rFonts w:hint="cs"/>
            <w:b/>
            <w:sz w:val="20"/>
            <w:rtl/>
          </w:rPr>
          <w:delText xml:space="preserve">משנה</w:delText>
        </w:r>
      </w:del>
      <w:del w:id="20110" w:author="קלוד" w:date="2026-10-06T10:16:37Z">
        <w:r w:rsidRPr="007435EB">
          <w:rPr>
            <w:b/>
            <w:sz w:val="20"/>
            <w:rtl/>
          </w:rPr>
          <w:delText xml:space="preserve">.</w:delText>
        </w:r>
      </w:del>
    </w:p>
    <w:p w14:paraId="5E59AB2B" w14:textId="77777777" w:rsidR="00E8089F" w:rsidRPr="007435EB" w:rsidRDefault="00E8089F" w:rsidP="00E8089F">
      <w:pPr>
        <w:pStyle w:val="afff5"/>
        <w:rPr>
          <w:b/>
          <w:rtl/>
        </w:rPr>
      </w:pPr>
      <w:r w:rsidRPr="007435EB">
        <w:rPr>
          <w:rFonts w:hint="cs"/>
          <w:b/>
          <w:rtl/>
        </w:rPr>
        <w:t>א</w:t>
      </w:r>
      <w:r w:rsidRPr="007435EB">
        <w:rPr>
          <w:b/>
          <w:rtl/>
        </w:rPr>
        <w:t>"</w:t>
      </w:r>
      <w:r w:rsidRPr="007435EB">
        <w:rPr>
          <w:rFonts w:hint="cs"/>
          <w:b/>
          <w:rtl/>
        </w:rPr>
        <w:t>ר</w:t>
      </w:r>
      <w:r w:rsidRPr="007435EB">
        <w:rPr>
          <w:b/>
          <w:rtl/>
        </w:rPr>
        <w:t xml:space="preserve"> </w:t>
      </w:r>
      <w:r w:rsidRPr="007435EB">
        <w:rPr>
          <w:rFonts w:hint="cs"/>
          <w:b/>
          <w:rtl/>
        </w:rPr>
        <w:t>יהושע</w:t>
      </w:r>
      <w:r w:rsidRPr="007435EB">
        <w:rPr>
          <w:b/>
          <w:rtl/>
        </w:rPr>
        <w:t xml:space="preserve">: </w:t>
      </w:r>
      <w:r w:rsidRPr="007435EB">
        <w:rPr>
          <w:rFonts w:hint="cs"/>
          <w:b/>
          <w:rtl/>
        </w:rPr>
        <w:t>שמעתי</w:t>
      </w:r>
      <w:r w:rsidRPr="007435EB">
        <w:rPr>
          <w:b/>
          <w:rtl/>
        </w:rPr>
        <w:t xml:space="preserve"> </w:t>
      </w:r>
      <w:r w:rsidRPr="007435EB">
        <w:rPr>
          <w:rFonts w:hint="cs"/>
          <w:b/>
          <w:rtl/>
        </w:rPr>
        <w:t>שתמורת</w:t>
      </w:r>
      <w:r w:rsidRPr="007435EB">
        <w:rPr>
          <w:b/>
          <w:rtl/>
        </w:rPr>
        <w:t xml:space="preserve"> </w:t>
      </w:r>
      <w:r w:rsidRPr="007435EB">
        <w:rPr>
          <w:rFonts w:hint="cs"/>
          <w:b/>
          <w:rtl/>
        </w:rPr>
        <w:t>פסח</w:t>
      </w:r>
      <w:r w:rsidRPr="007435EB">
        <w:rPr>
          <w:b/>
          <w:rtl/>
        </w:rPr>
        <w:t xml:space="preserve"> </w:t>
      </w:r>
      <w:r w:rsidRPr="007435EB">
        <w:rPr>
          <w:rFonts w:hint="cs"/>
          <w:b/>
          <w:rtl/>
        </w:rPr>
        <w:t>קריבה</w:t>
      </w:r>
      <w:r w:rsidRPr="007435EB">
        <w:rPr>
          <w:b/>
          <w:rtl/>
        </w:rPr>
        <w:t xml:space="preserve">, </w:t>
      </w:r>
      <w:r w:rsidRPr="007435EB">
        <w:rPr>
          <w:rFonts w:hint="cs"/>
          <w:b/>
          <w:rtl/>
        </w:rPr>
        <w:t>ותמורת</w:t>
      </w:r>
      <w:r w:rsidRPr="007435EB">
        <w:rPr>
          <w:b/>
          <w:rtl/>
        </w:rPr>
        <w:t xml:space="preserve"> </w:t>
      </w:r>
      <w:r w:rsidRPr="007435EB">
        <w:rPr>
          <w:rFonts w:hint="cs"/>
          <w:b/>
          <w:rtl/>
        </w:rPr>
        <w:t>פסח</w:t>
      </w:r>
      <w:r w:rsidRPr="007435EB">
        <w:rPr>
          <w:b/>
          <w:rtl/>
        </w:rPr>
        <w:t xml:space="preserve"> </w:t>
      </w:r>
      <w:r w:rsidRPr="007435EB">
        <w:rPr>
          <w:rFonts w:hint="cs"/>
          <w:b/>
          <w:rtl/>
        </w:rPr>
        <w:t>אינה</w:t>
      </w:r>
      <w:r w:rsidRPr="007435EB">
        <w:rPr>
          <w:b/>
          <w:rtl/>
        </w:rPr>
        <w:t xml:space="preserve"> </w:t>
      </w:r>
      <w:r w:rsidRPr="007435EB">
        <w:rPr>
          <w:rFonts w:hint="cs"/>
          <w:b/>
          <w:rtl/>
        </w:rPr>
        <w:t>קריבה</w:t>
      </w:r>
      <w:r w:rsidRPr="007435EB">
        <w:rPr>
          <w:b/>
          <w:rtl/>
        </w:rPr>
        <w:t xml:space="preserve">, </w:t>
      </w:r>
      <w:r w:rsidRPr="007435EB">
        <w:rPr>
          <w:rFonts w:hint="cs"/>
          <w:b/>
          <w:rtl/>
        </w:rPr>
        <w:t>ואין</w:t>
      </w:r>
      <w:r w:rsidRPr="007435EB">
        <w:rPr>
          <w:b/>
          <w:rtl/>
        </w:rPr>
        <w:t xml:space="preserve"> </w:t>
      </w:r>
      <w:r w:rsidRPr="007435EB">
        <w:rPr>
          <w:rFonts w:hint="cs"/>
          <w:b/>
          <w:rtl/>
        </w:rPr>
        <w:t>לי</w:t>
      </w:r>
      <w:r w:rsidRPr="007435EB">
        <w:rPr>
          <w:b/>
          <w:rtl/>
        </w:rPr>
        <w:t xml:space="preserve"> </w:t>
      </w:r>
      <w:r w:rsidRPr="007435EB">
        <w:rPr>
          <w:rFonts w:hint="cs"/>
          <w:b/>
          <w:rtl/>
        </w:rPr>
        <w:t>לפרש</w:t>
      </w:r>
      <w:r w:rsidRPr="007435EB">
        <w:rPr>
          <w:b/>
          <w:rtl/>
        </w:rPr>
        <w:t>.</w:t>
      </w:r>
    </w:p>
    <w:p w14:paraId="31088177" w14:textId="77777777" w:rsidR="00E8089F" w:rsidRPr="007435EB" w:rsidRDefault="00E8089F" w:rsidP="00E8089F">
      <w:pPr>
        <w:pStyle w:val="afff5"/>
        <w:rPr>
          <w:b/>
          <w:rtl/>
        </w:rPr>
      </w:pPr>
      <w:r w:rsidRPr="007435EB">
        <w:rPr>
          <w:rFonts w:hint="cs"/>
          <w:b/>
          <w:rtl/>
        </w:rPr>
        <w:t>א</w:t>
      </w:r>
      <w:r w:rsidRPr="007435EB">
        <w:rPr>
          <w:b/>
          <w:rtl/>
        </w:rPr>
        <w:t>"</w:t>
      </w:r>
      <w:r w:rsidRPr="007435EB">
        <w:rPr>
          <w:rFonts w:hint="cs"/>
          <w:b/>
          <w:rtl/>
        </w:rPr>
        <w:t>ר</w:t>
      </w:r>
      <w:r w:rsidRPr="007435EB">
        <w:rPr>
          <w:b/>
          <w:rtl/>
        </w:rPr>
        <w:t xml:space="preserve"> </w:t>
      </w:r>
      <w:r w:rsidRPr="007435EB">
        <w:rPr>
          <w:rFonts w:hint="cs"/>
          <w:b/>
          <w:rtl/>
        </w:rPr>
        <w:t>עקיבא</w:t>
      </w:r>
      <w:r w:rsidRPr="007435EB">
        <w:rPr>
          <w:b/>
          <w:rtl/>
        </w:rPr>
        <w:t xml:space="preserve">: </w:t>
      </w:r>
      <w:r w:rsidRPr="007435EB">
        <w:rPr>
          <w:rFonts w:hint="cs"/>
          <w:b/>
          <w:rtl/>
        </w:rPr>
        <w:t>אני</w:t>
      </w:r>
      <w:r w:rsidRPr="007435EB">
        <w:rPr>
          <w:b/>
          <w:rtl/>
        </w:rPr>
        <w:t xml:space="preserve"> </w:t>
      </w:r>
      <w:r w:rsidRPr="007435EB">
        <w:rPr>
          <w:rFonts w:hint="cs"/>
          <w:b/>
          <w:rtl/>
        </w:rPr>
        <w:t>אפרש</w:t>
      </w:r>
      <w:r w:rsidRPr="007435EB">
        <w:rPr>
          <w:b/>
          <w:rtl/>
        </w:rPr>
        <w:t>.</w:t>
      </w:r>
    </w:p>
    <w:p w14:paraId="2E5B7AD6" w14:textId="77777777" w:rsidR="00E8089F" w:rsidRPr="007435EB" w:rsidRDefault="00E8089F" w:rsidP="00E8089F">
      <w:pPr>
        <w:pStyle w:val="afff5"/>
        <w:rPr>
          <w:b/>
          <w:rtl/>
        </w:rPr>
      </w:pPr>
      <w:r w:rsidRPr="007435EB">
        <w:rPr>
          <w:rFonts w:hint="cs"/>
          <w:b/>
          <w:rtl/>
        </w:rPr>
        <w:t>הפסח</w:t>
      </w:r>
      <w:r w:rsidRPr="007435EB">
        <w:rPr>
          <w:b/>
          <w:rtl/>
        </w:rPr>
        <w:t xml:space="preserve"> </w:t>
      </w:r>
      <w:r w:rsidRPr="007435EB">
        <w:rPr>
          <w:rFonts w:hint="cs"/>
          <w:b/>
          <w:rtl/>
        </w:rPr>
        <w:t>שנמצא</w:t>
      </w:r>
      <w:r w:rsidRPr="007435EB">
        <w:rPr>
          <w:b/>
          <w:rtl/>
        </w:rPr>
        <w:t xml:space="preserve"> </w:t>
      </w:r>
      <w:r w:rsidRPr="007435EB">
        <w:rPr>
          <w:rFonts w:hint="cs"/>
          <w:b/>
          <w:rtl/>
        </w:rPr>
        <w:t>קודם</w:t>
      </w:r>
      <w:r w:rsidRPr="007435EB">
        <w:rPr>
          <w:b/>
          <w:rtl/>
        </w:rPr>
        <w:t xml:space="preserve"> </w:t>
      </w:r>
      <w:r w:rsidRPr="007435EB">
        <w:rPr>
          <w:rFonts w:hint="cs"/>
          <w:b/>
          <w:rtl/>
        </w:rPr>
        <w:t>שחיטת</w:t>
      </w:r>
      <w:r w:rsidRPr="007435EB">
        <w:rPr>
          <w:b/>
          <w:rtl/>
        </w:rPr>
        <w:t xml:space="preserve"> </w:t>
      </w:r>
      <w:r w:rsidRPr="007435EB">
        <w:rPr>
          <w:rFonts w:hint="cs"/>
          <w:b/>
          <w:rtl/>
        </w:rPr>
        <w:t>הפסח</w:t>
      </w:r>
      <w:r w:rsidRPr="007435EB">
        <w:rPr>
          <w:b/>
          <w:rtl/>
        </w:rPr>
        <w:t xml:space="preserve"> </w:t>
      </w:r>
      <w:r w:rsidRPr="007435EB">
        <w:rPr>
          <w:rFonts w:hint="cs"/>
          <w:b/>
          <w:rtl/>
        </w:rPr>
        <w:t>ירעה</w:t>
      </w:r>
      <w:r w:rsidRPr="007435EB">
        <w:rPr>
          <w:b/>
          <w:rtl/>
        </w:rPr>
        <w:t xml:space="preserve"> </w:t>
      </w:r>
      <w:r w:rsidRPr="007435EB">
        <w:rPr>
          <w:rFonts w:hint="cs"/>
          <w:b/>
          <w:rtl/>
        </w:rPr>
        <w:t>עד</w:t>
      </w:r>
      <w:r w:rsidRPr="007435EB">
        <w:rPr>
          <w:b/>
          <w:rtl/>
        </w:rPr>
        <w:t xml:space="preserve"> </w:t>
      </w:r>
      <w:r w:rsidRPr="007435EB">
        <w:rPr>
          <w:rFonts w:hint="cs"/>
          <w:b/>
          <w:rtl/>
        </w:rPr>
        <w:t>שיסתאב</w:t>
      </w:r>
      <w:r w:rsidRPr="007435EB">
        <w:rPr>
          <w:b/>
          <w:rtl/>
        </w:rPr>
        <w:t xml:space="preserve">, </w:t>
      </w:r>
      <w:r w:rsidRPr="007435EB">
        <w:rPr>
          <w:rFonts w:hint="cs"/>
          <w:b/>
          <w:rtl/>
        </w:rPr>
        <w:t>וימכר</w:t>
      </w:r>
      <w:r w:rsidRPr="007435EB">
        <w:rPr>
          <w:b/>
          <w:rtl/>
        </w:rPr>
        <w:t xml:space="preserve"> </w:t>
      </w:r>
      <w:r w:rsidRPr="007435EB">
        <w:rPr>
          <w:rFonts w:hint="cs"/>
          <w:b/>
          <w:rtl/>
        </w:rPr>
        <w:t>ויביא</w:t>
      </w:r>
      <w:r w:rsidRPr="007435EB">
        <w:rPr>
          <w:b/>
          <w:rtl/>
        </w:rPr>
        <w:t xml:space="preserve"> </w:t>
      </w:r>
      <w:r w:rsidRPr="007435EB">
        <w:rPr>
          <w:rFonts w:hint="cs"/>
          <w:b/>
          <w:rtl/>
        </w:rPr>
        <w:t>בדמיו</w:t>
      </w:r>
      <w:r w:rsidRPr="007435EB">
        <w:rPr>
          <w:b/>
          <w:rtl/>
        </w:rPr>
        <w:t xml:space="preserve"> </w:t>
      </w:r>
      <w:r w:rsidRPr="007435EB">
        <w:rPr>
          <w:rFonts w:hint="cs"/>
          <w:b/>
          <w:rtl/>
        </w:rPr>
        <w:t>שלמים</w:t>
      </w:r>
      <w:r w:rsidRPr="007435EB">
        <w:rPr>
          <w:b/>
          <w:rtl/>
        </w:rPr>
        <w:t xml:space="preserve">, </w:t>
      </w:r>
      <w:r w:rsidRPr="007435EB">
        <w:rPr>
          <w:rFonts w:hint="cs"/>
          <w:b/>
          <w:rtl/>
        </w:rPr>
        <w:t>וכן</w:t>
      </w:r>
      <w:r w:rsidRPr="007435EB">
        <w:rPr>
          <w:b/>
          <w:rtl/>
        </w:rPr>
        <w:t xml:space="preserve"> </w:t>
      </w:r>
      <w:r w:rsidRPr="007435EB">
        <w:rPr>
          <w:rFonts w:hint="cs"/>
          <w:b/>
          <w:rtl/>
        </w:rPr>
        <w:t>תמורתו</w:t>
      </w:r>
      <w:r w:rsidRPr="007435EB">
        <w:rPr>
          <w:b/>
          <w:rtl/>
        </w:rPr>
        <w:t>.</w:t>
      </w:r>
    </w:p>
    <w:p w14:paraId="06843DF6" w14:textId="77777777" w:rsidR="00E8089F" w:rsidRPr="007435EB" w:rsidRDefault="00E8089F" w:rsidP="00E8089F">
      <w:pPr>
        <w:pStyle w:val="afff5"/>
        <w:rPr>
          <w:b/>
          <w:rtl/>
        </w:rPr>
      </w:pPr>
      <w:r w:rsidRPr="007435EB">
        <w:rPr>
          <w:b/>
          <w:rtl/>
        </w:rPr>
        <w:tab/>
      </w:r>
      <w:r w:rsidRPr="007435EB">
        <w:rPr>
          <w:b/>
          <w:rtl/>
        </w:rPr>
        <w:tab/>
      </w:r>
      <w:r w:rsidRPr="007435EB">
        <w:rPr>
          <w:b/>
          <w:rtl/>
        </w:rPr>
        <w:tab/>
      </w:r>
      <w:r w:rsidRPr="007435EB">
        <w:rPr>
          <w:rFonts w:hint="cs"/>
          <w:b/>
          <w:rtl/>
        </w:rPr>
        <w:t>אחר</w:t>
      </w:r>
      <w:r w:rsidRPr="007435EB">
        <w:rPr>
          <w:b/>
          <w:rtl/>
        </w:rPr>
        <w:t xml:space="preserve"> </w:t>
      </w:r>
      <w:r w:rsidRPr="007435EB">
        <w:rPr>
          <w:rFonts w:hint="cs"/>
          <w:b/>
          <w:rtl/>
        </w:rPr>
        <w:t>שחיטת</w:t>
      </w:r>
      <w:r w:rsidRPr="007435EB">
        <w:rPr>
          <w:b/>
          <w:rtl/>
        </w:rPr>
        <w:t xml:space="preserve"> </w:t>
      </w:r>
      <w:r w:rsidRPr="007435EB">
        <w:rPr>
          <w:rFonts w:hint="cs"/>
          <w:b/>
          <w:rtl/>
        </w:rPr>
        <w:t>הפסח</w:t>
      </w:r>
      <w:r w:rsidRPr="007435EB">
        <w:rPr>
          <w:b/>
          <w:rtl/>
        </w:rPr>
        <w:t xml:space="preserve"> - </w:t>
      </w:r>
      <w:r w:rsidRPr="007435EB">
        <w:rPr>
          <w:rFonts w:hint="cs"/>
          <w:b/>
          <w:rtl/>
        </w:rPr>
        <w:t>קרב</w:t>
      </w:r>
      <w:r w:rsidRPr="007435EB">
        <w:rPr>
          <w:b/>
          <w:rtl/>
        </w:rPr>
        <w:t xml:space="preserve"> </w:t>
      </w:r>
      <w:r w:rsidRPr="007435EB">
        <w:rPr>
          <w:rFonts w:hint="cs"/>
          <w:b/>
          <w:rtl/>
        </w:rPr>
        <w:t>שלמים</w:t>
      </w:r>
      <w:r w:rsidRPr="007435EB">
        <w:rPr>
          <w:b/>
          <w:rtl/>
        </w:rPr>
        <w:t xml:space="preserve">, </w:t>
      </w:r>
      <w:r w:rsidRPr="007435EB">
        <w:rPr>
          <w:rFonts w:hint="cs"/>
          <w:b/>
          <w:rtl/>
        </w:rPr>
        <w:t>וכן</w:t>
      </w:r>
      <w:r w:rsidRPr="007435EB">
        <w:rPr>
          <w:b/>
          <w:rtl/>
        </w:rPr>
        <w:t xml:space="preserve"> </w:t>
      </w:r>
      <w:r w:rsidRPr="007435EB">
        <w:rPr>
          <w:rFonts w:hint="cs"/>
          <w:b/>
          <w:rtl/>
        </w:rPr>
        <w:t>תמורתו</w:t>
      </w:r>
      <w:r w:rsidRPr="007435EB">
        <w:rPr>
          <w:b/>
          <w:rtl/>
        </w:rPr>
        <w:t>.</w:t>
      </w:r>
    </w:p>
    <w:p w14:paraId="1A49AE28" w14:textId="2B55EE6E" w:rsidR="00E8089F" w:rsidRPr="007435EB" w:rsidRDefault="00F47631" w:rsidP="00F47631">
      <w:pPr>
        <w:pStyle w:val="affd"/>
        <w:rPr>
          <w:bCs/>
          <w:rtl/>
        </w:rPr>
      </w:pPr>
      <w:r>
        <w:rPr>
          <w:rFonts w:hint="cs"/>
          <w:rtl/>
        </w:rPr>
        <w:t>***</w:t>
      </w:r>
    </w:p>
    <w:p w14:paraId="17AAF951" w14:textId="77777777" w:rsidR="00E8089F" w:rsidRPr="007435EB" w:rsidRDefault="00E8089F" w:rsidP="00E8089F">
      <w:pPr>
        <w:rPr>
          <w:rtl/>
        </w:rPr>
      </w:pPr>
      <w:r w:rsidRPr="007435EB">
        <w:rPr>
          <w:rFonts w:ascii="Fb Fontext" w:hAnsi="Fb Fontext" w:hint="cs"/>
          <w:rtl/>
        </w:rPr>
        <w:t>ולא אמרי</w:t>
      </w:r>
      <w:r w:rsidRPr="007435EB">
        <w:rPr>
          <w:rFonts w:ascii="Fb Fontext" w:hAnsi="Fb Fontext"/>
          <w:rtl/>
        </w:rPr>
        <w:t>'</w:t>
      </w:r>
      <w:r w:rsidRPr="007435EB">
        <w:rPr>
          <w:rFonts w:ascii="Fb Fontext" w:hAnsi="Fb Fontext" w:hint="cs"/>
          <w:rtl/>
        </w:rPr>
        <w:t xml:space="preserve"> דפסח קרב ולא קרב דהא קמ</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w:t>
      </w:r>
      <w:r w:rsidRPr="007435EB">
        <w:rPr>
          <w:rFonts w:ascii="Fb Fontext" w:hAnsi="Fb Fontext" w:hint="cs"/>
          <w:rtl/>
        </w:rPr>
        <w:t>דאיכא</w:t>
      </w:r>
      <w:r w:rsidRPr="007435EB">
        <w:rPr>
          <w:rFonts w:ascii="Fb Fontext" w:hAnsi="Fb Fontext"/>
          <w:rtl/>
        </w:rPr>
        <w:t xml:space="preserve"> </w:t>
      </w:r>
      <w:r w:rsidRPr="007435EB">
        <w:rPr>
          <w:rFonts w:ascii="Fb Fontext" w:hAnsi="Fb Fontext" w:hint="cs"/>
          <w:rtl/>
        </w:rPr>
        <w:t>תמורת</w:t>
      </w:r>
      <w:r w:rsidRPr="007435EB">
        <w:rPr>
          <w:rFonts w:ascii="Fb Fontext" w:hAnsi="Fb Fontext"/>
          <w:rtl/>
        </w:rPr>
        <w:t xml:space="preserve"> </w:t>
      </w:r>
      <w:r w:rsidRPr="007435EB">
        <w:rPr>
          <w:rFonts w:ascii="Fb Fontext" w:hAnsi="Fb Fontext" w:hint="cs"/>
          <w:rtl/>
        </w:rPr>
        <w:t>הפסח</w:t>
      </w:r>
      <w:r w:rsidRPr="007435EB">
        <w:rPr>
          <w:rFonts w:ascii="Fb Fontext" w:hAnsi="Fb Fontext"/>
          <w:rtl/>
        </w:rPr>
        <w:t xml:space="preserve"> </w:t>
      </w:r>
      <w:r w:rsidRPr="007435EB">
        <w:rPr>
          <w:rFonts w:ascii="Fb Fontext" w:hAnsi="Fb Fontext" w:hint="cs"/>
          <w:rtl/>
        </w:rPr>
        <w:t>דלא</w:t>
      </w:r>
      <w:r w:rsidRPr="007435EB">
        <w:rPr>
          <w:rFonts w:ascii="Fb Fontext" w:hAnsi="Fb Fontext"/>
          <w:rtl/>
        </w:rPr>
        <w:t xml:space="preserve"> </w:t>
      </w:r>
      <w:r w:rsidRPr="007435EB">
        <w:rPr>
          <w:rFonts w:ascii="Fb Fontext" w:hAnsi="Fb Fontext" w:hint="cs"/>
          <w:rtl/>
        </w:rPr>
        <w:t>קרבה</w:t>
      </w:r>
      <w:r w:rsidRPr="007435EB">
        <w:rPr>
          <w:rFonts w:ascii="Fb Fontext" w:hAnsi="Fb Fontext"/>
          <w:rtl/>
        </w:rPr>
        <w:t>.</w:t>
      </w:r>
    </w:p>
    <w:p w14:paraId="152B6887" w14:textId="56AB9132"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Fonts w:hint="cs"/>
          <w:rtl/>
        </w:rPr>
        <w:t>איתמר</w:t>
      </w:r>
      <w:r w:rsidR="00E8089F" w:rsidRPr="007435EB">
        <w:rPr>
          <w:rtl/>
        </w:rPr>
        <w:t xml:space="preserve"> </w:t>
      </w:r>
      <w:r w:rsidR="00E8089F" w:rsidRPr="005C3FF1">
        <w:rPr>
          <w:rStyle w:val="afffa"/>
          <w:rFonts w:hint="cs"/>
          <w:rtl/>
        </w:rPr>
        <w:t>רבה</w:t>
      </w:r>
      <w:r w:rsidR="00E8089F" w:rsidRPr="007435EB">
        <w:rPr>
          <w:rFonts w:hint="cs"/>
          <w:rtl/>
        </w:rPr>
        <w:t>:</w:t>
      </w:r>
      <w:r w:rsidR="00E8089F" w:rsidRPr="007435EB">
        <w:rPr>
          <w:rtl/>
        </w:rPr>
        <w:t xml:space="preserve"> </w:t>
      </w:r>
      <w:r w:rsidR="00E8089F" w:rsidRPr="007435EB">
        <w:rPr>
          <w:rFonts w:hint="cs"/>
          <w:rtl/>
        </w:rPr>
        <w:t>קודם</w:t>
      </w:r>
      <w:r w:rsidR="00E8089F" w:rsidRPr="007435EB">
        <w:rPr>
          <w:rtl/>
        </w:rPr>
        <w:t xml:space="preserve"> </w:t>
      </w:r>
      <w:r w:rsidR="00E8089F" w:rsidRPr="007435EB">
        <w:rPr>
          <w:rFonts w:hint="cs"/>
          <w:rtl/>
        </w:rPr>
        <w:t>שחיטה</w:t>
      </w:r>
      <w:r w:rsidR="00E8089F" w:rsidRPr="007435EB">
        <w:rPr>
          <w:rtl/>
        </w:rPr>
        <w:t xml:space="preserve"> </w:t>
      </w:r>
      <w:r w:rsidR="00E8089F" w:rsidRPr="007435EB">
        <w:rPr>
          <w:rFonts w:hint="cs"/>
          <w:rtl/>
        </w:rPr>
        <w:t>ולאחר</w:t>
      </w:r>
      <w:r w:rsidR="00E8089F" w:rsidRPr="007435EB">
        <w:rPr>
          <w:rtl/>
        </w:rPr>
        <w:t xml:space="preserve"> </w:t>
      </w:r>
      <w:r w:rsidR="00E8089F" w:rsidRPr="007435EB">
        <w:rPr>
          <w:rFonts w:hint="cs"/>
          <w:rtl/>
        </w:rPr>
        <w:t>שחיטה</w:t>
      </w:r>
      <w:r w:rsidR="00E8089F" w:rsidRPr="007435EB">
        <w:rPr>
          <w:rtl/>
        </w:rPr>
        <w:t xml:space="preserve"> </w:t>
      </w:r>
      <w:r w:rsidR="00E8089F" w:rsidRPr="007435EB">
        <w:rPr>
          <w:rFonts w:hint="cs"/>
          <w:rtl/>
        </w:rPr>
        <w:t>שנינו</w:t>
      </w:r>
      <w:r w:rsidR="00E8089F" w:rsidRPr="007435EB">
        <w:rPr>
          <w:rtl/>
        </w:rPr>
        <w:t>.</w:t>
      </w:r>
    </w:p>
    <w:p w14:paraId="3D55BD30" w14:textId="77777777" w:rsidR="00E8089F" w:rsidRPr="007435EB" w:rsidRDefault="00E8089F" w:rsidP="00E8089F">
      <w:pPr>
        <w:rPr>
          <w:rtl/>
        </w:rPr>
      </w:pPr>
      <w:r w:rsidRPr="005C3FF1">
        <w:rPr>
          <w:rStyle w:val="afffa"/>
          <w:rtl/>
        </w:rPr>
        <w:lastRenderedPageBreak/>
        <w:tab/>
      </w:r>
      <w:r>
        <w:rPr>
          <w:rStyle w:val="affffd"/>
          <w:rFonts w:hint="cs"/>
          <w:rtl/>
          <w:rPrChange w:id="11274" w:author="מנוע אמוראים" w:date="2026-10-05T16:42:03Z">
            <w:rPr>
              <w:rStyle w:val="afffa"/>
              <w:rFonts w:hint="cs"/>
              <w:rtl/>
            </w:rPr>
          </w:rPrChange>
        </w:rPr>
        <w:t xml:space="preserve">ר</w:t>
      </w:r>
      <w:r>
        <w:rPr>
          <w:rStyle w:val="affffd"/>
          <w:rtl/>
          <w:rPrChange w:id="11275" w:author="מנוע אמוראים" w:date="2026-10-05T16:42:03Z">
            <w:rPr>
              <w:rStyle w:val="afffa"/>
              <w:rtl/>
            </w:rPr>
          </w:rPrChange>
        </w:rPr>
        <w:t xml:space="preserve">"</w:t>
      </w:r>
      <w:r>
        <w:rPr>
          <w:rStyle w:val="affffd"/>
          <w:rFonts w:hint="cs"/>
          <w:rtl/>
          <w:rPrChange w:id="11276" w:author="מנוע אמוראים" w:date="2026-10-05T16:42:03Z">
            <w:rPr>
              <w:rStyle w:val="afffa"/>
              <w:rFonts w:hint="cs"/>
              <w:rtl/>
            </w:rPr>
          </w:rPrChange>
        </w:rPr>
        <w:t xml:space="preserve">ז</w:t>
      </w:r>
      <w:r w:rsidRPr="005C3FF1">
        <w:rPr>
          <w:rStyle w:val="afffa"/>
          <w:rtl/>
        </w:rPr>
        <w:t>:</w:t>
      </w:r>
      <w:r w:rsidRPr="007435EB">
        <w:rPr>
          <w:rtl/>
        </w:rPr>
        <w:t xml:space="preserve"> </w:t>
      </w:r>
      <w:r w:rsidRPr="007435EB">
        <w:rPr>
          <w:rFonts w:hint="cs"/>
          <w:rtl/>
        </w:rPr>
        <w:t>קודם</w:t>
      </w:r>
      <w:r w:rsidRPr="007435EB">
        <w:rPr>
          <w:rtl/>
        </w:rPr>
        <w:t xml:space="preserve"> </w:t>
      </w:r>
      <w:r w:rsidRPr="007435EB">
        <w:rPr>
          <w:rFonts w:hint="cs"/>
          <w:rtl/>
        </w:rPr>
        <w:t>חצות</w:t>
      </w:r>
      <w:r w:rsidRPr="007435EB">
        <w:rPr>
          <w:rtl/>
        </w:rPr>
        <w:t xml:space="preserve"> </w:t>
      </w:r>
      <w:r w:rsidRPr="007435EB">
        <w:rPr>
          <w:rFonts w:hint="cs"/>
          <w:rtl/>
        </w:rPr>
        <w:t>ולאחר</w:t>
      </w:r>
      <w:r w:rsidRPr="007435EB">
        <w:rPr>
          <w:rtl/>
        </w:rPr>
        <w:t xml:space="preserve"> </w:t>
      </w:r>
      <w:r w:rsidRPr="007435EB">
        <w:rPr>
          <w:rFonts w:hint="cs"/>
          <w:rtl/>
        </w:rPr>
        <w:t>חצות</w:t>
      </w:r>
      <w:r w:rsidRPr="007435EB">
        <w:rPr>
          <w:rtl/>
        </w:rPr>
        <w:t xml:space="preserve"> </w:t>
      </w:r>
      <w:r w:rsidRPr="007435EB">
        <w:rPr>
          <w:rFonts w:hint="cs"/>
          <w:rtl/>
        </w:rPr>
        <w:t>שנינו</w:t>
      </w:r>
      <w:r w:rsidRPr="007435EB">
        <w:rPr>
          <w:rtl/>
        </w:rPr>
        <w:t>.</w:t>
      </w:r>
      <w:r>
        <w:rPr>
          <w:rFonts w:hint="cs"/>
          <w:rtl/>
        </w:rPr>
        <w:t xml:space="preserve"> אימא </w:t>
      </w:r>
      <w:r>
        <w:rPr>
          <w:rStyle w:val="affffd"/>
          <w:rFonts w:hint="cs"/>
          <w:rtl/>
          <w:rPrChange w:id="11277" w:author="מנוע אמוראים" w:date="2026-10-05T16:42:03Z">
            <w:rPr>
              <w:rFonts w:hint="cs"/>
              <w:rtl/>
            </w:rPr>
          </w:rPrChange>
        </w:rPr>
        <w:t xml:space="preserve">לר</w:t>
      </w:r>
      <w:r>
        <w:rPr>
          <w:rStyle w:val="affffd"/>
          <w:rtl/>
          <w:rPrChange w:id="11278" w:author="מנוע אמוראים" w:date="2026-10-05T16:42:03Z">
            <w:rPr>
              <w:rtl/>
            </w:rPr>
          </w:rPrChange>
        </w:rPr>
        <w:t xml:space="preserve">"</w:t>
      </w:r>
      <w:r>
        <w:rPr>
          <w:rStyle w:val="affffd"/>
          <w:rFonts w:hint="cs"/>
          <w:rtl/>
          <w:rPrChange w:id="11279" w:author="מנוע אמוראים" w:date="2026-10-05T16:42:03Z">
            <w:rPr>
              <w:rFonts w:hint="cs"/>
              <w:rtl/>
            </w:rPr>
          </w:rPrChange>
        </w:rPr>
        <w:t xml:space="preserve">ז</w:t>
      </w:r>
      <w:r w:rsidRPr="007435EB">
        <w:rPr>
          <w:rtl/>
        </w:rPr>
        <w:t xml:space="preserve">: </w:t>
      </w:r>
      <w:r w:rsidRPr="007435EB">
        <w:rPr>
          <w:rFonts w:hint="cs"/>
          <w:rtl/>
        </w:rPr>
        <w:t>קודם</w:t>
      </w:r>
      <w:r w:rsidRPr="007435EB">
        <w:rPr>
          <w:rtl/>
        </w:rPr>
        <w:t xml:space="preserve"> </w:t>
      </w:r>
      <w:r w:rsidRPr="007435EB">
        <w:rPr>
          <w:rFonts w:hint="cs"/>
          <w:rtl/>
        </w:rPr>
        <w:t>זמן</w:t>
      </w:r>
      <w:r w:rsidRPr="007435EB">
        <w:rPr>
          <w:rtl/>
        </w:rPr>
        <w:t xml:space="preserve"> </w:t>
      </w:r>
      <w:r w:rsidRPr="007435EB">
        <w:rPr>
          <w:rFonts w:hint="cs"/>
          <w:rtl/>
        </w:rPr>
        <w:t>שחיטת</w:t>
      </w:r>
      <w:r w:rsidRPr="007435EB">
        <w:rPr>
          <w:rtl/>
        </w:rPr>
        <w:t xml:space="preserve"> </w:t>
      </w:r>
      <w:r w:rsidRPr="007435EB">
        <w:rPr>
          <w:rFonts w:hint="cs"/>
          <w:rtl/>
        </w:rPr>
        <w:t>הפסח</w:t>
      </w:r>
      <w:r w:rsidRPr="007435EB">
        <w:rPr>
          <w:rtl/>
        </w:rPr>
        <w:t>.</w:t>
      </w:r>
    </w:p>
    <w:p w14:paraId="1D47B27B" w14:textId="77777777" w:rsidR="00E8089F" w:rsidRPr="007435EB" w:rsidRDefault="00E8089F" w:rsidP="00E8089F">
      <w:pPr>
        <w:rPr>
          <w:rtl/>
        </w:rPr>
      </w:pPr>
      <w:r w:rsidRPr="005C3FF1">
        <w:rPr>
          <w:rStyle w:val="afffa"/>
          <w:rFonts w:hint="cs"/>
          <w:rtl/>
        </w:rPr>
        <w:t>כתנאי</w:t>
      </w:r>
      <w:r w:rsidRPr="007435EB">
        <w:rPr>
          <w:rtl/>
        </w:rPr>
        <w:t xml:space="preserve">: </w:t>
      </w:r>
      <w:r w:rsidRPr="007435EB">
        <w:rPr>
          <w:rFonts w:hint="cs"/>
          <w:rtl/>
        </w:rPr>
        <w:t>הפסח</w:t>
      </w:r>
      <w:r w:rsidRPr="007435EB">
        <w:rPr>
          <w:rtl/>
        </w:rPr>
        <w:t xml:space="preserve"> </w:t>
      </w:r>
      <w:r w:rsidRPr="007435EB">
        <w:rPr>
          <w:rFonts w:hint="cs"/>
          <w:rtl/>
        </w:rPr>
        <w:t>שנמצא</w:t>
      </w:r>
      <w:r w:rsidRPr="007435EB">
        <w:rPr>
          <w:rtl/>
        </w:rPr>
        <w:t xml:space="preserve"> </w:t>
      </w:r>
      <w:r w:rsidRPr="007435EB">
        <w:rPr>
          <w:rFonts w:hint="cs"/>
          <w:rtl/>
        </w:rPr>
        <w:t>קודם</w:t>
      </w:r>
      <w:r w:rsidRPr="007435EB">
        <w:rPr>
          <w:rtl/>
        </w:rPr>
        <w:t xml:space="preserve"> </w:t>
      </w:r>
      <w:r w:rsidRPr="007435EB">
        <w:rPr>
          <w:rFonts w:hint="cs"/>
          <w:rtl/>
        </w:rPr>
        <w:t>שחיטה</w:t>
      </w:r>
      <w:r w:rsidRPr="007435EB">
        <w:rPr>
          <w:rtl/>
        </w:rPr>
        <w:t xml:space="preserve"> - </w:t>
      </w:r>
      <w:r w:rsidRPr="007435EB">
        <w:rPr>
          <w:rFonts w:hint="cs"/>
          <w:rtl/>
        </w:rPr>
        <w:t>ירעה</w:t>
      </w:r>
      <w:r w:rsidRPr="007435EB">
        <w:rPr>
          <w:rtl/>
        </w:rPr>
        <w:t xml:space="preserve">, </w:t>
      </w:r>
      <w:r w:rsidRPr="007435EB">
        <w:rPr>
          <w:rFonts w:hint="cs"/>
          <w:rtl/>
        </w:rPr>
        <w:t>לאחר</w:t>
      </w:r>
      <w:r w:rsidRPr="007435EB">
        <w:rPr>
          <w:rtl/>
        </w:rPr>
        <w:t xml:space="preserve"> </w:t>
      </w:r>
      <w:r w:rsidRPr="007435EB">
        <w:rPr>
          <w:rFonts w:hint="cs"/>
          <w:rtl/>
        </w:rPr>
        <w:t>שחיטה</w:t>
      </w:r>
      <w:r w:rsidRPr="007435EB">
        <w:rPr>
          <w:rtl/>
        </w:rPr>
        <w:t xml:space="preserve"> - </w:t>
      </w:r>
      <w:r w:rsidRPr="007435EB">
        <w:rPr>
          <w:rFonts w:hint="cs"/>
          <w:rtl/>
        </w:rPr>
        <w:t>יקרב</w:t>
      </w:r>
      <w:r w:rsidRPr="007435EB">
        <w:rPr>
          <w:rtl/>
        </w:rPr>
        <w:t>.</w:t>
      </w:r>
    </w:p>
    <w:p w14:paraId="6296DC91" w14:textId="77777777" w:rsidR="00E8089F" w:rsidRPr="007435EB" w:rsidRDefault="00E8089F" w:rsidP="00C12991">
      <w:pPr>
        <w:rPr>
          <w:rtl/>
        </w:rPr>
      </w:pPr>
      <w:r w:rsidRPr="007435EB">
        <w:rPr>
          <w:rFonts w:hint="cs"/>
          <w:rtl/>
        </w:rPr>
        <w:t>רבי</w:t>
      </w:r>
      <w:r w:rsidRPr="007435EB">
        <w:rPr>
          <w:rtl/>
        </w:rPr>
        <w:t xml:space="preserve"> </w:t>
      </w:r>
      <w:r w:rsidRPr="007435EB">
        <w:rPr>
          <w:rFonts w:hint="cs"/>
          <w:rtl/>
        </w:rPr>
        <w:t>אליעזר</w:t>
      </w:r>
      <w:r w:rsidRPr="007435EB">
        <w:rPr>
          <w:rtl/>
        </w:rPr>
        <w:t xml:space="preserve"> </w:t>
      </w:r>
      <w:r w:rsidRPr="007435EB">
        <w:rPr>
          <w:rFonts w:hint="cs"/>
          <w:rtl/>
        </w:rPr>
        <w:t>אומר</w:t>
      </w:r>
      <w:r w:rsidRPr="007435EB">
        <w:rPr>
          <w:rtl/>
        </w:rPr>
        <w:t xml:space="preserve">: </w:t>
      </w:r>
      <w:r w:rsidRPr="007435EB">
        <w:rPr>
          <w:rFonts w:hint="cs"/>
          <w:rtl/>
        </w:rPr>
        <w:t>קודם</w:t>
      </w:r>
      <w:r w:rsidRPr="007435EB">
        <w:rPr>
          <w:rtl/>
        </w:rPr>
        <w:t xml:space="preserve"> </w:t>
      </w:r>
      <w:r w:rsidRPr="007435EB">
        <w:rPr>
          <w:rFonts w:hint="cs"/>
          <w:rtl/>
        </w:rPr>
        <w:t>חצות</w:t>
      </w:r>
      <w:r w:rsidRPr="007435EB">
        <w:rPr>
          <w:rtl/>
        </w:rPr>
        <w:t xml:space="preserve"> - </w:t>
      </w:r>
      <w:r w:rsidRPr="007435EB">
        <w:rPr>
          <w:rFonts w:hint="cs"/>
          <w:rtl/>
        </w:rPr>
        <w:t>ירעה</w:t>
      </w:r>
      <w:r w:rsidRPr="007435EB">
        <w:rPr>
          <w:rtl/>
        </w:rPr>
        <w:t xml:space="preserve">, </w:t>
      </w:r>
      <w:r w:rsidRPr="007435EB">
        <w:rPr>
          <w:rFonts w:hint="cs"/>
          <w:rtl/>
        </w:rPr>
        <w:t>לאחר</w:t>
      </w:r>
      <w:r w:rsidRPr="007435EB">
        <w:rPr>
          <w:rtl/>
        </w:rPr>
        <w:t xml:space="preserve"> </w:t>
      </w:r>
      <w:r w:rsidRPr="007435EB">
        <w:rPr>
          <w:rFonts w:hint="cs"/>
          <w:rtl/>
        </w:rPr>
        <w:t>חצות</w:t>
      </w:r>
      <w:r w:rsidRPr="007435EB">
        <w:rPr>
          <w:rtl/>
        </w:rPr>
        <w:t xml:space="preserve"> - </w:t>
      </w:r>
      <w:r w:rsidRPr="007435EB">
        <w:rPr>
          <w:rFonts w:hint="cs"/>
          <w:rtl/>
        </w:rPr>
        <w:t>יקרב</w:t>
      </w:r>
      <w:r w:rsidRPr="007435EB">
        <w:rPr>
          <w:rtl/>
        </w:rPr>
        <w:t>.</w:t>
      </w:r>
    </w:p>
    <w:p w14:paraId="5098963E" w14:textId="55609A05" w:rsidR="00E8089F" w:rsidRPr="007435EB" w:rsidRDefault="00F47631" w:rsidP="00F47631">
      <w:pPr>
        <w:pStyle w:val="affd"/>
        <w:rPr>
          <w:bCs/>
          <w:rtl/>
        </w:rPr>
      </w:pPr>
      <w:r>
        <w:rPr>
          <w:rFonts w:hint="cs"/>
          <w:rtl/>
        </w:rPr>
        <w:t>***</w:t>
      </w:r>
    </w:p>
    <w:p w14:paraId="08C8B420" w14:textId="77777777" w:rsidR="00E8089F" w:rsidRPr="005C3FF1" w:rsidRDefault="00E8089F" w:rsidP="009A151F">
      <w:pPr>
        <w:rPr>
          <w:rStyle w:val="afffa"/>
          <w:rtl/>
        </w:rPr>
      </w:pPr>
      <w:r w:rsidRPr="005C3FF1">
        <w:rPr>
          <w:rStyle w:val="afffa"/>
          <w:rFonts w:hint="cs"/>
          <w:rtl/>
        </w:rPr>
        <w:t>אחר</w:t>
      </w:r>
      <w:r w:rsidRPr="005C3FF1">
        <w:rPr>
          <w:rStyle w:val="afffa"/>
          <w:rtl/>
        </w:rPr>
        <w:t xml:space="preserve"> </w:t>
      </w:r>
      <w:r w:rsidRPr="005C3FF1">
        <w:rPr>
          <w:rStyle w:val="afffa"/>
          <w:rFonts w:hint="cs"/>
          <w:rtl/>
        </w:rPr>
        <w:t>שחיטת</w:t>
      </w:r>
      <w:r w:rsidRPr="005C3FF1">
        <w:rPr>
          <w:rStyle w:val="afffa"/>
          <w:rtl/>
        </w:rPr>
        <w:t xml:space="preserve"> </w:t>
      </w:r>
      <w:r w:rsidRPr="005C3FF1">
        <w:rPr>
          <w:rStyle w:val="afffa"/>
          <w:rFonts w:hint="cs"/>
          <w:rtl/>
        </w:rPr>
        <w:t>הפסח</w:t>
      </w:r>
      <w:r w:rsidRPr="005C3FF1">
        <w:rPr>
          <w:rStyle w:val="afffa"/>
          <w:rtl/>
        </w:rPr>
        <w:t xml:space="preserve"> </w:t>
      </w:r>
      <w:r w:rsidRPr="005C3FF1">
        <w:rPr>
          <w:rStyle w:val="afffa"/>
          <w:rFonts w:hint="cs"/>
          <w:rtl/>
        </w:rPr>
        <w:t>יביא</w:t>
      </w:r>
      <w:r w:rsidRPr="005C3FF1">
        <w:rPr>
          <w:rStyle w:val="afffa"/>
          <w:rtl/>
        </w:rPr>
        <w:t xml:space="preserve"> </w:t>
      </w:r>
      <w:r w:rsidRPr="005C3FF1">
        <w:rPr>
          <w:rStyle w:val="afffa"/>
          <w:rFonts w:hint="cs"/>
          <w:rtl/>
        </w:rPr>
        <w:t>שלמים</w:t>
      </w:r>
      <w:r w:rsidRPr="005C3FF1">
        <w:rPr>
          <w:rStyle w:val="afffa"/>
          <w:rtl/>
        </w:rPr>
        <w:t xml:space="preserve"> </w:t>
      </w:r>
      <w:r w:rsidRPr="005C3FF1">
        <w:rPr>
          <w:rStyle w:val="afffa"/>
          <w:rFonts w:hint="cs"/>
          <w:rtl/>
        </w:rPr>
        <w:t>וכו</w:t>
      </w:r>
      <w:r w:rsidRPr="005C3FF1">
        <w:rPr>
          <w:rStyle w:val="afffa"/>
          <w:rtl/>
        </w:rPr>
        <w:t>'.</w:t>
      </w:r>
    </w:p>
    <w:p w14:paraId="16B2DCCF" w14:textId="77777777" w:rsidR="00E8089F" w:rsidRPr="007435EB" w:rsidRDefault="00E8089F" w:rsidP="00E8089F">
      <w:pPr>
        <w:rPr>
          <w:rtl/>
        </w:rPr>
      </w:pPr>
      <w:r w:rsidRPr="007435EB">
        <w:rPr>
          <w:rFonts w:ascii="Fb Fontext" w:hAnsi="Fb Fontext" w:hint="cs"/>
          <w:rtl/>
        </w:rPr>
        <w:t>א</w:t>
      </w:r>
      <w:r w:rsidRPr="007435EB">
        <w:rPr>
          <w:rFonts w:ascii="Fb Fontext" w:hAnsi="Fb Fontext"/>
          <w:rtl/>
        </w:rPr>
        <w:t>"</w:t>
      </w:r>
      <w:r w:rsidRPr="007435EB">
        <w:rPr>
          <w:rFonts w:ascii="Fb Fontext" w:hAnsi="Fb Fontext" w:hint="cs"/>
          <w:rtl/>
        </w:rPr>
        <w:t>רא</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שנו</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שנמצא</w:t>
      </w:r>
      <w:r w:rsidRPr="007435EB">
        <w:rPr>
          <w:rFonts w:ascii="Fb Fontext" w:hAnsi="Fb Fontext"/>
          <w:rtl/>
        </w:rPr>
        <w:t xml:space="preserve"> </w:t>
      </w:r>
      <w:r w:rsidRPr="007435EB">
        <w:rPr>
          <w:rFonts w:ascii="Fb Fontext" w:hAnsi="Fb Fontext" w:hint="cs"/>
          <w:rtl/>
        </w:rPr>
        <w:t>אחר</w:t>
      </w:r>
      <w:r w:rsidRPr="007435EB">
        <w:rPr>
          <w:rFonts w:ascii="Fb Fontext" w:hAnsi="Fb Fontext"/>
          <w:rtl/>
        </w:rPr>
        <w:t xml:space="preserve"> </w:t>
      </w:r>
      <w:r w:rsidRPr="007435EB">
        <w:rPr>
          <w:rFonts w:ascii="Fb Fontext" w:hAnsi="Fb Fontext" w:hint="cs"/>
          <w:rtl/>
        </w:rPr>
        <w:t>שחיטה</w:t>
      </w:r>
      <w:r w:rsidRPr="007435EB">
        <w:rPr>
          <w:rFonts w:ascii="Fb Fontext" w:hAnsi="Fb Fontext"/>
          <w:rtl/>
        </w:rPr>
        <w:t xml:space="preserve">, </w:t>
      </w:r>
      <w:r w:rsidRPr="007435EB">
        <w:rPr>
          <w:rFonts w:ascii="Fb Fontext" w:hAnsi="Fb Fontext" w:hint="cs"/>
          <w:rtl/>
        </w:rPr>
        <w:t>והמיר</w:t>
      </w:r>
      <w:r w:rsidRPr="007435EB">
        <w:rPr>
          <w:rFonts w:ascii="Fb Fontext" w:hAnsi="Fb Fontext"/>
          <w:rtl/>
        </w:rPr>
        <w:t xml:space="preserve"> </w:t>
      </w:r>
      <w:r w:rsidRPr="007435EB">
        <w:rPr>
          <w:rFonts w:ascii="Fb Fontext" w:hAnsi="Fb Fontext" w:hint="cs"/>
          <w:rtl/>
        </w:rPr>
        <w:t>בו</w:t>
      </w:r>
      <w:r w:rsidRPr="007435EB">
        <w:rPr>
          <w:rFonts w:ascii="Fb Fontext" w:hAnsi="Fb Fontext"/>
          <w:rtl/>
        </w:rPr>
        <w:t xml:space="preserve"> </w:t>
      </w:r>
      <w:r w:rsidRPr="007435EB">
        <w:rPr>
          <w:rFonts w:ascii="Fb Fontext" w:hAnsi="Fb Fontext" w:hint="cs"/>
          <w:rtl/>
        </w:rPr>
        <w:t>אחר</w:t>
      </w:r>
      <w:r w:rsidRPr="007435EB">
        <w:rPr>
          <w:rFonts w:ascii="Fb Fontext" w:hAnsi="Fb Fontext"/>
          <w:rtl/>
        </w:rPr>
        <w:t xml:space="preserve"> </w:t>
      </w:r>
      <w:r w:rsidRPr="007435EB">
        <w:rPr>
          <w:rFonts w:ascii="Fb Fontext" w:hAnsi="Fb Fontext" w:hint="cs"/>
          <w:rtl/>
        </w:rPr>
        <w:t>שחיטה</w:t>
      </w:r>
      <w:r w:rsidRPr="007435EB">
        <w:rPr>
          <w:rFonts w:ascii="Fb Fontext" w:hAnsi="Fb Fontext"/>
          <w:rtl/>
        </w:rPr>
        <w:t>.</w:t>
      </w:r>
    </w:p>
    <w:p w14:paraId="66CDB8FA" w14:textId="77777777" w:rsidR="00E8089F" w:rsidRPr="007435EB" w:rsidRDefault="00E8089F" w:rsidP="00E8089F">
      <w:pPr>
        <w:rPr>
          <w:rtl/>
        </w:rPr>
      </w:pPr>
      <w:r w:rsidRPr="007435EB">
        <w:rPr>
          <w:rFonts w:hint="cs"/>
          <w:rtl/>
        </w:rPr>
        <w:t>אבל</w:t>
      </w:r>
      <w:r w:rsidRPr="007435EB">
        <w:rPr>
          <w:rtl/>
        </w:rPr>
        <w:t xml:space="preserve"> </w:t>
      </w:r>
      <w:r w:rsidRPr="007435EB">
        <w:rPr>
          <w:rFonts w:hint="cs"/>
          <w:rtl/>
        </w:rPr>
        <w:t>נמצא</w:t>
      </w:r>
      <w:r w:rsidRPr="007435EB">
        <w:rPr>
          <w:rtl/>
        </w:rPr>
        <w:t xml:space="preserve"> </w:t>
      </w:r>
      <w:r w:rsidRPr="007435EB">
        <w:rPr>
          <w:rFonts w:hint="cs"/>
          <w:rtl/>
        </w:rPr>
        <w:t>קודם</w:t>
      </w:r>
      <w:r w:rsidRPr="007435EB">
        <w:rPr>
          <w:rtl/>
        </w:rPr>
        <w:t xml:space="preserve"> </w:t>
      </w:r>
      <w:r w:rsidRPr="007435EB">
        <w:rPr>
          <w:rFonts w:hint="cs"/>
          <w:rtl/>
        </w:rPr>
        <w:t>שחיטה</w:t>
      </w:r>
      <w:r w:rsidRPr="007435EB">
        <w:rPr>
          <w:rtl/>
        </w:rPr>
        <w:t xml:space="preserve"> </w:t>
      </w:r>
      <w:r w:rsidRPr="007435EB">
        <w:rPr>
          <w:rFonts w:hint="cs"/>
          <w:rtl/>
        </w:rPr>
        <w:t>והמיר</w:t>
      </w:r>
      <w:r w:rsidRPr="007435EB">
        <w:rPr>
          <w:rtl/>
        </w:rPr>
        <w:t xml:space="preserve"> </w:t>
      </w:r>
      <w:r w:rsidRPr="007435EB">
        <w:rPr>
          <w:rFonts w:hint="cs"/>
          <w:rtl/>
        </w:rPr>
        <w:t>בו</w:t>
      </w:r>
      <w:r w:rsidRPr="007435EB">
        <w:rPr>
          <w:rtl/>
        </w:rPr>
        <w:t xml:space="preserve"> </w:t>
      </w:r>
      <w:r w:rsidRPr="007435EB">
        <w:rPr>
          <w:rFonts w:hint="cs"/>
          <w:rtl/>
        </w:rPr>
        <w:t>אחר</w:t>
      </w:r>
      <w:r w:rsidRPr="007435EB">
        <w:rPr>
          <w:rtl/>
        </w:rPr>
        <w:t xml:space="preserve"> </w:t>
      </w:r>
      <w:r w:rsidRPr="007435EB">
        <w:rPr>
          <w:rFonts w:hint="cs"/>
          <w:rtl/>
        </w:rPr>
        <w:t>שחיטה</w:t>
      </w:r>
      <w:r w:rsidRPr="007435EB">
        <w:rPr>
          <w:rtl/>
        </w:rPr>
        <w:t xml:space="preserve"> - </w:t>
      </w:r>
      <w:r w:rsidRPr="007435EB">
        <w:rPr>
          <w:rFonts w:hint="cs"/>
          <w:rtl/>
        </w:rPr>
        <w:t>תמורתו</w:t>
      </w:r>
      <w:r w:rsidRPr="007435EB">
        <w:rPr>
          <w:rtl/>
        </w:rPr>
        <w:t xml:space="preserve"> </w:t>
      </w:r>
      <w:r w:rsidRPr="007435EB">
        <w:rPr>
          <w:rFonts w:hint="cs"/>
          <w:rtl/>
        </w:rPr>
        <w:t>מכח</w:t>
      </w:r>
      <w:r w:rsidRPr="007435EB">
        <w:rPr>
          <w:rtl/>
        </w:rPr>
        <w:t xml:space="preserve"> </w:t>
      </w:r>
      <w:r w:rsidRPr="007435EB">
        <w:rPr>
          <w:rFonts w:hint="cs"/>
          <w:rtl/>
        </w:rPr>
        <w:t>קדושה</w:t>
      </w:r>
      <w:r w:rsidRPr="007435EB">
        <w:rPr>
          <w:rtl/>
        </w:rPr>
        <w:t xml:space="preserve"> </w:t>
      </w:r>
      <w:r w:rsidRPr="007435EB">
        <w:rPr>
          <w:rFonts w:hint="cs"/>
          <w:rtl/>
        </w:rPr>
        <w:t>דחויה</w:t>
      </w:r>
      <w:r w:rsidRPr="007435EB">
        <w:rPr>
          <w:rtl/>
        </w:rPr>
        <w:t xml:space="preserve"> </w:t>
      </w:r>
      <w:r w:rsidRPr="007435EB">
        <w:rPr>
          <w:rFonts w:hint="cs"/>
          <w:rtl/>
        </w:rPr>
        <w:t>באה</w:t>
      </w:r>
      <w:r w:rsidRPr="007435EB">
        <w:rPr>
          <w:rtl/>
        </w:rPr>
        <w:t xml:space="preserve">, </w:t>
      </w:r>
      <w:r w:rsidRPr="007435EB">
        <w:rPr>
          <w:rFonts w:hint="cs"/>
          <w:rtl/>
        </w:rPr>
        <w:t>ולא</w:t>
      </w:r>
      <w:r w:rsidRPr="007435EB">
        <w:rPr>
          <w:rtl/>
        </w:rPr>
        <w:t xml:space="preserve"> </w:t>
      </w:r>
      <w:r w:rsidRPr="007435EB">
        <w:rPr>
          <w:rFonts w:hint="cs"/>
          <w:rtl/>
        </w:rPr>
        <w:t>קרבה</w:t>
      </w:r>
      <w:r w:rsidRPr="007435EB">
        <w:rPr>
          <w:rtl/>
        </w:rPr>
        <w:t>.</w:t>
      </w:r>
    </w:p>
    <w:p w14:paraId="7D3E4F78" w14:textId="77777777" w:rsidR="00E8089F" w:rsidRPr="007435EB" w:rsidRDefault="00E8089F" w:rsidP="00E8089F">
      <w:pPr>
        <w:rPr>
          <w:rtl/>
        </w:rPr>
      </w:pPr>
      <w:r w:rsidRPr="00F46A1C">
        <w:rPr>
          <w:rStyle w:val="affffd"/>
          <w:rFonts w:hint="cs"/>
          <w:rtl/>
        </w:rPr>
        <w:t>והך</w:t>
      </w:r>
      <w:r w:rsidRPr="007435EB">
        <w:rPr>
          <w:rFonts w:hint="cs"/>
          <w:rtl/>
        </w:rPr>
        <w:t xml:space="preserve"> </w:t>
      </w:r>
      <w:r w:rsidRPr="00AC0CB1">
        <w:rPr>
          <w:rStyle w:val="af2"/>
          <w:rFonts w:hint="cs"/>
          <w:rtl/>
        </w:rPr>
        <w:t>ד'אם</w:t>
      </w:r>
      <w:r w:rsidRPr="00AC0CB1">
        <w:rPr>
          <w:rStyle w:val="af2"/>
          <w:rtl/>
        </w:rPr>
        <w:t xml:space="preserve"> </w:t>
      </w:r>
      <w:r w:rsidRPr="00AC0CB1">
        <w:rPr>
          <w:rStyle w:val="af2"/>
          <w:rFonts w:hint="cs"/>
          <w:rtl/>
        </w:rPr>
        <w:t>כשב'</w:t>
      </w:r>
      <w:r w:rsidRPr="00AC0CB1">
        <w:rPr>
          <w:rStyle w:val="af2"/>
          <w:rtl/>
        </w:rPr>
        <w:t xml:space="preserve"> </w:t>
      </w:r>
      <w:r w:rsidRPr="007435EB">
        <w:rPr>
          <w:rtl/>
        </w:rPr>
        <w:t xml:space="preserve">- </w:t>
      </w:r>
      <w:r w:rsidRPr="007435EB">
        <w:rPr>
          <w:rFonts w:hint="cs"/>
          <w:rtl/>
        </w:rPr>
        <w:t>לרבות</w:t>
      </w:r>
      <w:r w:rsidRPr="007435EB">
        <w:rPr>
          <w:rtl/>
        </w:rPr>
        <w:t xml:space="preserve"> </w:t>
      </w:r>
      <w:r w:rsidRPr="007435EB">
        <w:rPr>
          <w:rFonts w:hint="cs"/>
          <w:rtl/>
        </w:rPr>
        <w:t>תמורת</w:t>
      </w:r>
      <w:r w:rsidRPr="007435EB">
        <w:rPr>
          <w:rtl/>
        </w:rPr>
        <w:t xml:space="preserve"> </w:t>
      </w:r>
      <w:r w:rsidRPr="007435EB">
        <w:rPr>
          <w:rFonts w:hint="cs"/>
          <w:rtl/>
        </w:rPr>
        <w:t>הפסח</w:t>
      </w:r>
      <w:r w:rsidRPr="007435EB">
        <w:rPr>
          <w:rtl/>
        </w:rPr>
        <w:t xml:space="preserve"> </w:t>
      </w:r>
      <w:r w:rsidRPr="007435EB">
        <w:rPr>
          <w:rFonts w:hint="cs"/>
          <w:rtl/>
        </w:rPr>
        <w:t>אחר</w:t>
      </w:r>
      <w:r w:rsidRPr="007435EB">
        <w:rPr>
          <w:rtl/>
        </w:rPr>
        <w:t xml:space="preserve"> </w:t>
      </w:r>
      <w:r w:rsidRPr="007435EB">
        <w:rPr>
          <w:rFonts w:hint="cs"/>
          <w:rtl/>
        </w:rPr>
        <w:t>הפסח</w:t>
      </w:r>
      <w:r w:rsidRPr="007435EB">
        <w:rPr>
          <w:rtl/>
        </w:rPr>
        <w:t xml:space="preserve">, </w:t>
      </w:r>
      <w:r w:rsidRPr="007435EB">
        <w:rPr>
          <w:rFonts w:hint="cs"/>
          <w:rtl/>
        </w:rPr>
        <w:t>שקרבה</w:t>
      </w:r>
      <w:r w:rsidRPr="007435EB">
        <w:rPr>
          <w:rtl/>
        </w:rPr>
        <w:t xml:space="preserve"> </w:t>
      </w:r>
      <w:r w:rsidRPr="007435EB">
        <w:rPr>
          <w:rFonts w:hint="cs"/>
          <w:rtl/>
        </w:rPr>
        <w:t>שלמים</w:t>
      </w:r>
      <w:r w:rsidRPr="007435EB">
        <w:rPr>
          <w:rtl/>
        </w:rPr>
        <w:t>.</w:t>
      </w:r>
    </w:p>
    <w:p w14:paraId="5A7BAA13" w14:textId="77777777" w:rsidR="00E8089F" w:rsidRPr="007435EB" w:rsidRDefault="00E8089F" w:rsidP="00E8089F">
      <w:pPr>
        <w:rPr>
          <w:rtl/>
        </w:rPr>
      </w:pPr>
      <w:r w:rsidRPr="007435EB">
        <w:rPr>
          <w:rFonts w:ascii="Fb Fontext" w:hAnsi="Fb Fontext" w:hint="cs"/>
          <w:sz w:val="20"/>
          <w:rtl/>
        </w:rPr>
        <w:t>לעולם</w:t>
      </w:r>
      <w:r w:rsidRPr="007435EB">
        <w:rPr>
          <w:rFonts w:ascii="Fb Fontext" w:hAnsi="Fb Fontext"/>
          <w:sz w:val="20"/>
          <w:rtl/>
        </w:rPr>
        <w:t xml:space="preserve"> </w:t>
      </w:r>
      <w:r w:rsidRPr="007435EB">
        <w:rPr>
          <w:rFonts w:ascii="Fb Fontext" w:hAnsi="Fb Fontext" w:hint="cs"/>
          <w:sz w:val="20"/>
          <w:rtl/>
        </w:rPr>
        <w:t>שנמצא</w:t>
      </w:r>
      <w:r w:rsidRPr="007435EB">
        <w:rPr>
          <w:rFonts w:ascii="Fb Fontext" w:hAnsi="Fb Fontext"/>
          <w:sz w:val="20"/>
          <w:rtl/>
        </w:rPr>
        <w:t xml:space="preserve"> </w:t>
      </w:r>
      <w:r w:rsidRPr="007435EB">
        <w:rPr>
          <w:rFonts w:ascii="Fb Fontext" w:hAnsi="Fb Fontext" w:hint="cs"/>
          <w:sz w:val="20"/>
          <w:rtl/>
        </w:rPr>
        <w:t>אחר</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w:t>
      </w:r>
      <w:r w:rsidRPr="007435EB">
        <w:rPr>
          <w:rFonts w:ascii="Fb Fontext" w:hAnsi="Fb Fontext" w:hint="cs"/>
          <w:sz w:val="20"/>
          <w:rtl/>
        </w:rPr>
        <w:t>והמיר</w:t>
      </w:r>
      <w:r w:rsidRPr="007435EB">
        <w:rPr>
          <w:rFonts w:ascii="Fb Fontext" w:hAnsi="Fb Fontext"/>
          <w:sz w:val="20"/>
          <w:rtl/>
        </w:rPr>
        <w:t xml:space="preserve"> </w:t>
      </w:r>
      <w:r w:rsidRPr="007435EB">
        <w:rPr>
          <w:rFonts w:ascii="Fb Fontext" w:hAnsi="Fb Fontext" w:hint="cs"/>
          <w:sz w:val="20"/>
          <w:rtl/>
        </w:rPr>
        <w:t>בו</w:t>
      </w:r>
      <w:r w:rsidRPr="007435EB">
        <w:rPr>
          <w:rFonts w:ascii="Fb Fontext" w:hAnsi="Fb Fontext"/>
          <w:sz w:val="20"/>
          <w:rtl/>
        </w:rPr>
        <w:t xml:space="preserve"> </w:t>
      </w:r>
      <w:r w:rsidRPr="007435EB">
        <w:rPr>
          <w:rFonts w:ascii="Fb Fontext" w:hAnsi="Fb Fontext" w:hint="cs"/>
          <w:sz w:val="20"/>
          <w:rtl/>
        </w:rPr>
        <w:t>אחר</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w:t>
      </w:r>
      <w:r w:rsidRPr="007435EB">
        <w:rPr>
          <w:rFonts w:ascii="Fb Fontext" w:hAnsi="Fb Fontext" w:hint="cs"/>
          <w:sz w:val="20"/>
          <w:rtl/>
        </w:rPr>
        <w:t>וקרא</w:t>
      </w:r>
      <w:r w:rsidRPr="007435EB">
        <w:rPr>
          <w:rFonts w:ascii="Fb Fontext" w:hAnsi="Fb Fontext"/>
          <w:sz w:val="20"/>
          <w:rtl/>
        </w:rPr>
        <w:t xml:space="preserve"> - </w:t>
      </w:r>
      <w:r w:rsidRPr="007435EB">
        <w:rPr>
          <w:rFonts w:ascii="Fb Fontext" w:hAnsi="Fb Fontext" w:hint="cs"/>
          <w:sz w:val="20"/>
          <w:rtl/>
        </w:rPr>
        <w:t>אסמכתא</w:t>
      </w:r>
      <w:r w:rsidRPr="007435EB">
        <w:rPr>
          <w:rFonts w:ascii="Fb Fontext" w:hAnsi="Fb Fontext"/>
          <w:sz w:val="20"/>
          <w:rtl/>
        </w:rPr>
        <w:t xml:space="preserve"> </w:t>
      </w:r>
      <w:r w:rsidRPr="007435EB">
        <w:rPr>
          <w:rFonts w:ascii="Fb Fontext" w:hAnsi="Fb Fontext" w:hint="cs"/>
          <w:sz w:val="20"/>
          <w:rtl/>
        </w:rPr>
        <w:t>בעלמא</w:t>
      </w:r>
      <w:r w:rsidRPr="007435EB">
        <w:rPr>
          <w:rFonts w:ascii="Fb Fontext" w:hAnsi="Fb Fontext"/>
          <w:sz w:val="20"/>
          <w:rtl/>
        </w:rPr>
        <w:t>.</w:t>
      </w:r>
    </w:p>
    <w:p w14:paraId="553881EE" w14:textId="77777777" w:rsidR="00E8089F" w:rsidRPr="007435EB" w:rsidRDefault="00E8089F" w:rsidP="00E8089F">
      <w:pPr>
        <w:rPr>
          <w:rtl/>
        </w:rPr>
      </w:pPr>
      <w:r w:rsidRPr="007435EB">
        <w:rPr>
          <w:rFonts w:ascii="Fb Fontext" w:hAnsi="Fb Fontext" w:hint="cs"/>
          <w:rtl/>
        </w:rPr>
        <w:t>וקרא בא לכדתניא</w:t>
      </w:r>
      <w:r w:rsidRPr="007435EB">
        <w:rPr>
          <w:rFonts w:ascii="Fb Fontext" w:hAnsi="Fb Fontext"/>
          <w:rtl/>
        </w:rPr>
        <w:t>:</w:t>
      </w:r>
      <w:r w:rsidRPr="00AC0CB1">
        <w:rPr>
          <w:rStyle w:val="af2"/>
          <w:rtl/>
        </w:rPr>
        <w:t xml:space="preserve"> </w:t>
      </w:r>
      <w:r w:rsidRPr="00AC0CB1">
        <w:rPr>
          <w:rStyle w:val="af2"/>
          <w:rFonts w:hint="cs"/>
          <w:rtl/>
        </w:rPr>
        <w:t>'כשב'</w:t>
      </w:r>
      <w:r w:rsidRPr="00AC0CB1">
        <w:rPr>
          <w:rStyle w:val="af2"/>
          <w:rtl/>
        </w:rPr>
        <w:t xml:space="preserve"> </w:t>
      </w:r>
      <w:r w:rsidRPr="007435EB">
        <w:rPr>
          <w:rFonts w:ascii="Fb Fontext" w:hAnsi="Fb Fontext"/>
          <w:rtl/>
        </w:rPr>
        <w:t xml:space="preserve">- </w:t>
      </w:r>
      <w:r w:rsidRPr="007435EB">
        <w:rPr>
          <w:rFonts w:ascii="Fb Fontext" w:hAnsi="Fb Fontext" w:hint="cs"/>
          <w:rtl/>
        </w:rPr>
        <w:t>לרבות</w:t>
      </w:r>
      <w:r w:rsidRPr="007435EB">
        <w:rPr>
          <w:rFonts w:ascii="Fb Fontext" w:hAnsi="Fb Fontext"/>
          <w:rtl/>
        </w:rPr>
        <w:t xml:space="preserve"> </w:t>
      </w:r>
      <w:r w:rsidRPr="007435EB">
        <w:rPr>
          <w:rFonts w:ascii="Fb Fontext" w:hAnsi="Fb Fontext" w:hint="cs"/>
          <w:rtl/>
        </w:rPr>
        <w:t>את</w:t>
      </w:r>
      <w:r w:rsidRPr="007435EB">
        <w:rPr>
          <w:rFonts w:ascii="Fb Fontext" w:hAnsi="Fb Fontext"/>
          <w:rtl/>
        </w:rPr>
        <w:t xml:space="preserve"> </w:t>
      </w:r>
      <w:r w:rsidRPr="007435EB">
        <w:rPr>
          <w:rFonts w:ascii="Fb Fontext" w:hAnsi="Fb Fontext" w:hint="cs"/>
          <w:rtl/>
        </w:rPr>
        <w:t>הפסח</w:t>
      </w:r>
      <w:r w:rsidRPr="007435EB">
        <w:rPr>
          <w:rFonts w:ascii="Fb Fontext" w:hAnsi="Fb Fontext"/>
          <w:rtl/>
        </w:rPr>
        <w:t xml:space="preserve"> </w:t>
      </w:r>
      <w:r w:rsidRPr="007435EB">
        <w:rPr>
          <w:rFonts w:ascii="Fb Fontext" w:hAnsi="Fb Fontext" w:hint="cs"/>
          <w:rtl/>
        </w:rPr>
        <w:t>לאליה</w:t>
      </w:r>
      <w:r w:rsidRPr="007435EB">
        <w:rPr>
          <w:rFonts w:ascii="Fb Fontext" w:hAnsi="Fb Fontext"/>
          <w:rtl/>
        </w:rPr>
        <w:t>.</w:t>
      </w:r>
    </w:p>
    <w:p w14:paraId="73DD57EE" w14:textId="77777777" w:rsidR="00E8089F" w:rsidRPr="007435EB" w:rsidRDefault="00E8089F" w:rsidP="00E8089F">
      <w:pPr>
        <w:rPr>
          <w:rtl/>
        </w:rPr>
      </w:pPr>
      <w:r w:rsidRPr="007435EB">
        <w:rPr>
          <w:rFonts w:hint="cs"/>
          <w:rtl/>
        </w:rPr>
        <w:t>כשהוא</w:t>
      </w:r>
      <w:r w:rsidRPr="007435EB">
        <w:rPr>
          <w:rtl/>
        </w:rPr>
        <w:t xml:space="preserve"> </w:t>
      </w:r>
      <w:r w:rsidRPr="007435EB">
        <w:rPr>
          <w:rFonts w:hint="cs"/>
          <w:rtl/>
        </w:rPr>
        <w:t>אומר</w:t>
      </w:r>
      <w:r w:rsidRPr="00AC0CB1">
        <w:rPr>
          <w:rStyle w:val="af2"/>
          <w:rtl/>
        </w:rPr>
        <w:t xml:space="preserve"> </w:t>
      </w:r>
      <w:r w:rsidRPr="00AC0CB1">
        <w:rPr>
          <w:rStyle w:val="af2"/>
          <w:rFonts w:hint="cs"/>
          <w:rtl/>
        </w:rPr>
        <w:t>'אם</w:t>
      </w:r>
      <w:r w:rsidRPr="00AC0CB1">
        <w:rPr>
          <w:rStyle w:val="af2"/>
          <w:rtl/>
        </w:rPr>
        <w:t xml:space="preserve"> </w:t>
      </w:r>
      <w:r w:rsidRPr="00AC0CB1">
        <w:rPr>
          <w:rStyle w:val="af2"/>
          <w:rFonts w:hint="cs"/>
          <w:rtl/>
        </w:rPr>
        <w:t>כשב'</w:t>
      </w:r>
      <w:r w:rsidRPr="00AC0CB1">
        <w:rPr>
          <w:rStyle w:val="af2"/>
          <w:rtl/>
        </w:rPr>
        <w:t xml:space="preserve"> </w:t>
      </w:r>
      <w:r w:rsidRPr="007435EB">
        <w:rPr>
          <w:rtl/>
        </w:rPr>
        <w:t xml:space="preserve">- </w:t>
      </w:r>
      <w:r w:rsidRPr="007435EB">
        <w:rPr>
          <w:rFonts w:hint="cs"/>
          <w:rtl/>
        </w:rPr>
        <w:t>לרבות</w:t>
      </w:r>
      <w:r w:rsidRPr="007435EB">
        <w:rPr>
          <w:rtl/>
        </w:rPr>
        <w:t xml:space="preserve"> </w:t>
      </w:r>
      <w:r w:rsidRPr="007435EB">
        <w:rPr>
          <w:rFonts w:hint="cs"/>
          <w:rtl/>
        </w:rPr>
        <w:t>פסח</w:t>
      </w:r>
      <w:r w:rsidRPr="007435EB">
        <w:rPr>
          <w:rtl/>
        </w:rPr>
        <w:t xml:space="preserve"> </w:t>
      </w:r>
      <w:r w:rsidRPr="007435EB">
        <w:rPr>
          <w:rFonts w:hint="cs"/>
          <w:rtl/>
        </w:rPr>
        <w:t>שעברה</w:t>
      </w:r>
      <w:r w:rsidRPr="007435EB">
        <w:rPr>
          <w:rtl/>
        </w:rPr>
        <w:t xml:space="preserve"> </w:t>
      </w:r>
      <w:r w:rsidRPr="007435EB">
        <w:rPr>
          <w:rFonts w:hint="cs"/>
          <w:rtl/>
        </w:rPr>
        <w:t>שנתו</w:t>
      </w:r>
      <w:r w:rsidRPr="007435EB">
        <w:rPr>
          <w:rtl/>
        </w:rPr>
        <w:t>.</w:t>
      </w:r>
    </w:p>
    <w:p w14:paraId="0D8348D0" w14:textId="77777777" w:rsidR="00E8089F" w:rsidRPr="007435EB" w:rsidRDefault="00E8089F" w:rsidP="00E8089F">
      <w:pPr>
        <w:rPr>
          <w:rtl/>
        </w:rPr>
      </w:pPr>
      <w:r w:rsidRPr="007435EB">
        <w:rPr>
          <w:rFonts w:hint="cs"/>
          <w:rtl/>
        </w:rPr>
        <w:t>ושלמים</w:t>
      </w:r>
      <w:r w:rsidRPr="007435EB">
        <w:rPr>
          <w:rtl/>
        </w:rPr>
        <w:t xml:space="preserve"> </w:t>
      </w:r>
      <w:r w:rsidRPr="007435EB">
        <w:rPr>
          <w:rFonts w:hint="cs"/>
          <w:rtl/>
        </w:rPr>
        <w:t>הבאין</w:t>
      </w:r>
      <w:r w:rsidRPr="007435EB">
        <w:rPr>
          <w:rtl/>
        </w:rPr>
        <w:t xml:space="preserve"> </w:t>
      </w:r>
      <w:r w:rsidRPr="007435EB">
        <w:rPr>
          <w:rFonts w:hint="cs"/>
          <w:rtl/>
        </w:rPr>
        <w:t>מחמת</w:t>
      </w:r>
      <w:r w:rsidRPr="007435EB">
        <w:rPr>
          <w:rtl/>
        </w:rPr>
        <w:t xml:space="preserve"> </w:t>
      </w:r>
      <w:r w:rsidRPr="007435EB">
        <w:rPr>
          <w:rFonts w:hint="cs"/>
          <w:rtl/>
        </w:rPr>
        <w:t>פסח</w:t>
      </w:r>
      <w:r w:rsidRPr="007435EB">
        <w:rPr>
          <w:rtl/>
        </w:rPr>
        <w:t xml:space="preserve"> </w:t>
      </w:r>
      <w:r w:rsidRPr="007435EB">
        <w:rPr>
          <w:rFonts w:hint="cs"/>
          <w:rtl/>
        </w:rPr>
        <w:t>לכל</w:t>
      </w:r>
      <w:r w:rsidRPr="007435EB">
        <w:rPr>
          <w:rtl/>
        </w:rPr>
        <w:t xml:space="preserve"> </w:t>
      </w:r>
      <w:r w:rsidRPr="007435EB">
        <w:rPr>
          <w:rFonts w:hint="cs"/>
          <w:rtl/>
        </w:rPr>
        <w:t>מצות</w:t>
      </w:r>
      <w:r w:rsidRPr="007435EB">
        <w:rPr>
          <w:rtl/>
        </w:rPr>
        <w:t xml:space="preserve"> </w:t>
      </w:r>
      <w:r w:rsidRPr="007435EB">
        <w:rPr>
          <w:rFonts w:hint="cs"/>
          <w:rtl/>
        </w:rPr>
        <w:t>שלמים</w:t>
      </w:r>
      <w:r w:rsidRPr="007435EB">
        <w:rPr>
          <w:rtl/>
        </w:rPr>
        <w:t xml:space="preserve">, </w:t>
      </w:r>
      <w:r w:rsidRPr="007435EB">
        <w:rPr>
          <w:rFonts w:hint="cs"/>
          <w:rtl/>
        </w:rPr>
        <w:t>שטעון</w:t>
      </w:r>
      <w:r w:rsidRPr="007435EB">
        <w:rPr>
          <w:rtl/>
        </w:rPr>
        <w:t xml:space="preserve"> </w:t>
      </w:r>
      <w:r w:rsidRPr="007435EB">
        <w:rPr>
          <w:rFonts w:hint="cs"/>
          <w:rtl/>
        </w:rPr>
        <w:t>סמיכה</w:t>
      </w:r>
      <w:r w:rsidRPr="007435EB">
        <w:rPr>
          <w:rtl/>
        </w:rPr>
        <w:t xml:space="preserve">, </w:t>
      </w:r>
      <w:r w:rsidRPr="007435EB">
        <w:rPr>
          <w:rFonts w:hint="cs"/>
          <w:rtl/>
        </w:rPr>
        <w:t>ונסכים</w:t>
      </w:r>
      <w:r w:rsidRPr="007435EB">
        <w:rPr>
          <w:rtl/>
        </w:rPr>
        <w:t xml:space="preserve">, </w:t>
      </w:r>
      <w:r w:rsidRPr="007435EB">
        <w:rPr>
          <w:rFonts w:hint="cs"/>
          <w:rtl/>
        </w:rPr>
        <w:t>ותנופת</w:t>
      </w:r>
      <w:r w:rsidRPr="007435EB">
        <w:rPr>
          <w:rtl/>
        </w:rPr>
        <w:t xml:space="preserve"> </w:t>
      </w:r>
      <w:r w:rsidRPr="007435EB">
        <w:rPr>
          <w:rFonts w:hint="cs"/>
          <w:rtl/>
        </w:rPr>
        <w:t>חזה</w:t>
      </w:r>
      <w:r w:rsidRPr="007435EB">
        <w:rPr>
          <w:rtl/>
        </w:rPr>
        <w:t xml:space="preserve"> </w:t>
      </w:r>
      <w:r w:rsidRPr="007435EB">
        <w:rPr>
          <w:rFonts w:hint="cs"/>
          <w:rtl/>
        </w:rPr>
        <w:t>ושוק</w:t>
      </w:r>
      <w:r w:rsidRPr="007435EB">
        <w:rPr>
          <w:rtl/>
        </w:rPr>
        <w:t>.</w:t>
      </w:r>
    </w:p>
    <w:p w14:paraId="008D1714" w14:textId="77777777" w:rsidR="00E8089F" w:rsidRPr="007435EB" w:rsidRDefault="00E8089F" w:rsidP="00E8089F">
      <w:pPr>
        <w:rPr>
          <w:rtl/>
        </w:rPr>
      </w:pPr>
      <w:r w:rsidRPr="00AC0CB1">
        <w:rPr>
          <w:rStyle w:val="af2"/>
          <w:rFonts w:hint="cs"/>
          <w:rtl/>
        </w:rPr>
        <w:t>'ואם</w:t>
      </w:r>
      <w:r w:rsidRPr="00AC0CB1">
        <w:rPr>
          <w:rStyle w:val="af2"/>
          <w:rtl/>
        </w:rPr>
        <w:t xml:space="preserve"> </w:t>
      </w:r>
      <w:r w:rsidRPr="00AC0CB1">
        <w:rPr>
          <w:rStyle w:val="af2"/>
          <w:rFonts w:hint="cs"/>
          <w:rtl/>
        </w:rPr>
        <w:t>עז'</w:t>
      </w:r>
      <w:r w:rsidRPr="00AC0CB1">
        <w:rPr>
          <w:rStyle w:val="af2"/>
          <w:rtl/>
        </w:rPr>
        <w:t xml:space="preserve"> </w:t>
      </w:r>
      <w:r w:rsidRPr="007435EB">
        <w:rPr>
          <w:rFonts w:ascii="Fb Fontext" w:hAnsi="Fb Fontext"/>
          <w:sz w:val="20"/>
          <w:rtl/>
        </w:rPr>
        <w:t xml:space="preserve">- </w:t>
      </w:r>
      <w:r w:rsidRPr="007435EB">
        <w:rPr>
          <w:rFonts w:ascii="Fb Fontext" w:hAnsi="Fb Fontext" w:hint="cs"/>
          <w:sz w:val="20"/>
          <w:rtl/>
        </w:rPr>
        <w:t>הפסיק</w:t>
      </w:r>
      <w:r w:rsidRPr="007435EB">
        <w:rPr>
          <w:rFonts w:ascii="Fb Fontext" w:hAnsi="Fb Fontext"/>
          <w:sz w:val="20"/>
          <w:rtl/>
        </w:rPr>
        <w:t xml:space="preserve"> </w:t>
      </w:r>
      <w:r w:rsidRPr="007435EB">
        <w:rPr>
          <w:rFonts w:ascii="Fb Fontext" w:hAnsi="Fb Fontext" w:hint="cs"/>
          <w:sz w:val="20"/>
          <w:rtl/>
        </w:rPr>
        <w:t>הענין</w:t>
      </w:r>
      <w:r w:rsidRPr="007435EB">
        <w:rPr>
          <w:rFonts w:ascii="Fb Fontext" w:hAnsi="Fb Fontext"/>
          <w:sz w:val="20"/>
          <w:rtl/>
        </w:rPr>
        <w:t xml:space="preserve">, </w:t>
      </w:r>
      <w:r w:rsidRPr="007435EB">
        <w:rPr>
          <w:rFonts w:ascii="Fb Fontext" w:hAnsi="Fb Fontext" w:hint="cs"/>
          <w:sz w:val="20"/>
          <w:rtl/>
        </w:rPr>
        <w:t>לימד</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העז</w:t>
      </w:r>
      <w:r w:rsidRPr="007435EB">
        <w:rPr>
          <w:rFonts w:ascii="Fb Fontext" w:hAnsi="Fb Fontext"/>
          <w:sz w:val="20"/>
          <w:rtl/>
        </w:rPr>
        <w:t xml:space="preserve"> </w:t>
      </w:r>
      <w:r w:rsidRPr="007435EB">
        <w:rPr>
          <w:rFonts w:ascii="Fb Fontext" w:hAnsi="Fb Fontext" w:hint="cs"/>
          <w:sz w:val="20"/>
          <w:rtl/>
        </w:rPr>
        <w:t>שאין</w:t>
      </w:r>
      <w:r w:rsidRPr="007435EB">
        <w:rPr>
          <w:rFonts w:ascii="Fb Fontext" w:hAnsi="Fb Fontext"/>
          <w:sz w:val="20"/>
          <w:rtl/>
        </w:rPr>
        <w:t xml:space="preserve"> </w:t>
      </w:r>
      <w:r w:rsidRPr="007435EB">
        <w:rPr>
          <w:rFonts w:ascii="Fb Fontext" w:hAnsi="Fb Fontext" w:hint="cs"/>
          <w:sz w:val="20"/>
          <w:rtl/>
        </w:rPr>
        <w:t>טעונה</w:t>
      </w:r>
      <w:r w:rsidRPr="007435EB">
        <w:rPr>
          <w:rFonts w:ascii="Fb Fontext" w:hAnsi="Fb Fontext"/>
          <w:sz w:val="20"/>
          <w:rtl/>
        </w:rPr>
        <w:t xml:space="preserve"> </w:t>
      </w:r>
      <w:r w:rsidRPr="007435EB">
        <w:rPr>
          <w:rFonts w:ascii="Fb Fontext" w:hAnsi="Fb Fontext" w:hint="cs"/>
          <w:sz w:val="20"/>
          <w:rtl/>
        </w:rPr>
        <w:t>אליה</w:t>
      </w:r>
      <w:r w:rsidRPr="007435EB">
        <w:rPr>
          <w:rFonts w:ascii="Fb Fontext" w:hAnsi="Fb Fontext"/>
          <w:sz w:val="20"/>
          <w:rtl/>
        </w:rPr>
        <w:t>.</w:t>
      </w:r>
    </w:p>
    <w:p w14:paraId="3FBB00A1" w14:textId="77777777" w:rsidR="00E8089F" w:rsidRPr="007435EB" w:rsidRDefault="00E8089F" w:rsidP="00E8089F">
      <w:pPr>
        <w:rPr>
          <w:rtl/>
        </w:rPr>
      </w:pPr>
      <w:r w:rsidRPr="007435EB">
        <w:rPr>
          <w:rFonts w:ascii="Fb Fontext" w:hAnsi="Fb Fontext" w:hint="cs"/>
          <w:rtl/>
        </w:rPr>
        <w:t>איכא</w:t>
      </w:r>
      <w:r w:rsidRPr="007435EB">
        <w:rPr>
          <w:rFonts w:ascii="Fb Fontext" w:hAnsi="Fb Fontext"/>
          <w:rtl/>
        </w:rPr>
        <w:t xml:space="preserve"> </w:t>
      </w:r>
      <w:r w:rsidRPr="007435EB">
        <w:rPr>
          <w:rFonts w:ascii="Fb Fontext" w:hAnsi="Fb Fontext" w:hint="cs"/>
          <w:rtl/>
        </w:rPr>
        <w:t>דמתני</w:t>
      </w:r>
      <w:r w:rsidRPr="007435EB">
        <w:rPr>
          <w:rFonts w:ascii="Fb Fontext" w:hAnsi="Fb Fontext"/>
          <w:rtl/>
        </w:rPr>
        <w:t xml:space="preserve"> </w:t>
      </w:r>
      <w:r w:rsidRPr="007435EB">
        <w:rPr>
          <w:rFonts w:ascii="Fb Fontext" w:hAnsi="Fb Fontext" w:hint="cs"/>
          <w:rtl/>
        </w:rPr>
        <w:t>ארישא</w:t>
      </w:r>
      <w:r w:rsidRPr="007435EB">
        <w:rPr>
          <w:rFonts w:ascii="Fb Fontext" w:hAnsi="Fb Fontext"/>
          <w:rtl/>
        </w:rPr>
        <w:t>:</w:t>
      </w:r>
    </w:p>
    <w:p w14:paraId="0413FA55" w14:textId="77777777" w:rsidR="00E8089F" w:rsidRPr="007435EB" w:rsidRDefault="00E8089F" w:rsidP="00E8089F">
      <w:pPr>
        <w:rPr>
          <w:rtl/>
        </w:rPr>
      </w:pPr>
      <w:r w:rsidRPr="007435EB">
        <w:rPr>
          <w:rFonts w:hint="cs"/>
          <w:rtl/>
        </w:rPr>
        <w:t>הפסח</w:t>
      </w:r>
      <w:r w:rsidRPr="007435EB">
        <w:rPr>
          <w:rtl/>
        </w:rPr>
        <w:t xml:space="preserve"> </w:t>
      </w:r>
      <w:r w:rsidRPr="007435EB">
        <w:rPr>
          <w:rFonts w:hint="cs"/>
          <w:rtl/>
        </w:rPr>
        <w:t>שנמצא</w:t>
      </w:r>
      <w:r w:rsidRPr="007435EB">
        <w:rPr>
          <w:rtl/>
        </w:rPr>
        <w:t xml:space="preserve"> </w:t>
      </w:r>
      <w:r w:rsidRPr="007435EB">
        <w:rPr>
          <w:rFonts w:hint="cs"/>
          <w:rtl/>
        </w:rPr>
        <w:t>קודם</w:t>
      </w:r>
      <w:r w:rsidRPr="007435EB">
        <w:rPr>
          <w:rtl/>
        </w:rPr>
        <w:t xml:space="preserve"> </w:t>
      </w:r>
      <w:r w:rsidRPr="007435EB">
        <w:rPr>
          <w:rFonts w:hint="cs"/>
          <w:rtl/>
        </w:rPr>
        <w:t>שחיטת</w:t>
      </w:r>
      <w:r w:rsidRPr="007435EB">
        <w:rPr>
          <w:rtl/>
        </w:rPr>
        <w:t xml:space="preserve"> </w:t>
      </w:r>
      <w:r w:rsidRPr="007435EB">
        <w:rPr>
          <w:rFonts w:hint="cs"/>
          <w:rtl/>
        </w:rPr>
        <w:t>הפסח</w:t>
      </w:r>
      <w:r w:rsidRPr="007435EB">
        <w:rPr>
          <w:rtl/>
        </w:rPr>
        <w:t xml:space="preserve"> </w:t>
      </w:r>
      <w:r w:rsidRPr="007435EB">
        <w:rPr>
          <w:rFonts w:hint="cs"/>
          <w:rtl/>
        </w:rPr>
        <w:t>ירעה</w:t>
      </w:r>
      <w:r w:rsidRPr="007435EB">
        <w:rPr>
          <w:rtl/>
        </w:rPr>
        <w:t xml:space="preserve"> </w:t>
      </w:r>
      <w:r w:rsidRPr="007435EB">
        <w:rPr>
          <w:rFonts w:hint="cs"/>
          <w:rtl/>
        </w:rPr>
        <w:t>עד</w:t>
      </w:r>
      <w:r w:rsidRPr="007435EB">
        <w:rPr>
          <w:rtl/>
        </w:rPr>
        <w:t xml:space="preserve"> </w:t>
      </w:r>
      <w:r w:rsidRPr="007435EB">
        <w:rPr>
          <w:rFonts w:hint="cs"/>
          <w:rtl/>
        </w:rPr>
        <w:t>שיסתאב</w:t>
      </w:r>
      <w:r w:rsidRPr="007435EB">
        <w:rPr>
          <w:rtl/>
        </w:rPr>
        <w:t xml:space="preserve">, </w:t>
      </w:r>
      <w:r w:rsidRPr="007435EB">
        <w:rPr>
          <w:rFonts w:hint="cs"/>
          <w:rtl/>
        </w:rPr>
        <w:t>וימכר</w:t>
      </w:r>
      <w:r w:rsidRPr="007435EB">
        <w:rPr>
          <w:rtl/>
        </w:rPr>
        <w:t xml:space="preserve">, </w:t>
      </w:r>
      <w:r w:rsidRPr="007435EB">
        <w:rPr>
          <w:rFonts w:hint="cs"/>
          <w:rtl/>
        </w:rPr>
        <w:t>ויביא</w:t>
      </w:r>
      <w:r w:rsidRPr="007435EB">
        <w:rPr>
          <w:rtl/>
        </w:rPr>
        <w:t xml:space="preserve"> </w:t>
      </w:r>
      <w:r w:rsidRPr="007435EB">
        <w:rPr>
          <w:rFonts w:hint="cs"/>
          <w:rtl/>
        </w:rPr>
        <w:t>בדמיו</w:t>
      </w:r>
      <w:r w:rsidRPr="007435EB">
        <w:rPr>
          <w:rtl/>
        </w:rPr>
        <w:t xml:space="preserve"> </w:t>
      </w:r>
      <w:r w:rsidRPr="007435EB">
        <w:rPr>
          <w:rFonts w:hint="cs"/>
          <w:rtl/>
        </w:rPr>
        <w:t>שלמים</w:t>
      </w:r>
      <w:r w:rsidRPr="007435EB">
        <w:rPr>
          <w:rtl/>
        </w:rPr>
        <w:t xml:space="preserve">, </w:t>
      </w:r>
      <w:r w:rsidRPr="007435EB">
        <w:rPr>
          <w:rFonts w:hint="cs"/>
          <w:rtl/>
        </w:rPr>
        <w:t>וכן</w:t>
      </w:r>
      <w:r w:rsidRPr="007435EB">
        <w:rPr>
          <w:rtl/>
        </w:rPr>
        <w:t xml:space="preserve"> </w:t>
      </w:r>
      <w:r w:rsidRPr="007435EB">
        <w:rPr>
          <w:rFonts w:hint="cs"/>
          <w:rtl/>
        </w:rPr>
        <w:t>תמורתו</w:t>
      </w:r>
      <w:r w:rsidRPr="007435EB">
        <w:rPr>
          <w:rtl/>
        </w:rPr>
        <w:t>.</w:t>
      </w:r>
    </w:p>
    <w:p w14:paraId="0D7745A8" w14:textId="77777777" w:rsidR="00C12991" w:rsidRPr="007435EB" w:rsidRDefault="00C12991" w:rsidP="00C12991">
      <w:pPr>
        <w:rPr>
          <w:rtl/>
        </w:rPr>
      </w:pPr>
    </w:p>
    <w:p w14:paraId="33B7E90B" w14:textId="77777777" w:rsidR="00E8089F" w:rsidRPr="005C3FF1" w:rsidRDefault="00C12991" w:rsidP="00C12991">
      <w:pPr>
        <w:rPr>
          <w:rStyle w:val="afffa"/>
          <w:rtl/>
        </w:rPr>
      </w:pPr>
      <w:r w:rsidRPr="005C3FF1">
        <w:rPr>
          <w:rStyle w:val="afffa"/>
          <w:rFonts w:hint="cs"/>
          <w:rtl/>
        </w:rPr>
        <w:t>רבא</w:t>
      </w:r>
      <w:r w:rsidR="00E8089F" w:rsidRPr="005C3FF1">
        <w:rPr>
          <w:rStyle w:val="afffa"/>
          <w:rtl/>
        </w:rPr>
        <w:t xml:space="preserve">: </w:t>
      </w:r>
      <w:r w:rsidR="00E8089F" w:rsidRPr="005C3FF1">
        <w:rPr>
          <w:rStyle w:val="afffa"/>
          <w:rFonts w:hint="cs"/>
          <w:rtl/>
        </w:rPr>
        <w:t>לא</w:t>
      </w:r>
      <w:r w:rsidR="00E8089F" w:rsidRPr="005C3FF1">
        <w:rPr>
          <w:rStyle w:val="afffa"/>
          <w:rtl/>
        </w:rPr>
        <w:t xml:space="preserve"> </w:t>
      </w:r>
      <w:r w:rsidR="00E8089F" w:rsidRPr="005C3FF1">
        <w:rPr>
          <w:rStyle w:val="afffa"/>
          <w:rFonts w:hint="cs"/>
          <w:rtl/>
        </w:rPr>
        <w:t>שנו</w:t>
      </w:r>
      <w:r w:rsidR="00E8089F" w:rsidRPr="005C3FF1">
        <w:rPr>
          <w:rStyle w:val="afffa"/>
          <w:rtl/>
        </w:rPr>
        <w:t xml:space="preserve"> </w:t>
      </w:r>
      <w:r w:rsidR="00E8089F" w:rsidRPr="005C3FF1">
        <w:rPr>
          <w:rStyle w:val="afffa"/>
          <w:rFonts w:hint="cs"/>
          <w:rtl/>
        </w:rPr>
        <w:t>אלא</w:t>
      </w:r>
      <w:r w:rsidR="00E8089F" w:rsidRPr="005C3FF1">
        <w:rPr>
          <w:rStyle w:val="afffa"/>
          <w:rtl/>
        </w:rPr>
        <w:t xml:space="preserve"> </w:t>
      </w:r>
      <w:r w:rsidR="00E8089F" w:rsidRPr="005C3FF1">
        <w:rPr>
          <w:rStyle w:val="afffa"/>
          <w:rFonts w:hint="cs"/>
          <w:rtl/>
        </w:rPr>
        <w:t>שנמצא</w:t>
      </w:r>
      <w:r w:rsidR="00E8089F" w:rsidRPr="005C3FF1">
        <w:rPr>
          <w:rStyle w:val="afffa"/>
          <w:rtl/>
        </w:rPr>
        <w:t xml:space="preserve"> </w:t>
      </w:r>
      <w:r w:rsidR="00E8089F" w:rsidRPr="005C3FF1">
        <w:rPr>
          <w:rStyle w:val="afffa"/>
          <w:rFonts w:hint="cs"/>
          <w:rtl/>
        </w:rPr>
        <w:t>קודם</w:t>
      </w:r>
      <w:r w:rsidR="00E8089F" w:rsidRPr="005C3FF1">
        <w:rPr>
          <w:rStyle w:val="afffa"/>
          <w:rtl/>
        </w:rPr>
        <w:t xml:space="preserve"> </w:t>
      </w:r>
      <w:r w:rsidR="00E8089F" w:rsidRPr="005C3FF1">
        <w:rPr>
          <w:rStyle w:val="afffa"/>
          <w:rFonts w:hint="cs"/>
          <w:rtl/>
        </w:rPr>
        <w:t>שחיטה</w:t>
      </w:r>
      <w:r w:rsidR="00E8089F" w:rsidRPr="005C3FF1">
        <w:rPr>
          <w:rStyle w:val="afffa"/>
          <w:rtl/>
        </w:rPr>
        <w:t xml:space="preserve">, </w:t>
      </w:r>
      <w:r w:rsidR="00E8089F" w:rsidRPr="005C3FF1">
        <w:rPr>
          <w:rStyle w:val="afffa"/>
          <w:rFonts w:hint="cs"/>
          <w:rtl/>
        </w:rPr>
        <w:t>והמיר</w:t>
      </w:r>
      <w:r w:rsidR="00E8089F" w:rsidRPr="005C3FF1">
        <w:rPr>
          <w:rStyle w:val="afffa"/>
          <w:rtl/>
        </w:rPr>
        <w:t xml:space="preserve"> </w:t>
      </w:r>
      <w:r w:rsidR="00E8089F" w:rsidRPr="005C3FF1">
        <w:rPr>
          <w:rStyle w:val="afffa"/>
          <w:rFonts w:hint="cs"/>
          <w:rtl/>
        </w:rPr>
        <w:t>בו</w:t>
      </w:r>
      <w:r w:rsidR="00E8089F" w:rsidRPr="005C3FF1">
        <w:rPr>
          <w:rStyle w:val="afffa"/>
          <w:rtl/>
        </w:rPr>
        <w:t xml:space="preserve"> </w:t>
      </w:r>
      <w:r w:rsidR="00E8089F" w:rsidRPr="005C3FF1">
        <w:rPr>
          <w:rStyle w:val="afffa"/>
          <w:rFonts w:hint="cs"/>
          <w:rtl/>
        </w:rPr>
        <w:t>קודם</w:t>
      </w:r>
      <w:r w:rsidR="00E8089F" w:rsidRPr="005C3FF1">
        <w:rPr>
          <w:rStyle w:val="afffa"/>
          <w:rtl/>
        </w:rPr>
        <w:t xml:space="preserve"> </w:t>
      </w:r>
      <w:r w:rsidR="00E8089F" w:rsidRPr="005C3FF1">
        <w:rPr>
          <w:rStyle w:val="afffa"/>
          <w:rFonts w:hint="cs"/>
          <w:rtl/>
        </w:rPr>
        <w:t>שחיטה</w:t>
      </w:r>
      <w:r w:rsidR="00E8089F" w:rsidRPr="005C3FF1">
        <w:rPr>
          <w:rStyle w:val="afffa"/>
          <w:rtl/>
        </w:rPr>
        <w:t>.</w:t>
      </w:r>
    </w:p>
    <w:p w14:paraId="31740883" w14:textId="77777777" w:rsidR="00E8089F" w:rsidRPr="007435EB" w:rsidRDefault="00E8089F" w:rsidP="00E8089F">
      <w:pPr>
        <w:rPr>
          <w:rtl/>
        </w:rPr>
      </w:pPr>
      <w:r w:rsidRPr="007435EB">
        <w:rPr>
          <w:rFonts w:hint="cs"/>
          <w:rtl/>
        </w:rPr>
        <w:t>אבל</w:t>
      </w:r>
      <w:r w:rsidRPr="007435EB">
        <w:rPr>
          <w:rtl/>
        </w:rPr>
        <w:t xml:space="preserve"> </w:t>
      </w:r>
      <w:r w:rsidRPr="007435EB">
        <w:rPr>
          <w:rFonts w:hint="cs"/>
          <w:rtl/>
        </w:rPr>
        <w:t>נמצא</w:t>
      </w:r>
      <w:r w:rsidRPr="007435EB">
        <w:rPr>
          <w:rtl/>
        </w:rPr>
        <w:t xml:space="preserve"> </w:t>
      </w:r>
      <w:r w:rsidRPr="007435EB">
        <w:rPr>
          <w:rFonts w:hint="cs"/>
          <w:rtl/>
        </w:rPr>
        <w:t>קודם</w:t>
      </w:r>
      <w:r w:rsidRPr="007435EB">
        <w:rPr>
          <w:rtl/>
        </w:rPr>
        <w:t xml:space="preserve"> </w:t>
      </w:r>
      <w:r w:rsidRPr="007435EB">
        <w:rPr>
          <w:rFonts w:hint="cs"/>
          <w:rtl/>
        </w:rPr>
        <w:t>שחיטה</w:t>
      </w:r>
      <w:r w:rsidRPr="007435EB">
        <w:rPr>
          <w:rtl/>
        </w:rPr>
        <w:t xml:space="preserve"> </w:t>
      </w:r>
      <w:r w:rsidRPr="007435EB">
        <w:rPr>
          <w:rFonts w:hint="cs"/>
          <w:rtl/>
        </w:rPr>
        <w:t>והמיר</w:t>
      </w:r>
      <w:r w:rsidRPr="007435EB">
        <w:rPr>
          <w:rtl/>
        </w:rPr>
        <w:t xml:space="preserve"> </w:t>
      </w:r>
      <w:r w:rsidRPr="007435EB">
        <w:rPr>
          <w:rFonts w:hint="cs"/>
          <w:rtl/>
        </w:rPr>
        <w:t>בו</w:t>
      </w:r>
      <w:r w:rsidRPr="007435EB">
        <w:rPr>
          <w:rtl/>
        </w:rPr>
        <w:t xml:space="preserve"> </w:t>
      </w:r>
      <w:r w:rsidRPr="007435EB">
        <w:rPr>
          <w:rFonts w:hint="cs"/>
          <w:rtl/>
        </w:rPr>
        <w:t>אחר</w:t>
      </w:r>
      <w:r w:rsidRPr="007435EB">
        <w:rPr>
          <w:rtl/>
        </w:rPr>
        <w:t xml:space="preserve"> </w:t>
      </w:r>
      <w:r w:rsidRPr="007435EB">
        <w:rPr>
          <w:rFonts w:hint="cs"/>
          <w:rtl/>
        </w:rPr>
        <w:t>שחיטה</w:t>
      </w:r>
      <w:r w:rsidRPr="007435EB">
        <w:rPr>
          <w:rtl/>
        </w:rPr>
        <w:t xml:space="preserve"> - </w:t>
      </w:r>
      <w:r w:rsidRPr="007435EB">
        <w:rPr>
          <w:rFonts w:hint="cs"/>
          <w:rtl/>
        </w:rPr>
        <w:t>תמורתו</w:t>
      </w:r>
      <w:r w:rsidRPr="007435EB">
        <w:rPr>
          <w:rtl/>
        </w:rPr>
        <w:t xml:space="preserve"> </w:t>
      </w:r>
      <w:r w:rsidRPr="007435EB">
        <w:rPr>
          <w:rFonts w:hint="cs"/>
          <w:rtl/>
        </w:rPr>
        <w:t>קריבה</w:t>
      </w:r>
      <w:r w:rsidRPr="007435EB">
        <w:rPr>
          <w:rtl/>
        </w:rPr>
        <w:t xml:space="preserve"> </w:t>
      </w:r>
      <w:r w:rsidRPr="005C3FF1">
        <w:rPr>
          <w:rStyle w:val="afffa"/>
          <w:rFonts w:hint="cs"/>
          <w:rtl/>
        </w:rPr>
        <w:t>שלמים</w:t>
      </w:r>
      <w:r w:rsidRPr="007435EB">
        <w:rPr>
          <w:rtl/>
        </w:rPr>
        <w:t>.</w:t>
      </w:r>
    </w:p>
    <w:p w14:paraId="4B77684D" w14:textId="77777777" w:rsidR="00E8089F" w:rsidRPr="007435EB" w:rsidRDefault="00E8089F" w:rsidP="00E8089F">
      <w:pPr>
        <w:rPr>
          <w:rtl/>
        </w:rPr>
      </w:pPr>
      <w:r w:rsidRPr="005C3FF1">
        <w:rPr>
          <w:rStyle w:val="afffa"/>
          <w:rFonts w:hint="cs"/>
          <w:rtl/>
        </w:rPr>
        <w:t>וטעמא</w:t>
      </w:r>
      <w:r w:rsidR="00C12991" w:rsidRPr="005C3FF1">
        <w:rPr>
          <w:rStyle w:val="afffa"/>
          <w:rFonts w:hint="cs"/>
          <w:rtl/>
        </w:rPr>
        <w:t>:</w:t>
      </w:r>
      <w:r w:rsidRPr="007435EB">
        <w:rPr>
          <w:rFonts w:ascii="Fb Fontext" w:hAnsi="Fb Fontext" w:hint="cs"/>
          <w:sz w:val="20"/>
          <w:rtl/>
        </w:rPr>
        <w:t xml:space="preserve"> דכי</w:t>
      </w:r>
      <w:r w:rsidRPr="007435EB">
        <w:rPr>
          <w:rFonts w:ascii="Fb Fontext" w:hAnsi="Fb Fontext"/>
          <w:sz w:val="20"/>
          <w:rtl/>
        </w:rPr>
        <w:t xml:space="preserve"> </w:t>
      </w:r>
      <w:r w:rsidRPr="007435EB">
        <w:rPr>
          <w:rFonts w:ascii="Fb Fontext" w:hAnsi="Fb Fontext" w:hint="cs"/>
          <w:sz w:val="20"/>
          <w:rtl/>
        </w:rPr>
        <w:t>קבעה</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 </w:t>
      </w:r>
      <w:r w:rsidRPr="007435EB">
        <w:rPr>
          <w:rFonts w:ascii="Fb Fontext" w:hAnsi="Fb Fontext" w:hint="cs"/>
          <w:sz w:val="20"/>
          <w:rtl/>
        </w:rPr>
        <w:t>מידי</w:t>
      </w:r>
      <w:r w:rsidRPr="007435EB">
        <w:rPr>
          <w:rFonts w:ascii="Fb Fontext" w:hAnsi="Fb Fontext"/>
          <w:sz w:val="20"/>
          <w:rtl/>
        </w:rPr>
        <w:t xml:space="preserve"> </w:t>
      </w:r>
      <w:r w:rsidRPr="007435EB">
        <w:rPr>
          <w:rFonts w:ascii="Fb Fontext" w:hAnsi="Fb Fontext" w:hint="cs"/>
          <w:sz w:val="20"/>
          <w:rtl/>
        </w:rPr>
        <w:t>דחזי</w:t>
      </w:r>
      <w:r w:rsidRPr="007435EB">
        <w:rPr>
          <w:rFonts w:ascii="Fb Fontext" w:hAnsi="Fb Fontext"/>
          <w:sz w:val="20"/>
          <w:rtl/>
        </w:rPr>
        <w:t xml:space="preserve"> </w:t>
      </w:r>
      <w:r w:rsidRPr="007435EB">
        <w:rPr>
          <w:rFonts w:ascii="Fb Fontext" w:hAnsi="Fb Fontext" w:hint="cs"/>
          <w:sz w:val="20"/>
          <w:rtl/>
        </w:rPr>
        <w:t>ליה</w:t>
      </w:r>
      <w:r w:rsidRPr="007435EB">
        <w:rPr>
          <w:rFonts w:ascii="Fb Fontext" w:hAnsi="Fb Fontext"/>
          <w:sz w:val="20"/>
          <w:rtl/>
        </w:rPr>
        <w:t xml:space="preserve">, </w:t>
      </w:r>
      <w:r w:rsidRPr="007435EB">
        <w:rPr>
          <w:rFonts w:ascii="Fb Fontext" w:hAnsi="Fb Fontext" w:hint="cs"/>
          <w:sz w:val="20"/>
          <w:rtl/>
        </w:rPr>
        <w:t>מידי</w:t>
      </w:r>
      <w:r w:rsidRPr="007435EB">
        <w:rPr>
          <w:rFonts w:ascii="Fb Fontext" w:hAnsi="Fb Fontext"/>
          <w:sz w:val="20"/>
          <w:rtl/>
        </w:rPr>
        <w:t xml:space="preserve"> </w:t>
      </w:r>
      <w:r w:rsidRPr="007435EB">
        <w:rPr>
          <w:rFonts w:ascii="Fb Fontext" w:hAnsi="Fb Fontext" w:hint="cs"/>
          <w:sz w:val="20"/>
          <w:rtl/>
        </w:rPr>
        <w:t>דלא</w:t>
      </w:r>
      <w:r w:rsidRPr="007435EB">
        <w:rPr>
          <w:rFonts w:ascii="Fb Fontext" w:hAnsi="Fb Fontext"/>
          <w:sz w:val="20"/>
          <w:rtl/>
        </w:rPr>
        <w:t xml:space="preserve"> </w:t>
      </w:r>
      <w:r w:rsidRPr="007435EB">
        <w:rPr>
          <w:rFonts w:ascii="Fb Fontext" w:hAnsi="Fb Fontext" w:hint="cs"/>
          <w:sz w:val="20"/>
          <w:rtl/>
        </w:rPr>
        <w:t>חזי</w:t>
      </w:r>
      <w:r w:rsidRPr="007435EB">
        <w:rPr>
          <w:rFonts w:ascii="Fb Fontext" w:hAnsi="Fb Fontext"/>
          <w:sz w:val="20"/>
          <w:rtl/>
        </w:rPr>
        <w:t xml:space="preserve"> </w:t>
      </w:r>
      <w:r w:rsidRPr="007435EB">
        <w:rPr>
          <w:rFonts w:ascii="Fb Fontext" w:hAnsi="Fb Fontext" w:hint="cs"/>
          <w:sz w:val="20"/>
          <w:rtl/>
        </w:rPr>
        <w:t>ליה</w:t>
      </w:r>
      <w:r w:rsidRPr="007435EB">
        <w:rPr>
          <w:rFonts w:ascii="Fb Fontext" w:hAnsi="Fb Fontext"/>
          <w:sz w:val="20"/>
          <w:rtl/>
        </w:rPr>
        <w:t xml:space="preserve"> -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קבעה</w:t>
      </w:r>
      <w:r w:rsidRPr="007435EB">
        <w:rPr>
          <w:rFonts w:ascii="Fb Fontext" w:hAnsi="Fb Fontext"/>
          <w:sz w:val="20"/>
          <w:rtl/>
        </w:rPr>
        <w:t>.</w:t>
      </w:r>
    </w:p>
    <w:p w14:paraId="3EE91C3A" w14:textId="77777777" w:rsidR="00E8089F" w:rsidRPr="007435EB" w:rsidRDefault="00E8089F" w:rsidP="00E8089F">
      <w:pPr>
        <w:rPr>
          <w:rtl/>
        </w:rPr>
      </w:pPr>
      <w:r w:rsidRPr="00F46A1C">
        <w:rPr>
          <w:rStyle w:val="affffd"/>
          <w:rFonts w:hint="cs"/>
          <w:rtl/>
        </w:rPr>
        <w:t>והך</w:t>
      </w:r>
      <w:r w:rsidRPr="007435EB">
        <w:rPr>
          <w:rFonts w:ascii="Fb Fontext" w:hAnsi="Fb Fontext" w:hint="cs"/>
          <w:rtl/>
        </w:rPr>
        <w:t xml:space="preserve"> דאביי</w:t>
      </w:r>
      <w:r w:rsidRPr="007435EB">
        <w:rPr>
          <w:rFonts w:ascii="Fb Fontext" w:hAnsi="Fb Fontext"/>
          <w:rtl/>
        </w:rPr>
        <w:t>:</w:t>
      </w:r>
      <w:r w:rsidRPr="00AC0CB1">
        <w:rPr>
          <w:rStyle w:val="af2"/>
          <w:rtl/>
        </w:rPr>
        <w:t xml:space="preserve"> </w:t>
      </w:r>
      <w:r w:rsidRPr="00AC0CB1">
        <w:rPr>
          <w:rStyle w:val="af2"/>
          <w:rFonts w:hint="cs"/>
          <w:rtl/>
        </w:rPr>
        <w:t>'אם</w:t>
      </w:r>
      <w:r w:rsidRPr="00AC0CB1">
        <w:rPr>
          <w:rStyle w:val="af2"/>
          <w:rtl/>
        </w:rPr>
        <w:t xml:space="preserve"> </w:t>
      </w:r>
      <w:r w:rsidRPr="00AC0CB1">
        <w:rPr>
          <w:rStyle w:val="af2"/>
          <w:rFonts w:hint="cs"/>
          <w:rtl/>
        </w:rPr>
        <w:t>כשב'</w:t>
      </w:r>
      <w:r w:rsidRPr="00AC0CB1">
        <w:rPr>
          <w:rStyle w:val="af2"/>
          <w:rtl/>
        </w:rPr>
        <w:t xml:space="preserve"> </w:t>
      </w:r>
      <w:r w:rsidRPr="007435EB">
        <w:rPr>
          <w:rFonts w:ascii="Fb Fontext" w:hAnsi="Fb Fontext"/>
          <w:rtl/>
        </w:rPr>
        <w:t xml:space="preserve">- </w:t>
      </w:r>
      <w:r w:rsidRPr="007435EB">
        <w:rPr>
          <w:rFonts w:ascii="Fb Fontext" w:hAnsi="Fb Fontext" w:hint="cs"/>
          <w:rtl/>
        </w:rPr>
        <w:t>לרבות</w:t>
      </w:r>
      <w:r w:rsidRPr="007435EB">
        <w:rPr>
          <w:rFonts w:ascii="Fb Fontext" w:hAnsi="Fb Fontext"/>
          <w:rtl/>
        </w:rPr>
        <w:t xml:space="preserve"> </w:t>
      </w:r>
      <w:r w:rsidRPr="007435EB">
        <w:rPr>
          <w:rFonts w:ascii="Fb Fontext" w:hAnsi="Fb Fontext" w:hint="cs"/>
          <w:rtl/>
        </w:rPr>
        <w:t>תמורת</w:t>
      </w:r>
      <w:r w:rsidRPr="007435EB">
        <w:rPr>
          <w:rFonts w:ascii="Fb Fontext" w:hAnsi="Fb Fontext"/>
          <w:rtl/>
        </w:rPr>
        <w:t xml:space="preserve"> </w:t>
      </w:r>
      <w:r w:rsidRPr="007435EB">
        <w:rPr>
          <w:rFonts w:ascii="Fb Fontext" w:hAnsi="Fb Fontext" w:hint="cs"/>
          <w:rtl/>
        </w:rPr>
        <w:t>הפסח</w:t>
      </w:r>
      <w:r w:rsidRPr="007435EB">
        <w:rPr>
          <w:rFonts w:ascii="Fb Fontext" w:hAnsi="Fb Fontext"/>
          <w:rtl/>
        </w:rPr>
        <w:t xml:space="preserve"> </w:t>
      </w:r>
      <w:r w:rsidRPr="007435EB">
        <w:rPr>
          <w:rFonts w:ascii="Fb Fontext" w:hAnsi="Fb Fontext" w:hint="cs"/>
          <w:rtl/>
        </w:rPr>
        <w:t>אחר</w:t>
      </w:r>
      <w:r w:rsidRPr="007435EB">
        <w:rPr>
          <w:rFonts w:ascii="Fb Fontext" w:hAnsi="Fb Fontext"/>
          <w:rtl/>
        </w:rPr>
        <w:t xml:space="preserve"> </w:t>
      </w:r>
      <w:r w:rsidRPr="007435EB">
        <w:rPr>
          <w:rFonts w:ascii="Fb Fontext" w:hAnsi="Fb Fontext" w:hint="cs"/>
          <w:rtl/>
        </w:rPr>
        <w:t>הפסח</w:t>
      </w:r>
      <w:r w:rsidRPr="007435EB">
        <w:rPr>
          <w:rFonts w:ascii="Fb Fontext" w:hAnsi="Fb Fontext"/>
          <w:rtl/>
        </w:rPr>
        <w:t xml:space="preserve"> </w:t>
      </w:r>
      <w:r w:rsidRPr="007435EB">
        <w:rPr>
          <w:rFonts w:ascii="Fb Fontext" w:hAnsi="Fb Fontext" w:hint="cs"/>
          <w:rtl/>
        </w:rPr>
        <w:t>שקריבה</w:t>
      </w:r>
      <w:r w:rsidRPr="007435EB">
        <w:rPr>
          <w:rFonts w:ascii="Fb Fontext" w:hAnsi="Fb Fontext"/>
          <w:rtl/>
        </w:rPr>
        <w:t xml:space="preserve"> </w:t>
      </w:r>
      <w:r w:rsidRPr="007435EB">
        <w:rPr>
          <w:rFonts w:ascii="Fb Fontext" w:hAnsi="Fb Fontext" w:hint="cs"/>
          <w:rtl/>
        </w:rPr>
        <w:t>שלמים</w:t>
      </w:r>
      <w:r w:rsidRPr="007435EB">
        <w:rPr>
          <w:rFonts w:ascii="Fb Fontext" w:hAnsi="Fb Fontext"/>
          <w:rtl/>
        </w:rPr>
        <w:t>.</w:t>
      </w:r>
    </w:p>
    <w:p w14:paraId="0FECB723" w14:textId="77777777" w:rsidR="00E8089F" w:rsidRPr="007435EB" w:rsidRDefault="00E8089F" w:rsidP="00E8089F">
      <w:pPr>
        <w:rPr>
          <w:rtl/>
        </w:rPr>
      </w:pPr>
      <w:r w:rsidRPr="007435EB">
        <w:rPr>
          <w:rFonts w:hint="cs"/>
          <w:rtl/>
        </w:rPr>
        <w:t xml:space="preserve">ולא קודם הפסח </w:t>
      </w:r>
      <w:r w:rsidRPr="00AC0CB1">
        <w:rPr>
          <w:rStyle w:val="af2"/>
          <w:rFonts w:hint="cs"/>
          <w:rtl/>
        </w:rPr>
        <w:t>ד'הוא'</w:t>
      </w:r>
      <w:r w:rsidRPr="00AC0CB1">
        <w:rPr>
          <w:rStyle w:val="af2"/>
          <w:rtl/>
        </w:rPr>
        <w:t xml:space="preserve"> </w:t>
      </w:r>
      <w:r w:rsidRPr="007435EB">
        <w:rPr>
          <w:rFonts w:hint="cs"/>
          <w:rtl/>
        </w:rPr>
        <w:t>הוא</w:t>
      </w:r>
      <w:r w:rsidRPr="007435EB">
        <w:rPr>
          <w:rtl/>
        </w:rPr>
        <w:t xml:space="preserve"> </w:t>
      </w:r>
      <w:r w:rsidRPr="007435EB">
        <w:rPr>
          <w:rFonts w:hint="cs"/>
          <w:rtl/>
        </w:rPr>
        <w:t>קרב</w:t>
      </w:r>
      <w:r w:rsidRPr="007435EB">
        <w:rPr>
          <w:rtl/>
        </w:rPr>
        <w:t xml:space="preserve">, </w:t>
      </w:r>
      <w:r w:rsidRPr="007435EB">
        <w:rPr>
          <w:rFonts w:hint="cs"/>
          <w:rtl/>
        </w:rPr>
        <w:t>ואין</w:t>
      </w:r>
      <w:r w:rsidRPr="007435EB">
        <w:rPr>
          <w:rtl/>
        </w:rPr>
        <w:t xml:space="preserve"> </w:t>
      </w:r>
      <w:r w:rsidRPr="007435EB">
        <w:rPr>
          <w:rFonts w:hint="cs"/>
          <w:rtl/>
        </w:rPr>
        <w:t>תמורת</w:t>
      </w:r>
      <w:r w:rsidRPr="007435EB">
        <w:rPr>
          <w:rtl/>
        </w:rPr>
        <w:t xml:space="preserve"> </w:t>
      </w:r>
      <w:r w:rsidRPr="007435EB">
        <w:rPr>
          <w:rFonts w:hint="cs"/>
          <w:rtl/>
        </w:rPr>
        <w:t>הפסח</w:t>
      </w:r>
      <w:r w:rsidRPr="007435EB">
        <w:rPr>
          <w:rtl/>
        </w:rPr>
        <w:t xml:space="preserve"> </w:t>
      </w:r>
      <w:r w:rsidRPr="007435EB">
        <w:rPr>
          <w:rFonts w:hint="cs"/>
          <w:rtl/>
        </w:rPr>
        <w:t>קריבה</w:t>
      </w:r>
      <w:r w:rsidRPr="007435EB">
        <w:rPr>
          <w:rtl/>
        </w:rPr>
        <w:t>.</w:t>
      </w:r>
    </w:p>
    <w:p w14:paraId="073A79EF" w14:textId="77777777" w:rsidR="00E8089F" w:rsidRPr="007435EB" w:rsidRDefault="00E8089F" w:rsidP="00E8089F">
      <w:pPr>
        <w:rPr>
          <w:rtl/>
        </w:rPr>
      </w:pPr>
      <w:r w:rsidRPr="007435EB">
        <w:rPr>
          <w:rFonts w:hint="cs"/>
          <w:rtl/>
        </w:rPr>
        <w:t>ולא מיירי בנמצא קודם שחיטה והמיר בו קודם דפשיטא.</w:t>
      </w:r>
    </w:p>
    <w:p w14:paraId="69646C7C" w14:textId="77777777" w:rsidR="00E8089F" w:rsidRPr="007435EB" w:rsidRDefault="00E8089F" w:rsidP="00E8089F">
      <w:pPr>
        <w:rPr>
          <w:rtl/>
        </w:rPr>
      </w:pPr>
      <w:r w:rsidRPr="007435EB">
        <w:rPr>
          <w:rFonts w:hint="cs"/>
          <w:rtl/>
        </w:rPr>
        <w:t>אלא -שנמצא</w:t>
      </w:r>
      <w:r w:rsidRPr="007435EB">
        <w:rPr>
          <w:rtl/>
        </w:rPr>
        <w:t xml:space="preserve"> </w:t>
      </w:r>
      <w:r w:rsidRPr="007435EB">
        <w:rPr>
          <w:rFonts w:hint="cs"/>
          <w:rtl/>
        </w:rPr>
        <w:t>קודם</w:t>
      </w:r>
      <w:r w:rsidRPr="007435EB">
        <w:rPr>
          <w:rtl/>
        </w:rPr>
        <w:t xml:space="preserve"> </w:t>
      </w:r>
      <w:r w:rsidRPr="007435EB">
        <w:rPr>
          <w:rFonts w:hint="cs"/>
          <w:rtl/>
        </w:rPr>
        <w:t>שחיטה</w:t>
      </w:r>
      <w:r w:rsidRPr="007435EB">
        <w:rPr>
          <w:rtl/>
        </w:rPr>
        <w:t xml:space="preserve">, </w:t>
      </w:r>
      <w:r w:rsidRPr="007435EB">
        <w:rPr>
          <w:rFonts w:hint="cs"/>
          <w:rtl/>
        </w:rPr>
        <w:t>והמיר</w:t>
      </w:r>
      <w:r w:rsidRPr="007435EB">
        <w:rPr>
          <w:rtl/>
        </w:rPr>
        <w:t xml:space="preserve"> </w:t>
      </w:r>
      <w:r w:rsidRPr="007435EB">
        <w:rPr>
          <w:rFonts w:hint="cs"/>
          <w:rtl/>
        </w:rPr>
        <w:t>בו</w:t>
      </w:r>
      <w:r w:rsidRPr="007435EB">
        <w:rPr>
          <w:rtl/>
        </w:rPr>
        <w:t xml:space="preserve"> </w:t>
      </w:r>
      <w:r w:rsidRPr="007435EB">
        <w:rPr>
          <w:rFonts w:hint="cs"/>
          <w:rtl/>
        </w:rPr>
        <w:t>אחר</w:t>
      </w:r>
      <w:r w:rsidRPr="007435EB">
        <w:rPr>
          <w:rtl/>
        </w:rPr>
        <w:t xml:space="preserve"> </w:t>
      </w:r>
      <w:r w:rsidRPr="007435EB">
        <w:rPr>
          <w:rFonts w:hint="cs"/>
          <w:rtl/>
        </w:rPr>
        <w:t>שחיטה</w:t>
      </w:r>
      <w:r w:rsidRPr="007435EB">
        <w:rPr>
          <w:rtl/>
        </w:rPr>
        <w:t>.</w:t>
      </w:r>
    </w:p>
    <w:p w14:paraId="4CA2C6C2" w14:textId="77777777" w:rsidR="00E8089F" w:rsidRPr="005C3FF1" w:rsidRDefault="00E8089F" w:rsidP="00E8089F">
      <w:pPr>
        <w:rPr>
          <w:rStyle w:val="afffa"/>
          <w:rtl/>
        </w:rPr>
      </w:pPr>
      <w:r w:rsidRPr="005C3FF1">
        <w:rPr>
          <w:rStyle w:val="afffa"/>
          <w:rFonts w:hint="cs"/>
          <w:rtl/>
        </w:rPr>
        <w:t>תיובתא</w:t>
      </w:r>
      <w:r w:rsidRPr="005C3FF1">
        <w:rPr>
          <w:rStyle w:val="afffa"/>
          <w:rtl/>
        </w:rPr>
        <w:t xml:space="preserve"> </w:t>
      </w:r>
      <w:r w:rsidRPr="005C3FF1">
        <w:rPr>
          <w:rStyle w:val="afffa"/>
          <w:rFonts w:hint="cs"/>
          <w:rtl/>
        </w:rPr>
        <w:t>דרבא</w:t>
      </w:r>
      <w:r w:rsidRPr="005C3FF1">
        <w:rPr>
          <w:rStyle w:val="afffa"/>
          <w:rtl/>
        </w:rPr>
        <w:t xml:space="preserve">! </w:t>
      </w:r>
      <w:r w:rsidRPr="005C3FF1">
        <w:rPr>
          <w:rStyle w:val="afffa"/>
          <w:rFonts w:hint="cs"/>
          <w:rtl/>
        </w:rPr>
        <w:t>תיובתא</w:t>
      </w:r>
      <w:r w:rsidRPr="005C3FF1">
        <w:rPr>
          <w:rStyle w:val="afffa"/>
          <w:rtl/>
        </w:rPr>
        <w:t>.</w:t>
      </w:r>
    </w:p>
    <w:p w14:paraId="1BAFE808" w14:textId="36BA522F" w:rsidR="00E8089F" w:rsidRPr="007435EB" w:rsidRDefault="00F47631" w:rsidP="00F47631">
      <w:pPr>
        <w:pStyle w:val="affd"/>
        <w:rPr>
          <w:bCs/>
          <w:rtl/>
        </w:rPr>
      </w:pPr>
      <w:r>
        <w:rPr>
          <w:rFonts w:hint="cs"/>
          <w:rtl/>
        </w:rPr>
        <w:t>***</w:t>
      </w:r>
    </w:p>
    <w:p w14:paraId="46652F6E" w14:textId="77777777" w:rsidR="00E8089F" w:rsidRPr="007435EB" w:rsidRDefault="00E8089F" w:rsidP="005C3FF1">
      <w:pPr>
        <w:pStyle w:val="afff"/>
        <w:framePr w:wrap="around"/>
        <w:rPr>
          <w:rtl/>
        </w:rPr>
      </w:pPr>
      <w:r w:rsidRPr="007435EB">
        <w:rPr>
          <w:rFonts w:hint="cs"/>
          <w:rtl/>
        </w:rPr>
        <w:t>צז:</w:t>
      </w:r>
    </w:p>
    <w:p w14:paraId="32D97577" w14:textId="77777777" w:rsidR="00E8089F" w:rsidRPr="005C3FF1" w:rsidRDefault="00E8089F" w:rsidP="00E8089F">
      <w:pPr>
        <w:rPr>
          <w:rStyle w:val="afffa"/>
          <w:rtl/>
        </w:rPr>
      </w:pPr>
      <w:r w:rsidRPr="005C3FF1">
        <w:rPr>
          <w:rStyle w:val="afffa"/>
          <w:rFonts w:hint="cs"/>
          <w:rtl/>
        </w:rPr>
        <w:t>שמואל</w:t>
      </w:r>
      <w:r w:rsidRPr="005C3FF1">
        <w:rPr>
          <w:rStyle w:val="afffa"/>
          <w:rtl/>
        </w:rPr>
        <w:t xml:space="preserve">: </w:t>
      </w:r>
      <w:r w:rsidRPr="005C3FF1">
        <w:rPr>
          <w:rStyle w:val="afffa"/>
          <w:rFonts w:hint="cs"/>
          <w:rtl/>
        </w:rPr>
        <w:t>כל</w:t>
      </w:r>
      <w:r w:rsidRPr="005C3FF1">
        <w:rPr>
          <w:rStyle w:val="afffa"/>
          <w:rtl/>
        </w:rPr>
        <w:t xml:space="preserve"> </w:t>
      </w:r>
      <w:r w:rsidRPr="005C3FF1">
        <w:rPr>
          <w:rStyle w:val="afffa"/>
          <w:rFonts w:hint="cs"/>
          <w:rtl/>
        </w:rPr>
        <w:t>שבחטאת</w:t>
      </w:r>
      <w:r w:rsidRPr="005C3FF1">
        <w:rPr>
          <w:rStyle w:val="afffa"/>
          <w:rtl/>
        </w:rPr>
        <w:t xml:space="preserve"> </w:t>
      </w:r>
      <w:r w:rsidRPr="005C3FF1">
        <w:rPr>
          <w:rStyle w:val="afffa"/>
          <w:rFonts w:hint="cs"/>
          <w:rtl/>
        </w:rPr>
        <w:t>מתה</w:t>
      </w:r>
      <w:r w:rsidRPr="005C3FF1">
        <w:rPr>
          <w:rStyle w:val="afffa"/>
          <w:rtl/>
        </w:rPr>
        <w:t xml:space="preserve"> - </w:t>
      </w:r>
      <w:r w:rsidRPr="005C3FF1">
        <w:rPr>
          <w:rStyle w:val="afffa"/>
          <w:rFonts w:hint="cs"/>
          <w:rtl/>
        </w:rPr>
        <w:t>בפסח</w:t>
      </w:r>
      <w:r w:rsidRPr="005C3FF1">
        <w:rPr>
          <w:rStyle w:val="afffa"/>
          <w:rtl/>
        </w:rPr>
        <w:t xml:space="preserve"> </w:t>
      </w:r>
      <w:r w:rsidRPr="005C3FF1">
        <w:rPr>
          <w:rStyle w:val="afffa"/>
          <w:rFonts w:hint="cs"/>
          <w:rtl/>
        </w:rPr>
        <w:t>קרב</w:t>
      </w:r>
      <w:r w:rsidRPr="005C3FF1">
        <w:rPr>
          <w:rStyle w:val="afffa"/>
          <w:rtl/>
        </w:rPr>
        <w:t xml:space="preserve"> </w:t>
      </w:r>
      <w:r w:rsidRPr="005C3FF1">
        <w:rPr>
          <w:rStyle w:val="afffa"/>
          <w:rFonts w:hint="cs"/>
          <w:rtl/>
        </w:rPr>
        <w:t>שלמים</w:t>
      </w:r>
      <w:r w:rsidRPr="005C3FF1">
        <w:rPr>
          <w:rStyle w:val="afffa"/>
          <w:rtl/>
        </w:rPr>
        <w:t xml:space="preserve">, </w:t>
      </w:r>
      <w:r w:rsidRPr="005C3FF1">
        <w:rPr>
          <w:rStyle w:val="afffa"/>
          <w:rFonts w:hint="cs"/>
          <w:rtl/>
        </w:rPr>
        <w:t>וכל</w:t>
      </w:r>
      <w:r w:rsidRPr="005C3FF1">
        <w:rPr>
          <w:rStyle w:val="afffa"/>
          <w:rtl/>
        </w:rPr>
        <w:t xml:space="preserve"> </w:t>
      </w:r>
      <w:r w:rsidRPr="005C3FF1">
        <w:rPr>
          <w:rStyle w:val="afffa"/>
          <w:rFonts w:hint="cs"/>
          <w:rtl/>
        </w:rPr>
        <w:t>שבחטאת</w:t>
      </w:r>
      <w:r w:rsidRPr="005C3FF1">
        <w:rPr>
          <w:rStyle w:val="afffa"/>
          <w:rtl/>
        </w:rPr>
        <w:t xml:space="preserve"> </w:t>
      </w:r>
      <w:r w:rsidRPr="005C3FF1">
        <w:rPr>
          <w:rStyle w:val="afffa"/>
          <w:rFonts w:hint="cs"/>
          <w:rtl/>
        </w:rPr>
        <w:t>רועה</w:t>
      </w:r>
      <w:r w:rsidRPr="005C3FF1">
        <w:rPr>
          <w:rStyle w:val="afffa"/>
          <w:rtl/>
        </w:rPr>
        <w:t xml:space="preserve"> - </w:t>
      </w:r>
      <w:r w:rsidRPr="005C3FF1">
        <w:rPr>
          <w:rStyle w:val="afffa"/>
          <w:rFonts w:hint="cs"/>
          <w:rtl/>
        </w:rPr>
        <w:t>בפסח</w:t>
      </w:r>
      <w:r w:rsidRPr="005C3FF1">
        <w:rPr>
          <w:rStyle w:val="afffa"/>
          <w:rtl/>
        </w:rPr>
        <w:t xml:space="preserve"> </w:t>
      </w:r>
      <w:r w:rsidRPr="005C3FF1">
        <w:rPr>
          <w:rStyle w:val="afffa"/>
          <w:rFonts w:hint="cs"/>
          <w:rtl/>
        </w:rPr>
        <w:t>נמי</w:t>
      </w:r>
      <w:r w:rsidRPr="005C3FF1">
        <w:rPr>
          <w:rStyle w:val="afffa"/>
          <w:rtl/>
        </w:rPr>
        <w:t xml:space="preserve"> </w:t>
      </w:r>
      <w:r w:rsidRPr="005C3FF1">
        <w:rPr>
          <w:rStyle w:val="afffa"/>
          <w:rFonts w:hint="cs"/>
          <w:rtl/>
        </w:rPr>
        <w:t>רועה</w:t>
      </w:r>
      <w:r w:rsidRPr="005C3FF1">
        <w:rPr>
          <w:rStyle w:val="afffa"/>
          <w:rtl/>
        </w:rPr>
        <w:t>.</w:t>
      </w:r>
    </w:p>
    <w:p w14:paraId="5B7C1C49" w14:textId="77777777" w:rsidR="00E8089F" w:rsidRPr="007435EB" w:rsidRDefault="00E8089F" w:rsidP="00E8089F">
      <w:pPr>
        <w:rPr>
          <w:rtl/>
        </w:rPr>
      </w:pPr>
      <w:r>
        <w:rPr>
          <w:rStyle w:val="affffd"/>
          <w:rFonts w:hint="cs"/>
          <w:rtl/>
          <w:rPrChange w:id="11280" w:author="מנוע אמוראים" w:date="2026-10-05T16:42:03Z">
            <w:rPr>
              <w:rStyle w:val="afffa"/>
              <w:rFonts w:hint="cs"/>
              <w:rtl/>
            </w:rPr>
          </w:rPrChange>
        </w:rPr>
        <w:t xml:space="preserve">ורי</w:t>
      </w:r>
      <w:r>
        <w:rPr>
          <w:rStyle w:val="affffd"/>
          <w:rtl/>
          <w:rPrChange w:id="11281" w:author="מנוע אמוראים" w:date="2026-10-05T16:42:03Z">
            <w:rPr>
              <w:rStyle w:val="afffa"/>
              <w:rtl/>
            </w:rPr>
          </w:rPrChange>
        </w:rPr>
        <w:t xml:space="preserve">"</w:t>
      </w:r>
      <w:r>
        <w:rPr>
          <w:rStyle w:val="affffd"/>
          <w:rFonts w:hint="cs"/>
          <w:rtl/>
          <w:rPrChange w:id="11282" w:author="מנוע אמוראים" w:date="2026-10-05T16:42:03Z">
            <w:rPr>
              <w:rStyle w:val="afffa"/>
              <w:rFonts w:hint="cs"/>
              <w:rtl/>
            </w:rPr>
          </w:rPrChange>
        </w:rPr>
        <w:t xml:space="preserve">ו</w:t>
      </w:r>
      <w:r w:rsidRPr="005C3FF1">
        <w:rPr>
          <w:rStyle w:val="afffa"/>
          <w:rtl/>
        </w:rPr>
        <w:t>:</w:t>
      </w:r>
      <w:r w:rsidRPr="007435EB">
        <w:rPr>
          <w:rtl/>
        </w:rPr>
        <w:t xml:space="preserve"> </w:t>
      </w:r>
      <w:r w:rsidRPr="007435EB">
        <w:rPr>
          <w:rFonts w:hint="cs"/>
          <w:rtl/>
        </w:rPr>
        <w:t>אין</w:t>
      </w:r>
      <w:r w:rsidRPr="007435EB">
        <w:rPr>
          <w:rtl/>
        </w:rPr>
        <w:t xml:space="preserve"> </w:t>
      </w:r>
      <w:r w:rsidRPr="007435EB">
        <w:rPr>
          <w:rFonts w:hint="cs"/>
          <w:rtl/>
        </w:rPr>
        <w:t>הפסח</w:t>
      </w:r>
      <w:r w:rsidRPr="007435EB">
        <w:rPr>
          <w:rtl/>
        </w:rPr>
        <w:t xml:space="preserve"> </w:t>
      </w:r>
      <w:r w:rsidRPr="007435EB">
        <w:rPr>
          <w:rFonts w:hint="cs"/>
          <w:rtl/>
        </w:rPr>
        <w:t>קרב</w:t>
      </w:r>
      <w:r w:rsidRPr="007435EB">
        <w:rPr>
          <w:rtl/>
        </w:rPr>
        <w:t xml:space="preserve"> </w:t>
      </w:r>
      <w:r w:rsidRPr="007435EB">
        <w:rPr>
          <w:rFonts w:hint="cs"/>
          <w:rtl/>
        </w:rPr>
        <w:t>שלמים</w:t>
      </w:r>
      <w:r w:rsidRPr="007435EB">
        <w:rPr>
          <w:rtl/>
        </w:rPr>
        <w:t xml:space="preserve"> </w:t>
      </w:r>
      <w:r w:rsidRPr="007435EB">
        <w:rPr>
          <w:rFonts w:hint="cs"/>
          <w:rtl/>
        </w:rPr>
        <w:t>אלא</w:t>
      </w:r>
      <w:r w:rsidRPr="007435EB">
        <w:rPr>
          <w:rtl/>
        </w:rPr>
        <w:t xml:space="preserve"> </w:t>
      </w:r>
      <w:r w:rsidRPr="007435EB">
        <w:rPr>
          <w:rFonts w:hint="cs"/>
          <w:rtl/>
        </w:rPr>
        <w:t>שנמצא</w:t>
      </w:r>
      <w:r w:rsidRPr="007435EB">
        <w:rPr>
          <w:rtl/>
        </w:rPr>
        <w:t xml:space="preserve"> </w:t>
      </w:r>
      <w:r w:rsidRPr="007435EB">
        <w:rPr>
          <w:rFonts w:hint="cs"/>
          <w:rtl/>
        </w:rPr>
        <w:t>אחר</w:t>
      </w:r>
      <w:r w:rsidRPr="007435EB">
        <w:rPr>
          <w:rtl/>
        </w:rPr>
        <w:t xml:space="preserve"> </w:t>
      </w:r>
      <w:r w:rsidRPr="007435EB">
        <w:rPr>
          <w:rFonts w:hint="cs"/>
          <w:rtl/>
        </w:rPr>
        <w:t>שחיטה</w:t>
      </w:r>
      <w:r w:rsidRPr="007435EB">
        <w:rPr>
          <w:rtl/>
        </w:rPr>
        <w:t xml:space="preserve">, </w:t>
      </w:r>
      <w:r w:rsidRPr="007435EB">
        <w:rPr>
          <w:rFonts w:hint="cs"/>
          <w:rtl/>
        </w:rPr>
        <w:t>אבל</w:t>
      </w:r>
      <w:r w:rsidRPr="007435EB">
        <w:rPr>
          <w:rtl/>
        </w:rPr>
        <w:t xml:space="preserve"> </w:t>
      </w:r>
      <w:r w:rsidRPr="007435EB">
        <w:rPr>
          <w:rFonts w:hint="cs"/>
          <w:rtl/>
        </w:rPr>
        <w:t>קודם</w:t>
      </w:r>
      <w:r w:rsidRPr="007435EB">
        <w:rPr>
          <w:rtl/>
        </w:rPr>
        <w:t xml:space="preserve"> </w:t>
      </w:r>
      <w:r w:rsidRPr="007435EB">
        <w:rPr>
          <w:rFonts w:hint="cs"/>
          <w:rtl/>
        </w:rPr>
        <w:t>שחיטה</w:t>
      </w:r>
      <w:r w:rsidRPr="007435EB">
        <w:rPr>
          <w:rtl/>
        </w:rPr>
        <w:t xml:space="preserve"> - </w:t>
      </w:r>
      <w:r w:rsidRPr="007435EB">
        <w:rPr>
          <w:rFonts w:hint="cs"/>
          <w:rtl/>
        </w:rPr>
        <w:t>לא</w:t>
      </w:r>
      <w:r w:rsidRPr="007435EB">
        <w:rPr>
          <w:rtl/>
        </w:rPr>
        <w:t>.</w:t>
      </w:r>
    </w:p>
    <w:p w14:paraId="4356165A" w14:textId="77777777" w:rsidR="00E8089F" w:rsidRPr="007435EB" w:rsidRDefault="00E8089F" w:rsidP="00E8089F">
      <w:pPr>
        <w:rPr>
          <w:rtl/>
        </w:rPr>
      </w:pPr>
      <w:r w:rsidRPr="005C3FF1">
        <w:rPr>
          <w:rStyle w:val="afffa"/>
          <w:rFonts w:hint="cs"/>
          <w:rtl/>
        </w:rPr>
        <w:t>מתקיף</w:t>
      </w:r>
      <w:r w:rsidRPr="005C3FF1">
        <w:rPr>
          <w:rStyle w:val="afffa"/>
          <w:rtl/>
        </w:rPr>
        <w:t xml:space="preserve"> </w:t>
      </w:r>
      <w:r w:rsidRPr="005C3FF1">
        <w:rPr>
          <w:rStyle w:val="afffa"/>
          <w:rFonts w:hint="cs"/>
          <w:rtl/>
        </w:rPr>
        <w:t>רב</w:t>
      </w:r>
      <w:r w:rsidRPr="005C3FF1">
        <w:rPr>
          <w:rStyle w:val="afffa"/>
          <w:rtl/>
        </w:rPr>
        <w:t xml:space="preserve"> </w:t>
      </w:r>
      <w:r w:rsidRPr="005C3FF1">
        <w:rPr>
          <w:rStyle w:val="afffa"/>
          <w:rFonts w:hint="cs"/>
          <w:rtl/>
        </w:rPr>
        <w:t>יוסף</w:t>
      </w:r>
      <w:r w:rsidRPr="005C3FF1">
        <w:rPr>
          <w:rStyle w:val="afffa"/>
          <w:rtl/>
        </w:rPr>
        <w:t>:</w:t>
      </w:r>
      <w:r w:rsidRPr="007435EB">
        <w:rPr>
          <w:rtl/>
        </w:rPr>
        <w:t xml:space="preserve"> </w:t>
      </w:r>
      <w:r w:rsidRPr="007435EB">
        <w:rPr>
          <w:rFonts w:hint="cs"/>
          <w:rtl/>
        </w:rPr>
        <w:t>וכללא</w:t>
      </w:r>
      <w:r w:rsidRPr="007435EB">
        <w:rPr>
          <w:rtl/>
        </w:rPr>
        <w:t xml:space="preserve"> </w:t>
      </w:r>
      <w:r w:rsidRPr="007435EB">
        <w:rPr>
          <w:rFonts w:hint="cs"/>
          <w:rtl/>
        </w:rPr>
        <w:t>הוא</w:t>
      </w:r>
      <w:r w:rsidRPr="007435EB">
        <w:rPr>
          <w:rtl/>
        </w:rPr>
        <w:t xml:space="preserve">? </w:t>
      </w:r>
      <w:r w:rsidRPr="007435EB">
        <w:rPr>
          <w:rFonts w:hint="cs"/>
          <w:rtl/>
        </w:rPr>
        <w:t>והרי</w:t>
      </w:r>
      <w:r w:rsidRPr="007435EB">
        <w:rPr>
          <w:rtl/>
        </w:rPr>
        <w:t xml:space="preserve"> </w:t>
      </w:r>
      <w:r w:rsidRPr="007435EB">
        <w:rPr>
          <w:rFonts w:hint="cs"/>
          <w:rtl/>
        </w:rPr>
        <w:t>חטאת</w:t>
      </w:r>
      <w:r w:rsidRPr="007435EB">
        <w:rPr>
          <w:rtl/>
        </w:rPr>
        <w:t xml:space="preserve"> </w:t>
      </w:r>
      <w:r w:rsidRPr="007435EB">
        <w:rPr>
          <w:rFonts w:hint="cs"/>
          <w:rtl/>
        </w:rPr>
        <w:t>שעברה</w:t>
      </w:r>
      <w:r w:rsidRPr="007435EB">
        <w:rPr>
          <w:rtl/>
        </w:rPr>
        <w:t xml:space="preserve"> </w:t>
      </w:r>
      <w:r w:rsidRPr="007435EB">
        <w:rPr>
          <w:rFonts w:hint="cs"/>
          <w:rtl/>
        </w:rPr>
        <w:t>שנתה</w:t>
      </w:r>
      <w:r w:rsidRPr="007435EB">
        <w:rPr>
          <w:rtl/>
        </w:rPr>
        <w:t xml:space="preserve">, </w:t>
      </w:r>
      <w:r w:rsidRPr="007435EB">
        <w:rPr>
          <w:rFonts w:hint="cs"/>
          <w:rtl/>
        </w:rPr>
        <w:t>דלרעיה</w:t>
      </w:r>
      <w:r w:rsidRPr="007435EB">
        <w:rPr>
          <w:rtl/>
        </w:rPr>
        <w:t xml:space="preserve"> </w:t>
      </w:r>
      <w:r w:rsidRPr="007435EB">
        <w:rPr>
          <w:rFonts w:hint="cs"/>
          <w:rtl/>
        </w:rPr>
        <w:t>אזלא</w:t>
      </w:r>
      <w:r w:rsidRPr="007435EB">
        <w:rPr>
          <w:rtl/>
        </w:rPr>
        <w:t>.</w:t>
      </w:r>
    </w:p>
    <w:p w14:paraId="58A461DF" w14:textId="77777777" w:rsidR="00E8089F" w:rsidRPr="007435EB" w:rsidRDefault="00E8089F" w:rsidP="00E8089F">
      <w:pPr>
        <w:rPr>
          <w:rFonts w:cs="Guttman Vilna"/>
          <w:b/>
          <w:bCs/>
          <w:rtl/>
        </w:rPr>
      </w:pPr>
      <w:r>
        <w:rPr>
          <w:rStyle w:val="affffd"/>
          <w:rFonts w:hint="cs"/>
          <w:rtl/>
          <w:rPrChange w:id="11283" w:author="מנוע אמוראים" w:date="2026-10-05T16:42:03Z">
            <w:rPr>
              <w:rStyle w:val="afffa"/>
              <w:rFonts w:hint="cs"/>
              <w:rtl/>
            </w:rPr>
          </w:rPrChange>
        </w:rPr>
        <w:t xml:space="preserve">דארשב</w:t>
      </w:r>
      <w:r>
        <w:rPr>
          <w:rStyle w:val="affffd"/>
          <w:rtl/>
          <w:rPrChange w:id="11284" w:author="מנוע אמוראים" w:date="2026-10-05T16:42:03Z">
            <w:rPr>
              <w:rtl/>
            </w:rPr>
          </w:rPrChange>
        </w:rPr>
        <w:t xml:space="preserve">"</w:t>
      </w:r>
      <w:r>
        <w:rPr>
          <w:rStyle w:val="affffd"/>
          <w:rFonts w:hint="cs"/>
          <w:rtl/>
          <w:rPrChange w:id="11285" w:author="מנוע אמוראים" w:date="2026-10-05T16:42:03Z">
            <w:rPr>
              <w:rFonts w:hint="cs"/>
              <w:rtl/>
            </w:rPr>
          </w:rPrChange>
        </w:rPr>
        <w:t xml:space="preserve">ל</w:t>
      </w:r>
      <w:r w:rsidRPr="007435EB">
        <w:rPr>
          <w:rtl/>
        </w:rPr>
        <w:t xml:space="preserve">: </w:t>
      </w:r>
      <w:r w:rsidRPr="007435EB">
        <w:rPr>
          <w:rFonts w:hint="cs"/>
          <w:rtl/>
        </w:rPr>
        <w:t>חטאת</w:t>
      </w:r>
      <w:r w:rsidRPr="007435EB">
        <w:rPr>
          <w:rtl/>
        </w:rPr>
        <w:t xml:space="preserve"> </w:t>
      </w:r>
      <w:r w:rsidRPr="007435EB">
        <w:rPr>
          <w:rFonts w:hint="cs"/>
          <w:rtl/>
        </w:rPr>
        <w:t>שעברה</w:t>
      </w:r>
      <w:r w:rsidRPr="007435EB">
        <w:rPr>
          <w:rtl/>
        </w:rPr>
        <w:t xml:space="preserve"> </w:t>
      </w:r>
      <w:r w:rsidRPr="007435EB">
        <w:rPr>
          <w:rFonts w:hint="cs"/>
          <w:rtl/>
        </w:rPr>
        <w:t>שנתה</w:t>
      </w:r>
      <w:r w:rsidRPr="007435EB">
        <w:rPr>
          <w:rtl/>
        </w:rPr>
        <w:t xml:space="preserve"> </w:t>
      </w:r>
      <w:r w:rsidRPr="007435EB">
        <w:rPr>
          <w:rFonts w:hint="cs"/>
          <w:rtl/>
        </w:rPr>
        <w:t>רואין</w:t>
      </w:r>
      <w:r w:rsidRPr="007435EB">
        <w:rPr>
          <w:rtl/>
        </w:rPr>
        <w:t xml:space="preserve"> </w:t>
      </w:r>
      <w:r w:rsidRPr="007435EB">
        <w:rPr>
          <w:rFonts w:hint="cs"/>
          <w:rtl/>
        </w:rPr>
        <w:t>אותה</w:t>
      </w:r>
      <w:r w:rsidRPr="007435EB">
        <w:rPr>
          <w:rtl/>
        </w:rPr>
        <w:t xml:space="preserve"> </w:t>
      </w:r>
      <w:r w:rsidRPr="007435EB">
        <w:rPr>
          <w:rFonts w:hint="cs"/>
          <w:rtl/>
        </w:rPr>
        <w:t>כאילו</w:t>
      </w:r>
      <w:r w:rsidRPr="007435EB">
        <w:rPr>
          <w:rtl/>
        </w:rPr>
        <w:t xml:space="preserve"> </w:t>
      </w:r>
      <w:r w:rsidRPr="007435EB">
        <w:rPr>
          <w:rFonts w:hint="cs"/>
          <w:rtl/>
        </w:rPr>
        <w:t>היא</w:t>
      </w:r>
      <w:r w:rsidRPr="007435EB">
        <w:rPr>
          <w:rtl/>
        </w:rPr>
        <w:t xml:space="preserve"> </w:t>
      </w:r>
      <w:r w:rsidRPr="007435EB">
        <w:rPr>
          <w:rFonts w:hint="cs"/>
          <w:rtl/>
        </w:rPr>
        <w:t>עומדת</w:t>
      </w:r>
      <w:r w:rsidRPr="007435EB">
        <w:rPr>
          <w:rtl/>
        </w:rPr>
        <w:t xml:space="preserve"> </w:t>
      </w:r>
      <w:r w:rsidRPr="007435EB">
        <w:rPr>
          <w:rFonts w:hint="cs"/>
          <w:rtl/>
        </w:rPr>
        <w:t>בבית</w:t>
      </w:r>
      <w:r w:rsidRPr="007435EB">
        <w:rPr>
          <w:rtl/>
        </w:rPr>
        <w:t xml:space="preserve"> </w:t>
      </w:r>
      <w:r w:rsidRPr="007435EB">
        <w:rPr>
          <w:rFonts w:hint="cs"/>
          <w:rtl/>
        </w:rPr>
        <w:t>הקברות</w:t>
      </w:r>
      <w:r w:rsidRPr="007435EB">
        <w:rPr>
          <w:rtl/>
        </w:rPr>
        <w:t xml:space="preserve"> </w:t>
      </w:r>
      <w:r w:rsidRPr="007435EB">
        <w:rPr>
          <w:rFonts w:hint="cs"/>
          <w:rtl/>
        </w:rPr>
        <w:t>ורועה</w:t>
      </w:r>
      <w:r w:rsidRPr="007435EB">
        <w:rPr>
          <w:rtl/>
        </w:rPr>
        <w:t>.</w:t>
      </w:r>
    </w:p>
    <w:p w14:paraId="354B866C" w14:textId="77777777" w:rsidR="00E8089F" w:rsidRPr="007435EB" w:rsidRDefault="00E8089F" w:rsidP="00E8089F">
      <w:pPr>
        <w:rPr>
          <w:rFonts w:cs="Guttman Vilna"/>
          <w:b/>
          <w:bCs/>
          <w:rtl/>
        </w:rPr>
      </w:pPr>
      <w:r w:rsidRPr="007435EB">
        <w:rPr>
          <w:rFonts w:hint="cs"/>
          <w:rtl/>
        </w:rPr>
        <w:t>ואילו</w:t>
      </w:r>
      <w:r w:rsidRPr="007435EB">
        <w:rPr>
          <w:rtl/>
        </w:rPr>
        <w:t xml:space="preserve"> </w:t>
      </w:r>
      <w:r w:rsidRPr="007435EB">
        <w:rPr>
          <w:rFonts w:hint="cs"/>
          <w:rtl/>
        </w:rPr>
        <w:t>בפסח</w:t>
      </w:r>
      <w:r w:rsidRPr="007435EB">
        <w:rPr>
          <w:rtl/>
        </w:rPr>
        <w:t xml:space="preserve"> </w:t>
      </w:r>
      <w:r w:rsidRPr="007435EB">
        <w:rPr>
          <w:rFonts w:hint="cs"/>
          <w:rtl/>
        </w:rPr>
        <w:t>כה</w:t>
      </w:r>
      <w:r w:rsidRPr="007435EB">
        <w:rPr>
          <w:rtl/>
        </w:rPr>
        <w:t>"</w:t>
      </w:r>
      <w:r w:rsidRPr="007435EB">
        <w:rPr>
          <w:rFonts w:hint="cs"/>
          <w:rtl/>
        </w:rPr>
        <w:t>ג</w:t>
      </w:r>
      <w:r w:rsidRPr="007435EB">
        <w:rPr>
          <w:rtl/>
        </w:rPr>
        <w:t xml:space="preserve"> </w:t>
      </w:r>
      <w:r w:rsidRPr="007435EB">
        <w:rPr>
          <w:rFonts w:hint="cs"/>
          <w:rtl/>
        </w:rPr>
        <w:t>קרב</w:t>
      </w:r>
      <w:r w:rsidRPr="007435EB">
        <w:rPr>
          <w:rtl/>
        </w:rPr>
        <w:t xml:space="preserve"> </w:t>
      </w:r>
      <w:r w:rsidRPr="007435EB">
        <w:rPr>
          <w:rFonts w:hint="cs"/>
          <w:rtl/>
        </w:rPr>
        <w:t>שלמים</w:t>
      </w:r>
      <w:r w:rsidRPr="007435EB">
        <w:rPr>
          <w:rtl/>
        </w:rPr>
        <w:t xml:space="preserve">, </w:t>
      </w:r>
      <w:r w:rsidRPr="007435EB">
        <w:rPr>
          <w:rFonts w:hint="cs"/>
          <w:rtl/>
        </w:rPr>
        <w:t>דתניא</w:t>
      </w:r>
      <w:r w:rsidRPr="007435EB">
        <w:rPr>
          <w:rtl/>
        </w:rPr>
        <w:t>:</w:t>
      </w:r>
      <w:r w:rsidRPr="00AC0CB1">
        <w:rPr>
          <w:rStyle w:val="af2"/>
          <w:rtl/>
        </w:rPr>
        <w:t xml:space="preserve"> </w:t>
      </w:r>
      <w:r w:rsidRPr="00AC0CB1">
        <w:rPr>
          <w:rStyle w:val="af2"/>
          <w:rFonts w:hint="cs"/>
          <w:rtl/>
        </w:rPr>
        <w:t>'כשב'</w:t>
      </w:r>
      <w:r w:rsidRPr="00AC0CB1">
        <w:rPr>
          <w:rStyle w:val="af2"/>
          <w:rtl/>
        </w:rPr>
        <w:t xml:space="preserve"> </w:t>
      </w:r>
      <w:r w:rsidRPr="007435EB">
        <w:rPr>
          <w:rtl/>
        </w:rPr>
        <w:t xml:space="preserve">- </w:t>
      </w:r>
      <w:r w:rsidRPr="007435EB">
        <w:rPr>
          <w:rFonts w:hint="cs"/>
          <w:rtl/>
        </w:rPr>
        <w:t>לרבות</w:t>
      </w:r>
      <w:r w:rsidRPr="007435EB">
        <w:rPr>
          <w:rtl/>
        </w:rPr>
        <w:t xml:space="preserve"> </w:t>
      </w:r>
      <w:r w:rsidRPr="007435EB">
        <w:rPr>
          <w:rFonts w:hint="cs"/>
          <w:rtl/>
        </w:rPr>
        <w:t>את</w:t>
      </w:r>
      <w:r w:rsidRPr="007435EB">
        <w:rPr>
          <w:rtl/>
        </w:rPr>
        <w:t xml:space="preserve"> </w:t>
      </w:r>
      <w:r w:rsidRPr="007435EB">
        <w:rPr>
          <w:rFonts w:hint="cs"/>
          <w:rtl/>
        </w:rPr>
        <w:t>הפסח</w:t>
      </w:r>
      <w:r w:rsidRPr="007435EB">
        <w:rPr>
          <w:rtl/>
        </w:rPr>
        <w:t xml:space="preserve"> </w:t>
      </w:r>
      <w:r w:rsidRPr="007435EB">
        <w:rPr>
          <w:rFonts w:hint="cs"/>
          <w:rtl/>
        </w:rPr>
        <w:t>לאליה</w:t>
      </w:r>
      <w:r w:rsidRPr="007435EB">
        <w:rPr>
          <w:rtl/>
        </w:rPr>
        <w:t>.</w:t>
      </w:r>
    </w:p>
    <w:p w14:paraId="2D70B1FB" w14:textId="77777777" w:rsidR="00E8089F" w:rsidRPr="007435EB" w:rsidRDefault="00E8089F" w:rsidP="00E8089F">
      <w:pPr>
        <w:rPr>
          <w:rFonts w:cs="Guttman Vilna"/>
          <w:b/>
          <w:bCs/>
          <w:rtl/>
        </w:rPr>
      </w:pPr>
      <w:r w:rsidRPr="007435EB">
        <w:rPr>
          <w:rFonts w:hint="cs"/>
          <w:rtl/>
        </w:rPr>
        <w:t>כשהוא</w:t>
      </w:r>
      <w:r w:rsidRPr="007435EB">
        <w:rPr>
          <w:rtl/>
        </w:rPr>
        <w:t xml:space="preserve"> </w:t>
      </w:r>
      <w:r w:rsidRPr="007435EB">
        <w:rPr>
          <w:rFonts w:hint="cs"/>
          <w:rtl/>
        </w:rPr>
        <w:t>אומר</w:t>
      </w:r>
      <w:r w:rsidRPr="007435EB">
        <w:rPr>
          <w:rtl/>
        </w:rPr>
        <w:t xml:space="preserve"> </w:t>
      </w:r>
      <w:r w:rsidRPr="00AC0CB1">
        <w:rPr>
          <w:rStyle w:val="af2"/>
          <w:rFonts w:hint="cs"/>
          <w:rtl/>
        </w:rPr>
        <w:t>אם</w:t>
      </w:r>
      <w:r w:rsidRPr="00AC0CB1">
        <w:rPr>
          <w:rStyle w:val="af2"/>
          <w:rtl/>
        </w:rPr>
        <w:t xml:space="preserve"> </w:t>
      </w:r>
      <w:r w:rsidRPr="00AC0CB1">
        <w:rPr>
          <w:rStyle w:val="af2"/>
          <w:rFonts w:hint="cs"/>
          <w:rtl/>
        </w:rPr>
        <w:t>כשב</w:t>
      </w:r>
      <w:r w:rsidRPr="00AC0CB1">
        <w:rPr>
          <w:rStyle w:val="af2"/>
          <w:rtl/>
        </w:rPr>
        <w:t xml:space="preserve"> </w:t>
      </w:r>
      <w:r w:rsidRPr="007435EB">
        <w:rPr>
          <w:rtl/>
        </w:rPr>
        <w:t xml:space="preserve">- </w:t>
      </w:r>
      <w:r w:rsidRPr="007435EB">
        <w:rPr>
          <w:rFonts w:hint="cs"/>
          <w:rtl/>
        </w:rPr>
        <w:t>לרבות</w:t>
      </w:r>
      <w:r w:rsidRPr="007435EB">
        <w:rPr>
          <w:rtl/>
        </w:rPr>
        <w:t xml:space="preserve"> </w:t>
      </w:r>
      <w:r w:rsidRPr="007435EB">
        <w:rPr>
          <w:rFonts w:hint="cs"/>
          <w:rtl/>
        </w:rPr>
        <w:t>את</w:t>
      </w:r>
      <w:r w:rsidRPr="007435EB">
        <w:rPr>
          <w:rtl/>
        </w:rPr>
        <w:t xml:space="preserve"> </w:t>
      </w:r>
      <w:r w:rsidRPr="007435EB">
        <w:rPr>
          <w:rFonts w:hint="cs"/>
          <w:rtl/>
        </w:rPr>
        <w:t>הפסח</w:t>
      </w:r>
      <w:r w:rsidRPr="007435EB">
        <w:rPr>
          <w:rtl/>
        </w:rPr>
        <w:t xml:space="preserve"> </w:t>
      </w:r>
      <w:r w:rsidRPr="007435EB">
        <w:rPr>
          <w:rFonts w:hint="cs"/>
          <w:rtl/>
        </w:rPr>
        <w:t>שעברה</w:t>
      </w:r>
      <w:r w:rsidRPr="007435EB">
        <w:rPr>
          <w:rtl/>
        </w:rPr>
        <w:t xml:space="preserve"> </w:t>
      </w:r>
      <w:r w:rsidRPr="007435EB">
        <w:rPr>
          <w:rFonts w:hint="cs"/>
          <w:rtl/>
        </w:rPr>
        <w:t>שנתו</w:t>
      </w:r>
      <w:r w:rsidRPr="007435EB">
        <w:rPr>
          <w:rtl/>
        </w:rPr>
        <w:t xml:space="preserve">, </w:t>
      </w:r>
      <w:r w:rsidRPr="007435EB">
        <w:rPr>
          <w:rFonts w:hint="cs"/>
          <w:rtl/>
        </w:rPr>
        <w:t>ושלמים</w:t>
      </w:r>
      <w:r w:rsidRPr="007435EB">
        <w:rPr>
          <w:rtl/>
        </w:rPr>
        <w:t xml:space="preserve"> </w:t>
      </w:r>
      <w:r w:rsidRPr="007435EB">
        <w:rPr>
          <w:rFonts w:hint="cs"/>
          <w:rtl/>
        </w:rPr>
        <w:t>הבאין</w:t>
      </w:r>
      <w:r w:rsidRPr="007435EB">
        <w:rPr>
          <w:rtl/>
        </w:rPr>
        <w:t xml:space="preserve"> </w:t>
      </w:r>
      <w:r w:rsidRPr="007435EB">
        <w:rPr>
          <w:rFonts w:hint="cs"/>
          <w:rtl/>
        </w:rPr>
        <w:t>מחמת</w:t>
      </w:r>
      <w:r w:rsidRPr="007435EB">
        <w:rPr>
          <w:rtl/>
        </w:rPr>
        <w:t xml:space="preserve"> </w:t>
      </w:r>
      <w:r w:rsidRPr="007435EB">
        <w:rPr>
          <w:rFonts w:hint="cs"/>
          <w:rtl/>
        </w:rPr>
        <w:t>פסח</w:t>
      </w:r>
      <w:r w:rsidRPr="007435EB">
        <w:rPr>
          <w:rtl/>
        </w:rPr>
        <w:t xml:space="preserve"> </w:t>
      </w:r>
      <w:r w:rsidRPr="007435EB">
        <w:rPr>
          <w:rFonts w:hint="cs"/>
          <w:rtl/>
        </w:rPr>
        <w:t>לכל</w:t>
      </w:r>
      <w:r w:rsidRPr="007435EB">
        <w:rPr>
          <w:rtl/>
        </w:rPr>
        <w:t xml:space="preserve"> </w:t>
      </w:r>
      <w:r w:rsidRPr="007435EB">
        <w:rPr>
          <w:rFonts w:hint="cs"/>
          <w:rtl/>
        </w:rPr>
        <w:t>מצות</w:t>
      </w:r>
      <w:r w:rsidRPr="007435EB">
        <w:rPr>
          <w:rtl/>
        </w:rPr>
        <w:t xml:space="preserve"> </w:t>
      </w:r>
      <w:r w:rsidRPr="007435EB">
        <w:rPr>
          <w:rFonts w:hint="cs"/>
          <w:rtl/>
        </w:rPr>
        <w:t>שלמים</w:t>
      </w:r>
      <w:r w:rsidRPr="007435EB">
        <w:rPr>
          <w:rtl/>
        </w:rPr>
        <w:t xml:space="preserve"> </w:t>
      </w:r>
      <w:r w:rsidRPr="007435EB">
        <w:rPr>
          <w:rFonts w:hint="cs"/>
          <w:rtl/>
        </w:rPr>
        <w:t>שטעונים</w:t>
      </w:r>
      <w:r w:rsidRPr="007435EB">
        <w:rPr>
          <w:rtl/>
        </w:rPr>
        <w:t xml:space="preserve"> </w:t>
      </w:r>
      <w:r w:rsidRPr="007435EB">
        <w:rPr>
          <w:rFonts w:hint="cs"/>
          <w:rtl/>
        </w:rPr>
        <w:t>סמיכה</w:t>
      </w:r>
      <w:r w:rsidRPr="007435EB">
        <w:rPr>
          <w:rtl/>
        </w:rPr>
        <w:t xml:space="preserve">, </w:t>
      </w:r>
      <w:r w:rsidRPr="007435EB">
        <w:rPr>
          <w:rFonts w:hint="cs"/>
          <w:rtl/>
        </w:rPr>
        <w:t>ונסכים</w:t>
      </w:r>
      <w:r w:rsidRPr="007435EB">
        <w:rPr>
          <w:rtl/>
        </w:rPr>
        <w:t xml:space="preserve">, </w:t>
      </w:r>
      <w:r w:rsidRPr="007435EB">
        <w:rPr>
          <w:rFonts w:hint="cs"/>
          <w:rtl/>
        </w:rPr>
        <w:t>ותנופת</w:t>
      </w:r>
      <w:r w:rsidRPr="007435EB">
        <w:rPr>
          <w:rtl/>
        </w:rPr>
        <w:t xml:space="preserve"> </w:t>
      </w:r>
      <w:r w:rsidRPr="007435EB">
        <w:rPr>
          <w:rFonts w:hint="cs"/>
          <w:rtl/>
        </w:rPr>
        <w:t>חזה</w:t>
      </w:r>
      <w:r w:rsidRPr="007435EB">
        <w:rPr>
          <w:rtl/>
        </w:rPr>
        <w:t xml:space="preserve"> </w:t>
      </w:r>
      <w:r w:rsidRPr="007435EB">
        <w:rPr>
          <w:rFonts w:hint="cs"/>
          <w:rtl/>
        </w:rPr>
        <w:t>ושוק</w:t>
      </w:r>
      <w:r w:rsidRPr="007435EB">
        <w:rPr>
          <w:rtl/>
        </w:rPr>
        <w:t>.</w:t>
      </w:r>
    </w:p>
    <w:p w14:paraId="5768AE5E" w14:textId="77777777" w:rsidR="00E8089F" w:rsidRPr="007435EB" w:rsidRDefault="00E8089F" w:rsidP="00E8089F">
      <w:pPr>
        <w:rPr>
          <w:rFonts w:cs="Guttman Vilna"/>
          <w:b/>
          <w:bCs/>
          <w:rtl/>
        </w:rPr>
      </w:pPr>
      <w:r w:rsidRPr="007435EB">
        <w:rPr>
          <w:rFonts w:hint="cs"/>
          <w:rtl/>
        </w:rPr>
        <w:t>כשהוא</w:t>
      </w:r>
      <w:r w:rsidRPr="007435EB">
        <w:rPr>
          <w:rtl/>
        </w:rPr>
        <w:t xml:space="preserve"> </w:t>
      </w:r>
      <w:r w:rsidRPr="007435EB">
        <w:rPr>
          <w:rFonts w:hint="cs"/>
          <w:rtl/>
        </w:rPr>
        <w:t>אומר</w:t>
      </w:r>
      <w:r w:rsidRPr="007435EB">
        <w:rPr>
          <w:rtl/>
        </w:rPr>
        <w:t xml:space="preserve"> </w:t>
      </w:r>
      <w:r w:rsidRPr="007435EB">
        <w:rPr>
          <w:rFonts w:hint="cs"/>
          <w:rtl/>
        </w:rPr>
        <w:t>אם</w:t>
      </w:r>
      <w:r w:rsidRPr="007435EB">
        <w:rPr>
          <w:rtl/>
        </w:rPr>
        <w:t xml:space="preserve"> </w:t>
      </w:r>
      <w:r w:rsidRPr="007435EB">
        <w:rPr>
          <w:rFonts w:hint="cs"/>
          <w:rtl/>
        </w:rPr>
        <w:t>עז</w:t>
      </w:r>
      <w:r w:rsidRPr="007435EB">
        <w:rPr>
          <w:rtl/>
        </w:rPr>
        <w:t xml:space="preserve"> </w:t>
      </w:r>
      <w:r w:rsidRPr="007435EB">
        <w:rPr>
          <w:rFonts w:hint="cs"/>
          <w:rtl/>
        </w:rPr>
        <w:t>הפסיק</w:t>
      </w:r>
      <w:r w:rsidRPr="007435EB">
        <w:rPr>
          <w:rtl/>
        </w:rPr>
        <w:t xml:space="preserve"> </w:t>
      </w:r>
      <w:r w:rsidRPr="007435EB">
        <w:rPr>
          <w:rFonts w:hint="cs"/>
          <w:rtl/>
        </w:rPr>
        <w:t>הענין</w:t>
      </w:r>
      <w:r w:rsidRPr="007435EB">
        <w:rPr>
          <w:rtl/>
        </w:rPr>
        <w:t xml:space="preserve">, </w:t>
      </w:r>
      <w:r w:rsidRPr="007435EB">
        <w:rPr>
          <w:rFonts w:hint="cs"/>
          <w:rtl/>
        </w:rPr>
        <w:t>לימד</w:t>
      </w:r>
      <w:r w:rsidRPr="007435EB">
        <w:rPr>
          <w:rtl/>
        </w:rPr>
        <w:t xml:space="preserve"> </w:t>
      </w:r>
      <w:r w:rsidRPr="007435EB">
        <w:rPr>
          <w:rFonts w:hint="cs"/>
          <w:rtl/>
        </w:rPr>
        <w:t>על</w:t>
      </w:r>
      <w:r w:rsidRPr="007435EB">
        <w:rPr>
          <w:rtl/>
        </w:rPr>
        <w:t xml:space="preserve"> </w:t>
      </w:r>
      <w:r w:rsidRPr="007435EB">
        <w:rPr>
          <w:rFonts w:hint="cs"/>
          <w:rtl/>
        </w:rPr>
        <w:t>העז</w:t>
      </w:r>
      <w:r w:rsidRPr="007435EB">
        <w:rPr>
          <w:rtl/>
        </w:rPr>
        <w:t xml:space="preserve"> </w:t>
      </w:r>
      <w:r w:rsidRPr="007435EB">
        <w:rPr>
          <w:rFonts w:hint="cs"/>
          <w:rtl/>
        </w:rPr>
        <w:t>שאין</w:t>
      </w:r>
      <w:r w:rsidRPr="007435EB">
        <w:rPr>
          <w:rtl/>
        </w:rPr>
        <w:t xml:space="preserve"> </w:t>
      </w:r>
      <w:r w:rsidRPr="007435EB">
        <w:rPr>
          <w:rFonts w:hint="cs"/>
          <w:rtl/>
        </w:rPr>
        <w:t>טעון</w:t>
      </w:r>
      <w:r w:rsidRPr="007435EB">
        <w:rPr>
          <w:rtl/>
        </w:rPr>
        <w:t xml:space="preserve"> </w:t>
      </w:r>
      <w:r w:rsidRPr="007435EB">
        <w:rPr>
          <w:rFonts w:hint="cs"/>
          <w:rtl/>
        </w:rPr>
        <w:t>אליה</w:t>
      </w:r>
      <w:r w:rsidRPr="007435EB">
        <w:rPr>
          <w:rtl/>
        </w:rPr>
        <w:t>.</w:t>
      </w:r>
    </w:p>
    <w:p w14:paraId="65F6313A" w14:textId="77777777" w:rsidR="00E8089F" w:rsidRPr="007435EB" w:rsidRDefault="00E8089F" w:rsidP="00E8089F">
      <w:pPr>
        <w:rPr>
          <w:rtl/>
        </w:rPr>
      </w:pPr>
      <w:r w:rsidRPr="005C3FF1">
        <w:rPr>
          <w:rStyle w:val="afffa"/>
          <w:rFonts w:hint="cs"/>
          <w:rtl/>
        </w:rPr>
        <w:t>וענהו לרבי יוסף</w:t>
      </w:r>
      <w:r w:rsidRPr="007435EB">
        <w:rPr>
          <w:rFonts w:hint="cs"/>
          <w:rtl/>
        </w:rPr>
        <w:t xml:space="preserve"> דכי</w:t>
      </w:r>
      <w:r w:rsidRPr="007435EB">
        <w:rPr>
          <w:rtl/>
        </w:rPr>
        <w:t xml:space="preserve"> </w:t>
      </w:r>
      <w:r w:rsidRPr="007435EB">
        <w:rPr>
          <w:rFonts w:hint="cs"/>
          <w:rtl/>
        </w:rPr>
        <w:t>קאמר</w:t>
      </w:r>
      <w:r w:rsidRPr="007435EB">
        <w:rPr>
          <w:rtl/>
        </w:rPr>
        <w:t xml:space="preserve"> </w:t>
      </w:r>
      <w:r w:rsidRPr="007435EB">
        <w:rPr>
          <w:rFonts w:hint="cs"/>
          <w:rtl/>
        </w:rPr>
        <w:t>שמואל</w:t>
      </w:r>
      <w:r w:rsidRPr="007435EB">
        <w:rPr>
          <w:rtl/>
        </w:rPr>
        <w:t xml:space="preserve"> - </w:t>
      </w:r>
      <w:r w:rsidRPr="007435EB">
        <w:rPr>
          <w:rFonts w:hint="cs"/>
          <w:rtl/>
        </w:rPr>
        <w:t>באבודין</w:t>
      </w:r>
      <w:r w:rsidRPr="007435EB">
        <w:rPr>
          <w:rtl/>
        </w:rPr>
        <w:t xml:space="preserve">, </w:t>
      </w:r>
      <w:r w:rsidRPr="007435EB">
        <w:rPr>
          <w:rFonts w:hint="cs"/>
          <w:rtl/>
        </w:rPr>
        <w:t>בדחויין</w:t>
      </w:r>
      <w:r w:rsidRPr="007435EB">
        <w:rPr>
          <w:rtl/>
        </w:rPr>
        <w:t xml:space="preserve"> </w:t>
      </w:r>
      <w:r w:rsidRPr="007435EB">
        <w:rPr>
          <w:rFonts w:hint="cs"/>
          <w:rtl/>
        </w:rPr>
        <w:t>לא</w:t>
      </w:r>
      <w:r w:rsidRPr="007435EB">
        <w:rPr>
          <w:rtl/>
        </w:rPr>
        <w:t xml:space="preserve"> </w:t>
      </w:r>
      <w:r w:rsidRPr="007435EB">
        <w:rPr>
          <w:rFonts w:hint="cs"/>
          <w:rtl/>
        </w:rPr>
        <w:t>אמר</w:t>
      </w:r>
      <w:r w:rsidRPr="007435EB">
        <w:rPr>
          <w:rtl/>
        </w:rPr>
        <w:t>.</w:t>
      </w:r>
    </w:p>
    <w:p w14:paraId="30CB592F" w14:textId="77777777" w:rsidR="00E8089F" w:rsidRPr="007435EB" w:rsidRDefault="00E8089F" w:rsidP="00E8089F">
      <w:pPr>
        <w:rPr>
          <w:rtl/>
        </w:rPr>
      </w:pPr>
      <w:r w:rsidRPr="007435EB">
        <w:rPr>
          <w:rFonts w:hint="cs"/>
          <w:rtl/>
        </w:rPr>
        <w:t>ומשכחת אבודה</w:t>
      </w:r>
      <w:r w:rsidRPr="007435EB">
        <w:rPr>
          <w:rtl/>
        </w:rPr>
        <w:t xml:space="preserve"> </w:t>
      </w:r>
      <w:r w:rsidRPr="007435EB">
        <w:rPr>
          <w:rFonts w:hint="cs"/>
          <w:rtl/>
        </w:rPr>
        <w:t>בשעת</w:t>
      </w:r>
      <w:r w:rsidRPr="007435EB">
        <w:rPr>
          <w:rtl/>
        </w:rPr>
        <w:t xml:space="preserve"> </w:t>
      </w:r>
      <w:r w:rsidRPr="007435EB">
        <w:rPr>
          <w:rFonts w:hint="cs"/>
          <w:rtl/>
        </w:rPr>
        <w:t>הפרשה</w:t>
      </w:r>
      <w:r w:rsidRPr="007435EB">
        <w:rPr>
          <w:rtl/>
        </w:rPr>
        <w:t xml:space="preserve"> </w:t>
      </w:r>
      <w:r w:rsidRPr="007435EB">
        <w:rPr>
          <w:rFonts w:hint="cs"/>
          <w:rtl/>
        </w:rPr>
        <w:t>לרבנן</w:t>
      </w:r>
      <w:r w:rsidRPr="007435EB">
        <w:rPr>
          <w:rtl/>
        </w:rPr>
        <w:t xml:space="preserve">, </w:t>
      </w:r>
      <w:r w:rsidRPr="007435EB">
        <w:rPr>
          <w:rFonts w:hint="cs"/>
          <w:rtl/>
        </w:rPr>
        <w:t>דלרעיה</w:t>
      </w:r>
      <w:r w:rsidRPr="007435EB">
        <w:rPr>
          <w:rtl/>
        </w:rPr>
        <w:t xml:space="preserve"> </w:t>
      </w:r>
      <w:r w:rsidRPr="007435EB">
        <w:rPr>
          <w:rFonts w:hint="cs"/>
          <w:rtl/>
        </w:rPr>
        <w:t>אזלא</w:t>
      </w:r>
      <w:r w:rsidRPr="007435EB">
        <w:rPr>
          <w:rtl/>
        </w:rPr>
        <w:t>.</w:t>
      </w:r>
    </w:p>
    <w:p w14:paraId="0429351F" w14:textId="77777777" w:rsidR="00E8089F" w:rsidRPr="007435EB" w:rsidRDefault="00E8089F" w:rsidP="00E8089F">
      <w:pPr>
        <w:rPr>
          <w:rtl/>
        </w:rPr>
      </w:pPr>
      <w:r w:rsidRPr="007435EB">
        <w:rPr>
          <w:rFonts w:hint="cs"/>
          <w:rtl/>
        </w:rPr>
        <w:t>דלרבי הפריש</w:t>
      </w:r>
      <w:r w:rsidRPr="007435EB">
        <w:rPr>
          <w:rtl/>
        </w:rPr>
        <w:t xml:space="preserve"> </w:t>
      </w:r>
      <w:r w:rsidRPr="007435EB">
        <w:rPr>
          <w:rFonts w:hint="cs"/>
          <w:rtl/>
        </w:rPr>
        <w:t>חטאתו</w:t>
      </w:r>
      <w:r w:rsidRPr="007435EB">
        <w:rPr>
          <w:rtl/>
        </w:rPr>
        <w:t xml:space="preserve"> </w:t>
      </w:r>
      <w:r w:rsidRPr="007435EB">
        <w:rPr>
          <w:rFonts w:hint="cs"/>
          <w:rtl/>
        </w:rPr>
        <w:t>ואבדה</w:t>
      </w:r>
      <w:r w:rsidRPr="007435EB">
        <w:rPr>
          <w:rtl/>
        </w:rPr>
        <w:t xml:space="preserve">, </w:t>
      </w:r>
      <w:r w:rsidRPr="007435EB">
        <w:rPr>
          <w:rFonts w:hint="cs"/>
          <w:rtl/>
        </w:rPr>
        <w:t>והפריש</w:t>
      </w:r>
      <w:r w:rsidRPr="007435EB">
        <w:rPr>
          <w:rtl/>
        </w:rPr>
        <w:t xml:space="preserve"> </w:t>
      </w:r>
      <w:r w:rsidRPr="007435EB">
        <w:rPr>
          <w:rFonts w:hint="cs"/>
          <w:rtl/>
        </w:rPr>
        <w:t>אחרת</w:t>
      </w:r>
      <w:r w:rsidRPr="007435EB">
        <w:rPr>
          <w:rtl/>
        </w:rPr>
        <w:t xml:space="preserve"> </w:t>
      </w:r>
      <w:r w:rsidRPr="007435EB">
        <w:rPr>
          <w:rFonts w:hint="cs"/>
          <w:rtl/>
        </w:rPr>
        <w:t>תחתיה</w:t>
      </w:r>
      <w:r w:rsidRPr="007435EB">
        <w:rPr>
          <w:rtl/>
        </w:rPr>
        <w:t xml:space="preserve">, </w:t>
      </w:r>
      <w:r w:rsidRPr="007435EB">
        <w:rPr>
          <w:rFonts w:hint="cs"/>
          <w:rtl/>
        </w:rPr>
        <w:t>ונמצאת</w:t>
      </w:r>
      <w:r w:rsidRPr="007435EB">
        <w:rPr>
          <w:rtl/>
        </w:rPr>
        <w:t xml:space="preserve"> </w:t>
      </w:r>
      <w:r w:rsidRPr="007435EB">
        <w:rPr>
          <w:rFonts w:hint="cs"/>
          <w:rtl/>
        </w:rPr>
        <w:t>הראשונה</w:t>
      </w:r>
      <w:r w:rsidRPr="007435EB">
        <w:rPr>
          <w:rtl/>
        </w:rPr>
        <w:t>.</w:t>
      </w:r>
    </w:p>
    <w:p w14:paraId="3BE79FF5" w14:textId="77777777" w:rsidR="00E8089F" w:rsidRPr="007435EB" w:rsidRDefault="00E8089F" w:rsidP="00E8089F">
      <w:pPr>
        <w:rPr>
          <w:rFonts w:cs="Guttman Vilna"/>
          <w:b/>
          <w:bCs/>
          <w:rtl/>
        </w:rPr>
      </w:pPr>
      <w:r w:rsidRPr="007435EB">
        <w:rPr>
          <w:rFonts w:hint="cs"/>
          <w:rtl/>
        </w:rPr>
        <w:t>והרי</w:t>
      </w:r>
      <w:r w:rsidRPr="007435EB">
        <w:rPr>
          <w:rtl/>
        </w:rPr>
        <w:t xml:space="preserve"> </w:t>
      </w:r>
      <w:r w:rsidRPr="007435EB">
        <w:rPr>
          <w:rFonts w:hint="cs"/>
          <w:rtl/>
        </w:rPr>
        <w:t>שתיהן</w:t>
      </w:r>
      <w:r w:rsidRPr="007435EB">
        <w:rPr>
          <w:rtl/>
        </w:rPr>
        <w:t xml:space="preserve"> </w:t>
      </w:r>
      <w:r w:rsidRPr="007435EB">
        <w:rPr>
          <w:rFonts w:hint="cs"/>
          <w:rtl/>
        </w:rPr>
        <w:t>עומדות</w:t>
      </w:r>
      <w:r w:rsidRPr="007435EB">
        <w:rPr>
          <w:rtl/>
        </w:rPr>
        <w:t xml:space="preserve"> - </w:t>
      </w:r>
      <w:r w:rsidRPr="007435EB">
        <w:rPr>
          <w:rFonts w:hint="cs"/>
          <w:rtl/>
        </w:rPr>
        <w:t>אחת</w:t>
      </w:r>
      <w:r w:rsidRPr="007435EB">
        <w:rPr>
          <w:rtl/>
        </w:rPr>
        <w:t xml:space="preserve"> </w:t>
      </w:r>
      <w:r w:rsidRPr="007435EB">
        <w:rPr>
          <w:rFonts w:hint="cs"/>
          <w:rtl/>
        </w:rPr>
        <w:t>מהן</w:t>
      </w:r>
      <w:r w:rsidRPr="007435EB">
        <w:rPr>
          <w:rtl/>
        </w:rPr>
        <w:t xml:space="preserve"> </w:t>
      </w:r>
      <w:r w:rsidRPr="007435EB">
        <w:rPr>
          <w:rFonts w:hint="cs"/>
          <w:rtl/>
        </w:rPr>
        <w:t>תקרב</w:t>
      </w:r>
      <w:r w:rsidRPr="007435EB">
        <w:rPr>
          <w:rtl/>
        </w:rPr>
        <w:t xml:space="preserve">, </w:t>
      </w:r>
      <w:r w:rsidRPr="007435EB">
        <w:rPr>
          <w:rFonts w:hint="cs"/>
          <w:rtl/>
        </w:rPr>
        <w:t>ושניה</w:t>
      </w:r>
      <w:r w:rsidRPr="007435EB">
        <w:rPr>
          <w:rtl/>
        </w:rPr>
        <w:t xml:space="preserve"> </w:t>
      </w:r>
      <w:r w:rsidRPr="007435EB">
        <w:rPr>
          <w:rFonts w:hint="cs"/>
          <w:rtl/>
        </w:rPr>
        <w:t>תמות</w:t>
      </w:r>
      <w:r w:rsidRPr="007435EB">
        <w:rPr>
          <w:rtl/>
        </w:rPr>
        <w:t>.</w:t>
      </w:r>
    </w:p>
    <w:p w14:paraId="3FF04E99" w14:textId="77777777" w:rsidR="00E8089F" w:rsidRPr="007435EB" w:rsidRDefault="00E8089F" w:rsidP="00E8089F">
      <w:pPr>
        <w:rPr>
          <w:rtl/>
        </w:rPr>
      </w:pPr>
      <w:r w:rsidRPr="007435EB">
        <w:rPr>
          <w:rFonts w:hint="cs"/>
          <w:rtl/>
        </w:rPr>
        <w:lastRenderedPageBreak/>
        <w:t>וחכ</w:t>
      </w:r>
      <w:r w:rsidRPr="007435EB">
        <w:rPr>
          <w:rtl/>
        </w:rPr>
        <w:t>"</w:t>
      </w:r>
      <w:r w:rsidRPr="007435EB">
        <w:rPr>
          <w:rFonts w:hint="cs"/>
          <w:rtl/>
        </w:rPr>
        <w:t>א</w:t>
      </w:r>
      <w:r w:rsidRPr="007435EB">
        <w:rPr>
          <w:rtl/>
        </w:rPr>
        <w:t xml:space="preserve">: </w:t>
      </w:r>
      <w:r w:rsidRPr="007435EB">
        <w:rPr>
          <w:rFonts w:hint="cs"/>
          <w:rtl/>
        </w:rPr>
        <w:t>אין</w:t>
      </w:r>
      <w:r w:rsidRPr="007435EB">
        <w:rPr>
          <w:rtl/>
        </w:rPr>
        <w:t xml:space="preserve"> </w:t>
      </w:r>
      <w:r w:rsidRPr="007435EB">
        <w:rPr>
          <w:rFonts w:hint="cs"/>
          <w:rtl/>
        </w:rPr>
        <w:t>חטאת</w:t>
      </w:r>
      <w:r w:rsidRPr="007435EB">
        <w:rPr>
          <w:rtl/>
        </w:rPr>
        <w:t xml:space="preserve"> </w:t>
      </w:r>
      <w:r w:rsidRPr="007435EB">
        <w:rPr>
          <w:rFonts w:hint="cs"/>
          <w:rtl/>
        </w:rPr>
        <w:t>מתה</w:t>
      </w:r>
      <w:r w:rsidRPr="007435EB">
        <w:rPr>
          <w:rtl/>
        </w:rPr>
        <w:t xml:space="preserve"> </w:t>
      </w:r>
      <w:r w:rsidRPr="007435EB">
        <w:rPr>
          <w:rFonts w:hint="cs"/>
          <w:rtl/>
        </w:rPr>
        <w:t>אלא</w:t>
      </w:r>
      <w:r w:rsidRPr="007435EB">
        <w:rPr>
          <w:rtl/>
        </w:rPr>
        <w:t xml:space="preserve"> </w:t>
      </w:r>
      <w:r w:rsidRPr="007435EB">
        <w:rPr>
          <w:rFonts w:hint="cs"/>
          <w:rtl/>
        </w:rPr>
        <w:t>שנמצאת</w:t>
      </w:r>
      <w:r w:rsidRPr="007435EB">
        <w:rPr>
          <w:rtl/>
        </w:rPr>
        <w:t xml:space="preserve"> </w:t>
      </w:r>
      <w:r w:rsidRPr="007435EB">
        <w:rPr>
          <w:rFonts w:hint="cs"/>
          <w:rtl/>
        </w:rPr>
        <w:t>לאחר</w:t>
      </w:r>
      <w:r w:rsidRPr="007435EB">
        <w:rPr>
          <w:rtl/>
        </w:rPr>
        <w:t xml:space="preserve"> </w:t>
      </w:r>
      <w:r w:rsidRPr="007435EB">
        <w:rPr>
          <w:rFonts w:hint="cs"/>
          <w:rtl/>
        </w:rPr>
        <w:t>שנתכפרו</w:t>
      </w:r>
      <w:r w:rsidRPr="007435EB">
        <w:rPr>
          <w:rtl/>
        </w:rPr>
        <w:t xml:space="preserve"> </w:t>
      </w:r>
      <w:r w:rsidRPr="007435EB">
        <w:rPr>
          <w:rFonts w:hint="cs"/>
          <w:rtl/>
        </w:rPr>
        <w:t>בעלים</w:t>
      </w:r>
      <w:r w:rsidRPr="007435EB">
        <w:rPr>
          <w:rtl/>
        </w:rPr>
        <w:t>.</w:t>
      </w:r>
    </w:p>
    <w:p w14:paraId="01042033" w14:textId="77777777" w:rsidR="00E8089F" w:rsidRPr="007435EB" w:rsidRDefault="00E8089F" w:rsidP="00E8089F">
      <w:pPr>
        <w:rPr>
          <w:rFonts w:cs="Guttman Vilna"/>
          <w:b/>
          <w:bCs/>
          <w:rtl/>
        </w:rPr>
      </w:pPr>
      <w:r w:rsidRPr="007435EB">
        <w:rPr>
          <w:rFonts w:hint="cs"/>
          <w:rtl/>
        </w:rPr>
        <w:t>הא</w:t>
      </w:r>
      <w:r w:rsidRPr="007435EB">
        <w:rPr>
          <w:rtl/>
        </w:rPr>
        <w:t xml:space="preserve"> </w:t>
      </w:r>
      <w:r w:rsidRPr="007435EB">
        <w:rPr>
          <w:rFonts w:hint="cs"/>
          <w:rtl/>
        </w:rPr>
        <w:t>קודם</w:t>
      </w:r>
      <w:r w:rsidRPr="007435EB">
        <w:rPr>
          <w:rtl/>
        </w:rPr>
        <w:t xml:space="preserve"> </w:t>
      </w:r>
      <w:r w:rsidRPr="007435EB">
        <w:rPr>
          <w:rFonts w:hint="cs"/>
          <w:rtl/>
        </w:rPr>
        <w:t>שנתכפרו</w:t>
      </w:r>
      <w:r w:rsidRPr="007435EB">
        <w:rPr>
          <w:rtl/>
        </w:rPr>
        <w:t xml:space="preserve"> </w:t>
      </w:r>
      <w:r w:rsidRPr="007435EB">
        <w:rPr>
          <w:rFonts w:hint="cs"/>
          <w:rtl/>
        </w:rPr>
        <w:t>בעלים</w:t>
      </w:r>
      <w:r w:rsidRPr="007435EB">
        <w:rPr>
          <w:rtl/>
        </w:rPr>
        <w:t xml:space="preserve"> - </w:t>
      </w:r>
      <w:r w:rsidRPr="007435EB">
        <w:rPr>
          <w:rFonts w:hint="cs"/>
          <w:rtl/>
        </w:rPr>
        <w:t>רועה</w:t>
      </w:r>
      <w:r w:rsidRPr="007435EB">
        <w:rPr>
          <w:rtl/>
        </w:rPr>
        <w:t>.</w:t>
      </w:r>
    </w:p>
    <w:p w14:paraId="1653E520" w14:textId="77777777" w:rsidR="00E8089F" w:rsidRPr="007435EB" w:rsidRDefault="00E8089F" w:rsidP="00E8089F">
      <w:pPr>
        <w:rPr>
          <w:rtl/>
        </w:rPr>
      </w:pPr>
      <w:r w:rsidRPr="007435EB">
        <w:rPr>
          <w:rFonts w:ascii="Fb Fontext" w:hAnsi="Fb Fontext" w:hint="cs"/>
          <w:sz w:val="20"/>
          <w:rtl/>
        </w:rPr>
        <w:t>ואילו</w:t>
      </w:r>
      <w:r w:rsidRPr="007435EB">
        <w:rPr>
          <w:rFonts w:ascii="Fb Fontext" w:hAnsi="Fb Fontext"/>
          <w:sz w:val="20"/>
          <w:rtl/>
        </w:rPr>
        <w:t xml:space="preserve"> </w:t>
      </w:r>
      <w:r w:rsidRPr="007435EB">
        <w:rPr>
          <w:rFonts w:ascii="Fb Fontext" w:hAnsi="Fb Fontext" w:hint="cs"/>
          <w:sz w:val="20"/>
          <w:rtl/>
        </w:rPr>
        <w:t>בפסח</w:t>
      </w:r>
      <w:r w:rsidRPr="007435EB">
        <w:rPr>
          <w:rFonts w:ascii="Fb Fontext" w:hAnsi="Fb Fontext"/>
          <w:sz w:val="20"/>
          <w:rtl/>
        </w:rPr>
        <w:t>, היכא ש</w:t>
      </w:r>
      <w:r w:rsidRPr="007435EB">
        <w:rPr>
          <w:rFonts w:ascii="Fb Fontext" w:hAnsi="Fb Fontext" w:hint="cs"/>
          <w:sz w:val="20"/>
          <w:rtl/>
        </w:rPr>
        <w:t>אבד</w:t>
      </w:r>
      <w:r w:rsidRPr="007435EB">
        <w:rPr>
          <w:rFonts w:ascii="Fb Fontext" w:hAnsi="Fb Fontext"/>
          <w:sz w:val="20"/>
          <w:rtl/>
        </w:rPr>
        <w:t xml:space="preserve"> </w:t>
      </w:r>
      <w:r w:rsidRPr="007435EB">
        <w:rPr>
          <w:rFonts w:ascii="Fb Fontext" w:hAnsi="Fb Fontext" w:hint="cs"/>
          <w:sz w:val="20"/>
          <w:rtl/>
        </w:rPr>
        <w:t>ונמצא</w:t>
      </w:r>
      <w:r w:rsidRPr="007435EB">
        <w:rPr>
          <w:rFonts w:ascii="Fb Fontext" w:hAnsi="Fb Fontext"/>
          <w:sz w:val="20"/>
          <w:rtl/>
        </w:rPr>
        <w:t xml:space="preserve"> </w:t>
      </w:r>
      <w:r w:rsidRPr="007435EB">
        <w:rPr>
          <w:rFonts w:ascii="Fb Fontext" w:hAnsi="Fb Fontext" w:hint="cs"/>
          <w:sz w:val="20"/>
          <w:rtl/>
        </w:rPr>
        <w:t>אחר</w:t>
      </w:r>
      <w:r w:rsidRPr="007435EB">
        <w:rPr>
          <w:rFonts w:ascii="Fb Fontext" w:hAnsi="Fb Fontext"/>
          <w:sz w:val="20"/>
          <w:rtl/>
        </w:rPr>
        <w:t xml:space="preserve"> </w:t>
      </w:r>
      <w:r w:rsidRPr="007435EB">
        <w:rPr>
          <w:rFonts w:ascii="Fb Fontext" w:hAnsi="Fb Fontext" w:hint="cs"/>
          <w:sz w:val="20"/>
          <w:rtl/>
        </w:rPr>
        <w:t>חצות</w:t>
      </w:r>
      <w:r w:rsidRPr="007435EB">
        <w:rPr>
          <w:rFonts w:ascii="Fb Fontext" w:hAnsi="Fb Fontext"/>
          <w:sz w:val="20"/>
          <w:rtl/>
        </w:rPr>
        <w:t xml:space="preserve"> </w:t>
      </w:r>
      <w:r w:rsidRPr="007435EB">
        <w:rPr>
          <w:rFonts w:ascii="Fb Fontext" w:hAnsi="Fb Fontext" w:hint="cs"/>
          <w:sz w:val="20"/>
          <w:rtl/>
        </w:rPr>
        <w:t>קודם</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w:t>
      </w:r>
      <w:r w:rsidRPr="007435EB">
        <w:rPr>
          <w:rFonts w:ascii="Fb Fontext" w:hAnsi="Fb Fontext" w:hint="cs"/>
          <w:sz w:val="20"/>
          <w:rtl/>
        </w:rPr>
        <w:t>קרב</w:t>
      </w:r>
      <w:r w:rsidRPr="007435EB">
        <w:rPr>
          <w:rFonts w:ascii="Fb Fontext" w:hAnsi="Fb Fontext"/>
          <w:sz w:val="20"/>
          <w:rtl/>
        </w:rPr>
        <w:t xml:space="preserve"> </w:t>
      </w:r>
      <w:r w:rsidRPr="007435EB">
        <w:rPr>
          <w:rFonts w:ascii="Fb Fontext" w:hAnsi="Fb Fontext" w:hint="cs"/>
          <w:sz w:val="20"/>
          <w:rtl/>
        </w:rPr>
        <w:t>שלמים</w:t>
      </w:r>
      <w:r w:rsidRPr="007435EB">
        <w:rPr>
          <w:rFonts w:ascii="Fb Fontext" w:hAnsi="Fb Fontext"/>
          <w:sz w:val="20"/>
          <w:rtl/>
        </w:rPr>
        <w:t>.</w:t>
      </w:r>
    </w:p>
    <w:p w14:paraId="2B89B0A1" w14:textId="77777777" w:rsidR="00E8089F" w:rsidRPr="007435EB" w:rsidRDefault="00E8089F" w:rsidP="00E8089F">
      <w:pPr>
        <w:rPr>
          <w:rtl/>
        </w:rPr>
      </w:pPr>
      <w:r w:rsidRPr="005C3FF1">
        <w:rPr>
          <w:rStyle w:val="afffa"/>
          <w:rFonts w:hint="cs"/>
          <w:rtl/>
        </w:rPr>
        <w:t>ואין לומר דשמואל</w:t>
      </w:r>
      <w:r w:rsidRPr="007435EB">
        <w:rPr>
          <w:rFonts w:ascii="Fb Fontext" w:hAnsi="Fb Fontext"/>
          <w:rtl/>
        </w:rPr>
        <w:t xml:space="preserve"> </w:t>
      </w:r>
      <w:r w:rsidRPr="007435EB">
        <w:rPr>
          <w:rFonts w:ascii="Fb Fontext" w:hAnsi="Fb Fontext" w:hint="cs"/>
          <w:rtl/>
        </w:rPr>
        <w:t>כרבי</w:t>
      </w:r>
      <w:r w:rsidRPr="007435EB">
        <w:rPr>
          <w:rFonts w:ascii="Fb Fontext" w:hAnsi="Fb Fontext"/>
          <w:rtl/>
        </w:rPr>
        <w:t xml:space="preserve"> </w:t>
      </w:r>
      <w:r w:rsidRPr="007435EB">
        <w:rPr>
          <w:rFonts w:ascii="Fb Fontext" w:hAnsi="Fb Fontext" w:hint="cs"/>
          <w:rtl/>
        </w:rPr>
        <w:t>ס</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w:t>
      </w:r>
      <w:r w:rsidRPr="007435EB">
        <w:rPr>
          <w:rFonts w:ascii="Fb Fontext" w:hAnsi="Fb Fontext" w:hint="cs"/>
          <w:rtl/>
        </w:rPr>
        <w:t>דאבודה</w:t>
      </w:r>
      <w:r w:rsidRPr="007435EB">
        <w:rPr>
          <w:rFonts w:ascii="Fb Fontext" w:hAnsi="Fb Fontext"/>
          <w:rtl/>
        </w:rPr>
        <w:t xml:space="preserve"> </w:t>
      </w:r>
      <w:r w:rsidRPr="007435EB">
        <w:rPr>
          <w:rFonts w:ascii="Fb Fontext" w:hAnsi="Fb Fontext" w:hint="cs"/>
          <w:rtl/>
        </w:rPr>
        <w:t>למיתה</w:t>
      </w:r>
      <w:r w:rsidRPr="007435EB">
        <w:rPr>
          <w:rFonts w:ascii="Fb Fontext" w:hAnsi="Fb Fontext"/>
          <w:rtl/>
        </w:rPr>
        <w:t xml:space="preserve"> </w:t>
      </w:r>
      <w:r w:rsidRPr="007435EB">
        <w:rPr>
          <w:rFonts w:ascii="Fb Fontext" w:hAnsi="Fb Fontext" w:hint="cs"/>
          <w:rtl/>
        </w:rPr>
        <w:t>אזלא</w:t>
      </w:r>
      <w:r w:rsidRPr="007435EB">
        <w:rPr>
          <w:rFonts w:ascii="Fb Fontext" w:hAnsi="Fb Fontext"/>
          <w:rtl/>
        </w:rPr>
        <w:t>.</w:t>
      </w:r>
      <w:r w:rsidRPr="007435EB">
        <w:rPr>
          <w:rFonts w:ascii="Fb Fontext" w:hAnsi="Fb Fontext" w:hint="cs"/>
          <w:rtl/>
        </w:rPr>
        <w:t xml:space="preserve"> ו</w:t>
      </w:r>
      <w:r w:rsidR="00AB3B38">
        <w:rPr>
          <w:rFonts w:ascii="Fb Fontext" w:hAnsi="Fb Fontext" w:hint="cs"/>
          <w:rtl/>
        </w:rPr>
        <w:t>אף</w:t>
      </w:r>
      <w:r w:rsidRPr="007435EB">
        <w:rPr>
          <w:rFonts w:ascii="Fb Fontext" w:hAnsi="Fb Fontext" w:hint="cs"/>
          <w:rtl/>
        </w:rPr>
        <w:t xml:space="preserve"> דלרבי כל</w:t>
      </w:r>
      <w:r w:rsidRPr="007435EB">
        <w:rPr>
          <w:rFonts w:ascii="Fb Fontext" w:hAnsi="Fb Fontext"/>
          <w:rtl/>
        </w:rPr>
        <w:t xml:space="preserve"> </w:t>
      </w:r>
      <w:r w:rsidRPr="007435EB">
        <w:rPr>
          <w:rFonts w:ascii="Fb Fontext" w:hAnsi="Fb Fontext" w:hint="cs"/>
          <w:rtl/>
        </w:rPr>
        <w:t>אבודה</w:t>
      </w:r>
      <w:r w:rsidRPr="007435EB">
        <w:rPr>
          <w:rFonts w:ascii="Fb Fontext" w:hAnsi="Fb Fontext"/>
          <w:rtl/>
        </w:rPr>
        <w:t xml:space="preserve"> </w:t>
      </w:r>
      <w:r w:rsidRPr="007435EB">
        <w:rPr>
          <w:rFonts w:ascii="Fb Fontext" w:hAnsi="Fb Fontext" w:hint="cs"/>
          <w:rtl/>
        </w:rPr>
        <w:t>-מתה</w:t>
      </w:r>
      <w:r w:rsidRPr="007435EB">
        <w:rPr>
          <w:rFonts w:ascii="Fb Fontext" w:hAnsi="Fb Fontext"/>
          <w:rtl/>
        </w:rPr>
        <w:t>.</w:t>
      </w:r>
    </w:p>
    <w:p w14:paraId="5C49D1B6" w14:textId="77777777" w:rsidR="00E8089F" w:rsidRPr="007435EB" w:rsidRDefault="00AB3B38" w:rsidP="00E8089F">
      <w:pPr>
        <w:rPr>
          <w:rFonts w:cs="Guttman Vilna"/>
          <w:b/>
          <w:bCs/>
          <w:rtl/>
        </w:rPr>
      </w:pPr>
      <w:r>
        <w:rPr>
          <w:rFonts w:hint="cs"/>
          <w:rtl/>
        </w:rPr>
        <w:t>כאן</w:t>
      </w:r>
      <w:r w:rsidR="00E8089F" w:rsidRPr="007435EB">
        <w:rPr>
          <w:rFonts w:hint="cs"/>
          <w:rtl/>
        </w:rPr>
        <w:t xml:space="preserve"> ס</w:t>
      </w:r>
      <w:r w:rsidR="00E8089F" w:rsidRPr="007435EB">
        <w:rPr>
          <w:rtl/>
        </w:rPr>
        <w:t>"</w:t>
      </w:r>
      <w:r w:rsidR="00E8089F" w:rsidRPr="007435EB">
        <w:rPr>
          <w:rFonts w:hint="cs"/>
          <w:rtl/>
        </w:rPr>
        <w:t>ל כרבא דאבידת לילה ל</w:t>
      </w:r>
      <w:r w:rsidR="00E8089F" w:rsidRPr="007435EB">
        <w:rPr>
          <w:rtl/>
        </w:rPr>
        <w:t>"</w:t>
      </w:r>
      <w:r w:rsidR="00E8089F" w:rsidRPr="007435EB">
        <w:rPr>
          <w:rFonts w:hint="cs"/>
          <w:rtl/>
        </w:rPr>
        <w:t>ש אבידה.</w:t>
      </w:r>
    </w:p>
    <w:p w14:paraId="16FF24AD" w14:textId="77777777" w:rsidR="00E8089F" w:rsidRPr="007435EB" w:rsidRDefault="00E8089F" w:rsidP="00E8089F">
      <w:pPr>
        <w:rPr>
          <w:rtl/>
        </w:rPr>
      </w:pPr>
      <w:r w:rsidRPr="00AC0CB1">
        <w:rPr>
          <w:rStyle w:val="af2"/>
          <w:rFonts w:hint="cs"/>
          <w:rtl/>
        </w:rPr>
        <w:t xml:space="preserve">'ורועה' </w:t>
      </w:r>
      <w:r w:rsidRPr="007435EB">
        <w:rPr>
          <w:rFonts w:hint="cs"/>
          <w:rtl/>
        </w:rPr>
        <w:t>לרבי משכח</w:t>
      </w:r>
      <w:r w:rsidRPr="007435EB">
        <w:rPr>
          <w:rtl/>
        </w:rPr>
        <w:t>"</w:t>
      </w:r>
      <w:r>
        <w:rPr>
          <w:rFonts w:hint="cs"/>
          <w:rtl/>
        </w:rPr>
        <w:t xml:space="preserve">ל </w:t>
      </w:r>
      <w:r>
        <w:rPr>
          <w:rStyle w:val="affffd"/>
          <w:rFonts w:hint="cs"/>
          <w:rtl/>
          <w:rPrChange w:id="11286" w:author="מנוע אמוראים" w:date="2026-10-05T16:42:03Z">
            <w:rPr>
              <w:rFonts w:hint="cs"/>
              <w:rtl/>
            </w:rPr>
          </w:rPrChange>
        </w:rPr>
        <w:t xml:space="preserve">כדר</w:t>
      </w:r>
      <w:r>
        <w:rPr>
          <w:rStyle w:val="affffd"/>
          <w:rtl/>
          <w:rPrChange w:id="11287" w:author="מנוע אמוראים" w:date="2026-10-05T16:42:03Z">
            <w:rPr>
              <w:rtl/>
            </w:rPr>
          </w:rPrChange>
        </w:rPr>
        <w:t xml:space="preserve">"</w:t>
      </w:r>
      <w:r>
        <w:rPr>
          <w:rStyle w:val="affffd"/>
          <w:rFonts w:hint="cs"/>
          <w:rtl/>
          <w:rPrChange w:id="11288" w:author="מנוע אמוראים" w:date="2026-10-05T16:42:03Z">
            <w:rPr>
              <w:rFonts w:hint="cs"/>
              <w:rtl/>
            </w:rPr>
          </w:rPrChange>
        </w:rPr>
        <w:t xml:space="preserve">א</w:t>
      </w:r>
      <w:r w:rsidRPr="007435EB">
        <w:rPr>
          <w:rtl/>
        </w:rPr>
        <w:t xml:space="preserve">: </w:t>
      </w:r>
      <w:r w:rsidRPr="007435EB">
        <w:rPr>
          <w:rFonts w:hint="cs"/>
          <w:rtl/>
        </w:rPr>
        <w:t>הפריש</w:t>
      </w:r>
      <w:r w:rsidRPr="007435EB">
        <w:rPr>
          <w:rtl/>
        </w:rPr>
        <w:t xml:space="preserve"> </w:t>
      </w:r>
      <w:r w:rsidRPr="007435EB">
        <w:rPr>
          <w:rFonts w:hint="cs"/>
          <w:rtl/>
        </w:rPr>
        <w:t>שתי</w:t>
      </w:r>
      <w:r w:rsidRPr="007435EB">
        <w:rPr>
          <w:rtl/>
        </w:rPr>
        <w:t xml:space="preserve"> </w:t>
      </w:r>
      <w:r w:rsidRPr="007435EB">
        <w:rPr>
          <w:rFonts w:hint="cs"/>
          <w:rtl/>
        </w:rPr>
        <w:t>חטאות</w:t>
      </w:r>
      <w:r w:rsidRPr="007435EB">
        <w:rPr>
          <w:rtl/>
        </w:rPr>
        <w:t xml:space="preserve"> </w:t>
      </w:r>
      <w:r w:rsidRPr="007435EB">
        <w:rPr>
          <w:rFonts w:hint="cs"/>
          <w:rtl/>
        </w:rPr>
        <w:t>לאחריות</w:t>
      </w:r>
      <w:r w:rsidRPr="007435EB">
        <w:rPr>
          <w:rtl/>
        </w:rPr>
        <w:t xml:space="preserve"> </w:t>
      </w:r>
      <w:r w:rsidRPr="007435EB">
        <w:rPr>
          <w:rFonts w:hint="cs"/>
          <w:rtl/>
        </w:rPr>
        <w:t>מתכפר</w:t>
      </w:r>
      <w:r w:rsidRPr="007435EB">
        <w:rPr>
          <w:rtl/>
        </w:rPr>
        <w:t xml:space="preserve"> </w:t>
      </w:r>
      <w:r w:rsidRPr="007435EB">
        <w:rPr>
          <w:rFonts w:hint="cs"/>
          <w:rtl/>
        </w:rPr>
        <w:t>באחת</w:t>
      </w:r>
      <w:r w:rsidRPr="007435EB">
        <w:rPr>
          <w:rtl/>
        </w:rPr>
        <w:t xml:space="preserve"> </w:t>
      </w:r>
      <w:r w:rsidRPr="007435EB">
        <w:rPr>
          <w:rFonts w:hint="cs"/>
          <w:rtl/>
        </w:rPr>
        <w:t>מהן</w:t>
      </w:r>
      <w:r w:rsidRPr="007435EB">
        <w:rPr>
          <w:rtl/>
        </w:rPr>
        <w:t xml:space="preserve">, </w:t>
      </w:r>
      <w:r w:rsidRPr="007435EB">
        <w:rPr>
          <w:rFonts w:hint="cs"/>
          <w:rtl/>
        </w:rPr>
        <w:t>ושניה</w:t>
      </w:r>
      <w:r w:rsidRPr="007435EB">
        <w:rPr>
          <w:rtl/>
        </w:rPr>
        <w:t xml:space="preserve"> </w:t>
      </w:r>
      <w:r w:rsidRPr="007435EB">
        <w:rPr>
          <w:rFonts w:hint="cs"/>
          <w:rtl/>
        </w:rPr>
        <w:t>תרעה</w:t>
      </w:r>
      <w:r w:rsidRPr="007435EB">
        <w:rPr>
          <w:rtl/>
        </w:rPr>
        <w:t>.</w:t>
      </w:r>
    </w:p>
    <w:p w14:paraId="552EABB5" w14:textId="77777777" w:rsidR="00E8089F" w:rsidRPr="007435EB" w:rsidRDefault="00E8089F" w:rsidP="00E8089F">
      <w:pPr>
        <w:rPr>
          <w:rtl/>
        </w:rPr>
      </w:pPr>
      <w:r w:rsidRPr="005C3FF1">
        <w:rPr>
          <w:rStyle w:val="afffa"/>
          <w:rFonts w:hint="cs"/>
          <w:rtl/>
        </w:rPr>
        <w:t>דדחי</w:t>
      </w:r>
      <w:r w:rsidRPr="005C3FF1">
        <w:rPr>
          <w:rStyle w:val="afffa"/>
          <w:rtl/>
        </w:rPr>
        <w:t>'</w:t>
      </w:r>
      <w:r w:rsidRPr="007435EB">
        <w:rPr>
          <w:rFonts w:ascii="Fb Fontext" w:hAnsi="Fb Fontext" w:hint="cs"/>
          <w:sz w:val="20"/>
          <w:rtl/>
        </w:rPr>
        <w:t xml:space="preserve"> דאילו</w:t>
      </w:r>
      <w:r w:rsidRPr="007435EB">
        <w:rPr>
          <w:rFonts w:ascii="Fb Fontext" w:hAnsi="Fb Fontext"/>
          <w:sz w:val="20"/>
          <w:rtl/>
        </w:rPr>
        <w:t xml:space="preserve"> </w:t>
      </w:r>
      <w:r w:rsidRPr="007435EB">
        <w:rPr>
          <w:rFonts w:ascii="Fb Fontext" w:hAnsi="Fb Fontext" w:hint="cs"/>
          <w:sz w:val="20"/>
          <w:rtl/>
        </w:rPr>
        <w:t>בפסח</w:t>
      </w:r>
      <w:r w:rsidRPr="007435EB">
        <w:rPr>
          <w:rFonts w:ascii="Fb Fontext" w:hAnsi="Fb Fontext"/>
          <w:sz w:val="20"/>
          <w:rtl/>
        </w:rPr>
        <w:t xml:space="preserve"> </w:t>
      </w:r>
      <w:r w:rsidRPr="007435EB">
        <w:rPr>
          <w:rFonts w:ascii="Fb Fontext" w:hAnsi="Fb Fontext" w:hint="cs"/>
          <w:sz w:val="20"/>
          <w:rtl/>
        </w:rPr>
        <w:t>כה</w:t>
      </w:r>
      <w:r w:rsidRPr="007435EB">
        <w:rPr>
          <w:rFonts w:ascii="Fb Fontext" w:hAnsi="Fb Fontext"/>
          <w:sz w:val="20"/>
          <w:rtl/>
        </w:rPr>
        <w:t>"</w:t>
      </w:r>
      <w:r w:rsidRPr="007435EB">
        <w:rPr>
          <w:rFonts w:ascii="Fb Fontext" w:hAnsi="Fb Fontext" w:hint="cs"/>
          <w:sz w:val="20"/>
          <w:rtl/>
        </w:rPr>
        <w:t>ג</w:t>
      </w:r>
      <w:r w:rsidRPr="007435EB">
        <w:rPr>
          <w:rFonts w:ascii="Fb Fontext" w:hAnsi="Fb Fontext"/>
          <w:sz w:val="20"/>
          <w:rtl/>
        </w:rPr>
        <w:t xml:space="preserve"> </w:t>
      </w:r>
      <w:r w:rsidRPr="007435EB">
        <w:rPr>
          <w:rFonts w:ascii="Fb Fontext" w:hAnsi="Fb Fontext" w:hint="cs"/>
          <w:sz w:val="20"/>
          <w:rtl/>
        </w:rPr>
        <w:t>קרב</w:t>
      </w:r>
      <w:r w:rsidRPr="007435EB">
        <w:rPr>
          <w:rFonts w:ascii="Fb Fontext" w:hAnsi="Fb Fontext"/>
          <w:sz w:val="20"/>
          <w:rtl/>
        </w:rPr>
        <w:t xml:space="preserve"> </w:t>
      </w:r>
      <w:r w:rsidRPr="007435EB">
        <w:rPr>
          <w:rFonts w:ascii="Fb Fontext" w:hAnsi="Fb Fontext" w:hint="cs"/>
          <w:sz w:val="20"/>
          <w:rtl/>
        </w:rPr>
        <w:t>שלמים</w:t>
      </w:r>
      <w:r w:rsidRPr="007435EB">
        <w:rPr>
          <w:rFonts w:ascii="Fb Fontext" w:hAnsi="Fb Fontext"/>
          <w:sz w:val="20"/>
          <w:rtl/>
        </w:rPr>
        <w:t>.</w:t>
      </w:r>
    </w:p>
    <w:p w14:paraId="7A7E14B2" w14:textId="77777777" w:rsidR="00E8089F" w:rsidRPr="007435EB" w:rsidRDefault="00E8089F" w:rsidP="00E8089F">
      <w:pPr>
        <w:rPr>
          <w:rtl/>
        </w:rPr>
      </w:pPr>
      <w:r w:rsidRPr="005C3FF1">
        <w:rPr>
          <w:rStyle w:val="afffa"/>
          <w:rFonts w:hint="cs"/>
          <w:rtl/>
        </w:rPr>
        <w:t>אלא שמואל</w:t>
      </w:r>
      <w:r w:rsidRPr="005C3FF1">
        <w:rPr>
          <w:rStyle w:val="afffa"/>
          <w:rtl/>
        </w:rPr>
        <w:t xml:space="preserve"> </w:t>
      </w:r>
      <w:r>
        <w:rPr>
          <w:rStyle w:val="affffd"/>
          <w:rFonts w:hint="cs"/>
          <w:rtl/>
          <w:rPrChange w:id="11289" w:author="מנוע אמוראים" w:date="2026-10-05T16:42:03Z">
            <w:rPr>
              <w:rStyle w:val="afffa"/>
              <w:rFonts w:hint="cs"/>
              <w:rtl/>
            </w:rPr>
          </w:rPrChange>
        </w:rPr>
        <w:t xml:space="preserve">כר</w:t>
      </w:r>
      <w:r>
        <w:rPr>
          <w:rStyle w:val="affffd"/>
          <w:rtl/>
          <w:rPrChange w:id="11290" w:author="מנוע אמוראים" w:date="2026-10-05T16:42:03Z">
            <w:rPr>
              <w:rStyle w:val="afffa"/>
              <w:rtl/>
            </w:rPr>
          </w:rPrChange>
        </w:rPr>
        <w:t xml:space="preserve">"</w:t>
      </w:r>
      <w:r>
        <w:rPr>
          <w:rStyle w:val="affffd"/>
          <w:rFonts w:hint="cs"/>
          <w:rtl/>
          <w:rPrChange w:id="11291" w:author="מנוע אמוראים" w:date="2026-10-05T16:42:03Z">
            <w:rPr>
              <w:rStyle w:val="afffa"/>
              <w:rFonts w:hint="cs"/>
              <w:rtl/>
            </w:rPr>
          </w:rPrChange>
        </w:rPr>
        <w:t xml:space="preserve">ש</w:t>
      </w:r>
      <w:r w:rsidRPr="007435EB">
        <w:rPr>
          <w:rFonts w:ascii="Fb Fontext" w:hAnsi="Fb Fontext" w:hint="cs"/>
          <w:rtl/>
        </w:rPr>
        <w:t xml:space="preserve"> ס</w:t>
      </w:r>
      <w:r w:rsidRPr="007435EB">
        <w:rPr>
          <w:rFonts w:ascii="Fb Fontext" w:hAnsi="Fb Fontext"/>
          <w:rtl/>
        </w:rPr>
        <w:t>"</w:t>
      </w:r>
      <w:r w:rsidRPr="007435EB">
        <w:rPr>
          <w:rFonts w:ascii="Fb Fontext" w:hAnsi="Fb Fontext" w:hint="cs"/>
          <w:rtl/>
        </w:rPr>
        <w:t>ל</w:t>
      </w:r>
      <w:r w:rsidRPr="007435EB">
        <w:rPr>
          <w:rFonts w:ascii="Fb Fontext" w:hAnsi="Fb Fontext"/>
          <w:rtl/>
        </w:rPr>
        <w:t xml:space="preserve"> </w:t>
      </w:r>
      <w:r w:rsidRPr="007435EB">
        <w:rPr>
          <w:rFonts w:ascii="Fb Fontext" w:hAnsi="Fb Fontext" w:hint="cs"/>
          <w:rtl/>
        </w:rPr>
        <w:t>דאמר</w:t>
      </w:r>
      <w:r w:rsidRPr="007435EB">
        <w:rPr>
          <w:rFonts w:ascii="Fb Fontext" w:hAnsi="Fb Fontext"/>
          <w:rtl/>
        </w:rPr>
        <w:t xml:space="preserve">: </w:t>
      </w:r>
      <w:r w:rsidRPr="007435EB">
        <w:rPr>
          <w:rFonts w:ascii="Fb Fontext" w:hAnsi="Fb Fontext" w:hint="cs"/>
          <w:rtl/>
        </w:rPr>
        <w:t>חמש</w:t>
      </w:r>
      <w:r w:rsidRPr="007435EB">
        <w:rPr>
          <w:rFonts w:ascii="Fb Fontext" w:hAnsi="Fb Fontext"/>
          <w:rtl/>
        </w:rPr>
        <w:t xml:space="preserve"> </w:t>
      </w:r>
      <w:r w:rsidRPr="007435EB">
        <w:rPr>
          <w:rFonts w:ascii="Fb Fontext" w:hAnsi="Fb Fontext" w:hint="cs"/>
          <w:rtl/>
        </w:rPr>
        <w:t>חטאות</w:t>
      </w:r>
      <w:r w:rsidRPr="007435EB">
        <w:rPr>
          <w:rFonts w:ascii="Fb Fontext" w:hAnsi="Fb Fontext"/>
          <w:rtl/>
        </w:rPr>
        <w:t xml:space="preserve"> </w:t>
      </w:r>
      <w:r w:rsidRPr="007435EB">
        <w:rPr>
          <w:rFonts w:ascii="Fb Fontext" w:hAnsi="Fb Fontext" w:hint="cs"/>
          <w:rtl/>
        </w:rPr>
        <w:t>מתות</w:t>
      </w:r>
      <w:r w:rsidRPr="007435EB">
        <w:rPr>
          <w:rFonts w:ascii="Fb Fontext" w:hAnsi="Fb Fontext"/>
          <w:rtl/>
        </w:rPr>
        <w:t>.</w:t>
      </w:r>
      <w:r w:rsidRPr="007435EB">
        <w:rPr>
          <w:rFonts w:ascii="Fb Fontext" w:hAnsi="Fb Fontext" w:hint="cs"/>
          <w:rtl/>
        </w:rPr>
        <w:t xml:space="preserve"> ו</w:t>
      </w:r>
      <w:r w:rsidR="00AB3B38">
        <w:rPr>
          <w:rFonts w:ascii="Fb Fontext" w:hAnsi="Fb Fontext" w:hint="cs"/>
          <w:rtl/>
        </w:rPr>
        <w:t>אף</w:t>
      </w:r>
      <w:r>
        <w:rPr>
          <w:rFonts w:ascii="Fb Fontext" w:hAnsi="Fb Fontext" w:hint="cs"/>
          <w:rtl/>
        </w:rPr>
        <w:t xml:space="preserve"> </w:t>
      </w:r>
      <w:r>
        <w:rPr>
          <w:rStyle w:val="affffd"/>
          <w:rFonts w:ascii="Fb Fontext" w:hAnsi="Fb Fontext" w:hint="cs"/>
          <w:rtl/>
          <w:rPrChange w:id="11292" w:author="מנוע אמוראים" w:date="2026-10-05T16:42:03Z">
            <w:rPr>
              <w:rFonts w:ascii="Fb Fontext" w:hAnsi="Fb Fontext" w:hint="cs"/>
              <w:rtl/>
            </w:rPr>
          </w:rPrChange>
        </w:rPr>
        <w:t xml:space="preserve">דלר</w:t>
      </w:r>
      <w:r>
        <w:rPr>
          <w:rStyle w:val="affffd"/>
          <w:rFonts w:ascii="Fb Fontext" w:hAnsi="Fb Fontext"/>
          <w:rtl/>
          <w:rPrChange w:id="11293" w:author="מנוע אמוראים" w:date="2026-10-05T16:42:03Z">
            <w:rPr>
              <w:rFonts w:ascii="Fb Fontext" w:hAnsi="Fb Fontext"/>
              <w:rtl/>
            </w:rPr>
          </w:rPrChange>
        </w:rPr>
        <w:t xml:space="preserve">"</w:t>
      </w:r>
      <w:r>
        <w:rPr>
          <w:rStyle w:val="affffd"/>
          <w:rFonts w:ascii="Fb Fontext" w:hAnsi="Fb Fontext" w:hint="cs"/>
          <w:rtl/>
          <w:rPrChange w:id="11294" w:author="מנוע אמוראים" w:date="2026-10-05T16:42:03Z">
            <w:rPr>
              <w:rFonts w:ascii="Fb Fontext" w:hAnsi="Fb Fontext" w:hint="cs"/>
              <w:rtl/>
            </w:rPr>
          </w:rPrChange>
        </w:rPr>
        <w:t xml:space="preserve">ש</w:t>
      </w:r>
      <w:r>
        <w:rPr>
          <w:rFonts w:ascii="Fb Fontext" w:hAnsi="Fb Fontext" w:hint="cs"/>
          <w:rtl/>
        </w:rPr>
        <w:t xml:space="preserve"> אין רועה כלל.</w:t>
      </w:r>
    </w:p>
    <w:p w14:paraId="51ECD79D" w14:textId="77777777" w:rsidR="00E8089F" w:rsidRPr="007435EB" w:rsidRDefault="00E8089F" w:rsidP="00E8089F">
      <w:pPr>
        <w:rPr>
          <w:rtl/>
        </w:rPr>
      </w:pPr>
      <w:r w:rsidRPr="007435EB">
        <w:rPr>
          <w:rFonts w:ascii="Fb Fontext" w:hAnsi="Fb Fontext" w:hint="cs"/>
          <w:sz w:val="20"/>
          <w:rtl/>
        </w:rPr>
        <w:t>שמואל ס</w:t>
      </w:r>
      <w:r w:rsidRPr="007435EB">
        <w:rPr>
          <w:rFonts w:ascii="Fb Fontext" w:hAnsi="Fb Fontext"/>
          <w:sz w:val="20"/>
          <w:rtl/>
        </w:rPr>
        <w:t>"</w:t>
      </w:r>
      <w:r w:rsidRPr="007435EB">
        <w:rPr>
          <w:rFonts w:ascii="Fb Fontext" w:hAnsi="Fb Fontext" w:hint="cs"/>
          <w:sz w:val="20"/>
          <w:rtl/>
        </w:rPr>
        <w:t xml:space="preserve">ל </w:t>
      </w:r>
      <w:r w:rsidRPr="005C3FF1">
        <w:rPr>
          <w:rStyle w:val="afffa"/>
          <w:rFonts w:hint="cs"/>
          <w:rtl/>
        </w:rPr>
        <w:t>רק</w:t>
      </w:r>
      <w:r w:rsidRPr="007435EB">
        <w:rPr>
          <w:rFonts w:ascii="Fb Fontext" w:hAnsi="Fb Fontext" w:hint="cs"/>
          <w:sz w:val="20"/>
          <w:rtl/>
        </w:rPr>
        <w:t xml:space="preserve"> דכל</w:t>
      </w:r>
      <w:r w:rsidRPr="007435EB">
        <w:rPr>
          <w:rFonts w:ascii="Fb Fontext" w:hAnsi="Fb Fontext"/>
          <w:sz w:val="20"/>
          <w:rtl/>
        </w:rPr>
        <w:t xml:space="preserve"> </w:t>
      </w:r>
      <w:r w:rsidRPr="007435EB">
        <w:rPr>
          <w:rFonts w:ascii="Fb Fontext" w:hAnsi="Fb Fontext" w:hint="cs"/>
          <w:sz w:val="20"/>
          <w:rtl/>
        </w:rPr>
        <w:t>שבחטאת</w:t>
      </w:r>
      <w:r w:rsidRPr="007435EB">
        <w:rPr>
          <w:rFonts w:ascii="Fb Fontext" w:hAnsi="Fb Fontext"/>
          <w:sz w:val="20"/>
          <w:rtl/>
        </w:rPr>
        <w:t xml:space="preserve"> </w:t>
      </w:r>
      <w:r w:rsidRPr="007435EB">
        <w:rPr>
          <w:rFonts w:ascii="Fb Fontext" w:hAnsi="Fb Fontext" w:hint="cs"/>
          <w:sz w:val="20"/>
          <w:rtl/>
        </w:rPr>
        <w:t>מתה</w:t>
      </w:r>
      <w:r w:rsidRPr="007435EB">
        <w:rPr>
          <w:rFonts w:ascii="Fb Fontext" w:hAnsi="Fb Fontext"/>
          <w:sz w:val="20"/>
          <w:rtl/>
        </w:rPr>
        <w:t xml:space="preserve"> </w:t>
      </w:r>
      <w:r w:rsidRPr="007435EB">
        <w:rPr>
          <w:rFonts w:ascii="Fb Fontext" w:hAnsi="Fb Fontext" w:hint="cs"/>
          <w:sz w:val="20"/>
          <w:rtl/>
        </w:rPr>
        <w:t>בפסח</w:t>
      </w:r>
      <w:r w:rsidRPr="007435EB">
        <w:rPr>
          <w:rFonts w:ascii="Fb Fontext" w:hAnsi="Fb Fontext"/>
          <w:sz w:val="20"/>
          <w:rtl/>
        </w:rPr>
        <w:t xml:space="preserve"> </w:t>
      </w:r>
      <w:r w:rsidRPr="007435EB">
        <w:rPr>
          <w:rFonts w:ascii="Fb Fontext" w:hAnsi="Fb Fontext" w:hint="cs"/>
          <w:sz w:val="20"/>
          <w:rtl/>
        </w:rPr>
        <w:t>קרב</w:t>
      </w:r>
      <w:r w:rsidRPr="007435EB">
        <w:rPr>
          <w:rFonts w:ascii="Fb Fontext" w:hAnsi="Fb Fontext"/>
          <w:sz w:val="20"/>
          <w:rtl/>
        </w:rPr>
        <w:t xml:space="preserve"> </w:t>
      </w:r>
      <w:r w:rsidRPr="007435EB">
        <w:rPr>
          <w:rFonts w:ascii="Fb Fontext" w:hAnsi="Fb Fontext" w:hint="cs"/>
          <w:sz w:val="20"/>
          <w:rtl/>
        </w:rPr>
        <w:t>שלמים</w:t>
      </w:r>
      <w:r w:rsidRPr="007435EB">
        <w:rPr>
          <w:rFonts w:ascii="Fb Fontext" w:hAnsi="Fb Fontext"/>
          <w:sz w:val="20"/>
          <w:rtl/>
        </w:rPr>
        <w:t>.</w:t>
      </w:r>
      <w:r w:rsidRPr="007435EB">
        <w:rPr>
          <w:rFonts w:ascii="Fb Fontext" w:hAnsi="Fb Fontext" w:hint="cs"/>
          <w:sz w:val="20"/>
          <w:rtl/>
        </w:rPr>
        <w:t xml:space="preserve"> </w:t>
      </w:r>
      <w:r w:rsidRPr="005C3FF1">
        <w:rPr>
          <w:rStyle w:val="afffa"/>
          <w:rFonts w:hint="cs"/>
          <w:rtl/>
        </w:rPr>
        <w:t>וקמ</w:t>
      </w:r>
      <w:r w:rsidRPr="005C3FF1">
        <w:rPr>
          <w:rStyle w:val="afffa"/>
          <w:rtl/>
        </w:rPr>
        <w:t>"</w:t>
      </w:r>
      <w:r>
        <w:rPr>
          <w:rStyle w:val="afffa"/>
          <w:rFonts w:hint="cs"/>
          <w:rtl/>
        </w:rPr>
        <w:t xml:space="preserve">ל לאפוקי </w:t>
      </w:r>
      <w:r>
        <w:rPr>
          <w:rStyle w:val="affffd"/>
          <w:rFonts w:hint="cs"/>
          <w:rtl/>
          <w:rPrChange w:id="11295" w:author="מנוע אמוראים" w:date="2026-10-05T16:42:03Z">
            <w:rPr>
              <w:rStyle w:val="afffa"/>
              <w:rFonts w:hint="cs"/>
              <w:rtl/>
            </w:rPr>
          </w:rPrChange>
        </w:rPr>
        <w:t xml:space="preserve">מדרי</w:t>
      </w:r>
      <w:r>
        <w:rPr>
          <w:rStyle w:val="affffd"/>
          <w:rtl/>
          <w:rPrChange w:id="11296" w:author="מנוע אמוראים" w:date="2026-10-05T16:42:03Z">
            <w:rPr>
              <w:rStyle w:val="afffa"/>
              <w:rtl/>
            </w:rPr>
          </w:rPrChange>
        </w:rPr>
        <w:t xml:space="preserve">"</w:t>
      </w:r>
      <w:r>
        <w:rPr>
          <w:rStyle w:val="affffd"/>
          <w:rFonts w:hint="cs"/>
          <w:rtl/>
          <w:rPrChange w:id="11297" w:author="מנוע אמוראים" w:date="2026-10-05T16:42:03Z">
            <w:rPr>
              <w:rStyle w:val="afffa"/>
              <w:rFonts w:hint="cs"/>
              <w:rtl/>
            </w:rPr>
          </w:rPrChange>
        </w:rPr>
        <w:t xml:space="preserve">ו</w:t>
      </w:r>
      <w:r w:rsidRPr="007435EB">
        <w:rPr>
          <w:rFonts w:ascii="Fb Fontext" w:hAnsi="Fb Fontext" w:hint="cs"/>
          <w:sz w:val="20"/>
          <w:rtl/>
        </w:rPr>
        <w:t xml:space="preserve"> דס</w:t>
      </w:r>
      <w:r w:rsidRPr="007435EB">
        <w:rPr>
          <w:rFonts w:ascii="Fb Fontext" w:hAnsi="Fb Fontext"/>
          <w:sz w:val="20"/>
          <w:rtl/>
        </w:rPr>
        <w:t>"</w:t>
      </w:r>
      <w:r w:rsidRPr="007435EB">
        <w:rPr>
          <w:rFonts w:ascii="Fb Fontext" w:hAnsi="Fb Fontext" w:hint="cs"/>
          <w:sz w:val="20"/>
          <w:rtl/>
        </w:rPr>
        <w:t>ל אין</w:t>
      </w:r>
      <w:r w:rsidRPr="007435EB">
        <w:rPr>
          <w:rFonts w:ascii="Fb Fontext" w:hAnsi="Fb Fontext"/>
          <w:sz w:val="20"/>
          <w:rtl/>
        </w:rPr>
        <w:t xml:space="preserve"> </w:t>
      </w:r>
      <w:r w:rsidRPr="007435EB">
        <w:rPr>
          <w:rFonts w:ascii="Fb Fontext" w:hAnsi="Fb Fontext" w:hint="cs"/>
          <w:sz w:val="20"/>
          <w:rtl/>
        </w:rPr>
        <w:t>הפסח</w:t>
      </w:r>
      <w:r w:rsidRPr="007435EB">
        <w:rPr>
          <w:rFonts w:ascii="Fb Fontext" w:hAnsi="Fb Fontext"/>
          <w:sz w:val="20"/>
          <w:rtl/>
        </w:rPr>
        <w:t xml:space="preserve"> </w:t>
      </w:r>
      <w:r w:rsidRPr="007435EB">
        <w:rPr>
          <w:rFonts w:ascii="Fb Fontext" w:hAnsi="Fb Fontext" w:hint="cs"/>
          <w:sz w:val="20"/>
          <w:rtl/>
        </w:rPr>
        <w:t>קרב</w:t>
      </w:r>
      <w:r w:rsidRPr="007435EB">
        <w:rPr>
          <w:rFonts w:ascii="Fb Fontext" w:hAnsi="Fb Fontext"/>
          <w:sz w:val="20"/>
          <w:rtl/>
        </w:rPr>
        <w:t xml:space="preserve"> </w:t>
      </w:r>
      <w:r w:rsidRPr="007435EB">
        <w:rPr>
          <w:rFonts w:ascii="Fb Fontext" w:hAnsi="Fb Fontext" w:hint="cs"/>
          <w:sz w:val="20"/>
          <w:rtl/>
        </w:rPr>
        <w:t>שלמים</w:t>
      </w:r>
      <w:r w:rsidRPr="007435EB">
        <w:rPr>
          <w:rFonts w:ascii="Fb Fontext" w:hAnsi="Fb Fontext"/>
          <w:sz w:val="20"/>
          <w:rtl/>
        </w:rPr>
        <w:t xml:space="preserve"> </w:t>
      </w:r>
      <w:r w:rsidRPr="007435EB">
        <w:rPr>
          <w:rFonts w:ascii="Fb Fontext" w:hAnsi="Fb Fontext" w:hint="cs"/>
          <w:sz w:val="20"/>
          <w:rtl/>
        </w:rPr>
        <w:t>אלא</w:t>
      </w:r>
      <w:r w:rsidRPr="007435EB">
        <w:rPr>
          <w:rFonts w:ascii="Fb Fontext" w:hAnsi="Fb Fontext"/>
          <w:sz w:val="20"/>
          <w:rtl/>
        </w:rPr>
        <w:t xml:space="preserve"> </w:t>
      </w:r>
      <w:r w:rsidRPr="007435EB">
        <w:rPr>
          <w:rFonts w:ascii="Fb Fontext" w:hAnsi="Fb Fontext" w:hint="cs"/>
          <w:sz w:val="20"/>
          <w:rtl/>
        </w:rPr>
        <w:t>שנמצא</w:t>
      </w:r>
      <w:r w:rsidRPr="007435EB">
        <w:rPr>
          <w:rFonts w:ascii="Fb Fontext" w:hAnsi="Fb Fontext"/>
          <w:sz w:val="20"/>
          <w:rtl/>
        </w:rPr>
        <w:t xml:space="preserve"> </w:t>
      </w:r>
      <w:r w:rsidRPr="007435EB">
        <w:rPr>
          <w:rFonts w:ascii="Fb Fontext" w:hAnsi="Fb Fontext" w:hint="cs"/>
          <w:sz w:val="20"/>
          <w:rtl/>
        </w:rPr>
        <w:t>אחר</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w:t>
      </w:r>
      <w:r w:rsidRPr="007435EB">
        <w:rPr>
          <w:rFonts w:ascii="Fb Fontext" w:hAnsi="Fb Fontext" w:hint="cs"/>
          <w:sz w:val="20"/>
          <w:rtl/>
        </w:rPr>
        <w:t>אבל</w:t>
      </w:r>
      <w:r w:rsidRPr="007435EB">
        <w:rPr>
          <w:rFonts w:ascii="Fb Fontext" w:hAnsi="Fb Fontext"/>
          <w:sz w:val="20"/>
          <w:rtl/>
        </w:rPr>
        <w:t xml:space="preserve"> </w:t>
      </w:r>
      <w:r w:rsidRPr="007435EB">
        <w:rPr>
          <w:rFonts w:ascii="Fb Fontext" w:hAnsi="Fb Fontext" w:hint="cs"/>
          <w:sz w:val="20"/>
          <w:rtl/>
        </w:rPr>
        <w:t>קודם</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 </w:t>
      </w:r>
      <w:r w:rsidRPr="007435EB">
        <w:rPr>
          <w:rFonts w:ascii="Fb Fontext" w:hAnsi="Fb Fontext" w:hint="cs"/>
          <w:sz w:val="20"/>
          <w:rtl/>
        </w:rPr>
        <w:t>לא</w:t>
      </w:r>
      <w:r w:rsidRPr="007435EB">
        <w:rPr>
          <w:rFonts w:ascii="Fb Fontext" w:hAnsi="Fb Fontext"/>
          <w:sz w:val="20"/>
          <w:rtl/>
        </w:rPr>
        <w:t>.</w:t>
      </w:r>
      <w:r w:rsidRPr="007435EB">
        <w:rPr>
          <w:rFonts w:ascii="Fb Fontext" w:hAnsi="Fb Fontext" w:hint="cs"/>
          <w:sz w:val="20"/>
          <w:rtl/>
        </w:rPr>
        <w:t>- אלמא</w:t>
      </w:r>
      <w:r w:rsidRPr="007435EB">
        <w:rPr>
          <w:rFonts w:ascii="Fb Fontext" w:hAnsi="Fb Fontext"/>
          <w:sz w:val="20"/>
          <w:rtl/>
        </w:rPr>
        <w:t xml:space="preserve"> </w:t>
      </w:r>
      <w:r w:rsidRPr="007435EB">
        <w:rPr>
          <w:rFonts w:ascii="Fb Fontext" w:hAnsi="Fb Fontext" w:hint="cs"/>
          <w:sz w:val="20"/>
          <w:rtl/>
        </w:rPr>
        <w:t>שחיטה</w:t>
      </w:r>
      <w:r w:rsidRPr="007435EB">
        <w:rPr>
          <w:rFonts w:ascii="Fb Fontext" w:hAnsi="Fb Fontext"/>
          <w:sz w:val="20"/>
          <w:rtl/>
        </w:rPr>
        <w:t xml:space="preserve"> </w:t>
      </w:r>
      <w:r w:rsidRPr="007435EB">
        <w:rPr>
          <w:rFonts w:ascii="Fb Fontext" w:hAnsi="Fb Fontext" w:hint="cs"/>
          <w:sz w:val="20"/>
          <w:rtl/>
        </w:rPr>
        <w:t>קבע</w:t>
      </w:r>
      <w:r w:rsidRPr="007435EB">
        <w:rPr>
          <w:rFonts w:ascii="Fb Fontext" w:hAnsi="Fb Fontext"/>
          <w:sz w:val="20"/>
          <w:rtl/>
        </w:rPr>
        <w:t xml:space="preserve">, </w:t>
      </w:r>
      <w:r w:rsidRPr="007435EB">
        <w:rPr>
          <w:rFonts w:ascii="Fb Fontext" w:hAnsi="Fb Fontext" w:hint="cs"/>
          <w:sz w:val="20"/>
          <w:rtl/>
        </w:rPr>
        <w:t>וקמ</w:t>
      </w:r>
      <w:r w:rsidRPr="007435EB">
        <w:rPr>
          <w:rFonts w:ascii="Fb Fontext" w:hAnsi="Fb Fontext"/>
          <w:sz w:val="20"/>
          <w:rtl/>
        </w:rPr>
        <w:t>"</w:t>
      </w:r>
      <w:r w:rsidRPr="007435EB">
        <w:rPr>
          <w:rFonts w:ascii="Fb Fontext" w:hAnsi="Fb Fontext" w:hint="cs"/>
          <w:sz w:val="20"/>
          <w:rtl/>
        </w:rPr>
        <w:t>ל חצות</w:t>
      </w:r>
      <w:r w:rsidRPr="007435EB">
        <w:rPr>
          <w:rFonts w:ascii="Fb Fontext" w:hAnsi="Fb Fontext"/>
          <w:sz w:val="20"/>
          <w:rtl/>
        </w:rPr>
        <w:t xml:space="preserve"> </w:t>
      </w:r>
      <w:r w:rsidRPr="007435EB">
        <w:rPr>
          <w:rFonts w:ascii="Fb Fontext" w:hAnsi="Fb Fontext" w:hint="cs"/>
          <w:sz w:val="20"/>
          <w:rtl/>
        </w:rPr>
        <w:t>קבע</w:t>
      </w:r>
      <w:r w:rsidRPr="007435EB">
        <w:rPr>
          <w:rFonts w:ascii="Fb Fontext" w:hAnsi="Fb Fontext"/>
          <w:sz w:val="20"/>
          <w:rtl/>
        </w:rPr>
        <w:t>.</w:t>
      </w:r>
    </w:p>
    <w:p w14:paraId="0618920F" w14:textId="77777777" w:rsidR="00E8089F" w:rsidRPr="007435EB" w:rsidRDefault="00E8089F" w:rsidP="00E8089F">
      <w:pPr>
        <w:rPr>
          <w:rtl/>
        </w:rPr>
      </w:pPr>
      <w:r w:rsidRPr="005C3FF1">
        <w:rPr>
          <w:rStyle w:val="afffa"/>
          <w:rFonts w:hint="cs"/>
          <w:rtl/>
        </w:rPr>
        <w:t>לישנא</w:t>
      </w:r>
      <w:r w:rsidRPr="005C3FF1">
        <w:rPr>
          <w:rStyle w:val="afffa"/>
          <w:rtl/>
        </w:rPr>
        <w:t xml:space="preserve"> </w:t>
      </w:r>
      <w:r w:rsidRPr="005C3FF1">
        <w:rPr>
          <w:rStyle w:val="afffa"/>
          <w:rFonts w:hint="cs"/>
          <w:rtl/>
        </w:rPr>
        <w:t>אחרינא</w:t>
      </w:r>
      <w:r w:rsidRPr="007435EB">
        <w:rPr>
          <w:rFonts w:ascii="Fb Fontext" w:hAnsi="Fb Fontext"/>
          <w:rtl/>
        </w:rPr>
        <w:t xml:space="preserve">: </w:t>
      </w:r>
      <w:r w:rsidRPr="007435EB">
        <w:rPr>
          <w:rFonts w:ascii="Fb Fontext" w:hAnsi="Fb Fontext" w:hint="cs"/>
          <w:rtl/>
        </w:rPr>
        <w:t>דא</w:t>
      </w:r>
      <w:r w:rsidRPr="007435EB">
        <w:rPr>
          <w:rFonts w:ascii="Fb Fontext" w:hAnsi="Fb Fontext"/>
          <w:rtl/>
        </w:rPr>
        <w:t>"</w:t>
      </w:r>
      <w:r>
        <w:rPr>
          <w:rFonts w:ascii="Fb Fontext" w:hAnsi="Fb Fontext" w:hint="cs"/>
          <w:rtl/>
        </w:rPr>
        <w:t xml:space="preserve">א דשמואל כרבה דשחיטה קבע דהא פלגי </w:t>
      </w:r>
      <w:r>
        <w:rPr>
          <w:rStyle w:val="affffd"/>
          <w:rFonts w:ascii="Fb Fontext" w:hAnsi="Fb Fontext" w:hint="cs"/>
          <w:rtl/>
          <w:rPrChange w:id="11298" w:author="מנוע אמוראים" w:date="2026-10-05T16:42:03Z">
            <w:rPr>
              <w:rFonts w:ascii="Fb Fontext" w:hAnsi="Fb Fontext" w:hint="cs"/>
              <w:rtl/>
            </w:rPr>
          </w:rPrChange>
        </w:rPr>
        <w:t xml:space="preserve">ארי</w:t>
      </w:r>
      <w:r>
        <w:rPr>
          <w:rStyle w:val="affffd"/>
          <w:rFonts w:ascii="Fb Fontext" w:hAnsi="Fb Fontext"/>
          <w:rtl/>
          <w:rPrChange w:id="11299" w:author="מנוע אמוראים" w:date="2026-10-05T16:42:03Z">
            <w:rPr>
              <w:rFonts w:ascii="Fb Fontext" w:hAnsi="Fb Fontext"/>
              <w:rtl/>
            </w:rPr>
          </w:rPrChange>
        </w:rPr>
        <w:t xml:space="preserve">"</w:t>
      </w:r>
      <w:r>
        <w:rPr>
          <w:rStyle w:val="affffd"/>
          <w:rFonts w:ascii="Fb Fontext" w:hAnsi="Fb Fontext" w:hint="cs"/>
          <w:rtl/>
          <w:rPrChange w:id="11300" w:author="מנוע אמוראים" w:date="2026-10-05T16:42:03Z">
            <w:rPr>
              <w:rFonts w:ascii="Fb Fontext" w:hAnsi="Fb Fontext" w:hint="cs"/>
              <w:rtl/>
            </w:rPr>
          </w:rPrChange>
        </w:rPr>
        <w:t xml:space="preserve">ו</w:t>
      </w:r>
      <w:r>
        <w:rPr>
          <w:rFonts w:ascii="Fb Fontext" w:hAnsi="Fb Fontext" w:hint="cs"/>
          <w:rtl/>
        </w:rPr>
        <w:t xml:space="preserve"> ומשמע דחצות קבע.</w:t>
      </w:r>
    </w:p>
    <w:p w14:paraId="77A7EBC3" w14:textId="77777777" w:rsidR="00E8089F" w:rsidRPr="007435EB" w:rsidRDefault="00E8089F" w:rsidP="00E8089F">
      <w:pPr>
        <w:rPr>
          <w:rtl/>
        </w:rPr>
      </w:pPr>
      <w:r w:rsidRPr="005C3FF1">
        <w:rPr>
          <w:rStyle w:val="afffa"/>
          <w:rFonts w:hint="cs"/>
          <w:rtl/>
        </w:rPr>
        <w:t>אלא שמואל כרבי</w:t>
      </w:r>
      <w:r w:rsidRPr="007435EB">
        <w:rPr>
          <w:rFonts w:hint="cs"/>
          <w:rtl/>
        </w:rPr>
        <w:t xml:space="preserve"> ס</w:t>
      </w:r>
      <w:r w:rsidRPr="007435EB">
        <w:rPr>
          <w:rtl/>
        </w:rPr>
        <w:t>"</w:t>
      </w:r>
      <w:r w:rsidRPr="007435EB">
        <w:rPr>
          <w:rFonts w:hint="cs"/>
          <w:rtl/>
        </w:rPr>
        <w:t>ל דאבודה</w:t>
      </w:r>
      <w:r w:rsidRPr="007435EB">
        <w:rPr>
          <w:rtl/>
        </w:rPr>
        <w:t xml:space="preserve"> </w:t>
      </w:r>
      <w:r w:rsidRPr="007435EB">
        <w:rPr>
          <w:rFonts w:hint="cs"/>
          <w:rtl/>
        </w:rPr>
        <w:t>למיתה</w:t>
      </w:r>
      <w:r w:rsidRPr="007435EB">
        <w:rPr>
          <w:rtl/>
        </w:rPr>
        <w:t xml:space="preserve"> </w:t>
      </w:r>
      <w:r w:rsidRPr="007435EB">
        <w:rPr>
          <w:rFonts w:hint="cs"/>
          <w:rtl/>
        </w:rPr>
        <w:t>אזלא</w:t>
      </w:r>
      <w:r w:rsidRPr="007435EB">
        <w:rPr>
          <w:rtl/>
        </w:rPr>
        <w:t>.</w:t>
      </w:r>
    </w:p>
    <w:p w14:paraId="000C9F64" w14:textId="77777777" w:rsidR="00E8089F" w:rsidRPr="007435EB" w:rsidRDefault="00E8089F" w:rsidP="00E8089F">
      <w:pPr>
        <w:rPr>
          <w:rtl/>
        </w:rPr>
      </w:pPr>
      <w:r w:rsidRPr="007435EB">
        <w:rPr>
          <w:rFonts w:hint="cs"/>
          <w:rtl/>
        </w:rPr>
        <w:t>והא</w:t>
      </w:r>
      <w:r w:rsidRPr="007435EB">
        <w:rPr>
          <w:rtl/>
        </w:rPr>
        <w:t xml:space="preserve"> </w:t>
      </w:r>
      <w:r w:rsidRPr="007435EB">
        <w:rPr>
          <w:rFonts w:hint="cs"/>
          <w:rtl/>
        </w:rPr>
        <w:t>דכל</w:t>
      </w:r>
      <w:r w:rsidRPr="007435EB">
        <w:rPr>
          <w:rtl/>
        </w:rPr>
        <w:t xml:space="preserve"> </w:t>
      </w:r>
      <w:r w:rsidRPr="007435EB">
        <w:rPr>
          <w:rFonts w:hint="cs"/>
          <w:rtl/>
        </w:rPr>
        <w:t>אבודין</w:t>
      </w:r>
      <w:r w:rsidRPr="007435EB">
        <w:rPr>
          <w:rtl/>
        </w:rPr>
        <w:t xml:space="preserve"> </w:t>
      </w:r>
      <w:r w:rsidRPr="007435EB">
        <w:rPr>
          <w:rFonts w:hint="cs"/>
          <w:rtl/>
        </w:rPr>
        <w:t>לרבי</w:t>
      </w:r>
      <w:r w:rsidRPr="007435EB">
        <w:rPr>
          <w:rtl/>
        </w:rPr>
        <w:t xml:space="preserve"> </w:t>
      </w:r>
      <w:r w:rsidRPr="007435EB">
        <w:rPr>
          <w:rFonts w:hint="cs"/>
          <w:rtl/>
        </w:rPr>
        <w:t>מתין</w:t>
      </w:r>
      <w:r w:rsidRPr="007435EB">
        <w:rPr>
          <w:rtl/>
        </w:rPr>
        <w:t xml:space="preserve">, </w:t>
      </w:r>
      <w:r w:rsidRPr="007435EB">
        <w:rPr>
          <w:rFonts w:hint="cs"/>
          <w:rtl/>
        </w:rPr>
        <w:t>ואילו</w:t>
      </w:r>
      <w:r w:rsidRPr="007435EB">
        <w:rPr>
          <w:rtl/>
        </w:rPr>
        <w:t xml:space="preserve"> </w:t>
      </w:r>
      <w:r w:rsidRPr="007435EB">
        <w:rPr>
          <w:rFonts w:hint="cs"/>
          <w:rtl/>
        </w:rPr>
        <w:t>בפסח</w:t>
      </w:r>
      <w:r w:rsidRPr="007435EB">
        <w:rPr>
          <w:rtl/>
        </w:rPr>
        <w:t xml:space="preserve"> היכא ש</w:t>
      </w:r>
      <w:r w:rsidRPr="007435EB">
        <w:rPr>
          <w:rFonts w:hint="cs"/>
          <w:rtl/>
        </w:rPr>
        <w:t>אבד</w:t>
      </w:r>
      <w:r w:rsidRPr="007435EB">
        <w:rPr>
          <w:rtl/>
        </w:rPr>
        <w:t xml:space="preserve"> </w:t>
      </w:r>
      <w:r w:rsidRPr="007435EB">
        <w:rPr>
          <w:rFonts w:hint="cs"/>
          <w:rtl/>
        </w:rPr>
        <w:t>קודם</w:t>
      </w:r>
      <w:r w:rsidRPr="007435EB">
        <w:rPr>
          <w:rtl/>
        </w:rPr>
        <w:t xml:space="preserve"> </w:t>
      </w:r>
      <w:r w:rsidRPr="007435EB">
        <w:rPr>
          <w:rFonts w:hint="cs"/>
          <w:rtl/>
        </w:rPr>
        <w:t>חצות</w:t>
      </w:r>
      <w:r w:rsidRPr="007435EB">
        <w:rPr>
          <w:rtl/>
        </w:rPr>
        <w:t xml:space="preserve"> </w:t>
      </w:r>
      <w:r w:rsidRPr="007435EB">
        <w:rPr>
          <w:rFonts w:hint="cs"/>
          <w:rtl/>
        </w:rPr>
        <w:t>ונמצא</w:t>
      </w:r>
      <w:r w:rsidRPr="007435EB">
        <w:rPr>
          <w:rtl/>
        </w:rPr>
        <w:t xml:space="preserve"> </w:t>
      </w:r>
      <w:r w:rsidRPr="007435EB">
        <w:rPr>
          <w:rFonts w:hint="cs"/>
          <w:rtl/>
        </w:rPr>
        <w:t>קודם</w:t>
      </w:r>
      <w:r w:rsidRPr="007435EB">
        <w:rPr>
          <w:rtl/>
        </w:rPr>
        <w:t xml:space="preserve"> </w:t>
      </w:r>
      <w:r w:rsidRPr="007435EB">
        <w:rPr>
          <w:rFonts w:hint="cs"/>
          <w:rtl/>
        </w:rPr>
        <w:t>חצות</w:t>
      </w:r>
      <w:r w:rsidRPr="007435EB">
        <w:rPr>
          <w:rtl/>
        </w:rPr>
        <w:t xml:space="preserve"> </w:t>
      </w:r>
      <w:r w:rsidRPr="007435EB">
        <w:rPr>
          <w:rFonts w:hint="cs"/>
          <w:rtl/>
        </w:rPr>
        <w:t>רועה</w:t>
      </w:r>
      <w:r w:rsidRPr="007435EB">
        <w:rPr>
          <w:rtl/>
        </w:rPr>
        <w:t>.</w:t>
      </w:r>
    </w:p>
    <w:p w14:paraId="7F4B6311" w14:textId="77777777" w:rsidR="00E8089F" w:rsidRPr="007435EB" w:rsidRDefault="00E8089F" w:rsidP="00E8089F">
      <w:pPr>
        <w:pStyle w:val="affff7"/>
        <w:rPr>
          <w:rtl/>
        </w:rPr>
      </w:pPr>
      <w:r w:rsidRPr="007435EB">
        <w:rPr>
          <w:rtl/>
        </w:rPr>
        <w:t xml:space="preserve">- </w:t>
      </w:r>
      <w:r w:rsidRPr="007435EB">
        <w:rPr>
          <w:rFonts w:hint="cs"/>
          <w:rtl/>
        </w:rPr>
        <w:t>ס</w:t>
      </w:r>
      <w:r w:rsidRPr="007435EB">
        <w:rPr>
          <w:rtl/>
        </w:rPr>
        <w:t>"</w:t>
      </w:r>
      <w:r w:rsidRPr="007435EB">
        <w:rPr>
          <w:rFonts w:hint="cs"/>
          <w:rtl/>
        </w:rPr>
        <w:t>ל קודם</w:t>
      </w:r>
      <w:r w:rsidRPr="007435EB">
        <w:rPr>
          <w:rtl/>
        </w:rPr>
        <w:t xml:space="preserve"> </w:t>
      </w:r>
      <w:r w:rsidRPr="007435EB">
        <w:rPr>
          <w:rFonts w:hint="cs"/>
          <w:rtl/>
        </w:rPr>
        <w:t>חצות</w:t>
      </w:r>
      <w:r w:rsidRPr="007435EB">
        <w:rPr>
          <w:rtl/>
        </w:rPr>
        <w:t xml:space="preserve"> </w:t>
      </w:r>
      <w:r w:rsidRPr="007435EB">
        <w:rPr>
          <w:rFonts w:hint="cs"/>
          <w:rtl/>
        </w:rPr>
        <w:t>לאו</w:t>
      </w:r>
      <w:r w:rsidRPr="007435EB">
        <w:rPr>
          <w:rtl/>
        </w:rPr>
        <w:t xml:space="preserve"> </w:t>
      </w:r>
      <w:r w:rsidRPr="007435EB">
        <w:rPr>
          <w:rFonts w:hint="cs"/>
          <w:rtl/>
        </w:rPr>
        <w:t>אבוד</w:t>
      </w:r>
      <w:r w:rsidRPr="007435EB">
        <w:rPr>
          <w:rtl/>
        </w:rPr>
        <w:t xml:space="preserve"> </w:t>
      </w:r>
      <w:r w:rsidRPr="007435EB">
        <w:rPr>
          <w:rFonts w:hint="cs"/>
          <w:rtl/>
        </w:rPr>
        <w:t>הוא</w:t>
      </w:r>
      <w:r w:rsidRPr="007435EB">
        <w:rPr>
          <w:rtl/>
        </w:rPr>
        <w:t xml:space="preserve">, </w:t>
      </w:r>
      <w:r w:rsidRPr="007435EB">
        <w:rPr>
          <w:rFonts w:hint="cs"/>
          <w:rtl/>
        </w:rPr>
        <w:t>וס</w:t>
      </w:r>
      <w:r w:rsidRPr="007435EB">
        <w:rPr>
          <w:rtl/>
        </w:rPr>
        <w:t>"</w:t>
      </w:r>
      <w:r w:rsidRPr="007435EB">
        <w:rPr>
          <w:rFonts w:hint="cs"/>
          <w:rtl/>
        </w:rPr>
        <w:t>ל</w:t>
      </w:r>
      <w:r w:rsidRPr="007435EB">
        <w:rPr>
          <w:rtl/>
        </w:rPr>
        <w:t xml:space="preserve">: </w:t>
      </w:r>
      <w:r w:rsidRPr="007435EB">
        <w:rPr>
          <w:rFonts w:hint="cs"/>
          <w:rtl/>
        </w:rPr>
        <w:t>חצות</w:t>
      </w:r>
      <w:r w:rsidRPr="007435EB">
        <w:rPr>
          <w:rtl/>
        </w:rPr>
        <w:t xml:space="preserve"> </w:t>
      </w:r>
      <w:r w:rsidRPr="007435EB">
        <w:rPr>
          <w:rFonts w:hint="cs"/>
          <w:rtl/>
        </w:rPr>
        <w:t>קבע</w:t>
      </w:r>
      <w:r w:rsidRPr="007435EB">
        <w:rPr>
          <w:rtl/>
        </w:rPr>
        <w:t>.</w:t>
      </w:r>
    </w:p>
    <w:p w14:paraId="0A2475AC" w14:textId="1A7D9407" w:rsidR="00E8089F" w:rsidRPr="007435EB" w:rsidRDefault="00F47631" w:rsidP="00F47631">
      <w:pPr>
        <w:pStyle w:val="affd"/>
        <w:rPr>
          <w:bCs/>
          <w:rtl/>
        </w:rPr>
      </w:pPr>
      <w:r>
        <w:rPr>
          <w:rFonts w:hint="cs"/>
          <w:rtl/>
        </w:rPr>
        <w:t>***</w:t>
      </w:r>
    </w:p>
    <w:p w14:paraId="33C2F75D" w14:textId="77777777" w:rsidR="00E8089F" w:rsidRPr="007435EB" w:rsidRDefault="00E8089F" w:rsidP="005C3FF1">
      <w:pPr>
        <w:pStyle w:val="afff"/>
        <w:framePr w:wrap="around"/>
        <w:rPr>
          <w:rtl/>
        </w:rPr>
      </w:pPr>
      <w:r w:rsidRPr="007435EB">
        <w:rPr>
          <w:rFonts w:hint="cs"/>
          <w:rtl/>
        </w:rPr>
        <w:t>צח.</w:t>
      </w:r>
    </w:p>
    <w:p>
      <w:pPr>
        <w:pStyle w:val="affffff1"/>
        <w:rPr>
          <w:ins w:id="20192" w:author="קלוד" w:date="2026-10-06T10:09:47Z"/>
        </w:rPr>
      </w:pPr>
      <w:ins w:id="20191" w:author="קלוד" w:date="2026-10-06T10:09:47Z">
        <w:r>
          <w:t xml:space="preserve">משנה ז</w:t>
        </w:r>
      </w:ins>
    </w:p>
    <w:p w14:paraId="5998873F" w14:textId="77777777" w:rsidR="00E8089F" w:rsidRPr="007435EB" w:rsidRDefault="00E8089F" w:rsidP="00E8089F">
      <w:pPr>
        <w:pStyle w:val="afff5"/>
        <w:rPr>
          <w:del w:id="20115" w:author="קלוד" w:date="2026-10-06T10:16:37Z"/>
          <w:b/>
          <w:rtl/>
        </w:rPr>
      </w:pPr>
      <w:ins w:id="9819" w:author="מספור קטעי משנה" w:date="2026-10-06T10:05:03Z">
        <w:del w:id="20112" w:author="קלוד" w:date="2026-10-06T10:16:37Z">
          <w:r>
            <w:rPr>
              <w:rStyle w:val="MisparKeta"/>
            </w:rPr>
            <w:delText xml:space="preserve">א. </w:delText>
          </w:r>
        </w:del>
      </w:ins>
      <w:del w:id="20113" w:author="קלוד" w:date="2026-10-06T10:16:37Z">
        <w:r w:rsidRPr="007435EB">
          <w:rPr>
            <w:rFonts w:hint="cs"/>
            <w:b/>
            <w:sz w:val="20"/>
            <w:rtl/>
          </w:rPr>
          <w:delText xml:space="preserve">משנה</w:delText>
        </w:r>
      </w:del>
      <w:del w:id="20114" w:author="קלוד" w:date="2026-10-06T10:16:37Z">
        <w:r w:rsidRPr="007435EB">
          <w:rPr>
            <w:b/>
            <w:sz w:val="20"/>
            <w:rtl/>
          </w:rPr>
          <w:delText xml:space="preserve">.</w:delText>
        </w:r>
      </w:del>
    </w:p>
    <w:p w14:paraId="4B895B45" w14:textId="77777777" w:rsidR="00E8089F" w:rsidRPr="007435EB" w:rsidRDefault="00E8089F" w:rsidP="00E8089F">
      <w:pPr>
        <w:pStyle w:val="afff5"/>
        <w:rPr>
          <w:rtl/>
        </w:rPr>
      </w:pPr>
      <w:r w:rsidRPr="007435EB">
        <w:rPr>
          <w:rFonts w:hint="cs"/>
          <w:b/>
          <w:rtl/>
        </w:rPr>
        <w:t>המפריש</w:t>
      </w:r>
      <w:r w:rsidRPr="007435EB">
        <w:rPr>
          <w:b/>
          <w:rtl/>
        </w:rPr>
        <w:t xml:space="preserve"> </w:t>
      </w:r>
      <w:r w:rsidRPr="007435EB">
        <w:rPr>
          <w:rFonts w:hint="cs"/>
          <w:b/>
          <w:rtl/>
        </w:rPr>
        <w:t>נקבה</w:t>
      </w:r>
      <w:r w:rsidRPr="007435EB">
        <w:rPr>
          <w:b/>
          <w:rtl/>
        </w:rPr>
        <w:t xml:space="preserve"> </w:t>
      </w:r>
      <w:r w:rsidRPr="007435EB">
        <w:rPr>
          <w:rFonts w:hint="cs"/>
          <w:b/>
          <w:rtl/>
        </w:rPr>
        <w:t>לפסחו</w:t>
      </w:r>
      <w:r w:rsidRPr="007435EB">
        <w:rPr>
          <w:b/>
          <w:rtl/>
        </w:rPr>
        <w:t xml:space="preserve">, </w:t>
      </w:r>
      <w:r w:rsidRPr="007435EB">
        <w:rPr>
          <w:rFonts w:hint="cs"/>
          <w:b/>
          <w:rtl/>
        </w:rPr>
        <w:t>או</w:t>
      </w:r>
      <w:r w:rsidRPr="007435EB">
        <w:rPr>
          <w:b/>
          <w:rtl/>
        </w:rPr>
        <w:t xml:space="preserve"> </w:t>
      </w:r>
      <w:r w:rsidRPr="007435EB">
        <w:rPr>
          <w:rFonts w:hint="cs"/>
          <w:b/>
          <w:rtl/>
        </w:rPr>
        <w:t>זכר</w:t>
      </w:r>
      <w:r w:rsidRPr="007435EB">
        <w:rPr>
          <w:b/>
          <w:rtl/>
        </w:rPr>
        <w:t xml:space="preserve"> </w:t>
      </w:r>
      <w:r w:rsidRPr="007435EB">
        <w:rPr>
          <w:rFonts w:hint="cs"/>
          <w:b/>
          <w:rtl/>
        </w:rPr>
        <w:t>בן</w:t>
      </w:r>
      <w:r w:rsidRPr="007435EB">
        <w:rPr>
          <w:b/>
          <w:rtl/>
        </w:rPr>
        <w:t xml:space="preserve"> </w:t>
      </w:r>
      <w:r w:rsidRPr="007435EB">
        <w:rPr>
          <w:rFonts w:hint="cs"/>
          <w:b/>
          <w:rtl/>
        </w:rPr>
        <w:t>שתי</w:t>
      </w:r>
      <w:r w:rsidRPr="007435EB">
        <w:rPr>
          <w:b/>
          <w:rtl/>
        </w:rPr>
        <w:t xml:space="preserve"> </w:t>
      </w:r>
      <w:r w:rsidRPr="007435EB">
        <w:rPr>
          <w:rFonts w:hint="cs"/>
          <w:b/>
          <w:rtl/>
        </w:rPr>
        <w:t>שנים</w:t>
      </w:r>
      <w:r w:rsidRPr="007435EB">
        <w:rPr>
          <w:b/>
          <w:rtl/>
        </w:rPr>
        <w:t xml:space="preserve"> </w:t>
      </w:r>
      <w:r w:rsidRPr="007435EB">
        <w:rPr>
          <w:rFonts w:hint="cs"/>
          <w:b/>
          <w:rtl/>
        </w:rPr>
        <w:t>ירעה</w:t>
      </w:r>
      <w:r w:rsidRPr="007435EB">
        <w:rPr>
          <w:b/>
          <w:rtl/>
        </w:rPr>
        <w:t xml:space="preserve"> </w:t>
      </w:r>
      <w:r w:rsidRPr="007435EB">
        <w:rPr>
          <w:rFonts w:hint="cs"/>
          <w:b/>
          <w:rtl/>
        </w:rPr>
        <w:t>עד</w:t>
      </w:r>
      <w:r w:rsidRPr="007435EB">
        <w:rPr>
          <w:b/>
          <w:rtl/>
        </w:rPr>
        <w:t xml:space="preserve"> </w:t>
      </w:r>
      <w:r w:rsidRPr="007435EB">
        <w:rPr>
          <w:rFonts w:hint="cs"/>
          <w:b/>
          <w:rtl/>
        </w:rPr>
        <w:t>שיסתאב</w:t>
      </w:r>
      <w:r w:rsidRPr="007435EB">
        <w:rPr>
          <w:b/>
          <w:rtl/>
        </w:rPr>
        <w:t xml:space="preserve">, </w:t>
      </w:r>
      <w:r w:rsidRPr="007435EB">
        <w:rPr>
          <w:rFonts w:hint="cs"/>
          <w:b/>
          <w:rtl/>
        </w:rPr>
        <w:t>וימכר</w:t>
      </w:r>
      <w:r w:rsidRPr="007435EB">
        <w:rPr>
          <w:b/>
          <w:rtl/>
        </w:rPr>
        <w:t xml:space="preserve">, </w:t>
      </w:r>
      <w:r w:rsidRPr="007435EB">
        <w:rPr>
          <w:rFonts w:hint="cs"/>
          <w:b/>
          <w:rtl/>
        </w:rPr>
        <w:t>ויפלו</w:t>
      </w:r>
      <w:r w:rsidRPr="007435EB">
        <w:rPr>
          <w:b/>
          <w:rtl/>
        </w:rPr>
        <w:t xml:space="preserve"> </w:t>
      </w:r>
      <w:r w:rsidRPr="007435EB">
        <w:rPr>
          <w:rFonts w:hint="cs"/>
          <w:b/>
          <w:rtl/>
        </w:rPr>
        <w:t>דמיו</w:t>
      </w:r>
      <w:r w:rsidRPr="007435EB">
        <w:rPr>
          <w:b/>
          <w:rtl/>
        </w:rPr>
        <w:t xml:space="preserve"> </w:t>
      </w:r>
      <w:r w:rsidRPr="007435EB">
        <w:rPr>
          <w:rFonts w:hint="cs"/>
          <w:b/>
          <w:rtl/>
        </w:rPr>
        <w:t>לנדבה</w:t>
      </w:r>
      <w:r w:rsidRPr="007435EB">
        <w:rPr>
          <w:b/>
          <w:rtl/>
        </w:rPr>
        <w:t xml:space="preserve">, </w:t>
      </w:r>
      <w:r w:rsidRPr="007435EB">
        <w:rPr>
          <w:rFonts w:hint="cs"/>
          <w:b/>
          <w:rtl/>
        </w:rPr>
        <w:t>לשלמים</w:t>
      </w:r>
      <w:r w:rsidRPr="007435EB">
        <w:rPr>
          <w:b/>
          <w:rtl/>
        </w:rPr>
        <w:t>.</w:t>
      </w:r>
    </w:p>
    <w:p w14:paraId="6F7F48AB" w14:textId="77777777" w:rsidR="00E8089F" w:rsidRPr="007435EB" w:rsidRDefault="00E8089F" w:rsidP="00E8089F">
      <w:pPr>
        <w:pStyle w:val="afff5"/>
        <w:rPr>
          <w:b/>
          <w:rtl/>
        </w:rPr>
      </w:pPr>
      <w:r w:rsidRPr="007435EB">
        <w:rPr>
          <w:rFonts w:hint="cs"/>
          <w:b/>
          <w:rtl/>
          <w:rPrChange w:id="40029" w:author="Claude" w:date="2026-10-06T13:34:51Z">
            <w:rPr>
              <w:rFonts w:hint="cs"/>
              <w:b/>
              <w:sz w:val="20"/>
              <w:rtl/>
            </w:rPr>
          </w:rPrChange>
        </w:rPr>
        <w:t>המפריש</w:t>
      </w:r>
      <w:r w:rsidRPr="007435EB">
        <w:rPr>
          <w:b/>
          <w:rtl/>
          <w:rPrChange w:id="40030" w:author="Claude" w:date="2026-10-06T13:34:51Z">
            <w:rPr>
              <w:b/>
              <w:sz w:val="20"/>
              <w:rtl/>
            </w:rPr>
          </w:rPrChange>
        </w:rPr>
        <w:t xml:space="preserve"> </w:t>
      </w:r>
      <w:r w:rsidRPr="007435EB">
        <w:rPr>
          <w:rFonts w:hint="cs"/>
          <w:b/>
          <w:rtl/>
          <w:rPrChange w:id="40031" w:author="Claude" w:date="2026-10-06T13:34:51Z">
            <w:rPr>
              <w:rFonts w:hint="cs"/>
              <w:b/>
              <w:sz w:val="20"/>
              <w:rtl/>
            </w:rPr>
          </w:rPrChange>
        </w:rPr>
        <w:t>פסחו</w:t>
      </w:r>
      <w:r w:rsidRPr="007435EB">
        <w:rPr>
          <w:b/>
          <w:rtl/>
          <w:rPrChange w:id="40032" w:author="Claude" w:date="2026-10-06T13:34:51Z">
            <w:rPr>
              <w:b/>
              <w:sz w:val="20"/>
              <w:rtl/>
            </w:rPr>
          </w:rPrChange>
        </w:rPr>
        <w:t xml:space="preserve"> </w:t>
      </w:r>
      <w:r w:rsidRPr="007435EB">
        <w:rPr>
          <w:rFonts w:hint="cs"/>
          <w:b/>
          <w:rtl/>
          <w:rPrChange w:id="40033" w:author="Claude" w:date="2026-10-06T13:34:51Z">
            <w:rPr>
              <w:rFonts w:hint="cs"/>
              <w:b/>
              <w:sz w:val="20"/>
              <w:rtl/>
            </w:rPr>
          </w:rPrChange>
        </w:rPr>
        <w:t>ומת</w:t>
      </w:r>
      <w:r w:rsidRPr="007435EB">
        <w:rPr>
          <w:b/>
          <w:rtl/>
          <w:rPrChange w:id="40034" w:author="Claude" w:date="2026-10-06T13:34:51Z">
            <w:rPr>
              <w:b/>
              <w:sz w:val="20"/>
              <w:rtl/>
            </w:rPr>
          </w:rPrChange>
        </w:rPr>
        <w:t xml:space="preserve"> - </w:t>
      </w:r>
      <w:r w:rsidRPr="007435EB">
        <w:rPr>
          <w:rFonts w:hint="cs"/>
          <w:b/>
          <w:rtl/>
          <w:rPrChange w:id="40035" w:author="Claude" w:date="2026-10-06T13:34:51Z">
            <w:rPr>
              <w:rFonts w:hint="cs"/>
              <w:b/>
              <w:sz w:val="20"/>
              <w:rtl/>
            </w:rPr>
          </w:rPrChange>
        </w:rPr>
        <w:t>לא</w:t>
      </w:r>
      <w:r w:rsidRPr="007435EB">
        <w:rPr>
          <w:b/>
          <w:rtl/>
          <w:rPrChange w:id="40036" w:author="Claude" w:date="2026-10-06T13:34:51Z">
            <w:rPr>
              <w:b/>
              <w:sz w:val="20"/>
              <w:rtl/>
            </w:rPr>
          </w:rPrChange>
        </w:rPr>
        <w:t xml:space="preserve"> </w:t>
      </w:r>
      <w:r w:rsidRPr="007435EB">
        <w:rPr>
          <w:rFonts w:hint="cs"/>
          <w:b/>
          <w:rtl/>
          <w:rPrChange w:id="40037" w:author="Claude" w:date="2026-10-06T13:34:51Z">
            <w:rPr>
              <w:rFonts w:hint="cs"/>
              <w:b/>
              <w:sz w:val="20"/>
              <w:rtl/>
            </w:rPr>
          </w:rPrChange>
        </w:rPr>
        <w:t>יביאנו</w:t>
      </w:r>
      <w:r w:rsidRPr="007435EB">
        <w:rPr>
          <w:b/>
          <w:rtl/>
          <w:rPrChange w:id="40038" w:author="Claude" w:date="2026-10-06T13:34:51Z">
            <w:rPr>
              <w:b/>
              <w:sz w:val="20"/>
              <w:rtl/>
            </w:rPr>
          </w:rPrChange>
        </w:rPr>
        <w:t xml:space="preserve"> </w:t>
      </w:r>
      <w:r w:rsidRPr="007435EB">
        <w:rPr>
          <w:rFonts w:hint="cs"/>
          <w:b/>
          <w:rtl/>
          <w:rPrChange w:id="40039" w:author="Claude" w:date="2026-10-06T13:34:51Z">
            <w:rPr>
              <w:rFonts w:hint="cs"/>
              <w:b/>
              <w:sz w:val="20"/>
              <w:rtl/>
            </w:rPr>
          </w:rPrChange>
        </w:rPr>
        <w:t>בנו</w:t>
      </w:r>
      <w:r w:rsidRPr="007435EB">
        <w:rPr>
          <w:b/>
          <w:rtl/>
          <w:rPrChange w:id="40040" w:author="Claude" w:date="2026-10-06T13:34:51Z">
            <w:rPr>
              <w:b/>
              <w:sz w:val="20"/>
              <w:rtl/>
            </w:rPr>
          </w:rPrChange>
        </w:rPr>
        <w:t xml:space="preserve"> </w:t>
      </w:r>
      <w:r w:rsidRPr="007435EB">
        <w:rPr>
          <w:rFonts w:hint="cs"/>
          <w:b/>
          <w:rtl/>
          <w:rPrChange w:id="40041" w:author="Claude" w:date="2026-10-06T13:34:51Z">
            <w:rPr>
              <w:rFonts w:hint="cs"/>
              <w:b/>
              <w:sz w:val="20"/>
              <w:rtl/>
            </w:rPr>
          </w:rPrChange>
        </w:rPr>
        <w:t>אחריו</w:t>
      </w:r>
      <w:r w:rsidRPr="007435EB">
        <w:rPr>
          <w:b/>
          <w:rtl/>
          <w:rPrChange w:id="40042" w:author="Claude" w:date="2026-10-06T13:34:51Z">
            <w:rPr>
              <w:b/>
              <w:sz w:val="20"/>
              <w:rtl/>
            </w:rPr>
          </w:rPrChange>
        </w:rPr>
        <w:t xml:space="preserve"> </w:t>
      </w:r>
      <w:r w:rsidRPr="007435EB">
        <w:rPr>
          <w:rFonts w:hint="cs"/>
          <w:b/>
          <w:rtl/>
          <w:rPrChange w:id="40043" w:author="Claude" w:date="2026-10-06T13:34:51Z">
            <w:rPr>
              <w:rFonts w:hint="cs"/>
              <w:b/>
              <w:sz w:val="20"/>
              <w:rtl/>
            </w:rPr>
          </w:rPrChange>
        </w:rPr>
        <w:t>לשם</w:t>
      </w:r>
      <w:r w:rsidRPr="007435EB">
        <w:rPr>
          <w:b/>
          <w:rtl/>
          <w:rPrChange w:id="40044" w:author="Claude" w:date="2026-10-06T13:34:51Z">
            <w:rPr>
              <w:b/>
              <w:sz w:val="20"/>
              <w:rtl/>
            </w:rPr>
          </w:rPrChange>
        </w:rPr>
        <w:t xml:space="preserve"> </w:t>
      </w:r>
      <w:r w:rsidRPr="007435EB">
        <w:rPr>
          <w:rFonts w:hint="cs"/>
          <w:b/>
          <w:rtl/>
          <w:rPrChange w:id="40045" w:author="Claude" w:date="2026-10-06T13:34:51Z">
            <w:rPr>
              <w:rFonts w:hint="cs"/>
              <w:b/>
              <w:sz w:val="20"/>
              <w:rtl/>
            </w:rPr>
          </w:rPrChange>
        </w:rPr>
        <w:t>פסח</w:t>
      </w:r>
      <w:r w:rsidRPr="007435EB">
        <w:rPr>
          <w:b/>
          <w:rtl/>
          <w:rPrChange w:id="40046" w:author="Claude" w:date="2026-10-06T13:34:51Z">
            <w:rPr>
              <w:b/>
              <w:sz w:val="20"/>
              <w:rtl/>
            </w:rPr>
          </w:rPrChange>
        </w:rPr>
        <w:t xml:space="preserve">, </w:t>
      </w:r>
      <w:r w:rsidRPr="007435EB">
        <w:rPr>
          <w:rFonts w:hint="cs"/>
          <w:b/>
          <w:rtl/>
          <w:rPrChange w:id="40047" w:author="Claude" w:date="2026-10-06T13:34:51Z">
            <w:rPr>
              <w:rFonts w:hint="cs"/>
              <w:b/>
              <w:sz w:val="20"/>
              <w:rtl/>
            </w:rPr>
          </w:rPrChange>
        </w:rPr>
        <w:t>אלא</w:t>
      </w:r>
      <w:r w:rsidRPr="007435EB">
        <w:rPr>
          <w:b/>
          <w:rtl/>
          <w:rPrChange w:id="40048" w:author="Claude" w:date="2026-10-06T13:34:51Z">
            <w:rPr>
              <w:b/>
              <w:sz w:val="20"/>
              <w:rtl/>
            </w:rPr>
          </w:rPrChange>
        </w:rPr>
        <w:t xml:space="preserve"> </w:t>
      </w:r>
      <w:r w:rsidRPr="007435EB">
        <w:rPr>
          <w:rFonts w:hint="cs"/>
          <w:b/>
          <w:rtl/>
          <w:rPrChange w:id="40049" w:author="Claude" w:date="2026-10-06T13:34:51Z">
            <w:rPr>
              <w:rFonts w:hint="cs"/>
              <w:b/>
              <w:sz w:val="20"/>
              <w:rtl/>
            </w:rPr>
          </w:rPrChange>
        </w:rPr>
        <w:t>לשם</w:t>
      </w:r>
      <w:r w:rsidRPr="007435EB">
        <w:rPr>
          <w:b/>
          <w:rtl/>
          <w:rPrChange w:id="40050" w:author="Claude" w:date="2026-10-06T13:34:51Z">
            <w:rPr>
              <w:b/>
              <w:sz w:val="20"/>
              <w:rtl/>
            </w:rPr>
          </w:rPrChange>
        </w:rPr>
        <w:t xml:space="preserve"> </w:t>
      </w:r>
      <w:r w:rsidRPr="007435EB">
        <w:rPr>
          <w:rFonts w:hint="cs"/>
          <w:b/>
          <w:rtl/>
          <w:rPrChange w:id="40051" w:author="Claude" w:date="2026-10-06T13:34:51Z">
            <w:rPr>
              <w:rFonts w:hint="cs"/>
              <w:b/>
              <w:sz w:val="20"/>
              <w:rtl/>
            </w:rPr>
          </w:rPrChange>
        </w:rPr>
        <w:t>שלמים</w:t>
      </w:r>
      <w:r w:rsidRPr="007435EB">
        <w:rPr>
          <w:b/>
          <w:rtl/>
          <w:rPrChange w:id="40052" w:author="Claude" w:date="2026-10-06T13:34:51Z">
            <w:rPr>
              <w:b/>
              <w:sz w:val="20"/>
              <w:rtl/>
            </w:rPr>
          </w:rPrChange>
        </w:rPr>
        <w:t>.</w:t>
      </w:r>
    </w:p>
    <w:p w14:paraId="0113C9D3" w14:textId="691BBD78" w:rsidR="00E8089F" w:rsidRPr="007435EB" w:rsidRDefault="00F47631" w:rsidP="00F47631">
      <w:pPr>
        <w:pStyle w:val="affd"/>
        <w:rPr>
          <w:bCs/>
          <w:rtl/>
        </w:rPr>
      </w:pPr>
      <w:r>
        <w:rPr>
          <w:rFonts w:hint="cs"/>
          <w:rtl/>
        </w:rPr>
        <w:t>***</w:t>
      </w:r>
    </w:p>
    <w:p w14:paraId="6F32674F" w14:textId="5BEF6CC9"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Pr>
          <w:rStyle w:val="affffd"/>
          <w:rtl/>
          <w:rPrChange w:id="11301" w:author="מנוע אמוראים" w:date="2026-10-05T16:42:03Z">
            <w:rPr>
              <w:rtl/>
            </w:rPr>
          </w:rPrChange>
        </w:rPr>
        <w:t xml:space="preserve">אר</w:t>
      </w:r>
      <w:r>
        <w:rPr>
          <w:rStyle w:val="affffd"/>
          <w:rFonts w:ascii="Fb Fontext" w:hAnsi="Fb Fontext" w:hint="cs"/>
          <w:rtl/>
          <w:rPrChange w:id="11302" w:author="מנוע אמוראים" w:date="2026-10-05T16:42:03Z">
            <w:rPr>
              <w:rFonts w:ascii="Fb Fontext" w:hAnsi="Fb Fontext" w:hint="cs"/>
              <w:rtl/>
            </w:rPr>
          </w:rPrChange>
        </w:rPr>
        <w:t xml:space="preserve">הבדר</w:t>
      </w:r>
      <w:r>
        <w:rPr>
          <w:rStyle w:val="affffd"/>
          <w:rFonts w:ascii="Fb Fontext" w:hAnsi="Fb Fontext"/>
          <w:rtl/>
          <w:rPrChange w:id="11303" w:author="מנוע אמוראים" w:date="2026-10-05T16:42:03Z">
            <w:rPr>
              <w:rFonts w:ascii="Fb Fontext" w:hAnsi="Fb Fontext"/>
              <w:rtl/>
            </w:rPr>
          </w:rPrChange>
        </w:rPr>
        <w:t xml:space="preserve">"</w:t>
      </w:r>
      <w:r>
        <w:rPr>
          <w:rStyle w:val="affffd"/>
          <w:rFonts w:ascii="Fb Fontext" w:hAnsi="Fb Fontext" w:hint="cs"/>
          <w:rtl/>
          <w:rPrChange w:id="11304" w:author="מנוע אמוראים" w:date="2026-10-05T16:42:03Z">
            <w:rPr>
              <w:rFonts w:ascii="Fb Fontext" w:hAnsi="Fb Fontext" w:hint="cs"/>
              <w:rtl/>
            </w:rPr>
          </w:rPrChange>
        </w:rPr>
        <w:t xml:space="preserve">ח</w:t>
      </w:r>
      <w:r>
        <w:rPr>
          <w:rFonts w:ascii="Fb Fontext" w:hAnsi="Fb Fontext" w:hint="cs"/>
          <w:rtl/>
        </w:rPr>
        <w:t xml:space="preserve"> ש</w:t>
      </w:r>
      <w:r w:rsidR="00E8089F" w:rsidRPr="007435EB">
        <w:rPr>
          <w:rFonts w:ascii="Fb Fontext" w:hAnsi="Fb Fontext"/>
          <w:rtl/>
        </w:rPr>
        <w:t>"</w:t>
      </w:r>
      <w:r w:rsidR="00E8089F" w:rsidRPr="007435EB">
        <w:rPr>
          <w:rFonts w:ascii="Fb Fontext" w:hAnsi="Fb Fontext" w:hint="cs"/>
          <w:rtl/>
        </w:rPr>
        <w:t>מ</w:t>
      </w:r>
      <w:r w:rsidR="00E8089F" w:rsidRPr="007435EB">
        <w:rPr>
          <w:rFonts w:ascii="Fb Fontext" w:hAnsi="Fb Fontext"/>
          <w:rtl/>
        </w:rPr>
        <w:t xml:space="preserve"> </w:t>
      </w:r>
      <w:r w:rsidR="00E8089F" w:rsidRPr="007435EB">
        <w:rPr>
          <w:rFonts w:ascii="Fb Fontext" w:hAnsi="Fb Fontext" w:hint="cs"/>
          <w:rtl/>
        </w:rPr>
        <w:t xml:space="preserve">תלת. </w:t>
      </w:r>
      <w:r w:rsidR="00E8089F" w:rsidRPr="005C3FF1">
        <w:rPr>
          <w:rStyle w:val="afffa"/>
          <w:rFonts w:hint="cs"/>
          <w:rtl/>
        </w:rPr>
        <w:t>ש</w:t>
      </w:r>
      <w:r w:rsidR="00E8089F" w:rsidRPr="005C3FF1">
        <w:rPr>
          <w:rStyle w:val="afffa"/>
          <w:rtl/>
        </w:rPr>
        <w:t>"</w:t>
      </w:r>
      <w:r w:rsidR="00E8089F" w:rsidRPr="005C3FF1">
        <w:rPr>
          <w:rStyle w:val="afffa"/>
          <w:rFonts w:hint="cs"/>
          <w:rtl/>
        </w:rPr>
        <w:t>מ</w:t>
      </w:r>
      <w:r w:rsidR="00E8089F" w:rsidRPr="007435EB">
        <w:rPr>
          <w:rFonts w:ascii="Fb Fontext" w:hAnsi="Fb Fontext"/>
          <w:rtl/>
        </w:rPr>
        <w:t xml:space="preserve">: </w:t>
      </w:r>
      <w:r w:rsidR="00E8089F" w:rsidRPr="007435EB">
        <w:rPr>
          <w:rFonts w:ascii="Fb Fontext" w:hAnsi="Fb Fontext" w:hint="cs"/>
          <w:rtl/>
        </w:rPr>
        <w:t>בעלי</w:t>
      </w:r>
      <w:r w:rsidR="00E8089F" w:rsidRPr="007435EB">
        <w:rPr>
          <w:rFonts w:ascii="Fb Fontext" w:hAnsi="Fb Fontext"/>
          <w:rtl/>
        </w:rPr>
        <w:t xml:space="preserve"> </w:t>
      </w:r>
      <w:r w:rsidR="00E8089F" w:rsidRPr="007435EB">
        <w:rPr>
          <w:rFonts w:ascii="Fb Fontext" w:hAnsi="Fb Fontext" w:hint="cs"/>
          <w:rtl/>
        </w:rPr>
        <w:t>חיים</w:t>
      </w:r>
      <w:r w:rsidR="00E8089F" w:rsidRPr="007435EB">
        <w:rPr>
          <w:rFonts w:ascii="Fb Fontext" w:hAnsi="Fb Fontext"/>
          <w:rtl/>
        </w:rPr>
        <w:t xml:space="preserve"> </w:t>
      </w:r>
      <w:r w:rsidR="00E8089F" w:rsidRPr="007435EB">
        <w:rPr>
          <w:rFonts w:ascii="Fb Fontext" w:hAnsi="Fb Fontext" w:hint="cs"/>
          <w:rtl/>
        </w:rPr>
        <w:t>נדחין</w:t>
      </w:r>
      <w:r w:rsidR="00E8089F" w:rsidRPr="007435EB">
        <w:rPr>
          <w:rFonts w:ascii="Fb Fontext" w:hAnsi="Fb Fontext"/>
          <w:rtl/>
        </w:rPr>
        <w:t xml:space="preserve">, </w:t>
      </w:r>
      <w:r w:rsidR="00E8089F" w:rsidRPr="005C3FF1">
        <w:rPr>
          <w:rStyle w:val="afffa"/>
          <w:rFonts w:hint="cs"/>
          <w:rtl/>
        </w:rPr>
        <w:t>וש</w:t>
      </w:r>
      <w:r w:rsidR="00E8089F" w:rsidRPr="005C3FF1">
        <w:rPr>
          <w:rStyle w:val="afffa"/>
          <w:rtl/>
        </w:rPr>
        <w:t>"</w:t>
      </w:r>
      <w:r w:rsidR="00E8089F" w:rsidRPr="005C3FF1">
        <w:rPr>
          <w:rStyle w:val="afffa"/>
          <w:rFonts w:hint="cs"/>
          <w:rtl/>
        </w:rPr>
        <w:t>מ</w:t>
      </w:r>
      <w:r w:rsidR="00E8089F" w:rsidRPr="007435EB">
        <w:rPr>
          <w:rFonts w:ascii="Fb Fontext" w:hAnsi="Fb Fontext"/>
          <w:rtl/>
        </w:rPr>
        <w:t xml:space="preserve">: </w:t>
      </w:r>
      <w:r w:rsidR="00E8089F" w:rsidRPr="007435EB">
        <w:rPr>
          <w:rFonts w:ascii="Fb Fontext" w:hAnsi="Fb Fontext" w:hint="cs"/>
          <w:rtl/>
        </w:rPr>
        <w:t>דחוי</w:t>
      </w:r>
      <w:r w:rsidR="00E8089F" w:rsidRPr="007435EB">
        <w:rPr>
          <w:rFonts w:ascii="Fb Fontext" w:hAnsi="Fb Fontext"/>
          <w:rtl/>
        </w:rPr>
        <w:t xml:space="preserve"> </w:t>
      </w:r>
      <w:r w:rsidR="00E8089F" w:rsidRPr="007435EB">
        <w:rPr>
          <w:rFonts w:ascii="Fb Fontext" w:hAnsi="Fb Fontext" w:hint="cs"/>
          <w:rtl/>
        </w:rPr>
        <w:t>מעיקרא</w:t>
      </w:r>
      <w:r w:rsidR="00E8089F" w:rsidRPr="007435EB">
        <w:rPr>
          <w:rFonts w:ascii="Fb Fontext" w:hAnsi="Fb Fontext"/>
          <w:rtl/>
        </w:rPr>
        <w:t xml:space="preserve"> </w:t>
      </w:r>
      <w:r w:rsidR="00E8089F" w:rsidRPr="007435EB">
        <w:rPr>
          <w:rFonts w:ascii="Fb Fontext" w:hAnsi="Fb Fontext" w:hint="cs"/>
          <w:rtl/>
        </w:rPr>
        <w:t>הוי</w:t>
      </w:r>
      <w:r w:rsidR="00E8089F" w:rsidRPr="007435EB">
        <w:rPr>
          <w:rFonts w:ascii="Fb Fontext" w:hAnsi="Fb Fontext"/>
          <w:rtl/>
        </w:rPr>
        <w:t xml:space="preserve"> </w:t>
      </w:r>
      <w:r w:rsidR="00E8089F" w:rsidRPr="007435EB">
        <w:rPr>
          <w:rFonts w:ascii="Fb Fontext" w:hAnsi="Fb Fontext" w:hint="cs"/>
          <w:rtl/>
        </w:rPr>
        <w:t>דחוי</w:t>
      </w:r>
      <w:r w:rsidR="00E8089F" w:rsidRPr="007435EB">
        <w:rPr>
          <w:rFonts w:ascii="Fb Fontext" w:hAnsi="Fb Fontext"/>
          <w:rtl/>
        </w:rPr>
        <w:t xml:space="preserve">, </w:t>
      </w:r>
      <w:r w:rsidR="00E8089F" w:rsidRPr="005C3FF1">
        <w:rPr>
          <w:rStyle w:val="afffa"/>
          <w:rFonts w:hint="cs"/>
          <w:rtl/>
        </w:rPr>
        <w:t>וש</w:t>
      </w:r>
      <w:r w:rsidR="00E8089F" w:rsidRPr="005C3FF1">
        <w:rPr>
          <w:rStyle w:val="afffa"/>
          <w:rtl/>
        </w:rPr>
        <w:t>"</w:t>
      </w:r>
      <w:r w:rsidR="00E8089F" w:rsidRPr="005C3FF1">
        <w:rPr>
          <w:rStyle w:val="afffa"/>
          <w:rFonts w:hint="cs"/>
          <w:rtl/>
        </w:rPr>
        <w:t>מ</w:t>
      </w:r>
      <w:r w:rsidR="00E8089F" w:rsidRPr="007435EB">
        <w:rPr>
          <w:rFonts w:ascii="Fb Fontext" w:hAnsi="Fb Fontext"/>
          <w:rtl/>
        </w:rPr>
        <w:t xml:space="preserve">: </w:t>
      </w:r>
      <w:r w:rsidR="00E8089F" w:rsidRPr="007435EB">
        <w:rPr>
          <w:rFonts w:ascii="Fb Fontext" w:hAnsi="Fb Fontext" w:hint="cs"/>
          <w:rtl/>
        </w:rPr>
        <w:t>יש</w:t>
      </w:r>
      <w:r w:rsidR="00E8089F" w:rsidRPr="007435EB">
        <w:rPr>
          <w:rFonts w:ascii="Fb Fontext" w:hAnsi="Fb Fontext"/>
          <w:rtl/>
        </w:rPr>
        <w:t xml:space="preserve"> </w:t>
      </w:r>
      <w:r w:rsidR="00E8089F" w:rsidRPr="007435EB">
        <w:rPr>
          <w:rFonts w:ascii="Fb Fontext" w:hAnsi="Fb Fontext" w:hint="cs"/>
          <w:rtl/>
        </w:rPr>
        <w:t>דחוי</w:t>
      </w:r>
      <w:r w:rsidR="00E8089F" w:rsidRPr="007435EB">
        <w:rPr>
          <w:rFonts w:ascii="Fb Fontext" w:hAnsi="Fb Fontext"/>
          <w:rtl/>
        </w:rPr>
        <w:t xml:space="preserve"> </w:t>
      </w:r>
      <w:r w:rsidR="00E8089F" w:rsidRPr="007435EB">
        <w:rPr>
          <w:rFonts w:ascii="Fb Fontext" w:hAnsi="Fb Fontext" w:hint="cs"/>
          <w:rtl/>
        </w:rPr>
        <w:t>בדמים</w:t>
      </w:r>
      <w:r w:rsidR="00E8089F" w:rsidRPr="007435EB">
        <w:rPr>
          <w:rFonts w:ascii="Fb Fontext" w:hAnsi="Fb Fontext"/>
          <w:rtl/>
        </w:rPr>
        <w:t>.</w:t>
      </w:r>
    </w:p>
    <w:p w14:paraId="7BB242B9" w14:textId="0F222446" w:rsidR="00E8089F" w:rsidRPr="007435EB" w:rsidRDefault="00F47631" w:rsidP="00F47631">
      <w:pPr>
        <w:pStyle w:val="affd"/>
        <w:rPr>
          <w:bCs/>
          <w:rtl/>
        </w:rPr>
      </w:pPr>
      <w:r>
        <w:rPr>
          <w:rFonts w:hint="cs"/>
          <w:rtl/>
        </w:rPr>
        <w:t>***</w:t>
      </w:r>
    </w:p>
    <w:p w14:paraId="00B6B6B6" w14:textId="77777777" w:rsidR="00E8089F" w:rsidRPr="005C3FF1" w:rsidRDefault="00E8089F" w:rsidP="009A151F">
      <w:pPr>
        <w:rPr>
          <w:rStyle w:val="afffa"/>
          <w:rtl/>
        </w:rPr>
      </w:pPr>
      <w:r w:rsidRPr="005C3FF1">
        <w:rPr>
          <w:rStyle w:val="afffa"/>
          <w:rFonts w:hint="cs"/>
          <w:rtl/>
        </w:rPr>
        <w:t>המפריש</w:t>
      </w:r>
      <w:r w:rsidRPr="005C3FF1">
        <w:rPr>
          <w:rStyle w:val="afffa"/>
          <w:rtl/>
        </w:rPr>
        <w:t xml:space="preserve"> </w:t>
      </w:r>
      <w:r w:rsidRPr="005C3FF1">
        <w:rPr>
          <w:rStyle w:val="afffa"/>
          <w:rFonts w:hint="cs"/>
          <w:rtl/>
        </w:rPr>
        <w:t>פסחו</w:t>
      </w:r>
      <w:r w:rsidRPr="005C3FF1">
        <w:rPr>
          <w:rStyle w:val="afffa"/>
          <w:rtl/>
        </w:rPr>
        <w:t xml:space="preserve"> </w:t>
      </w:r>
      <w:r w:rsidRPr="005C3FF1">
        <w:rPr>
          <w:rStyle w:val="afffa"/>
          <w:rFonts w:hint="cs"/>
          <w:rtl/>
        </w:rPr>
        <w:t>וכו</w:t>
      </w:r>
      <w:r w:rsidRPr="005C3FF1">
        <w:rPr>
          <w:rStyle w:val="afffa"/>
          <w:rtl/>
        </w:rPr>
        <w:t>'.</w:t>
      </w:r>
    </w:p>
    <w:p w14:paraId="7C8C0F33" w14:textId="60EA06BD" w:rsidR="00E8089F" w:rsidRPr="007435EB" w:rsidRDefault="00DB7D63" w:rsidP="00623CAA">
      <w:pPr>
        <w:spacing w:before="4"/>
        <w:rPr>
          <w:rtl/>
        </w:rPr>
      </w:pPr>
      <w:r w:rsidRPr="00DB7D63">
        <w:rPr>
          <w:rStyle w:val="affffd"/>
          <w:rFonts w:hint="cs"/>
          <w:rtl/>
        </w:rPr>
        <w:t>•</w:t>
      </w:r>
      <w:r w:rsidR="00623CAA" w:rsidRPr="00AC0CB1">
        <w:rPr>
          <w:rStyle w:val="affffd"/>
          <w:rFonts w:hint="cs"/>
          <w:rtl/>
        </w:rPr>
        <w:t xml:space="preserve"> </w:t>
      </w:r>
      <w:r w:rsidR="00E8089F" w:rsidRPr="005C3FF1">
        <w:rPr>
          <w:rStyle w:val="afffa"/>
          <w:rtl/>
        </w:rPr>
        <w:t>ת"ר</w:t>
      </w:r>
      <w:r w:rsidR="00E8089F" w:rsidRPr="007435EB">
        <w:rPr>
          <w:rFonts w:ascii="Fb Fontext" w:hAnsi="Fb Fontext"/>
          <w:rtl/>
        </w:rPr>
        <w:t xml:space="preserve">: </w:t>
      </w:r>
      <w:r w:rsidR="00E8089F" w:rsidRPr="007435EB">
        <w:rPr>
          <w:rFonts w:ascii="Fb Fontext" w:hAnsi="Fb Fontext" w:hint="cs"/>
          <w:rtl/>
        </w:rPr>
        <w:t>המפריש</w:t>
      </w:r>
      <w:r w:rsidR="00E8089F" w:rsidRPr="007435EB">
        <w:rPr>
          <w:rFonts w:ascii="Fb Fontext" w:hAnsi="Fb Fontext"/>
          <w:rtl/>
        </w:rPr>
        <w:t xml:space="preserve"> </w:t>
      </w:r>
      <w:r w:rsidR="00E8089F" w:rsidRPr="007435EB">
        <w:rPr>
          <w:rFonts w:ascii="Fb Fontext" w:hAnsi="Fb Fontext" w:hint="cs"/>
          <w:rtl/>
        </w:rPr>
        <w:t>את</w:t>
      </w:r>
      <w:r w:rsidR="00E8089F" w:rsidRPr="007435EB">
        <w:rPr>
          <w:rFonts w:ascii="Fb Fontext" w:hAnsi="Fb Fontext"/>
          <w:rtl/>
        </w:rPr>
        <w:t xml:space="preserve"> </w:t>
      </w:r>
      <w:r w:rsidR="00E8089F" w:rsidRPr="007435EB">
        <w:rPr>
          <w:rFonts w:ascii="Fb Fontext" w:hAnsi="Fb Fontext" w:hint="cs"/>
          <w:rtl/>
        </w:rPr>
        <w:t>פסחו</w:t>
      </w:r>
      <w:r w:rsidR="00E8089F" w:rsidRPr="007435EB">
        <w:rPr>
          <w:rFonts w:ascii="Fb Fontext" w:hAnsi="Fb Fontext"/>
          <w:rtl/>
        </w:rPr>
        <w:t xml:space="preserve"> </w:t>
      </w:r>
      <w:r w:rsidR="00E8089F" w:rsidRPr="007435EB">
        <w:rPr>
          <w:rFonts w:ascii="Fb Fontext" w:hAnsi="Fb Fontext" w:hint="cs"/>
          <w:rtl/>
        </w:rPr>
        <w:t>ומת</w:t>
      </w:r>
      <w:r w:rsidR="00E8089F" w:rsidRPr="007435EB">
        <w:rPr>
          <w:rFonts w:ascii="Fb Fontext" w:hAnsi="Fb Fontext"/>
          <w:rtl/>
        </w:rPr>
        <w:t xml:space="preserve">, </w:t>
      </w:r>
      <w:r w:rsidR="00E8089F" w:rsidRPr="007435EB">
        <w:rPr>
          <w:rFonts w:ascii="Fb Fontext" w:hAnsi="Fb Fontext" w:hint="cs"/>
          <w:rtl/>
        </w:rPr>
        <w:t>אם</w:t>
      </w:r>
      <w:r w:rsidR="00E8089F" w:rsidRPr="007435EB">
        <w:rPr>
          <w:rFonts w:ascii="Fb Fontext" w:hAnsi="Fb Fontext"/>
          <w:rtl/>
        </w:rPr>
        <w:t xml:space="preserve"> </w:t>
      </w:r>
      <w:r w:rsidR="00E8089F" w:rsidRPr="007435EB">
        <w:rPr>
          <w:rFonts w:ascii="Fb Fontext" w:hAnsi="Fb Fontext" w:hint="cs"/>
          <w:rtl/>
        </w:rPr>
        <w:t>בנו</w:t>
      </w:r>
      <w:r w:rsidR="00E8089F" w:rsidRPr="007435EB">
        <w:rPr>
          <w:rFonts w:ascii="Fb Fontext" w:hAnsi="Fb Fontext"/>
          <w:rtl/>
        </w:rPr>
        <w:t xml:space="preserve"> </w:t>
      </w:r>
      <w:r w:rsidR="00E8089F" w:rsidRPr="007435EB">
        <w:rPr>
          <w:rFonts w:ascii="Fb Fontext" w:hAnsi="Fb Fontext" w:hint="cs"/>
          <w:rtl/>
        </w:rPr>
        <w:t>ממונה</w:t>
      </w:r>
      <w:r w:rsidR="00E8089F" w:rsidRPr="007435EB">
        <w:rPr>
          <w:rFonts w:ascii="Fb Fontext" w:hAnsi="Fb Fontext"/>
          <w:rtl/>
        </w:rPr>
        <w:t xml:space="preserve"> </w:t>
      </w:r>
      <w:r w:rsidR="00E8089F" w:rsidRPr="007435EB">
        <w:rPr>
          <w:rFonts w:ascii="Fb Fontext" w:hAnsi="Fb Fontext" w:hint="cs"/>
          <w:rtl/>
        </w:rPr>
        <w:t>עמו</w:t>
      </w:r>
      <w:r w:rsidR="00E8089F" w:rsidRPr="007435EB">
        <w:rPr>
          <w:rFonts w:ascii="Fb Fontext" w:hAnsi="Fb Fontext"/>
          <w:rtl/>
        </w:rPr>
        <w:t xml:space="preserve"> - </w:t>
      </w:r>
      <w:r w:rsidR="00E8089F" w:rsidRPr="007435EB">
        <w:rPr>
          <w:rFonts w:ascii="Fb Fontext" w:hAnsi="Fb Fontext" w:hint="cs"/>
          <w:rtl/>
        </w:rPr>
        <w:t>יביאנו</w:t>
      </w:r>
      <w:r w:rsidR="00E8089F" w:rsidRPr="007435EB">
        <w:rPr>
          <w:rFonts w:ascii="Fb Fontext" w:hAnsi="Fb Fontext"/>
          <w:rtl/>
        </w:rPr>
        <w:t xml:space="preserve"> </w:t>
      </w:r>
      <w:r w:rsidR="00E8089F" w:rsidRPr="007435EB">
        <w:rPr>
          <w:rFonts w:ascii="Fb Fontext" w:hAnsi="Fb Fontext" w:hint="cs"/>
          <w:rtl/>
        </w:rPr>
        <w:t>לשום</w:t>
      </w:r>
      <w:r w:rsidR="00E8089F" w:rsidRPr="007435EB">
        <w:rPr>
          <w:rFonts w:ascii="Fb Fontext" w:hAnsi="Fb Fontext"/>
          <w:rtl/>
        </w:rPr>
        <w:t xml:space="preserve"> </w:t>
      </w:r>
      <w:r w:rsidR="00E8089F" w:rsidRPr="007435EB">
        <w:rPr>
          <w:rFonts w:ascii="Fb Fontext" w:hAnsi="Fb Fontext" w:hint="cs"/>
          <w:rtl/>
        </w:rPr>
        <w:t>פסח</w:t>
      </w:r>
      <w:r w:rsidR="00E8089F" w:rsidRPr="007435EB">
        <w:rPr>
          <w:rFonts w:ascii="Fb Fontext" w:hAnsi="Fb Fontext"/>
          <w:rtl/>
        </w:rPr>
        <w:t>.</w:t>
      </w:r>
    </w:p>
    <w:p w14:paraId="24300261" w14:textId="77777777" w:rsidR="00E8089F" w:rsidRPr="005C3FF1" w:rsidRDefault="00E8089F" w:rsidP="009A151F">
      <w:pPr>
        <w:rPr>
          <w:rStyle w:val="afffa"/>
          <w:rtl/>
        </w:rPr>
      </w:pPr>
      <w:r w:rsidRPr="007435EB">
        <w:rPr>
          <w:rFonts w:hint="cs"/>
          <w:rtl/>
        </w:rPr>
        <w:t>אין</w:t>
      </w:r>
      <w:r w:rsidRPr="007435EB">
        <w:rPr>
          <w:rtl/>
        </w:rPr>
        <w:t xml:space="preserve"> </w:t>
      </w:r>
      <w:r w:rsidRPr="007435EB">
        <w:rPr>
          <w:rFonts w:hint="cs"/>
          <w:rtl/>
        </w:rPr>
        <w:t>בנו</w:t>
      </w:r>
      <w:r w:rsidRPr="007435EB">
        <w:rPr>
          <w:rtl/>
        </w:rPr>
        <w:t xml:space="preserve"> </w:t>
      </w:r>
      <w:r w:rsidRPr="007435EB">
        <w:rPr>
          <w:rFonts w:hint="cs"/>
          <w:rtl/>
        </w:rPr>
        <w:t>ממונה</w:t>
      </w:r>
      <w:r w:rsidRPr="007435EB">
        <w:rPr>
          <w:rtl/>
        </w:rPr>
        <w:t xml:space="preserve"> </w:t>
      </w:r>
      <w:r w:rsidRPr="007435EB">
        <w:rPr>
          <w:rFonts w:hint="cs"/>
          <w:rtl/>
        </w:rPr>
        <w:t>עמו</w:t>
      </w:r>
      <w:r w:rsidRPr="007435EB">
        <w:rPr>
          <w:rtl/>
        </w:rPr>
        <w:t xml:space="preserve"> - </w:t>
      </w:r>
      <w:r w:rsidRPr="007435EB">
        <w:rPr>
          <w:rFonts w:hint="cs"/>
          <w:rtl/>
        </w:rPr>
        <w:t>יביאנו</w:t>
      </w:r>
      <w:r w:rsidRPr="007435EB">
        <w:rPr>
          <w:rtl/>
        </w:rPr>
        <w:t xml:space="preserve"> </w:t>
      </w:r>
      <w:r w:rsidRPr="007435EB">
        <w:rPr>
          <w:rFonts w:hint="cs"/>
          <w:rtl/>
        </w:rPr>
        <w:t>לשום</w:t>
      </w:r>
      <w:r w:rsidRPr="007435EB">
        <w:rPr>
          <w:rtl/>
        </w:rPr>
        <w:t xml:space="preserve"> </w:t>
      </w:r>
      <w:r w:rsidRPr="007435EB">
        <w:rPr>
          <w:rFonts w:hint="cs"/>
          <w:rtl/>
        </w:rPr>
        <w:t>שלמים</w:t>
      </w:r>
      <w:r w:rsidRPr="007435EB">
        <w:rPr>
          <w:rtl/>
        </w:rPr>
        <w:t xml:space="preserve"> </w:t>
      </w:r>
      <w:r w:rsidRPr="007435EB">
        <w:rPr>
          <w:rFonts w:hint="cs"/>
          <w:rtl/>
        </w:rPr>
        <w:t>לט</w:t>
      </w:r>
      <w:r w:rsidRPr="007435EB">
        <w:rPr>
          <w:rtl/>
        </w:rPr>
        <w:t>"</w:t>
      </w:r>
      <w:r w:rsidRPr="007435EB">
        <w:rPr>
          <w:rFonts w:hint="cs"/>
          <w:rtl/>
        </w:rPr>
        <w:t>ז אבל לא לט</w:t>
      </w:r>
      <w:r w:rsidRPr="007435EB">
        <w:rPr>
          <w:rtl/>
        </w:rPr>
        <w:t>"</w:t>
      </w:r>
      <w:r w:rsidRPr="007435EB">
        <w:rPr>
          <w:rFonts w:hint="cs"/>
          <w:rtl/>
        </w:rPr>
        <w:t>ו דס</w:t>
      </w:r>
      <w:r w:rsidRPr="007435EB">
        <w:rPr>
          <w:rtl/>
        </w:rPr>
        <w:t>"</w:t>
      </w:r>
      <w:r w:rsidRPr="007435EB">
        <w:rPr>
          <w:rFonts w:hint="cs"/>
          <w:rtl/>
        </w:rPr>
        <w:t>ל אין נדרים ונדבות קריבין ביו</w:t>
      </w:r>
      <w:r w:rsidRPr="007435EB">
        <w:rPr>
          <w:rtl/>
        </w:rPr>
        <w:t>"</w:t>
      </w:r>
      <w:r w:rsidRPr="007435EB">
        <w:rPr>
          <w:rFonts w:hint="cs"/>
          <w:rtl/>
        </w:rPr>
        <w:t>ט.</w:t>
      </w:r>
    </w:p>
    <w:p w14:paraId="60D80300" w14:textId="77777777" w:rsidR="00E8089F" w:rsidRPr="007435EB" w:rsidRDefault="00E8089F" w:rsidP="009A151F">
      <w:pPr>
        <w:rPr>
          <w:rtl/>
        </w:rPr>
      </w:pPr>
      <w:r w:rsidRPr="005C3FF1">
        <w:rPr>
          <w:rStyle w:val="afffa"/>
          <w:rFonts w:hint="cs"/>
          <w:rtl/>
        </w:rPr>
        <w:t>א.</w:t>
      </w:r>
      <w:r w:rsidRPr="007435EB">
        <w:rPr>
          <w:rFonts w:hint="cs"/>
          <w:rtl/>
        </w:rPr>
        <w:t xml:space="preserve"> מיירי דמת קודם חצות ויביאנו לשום פסח שני [דאל</w:t>
      </w:r>
      <w:r w:rsidRPr="007435EB">
        <w:rPr>
          <w:rtl/>
        </w:rPr>
        <w:t>"</w:t>
      </w:r>
      <w:r w:rsidRPr="007435EB">
        <w:rPr>
          <w:rFonts w:hint="cs"/>
          <w:rtl/>
        </w:rPr>
        <w:t>ה אונן הוא]</w:t>
      </w:r>
    </w:p>
    <w:p w14:paraId="59F806F1" w14:textId="77777777" w:rsidR="00E8089F" w:rsidRPr="007435EB" w:rsidRDefault="00E8089F" w:rsidP="00E8089F">
      <w:pPr>
        <w:rPr>
          <w:rtl/>
        </w:rPr>
      </w:pPr>
      <w:r w:rsidRPr="005C3FF1">
        <w:rPr>
          <w:rStyle w:val="afffa"/>
          <w:rFonts w:hint="cs"/>
          <w:rtl/>
        </w:rPr>
        <w:t>ב.</w:t>
      </w:r>
      <w:r w:rsidRPr="007435EB">
        <w:rPr>
          <w:rFonts w:hint="cs"/>
          <w:rtl/>
        </w:rPr>
        <w:t xml:space="preserve"> אביי</w:t>
      </w:r>
      <w:r w:rsidRPr="007435EB">
        <w:rPr>
          <w:rtl/>
        </w:rPr>
        <w:t xml:space="preserve">: </w:t>
      </w:r>
      <w:r w:rsidRPr="007435EB">
        <w:rPr>
          <w:rFonts w:hint="cs"/>
          <w:rtl/>
        </w:rPr>
        <w:t>לצדדין</w:t>
      </w:r>
      <w:r w:rsidRPr="007435EB">
        <w:rPr>
          <w:rtl/>
        </w:rPr>
        <w:t xml:space="preserve"> </w:t>
      </w:r>
      <w:r w:rsidRPr="007435EB">
        <w:rPr>
          <w:rFonts w:hint="cs"/>
          <w:rtl/>
        </w:rPr>
        <w:t>קתני</w:t>
      </w:r>
      <w:r w:rsidRPr="007435EB">
        <w:rPr>
          <w:rtl/>
        </w:rPr>
        <w:t xml:space="preserve">, </w:t>
      </w:r>
      <w:r w:rsidRPr="007435EB">
        <w:rPr>
          <w:rFonts w:hint="cs"/>
          <w:rtl/>
        </w:rPr>
        <w:t>מת</w:t>
      </w:r>
      <w:r w:rsidRPr="007435EB">
        <w:rPr>
          <w:rtl/>
        </w:rPr>
        <w:t xml:space="preserve"> </w:t>
      </w:r>
      <w:r w:rsidRPr="007435EB">
        <w:rPr>
          <w:rFonts w:hint="cs"/>
          <w:rtl/>
        </w:rPr>
        <w:t>אחר</w:t>
      </w:r>
      <w:r w:rsidRPr="007435EB">
        <w:rPr>
          <w:rtl/>
        </w:rPr>
        <w:t xml:space="preserve"> </w:t>
      </w:r>
      <w:r w:rsidRPr="007435EB">
        <w:rPr>
          <w:rFonts w:hint="cs"/>
          <w:rtl/>
        </w:rPr>
        <w:t>חצות</w:t>
      </w:r>
      <w:r w:rsidRPr="007435EB">
        <w:rPr>
          <w:rtl/>
        </w:rPr>
        <w:t xml:space="preserve">, </w:t>
      </w:r>
      <w:r w:rsidRPr="007435EB">
        <w:rPr>
          <w:rFonts w:hint="cs"/>
          <w:rtl/>
        </w:rPr>
        <w:t>בנו</w:t>
      </w:r>
      <w:r w:rsidRPr="007435EB">
        <w:rPr>
          <w:rtl/>
        </w:rPr>
        <w:t xml:space="preserve"> </w:t>
      </w:r>
      <w:r w:rsidRPr="007435EB">
        <w:rPr>
          <w:rFonts w:hint="cs"/>
          <w:rtl/>
        </w:rPr>
        <w:t>ממונה</w:t>
      </w:r>
      <w:r w:rsidRPr="007435EB">
        <w:rPr>
          <w:rtl/>
        </w:rPr>
        <w:t xml:space="preserve"> </w:t>
      </w:r>
      <w:r w:rsidRPr="007435EB">
        <w:rPr>
          <w:rFonts w:hint="cs"/>
          <w:rtl/>
        </w:rPr>
        <w:t>עמו</w:t>
      </w:r>
      <w:r w:rsidRPr="007435EB">
        <w:rPr>
          <w:rtl/>
        </w:rPr>
        <w:t xml:space="preserve"> - </w:t>
      </w:r>
      <w:r w:rsidRPr="007435EB">
        <w:rPr>
          <w:rFonts w:hint="cs"/>
          <w:rtl/>
        </w:rPr>
        <w:t>יביאנו</w:t>
      </w:r>
      <w:r w:rsidRPr="007435EB">
        <w:rPr>
          <w:rtl/>
        </w:rPr>
        <w:t xml:space="preserve"> </w:t>
      </w:r>
      <w:r w:rsidRPr="007435EB">
        <w:rPr>
          <w:rFonts w:hint="cs"/>
          <w:rtl/>
        </w:rPr>
        <w:t>לשום</w:t>
      </w:r>
      <w:r w:rsidRPr="007435EB">
        <w:rPr>
          <w:rtl/>
        </w:rPr>
        <w:t xml:space="preserve"> </w:t>
      </w:r>
      <w:r w:rsidRPr="007435EB">
        <w:rPr>
          <w:rFonts w:hint="cs"/>
          <w:rtl/>
        </w:rPr>
        <w:t>פסח</w:t>
      </w:r>
      <w:r w:rsidRPr="007435EB">
        <w:rPr>
          <w:rtl/>
        </w:rPr>
        <w:t>.</w:t>
      </w:r>
    </w:p>
    <w:p w14:paraId="1B2F33A1" w14:textId="77777777" w:rsidR="00E8089F" w:rsidRPr="005C3FF1" w:rsidRDefault="00E8089F" w:rsidP="009A151F">
      <w:pPr>
        <w:rPr>
          <w:rStyle w:val="afffa"/>
          <w:rtl/>
        </w:rPr>
      </w:pPr>
      <w:r w:rsidRPr="007435EB">
        <w:rPr>
          <w:rFonts w:hint="cs"/>
          <w:rtl/>
        </w:rPr>
        <w:t>מת</w:t>
      </w:r>
      <w:r w:rsidRPr="007435EB">
        <w:rPr>
          <w:rtl/>
        </w:rPr>
        <w:t xml:space="preserve"> </w:t>
      </w:r>
      <w:r w:rsidRPr="007435EB">
        <w:rPr>
          <w:rFonts w:hint="cs"/>
          <w:rtl/>
        </w:rPr>
        <w:t>קודם</w:t>
      </w:r>
      <w:r w:rsidRPr="007435EB">
        <w:rPr>
          <w:rtl/>
        </w:rPr>
        <w:t xml:space="preserve"> </w:t>
      </w:r>
      <w:r w:rsidRPr="007435EB">
        <w:rPr>
          <w:rFonts w:hint="cs"/>
          <w:rtl/>
        </w:rPr>
        <w:t>חצות</w:t>
      </w:r>
      <w:r w:rsidRPr="007435EB">
        <w:rPr>
          <w:rtl/>
        </w:rPr>
        <w:t xml:space="preserve">, </w:t>
      </w:r>
      <w:r w:rsidRPr="007435EB">
        <w:rPr>
          <w:rFonts w:hint="cs"/>
          <w:rtl/>
        </w:rPr>
        <w:t>אין</w:t>
      </w:r>
      <w:r w:rsidRPr="007435EB">
        <w:rPr>
          <w:rtl/>
        </w:rPr>
        <w:t xml:space="preserve"> </w:t>
      </w:r>
      <w:r w:rsidRPr="007435EB">
        <w:rPr>
          <w:rFonts w:hint="cs"/>
          <w:rtl/>
        </w:rPr>
        <w:t>בנו</w:t>
      </w:r>
      <w:r w:rsidRPr="007435EB">
        <w:rPr>
          <w:rtl/>
        </w:rPr>
        <w:t xml:space="preserve"> </w:t>
      </w:r>
      <w:r w:rsidRPr="007435EB">
        <w:rPr>
          <w:rFonts w:hint="cs"/>
          <w:rtl/>
        </w:rPr>
        <w:t>ממונה</w:t>
      </w:r>
      <w:r w:rsidRPr="007435EB">
        <w:rPr>
          <w:rtl/>
        </w:rPr>
        <w:t xml:space="preserve"> </w:t>
      </w:r>
      <w:r w:rsidRPr="007435EB">
        <w:rPr>
          <w:rFonts w:hint="cs"/>
          <w:rtl/>
        </w:rPr>
        <w:t>עמו</w:t>
      </w:r>
      <w:r w:rsidRPr="007435EB">
        <w:rPr>
          <w:rtl/>
        </w:rPr>
        <w:t xml:space="preserve"> - </w:t>
      </w:r>
      <w:r w:rsidRPr="007435EB">
        <w:rPr>
          <w:rFonts w:hint="cs"/>
          <w:rtl/>
        </w:rPr>
        <w:t>יביאנו</w:t>
      </w:r>
      <w:r w:rsidRPr="007435EB">
        <w:rPr>
          <w:rtl/>
        </w:rPr>
        <w:t xml:space="preserve"> </w:t>
      </w:r>
      <w:r w:rsidRPr="007435EB">
        <w:rPr>
          <w:rFonts w:hint="cs"/>
          <w:rtl/>
        </w:rPr>
        <w:t>לשום</w:t>
      </w:r>
      <w:r w:rsidRPr="007435EB">
        <w:rPr>
          <w:rtl/>
        </w:rPr>
        <w:t xml:space="preserve"> </w:t>
      </w:r>
      <w:r w:rsidRPr="007435EB">
        <w:rPr>
          <w:rFonts w:hint="cs"/>
          <w:rtl/>
        </w:rPr>
        <w:t>שלמים</w:t>
      </w:r>
      <w:r w:rsidRPr="007435EB">
        <w:rPr>
          <w:rtl/>
        </w:rPr>
        <w:t>.</w:t>
      </w:r>
    </w:p>
    <w:p w14:paraId="7CDC666D" w14:textId="77777777" w:rsidR="00E8089F" w:rsidRPr="005C3FF1" w:rsidRDefault="00E8089F" w:rsidP="009A151F">
      <w:pPr>
        <w:rPr>
          <w:rStyle w:val="afffa"/>
          <w:rtl/>
        </w:rPr>
      </w:pPr>
      <w:r w:rsidRPr="005C3FF1">
        <w:rPr>
          <w:rStyle w:val="afffa"/>
          <w:rFonts w:hint="cs"/>
          <w:rtl/>
        </w:rPr>
        <w:t>ג.</w:t>
      </w:r>
      <w:r>
        <w:rPr>
          <w:rFonts w:hint="cs"/>
          <w:rtl/>
        </w:rPr>
        <w:t xml:space="preserve"> </w:t>
      </w:r>
      <w:r>
        <w:rPr>
          <w:rStyle w:val="affffd"/>
          <w:rFonts w:hint="cs"/>
          <w:rtl/>
          <w:rPrChange w:id="11305" w:author="מנוע אמוראים" w:date="2026-10-05T16:42:03Z">
            <w:rPr>
              <w:rFonts w:hint="cs"/>
              <w:rtl/>
            </w:rPr>
          </w:rPrChange>
        </w:rPr>
        <w:t xml:space="preserve">ר</w:t>
      </w:r>
      <w:r>
        <w:rPr>
          <w:rStyle w:val="affffd"/>
          <w:rtl/>
          <w:rPrChange w:id="11306" w:author="מנוע אמוראים" w:date="2026-10-05T16:42:03Z">
            <w:rPr>
              <w:rtl/>
            </w:rPr>
          </w:rPrChange>
        </w:rPr>
        <w:t xml:space="preserve">"</w:t>
      </w:r>
      <w:r>
        <w:rPr>
          <w:rStyle w:val="affffd"/>
          <w:rFonts w:hint="cs"/>
          <w:rtl/>
          <w:rPrChange w:id="11307" w:author="מנוע אמוראים" w:date="2026-10-05T16:42:03Z">
            <w:rPr>
              <w:rFonts w:hint="cs"/>
              <w:rtl/>
            </w:rPr>
          </w:rPrChange>
        </w:rPr>
        <w:t xml:space="preserve">ש</w:t>
      </w:r>
      <w:r w:rsidRPr="007435EB">
        <w:rPr>
          <w:rtl/>
        </w:rPr>
        <w:t xml:space="preserve">: </w:t>
      </w:r>
      <w:r w:rsidRPr="007435EB">
        <w:rPr>
          <w:rFonts w:hint="cs"/>
          <w:rtl/>
        </w:rPr>
        <w:t>לעולם</w:t>
      </w:r>
      <w:r w:rsidRPr="007435EB">
        <w:rPr>
          <w:rtl/>
        </w:rPr>
        <w:t xml:space="preserve"> </w:t>
      </w:r>
      <w:r w:rsidR="003D0838" w:rsidRPr="007435EB">
        <w:rPr>
          <w:rFonts w:hint="cs"/>
          <w:rtl/>
        </w:rPr>
        <w:t>דמ</w:t>
      </w:r>
      <w:r w:rsidRPr="007435EB">
        <w:rPr>
          <w:rFonts w:hint="cs"/>
          <w:rtl/>
        </w:rPr>
        <w:t>ת</w:t>
      </w:r>
      <w:r w:rsidRPr="007435EB">
        <w:rPr>
          <w:rtl/>
        </w:rPr>
        <w:t xml:space="preserve"> </w:t>
      </w:r>
      <w:r w:rsidRPr="007435EB">
        <w:rPr>
          <w:rFonts w:hint="cs"/>
          <w:rtl/>
        </w:rPr>
        <w:t>לאחר</w:t>
      </w:r>
      <w:r w:rsidRPr="007435EB">
        <w:rPr>
          <w:rtl/>
        </w:rPr>
        <w:t xml:space="preserve"> </w:t>
      </w:r>
      <w:r w:rsidRPr="007435EB">
        <w:rPr>
          <w:rFonts w:hint="cs"/>
          <w:rtl/>
        </w:rPr>
        <w:t>חצות</w:t>
      </w:r>
      <w:r w:rsidRPr="007435EB">
        <w:rPr>
          <w:rtl/>
        </w:rPr>
        <w:t xml:space="preserve">, </w:t>
      </w:r>
      <w:r w:rsidRPr="007435EB">
        <w:rPr>
          <w:rFonts w:hint="cs"/>
          <w:rtl/>
        </w:rPr>
        <w:t>וכגון</w:t>
      </w:r>
      <w:r w:rsidRPr="007435EB">
        <w:rPr>
          <w:rtl/>
        </w:rPr>
        <w:t xml:space="preserve"> </w:t>
      </w:r>
      <w:r w:rsidRPr="007435EB">
        <w:rPr>
          <w:rFonts w:hint="cs"/>
          <w:rtl/>
        </w:rPr>
        <w:t>שהיה</w:t>
      </w:r>
      <w:r w:rsidRPr="007435EB">
        <w:rPr>
          <w:rtl/>
        </w:rPr>
        <w:t xml:space="preserve"> </w:t>
      </w:r>
      <w:r w:rsidRPr="007435EB">
        <w:rPr>
          <w:rFonts w:hint="cs"/>
          <w:rtl/>
        </w:rPr>
        <w:t>אביו</w:t>
      </w:r>
      <w:r w:rsidRPr="007435EB">
        <w:rPr>
          <w:rtl/>
        </w:rPr>
        <w:t xml:space="preserve"> </w:t>
      </w:r>
      <w:r w:rsidRPr="007435EB">
        <w:rPr>
          <w:rFonts w:hint="cs"/>
          <w:rtl/>
        </w:rPr>
        <w:t>גוסס</w:t>
      </w:r>
      <w:r w:rsidRPr="007435EB">
        <w:rPr>
          <w:rtl/>
        </w:rPr>
        <w:t xml:space="preserve"> </w:t>
      </w:r>
      <w:r w:rsidRPr="007435EB">
        <w:rPr>
          <w:rFonts w:hint="cs"/>
          <w:rtl/>
        </w:rPr>
        <w:t>בחצות</w:t>
      </w:r>
      <w:r w:rsidRPr="007435EB">
        <w:rPr>
          <w:rtl/>
        </w:rPr>
        <w:t>.</w:t>
      </w:r>
    </w:p>
    <w:p w14:paraId="2E52539E" w14:textId="77777777" w:rsidR="00E8089F" w:rsidRPr="005C3FF1" w:rsidRDefault="00E8089F" w:rsidP="009A151F">
      <w:pPr>
        <w:rPr>
          <w:rStyle w:val="afffa"/>
          <w:rtl/>
        </w:rPr>
      </w:pPr>
      <w:r w:rsidRPr="005C3FF1">
        <w:rPr>
          <w:rStyle w:val="afffa"/>
          <w:rFonts w:hint="cs"/>
          <w:rtl/>
        </w:rPr>
        <w:t>ד.</w:t>
      </w:r>
      <w:r w:rsidRPr="007435EB">
        <w:rPr>
          <w:rFonts w:hint="cs"/>
          <w:rtl/>
        </w:rPr>
        <w:t xml:space="preserve"> רב</w:t>
      </w:r>
      <w:r w:rsidRPr="007435EB">
        <w:rPr>
          <w:rtl/>
        </w:rPr>
        <w:t xml:space="preserve"> </w:t>
      </w:r>
      <w:r w:rsidRPr="007435EB">
        <w:rPr>
          <w:rFonts w:hint="cs"/>
          <w:rtl/>
        </w:rPr>
        <w:t>אשי</w:t>
      </w:r>
      <w:r w:rsidRPr="007435EB">
        <w:rPr>
          <w:rtl/>
        </w:rPr>
        <w:t xml:space="preserve">: </w:t>
      </w:r>
      <w:r w:rsidRPr="007435EB">
        <w:rPr>
          <w:rFonts w:hint="cs"/>
          <w:rtl/>
        </w:rPr>
        <w:t>לעולם</w:t>
      </w:r>
      <w:r w:rsidRPr="007435EB">
        <w:rPr>
          <w:rtl/>
        </w:rPr>
        <w:t xml:space="preserve"> </w:t>
      </w:r>
      <w:r w:rsidR="003D0838" w:rsidRPr="007435EB">
        <w:rPr>
          <w:rFonts w:hint="cs"/>
          <w:rtl/>
        </w:rPr>
        <w:t>דמ</w:t>
      </w:r>
      <w:r w:rsidRPr="007435EB">
        <w:rPr>
          <w:rFonts w:hint="cs"/>
          <w:rtl/>
        </w:rPr>
        <w:t>ת</w:t>
      </w:r>
      <w:r w:rsidRPr="007435EB">
        <w:rPr>
          <w:rtl/>
        </w:rPr>
        <w:t xml:space="preserve"> </w:t>
      </w:r>
      <w:r w:rsidRPr="007435EB">
        <w:rPr>
          <w:rFonts w:hint="cs"/>
          <w:rtl/>
        </w:rPr>
        <w:t>לאחר</w:t>
      </w:r>
      <w:r w:rsidRPr="007435EB">
        <w:rPr>
          <w:rtl/>
        </w:rPr>
        <w:t xml:space="preserve"> </w:t>
      </w:r>
      <w:r w:rsidRPr="007435EB">
        <w:rPr>
          <w:rFonts w:hint="cs"/>
          <w:rtl/>
        </w:rPr>
        <w:t>חצות</w:t>
      </w:r>
      <w:r w:rsidRPr="007435EB">
        <w:rPr>
          <w:rtl/>
        </w:rPr>
        <w:t xml:space="preserve">, </w:t>
      </w:r>
      <w:r>
        <w:rPr>
          <w:rStyle w:val="affffd"/>
          <w:rFonts w:hint="cs"/>
          <w:rtl/>
          <w:rPrChange w:id="11308" w:author="מנוע אמוראים" w:date="2026-10-05T16:42:03Z">
            <w:rPr>
              <w:rFonts w:hint="cs"/>
              <w:rtl/>
            </w:rPr>
          </w:rPrChange>
        </w:rPr>
        <w:t xml:space="preserve">וכר</w:t>
      </w:r>
      <w:r>
        <w:rPr>
          <w:rStyle w:val="affffd"/>
          <w:rtl/>
          <w:rPrChange w:id="11309" w:author="מנוע אמוראים" w:date="2026-10-05T16:42:03Z">
            <w:rPr>
              <w:rtl/>
            </w:rPr>
          </w:rPrChange>
        </w:rPr>
        <w:t xml:space="preserve">"</w:t>
      </w:r>
      <w:r>
        <w:rPr>
          <w:rStyle w:val="affffd"/>
          <w:rFonts w:hint="cs"/>
          <w:rtl/>
          <w:rPrChange w:id="11310" w:author="מנוע אמוראים" w:date="2026-10-05T16:42:03Z">
            <w:rPr>
              <w:rFonts w:hint="cs"/>
              <w:rtl/>
            </w:rPr>
          </w:rPrChange>
        </w:rPr>
        <w:t xml:space="preserve">ש</w:t>
      </w:r>
      <w:r w:rsidRPr="007435EB">
        <w:rPr>
          <w:rtl/>
        </w:rPr>
        <w:t xml:space="preserve">: </w:t>
      </w:r>
      <w:r w:rsidRPr="007435EB">
        <w:rPr>
          <w:rFonts w:hint="cs"/>
          <w:rtl/>
        </w:rPr>
        <w:t>דאין</w:t>
      </w:r>
      <w:r w:rsidRPr="007435EB">
        <w:rPr>
          <w:rtl/>
        </w:rPr>
        <w:t xml:space="preserve"> </w:t>
      </w:r>
      <w:r w:rsidRPr="007435EB">
        <w:rPr>
          <w:rFonts w:hint="cs"/>
          <w:rtl/>
        </w:rPr>
        <w:t>בעלי</w:t>
      </w:r>
      <w:r w:rsidRPr="007435EB">
        <w:rPr>
          <w:rtl/>
        </w:rPr>
        <w:t xml:space="preserve"> </w:t>
      </w:r>
      <w:r w:rsidRPr="007435EB">
        <w:rPr>
          <w:rFonts w:hint="cs"/>
          <w:rtl/>
        </w:rPr>
        <w:t>חיים</w:t>
      </w:r>
      <w:r w:rsidRPr="007435EB">
        <w:rPr>
          <w:rtl/>
        </w:rPr>
        <w:t xml:space="preserve"> </w:t>
      </w:r>
      <w:r w:rsidRPr="007435EB">
        <w:rPr>
          <w:rFonts w:hint="cs"/>
          <w:rtl/>
        </w:rPr>
        <w:t>נדחין</w:t>
      </w:r>
      <w:r w:rsidRPr="007435EB">
        <w:rPr>
          <w:rtl/>
        </w:rPr>
        <w:t>.</w:t>
      </w:r>
    </w:p>
    <w:p w14:paraId="275E9D28" w14:textId="77777777" w:rsidR="00E8089F" w:rsidRPr="007435EB" w:rsidRDefault="00E8089F" w:rsidP="009A151F">
      <w:pPr>
        <w:rPr>
          <w:rtl/>
        </w:rPr>
      </w:pPr>
      <w:r w:rsidRPr="005C3FF1">
        <w:rPr>
          <w:rStyle w:val="afffa"/>
          <w:rFonts w:hint="cs"/>
          <w:rtl/>
        </w:rPr>
        <w:t>ה.</w:t>
      </w:r>
      <w:r w:rsidRPr="007435EB">
        <w:rPr>
          <w:rFonts w:hint="cs"/>
          <w:rtl/>
        </w:rPr>
        <w:t xml:space="preserve"> רבינא:</w:t>
      </w:r>
      <w:r w:rsidRPr="007435EB">
        <w:rPr>
          <w:rtl/>
        </w:rPr>
        <w:t xml:space="preserve"> </w:t>
      </w:r>
      <w:r w:rsidRPr="007435EB">
        <w:rPr>
          <w:rFonts w:hint="cs"/>
          <w:rtl/>
        </w:rPr>
        <w:t>כגון</w:t>
      </w:r>
      <w:r w:rsidRPr="007435EB">
        <w:rPr>
          <w:rtl/>
        </w:rPr>
        <w:t xml:space="preserve"> </w:t>
      </w:r>
      <w:r w:rsidRPr="007435EB">
        <w:rPr>
          <w:rFonts w:hint="cs"/>
          <w:rtl/>
        </w:rPr>
        <w:t>שהפרישו</w:t>
      </w:r>
      <w:r w:rsidRPr="007435EB">
        <w:rPr>
          <w:rtl/>
        </w:rPr>
        <w:t xml:space="preserve"> </w:t>
      </w:r>
      <w:r w:rsidRPr="007435EB">
        <w:rPr>
          <w:rFonts w:hint="cs"/>
          <w:rtl/>
        </w:rPr>
        <w:t>אחר</w:t>
      </w:r>
      <w:r w:rsidRPr="007435EB">
        <w:rPr>
          <w:rtl/>
        </w:rPr>
        <w:t xml:space="preserve"> </w:t>
      </w:r>
      <w:r w:rsidRPr="007435EB">
        <w:rPr>
          <w:rFonts w:hint="cs"/>
          <w:rtl/>
        </w:rPr>
        <w:t>חצות</w:t>
      </w:r>
      <w:r w:rsidRPr="007435EB">
        <w:rPr>
          <w:rtl/>
        </w:rPr>
        <w:t xml:space="preserve">, </w:t>
      </w:r>
      <w:r w:rsidRPr="007435EB">
        <w:rPr>
          <w:rFonts w:hint="cs"/>
          <w:rtl/>
        </w:rPr>
        <w:t>ומתו</w:t>
      </w:r>
      <w:r w:rsidRPr="007435EB">
        <w:rPr>
          <w:rtl/>
        </w:rPr>
        <w:t xml:space="preserve"> </w:t>
      </w:r>
      <w:r w:rsidRPr="007435EB">
        <w:rPr>
          <w:rFonts w:hint="cs"/>
          <w:rtl/>
        </w:rPr>
        <w:t>בעלים</w:t>
      </w:r>
      <w:r w:rsidRPr="007435EB">
        <w:rPr>
          <w:rtl/>
        </w:rPr>
        <w:t xml:space="preserve"> </w:t>
      </w:r>
      <w:r w:rsidRPr="007435EB">
        <w:rPr>
          <w:rFonts w:hint="cs"/>
          <w:rtl/>
        </w:rPr>
        <w:t>אחר</w:t>
      </w:r>
      <w:r w:rsidRPr="007435EB">
        <w:rPr>
          <w:rtl/>
        </w:rPr>
        <w:t xml:space="preserve"> </w:t>
      </w:r>
      <w:r w:rsidRPr="007435EB">
        <w:rPr>
          <w:rFonts w:hint="cs"/>
          <w:rtl/>
        </w:rPr>
        <w:t>חצות</w:t>
      </w:r>
      <w:r w:rsidRPr="007435EB">
        <w:rPr>
          <w:rtl/>
        </w:rPr>
        <w:t>,</w:t>
      </w:r>
      <w:r w:rsidRPr="007435EB">
        <w:rPr>
          <w:rFonts w:hint="cs"/>
          <w:rtl/>
        </w:rPr>
        <w:t xml:space="preserve"> וסבר</w:t>
      </w:r>
      <w:r w:rsidRPr="007435EB">
        <w:rPr>
          <w:rtl/>
        </w:rPr>
        <w:t xml:space="preserve">: </w:t>
      </w:r>
      <w:r w:rsidRPr="007435EB">
        <w:rPr>
          <w:rFonts w:hint="cs"/>
          <w:rtl/>
        </w:rPr>
        <w:t>חצות</w:t>
      </w:r>
      <w:r w:rsidRPr="007435EB">
        <w:rPr>
          <w:rtl/>
        </w:rPr>
        <w:t xml:space="preserve"> </w:t>
      </w:r>
      <w:r w:rsidRPr="007435EB">
        <w:rPr>
          <w:rFonts w:hint="cs"/>
          <w:rtl/>
        </w:rPr>
        <w:t>קבע</w:t>
      </w:r>
      <w:r w:rsidRPr="007435EB">
        <w:rPr>
          <w:rtl/>
        </w:rPr>
        <w:t>.</w:t>
      </w:r>
    </w:p>
    <w:p w14:paraId="73BFC951" w14:textId="55C80DD5" w:rsidR="00E8089F" w:rsidRPr="007435EB" w:rsidRDefault="00F47631" w:rsidP="00F47631">
      <w:pPr>
        <w:pStyle w:val="affd"/>
        <w:rPr>
          <w:bCs/>
          <w:rtl/>
        </w:rPr>
      </w:pPr>
      <w:r>
        <w:rPr>
          <w:rFonts w:hint="cs"/>
          <w:rtl/>
        </w:rPr>
        <w:t>***</w:t>
      </w:r>
    </w:p>
    <w:p>
      <w:pPr>
        <w:pStyle w:val="affffff1"/>
        <w:rPr>
          <w:ins w:id="20194" w:author="קלוד" w:date="2026-10-06T10:09:47Z"/>
        </w:rPr>
      </w:pPr>
      <w:ins w:id="20193" w:author="קלוד" w:date="2026-10-06T10:09:47Z">
        <w:r>
          <w:t xml:space="preserve">משנה ח</w:t>
        </w:r>
      </w:ins>
    </w:p>
    <w:p w14:paraId="1F9B14B3" w14:textId="77777777" w:rsidR="00E8089F" w:rsidRPr="007435EB" w:rsidRDefault="00E8089F" w:rsidP="00E8089F">
      <w:pPr>
        <w:pStyle w:val="afff5"/>
        <w:rPr>
          <w:del w:id="20119" w:author="קלוד" w:date="2026-10-06T10:16:37Z"/>
          <w:b/>
          <w:rtl/>
        </w:rPr>
      </w:pPr>
      <w:ins w:id="9886" w:author="מספור קטעי משנה" w:date="2026-10-06T06:45:41Z">
        <w:del w:id="20116" w:author="קלוד" w:date="2026-10-06T10:16:37Z">
          <w:r>
            <w:rPr>
              <w:rStyle w:val="MisparKeta"/>
            </w:rPr>
            <w:delText xml:space="preserve">ג. </w:delText>
          </w:r>
        </w:del>
      </w:ins>
      <w:del w:id="20117" w:author="קלוד" w:date="2026-10-06T10:16:37Z">
        <w:r w:rsidRPr="007435EB">
          <w:rPr>
            <w:rFonts w:hint="cs"/>
            <w:b/>
            <w:sz w:val="20"/>
            <w:rtl/>
          </w:rPr>
          <w:delText xml:space="preserve">משנה</w:delText>
        </w:r>
      </w:del>
      <w:del w:id="20118" w:author="קלוד" w:date="2026-10-06T10:16:37Z">
        <w:r w:rsidRPr="007435EB">
          <w:rPr>
            <w:b/>
            <w:sz w:val="20"/>
            <w:rtl/>
          </w:rPr>
          <w:delText xml:space="preserve">.</w:delText>
        </w:r>
      </w:del>
    </w:p>
    <w:p w14:paraId="1B75DCA3" w14:textId="77777777" w:rsidR="00E8089F" w:rsidRPr="007435EB" w:rsidRDefault="00E8089F" w:rsidP="00E8089F">
      <w:pPr>
        <w:pStyle w:val="afff5"/>
        <w:rPr>
          <w:b/>
          <w:rtl/>
        </w:rPr>
      </w:pPr>
      <w:r w:rsidRPr="007435EB">
        <w:rPr>
          <w:rFonts w:hint="cs"/>
          <w:b/>
          <w:rtl/>
        </w:rPr>
        <w:t>הפסח</w:t>
      </w:r>
      <w:r w:rsidRPr="007435EB">
        <w:rPr>
          <w:b/>
          <w:rtl/>
        </w:rPr>
        <w:t xml:space="preserve"> </w:t>
      </w:r>
      <w:r w:rsidRPr="007435EB">
        <w:rPr>
          <w:rFonts w:hint="cs"/>
          <w:b/>
          <w:rtl/>
        </w:rPr>
        <w:t>שנתערב</w:t>
      </w:r>
      <w:r w:rsidRPr="007435EB">
        <w:rPr>
          <w:b/>
          <w:rtl/>
        </w:rPr>
        <w:t xml:space="preserve"> </w:t>
      </w:r>
      <w:r w:rsidRPr="007435EB">
        <w:rPr>
          <w:rFonts w:hint="cs"/>
          <w:b/>
          <w:rtl/>
        </w:rPr>
        <w:t>בזבחים</w:t>
      </w:r>
      <w:r w:rsidRPr="007435EB">
        <w:rPr>
          <w:b/>
          <w:rtl/>
        </w:rPr>
        <w:t xml:space="preserve"> - </w:t>
      </w:r>
      <w:r w:rsidRPr="007435EB">
        <w:rPr>
          <w:rFonts w:hint="cs"/>
          <w:b/>
          <w:rtl/>
        </w:rPr>
        <w:t>כולן</w:t>
      </w:r>
      <w:r w:rsidRPr="007435EB">
        <w:rPr>
          <w:b/>
          <w:rtl/>
        </w:rPr>
        <w:t xml:space="preserve"> </w:t>
      </w:r>
      <w:r w:rsidRPr="007435EB">
        <w:rPr>
          <w:rFonts w:hint="cs"/>
          <w:b/>
          <w:rtl/>
        </w:rPr>
        <w:t>ירעו</w:t>
      </w:r>
      <w:r w:rsidRPr="007435EB">
        <w:rPr>
          <w:b/>
          <w:rtl/>
        </w:rPr>
        <w:t xml:space="preserve"> </w:t>
      </w:r>
      <w:r w:rsidRPr="007435EB">
        <w:rPr>
          <w:rFonts w:hint="cs"/>
          <w:b/>
          <w:rtl/>
        </w:rPr>
        <w:t>עד</w:t>
      </w:r>
      <w:r w:rsidRPr="007435EB">
        <w:rPr>
          <w:b/>
          <w:rtl/>
        </w:rPr>
        <w:t xml:space="preserve"> </w:t>
      </w:r>
      <w:r w:rsidRPr="007435EB">
        <w:rPr>
          <w:rFonts w:hint="cs"/>
          <w:b/>
          <w:rtl/>
        </w:rPr>
        <w:t>שיסתאבו</w:t>
      </w:r>
      <w:r w:rsidRPr="007435EB">
        <w:rPr>
          <w:b/>
          <w:rtl/>
        </w:rPr>
        <w:t xml:space="preserve">, </w:t>
      </w:r>
      <w:r w:rsidRPr="007435EB">
        <w:rPr>
          <w:rFonts w:hint="cs"/>
          <w:b/>
          <w:rtl/>
        </w:rPr>
        <w:t>וימכרו</w:t>
      </w:r>
      <w:r w:rsidRPr="007435EB">
        <w:rPr>
          <w:b/>
          <w:rtl/>
        </w:rPr>
        <w:t xml:space="preserve">, </w:t>
      </w:r>
      <w:r w:rsidRPr="007435EB">
        <w:rPr>
          <w:rFonts w:hint="cs"/>
          <w:b/>
          <w:rtl/>
        </w:rPr>
        <w:t>ויביא</w:t>
      </w:r>
      <w:r w:rsidRPr="007435EB">
        <w:rPr>
          <w:b/>
          <w:rtl/>
        </w:rPr>
        <w:t xml:space="preserve"> </w:t>
      </w:r>
      <w:r w:rsidRPr="007435EB">
        <w:rPr>
          <w:rFonts w:hint="cs"/>
          <w:b/>
          <w:rtl/>
        </w:rPr>
        <w:t>בדמי</w:t>
      </w:r>
      <w:r w:rsidRPr="007435EB">
        <w:rPr>
          <w:b/>
          <w:rtl/>
        </w:rPr>
        <w:t xml:space="preserve"> </w:t>
      </w:r>
      <w:r w:rsidRPr="007435EB">
        <w:rPr>
          <w:rFonts w:hint="cs"/>
          <w:b/>
          <w:rtl/>
        </w:rPr>
        <w:t>היפה</w:t>
      </w:r>
      <w:r w:rsidRPr="007435EB">
        <w:rPr>
          <w:b/>
          <w:rtl/>
        </w:rPr>
        <w:t xml:space="preserve"> </w:t>
      </w:r>
      <w:r w:rsidRPr="007435EB">
        <w:rPr>
          <w:rFonts w:hint="cs"/>
          <w:b/>
          <w:rtl/>
        </w:rPr>
        <w:t>שבהן</w:t>
      </w:r>
      <w:r w:rsidRPr="007435EB">
        <w:rPr>
          <w:b/>
          <w:rtl/>
        </w:rPr>
        <w:t xml:space="preserve"> </w:t>
      </w:r>
      <w:r w:rsidRPr="007435EB">
        <w:rPr>
          <w:rFonts w:hint="cs"/>
          <w:b/>
          <w:rtl/>
        </w:rPr>
        <w:t>ממין</w:t>
      </w:r>
      <w:r w:rsidRPr="007435EB">
        <w:rPr>
          <w:b/>
          <w:rtl/>
        </w:rPr>
        <w:t xml:space="preserve"> </w:t>
      </w:r>
      <w:r w:rsidRPr="007435EB">
        <w:rPr>
          <w:rFonts w:hint="cs"/>
          <w:b/>
          <w:rtl/>
        </w:rPr>
        <w:t>זה</w:t>
      </w:r>
      <w:r w:rsidRPr="007435EB">
        <w:rPr>
          <w:b/>
          <w:rtl/>
        </w:rPr>
        <w:t xml:space="preserve">, </w:t>
      </w:r>
      <w:r w:rsidRPr="007435EB">
        <w:rPr>
          <w:rFonts w:hint="cs"/>
          <w:b/>
          <w:rtl/>
        </w:rPr>
        <w:t>ובדמי</w:t>
      </w:r>
      <w:r w:rsidRPr="007435EB">
        <w:rPr>
          <w:b/>
          <w:rtl/>
        </w:rPr>
        <w:t xml:space="preserve"> </w:t>
      </w:r>
      <w:r w:rsidRPr="007435EB">
        <w:rPr>
          <w:rFonts w:hint="cs"/>
          <w:b/>
          <w:rtl/>
        </w:rPr>
        <w:t>היפה</w:t>
      </w:r>
      <w:r w:rsidRPr="007435EB">
        <w:rPr>
          <w:b/>
          <w:rtl/>
        </w:rPr>
        <w:t xml:space="preserve"> </w:t>
      </w:r>
      <w:r w:rsidRPr="007435EB">
        <w:rPr>
          <w:rFonts w:hint="cs"/>
          <w:b/>
          <w:rtl/>
        </w:rPr>
        <w:t>שבהן</w:t>
      </w:r>
      <w:r w:rsidRPr="007435EB">
        <w:rPr>
          <w:b/>
          <w:rtl/>
        </w:rPr>
        <w:t xml:space="preserve"> </w:t>
      </w:r>
      <w:r w:rsidRPr="007435EB">
        <w:rPr>
          <w:rFonts w:hint="cs"/>
          <w:b/>
          <w:rtl/>
        </w:rPr>
        <w:t>ממין</w:t>
      </w:r>
      <w:r w:rsidRPr="007435EB">
        <w:rPr>
          <w:b/>
          <w:rtl/>
        </w:rPr>
        <w:t xml:space="preserve"> </w:t>
      </w:r>
      <w:r w:rsidRPr="007435EB">
        <w:rPr>
          <w:rFonts w:hint="cs"/>
          <w:b/>
          <w:rtl/>
        </w:rPr>
        <w:t>זה</w:t>
      </w:r>
      <w:r w:rsidRPr="007435EB">
        <w:rPr>
          <w:b/>
          <w:rtl/>
        </w:rPr>
        <w:t>, [</w:t>
      </w:r>
      <w:r w:rsidRPr="007435EB">
        <w:rPr>
          <w:rFonts w:hint="cs"/>
          <w:b/>
          <w:rtl/>
        </w:rPr>
        <w:t>ויפסיד</w:t>
      </w:r>
      <w:r w:rsidRPr="007435EB">
        <w:rPr>
          <w:b/>
          <w:rtl/>
        </w:rPr>
        <w:t xml:space="preserve">] </w:t>
      </w:r>
      <w:r w:rsidRPr="007435EB">
        <w:rPr>
          <w:rFonts w:hint="cs"/>
          <w:b/>
          <w:rtl/>
        </w:rPr>
        <w:t>המותר</w:t>
      </w:r>
      <w:r w:rsidRPr="007435EB">
        <w:rPr>
          <w:b/>
          <w:rtl/>
        </w:rPr>
        <w:t xml:space="preserve"> </w:t>
      </w:r>
      <w:r w:rsidRPr="007435EB">
        <w:rPr>
          <w:rFonts w:hint="cs"/>
          <w:b/>
          <w:rtl/>
        </w:rPr>
        <w:t>מביתו</w:t>
      </w:r>
      <w:r w:rsidRPr="007435EB">
        <w:rPr>
          <w:b/>
          <w:rtl/>
        </w:rPr>
        <w:t>.</w:t>
      </w:r>
    </w:p>
    <w:p w14:paraId="139E293E" w14:textId="77777777" w:rsidR="00E8089F" w:rsidRPr="007435EB" w:rsidRDefault="00E8089F" w:rsidP="00E8089F">
      <w:pPr>
        <w:pStyle w:val="afff5"/>
        <w:rPr>
          <w:b/>
          <w:rtl/>
        </w:rPr>
      </w:pPr>
      <w:r w:rsidRPr="007435EB">
        <w:rPr>
          <w:rFonts w:hint="cs"/>
          <w:b/>
          <w:rtl/>
        </w:rPr>
        <w:t>נתערב</w:t>
      </w:r>
      <w:r w:rsidRPr="007435EB">
        <w:rPr>
          <w:b/>
          <w:rtl/>
        </w:rPr>
        <w:t xml:space="preserve"> </w:t>
      </w:r>
      <w:r w:rsidRPr="007435EB">
        <w:rPr>
          <w:rFonts w:hint="cs"/>
          <w:b/>
          <w:rtl/>
        </w:rPr>
        <w:t>בבכורות</w:t>
      </w:r>
      <w:r w:rsidRPr="007435EB">
        <w:rPr>
          <w:b/>
          <w:rtl/>
        </w:rPr>
        <w:t xml:space="preserve">, </w:t>
      </w:r>
      <w:r>
        <w:rPr>
          <w:rStyle w:val="TanaimMishna"/>
          <w:rFonts w:hint="cs"/>
          <w:b/>
          <w:rtl/>
          <w:rPrChange w:id="20076" w:author="קלוד" w:date="2026-10-06T10:09:47Z">
            <w:rPr>
              <w:rFonts w:hint="cs"/>
              <w:b/>
              <w:rtl/>
            </w:rPr>
          </w:rPrChange>
        </w:rPr>
        <w:t xml:space="preserve">רבי</w:t>
      </w:r>
      <w:r>
        <w:rPr>
          <w:rStyle w:val="TanaimMishna"/>
          <w:b/>
          <w:rtl/>
          <w:rPrChange w:id="20077" w:author="קלוד" w:date="2026-10-06T10:09:47Z">
            <w:rPr>
              <w:b/>
              <w:rtl/>
            </w:rPr>
          </w:rPrChange>
        </w:rPr>
        <w:t xml:space="preserve"> </w:t>
      </w:r>
      <w:r>
        <w:rPr>
          <w:rStyle w:val="TanaimMishna"/>
          <w:rFonts w:hint="cs"/>
          <w:b/>
          <w:rtl/>
          <w:rPrChange w:id="20078" w:author="קלוד" w:date="2026-10-06T10:09:47Z">
            <w:rPr>
              <w:rFonts w:hint="cs"/>
              <w:b/>
              <w:rtl/>
            </w:rPr>
          </w:rPrChange>
        </w:rPr>
        <w:t xml:space="preserve">שמעון</w:t>
      </w:r>
      <w:r w:rsidRPr="007435EB">
        <w:rPr>
          <w:b/>
          <w:rtl/>
        </w:rPr>
        <w:t xml:space="preserve"> </w:t>
      </w:r>
      <w:r w:rsidRPr="007435EB">
        <w:rPr>
          <w:rFonts w:hint="cs"/>
          <w:b/>
          <w:rtl/>
        </w:rPr>
        <w:t>אומר</w:t>
      </w:r>
      <w:r>
        <w:rPr>
          <w:rStyle w:val="TanaimMishna"/>
          <w:b/>
          <w:rtl/>
          <w:rPrChange w:id="41105" w:author="Claude" w:date="2026-10-07T09:25:14Z">
            <w:rPr>
              <w:b/>
              <w:rtl/>
            </w:rPr>
          </w:rPrChange>
        </w:rPr>
        <w:t xml:space="preserve">:</w:t>
      </w:r>
      <w:r>
        <w:rPr>
          <w:b/>
          <w:rtl/>
        </w:rPr>
        <w:t xml:space="preserve"> </w:t>
      </w:r>
      <w:r w:rsidRPr="007435EB">
        <w:rPr>
          <w:rFonts w:hint="cs"/>
          <w:b/>
          <w:rtl/>
        </w:rPr>
        <w:t>אם</w:t>
      </w:r>
      <w:r w:rsidRPr="007435EB">
        <w:rPr>
          <w:b/>
          <w:rtl/>
        </w:rPr>
        <w:t xml:space="preserve"> </w:t>
      </w:r>
      <w:r w:rsidRPr="007435EB">
        <w:rPr>
          <w:rFonts w:hint="cs"/>
          <w:b/>
          <w:rtl/>
        </w:rPr>
        <w:t>חבורות</w:t>
      </w:r>
      <w:r w:rsidRPr="007435EB">
        <w:rPr>
          <w:b/>
          <w:rtl/>
        </w:rPr>
        <w:t xml:space="preserve"> </w:t>
      </w:r>
      <w:r w:rsidRPr="007435EB">
        <w:rPr>
          <w:rFonts w:hint="cs"/>
          <w:b/>
          <w:rtl/>
        </w:rPr>
        <w:t>כהנים</w:t>
      </w:r>
      <w:r w:rsidRPr="007435EB">
        <w:rPr>
          <w:b/>
          <w:rtl/>
        </w:rPr>
        <w:t xml:space="preserve"> - </w:t>
      </w:r>
      <w:r w:rsidRPr="007435EB">
        <w:rPr>
          <w:rFonts w:hint="cs"/>
          <w:b/>
          <w:rtl/>
        </w:rPr>
        <w:t>יאכלו</w:t>
      </w:r>
      <w:r w:rsidRPr="007435EB">
        <w:rPr>
          <w:b/>
          <w:rtl/>
        </w:rPr>
        <w:t>.</w:t>
      </w:r>
    </w:p>
    <w:p w14:paraId="35A0E2B3" w14:textId="5F786E0C" w:rsidR="00E8089F" w:rsidRPr="007435EB" w:rsidRDefault="00F47631" w:rsidP="00F47631">
      <w:pPr>
        <w:pStyle w:val="affd"/>
        <w:rPr>
          <w:bCs/>
          <w:rtl/>
        </w:rPr>
      </w:pPr>
      <w:r>
        <w:rPr>
          <w:rFonts w:hint="cs"/>
          <w:rtl/>
        </w:rPr>
        <w:t>***</w:t>
      </w:r>
    </w:p>
    <w:p w14:paraId="7825C930" w14:textId="77777777" w:rsidR="00E8089F" w:rsidRPr="007435EB" w:rsidRDefault="00E8089F" w:rsidP="005C3FF1">
      <w:pPr>
        <w:pStyle w:val="afff"/>
        <w:framePr w:wrap="around"/>
        <w:rPr>
          <w:rtl/>
        </w:rPr>
      </w:pPr>
      <w:r w:rsidRPr="007435EB">
        <w:rPr>
          <w:rFonts w:hint="cs"/>
          <w:rtl/>
        </w:rPr>
        <w:t>צח:</w:t>
      </w:r>
    </w:p>
    <w:p w14:paraId="5CA4204F" w14:textId="77777777" w:rsidR="00E8089F" w:rsidRPr="007435EB" w:rsidRDefault="00E8089F" w:rsidP="00E8089F">
      <w:pPr>
        <w:rPr>
          <w:rtl/>
        </w:rPr>
      </w:pPr>
      <w:r>
        <w:rPr>
          <w:rFonts w:ascii="Fb Fontext" w:hAnsi="Fb Fontext" w:hint="cs"/>
          <w:rtl/>
        </w:rPr>
        <w:t xml:space="preserve">הך </w:t>
      </w:r>
      <w:r>
        <w:rPr>
          <w:rStyle w:val="affffd"/>
          <w:rFonts w:ascii="Fb Fontext" w:hAnsi="Fb Fontext" w:hint="cs"/>
          <w:rtl/>
          <w:rPrChange w:id="11311" w:author="מנוע אמוראים" w:date="2026-10-05T16:42:03Z">
            <w:rPr>
              <w:rFonts w:ascii="Fb Fontext" w:hAnsi="Fb Fontext" w:hint="cs"/>
              <w:rtl/>
            </w:rPr>
          </w:rPrChange>
        </w:rPr>
        <w:t xml:space="preserve">דר</w:t>
      </w:r>
      <w:r>
        <w:rPr>
          <w:rStyle w:val="affffd"/>
          <w:rFonts w:ascii="Fb Fontext" w:hAnsi="Fb Fontext"/>
          <w:rtl/>
          <w:rPrChange w:id="11312" w:author="מנוע אמוראים" w:date="2026-10-05T16:42:03Z">
            <w:rPr>
              <w:rFonts w:ascii="Fb Fontext" w:hAnsi="Fb Fontext"/>
              <w:rtl/>
            </w:rPr>
          </w:rPrChange>
        </w:rPr>
        <w:t xml:space="preserve">"</w:t>
      </w:r>
      <w:r>
        <w:rPr>
          <w:rStyle w:val="affffd"/>
          <w:rFonts w:ascii="Fb Fontext" w:hAnsi="Fb Fontext" w:hint="cs"/>
          <w:rtl/>
          <w:rPrChange w:id="11313" w:author="מנוע אמוראים" w:date="2026-10-05T16:42:03Z">
            <w:rPr>
              <w:rFonts w:ascii="Fb Fontext" w:hAnsi="Fb Fontext" w:hint="cs"/>
              <w:rtl/>
            </w:rPr>
          </w:rPrChange>
        </w:rPr>
        <w:t xml:space="preserve">ש</w:t>
      </w:r>
      <w:r>
        <w:rPr>
          <w:rFonts w:ascii="Fb Fontext" w:hAnsi="Fb Fontext" w:hint="cs"/>
          <w:rtl/>
        </w:rPr>
        <w:t xml:space="preserve"> לטעמיה דמביאין</w:t>
      </w:r>
      <w:r w:rsidRPr="007435EB">
        <w:rPr>
          <w:rFonts w:ascii="Fb Fontext" w:hAnsi="Fb Fontext"/>
          <w:rtl/>
        </w:rPr>
        <w:t xml:space="preserve"> </w:t>
      </w:r>
      <w:r w:rsidRPr="007435EB">
        <w:rPr>
          <w:rFonts w:ascii="Fb Fontext" w:hAnsi="Fb Fontext" w:hint="cs"/>
          <w:rtl/>
        </w:rPr>
        <w:t>קדשים</w:t>
      </w:r>
      <w:r w:rsidRPr="007435EB">
        <w:rPr>
          <w:rFonts w:ascii="Fb Fontext" w:hAnsi="Fb Fontext"/>
          <w:rtl/>
        </w:rPr>
        <w:t xml:space="preserve"> </w:t>
      </w:r>
      <w:r w:rsidRPr="007435EB">
        <w:rPr>
          <w:rFonts w:ascii="Fb Fontext" w:hAnsi="Fb Fontext" w:hint="cs"/>
          <w:rtl/>
        </w:rPr>
        <w:t>לבית</w:t>
      </w:r>
      <w:r w:rsidRPr="007435EB">
        <w:rPr>
          <w:rFonts w:ascii="Fb Fontext" w:hAnsi="Fb Fontext"/>
          <w:rtl/>
        </w:rPr>
        <w:t xml:space="preserve"> </w:t>
      </w:r>
      <w:r w:rsidRPr="007435EB">
        <w:rPr>
          <w:rFonts w:ascii="Fb Fontext" w:hAnsi="Fb Fontext" w:hint="cs"/>
          <w:rtl/>
        </w:rPr>
        <w:t>הפסול</w:t>
      </w:r>
      <w:r w:rsidRPr="007435EB">
        <w:rPr>
          <w:rFonts w:ascii="Fb Fontext" w:hAnsi="Fb Fontext"/>
          <w:rtl/>
        </w:rPr>
        <w:t>.</w:t>
      </w:r>
    </w:p>
    <w:p w14:paraId="1F7869DE" w14:textId="77777777" w:rsidR="00E8089F" w:rsidRPr="007435EB" w:rsidRDefault="00E8089F" w:rsidP="00E8089F">
      <w:pPr>
        <w:rPr>
          <w:rFonts w:cs="Guttman Vilna"/>
          <w:b/>
          <w:bCs/>
          <w:rtl/>
        </w:rPr>
      </w:pPr>
      <w:r w:rsidRPr="007435EB">
        <w:rPr>
          <w:rFonts w:hint="cs"/>
          <w:rtl/>
        </w:rPr>
        <w:lastRenderedPageBreak/>
        <w:t>דתנן</w:t>
      </w:r>
      <w:r w:rsidRPr="007435EB">
        <w:rPr>
          <w:rtl/>
        </w:rPr>
        <w:t xml:space="preserve">: </w:t>
      </w:r>
      <w:r w:rsidRPr="007435EB">
        <w:rPr>
          <w:rFonts w:hint="cs"/>
          <w:rtl/>
        </w:rPr>
        <w:t>אשם</w:t>
      </w:r>
      <w:r w:rsidRPr="007435EB">
        <w:rPr>
          <w:rtl/>
        </w:rPr>
        <w:t xml:space="preserve"> </w:t>
      </w:r>
      <w:r w:rsidRPr="007435EB">
        <w:rPr>
          <w:rFonts w:hint="cs"/>
          <w:rtl/>
        </w:rPr>
        <w:t>שנתערב</w:t>
      </w:r>
      <w:r w:rsidRPr="007435EB">
        <w:rPr>
          <w:rtl/>
        </w:rPr>
        <w:t xml:space="preserve"> </w:t>
      </w:r>
      <w:r w:rsidRPr="007435EB">
        <w:rPr>
          <w:rFonts w:hint="cs"/>
          <w:rtl/>
        </w:rPr>
        <w:t>בשלמים</w:t>
      </w:r>
      <w:r w:rsidRPr="007435EB">
        <w:rPr>
          <w:rtl/>
        </w:rPr>
        <w:t xml:space="preserve"> </w:t>
      </w:r>
      <w:r>
        <w:rPr>
          <w:rFonts w:hint="cs"/>
          <w:rtl/>
        </w:rPr>
        <w:t xml:space="preserve">-</w:t>
      </w:r>
      <w:r>
        <w:rPr>
          <w:rStyle w:val="affffd"/>
          <w:rFonts w:hint="cs"/>
          <w:rtl/>
          <w:rPrChange w:id="11314" w:author="מנוע אמוראים" w:date="2026-10-05T16:42:03Z">
            <w:rPr>
              <w:rFonts w:hint="cs"/>
              <w:rtl/>
            </w:rPr>
          </w:rPrChange>
        </w:rPr>
        <w:t xml:space="preserve">ר</w:t>
      </w:r>
      <w:r>
        <w:rPr>
          <w:rStyle w:val="affffd"/>
          <w:rtl/>
          <w:rPrChange w:id="11315" w:author="מנוע אמוראים" w:date="2026-10-05T16:42:03Z">
            <w:rPr>
              <w:rtl/>
            </w:rPr>
          </w:rPrChange>
        </w:rPr>
        <w:t xml:space="preserve">"</w:t>
      </w:r>
      <w:r>
        <w:rPr>
          <w:rStyle w:val="affffd"/>
          <w:rFonts w:hint="cs"/>
          <w:rtl/>
          <w:rPrChange w:id="11316" w:author="מנוע אמוראים" w:date="2026-10-05T16:42:03Z">
            <w:rPr>
              <w:rFonts w:hint="cs"/>
              <w:rtl/>
            </w:rPr>
          </w:rPrChange>
        </w:rPr>
        <w:t xml:space="preserve">ש</w:t>
      </w:r>
      <w:r w:rsidRPr="007435EB">
        <w:rPr>
          <w:rtl/>
        </w:rPr>
        <w:t xml:space="preserve">: </w:t>
      </w:r>
      <w:r w:rsidRPr="007435EB">
        <w:rPr>
          <w:rFonts w:hint="cs"/>
          <w:rtl/>
        </w:rPr>
        <w:t>ישחטו</w:t>
      </w:r>
      <w:r w:rsidRPr="007435EB">
        <w:rPr>
          <w:rtl/>
        </w:rPr>
        <w:t xml:space="preserve"> </w:t>
      </w:r>
      <w:r w:rsidRPr="007435EB">
        <w:rPr>
          <w:rFonts w:hint="cs"/>
          <w:rtl/>
        </w:rPr>
        <w:t>בצפון</w:t>
      </w:r>
      <w:r w:rsidRPr="007435EB">
        <w:rPr>
          <w:rtl/>
        </w:rPr>
        <w:t xml:space="preserve">, </w:t>
      </w:r>
      <w:r w:rsidRPr="007435EB">
        <w:rPr>
          <w:rFonts w:hint="cs"/>
          <w:rtl/>
        </w:rPr>
        <w:t>ויאכלו</w:t>
      </w:r>
      <w:r w:rsidRPr="007435EB">
        <w:rPr>
          <w:rtl/>
        </w:rPr>
        <w:t xml:space="preserve"> </w:t>
      </w:r>
      <w:r w:rsidRPr="007435EB">
        <w:rPr>
          <w:rFonts w:hint="cs"/>
          <w:rtl/>
        </w:rPr>
        <w:t>כחומר</w:t>
      </w:r>
      <w:r w:rsidRPr="007435EB">
        <w:rPr>
          <w:rtl/>
        </w:rPr>
        <w:t xml:space="preserve"> </w:t>
      </w:r>
      <w:r w:rsidRPr="007435EB">
        <w:rPr>
          <w:rFonts w:hint="cs"/>
          <w:rtl/>
        </w:rPr>
        <w:t>שבהן</w:t>
      </w:r>
      <w:r w:rsidRPr="007435EB">
        <w:rPr>
          <w:rtl/>
        </w:rPr>
        <w:t>.</w:t>
      </w:r>
      <w:r w:rsidRPr="007435EB">
        <w:rPr>
          <w:rFonts w:hint="cs"/>
          <w:rtl/>
        </w:rPr>
        <w:t xml:space="preserve"> אמרו</w:t>
      </w:r>
      <w:r w:rsidRPr="007435EB">
        <w:rPr>
          <w:rtl/>
        </w:rPr>
        <w:t xml:space="preserve"> </w:t>
      </w:r>
      <w:r w:rsidRPr="007435EB">
        <w:rPr>
          <w:rFonts w:hint="cs"/>
          <w:rtl/>
        </w:rPr>
        <w:t>לו</w:t>
      </w:r>
      <w:r w:rsidRPr="007435EB">
        <w:rPr>
          <w:rtl/>
        </w:rPr>
        <w:t xml:space="preserve">: </w:t>
      </w:r>
      <w:r w:rsidRPr="007435EB">
        <w:rPr>
          <w:rFonts w:hint="cs"/>
          <w:rtl/>
        </w:rPr>
        <w:t>אין</w:t>
      </w:r>
      <w:r w:rsidRPr="007435EB">
        <w:rPr>
          <w:rtl/>
        </w:rPr>
        <w:t xml:space="preserve"> </w:t>
      </w:r>
      <w:r w:rsidRPr="007435EB">
        <w:rPr>
          <w:rFonts w:hint="cs"/>
          <w:rtl/>
        </w:rPr>
        <w:t>מביאין</w:t>
      </w:r>
      <w:r w:rsidRPr="007435EB">
        <w:rPr>
          <w:rtl/>
        </w:rPr>
        <w:t xml:space="preserve"> </w:t>
      </w:r>
      <w:r w:rsidRPr="007435EB">
        <w:rPr>
          <w:rFonts w:hint="cs"/>
          <w:rtl/>
        </w:rPr>
        <w:t>קדשים</w:t>
      </w:r>
      <w:r w:rsidRPr="007435EB">
        <w:rPr>
          <w:rtl/>
        </w:rPr>
        <w:t xml:space="preserve"> </w:t>
      </w:r>
      <w:r w:rsidRPr="007435EB">
        <w:rPr>
          <w:rFonts w:hint="cs"/>
          <w:rtl/>
        </w:rPr>
        <w:t>לבית</w:t>
      </w:r>
      <w:r w:rsidRPr="007435EB">
        <w:rPr>
          <w:rtl/>
        </w:rPr>
        <w:t xml:space="preserve"> </w:t>
      </w:r>
      <w:r w:rsidRPr="007435EB">
        <w:rPr>
          <w:rFonts w:hint="cs"/>
          <w:rtl/>
        </w:rPr>
        <w:t>הפסול</w:t>
      </w:r>
      <w:r w:rsidRPr="007435EB">
        <w:rPr>
          <w:rtl/>
        </w:rPr>
        <w:t>.</w:t>
      </w:r>
    </w:p>
    <w:p w14:paraId="69822417" w14:textId="77777777" w:rsidR="00E8089F" w:rsidRPr="007435EB" w:rsidRDefault="00E8089F" w:rsidP="00E8089F">
      <w:pPr>
        <w:rPr>
          <w:rtl/>
        </w:rPr>
      </w:pPr>
      <w:r w:rsidRPr="007435EB">
        <w:rPr>
          <w:rtl/>
        </w:rPr>
        <w:tab/>
      </w:r>
      <w:r w:rsidRPr="007435EB">
        <w:rPr>
          <w:rtl/>
        </w:rPr>
        <w:tab/>
      </w:r>
      <w:r w:rsidRPr="007435EB">
        <w:rPr>
          <w:rFonts w:hint="cs"/>
          <w:rtl/>
        </w:rPr>
        <w:t>ולרבנן</w:t>
      </w:r>
      <w:r w:rsidRPr="007435EB">
        <w:rPr>
          <w:rtl/>
        </w:rPr>
        <w:t xml:space="preserve">, </w:t>
      </w:r>
      <w:r w:rsidRPr="007435EB">
        <w:rPr>
          <w:rFonts w:hint="cs"/>
          <w:rtl/>
        </w:rPr>
        <w:t>ממתין לו</w:t>
      </w:r>
      <w:r w:rsidRPr="007435EB">
        <w:rPr>
          <w:rtl/>
        </w:rPr>
        <w:t xml:space="preserve"> </w:t>
      </w:r>
      <w:r w:rsidRPr="007435EB">
        <w:rPr>
          <w:rFonts w:hint="cs"/>
          <w:rtl/>
        </w:rPr>
        <w:t>עד</w:t>
      </w:r>
      <w:r w:rsidRPr="007435EB">
        <w:rPr>
          <w:rtl/>
        </w:rPr>
        <w:t xml:space="preserve"> </w:t>
      </w:r>
      <w:r w:rsidRPr="007435EB">
        <w:rPr>
          <w:rFonts w:hint="cs"/>
          <w:rtl/>
        </w:rPr>
        <w:t>שיוממו</w:t>
      </w:r>
      <w:r w:rsidRPr="007435EB">
        <w:rPr>
          <w:rtl/>
        </w:rPr>
        <w:t xml:space="preserve">, </w:t>
      </w:r>
      <w:r w:rsidRPr="007435EB">
        <w:rPr>
          <w:rFonts w:hint="cs"/>
          <w:rtl/>
        </w:rPr>
        <w:t>ויביא</w:t>
      </w:r>
      <w:r w:rsidRPr="007435EB">
        <w:rPr>
          <w:rtl/>
        </w:rPr>
        <w:t xml:space="preserve"> </w:t>
      </w:r>
      <w:r w:rsidRPr="007435EB">
        <w:rPr>
          <w:rFonts w:hint="cs"/>
          <w:rtl/>
        </w:rPr>
        <w:t>בהמה</w:t>
      </w:r>
      <w:r w:rsidRPr="007435EB">
        <w:rPr>
          <w:rtl/>
        </w:rPr>
        <w:t xml:space="preserve"> </w:t>
      </w:r>
      <w:r w:rsidRPr="007435EB">
        <w:rPr>
          <w:rFonts w:hint="cs"/>
          <w:rtl/>
        </w:rPr>
        <w:t>שמנה ביפה שבהן</w:t>
      </w:r>
      <w:r w:rsidRPr="007435EB">
        <w:rPr>
          <w:rtl/>
        </w:rPr>
        <w:t>.</w:t>
      </w:r>
    </w:p>
    <w:p w14:paraId="40AF7A45" w14:textId="77777777" w:rsidR="00E8089F" w:rsidRPr="007435EB" w:rsidRDefault="00E8089F" w:rsidP="00E8089F">
      <w:pPr>
        <w:rPr>
          <w:rFonts w:cs="Guttman Vilna"/>
          <w:b/>
          <w:bCs/>
          <w:rtl/>
        </w:rPr>
      </w:pPr>
      <w:r w:rsidRPr="007435EB">
        <w:rPr>
          <w:rFonts w:hint="cs"/>
          <w:rtl/>
        </w:rPr>
        <w:t>ויאמר כל</w:t>
      </w:r>
      <w:r w:rsidRPr="007435EB">
        <w:rPr>
          <w:rtl/>
        </w:rPr>
        <w:t xml:space="preserve"> היכא ש</w:t>
      </w:r>
      <w:r w:rsidRPr="007435EB">
        <w:rPr>
          <w:rFonts w:hint="cs"/>
          <w:rtl/>
        </w:rPr>
        <w:t>איתיה</w:t>
      </w:r>
      <w:r w:rsidRPr="007435EB">
        <w:rPr>
          <w:rtl/>
        </w:rPr>
        <w:t xml:space="preserve"> </w:t>
      </w:r>
      <w:r w:rsidRPr="007435EB">
        <w:rPr>
          <w:rFonts w:hint="cs"/>
          <w:rtl/>
        </w:rPr>
        <w:t>לפסח</w:t>
      </w:r>
      <w:r w:rsidRPr="007435EB">
        <w:rPr>
          <w:rtl/>
        </w:rPr>
        <w:t xml:space="preserve"> - </w:t>
      </w:r>
      <w:r w:rsidRPr="007435EB">
        <w:rPr>
          <w:rFonts w:hint="cs"/>
          <w:rtl/>
        </w:rPr>
        <w:t>תחול</w:t>
      </w:r>
      <w:r w:rsidRPr="007435EB">
        <w:rPr>
          <w:rtl/>
        </w:rPr>
        <w:t xml:space="preserve"> </w:t>
      </w:r>
      <w:r w:rsidRPr="007435EB">
        <w:rPr>
          <w:rFonts w:hint="cs"/>
          <w:rtl/>
        </w:rPr>
        <w:t>עליה</w:t>
      </w:r>
      <w:r w:rsidRPr="007435EB">
        <w:rPr>
          <w:rtl/>
        </w:rPr>
        <w:t xml:space="preserve"> </w:t>
      </w:r>
      <w:r w:rsidRPr="007435EB">
        <w:rPr>
          <w:rFonts w:hint="cs"/>
          <w:rtl/>
        </w:rPr>
        <w:t>דהאי</w:t>
      </w:r>
      <w:r w:rsidRPr="007435EB">
        <w:rPr>
          <w:rtl/>
        </w:rPr>
        <w:t xml:space="preserve">, </w:t>
      </w:r>
      <w:r w:rsidRPr="007435EB">
        <w:rPr>
          <w:rFonts w:hint="cs"/>
          <w:rtl/>
        </w:rPr>
        <w:t>ואכיל</w:t>
      </w:r>
      <w:r w:rsidRPr="007435EB">
        <w:rPr>
          <w:rtl/>
        </w:rPr>
        <w:t xml:space="preserve"> </w:t>
      </w:r>
      <w:r w:rsidRPr="007435EB">
        <w:rPr>
          <w:rFonts w:hint="cs"/>
          <w:rtl/>
        </w:rPr>
        <w:t>להו</w:t>
      </w:r>
      <w:r w:rsidRPr="007435EB">
        <w:rPr>
          <w:rtl/>
        </w:rPr>
        <w:t xml:space="preserve"> </w:t>
      </w:r>
      <w:r w:rsidRPr="007435EB">
        <w:rPr>
          <w:rFonts w:hint="cs"/>
          <w:rtl/>
        </w:rPr>
        <w:t>בתורת</w:t>
      </w:r>
      <w:r w:rsidRPr="007435EB">
        <w:rPr>
          <w:rtl/>
        </w:rPr>
        <w:t xml:space="preserve"> </w:t>
      </w:r>
      <w:r w:rsidRPr="007435EB">
        <w:rPr>
          <w:rFonts w:hint="cs"/>
          <w:rtl/>
        </w:rPr>
        <w:t>בכור</w:t>
      </w:r>
      <w:r w:rsidRPr="007435EB">
        <w:rPr>
          <w:rtl/>
        </w:rPr>
        <w:t xml:space="preserve"> </w:t>
      </w:r>
      <w:r w:rsidRPr="007435EB">
        <w:rPr>
          <w:rFonts w:hint="cs"/>
          <w:rtl/>
        </w:rPr>
        <w:t>בעל</w:t>
      </w:r>
      <w:r w:rsidRPr="007435EB">
        <w:rPr>
          <w:rtl/>
        </w:rPr>
        <w:t xml:space="preserve"> </w:t>
      </w:r>
      <w:r w:rsidRPr="007435EB">
        <w:rPr>
          <w:rFonts w:hint="cs"/>
          <w:rtl/>
        </w:rPr>
        <w:t>מום</w:t>
      </w:r>
      <w:r w:rsidRPr="007435EB">
        <w:rPr>
          <w:rtl/>
        </w:rPr>
        <w:t>.</w:t>
      </w:r>
    </w:p>
    <w:p w14:paraId="26F282D5" w14:textId="0F0E0856" w:rsidR="00E8089F" w:rsidRPr="007435EB" w:rsidRDefault="00F47631" w:rsidP="00F47631">
      <w:pPr>
        <w:pStyle w:val="affd"/>
        <w:rPr>
          <w:bCs/>
          <w:rtl/>
        </w:rPr>
      </w:pPr>
      <w:r>
        <w:rPr>
          <w:rFonts w:hint="cs"/>
          <w:rtl/>
        </w:rPr>
        <w:t>***</w:t>
      </w:r>
    </w:p>
    <w:p>
      <w:pPr>
        <w:pStyle w:val="affffff1"/>
        <w:rPr>
          <w:ins w:id="20196" w:author="קלוד" w:date="2026-10-06T10:09:47Z"/>
        </w:rPr>
      </w:pPr>
      <w:ins w:id="20195" w:author="קלוד" w:date="2026-10-06T10:09:47Z">
        <w:r>
          <w:t xml:space="preserve">משנה ט</w:t>
        </w:r>
      </w:ins>
    </w:p>
    <w:p w14:paraId="4091F015" w14:textId="77777777" w:rsidR="00E8089F" w:rsidRPr="007435EB" w:rsidRDefault="00E8089F" w:rsidP="00E8089F">
      <w:pPr>
        <w:pStyle w:val="afff5"/>
        <w:rPr>
          <w:del w:id="20123" w:author="קלוד" w:date="2026-10-06T10:16:37Z"/>
          <w:b/>
          <w:rtl/>
        </w:rPr>
      </w:pPr>
      <w:ins w:id="9887" w:author="מספור קטעי משנה" w:date="2026-10-06T06:45:41Z">
        <w:del w:id="20120" w:author="קלוד" w:date="2026-10-06T10:16:37Z">
          <w:r>
            <w:rPr>
              <w:rStyle w:val="MisparKeta"/>
            </w:rPr>
            <w:delText xml:space="preserve">ב. </w:delText>
          </w:r>
        </w:del>
      </w:ins>
      <w:del w:id="20121" w:author="קלוד" w:date="2026-10-06T10:16:37Z">
        <w:r w:rsidRPr="007435EB">
          <w:rPr>
            <w:rFonts w:hint="cs"/>
            <w:b/>
            <w:sz w:val="20"/>
            <w:rtl/>
          </w:rPr>
          <w:delText xml:space="preserve">משנה</w:delText>
        </w:r>
      </w:del>
      <w:del w:id="20122" w:author="קלוד" w:date="2026-10-06T10:16:37Z">
        <w:r w:rsidRPr="007435EB">
          <w:rPr>
            <w:b/>
            <w:sz w:val="20"/>
            <w:rtl/>
          </w:rPr>
          <w:delText xml:space="preserve">.</w:delText>
        </w:r>
      </w:del>
    </w:p>
    <w:p w14:paraId="39B43324" w14:textId="77777777" w:rsidR="00E8089F" w:rsidRPr="007435EB" w:rsidRDefault="00E8089F" w:rsidP="00E8089F">
      <w:pPr>
        <w:pStyle w:val="afff5"/>
        <w:rPr>
          <w:b/>
          <w:rtl/>
        </w:rPr>
      </w:pPr>
      <w:r w:rsidRPr="007435EB">
        <w:rPr>
          <w:rFonts w:hint="cs"/>
          <w:b/>
          <w:rtl/>
        </w:rPr>
        <w:t>חבורה</w:t>
      </w:r>
      <w:r w:rsidRPr="007435EB">
        <w:rPr>
          <w:b/>
          <w:rtl/>
        </w:rPr>
        <w:t xml:space="preserve"> </w:t>
      </w:r>
      <w:r w:rsidRPr="007435EB">
        <w:rPr>
          <w:rFonts w:hint="cs"/>
          <w:b/>
          <w:rtl/>
        </w:rPr>
        <w:t>שאבד</w:t>
      </w:r>
      <w:r w:rsidRPr="007435EB">
        <w:rPr>
          <w:b/>
          <w:rtl/>
        </w:rPr>
        <w:t xml:space="preserve"> </w:t>
      </w:r>
      <w:r w:rsidRPr="007435EB">
        <w:rPr>
          <w:rFonts w:hint="cs"/>
          <w:b/>
          <w:rtl/>
        </w:rPr>
        <w:t>פסחה</w:t>
      </w:r>
      <w:r w:rsidRPr="007435EB">
        <w:rPr>
          <w:b/>
          <w:rtl/>
        </w:rPr>
        <w:t xml:space="preserve">, </w:t>
      </w:r>
      <w:r w:rsidRPr="007435EB">
        <w:rPr>
          <w:rFonts w:hint="cs"/>
          <w:b/>
          <w:rtl/>
        </w:rPr>
        <w:t>ואמרו</w:t>
      </w:r>
      <w:r w:rsidRPr="007435EB">
        <w:rPr>
          <w:b/>
          <w:rtl/>
        </w:rPr>
        <w:t xml:space="preserve"> </w:t>
      </w:r>
      <w:r w:rsidRPr="007435EB">
        <w:rPr>
          <w:rFonts w:hint="cs"/>
          <w:b/>
          <w:rtl/>
        </w:rPr>
        <w:t>לאחד</w:t>
      </w:r>
      <w:r w:rsidRPr="007435EB">
        <w:rPr>
          <w:b/>
          <w:rtl/>
        </w:rPr>
        <w:t xml:space="preserve">: </w:t>
      </w:r>
      <w:r w:rsidRPr="007435EB">
        <w:rPr>
          <w:rFonts w:hint="cs"/>
          <w:b/>
          <w:rtl/>
        </w:rPr>
        <w:t>צא</w:t>
      </w:r>
      <w:r w:rsidRPr="007435EB">
        <w:rPr>
          <w:b/>
          <w:rtl/>
        </w:rPr>
        <w:t xml:space="preserve"> </w:t>
      </w:r>
      <w:r w:rsidRPr="007435EB">
        <w:rPr>
          <w:rFonts w:hint="cs"/>
          <w:b/>
          <w:rtl/>
        </w:rPr>
        <w:t>ובקש</w:t>
      </w:r>
      <w:r w:rsidRPr="007435EB">
        <w:rPr>
          <w:b/>
          <w:rtl/>
        </w:rPr>
        <w:t xml:space="preserve"> </w:t>
      </w:r>
      <w:r w:rsidRPr="007435EB">
        <w:rPr>
          <w:rFonts w:hint="cs"/>
          <w:b/>
          <w:rtl/>
        </w:rPr>
        <w:t>ושחוט</w:t>
      </w:r>
      <w:r w:rsidRPr="007435EB">
        <w:rPr>
          <w:b/>
          <w:rtl/>
        </w:rPr>
        <w:t xml:space="preserve"> </w:t>
      </w:r>
      <w:r w:rsidRPr="007435EB">
        <w:rPr>
          <w:rFonts w:hint="cs"/>
          <w:b/>
          <w:rtl/>
        </w:rPr>
        <w:t>עלינו</w:t>
      </w:r>
      <w:r w:rsidRPr="007435EB">
        <w:rPr>
          <w:b/>
          <w:rtl/>
        </w:rPr>
        <w:t>.</w:t>
      </w:r>
    </w:p>
    <w:p w14:paraId="511AB9EE" w14:textId="77777777" w:rsidR="00E8089F" w:rsidRPr="007435EB" w:rsidRDefault="00E8089F" w:rsidP="00E8089F">
      <w:pPr>
        <w:pStyle w:val="afff5"/>
        <w:rPr>
          <w:b/>
          <w:rtl/>
        </w:rPr>
      </w:pPr>
      <w:r w:rsidRPr="007435EB">
        <w:rPr>
          <w:rFonts w:hint="cs"/>
          <w:b/>
          <w:rtl/>
        </w:rPr>
        <w:t>והלך</w:t>
      </w:r>
      <w:r w:rsidRPr="007435EB">
        <w:rPr>
          <w:b/>
          <w:rtl/>
        </w:rPr>
        <w:t xml:space="preserve"> </w:t>
      </w:r>
      <w:r w:rsidRPr="007435EB">
        <w:rPr>
          <w:rFonts w:hint="cs"/>
          <w:b/>
          <w:rtl/>
        </w:rPr>
        <w:t>ומצא</w:t>
      </w:r>
      <w:r w:rsidRPr="007435EB">
        <w:rPr>
          <w:b/>
          <w:rtl/>
        </w:rPr>
        <w:t xml:space="preserve"> </w:t>
      </w:r>
      <w:r w:rsidRPr="007435EB">
        <w:rPr>
          <w:rFonts w:hint="cs"/>
          <w:b/>
          <w:rtl/>
        </w:rPr>
        <w:t>ושחט</w:t>
      </w:r>
      <w:r w:rsidRPr="007435EB">
        <w:rPr>
          <w:b/>
          <w:rtl/>
        </w:rPr>
        <w:t xml:space="preserve">, </w:t>
      </w:r>
      <w:r w:rsidRPr="007435EB">
        <w:rPr>
          <w:rFonts w:hint="cs"/>
          <w:b/>
          <w:rtl/>
        </w:rPr>
        <w:t>והם</w:t>
      </w:r>
      <w:r w:rsidRPr="007435EB">
        <w:rPr>
          <w:b/>
          <w:rtl/>
        </w:rPr>
        <w:t xml:space="preserve"> </w:t>
      </w:r>
      <w:r w:rsidRPr="007435EB">
        <w:rPr>
          <w:rFonts w:hint="cs"/>
          <w:b/>
          <w:rtl/>
        </w:rPr>
        <w:t>לקחו</w:t>
      </w:r>
      <w:r w:rsidRPr="007435EB">
        <w:rPr>
          <w:b/>
          <w:rtl/>
        </w:rPr>
        <w:t xml:space="preserve"> </w:t>
      </w:r>
      <w:r w:rsidRPr="007435EB">
        <w:rPr>
          <w:rFonts w:hint="cs"/>
          <w:b/>
          <w:rtl/>
        </w:rPr>
        <w:t>ושחטו</w:t>
      </w:r>
      <w:r w:rsidRPr="007435EB">
        <w:rPr>
          <w:b/>
          <w:rtl/>
        </w:rPr>
        <w:t>.</w:t>
      </w:r>
    </w:p>
    <w:p w14:paraId="095BAEBD" w14:textId="77777777" w:rsidR="00E8089F" w:rsidRPr="007435EB" w:rsidRDefault="00E8089F" w:rsidP="00E8089F">
      <w:pPr>
        <w:pStyle w:val="afff5"/>
        <w:rPr>
          <w:b/>
          <w:rtl/>
        </w:rPr>
      </w:pPr>
      <w:r w:rsidRPr="007435EB">
        <w:rPr>
          <w:rFonts w:hint="cs"/>
          <w:b/>
          <w:rtl/>
        </w:rPr>
        <w:t>אם</w:t>
      </w:r>
      <w:r w:rsidRPr="007435EB">
        <w:rPr>
          <w:b/>
          <w:rtl/>
        </w:rPr>
        <w:t xml:space="preserve"> </w:t>
      </w:r>
      <w:r w:rsidRPr="007435EB">
        <w:rPr>
          <w:rFonts w:hint="cs"/>
          <w:b/>
          <w:rtl/>
        </w:rPr>
        <w:t>שלו</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 </w:t>
      </w:r>
      <w:r w:rsidRPr="007435EB">
        <w:rPr>
          <w:rFonts w:hint="cs"/>
          <w:b/>
          <w:rtl/>
        </w:rPr>
        <w:t>הוא</w:t>
      </w:r>
      <w:r w:rsidRPr="007435EB">
        <w:rPr>
          <w:b/>
          <w:rtl/>
        </w:rPr>
        <w:t xml:space="preserve"> </w:t>
      </w:r>
      <w:r w:rsidRPr="007435EB">
        <w:rPr>
          <w:rFonts w:hint="cs"/>
          <w:b/>
          <w:rtl/>
        </w:rPr>
        <w:t>אוכל</w:t>
      </w:r>
      <w:r w:rsidRPr="007435EB">
        <w:rPr>
          <w:b/>
          <w:rtl/>
        </w:rPr>
        <w:t xml:space="preserve"> </w:t>
      </w:r>
      <w:r w:rsidRPr="007435EB">
        <w:rPr>
          <w:rFonts w:hint="cs"/>
          <w:b/>
          <w:rtl/>
        </w:rPr>
        <w:t>משלו</w:t>
      </w:r>
      <w:r w:rsidRPr="007435EB">
        <w:rPr>
          <w:b/>
          <w:rtl/>
        </w:rPr>
        <w:t xml:space="preserve">, </w:t>
      </w:r>
      <w:r w:rsidRPr="007435EB">
        <w:rPr>
          <w:rFonts w:hint="cs"/>
          <w:b/>
          <w:rtl/>
        </w:rPr>
        <w:t>והם</w:t>
      </w:r>
      <w:r w:rsidRPr="007435EB">
        <w:rPr>
          <w:b/>
          <w:rtl/>
        </w:rPr>
        <w:t xml:space="preserve"> </w:t>
      </w:r>
      <w:r w:rsidRPr="007435EB">
        <w:rPr>
          <w:rFonts w:hint="cs"/>
          <w:b/>
          <w:rtl/>
        </w:rPr>
        <w:t>אוכלין</w:t>
      </w:r>
      <w:r w:rsidRPr="007435EB">
        <w:rPr>
          <w:b/>
          <w:rtl/>
        </w:rPr>
        <w:t xml:space="preserve"> </w:t>
      </w:r>
      <w:r w:rsidRPr="007435EB">
        <w:rPr>
          <w:rFonts w:hint="cs"/>
          <w:b/>
          <w:rtl/>
        </w:rPr>
        <w:t>עמו</w:t>
      </w:r>
      <w:r w:rsidRPr="007435EB">
        <w:rPr>
          <w:b/>
          <w:rtl/>
        </w:rPr>
        <w:t xml:space="preserve"> </w:t>
      </w:r>
      <w:r w:rsidRPr="007435EB">
        <w:rPr>
          <w:rFonts w:hint="cs"/>
          <w:b/>
          <w:rtl/>
        </w:rPr>
        <w:t>משלו</w:t>
      </w:r>
      <w:r w:rsidRPr="007435EB">
        <w:rPr>
          <w:b/>
          <w:rtl/>
        </w:rPr>
        <w:t>.</w:t>
      </w:r>
    </w:p>
    <w:p w14:paraId="1D4B42E2" w14:textId="77777777" w:rsidR="00E8089F" w:rsidRPr="007435EB" w:rsidRDefault="00E8089F" w:rsidP="00E8089F">
      <w:pPr>
        <w:pStyle w:val="afff5"/>
        <w:rPr>
          <w:b/>
          <w:rtl/>
        </w:rPr>
      </w:pPr>
      <w:r w:rsidRPr="007435EB">
        <w:rPr>
          <w:rFonts w:hint="cs"/>
          <w:b/>
          <w:rtl/>
        </w:rPr>
        <w:t>ואם</w:t>
      </w:r>
      <w:r w:rsidRPr="007435EB">
        <w:rPr>
          <w:b/>
          <w:rtl/>
        </w:rPr>
        <w:t xml:space="preserve"> </w:t>
      </w:r>
      <w:r w:rsidRPr="007435EB">
        <w:rPr>
          <w:rFonts w:hint="cs"/>
          <w:b/>
          <w:rtl/>
        </w:rPr>
        <w:t>שלהן</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 </w:t>
      </w:r>
      <w:r w:rsidRPr="007435EB">
        <w:rPr>
          <w:rFonts w:hint="cs"/>
          <w:b/>
          <w:rtl/>
        </w:rPr>
        <w:t>הם</w:t>
      </w:r>
      <w:r w:rsidRPr="007435EB">
        <w:rPr>
          <w:b/>
          <w:rtl/>
        </w:rPr>
        <w:t xml:space="preserve"> </w:t>
      </w:r>
      <w:r w:rsidRPr="007435EB">
        <w:rPr>
          <w:rFonts w:hint="cs"/>
          <w:b/>
          <w:rtl/>
        </w:rPr>
        <w:t>אוכלין</w:t>
      </w:r>
      <w:r w:rsidRPr="007435EB">
        <w:rPr>
          <w:b/>
          <w:rtl/>
        </w:rPr>
        <w:t xml:space="preserve"> </w:t>
      </w:r>
      <w:r w:rsidRPr="007435EB">
        <w:rPr>
          <w:rFonts w:hint="cs"/>
          <w:b/>
          <w:rtl/>
        </w:rPr>
        <w:t>משלהן</w:t>
      </w:r>
      <w:r w:rsidRPr="007435EB">
        <w:rPr>
          <w:b/>
          <w:rtl/>
        </w:rPr>
        <w:t xml:space="preserve">, </w:t>
      </w:r>
      <w:r w:rsidRPr="007435EB">
        <w:rPr>
          <w:rFonts w:hint="cs"/>
          <w:b/>
          <w:rtl/>
        </w:rPr>
        <w:t>והוא</w:t>
      </w:r>
      <w:r w:rsidRPr="007435EB">
        <w:rPr>
          <w:b/>
          <w:rtl/>
        </w:rPr>
        <w:t xml:space="preserve"> </w:t>
      </w:r>
      <w:r w:rsidRPr="007435EB">
        <w:rPr>
          <w:rFonts w:hint="cs"/>
          <w:b/>
          <w:rtl/>
        </w:rPr>
        <w:t>אוכל</w:t>
      </w:r>
      <w:r w:rsidRPr="007435EB">
        <w:rPr>
          <w:b/>
          <w:rtl/>
        </w:rPr>
        <w:t xml:space="preserve"> </w:t>
      </w:r>
      <w:r w:rsidRPr="007435EB">
        <w:rPr>
          <w:rFonts w:hint="cs"/>
          <w:b/>
          <w:rtl/>
        </w:rPr>
        <w:t>משלו</w:t>
      </w:r>
      <w:r w:rsidRPr="007435EB">
        <w:rPr>
          <w:b/>
          <w:rtl/>
        </w:rPr>
        <w:t>.</w:t>
      </w:r>
    </w:p>
    <w:p w14:paraId="6B5190BF" w14:textId="77777777" w:rsidR="00E8089F" w:rsidRPr="007435EB" w:rsidRDefault="00E8089F" w:rsidP="00E8089F">
      <w:pPr>
        <w:pStyle w:val="afff5"/>
        <w:rPr>
          <w:b/>
          <w:rtl/>
        </w:rPr>
      </w:pPr>
      <w:r w:rsidRPr="007435EB">
        <w:rPr>
          <w:rFonts w:hint="cs"/>
          <w:b/>
          <w:rtl/>
        </w:rPr>
        <w:t>ואם</w:t>
      </w:r>
      <w:r w:rsidRPr="007435EB">
        <w:rPr>
          <w:b/>
          <w:rtl/>
        </w:rPr>
        <w:t xml:space="preserve"> </w:t>
      </w:r>
      <w:r w:rsidRPr="007435EB">
        <w:rPr>
          <w:rFonts w:hint="cs"/>
          <w:b/>
          <w:rtl/>
        </w:rPr>
        <w:t>אינו</w:t>
      </w:r>
      <w:r w:rsidRPr="007435EB">
        <w:rPr>
          <w:b/>
          <w:rtl/>
        </w:rPr>
        <w:t xml:space="preserve"> </w:t>
      </w:r>
      <w:r w:rsidRPr="007435EB">
        <w:rPr>
          <w:rFonts w:hint="cs"/>
          <w:b/>
          <w:rtl/>
        </w:rPr>
        <w:t>ידוע</w:t>
      </w:r>
      <w:r w:rsidRPr="007435EB">
        <w:rPr>
          <w:b/>
          <w:rtl/>
        </w:rPr>
        <w:t xml:space="preserve"> </w:t>
      </w:r>
      <w:r w:rsidRPr="007435EB">
        <w:rPr>
          <w:rFonts w:hint="cs"/>
          <w:b/>
          <w:rtl/>
        </w:rPr>
        <w:t>איזה</w:t>
      </w:r>
      <w:r w:rsidRPr="007435EB">
        <w:rPr>
          <w:b/>
          <w:rtl/>
        </w:rPr>
        <w:t xml:space="preserve"> </w:t>
      </w:r>
      <w:r w:rsidRPr="007435EB">
        <w:rPr>
          <w:rFonts w:hint="cs"/>
          <w:b/>
          <w:rtl/>
        </w:rPr>
        <w:t>מהן</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w:t>
      </w:r>
      <w:r w:rsidRPr="007435EB">
        <w:rPr>
          <w:rFonts w:hint="cs"/>
          <w:b/>
          <w:rtl/>
        </w:rPr>
        <w:t>או</w:t>
      </w:r>
      <w:r w:rsidRPr="007435EB">
        <w:rPr>
          <w:b/>
          <w:rtl/>
        </w:rPr>
        <w:t xml:space="preserve"> </w:t>
      </w:r>
      <w:r w:rsidRPr="007435EB">
        <w:rPr>
          <w:rFonts w:hint="cs"/>
          <w:b/>
          <w:rtl/>
        </w:rPr>
        <w:t>ששחטו</w:t>
      </w:r>
      <w:r w:rsidRPr="007435EB">
        <w:rPr>
          <w:b/>
          <w:rtl/>
        </w:rPr>
        <w:t xml:space="preserve"> </w:t>
      </w:r>
      <w:r w:rsidRPr="007435EB">
        <w:rPr>
          <w:rFonts w:hint="cs"/>
          <w:b/>
          <w:rtl/>
        </w:rPr>
        <w:t>שניהם</w:t>
      </w:r>
      <w:r w:rsidRPr="007435EB">
        <w:rPr>
          <w:b/>
          <w:rtl/>
        </w:rPr>
        <w:t xml:space="preserve"> </w:t>
      </w:r>
      <w:r w:rsidRPr="007435EB">
        <w:rPr>
          <w:rFonts w:hint="cs"/>
          <w:b/>
          <w:rtl/>
        </w:rPr>
        <w:t>כאחד</w:t>
      </w:r>
      <w:r w:rsidRPr="007435EB">
        <w:rPr>
          <w:b/>
          <w:rtl/>
        </w:rPr>
        <w:t xml:space="preserve"> - </w:t>
      </w:r>
      <w:r w:rsidRPr="007435EB">
        <w:rPr>
          <w:rFonts w:hint="cs"/>
          <w:b/>
          <w:rtl/>
        </w:rPr>
        <w:t>הוא</w:t>
      </w:r>
      <w:r w:rsidRPr="007435EB">
        <w:rPr>
          <w:b/>
          <w:rtl/>
        </w:rPr>
        <w:t xml:space="preserve"> </w:t>
      </w:r>
      <w:r w:rsidRPr="007435EB">
        <w:rPr>
          <w:rFonts w:hint="cs"/>
          <w:b/>
          <w:rtl/>
        </w:rPr>
        <w:t>אוכל</w:t>
      </w:r>
      <w:r w:rsidRPr="007435EB">
        <w:rPr>
          <w:b/>
          <w:rtl/>
        </w:rPr>
        <w:t xml:space="preserve"> </w:t>
      </w:r>
      <w:r w:rsidRPr="007435EB">
        <w:rPr>
          <w:rFonts w:hint="cs"/>
          <w:b/>
          <w:rtl/>
        </w:rPr>
        <w:t>משלו</w:t>
      </w:r>
      <w:r w:rsidRPr="007435EB">
        <w:rPr>
          <w:b/>
          <w:rtl/>
        </w:rPr>
        <w:t xml:space="preserve">, </w:t>
      </w:r>
      <w:r w:rsidRPr="007435EB">
        <w:rPr>
          <w:rFonts w:hint="cs"/>
          <w:b/>
          <w:rtl/>
        </w:rPr>
        <w:t>והם</w:t>
      </w:r>
      <w:r w:rsidRPr="007435EB">
        <w:rPr>
          <w:b/>
          <w:rtl/>
        </w:rPr>
        <w:t xml:space="preserve"> </w:t>
      </w:r>
      <w:r w:rsidRPr="007435EB">
        <w:rPr>
          <w:rFonts w:hint="cs"/>
          <w:b/>
          <w:rtl/>
        </w:rPr>
        <w:t>אינם</w:t>
      </w:r>
      <w:r w:rsidRPr="007435EB">
        <w:rPr>
          <w:b/>
          <w:rtl/>
        </w:rPr>
        <w:t xml:space="preserve"> </w:t>
      </w:r>
      <w:r w:rsidRPr="007435EB">
        <w:rPr>
          <w:rFonts w:hint="cs"/>
          <w:b/>
          <w:rtl/>
        </w:rPr>
        <w:t>אוכלין</w:t>
      </w:r>
      <w:r w:rsidRPr="007435EB">
        <w:rPr>
          <w:b/>
          <w:rtl/>
        </w:rPr>
        <w:t xml:space="preserve"> </w:t>
      </w:r>
      <w:r w:rsidRPr="007435EB">
        <w:rPr>
          <w:rFonts w:hint="cs"/>
          <w:b/>
          <w:rtl/>
        </w:rPr>
        <w:t>עמו</w:t>
      </w:r>
      <w:r w:rsidRPr="007435EB">
        <w:rPr>
          <w:b/>
          <w:rtl/>
        </w:rPr>
        <w:t>.</w:t>
      </w:r>
    </w:p>
    <w:p w14:paraId="332AD584" w14:textId="77777777" w:rsidR="00E8089F" w:rsidRPr="007435EB" w:rsidRDefault="00E8089F" w:rsidP="00E8089F">
      <w:pPr>
        <w:pStyle w:val="afff5"/>
        <w:rPr>
          <w:b/>
          <w:rtl/>
        </w:rPr>
      </w:pPr>
      <w:r w:rsidRPr="007435EB">
        <w:rPr>
          <w:rFonts w:hint="cs"/>
          <w:b/>
          <w:rtl/>
        </w:rPr>
        <w:t>ושלהן</w:t>
      </w:r>
      <w:r w:rsidRPr="007435EB">
        <w:rPr>
          <w:b/>
          <w:rtl/>
        </w:rPr>
        <w:t xml:space="preserve"> </w:t>
      </w:r>
      <w:r w:rsidRPr="007435EB">
        <w:rPr>
          <w:rFonts w:hint="cs"/>
          <w:b/>
          <w:rtl/>
        </w:rPr>
        <w:t>יצא</w:t>
      </w:r>
      <w:r w:rsidRPr="007435EB">
        <w:rPr>
          <w:b/>
          <w:rtl/>
        </w:rPr>
        <w:t xml:space="preserve"> </w:t>
      </w:r>
      <w:r w:rsidRPr="007435EB">
        <w:rPr>
          <w:rFonts w:hint="cs"/>
          <w:b/>
          <w:rtl/>
        </w:rPr>
        <w:t>לבית</w:t>
      </w:r>
      <w:r w:rsidRPr="007435EB">
        <w:rPr>
          <w:b/>
          <w:rtl/>
        </w:rPr>
        <w:t xml:space="preserve"> </w:t>
      </w:r>
      <w:r w:rsidRPr="007435EB">
        <w:rPr>
          <w:rFonts w:hint="cs"/>
          <w:b/>
          <w:rtl/>
        </w:rPr>
        <w:t>השריפה</w:t>
      </w:r>
      <w:r w:rsidRPr="007435EB">
        <w:rPr>
          <w:b/>
          <w:rtl/>
        </w:rPr>
        <w:t xml:space="preserve">, </w:t>
      </w:r>
      <w:r w:rsidRPr="007435EB">
        <w:rPr>
          <w:rFonts w:hint="cs"/>
          <w:b/>
          <w:rtl/>
        </w:rPr>
        <w:t>ופטורין</w:t>
      </w:r>
      <w:r w:rsidRPr="007435EB">
        <w:rPr>
          <w:b/>
          <w:rtl/>
        </w:rPr>
        <w:t xml:space="preserve"> </w:t>
      </w:r>
      <w:r w:rsidRPr="007435EB">
        <w:rPr>
          <w:rFonts w:hint="cs"/>
          <w:b/>
          <w:rtl/>
        </w:rPr>
        <w:t>מלעשות</w:t>
      </w:r>
      <w:r w:rsidRPr="007435EB">
        <w:rPr>
          <w:b/>
          <w:rtl/>
        </w:rPr>
        <w:t xml:space="preserve"> </w:t>
      </w:r>
      <w:r w:rsidRPr="007435EB">
        <w:rPr>
          <w:rFonts w:hint="cs"/>
          <w:b/>
          <w:rtl/>
        </w:rPr>
        <w:t>פסח</w:t>
      </w:r>
      <w:r w:rsidRPr="007435EB">
        <w:rPr>
          <w:b/>
          <w:rtl/>
        </w:rPr>
        <w:t xml:space="preserve"> </w:t>
      </w:r>
      <w:r w:rsidRPr="007435EB">
        <w:rPr>
          <w:rFonts w:hint="cs"/>
          <w:b/>
          <w:rtl/>
        </w:rPr>
        <w:t>שני</w:t>
      </w:r>
      <w:r w:rsidRPr="007435EB">
        <w:rPr>
          <w:b/>
          <w:rtl/>
        </w:rPr>
        <w:t>.</w:t>
      </w:r>
    </w:p>
    <w:p w14:paraId="0D4DF29C" w14:textId="77777777" w:rsidR="00E8089F" w:rsidRPr="007435EB" w:rsidRDefault="00E8089F" w:rsidP="00E8089F">
      <w:pPr>
        <w:pStyle w:val="afff5"/>
        <w:rPr>
          <w:b/>
          <w:rtl/>
        </w:rPr>
      </w:pPr>
      <w:r w:rsidRPr="007435EB">
        <w:rPr>
          <w:rFonts w:hint="cs"/>
          <w:b/>
          <w:rtl/>
        </w:rPr>
        <w:t>אמר</w:t>
      </w:r>
      <w:r w:rsidRPr="007435EB">
        <w:rPr>
          <w:b/>
          <w:rtl/>
        </w:rPr>
        <w:t xml:space="preserve"> </w:t>
      </w:r>
      <w:r w:rsidRPr="007435EB">
        <w:rPr>
          <w:rFonts w:hint="cs"/>
          <w:b/>
          <w:rtl/>
        </w:rPr>
        <w:t>להן</w:t>
      </w:r>
      <w:r w:rsidRPr="007435EB">
        <w:rPr>
          <w:b/>
          <w:rtl/>
        </w:rPr>
        <w:t xml:space="preserve">: </w:t>
      </w:r>
      <w:r w:rsidRPr="007435EB">
        <w:rPr>
          <w:rFonts w:hint="cs"/>
          <w:b/>
          <w:rtl/>
        </w:rPr>
        <w:t>אם</w:t>
      </w:r>
      <w:r w:rsidRPr="007435EB">
        <w:rPr>
          <w:b/>
          <w:rtl/>
        </w:rPr>
        <w:t xml:space="preserve"> </w:t>
      </w:r>
      <w:r w:rsidRPr="007435EB">
        <w:rPr>
          <w:rFonts w:hint="cs"/>
          <w:b/>
          <w:rtl/>
        </w:rPr>
        <w:t>אחרתי</w:t>
      </w:r>
      <w:r w:rsidRPr="007435EB">
        <w:rPr>
          <w:b/>
          <w:rtl/>
        </w:rPr>
        <w:t xml:space="preserve"> </w:t>
      </w:r>
      <w:r w:rsidRPr="007435EB">
        <w:rPr>
          <w:rFonts w:hint="cs"/>
          <w:b/>
          <w:rtl/>
        </w:rPr>
        <w:t>צאו</w:t>
      </w:r>
      <w:r w:rsidRPr="007435EB">
        <w:rPr>
          <w:b/>
          <w:rtl/>
        </w:rPr>
        <w:t xml:space="preserve"> </w:t>
      </w:r>
      <w:r w:rsidRPr="007435EB">
        <w:rPr>
          <w:rFonts w:hint="cs"/>
          <w:b/>
          <w:rtl/>
        </w:rPr>
        <w:t>ושחטו</w:t>
      </w:r>
      <w:r w:rsidRPr="007435EB">
        <w:rPr>
          <w:b/>
          <w:rtl/>
        </w:rPr>
        <w:t xml:space="preserve"> </w:t>
      </w:r>
      <w:r w:rsidRPr="007435EB">
        <w:rPr>
          <w:rFonts w:hint="cs"/>
          <w:b/>
          <w:rtl/>
        </w:rPr>
        <w:t>עלי</w:t>
      </w:r>
      <w:r w:rsidRPr="007435EB">
        <w:rPr>
          <w:b/>
          <w:rtl/>
        </w:rPr>
        <w:t xml:space="preserve">, </w:t>
      </w:r>
      <w:r w:rsidRPr="007435EB">
        <w:rPr>
          <w:rFonts w:hint="cs"/>
          <w:b/>
          <w:rtl/>
        </w:rPr>
        <w:t>הלך</w:t>
      </w:r>
      <w:r w:rsidRPr="007435EB">
        <w:rPr>
          <w:b/>
          <w:rtl/>
        </w:rPr>
        <w:t xml:space="preserve"> </w:t>
      </w:r>
      <w:r w:rsidRPr="007435EB">
        <w:rPr>
          <w:rFonts w:hint="cs"/>
          <w:b/>
          <w:rtl/>
        </w:rPr>
        <w:t>ומצא</w:t>
      </w:r>
      <w:r w:rsidRPr="007435EB">
        <w:rPr>
          <w:b/>
          <w:rtl/>
        </w:rPr>
        <w:t xml:space="preserve"> </w:t>
      </w:r>
      <w:r w:rsidRPr="007435EB">
        <w:rPr>
          <w:rFonts w:hint="cs"/>
          <w:b/>
          <w:rtl/>
        </w:rPr>
        <w:t>ושחט</w:t>
      </w:r>
      <w:r w:rsidRPr="007435EB">
        <w:rPr>
          <w:b/>
          <w:rtl/>
        </w:rPr>
        <w:t xml:space="preserve">, </w:t>
      </w:r>
      <w:r w:rsidRPr="007435EB">
        <w:rPr>
          <w:rFonts w:hint="cs"/>
          <w:b/>
          <w:rtl/>
        </w:rPr>
        <w:t>והן</w:t>
      </w:r>
      <w:r w:rsidRPr="007435EB">
        <w:rPr>
          <w:b/>
          <w:rtl/>
        </w:rPr>
        <w:t xml:space="preserve"> </w:t>
      </w:r>
      <w:r w:rsidRPr="007435EB">
        <w:rPr>
          <w:rFonts w:hint="cs"/>
          <w:b/>
          <w:rtl/>
        </w:rPr>
        <w:t>לקחו</w:t>
      </w:r>
      <w:r w:rsidRPr="007435EB">
        <w:rPr>
          <w:b/>
          <w:rtl/>
        </w:rPr>
        <w:t xml:space="preserve"> </w:t>
      </w:r>
      <w:r w:rsidRPr="007435EB">
        <w:rPr>
          <w:rFonts w:hint="cs"/>
          <w:b/>
          <w:rtl/>
        </w:rPr>
        <w:t>ושחטו</w:t>
      </w:r>
      <w:r w:rsidRPr="007435EB">
        <w:rPr>
          <w:b/>
          <w:rtl/>
        </w:rPr>
        <w:t>.</w:t>
      </w:r>
    </w:p>
    <w:p w14:paraId="0261135B" w14:textId="77777777" w:rsidR="00E8089F" w:rsidRPr="007435EB" w:rsidRDefault="00E8089F" w:rsidP="00E8089F">
      <w:pPr>
        <w:pStyle w:val="afff5"/>
        <w:rPr>
          <w:b/>
          <w:rtl/>
        </w:rPr>
      </w:pPr>
      <w:r w:rsidRPr="007435EB">
        <w:rPr>
          <w:rFonts w:hint="cs"/>
          <w:b/>
          <w:rtl/>
        </w:rPr>
        <w:t>אם</w:t>
      </w:r>
      <w:r w:rsidRPr="007435EB">
        <w:rPr>
          <w:b/>
          <w:rtl/>
        </w:rPr>
        <w:t xml:space="preserve"> </w:t>
      </w:r>
      <w:r w:rsidRPr="007435EB">
        <w:rPr>
          <w:rFonts w:hint="cs"/>
          <w:b/>
          <w:rtl/>
        </w:rPr>
        <w:t>שלהן</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 </w:t>
      </w:r>
      <w:r w:rsidRPr="007435EB">
        <w:rPr>
          <w:rFonts w:hint="cs"/>
          <w:b/>
          <w:rtl/>
        </w:rPr>
        <w:t>הן</w:t>
      </w:r>
      <w:r w:rsidRPr="007435EB">
        <w:rPr>
          <w:b/>
          <w:rtl/>
        </w:rPr>
        <w:t xml:space="preserve"> </w:t>
      </w:r>
      <w:r w:rsidRPr="007435EB">
        <w:rPr>
          <w:rFonts w:hint="cs"/>
          <w:b/>
          <w:rtl/>
        </w:rPr>
        <w:t>אוכלין</w:t>
      </w:r>
      <w:r w:rsidRPr="007435EB">
        <w:rPr>
          <w:b/>
          <w:rtl/>
        </w:rPr>
        <w:t xml:space="preserve"> </w:t>
      </w:r>
      <w:r w:rsidRPr="007435EB">
        <w:rPr>
          <w:rFonts w:hint="cs"/>
          <w:b/>
          <w:rtl/>
        </w:rPr>
        <w:t>משלהן</w:t>
      </w:r>
      <w:r w:rsidRPr="007435EB">
        <w:rPr>
          <w:b/>
          <w:rtl/>
        </w:rPr>
        <w:t xml:space="preserve">, </w:t>
      </w:r>
      <w:r w:rsidRPr="007435EB">
        <w:rPr>
          <w:rFonts w:hint="cs"/>
          <w:b/>
          <w:rtl/>
        </w:rPr>
        <w:t>והוא</w:t>
      </w:r>
      <w:r w:rsidRPr="007435EB">
        <w:rPr>
          <w:b/>
          <w:rtl/>
        </w:rPr>
        <w:t xml:space="preserve"> </w:t>
      </w:r>
      <w:r w:rsidRPr="007435EB">
        <w:rPr>
          <w:rFonts w:hint="cs"/>
          <w:b/>
          <w:rtl/>
        </w:rPr>
        <w:t>אוכל</w:t>
      </w:r>
      <w:r w:rsidRPr="007435EB">
        <w:rPr>
          <w:b/>
          <w:rtl/>
        </w:rPr>
        <w:t xml:space="preserve"> </w:t>
      </w:r>
      <w:r w:rsidRPr="007435EB">
        <w:rPr>
          <w:rFonts w:hint="cs"/>
          <w:b/>
          <w:rtl/>
        </w:rPr>
        <w:t>עמהן</w:t>
      </w:r>
      <w:r w:rsidRPr="007435EB">
        <w:rPr>
          <w:b/>
          <w:rtl/>
        </w:rPr>
        <w:t>.</w:t>
      </w:r>
    </w:p>
    <w:p w14:paraId="613044E0" w14:textId="77777777" w:rsidR="00E8089F" w:rsidRPr="007435EB" w:rsidRDefault="00E8089F" w:rsidP="00E8089F">
      <w:pPr>
        <w:pStyle w:val="afff5"/>
        <w:rPr>
          <w:b/>
          <w:rtl/>
        </w:rPr>
      </w:pPr>
      <w:r w:rsidRPr="007435EB">
        <w:rPr>
          <w:rFonts w:hint="cs"/>
          <w:b/>
          <w:rtl/>
        </w:rPr>
        <w:t>ואם</w:t>
      </w:r>
      <w:r w:rsidRPr="007435EB">
        <w:rPr>
          <w:b/>
          <w:rtl/>
        </w:rPr>
        <w:t xml:space="preserve"> </w:t>
      </w:r>
      <w:r w:rsidRPr="007435EB">
        <w:rPr>
          <w:rFonts w:hint="cs"/>
          <w:b/>
          <w:rtl/>
        </w:rPr>
        <w:t>שלו</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 </w:t>
      </w:r>
      <w:r w:rsidRPr="007435EB">
        <w:rPr>
          <w:rFonts w:hint="cs"/>
          <w:b/>
          <w:rtl/>
        </w:rPr>
        <w:t>הוא</w:t>
      </w:r>
      <w:r w:rsidRPr="007435EB">
        <w:rPr>
          <w:b/>
          <w:rtl/>
        </w:rPr>
        <w:t xml:space="preserve"> </w:t>
      </w:r>
      <w:r w:rsidRPr="007435EB">
        <w:rPr>
          <w:rFonts w:hint="cs"/>
          <w:b/>
          <w:rtl/>
        </w:rPr>
        <w:t>אוכל</w:t>
      </w:r>
      <w:r w:rsidRPr="007435EB">
        <w:rPr>
          <w:b/>
          <w:rtl/>
        </w:rPr>
        <w:t xml:space="preserve"> </w:t>
      </w:r>
      <w:r w:rsidRPr="007435EB">
        <w:rPr>
          <w:rFonts w:hint="cs"/>
          <w:b/>
          <w:rtl/>
        </w:rPr>
        <w:t>משלו</w:t>
      </w:r>
      <w:r w:rsidRPr="007435EB">
        <w:rPr>
          <w:b/>
          <w:rtl/>
        </w:rPr>
        <w:t xml:space="preserve">, </w:t>
      </w:r>
      <w:r w:rsidRPr="007435EB">
        <w:rPr>
          <w:rFonts w:hint="cs"/>
          <w:b/>
          <w:rtl/>
        </w:rPr>
        <w:t>והן</w:t>
      </w:r>
      <w:r w:rsidRPr="007435EB">
        <w:rPr>
          <w:b/>
          <w:rtl/>
        </w:rPr>
        <w:t xml:space="preserve"> </w:t>
      </w:r>
      <w:r w:rsidRPr="007435EB">
        <w:rPr>
          <w:rFonts w:hint="cs"/>
          <w:b/>
          <w:rtl/>
        </w:rPr>
        <w:t>אוכלין</w:t>
      </w:r>
      <w:r w:rsidRPr="007435EB">
        <w:rPr>
          <w:b/>
          <w:rtl/>
        </w:rPr>
        <w:t xml:space="preserve"> </w:t>
      </w:r>
      <w:r w:rsidRPr="007435EB">
        <w:rPr>
          <w:rFonts w:hint="cs"/>
          <w:b/>
          <w:rtl/>
        </w:rPr>
        <w:t>משלהם</w:t>
      </w:r>
      <w:r w:rsidRPr="007435EB">
        <w:rPr>
          <w:b/>
          <w:rtl/>
        </w:rPr>
        <w:t>.</w:t>
      </w:r>
    </w:p>
    <w:p w14:paraId="13CF35C6" w14:textId="77777777" w:rsidR="00E8089F" w:rsidRPr="007435EB" w:rsidRDefault="00E8089F" w:rsidP="00E8089F">
      <w:pPr>
        <w:pStyle w:val="afff5"/>
        <w:rPr>
          <w:b/>
          <w:rtl/>
        </w:rPr>
      </w:pPr>
      <w:r w:rsidRPr="007435EB">
        <w:rPr>
          <w:rFonts w:hint="cs"/>
          <w:b/>
          <w:rtl/>
        </w:rPr>
        <w:t>ואם</w:t>
      </w:r>
      <w:r w:rsidRPr="007435EB">
        <w:rPr>
          <w:b/>
          <w:rtl/>
        </w:rPr>
        <w:t xml:space="preserve"> </w:t>
      </w:r>
      <w:r w:rsidRPr="007435EB">
        <w:rPr>
          <w:rFonts w:hint="cs"/>
          <w:b/>
          <w:rtl/>
        </w:rPr>
        <w:t>אינו</w:t>
      </w:r>
      <w:r w:rsidRPr="007435EB">
        <w:rPr>
          <w:b/>
          <w:rtl/>
        </w:rPr>
        <w:t xml:space="preserve"> </w:t>
      </w:r>
      <w:r w:rsidRPr="007435EB">
        <w:rPr>
          <w:rFonts w:hint="cs"/>
          <w:b/>
          <w:rtl/>
        </w:rPr>
        <w:t>ידוע</w:t>
      </w:r>
      <w:r w:rsidRPr="007435EB">
        <w:rPr>
          <w:b/>
          <w:rtl/>
        </w:rPr>
        <w:t xml:space="preserve"> </w:t>
      </w:r>
      <w:r w:rsidRPr="007435EB">
        <w:rPr>
          <w:rFonts w:hint="cs"/>
          <w:b/>
          <w:rtl/>
        </w:rPr>
        <w:t>איזה</w:t>
      </w:r>
      <w:r w:rsidRPr="007435EB">
        <w:rPr>
          <w:b/>
          <w:rtl/>
        </w:rPr>
        <w:t xml:space="preserve"> </w:t>
      </w:r>
      <w:r w:rsidRPr="007435EB">
        <w:rPr>
          <w:rFonts w:hint="cs"/>
          <w:b/>
          <w:rtl/>
        </w:rPr>
        <w:t>מהן</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w:t>
      </w:r>
      <w:r w:rsidRPr="007435EB">
        <w:rPr>
          <w:rFonts w:hint="cs"/>
          <w:b/>
          <w:rtl/>
        </w:rPr>
        <w:t>או</w:t>
      </w:r>
      <w:r w:rsidRPr="007435EB">
        <w:rPr>
          <w:b/>
          <w:rtl/>
        </w:rPr>
        <w:t xml:space="preserve"> </w:t>
      </w:r>
      <w:r w:rsidRPr="007435EB">
        <w:rPr>
          <w:rFonts w:hint="cs"/>
          <w:b/>
          <w:rtl/>
        </w:rPr>
        <w:t>ששחטו</w:t>
      </w:r>
      <w:r w:rsidRPr="007435EB">
        <w:rPr>
          <w:b/>
          <w:rtl/>
        </w:rPr>
        <w:t xml:space="preserve"> </w:t>
      </w:r>
      <w:r w:rsidRPr="007435EB">
        <w:rPr>
          <w:rFonts w:hint="cs"/>
          <w:b/>
          <w:rtl/>
        </w:rPr>
        <w:t>שניהם</w:t>
      </w:r>
      <w:r w:rsidRPr="007435EB">
        <w:rPr>
          <w:b/>
          <w:rtl/>
        </w:rPr>
        <w:t xml:space="preserve"> </w:t>
      </w:r>
      <w:r w:rsidRPr="007435EB">
        <w:rPr>
          <w:rFonts w:hint="cs"/>
          <w:b/>
          <w:rtl/>
        </w:rPr>
        <w:t>כאחד</w:t>
      </w:r>
      <w:r w:rsidRPr="007435EB">
        <w:rPr>
          <w:b/>
          <w:rtl/>
        </w:rPr>
        <w:t xml:space="preserve"> - </w:t>
      </w:r>
      <w:r w:rsidRPr="007435EB">
        <w:rPr>
          <w:rFonts w:hint="cs"/>
          <w:b/>
          <w:rtl/>
        </w:rPr>
        <w:t>הן</w:t>
      </w:r>
      <w:r w:rsidRPr="007435EB">
        <w:rPr>
          <w:b/>
          <w:rtl/>
        </w:rPr>
        <w:t xml:space="preserve"> </w:t>
      </w:r>
      <w:r w:rsidRPr="007435EB">
        <w:rPr>
          <w:rFonts w:hint="cs"/>
          <w:b/>
          <w:rtl/>
        </w:rPr>
        <w:t>אוכלין</w:t>
      </w:r>
      <w:r w:rsidRPr="007435EB">
        <w:rPr>
          <w:b/>
          <w:rtl/>
        </w:rPr>
        <w:t xml:space="preserve"> </w:t>
      </w:r>
      <w:r w:rsidRPr="007435EB">
        <w:rPr>
          <w:rFonts w:hint="cs"/>
          <w:b/>
          <w:rtl/>
        </w:rPr>
        <w:t>משלהן</w:t>
      </w:r>
      <w:r w:rsidRPr="007435EB">
        <w:rPr>
          <w:b/>
          <w:rtl/>
        </w:rPr>
        <w:t xml:space="preserve">, </w:t>
      </w:r>
      <w:r w:rsidRPr="007435EB">
        <w:rPr>
          <w:rFonts w:hint="cs"/>
          <w:b/>
          <w:rtl/>
        </w:rPr>
        <w:t>והוא</w:t>
      </w:r>
      <w:r w:rsidRPr="007435EB">
        <w:rPr>
          <w:b/>
          <w:rtl/>
        </w:rPr>
        <w:t xml:space="preserve"> </w:t>
      </w:r>
      <w:r w:rsidRPr="007435EB">
        <w:rPr>
          <w:rFonts w:hint="cs"/>
          <w:b/>
          <w:rtl/>
        </w:rPr>
        <w:t>אינו</w:t>
      </w:r>
      <w:r w:rsidRPr="007435EB">
        <w:rPr>
          <w:b/>
          <w:rtl/>
        </w:rPr>
        <w:t xml:space="preserve"> </w:t>
      </w:r>
      <w:r w:rsidRPr="007435EB">
        <w:rPr>
          <w:rFonts w:hint="cs"/>
          <w:b/>
          <w:rtl/>
        </w:rPr>
        <w:t>אוכל</w:t>
      </w:r>
      <w:r w:rsidRPr="007435EB">
        <w:rPr>
          <w:b/>
          <w:rtl/>
        </w:rPr>
        <w:t xml:space="preserve"> </w:t>
      </w:r>
      <w:r w:rsidRPr="007435EB">
        <w:rPr>
          <w:rFonts w:hint="cs"/>
          <w:b/>
          <w:rtl/>
        </w:rPr>
        <w:t>עמהן</w:t>
      </w:r>
      <w:r w:rsidRPr="007435EB">
        <w:rPr>
          <w:b/>
          <w:rtl/>
        </w:rPr>
        <w:t xml:space="preserve">, </w:t>
      </w:r>
      <w:r w:rsidRPr="007435EB">
        <w:rPr>
          <w:rFonts w:hint="cs"/>
          <w:b/>
          <w:rtl/>
        </w:rPr>
        <w:t>ושלו</w:t>
      </w:r>
      <w:r w:rsidRPr="007435EB">
        <w:rPr>
          <w:b/>
          <w:rtl/>
        </w:rPr>
        <w:t xml:space="preserve"> </w:t>
      </w:r>
      <w:r w:rsidRPr="007435EB">
        <w:rPr>
          <w:rFonts w:hint="cs"/>
          <w:b/>
          <w:rtl/>
        </w:rPr>
        <w:t>יצא</w:t>
      </w:r>
      <w:r w:rsidRPr="007435EB">
        <w:rPr>
          <w:b/>
          <w:rtl/>
        </w:rPr>
        <w:t xml:space="preserve"> </w:t>
      </w:r>
      <w:r w:rsidRPr="007435EB">
        <w:rPr>
          <w:rFonts w:hint="cs"/>
          <w:b/>
          <w:rtl/>
        </w:rPr>
        <w:t>לבית</w:t>
      </w:r>
      <w:r w:rsidRPr="007435EB">
        <w:rPr>
          <w:b/>
          <w:rtl/>
        </w:rPr>
        <w:t xml:space="preserve"> </w:t>
      </w:r>
      <w:r w:rsidRPr="007435EB">
        <w:rPr>
          <w:rFonts w:hint="cs"/>
          <w:b/>
          <w:rtl/>
        </w:rPr>
        <w:t>השריפה</w:t>
      </w:r>
      <w:r w:rsidRPr="007435EB">
        <w:rPr>
          <w:b/>
          <w:rtl/>
        </w:rPr>
        <w:t xml:space="preserve">, </w:t>
      </w:r>
      <w:r w:rsidRPr="007435EB">
        <w:rPr>
          <w:rFonts w:hint="cs"/>
          <w:b/>
          <w:rtl/>
        </w:rPr>
        <w:t>ופטור</w:t>
      </w:r>
      <w:r w:rsidRPr="007435EB">
        <w:rPr>
          <w:b/>
          <w:rtl/>
        </w:rPr>
        <w:t xml:space="preserve"> </w:t>
      </w:r>
      <w:r w:rsidRPr="007435EB">
        <w:rPr>
          <w:rFonts w:hint="cs"/>
          <w:b/>
          <w:rtl/>
        </w:rPr>
        <w:t>מלעשות</w:t>
      </w:r>
      <w:r w:rsidRPr="007435EB">
        <w:rPr>
          <w:b/>
          <w:rtl/>
        </w:rPr>
        <w:t xml:space="preserve"> </w:t>
      </w:r>
      <w:r w:rsidRPr="007435EB">
        <w:rPr>
          <w:rFonts w:hint="cs"/>
          <w:b/>
          <w:rtl/>
        </w:rPr>
        <w:t>פסח</w:t>
      </w:r>
      <w:r w:rsidRPr="007435EB">
        <w:rPr>
          <w:b/>
          <w:rtl/>
        </w:rPr>
        <w:t xml:space="preserve"> </w:t>
      </w:r>
      <w:r w:rsidRPr="007435EB">
        <w:rPr>
          <w:rFonts w:hint="cs"/>
          <w:b/>
          <w:rtl/>
        </w:rPr>
        <w:t>שני</w:t>
      </w:r>
      <w:r w:rsidRPr="007435EB">
        <w:rPr>
          <w:b/>
          <w:rtl/>
        </w:rPr>
        <w:t>.</w:t>
      </w:r>
    </w:p>
    <w:p w14:paraId="0F4EA2BB" w14:textId="77777777" w:rsidR="00E8089F" w:rsidRPr="007435EB" w:rsidRDefault="00E8089F" w:rsidP="00E8089F">
      <w:pPr>
        <w:pStyle w:val="afff5"/>
        <w:rPr>
          <w:b/>
          <w:rtl/>
        </w:rPr>
      </w:pPr>
      <w:r w:rsidRPr="007435EB">
        <w:rPr>
          <w:rFonts w:hint="cs"/>
          <w:b/>
          <w:rtl/>
        </w:rPr>
        <w:t>אמר</w:t>
      </w:r>
      <w:r w:rsidRPr="007435EB">
        <w:rPr>
          <w:b/>
          <w:rtl/>
        </w:rPr>
        <w:t xml:space="preserve"> </w:t>
      </w:r>
      <w:r w:rsidRPr="007435EB">
        <w:rPr>
          <w:rFonts w:hint="cs"/>
          <w:b/>
          <w:rtl/>
        </w:rPr>
        <w:t>להן</w:t>
      </w:r>
      <w:r w:rsidRPr="007435EB">
        <w:rPr>
          <w:b/>
          <w:rtl/>
        </w:rPr>
        <w:t xml:space="preserve"> </w:t>
      </w:r>
      <w:r w:rsidRPr="007435EB">
        <w:rPr>
          <w:rFonts w:hint="cs"/>
          <w:b/>
          <w:rtl/>
        </w:rPr>
        <w:t>ואמרו</w:t>
      </w:r>
      <w:r w:rsidRPr="007435EB">
        <w:rPr>
          <w:b/>
          <w:rtl/>
        </w:rPr>
        <w:t xml:space="preserve"> </w:t>
      </w:r>
      <w:r w:rsidRPr="007435EB">
        <w:rPr>
          <w:rFonts w:hint="cs"/>
          <w:b/>
          <w:rtl/>
        </w:rPr>
        <w:t>לו</w:t>
      </w:r>
      <w:r w:rsidRPr="007435EB">
        <w:rPr>
          <w:b/>
          <w:rtl/>
        </w:rPr>
        <w:t xml:space="preserve"> - </w:t>
      </w:r>
      <w:r w:rsidRPr="007435EB">
        <w:rPr>
          <w:rFonts w:hint="cs"/>
          <w:b/>
          <w:rtl/>
        </w:rPr>
        <w:t>אוכלין</w:t>
      </w:r>
      <w:r w:rsidRPr="007435EB">
        <w:rPr>
          <w:b/>
          <w:rtl/>
        </w:rPr>
        <w:t xml:space="preserve"> </w:t>
      </w:r>
      <w:r w:rsidRPr="007435EB">
        <w:rPr>
          <w:rFonts w:hint="cs"/>
          <w:b/>
          <w:rtl/>
        </w:rPr>
        <w:t>כולן</w:t>
      </w:r>
      <w:r w:rsidRPr="007435EB">
        <w:rPr>
          <w:b/>
          <w:rtl/>
        </w:rPr>
        <w:t xml:space="preserve"> </w:t>
      </w:r>
      <w:r w:rsidRPr="007435EB">
        <w:rPr>
          <w:rFonts w:hint="cs"/>
          <w:b/>
          <w:rtl/>
        </w:rPr>
        <w:t>מן</w:t>
      </w:r>
      <w:r w:rsidRPr="007435EB">
        <w:rPr>
          <w:b/>
          <w:rtl/>
        </w:rPr>
        <w:t xml:space="preserve"> </w:t>
      </w:r>
      <w:r w:rsidRPr="007435EB">
        <w:rPr>
          <w:rFonts w:hint="cs"/>
          <w:b/>
          <w:rtl/>
        </w:rPr>
        <w:t>הראשון</w:t>
      </w:r>
      <w:r w:rsidRPr="007435EB">
        <w:rPr>
          <w:b/>
          <w:rtl/>
        </w:rPr>
        <w:t>.</w:t>
      </w:r>
    </w:p>
    <w:p w14:paraId="56C5A371" w14:textId="77777777" w:rsidR="00E8089F" w:rsidRPr="007435EB" w:rsidRDefault="00E8089F" w:rsidP="00E8089F">
      <w:pPr>
        <w:pStyle w:val="afff5"/>
        <w:rPr>
          <w:b/>
          <w:rtl/>
        </w:rPr>
      </w:pPr>
      <w:r w:rsidRPr="007435EB">
        <w:rPr>
          <w:rFonts w:hint="cs"/>
          <w:b/>
          <w:rtl/>
        </w:rPr>
        <w:t>ואם</w:t>
      </w:r>
      <w:r w:rsidRPr="007435EB">
        <w:rPr>
          <w:b/>
          <w:rtl/>
        </w:rPr>
        <w:t xml:space="preserve"> </w:t>
      </w:r>
      <w:r w:rsidRPr="007435EB">
        <w:rPr>
          <w:rFonts w:hint="cs"/>
          <w:b/>
          <w:rtl/>
        </w:rPr>
        <w:t>אין</w:t>
      </w:r>
      <w:r w:rsidRPr="007435EB">
        <w:rPr>
          <w:b/>
          <w:rtl/>
        </w:rPr>
        <w:t xml:space="preserve"> </w:t>
      </w:r>
      <w:r w:rsidRPr="007435EB">
        <w:rPr>
          <w:rFonts w:hint="cs"/>
          <w:b/>
          <w:rtl/>
        </w:rPr>
        <w:t>ידוע</w:t>
      </w:r>
      <w:r w:rsidRPr="007435EB">
        <w:rPr>
          <w:b/>
          <w:rtl/>
        </w:rPr>
        <w:t xml:space="preserve"> </w:t>
      </w:r>
      <w:r w:rsidRPr="007435EB">
        <w:rPr>
          <w:rFonts w:hint="cs"/>
          <w:b/>
          <w:rtl/>
        </w:rPr>
        <w:t>איזה</w:t>
      </w:r>
      <w:r w:rsidRPr="007435EB">
        <w:rPr>
          <w:b/>
          <w:rtl/>
        </w:rPr>
        <w:t xml:space="preserve"> </w:t>
      </w:r>
      <w:r w:rsidRPr="007435EB">
        <w:rPr>
          <w:rFonts w:hint="cs"/>
          <w:b/>
          <w:rtl/>
        </w:rPr>
        <w:t>מהן</w:t>
      </w:r>
      <w:r w:rsidRPr="007435EB">
        <w:rPr>
          <w:b/>
          <w:rtl/>
        </w:rPr>
        <w:t xml:space="preserve"> </w:t>
      </w:r>
      <w:r w:rsidRPr="007435EB">
        <w:rPr>
          <w:rFonts w:hint="cs"/>
          <w:b/>
          <w:rtl/>
        </w:rPr>
        <w:t>נשחט</w:t>
      </w:r>
      <w:r w:rsidRPr="007435EB">
        <w:rPr>
          <w:b/>
          <w:rtl/>
        </w:rPr>
        <w:t xml:space="preserve"> </w:t>
      </w:r>
      <w:r w:rsidRPr="007435EB">
        <w:rPr>
          <w:rFonts w:hint="cs"/>
          <w:b/>
          <w:rtl/>
        </w:rPr>
        <w:t>ראשון</w:t>
      </w:r>
      <w:r w:rsidRPr="007435EB">
        <w:rPr>
          <w:b/>
          <w:rtl/>
        </w:rPr>
        <w:t xml:space="preserve"> - </w:t>
      </w:r>
      <w:r w:rsidRPr="007435EB">
        <w:rPr>
          <w:rFonts w:hint="cs"/>
          <w:b/>
          <w:rtl/>
        </w:rPr>
        <w:t>שניהן</w:t>
      </w:r>
      <w:r w:rsidRPr="007435EB">
        <w:rPr>
          <w:b/>
          <w:rtl/>
        </w:rPr>
        <w:t xml:space="preserve"> </w:t>
      </w:r>
      <w:r w:rsidRPr="007435EB">
        <w:rPr>
          <w:rFonts w:hint="cs"/>
          <w:b/>
          <w:rtl/>
        </w:rPr>
        <w:t>יוצאין</w:t>
      </w:r>
      <w:r w:rsidRPr="007435EB">
        <w:rPr>
          <w:b/>
          <w:rtl/>
        </w:rPr>
        <w:t xml:space="preserve"> </w:t>
      </w:r>
      <w:r w:rsidRPr="007435EB">
        <w:rPr>
          <w:rFonts w:hint="cs"/>
          <w:b/>
          <w:rtl/>
        </w:rPr>
        <w:t>לבית</w:t>
      </w:r>
      <w:r w:rsidRPr="007435EB">
        <w:rPr>
          <w:b/>
          <w:rtl/>
        </w:rPr>
        <w:t xml:space="preserve"> </w:t>
      </w:r>
      <w:r w:rsidRPr="007435EB">
        <w:rPr>
          <w:rFonts w:hint="cs"/>
          <w:b/>
          <w:rtl/>
        </w:rPr>
        <w:t>השריפה</w:t>
      </w:r>
      <w:r w:rsidRPr="007435EB">
        <w:rPr>
          <w:b/>
          <w:rtl/>
        </w:rPr>
        <w:t>.</w:t>
      </w:r>
    </w:p>
    <w:p w14:paraId="771C1923" w14:textId="77777777" w:rsidR="00E8089F" w:rsidRPr="007435EB" w:rsidRDefault="00E8089F" w:rsidP="00E8089F">
      <w:pPr>
        <w:pStyle w:val="afff5"/>
        <w:rPr>
          <w:b/>
          <w:rtl/>
        </w:rPr>
      </w:pPr>
      <w:r w:rsidRPr="007435EB">
        <w:rPr>
          <w:rFonts w:hint="cs"/>
          <w:b/>
          <w:rtl/>
        </w:rPr>
        <w:t>לא</w:t>
      </w:r>
      <w:r w:rsidRPr="007435EB">
        <w:rPr>
          <w:b/>
          <w:rtl/>
        </w:rPr>
        <w:t xml:space="preserve"> </w:t>
      </w:r>
      <w:r w:rsidRPr="007435EB">
        <w:rPr>
          <w:rFonts w:hint="cs"/>
          <w:b/>
          <w:rtl/>
        </w:rPr>
        <w:t>אמר</w:t>
      </w:r>
      <w:r w:rsidRPr="007435EB">
        <w:rPr>
          <w:b/>
          <w:rtl/>
        </w:rPr>
        <w:t xml:space="preserve"> </w:t>
      </w:r>
      <w:r w:rsidRPr="007435EB">
        <w:rPr>
          <w:rFonts w:hint="cs"/>
          <w:b/>
          <w:rtl/>
        </w:rPr>
        <w:t>להן</w:t>
      </w:r>
      <w:r w:rsidRPr="007435EB">
        <w:rPr>
          <w:b/>
          <w:rtl/>
        </w:rPr>
        <w:t xml:space="preserve"> </w:t>
      </w:r>
      <w:r w:rsidRPr="007435EB">
        <w:rPr>
          <w:rFonts w:hint="cs"/>
          <w:b/>
          <w:rtl/>
        </w:rPr>
        <w:t>ולא</w:t>
      </w:r>
      <w:r w:rsidRPr="007435EB">
        <w:rPr>
          <w:b/>
          <w:rtl/>
        </w:rPr>
        <w:t xml:space="preserve"> </w:t>
      </w:r>
      <w:r w:rsidRPr="007435EB">
        <w:rPr>
          <w:rFonts w:hint="cs"/>
          <w:b/>
          <w:rtl/>
        </w:rPr>
        <w:t>אמרו</w:t>
      </w:r>
      <w:r w:rsidRPr="007435EB">
        <w:rPr>
          <w:b/>
          <w:rtl/>
        </w:rPr>
        <w:t xml:space="preserve"> </w:t>
      </w:r>
      <w:r w:rsidRPr="007435EB">
        <w:rPr>
          <w:rFonts w:hint="cs"/>
          <w:b/>
          <w:rtl/>
        </w:rPr>
        <w:t>לו</w:t>
      </w:r>
      <w:r w:rsidRPr="007435EB">
        <w:rPr>
          <w:b/>
          <w:rtl/>
        </w:rPr>
        <w:t xml:space="preserve"> - </w:t>
      </w:r>
      <w:r w:rsidRPr="007435EB">
        <w:rPr>
          <w:rFonts w:hint="cs"/>
          <w:b/>
          <w:rtl/>
        </w:rPr>
        <w:t>אין</w:t>
      </w:r>
      <w:r w:rsidRPr="007435EB">
        <w:rPr>
          <w:b/>
          <w:rtl/>
        </w:rPr>
        <w:t xml:space="preserve"> </w:t>
      </w:r>
      <w:r w:rsidRPr="007435EB">
        <w:rPr>
          <w:rFonts w:hint="cs"/>
          <w:b/>
          <w:rtl/>
        </w:rPr>
        <w:t>אחראין</w:t>
      </w:r>
      <w:r w:rsidRPr="007435EB">
        <w:rPr>
          <w:b/>
          <w:rtl/>
        </w:rPr>
        <w:t xml:space="preserve"> </w:t>
      </w:r>
      <w:r w:rsidRPr="007435EB">
        <w:rPr>
          <w:rFonts w:hint="cs"/>
          <w:b/>
          <w:rtl/>
        </w:rPr>
        <w:t>זה</w:t>
      </w:r>
      <w:r w:rsidRPr="007435EB">
        <w:rPr>
          <w:b/>
          <w:rtl/>
        </w:rPr>
        <w:t xml:space="preserve"> </w:t>
      </w:r>
      <w:r w:rsidRPr="007435EB">
        <w:rPr>
          <w:rFonts w:hint="cs"/>
          <w:b/>
          <w:rtl/>
        </w:rPr>
        <w:t>לזה</w:t>
      </w:r>
      <w:r w:rsidRPr="007435EB">
        <w:rPr>
          <w:b/>
          <w:rtl/>
        </w:rPr>
        <w:t>.</w:t>
      </w:r>
    </w:p>
    <w:p w14:paraId="0BFD53EC" w14:textId="6889C926" w:rsidR="00E8089F" w:rsidRPr="007435EB" w:rsidRDefault="00F47631" w:rsidP="00F47631">
      <w:pPr>
        <w:pStyle w:val="affd"/>
        <w:rPr>
          <w:bCs/>
          <w:rtl/>
        </w:rPr>
      </w:pPr>
      <w:r>
        <w:rPr>
          <w:rFonts w:hint="cs"/>
          <w:rtl/>
        </w:rPr>
        <w:t>***</w:t>
      </w:r>
    </w:p>
    <w:p w14:paraId="1089301F" w14:textId="77777777" w:rsidR="00E8089F" w:rsidRPr="007435EB" w:rsidRDefault="00E8089F" w:rsidP="00E8089F">
      <w:pPr>
        <w:rPr>
          <w:rtl/>
        </w:rPr>
      </w:pPr>
      <w:r w:rsidRPr="007435EB">
        <w:rPr>
          <w:rFonts w:ascii="Fb Fontext" w:hAnsi="Fb Fontext" w:hint="cs"/>
          <w:rtl/>
        </w:rPr>
        <w:t>שתי</w:t>
      </w:r>
      <w:r w:rsidRPr="007435EB">
        <w:rPr>
          <w:rFonts w:ascii="Fb Fontext" w:hAnsi="Fb Fontext"/>
          <w:rtl/>
        </w:rPr>
        <w:t xml:space="preserve"> </w:t>
      </w:r>
      <w:r w:rsidRPr="007435EB">
        <w:rPr>
          <w:rFonts w:ascii="Fb Fontext" w:hAnsi="Fb Fontext" w:hint="cs"/>
          <w:rtl/>
        </w:rPr>
        <w:t>חבורות</w:t>
      </w:r>
      <w:r w:rsidRPr="007435EB">
        <w:rPr>
          <w:rFonts w:ascii="Fb Fontext" w:hAnsi="Fb Fontext"/>
          <w:rtl/>
        </w:rPr>
        <w:t xml:space="preserve"> </w:t>
      </w:r>
      <w:r w:rsidRPr="007435EB">
        <w:rPr>
          <w:rFonts w:ascii="Fb Fontext" w:hAnsi="Fb Fontext" w:hint="cs"/>
          <w:rtl/>
        </w:rPr>
        <w:t>שנתערבו</w:t>
      </w:r>
      <w:r w:rsidRPr="007435EB">
        <w:rPr>
          <w:rFonts w:ascii="Fb Fontext" w:hAnsi="Fb Fontext"/>
          <w:rtl/>
        </w:rPr>
        <w:t xml:space="preserve"> </w:t>
      </w:r>
      <w:r w:rsidRPr="007435EB">
        <w:rPr>
          <w:rFonts w:ascii="Fb Fontext" w:hAnsi="Fb Fontext" w:hint="cs"/>
          <w:rtl/>
        </w:rPr>
        <w:t>פסחיהן</w:t>
      </w:r>
      <w:r w:rsidRPr="007435EB">
        <w:rPr>
          <w:rFonts w:ascii="Fb Fontext" w:hAnsi="Fb Fontext"/>
          <w:rtl/>
        </w:rPr>
        <w:t xml:space="preserve"> - </w:t>
      </w:r>
      <w:r w:rsidRPr="007435EB">
        <w:rPr>
          <w:rFonts w:ascii="Fb Fontext" w:hAnsi="Fb Fontext" w:hint="cs"/>
          <w:rtl/>
        </w:rPr>
        <w:t>אלו</w:t>
      </w:r>
      <w:r w:rsidRPr="007435EB">
        <w:rPr>
          <w:rFonts w:ascii="Fb Fontext" w:hAnsi="Fb Fontext"/>
          <w:rtl/>
        </w:rPr>
        <w:t xml:space="preserve"> </w:t>
      </w:r>
      <w:r w:rsidRPr="007435EB">
        <w:rPr>
          <w:rFonts w:ascii="Fb Fontext" w:hAnsi="Fb Fontext" w:hint="cs"/>
          <w:rtl/>
        </w:rPr>
        <w:t>מושכין</w:t>
      </w:r>
      <w:r w:rsidRPr="007435EB">
        <w:rPr>
          <w:rFonts w:ascii="Fb Fontext" w:hAnsi="Fb Fontext"/>
          <w:rtl/>
        </w:rPr>
        <w:t xml:space="preserve"> </w:t>
      </w:r>
      <w:r w:rsidRPr="007435EB">
        <w:rPr>
          <w:rFonts w:ascii="Fb Fontext" w:hAnsi="Fb Fontext" w:hint="cs"/>
          <w:rtl/>
        </w:rPr>
        <w:t>להן</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ואלו</w:t>
      </w:r>
      <w:r w:rsidRPr="007435EB">
        <w:rPr>
          <w:rFonts w:ascii="Fb Fontext" w:hAnsi="Fb Fontext"/>
          <w:rtl/>
        </w:rPr>
        <w:t xml:space="preserve"> </w:t>
      </w:r>
      <w:r w:rsidRPr="007435EB">
        <w:rPr>
          <w:rFonts w:ascii="Fb Fontext" w:hAnsi="Fb Fontext" w:hint="cs"/>
          <w:rtl/>
        </w:rPr>
        <w:t>מושכין</w:t>
      </w:r>
      <w:r w:rsidRPr="007435EB">
        <w:rPr>
          <w:rFonts w:ascii="Fb Fontext" w:hAnsi="Fb Fontext"/>
          <w:rtl/>
        </w:rPr>
        <w:t xml:space="preserve"> </w:t>
      </w:r>
      <w:r w:rsidRPr="007435EB">
        <w:rPr>
          <w:rFonts w:ascii="Fb Fontext" w:hAnsi="Fb Fontext" w:hint="cs"/>
          <w:rtl/>
        </w:rPr>
        <w:t>להן</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w:t>
      </w:r>
    </w:p>
    <w:p w14:paraId="7A07CF41" w14:textId="77777777" w:rsidR="00E8089F" w:rsidRPr="007435EB" w:rsidRDefault="00E8089F" w:rsidP="00E8089F">
      <w:pPr>
        <w:rPr>
          <w:rtl/>
        </w:rPr>
      </w:pPr>
      <w:r w:rsidRPr="007435EB">
        <w:rPr>
          <w:rFonts w:hint="cs"/>
          <w:rtl/>
        </w:rPr>
        <w:t>אחד</w:t>
      </w:r>
      <w:r w:rsidRPr="007435EB">
        <w:rPr>
          <w:rtl/>
        </w:rPr>
        <w:t xml:space="preserve"> </w:t>
      </w:r>
      <w:r w:rsidRPr="007435EB">
        <w:rPr>
          <w:rFonts w:hint="cs"/>
          <w:rtl/>
        </w:rPr>
        <w:t>מאלו</w:t>
      </w:r>
      <w:r w:rsidRPr="007435EB">
        <w:rPr>
          <w:rtl/>
        </w:rPr>
        <w:t xml:space="preserve"> </w:t>
      </w:r>
      <w:r w:rsidRPr="007435EB">
        <w:rPr>
          <w:rFonts w:hint="cs"/>
          <w:rtl/>
        </w:rPr>
        <w:t>בא</w:t>
      </w:r>
      <w:r w:rsidRPr="007435EB">
        <w:rPr>
          <w:rtl/>
        </w:rPr>
        <w:t xml:space="preserve"> </w:t>
      </w:r>
      <w:r w:rsidRPr="007435EB">
        <w:rPr>
          <w:rFonts w:hint="cs"/>
          <w:rtl/>
        </w:rPr>
        <w:t>לו</w:t>
      </w:r>
      <w:r w:rsidRPr="007435EB">
        <w:rPr>
          <w:rtl/>
        </w:rPr>
        <w:t xml:space="preserve"> </w:t>
      </w:r>
      <w:r w:rsidRPr="007435EB">
        <w:rPr>
          <w:rFonts w:hint="cs"/>
          <w:rtl/>
        </w:rPr>
        <w:t>אצל</w:t>
      </w:r>
      <w:r w:rsidRPr="007435EB">
        <w:rPr>
          <w:rtl/>
        </w:rPr>
        <w:t xml:space="preserve"> </w:t>
      </w:r>
      <w:r w:rsidRPr="007435EB">
        <w:rPr>
          <w:rFonts w:hint="cs"/>
          <w:rtl/>
        </w:rPr>
        <w:t>אלו</w:t>
      </w:r>
      <w:r w:rsidRPr="007435EB">
        <w:rPr>
          <w:rtl/>
        </w:rPr>
        <w:t xml:space="preserve">, </w:t>
      </w:r>
      <w:r w:rsidRPr="007435EB">
        <w:rPr>
          <w:rFonts w:hint="cs"/>
          <w:rtl/>
        </w:rPr>
        <w:t>ואחד</w:t>
      </w:r>
      <w:r w:rsidRPr="007435EB">
        <w:rPr>
          <w:rtl/>
        </w:rPr>
        <w:t xml:space="preserve"> </w:t>
      </w:r>
      <w:r w:rsidRPr="007435EB">
        <w:rPr>
          <w:rFonts w:hint="cs"/>
          <w:rtl/>
        </w:rPr>
        <w:t>מאלו</w:t>
      </w:r>
      <w:r w:rsidRPr="007435EB">
        <w:rPr>
          <w:rtl/>
        </w:rPr>
        <w:t xml:space="preserve"> </w:t>
      </w:r>
      <w:r w:rsidRPr="007435EB">
        <w:rPr>
          <w:rFonts w:hint="cs"/>
          <w:rtl/>
        </w:rPr>
        <w:t>בא</w:t>
      </w:r>
      <w:r w:rsidRPr="007435EB">
        <w:rPr>
          <w:rtl/>
        </w:rPr>
        <w:t xml:space="preserve"> </w:t>
      </w:r>
      <w:r w:rsidRPr="007435EB">
        <w:rPr>
          <w:rFonts w:hint="cs"/>
          <w:rtl/>
        </w:rPr>
        <w:t>לו</w:t>
      </w:r>
      <w:r w:rsidRPr="007435EB">
        <w:rPr>
          <w:rtl/>
        </w:rPr>
        <w:t xml:space="preserve"> </w:t>
      </w:r>
      <w:r w:rsidRPr="007435EB">
        <w:rPr>
          <w:rFonts w:hint="cs"/>
          <w:rtl/>
        </w:rPr>
        <w:t>אצל</w:t>
      </w:r>
      <w:r w:rsidRPr="007435EB">
        <w:rPr>
          <w:rtl/>
        </w:rPr>
        <w:t xml:space="preserve"> </w:t>
      </w:r>
      <w:r w:rsidRPr="007435EB">
        <w:rPr>
          <w:rFonts w:hint="cs"/>
          <w:rtl/>
        </w:rPr>
        <w:t>אלו</w:t>
      </w:r>
      <w:r w:rsidRPr="007435EB">
        <w:rPr>
          <w:rtl/>
        </w:rPr>
        <w:t>.</w:t>
      </w:r>
    </w:p>
    <w:p w14:paraId="18A6E115" w14:textId="77777777" w:rsidR="00E8089F" w:rsidRPr="007435EB" w:rsidRDefault="00E8089F" w:rsidP="00E8089F">
      <w:pPr>
        <w:rPr>
          <w:rtl/>
        </w:rPr>
      </w:pPr>
      <w:r w:rsidRPr="007435EB">
        <w:rPr>
          <w:rFonts w:hint="cs"/>
          <w:rtl/>
        </w:rPr>
        <w:t>וכך</w:t>
      </w:r>
      <w:r w:rsidRPr="007435EB">
        <w:rPr>
          <w:rtl/>
        </w:rPr>
        <w:t xml:space="preserve"> </w:t>
      </w:r>
      <w:r w:rsidRPr="007435EB">
        <w:rPr>
          <w:rFonts w:hint="cs"/>
          <w:rtl/>
        </w:rPr>
        <w:t>הם</w:t>
      </w:r>
      <w:r w:rsidRPr="007435EB">
        <w:rPr>
          <w:rtl/>
        </w:rPr>
        <w:t xml:space="preserve"> </w:t>
      </w:r>
      <w:r w:rsidRPr="007435EB">
        <w:rPr>
          <w:rFonts w:hint="cs"/>
          <w:rtl/>
        </w:rPr>
        <w:t>אומרים</w:t>
      </w:r>
      <w:r w:rsidRPr="007435EB">
        <w:rPr>
          <w:rtl/>
        </w:rPr>
        <w:t xml:space="preserve">: </w:t>
      </w:r>
      <w:r w:rsidRPr="007435EB">
        <w:rPr>
          <w:rFonts w:hint="cs"/>
          <w:rtl/>
        </w:rPr>
        <w:t>אם</w:t>
      </w:r>
      <w:r w:rsidRPr="007435EB">
        <w:rPr>
          <w:rtl/>
        </w:rPr>
        <w:t xml:space="preserve"> </w:t>
      </w:r>
      <w:r w:rsidRPr="007435EB">
        <w:rPr>
          <w:rFonts w:hint="cs"/>
          <w:rtl/>
        </w:rPr>
        <w:t>שלנו</w:t>
      </w:r>
      <w:r w:rsidRPr="007435EB">
        <w:rPr>
          <w:rtl/>
        </w:rPr>
        <w:t xml:space="preserve"> </w:t>
      </w:r>
      <w:r w:rsidRPr="007435EB">
        <w:rPr>
          <w:rFonts w:hint="cs"/>
          <w:rtl/>
        </w:rPr>
        <w:t>הוא</w:t>
      </w:r>
      <w:r w:rsidRPr="007435EB">
        <w:rPr>
          <w:rtl/>
        </w:rPr>
        <w:t xml:space="preserve"> </w:t>
      </w:r>
      <w:r w:rsidRPr="007435EB">
        <w:rPr>
          <w:rFonts w:hint="cs"/>
          <w:rtl/>
        </w:rPr>
        <w:t>הפסח</w:t>
      </w:r>
      <w:r w:rsidRPr="007435EB">
        <w:rPr>
          <w:rtl/>
        </w:rPr>
        <w:t xml:space="preserve"> </w:t>
      </w:r>
      <w:r w:rsidRPr="007435EB">
        <w:rPr>
          <w:rFonts w:hint="cs"/>
          <w:rtl/>
        </w:rPr>
        <w:t>הזה</w:t>
      </w:r>
      <w:r w:rsidRPr="007435EB">
        <w:rPr>
          <w:rtl/>
        </w:rPr>
        <w:t xml:space="preserve"> - </w:t>
      </w:r>
      <w:r w:rsidRPr="007435EB">
        <w:rPr>
          <w:rFonts w:hint="cs"/>
          <w:rtl/>
        </w:rPr>
        <w:t>ידיך</w:t>
      </w:r>
      <w:r w:rsidRPr="007435EB">
        <w:rPr>
          <w:rtl/>
        </w:rPr>
        <w:t xml:space="preserve"> </w:t>
      </w:r>
      <w:r w:rsidRPr="007435EB">
        <w:rPr>
          <w:rFonts w:hint="cs"/>
          <w:rtl/>
        </w:rPr>
        <w:t>משוכות</w:t>
      </w:r>
      <w:r w:rsidRPr="007435EB">
        <w:rPr>
          <w:rtl/>
        </w:rPr>
        <w:t xml:space="preserve"> </w:t>
      </w:r>
      <w:r w:rsidRPr="007435EB">
        <w:rPr>
          <w:rFonts w:hint="cs"/>
          <w:rtl/>
        </w:rPr>
        <w:t>משלך</w:t>
      </w:r>
      <w:r w:rsidRPr="007435EB">
        <w:rPr>
          <w:rtl/>
        </w:rPr>
        <w:t xml:space="preserve"> </w:t>
      </w:r>
      <w:r w:rsidRPr="007435EB">
        <w:rPr>
          <w:rFonts w:hint="cs"/>
          <w:rtl/>
        </w:rPr>
        <w:t>ונמנית</w:t>
      </w:r>
      <w:r w:rsidRPr="007435EB">
        <w:rPr>
          <w:rtl/>
        </w:rPr>
        <w:t xml:space="preserve"> </w:t>
      </w:r>
      <w:r w:rsidRPr="007435EB">
        <w:rPr>
          <w:rFonts w:hint="cs"/>
          <w:rtl/>
        </w:rPr>
        <w:t>על</w:t>
      </w:r>
      <w:r w:rsidRPr="007435EB">
        <w:rPr>
          <w:rtl/>
        </w:rPr>
        <w:t xml:space="preserve"> </w:t>
      </w:r>
      <w:r w:rsidRPr="007435EB">
        <w:rPr>
          <w:rFonts w:hint="cs"/>
          <w:rtl/>
        </w:rPr>
        <w:t>שלנו</w:t>
      </w:r>
      <w:r w:rsidRPr="007435EB">
        <w:rPr>
          <w:rtl/>
        </w:rPr>
        <w:t>.</w:t>
      </w:r>
    </w:p>
    <w:p w14:paraId="5515AED4" w14:textId="77777777" w:rsidR="00E8089F" w:rsidRPr="007435EB" w:rsidRDefault="00E8089F" w:rsidP="00E8089F">
      <w:pPr>
        <w:rPr>
          <w:rFonts w:cs="Guttman Vilna"/>
          <w:b/>
          <w:bCs/>
          <w:rtl/>
        </w:rPr>
      </w:pPr>
      <w:r w:rsidRPr="007435EB">
        <w:rPr>
          <w:rFonts w:hint="cs"/>
          <w:rtl/>
        </w:rPr>
        <w:t>ואם</w:t>
      </w:r>
      <w:r w:rsidRPr="007435EB">
        <w:rPr>
          <w:rtl/>
        </w:rPr>
        <w:t xml:space="preserve"> </w:t>
      </w:r>
      <w:r w:rsidRPr="007435EB">
        <w:rPr>
          <w:rFonts w:hint="cs"/>
          <w:rtl/>
        </w:rPr>
        <w:t>שלך</w:t>
      </w:r>
      <w:r w:rsidRPr="007435EB">
        <w:rPr>
          <w:rtl/>
        </w:rPr>
        <w:t xml:space="preserve"> </w:t>
      </w:r>
      <w:r w:rsidRPr="007435EB">
        <w:rPr>
          <w:rFonts w:hint="cs"/>
          <w:rtl/>
        </w:rPr>
        <w:t>הוא</w:t>
      </w:r>
      <w:r w:rsidRPr="007435EB">
        <w:rPr>
          <w:rtl/>
        </w:rPr>
        <w:t xml:space="preserve"> </w:t>
      </w:r>
      <w:r w:rsidRPr="007435EB">
        <w:rPr>
          <w:rFonts w:hint="cs"/>
          <w:rtl/>
        </w:rPr>
        <w:t>הפסח</w:t>
      </w:r>
      <w:r w:rsidRPr="007435EB">
        <w:rPr>
          <w:rtl/>
        </w:rPr>
        <w:t xml:space="preserve"> </w:t>
      </w:r>
      <w:r w:rsidRPr="007435EB">
        <w:rPr>
          <w:rFonts w:hint="cs"/>
          <w:rtl/>
        </w:rPr>
        <w:t>הזה</w:t>
      </w:r>
      <w:r w:rsidRPr="007435EB">
        <w:rPr>
          <w:rtl/>
        </w:rPr>
        <w:t xml:space="preserve"> - </w:t>
      </w:r>
      <w:r w:rsidRPr="007435EB">
        <w:rPr>
          <w:rFonts w:hint="cs"/>
          <w:rtl/>
        </w:rPr>
        <w:t>ידינו</w:t>
      </w:r>
      <w:r w:rsidRPr="007435EB">
        <w:rPr>
          <w:rtl/>
        </w:rPr>
        <w:t xml:space="preserve"> </w:t>
      </w:r>
      <w:r w:rsidRPr="007435EB">
        <w:rPr>
          <w:rFonts w:hint="cs"/>
          <w:rtl/>
        </w:rPr>
        <w:t>משוכות</w:t>
      </w:r>
      <w:r w:rsidRPr="007435EB">
        <w:rPr>
          <w:rtl/>
        </w:rPr>
        <w:t xml:space="preserve"> </w:t>
      </w:r>
      <w:r w:rsidRPr="007435EB">
        <w:rPr>
          <w:rFonts w:hint="cs"/>
          <w:rtl/>
        </w:rPr>
        <w:t>משלנו</w:t>
      </w:r>
      <w:r w:rsidRPr="007435EB">
        <w:rPr>
          <w:rtl/>
        </w:rPr>
        <w:t xml:space="preserve">, </w:t>
      </w:r>
      <w:r w:rsidRPr="007435EB">
        <w:rPr>
          <w:rFonts w:hint="cs"/>
          <w:rtl/>
        </w:rPr>
        <w:t>ונמנינו</w:t>
      </w:r>
      <w:r w:rsidRPr="007435EB">
        <w:rPr>
          <w:rtl/>
        </w:rPr>
        <w:t xml:space="preserve"> </w:t>
      </w:r>
      <w:r w:rsidRPr="007435EB">
        <w:rPr>
          <w:rFonts w:hint="cs"/>
          <w:rtl/>
        </w:rPr>
        <w:t>על</w:t>
      </w:r>
      <w:r w:rsidRPr="007435EB">
        <w:rPr>
          <w:rtl/>
        </w:rPr>
        <w:t xml:space="preserve"> </w:t>
      </w:r>
      <w:r w:rsidRPr="007435EB">
        <w:rPr>
          <w:rFonts w:hint="cs"/>
          <w:rtl/>
        </w:rPr>
        <w:t>שלך</w:t>
      </w:r>
      <w:r w:rsidRPr="007435EB">
        <w:rPr>
          <w:rtl/>
        </w:rPr>
        <w:t>.</w:t>
      </w:r>
    </w:p>
    <w:p w14:paraId="3BE0F0CE" w14:textId="77777777" w:rsidR="00E8089F" w:rsidRPr="007435EB" w:rsidRDefault="00E8089F" w:rsidP="00E8089F">
      <w:pPr>
        <w:rPr>
          <w:rtl/>
        </w:rPr>
      </w:pPr>
      <w:r w:rsidRPr="007435EB">
        <w:rPr>
          <w:rFonts w:hint="cs"/>
          <w:rtl/>
        </w:rPr>
        <w:t>וכן</w:t>
      </w:r>
      <w:r w:rsidRPr="007435EB">
        <w:rPr>
          <w:rtl/>
        </w:rPr>
        <w:t xml:space="preserve"> </w:t>
      </w:r>
      <w:r w:rsidRPr="007435EB">
        <w:rPr>
          <w:rFonts w:hint="cs"/>
          <w:rtl/>
        </w:rPr>
        <w:t>חמש</w:t>
      </w:r>
      <w:r w:rsidRPr="007435EB">
        <w:rPr>
          <w:rtl/>
        </w:rPr>
        <w:t xml:space="preserve"> </w:t>
      </w:r>
      <w:r w:rsidRPr="007435EB">
        <w:rPr>
          <w:rFonts w:hint="cs"/>
          <w:rtl/>
        </w:rPr>
        <w:t>חבורות</w:t>
      </w:r>
      <w:r w:rsidRPr="007435EB">
        <w:rPr>
          <w:rtl/>
        </w:rPr>
        <w:t xml:space="preserve"> </w:t>
      </w:r>
      <w:r w:rsidRPr="007435EB">
        <w:rPr>
          <w:rFonts w:hint="cs"/>
          <w:rtl/>
        </w:rPr>
        <w:t>של</w:t>
      </w:r>
      <w:r w:rsidRPr="007435EB">
        <w:rPr>
          <w:rtl/>
        </w:rPr>
        <w:t xml:space="preserve"> ה'</w:t>
      </w:r>
      <w:r w:rsidRPr="007435EB">
        <w:rPr>
          <w:rFonts w:hint="cs"/>
          <w:rtl/>
        </w:rPr>
        <w:t xml:space="preserve"> ה</w:t>
      </w:r>
      <w:r w:rsidRPr="007435EB">
        <w:rPr>
          <w:rtl/>
        </w:rPr>
        <w:t>'</w:t>
      </w:r>
      <w:r w:rsidRPr="007435EB">
        <w:rPr>
          <w:rFonts w:hint="cs"/>
          <w:rtl/>
        </w:rPr>
        <w:t xml:space="preserve"> ושל י' י' </w:t>
      </w:r>
      <w:r w:rsidRPr="007435EB">
        <w:rPr>
          <w:rtl/>
        </w:rPr>
        <w:t xml:space="preserve">- </w:t>
      </w:r>
      <w:r w:rsidRPr="007435EB">
        <w:rPr>
          <w:rFonts w:hint="cs"/>
          <w:rtl/>
        </w:rPr>
        <w:t>מושכין</w:t>
      </w:r>
      <w:r w:rsidRPr="007435EB">
        <w:rPr>
          <w:rtl/>
        </w:rPr>
        <w:t xml:space="preserve"> </w:t>
      </w:r>
      <w:r w:rsidRPr="007435EB">
        <w:rPr>
          <w:rFonts w:hint="cs"/>
          <w:rtl/>
        </w:rPr>
        <w:t>להן</w:t>
      </w:r>
      <w:r w:rsidRPr="007435EB">
        <w:rPr>
          <w:rtl/>
        </w:rPr>
        <w:t xml:space="preserve"> </w:t>
      </w:r>
      <w:r w:rsidRPr="007435EB">
        <w:rPr>
          <w:rFonts w:hint="cs"/>
          <w:rtl/>
        </w:rPr>
        <w:t>אחד</w:t>
      </w:r>
      <w:r w:rsidRPr="007435EB">
        <w:rPr>
          <w:rtl/>
        </w:rPr>
        <w:t xml:space="preserve"> </w:t>
      </w:r>
      <w:r w:rsidRPr="007435EB">
        <w:rPr>
          <w:rFonts w:hint="cs"/>
          <w:rtl/>
        </w:rPr>
        <w:t>מכל</w:t>
      </w:r>
      <w:r w:rsidRPr="007435EB">
        <w:rPr>
          <w:rtl/>
        </w:rPr>
        <w:t xml:space="preserve"> </w:t>
      </w:r>
      <w:r w:rsidRPr="007435EB">
        <w:rPr>
          <w:rFonts w:hint="cs"/>
          <w:rtl/>
        </w:rPr>
        <w:t>חבורה</w:t>
      </w:r>
      <w:r w:rsidRPr="007435EB">
        <w:rPr>
          <w:rtl/>
        </w:rPr>
        <w:t xml:space="preserve"> </w:t>
      </w:r>
      <w:r w:rsidRPr="007435EB">
        <w:rPr>
          <w:rFonts w:hint="cs"/>
          <w:rtl/>
        </w:rPr>
        <w:t>וחבורה</w:t>
      </w:r>
      <w:r w:rsidRPr="007435EB">
        <w:rPr>
          <w:rtl/>
        </w:rPr>
        <w:t xml:space="preserve">, </w:t>
      </w:r>
      <w:r w:rsidRPr="007435EB">
        <w:rPr>
          <w:rFonts w:hint="cs"/>
          <w:rtl/>
        </w:rPr>
        <w:t>וכן</w:t>
      </w:r>
      <w:r w:rsidRPr="007435EB">
        <w:rPr>
          <w:rtl/>
        </w:rPr>
        <w:t xml:space="preserve"> </w:t>
      </w:r>
      <w:r w:rsidRPr="007435EB">
        <w:rPr>
          <w:rFonts w:hint="cs"/>
          <w:rtl/>
        </w:rPr>
        <w:t>הם</w:t>
      </w:r>
      <w:r w:rsidRPr="007435EB">
        <w:rPr>
          <w:rtl/>
        </w:rPr>
        <w:t xml:space="preserve"> </w:t>
      </w:r>
      <w:r w:rsidRPr="007435EB">
        <w:rPr>
          <w:rFonts w:hint="cs"/>
          <w:rtl/>
        </w:rPr>
        <w:t>אומרים</w:t>
      </w:r>
      <w:r w:rsidRPr="007435EB">
        <w:rPr>
          <w:rtl/>
        </w:rPr>
        <w:t>.</w:t>
      </w:r>
    </w:p>
    <w:p w14:paraId="3F82D6FE" w14:textId="77777777" w:rsidR="00E8089F" w:rsidRPr="007435EB" w:rsidRDefault="00E8089F" w:rsidP="00E8089F">
      <w:pPr>
        <w:rPr>
          <w:rtl/>
        </w:rPr>
      </w:pPr>
      <w:r w:rsidRPr="007435EB">
        <w:rPr>
          <w:rFonts w:hint="cs"/>
          <w:rtl/>
        </w:rPr>
        <w:t>שנים</w:t>
      </w:r>
      <w:r w:rsidRPr="007435EB">
        <w:rPr>
          <w:rtl/>
        </w:rPr>
        <w:t xml:space="preserve"> </w:t>
      </w:r>
      <w:r w:rsidRPr="007435EB">
        <w:rPr>
          <w:rFonts w:hint="cs"/>
          <w:rtl/>
        </w:rPr>
        <w:t>שנתערבו</w:t>
      </w:r>
      <w:r w:rsidRPr="007435EB">
        <w:rPr>
          <w:rtl/>
        </w:rPr>
        <w:t xml:space="preserve"> </w:t>
      </w:r>
      <w:r w:rsidRPr="007435EB">
        <w:rPr>
          <w:rFonts w:hint="cs"/>
          <w:rtl/>
        </w:rPr>
        <w:t>פסחיהן</w:t>
      </w:r>
      <w:r w:rsidRPr="007435EB">
        <w:rPr>
          <w:rtl/>
        </w:rPr>
        <w:t xml:space="preserve"> - </w:t>
      </w:r>
      <w:r w:rsidRPr="007435EB">
        <w:rPr>
          <w:rFonts w:hint="cs"/>
          <w:rtl/>
        </w:rPr>
        <w:t>זה</w:t>
      </w:r>
      <w:r w:rsidRPr="007435EB">
        <w:rPr>
          <w:rtl/>
        </w:rPr>
        <w:t xml:space="preserve"> </w:t>
      </w:r>
      <w:r w:rsidRPr="007435EB">
        <w:rPr>
          <w:rFonts w:hint="cs"/>
          <w:rtl/>
        </w:rPr>
        <w:t>מושך</w:t>
      </w:r>
      <w:r w:rsidRPr="007435EB">
        <w:rPr>
          <w:rtl/>
        </w:rPr>
        <w:t xml:space="preserve"> </w:t>
      </w:r>
      <w:r w:rsidRPr="007435EB">
        <w:rPr>
          <w:rFonts w:hint="cs"/>
          <w:rtl/>
        </w:rPr>
        <w:t>לו</w:t>
      </w:r>
      <w:r w:rsidRPr="007435EB">
        <w:rPr>
          <w:rtl/>
        </w:rPr>
        <w:t xml:space="preserve"> </w:t>
      </w:r>
      <w:r w:rsidRPr="007435EB">
        <w:rPr>
          <w:rFonts w:hint="cs"/>
          <w:rtl/>
        </w:rPr>
        <w:t>אחד</w:t>
      </w:r>
      <w:r w:rsidRPr="007435EB">
        <w:rPr>
          <w:rtl/>
        </w:rPr>
        <w:t xml:space="preserve">, </w:t>
      </w:r>
      <w:r w:rsidRPr="007435EB">
        <w:rPr>
          <w:rFonts w:hint="cs"/>
          <w:rtl/>
        </w:rPr>
        <w:t>וזה</w:t>
      </w:r>
      <w:r w:rsidRPr="007435EB">
        <w:rPr>
          <w:rtl/>
        </w:rPr>
        <w:t xml:space="preserve"> </w:t>
      </w:r>
      <w:r w:rsidRPr="007435EB">
        <w:rPr>
          <w:rFonts w:hint="cs"/>
          <w:rtl/>
        </w:rPr>
        <w:t>מושך</w:t>
      </w:r>
      <w:r w:rsidRPr="007435EB">
        <w:rPr>
          <w:rtl/>
        </w:rPr>
        <w:t xml:space="preserve"> </w:t>
      </w:r>
      <w:r w:rsidRPr="007435EB">
        <w:rPr>
          <w:rFonts w:hint="cs"/>
          <w:rtl/>
        </w:rPr>
        <w:t>לו</w:t>
      </w:r>
      <w:r w:rsidRPr="007435EB">
        <w:rPr>
          <w:rtl/>
        </w:rPr>
        <w:t xml:space="preserve"> </w:t>
      </w:r>
      <w:r w:rsidRPr="007435EB">
        <w:rPr>
          <w:rFonts w:hint="cs"/>
          <w:rtl/>
        </w:rPr>
        <w:t>אחד</w:t>
      </w:r>
      <w:r w:rsidRPr="007435EB">
        <w:rPr>
          <w:rtl/>
        </w:rPr>
        <w:t>.</w:t>
      </w:r>
    </w:p>
    <w:p w14:paraId="197EA50B" w14:textId="77777777" w:rsidR="00E8089F" w:rsidRPr="007435EB" w:rsidRDefault="00E8089F" w:rsidP="00E8089F">
      <w:pPr>
        <w:rPr>
          <w:rtl/>
        </w:rPr>
      </w:pPr>
      <w:r w:rsidRPr="007435EB">
        <w:rPr>
          <w:rtl/>
        </w:rPr>
        <w:tab/>
      </w:r>
      <w:r w:rsidRPr="007435EB">
        <w:rPr>
          <w:rFonts w:hint="cs"/>
          <w:rtl/>
        </w:rPr>
        <w:t>זה</w:t>
      </w:r>
      <w:r w:rsidRPr="007435EB">
        <w:rPr>
          <w:rtl/>
        </w:rPr>
        <w:t xml:space="preserve"> </w:t>
      </w:r>
      <w:r w:rsidRPr="007435EB">
        <w:rPr>
          <w:rFonts w:hint="cs"/>
          <w:rtl/>
        </w:rPr>
        <w:t>ממנה</w:t>
      </w:r>
      <w:r w:rsidRPr="007435EB">
        <w:rPr>
          <w:rtl/>
        </w:rPr>
        <w:t xml:space="preserve"> </w:t>
      </w:r>
      <w:r w:rsidRPr="007435EB">
        <w:rPr>
          <w:rFonts w:hint="cs"/>
          <w:rtl/>
        </w:rPr>
        <w:t>עמו</w:t>
      </w:r>
      <w:r w:rsidRPr="007435EB">
        <w:rPr>
          <w:rtl/>
        </w:rPr>
        <w:t xml:space="preserve"> </w:t>
      </w:r>
      <w:r w:rsidRPr="007435EB">
        <w:rPr>
          <w:rFonts w:hint="cs"/>
          <w:rtl/>
        </w:rPr>
        <w:t>אחד</w:t>
      </w:r>
      <w:r w:rsidRPr="007435EB">
        <w:rPr>
          <w:rtl/>
        </w:rPr>
        <w:t xml:space="preserve"> </w:t>
      </w:r>
      <w:r w:rsidRPr="007435EB">
        <w:rPr>
          <w:rFonts w:hint="cs"/>
          <w:rtl/>
        </w:rPr>
        <w:t>מן</w:t>
      </w:r>
      <w:r w:rsidRPr="007435EB">
        <w:rPr>
          <w:rtl/>
        </w:rPr>
        <w:t xml:space="preserve"> </w:t>
      </w:r>
      <w:r w:rsidRPr="007435EB">
        <w:rPr>
          <w:rFonts w:hint="cs"/>
          <w:rtl/>
        </w:rPr>
        <w:t>השוק</w:t>
      </w:r>
      <w:r w:rsidRPr="007435EB">
        <w:rPr>
          <w:rtl/>
        </w:rPr>
        <w:t xml:space="preserve">, </w:t>
      </w:r>
      <w:r w:rsidRPr="007435EB">
        <w:rPr>
          <w:rFonts w:hint="cs"/>
          <w:rtl/>
        </w:rPr>
        <w:t>וזה</w:t>
      </w:r>
      <w:r w:rsidRPr="007435EB">
        <w:rPr>
          <w:rtl/>
        </w:rPr>
        <w:t xml:space="preserve"> </w:t>
      </w:r>
      <w:r w:rsidRPr="007435EB">
        <w:rPr>
          <w:rFonts w:hint="cs"/>
          <w:rtl/>
        </w:rPr>
        <w:t>ממנה</w:t>
      </w:r>
      <w:r w:rsidRPr="007435EB">
        <w:rPr>
          <w:rtl/>
        </w:rPr>
        <w:t xml:space="preserve"> </w:t>
      </w:r>
      <w:r w:rsidRPr="007435EB">
        <w:rPr>
          <w:rFonts w:hint="cs"/>
          <w:rtl/>
        </w:rPr>
        <w:t>עמו</w:t>
      </w:r>
      <w:r w:rsidRPr="007435EB">
        <w:rPr>
          <w:rtl/>
        </w:rPr>
        <w:t xml:space="preserve"> </w:t>
      </w:r>
      <w:r w:rsidRPr="007435EB">
        <w:rPr>
          <w:rFonts w:hint="cs"/>
          <w:rtl/>
        </w:rPr>
        <w:t>אחד</w:t>
      </w:r>
      <w:r w:rsidRPr="007435EB">
        <w:rPr>
          <w:rtl/>
        </w:rPr>
        <w:t xml:space="preserve"> </w:t>
      </w:r>
      <w:r w:rsidRPr="007435EB">
        <w:rPr>
          <w:rFonts w:hint="cs"/>
          <w:rtl/>
        </w:rPr>
        <w:t>מן</w:t>
      </w:r>
      <w:r w:rsidRPr="007435EB">
        <w:rPr>
          <w:rtl/>
        </w:rPr>
        <w:t xml:space="preserve"> </w:t>
      </w:r>
      <w:r w:rsidRPr="007435EB">
        <w:rPr>
          <w:rFonts w:hint="cs"/>
          <w:rtl/>
        </w:rPr>
        <w:t>השוק</w:t>
      </w:r>
      <w:r w:rsidRPr="007435EB">
        <w:rPr>
          <w:rtl/>
        </w:rPr>
        <w:t>.</w:t>
      </w:r>
    </w:p>
    <w:p w14:paraId="2A8E5783" w14:textId="77777777" w:rsidR="00E8089F" w:rsidRPr="007435EB" w:rsidRDefault="00E8089F" w:rsidP="00E8089F">
      <w:pPr>
        <w:rPr>
          <w:rtl/>
        </w:rPr>
      </w:pPr>
      <w:r w:rsidRPr="007435EB">
        <w:rPr>
          <w:rtl/>
        </w:rPr>
        <w:tab/>
      </w:r>
      <w:r w:rsidRPr="007435EB">
        <w:rPr>
          <w:rFonts w:hint="cs"/>
          <w:rtl/>
        </w:rPr>
        <w:t>זה</w:t>
      </w:r>
      <w:r w:rsidRPr="007435EB">
        <w:rPr>
          <w:rtl/>
        </w:rPr>
        <w:t xml:space="preserve"> </w:t>
      </w:r>
      <w:r w:rsidRPr="007435EB">
        <w:rPr>
          <w:rFonts w:hint="cs"/>
          <w:rtl/>
        </w:rPr>
        <w:t>בא</w:t>
      </w:r>
      <w:r w:rsidRPr="007435EB">
        <w:rPr>
          <w:rtl/>
        </w:rPr>
        <w:t xml:space="preserve"> </w:t>
      </w:r>
      <w:r w:rsidRPr="007435EB">
        <w:rPr>
          <w:rFonts w:hint="cs"/>
          <w:rtl/>
        </w:rPr>
        <w:t>אצל</w:t>
      </w:r>
      <w:r w:rsidRPr="007435EB">
        <w:rPr>
          <w:rtl/>
        </w:rPr>
        <w:t xml:space="preserve"> </w:t>
      </w:r>
      <w:r w:rsidRPr="007435EB">
        <w:rPr>
          <w:rFonts w:hint="cs"/>
          <w:rtl/>
        </w:rPr>
        <w:t>זה</w:t>
      </w:r>
      <w:r w:rsidRPr="007435EB">
        <w:rPr>
          <w:rtl/>
        </w:rPr>
        <w:t xml:space="preserve">, </w:t>
      </w:r>
      <w:r w:rsidRPr="007435EB">
        <w:rPr>
          <w:rFonts w:hint="cs"/>
          <w:rtl/>
        </w:rPr>
        <w:t>וזה</w:t>
      </w:r>
      <w:r w:rsidRPr="007435EB">
        <w:rPr>
          <w:rtl/>
        </w:rPr>
        <w:t xml:space="preserve"> </w:t>
      </w:r>
      <w:r w:rsidRPr="007435EB">
        <w:rPr>
          <w:rFonts w:hint="cs"/>
          <w:rtl/>
        </w:rPr>
        <w:t>בא</w:t>
      </w:r>
      <w:r w:rsidRPr="007435EB">
        <w:rPr>
          <w:rtl/>
        </w:rPr>
        <w:t xml:space="preserve"> </w:t>
      </w:r>
      <w:r w:rsidRPr="007435EB">
        <w:rPr>
          <w:rFonts w:hint="cs"/>
          <w:rtl/>
        </w:rPr>
        <w:t>אצל</w:t>
      </w:r>
      <w:r w:rsidRPr="007435EB">
        <w:rPr>
          <w:rtl/>
        </w:rPr>
        <w:t xml:space="preserve"> </w:t>
      </w:r>
      <w:r w:rsidRPr="007435EB">
        <w:rPr>
          <w:rFonts w:hint="cs"/>
          <w:rtl/>
        </w:rPr>
        <w:t>זה</w:t>
      </w:r>
      <w:r w:rsidRPr="007435EB">
        <w:rPr>
          <w:rtl/>
        </w:rPr>
        <w:t>.</w:t>
      </w:r>
    </w:p>
    <w:p w14:paraId="31BFFF21" w14:textId="77777777" w:rsidR="00E8089F" w:rsidRPr="007435EB" w:rsidRDefault="00E8089F" w:rsidP="00E8089F">
      <w:pPr>
        <w:rPr>
          <w:rtl/>
        </w:rPr>
      </w:pPr>
      <w:r w:rsidRPr="007435EB">
        <w:rPr>
          <w:rtl/>
        </w:rPr>
        <w:tab/>
      </w:r>
      <w:r w:rsidRPr="007435EB">
        <w:rPr>
          <w:rFonts w:hint="cs"/>
          <w:rtl/>
        </w:rPr>
        <w:t>וכך</w:t>
      </w:r>
      <w:r w:rsidRPr="007435EB">
        <w:rPr>
          <w:rtl/>
        </w:rPr>
        <w:t xml:space="preserve"> </w:t>
      </w:r>
      <w:r w:rsidRPr="007435EB">
        <w:rPr>
          <w:rFonts w:hint="cs"/>
          <w:rtl/>
        </w:rPr>
        <w:t>הם</w:t>
      </w:r>
      <w:r w:rsidRPr="007435EB">
        <w:rPr>
          <w:rtl/>
        </w:rPr>
        <w:t xml:space="preserve"> </w:t>
      </w:r>
      <w:r w:rsidRPr="007435EB">
        <w:rPr>
          <w:rFonts w:hint="cs"/>
          <w:rtl/>
        </w:rPr>
        <w:t>אומרים</w:t>
      </w:r>
      <w:r w:rsidRPr="007435EB">
        <w:rPr>
          <w:rtl/>
        </w:rPr>
        <w:t xml:space="preserve">: </w:t>
      </w:r>
      <w:r w:rsidRPr="007435EB">
        <w:rPr>
          <w:rFonts w:hint="cs"/>
          <w:rtl/>
        </w:rPr>
        <w:t>אם</w:t>
      </w:r>
      <w:r w:rsidRPr="007435EB">
        <w:rPr>
          <w:rtl/>
        </w:rPr>
        <w:t xml:space="preserve"> </w:t>
      </w:r>
      <w:r w:rsidRPr="007435EB">
        <w:rPr>
          <w:rFonts w:hint="cs"/>
          <w:rtl/>
        </w:rPr>
        <w:t>שלי</w:t>
      </w:r>
      <w:r w:rsidRPr="007435EB">
        <w:rPr>
          <w:rtl/>
        </w:rPr>
        <w:t xml:space="preserve"> </w:t>
      </w:r>
      <w:r w:rsidRPr="007435EB">
        <w:rPr>
          <w:rFonts w:hint="cs"/>
          <w:rtl/>
        </w:rPr>
        <w:t>הוא</w:t>
      </w:r>
      <w:r w:rsidRPr="007435EB">
        <w:rPr>
          <w:rtl/>
        </w:rPr>
        <w:t xml:space="preserve"> </w:t>
      </w:r>
      <w:r w:rsidRPr="007435EB">
        <w:rPr>
          <w:rFonts w:hint="cs"/>
          <w:rtl/>
        </w:rPr>
        <w:t>פסח</w:t>
      </w:r>
      <w:r w:rsidRPr="007435EB">
        <w:rPr>
          <w:rtl/>
        </w:rPr>
        <w:t xml:space="preserve"> </w:t>
      </w:r>
      <w:r w:rsidRPr="007435EB">
        <w:rPr>
          <w:rFonts w:hint="cs"/>
          <w:rtl/>
        </w:rPr>
        <w:t>זה</w:t>
      </w:r>
      <w:r w:rsidRPr="007435EB">
        <w:rPr>
          <w:rtl/>
        </w:rPr>
        <w:t xml:space="preserve"> - </w:t>
      </w:r>
      <w:r w:rsidRPr="007435EB">
        <w:rPr>
          <w:rFonts w:hint="cs"/>
          <w:rtl/>
        </w:rPr>
        <w:t>ידיך</w:t>
      </w:r>
      <w:r w:rsidRPr="007435EB">
        <w:rPr>
          <w:rtl/>
        </w:rPr>
        <w:t xml:space="preserve"> </w:t>
      </w:r>
      <w:r w:rsidRPr="007435EB">
        <w:rPr>
          <w:rFonts w:hint="cs"/>
          <w:rtl/>
        </w:rPr>
        <w:t>משוכות</w:t>
      </w:r>
      <w:r w:rsidRPr="007435EB">
        <w:rPr>
          <w:rtl/>
        </w:rPr>
        <w:t xml:space="preserve"> </w:t>
      </w:r>
      <w:r w:rsidRPr="007435EB">
        <w:rPr>
          <w:rFonts w:hint="cs"/>
          <w:rtl/>
        </w:rPr>
        <w:t>משלך</w:t>
      </w:r>
      <w:r w:rsidRPr="007435EB">
        <w:rPr>
          <w:rtl/>
        </w:rPr>
        <w:t xml:space="preserve">, </w:t>
      </w:r>
      <w:r w:rsidRPr="007435EB">
        <w:rPr>
          <w:rFonts w:hint="cs"/>
          <w:rtl/>
        </w:rPr>
        <w:t>ונמנית</w:t>
      </w:r>
      <w:r w:rsidRPr="007435EB">
        <w:rPr>
          <w:rtl/>
        </w:rPr>
        <w:t xml:space="preserve"> </w:t>
      </w:r>
      <w:r w:rsidRPr="007435EB">
        <w:rPr>
          <w:rFonts w:hint="cs"/>
          <w:rtl/>
        </w:rPr>
        <w:t>על</w:t>
      </w:r>
      <w:r w:rsidRPr="007435EB">
        <w:rPr>
          <w:rtl/>
        </w:rPr>
        <w:t xml:space="preserve"> </w:t>
      </w:r>
      <w:r w:rsidRPr="007435EB">
        <w:rPr>
          <w:rFonts w:hint="cs"/>
          <w:rtl/>
        </w:rPr>
        <w:t>שלי</w:t>
      </w:r>
      <w:r w:rsidRPr="007435EB">
        <w:rPr>
          <w:rtl/>
        </w:rPr>
        <w:t>.</w:t>
      </w:r>
    </w:p>
    <w:p w14:paraId="2DAB53DB" w14:textId="77777777" w:rsidR="00E8089F" w:rsidRPr="007435EB" w:rsidRDefault="00E8089F" w:rsidP="00E8089F">
      <w:pPr>
        <w:rPr>
          <w:rFonts w:cs="Guttman Vilna"/>
          <w:b/>
          <w:bCs/>
          <w:rtl/>
        </w:rPr>
      </w:pPr>
      <w:r w:rsidRPr="007435EB">
        <w:rPr>
          <w:rFonts w:hint="cs"/>
          <w:rtl/>
        </w:rPr>
        <w:t>ואם</w:t>
      </w:r>
      <w:r w:rsidRPr="007435EB">
        <w:rPr>
          <w:rtl/>
        </w:rPr>
        <w:t xml:space="preserve"> </w:t>
      </w:r>
      <w:r w:rsidRPr="007435EB">
        <w:rPr>
          <w:rFonts w:hint="cs"/>
          <w:rtl/>
        </w:rPr>
        <w:t>שלך</w:t>
      </w:r>
      <w:r w:rsidRPr="007435EB">
        <w:rPr>
          <w:rtl/>
        </w:rPr>
        <w:t xml:space="preserve"> </w:t>
      </w:r>
      <w:r w:rsidRPr="007435EB">
        <w:rPr>
          <w:rFonts w:hint="cs"/>
          <w:rtl/>
        </w:rPr>
        <w:t>הוא</w:t>
      </w:r>
      <w:r w:rsidRPr="007435EB">
        <w:rPr>
          <w:rtl/>
        </w:rPr>
        <w:t xml:space="preserve"> </w:t>
      </w:r>
      <w:r w:rsidRPr="007435EB">
        <w:rPr>
          <w:rFonts w:hint="cs"/>
          <w:rtl/>
        </w:rPr>
        <w:t>פסח</w:t>
      </w:r>
      <w:r w:rsidRPr="007435EB">
        <w:rPr>
          <w:rtl/>
        </w:rPr>
        <w:t xml:space="preserve"> </w:t>
      </w:r>
      <w:r w:rsidRPr="007435EB">
        <w:rPr>
          <w:rFonts w:hint="cs"/>
          <w:rtl/>
        </w:rPr>
        <w:t>זה</w:t>
      </w:r>
      <w:r w:rsidRPr="007435EB">
        <w:rPr>
          <w:rtl/>
        </w:rPr>
        <w:t xml:space="preserve"> - </w:t>
      </w:r>
      <w:r w:rsidRPr="007435EB">
        <w:rPr>
          <w:rFonts w:hint="cs"/>
          <w:rtl/>
        </w:rPr>
        <w:t>ידי</w:t>
      </w:r>
      <w:r w:rsidRPr="007435EB">
        <w:rPr>
          <w:rtl/>
        </w:rPr>
        <w:t xml:space="preserve"> </w:t>
      </w:r>
      <w:r w:rsidRPr="007435EB">
        <w:rPr>
          <w:rFonts w:hint="cs"/>
          <w:rtl/>
        </w:rPr>
        <w:t>משוכות</w:t>
      </w:r>
      <w:r w:rsidRPr="007435EB">
        <w:rPr>
          <w:rtl/>
        </w:rPr>
        <w:t xml:space="preserve"> </w:t>
      </w:r>
      <w:r w:rsidRPr="007435EB">
        <w:rPr>
          <w:rFonts w:hint="cs"/>
          <w:rtl/>
        </w:rPr>
        <w:t>משלי</w:t>
      </w:r>
      <w:r w:rsidRPr="007435EB">
        <w:rPr>
          <w:rtl/>
        </w:rPr>
        <w:t xml:space="preserve">, </w:t>
      </w:r>
      <w:r w:rsidRPr="007435EB">
        <w:rPr>
          <w:rFonts w:hint="cs"/>
          <w:rtl/>
        </w:rPr>
        <w:t>ונמניתי</w:t>
      </w:r>
      <w:r w:rsidRPr="007435EB">
        <w:rPr>
          <w:rtl/>
        </w:rPr>
        <w:t xml:space="preserve"> </w:t>
      </w:r>
      <w:r w:rsidRPr="007435EB">
        <w:rPr>
          <w:rFonts w:hint="cs"/>
          <w:rtl/>
        </w:rPr>
        <w:t>על</w:t>
      </w:r>
      <w:r w:rsidRPr="007435EB">
        <w:rPr>
          <w:rtl/>
        </w:rPr>
        <w:t xml:space="preserve"> </w:t>
      </w:r>
      <w:r w:rsidRPr="007435EB">
        <w:rPr>
          <w:rFonts w:hint="cs"/>
          <w:rtl/>
        </w:rPr>
        <w:t>שלך</w:t>
      </w:r>
      <w:r w:rsidRPr="007435EB">
        <w:rPr>
          <w:rtl/>
        </w:rPr>
        <w:t>.</w:t>
      </w:r>
    </w:p>
    <w:p w14:paraId="20BCBB3F" w14:textId="77AA4981" w:rsidR="00E8089F" w:rsidRPr="007435EB" w:rsidRDefault="00F47631" w:rsidP="00F47631">
      <w:pPr>
        <w:pStyle w:val="affd"/>
        <w:rPr>
          <w:del w:id="90042" w:author="מנוע עיצוב" w:date="2026-10-08T11:01:28Z"/>
          <w:bCs/>
          <w:rtl/>
        </w:rPr>
      </w:pPr>
      <w:del w:id="90041" w:author="מנוע עיצוב" w:date="2026-10-08T11:01:28Z">
        <w:r>
          <w:rPr>
            <w:rFonts w:hint="cs"/>
            <w:rtl/>
          </w:rPr>
          <w:delText xml:space="preserve">***</w:delText>
        </w:r>
      </w:del>
    </w:p>
    <w:p w14:paraId="03682CB1" w14:textId="77777777" w:rsidR="00E8089F" w:rsidRPr="007435EB" w:rsidRDefault="00E8089F" w:rsidP="005C3FF1">
      <w:pPr>
        <w:pStyle w:val="afff"/>
        <w:framePr w:wrap="around"/>
        <w:rPr>
          <w:rtl/>
        </w:rPr>
      </w:pPr>
      <w:r w:rsidRPr="007435EB">
        <w:rPr>
          <w:rFonts w:hint="cs"/>
          <w:rtl/>
        </w:rPr>
        <w:t>צט.</w:t>
      </w:r>
    </w:p>
    <w:p w14:paraId="4E873CBF" w14:textId="77777777" w:rsidR="00E8089F" w:rsidRPr="007435EB" w:rsidRDefault="00E8089F" w:rsidP="00E8089F">
      <w:pPr>
        <w:pStyle w:val="afffd"/>
        <w:rPr>
          <w:b/>
          <w:sz w:val="20"/>
          <w:rtl/>
        </w:rPr>
      </w:pPr>
      <w:ins w:id="9820" w:author="מספור קטעי משנה" w:date="2026-10-06T10:05:03Z">
        <w:r>
          <w:rPr>
            <w:rStyle w:val="MisparKeta"/>
          </w:rPr>
          <w:t xml:space="preserve">ד. </w:t>
        </w:r>
      </w:ins>
      <w:r w:rsidRPr="007435EB">
        <w:rPr>
          <w:rFonts w:hint="cs"/>
          <w:b/>
          <w:rtl/>
          <w:rPrChange w:id="40053" w:author="Claude" w:date="2026-10-06T13:34:51Z">
            <w:rPr>
              <w:rFonts w:hint="cs"/>
              <w:b/>
              <w:sz w:val="20"/>
              <w:rtl/>
            </w:rPr>
          </w:rPrChange>
        </w:rPr>
        <w:t>אמר</w:t>
      </w:r>
      <w:r w:rsidRPr="007435EB">
        <w:rPr>
          <w:b/>
          <w:rtl/>
          <w:rPrChange w:id="40054" w:author="Claude" w:date="2026-10-06T13:34:51Z">
            <w:rPr>
              <w:b/>
              <w:sz w:val="20"/>
              <w:rtl/>
            </w:rPr>
          </w:rPrChange>
        </w:rPr>
        <w:t xml:space="preserve"> </w:t>
      </w:r>
      <w:r w:rsidRPr="007435EB">
        <w:rPr>
          <w:rFonts w:hint="cs"/>
          <w:b/>
          <w:rtl/>
          <w:rPrChange w:id="40055" w:author="Claude" w:date="2026-10-06T13:34:51Z">
            <w:rPr>
              <w:rFonts w:hint="cs"/>
              <w:b/>
              <w:sz w:val="20"/>
              <w:rtl/>
            </w:rPr>
          </w:rPrChange>
        </w:rPr>
        <w:t>להן</w:t>
      </w:r>
      <w:r w:rsidRPr="007435EB">
        <w:rPr>
          <w:b/>
          <w:rtl/>
          <w:rPrChange w:id="40056" w:author="Claude" w:date="2026-10-06T13:34:51Z">
            <w:rPr>
              <w:b/>
              <w:sz w:val="20"/>
              <w:rtl/>
            </w:rPr>
          </w:rPrChange>
        </w:rPr>
        <w:t xml:space="preserve"> </w:t>
      </w:r>
      <w:r w:rsidRPr="007435EB">
        <w:rPr>
          <w:rFonts w:hint="cs"/>
          <w:b/>
          <w:rtl/>
          <w:rPrChange w:id="40057" w:author="Claude" w:date="2026-10-06T13:34:51Z">
            <w:rPr>
              <w:rFonts w:hint="cs"/>
              <w:b/>
              <w:sz w:val="20"/>
              <w:rtl/>
            </w:rPr>
          </w:rPrChange>
        </w:rPr>
        <w:t>ואמרו</w:t>
      </w:r>
      <w:r w:rsidRPr="007435EB">
        <w:rPr>
          <w:b/>
          <w:rtl/>
          <w:rPrChange w:id="40058" w:author="Claude" w:date="2026-10-06T13:34:51Z">
            <w:rPr>
              <w:b/>
              <w:sz w:val="20"/>
              <w:rtl/>
            </w:rPr>
          </w:rPrChange>
        </w:rPr>
        <w:t xml:space="preserve"> </w:t>
      </w:r>
      <w:r w:rsidRPr="007435EB">
        <w:rPr>
          <w:rFonts w:hint="cs"/>
          <w:b/>
          <w:rtl/>
          <w:rPrChange w:id="40059" w:author="Claude" w:date="2026-10-06T13:34:51Z">
            <w:rPr>
              <w:rFonts w:hint="cs"/>
              <w:b/>
              <w:sz w:val="20"/>
              <w:rtl/>
            </w:rPr>
          </w:rPrChange>
        </w:rPr>
        <w:t>לו</w:t>
      </w:r>
      <w:r w:rsidRPr="007435EB">
        <w:rPr>
          <w:b/>
          <w:rtl/>
          <w:rPrChange w:id="40060" w:author="Claude" w:date="2026-10-06T13:34:51Z">
            <w:rPr>
              <w:b/>
              <w:sz w:val="20"/>
              <w:rtl/>
            </w:rPr>
          </w:rPrChange>
        </w:rPr>
        <w:t xml:space="preserve"> </w:t>
      </w:r>
      <w:r w:rsidRPr="007435EB">
        <w:rPr>
          <w:rFonts w:hint="cs"/>
          <w:b/>
          <w:rtl/>
          <w:rPrChange w:id="40061" w:author="Claude" w:date="2026-10-06T13:34:51Z">
            <w:rPr>
              <w:rFonts w:hint="cs"/>
              <w:b/>
              <w:sz w:val="20"/>
              <w:rtl/>
            </w:rPr>
          </w:rPrChange>
        </w:rPr>
        <w:t>אוכל</w:t>
      </w:r>
      <w:r w:rsidRPr="007435EB">
        <w:rPr>
          <w:b/>
          <w:rtl/>
          <w:rPrChange w:id="40062" w:author="Claude" w:date="2026-10-06T13:34:51Z">
            <w:rPr>
              <w:b/>
              <w:sz w:val="20"/>
              <w:rtl/>
            </w:rPr>
          </w:rPrChange>
        </w:rPr>
        <w:t xml:space="preserve"> </w:t>
      </w:r>
      <w:r w:rsidRPr="007435EB">
        <w:rPr>
          <w:rFonts w:hint="cs"/>
          <w:b/>
          <w:rtl/>
          <w:rPrChange w:id="40063" w:author="Claude" w:date="2026-10-06T13:34:51Z">
            <w:rPr>
              <w:rFonts w:hint="cs"/>
              <w:b/>
              <w:sz w:val="20"/>
              <w:rtl/>
            </w:rPr>
          </w:rPrChange>
        </w:rPr>
        <w:t>מן</w:t>
      </w:r>
      <w:r w:rsidRPr="007435EB">
        <w:rPr>
          <w:b/>
          <w:rtl/>
          <w:rPrChange w:id="40064" w:author="Claude" w:date="2026-10-06T13:34:51Z">
            <w:rPr>
              <w:b/>
              <w:sz w:val="20"/>
              <w:rtl/>
            </w:rPr>
          </w:rPrChange>
        </w:rPr>
        <w:t xml:space="preserve"> </w:t>
      </w:r>
      <w:r w:rsidRPr="007435EB">
        <w:rPr>
          <w:rFonts w:hint="cs"/>
          <w:b/>
          <w:rtl/>
          <w:rPrChange w:id="40065" w:author="Claude" w:date="2026-10-06T13:34:51Z">
            <w:rPr>
              <w:rFonts w:hint="cs"/>
              <w:b/>
              <w:sz w:val="20"/>
              <w:rtl/>
            </w:rPr>
          </w:rPrChange>
        </w:rPr>
        <w:t>הראשון</w:t>
      </w:r>
      <w:r w:rsidRPr="007435EB">
        <w:rPr>
          <w:b/>
          <w:rtl/>
          <w:rPrChange w:id="40066" w:author="Claude" w:date="2026-10-06T13:34:51Z">
            <w:rPr>
              <w:b/>
              <w:sz w:val="20"/>
              <w:rtl/>
            </w:rPr>
          </w:rPrChange>
        </w:rPr>
        <w:t>.</w:t>
      </w:r>
      <w:r w:rsidRPr="007435EB">
        <w:rPr>
          <w:rFonts w:hint="cs"/>
          <w:b/>
          <w:rtl/>
          <w:rPrChange w:id="40067" w:author="Claude" w:date="2026-10-06T13:34:51Z">
            <w:rPr>
              <w:rFonts w:hint="cs"/>
              <w:b/>
              <w:sz w:val="20"/>
              <w:rtl/>
            </w:rPr>
          </w:rPrChange>
        </w:rPr>
        <w:t xml:space="preserve"> לא</w:t>
      </w:r>
      <w:r w:rsidRPr="007435EB">
        <w:rPr>
          <w:b/>
          <w:rtl/>
          <w:rPrChange w:id="40068" w:author="Claude" w:date="2026-10-06T13:34:51Z">
            <w:rPr>
              <w:b/>
              <w:sz w:val="20"/>
              <w:rtl/>
            </w:rPr>
          </w:rPrChange>
        </w:rPr>
        <w:t xml:space="preserve"> </w:t>
      </w:r>
      <w:r w:rsidRPr="007435EB">
        <w:rPr>
          <w:rFonts w:hint="cs"/>
          <w:b/>
          <w:rtl/>
          <w:rPrChange w:id="40069" w:author="Claude" w:date="2026-10-06T13:34:51Z">
            <w:rPr>
              <w:rFonts w:hint="cs"/>
              <w:b/>
              <w:sz w:val="20"/>
              <w:rtl/>
            </w:rPr>
          </w:rPrChange>
        </w:rPr>
        <w:t>אמר</w:t>
      </w:r>
      <w:r w:rsidRPr="007435EB">
        <w:rPr>
          <w:b/>
          <w:rtl/>
          <w:rPrChange w:id="40070" w:author="Claude" w:date="2026-10-06T13:34:51Z">
            <w:rPr>
              <w:b/>
              <w:sz w:val="20"/>
              <w:rtl/>
            </w:rPr>
          </w:rPrChange>
        </w:rPr>
        <w:t xml:space="preserve"> </w:t>
      </w:r>
      <w:r w:rsidRPr="007435EB">
        <w:rPr>
          <w:rFonts w:hint="cs"/>
          <w:b/>
          <w:rtl/>
          <w:rPrChange w:id="40071" w:author="Claude" w:date="2026-10-06T13:34:51Z">
            <w:rPr>
              <w:rFonts w:hint="cs"/>
              <w:b/>
              <w:sz w:val="20"/>
              <w:rtl/>
            </w:rPr>
          </w:rPrChange>
        </w:rPr>
        <w:t>להן</w:t>
      </w:r>
      <w:r w:rsidRPr="007435EB">
        <w:rPr>
          <w:b/>
          <w:rtl/>
          <w:rPrChange w:id="40072" w:author="Claude" w:date="2026-10-06T13:34:51Z">
            <w:rPr>
              <w:b/>
              <w:sz w:val="20"/>
              <w:rtl/>
            </w:rPr>
          </w:rPrChange>
        </w:rPr>
        <w:t xml:space="preserve"> </w:t>
      </w:r>
      <w:r w:rsidRPr="007435EB">
        <w:rPr>
          <w:rFonts w:hint="cs"/>
          <w:b/>
          <w:rtl/>
          <w:rPrChange w:id="40073" w:author="Claude" w:date="2026-10-06T13:34:51Z">
            <w:rPr>
              <w:rFonts w:hint="cs"/>
              <w:b/>
              <w:sz w:val="20"/>
              <w:rtl/>
            </w:rPr>
          </w:rPrChange>
        </w:rPr>
        <w:t>ולא</w:t>
      </w:r>
      <w:r w:rsidRPr="007435EB">
        <w:rPr>
          <w:b/>
          <w:rtl/>
          <w:rPrChange w:id="40074" w:author="Claude" w:date="2026-10-06T13:34:51Z">
            <w:rPr>
              <w:b/>
              <w:sz w:val="20"/>
              <w:rtl/>
            </w:rPr>
          </w:rPrChange>
        </w:rPr>
        <w:t xml:space="preserve"> </w:t>
      </w:r>
      <w:r w:rsidRPr="007435EB">
        <w:rPr>
          <w:rFonts w:hint="cs"/>
          <w:b/>
          <w:rtl/>
          <w:rPrChange w:id="40075" w:author="Claude" w:date="2026-10-06T13:34:51Z">
            <w:rPr>
              <w:rFonts w:hint="cs"/>
              <w:b/>
              <w:sz w:val="20"/>
              <w:rtl/>
            </w:rPr>
          </w:rPrChange>
        </w:rPr>
        <w:t>אמרו</w:t>
      </w:r>
      <w:r w:rsidRPr="007435EB">
        <w:rPr>
          <w:b/>
          <w:rtl/>
          <w:rPrChange w:id="40076" w:author="Claude" w:date="2026-10-06T13:34:51Z">
            <w:rPr>
              <w:b/>
              <w:sz w:val="20"/>
              <w:rtl/>
            </w:rPr>
          </w:rPrChange>
        </w:rPr>
        <w:t xml:space="preserve"> </w:t>
      </w:r>
      <w:r w:rsidRPr="007435EB">
        <w:rPr>
          <w:rFonts w:hint="cs"/>
          <w:b/>
          <w:rtl/>
          <w:rPrChange w:id="40077" w:author="Claude" w:date="2026-10-06T13:34:51Z">
            <w:rPr>
              <w:rFonts w:hint="cs"/>
              <w:b/>
              <w:sz w:val="20"/>
              <w:rtl/>
            </w:rPr>
          </w:rPrChange>
        </w:rPr>
        <w:t>לו</w:t>
      </w:r>
      <w:r w:rsidRPr="007435EB">
        <w:rPr>
          <w:b/>
          <w:rtl/>
          <w:rPrChange w:id="40078" w:author="Claude" w:date="2026-10-06T13:34:51Z">
            <w:rPr>
              <w:b/>
              <w:sz w:val="20"/>
              <w:rtl/>
            </w:rPr>
          </w:rPrChange>
        </w:rPr>
        <w:t xml:space="preserve"> </w:t>
      </w:r>
      <w:r w:rsidRPr="007435EB">
        <w:rPr>
          <w:rFonts w:hint="cs"/>
          <w:b/>
          <w:rtl/>
          <w:rPrChange w:id="40079" w:author="Claude" w:date="2026-10-06T13:34:51Z">
            <w:rPr>
              <w:rFonts w:hint="cs"/>
              <w:b/>
              <w:sz w:val="20"/>
              <w:rtl/>
            </w:rPr>
          </w:rPrChange>
        </w:rPr>
        <w:t>אין</w:t>
      </w:r>
      <w:r w:rsidRPr="007435EB">
        <w:rPr>
          <w:b/>
          <w:rtl/>
          <w:rPrChange w:id="40080" w:author="Claude" w:date="2026-10-06T13:34:51Z">
            <w:rPr>
              <w:b/>
              <w:sz w:val="20"/>
              <w:rtl/>
            </w:rPr>
          </w:rPrChange>
        </w:rPr>
        <w:t xml:space="preserve"> </w:t>
      </w:r>
      <w:r w:rsidRPr="007435EB">
        <w:rPr>
          <w:rFonts w:hint="cs"/>
          <w:b/>
          <w:rtl/>
          <w:rPrChange w:id="40081" w:author="Claude" w:date="2026-10-06T13:34:51Z">
            <w:rPr>
              <w:rFonts w:hint="cs"/>
              <w:b/>
              <w:sz w:val="20"/>
              <w:rtl/>
            </w:rPr>
          </w:rPrChange>
        </w:rPr>
        <w:t>אחראין</w:t>
      </w:r>
      <w:r w:rsidRPr="007435EB">
        <w:rPr>
          <w:b/>
          <w:rtl/>
          <w:rPrChange w:id="40082" w:author="Claude" w:date="2026-10-06T13:34:51Z">
            <w:rPr>
              <w:b/>
              <w:sz w:val="20"/>
              <w:rtl/>
            </w:rPr>
          </w:rPrChange>
        </w:rPr>
        <w:t xml:space="preserve"> </w:t>
      </w:r>
      <w:r w:rsidRPr="007435EB">
        <w:rPr>
          <w:rFonts w:hint="cs"/>
          <w:b/>
          <w:rtl/>
          <w:rPrChange w:id="40083" w:author="Claude" w:date="2026-10-06T13:34:51Z">
            <w:rPr>
              <w:rFonts w:hint="cs"/>
              <w:b/>
              <w:sz w:val="20"/>
              <w:rtl/>
            </w:rPr>
          </w:rPrChange>
        </w:rPr>
        <w:t>זה</w:t>
      </w:r>
      <w:r w:rsidRPr="007435EB">
        <w:rPr>
          <w:b/>
          <w:rtl/>
          <w:rPrChange w:id="40084" w:author="Claude" w:date="2026-10-06T13:34:51Z">
            <w:rPr>
              <w:b/>
              <w:sz w:val="20"/>
              <w:rtl/>
            </w:rPr>
          </w:rPrChange>
        </w:rPr>
        <w:t xml:space="preserve"> </w:t>
      </w:r>
      <w:r w:rsidRPr="007435EB">
        <w:rPr>
          <w:rFonts w:hint="cs"/>
          <w:b/>
          <w:rtl/>
          <w:rPrChange w:id="40085" w:author="Claude" w:date="2026-10-06T13:34:51Z">
            <w:rPr>
              <w:rFonts w:hint="cs"/>
              <w:b/>
              <w:sz w:val="20"/>
              <w:rtl/>
            </w:rPr>
          </w:rPrChange>
        </w:rPr>
        <w:t>לזה</w:t>
      </w:r>
      <w:r w:rsidRPr="007435EB">
        <w:rPr>
          <w:b/>
          <w:rtl/>
          <w:rPrChange w:id="40086" w:author="Claude" w:date="2026-10-06T13:34:51Z">
            <w:rPr>
              <w:b/>
              <w:sz w:val="20"/>
              <w:rtl/>
            </w:rPr>
          </w:rPrChange>
        </w:rPr>
        <w:t>.</w:t>
      </w:r>
    </w:p>
    <w:p w14:paraId="353238F0" w14:textId="77777777" w:rsidR="00E8089F" w:rsidRPr="007435EB" w:rsidRDefault="00E8089F" w:rsidP="00E8089F">
      <w:pPr>
        <w:rPr>
          <w:rtl/>
        </w:rPr>
      </w:pPr>
      <w:r w:rsidRPr="007435EB">
        <w:rPr>
          <w:rFonts w:ascii="Fb Fontext" w:hAnsi="Fb Fontext" w:hint="cs"/>
          <w:rtl/>
        </w:rPr>
        <w:t>מכאן</w:t>
      </w:r>
      <w:r w:rsidRPr="007435EB">
        <w:rPr>
          <w:rFonts w:ascii="Fb Fontext" w:hAnsi="Fb Fontext"/>
          <w:rtl/>
        </w:rPr>
        <w:t xml:space="preserve"> </w:t>
      </w:r>
      <w:r w:rsidRPr="007435EB">
        <w:rPr>
          <w:rFonts w:ascii="Fb Fontext" w:hAnsi="Fb Fontext" w:hint="cs"/>
          <w:rtl/>
        </w:rPr>
        <w:t>אמרו</w:t>
      </w:r>
      <w:r w:rsidRPr="007435EB">
        <w:rPr>
          <w:rFonts w:ascii="Fb Fontext" w:hAnsi="Fb Fontext"/>
          <w:rtl/>
        </w:rPr>
        <w:t xml:space="preserve"> </w:t>
      </w:r>
      <w:r w:rsidRPr="007435EB">
        <w:rPr>
          <w:rFonts w:ascii="Fb Fontext" w:hAnsi="Fb Fontext" w:hint="cs"/>
          <w:rtl/>
        </w:rPr>
        <w:t>חכמים</w:t>
      </w:r>
      <w:r w:rsidRPr="007435EB">
        <w:rPr>
          <w:rFonts w:ascii="Fb Fontext" w:hAnsi="Fb Fontext"/>
          <w:rtl/>
        </w:rPr>
        <w:t xml:space="preserve">: </w:t>
      </w:r>
      <w:r w:rsidRPr="007435EB">
        <w:rPr>
          <w:rFonts w:ascii="Fb Fontext" w:hAnsi="Fb Fontext" w:hint="cs"/>
          <w:rtl/>
        </w:rPr>
        <w:t>יפה</w:t>
      </w:r>
      <w:r w:rsidRPr="007435EB">
        <w:rPr>
          <w:rFonts w:ascii="Fb Fontext" w:hAnsi="Fb Fontext"/>
          <w:rtl/>
        </w:rPr>
        <w:t xml:space="preserve"> </w:t>
      </w:r>
      <w:r w:rsidRPr="007435EB">
        <w:rPr>
          <w:rFonts w:ascii="Fb Fontext" w:hAnsi="Fb Fontext" w:hint="cs"/>
          <w:rtl/>
        </w:rPr>
        <w:t>שתיקה</w:t>
      </w:r>
      <w:r w:rsidRPr="007435EB">
        <w:rPr>
          <w:rFonts w:ascii="Fb Fontext" w:hAnsi="Fb Fontext"/>
          <w:rtl/>
        </w:rPr>
        <w:t xml:space="preserve"> </w:t>
      </w:r>
      <w:r w:rsidRPr="007435EB">
        <w:rPr>
          <w:rFonts w:ascii="Fb Fontext" w:hAnsi="Fb Fontext" w:hint="cs"/>
          <w:rtl/>
        </w:rPr>
        <w:t>לחכמים</w:t>
      </w:r>
      <w:r w:rsidRPr="007435EB">
        <w:rPr>
          <w:rFonts w:ascii="Fb Fontext" w:hAnsi="Fb Fontext"/>
          <w:rtl/>
        </w:rPr>
        <w:t xml:space="preserve">, </w:t>
      </w:r>
      <w:r w:rsidRPr="007435EB">
        <w:rPr>
          <w:rFonts w:ascii="Fb Fontext" w:hAnsi="Fb Fontext" w:hint="cs"/>
          <w:rtl/>
        </w:rPr>
        <w:t>ק</w:t>
      </w:r>
      <w:r w:rsidRPr="007435EB">
        <w:rPr>
          <w:rFonts w:ascii="Fb Fontext" w:hAnsi="Fb Fontext"/>
          <w:rtl/>
        </w:rPr>
        <w:t>"</w:t>
      </w:r>
      <w:r w:rsidRPr="007435EB">
        <w:rPr>
          <w:rFonts w:ascii="Fb Fontext" w:hAnsi="Fb Fontext" w:hint="cs"/>
          <w:rtl/>
        </w:rPr>
        <w:t>ו</w:t>
      </w:r>
      <w:r w:rsidRPr="007435EB">
        <w:rPr>
          <w:rFonts w:ascii="Fb Fontext" w:hAnsi="Fb Fontext"/>
          <w:rtl/>
        </w:rPr>
        <w:t xml:space="preserve"> </w:t>
      </w:r>
      <w:r w:rsidRPr="007435EB">
        <w:rPr>
          <w:rFonts w:ascii="Fb Fontext" w:hAnsi="Fb Fontext" w:hint="cs"/>
          <w:rtl/>
        </w:rPr>
        <w:t>לטפשים</w:t>
      </w:r>
      <w:r w:rsidRPr="007435EB">
        <w:rPr>
          <w:rFonts w:ascii="Fb Fontext" w:hAnsi="Fb Fontext"/>
          <w:rtl/>
        </w:rPr>
        <w:t xml:space="preserve">, </w:t>
      </w:r>
      <w:r w:rsidRPr="007435EB">
        <w:rPr>
          <w:rFonts w:ascii="Fb Fontext" w:hAnsi="Fb Fontext" w:hint="cs"/>
          <w:rtl/>
        </w:rPr>
        <w:t>שנאמר</w:t>
      </w:r>
      <w:r w:rsidRPr="00AC0CB1">
        <w:rPr>
          <w:rStyle w:val="af2"/>
          <w:rtl/>
        </w:rPr>
        <w:t xml:space="preserve"> </w:t>
      </w:r>
      <w:r w:rsidRPr="00AC0CB1">
        <w:rPr>
          <w:rStyle w:val="af2"/>
          <w:rFonts w:hint="cs"/>
          <w:rtl/>
        </w:rPr>
        <w:t>'אויל</w:t>
      </w:r>
      <w:r w:rsidRPr="00AC0CB1">
        <w:rPr>
          <w:rStyle w:val="af2"/>
          <w:rtl/>
        </w:rPr>
        <w:t xml:space="preserve"> </w:t>
      </w:r>
      <w:r w:rsidRPr="00AC0CB1">
        <w:rPr>
          <w:rStyle w:val="af2"/>
          <w:rFonts w:hint="cs"/>
          <w:rtl/>
        </w:rPr>
        <w:t>מחריש</w:t>
      </w:r>
      <w:r w:rsidRPr="00AC0CB1">
        <w:rPr>
          <w:rStyle w:val="af2"/>
          <w:rtl/>
        </w:rPr>
        <w:t xml:space="preserve"> </w:t>
      </w:r>
      <w:r w:rsidRPr="00AC0CB1">
        <w:rPr>
          <w:rStyle w:val="af2"/>
          <w:rFonts w:hint="cs"/>
          <w:rtl/>
        </w:rPr>
        <w:t>חכם</w:t>
      </w:r>
      <w:r w:rsidRPr="00AC0CB1">
        <w:rPr>
          <w:rStyle w:val="af2"/>
          <w:rtl/>
        </w:rPr>
        <w:t xml:space="preserve"> </w:t>
      </w:r>
      <w:r w:rsidRPr="00AC0CB1">
        <w:rPr>
          <w:rStyle w:val="af2"/>
          <w:rFonts w:hint="cs"/>
          <w:rtl/>
        </w:rPr>
        <w:t>יחשב'</w:t>
      </w:r>
      <w:r w:rsidRPr="00AC0CB1">
        <w:rPr>
          <w:rStyle w:val="af2"/>
          <w:rtl/>
        </w:rPr>
        <w:t>.</w:t>
      </w:r>
    </w:p>
    <w:p w14:paraId="62BF28F3" w14:textId="65B9D348" w:rsidR="00E8089F" w:rsidRPr="007435EB" w:rsidRDefault="00F47631" w:rsidP="00F47631">
      <w:pPr>
        <w:pStyle w:val="affd"/>
        <w:rPr>
          <w:bCs/>
          <w:rtl/>
        </w:rPr>
      </w:pPr>
      <w:r>
        <w:rPr>
          <w:rFonts w:hint="cs"/>
          <w:rtl/>
        </w:rPr>
        <w:t>***</w:t>
      </w:r>
    </w:p>
    <w:p w14:paraId="5A92E358" w14:textId="77777777" w:rsidR="00E8089F" w:rsidRPr="005C3FF1" w:rsidRDefault="00E8089F" w:rsidP="009A151F">
      <w:pPr>
        <w:rPr>
          <w:rStyle w:val="afffa"/>
          <w:rtl/>
        </w:rPr>
      </w:pPr>
      <w:r w:rsidRPr="005C3FF1">
        <w:rPr>
          <w:rStyle w:val="afffa"/>
          <w:rFonts w:hint="cs"/>
          <w:rtl/>
        </w:rPr>
        <w:t>שנים</w:t>
      </w:r>
      <w:r w:rsidRPr="005C3FF1">
        <w:rPr>
          <w:rStyle w:val="afffa"/>
          <w:rtl/>
        </w:rPr>
        <w:t xml:space="preserve"> </w:t>
      </w:r>
      <w:r w:rsidRPr="005C3FF1">
        <w:rPr>
          <w:rStyle w:val="afffa"/>
          <w:rFonts w:hint="cs"/>
          <w:rtl/>
        </w:rPr>
        <w:t>שנתערבו</w:t>
      </w:r>
      <w:r w:rsidRPr="005C3FF1">
        <w:rPr>
          <w:rStyle w:val="afffa"/>
          <w:rtl/>
        </w:rPr>
        <w:t xml:space="preserve"> </w:t>
      </w:r>
      <w:r w:rsidRPr="005C3FF1">
        <w:rPr>
          <w:rStyle w:val="afffa"/>
          <w:rFonts w:hint="cs"/>
          <w:rtl/>
        </w:rPr>
        <w:t>פסחיהם</w:t>
      </w:r>
      <w:r w:rsidRPr="005C3FF1">
        <w:rPr>
          <w:rStyle w:val="afffa"/>
          <w:rtl/>
        </w:rPr>
        <w:t xml:space="preserve"> </w:t>
      </w:r>
      <w:r w:rsidRPr="005C3FF1">
        <w:rPr>
          <w:rStyle w:val="afffa"/>
          <w:rFonts w:hint="cs"/>
          <w:rtl/>
        </w:rPr>
        <w:t>וכו</w:t>
      </w:r>
      <w:r w:rsidRPr="005C3FF1">
        <w:rPr>
          <w:rStyle w:val="afffa"/>
          <w:rtl/>
        </w:rPr>
        <w:t>'.</w:t>
      </w:r>
    </w:p>
    <w:p w14:paraId="5028847B" w14:textId="77777777" w:rsidR="00E8089F" w:rsidRPr="007435EB" w:rsidRDefault="00E8089F" w:rsidP="00E8089F">
      <w:pPr>
        <w:rPr>
          <w:rtl/>
        </w:rPr>
      </w:pPr>
      <w:r w:rsidRPr="00AC0CB1">
        <w:rPr>
          <w:rStyle w:val="af2"/>
          <w:rFonts w:hint="cs"/>
          <w:rtl/>
        </w:rPr>
        <w:t>'ואם</w:t>
      </w:r>
      <w:r w:rsidRPr="00AC0CB1">
        <w:rPr>
          <w:rStyle w:val="af2"/>
          <w:rtl/>
        </w:rPr>
        <w:t xml:space="preserve"> </w:t>
      </w:r>
      <w:r w:rsidRPr="00AC0CB1">
        <w:rPr>
          <w:rStyle w:val="af2"/>
          <w:rFonts w:hint="cs"/>
          <w:rtl/>
        </w:rPr>
        <w:t>ימעט</w:t>
      </w:r>
      <w:r w:rsidRPr="00AC0CB1">
        <w:rPr>
          <w:rStyle w:val="af2"/>
          <w:rtl/>
        </w:rPr>
        <w:t xml:space="preserve"> </w:t>
      </w:r>
      <w:r w:rsidRPr="00AC0CB1">
        <w:rPr>
          <w:rStyle w:val="af2"/>
          <w:rFonts w:hint="cs"/>
          <w:rtl/>
        </w:rPr>
        <w:t>הבית</w:t>
      </w:r>
      <w:r w:rsidRPr="00AC0CB1">
        <w:rPr>
          <w:rStyle w:val="af2"/>
          <w:rtl/>
        </w:rPr>
        <w:t xml:space="preserve"> </w:t>
      </w:r>
      <w:r w:rsidRPr="00AC0CB1">
        <w:rPr>
          <w:rStyle w:val="af2"/>
          <w:rFonts w:hint="cs"/>
          <w:rtl/>
        </w:rPr>
        <w:t>מהיות</w:t>
      </w:r>
      <w:r w:rsidRPr="00AC0CB1">
        <w:rPr>
          <w:rStyle w:val="af2"/>
          <w:rtl/>
        </w:rPr>
        <w:t xml:space="preserve"> </w:t>
      </w:r>
      <w:r w:rsidRPr="00AC0CB1">
        <w:rPr>
          <w:rStyle w:val="af2"/>
          <w:rFonts w:hint="cs"/>
          <w:rtl/>
        </w:rPr>
        <w:t>משה'</w:t>
      </w:r>
      <w:r w:rsidRPr="00AC0CB1">
        <w:rPr>
          <w:rStyle w:val="af2"/>
          <w:rtl/>
        </w:rPr>
        <w:t xml:space="preserve"> </w:t>
      </w:r>
      <w:r>
        <w:rPr>
          <w:rStyle w:val="affffd"/>
          <w:rFonts w:ascii="Fb Fontext" w:hAnsi="Fb Fontext" w:hint="cs"/>
          <w:rtl/>
          <w:rPrChange w:id="11317" w:author="מנוע אמוראים" w:date="2026-10-05T16:42:03Z">
            <w:rPr>
              <w:rFonts w:ascii="Fb Fontext" w:hAnsi="Fb Fontext" w:hint="cs"/>
              <w:rtl/>
            </w:rPr>
          </w:rPrChange>
        </w:rPr>
        <w:t xml:space="preserve">ר</w:t>
      </w:r>
      <w:r>
        <w:rPr>
          <w:rStyle w:val="affffd"/>
          <w:rFonts w:ascii="Fb Fontext" w:hAnsi="Fb Fontext"/>
          <w:rtl/>
          <w:rPrChange w:id="11318" w:author="מנוע אמוראים" w:date="2026-10-05T16:42:03Z">
            <w:rPr>
              <w:rFonts w:ascii="Fb Fontext" w:hAnsi="Fb Fontext"/>
              <w:rtl/>
            </w:rPr>
          </w:rPrChange>
        </w:rPr>
        <w:t xml:space="preserve">"</w:t>
      </w:r>
      <w:r>
        <w:rPr>
          <w:rStyle w:val="affffd"/>
          <w:rFonts w:ascii="Fb Fontext" w:hAnsi="Fb Fontext" w:hint="cs"/>
          <w:rtl/>
          <w:rPrChange w:id="11319" w:author="מנוע אמוראים" w:date="2026-10-05T16:42:03Z">
            <w:rPr>
              <w:rFonts w:ascii="Fb Fontext" w:hAnsi="Fb Fontext" w:hint="cs"/>
              <w:rtl/>
            </w:rPr>
          </w:rPrChange>
        </w:rPr>
        <w:t xml:space="preserve">י</w:t>
      </w:r>
      <w:r w:rsidR="003D0838" w:rsidRPr="007435EB">
        <w:rPr>
          <w:rFonts w:ascii="Fb Fontext" w:hAnsi="Fb Fontext" w:hint="cs"/>
          <w:rtl/>
        </w:rPr>
        <w:t>:</w:t>
      </w:r>
      <w:r w:rsidRPr="007435EB">
        <w:rPr>
          <w:rFonts w:ascii="Fb Fontext" w:hAnsi="Fb Fontext" w:hint="cs"/>
          <w:rtl/>
        </w:rPr>
        <w:t xml:space="preserve"> מלמד</w:t>
      </w:r>
      <w:r w:rsidRPr="007435EB">
        <w:rPr>
          <w:rFonts w:ascii="Fb Fontext" w:hAnsi="Fb Fontext"/>
          <w:rtl/>
        </w:rPr>
        <w:t xml:space="preserve"> </w:t>
      </w:r>
      <w:r w:rsidRPr="007435EB">
        <w:rPr>
          <w:rFonts w:ascii="Fb Fontext" w:hAnsi="Fb Fontext" w:hint="cs"/>
          <w:rtl/>
        </w:rPr>
        <w:t>שמתמעטין</w:t>
      </w:r>
      <w:r w:rsidRPr="007435EB">
        <w:rPr>
          <w:rFonts w:ascii="Fb Fontext" w:hAnsi="Fb Fontext"/>
          <w:rtl/>
        </w:rPr>
        <w:t xml:space="preserve"> </w:t>
      </w:r>
      <w:r w:rsidRPr="007435EB">
        <w:rPr>
          <w:rFonts w:ascii="Fb Fontext" w:hAnsi="Fb Fontext" w:hint="cs"/>
          <w:rtl/>
        </w:rPr>
        <w:t>והולכין</w:t>
      </w:r>
      <w:r w:rsidRPr="007435EB">
        <w:rPr>
          <w:rFonts w:ascii="Fb Fontext" w:hAnsi="Fb Fontext"/>
          <w:rtl/>
        </w:rPr>
        <w:t xml:space="preserve"> </w:t>
      </w:r>
      <w:r w:rsidRPr="007435EB">
        <w:rPr>
          <w:rFonts w:ascii="Fb Fontext" w:hAnsi="Fb Fontext" w:hint="cs"/>
          <w:rtl/>
        </w:rPr>
        <w:t>ובלבד</w:t>
      </w:r>
      <w:r w:rsidRPr="007435EB">
        <w:rPr>
          <w:rFonts w:ascii="Fb Fontext" w:hAnsi="Fb Fontext"/>
          <w:rtl/>
        </w:rPr>
        <w:t xml:space="preserve"> </w:t>
      </w:r>
      <w:r w:rsidRPr="007435EB">
        <w:rPr>
          <w:rFonts w:ascii="Fb Fontext" w:hAnsi="Fb Fontext" w:hint="cs"/>
          <w:rtl/>
        </w:rPr>
        <w:t>שיהא</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מבני</w:t>
      </w:r>
      <w:r w:rsidRPr="007435EB">
        <w:rPr>
          <w:rFonts w:ascii="Fb Fontext" w:hAnsi="Fb Fontext"/>
          <w:rtl/>
        </w:rPr>
        <w:t xml:space="preserve"> </w:t>
      </w:r>
      <w:r w:rsidRPr="007435EB">
        <w:rPr>
          <w:rFonts w:ascii="Fb Fontext" w:hAnsi="Fb Fontext" w:hint="cs"/>
          <w:rtl/>
        </w:rPr>
        <w:t>חבורה</w:t>
      </w:r>
      <w:r w:rsidRPr="007435EB">
        <w:rPr>
          <w:rFonts w:ascii="Fb Fontext" w:hAnsi="Fb Fontext"/>
          <w:rtl/>
        </w:rPr>
        <w:t xml:space="preserve"> </w:t>
      </w:r>
      <w:r w:rsidRPr="007435EB">
        <w:rPr>
          <w:rFonts w:ascii="Fb Fontext" w:hAnsi="Fb Fontext" w:hint="cs"/>
          <w:rtl/>
        </w:rPr>
        <w:t>קיים</w:t>
      </w:r>
      <w:r w:rsidRPr="007435EB">
        <w:rPr>
          <w:rFonts w:ascii="Fb Fontext" w:hAnsi="Fb Fontext"/>
          <w:rtl/>
        </w:rPr>
        <w:t>.</w:t>
      </w:r>
    </w:p>
    <w:p w14:paraId="3D6F3089" w14:textId="77777777" w:rsidR="00E8089F" w:rsidRPr="005C3FF1" w:rsidRDefault="00E8089F" w:rsidP="009A151F">
      <w:pPr>
        <w:rPr>
          <w:rStyle w:val="afffa"/>
          <w:rtl/>
        </w:rPr>
      </w:pPr>
      <w:r w:rsidRPr="007435EB">
        <w:rPr>
          <w:rtl/>
        </w:rPr>
        <w:tab/>
      </w:r>
      <w:r w:rsidRPr="007435EB">
        <w:rPr>
          <w:rtl/>
        </w:rPr>
        <w:tab/>
      </w:r>
      <w:r w:rsidRPr="007435EB">
        <w:rPr>
          <w:rtl/>
        </w:rPr>
        <w:tab/>
      </w:r>
      <w:r w:rsidRPr="007435EB">
        <w:rPr>
          <w:rFonts w:hint="cs"/>
          <w:rtl/>
        </w:rPr>
        <w:t xml:space="preserve">  רבי</w:t>
      </w:r>
      <w:r w:rsidRPr="007435EB">
        <w:rPr>
          <w:rtl/>
        </w:rPr>
        <w:t xml:space="preserve"> </w:t>
      </w:r>
      <w:r w:rsidRPr="007435EB">
        <w:rPr>
          <w:rFonts w:hint="cs"/>
          <w:rtl/>
        </w:rPr>
        <w:t>יוסי</w:t>
      </w:r>
      <w:r w:rsidRPr="007435EB">
        <w:rPr>
          <w:rtl/>
        </w:rPr>
        <w:t xml:space="preserve">: </w:t>
      </w:r>
      <w:r w:rsidRPr="007435EB">
        <w:rPr>
          <w:rFonts w:hint="cs"/>
          <w:rtl/>
        </w:rPr>
        <w:t>ובלבד</w:t>
      </w:r>
      <w:r w:rsidRPr="007435EB">
        <w:rPr>
          <w:rtl/>
        </w:rPr>
        <w:t xml:space="preserve"> </w:t>
      </w:r>
      <w:r w:rsidRPr="007435EB">
        <w:rPr>
          <w:rFonts w:hint="cs"/>
          <w:rtl/>
        </w:rPr>
        <w:t>שלא</w:t>
      </w:r>
      <w:r w:rsidRPr="007435EB">
        <w:rPr>
          <w:rtl/>
        </w:rPr>
        <w:t xml:space="preserve"> </w:t>
      </w:r>
      <w:r w:rsidRPr="007435EB">
        <w:rPr>
          <w:rFonts w:hint="cs"/>
          <w:rtl/>
        </w:rPr>
        <w:t>יניחו</w:t>
      </w:r>
      <w:r w:rsidRPr="007435EB">
        <w:rPr>
          <w:rtl/>
        </w:rPr>
        <w:t xml:space="preserve"> </w:t>
      </w:r>
      <w:r w:rsidRPr="007435EB">
        <w:rPr>
          <w:rFonts w:hint="cs"/>
          <w:rtl/>
        </w:rPr>
        <w:t>את</w:t>
      </w:r>
      <w:r w:rsidRPr="007435EB">
        <w:rPr>
          <w:rtl/>
        </w:rPr>
        <w:t xml:space="preserve"> </w:t>
      </w:r>
      <w:r w:rsidRPr="007435EB">
        <w:rPr>
          <w:rFonts w:hint="cs"/>
          <w:rtl/>
        </w:rPr>
        <w:t>הפסח</w:t>
      </w:r>
      <w:r w:rsidRPr="007435EB">
        <w:rPr>
          <w:rtl/>
        </w:rPr>
        <w:t xml:space="preserve"> </w:t>
      </w:r>
      <w:r w:rsidRPr="007435EB">
        <w:rPr>
          <w:rFonts w:hint="cs"/>
          <w:rtl/>
        </w:rPr>
        <w:t>כמות</w:t>
      </w:r>
      <w:r w:rsidRPr="007435EB">
        <w:rPr>
          <w:rtl/>
        </w:rPr>
        <w:t xml:space="preserve"> </w:t>
      </w:r>
      <w:r w:rsidRPr="007435EB">
        <w:rPr>
          <w:rFonts w:hint="cs"/>
          <w:rtl/>
        </w:rPr>
        <w:t>שהוא</w:t>
      </w:r>
      <w:r w:rsidRPr="007435EB">
        <w:rPr>
          <w:rtl/>
        </w:rPr>
        <w:t>.</w:t>
      </w:r>
    </w:p>
    <w:p w14:paraId="6DA5C70B" w14:textId="77777777" w:rsidR="00E8089F" w:rsidRPr="005C3FF1" w:rsidRDefault="00E8089F" w:rsidP="009A151F">
      <w:pPr>
        <w:rPr>
          <w:rStyle w:val="afffa"/>
          <w:rtl/>
        </w:rPr>
      </w:pPr>
      <w:r w:rsidRPr="005C3FF1">
        <w:rPr>
          <w:rStyle w:val="afffa"/>
          <w:rFonts w:hint="cs"/>
          <w:rtl/>
        </w:rPr>
        <w:t>א.</w:t>
      </w:r>
      <w:r>
        <w:rPr>
          <w:rFonts w:hint="cs"/>
          <w:rtl/>
        </w:rPr>
        <w:t xml:space="preserve"> </w:t>
      </w:r>
      <w:r>
        <w:rPr>
          <w:rStyle w:val="affffd"/>
          <w:rFonts w:hint="cs"/>
          <w:rtl/>
          <w:rPrChange w:id="11320" w:author="מנוע אמוראים" w:date="2026-10-05T16:42:03Z">
            <w:rPr>
              <w:rFonts w:hint="cs"/>
              <w:rtl/>
            </w:rPr>
          </w:rPrChange>
        </w:rPr>
        <w:t xml:space="preserve">ארי</w:t>
      </w:r>
      <w:r>
        <w:rPr>
          <w:rStyle w:val="affffd"/>
          <w:rtl/>
          <w:rPrChange w:id="11321" w:author="מנוע אמוראים" w:date="2026-10-05T16:42:03Z">
            <w:rPr>
              <w:rtl/>
            </w:rPr>
          </w:rPrChange>
        </w:rPr>
        <w:t xml:space="preserve">"</w:t>
      </w:r>
      <w:r>
        <w:rPr>
          <w:rStyle w:val="affffd"/>
          <w:rFonts w:hint="cs"/>
          <w:rtl/>
          <w:rPrChange w:id="11322" w:author="מנוע אמוראים" w:date="2026-10-05T16:42:03Z">
            <w:rPr>
              <w:rFonts w:hint="cs"/>
              <w:rtl/>
            </w:rPr>
          </w:rPrChange>
        </w:rPr>
        <w:t xml:space="preserve">ו</w:t>
      </w:r>
      <w:r>
        <w:rPr>
          <w:rFonts w:hint="cs"/>
          <w:rtl/>
        </w:rPr>
        <w:t xml:space="preserve">: </w:t>
      </w:r>
      <w:r w:rsidR="00AB3B38">
        <w:rPr>
          <w:rFonts w:hint="cs"/>
          <w:rtl/>
        </w:rPr>
        <w:t>אף</w:t>
      </w:r>
      <w:r w:rsidRPr="007435EB">
        <w:rPr>
          <w:rtl/>
        </w:rPr>
        <w:t xml:space="preserve"> </w:t>
      </w:r>
      <w:r w:rsidRPr="007435EB">
        <w:rPr>
          <w:rFonts w:hint="cs"/>
          <w:rtl/>
        </w:rPr>
        <w:t>תימא</w:t>
      </w:r>
      <w:r w:rsidRPr="007435EB">
        <w:rPr>
          <w:rtl/>
        </w:rPr>
        <w:t xml:space="preserve"> </w:t>
      </w:r>
      <w:r>
        <w:rPr>
          <w:rFonts w:hint="cs"/>
          <w:rtl/>
        </w:rPr>
        <w:t xml:space="preserve">מתני' </w:t>
      </w:r>
      <w:r>
        <w:rPr>
          <w:rStyle w:val="affffd"/>
          <w:rFonts w:hint="cs"/>
          <w:rtl/>
          <w:rPrChange w:id="11323" w:author="מנוע אמוראים" w:date="2026-10-05T16:42:03Z">
            <w:rPr>
              <w:rFonts w:hint="cs"/>
              <w:rtl/>
            </w:rPr>
          </w:rPrChange>
        </w:rPr>
        <w:t xml:space="preserve">כר</w:t>
      </w:r>
      <w:r>
        <w:rPr>
          <w:rStyle w:val="affffd"/>
          <w:rtl/>
          <w:rPrChange w:id="11324" w:author="מנוע אמוראים" w:date="2026-10-05T16:42:03Z">
            <w:rPr>
              <w:rtl/>
            </w:rPr>
          </w:rPrChange>
        </w:rPr>
        <w:t xml:space="preserve">"</w:t>
      </w:r>
      <w:r>
        <w:rPr>
          <w:rStyle w:val="affffd"/>
          <w:rFonts w:hint="cs"/>
          <w:rtl/>
          <w:rPrChange w:id="11325" w:author="מנוע אמוראים" w:date="2026-10-05T16:42:03Z">
            <w:rPr>
              <w:rFonts w:hint="cs"/>
              <w:rtl/>
            </w:rPr>
          </w:rPrChange>
        </w:rPr>
        <w:t xml:space="preserve">י</w:t>
      </w:r>
      <w:r>
        <w:rPr>
          <w:rFonts w:hint="cs"/>
          <w:rtl/>
        </w:rPr>
        <w:t xml:space="preserve"> - כיון</w:t>
      </w:r>
      <w:r w:rsidRPr="007435EB">
        <w:rPr>
          <w:rtl/>
        </w:rPr>
        <w:t xml:space="preserve"> </w:t>
      </w:r>
      <w:r w:rsidRPr="007435EB">
        <w:rPr>
          <w:rFonts w:hint="cs"/>
          <w:rtl/>
        </w:rPr>
        <w:t>דא</w:t>
      </w:r>
      <w:r w:rsidRPr="007435EB">
        <w:rPr>
          <w:rtl/>
        </w:rPr>
        <w:t>"</w:t>
      </w:r>
      <w:r w:rsidRPr="007435EB">
        <w:rPr>
          <w:rFonts w:hint="cs"/>
          <w:rtl/>
        </w:rPr>
        <w:t>ר</w:t>
      </w:r>
      <w:r w:rsidRPr="007435EB">
        <w:rPr>
          <w:rtl/>
        </w:rPr>
        <w:t xml:space="preserve"> </w:t>
      </w:r>
      <w:r w:rsidRPr="007435EB">
        <w:rPr>
          <w:rFonts w:hint="cs"/>
          <w:rtl/>
        </w:rPr>
        <w:t>יהודה</w:t>
      </w:r>
      <w:r w:rsidRPr="007435EB">
        <w:rPr>
          <w:rtl/>
        </w:rPr>
        <w:t xml:space="preserve">: </w:t>
      </w:r>
      <w:r w:rsidRPr="007435EB">
        <w:rPr>
          <w:rFonts w:hint="cs"/>
          <w:rtl/>
        </w:rPr>
        <w:t>אין</w:t>
      </w:r>
      <w:r w:rsidRPr="007435EB">
        <w:rPr>
          <w:rtl/>
        </w:rPr>
        <w:t xml:space="preserve"> </w:t>
      </w:r>
      <w:r w:rsidRPr="007435EB">
        <w:rPr>
          <w:rFonts w:hint="cs"/>
          <w:rtl/>
        </w:rPr>
        <w:t>שוחטין</w:t>
      </w:r>
      <w:r w:rsidRPr="007435EB">
        <w:rPr>
          <w:rtl/>
        </w:rPr>
        <w:t xml:space="preserve"> </w:t>
      </w:r>
      <w:r w:rsidRPr="007435EB">
        <w:rPr>
          <w:rFonts w:hint="cs"/>
          <w:rtl/>
        </w:rPr>
        <w:t>את</w:t>
      </w:r>
      <w:r w:rsidRPr="007435EB">
        <w:rPr>
          <w:rtl/>
        </w:rPr>
        <w:t xml:space="preserve"> </w:t>
      </w:r>
      <w:r w:rsidRPr="007435EB">
        <w:rPr>
          <w:rFonts w:hint="cs"/>
          <w:rtl/>
        </w:rPr>
        <w:t>הפסח</w:t>
      </w:r>
      <w:r w:rsidRPr="007435EB">
        <w:rPr>
          <w:rtl/>
        </w:rPr>
        <w:t xml:space="preserve"> </w:t>
      </w:r>
      <w:r w:rsidRPr="007435EB">
        <w:rPr>
          <w:rFonts w:hint="cs"/>
          <w:rtl/>
        </w:rPr>
        <w:t>על</w:t>
      </w:r>
      <w:r w:rsidRPr="007435EB">
        <w:rPr>
          <w:rtl/>
        </w:rPr>
        <w:t xml:space="preserve"> </w:t>
      </w:r>
      <w:r w:rsidRPr="007435EB">
        <w:rPr>
          <w:rFonts w:hint="cs"/>
          <w:rtl/>
        </w:rPr>
        <w:t>היחיד</w:t>
      </w:r>
      <w:r w:rsidRPr="007435EB">
        <w:rPr>
          <w:rtl/>
        </w:rPr>
        <w:t xml:space="preserve"> - </w:t>
      </w:r>
      <w:r w:rsidRPr="007435EB">
        <w:rPr>
          <w:rFonts w:hint="cs"/>
          <w:rtl/>
        </w:rPr>
        <w:t>מעיקרא</w:t>
      </w:r>
      <w:r w:rsidRPr="007435EB">
        <w:rPr>
          <w:rtl/>
        </w:rPr>
        <w:t xml:space="preserve"> </w:t>
      </w:r>
      <w:r w:rsidRPr="007435EB">
        <w:rPr>
          <w:rFonts w:hint="cs"/>
          <w:rtl/>
        </w:rPr>
        <w:t>לאמנויי</w:t>
      </w:r>
      <w:r w:rsidRPr="007435EB">
        <w:rPr>
          <w:rtl/>
        </w:rPr>
        <w:t xml:space="preserve"> </w:t>
      </w:r>
      <w:r w:rsidRPr="007435EB">
        <w:rPr>
          <w:rFonts w:hint="cs"/>
          <w:rtl/>
        </w:rPr>
        <w:t>אחרינא</w:t>
      </w:r>
      <w:r w:rsidRPr="007435EB">
        <w:rPr>
          <w:rtl/>
        </w:rPr>
        <w:t xml:space="preserve"> </w:t>
      </w:r>
      <w:r w:rsidRPr="007435EB">
        <w:rPr>
          <w:rFonts w:hint="cs"/>
          <w:rtl/>
        </w:rPr>
        <w:t>בהדיה</w:t>
      </w:r>
      <w:r w:rsidRPr="007435EB">
        <w:rPr>
          <w:rtl/>
        </w:rPr>
        <w:t xml:space="preserve"> </w:t>
      </w:r>
      <w:r w:rsidRPr="007435EB">
        <w:rPr>
          <w:rFonts w:hint="cs"/>
          <w:rtl/>
        </w:rPr>
        <w:t>קאי</w:t>
      </w:r>
      <w:r w:rsidRPr="007435EB">
        <w:rPr>
          <w:rtl/>
        </w:rPr>
        <w:t xml:space="preserve">, </w:t>
      </w:r>
      <w:r w:rsidRPr="007435EB">
        <w:rPr>
          <w:rFonts w:hint="cs"/>
          <w:rtl/>
        </w:rPr>
        <w:t>וכאחד</w:t>
      </w:r>
      <w:r w:rsidRPr="007435EB">
        <w:rPr>
          <w:rtl/>
        </w:rPr>
        <w:t xml:space="preserve"> </w:t>
      </w:r>
      <w:r w:rsidRPr="007435EB">
        <w:rPr>
          <w:rFonts w:hint="cs"/>
          <w:rtl/>
        </w:rPr>
        <w:t>מבני</w:t>
      </w:r>
      <w:r w:rsidRPr="007435EB">
        <w:rPr>
          <w:rtl/>
        </w:rPr>
        <w:t xml:space="preserve"> </w:t>
      </w:r>
      <w:r w:rsidRPr="007435EB">
        <w:rPr>
          <w:rFonts w:hint="cs"/>
          <w:rtl/>
        </w:rPr>
        <w:t>חבורה</w:t>
      </w:r>
      <w:r w:rsidRPr="007435EB">
        <w:rPr>
          <w:rtl/>
        </w:rPr>
        <w:t xml:space="preserve"> </w:t>
      </w:r>
      <w:r w:rsidRPr="007435EB">
        <w:rPr>
          <w:rFonts w:hint="cs"/>
          <w:rtl/>
        </w:rPr>
        <w:t>דמי</w:t>
      </w:r>
      <w:r w:rsidRPr="007435EB">
        <w:rPr>
          <w:rtl/>
        </w:rPr>
        <w:t>.</w:t>
      </w:r>
    </w:p>
    <w:p w14:paraId="0BD1D195" w14:textId="77777777" w:rsidR="00E8089F" w:rsidRPr="007435EB" w:rsidRDefault="00E8089F" w:rsidP="009A151F">
      <w:pPr>
        <w:rPr>
          <w:rFonts w:cs="Guttman Vilna"/>
          <w:bCs/>
          <w:rtl/>
        </w:rPr>
      </w:pPr>
      <w:r w:rsidRPr="005C3FF1">
        <w:rPr>
          <w:rStyle w:val="afffa"/>
          <w:rFonts w:hint="cs"/>
          <w:rtl/>
        </w:rPr>
        <w:t>ב.</w:t>
      </w:r>
      <w:r w:rsidRPr="007435EB">
        <w:rPr>
          <w:rFonts w:hint="cs"/>
          <w:rtl/>
        </w:rPr>
        <w:t xml:space="preserve"> א</w:t>
      </w:r>
      <w:r w:rsidRPr="007435EB">
        <w:rPr>
          <w:rtl/>
        </w:rPr>
        <w:t>"</w:t>
      </w:r>
      <w:r w:rsidRPr="007435EB">
        <w:rPr>
          <w:rFonts w:hint="cs"/>
          <w:rtl/>
        </w:rPr>
        <w:t>ר</w:t>
      </w:r>
      <w:r w:rsidRPr="007435EB">
        <w:rPr>
          <w:rtl/>
        </w:rPr>
        <w:t xml:space="preserve"> </w:t>
      </w:r>
      <w:r w:rsidRPr="007435EB">
        <w:rPr>
          <w:rFonts w:hint="cs"/>
          <w:rtl/>
        </w:rPr>
        <w:t>אשי</w:t>
      </w:r>
      <w:r w:rsidRPr="007435EB">
        <w:rPr>
          <w:rtl/>
        </w:rPr>
        <w:t xml:space="preserve">: </w:t>
      </w:r>
      <w:r w:rsidRPr="007435EB">
        <w:rPr>
          <w:rFonts w:hint="cs"/>
          <w:rtl/>
        </w:rPr>
        <w:t>מתניתין</w:t>
      </w:r>
      <w:r w:rsidRPr="007435EB">
        <w:rPr>
          <w:rtl/>
        </w:rPr>
        <w:t xml:space="preserve"> </w:t>
      </w:r>
      <w:r w:rsidRPr="007435EB">
        <w:rPr>
          <w:rFonts w:hint="cs"/>
          <w:rtl/>
        </w:rPr>
        <w:t>נמי</w:t>
      </w:r>
      <w:r w:rsidRPr="007435EB">
        <w:rPr>
          <w:rtl/>
        </w:rPr>
        <w:t xml:space="preserve"> </w:t>
      </w:r>
      <w:r w:rsidRPr="007435EB">
        <w:rPr>
          <w:rFonts w:hint="cs"/>
          <w:rtl/>
        </w:rPr>
        <w:t>דייקא</w:t>
      </w:r>
      <w:r w:rsidRPr="007435EB">
        <w:rPr>
          <w:rtl/>
        </w:rPr>
        <w:t xml:space="preserve">, </w:t>
      </w:r>
      <w:r w:rsidRPr="007435EB">
        <w:rPr>
          <w:rFonts w:hint="cs"/>
          <w:rtl/>
        </w:rPr>
        <w:t>דקתני</w:t>
      </w:r>
      <w:r w:rsidRPr="007435EB">
        <w:rPr>
          <w:rtl/>
        </w:rPr>
        <w:t xml:space="preserve">: </w:t>
      </w:r>
      <w:r w:rsidRPr="007435EB">
        <w:rPr>
          <w:rFonts w:hint="cs"/>
          <w:rtl/>
        </w:rPr>
        <w:t>וכן</w:t>
      </w:r>
      <w:r w:rsidRPr="007435EB">
        <w:rPr>
          <w:rtl/>
        </w:rPr>
        <w:t xml:space="preserve"> </w:t>
      </w:r>
      <w:r w:rsidRPr="007435EB">
        <w:rPr>
          <w:rFonts w:hint="cs"/>
          <w:rtl/>
        </w:rPr>
        <w:t>חמש</w:t>
      </w:r>
      <w:r w:rsidRPr="007435EB">
        <w:rPr>
          <w:rtl/>
        </w:rPr>
        <w:t xml:space="preserve"> </w:t>
      </w:r>
      <w:r w:rsidRPr="007435EB">
        <w:rPr>
          <w:rFonts w:hint="cs"/>
          <w:rtl/>
        </w:rPr>
        <w:t>חבורות</w:t>
      </w:r>
      <w:r w:rsidRPr="007435EB">
        <w:rPr>
          <w:rtl/>
        </w:rPr>
        <w:t xml:space="preserve"> </w:t>
      </w:r>
      <w:r w:rsidRPr="007435EB">
        <w:rPr>
          <w:rFonts w:hint="cs"/>
          <w:rtl/>
        </w:rPr>
        <w:t>של</w:t>
      </w:r>
      <w:r w:rsidRPr="007435EB">
        <w:rPr>
          <w:rtl/>
        </w:rPr>
        <w:t xml:space="preserve"> </w:t>
      </w:r>
      <w:r w:rsidRPr="007435EB">
        <w:rPr>
          <w:rFonts w:hint="cs"/>
          <w:rtl/>
        </w:rPr>
        <w:t>חמשה</w:t>
      </w:r>
      <w:r w:rsidRPr="007435EB">
        <w:rPr>
          <w:rtl/>
        </w:rPr>
        <w:t xml:space="preserve"> </w:t>
      </w:r>
      <w:r w:rsidRPr="007435EB">
        <w:rPr>
          <w:rFonts w:hint="cs"/>
          <w:rtl/>
        </w:rPr>
        <w:t>חמשה</w:t>
      </w:r>
      <w:r w:rsidRPr="007435EB">
        <w:rPr>
          <w:rtl/>
        </w:rPr>
        <w:t xml:space="preserve">. </w:t>
      </w:r>
      <w:r w:rsidRPr="007435EB">
        <w:rPr>
          <w:rFonts w:hint="cs"/>
          <w:rtl/>
        </w:rPr>
        <w:t>משמע אבל</w:t>
      </w:r>
      <w:r w:rsidRPr="007435EB">
        <w:rPr>
          <w:rtl/>
        </w:rPr>
        <w:t xml:space="preserve"> </w:t>
      </w:r>
      <w:r w:rsidRPr="007435EB">
        <w:rPr>
          <w:rFonts w:hint="cs"/>
          <w:rtl/>
        </w:rPr>
        <w:t>של</w:t>
      </w:r>
      <w:r w:rsidRPr="007435EB">
        <w:rPr>
          <w:rtl/>
        </w:rPr>
        <w:t xml:space="preserve"> </w:t>
      </w:r>
      <w:r w:rsidRPr="007435EB">
        <w:rPr>
          <w:rFonts w:hint="cs"/>
          <w:rtl/>
        </w:rPr>
        <w:t>חמשה</w:t>
      </w:r>
      <w:r w:rsidRPr="007435EB">
        <w:rPr>
          <w:rtl/>
        </w:rPr>
        <w:t xml:space="preserve"> </w:t>
      </w:r>
      <w:r w:rsidRPr="007435EB">
        <w:rPr>
          <w:rFonts w:hint="cs"/>
          <w:rtl/>
        </w:rPr>
        <w:t>וארבעה</w:t>
      </w:r>
      <w:r w:rsidRPr="007435EB">
        <w:rPr>
          <w:rtl/>
        </w:rPr>
        <w:t xml:space="preserve"> - </w:t>
      </w:r>
      <w:r w:rsidRPr="007435EB">
        <w:rPr>
          <w:rFonts w:hint="cs"/>
          <w:rtl/>
        </w:rPr>
        <w:t>לא</w:t>
      </w:r>
      <w:r w:rsidRPr="007435EB">
        <w:rPr>
          <w:rtl/>
        </w:rPr>
        <w:t xml:space="preserve">, </w:t>
      </w:r>
      <w:r w:rsidRPr="007435EB">
        <w:rPr>
          <w:rFonts w:hint="cs"/>
          <w:rtl/>
        </w:rPr>
        <w:t>והיינו משום דלא נותר חד מבני חבורה אצלם -</w:t>
      </w:r>
      <w:r w:rsidRPr="007435EB">
        <w:rPr>
          <w:rtl/>
        </w:rPr>
        <w:t xml:space="preserve"> </w:t>
      </w:r>
      <w:r w:rsidRPr="007435EB">
        <w:rPr>
          <w:rFonts w:hint="cs"/>
          <w:rtl/>
        </w:rPr>
        <w:t>ש</w:t>
      </w:r>
      <w:r w:rsidRPr="007435EB">
        <w:rPr>
          <w:rtl/>
        </w:rPr>
        <w:t>"</w:t>
      </w:r>
      <w:r w:rsidRPr="007435EB">
        <w:rPr>
          <w:rFonts w:hint="cs"/>
          <w:rtl/>
        </w:rPr>
        <w:t>מ</w:t>
      </w:r>
      <w:r w:rsidRPr="007435EB">
        <w:rPr>
          <w:rtl/>
        </w:rPr>
        <w:t>.</w:t>
      </w:r>
    </w:p>
    <w:p w14:paraId="0B61F9DA" w14:textId="77320A8C" w:rsidR="00C04C89" w:rsidRPr="005C3FF1" w:rsidRDefault="00F47631" w:rsidP="009A151F">
      <w:pPr>
        <w:rPr>
          <w:rStyle w:val="afffa"/>
          <w:rtl/>
        </w:rPr>
      </w:pPr>
      <w:r>
        <w:rPr>
          <w:rFonts w:hint="cs"/>
          <w:rtl/>
        </w:rPr>
        <w:lastRenderedPageBreak/>
        <w:t>***</w:t>
      </w:r>
    </w:p>
    <w:p w14:paraId="48BAE6ED" w14:textId="77777777" w:rsidR="00E8089F" w:rsidRPr="005C3FF1" w:rsidRDefault="00E8089F" w:rsidP="009A151F">
      <w:pPr>
        <w:pStyle w:val="Hadran"/>
        <w:rPr>
          <w:rStyle w:val="afffa"/>
          <w:rtl/>
        </w:rPr>
        <w:sectPr w:rsidR="00E8089F" w:rsidRPr="005C3FF1" w:rsidSect="0004022B">
          <w:type w:val="continuous"/>
          <w:pgSz w:w="5443" w:h="14181" w:code="138"/>
          <w:pgMar w:top="284" w:right="1134" w:bottom="284" w:left="907" w:header="284" w:footer="284" w:gutter="0"/>
          <w:cols w:space="1134"/>
          <w:bidi/>
          <w:rtlGutter/>
          <w:docGrid w:linePitch="360"/>
        </w:sectPr>
        <w:pPrChange w:id="91073" w:author="Claude" w:date="2026-10-08T08:35:33Z">
          <w:pPr>
            <w:rPr>
              <w:rStyle w:val="afffa"/>
              <w:rtl/>
            </w:rPr>
            <w:sectPr w:rsidR="00E8089F" w:rsidRPr="005C3FF1" w:rsidSect="0004022B">
              <w:type w:val="continuous"/>
              <w:pgSz w:w="5443" w:h="14181" w:code="138"/>
              <w:pgMar w:top="284" w:right="1134" w:bottom="284" w:left="907" w:header="284" w:footer="284" w:gutter="0"/>
              <w:cols w:space="1134"/>
              <w:bidi/>
              <w:rtlGutter/>
              <w:docGrid w:linePitch="360"/>
            </w:sectPr>
          </w:pPr>
        </w:pPrChange>
      </w:pPr>
      <w:r w:rsidRPr="005C3FF1">
        <w:rPr>
          <w:rStyle w:val="afffa"/>
          <w:rFonts w:hint="cs"/>
          <w:rtl/>
        </w:rPr>
        <w:t>הדרן</w:t>
      </w:r>
      <w:r w:rsidRPr="005C3FF1">
        <w:rPr>
          <w:rStyle w:val="afffa"/>
          <w:rtl/>
        </w:rPr>
        <w:t xml:space="preserve"> </w:t>
      </w:r>
      <w:r w:rsidRPr="005C3FF1">
        <w:rPr>
          <w:rStyle w:val="afffa"/>
          <w:rFonts w:hint="cs"/>
          <w:rtl/>
        </w:rPr>
        <w:t>עלך</w:t>
      </w:r>
      <w:r w:rsidRPr="005C3FF1">
        <w:rPr>
          <w:rStyle w:val="afffa"/>
          <w:rtl/>
        </w:rPr>
        <w:t xml:space="preserve"> </w:t>
      </w:r>
      <w:r w:rsidRPr="005C3FF1">
        <w:rPr>
          <w:rStyle w:val="afffa"/>
          <w:rFonts w:hint="cs"/>
          <w:rtl/>
        </w:rPr>
        <w:t>מי</w:t>
      </w:r>
      <w:r w:rsidRPr="005C3FF1">
        <w:rPr>
          <w:rStyle w:val="afffa"/>
          <w:rtl/>
        </w:rPr>
        <w:t xml:space="preserve"> </w:t>
      </w:r>
      <w:r w:rsidRPr="005C3FF1">
        <w:rPr>
          <w:rStyle w:val="afffa"/>
          <w:rFonts w:hint="cs"/>
          <w:rtl/>
        </w:rPr>
        <w:t>שהיה</w:t>
      </w:r>
      <w:r w:rsidRPr="005C3FF1">
        <w:rPr>
          <w:rStyle w:val="afffa"/>
          <w:rtl/>
        </w:rPr>
        <w:t xml:space="preserve"> </w:t>
      </w:r>
      <w:r w:rsidRPr="005C3FF1">
        <w:rPr>
          <w:rStyle w:val="afffa"/>
          <w:rFonts w:hint="cs"/>
          <w:rtl/>
        </w:rPr>
        <w:t>טמא</w:t>
      </w:r>
      <w:r w:rsidRPr="005C3FF1">
        <w:rPr>
          <w:rStyle w:val="afffa"/>
          <w:rtl/>
        </w:rPr>
        <w:t xml:space="preserve"> </w:t>
      </w:r>
      <w:r w:rsidRPr="005C3FF1">
        <w:rPr>
          <w:rStyle w:val="afffa"/>
          <w:rFonts w:hint="cs"/>
          <w:rtl/>
        </w:rPr>
        <w:t>וסליקא לה פסח שני</w:t>
      </w:r>
    </w:p>
    <w:p w14:paraId="4539FDEB" w14:textId="77777777" w:rsidR="00E8089F" w:rsidRPr="007435EB" w:rsidRDefault="00E8089F" w:rsidP="005C3FF1">
      <w:pPr>
        <w:pStyle w:val="afff"/>
        <w:framePr w:wrap="around"/>
        <w:rPr>
          <w:rtl/>
        </w:rPr>
      </w:pPr>
      <w:r w:rsidRPr="007435EB">
        <w:rPr>
          <w:rFonts w:hint="cs"/>
          <w:rtl/>
        </w:rPr>
        <w:t>צט:</w:t>
      </w:r>
    </w:p>
    <w:p w14:paraId="0D924213" w14:textId="77777777" w:rsidR="00E8089F" w:rsidRPr="007435EB" w:rsidRDefault="0030227B" w:rsidP="00D661D8">
      <w:pPr>
        <w:pStyle w:val="afff4"/>
        <w:framePr w:wrap="around" w:x="2004" w:y="13901"/>
        <w:rPr>
          <w:rtl/>
        </w:rPr>
      </w:pPr>
      <w:r w:rsidRPr="007435EB">
        <w:rPr>
          <w:rFonts w:hint="cs"/>
          <w:rtl/>
        </w:rPr>
        <w:t>(</w:t>
      </w:r>
      <w:r w:rsidR="00E8089F" w:rsidRPr="007435EB">
        <w:rPr>
          <w:rFonts w:hint="cs"/>
          <w:rtl/>
        </w:rPr>
        <w:t>צט:- קכא:</w:t>
      </w:r>
      <w:r w:rsidRPr="007435EB">
        <w:rPr>
          <w:rFonts w:hint="cs"/>
          <w:rtl/>
        </w:rPr>
        <w:t>)</w:t>
      </w:r>
    </w:p>
    <w:p w14:paraId="40E0156D" w14:textId="77777777" w:rsidR="00D661D8" w:rsidRPr="007435EB" w:rsidRDefault="00D661D8" w:rsidP="00D661D8">
      <w:pPr>
        <w:pStyle w:val="afff"/>
        <w:framePr w:wrap="around"/>
        <w:rPr>
          <w:rtl/>
        </w:rPr>
      </w:pPr>
    </w:p>
    <w:p w14:paraId="5D15A04E" w14:textId="77777777" w:rsidR="00D661D8" w:rsidRPr="007435EB" w:rsidRDefault="00D661D8" w:rsidP="00D661D8">
      <w:pPr>
        <w:bidi w:val="0"/>
        <w:spacing w:after="160" w:line="259" w:lineRule="auto"/>
        <w:jc w:val="left"/>
        <w:rPr>
          <w:rFonts w:cs="BA Vilna Bold"/>
          <w:b/>
          <w:bCs/>
          <w:szCs w:val="22"/>
        </w:rPr>
      </w:pPr>
      <w:r w:rsidRPr="007435EB">
        <w:rPr>
          <w:b/>
          <w:rtl/>
        </w:rPr>
        <w:br w:type="page"/>
      </w:r>
    </w:p>
    <w:p w14:paraId="21B3C2FA" w14:textId="4847822E" w:rsidR="00D661D8" w:rsidRPr="007435EB" w:rsidRDefault="00D661D8" w:rsidP="00D661D8">
      <w:pPr>
        <w:pStyle w:val="afff"/>
        <w:framePr w:wrap="around"/>
        <w:rPr>
          <w:rtl/>
        </w:rPr>
      </w:pPr>
      <w:r>
        <w:rPr>
          <w:rFonts w:hint="cs"/>
          <w:rtl/>
        </w:rPr>
        <w:lastRenderedPageBreak/>
        <w:t>צט:</w:t>
      </w:r>
    </w:p>
    <w:p w14:paraId="084BC737" w14:textId="77777777" w:rsidR="00D661D8" w:rsidRPr="007435EB" w:rsidRDefault="00D661D8" w:rsidP="00D661D8">
      <w:pPr>
        <w:pStyle w:val="PetichatPerek"/>
        <w:rPr>
          <w:spacing w:val="0"/>
          <w:rtl/>
        </w:rPr>
        <w:pPrChange w:id="41177" w:author="Claude" w:date="2026-10-07T09:25:14Z">
          <w:pPr>
            <w:pStyle w:val="affffa"/>
            <w:framePr w:h="56" w:hRule="exact" w:wrap="notBeside" w:x="1" w:y="18"/>
            <w:rPr>
              <w:spacing w:val="0"/>
              <w:rtl/>
            </w:rPr>
          </w:pPr>
        </w:pPrChange>
      </w:pPr>
      <w:r>
        <w:rPr>
          <w:rFonts w:hint="cs"/>
          <w:spacing w:val="0"/>
          <w:rtl/>
        </w:rPr>
        <w:t xml:space="preserve">פרק ראשון</w:t>
      </w:r>
      <w:del w:id="42186" w:author="Claude" w:date="2026-10-07T09:33:28Z">
        <w:r>
          <w:rPr>
            <w:rFonts w:hint="cs"/>
            <w:spacing w:val="0"/>
            <w:rtl/>
          </w:rPr>
          <w:delText xml:space="preserve"> </w:delText>
        </w:r>
      </w:del>
      <w:ins w:id="42187" w:author="Claude" w:date="2026-10-07T09:33:28Z">
        <w:r>
          <w:rPr>
            <w:rFonts w:hint="cs"/>
            <w:spacing w:val="0"/>
            <w:rtl/>
          </w:rPr>
          <w:t xml:space="preserve"> - </w:t>
        </w:r>
      </w:ins>
      <w:r>
        <w:rPr>
          <w:rFonts w:hint="cs"/>
          <w:spacing w:val="0"/>
          <w:rtl/>
        </w:rPr>
        <w:t xml:space="preserve">אור לי''ד</w:t>
      </w:r>
    </w:p>
    <w:p w14:paraId="7E656997" w14:textId="77777777" w:rsidR="00D661D8" w:rsidRPr="007435EB" w:rsidRDefault="00D661D8" w:rsidP="00D661D8">
      <w:pPr>
        <w:pStyle w:val="afff3"/>
        <w:framePr w:wrap="around"/>
        <w:rPr>
          <w:del w:id="41183" w:author="Claude" w:date="2026-10-07T09:25:14Z"/>
          <w:rtl/>
        </w:rPr>
      </w:pPr>
      <w:del w:id="41182" w:author="Claude" w:date="2026-10-07T09:25:14Z">
        <w:r w:rsidRPr="007435EB">
          <w:rPr>
            <w:rFonts w:hint="cs"/>
            <w:rtl/>
          </w:rPr>
          <w:delText xml:space="preserve">ער+בי פסחים</w:delText>
        </w:r>
      </w:del>
    </w:p>
    <w:p w14:paraId="1390CF94" w14:textId="77777777" w:rsidR="00D661D8" w:rsidRPr="007435EB" w:rsidRDefault="00D661D8" w:rsidP="00D661D8">
      <w:pPr>
        <w:pStyle w:val="afff4"/>
        <w:framePr w:wrap="around"/>
        <w:rPr>
          <w:rtl/>
        </w:rPr>
      </w:pPr>
      <w:r w:rsidRPr="007435EB">
        <w:rPr>
          <w:rFonts w:hint="cs"/>
          <w:rtl/>
        </w:rPr>
        <w:t>(צט:- קכא:)</w:t>
      </w:r>
    </w:p>
    <w:p w14:paraId="35780ED9" w14:textId="77777777" w:rsidR="00D661D8" w:rsidRPr="007435EB" w:rsidRDefault="00D661D8" w:rsidP="00D661D8">
      <w:pPr>
        <w:pStyle w:val="afff2"/>
        <w:framePr w:wrap="around"/>
        <w:rPr>
          <w:del w:id="41181" w:author="Claude" w:date="2026-10-07T09:25:14Z"/>
          <w:rtl/>
        </w:rPr>
      </w:pPr>
      <w:del w:id="41180" w:author="Claude" w:date="2026-10-07T09:25:14Z">
        <w:r w:rsidRPr="007435EB">
          <w:rPr>
            <w:rFonts w:hint="cs"/>
            <w:rtl/>
          </w:rPr>
          <w:delText xml:space="preserve">פרק עשירי</w:delText>
        </w:r>
      </w:del>
    </w:p>
    <w:p>
      <w:pPr>
        <w:pStyle w:val="PetichatPerek"/>
        <w:rPr>
          <w:ins w:id="41179" w:author="Claude" w:date="2026-10-07T09:25:14Z"/>
        </w:rPr>
      </w:pPr>
      <w:ins w:id="41178" w:author="Claude" w:date="2026-10-07T09:25:14Z">
        <w:r>
          <w:rPr>
            <w:rFonts w:hint="cs"/>
            <w:rtl/>
          </w:rPr>
          <w:t xml:space="preserve">פרק עשירי</w:t>
        </w:r>
        <w:r>
          <w:rPr>
            <w:rFonts w:hint="cs"/>
            <w:rtl/>
          </w:rPr>
          <w:t xml:space="preserve"> - </w:t>
        </w:r>
        <w:r>
          <w:rPr>
            <w:rFonts w:hint="cs"/>
            <w:rtl/>
          </w:rPr>
          <w:t xml:space="preserve">ער+בי פסחים</w:t>
        </w:r>
      </w:ins>
    </w:p>
    <w:p>
      <w:pPr>
        <w:pStyle w:val="affffff1"/>
        <w:rPr>
          <w:ins w:id="20198" w:author="קלוד" w:date="2026-10-06T10:09:47Z"/>
        </w:rPr>
      </w:pPr>
      <w:ins w:id="20197" w:author="קלוד" w:date="2026-10-06T10:09:47Z">
        <w:r>
          <w:t xml:space="preserve">משנה א</w:t>
        </w:r>
      </w:ins>
    </w:p>
    <w:p w14:paraId="59DE6981" w14:textId="77777777" w:rsidR="00D661D8" w:rsidRPr="007435EB" w:rsidRDefault="00D661D8" w:rsidP="00D661D8">
      <w:pPr>
        <w:pStyle w:val="afff5"/>
        <w:rPr>
          <w:b/>
          <w:rtl/>
        </w:rPr>
      </w:pPr>
      <w:r w:rsidRPr="007435EB">
        <w:rPr>
          <w:rFonts w:hint="cs"/>
          <w:b/>
          <w:rtl/>
        </w:rPr>
        <w:t>ערבי</w:t>
      </w:r>
      <w:r w:rsidRPr="007435EB">
        <w:rPr>
          <w:b/>
          <w:rtl/>
        </w:rPr>
        <w:t xml:space="preserve"> </w:t>
      </w:r>
      <w:r w:rsidRPr="007435EB">
        <w:rPr>
          <w:rFonts w:hint="cs"/>
          <w:b/>
          <w:rtl/>
        </w:rPr>
        <w:t>פסחים</w:t>
      </w:r>
      <w:r w:rsidRPr="007435EB">
        <w:rPr>
          <w:b/>
          <w:rtl/>
        </w:rPr>
        <w:t xml:space="preserve"> </w:t>
      </w:r>
      <w:r w:rsidRPr="007435EB">
        <w:rPr>
          <w:rFonts w:hint="cs"/>
          <w:b/>
          <w:rtl/>
        </w:rPr>
        <w:t>סמוך</w:t>
      </w:r>
      <w:r w:rsidRPr="007435EB">
        <w:rPr>
          <w:b/>
          <w:rtl/>
        </w:rPr>
        <w:t xml:space="preserve"> </w:t>
      </w:r>
      <w:r w:rsidRPr="007435EB">
        <w:rPr>
          <w:rFonts w:hint="cs"/>
          <w:b/>
          <w:rtl/>
        </w:rPr>
        <w:t>למנחה</w:t>
      </w:r>
      <w:r w:rsidRPr="007435EB">
        <w:rPr>
          <w:b/>
          <w:rtl/>
        </w:rPr>
        <w:t xml:space="preserve"> </w:t>
      </w:r>
      <w:r w:rsidRPr="007435EB">
        <w:rPr>
          <w:rFonts w:hint="cs"/>
          <w:b/>
          <w:rtl/>
        </w:rPr>
        <w:t>לא</w:t>
      </w:r>
      <w:r w:rsidRPr="007435EB">
        <w:rPr>
          <w:b/>
          <w:rtl/>
        </w:rPr>
        <w:t xml:space="preserve"> </w:t>
      </w:r>
      <w:r w:rsidRPr="007435EB">
        <w:rPr>
          <w:rFonts w:hint="cs"/>
          <w:b/>
          <w:rtl/>
        </w:rPr>
        <w:t>יאכל</w:t>
      </w:r>
      <w:r w:rsidRPr="007435EB">
        <w:rPr>
          <w:b/>
          <w:rtl/>
        </w:rPr>
        <w:t xml:space="preserve"> </w:t>
      </w:r>
      <w:r w:rsidRPr="007435EB">
        <w:rPr>
          <w:rFonts w:hint="cs"/>
          <w:b/>
          <w:rtl/>
        </w:rPr>
        <w:t>אדם</w:t>
      </w:r>
      <w:r w:rsidRPr="007435EB">
        <w:rPr>
          <w:b/>
          <w:rtl/>
        </w:rPr>
        <w:t xml:space="preserve"> </w:t>
      </w:r>
      <w:r w:rsidRPr="007435EB">
        <w:rPr>
          <w:rFonts w:hint="cs"/>
          <w:b/>
          <w:rtl/>
        </w:rPr>
        <w:t>עד</w:t>
      </w:r>
      <w:r w:rsidRPr="007435EB">
        <w:rPr>
          <w:b/>
          <w:rtl/>
        </w:rPr>
        <w:t xml:space="preserve"> </w:t>
      </w:r>
      <w:r w:rsidRPr="007435EB">
        <w:rPr>
          <w:rFonts w:hint="cs"/>
          <w:b/>
          <w:rtl/>
        </w:rPr>
        <w:t>שתחשך</w:t>
      </w:r>
      <w:r w:rsidRPr="007435EB">
        <w:rPr>
          <w:b/>
          <w:rtl/>
        </w:rPr>
        <w:t>.</w:t>
      </w:r>
    </w:p>
    <w:p w14:paraId="44826F6D" w14:textId="77777777" w:rsidR="00D661D8" w:rsidRPr="007435EB" w:rsidRDefault="00D661D8" w:rsidP="00D661D8">
      <w:pPr>
        <w:pStyle w:val="afff5"/>
        <w:rPr>
          <w:b/>
          <w:rtl/>
        </w:rPr>
      </w:pPr>
      <w:r>
        <w:rPr>
          <w:rFonts w:hint="cs"/>
          <w:b/>
          <w:rtl/>
        </w:rPr>
        <w:t>אף</w:t>
      </w:r>
      <w:r w:rsidRPr="007435EB">
        <w:rPr>
          <w:b/>
          <w:rtl/>
        </w:rPr>
        <w:t xml:space="preserve"> </w:t>
      </w:r>
      <w:r w:rsidRPr="007435EB">
        <w:rPr>
          <w:rFonts w:hint="cs"/>
          <w:b/>
          <w:rtl/>
        </w:rPr>
        <w:t>עני</w:t>
      </w:r>
      <w:r w:rsidRPr="007435EB">
        <w:rPr>
          <w:b/>
          <w:rtl/>
        </w:rPr>
        <w:t xml:space="preserve"> </w:t>
      </w:r>
      <w:r w:rsidRPr="007435EB">
        <w:rPr>
          <w:rFonts w:hint="cs"/>
          <w:b/>
          <w:rtl/>
        </w:rPr>
        <w:t>שבישראל</w:t>
      </w:r>
      <w:r w:rsidRPr="007435EB">
        <w:rPr>
          <w:b/>
          <w:rtl/>
        </w:rPr>
        <w:t xml:space="preserve"> </w:t>
      </w:r>
      <w:r w:rsidRPr="007435EB">
        <w:rPr>
          <w:rFonts w:hint="cs"/>
          <w:b/>
          <w:rtl/>
        </w:rPr>
        <w:t>לא</w:t>
      </w:r>
      <w:r w:rsidRPr="007435EB">
        <w:rPr>
          <w:b/>
          <w:rtl/>
        </w:rPr>
        <w:t xml:space="preserve"> </w:t>
      </w:r>
      <w:r w:rsidRPr="007435EB">
        <w:rPr>
          <w:rFonts w:hint="cs"/>
          <w:b/>
          <w:rtl/>
        </w:rPr>
        <w:t>יאכל</w:t>
      </w:r>
      <w:r w:rsidRPr="007435EB">
        <w:rPr>
          <w:b/>
          <w:rtl/>
        </w:rPr>
        <w:t xml:space="preserve"> </w:t>
      </w:r>
      <w:r w:rsidRPr="007435EB">
        <w:rPr>
          <w:rFonts w:hint="cs"/>
          <w:b/>
          <w:rtl/>
        </w:rPr>
        <w:t>עד</w:t>
      </w:r>
      <w:r w:rsidRPr="007435EB">
        <w:rPr>
          <w:b/>
          <w:rtl/>
        </w:rPr>
        <w:t xml:space="preserve"> </w:t>
      </w:r>
      <w:r w:rsidRPr="007435EB">
        <w:rPr>
          <w:rFonts w:hint="cs"/>
          <w:b/>
          <w:rtl/>
        </w:rPr>
        <w:t>שיסב</w:t>
      </w:r>
      <w:r w:rsidRPr="007435EB">
        <w:rPr>
          <w:b/>
          <w:rtl/>
        </w:rPr>
        <w:t>.</w:t>
      </w:r>
    </w:p>
    <w:p w14:paraId="5AF98236" w14:textId="77777777" w:rsidR="00D661D8" w:rsidRPr="007435EB" w:rsidRDefault="00D661D8" w:rsidP="00D661D8">
      <w:pPr>
        <w:pStyle w:val="afff5"/>
        <w:rPr>
          <w:b/>
          <w:rtl/>
        </w:rPr>
      </w:pPr>
      <w:r w:rsidRPr="007435EB">
        <w:rPr>
          <w:rFonts w:hint="cs"/>
          <w:b/>
          <w:rtl/>
        </w:rPr>
        <w:t>ולא</w:t>
      </w:r>
      <w:r w:rsidRPr="007435EB">
        <w:rPr>
          <w:b/>
          <w:rtl/>
        </w:rPr>
        <w:t xml:space="preserve"> </w:t>
      </w:r>
      <w:r w:rsidRPr="007435EB">
        <w:rPr>
          <w:rFonts w:hint="cs"/>
          <w:b/>
          <w:rtl/>
        </w:rPr>
        <w:t>יפחתו</w:t>
      </w:r>
      <w:r w:rsidRPr="007435EB">
        <w:rPr>
          <w:b/>
          <w:rtl/>
        </w:rPr>
        <w:t xml:space="preserve"> </w:t>
      </w:r>
      <w:r w:rsidRPr="007435EB">
        <w:rPr>
          <w:rFonts w:hint="cs"/>
          <w:b/>
          <w:rtl/>
        </w:rPr>
        <w:t>לו</w:t>
      </w:r>
      <w:r w:rsidRPr="007435EB">
        <w:rPr>
          <w:b/>
          <w:rtl/>
        </w:rPr>
        <w:t xml:space="preserve"> </w:t>
      </w:r>
      <w:r w:rsidRPr="007435EB">
        <w:rPr>
          <w:rFonts w:hint="cs"/>
          <w:b/>
          <w:rtl/>
        </w:rPr>
        <w:t>מארבע</w:t>
      </w:r>
      <w:r w:rsidRPr="007435EB">
        <w:rPr>
          <w:b/>
          <w:rtl/>
        </w:rPr>
        <w:t xml:space="preserve"> </w:t>
      </w:r>
      <w:r w:rsidRPr="007435EB">
        <w:rPr>
          <w:rFonts w:hint="cs"/>
          <w:b/>
          <w:rtl/>
        </w:rPr>
        <w:t>כוסות</w:t>
      </w:r>
      <w:r w:rsidRPr="007435EB">
        <w:rPr>
          <w:b/>
          <w:rtl/>
        </w:rPr>
        <w:t xml:space="preserve"> </w:t>
      </w:r>
      <w:r w:rsidRPr="007435EB">
        <w:rPr>
          <w:rFonts w:hint="cs"/>
          <w:b/>
          <w:rtl/>
        </w:rPr>
        <w:t>של</w:t>
      </w:r>
      <w:r w:rsidRPr="007435EB">
        <w:rPr>
          <w:b/>
          <w:rtl/>
        </w:rPr>
        <w:t xml:space="preserve"> </w:t>
      </w:r>
      <w:r w:rsidRPr="007435EB">
        <w:rPr>
          <w:rFonts w:hint="cs"/>
          <w:b/>
          <w:rtl/>
        </w:rPr>
        <w:t>יין</w:t>
      </w:r>
      <w:r w:rsidRPr="007435EB">
        <w:rPr>
          <w:b/>
          <w:rtl/>
        </w:rPr>
        <w:t xml:space="preserve">, </w:t>
      </w:r>
      <w:r w:rsidRPr="007435EB">
        <w:rPr>
          <w:rFonts w:hint="cs"/>
          <w:b/>
          <w:rtl/>
        </w:rPr>
        <w:t>ו</w:t>
      </w:r>
      <w:r>
        <w:rPr>
          <w:rFonts w:hint="cs"/>
          <w:b/>
          <w:rtl/>
        </w:rPr>
        <w:t>אף</w:t>
      </w:r>
      <w:r w:rsidRPr="007435EB">
        <w:rPr>
          <w:b/>
          <w:rtl/>
        </w:rPr>
        <w:t xml:space="preserve"> </w:t>
      </w:r>
      <w:r w:rsidRPr="007435EB">
        <w:rPr>
          <w:rFonts w:hint="cs"/>
          <w:b/>
          <w:rtl/>
        </w:rPr>
        <w:t>מן</w:t>
      </w:r>
      <w:r w:rsidRPr="007435EB">
        <w:rPr>
          <w:b/>
          <w:rtl/>
        </w:rPr>
        <w:t xml:space="preserve"> </w:t>
      </w:r>
      <w:r w:rsidRPr="007435EB">
        <w:rPr>
          <w:rFonts w:hint="cs"/>
          <w:b/>
          <w:rtl/>
        </w:rPr>
        <w:t>התמחוי</w:t>
      </w:r>
      <w:r w:rsidRPr="007435EB">
        <w:rPr>
          <w:b/>
          <w:rtl/>
        </w:rPr>
        <w:t>.</w:t>
      </w:r>
    </w:p>
    <w:p w14:paraId="310534C0" w14:textId="77777777" w:rsidR="00D661D8" w:rsidRPr="009E69E4" w:rsidRDefault="00D661D8" w:rsidP="00D661D8">
      <w:pPr>
        <w:pStyle w:val="36"/>
        <w:framePr w:wrap="notBeside"/>
        <w:rPr>
          <w:rtl/>
        </w:rPr>
      </w:pPr>
      <w:r w:rsidRPr="009E69E4">
        <w:rPr>
          <w:rFonts w:hint="cs"/>
          <w:rtl/>
        </w:rPr>
        <w:t xml:space="preserve">הך </w:t>
      </w:r>
    </w:p>
    <w:p w14:paraId="2FC56924" w14:textId="77777777" w:rsidR="00D661D8" w:rsidRPr="007435EB" w:rsidRDefault="00D661D8" w:rsidP="00D661D8">
      <w:pPr>
        <w:rPr>
          <w:rFonts w:ascii="Fb Fontext" w:hAnsi="Fb Fontext"/>
          <w:rtl/>
        </w:rPr>
      </w:pPr>
      <w:r>
        <w:rPr>
          <w:rFonts w:ascii="Fb Fontext" w:hAnsi="Fb Fontext" w:hint="cs"/>
          <w:rtl/>
        </w:rPr>
        <w:t xml:space="preserve">דערבי פסחים ולא </w:t>
      </w:r>
      <w:r>
        <w:rPr>
          <w:rStyle w:val="affffd"/>
          <w:rFonts w:ascii="Fb Fontext" w:hAnsi="Fb Fontext" w:hint="cs"/>
          <w:rtl/>
          <w:rPrChange w:id="11326" w:author="מנוע אמוראים" w:date="2026-10-05T16:42:03Z">
            <w:rPr>
              <w:rFonts w:ascii="Fb Fontext" w:hAnsi="Fb Fontext" w:hint="cs"/>
              <w:rtl/>
            </w:rPr>
          </w:rPrChange>
        </w:rPr>
        <w:t xml:space="preserve">ער</w:t>
      </w:r>
      <w:r>
        <w:rPr>
          <w:rStyle w:val="affffd"/>
          <w:rFonts w:ascii="Fb Fontext" w:hAnsi="Fb Fontext"/>
          <w:rtl/>
          <w:rPrChange w:id="11327" w:author="מנוע אמוראים" w:date="2026-10-05T16:42:03Z">
            <w:rPr>
              <w:rFonts w:ascii="Fb Fontext" w:hAnsi="Fb Fontext"/>
              <w:rtl/>
            </w:rPr>
          </w:rPrChange>
        </w:rPr>
        <w:t xml:space="preserve">"</w:t>
      </w:r>
      <w:r>
        <w:rPr>
          <w:rStyle w:val="affffd"/>
          <w:rFonts w:ascii="Fb Fontext" w:hAnsi="Fb Fontext" w:hint="cs"/>
          <w:rtl/>
          <w:rPrChange w:id="11328" w:author="מנוע אמוראים" w:date="2026-10-05T16:42:03Z">
            <w:rPr>
              <w:rFonts w:ascii="Fb Fontext" w:hAnsi="Fb Fontext" w:hint="cs"/>
              <w:rtl/>
            </w:rPr>
          </w:rPrChange>
        </w:rPr>
        <w:t xml:space="preserve">ש</w:t>
      </w:r>
      <w:r>
        <w:rPr>
          <w:rFonts w:ascii="Fb Fontext" w:hAnsi="Fb Fontext" w:hint="cs"/>
          <w:rtl/>
        </w:rPr>
        <w:t xml:space="preserve"> </w:t>
      </w:r>
      <w:r>
        <w:rPr>
          <w:rStyle w:val="affffff0"/>
          <w:rFonts w:hint="cs"/>
          <w:rtl/>
        </w:rPr>
        <w:t xml:space="preserve">[</w:t>
      </w:r>
      <w:r>
        <w:rPr>
          <w:rStyle w:val="affffd"/>
          <w:rFonts w:hint="cs"/>
          <w:rtl/>
          <w:rPrChange w:id="11329" w:author="מנוע אמוראים" w:date="2026-10-05T16:42:03Z">
            <w:rPr>
              <w:rStyle w:val="affffff0"/>
              <w:rFonts w:hint="cs"/>
              <w:rtl/>
            </w:rPr>
          </w:rPrChange>
        </w:rPr>
        <w:t xml:space="preserve">דלר</w:t>
      </w:r>
      <w:r>
        <w:rPr>
          <w:rStyle w:val="affffd"/>
          <w:rtl/>
          <w:rPrChange w:id="11330" w:author="מנוע אמוראים" w:date="2026-10-05T16:42:03Z">
            <w:rPr>
              <w:rStyle w:val="affffff0"/>
              <w:rtl/>
            </w:rPr>
          </w:rPrChange>
        </w:rPr>
        <w:t xml:space="preserve">"</w:t>
      </w:r>
      <w:r>
        <w:rPr>
          <w:rStyle w:val="affffd"/>
          <w:rFonts w:hint="cs"/>
          <w:rtl/>
          <w:rPrChange w:id="11331" w:author="מנוע אמוראים" w:date="2026-10-05T16:42:03Z">
            <w:rPr>
              <w:rStyle w:val="affffff0"/>
              <w:rFonts w:hint="cs"/>
              <w:rtl/>
            </w:rPr>
          </w:rPrChange>
        </w:rPr>
        <w:t xml:space="preserve">י</w:t>
      </w:r>
      <w:r>
        <w:rPr>
          <w:rStyle w:val="affffff0"/>
          <w:rFonts w:hint="cs"/>
          <w:rtl/>
        </w:rPr>
        <w:t xml:space="preserve"> - מן המנחה ולמעלה כדי שיכנס לשבת כשהוא תאווה]</w:t>
      </w:r>
    </w:p>
    <w:p w14:paraId="435F572E" w14:textId="77777777" w:rsidR="00D661D8" w:rsidRPr="00BD18EE" w:rsidRDefault="00D661D8" w:rsidP="00D661D8">
      <w:pPr>
        <w:pStyle w:val="36"/>
        <w:framePr w:wrap="notBeside"/>
        <w:rPr>
          <w:rtl/>
        </w:rPr>
      </w:pPr>
      <w:r>
        <w:rPr>
          <w:rFonts w:hint="cs"/>
          <w:rtl/>
        </w:rPr>
        <w:t xml:space="preserve">א. </w:t>
      </w:r>
      <w:r w:rsidRPr="00BD18EE">
        <w:rPr>
          <w:rFonts w:hint="cs"/>
          <w:rtl/>
        </w:rPr>
        <w:t>ר</w:t>
      </w:r>
      <w:r w:rsidRPr="00BD18EE">
        <w:rPr>
          <w:rtl/>
        </w:rPr>
        <w:t>"</w:t>
      </w:r>
      <w:r w:rsidRPr="00BD18EE">
        <w:rPr>
          <w:rFonts w:hint="cs"/>
          <w:rtl/>
        </w:rPr>
        <w:t>ה:</w:t>
      </w:r>
      <w:r w:rsidRPr="00BD18EE">
        <w:rPr>
          <w:rtl/>
        </w:rPr>
        <w:t xml:space="preserve"> </w:t>
      </w:r>
    </w:p>
    <w:p w14:paraId="3BA05607" w14:textId="77777777" w:rsidR="00D661D8" w:rsidRPr="007435EB" w:rsidRDefault="00D661D8" w:rsidP="00D661D8">
      <w:pPr>
        <w:spacing w:after="60"/>
        <w:rPr>
          <w:rtl/>
        </w:rPr>
      </w:pPr>
      <w:r w:rsidRPr="007435EB">
        <w:rPr>
          <w:rFonts w:hint="cs"/>
          <w:rtl/>
        </w:rPr>
        <w:t xml:space="preserve">לרבי יוסי </w:t>
      </w:r>
      <w:r>
        <w:rPr>
          <w:rFonts w:hint="cs"/>
          <w:rtl/>
        </w:rPr>
        <w:t>ד</w:t>
      </w:r>
      <w:r w:rsidRPr="007435EB">
        <w:rPr>
          <w:rFonts w:hint="cs"/>
          <w:rtl/>
        </w:rPr>
        <w:t>אוכל</w:t>
      </w:r>
      <w:r w:rsidRPr="007435EB">
        <w:rPr>
          <w:rtl/>
        </w:rPr>
        <w:t xml:space="preserve"> </w:t>
      </w:r>
      <w:r w:rsidRPr="007435EB">
        <w:rPr>
          <w:rFonts w:hint="cs"/>
          <w:rtl/>
        </w:rPr>
        <w:t>והולך</w:t>
      </w:r>
      <w:r w:rsidRPr="007435EB">
        <w:rPr>
          <w:rtl/>
        </w:rPr>
        <w:t xml:space="preserve"> </w:t>
      </w:r>
      <w:r w:rsidRPr="007435EB">
        <w:rPr>
          <w:rFonts w:hint="cs"/>
          <w:rtl/>
        </w:rPr>
        <w:t>עד</w:t>
      </w:r>
      <w:r w:rsidRPr="007435EB">
        <w:rPr>
          <w:rtl/>
        </w:rPr>
        <w:t xml:space="preserve"> </w:t>
      </w:r>
      <w:r w:rsidRPr="007435EB">
        <w:rPr>
          <w:rFonts w:hint="cs"/>
          <w:rtl/>
        </w:rPr>
        <w:t>שתחשך</w:t>
      </w:r>
      <w:r w:rsidRPr="007435EB">
        <w:rPr>
          <w:rtl/>
        </w:rPr>
        <w:t xml:space="preserve">, </w:t>
      </w:r>
      <w:r w:rsidRPr="007435EB">
        <w:rPr>
          <w:rFonts w:hint="cs"/>
          <w:rtl/>
        </w:rPr>
        <w:t>ה</w:t>
      </w:r>
      <w:r w:rsidRPr="007435EB">
        <w:rPr>
          <w:rtl/>
        </w:rPr>
        <w:t>"</w:t>
      </w:r>
      <w:r>
        <w:rPr>
          <w:rFonts w:hint="cs"/>
          <w:rtl/>
        </w:rPr>
        <w:t xml:space="preserve">מ </w:t>
      </w:r>
      <w:r>
        <w:rPr>
          <w:rStyle w:val="affffd"/>
          <w:rFonts w:hint="cs"/>
          <w:rtl/>
          <w:rPrChange w:id="11332" w:author="מנוע אמוראים" w:date="2026-10-05T16:42:03Z">
            <w:rPr>
              <w:rFonts w:hint="cs"/>
              <w:rtl/>
            </w:rPr>
          </w:rPrChange>
        </w:rPr>
        <w:t xml:space="preserve">בער</w:t>
      </w:r>
      <w:r>
        <w:rPr>
          <w:rStyle w:val="affffd"/>
          <w:rtl/>
          <w:rPrChange w:id="11333" w:author="מנוע אמוראים" w:date="2026-10-05T16:42:03Z">
            <w:rPr>
              <w:rtl/>
            </w:rPr>
          </w:rPrChange>
        </w:rPr>
        <w:t xml:space="preserve">"</w:t>
      </w:r>
      <w:r>
        <w:rPr>
          <w:rStyle w:val="affffd"/>
          <w:rFonts w:hint="cs"/>
          <w:rtl/>
          <w:rPrChange w:id="11334" w:author="מנוע אמוראים" w:date="2026-10-05T16:42:03Z">
            <w:rPr>
              <w:rFonts w:hint="cs"/>
              <w:rtl/>
            </w:rPr>
          </w:rPrChange>
        </w:rPr>
        <w:t xml:space="preserve">ש</w:t>
      </w:r>
      <w:r>
        <w:rPr>
          <w:rFonts w:hint="cs"/>
          <w:rtl/>
        </w:rPr>
        <w:t xml:space="preserve"> אבל </w:t>
      </w:r>
      <w:r>
        <w:rPr>
          <w:rStyle w:val="affffd"/>
          <w:rFonts w:hint="cs"/>
          <w:rtl/>
          <w:rPrChange w:id="11335" w:author="מנוע אמוראים" w:date="2026-10-05T16:42:03Z">
            <w:rPr>
              <w:rFonts w:hint="cs"/>
              <w:rtl/>
            </w:rPr>
          </w:rPrChange>
        </w:rPr>
        <w:t xml:space="preserve">בער</w:t>
      </w:r>
      <w:r>
        <w:rPr>
          <w:rStyle w:val="affffd"/>
          <w:rtl/>
          <w:rPrChange w:id="11336" w:author="מנוע אמוראים" w:date="2026-10-05T16:42:03Z">
            <w:rPr>
              <w:rtl/>
            </w:rPr>
          </w:rPrChange>
        </w:rPr>
        <w:t xml:space="preserve">"</w:t>
      </w:r>
      <w:r>
        <w:rPr>
          <w:rStyle w:val="affffd"/>
          <w:rFonts w:hint="cs"/>
          <w:rtl/>
          <w:rPrChange w:id="11337" w:author="מנוע אמוראים" w:date="2026-10-05T16:42:03Z">
            <w:rPr>
              <w:rFonts w:hint="cs"/>
              <w:rtl/>
            </w:rPr>
          </w:rPrChange>
        </w:rPr>
        <w:t xml:space="preserve">פ</w:t>
      </w:r>
      <w:r>
        <w:rPr>
          <w:rFonts w:hint="cs"/>
          <w:rtl/>
        </w:rPr>
        <w:t xml:space="preserve"> מודה משום חיוב</w:t>
      </w:r>
      <w:r w:rsidRPr="007435EB">
        <w:rPr>
          <w:rtl/>
        </w:rPr>
        <w:t xml:space="preserve"> </w:t>
      </w:r>
      <w:r w:rsidRPr="007435EB">
        <w:rPr>
          <w:rFonts w:hint="cs"/>
          <w:rtl/>
        </w:rPr>
        <w:t>דמצה</w:t>
      </w:r>
      <w:r w:rsidRPr="007435EB">
        <w:rPr>
          <w:rtl/>
        </w:rPr>
        <w:t>.</w:t>
      </w:r>
    </w:p>
    <w:p w14:paraId="11112DFA" w14:textId="77777777" w:rsidR="00D661D8" w:rsidRPr="00BD18EE" w:rsidRDefault="00D661D8" w:rsidP="00D661D8">
      <w:pPr>
        <w:pStyle w:val="36"/>
        <w:framePr w:wrap="notBeside"/>
        <w:rPr>
          <w:rtl/>
        </w:rPr>
      </w:pPr>
      <w:r>
        <w:rPr>
          <w:rFonts w:hint="cs"/>
          <w:rtl/>
        </w:rPr>
        <w:t xml:space="preserve">ב. </w:t>
      </w:r>
      <w:r w:rsidRPr="00BD18EE">
        <w:rPr>
          <w:rFonts w:hint="cs"/>
          <w:rtl/>
        </w:rPr>
        <w:t>ר</w:t>
      </w:r>
      <w:r w:rsidRPr="00BD18EE">
        <w:rPr>
          <w:rtl/>
        </w:rPr>
        <w:t>"</w:t>
      </w:r>
      <w:r w:rsidRPr="00BD18EE">
        <w:rPr>
          <w:rFonts w:hint="cs"/>
          <w:rtl/>
        </w:rPr>
        <w:t>פ</w:t>
      </w:r>
      <w:r w:rsidRPr="00BD18EE">
        <w:rPr>
          <w:rtl/>
        </w:rPr>
        <w:t xml:space="preserve">: </w:t>
      </w:r>
    </w:p>
    <w:p w14:paraId="5B1D84B8" w14:textId="77777777" w:rsidR="00D661D8" w:rsidRDefault="00D661D8" w:rsidP="00D661D8">
      <w:pPr>
        <w:rPr>
          <w:rFonts w:ascii="Fb Fontext" w:hAnsi="Fb Fontext"/>
          <w:sz w:val="20"/>
          <w:rtl/>
        </w:rPr>
      </w:pPr>
      <w:r w:rsidRPr="00A36701">
        <w:rPr>
          <w:rStyle w:val="affffd"/>
          <w:rFonts w:hint="cs"/>
          <w:rtl/>
        </w:rPr>
        <w:t>אף</w:t>
      </w:r>
      <w:r w:rsidRPr="00A36701">
        <w:rPr>
          <w:rStyle w:val="affffd"/>
          <w:rtl/>
        </w:rPr>
        <w:t xml:space="preserve"> </w:t>
      </w:r>
      <w:r w:rsidRPr="00A36701">
        <w:rPr>
          <w:rStyle w:val="affffd"/>
          <w:rFonts w:hint="cs"/>
          <w:rtl/>
        </w:rPr>
        <w:t>לר</w:t>
      </w:r>
      <w:r w:rsidRPr="00A36701">
        <w:rPr>
          <w:rStyle w:val="affffd"/>
          <w:rtl/>
        </w:rPr>
        <w:t>"</w:t>
      </w:r>
      <w:r w:rsidRPr="00A36701">
        <w:rPr>
          <w:rStyle w:val="affffd"/>
          <w:rFonts w:hint="cs"/>
          <w:rtl/>
        </w:rPr>
        <w:t>י</w:t>
      </w:r>
      <w:r>
        <w:rPr>
          <w:rFonts w:ascii="Fb Fontext" w:hAnsi="Fb Fontext" w:hint="cs"/>
          <w:sz w:val="20"/>
          <w:rtl/>
        </w:rPr>
        <w:t xml:space="preserve"> </w:t>
      </w:r>
      <w:r>
        <w:rPr>
          <w:rStyle w:val="affffd"/>
          <w:rFonts w:ascii="Fb Fontext" w:hAnsi="Fb Fontext" w:hint="cs"/>
          <w:sz w:val="20"/>
          <w:rtl/>
          <w:rPrChange w:id="11338" w:author="מנוע אמוראים" w:date="2026-10-05T16:42:03Z">
            <w:rPr>
              <w:rFonts w:ascii="Fb Fontext" w:hAnsi="Fb Fontext" w:hint="cs"/>
              <w:sz w:val="20"/>
              <w:rtl/>
            </w:rPr>
          </w:rPrChange>
        </w:rPr>
        <w:t xml:space="preserve">בער</w:t>
      </w:r>
      <w:r>
        <w:rPr>
          <w:rStyle w:val="affffd"/>
          <w:rFonts w:ascii="Fb Fontext" w:hAnsi="Fb Fontext"/>
          <w:sz w:val="20"/>
          <w:rtl/>
          <w:rPrChange w:id="11339" w:author="מנוע אמוראים" w:date="2026-10-05T16:42:03Z">
            <w:rPr>
              <w:rFonts w:ascii="Fb Fontext" w:hAnsi="Fb Fontext"/>
              <w:sz w:val="20"/>
              <w:rtl/>
            </w:rPr>
          </w:rPrChange>
        </w:rPr>
        <w:t xml:space="preserve">"</w:t>
      </w:r>
      <w:r>
        <w:rPr>
          <w:rStyle w:val="affffd"/>
          <w:rFonts w:ascii="Fb Fontext" w:hAnsi="Fb Fontext" w:hint="cs"/>
          <w:sz w:val="20"/>
          <w:rtl/>
          <w:rPrChange w:id="11340" w:author="מנוע אמוראים" w:date="2026-10-05T16:42:03Z">
            <w:rPr>
              <w:rFonts w:ascii="Fb Fontext" w:hAnsi="Fb Fontext" w:hint="cs"/>
              <w:sz w:val="20"/>
              <w:rtl/>
            </w:rPr>
          </w:rPrChange>
        </w:rPr>
        <w:t xml:space="preserve">ש</w:t>
      </w:r>
      <w:r>
        <w:rPr>
          <w:rFonts w:ascii="Fb Fontext" w:hAnsi="Fb Fontext" w:hint="cs"/>
          <w:sz w:val="20"/>
          <w:rtl/>
        </w:rPr>
        <w:t xml:space="preserve"> ויו</w:t>
      </w:r>
      <w:r w:rsidRPr="007435EB">
        <w:rPr>
          <w:rFonts w:ascii="Fb Fontext" w:hAnsi="Fb Fontext"/>
          <w:sz w:val="20"/>
          <w:rtl/>
        </w:rPr>
        <w:t>"</w:t>
      </w:r>
      <w:r w:rsidRPr="007435EB">
        <w:rPr>
          <w:rFonts w:ascii="Fb Fontext" w:hAnsi="Fb Fontext" w:hint="cs"/>
          <w:sz w:val="20"/>
          <w:rtl/>
        </w:rPr>
        <w:t>ט סמוך למנחה שרי</w:t>
      </w:r>
      <w:r>
        <w:rPr>
          <w:rFonts w:ascii="Fb Fontext" w:hAnsi="Fb Fontext" w:hint="cs"/>
          <w:sz w:val="20"/>
          <w:rtl/>
        </w:rPr>
        <w:t>,</w:t>
      </w:r>
      <w:r w:rsidRPr="007435EB">
        <w:rPr>
          <w:rFonts w:ascii="Fb Fontext" w:hAnsi="Fb Fontext" w:hint="cs"/>
          <w:sz w:val="20"/>
          <w:rtl/>
        </w:rPr>
        <w:t xml:space="preserve"> </w:t>
      </w:r>
    </w:p>
    <w:p w14:paraId="167969D4" w14:textId="77777777" w:rsidR="00D661D8" w:rsidRPr="007435EB" w:rsidRDefault="00D661D8" w:rsidP="00D661D8">
      <w:pPr>
        <w:rPr>
          <w:rtl/>
        </w:rPr>
      </w:pPr>
      <w:r>
        <w:rPr>
          <w:rFonts w:ascii="Fb Fontext" w:hAnsi="Fb Fontext" w:hint="cs"/>
          <w:sz w:val="20"/>
          <w:rtl/>
        </w:rPr>
        <w:t>כאן</w:t>
      </w:r>
      <w:r>
        <w:rPr>
          <w:rFonts w:ascii="Fb Fontext" w:hAnsi="Fb Fontext" w:hint="cs"/>
          <w:sz w:val="20"/>
          <w:rtl/>
        </w:rPr>
        <w:t xml:space="preserve"> </w:t>
      </w:r>
      <w:r>
        <w:rPr>
          <w:rStyle w:val="affffd"/>
          <w:rFonts w:ascii="Fb Fontext" w:hAnsi="Fb Fontext" w:hint="cs"/>
          <w:sz w:val="20"/>
          <w:rtl/>
          <w:rPrChange w:id="11341" w:author="מנוע אמוראים" w:date="2026-10-05T16:42:03Z">
            <w:rPr>
              <w:rFonts w:ascii="Fb Fontext" w:hAnsi="Fb Fontext" w:hint="cs"/>
              <w:sz w:val="20"/>
              <w:rtl/>
            </w:rPr>
          </w:rPrChange>
        </w:rPr>
        <w:t xml:space="preserve">בער</w:t>
      </w:r>
      <w:r>
        <w:rPr>
          <w:rStyle w:val="affffd"/>
          <w:rFonts w:ascii="Fb Fontext" w:hAnsi="Fb Fontext"/>
          <w:sz w:val="20"/>
          <w:rtl/>
          <w:rPrChange w:id="11342" w:author="מנוע אמוראים" w:date="2026-10-05T16:42:03Z">
            <w:rPr>
              <w:rFonts w:ascii="Fb Fontext" w:hAnsi="Fb Fontext"/>
              <w:sz w:val="20"/>
              <w:rtl/>
            </w:rPr>
          </w:rPrChange>
        </w:rPr>
        <w:t xml:space="preserve">"</w:t>
      </w:r>
      <w:r>
        <w:rPr>
          <w:rStyle w:val="affffd"/>
          <w:rFonts w:ascii="Fb Fontext" w:hAnsi="Fb Fontext" w:hint="cs"/>
          <w:sz w:val="20"/>
          <w:rtl/>
          <w:rPrChange w:id="11343" w:author="מנוע אמוראים" w:date="2026-10-05T16:42:03Z">
            <w:rPr>
              <w:rFonts w:ascii="Fb Fontext" w:hAnsi="Fb Fontext" w:hint="cs"/>
              <w:sz w:val="20"/>
              <w:rtl/>
            </w:rPr>
          </w:rPrChange>
        </w:rPr>
        <w:t xml:space="preserve">פ</w:t>
      </w:r>
      <w:r>
        <w:rPr>
          <w:rFonts w:ascii="Fb Fontext" w:hAnsi="Fb Fontext" w:hint="cs"/>
          <w:sz w:val="20"/>
          <w:rtl/>
        </w:rPr>
        <w:t xml:space="preserve"> אפי</w:t>
      </w:r>
      <w:r>
        <w:rPr>
          <w:rFonts w:ascii="Fb Fontext" w:hAnsi="Fb Fontext" w:hint="cs"/>
          <w:sz w:val="20"/>
          <w:rtl/>
        </w:rPr>
        <w:t>'</w:t>
      </w:r>
      <w:r w:rsidRPr="007435EB">
        <w:rPr>
          <w:rFonts w:ascii="Fb Fontext" w:hAnsi="Fb Fontext" w:hint="cs"/>
          <w:sz w:val="20"/>
          <w:rtl/>
        </w:rPr>
        <w:t xml:space="preserve"> סמוך למנחה אסור.</w:t>
      </w:r>
    </w:p>
    <w:p w14:paraId="4ADD9B78" w14:textId="77777777" w:rsidR="00D661D8" w:rsidRPr="00BD18EE" w:rsidRDefault="00D661D8" w:rsidP="00D661D8">
      <w:pPr>
        <w:pStyle w:val="36"/>
        <w:framePr w:wrap="notBeside"/>
        <w:rPr>
          <w:rtl/>
        </w:rPr>
      </w:pPr>
      <w:r w:rsidRPr="00BD18EE">
        <w:rPr>
          <w:rFonts w:hint="cs"/>
          <w:rtl/>
        </w:rPr>
        <w:t>ויקשה אר</w:t>
      </w:r>
      <w:r w:rsidRPr="00BD18EE">
        <w:rPr>
          <w:rtl/>
        </w:rPr>
        <w:t>"</w:t>
      </w:r>
      <w:r w:rsidRPr="00BD18EE">
        <w:rPr>
          <w:rFonts w:hint="cs"/>
          <w:rtl/>
        </w:rPr>
        <w:t xml:space="preserve">פ </w:t>
      </w:r>
    </w:p>
    <w:p w14:paraId="32A21FF0" w14:textId="77777777" w:rsidR="00D661D8" w:rsidRPr="007435EB" w:rsidRDefault="00D661D8" w:rsidP="00D661D8">
      <w:pPr>
        <w:rPr>
          <w:rtl/>
        </w:rPr>
      </w:pPr>
      <w:r w:rsidRPr="009E69E4">
        <w:rPr>
          <w:rStyle w:val="affffd"/>
          <w:rFonts w:hint="cs"/>
          <w:rtl/>
        </w:rPr>
        <w:t>דתניא דלר</w:t>
      </w:r>
      <w:r w:rsidRPr="009E69E4">
        <w:rPr>
          <w:rStyle w:val="affffd"/>
          <w:rtl/>
        </w:rPr>
        <w:t>"</w:t>
      </w:r>
      <w:r w:rsidRPr="009E69E4">
        <w:rPr>
          <w:rStyle w:val="affffd"/>
          <w:rFonts w:hint="cs"/>
          <w:rtl/>
        </w:rPr>
        <w:t>י</w:t>
      </w:r>
      <w:r>
        <w:rPr>
          <w:rFonts w:ascii="Fb Fontext" w:hAnsi="Fb Fontext" w:hint="cs"/>
          <w:rtl/>
        </w:rPr>
        <w:t xml:space="preserve"> </w:t>
      </w:r>
      <w:r>
        <w:rPr>
          <w:rStyle w:val="affffd"/>
          <w:rFonts w:ascii="Fb Fontext" w:hAnsi="Fb Fontext" w:hint="cs"/>
          <w:rtl/>
          <w:rPrChange w:id="11344" w:author="מנוע אמוראים" w:date="2026-10-05T16:42:03Z">
            <w:rPr>
              <w:rFonts w:ascii="Fb Fontext" w:hAnsi="Fb Fontext" w:hint="cs"/>
              <w:rtl/>
            </w:rPr>
          </w:rPrChange>
        </w:rPr>
        <w:t xml:space="preserve">בער</w:t>
      </w:r>
      <w:r>
        <w:rPr>
          <w:rStyle w:val="affffd"/>
          <w:rFonts w:ascii="Fb Fontext" w:hAnsi="Fb Fontext"/>
          <w:rtl/>
          <w:rPrChange w:id="11345" w:author="מנוע אמוראים" w:date="2026-10-05T16:42:03Z">
            <w:rPr>
              <w:rFonts w:ascii="Fb Fontext" w:hAnsi="Fb Fontext"/>
              <w:rtl/>
            </w:rPr>
          </w:rPrChange>
        </w:rPr>
        <w:t xml:space="preserve">"</w:t>
      </w:r>
      <w:r>
        <w:rPr>
          <w:rStyle w:val="affffd"/>
          <w:rFonts w:ascii="Fb Fontext" w:hAnsi="Fb Fontext" w:hint="cs"/>
          <w:rtl/>
          <w:rPrChange w:id="11346" w:author="מנוע אמוראים" w:date="2026-10-05T16:42:03Z">
            <w:rPr>
              <w:rFonts w:ascii="Fb Fontext" w:hAnsi="Fb Fontext" w:hint="cs"/>
              <w:rtl/>
            </w:rPr>
          </w:rPrChange>
        </w:rPr>
        <w:t xml:space="preserve">ש</w:t>
      </w:r>
      <w:r>
        <w:rPr>
          <w:rFonts w:ascii="Fb Fontext" w:hAnsi="Fb Fontext" w:hint="cs"/>
          <w:rtl/>
        </w:rPr>
        <w:t xml:space="preserve"> לא יאכל </w:t>
      </w:r>
      <w:r>
        <w:rPr>
          <w:rFonts w:ascii="Fb Fontext" w:hAnsi="Fb Fontext" w:hint="cs"/>
          <w:rtl/>
        </w:rPr>
        <w:t>אף</w:t>
      </w:r>
      <w:r w:rsidRPr="007435EB">
        <w:rPr>
          <w:rFonts w:ascii="Fb Fontext" w:hAnsi="Fb Fontext" w:hint="cs"/>
          <w:rtl/>
        </w:rPr>
        <w:t xml:space="preserve"> מתשע שעות ולמעלה כדי שיכנס לשבת כשהוא תאוה</w:t>
      </w:r>
      <w:r>
        <w:rPr>
          <w:rFonts w:hint="cs"/>
          <w:rtl/>
        </w:rPr>
        <w:t xml:space="preserve">, </w:t>
      </w:r>
      <w:r w:rsidRPr="007435EB">
        <w:rPr>
          <w:rFonts w:hint="cs"/>
          <w:rtl/>
        </w:rPr>
        <w:t xml:space="preserve">וברייתא מתוקנת היא </w:t>
      </w:r>
      <w:r>
        <w:rPr>
          <w:rFonts w:hint="cs"/>
          <w:rtl/>
        </w:rPr>
        <w:t xml:space="preserve">שהרי </w:t>
      </w:r>
      <w:r w:rsidRPr="009E69E4">
        <w:rPr>
          <w:rStyle w:val="affffd"/>
          <w:rFonts w:hint="cs"/>
          <w:rtl/>
        </w:rPr>
        <w:t>רב יימר הזדמן לדרשת רפבר</w:t>
      </w:r>
      <w:r w:rsidRPr="009E69E4">
        <w:rPr>
          <w:rStyle w:val="affffd"/>
          <w:rtl/>
        </w:rPr>
        <w:t>"</w:t>
      </w:r>
      <w:r w:rsidRPr="009E69E4">
        <w:rPr>
          <w:rStyle w:val="affffd"/>
          <w:rFonts w:hint="cs"/>
          <w:rtl/>
        </w:rPr>
        <w:t>א</w:t>
      </w:r>
      <w:r w:rsidRPr="007435EB">
        <w:rPr>
          <w:rFonts w:hint="cs"/>
          <w:rtl/>
        </w:rPr>
        <w:t xml:space="preserve"> ושנה לפניו וקבלה ממנו.</w:t>
      </w:r>
    </w:p>
    <w:p w14:paraId="10B00FC2" w14:textId="77777777" w:rsidR="00D661D8" w:rsidRPr="009E69E4" w:rsidRDefault="00D661D8" w:rsidP="00D661D8">
      <w:pPr>
        <w:pStyle w:val="36"/>
        <w:framePr w:wrap="notBeside"/>
        <w:rPr>
          <w:rtl/>
        </w:rPr>
      </w:pPr>
      <w:r w:rsidRPr="009E69E4">
        <w:rPr>
          <w:rFonts w:hint="cs"/>
          <w:rtl/>
        </w:rPr>
        <w:t xml:space="preserve">אלא </w:t>
      </w:r>
    </w:p>
    <w:p w14:paraId="4D594996" w14:textId="77777777" w:rsidR="00D661D8" w:rsidRPr="007435EB" w:rsidRDefault="00D661D8" w:rsidP="00D661D8">
      <w:pPr>
        <w:rPr>
          <w:rtl/>
        </w:rPr>
      </w:pPr>
      <w:r w:rsidRPr="005C3FF1">
        <w:rPr>
          <w:rStyle w:val="afffa"/>
          <w:rFonts w:hint="cs"/>
          <w:rtl/>
        </w:rPr>
        <w:t>מחוורתא</w:t>
      </w:r>
      <w:r w:rsidRPr="005C3FF1">
        <w:rPr>
          <w:rStyle w:val="afffa"/>
          <w:rtl/>
        </w:rPr>
        <w:t xml:space="preserve"> </w:t>
      </w:r>
      <w:r w:rsidRPr="005C3FF1">
        <w:rPr>
          <w:rStyle w:val="afffa"/>
          <w:rFonts w:hint="cs"/>
          <w:rtl/>
        </w:rPr>
        <w:t>כרב</w:t>
      </w:r>
      <w:r w:rsidRPr="005C3FF1">
        <w:rPr>
          <w:rStyle w:val="afffa"/>
          <w:rtl/>
        </w:rPr>
        <w:t xml:space="preserve"> </w:t>
      </w:r>
      <w:r w:rsidRPr="005C3FF1">
        <w:rPr>
          <w:rStyle w:val="afffa"/>
          <w:rFonts w:hint="cs"/>
          <w:rtl/>
        </w:rPr>
        <w:t>הונא</w:t>
      </w:r>
      <w:r w:rsidRPr="007435EB">
        <w:rPr>
          <w:rFonts w:ascii="Fb Fontext" w:hAnsi="Fb Fontext"/>
          <w:sz w:val="20"/>
          <w:rtl/>
        </w:rPr>
        <w:t>.</w:t>
      </w:r>
      <w:r>
        <w:rPr>
          <w:rStyle w:val="affffff0"/>
          <w:rFonts w:hint="cs"/>
          <w:rtl/>
        </w:rPr>
        <w:t xml:space="preserve"> </w:t>
      </w:r>
      <w:r>
        <w:rPr>
          <w:rStyle w:val="affffff0"/>
          <w:rFonts w:hint="cs"/>
          <w:rtl/>
        </w:rPr>
        <w:t xml:space="preserve">[</w:t>
      </w:r>
      <w:r>
        <w:rPr>
          <w:rStyle w:val="affffd"/>
          <w:rFonts w:hint="cs"/>
          <w:rtl/>
          <w:rPrChange w:id="11347" w:author="מנוע אמוראים" w:date="2026-10-05T16:42:03Z">
            <w:rPr>
              <w:rStyle w:val="affffff0"/>
              <w:rFonts w:hint="cs"/>
              <w:rtl/>
            </w:rPr>
          </w:rPrChange>
        </w:rPr>
        <w:t xml:space="preserve">דבער</w:t>
      </w:r>
      <w:r>
        <w:rPr>
          <w:rStyle w:val="affffd"/>
          <w:rtl/>
          <w:rPrChange w:id="11348" w:author="מנוע אמוראים" w:date="2026-10-05T16:42:03Z">
            <w:rPr>
              <w:rStyle w:val="affffff0"/>
              <w:rtl/>
            </w:rPr>
          </w:rPrChange>
        </w:rPr>
        <w:t xml:space="preserve">"</w:t>
      </w:r>
      <w:r>
        <w:rPr>
          <w:rStyle w:val="affffd"/>
          <w:rFonts w:hint="cs"/>
          <w:rtl/>
          <w:rPrChange w:id="11349" w:author="מנוע אמוראים" w:date="2026-10-05T16:42:03Z">
            <w:rPr>
              <w:rStyle w:val="affffff0"/>
              <w:rFonts w:hint="cs"/>
              <w:rtl/>
            </w:rPr>
          </w:rPrChange>
        </w:rPr>
        <w:t xml:space="preserve">פ</w:t>
      </w:r>
      <w:r>
        <w:rPr>
          <w:rStyle w:val="affffff0"/>
          <w:rFonts w:hint="cs"/>
          <w:rtl/>
        </w:rPr>
        <w:t xml:space="preserve"> מודה רבי יוסי]</w:t>
      </w:r>
    </w:p>
    <w:p w14:paraId="7568DD99" w14:textId="77777777" w:rsidR="00D661D8" w:rsidRPr="00BD18EE" w:rsidRDefault="00D661D8" w:rsidP="00D661D8">
      <w:pPr>
        <w:pStyle w:val="36"/>
        <w:framePr w:wrap="notBeside"/>
        <w:rPr>
          <w:rtl/>
        </w:rPr>
      </w:pPr>
      <w:r w:rsidRPr="00BD18EE">
        <w:rPr>
          <w:rFonts w:hint="cs"/>
          <w:rtl/>
        </w:rPr>
        <w:t>ולר</w:t>
      </w:r>
      <w:r w:rsidRPr="00BD18EE">
        <w:rPr>
          <w:rtl/>
        </w:rPr>
        <w:t>"</w:t>
      </w:r>
      <w:r w:rsidRPr="00BD18EE">
        <w:rPr>
          <w:rFonts w:hint="cs"/>
          <w:rtl/>
        </w:rPr>
        <w:t xml:space="preserve">ה דרבי יוסי </w:t>
      </w:r>
    </w:p>
    <w:p w14:paraId="530A3C2E" w14:textId="77777777" w:rsidR="00D661D8" w:rsidRPr="007435EB" w:rsidRDefault="00D661D8" w:rsidP="00D661D8">
      <w:pPr>
        <w:rPr>
          <w:rtl/>
        </w:rPr>
      </w:pPr>
      <w:r>
        <w:rPr>
          <w:rFonts w:ascii="Fb Fontext" w:hAnsi="Fb Fontext" w:hint="cs"/>
          <w:rtl/>
        </w:rPr>
        <w:t xml:space="preserve">מודה </w:t>
      </w:r>
      <w:r>
        <w:rPr>
          <w:rStyle w:val="affffd"/>
          <w:rFonts w:ascii="Fb Fontext" w:hAnsi="Fb Fontext" w:hint="cs"/>
          <w:rtl/>
          <w:rPrChange w:id="11350" w:author="מנוע אמוראים" w:date="2026-10-05T16:42:03Z">
            <w:rPr>
              <w:rFonts w:ascii="Fb Fontext" w:hAnsi="Fb Fontext" w:hint="cs"/>
              <w:rtl/>
            </w:rPr>
          </w:rPrChange>
        </w:rPr>
        <w:t xml:space="preserve">לר</w:t>
      </w:r>
      <w:r>
        <w:rPr>
          <w:rStyle w:val="affffd"/>
          <w:rFonts w:ascii="Fb Fontext" w:hAnsi="Fb Fontext"/>
          <w:rtl/>
          <w:rPrChange w:id="11351" w:author="מנוע אמוראים" w:date="2026-10-05T16:42:03Z">
            <w:rPr>
              <w:rFonts w:ascii="Fb Fontext" w:hAnsi="Fb Fontext"/>
              <w:rtl/>
            </w:rPr>
          </w:rPrChange>
        </w:rPr>
        <w:t xml:space="preserve">"</w:t>
      </w:r>
      <w:r>
        <w:rPr>
          <w:rStyle w:val="affffd"/>
          <w:rFonts w:ascii="Fb Fontext" w:hAnsi="Fb Fontext" w:hint="cs"/>
          <w:rtl/>
          <w:rPrChange w:id="11352" w:author="מנוע אמוראים" w:date="2026-10-05T16:42:03Z">
            <w:rPr>
              <w:rFonts w:ascii="Fb Fontext" w:hAnsi="Fb Fontext" w:hint="cs"/>
              <w:rtl/>
            </w:rPr>
          </w:rPrChange>
        </w:rPr>
        <w:t xml:space="preserve">י</w:t>
      </w:r>
      <w:r>
        <w:rPr>
          <w:rFonts w:ascii="Fb Fontext" w:hAnsi="Fb Fontext" w:hint="cs"/>
          <w:rtl/>
        </w:rPr>
        <w:t xml:space="preserve"> </w:t>
      </w:r>
      <w:r>
        <w:rPr>
          <w:rStyle w:val="affffd"/>
          <w:rFonts w:ascii="Fb Fontext" w:hAnsi="Fb Fontext" w:hint="cs"/>
          <w:rtl/>
          <w:rPrChange w:id="11353" w:author="מנוע אמוראים" w:date="2026-10-05T16:42:03Z">
            <w:rPr>
              <w:rFonts w:ascii="Fb Fontext" w:hAnsi="Fb Fontext" w:hint="cs"/>
              <w:rtl/>
            </w:rPr>
          </w:rPrChange>
        </w:rPr>
        <w:t xml:space="preserve">בער</w:t>
      </w:r>
      <w:r>
        <w:rPr>
          <w:rStyle w:val="affffd"/>
          <w:rFonts w:ascii="Fb Fontext" w:hAnsi="Fb Fontext"/>
          <w:rtl/>
          <w:rPrChange w:id="11354" w:author="מנוע אמוראים" w:date="2026-10-05T16:42:03Z">
            <w:rPr>
              <w:rFonts w:ascii="Fb Fontext" w:hAnsi="Fb Fontext"/>
              <w:rtl/>
            </w:rPr>
          </w:rPrChange>
        </w:rPr>
        <w:t xml:space="preserve">"</w:t>
      </w:r>
      <w:r>
        <w:rPr>
          <w:rStyle w:val="affffd"/>
          <w:rFonts w:ascii="Fb Fontext" w:hAnsi="Fb Fontext" w:hint="cs"/>
          <w:rtl/>
          <w:rPrChange w:id="11355" w:author="מנוע אמוראים" w:date="2026-10-05T16:42:03Z">
            <w:rPr>
              <w:rFonts w:ascii="Fb Fontext" w:hAnsi="Fb Fontext" w:hint="cs"/>
              <w:rtl/>
            </w:rPr>
          </w:rPrChange>
        </w:rPr>
        <w:t xml:space="preserve">פ</w:t>
      </w:r>
      <w:r>
        <w:rPr>
          <w:rFonts w:ascii="Fb Fontext" w:hAnsi="Fb Fontext" w:hint="cs"/>
          <w:rtl/>
        </w:rPr>
        <w:t xml:space="preserve"> </w:t>
      </w:r>
      <w:r w:rsidRPr="00DC45F9">
        <w:rPr>
          <w:rStyle w:val="affffd"/>
          <w:rFonts w:hint="cs"/>
          <w:rtl/>
        </w:rPr>
        <w:t xml:space="preserve">לא קשה </w:t>
      </w:r>
      <w:r>
        <w:rPr>
          <w:rStyle w:val="affffd"/>
          <w:rFonts w:hint="cs"/>
          <w:rtl/>
        </w:rPr>
        <w:t>ש</w:t>
      </w:r>
      <w:r>
        <w:rPr>
          <w:rFonts w:ascii="Fb Fontext" w:hAnsi="Fb Fontext" w:hint="cs"/>
          <w:rtl/>
        </w:rPr>
        <w:t xml:space="preserve">הלכה </w:t>
      </w:r>
      <w:r>
        <w:rPr>
          <w:rStyle w:val="affffd"/>
          <w:rFonts w:ascii="Fb Fontext" w:hAnsi="Fb Fontext" w:hint="cs"/>
          <w:rtl/>
          <w:rPrChange w:id="11356" w:author="מנוע אמוראים" w:date="2026-10-05T16:42:03Z">
            <w:rPr>
              <w:rFonts w:ascii="Fb Fontext" w:hAnsi="Fb Fontext" w:hint="cs"/>
              <w:rtl/>
            </w:rPr>
          </w:rPrChange>
        </w:rPr>
        <w:t xml:space="preserve">כר</w:t>
      </w:r>
      <w:r>
        <w:rPr>
          <w:rStyle w:val="affffd"/>
          <w:rFonts w:ascii="Fb Fontext" w:hAnsi="Fb Fontext"/>
          <w:rtl/>
          <w:rPrChange w:id="11357" w:author="מנוע אמוראים" w:date="2026-10-05T16:42:03Z">
            <w:rPr>
              <w:rFonts w:ascii="Fb Fontext" w:hAnsi="Fb Fontext"/>
              <w:rtl/>
            </w:rPr>
          </w:rPrChange>
        </w:rPr>
        <w:t xml:space="preserve">"</w:t>
      </w:r>
      <w:r>
        <w:rPr>
          <w:rStyle w:val="affffd"/>
          <w:rFonts w:ascii="Fb Fontext" w:hAnsi="Fb Fontext" w:hint="cs"/>
          <w:rtl/>
          <w:rPrChange w:id="11358" w:author="מנוע אמוראים" w:date="2026-10-05T16:42:03Z">
            <w:rPr>
              <w:rFonts w:ascii="Fb Fontext" w:hAnsi="Fb Fontext" w:hint="cs"/>
              <w:rtl/>
            </w:rPr>
          </w:rPrChange>
        </w:rPr>
        <w:t xml:space="preserve">י</w:t>
      </w:r>
      <w:r>
        <w:rPr>
          <w:rFonts w:ascii="Fb Fontext" w:hAnsi="Fb Fontext" w:hint="cs"/>
          <w:rtl/>
        </w:rPr>
        <w:t xml:space="preserve"> </w:t>
      </w:r>
      <w:r>
        <w:rPr>
          <w:rStyle w:val="affffd"/>
          <w:rFonts w:ascii="Fb Fontext" w:hAnsi="Fb Fontext" w:hint="cs"/>
          <w:rtl/>
          <w:rPrChange w:id="11359" w:author="מנוע אמוראים" w:date="2026-10-05T16:42:03Z">
            <w:rPr>
              <w:rFonts w:ascii="Fb Fontext" w:hAnsi="Fb Fontext" w:hint="cs"/>
              <w:rtl/>
            </w:rPr>
          </w:rPrChange>
        </w:rPr>
        <w:t xml:space="preserve">בער</w:t>
      </w:r>
      <w:r>
        <w:rPr>
          <w:rStyle w:val="affffd"/>
          <w:rFonts w:ascii="Fb Fontext" w:hAnsi="Fb Fontext"/>
          <w:rtl/>
          <w:rPrChange w:id="11360" w:author="מנוע אמוראים" w:date="2026-10-05T16:42:03Z">
            <w:rPr>
              <w:rFonts w:ascii="Fb Fontext" w:hAnsi="Fb Fontext"/>
              <w:rtl/>
            </w:rPr>
          </w:rPrChange>
        </w:rPr>
        <w:t xml:space="preserve">"</w:t>
      </w:r>
      <w:r>
        <w:rPr>
          <w:rStyle w:val="affffd"/>
          <w:rFonts w:ascii="Fb Fontext" w:hAnsi="Fb Fontext" w:hint="cs"/>
          <w:rtl/>
          <w:rPrChange w:id="11361" w:author="מנוע אמוראים" w:date="2026-10-05T16:42:03Z">
            <w:rPr>
              <w:rFonts w:ascii="Fb Fontext" w:hAnsi="Fb Fontext" w:hint="cs"/>
              <w:rtl/>
            </w:rPr>
          </w:rPrChange>
        </w:rPr>
        <w:t xml:space="preserve">פ</w:t>
      </w:r>
      <w:r>
        <w:rPr>
          <w:rFonts w:ascii="Fb Fontext" w:hAnsi="Fb Fontext" w:hint="cs"/>
          <w:rtl/>
        </w:rPr>
        <w:t xml:space="preserve"> וכרבי יוסי </w:t>
      </w:r>
      <w:r>
        <w:rPr>
          <w:rStyle w:val="affffd"/>
          <w:rFonts w:ascii="Fb Fontext" w:hAnsi="Fb Fontext" w:hint="cs"/>
          <w:rtl/>
          <w:rPrChange w:id="11362" w:author="מנוע אמוראים" w:date="2026-10-05T16:42:03Z">
            <w:rPr>
              <w:rFonts w:ascii="Fb Fontext" w:hAnsi="Fb Fontext" w:hint="cs"/>
              <w:rtl/>
            </w:rPr>
          </w:rPrChange>
        </w:rPr>
        <w:t xml:space="preserve">בער</w:t>
      </w:r>
      <w:r>
        <w:rPr>
          <w:rStyle w:val="affffd"/>
          <w:rFonts w:ascii="Fb Fontext" w:hAnsi="Fb Fontext"/>
          <w:rtl/>
          <w:rPrChange w:id="11363" w:author="מנוע אמוראים" w:date="2026-10-05T16:42:03Z">
            <w:rPr>
              <w:rFonts w:ascii="Fb Fontext" w:hAnsi="Fb Fontext"/>
              <w:rtl/>
            </w:rPr>
          </w:rPrChange>
        </w:rPr>
        <w:t xml:space="preserve">"</w:t>
      </w:r>
      <w:r>
        <w:rPr>
          <w:rStyle w:val="affffd"/>
          <w:rFonts w:ascii="Fb Fontext" w:hAnsi="Fb Fontext" w:hint="cs"/>
          <w:rtl/>
          <w:rPrChange w:id="11364" w:author="מנוע אמוראים" w:date="2026-10-05T16:42:03Z">
            <w:rPr>
              <w:rFonts w:ascii="Fb Fontext" w:hAnsi="Fb Fontext" w:hint="cs"/>
              <w:rtl/>
            </w:rPr>
          </w:rPrChange>
        </w:rPr>
        <w:t xml:space="preserve">ש</w:t>
      </w:r>
      <w:r>
        <w:rPr>
          <w:rFonts w:ascii="Fb Fontext" w:hAnsi="Fb Fontext" w:hint="cs"/>
          <w:rtl/>
        </w:rPr>
        <w:t xml:space="preserve">.</w:t>
      </w:r>
    </w:p>
    <w:p w14:paraId="4AB38574" w14:textId="77777777" w:rsidR="00D661D8" w:rsidRPr="00A82A4D" w:rsidRDefault="00D661D8" w:rsidP="00D661D8">
      <w:pPr>
        <w:pStyle w:val="36"/>
        <w:framePr w:wrap="notBeside"/>
        <w:rPr>
          <w:rtl/>
        </w:rPr>
      </w:pPr>
      <w:r>
        <w:rPr>
          <w:rFonts w:hint="cs"/>
          <w:rtl/>
        </w:rPr>
        <w:t xml:space="preserve">- </w:t>
      </w:r>
      <w:r w:rsidRPr="00A82A4D">
        <w:rPr>
          <w:rFonts w:hint="cs"/>
          <w:rtl/>
        </w:rPr>
        <w:t xml:space="preserve">דמה שחלקו </w:t>
      </w:r>
    </w:p>
    <w:p w14:paraId="64139DB0" w14:textId="77777777" w:rsidR="00D661D8" w:rsidRPr="007435EB" w:rsidRDefault="00D661D8" w:rsidP="00D661D8">
      <w:pPr>
        <w:rPr>
          <w:rtl/>
        </w:rPr>
      </w:pPr>
      <w:r>
        <w:rPr>
          <w:rFonts w:hint="cs"/>
          <w:rtl/>
        </w:rPr>
        <w:t xml:space="preserve">רבי יוסי </w:t>
      </w:r>
      <w:r>
        <w:rPr>
          <w:rStyle w:val="affffd"/>
          <w:rFonts w:hint="cs"/>
          <w:rtl/>
          <w:rPrChange w:id="11365" w:author="מנוע אמוראים" w:date="2026-10-05T16:42:03Z">
            <w:rPr>
              <w:rFonts w:hint="cs"/>
              <w:rtl/>
            </w:rPr>
          </w:rPrChange>
        </w:rPr>
        <w:t xml:space="preserve">אר</w:t>
      </w:r>
      <w:r>
        <w:rPr>
          <w:rStyle w:val="affffd"/>
          <w:rtl/>
          <w:rPrChange w:id="11366" w:author="מנוע אמוראים" w:date="2026-10-05T16:42:03Z">
            <w:rPr>
              <w:rtl/>
            </w:rPr>
          </w:rPrChange>
        </w:rPr>
        <w:t xml:space="preserve">"</w:t>
      </w:r>
      <w:r>
        <w:rPr>
          <w:rStyle w:val="affffd"/>
          <w:rFonts w:hint="cs"/>
          <w:rtl/>
          <w:rPrChange w:id="11367" w:author="מנוע אמוראים" w:date="2026-10-05T16:42:03Z">
            <w:rPr>
              <w:rFonts w:hint="cs"/>
              <w:rtl/>
            </w:rPr>
          </w:rPrChange>
        </w:rPr>
        <w:t xml:space="preserve">י</w:t>
      </w:r>
      <w:r>
        <w:rPr>
          <w:rFonts w:hint="cs"/>
          <w:rtl/>
        </w:rPr>
        <w:t xml:space="preserve"> </w:t>
      </w:r>
      <w:r>
        <w:rPr>
          <w:rStyle w:val="affffd"/>
          <w:rFonts w:hint="cs"/>
          <w:rtl/>
          <w:rPrChange w:id="11368" w:author="מנוע אמוראים" w:date="2026-10-05T16:42:03Z">
            <w:rPr>
              <w:rFonts w:hint="cs"/>
              <w:rtl/>
            </w:rPr>
          </w:rPrChange>
        </w:rPr>
        <w:t xml:space="preserve">בער</w:t>
      </w:r>
      <w:r>
        <w:rPr>
          <w:rStyle w:val="affffd"/>
          <w:rtl/>
          <w:rPrChange w:id="11369" w:author="מנוע אמוראים" w:date="2026-10-05T16:42:03Z">
            <w:rPr>
              <w:rtl/>
            </w:rPr>
          </w:rPrChange>
        </w:rPr>
        <w:t xml:space="preserve">"</w:t>
      </w:r>
      <w:r>
        <w:rPr>
          <w:rStyle w:val="affffd"/>
          <w:rFonts w:hint="cs"/>
          <w:rtl/>
          <w:rPrChange w:id="11370" w:author="מנוע אמוראים" w:date="2026-10-05T16:42:03Z">
            <w:rPr>
              <w:rFonts w:hint="cs"/>
              <w:rtl/>
            </w:rPr>
          </w:rPrChange>
        </w:rPr>
        <w:t xml:space="preserve">ש</w:t>
      </w:r>
      <w:r>
        <w:rPr>
          <w:rFonts w:hint="cs"/>
          <w:rtl/>
        </w:rPr>
        <w:t xml:space="preserve"> לגבי הפסקה </w:t>
      </w:r>
      <w:r>
        <w:rPr>
          <w:rStyle w:val="affffd"/>
          <w:rFonts w:hint="cs"/>
          <w:rtl/>
          <w:rPrChange w:id="11371" w:author="מנוע אמוראים" w:date="2026-10-05T16:42:03Z">
            <w:rPr>
              <w:rFonts w:hint="cs"/>
              <w:rtl/>
            </w:rPr>
          </w:rPrChange>
        </w:rPr>
        <w:t xml:space="preserve">דלר</w:t>
      </w:r>
      <w:r>
        <w:rPr>
          <w:rStyle w:val="affffd"/>
          <w:rtl/>
          <w:rPrChange w:id="11372" w:author="מנוע אמוראים" w:date="2026-10-05T16:42:03Z">
            <w:rPr>
              <w:rtl/>
            </w:rPr>
          </w:rPrChange>
        </w:rPr>
        <w:t xml:space="preserve">"</w:t>
      </w:r>
      <w:r>
        <w:rPr>
          <w:rStyle w:val="affffd"/>
          <w:rFonts w:hint="cs"/>
          <w:rtl/>
          <w:rPrChange w:id="11373" w:author="מנוע אמוראים" w:date="2026-10-05T16:42:03Z">
            <w:rPr>
              <w:rFonts w:hint="cs"/>
              <w:rtl/>
            </w:rPr>
          </w:rPrChange>
        </w:rPr>
        <w:t xml:space="preserve">י</w:t>
      </w:r>
      <w:r>
        <w:rPr>
          <w:rFonts w:hint="cs"/>
          <w:rtl/>
        </w:rPr>
        <w:t xml:space="preserve"> אין מפסיקין.</w:t>
      </w:r>
    </w:p>
    <w:p w14:paraId="5F954E04" w14:textId="77777777" w:rsidR="00D661D8" w:rsidRPr="00BD18EE" w:rsidRDefault="00D661D8" w:rsidP="00D661D8">
      <w:pPr>
        <w:pStyle w:val="36"/>
        <w:framePr w:wrap="notBeside"/>
        <w:rPr>
          <w:rtl/>
        </w:rPr>
      </w:pPr>
      <w:r w:rsidRPr="00BD18EE">
        <w:rPr>
          <w:rFonts w:hint="cs"/>
          <w:rtl/>
        </w:rPr>
        <w:t>כאות</w:t>
      </w:r>
      <w:r>
        <w:rPr>
          <w:rFonts w:hint="cs"/>
          <w:rtl/>
        </w:rPr>
        <w:t>ו</w:t>
      </w:r>
      <w:r w:rsidRPr="00BD18EE">
        <w:rPr>
          <w:rFonts w:hint="cs"/>
          <w:rtl/>
        </w:rPr>
        <w:t xml:space="preserve"> מעשה </w:t>
      </w:r>
    </w:p>
    <w:p w14:paraId="7DDECA90" w14:textId="77777777" w:rsidR="00D661D8" w:rsidRPr="007435EB" w:rsidRDefault="00D661D8" w:rsidP="00D661D8">
      <w:pPr>
        <w:rPr>
          <w:rtl/>
        </w:rPr>
      </w:pPr>
      <w:r w:rsidRPr="00BD18EE">
        <w:rPr>
          <w:rStyle w:val="affffd"/>
          <w:rFonts w:hint="cs"/>
          <w:rtl/>
        </w:rPr>
        <w:t>ברשב</w:t>
      </w:r>
      <w:r w:rsidRPr="00BD18EE">
        <w:rPr>
          <w:rStyle w:val="affffd"/>
          <w:rtl/>
        </w:rPr>
        <w:t>"</w:t>
      </w:r>
      <w:r w:rsidRPr="00BD18EE">
        <w:rPr>
          <w:rStyle w:val="affffd"/>
          <w:rFonts w:hint="cs"/>
          <w:rtl/>
        </w:rPr>
        <w:t>ג ור</w:t>
      </w:r>
      <w:r w:rsidRPr="00BD18EE">
        <w:rPr>
          <w:rStyle w:val="affffd"/>
          <w:rtl/>
        </w:rPr>
        <w:t>"</w:t>
      </w:r>
      <w:r w:rsidRPr="00BD18EE">
        <w:rPr>
          <w:rStyle w:val="affffd"/>
          <w:rFonts w:hint="cs"/>
          <w:rtl/>
        </w:rPr>
        <w:t>י</w:t>
      </w:r>
      <w:r w:rsidRPr="007435EB">
        <w:rPr>
          <w:rFonts w:hint="cs"/>
          <w:rtl/>
        </w:rPr>
        <w:t xml:space="preserve"> ורבי יוסי שהיו</w:t>
      </w:r>
      <w:r w:rsidRPr="007435EB">
        <w:rPr>
          <w:rtl/>
        </w:rPr>
        <w:t xml:space="preserve"> </w:t>
      </w:r>
      <w:r w:rsidRPr="007435EB">
        <w:rPr>
          <w:rFonts w:hint="cs"/>
          <w:rtl/>
        </w:rPr>
        <w:t>מסובין</w:t>
      </w:r>
      <w:r w:rsidRPr="007435EB">
        <w:rPr>
          <w:rtl/>
        </w:rPr>
        <w:t xml:space="preserve"> </w:t>
      </w:r>
      <w:r w:rsidRPr="007435EB">
        <w:rPr>
          <w:rFonts w:hint="cs"/>
          <w:rtl/>
        </w:rPr>
        <w:t>בעכו</w:t>
      </w:r>
      <w:r w:rsidRPr="007435EB">
        <w:rPr>
          <w:rtl/>
        </w:rPr>
        <w:t xml:space="preserve">, </w:t>
      </w:r>
      <w:r w:rsidRPr="007435EB">
        <w:rPr>
          <w:rFonts w:hint="cs"/>
          <w:rtl/>
        </w:rPr>
        <w:t>וקדש</w:t>
      </w:r>
      <w:r w:rsidRPr="007435EB">
        <w:rPr>
          <w:rtl/>
        </w:rPr>
        <w:t xml:space="preserve"> </w:t>
      </w:r>
      <w:r w:rsidRPr="007435EB">
        <w:rPr>
          <w:rFonts w:hint="cs"/>
          <w:rtl/>
        </w:rPr>
        <w:t>עליהם</w:t>
      </w:r>
      <w:r w:rsidRPr="007435EB">
        <w:rPr>
          <w:rtl/>
        </w:rPr>
        <w:t xml:space="preserve"> </w:t>
      </w:r>
      <w:r w:rsidRPr="007435EB">
        <w:rPr>
          <w:rFonts w:hint="cs"/>
          <w:rtl/>
        </w:rPr>
        <w:t>היום</w:t>
      </w:r>
      <w:r w:rsidRPr="007435EB">
        <w:rPr>
          <w:rtl/>
        </w:rPr>
        <w:t>.</w:t>
      </w:r>
    </w:p>
    <w:p w14:paraId="670DF1B8" w14:textId="77777777" w:rsidR="00D661D8" w:rsidRPr="007435EB" w:rsidRDefault="00D661D8" w:rsidP="00D661D8">
      <w:pPr>
        <w:rPr>
          <w:rtl/>
        </w:rPr>
      </w:pPr>
      <w:r w:rsidRPr="007435EB">
        <w:rPr>
          <w:rFonts w:hint="cs"/>
          <w:rtl/>
        </w:rPr>
        <w:t>דלא זזו משם עד שקבעו הלכה כרבי יוסי דאין מפסיקין שיראו התלמידים ויקבעו לדורות.</w:t>
      </w:r>
    </w:p>
    <w:p w14:paraId="1CFEFFFB" w14:textId="77777777" w:rsidR="00D661D8" w:rsidRPr="007435EB" w:rsidRDefault="00D661D8" w:rsidP="00D661D8">
      <w:pPr>
        <w:pStyle w:val="afffff0"/>
        <w:rPr>
          <w:bCs/>
          <w:rtl/>
        </w:rPr>
      </w:pPr>
      <w:r w:rsidRPr="007435EB">
        <w:rPr>
          <w:rFonts w:hint="cs"/>
          <w:rtl/>
        </w:rPr>
        <w:t>פורס</w:t>
      </w:r>
      <w:r w:rsidRPr="007435EB">
        <w:rPr>
          <w:rtl/>
        </w:rPr>
        <w:t xml:space="preserve"> </w:t>
      </w:r>
      <w:r w:rsidRPr="007435EB">
        <w:rPr>
          <w:rFonts w:hint="cs"/>
          <w:rtl/>
        </w:rPr>
        <w:t>מפה</w:t>
      </w:r>
      <w:r w:rsidRPr="007435EB">
        <w:rPr>
          <w:rtl/>
        </w:rPr>
        <w:t xml:space="preserve"> </w:t>
      </w:r>
      <w:r w:rsidRPr="007435EB">
        <w:rPr>
          <w:rFonts w:hint="cs"/>
          <w:rtl/>
        </w:rPr>
        <w:t>ומקדש</w:t>
      </w:r>
      <w:r w:rsidRPr="007435EB">
        <w:rPr>
          <w:rtl/>
        </w:rPr>
        <w:t>.</w:t>
      </w:r>
    </w:p>
    <w:p w14:paraId="7DAEF561" w14:textId="77777777" w:rsidR="00D661D8" w:rsidRPr="007435EB" w:rsidRDefault="00D661D8" w:rsidP="00D661D8">
      <w:pPr>
        <w:pStyle w:val="afff"/>
        <w:framePr w:wrap="around"/>
        <w:rPr>
          <w:rtl/>
        </w:rPr>
      </w:pPr>
      <w:r w:rsidRPr="007435EB">
        <w:rPr>
          <w:rFonts w:hint="cs"/>
          <w:rtl/>
        </w:rPr>
        <w:t>ק:</w:t>
      </w:r>
    </w:p>
    <w:p w14:paraId="3C088918" w14:textId="77777777" w:rsidR="00D661D8" w:rsidRPr="00BD18EE" w:rsidRDefault="00D661D8" w:rsidP="00D661D8">
      <w:pPr>
        <w:pStyle w:val="36"/>
        <w:framePr w:wrap="notBeside"/>
        <w:rPr>
          <w:rtl/>
        </w:rPr>
      </w:pPr>
      <w:r w:rsidRPr="00BD18EE">
        <w:rPr>
          <w:rFonts w:hint="cs"/>
          <w:rtl/>
        </w:rPr>
        <w:t>ריא</w:t>
      </w:r>
      <w:r w:rsidRPr="00BD18EE">
        <w:rPr>
          <w:rtl/>
        </w:rPr>
        <w:t>"</w:t>
      </w:r>
      <w:r w:rsidRPr="00BD18EE">
        <w:rPr>
          <w:rFonts w:hint="cs"/>
          <w:rtl/>
        </w:rPr>
        <w:t>ש</w:t>
      </w:r>
      <w:r w:rsidRPr="00BD18EE">
        <w:rPr>
          <w:rtl/>
        </w:rPr>
        <w:t xml:space="preserve">: </w:t>
      </w:r>
    </w:p>
    <w:p w14:paraId="2E802520" w14:textId="77777777" w:rsidR="00D661D8" w:rsidRPr="007435EB" w:rsidRDefault="00D661D8" w:rsidP="00D661D8">
      <w:pPr>
        <w:spacing w:before="4"/>
        <w:rPr>
          <w:rtl/>
        </w:rPr>
      </w:pP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הלכה</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Pr>
          <w:rFonts w:ascii="Fb Fontext" w:hAnsi="Fb Fontext" w:hint="cs"/>
          <w:rtl/>
        </w:rPr>
        <w:t>כר''י</w:t>
      </w:r>
      <w:r w:rsidRPr="007435EB">
        <w:rPr>
          <w:rFonts w:ascii="Fb Fontext" w:hAnsi="Fb Fontext"/>
          <w:rtl/>
        </w:rPr>
        <w:t xml:space="preserve"> </w:t>
      </w:r>
      <w:r w:rsidRPr="007435EB">
        <w:rPr>
          <w:rFonts w:ascii="Fb Fontext" w:hAnsi="Fb Fontext" w:hint="cs"/>
          <w:rtl/>
        </w:rPr>
        <w:t>ולא</w:t>
      </w:r>
      <w:r w:rsidRPr="007435EB">
        <w:rPr>
          <w:rFonts w:ascii="Fb Fontext" w:hAnsi="Fb Fontext"/>
          <w:rtl/>
        </w:rPr>
        <w:t xml:space="preserve"> </w:t>
      </w:r>
      <w:r w:rsidRPr="007435EB">
        <w:rPr>
          <w:rFonts w:ascii="Fb Fontext" w:hAnsi="Fb Fontext" w:hint="cs"/>
          <w:rtl/>
        </w:rPr>
        <w:t>כרבי</w:t>
      </w:r>
      <w:r w:rsidRPr="007435EB">
        <w:rPr>
          <w:rFonts w:ascii="Fb Fontext" w:hAnsi="Fb Fontext"/>
          <w:rtl/>
        </w:rPr>
        <w:t xml:space="preserve"> </w:t>
      </w:r>
      <w:r w:rsidRPr="007435EB">
        <w:rPr>
          <w:rFonts w:ascii="Fb Fontext" w:hAnsi="Fb Fontext" w:hint="cs"/>
          <w:rtl/>
        </w:rPr>
        <w:t>יוסי</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פורס</w:t>
      </w:r>
      <w:r w:rsidRPr="007435EB">
        <w:rPr>
          <w:rFonts w:ascii="Fb Fontext" w:hAnsi="Fb Fontext"/>
          <w:rtl/>
        </w:rPr>
        <w:t xml:space="preserve"> </w:t>
      </w:r>
      <w:r w:rsidRPr="007435EB">
        <w:rPr>
          <w:rFonts w:ascii="Fb Fontext" w:hAnsi="Fb Fontext" w:hint="cs"/>
          <w:rtl/>
        </w:rPr>
        <w:t>מפה</w:t>
      </w:r>
      <w:r w:rsidRPr="007435EB">
        <w:rPr>
          <w:rFonts w:ascii="Fb Fontext" w:hAnsi="Fb Fontext"/>
          <w:rtl/>
        </w:rPr>
        <w:t xml:space="preserve"> </w:t>
      </w:r>
      <w:r w:rsidRPr="007435EB">
        <w:rPr>
          <w:rFonts w:ascii="Fb Fontext" w:hAnsi="Fb Fontext" w:hint="cs"/>
          <w:rtl/>
        </w:rPr>
        <w:t>ומקדש</w:t>
      </w:r>
      <w:r w:rsidRPr="007435EB">
        <w:rPr>
          <w:rFonts w:ascii="Fb Fontext" w:hAnsi="Fb Fontext"/>
          <w:rtl/>
        </w:rPr>
        <w:t>.</w:t>
      </w:r>
    </w:p>
    <w:p w14:paraId="051D1A70" w14:textId="77777777" w:rsidR="00D661D8" w:rsidRPr="00BD18EE" w:rsidRDefault="00D661D8" w:rsidP="00D661D8">
      <w:pPr>
        <w:pStyle w:val="36"/>
        <w:framePr w:wrap="notBeside"/>
        <w:rPr>
          <w:rtl/>
        </w:rPr>
      </w:pPr>
      <w:r w:rsidRPr="00BD18EE">
        <w:rPr>
          <w:rFonts w:hint="cs"/>
          <w:rtl/>
        </w:rPr>
        <w:t>והך דרתב</w:t>
      </w:r>
      <w:r w:rsidRPr="00BD18EE">
        <w:rPr>
          <w:rtl/>
        </w:rPr>
        <w:t>"</w:t>
      </w:r>
      <w:r w:rsidRPr="00BD18EE">
        <w:rPr>
          <w:rFonts w:hint="cs"/>
          <w:rtl/>
        </w:rPr>
        <w:t xml:space="preserve">א משמואל </w:t>
      </w:r>
    </w:p>
    <w:p w14:paraId="488BFE0C" w14:textId="77777777" w:rsidR="00D661D8" w:rsidRPr="007435EB" w:rsidRDefault="00D661D8" w:rsidP="00D661D8">
      <w:pPr>
        <w:rPr>
          <w:rtl/>
        </w:rPr>
      </w:pPr>
      <w:r w:rsidRPr="007435EB">
        <w:rPr>
          <w:rFonts w:ascii="Fb Fontext" w:hAnsi="Fb Fontext" w:hint="cs"/>
          <w:sz w:val="20"/>
          <w:rtl/>
        </w:rPr>
        <w:t>ד</w:t>
      </w:r>
      <w:r>
        <w:rPr>
          <w:rFonts w:ascii="Fb Fontext" w:hAnsi="Fb Fontext" w:hint="cs"/>
          <w:sz w:val="20"/>
          <w:rtl/>
        </w:rPr>
        <w:t>כ</w:t>
      </w:r>
      <w:r w:rsidRPr="007435EB">
        <w:rPr>
          <w:rFonts w:ascii="Fb Fontext" w:hAnsi="Fb Fontext" w:hint="cs"/>
          <w:sz w:val="20"/>
          <w:rtl/>
        </w:rPr>
        <w:t>שם</w:t>
      </w:r>
      <w:r w:rsidRPr="007435EB">
        <w:rPr>
          <w:rFonts w:ascii="Fb Fontext" w:hAnsi="Fb Fontext"/>
          <w:sz w:val="20"/>
          <w:rtl/>
        </w:rPr>
        <w:t xml:space="preserve"> </w:t>
      </w:r>
      <w:r w:rsidRPr="007435EB">
        <w:rPr>
          <w:rFonts w:ascii="Fb Fontext" w:hAnsi="Fb Fontext" w:hint="cs"/>
          <w:sz w:val="20"/>
          <w:rtl/>
        </w:rPr>
        <w:t>שמפסיקין</w:t>
      </w:r>
      <w:r w:rsidRPr="007435EB">
        <w:rPr>
          <w:rFonts w:ascii="Fb Fontext" w:hAnsi="Fb Fontext"/>
          <w:sz w:val="20"/>
          <w:rtl/>
        </w:rPr>
        <w:t xml:space="preserve"> </w:t>
      </w:r>
      <w:r w:rsidRPr="007435EB">
        <w:rPr>
          <w:rFonts w:ascii="Fb Fontext" w:hAnsi="Fb Fontext" w:hint="cs"/>
          <w:sz w:val="20"/>
          <w:rtl/>
        </w:rPr>
        <w:t>לקידוש</w:t>
      </w:r>
      <w:r w:rsidRPr="007435EB">
        <w:rPr>
          <w:rFonts w:ascii="Fb Fontext" w:hAnsi="Fb Fontext"/>
          <w:sz w:val="20"/>
          <w:rtl/>
        </w:rPr>
        <w:t xml:space="preserve"> </w:t>
      </w:r>
      <w:r w:rsidRPr="007435EB">
        <w:rPr>
          <w:rFonts w:ascii="Fb Fontext" w:hAnsi="Fb Fontext" w:hint="cs"/>
          <w:sz w:val="20"/>
          <w:rtl/>
        </w:rPr>
        <w:t>כך</w:t>
      </w:r>
      <w:r w:rsidRPr="007435EB">
        <w:rPr>
          <w:rFonts w:ascii="Fb Fontext" w:hAnsi="Fb Fontext"/>
          <w:sz w:val="20"/>
          <w:rtl/>
        </w:rPr>
        <w:t xml:space="preserve"> </w:t>
      </w:r>
      <w:r w:rsidRPr="007435EB">
        <w:rPr>
          <w:rFonts w:ascii="Fb Fontext" w:hAnsi="Fb Fontext" w:hint="cs"/>
          <w:sz w:val="20"/>
          <w:rtl/>
        </w:rPr>
        <w:t>מפסיקין</w:t>
      </w:r>
      <w:r w:rsidRPr="007435EB">
        <w:rPr>
          <w:rFonts w:ascii="Fb Fontext" w:hAnsi="Fb Fontext"/>
          <w:sz w:val="20"/>
          <w:rtl/>
        </w:rPr>
        <w:t xml:space="preserve"> </w:t>
      </w:r>
      <w:r w:rsidRPr="007435EB">
        <w:rPr>
          <w:rFonts w:ascii="Fb Fontext" w:hAnsi="Fb Fontext" w:hint="cs"/>
          <w:sz w:val="20"/>
          <w:rtl/>
        </w:rPr>
        <w:t>להבדלה</w:t>
      </w:r>
      <w:r w:rsidRPr="007435EB">
        <w:rPr>
          <w:rFonts w:ascii="Fb Fontext" w:hAnsi="Fb Fontext"/>
          <w:sz w:val="20"/>
          <w:rtl/>
        </w:rPr>
        <w:t xml:space="preserve">. </w:t>
      </w:r>
      <w:r w:rsidRPr="007435EB">
        <w:rPr>
          <w:rFonts w:ascii="Fb Fontext" w:hAnsi="Fb Fontext" w:hint="cs"/>
          <w:sz w:val="20"/>
          <w:rtl/>
        </w:rPr>
        <w:t>היינו לפריסת מפה</w:t>
      </w:r>
      <w:r w:rsidRPr="007435EB">
        <w:rPr>
          <w:rFonts w:ascii="Fb Fontext" w:hAnsi="Fb Fontext"/>
          <w:sz w:val="20"/>
          <w:rtl/>
        </w:rPr>
        <w:t>.</w:t>
      </w:r>
    </w:p>
    <w:p w14:paraId="3D9DF783" w14:textId="77777777" w:rsidR="00D661D8" w:rsidRPr="00BD18EE" w:rsidRDefault="00D661D8" w:rsidP="00D661D8">
      <w:pPr>
        <w:pStyle w:val="36"/>
        <w:framePr w:wrap="notBeside"/>
        <w:rPr>
          <w:rtl/>
        </w:rPr>
      </w:pPr>
      <w:r w:rsidRPr="00BD18EE">
        <w:rPr>
          <w:rFonts w:hint="cs"/>
          <w:rtl/>
        </w:rPr>
        <w:t>רבר</w:t>
      </w:r>
      <w:r w:rsidRPr="00BD18EE">
        <w:rPr>
          <w:rtl/>
        </w:rPr>
        <w:t>"</w:t>
      </w:r>
      <w:r w:rsidRPr="00BD18EE">
        <w:rPr>
          <w:rFonts w:hint="cs"/>
          <w:rtl/>
        </w:rPr>
        <w:t xml:space="preserve">ה </w:t>
      </w:r>
    </w:p>
    <w:p w14:paraId="702D3EAB" w14:textId="77777777" w:rsidR="00D661D8" w:rsidRPr="007435EB" w:rsidRDefault="00D661D8" w:rsidP="00D661D8">
      <w:pPr>
        <w:spacing w:before="4"/>
        <w:rPr>
          <w:rtl/>
        </w:rPr>
      </w:pPr>
      <w:r w:rsidRPr="007435EB">
        <w:rPr>
          <w:rFonts w:ascii="Fb Fontext" w:hAnsi="Fb Fontext" w:hint="cs"/>
          <w:rtl/>
        </w:rPr>
        <w:t>הזדמן לבי</w:t>
      </w:r>
      <w:r>
        <w:rPr>
          <w:rFonts w:ascii="Fb Fontext" w:hAnsi="Fb Fontext" w:hint="cs"/>
          <w:rtl/>
        </w:rPr>
        <w:t>ת</w:t>
      </w:r>
      <w:r w:rsidRPr="007435EB">
        <w:rPr>
          <w:rFonts w:ascii="Fb Fontext" w:hAnsi="Fb Fontext"/>
          <w:rtl/>
        </w:rPr>
        <w:t xml:space="preserve"> </w:t>
      </w:r>
      <w:r w:rsidRPr="007435EB">
        <w:rPr>
          <w:rFonts w:ascii="Fb Fontext" w:hAnsi="Fb Fontext" w:hint="cs"/>
          <w:rtl/>
        </w:rPr>
        <w:t>ריש</w:t>
      </w:r>
      <w:r w:rsidRPr="007435EB">
        <w:rPr>
          <w:rFonts w:ascii="Fb Fontext" w:hAnsi="Fb Fontext"/>
          <w:rtl/>
        </w:rPr>
        <w:t xml:space="preserve"> </w:t>
      </w:r>
      <w:r w:rsidRPr="007435EB">
        <w:rPr>
          <w:rFonts w:ascii="Fb Fontext" w:hAnsi="Fb Fontext" w:hint="cs"/>
          <w:rtl/>
        </w:rPr>
        <w:t>גלותא</w:t>
      </w:r>
      <w:r w:rsidRPr="007435EB">
        <w:rPr>
          <w:rFonts w:ascii="Fb Fontext" w:hAnsi="Fb Fontext"/>
          <w:rtl/>
        </w:rPr>
        <w:t>.</w:t>
      </w:r>
      <w:r w:rsidRPr="007435EB">
        <w:rPr>
          <w:rFonts w:ascii="Fb Fontext" w:hAnsi="Fb Fontext" w:hint="cs"/>
          <w:rtl/>
        </w:rPr>
        <w:t xml:space="preserve"> הביאו אוכל לפניו</w:t>
      </w:r>
      <w:r w:rsidRPr="007435EB">
        <w:rPr>
          <w:rFonts w:ascii="Fb Fontext" w:hAnsi="Fb Fontext"/>
          <w:rtl/>
        </w:rPr>
        <w:t xml:space="preserve">, </w:t>
      </w:r>
      <w:r w:rsidRPr="007435EB">
        <w:rPr>
          <w:rFonts w:ascii="Fb Fontext" w:hAnsi="Fb Fontext" w:hint="cs"/>
          <w:rtl/>
        </w:rPr>
        <w:t>פרס</w:t>
      </w:r>
      <w:r w:rsidRPr="007435EB">
        <w:rPr>
          <w:rFonts w:ascii="Fb Fontext" w:hAnsi="Fb Fontext"/>
          <w:rtl/>
        </w:rPr>
        <w:t xml:space="preserve"> </w:t>
      </w:r>
      <w:r w:rsidRPr="007435EB">
        <w:rPr>
          <w:rFonts w:ascii="Fb Fontext" w:hAnsi="Fb Fontext" w:hint="cs"/>
          <w:rtl/>
        </w:rPr>
        <w:t>מפה</w:t>
      </w:r>
      <w:r w:rsidRPr="007435EB">
        <w:rPr>
          <w:rFonts w:ascii="Fb Fontext" w:hAnsi="Fb Fontext"/>
          <w:rtl/>
        </w:rPr>
        <w:t xml:space="preserve"> </w:t>
      </w:r>
      <w:r w:rsidRPr="007435EB">
        <w:rPr>
          <w:rFonts w:ascii="Fb Fontext" w:hAnsi="Fb Fontext" w:hint="cs"/>
          <w:rtl/>
        </w:rPr>
        <w:t>וקידש</w:t>
      </w:r>
      <w:r w:rsidRPr="007435EB">
        <w:rPr>
          <w:rFonts w:ascii="Fb Fontext" w:hAnsi="Fb Fontext"/>
          <w:rtl/>
        </w:rPr>
        <w:t>.</w:t>
      </w:r>
    </w:p>
    <w:p w14:paraId="12CA1D69" w14:textId="77777777" w:rsidR="00D661D8" w:rsidRPr="00BD18EE" w:rsidRDefault="00D661D8" w:rsidP="00D661D8">
      <w:pPr>
        <w:pStyle w:val="36"/>
        <w:framePr w:wrap="notBeside"/>
        <w:rPr>
          <w:rtl/>
        </w:rPr>
      </w:pPr>
      <w:r w:rsidRPr="00BD18EE">
        <w:rPr>
          <w:rFonts w:hint="cs"/>
          <w:rtl/>
        </w:rPr>
        <w:t>וה</w:t>
      </w:r>
      <w:r w:rsidRPr="00BD18EE">
        <w:rPr>
          <w:rtl/>
        </w:rPr>
        <w:t>"</w:t>
      </w:r>
      <w:r w:rsidRPr="00BD18EE">
        <w:rPr>
          <w:rFonts w:hint="cs"/>
          <w:rtl/>
        </w:rPr>
        <w:t>נ תנ</w:t>
      </w:r>
      <w:r w:rsidRPr="00BD18EE">
        <w:rPr>
          <w:rtl/>
        </w:rPr>
        <w:t>"</w:t>
      </w:r>
      <w:r w:rsidRPr="00BD18EE">
        <w:rPr>
          <w:rFonts w:hint="cs"/>
          <w:rtl/>
        </w:rPr>
        <w:t xml:space="preserve">ה </w:t>
      </w:r>
    </w:p>
    <w:p w14:paraId="6ED6FF36" w14:textId="77777777" w:rsidR="00D661D8" w:rsidRPr="007435EB" w:rsidRDefault="00D661D8" w:rsidP="00D661D8">
      <w:pPr>
        <w:rPr>
          <w:rtl/>
        </w:rPr>
      </w:pPr>
      <w:r w:rsidRPr="007435EB">
        <w:rPr>
          <w:rFonts w:ascii="Fb Fontext" w:hAnsi="Fb Fontext" w:hint="cs"/>
          <w:sz w:val="20"/>
          <w:rtl/>
        </w:rPr>
        <w:t>ושוין</w:t>
      </w:r>
      <w:r w:rsidRPr="007435EB">
        <w:rPr>
          <w:rFonts w:ascii="Fb Fontext" w:hAnsi="Fb Fontext"/>
          <w:sz w:val="20"/>
          <w:rtl/>
        </w:rPr>
        <w:t xml:space="preserve"> </w:t>
      </w:r>
      <w:r w:rsidRPr="007435EB">
        <w:rPr>
          <w:rFonts w:ascii="Fb Fontext" w:hAnsi="Fb Fontext" w:hint="cs"/>
          <w:sz w:val="20"/>
          <w:rtl/>
        </w:rPr>
        <w:t>שאין</w:t>
      </w:r>
      <w:r w:rsidRPr="007435EB">
        <w:rPr>
          <w:rFonts w:ascii="Fb Fontext" w:hAnsi="Fb Fontext"/>
          <w:sz w:val="20"/>
          <w:rtl/>
        </w:rPr>
        <w:t xml:space="preserve"> </w:t>
      </w:r>
      <w:r w:rsidRPr="007435EB">
        <w:rPr>
          <w:rFonts w:ascii="Fb Fontext" w:hAnsi="Fb Fontext" w:hint="cs"/>
          <w:sz w:val="20"/>
          <w:rtl/>
        </w:rPr>
        <w:t>מביאין</w:t>
      </w:r>
      <w:r w:rsidRPr="007435EB">
        <w:rPr>
          <w:rFonts w:ascii="Fb Fontext" w:hAnsi="Fb Fontext"/>
          <w:sz w:val="20"/>
          <w:rtl/>
        </w:rPr>
        <w:t xml:space="preserve"> </w:t>
      </w:r>
      <w:r w:rsidRPr="007435EB">
        <w:rPr>
          <w:rFonts w:ascii="Fb Fontext" w:hAnsi="Fb Fontext" w:hint="cs"/>
          <w:sz w:val="20"/>
          <w:rtl/>
        </w:rPr>
        <w:t>את</w:t>
      </w:r>
      <w:r w:rsidRPr="007435EB">
        <w:rPr>
          <w:rFonts w:ascii="Fb Fontext" w:hAnsi="Fb Fontext"/>
          <w:sz w:val="20"/>
          <w:rtl/>
        </w:rPr>
        <w:t xml:space="preserve"> </w:t>
      </w:r>
      <w:r w:rsidRPr="007435EB">
        <w:rPr>
          <w:rFonts w:ascii="Fb Fontext" w:hAnsi="Fb Fontext" w:hint="cs"/>
          <w:sz w:val="20"/>
          <w:rtl/>
        </w:rPr>
        <w:t>השולחן</w:t>
      </w:r>
      <w:r w:rsidRPr="007435EB">
        <w:rPr>
          <w:rFonts w:ascii="Fb Fontext" w:hAnsi="Fb Fontext"/>
          <w:sz w:val="20"/>
          <w:rtl/>
        </w:rPr>
        <w:t xml:space="preserve"> </w:t>
      </w:r>
      <w:r>
        <w:rPr>
          <w:rFonts w:ascii="Fb Fontext" w:hAnsi="Fb Fontext" w:hint="cs"/>
          <w:sz w:val="20"/>
          <w:rtl/>
        </w:rPr>
        <w:t xml:space="preserve">אא''כ </w:t>
      </w:r>
      <w:r w:rsidRPr="007435EB">
        <w:rPr>
          <w:rFonts w:ascii="Fb Fontext" w:hAnsi="Fb Fontext" w:hint="cs"/>
          <w:sz w:val="20"/>
          <w:rtl/>
        </w:rPr>
        <w:t>קידש</w:t>
      </w:r>
      <w:r w:rsidRPr="007435EB">
        <w:rPr>
          <w:rFonts w:ascii="Fb Fontext" w:hAnsi="Fb Fontext"/>
          <w:sz w:val="20"/>
          <w:rtl/>
        </w:rPr>
        <w:t xml:space="preserve">, </w:t>
      </w:r>
      <w:r w:rsidRPr="007435EB">
        <w:rPr>
          <w:rFonts w:ascii="Fb Fontext" w:hAnsi="Fb Fontext" w:hint="cs"/>
          <w:sz w:val="20"/>
          <w:rtl/>
        </w:rPr>
        <w:t>ואם</w:t>
      </w:r>
      <w:r w:rsidRPr="007435EB">
        <w:rPr>
          <w:rFonts w:ascii="Fb Fontext" w:hAnsi="Fb Fontext"/>
          <w:sz w:val="20"/>
          <w:rtl/>
        </w:rPr>
        <w:t xml:space="preserve"> </w:t>
      </w:r>
      <w:r w:rsidRPr="007435EB">
        <w:rPr>
          <w:rFonts w:ascii="Fb Fontext" w:hAnsi="Fb Fontext" w:hint="cs"/>
          <w:sz w:val="20"/>
          <w:rtl/>
        </w:rPr>
        <w:t>הביא</w:t>
      </w:r>
      <w:r w:rsidRPr="007435EB">
        <w:rPr>
          <w:rFonts w:ascii="Fb Fontext" w:hAnsi="Fb Fontext"/>
          <w:sz w:val="20"/>
          <w:rtl/>
        </w:rPr>
        <w:t xml:space="preserve"> - </w:t>
      </w:r>
      <w:r w:rsidRPr="007435EB">
        <w:rPr>
          <w:rFonts w:ascii="Fb Fontext" w:hAnsi="Fb Fontext" w:hint="cs"/>
          <w:sz w:val="20"/>
          <w:rtl/>
        </w:rPr>
        <w:t>פורס</w:t>
      </w:r>
      <w:r w:rsidRPr="007435EB">
        <w:rPr>
          <w:rFonts w:ascii="Fb Fontext" w:hAnsi="Fb Fontext"/>
          <w:sz w:val="20"/>
          <w:rtl/>
        </w:rPr>
        <w:t xml:space="preserve"> </w:t>
      </w:r>
      <w:r w:rsidRPr="007435EB">
        <w:rPr>
          <w:rFonts w:ascii="Fb Fontext" w:hAnsi="Fb Fontext" w:hint="cs"/>
          <w:sz w:val="20"/>
          <w:rtl/>
        </w:rPr>
        <w:t>מפה</w:t>
      </w:r>
      <w:r w:rsidRPr="007435EB">
        <w:rPr>
          <w:rFonts w:ascii="Fb Fontext" w:hAnsi="Fb Fontext"/>
          <w:sz w:val="20"/>
          <w:rtl/>
        </w:rPr>
        <w:t xml:space="preserve"> </w:t>
      </w:r>
      <w:r w:rsidRPr="007435EB">
        <w:rPr>
          <w:rFonts w:ascii="Fb Fontext" w:hAnsi="Fb Fontext" w:hint="cs"/>
          <w:sz w:val="20"/>
          <w:rtl/>
        </w:rPr>
        <w:t>ומקדש</w:t>
      </w:r>
      <w:r w:rsidRPr="007435EB">
        <w:rPr>
          <w:rFonts w:ascii="Fb Fontext" w:hAnsi="Fb Fontext"/>
          <w:sz w:val="20"/>
          <w:rtl/>
        </w:rPr>
        <w:t>.</w:t>
      </w:r>
    </w:p>
    <w:p w14:paraId="4909B20D" w14:textId="77777777" w:rsidR="00D661D8" w:rsidRPr="00BD18EE" w:rsidRDefault="00D661D8" w:rsidP="00D661D8">
      <w:pPr>
        <w:pStyle w:val="36"/>
        <w:framePr w:wrap="notBeside"/>
        <w:rPr>
          <w:rtl/>
        </w:rPr>
      </w:pPr>
      <w:r w:rsidRPr="00BD18EE">
        <w:rPr>
          <w:rFonts w:hint="cs"/>
          <w:rtl/>
        </w:rPr>
        <w:t>תני</w:t>
      </w:r>
      <w:r w:rsidRPr="00BD18EE">
        <w:rPr>
          <w:rtl/>
        </w:rPr>
        <w:t xml:space="preserve"> </w:t>
      </w:r>
      <w:r w:rsidRPr="00BD18EE">
        <w:rPr>
          <w:rFonts w:hint="cs"/>
          <w:rtl/>
        </w:rPr>
        <w:t>חדא</w:t>
      </w:r>
      <w:r w:rsidRPr="00BD18EE">
        <w:rPr>
          <w:rtl/>
        </w:rPr>
        <w:t>:</w:t>
      </w:r>
    </w:p>
    <w:p w14:paraId="14008B3F" w14:textId="77777777" w:rsidR="00D661D8" w:rsidRPr="007435EB" w:rsidRDefault="00D661D8" w:rsidP="00D661D8">
      <w:pPr>
        <w:rPr>
          <w:rtl/>
        </w:rPr>
      </w:pPr>
      <w:r w:rsidRPr="007435EB">
        <w:rPr>
          <w:rFonts w:ascii="Fb Fontext" w:hAnsi="Fb Fontext" w:hint="cs"/>
          <w:rtl/>
        </w:rPr>
        <w:t>שוין</w:t>
      </w:r>
      <w:r w:rsidRPr="007435EB">
        <w:rPr>
          <w:rFonts w:ascii="Fb Fontext" w:hAnsi="Fb Fontext"/>
          <w:rtl/>
        </w:rPr>
        <w:t xml:space="preserve"> </w:t>
      </w:r>
      <w:r w:rsidRPr="007435EB">
        <w:rPr>
          <w:rFonts w:ascii="Fb Fontext" w:hAnsi="Fb Fontext" w:hint="cs"/>
          <w:rtl/>
        </w:rPr>
        <w:t>שאין</w:t>
      </w:r>
      <w:r w:rsidRPr="007435EB">
        <w:rPr>
          <w:rFonts w:ascii="Fb Fontext" w:hAnsi="Fb Fontext"/>
          <w:rtl/>
        </w:rPr>
        <w:t xml:space="preserve"> </w:t>
      </w:r>
      <w:r w:rsidRPr="007435EB">
        <w:rPr>
          <w:rFonts w:ascii="Fb Fontext" w:hAnsi="Fb Fontext" w:hint="cs"/>
          <w:rtl/>
        </w:rPr>
        <w:t>מתחילין</w:t>
      </w:r>
      <w:r w:rsidRPr="007435EB">
        <w:rPr>
          <w:rFonts w:ascii="Fb Fontext" w:hAnsi="Fb Fontext"/>
          <w:rtl/>
        </w:rPr>
        <w:t>,</w:t>
      </w:r>
      <w:r w:rsidRPr="007435EB">
        <w:rPr>
          <w:rFonts w:ascii="Fb Fontext" w:hAnsi="Fb Fontext" w:hint="cs"/>
          <w:rtl/>
        </w:rPr>
        <w:t>- משכח</w:t>
      </w:r>
      <w:r w:rsidRPr="007435EB">
        <w:rPr>
          <w:rFonts w:ascii="Fb Fontext" w:hAnsi="Fb Fontext"/>
          <w:rtl/>
        </w:rPr>
        <w:t>"</w:t>
      </w:r>
      <w:r>
        <w:rPr>
          <w:rFonts w:ascii="Fb Fontext" w:hAnsi="Fb Fontext" w:hint="cs"/>
          <w:rtl/>
        </w:rPr>
        <w:t xml:space="preserve">ל </w:t>
      </w:r>
      <w:r>
        <w:rPr>
          <w:rStyle w:val="affffd"/>
          <w:rFonts w:ascii="Fb Fontext" w:hAnsi="Fb Fontext" w:hint="cs"/>
          <w:rtl/>
          <w:rPrChange w:id="11374" w:author="מנוע אמוראים" w:date="2026-10-05T16:42:03Z">
            <w:rPr>
              <w:rFonts w:ascii="Fb Fontext" w:hAnsi="Fb Fontext" w:hint="cs"/>
              <w:rtl/>
            </w:rPr>
          </w:rPrChange>
        </w:rPr>
        <w:t xml:space="preserve">בער</w:t>
      </w:r>
      <w:r>
        <w:rPr>
          <w:rStyle w:val="affffd"/>
          <w:rFonts w:ascii="Fb Fontext" w:hAnsi="Fb Fontext"/>
          <w:rtl/>
          <w:rPrChange w:id="11375" w:author="מנוע אמוראים" w:date="2026-10-05T16:42:03Z">
            <w:rPr>
              <w:rFonts w:ascii="Fb Fontext" w:hAnsi="Fb Fontext"/>
              <w:rtl/>
            </w:rPr>
          </w:rPrChange>
        </w:rPr>
        <w:t xml:space="preserve">"</w:t>
      </w:r>
      <w:r>
        <w:rPr>
          <w:rStyle w:val="affffd"/>
          <w:rFonts w:ascii="Fb Fontext" w:hAnsi="Fb Fontext" w:hint="cs"/>
          <w:rtl/>
          <w:rPrChange w:id="11376" w:author="מנוע אמוראים" w:date="2026-10-05T16:42:03Z">
            <w:rPr>
              <w:rFonts w:ascii="Fb Fontext" w:hAnsi="Fb Fontext" w:hint="cs"/>
              <w:rtl/>
            </w:rPr>
          </w:rPrChange>
        </w:rPr>
        <w:t xml:space="preserve">פ</w:t>
      </w:r>
      <w:r>
        <w:rPr>
          <w:rFonts w:ascii="Fb Fontext" w:hAnsi="Fb Fontext" w:hint="cs"/>
          <w:rtl/>
        </w:rPr>
        <w:t xml:space="preserve">.</w:t>
      </w:r>
    </w:p>
    <w:p w14:paraId="73EAA04A" w14:textId="77777777" w:rsidR="00D661D8" w:rsidRPr="00BD18EE" w:rsidRDefault="00D661D8" w:rsidP="00D661D8">
      <w:pPr>
        <w:pStyle w:val="36"/>
        <w:framePr w:wrap="notBeside"/>
        <w:rPr>
          <w:rtl/>
        </w:rPr>
      </w:pPr>
      <w:r w:rsidRPr="00BD18EE">
        <w:rPr>
          <w:rFonts w:hint="cs"/>
          <w:rtl/>
        </w:rPr>
        <w:t xml:space="preserve">ותני חדא: </w:t>
      </w:r>
    </w:p>
    <w:p w14:paraId="0B141DC3" w14:textId="77777777" w:rsidR="00D661D8" w:rsidRPr="00A36701" w:rsidRDefault="00D661D8" w:rsidP="00D661D8">
      <w:pPr>
        <w:rPr>
          <w:rStyle w:val="affffff0"/>
          <w:rtl/>
        </w:rPr>
      </w:pPr>
      <w:r w:rsidRPr="007435EB">
        <w:rPr>
          <w:rFonts w:hint="cs"/>
          <w:rtl/>
        </w:rPr>
        <w:t>שוין</w:t>
      </w:r>
      <w:r w:rsidRPr="007435EB">
        <w:rPr>
          <w:rtl/>
        </w:rPr>
        <w:t xml:space="preserve"> </w:t>
      </w:r>
      <w:r w:rsidRPr="007435EB">
        <w:rPr>
          <w:rFonts w:hint="cs"/>
          <w:rtl/>
        </w:rPr>
        <w:t>שמתחילין</w:t>
      </w:r>
      <w:r w:rsidRPr="007435EB">
        <w:rPr>
          <w:rtl/>
        </w:rPr>
        <w:t xml:space="preserve"> </w:t>
      </w:r>
      <w:r w:rsidRPr="007435EB">
        <w:rPr>
          <w:rFonts w:hint="cs"/>
          <w:rtl/>
        </w:rPr>
        <w:t>קודם</w:t>
      </w:r>
      <w:r w:rsidRPr="007435EB">
        <w:rPr>
          <w:rtl/>
        </w:rPr>
        <w:t xml:space="preserve"> </w:t>
      </w:r>
      <w:r w:rsidRPr="007435EB">
        <w:rPr>
          <w:rFonts w:hint="cs"/>
          <w:rtl/>
        </w:rPr>
        <w:t>תשעה</w:t>
      </w:r>
      <w:r w:rsidRPr="007435EB">
        <w:rPr>
          <w:rtl/>
        </w:rPr>
        <w:t>,</w:t>
      </w:r>
      <w:r>
        <w:rPr>
          <w:rFonts w:hint="cs"/>
          <w:rtl/>
        </w:rPr>
        <w:t xml:space="preserve"> </w:t>
      </w:r>
      <w:r w:rsidRPr="00A36701">
        <w:rPr>
          <w:rStyle w:val="affffff0"/>
          <w:rFonts w:hint="cs"/>
          <w:rtl/>
        </w:rPr>
        <w:t xml:space="preserve">[והך דאין מתחילין </w:t>
      </w:r>
      <w:r>
        <w:rPr>
          <w:rStyle w:val="affffff0"/>
          <w:rFonts w:hint="cs"/>
          <w:rtl/>
        </w:rPr>
        <w:t xml:space="preserve">- </w:t>
      </w:r>
      <w:r w:rsidRPr="00A36701">
        <w:rPr>
          <w:rStyle w:val="affffff0"/>
          <w:rFonts w:hint="cs"/>
          <w:rtl/>
        </w:rPr>
        <w:t>לאחר</w:t>
      </w:r>
      <w:r w:rsidRPr="00A36701">
        <w:rPr>
          <w:rStyle w:val="affffff0"/>
          <w:rtl/>
        </w:rPr>
        <w:t xml:space="preserve"> </w:t>
      </w:r>
      <w:r w:rsidRPr="00A36701">
        <w:rPr>
          <w:rStyle w:val="affffff0"/>
          <w:rFonts w:hint="cs"/>
          <w:rtl/>
        </w:rPr>
        <w:t>תשעה]</w:t>
      </w:r>
    </w:p>
    <w:p w14:paraId="1DC68474" w14:textId="77777777" w:rsidR="00D661D8" w:rsidRPr="007435EB" w:rsidRDefault="00D661D8" w:rsidP="00D661D8">
      <w:pPr>
        <w:pStyle w:val="affd"/>
        <w:rPr>
          <w:del w:id="90044" w:author="מנוע עיצוב" w:date="2026-10-08T11:01:28Z"/>
          <w:bCs/>
          <w:rtl/>
        </w:rPr>
      </w:pPr>
      <w:del w:id="90043" w:author="מנוע עיצוב" w:date="2026-10-08T11:01:28Z">
        <w:r>
          <w:rPr>
            <w:rFonts w:hint="cs"/>
            <w:rtl/>
          </w:rPr>
          <w:delText xml:space="preserve">***</w:delText>
        </w:r>
      </w:del>
    </w:p>
    <w:p w14:paraId="63D41BF9" w14:textId="77777777" w:rsidR="00D661D8" w:rsidRPr="007435EB" w:rsidRDefault="00D661D8" w:rsidP="00D661D8">
      <w:pPr>
        <w:pStyle w:val="afff"/>
        <w:framePr w:wrap="around"/>
        <w:rPr>
          <w:rtl/>
        </w:rPr>
      </w:pPr>
      <w:r w:rsidRPr="007435EB">
        <w:rPr>
          <w:rFonts w:hint="cs"/>
          <w:rtl/>
        </w:rPr>
        <w:t>קא.</w:t>
      </w:r>
    </w:p>
    <w:p w14:paraId="5B420462" w14:textId="77777777" w:rsidR="00D661D8" w:rsidRPr="00DA25F7" w:rsidRDefault="00D661D8" w:rsidP="00D661D8">
      <w:pPr>
        <w:pStyle w:val="afffff0"/>
        <w:rPr>
          <w:rtl/>
        </w:rPr>
      </w:pPr>
      <w:r w:rsidRPr="00DA25F7">
        <w:rPr>
          <w:rFonts w:hint="cs"/>
          <w:rtl/>
        </w:rPr>
        <w:t>אותם</w:t>
      </w:r>
      <w:r w:rsidRPr="00DA25F7">
        <w:rPr>
          <w:rtl/>
        </w:rPr>
        <w:t xml:space="preserve"> </w:t>
      </w:r>
      <w:r w:rsidRPr="00DA25F7">
        <w:rPr>
          <w:rFonts w:hint="cs"/>
          <w:rtl/>
        </w:rPr>
        <w:t>בני</w:t>
      </w:r>
      <w:r w:rsidRPr="00DA25F7">
        <w:rPr>
          <w:rtl/>
        </w:rPr>
        <w:t xml:space="preserve"> </w:t>
      </w:r>
      <w:r w:rsidRPr="00DA25F7">
        <w:rPr>
          <w:rFonts w:hint="cs"/>
          <w:rtl/>
        </w:rPr>
        <w:t>אדם</w:t>
      </w:r>
      <w:r w:rsidRPr="00DA25F7">
        <w:rPr>
          <w:rtl/>
        </w:rPr>
        <w:t xml:space="preserve"> </w:t>
      </w:r>
      <w:r w:rsidRPr="00DA25F7">
        <w:rPr>
          <w:rFonts w:hint="cs"/>
          <w:rtl/>
        </w:rPr>
        <w:t>שקידשו</w:t>
      </w:r>
      <w:r w:rsidRPr="00DA25F7">
        <w:rPr>
          <w:rtl/>
        </w:rPr>
        <w:t xml:space="preserve"> </w:t>
      </w:r>
      <w:r w:rsidRPr="00DA25F7">
        <w:rPr>
          <w:rFonts w:hint="cs"/>
          <w:rtl/>
        </w:rPr>
        <w:t>בבית</w:t>
      </w:r>
      <w:r w:rsidRPr="00DA25F7">
        <w:rPr>
          <w:rtl/>
        </w:rPr>
        <w:t xml:space="preserve"> </w:t>
      </w:r>
      <w:r w:rsidRPr="00DA25F7">
        <w:rPr>
          <w:rFonts w:hint="cs"/>
          <w:rtl/>
        </w:rPr>
        <w:t>הכנסת</w:t>
      </w:r>
      <w:r w:rsidRPr="00DA25F7">
        <w:rPr>
          <w:rtl/>
        </w:rPr>
        <w:t>.</w:t>
      </w:r>
    </w:p>
    <w:p w14:paraId="0EAF1725" w14:textId="77777777" w:rsidR="00D661D8" w:rsidRPr="00BD18EE" w:rsidRDefault="00D661D8" w:rsidP="00D661D8">
      <w:pPr>
        <w:pStyle w:val="36"/>
        <w:framePr w:wrap="notBeside"/>
        <w:rPr>
          <w:rtl/>
        </w:rPr>
      </w:pPr>
      <w:r w:rsidRPr="00BD18EE">
        <w:rPr>
          <w:rFonts w:hint="cs"/>
          <w:rtl/>
        </w:rPr>
        <w:t>רב:</w:t>
      </w:r>
      <w:r w:rsidRPr="00BD18EE">
        <w:rPr>
          <w:rtl/>
        </w:rPr>
        <w:t xml:space="preserve"> </w:t>
      </w:r>
    </w:p>
    <w:p w14:paraId="6E179D5D" w14:textId="77777777" w:rsidR="00D661D8" w:rsidRPr="007435EB" w:rsidRDefault="00D661D8" w:rsidP="00D661D8">
      <w:pPr>
        <w:rPr>
          <w:rFonts w:cs="Guttman Vilna"/>
          <w:b/>
          <w:bCs/>
          <w:rtl/>
        </w:rPr>
      </w:pPr>
      <w:r w:rsidRPr="007435EB">
        <w:rPr>
          <w:rFonts w:hint="cs"/>
          <w:rtl/>
        </w:rPr>
        <w:t>ידי</w:t>
      </w:r>
      <w:r w:rsidRPr="007435EB">
        <w:rPr>
          <w:rtl/>
        </w:rPr>
        <w:t xml:space="preserve"> </w:t>
      </w:r>
      <w:r w:rsidRPr="007435EB">
        <w:rPr>
          <w:rFonts w:hint="cs"/>
          <w:rtl/>
        </w:rPr>
        <w:t>יין</w:t>
      </w:r>
      <w:r w:rsidRPr="007435EB">
        <w:rPr>
          <w:rtl/>
        </w:rPr>
        <w:t xml:space="preserve"> </w:t>
      </w:r>
      <w:r w:rsidRPr="007435EB">
        <w:rPr>
          <w:rFonts w:hint="cs"/>
          <w:rtl/>
        </w:rPr>
        <w:t>לא</w:t>
      </w:r>
      <w:r w:rsidRPr="007435EB">
        <w:rPr>
          <w:rtl/>
        </w:rPr>
        <w:t xml:space="preserve"> </w:t>
      </w:r>
      <w:r w:rsidRPr="007435EB">
        <w:rPr>
          <w:rFonts w:hint="cs"/>
          <w:rtl/>
        </w:rPr>
        <w:t>יצאו</w:t>
      </w:r>
      <w:r w:rsidRPr="007435EB">
        <w:rPr>
          <w:rtl/>
        </w:rPr>
        <w:t xml:space="preserve">, </w:t>
      </w:r>
      <w:r w:rsidRPr="007435EB">
        <w:rPr>
          <w:rFonts w:hint="cs"/>
          <w:rtl/>
        </w:rPr>
        <w:t>ידי</w:t>
      </w:r>
      <w:r w:rsidRPr="007435EB">
        <w:rPr>
          <w:rtl/>
        </w:rPr>
        <w:t xml:space="preserve"> </w:t>
      </w:r>
      <w:r w:rsidRPr="007435EB">
        <w:rPr>
          <w:rFonts w:hint="cs"/>
          <w:rtl/>
        </w:rPr>
        <w:t>קידוש</w:t>
      </w:r>
      <w:r w:rsidRPr="007435EB">
        <w:rPr>
          <w:rtl/>
        </w:rPr>
        <w:t xml:space="preserve"> </w:t>
      </w:r>
      <w:r w:rsidRPr="007435EB">
        <w:rPr>
          <w:rFonts w:hint="cs"/>
          <w:rtl/>
        </w:rPr>
        <w:t>יצאו</w:t>
      </w:r>
      <w:r w:rsidRPr="007435EB">
        <w:rPr>
          <w:rtl/>
        </w:rPr>
        <w:t>.</w:t>
      </w:r>
      <w:r w:rsidRPr="007435EB">
        <w:rPr>
          <w:rFonts w:hint="cs"/>
          <w:rtl/>
        </w:rPr>
        <w:t xml:space="preserve">- </w:t>
      </w:r>
      <w:r w:rsidRPr="00F46A1C">
        <w:rPr>
          <w:rStyle w:val="affffd"/>
          <w:rFonts w:hint="cs"/>
          <w:rtl/>
        </w:rPr>
        <w:t>והך</w:t>
      </w:r>
      <w:r w:rsidRPr="007435EB">
        <w:rPr>
          <w:rFonts w:hint="cs"/>
          <w:rtl/>
        </w:rPr>
        <w:t xml:space="preserve"> דצריך לקדש בבית כדי להוציא בניו וב</w:t>
      </w:r>
      <w:r w:rsidRPr="007435EB">
        <w:rPr>
          <w:rtl/>
        </w:rPr>
        <w:t>"</w:t>
      </w:r>
      <w:r w:rsidRPr="007435EB">
        <w:rPr>
          <w:rFonts w:hint="cs"/>
          <w:rtl/>
        </w:rPr>
        <w:t>ב.</w:t>
      </w:r>
    </w:p>
    <w:p w14:paraId="1AFCD819" w14:textId="77777777" w:rsidR="00D661D8" w:rsidRPr="00BD18EE" w:rsidRDefault="00D661D8" w:rsidP="00D661D8">
      <w:pPr>
        <w:pStyle w:val="36"/>
        <w:framePr w:wrap="notBeside"/>
        <w:rPr>
          <w:rtl/>
        </w:rPr>
      </w:pPr>
      <w:r w:rsidRPr="00BD18EE">
        <w:rPr>
          <w:rFonts w:hint="cs"/>
          <w:rtl/>
        </w:rPr>
        <w:t>ושמואל</w:t>
      </w:r>
      <w:r w:rsidRPr="00BD18EE">
        <w:rPr>
          <w:rtl/>
        </w:rPr>
        <w:t xml:space="preserve">: </w:t>
      </w:r>
    </w:p>
    <w:p w14:paraId="70FAEC5A" w14:textId="77777777" w:rsidR="00D661D8" w:rsidRPr="007435EB" w:rsidRDefault="00D661D8" w:rsidP="00D661D8">
      <w:pPr>
        <w:rPr>
          <w:rFonts w:cs="Guttman Vilna"/>
          <w:b/>
          <w:bCs/>
          <w:rtl/>
        </w:rPr>
      </w:pPr>
      <w:r w:rsidRPr="007435EB">
        <w:rPr>
          <w:rFonts w:hint="cs"/>
          <w:rtl/>
        </w:rPr>
        <w:t>אף</w:t>
      </w:r>
      <w:r w:rsidRPr="007435EB">
        <w:rPr>
          <w:rtl/>
        </w:rPr>
        <w:t xml:space="preserve"> </w:t>
      </w:r>
      <w:r w:rsidRPr="007435EB">
        <w:rPr>
          <w:rFonts w:hint="cs"/>
          <w:rtl/>
        </w:rPr>
        <w:t>ידי</w:t>
      </w:r>
      <w:r w:rsidRPr="007435EB">
        <w:rPr>
          <w:rtl/>
        </w:rPr>
        <w:t xml:space="preserve"> </w:t>
      </w:r>
      <w:r w:rsidRPr="007435EB">
        <w:rPr>
          <w:rFonts w:hint="cs"/>
          <w:rtl/>
        </w:rPr>
        <w:t>קידוש</w:t>
      </w:r>
      <w:r w:rsidRPr="007435EB">
        <w:rPr>
          <w:rtl/>
        </w:rPr>
        <w:t xml:space="preserve"> </w:t>
      </w:r>
      <w:r w:rsidRPr="007435EB">
        <w:rPr>
          <w:rFonts w:hint="cs"/>
          <w:rtl/>
        </w:rPr>
        <w:t>לא</w:t>
      </w:r>
      <w:r w:rsidRPr="007435EB">
        <w:rPr>
          <w:rtl/>
        </w:rPr>
        <w:t xml:space="preserve"> </w:t>
      </w:r>
      <w:r w:rsidRPr="007435EB">
        <w:rPr>
          <w:rFonts w:hint="cs"/>
          <w:rtl/>
        </w:rPr>
        <w:t>יצאו ומה שמקדש בביהכנ</w:t>
      </w:r>
      <w:r w:rsidRPr="007435EB">
        <w:rPr>
          <w:rtl/>
        </w:rPr>
        <w:t>"</w:t>
      </w:r>
      <w:r w:rsidRPr="007435EB">
        <w:rPr>
          <w:rFonts w:hint="cs"/>
          <w:rtl/>
        </w:rPr>
        <w:t>ס להוציא אורחים יד</w:t>
      </w:r>
      <w:r w:rsidRPr="007435EB">
        <w:rPr>
          <w:rtl/>
        </w:rPr>
        <w:t>"</w:t>
      </w:r>
      <w:r w:rsidRPr="007435EB">
        <w:rPr>
          <w:rFonts w:hint="cs"/>
          <w:rtl/>
        </w:rPr>
        <w:t>ח דאוכלים וישנים שם</w:t>
      </w:r>
    </w:p>
    <w:p w14:paraId="654A3E84" w14:textId="77777777" w:rsidR="00D661D8" w:rsidRPr="00BD18EE" w:rsidRDefault="00D661D8" w:rsidP="00D661D8">
      <w:pPr>
        <w:pStyle w:val="36"/>
        <w:framePr w:wrap="notBeside"/>
        <w:rPr>
          <w:rtl/>
        </w:rPr>
      </w:pPr>
      <w:r w:rsidRPr="00BD18EE">
        <w:rPr>
          <w:rFonts w:hint="cs"/>
          <w:rtl/>
        </w:rPr>
        <w:t xml:space="preserve">ולטעמיה </w:t>
      </w:r>
    </w:p>
    <w:p w14:paraId="6C4D37AD" w14:textId="77777777" w:rsidR="00D661D8" w:rsidRPr="007435EB" w:rsidRDefault="00D661D8" w:rsidP="00D661D8">
      <w:pPr>
        <w:rPr>
          <w:rFonts w:cs="Guttman Vilna"/>
          <w:b/>
          <w:bCs/>
          <w:rtl/>
        </w:rPr>
      </w:pPr>
      <w:r w:rsidRPr="007435EB">
        <w:rPr>
          <w:rFonts w:hint="cs"/>
          <w:rtl/>
        </w:rPr>
        <w:t>דאין</w:t>
      </w:r>
      <w:r w:rsidRPr="007435EB">
        <w:rPr>
          <w:rtl/>
        </w:rPr>
        <w:t xml:space="preserve"> </w:t>
      </w:r>
      <w:r w:rsidRPr="007435EB">
        <w:rPr>
          <w:rFonts w:hint="cs"/>
          <w:rtl/>
        </w:rPr>
        <w:t>קידוש</w:t>
      </w:r>
      <w:r w:rsidRPr="007435EB">
        <w:rPr>
          <w:rtl/>
        </w:rPr>
        <w:t xml:space="preserve"> </w:t>
      </w:r>
      <w:r w:rsidRPr="007435EB">
        <w:rPr>
          <w:rFonts w:hint="cs"/>
          <w:rtl/>
        </w:rPr>
        <w:t>אלא</w:t>
      </w:r>
      <w:r w:rsidRPr="007435EB">
        <w:rPr>
          <w:rtl/>
        </w:rPr>
        <w:t xml:space="preserve"> </w:t>
      </w:r>
      <w:r w:rsidRPr="007435EB">
        <w:rPr>
          <w:rFonts w:hint="cs"/>
          <w:rtl/>
        </w:rPr>
        <w:t>במקום</w:t>
      </w:r>
      <w:r w:rsidRPr="007435EB">
        <w:rPr>
          <w:rtl/>
        </w:rPr>
        <w:t xml:space="preserve"> </w:t>
      </w:r>
      <w:r w:rsidRPr="007435EB">
        <w:rPr>
          <w:rFonts w:hint="cs"/>
          <w:rtl/>
        </w:rPr>
        <w:t>סעודה</w:t>
      </w:r>
      <w:r w:rsidRPr="007435EB">
        <w:rPr>
          <w:rtl/>
        </w:rPr>
        <w:t>.</w:t>
      </w:r>
    </w:p>
    <w:p w14:paraId="695DCD00" w14:textId="77777777" w:rsidR="00D661D8" w:rsidRPr="007435EB" w:rsidRDefault="00D661D8" w:rsidP="00D661D8">
      <w:pPr>
        <w:pStyle w:val="affd"/>
        <w:rPr>
          <w:bCs/>
          <w:rtl/>
        </w:rPr>
      </w:pPr>
      <w:r>
        <w:rPr>
          <w:rFonts w:hint="cs"/>
          <w:rtl/>
        </w:rPr>
        <w:t>***</w:t>
      </w:r>
    </w:p>
    <w:p w14:paraId="4E8E5B3B" w14:textId="77777777" w:rsidR="00D661D8" w:rsidRPr="00BD18EE" w:rsidRDefault="00D661D8" w:rsidP="00D661D8">
      <w:pPr>
        <w:pStyle w:val="36"/>
        <w:framePr w:wrap="notBeside"/>
        <w:rPr>
          <w:rtl/>
        </w:rPr>
      </w:pPr>
      <w:r w:rsidRPr="00BD18EE">
        <w:rPr>
          <w:rFonts w:hint="cs"/>
          <w:rtl/>
        </w:rPr>
        <w:t xml:space="preserve">ושמואל למד </w:t>
      </w:r>
    </w:p>
    <w:p w14:paraId="464EC54B" w14:textId="77777777" w:rsidR="00D661D8" w:rsidRPr="007435EB" w:rsidRDefault="00D661D8" w:rsidP="00D661D8">
      <w:pPr>
        <w:rPr>
          <w:rtl/>
        </w:rPr>
      </w:pPr>
      <w:r w:rsidRPr="007435EB">
        <w:rPr>
          <w:rFonts w:ascii="Fb Fontext" w:hAnsi="Fb Fontext" w:hint="cs"/>
          <w:rtl/>
        </w:rPr>
        <w:t>ד</w:t>
      </w:r>
      <w:r>
        <w:rPr>
          <w:rFonts w:ascii="Fb Fontext" w:hAnsi="Fb Fontext" w:hint="cs"/>
          <w:rtl/>
        </w:rPr>
        <w:t>אף</w:t>
      </w:r>
      <w:r w:rsidRPr="007435EB">
        <w:rPr>
          <w:rFonts w:ascii="Fb Fontext" w:hAnsi="Fb Fontext" w:hint="cs"/>
          <w:rtl/>
        </w:rPr>
        <w:t xml:space="preserve"> ממקום למקום בבית צריך לברך.</w:t>
      </w:r>
    </w:p>
    <w:p w14:paraId="56F3A670" w14:textId="77777777" w:rsidR="00D661D8" w:rsidRPr="00BD18EE" w:rsidRDefault="00D661D8" w:rsidP="00D661D8">
      <w:pPr>
        <w:pStyle w:val="36"/>
        <w:framePr w:wrap="notBeside"/>
        <w:rPr>
          <w:rtl/>
        </w:rPr>
      </w:pPr>
      <w:r w:rsidRPr="00BD18EE">
        <w:rPr>
          <w:rtl/>
        </w:rPr>
        <w:t xml:space="preserve">- </w:t>
      </w:r>
      <w:r w:rsidRPr="00BD18EE">
        <w:rPr>
          <w:rFonts w:hint="cs"/>
          <w:rtl/>
        </w:rPr>
        <w:t>כרעב</w:t>
      </w:r>
      <w:r w:rsidRPr="00BD18EE">
        <w:rPr>
          <w:rtl/>
        </w:rPr>
        <w:t>"</w:t>
      </w:r>
      <w:r w:rsidRPr="00BD18EE">
        <w:rPr>
          <w:rFonts w:hint="cs"/>
          <w:rtl/>
        </w:rPr>
        <w:t>ת</w:t>
      </w:r>
    </w:p>
    <w:p w14:paraId="5C44E882" w14:textId="77777777" w:rsidR="00D661D8" w:rsidRPr="007435EB" w:rsidRDefault="00D661D8" w:rsidP="00D661D8">
      <w:pPr>
        <w:rPr>
          <w:rtl/>
        </w:rPr>
      </w:pPr>
      <w:r w:rsidRPr="007435EB">
        <w:rPr>
          <w:rFonts w:hint="cs"/>
          <w:rtl/>
        </w:rPr>
        <w:t>דפעמים היה אצל שמואל וירד מהגג לארץ וקידש שוב</w:t>
      </w:r>
      <w:r w:rsidRPr="007435EB">
        <w:rPr>
          <w:rtl/>
        </w:rPr>
        <w:t>.</w:t>
      </w:r>
    </w:p>
    <w:p w14:paraId="5A98AA8D" w14:textId="77777777" w:rsidR="00D661D8" w:rsidRPr="00BD18EE" w:rsidRDefault="00D661D8" w:rsidP="00D661D8">
      <w:pPr>
        <w:pStyle w:val="36"/>
        <w:framePr w:wrap="notBeside"/>
        <w:rPr>
          <w:rtl/>
        </w:rPr>
      </w:pPr>
      <w:r w:rsidRPr="00BD18EE">
        <w:rPr>
          <w:rFonts w:hint="cs"/>
          <w:rtl/>
        </w:rPr>
        <w:t>ואף</w:t>
      </w:r>
      <w:r w:rsidRPr="00BD18EE">
        <w:rPr>
          <w:rtl/>
        </w:rPr>
        <w:t xml:space="preserve"> </w:t>
      </w:r>
      <w:r w:rsidRPr="00BD18EE">
        <w:rPr>
          <w:rFonts w:hint="cs"/>
          <w:rtl/>
        </w:rPr>
        <w:t>ר</w:t>
      </w:r>
      <w:r w:rsidRPr="00BD18EE">
        <w:rPr>
          <w:rtl/>
        </w:rPr>
        <w:t>"</w:t>
      </w:r>
      <w:r w:rsidRPr="00BD18EE">
        <w:rPr>
          <w:rFonts w:hint="cs"/>
          <w:rtl/>
        </w:rPr>
        <w:t>ה</w:t>
      </w:r>
      <w:r w:rsidRPr="00BD18EE">
        <w:rPr>
          <w:rtl/>
        </w:rPr>
        <w:t xml:space="preserve"> </w:t>
      </w:r>
      <w:r w:rsidRPr="00BD18EE">
        <w:rPr>
          <w:rFonts w:hint="cs"/>
          <w:rtl/>
        </w:rPr>
        <w:t>ס</w:t>
      </w:r>
      <w:r w:rsidRPr="00BD18EE">
        <w:rPr>
          <w:rtl/>
        </w:rPr>
        <w:t>"</w:t>
      </w:r>
      <w:r w:rsidRPr="00BD18EE">
        <w:rPr>
          <w:rFonts w:hint="cs"/>
          <w:rtl/>
        </w:rPr>
        <w:t>ל</w:t>
      </w:r>
      <w:r w:rsidRPr="00BD18EE">
        <w:rPr>
          <w:rtl/>
        </w:rPr>
        <w:t xml:space="preserve"> </w:t>
      </w:r>
    </w:p>
    <w:p w14:paraId="2DD3CF92" w14:textId="77777777" w:rsidR="00D661D8" w:rsidRPr="007435EB" w:rsidRDefault="00D661D8" w:rsidP="00D661D8">
      <w:pPr>
        <w:rPr>
          <w:rtl/>
        </w:rPr>
      </w:pP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קידוש</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במקום</w:t>
      </w:r>
      <w:r w:rsidRPr="007435EB">
        <w:rPr>
          <w:rFonts w:ascii="Fb Fontext" w:hAnsi="Fb Fontext"/>
          <w:rtl/>
        </w:rPr>
        <w:t xml:space="preserve"> </w:t>
      </w:r>
      <w:r w:rsidRPr="007435EB">
        <w:rPr>
          <w:rFonts w:ascii="Fb Fontext" w:hAnsi="Fb Fontext" w:hint="cs"/>
          <w:rtl/>
        </w:rPr>
        <w:t>סעודה</w:t>
      </w:r>
      <w:r w:rsidRPr="007435EB">
        <w:rPr>
          <w:rFonts w:ascii="Fb Fontext" w:hAnsi="Fb Fontext"/>
          <w:rtl/>
        </w:rPr>
        <w:t>.</w:t>
      </w:r>
      <w:r w:rsidRPr="007435EB">
        <w:rPr>
          <w:rFonts w:ascii="Fb Fontext" w:hAnsi="Fb Fontext" w:hint="cs"/>
          <w:rtl/>
        </w:rPr>
        <w:t xml:space="preserve"> כשנכבה לו הנר והעלה כליו לרבה בנו וקידש וטעם.</w:t>
      </w:r>
    </w:p>
    <w:p w14:paraId="31CEE08B" w14:textId="77777777" w:rsidR="00D661D8" w:rsidRPr="00BD18EE" w:rsidRDefault="00D661D8" w:rsidP="00D661D8">
      <w:pPr>
        <w:pStyle w:val="36"/>
        <w:framePr w:wrap="notBeside"/>
        <w:rPr>
          <w:rtl/>
        </w:rPr>
      </w:pPr>
      <w:r w:rsidRPr="00BD18EE">
        <w:rPr>
          <w:rFonts w:hint="cs"/>
          <w:rtl/>
        </w:rPr>
        <w:t>ואף</w:t>
      </w:r>
      <w:r w:rsidRPr="00BD18EE">
        <w:rPr>
          <w:rtl/>
        </w:rPr>
        <w:t xml:space="preserve"> </w:t>
      </w:r>
      <w:r w:rsidRPr="00BD18EE">
        <w:rPr>
          <w:rFonts w:hint="cs"/>
          <w:rtl/>
        </w:rPr>
        <w:t>רבה</w:t>
      </w:r>
      <w:r w:rsidRPr="00BD18EE">
        <w:rPr>
          <w:rtl/>
        </w:rPr>
        <w:t xml:space="preserve"> </w:t>
      </w:r>
      <w:r w:rsidRPr="00BD18EE">
        <w:rPr>
          <w:rFonts w:hint="cs"/>
          <w:rtl/>
        </w:rPr>
        <w:t>ס</w:t>
      </w:r>
      <w:r w:rsidRPr="00BD18EE">
        <w:rPr>
          <w:rtl/>
        </w:rPr>
        <w:t>"</w:t>
      </w:r>
      <w:r w:rsidRPr="00BD18EE">
        <w:rPr>
          <w:rFonts w:hint="cs"/>
          <w:rtl/>
        </w:rPr>
        <w:t>ל</w:t>
      </w:r>
      <w:r w:rsidRPr="00BD18EE">
        <w:rPr>
          <w:rtl/>
        </w:rPr>
        <w:t xml:space="preserve">: </w:t>
      </w:r>
    </w:p>
    <w:p w14:paraId="6888F96E" w14:textId="77777777" w:rsidR="00D661D8" w:rsidRPr="007435EB" w:rsidRDefault="00D661D8" w:rsidP="00D661D8">
      <w:pPr>
        <w:rPr>
          <w:rtl/>
        </w:rPr>
      </w:pPr>
      <w:r w:rsidRPr="007435EB">
        <w:rPr>
          <w:rFonts w:hint="cs"/>
          <w:rtl/>
        </w:rPr>
        <w:t>אין</w:t>
      </w:r>
      <w:r w:rsidRPr="007435EB">
        <w:rPr>
          <w:rtl/>
        </w:rPr>
        <w:t xml:space="preserve"> </w:t>
      </w:r>
      <w:r w:rsidRPr="007435EB">
        <w:rPr>
          <w:rFonts w:hint="cs"/>
          <w:rtl/>
        </w:rPr>
        <w:t>קידוש</w:t>
      </w:r>
      <w:r w:rsidRPr="007435EB">
        <w:rPr>
          <w:rtl/>
        </w:rPr>
        <w:t xml:space="preserve"> </w:t>
      </w:r>
      <w:r w:rsidRPr="007435EB">
        <w:rPr>
          <w:rFonts w:hint="cs"/>
          <w:rtl/>
        </w:rPr>
        <w:t>אלא</w:t>
      </w:r>
      <w:r w:rsidRPr="007435EB">
        <w:rPr>
          <w:rtl/>
        </w:rPr>
        <w:t xml:space="preserve"> </w:t>
      </w:r>
      <w:r w:rsidRPr="007435EB">
        <w:rPr>
          <w:rFonts w:hint="cs"/>
          <w:rtl/>
        </w:rPr>
        <w:t>במקום</w:t>
      </w:r>
      <w:r w:rsidRPr="007435EB">
        <w:rPr>
          <w:rtl/>
        </w:rPr>
        <w:t xml:space="preserve"> </w:t>
      </w:r>
      <w:r w:rsidRPr="007435EB">
        <w:rPr>
          <w:rFonts w:hint="cs"/>
          <w:rtl/>
        </w:rPr>
        <w:t xml:space="preserve">סעודה </w:t>
      </w:r>
      <w:r w:rsidRPr="00F54323">
        <w:rPr>
          <w:rStyle w:val="affffd"/>
          <w:rFonts w:hint="cs"/>
          <w:rtl/>
        </w:rPr>
        <w:t>שאמר לאביי</w:t>
      </w:r>
      <w:r w:rsidRPr="007435EB">
        <w:rPr>
          <w:rFonts w:hint="cs"/>
          <w:rtl/>
        </w:rPr>
        <w:t xml:space="preserve"> שיטעם כדי שאם יכבה הנר יצטרך לקדש שוב</w:t>
      </w:r>
    </w:p>
    <w:p w14:paraId="69D5CEFE" w14:textId="77777777" w:rsidR="00D661D8" w:rsidRPr="00BD18EE" w:rsidRDefault="00D661D8" w:rsidP="00D661D8">
      <w:pPr>
        <w:pStyle w:val="36"/>
        <w:framePr w:wrap="notBeside"/>
        <w:rPr>
          <w:rtl/>
        </w:rPr>
      </w:pPr>
      <w:r w:rsidRPr="00BD18EE">
        <w:rPr>
          <w:rFonts w:hint="cs"/>
          <w:rtl/>
        </w:rPr>
        <w:t xml:space="preserve">והך דאביי </w:t>
      </w:r>
    </w:p>
    <w:p w14:paraId="4A72E4E7" w14:textId="77777777" w:rsidR="00D661D8" w:rsidRPr="007435EB" w:rsidRDefault="00D661D8" w:rsidP="00D661D8">
      <w:pPr>
        <w:rPr>
          <w:rFonts w:cs="Guttman Vilna"/>
          <w:b/>
          <w:bCs/>
          <w:rtl/>
        </w:rPr>
      </w:pPr>
      <w:r w:rsidRPr="007435EB">
        <w:rPr>
          <w:rFonts w:hint="cs"/>
          <w:rtl/>
        </w:rPr>
        <w:t>'</w:t>
      </w:r>
      <w:r>
        <w:rPr>
          <w:rFonts w:hint="cs"/>
          <w:rtl/>
        </w:rPr>
        <w:t xml:space="preserve">שבהכל נהג </w:t>
      </w:r>
      <w:r w:rsidRPr="007435EB">
        <w:rPr>
          <w:rFonts w:hint="cs"/>
          <w:rtl/>
        </w:rPr>
        <w:t>כרב</w:t>
      </w:r>
      <w:r w:rsidRPr="007435EB">
        <w:rPr>
          <w:rtl/>
        </w:rPr>
        <w:t xml:space="preserve">, </w:t>
      </w:r>
      <w:r>
        <w:rPr>
          <w:rFonts w:hint="cs"/>
          <w:rtl/>
        </w:rPr>
        <w:t xml:space="preserve">חוץ מג' אלו שנהג </w:t>
      </w:r>
      <w:r w:rsidRPr="007435EB">
        <w:rPr>
          <w:rFonts w:hint="cs"/>
          <w:rtl/>
        </w:rPr>
        <w:t>כשמואל</w:t>
      </w:r>
      <w:r w:rsidRPr="007435EB">
        <w:rPr>
          <w:rtl/>
        </w:rPr>
        <w:t>.</w:t>
      </w:r>
    </w:p>
    <w:p w14:paraId="34C44AB6" w14:textId="77777777" w:rsidR="00D661D8" w:rsidRPr="007435EB" w:rsidRDefault="00D661D8" w:rsidP="00D661D8">
      <w:pPr>
        <w:rPr>
          <w:rFonts w:cs="Guttman Vilna"/>
          <w:b/>
          <w:bCs/>
          <w:rtl/>
        </w:rPr>
      </w:pPr>
      <w:r w:rsidRPr="007435EB">
        <w:rPr>
          <w:rFonts w:hint="cs"/>
          <w:rtl/>
        </w:rPr>
        <w:t>מתירין</w:t>
      </w:r>
      <w:r w:rsidRPr="007435EB">
        <w:rPr>
          <w:rtl/>
        </w:rPr>
        <w:t xml:space="preserve"> </w:t>
      </w:r>
      <w:r w:rsidRPr="007435EB">
        <w:rPr>
          <w:rFonts w:hint="cs"/>
          <w:rtl/>
        </w:rPr>
        <w:t>מבגד</w:t>
      </w:r>
      <w:r w:rsidRPr="007435EB">
        <w:rPr>
          <w:rtl/>
        </w:rPr>
        <w:t xml:space="preserve"> </w:t>
      </w:r>
      <w:r w:rsidRPr="007435EB">
        <w:rPr>
          <w:rFonts w:hint="cs"/>
          <w:rtl/>
        </w:rPr>
        <w:t>לבגד</w:t>
      </w:r>
      <w:r w:rsidRPr="007435EB">
        <w:rPr>
          <w:rtl/>
        </w:rPr>
        <w:t xml:space="preserve">, </w:t>
      </w:r>
      <w:r w:rsidRPr="007435EB">
        <w:rPr>
          <w:rFonts w:hint="cs"/>
          <w:rtl/>
        </w:rPr>
        <w:t>ומדליקין</w:t>
      </w:r>
      <w:r w:rsidRPr="007435EB">
        <w:rPr>
          <w:rtl/>
        </w:rPr>
        <w:t xml:space="preserve"> </w:t>
      </w:r>
      <w:r w:rsidRPr="007435EB">
        <w:rPr>
          <w:rFonts w:hint="cs"/>
          <w:rtl/>
        </w:rPr>
        <w:t>מנר</w:t>
      </w:r>
      <w:r w:rsidRPr="007435EB">
        <w:rPr>
          <w:rtl/>
        </w:rPr>
        <w:t xml:space="preserve"> </w:t>
      </w:r>
      <w:r w:rsidRPr="007435EB">
        <w:rPr>
          <w:rFonts w:hint="cs"/>
          <w:rtl/>
        </w:rPr>
        <w:t>לנר</w:t>
      </w:r>
      <w:r w:rsidRPr="007435EB">
        <w:rPr>
          <w:rtl/>
        </w:rPr>
        <w:t xml:space="preserve">, </w:t>
      </w:r>
      <w:r w:rsidRPr="007435EB">
        <w:rPr>
          <w:rFonts w:hint="cs"/>
          <w:rtl/>
        </w:rPr>
        <w:t>והלכה</w:t>
      </w:r>
      <w:r w:rsidRPr="007435EB">
        <w:rPr>
          <w:rtl/>
        </w:rPr>
        <w:t xml:space="preserve"> </w:t>
      </w:r>
      <w:r>
        <w:rPr>
          <w:rFonts w:hint="cs"/>
          <w:rtl/>
        </w:rPr>
        <w:t xml:space="preserve">כר''ש </w:t>
      </w:r>
      <w:r w:rsidRPr="007435EB">
        <w:rPr>
          <w:rFonts w:hint="cs"/>
          <w:rtl/>
        </w:rPr>
        <w:t>בגרירה</w:t>
      </w:r>
      <w:r w:rsidRPr="007435EB">
        <w:rPr>
          <w:rtl/>
        </w:rPr>
        <w:t>.</w:t>
      </w:r>
    </w:p>
    <w:p w14:paraId="6972E4F5" w14:textId="77777777" w:rsidR="00D661D8" w:rsidRPr="00A36701" w:rsidRDefault="00D661D8" w:rsidP="00D661D8">
      <w:pPr>
        <w:rPr>
          <w:rStyle w:val="affffff0"/>
          <w:rtl/>
        </w:rPr>
      </w:pPr>
      <w:r>
        <w:rPr>
          <w:rStyle w:val="affffd"/>
          <w:rFonts w:hint="cs"/>
          <w:rtl/>
          <w:rPrChange w:id="11377" w:author="מנוע אמוראים" w:date="2026-10-05T16:42:03Z">
            <w:rPr>
              <w:rStyle w:val="affffff0"/>
              <w:rFonts w:hint="cs"/>
              <w:rtl/>
            </w:rPr>
          </w:rPrChange>
        </w:rPr>
        <w:t xml:space="preserve">דלר</w:t>
      </w:r>
      <w:r>
        <w:rPr>
          <w:rStyle w:val="affffd"/>
          <w:rtl/>
          <w:rPrChange w:id="11378" w:author="מנוע אמוראים" w:date="2026-10-05T16:42:03Z">
            <w:rPr>
              <w:rStyle w:val="affffff0"/>
              <w:rtl/>
            </w:rPr>
          </w:rPrChange>
        </w:rPr>
        <w:t xml:space="preserve">"</w:t>
      </w:r>
      <w:r>
        <w:rPr>
          <w:rStyle w:val="affffd"/>
          <w:rFonts w:hint="cs"/>
          <w:rtl/>
          <w:rPrChange w:id="11379" w:author="מנוע אמוראים" w:date="2026-10-05T16:42:03Z">
            <w:rPr>
              <w:rStyle w:val="affffff0"/>
              <w:rFonts w:hint="cs"/>
              <w:rtl/>
            </w:rPr>
          </w:rPrChange>
        </w:rPr>
        <w:t xml:space="preserve">ש</w:t>
      </w:r>
      <w:r>
        <w:rPr>
          <w:rStyle w:val="affffff0"/>
          <w:rFonts w:hint="cs"/>
          <w:rtl/>
        </w:rPr>
        <w:t xml:space="preserve"> גורר</w:t>
      </w:r>
      <w:r w:rsidRPr="00A36701">
        <w:rPr>
          <w:rStyle w:val="affffff0"/>
          <w:rtl/>
        </w:rPr>
        <w:t xml:space="preserve"> </w:t>
      </w:r>
      <w:r w:rsidRPr="00A36701">
        <w:rPr>
          <w:rStyle w:val="affffff0"/>
          <w:rFonts w:hint="cs"/>
          <w:rtl/>
        </w:rPr>
        <w:t>אדם</w:t>
      </w:r>
      <w:r w:rsidRPr="00A36701">
        <w:rPr>
          <w:rStyle w:val="affffff0"/>
          <w:rtl/>
        </w:rPr>
        <w:t xml:space="preserve"> </w:t>
      </w:r>
      <w:r w:rsidRPr="00A36701">
        <w:rPr>
          <w:rStyle w:val="affffff0"/>
          <w:rFonts w:hint="cs"/>
          <w:rtl/>
        </w:rPr>
        <w:t>מטה</w:t>
      </w:r>
      <w:r w:rsidRPr="00A36701">
        <w:rPr>
          <w:rStyle w:val="affffff0"/>
          <w:rtl/>
        </w:rPr>
        <w:t xml:space="preserve"> </w:t>
      </w:r>
      <w:r w:rsidRPr="00A36701">
        <w:rPr>
          <w:rStyle w:val="affffff0"/>
          <w:rFonts w:hint="cs"/>
          <w:rtl/>
        </w:rPr>
        <w:t>כסא</w:t>
      </w:r>
      <w:r w:rsidRPr="00A36701">
        <w:rPr>
          <w:rStyle w:val="affffff0"/>
          <w:rtl/>
        </w:rPr>
        <w:t xml:space="preserve"> </w:t>
      </w:r>
      <w:r w:rsidRPr="00A36701">
        <w:rPr>
          <w:rStyle w:val="affffff0"/>
          <w:rFonts w:hint="cs"/>
          <w:rtl/>
        </w:rPr>
        <w:t>וספסל</w:t>
      </w:r>
      <w:r w:rsidRPr="00A36701">
        <w:rPr>
          <w:rStyle w:val="affffff0"/>
          <w:rtl/>
        </w:rPr>
        <w:t xml:space="preserve"> </w:t>
      </w:r>
      <w:r w:rsidRPr="00A36701">
        <w:rPr>
          <w:rStyle w:val="affffff0"/>
          <w:rFonts w:hint="cs"/>
          <w:rtl/>
        </w:rPr>
        <w:t>בשבת</w:t>
      </w:r>
      <w:r w:rsidRPr="00A36701">
        <w:rPr>
          <w:rStyle w:val="affffff0"/>
          <w:rtl/>
        </w:rPr>
        <w:t xml:space="preserve">, </w:t>
      </w:r>
      <w:r w:rsidRPr="00A36701">
        <w:rPr>
          <w:rStyle w:val="affffff0"/>
          <w:rFonts w:hint="cs"/>
          <w:rtl/>
        </w:rPr>
        <w:t>ובלבד</w:t>
      </w:r>
      <w:r w:rsidRPr="00A36701">
        <w:rPr>
          <w:rStyle w:val="affffff0"/>
          <w:rtl/>
        </w:rPr>
        <w:t xml:space="preserve"> </w:t>
      </w:r>
      <w:r w:rsidRPr="00A36701">
        <w:rPr>
          <w:rStyle w:val="affffff0"/>
          <w:rFonts w:hint="cs"/>
          <w:rtl/>
        </w:rPr>
        <w:t>שלא</w:t>
      </w:r>
      <w:r w:rsidRPr="00A36701">
        <w:rPr>
          <w:rStyle w:val="affffff0"/>
          <w:rtl/>
        </w:rPr>
        <w:t xml:space="preserve"> </w:t>
      </w:r>
      <w:r w:rsidRPr="00A36701">
        <w:rPr>
          <w:rStyle w:val="affffff0"/>
          <w:rFonts w:hint="cs"/>
          <w:rtl/>
        </w:rPr>
        <w:t>יתכוין</w:t>
      </w:r>
      <w:r w:rsidRPr="00A36701">
        <w:rPr>
          <w:rStyle w:val="affffff0"/>
          <w:rtl/>
        </w:rPr>
        <w:t xml:space="preserve"> </w:t>
      </w:r>
      <w:r w:rsidRPr="00A36701">
        <w:rPr>
          <w:rStyle w:val="affffff0"/>
          <w:rFonts w:hint="cs"/>
          <w:rtl/>
        </w:rPr>
        <w:t>לעשות</w:t>
      </w:r>
      <w:r w:rsidRPr="00A36701">
        <w:rPr>
          <w:rStyle w:val="affffff0"/>
          <w:rtl/>
        </w:rPr>
        <w:t xml:space="preserve"> </w:t>
      </w:r>
      <w:r w:rsidRPr="00A36701">
        <w:rPr>
          <w:rStyle w:val="affffff0"/>
          <w:rFonts w:hint="cs"/>
          <w:rtl/>
        </w:rPr>
        <w:t>חריץ</w:t>
      </w:r>
      <w:r w:rsidRPr="00A36701">
        <w:rPr>
          <w:rStyle w:val="affffff0"/>
          <w:rtl/>
        </w:rPr>
        <w:t>.</w:t>
      </w:r>
    </w:p>
    <w:p w14:paraId="77C677B9" w14:textId="77777777" w:rsidR="00D661D8" w:rsidRPr="00A36701" w:rsidRDefault="00D661D8" w:rsidP="00D661D8">
      <w:pPr>
        <w:pStyle w:val="36"/>
        <w:framePr w:wrap="notBeside"/>
        <w:rPr>
          <w:rtl/>
        </w:rPr>
      </w:pPr>
      <w:r w:rsidRPr="00A36701">
        <w:rPr>
          <w:rFonts w:hint="cs"/>
          <w:rtl/>
        </w:rPr>
        <w:t>-</w:t>
      </w:r>
    </w:p>
    <w:p w14:paraId="13EBE38E" w14:textId="77777777" w:rsidR="00D661D8" w:rsidRPr="007435EB" w:rsidRDefault="00D661D8" w:rsidP="00D661D8">
      <w:pPr>
        <w:rPr>
          <w:rtl/>
        </w:rPr>
      </w:pPr>
      <w:r w:rsidRPr="007435EB">
        <w:rPr>
          <w:rFonts w:ascii="Fb Fontext" w:hAnsi="Fb Fontext" w:hint="cs"/>
          <w:sz w:val="20"/>
          <w:rtl/>
        </w:rPr>
        <w:t>מ</w:t>
      </w:r>
      <w:r w:rsidRPr="007435EB">
        <w:rPr>
          <w:rFonts w:ascii="Fb Fontext" w:hAnsi="Fb Fontext"/>
          <w:sz w:val="20"/>
          <w:rtl/>
        </w:rPr>
        <w:t>"</w:t>
      </w:r>
      <w:r w:rsidRPr="007435EB">
        <w:rPr>
          <w:rFonts w:ascii="Fb Fontext" w:hAnsi="Fb Fontext" w:hint="cs"/>
          <w:sz w:val="20"/>
          <w:rtl/>
        </w:rPr>
        <w:t>מ כחומרי</w:t>
      </w:r>
      <w:r w:rsidRPr="007435EB">
        <w:rPr>
          <w:rFonts w:ascii="Fb Fontext" w:hAnsi="Fb Fontext"/>
          <w:sz w:val="20"/>
          <w:rtl/>
        </w:rPr>
        <w:t xml:space="preserve"> </w:t>
      </w:r>
      <w:r w:rsidRPr="007435EB">
        <w:rPr>
          <w:rFonts w:ascii="Fb Fontext" w:hAnsi="Fb Fontext" w:hint="cs"/>
          <w:sz w:val="20"/>
          <w:rtl/>
        </w:rPr>
        <w:t>דרב</w:t>
      </w:r>
      <w:r w:rsidRPr="007435EB">
        <w:rPr>
          <w:rFonts w:ascii="Fb Fontext" w:hAnsi="Fb Fontext"/>
          <w:sz w:val="20"/>
          <w:rtl/>
        </w:rPr>
        <w:t xml:space="preserve"> </w:t>
      </w:r>
      <w:r w:rsidRPr="007435EB">
        <w:rPr>
          <w:rFonts w:ascii="Fb Fontext" w:hAnsi="Fb Fontext" w:hint="cs"/>
          <w:sz w:val="20"/>
          <w:rtl/>
        </w:rPr>
        <w:t>עביד</w:t>
      </w:r>
      <w:r w:rsidRPr="007435EB">
        <w:rPr>
          <w:rFonts w:ascii="Fb Fontext" w:hAnsi="Fb Fontext"/>
          <w:sz w:val="20"/>
          <w:rtl/>
        </w:rPr>
        <w:t xml:space="preserve">, </w:t>
      </w:r>
      <w:r w:rsidRPr="007435EB">
        <w:rPr>
          <w:rFonts w:ascii="Fb Fontext" w:hAnsi="Fb Fontext" w:hint="cs"/>
          <w:sz w:val="20"/>
          <w:rtl/>
        </w:rPr>
        <w:t>כקולי</w:t>
      </w:r>
      <w:r w:rsidRPr="007435EB">
        <w:rPr>
          <w:rFonts w:ascii="Fb Fontext" w:hAnsi="Fb Fontext"/>
          <w:sz w:val="20"/>
          <w:rtl/>
        </w:rPr>
        <w:t xml:space="preserve"> </w:t>
      </w:r>
      <w:r w:rsidRPr="007435EB">
        <w:rPr>
          <w:rFonts w:ascii="Fb Fontext" w:hAnsi="Fb Fontext" w:hint="cs"/>
          <w:sz w:val="20"/>
          <w:rtl/>
        </w:rPr>
        <w:t>דרב</w:t>
      </w:r>
      <w:r w:rsidRPr="007435EB">
        <w:rPr>
          <w:rFonts w:ascii="Fb Fontext" w:hAnsi="Fb Fontext"/>
          <w:sz w:val="20"/>
          <w:rtl/>
        </w:rPr>
        <w:t xml:space="preserve"> -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עביד</w:t>
      </w:r>
      <w:r w:rsidRPr="007435EB">
        <w:rPr>
          <w:rFonts w:ascii="Fb Fontext" w:hAnsi="Fb Fontext"/>
          <w:sz w:val="20"/>
          <w:rtl/>
        </w:rPr>
        <w:t>.</w:t>
      </w:r>
    </w:p>
    <w:p w14:paraId="5B856F10" w14:textId="77777777" w:rsidR="00D661D8" w:rsidRPr="00A36701" w:rsidRDefault="00D661D8" w:rsidP="00D661D8">
      <w:pPr>
        <w:pStyle w:val="36"/>
        <w:framePr w:wrap="notBeside"/>
        <w:rPr>
          <w:rtl/>
        </w:rPr>
      </w:pPr>
      <w:r w:rsidRPr="00A36701">
        <w:rPr>
          <w:rFonts w:hint="cs"/>
          <w:rtl/>
        </w:rPr>
        <w:t>ורי</w:t>
      </w:r>
      <w:r w:rsidRPr="00A36701">
        <w:rPr>
          <w:rtl/>
        </w:rPr>
        <w:t>"</w:t>
      </w:r>
      <w:r w:rsidRPr="00A36701">
        <w:rPr>
          <w:rFonts w:hint="cs"/>
          <w:rtl/>
        </w:rPr>
        <w:t>ו אמר:</w:t>
      </w:r>
      <w:r w:rsidRPr="00A36701">
        <w:rPr>
          <w:rtl/>
        </w:rPr>
        <w:t xml:space="preserve"> </w:t>
      </w:r>
    </w:p>
    <w:p w14:paraId="2902A6A9" w14:textId="77777777" w:rsidR="00D661D8" w:rsidRPr="007435EB" w:rsidRDefault="00D661D8" w:rsidP="00D661D8">
      <w:pPr>
        <w:rPr>
          <w:rtl/>
        </w:rPr>
      </w:pPr>
      <w:r w:rsidRPr="007435EB">
        <w:rPr>
          <w:rFonts w:ascii="Fb Fontext" w:hAnsi="Fb Fontext" w:hint="cs"/>
          <w:rtl/>
        </w:rPr>
        <w:t>אף</w:t>
      </w:r>
      <w:r w:rsidRPr="007435EB">
        <w:rPr>
          <w:rFonts w:ascii="Fb Fontext" w:hAnsi="Fb Fontext"/>
          <w:rtl/>
        </w:rPr>
        <w:t xml:space="preserve"> </w:t>
      </w:r>
      <w:r w:rsidRPr="007435EB">
        <w:rPr>
          <w:rFonts w:ascii="Fb Fontext" w:hAnsi="Fb Fontext" w:hint="cs"/>
          <w:rtl/>
        </w:rPr>
        <w:t>ידי</w:t>
      </w:r>
      <w:r w:rsidRPr="007435EB">
        <w:rPr>
          <w:rFonts w:ascii="Fb Fontext" w:hAnsi="Fb Fontext"/>
          <w:rtl/>
        </w:rPr>
        <w:t xml:space="preserve"> </w:t>
      </w:r>
      <w:r w:rsidRPr="007435EB">
        <w:rPr>
          <w:rFonts w:ascii="Fb Fontext" w:hAnsi="Fb Fontext" w:hint="cs"/>
          <w:rtl/>
        </w:rPr>
        <w:t>יין</w:t>
      </w:r>
      <w:r w:rsidRPr="007435EB">
        <w:rPr>
          <w:rFonts w:ascii="Fb Fontext" w:hAnsi="Fb Fontext"/>
          <w:rtl/>
        </w:rPr>
        <w:t xml:space="preserve"> </w:t>
      </w:r>
      <w:r w:rsidRPr="007435EB">
        <w:rPr>
          <w:rFonts w:ascii="Fb Fontext" w:hAnsi="Fb Fontext" w:hint="cs"/>
          <w:rtl/>
        </w:rPr>
        <w:t>יצאו</w:t>
      </w:r>
      <w:r w:rsidRPr="007435EB">
        <w:rPr>
          <w:rFonts w:ascii="Fb Fontext" w:hAnsi="Fb Fontext"/>
          <w:rtl/>
        </w:rPr>
        <w:t>.</w:t>
      </w:r>
      <w:r w:rsidRPr="007435EB">
        <w:rPr>
          <w:rFonts w:ascii="Fb Fontext" w:hAnsi="Fb Fontext" w:hint="cs"/>
          <w:rtl/>
        </w:rPr>
        <w:t xml:space="preserve"> </w:t>
      </w:r>
      <w:r>
        <w:rPr>
          <w:rStyle w:val="affffd"/>
          <w:rFonts w:hint="cs"/>
          <w:rtl/>
        </w:rPr>
        <w:t xml:space="preserve">ולשיטתו </w:t>
      </w:r>
      <w:r>
        <w:rPr>
          <w:rFonts w:ascii="Fb Fontext" w:hAnsi="Fb Fontext" w:hint="cs"/>
          <w:rtl/>
        </w:rPr>
        <w:t>ד</w:t>
      </w:r>
      <w:r w:rsidRPr="007435EB">
        <w:rPr>
          <w:rFonts w:ascii="Fb Fontext" w:hAnsi="Fb Fontext" w:hint="cs"/>
          <w:rtl/>
        </w:rPr>
        <w:t>שינוי</w:t>
      </w:r>
      <w:r w:rsidRPr="007435EB">
        <w:rPr>
          <w:rFonts w:ascii="Fb Fontext" w:hAnsi="Fb Fontext"/>
          <w:rtl/>
        </w:rPr>
        <w:t xml:space="preserve"> </w:t>
      </w:r>
      <w:r w:rsidRPr="007435EB">
        <w:rPr>
          <w:rFonts w:ascii="Fb Fontext" w:hAnsi="Fb Fontext" w:hint="cs"/>
          <w:rtl/>
        </w:rPr>
        <w:t xml:space="preserve">יין </w:t>
      </w:r>
      <w:r>
        <w:rPr>
          <w:rFonts w:ascii="Fb Fontext" w:hAnsi="Fb Fontext" w:hint="cs"/>
          <w:rtl/>
        </w:rPr>
        <w:t>ו</w:t>
      </w:r>
      <w:r w:rsidRPr="007435EB">
        <w:rPr>
          <w:rFonts w:ascii="Fb Fontext" w:hAnsi="Fb Fontext" w:hint="cs"/>
          <w:rtl/>
        </w:rPr>
        <w:t>שינוי</w:t>
      </w:r>
      <w:r w:rsidRPr="007435EB">
        <w:rPr>
          <w:rFonts w:ascii="Fb Fontext" w:hAnsi="Fb Fontext"/>
          <w:rtl/>
        </w:rPr>
        <w:t xml:space="preserve"> </w:t>
      </w:r>
      <w:r w:rsidRPr="007435EB">
        <w:rPr>
          <w:rFonts w:ascii="Fb Fontext" w:hAnsi="Fb Fontext" w:hint="cs"/>
          <w:rtl/>
        </w:rPr>
        <w:t>מקום</w:t>
      </w:r>
      <w:r w:rsidRPr="007435EB">
        <w:rPr>
          <w:rFonts w:ascii="Fb Fontext" w:hAnsi="Fb Fontext"/>
          <w:rtl/>
        </w:rPr>
        <w:t xml:space="preserve"> </w:t>
      </w:r>
      <w:r w:rsidRPr="007435EB">
        <w:rPr>
          <w:rFonts w:ascii="Fb Fontext" w:hAnsi="Fb Fontext" w:hint="cs"/>
          <w:rtl/>
        </w:rPr>
        <w:t>א</w:t>
      </w:r>
      <w:r w:rsidRPr="007435EB">
        <w:rPr>
          <w:rFonts w:ascii="Fb Fontext" w:hAnsi="Fb Fontext"/>
          <w:rtl/>
        </w:rPr>
        <w:t>"</w:t>
      </w:r>
      <w:r w:rsidRPr="007435EB">
        <w:rPr>
          <w:rFonts w:ascii="Fb Fontext" w:hAnsi="Fb Fontext" w:hint="cs"/>
          <w:rtl/>
        </w:rPr>
        <w:t>צ</w:t>
      </w:r>
      <w:r w:rsidRPr="007435EB">
        <w:rPr>
          <w:rFonts w:ascii="Fb Fontext" w:hAnsi="Fb Fontext"/>
          <w:rtl/>
        </w:rPr>
        <w:t xml:space="preserve"> </w:t>
      </w:r>
      <w:r w:rsidRPr="007435EB">
        <w:rPr>
          <w:rFonts w:ascii="Fb Fontext" w:hAnsi="Fb Fontext" w:hint="cs"/>
          <w:rtl/>
        </w:rPr>
        <w:t>לברך</w:t>
      </w:r>
      <w:r w:rsidRPr="007435EB">
        <w:rPr>
          <w:rFonts w:ascii="Fb Fontext" w:hAnsi="Fb Fontext"/>
          <w:rtl/>
        </w:rPr>
        <w:t>.</w:t>
      </w:r>
    </w:p>
    <w:p w14:paraId="65C05FCF" w14:textId="77777777" w:rsidR="00D661D8" w:rsidRPr="00A36701" w:rsidRDefault="00D661D8" w:rsidP="00D661D8">
      <w:pPr>
        <w:pStyle w:val="36"/>
        <w:framePr w:wrap="notBeside"/>
        <w:rPr>
          <w:rtl/>
        </w:rPr>
      </w:pPr>
      <w:r w:rsidRPr="00A36701">
        <w:rPr>
          <w:rFonts w:hint="cs"/>
          <w:rtl/>
        </w:rPr>
        <w:t>מיתיבי</w:t>
      </w:r>
      <w:r w:rsidRPr="00A36701">
        <w:rPr>
          <w:rtl/>
        </w:rPr>
        <w:t>:</w:t>
      </w:r>
    </w:p>
    <w:p w14:paraId="20286DCE" w14:textId="77777777" w:rsidR="00D661D8" w:rsidRPr="007435EB" w:rsidRDefault="00D661D8" w:rsidP="00D661D8">
      <w:pPr>
        <w:rPr>
          <w:rFonts w:cs="Guttman Vilna"/>
          <w:b/>
          <w:bCs/>
          <w:rtl/>
        </w:rPr>
      </w:pPr>
      <w:r w:rsidRPr="007435EB">
        <w:rPr>
          <w:rFonts w:hint="cs"/>
          <w:rtl/>
        </w:rPr>
        <w:t>שינוי</w:t>
      </w:r>
      <w:r w:rsidRPr="007435EB">
        <w:rPr>
          <w:rtl/>
        </w:rPr>
        <w:t xml:space="preserve"> </w:t>
      </w:r>
      <w:r w:rsidRPr="007435EB">
        <w:rPr>
          <w:rFonts w:hint="cs"/>
          <w:rtl/>
        </w:rPr>
        <w:t>מקום</w:t>
      </w:r>
      <w:r w:rsidRPr="007435EB">
        <w:rPr>
          <w:rtl/>
        </w:rPr>
        <w:t xml:space="preserve"> - </w:t>
      </w:r>
      <w:r w:rsidRPr="007435EB">
        <w:rPr>
          <w:rFonts w:hint="cs"/>
          <w:rtl/>
        </w:rPr>
        <w:t>צריך</w:t>
      </w:r>
      <w:r w:rsidRPr="007435EB">
        <w:rPr>
          <w:rtl/>
        </w:rPr>
        <w:t xml:space="preserve"> </w:t>
      </w:r>
      <w:r w:rsidRPr="007435EB">
        <w:rPr>
          <w:rFonts w:hint="cs"/>
          <w:rtl/>
        </w:rPr>
        <w:t>לברך</w:t>
      </w:r>
      <w:r w:rsidRPr="007435EB">
        <w:rPr>
          <w:rtl/>
        </w:rPr>
        <w:t xml:space="preserve">, </w:t>
      </w:r>
      <w:r w:rsidRPr="007435EB">
        <w:rPr>
          <w:rFonts w:hint="cs"/>
          <w:rtl/>
        </w:rPr>
        <w:t>שינוי</w:t>
      </w:r>
      <w:r w:rsidRPr="007435EB">
        <w:rPr>
          <w:rtl/>
        </w:rPr>
        <w:t xml:space="preserve"> </w:t>
      </w:r>
      <w:r w:rsidRPr="007435EB">
        <w:rPr>
          <w:rFonts w:hint="cs"/>
          <w:rtl/>
        </w:rPr>
        <w:t>יין</w:t>
      </w:r>
      <w:r w:rsidRPr="007435EB">
        <w:rPr>
          <w:rtl/>
        </w:rPr>
        <w:t xml:space="preserve"> - </w:t>
      </w:r>
      <w:r w:rsidRPr="007435EB">
        <w:rPr>
          <w:rFonts w:hint="cs"/>
          <w:rtl/>
        </w:rPr>
        <w:t>אין</w:t>
      </w:r>
      <w:r w:rsidRPr="007435EB">
        <w:rPr>
          <w:rtl/>
        </w:rPr>
        <w:t xml:space="preserve"> </w:t>
      </w:r>
      <w:r w:rsidRPr="007435EB">
        <w:rPr>
          <w:rFonts w:hint="cs"/>
          <w:rtl/>
        </w:rPr>
        <w:t>צריך</w:t>
      </w:r>
      <w:r w:rsidRPr="007435EB">
        <w:rPr>
          <w:rtl/>
        </w:rPr>
        <w:t xml:space="preserve"> </w:t>
      </w:r>
      <w:r w:rsidRPr="007435EB">
        <w:rPr>
          <w:rFonts w:hint="cs"/>
          <w:rtl/>
        </w:rPr>
        <w:t>לברך</w:t>
      </w:r>
      <w:r w:rsidRPr="007435EB">
        <w:rPr>
          <w:rtl/>
        </w:rPr>
        <w:t>.</w:t>
      </w:r>
    </w:p>
    <w:p w14:paraId="4A093700" w14:textId="77777777" w:rsidR="00D661D8" w:rsidRPr="005C3FF1" w:rsidRDefault="00D661D8" w:rsidP="00D661D8">
      <w:pPr>
        <w:rPr>
          <w:rStyle w:val="afffa"/>
          <w:rtl/>
        </w:rPr>
      </w:pPr>
      <w:r w:rsidRPr="005C3FF1">
        <w:rPr>
          <w:rStyle w:val="afffa"/>
          <w:rFonts w:hint="cs"/>
          <w:rtl/>
        </w:rPr>
        <w:t>תיובתא</w:t>
      </w:r>
      <w:r w:rsidRPr="005C3FF1">
        <w:rPr>
          <w:rStyle w:val="afffa"/>
          <w:rtl/>
        </w:rPr>
        <w:t xml:space="preserve"> </w:t>
      </w:r>
      <w:r w:rsidRPr="005C3FF1">
        <w:rPr>
          <w:rStyle w:val="afffa"/>
          <w:rFonts w:hint="cs"/>
          <w:rtl/>
        </w:rPr>
        <w:t>דרבי</w:t>
      </w:r>
      <w:r w:rsidRPr="005C3FF1">
        <w:rPr>
          <w:rStyle w:val="afffa"/>
          <w:rtl/>
        </w:rPr>
        <w:t xml:space="preserve"> </w:t>
      </w:r>
      <w:r w:rsidRPr="005C3FF1">
        <w:rPr>
          <w:rStyle w:val="afffa"/>
          <w:rFonts w:hint="cs"/>
          <w:rtl/>
        </w:rPr>
        <w:t>יוחנן</w:t>
      </w:r>
      <w:r w:rsidRPr="005C3FF1">
        <w:rPr>
          <w:rStyle w:val="afffa"/>
          <w:rtl/>
        </w:rPr>
        <w:t xml:space="preserve"> </w:t>
      </w:r>
      <w:r w:rsidRPr="005C3FF1">
        <w:rPr>
          <w:rStyle w:val="afffa"/>
          <w:rFonts w:hint="cs"/>
          <w:rtl/>
        </w:rPr>
        <w:t>תיובתא</w:t>
      </w:r>
      <w:r w:rsidRPr="005C3FF1">
        <w:rPr>
          <w:rStyle w:val="afffa"/>
          <w:rtl/>
        </w:rPr>
        <w:t>.</w:t>
      </w:r>
    </w:p>
    <w:p w14:paraId="5E8FD98F" w14:textId="77777777" w:rsidR="00D661D8" w:rsidRPr="007435EB" w:rsidRDefault="00D661D8" w:rsidP="00D661D8">
      <w:pPr>
        <w:pStyle w:val="affd"/>
        <w:rPr>
          <w:bCs/>
          <w:rtl/>
        </w:rPr>
      </w:pPr>
      <w:r>
        <w:rPr>
          <w:rFonts w:hint="cs"/>
          <w:rtl/>
        </w:rPr>
        <w:t>***</w:t>
      </w:r>
    </w:p>
    <w:p w14:paraId="4F9A25A1" w14:textId="77777777" w:rsidR="00D661D8" w:rsidRPr="007435EB" w:rsidRDefault="00D661D8" w:rsidP="00D661D8">
      <w:pPr>
        <w:pStyle w:val="afff"/>
        <w:framePr w:wrap="around"/>
        <w:rPr>
          <w:rtl/>
        </w:rPr>
      </w:pPr>
      <w:r w:rsidRPr="007435EB">
        <w:rPr>
          <w:rFonts w:hint="cs"/>
          <w:rtl/>
        </w:rPr>
        <w:t>קב:</w:t>
      </w:r>
    </w:p>
    <w:p w14:paraId="67A273CB" w14:textId="77777777" w:rsidR="00D661D8" w:rsidRPr="00A36701" w:rsidRDefault="00D661D8" w:rsidP="00D661D8">
      <w:pPr>
        <w:pStyle w:val="36"/>
        <w:framePr w:wrap="notBeside"/>
        <w:rPr>
          <w:rtl/>
        </w:rPr>
      </w:pPr>
      <w:r>
        <w:rPr>
          <w:rFonts w:hint="cs"/>
          <w:rtl/>
        </w:rPr>
        <w:t>ר''ח מר''ה</w:t>
      </w:r>
    </w:p>
    <w:p w14:paraId="5E411892" w14:textId="77777777" w:rsidR="00D661D8" w:rsidRPr="007435EB" w:rsidRDefault="00D661D8" w:rsidP="00D661D8">
      <w:pPr>
        <w:pStyle w:val="afffff0"/>
        <w:rPr>
          <w:rtl/>
        </w:rPr>
      </w:pPr>
      <w:r w:rsidRPr="007435EB">
        <w:rPr>
          <w:rFonts w:hint="cs"/>
          <w:rtl/>
        </w:rPr>
        <w:t>שינוי מקום בתוך הבית א</w:t>
      </w:r>
      <w:r w:rsidRPr="007435EB">
        <w:rPr>
          <w:rtl/>
        </w:rPr>
        <w:t>"</w:t>
      </w:r>
      <w:r w:rsidRPr="007435EB">
        <w:rPr>
          <w:rFonts w:hint="cs"/>
          <w:rtl/>
        </w:rPr>
        <w:t>צ לברך.</w:t>
      </w:r>
    </w:p>
    <w:p w14:paraId="0258937A" w14:textId="77777777" w:rsidR="00D661D8" w:rsidRPr="00A36701" w:rsidRDefault="00D661D8" w:rsidP="00D661D8">
      <w:pPr>
        <w:pStyle w:val="36"/>
        <w:framePr w:wrap="notBeside"/>
        <w:rPr>
          <w:rtl/>
        </w:rPr>
      </w:pPr>
      <w:r w:rsidRPr="00A36701">
        <w:rPr>
          <w:rFonts w:hint="cs"/>
          <w:rtl/>
        </w:rPr>
        <w:t>ראב</w:t>
      </w:r>
      <w:r w:rsidRPr="00A36701">
        <w:rPr>
          <w:rtl/>
        </w:rPr>
        <w:t>"</w:t>
      </w:r>
      <w:r w:rsidRPr="00A36701">
        <w:rPr>
          <w:rFonts w:hint="cs"/>
          <w:rtl/>
        </w:rPr>
        <w:t>א</w:t>
      </w:r>
    </w:p>
    <w:p w14:paraId="1B1E5B28" w14:textId="77777777" w:rsidR="00D661D8" w:rsidRDefault="00D661D8" w:rsidP="00D661D8">
      <w:pPr>
        <w:rPr>
          <w:rStyle w:val="afffa"/>
          <w:rtl/>
        </w:rPr>
      </w:pPr>
      <w:r>
        <w:rPr>
          <w:rFonts w:hint="cs"/>
          <w:rtl/>
        </w:rPr>
        <w:t xml:space="preserve">כבר שנה כך במתני' דרב הינק - </w:t>
      </w:r>
      <w:r>
        <w:rPr>
          <w:rStyle w:val="affffd"/>
          <w:rFonts w:hint="cs"/>
          <w:rtl/>
          <w:rPrChange w:id="11380" w:author="מנוע אמוראים" w:date="2026-10-05T16:42:03Z">
            <w:rPr>
              <w:rFonts w:hint="cs"/>
              <w:rtl/>
            </w:rPr>
          </w:rPrChange>
        </w:rPr>
        <w:t xml:space="preserve">ר</w:t>
      </w:r>
      <w:r>
        <w:rPr>
          <w:rStyle w:val="affffd"/>
          <w:rtl/>
          <w:rPrChange w:id="11381" w:author="מנוע אמוראים" w:date="2026-10-05T16:42:03Z">
            <w:rPr>
              <w:rtl/>
            </w:rPr>
          </w:rPrChange>
        </w:rPr>
        <w:t xml:space="preserve">"</w:t>
      </w:r>
      <w:r>
        <w:rPr>
          <w:rStyle w:val="affffd"/>
          <w:rFonts w:hint="cs"/>
          <w:rtl/>
          <w:rPrChange w:id="11382" w:author="מנוע אמוראים" w:date="2026-10-05T16:42:03Z">
            <w:rPr>
              <w:rFonts w:hint="cs"/>
              <w:rtl/>
            </w:rPr>
          </w:rPrChange>
        </w:rPr>
        <w:t xml:space="preserve">ה</w:t>
      </w:r>
      <w:r>
        <w:rPr>
          <w:rFonts w:hint="cs"/>
          <w:rtl/>
        </w:rPr>
        <w:t xml:space="preserve"> לא שמע להך ברייתא.</w:t>
      </w:r>
    </w:p>
    <w:p w14:paraId="769BCAF9" w14:textId="77777777" w:rsidR="00D661D8" w:rsidRPr="00A36701" w:rsidRDefault="00D661D8" w:rsidP="00D661D8">
      <w:pPr>
        <w:pStyle w:val="36"/>
        <w:framePr w:wrap="notBeside"/>
        <w:rPr>
          <w:rtl/>
        </w:rPr>
      </w:pPr>
      <w:r w:rsidRPr="00A36701">
        <w:rPr>
          <w:rFonts w:hint="cs"/>
          <w:rtl/>
        </w:rPr>
        <w:t>ר</w:t>
      </w:r>
      <w:r w:rsidRPr="00A36701">
        <w:rPr>
          <w:rtl/>
        </w:rPr>
        <w:t>"</w:t>
      </w:r>
      <w:r w:rsidRPr="00A36701">
        <w:rPr>
          <w:rFonts w:hint="cs"/>
          <w:rtl/>
        </w:rPr>
        <w:t>ח</w:t>
      </w:r>
      <w:r w:rsidRPr="00A36701">
        <w:rPr>
          <w:rtl/>
        </w:rPr>
        <w:t>:</w:t>
      </w:r>
    </w:p>
    <w:p w14:paraId="51C6A133" w14:textId="77777777" w:rsidR="00D661D8" w:rsidRPr="007435EB" w:rsidRDefault="00D661D8" w:rsidP="00D661D8">
      <w:pPr>
        <w:rPr>
          <w:rtl/>
        </w:rPr>
      </w:pPr>
      <w:r w:rsidRPr="007435EB">
        <w:rPr>
          <w:rFonts w:ascii="Fb Fontext" w:hAnsi="Fb Fontext" w:hint="cs"/>
          <w:rtl/>
        </w:rPr>
        <w:t>שינוי</w:t>
      </w:r>
      <w:r w:rsidRPr="007435EB">
        <w:rPr>
          <w:rFonts w:ascii="Fb Fontext" w:hAnsi="Fb Fontext"/>
          <w:rtl/>
        </w:rPr>
        <w:t xml:space="preserve"> </w:t>
      </w:r>
      <w:r w:rsidRPr="007435EB">
        <w:rPr>
          <w:rFonts w:ascii="Fb Fontext" w:hAnsi="Fb Fontext" w:hint="cs"/>
          <w:rtl/>
        </w:rPr>
        <w:t>מקום</w:t>
      </w:r>
      <w:r w:rsidRPr="007435EB">
        <w:rPr>
          <w:rFonts w:ascii="Fb Fontext" w:hAnsi="Fb Fontext"/>
          <w:rtl/>
        </w:rPr>
        <w:t xml:space="preserve"> </w:t>
      </w:r>
      <w:r w:rsidRPr="007435EB">
        <w:rPr>
          <w:rFonts w:ascii="Fb Fontext" w:hAnsi="Fb Fontext" w:hint="cs"/>
          <w:rtl/>
        </w:rPr>
        <w:t>צריך</w:t>
      </w:r>
      <w:r w:rsidRPr="007435EB">
        <w:rPr>
          <w:rFonts w:ascii="Fb Fontext" w:hAnsi="Fb Fontext"/>
          <w:rtl/>
        </w:rPr>
        <w:t xml:space="preserve"> </w:t>
      </w:r>
      <w:r w:rsidRPr="007435EB">
        <w:rPr>
          <w:rFonts w:ascii="Fb Fontext" w:hAnsi="Fb Fontext" w:hint="cs"/>
          <w:rtl/>
        </w:rPr>
        <w:t>לברך</w:t>
      </w:r>
      <w:r w:rsidRPr="007435EB">
        <w:rPr>
          <w:rFonts w:ascii="Fb Fontext" w:hAnsi="Fb Fontext"/>
          <w:rtl/>
        </w:rPr>
        <w:t xml:space="preserve"> </w:t>
      </w:r>
      <w:r>
        <w:rPr>
          <w:rFonts w:ascii="Fb Fontext" w:hAnsi="Fb Fontext" w:hint="cs"/>
          <w:rtl/>
        </w:rPr>
        <w:t>רק ב</w:t>
      </w:r>
      <w:r w:rsidRPr="007435EB">
        <w:rPr>
          <w:rFonts w:ascii="Fb Fontext" w:hAnsi="Fb Fontext" w:hint="cs"/>
          <w:rtl/>
        </w:rPr>
        <w:t>שאין</w:t>
      </w:r>
      <w:r w:rsidRPr="007435EB">
        <w:rPr>
          <w:rFonts w:ascii="Fb Fontext" w:hAnsi="Fb Fontext"/>
          <w:rtl/>
        </w:rPr>
        <w:t xml:space="preserve"> </w:t>
      </w:r>
      <w:r w:rsidRPr="007435EB">
        <w:rPr>
          <w:rFonts w:ascii="Fb Fontext" w:hAnsi="Fb Fontext" w:hint="cs"/>
          <w:rtl/>
        </w:rPr>
        <w:t>טעונין</w:t>
      </w:r>
      <w:r w:rsidRPr="007435EB">
        <w:rPr>
          <w:rFonts w:ascii="Fb Fontext" w:hAnsi="Fb Fontext"/>
          <w:rtl/>
        </w:rPr>
        <w:t xml:space="preserve"> </w:t>
      </w:r>
      <w:r w:rsidRPr="007435EB">
        <w:rPr>
          <w:rFonts w:ascii="Fb Fontext" w:hAnsi="Fb Fontext" w:hint="cs"/>
          <w:rtl/>
        </w:rPr>
        <w:t>ברכה</w:t>
      </w:r>
      <w:r w:rsidRPr="007435EB">
        <w:rPr>
          <w:rFonts w:ascii="Fb Fontext" w:hAnsi="Fb Fontext"/>
          <w:rtl/>
        </w:rPr>
        <w:t xml:space="preserve"> </w:t>
      </w:r>
      <w:r w:rsidRPr="007435EB">
        <w:rPr>
          <w:rFonts w:ascii="Fb Fontext" w:hAnsi="Fb Fontext" w:hint="cs"/>
          <w:rtl/>
        </w:rPr>
        <w:t>לאחריהן</w:t>
      </w:r>
      <w:r w:rsidRPr="007435EB">
        <w:rPr>
          <w:rFonts w:ascii="Fb Fontext" w:hAnsi="Fb Fontext"/>
          <w:rtl/>
        </w:rPr>
        <w:t xml:space="preserve"> </w:t>
      </w:r>
      <w:r w:rsidRPr="007435EB">
        <w:rPr>
          <w:rFonts w:ascii="Fb Fontext" w:hAnsi="Fb Fontext" w:hint="cs"/>
          <w:rtl/>
        </w:rPr>
        <w:t>במקומן</w:t>
      </w:r>
      <w:r w:rsidRPr="007435EB">
        <w:rPr>
          <w:rFonts w:ascii="Fb Fontext" w:hAnsi="Fb Fontext"/>
          <w:rtl/>
        </w:rPr>
        <w:t>.</w:t>
      </w:r>
    </w:p>
    <w:p w14:paraId="4C230D59" w14:textId="77777777" w:rsidR="00D661D8" w:rsidRPr="007435EB" w:rsidRDefault="00D661D8" w:rsidP="00D661D8">
      <w:pPr>
        <w:rPr>
          <w:rFonts w:cs="Guttman Vilna"/>
          <w:b/>
          <w:bCs/>
          <w:rtl/>
        </w:rPr>
      </w:pPr>
      <w:r w:rsidRPr="007435EB">
        <w:rPr>
          <w:rFonts w:hint="cs"/>
          <w:rtl/>
        </w:rPr>
        <w:t>אבל הטעונין</w:t>
      </w:r>
      <w:r w:rsidRPr="007435EB">
        <w:rPr>
          <w:rtl/>
        </w:rPr>
        <w:t xml:space="preserve"> </w:t>
      </w:r>
      <w:r w:rsidRPr="007435EB">
        <w:rPr>
          <w:rFonts w:hint="cs"/>
          <w:rtl/>
        </w:rPr>
        <w:t>ברכה</w:t>
      </w:r>
      <w:r w:rsidRPr="007435EB">
        <w:rPr>
          <w:rtl/>
        </w:rPr>
        <w:t xml:space="preserve"> </w:t>
      </w:r>
      <w:r w:rsidRPr="007435EB">
        <w:rPr>
          <w:rFonts w:hint="cs"/>
          <w:rtl/>
        </w:rPr>
        <w:t>לאחריהן</w:t>
      </w:r>
      <w:r w:rsidRPr="007435EB">
        <w:rPr>
          <w:rtl/>
        </w:rPr>
        <w:t xml:space="preserve"> </w:t>
      </w:r>
      <w:r w:rsidRPr="007435EB">
        <w:rPr>
          <w:rFonts w:hint="cs"/>
          <w:rtl/>
        </w:rPr>
        <w:t>במקומן</w:t>
      </w:r>
      <w:r w:rsidRPr="007435EB">
        <w:rPr>
          <w:rtl/>
        </w:rPr>
        <w:t xml:space="preserve"> </w:t>
      </w:r>
      <w:r w:rsidRPr="007435EB">
        <w:rPr>
          <w:rFonts w:hint="cs"/>
          <w:rtl/>
        </w:rPr>
        <w:t>א</w:t>
      </w:r>
      <w:r w:rsidRPr="007435EB">
        <w:rPr>
          <w:rtl/>
        </w:rPr>
        <w:t>"</w:t>
      </w:r>
      <w:r w:rsidRPr="007435EB">
        <w:rPr>
          <w:rFonts w:hint="cs"/>
          <w:rtl/>
        </w:rPr>
        <w:t>צ</w:t>
      </w:r>
      <w:r w:rsidRPr="007435EB">
        <w:rPr>
          <w:rtl/>
        </w:rPr>
        <w:t xml:space="preserve"> </w:t>
      </w:r>
      <w:r w:rsidRPr="007435EB">
        <w:rPr>
          <w:rFonts w:hint="cs"/>
          <w:rtl/>
        </w:rPr>
        <w:t>לברך- דחוזר לקביעותו הקודמת.</w:t>
      </w:r>
    </w:p>
    <w:p w14:paraId="77C3F7C7" w14:textId="77777777" w:rsidR="00D661D8" w:rsidRPr="00A36701" w:rsidRDefault="00D661D8" w:rsidP="00D661D8">
      <w:pPr>
        <w:pStyle w:val="36"/>
        <w:framePr w:wrap="notBeside"/>
        <w:rPr>
          <w:rtl/>
        </w:rPr>
      </w:pPr>
      <w:r w:rsidRPr="00A36701">
        <w:rPr>
          <w:rFonts w:hint="cs"/>
          <w:rtl/>
        </w:rPr>
        <w:t>ור</w:t>
      </w:r>
      <w:r w:rsidRPr="00A36701">
        <w:rPr>
          <w:rtl/>
        </w:rPr>
        <w:t>"</w:t>
      </w:r>
      <w:r w:rsidRPr="00A36701">
        <w:rPr>
          <w:rFonts w:hint="cs"/>
          <w:rtl/>
        </w:rPr>
        <w:t>ש</w:t>
      </w:r>
      <w:r w:rsidRPr="00A36701">
        <w:rPr>
          <w:rtl/>
        </w:rPr>
        <w:t>:</w:t>
      </w:r>
    </w:p>
    <w:p w14:paraId="34059570" w14:textId="77777777" w:rsidR="00D661D8" w:rsidRPr="007435EB" w:rsidRDefault="00D661D8" w:rsidP="00D661D8">
      <w:pPr>
        <w:rPr>
          <w:rtl/>
        </w:rPr>
      </w:pP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זה</w:t>
      </w:r>
      <w:r w:rsidRPr="007435EB">
        <w:rPr>
          <w:rFonts w:ascii="Fb Fontext" w:hAnsi="Fb Fontext"/>
          <w:sz w:val="20"/>
          <w:rtl/>
        </w:rPr>
        <w:t xml:space="preserve"> </w:t>
      </w:r>
      <w:r w:rsidRPr="007435EB">
        <w:rPr>
          <w:rFonts w:ascii="Fb Fontext" w:hAnsi="Fb Fontext" w:hint="cs"/>
          <w:sz w:val="20"/>
          <w:rtl/>
        </w:rPr>
        <w:t>ואחד</w:t>
      </w:r>
      <w:r w:rsidRPr="007435EB">
        <w:rPr>
          <w:rFonts w:ascii="Fb Fontext" w:hAnsi="Fb Fontext"/>
          <w:sz w:val="20"/>
          <w:rtl/>
        </w:rPr>
        <w:t xml:space="preserve"> </w:t>
      </w:r>
      <w:r w:rsidRPr="007435EB">
        <w:rPr>
          <w:rFonts w:ascii="Fb Fontext" w:hAnsi="Fb Fontext" w:hint="cs"/>
          <w:sz w:val="20"/>
          <w:rtl/>
        </w:rPr>
        <w:t>זה</w:t>
      </w:r>
      <w:r w:rsidRPr="007435EB">
        <w:rPr>
          <w:rFonts w:ascii="Fb Fontext" w:hAnsi="Fb Fontext"/>
          <w:sz w:val="20"/>
          <w:rtl/>
        </w:rPr>
        <w:t xml:space="preserve"> </w:t>
      </w:r>
      <w:r w:rsidRPr="007435EB">
        <w:rPr>
          <w:rFonts w:ascii="Fb Fontext" w:hAnsi="Fb Fontext" w:hint="cs"/>
          <w:sz w:val="20"/>
          <w:rtl/>
        </w:rPr>
        <w:t>צריך</w:t>
      </w:r>
      <w:r w:rsidRPr="007435EB">
        <w:rPr>
          <w:rFonts w:ascii="Fb Fontext" w:hAnsi="Fb Fontext"/>
          <w:sz w:val="20"/>
          <w:rtl/>
        </w:rPr>
        <w:t xml:space="preserve"> </w:t>
      </w:r>
      <w:r w:rsidRPr="007435EB">
        <w:rPr>
          <w:rFonts w:ascii="Fb Fontext" w:hAnsi="Fb Fontext" w:hint="cs"/>
          <w:sz w:val="20"/>
          <w:rtl/>
        </w:rPr>
        <w:t>לברך</w:t>
      </w:r>
      <w:r w:rsidRPr="007435EB">
        <w:rPr>
          <w:rFonts w:ascii="Fb Fontext" w:hAnsi="Fb Fontext"/>
          <w:sz w:val="20"/>
          <w:rtl/>
        </w:rPr>
        <w:t>.</w:t>
      </w:r>
    </w:p>
    <w:p w14:paraId="5542C52D" w14:textId="77777777" w:rsidR="00D661D8" w:rsidRPr="00A36701" w:rsidRDefault="00D661D8" w:rsidP="00D661D8">
      <w:pPr>
        <w:pStyle w:val="36"/>
        <w:framePr w:wrap="notBeside"/>
        <w:rPr>
          <w:rtl/>
        </w:rPr>
      </w:pPr>
      <w:r w:rsidRPr="00A36701">
        <w:rPr>
          <w:rFonts w:hint="cs"/>
          <w:rtl/>
        </w:rPr>
        <w:t xml:space="preserve">ואין להקשות </w:t>
      </w:r>
    </w:p>
    <w:p w14:paraId="7D9320DE" w14:textId="77777777" w:rsidR="00D661D8" w:rsidRDefault="00D661D8" w:rsidP="00D661D8">
      <w:pPr>
        <w:rPr>
          <w:rStyle w:val="afffa"/>
          <w:rtl/>
        </w:rPr>
      </w:pPr>
    </w:p>
    <w:p w14:paraId="1060D678" w14:textId="77777777" w:rsidR="00D661D8" w:rsidRDefault="00D661D8" w:rsidP="00D661D8">
      <w:pPr>
        <w:pStyle w:val="36"/>
        <w:framePr w:wrap="notBeside"/>
        <w:rPr>
          <w:rFonts w:ascii="Fb Fontext" w:hAnsi="Fb Fontext"/>
          <w:rtl/>
        </w:rPr>
      </w:pPr>
      <w:r w:rsidRPr="00DC45F9">
        <w:rPr>
          <w:rFonts w:hint="cs"/>
          <w:rtl/>
        </w:rPr>
        <w:lastRenderedPageBreak/>
        <w:t>אר</w:t>
      </w:r>
      <w:r w:rsidRPr="00DC45F9">
        <w:rPr>
          <w:rtl/>
        </w:rPr>
        <w:t>"</w:t>
      </w:r>
      <w:r w:rsidRPr="00DC45F9">
        <w:rPr>
          <w:rFonts w:hint="cs"/>
          <w:rtl/>
        </w:rPr>
        <w:t>ח</w:t>
      </w:r>
      <w:r>
        <w:rPr>
          <w:rFonts w:ascii="Fb Fontext" w:hAnsi="Fb Fontext" w:hint="cs"/>
          <w:rtl/>
        </w:rPr>
        <w:t xml:space="preserve"> מהך:</w:t>
      </w:r>
    </w:p>
    <w:p w14:paraId="6E1069C5" w14:textId="77777777" w:rsidR="00D661D8" w:rsidRPr="007435EB" w:rsidRDefault="00D661D8" w:rsidP="00D661D8">
      <w:pPr>
        <w:rPr>
          <w:rtl/>
        </w:rPr>
      </w:pPr>
      <w:r w:rsidRPr="007435EB">
        <w:rPr>
          <w:rFonts w:ascii="Fb Fontext" w:hAnsi="Fb Fontext" w:hint="cs"/>
          <w:rtl/>
        </w:rPr>
        <w:t>דבני</w:t>
      </w:r>
      <w:r w:rsidRPr="007435EB">
        <w:rPr>
          <w:rFonts w:ascii="Fb Fontext" w:hAnsi="Fb Fontext"/>
          <w:rtl/>
        </w:rPr>
        <w:t xml:space="preserve"> </w:t>
      </w:r>
      <w:r w:rsidRPr="007435EB">
        <w:rPr>
          <w:rFonts w:ascii="Fb Fontext" w:hAnsi="Fb Fontext" w:hint="cs"/>
          <w:rtl/>
        </w:rPr>
        <w:t>חבורה</w:t>
      </w:r>
      <w:r w:rsidRPr="007435EB">
        <w:rPr>
          <w:rFonts w:ascii="Fb Fontext" w:hAnsi="Fb Fontext"/>
          <w:rtl/>
        </w:rPr>
        <w:t xml:space="preserve"> </w:t>
      </w:r>
      <w:r w:rsidRPr="007435EB">
        <w:rPr>
          <w:rFonts w:ascii="Fb Fontext" w:hAnsi="Fb Fontext" w:hint="cs"/>
          <w:rtl/>
        </w:rPr>
        <w:t>שהיו</w:t>
      </w:r>
      <w:r w:rsidRPr="007435EB">
        <w:rPr>
          <w:rFonts w:ascii="Fb Fontext" w:hAnsi="Fb Fontext"/>
          <w:rtl/>
        </w:rPr>
        <w:t xml:space="preserve"> </w:t>
      </w:r>
      <w:r w:rsidRPr="007435EB">
        <w:rPr>
          <w:rFonts w:ascii="Fb Fontext" w:hAnsi="Fb Fontext" w:hint="cs"/>
          <w:rtl/>
        </w:rPr>
        <w:t>מסובין</w:t>
      </w:r>
      <w:r w:rsidRPr="007435EB">
        <w:rPr>
          <w:rFonts w:ascii="Fb Fontext" w:hAnsi="Fb Fontext"/>
          <w:rtl/>
        </w:rPr>
        <w:t xml:space="preserve"> </w:t>
      </w:r>
      <w:r w:rsidRPr="007435EB">
        <w:rPr>
          <w:rFonts w:ascii="Fb Fontext" w:hAnsi="Fb Fontext" w:hint="cs"/>
          <w:rtl/>
        </w:rPr>
        <w:t>לשתות</w:t>
      </w:r>
      <w:r w:rsidRPr="007435EB">
        <w:rPr>
          <w:rFonts w:ascii="Fb Fontext" w:hAnsi="Fb Fontext"/>
          <w:rtl/>
        </w:rPr>
        <w:t xml:space="preserve">, </w:t>
      </w:r>
      <w:r w:rsidRPr="007435EB">
        <w:rPr>
          <w:rFonts w:ascii="Fb Fontext" w:hAnsi="Fb Fontext" w:hint="cs"/>
          <w:rtl/>
        </w:rPr>
        <w:t>ועקרו</w:t>
      </w:r>
      <w:r w:rsidRPr="007435EB">
        <w:rPr>
          <w:rFonts w:ascii="Fb Fontext" w:hAnsi="Fb Fontext"/>
          <w:rtl/>
        </w:rPr>
        <w:t xml:space="preserve"> </w:t>
      </w:r>
      <w:r w:rsidRPr="007435EB">
        <w:rPr>
          <w:rFonts w:ascii="Fb Fontext" w:hAnsi="Fb Fontext" w:hint="cs"/>
          <w:rtl/>
        </w:rPr>
        <w:t>רגליהן</w:t>
      </w:r>
      <w:r w:rsidRPr="007435EB">
        <w:rPr>
          <w:rFonts w:ascii="Fb Fontext" w:hAnsi="Fb Fontext"/>
          <w:rtl/>
        </w:rPr>
        <w:t xml:space="preserve"> </w:t>
      </w:r>
      <w:r w:rsidRPr="007435EB">
        <w:rPr>
          <w:rFonts w:ascii="Fb Fontext" w:hAnsi="Fb Fontext" w:hint="cs"/>
          <w:rtl/>
        </w:rPr>
        <w:t>לצאת</w:t>
      </w:r>
      <w:r w:rsidRPr="007435EB">
        <w:rPr>
          <w:rFonts w:ascii="Fb Fontext" w:hAnsi="Fb Fontext"/>
          <w:rtl/>
        </w:rPr>
        <w:t xml:space="preserve"> </w:t>
      </w:r>
      <w:r w:rsidRPr="007435EB">
        <w:rPr>
          <w:rFonts w:ascii="Fb Fontext" w:hAnsi="Fb Fontext" w:hint="cs"/>
          <w:rtl/>
        </w:rPr>
        <w:t>לקראת</w:t>
      </w:r>
      <w:r w:rsidRPr="007435EB">
        <w:rPr>
          <w:rFonts w:ascii="Fb Fontext" w:hAnsi="Fb Fontext"/>
          <w:rtl/>
        </w:rPr>
        <w:t xml:space="preserve"> </w:t>
      </w:r>
      <w:r w:rsidRPr="007435EB">
        <w:rPr>
          <w:rFonts w:ascii="Fb Fontext" w:hAnsi="Fb Fontext" w:hint="cs"/>
          <w:rtl/>
        </w:rPr>
        <w:t>חתן</w:t>
      </w:r>
      <w:r w:rsidRPr="007435EB">
        <w:rPr>
          <w:rFonts w:ascii="Fb Fontext" w:hAnsi="Fb Fontext"/>
          <w:rtl/>
        </w:rPr>
        <w:t xml:space="preserve"> </w:t>
      </w:r>
      <w:r w:rsidRPr="007435EB">
        <w:rPr>
          <w:rFonts w:ascii="Fb Fontext" w:hAnsi="Fb Fontext" w:hint="cs"/>
          <w:rtl/>
        </w:rPr>
        <w:t>או</w:t>
      </w:r>
      <w:r w:rsidRPr="007435EB">
        <w:rPr>
          <w:rFonts w:ascii="Fb Fontext" w:hAnsi="Fb Fontext"/>
          <w:rtl/>
        </w:rPr>
        <w:t xml:space="preserve"> </w:t>
      </w:r>
      <w:r w:rsidRPr="007435EB">
        <w:rPr>
          <w:rFonts w:ascii="Fb Fontext" w:hAnsi="Fb Fontext" w:hint="cs"/>
          <w:rtl/>
        </w:rPr>
        <w:t>כלה</w:t>
      </w:r>
      <w:r w:rsidRPr="007435EB">
        <w:rPr>
          <w:rFonts w:ascii="Fb Fontext" w:hAnsi="Fb Fontext"/>
          <w:rtl/>
        </w:rPr>
        <w:t>,</w:t>
      </w:r>
      <w:r>
        <w:rPr>
          <w:rFonts w:hint="cs"/>
          <w:rtl/>
        </w:rPr>
        <w:t xml:space="preserve"> </w:t>
      </w:r>
      <w:r w:rsidRPr="007435EB">
        <w:rPr>
          <w:rFonts w:hint="cs"/>
          <w:rtl/>
        </w:rPr>
        <w:t>כשהן</w:t>
      </w:r>
      <w:r w:rsidRPr="007435EB">
        <w:rPr>
          <w:rtl/>
        </w:rPr>
        <w:t xml:space="preserve"> </w:t>
      </w:r>
      <w:r w:rsidRPr="007435EB">
        <w:rPr>
          <w:rFonts w:hint="cs"/>
          <w:rtl/>
        </w:rPr>
        <w:t>יוצאין</w:t>
      </w:r>
      <w:r w:rsidRPr="007435EB">
        <w:rPr>
          <w:rtl/>
        </w:rPr>
        <w:t xml:space="preserve"> </w:t>
      </w:r>
      <w:r w:rsidRPr="007435EB">
        <w:rPr>
          <w:rFonts w:hint="cs"/>
          <w:rtl/>
        </w:rPr>
        <w:t>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למפרע</w:t>
      </w:r>
      <w:r w:rsidRPr="007435EB">
        <w:rPr>
          <w:rtl/>
        </w:rPr>
        <w:t xml:space="preserve">, </w:t>
      </w:r>
      <w:r w:rsidRPr="007435EB">
        <w:rPr>
          <w:rFonts w:hint="cs"/>
          <w:rtl/>
        </w:rPr>
        <w:t>כשהן</w:t>
      </w:r>
      <w:r w:rsidRPr="007435EB">
        <w:rPr>
          <w:rtl/>
        </w:rPr>
        <w:t xml:space="preserve"> </w:t>
      </w:r>
      <w:r w:rsidRPr="007435EB">
        <w:rPr>
          <w:rFonts w:hint="cs"/>
          <w:rtl/>
        </w:rPr>
        <w:t>חוזרין</w:t>
      </w:r>
      <w:r w:rsidRPr="007435EB">
        <w:rPr>
          <w:rtl/>
        </w:rPr>
        <w:t xml:space="preserve"> </w:t>
      </w:r>
      <w:r w:rsidRPr="007435EB">
        <w:rPr>
          <w:rFonts w:hint="cs"/>
          <w:rtl/>
        </w:rPr>
        <w:t>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לכתחלה</w:t>
      </w:r>
      <w:r w:rsidRPr="007435EB">
        <w:rPr>
          <w:rtl/>
        </w:rPr>
        <w:t>.</w:t>
      </w:r>
    </w:p>
    <w:p w14:paraId="06B6A2E8" w14:textId="77777777" w:rsidR="00D661D8" w:rsidRDefault="00D661D8" w:rsidP="00D661D8">
      <w:pPr>
        <w:pStyle w:val="36"/>
        <w:framePr w:wrap="notBeside"/>
        <w:rPr>
          <w:rtl/>
        </w:rPr>
      </w:pPr>
      <w:r>
        <w:rPr>
          <w:rFonts w:hint="cs"/>
          <w:rtl/>
        </w:rPr>
        <w:t xml:space="preserve">בד''א </w:t>
      </w:r>
    </w:p>
    <w:p w14:paraId="279446F8" w14:textId="77777777" w:rsidR="00D661D8" w:rsidRPr="007435EB" w:rsidRDefault="00D661D8" w:rsidP="00D661D8">
      <w:pPr>
        <w:rPr>
          <w:rFonts w:cs="Guttman Vilna"/>
          <w:b/>
          <w:bCs/>
          <w:rtl/>
        </w:rPr>
      </w:pPr>
      <w:r w:rsidRPr="007435EB">
        <w:rPr>
          <w:rFonts w:hint="cs"/>
          <w:rtl/>
        </w:rPr>
        <w:t>שהניחו</w:t>
      </w:r>
      <w:r w:rsidRPr="007435EB">
        <w:rPr>
          <w:rtl/>
        </w:rPr>
        <w:t xml:space="preserve"> </w:t>
      </w:r>
      <w:r w:rsidRPr="007435EB">
        <w:rPr>
          <w:rFonts w:hint="cs"/>
          <w:rtl/>
        </w:rPr>
        <w:t>שם</w:t>
      </w:r>
      <w:r w:rsidRPr="007435EB">
        <w:rPr>
          <w:rtl/>
        </w:rPr>
        <w:t xml:space="preserve"> </w:t>
      </w:r>
      <w:r w:rsidRPr="007435EB">
        <w:rPr>
          <w:rFonts w:hint="cs"/>
          <w:rtl/>
        </w:rPr>
        <w:t>זקן</w:t>
      </w:r>
      <w:r w:rsidRPr="007435EB">
        <w:rPr>
          <w:rtl/>
        </w:rPr>
        <w:t xml:space="preserve"> </w:t>
      </w:r>
      <w:r w:rsidRPr="007435EB">
        <w:rPr>
          <w:rFonts w:hint="cs"/>
          <w:rtl/>
        </w:rPr>
        <w:t>או</w:t>
      </w:r>
      <w:r w:rsidRPr="007435EB">
        <w:rPr>
          <w:rtl/>
        </w:rPr>
        <w:t xml:space="preserve"> </w:t>
      </w:r>
      <w:r w:rsidRPr="007435EB">
        <w:rPr>
          <w:rFonts w:hint="cs"/>
          <w:rtl/>
        </w:rPr>
        <w:t>חולה</w:t>
      </w:r>
      <w:r w:rsidRPr="007435EB">
        <w:rPr>
          <w:rtl/>
        </w:rPr>
        <w:t>.</w:t>
      </w:r>
      <w:r w:rsidRPr="007435EB">
        <w:rPr>
          <w:rFonts w:hint="cs"/>
          <w:rtl/>
        </w:rPr>
        <w:t xml:space="preserve"> אבל אי לא הניחו כשהן</w:t>
      </w:r>
      <w:r w:rsidRPr="007435EB">
        <w:rPr>
          <w:rtl/>
        </w:rPr>
        <w:t xml:space="preserve"> </w:t>
      </w:r>
      <w:r w:rsidRPr="007435EB">
        <w:rPr>
          <w:rFonts w:hint="cs"/>
          <w:rtl/>
        </w:rPr>
        <w:t>יוצאין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אחרונה</w:t>
      </w:r>
      <w:r w:rsidRPr="007435EB">
        <w:rPr>
          <w:rtl/>
        </w:rPr>
        <w:t>.</w:t>
      </w:r>
    </w:p>
    <w:p w14:paraId="7E7363C5" w14:textId="77777777" w:rsidR="00D661D8" w:rsidRPr="007435EB" w:rsidRDefault="00D661D8" w:rsidP="00D661D8">
      <w:pPr>
        <w:rPr>
          <w:rFonts w:cs="Guttman Vilna"/>
          <w:b/>
          <w:bCs/>
          <w:rtl/>
        </w:rPr>
      </w:pPr>
      <w:r w:rsidRPr="007435EB">
        <w:rPr>
          <w:rFonts w:hint="cs"/>
          <w:rtl/>
        </w:rPr>
        <w:t>כשהן</w:t>
      </w:r>
      <w:r w:rsidRPr="007435EB">
        <w:rPr>
          <w:rtl/>
        </w:rPr>
        <w:t xml:space="preserve"> </w:t>
      </w:r>
      <w:r w:rsidRPr="007435EB">
        <w:rPr>
          <w:rFonts w:hint="cs"/>
          <w:rtl/>
        </w:rPr>
        <w:t>חוזרין טעונין</w:t>
      </w:r>
      <w:r w:rsidRPr="007435EB">
        <w:rPr>
          <w:rtl/>
        </w:rPr>
        <w:t xml:space="preserve"> </w:t>
      </w:r>
      <w:r w:rsidRPr="007435EB">
        <w:rPr>
          <w:rFonts w:hint="cs"/>
          <w:rtl/>
        </w:rPr>
        <w:t>ברכה</w:t>
      </w:r>
      <w:r w:rsidRPr="007435EB">
        <w:rPr>
          <w:rtl/>
        </w:rPr>
        <w:t xml:space="preserve"> </w:t>
      </w:r>
      <w:r w:rsidRPr="007435EB">
        <w:rPr>
          <w:rFonts w:hint="cs"/>
          <w:rtl/>
        </w:rPr>
        <w:t>לכתחלה</w:t>
      </w:r>
      <w:r w:rsidRPr="007435EB">
        <w:rPr>
          <w:rtl/>
        </w:rPr>
        <w:t>.</w:t>
      </w:r>
    </w:p>
    <w:p w14:paraId="2BC767F1" w14:textId="77777777" w:rsidR="00D661D8" w:rsidRPr="00A36701" w:rsidRDefault="00D661D8" w:rsidP="00D661D8">
      <w:pPr>
        <w:pStyle w:val="36"/>
        <w:framePr w:wrap="notBeside"/>
        <w:rPr>
          <w:rtl/>
        </w:rPr>
      </w:pPr>
      <w:r w:rsidRPr="00A36701">
        <w:rPr>
          <w:rFonts w:hint="cs"/>
          <w:rtl/>
        </w:rPr>
        <w:t>מדתני</w:t>
      </w:r>
      <w:r w:rsidRPr="00A36701">
        <w:rPr>
          <w:rtl/>
        </w:rPr>
        <w:t xml:space="preserve"> </w:t>
      </w:r>
    </w:p>
    <w:p w14:paraId="1BEB4745" w14:textId="77777777" w:rsidR="00D661D8" w:rsidRPr="007435EB" w:rsidRDefault="00D661D8" w:rsidP="00D661D8">
      <w:pPr>
        <w:rPr>
          <w:rtl/>
        </w:rPr>
      </w:pPr>
      <w:r w:rsidRPr="005C3FF1">
        <w:rPr>
          <w:rStyle w:val="afffa"/>
          <w:rFonts w:hint="cs"/>
          <w:rtl/>
        </w:rPr>
        <w:t>עקרו</w:t>
      </w:r>
      <w:r w:rsidRPr="007435EB">
        <w:rPr>
          <w:rtl/>
        </w:rPr>
        <w:t xml:space="preserve"> </w:t>
      </w:r>
      <w:r w:rsidRPr="007435EB">
        <w:rPr>
          <w:rFonts w:hint="cs"/>
          <w:rtl/>
        </w:rPr>
        <w:t>רגליהן</w:t>
      </w:r>
      <w:r w:rsidRPr="007435EB">
        <w:rPr>
          <w:rtl/>
        </w:rPr>
        <w:t xml:space="preserve"> </w:t>
      </w:r>
      <w:r w:rsidRPr="007435EB">
        <w:rPr>
          <w:rFonts w:hint="cs"/>
          <w:rtl/>
        </w:rPr>
        <w:t>משמע דבדברים</w:t>
      </w:r>
      <w:r w:rsidRPr="007435EB">
        <w:rPr>
          <w:rtl/>
        </w:rPr>
        <w:t xml:space="preserve"> </w:t>
      </w:r>
      <w:r w:rsidRPr="007435EB">
        <w:rPr>
          <w:rFonts w:hint="cs"/>
          <w:rtl/>
        </w:rPr>
        <w:t>הטעונין</w:t>
      </w:r>
      <w:r w:rsidRPr="007435EB">
        <w:rPr>
          <w:rtl/>
        </w:rPr>
        <w:t xml:space="preserve"> </w:t>
      </w:r>
      <w:r w:rsidRPr="007435EB">
        <w:rPr>
          <w:rFonts w:hint="cs"/>
          <w:rtl/>
        </w:rPr>
        <w:t>ברכה</w:t>
      </w:r>
      <w:r w:rsidRPr="007435EB">
        <w:rPr>
          <w:rtl/>
        </w:rPr>
        <w:t xml:space="preserve"> </w:t>
      </w:r>
      <w:r w:rsidRPr="007435EB">
        <w:rPr>
          <w:rFonts w:hint="cs"/>
          <w:rtl/>
        </w:rPr>
        <w:t>לאחריהן</w:t>
      </w:r>
      <w:r w:rsidRPr="007435EB">
        <w:rPr>
          <w:rtl/>
        </w:rPr>
        <w:t xml:space="preserve"> </w:t>
      </w:r>
      <w:r w:rsidRPr="007435EB">
        <w:rPr>
          <w:rFonts w:hint="cs"/>
          <w:rtl/>
        </w:rPr>
        <w:t>במקומן</w:t>
      </w:r>
      <w:r w:rsidRPr="007435EB">
        <w:rPr>
          <w:rtl/>
        </w:rPr>
        <w:t xml:space="preserve"> </w:t>
      </w:r>
      <w:r w:rsidRPr="007435EB">
        <w:rPr>
          <w:rFonts w:hint="cs"/>
          <w:rtl/>
        </w:rPr>
        <w:t>עסקינן</w:t>
      </w:r>
      <w:r w:rsidRPr="007435EB">
        <w:rPr>
          <w:rtl/>
        </w:rPr>
        <w:t>.</w:t>
      </w:r>
    </w:p>
    <w:p w14:paraId="2C19D6D1" w14:textId="77777777" w:rsidR="00D661D8" w:rsidRPr="00A36701" w:rsidRDefault="00D661D8" w:rsidP="00D661D8">
      <w:pPr>
        <w:pStyle w:val="36"/>
        <w:framePr w:wrap="notBeside"/>
        <w:rPr>
          <w:rtl/>
        </w:rPr>
      </w:pPr>
      <w:r w:rsidRPr="00A36701">
        <w:rPr>
          <w:rFonts w:hint="cs"/>
          <w:rtl/>
        </w:rPr>
        <w:t xml:space="preserve">ומהטעם </w:t>
      </w:r>
    </w:p>
    <w:p w14:paraId="7652E4F7" w14:textId="77777777" w:rsidR="00D661D8" w:rsidRPr="007435EB" w:rsidRDefault="00D661D8" w:rsidP="00D661D8">
      <w:pPr>
        <w:rPr>
          <w:rFonts w:cs="Guttman Vilna"/>
          <w:b/>
          <w:bCs/>
          <w:rtl/>
        </w:rPr>
      </w:pPr>
      <w:r w:rsidRPr="007435EB">
        <w:rPr>
          <w:rFonts w:hint="cs"/>
          <w:rtl/>
        </w:rPr>
        <w:t>דהניחו</w:t>
      </w:r>
      <w:r w:rsidRPr="007435EB">
        <w:rPr>
          <w:rtl/>
        </w:rPr>
        <w:t xml:space="preserve"> </w:t>
      </w:r>
      <w:r w:rsidRPr="007435EB">
        <w:rPr>
          <w:rFonts w:hint="cs"/>
          <w:rtl/>
        </w:rPr>
        <w:t>שם</w:t>
      </w:r>
      <w:r w:rsidRPr="007435EB">
        <w:rPr>
          <w:rtl/>
        </w:rPr>
        <w:t xml:space="preserve"> </w:t>
      </w:r>
      <w:r w:rsidRPr="007435EB">
        <w:rPr>
          <w:rFonts w:hint="cs"/>
          <w:rtl/>
        </w:rPr>
        <w:t>זקן</w:t>
      </w:r>
      <w:r w:rsidRPr="007435EB">
        <w:rPr>
          <w:rtl/>
        </w:rPr>
        <w:t xml:space="preserve"> </w:t>
      </w:r>
      <w:r w:rsidRPr="007435EB">
        <w:rPr>
          <w:rFonts w:hint="cs"/>
          <w:rtl/>
        </w:rPr>
        <w:t>או</w:t>
      </w:r>
      <w:r w:rsidRPr="007435EB">
        <w:rPr>
          <w:rtl/>
        </w:rPr>
        <w:t xml:space="preserve"> </w:t>
      </w:r>
      <w:r w:rsidRPr="007435EB">
        <w:rPr>
          <w:rFonts w:hint="cs"/>
          <w:rtl/>
        </w:rPr>
        <w:t>חולה</w:t>
      </w:r>
      <w:r w:rsidRPr="007435EB">
        <w:rPr>
          <w:rtl/>
        </w:rPr>
        <w:t xml:space="preserve">, </w:t>
      </w:r>
      <w:r w:rsidRPr="007435EB">
        <w:rPr>
          <w:rFonts w:hint="cs"/>
          <w:rtl/>
        </w:rPr>
        <w:t>דכשהן יוצאין או נכנסין אין טעונין ברכה</w:t>
      </w:r>
      <w:r w:rsidRPr="007435EB">
        <w:rPr>
          <w:rtl/>
        </w:rPr>
        <w:t>.</w:t>
      </w:r>
    </w:p>
    <w:p w14:paraId="6526DE26" w14:textId="77777777" w:rsidR="00D661D8" w:rsidRPr="007435EB" w:rsidRDefault="00D661D8" w:rsidP="00D661D8">
      <w:pPr>
        <w:rPr>
          <w:rtl/>
        </w:rPr>
      </w:pPr>
      <w:r w:rsidRPr="007435EB">
        <w:rPr>
          <w:rFonts w:ascii="Fb Fontext" w:hAnsi="Fb Fontext" w:hint="cs"/>
          <w:sz w:val="20"/>
          <w:rtl/>
        </w:rPr>
        <w:t>אבל</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הניחו</w:t>
      </w:r>
      <w:r w:rsidRPr="007435EB">
        <w:rPr>
          <w:rFonts w:ascii="Fb Fontext" w:hAnsi="Fb Fontext"/>
          <w:sz w:val="20"/>
          <w:rtl/>
        </w:rPr>
        <w:t xml:space="preserve"> </w:t>
      </w:r>
      <w:r w:rsidRPr="007435EB">
        <w:rPr>
          <w:rFonts w:ascii="Fb Fontext" w:hAnsi="Fb Fontext" w:hint="cs"/>
          <w:sz w:val="20"/>
          <w:rtl/>
        </w:rPr>
        <w:t>שם</w:t>
      </w:r>
      <w:r w:rsidRPr="007435EB">
        <w:rPr>
          <w:rFonts w:ascii="Fb Fontext" w:hAnsi="Fb Fontext"/>
          <w:sz w:val="20"/>
          <w:rtl/>
        </w:rPr>
        <w:t xml:space="preserve"> </w:t>
      </w:r>
      <w:r w:rsidRPr="007435EB">
        <w:rPr>
          <w:rFonts w:ascii="Fb Fontext" w:hAnsi="Fb Fontext" w:hint="cs"/>
          <w:sz w:val="20"/>
          <w:rtl/>
        </w:rPr>
        <w:t>זקן</w:t>
      </w:r>
      <w:r w:rsidRPr="007435EB">
        <w:rPr>
          <w:rFonts w:ascii="Fb Fontext" w:hAnsi="Fb Fontext"/>
          <w:sz w:val="20"/>
          <w:rtl/>
        </w:rPr>
        <w:t xml:space="preserve"> </w:t>
      </w:r>
      <w:r w:rsidRPr="007435EB">
        <w:rPr>
          <w:rFonts w:ascii="Fb Fontext" w:hAnsi="Fb Fontext" w:hint="cs"/>
          <w:sz w:val="20"/>
          <w:rtl/>
        </w:rPr>
        <w:t>או</w:t>
      </w:r>
      <w:r w:rsidRPr="007435EB">
        <w:rPr>
          <w:rFonts w:ascii="Fb Fontext" w:hAnsi="Fb Fontext"/>
          <w:sz w:val="20"/>
          <w:rtl/>
        </w:rPr>
        <w:t xml:space="preserve"> </w:t>
      </w:r>
      <w:r w:rsidRPr="007435EB">
        <w:rPr>
          <w:rFonts w:ascii="Fb Fontext" w:hAnsi="Fb Fontext" w:hint="cs"/>
          <w:sz w:val="20"/>
          <w:rtl/>
        </w:rPr>
        <w:t>חולה</w:t>
      </w:r>
      <w:r w:rsidRPr="007435EB">
        <w:rPr>
          <w:rFonts w:ascii="Fb Fontext" w:hAnsi="Fb Fontext"/>
          <w:sz w:val="20"/>
          <w:rtl/>
        </w:rPr>
        <w:t xml:space="preserve"> </w:t>
      </w:r>
      <w:r w:rsidRPr="007435EB">
        <w:rPr>
          <w:rFonts w:ascii="Fb Fontext" w:hAnsi="Fb Fontext" w:hint="cs"/>
          <w:sz w:val="20"/>
          <w:rtl/>
        </w:rPr>
        <w:t>כשהן</w:t>
      </w:r>
      <w:r w:rsidRPr="007435EB">
        <w:rPr>
          <w:rFonts w:ascii="Fb Fontext" w:hAnsi="Fb Fontext"/>
          <w:sz w:val="20"/>
          <w:rtl/>
        </w:rPr>
        <w:t xml:space="preserve"> </w:t>
      </w:r>
      <w:r w:rsidRPr="007435EB">
        <w:rPr>
          <w:rFonts w:ascii="Fb Fontext" w:hAnsi="Fb Fontext" w:hint="cs"/>
          <w:sz w:val="20"/>
          <w:rtl/>
        </w:rPr>
        <w:t>יוצאין</w:t>
      </w:r>
      <w:r w:rsidRPr="007435EB">
        <w:rPr>
          <w:rFonts w:ascii="Fb Fontext" w:hAnsi="Fb Fontext"/>
          <w:sz w:val="20"/>
          <w:rtl/>
        </w:rPr>
        <w:t xml:space="preserve"> </w:t>
      </w:r>
      <w:r w:rsidRPr="007435EB">
        <w:rPr>
          <w:rFonts w:ascii="Fb Fontext" w:hAnsi="Fb Fontext" w:hint="cs"/>
          <w:sz w:val="20"/>
          <w:rtl/>
        </w:rPr>
        <w:t>או נכנסין טעונין ברכה.</w:t>
      </w:r>
    </w:p>
    <w:p w14:paraId="1F2552EA" w14:textId="77777777" w:rsidR="00D661D8" w:rsidRPr="00A36701" w:rsidRDefault="00D661D8" w:rsidP="00D661D8">
      <w:pPr>
        <w:pStyle w:val="36"/>
        <w:framePr w:wrap="notBeside"/>
        <w:rPr>
          <w:rtl/>
        </w:rPr>
      </w:pPr>
      <w:r w:rsidRPr="00A36701">
        <w:rPr>
          <w:rFonts w:hint="cs"/>
          <w:rtl/>
        </w:rPr>
        <w:t>- דתירץ רנב</w:t>
      </w:r>
      <w:r w:rsidRPr="00A36701">
        <w:rPr>
          <w:rtl/>
        </w:rPr>
        <w:t>"</w:t>
      </w:r>
      <w:r w:rsidRPr="00A36701">
        <w:rPr>
          <w:rFonts w:hint="cs"/>
          <w:rtl/>
        </w:rPr>
        <w:t>י</w:t>
      </w:r>
    </w:p>
    <w:p w14:paraId="75EA9F31" w14:textId="77777777" w:rsidR="00D661D8" w:rsidRPr="007435EB" w:rsidRDefault="00D661D8" w:rsidP="00D661D8">
      <w:pPr>
        <w:rPr>
          <w:rtl/>
        </w:rPr>
      </w:pPr>
      <w:r w:rsidRPr="007435EB">
        <w:rPr>
          <w:rFonts w:ascii="Fb Fontext" w:hAnsi="Fb Fontext" w:hint="cs"/>
          <w:rtl/>
        </w:rPr>
        <w:t>הך דתנא</w:t>
      </w:r>
      <w:r w:rsidRPr="007435EB">
        <w:rPr>
          <w:rFonts w:ascii="Fb Fontext" w:hAnsi="Fb Fontext"/>
          <w:rtl/>
        </w:rPr>
        <w:t xml:space="preserve"> </w:t>
      </w:r>
      <w:r w:rsidRPr="007435EB">
        <w:rPr>
          <w:rFonts w:ascii="Fb Fontext" w:hAnsi="Fb Fontext" w:hint="cs"/>
          <w:rtl/>
        </w:rPr>
        <w:t>עקירות</w:t>
      </w:r>
      <w:r w:rsidRPr="007435EB">
        <w:rPr>
          <w:rFonts w:ascii="Fb Fontext" w:hAnsi="Fb Fontext"/>
          <w:rtl/>
        </w:rPr>
        <w:t xml:space="preserve"> - </w:t>
      </w:r>
      <w:r w:rsidRPr="007435EB">
        <w:rPr>
          <w:rFonts w:ascii="Fb Fontext" w:hAnsi="Fb Fontext" w:hint="cs"/>
          <w:rtl/>
        </w:rPr>
        <w:t>רבי</w:t>
      </w:r>
      <w:r w:rsidRPr="007435EB">
        <w:rPr>
          <w:rFonts w:ascii="Fb Fontext" w:hAnsi="Fb Fontext"/>
          <w:rtl/>
        </w:rPr>
        <w:t xml:space="preserve"> </w:t>
      </w:r>
      <w:r w:rsidRPr="007435EB">
        <w:rPr>
          <w:rFonts w:ascii="Fb Fontext" w:hAnsi="Fb Fontext" w:hint="cs"/>
          <w:rtl/>
        </w:rPr>
        <w:t>יהודה</w:t>
      </w:r>
      <w:r w:rsidRPr="007435EB">
        <w:rPr>
          <w:rFonts w:ascii="Fb Fontext" w:hAnsi="Fb Fontext"/>
          <w:rtl/>
        </w:rPr>
        <w:t>.</w:t>
      </w:r>
    </w:p>
    <w:p w14:paraId="44E9FFE1" w14:textId="77777777" w:rsidR="00D661D8" w:rsidRPr="00A36701" w:rsidRDefault="00D661D8" w:rsidP="00D661D8">
      <w:pPr>
        <w:pStyle w:val="36"/>
        <w:framePr w:wrap="notBeside"/>
        <w:rPr>
          <w:rtl/>
        </w:rPr>
      </w:pPr>
      <w:r w:rsidRPr="00A36701">
        <w:rPr>
          <w:rFonts w:hint="cs"/>
          <w:rtl/>
        </w:rPr>
        <w:t>דתניא</w:t>
      </w:r>
      <w:r w:rsidRPr="00A36701">
        <w:rPr>
          <w:rtl/>
        </w:rPr>
        <w:t xml:space="preserve">: </w:t>
      </w:r>
    </w:p>
    <w:p w14:paraId="600A35ED" w14:textId="77777777" w:rsidR="00D661D8" w:rsidRPr="007435EB" w:rsidRDefault="00D661D8" w:rsidP="00D661D8">
      <w:pPr>
        <w:rPr>
          <w:rFonts w:cs="Guttman Vilna"/>
          <w:b/>
          <w:bCs/>
          <w:rtl/>
        </w:rPr>
      </w:pPr>
      <w:r w:rsidRPr="007435EB">
        <w:rPr>
          <w:rFonts w:hint="cs"/>
          <w:rtl/>
        </w:rPr>
        <w:t>חברים</w:t>
      </w:r>
      <w:r w:rsidRPr="007435EB">
        <w:rPr>
          <w:rtl/>
        </w:rPr>
        <w:t xml:space="preserve"> </w:t>
      </w:r>
      <w:r w:rsidRPr="007435EB">
        <w:rPr>
          <w:rFonts w:hint="cs"/>
          <w:rtl/>
        </w:rPr>
        <w:t>שהיו</w:t>
      </w:r>
      <w:r w:rsidRPr="007435EB">
        <w:rPr>
          <w:rtl/>
        </w:rPr>
        <w:t xml:space="preserve"> </w:t>
      </w:r>
      <w:r w:rsidRPr="007435EB">
        <w:rPr>
          <w:rFonts w:hint="cs"/>
          <w:rtl/>
        </w:rPr>
        <w:t>מסובין</w:t>
      </w:r>
      <w:r w:rsidRPr="007435EB">
        <w:rPr>
          <w:rtl/>
        </w:rPr>
        <w:t xml:space="preserve">, </w:t>
      </w:r>
      <w:r w:rsidRPr="007435EB">
        <w:rPr>
          <w:rFonts w:hint="cs"/>
          <w:rtl/>
        </w:rPr>
        <w:t>ועקרו</w:t>
      </w:r>
      <w:r w:rsidRPr="007435EB">
        <w:rPr>
          <w:rtl/>
        </w:rPr>
        <w:t xml:space="preserve"> </w:t>
      </w:r>
      <w:r w:rsidRPr="007435EB">
        <w:rPr>
          <w:rFonts w:hint="cs"/>
          <w:rtl/>
        </w:rPr>
        <w:t>רגליהם</w:t>
      </w:r>
      <w:r w:rsidRPr="007435EB">
        <w:rPr>
          <w:rtl/>
        </w:rPr>
        <w:t xml:space="preserve"> </w:t>
      </w:r>
      <w:r w:rsidRPr="007435EB">
        <w:rPr>
          <w:rFonts w:hint="cs"/>
          <w:rtl/>
        </w:rPr>
        <w:t>לילך</w:t>
      </w:r>
      <w:r w:rsidRPr="007435EB">
        <w:rPr>
          <w:rtl/>
        </w:rPr>
        <w:t xml:space="preserve"> </w:t>
      </w:r>
      <w:r>
        <w:rPr>
          <w:rFonts w:hint="cs"/>
          <w:rtl/>
        </w:rPr>
        <w:t>לביהמ''ד או ביהכנ"ס</w:t>
      </w:r>
      <w:r w:rsidRPr="007435EB">
        <w:rPr>
          <w:rtl/>
        </w:rPr>
        <w:t>.</w:t>
      </w:r>
    </w:p>
    <w:p w14:paraId="02C3A11D" w14:textId="77777777" w:rsidR="00D661D8" w:rsidRPr="007435EB" w:rsidRDefault="00D661D8" w:rsidP="00D661D8">
      <w:pPr>
        <w:spacing w:after="60"/>
        <w:rPr>
          <w:rFonts w:cs="Guttman Vilna"/>
          <w:b/>
          <w:bCs/>
          <w:rtl/>
        </w:rPr>
      </w:pPr>
      <w:r w:rsidRPr="007435EB">
        <w:rPr>
          <w:rFonts w:hint="cs"/>
          <w:rtl/>
        </w:rPr>
        <w:t>כשהן</w:t>
      </w:r>
      <w:r w:rsidRPr="007435EB">
        <w:rPr>
          <w:rtl/>
        </w:rPr>
        <w:t xml:space="preserve"> </w:t>
      </w:r>
      <w:r w:rsidRPr="007435EB">
        <w:rPr>
          <w:rFonts w:hint="cs"/>
          <w:rtl/>
        </w:rPr>
        <w:t>יוצאין</w:t>
      </w:r>
      <w:r w:rsidRPr="007435EB">
        <w:rPr>
          <w:rtl/>
        </w:rPr>
        <w:t xml:space="preserve"> </w:t>
      </w:r>
      <w:r w:rsidRPr="007435EB">
        <w:rPr>
          <w:rFonts w:hint="cs"/>
          <w:rtl/>
        </w:rPr>
        <w:t>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למפרע</w:t>
      </w:r>
      <w:r w:rsidRPr="007435EB">
        <w:rPr>
          <w:rtl/>
        </w:rPr>
        <w:t xml:space="preserve">, </w:t>
      </w:r>
      <w:r w:rsidRPr="007435EB">
        <w:rPr>
          <w:rFonts w:hint="cs"/>
          <w:rtl/>
        </w:rPr>
        <w:t>וכשהן</w:t>
      </w:r>
      <w:r w:rsidRPr="007435EB">
        <w:rPr>
          <w:rtl/>
        </w:rPr>
        <w:t xml:space="preserve"> </w:t>
      </w:r>
      <w:r w:rsidRPr="007435EB">
        <w:rPr>
          <w:rFonts w:hint="cs"/>
          <w:rtl/>
        </w:rPr>
        <w:t>חוזרין</w:t>
      </w:r>
      <w:r w:rsidRPr="007435EB">
        <w:rPr>
          <w:rtl/>
        </w:rPr>
        <w:t xml:space="preserve"> </w:t>
      </w:r>
      <w:r w:rsidRPr="007435EB">
        <w:rPr>
          <w:rFonts w:hint="cs"/>
          <w:rtl/>
        </w:rPr>
        <w:t>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לכתחלה</w:t>
      </w:r>
      <w:r w:rsidRPr="007435EB">
        <w:rPr>
          <w:rtl/>
        </w:rPr>
        <w:t>.</w:t>
      </w:r>
    </w:p>
    <w:p w14:paraId="26088B1C" w14:textId="77777777" w:rsidR="00D661D8" w:rsidRPr="00A36701" w:rsidRDefault="00D661D8" w:rsidP="00D661D8">
      <w:pPr>
        <w:pStyle w:val="36"/>
        <w:framePr w:wrap="notBeside"/>
        <w:rPr>
          <w:rtl/>
        </w:rPr>
      </w:pPr>
      <w:r w:rsidRPr="00A36701">
        <w:rPr>
          <w:rtl/>
        </w:rPr>
        <w:t>ר"</w:t>
      </w:r>
      <w:r w:rsidRPr="00A36701">
        <w:rPr>
          <w:rFonts w:hint="cs"/>
          <w:rtl/>
        </w:rPr>
        <w:t>י</w:t>
      </w:r>
      <w:r w:rsidRPr="00A36701">
        <w:rPr>
          <w:rtl/>
        </w:rPr>
        <w:t>:</w:t>
      </w:r>
    </w:p>
    <w:p w14:paraId="30CD8625" w14:textId="77777777" w:rsidR="00D661D8" w:rsidRPr="007435EB" w:rsidRDefault="00D661D8" w:rsidP="00D661D8">
      <w:pPr>
        <w:spacing w:before="4"/>
        <w:rPr>
          <w:rFonts w:cs="Guttman Vilna"/>
          <w:b/>
          <w:bCs/>
          <w:rtl/>
        </w:rPr>
      </w:pPr>
      <w:r>
        <w:rPr>
          <w:rFonts w:hint="cs"/>
          <w:rtl/>
        </w:rPr>
        <w:t xml:space="preserve">דוקא </w:t>
      </w:r>
      <w:r w:rsidRPr="007435EB">
        <w:rPr>
          <w:rFonts w:hint="cs"/>
          <w:rtl/>
        </w:rPr>
        <w:t>בזמן</w:t>
      </w:r>
      <w:r w:rsidRPr="007435EB">
        <w:rPr>
          <w:rtl/>
        </w:rPr>
        <w:t xml:space="preserve"> </w:t>
      </w:r>
      <w:r w:rsidRPr="007435EB">
        <w:rPr>
          <w:rFonts w:hint="cs"/>
          <w:rtl/>
        </w:rPr>
        <w:t>שהניחו</w:t>
      </w:r>
      <w:r w:rsidRPr="007435EB">
        <w:rPr>
          <w:rtl/>
        </w:rPr>
        <w:t xml:space="preserve"> </w:t>
      </w:r>
      <w:r w:rsidRPr="007435EB">
        <w:rPr>
          <w:rFonts w:hint="cs"/>
          <w:rtl/>
        </w:rPr>
        <w:t>שם</w:t>
      </w:r>
      <w:r w:rsidRPr="007435EB">
        <w:rPr>
          <w:rtl/>
        </w:rPr>
        <w:t xml:space="preserve"> </w:t>
      </w:r>
      <w:r w:rsidRPr="007435EB">
        <w:rPr>
          <w:rFonts w:hint="cs"/>
          <w:rtl/>
        </w:rPr>
        <w:t>מקצת</w:t>
      </w:r>
      <w:r w:rsidRPr="007435EB">
        <w:rPr>
          <w:rtl/>
        </w:rPr>
        <w:t xml:space="preserve"> </w:t>
      </w:r>
      <w:r w:rsidRPr="007435EB">
        <w:rPr>
          <w:rFonts w:hint="cs"/>
          <w:rtl/>
        </w:rPr>
        <w:t>חברים</w:t>
      </w:r>
      <w:r w:rsidRPr="007435EB">
        <w:rPr>
          <w:rtl/>
        </w:rPr>
        <w:t xml:space="preserve">, </w:t>
      </w:r>
      <w:r w:rsidRPr="007435EB">
        <w:rPr>
          <w:rFonts w:hint="cs"/>
          <w:rtl/>
        </w:rPr>
        <w:t>אבל</w:t>
      </w:r>
      <w:r w:rsidRPr="007435EB">
        <w:rPr>
          <w:rtl/>
        </w:rPr>
        <w:t xml:space="preserve"> </w:t>
      </w:r>
      <w:r w:rsidRPr="007435EB">
        <w:rPr>
          <w:rFonts w:hint="cs"/>
          <w:rtl/>
        </w:rPr>
        <w:t>לא</w:t>
      </w:r>
      <w:r w:rsidRPr="007435EB">
        <w:rPr>
          <w:rtl/>
        </w:rPr>
        <w:t xml:space="preserve"> </w:t>
      </w:r>
      <w:r w:rsidRPr="007435EB">
        <w:rPr>
          <w:rFonts w:hint="cs"/>
          <w:rtl/>
        </w:rPr>
        <w:t>הניחו</w:t>
      </w:r>
      <w:r w:rsidRPr="007435EB">
        <w:rPr>
          <w:rtl/>
        </w:rPr>
        <w:t xml:space="preserve"> </w:t>
      </w:r>
      <w:r w:rsidRPr="007435EB">
        <w:rPr>
          <w:rFonts w:hint="cs"/>
          <w:rtl/>
        </w:rPr>
        <w:t>שם</w:t>
      </w:r>
      <w:r w:rsidRPr="007435EB">
        <w:rPr>
          <w:rtl/>
        </w:rPr>
        <w:t xml:space="preserve"> </w:t>
      </w:r>
      <w:r w:rsidRPr="007435EB">
        <w:rPr>
          <w:rFonts w:hint="cs"/>
          <w:rtl/>
        </w:rPr>
        <w:t>מקצת</w:t>
      </w:r>
      <w:r w:rsidRPr="007435EB">
        <w:rPr>
          <w:rtl/>
        </w:rPr>
        <w:t xml:space="preserve"> </w:t>
      </w:r>
      <w:r w:rsidRPr="007435EB">
        <w:rPr>
          <w:rFonts w:hint="cs"/>
          <w:rtl/>
        </w:rPr>
        <w:t>חברים</w:t>
      </w:r>
      <w:r w:rsidRPr="007435EB">
        <w:rPr>
          <w:rtl/>
        </w:rPr>
        <w:t>.</w:t>
      </w:r>
      <w:r>
        <w:rPr>
          <w:rFonts w:hint="cs"/>
          <w:rtl/>
        </w:rPr>
        <w:t xml:space="preserve"> </w:t>
      </w:r>
      <w:r w:rsidRPr="007435EB">
        <w:rPr>
          <w:rFonts w:hint="cs"/>
          <w:rtl/>
        </w:rPr>
        <w:t>כשהן</w:t>
      </w:r>
      <w:r w:rsidRPr="007435EB">
        <w:rPr>
          <w:rtl/>
        </w:rPr>
        <w:t xml:space="preserve"> </w:t>
      </w:r>
      <w:r w:rsidRPr="007435EB">
        <w:rPr>
          <w:rFonts w:hint="cs"/>
          <w:rtl/>
        </w:rPr>
        <w:t>יוצאין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למפרע</w:t>
      </w:r>
      <w:r w:rsidRPr="007435EB">
        <w:rPr>
          <w:rtl/>
        </w:rPr>
        <w:t xml:space="preserve">, </w:t>
      </w:r>
      <w:r w:rsidRPr="007435EB">
        <w:rPr>
          <w:rFonts w:hint="cs"/>
          <w:rtl/>
        </w:rPr>
        <w:t>וכשהן</w:t>
      </w:r>
      <w:r w:rsidRPr="007435EB">
        <w:rPr>
          <w:rtl/>
        </w:rPr>
        <w:t xml:space="preserve"> </w:t>
      </w:r>
      <w:r w:rsidRPr="007435EB">
        <w:rPr>
          <w:rFonts w:hint="cs"/>
          <w:rtl/>
        </w:rPr>
        <w:t>חוזרין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לכתחלה</w:t>
      </w:r>
      <w:r w:rsidRPr="007435EB">
        <w:rPr>
          <w:rtl/>
        </w:rPr>
        <w:t>.</w:t>
      </w:r>
    </w:p>
    <w:p w14:paraId="57A0032B" w14:textId="77777777" w:rsidR="00D661D8" w:rsidRPr="007435EB" w:rsidRDefault="00D661D8" w:rsidP="00D661D8">
      <w:pPr>
        <w:rPr>
          <w:rtl/>
        </w:rPr>
      </w:pPr>
      <w:r w:rsidRPr="007435EB">
        <w:rPr>
          <w:rFonts w:hint="cs"/>
          <w:rtl/>
        </w:rPr>
        <w:t xml:space="preserve">ומשמע דוקא דברים הטעונין ברכה לאחריהן </w:t>
      </w:r>
      <w:r w:rsidRPr="005C3FF1">
        <w:rPr>
          <w:rStyle w:val="afffa"/>
          <w:rFonts w:hint="cs"/>
          <w:rtl/>
        </w:rPr>
        <w:t>במקומן</w:t>
      </w:r>
      <w:r w:rsidRPr="007435EB">
        <w:rPr>
          <w:rFonts w:hint="cs"/>
          <w:rtl/>
        </w:rPr>
        <w:t xml:space="preserve"> דכשהן יוצאין או נכנסין אין טעונין ברכה</w:t>
      </w:r>
    </w:p>
    <w:p w14:paraId="30A67EA2" w14:textId="77777777" w:rsidR="00D661D8" w:rsidRPr="007435EB" w:rsidRDefault="00D661D8" w:rsidP="00D661D8">
      <w:pPr>
        <w:rPr>
          <w:rtl/>
        </w:rPr>
      </w:pPr>
      <w:r w:rsidRPr="007435EB">
        <w:rPr>
          <w:rFonts w:hint="cs"/>
          <w:rtl/>
        </w:rPr>
        <w:t>אבל</w:t>
      </w:r>
      <w:r w:rsidRPr="007435EB">
        <w:rPr>
          <w:rtl/>
        </w:rPr>
        <w:t xml:space="preserve"> </w:t>
      </w:r>
      <w:r w:rsidRPr="007435EB">
        <w:rPr>
          <w:rFonts w:hint="cs"/>
          <w:rtl/>
        </w:rPr>
        <w:t>דברים</w:t>
      </w:r>
      <w:r w:rsidRPr="007435EB">
        <w:rPr>
          <w:rtl/>
        </w:rPr>
        <w:t xml:space="preserve"> </w:t>
      </w:r>
      <w:r w:rsidRPr="007435EB">
        <w:rPr>
          <w:rFonts w:hint="cs"/>
          <w:rtl/>
        </w:rPr>
        <w:t>שאין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לאחריהן</w:t>
      </w:r>
      <w:r w:rsidRPr="007435EB">
        <w:rPr>
          <w:rtl/>
        </w:rPr>
        <w:t xml:space="preserve"> </w:t>
      </w:r>
      <w:r w:rsidRPr="007435EB">
        <w:rPr>
          <w:rFonts w:hint="cs"/>
          <w:rtl/>
        </w:rPr>
        <w:t>ב</w:t>
      </w:r>
      <w:r w:rsidRPr="005C3FF1">
        <w:rPr>
          <w:rStyle w:val="afffa"/>
          <w:rFonts w:hint="cs"/>
          <w:rtl/>
        </w:rPr>
        <w:t>מקומן</w:t>
      </w:r>
      <w:r w:rsidRPr="007435EB">
        <w:rPr>
          <w:rtl/>
        </w:rPr>
        <w:t>.</w:t>
      </w:r>
    </w:p>
    <w:p w14:paraId="7E54E9E9" w14:textId="77777777" w:rsidR="00D661D8" w:rsidRPr="00160820" w:rsidRDefault="00D661D8" w:rsidP="00D661D8">
      <w:pPr>
        <w:pStyle w:val="36"/>
        <w:framePr w:wrap="notBeside"/>
        <w:rPr>
          <w:rtl/>
        </w:rPr>
      </w:pPr>
      <w:r w:rsidRPr="00160820">
        <w:rPr>
          <w:rFonts w:hint="cs"/>
          <w:rtl/>
        </w:rPr>
        <w:t>אף</w:t>
      </w:r>
      <w:r w:rsidRPr="00160820">
        <w:rPr>
          <w:rtl/>
        </w:rPr>
        <w:t xml:space="preserve"> </w:t>
      </w:r>
      <w:r w:rsidRPr="00160820">
        <w:rPr>
          <w:rFonts w:hint="cs"/>
          <w:rtl/>
        </w:rPr>
        <w:t>לרבנן</w:t>
      </w:r>
      <w:r w:rsidRPr="00160820">
        <w:rPr>
          <w:rtl/>
        </w:rPr>
        <w:t xml:space="preserve"> </w:t>
      </w:r>
    </w:p>
    <w:p w14:paraId="1A9E806A" w14:textId="77777777" w:rsidR="00D661D8" w:rsidRPr="007435EB" w:rsidRDefault="00D661D8" w:rsidP="00D661D8">
      <w:pPr>
        <w:rPr>
          <w:rtl/>
        </w:rPr>
      </w:pPr>
      <w:r w:rsidRPr="007435EB">
        <w:rPr>
          <w:rFonts w:hint="cs"/>
          <w:rtl/>
        </w:rPr>
        <w:t>כשהן</w:t>
      </w:r>
      <w:r w:rsidRPr="007435EB">
        <w:rPr>
          <w:rtl/>
        </w:rPr>
        <w:t xml:space="preserve"> </w:t>
      </w:r>
      <w:r w:rsidRPr="007435EB">
        <w:rPr>
          <w:rFonts w:hint="cs"/>
          <w:rtl/>
        </w:rPr>
        <w:t>יוצאין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למפרע</w:t>
      </w:r>
      <w:r w:rsidRPr="007435EB">
        <w:rPr>
          <w:rtl/>
        </w:rPr>
        <w:t xml:space="preserve">, </w:t>
      </w:r>
      <w:r w:rsidRPr="007435EB">
        <w:rPr>
          <w:rFonts w:hint="cs"/>
          <w:rtl/>
        </w:rPr>
        <w:t>וכשהן</w:t>
      </w:r>
      <w:r w:rsidRPr="007435EB">
        <w:rPr>
          <w:rtl/>
        </w:rPr>
        <w:t xml:space="preserve"> </w:t>
      </w:r>
      <w:r w:rsidRPr="007435EB">
        <w:rPr>
          <w:rFonts w:hint="cs"/>
          <w:rtl/>
        </w:rPr>
        <w:t>חוזרין</w:t>
      </w:r>
      <w:r w:rsidRPr="007435EB">
        <w:rPr>
          <w:rtl/>
        </w:rPr>
        <w:t xml:space="preserve"> </w:t>
      </w:r>
      <w:r w:rsidRPr="007435EB">
        <w:rPr>
          <w:rFonts w:hint="cs"/>
          <w:rtl/>
        </w:rPr>
        <w:t>טעונין</w:t>
      </w:r>
      <w:r w:rsidRPr="007435EB">
        <w:rPr>
          <w:rtl/>
        </w:rPr>
        <w:t xml:space="preserve"> </w:t>
      </w:r>
      <w:r w:rsidRPr="007435EB">
        <w:rPr>
          <w:rFonts w:hint="cs"/>
          <w:rtl/>
        </w:rPr>
        <w:t>ברכה</w:t>
      </w:r>
      <w:r w:rsidRPr="007435EB">
        <w:rPr>
          <w:rtl/>
        </w:rPr>
        <w:t xml:space="preserve"> </w:t>
      </w:r>
      <w:r w:rsidRPr="007435EB">
        <w:rPr>
          <w:rFonts w:hint="cs"/>
          <w:rtl/>
        </w:rPr>
        <w:t>לכתחילה</w:t>
      </w:r>
      <w:r w:rsidRPr="007435EB">
        <w:rPr>
          <w:rtl/>
        </w:rPr>
        <w:t>.</w:t>
      </w:r>
    </w:p>
    <w:p w14:paraId="4DB12438" w14:textId="77777777" w:rsidR="00D661D8" w:rsidRPr="00160820" w:rsidRDefault="00D661D8" w:rsidP="00D661D8">
      <w:pPr>
        <w:pStyle w:val="36"/>
        <w:framePr w:wrap="notBeside"/>
        <w:rPr>
          <w:rtl/>
        </w:rPr>
      </w:pPr>
      <w:r w:rsidRPr="00160820">
        <w:rPr>
          <w:rFonts w:hint="cs"/>
          <w:rtl/>
        </w:rPr>
        <w:t xml:space="preserve">ואין להקשות </w:t>
      </w:r>
    </w:p>
    <w:p w14:paraId="1FC75DA6" w14:textId="77777777" w:rsidR="00D661D8" w:rsidRPr="007435EB" w:rsidRDefault="00D661D8" w:rsidP="00D661D8">
      <w:pPr>
        <w:rPr>
          <w:rtl/>
        </w:rPr>
      </w:pPr>
      <w:r w:rsidRPr="007435EB">
        <w:rPr>
          <w:rFonts w:hint="cs"/>
          <w:rtl/>
        </w:rPr>
        <w:t xml:space="preserve">גם מכאן תיובתא </w:t>
      </w:r>
      <w:r w:rsidRPr="00160820">
        <w:rPr>
          <w:rStyle w:val="affffd"/>
          <w:rFonts w:hint="cs"/>
          <w:rtl/>
        </w:rPr>
        <w:t>ארי</w:t>
      </w:r>
      <w:r w:rsidRPr="00160820">
        <w:rPr>
          <w:rStyle w:val="affffd"/>
          <w:rtl/>
        </w:rPr>
        <w:t>"</w:t>
      </w:r>
      <w:r w:rsidRPr="00160820">
        <w:rPr>
          <w:rStyle w:val="affffd"/>
          <w:rFonts w:hint="cs"/>
          <w:rtl/>
        </w:rPr>
        <w:t>ו</w:t>
      </w:r>
      <w:r w:rsidRPr="007435EB">
        <w:rPr>
          <w:rFonts w:hint="cs"/>
          <w:rtl/>
        </w:rPr>
        <w:t xml:space="preserve"> דבאמת א</w:t>
      </w:r>
      <w:r w:rsidRPr="007435EB">
        <w:rPr>
          <w:rtl/>
        </w:rPr>
        <w:t>"</w:t>
      </w:r>
      <w:r w:rsidRPr="007435EB">
        <w:rPr>
          <w:rFonts w:hint="cs"/>
          <w:rtl/>
        </w:rPr>
        <w:t xml:space="preserve">צ לברך </w:t>
      </w:r>
      <w:r w:rsidRPr="00F54323">
        <w:rPr>
          <w:rStyle w:val="affffd"/>
          <w:rFonts w:hint="cs"/>
          <w:rtl/>
        </w:rPr>
        <w:t>אלא כאן תני</w:t>
      </w:r>
      <w:r>
        <w:rPr>
          <w:rFonts w:hint="cs"/>
          <w:rtl/>
        </w:rPr>
        <w:t xml:space="preserve"> עקרו להודיעך כוחו </w:t>
      </w:r>
      <w:r>
        <w:rPr>
          <w:rStyle w:val="affffd"/>
          <w:rFonts w:hint="cs"/>
          <w:rtl/>
          <w:rPrChange w:id="11383" w:author="מנוע אמוראים" w:date="2026-10-05T16:42:03Z">
            <w:rPr>
              <w:rFonts w:hint="cs"/>
              <w:rtl/>
            </w:rPr>
          </w:rPrChange>
        </w:rPr>
        <w:t xml:space="preserve">דר</w:t>
      </w:r>
      <w:r>
        <w:rPr>
          <w:rStyle w:val="affffd"/>
          <w:rtl/>
          <w:rPrChange w:id="11384" w:author="מנוע אמוראים" w:date="2026-10-05T16:42:03Z">
            <w:rPr>
              <w:rtl/>
            </w:rPr>
          </w:rPrChange>
        </w:rPr>
        <w:t xml:space="preserve">"</w:t>
      </w:r>
      <w:r>
        <w:rPr>
          <w:rStyle w:val="affffd"/>
          <w:rFonts w:hint="cs"/>
          <w:rtl/>
          <w:rPrChange w:id="11385" w:author="מנוע אמוראים" w:date="2026-10-05T16:42:03Z">
            <w:rPr>
              <w:rFonts w:hint="cs"/>
              <w:rtl/>
            </w:rPr>
          </w:rPrChange>
        </w:rPr>
        <w:t xml:space="preserve">י</w:t>
      </w:r>
      <w:r>
        <w:rPr>
          <w:rFonts w:hint="cs"/>
          <w:rtl/>
        </w:rPr>
        <w:t xml:space="preserve"> ד</w:t>
      </w:r>
      <w:r>
        <w:rPr>
          <w:rFonts w:hint="cs"/>
          <w:rtl/>
        </w:rPr>
        <w:t>אף</w:t>
      </w:r>
      <w:r w:rsidRPr="007435EB">
        <w:rPr>
          <w:rFonts w:hint="cs"/>
          <w:rtl/>
        </w:rPr>
        <w:t xml:space="preserve"> דברים שטעונין ברכה לאחריהן במקומן, דווקא בהניחו מקצת חברים אבל אי לא הניחו כשהן יוצאין או חוזרין טעונין ברכה לכתחילה.</w:t>
      </w:r>
    </w:p>
    <w:p w14:paraId="3E6072F6" w14:textId="77777777" w:rsidR="00D661D8" w:rsidRPr="00160820" w:rsidRDefault="00D661D8" w:rsidP="00D661D8">
      <w:pPr>
        <w:pStyle w:val="36"/>
        <w:framePr w:wrap="notBeside"/>
        <w:rPr>
          <w:rtl/>
        </w:rPr>
      </w:pPr>
      <w:r w:rsidRPr="00160820">
        <w:rPr>
          <w:rFonts w:hint="cs"/>
          <w:rtl/>
        </w:rPr>
        <w:t>ת</w:t>
      </w:r>
      <w:r w:rsidRPr="00160820">
        <w:rPr>
          <w:rtl/>
        </w:rPr>
        <w:t>"</w:t>
      </w:r>
      <w:r w:rsidRPr="00160820">
        <w:rPr>
          <w:rFonts w:hint="cs"/>
          <w:rtl/>
        </w:rPr>
        <w:t>כ דר</w:t>
      </w:r>
      <w:r w:rsidRPr="00160820">
        <w:rPr>
          <w:rtl/>
        </w:rPr>
        <w:t>"</w:t>
      </w:r>
      <w:r w:rsidRPr="00160820">
        <w:rPr>
          <w:rFonts w:hint="cs"/>
          <w:rtl/>
        </w:rPr>
        <w:t>ח</w:t>
      </w:r>
      <w:r w:rsidRPr="00160820">
        <w:rPr>
          <w:rtl/>
        </w:rPr>
        <w:t>:</w:t>
      </w:r>
    </w:p>
    <w:p w14:paraId="1527100D" w14:textId="77777777" w:rsidR="00D661D8" w:rsidRPr="007435EB" w:rsidRDefault="00D661D8" w:rsidP="00D661D8">
      <w:pPr>
        <w:rPr>
          <w:rtl/>
        </w:rPr>
      </w:pPr>
      <w:r w:rsidRPr="007435EB">
        <w:rPr>
          <w:rFonts w:ascii="Fb Fontext" w:hAnsi="Fb Fontext" w:hint="cs"/>
          <w:rtl/>
        </w:rPr>
        <w:t>חברים</w:t>
      </w:r>
      <w:r w:rsidRPr="007435EB">
        <w:rPr>
          <w:rFonts w:ascii="Fb Fontext" w:hAnsi="Fb Fontext"/>
          <w:rtl/>
        </w:rPr>
        <w:t xml:space="preserve"> </w:t>
      </w:r>
      <w:r w:rsidRPr="007435EB">
        <w:rPr>
          <w:rFonts w:ascii="Fb Fontext" w:hAnsi="Fb Fontext" w:hint="cs"/>
          <w:rtl/>
        </w:rPr>
        <w:t>שהיו</w:t>
      </w:r>
      <w:r w:rsidRPr="007435EB">
        <w:rPr>
          <w:rFonts w:ascii="Fb Fontext" w:hAnsi="Fb Fontext"/>
          <w:rtl/>
        </w:rPr>
        <w:t xml:space="preserve"> </w:t>
      </w:r>
      <w:r w:rsidRPr="007435EB">
        <w:rPr>
          <w:rFonts w:ascii="Fb Fontext" w:hAnsi="Fb Fontext" w:hint="cs"/>
          <w:rtl/>
        </w:rPr>
        <w:t>מסובין</w:t>
      </w:r>
      <w:r w:rsidRPr="007435EB">
        <w:rPr>
          <w:rFonts w:ascii="Fb Fontext" w:hAnsi="Fb Fontext"/>
          <w:rtl/>
        </w:rPr>
        <w:t xml:space="preserve"> </w:t>
      </w:r>
      <w:r w:rsidRPr="007435EB">
        <w:rPr>
          <w:rFonts w:ascii="Fb Fontext" w:hAnsi="Fb Fontext" w:hint="cs"/>
          <w:rtl/>
        </w:rPr>
        <w:t>לשתות</w:t>
      </w:r>
      <w:r w:rsidRPr="007435EB">
        <w:rPr>
          <w:rFonts w:ascii="Fb Fontext" w:hAnsi="Fb Fontext"/>
          <w:rtl/>
        </w:rPr>
        <w:t xml:space="preserve"> </w:t>
      </w:r>
      <w:r w:rsidRPr="007435EB">
        <w:rPr>
          <w:rFonts w:ascii="Fb Fontext" w:hAnsi="Fb Fontext" w:hint="cs"/>
          <w:rtl/>
        </w:rPr>
        <w:t>יין</w:t>
      </w:r>
      <w:r w:rsidRPr="007435EB">
        <w:rPr>
          <w:rFonts w:ascii="Fb Fontext" w:hAnsi="Fb Fontext"/>
          <w:rtl/>
        </w:rPr>
        <w:t xml:space="preserve"> </w:t>
      </w:r>
      <w:r w:rsidRPr="005C3FF1">
        <w:rPr>
          <w:rStyle w:val="afffa"/>
          <w:rFonts w:hint="cs"/>
          <w:rtl/>
        </w:rPr>
        <w:t>ועקרו</w:t>
      </w:r>
      <w:r w:rsidRPr="005C3FF1">
        <w:rPr>
          <w:rStyle w:val="afffa"/>
          <w:rtl/>
        </w:rPr>
        <w:t xml:space="preserve"> </w:t>
      </w:r>
      <w:r w:rsidRPr="005C3FF1">
        <w:rPr>
          <w:rStyle w:val="afffa"/>
          <w:rFonts w:hint="cs"/>
          <w:rtl/>
        </w:rPr>
        <w:t>רגליהן</w:t>
      </w:r>
      <w:r w:rsidRPr="007435EB">
        <w:rPr>
          <w:rFonts w:ascii="Fb Fontext" w:hAnsi="Fb Fontext"/>
          <w:rtl/>
        </w:rPr>
        <w:t xml:space="preserve"> </w:t>
      </w:r>
      <w:r w:rsidRPr="007435EB">
        <w:rPr>
          <w:rFonts w:ascii="Fb Fontext" w:hAnsi="Fb Fontext" w:hint="cs"/>
          <w:rtl/>
        </w:rPr>
        <w:t>וחזרו</w:t>
      </w:r>
      <w:r w:rsidRPr="007435EB">
        <w:rPr>
          <w:rFonts w:ascii="Fb Fontext" w:hAnsi="Fb Fontext"/>
          <w:rtl/>
        </w:rPr>
        <w:t xml:space="preserve"> </w:t>
      </w:r>
      <w:r>
        <w:rPr>
          <w:rFonts w:ascii="Fb Fontext" w:hAnsi="Fb Fontext" w:hint="cs"/>
          <w:rtl/>
        </w:rPr>
        <w:t xml:space="preserve">א''צ </w:t>
      </w:r>
      <w:r w:rsidRPr="007435EB">
        <w:rPr>
          <w:rFonts w:ascii="Fb Fontext" w:hAnsi="Fb Fontext" w:hint="cs"/>
          <w:rtl/>
        </w:rPr>
        <w:t>לברך</w:t>
      </w:r>
      <w:r w:rsidRPr="007435EB">
        <w:rPr>
          <w:rFonts w:ascii="Fb Fontext" w:hAnsi="Fb Fontext"/>
          <w:rtl/>
        </w:rPr>
        <w:t>.</w:t>
      </w:r>
    </w:p>
    <w:p w14:paraId="169F7D8B" w14:textId="77777777" w:rsidR="00D661D8" w:rsidRPr="007435EB" w:rsidRDefault="00D661D8" w:rsidP="00D661D8">
      <w:pPr>
        <w:pStyle w:val="affd"/>
        <w:rPr>
          <w:del w:id="90046" w:author="מנוע עיצוב" w:date="2026-10-08T11:01:28Z"/>
          <w:bCs/>
          <w:rtl/>
        </w:rPr>
      </w:pPr>
      <w:del w:id="90045" w:author="מנוע עיצוב" w:date="2026-10-08T11:01:28Z">
        <w:r>
          <w:rPr>
            <w:rFonts w:hint="cs"/>
            <w:rtl/>
          </w:rPr>
          <w:delText xml:space="preserve">***</w:delText>
        </w:r>
      </w:del>
    </w:p>
    <w:p w14:paraId="7FA00786" w14:textId="77777777" w:rsidR="00D661D8" w:rsidRPr="007435EB" w:rsidRDefault="00D661D8" w:rsidP="00D661D8">
      <w:pPr>
        <w:pStyle w:val="afff"/>
        <w:framePr w:wrap="around"/>
        <w:rPr>
          <w:rtl/>
        </w:rPr>
      </w:pPr>
      <w:r w:rsidRPr="007435EB">
        <w:rPr>
          <w:rFonts w:hint="cs"/>
          <w:rtl/>
        </w:rPr>
        <w:t>קב:</w:t>
      </w:r>
    </w:p>
    <w:p w14:paraId="394D8B34" w14:textId="77777777" w:rsidR="00D661D8" w:rsidRPr="005C3FF1" w:rsidRDefault="00D661D8" w:rsidP="00D661D8">
      <w:pPr>
        <w:pStyle w:val="afffff0"/>
        <w:rPr>
          <w:rStyle w:val="afffa"/>
          <w:rtl/>
        </w:rPr>
      </w:pPr>
      <w:r w:rsidRPr="007435EB">
        <w:rPr>
          <w:rFonts w:hint="cs"/>
          <w:rtl/>
        </w:rPr>
        <w:t>בני</w:t>
      </w:r>
      <w:r w:rsidRPr="007435EB">
        <w:rPr>
          <w:rtl/>
        </w:rPr>
        <w:t xml:space="preserve"> </w:t>
      </w:r>
      <w:r w:rsidRPr="007435EB">
        <w:rPr>
          <w:rFonts w:hint="cs"/>
          <w:rtl/>
        </w:rPr>
        <w:t>חבורה</w:t>
      </w:r>
      <w:r w:rsidRPr="007435EB">
        <w:rPr>
          <w:rtl/>
        </w:rPr>
        <w:t xml:space="preserve"> </w:t>
      </w:r>
      <w:r w:rsidRPr="007435EB">
        <w:rPr>
          <w:rFonts w:hint="cs"/>
          <w:rtl/>
        </w:rPr>
        <w:t>שהיו</w:t>
      </w:r>
      <w:r w:rsidRPr="007435EB">
        <w:rPr>
          <w:rtl/>
        </w:rPr>
        <w:t xml:space="preserve"> </w:t>
      </w:r>
      <w:r w:rsidRPr="007435EB">
        <w:rPr>
          <w:rFonts w:hint="cs"/>
          <w:rtl/>
        </w:rPr>
        <w:t>מסובין</w:t>
      </w:r>
      <w:r w:rsidRPr="007435EB">
        <w:rPr>
          <w:rtl/>
        </w:rPr>
        <w:t xml:space="preserve"> </w:t>
      </w:r>
      <w:r w:rsidRPr="007435EB">
        <w:rPr>
          <w:rFonts w:hint="cs"/>
          <w:rtl/>
        </w:rPr>
        <w:t>וקדש</w:t>
      </w:r>
      <w:r w:rsidRPr="007435EB">
        <w:rPr>
          <w:rtl/>
        </w:rPr>
        <w:t xml:space="preserve"> </w:t>
      </w:r>
      <w:r w:rsidRPr="007435EB">
        <w:rPr>
          <w:rFonts w:hint="cs"/>
          <w:rtl/>
        </w:rPr>
        <w:t>עליהן</w:t>
      </w:r>
      <w:r w:rsidRPr="007435EB">
        <w:rPr>
          <w:rtl/>
        </w:rPr>
        <w:t xml:space="preserve"> </w:t>
      </w:r>
      <w:r w:rsidRPr="007435EB">
        <w:rPr>
          <w:rFonts w:hint="cs"/>
          <w:rtl/>
        </w:rPr>
        <w:t>היום:</w:t>
      </w:r>
    </w:p>
    <w:p w14:paraId="6EE2168A" w14:textId="77777777" w:rsidR="00D661D8" w:rsidRPr="00BD18EE" w:rsidRDefault="00D661D8" w:rsidP="00D661D8">
      <w:pPr>
        <w:pStyle w:val="36"/>
        <w:framePr w:wrap="notBeside"/>
        <w:rPr>
          <w:rtl/>
        </w:rPr>
      </w:pPr>
      <w:r w:rsidRPr="00BD18EE">
        <w:rPr>
          <w:rFonts w:hint="cs"/>
          <w:rtl/>
        </w:rPr>
        <w:t xml:space="preserve"> ר</w:t>
      </w:r>
      <w:r w:rsidRPr="00BD18EE">
        <w:rPr>
          <w:rtl/>
        </w:rPr>
        <w:t>"</w:t>
      </w:r>
      <w:r w:rsidRPr="00BD18EE">
        <w:rPr>
          <w:rFonts w:hint="cs"/>
          <w:rtl/>
        </w:rPr>
        <w:t>י</w:t>
      </w:r>
      <w:r w:rsidRPr="00BD18EE">
        <w:rPr>
          <w:rtl/>
        </w:rPr>
        <w:t xml:space="preserve">- </w:t>
      </w:r>
    </w:p>
    <w:p w14:paraId="7287A55D" w14:textId="77777777" w:rsidR="00D661D8" w:rsidRPr="007435EB" w:rsidRDefault="00D661D8" w:rsidP="00D661D8">
      <w:pPr>
        <w:rPr>
          <w:rtl/>
        </w:rPr>
      </w:pPr>
      <w:r w:rsidRPr="007435EB">
        <w:rPr>
          <w:rFonts w:ascii="Fb Fontext" w:hAnsi="Fb Fontext" w:hint="cs"/>
          <w:rtl/>
        </w:rPr>
        <w:t>מביאין</w:t>
      </w:r>
      <w:r w:rsidRPr="007435EB">
        <w:rPr>
          <w:rFonts w:ascii="Fb Fontext" w:hAnsi="Fb Fontext"/>
          <w:rtl/>
        </w:rPr>
        <w:t xml:space="preserve"> </w:t>
      </w:r>
      <w:r w:rsidRPr="007435EB">
        <w:rPr>
          <w:rFonts w:ascii="Fb Fontext" w:hAnsi="Fb Fontext" w:hint="cs"/>
          <w:rtl/>
        </w:rPr>
        <w:t>לו</w:t>
      </w:r>
      <w:r w:rsidRPr="007435EB">
        <w:rPr>
          <w:rFonts w:ascii="Fb Fontext" w:hAnsi="Fb Fontext"/>
          <w:rtl/>
        </w:rPr>
        <w:t xml:space="preserve"> </w:t>
      </w:r>
      <w:r w:rsidRPr="007435EB">
        <w:rPr>
          <w:rFonts w:ascii="Fb Fontext" w:hAnsi="Fb Fontext" w:hint="cs"/>
          <w:rtl/>
        </w:rPr>
        <w:t>מיד כוס</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יין</w:t>
      </w:r>
      <w:r w:rsidRPr="007435EB">
        <w:rPr>
          <w:rFonts w:ascii="Fb Fontext" w:hAnsi="Fb Fontext"/>
          <w:rtl/>
        </w:rPr>
        <w:t xml:space="preserve">, </w:t>
      </w:r>
      <w:r w:rsidRPr="007435EB">
        <w:rPr>
          <w:rFonts w:ascii="Fb Fontext" w:hAnsi="Fb Fontext" w:hint="cs"/>
          <w:rtl/>
        </w:rPr>
        <w:t>ואומר</w:t>
      </w:r>
      <w:r w:rsidRPr="007435EB">
        <w:rPr>
          <w:rFonts w:ascii="Fb Fontext" w:hAnsi="Fb Fontext"/>
          <w:rtl/>
        </w:rPr>
        <w:t xml:space="preserve"> </w:t>
      </w:r>
      <w:r w:rsidRPr="007435EB">
        <w:rPr>
          <w:rFonts w:ascii="Fb Fontext" w:hAnsi="Fb Fontext" w:hint="cs"/>
          <w:rtl/>
        </w:rPr>
        <w:t>עליו</w:t>
      </w:r>
      <w:r w:rsidRPr="007435EB">
        <w:rPr>
          <w:rFonts w:ascii="Fb Fontext" w:hAnsi="Fb Fontext"/>
          <w:rtl/>
        </w:rPr>
        <w:t xml:space="preserve"> </w:t>
      </w:r>
      <w:r w:rsidRPr="007435EB">
        <w:rPr>
          <w:rFonts w:ascii="Fb Fontext" w:hAnsi="Fb Fontext" w:hint="cs"/>
          <w:rtl/>
        </w:rPr>
        <w:t>קדושת</w:t>
      </w:r>
      <w:r w:rsidRPr="007435EB">
        <w:rPr>
          <w:rFonts w:ascii="Fb Fontext" w:hAnsi="Fb Fontext"/>
          <w:rtl/>
        </w:rPr>
        <w:t xml:space="preserve"> </w:t>
      </w:r>
      <w:r w:rsidRPr="007435EB">
        <w:rPr>
          <w:rFonts w:ascii="Fb Fontext" w:hAnsi="Fb Fontext" w:hint="cs"/>
          <w:rtl/>
        </w:rPr>
        <w:t>היום</w:t>
      </w:r>
      <w:r w:rsidRPr="007435EB">
        <w:rPr>
          <w:rFonts w:ascii="Fb Fontext" w:hAnsi="Fb Fontext"/>
          <w:rtl/>
        </w:rPr>
        <w:t>.</w:t>
      </w:r>
    </w:p>
    <w:p w14:paraId="58DFDD17" w14:textId="77777777" w:rsidR="00D661D8" w:rsidRPr="007435EB" w:rsidRDefault="00D661D8" w:rsidP="00D661D8">
      <w:pPr>
        <w:rPr>
          <w:rtl/>
        </w:rPr>
      </w:pPr>
      <w:r w:rsidRPr="005C3FF1">
        <w:rPr>
          <w:rStyle w:val="afffa"/>
          <w:rtl/>
        </w:rPr>
        <w:tab/>
      </w:r>
      <w:r w:rsidRPr="005C3FF1">
        <w:rPr>
          <w:rStyle w:val="afffa"/>
          <w:rFonts w:hint="cs"/>
          <w:rtl/>
        </w:rPr>
        <w:t>ושני</w:t>
      </w:r>
      <w:r w:rsidRPr="007435EB">
        <w:rPr>
          <w:rtl/>
        </w:rPr>
        <w:t xml:space="preserve"> </w:t>
      </w:r>
      <w:r w:rsidRPr="007435EB">
        <w:rPr>
          <w:rFonts w:hint="cs"/>
          <w:rtl/>
        </w:rPr>
        <w:t>אומר</w:t>
      </w:r>
      <w:r w:rsidRPr="007435EB">
        <w:rPr>
          <w:rtl/>
        </w:rPr>
        <w:t xml:space="preserve"> </w:t>
      </w:r>
      <w:r w:rsidRPr="007435EB">
        <w:rPr>
          <w:rFonts w:hint="cs"/>
          <w:rtl/>
        </w:rPr>
        <w:t>עליו</w:t>
      </w:r>
      <w:r w:rsidRPr="007435EB">
        <w:rPr>
          <w:rtl/>
        </w:rPr>
        <w:t xml:space="preserve"> </w:t>
      </w:r>
      <w:r w:rsidRPr="007435EB">
        <w:rPr>
          <w:rFonts w:hint="cs"/>
          <w:rtl/>
        </w:rPr>
        <w:t>ברכת</w:t>
      </w:r>
      <w:r w:rsidRPr="007435EB">
        <w:rPr>
          <w:rtl/>
        </w:rPr>
        <w:t xml:space="preserve"> </w:t>
      </w:r>
      <w:r w:rsidRPr="007435EB">
        <w:rPr>
          <w:rFonts w:hint="cs"/>
          <w:rtl/>
        </w:rPr>
        <w:t>המזון</w:t>
      </w:r>
      <w:r w:rsidRPr="007435EB">
        <w:rPr>
          <w:rtl/>
        </w:rPr>
        <w:t>.</w:t>
      </w:r>
    </w:p>
    <w:p w14:paraId="1F31A262" w14:textId="77777777" w:rsidR="00D661D8" w:rsidRPr="00BD18EE" w:rsidRDefault="00D661D8" w:rsidP="00D661D8">
      <w:pPr>
        <w:pStyle w:val="36"/>
        <w:framePr w:wrap="notBeside"/>
        <w:rPr>
          <w:rtl/>
        </w:rPr>
      </w:pPr>
      <w:r w:rsidRPr="00BD18EE">
        <w:rPr>
          <w:rFonts w:hint="cs"/>
          <w:rtl/>
        </w:rPr>
        <w:t>רבי</w:t>
      </w:r>
      <w:r w:rsidRPr="00BD18EE">
        <w:rPr>
          <w:rtl/>
        </w:rPr>
        <w:t xml:space="preserve"> </w:t>
      </w:r>
      <w:r w:rsidRPr="00BD18EE">
        <w:rPr>
          <w:rFonts w:hint="cs"/>
          <w:rtl/>
        </w:rPr>
        <w:t>יוסי:</w:t>
      </w:r>
      <w:r w:rsidRPr="00BD18EE">
        <w:rPr>
          <w:rtl/>
        </w:rPr>
        <w:t xml:space="preserve"> </w:t>
      </w:r>
    </w:p>
    <w:p w14:paraId="4E2F5A13" w14:textId="77777777" w:rsidR="00D661D8" w:rsidRPr="007435EB" w:rsidRDefault="00D661D8" w:rsidP="00D661D8">
      <w:pPr>
        <w:rPr>
          <w:rtl/>
        </w:rPr>
      </w:pPr>
      <w:r w:rsidRPr="007435EB">
        <w:rPr>
          <w:rFonts w:hint="cs"/>
          <w:rtl/>
        </w:rPr>
        <w:t>אוכל</w:t>
      </w:r>
      <w:r w:rsidRPr="007435EB">
        <w:rPr>
          <w:rtl/>
        </w:rPr>
        <w:t xml:space="preserve"> </w:t>
      </w:r>
      <w:r w:rsidRPr="007435EB">
        <w:rPr>
          <w:rFonts w:hint="cs"/>
          <w:rtl/>
        </w:rPr>
        <w:t>והולך</w:t>
      </w:r>
      <w:r w:rsidRPr="007435EB">
        <w:rPr>
          <w:rtl/>
        </w:rPr>
        <w:t xml:space="preserve"> </w:t>
      </w:r>
      <w:r w:rsidRPr="007435EB">
        <w:rPr>
          <w:rFonts w:hint="cs"/>
          <w:rtl/>
        </w:rPr>
        <w:t>עד</w:t>
      </w:r>
      <w:r w:rsidRPr="007435EB">
        <w:rPr>
          <w:rtl/>
        </w:rPr>
        <w:t xml:space="preserve"> </w:t>
      </w:r>
      <w:r w:rsidRPr="007435EB">
        <w:rPr>
          <w:rFonts w:hint="cs"/>
          <w:rtl/>
        </w:rPr>
        <w:t>שתחשך</w:t>
      </w:r>
      <w:r w:rsidRPr="007435EB">
        <w:rPr>
          <w:rtl/>
        </w:rPr>
        <w:t>.</w:t>
      </w:r>
      <w:r>
        <w:rPr>
          <w:rFonts w:hint="cs"/>
          <w:rtl/>
        </w:rPr>
        <w:t xml:space="preserve"> גמרו כוס ראשון מברך </w:t>
      </w:r>
      <w:r>
        <w:rPr>
          <w:rStyle w:val="affffd"/>
          <w:rFonts w:hint="cs"/>
          <w:rtl/>
          <w:rPrChange w:id="11386" w:author="מנוע אמוראים" w:date="2026-10-05T16:42:03Z">
            <w:rPr>
              <w:rFonts w:hint="cs"/>
              <w:rtl/>
            </w:rPr>
          </w:rPrChange>
        </w:rPr>
        <w:t xml:space="preserve">ברכהמ</w:t>
      </w:r>
      <w:r>
        <w:rPr>
          <w:rStyle w:val="affffd"/>
          <w:rtl/>
          <w:rPrChange w:id="11387" w:author="מנוע אמוראים" w:date="2026-10-05T16:42:03Z">
            <w:rPr>
              <w:rtl/>
            </w:rPr>
          </w:rPrChange>
        </w:rPr>
        <w:t xml:space="preserve">"</w:t>
      </w:r>
      <w:r>
        <w:rPr>
          <w:rStyle w:val="affffd"/>
          <w:rFonts w:hint="cs"/>
          <w:rtl/>
          <w:rPrChange w:id="11388" w:author="מנוע אמוראים" w:date="2026-10-05T16:42:03Z">
            <w:rPr>
              <w:rFonts w:hint="cs"/>
              <w:rtl/>
            </w:rPr>
          </w:rPrChange>
        </w:rPr>
        <w:t xml:space="preserve">ז</w:t>
      </w:r>
      <w:r w:rsidRPr="005C3FF1">
        <w:rPr>
          <w:rStyle w:val="afffa"/>
          <w:rFonts w:hint="cs"/>
          <w:rtl/>
        </w:rPr>
        <w:t xml:space="preserve"> והשני</w:t>
      </w:r>
      <w:r w:rsidRPr="007435EB">
        <w:rPr>
          <w:rtl/>
        </w:rPr>
        <w:t xml:space="preserve"> </w:t>
      </w:r>
      <w:r w:rsidRPr="007435EB">
        <w:rPr>
          <w:rFonts w:hint="cs"/>
          <w:rtl/>
        </w:rPr>
        <w:t>אומר</w:t>
      </w:r>
      <w:r w:rsidRPr="007435EB">
        <w:rPr>
          <w:rtl/>
        </w:rPr>
        <w:t xml:space="preserve"> </w:t>
      </w:r>
      <w:r w:rsidRPr="007435EB">
        <w:rPr>
          <w:rFonts w:hint="cs"/>
          <w:rtl/>
        </w:rPr>
        <w:t>עליו</w:t>
      </w:r>
      <w:r w:rsidRPr="007435EB">
        <w:rPr>
          <w:rtl/>
        </w:rPr>
        <w:t xml:space="preserve"> </w:t>
      </w:r>
      <w:r w:rsidRPr="007435EB">
        <w:rPr>
          <w:rFonts w:hint="cs"/>
          <w:rtl/>
        </w:rPr>
        <w:t>קדושת</w:t>
      </w:r>
      <w:r w:rsidRPr="007435EB">
        <w:rPr>
          <w:rtl/>
        </w:rPr>
        <w:t xml:space="preserve"> </w:t>
      </w:r>
      <w:r w:rsidRPr="007435EB">
        <w:rPr>
          <w:rFonts w:hint="cs"/>
          <w:rtl/>
        </w:rPr>
        <w:t>היום.</w:t>
      </w:r>
    </w:p>
    <w:p w14:paraId="099F67E4" w14:textId="77777777" w:rsidR="00D661D8" w:rsidRPr="007435EB" w:rsidRDefault="00D661D8" w:rsidP="00D661D8">
      <w:pPr>
        <w:rPr>
          <w:rtl/>
        </w:rPr>
      </w:pPr>
      <w:r w:rsidRPr="007435EB">
        <w:rPr>
          <w:rFonts w:ascii="Fb Fontext" w:hAnsi="Fb Fontext" w:hint="cs"/>
          <w:sz w:val="20"/>
          <w:rtl/>
        </w:rPr>
        <w:t xml:space="preserve">ולא אומרים שני קדושות על כוס אחת </w:t>
      </w:r>
      <w:r w:rsidRPr="00160820">
        <w:rPr>
          <w:rStyle w:val="affffd"/>
          <w:rFonts w:hint="cs"/>
          <w:rtl/>
        </w:rPr>
        <w:t>כר</w:t>
      </w:r>
      <w:r w:rsidRPr="00160820">
        <w:rPr>
          <w:rStyle w:val="affffd"/>
          <w:rtl/>
        </w:rPr>
        <w:t>"</w:t>
      </w:r>
      <w:r w:rsidRPr="00160820">
        <w:rPr>
          <w:rStyle w:val="affffd"/>
          <w:rFonts w:hint="cs"/>
          <w:rtl/>
        </w:rPr>
        <w:t>ה מר</w:t>
      </w:r>
      <w:r w:rsidRPr="00160820">
        <w:rPr>
          <w:rStyle w:val="affffd"/>
          <w:rtl/>
        </w:rPr>
        <w:t>"</w:t>
      </w:r>
      <w:r w:rsidRPr="00160820">
        <w:rPr>
          <w:rStyle w:val="affffd"/>
          <w:rFonts w:hint="cs"/>
          <w:rtl/>
        </w:rPr>
        <w:t>ש</w:t>
      </w:r>
      <w:r w:rsidRPr="007435EB">
        <w:rPr>
          <w:rFonts w:ascii="Fb Fontext" w:hAnsi="Fb Fontext" w:hint="cs"/>
          <w:sz w:val="20"/>
          <w:rtl/>
        </w:rPr>
        <w:t xml:space="preserve"> לפי</w:t>
      </w:r>
      <w:r w:rsidRPr="007435EB">
        <w:rPr>
          <w:rFonts w:ascii="Fb Fontext" w:hAnsi="Fb Fontext"/>
          <w:sz w:val="20"/>
          <w:rtl/>
        </w:rPr>
        <w:t xml:space="preserve"> </w:t>
      </w:r>
      <w:r w:rsidRPr="007435EB">
        <w:rPr>
          <w:rFonts w:ascii="Fb Fontext" w:hAnsi="Fb Fontext" w:hint="cs"/>
          <w:sz w:val="20"/>
          <w:rtl/>
        </w:rPr>
        <w:t>שאין</w:t>
      </w:r>
      <w:r w:rsidRPr="007435EB">
        <w:rPr>
          <w:rFonts w:ascii="Fb Fontext" w:hAnsi="Fb Fontext"/>
          <w:sz w:val="20"/>
          <w:rtl/>
        </w:rPr>
        <w:t xml:space="preserve"> </w:t>
      </w:r>
      <w:r w:rsidRPr="007435EB">
        <w:rPr>
          <w:rFonts w:ascii="Fb Fontext" w:hAnsi="Fb Fontext" w:hint="cs"/>
          <w:sz w:val="20"/>
          <w:rtl/>
        </w:rPr>
        <w:t>עושין</w:t>
      </w:r>
      <w:r w:rsidRPr="007435EB">
        <w:rPr>
          <w:rFonts w:ascii="Fb Fontext" w:hAnsi="Fb Fontext"/>
          <w:sz w:val="20"/>
          <w:rtl/>
        </w:rPr>
        <w:t xml:space="preserve"> </w:t>
      </w:r>
      <w:r w:rsidRPr="007435EB">
        <w:rPr>
          <w:rFonts w:ascii="Fb Fontext" w:hAnsi="Fb Fontext" w:hint="cs"/>
          <w:sz w:val="20"/>
          <w:rtl/>
        </w:rPr>
        <w:t>מצות</w:t>
      </w:r>
      <w:r w:rsidRPr="007435EB">
        <w:rPr>
          <w:rFonts w:ascii="Fb Fontext" w:hAnsi="Fb Fontext"/>
          <w:sz w:val="20"/>
          <w:rtl/>
        </w:rPr>
        <w:t xml:space="preserve"> </w:t>
      </w:r>
      <w:r w:rsidRPr="007435EB">
        <w:rPr>
          <w:rFonts w:ascii="Fb Fontext" w:hAnsi="Fb Fontext" w:hint="cs"/>
          <w:sz w:val="20"/>
          <w:rtl/>
        </w:rPr>
        <w:t>חבילות</w:t>
      </w:r>
      <w:r w:rsidRPr="007435EB">
        <w:rPr>
          <w:rFonts w:ascii="Fb Fontext" w:hAnsi="Fb Fontext"/>
          <w:sz w:val="20"/>
          <w:rtl/>
        </w:rPr>
        <w:t xml:space="preserve"> </w:t>
      </w:r>
      <w:r w:rsidRPr="007435EB">
        <w:rPr>
          <w:rFonts w:ascii="Fb Fontext" w:hAnsi="Fb Fontext" w:hint="cs"/>
          <w:sz w:val="20"/>
          <w:rtl/>
        </w:rPr>
        <w:t>חבילות</w:t>
      </w:r>
      <w:r>
        <w:rPr>
          <w:rFonts w:ascii="Fb Fontext" w:hAnsi="Fb Fontext" w:hint="cs"/>
          <w:sz w:val="20"/>
          <w:rtl/>
        </w:rPr>
        <w:t xml:space="preserve"> </w:t>
      </w:r>
      <w:r w:rsidRPr="007435EB">
        <w:rPr>
          <w:rFonts w:ascii="Fb Fontext" w:hAnsi="Fb Fontext" w:hint="cs"/>
          <w:sz w:val="20"/>
          <w:rtl/>
        </w:rPr>
        <w:t>[משוי]</w:t>
      </w:r>
      <w:r w:rsidRPr="007435EB">
        <w:rPr>
          <w:rFonts w:ascii="Fb Fontext" w:hAnsi="Fb Fontext"/>
          <w:sz w:val="20"/>
          <w:rtl/>
        </w:rPr>
        <w:t>.</w:t>
      </w:r>
    </w:p>
    <w:p w14:paraId="43615944" w14:textId="77777777" w:rsidR="00D661D8" w:rsidRPr="00BD18EE" w:rsidRDefault="00D661D8" w:rsidP="00D661D8">
      <w:pPr>
        <w:pStyle w:val="36"/>
        <w:framePr w:wrap="notBeside"/>
        <w:rPr>
          <w:rtl/>
        </w:rPr>
      </w:pPr>
      <w:r w:rsidRPr="00BD18EE">
        <w:rPr>
          <w:rFonts w:hint="cs"/>
          <w:rtl/>
        </w:rPr>
        <w:t xml:space="preserve">• והך </w:t>
      </w:r>
    </w:p>
    <w:p w14:paraId="08AA4B77" w14:textId="77777777" w:rsidR="00D661D8" w:rsidRPr="007435EB" w:rsidRDefault="00D661D8" w:rsidP="00D661D8">
      <w:pPr>
        <w:spacing w:before="4"/>
        <w:rPr>
          <w:rtl/>
        </w:rPr>
      </w:pPr>
      <w:r w:rsidRPr="007435EB">
        <w:rPr>
          <w:rFonts w:ascii="Fb Fontext" w:hAnsi="Fb Fontext" w:hint="cs"/>
          <w:rtl/>
        </w:rPr>
        <w:t>דנכנס</w:t>
      </w:r>
      <w:r w:rsidRPr="007435EB">
        <w:rPr>
          <w:rFonts w:ascii="Fb Fontext" w:hAnsi="Fb Fontext"/>
          <w:rtl/>
        </w:rPr>
        <w:t xml:space="preserve"> </w:t>
      </w:r>
      <w:r w:rsidRPr="007435EB">
        <w:rPr>
          <w:rFonts w:ascii="Fb Fontext" w:hAnsi="Fb Fontext" w:hint="cs"/>
          <w:rtl/>
        </w:rPr>
        <w:t>לביתו</w:t>
      </w:r>
      <w:r w:rsidRPr="007435EB">
        <w:rPr>
          <w:rFonts w:ascii="Fb Fontext" w:hAnsi="Fb Fontext"/>
          <w:rtl/>
        </w:rPr>
        <w:t xml:space="preserve"> </w:t>
      </w:r>
      <w:r w:rsidRPr="007435EB">
        <w:rPr>
          <w:rFonts w:ascii="Fb Fontext" w:hAnsi="Fb Fontext" w:hint="cs"/>
          <w:rtl/>
        </w:rPr>
        <w:t>במוצ</w:t>
      </w:r>
      <w:r w:rsidRPr="007435EB">
        <w:rPr>
          <w:rFonts w:ascii="Fb Fontext" w:hAnsi="Fb Fontext"/>
          <w:rtl/>
        </w:rPr>
        <w:t>"</w:t>
      </w:r>
      <w:r w:rsidRPr="007435EB">
        <w:rPr>
          <w:rFonts w:ascii="Fb Fontext" w:hAnsi="Fb Fontext" w:hint="cs"/>
          <w:rtl/>
        </w:rPr>
        <w:t>ש</w:t>
      </w:r>
      <w:r w:rsidRPr="007435EB">
        <w:rPr>
          <w:rFonts w:ascii="Fb Fontext" w:hAnsi="Fb Fontext"/>
          <w:rtl/>
        </w:rPr>
        <w:t xml:space="preserve"> </w:t>
      </w:r>
      <w:r w:rsidRPr="007435EB">
        <w:rPr>
          <w:rFonts w:ascii="Fb Fontext" w:hAnsi="Fb Fontext" w:hint="cs"/>
          <w:rtl/>
        </w:rPr>
        <w:t>מברך</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היין</w:t>
      </w:r>
      <w:r w:rsidRPr="007435EB">
        <w:rPr>
          <w:rFonts w:ascii="Fb Fontext" w:hAnsi="Fb Fontext"/>
          <w:rtl/>
        </w:rPr>
        <w:t xml:space="preserve">, </w:t>
      </w:r>
      <w:r w:rsidRPr="007435EB">
        <w:rPr>
          <w:rFonts w:ascii="Fb Fontext" w:hAnsi="Fb Fontext" w:hint="cs"/>
          <w:rtl/>
        </w:rPr>
        <w:t>ועל</w:t>
      </w:r>
      <w:r w:rsidRPr="007435EB">
        <w:rPr>
          <w:rFonts w:ascii="Fb Fontext" w:hAnsi="Fb Fontext"/>
          <w:rtl/>
        </w:rPr>
        <w:t xml:space="preserve"> </w:t>
      </w:r>
      <w:r w:rsidRPr="007435EB">
        <w:rPr>
          <w:rFonts w:ascii="Fb Fontext" w:hAnsi="Fb Fontext" w:hint="cs"/>
          <w:rtl/>
        </w:rPr>
        <w:t>המאור</w:t>
      </w:r>
      <w:r w:rsidRPr="007435EB">
        <w:rPr>
          <w:rFonts w:ascii="Fb Fontext" w:hAnsi="Fb Fontext"/>
          <w:rtl/>
        </w:rPr>
        <w:t xml:space="preserve">, </w:t>
      </w:r>
      <w:r w:rsidRPr="007435EB">
        <w:rPr>
          <w:rFonts w:ascii="Fb Fontext" w:hAnsi="Fb Fontext" w:hint="cs"/>
          <w:rtl/>
        </w:rPr>
        <w:t>ועל</w:t>
      </w:r>
      <w:r w:rsidRPr="007435EB">
        <w:rPr>
          <w:rFonts w:ascii="Fb Fontext" w:hAnsi="Fb Fontext"/>
          <w:rtl/>
        </w:rPr>
        <w:t xml:space="preserve"> </w:t>
      </w:r>
      <w:r w:rsidRPr="007435EB">
        <w:rPr>
          <w:rFonts w:ascii="Fb Fontext" w:hAnsi="Fb Fontext" w:hint="cs"/>
          <w:rtl/>
        </w:rPr>
        <w:t>הבשמים</w:t>
      </w:r>
      <w:r w:rsidRPr="007435EB">
        <w:rPr>
          <w:rFonts w:ascii="Fb Fontext" w:hAnsi="Fb Fontext"/>
          <w:rtl/>
        </w:rPr>
        <w:t xml:space="preserve">, </w:t>
      </w:r>
      <w:r w:rsidRPr="007435EB">
        <w:rPr>
          <w:rFonts w:ascii="Fb Fontext" w:hAnsi="Fb Fontext" w:hint="cs"/>
          <w:rtl/>
        </w:rPr>
        <w:t>ואח</w:t>
      </w:r>
      <w:r w:rsidRPr="007435EB">
        <w:rPr>
          <w:rFonts w:ascii="Fb Fontext" w:hAnsi="Fb Fontext"/>
          <w:rtl/>
        </w:rPr>
        <w:t>"</w:t>
      </w:r>
      <w:r w:rsidRPr="007435EB">
        <w:rPr>
          <w:rFonts w:ascii="Fb Fontext" w:hAnsi="Fb Fontext" w:hint="cs"/>
          <w:rtl/>
        </w:rPr>
        <w:t>כ אומר</w:t>
      </w:r>
      <w:r w:rsidRPr="007435EB">
        <w:rPr>
          <w:rFonts w:ascii="Fb Fontext" w:hAnsi="Fb Fontext"/>
          <w:rtl/>
        </w:rPr>
        <w:t xml:space="preserve"> </w:t>
      </w:r>
      <w:r w:rsidRPr="007435EB">
        <w:rPr>
          <w:rFonts w:ascii="Fb Fontext" w:hAnsi="Fb Fontext" w:hint="cs"/>
          <w:rtl/>
        </w:rPr>
        <w:t>הבדלה</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הכוס</w:t>
      </w:r>
      <w:r w:rsidRPr="007435EB">
        <w:rPr>
          <w:rFonts w:ascii="Fb Fontext" w:hAnsi="Fb Fontext"/>
          <w:rtl/>
        </w:rPr>
        <w:t>.</w:t>
      </w:r>
    </w:p>
    <w:p w14:paraId="081DCBD5" w14:textId="77777777" w:rsidR="00D661D8" w:rsidRPr="007435EB" w:rsidRDefault="00D661D8" w:rsidP="00D661D8">
      <w:pPr>
        <w:rPr>
          <w:rFonts w:cs="Guttman Vilna"/>
          <w:b/>
          <w:bCs/>
          <w:rtl/>
        </w:rPr>
      </w:pPr>
      <w:r w:rsidRPr="007435EB">
        <w:rPr>
          <w:rFonts w:hint="cs"/>
          <w:rtl/>
        </w:rPr>
        <w:t>ואם</w:t>
      </w:r>
      <w:r w:rsidRPr="007435EB">
        <w:rPr>
          <w:rtl/>
        </w:rPr>
        <w:t xml:space="preserve"> </w:t>
      </w:r>
      <w:r>
        <w:rPr>
          <w:rFonts w:hint="cs"/>
          <w:rtl/>
        </w:rPr>
        <w:t xml:space="preserve">יש </w:t>
      </w:r>
      <w:r w:rsidRPr="007435EB">
        <w:rPr>
          <w:rFonts w:hint="cs"/>
          <w:rtl/>
        </w:rPr>
        <w:t>לו</w:t>
      </w:r>
      <w:r w:rsidRPr="007435EB">
        <w:rPr>
          <w:rtl/>
        </w:rPr>
        <w:t xml:space="preserve"> </w:t>
      </w:r>
      <w:r>
        <w:rPr>
          <w:rFonts w:hint="cs"/>
          <w:rtl/>
        </w:rPr>
        <w:t xml:space="preserve">רק </w:t>
      </w:r>
      <w:r w:rsidRPr="007435EB">
        <w:rPr>
          <w:rFonts w:hint="cs"/>
          <w:rtl/>
        </w:rPr>
        <w:t>כוס</w:t>
      </w:r>
      <w:r w:rsidRPr="007435EB">
        <w:rPr>
          <w:rtl/>
        </w:rPr>
        <w:t xml:space="preserve"> </w:t>
      </w:r>
      <w:r w:rsidRPr="007435EB">
        <w:rPr>
          <w:rFonts w:hint="cs"/>
          <w:rtl/>
        </w:rPr>
        <w:t>אחד</w:t>
      </w:r>
      <w:r w:rsidRPr="007435EB">
        <w:rPr>
          <w:rtl/>
        </w:rPr>
        <w:t xml:space="preserve"> - </w:t>
      </w:r>
      <w:r w:rsidRPr="007435EB">
        <w:rPr>
          <w:rFonts w:hint="cs"/>
          <w:rtl/>
        </w:rPr>
        <w:t>מניחו</w:t>
      </w:r>
      <w:r w:rsidRPr="007435EB">
        <w:rPr>
          <w:rtl/>
        </w:rPr>
        <w:t xml:space="preserve"> </w:t>
      </w:r>
      <w:r w:rsidRPr="007435EB">
        <w:rPr>
          <w:rFonts w:hint="cs"/>
          <w:rtl/>
        </w:rPr>
        <w:t>לאחר</w:t>
      </w:r>
      <w:r w:rsidRPr="007435EB">
        <w:rPr>
          <w:rtl/>
        </w:rPr>
        <w:t xml:space="preserve"> </w:t>
      </w:r>
      <w:r w:rsidRPr="007435EB">
        <w:rPr>
          <w:rFonts w:hint="cs"/>
          <w:rtl/>
        </w:rPr>
        <w:t>המזון</w:t>
      </w:r>
      <w:r w:rsidRPr="007435EB">
        <w:rPr>
          <w:rtl/>
        </w:rPr>
        <w:t xml:space="preserve"> </w:t>
      </w:r>
      <w:r w:rsidRPr="007435EB">
        <w:rPr>
          <w:rFonts w:hint="cs"/>
          <w:rtl/>
        </w:rPr>
        <w:t>ומשלשלן</w:t>
      </w:r>
      <w:r w:rsidRPr="007435EB">
        <w:rPr>
          <w:rtl/>
        </w:rPr>
        <w:t xml:space="preserve"> </w:t>
      </w:r>
      <w:r w:rsidRPr="007435EB">
        <w:rPr>
          <w:rFonts w:hint="cs"/>
          <w:rtl/>
        </w:rPr>
        <w:t>כולן</w:t>
      </w:r>
      <w:r w:rsidRPr="007435EB">
        <w:rPr>
          <w:rtl/>
        </w:rPr>
        <w:t xml:space="preserve"> </w:t>
      </w:r>
      <w:r w:rsidRPr="007435EB">
        <w:rPr>
          <w:rFonts w:hint="cs"/>
          <w:rtl/>
        </w:rPr>
        <w:t>לאחריו</w:t>
      </w:r>
      <w:r w:rsidRPr="007435EB">
        <w:rPr>
          <w:rtl/>
        </w:rPr>
        <w:t>.</w:t>
      </w:r>
    </w:p>
    <w:p w14:paraId="7A21554F" w14:textId="77777777" w:rsidR="00D661D8" w:rsidRPr="007435EB" w:rsidRDefault="00D661D8" w:rsidP="00D661D8">
      <w:pPr>
        <w:rPr>
          <w:rtl/>
        </w:rPr>
      </w:pPr>
      <w:r w:rsidRPr="007435EB">
        <w:rPr>
          <w:rFonts w:hint="cs"/>
          <w:rtl/>
        </w:rPr>
        <w:t xml:space="preserve">לא משום </w:t>
      </w:r>
      <w:r>
        <w:rPr>
          <w:rFonts w:hint="cs"/>
          <w:rtl/>
        </w:rPr>
        <w:t xml:space="preserve">שאין </w:t>
      </w:r>
      <w:r w:rsidRPr="007435EB">
        <w:rPr>
          <w:rFonts w:hint="cs"/>
          <w:rtl/>
        </w:rPr>
        <w:t xml:space="preserve">לו </w:t>
      </w:r>
      <w:r>
        <w:rPr>
          <w:rFonts w:hint="cs"/>
          <w:rtl/>
        </w:rPr>
        <w:t xml:space="preserve">שהרי </w:t>
      </w:r>
      <w:r w:rsidRPr="007435EB">
        <w:rPr>
          <w:rFonts w:hint="cs"/>
          <w:rtl/>
        </w:rPr>
        <w:t>יו</w:t>
      </w:r>
      <w:r w:rsidRPr="007435EB">
        <w:rPr>
          <w:rtl/>
        </w:rPr>
        <w:t>"</w:t>
      </w:r>
      <w:r w:rsidRPr="007435EB">
        <w:rPr>
          <w:rFonts w:hint="cs"/>
          <w:rtl/>
        </w:rPr>
        <w:t xml:space="preserve">ט ראשון שחל אחר השבת דיש לו </w:t>
      </w:r>
      <w:r w:rsidRPr="005C3FF1">
        <w:rPr>
          <w:rStyle w:val="afffa"/>
          <w:rFonts w:hint="cs"/>
          <w:rtl/>
        </w:rPr>
        <w:t>ולאביי</w:t>
      </w:r>
      <w:r w:rsidRPr="007435EB">
        <w:rPr>
          <w:rtl/>
        </w:rPr>
        <w:t xml:space="preserve">: </w:t>
      </w:r>
      <w:r w:rsidRPr="007435EB">
        <w:rPr>
          <w:rFonts w:hint="cs"/>
          <w:rtl/>
        </w:rPr>
        <w:t>יקזנ</w:t>
      </w:r>
      <w:r w:rsidRPr="007435EB">
        <w:rPr>
          <w:rtl/>
        </w:rPr>
        <w:t>"</w:t>
      </w:r>
      <w:r w:rsidRPr="007435EB">
        <w:rPr>
          <w:rFonts w:hint="cs"/>
          <w:rtl/>
        </w:rPr>
        <w:t>ה</w:t>
      </w:r>
      <w:r w:rsidRPr="007435EB">
        <w:rPr>
          <w:rtl/>
        </w:rPr>
        <w:t xml:space="preserve">, </w:t>
      </w:r>
      <w:r w:rsidRPr="005C3FF1">
        <w:rPr>
          <w:rStyle w:val="afffa"/>
          <w:rFonts w:hint="cs"/>
          <w:rtl/>
        </w:rPr>
        <w:t>ולרבא</w:t>
      </w:r>
      <w:r w:rsidRPr="007435EB">
        <w:rPr>
          <w:rtl/>
        </w:rPr>
        <w:t xml:space="preserve"> </w:t>
      </w:r>
      <w:r w:rsidRPr="007435EB">
        <w:rPr>
          <w:rFonts w:hint="cs"/>
          <w:rtl/>
        </w:rPr>
        <w:t>יקנה</w:t>
      </w:r>
      <w:r w:rsidRPr="007435EB">
        <w:rPr>
          <w:rtl/>
        </w:rPr>
        <w:t>"</w:t>
      </w:r>
      <w:r w:rsidRPr="007435EB">
        <w:rPr>
          <w:rFonts w:hint="cs"/>
          <w:rtl/>
        </w:rPr>
        <w:t>ז</w:t>
      </w:r>
      <w:r w:rsidRPr="007435EB">
        <w:rPr>
          <w:rtl/>
        </w:rPr>
        <w:t>.</w:t>
      </w:r>
    </w:p>
    <w:p w14:paraId="6BD2BAF9" w14:textId="77777777" w:rsidR="00D661D8" w:rsidRPr="00BD18EE" w:rsidRDefault="00D661D8" w:rsidP="00D661D8">
      <w:pPr>
        <w:pStyle w:val="36"/>
        <w:framePr w:wrap="notBeside"/>
        <w:rPr>
          <w:rtl/>
        </w:rPr>
      </w:pPr>
      <w:r w:rsidRPr="00BD18EE">
        <w:rPr>
          <w:rFonts w:hint="cs"/>
          <w:rtl/>
        </w:rPr>
        <w:t xml:space="preserve">- אלא </w:t>
      </w:r>
    </w:p>
    <w:p w14:paraId="0E5BC54A" w14:textId="77777777" w:rsidR="00D661D8" w:rsidRPr="007435EB" w:rsidRDefault="00D661D8" w:rsidP="00D661D8">
      <w:pPr>
        <w:rPr>
          <w:rtl/>
        </w:rPr>
      </w:pPr>
      <w:r w:rsidRPr="00DC45F9">
        <w:rPr>
          <w:rFonts w:hint="cs"/>
          <w:b/>
          <w:bCs/>
          <w:rtl/>
        </w:rPr>
        <w:t>הבדלה</w:t>
      </w:r>
      <w:r w:rsidRPr="00DC45F9">
        <w:rPr>
          <w:b/>
          <w:bCs/>
          <w:rtl/>
        </w:rPr>
        <w:t xml:space="preserve"> </w:t>
      </w:r>
      <w:r w:rsidRPr="00DC45F9">
        <w:rPr>
          <w:rFonts w:hint="cs"/>
          <w:b/>
          <w:bCs/>
          <w:rtl/>
        </w:rPr>
        <w:t>וקידוש</w:t>
      </w:r>
      <w:r w:rsidRPr="00DC45F9">
        <w:rPr>
          <w:b/>
          <w:bCs/>
          <w:rtl/>
        </w:rPr>
        <w:t xml:space="preserve"> </w:t>
      </w:r>
      <w:r w:rsidRPr="00DC45F9">
        <w:rPr>
          <w:rFonts w:hint="cs"/>
          <w:b/>
          <w:bCs/>
          <w:rtl/>
        </w:rPr>
        <w:t>דבר אחד הוא</w:t>
      </w:r>
      <w:r w:rsidRPr="00DC45F9">
        <w:rPr>
          <w:b/>
          <w:bCs/>
          <w:rtl/>
        </w:rPr>
        <w:t>,</w:t>
      </w:r>
      <w:r w:rsidRPr="007435EB">
        <w:rPr>
          <w:rtl/>
        </w:rPr>
        <w:t xml:space="preserve"> </w:t>
      </w:r>
      <w:r w:rsidRPr="007435EB">
        <w:rPr>
          <w:rFonts w:hint="cs"/>
          <w:rtl/>
        </w:rPr>
        <w:t>ברכת</w:t>
      </w:r>
      <w:r w:rsidRPr="007435EB">
        <w:rPr>
          <w:rtl/>
        </w:rPr>
        <w:t xml:space="preserve"> </w:t>
      </w:r>
      <w:r w:rsidRPr="007435EB">
        <w:rPr>
          <w:rFonts w:hint="cs"/>
          <w:rtl/>
        </w:rPr>
        <w:t>המזון</w:t>
      </w:r>
      <w:r w:rsidRPr="007435EB">
        <w:rPr>
          <w:rtl/>
        </w:rPr>
        <w:t xml:space="preserve"> </w:t>
      </w:r>
      <w:r w:rsidRPr="007435EB">
        <w:rPr>
          <w:rFonts w:hint="cs"/>
          <w:rtl/>
        </w:rPr>
        <w:t>וקידוש</w:t>
      </w:r>
      <w:r w:rsidRPr="007435EB">
        <w:rPr>
          <w:rtl/>
        </w:rPr>
        <w:t xml:space="preserve"> </w:t>
      </w:r>
      <w:r>
        <w:rPr>
          <w:rFonts w:hint="cs"/>
          <w:rtl/>
        </w:rPr>
        <w:t xml:space="preserve">ב' </w:t>
      </w:r>
      <w:r w:rsidRPr="007435EB">
        <w:rPr>
          <w:rFonts w:hint="cs"/>
          <w:rtl/>
        </w:rPr>
        <w:t>מילי</w:t>
      </w:r>
      <w:r w:rsidRPr="007435EB">
        <w:rPr>
          <w:rtl/>
        </w:rPr>
        <w:t xml:space="preserve"> </w:t>
      </w:r>
      <w:r>
        <w:rPr>
          <w:rFonts w:hint="cs"/>
          <w:rtl/>
        </w:rPr>
        <w:t>הן</w:t>
      </w:r>
      <w:r w:rsidRPr="007435EB">
        <w:rPr>
          <w:rtl/>
        </w:rPr>
        <w:t>.</w:t>
      </w:r>
    </w:p>
    <w:p w14:paraId="71AC71D6" w14:textId="77777777" w:rsidR="00D661D8" w:rsidRPr="007435EB" w:rsidRDefault="00D661D8" w:rsidP="00D661D8">
      <w:pPr>
        <w:pStyle w:val="affd"/>
        <w:rPr>
          <w:del w:id="90048" w:author="מנוע עיצוב" w:date="2026-10-08T11:01:28Z"/>
          <w:bCs/>
          <w:rtl/>
        </w:rPr>
      </w:pPr>
      <w:del w:id="90047" w:author="מנוע עיצוב" w:date="2026-10-08T11:01:28Z">
        <w:r>
          <w:rPr>
            <w:rFonts w:hint="cs"/>
            <w:rtl/>
          </w:rPr>
          <w:delText xml:space="preserve">***</w:delText>
        </w:r>
      </w:del>
    </w:p>
    <w:p w14:paraId="7F98034B" w14:textId="77777777" w:rsidR="00D661D8" w:rsidRPr="007435EB" w:rsidRDefault="00D661D8" w:rsidP="00D661D8">
      <w:pPr>
        <w:pStyle w:val="afff"/>
        <w:framePr w:wrap="around"/>
        <w:rPr>
          <w:rtl/>
        </w:rPr>
      </w:pPr>
      <w:r w:rsidRPr="007435EB">
        <w:rPr>
          <w:rFonts w:hint="cs"/>
          <w:rtl/>
        </w:rPr>
        <w:t>קג.</w:t>
      </w:r>
    </w:p>
    <w:p w14:paraId="05C34B76" w14:textId="77777777" w:rsidR="00D661D8" w:rsidRPr="00BD18EE" w:rsidRDefault="00D661D8" w:rsidP="00D661D8">
      <w:pPr>
        <w:pStyle w:val="afffff0"/>
        <w:rPr>
          <w:rtl/>
        </w:rPr>
      </w:pPr>
      <w:r w:rsidRPr="00BD18EE">
        <w:rPr>
          <w:rFonts w:hint="cs"/>
          <w:rtl/>
        </w:rPr>
        <w:t>יו</w:t>
      </w:r>
      <w:r w:rsidRPr="00BD18EE">
        <w:rPr>
          <w:rtl/>
        </w:rPr>
        <w:t>"</w:t>
      </w:r>
      <w:r w:rsidRPr="00BD18EE">
        <w:rPr>
          <w:rFonts w:hint="cs"/>
          <w:rtl/>
        </w:rPr>
        <w:t>ט</w:t>
      </w:r>
      <w:r w:rsidRPr="00BD18EE">
        <w:rPr>
          <w:rtl/>
        </w:rPr>
        <w:t xml:space="preserve"> </w:t>
      </w:r>
      <w:r w:rsidRPr="00BD18EE">
        <w:rPr>
          <w:rFonts w:hint="cs"/>
          <w:rtl/>
        </w:rPr>
        <w:t>שחל</w:t>
      </w:r>
      <w:r w:rsidRPr="00BD18EE">
        <w:rPr>
          <w:rtl/>
        </w:rPr>
        <w:t xml:space="preserve"> </w:t>
      </w:r>
      <w:r w:rsidRPr="00BD18EE">
        <w:rPr>
          <w:rFonts w:hint="cs"/>
          <w:rtl/>
        </w:rPr>
        <w:t>להיות</w:t>
      </w:r>
      <w:r w:rsidRPr="00BD18EE">
        <w:rPr>
          <w:rtl/>
        </w:rPr>
        <w:t xml:space="preserve"> </w:t>
      </w:r>
      <w:r w:rsidRPr="00BD18EE">
        <w:rPr>
          <w:rFonts w:hint="cs"/>
          <w:rtl/>
        </w:rPr>
        <w:t>אחר</w:t>
      </w:r>
      <w:r w:rsidRPr="00BD18EE">
        <w:rPr>
          <w:rtl/>
        </w:rPr>
        <w:t xml:space="preserve"> </w:t>
      </w:r>
      <w:r w:rsidRPr="00BD18EE">
        <w:rPr>
          <w:rFonts w:hint="cs"/>
          <w:rtl/>
        </w:rPr>
        <w:t>השבת</w:t>
      </w:r>
      <w:r w:rsidRPr="00BD18EE">
        <w:rPr>
          <w:rtl/>
        </w:rPr>
        <w:t>.</w:t>
      </w:r>
    </w:p>
    <w:p w14:paraId="3032A10B" w14:textId="77777777" w:rsidR="00D661D8" w:rsidRPr="007435EB" w:rsidRDefault="00D661D8" w:rsidP="00D661D8">
      <w:pPr>
        <w:rPr>
          <w:rtl/>
        </w:rPr>
      </w:pPr>
      <w:r w:rsidRPr="00BD18EE">
        <w:rPr>
          <w:rStyle w:val="affffd"/>
          <w:rFonts w:hint="cs"/>
          <w:rtl/>
        </w:rPr>
        <w:t>רב</w:t>
      </w:r>
      <w:r w:rsidRPr="00BD18EE">
        <w:rPr>
          <w:rStyle w:val="affffd"/>
          <w:rtl/>
        </w:rPr>
        <w:t>:</w:t>
      </w:r>
      <w:r w:rsidRPr="007435EB">
        <w:rPr>
          <w:rtl/>
        </w:rPr>
        <w:t xml:space="preserve"> </w:t>
      </w:r>
      <w:r w:rsidRPr="007435EB">
        <w:rPr>
          <w:rFonts w:hint="cs"/>
          <w:b/>
          <w:rtl/>
        </w:rPr>
        <w:t>יקנ</w:t>
      </w:r>
      <w:r w:rsidRPr="007435EB">
        <w:rPr>
          <w:b/>
          <w:rtl/>
        </w:rPr>
        <w:t>"</w:t>
      </w:r>
      <w:r w:rsidRPr="007435EB">
        <w:rPr>
          <w:rFonts w:hint="cs"/>
          <w:b/>
          <w:rtl/>
        </w:rPr>
        <w:t>ה</w:t>
      </w:r>
      <w:r w:rsidRPr="007435EB">
        <w:rPr>
          <w:b/>
          <w:rtl/>
        </w:rPr>
        <w:t>,</w:t>
      </w:r>
      <w:r w:rsidRPr="007435EB">
        <w:rPr>
          <w:rtl/>
        </w:rPr>
        <w:t xml:space="preserve"> </w:t>
      </w:r>
      <w:r w:rsidRPr="007435EB">
        <w:rPr>
          <w:rtl/>
        </w:rPr>
        <w:tab/>
      </w:r>
      <w:r w:rsidRPr="00160820">
        <w:rPr>
          <w:rStyle w:val="affffd"/>
          <w:rFonts w:hint="cs"/>
          <w:rtl/>
        </w:rPr>
        <w:t>ושמואל</w:t>
      </w:r>
      <w:r w:rsidRPr="00160820">
        <w:rPr>
          <w:rStyle w:val="affffd"/>
          <w:rtl/>
        </w:rPr>
        <w:t>:</w:t>
      </w:r>
      <w:r w:rsidRPr="007435EB">
        <w:rPr>
          <w:rtl/>
        </w:rPr>
        <w:t xml:space="preserve"> </w:t>
      </w:r>
      <w:r w:rsidRPr="007435EB">
        <w:rPr>
          <w:rFonts w:hint="cs"/>
          <w:b/>
          <w:rtl/>
        </w:rPr>
        <w:t>ינה</w:t>
      </w:r>
      <w:r w:rsidRPr="007435EB">
        <w:rPr>
          <w:b/>
          <w:rtl/>
        </w:rPr>
        <w:t>"</w:t>
      </w:r>
      <w:r w:rsidRPr="007435EB">
        <w:rPr>
          <w:rFonts w:hint="cs"/>
          <w:b/>
          <w:rtl/>
        </w:rPr>
        <w:t>ק</w:t>
      </w:r>
      <w:r w:rsidRPr="007435EB">
        <w:rPr>
          <w:b/>
          <w:rtl/>
        </w:rPr>
        <w:t>,</w:t>
      </w:r>
      <w:r w:rsidRPr="007435EB">
        <w:rPr>
          <w:rtl/>
        </w:rPr>
        <w:t xml:space="preserve"> </w:t>
      </w:r>
      <w:r w:rsidRPr="00160820">
        <w:rPr>
          <w:rStyle w:val="affffd"/>
          <w:rFonts w:hint="cs"/>
          <w:rtl/>
        </w:rPr>
        <w:t>ורבה</w:t>
      </w:r>
      <w:r w:rsidRPr="007435EB">
        <w:rPr>
          <w:rtl/>
        </w:rPr>
        <w:t xml:space="preserve"> </w:t>
      </w:r>
      <w:r w:rsidRPr="007435EB">
        <w:rPr>
          <w:rFonts w:hint="cs"/>
          <w:b/>
          <w:rtl/>
        </w:rPr>
        <w:t>יהנ</w:t>
      </w:r>
      <w:r w:rsidRPr="007435EB">
        <w:rPr>
          <w:b/>
          <w:rtl/>
        </w:rPr>
        <w:t>"</w:t>
      </w:r>
      <w:r w:rsidRPr="007435EB">
        <w:rPr>
          <w:rFonts w:hint="cs"/>
          <w:b/>
          <w:rtl/>
        </w:rPr>
        <w:t>ק</w:t>
      </w:r>
      <w:r w:rsidRPr="007435EB">
        <w:rPr>
          <w:b/>
          <w:rtl/>
        </w:rPr>
        <w:t>,</w:t>
      </w:r>
    </w:p>
    <w:p w14:paraId="2158FF29" w14:textId="77777777" w:rsidR="00D661D8" w:rsidRPr="007435EB" w:rsidRDefault="00D661D8" w:rsidP="00D661D8">
      <w:pPr>
        <w:rPr>
          <w:rtl/>
        </w:rPr>
      </w:pPr>
      <w:r w:rsidRPr="00BD18EE">
        <w:rPr>
          <w:rStyle w:val="affffd"/>
          <w:rFonts w:hint="cs"/>
          <w:rtl/>
        </w:rPr>
        <w:t>ולוי</w:t>
      </w:r>
      <w:r w:rsidRPr="00BD18EE">
        <w:rPr>
          <w:rStyle w:val="affffd"/>
          <w:rtl/>
        </w:rPr>
        <w:t>:</w:t>
      </w:r>
      <w:r w:rsidRPr="007435EB">
        <w:rPr>
          <w:rtl/>
        </w:rPr>
        <w:t xml:space="preserve"> </w:t>
      </w:r>
      <w:r w:rsidRPr="007435EB">
        <w:rPr>
          <w:rFonts w:hint="cs"/>
          <w:b/>
          <w:rtl/>
        </w:rPr>
        <w:t>קני</w:t>
      </w:r>
      <w:r w:rsidRPr="007435EB">
        <w:rPr>
          <w:b/>
          <w:rtl/>
        </w:rPr>
        <w:t>"</w:t>
      </w:r>
      <w:r w:rsidRPr="007435EB">
        <w:rPr>
          <w:rFonts w:hint="cs"/>
          <w:b/>
          <w:rtl/>
        </w:rPr>
        <w:t>ה</w:t>
      </w:r>
      <w:r w:rsidRPr="007435EB">
        <w:rPr>
          <w:rFonts w:hint="cs"/>
          <w:rtl/>
        </w:rPr>
        <w:t xml:space="preserve">. </w:t>
      </w:r>
      <w:r w:rsidRPr="007435EB">
        <w:rPr>
          <w:rtl/>
        </w:rPr>
        <w:tab/>
      </w:r>
      <w:r w:rsidRPr="00160820">
        <w:rPr>
          <w:rStyle w:val="affffd"/>
          <w:rFonts w:hint="cs"/>
          <w:rtl/>
        </w:rPr>
        <w:t>ורבנן</w:t>
      </w:r>
      <w:r w:rsidRPr="00160820">
        <w:rPr>
          <w:rStyle w:val="affffd"/>
          <w:rtl/>
        </w:rPr>
        <w:t>:</w:t>
      </w:r>
      <w:r w:rsidRPr="007435EB">
        <w:rPr>
          <w:rtl/>
        </w:rPr>
        <w:t xml:space="preserve"> </w:t>
      </w:r>
      <w:r w:rsidRPr="007435EB">
        <w:rPr>
          <w:rFonts w:hint="cs"/>
          <w:b/>
          <w:rtl/>
        </w:rPr>
        <w:t>קינ</w:t>
      </w:r>
      <w:r w:rsidRPr="007435EB">
        <w:rPr>
          <w:b/>
          <w:rtl/>
        </w:rPr>
        <w:t>"</w:t>
      </w:r>
      <w:r w:rsidRPr="007435EB">
        <w:rPr>
          <w:rFonts w:hint="cs"/>
          <w:b/>
          <w:rtl/>
        </w:rPr>
        <w:t>ה</w:t>
      </w:r>
      <w:r w:rsidRPr="007435EB">
        <w:rPr>
          <w:rtl/>
        </w:rPr>
        <w:t>,</w:t>
      </w:r>
    </w:p>
    <w:p w14:paraId="6E418B67" w14:textId="77777777" w:rsidR="00D661D8" w:rsidRPr="007435EB" w:rsidRDefault="00D661D8" w:rsidP="00D661D8">
      <w:pPr>
        <w:rPr>
          <w:rFonts w:cs="Guttman Vilna"/>
          <w:b/>
          <w:bCs/>
          <w:rtl/>
        </w:rPr>
      </w:pPr>
      <w:r w:rsidRPr="00BD18EE">
        <w:rPr>
          <w:rStyle w:val="affffd"/>
          <w:rFonts w:hint="cs"/>
          <w:rtl/>
        </w:rPr>
        <w:t>מבד</w:t>
      </w:r>
      <w:r w:rsidRPr="00BD18EE">
        <w:rPr>
          <w:rStyle w:val="affffd"/>
          <w:rtl/>
        </w:rPr>
        <w:t>"</w:t>
      </w:r>
      <w:r w:rsidRPr="00BD18EE">
        <w:rPr>
          <w:rStyle w:val="affffd"/>
          <w:rFonts w:hint="cs"/>
          <w:rtl/>
        </w:rPr>
        <w:t>ר</w:t>
      </w:r>
      <w:r w:rsidRPr="00BD18EE">
        <w:rPr>
          <w:rStyle w:val="affffd"/>
          <w:rtl/>
        </w:rPr>
        <w:t>:</w:t>
      </w:r>
      <w:r w:rsidRPr="007435EB">
        <w:rPr>
          <w:rtl/>
        </w:rPr>
        <w:t xml:space="preserve"> </w:t>
      </w:r>
      <w:r w:rsidRPr="007435EB">
        <w:rPr>
          <w:rFonts w:hint="cs"/>
          <w:b/>
          <w:rtl/>
        </w:rPr>
        <w:t>נקי</w:t>
      </w:r>
      <w:r w:rsidRPr="007435EB">
        <w:rPr>
          <w:b/>
          <w:rtl/>
        </w:rPr>
        <w:t>"</w:t>
      </w:r>
      <w:r w:rsidRPr="007435EB">
        <w:rPr>
          <w:rFonts w:hint="cs"/>
          <w:b/>
          <w:rtl/>
        </w:rPr>
        <w:t>ה</w:t>
      </w:r>
      <w:r w:rsidRPr="007435EB">
        <w:rPr>
          <w:b/>
          <w:rtl/>
        </w:rPr>
        <w:t>.</w:t>
      </w:r>
      <w:r w:rsidRPr="007435EB">
        <w:rPr>
          <w:rFonts w:hint="cs"/>
          <w:b/>
          <w:rtl/>
        </w:rPr>
        <w:t xml:space="preserve"> </w:t>
      </w:r>
      <w:r w:rsidRPr="00BD18EE">
        <w:rPr>
          <w:rStyle w:val="affffd"/>
          <w:rFonts w:hint="cs"/>
          <w:rtl/>
        </w:rPr>
        <w:t>מרתא</w:t>
      </w:r>
      <w:r w:rsidRPr="00BD18EE">
        <w:rPr>
          <w:rStyle w:val="affffd"/>
          <w:rtl/>
        </w:rPr>
        <w:t xml:space="preserve"> </w:t>
      </w:r>
      <w:r w:rsidRPr="00BD18EE">
        <w:rPr>
          <w:rStyle w:val="affffd"/>
          <w:rFonts w:hint="cs"/>
          <w:rtl/>
        </w:rPr>
        <w:t>מדרבי</w:t>
      </w:r>
      <w:r w:rsidRPr="00BD18EE">
        <w:rPr>
          <w:rStyle w:val="affffd"/>
          <w:rtl/>
        </w:rPr>
        <w:t xml:space="preserve"> </w:t>
      </w:r>
      <w:r w:rsidRPr="00BD18EE">
        <w:rPr>
          <w:rStyle w:val="affffd"/>
          <w:rFonts w:hint="cs"/>
          <w:rtl/>
        </w:rPr>
        <w:t>יהושע</w:t>
      </w:r>
      <w:r w:rsidRPr="00BD18EE">
        <w:rPr>
          <w:rStyle w:val="affffd"/>
          <w:rtl/>
        </w:rPr>
        <w:t>:</w:t>
      </w:r>
      <w:r w:rsidRPr="007435EB">
        <w:rPr>
          <w:rtl/>
        </w:rPr>
        <w:t xml:space="preserve"> </w:t>
      </w:r>
      <w:r w:rsidRPr="007435EB">
        <w:rPr>
          <w:rFonts w:hint="cs"/>
          <w:b/>
          <w:rtl/>
        </w:rPr>
        <w:t>ניה</w:t>
      </w:r>
      <w:r w:rsidRPr="007435EB">
        <w:rPr>
          <w:b/>
          <w:rtl/>
        </w:rPr>
        <w:t>"</w:t>
      </w:r>
      <w:r w:rsidRPr="007435EB">
        <w:rPr>
          <w:rFonts w:hint="cs"/>
          <w:b/>
          <w:rtl/>
        </w:rPr>
        <w:t>ק</w:t>
      </w:r>
      <w:r w:rsidRPr="007435EB">
        <w:rPr>
          <w:rtl/>
        </w:rPr>
        <w:t>.</w:t>
      </w:r>
      <w:r w:rsidRPr="007435EB">
        <w:rPr>
          <w:rFonts w:hint="cs"/>
          <w:b/>
          <w:rtl/>
        </w:rPr>
        <w:t xml:space="preserve"> </w:t>
      </w:r>
      <w:r w:rsidRPr="00BD18EE">
        <w:rPr>
          <w:rStyle w:val="affffd"/>
          <w:rFonts w:hint="cs"/>
          <w:rtl/>
        </w:rPr>
        <w:t>ריב</w:t>
      </w:r>
      <w:r w:rsidRPr="00BD18EE">
        <w:rPr>
          <w:rStyle w:val="affffd"/>
          <w:rtl/>
        </w:rPr>
        <w:t>"</w:t>
      </w:r>
      <w:r w:rsidRPr="00BD18EE">
        <w:rPr>
          <w:rStyle w:val="affffd"/>
          <w:rFonts w:hint="cs"/>
          <w:rtl/>
        </w:rPr>
        <w:t>י מאביו מריב</w:t>
      </w:r>
      <w:r w:rsidRPr="00BD18EE">
        <w:rPr>
          <w:rStyle w:val="affffd"/>
          <w:rtl/>
        </w:rPr>
        <w:t>"</w:t>
      </w:r>
      <w:r w:rsidRPr="00BD18EE">
        <w:rPr>
          <w:rStyle w:val="affffd"/>
          <w:rFonts w:hint="cs"/>
          <w:rtl/>
        </w:rPr>
        <w:t>ח</w:t>
      </w:r>
      <w:r w:rsidRPr="00BD18EE">
        <w:rPr>
          <w:rStyle w:val="affffd"/>
          <w:rtl/>
        </w:rPr>
        <w:t>:</w:t>
      </w:r>
      <w:r w:rsidRPr="007435EB">
        <w:rPr>
          <w:rtl/>
        </w:rPr>
        <w:t xml:space="preserve"> </w:t>
      </w:r>
      <w:r w:rsidRPr="007435EB">
        <w:rPr>
          <w:rFonts w:hint="cs"/>
          <w:b/>
          <w:rtl/>
        </w:rPr>
        <w:t>נהי</w:t>
      </w:r>
      <w:r w:rsidRPr="007435EB">
        <w:rPr>
          <w:b/>
          <w:rtl/>
        </w:rPr>
        <w:t>"</w:t>
      </w:r>
      <w:r w:rsidRPr="007435EB">
        <w:rPr>
          <w:rFonts w:hint="cs"/>
          <w:b/>
          <w:rtl/>
        </w:rPr>
        <w:t>ק</w:t>
      </w:r>
      <w:r w:rsidRPr="007435EB">
        <w:rPr>
          <w:rtl/>
        </w:rPr>
        <w:t>.</w:t>
      </w:r>
    </w:p>
    <w:p w14:paraId="638DE182" w14:textId="77777777" w:rsidR="00D661D8" w:rsidRPr="00BD18EE" w:rsidRDefault="00D661D8" w:rsidP="00D661D8">
      <w:pPr>
        <w:pStyle w:val="36"/>
        <w:framePr w:wrap="notBeside"/>
        <w:rPr>
          <w:rtl/>
        </w:rPr>
      </w:pPr>
      <w:r w:rsidRPr="00BD18EE">
        <w:rPr>
          <w:rtl/>
        </w:rPr>
        <w:t>ר"</w:t>
      </w:r>
      <w:r w:rsidRPr="00BD18EE">
        <w:rPr>
          <w:rFonts w:hint="cs"/>
          <w:rtl/>
        </w:rPr>
        <w:t>ח</w:t>
      </w:r>
      <w:r w:rsidRPr="00BD18EE">
        <w:rPr>
          <w:rtl/>
        </w:rPr>
        <w:t xml:space="preserve">: </w:t>
      </w:r>
    </w:p>
    <w:p w14:paraId="55111211" w14:textId="77777777" w:rsidR="00D661D8" w:rsidRPr="007435EB" w:rsidRDefault="00D661D8" w:rsidP="00D661D8">
      <w:pPr>
        <w:spacing w:before="4"/>
        <w:rPr>
          <w:rFonts w:cs="Guttman Vilna"/>
          <w:b/>
          <w:bCs/>
          <w:rtl/>
        </w:rPr>
      </w:pPr>
      <w:r w:rsidRPr="007435EB">
        <w:rPr>
          <w:rFonts w:hint="cs"/>
          <w:rtl/>
        </w:rPr>
        <w:t>משל</w:t>
      </w:r>
      <w:r w:rsidRPr="007435EB">
        <w:rPr>
          <w:rtl/>
        </w:rPr>
        <w:t xml:space="preserve"> </w:t>
      </w:r>
      <w:r>
        <w:rPr>
          <w:rStyle w:val="affffd"/>
          <w:rFonts w:hint="cs"/>
          <w:rtl/>
          <w:rPrChange w:id="11389" w:author="מנוע אמוראים" w:date="2026-10-05T16:42:03Z">
            <w:rPr>
              <w:rFonts w:hint="cs"/>
              <w:rtl/>
            </w:rPr>
          </w:rPrChange>
        </w:rPr>
        <w:t xml:space="preserve">דריב</w:t>
      </w:r>
      <w:r>
        <w:rPr>
          <w:rStyle w:val="affffd"/>
          <w:rtl/>
          <w:rPrChange w:id="11390" w:author="מנוע אמוראים" w:date="2026-10-05T16:42:03Z">
            <w:rPr>
              <w:rtl/>
            </w:rPr>
          </w:rPrChange>
        </w:rPr>
        <w:t xml:space="preserve">"</w:t>
      </w:r>
      <w:r>
        <w:rPr>
          <w:rStyle w:val="affffd"/>
          <w:rFonts w:hint="cs"/>
          <w:rtl/>
          <w:rPrChange w:id="11391" w:author="מנוע אמוראים" w:date="2026-10-05T16:42:03Z">
            <w:rPr>
              <w:rFonts w:hint="cs"/>
              <w:rtl/>
            </w:rPr>
          </w:rPrChange>
        </w:rPr>
        <w:t xml:space="preserve">ח</w:t>
      </w:r>
      <w:r w:rsidRPr="007435EB">
        <w:rPr>
          <w:rtl/>
        </w:rPr>
        <w:t xml:space="preserve"> </w:t>
      </w:r>
      <w:r w:rsidRPr="007435EB">
        <w:rPr>
          <w:rFonts w:hint="cs"/>
          <w:rtl/>
        </w:rPr>
        <w:t>למלך</w:t>
      </w:r>
      <w:r w:rsidRPr="007435EB">
        <w:rPr>
          <w:rtl/>
        </w:rPr>
        <w:t xml:space="preserve"> </w:t>
      </w:r>
      <w:r w:rsidRPr="007435EB">
        <w:rPr>
          <w:rFonts w:hint="cs"/>
          <w:rtl/>
        </w:rPr>
        <w:t>שיוצא</w:t>
      </w:r>
      <w:r w:rsidRPr="007435EB">
        <w:rPr>
          <w:rtl/>
        </w:rPr>
        <w:t xml:space="preserve"> </w:t>
      </w:r>
      <w:r w:rsidRPr="007435EB">
        <w:rPr>
          <w:rFonts w:hint="cs"/>
          <w:rtl/>
        </w:rPr>
        <w:t>ואפרכוס</w:t>
      </w:r>
      <w:r w:rsidRPr="007435EB">
        <w:rPr>
          <w:rtl/>
        </w:rPr>
        <w:t xml:space="preserve"> </w:t>
      </w:r>
      <w:r w:rsidRPr="007435EB">
        <w:rPr>
          <w:rFonts w:hint="cs"/>
          <w:rtl/>
        </w:rPr>
        <w:t>נכנס</w:t>
      </w:r>
      <w:r w:rsidRPr="007435EB">
        <w:rPr>
          <w:rtl/>
        </w:rPr>
        <w:t xml:space="preserve">, </w:t>
      </w:r>
      <w:r w:rsidRPr="007435EB">
        <w:rPr>
          <w:rFonts w:hint="cs"/>
          <w:rtl/>
        </w:rPr>
        <w:t>מלוין</w:t>
      </w:r>
      <w:r w:rsidRPr="007435EB">
        <w:rPr>
          <w:rtl/>
        </w:rPr>
        <w:t xml:space="preserve"> </w:t>
      </w:r>
      <w:r w:rsidRPr="007435EB">
        <w:rPr>
          <w:rFonts w:hint="cs"/>
          <w:rtl/>
        </w:rPr>
        <w:t>את</w:t>
      </w:r>
      <w:r w:rsidRPr="007435EB">
        <w:rPr>
          <w:rtl/>
        </w:rPr>
        <w:t xml:space="preserve"> </w:t>
      </w:r>
      <w:r w:rsidRPr="007435EB">
        <w:rPr>
          <w:rFonts w:hint="cs"/>
          <w:rtl/>
        </w:rPr>
        <w:t>המלך</w:t>
      </w:r>
      <w:r w:rsidRPr="007435EB">
        <w:rPr>
          <w:rtl/>
        </w:rPr>
        <w:t xml:space="preserve">, </w:t>
      </w:r>
      <w:r w:rsidRPr="007435EB">
        <w:rPr>
          <w:rFonts w:hint="cs"/>
          <w:rtl/>
        </w:rPr>
        <w:t>ואח</w:t>
      </w:r>
      <w:r w:rsidRPr="007435EB">
        <w:rPr>
          <w:rtl/>
        </w:rPr>
        <w:t>"</w:t>
      </w:r>
      <w:r w:rsidRPr="007435EB">
        <w:rPr>
          <w:rFonts w:hint="cs"/>
          <w:rtl/>
        </w:rPr>
        <w:t>כ יוצאים</w:t>
      </w:r>
      <w:r w:rsidRPr="007435EB">
        <w:rPr>
          <w:rtl/>
        </w:rPr>
        <w:t xml:space="preserve"> </w:t>
      </w:r>
      <w:r w:rsidRPr="007435EB">
        <w:rPr>
          <w:rFonts w:hint="cs"/>
          <w:rtl/>
        </w:rPr>
        <w:t>לקראת</w:t>
      </w:r>
      <w:r w:rsidRPr="007435EB">
        <w:rPr>
          <w:rtl/>
        </w:rPr>
        <w:t xml:space="preserve"> </w:t>
      </w:r>
      <w:r w:rsidRPr="007435EB">
        <w:rPr>
          <w:rFonts w:hint="cs"/>
          <w:rtl/>
        </w:rPr>
        <w:t>אפרכוס</w:t>
      </w:r>
      <w:r w:rsidRPr="007435EB">
        <w:rPr>
          <w:rtl/>
        </w:rPr>
        <w:t>.</w:t>
      </w:r>
    </w:p>
    <w:p w14:paraId="0AEEE7DA" w14:textId="77777777" w:rsidR="00D661D8" w:rsidRPr="00BD18EE" w:rsidRDefault="00D661D8" w:rsidP="00D661D8">
      <w:pPr>
        <w:pStyle w:val="36"/>
        <w:framePr w:wrap="notBeside"/>
        <w:rPr>
          <w:rtl/>
        </w:rPr>
      </w:pPr>
      <w:r w:rsidRPr="00BD18EE">
        <w:rPr>
          <w:rFonts w:hint="cs"/>
          <w:rtl/>
        </w:rPr>
        <w:t>ולמעשה</w:t>
      </w:r>
      <w:r w:rsidRPr="00BD18EE">
        <w:rPr>
          <w:rtl/>
        </w:rPr>
        <w:t xml:space="preserve"> </w:t>
      </w:r>
      <w:r w:rsidRPr="00BD18EE">
        <w:rPr>
          <w:rFonts w:hint="cs"/>
          <w:rtl/>
        </w:rPr>
        <w:t>אביי</w:t>
      </w:r>
      <w:r w:rsidRPr="00BD18EE">
        <w:rPr>
          <w:rtl/>
        </w:rPr>
        <w:t xml:space="preserve"> </w:t>
      </w:r>
    </w:p>
    <w:p w14:paraId="0A41493A" w14:textId="77777777" w:rsidR="00D661D8" w:rsidRPr="007435EB" w:rsidRDefault="00D661D8" w:rsidP="00D661D8">
      <w:pPr>
        <w:rPr>
          <w:rFonts w:cs="Guttman Vilna"/>
          <w:b/>
          <w:bCs/>
          <w:rtl/>
        </w:rPr>
      </w:pPr>
      <w:r w:rsidRPr="007435EB">
        <w:rPr>
          <w:rFonts w:hint="cs"/>
          <w:b/>
          <w:rtl/>
        </w:rPr>
        <w:t>יקזנ</w:t>
      </w:r>
      <w:r w:rsidRPr="007435EB">
        <w:rPr>
          <w:b/>
          <w:rtl/>
        </w:rPr>
        <w:t>"</w:t>
      </w:r>
      <w:r w:rsidRPr="007435EB">
        <w:rPr>
          <w:rFonts w:hint="cs"/>
          <w:b/>
          <w:rtl/>
        </w:rPr>
        <w:t>ה</w:t>
      </w:r>
      <w:r w:rsidRPr="007435EB">
        <w:rPr>
          <w:rtl/>
        </w:rPr>
        <w:t xml:space="preserve">, </w:t>
      </w:r>
      <w:r w:rsidRPr="00BD18EE">
        <w:rPr>
          <w:rStyle w:val="affffd"/>
          <w:rFonts w:hint="cs"/>
          <w:rtl/>
        </w:rPr>
        <w:t>ורבא</w:t>
      </w:r>
      <w:r w:rsidRPr="00BD18EE">
        <w:rPr>
          <w:rStyle w:val="affffd"/>
          <w:rtl/>
        </w:rPr>
        <w:t>:</w:t>
      </w:r>
      <w:r w:rsidRPr="007435EB">
        <w:rPr>
          <w:rtl/>
        </w:rPr>
        <w:t xml:space="preserve"> </w:t>
      </w:r>
      <w:r w:rsidRPr="007435EB">
        <w:rPr>
          <w:rFonts w:hint="cs"/>
          <w:b/>
          <w:rtl/>
        </w:rPr>
        <w:t>יקנה</w:t>
      </w:r>
      <w:r w:rsidRPr="007435EB">
        <w:rPr>
          <w:b/>
          <w:rtl/>
        </w:rPr>
        <w:t>"</w:t>
      </w:r>
      <w:r w:rsidRPr="007435EB">
        <w:rPr>
          <w:rFonts w:hint="cs"/>
          <w:b/>
          <w:rtl/>
        </w:rPr>
        <w:t>ז</w:t>
      </w:r>
      <w:r w:rsidRPr="007435EB">
        <w:rPr>
          <w:rtl/>
        </w:rPr>
        <w:t xml:space="preserve">, </w:t>
      </w:r>
      <w:r w:rsidRPr="005C3FF1">
        <w:rPr>
          <w:rStyle w:val="afffa"/>
          <w:rFonts w:hint="cs"/>
          <w:rtl/>
        </w:rPr>
        <w:t>והילכתא</w:t>
      </w:r>
      <w:r w:rsidRPr="005C3FF1">
        <w:rPr>
          <w:rStyle w:val="afffa"/>
          <w:rtl/>
        </w:rPr>
        <w:t xml:space="preserve"> </w:t>
      </w:r>
      <w:r w:rsidRPr="005C3FF1">
        <w:rPr>
          <w:rStyle w:val="afffa"/>
          <w:rFonts w:hint="cs"/>
          <w:rtl/>
        </w:rPr>
        <w:t>כרבא דיקנה</w:t>
      </w:r>
      <w:r w:rsidRPr="005C3FF1">
        <w:rPr>
          <w:rStyle w:val="afffa"/>
          <w:rtl/>
        </w:rPr>
        <w:t>"</w:t>
      </w:r>
      <w:r w:rsidRPr="005C3FF1">
        <w:rPr>
          <w:rStyle w:val="afffa"/>
          <w:rFonts w:hint="cs"/>
          <w:rtl/>
        </w:rPr>
        <w:t>ז</w:t>
      </w:r>
      <w:r w:rsidRPr="007435EB">
        <w:rPr>
          <w:rtl/>
        </w:rPr>
        <w:t>.</w:t>
      </w:r>
    </w:p>
    <w:p w14:paraId="05A2DDF0" w14:textId="77777777" w:rsidR="00D661D8" w:rsidRPr="007435EB" w:rsidRDefault="00D661D8" w:rsidP="00D661D8">
      <w:pPr>
        <w:pStyle w:val="affd"/>
        <w:rPr>
          <w:bCs/>
          <w:rtl/>
        </w:rPr>
      </w:pPr>
      <w:r>
        <w:rPr>
          <w:rFonts w:hint="cs"/>
          <w:rtl/>
        </w:rPr>
        <w:t>***</w:t>
      </w:r>
    </w:p>
    <w:p w14:paraId="5428E593" w14:textId="77777777" w:rsidR="00D661D8" w:rsidRPr="00BD18EE" w:rsidRDefault="00D661D8" w:rsidP="00D661D8">
      <w:pPr>
        <w:pStyle w:val="36"/>
        <w:framePr w:wrap="notBeside"/>
        <w:rPr>
          <w:rtl/>
        </w:rPr>
      </w:pPr>
      <w:r w:rsidRPr="00BD18EE">
        <w:rPr>
          <w:rFonts w:hint="cs"/>
          <w:rtl/>
        </w:rPr>
        <w:t>רהב</w:t>
      </w:r>
      <w:r w:rsidRPr="00BD18EE">
        <w:rPr>
          <w:rtl/>
        </w:rPr>
        <w:t>"</w:t>
      </w:r>
      <w:r w:rsidRPr="00BD18EE">
        <w:rPr>
          <w:rFonts w:hint="cs"/>
          <w:rtl/>
        </w:rPr>
        <w:t>י</w:t>
      </w:r>
      <w:r w:rsidRPr="00BD18EE">
        <w:rPr>
          <w:rtl/>
        </w:rPr>
        <w:t xml:space="preserve"> </w:t>
      </w:r>
      <w:r>
        <w:rPr>
          <w:rFonts w:hint="cs"/>
          <w:rtl/>
        </w:rPr>
        <w:t xml:space="preserve"> ראה </w:t>
      </w:r>
    </w:p>
    <w:p w14:paraId="3FFC2ABE" w14:textId="77777777" w:rsidR="00D661D8" w:rsidRPr="007435EB" w:rsidRDefault="00D661D8" w:rsidP="00D661D8">
      <w:pPr>
        <w:pStyle w:val="afffff0"/>
        <w:rPr>
          <w:rtl/>
        </w:rPr>
      </w:pPr>
      <w:r>
        <w:rPr>
          <w:rFonts w:hint="cs"/>
          <w:rtl/>
        </w:rPr>
        <w:t xml:space="preserve">שרבא בירך קודם על בשמים ואח''כ על המאור </w:t>
      </w:r>
    </w:p>
    <w:p w14:paraId="48009BE8" w14:textId="77777777" w:rsidR="00D661D8" w:rsidRPr="00BD18EE" w:rsidRDefault="00D661D8" w:rsidP="00D661D8">
      <w:pPr>
        <w:pStyle w:val="36"/>
        <w:framePr w:wrap="notBeside"/>
        <w:rPr>
          <w:rtl/>
        </w:rPr>
      </w:pPr>
      <w:r w:rsidRPr="00BD18EE">
        <w:rPr>
          <w:rFonts w:hint="cs"/>
          <w:rtl/>
        </w:rPr>
        <w:lastRenderedPageBreak/>
        <w:t>ואין להקשות דלר</w:t>
      </w:r>
      <w:r w:rsidRPr="00BD18EE">
        <w:rPr>
          <w:rtl/>
        </w:rPr>
        <w:t>"</w:t>
      </w:r>
      <w:r w:rsidRPr="00BD18EE">
        <w:rPr>
          <w:rFonts w:hint="cs"/>
          <w:rtl/>
        </w:rPr>
        <w:t>מ</w:t>
      </w:r>
    </w:p>
    <w:p w14:paraId="5A69E7CD" w14:textId="77777777" w:rsidR="00D661D8" w:rsidRPr="007435EB" w:rsidRDefault="00D661D8" w:rsidP="00D661D8">
      <w:pPr>
        <w:rPr>
          <w:rtl/>
        </w:rPr>
      </w:pPr>
      <w:r w:rsidRPr="007435EB">
        <w:rPr>
          <w:rFonts w:ascii="Fb Fontext" w:hAnsi="Fb Fontext" w:hint="cs"/>
          <w:rtl/>
        </w:rPr>
        <w:t>בין לב</w:t>
      </w:r>
      <w:r w:rsidRPr="007435EB">
        <w:rPr>
          <w:rFonts w:ascii="Fb Fontext" w:hAnsi="Fb Fontext"/>
          <w:rtl/>
        </w:rPr>
        <w:t>"</w:t>
      </w:r>
      <w:r w:rsidRPr="007435EB">
        <w:rPr>
          <w:rFonts w:ascii="Fb Fontext" w:hAnsi="Fb Fontext" w:hint="cs"/>
          <w:rtl/>
        </w:rPr>
        <w:t>ש ובין לב</w:t>
      </w:r>
      <w:r w:rsidRPr="007435EB">
        <w:rPr>
          <w:rFonts w:ascii="Fb Fontext" w:hAnsi="Fb Fontext"/>
          <w:rtl/>
        </w:rPr>
        <w:t>"</w:t>
      </w:r>
      <w:r w:rsidRPr="007435EB">
        <w:rPr>
          <w:rFonts w:ascii="Fb Fontext" w:hAnsi="Fb Fontext" w:hint="cs"/>
          <w:rtl/>
        </w:rPr>
        <w:t xml:space="preserve">ה </w:t>
      </w:r>
      <w:r>
        <w:rPr>
          <w:rFonts w:ascii="Fb Fontext" w:hAnsi="Fb Fontext" w:hint="cs"/>
          <w:rtl/>
        </w:rPr>
        <w:t xml:space="preserve">בתחילה </w:t>
      </w:r>
      <w:r w:rsidRPr="007435EB">
        <w:rPr>
          <w:rFonts w:ascii="Fb Fontext" w:hAnsi="Fb Fontext" w:hint="cs"/>
          <w:rtl/>
        </w:rPr>
        <w:t>מאור</w:t>
      </w:r>
      <w:r w:rsidRPr="007435EB">
        <w:rPr>
          <w:rFonts w:ascii="Fb Fontext" w:hAnsi="Fb Fontext"/>
          <w:rtl/>
        </w:rPr>
        <w:t xml:space="preserve">, </w:t>
      </w:r>
      <w:r>
        <w:rPr>
          <w:rFonts w:ascii="Fb Fontext" w:hAnsi="Fb Fontext" w:hint="cs"/>
          <w:rtl/>
        </w:rPr>
        <w:t xml:space="preserve">ואח''כ </w:t>
      </w:r>
      <w:r w:rsidRPr="007435EB">
        <w:rPr>
          <w:rFonts w:ascii="Fb Fontext" w:hAnsi="Fb Fontext" w:hint="cs"/>
          <w:rtl/>
        </w:rPr>
        <w:t>אבשמים</w:t>
      </w:r>
      <w:r w:rsidRPr="007435EB">
        <w:rPr>
          <w:rFonts w:ascii="Fb Fontext" w:hAnsi="Fb Fontext"/>
          <w:rtl/>
        </w:rPr>
        <w:t>.</w:t>
      </w:r>
    </w:p>
    <w:p w14:paraId="2BEE791E" w14:textId="77777777" w:rsidR="00D661D8" w:rsidRPr="009F6A8B" w:rsidRDefault="00D661D8" w:rsidP="00D661D8">
      <w:pPr>
        <w:pStyle w:val="36"/>
        <w:framePr w:wrap="notBeside"/>
        <w:rPr>
          <w:rtl/>
        </w:rPr>
      </w:pPr>
      <w:r w:rsidRPr="009F6A8B">
        <w:rPr>
          <w:rFonts w:hint="cs"/>
          <w:rtl/>
        </w:rPr>
        <w:t>דתנן</w:t>
      </w:r>
      <w:r w:rsidRPr="009F6A8B">
        <w:rPr>
          <w:rtl/>
        </w:rPr>
        <w:t xml:space="preserve">: </w:t>
      </w:r>
      <w:r>
        <w:rPr>
          <w:rFonts w:hint="cs"/>
          <w:rtl/>
        </w:rPr>
        <w:t>ל</w:t>
      </w:r>
      <w:r w:rsidRPr="009F6A8B">
        <w:rPr>
          <w:rFonts w:hint="cs"/>
          <w:rtl/>
        </w:rPr>
        <w:t>ב</w:t>
      </w:r>
      <w:r w:rsidRPr="009F6A8B">
        <w:rPr>
          <w:rtl/>
        </w:rPr>
        <w:t>"</w:t>
      </w:r>
      <w:r w:rsidRPr="009F6A8B">
        <w:rPr>
          <w:rFonts w:hint="cs"/>
          <w:rtl/>
        </w:rPr>
        <w:t xml:space="preserve">ש </w:t>
      </w:r>
    </w:p>
    <w:p w14:paraId="76A93EF9" w14:textId="77777777" w:rsidR="00D661D8" w:rsidRPr="007435EB" w:rsidRDefault="00D661D8" w:rsidP="00D661D8">
      <w:pPr>
        <w:rPr>
          <w:rtl/>
        </w:rPr>
      </w:pPr>
      <w:r w:rsidRPr="007435EB">
        <w:rPr>
          <w:rFonts w:ascii="Fb Fontext" w:hAnsi="Fb Fontext" w:hint="cs"/>
          <w:sz w:val="20"/>
          <w:rtl/>
        </w:rPr>
        <w:t>נר</w:t>
      </w:r>
      <w:r w:rsidRPr="007435EB">
        <w:rPr>
          <w:rFonts w:ascii="Fb Fontext" w:hAnsi="Fb Fontext"/>
          <w:sz w:val="20"/>
          <w:rtl/>
        </w:rPr>
        <w:t xml:space="preserve"> </w:t>
      </w:r>
      <w:r w:rsidRPr="007435EB">
        <w:rPr>
          <w:rFonts w:ascii="Fb Fontext" w:hAnsi="Fb Fontext" w:hint="cs"/>
          <w:sz w:val="20"/>
          <w:rtl/>
        </w:rPr>
        <w:t>ומזון</w:t>
      </w:r>
      <w:r w:rsidRPr="007435EB">
        <w:rPr>
          <w:rFonts w:ascii="Fb Fontext" w:hAnsi="Fb Fontext"/>
          <w:sz w:val="20"/>
          <w:rtl/>
        </w:rPr>
        <w:t xml:space="preserve"> </w:t>
      </w:r>
      <w:r w:rsidRPr="007435EB">
        <w:rPr>
          <w:rFonts w:ascii="Fb Fontext" w:hAnsi="Fb Fontext" w:hint="cs"/>
          <w:sz w:val="20"/>
          <w:rtl/>
        </w:rPr>
        <w:t>בשמים</w:t>
      </w:r>
      <w:r w:rsidRPr="007435EB">
        <w:rPr>
          <w:rFonts w:ascii="Fb Fontext" w:hAnsi="Fb Fontext"/>
          <w:sz w:val="20"/>
          <w:rtl/>
        </w:rPr>
        <w:t xml:space="preserve"> </w:t>
      </w:r>
      <w:r w:rsidRPr="007435EB">
        <w:rPr>
          <w:rFonts w:ascii="Fb Fontext" w:hAnsi="Fb Fontext" w:hint="cs"/>
          <w:sz w:val="20"/>
          <w:rtl/>
        </w:rPr>
        <w:t>והבדלה</w:t>
      </w:r>
      <w:r w:rsidRPr="007435EB">
        <w:rPr>
          <w:rFonts w:ascii="Fb Fontext" w:hAnsi="Fb Fontext"/>
          <w:sz w:val="20"/>
          <w:rtl/>
        </w:rPr>
        <w:t xml:space="preserve">, </w:t>
      </w:r>
      <w:r w:rsidRPr="009F6A8B">
        <w:rPr>
          <w:rStyle w:val="affffd"/>
          <w:rFonts w:hint="cs"/>
          <w:rtl/>
        </w:rPr>
        <w:t>ו</w:t>
      </w:r>
      <w:r>
        <w:rPr>
          <w:rStyle w:val="affffd"/>
          <w:rFonts w:hint="cs"/>
          <w:rtl/>
        </w:rPr>
        <w:t>ל</w:t>
      </w:r>
      <w:r w:rsidRPr="009F6A8B">
        <w:rPr>
          <w:rStyle w:val="affffd"/>
          <w:rFonts w:hint="cs"/>
          <w:rtl/>
        </w:rPr>
        <w:t>ב</w:t>
      </w:r>
      <w:r w:rsidRPr="009F6A8B">
        <w:rPr>
          <w:rStyle w:val="affffd"/>
          <w:rtl/>
        </w:rPr>
        <w:t>"</w:t>
      </w:r>
      <w:r w:rsidRPr="009F6A8B">
        <w:rPr>
          <w:rStyle w:val="affffd"/>
          <w:rFonts w:hint="cs"/>
          <w:rtl/>
        </w:rPr>
        <w:t>ה</w:t>
      </w:r>
      <w:r w:rsidRPr="009F6A8B">
        <w:rPr>
          <w:rStyle w:val="affffd"/>
          <w:rtl/>
        </w:rPr>
        <w:t>:</w:t>
      </w:r>
      <w:r w:rsidRPr="007435EB">
        <w:rPr>
          <w:rFonts w:ascii="Fb Fontext" w:hAnsi="Fb Fontext"/>
          <w:sz w:val="20"/>
          <w:rtl/>
        </w:rPr>
        <w:t xml:space="preserve"> </w:t>
      </w:r>
      <w:r w:rsidRPr="007435EB">
        <w:rPr>
          <w:rFonts w:ascii="Fb Fontext" w:hAnsi="Fb Fontext" w:hint="cs"/>
          <w:sz w:val="20"/>
          <w:rtl/>
        </w:rPr>
        <w:t>נר</w:t>
      </w:r>
      <w:r w:rsidRPr="007435EB">
        <w:rPr>
          <w:rFonts w:ascii="Fb Fontext" w:hAnsi="Fb Fontext"/>
          <w:sz w:val="20"/>
          <w:rtl/>
        </w:rPr>
        <w:t xml:space="preserve"> </w:t>
      </w:r>
      <w:r w:rsidRPr="007435EB">
        <w:rPr>
          <w:rFonts w:ascii="Fb Fontext" w:hAnsi="Fb Fontext" w:hint="cs"/>
          <w:sz w:val="20"/>
          <w:rtl/>
        </w:rPr>
        <w:t>ובשמים</w:t>
      </w:r>
      <w:r w:rsidRPr="007435EB">
        <w:rPr>
          <w:rFonts w:ascii="Fb Fontext" w:hAnsi="Fb Fontext"/>
          <w:sz w:val="20"/>
          <w:rtl/>
        </w:rPr>
        <w:t xml:space="preserve"> </w:t>
      </w:r>
      <w:r w:rsidRPr="007435EB">
        <w:rPr>
          <w:rFonts w:ascii="Fb Fontext" w:hAnsi="Fb Fontext" w:hint="cs"/>
          <w:sz w:val="20"/>
          <w:rtl/>
        </w:rPr>
        <w:t>ומזון</w:t>
      </w:r>
      <w:r w:rsidRPr="007435EB">
        <w:rPr>
          <w:rFonts w:ascii="Fb Fontext" w:hAnsi="Fb Fontext"/>
          <w:sz w:val="20"/>
          <w:rtl/>
        </w:rPr>
        <w:t xml:space="preserve"> </w:t>
      </w:r>
      <w:r w:rsidRPr="007435EB">
        <w:rPr>
          <w:rFonts w:ascii="Fb Fontext" w:hAnsi="Fb Fontext" w:hint="cs"/>
          <w:sz w:val="20"/>
          <w:rtl/>
        </w:rPr>
        <w:t>והבדלה</w:t>
      </w:r>
      <w:r w:rsidRPr="007435EB">
        <w:rPr>
          <w:rFonts w:ascii="Fb Fontext" w:hAnsi="Fb Fontext"/>
          <w:sz w:val="20"/>
          <w:rtl/>
        </w:rPr>
        <w:t>.</w:t>
      </w:r>
    </w:p>
    <w:p w14:paraId="55E1D6CF" w14:textId="77777777" w:rsidR="00D661D8" w:rsidRPr="009F6A8B" w:rsidRDefault="00D661D8" w:rsidP="00D661D8">
      <w:pPr>
        <w:pStyle w:val="36"/>
        <w:framePr w:wrap="notBeside"/>
        <w:rPr>
          <w:rtl/>
        </w:rPr>
      </w:pPr>
      <w:r w:rsidRPr="009F6A8B">
        <w:rPr>
          <w:rFonts w:hint="cs"/>
          <w:rtl/>
        </w:rPr>
        <w:t>דלר</w:t>
      </w:r>
      <w:r w:rsidRPr="009F6A8B">
        <w:rPr>
          <w:rtl/>
        </w:rPr>
        <w:t>"</w:t>
      </w:r>
      <w:r w:rsidRPr="009F6A8B">
        <w:rPr>
          <w:rFonts w:hint="cs"/>
          <w:rtl/>
        </w:rPr>
        <w:t>י</w:t>
      </w:r>
      <w:r w:rsidRPr="009F6A8B">
        <w:rPr>
          <w:rtl/>
        </w:rPr>
        <w:t>:</w:t>
      </w:r>
    </w:p>
    <w:p w14:paraId="53FAA2E2" w14:textId="77777777" w:rsidR="00D661D8" w:rsidRPr="007435EB" w:rsidRDefault="00D661D8" w:rsidP="00D661D8">
      <w:pPr>
        <w:rPr>
          <w:rtl/>
        </w:rPr>
      </w:pPr>
      <w:r w:rsidRPr="005C1F04">
        <w:rPr>
          <w:rStyle w:val="affffd"/>
          <w:rFonts w:hint="cs"/>
          <w:rtl/>
        </w:rPr>
        <w:t>לא</w:t>
      </w:r>
      <w:r w:rsidRPr="005C1F04">
        <w:rPr>
          <w:rStyle w:val="affffd"/>
          <w:rtl/>
        </w:rPr>
        <w:t xml:space="preserve"> </w:t>
      </w:r>
      <w:r w:rsidRPr="005C1F04">
        <w:rPr>
          <w:rStyle w:val="affffd"/>
          <w:rFonts w:hint="cs"/>
          <w:rtl/>
        </w:rPr>
        <w:t>נחלקו</w:t>
      </w:r>
      <w:r w:rsidRPr="005C1F04">
        <w:rPr>
          <w:rStyle w:val="affffd"/>
          <w:rtl/>
        </w:rPr>
        <w:t xml:space="preserve"> </w:t>
      </w:r>
      <w:r w:rsidRPr="005C1F04">
        <w:rPr>
          <w:rStyle w:val="affffd"/>
          <w:rFonts w:hint="cs"/>
          <w:rtl/>
        </w:rPr>
        <w:t>ב</w:t>
      </w:r>
      <w:r w:rsidRPr="005C1F04">
        <w:rPr>
          <w:rStyle w:val="affffd"/>
          <w:rtl/>
        </w:rPr>
        <w:t>"</w:t>
      </w:r>
      <w:r w:rsidRPr="005C1F04">
        <w:rPr>
          <w:rStyle w:val="affffd"/>
          <w:rFonts w:hint="cs"/>
          <w:rtl/>
        </w:rPr>
        <w:t>ש וב</w:t>
      </w:r>
      <w:r w:rsidRPr="005C1F04">
        <w:rPr>
          <w:rStyle w:val="affffd"/>
          <w:rtl/>
        </w:rPr>
        <w:t>"</w:t>
      </w:r>
      <w:r w:rsidRPr="005C1F04">
        <w:rPr>
          <w:rStyle w:val="affffd"/>
          <w:rFonts w:hint="cs"/>
          <w:rtl/>
        </w:rPr>
        <w:t>ה</w:t>
      </w:r>
      <w:r w:rsidRPr="007435EB">
        <w:rPr>
          <w:rFonts w:ascii="Fb Fontext" w:hAnsi="Fb Fontext"/>
          <w:rtl/>
        </w:rPr>
        <w:t xml:space="preserve"> </w:t>
      </w:r>
      <w:r>
        <w:rPr>
          <w:rFonts w:ascii="Fb Fontext" w:hAnsi="Fb Fontext" w:hint="cs"/>
          <w:rtl/>
        </w:rPr>
        <w:t>ש</w:t>
      </w:r>
      <w:r w:rsidRPr="007435EB">
        <w:rPr>
          <w:rFonts w:ascii="Fb Fontext" w:hAnsi="Fb Fontext" w:hint="cs"/>
          <w:rtl/>
        </w:rPr>
        <w:t>מזון</w:t>
      </w:r>
      <w:r w:rsidRPr="007435EB">
        <w:rPr>
          <w:rFonts w:ascii="Fb Fontext" w:hAnsi="Fb Fontext"/>
          <w:rtl/>
        </w:rPr>
        <w:t xml:space="preserve"> </w:t>
      </w:r>
      <w:r w:rsidRPr="007435EB">
        <w:rPr>
          <w:rFonts w:ascii="Fb Fontext" w:hAnsi="Fb Fontext" w:hint="cs"/>
          <w:rtl/>
        </w:rPr>
        <w:t>בתחלה</w:t>
      </w:r>
      <w:r w:rsidRPr="007435EB">
        <w:rPr>
          <w:rFonts w:ascii="Fb Fontext" w:hAnsi="Fb Fontext"/>
          <w:rtl/>
        </w:rPr>
        <w:t xml:space="preserve"> </w:t>
      </w:r>
      <w:r w:rsidRPr="007435EB">
        <w:rPr>
          <w:rFonts w:ascii="Fb Fontext" w:hAnsi="Fb Fontext" w:hint="cs"/>
          <w:rtl/>
        </w:rPr>
        <w:t>והבדלה</w:t>
      </w:r>
      <w:r w:rsidRPr="007435EB">
        <w:rPr>
          <w:rFonts w:ascii="Fb Fontext" w:hAnsi="Fb Fontext"/>
          <w:rtl/>
        </w:rPr>
        <w:t xml:space="preserve"> </w:t>
      </w:r>
      <w:r w:rsidRPr="007435EB">
        <w:rPr>
          <w:rFonts w:ascii="Fb Fontext" w:hAnsi="Fb Fontext" w:hint="cs"/>
          <w:rtl/>
        </w:rPr>
        <w:t>בסוף</w:t>
      </w:r>
      <w:r w:rsidRPr="007435EB">
        <w:rPr>
          <w:rFonts w:ascii="Fb Fontext" w:hAnsi="Fb Fontext"/>
          <w:rtl/>
        </w:rPr>
        <w:t>.</w:t>
      </w:r>
    </w:p>
    <w:p w14:paraId="51479037" w14:textId="77777777" w:rsidR="00D661D8" w:rsidRPr="007435EB" w:rsidRDefault="00D661D8" w:rsidP="00D661D8">
      <w:pPr>
        <w:rPr>
          <w:rtl/>
        </w:rPr>
      </w:pPr>
      <w:r w:rsidRPr="005C1F04">
        <w:rPr>
          <w:rStyle w:val="affffd"/>
          <w:rFonts w:hint="cs"/>
          <w:rtl/>
        </w:rPr>
        <w:t>וחלקו</w:t>
      </w:r>
      <w:r w:rsidRPr="005C1F04">
        <w:rPr>
          <w:rStyle w:val="affffd"/>
          <w:rtl/>
        </w:rPr>
        <w:t xml:space="preserve"> </w:t>
      </w:r>
      <w:r w:rsidRPr="005C1F04">
        <w:rPr>
          <w:rStyle w:val="affffd"/>
          <w:rFonts w:hint="cs"/>
          <w:rtl/>
        </w:rPr>
        <w:t>דלב''ש</w:t>
      </w:r>
      <w:r>
        <w:rPr>
          <w:rFonts w:hint="cs"/>
          <w:rtl/>
        </w:rPr>
        <w:t>:</w:t>
      </w:r>
      <w:r w:rsidRPr="005C1F04">
        <w:rPr>
          <w:rFonts w:hint="cs"/>
          <w:rtl/>
        </w:rPr>
        <w:t xml:space="preserve"> מאור</w:t>
      </w:r>
      <w:r w:rsidRPr="005C1F04">
        <w:rPr>
          <w:rtl/>
        </w:rPr>
        <w:t xml:space="preserve"> </w:t>
      </w:r>
      <w:r w:rsidRPr="005C1F04">
        <w:rPr>
          <w:rFonts w:hint="cs"/>
          <w:rtl/>
        </w:rPr>
        <w:t>ואח''כ בשמים</w:t>
      </w:r>
      <w:r>
        <w:rPr>
          <w:rStyle w:val="affffd"/>
          <w:rFonts w:hint="cs"/>
          <w:rtl/>
        </w:rPr>
        <w:t xml:space="preserve"> </w:t>
      </w:r>
      <w:r w:rsidRPr="009F6A8B">
        <w:rPr>
          <w:rStyle w:val="affffd"/>
          <w:rFonts w:hint="cs"/>
          <w:rtl/>
        </w:rPr>
        <w:t>לב</w:t>
      </w:r>
      <w:r w:rsidRPr="009F6A8B">
        <w:rPr>
          <w:rStyle w:val="affffd"/>
          <w:rtl/>
        </w:rPr>
        <w:t>"</w:t>
      </w:r>
      <w:r w:rsidRPr="009F6A8B">
        <w:rPr>
          <w:rStyle w:val="affffd"/>
          <w:rFonts w:hint="cs"/>
          <w:rtl/>
        </w:rPr>
        <w:t>ה</w:t>
      </w:r>
      <w:r w:rsidRPr="009F6A8B">
        <w:rPr>
          <w:rStyle w:val="affffd"/>
          <w:rtl/>
        </w:rPr>
        <w:t>:</w:t>
      </w:r>
      <w:r w:rsidRPr="007435EB">
        <w:rPr>
          <w:rtl/>
        </w:rPr>
        <w:t xml:space="preserve"> </w:t>
      </w:r>
      <w:r w:rsidRPr="007435EB">
        <w:rPr>
          <w:rFonts w:hint="cs"/>
          <w:rtl/>
        </w:rPr>
        <w:t>בשמים</w:t>
      </w:r>
      <w:r w:rsidRPr="007435EB">
        <w:rPr>
          <w:rtl/>
        </w:rPr>
        <w:t xml:space="preserve"> </w:t>
      </w:r>
      <w:r w:rsidRPr="007435EB">
        <w:rPr>
          <w:rFonts w:hint="cs"/>
          <w:rtl/>
        </w:rPr>
        <w:t>ואח</w:t>
      </w:r>
      <w:r w:rsidRPr="007435EB">
        <w:rPr>
          <w:rtl/>
        </w:rPr>
        <w:t>"</w:t>
      </w:r>
      <w:r w:rsidRPr="007435EB">
        <w:rPr>
          <w:rFonts w:hint="cs"/>
          <w:rtl/>
        </w:rPr>
        <w:t>כ מאור</w:t>
      </w:r>
    </w:p>
    <w:p w14:paraId="41747F33" w14:textId="77777777" w:rsidR="00D661D8" w:rsidRPr="005C1F04" w:rsidRDefault="00D661D8" w:rsidP="00D661D8">
      <w:pPr>
        <w:pStyle w:val="36"/>
        <w:framePr w:wrap="notBeside"/>
        <w:rPr>
          <w:rtl/>
        </w:rPr>
      </w:pPr>
      <w:r w:rsidRPr="005C1F04">
        <w:rPr>
          <w:rFonts w:hint="cs"/>
          <w:rtl/>
        </w:rPr>
        <w:t>וארי</w:t>
      </w:r>
      <w:r w:rsidRPr="005C1F04">
        <w:rPr>
          <w:rtl/>
        </w:rPr>
        <w:t>"</w:t>
      </w:r>
      <w:r w:rsidRPr="005C1F04">
        <w:rPr>
          <w:rFonts w:hint="cs"/>
          <w:rtl/>
        </w:rPr>
        <w:t>ו</w:t>
      </w:r>
      <w:r w:rsidRPr="005C1F04">
        <w:rPr>
          <w:rtl/>
        </w:rPr>
        <w:t>:</w:t>
      </w:r>
    </w:p>
    <w:p w14:paraId="2D408C9D" w14:textId="77777777" w:rsidR="00D661D8" w:rsidRPr="005C3FF1" w:rsidRDefault="00D661D8" w:rsidP="00D661D8">
      <w:pPr>
        <w:rPr>
          <w:rStyle w:val="afffa"/>
          <w:rtl/>
        </w:rPr>
      </w:pPr>
      <w:r w:rsidRPr="005C3FF1">
        <w:rPr>
          <w:rStyle w:val="afffa"/>
          <w:rFonts w:hint="cs"/>
          <w:rtl/>
        </w:rPr>
        <w:t>נהגו</w:t>
      </w:r>
      <w:r w:rsidRPr="005C3FF1">
        <w:rPr>
          <w:rStyle w:val="afffa"/>
          <w:rtl/>
        </w:rPr>
        <w:t xml:space="preserve"> </w:t>
      </w:r>
      <w:r w:rsidRPr="005C3FF1">
        <w:rPr>
          <w:rStyle w:val="afffa"/>
          <w:rFonts w:hint="cs"/>
          <w:rtl/>
        </w:rPr>
        <w:t>העם</w:t>
      </w:r>
      <w:r w:rsidRPr="005C3FF1">
        <w:rPr>
          <w:rStyle w:val="afffa"/>
          <w:rtl/>
        </w:rPr>
        <w:t xml:space="preserve"> </w:t>
      </w:r>
      <w:r w:rsidRPr="005C3FF1">
        <w:rPr>
          <w:rStyle w:val="afffa"/>
          <w:rFonts w:hint="cs"/>
          <w:rtl/>
        </w:rPr>
        <w:t>כב</w:t>
      </w:r>
      <w:r w:rsidRPr="005C3FF1">
        <w:rPr>
          <w:rStyle w:val="afffa"/>
          <w:rtl/>
        </w:rPr>
        <w:t>"</w:t>
      </w:r>
      <w:r w:rsidRPr="005C3FF1">
        <w:rPr>
          <w:rStyle w:val="afffa"/>
          <w:rFonts w:hint="cs"/>
          <w:rtl/>
        </w:rPr>
        <w:t>ה</w:t>
      </w:r>
      <w:r w:rsidRPr="005C3FF1">
        <w:rPr>
          <w:rStyle w:val="afffa"/>
          <w:rtl/>
        </w:rPr>
        <w:t xml:space="preserve"> </w:t>
      </w:r>
      <w:r w:rsidRPr="005C3FF1">
        <w:rPr>
          <w:rStyle w:val="afffa"/>
          <w:rFonts w:hint="cs"/>
          <w:rtl/>
        </w:rPr>
        <w:t>ואליבא</w:t>
      </w:r>
      <w:r w:rsidRPr="005C3FF1">
        <w:rPr>
          <w:rStyle w:val="afffa"/>
          <w:rtl/>
        </w:rPr>
        <w:t xml:space="preserve"> </w:t>
      </w:r>
      <w:r>
        <w:rPr>
          <w:rStyle w:val="affffd"/>
          <w:rFonts w:hint="cs"/>
          <w:rtl/>
          <w:rPrChange w:id="11392" w:author="מנוע אמוראים" w:date="2026-10-05T16:42:03Z">
            <w:rPr>
              <w:rStyle w:val="afffa"/>
              <w:rFonts w:hint="cs"/>
              <w:rtl/>
            </w:rPr>
          </w:rPrChange>
        </w:rPr>
        <w:t xml:space="preserve">דר</w:t>
      </w:r>
      <w:r>
        <w:rPr>
          <w:rStyle w:val="affffd"/>
          <w:rtl/>
          <w:rPrChange w:id="11393" w:author="מנוע אמוראים" w:date="2026-10-05T16:42:03Z">
            <w:rPr>
              <w:rStyle w:val="afffa"/>
              <w:rtl/>
            </w:rPr>
          </w:rPrChange>
        </w:rPr>
        <w:t xml:space="preserve">"</w:t>
      </w:r>
      <w:r>
        <w:rPr>
          <w:rStyle w:val="affffd"/>
          <w:rFonts w:hint="cs"/>
          <w:rtl/>
          <w:rPrChange w:id="11394" w:author="מנוע אמוראים" w:date="2026-10-05T16:42:03Z">
            <w:rPr>
              <w:rStyle w:val="afffa"/>
              <w:rFonts w:hint="cs"/>
              <w:rtl/>
            </w:rPr>
          </w:rPrChange>
        </w:rPr>
        <w:t xml:space="preserve">י</w:t>
      </w:r>
      <w:r w:rsidRPr="005C3FF1">
        <w:rPr>
          <w:rStyle w:val="afffa"/>
          <w:rtl/>
        </w:rPr>
        <w:t>.</w:t>
      </w:r>
    </w:p>
    <w:p w14:paraId="205F28A5" w14:textId="77777777" w:rsidR="00D661D8" w:rsidRPr="007435EB" w:rsidRDefault="00D661D8" w:rsidP="00D661D8">
      <w:pPr>
        <w:pStyle w:val="affd"/>
        <w:rPr>
          <w:bCs/>
          <w:rtl/>
        </w:rPr>
      </w:pPr>
      <w:r>
        <w:rPr>
          <w:rFonts w:hint="cs"/>
          <w:rtl/>
        </w:rPr>
        <w:t>***</w:t>
      </w:r>
    </w:p>
    <w:p w14:paraId="7DA711F6" w14:textId="77777777" w:rsidR="00D661D8" w:rsidRPr="009F6A8B" w:rsidRDefault="00D661D8" w:rsidP="00D661D8">
      <w:pPr>
        <w:pStyle w:val="36"/>
        <w:framePr w:wrap="notBeside"/>
        <w:rPr>
          <w:rtl/>
        </w:rPr>
      </w:pPr>
      <w:r w:rsidRPr="009F6A8B">
        <w:rPr>
          <w:rFonts w:hint="cs"/>
          <w:rtl/>
        </w:rPr>
        <w:t>• ריב</w:t>
      </w:r>
      <w:r w:rsidRPr="009F6A8B">
        <w:rPr>
          <w:rtl/>
        </w:rPr>
        <w:t>"</w:t>
      </w:r>
      <w:r w:rsidRPr="009F6A8B">
        <w:rPr>
          <w:rFonts w:hint="cs"/>
          <w:rtl/>
        </w:rPr>
        <w:t>א</w:t>
      </w:r>
      <w:r>
        <w:rPr>
          <w:rFonts w:hint="cs"/>
          <w:rtl/>
        </w:rPr>
        <w:t xml:space="preserve"> ראה</w:t>
      </w:r>
      <w:r w:rsidRPr="009F6A8B">
        <w:rPr>
          <w:rFonts w:hint="cs"/>
          <w:rtl/>
        </w:rPr>
        <w:t xml:space="preserve"> </w:t>
      </w:r>
    </w:p>
    <w:p w14:paraId="0D690A46" w14:textId="77777777" w:rsidR="00D661D8" w:rsidRPr="007435EB" w:rsidRDefault="00D661D8" w:rsidP="00D661D8">
      <w:pPr>
        <w:pStyle w:val="afffff0"/>
        <w:rPr>
          <w:rtl/>
        </w:rPr>
      </w:pPr>
      <w:r>
        <w:rPr>
          <w:rFonts w:hint="cs"/>
          <w:rtl/>
        </w:rPr>
        <w:t xml:space="preserve">שרבא בירך </w:t>
      </w:r>
      <w:r w:rsidRPr="007435EB">
        <w:rPr>
          <w:rFonts w:hint="cs"/>
          <w:rtl/>
        </w:rPr>
        <w:t>בפה</w:t>
      </w:r>
      <w:r w:rsidRPr="007435EB">
        <w:rPr>
          <w:rtl/>
        </w:rPr>
        <w:t>"</w:t>
      </w:r>
      <w:r>
        <w:rPr>
          <w:rFonts w:hint="cs"/>
          <w:rtl/>
        </w:rPr>
        <w:t>ג על כוס ראשונה ואח''כ כוס ברכה</w:t>
      </w:r>
      <w:r w:rsidRPr="007435EB">
        <w:rPr>
          <w:rtl/>
        </w:rPr>
        <w:t xml:space="preserve">, </w:t>
      </w:r>
      <w:r w:rsidRPr="007435EB">
        <w:rPr>
          <w:rFonts w:hint="cs"/>
          <w:rtl/>
        </w:rPr>
        <w:t>ושתה</w:t>
      </w:r>
      <w:r w:rsidRPr="007435EB">
        <w:rPr>
          <w:rtl/>
        </w:rPr>
        <w:t>.</w:t>
      </w:r>
    </w:p>
    <w:p w14:paraId="11BBD54E" w14:textId="77777777" w:rsidR="00D661D8" w:rsidRPr="007435EB" w:rsidRDefault="00D661D8" w:rsidP="00D661D8">
      <w:pPr>
        <w:rPr>
          <w:rtl/>
        </w:rPr>
      </w:pPr>
      <w:r w:rsidRPr="007435EB">
        <w:rPr>
          <w:rFonts w:hint="cs"/>
          <w:rtl/>
        </w:rPr>
        <w:t>ואמר לו שעשה כן שכה היה עושה אצל ריש גלותא.</w:t>
      </w:r>
    </w:p>
    <w:p w14:paraId="6DF2DBD0" w14:textId="77777777" w:rsidR="00D661D8" w:rsidRPr="009F6A8B" w:rsidRDefault="00D661D8" w:rsidP="00D661D8">
      <w:pPr>
        <w:pStyle w:val="36"/>
        <w:framePr w:wrap="notBeside"/>
        <w:rPr>
          <w:rtl/>
        </w:rPr>
      </w:pPr>
      <w:r w:rsidRPr="009F6A8B">
        <w:rPr>
          <w:rFonts w:hint="cs"/>
          <w:rtl/>
        </w:rPr>
        <w:t xml:space="preserve">ענהו </w:t>
      </w:r>
    </w:p>
    <w:p w14:paraId="18E7A989" w14:textId="77777777" w:rsidR="00D661D8" w:rsidRPr="00FC280B" w:rsidRDefault="00D661D8" w:rsidP="00D661D8">
      <w:pPr>
        <w:pStyle w:val="afff"/>
        <w:framePr w:wrap="around"/>
        <w:rPr>
          <w:rtl/>
        </w:rPr>
      </w:pPr>
      <w:r w:rsidRPr="00FC280B">
        <w:rPr>
          <w:rFonts w:hint="cs"/>
          <w:rtl/>
        </w:rPr>
        <w:t>קג:</w:t>
      </w:r>
    </w:p>
    <w:p w14:paraId="0A5FA0B3" w14:textId="77777777" w:rsidR="00D661D8" w:rsidRPr="007435EB" w:rsidRDefault="00D661D8" w:rsidP="00D661D8">
      <w:pPr>
        <w:rPr>
          <w:rtl/>
        </w:rPr>
      </w:pPr>
      <w:r w:rsidRPr="007435EB">
        <w:rPr>
          <w:rFonts w:hint="cs"/>
          <w:rtl/>
        </w:rPr>
        <w:t>דתינח</w:t>
      </w:r>
      <w:r w:rsidRPr="007435EB">
        <w:rPr>
          <w:rtl/>
        </w:rPr>
        <w:t xml:space="preserve"> </w:t>
      </w:r>
      <w:r w:rsidRPr="007435EB">
        <w:rPr>
          <w:rFonts w:hint="cs"/>
          <w:rtl/>
        </w:rPr>
        <w:t>בי</w:t>
      </w:r>
      <w:r w:rsidRPr="007435EB">
        <w:rPr>
          <w:rtl/>
        </w:rPr>
        <w:t xml:space="preserve"> </w:t>
      </w:r>
      <w:r w:rsidRPr="007435EB">
        <w:rPr>
          <w:rFonts w:hint="cs"/>
          <w:rtl/>
        </w:rPr>
        <w:t>ריש</w:t>
      </w:r>
      <w:r w:rsidRPr="007435EB">
        <w:rPr>
          <w:rtl/>
        </w:rPr>
        <w:t xml:space="preserve"> </w:t>
      </w:r>
      <w:r w:rsidRPr="007435EB">
        <w:rPr>
          <w:rFonts w:hint="cs"/>
          <w:rtl/>
        </w:rPr>
        <w:t>גלותא</w:t>
      </w:r>
      <w:r w:rsidRPr="007435EB">
        <w:rPr>
          <w:rtl/>
        </w:rPr>
        <w:t xml:space="preserve"> </w:t>
      </w:r>
      <w:r>
        <w:rPr>
          <w:rFonts w:hint="cs"/>
          <w:rtl/>
        </w:rPr>
        <w:t xml:space="preserve">שנהג כן </w:t>
      </w:r>
      <w:r w:rsidRPr="007435EB">
        <w:rPr>
          <w:rFonts w:hint="cs"/>
          <w:rtl/>
        </w:rPr>
        <w:t>דספק</w:t>
      </w:r>
      <w:r w:rsidRPr="007435EB">
        <w:rPr>
          <w:rtl/>
        </w:rPr>
        <w:t xml:space="preserve"> </w:t>
      </w:r>
      <w:r w:rsidRPr="007435EB">
        <w:rPr>
          <w:rFonts w:hint="cs"/>
          <w:rtl/>
        </w:rPr>
        <w:t xml:space="preserve">יביאו ספק לא, </w:t>
      </w:r>
      <w:r>
        <w:rPr>
          <w:rFonts w:hint="cs"/>
          <w:rtl/>
        </w:rPr>
        <w:t>כאן</w:t>
      </w:r>
      <w:r w:rsidRPr="007435EB">
        <w:rPr>
          <w:rtl/>
        </w:rPr>
        <w:t xml:space="preserve"> </w:t>
      </w:r>
      <w:r>
        <w:rPr>
          <w:rFonts w:hint="cs"/>
          <w:rtl/>
        </w:rPr>
        <w:t xml:space="preserve">הרי </w:t>
      </w:r>
      <w:r w:rsidRPr="007435EB">
        <w:rPr>
          <w:rFonts w:hint="cs"/>
          <w:rtl/>
        </w:rPr>
        <w:t>מנח</w:t>
      </w:r>
      <w:r w:rsidRPr="007435EB">
        <w:rPr>
          <w:rtl/>
        </w:rPr>
        <w:t xml:space="preserve"> </w:t>
      </w:r>
      <w:r w:rsidRPr="007435EB">
        <w:rPr>
          <w:rFonts w:hint="cs"/>
          <w:rtl/>
        </w:rPr>
        <w:t>כוסו לפניו ודעתו עליה.</w:t>
      </w:r>
    </w:p>
    <w:p w14:paraId="11A4A1C9" w14:textId="77777777" w:rsidR="00D661D8" w:rsidRPr="009F6A8B" w:rsidRDefault="00D661D8" w:rsidP="00D661D8">
      <w:pPr>
        <w:pStyle w:val="36"/>
        <w:framePr w:wrap="notBeside"/>
        <w:rPr>
          <w:rtl/>
        </w:rPr>
      </w:pPr>
      <w:r w:rsidRPr="009F6A8B">
        <w:rPr>
          <w:rFonts w:hint="cs"/>
          <w:rtl/>
        </w:rPr>
        <w:t xml:space="preserve">והשיבו </w:t>
      </w:r>
      <w:r>
        <w:rPr>
          <w:rFonts w:hint="cs"/>
          <w:rtl/>
        </w:rPr>
        <w:t xml:space="preserve"> רבא</w:t>
      </w:r>
    </w:p>
    <w:p w14:paraId="73DF5CAE" w14:textId="77777777" w:rsidR="00D661D8" w:rsidRPr="007435EB" w:rsidRDefault="00D661D8" w:rsidP="00D661D8">
      <w:pPr>
        <w:rPr>
          <w:rtl/>
        </w:rPr>
      </w:pPr>
      <w:r w:rsidRPr="007435EB">
        <w:rPr>
          <w:rFonts w:hint="cs"/>
          <w:rtl/>
        </w:rPr>
        <w:t xml:space="preserve">דעושה </w:t>
      </w:r>
      <w:r w:rsidRPr="005C1F04">
        <w:rPr>
          <w:rStyle w:val="affffd"/>
          <w:rFonts w:hint="cs"/>
          <w:rtl/>
        </w:rPr>
        <w:t>כר''ב ור''ח תלמידי דרב</w:t>
      </w:r>
      <w:r w:rsidRPr="007435EB">
        <w:rPr>
          <w:rFonts w:hint="cs"/>
          <w:rtl/>
        </w:rPr>
        <w:t xml:space="preserve"> </w:t>
      </w:r>
      <w:r>
        <w:rPr>
          <w:rFonts w:hint="cs"/>
          <w:rtl/>
        </w:rPr>
        <w:t>ש</w:t>
      </w:r>
      <w:r w:rsidRPr="007435EB">
        <w:rPr>
          <w:rFonts w:hint="cs"/>
          <w:rtl/>
        </w:rPr>
        <w:t>עמד עליהם רב ייבא סבא.</w:t>
      </w:r>
    </w:p>
    <w:p w14:paraId="5AF3760C" w14:textId="77777777" w:rsidR="00D661D8" w:rsidRPr="007435EB" w:rsidRDefault="00D661D8" w:rsidP="00D661D8">
      <w:pPr>
        <w:spacing w:after="60"/>
        <w:rPr>
          <w:rtl/>
        </w:rPr>
      </w:pPr>
      <w:r w:rsidRPr="007435EB">
        <w:rPr>
          <w:rFonts w:ascii="Fb Fontext" w:hAnsi="Fb Fontext" w:hint="cs"/>
          <w:sz w:val="20"/>
          <w:rtl/>
        </w:rPr>
        <w:t xml:space="preserve">וביקשו ממנו לברך, ולסוף ביקשו לשתות, </w:t>
      </w:r>
      <w:r w:rsidRPr="009F6A8B">
        <w:rPr>
          <w:rStyle w:val="affffd"/>
          <w:rFonts w:hint="cs"/>
          <w:rtl/>
        </w:rPr>
        <w:t>א</w:t>
      </w:r>
      <w:r w:rsidRPr="009F6A8B">
        <w:rPr>
          <w:rStyle w:val="affffd"/>
          <w:rtl/>
        </w:rPr>
        <w:t>"</w:t>
      </w:r>
      <w:r w:rsidRPr="009F6A8B">
        <w:rPr>
          <w:rStyle w:val="affffd"/>
          <w:rFonts w:hint="cs"/>
          <w:rtl/>
        </w:rPr>
        <w:t xml:space="preserve">ל </w:t>
      </w:r>
      <w:r>
        <w:rPr>
          <w:rStyle w:val="affffd"/>
          <w:rFonts w:hint="cs"/>
          <w:rtl/>
        </w:rPr>
        <w:t xml:space="preserve">שכך </w:t>
      </w:r>
      <w:r w:rsidRPr="009F6A8B">
        <w:rPr>
          <w:rStyle w:val="affffd"/>
          <w:rFonts w:hint="cs"/>
          <w:rtl/>
        </w:rPr>
        <w:t>אמר רב</w:t>
      </w:r>
      <w:r w:rsidRPr="007435EB">
        <w:rPr>
          <w:rFonts w:ascii="Fb Fontext" w:hAnsi="Fb Fontext" w:hint="cs"/>
          <w:sz w:val="20"/>
          <w:rtl/>
        </w:rPr>
        <w:t xml:space="preserve"> כיון שאמרו שרוצים לברך אסור להם לשתות דהסיחו דעתם.</w:t>
      </w:r>
    </w:p>
    <w:p w14:paraId="4904877F" w14:textId="77777777" w:rsidR="00D661D8" w:rsidRPr="009F6A8B" w:rsidRDefault="00D661D8" w:rsidP="00D661D8">
      <w:pPr>
        <w:pStyle w:val="36"/>
        <w:framePr w:wrap="notBeside"/>
        <w:rPr>
          <w:rtl/>
        </w:rPr>
      </w:pPr>
      <w:r w:rsidRPr="009F6A8B">
        <w:rPr>
          <w:rFonts w:hint="cs"/>
          <w:rtl/>
        </w:rPr>
        <w:t>אמימר</w:t>
      </w:r>
      <w:r w:rsidRPr="009F6A8B">
        <w:rPr>
          <w:rtl/>
        </w:rPr>
        <w:t xml:space="preserve"> </w:t>
      </w:r>
      <w:r w:rsidRPr="009F6A8B">
        <w:rPr>
          <w:rFonts w:hint="cs"/>
          <w:rtl/>
        </w:rPr>
        <w:t>ומ</w:t>
      </w:r>
      <w:r w:rsidRPr="009F6A8B">
        <w:rPr>
          <w:rtl/>
        </w:rPr>
        <w:t>"</w:t>
      </w:r>
      <w:r w:rsidRPr="009F6A8B">
        <w:rPr>
          <w:rFonts w:hint="cs"/>
          <w:rtl/>
        </w:rPr>
        <w:t>ז</w:t>
      </w:r>
      <w:r w:rsidRPr="009F6A8B">
        <w:rPr>
          <w:rtl/>
        </w:rPr>
        <w:t xml:space="preserve"> </w:t>
      </w:r>
      <w:r w:rsidRPr="009F6A8B">
        <w:rPr>
          <w:rFonts w:hint="cs"/>
          <w:rtl/>
        </w:rPr>
        <w:t>ור</w:t>
      </w:r>
      <w:r w:rsidRPr="009F6A8B">
        <w:rPr>
          <w:rtl/>
        </w:rPr>
        <w:t>"</w:t>
      </w:r>
      <w:r w:rsidRPr="009F6A8B">
        <w:rPr>
          <w:rFonts w:hint="cs"/>
          <w:rtl/>
        </w:rPr>
        <w:t>א</w:t>
      </w:r>
      <w:r w:rsidRPr="009F6A8B">
        <w:rPr>
          <w:rtl/>
        </w:rPr>
        <w:t xml:space="preserve"> </w:t>
      </w:r>
    </w:p>
    <w:p w14:paraId="4DCEE482" w14:textId="77777777" w:rsidR="00D661D8" w:rsidRPr="007435EB" w:rsidRDefault="00D661D8" w:rsidP="00D661D8">
      <w:pPr>
        <w:spacing w:before="4"/>
        <w:rPr>
          <w:rtl/>
        </w:rPr>
      </w:pPr>
      <w:r w:rsidRPr="007435EB">
        <w:rPr>
          <w:rFonts w:ascii="Fb Fontext" w:hAnsi="Fb Fontext" w:hint="cs"/>
          <w:rtl/>
        </w:rPr>
        <w:t>ישבו בסעודה</w:t>
      </w:r>
      <w:r w:rsidRPr="007435EB">
        <w:rPr>
          <w:rFonts w:ascii="Fb Fontext" w:hAnsi="Fb Fontext"/>
          <w:rtl/>
        </w:rPr>
        <w:t xml:space="preserve">, </w:t>
      </w:r>
      <w:r>
        <w:rPr>
          <w:rFonts w:ascii="Fb Fontext" w:hAnsi="Fb Fontext" w:hint="cs"/>
          <w:rtl/>
        </w:rPr>
        <w:t>ועמד עליהם</w:t>
      </w:r>
      <w:r w:rsidRPr="007435EB">
        <w:rPr>
          <w:rFonts w:ascii="Fb Fontext" w:hAnsi="Fb Fontext"/>
          <w:rtl/>
        </w:rPr>
        <w:t xml:space="preserve"> </w:t>
      </w:r>
      <w:r w:rsidRPr="005C1F04">
        <w:rPr>
          <w:rStyle w:val="affffd"/>
          <w:rFonts w:hint="cs"/>
          <w:rtl/>
        </w:rPr>
        <w:t>ר</w:t>
      </w:r>
      <w:r w:rsidRPr="005C1F04">
        <w:rPr>
          <w:rStyle w:val="affffd"/>
          <w:rtl/>
        </w:rPr>
        <w:t>"</w:t>
      </w:r>
      <w:r w:rsidRPr="005C1F04">
        <w:rPr>
          <w:rStyle w:val="affffd"/>
          <w:rFonts w:hint="cs"/>
          <w:rtl/>
        </w:rPr>
        <w:t>א</w:t>
      </w:r>
      <w:r w:rsidRPr="005C1F04">
        <w:rPr>
          <w:rStyle w:val="affffd"/>
          <w:rtl/>
        </w:rPr>
        <w:t xml:space="preserve"> </w:t>
      </w:r>
      <w:r>
        <w:rPr>
          <w:rStyle w:val="affffd"/>
          <w:rFonts w:hint="cs"/>
          <w:rtl/>
        </w:rPr>
        <w:t xml:space="preserve">בן </w:t>
      </w:r>
      <w:r w:rsidRPr="005C1F04">
        <w:rPr>
          <w:rStyle w:val="affffd"/>
          <w:rFonts w:hint="cs"/>
          <w:rtl/>
        </w:rPr>
        <w:t>רבא</w:t>
      </w:r>
      <w:r w:rsidRPr="005C1F04">
        <w:rPr>
          <w:rStyle w:val="affffd"/>
          <w:rtl/>
        </w:rPr>
        <w:t>.</w:t>
      </w:r>
    </w:p>
    <w:p w14:paraId="1521331C" w14:textId="77777777" w:rsidR="00D661D8" w:rsidRPr="009F6A8B" w:rsidRDefault="00D661D8" w:rsidP="00D661D8">
      <w:pPr>
        <w:pStyle w:val="36"/>
        <w:framePr w:wrap="notBeside"/>
        <w:rPr>
          <w:rtl/>
        </w:rPr>
      </w:pPr>
      <w:r w:rsidRPr="009F6A8B">
        <w:rPr>
          <w:rFonts w:hint="cs"/>
          <w:rtl/>
        </w:rPr>
        <w:t>אמימר</w:t>
      </w:r>
      <w:r w:rsidRPr="009F6A8B">
        <w:rPr>
          <w:rtl/>
        </w:rPr>
        <w:t xml:space="preserve"> </w:t>
      </w:r>
    </w:p>
    <w:p w14:paraId="35B27185" w14:textId="77777777" w:rsidR="00D661D8" w:rsidRPr="007435EB" w:rsidRDefault="00D661D8" w:rsidP="00D661D8">
      <w:pPr>
        <w:rPr>
          <w:rtl/>
        </w:rPr>
      </w:pPr>
      <w:r w:rsidRPr="007435EB">
        <w:rPr>
          <w:rFonts w:hint="cs"/>
          <w:rtl/>
        </w:rPr>
        <w:t>בירך על כל כוס וכוס</w:t>
      </w:r>
      <w:r w:rsidRPr="007435EB">
        <w:rPr>
          <w:rtl/>
        </w:rPr>
        <w:t xml:space="preserve">, </w:t>
      </w:r>
      <w:r w:rsidRPr="007435EB">
        <w:rPr>
          <w:rFonts w:hint="cs"/>
          <w:rtl/>
        </w:rPr>
        <w:t>- דנמלך אנא</w:t>
      </w:r>
      <w:r w:rsidRPr="007435EB">
        <w:rPr>
          <w:rtl/>
        </w:rPr>
        <w:t>.</w:t>
      </w:r>
    </w:p>
    <w:p w14:paraId="19B9C593" w14:textId="77777777" w:rsidR="00D661D8" w:rsidRPr="009F6A8B" w:rsidRDefault="00D661D8" w:rsidP="00D661D8">
      <w:pPr>
        <w:pStyle w:val="36"/>
        <w:framePr w:wrap="notBeside"/>
        <w:rPr>
          <w:rtl/>
        </w:rPr>
      </w:pPr>
      <w:r w:rsidRPr="009F6A8B">
        <w:rPr>
          <w:rFonts w:hint="cs"/>
          <w:rtl/>
        </w:rPr>
        <w:t>ומ</w:t>
      </w:r>
      <w:r w:rsidRPr="009F6A8B">
        <w:rPr>
          <w:rtl/>
        </w:rPr>
        <w:t>"</w:t>
      </w:r>
      <w:r w:rsidRPr="009F6A8B">
        <w:rPr>
          <w:rFonts w:hint="cs"/>
          <w:rtl/>
        </w:rPr>
        <w:t>ז</w:t>
      </w:r>
      <w:r w:rsidRPr="009F6A8B">
        <w:rPr>
          <w:rtl/>
        </w:rPr>
        <w:t xml:space="preserve"> </w:t>
      </w:r>
    </w:p>
    <w:p w14:paraId="06DD4C1B" w14:textId="77777777" w:rsidR="00D661D8" w:rsidRPr="007435EB" w:rsidRDefault="00D661D8" w:rsidP="00D661D8">
      <w:pPr>
        <w:rPr>
          <w:rtl/>
        </w:rPr>
      </w:pPr>
      <w:r w:rsidRPr="007435EB">
        <w:rPr>
          <w:rFonts w:hint="cs"/>
          <w:rtl/>
        </w:rPr>
        <w:t>בי</w:t>
      </w:r>
      <w:r>
        <w:rPr>
          <w:rFonts w:hint="cs"/>
          <w:rtl/>
        </w:rPr>
        <w:t>ר</w:t>
      </w:r>
      <w:r w:rsidRPr="007435EB">
        <w:rPr>
          <w:rFonts w:hint="cs"/>
          <w:rtl/>
        </w:rPr>
        <w:t>ך</w:t>
      </w:r>
      <w:r w:rsidRPr="007435EB">
        <w:rPr>
          <w:rtl/>
        </w:rPr>
        <w:t xml:space="preserve"> </w:t>
      </w:r>
      <w:r>
        <w:rPr>
          <w:rFonts w:hint="cs"/>
          <w:rtl/>
        </w:rPr>
        <w:t>על כוס ראשונה וכוס אחרונה</w:t>
      </w:r>
      <w:r w:rsidRPr="007435EB">
        <w:rPr>
          <w:rtl/>
        </w:rPr>
        <w:t xml:space="preserve">, </w:t>
      </w:r>
      <w:r>
        <w:rPr>
          <w:rFonts w:hint="cs"/>
          <w:rtl/>
        </w:rPr>
        <w:t xml:space="preserve">שנהג </w:t>
      </w:r>
      <w:r w:rsidRPr="007435EB">
        <w:rPr>
          <w:rFonts w:hint="cs"/>
          <w:rtl/>
        </w:rPr>
        <w:t>כתלמידי דרב.</w:t>
      </w:r>
    </w:p>
    <w:p w14:paraId="72BD6805" w14:textId="77777777" w:rsidR="00D661D8" w:rsidRPr="009F6A8B" w:rsidRDefault="00D661D8" w:rsidP="00D661D8">
      <w:pPr>
        <w:pStyle w:val="36"/>
        <w:framePr w:wrap="notBeside"/>
        <w:rPr>
          <w:rtl/>
        </w:rPr>
      </w:pPr>
      <w:r>
        <w:rPr>
          <w:rFonts w:hint="cs"/>
          <w:rtl/>
        </w:rPr>
        <w:t>רב אשי:</w:t>
      </w:r>
      <w:r w:rsidRPr="009F6A8B">
        <w:rPr>
          <w:rFonts w:hint="cs"/>
          <w:rtl/>
        </w:rPr>
        <w:t xml:space="preserve"> </w:t>
      </w:r>
    </w:p>
    <w:p w14:paraId="674C7B34" w14:textId="77777777" w:rsidR="00D661D8" w:rsidRPr="007435EB" w:rsidRDefault="00D661D8" w:rsidP="00D661D8">
      <w:pPr>
        <w:rPr>
          <w:rtl/>
        </w:rPr>
      </w:pPr>
      <w:r>
        <w:rPr>
          <w:rFonts w:hint="cs"/>
          <w:rtl/>
        </w:rPr>
        <w:t xml:space="preserve">בירך על כוס ראשונה </w:t>
      </w:r>
      <w:r w:rsidRPr="007435EB">
        <w:rPr>
          <w:rFonts w:hint="cs"/>
          <w:rtl/>
        </w:rPr>
        <w:t>ותו</w:t>
      </w:r>
      <w:r w:rsidRPr="007435EB">
        <w:rPr>
          <w:rtl/>
        </w:rPr>
        <w:t xml:space="preserve"> </w:t>
      </w:r>
      <w:r w:rsidRPr="007435EB">
        <w:rPr>
          <w:rFonts w:hint="cs"/>
          <w:rtl/>
        </w:rPr>
        <w:t>לא</w:t>
      </w:r>
      <w:r w:rsidRPr="007435EB">
        <w:rPr>
          <w:rtl/>
        </w:rPr>
        <w:t xml:space="preserve"> </w:t>
      </w:r>
      <w:r>
        <w:rPr>
          <w:rFonts w:hint="cs"/>
          <w:rtl/>
        </w:rPr>
        <w:t>בירך</w:t>
      </w:r>
      <w:r w:rsidRPr="007435EB">
        <w:rPr>
          <w:rtl/>
        </w:rPr>
        <w:t>.</w:t>
      </w:r>
      <w:r w:rsidRPr="007435EB">
        <w:rPr>
          <w:rFonts w:hint="cs"/>
          <w:rtl/>
        </w:rPr>
        <w:t xml:space="preserve">- </w:t>
      </w:r>
      <w:r>
        <w:rPr>
          <w:rFonts w:hint="cs"/>
          <w:rtl/>
        </w:rPr>
        <w:t xml:space="preserve">שאין הלכה </w:t>
      </w:r>
      <w:r w:rsidRPr="007435EB">
        <w:rPr>
          <w:rFonts w:hint="cs"/>
          <w:rtl/>
        </w:rPr>
        <w:t>כתלמידי רב, דלרב</w:t>
      </w:r>
      <w:r>
        <w:rPr>
          <w:rFonts w:hint="cs"/>
          <w:rtl/>
        </w:rPr>
        <w:t>:</w:t>
      </w:r>
      <w:r w:rsidRPr="007435EB">
        <w:rPr>
          <w:rFonts w:hint="cs"/>
          <w:rtl/>
        </w:rPr>
        <w:t xml:space="preserve"> יו</w:t>
      </w:r>
      <w:r w:rsidRPr="007435EB">
        <w:rPr>
          <w:rtl/>
        </w:rPr>
        <w:t>"</w:t>
      </w:r>
      <w:r w:rsidRPr="007435EB">
        <w:rPr>
          <w:rFonts w:hint="cs"/>
          <w:rtl/>
        </w:rPr>
        <w:t>ט</w:t>
      </w:r>
      <w:r w:rsidRPr="007435EB">
        <w:rPr>
          <w:rtl/>
        </w:rPr>
        <w:t xml:space="preserve"> </w:t>
      </w:r>
      <w:r w:rsidRPr="007435EB">
        <w:rPr>
          <w:rFonts w:hint="cs"/>
          <w:rtl/>
        </w:rPr>
        <w:t>שאחר</w:t>
      </w:r>
      <w:r w:rsidRPr="007435EB">
        <w:rPr>
          <w:rtl/>
        </w:rPr>
        <w:t xml:space="preserve"> </w:t>
      </w:r>
      <w:r w:rsidRPr="007435EB">
        <w:rPr>
          <w:rFonts w:hint="cs"/>
          <w:rtl/>
        </w:rPr>
        <w:t>השבת -יקנ</w:t>
      </w:r>
      <w:r w:rsidRPr="007435EB">
        <w:rPr>
          <w:rtl/>
        </w:rPr>
        <w:t>"</w:t>
      </w:r>
      <w:r w:rsidRPr="007435EB">
        <w:rPr>
          <w:rFonts w:hint="cs"/>
          <w:rtl/>
        </w:rPr>
        <w:t>ה</w:t>
      </w:r>
      <w:r w:rsidRPr="007435EB">
        <w:rPr>
          <w:rtl/>
        </w:rPr>
        <w:t>.</w:t>
      </w:r>
    </w:p>
    <w:p w14:paraId="7C1F6F9A" w14:textId="77777777" w:rsidR="00D661D8" w:rsidRPr="009F6A8B" w:rsidRDefault="00D661D8" w:rsidP="00D661D8">
      <w:pPr>
        <w:pStyle w:val="36"/>
        <w:framePr w:wrap="notBeside"/>
        <w:rPr>
          <w:rtl/>
        </w:rPr>
      </w:pPr>
      <w:r w:rsidRPr="009F6A8B">
        <w:rPr>
          <w:rFonts w:hint="cs"/>
          <w:rtl/>
        </w:rPr>
        <w:t>ולא</w:t>
      </w:r>
      <w:r w:rsidRPr="009F6A8B">
        <w:rPr>
          <w:rtl/>
        </w:rPr>
        <w:t xml:space="preserve"> </w:t>
      </w:r>
      <w:r w:rsidRPr="009F6A8B">
        <w:rPr>
          <w:rFonts w:hint="cs"/>
          <w:rtl/>
        </w:rPr>
        <w:t>היא</w:t>
      </w:r>
      <w:r w:rsidRPr="009F6A8B">
        <w:rPr>
          <w:rtl/>
        </w:rPr>
        <w:t xml:space="preserve">, </w:t>
      </w:r>
    </w:p>
    <w:p w14:paraId="5D094E7F" w14:textId="77777777" w:rsidR="00D661D8" w:rsidRPr="007435EB" w:rsidRDefault="00D661D8" w:rsidP="00D661D8">
      <w:pPr>
        <w:rPr>
          <w:rtl/>
        </w:rPr>
      </w:pPr>
      <w:r>
        <w:rPr>
          <w:rFonts w:hint="cs"/>
          <w:rtl/>
        </w:rPr>
        <w:t>שם</w:t>
      </w:r>
      <w:r w:rsidRPr="007435EB">
        <w:rPr>
          <w:rtl/>
        </w:rPr>
        <w:t xml:space="preserve"> </w:t>
      </w:r>
      <w:r w:rsidRPr="007435EB">
        <w:rPr>
          <w:rFonts w:hint="cs"/>
          <w:rtl/>
        </w:rPr>
        <w:t>עקר</w:t>
      </w:r>
      <w:r w:rsidRPr="007435EB">
        <w:rPr>
          <w:rtl/>
        </w:rPr>
        <w:t xml:space="preserve"> </w:t>
      </w:r>
      <w:r>
        <w:rPr>
          <w:rFonts w:hint="cs"/>
          <w:rtl/>
        </w:rPr>
        <w:t xml:space="preserve">דעתו </w:t>
      </w:r>
      <w:r w:rsidRPr="007435EB">
        <w:rPr>
          <w:rFonts w:hint="cs"/>
          <w:rtl/>
        </w:rPr>
        <w:t>מלשתות משא</w:t>
      </w:r>
      <w:r w:rsidRPr="007435EB">
        <w:rPr>
          <w:rtl/>
        </w:rPr>
        <w:t>"</w:t>
      </w:r>
      <w:r w:rsidRPr="007435EB">
        <w:rPr>
          <w:rFonts w:hint="cs"/>
          <w:rtl/>
        </w:rPr>
        <w:t xml:space="preserve">כ </w:t>
      </w:r>
      <w:r>
        <w:rPr>
          <w:rFonts w:hint="cs"/>
          <w:rtl/>
        </w:rPr>
        <w:t>כאן</w:t>
      </w:r>
      <w:r w:rsidRPr="007435EB">
        <w:rPr>
          <w:rFonts w:hint="cs"/>
          <w:rtl/>
        </w:rPr>
        <w:t xml:space="preserve"> לא עקר דעתו מלשתות.</w:t>
      </w:r>
    </w:p>
    <w:p w14:paraId="4915392D" w14:textId="77777777" w:rsidR="00D661D8" w:rsidRPr="007435EB" w:rsidRDefault="00D661D8" w:rsidP="00D661D8">
      <w:pPr>
        <w:pStyle w:val="affd"/>
        <w:rPr>
          <w:bCs/>
          <w:rtl/>
        </w:rPr>
      </w:pPr>
      <w:r>
        <w:rPr>
          <w:rFonts w:hint="cs"/>
          <w:rtl/>
        </w:rPr>
        <w:t>***</w:t>
      </w:r>
    </w:p>
    <w:p w14:paraId="4E3F416C" w14:textId="77777777" w:rsidR="00D661D8" w:rsidRPr="00FC280B" w:rsidRDefault="00D661D8" w:rsidP="00D661D8">
      <w:pPr>
        <w:pStyle w:val="36"/>
        <w:framePr w:wrap="notBeside"/>
        <w:rPr>
          <w:rtl/>
        </w:rPr>
      </w:pPr>
      <w:r w:rsidRPr="00FC280B">
        <w:rPr>
          <w:rFonts w:hint="cs"/>
          <w:rtl/>
        </w:rPr>
        <w:t>ריב''א בבית רבא</w:t>
      </w:r>
    </w:p>
    <w:p w14:paraId="6BBDB069" w14:textId="77777777" w:rsidR="00D661D8" w:rsidRPr="007435EB" w:rsidRDefault="00D661D8" w:rsidP="00D661D8">
      <w:pPr>
        <w:rPr>
          <w:rtl/>
        </w:rPr>
      </w:pPr>
      <w:r>
        <w:rPr>
          <w:rFonts w:ascii="Fb Fontext" w:hAnsi="Fb Fontext" w:hint="cs"/>
          <w:rtl/>
        </w:rPr>
        <w:t xml:space="preserve"> כשבא להבדיל קם שמשו </w:t>
      </w:r>
      <w:r>
        <w:rPr>
          <w:rStyle w:val="affffff0"/>
          <w:rFonts w:hint="cs"/>
          <w:rtl/>
        </w:rPr>
        <w:t xml:space="preserve"> של רבא </w:t>
      </w:r>
      <w:r>
        <w:rPr>
          <w:rFonts w:ascii="Fb Fontext" w:hAnsi="Fb Fontext" w:hint="cs"/>
          <w:rtl/>
        </w:rPr>
        <w:t>והדליק אבוקה מנר</w:t>
      </w:r>
      <w:r w:rsidRPr="007435EB">
        <w:rPr>
          <w:rFonts w:ascii="Fb Fontext" w:hAnsi="Fb Fontext"/>
          <w:rtl/>
        </w:rPr>
        <w:t>.</w:t>
      </w:r>
    </w:p>
    <w:p w14:paraId="6725A6BA" w14:textId="77777777" w:rsidR="00D661D8" w:rsidRPr="005C1F04" w:rsidRDefault="00D661D8" w:rsidP="00D661D8">
      <w:pPr>
        <w:pStyle w:val="36"/>
        <w:framePr w:wrap="notBeside"/>
        <w:rPr>
          <w:rtl/>
        </w:rPr>
      </w:pPr>
      <w:r w:rsidRPr="005C1F04">
        <w:rPr>
          <w:rFonts w:hint="cs"/>
          <w:rtl/>
        </w:rPr>
        <w:t xml:space="preserve">וכששאלו </w:t>
      </w:r>
    </w:p>
    <w:p w14:paraId="2A7A0DB4" w14:textId="77777777" w:rsidR="00D661D8" w:rsidRPr="00FC280B" w:rsidRDefault="00D661D8" w:rsidP="00D661D8">
      <w:pPr>
        <w:rPr>
          <w:rStyle w:val="affffff0"/>
          <w:rtl/>
        </w:rPr>
      </w:pPr>
      <w:r w:rsidRPr="007435EB">
        <w:rPr>
          <w:rFonts w:hint="cs"/>
          <w:rtl/>
        </w:rPr>
        <w:t xml:space="preserve">למה </w:t>
      </w:r>
      <w:r>
        <w:rPr>
          <w:rFonts w:hint="cs"/>
          <w:rtl/>
        </w:rPr>
        <w:t xml:space="preserve">נהג כן ולא בירך על הנר ודאי </w:t>
      </w:r>
      <w:r w:rsidRPr="007435EB">
        <w:rPr>
          <w:rFonts w:hint="cs"/>
          <w:rtl/>
        </w:rPr>
        <w:t xml:space="preserve">עשה על דעת רבו </w:t>
      </w:r>
      <w:r>
        <w:rPr>
          <w:rStyle w:val="affffff0"/>
          <w:rFonts w:hint="cs"/>
          <w:rtl/>
        </w:rPr>
        <w:t>רבא.</w:t>
      </w:r>
    </w:p>
    <w:p w14:paraId="276C8DF4" w14:textId="77777777" w:rsidR="00D661D8" w:rsidRPr="00FC280B" w:rsidRDefault="00D661D8" w:rsidP="00D661D8">
      <w:pPr>
        <w:pStyle w:val="36"/>
        <w:framePr w:wrap="notBeside"/>
        <w:rPr>
          <w:rtl/>
        </w:rPr>
      </w:pPr>
      <w:r w:rsidRPr="00FC280B">
        <w:rPr>
          <w:rFonts w:hint="cs"/>
          <w:rtl/>
        </w:rPr>
        <w:t xml:space="preserve">א''ל רבא </w:t>
      </w:r>
    </w:p>
    <w:p w14:paraId="0A8EA222" w14:textId="77777777" w:rsidR="00D661D8" w:rsidRPr="007435EB" w:rsidRDefault="00D661D8" w:rsidP="00D661D8">
      <w:pPr>
        <w:rPr>
          <w:rtl/>
        </w:rPr>
      </w:pPr>
      <w:r w:rsidRPr="007435EB">
        <w:rPr>
          <w:rFonts w:hint="cs"/>
          <w:rtl/>
        </w:rPr>
        <w:t>דאבוקה</w:t>
      </w:r>
      <w:r w:rsidRPr="007435EB">
        <w:rPr>
          <w:rtl/>
        </w:rPr>
        <w:t xml:space="preserve"> </w:t>
      </w:r>
      <w:r w:rsidRPr="007435EB">
        <w:rPr>
          <w:rFonts w:hint="cs"/>
          <w:rtl/>
        </w:rPr>
        <w:t>להבדלה</w:t>
      </w:r>
      <w:r w:rsidRPr="007435EB">
        <w:rPr>
          <w:rtl/>
        </w:rPr>
        <w:t xml:space="preserve"> </w:t>
      </w:r>
      <w:r w:rsidRPr="007435EB">
        <w:rPr>
          <w:rFonts w:hint="cs"/>
          <w:rtl/>
        </w:rPr>
        <w:t>מצוה</w:t>
      </w:r>
      <w:r w:rsidRPr="007435EB">
        <w:rPr>
          <w:rtl/>
        </w:rPr>
        <w:t xml:space="preserve"> </w:t>
      </w:r>
      <w:r w:rsidRPr="007435EB">
        <w:rPr>
          <w:rFonts w:hint="cs"/>
          <w:rtl/>
        </w:rPr>
        <w:t>מן</w:t>
      </w:r>
      <w:r w:rsidRPr="007435EB">
        <w:rPr>
          <w:rtl/>
        </w:rPr>
        <w:t xml:space="preserve"> </w:t>
      </w:r>
      <w:r w:rsidRPr="007435EB">
        <w:rPr>
          <w:rFonts w:hint="cs"/>
          <w:rtl/>
        </w:rPr>
        <w:t>המובחר</w:t>
      </w:r>
    </w:p>
    <w:p w14:paraId="1CEEB9B0" w14:textId="77777777" w:rsidR="00D661D8" w:rsidRPr="009F6A8B" w:rsidRDefault="00D661D8" w:rsidP="00D661D8">
      <w:pPr>
        <w:pStyle w:val="36"/>
        <w:framePr w:wrap="notBeside"/>
        <w:rPr>
          <w:rtl/>
        </w:rPr>
      </w:pPr>
      <w:r w:rsidRPr="009F6A8B">
        <w:rPr>
          <w:rFonts w:hint="cs"/>
          <w:rtl/>
        </w:rPr>
        <w:t>פתח</w:t>
      </w:r>
      <w:r w:rsidRPr="009F6A8B">
        <w:rPr>
          <w:rtl/>
        </w:rPr>
        <w:t xml:space="preserve"> </w:t>
      </w:r>
      <w:r w:rsidRPr="009F6A8B">
        <w:rPr>
          <w:rFonts w:hint="cs"/>
          <w:rtl/>
        </w:rPr>
        <w:t>ואמר</w:t>
      </w:r>
      <w:r w:rsidRPr="009F6A8B">
        <w:rPr>
          <w:rtl/>
        </w:rPr>
        <w:t xml:space="preserve"> </w:t>
      </w:r>
    </w:p>
    <w:p w14:paraId="0D56456B" w14:textId="77777777" w:rsidR="00D661D8" w:rsidRPr="007435EB" w:rsidRDefault="00D661D8" w:rsidP="00D661D8">
      <w:pPr>
        <w:rPr>
          <w:rtl/>
        </w:rPr>
      </w:pPr>
      <w:r w:rsidRPr="007435EB">
        <w:rPr>
          <w:rFonts w:hint="cs"/>
          <w:rtl/>
        </w:rPr>
        <w:t>המבדיל</w:t>
      </w:r>
      <w:r w:rsidRPr="007435EB">
        <w:rPr>
          <w:rtl/>
        </w:rPr>
        <w:t xml:space="preserve"> </w:t>
      </w:r>
      <w:r w:rsidRPr="007435EB">
        <w:rPr>
          <w:rFonts w:hint="cs"/>
          <w:rtl/>
        </w:rPr>
        <w:t>בין</w:t>
      </w:r>
      <w:r w:rsidRPr="007435EB">
        <w:rPr>
          <w:rtl/>
        </w:rPr>
        <w:t xml:space="preserve"> </w:t>
      </w:r>
      <w:r w:rsidRPr="007435EB">
        <w:rPr>
          <w:rFonts w:hint="cs"/>
          <w:rtl/>
        </w:rPr>
        <w:t>קודש</w:t>
      </w:r>
      <w:r w:rsidRPr="007435EB">
        <w:rPr>
          <w:rtl/>
        </w:rPr>
        <w:t xml:space="preserve"> </w:t>
      </w:r>
      <w:r w:rsidRPr="007435EB">
        <w:rPr>
          <w:rFonts w:hint="cs"/>
          <w:rtl/>
        </w:rPr>
        <w:t>לחול</w:t>
      </w:r>
      <w:r w:rsidRPr="007435EB">
        <w:rPr>
          <w:rtl/>
        </w:rPr>
        <w:t xml:space="preserve">, </w:t>
      </w:r>
      <w:r w:rsidRPr="007435EB">
        <w:rPr>
          <w:rFonts w:hint="cs"/>
          <w:rtl/>
        </w:rPr>
        <w:t>בין</w:t>
      </w:r>
      <w:r w:rsidRPr="007435EB">
        <w:rPr>
          <w:rtl/>
        </w:rPr>
        <w:t xml:space="preserve"> </w:t>
      </w:r>
      <w:r w:rsidRPr="007435EB">
        <w:rPr>
          <w:rFonts w:hint="cs"/>
          <w:rtl/>
        </w:rPr>
        <w:t>אור</w:t>
      </w:r>
      <w:r w:rsidRPr="007435EB">
        <w:rPr>
          <w:rtl/>
        </w:rPr>
        <w:t xml:space="preserve"> </w:t>
      </w:r>
      <w:r w:rsidRPr="007435EB">
        <w:rPr>
          <w:rFonts w:hint="cs"/>
          <w:rtl/>
        </w:rPr>
        <w:t>לחשך</w:t>
      </w:r>
      <w:r w:rsidRPr="007435EB">
        <w:rPr>
          <w:rtl/>
        </w:rPr>
        <w:t xml:space="preserve">, </w:t>
      </w:r>
      <w:r w:rsidRPr="007435EB">
        <w:rPr>
          <w:rFonts w:hint="cs"/>
          <w:rtl/>
        </w:rPr>
        <w:t>בין</w:t>
      </w:r>
      <w:r w:rsidRPr="007435EB">
        <w:rPr>
          <w:rtl/>
        </w:rPr>
        <w:t xml:space="preserve"> </w:t>
      </w:r>
      <w:r w:rsidRPr="007435EB">
        <w:rPr>
          <w:rFonts w:hint="cs"/>
          <w:rtl/>
        </w:rPr>
        <w:t>ישראל</w:t>
      </w:r>
      <w:r w:rsidRPr="007435EB">
        <w:rPr>
          <w:rtl/>
        </w:rPr>
        <w:t xml:space="preserve"> </w:t>
      </w:r>
      <w:r w:rsidRPr="007435EB">
        <w:rPr>
          <w:rFonts w:hint="cs"/>
          <w:rtl/>
        </w:rPr>
        <w:t>לעמים</w:t>
      </w:r>
      <w:r w:rsidRPr="007435EB">
        <w:rPr>
          <w:rtl/>
        </w:rPr>
        <w:t xml:space="preserve">, </w:t>
      </w:r>
      <w:r w:rsidRPr="007435EB">
        <w:rPr>
          <w:rFonts w:hint="cs"/>
          <w:rtl/>
        </w:rPr>
        <w:t>בין</w:t>
      </w:r>
      <w:r w:rsidRPr="007435EB">
        <w:rPr>
          <w:rtl/>
        </w:rPr>
        <w:t xml:space="preserve"> </w:t>
      </w:r>
      <w:r w:rsidRPr="007435EB">
        <w:rPr>
          <w:rFonts w:hint="cs"/>
          <w:rtl/>
        </w:rPr>
        <w:t>יום</w:t>
      </w:r>
      <w:r w:rsidRPr="007435EB">
        <w:rPr>
          <w:rtl/>
        </w:rPr>
        <w:t xml:space="preserve"> </w:t>
      </w:r>
      <w:r w:rsidRPr="007435EB">
        <w:rPr>
          <w:rFonts w:hint="cs"/>
          <w:rtl/>
        </w:rPr>
        <w:t>השביעי</w:t>
      </w:r>
      <w:r w:rsidRPr="007435EB">
        <w:rPr>
          <w:rtl/>
        </w:rPr>
        <w:t xml:space="preserve"> </w:t>
      </w:r>
      <w:r w:rsidRPr="007435EB">
        <w:rPr>
          <w:rFonts w:hint="cs"/>
          <w:rtl/>
        </w:rPr>
        <w:t>לששת</w:t>
      </w:r>
      <w:r w:rsidRPr="007435EB">
        <w:rPr>
          <w:rtl/>
        </w:rPr>
        <w:t xml:space="preserve"> </w:t>
      </w:r>
      <w:r w:rsidRPr="007435EB">
        <w:rPr>
          <w:rFonts w:hint="cs"/>
          <w:rtl/>
        </w:rPr>
        <w:t>ימי</w:t>
      </w:r>
      <w:r w:rsidRPr="007435EB">
        <w:rPr>
          <w:rtl/>
        </w:rPr>
        <w:t xml:space="preserve"> </w:t>
      </w:r>
      <w:r w:rsidRPr="007435EB">
        <w:rPr>
          <w:rFonts w:hint="cs"/>
          <w:rtl/>
        </w:rPr>
        <w:t>המעשה</w:t>
      </w:r>
      <w:r w:rsidRPr="007435EB">
        <w:rPr>
          <w:rtl/>
        </w:rPr>
        <w:t>.</w:t>
      </w:r>
    </w:p>
    <w:p w14:paraId="41B1E15A" w14:textId="77777777" w:rsidR="00D661D8" w:rsidRPr="00FC280B" w:rsidRDefault="00D661D8" w:rsidP="00D661D8">
      <w:pPr>
        <w:pStyle w:val="36"/>
        <w:framePr w:wrap="notBeside"/>
        <w:rPr>
          <w:rtl/>
        </w:rPr>
      </w:pPr>
      <w:r w:rsidRPr="00FC280B">
        <w:rPr>
          <w:rFonts w:hint="cs"/>
          <w:rtl/>
        </w:rPr>
        <w:t>שס</w:t>
      </w:r>
      <w:r w:rsidRPr="00FC280B">
        <w:rPr>
          <w:rtl/>
        </w:rPr>
        <w:t>"</w:t>
      </w:r>
      <w:r w:rsidRPr="00FC280B">
        <w:rPr>
          <w:rFonts w:hint="cs"/>
          <w:rtl/>
        </w:rPr>
        <w:t>ל כרא מר</w:t>
      </w:r>
      <w:r w:rsidRPr="00FC280B">
        <w:rPr>
          <w:rtl/>
        </w:rPr>
        <w:t>"</w:t>
      </w:r>
      <w:r w:rsidRPr="00FC280B">
        <w:rPr>
          <w:rFonts w:hint="cs"/>
          <w:rtl/>
        </w:rPr>
        <w:t>א</w:t>
      </w:r>
    </w:p>
    <w:p w14:paraId="601F1E79" w14:textId="77777777" w:rsidR="00D661D8" w:rsidRPr="007435EB" w:rsidRDefault="00D661D8" w:rsidP="00D661D8">
      <w:pPr>
        <w:rPr>
          <w:rFonts w:cs="Guttman Vilna"/>
          <w:b/>
          <w:bCs/>
          <w:rtl/>
        </w:rPr>
      </w:pPr>
      <w:r w:rsidRPr="007435EB">
        <w:rPr>
          <w:rFonts w:hint="cs"/>
          <w:rtl/>
        </w:rPr>
        <w:t>דהפוחת לא יפחות משלוש ולא יוס</w:t>
      </w:r>
      <w:r>
        <w:rPr>
          <w:rFonts w:hint="cs"/>
          <w:rtl/>
        </w:rPr>
        <w:t>י</w:t>
      </w:r>
      <w:r w:rsidRPr="007435EB">
        <w:rPr>
          <w:rFonts w:hint="cs"/>
          <w:rtl/>
        </w:rPr>
        <w:t xml:space="preserve">ף על שבע </w:t>
      </w:r>
      <w:r w:rsidRPr="00F46A1C">
        <w:rPr>
          <w:rStyle w:val="affffd"/>
          <w:rFonts w:hint="cs"/>
          <w:rtl/>
        </w:rPr>
        <w:t>והך</w:t>
      </w:r>
      <w:r w:rsidRPr="007435EB">
        <w:rPr>
          <w:rFonts w:hint="cs"/>
          <w:rtl/>
        </w:rPr>
        <w:t xml:space="preserve"> דבין יום השביעי מעין חתימה</w:t>
      </w:r>
    </w:p>
    <w:p w14:paraId="24E0ED90" w14:textId="77777777" w:rsidR="00D661D8" w:rsidRPr="009F6A8B" w:rsidRDefault="00D661D8" w:rsidP="00D661D8">
      <w:pPr>
        <w:pStyle w:val="36"/>
        <w:framePr w:wrap="notBeside"/>
        <w:rPr>
          <w:rtl/>
        </w:rPr>
      </w:pPr>
      <w:r w:rsidRPr="009F6A8B">
        <w:rPr>
          <w:rFonts w:hint="cs"/>
          <w:rtl/>
        </w:rPr>
        <w:t>וכריא</w:t>
      </w:r>
      <w:r w:rsidRPr="009F6A8B">
        <w:rPr>
          <w:rtl/>
        </w:rPr>
        <w:t>"</w:t>
      </w:r>
      <w:r w:rsidRPr="009F6A8B">
        <w:rPr>
          <w:rFonts w:hint="cs"/>
          <w:rtl/>
        </w:rPr>
        <w:t>ש</w:t>
      </w:r>
      <w:r w:rsidRPr="009F6A8B">
        <w:rPr>
          <w:rtl/>
        </w:rPr>
        <w:t xml:space="preserve">: </w:t>
      </w:r>
    </w:p>
    <w:p w14:paraId="64066C7A" w14:textId="77777777" w:rsidR="00D661D8" w:rsidRPr="007435EB" w:rsidRDefault="00D661D8" w:rsidP="00D661D8">
      <w:pPr>
        <w:rPr>
          <w:rFonts w:cs="Guttman Vilna"/>
          <w:b/>
          <w:bCs/>
          <w:rtl/>
        </w:rPr>
      </w:pPr>
      <w:r w:rsidRPr="007435EB">
        <w:rPr>
          <w:rFonts w:hint="cs"/>
          <w:rtl/>
        </w:rPr>
        <w:t>המבדיל</w:t>
      </w:r>
      <w:r w:rsidRPr="007435EB">
        <w:rPr>
          <w:rtl/>
        </w:rPr>
        <w:t xml:space="preserve"> </w:t>
      </w:r>
      <w:r w:rsidRPr="007435EB">
        <w:rPr>
          <w:rFonts w:hint="cs"/>
          <w:rtl/>
        </w:rPr>
        <w:t>צריך</w:t>
      </w:r>
      <w:r w:rsidRPr="007435EB">
        <w:rPr>
          <w:rtl/>
        </w:rPr>
        <w:t xml:space="preserve"> </w:t>
      </w:r>
      <w:r w:rsidRPr="007435EB">
        <w:rPr>
          <w:rFonts w:hint="cs"/>
          <w:rtl/>
        </w:rPr>
        <w:t>שיאמר</w:t>
      </w:r>
      <w:r w:rsidRPr="007435EB">
        <w:rPr>
          <w:rtl/>
        </w:rPr>
        <w:t xml:space="preserve"> </w:t>
      </w:r>
      <w:r w:rsidRPr="007435EB">
        <w:rPr>
          <w:rFonts w:hint="cs"/>
          <w:rtl/>
        </w:rPr>
        <w:t>מעין</w:t>
      </w:r>
      <w:r w:rsidRPr="007435EB">
        <w:rPr>
          <w:rtl/>
        </w:rPr>
        <w:t xml:space="preserve"> </w:t>
      </w:r>
      <w:r w:rsidRPr="007435EB">
        <w:rPr>
          <w:rFonts w:hint="cs"/>
          <w:rtl/>
        </w:rPr>
        <w:t>חתימה</w:t>
      </w:r>
      <w:r w:rsidRPr="007435EB">
        <w:rPr>
          <w:rtl/>
        </w:rPr>
        <w:t xml:space="preserve"> </w:t>
      </w:r>
      <w:r w:rsidRPr="007435EB">
        <w:rPr>
          <w:rFonts w:hint="cs"/>
          <w:rtl/>
        </w:rPr>
        <w:t>סמוך</w:t>
      </w:r>
      <w:r w:rsidRPr="007435EB">
        <w:rPr>
          <w:rtl/>
        </w:rPr>
        <w:t xml:space="preserve"> </w:t>
      </w:r>
      <w:r w:rsidRPr="007435EB">
        <w:rPr>
          <w:rFonts w:hint="cs"/>
          <w:rtl/>
        </w:rPr>
        <w:t>לחתימתו</w:t>
      </w:r>
      <w:r w:rsidRPr="007435EB">
        <w:rPr>
          <w:rtl/>
        </w:rPr>
        <w:t>.</w:t>
      </w:r>
    </w:p>
    <w:p w14:paraId="657C62E1" w14:textId="77777777" w:rsidR="00D661D8" w:rsidRPr="009F6A8B" w:rsidRDefault="00D661D8" w:rsidP="00D661D8">
      <w:pPr>
        <w:pStyle w:val="36"/>
        <w:framePr w:wrap="notBeside"/>
        <w:rPr>
          <w:rtl/>
        </w:rPr>
      </w:pPr>
      <w:r w:rsidRPr="009F6A8B">
        <w:rPr>
          <w:rFonts w:hint="cs"/>
          <w:rtl/>
        </w:rPr>
        <w:t>ופומבדיתאי</w:t>
      </w:r>
      <w:r w:rsidRPr="009F6A8B">
        <w:rPr>
          <w:rtl/>
        </w:rPr>
        <w:t xml:space="preserve"> </w:t>
      </w:r>
      <w:r w:rsidRPr="009F6A8B">
        <w:rPr>
          <w:rFonts w:hint="cs"/>
          <w:rtl/>
        </w:rPr>
        <w:t>אמרי</w:t>
      </w:r>
      <w:r w:rsidRPr="009F6A8B">
        <w:rPr>
          <w:rtl/>
        </w:rPr>
        <w:t xml:space="preserve">: </w:t>
      </w:r>
    </w:p>
    <w:p w14:paraId="6FEA346B" w14:textId="77777777" w:rsidR="00D661D8" w:rsidRPr="007435EB" w:rsidRDefault="00D661D8" w:rsidP="00D661D8">
      <w:pPr>
        <w:rPr>
          <w:rFonts w:cs="Guttman Vilna"/>
          <w:b/>
          <w:bCs/>
          <w:rtl/>
        </w:rPr>
      </w:pPr>
      <w:r w:rsidRPr="007435EB">
        <w:rPr>
          <w:rFonts w:hint="cs"/>
          <w:rtl/>
        </w:rPr>
        <w:t>מעין</w:t>
      </w:r>
      <w:r w:rsidRPr="007435EB">
        <w:rPr>
          <w:rtl/>
        </w:rPr>
        <w:t xml:space="preserve"> </w:t>
      </w:r>
      <w:r w:rsidRPr="007435EB">
        <w:rPr>
          <w:rFonts w:hint="cs"/>
          <w:rtl/>
        </w:rPr>
        <w:t>פתיחתן</w:t>
      </w:r>
      <w:r w:rsidRPr="007435EB">
        <w:rPr>
          <w:rtl/>
        </w:rPr>
        <w:t xml:space="preserve"> </w:t>
      </w:r>
      <w:r w:rsidRPr="007435EB">
        <w:rPr>
          <w:rFonts w:hint="cs"/>
          <w:rtl/>
        </w:rPr>
        <w:t>סמוך</w:t>
      </w:r>
      <w:r w:rsidRPr="007435EB">
        <w:rPr>
          <w:rtl/>
        </w:rPr>
        <w:t xml:space="preserve"> </w:t>
      </w:r>
      <w:r w:rsidRPr="007435EB">
        <w:rPr>
          <w:rFonts w:hint="cs"/>
          <w:rtl/>
        </w:rPr>
        <w:t>לחתימתן</w:t>
      </w:r>
      <w:r w:rsidRPr="007435EB">
        <w:rPr>
          <w:rtl/>
        </w:rPr>
        <w:t>.</w:t>
      </w:r>
    </w:p>
    <w:p w14:paraId="06E9CF2E" w14:textId="77777777" w:rsidR="00D661D8" w:rsidRPr="009F6A8B" w:rsidRDefault="00D661D8" w:rsidP="00D661D8">
      <w:pPr>
        <w:pStyle w:val="36"/>
        <w:framePr w:wrap="notBeside"/>
        <w:rPr>
          <w:rtl/>
        </w:rPr>
      </w:pPr>
      <w:r w:rsidRPr="009F6A8B">
        <w:rPr>
          <w:rFonts w:hint="cs"/>
          <w:rtl/>
        </w:rPr>
        <w:t>איכא</w:t>
      </w:r>
      <w:r w:rsidRPr="009F6A8B">
        <w:rPr>
          <w:rtl/>
        </w:rPr>
        <w:t xml:space="preserve"> </w:t>
      </w:r>
      <w:r w:rsidRPr="009F6A8B">
        <w:rPr>
          <w:rFonts w:hint="cs"/>
          <w:rtl/>
        </w:rPr>
        <w:t>בינייהו</w:t>
      </w:r>
      <w:r w:rsidRPr="009F6A8B">
        <w:rPr>
          <w:rtl/>
        </w:rPr>
        <w:t xml:space="preserve"> </w:t>
      </w:r>
    </w:p>
    <w:p w14:paraId="52BDD72D" w14:textId="77777777" w:rsidR="00D661D8" w:rsidRPr="007435EB" w:rsidRDefault="00D661D8" w:rsidP="00D661D8">
      <w:pPr>
        <w:rPr>
          <w:rFonts w:cs="Guttman Vilna"/>
          <w:b/>
          <w:bCs/>
          <w:rtl/>
        </w:rPr>
      </w:pPr>
      <w:r w:rsidRPr="007435EB">
        <w:rPr>
          <w:rFonts w:hint="cs"/>
          <w:rtl/>
        </w:rPr>
        <w:t>יו</w:t>
      </w:r>
      <w:r w:rsidRPr="007435EB">
        <w:rPr>
          <w:rtl/>
        </w:rPr>
        <w:t>"</w:t>
      </w:r>
      <w:r w:rsidRPr="007435EB">
        <w:rPr>
          <w:rFonts w:hint="cs"/>
          <w:rtl/>
        </w:rPr>
        <w:t>ט שחל</w:t>
      </w:r>
      <w:r w:rsidRPr="007435EB">
        <w:rPr>
          <w:rtl/>
        </w:rPr>
        <w:t xml:space="preserve"> </w:t>
      </w:r>
      <w:r w:rsidRPr="007435EB">
        <w:rPr>
          <w:rFonts w:hint="cs"/>
          <w:rtl/>
        </w:rPr>
        <w:t>להיות</w:t>
      </w:r>
      <w:r w:rsidRPr="007435EB">
        <w:rPr>
          <w:rtl/>
        </w:rPr>
        <w:t xml:space="preserve"> </w:t>
      </w:r>
      <w:r w:rsidRPr="007435EB">
        <w:rPr>
          <w:rFonts w:hint="cs"/>
          <w:rtl/>
        </w:rPr>
        <w:t>אחר</w:t>
      </w:r>
      <w:r w:rsidRPr="007435EB">
        <w:rPr>
          <w:rtl/>
        </w:rPr>
        <w:t xml:space="preserve"> </w:t>
      </w:r>
      <w:r w:rsidRPr="007435EB">
        <w:rPr>
          <w:rFonts w:hint="cs"/>
          <w:rtl/>
        </w:rPr>
        <w:t>השבת</w:t>
      </w:r>
      <w:r w:rsidRPr="007435EB">
        <w:rPr>
          <w:rtl/>
        </w:rPr>
        <w:t xml:space="preserve">, </w:t>
      </w:r>
      <w:r w:rsidRPr="007435EB">
        <w:rPr>
          <w:rFonts w:hint="cs"/>
          <w:rtl/>
        </w:rPr>
        <w:t>דחתמינן</w:t>
      </w:r>
      <w:r w:rsidRPr="007435EB">
        <w:rPr>
          <w:rtl/>
        </w:rPr>
        <w:t xml:space="preserve"> </w:t>
      </w:r>
      <w:r w:rsidRPr="007435EB">
        <w:rPr>
          <w:rFonts w:hint="cs"/>
          <w:rtl/>
        </w:rPr>
        <w:t>בין</w:t>
      </w:r>
      <w:r w:rsidRPr="007435EB">
        <w:rPr>
          <w:rtl/>
        </w:rPr>
        <w:t xml:space="preserve"> </w:t>
      </w:r>
      <w:r w:rsidRPr="007435EB">
        <w:rPr>
          <w:rFonts w:hint="cs"/>
          <w:rtl/>
        </w:rPr>
        <w:t>קודש</w:t>
      </w:r>
      <w:r w:rsidRPr="007435EB">
        <w:rPr>
          <w:rtl/>
        </w:rPr>
        <w:t xml:space="preserve"> </w:t>
      </w:r>
      <w:r w:rsidRPr="007435EB">
        <w:rPr>
          <w:rFonts w:hint="cs"/>
          <w:rtl/>
        </w:rPr>
        <w:t>לקודש</w:t>
      </w:r>
      <w:r w:rsidRPr="007435EB">
        <w:rPr>
          <w:rtl/>
        </w:rPr>
        <w:t>.</w:t>
      </w:r>
    </w:p>
    <w:p w14:paraId="57F4AD6B" w14:textId="77777777" w:rsidR="00D661D8" w:rsidRPr="007435EB" w:rsidRDefault="00D661D8" w:rsidP="00D661D8">
      <w:pPr>
        <w:rPr>
          <w:rtl/>
        </w:rPr>
      </w:pPr>
      <w:r w:rsidRPr="007435EB">
        <w:rPr>
          <w:rFonts w:hint="cs"/>
          <w:rtl/>
        </w:rPr>
        <w:t>למ</w:t>
      </w:r>
      <w:r w:rsidRPr="007435EB">
        <w:rPr>
          <w:rtl/>
        </w:rPr>
        <w:t>"</w:t>
      </w:r>
      <w:r w:rsidRPr="007435EB">
        <w:rPr>
          <w:rFonts w:hint="cs"/>
          <w:rtl/>
        </w:rPr>
        <w:t>ד</w:t>
      </w:r>
      <w:r w:rsidRPr="007435EB">
        <w:rPr>
          <w:rtl/>
        </w:rPr>
        <w:t xml:space="preserve"> </w:t>
      </w:r>
      <w:r w:rsidRPr="007435EB">
        <w:rPr>
          <w:rFonts w:hint="cs"/>
          <w:rtl/>
        </w:rPr>
        <w:t>מעין</w:t>
      </w:r>
      <w:r w:rsidRPr="007435EB">
        <w:rPr>
          <w:rtl/>
        </w:rPr>
        <w:t xml:space="preserve"> </w:t>
      </w:r>
      <w:r w:rsidRPr="007435EB">
        <w:rPr>
          <w:rFonts w:hint="cs"/>
          <w:rtl/>
        </w:rPr>
        <w:t>פתיחתן</w:t>
      </w:r>
      <w:r w:rsidRPr="007435EB">
        <w:rPr>
          <w:rtl/>
        </w:rPr>
        <w:t xml:space="preserve"> </w:t>
      </w:r>
      <w:r w:rsidRPr="007435EB">
        <w:rPr>
          <w:rFonts w:hint="cs"/>
          <w:rtl/>
        </w:rPr>
        <w:t>סמוך</w:t>
      </w:r>
      <w:r w:rsidRPr="007435EB">
        <w:rPr>
          <w:rtl/>
        </w:rPr>
        <w:t xml:space="preserve"> </w:t>
      </w:r>
      <w:r w:rsidRPr="007435EB">
        <w:rPr>
          <w:rFonts w:hint="cs"/>
          <w:rtl/>
        </w:rPr>
        <w:t>לחתימתן</w:t>
      </w:r>
      <w:r w:rsidRPr="007435EB">
        <w:rPr>
          <w:rtl/>
        </w:rPr>
        <w:t xml:space="preserve"> </w:t>
      </w:r>
      <w:r>
        <w:rPr>
          <w:rtl/>
        </w:rPr>
        <w:t>–</w:t>
      </w:r>
      <w:r w:rsidRPr="007435EB">
        <w:rPr>
          <w:rtl/>
        </w:rPr>
        <w:t xml:space="preserve"> </w:t>
      </w:r>
      <w:r>
        <w:rPr>
          <w:rFonts w:hint="cs"/>
          <w:rtl/>
        </w:rPr>
        <w:t>א''צ לומר</w:t>
      </w:r>
      <w:r w:rsidRPr="007435EB">
        <w:rPr>
          <w:rtl/>
        </w:rPr>
        <w:t xml:space="preserve"> </w:t>
      </w:r>
      <w:r w:rsidRPr="007435EB">
        <w:rPr>
          <w:rFonts w:hint="cs"/>
          <w:rtl/>
        </w:rPr>
        <w:t>בין</w:t>
      </w:r>
      <w:r w:rsidRPr="007435EB">
        <w:rPr>
          <w:rtl/>
        </w:rPr>
        <w:t xml:space="preserve"> </w:t>
      </w:r>
      <w:r w:rsidRPr="007435EB">
        <w:rPr>
          <w:rFonts w:hint="cs"/>
          <w:rtl/>
        </w:rPr>
        <w:t>קדושת</w:t>
      </w:r>
      <w:r w:rsidRPr="007435EB">
        <w:rPr>
          <w:rtl/>
        </w:rPr>
        <w:t xml:space="preserve"> </w:t>
      </w:r>
      <w:r w:rsidRPr="007435EB">
        <w:rPr>
          <w:rFonts w:hint="cs"/>
          <w:rtl/>
        </w:rPr>
        <w:t>שבת</w:t>
      </w:r>
      <w:r w:rsidRPr="007435EB">
        <w:rPr>
          <w:rtl/>
        </w:rPr>
        <w:t xml:space="preserve"> </w:t>
      </w:r>
      <w:r w:rsidRPr="007435EB">
        <w:rPr>
          <w:rFonts w:hint="cs"/>
          <w:rtl/>
        </w:rPr>
        <w:t>לקדושת</w:t>
      </w:r>
      <w:r w:rsidRPr="007435EB">
        <w:rPr>
          <w:rtl/>
        </w:rPr>
        <w:t xml:space="preserve"> </w:t>
      </w:r>
      <w:r w:rsidRPr="007435EB">
        <w:rPr>
          <w:rFonts w:hint="cs"/>
          <w:rtl/>
        </w:rPr>
        <w:t>יום</w:t>
      </w:r>
      <w:r w:rsidRPr="007435EB">
        <w:rPr>
          <w:rtl/>
        </w:rPr>
        <w:t xml:space="preserve"> </w:t>
      </w:r>
      <w:r w:rsidRPr="007435EB">
        <w:rPr>
          <w:rFonts w:hint="cs"/>
          <w:rtl/>
        </w:rPr>
        <w:t>טוב</w:t>
      </w:r>
      <w:r w:rsidRPr="007435EB">
        <w:rPr>
          <w:rtl/>
        </w:rPr>
        <w:t xml:space="preserve"> </w:t>
      </w:r>
      <w:r w:rsidRPr="007435EB">
        <w:rPr>
          <w:rFonts w:hint="cs"/>
          <w:rtl/>
        </w:rPr>
        <w:t>הבדלת</w:t>
      </w:r>
      <w:r w:rsidRPr="007435EB">
        <w:rPr>
          <w:rtl/>
        </w:rPr>
        <w:t>.</w:t>
      </w:r>
    </w:p>
    <w:p w14:paraId="60ADB411" w14:textId="77777777" w:rsidR="00D661D8" w:rsidRPr="007435EB" w:rsidRDefault="00D661D8" w:rsidP="00D661D8">
      <w:pPr>
        <w:rPr>
          <w:rtl/>
        </w:rPr>
      </w:pPr>
      <w:r w:rsidRPr="007435EB">
        <w:rPr>
          <w:rFonts w:ascii="Fb Fontext" w:hAnsi="Fb Fontext" w:hint="cs"/>
          <w:sz w:val="20"/>
          <w:rtl/>
        </w:rPr>
        <w:t>ולמ</w:t>
      </w:r>
      <w:r w:rsidRPr="007435EB">
        <w:rPr>
          <w:rFonts w:ascii="Fb Fontext" w:hAnsi="Fb Fontext"/>
          <w:sz w:val="20"/>
          <w:rtl/>
        </w:rPr>
        <w:t>"</w:t>
      </w:r>
      <w:r w:rsidRPr="007435EB">
        <w:rPr>
          <w:rFonts w:ascii="Fb Fontext" w:hAnsi="Fb Fontext" w:hint="cs"/>
          <w:sz w:val="20"/>
          <w:rtl/>
        </w:rPr>
        <w:t>ד מעין</w:t>
      </w:r>
      <w:r w:rsidRPr="007435EB">
        <w:rPr>
          <w:rFonts w:ascii="Fb Fontext" w:hAnsi="Fb Fontext"/>
          <w:sz w:val="20"/>
          <w:rtl/>
        </w:rPr>
        <w:t xml:space="preserve"> </w:t>
      </w:r>
      <w:r w:rsidRPr="007435EB">
        <w:rPr>
          <w:rFonts w:ascii="Fb Fontext" w:hAnsi="Fb Fontext" w:hint="cs"/>
          <w:sz w:val="20"/>
          <w:rtl/>
        </w:rPr>
        <w:t>חתימתן</w:t>
      </w:r>
      <w:r w:rsidRPr="007435EB">
        <w:rPr>
          <w:rFonts w:ascii="Fb Fontext" w:hAnsi="Fb Fontext"/>
          <w:sz w:val="20"/>
          <w:rtl/>
        </w:rPr>
        <w:t xml:space="preserve"> </w:t>
      </w:r>
      <w:r w:rsidRPr="007435EB">
        <w:rPr>
          <w:rFonts w:ascii="Fb Fontext" w:hAnsi="Fb Fontext" w:hint="cs"/>
          <w:sz w:val="20"/>
          <w:rtl/>
        </w:rPr>
        <w:t>סמוך</w:t>
      </w:r>
      <w:r w:rsidRPr="007435EB">
        <w:rPr>
          <w:rFonts w:ascii="Fb Fontext" w:hAnsi="Fb Fontext"/>
          <w:sz w:val="20"/>
          <w:rtl/>
        </w:rPr>
        <w:t xml:space="preserve"> </w:t>
      </w:r>
      <w:r w:rsidRPr="007435EB">
        <w:rPr>
          <w:rFonts w:ascii="Fb Fontext" w:hAnsi="Fb Fontext" w:hint="cs"/>
          <w:sz w:val="20"/>
          <w:rtl/>
        </w:rPr>
        <w:t>לחתימתן</w:t>
      </w:r>
      <w:r w:rsidRPr="007435EB">
        <w:rPr>
          <w:rFonts w:ascii="Fb Fontext" w:hAnsi="Fb Fontext"/>
          <w:sz w:val="20"/>
          <w:rtl/>
        </w:rPr>
        <w:t xml:space="preserve"> </w:t>
      </w:r>
      <w:r>
        <w:rPr>
          <w:rFonts w:ascii="Fb Fontext" w:hAnsi="Fb Fontext"/>
          <w:sz w:val="20"/>
          <w:rtl/>
        </w:rPr>
        <w:t>–</w:t>
      </w:r>
      <w:r w:rsidRPr="007435EB">
        <w:rPr>
          <w:rFonts w:ascii="Fb Fontext" w:hAnsi="Fb Fontext"/>
          <w:sz w:val="20"/>
          <w:rtl/>
        </w:rPr>
        <w:t xml:space="preserve"> </w:t>
      </w:r>
      <w:r>
        <w:rPr>
          <w:rFonts w:ascii="Fb Fontext" w:hAnsi="Fb Fontext" w:hint="cs"/>
          <w:sz w:val="20"/>
          <w:rtl/>
        </w:rPr>
        <w:t xml:space="preserve">צריך לומר </w:t>
      </w:r>
      <w:r w:rsidRPr="007435EB">
        <w:rPr>
          <w:rFonts w:ascii="Fb Fontext" w:hAnsi="Fb Fontext" w:hint="cs"/>
          <w:sz w:val="20"/>
          <w:rtl/>
        </w:rPr>
        <w:t>בין</w:t>
      </w:r>
      <w:r w:rsidRPr="007435EB">
        <w:rPr>
          <w:rFonts w:ascii="Fb Fontext" w:hAnsi="Fb Fontext"/>
          <w:sz w:val="20"/>
          <w:rtl/>
        </w:rPr>
        <w:t xml:space="preserve"> </w:t>
      </w:r>
      <w:r w:rsidRPr="007435EB">
        <w:rPr>
          <w:rFonts w:ascii="Fb Fontext" w:hAnsi="Fb Fontext" w:hint="cs"/>
          <w:sz w:val="20"/>
          <w:rtl/>
        </w:rPr>
        <w:t>קדושת</w:t>
      </w:r>
      <w:r w:rsidRPr="007435EB">
        <w:rPr>
          <w:rFonts w:ascii="Fb Fontext" w:hAnsi="Fb Fontext"/>
          <w:sz w:val="20"/>
          <w:rtl/>
        </w:rPr>
        <w:t xml:space="preserve"> </w:t>
      </w:r>
      <w:r w:rsidRPr="007435EB">
        <w:rPr>
          <w:rFonts w:ascii="Fb Fontext" w:hAnsi="Fb Fontext" w:hint="cs"/>
          <w:sz w:val="20"/>
          <w:rtl/>
        </w:rPr>
        <w:t>שבת</w:t>
      </w:r>
      <w:r w:rsidRPr="007435EB">
        <w:rPr>
          <w:rFonts w:ascii="Fb Fontext" w:hAnsi="Fb Fontext"/>
          <w:sz w:val="20"/>
          <w:rtl/>
        </w:rPr>
        <w:t xml:space="preserve"> </w:t>
      </w:r>
      <w:r w:rsidRPr="007435EB">
        <w:rPr>
          <w:rFonts w:ascii="Fb Fontext" w:hAnsi="Fb Fontext" w:hint="cs"/>
          <w:sz w:val="20"/>
          <w:rtl/>
        </w:rPr>
        <w:t>לקדושת</w:t>
      </w:r>
      <w:r w:rsidRPr="007435EB">
        <w:rPr>
          <w:rFonts w:ascii="Fb Fontext" w:hAnsi="Fb Fontext"/>
          <w:sz w:val="20"/>
          <w:rtl/>
        </w:rPr>
        <w:t xml:space="preserve"> </w:t>
      </w:r>
      <w:r w:rsidRPr="007435EB">
        <w:rPr>
          <w:rFonts w:ascii="Fb Fontext" w:hAnsi="Fb Fontext" w:hint="cs"/>
          <w:sz w:val="20"/>
          <w:rtl/>
        </w:rPr>
        <w:t>יום</w:t>
      </w:r>
      <w:r w:rsidRPr="007435EB">
        <w:rPr>
          <w:rFonts w:ascii="Fb Fontext" w:hAnsi="Fb Fontext"/>
          <w:sz w:val="20"/>
          <w:rtl/>
        </w:rPr>
        <w:t xml:space="preserve"> </w:t>
      </w:r>
      <w:r w:rsidRPr="007435EB">
        <w:rPr>
          <w:rFonts w:ascii="Fb Fontext" w:hAnsi="Fb Fontext" w:hint="cs"/>
          <w:sz w:val="20"/>
          <w:rtl/>
        </w:rPr>
        <w:t>טוב</w:t>
      </w:r>
      <w:r w:rsidRPr="007435EB">
        <w:rPr>
          <w:rFonts w:ascii="Fb Fontext" w:hAnsi="Fb Fontext"/>
          <w:sz w:val="20"/>
          <w:rtl/>
        </w:rPr>
        <w:t xml:space="preserve"> </w:t>
      </w:r>
      <w:r w:rsidRPr="007435EB">
        <w:rPr>
          <w:rFonts w:ascii="Fb Fontext" w:hAnsi="Fb Fontext" w:hint="cs"/>
          <w:sz w:val="20"/>
          <w:rtl/>
        </w:rPr>
        <w:t>הבדלת</w:t>
      </w:r>
      <w:r w:rsidRPr="007435EB">
        <w:rPr>
          <w:rFonts w:ascii="Fb Fontext" w:hAnsi="Fb Fontext"/>
          <w:sz w:val="20"/>
          <w:rtl/>
        </w:rPr>
        <w:t>.</w:t>
      </w:r>
    </w:p>
    <w:p w14:paraId="02E1D3FC" w14:textId="77777777" w:rsidR="00D661D8" w:rsidRPr="009F6A8B" w:rsidRDefault="00D661D8" w:rsidP="00D661D8">
      <w:pPr>
        <w:pStyle w:val="36"/>
        <w:framePr w:wrap="notBeside"/>
        <w:rPr>
          <w:rtl/>
        </w:rPr>
      </w:pPr>
      <w:r w:rsidRPr="009F6A8B">
        <w:rPr>
          <w:rFonts w:hint="cs"/>
          <w:rtl/>
        </w:rPr>
        <w:t>ר</w:t>
      </w:r>
      <w:r w:rsidRPr="009F6A8B">
        <w:rPr>
          <w:rtl/>
        </w:rPr>
        <w:t>"</w:t>
      </w:r>
      <w:r w:rsidRPr="009F6A8B">
        <w:rPr>
          <w:rFonts w:hint="cs"/>
          <w:rtl/>
        </w:rPr>
        <w:t xml:space="preserve">י הנשיא </w:t>
      </w:r>
      <w:r>
        <w:rPr>
          <w:rFonts w:hint="cs"/>
          <w:rtl/>
        </w:rPr>
        <w:t xml:space="preserve">חלק </w:t>
      </w:r>
    </w:p>
    <w:p w14:paraId="2C8E1BED" w14:textId="77777777" w:rsidR="00D661D8" w:rsidRPr="007435EB" w:rsidRDefault="00D661D8" w:rsidP="00D661D8">
      <w:pPr>
        <w:rPr>
          <w:rtl/>
        </w:rPr>
      </w:pPr>
      <w:r>
        <w:rPr>
          <w:rFonts w:ascii="Fb Fontext" w:hAnsi="Fb Fontext" w:hint="cs"/>
          <w:rtl/>
        </w:rPr>
        <w:t xml:space="preserve">על הכל, </w:t>
      </w:r>
      <w:r w:rsidRPr="009F6A8B">
        <w:rPr>
          <w:rStyle w:val="affffd"/>
          <w:rFonts w:hint="cs"/>
          <w:rtl/>
        </w:rPr>
        <w:t>וס</w:t>
      </w:r>
      <w:r w:rsidRPr="009F6A8B">
        <w:rPr>
          <w:rStyle w:val="affffd"/>
          <w:rtl/>
        </w:rPr>
        <w:t>"</w:t>
      </w:r>
      <w:r w:rsidRPr="009F6A8B">
        <w:rPr>
          <w:rStyle w:val="affffd"/>
          <w:rFonts w:hint="cs"/>
          <w:rtl/>
        </w:rPr>
        <w:t>ל</w:t>
      </w:r>
      <w:r w:rsidRPr="007435EB">
        <w:rPr>
          <w:rFonts w:ascii="Fb Fontext" w:hAnsi="Fb Fontext" w:hint="cs"/>
          <w:rtl/>
        </w:rPr>
        <w:t xml:space="preserve"> הבדלה זה רק המבדיל</w:t>
      </w:r>
      <w:r w:rsidRPr="007435EB">
        <w:rPr>
          <w:rFonts w:ascii="Fb Fontext" w:hAnsi="Fb Fontext"/>
          <w:rtl/>
        </w:rPr>
        <w:t xml:space="preserve"> </w:t>
      </w:r>
      <w:r w:rsidRPr="007435EB">
        <w:rPr>
          <w:rFonts w:ascii="Fb Fontext" w:hAnsi="Fb Fontext" w:hint="cs"/>
          <w:rtl/>
        </w:rPr>
        <w:t>בין</w:t>
      </w:r>
      <w:r w:rsidRPr="007435EB">
        <w:rPr>
          <w:rFonts w:ascii="Fb Fontext" w:hAnsi="Fb Fontext"/>
          <w:rtl/>
        </w:rPr>
        <w:t xml:space="preserve"> </w:t>
      </w:r>
      <w:r w:rsidRPr="007435EB">
        <w:rPr>
          <w:rFonts w:ascii="Fb Fontext" w:hAnsi="Fb Fontext" w:hint="cs"/>
          <w:rtl/>
        </w:rPr>
        <w:t>קודש</w:t>
      </w:r>
      <w:r w:rsidRPr="007435EB">
        <w:rPr>
          <w:rFonts w:ascii="Fb Fontext" w:hAnsi="Fb Fontext"/>
          <w:rtl/>
        </w:rPr>
        <w:t xml:space="preserve"> </w:t>
      </w:r>
      <w:r w:rsidRPr="007435EB">
        <w:rPr>
          <w:rFonts w:ascii="Fb Fontext" w:hAnsi="Fb Fontext" w:hint="cs"/>
          <w:rtl/>
        </w:rPr>
        <w:t>לחול.</w:t>
      </w:r>
    </w:p>
    <w:p w14:paraId="62D22179" w14:textId="77777777" w:rsidR="00D661D8" w:rsidRPr="007435EB" w:rsidRDefault="00D661D8" w:rsidP="00D661D8">
      <w:pPr>
        <w:pStyle w:val="affd"/>
        <w:rPr>
          <w:bCs/>
          <w:rtl/>
        </w:rPr>
      </w:pPr>
      <w:r>
        <w:rPr>
          <w:rFonts w:hint="cs"/>
          <w:rtl/>
        </w:rPr>
        <w:t>***</w:t>
      </w:r>
    </w:p>
    <w:p w14:paraId="325B0FA6" w14:textId="77777777" w:rsidR="00D661D8" w:rsidRPr="009F6A8B" w:rsidRDefault="00D661D8" w:rsidP="00D661D8">
      <w:pPr>
        <w:pStyle w:val="36"/>
        <w:framePr w:wrap="notBeside"/>
        <w:rPr>
          <w:rtl/>
        </w:rPr>
      </w:pPr>
      <w:r w:rsidRPr="009F6A8B">
        <w:rPr>
          <w:rFonts w:hint="cs"/>
          <w:rtl/>
        </w:rPr>
        <w:t>ר</w:t>
      </w:r>
      <w:r w:rsidRPr="009F6A8B">
        <w:rPr>
          <w:rtl/>
        </w:rPr>
        <w:t>"</w:t>
      </w:r>
      <w:r w:rsidRPr="009F6A8B">
        <w:rPr>
          <w:rFonts w:hint="cs"/>
          <w:rtl/>
        </w:rPr>
        <w:t>א אר</w:t>
      </w:r>
      <w:r w:rsidRPr="009F6A8B">
        <w:rPr>
          <w:rtl/>
        </w:rPr>
        <w:t>"</w:t>
      </w:r>
      <w:r w:rsidRPr="009F6A8B">
        <w:rPr>
          <w:rFonts w:hint="cs"/>
          <w:rtl/>
        </w:rPr>
        <w:t>א</w:t>
      </w:r>
      <w:r w:rsidRPr="009F6A8B">
        <w:rPr>
          <w:rtl/>
        </w:rPr>
        <w:t>:</w:t>
      </w:r>
    </w:p>
    <w:p w14:paraId="6A743456" w14:textId="77777777" w:rsidR="00D661D8" w:rsidRPr="009F6A8B" w:rsidRDefault="00D661D8" w:rsidP="00D661D8">
      <w:pPr>
        <w:pStyle w:val="afffff0"/>
        <w:rPr>
          <w:rtl/>
        </w:rPr>
      </w:pPr>
      <w:r w:rsidRPr="009F6A8B">
        <w:rPr>
          <w:rFonts w:hint="cs"/>
          <w:rtl/>
        </w:rPr>
        <w:t>הפוחת</w:t>
      </w:r>
      <w:r w:rsidRPr="009F6A8B">
        <w:rPr>
          <w:rtl/>
        </w:rPr>
        <w:t xml:space="preserve"> - </w:t>
      </w:r>
      <w:r w:rsidRPr="009F6A8B">
        <w:rPr>
          <w:rFonts w:hint="cs"/>
          <w:rtl/>
        </w:rPr>
        <w:t>לא</w:t>
      </w:r>
      <w:r w:rsidRPr="009F6A8B">
        <w:rPr>
          <w:rtl/>
        </w:rPr>
        <w:t xml:space="preserve"> </w:t>
      </w:r>
      <w:r w:rsidRPr="009F6A8B">
        <w:rPr>
          <w:rFonts w:hint="cs"/>
          <w:rtl/>
        </w:rPr>
        <w:t>יפחות</w:t>
      </w:r>
      <w:r w:rsidRPr="009F6A8B">
        <w:rPr>
          <w:rtl/>
        </w:rPr>
        <w:t xml:space="preserve"> </w:t>
      </w:r>
      <w:r w:rsidRPr="009F6A8B">
        <w:rPr>
          <w:rFonts w:hint="cs"/>
          <w:rtl/>
        </w:rPr>
        <w:t>משלש</w:t>
      </w:r>
      <w:r w:rsidRPr="009F6A8B">
        <w:rPr>
          <w:rtl/>
        </w:rPr>
        <w:t xml:space="preserve">, </w:t>
      </w:r>
      <w:r w:rsidRPr="009F6A8B">
        <w:rPr>
          <w:rFonts w:hint="cs"/>
          <w:rtl/>
        </w:rPr>
        <w:t>והמוסיף</w:t>
      </w:r>
      <w:r w:rsidRPr="009F6A8B">
        <w:rPr>
          <w:rtl/>
        </w:rPr>
        <w:t xml:space="preserve"> - </w:t>
      </w:r>
      <w:r w:rsidRPr="009F6A8B">
        <w:rPr>
          <w:rFonts w:hint="cs"/>
          <w:rtl/>
        </w:rPr>
        <w:t>לא</w:t>
      </w:r>
      <w:r w:rsidRPr="009F6A8B">
        <w:rPr>
          <w:rtl/>
        </w:rPr>
        <w:t xml:space="preserve"> </w:t>
      </w:r>
      <w:r w:rsidRPr="009F6A8B">
        <w:rPr>
          <w:rFonts w:hint="cs"/>
          <w:rtl/>
        </w:rPr>
        <w:t>יוסיף</w:t>
      </w:r>
      <w:r w:rsidRPr="009F6A8B">
        <w:rPr>
          <w:rtl/>
        </w:rPr>
        <w:t xml:space="preserve"> </w:t>
      </w:r>
      <w:r w:rsidRPr="009F6A8B">
        <w:rPr>
          <w:rFonts w:hint="cs"/>
          <w:rtl/>
        </w:rPr>
        <w:t>על</w:t>
      </w:r>
      <w:r w:rsidRPr="009F6A8B">
        <w:rPr>
          <w:rtl/>
        </w:rPr>
        <w:t xml:space="preserve"> </w:t>
      </w:r>
      <w:r w:rsidRPr="009F6A8B">
        <w:rPr>
          <w:rFonts w:hint="cs"/>
          <w:rtl/>
        </w:rPr>
        <w:t>שבע</w:t>
      </w:r>
      <w:r w:rsidRPr="009F6A8B">
        <w:rPr>
          <w:rtl/>
        </w:rPr>
        <w:t>.</w:t>
      </w:r>
    </w:p>
    <w:p w14:paraId="0708A9B4" w14:textId="77777777" w:rsidR="00D661D8" w:rsidRPr="009F6A8B" w:rsidRDefault="00D661D8" w:rsidP="00D661D8">
      <w:pPr>
        <w:pStyle w:val="36"/>
        <w:framePr w:wrap="notBeside"/>
        <w:rPr>
          <w:rtl/>
        </w:rPr>
      </w:pPr>
      <w:r w:rsidRPr="009F6A8B">
        <w:rPr>
          <w:rFonts w:hint="cs"/>
          <w:rtl/>
        </w:rPr>
        <w:t xml:space="preserve">והך </w:t>
      </w:r>
    </w:p>
    <w:p w14:paraId="7263056D" w14:textId="77777777" w:rsidR="00D661D8" w:rsidRPr="007435EB" w:rsidRDefault="00D661D8" w:rsidP="00D661D8">
      <w:pPr>
        <w:rPr>
          <w:rtl/>
        </w:rPr>
      </w:pPr>
      <w:r w:rsidRPr="007435EB">
        <w:rPr>
          <w:rFonts w:hint="cs"/>
          <w:rtl/>
        </w:rPr>
        <w:t>דאומר</w:t>
      </w:r>
      <w:r w:rsidRPr="007435EB">
        <w:rPr>
          <w:rtl/>
        </w:rPr>
        <w:t xml:space="preserve"> </w:t>
      </w:r>
      <w:r w:rsidRPr="007435EB">
        <w:rPr>
          <w:rFonts w:hint="cs"/>
          <w:rtl/>
        </w:rPr>
        <w:t>הבדלות</w:t>
      </w:r>
      <w:r w:rsidRPr="007435EB">
        <w:rPr>
          <w:rtl/>
        </w:rPr>
        <w:t xml:space="preserve"> </w:t>
      </w:r>
      <w:r w:rsidRPr="007435EB">
        <w:rPr>
          <w:rFonts w:hint="cs"/>
          <w:rtl/>
        </w:rPr>
        <w:t>במוצ</w:t>
      </w:r>
      <w:r w:rsidRPr="007435EB">
        <w:rPr>
          <w:rtl/>
        </w:rPr>
        <w:t>"</w:t>
      </w:r>
      <w:r w:rsidRPr="007435EB">
        <w:rPr>
          <w:rFonts w:hint="cs"/>
          <w:rtl/>
        </w:rPr>
        <w:t>ש</w:t>
      </w:r>
      <w:r w:rsidRPr="007435EB">
        <w:rPr>
          <w:rtl/>
        </w:rPr>
        <w:t xml:space="preserve">, </w:t>
      </w:r>
      <w:r w:rsidRPr="007435EB">
        <w:rPr>
          <w:rFonts w:hint="cs"/>
          <w:rtl/>
        </w:rPr>
        <w:t>ובמוצאי</w:t>
      </w:r>
      <w:r w:rsidRPr="007435EB">
        <w:rPr>
          <w:rtl/>
        </w:rPr>
        <w:t xml:space="preserve"> </w:t>
      </w:r>
      <w:r w:rsidRPr="007435EB">
        <w:rPr>
          <w:rFonts w:hint="cs"/>
          <w:rtl/>
        </w:rPr>
        <w:t>יו</w:t>
      </w:r>
      <w:r w:rsidRPr="007435EB">
        <w:rPr>
          <w:rtl/>
        </w:rPr>
        <w:t>"</w:t>
      </w:r>
      <w:r w:rsidRPr="007435EB">
        <w:rPr>
          <w:rFonts w:hint="cs"/>
          <w:rtl/>
        </w:rPr>
        <w:t>ט</w:t>
      </w:r>
      <w:r w:rsidRPr="007435EB">
        <w:rPr>
          <w:rtl/>
        </w:rPr>
        <w:t xml:space="preserve">, </w:t>
      </w:r>
      <w:r w:rsidRPr="007435EB">
        <w:rPr>
          <w:rFonts w:hint="cs"/>
          <w:rtl/>
        </w:rPr>
        <w:t>ובמוצאי</w:t>
      </w:r>
      <w:r w:rsidRPr="007435EB">
        <w:rPr>
          <w:rtl/>
        </w:rPr>
        <w:t xml:space="preserve"> </w:t>
      </w:r>
      <w:r w:rsidRPr="007435EB">
        <w:rPr>
          <w:rFonts w:hint="cs"/>
          <w:rtl/>
        </w:rPr>
        <w:t>יוה</w:t>
      </w:r>
      <w:r w:rsidRPr="007435EB">
        <w:rPr>
          <w:rtl/>
        </w:rPr>
        <w:t>"</w:t>
      </w:r>
      <w:r w:rsidRPr="007435EB">
        <w:rPr>
          <w:rFonts w:hint="cs"/>
          <w:rtl/>
        </w:rPr>
        <w:t>כ</w:t>
      </w:r>
      <w:r w:rsidRPr="007435EB">
        <w:rPr>
          <w:rtl/>
        </w:rPr>
        <w:t xml:space="preserve"> </w:t>
      </w:r>
      <w:r w:rsidRPr="007435EB">
        <w:rPr>
          <w:rFonts w:hint="cs"/>
          <w:rtl/>
        </w:rPr>
        <w:t>ובמוצ</w:t>
      </w:r>
      <w:r w:rsidRPr="007435EB">
        <w:rPr>
          <w:rtl/>
        </w:rPr>
        <w:t>"</w:t>
      </w:r>
      <w:r w:rsidRPr="007435EB">
        <w:rPr>
          <w:rFonts w:hint="cs"/>
          <w:rtl/>
        </w:rPr>
        <w:t>ש ליו</w:t>
      </w:r>
      <w:r w:rsidRPr="007435EB">
        <w:rPr>
          <w:rtl/>
        </w:rPr>
        <w:t>"</w:t>
      </w:r>
      <w:r w:rsidRPr="007435EB">
        <w:rPr>
          <w:rFonts w:hint="cs"/>
          <w:rtl/>
        </w:rPr>
        <w:t>ט</w:t>
      </w:r>
      <w:r w:rsidRPr="007435EB">
        <w:rPr>
          <w:rtl/>
        </w:rPr>
        <w:t xml:space="preserve">, </w:t>
      </w:r>
      <w:r w:rsidRPr="007435EB">
        <w:rPr>
          <w:rFonts w:hint="cs"/>
          <w:rtl/>
        </w:rPr>
        <w:t>ובמוצי</w:t>
      </w:r>
      <w:r w:rsidRPr="007435EB">
        <w:rPr>
          <w:rtl/>
        </w:rPr>
        <w:t>"</w:t>
      </w:r>
      <w:r w:rsidRPr="007435EB">
        <w:rPr>
          <w:rFonts w:hint="cs"/>
          <w:rtl/>
        </w:rPr>
        <w:t>וט לחוה</w:t>
      </w:r>
      <w:r w:rsidRPr="007435EB">
        <w:rPr>
          <w:rtl/>
        </w:rPr>
        <w:t>"</w:t>
      </w:r>
      <w:r w:rsidRPr="007435EB">
        <w:rPr>
          <w:rFonts w:hint="cs"/>
          <w:rtl/>
        </w:rPr>
        <w:t>מ</w:t>
      </w:r>
      <w:r w:rsidRPr="007435EB">
        <w:rPr>
          <w:rtl/>
        </w:rPr>
        <w:t>.</w:t>
      </w:r>
    </w:p>
    <w:p w14:paraId="5BD418C9" w14:textId="77777777" w:rsidR="00D661D8" w:rsidRPr="007435EB" w:rsidRDefault="00D661D8" w:rsidP="00D661D8">
      <w:pPr>
        <w:rPr>
          <w:rtl/>
        </w:rPr>
      </w:pPr>
      <w:r w:rsidRPr="007435EB">
        <w:rPr>
          <w:rFonts w:hint="cs"/>
          <w:rtl/>
        </w:rPr>
        <w:t>אבל</w:t>
      </w:r>
      <w:r w:rsidRPr="007435EB">
        <w:rPr>
          <w:rtl/>
        </w:rPr>
        <w:t xml:space="preserve"> </w:t>
      </w:r>
      <w:r w:rsidRPr="007435EB">
        <w:rPr>
          <w:rFonts w:hint="cs"/>
          <w:rtl/>
        </w:rPr>
        <w:t>לא</w:t>
      </w:r>
      <w:r w:rsidRPr="007435EB">
        <w:rPr>
          <w:rtl/>
        </w:rPr>
        <w:t xml:space="preserve"> </w:t>
      </w:r>
      <w:r w:rsidRPr="007435EB">
        <w:rPr>
          <w:rFonts w:hint="cs"/>
          <w:rtl/>
        </w:rPr>
        <w:t>במויו</w:t>
      </w:r>
      <w:r w:rsidRPr="007435EB">
        <w:rPr>
          <w:rtl/>
        </w:rPr>
        <w:t>"</w:t>
      </w:r>
      <w:r w:rsidRPr="007435EB">
        <w:rPr>
          <w:rFonts w:hint="cs"/>
          <w:rtl/>
        </w:rPr>
        <w:t>ט</w:t>
      </w:r>
      <w:r w:rsidRPr="007435EB">
        <w:rPr>
          <w:rtl/>
        </w:rPr>
        <w:t xml:space="preserve"> </w:t>
      </w:r>
      <w:r w:rsidRPr="007435EB">
        <w:rPr>
          <w:rFonts w:hint="cs"/>
          <w:rtl/>
        </w:rPr>
        <w:t>לשבת</w:t>
      </w:r>
      <w:r w:rsidRPr="007435EB">
        <w:rPr>
          <w:rtl/>
        </w:rPr>
        <w:t>.</w:t>
      </w:r>
      <w:r w:rsidRPr="007435EB">
        <w:rPr>
          <w:rFonts w:hint="cs"/>
          <w:rtl/>
        </w:rPr>
        <w:t xml:space="preserve"> הרגיל</w:t>
      </w:r>
      <w:r w:rsidRPr="007435EB">
        <w:rPr>
          <w:rtl/>
        </w:rPr>
        <w:t xml:space="preserve"> </w:t>
      </w:r>
      <w:r w:rsidRPr="007435EB">
        <w:rPr>
          <w:rFonts w:hint="cs"/>
          <w:rtl/>
        </w:rPr>
        <w:t>אומר</w:t>
      </w:r>
      <w:r w:rsidRPr="007435EB">
        <w:rPr>
          <w:rtl/>
        </w:rPr>
        <w:t xml:space="preserve"> </w:t>
      </w:r>
      <w:r w:rsidRPr="007435EB">
        <w:rPr>
          <w:rFonts w:hint="cs"/>
          <w:rtl/>
        </w:rPr>
        <w:t>הרבה</w:t>
      </w:r>
      <w:r w:rsidRPr="007435EB">
        <w:rPr>
          <w:rtl/>
        </w:rPr>
        <w:t xml:space="preserve">, </w:t>
      </w:r>
      <w:r w:rsidRPr="007435EB">
        <w:rPr>
          <w:rFonts w:hint="cs"/>
          <w:rtl/>
        </w:rPr>
        <w:t>ושאינו</w:t>
      </w:r>
      <w:r w:rsidRPr="007435EB">
        <w:rPr>
          <w:rtl/>
        </w:rPr>
        <w:t xml:space="preserve"> </w:t>
      </w:r>
      <w:r w:rsidRPr="007435EB">
        <w:rPr>
          <w:rFonts w:hint="cs"/>
          <w:rtl/>
        </w:rPr>
        <w:t>רגיל</w:t>
      </w:r>
      <w:r w:rsidRPr="007435EB">
        <w:rPr>
          <w:rtl/>
        </w:rPr>
        <w:t xml:space="preserve"> </w:t>
      </w:r>
      <w:r w:rsidRPr="007435EB">
        <w:rPr>
          <w:rFonts w:hint="cs"/>
          <w:rtl/>
        </w:rPr>
        <w:t>אומר</w:t>
      </w:r>
      <w:r w:rsidRPr="007435EB">
        <w:rPr>
          <w:rtl/>
        </w:rPr>
        <w:t xml:space="preserve"> </w:t>
      </w:r>
      <w:r w:rsidRPr="007435EB">
        <w:rPr>
          <w:rFonts w:hint="cs"/>
          <w:rtl/>
        </w:rPr>
        <w:t>אחת</w:t>
      </w:r>
      <w:r w:rsidRPr="007435EB">
        <w:rPr>
          <w:rtl/>
        </w:rPr>
        <w:t>.</w:t>
      </w:r>
    </w:p>
    <w:p w14:paraId="72C7D053" w14:textId="77777777" w:rsidR="00D661D8" w:rsidRPr="00FC280B" w:rsidRDefault="00D661D8" w:rsidP="00D661D8">
      <w:pPr>
        <w:pStyle w:val="36"/>
        <w:framePr w:wrap="notBeside"/>
        <w:rPr>
          <w:rtl/>
        </w:rPr>
      </w:pPr>
      <w:r w:rsidRPr="00FC280B">
        <w:rPr>
          <w:rtl/>
        </w:rPr>
        <w:t xml:space="preserve">- </w:t>
      </w:r>
      <w:r w:rsidRPr="00FC280B">
        <w:rPr>
          <w:rFonts w:hint="cs"/>
          <w:rtl/>
        </w:rPr>
        <w:t>תנאי</w:t>
      </w:r>
      <w:r w:rsidRPr="00FC280B">
        <w:rPr>
          <w:rtl/>
        </w:rPr>
        <w:t xml:space="preserve"> </w:t>
      </w:r>
      <w:r w:rsidRPr="00FC280B">
        <w:rPr>
          <w:rFonts w:hint="cs"/>
          <w:rtl/>
        </w:rPr>
        <w:t>היא</w:t>
      </w:r>
      <w:r w:rsidRPr="00FC280B">
        <w:rPr>
          <w:rtl/>
        </w:rPr>
        <w:t xml:space="preserve">, </w:t>
      </w:r>
      <w:r w:rsidRPr="00FC280B">
        <w:rPr>
          <w:rFonts w:hint="cs"/>
          <w:rtl/>
        </w:rPr>
        <w:t>דארי</w:t>
      </w:r>
      <w:r w:rsidRPr="00FC280B">
        <w:rPr>
          <w:rtl/>
        </w:rPr>
        <w:t>"</w:t>
      </w:r>
      <w:r w:rsidRPr="00FC280B">
        <w:rPr>
          <w:rFonts w:hint="cs"/>
          <w:rtl/>
        </w:rPr>
        <w:t>ו</w:t>
      </w:r>
      <w:r w:rsidRPr="00FC280B">
        <w:rPr>
          <w:rtl/>
        </w:rPr>
        <w:t>:</w:t>
      </w:r>
    </w:p>
    <w:p w14:paraId="76900346" w14:textId="77777777" w:rsidR="00D661D8" w:rsidRPr="007435EB" w:rsidRDefault="00D661D8" w:rsidP="00D661D8">
      <w:pPr>
        <w:rPr>
          <w:rtl/>
        </w:rPr>
      </w:pPr>
      <w:r w:rsidRPr="007435EB">
        <w:rPr>
          <w:rFonts w:hint="cs"/>
          <w:rtl/>
        </w:rPr>
        <w:t>בנן</w:t>
      </w:r>
      <w:r w:rsidRPr="007435EB">
        <w:rPr>
          <w:rtl/>
        </w:rPr>
        <w:t xml:space="preserve"> </w:t>
      </w:r>
      <w:r w:rsidRPr="007435EB">
        <w:rPr>
          <w:rFonts w:hint="cs"/>
          <w:rtl/>
        </w:rPr>
        <w:t>של</w:t>
      </w:r>
      <w:r w:rsidRPr="007435EB">
        <w:rPr>
          <w:rtl/>
        </w:rPr>
        <w:t xml:space="preserve"> </w:t>
      </w:r>
      <w:r w:rsidRPr="007435EB">
        <w:rPr>
          <w:rFonts w:hint="cs"/>
          <w:rtl/>
        </w:rPr>
        <w:t>קדושים</w:t>
      </w:r>
      <w:r w:rsidRPr="007435EB">
        <w:rPr>
          <w:rtl/>
        </w:rPr>
        <w:t xml:space="preserve"> </w:t>
      </w:r>
      <w:r w:rsidRPr="007435EB">
        <w:rPr>
          <w:rFonts w:hint="cs"/>
          <w:rtl/>
        </w:rPr>
        <w:t>אומר</w:t>
      </w:r>
      <w:r w:rsidRPr="007435EB">
        <w:rPr>
          <w:rtl/>
        </w:rPr>
        <w:t xml:space="preserve"> </w:t>
      </w:r>
      <w:r w:rsidRPr="007435EB">
        <w:rPr>
          <w:rFonts w:hint="cs"/>
          <w:rtl/>
        </w:rPr>
        <w:t>אחת</w:t>
      </w:r>
      <w:r w:rsidRPr="007435EB">
        <w:rPr>
          <w:rtl/>
        </w:rPr>
        <w:t xml:space="preserve">, </w:t>
      </w:r>
      <w:r w:rsidRPr="007435EB">
        <w:rPr>
          <w:rFonts w:hint="cs"/>
          <w:rtl/>
        </w:rPr>
        <w:t>ונהגו</w:t>
      </w:r>
      <w:r w:rsidRPr="007435EB">
        <w:rPr>
          <w:rtl/>
        </w:rPr>
        <w:t xml:space="preserve"> </w:t>
      </w:r>
      <w:r w:rsidRPr="007435EB">
        <w:rPr>
          <w:rFonts w:hint="cs"/>
          <w:rtl/>
        </w:rPr>
        <w:t>העם</w:t>
      </w:r>
      <w:r w:rsidRPr="007435EB">
        <w:rPr>
          <w:rtl/>
        </w:rPr>
        <w:t xml:space="preserve"> </w:t>
      </w:r>
      <w:r w:rsidRPr="007435EB">
        <w:rPr>
          <w:rFonts w:hint="cs"/>
          <w:rtl/>
        </w:rPr>
        <w:t>לומר</w:t>
      </w:r>
      <w:r w:rsidRPr="007435EB">
        <w:rPr>
          <w:rtl/>
        </w:rPr>
        <w:t xml:space="preserve"> </w:t>
      </w:r>
      <w:r w:rsidRPr="007435EB">
        <w:rPr>
          <w:rFonts w:hint="cs"/>
          <w:rtl/>
        </w:rPr>
        <w:t>שלש</w:t>
      </w:r>
      <w:r w:rsidRPr="007435EB">
        <w:rPr>
          <w:rtl/>
        </w:rPr>
        <w:t>.</w:t>
      </w:r>
    </w:p>
    <w:p w14:paraId="0DDA8FD7" w14:textId="77777777" w:rsidR="00D661D8" w:rsidRPr="007435EB" w:rsidRDefault="00D661D8" w:rsidP="00D661D8">
      <w:pPr>
        <w:rPr>
          <w:rtl/>
        </w:rPr>
      </w:pPr>
      <w:r w:rsidRPr="007435EB">
        <w:rPr>
          <w:rFonts w:ascii="Fb Fontext" w:hAnsi="Fb Fontext" w:hint="cs"/>
          <w:sz w:val="20"/>
          <w:rtl/>
        </w:rPr>
        <w:t>בנן</w:t>
      </w:r>
      <w:r w:rsidRPr="007435EB">
        <w:rPr>
          <w:rFonts w:ascii="Fb Fontext" w:hAnsi="Fb Fontext"/>
          <w:sz w:val="20"/>
          <w:rtl/>
        </w:rPr>
        <w:t xml:space="preserve"> </w:t>
      </w:r>
      <w:r w:rsidRPr="007435EB">
        <w:rPr>
          <w:rFonts w:ascii="Fb Fontext" w:hAnsi="Fb Fontext" w:hint="cs"/>
          <w:sz w:val="20"/>
          <w:rtl/>
        </w:rPr>
        <w:t>של</w:t>
      </w:r>
      <w:r w:rsidRPr="007435EB">
        <w:rPr>
          <w:rFonts w:ascii="Fb Fontext" w:hAnsi="Fb Fontext"/>
          <w:sz w:val="20"/>
          <w:rtl/>
        </w:rPr>
        <w:t xml:space="preserve"> </w:t>
      </w:r>
      <w:r w:rsidRPr="007435EB">
        <w:rPr>
          <w:rFonts w:ascii="Fb Fontext" w:hAnsi="Fb Fontext" w:hint="cs"/>
          <w:sz w:val="20"/>
          <w:rtl/>
        </w:rPr>
        <w:t>קדושים</w:t>
      </w:r>
      <w:r w:rsidRPr="007435EB">
        <w:rPr>
          <w:rFonts w:ascii="Fb Fontext" w:hAnsi="Fb Fontext"/>
          <w:sz w:val="20"/>
          <w:rtl/>
        </w:rPr>
        <w:t xml:space="preserve"> - </w:t>
      </w:r>
      <w:r w:rsidRPr="007435EB">
        <w:rPr>
          <w:rFonts w:ascii="Fb Fontext" w:hAnsi="Fb Fontext" w:hint="cs"/>
          <w:sz w:val="20"/>
          <w:rtl/>
        </w:rPr>
        <w:t>רבי</w:t>
      </w:r>
      <w:r w:rsidRPr="007435EB">
        <w:rPr>
          <w:rFonts w:ascii="Fb Fontext" w:hAnsi="Fb Fontext"/>
          <w:sz w:val="20"/>
          <w:rtl/>
        </w:rPr>
        <w:t xml:space="preserve"> </w:t>
      </w:r>
      <w:r w:rsidRPr="007435EB">
        <w:rPr>
          <w:rFonts w:ascii="Fb Fontext" w:hAnsi="Fb Fontext" w:hint="cs"/>
          <w:sz w:val="20"/>
          <w:rtl/>
        </w:rPr>
        <w:t>מנחם</w:t>
      </w:r>
      <w:r w:rsidRPr="007435EB">
        <w:rPr>
          <w:rFonts w:ascii="Fb Fontext" w:hAnsi="Fb Fontext"/>
          <w:sz w:val="20"/>
          <w:rtl/>
        </w:rPr>
        <w:t xml:space="preserve"> </w:t>
      </w:r>
      <w:r w:rsidRPr="007435EB">
        <w:rPr>
          <w:rFonts w:ascii="Fb Fontext" w:hAnsi="Fb Fontext" w:hint="cs"/>
          <w:sz w:val="20"/>
          <w:rtl/>
        </w:rPr>
        <w:t>בר</w:t>
      </w:r>
      <w:r w:rsidRPr="007435EB">
        <w:rPr>
          <w:rFonts w:ascii="Fb Fontext" w:hAnsi="Fb Fontext"/>
          <w:sz w:val="20"/>
          <w:rtl/>
        </w:rPr>
        <w:t xml:space="preserve"> </w:t>
      </w:r>
      <w:r w:rsidRPr="007435EB">
        <w:rPr>
          <w:rFonts w:ascii="Fb Fontext" w:hAnsi="Fb Fontext" w:hint="cs"/>
          <w:sz w:val="20"/>
          <w:rtl/>
        </w:rPr>
        <w:t>סימאי</w:t>
      </w:r>
      <w:r w:rsidRPr="007435EB">
        <w:rPr>
          <w:rFonts w:ascii="Fb Fontext" w:hAnsi="Fb Fontext"/>
          <w:sz w:val="20"/>
          <w:rtl/>
        </w:rPr>
        <w:t>.</w:t>
      </w:r>
      <w:r w:rsidRPr="007435EB">
        <w:rPr>
          <w:rFonts w:ascii="Fb Fontext" w:hAnsi="Fb Fontext" w:hint="cs"/>
          <w:sz w:val="20"/>
          <w:rtl/>
        </w:rPr>
        <w:t xml:space="preserve"> -</w:t>
      </w:r>
      <w:r>
        <w:rPr>
          <w:rFonts w:ascii="Fb Fontext" w:hAnsi="Fb Fontext" w:hint="cs"/>
          <w:sz w:val="20"/>
          <w:rtl/>
        </w:rPr>
        <w:t xml:space="preserve">שלא הסתכל </w:t>
      </w:r>
      <w:r w:rsidRPr="007435EB">
        <w:rPr>
          <w:rFonts w:ascii="Fb Fontext" w:hAnsi="Fb Fontext" w:hint="cs"/>
          <w:sz w:val="20"/>
          <w:rtl/>
        </w:rPr>
        <w:t>בצורתא</w:t>
      </w:r>
      <w:r w:rsidRPr="007435EB">
        <w:rPr>
          <w:rFonts w:ascii="Fb Fontext" w:hAnsi="Fb Fontext"/>
          <w:sz w:val="20"/>
          <w:rtl/>
        </w:rPr>
        <w:t xml:space="preserve"> </w:t>
      </w:r>
      <w:r w:rsidRPr="007435EB">
        <w:rPr>
          <w:rFonts w:ascii="Fb Fontext" w:hAnsi="Fb Fontext" w:hint="cs"/>
          <w:sz w:val="20"/>
          <w:rtl/>
        </w:rPr>
        <w:t>דזוזא</w:t>
      </w:r>
      <w:r w:rsidRPr="007435EB">
        <w:rPr>
          <w:rFonts w:ascii="Fb Fontext" w:hAnsi="Fb Fontext"/>
          <w:sz w:val="20"/>
          <w:rtl/>
        </w:rPr>
        <w:t>.</w:t>
      </w:r>
    </w:p>
    <w:p w14:paraId="14CCE4E1" w14:textId="77777777" w:rsidR="00D661D8" w:rsidRPr="00DE0604" w:rsidRDefault="00D661D8" w:rsidP="00D661D8">
      <w:pPr>
        <w:pStyle w:val="36"/>
        <w:framePr w:wrap="notBeside"/>
        <w:rPr>
          <w:rtl/>
        </w:rPr>
      </w:pPr>
      <w:r w:rsidRPr="00DE0604">
        <w:rPr>
          <w:rFonts w:hint="cs"/>
          <w:rtl/>
        </w:rPr>
        <w:t>שלח</w:t>
      </w:r>
      <w:r w:rsidRPr="00DE0604">
        <w:rPr>
          <w:rtl/>
        </w:rPr>
        <w:t xml:space="preserve"> </w:t>
      </w:r>
      <w:r w:rsidRPr="00DE0604">
        <w:rPr>
          <w:rFonts w:hint="cs"/>
          <w:rtl/>
        </w:rPr>
        <w:t>רשב</w:t>
      </w:r>
      <w:r w:rsidRPr="00DE0604">
        <w:rPr>
          <w:rtl/>
        </w:rPr>
        <w:t>"</w:t>
      </w:r>
      <w:r w:rsidRPr="00DE0604">
        <w:rPr>
          <w:rFonts w:hint="cs"/>
          <w:rtl/>
        </w:rPr>
        <w:t>א</w:t>
      </w:r>
      <w:r w:rsidRPr="00DE0604">
        <w:rPr>
          <w:rtl/>
        </w:rPr>
        <w:t>:</w:t>
      </w:r>
    </w:p>
    <w:p w14:paraId="137540F1" w14:textId="77777777" w:rsidR="00D661D8" w:rsidRPr="007435EB" w:rsidRDefault="00D661D8" w:rsidP="00D661D8">
      <w:pPr>
        <w:rPr>
          <w:rtl/>
        </w:rPr>
      </w:pPr>
      <w:r w:rsidRPr="007435EB">
        <w:rPr>
          <w:rFonts w:ascii="Fb Fontext" w:hAnsi="Fb Fontext" w:hint="cs"/>
          <w:rtl/>
        </w:rPr>
        <w:t>חנניא</w:t>
      </w:r>
      <w:r w:rsidRPr="007435EB">
        <w:rPr>
          <w:rFonts w:ascii="Fb Fontext" w:hAnsi="Fb Fontext"/>
          <w:rtl/>
        </w:rPr>
        <w:t xml:space="preserve"> </w:t>
      </w:r>
      <w:r w:rsidRPr="007435EB">
        <w:rPr>
          <w:rFonts w:ascii="Fb Fontext" w:hAnsi="Fb Fontext" w:hint="cs"/>
          <w:rtl/>
        </w:rPr>
        <w:t>אחי</w:t>
      </w:r>
      <w:r w:rsidRPr="007435EB">
        <w:rPr>
          <w:rFonts w:ascii="Fb Fontext" w:hAnsi="Fb Fontext"/>
          <w:rtl/>
        </w:rPr>
        <w:t xml:space="preserve"> </w:t>
      </w:r>
      <w:r w:rsidRPr="007435EB">
        <w:rPr>
          <w:rFonts w:ascii="Fb Fontext" w:hAnsi="Fb Fontext" w:hint="cs"/>
          <w:rtl/>
        </w:rPr>
        <w:t>אומר</w:t>
      </w:r>
      <w:r w:rsidRPr="007435EB">
        <w:rPr>
          <w:rFonts w:ascii="Fb Fontext" w:hAnsi="Fb Fontext"/>
          <w:rtl/>
        </w:rPr>
        <w:t xml:space="preserve"> </w:t>
      </w:r>
      <w:r w:rsidRPr="007435EB">
        <w:rPr>
          <w:rFonts w:ascii="Fb Fontext" w:hAnsi="Fb Fontext" w:hint="cs"/>
          <w:rtl/>
        </w:rPr>
        <w:t>אחת</w:t>
      </w:r>
      <w:r w:rsidRPr="007435EB">
        <w:rPr>
          <w:rFonts w:ascii="Fb Fontext" w:hAnsi="Fb Fontext"/>
          <w:rtl/>
        </w:rPr>
        <w:t xml:space="preserve">, </w:t>
      </w:r>
      <w:r w:rsidRPr="007435EB">
        <w:rPr>
          <w:rFonts w:ascii="Fb Fontext" w:hAnsi="Fb Fontext" w:hint="cs"/>
          <w:rtl/>
        </w:rPr>
        <w:t>ו</w:t>
      </w:r>
      <w:r>
        <w:rPr>
          <w:rFonts w:ascii="Fb Fontext" w:hAnsi="Fb Fontext" w:hint="cs"/>
          <w:rtl/>
        </w:rPr>
        <w:t>אין הלכה כמותו</w:t>
      </w:r>
      <w:r w:rsidRPr="007435EB">
        <w:rPr>
          <w:rFonts w:ascii="Fb Fontext" w:hAnsi="Fb Fontext"/>
          <w:rtl/>
        </w:rPr>
        <w:t>.</w:t>
      </w:r>
    </w:p>
    <w:p w14:paraId="14490FAE" w14:textId="77777777" w:rsidR="00D661D8" w:rsidRPr="00DE0604" w:rsidRDefault="00D661D8" w:rsidP="00D661D8">
      <w:pPr>
        <w:pStyle w:val="36"/>
        <w:framePr w:wrap="notBeside"/>
        <w:rPr>
          <w:rtl/>
        </w:rPr>
      </w:pPr>
      <w:r w:rsidRPr="00DE0604">
        <w:rPr>
          <w:rtl/>
        </w:rPr>
        <w:t>ר</w:t>
      </w:r>
      <w:r w:rsidRPr="00DE0604">
        <w:rPr>
          <w:rFonts w:hint="cs"/>
          <w:rtl/>
        </w:rPr>
        <w:t>יב</w:t>
      </w:r>
      <w:r w:rsidRPr="00DE0604">
        <w:rPr>
          <w:rtl/>
        </w:rPr>
        <w:t>"</w:t>
      </w:r>
      <w:r w:rsidRPr="00DE0604">
        <w:rPr>
          <w:rFonts w:hint="cs"/>
          <w:rtl/>
        </w:rPr>
        <w:t>ל</w:t>
      </w:r>
      <w:r w:rsidRPr="00DE0604">
        <w:rPr>
          <w:rtl/>
        </w:rPr>
        <w:t xml:space="preserve">: </w:t>
      </w:r>
    </w:p>
    <w:p w14:paraId="51EB4D8B" w14:textId="77777777" w:rsidR="00D661D8" w:rsidRPr="007435EB" w:rsidRDefault="00D661D8" w:rsidP="00D661D8">
      <w:pPr>
        <w:spacing w:before="4"/>
        <w:rPr>
          <w:rFonts w:cs="Guttman Vilna"/>
          <w:b/>
          <w:bCs/>
          <w:rtl/>
        </w:rPr>
      </w:pPr>
      <w:r w:rsidRPr="007435EB">
        <w:rPr>
          <w:rFonts w:hint="cs"/>
          <w:rtl/>
        </w:rPr>
        <w:t>המבדיל</w:t>
      </w:r>
      <w:r w:rsidRPr="007435EB">
        <w:rPr>
          <w:rtl/>
        </w:rPr>
        <w:t xml:space="preserve"> </w:t>
      </w:r>
      <w:r w:rsidRPr="007435EB">
        <w:rPr>
          <w:rFonts w:hint="cs"/>
          <w:rtl/>
        </w:rPr>
        <w:t>צריך</w:t>
      </w:r>
      <w:r w:rsidRPr="007435EB">
        <w:rPr>
          <w:rtl/>
        </w:rPr>
        <w:t xml:space="preserve"> </w:t>
      </w:r>
      <w:r w:rsidRPr="007435EB">
        <w:rPr>
          <w:rFonts w:hint="cs"/>
          <w:rtl/>
        </w:rPr>
        <w:t>שיאמר</w:t>
      </w:r>
      <w:r w:rsidRPr="007435EB">
        <w:rPr>
          <w:rtl/>
        </w:rPr>
        <w:t xml:space="preserve"> </w:t>
      </w:r>
      <w:r w:rsidRPr="007435EB">
        <w:rPr>
          <w:rFonts w:hint="cs"/>
          <w:rtl/>
        </w:rPr>
        <w:t>מעין</w:t>
      </w:r>
      <w:r w:rsidRPr="007435EB">
        <w:rPr>
          <w:rtl/>
        </w:rPr>
        <w:t xml:space="preserve"> </w:t>
      </w:r>
      <w:r w:rsidRPr="007435EB">
        <w:rPr>
          <w:rFonts w:hint="cs"/>
          <w:rtl/>
        </w:rPr>
        <w:t>הבדלות</w:t>
      </w:r>
      <w:r w:rsidRPr="007435EB">
        <w:rPr>
          <w:rtl/>
        </w:rPr>
        <w:t xml:space="preserve"> </w:t>
      </w:r>
      <w:r w:rsidRPr="007435EB">
        <w:rPr>
          <w:rFonts w:hint="cs"/>
          <w:rtl/>
        </w:rPr>
        <w:t>האמורות</w:t>
      </w:r>
      <w:r w:rsidRPr="007435EB">
        <w:rPr>
          <w:rtl/>
        </w:rPr>
        <w:t xml:space="preserve"> </w:t>
      </w:r>
      <w:r w:rsidRPr="007435EB">
        <w:rPr>
          <w:rFonts w:hint="cs"/>
          <w:rtl/>
        </w:rPr>
        <w:t>בתורה</w:t>
      </w:r>
      <w:r w:rsidRPr="007435EB">
        <w:rPr>
          <w:rtl/>
        </w:rPr>
        <w:t>.</w:t>
      </w:r>
    </w:p>
    <w:p w14:paraId="4B0AA456" w14:textId="77777777" w:rsidR="00D661D8" w:rsidRPr="00DE0604" w:rsidRDefault="00D661D8" w:rsidP="00D661D8">
      <w:pPr>
        <w:pStyle w:val="36"/>
        <w:framePr w:wrap="notBeside"/>
        <w:rPr>
          <w:rtl/>
        </w:rPr>
      </w:pPr>
      <w:r w:rsidRPr="00DE0604">
        <w:rPr>
          <w:rFonts w:hint="cs"/>
          <w:rtl/>
        </w:rPr>
        <w:t>וה</w:t>
      </w:r>
      <w:r w:rsidRPr="00DE0604">
        <w:rPr>
          <w:rtl/>
        </w:rPr>
        <w:t>"</w:t>
      </w:r>
      <w:r w:rsidRPr="00DE0604">
        <w:rPr>
          <w:rFonts w:hint="cs"/>
          <w:rtl/>
        </w:rPr>
        <w:t xml:space="preserve">ק </w:t>
      </w:r>
    </w:p>
    <w:p w14:paraId="724F6516" w14:textId="77777777" w:rsidR="00D661D8" w:rsidRPr="007435EB" w:rsidRDefault="00D661D8" w:rsidP="00D661D8">
      <w:pPr>
        <w:rPr>
          <w:rtl/>
        </w:rPr>
      </w:pPr>
      <w:r w:rsidRPr="007435EB">
        <w:rPr>
          <w:rFonts w:hint="cs"/>
          <w:rtl/>
        </w:rPr>
        <w:t>'אומר</w:t>
      </w:r>
      <w:r w:rsidRPr="007435EB">
        <w:rPr>
          <w:rtl/>
        </w:rPr>
        <w:t xml:space="preserve"> </w:t>
      </w:r>
      <w:r w:rsidRPr="007435EB">
        <w:rPr>
          <w:rFonts w:hint="cs"/>
          <w:rtl/>
        </w:rPr>
        <w:t>המבדיל</w:t>
      </w:r>
      <w:r w:rsidRPr="007435EB">
        <w:rPr>
          <w:rtl/>
        </w:rPr>
        <w:t xml:space="preserve"> </w:t>
      </w:r>
      <w:r w:rsidRPr="007435EB">
        <w:rPr>
          <w:rFonts w:hint="cs"/>
          <w:rtl/>
        </w:rPr>
        <w:t>בין</w:t>
      </w:r>
      <w:r w:rsidRPr="007435EB">
        <w:rPr>
          <w:rtl/>
        </w:rPr>
        <w:t xml:space="preserve"> </w:t>
      </w:r>
      <w:r w:rsidRPr="007435EB">
        <w:rPr>
          <w:rFonts w:hint="cs"/>
          <w:rtl/>
        </w:rPr>
        <w:t>קודש</w:t>
      </w:r>
      <w:r w:rsidRPr="007435EB">
        <w:rPr>
          <w:rtl/>
        </w:rPr>
        <w:t xml:space="preserve"> </w:t>
      </w:r>
      <w:r w:rsidRPr="007435EB">
        <w:rPr>
          <w:rFonts w:hint="cs"/>
          <w:rtl/>
        </w:rPr>
        <w:t>לחול</w:t>
      </w:r>
      <w:r w:rsidRPr="007435EB">
        <w:rPr>
          <w:rtl/>
        </w:rPr>
        <w:t xml:space="preserve">, </w:t>
      </w:r>
      <w:r w:rsidRPr="007435EB">
        <w:rPr>
          <w:rFonts w:hint="cs"/>
          <w:rtl/>
        </w:rPr>
        <w:t>בין</w:t>
      </w:r>
      <w:r w:rsidRPr="007435EB">
        <w:rPr>
          <w:rtl/>
        </w:rPr>
        <w:t xml:space="preserve"> </w:t>
      </w:r>
      <w:r w:rsidRPr="007435EB">
        <w:rPr>
          <w:rFonts w:hint="cs"/>
          <w:rtl/>
        </w:rPr>
        <w:t>אור</w:t>
      </w:r>
      <w:r w:rsidRPr="007435EB">
        <w:rPr>
          <w:rtl/>
        </w:rPr>
        <w:t xml:space="preserve"> </w:t>
      </w:r>
      <w:r w:rsidRPr="007435EB">
        <w:rPr>
          <w:rFonts w:hint="cs"/>
          <w:rtl/>
        </w:rPr>
        <w:t>לחושך</w:t>
      </w:r>
      <w:r w:rsidRPr="007435EB">
        <w:rPr>
          <w:rtl/>
        </w:rPr>
        <w:t xml:space="preserve">, </w:t>
      </w:r>
      <w:r w:rsidRPr="007435EB">
        <w:rPr>
          <w:rFonts w:hint="cs"/>
          <w:rtl/>
        </w:rPr>
        <w:t>בין</w:t>
      </w:r>
      <w:r w:rsidRPr="007435EB">
        <w:rPr>
          <w:rtl/>
        </w:rPr>
        <w:t xml:space="preserve"> </w:t>
      </w:r>
      <w:r w:rsidRPr="007435EB">
        <w:rPr>
          <w:rFonts w:hint="cs"/>
          <w:rtl/>
        </w:rPr>
        <w:t>ישראל</w:t>
      </w:r>
      <w:r w:rsidRPr="007435EB">
        <w:rPr>
          <w:rtl/>
        </w:rPr>
        <w:t xml:space="preserve"> </w:t>
      </w:r>
      <w:r w:rsidRPr="007435EB">
        <w:rPr>
          <w:rFonts w:hint="cs"/>
          <w:rtl/>
        </w:rPr>
        <w:t>לעמים</w:t>
      </w:r>
      <w:r w:rsidRPr="007435EB">
        <w:rPr>
          <w:rtl/>
        </w:rPr>
        <w:t xml:space="preserve">, </w:t>
      </w:r>
      <w:r w:rsidRPr="007435EB">
        <w:rPr>
          <w:rFonts w:hint="cs"/>
          <w:rtl/>
        </w:rPr>
        <w:t>ובין</w:t>
      </w:r>
      <w:r w:rsidRPr="007435EB">
        <w:rPr>
          <w:rtl/>
        </w:rPr>
        <w:t xml:space="preserve"> </w:t>
      </w:r>
      <w:r w:rsidRPr="007435EB">
        <w:rPr>
          <w:rFonts w:hint="cs"/>
          <w:rtl/>
        </w:rPr>
        <w:t>יום</w:t>
      </w:r>
      <w:r w:rsidRPr="007435EB">
        <w:rPr>
          <w:rtl/>
        </w:rPr>
        <w:t xml:space="preserve"> </w:t>
      </w:r>
      <w:r w:rsidRPr="007435EB">
        <w:rPr>
          <w:rFonts w:hint="cs"/>
          <w:rtl/>
        </w:rPr>
        <w:t>השביעי</w:t>
      </w:r>
      <w:r w:rsidRPr="007435EB">
        <w:rPr>
          <w:rtl/>
        </w:rPr>
        <w:t xml:space="preserve"> </w:t>
      </w:r>
      <w:r w:rsidRPr="007435EB">
        <w:rPr>
          <w:rFonts w:hint="cs"/>
          <w:rtl/>
        </w:rPr>
        <w:t>לששת</w:t>
      </w:r>
      <w:r w:rsidRPr="007435EB">
        <w:rPr>
          <w:rtl/>
        </w:rPr>
        <w:t xml:space="preserve"> </w:t>
      </w:r>
      <w:r w:rsidRPr="007435EB">
        <w:rPr>
          <w:rFonts w:hint="cs"/>
          <w:rtl/>
        </w:rPr>
        <w:t>ימי</w:t>
      </w:r>
      <w:r w:rsidRPr="007435EB">
        <w:rPr>
          <w:rtl/>
        </w:rPr>
        <w:t xml:space="preserve"> </w:t>
      </w:r>
      <w:r w:rsidRPr="007435EB">
        <w:rPr>
          <w:rFonts w:hint="cs"/>
          <w:rtl/>
        </w:rPr>
        <w:t>המעשה</w:t>
      </w:r>
      <w:r w:rsidRPr="007435EB">
        <w:rPr>
          <w:rtl/>
        </w:rPr>
        <w:t xml:space="preserve">, </w:t>
      </w:r>
      <w:r w:rsidRPr="007435EB">
        <w:rPr>
          <w:rFonts w:hint="cs"/>
          <w:rtl/>
        </w:rPr>
        <w:t>בין</w:t>
      </w:r>
      <w:r w:rsidRPr="007435EB">
        <w:rPr>
          <w:rtl/>
        </w:rPr>
        <w:t xml:space="preserve"> </w:t>
      </w:r>
      <w:r w:rsidRPr="007435EB">
        <w:rPr>
          <w:rFonts w:hint="cs"/>
          <w:rtl/>
        </w:rPr>
        <w:t>טמא</w:t>
      </w:r>
      <w:r w:rsidRPr="007435EB">
        <w:rPr>
          <w:rtl/>
        </w:rPr>
        <w:t xml:space="preserve"> </w:t>
      </w:r>
      <w:r w:rsidRPr="007435EB">
        <w:rPr>
          <w:rFonts w:hint="cs"/>
          <w:rtl/>
        </w:rPr>
        <w:t>לטהור</w:t>
      </w:r>
      <w:r w:rsidRPr="007435EB">
        <w:rPr>
          <w:rtl/>
        </w:rPr>
        <w:t xml:space="preserve">, </w:t>
      </w:r>
      <w:r w:rsidRPr="007435EB">
        <w:rPr>
          <w:rFonts w:hint="cs"/>
          <w:rtl/>
        </w:rPr>
        <w:t>בין</w:t>
      </w:r>
      <w:r w:rsidRPr="007435EB">
        <w:rPr>
          <w:rtl/>
        </w:rPr>
        <w:t xml:space="preserve"> </w:t>
      </w:r>
      <w:r w:rsidRPr="007435EB">
        <w:rPr>
          <w:rFonts w:hint="cs"/>
          <w:rtl/>
        </w:rPr>
        <w:t>מים</w:t>
      </w:r>
      <w:r w:rsidRPr="007435EB">
        <w:rPr>
          <w:rtl/>
        </w:rPr>
        <w:t xml:space="preserve"> </w:t>
      </w:r>
      <w:r w:rsidRPr="007435EB">
        <w:rPr>
          <w:rFonts w:hint="cs"/>
          <w:rtl/>
        </w:rPr>
        <w:t>העליונים</w:t>
      </w:r>
      <w:r w:rsidRPr="007435EB">
        <w:rPr>
          <w:rtl/>
        </w:rPr>
        <w:t xml:space="preserve"> </w:t>
      </w:r>
      <w:r w:rsidRPr="007435EB">
        <w:rPr>
          <w:rFonts w:hint="cs"/>
          <w:rtl/>
        </w:rPr>
        <w:t>למים</w:t>
      </w:r>
      <w:r w:rsidRPr="007435EB">
        <w:rPr>
          <w:rtl/>
        </w:rPr>
        <w:t xml:space="preserve"> </w:t>
      </w:r>
      <w:r w:rsidRPr="007435EB">
        <w:rPr>
          <w:rFonts w:hint="cs"/>
          <w:rtl/>
        </w:rPr>
        <w:t>התחתונים</w:t>
      </w:r>
      <w:r w:rsidRPr="007435EB">
        <w:rPr>
          <w:rtl/>
        </w:rPr>
        <w:t xml:space="preserve">, </w:t>
      </w:r>
      <w:r w:rsidRPr="007435EB">
        <w:rPr>
          <w:rFonts w:hint="cs"/>
          <w:rtl/>
        </w:rPr>
        <w:t>בין</w:t>
      </w:r>
      <w:r w:rsidRPr="007435EB">
        <w:rPr>
          <w:rtl/>
        </w:rPr>
        <w:t xml:space="preserve"> </w:t>
      </w:r>
      <w:r w:rsidRPr="007435EB">
        <w:rPr>
          <w:rFonts w:hint="cs"/>
          <w:rtl/>
        </w:rPr>
        <w:t>כהנים</w:t>
      </w:r>
      <w:r w:rsidRPr="007435EB">
        <w:rPr>
          <w:rtl/>
        </w:rPr>
        <w:t xml:space="preserve"> </w:t>
      </w:r>
      <w:r w:rsidRPr="007435EB">
        <w:rPr>
          <w:rFonts w:hint="cs"/>
          <w:rtl/>
        </w:rPr>
        <w:t>ללוים</w:t>
      </w:r>
      <w:r w:rsidRPr="007435EB">
        <w:rPr>
          <w:rtl/>
        </w:rPr>
        <w:t xml:space="preserve"> </w:t>
      </w:r>
      <w:r w:rsidRPr="007435EB">
        <w:rPr>
          <w:rFonts w:hint="cs"/>
          <w:rtl/>
        </w:rPr>
        <w:t>וישראלים</w:t>
      </w:r>
      <w:r w:rsidRPr="007435EB">
        <w:rPr>
          <w:rtl/>
        </w:rPr>
        <w:t>.</w:t>
      </w:r>
    </w:p>
    <w:p w14:paraId="6AE5E1C5" w14:textId="77777777" w:rsidR="00D661D8" w:rsidRDefault="00D661D8" w:rsidP="00D661D8">
      <w:pPr>
        <w:rPr>
          <w:rFonts w:ascii="Fb Fontext" w:hAnsi="Fb Fontext"/>
          <w:sz w:val="20"/>
          <w:rtl/>
        </w:rPr>
      </w:pPr>
      <w:r w:rsidRPr="007435EB">
        <w:rPr>
          <w:rFonts w:ascii="Fb Fontext" w:hAnsi="Fb Fontext" w:hint="cs"/>
          <w:sz w:val="20"/>
          <w:rtl/>
        </w:rPr>
        <w:t>וחותם</w:t>
      </w:r>
      <w:r w:rsidRPr="007435EB">
        <w:rPr>
          <w:rFonts w:ascii="Fb Fontext" w:hAnsi="Fb Fontext"/>
          <w:sz w:val="20"/>
          <w:rtl/>
        </w:rPr>
        <w:t xml:space="preserve"> </w:t>
      </w:r>
      <w:r w:rsidRPr="007435EB">
        <w:rPr>
          <w:rFonts w:ascii="Fb Fontext" w:hAnsi="Fb Fontext" w:hint="cs"/>
          <w:sz w:val="20"/>
          <w:rtl/>
        </w:rPr>
        <w:t>בסדר</w:t>
      </w:r>
      <w:r w:rsidRPr="007435EB">
        <w:rPr>
          <w:rFonts w:ascii="Fb Fontext" w:hAnsi="Fb Fontext"/>
          <w:sz w:val="20"/>
          <w:rtl/>
        </w:rPr>
        <w:t xml:space="preserve"> </w:t>
      </w:r>
      <w:r w:rsidRPr="007435EB">
        <w:rPr>
          <w:rFonts w:ascii="Fb Fontext" w:hAnsi="Fb Fontext" w:hint="cs"/>
          <w:sz w:val="20"/>
          <w:rtl/>
        </w:rPr>
        <w:t>בראשית</w:t>
      </w:r>
      <w:r w:rsidRPr="007435EB">
        <w:rPr>
          <w:rFonts w:ascii="Fb Fontext" w:hAnsi="Fb Fontext"/>
          <w:sz w:val="20"/>
          <w:rtl/>
        </w:rPr>
        <w:t>.</w:t>
      </w:r>
      <w:r w:rsidRPr="007435EB">
        <w:rPr>
          <w:rFonts w:ascii="Fb Fontext" w:hAnsi="Fb Fontext" w:hint="cs"/>
          <w:sz w:val="20"/>
          <w:rtl/>
        </w:rPr>
        <w:t>| ואחרים</w:t>
      </w:r>
      <w:r w:rsidRPr="007435EB">
        <w:rPr>
          <w:rFonts w:ascii="Fb Fontext" w:hAnsi="Fb Fontext"/>
          <w:sz w:val="20"/>
          <w:rtl/>
        </w:rPr>
        <w:t xml:space="preserve"> </w:t>
      </w:r>
      <w:r w:rsidRPr="007435EB">
        <w:rPr>
          <w:rFonts w:ascii="Fb Fontext" w:hAnsi="Fb Fontext" w:hint="cs"/>
          <w:sz w:val="20"/>
          <w:rtl/>
        </w:rPr>
        <w:t>אומרים</w:t>
      </w:r>
      <w:r w:rsidRPr="007435EB">
        <w:rPr>
          <w:rFonts w:ascii="Fb Fontext" w:hAnsi="Fb Fontext"/>
          <w:sz w:val="20"/>
          <w:rtl/>
        </w:rPr>
        <w:t xml:space="preserve"> </w:t>
      </w:r>
      <w:r w:rsidRPr="007435EB">
        <w:rPr>
          <w:rFonts w:ascii="Fb Fontext" w:hAnsi="Fb Fontext" w:hint="cs"/>
          <w:sz w:val="20"/>
          <w:rtl/>
        </w:rPr>
        <w:t>ביוצר</w:t>
      </w:r>
      <w:r w:rsidRPr="007435EB">
        <w:rPr>
          <w:rFonts w:ascii="Fb Fontext" w:hAnsi="Fb Fontext"/>
          <w:sz w:val="20"/>
          <w:rtl/>
        </w:rPr>
        <w:t xml:space="preserve"> </w:t>
      </w:r>
      <w:r w:rsidRPr="007435EB">
        <w:rPr>
          <w:rFonts w:ascii="Fb Fontext" w:hAnsi="Fb Fontext" w:hint="cs"/>
          <w:sz w:val="20"/>
          <w:rtl/>
        </w:rPr>
        <w:t>בראשית</w:t>
      </w:r>
      <w:r w:rsidRPr="007435EB">
        <w:rPr>
          <w:rFonts w:ascii="Fb Fontext" w:hAnsi="Fb Fontext"/>
          <w:sz w:val="20"/>
          <w:rtl/>
        </w:rPr>
        <w:t>.</w:t>
      </w:r>
      <w:r w:rsidRPr="007435EB">
        <w:rPr>
          <w:rFonts w:ascii="Fb Fontext" w:hAnsi="Fb Fontext" w:hint="cs"/>
          <w:sz w:val="20"/>
          <w:rtl/>
        </w:rPr>
        <w:t xml:space="preserve"> | </w:t>
      </w:r>
    </w:p>
    <w:p w14:paraId="1013283F" w14:textId="77777777" w:rsidR="00D661D8" w:rsidRPr="00DE0604" w:rsidRDefault="00D661D8" w:rsidP="00D661D8">
      <w:pPr>
        <w:pStyle w:val="36"/>
        <w:framePr w:wrap="notBeside"/>
        <w:rPr>
          <w:rtl/>
        </w:rPr>
      </w:pPr>
      <w:r w:rsidRPr="00DE0604">
        <w:rPr>
          <w:rFonts w:hint="cs"/>
          <w:rtl/>
        </w:rPr>
        <w:t>ריב</w:t>
      </w:r>
      <w:r w:rsidRPr="00DE0604">
        <w:rPr>
          <w:rtl/>
        </w:rPr>
        <w:t>"</w:t>
      </w:r>
      <w:r w:rsidRPr="00DE0604">
        <w:rPr>
          <w:rFonts w:hint="cs"/>
          <w:rtl/>
        </w:rPr>
        <w:t>י</w:t>
      </w:r>
      <w:r w:rsidRPr="00DE0604">
        <w:rPr>
          <w:rtl/>
        </w:rPr>
        <w:t>:</w:t>
      </w:r>
    </w:p>
    <w:p w14:paraId="49FBBF18" w14:textId="77777777" w:rsidR="00D661D8" w:rsidRPr="007435EB" w:rsidRDefault="00D661D8" w:rsidP="00D661D8">
      <w:pPr>
        <w:rPr>
          <w:rtl/>
        </w:rPr>
      </w:pPr>
      <w:r w:rsidRPr="007435EB">
        <w:rPr>
          <w:rFonts w:ascii="Fb Fontext" w:hAnsi="Fb Fontext" w:hint="cs"/>
          <w:sz w:val="20"/>
          <w:rtl/>
        </w:rPr>
        <w:t>חותם</w:t>
      </w:r>
      <w:r w:rsidRPr="007435EB">
        <w:rPr>
          <w:rFonts w:ascii="Fb Fontext" w:hAnsi="Fb Fontext"/>
          <w:sz w:val="20"/>
          <w:rtl/>
        </w:rPr>
        <w:t xml:space="preserve"> </w:t>
      </w:r>
      <w:r w:rsidRPr="007435EB">
        <w:rPr>
          <w:rFonts w:ascii="Fb Fontext" w:hAnsi="Fb Fontext" w:hint="cs"/>
          <w:sz w:val="20"/>
          <w:rtl/>
        </w:rPr>
        <w:t>מקדש</w:t>
      </w:r>
      <w:r w:rsidRPr="007435EB">
        <w:rPr>
          <w:rFonts w:ascii="Fb Fontext" w:hAnsi="Fb Fontext"/>
          <w:sz w:val="20"/>
          <w:rtl/>
        </w:rPr>
        <w:t xml:space="preserve"> </w:t>
      </w:r>
      <w:r w:rsidRPr="007435EB">
        <w:rPr>
          <w:rFonts w:ascii="Fb Fontext" w:hAnsi="Fb Fontext" w:hint="cs"/>
          <w:sz w:val="20"/>
          <w:rtl/>
        </w:rPr>
        <w:t>ישראל</w:t>
      </w:r>
      <w:r w:rsidRPr="007435EB">
        <w:rPr>
          <w:rFonts w:ascii="Fb Fontext" w:hAnsi="Fb Fontext"/>
          <w:sz w:val="20"/>
          <w:rtl/>
        </w:rPr>
        <w:t>.</w:t>
      </w:r>
    </w:p>
    <w:p w14:paraId="59DEDD20" w14:textId="77777777" w:rsidR="00D661D8" w:rsidRPr="007435EB" w:rsidRDefault="00D661D8" w:rsidP="00D661D8">
      <w:pPr>
        <w:rPr>
          <w:rtl/>
        </w:rPr>
      </w:pPr>
      <w:r w:rsidRPr="007435EB">
        <w:rPr>
          <w:rFonts w:ascii="Fb Fontext" w:hAnsi="Fb Fontext" w:hint="cs"/>
          <w:rtl/>
        </w:rPr>
        <w:t>ו</w:t>
      </w:r>
      <w:r>
        <w:rPr>
          <w:rFonts w:ascii="Fb Fontext" w:hAnsi="Fb Fontext" w:hint="cs"/>
          <w:rtl/>
        </w:rPr>
        <w:t>אף</w:t>
      </w:r>
      <w:r w:rsidRPr="007435EB">
        <w:rPr>
          <w:rFonts w:ascii="Fb Fontext" w:hAnsi="Fb Fontext" w:hint="cs"/>
          <w:rtl/>
        </w:rPr>
        <w:t xml:space="preserve"> דבין</w:t>
      </w:r>
      <w:r w:rsidRPr="007435EB">
        <w:rPr>
          <w:rFonts w:ascii="Fb Fontext" w:hAnsi="Fb Fontext"/>
          <w:rtl/>
        </w:rPr>
        <w:t xml:space="preserve"> </w:t>
      </w:r>
      <w:r w:rsidRPr="007435EB">
        <w:rPr>
          <w:rFonts w:ascii="Fb Fontext" w:hAnsi="Fb Fontext" w:hint="cs"/>
          <w:rtl/>
        </w:rPr>
        <w:t>יום</w:t>
      </w:r>
      <w:r w:rsidRPr="007435EB">
        <w:rPr>
          <w:rFonts w:ascii="Fb Fontext" w:hAnsi="Fb Fontext"/>
          <w:rtl/>
        </w:rPr>
        <w:t xml:space="preserve"> </w:t>
      </w:r>
      <w:r w:rsidRPr="007435EB">
        <w:rPr>
          <w:rFonts w:ascii="Fb Fontext" w:hAnsi="Fb Fontext" w:hint="cs"/>
          <w:rtl/>
        </w:rPr>
        <w:t>השביעי</w:t>
      </w:r>
      <w:r w:rsidRPr="007435EB">
        <w:rPr>
          <w:rFonts w:ascii="Fb Fontext" w:hAnsi="Fb Fontext"/>
          <w:rtl/>
        </w:rPr>
        <w:t xml:space="preserve"> </w:t>
      </w:r>
      <w:r w:rsidRPr="007435EB">
        <w:rPr>
          <w:rFonts w:ascii="Fb Fontext" w:hAnsi="Fb Fontext" w:hint="cs"/>
          <w:rtl/>
        </w:rPr>
        <w:t>לששת</w:t>
      </w:r>
      <w:r w:rsidRPr="007435EB">
        <w:rPr>
          <w:rFonts w:ascii="Fb Fontext" w:hAnsi="Fb Fontext"/>
          <w:rtl/>
        </w:rPr>
        <w:t xml:space="preserve"> </w:t>
      </w:r>
      <w:r w:rsidRPr="007435EB">
        <w:rPr>
          <w:rFonts w:ascii="Fb Fontext" w:hAnsi="Fb Fontext" w:hint="cs"/>
          <w:rtl/>
        </w:rPr>
        <w:t>ימי</w:t>
      </w:r>
      <w:r w:rsidRPr="007435EB">
        <w:rPr>
          <w:rFonts w:ascii="Fb Fontext" w:hAnsi="Fb Fontext"/>
          <w:rtl/>
        </w:rPr>
        <w:t xml:space="preserve"> </w:t>
      </w:r>
      <w:r w:rsidRPr="007435EB">
        <w:rPr>
          <w:rFonts w:ascii="Fb Fontext" w:hAnsi="Fb Fontext" w:hint="cs"/>
          <w:rtl/>
        </w:rPr>
        <w:t>המעשה</w:t>
      </w:r>
      <w:r w:rsidRPr="007435EB">
        <w:rPr>
          <w:rFonts w:ascii="Fb Fontext" w:hAnsi="Fb Fontext"/>
          <w:rtl/>
        </w:rPr>
        <w:t xml:space="preserve"> </w:t>
      </w:r>
      <w:r w:rsidRPr="007435EB">
        <w:rPr>
          <w:rFonts w:ascii="Fb Fontext" w:hAnsi="Fb Fontext" w:hint="cs"/>
          <w:rtl/>
        </w:rPr>
        <w:t>נמי</w:t>
      </w:r>
      <w:r w:rsidRPr="007435EB">
        <w:rPr>
          <w:rFonts w:ascii="Fb Fontext" w:hAnsi="Fb Fontext"/>
          <w:rtl/>
        </w:rPr>
        <w:t xml:space="preserve"> </w:t>
      </w:r>
      <w:r w:rsidRPr="007435EB">
        <w:rPr>
          <w:rFonts w:ascii="Fb Fontext" w:hAnsi="Fb Fontext" w:hint="cs"/>
          <w:rtl/>
        </w:rPr>
        <w:t>מעין</w:t>
      </w:r>
      <w:r w:rsidRPr="007435EB">
        <w:rPr>
          <w:rFonts w:ascii="Fb Fontext" w:hAnsi="Fb Fontext"/>
          <w:rtl/>
        </w:rPr>
        <w:t xml:space="preserve"> </w:t>
      </w:r>
      <w:r w:rsidRPr="007435EB">
        <w:rPr>
          <w:rFonts w:ascii="Fb Fontext" w:hAnsi="Fb Fontext" w:hint="cs"/>
          <w:rtl/>
        </w:rPr>
        <w:t>חתימה</w:t>
      </w:r>
      <w:r w:rsidRPr="007435EB">
        <w:rPr>
          <w:rFonts w:ascii="Fb Fontext" w:hAnsi="Fb Fontext"/>
          <w:rtl/>
        </w:rPr>
        <w:t xml:space="preserve"> </w:t>
      </w:r>
      <w:r w:rsidRPr="007435EB">
        <w:rPr>
          <w:rFonts w:ascii="Fb Fontext" w:hAnsi="Fb Fontext" w:hint="cs"/>
          <w:rtl/>
        </w:rPr>
        <w:t>הוא</w:t>
      </w:r>
      <w:r w:rsidRPr="007435EB">
        <w:rPr>
          <w:rFonts w:ascii="Fb Fontext" w:hAnsi="Fb Fontext"/>
          <w:rtl/>
        </w:rPr>
        <w:t xml:space="preserve">, </w:t>
      </w:r>
      <w:r w:rsidRPr="007435EB">
        <w:rPr>
          <w:rFonts w:ascii="Fb Fontext" w:hAnsi="Fb Fontext" w:hint="cs"/>
          <w:rtl/>
        </w:rPr>
        <w:t>ולא נחשב.</w:t>
      </w:r>
    </w:p>
    <w:p w14:paraId="55D5F38F" w14:textId="77777777" w:rsidR="00D661D8" w:rsidRPr="007435EB" w:rsidRDefault="00D661D8" w:rsidP="00D661D8">
      <w:pPr>
        <w:rPr>
          <w:rtl/>
        </w:rPr>
      </w:pPr>
      <w:r w:rsidRPr="007435EB">
        <w:rPr>
          <w:rFonts w:hint="cs"/>
          <w:rtl/>
        </w:rPr>
        <w:t>מ</w:t>
      </w:r>
      <w:r w:rsidRPr="007435EB">
        <w:rPr>
          <w:rtl/>
        </w:rPr>
        <w:t>"</w:t>
      </w:r>
      <w:r w:rsidRPr="007435EB">
        <w:rPr>
          <w:rFonts w:hint="cs"/>
          <w:rtl/>
        </w:rPr>
        <w:t>מ כהנים</w:t>
      </w:r>
      <w:r w:rsidRPr="007435EB">
        <w:rPr>
          <w:rtl/>
        </w:rPr>
        <w:t xml:space="preserve"> </w:t>
      </w:r>
      <w:r w:rsidRPr="007435EB">
        <w:rPr>
          <w:rFonts w:hint="cs"/>
          <w:rtl/>
        </w:rPr>
        <w:t>לוים</w:t>
      </w:r>
      <w:r w:rsidRPr="007435EB">
        <w:rPr>
          <w:rtl/>
        </w:rPr>
        <w:t xml:space="preserve"> </w:t>
      </w:r>
      <w:r w:rsidRPr="007435EB">
        <w:rPr>
          <w:rFonts w:hint="cs"/>
          <w:rtl/>
        </w:rPr>
        <w:t>וישראלים</w:t>
      </w:r>
      <w:r w:rsidRPr="007435EB">
        <w:rPr>
          <w:rtl/>
        </w:rPr>
        <w:t xml:space="preserve"> </w:t>
      </w:r>
      <w:r w:rsidRPr="007435EB">
        <w:rPr>
          <w:rFonts w:hint="cs"/>
          <w:rtl/>
        </w:rPr>
        <w:t>תרי</w:t>
      </w:r>
      <w:r w:rsidRPr="007435EB">
        <w:rPr>
          <w:rtl/>
        </w:rPr>
        <w:t xml:space="preserve"> </w:t>
      </w:r>
      <w:r w:rsidRPr="007435EB">
        <w:rPr>
          <w:rFonts w:hint="cs"/>
          <w:rtl/>
        </w:rPr>
        <w:t>מילי</w:t>
      </w:r>
      <w:r w:rsidRPr="007435EB">
        <w:rPr>
          <w:rtl/>
        </w:rPr>
        <w:t xml:space="preserve"> </w:t>
      </w:r>
      <w:r w:rsidRPr="007435EB">
        <w:rPr>
          <w:rFonts w:hint="cs"/>
          <w:rtl/>
        </w:rPr>
        <w:t>נינהו</w:t>
      </w:r>
      <w:r w:rsidRPr="007435EB">
        <w:rPr>
          <w:rtl/>
        </w:rPr>
        <w:t>.</w:t>
      </w:r>
    </w:p>
    <w:p w14:paraId="0BED941D" w14:textId="77777777" w:rsidR="00D661D8" w:rsidRPr="007435EB" w:rsidRDefault="00D661D8" w:rsidP="00D661D8">
      <w:pPr>
        <w:rPr>
          <w:rFonts w:cs="Guttman Vilna"/>
          <w:b/>
          <w:bCs/>
          <w:rtl/>
        </w:rPr>
      </w:pPr>
      <w:r w:rsidRPr="007435EB">
        <w:rPr>
          <w:rFonts w:hint="cs"/>
          <w:rtl/>
        </w:rPr>
        <w:t>בין</w:t>
      </w:r>
      <w:r w:rsidRPr="007435EB">
        <w:rPr>
          <w:rtl/>
        </w:rPr>
        <w:t xml:space="preserve"> </w:t>
      </w:r>
      <w:r w:rsidRPr="007435EB">
        <w:rPr>
          <w:rFonts w:hint="cs"/>
          <w:rtl/>
        </w:rPr>
        <w:t>לוים</w:t>
      </w:r>
      <w:r w:rsidRPr="007435EB">
        <w:rPr>
          <w:rtl/>
        </w:rPr>
        <w:t xml:space="preserve"> </w:t>
      </w:r>
      <w:r w:rsidRPr="007435EB">
        <w:rPr>
          <w:rFonts w:hint="cs"/>
          <w:rtl/>
        </w:rPr>
        <w:t>לישראלים</w:t>
      </w:r>
      <w:r w:rsidRPr="007435EB">
        <w:rPr>
          <w:rtl/>
        </w:rPr>
        <w:t xml:space="preserve"> – </w:t>
      </w:r>
      <w:r w:rsidRPr="00AC0CB1">
        <w:rPr>
          <w:rStyle w:val="af2"/>
          <w:rFonts w:hint="cs"/>
          <w:rtl/>
        </w:rPr>
        <w:t>ד'בעת</w:t>
      </w:r>
      <w:r w:rsidRPr="00AC0CB1">
        <w:rPr>
          <w:rStyle w:val="af2"/>
          <w:rtl/>
        </w:rPr>
        <w:t xml:space="preserve"> </w:t>
      </w:r>
      <w:r w:rsidRPr="00AC0CB1">
        <w:rPr>
          <w:rStyle w:val="af2"/>
          <w:rFonts w:hint="cs"/>
          <w:rtl/>
        </w:rPr>
        <w:t>ההיא</w:t>
      </w:r>
      <w:r w:rsidRPr="00AC0CB1">
        <w:rPr>
          <w:rStyle w:val="af2"/>
          <w:rtl/>
        </w:rPr>
        <w:t xml:space="preserve"> </w:t>
      </w:r>
      <w:r w:rsidRPr="00AC0CB1">
        <w:rPr>
          <w:rStyle w:val="af2"/>
          <w:rFonts w:hint="cs"/>
          <w:rtl/>
        </w:rPr>
        <w:t>הבדיל</w:t>
      </w:r>
      <w:r w:rsidRPr="00AC0CB1">
        <w:rPr>
          <w:rStyle w:val="af2"/>
          <w:rtl/>
        </w:rPr>
        <w:t xml:space="preserve"> ה' </w:t>
      </w:r>
      <w:r w:rsidRPr="00AC0CB1">
        <w:rPr>
          <w:rStyle w:val="af2"/>
          <w:rFonts w:hint="cs"/>
          <w:rtl/>
        </w:rPr>
        <w:t>את</w:t>
      </w:r>
      <w:r w:rsidRPr="00AC0CB1">
        <w:rPr>
          <w:rStyle w:val="af2"/>
          <w:rtl/>
        </w:rPr>
        <w:t xml:space="preserve"> </w:t>
      </w:r>
      <w:r w:rsidRPr="00AC0CB1">
        <w:rPr>
          <w:rStyle w:val="af2"/>
          <w:rFonts w:hint="cs"/>
          <w:rtl/>
        </w:rPr>
        <w:t>שבט</w:t>
      </w:r>
      <w:r w:rsidRPr="00AC0CB1">
        <w:rPr>
          <w:rStyle w:val="af2"/>
          <w:rtl/>
        </w:rPr>
        <w:t xml:space="preserve"> </w:t>
      </w:r>
      <w:r w:rsidRPr="00AC0CB1">
        <w:rPr>
          <w:rStyle w:val="af2"/>
          <w:rFonts w:hint="cs"/>
          <w:rtl/>
        </w:rPr>
        <w:t>הלוי'</w:t>
      </w:r>
      <w:r w:rsidRPr="00AC0CB1">
        <w:rPr>
          <w:rStyle w:val="af2"/>
          <w:rtl/>
        </w:rPr>
        <w:t>.</w:t>
      </w:r>
    </w:p>
    <w:p w14:paraId="3457C3E0" w14:textId="77777777" w:rsidR="00D661D8" w:rsidRPr="007435EB" w:rsidRDefault="00D661D8" w:rsidP="00D661D8">
      <w:pPr>
        <w:rPr>
          <w:rFonts w:cs="Guttman Vilna"/>
          <w:b/>
          <w:bCs/>
          <w:rtl/>
        </w:rPr>
      </w:pPr>
      <w:r w:rsidRPr="007435EB">
        <w:rPr>
          <w:rFonts w:hint="cs"/>
          <w:rtl/>
        </w:rPr>
        <w:t>בין</w:t>
      </w:r>
      <w:r w:rsidRPr="007435EB">
        <w:rPr>
          <w:rtl/>
        </w:rPr>
        <w:t xml:space="preserve"> </w:t>
      </w:r>
      <w:r w:rsidRPr="007435EB">
        <w:rPr>
          <w:rFonts w:hint="cs"/>
          <w:rtl/>
        </w:rPr>
        <w:t>הכהנים</w:t>
      </w:r>
      <w:r w:rsidRPr="007435EB">
        <w:rPr>
          <w:rtl/>
        </w:rPr>
        <w:t xml:space="preserve"> </w:t>
      </w:r>
      <w:r w:rsidRPr="007435EB">
        <w:rPr>
          <w:rFonts w:hint="cs"/>
          <w:rtl/>
        </w:rPr>
        <w:t>ללוים</w:t>
      </w:r>
      <w:r w:rsidRPr="007435EB">
        <w:rPr>
          <w:rtl/>
        </w:rPr>
        <w:t xml:space="preserve"> – </w:t>
      </w:r>
      <w:r w:rsidRPr="00AC0CB1">
        <w:rPr>
          <w:rStyle w:val="af2"/>
          <w:rFonts w:hint="cs"/>
          <w:rtl/>
        </w:rPr>
        <w:t>ד'בני</w:t>
      </w:r>
      <w:r w:rsidRPr="00AC0CB1">
        <w:rPr>
          <w:rStyle w:val="af2"/>
          <w:rtl/>
        </w:rPr>
        <w:t xml:space="preserve"> </w:t>
      </w:r>
      <w:r w:rsidRPr="00AC0CB1">
        <w:rPr>
          <w:rStyle w:val="af2"/>
          <w:rFonts w:hint="cs"/>
          <w:rtl/>
        </w:rPr>
        <w:t>עמרם</w:t>
      </w:r>
      <w:r w:rsidRPr="00AC0CB1">
        <w:rPr>
          <w:rStyle w:val="af2"/>
          <w:rtl/>
        </w:rPr>
        <w:t xml:space="preserve"> </w:t>
      </w:r>
      <w:r w:rsidRPr="00AC0CB1">
        <w:rPr>
          <w:rStyle w:val="af2"/>
          <w:rFonts w:hint="cs"/>
          <w:rtl/>
        </w:rPr>
        <w:t>אהרן</w:t>
      </w:r>
      <w:r w:rsidRPr="00AC0CB1">
        <w:rPr>
          <w:rStyle w:val="af2"/>
          <w:rtl/>
        </w:rPr>
        <w:t xml:space="preserve"> </w:t>
      </w:r>
      <w:r w:rsidRPr="00AC0CB1">
        <w:rPr>
          <w:rStyle w:val="af2"/>
          <w:rFonts w:hint="cs"/>
          <w:rtl/>
        </w:rPr>
        <w:t>ומשה</w:t>
      </w:r>
      <w:r w:rsidRPr="00AC0CB1">
        <w:rPr>
          <w:rStyle w:val="af2"/>
          <w:rtl/>
        </w:rPr>
        <w:t xml:space="preserve"> </w:t>
      </w:r>
      <w:r w:rsidRPr="00AC0CB1">
        <w:rPr>
          <w:rStyle w:val="af2"/>
          <w:rFonts w:hint="cs"/>
          <w:rtl/>
        </w:rPr>
        <w:t>ויבדל</w:t>
      </w:r>
      <w:r w:rsidRPr="00AC0CB1">
        <w:rPr>
          <w:rStyle w:val="af2"/>
          <w:rtl/>
        </w:rPr>
        <w:t xml:space="preserve"> </w:t>
      </w:r>
      <w:r w:rsidRPr="00AC0CB1">
        <w:rPr>
          <w:rStyle w:val="af2"/>
          <w:rFonts w:hint="cs"/>
          <w:rtl/>
        </w:rPr>
        <w:t>אהרן</w:t>
      </w:r>
      <w:r w:rsidRPr="00AC0CB1">
        <w:rPr>
          <w:rStyle w:val="af2"/>
          <w:rtl/>
        </w:rPr>
        <w:t xml:space="preserve"> </w:t>
      </w:r>
      <w:r w:rsidRPr="00AC0CB1">
        <w:rPr>
          <w:rStyle w:val="af2"/>
          <w:rFonts w:hint="cs"/>
          <w:rtl/>
        </w:rPr>
        <w:t>להקדישו</w:t>
      </w:r>
      <w:r w:rsidRPr="00AC0CB1">
        <w:rPr>
          <w:rStyle w:val="af2"/>
          <w:rtl/>
        </w:rPr>
        <w:t xml:space="preserve"> </w:t>
      </w:r>
      <w:r w:rsidRPr="00AC0CB1">
        <w:rPr>
          <w:rStyle w:val="af2"/>
          <w:rFonts w:hint="cs"/>
          <w:rtl/>
        </w:rPr>
        <w:t>קדש</w:t>
      </w:r>
      <w:r w:rsidRPr="00AC0CB1">
        <w:rPr>
          <w:rStyle w:val="af2"/>
          <w:rtl/>
        </w:rPr>
        <w:t xml:space="preserve"> </w:t>
      </w:r>
      <w:r w:rsidRPr="00AC0CB1">
        <w:rPr>
          <w:rStyle w:val="af2"/>
          <w:rFonts w:hint="cs"/>
          <w:rtl/>
        </w:rPr>
        <w:t>קדשים'</w:t>
      </w:r>
      <w:r w:rsidRPr="00AC0CB1">
        <w:rPr>
          <w:rStyle w:val="af2"/>
          <w:rtl/>
        </w:rPr>
        <w:t>.</w:t>
      </w:r>
    </w:p>
    <w:p w14:paraId="260229B7" w14:textId="77777777" w:rsidR="00D661D8" w:rsidRPr="007435EB" w:rsidRDefault="00D661D8" w:rsidP="00D661D8">
      <w:pPr>
        <w:pStyle w:val="affd"/>
        <w:rPr>
          <w:rtl/>
        </w:rPr>
      </w:pPr>
      <w:r w:rsidRPr="007435EB">
        <w:rPr>
          <w:rFonts w:hint="cs"/>
          <w:rtl/>
        </w:rPr>
        <w:lastRenderedPageBreak/>
        <w:t>׻</w:t>
      </w:r>
    </w:p>
    <w:p w14:paraId="3C0713F1" w14:textId="77777777" w:rsidR="00D661D8" w:rsidRPr="007435EB" w:rsidRDefault="00D661D8" w:rsidP="00D661D8">
      <w:pPr>
        <w:rPr>
          <w:rtl/>
        </w:rPr>
      </w:pPr>
      <w:r w:rsidRPr="005C3FF1">
        <w:rPr>
          <w:rStyle w:val="afffa"/>
          <w:rFonts w:hint="cs"/>
          <w:rtl/>
        </w:rPr>
        <w:t>וחתים</w:t>
      </w:r>
      <w:r w:rsidRPr="007435EB">
        <w:rPr>
          <w:rFonts w:ascii="Fb Fontext" w:hAnsi="Fb Fontext" w:hint="cs"/>
          <w:rtl/>
        </w:rPr>
        <w:t xml:space="preserve"> </w:t>
      </w:r>
      <w:r w:rsidRPr="00FC280B">
        <w:rPr>
          <w:rStyle w:val="affffd"/>
          <w:rFonts w:hint="cs"/>
          <w:rtl/>
        </w:rPr>
        <w:t>רב</w:t>
      </w:r>
      <w:r w:rsidRPr="00FC280B">
        <w:rPr>
          <w:rStyle w:val="affffd"/>
          <w:rtl/>
        </w:rPr>
        <w:t>:</w:t>
      </w:r>
      <w:r w:rsidRPr="007435EB">
        <w:rPr>
          <w:rFonts w:ascii="Fb Fontext" w:hAnsi="Fb Fontext"/>
          <w:rtl/>
        </w:rPr>
        <w:t xml:space="preserve"> </w:t>
      </w:r>
      <w:r w:rsidRPr="007435EB">
        <w:rPr>
          <w:rFonts w:ascii="Fb Fontext" w:hAnsi="Fb Fontext" w:hint="cs"/>
          <w:rtl/>
        </w:rPr>
        <w:t>מקדש</w:t>
      </w:r>
      <w:r w:rsidRPr="007435EB">
        <w:rPr>
          <w:rFonts w:ascii="Fb Fontext" w:hAnsi="Fb Fontext"/>
          <w:rtl/>
        </w:rPr>
        <w:t xml:space="preserve"> </w:t>
      </w:r>
      <w:r w:rsidRPr="007435EB">
        <w:rPr>
          <w:rFonts w:ascii="Fb Fontext" w:hAnsi="Fb Fontext" w:hint="cs"/>
          <w:rtl/>
        </w:rPr>
        <w:t>ישראל,</w:t>
      </w:r>
      <w:r w:rsidRPr="007435EB">
        <w:rPr>
          <w:rFonts w:ascii="Fb Fontext" w:hAnsi="Fb Fontext"/>
          <w:rtl/>
        </w:rPr>
        <w:t xml:space="preserve"> </w:t>
      </w:r>
      <w:r w:rsidRPr="00FC280B">
        <w:rPr>
          <w:rStyle w:val="affffd"/>
          <w:rFonts w:hint="cs"/>
          <w:rtl/>
        </w:rPr>
        <w:t>ושמואל</w:t>
      </w:r>
      <w:r w:rsidRPr="00FC280B">
        <w:rPr>
          <w:rStyle w:val="affffd"/>
          <w:rtl/>
        </w:rPr>
        <w:t xml:space="preserve">: </w:t>
      </w:r>
      <w:r w:rsidRPr="007435EB">
        <w:rPr>
          <w:rFonts w:ascii="Fb Fontext" w:hAnsi="Fb Fontext" w:hint="cs"/>
          <w:rtl/>
        </w:rPr>
        <w:t>המבדיל</w:t>
      </w:r>
      <w:r w:rsidRPr="007435EB">
        <w:rPr>
          <w:rFonts w:ascii="Fb Fontext" w:hAnsi="Fb Fontext"/>
          <w:rtl/>
        </w:rPr>
        <w:t xml:space="preserve"> </w:t>
      </w:r>
      <w:r w:rsidRPr="007435EB">
        <w:rPr>
          <w:rFonts w:ascii="Fb Fontext" w:hAnsi="Fb Fontext" w:hint="cs"/>
          <w:rtl/>
        </w:rPr>
        <w:t>בין</w:t>
      </w:r>
      <w:r w:rsidRPr="007435EB">
        <w:rPr>
          <w:rFonts w:ascii="Fb Fontext" w:hAnsi="Fb Fontext"/>
          <w:rtl/>
        </w:rPr>
        <w:t xml:space="preserve"> </w:t>
      </w:r>
      <w:r w:rsidRPr="007435EB">
        <w:rPr>
          <w:rFonts w:ascii="Fb Fontext" w:hAnsi="Fb Fontext" w:hint="cs"/>
          <w:rtl/>
        </w:rPr>
        <w:t>קודש</w:t>
      </w:r>
      <w:r w:rsidRPr="007435EB">
        <w:rPr>
          <w:rFonts w:ascii="Fb Fontext" w:hAnsi="Fb Fontext"/>
          <w:rtl/>
        </w:rPr>
        <w:t xml:space="preserve"> </w:t>
      </w:r>
      <w:r w:rsidRPr="007435EB">
        <w:rPr>
          <w:rFonts w:ascii="Fb Fontext" w:hAnsi="Fb Fontext" w:hint="cs"/>
          <w:rtl/>
        </w:rPr>
        <w:t>לחול</w:t>
      </w:r>
      <w:r w:rsidRPr="007435EB">
        <w:rPr>
          <w:rFonts w:ascii="Fb Fontext" w:hAnsi="Fb Fontext"/>
          <w:rtl/>
        </w:rPr>
        <w:t>.</w:t>
      </w:r>
    </w:p>
    <w:p w14:paraId="7694E2CF" w14:textId="77777777" w:rsidR="00D661D8" w:rsidRPr="007435EB" w:rsidRDefault="00D661D8" w:rsidP="00D661D8">
      <w:pPr>
        <w:rPr>
          <w:rtl/>
        </w:rPr>
      </w:pPr>
      <w:r w:rsidRPr="007435EB">
        <w:rPr>
          <w:rFonts w:hint="cs"/>
          <w:rtl/>
        </w:rPr>
        <w:t>לייט</w:t>
      </w:r>
      <w:r w:rsidRPr="007435EB">
        <w:rPr>
          <w:rtl/>
        </w:rPr>
        <w:t xml:space="preserve"> </w:t>
      </w:r>
      <w:r w:rsidRPr="007435EB">
        <w:rPr>
          <w:rFonts w:hint="cs"/>
          <w:rtl/>
        </w:rPr>
        <w:t>עלה</w:t>
      </w:r>
      <w:r w:rsidRPr="007435EB">
        <w:rPr>
          <w:rtl/>
        </w:rPr>
        <w:t xml:space="preserve"> </w:t>
      </w:r>
      <w:r w:rsidRPr="007435EB">
        <w:rPr>
          <w:rFonts w:hint="cs"/>
          <w:rtl/>
        </w:rPr>
        <w:t>אביי</w:t>
      </w:r>
      <w:r w:rsidRPr="007435EB">
        <w:rPr>
          <w:rtl/>
        </w:rPr>
        <w:t xml:space="preserve">, </w:t>
      </w:r>
      <w:r w:rsidRPr="007435EB">
        <w:rPr>
          <w:rFonts w:hint="cs"/>
          <w:rtl/>
        </w:rPr>
        <w:t>[רב</w:t>
      </w:r>
      <w:r w:rsidRPr="007435EB">
        <w:rPr>
          <w:rtl/>
        </w:rPr>
        <w:t xml:space="preserve"> </w:t>
      </w:r>
      <w:r w:rsidRPr="007435EB">
        <w:rPr>
          <w:rFonts w:hint="cs"/>
          <w:rtl/>
        </w:rPr>
        <w:t>יוסף]</w:t>
      </w:r>
      <w:r w:rsidRPr="007435EB">
        <w:rPr>
          <w:rtl/>
        </w:rPr>
        <w:t xml:space="preserve">, </w:t>
      </w:r>
      <w:r w:rsidRPr="007435EB">
        <w:rPr>
          <w:rFonts w:hint="cs"/>
          <w:rtl/>
        </w:rPr>
        <w:t>אהא</w:t>
      </w:r>
      <w:r w:rsidRPr="007435EB">
        <w:rPr>
          <w:rtl/>
        </w:rPr>
        <w:t xml:space="preserve"> </w:t>
      </w:r>
      <w:r w:rsidRPr="007435EB">
        <w:rPr>
          <w:rFonts w:hint="cs"/>
          <w:rtl/>
        </w:rPr>
        <w:t>דרב</w:t>
      </w:r>
      <w:r w:rsidRPr="007435EB">
        <w:rPr>
          <w:rtl/>
        </w:rPr>
        <w:t>.</w:t>
      </w:r>
    </w:p>
    <w:p w14:paraId="48CE0C5F" w14:textId="77777777" w:rsidR="00D661D8" w:rsidRPr="00DE0604" w:rsidRDefault="00D661D8" w:rsidP="00D661D8">
      <w:pPr>
        <w:pStyle w:val="36"/>
        <w:framePr w:wrap="notBeside"/>
        <w:rPr>
          <w:rtl/>
        </w:rPr>
      </w:pPr>
      <w:r w:rsidRPr="00DE0604">
        <w:rPr>
          <w:rFonts w:hint="cs"/>
          <w:rtl/>
        </w:rPr>
        <w:t>תנא</w:t>
      </w:r>
      <w:r w:rsidRPr="00DE0604">
        <w:rPr>
          <w:rtl/>
        </w:rPr>
        <w:t xml:space="preserve"> </w:t>
      </w:r>
      <w:r w:rsidRPr="00DE0604">
        <w:rPr>
          <w:rFonts w:hint="cs"/>
          <w:rtl/>
        </w:rPr>
        <w:t>מריב</w:t>
      </w:r>
      <w:r w:rsidRPr="00DE0604">
        <w:rPr>
          <w:rtl/>
        </w:rPr>
        <w:t>"</w:t>
      </w:r>
      <w:r w:rsidRPr="00DE0604">
        <w:rPr>
          <w:rFonts w:hint="cs"/>
          <w:rtl/>
        </w:rPr>
        <w:t>ח</w:t>
      </w:r>
      <w:r w:rsidRPr="00DE0604">
        <w:rPr>
          <w:rtl/>
        </w:rPr>
        <w:t>:</w:t>
      </w:r>
    </w:p>
    <w:p w14:paraId="23BD6504" w14:textId="77777777" w:rsidR="00D661D8" w:rsidRPr="007435EB" w:rsidRDefault="00D661D8" w:rsidP="00D661D8">
      <w:pPr>
        <w:rPr>
          <w:rtl/>
        </w:rPr>
      </w:pPr>
      <w:r w:rsidRPr="007435EB">
        <w:rPr>
          <w:rFonts w:hint="cs"/>
          <w:rtl/>
        </w:rPr>
        <w:t>כל</w:t>
      </w:r>
      <w:r w:rsidRPr="007435EB">
        <w:rPr>
          <w:rtl/>
        </w:rPr>
        <w:t xml:space="preserve"> </w:t>
      </w:r>
      <w:r w:rsidRPr="007435EB">
        <w:rPr>
          <w:rFonts w:hint="cs"/>
          <w:rtl/>
        </w:rPr>
        <w:t>החותם</w:t>
      </w:r>
      <w:r w:rsidRPr="007435EB">
        <w:rPr>
          <w:rtl/>
        </w:rPr>
        <w:t xml:space="preserve"> </w:t>
      </w:r>
      <w:r w:rsidRPr="007435EB">
        <w:rPr>
          <w:rFonts w:hint="cs"/>
          <w:rtl/>
        </w:rPr>
        <w:t>מקדש</w:t>
      </w:r>
      <w:r w:rsidRPr="007435EB">
        <w:rPr>
          <w:rtl/>
        </w:rPr>
        <w:t xml:space="preserve"> </w:t>
      </w:r>
      <w:r w:rsidRPr="007435EB">
        <w:rPr>
          <w:rFonts w:hint="cs"/>
          <w:rtl/>
        </w:rPr>
        <w:t>ישראל</w:t>
      </w:r>
      <w:r w:rsidRPr="007435EB">
        <w:rPr>
          <w:rtl/>
        </w:rPr>
        <w:t xml:space="preserve"> </w:t>
      </w:r>
      <w:r w:rsidRPr="007435EB">
        <w:rPr>
          <w:rFonts w:hint="cs"/>
          <w:rtl/>
        </w:rPr>
        <w:t>והמבדיל</w:t>
      </w:r>
      <w:r w:rsidRPr="007435EB">
        <w:rPr>
          <w:rtl/>
        </w:rPr>
        <w:t xml:space="preserve"> </w:t>
      </w:r>
      <w:r w:rsidRPr="007435EB">
        <w:rPr>
          <w:rFonts w:hint="cs"/>
          <w:rtl/>
        </w:rPr>
        <w:t>בין</w:t>
      </w:r>
      <w:r w:rsidRPr="007435EB">
        <w:rPr>
          <w:rtl/>
        </w:rPr>
        <w:t xml:space="preserve"> </w:t>
      </w:r>
      <w:r w:rsidRPr="007435EB">
        <w:rPr>
          <w:rFonts w:hint="cs"/>
          <w:rtl/>
        </w:rPr>
        <w:t>קודש</w:t>
      </w:r>
      <w:r w:rsidRPr="007435EB">
        <w:rPr>
          <w:rtl/>
        </w:rPr>
        <w:t xml:space="preserve"> </w:t>
      </w:r>
      <w:r w:rsidRPr="007435EB">
        <w:rPr>
          <w:rFonts w:hint="cs"/>
          <w:rtl/>
        </w:rPr>
        <w:t>לחול</w:t>
      </w:r>
      <w:r w:rsidRPr="007435EB">
        <w:rPr>
          <w:rtl/>
        </w:rPr>
        <w:t xml:space="preserve"> </w:t>
      </w:r>
      <w:r w:rsidRPr="007435EB">
        <w:rPr>
          <w:rFonts w:hint="cs"/>
          <w:rtl/>
        </w:rPr>
        <w:t>מאריכין</w:t>
      </w:r>
      <w:r w:rsidRPr="007435EB">
        <w:rPr>
          <w:rtl/>
        </w:rPr>
        <w:t xml:space="preserve"> </w:t>
      </w:r>
      <w:r w:rsidRPr="007435EB">
        <w:rPr>
          <w:rFonts w:hint="cs"/>
          <w:rtl/>
        </w:rPr>
        <w:t>לו</w:t>
      </w:r>
      <w:r w:rsidRPr="007435EB">
        <w:rPr>
          <w:rtl/>
        </w:rPr>
        <w:t xml:space="preserve"> </w:t>
      </w:r>
      <w:r w:rsidRPr="007435EB">
        <w:rPr>
          <w:rFonts w:hint="cs"/>
          <w:rtl/>
        </w:rPr>
        <w:t>ימיו</w:t>
      </w:r>
      <w:r w:rsidRPr="007435EB">
        <w:rPr>
          <w:rtl/>
        </w:rPr>
        <w:t xml:space="preserve"> </w:t>
      </w:r>
      <w:r w:rsidRPr="007435EB">
        <w:rPr>
          <w:rFonts w:hint="cs"/>
          <w:rtl/>
        </w:rPr>
        <w:t>ושנותיו</w:t>
      </w:r>
      <w:r w:rsidRPr="007435EB">
        <w:rPr>
          <w:rtl/>
        </w:rPr>
        <w:t>.</w:t>
      </w:r>
      <w:r>
        <w:rPr>
          <w:rFonts w:hint="cs"/>
          <w:rtl/>
        </w:rPr>
        <w:t xml:space="preserve"> </w:t>
      </w:r>
      <w:r w:rsidRPr="00FC280B">
        <w:rPr>
          <w:rFonts w:hint="cs"/>
          <w:b/>
          <w:bCs/>
          <w:rtl/>
        </w:rPr>
        <w:t>ואין הלכה כמותו</w:t>
      </w:r>
      <w:r w:rsidRPr="007435EB">
        <w:rPr>
          <w:rtl/>
        </w:rPr>
        <w:t>.</w:t>
      </w:r>
    </w:p>
    <w:p w14:paraId="33D90F63" w14:textId="77777777" w:rsidR="00D661D8" w:rsidRPr="007435EB" w:rsidRDefault="00D661D8" w:rsidP="00D661D8">
      <w:pPr>
        <w:pStyle w:val="affd"/>
        <w:rPr>
          <w:bCs/>
          <w:rtl/>
        </w:rPr>
      </w:pPr>
      <w:r>
        <w:rPr>
          <w:rFonts w:hint="cs"/>
          <w:rtl/>
        </w:rPr>
        <w:t>***</w:t>
      </w:r>
    </w:p>
    <w:p w14:paraId="29302700" w14:textId="77777777" w:rsidR="00D661D8" w:rsidRPr="007435EB" w:rsidRDefault="00D661D8" w:rsidP="00D661D8">
      <w:pPr>
        <w:pStyle w:val="afff"/>
        <w:framePr w:wrap="around"/>
        <w:rPr>
          <w:rtl/>
        </w:rPr>
      </w:pPr>
      <w:r w:rsidRPr="007435EB">
        <w:rPr>
          <w:rFonts w:hint="cs"/>
          <w:rtl/>
        </w:rPr>
        <w:t>קד:</w:t>
      </w:r>
    </w:p>
    <w:p w14:paraId="37550344" w14:textId="77777777" w:rsidR="00D661D8" w:rsidRDefault="00D661D8" w:rsidP="00D661D8">
      <w:pPr>
        <w:rPr>
          <w:rtl/>
        </w:rPr>
      </w:pPr>
      <w:r w:rsidRPr="007435EB">
        <w:rPr>
          <w:rFonts w:ascii="Fb Fontext" w:hAnsi="Fb Fontext" w:hint="cs"/>
          <w:rtl/>
        </w:rPr>
        <w:t>עולא</w:t>
      </w:r>
      <w:r w:rsidRPr="007435EB">
        <w:rPr>
          <w:rFonts w:ascii="Fb Fontext" w:hAnsi="Fb Fontext"/>
          <w:rtl/>
        </w:rPr>
        <w:t xml:space="preserve"> </w:t>
      </w:r>
      <w:r w:rsidRPr="007435EB">
        <w:rPr>
          <w:rFonts w:ascii="Fb Fontext" w:hAnsi="Fb Fontext" w:hint="cs"/>
          <w:rtl/>
        </w:rPr>
        <w:t>הזדמן לפומבדיתא</w:t>
      </w:r>
      <w:r w:rsidRPr="007435EB">
        <w:rPr>
          <w:rFonts w:ascii="Fb Fontext" w:hAnsi="Fb Fontext"/>
          <w:rtl/>
        </w:rPr>
        <w:t xml:space="preserve">, </w:t>
      </w:r>
      <w:r w:rsidRPr="00DE0604">
        <w:rPr>
          <w:rStyle w:val="affffd"/>
          <w:rFonts w:hint="cs"/>
          <w:rtl/>
        </w:rPr>
        <w:t>א</w:t>
      </w:r>
      <w:r w:rsidRPr="00DE0604">
        <w:rPr>
          <w:rStyle w:val="affffd"/>
          <w:rtl/>
        </w:rPr>
        <w:t>"</w:t>
      </w:r>
      <w:r w:rsidRPr="00DE0604">
        <w:rPr>
          <w:rStyle w:val="affffd"/>
          <w:rFonts w:hint="cs"/>
          <w:rtl/>
        </w:rPr>
        <w:t>ל ר</w:t>
      </w:r>
      <w:r w:rsidRPr="00DE0604">
        <w:rPr>
          <w:rStyle w:val="affffd"/>
          <w:rtl/>
        </w:rPr>
        <w:t>"</w:t>
      </w:r>
      <w:r w:rsidRPr="00DE0604">
        <w:rPr>
          <w:rStyle w:val="affffd"/>
          <w:rFonts w:hint="cs"/>
          <w:rtl/>
        </w:rPr>
        <w:t>י לר</w:t>
      </w:r>
      <w:r w:rsidRPr="00DE0604">
        <w:rPr>
          <w:rStyle w:val="affffd"/>
          <w:rtl/>
        </w:rPr>
        <w:t>"</w:t>
      </w:r>
      <w:r w:rsidRPr="00DE0604">
        <w:rPr>
          <w:rStyle w:val="affffd"/>
          <w:rFonts w:hint="cs"/>
          <w:rtl/>
        </w:rPr>
        <w:t>י</w:t>
      </w:r>
      <w:r w:rsidRPr="007435EB">
        <w:rPr>
          <w:rFonts w:ascii="Fb Fontext" w:hAnsi="Fb Fontext" w:hint="cs"/>
          <w:rtl/>
        </w:rPr>
        <w:t xml:space="preserve"> בנו הבא לו כלכלה</w:t>
      </w:r>
      <w:r w:rsidRPr="007435EB">
        <w:rPr>
          <w:rFonts w:ascii="Fb Fontext" w:hAnsi="Fb Fontext"/>
          <w:rtl/>
        </w:rPr>
        <w:t xml:space="preserve"> </w:t>
      </w:r>
      <w:r>
        <w:rPr>
          <w:rFonts w:ascii="Fb Fontext" w:hAnsi="Fb Fontext" w:hint="cs"/>
          <w:rtl/>
        </w:rPr>
        <w:t xml:space="preserve">של פירות </w:t>
      </w:r>
      <w:r w:rsidRPr="007435EB">
        <w:rPr>
          <w:rFonts w:ascii="Fb Fontext" w:hAnsi="Fb Fontext"/>
          <w:rtl/>
        </w:rPr>
        <w:t xml:space="preserve"> </w:t>
      </w:r>
      <w:r w:rsidRPr="007435EB">
        <w:rPr>
          <w:rFonts w:ascii="Fb Fontext" w:hAnsi="Fb Fontext" w:hint="cs"/>
          <w:rtl/>
        </w:rPr>
        <w:t>וראה כיצד מבדיל</w:t>
      </w:r>
      <w:r w:rsidRPr="007435EB">
        <w:rPr>
          <w:rFonts w:ascii="Fb Fontext" w:hAnsi="Fb Fontext"/>
          <w:rtl/>
        </w:rPr>
        <w:t>.</w:t>
      </w:r>
      <w:r>
        <w:rPr>
          <w:rFonts w:hint="cs"/>
          <w:rtl/>
        </w:rPr>
        <w:t xml:space="preserve"> </w:t>
      </w:r>
      <w:r w:rsidRPr="007435EB">
        <w:rPr>
          <w:rFonts w:hint="cs"/>
          <w:rtl/>
        </w:rPr>
        <w:t>לא</w:t>
      </w:r>
      <w:r w:rsidRPr="007435EB">
        <w:rPr>
          <w:rtl/>
        </w:rPr>
        <w:t xml:space="preserve"> </w:t>
      </w:r>
      <w:r w:rsidRPr="007435EB">
        <w:rPr>
          <w:rFonts w:hint="cs"/>
          <w:rtl/>
        </w:rPr>
        <w:t>הלך אלא שלח את אביי</w:t>
      </w:r>
      <w:r w:rsidRPr="007435EB">
        <w:rPr>
          <w:rtl/>
        </w:rPr>
        <w:t xml:space="preserve">. </w:t>
      </w:r>
    </w:p>
    <w:p w14:paraId="536B207E" w14:textId="77777777" w:rsidR="00D661D8" w:rsidRPr="007435EB" w:rsidRDefault="00D661D8" w:rsidP="00D661D8">
      <w:pPr>
        <w:rPr>
          <w:rtl/>
        </w:rPr>
      </w:pPr>
      <w:r w:rsidRPr="00DE0604">
        <w:rPr>
          <w:rStyle w:val="affffd"/>
          <w:rFonts w:hint="cs"/>
          <w:rtl/>
        </w:rPr>
        <w:t>א</w:t>
      </w:r>
      <w:r w:rsidRPr="00DE0604">
        <w:rPr>
          <w:rStyle w:val="affffd"/>
          <w:rtl/>
        </w:rPr>
        <w:t>"</w:t>
      </w:r>
      <w:r w:rsidRPr="00DE0604">
        <w:rPr>
          <w:rStyle w:val="affffd"/>
          <w:rFonts w:hint="cs"/>
          <w:rtl/>
        </w:rPr>
        <w:t>ל</w:t>
      </w:r>
      <w:r w:rsidRPr="009A124F">
        <w:rPr>
          <w:rStyle w:val="affffd"/>
          <w:rFonts w:hint="cs"/>
          <w:b w:val="0"/>
          <w:bCs w:val="0"/>
          <w:rtl/>
        </w:rPr>
        <w:t>:</w:t>
      </w:r>
      <w:r w:rsidRPr="009A124F">
        <w:rPr>
          <w:rFonts w:hint="cs"/>
          <w:b/>
          <w:bCs/>
          <w:rtl/>
        </w:rPr>
        <w:t xml:space="preserve"> ברוך</w:t>
      </w:r>
      <w:r w:rsidRPr="009A124F">
        <w:rPr>
          <w:b/>
          <w:bCs/>
          <w:rtl/>
        </w:rPr>
        <w:t xml:space="preserve"> </w:t>
      </w:r>
      <w:r w:rsidRPr="009A124F">
        <w:rPr>
          <w:rFonts w:hint="cs"/>
          <w:b/>
          <w:bCs/>
          <w:rtl/>
        </w:rPr>
        <w:t>המבדיל</w:t>
      </w:r>
      <w:r w:rsidRPr="009A124F">
        <w:rPr>
          <w:b/>
          <w:bCs/>
          <w:rtl/>
        </w:rPr>
        <w:t xml:space="preserve"> </w:t>
      </w:r>
      <w:r w:rsidRPr="009A124F">
        <w:rPr>
          <w:rFonts w:hint="cs"/>
          <w:b/>
          <w:bCs/>
          <w:rtl/>
        </w:rPr>
        <w:t>בין</w:t>
      </w:r>
      <w:r w:rsidRPr="009A124F">
        <w:rPr>
          <w:b/>
          <w:bCs/>
          <w:rtl/>
        </w:rPr>
        <w:t xml:space="preserve"> </w:t>
      </w:r>
      <w:r w:rsidRPr="009A124F">
        <w:rPr>
          <w:rFonts w:hint="cs"/>
          <w:b/>
          <w:bCs/>
          <w:rtl/>
        </w:rPr>
        <w:t>קודש</w:t>
      </w:r>
      <w:r w:rsidRPr="009A124F">
        <w:rPr>
          <w:b/>
          <w:bCs/>
          <w:rtl/>
        </w:rPr>
        <w:t xml:space="preserve"> </w:t>
      </w:r>
      <w:r w:rsidRPr="009A124F">
        <w:rPr>
          <w:rFonts w:hint="cs"/>
          <w:b/>
          <w:bCs/>
          <w:rtl/>
        </w:rPr>
        <w:t>לחול</w:t>
      </w:r>
      <w:r w:rsidRPr="009A124F">
        <w:rPr>
          <w:b/>
          <w:bCs/>
          <w:rtl/>
        </w:rPr>
        <w:t xml:space="preserve"> </w:t>
      </w:r>
      <w:r w:rsidRPr="009A124F">
        <w:rPr>
          <w:rFonts w:hint="cs"/>
          <w:b/>
          <w:bCs/>
          <w:rtl/>
        </w:rPr>
        <w:t>אמר</w:t>
      </w:r>
      <w:r w:rsidRPr="007435EB">
        <w:rPr>
          <w:rtl/>
        </w:rPr>
        <w:t xml:space="preserve">, </w:t>
      </w:r>
      <w:r w:rsidRPr="007435EB">
        <w:rPr>
          <w:rFonts w:hint="cs"/>
          <w:rtl/>
        </w:rPr>
        <w:t>ותו</w:t>
      </w:r>
      <w:r w:rsidRPr="007435EB">
        <w:rPr>
          <w:rtl/>
        </w:rPr>
        <w:t xml:space="preserve"> </w:t>
      </w:r>
      <w:r w:rsidRPr="007435EB">
        <w:rPr>
          <w:rFonts w:hint="cs"/>
          <w:rtl/>
        </w:rPr>
        <w:t>לא</w:t>
      </w:r>
      <w:r w:rsidRPr="007435EB">
        <w:rPr>
          <w:rtl/>
        </w:rPr>
        <w:t>.</w:t>
      </w:r>
    </w:p>
    <w:p w14:paraId="4FCA64FA" w14:textId="77777777" w:rsidR="00D661D8" w:rsidRPr="007435EB" w:rsidRDefault="00D661D8" w:rsidP="00D661D8">
      <w:pPr>
        <w:rPr>
          <w:rtl/>
        </w:rPr>
      </w:pPr>
      <w:r w:rsidRPr="007435EB">
        <w:rPr>
          <w:rFonts w:hint="cs"/>
          <w:rtl/>
        </w:rPr>
        <w:t>בא לפני אביו</w:t>
      </w:r>
      <w:r w:rsidRPr="007435EB">
        <w:rPr>
          <w:rtl/>
        </w:rPr>
        <w:t>.</w:t>
      </w:r>
      <w:r w:rsidRPr="007435EB">
        <w:rPr>
          <w:rFonts w:hint="cs"/>
          <w:rtl/>
        </w:rPr>
        <w:t xml:space="preserve"> וכששאלו סיפר לו שלא הלך אלא שלח לאביי וכך אמר.</w:t>
      </w:r>
    </w:p>
    <w:p w14:paraId="2290B78B" w14:textId="77777777" w:rsidR="00D661D8" w:rsidRPr="00DE0604" w:rsidRDefault="00D661D8" w:rsidP="00D661D8">
      <w:pPr>
        <w:pStyle w:val="36"/>
        <w:framePr w:wrap="notBeside"/>
        <w:rPr>
          <w:rtl/>
        </w:rPr>
      </w:pPr>
      <w:r w:rsidRPr="00DE0604">
        <w:rPr>
          <w:rtl/>
        </w:rPr>
        <w:t xml:space="preserve">- </w:t>
      </w:r>
      <w:r w:rsidRPr="00DE0604">
        <w:rPr>
          <w:rFonts w:hint="cs"/>
          <w:rtl/>
        </w:rPr>
        <w:t>אמר</w:t>
      </w:r>
      <w:r w:rsidRPr="00DE0604">
        <w:rPr>
          <w:rtl/>
        </w:rPr>
        <w:t xml:space="preserve"> </w:t>
      </w:r>
      <w:r>
        <w:rPr>
          <w:rFonts w:hint="cs"/>
          <w:rtl/>
        </w:rPr>
        <w:t>לו</w:t>
      </w:r>
      <w:r w:rsidRPr="00DE0604">
        <w:rPr>
          <w:rtl/>
        </w:rPr>
        <w:t xml:space="preserve">: </w:t>
      </w:r>
    </w:p>
    <w:p w14:paraId="24DE187A" w14:textId="77777777" w:rsidR="00D661D8" w:rsidRPr="007435EB" w:rsidRDefault="00D661D8" w:rsidP="00D661D8">
      <w:pPr>
        <w:rPr>
          <w:rtl/>
        </w:rPr>
      </w:pPr>
      <w:r w:rsidRPr="007435EB">
        <w:rPr>
          <w:rFonts w:ascii="Fb Fontext" w:hAnsi="Fb Fontext" w:hint="cs"/>
          <w:sz w:val="20"/>
          <w:rtl/>
        </w:rPr>
        <w:t>רברבנותיה</w:t>
      </w:r>
      <w:r w:rsidRPr="007435EB">
        <w:rPr>
          <w:rFonts w:ascii="Fb Fontext" w:hAnsi="Fb Fontext"/>
          <w:sz w:val="20"/>
          <w:rtl/>
        </w:rPr>
        <w:t xml:space="preserve"> </w:t>
      </w:r>
      <w:r w:rsidRPr="007435EB">
        <w:rPr>
          <w:rFonts w:ascii="Fb Fontext" w:hAnsi="Fb Fontext" w:hint="cs"/>
          <w:sz w:val="20"/>
          <w:rtl/>
        </w:rPr>
        <w:t>וסררותיה</w:t>
      </w:r>
      <w:r w:rsidRPr="007435EB">
        <w:rPr>
          <w:rFonts w:ascii="Fb Fontext" w:hAnsi="Fb Fontext"/>
          <w:sz w:val="20"/>
          <w:rtl/>
        </w:rPr>
        <w:t xml:space="preserve"> </w:t>
      </w:r>
      <w:r w:rsidRPr="007435EB">
        <w:rPr>
          <w:rFonts w:ascii="Fb Fontext" w:hAnsi="Fb Fontext" w:hint="cs"/>
          <w:sz w:val="20"/>
          <w:rtl/>
        </w:rPr>
        <w:t>דמר</w:t>
      </w:r>
      <w:r w:rsidRPr="007435EB">
        <w:rPr>
          <w:rFonts w:ascii="Fb Fontext" w:hAnsi="Fb Fontext"/>
          <w:sz w:val="20"/>
          <w:rtl/>
        </w:rPr>
        <w:t xml:space="preserve"> </w:t>
      </w:r>
      <w:r w:rsidRPr="007435EB">
        <w:rPr>
          <w:rFonts w:ascii="Fb Fontext" w:hAnsi="Fb Fontext" w:hint="cs"/>
          <w:sz w:val="20"/>
          <w:rtl/>
        </w:rPr>
        <w:t>גרמה לך שלא תאמר שמועה מפיך.</w:t>
      </w:r>
    </w:p>
    <w:p w14:paraId="775DD702" w14:textId="77777777" w:rsidR="00D661D8" w:rsidRPr="00DE0604" w:rsidRDefault="00D661D8" w:rsidP="00D661D8">
      <w:pPr>
        <w:pStyle w:val="36"/>
        <w:framePr w:wrap="notBeside"/>
        <w:rPr>
          <w:rtl/>
        </w:rPr>
      </w:pPr>
      <w:r w:rsidRPr="00DE0604">
        <w:rPr>
          <w:rFonts w:hint="cs"/>
          <w:rtl/>
        </w:rPr>
        <w:t xml:space="preserve">ואין להקשות </w:t>
      </w:r>
    </w:p>
    <w:p w14:paraId="660E6DFF" w14:textId="77777777" w:rsidR="00D661D8" w:rsidRPr="007435EB" w:rsidRDefault="00D661D8" w:rsidP="00D661D8">
      <w:pPr>
        <w:rPr>
          <w:rtl/>
        </w:rPr>
      </w:pPr>
      <w:r w:rsidRPr="007435EB">
        <w:rPr>
          <w:rFonts w:ascii="Fb Fontext" w:hAnsi="Fb Fontext" w:hint="cs"/>
          <w:rtl/>
        </w:rPr>
        <w:t>מהך דכל</w:t>
      </w:r>
      <w:r w:rsidRPr="007435EB">
        <w:rPr>
          <w:rFonts w:ascii="Fb Fontext" w:hAnsi="Fb Fontext"/>
          <w:rtl/>
        </w:rPr>
        <w:t xml:space="preserve"> </w:t>
      </w:r>
      <w:r w:rsidRPr="007435EB">
        <w:rPr>
          <w:rFonts w:ascii="Fb Fontext" w:hAnsi="Fb Fontext" w:hint="cs"/>
          <w:rtl/>
        </w:rPr>
        <w:t>הברכות</w:t>
      </w:r>
      <w:r w:rsidRPr="007435EB">
        <w:rPr>
          <w:rFonts w:ascii="Fb Fontext" w:hAnsi="Fb Fontext"/>
          <w:rtl/>
        </w:rPr>
        <w:t xml:space="preserve"> </w:t>
      </w:r>
      <w:r w:rsidRPr="007435EB">
        <w:rPr>
          <w:rFonts w:ascii="Fb Fontext" w:hAnsi="Fb Fontext" w:hint="cs"/>
          <w:rtl/>
        </w:rPr>
        <w:t>כולן</w:t>
      </w:r>
      <w:r w:rsidRPr="007435EB">
        <w:rPr>
          <w:rFonts w:ascii="Fb Fontext" w:hAnsi="Fb Fontext"/>
          <w:rtl/>
        </w:rPr>
        <w:t xml:space="preserve"> </w:t>
      </w:r>
      <w:r w:rsidRPr="007435EB">
        <w:rPr>
          <w:rFonts w:ascii="Fb Fontext" w:hAnsi="Fb Fontext" w:hint="cs"/>
          <w:rtl/>
        </w:rPr>
        <w:t>פותח</w:t>
      </w:r>
      <w:r w:rsidRPr="007435EB">
        <w:rPr>
          <w:rFonts w:ascii="Fb Fontext" w:hAnsi="Fb Fontext"/>
          <w:rtl/>
        </w:rPr>
        <w:t xml:space="preserve"> </w:t>
      </w:r>
      <w:r w:rsidRPr="007435EB">
        <w:rPr>
          <w:rFonts w:ascii="Fb Fontext" w:hAnsi="Fb Fontext" w:hint="cs"/>
          <w:rtl/>
        </w:rPr>
        <w:t>בברוך</w:t>
      </w:r>
      <w:r w:rsidRPr="007435EB">
        <w:rPr>
          <w:rFonts w:ascii="Fb Fontext" w:hAnsi="Fb Fontext"/>
          <w:rtl/>
        </w:rPr>
        <w:t xml:space="preserve"> </w:t>
      </w:r>
      <w:r w:rsidRPr="007435EB">
        <w:rPr>
          <w:rFonts w:ascii="Fb Fontext" w:hAnsi="Fb Fontext" w:hint="cs"/>
          <w:rtl/>
        </w:rPr>
        <w:t>וחותם</w:t>
      </w:r>
      <w:r w:rsidRPr="007435EB">
        <w:rPr>
          <w:rFonts w:ascii="Fb Fontext" w:hAnsi="Fb Fontext"/>
          <w:rtl/>
        </w:rPr>
        <w:t xml:space="preserve"> </w:t>
      </w:r>
      <w:r w:rsidRPr="007435EB">
        <w:rPr>
          <w:rFonts w:ascii="Fb Fontext" w:hAnsi="Fb Fontext" w:hint="cs"/>
          <w:rtl/>
        </w:rPr>
        <w:t>בהן</w:t>
      </w:r>
      <w:r w:rsidRPr="007435EB">
        <w:rPr>
          <w:rFonts w:ascii="Fb Fontext" w:hAnsi="Fb Fontext"/>
          <w:rtl/>
        </w:rPr>
        <w:t xml:space="preserve"> </w:t>
      </w:r>
      <w:r w:rsidRPr="007435EB">
        <w:rPr>
          <w:rFonts w:ascii="Fb Fontext" w:hAnsi="Fb Fontext" w:hint="cs"/>
          <w:rtl/>
        </w:rPr>
        <w:t>בברוך</w:t>
      </w:r>
      <w:r w:rsidRPr="007435EB">
        <w:rPr>
          <w:rFonts w:ascii="Fb Fontext" w:hAnsi="Fb Fontext"/>
          <w:rtl/>
        </w:rPr>
        <w:t>.</w:t>
      </w:r>
      <w:r>
        <w:rPr>
          <w:rFonts w:hint="cs"/>
          <w:rtl/>
        </w:rPr>
        <w:t xml:space="preserve"> </w:t>
      </w:r>
      <w:r w:rsidRPr="007435EB">
        <w:rPr>
          <w:rFonts w:hint="cs"/>
          <w:rtl/>
        </w:rPr>
        <w:t>חוץ</w:t>
      </w:r>
      <w:r w:rsidRPr="007435EB">
        <w:rPr>
          <w:rtl/>
        </w:rPr>
        <w:t xml:space="preserve"> </w:t>
      </w:r>
      <w:r w:rsidRPr="007435EB">
        <w:rPr>
          <w:rFonts w:hint="cs"/>
          <w:rtl/>
        </w:rPr>
        <w:t>מברכת</w:t>
      </w:r>
      <w:r w:rsidRPr="007435EB">
        <w:rPr>
          <w:rtl/>
        </w:rPr>
        <w:t xml:space="preserve"> </w:t>
      </w:r>
      <w:r w:rsidRPr="007435EB">
        <w:rPr>
          <w:rFonts w:hint="cs"/>
          <w:rtl/>
        </w:rPr>
        <w:t>מצוות</w:t>
      </w:r>
      <w:r w:rsidRPr="007435EB">
        <w:rPr>
          <w:rtl/>
        </w:rPr>
        <w:t xml:space="preserve">, </w:t>
      </w:r>
      <w:r w:rsidRPr="007435EB">
        <w:rPr>
          <w:rFonts w:hint="cs"/>
          <w:rtl/>
        </w:rPr>
        <w:t>וברכת</w:t>
      </w:r>
      <w:r w:rsidRPr="007435EB">
        <w:rPr>
          <w:rtl/>
        </w:rPr>
        <w:t xml:space="preserve"> </w:t>
      </w:r>
      <w:r w:rsidRPr="007435EB">
        <w:rPr>
          <w:rFonts w:hint="cs"/>
          <w:rtl/>
        </w:rPr>
        <w:t>הפירות</w:t>
      </w:r>
      <w:r w:rsidRPr="007435EB">
        <w:rPr>
          <w:rtl/>
        </w:rPr>
        <w:t xml:space="preserve">, </w:t>
      </w:r>
      <w:r w:rsidRPr="007435EB">
        <w:rPr>
          <w:rFonts w:hint="cs"/>
          <w:rtl/>
        </w:rPr>
        <w:t>וברכה</w:t>
      </w:r>
      <w:r w:rsidRPr="007435EB">
        <w:rPr>
          <w:rtl/>
        </w:rPr>
        <w:t xml:space="preserve"> </w:t>
      </w:r>
      <w:r w:rsidRPr="007435EB">
        <w:rPr>
          <w:rFonts w:hint="cs"/>
          <w:rtl/>
        </w:rPr>
        <w:t>הסמוכה</w:t>
      </w:r>
      <w:r w:rsidRPr="007435EB">
        <w:rPr>
          <w:rtl/>
        </w:rPr>
        <w:t xml:space="preserve"> </w:t>
      </w:r>
      <w:r w:rsidRPr="007435EB">
        <w:rPr>
          <w:rFonts w:hint="cs"/>
          <w:rtl/>
        </w:rPr>
        <w:t>לחבירתה</w:t>
      </w:r>
      <w:r w:rsidRPr="007435EB">
        <w:rPr>
          <w:rtl/>
        </w:rPr>
        <w:t xml:space="preserve">, </w:t>
      </w:r>
      <w:r w:rsidRPr="007435EB">
        <w:rPr>
          <w:rFonts w:hint="cs"/>
          <w:rtl/>
        </w:rPr>
        <w:t>וברכה</w:t>
      </w:r>
      <w:r w:rsidRPr="007435EB">
        <w:rPr>
          <w:rtl/>
        </w:rPr>
        <w:t xml:space="preserve"> </w:t>
      </w:r>
      <w:r w:rsidRPr="007435EB">
        <w:rPr>
          <w:rFonts w:hint="cs"/>
          <w:rtl/>
        </w:rPr>
        <w:t>אחרונה</w:t>
      </w:r>
      <w:r w:rsidRPr="007435EB">
        <w:rPr>
          <w:rtl/>
        </w:rPr>
        <w:t xml:space="preserve"> </w:t>
      </w:r>
      <w:r w:rsidRPr="007435EB">
        <w:rPr>
          <w:rFonts w:hint="cs"/>
          <w:rtl/>
        </w:rPr>
        <w:t>שבקריאת</w:t>
      </w:r>
      <w:r w:rsidRPr="007435EB">
        <w:rPr>
          <w:rtl/>
        </w:rPr>
        <w:t xml:space="preserve"> </w:t>
      </w:r>
      <w:r w:rsidRPr="007435EB">
        <w:rPr>
          <w:rFonts w:hint="cs"/>
          <w:rtl/>
        </w:rPr>
        <w:t>שמע</w:t>
      </w:r>
      <w:r w:rsidRPr="007435EB">
        <w:rPr>
          <w:rtl/>
        </w:rPr>
        <w:t>.</w:t>
      </w:r>
      <w:r>
        <w:rPr>
          <w:rFonts w:hint="cs"/>
          <w:rtl/>
        </w:rPr>
        <w:t xml:space="preserve">  </w:t>
      </w:r>
      <w:r w:rsidRPr="007435EB">
        <w:rPr>
          <w:rFonts w:hint="cs"/>
          <w:rtl/>
        </w:rPr>
        <w:t>שיש</w:t>
      </w:r>
      <w:r w:rsidRPr="007435EB">
        <w:rPr>
          <w:rtl/>
        </w:rPr>
        <w:t xml:space="preserve"> </w:t>
      </w:r>
      <w:r w:rsidRPr="007435EB">
        <w:rPr>
          <w:rFonts w:hint="cs"/>
          <w:rtl/>
        </w:rPr>
        <w:t>מהן</w:t>
      </w:r>
      <w:r w:rsidRPr="007435EB">
        <w:rPr>
          <w:rtl/>
        </w:rPr>
        <w:t xml:space="preserve"> </w:t>
      </w:r>
      <w:r w:rsidRPr="007435EB">
        <w:rPr>
          <w:rFonts w:hint="cs"/>
          <w:rtl/>
        </w:rPr>
        <w:t>פותח</w:t>
      </w:r>
      <w:r w:rsidRPr="007435EB">
        <w:rPr>
          <w:rtl/>
        </w:rPr>
        <w:t xml:space="preserve"> </w:t>
      </w:r>
      <w:r w:rsidRPr="007435EB">
        <w:rPr>
          <w:rFonts w:hint="cs"/>
          <w:rtl/>
        </w:rPr>
        <w:t>בברוך</w:t>
      </w:r>
      <w:r w:rsidRPr="007435EB">
        <w:rPr>
          <w:rtl/>
        </w:rPr>
        <w:t xml:space="preserve"> </w:t>
      </w:r>
      <w:r w:rsidRPr="007435EB">
        <w:rPr>
          <w:rFonts w:hint="cs"/>
          <w:rtl/>
        </w:rPr>
        <w:t>ואין</w:t>
      </w:r>
      <w:r w:rsidRPr="007435EB">
        <w:rPr>
          <w:rtl/>
        </w:rPr>
        <w:t xml:space="preserve"> </w:t>
      </w:r>
      <w:r w:rsidRPr="007435EB">
        <w:rPr>
          <w:rFonts w:hint="cs"/>
          <w:rtl/>
        </w:rPr>
        <w:t>חותם</w:t>
      </w:r>
      <w:r w:rsidRPr="007435EB">
        <w:rPr>
          <w:rtl/>
        </w:rPr>
        <w:t xml:space="preserve"> </w:t>
      </w:r>
      <w:r w:rsidRPr="007435EB">
        <w:rPr>
          <w:rFonts w:hint="cs"/>
          <w:rtl/>
        </w:rPr>
        <w:t>בברוך</w:t>
      </w:r>
      <w:r w:rsidRPr="007435EB">
        <w:rPr>
          <w:rtl/>
        </w:rPr>
        <w:t xml:space="preserve">, </w:t>
      </w:r>
      <w:r w:rsidRPr="007435EB">
        <w:rPr>
          <w:rFonts w:hint="cs"/>
          <w:rtl/>
        </w:rPr>
        <w:t>ויש</w:t>
      </w:r>
      <w:r w:rsidRPr="007435EB">
        <w:rPr>
          <w:rtl/>
        </w:rPr>
        <w:t xml:space="preserve"> </w:t>
      </w:r>
      <w:r w:rsidRPr="007435EB">
        <w:rPr>
          <w:rFonts w:hint="cs"/>
          <w:rtl/>
        </w:rPr>
        <w:t>מהן</w:t>
      </w:r>
      <w:r w:rsidRPr="007435EB">
        <w:rPr>
          <w:rtl/>
        </w:rPr>
        <w:t xml:space="preserve"> </w:t>
      </w:r>
      <w:r w:rsidRPr="007435EB">
        <w:rPr>
          <w:rFonts w:hint="cs"/>
          <w:rtl/>
        </w:rPr>
        <w:t>שחותם</w:t>
      </w:r>
      <w:r w:rsidRPr="007435EB">
        <w:rPr>
          <w:rtl/>
        </w:rPr>
        <w:t xml:space="preserve"> </w:t>
      </w:r>
      <w:r w:rsidRPr="007435EB">
        <w:rPr>
          <w:rFonts w:hint="cs"/>
          <w:rtl/>
        </w:rPr>
        <w:t>בברוך</w:t>
      </w:r>
      <w:r w:rsidRPr="007435EB">
        <w:rPr>
          <w:rtl/>
        </w:rPr>
        <w:t xml:space="preserve"> </w:t>
      </w:r>
      <w:r w:rsidRPr="007435EB">
        <w:rPr>
          <w:rFonts w:hint="cs"/>
          <w:rtl/>
        </w:rPr>
        <w:t>ואין</w:t>
      </w:r>
      <w:r w:rsidRPr="007435EB">
        <w:rPr>
          <w:rtl/>
        </w:rPr>
        <w:t xml:space="preserve"> </w:t>
      </w:r>
      <w:r w:rsidRPr="007435EB">
        <w:rPr>
          <w:rFonts w:hint="cs"/>
          <w:rtl/>
        </w:rPr>
        <w:t>פותח</w:t>
      </w:r>
      <w:r w:rsidRPr="007435EB">
        <w:rPr>
          <w:rtl/>
        </w:rPr>
        <w:t xml:space="preserve"> </w:t>
      </w:r>
      <w:r w:rsidRPr="007435EB">
        <w:rPr>
          <w:rFonts w:hint="cs"/>
          <w:rtl/>
        </w:rPr>
        <w:t>בברוך</w:t>
      </w:r>
      <w:r w:rsidRPr="007435EB">
        <w:rPr>
          <w:rtl/>
        </w:rPr>
        <w:t>.</w:t>
      </w:r>
    </w:p>
    <w:p w14:paraId="529EBCA8" w14:textId="77777777" w:rsidR="00D661D8" w:rsidRPr="007435EB" w:rsidRDefault="00D661D8" w:rsidP="00D661D8">
      <w:pPr>
        <w:rPr>
          <w:rtl/>
        </w:rPr>
      </w:pPr>
      <w:r w:rsidRPr="007435EB">
        <w:rPr>
          <w:rFonts w:hint="cs"/>
          <w:rtl/>
        </w:rPr>
        <w:t>והטוב</w:t>
      </w:r>
      <w:r w:rsidRPr="007435EB">
        <w:rPr>
          <w:rtl/>
        </w:rPr>
        <w:t xml:space="preserve"> </w:t>
      </w:r>
      <w:r w:rsidRPr="007435EB">
        <w:rPr>
          <w:rFonts w:hint="cs"/>
          <w:rtl/>
        </w:rPr>
        <w:t>והמטיב</w:t>
      </w:r>
      <w:r w:rsidRPr="007435EB">
        <w:rPr>
          <w:rtl/>
        </w:rPr>
        <w:t xml:space="preserve"> </w:t>
      </w:r>
      <w:r w:rsidRPr="007435EB">
        <w:rPr>
          <w:rFonts w:hint="cs"/>
          <w:rtl/>
        </w:rPr>
        <w:t>פותח</w:t>
      </w:r>
      <w:r w:rsidRPr="007435EB">
        <w:rPr>
          <w:rtl/>
        </w:rPr>
        <w:t xml:space="preserve"> </w:t>
      </w:r>
      <w:r w:rsidRPr="007435EB">
        <w:rPr>
          <w:rFonts w:hint="cs"/>
          <w:rtl/>
        </w:rPr>
        <w:t>בברוך</w:t>
      </w:r>
      <w:r w:rsidRPr="007435EB">
        <w:rPr>
          <w:rtl/>
        </w:rPr>
        <w:t xml:space="preserve"> </w:t>
      </w:r>
      <w:r w:rsidRPr="007435EB">
        <w:rPr>
          <w:rFonts w:hint="cs"/>
          <w:rtl/>
        </w:rPr>
        <w:t>ואינו</w:t>
      </w:r>
      <w:r w:rsidRPr="007435EB">
        <w:rPr>
          <w:rtl/>
        </w:rPr>
        <w:t xml:space="preserve"> </w:t>
      </w:r>
      <w:r w:rsidRPr="007435EB">
        <w:rPr>
          <w:rFonts w:hint="cs"/>
          <w:rtl/>
        </w:rPr>
        <w:t>חותם</w:t>
      </w:r>
      <w:r w:rsidRPr="007435EB">
        <w:rPr>
          <w:rtl/>
        </w:rPr>
        <w:t xml:space="preserve"> </w:t>
      </w:r>
      <w:r w:rsidRPr="007435EB">
        <w:rPr>
          <w:rFonts w:hint="cs"/>
          <w:rtl/>
        </w:rPr>
        <w:t>בברוך</w:t>
      </w:r>
      <w:r w:rsidRPr="007435EB">
        <w:rPr>
          <w:rtl/>
        </w:rPr>
        <w:t>.</w:t>
      </w:r>
    </w:p>
    <w:p w14:paraId="2EB85DE3" w14:textId="77777777" w:rsidR="00D661D8" w:rsidRPr="00DE0604" w:rsidRDefault="00D661D8" w:rsidP="00D661D8">
      <w:pPr>
        <w:pStyle w:val="36"/>
        <w:framePr w:wrap="notBeside"/>
        <w:rPr>
          <w:rtl/>
        </w:rPr>
      </w:pPr>
      <w:r w:rsidRPr="00DE0604">
        <w:rPr>
          <w:rFonts w:hint="cs"/>
          <w:rtl/>
        </w:rPr>
        <w:t>-</w:t>
      </w:r>
      <w:r w:rsidRPr="00DE0604">
        <w:rPr>
          <w:rtl/>
        </w:rPr>
        <w:tab/>
      </w:r>
      <w:r w:rsidRPr="00DE0604">
        <w:rPr>
          <w:rFonts w:hint="cs"/>
          <w:rtl/>
        </w:rPr>
        <w:t xml:space="preserve"> דמה </w:t>
      </w:r>
    </w:p>
    <w:p w14:paraId="71F693AC" w14:textId="77777777" w:rsidR="00D661D8" w:rsidRPr="007435EB" w:rsidRDefault="00D661D8" w:rsidP="00D661D8">
      <w:pPr>
        <w:rPr>
          <w:rtl/>
        </w:rPr>
      </w:pPr>
      <w:r w:rsidRPr="007435EB">
        <w:rPr>
          <w:rFonts w:hint="cs"/>
          <w:rtl/>
        </w:rPr>
        <w:t>שעולא פתח ולא חתם בברוך דס</w:t>
      </w:r>
      <w:r w:rsidRPr="007435EB">
        <w:rPr>
          <w:rtl/>
        </w:rPr>
        <w:t>"</w:t>
      </w:r>
      <w:r w:rsidRPr="007435EB">
        <w:rPr>
          <w:rFonts w:hint="cs"/>
          <w:rtl/>
        </w:rPr>
        <w:t xml:space="preserve">ל </w:t>
      </w:r>
      <w:r w:rsidRPr="005C3FF1">
        <w:rPr>
          <w:rStyle w:val="afffa"/>
          <w:rFonts w:hint="cs"/>
          <w:rtl/>
        </w:rPr>
        <w:t xml:space="preserve">דדמיא לברכת המצוות </w:t>
      </w:r>
      <w:r w:rsidRPr="007435EB">
        <w:rPr>
          <w:rFonts w:hint="cs"/>
          <w:rtl/>
        </w:rPr>
        <w:t>דהודאה היא.</w:t>
      </w:r>
    </w:p>
    <w:p w14:paraId="1B8C0EE5" w14:textId="77777777" w:rsidR="00D661D8" w:rsidRPr="007435EB" w:rsidRDefault="00D661D8" w:rsidP="00D661D8">
      <w:pPr>
        <w:pStyle w:val="affd"/>
        <w:rPr>
          <w:bCs/>
          <w:rtl/>
        </w:rPr>
      </w:pPr>
      <w:r>
        <w:rPr>
          <w:rFonts w:hint="cs"/>
          <w:rtl/>
        </w:rPr>
        <w:t>***</w:t>
      </w:r>
    </w:p>
    <w:p w14:paraId="67241FC3" w14:textId="77777777" w:rsidR="00D661D8" w:rsidRPr="00DE0604" w:rsidRDefault="00D661D8" w:rsidP="00D661D8">
      <w:pPr>
        <w:pStyle w:val="36"/>
        <w:framePr w:wrap="notBeside"/>
        <w:rPr>
          <w:rtl/>
        </w:rPr>
      </w:pPr>
      <w:r w:rsidRPr="00DE0604">
        <w:rPr>
          <w:rFonts w:hint="cs"/>
          <w:rtl/>
        </w:rPr>
        <w:t>רחב'ש ותלמידי</w:t>
      </w:r>
      <w:r w:rsidRPr="00DE0604">
        <w:rPr>
          <w:rtl/>
        </w:rPr>
        <w:t xml:space="preserve"> </w:t>
      </w:r>
      <w:r w:rsidRPr="00DE0604">
        <w:rPr>
          <w:rFonts w:hint="cs"/>
          <w:rtl/>
        </w:rPr>
        <w:t xml:space="preserve">דרב </w:t>
      </w:r>
    </w:p>
    <w:p w14:paraId="6FE35AFF" w14:textId="77777777" w:rsidR="00D661D8" w:rsidRPr="007435EB" w:rsidRDefault="00D661D8" w:rsidP="00D661D8">
      <w:pPr>
        <w:rPr>
          <w:rtl/>
        </w:rPr>
      </w:pPr>
      <w:r w:rsidRPr="007435EB">
        <w:rPr>
          <w:rFonts w:ascii="Fb Fontext" w:hAnsi="Fb Fontext" w:hint="cs"/>
          <w:rtl/>
        </w:rPr>
        <w:t>ישבו בסעודה</w:t>
      </w:r>
      <w:r w:rsidRPr="007435EB">
        <w:rPr>
          <w:rFonts w:ascii="Fb Fontext" w:hAnsi="Fb Fontext"/>
          <w:rtl/>
        </w:rPr>
        <w:t xml:space="preserve">, </w:t>
      </w:r>
      <w:r>
        <w:rPr>
          <w:rFonts w:ascii="Fb Fontext" w:hAnsi="Fb Fontext" w:hint="cs"/>
          <w:rtl/>
        </w:rPr>
        <w:t xml:space="preserve">ועמד עליהם </w:t>
      </w:r>
      <w:r w:rsidRPr="007435EB">
        <w:rPr>
          <w:rFonts w:ascii="Fb Fontext" w:hAnsi="Fb Fontext" w:hint="cs"/>
          <w:rtl/>
        </w:rPr>
        <w:t>רב</w:t>
      </w:r>
      <w:r w:rsidRPr="007435EB">
        <w:rPr>
          <w:rFonts w:ascii="Fb Fontext" w:hAnsi="Fb Fontext"/>
          <w:rtl/>
        </w:rPr>
        <w:t xml:space="preserve"> </w:t>
      </w:r>
      <w:r w:rsidRPr="007435EB">
        <w:rPr>
          <w:rFonts w:ascii="Fb Fontext" w:hAnsi="Fb Fontext" w:hint="cs"/>
          <w:rtl/>
        </w:rPr>
        <w:t>המנונא</w:t>
      </w:r>
      <w:r w:rsidRPr="007435EB">
        <w:rPr>
          <w:rFonts w:ascii="Fb Fontext" w:hAnsi="Fb Fontext"/>
          <w:rtl/>
        </w:rPr>
        <w:t xml:space="preserve"> </w:t>
      </w:r>
      <w:r w:rsidRPr="007435EB">
        <w:rPr>
          <w:rFonts w:ascii="Fb Fontext" w:hAnsi="Fb Fontext" w:hint="cs"/>
          <w:rtl/>
        </w:rPr>
        <w:t>סבא</w:t>
      </w:r>
      <w:r w:rsidRPr="007435EB">
        <w:rPr>
          <w:rFonts w:ascii="Fb Fontext" w:hAnsi="Fb Fontext"/>
          <w:rtl/>
        </w:rPr>
        <w:t>.</w:t>
      </w:r>
    </w:p>
    <w:p w14:paraId="0026DCB4" w14:textId="77777777" w:rsidR="00D661D8" w:rsidRPr="00DE0604" w:rsidRDefault="00D661D8" w:rsidP="00D661D8">
      <w:pPr>
        <w:pStyle w:val="36"/>
        <w:framePr w:wrap="notBeside"/>
        <w:rPr>
          <w:rtl/>
        </w:rPr>
      </w:pPr>
      <w:r w:rsidRPr="00DE0604">
        <w:rPr>
          <w:rFonts w:hint="cs"/>
          <w:rtl/>
        </w:rPr>
        <w:t>אמרו</w:t>
      </w:r>
      <w:r w:rsidRPr="00DE0604">
        <w:rPr>
          <w:rtl/>
        </w:rPr>
        <w:t xml:space="preserve"> </w:t>
      </w:r>
      <w:r w:rsidRPr="00DE0604">
        <w:rPr>
          <w:rFonts w:hint="cs"/>
          <w:rtl/>
        </w:rPr>
        <w:t>ל</w:t>
      </w:r>
      <w:r>
        <w:rPr>
          <w:rFonts w:hint="cs"/>
          <w:rtl/>
        </w:rPr>
        <w:t>ו</w:t>
      </w:r>
      <w:r w:rsidRPr="00DE0604">
        <w:rPr>
          <w:rtl/>
        </w:rPr>
        <w:t xml:space="preserve">: </w:t>
      </w:r>
    </w:p>
    <w:p w14:paraId="6DEDA6CD" w14:textId="77777777" w:rsidR="00D661D8" w:rsidRPr="007435EB" w:rsidRDefault="00D661D8" w:rsidP="00D661D8">
      <w:pPr>
        <w:rPr>
          <w:rtl/>
        </w:rPr>
      </w:pPr>
      <w:r w:rsidRPr="007435EB">
        <w:rPr>
          <w:rFonts w:hint="cs"/>
          <w:rtl/>
        </w:rPr>
        <w:t>לך ראה אי מקדש היום נפסיק</w:t>
      </w:r>
      <w:r w:rsidRPr="007435EB">
        <w:rPr>
          <w:rtl/>
        </w:rPr>
        <w:t xml:space="preserve">, </w:t>
      </w:r>
      <w:r w:rsidRPr="007435EB">
        <w:rPr>
          <w:rFonts w:hint="cs"/>
          <w:rtl/>
        </w:rPr>
        <w:t>וניקבע</w:t>
      </w:r>
      <w:r w:rsidRPr="007435EB">
        <w:rPr>
          <w:rtl/>
        </w:rPr>
        <w:t xml:space="preserve"> </w:t>
      </w:r>
      <w:r w:rsidRPr="007435EB">
        <w:rPr>
          <w:rFonts w:hint="cs"/>
          <w:rtl/>
        </w:rPr>
        <w:t>לשבת</w:t>
      </w:r>
      <w:r w:rsidRPr="007435EB">
        <w:rPr>
          <w:rtl/>
        </w:rPr>
        <w:t>.</w:t>
      </w:r>
    </w:p>
    <w:p w14:paraId="5124F644" w14:textId="77777777" w:rsidR="00D661D8" w:rsidRPr="00DE0604" w:rsidRDefault="00D661D8" w:rsidP="00D661D8">
      <w:pPr>
        <w:pStyle w:val="36"/>
        <w:framePr w:wrap="notBeside"/>
        <w:rPr>
          <w:rtl/>
        </w:rPr>
      </w:pPr>
      <w:r w:rsidRPr="00DE0604">
        <w:rPr>
          <w:rFonts w:hint="cs"/>
          <w:rtl/>
        </w:rPr>
        <w:t>אמר</w:t>
      </w:r>
      <w:r w:rsidRPr="00DE0604">
        <w:rPr>
          <w:rtl/>
        </w:rPr>
        <w:t xml:space="preserve"> </w:t>
      </w:r>
      <w:r w:rsidRPr="00DE0604">
        <w:rPr>
          <w:rFonts w:hint="cs"/>
          <w:rtl/>
        </w:rPr>
        <w:t>להו</w:t>
      </w:r>
      <w:r w:rsidRPr="00DE0604">
        <w:rPr>
          <w:rtl/>
        </w:rPr>
        <w:t xml:space="preserve">: </w:t>
      </w:r>
    </w:p>
    <w:p w14:paraId="1208773B" w14:textId="77777777" w:rsidR="00D661D8" w:rsidRPr="007435EB" w:rsidRDefault="00D661D8" w:rsidP="00D661D8">
      <w:pPr>
        <w:rPr>
          <w:rtl/>
        </w:rPr>
      </w:pPr>
      <w:r w:rsidRPr="007435EB">
        <w:rPr>
          <w:rFonts w:hint="cs"/>
          <w:rtl/>
        </w:rPr>
        <w:t>לא</w:t>
      </w:r>
      <w:r w:rsidRPr="007435EB">
        <w:rPr>
          <w:rtl/>
        </w:rPr>
        <w:t xml:space="preserve"> </w:t>
      </w:r>
      <w:r w:rsidRPr="007435EB">
        <w:rPr>
          <w:rFonts w:hint="cs"/>
          <w:rtl/>
        </w:rPr>
        <w:t>צרכיתו</w:t>
      </w:r>
      <w:r w:rsidRPr="007435EB">
        <w:rPr>
          <w:rtl/>
        </w:rPr>
        <w:t xml:space="preserve">, </w:t>
      </w:r>
      <w:r w:rsidRPr="007435EB">
        <w:rPr>
          <w:rFonts w:hint="cs"/>
          <w:rtl/>
        </w:rPr>
        <w:t>שבת</w:t>
      </w:r>
      <w:r w:rsidRPr="007435EB">
        <w:rPr>
          <w:rtl/>
        </w:rPr>
        <w:t xml:space="preserve"> </w:t>
      </w:r>
      <w:r w:rsidRPr="007435EB">
        <w:rPr>
          <w:rFonts w:hint="cs"/>
          <w:rtl/>
        </w:rPr>
        <w:t>קבעה</w:t>
      </w:r>
      <w:r w:rsidRPr="007435EB">
        <w:rPr>
          <w:rtl/>
        </w:rPr>
        <w:t xml:space="preserve"> </w:t>
      </w:r>
      <w:r w:rsidRPr="007435EB">
        <w:rPr>
          <w:rFonts w:hint="cs"/>
          <w:rtl/>
        </w:rPr>
        <w:t>עצמה</w:t>
      </w:r>
      <w:r w:rsidRPr="007435EB">
        <w:rPr>
          <w:rtl/>
        </w:rPr>
        <w:t>.</w:t>
      </w:r>
    </w:p>
    <w:p w14:paraId="69D2D4D1" w14:textId="77777777" w:rsidR="00D661D8" w:rsidRPr="00DE0604" w:rsidRDefault="00D661D8" w:rsidP="00D661D8">
      <w:pPr>
        <w:pStyle w:val="36"/>
        <w:framePr w:wrap="notBeside"/>
        <w:rPr>
          <w:rtl/>
        </w:rPr>
      </w:pPr>
      <w:r w:rsidRPr="00DE0604">
        <w:rPr>
          <w:rFonts w:hint="cs"/>
          <w:rtl/>
        </w:rPr>
        <w:t>כרב</w:t>
      </w:r>
      <w:r w:rsidRPr="00DE0604">
        <w:rPr>
          <w:rtl/>
        </w:rPr>
        <w:t xml:space="preserve">: </w:t>
      </w:r>
    </w:p>
    <w:p w14:paraId="583B5394" w14:textId="77777777" w:rsidR="00D661D8" w:rsidRPr="007435EB" w:rsidRDefault="00D661D8" w:rsidP="00D661D8">
      <w:pPr>
        <w:rPr>
          <w:rtl/>
        </w:rPr>
      </w:pPr>
      <w:r w:rsidRPr="007435EB">
        <w:rPr>
          <w:rFonts w:hint="cs"/>
          <w:rtl/>
        </w:rPr>
        <w:t>דכשם</w:t>
      </w:r>
      <w:r w:rsidRPr="007435EB">
        <w:rPr>
          <w:rtl/>
        </w:rPr>
        <w:t xml:space="preserve"> </w:t>
      </w:r>
      <w:r w:rsidRPr="007435EB">
        <w:rPr>
          <w:rFonts w:hint="cs"/>
          <w:rtl/>
        </w:rPr>
        <w:t>שהשבת</w:t>
      </w:r>
      <w:r w:rsidRPr="007435EB">
        <w:rPr>
          <w:rtl/>
        </w:rPr>
        <w:t xml:space="preserve"> </w:t>
      </w:r>
      <w:r w:rsidRPr="007435EB">
        <w:rPr>
          <w:rFonts w:hint="cs"/>
          <w:rtl/>
        </w:rPr>
        <w:t>קובעת</w:t>
      </w:r>
      <w:r w:rsidRPr="007435EB">
        <w:rPr>
          <w:rtl/>
        </w:rPr>
        <w:t xml:space="preserve"> </w:t>
      </w:r>
      <w:r w:rsidRPr="007435EB">
        <w:rPr>
          <w:rFonts w:hint="cs"/>
          <w:rtl/>
        </w:rPr>
        <w:t>למעשר</w:t>
      </w:r>
      <w:r w:rsidRPr="007435EB">
        <w:rPr>
          <w:rtl/>
        </w:rPr>
        <w:t xml:space="preserve"> </w:t>
      </w:r>
      <w:r w:rsidRPr="007435EB">
        <w:rPr>
          <w:rFonts w:hint="cs"/>
          <w:rtl/>
        </w:rPr>
        <w:t>כך</w:t>
      </w:r>
      <w:r w:rsidRPr="007435EB">
        <w:rPr>
          <w:rtl/>
        </w:rPr>
        <w:t xml:space="preserve"> </w:t>
      </w:r>
      <w:r w:rsidRPr="007435EB">
        <w:rPr>
          <w:rFonts w:hint="cs"/>
          <w:rtl/>
        </w:rPr>
        <w:t>שבת</w:t>
      </w:r>
      <w:r w:rsidRPr="007435EB">
        <w:rPr>
          <w:rtl/>
        </w:rPr>
        <w:t xml:space="preserve"> </w:t>
      </w:r>
      <w:r w:rsidRPr="007435EB">
        <w:rPr>
          <w:rFonts w:hint="cs"/>
          <w:rtl/>
        </w:rPr>
        <w:t>קובעת</w:t>
      </w:r>
      <w:r w:rsidRPr="007435EB">
        <w:rPr>
          <w:rtl/>
        </w:rPr>
        <w:t xml:space="preserve"> </w:t>
      </w:r>
      <w:r w:rsidRPr="007435EB">
        <w:rPr>
          <w:rFonts w:hint="cs"/>
          <w:rtl/>
        </w:rPr>
        <w:t>לקידוש</w:t>
      </w:r>
      <w:r w:rsidRPr="007435EB">
        <w:rPr>
          <w:rtl/>
        </w:rPr>
        <w:t>.</w:t>
      </w:r>
      <w:r w:rsidRPr="007435EB">
        <w:rPr>
          <w:rFonts w:hint="cs"/>
          <w:rtl/>
        </w:rPr>
        <w:t xml:space="preserve"> ולא להבדלה.</w:t>
      </w:r>
    </w:p>
    <w:p w14:paraId="7702460E" w14:textId="77777777" w:rsidR="00D661D8" w:rsidRPr="007435EB" w:rsidRDefault="00D661D8" w:rsidP="00D661D8">
      <w:pPr>
        <w:rPr>
          <w:rtl/>
        </w:rPr>
      </w:pPr>
      <w:r w:rsidRPr="007435EB">
        <w:rPr>
          <w:rFonts w:hint="cs"/>
          <w:rtl/>
        </w:rPr>
        <w:t>וה</w:t>
      </w:r>
      <w:r w:rsidRPr="007435EB">
        <w:rPr>
          <w:rtl/>
        </w:rPr>
        <w:t>"</w:t>
      </w:r>
      <w:r w:rsidRPr="007435EB">
        <w:rPr>
          <w:rFonts w:hint="cs"/>
          <w:rtl/>
        </w:rPr>
        <w:t>מ דמפסקינן</w:t>
      </w:r>
      <w:r w:rsidRPr="007435EB">
        <w:rPr>
          <w:rtl/>
        </w:rPr>
        <w:t>.</w:t>
      </w:r>
      <w:r w:rsidRPr="007435EB">
        <w:rPr>
          <w:rFonts w:hint="cs"/>
          <w:rtl/>
        </w:rPr>
        <w:t xml:space="preserve"> אבל לא</w:t>
      </w:r>
      <w:r w:rsidRPr="007435EB">
        <w:rPr>
          <w:rtl/>
        </w:rPr>
        <w:t xml:space="preserve"> </w:t>
      </w:r>
      <w:r w:rsidRPr="007435EB">
        <w:rPr>
          <w:rFonts w:hint="cs"/>
          <w:rtl/>
        </w:rPr>
        <w:t>מתחלינן</w:t>
      </w:r>
      <w:r w:rsidRPr="007435EB">
        <w:rPr>
          <w:rtl/>
        </w:rPr>
        <w:t>.</w:t>
      </w:r>
    </w:p>
    <w:p w14:paraId="2D467981" w14:textId="77777777" w:rsidR="00D661D8" w:rsidRPr="007435EB" w:rsidRDefault="00D661D8" w:rsidP="00D661D8">
      <w:pPr>
        <w:rPr>
          <w:rtl/>
        </w:rPr>
      </w:pPr>
      <w:r w:rsidRPr="007435EB">
        <w:rPr>
          <w:rFonts w:ascii="Fb Fontext" w:hAnsi="Fb Fontext" w:hint="cs"/>
          <w:sz w:val="20"/>
          <w:rtl/>
        </w:rPr>
        <w:t xml:space="preserve">ומיפסק רק אכילה ולא בשתיה ודווקא ביין ושכר, אבל לא במים </w:t>
      </w:r>
      <w:r>
        <w:rPr>
          <w:rFonts w:ascii="Fb Fontext" w:hAnsi="Fb Fontext" w:hint="cs"/>
          <w:sz w:val="20"/>
          <w:rtl/>
        </w:rPr>
        <w:t>-</w:t>
      </w:r>
      <w:r w:rsidRPr="007435EB">
        <w:rPr>
          <w:rFonts w:ascii="Fb Fontext" w:hAnsi="Fb Fontext" w:hint="cs"/>
          <w:sz w:val="20"/>
          <w:rtl/>
        </w:rPr>
        <w:t xml:space="preserve"> </w:t>
      </w:r>
      <w:r w:rsidRPr="00D01580">
        <w:rPr>
          <w:rStyle w:val="affffd"/>
          <w:rFonts w:hint="cs"/>
          <w:rtl/>
        </w:rPr>
        <w:t>ורבנן דבי רב אשי</w:t>
      </w:r>
      <w:r w:rsidRPr="007435EB">
        <w:rPr>
          <w:rFonts w:ascii="Fb Fontext" w:hAnsi="Fb Fontext" w:hint="cs"/>
          <w:sz w:val="20"/>
          <w:rtl/>
        </w:rPr>
        <w:t xml:space="preserve"> לא קפדי אמיא</w:t>
      </w:r>
      <w:r w:rsidRPr="007435EB">
        <w:rPr>
          <w:rFonts w:ascii="Fb Fontext" w:hAnsi="Fb Fontext"/>
          <w:sz w:val="20"/>
          <w:rtl/>
        </w:rPr>
        <w:t>.</w:t>
      </w:r>
    </w:p>
    <w:p w14:paraId="03B00B6E" w14:textId="77777777" w:rsidR="00D661D8" w:rsidRPr="00DE0604" w:rsidRDefault="00D661D8" w:rsidP="00D661D8">
      <w:pPr>
        <w:pStyle w:val="36"/>
        <w:framePr w:wrap="notBeside"/>
        <w:rPr>
          <w:rtl/>
        </w:rPr>
      </w:pPr>
      <w:r w:rsidRPr="00DE0604">
        <w:rPr>
          <w:rFonts w:hint="cs"/>
          <w:rtl/>
        </w:rPr>
        <w:t>ופליגא אדר</w:t>
      </w:r>
      <w:r w:rsidRPr="00DE0604">
        <w:rPr>
          <w:rtl/>
        </w:rPr>
        <w:t>"</w:t>
      </w:r>
      <w:r w:rsidRPr="00DE0604">
        <w:rPr>
          <w:rFonts w:hint="cs"/>
          <w:rtl/>
        </w:rPr>
        <w:t xml:space="preserve">ה </w:t>
      </w:r>
    </w:p>
    <w:p w14:paraId="13B32BF8" w14:textId="77777777" w:rsidR="00D661D8" w:rsidRPr="007435EB" w:rsidRDefault="00D661D8" w:rsidP="00D661D8">
      <w:pPr>
        <w:rPr>
          <w:rFonts w:ascii="Fb Fontext" w:hAnsi="Fb Fontext"/>
          <w:rtl/>
        </w:rPr>
      </w:pPr>
      <w:r w:rsidRPr="007435EB">
        <w:rPr>
          <w:rFonts w:ascii="Fb Fontext" w:hAnsi="Fb Fontext" w:hint="cs"/>
          <w:rtl/>
        </w:rPr>
        <w:t>דראה לאדם ששותה מקים קודם הבדלה</w:t>
      </w:r>
      <w:r w:rsidRPr="007435EB">
        <w:rPr>
          <w:rFonts w:ascii="Fb Fontext" w:hAnsi="Fb Fontext"/>
          <w:rtl/>
        </w:rPr>
        <w:t xml:space="preserve">, </w:t>
      </w:r>
      <w:r w:rsidRPr="007435EB">
        <w:rPr>
          <w:rFonts w:ascii="Fb Fontext" w:hAnsi="Fb Fontext" w:hint="cs"/>
          <w:rtl/>
        </w:rPr>
        <w:t>ושאלו אם לא מפחד מאסכרה</w:t>
      </w:r>
    </w:p>
    <w:p w14:paraId="5BAA74A0" w14:textId="77777777" w:rsidR="00D661D8" w:rsidRPr="00DE0604" w:rsidRDefault="00D661D8" w:rsidP="00D661D8">
      <w:pPr>
        <w:pStyle w:val="36"/>
        <w:framePr w:wrap="notBeside"/>
        <w:rPr>
          <w:rtl/>
        </w:rPr>
      </w:pPr>
      <w:r w:rsidRPr="00DE0604">
        <w:rPr>
          <w:rFonts w:hint="cs"/>
          <w:rtl/>
        </w:rPr>
        <w:t>דתניא מדר</w:t>
      </w:r>
      <w:r w:rsidRPr="00DE0604">
        <w:rPr>
          <w:rtl/>
        </w:rPr>
        <w:t>"</w:t>
      </w:r>
      <w:r w:rsidRPr="00DE0604">
        <w:rPr>
          <w:rFonts w:hint="cs"/>
          <w:rtl/>
        </w:rPr>
        <w:t>ע</w:t>
      </w:r>
      <w:r w:rsidRPr="00DE0604">
        <w:rPr>
          <w:rtl/>
        </w:rPr>
        <w:t>:</w:t>
      </w:r>
    </w:p>
    <w:p w14:paraId="35490C6C" w14:textId="77777777" w:rsidR="00D661D8" w:rsidRPr="007435EB" w:rsidRDefault="00D661D8" w:rsidP="00D661D8">
      <w:pPr>
        <w:rPr>
          <w:rtl/>
        </w:rPr>
      </w:pPr>
      <w:r w:rsidRPr="007435EB">
        <w:rPr>
          <w:rFonts w:hint="cs"/>
          <w:rtl/>
        </w:rPr>
        <w:t>כל</w:t>
      </w:r>
      <w:r w:rsidRPr="007435EB">
        <w:rPr>
          <w:rtl/>
        </w:rPr>
        <w:t xml:space="preserve"> </w:t>
      </w:r>
      <w:r w:rsidRPr="007435EB">
        <w:rPr>
          <w:rFonts w:hint="cs"/>
          <w:rtl/>
        </w:rPr>
        <w:t>הטועם</w:t>
      </w:r>
      <w:r w:rsidRPr="007435EB">
        <w:rPr>
          <w:rtl/>
        </w:rPr>
        <w:t xml:space="preserve"> </w:t>
      </w:r>
      <w:r w:rsidRPr="007435EB">
        <w:rPr>
          <w:rFonts w:hint="cs"/>
          <w:rtl/>
        </w:rPr>
        <w:t>כלום</w:t>
      </w:r>
      <w:r w:rsidRPr="007435EB">
        <w:rPr>
          <w:rtl/>
        </w:rPr>
        <w:t xml:space="preserve"> </w:t>
      </w:r>
      <w:r w:rsidRPr="007435EB">
        <w:rPr>
          <w:rFonts w:hint="cs"/>
          <w:rtl/>
        </w:rPr>
        <w:t>קודם</w:t>
      </w:r>
      <w:r w:rsidRPr="007435EB">
        <w:rPr>
          <w:rtl/>
        </w:rPr>
        <w:t xml:space="preserve"> </w:t>
      </w:r>
      <w:r w:rsidRPr="007435EB">
        <w:rPr>
          <w:rFonts w:hint="cs"/>
          <w:rtl/>
        </w:rPr>
        <w:t>שיבדיל</w:t>
      </w:r>
      <w:r w:rsidRPr="007435EB">
        <w:rPr>
          <w:rtl/>
        </w:rPr>
        <w:t xml:space="preserve"> - </w:t>
      </w:r>
      <w:r w:rsidRPr="007435EB">
        <w:rPr>
          <w:rFonts w:hint="cs"/>
          <w:rtl/>
        </w:rPr>
        <w:t>מיתתו</w:t>
      </w:r>
      <w:r w:rsidRPr="007435EB">
        <w:rPr>
          <w:rtl/>
        </w:rPr>
        <w:t xml:space="preserve"> </w:t>
      </w:r>
      <w:r w:rsidRPr="007435EB">
        <w:rPr>
          <w:rFonts w:hint="cs"/>
          <w:rtl/>
        </w:rPr>
        <w:t>באסכרה</w:t>
      </w:r>
      <w:r w:rsidRPr="007435EB">
        <w:rPr>
          <w:rtl/>
        </w:rPr>
        <w:t>.</w:t>
      </w:r>
    </w:p>
    <w:p w14:paraId="4E6E4D19" w14:textId="77777777" w:rsidR="00D661D8" w:rsidRPr="007435EB" w:rsidRDefault="00D661D8" w:rsidP="00D661D8">
      <w:pPr>
        <w:pStyle w:val="affd"/>
        <w:rPr>
          <w:bCs/>
          <w:rtl/>
        </w:rPr>
      </w:pPr>
      <w:r>
        <w:rPr>
          <w:rFonts w:hint="cs"/>
          <w:rtl/>
        </w:rPr>
        <w:t>***</w:t>
      </w:r>
    </w:p>
    <w:p w14:paraId="789084F5" w14:textId="77777777" w:rsidR="00D661D8" w:rsidRPr="007435EB" w:rsidRDefault="00D661D8" w:rsidP="00D661D8">
      <w:pPr>
        <w:pStyle w:val="afff"/>
        <w:framePr w:wrap="around"/>
        <w:rPr>
          <w:rtl/>
        </w:rPr>
      </w:pPr>
      <w:r w:rsidRPr="007435EB">
        <w:rPr>
          <w:rFonts w:hint="cs"/>
          <w:rtl/>
        </w:rPr>
        <w:t>קה.</w:t>
      </w:r>
    </w:p>
    <w:p w14:paraId="5B4992C7" w14:textId="77777777" w:rsidR="00D661D8" w:rsidRPr="00DE0604" w:rsidRDefault="00D661D8" w:rsidP="00D661D8">
      <w:pPr>
        <w:pStyle w:val="36"/>
        <w:framePr w:wrap="notBeside"/>
        <w:rPr>
          <w:rtl/>
        </w:rPr>
      </w:pPr>
      <w:r w:rsidRPr="00DE0604">
        <w:rPr>
          <w:rFonts w:hint="cs"/>
          <w:rtl/>
        </w:rPr>
        <w:t>בעא</w:t>
      </w:r>
      <w:r w:rsidRPr="00DE0604">
        <w:rPr>
          <w:rtl/>
        </w:rPr>
        <w:t xml:space="preserve"> </w:t>
      </w:r>
      <w:r w:rsidRPr="00DE0604">
        <w:rPr>
          <w:rFonts w:hint="cs"/>
          <w:rtl/>
        </w:rPr>
        <w:t>רבינא</w:t>
      </w:r>
      <w:r w:rsidRPr="00DE0604">
        <w:rPr>
          <w:rtl/>
        </w:rPr>
        <w:t xml:space="preserve"> </w:t>
      </w:r>
      <w:r w:rsidRPr="00DE0604">
        <w:rPr>
          <w:rFonts w:hint="cs"/>
          <w:rtl/>
        </w:rPr>
        <w:t>מרנב</w:t>
      </w:r>
      <w:r w:rsidRPr="00DE0604">
        <w:rPr>
          <w:rtl/>
        </w:rPr>
        <w:t>"</w:t>
      </w:r>
      <w:r w:rsidRPr="00DE0604">
        <w:rPr>
          <w:rFonts w:hint="cs"/>
          <w:rtl/>
        </w:rPr>
        <w:t>י</w:t>
      </w:r>
      <w:r w:rsidRPr="00DE0604">
        <w:rPr>
          <w:rtl/>
        </w:rPr>
        <w:t>:</w:t>
      </w:r>
    </w:p>
    <w:p w14:paraId="3090CC2A" w14:textId="77777777" w:rsidR="00D661D8" w:rsidRPr="007435EB" w:rsidRDefault="00D661D8" w:rsidP="00D661D8">
      <w:pPr>
        <w:pStyle w:val="afffff0"/>
        <w:rPr>
          <w:rtl/>
        </w:rPr>
      </w:pPr>
      <w:r w:rsidRPr="007435EB">
        <w:rPr>
          <w:rFonts w:hint="cs"/>
          <w:rtl/>
        </w:rPr>
        <w:t>מי</w:t>
      </w:r>
      <w:r w:rsidRPr="007435EB">
        <w:rPr>
          <w:rtl/>
        </w:rPr>
        <w:t xml:space="preserve"> </w:t>
      </w:r>
      <w:r w:rsidRPr="007435EB">
        <w:rPr>
          <w:rFonts w:hint="cs"/>
          <w:rtl/>
        </w:rPr>
        <w:t>שלא</w:t>
      </w:r>
      <w:r w:rsidRPr="007435EB">
        <w:rPr>
          <w:rtl/>
        </w:rPr>
        <w:t xml:space="preserve"> </w:t>
      </w:r>
      <w:r w:rsidRPr="007435EB">
        <w:rPr>
          <w:rFonts w:hint="cs"/>
          <w:rtl/>
        </w:rPr>
        <w:t>קידש</w:t>
      </w:r>
      <w:r w:rsidRPr="007435EB">
        <w:rPr>
          <w:rtl/>
        </w:rPr>
        <w:t xml:space="preserve"> </w:t>
      </w:r>
      <w:r w:rsidRPr="007435EB">
        <w:rPr>
          <w:rFonts w:hint="cs"/>
          <w:rtl/>
        </w:rPr>
        <w:t>בער</w:t>
      </w:r>
      <w:r w:rsidRPr="007435EB">
        <w:rPr>
          <w:rtl/>
        </w:rPr>
        <w:t>"</w:t>
      </w:r>
      <w:r w:rsidRPr="007435EB">
        <w:rPr>
          <w:rFonts w:hint="cs"/>
          <w:rtl/>
        </w:rPr>
        <w:t>ש</w:t>
      </w:r>
      <w:r w:rsidRPr="007435EB">
        <w:rPr>
          <w:rtl/>
        </w:rPr>
        <w:t xml:space="preserve"> </w:t>
      </w:r>
      <w:r w:rsidRPr="007435EB">
        <w:rPr>
          <w:rFonts w:hint="cs"/>
          <w:rtl/>
        </w:rPr>
        <w:t>מהו</w:t>
      </w:r>
      <w:r w:rsidRPr="007435EB">
        <w:rPr>
          <w:rtl/>
        </w:rPr>
        <w:t xml:space="preserve"> </w:t>
      </w:r>
      <w:r w:rsidRPr="007435EB">
        <w:rPr>
          <w:rFonts w:hint="cs"/>
          <w:rtl/>
        </w:rPr>
        <w:t>שיקדש</w:t>
      </w:r>
      <w:r w:rsidRPr="007435EB">
        <w:rPr>
          <w:rtl/>
        </w:rPr>
        <w:t xml:space="preserve"> </w:t>
      </w:r>
      <w:r w:rsidRPr="007435EB">
        <w:rPr>
          <w:rFonts w:hint="cs"/>
          <w:rtl/>
        </w:rPr>
        <w:t>והולך</w:t>
      </w:r>
      <w:r w:rsidRPr="007435EB">
        <w:rPr>
          <w:rtl/>
        </w:rPr>
        <w:t xml:space="preserve"> </w:t>
      </w:r>
      <w:r w:rsidRPr="007435EB">
        <w:rPr>
          <w:rFonts w:hint="cs"/>
          <w:rtl/>
        </w:rPr>
        <w:t>כל</w:t>
      </w:r>
      <w:r w:rsidRPr="007435EB">
        <w:rPr>
          <w:rtl/>
        </w:rPr>
        <w:t xml:space="preserve"> </w:t>
      </w:r>
      <w:r w:rsidRPr="007435EB">
        <w:rPr>
          <w:rFonts w:hint="cs"/>
          <w:rtl/>
        </w:rPr>
        <w:t>היום</w:t>
      </w:r>
      <w:r w:rsidRPr="007435EB">
        <w:rPr>
          <w:rtl/>
        </w:rPr>
        <w:t xml:space="preserve"> </w:t>
      </w:r>
      <w:r w:rsidRPr="007435EB">
        <w:rPr>
          <w:rFonts w:hint="cs"/>
          <w:rtl/>
        </w:rPr>
        <w:t>כולו</w:t>
      </w:r>
      <w:r w:rsidRPr="007435EB">
        <w:rPr>
          <w:rtl/>
        </w:rPr>
        <w:t>?</w:t>
      </w:r>
    </w:p>
    <w:p w14:paraId="3DF52201" w14:textId="77777777" w:rsidR="00D661D8" w:rsidRPr="00DE0604" w:rsidRDefault="00D661D8" w:rsidP="00D661D8">
      <w:pPr>
        <w:pStyle w:val="36"/>
        <w:framePr w:wrap="notBeside"/>
        <w:rPr>
          <w:rtl/>
        </w:rPr>
      </w:pPr>
      <w:r w:rsidRPr="00DE0604">
        <w:rPr>
          <w:rFonts w:hint="cs"/>
          <w:rtl/>
        </w:rPr>
        <w:t>א</w:t>
      </w:r>
      <w:r w:rsidRPr="00DE0604">
        <w:rPr>
          <w:rtl/>
        </w:rPr>
        <w:t>"</w:t>
      </w:r>
      <w:r w:rsidRPr="00DE0604">
        <w:rPr>
          <w:rFonts w:hint="cs"/>
          <w:rtl/>
        </w:rPr>
        <w:t>ל</w:t>
      </w:r>
      <w:r w:rsidRPr="00DE0604">
        <w:rPr>
          <w:rtl/>
        </w:rPr>
        <w:t xml:space="preserve">: </w:t>
      </w:r>
    </w:p>
    <w:p w14:paraId="0026436E" w14:textId="77777777" w:rsidR="00D661D8" w:rsidRPr="009A124F" w:rsidRDefault="00D661D8" w:rsidP="00D661D8">
      <w:pPr>
        <w:rPr>
          <w:rStyle w:val="affffd"/>
          <w:rFonts w:cs="FrankRuehl"/>
          <w:b w:val="0"/>
          <w:bCs w:val="0"/>
          <w:sz w:val="18"/>
          <w:szCs w:val="18"/>
          <w:rtl/>
        </w:rPr>
      </w:pPr>
      <w:r w:rsidRPr="009A124F">
        <w:rPr>
          <w:rStyle w:val="affffd"/>
          <w:rFonts w:hint="cs"/>
          <w:rtl/>
        </w:rPr>
        <w:t>מדאמרי</w:t>
      </w:r>
      <w:r w:rsidRPr="009A124F">
        <w:rPr>
          <w:rStyle w:val="affffd"/>
          <w:rtl/>
        </w:rPr>
        <w:t xml:space="preserve"> </w:t>
      </w:r>
      <w:r w:rsidRPr="009A124F">
        <w:rPr>
          <w:rStyle w:val="affffd"/>
          <w:rFonts w:hint="cs"/>
          <w:rtl/>
        </w:rPr>
        <w:t>בני</w:t>
      </w:r>
      <w:r w:rsidRPr="009A124F">
        <w:rPr>
          <w:rStyle w:val="affffd"/>
          <w:rtl/>
        </w:rPr>
        <w:t xml:space="preserve"> </w:t>
      </w:r>
      <w:r w:rsidRPr="009A124F">
        <w:rPr>
          <w:rStyle w:val="affffd"/>
          <w:rFonts w:hint="cs"/>
          <w:rtl/>
        </w:rPr>
        <w:t>ר</w:t>
      </w:r>
      <w:r w:rsidRPr="009A124F">
        <w:rPr>
          <w:rStyle w:val="affffd"/>
          <w:rtl/>
        </w:rPr>
        <w:t>"</w:t>
      </w:r>
      <w:r w:rsidRPr="009A124F">
        <w:rPr>
          <w:rStyle w:val="affffd"/>
          <w:rFonts w:hint="cs"/>
          <w:rtl/>
        </w:rPr>
        <w:t>ח</w:t>
      </w:r>
      <w:r w:rsidRPr="009A124F">
        <w:rPr>
          <w:rStyle w:val="affffd"/>
          <w:rtl/>
        </w:rPr>
        <w:t xml:space="preserve">: </w:t>
      </w:r>
      <w:r w:rsidRPr="007435EB">
        <w:rPr>
          <w:rFonts w:ascii="Fb Fontext" w:hAnsi="Fb Fontext" w:hint="cs"/>
          <w:sz w:val="20"/>
          <w:rtl/>
        </w:rPr>
        <w:t>מי</w:t>
      </w:r>
      <w:r w:rsidRPr="007435EB">
        <w:rPr>
          <w:rFonts w:ascii="Fb Fontext" w:hAnsi="Fb Fontext"/>
          <w:sz w:val="20"/>
          <w:rtl/>
        </w:rPr>
        <w:t xml:space="preserve"> </w:t>
      </w:r>
      <w:r w:rsidRPr="007435EB">
        <w:rPr>
          <w:rFonts w:ascii="Fb Fontext" w:hAnsi="Fb Fontext" w:hint="cs"/>
          <w:sz w:val="20"/>
          <w:rtl/>
        </w:rPr>
        <w:t>שלא</w:t>
      </w:r>
      <w:r w:rsidRPr="007435EB">
        <w:rPr>
          <w:rFonts w:ascii="Fb Fontext" w:hAnsi="Fb Fontext"/>
          <w:sz w:val="20"/>
          <w:rtl/>
        </w:rPr>
        <w:t xml:space="preserve"> </w:t>
      </w:r>
      <w:r w:rsidRPr="007435EB">
        <w:rPr>
          <w:rFonts w:ascii="Fb Fontext" w:hAnsi="Fb Fontext" w:hint="cs"/>
          <w:sz w:val="20"/>
          <w:rtl/>
        </w:rPr>
        <w:t>הבדיל</w:t>
      </w:r>
      <w:r w:rsidRPr="007435EB">
        <w:rPr>
          <w:rFonts w:ascii="Fb Fontext" w:hAnsi="Fb Fontext"/>
          <w:sz w:val="20"/>
          <w:rtl/>
        </w:rPr>
        <w:t xml:space="preserve"> </w:t>
      </w:r>
      <w:r w:rsidRPr="007435EB">
        <w:rPr>
          <w:rFonts w:ascii="Fb Fontext" w:hAnsi="Fb Fontext" w:hint="cs"/>
          <w:sz w:val="20"/>
          <w:rtl/>
        </w:rPr>
        <w:t>במוצ</w:t>
      </w:r>
      <w:r w:rsidRPr="007435EB">
        <w:rPr>
          <w:rFonts w:ascii="Fb Fontext" w:hAnsi="Fb Fontext"/>
          <w:sz w:val="20"/>
          <w:rtl/>
        </w:rPr>
        <w:t>"</w:t>
      </w:r>
      <w:r w:rsidRPr="007435EB">
        <w:rPr>
          <w:rFonts w:ascii="Fb Fontext" w:hAnsi="Fb Fontext" w:hint="cs"/>
          <w:sz w:val="20"/>
          <w:rtl/>
        </w:rPr>
        <w:t>ש יבדיל כל השבוע, ה</w:t>
      </w:r>
      <w:r w:rsidRPr="007435EB">
        <w:rPr>
          <w:rFonts w:ascii="Fb Fontext" w:hAnsi="Fb Fontext"/>
          <w:sz w:val="20"/>
          <w:rtl/>
        </w:rPr>
        <w:t>"</w:t>
      </w:r>
      <w:r>
        <w:rPr>
          <w:rFonts w:ascii="Fb Fontext" w:hAnsi="Fb Fontext" w:hint="cs"/>
          <w:sz w:val="20"/>
          <w:rtl/>
        </w:rPr>
        <w:t xml:space="preserve">נ לא קידש </w:t>
      </w:r>
      <w:r>
        <w:rPr>
          <w:rStyle w:val="affffd"/>
          <w:rFonts w:ascii="Fb Fontext" w:hAnsi="Fb Fontext" w:hint="cs"/>
          <w:sz w:val="20"/>
          <w:rtl/>
          <w:rPrChange w:id="11395" w:author="מנוע אמוראים" w:date="2026-10-05T16:42:03Z">
            <w:rPr>
              <w:rFonts w:ascii="Fb Fontext" w:hAnsi="Fb Fontext" w:hint="cs"/>
              <w:sz w:val="20"/>
              <w:rtl/>
            </w:rPr>
          </w:rPrChange>
        </w:rPr>
        <w:t xml:space="preserve">ער</w:t>
      </w:r>
      <w:r>
        <w:rPr>
          <w:rStyle w:val="affffd"/>
          <w:rFonts w:ascii="Fb Fontext" w:hAnsi="Fb Fontext"/>
          <w:sz w:val="20"/>
          <w:rtl/>
          <w:rPrChange w:id="11396" w:author="מנוע אמוראים" w:date="2026-10-05T16:42:03Z">
            <w:rPr>
              <w:rFonts w:ascii="Fb Fontext" w:hAnsi="Fb Fontext"/>
              <w:sz w:val="20"/>
              <w:rtl/>
            </w:rPr>
          </w:rPrChange>
        </w:rPr>
        <w:t xml:space="preserve">"</w:t>
      </w:r>
      <w:r>
        <w:rPr>
          <w:rStyle w:val="affffd"/>
          <w:rFonts w:ascii="Fb Fontext" w:hAnsi="Fb Fontext" w:hint="cs"/>
          <w:sz w:val="20"/>
          <w:rtl/>
          <w:rPrChange w:id="11397" w:author="מנוע אמוראים" w:date="2026-10-05T16:42:03Z">
            <w:rPr>
              <w:rFonts w:ascii="Fb Fontext" w:hAnsi="Fb Fontext" w:hint="cs"/>
              <w:sz w:val="20"/>
              <w:rtl/>
            </w:rPr>
          </w:rPrChange>
        </w:rPr>
        <w:t xml:space="preserve">ש</w:t>
      </w:r>
      <w:r>
        <w:rPr>
          <w:rFonts w:ascii="Fb Fontext" w:hAnsi="Fb Fontext" w:hint="cs"/>
          <w:sz w:val="20"/>
          <w:rtl/>
        </w:rPr>
        <w:t xml:space="preserve"> יקדש כל היום.</w:t>
      </w:r>
    </w:p>
    <w:p w14:paraId="56F575E0" w14:textId="77777777" w:rsidR="00D661D8" w:rsidRPr="00DE0604" w:rsidRDefault="00D661D8" w:rsidP="00D661D8">
      <w:pPr>
        <w:pStyle w:val="36"/>
        <w:framePr w:wrap="notBeside"/>
        <w:rPr>
          <w:rtl/>
        </w:rPr>
      </w:pPr>
      <w:r w:rsidRPr="00DE0604">
        <w:rPr>
          <w:rFonts w:hint="cs"/>
          <w:rtl/>
        </w:rPr>
        <w:t xml:space="preserve">והך </w:t>
      </w:r>
    </w:p>
    <w:p w14:paraId="21B804F2" w14:textId="77777777" w:rsidR="00D661D8" w:rsidRPr="007435EB" w:rsidRDefault="00D661D8" w:rsidP="00D661D8">
      <w:pPr>
        <w:rPr>
          <w:rtl/>
        </w:rPr>
      </w:pPr>
      <w:r w:rsidRPr="007435EB">
        <w:rPr>
          <w:rFonts w:ascii="Fb Fontext" w:hAnsi="Fb Fontext" w:hint="cs"/>
          <w:rtl/>
        </w:rPr>
        <w:t>דלילי</w:t>
      </w:r>
      <w:r w:rsidRPr="007435EB">
        <w:rPr>
          <w:rFonts w:ascii="Fb Fontext" w:hAnsi="Fb Fontext"/>
          <w:rtl/>
        </w:rPr>
        <w:t xml:space="preserve"> </w:t>
      </w:r>
      <w:r w:rsidRPr="007435EB">
        <w:rPr>
          <w:rFonts w:ascii="Fb Fontext" w:hAnsi="Fb Fontext" w:hint="cs"/>
          <w:rtl/>
        </w:rPr>
        <w:t>שבת</w:t>
      </w:r>
      <w:r w:rsidRPr="007435EB">
        <w:rPr>
          <w:rFonts w:ascii="Fb Fontext" w:hAnsi="Fb Fontext"/>
          <w:rtl/>
        </w:rPr>
        <w:t xml:space="preserve"> </w:t>
      </w:r>
      <w:r>
        <w:rPr>
          <w:rFonts w:ascii="Fb Fontext" w:hAnsi="Fb Fontext" w:hint="cs"/>
          <w:rtl/>
        </w:rPr>
        <w:t>ו</w:t>
      </w:r>
      <w:r w:rsidRPr="007435EB">
        <w:rPr>
          <w:rFonts w:ascii="Fb Fontext" w:hAnsi="Fb Fontext" w:hint="cs"/>
          <w:rtl/>
        </w:rPr>
        <w:t>יו</w:t>
      </w:r>
      <w:r w:rsidRPr="007435EB">
        <w:rPr>
          <w:rFonts w:ascii="Fb Fontext" w:hAnsi="Fb Fontext"/>
          <w:rtl/>
        </w:rPr>
        <w:t>"</w:t>
      </w:r>
      <w:r w:rsidRPr="007435EB">
        <w:rPr>
          <w:rFonts w:ascii="Fb Fontext" w:hAnsi="Fb Fontext" w:hint="cs"/>
          <w:rtl/>
        </w:rPr>
        <w:t>ט</w:t>
      </w:r>
      <w:r w:rsidRPr="007435EB">
        <w:rPr>
          <w:rFonts w:ascii="Fb Fontext" w:hAnsi="Fb Fontext"/>
          <w:rtl/>
        </w:rPr>
        <w:t xml:space="preserve"> </w:t>
      </w:r>
      <w:r w:rsidRPr="007435EB">
        <w:rPr>
          <w:rFonts w:ascii="Fb Fontext" w:hAnsi="Fb Fontext" w:hint="cs"/>
          <w:rtl/>
        </w:rPr>
        <w:t>יש</w:t>
      </w:r>
      <w:r w:rsidRPr="007435EB">
        <w:rPr>
          <w:rFonts w:ascii="Fb Fontext" w:hAnsi="Fb Fontext"/>
          <w:rtl/>
        </w:rPr>
        <w:t xml:space="preserve"> </w:t>
      </w:r>
      <w:r w:rsidRPr="007435EB">
        <w:rPr>
          <w:rFonts w:ascii="Fb Fontext" w:hAnsi="Fb Fontext" w:hint="cs"/>
          <w:rtl/>
        </w:rPr>
        <w:t>בהן</w:t>
      </w:r>
      <w:r w:rsidRPr="007435EB">
        <w:rPr>
          <w:rFonts w:ascii="Fb Fontext" w:hAnsi="Fb Fontext"/>
          <w:rtl/>
        </w:rPr>
        <w:t xml:space="preserve"> </w:t>
      </w:r>
      <w:r w:rsidRPr="007435EB">
        <w:rPr>
          <w:rFonts w:ascii="Fb Fontext" w:hAnsi="Fb Fontext" w:hint="cs"/>
          <w:rtl/>
        </w:rPr>
        <w:t>קדושה</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הכוס</w:t>
      </w:r>
      <w:r w:rsidRPr="007435EB">
        <w:rPr>
          <w:rFonts w:ascii="Fb Fontext" w:hAnsi="Fb Fontext"/>
          <w:rtl/>
        </w:rPr>
        <w:t xml:space="preserve">, </w:t>
      </w:r>
      <w:r w:rsidRPr="007435EB">
        <w:rPr>
          <w:rFonts w:ascii="Fb Fontext" w:hAnsi="Fb Fontext" w:hint="cs"/>
          <w:rtl/>
        </w:rPr>
        <w:t>הזכרה</w:t>
      </w:r>
      <w:r w:rsidRPr="007435EB">
        <w:rPr>
          <w:rFonts w:ascii="Fb Fontext" w:hAnsi="Fb Fontext"/>
          <w:rtl/>
        </w:rPr>
        <w:t xml:space="preserve"> </w:t>
      </w:r>
      <w:r>
        <w:rPr>
          <w:rFonts w:ascii="Fb Fontext" w:hAnsi="Fb Fontext" w:hint="cs"/>
          <w:rtl/>
        </w:rPr>
        <w:t>בברכהמ''ז</w:t>
      </w:r>
      <w:r w:rsidRPr="007435EB">
        <w:rPr>
          <w:rFonts w:ascii="Fb Fontext" w:hAnsi="Fb Fontext"/>
          <w:rtl/>
        </w:rPr>
        <w:t>.</w:t>
      </w:r>
    </w:p>
    <w:p w14:paraId="2BA26F5D" w14:textId="77777777" w:rsidR="00D661D8" w:rsidRPr="007435EB" w:rsidRDefault="00D661D8" w:rsidP="00D661D8">
      <w:pPr>
        <w:rPr>
          <w:rFonts w:cs="Guttman Vilna"/>
          <w:b/>
          <w:bCs/>
          <w:rtl/>
        </w:rPr>
      </w:pPr>
      <w:r w:rsidRPr="007435EB">
        <w:rPr>
          <w:rFonts w:hint="cs"/>
          <w:rtl/>
        </w:rPr>
        <w:t>שבת</w:t>
      </w:r>
      <w:r w:rsidRPr="007435EB">
        <w:rPr>
          <w:rtl/>
        </w:rPr>
        <w:t xml:space="preserve"> </w:t>
      </w:r>
      <w:r w:rsidRPr="007435EB">
        <w:rPr>
          <w:rFonts w:hint="cs"/>
          <w:rtl/>
        </w:rPr>
        <w:t>ויו</w:t>
      </w:r>
      <w:r w:rsidRPr="007435EB">
        <w:rPr>
          <w:rtl/>
        </w:rPr>
        <w:t>"</w:t>
      </w:r>
      <w:r w:rsidRPr="007435EB">
        <w:rPr>
          <w:rFonts w:hint="cs"/>
          <w:rtl/>
        </w:rPr>
        <w:t>ט</w:t>
      </w:r>
      <w:r w:rsidRPr="007435EB">
        <w:rPr>
          <w:rtl/>
        </w:rPr>
        <w:t xml:space="preserve"> </w:t>
      </w:r>
      <w:r w:rsidRPr="007435EB">
        <w:rPr>
          <w:rFonts w:hint="cs"/>
          <w:rtl/>
        </w:rPr>
        <w:t>אין</w:t>
      </w:r>
      <w:r w:rsidRPr="007435EB">
        <w:rPr>
          <w:rtl/>
        </w:rPr>
        <w:t xml:space="preserve"> </w:t>
      </w:r>
      <w:r w:rsidRPr="007435EB">
        <w:rPr>
          <w:rFonts w:hint="cs"/>
          <w:rtl/>
        </w:rPr>
        <w:t>בהם</w:t>
      </w:r>
      <w:r w:rsidRPr="007435EB">
        <w:rPr>
          <w:rtl/>
        </w:rPr>
        <w:t xml:space="preserve"> </w:t>
      </w:r>
      <w:r w:rsidRPr="007435EB">
        <w:rPr>
          <w:rFonts w:hint="cs"/>
          <w:rtl/>
        </w:rPr>
        <w:t>קדושה</w:t>
      </w:r>
      <w:r w:rsidRPr="007435EB">
        <w:rPr>
          <w:rtl/>
        </w:rPr>
        <w:t xml:space="preserve"> </w:t>
      </w:r>
      <w:r w:rsidRPr="007435EB">
        <w:rPr>
          <w:rFonts w:hint="cs"/>
          <w:rtl/>
        </w:rPr>
        <w:t>על</w:t>
      </w:r>
      <w:r w:rsidRPr="007435EB">
        <w:rPr>
          <w:rtl/>
        </w:rPr>
        <w:t xml:space="preserve"> </w:t>
      </w:r>
      <w:r w:rsidRPr="007435EB">
        <w:rPr>
          <w:rFonts w:hint="cs"/>
          <w:rtl/>
        </w:rPr>
        <w:t>הכוס</w:t>
      </w:r>
      <w:r w:rsidRPr="007435EB">
        <w:rPr>
          <w:rtl/>
        </w:rPr>
        <w:t xml:space="preserve">, </w:t>
      </w:r>
      <w:r w:rsidRPr="007435EB">
        <w:rPr>
          <w:rFonts w:hint="cs"/>
          <w:rtl/>
        </w:rPr>
        <w:t>ויש</w:t>
      </w:r>
      <w:r w:rsidRPr="007435EB">
        <w:rPr>
          <w:rtl/>
        </w:rPr>
        <w:t xml:space="preserve"> </w:t>
      </w:r>
      <w:r w:rsidRPr="007435EB">
        <w:rPr>
          <w:rFonts w:hint="cs"/>
          <w:rtl/>
        </w:rPr>
        <w:t>בהן</w:t>
      </w:r>
      <w:r w:rsidRPr="007435EB">
        <w:rPr>
          <w:rtl/>
        </w:rPr>
        <w:t xml:space="preserve"> </w:t>
      </w:r>
      <w:r w:rsidRPr="007435EB">
        <w:rPr>
          <w:rFonts w:hint="cs"/>
          <w:rtl/>
        </w:rPr>
        <w:t>הזכרה</w:t>
      </w:r>
      <w:r w:rsidRPr="007435EB">
        <w:rPr>
          <w:rtl/>
        </w:rPr>
        <w:t xml:space="preserve"> </w:t>
      </w:r>
      <w:r w:rsidRPr="007435EB">
        <w:rPr>
          <w:rFonts w:hint="cs"/>
          <w:rtl/>
        </w:rPr>
        <w:t>בברכ</w:t>
      </w:r>
      <w:r>
        <w:rPr>
          <w:rFonts w:hint="cs"/>
          <w:rtl/>
        </w:rPr>
        <w:t>המ''ז</w:t>
      </w:r>
    </w:p>
    <w:p w14:paraId="11970626" w14:textId="77777777" w:rsidR="00D661D8" w:rsidRPr="007435EB" w:rsidRDefault="00D661D8" w:rsidP="00D661D8">
      <w:pPr>
        <w:pStyle w:val="afff"/>
        <w:framePr w:wrap="around"/>
        <w:rPr>
          <w:rtl/>
        </w:rPr>
      </w:pPr>
      <w:r w:rsidRPr="007435EB">
        <w:rPr>
          <w:rFonts w:hint="cs"/>
          <w:rtl/>
        </w:rPr>
        <w:t>קה:</w:t>
      </w:r>
    </w:p>
    <w:p w14:paraId="69D39E98" w14:textId="77777777" w:rsidR="00D661D8" w:rsidRPr="00DE0604" w:rsidRDefault="00D661D8" w:rsidP="00D661D8">
      <w:pPr>
        <w:pStyle w:val="36"/>
        <w:framePr w:wrap="notBeside"/>
        <w:rPr>
          <w:rtl/>
        </w:rPr>
      </w:pPr>
      <w:r w:rsidRPr="00DE0604">
        <w:rPr>
          <w:rFonts w:hint="cs"/>
          <w:rtl/>
        </w:rPr>
        <w:t xml:space="preserve">והך </w:t>
      </w:r>
    </w:p>
    <w:p w14:paraId="76780F4C" w14:textId="77777777" w:rsidR="00D661D8" w:rsidRPr="007435EB" w:rsidRDefault="00D661D8" w:rsidP="00D661D8">
      <w:pPr>
        <w:rPr>
          <w:rtl/>
        </w:rPr>
      </w:pPr>
      <w:r w:rsidRPr="007435EB">
        <w:rPr>
          <w:rFonts w:ascii="Fb Fontext" w:hAnsi="Fb Fontext" w:hint="cs"/>
          <w:rtl/>
        </w:rPr>
        <w:t>דכבוד</w:t>
      </w:r>
      <w:r w:rsidRPr="007435EB">
        <w:rPr>
          <w:rFonts w:ascii="Fb Fontext" w:hAnsi="Fb Fontext"/>
          <w:rtl/>
        </w:rPr>
        <w:t xml:space="preserve"> </w:t>
      </w:r>
      <w:r w:rsidRPr="007435EB">
        <w:rPr>
          <w:rFonts w:ascii="Fb Fontext" w:hAnsi="Fb Fontext" w:hint="cs"/>
          <w:rtl/>
        </w:rPr>
        <w:t>יום</w:t>
      </w:r>
      <w:r w:rsidRPr="007435EB">
        <w:rPr>
          <w:rFonts w:ascii="Fb Fontext" w:hAnsi="Fb Fontext"/>
          <w:rtl/>
        </w:rPr>
        <w:t xml:space="preserve"> </w:t>
      </w:r>
      <w:r w:rsidRPr="007435EB">
        <w:rPr>
          <w:rFonts w:ascii="Fb Fontext" w:hAnsi="Fb Fontext" w:hint="cs"/>
          <w:rtl/>
        </w:rPr>
        <w:t>וכבוד</w:t>
      </w:r>
      <w:r w:rsidRPr="007435EB">
        <w:rPr>
          <w:rFonts w:ascii="Fb Fontext" w:hAnsi="Fb Fontext"/>
          <w:rtl/>
        </w:rPr>
        <w:t xml:space="preserve"> </w:t>
      </w:r>
      <w:r w:rsidRPr="007435EB">
        <w:rPr>
          <w:rFonts w:ascii="Fb Fontext" w:hAnsi="Fb Fontext" w:hint="cs"/>
          <w:rtl/>
        </w:rPr>
        <w:t>לילה</w:t>
      </w:r>
      <w:r w:rsidRPr="007435EB">
        <w:rPr>
          <w:rFonts w:ascii="Fb Fontext" w:hAnsi="Fb Fontext"/>
          <w:rtl/>
        </w:rPr>
        <w:t xml:space="preserve"> </w:t>
      </w:r>
      <w:r w:rsidRPr="007435EB">
        <w:rPr>
          <w:rFonts w:ascii="Fb Fontext" w:hAnsi="Fb Fontext" w:hint="cs"/>
          <w:rtl/>
        </w:rPr>
        <w:t>כבוד</w:t>
      </w:r>
      <w:r w:rsidRPr="007435EB">
        <w:rPr>
          <w:rFonts w:ascii="Fb Fontext" w:hAnsi="Fb Fontext"/>
          <w:rtl/>
        </w:rPr>
        <w:t xml:space="preserve"> </w:t>
      </w:r>
      <w:r w:rsidRPr="007435EB">
        <w:rPr>
          <w:rFonts w:ascii="Fb Fontext" w:hAnsi="Fb Fontext" w:hint="cs"/>
          <w:rtl/>
        </w:rPr>
        <w:t>יום</w:t>
      </w:r>
      <w:r w:rsidRPr="007435EB">
        <w:rPr>
          <w:rFonts w:ascii="Fb Fontext" w:hAnsi="Fb Fontext"/>
          <w:rtl/>
        </w:rPr>
        <w:t xml:space="preserve"> </w:t>
      </w:r>
      <w:r w:rsidRPr="007435EB">
        <w:rPr>
          <w:rFonts w:ascii="Fb Fontext" w:hAnsi="Fb Fontext" w:hint="cs"/>
          <w:rtl/>
        </w:rPr>
        <w:t>קודם</w:t>
      </w:r>
      <w:r w:rsidRPr="007435EB">
        <w:rPr>
          <w:rFonts w:ascii="Fb Fontext" w:hAnsi="Fb Fontext"/>
          <w:rtl/>
        </w:rPr>
        <w:t xml:space="preserve">, </w:t>
      </w:r>
      <w:r w:rsidRPr="007435EB">
        <w:rPr>
          <w:rFonts w:ascii="Fb Fontext" w:hAnsi="Fb Fontext" w:hint="cs"/>
          <w:rtl/>
        </w:rPr>
        <w:t>ואם</w:t>
      </w:r>
      <w:r w:rsidRPr="007435EB">
        <w:rPr>
          <w:rFonts w:ascii="Fb Fontext" w:hAnsi="Fb Fontext"/>
          <w:rtl/>
        </w:rPr>
        <w:t xml:space="preserve"> </w:t>
      </w: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לו</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כוס</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אומר</w:t>
      </w:r>
      <w:r w:rsidRPr="007435EB">
        <w:rPr>
          <w:rFonts w:ascii="Fb Fontext" w:hAnsi="Fb Fontext"/>
          <w:rtl/>
        </w:rPr>
        <w:t xml:space="preserve"> </w:t>
      </w:r>
      <w:r w:rsidRPr="007435EB">
        <w:rPr>
          <w:rFonts w:ascii="Fb Fontext" w:hAnsi="Fb Fontext" w:hint="cs"/>
          <w:rtl/>
        </w:rPr>
        <w:t>עליו</w:t>
      </w:r>
      <w:r w:rsidRPr="007435EB">
        <w:rPr>
          <w:rFonts w:ascii="Fb Fontext" w:hAnsi="Fb Fontext"/>
          <w:rtl/>
        </w:rPr>
        <w:t xml:space="preserve"> </w:t>
      </w:r>
      <w:r w:rsidRPr="007435EB">
        <w:rPr>
          <w:rFonts w:ascii="Fb Fontext" w:hAnsi="Fb Fontext" w:hint="cs"/>
          <w:rtl/>
        </w:rPr>
        <w:t>קידוש</w:t>
      </w:r>
      <w:r w:rsidRPr="007435EB">
        <w:rPr>
          <w:rFonts w:ascii="Fb Fontext" w:hAnsi="Fb Fontext"/>
          <w:rtl/>
        </w:rPr>
        <w:t xml:space="preserve"> </w:t>
      </w:r>
      <w:r w:rsidRPr="007435EB">
        <w:rPr>
          <w:rFonts w:ascii="Fb Fontext" w:hAnsi="Fb Fontext" w:hint="cs"/>
          <w:rtl/>
        </w:rPr>
        <w:t>היום</w:t>
      </w:r>
      <w:r w:rsidRPr="007435EB">
        <w:rPr>
          <w:rFonts w:ascii="Fb Fontext" w:hAnsi="Fb Fontext"/>
          <w:rtl/>
        </w:rPr>
        <w:t xml:space="preserve"> </w:t>
      </w:r>
      <w:r>
        <w:rPr>
          <w:rFonts w:ascii="Fb Fontext" w:hAnsi="Fb Fontext" w:hint="cs"/>
          <w:rtl/>
        </w:rPr>
        <w:t>ש</w:t>
      </w:r>
      <w:r w:rsidRPr="007435EB">
        <w:rPr>
          <w:rFonts w:ascii="Fb Fontext" w:hAnsi="Fb Fontext" w:hint="cs"/>
          <w:rtl/>
        </w:rPr>
        <w:t>קודם</w:t>
      </w:r>
      <w:r w:rsidRPr="007435EB">
        <w:rPr>
          <w:rFonts w:ascii="Fb Fontext" w:hAnsi="Fb Fontext"/>
          <w:rtl/>
        </w:rPr>
        <w:t xml:space="preserve"> </w:t>
      </w:r>
      <w:r w:rsidRPr="007435EB">
        <w:rPr>
          <w:rFonts w:ascii="Fb Fontext" w:hAnsi="Fb Fontext" w:hint="cs"/>
          <w:rtl/>
        </w:rPr>
        <w:t>לכבוד</w:t>
      </w:r>
      <w:r w:rsidRPr="007435EB">
        <w:rPr>
          <w:rFonts w:ascii="Fb Fontext" w:hAnsi="Fb Fontext"/>
          <w:rtl/>
        </w:rPr>
        <w:t xml:space="preserve"> </w:t>
      </w:r>
      <w:r w:rsidRPr="007435EB">
        <w:rPr>
          <w:rFonts w:ascii="Fb Fontext" w:hAnsi="Fb Fontext" w:hint="cs"/>
          <w:rtl/>
        </w:rPr>
        <w:t>יום</w:t>
      </w:r>
      <w:r w:rsidRPr="007435EB">
        <w:rPr>
          <w:rFonts w:ascii="Fb Fontext" w:hAnsi="Fb Fontext"/>
          <w:rtl/>
        </w:rPr>
        <w:t xml:space="preserve"> (</w:t>
      </w:r>
      <w:r w:rsidRPr="007435EB">
        <w:rPr>
          <w:rFonts w:ascii="Fb Fontext" w:hAnsi="Fb Fontext" w:hint="cs"/>
          <w:rtl/>
        </w:rPr>
        <w:t>וכבוד</w:t>
      </w:r>
      <w:r w:rsidRPr="007435EB">
        <w:rPr>
          <w:rFonts w:ascii="Fb Fontext" w:hAnsi="Fb Fontext"/>
          <w:rtl/>
        </w:rPr>
        <w:t xml:space="preserve"> </w:t>
      </w:r>
      <w:r w:rsidRPr="007435EB">
        <w:rPr>
          <w:rFonts w:ascii="Fb Fontext" w:hAnsi="Fb Fontext" w:hint="cs"/>
          <w:rtl/>
        </w:rPr>
        <w:t>לילה</w:t>
      </w:r>
      <w:r w:rsidRPr="007435EB">
        <w:rPr>
          <w:rFonts w:ascii="Fb Fontext" w:hAnsi="Fb Fontext"/>
          <w:rtl/>
        </w:rPr>
        <w:t>).</w:t>
      </w:r>
    </w:p>
    <w:p w14:paraId="76EFCDE4" w14:textId="77777777" w:rsidR="00D661D8" w:rsidRPr="00DE0604" w:rsidRDefault="00D661D8" w:rsidP="00D661D8">
      <w:pPr>
        <w:pStyle w:val="36"/>
        <w:framePr w:wrap="notBeside"/>
        <w:rPr>
          <w:rtl/>
        </w:rPr>
      </w:pPr>
      <w:r w:rsidRPr="00DE0604">
        <w:rPr>
          <w:rFonts w:hint="cs"/>
          <w:rtl/>
        </w:rPr>
        <w:t xml:space="preserve">אין להוכיח </w:t>
      </w:r>
    </w:p>
    <w:p w14:paraId="68BAAA9F" w14:textId="77777777" w:rsidR="00D661D8" w:rsidRPr="007435EB" w:rsidRDefault="00D661D8" w:rsidP="00D661D8">
      <w:pPr>
        <w:rPr>
          <w:rtl/>
        </w:rPr>
      </w:pPr>
      <w:r w:rsidRPr="007435EB">
        <w:rPr>
          <w:rFonts w:hint="cs"/>
          <w:rtl/>
        </w:rPr>
        <w:t>דאי היה יכול לקדש א</w:t>
      </w:r>
      <w:r w:rsidRPr="007435EB">
        <w:rPr>
          <w:rtl/>
        </w:rPr>
        <w:t>"</w:t>
      </w:r>
      <w:r w:rsidRPr="007435EB">
        <w:rPr>
          <w:rFonts w:hint="cs"/>
          <w:rtl/>
        </w:rPr>
        <w:t>כ שבת ויו</w:t>
      </w:r>
      <w:r w:rsidRPr="007435EB">
        <w:rPr>
          <w:rtl/>
        </w:rPr>
        <w:t>"</w:t>
      </w:r>
      <w:r w:rsidRPr="007435EB">
        <w:rPr>
          <w:rFonts w:hint="cs"/>
          <w:rtl/>
        </w:rPr>
        <w:t xml:space="preserve">ט </w:t>
      </w:r>
      <w:r>
        <w:rPr>
          <w:rFonts w:hint="cs"/>
          <w:rtl/>
        </w:rPr>
        <w:t xml:space="preserve">גם </w:t>
      </w:r>
      <w:r w:rsidRPr="007435EB">
        <w:rPr>
          <w:rFonts w:hint="cs"/>
          <w:rtl/>
        </w:rPr>
        <w:t>משכח</w:t>
      </w:r>
      <w:r w:rsidRPr="007435EB">
        <w:rPr>
          <w:rtl/>
        </w:rPr>
        <w:t>"</w:t>
      </w:r>
      <w:r w:rsidRPr="007435EB">
        <w:rPr>
          <w:rFonts w:hint="cs"/>
          <w:rtl/>
        </w:rPr>
        <w:t xml:space="preserve">ל דהא </w:t>
      </w:r>
      <w:r w:rsidRPr="005C3FF1">
        <w:rPr>
          <w:rStyle w:val="afffa"/>
          <w:rFonts w:hint="cs"/>
          <w:rtl/>
        </w:rPr>
        <w:t>אי לא</w:t>
      </w:r>
      <w:r w:rsidRPr="007435EB">
        <w:rPr>
          <w:rFonts w:hint="cs"/>
          <w:rtl/>
        </w:rPr>
        <w:t xml:space="preserve"> תני.</w:t>
      </w:r>
    </w:p>
    <w:p w14:paraId="5C308D45" w14:textId="77777777" w:rsidR="00D661D8" w:rsidRPr="00DE0604" w:rsidRDefault="00D661D8" w:rsidP="00D661D8">
      <w:pPr>
        <w:pStyle w:val="36"/>
        <w:framePr w:wrap="notBeside"/>
        <w:rPr>
          <w:rtl/>
        </w:rPr>
      </w:pPr>
      <w:r w:rsidRPr="00DE0604">
        <w:rPr>
          <w:rFonts w:hint="cs"/>
          <w:rtl/>
        </w:rPr>
        <w:t xml:space="preserve">אין להוכיח </w:t>
      </w:r>
    </w:p>
    <w:p w14:paraId="4DA88567" w14:textId="77777777" w:rsidR="00D661D8" w:rsidRPr="007435EB" w:rsidRDefault="00D661D8" w:rsidP="00D661D8">
      <w:pPr>
        <w:rPr>
          <w:rtl/>
        </w:rPr>
      </w:pPr>
      <w:r w:rsidRPr="007435EB">
        <w:rPr>
          <w:rFonts w:ascii="Fb Fontext" w:hAnsi="Fb Fontext" w:hint="cs"/>
          <w:sz w:val="20"/>
          <w:rtl/>
        </w:rPr>
        <w:t>דאי יכל לקדש היה ממתין למחר ועושה שניהם, דחביבה</w:t>
      </w:r>
      <w:r w:rsidRPr="007435EB">
        <w:rPr>
          <w:rFonts w:ascii="Fb Fontext" w:hAnsi="Fb Fontext"/>
          <w:sz w:val="20"/>
          <w:rtl/>
        </w:rPr>
        <w:t xml:space="preserve"> </w:t>
      </w:r>
      <w:r w:rsidRPr="007435EB">
        <w:rPr>
          <w:rFonts w:ascii="Fb Fontext" w:hAnsi="Fb Fontext" w:hint="cs"/>
          <w:sz w:val="20"/>
          <w:rtl/>
        </w:rPr>
        <w:t>מצוה</w:t>
      </w:r>
      <w:r w:rsidRPr="007435EB">
        <w:rPr>
          <w:rFonts w:ascii="Fb Fontext" w:hAnsi="Fb Fontext"/>
          <w:sz w:val="20"/>
          <w:rtl/>
        </w:rPr>
        <w:t xml:space="preserve"> </w:t>
      </w:r>
      <w:r w:rsidRPr="007435EB">
        <w:rPr>
          <w:rFonts w:ascii="Fb Fontext" w:hAnsi="Fb Fontext" w:hint="cs"/>
          <w:sz w:val="20"/>
          <w:rtl/>
        </w:rPr>
        <w:t>בשעתה</w:t>
      </w:r>
      <w:r w:rsidRPr="007435EB">
        <w:rPr>
          <w:rFonts w:ascii="Fb Fontext" w:hAnsi="Fb Fontext"/>
          <w:sz w:val="20"/>
          <w:rtl/>
        </w:rPr>
        <w:t>.</w:t>
      </w:r>
    </w:p>
    <w:p w14:paraId="5512AB7D" w14:textId="77777777" w:rsidR="00D661D8" w:rsidRPr="00306D2D" w:rsidRDefault="00D661D8" w:rsidP="00D661D8">
      <w:pPr>
        <w:pStyle w:val="36"/>
        <w:framePr w:wrap="notBeside"/>
        <w:rPr>
          <w:rtl/>
        </w:rPr>
      </w:pPr>
      <w:r w:rsidRPr="00306D2D">
        <w:rPr>
          <w:rFonts w:hint="cs"/>
          <w:rtl/>
        </w:rPr>
        <w:t xml:space="preserve">ואין להקשות </w:t>
      </w:r>
    </w:p>
    <w:p w14:paraId="4849C9E7" w14:textId="77777777" w:rsidR="00D661D8" w:rsidRPr="007435EB" w:rsidRDefault="00D661D8" w:rsidP="00D661D8">
      <w:pPr>
        <w:rPr>
          <w:rtl/>
        </w:rPr>
      </w:pPr>
      <w:r w:rsidRPr="007435EB">
        <w:rPr>
          <w:rFonts w:ascii="Fb Fontext" w:hAnsi="Fb Fontext" w:hint="cs"/>
          <w:rtl/>
        </w:rPr>
        <w:t>דהנכנס</w:t>
      </w:r>
      <w:r w:rsidRPr="007435EB">
        <w:rPr>
          <w:rFonts w:ascii="Fb Fontext" w:hAnsi="Fb Fontext"/>
          <w:rtl/>
        </w:rPr>
        <w:t xml:space="preserve"> </w:t>
      </w:r>
      <w:r w:rsidRPr="007435EB">
        <w:rPr>
          <w:rFonts w:ascii="Fb Fontext" w:hAnsi="Fb Fontext" w:hint="cs"/>
          <w:rtl/>
        </w:rPr>
        <w:t>לביתו</w:t>
      </w:r>
      <w:r w:rsidRPr="007435EB">
        <w:rPr>
          <w:rFonts w:ascii="Fb Fontext" w:hAnsi="Fb Fontext"/>
          <w:rtl/>
        </w:rPr>
        <w:t xml:space="preserve"> </w:t>
      </w:r>
      <w:r w:rsidRPr="007435EB">
        <w:rPr>
          <w:rFonts w:ascii="Fb Fontext" w:hAnsi="Fb Fontext" w:hint="cs"/>
          <w:rtl/>
        </w:rPr>
        <w:t>במוצ</w:t>
      </w:r>
      <w:r w:rsidRPr="007435EB">
        <w:rPr>
          <w:rFonts w:ascii="Fb Fontext" w:hAnsi="Fb Fontext"/>
          <w:rtl/>
        </w:rPr>
        <w:t>"</w:t>
      </w:r>
      <w:r w:rsidRPr="007435EB">
        <w:rPr>
          <w:rFonts w:ascii="Fb Fontext" w:hAnsi="Fb Fontext" w:hint="cs"/>
          <w:rtl/>
        </w:rPr>
        <w:t>ש</w:t>
      </w:r>
      <w:r w:rsidRPr="007435EB">
        <w:rPr>
          <w:rFonts w:ascii="Fb Fontext" w:hAnsi="Fb Fontext"/>
          <w:rtl/>
        </w:rPr>
        <w:t xml:space="preserve"> </w:t>
      </w:r>
      <w:r w:rsidRPr="007435EB">
        <w:rPr>
          <w:rFonts w:ascii="Fb Fontext" w:hAnsi="Fb Fontext" w:hint="cs"/>
          <w:rtl/>
        </w:rPr>
        <w:t>מברך</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היין</w:t>
      </w:r>
      <w:r w:rsidRPr="007435EB">
        <w:rPr>
          <w:rFonts w:ascii="Fb Fontext" w:hAnsi="Fb Fontext"/>
          <w:rtl/>
        </w:rPr>
        <w:t xml:space="preserve">, </w:t>
      </w:r>
      <w:r w:rsidRPr="007435EB">
        <w:rPr>
          <w:rFonts w:ascii="Fb Fontext" w:hAnsi="Fb Fontext" w:hint="cs"/>
          <w:rtl/>
        </w:rPr>
        <w:t>ועל</w:t>
      </w:r>
      <w:r w:rsidRPr="007435EB">
        <w:rPr>
          <w:rFonts w:ascii="Fb Fontext" w:hAnsi="Fb Fontext"/>
          <w:rtl/>
        </w:rPr>
        <w:t xml:space="preserve"> </w:t>
      </w:r>
      <w:r w:rsidRPr="007435EB">
        <w:rPr>
          <w:rFonts w:ascii="Fb Fontext" w:hAnsi="Fb Fontext" w:hint="cs"/>
          <w:rtl/>
        </w:rPr>
        <w:t>המאור</w:t>
      </w:r>
      <w:r w:rsidRPr="007435EB">
        <w:rPr>
          <w:rFonts w:ascii="Fb Fontext" w:hAnsi="Fb Fontext"/>
          <w:rtl/>
        </w:rPr>
        <w:t xml:space="preserve">, </w:t>
      </w:r>
      <w:r w:rsidRPr="007435EB">
        <w:rPr>
          <w:rFonts w:ascii="Fb Fontext" w:hAnsi="Fb Fontext" w:hint="cs"/>
          <w:rtl/>
        </w:rPr>
        <w:t>ועל</w:t>
      </w:r>
      <w:r w:rsidRPr="007435EB">
        <w:rPr>
          <w:rFonts w:ascii="Fb Fontext" w:hAnsi="Fb Fontext"/>
          <w:rtl/>
        </w:rPr>
        <w:t xml:space="preserve"> </w:t>
      </w:r>
      <w:r w:rsidRPr="007435EB">
        <w:rPr>
          <w:rFonts w:ascii="Fb Fontext" w:hAnsi="Fb Fontext" w:hint="cs"/>
          <w:rtl/>
        </w:rPr>
        <w:t>הבשמים</w:t>
      </w:r>
      <w:r w:rsidRPr="007435EB">
        <w:rPr>
          <w:rFonts w:ascii="Fb Fontext" w:hAnsi="Fb Fontext"/>
          <w:rtl/>
        </w:rPr>
        <w:t xml:space="preserve">, </w:t>
      </w:r>
      <w:r w:rsidRPr="007435EB">
        <w:rPr>
          <w:rFonts w:ascii="Fb Fontext" w:hAnsi="Fb Fontext" w:hint="cs"/>
          <w:rtl/>
        </w:rPr>
        <w:t>ואח</w:t>
      </w:r>
      <w:r w:rsidRPr="007435EB">
        <w:rPr>
          <w:rFonts w:ascii="Fb Fontext" w:hAnsi="Fb Fontext"/>
          <w:rtl/>
        </w:rPr>
        <w:t>"</w:t>
      </w:r>
      <w:r w:rsidRPr="007435EB">
        <w:rPr>
          <w:rFonts w:ascii="Fb Fontext" w:hAnsi="Fb Fontext" w:hint="cs"/>
          <w:rtl/>
        </w:rPr>
        <w:t>כ</w:t>
      </w:r>
      <w:r w:rsidRPr="007435EB">
        <w:rPr>
          <w:rFonts w:ascii="Fb Fontext" w:hAnsi="Fb Fontext"/>
          <w:rtl/>
        </w:rPr>
        <w:t xml:space="preserve"> </w:t>
      </w:r>
      <w:r w:rsidRPr="007435EB">
        <w:rPr>
          <w:rFonts w:ascii="Fb Fontext" w:hAnsi="Fb Fontext" w:hint="cs"/>
          <w:rtl/>
        </w:rPr>
        <w:t>אומר</w:t>
      </w:r>
      <w:r w:rsidRPr="007435EB">
        <w:rPr>
          <w:rFonts w:ascii="Fb Fontext" w:hAnsi="Fb Fontext"/>
          <w:rtl/>
        </w:rPr>
        <w:t xml:space="preserve"> </w:t>
      </w:r>
      <w:r w:rsidRPr="007435EB">
        <w:rPr>
          <w:rFonts w:ascii="Fb Fontext" w:hAnsi="Fb Fontext" w:hint="cs"/>
          <w:rtl/>
        </w:rPr>
        <w:t>הבדלה</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הכוס</w:t>
      </w:r>
      <w:r w:rsidRPr="007435EB">
        <w:rPr>
          <w:rFonts w:ascii="Fb Fontext" w:hAnsi="Fb Fontext"/>
          <w:rtl/>
        </w:rPr>
        <w:t>.</w:t>
      </w:r>
    </w:p>
    <w:p w14:paraId="51D3878C" w14:textId="77777777" w:rsidR="00D661D8" w:rsidRPr="007435EB" w:rsidRDefault="00D661D8" w:rsidP="00D661D8">
      <w:pPr>
        <w:rPr>
          <w:rtl/>
        </w:rPr>
      </w:pPr>
      <w:r w:rsidRPr="007435EB">
        <w:rPr>
          <w:rFonts w:hint="cs"/>
          <w:rtl/>
        </w:rPr>
        <w:t>ואם</w:t>
      </w:r>
      <w:r w:rsidRPr="007435EB">
        <w:rPr>
          <w:rtl/>
        </w:rPr>
        <w:t xml:space="preserve"> </w:t>
      </w:r>
      <w:r w:rsidRPr="007435EB">
        <w:rPr>
          <w:rFonts w:hint="cs"/>
          <w:rtl/>
        </w:rPr>
        <w:t>אין</w:t>
      </w:r>
      <w:r w:rsidRPr="007435EB">
        <w:rPr>
          <w:rtl/>
        </w:rPr>
        <w:t xml:space="preserve"> </w:t>
      </w:r>
      <w:r w:rsidRPr="007435EB">
        <w:rPr>
          <w:rFonts w:hint="cs"/>
          <w:rtl/>
        </w:rPr>
        <w:t>לו</w:t>
      </w:r>
      <w:r w:rsidRPr="007435EB">
        <w:rPr>
          <w:rtl/>
        </w:rPr>
        <w:t xml:space="preserve"> </w:t>
      </w:r>
      <w:r w:rsidRPr="007435EB">
        <w:rPr>
          <w:rFonts w:hint="cs"/>
          <w:rtl/>
        </w:rPr>
        <w:t>אלא</w:t>
      </w:r>
      <w:r w:rsidRPr="007435EB">
        <w:rPr>
          <w:rtl/>
        </w:rPr>
        <w:t xml:space="preserve"> </w:t>
      </w:r>
      <w:r w:rsidRPr="007435EB">
        <w:rPr>
          <w:rFonts w:hint="cs"/>
          <w:rtl/>
        </w:rPr>
        <w:t>כוס</w:t>
      </w:r>
      <w:r w:rsidRPr="007435EB">
        <w:rPr>
          <w:rtl/>
        </w:rPr>
        <w:t xml:space="preserve"> </w:t>
      </w:r>
      <w:r w:rsidRPr="007435EB">
        <w:rPr>
          <w:rFonts w:hint="cs"/>
          <w:rtl/>
        </w:rPr>
        <w:t>אחד</w:t>
      </w:r>
      <w:r w:rsidRPr="007435EB">
        <w:rPr>
          <w:rtl/>
        </w:rPr>
        <w:t xml:space="preserve"> </w:t>
      </w:r>
      <w:r w:rsidRPr="007435EB">
        <w:rPr>
          <w:rFonts w:hint="cs"/>
          <w:rtl/>
        </w:rPr>
        <w:t>מניחו</w:t>
      </w:r>
      <w:r w:rsidRPr="007435EB">
        <w:rPr>
          <w:rtl/>
        </w:rPr>
        <w:t xml:space="preserve"> </w:t>
      </w:r>
      <w:r w:rsidRPr="007435EB">
        <w:rPr>
          <w:rFonts w:hint="cs"/>
          <w:rtl/>
        </w:rPr>
        <w:t>עד</w:t>
      </w:r>
      <w:r w:rsidRPr="007435EB">
        <w:rPr>
          <w:rtl/>
        </w:rPr>
        <w:t xml:space="preserve"> </w:t>
      </w:r>
      <w:r w:rsidRPr="007435EB">
        <w:rPr>
          <w:rFonts w:hint="cs"/>
          <w:rtl/>
        </w:rPr>
        <w:t>לאחר</w:t>
      </w:r>
      <w:r w:rsidRPr="007435EB">
        <w:rPr>
          <w:rtl/>
        </w:rPr>
        <w:t xml:space="preserve"> </w:t>
      </w:r>
      <w:r w:rsidRPr="007435EB">
        <w:rPr>
          <w:rFonts w:hint="cs"/>
          <w:rtl/>
        </w:rPr>
        <w:t>המזון</w:t>
      </w:r>
      <w:r w:rsidRPr="007435EB">
        <w:rPr>
          <w:rtl/>
        </w:rPr>
        <w:t xml:space="preserve">, </w:t>
      </w:r>
      <w:r w:rsidRPr="007435EB">
        <w:rPr>
          <w:rFonts w:hint="cs"/>
          <w:rtl/>
        </w:rPr>
        <w:t>ומשלשלן</w:t>
      </w:r>
      <w:r w:rsidRPr="007435EB">
        <w:rPr>
          <w:rtl/>
        </w:rPr>
        <w:t xml:space="preserve"> </w:t>
      </w:r>
      <w:r w:rsidRPr="007435EB">
        <w:rPr>
          <w:rFonts w:hint="cs"/>
          <w:rtl/>
        </w:rPr>
        <w:t>כולן</w:t>
      </w:r>
      <w:r w:rsidRPr="007435EB">
        <w:rPr>
          <w:rtl/>
        </w:rPr>
        <w:t xml:space="preserve"> </w:t>
      </w:r>
      <w:r w:rsidRPr="007435EB">
        <w:rPr>
          <w:rFonts w:hint="cs"/>
          <w:rtl/>
        </w:rPr>
        <w:t>לאחריו</w:t>
      </w:r>
      <w:r w:rsidRPr="007435EB">
        <w:rPr>
          <w:rtl/>
        </w:rPr>
        <w:t>.</w:t>
      </w:r>
      <w:r w:rsidRPr="007435EB">
        <w:rPr>
          <w:rFonts w:hint="cs"/>
          <w:rtl/>
        </w:rPr>
        <w:t xml:space="preserve"> ולא</w:t>
      </w:r>
      <w:r w:rsidRPr="007435EB">
        <w:rPr>
          <w:rtl/>
        </w:rPr>
        <w:t xml:space="preserve"> </w:t>
      </w:r>
      <w:r w:rsidRPr="007435EB">
        <w:rPr>
          <w:rFonts w:hint="cs"/>
          <w:rtl/>
        </w:rPr>
        <w:t>אמרינן</w:t>
      </w:r>
      <w:r w:rsidRPr="007435EB">
        <w:rPr>
          <w:rtl/>
        </w:rPr>
        <w:t xml:space="preserve"> </w:t>
      </w:r>
      <w:r w:rsidRPr="007435EB">
        <w:rPr>
          <w:rFonts w:hint="cs"/>
          <w:rtl/>
        </w:rPr>
        <w:t>חביבה</w:t>
      </w:r>
      <w:r w:rsidRPr="007435EB">
        <w:rPr>
          <w:rtl/>
        </w:rPr>
        <w:t xml:space="preserve"> </w:t>
      </w:r>
      <w:r w:rsidRPr="007435EB">
        <w:rPr>
          <w:rFonts w:hint="cs"/>
          <w:rtl/>
        </w:rPr>
        <w:t>מצוה</w:t>
      </w:r>
      <w:r w:rsidRPr="007435EB">
        <w:rPr>
          <w:rtl/>
        </w:rPr>
        <w:t xml:space="preserve"> </w:t>
      </w:r>
      <w:r w:rsidRPr="007435EB">
        <w:rPr>
          <w:rFonts w:hint="cs"/>
          <w:rtl/>
        </w:rPr>
        <w:t>בשעתה</w:t>
      </w:r>
      <w:r w:rsidRPr="007435EB">
        <w:rPr>
          <w:rtl/>
        </w:rPr>
        <w:t>.</w:t>
      </w:r>
    </w:p>
    <w:p w14:paraId="3B03DD87" w14:textId="77777777" w:rsidR="00D661D8" w:rsidRPr="00306D2D" w:rsidRDefault="00D661D8" w:rsidP="00D661D8">
      <w:pPr>
        <w:pStyle w:val="36"/>
        <w:framePr w:wrap="notBeside"/>
        <w:rPr>
          <w:rtl/>
        </w:rPr>
      </w:pPr>
      <w:r w:rsidRPr="00306D2D">
        <w:rPr>
          <w:rtl/>
        </w:rPr>
        <w:t xml:space="preserve">- </w:t>
      </w:r>
      <w:r w:rsidRPr="00306D2D">
        <w:rPr>
          <w:rFonts w:hint="cs"/>
          <w:rtl/>
        </w:rPr>
        <w:t xml:space="preserve">דענהו </w:t>
      </w:r>
    </w:p>
    <w:p w14:paraId="1E564B74" w14:textId="77777777" w:rsidR="00D661D8" w:rsidRPr="007435EB" w:rsidRDefault="00D661D8" w:rsidP="00D661D8">
      <w:pPr>
        <w:rPr>
          <w:rtl/>
        </w:rPr>
      </w:pPr>
      <w:r w:rsidRPr="007435EB">
        <w:rPr>
          <w:rFonts w:hint="cs"/>
          <w:rtl/>
        </w:rPr>
        <w:t>לא</w:t>
      </w:r>
      <w:r w:rsidRPr="007435EB">
        <w:rPr>
          <w:rtl/>
        </w:rPr>
        <w:t xml:space="preserve"> </w:t>
      </w:r>
      <w:r w:rsidRPr="007435EB">
        <w:rPr>
          <w:rFonts w:hint="cs"/>
          <w:rtl/>
        </w:rPr>
        <w:t>חכם אני ולא חוזה ולא יחיד</w:t>
      </w:r>
      <w:r w:rsidRPr="007435EB">
        <w:rPr>
          <w:rtl/>
        </w:rPr>
        <w:t xml:space="preserve">, </w:t>
      </w:r>
      <w:r w:rsidRPr="007435EB">
        <w:rPr>
          <w:rFonts w:hint="cs"/>
          <w:rtl/>
        </w:rPr>
        <w:t>אלא</w:t>
      </w:r>
      <w:r w:rsidRPr="007435EB">
        <w:rPr>
          <w:rtl/>
        </w:rPr>
        <w:t xml:space="preserve"> </w:t>
      </w:r>
      <w:r w:rsidRPr="007435EB">
        <w:rPr>
          <w:rFonts w:hint="cs"/>
          <w:rtl/>
        </w:rPr>
        <w:t>גמרנא</w:t>
      </w:r>
      <w:r w:rsidRPr="007435EB">
        <w:rPr>
          <w:rtl/>
        </w:rPr>
        <w:t xml:space="preserve"> </w:t>
      </w:r>
      <w:r w:rsidRPr="007435EB">
        <w:rPr>
          <w:rFonts w:hint="cs"/>
          <w:rtl/>
        </w:rPr>
        <w:t>וסדרנא</w:t>
      </w:r>
      <w:r w:rsidRPr="007435EB">
        <w:rPr>
          <w:rtl/>
        </w:rPr>
        <w:t xml:space="preserve"> </w:t>
      </w:r>
      <w:r w:rsidRPr="007435EB">
        <w:rPr>
          <w:rFonts w:hint="cs"/>
          <w:rtl/>
        </w:rPr>
        <w:t>אנא</w:t>
      </w:r>
      <w:r w:rsidRPr="007435EB">
        <w:rPr>
          <w:rtl/>
        </w:rPr>
        <w:t>,</w:t>
      </w:r>
    </w:p>
    <w:p w14:paraId="6F995896" w14:textId="77777777" w:rsidR="00D661D8" w:rsidRPr="00306D2D" w:rsidRDefault="00D661D8" w:rsidP="00D661D8">
      <w:pPr>
        <w:pStyle w:val="36"/>
        <w:framePr w:wrap="notBeside"/>
        <w:rPr>
          <w:rtl/>
        </w:rPr>
      </w:pPr>
      <w:r w:rsidRPr="00306D2D">
        <w:rPr>
          <w:rFonts w:hint="cs"/>
          <w:rtl/>
        </w:rPr>
        <w:t>וכן</w:t>
      </w:r>
      <w:r w:rsidRPr="00306D2D">
        <w:rPr>
          <w:rtl/>
        </w:rPr>
        <w:t xml:space="preserve"> </w:t>
      </w:r>
      <w:r w:rsidRPr="00306D2D">
        <w:rPr>
          <w:rFonts w:hint="cs"/>
          <w:rtl/>
        </w:rPr>
        <w:t>מורין</w:t>
      </w:r>
      <w:r w:rsidRPr="00306D2D">
        <w:rPr>
          <w:rtl/>
        </w:rPr>
        <w:t xml:space="preserve"> </w:t>
      </w:r>
    </w:p>
    <w:p w14:paraId="68E85C37" w14:textId="77777777" w:rsidR="00D661D8" w:rsidRDefault="00D661D8" w:rsidP="00D661D8">
      <w:pPr>
        <w:rPr>
          <w:rtl/>
        </w:rPr>
      </w:pPr>
      <w:r w:rsidRPr="007435EB">
        <w:rPr>
          <w:rFonts w:ascii="Fb Fontext" w:hAnsi="Fb Fontext" w:hint="cs"/>
          <w:rtl/>
        </w:rPr>
        <w:t>בבי</w:t>
      </w:r>
      <w:r w:rsidRPr="007435EB">
        <w:rPr>
          <w:rFonts w:ascii="Fb Fontext" w:hAnsi="Fb Fontext"/>
          <w:rtl/>
        </w:rPr>
        <w:t xml:space="preserve"> </w:t>
      </w:r>
      <w:r w:rsidRPr="007435EB">
        <w:rPr>
          <w:rFonts w:ascii="Fb Fontext" w:hAnsi="Fb Fontext" w:hint="cs"/>
          <w:rtl/>
        </w:rPr>
        <w:t>מדרשא</w:t>
      </w:r>
      <w:r w:rsidRPr="007435EB">
        <w:rPr>
          <w:rFonts w:ascii="Fb Fontext" w:hAnsi="Fb Fontext"/>
          <w:rtl/>
        </w:rPr>
        <w:t xml:space="preserve"> </w:t>
      </w:r>
      <w:r>
        <w:rPr>
          <w:rFonts w:ascii="Fb Fontext" w:hAnsi="Fb Fontext" w:hint="cs"/>
          <w:rtl/>
        </w:rPr>
        <w:t>כמותי</w:t>
      </w:r>
      <w:r w:rsidRPr="007435EB">
        <w:rPr>
          <w:rFonts w:ascii="Fb Fontext" w:hAnsi="Fb Fontext"/>
          <w:rtl/>
        </w:rPr>
        <w:t xml:space="preserve">- </w:t>
      </w:r>
      <w:r>
        <w:rPr>
          <w:rFonts w:ascii="Fb Fontext" w:hAnsi="Fb Fontext" w:hint="cs"/>
          <w:rtl/>
        </w:rPr>
        <w:t xml:space="preserve">דשאני בין </w:t>
      </w:r>
    </w:p>
    <w:p w14:paraId="35268F36" w14:textId="77777777" w:rsidR="00D661D8" w:rsidRPr="007435EB" w:rsidRDefault="00D661D8" w:rsidP="00D661D8">
      <w:pPr>
        <w:rPr>
          <w:rFonts w:cs="Guttman Vilna"/>
          <w:b/>
          <w:bCs/>
          <w:rtl/>
        </w:rPr>
      </w:pPr>
      <w:r w:rsidRPr="009A124F">
        <w:rPr>
          <w:rFonts w:hint="cs"/>
          <w:b/>
          <w:bCs/>
          <w:rtl/>
        </w:rPr>
        <w:t>להכניס היום</w:t>
      </w:r>
      <w:r w:rsidRPr="009A124F">
        <w:rPr>
          <w:b/>
          <w:bCs/>
          <w:rtl/>
        </w:rPr>
        <w:t xml:space="preserve"> -</w:t>
      </w:r>
      <w:r w:rsidRPr="007435EB">
        <w:rPr>
          <w:rtl/>
        </w:rPr>
        <w:t xml:space="preserve"> </w:t>
      </w:r>
      <w:r w:rsidRPr="007435EB">
        <w:rPr>
          <w:rFonts w:hint="cs"/>
          <w:rtl/>
        </w:rPr>
        <w:t>כל</w:t>
      </w:r>
      <w:r w:rsidRPr="007435EB">
        <w:rPr>
          <w:rtl/>
        </w:rPr>
        <w:t xml:space="preserve"> </w:t>
      </w:r>
      <w:r w:rsidRPr="007435EB">
        <w:rPr>
          <w:rFonts w:hint="cs"/>
          <w:rtl/>
        </w:rPr>
        <w:t>כמה</w:t>
      </w:r>
      <w:r w:rsidRPr="007435EB">
        <w:rPr>
          <w:rtl/>
        </w:rPr>
        <w:t xml:space="preserve"> </w:t>
      </w:r>
      <w:r w:rsidRPr="007435EB">
        <w:rPr>
          <w:rFonts w:hint="cs"/>
          <w:rtl/>
        </w:rPr>
        <w:t>שמקדימים עדיף</w:t>
      </w:r>
      <w:r w:rsidRPr="007435EB">
        <w:rPr>
          <w:rtl/>
        </w:rPr>
        <w:t xml:space="preserve">, </w:t>
      </w:r>
      <w:r w:rsidRPr="007435EB">
        <w:rPr>
          <w:rFonts w:hint="cs"/>
          <w:rtl/>
        </w:rPr>
        <w:t>ומחבבינן</w:t>
      </w:r>
      <w:r w:rsidRPr="007435EB">
        <w:rPr>
          <w:rtl/>
        </w:rPr>
        <w:t xml:space="preserve"> </w:t>
      </w:r>
      <w:r w:rsidRPr="007435EB">
        <w:rPr>
          <w:rFonts w:hint="cs"/>
          <w:rtl/>
        </w:rPr>
        <w:t>ליה</w:t>
      </w:r>
      <w:r w:rsidRPr="007435EB">
        <w:rPr>
          <w:rtl/>
        </w:rPr>
        <w:t>.</w:t>
      </w:r>
    </w:p>
    <w:p w14:paraId="2350CD4E" w14:textId="77777777" w:rsidR="00D661D8" w:rsidRPr="007435EB" w:rsidRDefault="00D661D8" w:rsidP="00D661D8">
      <w:pPr>
        <w:rPr>
          <w:rtl/>
        </w:rPr>
      </w:pPr>
      <w:r w:rsidRPr="009A124F">
        <w:rPr>
          <w:rFonts w:ascii="Fb Fontext" w:hAnsi="Fb Fontext" w:hint="cs"/>
          <w:b/>
          <w:bCs/>
          <w:sz w:val="20"/>
          <w:rtl/>
        </w:rPr>
        <w:t>להוציא היום</w:t>
      </w:r>
      <w:r w:rsidRPr="009A124F">
        <w:rPr>
          <w:rFonts w:ascii="Fb Fontext" w:hAnsi="Fb Fontext"/>
          <w:b/>
          <w:bCs/>
          <w:sz w:val="20"/>
          <w:rtl/>
        </w:rPr>
        <w:t xml:space="preserve"> -</w:t>
      </w:r>
      <w:r w:rsidRPr="007435EB">
        <w:rPr>
          <w:rFonts w:ascii="Fb Fontext" w:hAnsi="Fb Fontext"/>
          <w:sz w:val="20"/>
          <w:rtl/>
        </w:rPr>
        <w:t xml:space="preserve"> </w:t>
      </w:r>
      <w:r w:rsidRPr="007435EB">
        <w:rPr>
          <w:rFonts w:ascii="Fb Fontext" w:hAnsi="Fb Fontext" w:hint="cs"/>
          <w:sz w:val="20"/>
          <w:rtl/>
        </w:rPr>
        <w:t>מאחרינן</w:t>
      </w:r>
      <w:r w:rsidRPr="007435EB">
        <w:rPr>
          <w:rFonts w:ascii="Fb Fontext" w:hAnsi="Fb Fontext"/>
          <w:sz w:val="20"/>
          <w:rtl/>
        </w:rPr>
        <w:t xml:space="preserve"> </w:t>
      </w:r>
      <w:r w:rsidRPr="007435EB">
        <w:rPr>
          <w:rFonts w:ascii="Fb Fontext" w:hAnsi="Fb Fontext" w:hint="cs"/>
          <w:sz w:val="20"/>
          <w:rtl/>
        </w:rPr>
        <w:t>ליה</w:t>
      </w:r>
      <w:r w:rsidRPr="007435EB">
        <w:rPr>
          <w:rFonts w:ascii="Fb Fontext" w:hAnsi="Fb Fontext"/>
          <w:sz w:val="20"/>
          <w:rtl/>
        </w:rPr>
        <w:t xml:space="preserve">, </w:t>
      </w:r>
      <w:r>
        <w:rPr>
          <w:rFonts w:ascii="Fb Fontext" w:hAnsi="Fb Fontext" w:hint="cs"/>
          <w:sz w:val="20"/>
          <w:rtl/>
        </w:rPr>
        <w:t>ש</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יהא כמשא</w:t>
      </w:r>
      <w:r w:rsidRPr="007435EB">
        <w:rPr>
          <w:rFonts w:ascii="Fb Fontext" w:hAnsi="Fb Fontext"/>
          <w:sz w:val="20"/>
          <w:rtl/>
        </w:rPr>
        <w:t>.</w:t>
      </w:r>
    </w:p>
    <w:p w14:paraId="6DE0F623" w14:textId="77777777" w:rsidR="00D661D8" w:rsidRPr="007435EB" w:rsidRDefault="00D661D8" w:rsidP="00D661D8">
      <w:pPr>
        <w:spacing w:before="4"/>
        <w:rPr>
          <w:rtl/>
        </w:rPr>
      </w:pPr>
      <w:r w:rsidRPr="005C3FF1">
        <w:rPr>
          <w:rStyle w:val="afffa"/>
          <w:rFonts w:hint="cs"/>
          <w:rtl/>
        </w:rPr>
        <w:t>ש</w:t>
      </w:r>
      <w:r w:rsidRPr="005C3FF1">
        <w:rPr>
          <w:rStyle w:val="afffa"/>
          <w:rtl/>
        </w:rPr>
        <w:t>"</w:t>
      </w:r>
      <w:r w:rsidRPr="005C3FF1">
        <w:rPr>
          <w:rStyle w:val="afffa"/>
          <w:rFonts w:hint="cs"/>
          <w:rtl/>
        </w:rPr>
        <w:t>מ</w:t>
      </w:r>
      <w:r w:rsidRPr="005C3FF1">
        <w:rPr>
          <w:rStyle w:val="afffa"/>
          <w:rtl/>
        </w:rPr>
        <w:t xml:space="preserve"> </w:t>
      </w:r>
      <w:r>
        <w:rPr>
          <w:rFonts w:ascii="Fb Fontext" w:hAnsi="Fb Fontext" w:hint="cs"/>
          <w:rtl/>
        </w:rPr>
        <w:t>מ</w:t>
      </w:r>
      <w:r w:rsidRPr="007435EB">
        <w:rPr>
          <w:rFonts w:ascii="Fb Fontext" w:hAnsi="Fb Fontext" w:hint="cs"/>
          <w:rtl/>
        </w:rPr>
        <w:t>מתניתא</w:t>
      </w:r>
      <w:r w:rsidRPr="007435EB">
        <w:rPr>
          <w:rFonts w:ascii="Fb Fontext" w:hAnsi="Fb Fontext"/>
          <w:rtl/>
        </w:rPr>
        <w:t xml:space="preserve"> </w:t>
      </w:r>
      <w:r>
        <w:rPr>
          <w:rStyle w:val="afffa"/>
          <w:rFonts w:hint="cs"/>
          <w:rtl/>
        </w:rPr>
        <w:t xml:space="preserve">שמונה </w:t>
      </w:r>
      <w:r w:rsidRPr="009A124F">
        <w:rPr>
          <w:rStyle w:val="affffff0"/>
          <w:rFonts w:hint="cs"/>
          <w:rtl/>
        </w:rPr>
        <w:t>הלכות</w:t>
      </w:r>
      <w:r w:rsidRPr="007435EB">
        <w:rPr>
          <w:rFonts w:ascii="Fb Fontext" w:hAnsi="Fb Fontext"/>
          <w:rtl/>
        </w:rPr>
        <w:t>.</w:t>
      </w:r>
    </w:p>
    <w:p w14:paraId="6A4F7D85" w14:textId="77777777" w:rsidR="00D661D8" w:rsidRPr="00306D2D" w:rsidRDefault="00D661D8" w:rsidP="00D661D8">
      <w:pPr>
        <w:pStyle w:val="36"/>
        <w:framePr w:wrap="notBeside"/>
        <w:rPr>
          <w:rtl/>
        </w:rPr>
      </w:pPr>
      <w:r w:rsidRPr="00306D2D">
        <w:rPr>
          <w:rFonts w:hint="cs"/>
          <w:rtl/>
        </w:rPr>
        <w:t>ש</w:t>
      </w:r>
      <w:r w:rsidRPr="00306D2D">
        <w:rPr>
          <w:rtl/>
        </w:rPr>
        <w:t>"</w:t>
      </w:r>
      <w:r w:rsidRPr="00306D2D">
        <w:rPr>
          <w:rFonts w:hint="cs"/>
          <w:rtl/>
        </w:rPr>
        <w:t>מ</w:t>
      </w:r>
      <w:r w:rsidRPr="00306D2D">
        <w:rPr>
          <w:rtl/>
        </w:rPr>
        <w:t xml:space="preserve">: </w:t>
      </w:r>
    </w:p>
    <w:p w14:paraId="068F4B3C" w14:textId="77777777" w:rsidR="00D661D8" w:rsidRPr="00306D2D" w:rsidRDefault="00D661D8" w:rsidP="00D661D8">
      <w:pPr>
        <w:rPr>
          <w:rtl/>
        </w:rPr>
      </w:pPr>
      <w:r w:rsidRPr="00306D2D">
        <w:rPr>
          <w:rFonts w:hint="cs"/>
          <w:rtl/>
        </w:rPr>
        <w:t>המבדיל</w:t>
      </w:r>
      <w:r w:rsidRPr="00306D2D">
        <w:rPr>
          <w:rtl/>
        </w:rPr>
        <w:t xml:space="preserve"> </w:t>
      </w:r>
      <w:r w:rsidRPr="00306D2D">
        <w:rPr>
          <w:rFonts w:hint="cs"/>
          <w:rtl/>
        </w:rPr>
        <w:t>בתפלה</w:t>
      </w:r>
      <w:r w:rsidRPr="00306D2D">
        <w:rPr>
          <w:rtl/>
        </w:rPr>
        <w:t xml:space="preserve"> </w:t>
      </w:r>
      <w:r w:rsidRPr="00306D2D">
        <w:rPr>
          <w:rFonts w:hint="cs"/>
          <w:rtl/>
        </w:rPr>
        <w:t>צריך</w:t>
      </w:r>
      <w:r w:rsidRPr="00306D2D">
        <w:rPr>
          <w:rtl/>
        </w:rPr>
        <w:t xml:space="preserve"> </w:t>
      </w:r>
      <w:r w:rsidRPr="00306D2D">
        <w:rPr>
          <w:rFonts w:hint="cs"/>
          <w:rtl/>
        </w:rPr>
        <w:t>שיבדיל</w:t>
      </w:r>
      <w:r w:rsidRPr="00306D2D">
        <w:rPr>
          <w:rtl/>
        </w:rPr>
        <w:t xml:space="preserve"> </w:t>
      </w:r>
      <w:r w:rsidRPr="00306D2D">
        <w:rPr>
          <w:rFonts w:hint="cs"/>
          <w:rtl/>
        </w:rPr>
        <w:t>על</w:t>
      </w:r>
      <w:r w:rsidRPr="00306D2D">
        <w:rPr>
          <w:rtl/>
        </w:rPr>
        <w:t xml:space="preserve"> </w:t>
      </w:r>
      <w:r w:rsidRPr="00306D2D">
        <w:rPr>
          <w:rFonts w:hint="cs"/>
          <w:rtl/>
        </w:rPr>
        <w:t>הכוס</w:t>
      </w:r>
      <w:r w:rsidRPr="00306D2D">
        <w:rPr>
          <w:rtl/>
        </w:rPr>
        <w:t>.</w:t>
      </w:r>
    </w:p>
    <w:p w14:paraId="4245F033" w14:textId="77777777" w:rsidR="00D661D8" w:rsidRPr="00306D2D" w:rsidRDefault="00D661D8" w:rsidP="00D661D8">
      <w:pPr>
        <w:pStyle w:val="36"/>
        <w:framePr w:wrap="notBeside"/>
        <w:rPr>
          <w:rtl/>
        </w:rPr>
      </w:pPr>
      <w:r w:rsidRPr="00306D2D">
        <w:rPr>
          <w:rFonts w:hint="cs"/>
          <w:rtl/>
        </w:rPr>
        <w:t>וש</w:t>
      </w:r>
      <w:r w:rsidRPr="00306D2D">
        <w:rPr>
          <w:rtl/>
        </w:rPr>
        <w:t>"</w:t>
      </w:r>
      <w:r w:rsidRPr="00306D2D">
        <w:rPr>
          <w:rFonts w:hint="cs"/>
          <w:rtl/>
        </w:rPr>
        <w:t>מ</w:t>
      </w:r>
      <w:r w:rsidRPr="00306D2D">
        <w:rPr>
          <w:rtl/>
        </w:rPr>
        <w:t xml:space="preserve">: </w:t>
      </w:r>
    </w:p>
    <w:p w14:paraId="101C9F3C" w14:textId="77777777" w:rsidR="00D661D8" w:rsidRPr="00306D2D" w:rsidRDefault="00D661D8" w:rsidP="00D661D8">
      <w:pPr>
        <w:rPr>
          <w:rtl/>
        </w:rPr>
      </w:pPr>
      <w:r w:rsidRPr="007435EB">
        <w:rPr>
          <w:rFonts w:hint="cs"/>
          <w:rtl/>
        </w:rPr>
        <w:t>ברכה</w:t>
      </w:r>
      <w:r w:rsidRPr="007435EB">
        <w:rPr>
          <w:rtl/>
        </w:rPr>
        <w:t xml:space="preserve"> </w:t>
      </w:r>
      <w:r w:rsidRPr="007435EB">
        <w:rPr>
          <w:rFonts w:hint="cs"/>
          <w:rtl/>
        </w:rPr>
        <w:t>טעונה</w:t>
      </w:r>
      <w:r w:rsidRPr="007435EB">
        <w:rPr>
          <w:rtl/>
        </w:rPr>
        <w:t xml:space="preserve"> </w:t>
      </w:r>
      <w:r w:rsidRPr="007435EB">
        <w:rPr>
          <w:rFonts w:hint="cs"/>
          <w:rtl/>
        </w:rPr>
        <w:t>כוס</w:t>
      </w:r>
      <w:r w:rsidRPr="007435EB">
        <w:rPr>
          <w:rtl/>
        </w:rPr>
        <w:t>.</w:t>
      </w:r>
    </w:p>
    <w:p w14:paraId="351577F2" w14:textId="77777777" w:rsidR="00D661D8" w:rsidRPr="00306D2D" w:rsidRDefault="00D661D8" w:rsidP="00D661D8">
      <w:pPr>
        <w:pStyle w:val="36"/>
        <w:framePr w:wrap="notBeside"/>
        <w:rPr>
          <w:rtl/>
        </w:rPr>
      </w:pPr>
      <w:r w:rsidRPr="00306D2D">
        <w:rPr>
          <w:rFonts w:hint="cs"/>
          <w:rtl/>
        </w:rPr>
        <w:t>וש</w:t>
      </w:r>
      <w:r w:rsidRPr="00306D2D">
        <w:rPr>
          <w:rtl/>
        </w:rPr>
        <w:t>"</w:t>
      </w:r>
      <w:r w:rsidRPr="00306D2D">
        <w:rPr>
          <w:rFonts w:hint="cs"/>
          <w:rtl/>
        </w:rPr>
        <w:t>מ</w:t>
      </w:r>
      <w:r w:rsidRPr="00306D2D">
        <w:rPr>
          <w:rtl/>
        </w:rPr>
        <w:t xml:space="preserve">: </w:t>
      </w:r>
    </w:p>
    <w:p w14:paraId="13A74CC5" w14:textId="77777777" w:rsidR="00D661D8" w:rsidRPr="007435EB" w:rsidRDefault="00D661D8" w:rsidP="00D661D8">
      <w:pPr>
        <w:rPr>
          <w:rtl/>
        </w:rPr>
      </w:pPr>
      <w:r w:rsidRPr="00306D2D">
        <w:rPr>
          <w:rFonts w:hint="cs"/>
          <w:rtl/>
        </w:rPr>
        <w:t>כוס</w:t>
      </w:r>
      <w:r w:rsidRPr="007435EB">
        <w:rPr>
          <w:rtl/>
        </w:rPr>
        <w:t xml:space="preserve"> </w:t>
      </w:r>
      <w:r w:rsidRPr="007435EB">
        <w:rPr>
          <w:rFonts w:hint="cs"/>
          <w:rtl/>
        </w:rPr>
        <w:t>של</w:t>
      </w:r>
      <w:r w:rsidRPr="007435EB">
        <w:rPr>
          <w:rtl/>
        </w:rPr>
        <w:t xml:space="preserve"> </w:t>
      </w:r>
      <w:r w:rsidRPr="007435EB">
        <w:rPr>
          <w:rFonts w:hint="cs"/>
          <w:rtl/>
        </w:rPr>
        <w:t>ברכה</w:t>
      </w:r>
      <w:r w:rsidRPr="007435EB">
        <w:rPr>
          <w:rtl/>
        </w:rPr>
        <w:t xml:space="preserve"> </w:t>
      </w:r>
      <w:r w:rsidRPr="007435EB">
        <w:rPr>
          <w:rFonts w:hint="cs"/>
          <w:rtl/>
        </w:rPr>
        <w:t>צריך</w:t>
      </w:r>
      <w:r w:rsidRPr="007435EB">
        <w:rPr>
          <w:rtl/>
        </w:rPr>
        <w:t xml:space="preserve"> </w:t>
      </w:r>
      <w:r w:rsidRPr="007435EB">
        <w:rPr>
          <w:rFonts w:hint="cs"/>
          <w:rtl/>
        </w:rPr>
        <w:t>שיעור</w:t>
      </w:r>
      <w:r w:rsidRPr="007435EB">
        <w:rPr>
          <w:rtl/>
        </w:rPr>
        <w:t>.</w:t>
      </w:r>
    </w:p>
    <w:p w14:paraId="1438CA7B" w14:textId="77777777" w:rsidR="00D661D8" w:rsidRPr="00306D2D" w:rsidRDefault="00D661D8" w:rsidP="00D661D8">
      <w:pPr>
        <w:pStyle w:val="36"/>
        <w:framePr w:wrap="notBeside"/>
        <w:rPr>
          <w:rtl/>
        </w:rPr>
      </w:pPr>
      <w:r w:rsidRPr="00306D2D">
        <w:rPr>
          <w:rFonts w:hint="cs"/>
          <w:rtl/>
        </w:rPr>
        <w:t>וש</w:t>
      </w:r>
      <w:r w:rsidRPr="00306D2D">
        <w:rPr>
          <w:rtl/>
        </w:rPr>
        <w:t>"</w:t>
      </w:r>
      <w:r w:rsidRPr="00306D2D">
        <w:rPr>
          <w:rFonts w:hint="cs"/>
          <w:rtl/>
        </w:rPr>
        <w:t>מ</w:t>
      </w:r>
      <w:r w:rsidRPr="00306D2D">
        <w:rPr>
          <w:rtl/>
        </w:rPr>
        <w:t xml:space="preserve">: </w:t>
      </w:r>
    </w:p>
    <w:p w14:paraId="61BC8AE7" w14:textId="77777777" w:rsidR="00D661D8" w:rsidRPr="007435EB" w:rsidRDefault="00D661D8" w:rsidP="00D661D8">
      <w:pPr>
        <w:rPr>
          <w:rtl/>
        </w:rPr>
      </w:pPr>
      <w:r w:rsidRPr="007435EB">
        <w:rPr>
          <w:rFonts w:hint="cs"/>
          <w:rtl/>
        </w:rPr>
        <w:t>המברך</w:t>
      </w:r>
      <w:r w:rsidRPr="007435EB">
        <w:rPr>
          <w:rtl/>
        </w:rPr>
        <w:t xml:space="preserve"> </w:t>
      </w:r>
      <w:r w:rsidRPr="007435EB">
        <w:rPr>
          <w:rFonts w:hint="cs"/>
          <w:rtl/>
        </w:rPr>
        <w:t>צריך</w:t>
      </w:r>
      <w:r w:rsidRPr="007435EB">
        <w:rPr>
          <w:rtl/>
        </w:rPr>
        <w:t xml:space="preserve"> </w:t>
      </w:r>
      <w:r w:rsidRPr="007435EB">
        <w:rPr>
          <w:rFonts w:hint="cs"/>
          <w:rtl/>
        </w:rPr>
        <w:t>שיטעום</w:t>
      </w:r>
      <w:r w:rsidRPr="007435EB">
        <w:rPr>
          <w:rtl/>
        </w:rPr>
        <w:t>.</w:t>
      </w:r>
    </w:p>
    <w:p w14:paraId="19299EEE" w14:textId="77777777" w:rsidR="00D661D8" w:rsidRPr="00306D2D" w:rsidRDefault="00D661D8" w:rsidP="00D661D8">
      <w:pPr>
        <w:pStyle w:val="36"/>
        <w:framePr w:wrap="notBeside"/>
        <w:rPr>
          <w:rtl/>
        </w:rPr>
      </w:pPr>
      <w:r w:rsidRPr="00306D2D">
        <w:rPr>
          <w:rFonts w:hint="cs"/>
          <w:rtl/>
        </w:rPr>
        <w:t>וש</w:t>
      </w:r>
      <w:r w:rsidRPr="00306D2D">
        <w:rPr>
          <w:rtl/>
        </w:rPr>
        <w:t>"</w:t>
      </w:r>
      <w:r w:rsidRPr="00306D2D">
        <w:rPr>
          <w:rFonts w:hint="cs"/>
          <w:rtl/>
        </w:rPr>
        <w:t>מ</w:t>
      </w:r>
      <w:r w:rsidRPr="00306D2D">
        <w:rPr>
          <w:rtl/>
        </w:rPr>
        <w:t xml:space="preserve">: </w:t>
      </w:r>
    </w:p>
    <w:p w14:paraId="6CC2D039" w14:textId="77777777" w:rsidR="00D661D8" w:rsidRPr="007435EB" w:rsidRDefault="00D661D8" w:rsidP="00D661D8">
      <w:pPr>
        <w:rPr>
          <w:rtl/>
        </w:rPr>
      </w:pPr>
      <w:r w:rsidRPr="007435EB">
        <w:rPr>
          <w:rFonts w:hint="cs"/>
          <w:rtl/>
        </w:rPr>
        <w:t>טעמו</w:t>
      </w:r>
      <w:r w:rsidRPr="007435EB">
        <w:rPr>
          <w:rtl/>
        </w:rPr>
        <w:t xml:space="preserve"> </w:t>
      </w:r>
      <w:r w:rsidRPr="007435EB">
        <w:rPr>
          <w:rFonts w:hint="cs"/>
          <w:rtl/>
        </w:rPr>
        <w:t>פגמו</w:t>
      </w:r>
      <w:r w:rsidRPr="007435EB">
        <w:rPr>
          <w:rtl/>
        </w:rPr>
        <w:t>.</w:t>
      </w:r>
    </w:p>
    <w:p w14:paraId="08BB0AA7" w14:textId="77777777" w:rsidR="00D661D8" w:rsidRPr="00306D2D" w:rsidRDefault="00D661D8" w:rsidP="00D661D8">
      <w:pPr>
        <w:pStyle w:val="36"/>
        <w:framePr w:wrap="notBeside"/>
        <w:rPr>
          <w:rtl/>
        </w:rPr>
      </w:pPr>
      <w:r w:rsidRPr="00306D2D">
        <w:rPr>
          <w:rFonts w:hint="cs"/>
          <w:rtl/>
        </w:rPr>
        <w:t>וש</w:t>
      </w:r>
      <w:r w:rsidRPr="00306D2D">
        <w:rPr>
          <w:rtl/>
        </w:rPr>
        <w:t>"</w:t>
      </w:r>
      <w:r w:rsidRPr="00306D2D">
        <w:rPr>
          <w:rFonts w:hint="cs"/>
          <w:rtl/>
        </w:rPr>
        <w:t>מ</w:t>
      </w:r>
      <w:r w:rsidRPr="00306D2D">
        <w:rPr>
          <w:rtl/>
        </w:rPr>
        <w:t xml:space="preserve">: </w:t>
      </w:r>
    </w:p>
    <w:p w14:paraId="0A946A89" w14:textId="77777777" w:rsidR="00D661D8" w:rsidRPr="007435EB" w:rsidRDefault="00D661D8" w:rsidP="00D661D8">
      <w:pPr>
        <w:rPr>
          <w:rtl/>
        </w:rPr>
      </w:pPr>
      <w:r w:rsidRPr="007435EB">
        <w:rPr>
          <w:rFonts w:hint="cs"/>
          <w:rtl/>
        </w:rPr>
        <w:t>טעם</w:t>
      </w:r>
      <w:r w:rsidRPr="007435EB">
        <w:rPr>
          <w:rtl/>
        </w:rPr>
        <w:t xml:space="preserve"> </w:t>
      </w:r>
      <w:r w:rsidRPr="007435EB">
        <w:rPr>
          <w:rFonts w:hint="cs"/>
          <w:rtl/>
        </w:rPr>
        <w:t>מבדיל</w:t>
      </w:r>
      <w:r w:rsidRPr="007435EB">
        <w:rPr>
          <w:rtl/>
        </w:rPr>
        <w:t>.</w:t>
      </w:r>
    </w:p>
    <w:p w14:paraId="7AC7B048" w14:textId="77777777" w:rsidR="00D661D8" w:rsidRPr="00306D2D" w:rsidRDefault="00D661D8" w:rsidP="00D661D8">
      <w:pPr>
        <w:pStyle w:val="36"/>
        <w:framePr w:wrap="notBeside"/>
        <w:rPr>
          <w:rtl/>
        </w:rPr>
      </w:pPr>
      <w:r w:rsidRPr="00306D2D">
        <w:rPr>
          <w:rFonts w:hint="cs"/>
          <w:rtl/>
        </w:rPr>
        <w:lastRenderedPageBreak/>
        <w:t>וש</w:t>
      </w:r>
      <w:r w:rsidRPr="00306D2D">
        <w:rPr>
          <w:rtl/>
        </w:rPr>
        <w:t>"</w:t>
      </w:r>
      <w:r w:rsidRPr="00306D2D">
        <w:rPr>
          <w:rFonts w:hint="cs"/>
          <w:rtl/>
        </w:rPr>
        <w:t>מ</w:t>
      </w:r>
      <w:r w:rsidRPr="00306D2D">
        <w:rPr>
          <w:rtl/>
        </w:rPr>
        <w:t xml:space="preserve">: </w:t>
      </w:r>
    </w:p>
    <w:p w14:paraId="59C2A1EE" w14:textId="77777777" w:rsidR="00D661D8" w:rsidRPr="007435EB" w:rsidRDefault="00D661D8" w:rsidP="00D661D8">
      <w:pPr>
        <w:rPr>
          <w:rtl/>
        </w:rPr>
      </w:pPr>
      <w:r w:rsidRPr="007435EB">
        <w:rPr>
          <w:rFonts w:hint="cs"/>
          <w:rtl/>
        </w:rPr>
        <w:t>אומר</w:t>
      </w:r>
      <w:r w:rsidRPr="007435EB">
        <w:rPr>
          <w:rtl/>
        </w:rPr>
        <w:t xml:space="preserve"> </w:t>
      </w:r>
      <w:r w:rsidRPr="007435EB">
        <w:rPr>
          <w:rFonts w:hint="cs"/>
          <w:rtl/>
        </w:rPr>
        <w:t>שתי</w:t>
      </w:r>
      <w:r w:rsidRPr="007435EB">
        <w:rPr>
          <w:rtl/>
        </w:rPr>
        <w:t xml:space="preserve"> </w:t>
      </w:r>
      <w:r w:rsidRPr="007435EB">
        <w:rPr>
          <w:rFonts w:hint="cs"/>
          <w:rtl/>
        </w:rPr>
        <w:t>קדושות</w:t>
      </w:r>
      <w:r w:rsidRPr="007435EB">
        <w:rPr>
          <w:rtl/>
        </w:rPr>
        <w:t xml:space="preserve"> </w:t>
      </w:r>
      <w:r w:rsidRPr="007435EB">
        <w:rPr>
          <w:rFonts w:hint="cs"/>
          <w:rtl/>
        </w:rPr>
        <w:t>על</w:t>
      </w:r>
      <w:r w:rsidRPr="007435EB">
        <w:rPr>
          <w:rtl/>
        </w:rPr>
        <w:t xml:space="preserve"> </w:t>
      </w:r>
      <w:r w:rsidRPr="007435EB">
        <w:rPr>
          <w:rFonts w:hint="cs"/>
          <w:rtl/>
        </w:rPr>
        <w:t>כוס</w:t>
      </w:r>
      <w:r w:rsidRPr="007435EB">
        <w:rPr>
          <w:rtl/>
        </w:rPr>
        <w:t xml:space="preserve"> </w:t>
      </w:r>
      <w:r w:rsidRPr="007435EB">
        <w:rPr>
          <w:rFonts w:hint="cs"/>
          <w:rtl/>
        </w:rPr>
        <w:t>אחד</w:t>
      </w:r>
      <w:r w:rsidRPr="007435EB">
        <w:rPr>
          <w:rtl/>
        </w:rPr>
        <w:t>.</w:t>
      </w:r>
    </w:p>
    <w:p w14:paraId="1ACB1755" w14:textId="77777777" w:rsidR="00D661D8" w:rsidRPr="00306D2D" w:rsidRDefault="00D661D8" w:rsidP="00D661D8">
      <w:pPr>
        <w:pStyle w:val="36"/>
        <w:framePr w:wrap="notBeside"/>
        <w:rPr>
          <w:rtl/>
        </w:rPr>
      </w:pPr>
      <w:r w:rsidRPr="00306D2D">
        <w:rPr>
          <w:rFonts w:hint="cs"/>
          <w:rtl/>
        </w:rPr>
        <w:t>וש</w:t>
      </w:r>
      <w:r w:rsidRPr="00306D2D">
        <w:rPr>
          <w:rtl/>
        </w:rPr>
        <w:t>"</w:t>
      </w:r>
      <w:r w:rsidRPr="00306D2D">
        <w:rPr>
          <w:rFonts w:hint="cs"/>
          <w:rtl/>
        </w:rPr>
        <w:t>מ</w:t>
      </w:r>
      <w:r w:rsidRPr="00306D2D">
        <w:rPr>
          <w:rtl/>
        </w:rPr>
        <w:t xml:space="preserve">: </w:t>
      </w:r>
    </w:p>
    <w:p w14:paraId="7C4AD29F" w14:textId="77777777" w:rsidR="00D661D8" w:rsidRPr="007435EB" w:rsidRDefault="00D661D8" w:rsidP="00D661D8">
      <w:pPr>
        <w:rPr>
          <w:rtl/>
        </w:rPr>
      </w:pPr>
      <w:r w:rsidRPr="007435EB">
        <w:rPr>
          <w:rFonts w:hint="cs"/>
          <w:rtl/>
        </w:rPr>
        <w:t>בית</w:t>
      </w:r>
      <w:r w:rsidRPr="007435EB">
        <w:rPr>
          <w:rtl/>
        </w:rPr>
        <w:t xml:space="preserve"> </w:t>
      </w:r>
      <w:r w:rsidRPr="007435EB">
        <w:rPr>
          <w:rFonts w:hint="cs"/>
          <w:rtl/>
        </w:rPr>
        <w:t>שמאי</w:t>
      </w:r>
      <w:r w:rsidRPr="007435EB">
        <w:rPr>
          <w:rtl/>
        </w:rPr>
        <w:t xml:space="preserve"> </w:t>
      </w:r>
      <w:r w:rsidRPr="007435EB">
        <w:rPr>
          <w:rFonts w:hint="cs"/>
          <w:rtl/>
        </w:rPr>
        <w:t>היא</w:t>
      </w:r>
      <w:r w:rsidRPr="007435EB">
        <w:rPr>
          <w:rtl/>
        </w:rPr>
        <w:t xml:space="preserve"> </w:t>
      </w:r>
      <w:r w:rsidRPr="007435EB">
        <w:rPr>
          <w:rFonts w:hint="cs"/>
          <w:rtl/>
        </w:rPr>
        <w:t>ואליבא</w:t>
      </w:r>
      <w:r w:rsidRPr="007435EB">
        <w:rPr>
          <w:rtl/>
        </w:rPr>
        <w:t xml:space="preserve"> </w:t>
      </w:r>
      <w:r w:rsidRPr="007435EB">
        <w:rPr>
          <w:rFonts w:hint="cs"/>
          <w:rtl/>
        </w:rPr>
        <w:t>דרבי</w:t>
      </w:r>
      <w:r w:rsidRPr="007435EB">
        <w:rPr>
          <w:rtl/>
        </w:rPr>
        <w:t xml:space="preserve"> </w:t>
      </w:r>
      <w:r w:rsidRPr="007435EB">
        <w:rPr>
          <w:rFonts w:hint="cs"/>
          <w:rtl/>
        </w:rPr>
        <w:t>יהודה</w:t>
      </w:r>
      <w:r w:rsidRPr="007435EB">
        <w:rPr>
          <w:rtl/>
        </w:rPr>
        <w:t>.</w:t>
      </w:r>
    </w:p>
    <w:p w14:paraId="5D7F072F" w14:textId="77777777" w:rsidR="00D661D8" w:rsidRPr="00306D2D" w:rsidRDefault="00D661D8" w:rsidP="00D661D8">
      <w:pPr>
        <w:pStyle w:val="36"/>
        <w:framePr w:wrap="notBeside"/>
        <w:rPr>
          <w:rtl/>
        </w:rPr>
      </w:pPr>
      <w:r w:rsidRPr="00306D2D">
        <w:rPr>
          <w:rFonts w:hint="cs"/>
          <w:rtl/>
        </w:rPr>
        <w:t>ר</w:t>
      </w:r>
      <w:r w:rsidRPr="00306D2D">
        <w:rPr>
          <w:rtl/>
        </w:rPr>
        <w:t>"</w:t>
      </w:r>
      <w:r w:rsidRPr="00306D2D">
        <w:rPr>
          <w:rFonts w:hint="cs"/>
          <w:rtl/>
        </w:rPr>
        <w:t>א</w:t>
      </w:r>
      <w:r w:rsidRPr="00306D2D">
        <w:rPr>
          <w:rtl/>
        </w:rPr>
        <w:t>:</w:t>
      </w:r>
    </w:p>
    <w:p w14:paraId="6D4385CA" w14:textId="77777777" w:rsidR="00D661D8" w:rsidRPr="007435EB" w:rsidRDefault="00D661D8" w:rsidP="00D661D8">
      <w:pPr>
        <w:rPr>
          <w:rtl/>
        </w:rPr>
      </w:pPr>
      <w:r w:rsidRPr="007435EB">
        <w:rPr>
          <w:rtl/>
        </w:rPr>
        <w:t xml:space="preserve"> </w:t>
      </w:r>
      <w:r w:rsidRPr="007435EB">
        <w:rPr>
          <w:rFonts w:hint="cs"/>
          <w:rtl/>
        </w:rPr>
        <w:t>טעמו</w:t>
      </w:r>
      <w:r w:rsidRPr="007435EB">
        <w:rPr>
          <w:rtl/>
        </w:rPr>
        <w:t xml:space="preserve"> </w:t>
      </w:r>
      <w:r w:rsidRPr="007435EB">
        <w:rPr>
          <w:rFonts w:hint="cs"/>
          <w:rtl/>
        </w:rPr>
        <w:t>פגמו</w:t>
      </w:r>
      <w:r w:rsidRPr="007435EB">
        <w:rPr>
          <w:rtl/>
        </w:rPr>
        <w:t xml:space="preserve"> </w:t>
      </w:r>
      <w:r w:rsidRPr="007435EB">
        <w:rPr>
          <w:rFonts w:hint="cs"/>
          <w:rtl/>
        </w:rPr>
        <w:t>וכוס</w:t>
      </w:r>
      <w:r w:rsidRPr="007435EB">
        <w:rPr>
          <w:rtl/>
        </w:rPr>
        <w:t xml:space="preserve"> </w:t>
      </w:r>
      <w:r w:rsidRPr="007435EB">
        <w:rPr>
          <w:rFonts w:hint="cs"/>
          <w:rtl/>
        </w:rPr>
        <w:t>של</w:t>
      </w:r>
      <w:r w:rsidRPr="007435EB">
        <w:rPr>
          <w:rtl/>
        </w:rPr>
        <w:t xml:space="preserve"> </w:t>
      </w:r>
      <w:r w:rsidRPr="007435EB">
        <w:rPr>
          <w:rFonts w:hint="cs"/>
          <w:rtl/>
        </w:rPr>
        <w:t>ברכה</w:t>
      </w:r>
      <w:r w:rsidRPr="007435EB">
        <w:rPr>
          <w:rtl/>
        </w:rPr>
        <w:t xml:space="preserve"> </w:t>
      </w:r>
      <w:r w:rsidRPr="007435EB">
        <w:rPr>
          <w:rFonts w:hint="cs"/>
          <w:rtl/>
        </w:rPr>
        <w:t>צריך</w:t>
      </w:r>
      <w:r w:rsidRPr="007435EB">
        <w:rPr>
          <w:rtl/>
        </w:rPr>
        <w:t xml:space="preserve"> </w:t>
      </w:r>
      <w:r w:rsidRPr="007435EB">
        <w:rPr>
          <w:rFonts w:hint="cs"/>
          <w:rtl/>
        </w:rPr>
        <w:t>שיעור</w:t>
      </w:r>
      <w:r w:rsidRPr="007435EB">
        <w:rPr>
          <w:rtl/>
        </w:rPr>
        <w:t xml:space="preserve"> - </w:t>
      </w:r>
      <w:r w:rsidRPr="007435EB">
        <w:rPr>
          <w:rFonts w:hint="cs"/>
          <w:rtl/>
        </w:rPr>
        <w:t>דבר אחד הוא</w:t>
      </w:r>
      <w:r w:rsidRPr="007435EB">
        <w:rPr>
          <w:rtl/>
        </w:rPr>
        <w:t>.</w:t>
      </w:r>
    </w:p>
    <w:p w14:paraId="52708FEA" w14:textId="77777777" w:rsidR="00D661D8" w:rsidRPr="00306D2D" w:rsidRDefault="00D661D8" w:rsidP="00D661D8">
      <w:pPr>
        <w:pStyle w:val="36"/>
        <w:framePr w:wrap="notBeside"/>
        <w:rPr>
          <w:rtl/>
        </w:rPr>
      </w:pPr>
      <w:r w:rsidRPr="00306D2D">
        <w:rPr>
          <w:rFonts w:hint="cs"/>
          <w:rtl/>
        </w:rPr>
        <w:t>וה</w:t>
      </w:r>
      <w:r w:rsidRPr="00306D2D">
        <w:rPr>
          <w:rtl/>
        </w:rPr>
        <w:t>"</w:t>
      </w:r>
      <w:r w:rsidRPr="00306D2D">
        <w:rPr>
          <w:rFonts w:hint="cs"/>
          <w:rtl/>
        </w:rPr>
        <w:t>ק</w:t>
      </w:r>
    </w:p>
    <w:p w14:paraId="434DF5D3" w14:textId="77777777" w:rsidR="00D661D8" w:rsidRPr="007435EB" w:rsidRDefault="00D661D8" w:rsidP="00D661D8">
      <w:pPr>
        <w:rPr>
          <w:rtl/>
        </w:rPr>
      </w:pPr>
      <w:r w:rsidRPr="007435EB">
        <w:rPr>
          <w:rFonts w:hint="cs"/>
          <w:rtl/>
        </w:rPr>
        <w:t xml:space="preserve"> הך טעמא דטעמו</w:t>
      </w:r>
      <w:r w:rsidRPr="007435EB">
        <w:rPr>
          <w:rtl/>
        </w:rPr>
        <w:t xml:space="preserve"> </w:t>
      </w:r>
      <w:r w:rsidRPr="007435EB">
        <w:rPr>
          <w:rFonts w:hint="cs"/>
          <w:rtl/>
        </w:rPr>
        <w:t>פגמו</w:t>
      </w:r>
      <w:r w:rsidRPr="007435EB">
        <w:rPr>
          <w:rtl/>
        </w:rPr>
        <w:t xml:space="preserve"> - </w:t>
      </w:r>
      <w:r w:rsidRPr="007435EB">
        <w:rPr>
          <w:rFonts w:hint="cs"/>
          <w:rtl/>
        </w:rPr>
        <w:t>משום</w:t>
      </w:r>
      <w:r w:rsidRPr="007435EB">
        <w:rPr>
          <w:rtl/>
        </w:rPr>
        <w:t xml:space="preserve"> </w:t>
      </w:r>
      <w:r w:rsidRPr="007435EB">
        <w:rPr>
          <w:rFonts w:hint="cs"/>
          <w:rtl/>
        </w:rPr>
        <w:t>דכוס</w:t>
      </w:r>
      <w:r w:rsidRPr="007435EB">
        <w:rPr>
          <w:rtl/>
        </w:rPr>
        <w:t xml:space="preserve"> </w:t>
      </w:r>
      <w:r w:rsidRPr="007435EB">
        <w:rPr>
          <w:rFonts w:hint="cs"/>
          <w:rtl/>
        </w:rPr>
        <w:t>של</w:t>
      </w:r>
      <w:r w:rsidRPr="007435EB">
        <w:rPr>
          <w:rtl/>
        </w:rPr>
        <w:t xml:space="preserve"> </w:t>
      </w:r>
      <w:r w:rsidRPr="007435EB">
        <w:rPr>
          <w:rFonts w:hint="cs"/>
          <w:rtl/>
        </w:rPr>
        <w:t>ברכה</w:t>
      </w:r>
      <w:r w:rsidRPr="007435EB">
        <w:rPr>
          <w:rtl/>
        </w:rPr>
        <w:t xml:space="preserve"> </w:t>
      </w:r>
      <w:r w:rsidRPr="007435EB">
        <w:rPr>
          <w:rFonts w:hint="cs"/>
          <w:rtl/>
        </w:rPr>
        <w:t>צריך</w:t>
      </w:r>
      <w:r w:rsidRPr="007435EB">
        <w:rPr>
          <w:rtl/>
        </w:rPr>
        <w:t xml:space="preserve"> </w:t>
      </w:r>
      <w:r w:rsidRPr="007435EB">
        <w:rPr>
          <w:rFonts w:hint="cs"/>
          <w:rtl/>
        </w:rPr>
        <w:t>שיעור</w:t>
      </w:r>
      <w:r w:rsidRPr="007435EB">
        <w:rPr>
          <w:rtl/>
        </w:rPr>
        <w:t>.</w:t>
      </w:r>
    </w:p>
    <w:p w14:paraId="20DC761F" w14:textId="77777777" w:rsidR="00D661D8" w:rsidRPr="00306D2D" w:rsidRDefault="00D661D8" w:rsidP="00D661D8">
      <w:pPr>
        <w:pStyle w:val="36"/>
        <w:framePr w:wrap="notBeside"/>
        <w:rPr>
          <w:rtl/>
        </w:rPr>
      </w:pPr>
      <w:r w:rsidRPr="00306D2D">
        <w:rPr>
          <w:rFonts w:hint="cs"/>
          <w:rtl/>
        </w:rPr>
        <w:t>ריב</w:t>
      </w:r>
      <w:r w:rsidRPr="00306D2D">
        <w:rPr>
          <w:rtl/>
        </w:rPr>
        <w:t>"</w:t>
      </w:r>
      <w:r w:rsidRPr="00306D2D">
        <w:rPr>
          <w:rFonts w:hint="cs"/>
          <w:rtl/>
        </w:rPr>
        <w:t>א:</w:t>
      </w:r>
      <w:r w:rsidRPr="00306D2D">
        <w:rPr>
          <w:rtl/>
        </w:rPr>
        <w:t xml:space="preserve"> </w:t>
      </w:r>
    </w:p>
    <w:p w14:paraId="44AC4E44" w14:textId="77777777" w:rsidR="00D661D8" w:rsidRPr="007435EB" w:rsidRDefault="00D661D8" w:rsidP="00D661D8">
      <w:pPr>
        <w:rPr>
          <w:rtl/>
        </w:rPr>
      </w:pPr>
      <w:r>
        <w:rPr>
          <w:rFonts w:hint="cs"/>
          <w:rtl/>
        </w:rPr>
        <w:t>ה</w:t>
      </w:r>
      <w:r w:rsidRPr="007435EB">
        <w:rPr>
          <w:rFonts w:hint="cs"/>
          <w:rtl/>
        </w:rPr>
        <w:t>קפיד</w:t>
      </w:r>
      <w:r w:rsidRPr="007435EB">
        <w:rPr>
          <w:rtl/>
        </w:rPr>
        <w:t xml:space="preserve"> </w:t>
      </w:r>
      <w:r w:rsidRPr="007435EB">
        <w:rPr>
          <w:rFonts w:hint="cs"/>
          <w:rtl/>
        </w:rPr>
        <w:t xml:space="preserve">על </w:t>
      </w:r>
      <w:r w:rsidRPr="005C3FF1">
        <w:rPr>
          <w:rStyle w:val="afffa"/>
          <w:rFonts w:hint="cs"/>
          <w:rtl/>
        </w:rPr>
        <w:t>כד</w:t>
      </w:r>
      <w:r w:rsidRPr="007435EB">
        <w:rPr>
          <w:rFonts w:hint="cs"/>
          <w:rtl/>
        </w:rPr>
        <w:t xml:space="preserve"> פגום</w:t>
      </w:r>
      <w:r w:rsidRPr="007435EB">
        <w:rPr>
          <w:rtl/>
        </w:rPr>
        <w:t xml:space="preserve">, </w:t>
      </w:r>
      <w:r w:rsidRPr="00306D2D">
        <w:rPr>
          <w:rStyle w:val="affffd"/>
          <w:rFonts w:hint="cs"/>
          <w:rtl/>
        </w:rPr>
        <w:t>ראב</w:t>
      </w:r>
      <w:r w:rsidRPr="00306D2D">
        <w:rPr>
          <w:rStyle w:val="affffd"/>
          <w:rtl/>
        </w:rPr>
        <w:t>"</w:t>
      </w:r>
      <w:r w:rsidRPr="00306D2D">
        <w:rPr>
          <w:rStyle w:val="affffd"/>
          <w:rFonts w:hint="cs"/>
          <w:rtl/>
        </w:rPr>
        <w:t>ש:</w:t>
      </w:r>
      <w:r w:rsidRPr="007435EB">
        <w:rPr>
          <w:rtl/>
        </w:rPr>
        <w:t xml:space="preserve"> </w:t>
      </w:r>
      <w:r w:rsidRPr="007435EB">
        <w:rPr>
          <w:rFonts w:hint="cs"/>
          <w:rtl/>
        </w:rPr>
        <w:t xml:space="preserve">על </w:t>
      </w:r>
      <w:r w:rsidRPr="005C3FF1">
        <w:rPr>
          <w:rStyle w:val="afffa"/>
          <w:rFonts w:hint="cs"/>
          <w:rtl/>
        </w:rPr>
        <w:t>כוס</w:t>
      </w:r>
      <w:r w:rsidRPr="007435EB">
        <w:rPr>
          <w:rtl/>
        </w:rPr>
        <w:t xml:space="preserve"> </w:t>
      </w:r>
      <w:r w:rsidRPr="007435EB">
        <w:rPr>
          <w:rFonts w:hint="cs"/>
          <w:rtl/>
        </w:rPr>
        <w:t>פגומה,</w:t>
      </w:r>
      <w:r w:rsidRPr="007435EB">
        <w:rPr>
          <w:rtl/>
        </w:rPr>
        <w:t xml:space="preserve"> </w:t>
      </w:r>
      <w:r w:rsidRPr="00306D2D">
        <w:rPr>
          <w:rStyle w:val="affffd"/>
          <w:rFonts w:hint="cs"/>
          <w:rtl/>
        </w:rPr>
        <w:t>מבר</w:t>
      </w:r>
      <w:r w:rsidRPr="00306D2D">
        <w:rPr>
          <w:rStyle w:val="affffd"/>
          <w:rtl/>
        </w:rPr>
        <w:t>"</w:t>
      </w:r>
      <w:r w:rsidRPr="00306D2D">
        <w:rPr>
          <w:rStyle w:val="affffd"/>
          <w:rFonts w:hint="cs"/>
          <w:rtl/>
        </w:rPr>
        <w:t>א:</w:t>
      </w:r>
      <w:r w:rsidRPr="007435EB">
        <w:rPr>
          <w:rtl/>
        </w:rPr>
        <w:t xml:space="preserve"> </w:t>
      </w:r>
      <w:r>
        <w:rPr>
          <w:rFonts w:hint="cs"/>
          <w:rtl/>
        </w:rPr>
        <w:t>אף</w:t>
      </w:r>
      <w:r w:rsidRPr="007435EB">
        <w:rPr>
          <w:rtl/>
        </w:rPr>
        <w:t xml:space="preserve"> </w:t>
      </w:r>
      <w:r w:rsidRPr="007435EB">
        <w:rPr>
          <w:rFonts w:hint="cs"/>
          <w:rtl/>
        </w:rPr>
        <w:t>אחבית</w:t>
      </w:r>
      <w:r w:rsidRPr="007435EB">
        <w:rPr>
          <w:rtl/>
        </w:rPr>
        <w:t xml:space="preserve"> </w:t>
      </w:r>
      <w:r w:rsidRPr="007435EB">
        <w:rPr>
          <w:rFonts w:hint="cs"/>
          <w:rtl/>
        </w:rPr>
        <w:t>פגומה</w:t>
      </w:r>
      <w:r w:rsidRPr="007435EB">
        <w:rPr>
          <w:rtl/>
        </w:rPr>
        <w:t>.</w:t>
      </w:r>
    </w:p>
    <w:p w14:paraId="214359BA" w14:textId="77777777" w:rsidR="00D661D8" w:rsidRPr="007435EB" w:rsidRDefault="00D661D8" w:rsidP="00D661D8">
      <w:pPr>
        <w:pStyle w:val="affd"/>
        <w:rPr>
          <w:bCs/>
          <w:rtl/>
        </w:rPr>
      </w:pPr>
      <w:r>
        <w:rPr>
          <w:rFonts w:hint="cs"/>
          <w:rtl/>
        </w:rPr>
        <w:t>***</w:t>
      </w:r>
    </w:p>
    <w:p w14:paraId="2FD5F1F0" w14:textId="77777777" w:rsidR="00D661D8" w:rsidRPr="007435EB" w:rsidRDefault="00D661D8" w:rsidP="00D661D8">
      <w:pPr>
        <w:pStyle w:val="afff"/>
        <w:framePr w:wrap="around"/>
        <w:rPr>
          <w:rtl/>
        </w:rPr>
      </w:pPr>
      <w:r w:rsidRPr="007435EB">
        <w:rPr>
          <w:rFonts w:hint="cs"/>
          <w:rtl/>
        </w:rPr>
        <w:t>קו.</w:t>
      </w:r>
    </w:p>
    <w:p w14:paraId="3DAF54F6" w14:textId="77777777" w:rsidR="00D661D8" w:rsidRPr="007435EB" w:rsidRDefault="00D661D8" w:rsidP="00D661D8">
      <w:pPr>
        <w:rPr>
          <w:rtl/>
        </w:rPr>
      </w:pPr>
      <w:r w:rsidRPr="00AC0CB1">
        <w:rPr>
          <w:rStyle w:val="af2"/>
          <w:rFonts w:hint="cs"/>
          <w:rtl/>
        </w:rPr>
        <w:t>'זכור</w:t>
      </w:r>
      <w:r w:rsidRPr="00AC0CB1">
        <w:rPr>
          <w:rStyle w:val="af2"/>
          <w:rtl/>
        </w:rPr>
        <w:t xml:space="preserve"> </w:t>
      </w:r>
      <w:r w:rsidRPr="00AC0CB1">
        <w:rPr>
          <w:rStyle w:val="af2"/>
          <w:rFonts w:hint="cs"/>
          <w:rtl/>
        </w:rPr>
        <w:t>את</w:t>
      </w:r>
      <w:r w:rsidRPr="00AC0CB1">
        <w:rPr>
          <w:rStyle w:val="af2"/>
          <w:rtl/>
        </w:rPr>
        <w:t xml:space="preserve"> </w:t>
      </w:r>
      <w:r w:rsidRPr="00AC0CB1">
        <w:rPr>
          <w:rStyle w:val="af2"/>
          <w:rFonts w:hint="cs"/>
          <w:rtl/>
        </w:rPr>
        <w:t>יום</w:t>
      </w:r>
      <w:r w:rsidRPr="00AC0CB1">
        <w:rPr>
          <w:rStyle w:val="af2"/>
          <w:rtl/>
        </w:rPr>
        <w:t xml:space="preserve"> </w:t>
      </w:r>
      <w:r w:rsidRPr="00AC0CB1">
        <w:rPr>
          <w:rStyle w:val="af2"/>
          <w:rFonts w:hint="cs"/>
          <w:rtl/>
        </w:rPr>
        <w:t>השבת</w:t>
      </w:r>
      <w:r w:rsidRPr="00AC0CB1">
        <w:rPr>
          <w:rStyle w:val="af2"/>
          <w:rtl/>
        </w:rPr>
        <w:t xml:space="preserve"> </w:t>
      </w:r>
      <w:r w:rsidRPr="00AC0CB1">
        <w:rPr>
          <w:rStyle w:val="af2"/>
          <w:rFonts w:hint="cs"/>
          <w:rtl/>
        </w:rPr>
        <w:t>לקדשו'</w:t>
      </w:r>
      <w:r w:rsidRPr="00AC0CB1">
        <w:rPr>
          <w:rStyle w:val="af2"/>
          <w:rtl/>
        </w:rPr>
        <w:t xml:space="preserve"> </w:t>
      </w:r>
      <w:r w:rsidRPr="007435EB">
        <w:rPr>
          <w:rFonts w:ascii="Fb Fontext" w:hAnsi="Fb Fontext" w:hint="cs"/>
          <w:sz w:val="20"/>
          <w:rtl/>
        </w:rPr>
        <w:t>זוכרהו</w:t>
      </w:r>
      <w:r w:rsidRPr="007435EB">
        <w:rPr>
          <w:rFonts w:ascii="Fb Fontext" w:hAnsi="Fb Fontext"/>
          <w:sz w:val="20"/>
          <w:rtl/>
        </w:rPr>
        <w:t xml:space="preserve"> </w:t>
      </w:r>
      <w:r w:rsidRPr="007435EB">
        <w:rPr>
          <w:rFonts w:ascii="Fb Fontext" w:hAnsi="Fb Fontext" w:hint="cs"/>
          <w:sz w:val="20"/>
          <w:rtl/>
        </w:rPr>
        <w:t>על</w:t>
      </w:r>
      <w:r w:rsidRPr="007435EB">
        <w:rPr>
          <w:rFonts w:ascii="Fb Fontext" w:hAnsi="Fb Fontext"/>
          <w:sz w:val="20"/>
          <w:rtl/>
        </w:rPr>
        <w:t xml:space="preserve"> </w:t>
      </w:r>
      <w:r w:rsidRPr="007435EB">
        <w:rPr>
          <w:rFonts w:ascii="Fb Fontext" w:hAnsi="Fb Fontext" w:hint="cs"/>
          <w:sz w:val="20"/>
          <w:rtl/>
        </w:rPr>
        <w:t>היין בכניסתו ו</w:t>
      </w:r>
      <w:r>
        <w:rPr>
          <w:rFonts w:ascii="Fb Fontext" w:hAnsi="Fb Fontext" w:hint="cs"/>
          <w:sz w:val="20"/>
          <w:rtl/>
        </w:rPr>
        <w:t>אף</w:t>
      </w:r>
      <w:r w:rsidRPr="007435EB">
        <w:rPr>
          <w:rFonts w:ascii="Fb Fontext" w:hAnsi="Fb Fontext" w:hint="cs"/>
          <w:sz w:val="20"/>
          <w:rtl/>
        </w:rPr>
        <w:t xml:space="preserve"> ביום.</w:t>
      </w:r>
    </w:p>
    <w:p w14:paraId="0A5B33DE" w14:textId="77777777" w:rsidR="00D661D8" w:rsidRPr="007435EB" w:rsidRDefault="00D661D8" w:rsidP="00D661D8">
      <w:pPr>
        <w:rPr>
          <w:rtl/>
        </w:rPr>
      </w:pPr>
      <w:r w:rsidRPr="007435EB">
        <w:rPr>
          <w:rFonts w:ascii="Fb Fontext" w:hAnsi="Fb Fontext" w:hint="cs"/>
          <w:rtl/>
        </w:rPr>
        <w:t>ביום</w:t>
      </w:r>
      <w:r w:rsidRPr="007435EB">
        <w:rPr>
          <w:rFonts w:ascii="Fb Fontext" w:hAnsi="Fb Fontext"/>
          <w:rtl/>
        </w:rPr>
        <w:t xml:space="preserve"> </w:t>
      </w:r>
      <w:r w:rsidRPr="007435EB">
        <w:rPr>
          <w:rFonts w:ascii="Fb Fontext" w:hAnsi="Fb Fontext" w:hint="cs"/>
          <w:rtl/>
        </w:rPr>
        <w:t>מברך</w:t>
      </w:r>
      <w:r w:rsidRPr="007435EB">
        <w:rPr>
          <w:rFonts w:ascii="Fb Fontext" w:hAnsi="Fb Fontext"/>
          <w:rtl/>
        </w:rPr>
        <w:t xml:space="preserve"> </w:t>
      </w:r>
      <w:r w:rsidRPr="007435EB">
        <w:rPr>
          <w:rFonts w:ascii="Fb Fontext" w:hAnsi="Fb Fontext" w:hint="cs"/>
          <w:rtl/>
        </w:rPr>
        <w:t>בורא</w:t>
      </w:r>
      <w:r w:rsidRPr="007435EB">
        <w:rPr>
          <w:rFonts w:ascii="Fb Fontext" w:hAnsi="Fb Fontext"/>
          <w:rtl/>
        </w:rPr>
        <w:t xml:space="preserve"> </w:t>
      </w:r>
      <w:r w:rsidRPr="007435EB">
        <w:rPr>
          <w:rFonts w:ascii="Fb Fontext" w:hAnsi="Fb Fontext" w:hint="cs"/>
          <w:rtl/>
        </w:rPr>
        <w:t>פרי</w:t>
      </w:r>
      <w:r w:rsidRPr="007435EB">
        <w:rPr>
          <w:rFonts w:ascii="Fb Fontext" w:hAnsi="Fb Fontext"/>
          <w:rtl/>
        </w:rPr>
        <w:t xml:space="preserve"> </w:t>
      </w:r>
      <w:r w:rsidRPr="007435EB">
        <w:rPr>
          <w:rFonts w:ascii="Fb Fontext" w:hAnsi="Fb Fontext" w:hint="cs"/>
          <w:rtl/>
        </w:rPr>
        <w:t>הגפן</w:t>
      </w:r>
      <w:r w:rsidRPr="007435EB">
        <w:rPr>
          <w:rFonts w:ascii="Fb Fontext" w:hAnsi="Fb Fontext"/>
          <w:rtl/>
        </w:rPr>
        <w:t>.</w:t>
      </w:r>
    </w:p>
    <w:p w14:paraId="67E17E99" w14:textId="77777777" w:rsidR="00D661D8" w:rsidRPr="009A124F" w:rsidRDefault="00D661D8" w:rsidP="00D661D8">
      <w:pPr>
        <w:pStyle w:val="36"/>
        <w:framePr w:wrap="notBeside"/>
        <w:rPr>
          <w:rtl/>
        </w:rPr>
      </w:pPr>
      <w:r>
        <w:rPr>
          <w:rFonts w:hint="cs"/>
          <w:rtl/>
        </w:rPr>
        <w:t>כשביקשו</w:t>
      </w:r>
    </w:p>
    <w:p w14:paraId="50C2A134" w14:textId="77777777" w:rsidR="00D661D8" w:rsidRDefault="00D661D8" w:rsidP="00D661D8">
      <w:pPr>
        <w:rPr>
          <w:rtl/>
        </w:rPr>
      </w:pPr>
      <w:r>
        <w:rPr>
          <w:rFonts w:hint="cs"/>
          <w:rtl/>
        </w:rPr>
        <w:t xml:space="preserve">בני מחוזא מר''א </w:t>
      </w:r>
      <w:r w:rsidRPr="007435EB">
        <w:rPr>
          <w:rFonts w:hint="cs"/>
          <w:rtl/>
        </w:rPr>
        <w:t xml:space="preserve">שיקדש </w:t>
      </w:r>
      <w:r>
        <w:rPr>
          <w:rFonts w:hint="cs"/>
          <w:rtl/>
        </w:rPr>
        <w:t>'</w:t>
      </w:r>
      <w:r w:rsidRPr="007435EB">
        <w:rPr>
          <w:rFonts w:hint="cs"/>
          <w:rtl/>
        </w:rPr>
        <w:t>קידושא רבה</w:t>
      </w:r>
      <w:r>
        <w:rPr>
          <w:rFonts w:hint="cs"/>
          <w:rtl/>
        </w:rPr>
        <w:t>'</w:t>
      </w:r>
      <w:r w:rsidRPr="007435EB">
        <w:rPr>
          <w:rFonts w:hint="cs"/>
          <w:rtl/>
        </w:rPr>
        <w:t>.</w:t>
      </w:r>
      <w:r>
        <w:rPr>
          <w:rFonts w:hint="cs"/>
          <w:rtl/>
        </w:rPr>
        <w:t xml:space="preserve"> </w:t>
      </w:r>
      <w:r w:rsidRPr="007435EB">
        <w:rPr>
          <w:rFonts w:hint="cs"/>
          <w:rtl/>
        </w:rPr>
        <w:t xml:space="preserve">ולא ידע כוונתם, </w:t>
      </w:r>
    </w:p>
    <w:p w14:paraId="55AF17C3" w14:textId="77777777" w:rsidR="00D661D8" w:rsidRPr="009A124F" w:rsidRDefault="00D661D8" w:rsidP="00D661D8">
      <w:pPr>
        <w:pStyle w:val="36"/>
        <w:framePr w:wrap="notBeside"/>
        <w:rPr>
          <w:rtl/>
        </w:rPr>
      </w:pPr>
      <w:r w:rsidRPr="009A124F">
        <w:rPr>
          <w:rFonts w:hint="cs"/>
          <w:rtl/>
        </w:rPr>
        <w:t>אמר</w:t>
      </w:r>
      <w:r>
        <w:rPr>
          <w:rFonts w:hint="cs"/>
          <w:rtl/>
        </w:rPr>
        <w:t>:</w:t>
      </w:r>
      <w:r w:rsidRPr="009A124F">
        <w:rPr>
          <w:rFonts w:hint="cs"/>
          <w:rtl/>
        </w:rPr>
        <w:t xml:space="preserve"> </w:t>
      </w:r>
      <w:r>
        <w:rPr>
          <w:rFonts w:hint="cs"/>
          <w:rtl/>
        </w:rPr>
        <w:t>הרי</w:t>
      </w:r>
      <w:r w:rsidRPr="009A124F">
        <w:rPr>
          <w:rFonts w:hint="cs"/>
          <w:rtl/>
        </w:rPr>
        <w:t xml:space="preserve"> </w:t>
      </w:r>
    </w:p>
    <w:p w14:paraId="392F85CE" w14:textId="77777777" w:rsidR="00D661D8" w:rsidRPr="007435EB" w:rsidRDefault="00D661D8" w:rsidP="00D661D8">
      <w:pPr>
        <w:rPr>
          <w:rtl/>
        </w:rPr>
      </w:pPr>
      <w:r w:rsidRPr="007435EB">
        <w:rPr>
          <w:rFonts w:hint="cs"/>
          <w:rtl/>
        </w:rPr>
        <w:t xml:space="preserve">כל הברכות כולם </w:t>
      </w:r>
      <w:r>
        <w:rPr>
          <w:rFonts w:hint="cs"/>
          <w:rtl/>
        </w:rPr>
        <w:t xml:space="preserve">בפה''ג </w:t>
      </w:r>
      <w:r w:rsidRPr="007435EB">
        <w:rPr>
          <w:rFonts w:hint="cs"/>
          <w:rtl/>
        </w:rPr>
        <w:t>ברישא, אמר והאריך בברכה.</w:t>
      </w:r>
    </w:p>
    <w:p w14:paraId="6F2D143D" w14:textId="77777777" w:rsidR="00D661D8" w:rsidRPr="007435EB" w:rsidRDefault="00D661D8" w:rsidP="00D661D8">
      <w:pPr>
        <w:rPr>
          <w:rtl/>
        </w:rPr>
      </w:pPr>
      <w:r w:rsidRPr="007435EB">
        <w:rPr>
          <w:rFonts w:hint="cs"/>
          <w:rtl/>
        </w:rPr>
        <w:t>וראה לההוא</w:t>
      </w:r>
      <w:r w:rsidRPr="007435EB">
        <w:rPr>
          <w:rtl/>
        </w:rPr>
        <w:t xml:space="preserve"> </w:t>
      </w:r>
      <w:r w:rsidRPr="007435EB">
        <w:rPr>
          <w:rFonts w:hint="cs"/>
          <w:rtl/>
        </w:rPr>
        <w:t>סבא</w:t>
      </w:r>
      <w:r w:rsidRPr="007435EB">
        <w:rPr>
          <w:rtl/>
        </w:rPr>
        <w:t xml:space="preserve"> </w:t>
      </w:r>
      <w:r w:rsidRPr="007435EB">
        <w:rPr>
          <w:rFonts w:hint="cs"/>
          <w:rtl/>
        </w:rPr>
        <w:t>דגחין</w:t>
      </w:r>
      <w:r w:rsidRPr="007435EB">
        <w:rPr>
          <w:rtl/>
        </w:rPr>
        <w:t xml:space="preserve"> </w:t>
      </w:r>
      <w:r w:rsidRPr="007435EB">
        <w:rPr>
          <w:rFonts w:hint="cs"/>
          <w:rtl/>
        </w:rPr>
        <w:t>ושתי קרי</w:t>
      </w:r>
      <w:r w:rsidRPr="007435EB">
        <w:rPr>
          <w:rtl/>
        </w:rPr>
        <w:t xml:space="preserve"> </w:t>
      </w:r>
      <w:r>
        <w:rPr>
          <w:rFonts w:hint="cs"/>
          <w:rtl/>
        </w:rPr>
        <w:t xml:space="preserve">על עצמו </w:t>
      </w:r>
      <w:r w:rsidRPr="00AC0CB1">
        <w:rPr>
          <w:rStyle w:val="af2"/>
          <w:rFonts w:hint="cs"/>
          <w:rtl/>
        </w:rPr>
        <w:t>'החכם</w:t>
      </w:r>
      <w:r w:rsidRPr="00AC0CB1">
        <w:rPr>
          <w:rStyle w:val="af2"/>
          <w:rtl/>
        </w:rPr>
        <w:t xml:space="preserve"> </w:t>
      </w:r>
      <w:r w:rsidRPr="00AC0CB1">
        <w:rPr>
          <w:rStyle w:val="af2"/>
          <w:rFonts w:hint="cs"/>
          <w:rtl/>
        </w:rPr>
        <w:t>עיניו</w:t>
      </w:r>
      <w:r w:rsidRPr="00AC0CB1">
        <w:rPr>
          <w:rStyle w:val="af2"/>
          <w:rtl/>
        </w:rPr>
        <w:t xml:space="preserve"> </w:t>
      </w:r>
      <w:r w:rsidRPr="00AC0CB1">
        <w:rPr>
          <w:rStyle w:val="af2"/>
          <w:rFonts w:hint="cs"/>
          <w:rtl/>
        </w:rPr>
        <w:t>בראשו'</w:t>
      </w:r>
      <w:r w:rsidRPr="00AC0CB1">
        <w:rPr>
          <w:rStyle w:val="af2"/>
          <w:rtl/>
        </w:rPr>
        <w:t>.</w:t>
      </w:r>
    </w:p>
    <w:p w14:paraId="2F6E5149" w14:textId="77777777" w:rsidR="00D661D8" w:rsidRPr="007435EB" w:rsidRDefault="00D661D8" w:rsidP="00D661D8">
      <w:pPr>
        <w:pStyle w:val="affd"/>
        <w:rPr>
          <w:bCs/>
          <w:rtl/>
        </w:rPr>
      </w:pPr>
      <w:r>
        <w:rPr>
          <w:rFonts w:hint="cs"/>
          <w:rtl/>
        </w:rPr>
        <w:t>***</w:t>
      </w:r>
    </w:p>
    <w:p w14:paraId="3631315D" w14:textId="77777777" w:rsidR="00D661D8" w:rsidRPr="009A124F" w:rsidRDefault="00D661D8" w:rsidP="00D661D8">
      <w:pPr>
        <w:pStyle w:val="36"/>
        <w:framePr w:wrap="notBeside"/>
        <w:rPr>
          <w:rtl/>
        </w:rPr>
      </w:pPr>
      <w:r w:rsidRPr="009A124F">
        <w:rPr>
          <w:rFonts w:hint="cs"/>
          <w:rtl/>
        </w:rPr>
        <w:t>בני</w:t>
      </w:r>
      <w:r w:rsidRPr="009A124F">
        <w:rPr>
          <w:rtl/>
        </w:rPr>
        <w:t xml:space="preserve"> </w:t>
      </w:r>
      <w:r w:rsidRPr="009A124F">
        <w:rPr>
          <w:rFonts w:hint="cs"/>
          <w:rtl/>
        </w:rPr>
        <w:t>רבי</w:t>
      </w:r>
      <w:r w:rsidRPr="009A124F">
        <w:rPr>
          <w:rtl/>
        </w:rPr>
        <w:t xml:space="preserve"> </w:t>
      </w:r>
      <w:r w:rsidRPr="009A124F">
        <w:rPr>
          <w:rFonts w:hint="cs"/>
          <w:rtl/>
        </w:rPr>
        <w:t>חייא</w:t>
      </w:r>
      <w:r w:rsidRPr="009A124F">
        <w:rPr>
          <w:rtl/>
        </w:rPr>
        <w:t>:</w:t>
      </w:r>
    </w:p>
    <w:p w14:paraId="183FA071" w14:textId="77777777" w:rsidR="00D661D8" w:rsidRPr="007435EB" w:rsidRDefault="00D661D8" w:rsidP="00D661D8">
      <w:pPr>
        <w:rPr>
          <w:rtl/>
        </w:rPr>
      </w:pPr>
      <w:r w:rsidRPr="007435EB">
        <w:rPr>
          <w:rFonts w:ascii="Fb Fontext" w:hAnsi="Fb Fontext" w:hint="cs"/>
          <w:rtl/>
        </w:rPr>
        <w:t>מי</w:t>
      </w:r>
      <w:r w:rsidRPr="007435EB">
        <w:rPr>
          <w:rFonts w:ascii="Fb Fontext" w:hAnsi="Fb Fontext"/>
          <w:rtl/>
        </w:rPr>
        <w:t xml:space="preserve"> </w:t>
      </w:r>
      <w:r w:rsidRPr="007435EB">
        <w:rPr>
          <w:rFonts w:ascii="Fb Fontext" w:hAnsi="Fb Fontext" w:hint="cs"/>
          <w:rtl/>
        </w:rPr>
        <w:t>שלא</w:t>
      </w:r>
      <w:r w:rsidRPr="007435EB">
        <w:rPr>
          <w:rFonts w:ascii="Fb Fontext" w:hAnsi="Fb Fontext"/>
          <w:rtl/>
        </w:rPr>
        <w:t xml:space="preserve"> </w:t>
      </w:r>
      <w:r w:rsidRPr="007435EB">
        <w:rPr>
          <w:rFonts w:ascii="Fb Fontext" w:hAnsi="Fb Fontext" w:hint="cs"/>
          <w:rtl/>
        </w:rPr>
        <w:t>הבדיל</w:t>
      </w:r>
      <w:r w:rsidRPr="007435EB">
        <w:rPr>
          <w:rFonts w:ascii="Fb Fontext" w:hAnsi="Fb Fontext"/>
          <w:rtl/>
        </w:rPr>
        <w:t xml:space="preserve"> </w:t>
      </w:r>
      <w:r w:rsidRPr="007435EB">
        <w:rPr>
          <w:rFonts w:ascii="Fb Fontext" w:hAnsi="Fb Fontext" w:hint="cs"/>
          <w:rtl/>
        </w:rPr>
        <w:t>במוצ</w:t>
      </w:r>
      <w:r w:rsidRPr="007435EB">
        <w:rPr>
          <w:rFonts w:ascii="Fb Fontext" w:hAnsi="Fb Fontext"/>
          <w:rtl/>
        </w:rPr>
        <w:t>"</w:t>
      </w:r>
      <w:r w:rsidRPr="007435EB">
        <w:rPr>
          <w:rFonts w:ascii="Fb Fontext" w:hAnsi="Fb Fontext" w:hint="cs"/>
          <w:rtl/>
        </w:rPr>
        <w:t>ש</w:t>
      </w:r>
      <w:r w:rsidRPr="007435EB">
        <w:rPr>
          <w:rFonts w:ascii="Fb Fontext" w:hAnsi="Fb Fontext"/>
          <w:rtl/>
        </w:rPr>
        <w:t xml:space="preserve"> - </w:t>
      </w:r>
      <w:r w:rsidRPr="007435EB">
        <w:rPr>
          <w:rFonts w:ascii="Fb Fontext" w:hAnsi="Fb Fontext" w:hint="cs"/>
          <w:rtl/>
        </w:rPr>
        <w:t>מבדיל</w:t>
      </w:r>
      <w:r w:rsidRPr="007435EB">
        <w:rPr>
          <w:rFonts w:ascii="Fb Fontext" w:hAnsi="Fb Fontext"/>
          <w:rtl/>
        </w:rPr>
        <w:t xml:space="preserve"> </w:t>
      </w:r>
      <w:r w:rsidRPr="007435EB">
        <w:rPr>
          <w:rFonts w:ascii="Fb Fontext" w:hAnsi="Fb Fontext" w:hint="cs"/>
          <w:rtl/>
        </w:rPr>
        <w:t>והולך</w:t>
      </w:r>
      <w:r w:rsidRPr="007435EB">
        <w:rPr>
          <w:rFonts w:ascii="Fb Fontext" w:hAnsi="Fb Fontext"/>
          <w:rtl/>
        </w:rPr>
        <w:t xml:space="preserve"> </w:t>
      </w:r>
      <w:r w:rsidRPr="007435EB">
        <w:rPr>
          <w:rFonts w:ascii="Fb Fontext" w:hAnsi="Fb Fontext" w:hint="cs"/>
          <w:rtl/>
        </w:rPr>
        <w:t>בכל</w:t>
      </w:r>
      <w:r w:rsidRPr="007435EB">
        <w:rPr>
          <w:rFonts w:ascii="Fb Fontext" w:hAnsi="Fb Fontext"/>
          <w:rtl/>
        </w:rPr>
        <w:t xml:space="preserve"> </w:t>
      </w:r>
      <w:r w:rsidRPr="007435EB">
        <w:rPr>
          <w:rFonts w:ascii="Fb Fontext" w:hAnsi="Fb Fontext" w:hint="cs"/>
          <w:rtl/>
        </w:rPr>
        <w:t>השבת</w:t>
      </w:r>
      <w:r w:rsidRPr="007435EB">
        <w:rPr>
          <w:rFonts w:ascii="Fb Fontext" w:hAnsi="Fb Fontext"/>
          <w:rtl/>
        </w:rPr>
        <w:t xml:space="preserve"> </w:t>
      </w:r>
      <w:r w:rsidRPr="007435EB">
        <w:rPr>
          <w:rFonts w:ascii="Fb Fontext" w:hAnsi="Fb Fontext" w:hint="cs"/>
          <w:rtl/>
        </w:rPr>
        <w:t>כולו</w:t>
      </w:r>
      <w:r w:rsidRPr="007435EB">
        <w:rPr>
          <w:rFonts w:ascii="Fb Fontext" w:hAnsi="Fb Fontext"/>
          <w:rtl/>
        </w:rPr>
        <w:t>.</w:t>
      </w:r>
      <w:r w:rsidRPr="007435EB">
        <w:rPr>
          <w:rFonts w:ascii="Fb Fontext" w:hAnsi="Fb Fontext" w:hint="cs"/>
          <w:rtl/>
        </w:rPr>
        <w:t>- עד רביעי בשבת</w:t>
      </w:r>
      <w:r w:rsidRPr="007435EB">
        <w:rPr>
          <w:rFonts w:ascii="Fb Fontext" w:hAnsi="Fb Fontext"/>
          <w:rtl/>
        </w:rPr>
        <w:t>.</w:t>
      </w:r>
    </w:p>
    <w:p w14:paraId="5BFAD8DB" w14:textId="77777777" w:rsidR="00D661D8" w:rsidRPr="009A124F" w:rsidRDefault="00D661D8" w:rsidP="00D661D8">
      <w:pPr>
        <w:pStyle w:val="36"/>
        <w:framePr w:wrap="notBeside"/>
        <w:rPr>
          <w:rtl/>
        </w:rPr>
      </w:pPr>
      <w:r w:rsidRPr="009A124F">
        <w:rPr>
          <w:rFonts w:hint="cs"/>
          <w:rtl/>
        </w:rPr>
        <w:t>ריב</w:t>
      </w:r>
      <w:r w:rsidRPr="009A124F">
        <w:rPr>
          <w:rtl/>
        </w:rPr>
        <w:t>"</w:t>
      </w:r>
      <w:r w:rsidRPr="009A124F">
        <w:rPr>
          <w:rFonts w:hint="cs"/>
          <w:rtl/>
        </w:rPr>
        <w:t>א:</w:t>
      </w:r>
    </w:p>
    <w:p w14:paraId="415E202D" w14:textId="77777777" w:rsidR="00D661D8" w:rsidRPr="007435EB" w:rsidRDefault="00D661D8" w:rsidP="00D661D8">
      <w:pPr>
        <w:rPr>
          <w:rFonts w:cs="Guttman Vilna"/>
          <w:b/>
          <w:bCs/>
          <w:rtl/>
        </w:rPr>
      </w:pPr>
      <w:r w:rsidRPr="007435EB">
        <w:rPr>
          <w:rFonts w:hint="cs"/>
          <w:rtl/>
        </w:rPr>
        <w:t>אבל לא על האור</w:t>
      </w:r>
      <w:r w:rsidRPr="007435EB">
        <w:rPr>
          <w:rtl/>
        </w:rPr>
        <w:t>.</w:t>
      </w:r>
    </w:p>
    <w:p w14:paraId="53053749" w14:textId="77777777" w:rsidR="00D661D8" w:rsidRPr="009A124F" w:rsidRDefault="00D661D8" w:rsidP="00D661D8">
      <w:pPr>
        <w:pStyle w:val="36"/>
        <w:framePr w:wrap="notBeside"/>
        <w:rPr>
          <w:rtl/>
        </w:rPr>
      </w:pPr>
      <w:r w:rsidRPr="009A124F">
        <w:rPr>
          <w:rFonts w:hint="cs"/>
          <w:rtl/>
        </w:rPr>
        <w:t>ר</w:t>
      </w:r>
      <w:r w:rsidRPr="009A124F">
        <w:rPr>
          <w:rtl/>
        </w:rPr>
        <w:t>"</w:t>
      </w:r>
      <w:r w:rsidRPr="009A124F">
        <w:rPr>
          <w:rFonts w:hint="cs"/>
          <w:rtl/>
        </w:rPr>
        <w:t>א או רי</w:t>
      </w:r>
      <w:r w:rsidRPr="009A124F">
        <w:rPr>
          <w:rtl/>
        </w:rPr>
        <w:t>"</w:t>
      </w:r>
      <w:r w:rsidRPr="009A124F">
        <w:rPr>
          <w:rFonts w:hint="cs"/>
          <w:rtl/>
        </w:rPr>
        <w:t>ו:</w:t>
      </w:r>
    </w:p>
    <w:p w14:paraId="0A26DCAA" w14:textId="77777777" w:rsidR="00D661D8" w:rsidRPr="007435EB" w:rsidRDefault="00D661D8" w:rsidP="00D661D8">
      <w:pPr>
        <w:rPr>
          <w:rtl/>
        </w:rPr>
      </w:pPr>
      <w:r w:rsidRPr="007435EB">
        <w:rPr>
          <w:rFonts w:hint="cs"/>
          <w:rtl/>
        </w:rPr>
        <w:t xml:space="preserve">לענין גיטין א' ב' ג' אחר שבת, </w:t>
      </w:r>
      <w:r w:rsidRPr="009A124F">
        <w:rPr>
          <w:rFonts w:hint="cs"/>
          <w:rtl/>
        </w:rPr>
        <w:t>ד' ה</w:t>
      </w:r>
      <w:r w:rsidRPr="009A124F">
        <w:rPr>
          <w:rtl/>
        </w:rPr>
        <w:t>'</w:t>
      </w:r>
      <w:r w:rsidRPr="009A124F">
        <w:rPr>
          <w:rFonts w:hint="cs"/>
          <w:rtl/>
        </w:rPr>
        <w:t xml:space="preserve"> ו'</w:t>
      </w:r>
      <w:r w:rsidRPr="00AC0CB1">
        <w:rPr>
          <w:rStyle w:val="af2"/>
          <w:rFonts w:hint="cs"/>
          <w:rtl/>
        </w:rPr>
        <w:t xml:space="preserve"> </w:t>
      </w:r>
      <w:r w:rsidRPr="007435EB">
        <w:rPr>
          <w:rFonts w:hint="cs"/>
          <w:rtl/>
        </w:rPr>
        <w:t>לפני שבת.</w:t>
      </w:r>
    </w:p>
    <w:p w14:paraId="0FEC23E0" w14:textId="77777777" w:rsidR="00D661D8" w:rsidRPr="009A124F" w:rsidRDefault="00D661D8" w:rsidP="00D661D8">
      <w:pPr>
        <w:pStyle w:val="36"/>
        <w:framePr w:wrap="notBeside"/>
        <w:rPr>
          <w:rtl/>
        </w:rPr>
      </w:pPr>
      <w:r w:rsidRPr="009A124F">
        <w:rPr>
          <w:rFonts w:hint="cs"/>
          <w:rtl/>
        </w:rPr>
        <w:t>ר</w:t>
      </w:r>
      <w:r w:rsidRPr="009A124F">
        <w:rPr>
          <w:rtl/>
        </w:rPr>
        <w:t>"</w:t>
      </w:r>
      <w:r w:rsidRPr="009A124F">
        <w:rPr>
          <w:rFonts w:hint="cs"/>
          <w:rtl/>
        </w:rPr>
        <w:t>ב מרב</w:t>
      </w:r>
      <w:r w:rsidRPr="009A124F">
        <w:rPr>
          <w:rtl/>
        </w:rPr>
        <w:t xml:space="preserve">: </w:t>
      </w:r>
    </w:p>
    <w:p w14:paraId="7129121A" w14:textId="77777777" w:rsidR="00D661D8" w:rsidRPr="007435EB" w:rsidRDefault="00D661D8" w:rsidP="00D661D8">
      <w:pPr>
        <w:pStyle w:val="afffff0"/>
        <w:rPr>
          <w:rtl/>
        </w:rPr>
      </w:pPr>
      <w:r w:rsidRPr="007435EB">
        <w:rPr>
          <w:rFonts w:hint="cs"/>
          <w:rtl/>
        </w:rPr>
        <w:t>הנוטל</w:t>
      </w:r>
      <w:r w:rsidRPr="007435EB">
        <w:rPr>
          <w:rtl/>
        </w:rPr>
        <w:t xml:space="preserve"> </w:t>
      </w:r>
      <w:r w:rsidRPr="007435EB">
        <w:rPr>
          <w:rFonts w:hint="cs"/>
          <w:rtl/>
        </w:rPr>
        <w:t>ידיו</w:t>
      </w:r>
      <w:r w:rsidRPr="007435EB">
        <w:rPr>
          <w:rtl/>
        </w:rPr>
        <w:t xml:space="preserve"> </w:t>
      </w:r>
      <w:r w:rsidRPr="007435EB">
        <w:rPr>
          <w:rFonts w:hint="cs"/>
          <w:rtl/>
        </w:rPr>
        <w:t>לא</w:t>
      </w:r>
      <w:r w:rsidRPr="007435EB">
        <w:rPr>
          <w:rtl/>
        </w:rPr>
        <w:t xml:space="preserve"> </w:t>
      </w:r>
      <w:r w:rsidRPr="007435EB">
        <w:rPr>
          <w:rFonts w:hint="cs"/>
          <w:rtl/>
        </w:rPr>
        <w:t>יקדש</w:t>
      </w:r>
      <w:r w:rsidRPr="007435EB">
        <w:rPr>
          <w:rtl/>
        </w:rPr>
        <w:t>.</w:t>
      </w:r>
    </w:p>
    <w:p w14:paraId="4FA86575" w14:textId="77777777" w:rsidR="00D661D8" w:rsidRPr="009A124F" w:rsidRDefault="00D661D8" w:rsidP="00D661D8">
      <w:pPr>
        <w:pStyle w:val="36"/>
        <w:framePr w:wrap="notBeside"/>
        <w:rPr>
          <w:rtl/>
        </w:rPr>
      </w:pPr>
      <w:r w:rsidRPr="009A124F">
        <w:rPr>
          <w:rFonts w:hint="cs"/>
          <w:rtl/>
        </w:rPr>
        <w:t>א</w:t>
      </w:r>
      <w:r w:rsidRPr="009A124F">
        <w:rPr>
          <w:rtl/>
        </w:rPr>
        <w:t>"</w:t>
      </w:r>
      <w:r w:rsidRPr="009A124F">
        <w:rPr>
          <w:rFonts w:hint="cs"/>
          <w:rtl/>
        </w:rPr>
        <w:t>ל ריבשב</w:t>
      </w:r>
      <w:r w:rsidRPr="009A124F">
        <w:rPr>
          <w:rtl/>
        </w:rPr>
        <w:t>"</w:t>
      </w:r>
      <w:r w:rsidRPr="009A124F">
        <w:rPr>
          <w:rFonts w:hint="cs"/>
          <w:rtl/>
        </w:rPr>
        <w:t>מ:</w:t>
      </w:r>
    </w:p>
    <w:p w14:paraId="0A4916A5" w14:textId="77777777" w:rsidR="00D661D8" w:rsidRPr="007435EB" w:rsidRDefault="00D661D8" w:rsidP="00D661D8">
      <w:pPr>
        <w:rPr>
          <w:rtl/>
        </w:rPr>
      </w:pPr>
      <w:r w:rsidRPr="007435EB">
        <w:rPr>
          <w:rFonts w:hint="cs"/>
          <w:rtl/>
        </w:rPr>
        <w:t xml:space="preserve">עדיין </w:t>
      </w:r>
      <w:r>
        <w:rPr>
          <w:rFonts w:hint="cs"/>
          <w:rtl/>
        </w:rPr>
        <w:t xml:space="preserve">רב </w:t>
      </w:r>
      <w:r w:rsidRPr="007435EB">
        <w:rPr>
          <w:rFonts w:hint="cs"/>
          <w:rtl/>
        </w:rPr>
        <w:t xml:space="preserve">לא נפטר </w:t>
      </w:r>
      <w:r w:rsidRPr="009A124F">
        <w:rPr>
          <w:rStyle w:val="affffff0"/>
          <w:rFonts w:hint="cs"/>
          <w:rtl/>
        </w:rPr>
        <w:t>שנשכח שמועותיו,</w:t>
      </w:r>
      <w:r w:rsidRPr="007435EB">
        <w:rPr>
          <w:rFonts w:hint="cs"/>
          <w:rtl/>
        </w:rPr>
        <w:t xml:space="preserve"> דפעמים הרבה היינו לפני רב.</w:t>
      </w:r>
    </w:p>
    <w:p w14:paraId="30F662F4" w14:textId="77777777" w:rsidR="00D661D8" w:rsidRPr="007435EB" w:rsidRDefault="00D661D8" w:rsidP="00D661D8">
      <w:pPr>
        <w:rPr>
          <w:rFonts w:cs="Guttman Vilna"/>
          <w:b/>
          <w:bCs/>
          <w:rtl/>
        </w:rPr>
      </w:pPr>
      <w:r w:rsidRPr="007435EB">
        <w:rPr>
          <w:rFonts w:hint="cs"/>
          <w:rtl/>
        </w:rPr>
        <w:t>וכשהיה חביב עליו הלחם קידש עליו, וכשהיה חביב עליו היין קידש על היין.</w:t>
      </w:r>
    </w:p>
    <w:p w14:paraId="773EE827" w14:textId="77777777" w:rsidR="00D661D8" w:rsidRPr="007435EB" w:rsidRDefault="00D661D8" w:rsidP="00D661D8">
      <w:pPr>
        <w:pStyle w:val="afff"/>
        <w:framePr w:wrap="around"/>
        <w:rPr>
          <w:rtl/>
        </w:rPr>
      </w:pPr>
      <w:r w:rsidRPr="007435EB">
        <w:rPr>
          <w:rFonts w:hint="cs"/>
          <w:rtl/>
        </w:rPr>
        <w:t>קו:</w:t>
      </w:r>
    </w:p>
    <w:p w14:paraId="435D253E" w14:textId="77777777" w:rsidR="00D661D8" w:rsidRPr="009A124F" w:rsidRDefault="00D661D8" w:rsidP="00D661D8">
      <w:pPr>
        <w:pStyle w:val="36"/>
        <w:framePr w:wrap="notBeside"/>
        <w:rPr>
          <w:rtl/>
        </w:rPr>
      </w:pPr>
      <w:r w:rsidRPr="009A124F">
        <w:rPr>
          <w:rFonts w:hint="cs"/>
          <w:rtl/>
        </w:rPr>
        <w:t>ר</w:t>
      </w:r>
      <w:r w:rsidRPr="009A124F">
        <w:rPr>
          <w:rtl/>
        </w:rPr>
        <w:t>"</w:t>
      </w:r>
      <w:r w:rsidRPr="009A124F">
        <w:rPr>
          <w:rFonts w:hint="cs"/>
          <w:rtl/>
        </w:rPr>
        <w:t>ה מרב</w:t>
      </w:r>
      <w:r w:rsidRPr="009A124F">
        <w:rPr>
          <w:rtl/>
        </w:rPr>
        <w:t xml:space="preserve">: </w:t>
      </w:r>
    </w:p>
    <w:p w14:paraId="676A85C6" w14:textId="77777777" w:rsidR="00D661D8" w:rsidRPr="007435EB" w:rsidRDefault="00D661D8" w:rsidP="00D661D8">
      <w:pPr>
        <w:pStyle w:val="afffff0"/>
        <w:rPr>
          <w:rtl/>
        </w:rPr>
      </w:pPr>
      <w:r w:rsidRPr="007435EB">
        <w:rPr>
          <w:rFonts w:hint="cs"/>
          <w:rtl/>
        </w:rPr>
        <w:t>טעם</w:t>
      </w:r>
      <w:r w:rsidRPr="007435EB">
        <w:rPr>
          <w:rtl/>
        </w:rPr>
        <w:t xml:space="preserve"> - </w:t>
      </w:r>
      <w:r w:rsidRPr="007435EB">
        <w:rPr>
          <w:rFonts w:hint="cs"/>
          <w:rtl/>
        </w:rPr>
        <w:t>אינו</w:t>
      </w:r>
      <w:r w:rsidRPr="007435EB">
        <w:rPr>
          <w:rtl/>
        </w:rPr>
        <w:t xml:space="preserve"> </w:t>
      </w:r>
      <w:r w:rsidRPr="007435EB">
        <w:rPr>
          <w:rFonts w:hint="cs"/>
          <w:rtl/>
        </w:rPr>
        <w:t>מקדש</w:t>
      </w:r>
      <w:r w:rsidRPr="007435EB">
        <w:rPr>
          <w:rtl/>
        </w:rPr>
        <w:t>.</w:t>
      </w:r>
    </w:p>
    <w:p w14:paraId="7C9AFD5A" w14:textId="77777777" w:rsidR="00D661D8" w:rsidRPr="009A124F" w:rsidRDefault="00D661D8" w:rsidP="00D661D8">
      <w:pPr>
        <w:pStyle w:val="36"/>
        <w:framePr w:wrap="notBeside"/>
        <w:rPr>
          <w:rtl/>
        </w:rPr>
      </w:pPr>
      <w:r w:rsidRPr="009A124F">
        <w:rPr>
          <w:rFonts w:hint="cs"/>
          <w:rtl/>
        </w:rPr>
        <w:t>בעא</w:t>
      </w:r>
      <w:r w:rsidRPr="009A124F">
        <w:rPr>
          <w:rtl/>
        </w:rPr>
        <w:t xml:space="preserve"> </w:t>
      </w:r>
      <w:r w:rsidRPr="009A124F">
        <w:rPr>
          <w:rFonts w:hint="cs"/>
          <w:rtl/>
        </w:rPr>
        <w:t>ר</w:t>
      </w:r>
      <w:r w:rsidRPr="009A124F">
        <w:rPr>
          <w:rtl/>
        </w:rPr>
        <w:t>"</w:t>
      </w:r>
      <w:r w:rsidRPr="009A124F">
        <w:rPr>
          <w:rFonts w:hint="cs"/>
          <w:rtl/>
        </w:rPr>
        <w:t xml:space="preserve">ח </w:t>
      </w:r>
    </w:p>
    <w:p w14:paraId="60F672A2" w14:textId="77777777" w:rsidR="00D661D8" w:rsidRPr="007435EB" w:rsidRDefault="00D661D8" w:rsidP="00D661D8">
      <w:pPr>
        <w:spacing w:before="4"/>
        <w:rPr>
          <w:rFonts w:cs="Guttman Vilna"/>
          <w:b/>
          <w:bCs/>
          <w:rtl/>
        </w:rPr>
      </w:pPr>
      <w:r w:rsidRPr="007435EB">
        <w:rPr>
          <w:rFonts w:hint="cs"/>
          <w:rtl/>
        </w:rPr>
        <w:t>טעם</w:t>
      </w:r>
      <w:r w:rsidRPr="007435EB">
        <w:rPr>
          <w:rtl/>
        </w:rPr>
        <w:t xml:space="preserve"> </w:t>
      </w:r>
      <w:r w:rsidRPr="007435EB">
        <w:rPr>
          <w:rFonts w:hint="cs"/>
          <w:rtl/>
        </w:rPr>
        <w:t>מהו</w:t>
      </w:r>
      <w:r w:rsidRPr="007435EB">
        <w:rPr>
          <w:rtl/>
        </w:rPr>
        <w:t xml:space="preserve"> </w:t>
      </w:r>
      <w:r w:rsidRPr="007435EB">
        <w:rPr>
          <w:rFonts w:hint="cs"/>
          <w:rtl/>
        </w:rPr>
        <w:t>שיבדיל</w:t>
      </w:r>
      <w:r w:rsidRPr="007435EB">
        <w:rPr>
          <w:rtl/>
        </w:rPr>
        <w:t xml:space="preserve">? </w:t>
      </w:r>
      <w:r w:rsidRPr="009A124F">
        <w:rPr>
          <w:rStyle w:val="affffd"/>
          <w:rFonts w:hint="cs"/>
          <w:rtl/>
        </w:rPr>
        <w:t>א</w:t>
      </w:r>
      <w:r w:rsidRPr="009A124F">
        <w:rPr>
          <w:rStyle w:val="affffd"/>
          <w:rtl/>
        </w:rPr>
        <w:t>"</w:t>
      </w:r>
      <w:r w:rsidRPr="009A124F">
        <w:rPr>
          <w:rStyle w:val="affffd"/>
          <w:rFonts w:hint="cs"/>
          <w:rtl/>
        </w:rPr>
        <w:t>ל ר</w:t>
      </w:r>
      <w:r w:rsidRPr="009A124F">
        <w:rPr>
          <w:rStyle w:val="affffd"/>
          <w:rtl/>
        </w:rPr>
        <w:t>"</w:t>
      </w:r>
      <w:r w:rsidRPr="009A124F">
        <w:rPr>
          <w:rStyle w:val="affffd"/>
          <w:rFonts w:hint="cs"/>
          <w:rtl/>
        </w:rPr>
        <w:t>ה</w:t>
      </w:r>
      <w:r w:rsidRPr="009A124F">
        <w:rPr>
          <w:rStyle w:val="affffd"/>
          <w:rtl/>
        </w:rPr>
        <w:t xml:space="preserve"> </w:t>
      </w:r>
      <w:r w:rsidRPr="009A124F">
        <w:rPr>
          <w:rStyle w:val="affffd"/>
          <w:rFonts w:hint="cs"/>
          <w:rtl/>
        </w:rPr>
        <w:t>אני</w:t>
      </w:r>
      <w:r w:rsidRPr="009A124F">
        <w:rPr>
          <w:rStyle w:val="affffd"/>
          <w:rtl/>
        </w:rPr>
        <w:t xml:space="preserve"> </w:t>
      </w:r>
      <w:r w:rsidRPr="009A124F">
        <w:rPr>
          <w:rStyle w:val="affffd"/>
          <w:rFonts w:hint="cs"/>
          <w:rtl/>
        </w:rPr>
        <w:t>אומר</w:t>
      </w:r>
      <w:r>
        <w:rPr>
          <w:rFonts w:hint="cs"/>
          <w:rtl/>
        </w:rPr>
        <w:t>:</w:t>
      </w:r>
      <w:r w:rsidRPr="007435EB">
        <w:rPr>
          <w:rtl/>
        </w:rPr>
        <w:t xml:space="preserve"> </w:t>
      </w:r>
      <w:r w:rsidRPr="007435EB">
        <w:rPr>
          <w:rFonts w:hint="cs"/>
          <w:rtl/>
        </w:rPr>
        <w:t>טעם</w:t>
      </w:r>
      <w:r w:rsidRPr="007435EB">
        <w:rPr>
          <w:rtl/>
        </w:rPr>
        <w:t xml:space="preserve"> </w:t>
      </w:r>
      <w:r w:rsidRPr="007435EB">
        <w:rPr>
          <w:rFonts w:hint="cs"/>
          <w:rtl/>
        </w:rPr>
        <w:t>מבדיל</w:t>
      </w:r>
      <w:r w:rsidRPr="007435EB">
        <w:rPr>
          <w:rtl/>
        </w:rPr>
        <w:t>.</w:t>
      </w:r>
      <w:r w:rsidRPr="007435EB">
        <w:rPr>
          <w:rFonts w:hint="cs"/>
          <w:rtl/>
        </w:rPr>
        <w:t xml:space="preserve">  </w:t>
      </w:r>
      <w:r w:rsidRPr="009A124F">
        <w:rPr>
          <w:rStyle w:val="affffd"/>
          <w:rFonts w:hint="cs"/>
          <w:rtl/>
        </w:rPr>
        <w:t>ור</w:t>
      </w:r>
      <w:r w:rsidRPr="009A124F">
        <w:rPr>
          <w:rStyle w:val="affffd"/>
          <w:rtl/>
        </w:rPr>
        <w:t>"</w:t>
      </w:r>
      <w:r w:rsidRPr="009A124F">
        <w:rPr>
          <w:rStyle w:val="affffd"/>
          <w:rFonts w:hint="cs"/>
          <w:rtl/>
        </w:rPr>
        <w:t>א</w:t>
      </w:r>
      <w:r w:rsidRPr="009A124F">
        <w:rPr>
          <w:rStyle w:val="affffd"/>
          <w:rtl/>
        </w:rPr>
        <w:t>:</w:t>
      </w:r>
      <w:r w:rsidRPr="007435EB">
        <w:rPr>
          <w:rtl/>
        </w:rPr>
        <w:t xml:space="preserve"> </w:t>
      </w:r>
      <w:r w:rsidRPr="007435EB">
        <w:rPr>
          <w:rFonts w:hint="cs"/>
          <w:rtl/>
        </w:rPr>
        <w:t>טעם</w:t>
      </w:r>
      <w:r w:rsidRPr="007435EB">
        <w:rPr>
          <w:rtl/>
        </w:rPr>
        <w:t xml:space="preserve"> </w:t>
      </w:r>
      <w:r w:rsidRPr="007435EB">
        <w:rPr>
          <w:rFonts w:hint="cs"/>
          <w:rtl/>
        </w:rPr>
        <w:t>אינו</w:t>
      </w:r>
      <w:r w:rsidRPr="007435EB">
        <w:rPr>
          <w:rtl/>
        </w:rPr>
        <w:t xml:space="preserve"> </w:t>
      </w:r>
      <w:r w:rsidRPr="007435EB">
        <w:rPr>
          <w:rFonts w:hint="cs"/>
          <w:rtl/>
        </w:rPr>
        <w:t>מבדיל</w:t>
      </w:r>
      <w:r w:rsidRPr="007435EB">
        <w:rPr>
          <w:rtl/>
        </w:rPr>
        <w:t>.</w:t>
      </w:r>
    </w:p>
    <w:p w14:paraId="6998A450" w14:textId="77777777" w:rsidR="00D661D8" w:rsidRPr="009A124F" w:rsidRDefault="00D661D8" w:rsidP="00D661D8">
      <w:pPr>
        <w:pStyle w:val="36"/>
        <w:framePr w:wrap="notBeside"/>
        <w:rPr>
          <w:rtl/>
        </w:rPr>
      </w:pPr>
      <w:r w:rsidRPr="009A124F">
        <w:rPr>
          <w:rFonts w:hint="cs"/>
          <w:rtl/>
        </w:rPr>
        <w:t>ריב</w:t>
      </w:r>
      <w:r w:rsidRPr="009A124F">
        <w:rPr>
          <w:rtl/>
        </w:rPr>
        <w:t>"</w:t>
      </w:r>
      <w:r w:rsidRPr="009A124F">
        <w:rPr>
          <w:rFonts w:hint="cs"/>
          <w:rtl/>
        </w:rPr>
        <w:t xml:space="preserve">א </w:t>
      </w:r>
    </w:p>
    <w:p w14:paraId="1FE48DBF" w14:textId="77777777" w:rsidR="00D661D8" w:rsidRPr="007435EB" w:rsidRDefault="00D661D8" w:rsidP="00D661D8">
      <w:pPr>
        <w:spacing w:before="4"/>
        <w:rPr>
          <w:rtl/>
        </w:rPr>
      </w:pPr>
      <w:r>
        <w:rPr>
          <w:rFonts w:hint="cs"/>
          <w:rtl/>
        </w:rPr>
        <w:t xml:space="preserve">בבית </w:t>
      </w:r>
      <w:r w:rsidRPr="007435EB">
        <w:rPr>
          <w:rFonts w:hint="cs"/>
          <w:rtl/>
        </w:rPr>
        <w:t>רב</w:t>
      </w:r>
      <w:r w:rsidRPr="007435EB">
        <w:rPr>
          <w:rtl/>
        </w:rPr>
        <w:t xml:space="preserve"> </w:t>
      </w:r>
      <w:r w:rsidRPr="007435EB">
        <w:rPr>
          <w:rFonts w:hint="cs"/>
          <w:rtl/>
        </w:rPr>
        <w:t>אסי</w:t>
      </w:r>
      <w:r w:rsidRPr="007435EB">
        <w:rPr>
          <w:rtl/>
        </w:rPr>
        <w:t xml:space="preserve">, </w:t>
      </w:r>
      <w:r w:rsidRPr="007435EB">
        <w:rPr>
          <w:rFonts w:hint="cs"/>
          <w:rtl/>
        </w:rPr>
        <w:t>שכח וטעם הביאו לו כוס והבדיל וכששאלתו אשתו והרי אתה לא נוהג כך.</w:t>
      </w:r>
      <w:r>
        <w:rPr>
          <w:rFonts w:hint="cs"/>
          <w:rtl/>
        </w:rPr>
        <w:t xml:space="preserve"> </w:t>
      </w:r>
      <w:r w:rsidRPr="009A124F">
        <w:rPr>
          <w:rStyle w:val="affffd"/>
          <w:rFonts w:hint="cs"/>
          <w:rtl/>
        </w:rPr>
        <w:t>א</w:t>
      </w:r>
      <w:r w:rsidRPr="009A124F">
        <w:rPr>
          <w:rStyle w:val="affffd"/>
          <w:rtl/>
        </w:rPr>
        <w:t>"</w:t>
      </w:r>
      <w:r w:rsidRPr="009A124F">
        <w:rPr>
          <w:rStyle w:val="affffd"/>
          <w:rFonts w:hint="cs"/>
          <w:rtl/>
        </w:rPr>
        <w:t>ל לעוזבו</w:t>
      </w:r>
      <w:r w:rsidRPr="007435EB">
        <w:rPr>
          <w:rFonts w:ascii="Fb Fontext" w:hAnsi="Fb Fontext" w:hint="cs"/>
          <w:sz w:val="20"/>
          <w:rtl/>
        </w:rPr>
        <w:t xml:space="preserve"> שסובר כרב דמבדיל.</w:t>
      </w:r>
    </w:p>
    <w:p w14:paraId="1E1E9575" w14:textId="77777777" w:rsidR="00D661D8" w:rsidRPr="009A124F" w:rsidRDefault="00D661D8" w:rsidP="00D661D8">
      <w:pPr>
        <w:pStyle w:val="36"/>
        <w:framePr w:wrap="notBeside"/>
        <w:rPr>
          <w:rtl/>
        </w:rPr>
      </w:pPr>
      <w:r w:rsidRPr="009A124F">
        <w:rPr>
          <w:rFonts w:hint="cs"/>
          <w:rtl/>
        </w:rPr>
        <w:t>ר</w:t>
      </w:r>
      <w:r w:rsidRPr="009A124F">
        <w:rPr>
          <w:rtl/>
        </w:rPr>
        <w:t>"</w:t>
      </w:r>
      <w:r w:rsidRPr="009A124F">
        <w:rPr>
          <w:rFonts w:hint="cs"/>
          <w:rtl/>
        </w:rPr>
        <w:t>י משמואל</w:t>
      </w:r>
      <w:r w:rsidRPr="009A124F">
        <w:rPr>
          <w:rtl/>
        </w:rPr>
        <w:t>:</w:t>
      </w:r>
    </w:p>
    <w:p w14:paraId="16585E68" w14:textId="77777777" w:rsidR="00D661D8" w:rsidRPr="007435EB" w:rsidRDefault="00D661D8" w:rsidP="00D661D8">
      <w:pPr>
        <w:spacing w:before="4"/>
        <w:rPr>
          <w:rtl/>
        </w:rPr>
      </w:pPr>
      <w:r w:rsidRPr="007435EB">
        <w:rPr>
          <w:rFonts w:ascii="Fb Fontext" w:hAnsi="Fb Fontext" w:hint="cs"/>
          <w:rtl/>
        </w:rPr>
        <w:t>טעם</w:t>
      </w:r>
      <w:r w:rsidRPr="007435EB">
        <w:rPr>
          <w:rFonts w:ascii="Fb Fontext" w:hAnsi="Fb Fontext"/>
          <w:rtl/>
        </w:rPr>
        <w:t xml:space="preserve"> - </w:t>
      </w:r>
      <w:r w:rsidRPr="007435EB">
        <w:rPr>
          <w:rFonts w:ascii="Fb Fontext" w:hAnsi="Fb Fontext" w:hint="cs"/>
          <w:rtl/>
        </w:rPr>
        <w:t>אינו</w:t>
      </w:r>
      <w:r w:rsidRPr="007435EB">
        <w:rPr>
          <w:rFonts w:ascii="Fb Fontext" w:hAnsi="Fb Fontext"/>
          <w:rtl/>
        </w:rPr>
        <w:t xml:space="preserve"> </w:t>
      </w:r>
      <w:r w:rsidRPr="007435EB">
        <w:rPr>
          <w:rFonts w:ascii="Fb Fontext" w:hAnsi="Fb Fontext" w:hint="cs"/>
          <w:rtl/>
        </w:rPr>
        <w:t>מקדש</w:t>
      </w:r>
      <w:r w:rsidRPr="007435EB">
        <w:rPr>
          <w:rFonts w:ascii="Fb Fontext" w:hAnsi="Fb Fontext"/>
          <w:rtl/>
        </w:rPr>
        <w:t xml:space="preserve">, </w:t>
      </w:r>
      <w:r w:rsidRPr="007435EB">
        <w:rPr>
          <w:rFonts w:ascii="Fb Fontext" w:hAnsi="Fb Fontext" w:hint="cs"/>
          <w:rtl/>
        </w:rPr>
        <w:t>טעם</w:t>
      </w:r>
      <w:r w:rsidRPr="007435EB">
        <w:rPr>
          <w:rFonts w:ascii="Fb Fontext" w:hAnsi="Fb Fontext"/>
          <w:rtl/>
        </w:rPr>
        <w:t xml:space="preserve"> - </w:t>
      </w:r>
      <w:r w:rsidRPr="007435EB">
        <w:rPr>
          <w:rFonts w:ascii="Fb Fontext" w:hAnsi="Fb Fontext" w:hint="cs"/>
          <w:rtl/>
        </w:rPr>
        <w:t>אינו</w:t>
      </w:r>
      <w:r w:rsidRPr="007435EB">
        <w:rPr>
          <w:rFonts w:ascii="Fb Fontext" w:hAnsi="Fb Fontext"/>
          <w:rtl/>
        </w:rPr>
        <w:t xml:space="preserve"> </w:t>
      </w:r>
      <w:r w:rsidRPr="007435EB">
        <w:rPr>
          <w:rFonts w:ascii="Fb Fontext" w:hAnsi="Fb Fontext" w:hint="cs"/>
          <w:rtl/>
        </w:rPr>
        <w:t>מבדיל</w:t>
      </w:r>
      <w:r w:rsidRPr="007435EB">
        <w:rPr>
          <w:rFonts w:ascii="Fb Fontext" w:hAnsi="Fb Fontext"/>
          <w:rtl/>
        </w:rPr>
        <w:t>.</w:t>
      </w:r>
    </w:p>
    <w:p w14:paraId="572A7866" w14:textId="77777777" w:rsidR="00D661D8" w:rsidRPr="009A124F" w:rsidRDefault="00D661D8" w:rsidP="00D661D8">
      <w:pPr>
        <w:pStyle w:val="36"/>
        <w:framePr w:wrap="notBeside"/>
        <w:rPr>
          <w:rtl/>
        </w:rPr>
      </w:pPr>
      <w:r w:rsidRPr="009A124F">
        <w:rPr>
          <w:rFonts w:hint="cs"/>
          <w:rtl/>
        </w:rPr>
        <w:t>ר</w:t>
      </w:r>
      <w:r w:rsidRPr="009A124F">
        <w:rPr>
          <w:rtl/>
        </w:rPr>
        <w:t>"</w:t>
      </w:r>
      <w:r w:rsidRPr="009A124F">
        <w:rPr>
          <w:rFonts w:hint="cs"/>
          <w:rtl/>
        </w:rPr>
        <w:t>נ משמואל</w:t>
      </w:r>
      <w:r w:rsidRPr="009A124F">
        <w:rPr>
          <w:rtl/>
        </w:rPr>
        <w:t>:</w:t>
      </w:r>
    </w:p>
    <w:p w14:paraId="1359B8E0" w14:textId="77777777" w:rsidR="00D661D8" w:rsidRPr="007435EB" w:rsidRDefault="00D661D8" w:rsidP="00D661D8">
      <w:pPr>
        <w:rPr>
          <w:rtl/>
        </w:rPr>
      </w:pPr>
      <w:r w:rsidRPr="007435EB">
        <w:rPr>
          <w:rFonts w:ascii="Fb Fontext" w:hAnsi="Fb Fontext" w:hint="cs"/>
          <w:sz w:val="20"/>
          <w:rtl/>
        </w:rPr>
        <w:t>טעם</w:t>
      </w:r>
      <w:r w:rsidRPr="007435EB">
        <w:rPr>
          <w:rFonts w:ascii="Fb Fontext" w:hAnsi="Fb Fontext"/>
          <w:sz w:val="20"/>
          <w:rtl/>
        </w:rPr>
        <w:t xml:space="preserve"> - </w:t>
      </w:r>
      <w:r w:rsidRPr="007435EB">
        <w:rPr>
          <w:rFonts w:ascii="Fb Fontext" w:hAnsi="Fb Fontext" w:hint="cs"/>
          <w:sz w:val="20"/>
          <w:rtl/>
        </w:rPr>
        <w:t>מקדש</w:t>
      </w:r>
      <w:r w:rsidRPr="007435EB">
        <w:rPr>
          <w:rFonts w:ascii="Fb Fontext" w:hAnsi="Fb Fontext"/>
          <w:sz w:val="20"/>
          <w:rtl/>
        </w:rPr>
        <w:t xml:space="preserve">, </w:t>
      </w:r>
      <w:r w:rsidRPr="007435EB">
        <w:rPr>
          <w:rFonts w:ascii="Fb Fontext" w:hAnsi="Fb Fontext" w:hint="cs"/>
          <w:sz w:val="20"/>
          <w:rtl/>
        </w:rPr>
        <w:t>וטעם</w:t>
      </w:r>
      <w:r w:rsidRPr="007435EB">
        <w:rPr>
          <w:rFonts w:ascii="Fb Fontext" w:hAnsi="Fb Fontext"/>
          <w:sz w:val="20"/>
          <w:rtl/>
        </w:rPr>
        <w:t xml:space="preserve"> - </w:t>
      </w:r>
      <w:r w:rsidRPr="007435EB">
        <w:rPr>
          <w:rFonts w:ascii="Fb Fontext" w:hAnsi="Fb Fontext" w:hint="cs"/>
          <w:sz w:val="20"/>
          <w:rtl/>
        </w:rPr>
        <w:t>מבדיל</w:t>
      </w:r>
      <w:r w:rsidRPr="007435EB">
        <w:rPr>
          <w:rFonts w:ascii="Fb Fontext" w:hAnsi="Fb Fontext"/>
          <w:sz w:val="20"/>
          <w:rtl/>
        </w:rPr>
        <w:t>.</w:t>
      </w:r>
    </w:p>
    <w:p w14:paraId="7416185A" w14:textId="77777777" w:rsidR="00D661D8" w:rsidRPr="009A124F" w:rsidRDefault="00D661D8" w:rsidP="00D661D8">
      <w:pPr>
        <w:pStyle w:val="36"/>
        <w:framePr w:wrap="notBeside"/>
        <w:rPr>
          <w:rtl/>
        </w:rPr>
      </w:pPr>
      <w:r w:rsidRPr="009A124F">
        <w:rPr>
          <w:rFonts w:hint="cs"/>
          <w:rtl/>
        </w:rPr>
        <w:t>• ר</w:t>
      </w:r>
      <w:r w:rsidRPr="009A124F">
        <w:rPr>
          <w:rtl/>
        </w:rPr>
        <w:t>"</w:t>
      </w:r>
      <w:r w:rsidRPr="009A124F">
        <w:rPr>
          <w:rFonts w:hint="cs"/>
          <w:rtl/>
        </w:rPr>
        <w:t>א</w:t>
      </w:r>
      <w:r w:rsidRPr="009A124F">
        <w:rPr>
          <w:rtl/>
        </w:rPr>
        <w:t xml:space="preserve">, </w:t>
      </w:r>
    </w:p>
    <w:p w14:paraId="0EB130A1" w14:textId="77777777" w:rsidR="00D661D8" w:rsidRPr="007435EB" w:rsidRDefault="00D661D8" w:rsidP="00D661D8">
      <w:pPr>
        <w:spacing w:before="4"/>
        <w:rPr>
          <w:rtl/>
        </w:rPr>
      </w:pPr>
      <w:r>
        <w:rPr>
          <w:rStyle w:val="afffa"/>
          <w:rFonts w:hint="cs"/>
          <w:rtl/>
        </w:rPr>
        <w:t>הלכה</w:t>
      </w:r>
      <w:r w:rsidRPr="007435EB">
        <w:rPr>
          <w:rFonts w:ascii="Fb Fontext" w:hAnsi="Fb Fontext"/>
          <w:rtl/>
        </w:rPr>
        <w:t xml:space="preserve">: </w:t>
      </w:r>
      <w:r w:rsidRPr="005C3FF1">
        <w:rPr>
          <w:rStyle w:val="afffa"/>
          <w:rFonts w:hint="cs"/>
          <w:rtl/>
        </w:rPr>
        <w:t>טעם</w:t>
      </w:r>
      <w:r w:rsidRPr="005C3FF1">
        <w:rPr>
          <w:rStyle w:val="afffa"/>
          <w:rtl/>
        </w:rPr>
        <w:t xml:space="preserve"> - </w:t>
      </w:r>
      <w:r w:rsidRPr="005C3FF1">
        <w:rPr>
          <w:rStyle w:val="afffa"/>
          <w:rFonts w:hint="cs"/>
          <w:rtl/>
        </w:rPr>
        <w:t>מקדש</w:t>
      </w:r>
      <w:r w:rsidRPr="005C3FF1">
        <w:rPr>
          <w:rStyle w:val="afffa"/>
          <w:rtl/>
        </w:rPr>
        <w:t xml:space="preserve">, </w:t>
      </w:r>
      <w:r w:rsidRPr="005C3FF1">
        <w:rPr>
          <w:rStyle w:val="afffa"/>
          <w:rFonts w:hint="cs"/>
          <w:rtl/>
        </w:rPr>
        <w:t>וטעם</w:t>
      </w:r>
      <w:r w:rsidRPr="005C3FF1">
        <w:rPr>
          <w:rStyle w:val="afffa"/>
          <w:rtl/>
        </w:rPr>
        <w:t xml:space="preserve"> - </w:t>
      </w:r>
      <w:r w:rsidRPr="005C3FF1">
        <w:rPr>
          <w:rStyle w:val="afffa"/>
          <w:rFonts w:hint="cs"/>
          <w:rtl/>
        </w:rPr>
        <w:t>מבדיל</w:t>
      </w:r>
      <w:r w:rsidRPr="007435EB">
        <w:rPr>
          <w:rFonts w:ascii="Fb Fontext" w:hAnsi="Fb Fontext"/>
          <w:rtl/>
        </w:rPr>
        <w:t>.</w:t>
      </w:r>
    </w:p>
    <w:p w14:paraId="3EA354C0" w14:textId="77777777" w:rsidR="00D661D8" w:rsidRPr="007435EB" w:rsidRDefault="00D661D8" w:rsidP="00D661D8">
      <w:pPr>
        <w:rPr>
          <w:rFonts w:cs="Guttman Vilna"/>
          <w:b/>
          <w:bCs/>
          <w:rtl/>
        </w:rPr>
      </w:pPr>
      <w:r w:rsidRPr="007435EB">
        <w:rPr>
          <w:rFonts w:hint="cs"/>
          <w:rtl/>
        </w:rPr>
        <w:t>ומי</w:t>
      </w:r>
      <w:r w:rsidRPr="007435EB">
        <w:rPr>
          <w:rtl/>
        </w:rPr>
        <w:t xml:space="preserve"> </w:t>
      </w:r>
      <w:r w:rsidRPr="007435EB">
        <w:rPr>
          <w:rFonts w:hint="cs"/>
          <w:rtl/>
        </w:rPr>
        <w:t>שלא</w:t>
      </w:r>
      <w:r w:rsidRPr="007435EB">
        <w:rPr>
          <w:rtl/>
        </w:rPr>
        <w:t xml:space="preserve"> </w:t>
      </w:r>
      <w:r w:rsidRPr="007435EB">
        <w:rPr>
          <w:rFonts w:hint="cs"/>
          <w:rtl/>
        </w:rPr>
        <w:t>קידש</w:t>
      </w:r>
      <w:r w:rsidRPr="007435EB">
        <w:rPr>
          <w:rtl/>
        </w:rPr>
        <w:t xml:space="preserve"> </w:t>
      </w:r>
      <w:r>
        <w:rPr>
          <w:rStyle w:val="affffd"/>
          <w:rFonts w:hint="cs"/>
          <w:rtl/>
          <w:rPrChange w:id="11398" w:author="מנוע אמוראים" w:date="2026-10-05T16:42:03Z">
            <w:rPr>
              <w:rFonts w:hint="cs"/>
              <w:rtl/>
            </w:rPr>
          </w:rPrChange>
        </w:rPr>
        <w:t xml:space="preserve">בער</w:t>
      </w:r>
      <w:r>
        <w:rPr>
          <w:rStyle w:val="affffd"/>
          <w:rtl/>
          <w:rPrChange w:id="11399" w:author="מנוע אמוראים" w:date="2026-10-05T16:42:03Z">
            <w:rPr>
              <w:rtl/>
            </w:rPr>
          </w:rPrChange>
        </w:rPr>
        <w:t xml:space="preserve">"</w:t>
      </w:r>
      <w:r>
        <w:rPr>
          <w:rStyle w:val="affffd"/>
          <w:rFonts w:hint="cs"/>
          <w:rtl/>
          <w:rPrChange w:id="11400" w:author="מנוע אמוראים" w:date="2026-10-05T16:42:03Z">
            <w:rPr>
              <w:rFonts w:hint="cs"/>
              <w:rtl/>
            </w:rPr>
          </w:rPrChange>
        </w:rPr>
        <w:t xml:space="preserve">ש</w:t>
      </w:r>
      <w:r w:rsidRPr="007435EB">
        <w:rPr>
          <w:rtl/>
        </w:rPr>
        <w:t xml:space="preserve">  </w:t>
      </w:r>
      <w:r w:rsidRPr="007435EB">
        <w:rPr>
          <w:rFonts w:hint="cs"/>
          <w:rtl/>
        </w:rPr>
        <w:t>מקדש</w:t>
      </w:r>
      <w:r w:rsidRPr="007435EB">
        <w:rPr>
          <w:rtl/>
        </w:rPr>
        <w:t xml:space="preserve"> </w:t>
      </w:r>
      <w:r w:rsidRPr="007435EB">
        <w:rPr>
          <w:rFonts w:hint="cs"/>
          <w:rtl/>
        </w:rPr>
        <w:t>והולך</w:t>
      </w:r>
      <w:r w:rsidRPr="007435EB">
        <w:rPr>
          <w:rtl/>
        </w:rPr>
        <w:t xml:space="preserve"> </w:t>
      </w:r>
      <w:r w:rsidRPr="007435EB">
        <w:rPr>
          <w:rFonts w:hint="cs"/>
          <w:rtl/>
        </w:rPr>
        <w:t>כל</w:t>
      </w:r>
      <w:r w:rsidRPr="007435EB">
        <w:rPr>
          <w:rtl/>
        </w:rPr>
        <w:t xml:space="preserve"> </w:t>
      </w:r>
      <w:r w:rsidRPr="007435EB">
        <w:rPr>
          <w:rFonts w:hint="cs"/>
          <w:rtl/>
        </w:rPr>
        <w:t>היום</w:t>
      </w:r>
      <w:r w:rsidRPr="007435EB">
        <w:rPr>
          <w:rtl/>
        </w:rPr>
        <w:t xml:space="preserve"> </w:t>
      </w:r>
      <w:r w:rsidRPr="007435EB">
        <w:rPr>
          <w:rFonts w:hint="cs"/>
          <w:rtl/>
        </w:rPr>
        <w:t>כולו</w:t>
      </w:r>
      <w:r w:rsidRPr="007435EB">
        <w:rPr>
          <w:rtl/>
        </w:rPr>
        <w:t xml:space="preserve">, </w:t>
      </w:r>
      <w:r w:rsidRPr="007435EB">
        <w:rPr>
          <w:rFonts w:hint="cs"/>
          <w:rtl/>
        </w:rPr>
        <w:t>עד</w:t>
      </w:r>
      <w:r w:rsidRPr="007435EB">
        <w:rPr>
          <w:rtl/>
        </w:rPr>
        <w:t xml:space="preserve"> </w:t>
      </w:r>
      <w:r w:rsidRPr="007435EB">
        <w:rPr>
          <w:rFonts w:hint="cs"/>
          <w:rtl/>
        </w:rPr>
        <w:t>מוצ</w:t>
      </w:r>
      <w:r w:rsidRPr="007435EB">
        <w:rPr>
          <w:rtl/>
        </w:rPr>
        <w:t>"</w:t>
      </w:r>
      <w:r w:rsidRPr="007435EB">
        <w:rPr>
          <w:rFonts w:hint="cs"/>
          <w:rtl/>
        </w:rPr>
        <w:t>ש</w:t>
      </w:r>
      <w:r w:rsidRPr="007435EB">
        <w:rPr>
          <w:rtl/>
        </w:rPr>
        <w:t>.</w:t>
      </w:r>
    </w:p>
    <w:p w14:paraId="1AF70F70" w14:textId="77777777" w:rsidR="00D661D8" w:rsidRPr="007435EB" w:rsidRDefault="00D661D8" w:rsidP="00D661D8">
      <w:pPr>
        <w:rPr>
          <w:rFonts w:cs="Guttman Vilna"/>
          <w:b/>
          <w:bCs/>
          <w:rtl/>
        </w:rPr>
      </w:pPr>
      <w:r w:rsidRPr="007435EB">
        <w:rPr>
          <w:rFonts w:hint="cs"/>
          <w:rtl/>
        </w:rPr>
        <w:t>מי</w:t>
      </w:r>
      <w:r w:rsidRPr="007435EB">
        <w:rPr>
          <w:rtl/>
        </w:rPr>
        <w:t xml:space="preserve"> </w:t>
      </w:r>
      <w:r w:rsidRPr="007435EB">
        <w:rPr>
          <w:rFonts w:hint="cs"/>
          <w:rtl/>
        </w:rPr>
        <w:t>שלא</w:t>
      </w:r>
      <w:r w:rsidRPr="007435EB">
        <w:rPr>
          <w:rtl/>
        </w:rPr>
        <w:t xml:space="preserve"> </w:t>
      </w:r>
      <w:r w:rsidRPr="007435EB">
        <w:rPr>
          <w:rFonts w:hint="cs"/>
          <w:rtl/>
        </w:rPr>
        <w:t>הבדיל</w:t>
      </w:r>
      <w:r w:rsidRPr="007435EB">
        <w:rPr>
          <w:rtl/>
        </w:rPr>
        <w:t xml:space="preserve"> </w:t>
      </w:r>
      <w:r w:rsidRPr="007435EB">
        <w:rPr>
          <w:rFonts w:hint="cs"/>
          <w:rtl/>
        </w:rPr>
        <w:t>במוצ</w:t>
      </w:r>
      <w:r w:rsidRPr="007435EB">
        <w:rPr>
          <w:rtl/>
        </w:rPr>
        <w:t>"</w:t>
      </w:r>
      <w:r w:rsidRPr="007435EB">
        <w:rPr>
          <w:rFonts w:hint="cs"/>
          <w:rtl/>
        </w:rPr>
        <w:t>ש</w:t>
      </w:r>
      <w:r w:rsidRPr="007435EB">
        <w:rPr>
          <w:rtl/>
        </w:rPr>
        <w:t xml:space="preserve"> - </w:t>
      </w:r>
      <w:r w:rsidRPr="007435EB">
        <w:rPr>
          <w:rFonts w:hint="cs"/>
          <w:rtl/>
        </w:rPr>
        <w:t>מבדיל</w:t>
      </w:r>
      <w:r w:rsidRPr="007435EB">
        <w:rPr>
          <w:rtl/>
        </w:rPr>
        <w:t xml:space="preserve"> </w:t>
      </w:r>
      <w:r w:rsidRPr="007435EB">
        <w:rPr>
          <w:rFonts w:hint="cs"/>
          <w:rtl/>
        </w:rPr>
        <w:t>והולך</w:t>
      </w:r>
      <w:r w:rsidRPr="007435EB">
        <w:rPr>
          <w:rtl/>
        </w:rPr>
        <w:t xml:space="preserve"> </w:t>
      </w:r>
      <w:r w:rsidRPr="007435EB">
        <w:rPr>
          <w:rFonts w:hint="cs"/>
          <w:rtl/>
        </w:rPr>
        <w:t>כל</w:t>
      </w:r>
      <w:r w:rsidRPr="007435EB">
        <w:rPr>
          <w:rtl/>
        </w:rPr>
        <w:t xml:space="preserve"> </w:t>
      </w:r>
      <w:r w:rsidRPr="007435EB">
        <w:rPr>
          <w:rFonts w:hint="cs"/>
          <w:rtl/>
        </w:rPr>
        <w:t>השבת</w:t>
      </w:r>
      <w:r w:rsidRPr="007435EB">
        <w:rPr>
          <w:rtl/>
        </w:rPr>
        <w:t xml:space="preserve"> </w:t>
      </w:r>
      <w:r w:rsidRPr="007435EB">
        <w:rPr>
          <w:rFonts w:hint="cs"/>
          <w:rtl/>
        </w:rPr>
        <w:t>כולו [עד רביעי]</w:t>
      </w:r>
    </w:p>
    <w:p w14:paraId="1317EC52" w14:textId="77777777" w:rsidR="00D661D8" w:rsidRPr="007435EB" w:rsidRDefault="00D661D8" w:rsidP="00D661D8">
      <w:pPr>
        <w:pStyle w:val="affd"/>
        <w:rPr>
          <w:rtl/>
        </w:rPr>
      </w:pPr>
      <w:r w:rsidRPr="007435EB">
        <w:rPr>
          <w:rFonts w:hint="cs"/>
          <w:rtl/>
        </w:rPr>
        <w:t>׻</w:t>
      </w:r>
    </w:p>
    <w:p w14:paraId="17D1B4D9" w14:textId="77777777" w:rsidR="00D661D8" w:rsidRPr="007435EB" w:rsidRDefault="00D661D8" w:rsidP="00D661D8">
      <w:pPr>
        <w:pStyle w:val="afff"/>
        <w:framePr w:wrap="around"/>
        <w:rPr>
          <w:rtl/>
        </w:rPr>
      </w:pPr>
      <w:r w:rsidRPr="007435EB">
        <w:rPr>
          <w:rFonts w:hint="cs"/>
          <w:rtl/>
        </w:rPr>
        <w:t>קז.</w:t>
      </w:r>
    </w:p>
    <w:p w14:paraId="63139F01" w14:textId="77777777" w:rsidR="00D661D8" w:rsidRDefault="00D661D8" w:rsidP="00D661D8">
      <w:pPr>
        <w:spacing w:before="4"/>
        <w:rPr>
          <w:rFonts w:ascii="Fb Fontext" w:hAnsi="Fb Fontext"/>
          <w:rtl/>
        </w:rPr>
      </w:pPr>
      <w:r w:rsidRPr="00DB7D63">
        <w:rPr>
          <w:rStyle w:val="affffd"/>
          <w:rFonts w:hint="cs"/>
          <w:rtl/>
        </w:rPr>
        <w:t>•</w:t>
      </w:r>
      <w:r w:rsidRPr="00AC0CB1">
        <w:rPr>
          <w:rStyle w:val="affffd"/>
          <w:rFonts w:hint="cs"/>
          <w:rtl/>
        </w:rPr>
        <w:t xml:space="preserve"> </w:t>
      </w:r>
      <w:r w:rsidRPr="007435EB">
        <w:rPr>
          <w:rFonts w:ascii="Fb Fontext" w:hAnsi="Fb Fontext" w:hint="cs"/>
          <w:rtl/>
        </w:rPr>
        <w:t>אמימר</w:t>
      </w:r>
      <w:r w:rsidRPr="007435EB">
        <w:rPr>
          <w:rFonts w:ascii="Fb Fontext" w:hAnsi="Fb Fontext"/>
          <w:rtl/>
        </w:rPr>
        <w:t xml:space="preserve"> </w:t>
      </w:r>
      <w:r w:rsidRPr="007435EB">
        <w:rPr>
          <w:rFonts w:ascii="Fb Fontext" w:hAnsi="Fb Fontext" w:hint="cs"/>
          <w:rtl/>
        </w:rPr>
        <w:t>פתח</w:t>
      </w:r>
      <w:r w:rsidRPr="007435EB">
        <w:rPr>
          <w:rFonts w:ascii="Fb Fontext" w:hAnsi="Fb Fontext"/>
          <w:rtl/>
        </w:rPr>
        <w:t xml:space="preserve"> </w:t>
      </w:r>
      <w:r>
        <w:rPr>
          <w:rFonts w:ascii="Fb Fontext" w:hAnsi="Fb Fontext" w:hint="cs"/>
          <w:rtl/>
        </w:rPr>
        <w:t>ל</w:t>
      </w:r>
      <w:r w:rsidRPr="007435EB">
        <w:rPr>
          <w:rFonts w:ascii="Fb Fontext" w:hAnsi="Fb Fontext" w:hint="cs"/>
          <w:rtl/>
        </w:rPr>
        <w:t>שמעתא</w:t>
      </w:r>
      <w:r w:rsidRPr="007435EB">
        <w:rPr>
          <w:rFonts w:ascii="Fb Fontext" w:hAnsi="Fb Fontext"/>
          <w:rtl/>
        </w:rPr>
        <w:t xml:space="preserve"> </w:t>
      </w:r>
      <w:r w:rsidRPr="007435EB">
        <w:rPr>
          <w:rFonts w:ascii="Fb Fontext" w:hAnsi="Fb Fontext" w:hint="cs"/>
          <w:rtl/>
        </w:rPr>
        <w:t>דרבא</w:t>
      </w:r>
      <w:r w:rsidRPr="007435EB">
        <w:rPr>
          <w:rFonts w:ascii="Fb Fontext" w:hAnsi="Fb Fontext"/>
          <w:rtl/>
        </w:rPr>
        <w:t xml:space="preserve"> </w:t>
      </w:r>
      <w:r>
        <w:rPr>
          <w:rFonts w:ascii="Fb Fontext" w:hAnsi="Fb Fontext" w:hint="cs"/>
          <w:rtl/>
        </w:rPr>
        <w:t>כך</w:t>
      </w:r>
      <w:r w:rsidRPr="007435EB">
        <w:rPr>
          <w:rFonts w:ascii="Fb Fontext" w:hAnsi="Fb Fontext"/>
          <w:rtl/>
        </w:rPr>
        <w:t xml:space="preserve">: </w:t>
      </w:r>
    </w:p>
    <w:p w14:paraId="02C7CFB8" w14:textId="77777777" w:rsidR="00D661D8" w:rsidRPr="009A124F" w:rsidRDefault="00D661D8" w:rsidP="00D661D8">
      <w:pPr>
        <w:pStyle w:val="36"/>
        <w:framePr w:wrap="notBeside"/>
        <w:rPr>
          <w:rtl/>
        </w:rPr>
      </w:pPr>
      <w:r w:rsidRPr="009A124F">
        <w:rPr>
          <w:rFonts w:hint="cs"/>
          <w:rtl/>
        </w:rPr>
        <w:t>ר</w:t>
      </w:r>
      <w:r w:rsidRPr="009A124F">
        <w:rPr>
          <w:rtl/>
        </w:rPr>
        <w:t>"</w:t>
      </w:r>
      <w:r w:rsidRPr="009A124F">
        <w:rPr>
          <w:rFonts w:hint="cs"/>
          <w:rtl/>
        </w:rPr>
        <w:t>א</w:t>
      </w:r>
      <w:r w:rsidRPr="009A124F">
        <w:rPr>
          <w:rtl/>
        </w:rPr>
        <w:t>,</w:t>
      </w:r>
    </w:p>
    <w:p w14:paraId="46787DF7" w14:textId="77777777" w:rsidR="00D661D8" w:rsidRDefault="00D661D8" w:rsidP="00D661D8">
      <w:pPr>
        <w:pStyle w:val="afffff0"/>
        <w:jc w:val="both"/>
        <w:rPr>
          <w:rtl/>
        </w:rPr>
      </w:pPr>
      <w:r w:rsidRPr="007435EB">
        <w:rPr>
          <w:rFonts w:hint="cs"/>
          <w:rtl/>
        </w:rPr>
        <w:t>הילכתא</w:t>
      </w:r>
      <w:r w:rsidRPr="007435EB">
        <w:rPr>
          <w:rtl/>
        </w:rPr>
        <w:t xml:space="preserve">: </w:t>
      </w:r>
      <w:r w:rsidRPr="007435EB">
        <w:rPr>
          <w:rFonts w:hint="cs"/>
          <w:rtl/>
        </w:rPr>
        <w:t>טעם</w:t>
      </w:r>
      <w:r w:rsidRPr="007435EB">
        <w:rPr>
          <w:rtl/>
        </w:rPr>
        <w:t xml:space="preserve"> - </w:t>
      </w:r>
      <w:r w:rsidRPr="007435EB">
        <w:rPr>
          <w:rFonts w:hint="cs"/>
          <w:rtl/>
        </w:rPr>
        <w:t>מקדש</w:t>
      </w:r>
      <w:r w:rsidRPr="007435EB">
        <w:rPr>
          <w:rtl/>
        </w:rPr>
        <w:t xml:space="preserve">, </w:t>
      </w:r>
      <w:r w:rsidRPr="007435EB">
        <w:rPr>
          <w:rFonts w:hint="cs"/>
          <w:rtl/>
        </w:rPr>
        <w:t>טעם</w:t>
      </w:r>
      <w:r w:rsidRPr="007435EB">
        <w:rPr>
          <w:rtl/>
        </w:rPr>
        <w:t xml:space="preserve"> - </w:t>
      </w:r>
      <w:r w:rsidRPr="007435EB">
        <w:rPr>
          <w:rFonts w:hint="cs"/>
          <w:rtl/>
        </w:rPr>
        <w:t>מבדיל</w:t>
      </w:r>
      <w:r w:rsidRPr="007435EB">
        <w:rPr>
          <w:rtl/>
        </w:rPr>
        <w:t>.</w:t>
      </w:r>
    </w:p>
    <w:p w14:paraId="17854873" w14:textId="77777777" w:rsidR="00D661D8" w:rsidRPr="007435EB" w:rsidRDefault="00D661D8" w:rsidP="00D661D8">
      <w:pPr>
        <w:pStyle w:val="afffff0"/>
        <w:jc w:val="both"/>
        <w:rPr>
          <w:rtl/>
        </w:rPr>
      </w:pPr>
      <w:r w:rsidRPr="007435EB">
        <w:rPr>
          <w:rFonts w:hint="cs"/>
          <w:rtl/>
        </w:rPr>
        <w:t>מי</w:t>
      </w:r>
      <w:r w:rsidRPr="007435EB">
        <w:rPr>
          <w:rtl/>
        </w:rPr>
        <w:t xml:space="preserve"> </w:t>
      </w:r>
      <w:r w:rsidRPr="007435EB">
        <w:rPr>
          <w:rFonts w:hint="cs"/>
          <w:rtl/>
        </w:rPr>
        <w:t>שלא</w:t>
      </w:r>
      <w:r w:rsidRPr="007435EB">
        <w:rPr>
          <w:rtl/>
        </w:rPr>
        <w:t xml:space="preserve"> </w:t>
      </w:r>
      <w:r w:rsidRPr="007435EB">
        <w:rPr>
          <w:rFonts w:hint="cs"/>
          <w:rtl/>
        </w:rPr>
        <w:t>קידש</w:t>
      </w:r>
      <w:r w:rsidRPr="007435EB">
        <w:rPr>
          <w:rtl/>
        </w:rPr>
        <w:t xml:space="preserve"> </w:t>
      </w:r>
      <w:r w:rsidRPr="007435EB">
        <w:rPr>
          <w:rFonts w:hint="cs"/>
          <w:rtl/>
        </w:rPr>
        <w:t>בער</w:t>
      </w:r>
      <w:r w:rsidRPr="007435EB">
        <w:rPr>
          <w:rtl/>
        </w:rPr>
        <w:t>"</w:t>
      </w:r>
      <w:r w:rsidRPr="007435EB">
        <w:rPr>
          <w:rFonts w:hint="cs"/>
          <w:rtl/>
        </w:rPr>
        <w:t>ש</w:t>
      </w:r>
      <w:r w:rsidRPr="007435EB">
        <w:rPr>
          <w:rtl/>
        </w:rPr>
        <w:t xml:space="preserve"> - </w:t>
      </w:r>
      <w:r w:rsidRPr="007435EB">
        <w:rPr>
          <w:rFonts w:hint="cs"/>
          <w:rtl/>
        </w:rPr>
        <w:t>מקדש</w:t>
      </w:r>
      <w:r w:rsidRPr="007435EB">
        <w:rPr>
          <w:rtl/>
        </w:rPr>
        <w:t xml:space="preserve"> </w:t>
      </w:r>
      <w:r w:rsidRPr="007435EB">
        <w:rPr>
          <w:rFonts w:hint="cs"/>
          <w:rtl/>
        </w:rPr>
        <w:t>והולך</w:t>
      </w:r>
      <w:r w:rsidRPr="007435EB">
        <w:rPr>
          <w:rtl/>
        </w:rPr>
        <w:t xml:space="preserve"> </w:t>
      </w:r>
      <w:r w:rsidRPr="007435EB">
        <w:rPr>
          <w:rFonts w:hint="cs"/>
          <w:rtl/>
        </w:rPr>
        <w:t>כל</w:t>
      </w:r>
      <w:r w:rsidRPr="007435EB">
        <w:rPr>
          <w:rtl/>
        </w:rPr>
        <w:t xml:space="preserve"> </w:t>
      </w:r>
      <w:r w:rsidRPr="007435EB">
        <w:rPr>
          <w:rFonts w:hint="cs"/>
          <w:rtl/>
        </w:rPr>
        <w:t>היום</w:t>
      </w:r>
      <w:r w:rsidRPr="007435EB">
        <w:rPr>
          <w:rtl/>
        </w:rPr>
        <w:t xml:space="preserve"> </w:t>
      </w:r>
      <w:r w:rsidRPr="007435EB">
        <w:rPr>
          <w:rFonts w:hint="cs"/>
          <w:rtl/>
        </w:rPr>
        <w:t>כולו</w:t>
      </w:r>
      <w:r w:rsidRPr="007435EB">
        <w:rPr>
          <w:rtl/>
        </w:rPr>
        <w:t>.</w:t>
      </w:r>
    </w:p>
    <w:p w14:paraId="6F39147A" w14:textId="77777777" w:rsidR="00D661D8" w:rsidRPr="007F19FD" w:rsidRDefault="00D661D8" w:rsidP="00D661D8">
      <w:pPr>
        <w:pStyle w:val="afffff0"/>
        <w:jc w:val="both"/>
        <w:rPr>
          <w:rtl/>
        </w:rPr>
      </w:pPr>
      <w:r w:rsidRPr="007F19FD">
        <w:rPr>
          <w:rFonts w:hint="cs"/>
          <w:rtl/>
        </w:rPr>
        <w:t>מי</w:t>
      </w:r>
      <w:r w:rsidRPr="007F19FD">
        <w:rPr>
          <w:rtl/>
        </w:rPr>
        <w:t xml:space="preserve"> </w:t>
      </w:r>
      <w:r w:rsidRPr="007F19FD">
        <w:rPr>
          <w:rFonts w:hint="cs"/>
          <w:rtl/>
        </w:rPr>
        <w:t>שלא</w:t>
      </w:r>
      <w:r w:rsidRPr="007F19FD">
        <w:rPr>
          <w:rtl/>
        </w:rPr>
        <w:t xml:space="preserve"> </w:t>
      </w:r>
      <w:r w:rsidRPr="007F19FD">
        <w:rPr>
          <w:rFonts w:hint="cs"/>
          <w:rtl/>
        </w:rPr>
        <w:t>הבדיל</w:t>
      </w:r>
      <w:r w:rsidRPr="007F19FD">
        <w:rPr>
          <w:rtl/>
        </w:rPr>
        <w:t xml:space="preserve"> </w:t>
      </w:r>
      <w:r w:rsidRPr="007F19FD">
        <w:rPr>
          <w:rFonts w:hint="cs"/>
          <w:rtl/>
        </w:rPr>
        <w:t>במוצ</w:t>
      </w:r>
      <w:r w:rsidRPr="007F19FD">
        <w:rPr>
          <w:rtl/>
        </w:rPr>
        <w:t>"</w:t>
      </w:r>
      <w:r w:rsidRPr="007F19FD">
        <w:rPr>
          <w:rFonts w:hint="cs"/>
          <w:rtl/>
        </w:rPr>
        <w:t>ש</w:t>
      </w:r>
      <w:r w:rsidRPr="007F19FD">
        <w:rPr>
          <w:rtl/>
        </w:rPr>
        <w:t xml:space="preserve"> - </w:t>
      </w:r>
      <w:r w:rsidRPr="007F19FD">
        <w:rPr>
          <w:rFonts w:hint="cs"/>
          <w:rtl/>
        </w:rPr>
        <w:t>מבדיל</w:t>
      </w:r>
      <w:r w:rsidRPr="007F19FD">
        <w:rPr>
          <w:rtl/>
        </w:rPr>
        <w:t xml:space="preserve"> </w:t>
      </w:r>
      <w:r w:rsidRPr="007F19FD">
        <w:rPr>
          <w:rFonts w:hint="cs"/>
          <w:rtl/>
        </w:rPr>
        <w:t>והולך</w:t>
      </w:r>
      <w:r w:rsidRPr="007F19FD">
        <w:rPr>
          <w:rtl/>
        </w:rPr>
        <w:t xml:space="preserve"> </w:t>
      </w:r>
      <w:r w:rsidRPr="007F19FD">
        <w:rPr>
          <w:rFonts w:hint="cs"/>
          <w:rtl/>
        </w:rPr>
        <w:t>כל</w:t>
      </w:r>
      <w:r w:rsidRPr="007F19FD">
        <w:rPr>
          <w:rtl/>
        </w:rPr>
        <w:t xml:space="preserve"> </w:t>
      </w:r>
      <w:r w:rsidRPr="007F19FD">
        <w:rPr>
          <w:rFonts w:hint="cs"/>
          <w:rtl/>
        </w:rPr>
        <w:t>היום</w:t>
      </w:r>
      <w:r w:rsidRPr="007F19FD">
        <w:rPr>
          <w:rtl/>
        </w:rPr>
        <w:t xml:space="preserve"> </w:t>
      </w:r>
      <w:r w:rsidRPr="007F19FD">
        <w:rPr>
          <w:rFonts w:hint="cs"/>
          <w:rtl/>
        </w:rPr>
        <w:t>כולו</w:t>
      </w:r>
      <w:r w:rsidRPr="007F19FD">
        <w:rPr>
          <w:rtl/>
        </w:rPr>
        <w:t>.</w:t>
      </w:r>
    </w:p>
    <w:p w14:paraId="7BD38F11" w14:textId="77777777" w:rsidR="00D661D8" w:rsidRPr="009F4614" w:rsidRDefault="00D661D8" w:rsidP="00D661D8">
      <w:pPr>
        <w:pStyle w:val="36"/>
        <w:framePr w:wrap="notBeside"/>
        <w:rPr>
          <w:rtl/>
        </w:rPr>
      </w:pPr>
      <w:r w:rsidRPr="009F4614">
        <w:rPr>
          <w:rFonts w:hint="cs"/>
          <w:rtl/>
        </w:rPr>
        <w:t>מר</w:t>
      </w:r>
      <w:r w:rsidRPr="009F4614">
        <w:rPr>
          <w:rtl/>
        </w:rPr>
        <w:t xml:space="preserve"> </w:t>
      </w:r>
      <w:r w:rsidRPr="009F4614">
        <w:rPr>
          <w:rFonts w:hint="cs"/>
          <w:rtl/>
        </w:rPr>
        <w:t>ינוקא</w:t>
      </w:r>
      <w:r w:rsidRPr="009F4614">
        <w:rPr>
          <w:rtl/>
        </w:rPr>
        <w:t xml:space="preserve"> </w:t>
      </w:r>
      <w:r w:rsidRPr="009F4614">
        <w:rPr>
          <w:rFonts w:hint="cs"/>
          <w:rtl/>
        </w:rPr>
        <w:t>ומר</w:t>
      </w:r>
      <w:r w:rsidRPr="009F4614">
        <w:rPr>
          <w:rtl/>
        </w:rPr>
        <w:t xml:space="preserve"> </w:t>
      </w:r>
      <w:r w:rsidRPr="009F4614">
        <w:rPr>
          <w:rFonts w:hint="cs"/>
          <w:rtl/>
        </w:rPr>
        <w:t>קשישא</w:t>
      </w:r>
      <w:r w:rsidRPr="009F4614">
        <w:rPr>
          <w:rtl/>
        </w:rPr>
        <w:t xml:space="preserve"> </w:t>
      </w:r>
      <w:r w:rsidRPr="009F4614">
        <w:rPr>
          <w:rFonts w:hint="cs"/>
          <w:rtl/>
        </w:rPr>
        <w:t>בריה</w:t>
      </w:r>
      <w:r w:rsidRPr="009F4614">
        <w:rPr>
          <w:rtl/>
        </w:rPr>
        <w:t xml:space="preserve"> </w:t>
      </w:r>
      <w:r w:rsidRPr="009F4614">
        <w:rPr>
          <w:rFonts w:hint="cs"/>
          <w:rtl/>
        </w:rPr>
        <w:t>דר</w:t>
      </w:r>
      <w:r w:rsidRPr="009F4614">
        <w:rPr>
          <w:rtl/>
        </w:rPr>
        <w:t>"</w:t>
      </w:r>
      <w:r w:rsidRPr="009F4614">
        <w:rPr>
          <w:rFonts w:hint="cs"/>
          <w:rtl/>
        </w:rPr>
        <w:t>ח לרב</w:t>
      </w:r>
      <w:r w:rsidRPr="009F4614">
        <w:rPr>
          <w:rtl/>
        </w:rPr>
        <w:t xml:space="preserve"> </w:t>
      </w:r>
      <w:r w:rsidRPr="009F4614">
        <w:rPr>
          <w:rFonts w:hint="cs"/>
          <w:rtl/>
        </w:rPr>
        <w:t>אשי</w:t>
      </w:r>
      <w:r w:rsidRPr="009F4614">
        <w:rPr>
          <w:rtl/>
        </w:rPr>
        <w:t xml:space="preserve">: </w:t>
      </w:r>
    </w:p>
    <w:p w14:paraId="7E247E07" w14:textId="77777777" w:rsidR="00D661D8" w:rsidRPr="007435EB" w:rsidRDefault="00D661D8" w:rsidP="00D661D8">
      <w:pPr>
        <w:rPr>
          <w:rFonts w:cs="Guttman Vilna"/>
          <w:b/>
          <w:bCs/>
          <w:rtl/>
        </w:rPr>
      </w:pPr>
      <w:r w:rsidRPr="007435EB">
        <w:rPr>
          <w:rFonts w:hint="cs"/>
          <w:rtl/>
        </w:rPr>
        <w:t>פעם אחת נקלע למקומם ולא היה להם יין הביאו לפני שכר ולא הבדיל וצם, למחר טרחו והביאו לו יין הבדיל וטעם</w:t>
      </w:r>
      <w:r w:rsidRPr="007435EB">
        <w:rPr>
          <w:rtl/>
        </w:rPr>
        <w:t>.</w:t>
      </w:r>
      <w:r w:rsidRPr="007435EB">
        <w:rPr>
          <w:rFonts w:hint="cs"/>
          <w:rtl/>
        </w:rPr>
        <w:t xml:space="preserve"> למחר</w:t>
      </w:r>
      <w:r w:rsidRPr="007435EB">
        <w:rPr>
          <w:rtl/>
        </w:rPr>
        <w:t xml:space="preserve"> </w:t>
      </w:r>
      <w:r w:rsidRPr="007435EB">
        <w:rPr>
          <w:rFonts w:hint="cs"/>
          <w:rtl/>
        </w:rPr>
        <w:t>טרחו והביאו לו יין וטעם.</w:t>
      </w:r>
    </w:p>
    <w:p w14:paraId="5903C050" w14:textId="77777777" w:rsidR="00D661D8" w:rsidRPr="007435EB" w:rsidRDefault="00D661D8" w:rsidP="00D661D8">
      <w:pPr>
        <w:rPr>
          <w:rtl/>
        </w:rPr>
      </w:pPr>
      <w:r w:rsidRPr="007435EB">
        <w:rPr>
          <w:rFonts w:hint="cs"/>
          <w:rtl/>
        </w:rPr>
        <w:t>לשנה</w:t>
      </w:r>
      <w:r w:rsidRPr="007435EB">
        <w:rPr>
          <w:rtl/>
        </w:rPr>
        <w:t xml:space="preserve"> </w:t>
      </w:r>
      <w:r w:rsidRPr="007435EB">
        <w:rPr>
          <w:rFonts w:hint="cs"/>
          <w:rtl/>
        </w:rPr>
        <w:t>הבאה שוב נקלע למקומם לא היה להם יין, הביאו שכר, אמר אי הכי חמר מדינה הוא הבדיל וטעם</w:t>
      </w:r>
      <w:r w:rsidRPr="007435EB">
        <w:rPr>
          <w:rtl/>
        </w:rPr>
        <w:t>.</w:t>
      </w:r>
    </w:p>
    <w:p w14:paraId="7FF59AF2" w14:textId="77777777" w:rsidR="00D661D8" w:rsidRPr="007F19FD" w:rsidRDefault="00D661D8" w:rsidP="00D661D8">
      <w:pPr>
        <w:pStyle w:val="36"/>
        <w:framePr w:wrap="notBeside"/>
        <w:rPr>
          <w:rtl/>
        </w:rPr>
      </w:pPr>
      <w:r w:rsidRPr="007F19FD">
        <w:rPr>
          <w:rFonts w:hint="cs"/>
          <w:rtl/>
        </w:rPr>
        <w:t>ש</w:t>
      </w:r>
      <w:r w:rsidRPr="007F19FD">
        <w:rPr>
          <w:rtl/>
        </w:rPr>
        <w:t>"</w:t>
      </w:r>
      <w:r w:rsidRPr="007F19FD">
        <w:rPr>
          <w:rFonts w:hint="cs"/>
          <w:rtl/>
        </w:rPr>
        <w:t>מ</w:t>
      </w:r>
      <w:r w:rsidRPr="007F19FD">
        <w:rPr>
          <w:rtl/>
        </w:rPr>
        <w:t xml:space="preserve"> </w:t>
      </w:r>
      <w:r w:rsidRPr="007F19FD">
        <w:rPr>
          <w:rFonts w:hint="cs"/>
          <w:rtl/>
        </w:rPr>
        <w:t>תלת</w:t>
      </w:r>
      <w:r>
        <w:rPr>
          <w:rFonts w:hint="cs"/>
          <w:rtl/>
        </w:rPr>
        <w:t xml:space="preserve"> א.</w:t>
      </w:r>
    </w:p>
    <w:p w14:paraId="0C46269C" w14:textId="77777777" w:rsidR="00D661D8" w:rsidRPr="007435EB" w:rsidRDefault="00D661D8" w:rsidP="00D661D8">
      <w:pPr>
        <w:rPr>
          <w:rtl/>
        </w:rPr>
      </w:pPr>
      <w:r w:rsidRPr="007435EB">
        <w:rPr>
          <w:rFonts w:hint="cs"/>
          <w:rtl/>
        </w:rPr>
        <w:t>המבדיל</w:t>
      </w:r>
      <w:r w:rsidRPr="007435EB">
        <w:rPr>
          <w:rtl/>
        </w:rPr>
        <w:t xml:space="preserve"> </w:t>
      </w:r>
      <w:r w:rsidRPr="007435EB">
        <w:rPr>
          <w:rFonts w:hint="cs"/>
          <w:rtl/>
        </w:rPr>
        <w:t>בתפלה</w:t>
      </w:r>
      <w:r w:rsidRPr="007435EB">
        <w:rPr>
          <w:rtl/>
        </w:rPr>
        <w:t xml:space="preserve"> </w:t>
      </w:r>
      <w:r w:rsidRPr="007435EB">
        <w:rPr>
          <w:rFonts w:hint="cs"/>
          <w:rtl/>
        </w:rPr>
        <w:t>צריך</w:t>
      </w:r>
      <w:r w:rsidRPr="007435EB">
        <w:rPr>
          <w:rtl/>
        </w:rPr>
        <w:t xml:space="preserve"> </w:t>
      </w:r>
      <w:r w:rsidRPr="007435EB">
        <w:rPr>
          <w:rFonts w:hint="cs"/>
          <w:rtl/>
        </w:rPr>
        <w:t>שיבדיל</w:t>
      </w:r>
      <w:r w:rsidRPr="007435EB">
        <w:rPr>
          <w:rtl/>
        </w:rPr>
        <w:t xml:space="preserve"> </w:t>
      </w:r>
      <w:r w:rsidRPr="007435EB">
        <w:rPr>
          <w:rFonts w:hint="cs"/>
          <w:rtl/>
        </w:rPr>
        <w:t>על</w:t>
      </w:r>
      <w:r w:rsidRPr="007435EB">
        <w:rPr>
          <w:rtl/>
        </w:rPr>
        <w:t xml:space="preserve"> </w:t>
      </w:r>
      <w:r w:rsidRPr="007435EB">
        <w:rPr>
          <w:rFonts w:hint="cs"/>
          <w:rtl/>
        </w:rPr>
        <w:t>הכוס</w:t>
      </w:r>
      <w:r w:rsidRPr="007435EB">
        <w:rPr>
          <w:rtl/>
        </w:rPr>
        <w:t>.</w:t>
      </w:r>
    </w:p>
    <w:p w14:paraId="7A43E956" w14:textId="77777777" w:rsidR="00D661D8" w:rsidRPr="009F4614" w:rsidRDefault="00D661D8" w:rsidP="00D661D8">
      <w:pPr>
        <w:pStyle w:val="36"/>
        <w:framePr w:wrap="notBeside"/>
        <w:rPr>
          <w:rtl/>
        </w:rPr>
      </w:pPr>
      <w:r w:rsidRPr="009F4614">
        <w:rPr>
          <w:rFonts w:hint="cs"/>
          <w:rtl/>
        </w:rPr>
        <w:t>ב</w:t>
      </w:r>
      <w:r w:rsidRPr="009F4614">
        <w:rPr>
          <w:rtl/>
        </w:rPr>
        <w:t xml:space="preserve"> </w:t>
      </w:r>
    </w:p>
    <w:p w14:paraId="1A5B9110" w14:textId="77777777" w:rsidR="00D661D8" w:rsidRPr="007435EB" w:rsidRDefault="00D661D8" w:rsidP="00D661D8">
      <w:pPr>
        <w:rPr>
          <w:rtl/>
        </w:rPr>
      </w:pPr>
      <w:r w:rsidRPr="007435EB">
        <w:rPr>
          <w:rFonts w:hint="cs"/>
          <w:rtl/>
        </w:rPr>
        <w:t>אסור</w:t>
      </w:r>
      <w:r w:rsidRPr="007435EB">
        <w:rPr>
          <w:rtl/>
        </w:rPr>
        <w:t xml:space="preserve"> </w:t>
      </w:r>
      <w:r w:rsidRPr="007435EB">
        <w:rPr>
          <w:rFonts w:hint="cs"/>
          <w:rtl/>
        </w:rPr>
        <w:t>לו</w:t>
      </w:r>
      <w:r w:rsidRPr="007435EB">
        <w:rPr>
          <w:rtl/>
        </w:rPr>
        <w:t xml:space="preserve"> </w:t>
      </w:r>
      <w:r w:rsidRPr="007435EB">
        <w:rPr>
          <w:rFonts w:hint="cs"/>
          <w:rtl/>
        </w:rPr>
        <w:t>לאדם</w:t>
      </w:r>
      <w:r w:rsidRPr="007435EB">
        <w:rPr>
          <w:rtl/>
        </w:rPr>
        <w:t xml:space="preserve"> </w:t>
      </w:r>
      <w:r w:rsidRPr="007435EB">
        <w:rPr>
          <w:rFonts w:hint="cs"/>
          <w:rtl/>
        </w:rPr>
        <w:t>שיאכל</w:t>
      </w:r>
      <w:r w:rsidRPr="007435EB">
        <w:rPr>
          <w:rtl/>
        </w:rPr>
        <w:t xml:space="preserve"> </w:t>
      </w:r>
      <w:r w:rsidRPr="007435EB">
        <w:rPr>
          <w:rFonts w:hint="cs"/>
          <w:rtl/>
        </w:rPr>
        <w:t>קודם</w:t>
      </w:r>
      <w:r w:rsidRPr="007435EB">
        <w:rPr>
          <w:rtl/>
        </w:rPr>
        <w:t xml:space="preserve"> </w:t>
      </w:r>
      <w:r w:rsidRPr="007435EB">
        <w:rPr>
          <w:rFonts w:hint="cs"/>
          <w:rtl/>
        </w:rPr>
        <w:t>שיבדיל</w:t>
      </w:r>
      <w:r w:rsidRPr="007435EB">
        <w:rPr>
          <w:rtl/>
        </w:rPr>
        <w:t>.</w:t>
      </w:r>
    </w:p>
    <w:p w14:paraId="45D8E05D" w14:textId="77777777" w:rsidR="00D661D8" w:rsidRPr="009F4614" w:rsidRDefault="00D661D8" w:rsidP="00D661D8">
      <w:pPr>
        <w:pStyle w:val="36"/>
        <w:framePr w:wrap="notBeside"/>
        <w:rPr>
          <w:rtl/>
        </w:rPr>
      </w:pPr>
      <w:r w:rsidRPr="009F4614">
        <w:rPr>
          <w:rFonts w:hint="cs"/>
          <w:rtl/>
        </w:rPr>
        <w:t>ג.</w:t>
      </w:r>
    </w:p>
    <w:p w14:paraId="2C24298D" w14:textId="77777777" w:rsidR="00D661D8" w:rsidRPr="007435EB" w:rsidRDefault="00D661D8" w:rsidP="00D661D8">
      <w:pPr>
        <w:rPr>
          <w:rtl/>
        </w:rPr>
      </w:pPr>
      <w:r w:rsidRPr="007435EB">
        <w:rPr>
          <w:rFonts w:hint="cs"/>
          <w:rtl/>
        </w:rPr>
        <w:t>מי</w:t>
      </w:r>
      <w:r w:rsidRPr="007435EB">
        <w:rPr>
          <w:rtl/>
        </w:rPr>
        <w:t xml:space="preserve"> </w:t>
      </w:r>
      <w:r w:rsidRPr="007435EB">
        <w:rPr>
          <w:rFonts w:hint="cs"/>
          <w:rtl/>
        </w:rPr>
        <w:t>שלא</w:t>
      </w:r>
      <w:r w:rsidRPr="007435EB">
        <w:rPr>
          <w:rtl/>
        </w:rPr>
        <w:t xml:space="preserve"> </w:t>
      </w:r>
      <w:r w:rsidRPr="007435EB">
        <w:rPr>
          <w:rFonts w:hint="cs"/>
          <w:rtl/>
        </w:rPr>
        <w:t>הבדיל</w:t>
      </w:r>
      <w:r w:rsidRPr="007435EB">
        <w:rPr>
          <w:rtl/>
        </w:rPr>
        <w:t xml:space="preserve"> </w:t>
      </w:r>
      <w:r w:rsidRPr="007435EB">
        <w:rPr>
          <w:rFonts w:hint="cs"/>
          <w:rtl/>
        </w:rPr>
        <w:t>במוצ</w:t>
      </w:r>
      <w:r w:rsidRPr="007435EB">
        <w:rPr>
          <w:rtl/>
        </w:rPr>
        <w:t>"</w:t>
      </w:r>
      <w:r w:rsidRPr="007435EB">
        <w:rPr>
          <w:rFonts w:hint="cs"/>
          <w:rtl/>
        </w:rPr>
        <w:t>ש</w:t>
      </w:r>
      <w:r w:rsidRPr="007435EB">
        <w:rPr>
          <w:rtl/>
        </w:rPr>
        <w:t xml:space="preserve"> - </w:t>
      </w:r>
      <w:r w:rsidRPr="007435EB">
        <w:rPr>
          <w:rFonts w:hint="cs"/>
          <w:rtl/>
        </w:rPr>
        <w:t>מבדיל</w:t>
      </w:r>
      <w:r w:rsidRPr="007435EB">
        <w:rPr>
          <w:rtl/>
        </w:rPr>
        <w:t xml:space="preserve"> </w:t>
      </w:r>
      <w:r w:rsidRPr="007435EB">
        <w:rPr>
          <w:rFonts w:hint="cs"/>
          <w:rtl/>
        </w:rPr>
        <w:t>והולך</w:t>
      </w:r>
      <w:r w:rsidRPr="007435EB">
        <w:rPr>
          <w:rtl/>
        </w:rPr>
        <w:t xml:space="preserve"> </w:t>
      </w:r>
      <w:r w:rsidRPr="007435EB">
        <w:rPr>
          <w:rFonts w:hint="cs"/>
          <w:rtl/>
        </w:rPr>
        <w:t>כל</w:t>
      </w:r>
      <w:r w:rsidRPr="007435EB">
        <w:rPr>
          <w:rtl/>
        </w:rPr>
        <w:t xml:space="preserve"> </w:t>
      </w:r>
      <w:r w:rsidRPr="007435EB">
        <w:rPr>
          <w:rFonts w:hint="cs"/>
          <w:rtl/>
        </w:rPr>
        <w:t>השבת</w:t>
      </w:r>
      <w:r w:rsidRPr="007435EB">
        <w:rPr>
          <w:rtl/>
        </w:rPr>
        <w:t xml:space="preserve"> </w:t>
      </w:r>
      <w:r w:rsidRPr="007435EB">
        <w:rPr>
          <w:rFonts w:hint="cs"/>
          <w:rtl/>
        </w:rPr>
        <w:t>כולו</w:t>
      </w:r>
      <w:r w:rsidRPr="007435EB">
        <w:rPr>
          <w:rtl/>
        </w:rPr>
        <w:t>.</w:t>
      </w:r>
    </w:p>
    <w:p w14:paraId="025AD0EE" w14:textId="77777777" w:rsidR="00D661D8" w:rsidRPr="007435EB" w:rsidRDefault="00D661D8" w:rsidP="00D661D8">
      <w:pPr>
        <w:pStyle w:val="affd"/>
        <w:rPr>
          <w:bCs/>
          <w:rtl/>
        </w:rPr>
      </w:pPr>
      <w:r>
        <w:rPr>
          <w:rFonts w:hint="cs"/>
          <w:rtl/>
        </w:rPr>
        <w:t>***</w:t>
      </w:r>
    </w:p>
    <w:p w14:paraId="710DF19B" w14:textId="77777777" w:rsidR="00D661D8" w:rsidRPr="007F19FD" w:rsidRDefault="00D661D8" w:rsidP="00D661D8">
      <w:pPr>
        <w:pStyle w:val="36"/>
        <w:framePr w:wrap="notBeside"/>
        <w:rPr>
          <w:rtl/>
        </w:rPr>
      </w:pPr>
      <w:r w:rsidRPr="007F19FD">
        <w:rPr>
          <w:rFonts w:hint="cs"/>
          <w:rtl/>
        </w:rPr>
        <w:t>בעא</w:t>
      </w:r>
      <w:r w:rsidRPr="007F19FD">
        <w:rPr>
          <w:rtl/>
        </w:rPr>
        <w:t xml:space="preserve"> </w:t>
      </w:r>
      <w:r w:rsidRPr="007F19FD">
        <w:rPr>
          <w:rFonts w:hint="cs"/>
          <w:rtl/>
        </w:rPr>
        <w:t>ר</w:t>
      </w:r>
      <w:r w:rsidRPr="007F19FD">
        <w:rPr>
          <w:rtl/>
        </w:rPr>
        <w:t>"</w:t>
      </w:r>
      <w:r w:rsidRPr="007F19FD">
        <w:rPr>
          <w:rFonts w:hint="cs"/>
          <w:rtl/>
        </w:rPr>
        <w:t>ה מר</w:t>
      </w:r>
      <w:r w:rsidRPr="007F19FD">
        <w:rPr>
          <w:rtl/>
        </w:rPr>
        <w:t>"</w:t>
      </w:r>
      <w:r w:rsidRPr="007F19FD">
        <w:rPr>
          <w:rFonts w:hint="cs"/>
          <w:rtl/>
        </w:rPr>
        <w:t>ח</w:t>
      </w:r>
      <w:r w:rsidRPr="007F19FD">
        <w:rPr>
          <w:rtl/>
        </w:rPr>
        <w:t>:</w:t>
      </w:r>
    </w:p>
    <w:p w14:paraId="3EFABB86" w14:textId="77777777" w:rsidR="00D661D8" w:rsidRPr="007435EB" w:rsidRDefault="00D661D8" w:rsidP="00D661D8">
      <w:pPr>
        <w:spacing w:before="4"/>
        <w:rPr>
          <w:rtl/>
        </w:rPr>
      </w:pPr>
      <w:r w:rsidRPr="007435EB">
        <w:rPr>
          <w:rFonts w:ascii="Fb Fontext" w:hAnsi="Fb Fontext" w:hint="cs"/>
          <w:rtl/>
        </w:rPr>
        <w:t>מהו</w:t>
      </w:r>
      <w:r w:rsidRPr="007435EB">
        <w:rPr>
          <w:rFonts w:ascii="Fb Fontext" w:hAnsi="Fb Fontext"/>
          <w:rtl/>
        </w:rPr>
        <w:t xml:space="preserve"> </w:t>
      </w:r>
      <w:r w:rsidRPr="007435EB">
        <w:rPr>
          <w:rFonts w:ascii="Fb Fontext" w:hAnsi="Fb Fontext" w:hint="cs"/>
          <w:rtl/>
        </w:rPr>
        <w:t>לקדש</w:t>
      </w:r>
      <w:r w:rsidRPr="007435EB">
        <w:rPr>
          <w:rFonts w:ascii="Fb Fontext" w:hAnsi="Fb Fontext"/>
          <w:rtl/>
        </w:rPr>
        <w:t xml:space="preserve"> </w:t>
      </w:r>
      <w:r w:rsidRPr="007435EB">
        <w:rPr>
          <w:rFonts w:ascii="Fb Fontext" w:hAnsi="Fb Fontext" w:hint="cs"/>
          <w:rtl/>
        </w:rPr>
        <w:t xml:space="preserve">על שיכר, אמר ומה שכר שעורים תאנים תותים </w:t>
      </w:r>
      <w:r w:rsidRPr="009F4614">
        <w:rPr>
          <w:rStyle w:val="affffd"/>
          <w:rFonts w:hint="cs"/>
          <w:rtl/>
        </w:rPr>
        <w:t>ששאלו מרב ורב מר</w:t>
      </w:r>
      <w:r w:rsidRPr="009F4614">
        <w:rPr>
          <w:rStyle w:val="affffd"/>
          <w:rtl/>
        </w:rPr>
        <w:t>"</w:t>
      </w:r>
      <w:r w:rsidRPr="009F4614">
        <w:rPr>
          <w:rStyle w:val="affffd"/>
          <w:rFonts w:hint="cs"/>
          <w:rtl/>
        </w:rPr>
        <w:t>ח ור</w:t>
      </w:r>
      <w:r w:rsidRPr="009F4614">
        <w:rPr>
          <w:rStyle w:val="affffd"/>
          <w:rtl/>
        </w:rPr>
        <w:t>"</w:t>
      </w:r>
      <w:r w:rsidRPr="009F4614">
        <w:rPr>
          <w:rStyle w:val="affffd"/>
          <w:rFonts w:hint="cs"/>
          <w:rtl/>
        </w:rPr>
        <w:t>ח מרבי</w:t>
      </w:r>
      <w:r w:rsidRPr="007435EB">
        <w:rPr>
          <w:rFonts w:ascii="Fb Fontext" w:hAnsi="Fb Fontext" w:hint="cs"/>
          <w:rtl/>
        </w:rPr>
        <w:t xml:space="preserve"> ולא פשט שיכר מיבעיא?</w:t>
      </w:r>
    </w:p>
    <w:p w14:paraId="33F8E9F5" w14:textId="77777777" w:rsidR="00D661D8" w:rsidRPr="007F19FD" w:rsidRDefault="00D661D8" w:rsidP="00D661D8">
      <w:pPr>
        <w:pStyle w:val="36"/>
        <w:framePr w:wrap="notBeside"/>
        <w:rPr>
          <w:rtl/>
        </w:rPr>
      </w:pPr>
      <w:r w:rsidRPr="007F19FD">
        <w:rPr>
          <w:rFonts w:hint="cs"/>
          <w:rtl/>
        </w:rPr>
        <w:t>וא</w:t>
      </w:r>
      <w:r w:rsidRPr="007F19FD">
        <w:rPr>
          <w:rtl/>
        </w:rPr>
        <w:t>"</w:t>
      </w:r>
      <w:r w:rsidRPr="007F19FD">
        <w:rPr>
          <w:rFonts w:hint="cs"/>
          <w:rtl/>
        </w:rPr>
        <w:t>ל ר</w:t>
      </w:r>
      <w:r w:rsidRPr="007F19FD">
        <w:rPr>
          <w:rtl/>
        </w:rPr>
        <w:t>"</w:t>
      </w:r>
      <w:r w:rsidRPr="007F19FD">
        <w:rPr>
          <w:rFonts w:hint="cs"/>
          <w:rtl/>
        </w:rPr>
        <w:t>ח:</w:t>
      </w:r>
    </w:p>
    <w:p w14:paraId="6F343385" w14:textId="77777777" w:rsidR="00D661D8" w:rsidRPr="007435EB" w:rsidRDefault="00D661D8" w:rsidP="00D661D8">
      <w:pPr>
        <w:rPr>
          <w:rtl/>
        </w:rPr>
      </w:pPr>
      <w:r w:rsidRPr="007435EB">
        <w:rPr>
          <w:rFonts w:hint="cs"/>
          <w:rtl/>
        </w:rPr>
        <w:t>ש</w:t>
      </w:r>
      <w:r w:rsidRPr="005C3FF1">
        <w:rPr>
          <w:rStyle w:val="afffa"/>
          <w:rFonts w:hint="cs"/>
          <w:rtl/>
        </w:rPr>
        <w:t>לא רק שאין</w:t>
      </w:r>
      <w:r w:rsidRPr="005C3FF1">
        <w:rPr>
          <w:rStyle w:val="afffa"/>
          <w:rtl/>
        </w:rPr>
        <w:t xml:space="preserve"> </w:t>
      </w:r>
      <w:r w:rsidRPr="005C3FF1">
        <w:rPr>
          <w:rStyle w:val="afffa"/>
          <w:rFonts w:hint="cs"/>
          <w:rtl/>
        </w:rPr>
        <w:t>מקדשין</w:t>
      </w:r>
      <w:r w:rsidRPr="005C3FF1">
        <w:rPr>
          <w:rStyle w:val="afffa"/>
          <w:rtl/>
        </w:rPr>
        <w:t xml:space="preserve"> </w:t>
      </w:r>
      <w:r w:rsidRPr="005C3FF1">
        <w:rPr>
          <w:rStyle w:val="afffa"/>
          <w:rFonts w:hint="cs"/>
          <w:rtl/>
        </w:rPr>
        <w:t>עליו</w:t>
      </w:r>
      <w:r w:rsidRPr="005C3FF1">
        <w:rPr>
          <w:rStyle w:val="afffa"/>
          <w:rtl/>
        </w:rPr>
        <w:t xml:space="preserve"> - </w:t>
      </w:r>
      <w:r w:rsidRPr="005C3FF1">
        <w:rPr>
          <w:rStyle w:val="afffa"/>
          <w:rFonts w:hint="cs"/>
          <w:rtl/>
        </w:rPr>
        <w:t>אלא</w:t>
      </w:r>
      <w:r w:rsidRPr="005C3FF1">
        <w:rPr>
          <w:rStyle w:val="afffa"/>
          <w:rtl/>
        </w:rPr>
        <w:t xml:space="preserve"> </w:t>
      </w:r>
      <w:r w:rsidRPr="005C3FF1">
        <w:rPr>
          <w:rStyle w:val="afffa"/>
          <w:rFonts w:hint="cs"/>
          <w:rtl/>
        </w:rPr>
        <w:t>גם אין</w:t>
      </w:r>
      <w:r w:rsidRPr="005C3FF1">
        <w:rPr>
          <w:rStyle w:val="afffa"/>
          <w:rtl/>
        </w:rPr>
        <w:t xml:space="preserve"> </w:t>
      </w:r>
      <w:r w:rsidRPr="005C3FF1">
        <w:rPr>
          <w:rStyle w:val="afffa"/>
          <w:rFonts w:hint="cs"/>
          <w:rtl/>
        </w:rPr>
        <w:t>מבדילין</w:t>
      </w:r>
      <w:r w:rsidRPr="005C3FF1">
        <w:rPr>
          <w:rStyle w:val="afffa"/>
          <w:rtl/>
        </w:rPr>
        <w:t xml:space="preserve"> </w:t>
      </w:r>
      <w:r w:rsidRPr="005C3FF1">
        <w:rPr>
          <w:rStyle w:val="afffa"/>
          <w:rFonts w:hint="cs"/>
          <w:rtl/>
        </w:rPr>
        <w:t>עליו</w:t>
      </w:r>
      <w:r w:rsidRPr="007435EB">
        <w:rPr>
          <w:rtl/>
        </w:rPr>
        <w:t>.</w:t>
      </w:r>
    </w:p>
    <w:p w14:paraId="40A95526" w14:textId="77777777" w:rsidR="00D661D8" w:rsidRPr="007435EB" w:rsidRDefault="00D661D8" w:rsidP="00D661D8">
      <w:pPr>
        <w:rPr>
          <w:rtl/>
        </w:rPr>
      </w:pPr>
      <w:r>
        <w:rPr>
          <w:rFonts w:ascii="Fb Fontext" w:hAnsi="Fb Fontext" w:hint="cs"/>
          <w:sz w:val="20"/>
          <w:rtl/>
        </w:rPr>
        <w:t xml:space="preserve">וכן אמרו </w:t>
      </w:r>
      <w:r>
        <w:rPr>
          <w:rStyle w:val="affffd"/>
          <w:rFonts w:ascii="Fb Fontext" w:hAnsi="Fb Fontext" w:hint="cs"/>
          <w:sz w:val="20"/>
          <w:rtl/>
          <w:rPrChange w:id="11401" w:author="מנוע אמוראים" w:date="2026-10-05T16:42:03Z">
            <w:rPr>
              <w:rFonts w:ascii="Fb Fontext" w:hAnsi="Fb Fontext" w:hint="cs"/>
              <w:sz w:val="20"/>
              <w:rtl/>
            </w:rPr>
          </w:rPrChange>
        </w:rPr>
        <w:t xml:space="preserve">מרתב</w:t>
      </w:r>
      <w:r>
        <w:rPr>
          <w:rStyle w:val="affffd"/>
          <w:rFonts w:ascii="Fb Fontext" w:hAnsi="Fb Fontext"/>
          <w:sz w:val="20"/>
          <w:rtl/>
          <w:rPrChange w:id="11402" w:author="מנוע אמוראים" w:date="2026-10-05T16:42:03Z">
            <w:rPr>
              <w:rFonts w:ascii="Fb Fontext" w:hAnsi="Fb Fontext"/>
              <w:sz w:val="20"/>
              <w:rtl/>
            </w:rPr>
          </w:rPrChange>
        </w:rPr>
        <w:t xml:space="preserve">"</w:t>
      </w:r>
      <w:r>
        <w:rPr>
          <w:rStyle w:val="affffd"/>
          <w:rFonts w:ascii="Fb Fontext" w:hAnsi="Fb Fontext" w:hint="cs"/>
          <w:sz w:val="20"/>
          <w:rtl/>
          <w:rPrChange w:id="11403" w:author="מנוע אמוראים" w:date="2026-10-05T16:42:03Z">
            <w:rPr>
              <w:rFonts w:ascii="Fb Fontext" w:hAnsi="Fb Fontext" w:hint="cs"/>
              <w:sz w:val="20"/>
              <w:rtl/>
            </w:rPr>
          </w:rPrChange>
        </w:rPr>
        <w:t xml:space="preserve">א</w:t>
      </w:r>
      <w:r>
        <w:rPr>
          <w:rFonts w:ascii="Fb Fontext" w:hAnsi="Fb Fontext" w:hint="cs"/>
          <w:sz w:val="20"/>
          <w:rtl/>
        </w:rPr>
        <w:t xml:space="preserve"> משמיה דשמואל.</w:t>
      </w:r>
    </w:p>
    <w:p w14:paraId="3B3478EF" w14:textId="77777777" w:rsidR="00D661D8" w:rsidRPr="007F19FD" w:rsidRDefault="00D661D8" w:rsidP="00D661D8">
      <w:pPr>
        <w:pStyle w:val="36"/>
        <w:framePr w:wrap="notBeside"/>
        <w:rPr>
          <w:rtl/>
        </w:rPr>
      </w:pPr>
      <w:r w:rsidRPr="007F19FD">
        <w:rPr>
          <w:rFonts w:hint="cs"/>
          <w:rtl/>
        </w:rPr>
        <w:t>• לוי</w:t>
      </w:r>
      <w:r w:rsidRPr="007F19FD">
        <w:rPr>
          <w:rtl/>
        </w:rPr>
        <w:t xml:space="preserve"> </w:t>
      </w:r>
    </w:p>
    <w:p w14:paraId="67103267" w14:textId="77777777" w:rsidR="00D661D8" w:rsidRPr="007435EB" w:rsidRDefault="00D661D8" w:rsidP="00D661D8">
      <w:pPr>
        <w:spacing w:before="4"/>
        <w:rPr>
          <w:rtl/>
        </w:rPr>
      </w:pPr>
      <w:r w:rsidRPr="009F4614">
        <w:rPr>
          <w:rStyle w:val="affffd"/>
          <w:rFonts w:hint="cs"/>
          <w:rtl/>
        </w:rPr>
        <w:t>שלח לרבי</w:t>
      </w:r>
      <w:r w:rsidRPr="007435EB">
        <w:rPr>
          <w:rFonts w:ascii="Fb Fontext" w:hAnsi="Fb Fontext" w:hint="cs"/>
          <w:rtl/>
        </w:rPr>
        <w:t xml:space="preserve"> שכר מי</w:t>
      </w:r>
      <w:r w:rsidRPr="007435EB">
        <w:rPr>
          <w:rFonts w:ascii="Fb Fontext" w:hAnsi="Fb Fontext"/>
          <w:rtl/>
        </w:rPr>
        <w:t>"</w:t>
      </w:r>
      <w:r w:rsidRPr="007435EB">
        <w:rPr>
          <w:rFonts w:ascii="Fb Fontext" w:hAnsi="Fb Fontext" w:hint="cs"/>
          <w:rtl/>
        </w:rPr>
        <w:t>ג פעם שטיפה בתמרים, טעמו והיה ערב לו מאוד.</w:t>
      </w:r>
    </w:p>
    <w:p w14:paraId="736A817E" w14:textId="77777777" w:rsidR="00D661D8" w:rsidRPr="007F19FD" w:rsidRDefault="00D661D8" w:rsidP="00D661D8">
      <w:pPr>
        <w:pStyle w:val="36"/>
        <w:framePr w:wrap="notBeside"/>
        <w:rPr>
          <w:rtl/>
        </w:rPr>
      </w:pPr>
      <w:r w:rsidRPr="007F19FD">
        <w:rPr>
          <w:rFonts w:hint="cs"/>
          <w:rtl/>
        </w:rPr>
        <w:t>אמר</w:t>
      </w:r>
      <w:r w:rsidRPr="007F19FD">
        <w:rPr>
          <w:rtl/>
        </w:rPr>
        <w:t xml:space="preserve">: </w:t>
      </w:r>
    </w:p>
    <w:p w14:paraId="57F6A413" w14:textId="77777777" w:rsidR="00D661D8" w:rsidRPr="007435EB" w:rsidRDefault="00D661D8" w:rsidP="00D661D8">
      <w:pPr>
        <w:rPr>
          <w:rtl/>
        </w:rPr>
      </w:pPr>
      <w:r w:rsidRPr="007435EB">
        <w:rPr>
          <w:rFonts w:hint="cs"/>
          <w:rtl/>
        </w:rPr>
        <w:t>כגון</w:t>
      </w:r>
      <w:r w:rsidRPr="007435EB">
        <w:rPr>
          <w:rtl/>
        </w:rPr>
        <w:t xml:space="preserve"> </w:t>
      </w:r>
      <w:r w:rsidRPr="007435EB">
        <w:rPr>
          <w:rFonts w:hint="cs"/>
          <w:rtl/>
        </w:rPr>
        <w:t>זה</w:t>
      </w:r>
      <w:r w:rsidRPr="007435EB">
        <w:rPr>
          <w:rtl/>
        </w:rPr>
        <w:t xml:space="preserve"> </w:t>
      </w:r>
      <w:r w:rsidRPr="007435EB">
        <w:rPr>
          <w:rFonts w:hint="cs"/>
          <w:rtl/>
        </w:rPr>
        <w:t>ראוי</w:t>
      </w:r>
      <w:r w:rsidRPr="007435EB">
        <w:rPr>
          <w:rtl/>
        </w:rPr>
        <w:t xml:space="preserve"> </w:t>
      </w:r>
      <w:r w:rsidRPr="007435EB">
        <w:rPr>
          <w:rFonts w:hint="cs"/>
          <w:rtl/>
        </w:rPr>
        <w:t>לקדש</w:t>
      </w:r>
      <w:r w:rsidRPr="007435EB">
        <w:rPr>
          <w:rtl/>
        </w:rPr>
        <w:t xml:space="preserve"> </w:t>
      </w:r>
      <w:r w:rsidRPr="007435EB">
        <w:rPr>
          <w:rFonts w:hint="cs"/>
          <w:rtl/>
        </w:rPr>
        <w:t>עליו</w:t>
      </w:r>
      <w:r w:rsidRPr="007435EB">
        <w:rPr>
          <w:rtl/>
        </w:rPr>
        <w:t xml:space="preserve">, </w:t>
      </w:r>
      <w:r w:rsidRPr="007435EB">
        <w:rPr>
          <w:rFonts w:hint="cs"/>
          <w:rtl/>
        </w:rPr>
        <w:t>ולומר</w:t>
      </w:r>
      <w:r w:rsidRPr="007435EB">
        <w:rPr>
          <w:rtl/>
        </w:rPr>
        <w:t xml:space="preserve"> </w:t>
      </w:r>
      <w:r w:rsidRPr="007435EB">
        <w:rPr>
          <w:rFonts w:hint="cs"/>
          <w:rtl/>
        </w:rPr>
        <w:t>עליו</w:t>
      </w:r>
      <w:r w:rsidRPr="007435EB">
        <w:rPr>
          <w:rtl/>
        </w:rPr>
        <w:t xml:space="preserve"> </w:t>
      </w:r>
      <w:r w:rsidRPr="007435EB">
        <w:rPr>
          <w:rFonts w:hint="cs"/>
          <w:rtl/>
        </w:rPr>
        <w:t>כל</w:t>
      </w:r>
      <w:r w:rsidRPr="007435EB">
        <w:rPr>
          <w:rtl/>
        </w:rPr>
        <w:t xml:space="preserve"> </w:t>
      </w:r>
      <w:r w:rsidRPr="007435EB">
        <w:rPr>
          <w:rFonts w:hint="cs"/>
          <w:rtl/>
        </w:rPr>
        <w:t>שירות</w:t>
      </w:r>
      <w:r w:rsidRPr="007435EB">
        <w:rPr>
          <w:rtl/>
        </w:rPr>
        <w:t xml:space="preserve"> </w:t>
      </w:r>
      <w:r w:rsidRPr="007435EB">
        <w:rPr>
          <w:rFonts w:hint="cs"/>
          <w:rtl/>
        </w:rPr>
        <w:t>ותושבחות</w:t>
      </w:r>
      <w:r w:rsidRPr="007435EB">
        <w:rPr>
          <w:rtl/>
        </w:rPr>
        <w:t xml:space="preserve"> </w:t>
      </w:r>
      <w:r w:rsidRPr="007435EB">
        <w:rPr>
          <w:rFonts w:hint="cs"/>
          <w:rtl/>
        </w:rPr>
        <w:t>שבעולם</w:t>
      </w:r>
      <w:r w:rsidRPr="007435EB">
        <w:rPr>
          <w:rtl/>
        </w:rPr>
        <w:t>.</w:t>
      </w:r>
    </w:p>
    <w:p w14:paraId="2C015CEC" w14:textId="77777777" w:rsidR="00D661D8" w:rsidRPr="007435EB" w:rsidRDefault="00D661D8" w:rsidP="00D661D8">
      <w:pPr>
        <w:rPr>
          <w:rtl/>
        </w:rPr>
      </w:pPr>
      <w:r w:rsidRPr="007435EB">
        <w:rPr>
          <w:rFonts w:ascii="Fb Fontext" w:hAnsi="Fb Fontext" w:hint="cs"/>
          <w:sz w:val="20"/>
          <w:rtl/>
        </w:rPr>
        <w:lastRenderedPageBreak/>
        <w:t>בלילה</w:t>
      </w:r>
      <w:r w:rsidRPr="007435EB">
        <w:rPr>
          <w:rFonts w:ascii="Fb Fontext" w:hAnsi="Fb Fontext"/>
          <w:sz w:val="20"/>
          <w:rtl/>
        </w:rPr>
        <w:t xml:space="preserve"> </w:t>
      </w:r>
      <w:r w:rsidRPr="007435EB">
        <w:rPr>
          <w:rFonts w:ascii="Fb Fontext" w:hAnsi="Fb Fontext" w:hint="cs"/>
          <w:sz w:val="20"/>
          <w:rtl/>
        </w:rPr>
        <w:t>ציערוהו התמרים אמר</w:t>
      </w:r>
      <w:r w:rsidRPr="007435EB">
        <w:rPr>
          <w:rFonts w:ascii="Fb Fontext" w:hAnsi="Fb Fontext"/>
          <w:sz w:val="20"/>
          <w:rtl/>
        </w:rPr>
        <w:t xml:space="preserve">: </w:t>
      </w:r>
      <w:r w:rsidRPr="007435EB">
        <w:rPr>
          <w:rFonts w:ascii="Fb Fontext" w:hAnsi="Fb Fontext" w:hint="cs"/>
          <w:sz w:val="20"/>
          <w:rtl/>
        </w:rPr>
        <w:t>וכי דבר שמייסר כל כך אפשר לברך עליו?</w:t>
      </w:r>
    </w:p>
    <w:p w14:paraId="4B56926A" w14:textId="77777777" w:rsidR="00D661D8" w:rsidRDefault="00D661D8" w:rsidP="00D661D8">
      <w:pPr>
        <w:rPr>
          <w:rStyle w:val="affffd"/>
          <w:rtl/>
        </w:rPr>
      </w:pPr>
    </w:p>
    <w:p w14:paraId="533BCDB0" w14:textId="77777777" w:rsidR="00D661D8" w:rsidRPr="009F4614" w:rsidRDefault="00D661D8" w:rsidP="00D661D8">
      <w:pPr>
        <w:pStyle w:val="36"/>
        <w:framePr w:wrap="notBeside"/>
        <w:rPr>
          <w:rtl/>
        </w:rPr>
      </w:pPr>
      <w:r w:rsidRPr="009F4614">
        <w:rPr>
          <w:rFonts w:hint="cs"/>
          <w:rtl/>
        </w:rPr>
        <w:t>א</w:t>
      </w:r>
      <w:r w:rsidRPr="009F4614">
        <w:rPr>
          <w:rtl/>
        </w:rPr>
        <w:t>"</w:t>
      </w:r>
      <w:r w:rsidRPr="009F4614">
        <w:rPr>
          <w:rFonts w:hint="cs"/>
          <w:rtl/>
        </w:rPr>
        <w:t>ר</w:t>
      </w:r>
      <w:r w:rsidRPr="009F4614">
        <w:rPr>
          <w:rtl/>
        </w:rPr>
        <w:t xml:space="preserve"> </w:t>
      </w:r>
      <w:r w:rsidRPr="009F4614">
        <w:rPr>
          <w:rFonts w:hint="cs"/>
          <w:rtl/>
        </w:rPr>
        <w:t>יוסף</w:t>
      </w:r>
      <w:r w:rsidRPr="009F4614">
        <w:rPr>
          <w:rtl/>
        </w:rPr>
        <w:t>:</w:t>
      </w:r>
    </w:p>
    <w:p w14:paraId="384EC955" w14:textId="77777777" w:rsidR="00D661D8" w:rsidRPr="007435EB" w:rsidRDefault="00D661D8" w:rsidP="00D661D8">
      <w:pPr>
        <w:rPr>
          <w:rtl/>
        </w:rPr>
      </w:pPr>
      <w:r w:rsidRPr="007435EB">
        <w:rPr>
          <w:rFonts w:ascii="Fb Fontext" w:hAnsi="Fb Fontext"/>
          <w:rtl/>
        </w:rPr>
        <w:t xml:space="preserve"> </w:t>
      </w:r>
      <w:r w:rsidRPr="007435EB">
        <w:rPr>
          <w:rFonts w:ascii="Fb Fontext" w:hAnsi="Fb Fontext" w:hint="cs"/>
          <w:rtl/>
        </w:rPr>
        <w:t>אדור</w:t>
      </w:r>
      <w:r w:rsidRPr="007435EB">
        <w:rPr>
          <w:rFonts w:ascii="Fb Fontext" w:hAnsi="Fb Fontext"/>
          <w:rtl/>
        </w:rPr>
        <w:t xml:space="preserve"> </w:t>
      </w:r>
      <w:r w:rsidRPr="007435EB">
        <w:rPr>
          <w:rFonts w:ascii="Fb Fontext" w:hAnsi="Fb Fontext" w:hint="cs"/>
          <w:rtl/>
        </w:rPr>
        <w:t>ברבים</w:t>
      </w:r>
      <w:r w:rsidRPr="007435EB">
        <w:rPr>
          <w:rFonts w:ascii="Fb Fontext" w:hAnsi="Fb Fontext"/>
          <w:rtl/>
        </w:rPr>
        <w:t xml:space="preserve"> </w:t>
      </w:r>
      <w:r w:rsidRPr="007435EB">
        <w:rPr>
          <w:rFonts w:ascii="Fb Fontext" w:hAnsi="Fb Fontext" w:hint="cs"/>
          <w:rtl/>
        </w:rPr>
        <w:t>דלא</w:t>
      </w:r>
      <w:r w:rsidRPr="007435EB">
        <w:rPr>
          <w:rFonts w:ascii="Fb Fontext" w:hAnsi="Fb Fontext"/>
          <w:rtl/>
        </w:rPr>
        <w:t xml:space="preserve"> </w:t>
      </w:r>
      <w:r w:rsidRPr="007435EB">
        <w:rPr>
          <w:rFonts w:ascii="Fb Fontext" w:hAnsi="Fb Fontext" w:hint="cs"/>
          <w:rtl/>
        </w:rPr>
        <w:t>אשתה</w:t>
      </w:r>
      <w:r w:rsidRPr="007435EB">
        <w:rPr>
          <w:rFonts w:ascii="Fb Fontext" w:hAnsi="Fb Fontext"/>
          <w:rtl/>
        </w:rPr>
        <w:t xml:space="preserve"> </w:t>
      </w:r>
      <w:r w:rsidRPr="007435EB">
        <w:rPr>
          <w:rFonts w:ascii="Fb Fontext" w:hAnsi="Fb Fontext" w:hint="cs"/>
          <w:rtl/>
        </w:rPr>
        <w:t>שכר</w:t>
      </w:r>
      <w:r w:rsidRPr="007435EB">
        <w:rPr>
          <w:rFonts w:ascii="Fb Fontext" w:hAnsi="Fb Fontext"/>
          <w:rtl/>
        </w:rPr>
        <w:t>.</w:t>
      </w:r>
    </w:p>
    <w:p w14:paraId="418E870A" w14:textId="77777777" w:rsidR="00D661D8" w:rsidRPr="005075AA" w:rsidRDefault="00D661D8" w:rsidP="00D661D8">
      <w:pPr>
        <w:pStyle w:val="36"/>
        <w:framePr w:wrap="notBeside"/>
        <w:rPr>
          <w:rtl/>
        </w:rPr>
      </w:pPr>
      <w:r w:rsidRPr="005075AA">
        <w:rPr>
          <w:rFonts w:hint="cs"/>
          <w:rtl/>
        </w:rPr>
        <w:t>א</w:t>
      </w:r>
      <w:r w:rsidRPr="005075AA">
        <w:rPr>
          <w:rtl/>
        </w:rPr>
        <w:t>"</w:t>
      </w:r>
      <w:r w:rsidRPr="005075AA">
        <w:rPr>
          <w:rFonts w:hint="cs"/>
          <w:rtl/>
        </w:rPr>
        <w:t>רא</w:t>
      </w:r>
      <w:r w:rsidRPr="005075AA">
        <w:rPr>
          <w:rtl/>
        </w:rPr>
        <w:t>:</w:t>
      </w:r>
    </w:p>
    <w:p w14:paraId="13DF5736" w14:textId="77777777" w:rsidR="00D661D8" w:rsidRPr="007435EB" w:rsidRDefault="00D661D8" w:rsidP="00D661D8">
      <w:pPr>
        <w:rPr>
          <w:rtl/>
        </w:rPr>
      </w:pPr>
      <w:r w:rsidRPr="007435EB">
        <w:rPr>
          <w:rFonts w:hint="cs"/>
          <w:rtl/>
        </w:rPr>
        <w:t>אשתה</w:t>
      </w:r>
      <w:r w:rsidRPr="007435EB">
        <w:rPr>
          <w:rtl/>
        </w:rPr>
        <w:t xml:space="preserve"> </w:t>
      </w:r>
      <w:r w:rsidRPr="007435EB">
        <w:rPr>
          <w:rFonts w:hint="cs"/>
          <w:rtl/>
        </w:rPr>
        <w:t>מי</w:t>
      </w:r>
      <w:r w:rsidRPr="007435EB">
        <w:rPr>
          <w:rtl/>
        </w:rPr>
        <w:t xml:space="preserve"> </w:t>
      </w:r>
      <w:r w:rsidRPr="007435EB">
        <w:rPr>
          <w:rFonts w:hint="cs"/>
          <w:rtl/>
        </w:rPr>
        <w:t>פשתן</w:t>
      </w:r>
      <w:r w:rsidRPr="007435EB">
        <w:rPr>
          <w:rtl/>
        </w:rPr>
        <w:t xml:space="preserve"> </w:t>
      </w:r>
      <w:r w:rsidRPr="007435EB">
        <w:rPr>
          <w:rFonts w:hint="cs"/>
          <w:rtl/>
        </w:rPr>
        <w:t>ולא</w:t>
      </w:r>
      <w:r w:rsidRPr="007435EB">
        <w:rPr>
          <w:rtl/>
        </w:rPr>
        <w:t xml:space="preserve"> </w:t>
      </w:r>
      <w:r w:rsidRPr="007435EB">
        <w:rPr>
          <w:rFonts w:hint="cs"/>
          <w:rtl/>
        </w:rPr>
        <w:t>אשתה</w:t>
      </w:r>
      <w:r w:rsidRPr="007435EB">
        <w:rPr>
          <w:rtl/>
        </w:rPr>
        <w:t xml:space="preserve"> </w:t>
      </w:r>
      <w:r w:rsidRPr="007435EB">
        <w:rPr>
          <w:rFonts w:hint="cs"/>
          <w:rtl/>
        </w:rPr>
        <w:t>שכר</w:t>
      </w:r>
      <w:r w:rsidRPr="007435EB">
        <w:rPr>
          <w:rtl/>
        </w:rPr>
        <w:t>.</w:t>
      </w:r>
    </w:p>
    <w:p w14:paraId="7A217E84" w14:textId="77777777" w:rsidR="00D661D8" w:rsidRPr="005075AA" w:rsidRDefault="00D661D8" w:rsidP="00D661D8">
      <w:pPr>
        <w:pStyle w:val="36"/>
        <w:framePr w:wrap="notBeside"/>
        <w:rPr>
          <w:rtl/>
        </w:rPr>
      </w:pPr>
      <w:r w:rsidRPr="005075AA">
        <w:rPr>
          <w:rFonts w:hint="cs"/>
          <w:rtl/>
        </w:rPr>
        <w:t>וא</w:t>
      </w:r>
      <w:r w:rsidRPr="005075AA">
        <w:rPr>
          <w:rtl/>
        </w:rPr>
        <w:t>"</w:t>
      </w:r>
      <w:r w:rsidRPr="005075AA">
        <w:rPr>
          <w:rFonts w:hint="cs"/>
          <w:rtl/>
        </w:rPr>
        <w:t>רא</w:t>
      </w:r>
      <w:r w:rsidRPr="005075AA">
        <w:rPr>
          <w:rtl/>
        </w:rPr>
        <w:t>:</w:t>
      </w:r>
    </w:p>
    <w:p w14:paraId="71FF8E3A" w14:textId="77777777" w:rsidR="00D661D8" w:rsidRPr="007435EB" w:rsidRDefault="00D661D8" w:rsidP="00D661D8">
      <w:pPr>
        <w:rPr>
          <w:rtl/>
        </w:rPr>
      </w:pPr>
      <w:r w:rsidRPr="007435EB">
        <w:rPr>
          <w:rFonts w:ascii="Fb Fontext" w:hAnsi="Fb Fontext" w:hint="cs"/>
          <w:sz w:val="20"/>
          <w:rtl/>
        </w:rPr>
        <w:t>תיהוי</w:t>
      </w:r>
      <w:r w:rsidRPr="007435EB">
        <w:rPr>
          <w:rFonts w:ascii="Fb Fontext" w:hAnsi="Fb Fontext"/>
          <w:sz w:val="20"/>
          <w:rtl/>
        </w:rPr>
        <w:t xml:space="preserve"> </w:t>
      </w:r>
      <w:r w:rsidRPr="007435EB">
        <w:rPr>
          <w:rFonts w:ascii="Fb Fontext" w:hAnsi="Fb Fontext" w:hint="cs"/>
          <w:sz w:val="20"/>
          <w:rtl/>
        </w:rPr>
        <w:t>משקהו תמיד משקה זה למי שמקדש עליו.</w:t>
      </w:r>
    </w:p>
    <w:p w14:paraId="74004612" w14:textId="77777777" w:rsidR="00D661D8" w:rsidRPr="005075AA" w:rsidRDefault="00D661D8" w:rsidP="00D661D8">
      <w:pPr>
        <w:pStyle w:val="36"/>
        <w:framePr w:wrap="notBeside"/>
        <w:rPr>
          <w:rtl/>
        </w:rPr>
      </w:pPr>
      <w:r w:rsidRPr="005075AA">
        <w:rPr>
          <w:rFonts w:hint="cs"/>
          <w:rtl/>
        </w:rPr>
        <w:t>• רב</w:t>
      </w:r>
      <w:r w:rsidRPr="005075AA">
        <w:rPr>
          <w:rtl/>
        </w:rPr>
        <w:t xml:space="preserve"> </w:t>
      </w:r>
    </w:p>
    <w:p w14:paraId="498D1C3F" w14:textId="77777777" w:rsidR="00D661D8" w:rsidRPr="007435EB" w:rsidRDefault="00D661D8" w:rsidP="00D661D8">
      <w:pPr>
        <w:spacing w:before="4"/>
        <w:rPr>
          <w:rtl/>
        </w:rPr>
      </w:pPr>
      <w:r w:rsidRPr="005075AA">
        <w:rPr>
          <w:rStyle w:val="affffd"/>
          <w:rFonts w:hint="cs"/>
          <w:rtl/>
        </w:rPr>
        <w:t>מצא לרב</w:t>
      </w:r>
      <w:r w:rsidRPr="005075AA">
        <w:rPr>
          <w:rStyle w:val="affffd"/>
          <w:rtl/>
        </w:rPr>
        <w:t xml:space="preserve"> </w:t>
      </w:r>
      <w:r w:rsidRPr="005075AA">
        <w:rPr>
          <w:rStyle w:val="affffd"/>
          <w:rFonts w:hint="cs"/>
          <w:rtl/>
        </w:rPr>
        <w:t>הונא</w:t>
      </w:r>
      <w:r w:rsidRPr="007435EB">
        <w:rPr>
          <w:rFonts w:ascii="Fb Fontext" w:hAnsi="Fb Fontext"/>
          <w:rtl/>
        </w:rPr>
        <w:t xml:space="preserve"> </w:t>
      </w:r>
      <w:r w:rsidRPr="007435EB">
        <w:rPr>
          <w:rFonts w:ascii="Fb Fontext" w:hAnsi="Fb Fontext" w:hint="cs"/>
          <w:rtl/>
        </w:rPr>
        <w:t>שקידש על שכר</w:t>
      </w:r>
      <w:r w:rsidRPr="007435EB">
        <w:rPr>
          <w:rFonts w:ascii="Fb Fontext" w:hAnsi="Fb Fontext"/>
          <w:rtl/>
        </w:rPr>
        <w:t>.</w:t>
      </w:r>
      <w:r w:rsidRPr="007435EB">
        <w:rPr>
          <w:rFonts w:ascii="Fb Fontext" w:hAnsi="Fb Fontext" w:hint="cs"/>
          <w:rtl/>
        </w:rPr>
        <w:t xml:space="preserve"> א</w:t>
      </w:r>
      <w:r w:rsidRPr="007435EB">
        <w:rPr>
          <w:rFonts w:ascii="Fb Fontext" w:hAnsi="Fb Fontext"/>
          <w:rtl/>
        </w:rPr>
        <w:t>"</w:t>
      </w:r>
      <w:r w:rsidRPr="007435EB">
        <w:rPr>
          <w:rFonts w:ascii="Fb Fontext" w:hAnsi="Fb Fontext" w:hint="cs"/>
          <w:rtl/>
        </w:rPr>
        <w:t>ל שהתיר להשתכר מעשיית שכר זו.</w:t>
      </w:r>
    </w:p>
    <w:p w14:paraId="45817288" w14:textId="77777777" w:rsidR="00D661D8" w:rsidRPr="007435EB" w:rsidRDefault="00D661D8" w:rsidP="00D661D8">
      <w:pPr>
        <w:pStyle w:val="affd"/>
        <w:rPr>
          <w:rtl/>
        </w:rPr>
      </w:pPr>
      <w:r w:rsidRPr="007435EB">
        <w:rPr>
          <w:rFonts w:hint="cs"/>
          <w:rtl/>
        </w:rPr>
        <w:t>׻</w:t>
      </w:r>
    </w:p>
    <w:p w14:paraId="1213967D" w14:textId="77777777" w:rsidR="00D661D8" w:rsidRPr="005075AA" w:rsidRDefault="00D661D8" w:rsidP="00D661D8">
      <w:pPr>
        <w:pStyle w:val="36"/>
        <w:framePr w:wrap="notBeside"/>
        <w:rPr>
          <w:rtl/>
        </w:rPr>
      </w:pPr>
      <w:r w:rsidRPr="005075AA">
        <w:rPr>
          <w:rFonts w:hint="cs"/>
          <w:rtl/>
        </w:rPr>
        <w:t>• ת</w:t>
      </w:r>
      <w:r w:rsidRPr="005075AA">
        <w:rPr>
          <w:rtl/>
        </w:rPr>
        <w:t>"</w:t>
      </w:r>
      <w:r w:rsidRPr="005075AA">
        <w:rPr>
          <w:rFonts w:hint="cs"/>
          <w:rtl/>
        </w:rPr>
        <w:t>ר</w:t>
      </w:r>
    </w:p>
    <w:p w14:paraId="1480ED0A" w14:textId="77777777" w:rsidR="00D661D8" w:rsidRPr="007435EB" w:rsidRDefault="00D661D8" w:rsidP="00D661D8">
      <w:pPr>
        <w:spacing w:before="4"/>
        <w:rPr>
          <w:rtl/>
        </w:rPr>
      </w:pP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אומרים</w:t>
      </w:r>
      <w:r w:rsidRPr="007435EB">
        <w:rPr>
          <w:rFonts w:ascii="Fb Fontext" w:hAnsi="Fb Fontext"/>
          <w:rtl/>
        </w:rPr>
        <w:t xml:space="preserve"> </w:t>
      </w:r>
      <w:r w:rsidRPr="007435EB">
        <w:rPr>
          <w:rFonts w:ascii="Fb Fontext" w:hAnsi="Fb Fontext" w:hint="cs"/>
          <w:rtl/>
        </w:rPr>
        <w:t>הבא</w:t>
      </w:r>
      <w:r w:rsidRPr="007435EB">
        <w:rPr>
          <w:rFonts w:ascii="Fb Fontext" w:hAnsi="Fb Fontext"/>
          <w:rtl/>
        </w:rPr>
        <w:t xml:space="preserve"> </w:t>
      </w:r>
      <w:r w:rsidRPr="007435EB">
        <w:rPr>
          <w:rFonts w:ascii="Fb Fontext" w:hAnsi="Fb Fontext" w:hint="cs"/>
          <w:rtl/>
        </w:rPr>
        <w:t>כוס</w:t>
      </w:r>
      <w:r w:rsidRPr="007435EB">
        <w:rPr>
          <w:rFonts w:ascii="Fb Fontext" w:hAnsi="Fb Fontext"/>
          <w:rtl/>
        </w:rPr>
        <w:t xml:space="preserve"> </w:t>
      </w:r>
      <w:r w:rsidRPr="007435EB">
        <w:rPr>
          <w:rFonts w:ascii="Fb Fontext" w:hAnsi="Fb Fontext" w:hint="cs"/>
          <w:rtl/>
        </w:rPr>
        <w:t>של</w:t>
      </w:r>
      <w:r w:rsidRPr="007435EB">
        <w:rPr>
          <w:rFonts w:ascii="Fb Fontext" w:hAnsi="Fb Fontext"/>
          <w:rtl/>
        </w:rPr>
        <w:t xml:space="preserve"> </w:t>
      </w:r>
      <w:r w:rsidRPr="007435EB">
        <w:rPr>
          <w:rFonts w:ascii="Fb Fontext" w:hAnsi="Fb Fontext" w:hint="cs"/>
          <w:rtl/>
        </w:rPr>
        <w:t>ברכה</w:t>
      </w:r>
      <w:r w:rsidRPr="007435EB">
        <w:rPr>
          <w:rFonts w:ascii="Fb Fontext" w:hAnsi="Fb Fontext"/>
          <w:rtl/>
        </w:rPr>
        <w:t xml:space="preserve"> </w:t>
      </w:r>
      <w:r w:rsidRPr="007435EB">
        <w:rPr>
          <w:rFonts w:ascii="Fb Fontext" w:hAnsi="Fb Fontext" w:hint="cs"/>
          <w:rtl/>
        </w:rPr>
        <w:t>לברך</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היין</w:t>
      </w:r>
      <w:r w:rsidRPr="007435EB">
        <w:rPr>
          <w:rFonts w:ascii="Fb Fontext" w:hAnsi="Fb Fontext"/>
          <w:rtl/>
        </w:rPr>
        <w:t>.</w:t>
      </w:r>
    </w:p>
    <w:p w14:paraId="311251E1" w14:textId="77777777" w:rsidR="00D661D8" w:rsidRPr="005075AA" w:rsidRDefault="00D661D8" w:rsidP="00D661D8">
      <w:pPr>
        <w:pStyle w:val="36"/>
        <w:framePr w:wrap="notBeside"/>
        <w:rPr>
          <w:rtl/>
        </w:rPr>
      </w:pPr>
      <w:r w:rsidRPr="005075AA">
        <w:rPr>
          <w:rFonts w:hint="cs"/>
          <w:rtl/>
        </w:rPr>
        <w:t>• ת</w:t>
      </w:r>
      <w:r w:rsidRPr="005075AA">
        <w:rPr>
          <w:rtl/>
        </w:rPr>
        <w:t>"</w:t>
      </w:r>
      <w:r w:rsidRPr="005075AA">
        <w:rPr>
          <w:rFonts w:hint="cs"/>
          <w:rtl/>
        </w:rPr>
        <w:t>ר</w:t>
      </w:r>
      <w:r w:rsidRPr="005075AA">
        <w:rPr>
          <w:rtl/>
        </w:rPr>
        <w:t>:</w:t>
      </w:r>
    </w:p>
    <w:p w14:paraId="26DBF5E3" w14:textId="77777777" w:rsidR="00D661D8" w:rsidRPr="007435EB" w:rsidRDefault="00D661D8" w:rsidP="00D661D8">
      <w:pPr>
        <w:spacing w:before="4"/>
        <w:rPr>
          <w:rtl/>
        </w:rPr>
      </w:pPr>
      <w:r w:rsidRPr="007435EB">
        <w:rPr>
          <w:rFonts w:hint="cs"/>
          <w:rtl/>
        </w:rPr>
        <w:t>אין</w:t>
      </w:r>
      <w:r w:rsidRPr="007435EB">
        <w:rPr>
          <w:rtl/>
        </w:rPr>
        <w:t xml:space="preserve"> </w:t>
      </w:r>
      <w:r w:rsidRPr="007435EB">
        <w:rPr>
          <w:rFonts w:hint="cs"/>
          <w:rtl/>
        </w:rPr>
        <w:t>מקדשין</w:t>
      </w:r>
      <w:r w:rsidRPr="007435EB">
        <w:rPr>
          <w:rtl/>
        </w:rPr>
        <w:t xml:space="preserve"> </w:t>
      </w:r>
      <w:r w:rsidRPr="007435EB">
        <w:rPr>
          <w:rFonts w:hint="cs"/>
          <w:rtl/>
        </w:rPr>
        <w:t>על</w:t>
      </w:r>
      <w:r w:rsidRPr="007435EB">
        <w:rPr>
          <w:rtl/>
        </w:rPr>
        <w:t xml:space="preserve"> </w:t>
      </w:r>
      <w:r w:rsidRPr="007435EB">
        <w:rPr>
          <w:rFonts w:hint="cs"/>
          <w:rtl/>
        </w:rPr>
        <w:t>השכר</w:t>
      </w:r>
      <w:r w:rsidRPr="007435EB">
        <w:rPr>
          <w:rtl/>
        </w:rPr>
        <w:t>.</w:t>
      </w:r>
      <w:r w:rsidRPr="007435EB">
        <w:rPr>
          <w:rFonts w:hint="cs"/>
          <w:rtl/>
        </w:rPr>
        <w:t xml:space="preserve"> </w:t>
      </w:r>
      <w:r w:rsidRPr="005075AA">
        <w:rPr>
          <w:rStyle w:val="affffd"/>
          <w:rFonts w:hint="cs"/>
          <w:rtl/>
        </w:rPr>
        <w:t>מראבר</w:t>
      </w:r>
      <w:r w:rsidRPr="005075AA">
        <w:rPr>
          <w:rStyle w:val="affffd"/>
          <w:rtl/>
        </w:rPr>
        <w:t>"</w:t>
      </w:r>
      <w:r w:rsidRPr="005075AA">
        <w:rPr>
          <w:rStyle w:val="affffd"/>
          <w:rFonts w:hint="cs"/>
          <w:rtl/>
        </w:rPr>
        <w:t>ש</w:t>
      </w:r>
      <w:r w:rsidRPr="005075AA">
        <w:rPr>
          <w:rStyle w:val="affffd"/>
          <w:rtl/>
        </w:rPr>
        <w:t>:</w:t>
      </w:r>
      <w:r w:rsidRPr="007435EB">
        <w:rPr>
          <w:rtl/>
        </w:rPr>
        <w:t xml:space="preserve"> </w:t>
      </w:r>
      <w:r w:rsidRPr="007435EB">
        <w:rPr>
          <w:rFonts w:hint="cs"/>
          <w:rtl/>
        </w:rPr>
        <w:t>מקדשין</w:t>
      </w:r>
      <w:r w:rsidRPr="007435EB">
        <w:rPr>
          <w:rtl/>
        </w:rPr>
        <w:t>.</w:t>
      </w:r>
    </w:p>
    <w:p w14:paraId="5F74D470" w14:textId="77777777" w:rsidR="00D661D8" w:rsidRPr="007435EB" w:rsidRDefault="00D661D8" w:rsidP="00D661D8">
      <w:pPr>
        <w:spacing w:before="4"/>
        <w:rPr>
          <w:rtl/>
        </w:rPr>
      </w:pPr>
      <w:r w:rsidRPr="00DB7D63">
        <w:rPr>
          <w:rStyle w:val="affffd"/>
          <w:rFonts w:hint="cs"/>
          <w:rtl/>
        </w:rPr>
        <w:t>•</w:t>
      </w:r>
      <w:r w:rsidRPr="00AC0CB1">
        <w:rPr>
          <w:rStyle w:val="affffd"/>
          <w:rFonts w:hint="cs"/>
          <w:rtl/>
        </w:rPr>
        <w:t xml:space="preserve"> </w:t>
      </w:r>
      <w:r w:rsidRPr="007435EB">
        <w:rPr>
          <w:rFonts w:hint="cs"/>
          <w:rtl/>
        </w:rPr>
        <w:t>מטעימת</w:t>
      </w:r>
      <w:r w:rsidRPr="007435EB">
        <w:rPr>
          <w:rtl/>
        </w:rPr>
        <w:t xml:space="preserve"> </w:t>
      </w:r>
      <w:r w:rsidRPr="007435EB">
        <w:rPr>
          <w:rFonts w:hint="cs"/>
          <w:rtl/>
        </w:rPr>
        <w:t>יין</w:t>
      </w:r>
      <w:r w:rsidRPr="007435EB">
        <w:rPr>
          <w:rtl/>
        </w:rPr>
        <w:t xml:space="preserve"> - </w:t>
      </w:r>
      <w:r w:rsidRPr="007435EB">
        <w:rPr>
          <w:rFonts w:hint="cs"/>
          <w:rtl/>
        </w:rPr>
        <w:t>כל</w:t>
      </w:r>
      <w:r w:rsidRPr="007435EB">
        <w:rPr>
          <w:rtl/>
        </w:rPr>
        <w:t xml:space="preserve"> </w:t>
      </w:r>
      <w:r w:rsidRPr="007435EB">
        <w:rPr>
          <w:rFonts w:hint="cs"/>
          <w:rtl/>
        </w:rPr>
        <w:t>שהוא</w:t>
      </w:r>
      <w:r w:rsidRPr="007435EB">
        <w:rPr>
          <w:rtl/>
        </w:rPr>
        <w:t xml:space="preserve">, </w:t>
      </w:r>
      <w:r w:rsidRPr="005075AA">
        <w:rPr>
          <w:rStyle w:val="affffd"/>
          <w:rFonts w:hint="cs"/>
          <w:rtl/>
        </w:rPr>
        <w:t>ריבר</w:t>
      </w:r>
      <w:r w:rsidRPr="005075AA">
        <w:rPr>
          <w:rStyle w:val="affffd"/>
          <w:rtl/>
        </w:rPr>
        <w:t>"</w:t>
      </w:r>
      <w:r w:rsidRPr="005075AA">
        <w:rPr>
          <w:rStyle w:val="affffd"/>
          <w:rFonts w:hint="cs"/>
          <w:rtl/>
        </w:rPr>
        <w:t>י</w:t>
      </w:r>
      <w:r w:rsidRPr="005075AA">
        <w:rPr>
          <w:rStyle w:val="affffd"/>
          <w:rtl/>
        </w:rPr>
        <w:t>:</w:t>
      </w:r>
      <w:r w:rsidRPr="007435EB">
        <w:rPr>
          <w:rtl/>
        </w:rPr>
        <w:t xml:space="preserve"> </w:t>
      </w:r>
      <w:r w:rsidRPr="007435EB">
        <w:rPr>
          <w:rFonts w:hint="cs"/>
          <w:rtl/>
        </w:rPr>
        <w:t>מלא</w:t>
      </w:r>
      <w:r w:rsidRPr="007435EB">
        <w:rPr>
          <w:rtl/>
        </w:rPr>
        <w:t xml:space="preserve"> </w:t>
      </w:r>
      <w:r w:rsidRPr="007435EB">
        <w:rPr>
          <w:rFonts w:hint="cs"/>
          <w:rtl/>
        </w:rPr>
        <w:t>לוגמא</w:t>
      </w:r>
      <w:r w:rsidRPr="007435EB">
        <w:rPr>
          <w:rtl/>
        </w:rPr>
        <w:t>.</w:t>
      </w:r>
    </w:p>
    <w:p w14:paraId="2006B7C3" w14:textId="77777777" w:rsidR="00D661D8" w:rsidRPr="007435EB" w:rsidRDefault="00D661D8" w:rsidP="00D661D8">
      <w:pPr>
        <w:pStyle w:val="affd"/>
        <w:rPr>
          <w:rtl/>
        </w:rPr>
      </w:pPr>
      <w:r w:rsidRPr="007435EB">
        <w:rPr>
          <w:rFonts w:hint="cs"/>
          <w:rtl/>
        </w:rPr>
        <w:t>׻</w:t>
      </w:r>
    </w:p>
    <w:p w14:paraId="3CC47CF8" w14:textId="77777777" w:rsidR="00D661D8" w:rsidRPr="005075AA" w:rsidRDefault="00D661D8" w:rsidP="00D661D8">
      <w:pPr>
        <w:pStyle w:val="36"/>
        <w:framePr w:wrap="notBeside"/>
        <w:rPr>
          <w:rtl/>
        </w:rPr>
      </w:pPr>
      <w:r w:rsidRPr="005075AA">
        <w:rPr>
          <w:rFonts w:hint="cs"/>
          <w:rtl/>
        </w:rPr>
        <w:t>ר</w:t>
      </w:r>
      <w:r w:rsidRPr="005075AA">
        <w:rPr>
          <w:rtl/>
        </w:rPr>
        <w:t>"</w:t>
      </w:r>
      <w:r w:rsidRPr="005075AA">
        <w:rPr>
          <w:rFonts w:hint="cs"/>
          <w:rtl/>
        </w:rPr>
        <w:t>ה מרב</w:t>
      </w:r>
      <w:r w:rsidRPr="005075AA">
        <w:rPr>
          <w:rtl/>
        </w:rPr>
        <w:t xml:space="preserve">, </w:t>
      </w:r>
    </w:p>
    <w:p w14:paraId="58FB1AB9" w14:textId="77777777" w:rsidR="00D661D8" w:rsidRPr="007435EB" w:rsidRDefault="00D661D8" w:rsidP="00D661D8">
      <w:pPr>
        <w:rPr>
          <w:rtl/>
        </w:rPr>
      </w:pPr>
      <w:r w:rsidRPr="005075AA">
        <w:rPr>
          <w:rStyle w:val="affffd"/>
          <w:rFonts w:hint="cs"/>
          <w:rtl/>
        </w:rPr>
        <w:t>וכן</w:t>
      </w:r>
      <w:r w:rsidRPr="005075AA">
        <w:rPr>
          <w:rStyle w:val="affffd"/>
          <w:rtl/>
        </w:rPr>
        <w:t xml:space="preserve"> </w:t>
      </w:r>
      <w:r w:rsidRPr="005075AA">
        <w:rPr>
          <w:rStyle w:val="affffd"/>
          <w:rFonts w:hint="cs"/>
          <w:rtl/>
        </w:rPr>
        <w:t>תני</w:t>
      </w:r>
      <w:r w:rsidRPr="005075AA">
        <w:rPr>
          <w:rStyle w:val="affffd"/>
          <w:rtl/>
        </w:rPr>
        <w:t xml:space="preserve"> </w:t>
      </w:r>
      <w:r w:rsidRPr="005075AA">
        <w:rPr>
          <w:rStyle w:val="affffd"/>
          <w:rFonts w:hint="cs"/>
          <w:rtl/>
        </w:rPr>
        <w:t>ר</w:t>
      </w:r>
      <w:r w:rsidRPr="005075AA">
        <w:rPr>
          <w:rStyle w:val="affffd"/>
          <w:rtl/>
        </w:rPr>
        <w:t>"</w:t>
      </w:r>
      <w:r w:rsidRPr="005075AA">
        <w:rPr>
          <w:rStyle w:val="affffd"/>
          <w:rFonts w:hint="cs"/>
          <w:rtl/>
        </w:rPr>
        <w:t>ג</w:t>
      </w:r>
      <w:r w:rsidRPr="005075AA">
        <w:rPr>
          <w:rStyle w:val="affffd"/>
          <w:rtl/>
        </w:rPr>
        <w:t xml:space="preserve"> </w:t>
      </w:r>
      <w:r w:rsidRPr="005075AA">
        <w:rPr>
          <w:rStyle w:val="affffd"/>
          <w:rFonts w:hint="cs"/>
          <w:rtl/>
        </w:rPr>
        <w:t>דמן</w:t>
      </w:r>
      <w:r w:rsidRPr="005075AA">
        <w:rPr>
          <w:rStyle w:val="affffd"/>
          <w:rtl/>
        </w:rPr>
        <w:t xml:space="preserve"> </w:t>
      </w:r>
      <w:r w:rsidRPr="005075AA">
        <w:rPr>
          <w:rStyle w:val="affffd"/>
          <w:rFonts w:hint="cs"/>
          <w:rtl/>
        </w:rPr>
        <w:t>נרש</w:t>
      </w:r>
      <w:r w:rsidRPr="005075AA">
        <w:rPr>
          <w:rStyle w:val="affffd"/>
          <w:rtl/>
        </w:rPr>
        <w:t>:</w:t>
      </w:r>
      <w:r w:rsidRPr="007435EB">
        <w:rPr>
          <w:rFonts w:ascii="Fb Fontext" w:hAnsi="Fb Fontext"/>
          <w:rtl/>
        </w:rPr>
        <w:t xml:space="preserve"> </w:t>
      </w:r>
      <w:r w:rsidRPr="007435EB">
        <w:rPr>
          <w:rFonts w:ascii="Fb Fontext" w:hAnsi="Fb Fontext" w:hint="cs"/>
          <w:rtl/>
        </w:rPr>
        <w:t>המקדש</w:t>
      </w:r>
      <w:r w:rsidRPr="007435EB">
        <w:rPr>
          <w:rFonts w:ascii="Fb Fontext" w:hAnsi="Fb Fontext"/>
          <w:rtl/>
        </w:rPr>
        <w:t xml:space="preserve"> </w:t>
      </w:r>
      <w:r w:rsidRPr="007435EB">
        <w:rPr>
          <w:rFonts w:ascii="Fb Fontext" w:hAnsi="Fb Fontext" w:hint="cs"/>
          <w:rtl/>
        </w:rPr>
        <w:t>וטעם</w:t>
      </w:r>
      <w:r w:rsidRPr="007435EB">
        <w:rPr>
          <w:rFonts w:ascii="Fb Fontext" w:hAnsi="Fb Fontext"/>
          <w:rtl/>
        </w:rPr>
        <w:t xml:space="preserve"> </w:t>
      </w:r>
      <w:r w:rsidRPr="007435EB">
        <w:rPr>
          <w:rFonts w:ascii="Fb Fontext" w:hAnsi="Fb Fontext" w:hint="cs"/>
          <w:rtl/>
        </w:rPr>
        <w:t>מלא</w:t>
      </w:r>
      <w:r w:rsidRPr="007435EB">
        <w:rPr>
          <w:rFonts w:ascii="Fb Fontext" w:hAnsi="Fb Fontext"/>
          <w:rtl/>
        </w:rPr>
        <w:t xml:space="preserve"> </w:t>
      </w:r>
      <w:r w:rsidRPr="007435EB">
        <w:rPr>
          <w:rFonts w:ascii="Fb Fontext" w:hAnsi="Fb Fontext" w:hint="cs"/>
          <w:rtl/>
        </w:rPr>
        <w:t>לוגמא</w:t>
      </w:r>
      <w:r w:rsidRPr="007435EB">
        <w:rPr>
          <w:rFonts w:ascii="Fb Fontext" w:hAnsi="Fb Fontext"/>
          <w:rtl/>
        </w:rPr>
        <w:t xml:space="preserve"> - </w:t>
      </w:r>
      <w:r w:rsidRPr="007435EB">
        <w:rPr>
          <w:rFonts w:ascii="Fb Fontext" w:hAnsi="Fb Fontext" w:hint="cs"/>
          <w:rtl/>
        </w:rPr>
        <w:t>יצא</w:t>
      </w:r>
      <w:r w:rsidRPr="007435EB">
        <w:rPr>
          <w:rFonts w:ascii="Fb Fontext" w:hAnsi="Fb Fontext"/>
          <w:rtl/>
        </w:rPr>
        <w:t xml:space="preserve">, </w:t>
      </w:r>
      <w:r w:rsidRPr="007435EB">
        <w:rPr>
          <w:rFonts w:ascii="Fb Fontext" w:hAnsi="Fb Fontext" w:hint="cs"/>
          <w:rtl/>
        </w:rPr>
        <w:t>ואם</w:t>
      </w:r>
      <w:r w:rsidRPr="007435EB">
        <w:rPr>
          <w:rFonts w:ascii="Fb Fontext" w:hAnsi="Fb Fontext"/>
          <w:rtl/>
        </w:rPr>
        <w:t xml:space="preserve"> </w:t>
      </w:r>
      <w:r w:rsidRPr="007435EB">
        <w:rPr>
          <w:rFonts w:ascii="Fb Fontext" w:hAnsi="Fb Fontext" w:hint="cs"/>
          <w:rtl/>
        </w:rPr>
        <w:t>לאו</w:t>
      </w:r>
      <w:r w:rsidRPr="007435EB">
        <w:rPr>
          <w:rFonts w:ascii="Fb Fontext" w:hAnsi="Fb Fontext"/>
          <w:rtl/>
        </w:rPr>
        <w:t xml:space="preserve"> -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w:t>
      </w:r>
    </w:p>
    <w:p w14:paraId="343D02E0" w14:textId="77777777" w:rsidR="00D661D8" w:rsidRPr="005075AA" w:rsidRDefault="00D661D8" w:rsidP="00D661D8">
      <w:pPr>
        <w:pStyle w:val="36"/>
        <w:framePr w:wrap="notBeside"/>
        <w:rPr>
          <w:rtl/>
        </w:rPr>
      </w:pPr>
      <w:r w:rsidRPr="005075AA">
        <w:rPr>
          <w:rFonts w:hint="cs"/>
          <w:rtl/>
        </w:rPr>
        <w:t>רנב</w:t>
      </w:r>
      <w:r w:rsidRPr="005075AA">
        <w:rPr>
          <w:rtl/>
        </w:rPr>
        <w:t>"</w:t>
      </w:r>
      <w:r w:rsidRPr="005075AA">
        <w:rPr>
          <w:rFonts w:hint="cs"/>
          <w:rtl/>
        </w:rPr>
        <w:t>י</w:t>
      </w:r>
      <w:r w:rsidRPr="005075AA">
        <w:rPr>
          <w:rtl/>
        </w:rPr>
        <w:t>:</w:t>
      </w:r>
    </w:p>
    <w:p w14:paraId="23A412C9" w14:textId="77777777" w:rsidR="00D661D8" w:rsidRPr="007435EB" w:rsidRDefault="00D661D8" w:rsidP="00D661D8">
      <w:pPr>
        <w:rPr>
          <w:rtl/>
        </w:rPr>
      </w:pPr>
      <w:r w:rsidRPr="007435EB">
        <w:rPr>
          <w:rtl/>
        </w:rPr>
        <w:t xml:space="preserve"> </w:t>
      </w:r>
      <w:r w:rsidRPr="007435EB">
        <w:rPr>
          <w:rFonts w:hint="cs"/>
          <w:rtl/>
        </w:rPr>
        <w:t>אנא</w:t>
      </w:r>
      <w:r w:rsidRPr="007435EB">
        <w:rPr>
          <w:rtl/>
        </w:rPr>
        <w:t xml:space="preserve"> </w:t>
      </w:r>
      <w:r w:rsidRPr="007435EB">
        <w:rPr>
          <w:rFonts w:hint="cs"/>
          <w:rtl/>
        </w:rPr>
        <w:t>תנינא</w:t>
      </w:r>
      <w:r w:rsidRPr="007435EB">
        <w:rPr>
          <w:rtl/>
        </w:rPr>
        <w:t xml:space="preserve"> </w:t>
      </w:r>
      <w:r w:rsidRPr="007435EB">
        <w:rPr>
          <w:rFonts w:hint="cs"/>
          <w:rtl/>
        </w:rPr>
        <w:t>לה</w:t>
      </w:r>
      <w:r w:rsidRPr="007435EB">
        <w:rPr>
          <w:rtl/>
        </w:rPr>
        <w:t xml:space="preserve"> </w:t>
      </w:r>
      <w:r w:rsidRPr="007435EB">
        <w:rPr>
          <w:rFonts w:hint="cs"/>
          <w:rtl/>
        </w:rPr>
        <w:t>לא</w:t>
      </w:r>
      <w:r w:rsidRPr="007435EB">
        <w:rPr>
          <w:rtl/>
        </w:rPr>
        <w:t xml:space="preserve"> </w:t>
      </w:r>
      <w:r w:rsidRPr="007435EB">
        <w:rPr>
          <w:rFonts w:hint="cs"/>
          <w:rtl/>
        </w:rPr>
        <w:t>גידול</w:t>
      </w:r>
      <w:r w:rsidRPr="007435EB">
        <w:rPr>
          <w:rtl/>
        </w:rPr>
        <w:t xml:space="preserve"> </w:t>
      </w:r>
      <w:r w:rsidRPr="007435EB">
        <w:rPr>
          <w:rFonts w:hint="cs"/>
          <w:rtl/>
        </w:rPr>
        <w:t>בר</w:t>
      </w:r>
      <w:r w:rsidRPr="007435EB">
        <w:rPr>
          <w:rtl/>
        </w:rPr>
        <w:t xml:space="preserve"> </w:t>
      </w:r>
      <w:r w:rsidRPr="007435EB">
        <w:rPr>
          <w:rFonts w:hint="cs"/>
          <w:rtl/>
        </w:rPr>
        <w:t>מנשיא</w:t>
      </w:r>
      <w:r w:rsidRPr="007435EB">
        <w:rPr>
          <w:rtl/>
        </w:rPr>
        <w:t xml:space="preserve">, </w:t>
      </w:r>
      <w:r w:rsidRPr="007435EB">
        <w:rPr>
          <w:rFonts w:hint="cs"/>
          <w:rtl/>
        </w:rPr>
        <w:t>ולא</w:t>
      </w:r>
      <w:r w:rsidRPr="007435EB">
        <w:rPr>
          <w:rtl/>
        </w:rPr>
        <w:t xml:space="preserve"> </w:t>
      </w:r>
      <w:r w:rsidRPr="007435EB">
        <w:rPr>
          <w:rFonts w:hint="cs"/>
          <w:rtl/>
        </w:rPr>
        <w:t>גידול</w:t>
      </w:r>
      <w:r w:rsidRPr="007435EB">
        <w:rPr>
          <w:rtl/>
        </w:rPr>
        <w:t xml:space="preserve"> </w:t>
      </w:r>
      <w:r w:rsidRPr="007435EB">
        <w:rPr>
          <w:rFonts w:hint="cs"/>
          <w:rtl/>
        </w:rPr>
        <w:t>בר</w:t>
      </w:r>
      <w:r w:rsidRPr="007435EB">
        <w:rPr>
          <w:rtl/>
        </w:rPr>
        <w:t xml:space="preserve"> </w:t>
      </w:r>
      <w:r w:rsidRPr="007435EB">
        <w:rPr>
          <w:rFonts w:hint="cs"/>
          <w:rtl/>
        </w:rPr>
        <w:t>מניומי</w:t>
      </w:r>
      <w:r w:rsidRPr="007435EB">
        <w:rPr>
          <w:rtl/>
        </w:rPr>
        <w:t xml:space="preserve">, </w:t>
      </w:r>
      <w:r w:rsidRPr="007435EB">
        <w:rPr>
          <w:rFonts w:hint="cs"/>
          <w:rtl/>
        </w:rPr>
        <w:t>אלא</w:t>
      </w:r>
      <w:r w:rsidRPr="007435EB">
        <w:rPr>
          <w:rtl/>
        </w:rPr>
        <w:t xml:space="preserve"> </w:t>
      </w:r>
      <w:r w:rsidRPr="007435EB">
        <w:rPr>
          <w:rFonts w:hint="cs"/>
          <w:rtl/>
        </w:rPr>
        <w:t>גידול</w:t>
      </w:r>
      <w:r w:rsidRPr="007435EB">
        <w:rPr>
          <w:rtl/>
        </w:rPr>
        <w:t xml:space="preserve"> </w:t>
      </w:r>
      <w:r w:rsidRPr="007435EB">
        <w:rPr>
          <w:rFonts w:hint="cs"/>
          <w:rtl/>
        </w:rPr>
        <w:t>סתמא</w:t>
      </w:r>
      <w:r w:rsidRPr="007435EB">
        <w:rPr>
          <w:rtl/>
        </w:rPr>
        <w:t>.</w:t>
      </w:r>
    </w:p>
    <w:p w14:paraId="68716077" w14:textId="77777777" w:rsidR="00D661D8" w:rsidRPr="005075AA" w:rsidRDefault="00D661D8" w:rsidP="00D661D8">
      <w:pPr>
        <w:pStyle w:val="36"/>
        <w:framePr w:wrap="notBeside"/>
        <w:rPr>
          <w:rtl/>
        </w:rPr>
      </w:pPr>
      <w:r w:rsidRPr="005075AA">
        <w:rPr>
          <w:rFonts w:hint="cs"/>
          <w:rtl/>
        </w:rPr>
        <w:t>ונפק</w:t>
      </w:r>
      <w:r w:rsidRPr="005075AA">
        <w:rPr>
          <w:rtl/>
        </w:rPr>
        <w:t>"</w:t>
      </w:r>
      <w:r w:rsidRPr="005075AA">
        <w:rPr>
          <w:rFonts w:hint="cs"/>
          <w:rtl/>
        </w:rPr>
        <w:t>מ</w:t>
      </w:r>
      <w:r w:rsidRPr="005075AA">
        <w:rPr>
          <w:rtl/>
        </w:rPr>
        <w:t xml:space="preserve"> - </w:t>
      </w:r>
    </w:p>
    <w:p w14:paraId="608E9EF4" w14:textId="77777777" w:rsidR="00D661D8" w:rsidRPr="007435EB" w:rsidRDefault="00D661D8" w:rsidP="00D661D8">
      <w:pPr>
        <w:rPr>
          <w:rFonts w:cs="Guttman Vilna"/>
          <w:b/>
          <w:bCs/>
          <w:rtl/>
        </w:rPr>
      </w:pPr>
      <w:r w:rsidRPr="007435EB">
        <w:rPr>
          <w:rFonts w:hint="cs"/>
          <w:rtl/>
        </w:rPr>
        <w:t>למירמא</w:t>
      </w:r>
      <w:r w:rsidRPr="007435EB">
        <w:rPr>
          <w:rtl/>
        </w:rPr>
        <w:t xml:space="preserve"> </w:t>
      </w:r>
      <w:r w:rsidRPr="007435EB">
        <w:rPr>
          <w:rFonts w:hint="cs"/>
          <w:rtl/>
        </w:rPr>
        <w:t>דידיה</w:t>
      </w:r>
      <w:r w:rsidRPr="007435EB">
        <w:rPr>
          <w:rtl/>
        </w:rPr>
        <w:t xml:space="preserve"> </w:t>
      </w:r>
      <w:r w:rsidRPr="007435EB">
        <w:rPr>
          <w:rFonts w:hint="cs"/>
          <w:rtl/>
        </w:rPr>
        <w:t>אדידיה</w:t>
      </w:r>
      <w:r w:rsidRPr="007435EB">
        <w:rPr>
          <w:rtl/>
        </w:rPr>
        <w:t>.</w:t>
      </w:r>
    </w:p>
    <w:p w14:paraId="5A74DBCB" w14:textId="77777777" w:rsidR="00D661D8" w:rsidRPr="007435EB" w:rsidRDefault="00D661D8" w:rsidP="00D661D8">
      <w:pPr>
        <w:pStyle w:val="affd"/>
        <w:rPr>
          <w:del w:id="90050" w:author="מנוע עיצוב" w:date="2026-10-08T11:01:28Z"/>
          <w:bCs/>
          <w:rtl/>
        </w:rPr>
      </w:pPr>
      <w:del w:id="90049" w:author="מנוע עיצוב" w:date="2026-10-08T11:01:28Z">
        <w:r>
          <w:rPr>
            <w:rFonts w:hint="cs"/>
            <w:rtl/>
          </w:rPr>
          <w:delText xml:space="preserve">***</w:delText>
        </w:r>
      </w:del>
    </w:p>
    <w:p w14:paraId="5020DCD4" w14:textId="77777777" w:rsidR="00D661D8" w:rsidRPr="007435EB" w:rsidRDefault="00D661D8" w:rsidP="00D661D8">
      <w:pPr>
        <w:pStyle w:val="afff"/>
        <w:framePr w:wrap="around"/>
        <w:rPr>
          <w:rtl/>
        </w:rPr>
      </w:pPr>
      <w:r w:rsidRPr="007435EB">
        <w:rPr>
          <w:rFonts w:hint="cs"/>
          <w:rtl/>
        </w:rPr>
        <w:t>קז:</w:t>
      </w:r>
    </w:p>
    <w:p w14:paraId="17C481F1" w14:textId="77777777" w:rsidR="00D661D8" w:rsidRPr="005C3FF1" w:rsidRDefault="00D661D8" w:rsidP="00D661D8">
      <w:pPr>
        <w:pStyle w:val="afffd"/>
        <w:rPr>
          <w:rStyle w:val="afffa"/>
          <w:rtl/>
        </w:rPr>
      </w:pPr>
      <w:ins w:id="9889" w:author="מספור קטעי משנה" w:date="2026-10-06T06:45:41Z">
        <w:r>
          <w:rPr>
            <w:rStyle w:val="MisparKeta"/>
          </w:rPr>
          <w:t xml:space="preserve">ב. </w:t>
        </w:r>
      </w:ins>
      <w:r w:rsidRPr="005C3FF1">
        <w:rPr>
          <w:rStyle w:val="afffa"/>
          <w:rFonts w:hint="cs"/>
          <w:rtl/>
        </w:rPr>
        <w:t>סמוך</w:t>
      </w:r>
      <w:r w:rsidRPr="005C3FF1">
        <w:rPr>
          <w:rStyle w:val="afffa"/>
          <w:rtl/>
        </w:rPr>
        <w:t xml:space="preserve"> </w:t>
      </w:r>
      <w:r w:rsidRPr="005C3FF1">
        <w:rPr>
          <w:rStyle w:val="afffa"/>
          <w:rFonts w:hint="cs"/>
          <w:rtl/>
        </w:rPr>
        <w:t>למנחה</w:t>
      </w:r>
      <w:r w:rsidRPr="005C3FF1">
        <w:rPr>
          <w:rStyle w:val="afffa"/>
          <w:rtl/>
        </w:rPr>
        <w:t>.</w:t>
      </w:r>
    </w:p>
    <w:p w14:paraId="68B9B49E" w14:textId="77777777" w:rsidR="00D661D8" w:rsidRDefault="00D661D8" w:rsidP="00D661D8">
      <w:pPr>
        <w:pStyle w:val="36"/>
        <w:framePr w:wrap="notBeside"/>
        <w:rPr>
          <w:rFonts w:ascii="Fb Fontext" w:hAnsi="Fb Fontext"/>
          <w:rtl/>
        </w:rPr>
      </w:pPr>
      <w:r w:rsidRPr="005C3FF1">
        <w:rPr>
          <w:rStyle w:val="afffa"/>
          <w:rtl/>
        </w:rPr>
        <w:t>איבעיא להו</w:t>
      </w:r>
      <w:r w:rsidRPr="007435EB">
        <w:rPr>
          <w:rFonts w:ascii="Fb Fontext" w:hAnsi="Fb Fontext"/>
          <w:rtl/>
        </w:rPr>
        <w:t>:</w:t>
      </w:r>
    </w:p>
    <w:p w14:paraId="375308D6" w14:textId="77777777" w:rsidR="00D661D8" w:rsidRPr="007435EB" w:rsidRDefault="00D661D8" w:rsidP="00D661D8">
      <w:pPr>
        <w:spacing w:before="4"/>
        <w:rPr>
          <w:rFonts w:ascii="Fb Fontext" w:hAnsi="Fb Fontext"/>
          <w:rtl/>
        </w:rPr>
      </w:pPr>
      <w:r w:rsidRPr="007435EB">
        <w:rPr>
          <w:rFonts w:ascii="Fb Fontext" w:hAnsi="Fb Fontext" w:hint="cs"/>
          <w:rtl/>
        </w:rPr>
        <w:t>סמוך</w:t>
      </w:r>
      <w:r w:rsidRPr="007435EB">
        <w:rPr>
          <w:rFonts w:ascii="Fb Fontext" w:hAnsi="Fb Fontext"/>
          <w:rtl/>
        </w:rPr>
        <w:t xml:space="preserve"> </w:t>
      </w:r>
      <w:r w:rsidRPr="007435EB">
        <w:rPr>
          <w:rFonts w:ascii="Fb Fontext" w:hAnsi="Fb Fontext" w:hint="cs"/>
          <w:rtl/>
        </w:rPr>
        <w:t>למנחה</w:t>
      </w:r>
      <w:r w:rsidRPr="007435EB">
        <w:rPr>
          <w:rFonts w:ascii="Fb Fontext" w:hAnsi="Fb Fontext"/>
          <w:rtl/>
        </w:rPr>
        <w:t xml:space="preserve"> </w:t>
      </w:r>
      <w:r w:rsidRPr="007435EB">
        <w:rPr>
          <w:rFonts w:ascii="Fb Fontext" w:hAnsi="Fb Fontext" w:hint="cs"/>
          <w:rtl/>
        </w:rPr>
        <w:t>גדולה</w:t>
      </w:r>
      <w:r w:rsidRPr="007435EB">
        <w:rPr>
          <w:rFonts w:ascii="Fb Fontext" w:hAnsi="Fb Fontext"/>
          <w:rtl/>
        </w:rPr>
        <w:t xml:space="preserve"> - </w:t>
      </w:r>
      <w:r w:rsidRPr="007435EB">
        <w:rPr>
          <w:rFonts w:ascii="Fb Fontext" w:hAnsi="Fb Fontext" w:hint="cs"/>
          <w:rtl/>
        </w:rPr>
        <w:t>ומשום</w:t>
      </w:r>
      <w:r w:rsidRPr="007435EB">
        <w:rPr>
          <w:rFonts w:ascii="Fb Fontext" w:hAnsi="Fb Fontext"/>
          <w:rtl/>
        </w:rPr>
        <w:t xml:space="preserve"> </w:t>
      </w:r>
      <w:r w:rsidRPr="007435EB">
        <w:rPr>
          <w:rFonts w:ascii="Fb Fontext" w:hAnsi="Fb Fontext" w:hint="cs"/>
          <w:rtl/>
        </w:rPr>
        <w:t>פסח</w:t>
      </w:r>
      <w:r w:rsidRPr="007435EB">
        <w:rPr>
          <w:rFonts w:ascii="Fb Fontext" w:hAnsi="Fb Fontext"/>
          <w:rtl/>
        </w:rPr>
        <w:t xml:space="preserve">, </w:t>
      </w:r>
      <w:r w:rsidRPr="007435EB">
        <w:rPr>
          <w:rFonts w:ascii="Fb Fontext" w:hAnsi="Fb Fontext" w:hint="cs"/>
          <w:rtl/>
        </w:rPr>
        <w:t>שמא ימשך וימנע מלעשות הפסח</w:t>
      </w:r>
    </w:p>
    <w:p w14:paraId="0786C1C1" w14:textId="77777777" w:rsidR="00D661D8" w:rsidRPr="005075AA" w:rsidRDefault="00D661D8" w:rsidP="00D661D8">
      <w:pPr>
        <w:pStyle w:val="36"/>
        <w:framePr w:wrap="notBeside"/>
        <w:rPr>
          <w:rtl/>
        </w:rPr>
      </w:pPr>
      <w:r w:rsidRPr="005075AA">
        <w:rPr>
          <w:rFonts w:hint="cs"/>
          <w:rtl/>
        </w:rPr>
        <w:t xml:space="preserve">   או</w:t>
      </w:r>
      <w:r w:rsidRPr="005075AA">
        <w:rPr>
          <w:rtl/>
        </w:rPr>
        <w:t>"</w:t>
      </w:r>
      <w:r w:rsidRPr="005075AA">
        <w:rPr>
          <w:rFonts w:hint="cs"/>
          <w:rtl/>
        </w:rPr>
        <w:t>ד:</w:t>
      </w:r>
    </w:p>
    <w:p w14:paraId="57C3AB94" w14:textId="77777777" w:rsidR="00D661D8" w:rsidRPr="007435EB" w:rsidRDefault="00D661D8" w:rsidP="00D661D8">
      <w:pPr>
        <w:rPr>
          <w:rtl/>
        </w:rPr>
      </w:pPr>
      <w:r w:rsidRPr="005C3FF1">
        <w:rPr>
          <w:rStyle w:val="afffa"/>
          <w:rFonts w:hint="cs"/>
          <w:rtl/>
        </w:rPr>
        <w:t>סמוך</w:t>
      </w:r>
      <w:r w:rsidRPr="005C3FF1">
        <w:rPr>
          <w:rStyle w:val="afffa"/>
          <w:rtl/>
        </w:rPr>
        <w:t xml:space="preserve"> </w:t>
      </w:r>
      <w:r w:rsidRPr="005C3FF1">
        <w:rPr>
          <w:rStyle w:val="afffa"/>
          <w:rFonts w:hint="cs"/>
          <w:rtl/>
        </w:rPr>
        <w:t>למנחה</w:t>
      </w:r>
      <w:r w:rsidRPr="005C3FF1">
        <w:rPr>
          <w:rStyle w:val="afffa"/>
          <w:rtl/>
        </w:rPr>
        <w:t xml:space="preserve"> </w:t>
      </w:r>
      <w:r w:rsidRPr="005C3FF1">
        <w:rPr>
          <w:rStyle w:val="afffa"/>
          <w:rFonts w:hint="cs"/>
          <w:rtl/>
        </w:rPr>
        <w:t>קטנה</w:t>
      </w:r>
      <w:r w:rsidRPr="005C3FF1">
        <w:rPr>
          <w:rStyle w:val="afffa"/>
          <w:rtl/>
        </w:rPr>
        <w:t xml:space="preserve"> </w:t>
      </w:r>
      <w:r w:rsidRPr="005C3FF1">
        <w:rPr>
          <w:rStyle w:val="afffa"/>
          <w:rFonts w:hint="cs"/>
          <w:rtl/>
        </w:rPr>
        <w:t>תנן</w:t>
      </w:r>
      <w:r w:rsidRPr="005C3FF1">
        <w:rPr>
          <w:rStyle w:val="afffa"/>
          <w:rtl/>
        </w:rPr>
        <w:t>,</w:t>
      </w:r>
      <w:r w:rsidRPr="007435EB">
        <w:rPr>
          <w:rtl/>
        </w:rPr>
        <w:t xml:space="preserve"> </w:t>
      </w:r>
      <w:r w:rsidRPr="007435EB">
        <w:rPr>
          <w:rFonts w:hint="cs"/>
          <w:rtl/>
        </w:rPr>
        <w:t>ומשום</w:t>
      </w:r>
      <w:r w:rsidRPr="007435EB">
        <w:rPr>
          <w:rtl/>
        </w:rPr>
        <w:t xml:space="preserve"> </w:t>
      </w:r>
      <w:r w:rsidRPr="007435EB">
        <w:rPr>
          <w:rFonts w:hint="cs"/>
          <w:rtl/>
        </w:rPr>
        <w:t>מצה,</w:t>
      </w:r>
      <w:r w:rsidRPr="007435EB">
        <w:rPr>
          <w:rtl/>
        </w:rPr>
        <w:t xml:space="preserve"> </w:t>
      </w:r>
      <w:r w:rsidRPr="007435EB">
        <w:rPr>
          <w:rFonts w:hint="cs"/>
          <w:rtl/>
        </w:rPr>
        <w:t>שמא יבוא</w:t>
      </w:r>
      <w:r w:rsidRPr="007435EB">
        <w:rPr>
          <w:rtl/>
        </w:rPr>
        <w:t xml:space="preserve"> </w:t>
      </w:r>
      <w:r>
        <w:rPr>
          <w:rFonts w:hint="cs"/>
          <w:rtl/>
        </w:rPr>
        <w:t xml:space="preserve">לאכול </w:t>
      </w:r>
      <w:r w:rsidRPr="007435EB">
        <w:rPr>
          <w:rFonts w:hint="cs"/>
          <w:rtl/>
        </w:rPr>
        <w:t>למצה</w:t>
      </w:r>
      <w:r w:rsidRPr="007435EB">
        <w:rPr>
          <w:rtl/>
        </w:rPr>
        <w:t xml:space="preserve"> </w:t>
      </w:r>
      <w:r w:rsidRPr="007435EB">
        <w:rPr>
          <w:rFonts w:hint="cs"/>
          <w:rtl/>
        </w:rPr>
        <w:t>אכילה</w:t>
      </w:r>
      <w:r w:rsidRPr="007435EB">
        <w:rPr>
          <w:rtl/>
        </w:rPr>
        <w:t xml:space="preserve"> </w:t>
      </w:r>
      <w:r w:rsidRPr="007435EB">
        <w:rPr>
          <w:rFonts w:hint="cs"/>
          <w:rtl/>
        </w:rPr>
        <w:t>גסה</w:t>
      </w:r>
      <w:r w:rsidRPr="007435EB">
        <w:rPr>
          <w:rtl/>
        </w:rPr>
        <w:t>.</w:t>
      </w:r>
    </w:p>
    <w:p w14:paraId="089A3BE3" w14:textId="77777777" w:rsidR="00D661D8" w:rsidRPr="005075AA" w:rsidRDefault="00D661D8" w:rsidP="00D661D8">
      <w:pPr>
        <w:pStyle w:val="36"/>
        <w:framePr w:wrap="notBeside"/>
        <w:rPr>
          <w:rtl/>
        </w:rPr>
      </w:pPr>
      <w:r w:rsidRPr="005075AA">
        <w:rPr>
          <w:rFonts w:hint="cs"/>
          <w:rtl/>
        </w:rPr>
        <w:t>• רבינא</w:t>
      </w:r>
      <w:r w:rsidRPr="005075AA">
        <w:rPr>
          <w:rtl/>
        </w:rPr>
        <w:t>:</w:t>
      </w:r>
    </w:p>
    <w:p w14:paraId="1FF83541" w14:textId="77777777" w:rsidR="00D661D8" w:rsidRPr="007435EB" w:rsidRDefault="00D661D8" w:rsidP="00D661D8">
      <w:pPr>
        <w:spacing w:before="4"/>
        <w:rPr>
          <w:rtl/>
        </w:rPr>
      </w:pPr>
      <w:r>
        <w:rPr>
          <w:rFonts w:hint="cs"/>
          <w:rtl/>
        </w:rPr>
        <w:t>אף</w:t>
      </w:r>
      <w:r w:rsidRPr="007435EB">
        <w:rPr>
          <w:rtl/>
        </w:rPr>
        <w:t xml:space="preserve"> </w:t>
      </w:r>
      <w:r w:rsidRPr="007435EB">
        <w:rPr>
          <w:rFonts w:hint="cs"/>
          <w:rtl/>
        </w:rPr>
        <w:t>אגריפס</w:t>
      </w:r>
      <w:r w:rsidRPr="007435EB">
        <w:rPr>
          <w:rtl/>
        </w:rPr>
        <w:t xml:space="preserve"> </w:t>
      </w:r>
      <w:r w:rsidRPr="007435EB">
        <w:rPr>
          <w:rFonts w:hint="cs"/>
          <w:rtl/>
        </w:rPr>
        <w:t>המלך</w:t>
      </w:r>
      <w:r w:rsidRPr="007435EB">
        <w:rPr>
          <w:rtl/>
        </w:rPr>
        <w:t xml:space="preserve"> </w:t>
      </w:r>
      <w:r w:rsidRPr="007435EB">
        <w:rPr>
          <w:rFonts w:hint="cs"/>
          <w:rtl/>
        </w:rPr>
        <w:t>שהוא</w:t>
      </w:r>
      <w:r w:rsidRPr="007435EB">
        <w:rPr>
          <w:rtl/>
        </w:rPr>
        <w:t xml:space="preserve"> </w:t>
      </w:r>
      <w:r w:rsidRPr="007435EB">
        <w:rPr>
          <w:rFonts w:hint="cs"/>
          <w:rtl/>
        </w:rPr>
        <w:t>רגיל</w:t>
      </w:r>
      <w:r w:rsidRPr="007435EB">
        <w:rPr>
          <w:rtl/>
        </w:rPr>
        <w:t xml:space="preserve"> </w:t>
      </w:r>
      <w:r w:rsidRPr="007435EB">
        <w:rPr>
          <w:rFonts w:hint="cs"/>
          <w:rtl/>
        </w:rPr>
        <w:t>לאכול</w:t>
      </w:r>
      <w:r w:rsidRPr="007435EB">
        <w:rPr>
          <w:rtl/>
        </w:rPr>
        <w:t xml:space="preserve"> </w:t>
      </w:r>
      <w:r w:rsidRPr="007435EB">
        <w:rPr>
          <w:rFonts w:hint="cs"/>
          <w:rtl/>
        </w:rPr>
        <w:t>בתשע</w:t>
      </w:r>
      <w:r w:rsidRPr="007435EB">
        <w:rPr>
          <w:rtl/>
        </w:rPr>
        <w:t xml:space="preserve"> </w:t>
      </w:r>
      <w:r w:rsidRPr="007435EB">
        <w:rPr>
          <w:rFonts w:hint="cs"/>
          <w:rtl/>
        </w:rPr>
        <w:t>שעות</w:t>
      </w:r>
      <w:r w:rsidRPr="007435EB">
        <w:rPr>
          <w:rtl/>
        </w:rPr>
        <w:t xml:space="preserve"> - </w:t>
      </w:r>
      <w:r w:rsidRPr="007435EB">
        <w:rPr>
          <w:rFonts w:hint="cs"/>
          <w:rtl/>
        </w:rPr>
        <w:t>אותו</w:t>
      </w:r>
      <w:r w:rsidRPr="007435EB">
        <w:rPr>
          <w:rtl/>
        </w:rPr>
        <w:t xml:space="preserve"> </w:t>
      </w:r>
      <w:r w:rsidRPr="007435EB">
        <w:rPr>
          <w:rFonts w:hint="cs"/>
          <w:rtl/>
        </w:rPr>
        <w:t>היום</w:t>
      </w:r>
      <w:r w:rsidRPr="007435EB">
        <w:rPr>
          <w:rtl/>
        </w:rPr>
        <w:t xml:space="preserve"> </w:t>
      </w:r>
      <w:r w:rsidRPr="007435EB">
        <w:rPr>
          <w:rFonts w:hint="cs"/>
          <w:rtl/>
        </w:rPr>
        <w:t>לא</w:t>
      </w:r>
      <w:r w:rsidRPr="007435EB">
        <w:rPr>
          <w:rtl/>
        </w:rPr>
        <w:t xml:space="preserve"> </w:t>
      </w:r>
      <w:r w:rsidRPr="007435EB">
        <w:rPr>
          <w:rFonts w:hint="cs"/>
          <w:rtl/>
        </w:rPr>
        <w:t>יאכל</w:t>
      </w:r>
      <w:r w:rsidRPr="007435EB">
        <w:rPr>
          <w:rtl/>
        </w:rPr>
        <w:t xml:space="preserve"> </w:t>
      </w:r>
      <w:r w:rsidRPr="007435EB">
        <w:rPr>
          <w:rFonts w:hint="cs"/>
          <w:rtl/>
        </w:rPr>
        <w:t>עד</w:t>
      </w:r>
      <w:r w:rsidRPr="007435EB">
        <w:rPr>
          <w:rtl/>
        </w:rPr>
        <w:t xml:space="preserve"> </w:t>
      </w:r>
      <w:r w:rsidRPr="007435EB">
        <w:rPr>
          <w:rFonts w:hint="cs"/>
          <w:rtl/>
        </w:rPr>
        <w:t>שתחשך</w:t>
      </w:r>
      <w:r w:rsidRPr="007435EB">
        <w:rPr>
          <w:rtl/>
        </w:rPr>
        <w:t>.</w:t>
      </w:r>
    </w:p>
    <w:p w14:paraId="101FC486" w14:textId="77777777" w:rsidR="00D661D8" w:rsidRPr="003667B8" w:rsidRDefault="00D661D8" w:rsidP="00D661D8">
      <w:pPr>
        <w:pStyle w:val="36"/>
        <w:framePr w:wrap="notBeside"/>
        <w:rPr>
          <w:rtl/>
        </w:rPr>
      </w:pPr>
      <w:r w:rsidRPr="003667B8">
        <w:rPr>
          <w:rFonts w:hint="cs"/>
          <w:rtl/>
        </w:rPr>
        <w:t xml:space="preserve">ובהכרח </w:t>
      </w:r>
    </w:p>
    <w:p w14:paraId="2DC30E37" w14:textId="77777777" w:rsidR="00D661D8" w:rsidRPr="007435EB" w:rsidRDefault="00D661D8" w:rsidP="00D661D8">
      <w:pPr>
        <w:rPr>
          <w:rtl/>
        </w:rPr>
      </w:pPr>
      <w:r w:rsidRPr="007435EB">
        <w:rPr>
          <w:rFonts w:hint="cs"/>
          <w:rtl/>
        </w:rPr>
        <w:t>דהוא סמוך למנחה קטנה דאי גדולה מאי רבותיה-.</w:t>
      </w:r>
    </w:p>
    <w:p w14:paraId="2F051D09" w14:textId="77777777" w:rsidR="00D661D8" w:rsidRPr="003667B8" w:rsidRDefault="00D661D8" w:rsidP="00D661D8">
      <w:pPr>
        <w:pStyle w:val="36"/>
        <w:framePr w:wrap="notBeside"/>
        <w:rPr>
          <w:rtl/>
        </w:rPr>
      </w:pPr>
      <w:r w:rsidRPr="003667B8">
        <w:rPr>
          <w:rFonts w:hint="cs"/>
          <w:rtl/>
        </w:rPr>
        <w:t xml:space="preserve">והחידוש הוא </w:t>
      </w:r>
    </w:p>
    <w:p w14:paraId="7237BFED" w14:textId="77777777" w:rsidR="00D661D8" w:rsidRPr="007435EB" w:rsidRDefault="00D661D8" w:rsidP="00D661D8">
      <w:pPr>
        <w:rPr>
          <w:rtl/>
        </w:rPr>
      </w:pPr>
      <w:r w:rsidRPr="007435EB">
        <w:rPr>
          <w:rFonts w:hint="cs"/>
          <w:rtl/>
        </w:rPr>
        <w:t>דלא אמרי</w:t>
      </w:r>
      <w:r w:rsidRPr="007435EB">
        <w:rPr>
          <w:rtl/>
        </w:rPr>
        <w:t>'</w:t>
      </w:r>
      <w:r w:rsidRPr="007435EB">
        <w:rPr>
          <w:rFonts w:hint="cs"/>
          <w:rtl/>
        </w:rPr>
        <w:t xml:space="preserve"> דתשע</w:t>
      </w:r>
      <w:r w:rsidRPr="007435EB">
        <w:rPr>
          <w:rtl/>
        </w:rPr>
        <w:t xml:space="preserve"> </w:t>
      </w:r>
      <w:r w:rsidRPr="007435EB">
        <w:rPr>
          <w:rFonts w:hint="cs"/>
          <w:rtl/>
        </w:rPr>
        <w:t>שעות</w:t>
      </w:r>
      <w:r w:rsidRPr="007435EB">
        <w:rPr>
          <w:rtl/>
        </w:rPr>
        <w:t xml:space="preserve"> </w:t>
      </w:r>
      <w:r w:rsidRPr="007435EB">
        <w:rPr>
          <w:rFonts w:hint="cs"/>
          <w:rtl/>
        </w:rPr>
        <w:t>לאגריפס</w:t>
      </w:r>
      <w:r w:rsidRPr="007435EB">
        <w:rPr>
          <w:rtl/>
        </w:rPr>
        <w:t xml:space="preserve"> - </w:t>
      </w:r>
      <w:r w:rsidRPr="007435EB">
        <w:rPr>
          <w:rFonts w:hint="cs"/>
          <w:rtl/>
        </w:rPr>
        <w:t>כארבע</w:t>
      </w:r>
      <w:r w:rsidRPr="007435EB">
        <w:rPr>
          <w:rtl/>
        </w:rPr>
        <w:t xml:space="preserve"> </w:t>
      </w:r>
      <w:r w:rsidRPr="007435EB">
        <w:rPr>
          <w:rFonts w:hint="cs"/>
          <w:rtl/>
        </w:rPr>
        <w:t>שעות</w:t>
      </w:r>
      <w:r w:rsidRPr="007435EB">
        <w:rPr>
          <w:rtl/>
        </w:rPr>
        <w:t xml:space="preserve"> </w:t>
      </w:r>
      <w:r w:rsidRPr="007435EB">
        <w:rPr>
          <w:rFonts w:hint="cs"/>
          <w:rtl/>
        </w:rPr>
        <w:t>דידן</w:t>
      </w:r>
      <w:r w:rsidRPr="007435EB">
        <w:rPr>
          <w:rtl/>
        </w:rPr>
        <w:t xml:space="preserve"> </w:t>
      </w:r>
      <w:r w:rsidRPr="007435EB">
        <w:rPr>
          <w:rFonts w:hint="cs"/>
          <w:rtl/>
        </w:rPr>
        <w:t>דמי</w:t>
      </w:r>
      <w:r w:rsidRPr="007435EB">
        <w:rPr>
          <w:rtl/>
        </w:rPr>
        <w:t>.</w:t>
      </w:r>
    </w:p>
    <w:p w14:paraId="5FCAE93F" w14:textId="77777777" w:rsidR="00D661D8" w:rsidRPr="007435EB" w:rsidRDefault="00D661D8" w:rsidP="00D661D8">
      <w:pPr>
        <w:pStyle w:val="affd"/>
        <w:rPr>
          <w:rtl/>
        </w:rPr>
      </w:pPr>
      <w:r w:rsidRPr="007435EB">
        <w:rPr>
          <w:rFonts w:hint="cs"/>
          <w:rtl/>
        </w:rPr>
        <w:t>׻</w:t>
      </w:r>
    </w:p>
    <w:p w14:paraId="0663035C" w14:textId="77777777" w:rsidR="00D661D8" w:rsidRPr="005075AA" w:rsidRDefault="00D661D8" w:rsidP="00D661D8">
      <w:pPr>
        <w:pStyle w:val="36"/>
        <w:framePr w:wrap="notBeside"/>
        <w:rPr>
          <w:rtl/>
        </w:rPr>
      </w:pPr>
      <w:r w:rsidRPr="005075AA">
        <w:rPr>
          <w:rFonts w:hint="cs"/>
          <w:rtl/>
        </w:rPr>
        <w:t>• אר</w:t>
      </w:r>
      <w:r w:rsidRPr="005075AA">
        <w:rPr>
          <w:rtl/>
        </w:rPr>
        <w:t>"</w:t>
      </w:r>
      <w:r w:rsidRPr="005075AA">
        <w:rPr>
          <w:rFonts w:hint="cs"/>
          <w:rtl/>
        </w:rPr>
        <w:t>א</w:t>
      </w:r>
      <w:r w:rsidRPr="005075AA">
        <w:rPr>
          <w:rtl/>
        </w:rPr>
        <w:t>:</w:t>
      </w:r>
    </w:p>
    <w:p w14:paraId="1F84A25C" w14:textId="77777777" w:rsidR="00D661D8" w:rsidRPr="007435EB" w:rsidRDefault="00D661D8" w:rsidP="00D661D8">
      <w:pPr>
        <w:spacing w:before="4"/>
        <w:rPr>
          <w:rtl/>
        </w:rPr>
      </w:pPr>
      <w:r w:rsidRPr="007435EB">
        <w:rPr>
          <w:rFonts w:ascii="Fb Fontext" w:hAnsi="Fb Fontext" w:hint="cs"/>
          <w:rtl/>
        </w:rPr>
        <w:t>אבל</w:t>
      </w:r>
      <w:r w:rsidRPr="007435EB">
        <w:rPr>
          <w:rFonts w:ascii="Fb Fontext" w:hAnsi="Fb Fontext"/>
          <w:rtl/>
        </w:rPr>
        <w:t xml:space="preserve"> </w:t>
      </w:r>
      <w:r w:rsidRPr="007435EB">
        <w:rPr>
          <w:rFonts w:ascii="Fb Fontext" w:hAnsi="Fb Fontext" w:hint="cs"/>
          <w:rtl/>
        </w:rPr>
        <w:t>מטבל</w:t>
      </w:r>
      <w:r w:rsidRPr="007435EB">
        <w:rPr>
          <w:rFonts w:ascii="Fb Fontext" w:hAnsi="Fb Fontext"/>
          <w:rtl/>
        </w:rPr>
        <w:t xml:space="preserve"> </w:t>
      </w:r>
      <w:r w:rsidRPr="007435EB">
        <w:rPr>
          <w:rFonts w:ascii="Fb Fontext" w:hAnsi="Fb Fontext" w:hint="cs"/>
          <w:rtl/>
        </w:rPr>
        <w:t>הוא</w:t>
      </w:r>
      <w:r w:rsidRPr="007435EB">
        <w:rPr>
          <w:rFonts w:ascii="Fb Fontext" w:hAnsi="Fb Fontext"/>
          <w:rtl/>
        </w:rPr>
        <w:t xml:space="preserve"> </w:t>
      </w:r>
      <w:r w:rsidRPr="007435EB">
        <w:rPr>
          <w:rFonts w:ascii="Fb Fontext" w:hAnsi="Fb Fontext" w:hint="cs"/>
          <w:rtl/>
        </w:rPr>
        <w:t>במיני</w:t>
      </w:r>
      <w:r w:rsidRPr="007435EB">
        <w:rPr>
          <w:rFonts w:ascii="Fb Fontext" w:hAnsi="Fb Fontext"/>
          <w:rtl/>
        </w:rPr>
        <w:t xml:space="preserve"> </w:t>
      </w:r>
      <w:r w:rsidRPr="007435EB">
        <w:rPr>
          <w:rFonts w:ascii="Fb Fontext" w:hAnsi="Fb Fontext" w:hint="cs"/>
          <w:rtl/>
        </w:rPr>
        <w:t>תרגימא</w:t>
      </w:r>
      <w:r w:rsidRPr="007435EB">
        <w:rPr>
          <w:rFonts w:ascii="Fb Fontext" w:hAnsi="Fb Fontext"/>
          <w:rtl/>
        </w:rPr>
        <w:t>.</w:t>
      </w:r>
    </w:p>
    <w:p w14:paraId="3E557744" w14:textId="77777777" w:rsidR="00D661D8" w:rsidRDefault="00D661D8" w:rsidP="00D661D8">
      <w:pPr>
        <w:pStyle w:val="36"/>
        <w:framePr w:wrap="notBeside"/>
        <w:rPr>
          <w:rtl/>
        </w:rPr>
      </w:pPr>
      <w:r w:rsidRPr="007435EB">
        <w:rPr>
          <w:rFonts w:hint="cs"/>
          <w:rtl/>
        </w:rPr>
        <w:t>רבי</w:t>
      </w:r>
      <w:r w:rsidRPr="007435EB">
        <w:rPr>
          <w:rtl/>
        </w:rPr>
        <w:t xml:space="preserve"> </w:t>
      </w:r>
      <w:r w:rsidRPr="007435EB">
        <w:rPr>
          <w:rFonts w:hint="cs"/>
          <w:rtl/>
        </w:rPr>
        <w:t>יצחק</w:t>
      </w:r>
      <w:r w:rsidRPr="007435EB">
        <w:rPr>
          <w:rtl/>
        </w:rPr>
        <w:t xml:space="preserve"> </w:t>
      </w:r>
    </w:p>
    <w:p w14:paraId="6FCD4F5B" w14:textId="77777777" w:rsidR="00D661D8" w:rsidRPr="007435EB" w:rsidRDefault="00D661D8" w:rsidP="00D661D8">
      <w:pPr>
        <w:rPr>
          <w:rtl/>
        </w:rPr>
      </w:pPr>
      <w:r w:rsidRPr="007435EB">
        <w:rPr>
          <w:rFonts w:hint="cs"/>
          <w:rtl/>
        </w:rPr>
        <w:t>מטבל</w:t>
      </w:r>
      <w:r w:rsidRPr="007435EB">
        <w:rPr>
          <w:rtl/>
        </w:rPr>
        <w:t xml:space="preserve"> </w:t>
      </w:r>
      <w:r w:rsidRPr="007435EB">
        <w:rPr>
          <w:rFonts w:hint="cs"/>
          <w:rtl/>
        </w:rPr>
        <w:t>בירקי</w:t>
      </w:r>
      <w:r w:rsidRPr="007435EB">
        <w:rPr>
          <w:rtl/>
        </w:rPr>
        <w:t>.</w:t>
      </w:r>
    </w:p>
    <w:p w14:paraId="326A463A" w14:textId="77777777" w:rsidR="00D661D8" w:rsidRPr="005075AA" w:rsidRDefault="00D661D8" w:rsidP="00D661D8">
      <w:pPr>
        <w:pStyle w:val="36"/>
        <w:framePr w:wrap="notBeside"/>
        <w:rPr>
          <w:rtl/>
        </w:rPr>
      </w:pPr>
      <w:r w:rsidRPr="005075AA">
        <w:rPr>
          <w:rFonts w:hint="cs"/>
          <w:rtl/>
        </w:rPr>
        <w:t>ותנ</w:t>
      </w:r>
      <w:r w:rsidRPr="005075AA">
        <w:rPr>
          <w:rtl/>
        </w:rPr>
        <w:t>"</w:t>
      </w:r>
      <w:r w:rsidRPr="005075AA">
        <w:rPr>
          <w:rFonts w:hint="cs"/>
          <w:rtl/>
        </w:rPr>
        <w:t>ה</w:t>
      </w:r>
      <w:r w:rsidRPr="005075AA">
        <w:rPr>
          <w:rtl/>
        </w:rPr>
        <w:t>:</w:t>
      </w:r>
    </w:p>
    <w:p w14:paraId="3214F5C3" w14:textId="77777777" w:rsidR="00D661D8" w:rsidRPr="007435EB" w:rsidRDefault="00D661D8" w:rsidP="00D661D8">
      <w:pPr>
        <w:rPr>
          <w:rtl/>
        </w:rPr>
      </w:pPr>
      <w:r w:rsidRPr="007435EB">
        <w:rPr>
          <w:rFonts w:hint="cs"/>
          <w:rtl/>
        </w:rPr>
        <w:t>השמש</w:t>
      </w:r>
      <w:r w:rsidRPr="007435EB">
        <w:rPr>
          <w:rtl/>
        </w:rPr>
        <w:t xml:space="preserve"> </w:t>
      </w:r>
      <w:r w:rsidRPr="007435EB">
        <w:rPr>
          <w:rFonts w:hint="cs"/>
          <w:rtl/>
        </w:rPr>
        <w:t>מטביל</w:t>
      </w:r>
      <w:r w:rsidRPr="007435EB">
        <w:rPr>
          <w:rtl/>
        </w:rPr>
        <w:t xml:space="preserve"> </w:t>
      </w:r>
      <w:r w:rsidRPr="007435EB">
        <w:rPr>
          <w:rFonts w:hint="cs"/>
          <w:rtl/>
        </w:rPr>
        <w:t>בבני</w:t>
      </w:r>
      <w:r w:rsidRPr="007435EB">
        <w:rPr>
          <w:rtl/>
        </w:rPr>
        <w:t xml:space="preserve"> </w:t>
      </w:r>
      <w:r w:rsidRPr="007435EB">
        <w:rPr>
          <w:rFonts w:hint="cs"/>
          <w:rtl/>
        </w:rPr>
        <w:t>מעיין</w:t>
      </w:r>
      <w:r w:rsidRPr="007435EB">
        <w:rPr>
          <w:rtl/>
        </w:rPr>
        <w:t xml:space="preserve"> </w:t>
      </w:r>
      <w:r w:rsidRPr="007435EB">
        <w:rPr>
          <w:rFonts w:hint="cs"/>
          <w:rtl/>
        </w:rPr>
        <w:t>ונותנן</w:t>
      </w:r>
      <w:r w:rsidRPr="007435EB">
        <w:rPr>
          <w:rtl/>
        </w:rPr>
        <w:t xml:space="preserve"> </w:t>
      </w:r>
      <w:r w:rsidRPr="007435EB">
        <w:rPr>
          <w:rFonts w:hint="cs"/>
          <w:rtl/>
        </w:rPr>
        <w:t>לפני</w:t>
      </w:r>
      <w:r w:rsidRPr="007435EB">
        <w:rPr>
          <w:rtl/>
        </w:rPr>
        <w:t xml:space="preserve"> </w:t>
      </w:r>
      <w:r w:rsidRPr="007435EB">
        <w:rPr>
          <w:rFonts w:hint="cs"/>
          <w:rtl/>
        </w:rPr>
        <w:t>האורחים</w:t>
      </w:r>
      <w:r w:rsidRPr="007435EB">
        <w:rPr>
          <w:rtl/>
        </w:rPr>
        <w:t xml:space="preserve">, </w:t>
      </w:r>
      <w:r w:rsidRPr="007435EB">
        <w:rPr>
          <w:rFonts w:hint="cs"/>
          <w:rtl/>
        </w:rPr>
        <w:t>ו</w:t>
      </w:r>
      <w:r>
        <w:rPr>
          <w:rFonts w:hint="cs"/>
          <w:rtl/>
        </w:rPr>
        <w:t>אף</w:t>
      </w:r>
      <w:r w:rsidRPr="007435EB">
        <w:rPr>
          <w:rtl/>
        </w:rPr>
        <w:t xml:space="preserve"> </w:t>
      </w:r>
      <w:r w:rsidRPr="007435EB">
        <w:rPr>
          <w:rFonts w:hint="cs"/>
          <w:rtl/>
        </w:rPr>
        <w:t>שאין</w:t>
      </w:r>
      <w:r w:rsidRPr="007435EB">
        <w:rPr>
          <w:rtl/>
        </w:rPr>
        <w:t xml:space="preserve"> </w:t>
      </w:r>
      <w:r w:rsidRPr="007435EB">
        <w:rPr>
          <w:rFonts w:hint="cs"/>
          <w:rtl/>
        </w:rPr>
        <w:t>ראיה</w:t>
      </w:r>
      <w:r w:rsidRPr="007435EB">
        <w:rPr>
          <w:rtl/>
        </w:rPr>
        <w:t xml:space="preserve"> </w:t>
      </w:r>
      <w:r w:rsidRPr="007435EB">
        <w:rPr>
          <w:rFonts w:hint="cs"/>
          <w:rtl/>
        </w:rPr>
        <w:t>לדבר</w:t>
      </w:r>
      <w:r w:rsidRPr="007435EB">
        <w:rPr>
          <w:rtl/>
        </w:rPr>
        <w:t xml:space="preserve"> </w:t>
      </w:r>
      <w:r w:rsidRPr="005075AA">
        <w:rPr>
          <w:rStyle w:val="affffd"/>
          <w:rFonts w:hint="cs"/>
          <w:rtl/>
        </w:rPr>
        <w:t>זכר</w:t>
      </w:r>
      <w:r w:rsidRPr="005075AA">
        <w:rPr>
          <w:rStyle w:val="affffd"/>
          <w:rtl/>
        </w:rPr>
        <w:t xml:space="preserve"> </w:t>
      </w:r>
      <w:r w:rsidRPr="005075AA">
        <w:rPr>
          <w:rStyle w:val="affffd"/>
          <w:rFonts w:hint="cs"/>
          <w:rtl/>
        </w:rPr>
        <w:t>לדבר</w:t>
      </w:r>
      <w:r w:rsidRPr="005075AA">
        <w:rPr>
          <w:rStyle w:val="affffd"/>
          <w:rtl/>
        </w:rPr>
        <w:t xml:space="preserve">, </w:t>
      </w:r>
      <w:r w:rsidRPr="005075AA">
        <w:rPr>
          <w:rStyle w:val="affffd"/>
          <w:rFonts w:hint="cs"/>
          <w:rtl/>
        </w:rPr>
        <w:t>שנאמר</w:t>
      </w:r>
      <w:r w:rsidRPr="007435EB">
        <w:rPr>
          <w:rFonts w:hint="cs"/>
          <w:rtl/>
        </w:rPr>
        <w:t xml:space="preserve"> </w:t>
      </w:r>
      <w:r w:rsidRPr="00AC0CB1">
        <w:rPr>
          <w:rStyle w:val="af2"/>
          <w:rFonts w:hint="cs"/>
          <w:rtl/>
        </w:rPr>
        <w:t>'נירו</w:t>
      </w:r>
      <w:r w:rsidRPr="00AC0CB1">
        <w:rPr>
          <w:rStyle w:val="af2"/>
          <w:rtl/>
        </w:rPr>
        <w:t xml:space="preserve"> </w:t>
      </w:r>
      <w:r w:rsidRPr="00AC0CB1">
        <w:rPr>
          <w:rStyle w:val="af2"/>
          <w:rFonts w:hint="cs"/>
          <w:rtl/>
        </w:rPr>
        <w:t>לכם</w:t>
      </w:r>
      <w:r w:rsidRPr="00AC0CB1">
        <w:rPr>
          <w:rStyle w:val="af2"/>
          <w:rtl/>
        </w:rPr>
        <w:t xml:space="preserve"> </w:t>
      </w:r>
      <w:r w:rsidRPr="00AC0CB1">
        <w:rPr>
          <w:rStyle w:val="af2"/>
          <w:rFonts w:hint="cs"/>
          <w:rtl/>
        </w:rPr>
        <w:t>ניר</w:t>
      </w:r>
      <w:r w:rsidRPr="00AC0CB1">
        <w:rPr>
          <w:rStyle w:val="af2"/>
          <w:rtl/>
        </w:rPr>
        <w:t xml:space="preserve"> </w:t>
      </w:r>
      <w:r w:rsidRPr="00AC0CB1">
        <w:rPr>
          <w:rStyle w:val="af2"/>
          <w:rFonts w:hint="cs"/>
          <w:rtl/>
        </w:rPr>
        <w:t>ואל</w:t>
      </w:r>
      <w:r w:rsidRPr="00AC0CB1">
        <w:rPr>
          <w:rStyle w:val="af2"/>
          <w:rtl/>
        </w:rPr>
        <w:t xml:space="preserve"> </w:t>
      </w:r>
      <w:r w:rsidRPr="00AC0CB1">
        <w:rPr>
          <w:rStyle w:val="af2"/>
          <w:rFonts w:hint="cs"/>
          <w:rtl/>
        </w:rPr>
        <w:t>תזרעו</w:t>
      </w:r>
      <w:r w:rsidRPr="00AC0CB1">
        <w:rPr>
          <w:rStyle w:val="af2"/>
          <w:rtl/>
        </w:rPr>
        <w:t xml:space="preserve"> </w:t>
      </w:r>
      <w:r w:rsidRPr="00AC0CB1">
        <w:rPr>
          <w:rStyle w:val="af2"/>
          <w:rFonts w:hint="cs"/>
          <w:rtl/>
        </w:rPr>
        <w:t>אל</w:t>
      </w:r>
      <w:r w:rsidRPr="00AC0CB1">
        <w:rPr>
          <w:rStyle w:val="af2"/>
          <w:rtl/>
        </w:rPr>
        <w:t xml:space="preserve"> </w:t>
      </w:r>
      <w:r w:rsidRPr="00AC0CB1">
        <w:rPr>
          <w:rStyle w:val="af2"/>
          <w:rFonts w:hint="cs"/>
          <w:rtl/>
        </w:rPr>
        <w:t>קצים'</w:t>
      </w:r>
      <w:r w:rsidRPr="00AC0CB1">
        <w:rPr>
          <w:rStyle w:val="af2"/>
          <w:rtl/>
        </w:rPr>
        <w:t>.</w:t>
      </w:r>
    </w:p>
    <w:p w14:paraId="692519BF" w14:textId="77777777" w:rsidR="00D661D8" w:rsidRPr="005075AA" w:rsidRDefault="00D661D8" w:rsidP="00D661D8">
      <w:pPr>
        <w:pStyle w:val="36"/>
        <w:framePr w:wrap="notBeside"/>
        <w:rPr>
          <w:rtl/>
        </w:rPr>
      </w:pPr>
      <w:r w:rsidRPr="005075AA">
        <w:rPr>
          <w:rFonts w:hint="cs"/>
          <w:rtl/>
        </w:rPr>
        <w:t>• רבא</w:t>
      </w:r>
      <w:r w:rsidRPr="005075AA">
        <w:rPr>
          <w:rtl/>
        </w:rPr>
        <w:t xml:space="preserve"> </w:t>
      </w:r>
    </w:p>
    <w:p w14:paraId="4F59A168" w14:textId="77777777" w:rsidR="00D661D8" w:rsidRPr="007435EB" w:rsidRDefault="00D661D8" w:rsidP="00D661D8">
      <w:pPr>
        <w:spacing w:before="4"/>
        <w:rPr>
          <w:rtl/>
        </w:rPr>
      </w:pPr>
      <w:r w:rsidRPr="007435EB">
        <w:rPr>
          <w:rFonts w:hint="cs"/>
          <w:rtl/>
        </w:rPr>
        <w:t>היה</w:t>
      </w:r>
      <w:r w:rsidRPr="007435EB">
        <w:rPr>
          <w:rtl/>
        </w:rPr>
        <w:t xml:space="preserve"> </w:t>
      </w:r>
      <w:r w:rsidRPr="007435EB">
        <w:rPr>
          <w:rFonts w:hint="cs"/>
          <w:rtl/>
        </w:rPr>
        <w:t>שותה יין כל ערב הפסח כדי שיגרר ליבו יותר, לאכול יותר מצה בלילה.</w:t>
      </w:r>
    </w:p>
    <w:p w14:paraId="3C91F7A3" w14:textId="77777777" w:rsidR="00D661D8" w:rsidRPr="007435EB" w:rsidRDefault="00D661D8" w:rsidP="00D661D8">
      <w:pPr>
        <w:pStyle w:val="afff"/>
        <w:framePr w:wrap="around"/>
        <w:rPr>
          <w:rtl/>
        </w:rPr>
      </w:pPr>
      <w:r w:rsidRPr="007435EB">
        <w:rPr>
          <w:rFonts w:hint="cs"/>
          <w:rtl/>
        </w:rPr>
        <w:t>קח.</w:t>
      </w:r>
    </w:p>
    <w:p w14:paraId="46D5EE6C" w14:textId="77777777" w:rsidR="00D661D8" w:rsidRPr="007435EB" w:rsidRDefault="00D661D8" w:rsidP="00D661D8">
      <w:pPr>
        <w:rPr>
          <w:rtl/>
        </w:rPr>
      </w:pPr>
      <w:r w:rsidRPr="007435EB">
        <w:rPr>
          <w:rFonts w:ascii="Fb Fontext" w:hAnsi="Fb Fontext" w:hint="cs"/>
          <w:rtl/>
        </w:rPr>
        <w:t>ולמ</w:t>
      </w:r>
      <w:r w:rsidRPr="007435EB">
        <w:rPr>
          <w:rFonts w:ascii="Fb Fontext" w:hAnsi="Fb Fontext"/>
          <w:rtl/>
        </w:rPr>
        <w:t>"</w:t>
      </w:r>
      <w:r w:rsidRPr="007435EB">
        <w:rPr>
          <w:rFonts w:ascii="Fb Fontext" w:hAnsi="Fb Fontext" w:hint="cs"/>
          <w:rtl/>
        </w:rPr>
        <w:t>ד שיין גורר דתניא בין</w:t>
      </w:r>
      <w:r w:rsidRPr="007435EB">
        <w:rPr>
          <w:rFonts w:ascii="Fb Fontext" w:hAnsi="Fb Fontext"/>
          <w:rtl/>
        </w:rPr>
        <w:t xml:space="preserve"> </w:t>
      </w:r>
      <w:r w:rsidRPr="007435EB">
        <w:rPr>
          <w:rFonts w:ascii="Fb Fontext" w:hAnsi="Fb Fontext" w:hint="cs"/>
          <w:rtl/>
        </w:rPr>
        <w:t>הכוסות</w:t>
      </w:r>
      <w:r w:rsidRPr="007435EB">
        <w:rPr>
          <w:rFonts w:ascii="Fb Fontext" w:hAnsi="Fb Fontext"/>
          <w:rtl/>
        </w:rPr>
        <w:t xml:space="preserve"> </w:t>
      </w:r>
      <w:r w:rsidRPr="007435EB">
        <w:rPr>
          <w:rFonts w:ascii="Fb Fontext" w:hAnsi="Fb Fontext" w:hint="cs"/>
          <w:rtl/>
        </w:rPr>
        <w:t>הללו</w:t>
      </w:r>
      <w:r w:rsidRPr="007435EB">
        <w:rPr>
          <w:rFonts w:ascii="Fb Fontext" w:hAnsi="Fb Fontext"/>
          <w:rtl/>
        </w:rPr>
        <w:t xml:space="preserve">, </w:t>
      </w:r>
      <w:r w:rsidRPr="007435EB">
        <w:rPr>
          <w:rFonts w:ascii="Fb Fontext" w:hAnsi="Fb Fontext" w:hint="cs"/>
          <w:rtl/>
        </w:rPr>
        <w:t>אם</w:t>
      </w:r>
      <w:r w:rsidRPr="007435EB">
        <w:rPr>
          <w:rFonts w:ascii="Fb Fontext" w:hAnsi="Fb Fontext"/>
          <w:rtl/>
        </w:rPr>
        <w:t xml:space="preserve"> </w:t>
      </w:r>
      <w:r w:rsidRPr="007435EB">
        <w:rPr>
          <w:rFonts w:ascii="Fb Fontext" w:hAnsi="Fb Fontext" w:hint="cs"/>
          <w:rtl/>
        </w:rPr>
        <w:t>רצה</w:t>
      </w:r>
      <w:r w:rsidRPr="007435EB">
        <w:rPr>
          <w:rFonts w:ascii="Fb Fontext" w:hAnsi="Fb Fontext"/>
          <w:rtl/>
        </w:rPr>
        <w:t xml:space="preserve"> </w:t>
      </w:r>
      <w:r w:rsidRPr="007435EB">
        <w:rPr>
          <w:rFonts w:ascii="Fb Fontext" w:hAnsi="Fb Fontext" w:hint="cs"/>
          <w:rtl/>
        </w:rPr>
        <w:t>לשתות</w:t>
      </w:r>
      <w:r w:rsidRPr="007435EB">
        <w:rPr>
          <w:rFonts w:ascii="Fb Fontext" w:hAnsi="Fb Fontext"/>
          <w:rtl/>
        </w:rPr>
        <w:t xml:space="preserve"> </w:t>
      </w:r>
      <w:r w:rsidRPr="007435EB">
        <w:rPr>
          <w:rFonts w:ascii="Fb Fontext" w:hAnsi="Fb Fontext" w:hint="cs"/>
          <w:rtl/>
        </w:rPr>
        <w:t>ישתה</w:t>
      </w:r>
      <w:r w:rsidRPr="007435EB">
        <w:rPr>
          <w:rFonts w:ascii="Fb Fontext" w:hAnsi="Fb Fontext"/>
          <w:rtl/>
        </w:rPr>
        <w:t xml:space="preserve">, </w:t>
      </w:r>
      <w:r w:rsidRPr="007435EB">
        <w:rPr>
          <w:rFonts w:ascii="Fb Fontext" w:hAnsi="Fb Fontext" w:hint="cs"/>
          <w:rtl/>
        </w:rPr>
        <w:t>בין</w:t>
      </w:r>
      <w:r w:rsidRPr="007435EB">
        <w:rPr>
          <w:rFonts w:ascii="Fb Fontext" w:hAnsi="Fb Fontext"/>
          <w:rtl/>
        </w:rPr>
        <w:t xml:space="preserve"> </w:t>
      </w:r>
      <w:r w:rsidRPr="007435EB">
        <w:rPr>
          <w:rFonts w:ascii="Fb Fontext" w:hAnsi="Fb Fontext" w:hint="cs"/>
          <w:rtl/>
        </w:rPr>
        <w:t>שלישי</w:t>
      </w:r>
      <w:r w:rsidRPr="007435EB">
        <w:rPr>
          <w:rFonts w:ascii="Fb Fontext" w:hAnsi="Fb Fontext"/>
          <w:rtl/>
        </w:rPr>
        <w:t xml:space="preserve"> </w:t>
      </w:r>
      <w:r w:rsidRPr="007435EB">
        <w:rPr>
          <w:rFonts w:ascii="Fb Fontext" w:hAnsi="Fb Fontext" w:hint="cs"/>
          <w:rtl/>
        </w:rPr>
        <w:t>לרביעי</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ישתה</w:t>
      </w:r>
      <w:r w:rsidRPr="007435EB">
        <w:rPr>
          <w:rFonts w:ascii="Fb Fontext" w:hAnsi="Fb Fontext"/>
          <w:rtl/>
        </w:rPr>
        <w:t>.</w:t>
      </w:r>
    </w:p>
    <w:p w14:paraId="182886A5" w14:textId="77777777" w:rsidR="00D661D8" w:rsidRDefault="00D661D8" w:rsidP="00D661D8">
      <w:pPr>
        <w:rPr>
          <w:rFonts w:ascii="Fb Fontext" w:hAnsi="Fb Fontext"/>
          <w:sz w:val="20"/>
          <w:rtl/>
        </w:rPr>
      </w:pPr>
      <w:r w:rsidRPr="007435EB">
        <w:rPr>
          <w:rFonts w:ascii="Fb Fontext" w:hAnsi="Fb Fontext" w:hint="cs"/>
          <w:sz w:val="20"/>
          <w:rtl/>
        </w:rPr>
        <w:t>ואי</w:t>
      </w:r>
      <w:r w:rsidRPr="007435EB">
        <w:rPr>
          <w:rFonts w:ascii="Fb Fontext" w:hAnsi="Fb Fontext"/>
          <w:sz w:val="20"/>
          <w:rtl/>
        </w:rPr>
        <w:t xml:space="preserve"> </w:t>
      </w:r>
      <w:r w:rsidRPr="007435EB">
        <w:rPr>
          <w:rFonts w:ascii="Fb Fontext" w:hAnsi="Fb Fontext" w:hint="cs"/>
          <w:sz w:val="20"/>
          <w:rtl/>
        </w:rPr>
        <w:t>אמרת</w:t>
      </w:r>
      <w:r w:rsidRPr="007435EB">
        <w:rPr>
          <w:rFonts w:ascii="Fb Fontext" w:hAnsi="Fb Fontext"/>
          <w:sz w:val="20"/>
          <w:rtl/>
        </w:rPr>
        <w:t xml:space="preserve"> </w:t>
      </w:r>
      <w:r w:rsidRPr="007435EB">
        <w:rPr>
          <w:rFonts w:ascii="Fb Fontext" w:hAnsi="Fb Fontext" w:hint="cs"/>
          <w:sz w:val="20"/>
          <w:rtl/>
        </w:rPr>
        <w:t>סעיד</w:t>
      </w:r>
      <w:r w:rsidRPr="007435EB">
        <w:rPr>
          <w:rFonts w:ascii="Fb Fontext" w:hAnsi="Fb Fontext"/>
          <w:sz w:val="20"/>
          <w:rtl/>
        </w:rPr>
        <w:t xml:space="preserve"> - </w:t>
      </w:r>
      <w:r w:rsidRPr="007435EB">
        <w:rPr>
          <w:rFonts w:ascii="Fb Fontext" w:hAnsi="Fb Fontext" w:hint="cs"/>
          <w:sz w:val="20"/>
          <w:rtl/>
        </w:rPr>
        <w:t>אמאי</w:t>
      </w:r>
      <w:r w:rsidRPr="007435EB">
        <w:rPr>
          <w:rFonts w:ascii="Fb Fontext" w:hAnsi="Fb Fontext"/>
          <w:sz w:val="20"/>
          <w:rtl/>
        </w:rPr>
        <w:t xml:space="preserve"> </w:t>
      </w:r>
      <w:r w:rsidRPr="007435EB">
        <w:rPr>
          <w:rFonts w:ascii="Fb Fontext" w:hAnsi="Fb Fontext" w:hint="cs"/>
          <w:sz w:val="20"/>
          <w:rtl/>
        </w:rPr>
        <w:t>ישתה</w:t>
      </w:r>
      <w:r w:rsidRPr="007435EB">
        <w:rPr>
          <w:rFonts w:ascii="Fb Fontext" w:hAnsi="Fb Fontext"/>
          <w:sz w:val="20"/>
          <w:rtl/>
        </w:rPr>
        <w:t xml:space="preserve">? </w:t>
      </w:r>
      <w:r w:rsidRPr="007435EB">
        <w:rPr>
          <w:rFonts w:ascii="Fb Fontext" w:hAnsi="Fb Fontext" w:hint="cs"/>
          <w:sz w:val="20"/>
          <w:rtl/>
        </w:rPr>
        <w:t>הא</w:t>
      </w:r>
      <w:r w:rsidRPr="007435EB">
        <w:rPr>
          <w:rFonts w:ascii="Fb Fontext" w:hAnsi="Fb Fontext"/>
          <w:sz w:val="20"/>
          <w:rtl/>
        </w:rPr>
        <w:t xml:space="preserve"> </w:t>
      </w:r>
      <w:r w:rsidRPr="007435EB">
        <w:rPr>
          <w:rFonts w:ascii="Fb Fontext" w:hAnsi="Fb Fontext" w:hint="cs"/>
          <w:sz w:val="20"/>
          <w:rtl/>
        </w:rPr>
        <w:t>אכיל</w:t>
      </w:r>
      <w:r w:rsidRPr="007435EB">
        <w:rPr>
          <w:rFonts w:ascii="Fb Fontext" w:hAnsi="Fb Fontext"/>
          <w:sz w:val="20"/>
          <w:rtl/>
        </w:rPr>
        <w:t xml:space="preserve"> </w:t>
      </w:r>
      <w:r w:rsidRPr="007435EB">
        <w:rPr>
          <w:rFonts w:ascii="Fb Fontext" w:hAnsi="Fb Fontext" w:hint="cs"/>
          <w:sz w:val="20"/>
          <w:rtl/>
        </w:rPr>
        <w:t>למצה</w:t>
      </w:r>
      <w:r w:rsidRPr="007435EB">
        <w:rPr>
          <w:rFonts w:ascii="Fb Fontext" w:hAnsi="Fb Fontext"/>
          <w:sz w:val="20"/>
          <w:rtl/>
        </w:rPr>
        <w:t xml:space="preserve"> </w:t>
      </w:r>
      <w:r w:rsidRPr="007435EB">
        <w:rPr>
          <w:rFonts w:ascii="Fb Fontext" w:hAnsi="Fb Fontext" w:hint="cs"/>
          <w:sz w:val="20"/>
          <w:rtl/>
        </w:rPr>
        <w:t>אכילה</w:t>
      </w:r>
      <w:r w:rsidRPr="007435EB">
        <w:rPr>
          <w:rFonts w:ascii="Fb Fontext" w:hAnsi="Fb Fontext"/>
          <w:sz w:val="20"/>
          <w:rtl/>
        </w:rPr>
        <w:t xml:space="preserve"> </w:t>
      </w:r>
      <w:r w:rsidRPr="007435EB">
        <w:rPr>
          <w:rFonts w:ascii="Fb Fontext" w:hAnsi="Fb Fontext" w:hint="cs"/>
          <w:sz w:val="20"/>
          <w:rtl/>
        </w:rPr>
        <w:t>גסה</w:t>
      </w:r>
      <w:r w:rsidRPr="007435EB">
        <w:rPr>
          <w:rFonts w:ascii="Fb Fontext" w:hAnsi="Fb Fontext"/>
          <w:sz w:val="20"/>
          <w:rtl/>
        </w:rPr>
        <w:t xml:space="preserve">! </w:t>
      </w:r>
    </w:p>
    <w:p w14:paraId="65C22083" w14:textId="77777777" w:rsidR="00D661D8" w:rsidRDefault="00D661D8" w:rsidP="00D661D8">
      <w:pPr>
        <w:pStyle w:val="36"/>
        <w:framePr w:wrap="notBeside"/>
        <w:rPr>
          <w:rtl/>
        </w:rPr>
      </w:pPr>
      <w:r w:rsidRPr="007435EB">
        <w:rPr>
          <w:rFonts w:hint="cs"/>
          <w:rtl/>
        </w:rPr>
        <w:t>אלא</w:t>
      </w:r>
      <w:r w:rsidRPr="007435EB">
        <w:rPr>
          <w:rtl/>
        </w:rPr>
        <w:t xml:space="preserve"> </w:t>
      </w:r>
      <w:r w:rsidRPr="007435EB">
        <w:rPr>
          <w:rFonts w:hint="cs"/>
          <w:rtl/>
        </w:rPr>
        <w:t>ש</w:t>
      </w:r>
      <w:r w:rsidRPr="007435EB">
        <w:rPr>
          <w:rtl/>
        </w:rPr>
        <w:t>"</w:t>
      </w:r>
      <w:r w:rsidRPr="007435EB">
        <w:rPr>
          <w:rFonts w:hint="cs"/>
          <w:rtl/>
        </w:rPr>
        <w:t>מ</w:t>
      </w:r>
      <w:r w:rsidRPr="007435EB">
        <w:rPr>
          <w:rtl/>
        </w:rPr>
        <w:t>:</w:t>
      </w:r>
    </w:p>
    <w:p w14:paraId="636620BF" w14:textId="77777777" w:rsidR="00D661D8" w:rsidRPr="00D01580" w:rsidRDefault="00D661D8" w:rsidP="00D661D8">
      <w:pPr>
        <w:spacing w:after="60"/>
        <w:rPr>
          <w:rStyle w:val="affffd"/>
          <w:rFonts w:cs="FrankRuehl"/>
          <w:b w:val="0"/>
          <w:bCs w:val="0"/>
          <w:sz w:val="18"/>
          <w:szCs w:val="18"/>
          <w:rtl/>
        </w:rPr>
      </w:pPr>
      <w:r w:rsidRPr="007435EB">
        <w:rPr>
          <w:rFonts w:ascii="Fb Fontext" w:hAnsi="Fb Fontext" w:hint="cs"/>
          <w:sz w:val="20"/>
          <w:rtl/>
        </w:rPr>
        <w:t>מגרר</w:t>
      </w:r>
      <w:r w:rsidRPr="007435EB">
        <w:rPr>
          <w:rFonts w:ascii="Fb Fontext" w:hAnsi="Fb Fontext"/>
          <w:sz w:val="20"/>
          <w:rtl/>
        </w:rPr>
        <w:t xml:space="preserve"> </w:t>
      </w:r>
      <w:r w:rsidRPr="007435EB">
        <w:rPr>
          <w:rFonts w:ascii="Fb Fontext" w:hAnsi="Fb Fontext" w:hint="cs"/>
          <w:sz w:val="20"/>
          <w:rtl/>
        </w:rPr>
        <w:t>גריר</w:t>
      </w:r>
      <w:r w:rsidRPr="007435EB">
        <w:rPr>
          <w:rFonts w:ascii="Fb Fontext" w:hAnsi="Fb Fontext"/>
          <w:sz w:val="20"/>
          <w:rtl/>
        </w:rPr>
        <w:t>.</w:t>
      </w:r>
    </w:p>
    <w:p w14:paraId="60033373" w14:textId="77777777" w:rsidR="00D661D8" w:rsidRDefault="00D661D8" w:rsidP="00D661D8">
      <w:pPr>
        <w:pStyle w:val="36"/>
        <w:framePr w:wrap="notBeside"/>
        <w:rPr>
          <w:rtl/>
        </w:rPr>
      </w:pPr>
      <w:r w:rsidRPr="007435EB">
        <w:rPr>
          <w:rFonts w:hint="cs"/>
          <w:rtl/>
        </w:rPr>
        <w:t>רב</w:t>
      </w:r>
      <w:r w:rsidRPr="007435EB">
        <w:rPr>
          <w:rtl/>
        </w:rPr>
        <w:t xml:space="preserve"> </w:t>
      </w:r>
      <w:r w:rsidRPr="007435EB">
        <w:rPr>
          <w:rFonts w:hint="cs"/>
          <w:rtl/>
        </w:rPr>
        <w:t>ששת</w:t>
      </w:r>
      <w:r w:rsidRPr="007435EB">
        <w:rPr>
          <w:rtl/>
        </w:rPr>
        <w:t xml:space="preserve"> </w:t>
      </w:r>
    </w:p>
    <w:p w14:paraId="75D9AA7A" w14:textId="77777777" w:rsidR="00D661D8" w:rsidRPr="007435EB" w:rsidRDefault="00D661D8" w:rsidP="00D661D8">
      <w:pPr>
        <w:spacing w:before="4"/>
        <w:rPr>
          <w:rtl/>
        </w:rPr>
      </w:pPr>
      <w:r w:rsidRPr="007435EB">
        <w:rPr>
          <w:rFonts w:ascii="Fb Fontext" w:hAnsi="Fb Fontext" w:hint="cs"/>
          <w:rtl/>
        </w:rPr>
        <w:t>ישב בתענית כל ערב פסח</w:t>
      </w:r>
      <w:r w:rsidRPr="007435EB">
        <w:rPr>
          <w:rFonts w:ascii="Fb Fontext" w:hAnsi="Fb Fontext"/>
          <w:rtl/>
        </w:rPr>
        <w:t>.</w:t>
      </w:r>
    </w:p>
    <w:p w14:paraId="3A6DF325" w14:textId="77777777" w:rsidR="00D661D8" w:rsidRPr="003667B8" w:rsidRDefault="00D661D8" w:rsidP="00D661D8">
      <w:pPr>
        <w:pStyle w:val="36"/>
        <w:framePr w:wrap="notBeside"/>
        <w:rPr>
          <w:rtl/>
        </w:rPr>
      </w:pPr>
      <w:r w:rsidRPr="003667B8">
        <w:rPr>
          <w:rFonts w:hint="cs"/>
          <w:rtl/>
        </w:rPr>
        <w:t>אין להוכיח דר</w:t>
      </w:r>
      <w:r w:rsidRPr="003667B8">
        <w:rPr>
          <w:rtl/>
        </w:rPr>
        <w:t>"</w:t>
      </w:r>
      <w:r w:rsidRPr="003667B8">
        <w:rPr>
          <w:rFonts w:hint="cs"/>
          <w:rtl/>
        </w:rPr>
        <w:t xml:space="preserve">ש ס'ל </w:t>
      </w:r>
    </w:p>
    <w:p w14:paraId="2715B0C7" w14:textId="77777777" w:rsidR="00D661D8" w:rsidRPr="007435EB" w:rsidRDefault="00D661D8" w:rsidP="00D661D8">
      <w:pPr>
        <w:rPr>
          <w:rtl/>
        </w:rPr>
      </w:pPr>
      <w:r w:rsidRPr="007435EB">
        <w:rPr>
          <w:rFonts w:hint="cs"/>
          <w:rtl/>
        </w:rPr>
        <w:t xml:space="preserve">סמוך למנחה גדולה ומשום פסח </w:t>
      </w:r>
      <w:r>
        <w:rPr>
          <w:rFonts w:hint="cs"/>
          <w:rtl/>
        </w:rPr>
        <w:t>שמא</w:t>
      </w:r>
      <w:r w:rsidRPr="007435EB">
        <w:rPr>
          <w:rFonts w:hint="cs"/>
          <w:rtl/>
        </w:rPr>
        <w:t xml:space="preserve"> ממשך וימנע מלעשות הפסח </w:t>
      </w:r>
      <w:r w:rsidRPr="003667B8">
        <w:rPr>
          <w:rStyle w:val="affffd"/>
          <w:rFonts w:hint="cs"/>
          <w:rtl/>
        </w:rPr>
        <w:t>וס</w:t>
      </w:r>
      <w:r w:rsidRPr="003667B8">
        <w:rPr>
          <w:rStyle w:val="affffd"/>
          <w:rtl/>
        </w:rPr>
        <w:t>"</w:t>
      </w:r>
      <w:r w:rsidRPr="003667B8">
        <w:rPr>
          <w:rStyle w:val="affffd"/>
          <w:rFonts w:hint="cs"/>
          <w:rtl/>
        </w:rPr>
        <w:t>ל וכר'א מר</w:t>
      </w:r>
      <w:r w:rsidRPr="003667B8">
        <w:rPr>
          <w:rStyle w:val="affffd"/>
          <w:rtl/>
        </w:rPr>
        <w:t>"</w:t>
      </w:r>
      <w:r w:rsidRPr="003667B8">
        <w:rPr>
          <w:rStyle w:val="affffd"/>
          <w:rFonts w:hint="cs"/>
          <w:rtl/>
        </w:rPr>
        <w:t>א</w:t>
      </w:r>
      <w:r w:rsidRPr="003667B8">
        <w:rPr>
          <w:rStyle w:val="affffd"/>
          <w:rtl/>
        </w:rPr>
        <w:t>:</w:t>
      </w:r>
      <w:r w:rsidRPr="007435EB">
        <w:rPr>
          <w:rtl/>
        </w:rPr>
        <w:t xml:space="preserve"> </w:t>
      </w:r>
      <w:r w:rsidRPr="007435EB">
        <w:rPr>
          <w:rFonts w:hint="cs"/>
          <w:rtl/>
        </w:rPr>
        <w:t>דמכשיר</w:t>
      </w:r>
      <w:r w:rsidRPr="007435EB">
        <w:rPr>
          <w:rtl/>
        </w:rPr>
        <w:t xml:space="preserve"> </w:t>
      </w:r>
      <w:r w:rsidRPr="007435EB">
        <w:rPr>
          <w:rFonts w:hint="cs"/>
          <w:rtl/>
        </w:rPr>
        <w:t>היה</w:t>
      </w:r>
      <w:r w:rsidRPr="007435EB">
        <w:rPr>
          <w:rtl/>
        </w:rPr>
        <w:t xml:space="preserve"> </w:t>
      </w:r>
      <w:r w:rsidRPr="007435EB">
        <w:rPr>
          <w:rFonts w:hint="cs"/>
          <w:rtl/>
        </w:rPr>
        <w:t>בן</w:t>
      </w:r>
      <w:r w:rsidRPr="007435EB">
        <w:rPr>
          <w:rtl/>
        </w:rPr>
        <w:t xml:space="preserve"> </w:t>
      </w:r>
      <w:r w:rsidRPr="007435EB">
        <w:rPr>
          <w:rFonts w:hint="cs"/>
          <w:rtl/>
        </w:rPr>
        <w:t>בתירא</w:t>
      </w:r>
      <w:r w:rsidRPr="007435EB">
        <w:rPr>
          <w:rtl/>
        </w:rPr>
        <w:t xml:space="preserve"> </w:t>
      </w:r>
      <w:r w:rsidRPr="007435EB">
        <w:rPr>
          <w:rFonts w:hint="cs"/>
          <w:rtl/>
        </w:rPr>
        <w:t>בפסח</w:t>
      </w:r>
      <w:r w:rsidRPr="007435EB">
        <w:rPr>
          <w:rtl/>
        </w:rPr>
        <w:t xml:space="preserve"> </w:t>
      </w:r>
      <w:r w:rsidRPr="007435EB">
        <w:rPr>
          <w:rFonts w:hint="cs"/>
          <w:rtl/>
        </w:rPr>
        <w:t>ששחטו</w:t>
      </w:r>
      <w:r w:rsidRPr="007435EB">
        <w:rPr>
          <w:rtl/>
        </w:rPr>
        <w:t xml:space="preserve"> </w:t>
      </w:r>
      <w:r w:rsidRPr="007435EB">
        <w:rPr>
          <w:rFonts w:hint="cs"/>
          <w:rtl/>
        </w:rPr>
        <w:t>שחרית</w:t>
      </w:r>
      <w:r w:rsidRPr="007435EB">
        <w:rPr>
          <w:rtl/>
        </w:rPr>
        <w:t xml:space="preserve"> </w:t>
      </w:r>
      <w:r w:rsidRPr="007435EB">
        <w:rPr>
          <w:rFonts w:hint="cs"/>
          <w:rtl/>
        </w:rPr>
        <w:t>בי</w:t>
      </w:r>
      <w:r w:rsidRPr="007435EB">
        <w:rPr>
          <w:rtl/>
        </w:rPr>
        <w:t>"</w:t>
      </w:r>
      <w:r w:rsidRPr="007435EB">
        <w:rPr>
          <w:rFonts w:hint="cs"/>
          <w:rtl/>
        </w:rPr>
        <w:t>ד</w:t>
      </w:r>
      <w:r w:rsidRPr="007435EB">
        <w:rPr>
          <w:rtl/>
        </w:rPr>
        <w:t xml:space="preserve"> </w:t>
      </w:r>
      <w:r w:rsidRPr="007435EB">
        <w:rPr>
          <w:rFonts w:hint="cs"/>
          <w:rtl/>
        </w:rPr>
        <w:t>לשמו</w:t>
      </w:r>
      <w:r w:rsidRPr="007435EB">
        <w:rPr>
          <w:rtl/>
        </w:rPr>
        <w:t xml:space="preserve">, </w:t>
      </w:r>
      <w:r w:rsidRPr="007435EB">
        <w:rPr>
          <w:rFonts w:hint="cs"/>
          <w:rtl/>
        </w:rPr>
        <w:t>ומצפרא</w:t>
      </w:r>
      <w:r w:rsidRPr="007435EB">
        <w:rPr>
          <w:rtl/>
        </w:rPr>
        <w:t xml:space="preserve"> </w:t>
      </w:r>
      <w:r w:rsidRPr="007435EB">
        <w:rPr>
          <w:rFonts w:hint="cs"/>
          <w:rtl/>
        </w:rPr>
        <w:t>זמן</w:t>
      </w:r>
      <w:r w:rsidRPr="007435EB">
        <w:rPr>
          <w:rtl/>
        </w:rPr>
        <w:t xml:space="preserve"> </w:t>
      </w:r>
      <w:r w:rsidRPr="007435EB">
        <w:rPr>
          <w:rFonts w:hint="cs"/>
          <w:rtl/>
        </w:rPr>
        <w:t>פסח</w:t>
      </w:r>
      <w:r w:rsidRPr="007435EB">
        <w:rPr>
          <w:rtl/>
        </w:rPr>
        <w:t xml:space="preserve"> </w:t>
      </w:r>
      <w:r w:rsidRPr="007435EB">
        <w:rPr>
          <w:rFonts w:hint="cs"/>
          <w:rtl/>
        </w:rPr>
        <w:t>הוא</w:t>
      </w:r>
      <w:r w:rsidRPr="007435EB">
        <w:rPr>
          <w:rtl/>
        </w:rPr>
        <w:t>,</w:t>
      </w:r>
      <w:r>
        <w:rPr>
          <w:rFonts w:hint="cs"/>
          <w:rtl/>
        </w:rPr>
        <w:t>שכל היום ראוי לפסח</w:t>
      </w:r>
      <w:r w:rsidRPr="007435EB">
        <w:rPr>
          <w:rtl/>
        </w:rPr>
        <w:t xml:space="preserve">, </w:t>
      </w:r>
      <w:r w:rsidRPr="003667B8">
        <w:rPr>
          <w:rStyle w:val="affffd"/>
          <w:rFonts w:hint="cs"/>
          <w:rtl/>
        </w:rPr>
        <w:t>וס</w:t>
      </w:r>
      <w:r w:rsidRPr="003667B8">
        <w:rPr>
          <w:rStyle w:val="affffd"/>
          <w:rtl/>
        </w:rPr>
        <w:t>"</w:t>
      </w:r>
      <w:r w:rsidRPr="003667B8">
        <w:rPr>
          <w:rStyle w:val="affffd"/>
          <w:rFonts w:hint="cs"/>
          <w:rtl/>
        </w:rPr>
        <w:t>ל</w:t>
      </w:r>
      <w:r w:rsidRPr="007435EB">
        <w:rPr>
          <w:rFonts w:hint="cs"/>
          <w:rtl/>
        </w:rPr>
        <w:t xml:space="preserve"> בין</w:t>
      </w:r>
      <w:r w:rsidRPr="007435EB">
        <w:rPr>
          <w:rtl/>
        </w:rPr>
        <w:t xml:space="preserve"> </w:t>
      </w:r>
      <w:r w:rsidRPr="007435EB">
        <w:rPr>
          <w:rFonts w:hint="cs"/>
          <w:rtl/>
        </w:rPr>
        <w:t>הערבים</w:t>
      </w:r>
      <w:r w:rsidRPr="007435EB">
        <w:rPr>
          <w:rtl/>
        </w:rPr>
        <w:t xml:space="preserve"> </w:t>
      </w:r>
      <w:r w:rsidRPr="007435EB">
        <w:rPr>
          <w:rFonts w:hint="cs"/>
          <w:rtl/>
        </w:rPr>
        <w:t>בין</w:t>
      </w:r>
      <w:r w:rsidRPr="007435EB">
        <w:rPr>
          <w:rtl/>
        </w:rPr>
        <w:t xml:space="preserve"> </w:t>
      </w:r>
      <w:r w:rsidRPr="007435EB">
        <w:rPr>
          <w:rFonts w:hint="cs"/>
          <w:rtl/>
        </w:rPr>
        <w:t>ערב</w:t>
      </w:r>
      <w:r w:rsidRPr="007435EB">
        <w:rPr>
          <w:rtl/>
        </w:rPr>
        <w:t xml:space="preserve"> </w:t>
      </w:r>
      <w:r w:rsidRPr="007435EB">
        <w:rPr>
          <w:rFonts w:hint="cs"/>
          <w:rtl/>
        </w:rPr>
        <w:t>דאתמול</w:t>
      </w:r>
      <w:r w:rsidRPr="007435EB">
        <w:rPr>
          <w:rtl/>
        </w:rPr>
        <w:t xml:space="preserve"> </w:t>
      </w:r>
      <w:r w:rsidRPr="007435EB">
        <w:rPr>
          <w:rFonts w:hint="cs"/>
          <w:rtl/>
        </w:rPr>
        <w:t>לערב</w:t>
      </w:r>
      <w:r w:rsidRPr="007435EB">
        <w:rPr>
          <w:rtl/>
        </w:rPr>
        <w:t xml:space="preserve"> </w:t>
      </w:r>
      <w:r w:rsidRPr="007435EB">
        <w:rPr>
          <w:rFonts w:hint="cs"/>
          <w:rtl/>
        </w:rPr>
        <w:t>דהאידנא</w:t>
      </w:r>
      <w:r w:rsidRPr="007435EB">
        <w:rPr>
          <w:rtl/>
        </w:rPr>
        <w:t>.</w:t>
      </w:r>
    </w:p>
    <w:p w14:paraId="062B9013" w14:textId="77777777" w:rsidR="00D661D8" w:rsidRPr="003667B8" w:rsidRDefault="00D661D8" w:rsidP="00D661D8">
      <w:pPr>
        <w:pStyle w:val="36"/>
        <w:framePr w:wrap="notBeside"/>
        <w:rPr>
          <w:rtl/>
        </w:rPr>
      </w:pPr>
      <w:r w:rsidRPr="003667B8">
        <w:rPr>
          <w:rtl/>
        </w:rPr>
        <w:t xml:space="preserve">- </w:t>
      </w:r>
      <w:r w:rsidRPr="003667B8">
        <w:rPr>
          <w:rFonts w:hint="cs"/>
          <w:rtl/>
        </w:rPr>
        <w:t xml:space="preserve">ודחינן: </w:t>
      </w:r>
    </w:p>
    <w:p w14:paraId="5042CAD8" w14:textId="77777777" w:rsidR="00D661D8" w:rsidRPr="007435EB" w:rsidRDefault="00D661D8" w:rsidP="00D661D8">
      <w:pPr>
        <w:rPr>
          <w:rtl/>
        </w:rPr>
      </w:pPr>
      <w:r w:rsidRPr="00D01580">
        <w:rPr>
          <w:rStyle w:val="affffd"/>
          <w:rFonts w:hint="cs"/>
          <w:rtl/>
        </w:rPr>
        <w:t>דשאני</w:t>
      </w:r>
      <w:r w:rsidRPr="00D01580">
        <w:rPr>
          <w:rStyle w:val="affffd"/>
          <w:rtl/>
        </w:rPr>
        <w:t xml:space="preserve"> </w:t>
      </w:r>
      <w:r w:rsidRPr="00D01580">
        <w:rPr>
          <w:rStyle w:val="affffd"/>
          <w:rFonts w:hint="cs"/>
          <w:rtl/>
        </w:rPr>
        <w:t>רב</w:t>
      </w:r>
      <w:r w:rsidRPr="00D01580">
        <w:rPr>
          <w:rStyle w:val="affffd"/>
          <w:rtl/>
        </w:rPr>
        <w:t xml:space="preserve"> </w:t>
      </w:r>
      <w:r w:rsidRPr="00D01580">
        <w:rPr>
          <w:rStyle w:val="affffd"/>
          <w:rFonts w:hint="cs"/>
          <w:rtl/>
        </w:rPr>
        <w:t>ששת</w:t>
      </w:r>
      <w:r w:rsidRPr="007435EB">
        <w:rPr>
          <w:rtl/>
        </w:rPr>
        <w:t xml:space="preserve"> </w:t>
      </w:r>
      <w:r>
        <w:rPr>
          <w:rFonts w:hint="cs"/>
          <w:rtl/>
        </w:rPr>
        <w:t xml:space="preserve">שהיה </w:t>
      </w:r>
      <w:r w:rsidRPr="007435EB">
        <w:rPr>
          <w:rFonts w:hint="cs"/>
          <w:rtl/>
        </w:rPr>
        <w:t>איסתניס</w:t>
      </w:r>
      <w:r w:rsidRPr="007435EB">
        <w:rPr>
          <w:rtl/>
        </w:rPr>
        <w:t xml:space="preserve">, </w:t>
      </w:r>
      <w:r w:rsidRPr="007435EB">
        <w:rPr>
          <w:rFonts w:hint="cs"/>
          <w:rtl/>
        </w:rPr>
        <w:t>ואי טעם בבוקר לא היתה מועלת אכילת הלילה שלו.</w:t>
      </w:r>
    </w:p>
    <w:p w14:paraId="2D6CA52D" w14:textId="77777777" w:rsidR="00D661D8" w:rsidRPr="007435EB" w:rsidRDefault="00D661D8" w:rsidP="00D661D8">
      <w:pPr>
        <w:pStyle w:val="affd"/>
        <w:rPr>
          <w:bCs/>
          <w:rtl/>
        </w:rPr>
      </w:pPr>
      <w:r>
        <w:rPr>
          <w:rFonts w:hint="cs"/>
          <w:rtl/>
        </w:rPr>
        <w:t>***</w:t>
      </w:r>
    </w:p>
    <w:p w14:paraId="3C09679F" w14:textId="77777777" w:rsidR="00D661D8" w:rsidRPr="005C3FF1" w:rsidRDefault="00D661D8" w:rsidP="00D661D8">
      <w:pPr>
        <w:rPr>
          <w:rStyle w:val="afffa"/>
          <w:rtl/>
        </w:rPr>
      </w:pPr>
      <w:r w:rsidRPr="005C3FF1">
        <w:rPr>
          <w:rStyle w:val="afffa"/>
          <w:rFonts w:hint="cs"/>
          <w:rtl/>
        </w:rPr>
        <w:t>ואף</w:t>
      </w:r>
      <w:r w:rsidRPr="005C3FF1">
        <w:rPr>
          <w:rStyle w:val="afffa"/>
          <w:rtl/>
        </w:rPr>
        <w:t xml:space="preserve"> </w:t>
      </w:r>
      <w:r w:rsidRPr="005C3FF1">
        <w:rPr>
          <w:rStyle w:val="afffa"/>
          <w:rFonts w:hint="cs"/>
          <w:rtl/>
        </w:rPr>
        <w:t>עני</w:t>
      </w:r>
      <w:r w:rsidRPr="005C3FF1">
        <w:rPr>
          <w:rStyle w:val="afffa"/>
          <w:rtl/>
        </w:rPr>
        <w:t xml:space="preserve"> </w:t>
      </w:r>
      <w:r w:rsidRPr="005C3FF1">
        <w:rPr>
          <w:rStyle w:val="afffa"/>
          <w:rFonts w:hint="cs"/>
          <w:rtl/>
        </w:rPr>
        <w:t>שבישראל</w:t>
      </w:r>
      <w:r w:rsidRPr="005C3FF1">
        <w:rPr>
          <w:rStyle w:val="afffa"/>
          <w:rtl/>
        </w:rPr>
        <w:t xml:space="preserve"> </w:t>
      </w:r>
      <w:r w:rsidRPr="005C3FF1">
        <w:rPr>
          <w:rStyle w:val="afffa"/>
          <w:rFonts w:hint="cs"/>
          <w:rtl/>
        </w:rPr>
        <w:t>לא</w:t>
      </w:r>
      <w:r w:rsidRPr="005C3FF1">
        <w:rPr>
          <w:rStyle w:val="afffa"/>
          <w:rtl/>
        </w:rPr>
        <w:t xml:space="preserve"> </w:t>
      </w:r>
      <w:r w:rsidRPr="005C3FF1">
        <w:rPr>
          <w:rStyle w:val="afffa"/>
          <w:rFonts w:hint="cs"/>
          <w:rtl/>
        </w:rPr>
        <w:t>יאכל</w:t>
      </w:r>
      <w:r w:rsidRPr="005C3FF1">
        <w:rPr>
          <w:rStyle w:val="afffa"/>
          <w:rtl/>
        </w:rPr>
        <w:t xml:space="preserve"> </w:t>
      </w:r>
      <w:r w:rsidRPr="005C3FF1">
        <w:rPr>
          <w:rStyle w:val="afffa"/>
          <w:rFonts w:hint="cs"/>
          <w:rtl/>
        </w:rPr>
        <w:t>עד</w:t>
      </w:r>
      <w:r w:rsidRPr="005C3FF1">
        <w:rPr>
          <w:rStyle w:val="afffa"/>
          <w:rtl/>
        </w:rPr>
        <w:t xml:space="preserve"> </w:t>
      </w:r>
      <w:r w:rsidRPr="005C3FF1">
        <w:rPr>
          <w:rStyle w:val="afffa"/>
          <w:rFonts w:hint="cs"/>
          <w:rtl/>
        </w:rPr>
        <w:t>שיסב</w:t>
      </w:r>
      <w:r w:rsidRPr="005C3FF1">
        <w:rPr>
          <w:rStyle w:val="afffa"/>
          <w:rtl/>
        </w:rPr>
        <w:t>.</w:t>
      </w:r>
    </w:p>
    <w:p w14:paraId="4FD9020C" w14:textId="77777777" w:rsidR="00D661D8" w:rsidRPr="007435EB" w:rsidRDefault="00D661D8" w:rsidP="00D661D8">
      <w:pPr>
        <w:rPr>
          <w:rtl/>
        </w:rPr>
      </w:pPr>
      <w:r w:rsidRPr="005C3FF1">
        <w:rPr>
          <w:rStyle w:val="afffa"/>
          <w:rFonts w:hint="cs"/>
          <w:rtl/>
        </w:rPr>
        <w:t>מצה</w:t>
      </w:r>
      <w:r w:rsidRPr="005C3FF1">
        <w:rPr>
          <w:rStyle w:val="afffa"/>
          <w:rtl/>
        </w:rPr>
        <w:t xml:space="preserve"> </w:t>
      </w:r>
      <w:r w:rsidRPr="007435EB">
        <w:rPr>
          <w:rFonts w:ascii="Fb Fontext" w:hAnsi="Fb Fontext"/>
          <w:rtl/>
        </w:rPr>
        <w:t xml:space="preserve">- </w:t>
      </w:r>
      <w:r w:rsidRPr="007435EB">
        <w:rPr>
          <w:rFonts w:ascii="Fb Fontext" w:hAnsi="Fb Fontext" w:hint="cs"/>
          <w:rtl/>
        </w:rPr>
        <w:t>צריך</w:t>
      </w:r>
      <w:r w:rsidRPr="007435EB">
        <w:rPr>
          <w:rFonts w:ascii="Fb Fontext" w:hAnsi="Fb Fontext"/>
          <w:rtl/>
        </w:rPr>
        <w:t xml:space="preserve"> </w:t>
      </w:r>
      <w:r w:rsidRPr="007435EB">
        <w:rPr>
          <w:rFonts w:ascii="Fb Fontext" w:hAnsi="Fb Fontext" w:hint="cs"/>
          <w:rtl/>
        </w:rPr>
        <w:t>הסיבה</w:t>
      </w:r>
      <w:r w:rsidRPr="007435EB">
        <w:rPr>
          <w:rFonts w:ascii="Fb Fontext" w:hAnsi="Fb Fontext"/>
          <w:rtl/>
        </w:rPr>
        <w:t xml:space="preserve">, </w:t>
      </w:r>
      <w:r w:rsidRPr="005C3FF1">
        <w:rPr>
          <w:rStyle w:val="afffa"/>
          <w:rFonts w:hint="cs"/>
          <w:rtl/>
        </w:rPr>
        <w:t>מרור</w:t>
      </w:r>
      <w:r w:rsidRPr="007435EB">
        <w:rPr>
          <w:rFonts w:ascii="Fb Fontext" w:hAnsi="Fb Fontext"/>
          <w:rtl/>
        </w:rPr>
        <w:t xml:space="preserve"> - </w:t>
      </w: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צריך</w:t>
      </w:r>
      <w:r w:rsidRPr="007435EB">
        <w:rPr>
          <w:rFonts w:ascii="Fb Fontext" w:hAnsi="Fb Fontext"/>
          <w:rtl/>
        </w:rPr>
        <w:t xml:space="preserve"> </w:t>
      </w:r>
      <w:r w:rsidRPr="007435EB">
        <w:rPr>
          <w:rFonts w:ascii="Fb Fontext" w:hAnsi="Fb Fontext" w:hint="cs"/>
          <w:rtl/>
        </w:rPr>
        <w:t>הסיבה</w:t>
      </w:r>
      <w:r w:rsidRPr="007435EB">
        <w:rPr>
          <w:rFonts w:ascii="Fb Fontext" w:hAnsi="Fb Fontext"/>
          <w:rtl/>
        </w:rPr>
        <w:t>.</w:t>
      </w:r>
    </w:p>
    <w:p w14:paraId="5330648B" w14:textId="77777777" w:rsidR="00D661D8" w:rsidRPr="007435EB" w:rsidRDefault="00D661D8" w:rsidP="00D661D8">
      <w:pPr>
        <w:rPr>
          <w:rtl/>
        </w:rPr>
      </w:pPr>
      <w:r w:rsidRPr="005C3FF1">
        <w:rPr>
          <w:rStyle w:val="afffa"/>
          <w:rFonts w:hint="cs"/>
          <w:rtl/>
        </w:rPr>
        <w:t>יין</w:t>
      </w:r>
      <w:r w:rsidRPr="005C3FF1">
        <w:rPr>
          <w:rStyle w:val="afffa"/>
          <w:rtl/>
        </w:rPr>
        <w:t>,</w:t>
      </w:r>
      <w:r w:rsidRPr="007435EB">
        <w:rPr>
          <w:rtl/>
        </w:rPr>
        <w:t xml:space="preserve"> </w:t>
      </w:r>
      <w:r w:rsidRPr="003667B8">
        <w:rPr>
          <w:rStyle w:val="affffd"/>
          <w:rFonts w:hint="cs"/>
          <w:rtl/>
        </w:rPr>
        <w:t>בשם ר''נ</w:t>
      </w:r>
      <w:r w:rsidRPr="003667B8">
        <w:rPr>
          <w:rStyle w:val="affffd"/>
          <w:rtl/>
        </w:rPr>
        <w:t>:</w:t>
      </w:r>
      <w:r w:rsidRPr="007435EB">
        <w:rPr>
          <w:rtl/>
        </w:rPr>
        <w:t xml:space="preserve"> </w:t>
      </w:r>
      <w:r w:rsidRPr="007435EB">
        <w:rPr>
          <w:rFonts w:hint="cs"/>
          <w:rtl/>
        </w:rPr>
        <w:t>צריך</w:t>
      </w:r>
      <w:r w:rsidRPr="007435EB">
        <w:rPr>
          <w:rtl/>
        </w:rPr>
        <w:t xml:space="preserve"> </w:t>
      </w:r>
      <w:r w:rsidRPr="007435EB">
        <w:rPr>
          <w:rFonts w:hint="cs"/>
          <w:rtl/>
        </w:rPr>
        <w:t>הסיבה</w:t>
      </w:r>
      <w:r w:rsidRPr="007435EB">
        <w:rPr>
          <w:rtl/>
        </w:rPr>
        <w:t xml:space="preserve">, </w:t>
      </w:r>
      <w:r w:rsidRPr="003667B8">
        <w:rPr>
          <w:rStyle w:val="affffd"/>
          <w:rFonts w:hint="cs"/>
          <w:rtl/>
        </w:rPr>
        <w:t>ומאידך בשם ר''נ</w:t>
      </w:r>
      <w:r w:rsidRPr="003667B8">
        <w:rPr>
          <w:rStyle w:val="affffd"/>
          <w:rtl/>
        </w:rPr>
        <w:t>:</w:t>
      </w:r>
      <w:r w:rsidRPr="007435EB">
        <w:rPr>
          <w:rtl/>
        </w:rPr>
        <w:t xml:space="preserve"> </w:t>
      </w:r>
      <w:r w:rsidRPr="007435EB">
        <w:rPr>
          <w:rFonts w:hint="cs"/>
          <w:rtl/>
        </w:rPr>
        <w:t>אין</w:t>
      </w:r>
      <w:r w:rsidRPr="007435EB">
        <w:rPr>
          <w:rtl/>
        </w:rPr>
        <w:t xml:space="preserve"> </w:t>
      </w:r>
      <w:r w:rsidRPr="007435EB">
        <w:rPr>
          <w:rFonts w:hint="cs"/>
          <w:rtl/>
        </w:rPr>
        <w:t>צריך</w:t>
      </w:r>
      <w:r w:rsidRPr="007435EB">
        <w:rPr>
          <w:rtl/>
        </w:rPr>
        <w:t xml:space="preserve"> </w:t>
      </w:r>
      <w:r w:rsidRPr="007435EB">
        <w:rPr>
          <w:rFonts w:hint="cs"/>
          <w:rtl/>
        </w:rPr>
        <w:t>הסיבה</w:t>
      </w:r>
      <w:r w:rsidRPr="007435EB">
        <w:rPr>
          <w:rtl/>
        </w:rPr>
        <w:t>.</w:t>
      </w:r>
    </w:p>
    <w:p w14:paraId="028E0EB4" w14:textId="77777777" w:rsidR="00D661D8" w:rsidRPr="003667B8" w:rsidRDefault="00D661D8" w:rsidP="00D661D8">
      <w:pPr>
        <w:pStyle w:val="36"/>
        <w:framePr w:wrap="notBeside"/>
        <w:rPr>
          <w:rtl/>
        </w:rPr>
      </w:pPr>
      <w:r w:rsidRPr="003667B8">
        <w:rPr>
          <w:rFonts w:hint="cs"/>
          <w:rtl/>
        </w:rPr>
        <w:t>ולא חלקו</w:t>
      </w:r>
    </w:p>
    <w:p w14:paraId="1ED6B994" w14:textId="77777777" w:rsidR="00D661D8" w:rsidRPr="007435EB" w:rsidRDefault="00D661D8" w:rsidP="00D661D8">
      <w:pPr>
        <w:rPr>
          <w:rtl/>
        </w:rPr>
      </w:pPr>
      <w:r w:rsidRPr="007435EB">
        <w:rPr>
          <w:rFonts w:ascii="Fb Fontext" w:hAnsi="Fb Fontext" w:hint="cs"/>
          <w:sz w:val="20"/>
          <w:rtl/>
        </w:rPr>
        <w:t>הא</w:t>
      </w:r>
      <w:r w:rsidRPr="007435EB">
        <w:rPr>
          <w:rFonts w:ascii="Fb Fontext" w:hAnsi="Fb Fontext"/>
          <w:sz w:val="20"/>
          <w:rtl/>
        </w:rPr>
        <w:t xml:space="preserve"> – </w:t>
      </w:r>
      <w:r w:rsidRPr="007435EB">
        <w:rPr>
          <w:rFonts w:ascii="Fb Fontext" w:hAnsi="Fb Fontext" w:hint="cs"/>
          <w:sz w:val="20"/>
          <w:rtl/>
        </w:rPr>
        <w:t>בשני כוסות ראשונות הא בשני כוסות אחרונות</w:t>
      </w:r>
      <w:r w:rsidRPr="007435EB">
        <w:rPr>
          <w:rFonts w:ascii="Fb Fontext" w:hAnsi="Fb Fontext"/>
          <w:sz w:val="20"/>
          <w:rtl/>
        </w:rPr>
        <w:t>.</w:t>
      </w:r>
    </w:p>
    <w:p w14:paraId="2E9A205C" w14:textId="77777777" w:rsidR="00D661D8" w:rsidRPr="003667B8" w:rsidRDefault="00D661D8" w:rsidP="00D661D8">
      <w:pPr>
        <w:pStyle w:val="36"/>
        <w:framePr w:wrap="notBeside"/>
        <w:rPr>
          <w:rtl/>
        </w:rPr>
      </w:pPr>
      <w:r w:rsidRPr="003667B8">
        <w:rPr>
          <w:rFonts w:hint="cs"/>
          <w:rtl/>
        </w:rPr>
        <w:t>להאי</w:t>
      </w:r>
      <w:r w:rsidRPr="003667B8">
        <w:rPr>
          <w:rtl/>
        </w:rPr>
        <w:t xml:space="preserve"> </w:t>
      </w:r>
      <w:r w:rsidRPr="003667B8">
        <w:rPr>
          <w:rFonts w:hint="cs"/>
          <w:rtl/>
        </w:rPr>
        <w:t>גיסא</w:t>
      </w:r>
      <w:r w:rsidRPr="003667B8">
        <w:rPr>
          <w:rtl/>
        </w:rPr>
        <w:t>:</w:t>
      </w:r>
    </w:p>
    <w:p w14:paraId="69D83FBD" w14:textId="77777777" w:rsidR="00D661D8" w:rsidRPr="007435EB" w:rsidRDefault="00D661D8" w:rsidP="00D661D8">
      <w:pPr>
        <w:rPr>
          <w:rtl/>
        </w:rPr>
      </w:pPr>
      <w:r w:rsidRPr="007435EB">
        <w:rPr>
          <w:rFonts w:ascii="Fb Fontext" w:hAnsi="Fb Fontext" w:hint="cs"/>
          <w:rtl/>
        </w:rPr>
        <w:t>תרי</w:t>
      </w:r>
      <w:r w:rsidRPr="007435EB">
        <w:rPr>
          <w:rFonts w:ascii="Fb Fontext" w:hAnsi="Fb Fontext"/>
          <w:rtl/>
        </w:rPr>
        <w:t xml:space="preserve"> </w:t>
      </w:r>
      <w:r w:rsidRPr="007435EB">
        <w:rPr>
          <w:rFonts w:ascii="Fb Fontext" w:hAnsi="Fb Fontext" w:hint="cs"/>
          <w:rtl/>
        </w:rPr>
        <w:t>כסי</w:t>
      </w:r>
      <w:r w:rsidRPr="007435EB">
        <w:rPr>
          <w:rFonts w:ascii="Fb Fontext" w:hAnsi="Fb Fontext"/>
          <w:rtl/>
        </w:rPr>
        <w:t xml:space="preserve"> </w:t>
      </w:r>
      <w:r w:rsidRPr="007435EB">
        <w:rPr>
          <w:rFonts w:ascii="Fb Fontext" w:hAnsi="Fb Fontext" w:hint="cs"/>
          <w:rtl/>
        </w:rPr>
        <w:t>קמאי</w:t>
      </w:r>
      <w:r w:rsidRPr="007435EB">
        <w:rPr>
          <w:rFonts w:ascii="Fb Fontext" w:hAnsi="Fb Fontext"/>
          <w:rtl/>
        </w:rPr>
        <w:t xml:space="preserve"> - </w:t>
      </w:r>
      <w:r w:rsidRPr="007435EB">
        <w:rPr>
          <w:rFonts w:ascii="Fb Fontext" w:hAnsi="Fb Fontext" w:hint="cs"/>
          <w:rtl/>
        </w:rPr>
        <w:t>בעו</w:t>
      </w:r>
      <w:r w:rsidRPr="007435EB">
        <w:rPr>
          <w:rFonts w:ascii="Fb Fontext" w:hAnsi="Fb Fontext"/>
          <w:rtl/>
        </w:rPr>
        <w:t xml:space="preserve"> </w:t>
      </w:r>
      <w:r w:rsidRPr="007435EB">
        <w:rPr>
          <w:rFonts w:ascii="Fb Fontext" w:hAnsi="Fb Fontext" w:hint="cs"/>
          <w:rtl/>
        </w:rPr>
        <w:t>הסיבה</w:t>
      </w:r>
      <w:r w:rsidRPr="007435EB">
        <w:rPr>
          <w:rFonts w:ascii="Fb Fontext" w:hAnsi="Fb Fontext"/>
          <w:rtl/>
        </w:rPr>
        <w:t xml:space="preserve">, </w:t>
      </w:r>
      <w:r w:rsidRPr="007435EB">
        <w:rPr>
          <w:rFonts w:ascii="Fb Fontext" w:hAnsi="Fb Fontext" w:hint="cs"/>
          <w:rtl/>
        </w:rPr>
        <w:t>דעכשיו מתחלת החירות</w:t>
      </w:r>
      <w:r w:rsidRPr="007435EB">
        <w:rPr>
          <w:rFonts w:ascii="Fb Fontext" w:hAnsi="Fb Fontext"/>
          <w:rtl/>
        </w:rPr>
        <w:t>.</w:t>
      </w:r>
    </w:p>
    <w:p w14:paraId="28121917" w14:textId="77777777" w:rsidR="00D661D8" w:rsidRPr="007435EB" w:rsidRDefault="00D661D8" w:rsidP="00D661D8">
      <w:pPr>
        <w:rPr>
          <w:rFonts w:cs="Guttman Vilna"/>
          <w:b/>
          <w:bCs/>
          <w:rtl/>
        </w:rPr>
      </w:pPr>
      <w:r w:rsidRPr="007435EB">
        <w:rPr>
          <w:rFonts w:hint="cs"/>
          <w:rtl/>
        </w:rPr>
        <w:t>תרי</w:t>
      </w:r>
      <w:r w:rsidRPr="007435EB">
        <w:rPr>
          <w:rtl/>
        </w:rPr>
        <w:t xml:space="preserve"> </w:t>
      </w:r>
      <w:r w:rsidRPr="007435EB">
        <w:rPr>
          <w:rFonts w:hint="cs"/>
          <w:rtl/>
        </w:rPr>
        <w:t>כסי</w:t>
      </w:r>
      <w:r w:rsidRPr="007435EB">
        <w:rPr>
          <w:rtl/>
        </w:rPr>
        <w:t xml:space="preserve"> </w:t>
      </w:r>
      <w:r w:rsidRPr="007435EB">
        <w:rPr>
          <w:rFonts w:hint="cs"/>
          <w:rtl/>
        </w:rPr>
        <w:t>בתראי</w:t>
      </w:r>
      <w:r w:rsidRPr="007435EB">
        <w:rPr>
          <w:rtl/>
        </w:rPr>
        <w:t xml:space="preserve"> </w:t>
      </w:r>
      <w:r w:rsidRPr="007435EB">
        <w:rPr>
          <w:rFonts w:hint="cs"/>
          <w:rtl/>
        </w:rPr>
        <w:t>לא</w:t>
      </w:r>
      <w:r w:rsidRPr="007435EB">
        <w:rPr>
          <w:rtl/>
        </w:rPr>
        <w:t xml:space="preserve"> </w:t>
      </w:r>
      <w:r w:rsidRPr="007435EB">
        <w:rPr>
          <w:rFonts w:hint="cs"/>
          <w:rtl/>
        </w:rPr>
        <w:t>בעו</w:t>
      </w:r>
      <w:r w:rsidRPr="007435EB">
        <w:rPr>
          <w:rtl/>
        </w:rPr>
        <w:t xml:space="preserve"> </w:t>
      </w:r>
      <w:r w:rsidRPr="007435EB">
        <w:rPr>
          <w:rFonts w:hint="cs"/>
          <w:rtl/>
        </w:rPr>
        <w:t>הסיבה</w:t>
      </w:r>
      <w:r w:rsidRPr="007435EB">
        <w:rPr>
          <w:rtl/>
        </w:rPr>
        <w:t xml:space="preserve"> - </w:t>
      </w:r>
      <w:r w:rsidRPr="007435EB">
        <w:rPr>
          <w:rFonts w:hint="cs"/>
          <w:rtl/>
        </w:rPr>
        <w:t>מאי</w:t>
      </w:r>
      <w:r w:rsidRPr="007435EB">
        <w:rPr>
          <w:rtl/>
        </w:rPr>
        <w:t xml:space="preserve"> </w:t>
      </w:r>
      <w:r w:rsidRPr="007435EB">
        <w:rPr>
          <w:rFonts w:hint="cs"/>
          <w:rtl/>
        </w:rPr>
        <w:t>דהוה</w:t>
      </w:r>
      <w:r w:rsidRPr="007435EB">
        <w:rPr>
          <w:rtl/>
        </w:rPr>
        <w:t xml:space="preserve"> </w:t>
      </w:r>
      <w:r w:rsidRPr="007435EB">
        <w:rPr>
          <w:rFonts w:hint="cs"/>
          <w:rtl/>
        </w:rPr>
        <w:t>הוה</w:t>
      </w:r>
      <w:r w:rsidRPr="007435EB">
        <w:rPr>
          <w:rtl/>
        </w:rPr>
        <w:t>.</w:t>
      </w:r>
    </w:p>
    <w:p w14:paraId="5959629E" w14:textId="77777777" w:rsidR="00D661D8" w:rsidRPr="003667B8" w:rsidRDefault="00D661D8" w:rsidP="00D661D8">
      <w:pPr>
        <w:pStyle w:val="36"/>
        <w:framePr w:wrap="notBeside"/>
        <w:rPr>
          <w:rtl/>
        </w:rPr>
      </w:pPr>
      <w:r w:rsidRPr="003667B8">
        <w:rPr>
          <w:rFonts w:hint="cs"/>
          <w:rtl/>
        </w:rPr>
        <w:t>ולהאי</w:t>
      </w:r>
      <w:r w:rsidRPr="003667B8">
        <w:rPr>
          <w:rtl/>
        </w:rPr>
        <w:t xml:space="preserve"> </w:t>
      </w:r>
      <w:r w:rsidRPr="003667B8">
        <w:rPr>
          <w:rFonts w:hint="cs"/>
          <w:rtl/>
        </w:rPr>
        <w:t>גיסא</w:t>
      </w:r>
      <w:r w:rsidRPr="003667B8">
        <w:rPr>
          <w:rtl/>
        </w:rPr>
        <w:t xml:space="preserve">: </w:t>
      </w:r>
    </w:p>
    <w:p w14:paraId="55292A61" w14:textId="77777777" w:rsidR="00D661D8" w:rsidRPr="007435EB" w:rsidRDefault="00D661D8" w:rsidP="00D661D8">
      <w:pPr>
        <w:rPr>
          <w:rtl/>
        </w:rPr>
      </w:pPr>
      <w:r w:rsidRPr="007435EB">
        <w:rPr>
          <w:rFonts w:hint="cs"/>
          <w:rtl/>
        </w:rPr>
        <w:t>אדרבה</w:t>
      </w:r>
      <w:r w:rsidRPr="007435EB">
        <w:rPr>
          <w:rtl/>
        </w:rPr>
        <w:t xml:space="preserve"> </w:t>
      </w:r>
      <w:r w:rsidRPr="007435EB">
        <w:rPr>
          <w:rFonts w:hint="cs"/>
          <w:rtl/>
        </w:rPr>
        <w:t>תרי</w:t>
      </w:r>
      <w:r w:rsidRPr="007435EB">
        <w:rPr>
          <w:rtl/>
        </w:rPr>
        <w:t xml:space="preserve"> </w:t>
      </w:r>
      <w:r w:rsidRPr="007435EB">
        <w:rPr>
          <w:rFonts w:hint="cs"/>
          <w:rtl/>
        </w:rPr>
        <w:t>כסי</w:t>
      </w:r>
      <w:r w:rsidRPr="007435EB">
        <w:rPr>
          <w:rtl/>
        </w:rPr>
        <w:t xml:space="preserve"> </w:t>
      </w:r>
      <w:r w:rsidRPr="005C3FF1">
        <w:rPr>
          <w:rStyle w:val="afffa"/>
          <w:rFonts w:hint="cs"/>
          <w:rtl/>
        </w:rPr>
        <w:t>בתראי</w:t>
      </w:r>
      <w:r w:rsidRPr="007435EB">
        <w:rPr>
          <w:rtl/>
        </w:rPr>
        <w:t xml:space="preserve"> </w:t>
      </w:r>
      <w:r w:rsidRPr="005C3FF1">
        <w:rPr>
          <w:rStyle w:val="afffa"/>
          <w:rFonts w:hint="cs"/>
          <w:rtl/>
        </w:rPr>
        <w:t>בעו</w:t>
      </w:r>
      <w:r w:rsidRPr="007435EB">
        <w:rPr>
          <w:rtl/>
        </w:rPr>
        <w:t xml:space="preserve"> </w:t>
      </w:r>
      <w:r w:rsidRPr="005C3FF1">
        <w:rPr>
          <w:rStyle w:val="afffa"/>
          <w:rFonts w:hint="cs"/>
          <w:rtl/>
        </w:rPr>
        <w:t>הסיבה</w:t>
      </w:r>
      <w:r w:rsidRPr="007435EB">
        <w:rPr>
          <w:rtl/>
        </w:rPr>
        <w:t xml:space="preserve"> </w:t>
      </w:r>
      <w:r w:rsidRPr="007435EB">
        <w:rPr>
          <w:rFonts w:hint="cs"/>
          <w:rtl/>
        </w:rPr>
        <w:t>ההיא</w:t>
      </w:r>
      <w:r w:rsidRPr="007435EB">
        <w:rPr>
          <w:rtl/>
        </w:rPr>
        <w:t xml:space="preserve"> </w:t>
      </w:r>
      <w:r w:rsidRPr="007435EB">
        <w:rPr>
          <w:rFonts w:hint="cs"/>
          <w:rtl/>
        </w:rPr>
        <w:t>שעתא</w:t>
      </w:r>
      <w:r w:rsidRPr="007435EB">
        <w:rPr>
          <w:rtl/>
        </w:rPr>
        <w:t xml:space="preserve"> </w:t>
      </w:r>
      <w:r w:rsidRPr="007435EB">
        <w:rPr>
          <w:rFonts w:hint="cs"/>
          <w:rtl/>
        </w:rPr>
        <w:t>דהויא</w:t>
      </w:r>
      <w:r w:rsidRPr="007435EB">
        <w:rPr>
          <w:rtl/>
        </w:rPr>
        <w:t xml:space="preserve"> </w:t>
      </w:r>
      <w:r w:rsidRPr="007435EB">
        <w:rPr>
          <w:rFonts w:hint="cs"/>
          <w:rtl/>
        </w:rPr>
        <w:t>חירות</w:t>
      </w:r>
      <w:r w:rsidRPr="007435EB">
        <w:rPr>
          <w:rtl/>
        </w:rPr>
        <w:t>.</w:t>
      </w:r>
    </w:p>
    <w:p w14:paraId="274BA30E" w14:textId="77777777" w:rsidR="00D661D8" w:rsidRPr="007435EB" w:rsidRDefault="00D661D8" w:rsidP="00D661D8">
      <w:pPr>
        <w:rPr>
          <w:rFonts w:cs="Guttman Vilna"/>
          <w:b/>
          <w:bCs/>
          <w:rtl/>
        </w:rPr>
      </w:pPr>
      <w:r w:rsidRPr="007435EB">
        <w:rPr>
          <w:rFonts w:hint="cs"/>
          <w:rtl/>
        </w:rPr>
        <w:t>תרי</w:t>
      </w:r>
      <w:r w:rsidRPr="007435EB">
        <w:rPr>
          <w:rtl/>
        </w:rPr>
        <w:t xml:space="preserve"> </w:t>
      </w:r>
      <w:r w:rsidRPr="007435EB">
        <w:rPr>
          <w:rFonts w:hint="cs"/>
          <w:rtl/>
        </w:rPr>
        <w:t>כסי</w:t>
      </w:r>
      <w:r w:rsidRPr="007435EB">
        <w:rPr>
          <w:rtl/>
        </w:rPr>
        <w:t xml:space="preserve"> </w:t>
      </w:r>
      <w:r w:rsidRPr="007435EB">
        <w:rPr>
          <w:rFonts w:hint="cs"/>
          <w:rtl/>
        </w:rPr>
        <w:t>קמאי</w:t>
      </w:r>
      <w:r w:rsidRPr="007435EB">
        <w:rPr>
          <w:rtl/>
        </w:rPr>
        <w:t xml:space="preserve"> </w:t>
      </w:r>
      <w:r w:rsidRPr="007435EB">
        <w:rPr>
          <w:rFonts w:hint="cs"/>
          <w:rtl/>
        </w:rPr>
        <w:t>לא</w:t>
      </w:r>
      <w:r w:rsidRPr="007435EB">
        <w:rPr>
          <w:rtl/>
        </w:rPr>
        <w:t xml:space="preserve"> </w:t>
      </w:r>
      <w:r w:rsidRPr="007435EB">
        <w:rPr>
          <w:rFonts w:hint="cs"/>
          <w:rtl/>
        </w:rPr>
        <w:t>בעו</w:t>
      </w:r>
      <w:r w:rsidRPr="007435EB">
        <w:rPr>
          <w:rtl/>
        </w:rPr>
        <w:t xml:space="preserve"> </w:t>
      </w:r>
      <w:r w:rsidRPr="007435EB">
        <w:rPr>
          <w:rFonts w:hint="cs"/>
          <w:rtl/>
        </w:rPr>
        <w:t>הסיבה</w:t>
      </w:r>
      <w:r w:rsidRPr="007435EB">
        <w:rPr>
          <w:rtl/>
        </w:rPr>
        <w:t xml:space="preserve"> - </w:t>
      </w:r>
      <w:r w:rsidRPr="007435EB">
        <w:rPr>
          <w:rFonts w:hint="cs"/>
          <w:rtl/>
        </w:rPr>
        <w:t>דאכתי</w:t>
      </w:r>
      <w:r w:rsidRPr="007435EB">
        <w:rPr>
          <w:rtl/>
        </w:rPr>
        <w:t xml:space="preserve"> </w:t>
      </w:r>
      <w:r w:rsidRPr="007435EB">
        <w:rPr>
          <w:rFonts w:hint="cs"/>
          <w:rtl/>
        </w:rPr>
        <w:t>עבדים</w:t>
      </w:r>
      <w:r w:rsidRPr="007435EB">
        <w:rPr>
          <w:rtl/>
        </w:rPr>
        <w:t xml:space="preserve"> </w:t>
      </w:r>
      <w:r w:rsidRPr="007435EB">
        <w:rPr>
          <w:rFonts w:hint="cs"/>
          <w:rtl/>
        </w:rPr>
        <w:t>היינו</w:t>
      </w:r>
      <w:r w:rsidRPr="007435EB">
        <w:rPr>
          <w:rtl/>
        </w:rPr>
        <w:t xml:space="preserve"> </w:t>
      </w:r>
      <w:r w:rsidRPr="007435EB">
        <w:rPr>
          <w:rFonts w:hint="cs"/>
          <w:rtl/>
        </w:rPr>
        <w:t>קאמר</w:t>
      </w:r>
      <w:r w:rsidRPr="007435EB">
        <w:rPr>
          <w:rtl/>
        </w:rPr>
        <w:t>.</w:t>
      </w:r>
    </w:p>
    <w:p w14:paraId="1BBB256F" w14:textId="77777777" w:rsidR="00D661D8" w:rsidRPr="003667B8" w:rsidRDefault="00D661D8" w:rsidP="00D661D8">
      <w:pPr>
        <w:rPr>
          <w:rFonts w:cs="PFT_Frank"/>
          <w:bCs/>
          <w:szCs w:val="14"/>
          <w:rtl/>
        </w:rPr>
      </w:pPr>
      <w:r w:rsidRPr="005C3FF1">
        <w:rPr>
          <w:rStyle w:val="afffa"/>
          <w:rFonts w:hint="cs"/>
          <w:rtl/>
        </w:rPr>
        <w:t>השתא</w:t>
      </w:r>
      <w:r w:rsidRPr="005C3FF1">
        <w:rPr>
          <w:rStyle w:val="afffa"/>
          <w:rtl/>
        </w:rPr>
        <w:t xml:space="preserve"> </w:t>
      </w:r>
      <w:r w:rsidRPr="005C3FF1">
        <w:rPr>
          <w:rStyle w:val="afffa"/>
          <w:rFonts w:hint="cs"/>
          <w:rtl/>
        </w:rPr>
        <w:t>דאיתמר</w:t>
      </w:r>
      <w:r w:rsidRPr="005C3FF1">
        <w:rPr>
          <w:rStyle w:val="afffa"/>
          <w:rtl/>
        </w:rPr>
        <w:t xml:space="preserve"> </w:t>
      </w:r>
      <w:r w:rsidRPr="005C3FF1">
        <w:rPr>
          <w:rStyle w:val="afffa"/>
          <w:rFonts w:hint="cs"/>
          <w:rtl/>
        </w:rPr>
        <w:t>הכי</w:t>
      </w:r>
      <w:r w:rsidRPr="005C3FF1">
        <w:rPr>
          <w:rStyle w:val="afffa"/>
          <w:rtl/>
        </w:rPr>
        <w:t xml:space="preserve"> </w:t>
      </w:r>
      <w:r w:rsidRPr="005C3FF1">
        <w:rPr>
          <w:rStyle w:val="afffa"/>
          <w:rFonts w:hint="cs"/>
          <w:rtl/>
        </w:rPr>
        <w:t>ואיתמר</w:t>
      </w:r>
      <w:r w:rsidRPr="005C3FF1">
        <w:rPr>
          <w:rStyle w:val="afffa"/>
          <w:rtl/>
        </w:rPr>
        <w:t xml:space="preserve"> </w:t>
      </w:r>
      <w:r w:rsidRPr="005C3FF1">
        <w:rPr>
          <w:rStyle w:val="afffa"/>
          <w:rFonts w:hint="cs"/>
          <w:rtl/>
        </w:rPr>
        <w:t>הכי</w:t>
      </w:r>
      <w:r w:rsidRPr="005C3FF1">
        <w:rPr>
          <w:rStyle w:val="afffa"/>
          <w:rtl/>
        </w:rPr>
        <w:t xml:space="preserve"> - </w:t>
      </w:r>
      <w:r w:rsidRPr="005C3FF1">
        <w:rPr>
          <w:rStyle w:val="afffa"/>
          <w:rFonts w:hint="cs"/>
          <w:rtl/>
        </w:rPr>
        <w:t>אידי</w:t>
      </w:r>
      <w:r w:rsidRPr="005C3FF1">
        <w:rPr>
          <w:rStyle w:val="afffa"/>
          <w:rtl/>
        </w:rPr>
        <w:t xml:space="preserve"> </w:t>
      </w:r>
      <w:r w:rsidRPr="005C3FF1">
        <w:rPr>
          <w:rStyle w:val="afffa"/>
          <w:rFonts w:hint="cs"/>
          <w:rtl/>
        </w:rPr>
        <w:t>ואידי</w:t>
      </w:r>
      <w:r w:rsidRPr="005C3FF1">
        <w:rPr>
          <w:rStyle w:val="afffa"/>
          <w:rtl/>
        </w:rPr>
        <w:t xml:space="preserve"> </w:t>
      </w:r>
      <w:r w:rsidRPr="005C3FF1">
        <w:rPr>
          <w:rStyle w:val="afffa"/>
          <w:rFonts w:hint="cs"/>
          <w:rtl/>
        </w:rPr>
        <w:t>בעו</w:t>
      </w:r>
      <w:r w:rsidRPr="005C3FF1">
        <w:rPr>
          <w:rStyle w:val="afffa"/>
          <w:rtl/>
        </w:rPr>
        <w:t xml:space="preserve"> </w:t>
      </w:r>
      <w:r w:rsidRPr="005C3FF1">
        <w:rPr>
          <w:rStyle w:val="afffa"/>
          <w:rFonts w:hint="cs"/>
          <w:rtl/>
        </w:rPr>
        <w:t>הסיבה</w:t>
      </w:r>
      <w:r w:rsidRPr="005C3FF1">
        <w:rPr>
          <w:rStyle w:val="afffa"/>
          <w:rtl/>
        </w:rPr>
        <w:t>.</w:t>
      </w:r>
    </w:p>
    <w:p w14:paraId="7597C287" w14:textId="77777777" w:rsidR="00D661D8" w:rsidRPr="007435EB" w:rsidRDefault="00D661D8" w:rsidP="00D661D8">
      <w:pPr>
        <w:spacing w:before="4"/>
        <w:rPr>
          <w:rFonts w:ascii="Fb Fontext" w:hAnsi="Fb Fontext"/>
          <w:rtl/>
        </w:rPr>
      </w:pPr>
      <w:r w:rsidRPr="00DB7D63">
        <w:rPr>
          <w:rStyle w:val="affffd"/>
          <w:rFonts w:hint="cs"/>
          <w:rtl/>
        </w:rPr>
        <w:t>•</w:t>
      </w:r>
      <w:r w:rsidRPr="00AC0CB1">
        <w:rPr>
          <w:rStyle w:val="affffd"/>
          <w:rFonts w:hint="cs"/>
          <w:rtl/>
        </w:rPr>
        <w:t xml:space="preserve"> </w:t>
      </w:r>
      <w:r w:rsidRPr="005C3FF1">
        <w:rPr>
          <w:rStyle w:val="afffa"/>
          <w:rFonts w:hint="cs"/>
          <w:rtl/>
        </w:rPr>
        <w:t>פרקדן</w:t>
      </w:r>
      <w:r w:rsidRPr="007435EB">
        <w:rPr>
          <w:rFonts w:ascii="Fb Fontext" w:hAnsi="Fb Fontext"/>
          <w:rtl/>
        </w:rPr>
        <w:t xml:space="preserve"> -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שמיה</w:t>
      </w:r>
      <w:r w:rsidRPr="007435EB">
        <w:rPr>
          <w:rFonts w:ascii="Fb Fontext" w:hAnsi="Fb Fontext"/>
          <w:rtl/>
        </w:rPr>
        <w:t xml:space="preserve"> </w:t>
      </w:r>
      <w:r w:rsidRPr="007435EB">
        <w:rPr>
          <w:rFonts w:ascii="Fb Fontext" w:hAnsi="Fb Fontext" w:hint="cs"/>
          <w:rtl/>
        </w:rPr>
        <w:t>הסיבה</w:t>
      </w:r>
      <w:r w:rsidRPr="007435EB">
        <w:rPr>
          <w:rFonts w:ascii="Fb Fontext" w:hAnsi="Fb Fontext"/>
          <w:rtl/>
        </w:rPr>
        <w:t xml:space="preserve">, </w:t>
      </w:r>
    </w:p>
    <w:p w14:paraId="5A0E9F84" w14:textId="77777777" w:rsidR="00D661D8" w:rsidRPr="007435EB" w:rsidRDefault="00D661D8" w:rsidP="00D661D8">
      <w:pPr>
        <w:rPr>
          <w:rtl/>
        </w:rPr>
      </w:pPr>
      <w:r w:rsidRPr="005C3FF1">
        <w:rPr>
          <w:rStyle w:val="afffa"/>
          <w:rFonts w:hint="cs"/>
          <w:rtl/>
        </w:rPr>
        <w:lastRenderedPageBreak/>
        <w:t>הסיבת</w:t>
      </w:r>
      <w:r w:rsidRPr="005C3FF1">
        <w:rPr>
          <w:rStyle w:val="afffa"/>
          <w:rtl/>
        </w:rPr>
        <w:t xml:space="preserve"> </w:t>
      </w:r>
      <w:r w:rsidRPr="005C3FF1">
        <w:rPr>
          <w:rStyle w:val="afffa"/>
          <w:rFonts w:hint="cs"/>
          <w:rtl/>
        </w:rPr>
        <w:t>ימין</w:t>
      </w:r>
      <w:r w:rsidRPr="007435EB">
        <w:rPr>
          <w:rFonts w:ascii="Fb Fontext" w:hAnsi="Fb Fontext"/>
          <w:rtl/>
        </w:rPr>
        <w:t xml:space="preserve"> -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שמה</w:t>
      </w:r>
      <w:r w:rsidRPr="007435EB">
        <w:rPr>
          <w:rFonts w:ascii="Fb Fontext" w:hAnsi="Fb Fontext"/>
          <w:rtl/>
        </w:rPr>
        <w:t xml:space="preserve"> </w:t>
      </w:r>
      <w:r w:rsidRPr="007435EB">
        <w:rPr>
          <w:rFonts w:ascii="Fb Fontext" w:hAnsi="Fb Fontext" w:hint="cs"/>
          <w:rtl/>
        </w:rPr>
        <w:t>הסיבה</w:t>
      </w:r>
      <w:r w:rsidRPr="007435EB">
        <w:rPr>
          <w:rFonts w:ascii="Fb Fontext" w:hAnsi="Fb Fontext"/>
          <w:rtl/>
        </w:rPr>
        <w:t>.</w:t>
      </w:r>
      <w:r w:rsidRPr="007435EB">
        <w:rPr>
          <w:rFonts w:ascii="Fb Fontext" w:hAnsi="Fb Fontext" w:hint="cs"/>
          <w:rtl/>
        </w:rPr>
        <w:t xml:space="preserve"> ולא</w:t>
      </w:r>
      <w:r w:rsidRPr="007435EB">
        <w:rPr>
          <w:rFonts w:ascii="Fb Fontext" w:hAnsi="Fb Fontext"/>
          <w:rtl/>
        </w:rPr>
        <w:t xml:space="preserve"> </w:t>
      </w:r>
      <w:r w:rsidRPr="007435EB">
        <w:rPr>
          <w:rFonts w:ascii="Fb Fontext" w:hAnsi="Fb Fontext" w:hint="cs"/>
          <w:rtl/>
        </w:rPr>
        <w:t>עוד</w:t>
      </w:r>
      <w:r w:rsidRPr="007435EB">
        <w:rPr>
          <w:rFonts w:ascii="Fb Fontext" w:hAnsi="Fb Fontext"/>
          <w:rtl/>
        </w:rPr>
        <w:t xml:space="preserve"> </w:t>
      </w:r>
      <w:r w:rsidRPr="007435EB">
        <w:rPr>
          <w:rFonts w:ascii="Fb Fontext" w:hAnsi="Fb Fontext" w:hint="cs"/>
          <w:rtl/>
        </w:rPr>
        <w:t>אלא</w:t>
      </w:r>
      <w:r w:rsidRPr="007435EB">
        <w:rPr>
          <w:rFonts w:ascii="Fb Fontext" w:hAnsi="Fb Fontext"/>
          <w:rtl/>
        </w:rPr>
        <w:t xml:space="preserve"> </w:t>
      </w:r>
      <w:r w:rsidRPr="007435EB">
        <w:rPr>
          <w:rFonts w:ascii="Fb Fontext" w:hAnsi="Fb Fontext" w:hint="cs"/>
          <w:rtl/>
        </w:rPr>
        <w:t>שמא</w:t>
      </w:r>
      <w:r w:rsidRPr="007435EB">
        <w:rPr>
          <w:rFonts w:ascii="Fb Fontext" w:hAnsi="Fb Fontext"/>
          <w:rtl/>
        </w:rPr>
        <w:t xml:space="preserve"> </w:t>
      </w:r>
      <w:r w:rsidRPr="007435EB">
        <w:rPr>
          <w:rFonts w:ascii="Fb Fontext" w:hAnsi="Fb Fontext" w:hint="cs"/>
          <w:rtl/>
        </w:rPr>
        <w:t>יקדים</w:t>
      </w:r>
      <w:r w:rsidRPr="007435EB">
        <w:rPr>
          <w:rFonts w:ascii="Fb Fontext" w:hAnsi="Fb Fontext"/>
          <w:rtl/>
        </w:rPr>
        <w:t xml:space="preserve"> </w:t>
      </w:r>
      <w:r w:rsidRPr="007435EB">
        <w:rPr>
          <w:rFonts w:ascii="Fb Fontext" w:hAnsi="Fb Fontext" w:hint="cs"/>
          <w:rtl/>
        </w:rPr>
        <w:t>קנה</w:t>
      </w:r>
      <w:r w:rsidRPr="007435EB">
        <w:rPr>
          <w:rFonts w:ascii="Fb Fontext" w:hAnsi="Fb Fontext"/>
          <w:rtl/>
        </w:rPr>
        <w:t xml:space="preserve"> </w:t>
      </w:r>
      <w:r w:rsidRPr="007435EB">
        <w:rPr>
          <w:rFonts w:ascii="Fb Fontext" w:hAnsi="Fb Fontext" w:hint="cs"/>
          <w:rtl/>
        </w:rPr>
        <w:t>לוושט</w:t>
      </w:r>
      <w:r w:rsidRPr="007435EB">
        <w:rPr>
          <w:rFonts w:ascii="Fb Fontext" w:hAnsi="Fb Fontext"/>
          <w:rtl/>
        </w:rPr>
        <w:t xml:space="preserve"> </w:t>
      </w:r>
      <w:r w:rsidRPr="007435EB">
        <w:rPr>
          <w:rFonts w:ascii="Fb Fontext" w:hAnsi="Fb Fontext" w:hint="cs"/>
          <w:rtl/>
        </w:rPr>
        <w:t>ויבא</w:t>
      </w:r>
      <w:r w:rsidRPr="007435EB">
        <w:rPr>
          <w:rFonts w:ascii="Fb Fontext" w:hAnsi="Fb Fontext"/>
          <w:rtl/>
        </w:rPr>
        <w:t xml:space="preserve"> </w:t>
      </w:r>
      <w:r w:rsidRPr="007435EB">
        <w:rPr>
          <w:rFonts w:ascii="Fb Fontext" w:hAnsi="Fb Fontext" w:hint="cs"/>
          <w:rtl/>
        </w:rPr>
        <w:t>לידי</w:t>
      </w:r>
      <w:r w:rsidRPr="007435EB">
        <w:rPr>
          <w:rFonts w:ascii="Fb Fontext" w:hAnsi="Fb Fontext"/>
          <w:rtl/>
        </w:rPr>
        <w:t xml:space="preserve"> </w:t>
      </w:r>
      <w:r w:rsidRPr="007435EB">
        <w:rPr>
          <w:rFonts w:ascii="Fb Fontext" w:hAnsi="Fb Fontext" w:hint="cs"/>
          <w:rtl/>
        </w:rPr>
        <w:t>סכנה</w:t>
      </w:r>
      <w:r w:rsidRPr="007435EB">
        <w:rPr>
          <w:rFonts w:ascii="Fb Fontext" w:hAnsi="Fb Fontext"/>
          <w:rtl/>
        </w:rPr>
        <w:t>.</w:t>
      </w:r>
    </w:p>
    <w:p w14:paraId="7E0A6922" w14:textId="77777777" w:rsidR="00D661D8" w:rsidRPr="007435EB" w:rsidRDefault="00D661D8" w:rsidP="00D661D8">
      <w:pPr>
        <w:rPr>
          <w:rtl/>
        </w:rPr>
      </w:pPr>
      <w:r w:rsidRPr="005C3FF1">
        <w:rPr>
          <w:rStyle w:val="afffa"/>
          <w:rFonts w:hint="cs"/>
          <w:rtl/>
        </w:rPr>
        <w:t>אשה</w:t>
      </w:r>
      <w:r w:rsidRPr="005C3FF1">
        <w:rPr>
          <w:rStyle w:val="afffa"/>
          <w:rtl/>
        </w:rPr>
        <w:t xml:space="preserve"> </w:t>
      </w:r>
      <w:r w:rsidRPr="005C3FF1">
        <w:rPr>
          <w:rStyle w:val="afffa"/>
          <w:rFonts w:hint="cs"/>
          <w:rtl/>
        </w:rPr>
        <w:t>אצל</w:t>
      </w:r>
      <w:r w:rsidRPr="005C3FF1">
        <w:rPr>
          <w:rStyle w:val="afffa"/>
          <w:rtl/>
        </w:rPr>
        <w:t xml:space="preserve"> </w:t>
      </w:r>
      <w:r w:rsidRPr="005C3FF1">
        <w:rPr>
          <w:rStyle w:val="afffa"/>
          <w:rFonts w:hint="cs"/>
          <w:rtl/>
        </w:rPr>
        <w:t>בעלה</w:t>
      </w:r>
      <w:r w:rsidRPr="007435EB">
        <w:rPr>
          <w:rtl/>
        </w:rPr>
        <w:t xml:space="preserve"> - </w:t>
      </w:r>
      <w:r w:rsidRPr="007435EB">
        <w:rPr>
          <w:rFonts w:hint="cs"/>
          <w:rtl/>
        </w:rPr>
        <w:t>לא</w:t>
      </w:r>
      <w:r w:rsidRPr="007435EB">
        <w:rPr>
          <w:rtl/>
        </w:rPr>
        <w:t xml:space="preserve"> </w:t>
      </w:r>
      <w:r w:rsidRPr="007435EB">
        <w:rPr>
          <w:rFonts w:hint="cs"/>
          <w:rtl/>
        </w:rPr>
        <w:t>בעיא</w:t>
      </w:r>
      <w:r w:rsidRPr="007435EB">
        <w:rPr>
          <w:rtl/>
        </w:rPr>
        <w:t xml:space="preserve"> </w:t>
      </w:r>
      <w:r w:rsidRPr="007435EB">
        <w:rPr>
          <w:rFonts w:hint="cs"/>
          <w:rtl/>
        </w:rPr>
        <w:t>הסיבה</w:t>
      </w:r>
      <w:r w:rsidRPr="007435EB">
        <w:rPr>
          <w:rtl/>
        </w:rPr>
        <w:t xml:space="preserve">, </w:t>
      </w:r>
      <w:r w:rsidRPr="007435EB">
        <w:rPr>
          <w:rFonts w:hint="cs"/>
          <w:rtl/>
        </w:rPr>
        <w:t>ואם</w:t>
      </w:r>
      <w:r w:rsidRPr="007435EB">
        <w:rPr>
          <w:rtl/>
        </w:rPr>
        <w:t xml:space="preserve"> </w:t>
      </w:r>
      <w:r w:rsidRPr="007435EB">
        <w:rPr>
          <w:rFonts w:hint="cs"/>
          <w:rtl/>
        </w:rPr>
        <w:t>אשה</w:t>
      </w:r>
      <w:r w:rsidRPr="007435EB">
        <w:rPr>
          <w:rtl/>
        </w:rPr>
        <w:t xml:space="preserve"> </w:t>
      </w:r>
      <w:r w:rsidRPr="007435EB">
        <w:rPr>
          <w:rFonts w:hint="cs"/>
          <w:rtl/>
        </w:rPr>
        <w:t>חשובה</w:t>
      </w:r>
      <w:r w:rsidRPr="007435EB">
        <w:rPr>
          <w:rtl/>
        </w:rPr>
        <w:t xml:space="preserve"> </w:t>
      </w:r>
      <w:r w:rsidRPr="007435EB">
        <w:rPr>
          <w:rFonts w:hint="cs"/>
          <w:rtl/>
        </w:rPr>
        <w:t>היא</w:t>
      </w:r>
      <w:r w:rsidRPr="007435EB">
        <w:rPr>
          <w:rtl/>
        </w:rPr>
        <w:t xml:space="preserve"> - </w:t>
      </w:r>
      <w:r w:rsidRPr="007435EB">
        <w:rPr>
          <w:rFonts w:hint="cs"/>
          <w:rtl/>
        </w:rPr>
        <w:t>צריכה</w:t>
      </w:r>
      <w:r w:rsidRPr="007435EB">
        <w:rPr>
          <w:rtl/>
        </w:rPr>
        <w:t xml:space="preserve"> </w:t>
      </w:r>
      <w:r w:rsidRPr="007435EB">
        <w:rPr>
          <w:rFonts w:hint="cs"/>
          <w:rtl/>
        </w:rPr>
        <w:t>הסיבה</w:t>
      </w:r>
      <w:r w:rsidRPr="007435EB">
        <w:rPr>
          <w:rtl/>
        </w:rPr>
        <w:t>.</w:t>
      </w:r>
    </w:p>
    <w:p w14:paraId="707049EA" w14:textId="77777777" w:rsidR="00D661D8" w:rsidRPr="007435EB" w:rsidRDefault="00D661D8" w:rsidP="00D661D8">
      <w:pPr>
        <w:rPr>
          <w:rtl/>
        </w:rPr>
      </w:pPr>
      <w:r w:rsidRPr="005C3FF1">
        <w:rPr>
          <w:rStyle w:val="afffa"/>
          <w:rFonts w:hint="cs"/>
          <w:rtl/>
        </w:rPr>
        <w:t>בן</w:t>
      </w:r>
      <w:r w:rsidRPr="005C3FF1">
        <w:rPr>
          <w:rStyle w:val="afffa"/>
          <w:rtl/>
        </w:rPr>
        <w:t xml:space="preserve"> </w:t>
      </w:r>
      <w:r w:rsidRPr="005C3FF1">
        <w:rPr>
          <w:rStyle w:val="afffa"/>
          <w:rFonts w:hint="cs"/>
          <w:rtl/>
        </w:rPr>
        <w:t>אצל</w:t>
      </w:r>
      <w:r w:rsidRPr="005C3FF1">
        <w:rPr>
          <w:rStyle w:val="afffa"/>
          <w:rtl/>
        </w:rPr>
        <w:t xml:space="preserve"> </w:t>
      </w:r>
      <w:r w:rsidRPr="005C3FF1">
        <w:rPr>
          <w:rStyle w:val="afffa"/>
          <w:rFonts w:hint="cs"/>
          <w:rtl/>
        </w:rPr>
        <w:t>אביו</w:t>
      </w:r>
      <w:r w:rsidRPr="007435EB">
        <w:rPr>
          <w:rtl/>
        </w:rPr>
        <w:t xml:space="preserve"> - </w:t>
      </w:r>
      <w:r w:rsidRPr="007435EB">
        <w:rPr>
          <w:rFonts w:hint="cs"/>
          <w:rtl/>
        </w:rPr>
        <w:t>בעי</w:t>
      </w:r>
      <w:r w:rsidRPr="007435EB">
        <w:rPr>
          <w:rtl/>
        </w:rPr>
        <w:t xml:space="preserve"> </w:t>
      </w:r>
      <w:r w:rsidRPr="007435EB">
        <w:rPr>
          <w:rFonts w:hint="cs"/>
          <w:rtl/>
        </w:rPr>
        <w:t>הסיבה</w:t>
      </w:r>
      <w:r w:rsidRPr="007435EB">
        <w:rPr>
          <w:rtl/>
        </w:rPr>
        <w:t>.</w:t>
      </w:r>
    </w:p>
    <w:p w14:paraId="1ED08CEC" w14:textId="77777777" w:rsidR="00D661D8" w:rsidRPr="007435EB" w:rsidRDefault="00D661D8" w:rsidP="00D661D8">
      <w:pPr>
        <w:rPr>
          <w:rtl/>
        </w:rPr>
      </w:pPr>
    </w:p>
    <w:p w14:paraId="41BAF767" w14:textId="77777777" w:rsidR="00D661D8" w:rsidRPr="005C3FF1" w:rsidRDefault="00D661D8" w:rsidP="00D661D8">
      <w:pPr>
        <w:spacing w:before="4"/>
        <w:rPr>
          <w:rStyle w:val="afffa"/>
          <w:rtl/>
        </w:rPr>
      </w:pPr>
      <w:r w:rsidRPr="00DB7D63">
        <w:rPr>
          <w:rStyle w:val="affffd"/>
          <w:rFonts w:hint="cs"/>
          <w:rtl/>
        </w:rPr>
        <w:t>•</w:t>
      </w:r>
      <w:r w:rsidRPr="00AC0CB1">
        <w:rPr>
          <w:rStyle w:val="affffd"/>
          <w:rFonts w:hint="cs"/>
          <w:rtl/>
        </w:rPr>
        <w:t xml:space="preserve"> </w:t>
      </w:r>
      <w:r w:rsidRPr="005C3FF1">
        <w:rPr>
          <w:rStyle w:val="afffa"/>
          <w:rFonts w:hint="cs"/>
          <w:rtl/>
        </w:rPr>
        <w:t>איבעיא</w:t>
      </w:r>
      <w:r w:rsidRPr="005C3FF1">
        <w:rPr>
          <w:rStyle w:val="afffa"/>
          <w:rtl/>
        </w:rPr>
        <w:t xml:space="preserve"> </w:t>
      </w:r>
      <w:r w:rsidRPr="005C3FF1">
        <w:rPr>
          <w:rStyle w:val="afffa"/>
          <w:rFonts w:hint="cs"/>
          <w:rtl/>
        </w:rPr>
        <w:t>להו</w:t>
      </w:r>
      <w:r w:rsidRPr="005C3FF1">
        <w:rPr>
          <w:rStyle w:val="afffa"/>
          <w:rtl/>
        </w:rPr>
        <w:t xml:space="preserve">: </w:t>
      </w:r>
      <w:r w:rsidRPr="005C3FF1">
        <w:rPr>
          <w:rStyle w:val="afffa"/>
          <w:rFonts w:hint="cs"/>
          <w:rtl/>
        </w:rPr>
        <w:t>תלמיד</w:t>
      </w:r>
      <w:r w:rsidRPr="005C3FF1">
        <w:rPr>
          <w:rStyle w:val="afffa"/>
          <w:rtl/>
        </w:rPr>
        <w:t xml:space="preserve"> </w:t>
      </w:r>
      <w:r w:rsidRPr="005C3FF1">
        <w:rPr>
          <w:rStyle w:val="afffa"/>
          <w:rFonts w:hint="cs"/>
          <w:rtl/>
        </w:rPr>
        <w:t>אצל</w:t>
      </w:r>
      <w:r w:rsidRPr="005C3FF1">
        <w:rPr>
          <w:rStyle w:val="afffa"/>
          <w:rtl/>
        </w:rPr>
        <w:t xml:space="preserve"> </w:t>
      </w:r>
      <w:r w:rsidRPr="005C3FF1">
        <w:rPr>
          <w:rStyle w:val="afffa"/>
          <w:rFonts w:hint="cs"/>
          <w:rtl/>
        </w:rPr>
        <w:t>רבו</w:t>
      </w:r>
      <w:r w:rsidRPr="005C3FF1">
        <w:rPr>
          <w:rStyle w:val="afffa"/>
          <w:rtl/>
        </w:rPr>
        <w:t xml:space="preserve"> </w:t>
      </w:r>
      <w:r w:rsidRPr="005C3FF1">
        <w:rPr>
          <w:rStyle w:val="afffa"/>
          <w:rFonts w:hint="cs"/>
          <w:rtl/>
        </w:rPr>
        <w:t>מאי</w:t>
      </w:r>
      <w:r w:rsidRPr="005C3FF1">
        <w:rPr>
          <w:rStyle w:val="afffa"/>
          <w:rtl/>
        </w:rPr>
        <w:t>?</w:t>
      </w:r>
    </w:p>
    <w:p w14:paraId="3CB1F0B4" w14:textId="77777777" w:rsidR="00D661D8" w:rsidRPr="003667B8" w:rsidRDefault="00D661D8" w:rsidP="00D661D8">
      <w:pPr>
        <w:pStyle w:val="36"/>
        <w:framePr w:wrap="notBeside"/>
        <w:rPr>
          <w:rtl/>
        </w:rPr>
      </w:pPr>
      <w:r w:rsidRPr="003667B8">
        <w:rPr>
          <w:rFonts w:hint="cs"/>
          <w:rtl/>
        </w:rPr>
        <w:t xml:space="preserve">והוכיח אביי: </w:t>
      </w:r>
    </w:p>
    <w:p w14:paraId="116BEB68" w14:textId="77777777" w:rsidR="00D661D8" w:rsidRPr="007435EB" w:rsidRDefault="00D661D8" w:rsidP="00D661D8">
      <w:pPr>
        <w:rPr>
          <w:rtl/>
        </w:rPr>
      </w:pPr>
      <w:r w:rsidRPr="007435EB">
        <w:rPr>
          <w:rFonts w:hint="cs"/>
          <w:rtl/>
        </w:rPr>
        <w:t>שכשהיו אצל רבה הסבו כל אחד על ברכי חברו.</w:t>
      </w:r>
    </w:p>
    <w:p w14:paraId="7432A93A" w14:textId="77777777" w:rsidR="00D661D8" w:rsidRPr="00B84183" w:rsidRDefault="00D661D8" w:rsidP="00D661D8">
      <w:pPr>
        <w:pStyle w:val="36"/>
        <w:framePr w:wrap="notBeside"/>
        <w:rPr>
          <w:rtl/>
        </w:rPr>
      </w:pPr>
      <w:r w:rsidRPr="00B84183">
        <w:rPr>
          <w:rFonts w:hint="cs"/>
          <w:rtl/>
        </w:rPr>
        <w:t>כשהיו אצל רב יוסף א</w:t>
      </w:r>
      <w:r w:rsidRPr="00B84183">
        <w:rPr>
          <w:rtl/>
        </w:rPr>
        <w:t>"</w:t>
      </w:r>
      <w:r w:rsidRPr="00B84183">
        <w:rPr>
          <w:rFonts w:hint="cs"/>
          <w:rtl/>
        </w:rPr>
        <w:t xml:space="preserve">ל </w:t>
      </w:r>
    </w:p>
    <w:p w14:paraId="56931BF7" w14:textId="77777777" w:rsidR="00D661D8" w:rsidRPr="007435EB" w:rsidRDefault="00D661D8" w:rsidP="00D661D8">
      <w:pPr>
        <w:rPr>
          <w:rtl/>
        </w:rPr>
      </w:pPr>
      <w:r w:rsidRPr="007435EB">
        <w:rPr>
          <w:rFonts w:hint="cs"/>
          <w:rtl/>
        </w:rPr>
        <w:t>שאינם צריכים דיהי מורא רבך כמורא שמים.</w:t>
      </w:r>
    </w:p>
    <w:p w14:paraId="64A4C359" w14:textId="77777777" w:rsidR="00D661D8" w:rsidRPr="003667B8" w:rsidRDefault="00D661D8" w:rsidP="00D661D8">
      <w:pPr>
        <w:pStyle w:val="36"/>
        <w:framePr w:wrap="notBeside"/>
        <w:rPr>
          <w:rtl/>
        </w:rPr>
      </w:pPr>
      <w:r w:rsidRPr="003667B8">
        <w:rPr>
          <w:rFonts w:hint="cs"/>
          <w:rtl/>
        </w:rPr>
        <w:t xml:space="preserve">והך </w:t>
      </w:r>
    </w:p>
    <w:p w14:paraId="1FE70766" w14:textId="77777777" w:rsidR="00D661D8" w:rsidRPr="007435EB" w:rsidRDefault="00D661D8" w:rsidP="00D661D8">
      <w:pPr>
        <w:rPr>
          <w:rtl/>
        </w:rPr>
      </w:pPr>
      <w:r w:rsidRPr="007435EB">
        <w:rPr>
          <w:rFonts w:ascii="Fb Fontext" w:hAnsi="Fb Fontext" w:hint="cs"/>
          <w:sz w:val="20"/>
          <w:rtl/>
        </w:rPr>
        <w:t>דעם</w:t>
      </w:r>
      <w:r w:rsidRPr="007435EB">
        <w:rPr>
          <w:rFonts w:ascii="Fb Fontext" w:hAnsi="Fb Fontext"/>
          <w:sz w:val="20"/>
          <w:rtl/>
        </w:rPr>
        <w:t xml:space="preserve"> </w:t>
      </w:r>
      <w:r w:rsidRPr="007435EB">
        <w:rPr>
          <w:rFonts w:ascii="Fb Fontext" w:hAnsi="Fb Fontext" w:hint="cs"/>
          <w:sz w:val="20"/>
          <w:rtl/>
        </w:rPr>
        <w:t>הכל</w:t>
      </w:r>
      <w:r w:rsidRPr="007435EB">
        <w:rPr>
          <w:rFonts w:ascii="Fb Fontext" w:hAnsi="Fb Fontext"/>
          <w:sz w:val="20"/>
          <w:rtl/>
        </w:rPr>
        <w:t xml:space="preserve"> </w:t>
      </w:r>
      <w:r w:rsidRPr="007435EB">
        <w:rPr>
          <w:rFonts w:ascii="Fb Fontext" w:hAnsi="Fb Fontext" w:hint="cs"/>
          <w:sz w:val="20"/>
          <w:rtl/>
        </w:rPr>
        <w:t>אדם</w:t>
      </w:r>
      <w:r w:rsidRPr="007435EB">
        <w:rPr>
          <w:rFonts w:ascii="Fb Fontext" w:hAnsi="Fb Fontext"/>
          <w:sz w:val="20"/>
          <w:rtl/>
        </w:rPr>
        <w:t xml:space="preserve"> </w:t>
      </w:r>
      <w:r w:rsidRPr="007435EB">
        <w:rPr>
          <w:rFonts w:ascii="Fb Fontext" w:hAnsi="Fb Fontext" w:hint="cs"/>
          <w:sz w:val="20"/>
          <w:rtl/>
        </w:rPr>
        <w:t>מיסב</w:t>
      </w:r>
      <w:r w:rsidRPr="007435EB">
        <w:rPr>
          <w:rFonts w:ascii="Fb Fontext" w:hAnsi="Fb Fontext"/>
          <w:sz w:val="20"/>
          <w:rtl/>
        </w:rPr>
        <w:t xml:space="preserve">, </w:t>
      </w:r>
      <w:r w:rsidRPr="007435EB">
        <w:rPr>
          <w:rFonts w:ascii="Fb Fontext" w:hAnsi="Fb Fontext" w:hint="cs"/>
          <w:sz w:val="20"/>
          <w:rtl/>
        </w:rPr>
        <w:t>ו</w:t>
      </w:r>
      <w:r>
        <w:rPr>
          <w:rFonts w:ascii="Fb Fontext" w:hAnsi="Fb Fontext" w:hint="cs"/>
          <w:sz w:val="20"/>
          <w:rtl/>
        </w:rPr>
        <w:t>אף</w:t>
      </w:r>
      <w:r w:rsidRPr="007435EB">
        <w:rPr>
          <w:rFonts w:ascii="Fb Fontext" w:hAnsi="Fb Fontext"/>
          <w:sz w:val="20"/>
          <w:rtl/>
        </w:rPr>
        <w:t xml:space="preserve"> </w:t>
      </w:r>
      <w:r w:rsidRPr="007435EB">
        <w:rPr>
          <w:rFonts w:ascii="Fb Fontext" w:hAnsi="Fb Fontext" w:hint="cs"/>
          <w:sz w:val="20"/>
          <w:rtl/>
        </w:rPr>
        <w:t>תלמיד</w:t>
      </w:r>
      <w:r w:rsidRPr="007435EB">
        <w:rPr>
          <w:rFonts w:ascii="Fb Fontext" w:hAnsi="Fb Fontext"/>
          <w:sz w:val="20"/>
          <w:rtl/>
        </w:rPr>
        <w:t xml:space="preserve"> </w:t>
      </w:r>
      <w:r w:rsidRPr="007435EB">
        <w:rPr>
          <w:rFonts w:ascii="Fb Fontext" w:hAnsi="Fb Fontext" w:hint="cs"/>
          <w:sz w:val="20"/>
          <w:rtl/>
        </w:rPr>
        <w:t>אצל</w:t>
      </w:r>
      <w:r w:rsidRPr="007435EB">
        <w:rPr>
          <w:rFonts w:ascii="Fb Fontext" w:hAnsi="Fb Fontext"/>
          <w:sz w:val="20"/>
          <w:rtl/>
        </w:rPr>
        <w:t xml:space="preserve"> </w:t>
      </w:r>
      <w:r w:rsidRPr="007435EB">
        <w:rPr>
          <w:rFonts w:ascii="Fb Fontext" w:hAnsi="Fb Fontext" w:hint="cs"/>
          <w:sz w:val="20"/>
          <w:rtl/>
        </w:rPr>
        <w:t>רבו - רבו ד</w:t>
      </w:r>
      <w:r>
        <w:rPr>
          <w:rFonts w:ascii="Fb Fontext" w:hAnsi="Fb Fontext" w:hint="cs"/>
          <w:sz w:val="20"/>
          <w:rtl/>
        </w:rPr>
        <w:t>שם</w:t>
      </w:r>
      <w:r w:rsidRPr="007435EB">
        <w:rPr>
          <w:rFonts w:ascii="Fb Fontext" w:hAnsi="Fb Fontext"/>
          <w:sz w:val="20"/>
          <w:rtl/>
        </w:rPr>
        <w:t xml:space="preserve"> </w:t>
      </w:r>
      <w:r w:rsidRPr="007435EB">
        <w:rPr>
          <w:rFonts w:ascii="Fb Fontext" w:hAnsi="Fb Fontext" w:hint="cs"/>
          <w:sz w:val="20"/>
          <w:rtl/>
        </w:rPr>
        <w:t>היינו בשוליא</w:t>
      </w:r>
      <w:r w:rsidRPr="007435EB">
        <w:rPr>
          <w:rFonts w:ascii="Fb Fontext" w:hAnsi="Fb Fontext"/>
          <w:sz w:val="20"/>
          <w:rtl/>
        </w:rPr>
        <w:t xml:space="preserve"> </w:t>
      </w:r>
      <w:r w:rsidRPr="007435EB">
        <w:rPr>
          <w:rFonts w:ascii="Fb Fontext" w:hAnsi="Fb Fontext" w:hint="cs"/>
          <w:sz w:val="20"/>
          <w:rtl/>
        </w:rPr>
        <w:t>דנגרי</w:t>
      </w:r>
      <w:r w:rsidRPr="007435EB">
        <w:rPr>
          <w:rFonts w:ascii="Fb Fontext" w:hAnsi="Fb Fontext"/>
          <w:sz w:val="20"/>
          <w:rtl/>
        </w:rPr>
        <w:t>.</w:t>
      </w:r>
    </w:p>
    <w:p w14:paraId="7D139444" w14:textId="77777777" w:rsidR="00D661D8" w:rsidRPr="007435EB" w:rsidRDefault="00D661D8" w:rsidP="00D661D8">
      <w:pPr>
        <w:rPr>
          <w:rtl/>
        </w:rPr>
      </w:pPr>
      <w:r w:rsidRPr="007435EB">
        <w:rPr>
          <w:rFonts w:ascii="Fb Fontext" w:hAnsi="Fb Fontext" w:hint="cs"/>
          <w:rtl/>
        </w:rPr>
        <w:t>ושמש בעי הסיבה דמשמע דרק אי היסב יוצא יד</w:t>
      </w:r>
      <w:r w:rsidRPr="007435EB">
        <w:rPr>
          <w:rFonts w:ascii="Fb Fontext" w:hAnsi="Fb Fontext"/>
          <w:rtl/>
        </w:rPr>
        <w:t>"</w:t>
      </w:r>
      <w:r w:rsidRPr="007435EB">
        <w:rPr>
          <w:rFonts w:ascii="Fb Fontext" w:hAnsi="Fb Fontext" w:hint="cs"/>
          <w:rtl/>
        </w:rPr>
        <w:t>ח.</w:t>
      </w:r>
    </w:p>
    <w:p w14:paraId="732BE817" w14:textId="77777777" w:rsidR="00D661D8" w:rsidRPr="007435EB" w:rsidRDefault="00D661D8" w:rsidP="00D661D8">
      <w:pPr>
        <w:pStyle w:val="affd"/>
        <w:rPr>
          <w:bCs/>
          <w:rtl/>
        </w:rPr>
      </w:pPr>
      <w:r>
        <w:rPr>
          <w:rFonts w:hint="cs"/>
          <w:rtl/>
        </w:rPr>
        <w:t>***</w:t>
      </w:r>
    </w:p>
    <w:p w14:paraId="7673B011" w14:textId="77777777" w:rsidR="00D661D8" w:rsidRPr="007435EB" w:rsidRDefault="00D661D8" w:rsidP="00D661D8">
      <w:pPr>
        <w:pStyle w:val="afff"/>
        <w:framePr w:wrap="around"/>
        <w:rPr>
          <w:rtl/>
        </w:rPr>
      </w:pPr>
      <w:r w:rsidRPr="007435EB">
        <w:rPr>
          <w:rFonts w:hint="cs"/>
          <w:rtl/>
        </w:rPr>
        <w:t>קח:</w:t>
      </w:r>
    </w:p>
    <w:p w14:paraId="4F3663CD" w14:textId="77777777" w:rsidR="00D661D8" w:rsidRPr="003667B8" w:rsidRDefault="00D661D8" w:rsidP="00D661D8">
      <w:pPr>
        <w:pStyle w:val="36"/>
        <w:framePr w:wrap="notBeside"/>
        <w:rPr>
          <w:rtl/>
        </w:rPr>
      </w:pPr>
      <w:r w:rsidRPr="003667B8">
        <w:rPr>
          <w:rFonts w:hint="cs"/>
          <w:rtl/>
        </w:rPr>
        <w:t>ריב</w:t>
      </w:r>
      <w:r w:rsidRPr="003667B8">
        <w:rPr>
          <w:rtl/>
        </w:rPr>
        <w:t>"</w:t>
      </w:r>
      <w:r w:rsidRPr="003667B8">
        <w:rPr>
          <w:rFonts w:hint="cs"/>
          <w:rtl/>
        </w:rPr>
        <w:t>ל</w:t>
      </w:r>
      <w:r w:rsidRPr="003667B8">
        <w:rPr>
          <w:rtl/>
        </w:rPr>
        <w:t>:</w:t>
      </w:r>
    </w:p>
    <w:p w14:paraId="749F9167" w14:textId="77777777" w:rsidR="00D661D8" w:rsidRPr="007435EB" w:rsidRDefault="00D661D8" w:rsidP="00D661D8">
      <w:pPr>
        <w:spacing w:before="4"/>
        <w:rPr>
          <w:rtl/>
        </w:rPr>
      </w:pPr>
      <w:r w:rsidRPr="007435EB">
        <w:rPr>
          <w:rFonts w:ascii="Fb Fontext" w:hAnsi="Fb Fontext" w:hint="cs"/>
          <w:rtl/>
        </w:rPr>
        <w:t>נשים</w:t>
      </w:r>
      <w:r w:rsidRPr="007435EB">
        <w:rPr>
          <w:rFonts w:ascii="Fb Fontext" w:hAnsi="Fb Fontext"/>
          <w:rtl/>
        </w:rPr>
        <w:t xml:space="preserve"> </w:t>
      </w:r>
      <w:r w:rsidRPr="007435EB">
        <w:rPr>
          <w:rFonts w:ascii="Fb Fontext" w:hAnsi="Fb Fontext" w:hint="cs"/>
          <w:rtl/>
        </w:rPr>
        <w:t>חייבות</w:t>
      </w:r>
      <w:r w:rsidRPr="007435EB">
        <w:rPr>
          <w:rFonts w:ascii="Fb Fontext" w:hAnsi="Fb Fontext"/>
          <w:rtl/>
        </w:rPr>
        <w:t xml:space="preserve"> </w:t>
      </w:r>
      <w:r w:rsidRPr="007435EB">
        <w:rPr>
          <w:rFonts w:ascii="Fb Fontext" w:hAnsi="Fb Fontext" w:hint="cs"/>
          <w:rtl/>
        </w:rPr>
        <w:t>בארבעה</w:t>
      </w:r>
      <w:r w:rsidRPr="007435EB">
        <w:rPr>
          <w:rFonts w:ascii="Fb Fontext" w:hAnsi="Fb Fontext"/>
          <w:rtl/>
        </w:rPr>
        <w:t xml:space="preserve"> </w:t>
      </w:r>
      <w:r w:rsidRPr="007435EB">
        <w:rPr>
          <w:rFonts w:ascii="Fb Fontext" w:hAnsi="Fb Fontext" w:hint="cs"/>
          <w:rtl/>
        </w:rPr>
        <w:t>כוסות</w:t>
      </w:r>
      <w:r w:rsidRPr="007435EB">
        <w:rPr>
          <w:rFonts w:ascii="Fb Fontext" w:hAnsi="Fb Fontext"/>
          <w:rtl/>
        </w:rPr>
        <w:t xml:space="preserve"> </w:t>
      </w:r>
      <w:r w:rsidRPr="007435EB">
        <w:rPr>
          <w:rFonts w:ascii="Fb Fontext" w:hAnsi="Fb Fontext" w:hint="cs"/>
          <w:rtl/>
        </w:rPr>
        <w:t>הללו</w:t>
      </w:r>
      <w:r w:rsidRPr="007435EB">
        <w:rPr>
          <w:rFonts w:ascii="Fb Fontext" w:hAnsi="Fb Fontext"/>
          <w:rtl/>
        </w:rPr>
        <w:t xml:space="preserve">, </w:t>
      </w:r>
      <w:r w:rsidRPr="007435EB">
        <w:rPr>
          <w:rFonts w:ascii="Fb Fontext" w:hAnsi="Fb Fontext" w:hint="cs"/>
          <w:rtl/>
        </w:rPr>
        <w:t>שאף</w:t>
      </w:r>
      <w:r w:rsidRPr="007435EB">
        <w:rPr>
          <w:rFonts w:ascii="Fb Fontext" w:hAnsi="Fb Fontext"/>
          <w:rtl/>
        </w:rPr>
        <w:t xml:space="preserve"> </w:t>
      </w:r>
      <w:r w:rsidRPr="007435EB">
        <w:rPr>
          <w:rFonts w:ascii="Fb Fontext" w:hAnsi="Fb Fontext" w:hint="cs"/>
          <w:rtl/>
        </w:rPr>
        <w:t>הן</w:t>
      </w:r>
      <w:r w:rsidRPr="007435EB">
        <w:rPr>
          <w:rFonts w:ascii="Fb Fontext" w:hAnsi="Fb Fontext"/>
          <w:rtl/>
        </w:rPr>
        <w:t xml:space="preserve"> </w:t>
      </w:r>
      <w:r w:rsidRPr="007435EB">
        <w:rPr>
          <w:rFonts w:ascii="Fb Fontext" w:hAnsi="Fb Fontext" w:hint="cs"/>
          <w:rtl/>
        </w:rPr>
        <w:t>היו</w:t>
      </w:r>
      <w:r w:rsidRPr="007435EB">
        <w:rPr>
          <w:rFonts w:ascii="Fb Fontext" w:hAnsi="Fb Fontext"/>
          <w:rtl/>
        </w:rPr>
        <w:t xml:space="preserve"> </w:t>
      </w:r>
      <w:r w:rsidRPr="007435EB">
        <w:rPr>
          <w:rFonts w:ascii="Fb Fontext" w:hAnsi="Fb Fontext" w:hint="cs"/>
          <w:rtl/>
        </w:rPr>
        <w:t>באותו</w:t>
      </w:r>
      <w:r w:rsidRPr="007435EB">
        <w:rPr>
          <w:rFonts w:ascii="Fb Fontext" w:hAnsi="Fb Fontext"/>
          <w:rtl/>
        </w:rPr>
        <w:t xml:space="preserve"> </w:t>
      </w:r>
      <w:r w:rsidRPr="007435EB">
        <w:rPr>
          <w:rFonts w:ascii="Fb Fontext" w:hAnsi="Fb Fontext" w:hint="cs"/>
          <w:rtl/>
        </w:rPr>
        <w:t>הנס</w:t>
      </w:r>
      <w:r w:rsidRPr="007435EB">
        <w:rPr>
          <w:rFonts w:ascii="Fb Fontext" w:hAnsi="Fb Fontext"/>
          <w:rtl/>
        </w:rPr>
        <w:t>.</w:t>
      </w:r>
    </w:p>
    <w:p w14:paraId="289A05C5" w14:textId="77777777" w:rsidR="00D661D8" w:rsidRPr="003667B8" w:rsidRDefault="00D661D8" w:rsidP="00D661D8">
      <w:pPr>
        <w:pStyle w:val="36"/>
        <w:framePr w:wrap="notBeside"/>
        <w:rPr>
          <w:rtl/>
        </w:rPr>
      </w:pPr>
      <w:r w:rsidRPr="003667B8">
        <w:rPr>
          <w:rFonts w:hint="cs"/>
          <w:rtl/>
        </w:rPr>
        <w:t>ריא</w:t>
      </w:r>
      <w:r w:rsidRPr="003667B8">
        <w:rPr>
          <w:rtl/>
        </w:rPr>
        <w:t>"</w:t>
      </w:r>
      <w:r w:rsidRPr="003667B8">
        <w:rPr>
          <w:rFonts w:hint="cs"/>
          <w:rtl/>
        </w:rPr>
        <w:t>ש</w:t>
      </w:r>
      <w:r w:rsidRPr="003667B8">
        <w:rPr>
          <w:rtl/>
        </w:rPr>
        <w:t xml:space="preserve">: </w:t>
      </w:r>
    </w:p>
    <w:p w14:paraId="37DC1907" w14:textId="77777777" w:rsidR="00D661D8" w:rsidRPr="007435EB" w:rsidRDefault="00D661D8" w:rsidP="00D661D8">
      <w:pPr>
        <w:spacing w:before="4"/>
        <w:rPr>
          <w:rtl/>
        </w:rPr>
      </w:pPr>
      <w:r w:rsidRPr="007435EB">
        <w:rPr>
          <w:rFonts w:hint="cs"/>
          <w:rtl/>
        </w:rPr>
        <w:t>ארבעה</w:t>
      </w:r>
      <w:r w:rsidRPr="007435EB">
        <w:rPr>
          <w:rtl/>
        </w:rPr>
        <w:t xml:space="preserve"> </w:t>
      </w:r>
      <w:r w:rsidRPr="007435EB">
        <w:rPr>
          <w:rFonts w:hint="cs"/>
          <w:rtl/>
        </w:rPr>
        <w:t>כוסות</w:t>
      </w:r>
      <w:r w:rsidRPr="007435EB">
        <w:rPr>
          <w:rtl/>
        </w:rPr>
        <w:t xml:space="preserve"> </w:t>
      </w:r>
      <w:r w:rsidRPr="007435EB">
        <w:rPr>
          <w:rFonts w:hint="cs"/>
          <w:rtl/>
        </w:rPr>
        <w:t>הללו</w:t>
      </w:r>
      <w:r w:rsidRPr="007435EB">
        <w:rPr>
          <w:rtl/>
        </w:rPr>
        <w:t xml:space="preserve"> </w:t>
      </w:r>
      <w:r w:rsidRPr="007435EB">
        <w:rPr>
          <w:rFonts w:hint="cs"/>
          <w:rtl/>
        </w:rPr>
        <w:t>צריך</w:t>
      </w:r>
      <w:r w:rsidRPr="007435EB">
        <w:rPr>
          <w:rtl/>
        </w:rPr>
        <w:t xml:space="preserve"> </w:t>
      </w:r>
      <w:r w:rsidRPr="007435EB">
        <w:rPr>
          <w:rFonts w:hint="cs"/>
          <w:rtl/>
        </w:rPr>
        <w:t>שיהא</w:t>
      </w:r>
      <w:r w:rsidRPr="007435EB">
        <w:rPr>
          <w:rtl/>
        </w:rPr>
        <w:t xml:space="preserve"> </w:t>
      </w:r>
      <w:r w:rsidRPr="007435EB">
        <w:rPr>
          <w:rFonts w:hint="cs"/>
          <w:rtl/>
        </w:rPr>
        <w:t>בהן</w:t>
      </w:r>
      <w:r w:rsidRPr="007435EB">
        <w:rPr>
          <w:rtl/>
        </w:rPr>
        <w:t xml:space="preserve"> </w:t>
      </w:r>
      <w:r w:rsidRPr="007435EB">
        <w:rPr>
          <w:rFonts w:hint="cs"/>
          <w:rtl/>
        </w:rPr>
        <w:t>כדי</w:t>
      </w:r>
      <w:r w:rsidRPr="007435EB">
        <w:rPr>
          <w:rtl/>
        </w:rPr>
        <w:t xml:space="preserve"> </w:t>
      </w:r>
      <w:r w:rsidRPr="005C3FF1">
        <w:rPr>
          <w:rStyle w:val="afffa"/>
          <w:rFonts w:hint="cs"/>
          <w:rtl/>
        </w:rPr>
        <w:t>מזיגת</w:t>
      </w:r>
      <w:r w:rsidRPr="005C3FF1">
        <w:rPr>
          <w:rStyle w:val="afffa"/>
          <w:rtl/>
        </w:rPr>
        <w:t xml:space="preserve"> </w:t>
      </w:r>
      <w:r w:rsidRPr="005C3FF1">
        <w:rPr>
          <w:rStyle w:val="afffa"/>
          <w:rFonts w:hint="cs"/>
          <w:rtl/>
        </w:rPr>
        <w:t>כוס</w:t>
      </w:r>
      <w:r w:rsidRPr="005C3FF1">
        <w:rPr>
          <w:rStyle w:val="afffa"/>
          <w:rtl/>
        </w:rPr>
        <w:t xml:space="preserve"> </w:t>
      </w:r>
      <w:r w:rsidRPr="005C3FF1">
        <w:rPr>
          <w:rStyle w:val="afffa"/>
          <w:rFonts w:hint="cs"/>
          <w:rtl/>
        </w:rPr>
        <w:t>יפה</w:t>
      </w:r>
      <w:r w:rsidRPr="007435EB">
        <w:rPr>
          <w:rtl/>
        </w:rPr>
        <w:t>.</w:t>
      </w:r>
    </w:p>
    <w:p w14:paraId="11B8FFCE" w14:textId="77777777" w:rsidR="00D661D8" w:rsidRPr="007435EB" w:rsidRDefault="00D661D8" w:rsidP="00D661D8">
      <w:pPr>
        <w:rPr>
          <w:rtl/>
        </w:rPr>
      </w:pPr>
      <w:r w:rsidRPr="007435EB">
        <w:rPr>
          <w:rFonts w:hint="cs"/>
          <w:rtl/>
        </w:rPr>
        <w:t>שתאן</w:t>
      </w:r>
      <w:r w:rsidRPr="007435EB">
        <w:rPr>
          <w:rtl/>
        </w:rPr>
        <w:t xml:space="preserve"> </w:t>
      </w:r>
      <w:r w:rsidRPr="007435EB">
        <w:rPr>
          <w:rFonts w:hint="cs"/>
          <w:rtl/>
        </w:rPr>
        <w:t>חי</w:t>
      </w:r>
      <w:r w:rsidRPr="007435EB">
        <w:rPr>
          <w:rtl/>
        </w:rPr>
        <w:t xml:space="preserve"> - </w:t>
      </w:r>
      <w:r w:rsidRPr="007435EB">
        <w:rPr>
          <w:rFonts w:hint="cs"/>
          <w:rtl/>
        </w:rPr>
        <w:t>יצא</w:t>
      </w:r>
      <w:r w:rsidRPr="007435EB">
        <w:rPr>
          <w:rtl/>
        </w:rPr>
        <w:t xml:space="preserve">, </w:t>
      </w:r>
      <w:r w:rsidRPr="007435EB">
        <w:rPr>
          <w:rFonts w:hint="cs"/>
          <w:rtl/>
        </w:rPr>
        <w:t>שתאן</w:t>
      </w:r>
      <w:r w:rsidRPr="007435EB">
        <w:rPr>
          <w:rtl/>
        </w:rPr>
        <w:t xml:space="preserve"> </w:t>
      </w:r>
      <w:r w:rsidRPr="007435EB">
        <w:rPr>
          <w:rFonts w:hint="cs"/>
          <w:rtl/>
        </w:rPr>
        <w:t>בבת</w:t>
      </w:r>
      <w:r w:rsidRPr="007435EB">
        <w:rPr>
          <w:rtl/>
        </w:rPr>
        <w:t xml:space="preserve"> </w:t>
      </w:r>
      <w:r w:rsidRPr="007435EB">
        <w:rPr>
          <w:rFonts w:hint="cs"/>
          <w:rtl/>
        </w:rPr>
        <w:t>אחת</w:t>
      </w:r>
      <w:r w:rsidRPr="007435EB">
        <w:rPr>
          <w:rtl/>
        </w:rPr>
        <w:t xml:space="preserve"> - </w:t>
      </w:r>
      <w:r w:rsidRPr="007435EB">
        <w:rPr>
          <w:rFonts w:hint="cs"/>
          <w:rtl/>
        </w:rPr>
        <w:t>יצא</w:t>
      </w:r>
      <w:r w:rsidRPr="007435EB">
        <w:rPr>
          <w:rtl/>
        </w:rPr>
        <w:t xml:space="preserve">, </w:t>
      </w:r>
      <w:r w:rsidRPr="007435EB">
        <w:rPr>
          <w:rFonts w:hint="cs"/>
          <w:rtl/>
        </w:rPr>
        <w:t>השקה</w:t>
      </w:r>
      <w:r w:rsidRPr="007435EB">
        <w:rPr>
          <w:rtl/>
        </w:rPr>
        <w:t xml:space="preserve"> </w:t>
      </w:r>
      <w:r w:rsidRPr="007435EB">
        <w:rPr>
          <w:rFonts w:hint="cs"/>
          <w:rtl/>
        </w:rPr>
        <w:t>מהן</w:t>
      </w:r>
      <w:r w:rsidRPr="007435EB">
        <w:rPr>
          <w:rtl/>
        </w:rPr>
        <w:t xml:space="preserve"> </w:t>
      </w:r>
      <w:r w:rsidRPr="007435EB">
        <w:rPr>
          <w:rFonts w:hint="cs"/>
          <w:rtl/>
        </w:rPr>
        <w:t>לבניו</w:t>
      </w:r>
      <w:r w:rsidRPr="007435EB">
        <w:rPr>
          <w:rtl/>
        </w:rPr>
        <w:t xml:space="preserve"> </w:t>
      </w:r>
      <w:r w:rsidRPr="007435EB">
        <w:rPr>
          <w:rFonts w:hint="cs"/>
          <w:rtl/>
        </w:rPr>
        <w:t>ולבני</w:t>
      </w:r>
      <w:r w:rsidRPr="007435EB">
        <w:rPr>
          <w:rtl/>
        </w:rPr>
        <w:t xml:space="preserve"> </w:t>
      </w:r>
      <w:r w:rsidRPr="007435EB">
        <w:rPr>
          <w:rFonts w:hint="cs"/>
          <w:rtl/>
        </w:rPr>
        <w:t>ביתו</w:t>
      </w:r>
      <w:r w:rsidRPr="007435EB">
        <w:rPr>
          <w:rtl/>
        </w:rPr>
        <w:t xml:space="preserve"> - </w:t>
      </w:r>
      <w:r w:rsidRPr="007435EB">
        <w:rPr>
          <w:rFonts w:hint="cs"/>
          <w:rtl/>
        </w:rPr>
        <w:t>יצא</w:t>
      </w:r>
      <w:r w:rsidRPr="007435EB">
        <w:rPr>
          <w:rtl/>
        </w:rPr>
        <w:t>.</w:t>
      </w:r>
    </w:p>
    <w:p w14:paraId="013A48A6" w14:textId="77777777" w:rsidR="00D661D8" w:rsidRPr="003667B8" w:rsidRDefault="00D661D8" w:rsidP="00D661D8">
      <w:pPr>
        <w:pStyle w:val="36"/>
        <w:framePr w:wrap="notBeside"/>
        <w:rPr>
          <w:rtl/>
        </w:rPr>
      </w:pPr>
      <w:r w:rsidRPr="003667B8">
        <w:rPr>
          <w:rFonts w:hint="cs"/>
          <w:rtl/>
        </w:rPr>
        <w:t xml:space="preserve">• </w:t>
      </w:r>
    </w:p>
    <w:p w14:paraId="3401AE5F" w14:textId="77777777" w:rsidR="00D661D8" w:rsidRPr="007435EB" w:rsidRDefault="00D661D8" w:rsidP="00D661D8">
      <w:pPr>
        <w:spacing w:before="4"/>
        <w:rPr>
          <w:rtl/>
        </w:rPr>
      </w:pPr>
      <w:r w:rsidRPr="005C3FF1">
        <w:rPr>
          <w:rStyle w:val="afffa"/>
          <w:rFonts w:hint="cs"/>
          <w:rtl/>
        </w:rPr>
        <w:t>שתאן</w:t>
      </w:r>
      <w:r w:rsidRPr="005C3FF1">
        <w:rPr>
          <w:rStyle w:val="afffa"/>
          <w:rtl/>
        </w:rPr>
        <w:t xml:space="preserve"> </w:t>
      </w:r>
      <w:r w:rsidRPr="005C3FF1">
        <w:rPr>
          <w:rStyle w:val="afffa"/>
          <w:rFonts w:hint="cs"/>
          <w:rtl/>
        </w:rPr>
        <w:t>חי</w:t>
      </w:r>
      <w:r w:rsidRPr="005C3FF1">
        <w:rPr>
          <w:rStyle w:val="afffa"/>
          <w:rtl/>
        </w:rPr>
        <w:t xml:space="preserve"> - </w:t>
      </w:r>
      <w:r w:rsidRPr="005C3FF1">
        <w:rPr>
          <w:rStyle w:val="afffa"/>
          <w:rFonts w:hint="cs"/>
          <w:rtl/>
        </w:rPr>
        <w:t>יצא</w:t>
      </w:r>
      <w:r w:rsidRPr="007435EB">
        <w:rPr>
          <w:rtl/>
        </w:rPr>
        <w:t>.</w:t>
      </w:r>
      <w:r w:rsidRPr="007435EB">
        <w:rPr>
          <w:rFonts w:hint="cs"/>
          <w:rtl/>
        </w:rPr>
        <w:t xml:space="preserve"> </w:t>
      </w:r>
      <w:r w:rsidRPr="003667B8">
        <w:rPr>
          <w:rStyle w:val="affffd"/>
          <w:rFonts w:hint="cs"/>
          <w:rtl/>
        </w:rPr>
        <w:t>אר</w:t>
      </w:r>
      <w:r w:rsidRPr="003667B8">
        <w:rPr>
          <w:rStyle w:val="affffd"/>
          <w:rtl/>
        </w:rPr>
        <w:t>"</w:t>
      </w:r>
      <w:r w:rsidRPr="003667B8">
        <w:rPr>
          <w:rStyle w:val="affffd"/>
          <w:rFonts w:hint="cs"/>
          <w:rtl/>
        </w:rPr>
        <w:t>א</w:t>
      </w:r>
      <w:r w:rsidRPr="007435EB">
        <w:rPr>
          <w:rtl/>
        </w:rPr>
        <w:t xml:space="preserve"> </w:t>
      </w:r>
      <w:r w:rsidRPr="007435EB">
        <w:rPr>
          <w:rFonts w:hint="cs"/>
          <w:rtl/>
        </w:rPr>
        <w:t>ידי</w:t>
      </w:r>
      <w:r w:rsidRPr="007435EB">
        <w:rPr>
          <w:rtl/>
        </w:rPr>
        <w:t xml:space="preserve"> </w:t>
      </w:r>
      <w:r w:rsidRPr="007435EB">
        <w:rPr>
          <w:rFonts w:hint="cs"/>
          <w:rtl/>
        </w:rPr>
        <w:t>יין</w:t>
      </w:r>
      <w:r w:rsidRPr="007435EB">
        <w:rPr>
          <w:rtl/>
        </w:rPr>
        <w:t xml:space="preserve"> </w:t>
      </w:r>
      <w:r w:rsidRPr="007435EB">
        <w:rPr>
          <w:rFonts w:hint="cs"/>
          <w:rtl/>
        </w:rPr>
        <w:t>יצא</w:t>
      </w:r>
      <w:r w:rsidRPr="007435EB">
        <w:rPr>
          <w:rtl/>
        </w:rPr>
        <w:t xml:space="preserve">, </w:t>
      </w:r>
      <w:r w:rsidRPr="007435EB">
        <w:rPr>
          <w:rFonts w:hint="cs"/>
          <w:rtl/>
        </w:rPr>
        <w:t>ידי</w:t>
      </w:r>
      <w:r w:rsidRPr="007435EB">
        <w:rPr>
          <w:rtl/>
        </w:rPr>
        <w:t xml:space="preserve"> </w:t>
      </w:r>
      <w:r w:rsidRPr="007435EB">
        <w:rPr>
          <w:rFonts w:hint="cs"/>
          <w:rtl/>
        </w:rPr>
        <w:t>חירות</w:t>
      </w:r>
      <w:r w:rsidRPr="007435EB">
        <w:rPr>
          <w:rtl/>
        </w:rPr>
        <w:t xml:space="preserve"> </w:t>
      </w:r>
      <w:r w:rsidRPr="007435EB">
        <w:rPr>
          <w:rFonts w:hint="cs"/>
          <w:rtl/>
        </w:rPr>
        <w:t>לא</w:t>
      </w:r>
      <w:r w:rsidRPr="007435EB">
        <w:rPr>
          <w:rtl/>
        </w:rPr>
        <w:t xml:space="preserve"> </w:t>
      </w:r>
      <w:r w:rsidRPr="007435EB">
        <w:rPr>
          <w:rFonts w:hint="cs"/>
          <w:rtl/>
        </w:rPr>
        <w:t>יצא</w:t>
      </w:r>
      <w:r w:rsidRPr="007435EB">
        <w:rPr>
          <w:rtl/>
        </w:rPr>
        <w:t>.</w:t>
      </w:r>
    </w:p>
    <w:p w14:paraId="3F8B307B" w14:textId="77777777" w:rsidR="00D661D8" w:rsidRPr="007435EB" w:rsidRDefault="00D661D8" w:rsidP="00D661D8">
      <w:pPr>
        <w:rPr>
          <w:rtl/>
        </w:rPr>
      </w:pPr>
      <w:r w:rsidRPr="005C3FF1">
        <w:rPr>
          <w:rStyle w:val="afffa"/>
          <w:rFonts w:hint="cs"/>
          <w:rtl/>
        </w:rPr>
        <w:t>שתאן</w:t>
      </w:r>
      <w:r w:rsidRPr="005C3FF1">
        <w:rPr>
          <w:rStyle w:val="afffa"/>
          <w:rtl/>
        </w:rPr>
        <w:t xml:space="preserve"> </w:t>
      </w:r>
      <w:r w:rsidRPr="005C3FF1">
        <w:rPr>
          <w:rStyle w:val="afffa"/>
          <w:rFonts w:hint="cs"/>
          <w:rtl/>
        </w:rPr>
        <w:t>בבת</w:t>
      </w:r>
      <w:r w:rsidRPr="005C3FF1">
        <w:rPr>
          <w:rStyle w:val="afffa"/>
          <w:rtl/>
        </w:rPr>
        <w:t xml:space="preserve"> </w:t>
      </w:r>
      <w:r w:rsidRPr="005C3FF1">
        <w:rPr>
          <w:rStyle w:val="afffa"/>
          <w:rFonts w:hint="cs"/>
          <w:rtl/>
        </w:rPr>
        <w:t>אחת</w:t>
      </w:r>
      <w:r w:rsidRPr="005C3FF1">
        <w:rPr>
          <w:rStyle w:val="afffa"/>
          <w:rtl/>
        </w:rPr>
        <w:t>,</w:t>
      </w:r>
      <w:r w:rsidRPr="007435EB">
        <w:rPr>
          <w:rtl/>
        </w:rPr>
        <w:t xml:space="preserve"> </w:t>
      </w:r>
      <w:r w:rsidRPr="003667B8">
        <w:rPr>
          <w:rStyle w:val="affffd"/>
          <w:rFonts w:hint="cs"/>
          <w:rtl/>
        </w:rPr>
        <w:t>רב</w:t>
      </w:r>
      <w:r w:rsidRPr="007435EB">
        <w:rPr>
          <w:rtl/>
        </w:rPr>
        <w:t xml:space="preserve">: </w:t>
      </w:r>
      <w:r w:rsidRPr="007435EB">
        <w:rPr>
          <w:rFonts w:hint="cs"/>
          <w:rtl/>
        </w:rPr>
        <w:t>ידי</w:t>
      </w:r>
      <w:r w:rsidRPr="007435EB">
        <w:rPr>
          <w:rtl/>
        </w:rPr>
        <w:t xml:space="preserve"> </w:t>
      </w:r>
      <w:r w:rsidRPr="007435EB">
        <w:rPr>
          <w:rFonts w:hint="cs"/>
          <w:rtl/>
        </w:rPr>
        <w:t>יין</w:t>
      </w:r>
      <w:r w:rsidRPr="007435EB">
        <w:rPr>
          <w:rtl/>
        </w:rPr>
        <w:t xml:space="preserve"> - </w:t>
      </w:r>
      <w:r w:rsidRPr="007435EB">
        <w:rPr>
          <w:rFonts w:hint="cs"/>
          <w:rtl/>
        </w:rPr>
        <w:t>יצא</w:t>
      </w:r>
      <w:r w:rsidRPr="007435EB">
        <w:rPr>
          <w:rtl/>
        </w:rPr>
        <w:t xml:space="preserve">, </w:t>
      </w:r>
      <w:r w:rsidRPr="007435EB">
        <w:rPr>
          <w:rFonts w:hint="cs"/>
          <w:rtl/>
        </w:rPr>
        <w:t>ידי</w:t>
      </w:r>
      <w:r w:rsidRPr="007435EB">
        <w:rPr>
          <w:rtl/>
        </w:rPr>
        <w:t xml:space="preserve"> </w:t>
      </w:r>
      <w:r w:rsidRPr="007435EB">
        <w:rPr>
          <w:rFonts w:hint="cs"/>
          <w:rtl/>
        </w:rPr>
        <w:t>ארבעה</w:t>
      </w:r>
      <w:r w:rsidRPr="007435EB">
        <w:rPr>
          <w:rtl/>
        </w:rPr>
        <w:t xml:space="preserve"> </w:t>
      </w:r>
      <w:r w:rsidRPr="007435EB">
        <w:rPr>
          <w:rFonts w:hint="cs"/>
          <w:rtl/>
        </w:rPr>
        <w:t>כוסות</w:t>
      </w:r>
      <w:r w:rsidRPr="007435EB">
        <w:rPr>
          <w:rtl/>
        </w:rPr>
        <w:t xml:space="preserve"> - </w:t>
      </w:r>
      <w:r w:rsidRPr="007435EB">
        <w:rPr>
          <w:rFonts w:hint="cs"/>
          <w:rtl/>
        </w:rPr>
        <w:t>לא</w:t>
      </w:r>
      <w:r w:rsidRPr="007435EB">
        <w:rPr>
          <w:rtl/>
        </w:rPr>
        <w:t xml:space="preserve"> </w:t>
      </w:r>
      <w:r w:rsidRPr="007435EB">
        <w:rPr>
          <w:rFonts w:hint="cs"/>
          <w:rtl/>
        </w:rPr>
        <w:t>יצא</w:t>
      </w:r>
      <w:r w:rsidRPr="007435EB">
        <w:rPr>
          <w:rtl/>
        </w:rPr>
        <w:t>.</w:t>
      </w:r>
    </w:p>
    <w:p w14:paraId="59CFA5FA" w14:textId="77777777" w:rsidR="00D661D8" w:rsidRPr="007435EB" w:rsidRDefault="00D661D8" w:rsidP="00D661D8">
      <w:pPr>
        <w:rPr>
          <w:rtl/>
        </w:rPr>
      </w:pPr>
      <w:r w:rsidRPr="005C3FF1">
        <w:rPr>
          <w:rStyle w:val="afffa"/>
          <w:rFonts w:hint="cs"/>
          <w:rtl/>
        </w:rPr>
        <w:t>השקה</w:t>
      </w:r>
      <w:r w:rsidRPr="005C3FF1">
        <w:rPr>
          <w:rStyle w:val="afffa"/>
          <w:rtl/>
        </w:rPr>
        <w:t xml:space="preserve"> </w:t>
      </w:r>
      <w:r w:rsidRPr="005C3FF1">
        <w:rPr>
          <w:rStyle w:val="afffa"/>
          <w:rFonts w:hint="cs"/>
          <w:rtl/>
        </w:rPr>
        <w:t>מהן</w:t>
      </w:r>
      <w:r w:rsidRPr="005C3FF1">
        <w:rPr>
          <w:rStyle w:val="afffa"/>
          <w:rtl/>
        </w:rPr>
        <w:t xml:space="preserve"> </w:t>
      </w:r>
      <w:r w:rsidRPr="005C3FF1">
        <w:rPr>
          <w:rStyle w:val="afffa"/>
          <w:rFonts w:hint="cs"/>
          <w:rtl/>
        </w:rPr>
        <w:t>לבניו</w:t>
      </w:r>
      <w:r w:rsidRPr="005C3FF1">
        <w:rPr>
          <w:rStyle w:val="afffa"/>
          <w:rtl/>
        </w:rPr>
        <w:t xml:space="preserve"> </w:t>
      </w:r>
      <w:r w:rsidRPr="005C3FF1">
        <w:rPr>
          <w:rStyle w:val="afffa"/>
          <w:rFonts w:hint="cs"/>
          <w:rtl/>
        </w:rPr>
        <w:t>ולבני</w:t>
      </w:r>
      <w:r w:rsidRPr="005C3FF1">
        <w:rPr>
          <w:rStyle w:val="afffa"/>
          <w:rtl/>
        </w:rPr>
        <w:t xml:space="preserve"> </w:t>
      </w:r>
      <w:r w:rsidRPr="005C3FF1">
        <w:rPr>
          <w:rStyle w:val="afffa"/>
          <w:rFonts w:hint="cs"/>
          <w:rtl/>
        </w:rPr>
        <w:t>ביתו</w:t>
      </w:r>
      <w:r w:rsidRPr="005C3FF1">
        <w:rPr>
          <w:rStyle w:val="afffa"/>
          <w:rtl/>
        </w:rPr>
        <w:t xml:space="preserve"> </w:t>
      </w:r>
      <w:r w:rsidRPr="005C3FF1">
        <w:rPr>
          <w:rStyle w:val="afffa"/>
          <w:rFonts w:hint="cs"/>
          <w:rtl/>
        </w:rPr>
        <w:t>יצא</w:t>
      </w:r>
      <w:r w:rsidRPr="005C3FF1">
        <w:rPr>
          <w:rStyle w:val="afffa"/>
          <w:rtl/>
        </w:rPr>
        <w:t>.</w:t>
      </w:r>
      <w:r w:rsidRPr="007435EB">
        <w:rPr>
          <w:rFonts w:ascii="Fb Fontext" w:hAnsi="Fb Fontext" w:hint="cs"/>
          <w:sz w:val="20"/>
          <w:rtl/>
        </w:rPr>
        <w:t xml:space="preserve"> </w:t>
      </w:r>
      <w:r w:rsidRPr="003667B8">
        <w:rPr>
          <w:rStyle w:val="affffd"/>
          <w:rFonts w:hint="cs"/>
          <w:rtl/>
        </w:rPr>
        <w:t>ארנב</w:t>
      </w:r>
      <w:r w:rsidRPr="003667B8">
        <w:rPr>
          <w:rStyle w:val="affffd"/>
          <w:rtl/>
        </w:rPr>
        <w:t>"</w:t>
      </w:r>
      <w:r w:rsidRPr="003667B8">
        <w:rPr>
          <w:rStyle w:val="affffd"/>
          <w:rFonts w:hint="cs"/>
          <w:rtl/>
        </w:rPr>
        <w:t>י:</w:t>
      </w:r>
      <w:r w:rsidRPr="007435EB">
        <w:rPr>
          <w:rFonts w:ascii="Fb Fontext" w:hAnsi="Fb Fontext"/>
          <w:sz w:val="20"/>
          <w:rtl/>
        </w:rPr>
        <w:t xml:space="preserve"> </w:t>
      </w:r>
      <w:r w:rsidRPr="007435EB">
        <w:rPr>
          <w:rFonts w:ascii="Fb Fontext" w:hAnsi="Fb Fontext" w:hint="cs"/>
          <w:sz w:val="20"/>
          <w:rtl/>
        </w:rPr>
        <w:t>והוא</w:t>
      </w:r>
      <w:r w:rsidRPr="007435EB">
        <w:rPr>
          <w:rFonts w:ascii="Fb Fontext" w:hAnsi="Fb Fontext"/>
          <w:sz w:val="20"/>
          <w:rtl/>
        </w:rPr>
        <w:t xml:space="preserve"> </w:t>
      </w:r>
      <w:r w:rsidRPr="007435EB">
        <w:rPr>
          <w:rFonts w:ascii="Fb Fontext" w:hAnsi="Fb Fontext" w:hint="cs"/>
          <w:sz w:val="20"/>
          <w:rtl/>
        </w:rPr>
        <w:t>דשתה רוב כוס</w:t>
      </w:r>
      <w:r w:rsidRPr="007435EB">
        <w:rPr>
          <w:rFonts w:ascii="Fb Fontext" w:hAnsi="Fb Fontext"/>
          <w:sz w:val="20"/>
          <w:rtl/>
        </w:rPr>
        <w:t>.</w:t>
      </w:r>
    </w:p>
    <w:p w14:paraId="0E1F4E53" w14:textId="77777777" w:rsidR="00D661D8" w:rsidRPr="003667B8" w:rsidRDefault="00D661D8" w:rsidP="00D661D8">
      <w:pPr>
        <w:pStyle w:val="36"/>
        <w:framePr w:wrap="notBeside"/>
        <w:rPr>
          <w:rtl/>
        </w:rPr>
      </w:pPr>
      <w:r w:rsidRPr="003667B8">
        <w:rPr>
          <w:rFonts w:hint="cs"/>
          <w:rtl/>
        </w:rPr>
        <w:t xml:space="preserve">• והך </w:t>
      </w:r>
    </w:p>
    <w:p w14:paraId="620C8C35" w14:textId="77777777" w:rsidR="00D661D8" w:rsidRPr="007435EB" w:rsidRDefault="00D661D8" w:rsidP="00D661D8">
      <w:pPr>
        <w:spacing w:before="4"/>
        <w:rPr>
          <w:rtl/>
        </w:rPr>
      </w:pPr>
      <w:r w:rsidRPr="007435EB">
        <w:rPr>
          <w:rFonts w:ascii="Fb Fontext" w:hAnsi="Fb Fontext" w:hint="cs"/>
          <w:rtl/>
        </w:rPr>
        <w:t>דארבעה</w:t>
      </w:r>
      <w:r w:rsidRPr="007435EB">
        <w:rPr>
          <w:rFonts w:ascii="Fb Fontext" w:hAnsi="Fb Fontext"/>
          <w:rtl/>
        </w:rPr>
        <w:t xml:space="preserve"> </w:t>
      </w:r>
      <w:r w:rsidRPr="007435EB">
        <w:rPr>
          <w:rFonts w:ascii="Fb Fontext" w:hAnsi="Fb Fontext" w:hint="cs"/>
          <w:rtl/>
        </w:rPr>
        <w:t>כוסות</w:t>
      </w:r>
      <w:r w:rsidRPr="007435EB">
        <w:rPr>
          <w:rFonts w:ascii="Fb Fontext" w:hAnsi="Fb Fontext"/>
          <w:rtl/>
        </w:rPr>
        <w:t xml:space="preserve"> </w:t>
      </w:r>
      <w:r w:rsidRPr="007435EB">
        <w:rPr>
          <w:rFonts w:ascii="Fb Fontext" w:hAnsi="Fb Fontext" w:hint="cs"/>
          <w:rtl/>
        </w:rPr>
        <w:t>הללו</w:t>
      </w:r>
      <w:r w:rsidRPr="007435EB">
        <w:rPr>
          <w:rFonts w:ascii="Fb Fontext" w:hAnsi="Fb Fontext"/>
          <w:rtl/>
        </w:rPr>
        <w:t xml:space="preserve"> </w:t>
      </w:r>
      <w:r w:rsidRPr="007435EB">
        <w:rPr>
          <w:rFonts w:ascii="Fb Fontext" w:hAnsi="Fb Fontext" w:hint="cs"/>
          <w:rtl/>
        </w:rPr>
        <w:t>צריך</w:t>
      </w:r>
      <w:r w:rsidRPr="007435EB">
        <w:rPr>
          <w:rFonts w:ascii="Fb Fontext" w:hAnsi="Fb Fontext"/>
          <w:rtl/>
        </w:rPr>
        <w:t xml:space="preserve"> </w:t>
      </w:r>
      <w:r w:rsidRPr="007435EB">
        <w:rPr>
          <w:rFonts w:ascii="Fb Fontext" w:hAnsi="Fb Fontext" w:hint="cs"/>
          <w:rtl/>
        </w:rPr>
        <w:t>שיהא</w:t>
      </w:r>
      <w:r w:rsidRPr="007435EB">
        <w:rPr>
          <w:rFonts w:ascii="Fb Fontext" w:hAnsi="Fb Fontext"/>
          <w:rtl/>
        </w:rPr>
        <w:t xml:space="preserve"> </w:t>
      </w:r>
      <w:r w:rsidRPr="007435EB">
        <w:rPr>
          <w:rFonts w:ascii="Fb Fontext" w:hAnsi="Fb Fontext" w:hint="cs"/>
          <w:rtl/>
        </w:rPr>
        <w:t>בהן</w:t>
      </w:r>
      <w:r w:rsidRPr="007435EB">
        <w:rPr>
          <w:rFonts w:ascii="Fb Fontext" w:hAnsi="Fb Fontext"/>
          <w:rtl/>
        </w:rPr>
        <w:t xml:space="preserve"> </w:t>
      </w:r>
      <w:r w:rsidRPr="007435EB">
        <w:rPr>
          <w:rFonts w:ascii="Fb Fontext" w:hAnsi="Fb Fontext" w:hint="cs"/>
          <w:rtl/>
        </w:rPr>
        <w:t>כדי</w:t>
      </w:r>
      <w:r w:rsidRPr="007435EB">
        <w:rPr>
          <w:rFonts w:ascii="Fb Fontext" w:hAnsi="Fb Fontext"/>
          <w:rtl/>
        </w:rPr>
        <w:t xml:space="preserve"> </w:t>
      </w:r>
      <w:r w:rsidRPr="007435EB">
        <w:rPr>
          <w:rFonts w:ascii="Fb Fontext" w:hAnsi="Fb Fontext" w:hint="cs"/>
          <w:rtl/>
        </w:rPr>
        <w:t>רביעית</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חי</w:t>
      </w:r>
      <w:r w:rsidRPr="007435EB">
        <w:rPr>
          <w:rFonts w:ascii="Fb Fontext" w:hAnsi="Fb Fontext"/>
          <w:rtl/>
        </w:rPr>
        <w:t xml:space="preserve"> </w:t>
      </w:r>
      <w:r w:rsidRPr="007435EB">
        <w:rPr>
          <w:rFonts w:ascii="Fb Fontext" w:hAnsi="Fb Fontext" w:hint="cs"/>
          <w:rtl/>
        </w:rPr>
        <w:t>ואחד</w:t>
      </w:r>
      <w:r w:rsidRPr="007435EB">
        <w:rPr>
          <w:rFonts w:ascii="Fb Fontext" w:hAnsi="Fb Fontext"/>
          <w:rtl/>
        </w:rPr>
        <w:t xml:space="preserve"> </w:t>
      </w:r>
      <w:r w:rsidRPr="007435EB">
        <w:rPr>
          <w:rFonts w:ascii="Fb Fontext" w:hAnsi="Fb Fontext" w:hint="cs"/>
          <w:rtl/>
        </w:rPr>
        <w:t>מזוג</w:t>
      </w:r>
      <w:r w:rsidRPr="007435EB">
        <w:rPr>
          <w:rFonts w:ascii="Fb Fontext" w:hAnsi="Fb Fontext"/>
          <w:rtl/>
        </w:rPr>
        <w:t xml:space="preserve">, </w:t>
      </w:r>
      <w:r w:rsidRPr="007435EB">
        <w:rPr>
          <w:rFonts w:ascii="Fb Fontext" w:hAnsi="Fb Fontext" w:hint="cs"/>
          <w:rtl/>
        </w:rPr>
        <w:t>אחד</w:t>
      </w:r>
      <w:r w:rsidRPr="007435EB">
        <w:rPr>
          <w:rFonts w:ascii="Fb Fontext" w:hAnsi="Fb Fontext"/>
          <w:rtl/>
        </w:rPr>
        <w:t xml:space="preserve"> </w:t>
      </w:r>
      <w:r w:rsidRPr="007435EB">
        <w:rPr>
          <w:rFonts w:ascii="Fb Fontext" w:hAnsi="Fb Fontext" w:hint="cs"/>
          <w:rtl/>
        </w:rPr>
        <w:t>חדש</w:t>
      </w:r>
      <w:r w:rsidRPr="007435EB">
        <w:rPr>
          <w:rFonts w:ascii="Fb Fontext" w:hAnsi="Fb Fontext"/>
          <w:rtl/>
        </w:rPr>
        <w:t xml:space="preserve"> </w:t>
      </w:r>
      <w:r w:rsidRPr="007435EB">
        <w:rPr>
          <w:rFonts w:ascii="Fb Fontext" w:hAnsi="Fb Fontext" w:hint="cs"/>
          <w:rtl/>
        </w:rPr>
        <w:t>ואחד</w:t>
      </w:r>
      <w:r w:rsidRPr="007435EB">
        <w:rPr>
          <w:rFonts w:ascii="Fb Fontext" w:hAnsi="Fb Fontext"/>
          <w:rtl/>
        </w:rPr>
        <w:t xml:space="preserve"> </w:t>
      </w:r>
      <w:r w:rsidRPr="007435EB">
        <w:rPr>
          <w:rFonts w:ascii="Fb Fontext" w:hAnsi="Fb Fontext" w:hint="cs"/>
          <w:rtl/>
        </w:rPr>
        <w:t>ישן</w:t>
      </w:r>
      <w:r w:rsidRPr="007435EB">
        <w:rPr>
          <w:rFonts w:ascii="Fb Fontext" w:hAnsi="Fb Fontext"/>
          <w:rtl/>
        </w:rPr>
        <w:t>.</w:t>
      </w:r>
    </w:p>
    <w:p w14:paraId="166BC717" w14:textId="77777777" w:rsidR="00D661D8" w:rsidRPr="003667B8" w:rsidRDefault="00D661D8" w:rsidP="00D661D8">
      <w:pPr>
        <w:pStyle w:val="36"/>
        <w:framePr w:wrap="notBeside"/>
        <w:rPr>
          <w:rtl/>
        </w:rPr>
      </w:pPr>
      <w:r w:rsidRPr="003667B8">
        <w:rPr>
          <w:rFonts w:hint="cs"/>
          <w:rtl/>
        </w:rPr>
        <w:t>רבי</w:t>
      </w:r>
      <w:r w:rsidRPr="003667B8">
        <w:rPr>
          <w:rtl/>
        </w:rPr>
        <w:t xml:space="preserve"> </w:t>
      </w:r>
      <w:r w:rsidRPr="003667B8">
        <w:rPr>
          <w:rFonts w:hint="cs"/>
          <w:rtl/>
        </w:rPr>
        <w:t>יהודה:</w:t>
      </w:r>
      <w:r w:rsidRPr="003667B8">
        <w:rPr>
          <w:rtl/>
        </w:rPr>
        <w:t xml:space="preserve"> </w:t>
      </w:r>
    </w:p>
    <w:p w14:paraId="3FC17E2B" w14:textId="77777777" w:rsidR="00D661D8" w:rsidRPr="007435EB" w:rsidRDefault="00D661D8" w:rsidP="00D661D8">
      <w:pPr>
        <w:rPr>
          <w:rFonts w:cs="Guttman Vilna"/>
          <w:b/>
          <w:bCs/>
          <w:rtl/>
        </w:rPr>
      </w:pPr>
      <w:r w:rsidRPr="007435EB">
        <w:rPr>
          <w:rFonts w:hint="cs"/>
          <w:rtl/>
        </w:rPr>
        <w:t>צריך</w:t>
      </w:r>
      <w:r w:rsidRPr="007435EB">
        <w:rPr>
          <w:rtl/>
        </w:rPr>
        <w:t xml:space="preserve"> </w:t>
      </w:r>
      <w:r w:rsidRPr="007435EB">
        <w:rPr>
          <w:rFonts w:hint="cs"/>
          <w:rtl/>
        </w:rPr>
        <w:t>שיהא</w:t>
      </w:r>
      <w:r w:rsidRPr="007435EB">
        <w:rPr>
          <w:rtl/>
        </w:rPr>
        <w:t xml:space="preserve"> </w:t>
      </w:r>
      <w:r w:rsidRPr="007435EB">
        <w:rPr>
          <w:rFonts w:hint="cs"/>
          <w:rtl/>
        </w:rPr>
        <w:t>בו</w:t>
      </w:r>
      <w:r w:rsidRPr="007435EB">
        <w:rPr>
          <w:rtl/>
        </w:rPr>
        <w:t xml:space="preserve"> </w:t>
      </w:r>
      <w:r w:rsidRPr="007435EB">
        <w:rPr>
          <w:rFonts w:hint="cs"/>
          <w:rtl/>
        </w:rPr>
        <w:t>טעם</w:t>
      </w:r>
      <w:r w:rsidRPr="007435EB">
        <w:rPr>
          <w:rtl/>
        </w:rPr>
        <w:t xml:space="preserve"> </w:t>
      </w:r>
      <w:r w:rsidRPr="007435EB">
        <w:rPr>
          <w:rFonts w:hint="cs"/>
          <w:rtl/>
        </w:rPr>
        <w:t>ומראה</w:t>
      </w:r>
      <w:r w:rsidRPr="007435EB">
        <w:rPr>
          <w:rtl/>
        </w:rPr>
        <w:t xml:space="preserve"> </w:t>
      </w:r>
      <w:r w:rsidRPr="007435EB">
        <w:rPr>
          <w:rFonts w:hint="cs"/>
          <w:rtl/>
        </w:rPr>
        <w:t>יין</w:t>
      </w:r>
      <w:r w:rsidRPr="007435EB">
        <w:rPr>
          <w:rtl/>
        </w:rPr>
        <w:t>.</w:t>
      </w:r>
      <w:r w:rsidRPr="007435EB">
        <w:rPr>
          <w:rFonts w:hint="cs"/>
          <w:rtl/>
        </w:rPr>
        <w:t xml:space="preserve">- </w:t>
      </w:r>
      <w:r w:rsidRPr="00AC0CB1">
        <w:rPr>
          <w:rStyle w:val="af2"/>
          <w:rFonts w:hint="cs"/>
          <w:rtl/>
        </w:rPr>
        <w:t>ד'אל תרא יין כי יתאדם'</w:t>
      </w:r>
      <w:r w:rsidRPr="00AC0CB1">
        <w:rPr>
          <w:rStyle w:val="af2"/>
          <w:rtl/>
        </w:rPr>
        <w:t>.</w:t>
      </w:r>
    </w:p>
    <w:p w14:paraId="7D121607" w14:textId="77777777" w:rsidR="00D661D8" w:rsidRPr="003667B8" w:rsidRDefault="00D661D8" w:rsidP="00D661D8">
      <w:pPr>
        <w:pStyle w:val="36"/>
        <w:framePr w:wrap="notBeside"/>
        <w:rPr>
          <w:rtl/>
        </w:rPr>
      </w:pPr>
      <w:r w:rsidRPr="003667B8">
        <w:rPr>
          <w:rFonts w:hint="cs"/>
          <w:rtl/>
        </w:rPr>
        <w:t xml:space="preserve">הך </w:t>
      </w:r>
    </w:p>
    <w:p w14:paraId="39E405A7" w14:textId="77777777" w:rsidR="00D661D8" w:rsidRPr="007435EB" w:rsidRDefault="00D661D8" w:rsidP="00D661D8">
      <w:pPr>
        <w:rPr>
          <w:rFonts w:cs="Guttman Vilna"/>
          <w:b/>
          <w:bCs/>
          <w:rtl/>
        </w:rPr>
      </w:pPr>
      <w:r w:rsidRPr="007435EB">
        <w:rPr>
          <w:rFonts w:hint="cs"/>
          <w:rtl/>
        </w:rPr>
        <w:t>כוס יפה דשמואל- זהו כדי רביעית [דברייתא] דלכאו</w:t>
      </w:r>
      <w:r w:rsidRPr="007435EB">
        <w:rPr>
          <w:rtl/>
        </w:rPr>
        <w:t>"</w:t>
      </w:r>
      <w:r w:rsidRPr="007435EB">
        <w:rPr>
          <w:rFonts w:hint="cs"/>
          <w:rtl/>
        </w:rPr>
        <w:t>א.</w:t>
      </w:r>
    </w:p>
    <w:p w14:paraId="7BB99BED" w14:textId="77777777" w:rsidR="00D661D8" w:rsidRPr="003667B8" w:rsidRDefault="00D661D8" w:rsidP="00D661D8">
      <w:pPr>
        <w:pStyle w:val="36"/>
        <w:framePr w:wrap="notBeside"/>
        <w:rPr>
          <w:rtl/>
        </w:rPr>
      </w:pPr>
      <w:r>
        <w:rPr>
          <w:rFonts w:hint="cs"/>
          <w:rtl/>
        </w:rPr>
        <w:t>ר"י</w:t>
      </w:r>
      <w:r w:rsidRPr="003667B8">
        <w:rPr>
          <w:rtl/>
        </w:rPr>
        <w:t xml:space="preserve">: </w:t>
      </w:r>
    </w:p>
    <w:p w14:paraId="1A9FBF26" w14:textId="77777777" w:rsidR="00D661D8" w:rsidRPr="007435EB" w:rsidRDefault="00D661D8" w:rsidP="00D661D8">
      <w:pPr>
        <w:rPr>
          <w:rtl/>
        </w:rPr>
      </w:pPr>
      <w:r w:rsidRPr="007435EB">
        <w:rPr>
          <w:rFonts w:hint="cs"/>
          <w:rtl/>
        </w:rPr>
        <w:t>צריך</w:t>
      </w:r>
      <w:r w:rsidRPr="007435EB">
        <w:rPr>
          <w:rtl/>
        </w:rPr>
        <w:t xml:space="preserve"> </w:t>
      </w:r>
      <w:r w:rsidRPr="007435EB">
        <w:rPr>
          <w:rFonts w:hint="cs"/>
          <w:rtl/>
        </w:rPr>
        <w:t>שיהא</w:t>
      </w:r>
      <w:r w:rsidRPr="007435EB">
        <w:rPr>
          <w:rtl/>
        </w:rPr>
        <w:t xml:space="preserve"> </w:t>
      </w:r>
      <w:r w:rsidRPr="007435EB">
        <w:rPr>
          <w:rFonts w:hint="cs"/>
          <w:rtl/>
        </w:rPr>
        <w:t>בו</w:t>
      </w:r>
      <w:r w:rsidRPr="007435EB">
        <w:rPr>
          <w:rtl/>
        </w:rPr>
        <w:t xml:space="preserve"> </w:t>
      </w:r>
      <w:r w:rsidRPr="007435EB">
        <w:rPr>
          <w:rFonts w:hint="cs"/>
          <w:rtl/>
        </w:rPr>
        <w:t>טעם</w:t>
      </w:r>
      <w:r w:rsidRPr="007435EB">
        <w:rPr>
          <w:rtl/>
        </w:rPr>
        <w:t xml:space="preserve"> </w:t>
      </w:r>
      <w:r w:rsidRPr="007435EB">
        <w:rPr>
          <w:rFonts w:hint="cs"/>
          <w:rtl/>
        </w:rPr>
        <w:t>ומראה</w:t>
      </w:r>
      <w:r w:rsidRPr="007435EB">
        <w:rPr>
          <w:rtl/>
        </w:rPr>
        <w:t>.</w:t>
      </w:r>
    </w:p>
    <w:p w14:paraId="7D74C594" w14:textId="77777777" w:rsidR="00D661D8" w:rsidRPr="007435EB" w:rsidRDefault="00D661D8" w:rsidP="00D661D8">
      <w:pPr>
        <w:pStyle w:val="affd"/>
        <w:rPr>
          <w:bCs/>
          <w:rtl/>
        </w:rPr>
      </w:pPr>
      <w:r>
        <w:rPr>
          <w:rFonts w:hint="cs"/>
          <w:rtl/>
        </w:rPr>
        <w:t>***</w:t>
      </w:r>
    </w:p>
    <w:p w14:paraId="03CCC87D" w14:textId="77777777" w:rsidR="00D661D8" w:rsidRPr="007435EB" w:rsidRDefault="00D661D8" w:rsidP="00D661D8">
      <w:pPr>
        <w:pStyle w:val="afff"/>
        <w:framePr w:wrap="around"/>
        <w:rPr>
          <w:rtl/>
        </w:rPr>
      </w:pPr>
      <w:r w:rsidRPr="007435EB">
        <w:rPr>
          <w:rtl/>
        </w:rPr>
        <w:t>קט.</w:t>
      </w:r>
    </w:p>
    <w:p w14:paraId="6234117D" w14:textId="77777777" w:rsidR="00D661D8" w:rsidRPr="003667B8" w:rsidRDefault="00D661D8" w:rsidP="00D661D8">
      <w:pPr>
        <w:pStyle w:val="36"/>
        <w:framePr w:wrap="notBeside"/>
        <w:rPr>
          <w:rtl/>
        </w:rPr>
      </w:pPr>
      <w:r w:rsidRPr="003667B8">
        <w:rPr>
          <w:rFonts w:hint="cs"/>
          <w:rtl/>
        </w:rPr>
        <w:t xml:space="preserve">• </w:t>
      </w:r>
      <w:r w:rsidRPr="003667B8">
        <w:rPr>
          <w:rtl/>
        </w:rPr>
        <w:t xml:space="preserve">ת"ר </w:t>
      </w:r>
    </w:p>
    <w:p w14:paraId="028FDD74" w14:textId="77777777" w:rsidR="00D661D8" w:rsidRPr="007435EB" w:rsidRDefault="00D661D8" w:rsidP="00D661D8">
      <w:pPr>
        <w:spacing w:before="4"/>
        <w:rPr>
          <w:rtl/>
        </w:rPr>
      </w:pPr>
      <w:r w:rsidRPr="007435EB">
        <w:rPr>
          <w:rFonts w:ascii="Fb Fontext" w:hAnsi="Fb Fontext"/>
          <w:rtl/>
        </w:rPr>
        <w:t>הכל חייבין בארבעה כוסות הללו, אחד אנשים ואחד נשים, ואחד תינוקות.</w:t>
      </w:r>
    </w:p>
    <w:p w14:paraId="642F53FA" w14:textId="77777777" w:rsidR="00D661D8" w:rsidRPr="003667B8" w:rsidRDefault="00D661D8" w:rsidP="00D661D8">
      <w:pPr>
        <w:pStyle w:val="36"/>
        <w:framePr w:wrap="notBeside"/>
        <w:rPr>
          <w:rtl/>
        </w:rPr>
      </w:pPr>
      <w:r w:rsidRPr="003667B8">
        <w:rPr>
          <w:rtl/>
        </w:rPr>
        <w:t>ר"י</w:t>
      </w:r>
    </w:p>
    <w:p w14:paraId="06B57771" w14:textId="77777777" w:rsidR="00D661D8" w:rsidRPr="007435EB" w:rsidRDefault="00D661D8" w:rsidP="00D661D8">
      <w:pPr>
        <w:rPr>
          <w:rtl/>
        </w:rPr>
      </w:pPr>
      <w:r w:rsidRPr="007435EB">
        <w:rPr>
          <w:rtl/>
        </w:rPr>
        <w:t>וכי מה תועלת יש לתינוקות ביין, אלא, מחלקין להן קליות ואגוזין בערב פסח, שלא ישנו, וישאלו.</w:t>
      </w:r>
    </w:p>
    <w:p w14:paraId="7AB3D774" w14:textId="77777777" w:rsidR="00D661D8" w:rsidRPr="003667B8" w:rsidRDefault="00D661D8" w:rsidP="00D661D8">
      <w:pPr>
        <w:pStyle w:val="36"/>
        <w:framePr w:wrap="notBeside"/>
        <w:rPr>
          <w:rtl/>
        </w:rPr>
      </w:pPr>
      <w:r w:rsidRPr="003667B8">
        <w:rPr>
          <w:rtl/>
        </w:rPr>
        <w:t xml:space="preserve">אמרו על ר"ע </w:t>
      </w:r>
    </w:p>
    <w:p w14:paraId="605D8030" w14:textId="77777777" w:rsidR="00D661D8" w:rsidRPr="007435EB" w:rsidRDefault="00D661D8" w:rsidP="00D661D8">
      <w:pPr>
        <w:spacing w:before="4"/>
        <w:rPr>
          <w:rtl/>
        </w:rPr>
      </w:pPr>
      <w:r>
        <w:rPr>
          <w:rtl/>
        </w:rPr>
        <w:t xml:space="preserve">שהיה מחלק קליות ואגוזין לתינוקות </w:t>
      </w:r>
      <w:r>
        <w:rPr>
          <w:rStyle w:val="affffd"/>
          <w:rtl/>
          <w:rPrChange w:id="11404" w:author="מנוע אמוראים" w:date="2026-10-05T16:42:03Z">
            <w:rPr>
              <w:rtl/>
            </w:rPr>
          </w:rPrChange>
        </w:rPr>
        <w:t xml:space="preserve">בער"פ</w:t>
      </w:r>
      <w:r>
        <w:rPr>
          <w:rtl/>
        </w:rPr>
        <w:t xml:space="preserve"> כדי שלא ישנו וישאלו.</w:t>
      </w:r>
    </w:p>
    <w:p w14:paraId="7E0BA5CC" w14:textId="77777777" w:rsidR="00D661D8" w:rsidRPr="003667B8" w:rsidRDefault="00D661D8" w:rsidP="00D661D8">
      <w:pPr>
        <w:pStyle w:val="36"/>
        <w:framePr w:wrap="notBeside"/>
        <w:rPr>
          <w:rtl/>
        </w:rPr>
      </w:pPr>
      <w:r w:rsidRPr="003667B8">
        <w:rPr>
          <w:rFonts w:hint="cs"/>
          <w:rtl/>
        </w:rPr>
        <w:t xml:space="preserve">• </w:t>
      </w:r>
      <w:r w:rsidRPr="003667B8">
        <w:rPr>
          <w:rtl/>
        </w:rPr>
        <w:t>ר"א:</w:t>
      </w:r>
    </w:p>
    <w:p w14:paraId="1FE486B0" w14:textId="77777777" w:rsidR="00D661D8" w:rsidRPr="007435EB" w:rsidRDefault="00D661D8" w:rsidP="00D661D8">
      <w:pPr>
        <w:spacing w:before="4"/>
        <w:rPr>
          <w:rtl/>
        </w:rPr>
      </w:pPr>
      <w:r w:rsidRPr="007435EB">
        <w:rPr>
          <w:rtl/>
        </w:rPr>
        <w:t>חוטפין מצות</w:t>
      </w:r>
      <w:r>
        <w:rPr>
          <w:rFonts w:hint="cs"/>
          <w:rtl/>
        </w:rPr>
        <w:t xml:space="preserve"> </w:t>
      </w:r>
      <w:r w:rsidRPr="003667B8">
        <w:rPr>
          <w:rStyle w:val="affffff0"/>
          <w:rFonts w:hint="cs"/>
          <w:rtl/>
        </w:rPr>
        <w:t>[אוכלין מהר]</w:t>
      </w:r>
      <w:r w:rsidRPr="007435EB">
        <w:rPr>
          <w:rtl/>
        </w:rPr>
        <w:t xml:space="preserve"> בלילי פסחים, בשביל תינוקות שלא ישנו.</w:t>
      </w:r>
    </w:p>
    <w:p w14:paraId="1D0FBFEB" w14:textId="77777777" w:rsidR="00D661D8" w:rsidRPr="003667B8" w:rsidRDefault="00D661D8" w:rsidP="00D661D8">
      <w:pPr>
        <w:pStyle w:val="36"/>
        <w:framePr w:wrap="notBeside"/>
        <w:rPr>
          <w:rtl/>
        </w:rPr>
      </w:pPr>
      <w:r w:rsidRPr="003667B8">
        <w:rPr>
          <w:rtl/>
        </w:rPr>
        <w:t xml:space="preserve">אמרו על ר"ע </w:t>
      </w:r>
    </w:p>
    <w:p w14:paraId="004253C5" w14:textId="77777777" w:rsidR="00D661D8" w:rsidRPr="007435EB" w:rsidRDefault="00D661D8" w:rsidP="00D661D8">
      <w:pPr>
        <w:spacing w:before="4"/>
        <w:rPr>
          <w:rtl/>
        </w:rPr>
      </w:pPr>
      <w:r>
        <w:rPr>
          <w:rtl/>
        </w:rPr>
        <w:t xml:space="preserve">מימיו לא אמר הגיע עת לעמוד בביהמ"ד חוץ </w:t>
      </w:r>
      <w:r>
        <w:rPr>
          <w:rStyle w:val="affffd"/>
          <w:rtl/>
          <w:rPrChange w:id="11405" w:author="מנוע אמוראים" w:date="2026-10-05T16:42:03Z">
            <w:rPr>
              <w:rtl/>
            </w:rPr>
          </w:rPrChange>
        </w:rPr>
        <w:t xml:space="preserve">מער"פ</w:t>
      </w:r>
      <w:r>
        <w:rPr>
          <w:rtl/>
        </w:rPr>
        <w:t xml:space="preserve"> לתינוקות שלא יישנו.</w:t>
      </w:r>
      <w:r w:rsidRPr="007435EB">
        <w:rPr>
          <w:rFonts w:hint="cs"/>
          <w:rtl/>
        </w:rPr>
        <w:t xml:space="preserve"> </w:t>
      </w:r>
      <w:r>
        <w:rPr>
          <w:rStyle w:val="affffd"/>
          <w:rtl/>
          <w:rPrChange w:id="11406" w:author="מנוע אמוראים" w:date="2026-10-05T16:42:03Z">
            <w:rPr>
              <w:rtl/>
            </w:rPr>
          </w:rPrChange>
        </w:rPr>
        <w:t xml:space="preserve">ועריו"כ</w:t>
      </w:r>
      <w:r>
        <w:rPr>
          <w:rtl/>
        </w:rPr>
        <w:t xml:space="preserve"> שיאכילו את בניהם.</w:t>
      </w:r>
    </w:p>
    <w:p w14:paraId="0B94654A" w14:textId="77777777" w:rsidR="00D661D8" w:rsidRPr="007435EB" w:rsidRDefault="00D661D8" w:rsidP="00D661D8">
      <w:pPr>
        <w:pStyle w:val="affd"/>
        <w:rPr>
          <w:bCs/>
          <w:rtl/>
        </w:rPr>
      </w:pPr>
      <w:r>
        <w:rPr>
          <w:rFonts w:hint="cs"/>
          <w:rtl/>
        </w:rPr>
        <w:t>***</w:t>
      </w:r>
    </w:p>
    <w:p w14:paraId="56FE8E9E" w14:textId="77777777" w:rsidR="00D661D8" w:rsidRPr="00B84183" w:rsidRDefault="00D661D8" w:rsidP="00D661D8">
      <w:pPr>
        <w:pStyle w:val="36"/>
        <w:framePr w:wrap="notBeside"/>
        <w:rPr>
          <w:rtl/>
        </w:rPr>
      </w:pPr>
      <w:r w:rsidRPr="00B84183">
        <w:rPr>
          <w:rFonts w:hint="cs"/>
          <w:rtl/>
        </w:rPr>
        <w:t xml:space="preserve">• </w:t>
      </w:r>
      <w:r w:rsidRPr="00B84183">
        <w:rPr>
          <w:rtl/>
        </w:rPr>
        <w:t xml:space="preserve">ת"ר </w:t>
      </w:r>
    </w:p>
    <w:p w14:paraId="7EB2173B" w14:textId="77777777" w:rsidR="00D661D8" w:rsidRPr="007435EB" w:rsidRDefault="00D661D8" w:rsidP="00D661D8">
      <w:pPr>
        <w:spacing w:before="4"/>
        <w:rPr>
          <w:rtl/>
        </w:rPr>
      </w:pPr>
      <w:r w:rsidRPr="007435EB">
        <w:rPr>
          <w:rFonts w:ascii="Fb Fontext" w:hAnsi="Fb Fontext"/>
          <w:rtl/>
        </w:rPr>
        <w:t xml:space="preserve">חייב אדם לשמח בניו ובני ביתו ברגל, </w:t>
      </w:r>
      <w:r>
        <w:rPr>
          <w:rFonts w:ascii="Fb Fontext" w:hAnsi="Fb Fontext" w:hint="cs"/>
          <w:rtl/>
        </w:rPr>
        <w:t>ד</w:t>
      </w:r>
      <w:r w:rsidRPr="00AC0CB1">
        <w:rPr>
          <w:rStyle w:val="af2"/>
          <w:rFonts w:hint="cs"/>
          <w:rtl/>
        </w:rPr>
        <w:t>'</w:t>
      </w:r>
      <w:r w:rsidRPr="00AC0CB1">
        <w:rPr>
          <w:rStyle w:val="af2"/>
          <w:rtl/>
        </w:rPr>
        <w:t>ושמחת בחגך</w:t>
      </w:r>
      <w:r w:rsidRPr="00AC0CB1">
        <w:rPr>
          <w:rStyle w:val="af2"/>
          <w:rFonts w:hint="cs"/>
          <w:rtl/>
        </w:rPr>
        <w:t>'</w:t>
      </w:r>
      <w:r w:rsidRPr="00AC0CB1">
        <w:rPr>
          <w:rStyle w:val="af2"/>
          <w:rtl/>
        </w:rPr>
        <w:t>,</w:t>
      </w:r>
      <w:r w:rsidRPr="007435EB">
        <w:rPr>
          <w:rFonts w:ascii="Fb Fontext" w:hAnsi="Fb Fontext"/>
          <w:rtl/>
        </w:rPr>
        <w:t xml:space="preserve"> במה משמחם - ביין.</w:t>
      </w:r>
    </w:p>
    <w:p w14:paraId="11322D2B" w14:textId="77777777" w:rsidR="00D661D8" w:rsidRPr="00B84183" w:rsidRDefault="00D661D8" w:rsidP="00D661D8">
      <w:pPr>
        <w:pStyle w:val="36"/>
        <w:framePr w:wrap="notBeside"/>
        <w:rPr>
          <w:rtl/>
        </w:rPr>
      </w:pPr>
      <w:r w:rsidRPr="00B84183">
        <w:rPr>
          <w:rtl/>
        </w:rPr>
        <w:tab/>
        <w:t xml:space="preserve">ר"י </w:t>
      </w:r>
    </w:p>
    <w:p w14:paraId="4CFB927A" w14:textId="77777777" w:rsidR="00D661D8" w:rsidRPr="007435EB" w:rsidRDefault="00D661D8" w:rsidP="00D661D8">
      <w:pPr>
        <w:rPr>
          <w:rtl/>
        </w:rPr>
      </w:pPr>
      <w:r w:rsidRPr="007435EB">
        <w:rPr>
          <w:rtl/>
        </w:rPr>
        <w:t>אנשים בראוי להם, ונשים בראוי להן. אנשים בראוי להם - ביין.</w:t>
      </w:r>
    </w:p>
    <w:p w14:paraId="6A2F3393" w14:textId="77777777" w:rsidR="00D661D8" w:rsidRDefault="00D661D8" w:rsidP="00D661D8">
      <w:pPr>
        <w:pStyle w:val="36"/>
        <w:framePr w:wrap="notBeside"/>
        <w:rPr>
          <w:rtl/>
        </w:rPr>
      </w:pPr>
      <w:r>
        <w:rPr>
          <w:rFonts w:hint="cs"/>
          <w:rtl/>
        </w:rPr>
        <w:t>לרב יוסף</w:t>
      </w:r>
    </w:p>
    <w:p w14:paraId="2FDA85C4" w14:textId="77777777" w:rsidR="00D661D8" w:rsidRDefault="00D661D8" w:rsidP="00D661D8">
      <w:pPr>
        <w:rPr>
          <w:rtl/>
        </w:rPr>
      </w:pPr>
      <w:r w:rsidRPr="00D01580">
        <w:rPr>
          <w:b/>
          <w:bCs/>
          <w:rtl/>
        </w:rPr>
        <w:t>ונשים</w:t>
      </w:r>
      <w:r w:rsidRPr="007435EB">
        <w:rPr>
          <w:rtl/>
        </w:rPr>
        <w:t xml:space="preserve"> בבבל - בבגדי צבעונין, </w:t>
      </w:r>
    </w:p>
    <w:p w14:paraId="6D4A713D" w14:textId="77777777" w:rsidR="00D661D8" w:rsidRPr="007435EB" w:rsidRDefault="00D661D8" w:rsidP="00D661D8">
      <w:pPr>
        <w:rPr>
          <w:rtl/>
        </w:rPr>
      </w:pPr>
      <w:r w:rsidRPr="007435EB">
        <w:rPr>
          <w:rtl/>
        </w:rPr>
        <w:t>בארץ ישראל - בבגדי פשתן מגוהצין.</w:t>
      </w:r>
    </w:p>
    <w:p w14:paraId="5BE72479" w14:textId="77777777" w:rsidR="00D661D8" w:rsidRPr="00B84183" w:rsidRDefault="00D661D8" w:rsidP="00D661D8">
      <w:pPr>
        <w:pStyle w:val="36"/>
        <w:framePr w:wrap="notBeside"/>
        <w:rPr>
          <w:rtl/>
        </w:rPr>
      </w:pPr>
      <w:r w:rsidRPr="00B84183">
        <w:rPr>
          <w:rtl/>
        </w:rPr>
        <w:t>ריב"ב</w:t>
      </w:r>
      <w:r w:rsidRPr="00B84183">
        <w:rPr>
          <w:rFonts w:hint="cs"/>
          <w:rtl/>
        </w:rPr>
        <w:t>:</w:t>
      </w:r>
      <w:r w:rsidRPr="00B84183">
        <w:rPr>
          <w:rtl/>
        </w:rPr>
        <w:t xml:space="preserve"> </w:t>
      </w:r>
    </w:p>
    <w:p w14:paraId="4D6F24C7" w14:textId="77777777" w:rsidR="00D661D8" w:rsidRDefault="00D661D8" w:rsidP="00D661D8">
      <w:pPr>
        <w:spacing w:before="4"/>
        <w:rPr>
          <w:b/>
          <w:rtl/>
        </w:rPr>
      </w:pPr>
      <w:r w:rsidRPr="00D01580">
        <w:rPr>
          <w:bCs/>
          <w:rtl/>
        </w:rPr>
        <w:t>בזמן שביהמ"ק קיים אין שמחה אלא בבשר,</w:t>
      </w:r>
      <w:r w:rsidRPr="007435EB">
        <w:rPr>
          <w:b/>
          <w:rtl/>
        </w:rPr>
        <w:t xml:space="preserve"> </w:t>
      </w:r>
    </w:p>
    <w:p w14:paraId="3BE2B292" w14:textId="77777777" w:rsidR="00D661D8" w:rsidRPr="007435EB" w:rsidRDefault="00D661D8" w:rsidP="00D661D8">
      <w:pPr>
        <w:spacing w:before="4"/>
        <w:rPr>
          <w:b/>
          <w:rtl/>
        </w:rPr>
      </w:pPr>
      <w:r>
        <w:rPr>
          <w:rFonts w:hint="cs"/>
          <w:b/>
          <w:rtl/>
        </w:rPr>
        <w:t>ד</w:t>
      </w:r>
      <w:r w:rsidRPr="00AC0CB1">
        <w:rPr>
          <w:rStyle w:val="af2"/>
          <w:rFonts w:hint="cs"/>
          <w:rtl/>
        </w:rPr>
        <w:t>'</w:t>
      </w:r>
      <w:r w:rsidRPr="00AC0CB1">
        <w:rPr>
          <w:rStyle w:val="af2"/>
          <w:rtl/>
        </w:rPr>
        <w:t>וזבחת שלמים ואכלת שם ושמחת לפני ה' אלהיך</w:t>
      </w:r>
      <w:r w:rsidRPr="00AC0CB1">
        <w:rPr>
          <w:rStyle w:val="af2"/>
          <w:rFonts w:hint="cs"/>
          <w:rtl/>
        </w:rPr>
        <w:t>'</w:t>
      </w:r>
      <w:r w:rsidRPr="00AC0CB1">
        <w:rPr>
          <w:rStyle w:val="af2"/>
          <w:rtl/>
        </w:rPr>
        <w:t>.</w:t>
      </w:r>
    </w:p>
    <w:p w14:paraId="02E9616F" w14:textId="77777777" w:rsidR="00D661D8" w:rsidRDefault="00D661D8" w:rsidP="00D661D8">
      <w:pPr>
        <w:rPr>
          <w:rtl/>
        </w:rPr>
      </w:pPr>
      <w:r w:rsidRPr="007435EB">
        <w:rPr>
          <w:rtl/>
        </w:rPr>
        <w:t xml:space="preserve">ועכשיו שאין בית המקדש קיים אין שמחה אלא ביין, </w:t>
      </w:r>
    </w:p>
    <w:p w14:paraId="4E4BA35C" w14:textId="77777777" w:rsidR="00D661D8" w:rsidRPr="007435EB" w:rsidRDefault="00D661D8" w:rsidP="00D661D8">
      <w:pPr>
        <w:rPr>
          <w:rtl/>
        </w:rPr>
      </w:pPr>
      <w:r>
        <w:rPr>
          <w:rFonts w:hint="cs"/>
          <w:rtl/>
        </w:rPr>
        <w:t>ד</w:t>
      </w:r>
      <w:r w:rsidRPr="00AC0CB1">
        <w:rPr>
          <w:rStyle w:val="af2"/>
          <w:rFonts w:hint="cs"/>
          <w:rtl/>
        </w:rPr>
        <w:t>'</w:t>
      </w:r>
      <w:r w:rsidRPr="00AC0CB1">
        <w:rPr>
          <w:rStyle w:val="af2"/>
          <w:rtl/>
        </w:rPr>
        <w:t>ויין ישמח לבב אנוש</w:t>
      </w:r>
      <w:r w:rsidRPr="00AC0CB1">
        <w:rPr>
          <w:rStyle w:val="af2"/>
          <w:rFonts w:hint="cs"/>
          <w:rtl/>
        </w:rPr>
        <w:t>'</w:t>
      </w:r>
      <w:r w:rsidRPr="00AC0CB1">
        <w:rPr>
          <w:rStyle w:val="af2"/>
          <w:rtl/>
        </w:rPr>
        <w:t>.</w:t>
      </w:r>
    </w:p>
    <w:p w14:paraId="46C6D791" w14:textId="77777777" w:rsidR="00D661D8" w:rsidRPr="007435EB" w:rsidRDefault="00D661D8" w:rsidP="00D661D8">
      <w:pPr>
        <w:pStyle w:val="affd"/>
        <w:rPr>
          <w:bCs/>
          <w:rtl/>
        </w:rPr>
      </w:pPr>
      <w:r>
        <w:rPr>
          <w:rFonts w:hint="cs"/>
          <w:rtl/>
        </w:rPr>
        <w:t>***</w:t>
      </w:r>
    </w:p>
    <w:p w14:paraId="5548A9AB" w14:textId="77777777" w:rsidR="00D661D8" w:rsidRPr="00306D2D" w:rsidRDefault="00D661D8" w:rsidP="00D661D8">
      <w:pPr>
        <w:pStyle w:val="36"/>
        <w:framePr w:wrap="notBeside"/>
        <w:rPr>
          <w:rtl/>
        </w:rPr>
      </w:pPr>
      <w:r w:rsidRPr="00306D2D">
        <w:rPr>
          <w:rFonts w:hint="cs"/>
          <w:rtl/>
        </w:rPr>
        <w:t xml:space="preserve">• </w:t>
      </w:r>
      <w:r w:rsidRPr="00306D2D">
        <w:rPr>
          <w:rtl/>
        </w:rPr>
        <w:t xml:space="preserve">רי"צ: </w:t>
      </w:r>
    </w:p>
    <w:p w14:paraId="5FA1F6B6" w14:textId="77777777" w:rsidR="00D661D8" w:rsidRPr="007435EB" w:rsidRDefault="00D661D8" w:rsidP="00D661D8">
      <w:pPr>
        <w:spacing w:before="4"/>
        <w:rPr>
          <w:rtl/>
        </w:rPr>
      </w:pPr>
      <w:r w:rsidRPr="00306D2D">
        <w:rPr>
          <w:rStyle w:val="afffff1"/>
          <w:rtl/>
        </w:rPr>
        <w:t>קסתא דמוריסא</w:t>
      </w:r>
      <w:r w:rsidRPr="007435EB">
        <w:rPr>
          <w:rFonts w:ascii="Fb Fontext" w:hAnsi="Fb Fontext"/>
          <w:rtl/>
        </w:rPr>
        <w:t xml:space="preserve"> </w:t>
      </w:r>
      <w:r w:rsidRPr="007435EB">
        <w:rPr>
          <w:rFonts w:ascii="Fb Fontext" w:hAnsi="Fb Fontext" w:hint="cs"/>
          <w:rtl/>
        </w:rPr>
        <w:t>שהיתה בצפורי היה בה שיעור לוג ובה</w:t>
      </w:r>
      <w:r w:rsidRPr="007435EB">
        <w:rPr>
          <w:rFonts w:ascii="Fb Fontext" w:hAnsi="Fb Fontext"/>
          <w:rtl/>
        </w:rPr>
        <w:t xml:space="preserve"> משערין רביעית של פסח.</w:t>
      </w:r>
    </w:p>
    <w:p w14:paraId="63828C0A" w14:textId="77777777" w:rsidR="00D661D8" w:rsidRPr="00306D2D" w:rsidRDefault="00D661D8" w:rsidP="00D661D8">
      <w:pPr>
        <w:pStyle w:val="36"/>
        <w:framePr w:wrap="notBeside"/>
        <w:rPr>
          <w:rtl/>
        </w:rPr>
      </w:pPr>
      <w:r w:rsidRPr="00306D2D">
        <w:rPr>
          <w:rFonts w:hint="cs"/>
          <w:rtl/>
        </w:rPr>
        <w:t xml:space="preserve">• </w:t>
      </w:r>
      <w:r w:rsidRPr="00306D2D">
        <w:rPr>
          <w:rtl/>
        </w:rPr>
        <w:t xml:space="preserve">רי"ו: </w:t>
      </w:r>
    </w:p>
    <w:p w14:paraId="2243595D" w14:textId="77777777" w:rsidR="00D661D8" w:rsidRPr="007435EB" w:rsidRDefault="00D661D8" w:rsidP="00D661D8">
      <w:pPr>
        <w:spacing w:before="4"/>
        <w:rPr>
          <w:rtl/>
        </w:rPr>
      </w:pPr>
      <w:r w:rsidRPr="00306D2D">
        <w:rPr>
          <w:rStyle w:val="afffff1"/>
          <w:rtl/>
        </w:rPr>
        <w:t>שמינית קדומה</w:t>
      </w:r>
      <w:r w:rsidRPr="007435EB">
        <w:rPr>
          <w:rtl/>
        </w:rPr>
        <w:t xml:space="preserve"> שהיתה בטבריה יתרה על שמינית של היום ברבע ובה משערין רביעית של פסח.</w:t>
      </w:r>
    </w:p>
    <w:p w14:paraId="0CC816AF" w14:textId="77777777" w:rsidR="00D661D8" w:rsidRPr="00306D2D" w:rsidRDefault="00D661D8" w:rsidP="00D661D8">
      <w:pPr>
        <w:pStyle w:val="36"/>
        <w:framePr w:wrap="notBeside"/>
        <w:rPr>
          <w:rtl/>
        </w:rPr>
      </w:pPr>
      <w:r w:rsidRPr="00306D2D">
        <w:rPr>
          <w:rFonts w:hint="cs"/>
          <w:rtl/>
        </w:rPr>
        <w:t xml:space="preserve">• </w:t>
      </w:r>
      <w:r w:rsidRPr="00306D2D">
        <w:rPr>
          <w:rtl/>
        </w:rPr>
        <w:t xml:space="preserve">ר"ח: </w:t>
      </w:r>
    </w:p>
    <w:p w14:paraId="731AFF81" w14:textId="77777777" w:rsidR="00D661D8" w:rsidRPr="007435EB" w:rsidRDefault="00D661D8" w:rsidP="00D661D8">
      <w:pPr>
        <w:spacing w:before="4"/>
        <w:rPr>
          <w:rtl/>
        </w:rPr>
      </w:pPr>
      <w:r w:rsidRPr="00306D2D">
        <w:rPr>
          <w:rStyle w:val="afffff1"/>
          <w:rtl/>
        </w:rPr>
        <w:t>רביעית של תורה</w:t>
      </w:r>
      <w:r w:rsidRPr="007435EB">
        <w:rPr>
          <w:rtl/>
        </w:rPr>
        <w:t xml:space="preserve"> אצבעים על אצבעים, ברום אצבעים וחצי אצבע וחומש אצבע</w:t>
      </w:r>
      <w:r w:rsidRPr="007435EB">
        <w:rPr>
          <w:rFonts w:hint="cs"/>
          <w:rtl/>
        </w:rPr>
        <w:t>[-10\7]</w:t>
      </w:r>
    </w:p>
    <w:p w14:paraId="6DC8E016" w14:textId="77777777" w:rsidR="00D661D8" w:rsidRPr="00306D2D" w:rsidRDefault="00D661D8" w:rsidP="00D661D8">
      <w:pPr>
        <w:pStyle w:val="36"/>
        <w:framePr w:wrap="notBeside"/>
        <w:rPr>
          <w:rtl/>
        </w:rPr>
      </w:pPr>
      <w:r w:rsidRPr="00306D2D">
        <w:rPr>
          <w:rtl/>
        </w:rPr>
        <w:t>כדתניא</w:t>
      </w:r>
    </w:p>
    <w:p w14:paraId="4E499F4E" w14:textId="77777777" w:rsidR="00D661D8" w:rsidRPr="00AC0CB1" w:rsidRDefault="00D661D8" w:rsidP="00D661D8">
      <w:pPr>
        <w:rPr>
          <w:rStyle w:val="af2"/>
          <w:rtl/>
        </w:rPr>
      </w:pPr>
      <w:r w:rsidRPr="00AC0CB1">
        <w:rPr>
          <w:rStyle w:val="af2"/>
          <w:rtl/>
        </w:rPr>
        <w:t xml:space="preserve">'ורחץ במים את כל בשרו' </w:t>
      </w:r>
      <w:r w:rsidRPr="007435EB">
        <w:rPr>
          <w:rtl/>
        </w:rPr>
        <w:t>שלא יהא דבר חוצץ בין בשרו למים,</w:t>
      </w:r>
      <w:r w:rsidRPr="00AC0CB1">
        <w:rPr>
          <w:rStyle w:val="af2"/>
          <w:rtl/>
        </w:rPr>
        <w:t xml:space="preserve"> </w:t>
      </w:r>
    </w:p>
    <w:p w14:paraId="79716227" w14:textId="77777777" w:rsidR="00D661D8" w:rsidRPr="007435EB" w:rsidRDefault="00D661D8" w:rsidP="00D661D8">
      <w:pPr>
        <w:rPr>
          <w:rtl/>
        </w:rPr>
      </w:pPr>
      <w:r w:rsidRPr="00AC0CB1">
        <w:rPr>
          <w:rStyle w:val="af2"/>
          <w:rtl/>
        </w:rPr>
        <w:t xml:space="preserve">'במים' </w:t>
      </w:r>
      <w:r w:rsidRPr="007435EB">
        <w:rPr>
          <w:rtl/>
        </w:rPr>
        <w:t>במי מקוה,</w:t>
      </w:r>
      <w:r w:rsidRPr="00AC0CB1">
        <w:rPr>
          <w:rStyle w:val="af2"/>
          <w:rtl/>
        </w:rPr>
        <w:t xml:space="preserve"> 'את כל בשרו' </w:t>
      </w:r>
      <w:r w:rsidRPr="007435EB">
        <w:rPr>
          <w:rtl/>
        </w:rPr>
        <w:t xml:space="preserve">מים שכל גופו עולה בהן. </w:t>
      </w:r>
    </w:p>
    <w:p w14:paraId="0DCF64D0" w14:textId="77777777" w:rsidR="00D661D8" w:rsidRPr="007435EB" w:rsidRDefault="00D661D8" w:rsidP="00D661D8">
      <w:pPr>
        <w:rPr>
          <w:rFonts w:cs="Guttman Vilna"/>
          <w:b/>
          <w:bCs/>
          <w:rtl/>
        </w:rPr>
      </w:pPr>
      <w:r w:rsidRPr="007435EB">
        <w:rPr>
          <w:rtl/>
        </w:rPr>
        <w:t>וכמה הן - אמה על אמה ברום ג' אמות. ושיערו חכמים שיעור מי מקוה ארבעים סאה.</w:t>
      </w:r>
    </w:p>
    <w:p w14:paraId="685B2FBD" w14:textId="77777777" w:rsidR="00D661D8" w:rsidRPr="00306D2D" w:rsidRDefault="00D661D8" w:rsidP="00D661D8">
      <w:pPr>
        <w:pStyle w:val="36"/>
        <w:framePr w:wrap="notBeside"/>
        <w:rPr>
          <w:rtl/>
        </w:rPr>
      </w:pPr>
      <w:r w:rsidRPr="00306D2D">
        <w:rPr>
          <w:rFonts w:hint="cs"/>
          <w:rtl/>
        </w:rPr>
        <w:t xml:space="preserve">• </w:t>
      </w:r>
      <w:r w:rsidRPr="00306D2D">
        <w:rPr>
          <w:rtl/>
        </w:rPr>
        <w:t xml:space="preserve">רב אשי, </w:t>
      </w:r>
    </w:p>
    <w:p w14:paraId="0D435E00" w14:textId="77777777" w:rsidR="00D661D8" w:rsidRDefault="00D661D8" w:rsidP="00D661D8">
      <w:pPr>
        <w:spacing w:before="4"/>
        <w:rPr>
          <w:rStyle w:val="affffd"/>
          <w:rtl/>
        </w:rPr>
      </w:pPr>
    </w:p>
    <w:p w14:paraId="6C79CE89" w14:textId="77777777" w:rsidR="00D661D8" w:rsidRDefault="00D661D8" w:rsidP="00D661D8">
      <w:pPr>
        <w:pStyle w:val="36"/>
        <w:framePr w:wrap="notBeside"/>
        <w:rPr>
          <w:rtl/>
        </w:rPr>
      </w:pPr>
      <w:r w:rsidRPr="00B84183">
        <w:rPr>
          <w:rStyle w:val="affffd"/>
          <w:rtl/>
        </w:rPr>
        <w:lastRenderedPageBreak/>
        <w:t>רבין בר"ח:</w:t>
      </w:r>
    </w:p>
    <w:p w14:paraId="17F541E0" w14:textId="77777777" w:rsidR="00D661D8" w:rsidRPr="007435EB" w:rsidRDefault="00D661D8" w:rsidP="00D661D8">
      <w:pPr>
        <w:spacing w:before="4"/>
        <w:rPr>
          <w:rtl/>
        </w:rPr>
      </w:pPr>
      <w:r w:rsidRPr="007435EB">
        <w:rPr>
          <w:rtl/>
        </w:rPr>
        <w:t>שולחן של מקדש של פרקים ה</w:t>
      </w:r>
      <w:r w:rsidRPr="007435EB">
        <w:rPr>
          <w:rFonts w:hint="cs"/>
          <w:rtl/>
        </w:rPr>
        <w:t>י</w:t>
      </w:r>
      <w:r w:rsidRPr="007435EB">
        <w:rPr>
          <w:rtl/>
        </w:rPr>
        <w:t>ה. דאי</w:t>
      </w:r>
      <w:r w:rsidRPr="007435EB">
        <w:rPr>
          <w:rFonts w:hint="cs"/>
          <w:rtl/>
        </w:rPr>
        <w:t xml:space="preserve"> </w:t>
      </w:r>
      <w:r w:rsidRPr="007435EB">
        <w:rPr>
          <w:rtl/>
        </w:rPr>
        <w:t>מהדק אמ</w:t>
      </w:r>
      <w:r w:rsidRPr="007435EB">
        <w:rPr>
          <w:rFonts w:hint="cs"/>
          <w:rtl/>
        </w:rPr>
        <w:t>ה באמה איך נטבילה</w:t>
      </w:r>
      <w:r w:rsidRPr="007435EB">
        <w:rPr>
          <w:rtl/>
        </w:rPr>
        <w:t>.</w:t>
      </w:r>
    </w:p>
    <w:p w14:paraId="36ECFBA0" w14:textId="77777777" w:rsidR="00D661D8" w:rsidRPr="00306D2D" w:rsidRDefault="00D661D8" w:rsidP="00D661D8">
      <w:pPr>
        <w:pStyle w:val="36"/>
        <w:framePr w:wrap="notBeside"/>
        <w:rPr>
          <w:rtl/>
        </w:rPr>
      </w:pPr>
      <w:r w:rsidRPr="00306D2D">
        <w:rPr>
          <w:rtl/>
        </w:rPr>
        <w:t xml:space="preserve">- </w:t>
      </w:r>
      <w:r w:rsidRPr="00306D2D">
        <w:rPr>
          <w:rFonts w:hint="cs"/>
          <w:rtl/>
        </w:rPr>
        <w:t>ודחינן</w:t>
      </w:r>
      <w:r w:rsidRPr="00306D2D">
        <w:rPr>
          <w:rtl/>
        </w:rPr>
        <w:t xml:space="preserve"> </w:t>
      </w:r>
    </w:p>
    <w:p w14:paraId="3C7E0D61" w14:textId="77777777" w:rsidR="00D661D8" w:rsidRDefault="00D661D8" w:rsidP="00D661D8">
      <w:pPr>
        <w:rPr>
          <w:rStyle w:val="affffd"/>
          <w:rtl/>
        </w:rPr>
      </w:pPr>
      <w:r>
        <w:rPr>
          <w:rFonts w:hint="cs"/>
          <w:rtl/>
        </w:rPr>
        <w:t xml:space="preserve">שמא </w:t>
      </w:r>
      <w:r w:rsidRPr="007435EB">
        <w:rPr>
          <w:rtl/>
        </w:rPr>
        <w:t>בים שעשה שלמה ה</w:t>
      </w:r>
      <w:r w:rsidRPr="007435EB">
        <w:rPr>
          <w:rFonts w:hint="cs"/>
          <w:rtl/>
        </w:rPr>
        <w:t>יה מטביל</w:t>
      </w:r>
      <w:r w:rsidRPr="007435EB">
        <w:rPr>
          <w:rtl/>
        </w:rPr>
        <w:t xml:space="preserve">. </w:t>
      </w:r>
    </w:p>
    <w:p w14:paraId="4AD41D6D" w14:textId="77777777" w:rsidR="00D661D8" w:rsidRPr="00306D2D" w:rsidRDefault="00D661D8" w:rsidP="00D661D8">
      <w:pPr>
        <w:pStyle w:val="36"/>
        <w:framePr w:wrap="notBeside"/>
        <w:rPr>
          <w:rtl/>
        </w:rPr>
      </w:pPr>
      <w:r w:rsidRPr="00306D2D">
        <w:rPr>
          <w:rtl/>
        </w:rPr>
        <w:t>דת</w:t>
      </w:r>
      <w:r w:rsidRPr="00306D2D">
        <w:rPr>
          <w:rFonts w:hint="cs"/>
          <w:rtl/>
        </w:rPr>
        <w:t>ר</w:t>
      </w:r>
      <w:r w:rsidRPr="00306D2D">
        <w:rPr>
          <w:rtl/>
        </w:rPr>
        <w:t>"</w:t>
      </w:r>
      <w:r w:rsidRPr="00306D2D">
        <w:rPr>
          <w:rFonts w:hint="cs"/>
          <w:rtl/>
        </w:rPr>
        <w:t>ח</w:t>
      </w:r>
    </w:p>
    <w:p w14:paraId="4679BA9C" w14:textId="77777777" w:rsidR="00D661D8" w:rsidRPr="007435EB" w:rsidRDefault="00D661D8" w:rsidP="00D661D8">
      <w:pPr>
        <w:rPr>
          <w:rtl/>
        </w:rPr>
      </w:pPr>
      <w:r w:rsidRPr="007435EB">
        <w:rPr>
          <w:rtl/>
        </w:rPr>
        <w:t xml:space="preserve">ים שעשה שלמה מחזיק </w:t>
      </w:r>
      <w:r w:rsidRPr="007435EB">
        <w:rPr>
          <w:rFonts w:hint="cs"/>
          <w:rtl/>
        </w:rPr>
        <w:t>ק</w:t>
      </w:r>
      <w:r w:rsidRPr="007435EB">
        <w:rPr>
          <w:rtl/>
        </w:rPr>
        <w:t>"</w:t>
      </w:r>
      <w:r w:rsidRPr="007435EB">
        <w:rPr>
          <w:rFonts w:hint="cs"/>
          <w:rtl/>
        </w:rPr>
        <w:t xml:space="preserve">נ </w:t>
      </w:r>
      <w:r w:rsidRPr="007435EB">
        <w:rPr>
          <w:rtl/>
        </w:rPr>
        <w:t>מקוה טהרה.</w:t>
      </w:r>
    </w:p>
    <w:p w14:paraId="46F8CE9C" w14:textId="77777777" w:rsidR="00D661D8" w:rsidRPr="007435EB" w:rsidRDefault="00D661D8" w:rsidP="00D661D8">
      <w:pPr>
        <w:pStyle w:val="affd"/>
        <w:rPr>
          <w:bCs/>
          <w:rtl/>
        </w:rPr>
      </w:pPr>
      <w:r>
        <w:rPr>
          <w:rFonts w:hint="cs"/>
          <w:rtl/>
        </w:rPr>
        <w:t>***</w:t>
      </w:r>
    </w:p>
    <w:p w14:paraId="521B0BA4" w14:textId="77777777" w:rsidR="00D661D8" w:rsidRPr="007435EB" w:rsidRDefault="00D661D8" w:rsidP="00D661D8">
      <w:pPr>
        <w:pStyle w:val="afff"/>
        <w:framePr w:wrap="around"/>
        <w:rPr>
          <w:rtl/>
        </w:rPr>
      </w:pPr>
      <w:r w:rsidRPr="007435EB">
        <w:rPr>
          <w:rtl/>
        </w:rPr>
        <w:t>קט:</w:t>
      </w:r>
    </w:p>
    <w:p w14:paraId="729A6BAA" w14:textId="77777777" w:rsidR="00D661D8" w:rsidRPr="007435EB" w:rsidRDefault="00D661D8" w:rsidP="00D661D8">
      <w:pPr>
        <w:rPr>
          <w:rFonts w:ascii="Fb Fontext" w:hAnsi="Fb Fontext"/>
          <w:rtl/>
        </w:rPr>
      </w:pPr>
      <w:r w:rsidRPr="007435EB">
        <w:rPr>
          <w:rFonts w:ascii="Fb Fontext" w:hAnsi="Fb Fontext"/>
          <w:rtl/>
        </w:rPr>
        <w:t>[ג'- שימור ברכה חירות]</w:t>
      </w:r>
    </w:p>
    <w:p w14:paraId="292157D7" w14:textId="77777777" w:rsidR="00D661D8" w:rsidRPr="00306D2D" w:rsidRDefault="00D661D8" w:rsidP="00D661D8">
      <w:pPr>
        <w:pStyle w:val="36"/>
        <w:framePr w:wrap="notBeside"/>
        <w:rPr>
          <w:rtl/>
        </w:rPr>
      </w:pPr>
      <w:r w:rsidRPr="00306D2D">
        <w:rPr>
          <w:rFonts w:hint="cs"/>
          <w:rtl/>
        </w:rPr>
        <w:t xml:space="preserve">• </w:t>
      </w:r>
      <w:r w:rsidRPr="00306D2D">
        <w:rPr>
          <w:rtl/>
        </w:rPr>
        <w:t xml:space="preserve">הך </w:t>
      </w:r>
    </w:p>
    <w:p w14:paraId="7F3388FA" w14:textId="77777777" w:rsidR="00D661D8" w:rsidRPr="007435EB" w:rsidRDefault="00D661D8" w:rsidP="00D661D8">
      <w:pPr>
        <w:spacing w:before="4"/>
        <w:rPr>
          <w:rtl/>
        </w:rPr>
      </w:pPr>
      <w:r w:rsidRPr="007435EB">
        <w:rPr>
          <w:rtl/>
        </w:rPr>
        <w:t xml:space="preserve">דלא יאכל אדם </w:t>
      </w:r>
      <w:r w:rsidRPr="007435EB">
        <w:rPr>
          <w:rFonts w:hint="cs"/>
          <w:rtl/>
        </w:rPr>
        <w:t xml:space="preserve">ולא ישתה ולא יעשה צרכיו </w:t>
      </w:r>
      <w:r w:rsidRPr="007435EB">
        <w:rPr>
          <w:rtl/>
        </w:rPr>
        <w:t>תרי, משא"כ הך דלא יפחתו לו מארבעה.</w:t>
      </w:r>
    </w:p>
    <w:p w14:paraId="771ACFA9" w14:textId="77777777" w:rsidR="00D661D8" w:rsidRPr="005C3FF1" w:rsidRDefault="00D661D8" w:rsidP="00D661D8">
      <w:pPr>
        <w:rPr>
          <w:rStyle w:val="afffa"/>
          <w:rtl/>
        </w:rPr>
      </w:pPr>
      <w:r w:rsidRPr="007435EB">
        <w:rPr>
          <w:rtl/>
        </w:rPr>
        <w:t>ולא חיישי לזוגות או כשפים דליל שמורים ליל המשומר ובא מן המזיקין.</w:t>
      </w:r>
    </w:p>
    <w:p w14:paraId="5A9D7583" w14:textId="77777777" w:rsidR="00D661D8" w:rsidRPr="00306D2D" w:rsidRDefault="00D661D8" w:rsidP="00D661D8">
      <w:pPr>
        <w:pStyle w:val="36"/>
        <w:framePr w:wrap="notBeside"/>
        <w:rPr>
          <w:rtl/>
        </w:rPr>
      </w:pPr>
      <w:r w:rsidRPr="00306D2D">
        <w:rPr>
          <w:rtl/>
        </w:rPr>
        <w:t xml:space="preserve">- רבא: </w:t>
      </w:r>
    </w:p>
    <w:p w14:paraId="65B20AD0" w14:textId="77777777" w:rsidR="00D661D8" w:rsidRPr="007435EB" w:rsidRDefault="00D661D8" w:rsidP="00D661D8">
      <w:pPr>
        <w:rPr>
          <w:rtl/>
        </w:rPr>
      </w:pPr>
      <w:r w:rsidRPr="007435EB">
        <w:rPr>
          <w:rtl/>
        </w:rPr>
        <w:t>כוס של ברכה מצטרף לטובה, ואינו מצטרף לרעה.</w:t>
      </w:r>
    </w:p>
    <w:p w14:paraId="7A55C0CD" w14:textId="77777777" w:rsidR="00D661D8" w:rsidRPr="00306D2D" w:rsidRDefault="00D661D8" w:rsidP="00D661D8">
      <w:pPr>
        <w:pStyle w:val="36"/>
        <w:framePr w:wrap="notBeside"/>
        <w:rPr>
          <w:rtl/>
        </w:rPr>
      </w:pPr>
      <w:r w:rsidRPr="00306D2D">
        <w:rPr>
          <w:rtl/>
        </w:rPr>
        <w:t xml:space="preserve">- רבינא: </w:t>
      </w:r>
    </w:p>
    <w:p w14:paraId="46D26040" w14:textId="77777777" w:rsidR="00D661D8" w:rsidRPr="007435EB" w:rsidRDefault="00D661D8" w:rsidP="00D661D8">
      <w:pPr>
        <w:rPr>
          <w:rtl/>
        </w:rPr>
      </w:pPr>
      <w:r w:rsidRPr="007435EB">
        <w:rPr>
          <w:rtl/>
        </w:rPr>
        <w:t xml:space="preserve">ארבעה </w:t>
      </w:r>
      <w:r>
        <w:rPr>
          <w:rFonts w:hint="cs"/>
          <w:rtl/>
        </w:rPr>
        <w:t xml:space="preserve">כוסות תיקנו </w:t>
      </w:r>
      <w:r w:rsidRPr="007435EB">
        <w:rPr>
          <w:rtl/>
        </w:rPr>
        <w:t xml:space="preserve">רבנן דרך חירות, כל חד מצוה </w:t>
      </w:r>
      <w:r>
        <w:rPr>
          <w:rFonts w:hint="cs"/>
          <w:rtl/>
        </w:rPr>
        <w:t xml:space="preserve">בפנ''ע </w:t>
      </w:r>
      <w:r w:rsidRPr="007435EB">
        <w:rPr>
          <w:rtl/>
        </w:rPr>
        <w:t>הוא.</w:t>
      </w:r>
    </w:p>
    <w:p w14:paraId="0FC340C2" w14:textId="77777777" w:rsidR="00D661D8" w:rsidRPr="007435EB" w:rsidRDefault="00D661D8" w:rsidP="00D661D8">
      <w:pPr>
        <w:pStyle w:val="affd"/>
        <w:rPr>
          <w:bCs/>
          <w:rtl/>
        </w:rPr>
      </w:pPr>
      <w:r>
        <w:rPr>
          <w:rFonts w:hint="cs"/>
          <w:rtl/>
        </w:rPr>
        <w:t>***</w:t>
      </w:r>
    </w:p>
    <w:p w14:paraId="50980D38" w14:textId="77777777" w:rsidR="00D661D8" w:rsidRPr="007435EB" w:rsidRDefault="00D661D8" w:rsidP="00D661D8">
      <w:pPr>
        <w:pStyle w:val="afff"/>
        <w:framePr w:wrap="around"/>
        <w:rPr>
          <w:rFonts w:cs="FontbitDavid"/>
          <w:rtl/>
        </w:rPr>
      </w:pPr>
      <w:r w:rsidRPr="007435EB">
        <w:rPr>
          <w:rtl/>
        </w:rPr>
        <w:t>קי</w:t>
      </w:r>
      <w:r w:rsidRPr="007435EB">
        <w:rPr>
          <w:rFonts w:cs="FontbitDavid"/>
          <w:rtl/>
        </w:rPr>
        <w:t>.</w:t>
      </w:r>
    </w:p>
    <w:p w14:paraId="744006C4" w14:textId="77777777" w:rsidR="00D661D8" w:rsidRPr="008F794E" w:rsidRDefault="00D661D8" w:rsidP="00D661D8">
      <w:pPr>
        <w:pStyle w:val="36"/>
        <w:framePr w:wrap="notBeside"/>
        <w:rPr>
          <w:rtl/>
        </w:rPr>
      </w:pPr>
      <w:r w:rsidRPr="008F794E">
        <w:rPr>
          <w:rtl/>
        </w:rPr>
        <w:t xml:space="preserve">אביי: </w:t>
      </w:r>
    </w:p>
    <w:p w14:paraId="57507CD8" w14:textId="77777777" w:rsidR="00D661D8" w:rsidRPr="007435EB" w:rsidRDefault="00D661D8" w:rsidP="00D661D8">
      <w:pPr>
        <w:rPr>
          <w:rtl/>
        </w:rPr>
      </w:pPr>
      <w:r w:rsidRPr="007435EB">
        <w:rPr>
          <w:rFonts w:ascii="Fb Fontext" w:hAnsi="Fb Fontext"/>
          <w:rtl/>
        </w:rPr>
        <w:t xml:space="preserve">ה"ק לא יאכל תרי וישתה תרי, ולא יעשה צרכיו </w:t>
      </w:r>
      <w:r>
        <w:rPr>
          <w:rFonts w:ascii="Fb Fontext" w:hAnsi="Fb Fontext"/>
          <w:rtl/>
        </w:rPr>
        <w:t>אף</w:t>
      </w:r>
      <w:r w:rsidRPr="007435EB">
        <w:rPr>
          <w:rFonts w:ascii="Fb Fontext" w:hAnsi="Fb Fontext"/>
          <w:rtl/>
        </w:rPr>
        <w:t xml:space="preserve"> פעם אחת, </w:t>
      </w:r>
      <w:r>
        <w:rPr>
          <w:rFonts w:ascii="Fb Fontext" w:hAnsi="Fb Fontext" w:hint="cs"/>
          <w:rtl/>
        </w:rPr>
        <w:t xml:space="preserve">שמא יחלש </w:t>
      </w:r>
      <w:r w:rsidRPr="007435EB">
        <w:rPr>
          <w:rFonts w:ascii="Fb Fontext" w:hAnsi="Fb Fontext"/>
          <w:rtl/>
        </w:rPr>
        <w:t>ומיתרע.</w:t>
      </w:r>
    </w:p>
    <w:p w14:paraId="45D25D2F" w14:textId="77777777" w:rsidR="00D661D8" w:rsidRDefault="00D661D8" w:rsidP="00D661D8">
      <w:pPr>
        <w:spacing w:before="4"/>
        <w:rPr>
          <w:rStyle w:val="affffd"/>
          <w:rtl/>
        </w:rPr>
      </w:pPr>
    </w:p>
    <w:p w14:paraId="324DB170" w14:textId="77777777" w:rsidR="00D661D8" w:rsidRPr="008F794E" w:rsidRDefault="00D661D8" w:rsidP="00D661D8">
      <w:pPr>
        <w:pStyle w:val="36"/>
        <w:framePr w:wrap="notBeside"/>
        <w:rPr>
          <w:rtl/>
        </w:rPr>
      </w:pPr>
      <w:r w:rsidRPr="008F794E">
        <w:rPr>
          <w:rtl/>
        </w:rPr>
        <w:t xml:space="preserve">ת"ר </w:t>
      </w:r>
    </w:p>
    <w:p w14:paraId="699CD599" w14:textId="77777777" w:rsidR="00D661D8" w:rsidRPr="007435EB" w:rsidRDefault="00D661D8" w:rsidP="00D661D8">
      <w:pPr>
        <w:spacing w:before="4"/>
        <w:rPr>
          <w:rtl/>
        </w:rPr>
      </w:pPr>
      <w:r w:rsidRPr="007435EB">
        <w:rPr>
          <w:rtl/>
        </w:rPr>
        <w:t>שותה כפלים דמו בראשו.</w:t>
      </w:r>
    </w:p>
    <w:p w14:paraId="40BB4C76" w14:textId="77777777" w:rsidR="00D661D8" w:rsidRPr="008F794E" w:rsidRDefault="00D661D8" w:rsidP="00D661D8">
      <w:pPr>
        <w:pStyle w:val="36"/>
        <w:framePr w:wrap="notBeside"/>
        <w:rPr>
          <w:rtl/>
        </w:rPr>
      </w:pPr>
      <w:r w:rsidRPr="008F794E">
        <w:rPr>
          <w:rtl/>
        </w:rPr>
        <w:t xml:space="preserve">ר"י: </w:t>
      </w:r>
    </w:p>
    <w:p w14:paraId="6C712AB3" w14:textId="77777777" w:rsidR="00D661D8" w:rsidRPr="007435EB" w:rsidRDefault="00D661D8" w:rsidP="00D661D8">
      <w:pPr>
        <w:spacing w:before="4"/>
        <w:rPr>
          <w:rtl/>
        </w:rPr>
      </w:pPr>
      <w:r w:rsidRPr="007435EB">
        <w:rPr>
          <w:rtl/>
        </w:rPr>
        <w:t>בזמן שלא ראה פני השוק, אבל ראה פני השוק - הרשות בידו.</w:t>
      </w:r>
    </w:p>
    <w:p w14:paraId="4C7FFB14" w14:textId="77777777" w:rsidR="00D661D8" w:rsidRPr="007435EB" w:rsidRDefault="00D661D8" w:rsidP="00D661D8">
      <w:pPr>
        <w:rPr>
          <w:rtl/>
        </w:rPr>
      </w:pPr>
      <w:r w:rsidRPr="00D01580">
        <w:rPr>
          <w:rStyle w:val="affffd"/>
          <w:rtl/>
        </w:rPr>
        <w:t>וכן ראה רב אשי לרחב"ב</w:t>
      </w:r>
      <w:r w:rsidRPr="007435EB">
        <w:rPr>
          <w:rtl/>
        </w:rPr>
        <w:t xml:space="preserve"> שנהג בראיית השוק.</w:t>
      </w:r>
    </w:p>
    <w:p w14:paraId="64D01763" w14:textId="77777777" w:rsidR="00D661D8" w:rsidRPr="007435EB" w:rsidRDefault="00D661D8" w:rsidP="00D661D8">
      <w:pPr>
        <w:spacing w:before="4"/>
        <w:rPr>
          <w:rtl/>
        </w:rPr>
      </w:pPr>
      <w:r>
        <w:rPr>
          <w:rFonts w:hint="cs"/>
          <w:rtl/>
        </w:rPr>
        <w:t>ודווקא ב</w:t>
      </w:r>
      <w:r w:rsidRPr="007435EB">
        <w:rPr>
          <w:rtl/>
        </w:rPr>
        <w:t>לצאת לדרך אבל בביתו לא.</w:t>
      </w:r>
      <w:r w:rsidRPr="007435EB">
        <w:rPr>
          <w:rFonts w:hint="cs"/>
          <w:rtl/>
        </w:rPr>
        <w:t xml:space="preserve"> </w:t>
      </w:r>
    </w:p>
    <w:p w14:paraId="1E1E2B1A" w14:textId="77777777" w:rsidR="00D661D8" w:rsidRPr="008F794E" w:rsidRDefault="00D661D8" w:rsidP="00D661D8">
      <w:pPr>
        <w:pStyle w:val="36"/>
        <w:framePr w:wrap="notBeside"/>
        <w:rPr>
          <w:rtl/>
        </w:rPr>
      </w:pPr>
      <w:r w:rsidRPr="008F794E">
        <w:rPr>
          <w:rtl/>
        </w:rPr>
        <w:t>ר"ז</w:t>
      </w:r>
      <w:r w:rsidRPr="008F794E">
        <w:rPr>
          <w:rFonts w:hint="cs"/>
          <w:rtl/>
        </w:rPr>
        <w:t>:</w:t>
      </w:r>
      <w:r w:rsidRPr="008F794E">
        <w:rPr>
          <w:rtl/>
        </w:rPr>
        <w:t xml:space="preserve"> </w:t>
      </w:r>
    </w:p>
    <w:p w14:paraId="06683AC6" w14:textId="77777777" w:rsidR="00D661D8" w:rsidRPr="007435EB" w:rsidRDefault="00D661D8" w:rsidP="00D661D8">
      <w:pPr>
        <w:rPr>
          <w:rtl/>
        </w:rPr>
      </w:pPr>
      <w:r w:rsidRPr="007435EB">
        <w:rPr>
          <w:rtl/>
        </w:rPr>
        <w:t>ולישן כלצאת לדרך דמי.</w:t>
      </w:r>
      <w:r w:rsidRPr="007435EB">
        <w:rPr>
          <w:rFonts w:hint="cs"/>
          <w:rtl/>
        </w:rPr>
        <w:t xml:space="preserve"> </w:t>
      </w:r>
      <w:r w:rsidRPr="008F794E">
        <w:rPr>
          <w:rStyle w:val="affffd"/>
          <w:rtl/>
        </w:rPr>
        <w:t>ר"פ:</w:t>
      </w:r>
      <w:r w:rsidRPr="007435EB">
        <w:rPr>
          <w:rtl/>
        </w:rPr>
        <w:t xml:space="preserve"> ולצאת לבית הכסא כלצאת לדרך דמי.</w:t>
      </w:r>
    </w:p>
    <w:p w14:paraId="67A3657D" w14:textId="77777777" w:rsidR="00D661D8" w:rsidRPr="008F794E" w:rsidRDefault="00D661D8" w:rsidP="00D661D8">
      <w:pPr>
        <w:pStyle w:val="36"/>
        <w:framePr w:wrap="notBeside"/>
        <w:rPr>
          <w:rtl/>
        </w:rPr>
      </w:pPr>
      <w:r w:rsidRPr="008F794E">
        <w:rPr>
          <w:rFonts w:hint="cs"/>
          <w:rtl/>
        </w:rPr>
        <w:t xml:space="preserve">• </w:t>
      </w:r>
    </w:p>
    <w:p w14:paraId="02796905" w14:textId="77777777" w:rsidR="00D661D8" w:rsidRPr="007435EB" w:rsidRDefault="00D661D8" w:rsidP="00D661D8">
      <w:pPr>
        <w:spacing w:before="4"/>
        <w:rPr>
          <w:rtl/>
        </w:rPr>
      </w:pPr>
      <w:r w:rsidRPr="007435EB">
        <w:rPr>
          <w:rtl/>
        </w:rPr>
        <w:t>ובביתו אסור רק לאדם חשוב כרבא שהביט בקורה אחרת.</w:t>
      </w:r>
    </w:p>
    <w:p w14:paraId="06BE9AEB" w14:textId="77777777" w:rsidR="00D661D8" w:rsidRPr="008F794E" w:rsidRDefault="00D661D8" w:rsidP="00D661D8">
      <w:pPr>
        <w:pStyle w:val="36"/>
        <w:framePr w:wrap="notBeside"/>
        <w:rPr>
          <w:rtl/>
        </w:rPr>
      </w:pPr>
      <w:r w:rsidRPr="008F794E">
        <w:rPr>
          <w:rFonts w:hint="cs"/>
          <w:rtl/>
        </w:rPr>
        <w:t xml:space="preserve">• </w:t>
      </w:r>
      <w:r w:rsidRPr="008F794E">
        <w:rPr>
          <w:rtl/>
        </w:rPr>
        <w:t xml:space="preserve">ואביי </w:t>
      </w:r>
    </w:p>
    <w:p w14:paraId="5949E265" w14:textId="77777777" w:rsidR="00D661D8" w:rsidRPr="007435EB" w:rsidRDefault="00D661D8" w:rsidP="00D661D8">
      <w:pPr>
        <w:spacing w:before="4"/>
        <w:rPr>
          <w:rtl/>
        </w:rPr>
      </w:pPr>
      <w:r w:rsidRPr="007435EB">
        <w:rPr>
          <w:rtl/>
        </w:rPr>
        <w:t xml:space="preserve">כששתה </w:t>
      </w:r>
      <w:r w:rsidRPr="007435EB">
        <w:rPr>
          <w:rFonts w:hint="cs"/>
          <w:rtl/>
        </w:rPr>
        <w:t xml:space="preserve">כוס אחת, </w:t>
      </w:r>
      <w:r w:rsidRPr="007435EB">
        <w:rPr>
          <w:rtl/>
        </w:rPr>
        <w:t xml:space="preserve">אומנתו החזיקה לו ב' בב' ידיה וכן </w:t>
      </w:r>
      <w:r w:rsidRPr="008F794E">
        <w:rPr>
          <w:rStyle w:val="affffd"/>
          <w:rtl/>
        </w:rPr>
        <w:t>ברנב"י.</w:t>
      </w:r>
    </w:p>
    <w:p w14:paraId="027F0FEE" w14:textId="77777777" w:rsidR="00D661D8" w:rsidRPr="007435EB" w:rsidRDefault="00D661D8" w:rsidP="00D661D8">
      <w:pPr>
        <w:pStyle w:val="affd"/>
        <w:rPr>
          <w:bCs/>
          <w:rtl/>
        </w:rPr>
      </w:pPr>
      <w:r>
        <w:rPr>
          <w:rFonts w:hint="cs"/>
          <w:rtl/>
        </w:rPr>
        <w:t>***</w:t>
      </w:r>
    </w:p>
    <w:p w14:paraId="5F92E072" w14:textId="77777777" w:rsidR="00D661D8" w:rsidRPr="008F794E" w:rsidRDefault="00D661D8" w:rsidP="00D661D8">
      <w:pPr>
        <w:pStyle w:val="36"/>
        <w:framePr w:wrap="notBeside"/>
        <w:rPr>
          <w:rtl/>
        </w:rPr>
      </w:pPr>
      <w:r w:rsidRPr="008F794E">
        <w:rPr>
          <w:rtl/>
        </w:rPr>
        <w:t xml:space="preserve">עולא: </w:t>
      </w:r>
    </w:p>
    <w:p w14:paraId="20B95E18" w14:textId="77777777" w:rsidR="00D661D8" w:rsidRPr="00D01580" w:rsidRDefault="00D661D8" w:rsidP="00D661D8">
      <w:pPr>
        <w:spacing w:before="4"/>
        <w:rPr>
          <w:rFonts w:ascii="Fb Fontext" w:hAnsi="Fb Fontext"/>
          <w:b/>
          <w:bCs/>
          <w:rtl/>
        </w:rPr>
      </w:pPr>
      <w:r w:rsidRPr="00D01580">
        <w:rPr>
          <w:rFonts w:ascii="Fb Fontext" w:hAnsi="Fb Fontext"/>
          <w:b/>
          <w:bCs/>
          <w:rtl/>
        </w:rPr>
        <w:t xml:space="preserve">עשרה כוסות אין בהם משום זוגות. </w:t>
      </w:r>
    </w:p>
    <w:p w14:paraId="025B7FB0" w14:textId="77777777" w:rsidR="00D661D8" w:rsidRPr="007435EB" w:rsidRDefault="00D661D8" w:rsidP="00D661D8">
      <w:pPr>
        <w:spacing w:before="4"/>
        <w:rPr>
          <w:rtl/>
        </w:rPr>
      </w:pPr>
      <w:r w:rsidRPr="007435EB">
        <w:rPr>
          <w:rFonts w:ascii="Fb Fontext" w:hAnsi="Fb Fontext"/>
          <w:rtl/>
        </w:rPr>
        <w:t xml:space="preserve">שכן תיקנו חז"ל </w:t>
      </w:r>
      <w:r w:rsidRPr="007435EB">
        <w:rPr>
          <w:rFonts w:ascii="Fb Fontext" w:hAnsi="Fb Fontext" w:hint="cs"/>
          <w:rtl/>
        </w:rPr>
        <w:t>י'</w:t>
      </w:r>
      <w:r w:rsidRPr="007435EB">
        <w:rPr>
          <w:rFonts w:ascii="Fb Fontext" w:hAnsi="Fb Fontext"/>
          <w:rtl/>
        </w:rPr>
        <w:t xml:space="preserve"> כוסות בבית האבל. אבל ב</w:t>
      </w:r>
      <w:r w:rsidRPr="007435EB">
        <w:rPr>
          <w:rFonts w:ascii="Fb Fontext" w:hAnsi="Fb Fontext" w:hint="cs"/>
          <w:rtl/>
        </w:rPr>
        <w:t>ח'</w:t>
      </w:r>
      <w:r w:rsidRPr="007435EB">
        <w:rPr>
          <w:rFonts w:ascii="Fb Fontext" w:hAnsi="Fb Fontext"/>
          <w:rtl/>
        </w:rPr>
        <w:t xml:space="preserve"> יש.</w:t>
      </w:r>
    </w:p>
    <w:p w14:paraId="0B3E2290" w14:textId="77777777" w:rsidR="00D661D8" w:rsidRPr="008F794E" w:rsidRDefault="00D661D8" w:rsidP="00D661D8">
      <w:pPr>
        <w:pStyle w:val="36"/>
        <w:framePr w:wrap="notBeside"/>
        <w:rPr>
          <w:rtl/>
        </w:rPr>
      </w:pPr>
      <w:r w:rsidRPr="008F794E">
        <w:rPr>
          <w:rFonts w:hint="cs"/>
          <w:rtl/>
        </w:rPr>
        <w:t xml:space="preserve">• </w:t>
      </w:r>
      <w:r w:rsidRPr="008F794E">
        <w:rPr>
          <w:rtl/>
        </w:rPr>
        <w:t>ר"ח ורב"ה</w:t>
      </w:r>
      <w:r w:rsidRPr="008F794E">
        <w:rPr>
          <w:rFonts w:hint="cs"/>
          <w:rtl/>
        </w:rPr>
        <w:t>:</w:t>
      </w:r>
      <w:r w:rsidRPr="008F794E">
        <w:rPr>
          <w:rtl/>
        </w:rPr>
        <w:t xml:space="preserve"> </w:t>
      </w:r>
    </w:p>
    <w:p w14:paraId="69C09473" w14:textId="77777777" w:rsidR="00D661D8" w:rsidRPr="007435EB" w:rsidRDefault="00D661D8" w:rsidP="00D661D8">
      <w:pPr>
        <w:spacing w:before="4"/>
        <w:rPr>
          <w:rtl/>
        </w:rPr>
      </w:pPr>
      <w:r w:rsidRPr="00AC0CB1">
        <w:rPr>
          <w:rStyle w:val="af2"/>
          <w:rFonts w:hint="cs"/>
          <w:rtl/>
        </w:rPr>
        <w:t>'</w:t>
      </w:r>
      <w:r w:rsidRPr="00AC0CB1">
        <w:rPr>
          <w:rStyle w:val="af2"/>
          <w:rtl/>
        </w:rPr>
        <w:t>שלום</w:t>
      </w:r>
      <w:r w:rsidRPr="00AC0CB1">
        <w:rPr>
          <w:rStyle w:val="af2"/>
          <w:rFonts w:hint="cs"/>
          <w:rtl/>
        </w:rPr>
        <w:t>'</w:t>
      </w:r>
      <w:r w:rsidRPr="00AC0CB1">
        <w:rPr>
          <w:rStyle w:val="af2"/>
          <w:rtl/>
        </w:rPr>
        <w:t xml:space="preserve"> </w:t>
      </w:r>
      <w:r w:rsidRPr="007435EB">
        <w:rPr>
          <w:rtl/>
        </w:rPr>
        <w:t>[תיבה שביעית] מצטרף לטובה ולא לרעה אבל שש יש בהן משום זוגות.</w:t>
      </w:r>
    </w:p>
    <w:p w14:paraId="1C0C0212" w14:textId="77777777" w:rsidR="00D661D8" w:rsidRPr="008F794E" w:rsidRDefault="00D661D8" w:rsidP="00D661D8">
      <w:pPr>
        <w:pStyle w:val="36"/>
        <w:framePr w:wrap="notBeside"/>
        <w:rPr>
          <w:rtl/>
        </w:rPr>
      </w:pPr>
      <w:r w:rsidRPr="008F794E">
        <w:rPr>
          <w:rtl/>
        </w:rPr>
        <w:t>רבה ורב יוסף</w:t>
      </w:r>
      <w:r w:rsidRPr="008F794E">
        <w:rPr>
          <w:rFonts w:hint="cs"/>
          <w:rtl/>
        </w:rPr>
        <w:t>:</w:t>
      </w:r>
      <w:r w:rsidRPr="008F794E">
        <w:rPr>
          <w:rtl/>
        </w:rPr>
        <w:t xml:space="preserve"> </w:t>
      </w:r>
    </w:p>
    <w:p w14:paraId="13B8323A" w14:textId="77777777" w:rsidR="00D661D8" w:rsidRPr="007435EB" w:rsidRDefault="00D661D8" w:rsidP="00D661D8">
      <w:pPr>
        <w:spacing w:before="4"/>
        <w:rPr>
          <w:rtl/>
        </w:rPr>
      </w:pPr>
      <w:r w:rsidRPr="00AC0CB1">
        <w:rPr>
          <w:rStyle w:val="af2"/>
          <w:rtl/>
        </w:rPr>
        <w:t xml:space="preserve">'ויחנך' </w:t>
      </w:r>
      <w:r w:rsidRPr="007435EB">
        <w:rPr>
          <w:rtl/>
        </w:rPr>
        <w:t>לטובה מצטרף, לרעה לא מצטרף. אבל ארבעה יש בהן משום זוגות.</w:t>
      </w:r>
    </w:p>
    <w:p w14:paraId="1C6B8BB4" w14:textId="77777777" w:rsidR="00D661D8" w:rsidRPr="008F794E" w:rsidRDefault="00D661D8" w:rsidP="00D661D8">
      <w:pPr>
        <w:pStyle w:val="36"/>
        <w:framePr w:wrap="notBeside"/>
        <w:rPr>
          <w:rtl/>
        </w:rPr>
      </w:pPr>
      <w:r w:rsidRPr="008F794E">
        <w:rPr>
          <w:rFonts w:hint="cs"/>
          <w:rtl/>
        </w:rPr>
        <w:t xml:space="preserve">• </w:t>
      </w:r>
      <w:r w:rsidRPr="008F794E">
        <w:rPr>
          <w:rtl/>
        </w:rPr>
        <w:t xml:space="preserve">אביי ורבא: </w:t>
      </w:r>
    </w:p>
    <w:p w14:paraId="64DB2772" w14:textId="77777777" w:rsidR="00D661D8" w:rsidRPr="008F794E" w:rsidRDefault="00D661D8" w:rsidP="00D661D8">
      <w:pPr>
        <w:rPr>
          <w:rtl/>
        </w:rPr>
      </w:pPr>
      <w:r w:rsidRPr="008F794E">
        <w:rPr>
          <w:rStyle w:val="af2"/>
          <w:rFonts w:hint="cs"/>
          <w:rtl/>
        </w:rPr>
        <w:t>'</w:t>
      </w:r>
      <w:r w:rsidRPr="008F794E">
        <w:rPr>
          <w:rStyle w:val="af2"/>
          <w:rtl/>
        </w:rPr>
        <w:t>וישמרך</w:t>
      </w:r>
      <w:r w:rsidRPr="008F794E">
        <w:rPr>
          <w:rStyle w:val="af2"/>
          <w:rFonts w:hint="cs"/>
          <w:rtl/>
        </w:rPr>
        <w:t>'</w:t>
      </w:r>
      <w:r w:rsidRPr="008F794E">
        <w:rPr>
          <w:rtl/>
        </w:rPr>
        <w:t xml:space="preserve"> לטובה מצטרף, לרעה לא מצטרף. ולטעמ</w:t>
      </w:r>
      <w:r w:rsidRPr="008F794E">
        <w:rPr>
          <w:rFonts w:hint="cs"/>
          <w:rtl/>
        </w:rPr>
        <w:t xml:space="preserve">ו </w:t>
      </w:r>
      <w:r w:rsidRPr="008F794E">
        <w:rPr>
          <w:rtl/>
        </w:rPr>
        <w:t xml:space="preserve">דאפקינהו לרבנן בד' כוסות. אף </w:t>
      </w:r>
      <w:r w:rsidRPr="008F794E">
        <w:rPr>
          <w:rFonts w:hint="cs"/>
          <w:rtl/>
        </w:rPr>
        <w:t>שניזוק,</w:t>
      </w:r>
    </w:p>
    <w:p w14:paraId="46851CF3" w14:textId="77777777" w:rsidR="00D661D8" w:rsidRPr="008F794E" w:rsidRDefault="00D661D8" w:rsidP="00D661D8">
      <w:pPr>
        <w:pStyle w:val="36"/>
        <w:framePr w:wrap="notBeside"/>
        <w:rPr>
          <w:rtl/>
        </w:rPr>
      </w:pPr>
      <w:r w:rsidRPr="008F794E">
        <w:rPr>
          <w:rFonts w:hint="cs"/>
          <w:rtl/>
        </w:rPr>
        <w:t xml:space="preserve">• </w:t>
      </w:r>
      <w:r w:rsidRPr="008F794E">
        <w:rPr>
          <w:rtl/>
        </w:rPr>
        <w:t xml:space="preserve">רבא בר ליואי - </w:t>
      </w:r>
    </w:p>
    <w:p w14:paraId="7BB47CA0" w14:textId="77777777" w:rsidR="00D661D8" w:rsidRPr="008F794E" w:rsidRDefault="00D661D8" w:rsidP="00D661D8">
      <w:pPr>
        <w:rPr>
          <w:rtl/>
        </w:rPr>
      </w:pPr>
      <w:r w:rsidRPr="008F794E">
        <w:rPr>
          <w:rtl/>
        </w:rPr>
        <w:t xml:space="preserve">לא חש </w:t>
      </w:r>
      <w:r w:rsidRPr="008F794E">
        <w:rPr>
          <w:rFonts w:hint="cs"/>
          <w:rtl/>
        </w:rPr>
        <w:t xml:space="preserve">לזוגות בד' כוסות, </w:t>
      </w:r>
      <w:r w:rsidRPr="008F794E">
        <w:rPr>
          <w:rStyle w:val="affffd"/>
          <w:rFonts w:hint="cs"/>
          <w:rtl/>
        </w:rPr>
        <w:t>דס</w:t>
      </w:r>
      <w:r w:rsidRPr="008F794E">
        <w:rPr>
          <w:rStyle w:val="affffd"/>
          <w:rtl/>
        </w:rPr>
        <w:t>"</w:t>
      </w:r>
      <w:r w:rsidRPr="008F794E">
        <w:rPr>
          <w:rStyle w:val="affffd"/>
          <w:rFonts w:hint="cs"/>
          <w:rtl/>
        </w:rPr>
        <w:t>ל</w:t>
      </w:r>
      <w:r w:rsidRPr="008F794E">
        <w:rPr>
          <w:rFonts w:hint="cs"/>
          <w:rtl/>
        </w:rPr>
        <w:t xml:space="preserve"> דמה שניזוק משום ששאלו ברבים וביישו</w:t>
      </w:r>
    </w:p>
    <w:p w14:paraId="561E0AF9" w14:textId="77777777" w:rsidR="00D661D8" w:rsidRPr="007435EB" w:rsidRDefault="00D661D8" w:rsidP="00D661D8">
      <w:pPr>
        <w:rPr>
          <w:rtl/>
        </w:rPr>
      </w:pPr>
      <w:r w:rsidRPr="008F794E">
        <w:rPr>
          <w:rFonts w:ascii="FrankRuehl" w:hAnsi="FrankRuehl" w:hint="cs"/>
          <w:rtl/>
        </w:rPr>
        <w:t>׻</w:t>
      </w:r>
    </w:p>
    <w:p w14:paraId="5997CE3E" w14:textId="77777777" w:rsidR="00D661D8" w:rsidRPr="008F794E" w:rsidRDefault="00D661D8" w:rsidP="00D661D8">
      <w:pPr>
        <w:pStyle w:val="36"/>
        <w:framePr w:wrap="notBeside"/>
        <w:rPr>
          <w:rtl/>
        </w:rPr>
      </w:pPr>
      <w:r w:rsidRPr="008F794E">
        <w:rPr>
          <w:rtl/>
        </w:rPr>
        <w:t>אר</w:t>
      </w:r>
      <w:r w:rsidRPr="008F794E">
        <w:rPr>
          <w:rFonts w:hint="cs"/>
          <w:rtl/>
        </w:rPr>
        <w:t>י</w:t>
      </w:r>
      <w:r w:rsidRPr="008F794E">
        <w:rPr>
          <w:rtl/>
        </w:rPr>
        <w:t>"</w:t>
      </w:r>
      <w:r w:rsidRPr="008F794E">
        <w:rPr>
          <w:rFonts w:hint="cs"/>
          <w:rtl/>
        </w:rPr>
        <w:t>וס:</w:t>
      </w:r>
      <w:r w:rsidRPr="008F794E">
        <w:rPr>
          <w:rtl/>
        </w:rPr>
        <w:t xml:space="preserve"> </w:t>
      </w:r>
    </w:p>
    <w:p w14:paraId="2FD00DEC" w14:textId="77777777" w:rsidR="00D661D8" w:rsidRPr="007435EB" w:rsidRDefault="00D661D8" w:rsidP="00D661D8">
      <w:pPr>
        <w:spacing w:before="4"/>
        <w:rPr>
          <w:rtl/>
        </w:rPr>
      </w:pPr>
      <w:r w:rsidRPr="008F794E">
        <w:rPr>
          <w:rStyle w:val="affffd"/>
          <w:rFonts w:hint="cs"/>
          <w:rtl/>
        </w:rPr>
        <w:t xml:space="preserve">אמר לי </w:t>
      </w:r>
      <w:r w:rsidRPr="008F794E">
        <w:rPr>
          <w:rStyle w:val="affffd"/>
          <w:rtl/>
        </w:rPr>
        <w:t>יוסף שידא</w:t>
      </w:r>
      <w:r w:rsidRPr="007435EB">
        <w:rPr>
          <w:rFonts w:ascii="Fb Fontext" w:hAnsi="Fb Fontext"/>
          <w:rtl/>
        </w:rPr>
        <w:t xml:space="preserve"> דמלך השדים הממונה על הזוגות אינו מזיק דרך כלל.</w:t>
      </w:r>
    </w:p>
    <w:p w14:paraId="5BB2D1B4" w14:textId="77777777" w:rsidR="00D661D8" w:rsidRPr="008F794E" w:rsidRDefault="00D661D8" w:rsidP="00D661D8">
      <w:pPr>
        <w:pStyle w:val="36"/>
        <w:framePr w:wrap="notBeside"/>
        <w:rPr>
          <w:rtl/>
        </w:rPr>
      </w:pPr>
      <w:r w:rsidRPr="008F794E">
        <w:rPr>
          <w:rtl/>
        </w:rPr>
        <w:t xml:space="preserve">א"ד: </w:t>
      </w:r>
    </w:p>
    <w:p w14:paraId="7623BE5A" w14:textId="77777777" w:rsidR="00D661D8" w:rsidRPr="007435EB" w:rsidRDefault="00D661D8" w:rsidP="00D661D8">
      <w:pPr>
        <w:rPr>
          <w:rtl/>
        </w:rPr>
      </w:pPr>
      <w:r w:rsidRPr="007435EB">
        <w:rPr>
          <w:rtl/>
        </w:rPr>
        <w:t>דא"ל דמלכא רתחנא הוא, עושה כרצונו שהמלך פורץ גדר לעשות לו דרך ואין מוחין בידו.</w:t>
      </w:r>
    </w:p>
    <w:p w14:paraId="544A8C56" w14:textId="77777777" w:rsidR="00D661D8" w:rsidRPr="008F794E" w:rsidRDefault="00D661D8" w:rsidP="00D661D8">
      <w:pPr>
        <w:pStyle w:val="36"/>
        <w:framePr w:wrap="notBeside"/>
        <w:rPr>
          <w:rtl/>
        </w:rPr>
      </w:pPr>
      <w:r w:rsidRPr="008F794E">
        <w:rPr>
          <w:rFonts w:hint="cs"/>
          <w:rtl/>
        </w:rPr>
        <w:t xml:space="preserve">• </w:t>
      </w:r>
      <w:r w:rsidRPr="008F794E">
        <w:rPr>
          <w:rtl/>
        </w:rPr>
        <w:t xml:space="preserve">ר"פ </w:t>
      </w:r>
    </w:p>
    <w:p w14:paraId="4AF6B302" w14:textId="77777777" w:rsidR="00D661D8" w:rsidRPr="007435EB" w:rsidRDefault="00D661D8" w:rsidP="00D661D8">
      <w:pPr>
        <w:spacing w:before="4"/>
        <w:rPr>
          <w:rtl/>
        </w:rPr>
      </w:pPr>
      <w:r w:rsidRPr="008F794E">
        <w:rPr>
          <w:rStyle w:val="affffd"/>
          <w:rtl/>
        </w:rPr>
        <w:t>אמר לי יוסף שידא:</w:t>
      </w:r>
      <w:r w:rsidRPr="007435EB">
        <w:rPr>
          <w:rtl/>
        </w:rPr>
        <w:t xml:space="preserve"> בתרי קטלינן בין בשוגג ובין במזיד</w:t>
      </w:r>
      <w:r>
        <w:rPr>
          <w:rtl/>
        </w:rPr>
        <w:t>,</w:t>
      </w:r>
      <w:r w:rsidRPr="007435EB">
        <w:rPr>
          <w:rtl/>
        </w:rPr>
        <w:t xml:space="preserve"> בארבעה </w:t>
      </w:r>
      <w:r>
        <w:rPr>
          <w:rFonts w:hint="cs"/>
          <w:rtl/>
        </w:rPr>
        <w:t>במזיד הורג ולא בשוגג</w:t>
      </w:r>
      <w:r w:rsidRPr="007435EB">
        <w:rPr>
          <w:rtl/>
        </w:rPr>
        <w:t>.</w:t>
      </w:r>
    </w:p>
    <w:p w14:paraId="753E1F8D" w14:textId="77777777" w:rsidR="00D661D8" w:rsidRPr="007435EB" w:rsidRDefault="00D661D8" w:rsidP="00D661D8">
      <w:pPr>
        <w:rPr>
          <w:rtl/>
        </w:rPr>
      </w:pPr>
      <w:r w:rsidRPr="007435EB">
        <w:rPr>
          <w:rFonts w:ascii="Fb Fontext" w:hAnsi="Fb Fontext"/>
          <w:sz w:val="20"/>
          <w:rtl/>
        </w:rPr>
        <w:t xml:space="preserve">ואי </w:t>
      </w:r>
      <w:r w:rsidRPr="007435EB">
        <w:rPr>
          <w:rFonts w:ascii="Fb Fontext" w:hAnsi="Fb Fontext" w:hint="cs"/>
          <w:sz w:val="20"/>
          <w:rtl/>
        </w:rPr>
        <w:t>שכח ושתה ויצא,</w:t>
      </w:r>
      <w:r w:rsidRPr="007435EB">
        <w:rPr>
          <w:rFonts w:ascii="Fb Fontext" w:hAnsi="Fb Fontext"/>
          <w:sz w:val="20"/>
          <w:rtl/>
        </w:rPr>
        <w:t xml:space="preserve"> תקנת</w:t>
      </w:r>
      <w:r w:rsidRPr="007435EB">
        <w:rPr>
          <w:rFonts w:ascii="Fb Fontext" w:hAnsi="Fb Fontext" w:hint="cs"/>
          <w:sz w:val="20"/>
          <w:rtl/>
        </w:rPr>
        <w:t xml:space="preserve">ו שיאחז אגודל ימינו ביד שמאל, ואגודל שמאלו ביד ימין, ויאמר כך: אתם ואני </w:t>
      </w:r>
      <w:r w:rsidRPr="007435EB">
        <w:rPr>
          <w:rFonts w:ascii="Fb Fontext" w:hAnsi="Fb Fontext"/>
          <w:sz w:val="20"/>
          <w:rtl/>
        </w:rPr>
        <w:t xml:space="preserve">- הא </w:t>
      </w:r>
      <w:r w:rsidRPr="007435EB">
        <w:rPr>
          <w:rFonts w:ascii="Fb Fontext" w:hAnsi="Fb Fontext" w:hint="cs"/>
          <w:sz w:val="20"/>
          <w:rtl/>
        </w:rPr>
        <w:t>שלוש</w:t>
      </w:r>
      <w:r w:rsidRPr="007435EB">
        <w:rPr>
          <w:rFonts w:ascii="Fb Fontext" w:hAnsi="Fb Fontext"/>
          <w:sz w:val="20"/>
          <w:rtl/>
        </w:rPr>
        <w:t>. וא</w:t>
      </w:r>
      <w:r w:rsidRPr="007435EB">
        <w:rPr>
          <w:rFonts w:ascii="Fb Fontext" w:hAnsi="Fb Fontext" w:hint="cs"/>
          <w:sz w:val="20"/>
          <w:rtl/>
        </w:rPr>
        <w:t>ם</w:t>
      </w:r>
      <w:r w:rsidRPr="007435EB">
        <w:rPr>
          <w:rFonts w:ascii="Fb Fontext" w:hAnsi="Fb Fontext"/>
          <w:sz w:val="20"/>
          <w:rtl/>
        </w:rPr>
        <w:t xml:space="preserve"> </w:t>
      </w:r>
      <w:r w:rsidRPr="007435EB">
        <w:rPr>
          <w:rFonts w:ascii="Fb Fontext" w:hAnsi="Fb Fontext" w:hint="cs"/>
          <w:sz w:val="20"/>
          <w:rtl/>
        </w:rPr>
        <w:t>שומע שאומר</w:t>
      </w:r>
      <w:r w:rsidRPr="007435EB">
        <w:rPr>
          <w:rFonts w:ascii="Fb Fontext" w:hAnsi="Fb Fontext"/>
          <w:sz w:val="20"/>
          <w:rtl/>
        </w:rPr>
        <w:t>: את</w:t>
      </w:r>
      <w:r w:rsidRPr="007435EB">
        <w:rPr>
          <w:rFonts w:ascii="Fb Fontext" w:hAnsi="Fb Fontext" w:hint="cs"/>
          <w:sz w:val="20"/>
          <w:rtl/>
        </w:rPr>
        <w:t>ם ואני ארבע, שיאמר אתם ואני חמש, ואם שומע שאומר</w:t>
      </w:r>
      <w:r w:rsidRPr="007435EB">
        <w:rPr>
          <w:rFonts w:ascii="Fb Fontext" w:hAnsi="Fb Fontext"/>
          <w:sz w:val="20"/>
          <w:rtl/>
        </w:rPr>
        <w:t>: את</w:t>
      </w:r>
      <w:r w:rsidRPr="007435EB">
        <w:rPr>
          <w:rFonts w:ascii="Fb Fontext" w:hAnsi="Fb Fontext" w:hint="cs"/>
          <w:sz w:val="20"/>
          <w:rtl/>
        </w:rPr>
        <w:t>ם ואני</w:t>
      </w:r>
      <w:r w:rsidRPr="007435EB">
        <w:rPr>
          <w:rFonts w:ascii="Fb Fontext" w:hAnsi="Fb Fontext"/>
          <w:sz w:val="20"/>
          <w:rtl/>
        </w:rPr>
        <w:t xml:space="preserve"> ש</w:t>
      </w:r>
      <w:r w:rsidRPr="007435EB">
        <w:rPr>
          <w:rFonts w:ascii="Fb Fontext" w:hAnsi="Fb Fontext" w:hint="cs"/>
          <w:sz w:val="20"/>
          <w:rtl/>
        </w:rPr>
        <w:t>ש</w:t>
      </w:r>
      <w:r w:rsidRPr="007435EB">
        <w:rPr>
          <w:rFonts w:ascii="Fb Fontext" w:hAnsi="Fb Fontext"/>
          <w:sz w:val="20"/>
          <w:rtl/>
        </w:rPr>
        <w:t xml:space="preserve"> – </w:t>
      </w:r>
      <w:r w:rsidRPr="007435EB">
        <w:rPr>
          <w:rFonts w:ascii="Fb Fontext" w:hAnsi="Fb Fontext" w:hint="cs"/>
          <w:sz w:val="20"/>
          <w:rtl/>
        </w:rPr>
        <w:t>שיאמר:</w:t>
      </w:r>
      <w:r w:rsidRPr="007435EB">
        <w:rPr>
          <w:rFonts w:ascii="Fb Fontext" w:hAnsi="Fb Fontext"/>
          <w:sz w:val="20"/>
          <w:rtl/>
        </w:rPr>
        <w:t xml:space="preserve"> את</w:t>
      </w:r>
      <w:r w:rsidRPr="007435EB">
        <w:rPr>
          <w:rFonts w:ascii="Fb Fontext" w:hAnsi="Fb Fontext" w:hint="cs"/>
          <w:sz w:val="20"/>
          <w:rtl/>
        </w:rPr>
        <w:t xml:space="preserve">ם ואני שבע, ומעשה שהיה </w:t>
      </w:r>
      <w:r w:rsidRPr="007435EB">
        <w:rPr>
          <w:rFonts w:ascii="Fb Fontext" w:hAnsi="Fb Fontext"/>
          <w:sz w:val="20"/>
          <w:rtl/>
        </w:rPr>
        <w:t>עד מאה ו</w:t>
      </w:r>
      <w:r w:rsidRPr="007435EB">
        <w:rPr>
          <w:rFonts w:ascii="Fb Fontext" w:hAnsi="Fb Fontext" w:hint="cs"/>
          <w:sz w:val="20"/>
          <w:rtl/>
        </w:rPr>
        <w:t>א</w:t>
      </w:r>
      <w:r w:rsidRPr="007435EB">
        <w:rPr>
          <w:rFonts w:ascii="Fb Fontext" w:hAnsi="Fb Fontext"/>
          <w:sz w:val="20"/>
          <w:rtl/>
        </w:rPr>
        <w:t>חד, ופקע שידא.</w:t>
      </w:r>
    </w:p>
    <w:p w14:paraId="6B4D5D87" w14:textId="77777777" w:rsidR="00D661D8" w:rsidRPr="008F794E" w:rsidRDefault="00D661D8" w:rsidP="00D661D8">
      <w:pPr>
        <w:pStyle w:val="36"/>
        <w:framePr w:wrap="notBeside"/>
        <w:rPr>
          <w:rtl/>
        </w:rPr>
      </w:pPr>
      <w:r w:rsidRPr="008F794E">
        <w:rPr>
          <w:rFonts w:hint="cs"/>
          <w:rtl/>
        </w:rPr>
        <w:t xml:space="preserve">• </w:t>
      </w:r>
      <w:r w:rsidRPr="008F794E">
        <w:rPr>
          <w:rtl/>
        </w:rPr>
        <w:t xml:space="preserve">אמימר: </w:t>
      </w:r>
    </w:p>
    <w:p w14:paraId="120A073F" w14:textId="77777777" w:rsidR="00D661D8" w:rsidRPr="007435EB" w:rsidRDefault="00D661D8" w:rsidP="00D661D8">
      <w:pPr>
        <w:spacing w:before="4"/>
        <w:rPr>
          <w:rtl/>
        </w:rPr>
      </w:pPr>
      <w:r w:rsidRPr="008F794E">
        <w:rPr>
          <w:rStyle w:val="affffd"/>
          <w:rtl/>
        </w:rPr>
        <w:t xml:space="preserve">אמרה לי </w:t>
      </w:r>
      <w:r w:rsidRPr="008F794E">
        <w:rPr>
          <w:rStyle w:val="affffd"/>
          <w:rFonts w:hint="cs"/>
          <w:rtl/>
        </w:rPr>
        <w:t xml:space="preserve">גבירה </w:t>
      </w:r>
      <w:r w:rsidRPr="008F794E">
        <w:rPr>
          <w:rStyle w:val="affffd"/>
          <w:rtl/>
        </w:rPr>
        <w:t>דנשים כשפניות:</w:t>
      </w:r>
      <w:r w:rsidRPr="007435EB">
        <w:rPr>
          <w:rFonts w:ascii="Fb Fontext" w:hAnsi="Fb Fontext"/>
          <w:rtl/>
        </w:rPr>
        <w:t xml:space="preserve"> </w:t>
      </w:r>
      <w:r w:rsidRPr="007435EB">
        <w:rPr>
          <w:rFonts w:ascii="Fb Fontext" w:hAnsi="Fb Fontext" w:hint="cs"/>
          <w:rtl/>
        </w:rPr>
        <w:t>מי ש</w:t>
      </w:r>
      <w:r w:rsidRPr="007435EB">
        <w:rPr>
          <w:rFonts w:ascii="Fb Fontext" w:hAnsi="Fb Fontext"/>
          <w:rtl/>
        </w:rPr>
        <w:t xml:space="preserve">פגע בנשים כשפניות </w:t>
      </w:r>
      <w:r w:rsidRPr="007435EB">
        <w:rPr>
          <w:rFonts w:ascii="Fb Fontext" w:hAnsi="Fb Fontext" w:hint="cs"/>
          <w:rtl/>
        </w:rPr>
        <w:t>שיאמר</w:t>
      </w:r>
      <w:r w:rsidRPr="007435EB">
        <w:rPr>
          <w:rFonts w:ascii="Fb Fontext" w:hAnsi="Fb Fontext"/>
          <w:rtl/>
        </w:rPr>
        <w:t xml:space="preserve">: צואה חמה בסלים קרועין ונקובין לפיכם נשים כשפניות, יקרחו שערות ראשיכם ויפוזרו ברוח פרורי הלחם וכן התבלין והבושם שבהם אתם מכשפות ועכשיו כשהגעתי לכאן </w:t>
      </w:r>
      <w:r w:rsidRPr="007435EB">
        <w:rPr>
          <w:rFonts w:ascii="Fb Fontext" w:hAnsi="Fb Fontext" w:hint="cs"/>
          <w:rtl/>
        </w:rPr>
        <w:t xml:space="preserve">איני </w:t>
      </w:r>
      <w:r w:rsidRPr="007435EB">
        <w:rPr>
          <w:rFonts w:ascii="Fb Fontext" w:hAnsi="Fb Fontext"/>
          <w:rtl/>
        </w:rPr>
        <w:t>חס עליכם</w:t>
      </w:r>
      <w:r w:rsidRPr="007435EB">
        <w:rPr>
          <w:rFonts w:ascii="Fb Fontext" w:hAnsi="Fb Fontext" w:hint="cs"/>
          <w:rtl/>
        </w:rPr>
        <w:t>.</w:t>
      </w:r>
    </w:p>
    <w:p w14:paraId="25C4B176" w14:textId="77777777" w:rsidR="00D661D8" w:rsidRPr="007435EB" w:rsidRDefault="00D661D8" w:rsidP="00D661D8">
      <w:pPr>
        <w:pStyle w:val="affd"/>
        <w:rPr>
          <w:rtl/>
        </w:rPr>
      </w:pPr>
      <w:r w:rsidRPr="007435EB">
        <w:rPr>
          <w:rFonts w:hint="cs"/>
          <w:rtl/>
        </w:rPr>
        <w:t>׻</w:t>
      </w:r>
    </w:p>
    <w:p w14:paraId="05D8D0D7" w14:textId="77777777" w:rsidR="00D661D8" w:rsidRPr="00112FD4" w:rsidRDefault="00D661D8" w:rsidP="00D661D8">
      <w:pPr>
        <w:pStyle w:val="36"/>
        <w:framePr w:wrap="notBeside"/>
        <w:rPr>
          <w:rtl/>
        </w:rPr>
      </w:pPr>
      <w:r w:rsidRPr="00112FD4">
        <w:rPr>
          <w:rFonts w:hint="cs"/>
          <w:rtl/>
        </w:rPr>
        <w:t xml:space="preserve">• </w:t>
      </w:r>
      <w:r w:rsidRPr="00112FD4">
        <w:rPr>
          <w:rtl/>
        </w:rPr>
        <w:t xml:space="preserve">במערבא </w:t>
      </w:r>
    </w:p>
    <w:p w14:paraId="69D07AD4" w14:textId="77777777" w:rsidR="00D661D8" w:rsidRPr="007435EB" w:rsidRDefault="00D661D8" w:rsidP="00D661D8">
      <w:pPr>
        <w:spacing w:before="4"/>
        <w:rPr>
          <w:rFonts w:ascii="Fb Fontext" w:hAnsi="Fb Fontext" w:cs="Guttman Vilna"/>
          <w:b/>
          <w:bCs/>
          <w:sz w:val="20"/>
          <w:rtl/>
        </w:rPr>
      </w:pPr>
      <w:r w:rsidRPr="007435EB">
        <w:rPr>
          <w:rFonts w:ascii="Fb Fontext" w:hAnsi="Fb Fontext"/>
          <w:sz w:val="20"/>
          <w:rtl/>
        </w:rPr>
        <w:t>לא קפדי אזוגי.</w:t>
      </w:r>
    </w:p>
    <w:p w14:paraId="7E051617" w14:textId="77777777" w:rsidR="00D661D8" w:rsidRPr="00112FD4" w:rsidRDefault="00D661D8" w:rsidP="00D661D8">
      <w:pPr>
        <w:pStyle w:val="36"/>
        <w:framePr w:wrap="notBeside"/>
        <w:rPr>
          <w:rtl/>
        </w:rPr>
      </w:pPr>
      <w:r w:rsidRPr="00112FD4">
        <w:rPr>
          <w:rFonts w:hint="cs"/>
          <w:rtl/>
        </w:rPr>
        <w:t xml:space="preserve">• </w:t>
      </w:r>
      <w:r w:rsidRPr="00112FD4">
        <w:rPr>
          <w:rtl/>
        </w:rPr>
        <w:t xml:space="preserve">רב דימי מנהרדעא </w:t>
      </w:r>
    </w:p>
    <w:p w14:paraId="242D72F5" w14:textId="77777777" w:rsidR="00D661D8" w:rsidRPr="007435EB" w:rsidRDefault="00D661D8" w:rsidP="00D661D8">
      <w:pPr>
        <w:spacing w:before="4"/>
        <w:rPr>
          <w:rtl/>
        </w:rPr>
      </w:pPr>
      <w:r>
        <w:rPr>
          <w:rFonts w:ascii="Fb Fontext" w:hAnsi="Fb Fontext" w:hint="cs"/>
          <w:sz w:val="20"/>
          <w:rtl/>
        </w:rPr>
        <w:t>ה</w:t>
      </w:r>
      <w:r w:rsidRPr="007435EB">
        <w:rPr>
          <w:rFonts w:ascii="Fb Fontext" w:hAnsi="Fb Fontext"/>
          <w:sz w:val="20"/>
          <w:rtl/>
        </w:rPr>
        <w:t xml:space="preserve">קפיד </w:t>
      </w:r>
      <w:r>
        <w:rPr>
          <w:rFonts w:ascii="Fb Fontext" w:hAnsi="Fb Fontext"/>
          <w:sz w:val="20"/>
          <w:rtl/>
        </w:rPr>
        <w:t>אף</w:t>
      </w:r>
      <w:r w:rsidRPr="007435EB">
        <w:rPr>
          <w:rFonts w:ascii="Fb Fontext" w:hAnsi="Fb Fontext"/>
          <w:sz w:val="20"/>
          <w:rtl/>
        </w:rPr>
        <w:t xml:space="preserve"> ארושמא דחביתא</w:t>
      </w:r>
      <w:r>
        <w:rPr>
          <w:rFonts w:ascii="Fb Fontext" w:hAnsi="Fb Fontext" w:hint="cs"/>
          <w:sz w:val="20"/>
          <w:rtl/>
        </w:rPr>
        <w:t xml:space="preserve"> </w:t>
      </w:r>
      <w:r w:rsidRPr="007435EB">
        <w:rPr>
          <w:rFonts w:ascii="Fb Fontext" w:hAnsi="Fb Fontext" w:hint="cs"/>
          <w:sz w:val="20"/>
          <w:rtl/>
        </w:rPr>
        <w:t>[שרשמו לסמן הכנות]</w:t>
      </w:r>
      <w:r w:rsidRPr="007435EB">
        <w:rPr>
          <w:rFonts w:ascii="Fb Fontext" w:hAnsi="Fb Fontext"/>
          <w:sz w:val="20"/>
          <w:rtl/>
        </w:rPr>
        <w:t>. וכן ה</w:t>
      </w:r>
      <w:r w:rsidRPr="007435EB">
        <w:rPr>
          <w:rFonts w:ascii="Fb Fontext" w:hAnsi="Fb Fontext" w:hint="cs"/>
          <w:sz w:val="20"/>
          <w:rtl/>
        </w:rPr>
        <w:t>יה מעשה שפקעו.</w:t>
      </w:r>
    </w:p>
    <w:p w14:paraId="7E9FEB8E" w14:textId="77777777" w:rsidR="00D661D8" w:rsidRPr="00112FD4" w:rsidRDefault="00D661D8" w:rsidP="00D661D8">
      <w:pPr>
        <w:pStyle w:val="36"/>
        <w:framePr w:wrap="notBeside"/>
        <w:rPr>
          <w:rtl/>
        </w:rPr>
      </w:pPr>
      <w:r w:rsidRPr="00112FD4">
        <w:rPr>
          <w:rFonts w:hint="cs"/>
          <w:rtl/>
        </w:rPr>
        <w:t xml:space="preserve">• </w:t>
      </w:r>
      <w:r w:rsidRPr="00112FD4">
        <w:rPr>
          <w:rtl/>
        </w:rPr>
        <w:t xml:space="preserve">כללא דמילתא: </w:t>
      </w:r>
    </w:p>
    <w:p w14:paraId="581C9C86" w14:textId="77777777" w:rsidR="00D661D8" w:rsidRPr="007435EB" w:rsidRDefault="00D661D8" w:rsidP="00D661D8">
      <w:pPr>
        <w:spacing w:before="4"/>
        <w:rPr>
          <w:rtl/>
        </w:rPr>
      </w:pPr>
      <w:r w:rsidRPr="007435EB">
        <w:rPr>
          <w:rFonts w:ascii="Fb Fontext" w:hAnsi="Fb Fontext"/>
          <w:rtl/>
        </w:rPr>
        <w:t>כל דקפיד קפדי בהדיה, ודלא קפיד לא קפדי בהדיה. ומיהו למיחש מיבעי.</w:t>
      </w:r>
    </w:p>
    <w:p w14:paraId="5CAD96EC" w14:textId="77777777" w:rsidR="00D661D8" w:rsidRPr="00112FD4" w:rsidRDefault="00D661D8" w:rsidP="00D661D8">
      <w:pPr>
        <w:pStyle w:val="36"/>
        <w:framePr w:wrap="notBeside"/>
        <w:rPr>
          <w:rtl/>
        </w:rPr>
      </w:pPr>
      <w:r w:rsidRPr="00112FD4">
        <w:rPr>
          <w:rFonts w:hint="cs"/>
          <w:rtl/>
        </w:rPr>
        <w:lastRenderedPageBreak/>
        <w:t xml:space="preserve">• </w:t>
      </w:r>
      <w:r w:rsidRPr="00112FD4">
        <w:rPr>
          <w:rtl/>
        </w:rPr>
        <w:t xml:space="preserve">רב דימי: </w:t>
      </w:r>
    </w:p>
    <w:p w14:paraId="0A83B833" w14:textId="77777777" w:rsidR="00D661D8" w:rsidRDefault="00D661D8" w:rsidP="00D661D8">
      <w:pPr>
        <w:spacing w:before="4"/>
        <w:rPr>
          <w:rtl/>
        </w:rPr>
      </w:pPr>
      <w:r w:rsidRPr="007435EB">
        <w:rPr>
          <w:rFonts w:hint="cs"/>
          <w:rtl/>
        </w:rPr>
        <w:t xml:space="preserve">ב' </w:t>
      </w:r>
      <w:r w:rsidRPr="007435EB">
        <w:rPr>
          <w:rtl/>
        </w:rPr>
        <w:t>ביצים ו</w:t>
      </w:r>
      <w:r w:rsidRPr="007435EB">
        <w:rPr>
          <w:rFonts w:hint="cs"/>
          <w:rtl/>
        </w:rPr>
        <w:t xml:space="preserve">ב' </w:t>
      </w:r>
      <w:r w:rsidRPr="007435EB">
        <w:rPr>
          <w:rtl/>
        </w:rPr>
        <w:t xml:space="preserve">אגוזין, </w:t>
      </w:r>
      <w:r w:rsidRPr="007435EB">
        <w:rPr>
          <w:rFonts w:hint="cs"/>
          <w:rtl/>
        </w:rPr>
        <w:t xml:space="preserve">ב' </w:t>
      </w:r>
      <w:r w:rsidRPr="007435EB">
        <w:rPr>
          <w:rtl/>
        </w:rPr>
        <w:t xml:space="preserve">קישואין ודבר אחר </w:t>
      </w:r>
      <w:r>
        <w:rPr>
          <w:rFonts w:hint="cs"/>
          <w:rtl/>
        </w:rPr>
        <w:t>הלכה למשה מסיני</w:t>
      </w:r>
      <w:r w:rsidRPr="007435EB">
        <w:rPr>
          <w:rtl/>
        </w:rPr>
        <w:t>.</w:t>
      </w:r>
    </w:p>
    <w:p w14:paraId="7A3E358B" w14:textId="77777777" w:rsidR="00D661D8" w:rsidRPr="007435EB" w:rsidRDefault="00D661D8" w:rsidP="00D661D8">
      <w:pPr>
        <w:spacing w:before="4"/>
        <w:rPr>
          <w:rtl/>
        </w:rPr>
      </w:pPr>
      <w:r w:rsidRPr="00112FD4">
        <w:rPr>
          <w:rStyle w:val="affffd"/>
          <w:rtl/>
        </w:rPr>
        <w:t>ונסתפקו רבנן</w:t>
      </w:r>
      <w:r w:rsidRPr="007435EB">
        <w:rPr>
          <w:rtl/>
        </w:rPr>
        <w:t xml:space="preserve"> בדבר אחר וגזרו על הכל</w:t>
      </w:r>
      <w:r>
        <w:rPr>
          <w:rtl/>
        </w:rPr>
        <w:t>.</w:t>
      </w:r>
    </w:p>
    <w:p w14:paraId="3F991E77" w14:textId="77777777" w:rsidR="00D661D8" w:rsidRPr="00112FD4" w:rsidRDefault="00D661D8" w:rsidP="00D661D8">
      <w:pPr>
        <w:pStyle w:val="36"/>
        <w:framePr w:wrap="notBeside"/>
        <w:rPr>
          <w:rtl/>
        </w:rPr>
      </w:pPr>
      <w:r w:rsidRPr="00112FD4">
        <w:rPr>
          <w:rtl/>
        </w:rPr>
        <w:t xml:space="preserve">והא </w:t>
      </w:r>
    </w:p>
    <w:p w14:paraId="70329691" w14:textId="77777777" w:rsidR="00D661D8" w:rsidRDefault="00D661D8" w:rsidP="00D661D8">
      <w:pPr>
        <w:rPr>
          <w:rtl/>
        </w:rPr>
      </w:pPr>
      <w:r w:rsidRPr="007435EB">
        <w:rPr>
          <w:rtl/>
        </w:rPr>
        <w:t xml:space="preserve">די' ח' ו' ד' אין בהן משום זוגי </w:t>
      </w:r>
    </w:p>
    <w:p w14:paraId="5FC7229F" w14:textId="77777777" w:rsidR="00D661D8" w:rsidRPr="00112FD4" w:rsidRDefault="00D661D8" w:rsidP="00D661D8">
      <w:pPr>
        <w:pStyle w:val="36"/>
        <w:framePr w:wrap="notBeside"/>
        <w:rPr>
          <w:rtl/>
        </w:rPr>
      </w:pPr>
      <w:r w:rsidRPr="00112FD4">
        <w:rPr>
          <w:rFonts w:hint="cs"/>
          <w:rtl/>
        </w:rPr>
        <w:t>-</w:t>
      </w:r>
    </w:p>
    <w:p w14:paraId="758827F8" w14:textId="77777777" w:rsidR="00D661D8" w:rsidRPr="007435EB" w:rsidRDefault="00D661D8" w:rsidP="00D661D8">
      <w:pPr>
        <w:rPr>
          <w:rtl/>
        </w:rPr>
      </w:pPr>
      <w:r>
        <w:rPr>
          <w:rFonts w:hint="cs"/>
          <w:rtl/>
        </w:rPr>
        <w:t xml:space="preserve"> </w:t>
      </w:r>
      <w:r w:rsidRPr="007435EB">
        <w:rPr>
          <w:rtl/>
        </w:rPr>
        <w:t xml:space="preserve">דווקא לענין מזיקין, אבל לענין כשפים - </w:t>
      </w:r>
      <w:r>
        <w:rPr>
          <w:rtl/>
        </w:rPr>
        <w:t>אף</w:t>
      </w:r>
      <w:r w:rsidRPr="007435EB">
        <w:rPr>
          <w:rtl/>
        </w:rPr>
        <w:t xml:space="preserve"> </w:t>
      </w:r>
      <w:r>
        <w:rPr>
          <w:rFonts w:hint="cs"/>
          <w:rtl/>
        </w:rPr>
        <w:t xml:space="preserve">בהרבה </w:t>
      </w:r>
      <w:r w:rsidRPr="007435EB">
        <w:rPr>
          <w:rtl/>
        </w:rPr>
        <w:t>חיישינן.</w:t>
      </w:r>
    </w:p>
    <w:p w14:paraId="037238C1" w14:textId="77777777" w:rsidR="00D661D8" w:rsidRPr="007435EB" w:rsidRDefault="00D661D8" w:rsidP="00D661D8">
      <w:pPr>
        <w:rPr>
          <w:rtl/>
        </w:rPr>
      </w:pPr>
      <w:r>
        <w:rPr>
          <w:rFonts w:hint="cs"/>
          <w:rtl/>
        </w:rPr>
        <w:t xml:space="preserve">כמעשה </w:t>
      </w:r>
      <w:r w:rsidRPr="007435EB">
        <w:rPr>
          <w:rtl/>
        </w:rPr>
        <w:t>שגירש אשתו ונישאה לחנווני ושתה אצלו יין ונזהר בזוגות עד טז</w:t>
      </w:r>
      <w:r w:rsidRPr="007435EB">
        <w:rPr>
          <w:rFonts w:hint="cs"/>
          <w:rtl/>
        </w:rPr>
        <w:t>'</w:t>
      </w:r>
      <w:r w:rsidRPr="007435EB">
        <w:rPr>
          <w:rtl/>
        </w:rPr>
        <w:t xml:space="preserve"> כוסות הצליח ליזהר</w:t>
      </w:r>
      <w:r>
        <w:rPr>
          <w:rFonts w:hint="cs"/>
          <w:rtl/>
        </w:rPr>
        <w:t>,</w:t>
      </w:r>
      <w:r w:rsidRPr="007435EB">
        <w:rPr>
          <w:rtl/>
        </w:rPr>
        <w:t xml:space="preserve"> מכאן ואילך לא הצליח וכששתה אח"כ יותר וראהו נכרי </w:t>
      </w:r>
      <w:r w:rsidRPr="00112FD4">
        <w:rPr>
          <w:rStyle w:val="affffd"/>
          <w:rtl/>
        </w:rPr>
        <w:t>וא"ל</w:t>
      </w:r>
      <w:r w:rsidRPr="007435EB">
        <w:rPr>
          <w:rtl/>
        </w:rPr>
        <w:t xml:space="preserve"> גברא קטילא חבק דקל </w:t>
      </w:r>
      <w:r>
        <w:rPr>
          <w:rStyle w:val="affffff0"/>
          <w:rFonts w:hint="cs"/>
          <w:rtl/>
        </w:rPr>
        <w:t xml:space="preserve"> מתוך חולי </w:t>
      </w:r>
      <w:r w:rsidRPr="007435EB">
        <w:rPr>
          <w:rtl/>
        </w:rPr>
        <w:t>ופקע הדקל</w:t>
      </w:r>
      <w:r>
        <w:rPr>
          <w:rStyle w:val="affffff0"/>
          <w:rFonts w:hint="cs"/>
          <w:rtl/>
        </w:rPr>
        <w:t xml:space="preserve"> ומת האיש</w:t>
      </w:r>
      <w:r w:rsidRPr="007435EB">
        <w:rPr>
          <w:rtl/>
        </w:rPr>
        <w:t>.</w:t>
      </w:r>
    </w:p>
    <w:p w14:paraId="4FF7E7B4" w14:textId="77777777" w:rsidR="00D661D8" w:rsidRPr="00112FD4" w:rsidRDefault="00D661D8" w:rsidP="00D661D8">
      <w:pPr>
        <w:pStyle w:val="36"/>
        <w:framePr w:wrap="notBeside"/>
        <w:rPr>
          <w:rtl/>
        </w:rPr>
      </w:pPr>
      <w:r w:rsidRPr="00112FD4">
        <w:rPr>
          <w:rFonts w:hint="cs"/>
          <w:rtl/>
        </w:rPr>
        <w:t xml:space="preserve">• </w:t>
      </w:r>
      <w:r w:rsidRPr="00112FD4">
        <w:rPr>
          <w:rtl/>
        </w:rPr>
        <w:t xml:space="preserve">רב עוירא: </w:t>
      </w:r>
    </w:p>
    <w:p w14:paraId="7480C8F1" w14:textId="77777777" w:rsidR="00D661D8" w:rsidRPr="007435EB" w:rsidRDefault="00D661D8" w:rsidP="00D661D8">
      <w:pPr>
        <w:spacing w:before="4"/>
        <w:rPr>
          <w:rtl/>
        </w:rPr>
      </w:pPr>
      <w:r w:rsidRPr="007435EB">
        <w:rPr>
          <w:rtl/>
        </w:rPr>
        <w:t>קערות וככרות אין בהם משום זוגות.</w:t>
      </w:r>
    </w:p>
    <w:p w14:paraId="0BA9BC9E" w14:textId="77777777" w:rsidR="00D661D8" w:rsidRPr="00112FD4" w:rsidRDefault="00D661D8" w:rsidP="00D661D8">
      <w:pPr>
        <w:pStyle w:val="36"/>
        <w:framePr w:wrap="notBeside"/>
        <w:rPr>
          <w:rtl/>
        </w:rPr>
      </w:pPr>
      <w:r w:rsidRPr="00112FD4">
        <w:rPr>
          <w:rFonts w:hint="cs"/>
          <w:rtl/>
        </w:rPr>
        <w:t xml:space="preserve">• </w:t>
      </w:r>
      <w:r w:rsidRPr="00112FD4">
        <w:rPr>
          <w:rtl/>
        </w:rPr>
        <w:t xml:space="preserve">כללא דמילתא: </w:t>
      </w:r>
    </w:p>
    <w:p w14:paraId="09B59EA4" w14:textId="77777777" w:rsidR="00D661D8" w:rsidRDefault="00D661D8" w:rsidP="00D661D8">
      <w:pPr>
        <w:spacing w:before="4"/>
        <w:rPr>
          <w:rtl/>
        </w:rPr>
      </w:pPr>
      <w:r w:rsidRPr="007435EB">
        <w:rPr>
          <w:rtl/>
        </w:rPr>
        <w:t xml:space="preserve">כל שגמרו בידי אדם אין בהם משום זוגות. </w:t>
      </w:r>
    </w:p>
    <w:p w14:paraId="1793B79F" w14:textId="77777777" w:rsidR="00D661D8" w:rsidRPr="007435EB" w:rsidRDefault="00D661D8" w:rsidP="00D661D8">
      <w:pPr>
        <w:spacing w:before="4"/>
        <w:rPr>
          <w:rtl/>
        </w:rPr>
      </w:pPr>
      <w:r w:rsidRPr="007435EB">
        <w:rPr>
          <w:rtl/>
        </w:rPr>
        <w:t>גמרו בידי שמים, במילי מיני דמיכל</w:t>
      </w:r>
      <w:r w:rsidRPr="007435EB">
        <w:rPr>
          <w:rFonts w:hint="cs"/>
          <w:rtl/>
        </w:rPr>
        <w:t xml:space="preserve"> </w:t>
      </w:r>
      <w:r w:rsidRPr="007435EB">
        <w:rPr>
          <w:rtl/>
        </w:rPr>
        <w:t>חיישינן.</w:t>
      </w:r>
    </w:p>
    <w:p w14:paraId="18F81187" w14:textId="77777777" w:rsidR="00D661D8" w:rsidRPr="007435EB" w:rsidRDefault="00D661D8" w:rsidP="00D661D8">
      <w:pPr>
        <w:pStyle w:val="affd"/>
        <w:rPr>
          <w:rtl/>
        </w:rPr>
      </w:pPr>
      <w:r w:rsidRPr="007435EB">
        <w:rPr>
          <w:rFonts w:hint="cs"/>
          <w:rtl/>
        </w:rPr>
        <w:t>׻</w:t>
      </w:r>
    </w:p>
    <w:p w14:paraId="7FC51572" w14:textId="77777777" w:rsidR="00D661D8" w:rsidRPr="00112FD4" w:rsidRDefault="00D661D8" w:rsidP="00D661D8">
      <w:pPr>
        <w:pStyle w:val="36"/>
        <w:framePr w:wrap="notBeside"/>
        <w:rPr>
          <w:rtl/>
        </w:rPr>
      </w:pPr>
      <w:r w:rsidRPr="00112FD4">
        <w:rPr>
          <w:rFonts w:hint="cs"/>
          <w:rtl/>
        </w:rPr>
        <w:t>•</w:t>
      </w:r>
    </w:p>
    <w:p w14:paraId="46D4B977" w14:textId="77777777" w:rsidR="00D661D8" w:rsidRPr="007435EB" w:rsidRDefault="00D661D8" w:rsidP="00D661D8">
      <w:pPr>
        <w:spacing w:before="4"/>
        <w:rPr>
          <w:rtl/>
        </w:rPr>
      </w:pPr>
      <w:r w:rsidRPr="007435EB">
        <w:rPr>
          <w:rFonts w:ascii="Fb Fontext" w:hAnsi="Fb Fontext"/>
          <w:rtl/>
        </w:rPr>
        <w:t>חנות</w:t>
      </w:r>
      <w:r>
        <w:rPr>
          <w:rStyle w:val="affffff0"/>
          <w:rFonts w:hint="cs"/>
          <w:rtl/>
        </w:rPr>
        <w:t xml:space="preserve"> שתה בשתי חנויות</w:t>
      </w:r>
      <w:r w:rsidRPr="007435EB">
        <w:rPr>
          <w:rFonts w:ascii="Fb Fontext" w:hAnsi="Fb Fontext"/>
          <w:rtl/>
        </w:rPr>
        <w:t>, נמלך</w:t>
      </w:r>
      <w:r w:rsidRPr="007435EB">
        <w:rPr>
          <w:rFonts w:ascii="Fb Fontext" w:hAnsi="Fb Fontext" w:hint="cs"/>
          <w:rtl/>
        </w:rPr>
        <w:t>,</w:t>
      </w:r>
      <w:r w:rsidRPr="007435EB">
        <w:rPr>
          <w:rFonts w:ascii="Fb Fontext" w:hAnsi="Fb Fontext"/>
          <w:rtl/>
        </w:rPr>
        <w:t xml:space="preserve"> אורח</w:t>
      </w:r>
      <w:r>
        <w:rPr>
          <w:rStyle w:val="affffff0"/>
          <w:rFonts w:hint="cs"/>
          <w:rtl/>
        </w:rPr>
        <w:t xml:space="preserve"> כל כוס כנמלך</w:t>
      </w:r>
      <w:r w:rsidRPr="007435EB">
        <w:rPr>
          <w:rFonts w:ascii="Fb Fontext" w:hAnsi="Fb Fontext" w:hint="cs"/>
          <w:rtl/>
        </w:rPr>
        <w:t>,</w:t>
      </w:r>
      <w:r w:rsidRPr="007435EB">
        <w:rPr>
          <w:rFonts w:ascii="Fb Fontext" w:hAnsi="Fb Fontext"/>
          <w:rtl/>
        </w:rPr>
        <w:t xml:space="preserve"> אשה</w:t>
      </w:r>
      <w:r>
        <w:rPr>
          <w:rStyle w:val="affffff0"/>
          <w:rFonts w:hint="cs"/>
          <w:rtl/>
        </w:rPr>
        <w:t xml:space="preserve"> באינה חשובה שהיא כאורח</w:t>
      </w:r>
      <w:r w:rsidRPr="007435EB">
        <w:rPr>
          <w:rFonts w:ascii="Fb Fontext" w:hAnsi="Fb Fontext" w:hint="cs"/>
          <w:rtl/>
        </w:rPr>
        <w:t>,</w:t>
      </w:r>
      <w:r w:rsidRPr="007435EB">
        <w:rPr>
          <w:rFonts w:ascii="Fb Fontext" w:hAnsi="Fb Fontext"/>
          <w:rtl/>
        </w:rPr>
        <w:t xml:space="preserve"> </w:t>
      </w:r>
      <w:r>
        <w:rPr>
          <w:rFonts w:ascii="Fb Fontext" w:hAnsi="Fb Fontext" w:hint="cs"/>
          <w:rtl/>
        </w:rPr>
        <w:t xml:space="preserve">- </w:t>
      </w:r>
      <w:r w:rsidRPr="007435EB">
        <w:rPr>
          <w:rFonts w:ascii="Fb Fontext" w:hAnsi="Fb Fontext"/>
          <w:rtl/>
        </w:rPr>
        <w:t>אין בהן משום זוגות.</w:t>
      </w:r>
    </w:p>
    <w:p w14:paraId="69DBD83B" w14:textId="77777777" w:rsidR="00D661D8" w:rsidRPr="00112FD4" w:rsidRDefault="00D661D8" w:rsidP="00D661D8">
      <w:pPr>
        <w:pStyle w:val="36"/>
        <w:framePr w:wrap="notBeside"/>
        <w:rPr>
          <w:rtl/>
        </w:rPr>
      </w:pPr>
      <w:r w:rsidRPr="00112FD4">
        <w:rPr>
          <w:rFonts w:hint="cs"/>
          <w:rtl/>
        </w:rPr>
        <w:t xml:space="preserve">• </w:t>
      </w:r>
      <w:r w:rsidRPr="00112FD4">
        <w:rPr>
          <w:rtl/>
        </w:rPr>
        <w:t>ר</w:t>
      </w:r>
      <w:r w:rsidRPr="00112FD4">
        <w:rPr>
          <w:rFonts w:hint="cs"/>
          <w:rtl/>
        </w:rPr>
        <w:t>חבדר</w:t>
      </w:r>
      <w:r w:rsidRPr="00112FD4">
        <w:rPr>
          <w:rtl/>
        </w:rPr>
        <w:t>"</w:t>
      </w:r>
      <w:r w:rsidRPr="00112FD4">
        <w:rPr>
          <w:rFonts w:hint="cs"/>
          <w:rtl/>
        </w:rPr>
        <w:t>י</w:t>
      </w:r>
      <w:r w:rsidRPr="00112FD4">
        <w:rPr>
          <w:rtl/>
        </w:rPr>
        <w:t>:</w:t>
      </w:r>
    </w:p>
    <w:p w14:paraId="32032CA5" w14:textId="77777777" w:rsidR="00D661D8" w:rsidRPr="007435EB" w:rsidRDefault="00D661D8" w:rsidP="00D661D8">
      <w:pPr>
        <w:spacing w:before="4"/>
        <w:rPr>
          <w:rtl/>
        </w:rPr>
      </w:pPr>
      <w:r w:rsidRPr="007435EB">
        <w:rPr>
          <w:rtl/>
        </w:rPr>
        <w:t xml:space="preserve">איספרגוס </w:t>
      </w:r>
      <w:r>
        <w:rPr>
          <w:rStyle w:val="affffff0"/>
          <w:rFonts w:hint="cs"/>
          <w:rtl/>
        </w:rPr>
        <w:t xml:space="preserve">משקה שעשוי מכרוב ויין </w:t>
      </w:r>
      <w:r w:rsidRPr="007435EB">
        <w:rPr>
          <w:rtl/>
        </w:rPr>
        <w:t xml:space="preserve">מצטרף לטובה, </w:t>
      </w:r>
      <w:r>
        <w:rPr>
          <w:rFonts w:hint="cs"/>
          <w:rtl/>
        </w:rPr>
        <w:t xml:space="preserve">ולא </w:t>
      </w:r>
      <w:r w:rsidRPr="007435EB">
        <w:rPr>
          <w:rtl/>
        </w:rPr>
        <w:t>לרעה.</w:t>
      </w:r>
    </w:p>
    <w:p w14:paraId="3ED48E48" w14:textId="77777777" w:rsidR="00D661D8" w:rsidRPr="00112FD4" w:rsidRDefault="00D661D8" w:rsidP="00D661D8">
      <w:pPr>
        <w:pStyle w:val="36"/>
        <w:framePr w:wrap="notBeside"/>
        <w:rPr>
          <w:rtl/>
        </w:rPr>
      </w:pPr>
      <w:r w:rsidRPr="00112FD4">
        <w:rPr>
          <w:rFonts w:hint="cs"/>
          <w:rtl/>
        </w:rPr>
        <w:t xml:space="preserve">• </w:t>
      </w:r>
      <w:r w:rsidRPr="00112FD4">
        <w:rPr>
          <w:rtl/>
        </w:rPr>
        <w:t>רבינא מדרבא:</w:t>
      </w:r>
    </w:p>
    <w:p w14:paraId="7B633FE9" w14:textId="77777777" w:rsidR="00D661D8" w:rsidRDefault="00D661D8" w:rsidP="00D661D8">
      <w:pPr>
        <w:spacing w:before="4"/>
        <w:rPr>
          <w:rtl/>
        </w:rPr>
      </w:pPr>
      <w:r w:rsidRPr="007435EB">
        <w:rPr>
          <w:rtl/>
        </w:rPr>
        <w:t>זוגי לחומרא</w:t>
      </w:r>
      <w:r>
        <w:rPr>
          <w:rStyle w:val="affffff0"/>
          <w:rFonts w:hint="cs"/>
          <w:rtl/>
        </w:rPr>
        <w:t xml:space="preserve"> אם מסתפק כמה שתה</w:t>
      </w:r>
      <w:r w:rsidRPr="007435EB">
        <w:rPr>
          <w:rtl/>
        </w:rPr>
        <w:t xml:space="preserve">, </w:t>
      </w:r>
    </w:p>
    <w:p w14:paraId="2997D318" w14:textId="77777777" w:rsidR="00D661D8" w:rsidRPr="001E0B8E" w:rsidRDefault="00D661D8" w:rsidP="00D661D8">
      <w:pPr>
        <w:pStyle w:val="36"/>
        <w:framePr w:wrap="notBeside"/>
        <w:rPr>
          <w:rtl/>
        </w:rPr>
      </w:pPr>
      <w:r w:rsidRPr="001E0B8E">
        <w:rPr>
          <w:rtl/>
        </w:rPr>
        <w:t xml:space="preserve">ואמרי ליה: </w:t>
      </w:r>
    </w:p>
    <w:p w14:paraId="408A0687" w14:textId="77777777" w:rsidR="00D661D8" w:rsidRPr="007435EB" w:rsidRDefault="00D661D8" w:rsidP="00D661D8">
      <w:pPr>
        <w:spacing w:before="4"/>
        <w:rPr>
          <w:rtl/>
        </w:rPr>
      </w:pPr>
      <w:r w:rsidRPr="007435EB">
        <w:rPr>
          <w:rtl/>
        </w:rPr>
        <w:t>זוגי לקולא</w:t>
      </w:r>
      <w:r>
        <w:rPr>
          <w:rStyle w:val="affffff0"/>
          <w:rFonts w:hint="cs"/>
          <w:rtl/>
        </w:rPr>
        <w:t xml:space="preserve"> שאל'כ מראה שמקפיד</w:t>
      </w:r>
      <w:r w:rsidRPr="007435EB">
        <w:rPr>
          <w:rtl/>
        </w:rPr>
        <w:t>.</w:t>
      </w:r>
    </w:p>
    <w:p w14:paraId="0A293579" w14:textId="77777777" w:rsidR="00D661D8" w:rsidRPr="001E0B8E" w:rsidRDefault="00D661D8" w:rsidP="00D661D8">
      <w:pPr>
        <w:pStyle w:val="36"/>
        <w:framePr w:wrap="notBeside"/>
        <w:rPr>
          <w:rtl/>
        </w:rPr>
      </w:pPr>
      <w:r w:rsidRPr="001E0B8E">
        <w:rPr>
          <w:rtl/>
        </w:rPr>
        <w:t xml:space="preserve">רב יוסף: </w:t>
      </w:r>
    </w:p>
    <w:p w14:paraId="69F520EC" w14:textId="77777777" w:rsidR="00D661D8" w:rsidRDefault="00D661D8" w:rsidP="00D661D8">
      <w:pPr>
        <w:spacing w:before="4"/>
        <w:rPr>
          <w:rtl/>
        </w:rPr>
      </w:pPr>
      <w:r w:rsidRPr="007435EB">
        <w:rPr>
          <w:rFonts w:hint="cs"/>
          <w:rtl/>
        </w:rPr>
        <w:t xml:space="preserve">שני כוסות יין וחד שכר </w:t>
      </w:r>
      <w:r>
        <w:rPr>
          <w:rStyle w:val="affffff0"/>
          <w:rFonts w:hint="cs"/>
          <w:rtl/>
        </w:rPr>
        <w:t xml:space="preserve"> פחות חשוב </w:t>
      </w:r>
      <w:r w:rsidRPr="007435EB">
        <w:rPr>
          <w:rFonts w:hint="cs"/>
          <w:rtl/>
        </w:rPr>
        <w:t xml:space="preserve">לא מצטרף, </w:t>
      </w:r>
    </w:p>
    <w:p w14:paraId="7BFCDFE3" w14:textId="77777777" w:rsidR="00D661D8" w:rsidRPr="007435EB" w:rsidRDefault="00D661D8" w:rsidP="00D661D8">
      <w:pPr>
        <w:spacing w:before="4"/>
        <w:rPr>
          <w:rtl/>
        </w:rPr>
      </w:pPr>
      <w:r w:rsidRPr="007435EB">
        <w:rPr>
          <w:rFonts w:hint="cs"/>
          <w:rtl/>
        </w:rPr>
        <w:t>אבל שני כוסות שכר ואחד של יין מצטרף</w:t>
      </w:r>
    </w:p>
    <w:p w14:paraId="2F2605B8" w14:textId="77777777" w:rsidR="00D661D8" w:rsidRPr="001E0B8E" w:rsidRDefault="00D661D8" w:rsidP="00D661D8">
      <w:pPr>
        <w:pStyle w:val="36"/>
        <w:framePr w:wrap="notBeside"/>
        <w:rPr>
          <w:rtl/>
        </w:rPr>
      </w:pPr>
      <w:r w:rsidRPr="001E0B8E">
        <w:rPr>
          <w:rtl/>
        </w:rPr>
        <w:t xml:space="preserve">וסימניך: </w:t>
      </w:r>
    </w:p>
    <w:p w14:paraId="60B6403B" w14:textId="77777777" w:rsidR="00D661D8" w:rsidRPr="007435EB" w:rsidRDefault="00D661D8" w:rsidP="00D661D8">
      <w:pPr>
        <w:rPr>
          <w:rtl/>
        </w:rPr>
      </w:pPr>
      <w:r w:rsidRPr="007435EB">
        <w:rPr>
          <w:rFonts w:ascii="Fb Fontext" w:hAnsi="Fb Fontext"/>
          <w:sz w:val="20"/>
          <w:rtl/>
        </w:rPr>
        <w:t>זה הכלל כל המחובר לו מן החמור ממנו טמא, מן הקל ממנו טהור.</w:t>
      </w:r>
    </w:p>
    <w:p w14:paraId="4ACAEFD9" w14:textId="77777777" w:rsidR="00D661D8" w:rsidRPr="001E0B8E" w:rsidRDefault="00D661D8" w:rsidP="00D661D8">
      <w:pPr>
        <w:pStyle w:val="36"/>
        <w:framePr w:wrap="notBeside"/>
        <w:rPr>
          <w:rtl/>
        </w:rPr>
      </w:pPr>
      <w:r w:rsidRPr="001E0B8E">
        <w:rPr>
          <w:rtl/>
        </w:rPr>
        <w:t xml:space="preserve">ר"נ מרב: </w:t>
      </w:r>
    </w:p>
    <w:p w14:paraId="66603E8F" w14:textId="77777777" w:rsidR="00D661D8" w:rsidRDefault="00D661D8" w:rsidP="00D661D8">
      <w:pPr>
        <w:rPr>
          <w:rtl/>
        </w:rPr>
      </w:pPr>
      <w:r w:rsidRPr="001E0B8E">
        <w:rPr>
          <w:rtl/>
        </w:rPr>
        <w:t xml:space="preserve">'כוסות ועוד כוס בסעודה מצטרפי, </w:t>
      </w:r>
    </w:p>
    <w:p w14:paraId="154CCEEA" w14:textId="77777777" w:rsidR="00D661D8" w:rsidRPr="007435EB" w:rsidRDefault="00D661D8" w:rsidP="00D661D8">
      <w:pPr>
        <w:rPr>
          <w:rtl/>
        </w:rPr>
      </w:pPr>
      <w:r w:rsidRPr="001E0B8E">
        <w:rPr>
          <w:rtl/>
        </w:rPr>
        <w:t xml:space="preserve">חד </w:t>
      </w:r>
      <w:r>
        <w:rPr>
          <w:rFonts w:hint="cs"/>
          <w:rtl/>
        </w:rPr>
        <w:t xml:space="preserve">לפני </w:t>
      </w:r>
      <w:r w:rsidRPr="001E0B8E">
        <w:rPr>
          <w:rtl/>
        </w:rPr>
        <w:t xml:space="preserve">סעודה וב' בסעודה </w:t>
      </w:r>
      <w:r w:rsidRPr="007435EB">
        <w:rPr>
          <w:rFonts w:ascii="Fb Fontext" w:hAnsi="Fb Fontext"/>
          <w:rtl/>
        </w:rPr>
        <w:t>לא מצטרפין.</w:t>
      </w:r>
    </w:p>
    <w:p w14:paraId="3EAAAE1D" w14:textId="77777777" w:rsidR="00D661D8" w:rsidRPr="001E0B8E" w:rsidRDefault="00D661D8" w:rsidP="00D661D8">
      <w:pPr>
        <w:pStyle w:val="36"/>
        <w:framePr w:wrap="notBeside"/>
        <w:rPr>
          <w:rtl/>
        </w:rPr>
      </w:pPr>
      <w:r w:rsidRPr="001E0B8E">
        <w:rPr>
          <w:rtl/>
        </w:rPr>
        <w:t>רב משרשיא</w:t>
      </w:r>
      <w:r w:rsidRPr="001E0B8E">
        <w:rPr>
          <w:rFonts w:hint="cs"/>
          <w:rtl/>
        </w:rPr>
        <w:t>:</w:t>
      </w:r>
      <w:r w:rsidRPr="001E0B8E">
        <w:rPr>
          <w:rtl/>
        </w:rPr>
        <w:t xml:space="preserve"> </w:t>
      </w:r>
    </w:p>
    <w:p w14:paraId="34E676D6" w14:textId="77777777" w:rsidR="00D661D8" w:rsidRPr="007435EB" w:rsidRDefault="00D661D8" w:rsidP="00D661D8">
      <w:pPr>
        <w:rPr>
          <w:rtl/>
        </w:rPr>
      </w:pPr>
      <w:r w:rsidRPr="007435EB">
        <w:rPr>
          <w:rtl/>
        </w:rPr>
        <w:t xml:space="preserve">לתקוני גברא ולא סעודה בעי' </w:t>
      </w:r>
      <w:r w:rsidRPr="001E0B8E">
        <w:rPr>
          <w:rStyle w:val="affffd"/>
          <w:rtl/>
        </w:rPr>
        <w:t>ולכו"ע</w:t>
      </w:r>
      <w:r w:rsidRPr="007435EB">
        <w:rPr>
          <w:rtl/>
        </w:rPr>
        <w:t xml:space="preserve"> קודם ובתוך הסעודה מצטרפי</w:t>
      </w:r>
      <w:r w:rsidRPr="007435EB">
        <w:rPr>
          <w:rFonts w:hint="cs"/>
          <w:rtl/>
        </w:rPr>
        <w:t>.</w:t>
      </w:r>
    </w:p>
    <w:p w14:paraId="0869C397" w14:textId="77777777" w:rsidR="00D661D8" w:rsidRDefault="00D661D8" w:rsidP="00D661D8">
      <w:pPr>
        <w:rPr>
          <w:rtl/>
        </w:rPr>
      </w:pPr>
      <w:r w:rsidRPr="007435EB">
        <w:rPr>
          <w:rtl/>
        </w:rPr>
        <w:t xml:space="preserve">אבל </w:t>
      </w:r>
      <w:r>
        <w:rPr>
          <w:rFonts w:hint="cs"/>
          <w:rtl/>
        </w:rPr>
        <w:t>א</w:t>
      </w:r>
      <w:r w:rsidRPr="007435EB">
        <w:rPr>
          <w:rtl/>
        </w:rPr>
        <w:t>חד אחר הסעודה אין מצטרף</w:t>
      </w:r>
      <w:r>
        <w:rPr>
          <w:rtl/>
        </w:rPr>
        <w:t>.</w:t>
      </w:r>
    </w:p>
    <w:p w14:paraId="5C813525" w14:textId="77777777" w:rsidR="00D661D8" w:rsidRPr="007435EB" w:rsidRDefault="00D661D8" w:rsidP="00D661D8">
      <w:pPr>
        <w:rPr>
          <w:rtl/>
        </w:rPr>
      </w:pPr>
      <w:r>
        <w:rPr>
          <w:rFonts w:hint="cs"/>
          <w:rtl/>
        </w:rPr>
        <w:t xml:space="preserve">כמעשה דרב''נ </w:t>
      </w:r>
      <w:r w:rsidRPr="001E0B8E">
        <w:rPr>
          <w:rStyle w:val="affffff0"/>
          <w:rFonts w:hint="cs"/>
          <w:rtl/>
        </w:rPr>
        <w:t xml:space="preserve">שביקש להחזיר השולחן כדי שישתה </w:t>
      </w:r>
      <w:r>
        <w:rPr>
          <w:rStyle w:val="affffff0"/>
          <w:rFonts w:hint="cs"/>
          <w:rtl/>
        </w:rPr>
        <w:t xml:space="preserve">שליח המלךל </w:t>
      </w:r>
      <w:r w:rsidRPr="001E0B8E">
        <w:rPr>
          <w:rStyle w:val="affffff0"/>
          <w:rFonts w:hint="cs"/>
          <w:rtl/>
        </w:rPr>
        <w:t>כוס נוספת</w:t>
      </w:r>
    </w:p>
    <w:p w14:paraId="63E0BC9B" w14:textId="77777777" w:rsidR="00D661D8" w:rsidRPr="007435EB" w:rsidRDefault="00D661D8" w:rsidP="00D661D8">
      <w:pPr>
        <w:pStyle w:val="affd"/>
        <w:rPr>
          <w:bCs/>
          <w:rtl/>
        </w:rPr>
      </w:pPr>
      <w:r>
        <w:rPr>
          <w:rFonts w:hint="cs"/>
          <w:rtl/>
        </w:rPr>
        <w:t>***</w:t>
      </w:r>
    </w:p>
    <w:p w14:paraId="3FB0834A" w14:textId="77777777" w:rsidR="00D661D8" w:rsidRPr="007435EB" w:rsidRDefault="00D661D8" w:rsidP="00D661D8">
      <w:pPr>
        <w:pStyle w:val="afff"/>
        <w:framePr w:wrap="around"/>
        <w:rPr>
          <w:rtl/>
        </w:rPr>
      </w:pPr>
      <w:r w:rsidRPr="007435EB">
        <w:rPr>
          <w:rtl/>
        </w:rPr>
        <w:t>קיא.</w:t>
      </w:r>
    </w:p>
    <w:p w14:paraId="71A986D2" w14:textId="77777777" w:rsidR="00D661D8" w:rsidRPr="001E0B8E" w:rsidRDefault="00D661D8" w:rsidP="00D661D8">
      <w:pPr>
        <w:pStyle w:val="36"/>
        <w:framePr w:wrap="notBeside"/>
        <w:rPr>
          <w:rtl/>
        </w:rPr>
      </w:pPr>
      <w:r w:rsidRPr="001E0B8E">
        <w:rPr>
          <w:rtl/>
        </w:rPr>
        <w:t>ריא</w:t>
      </w:r>
      <w:r w:rsidRPr="001E0B8E">
        <w:rPr>
          <w:rFonts w:hint="cs"/>
          <w:rtl/>
        </w:rPr>
        <w:t>ד</w:t>
      </w:r>
      <w:r w:rsidRPr="001E0B8E">
        <w:rPr>
          <w:rtl/>
        </w:rPr>
        <w:t xml:space="preserve">'ש: </w:t>
      </w:r>
    </w:p>
    <w:p w14:paraId="0FA6176F" w14:textId="77777777" w:rsidR="00D661D8" w:rsidRPr="007435EB" w:rsidRDefault="00D661D8" w:rsidP="00D661D8">
      <w:pPr>
        <w:rPr>
          <w:rtl/>
        </w:rPr>
      </w:pPr>
      <w:r w:rsidRPr="007435EB">
        <w:rPr>
          <w:rtl/>
        </w:rPr>
        <w:t>כל המזוג מצטרף חוץ מן המים.</w:t>
      </w:r>
      <w:r w:rsidRPr="007435EB">
        <w:rPr>
          <w:rFonts w:hint="cs"/>
          <w:rtl/>
        </w:rPr>
        <w:t xml:space="preserve"> </w:t>
      </w:r>
      <w:r w:rsidRPr="007435EB">
        <w:rPr>
          <w:rtl/>
        </w:rPr>
        <w:tab/>
      </w:r>
      <w:r w:rsidRPr="001E0B8E">
        <w:rPr>
          <w:rStyle w:val="affffd"/>
          <w:rtl/>
        </w:rPr>
        <w:t>ורי"ו:</w:t>
      </w:r>
      <w:r w:rsidRPr="007435EB">
        <w:rPr>
          <w:rtl/>
        </w:rPr>
        <w:t xml:space="preserve"> </w:t>
      </w:r>
      <w:r>
        <w:rPr>
          <w:rtl/>
        </w:rPr>
        <w:t>אף</w:t>
      </w:r>
      <w:r w:rsidRPr="007435EB">
        <w:rPr>
          <w:rtl/>
        </w:rPr>
        <w:t xml:space="preserve"> מים.</w:t>
      </w:r>
    </w:p>
    <w:p w14:paraId="71DDBB96" w14:textId="77777777" w:rsidR="00D661D8" w:rsidRPr="001E0B8E" w:rsidRDefault="00D661D8" w:rsidP="00D661D8">
      <w:pPr>
        <w:pStyle w:val="36"/>
        <w:framePr w:wrap="notBeside"/>
        <w:rPr>
          <w:rtl/>
        </w:rPr>
      </w:pPr>
      <w:r w:rsidRPr="001E0B8E">
        <w:rPr>
          <w:rtl/>
        </w:rPr>
        <w:t>ר"פ</w:t>
      </w:r>
      <w:r w:rsidRPr="001E0B8E">
        <w:rPr>
          <w:rFonts w:hint="cs"/>
          <w:rtl/>
        </w:rPr>
        <w:t>:</w:t>
      </w:r>
      <w:r w:rsidRPr="001E0B8E">
        <w:rPr>
          <w:rtl/>
        </w:rPr>
        <w:t xml:space="preserve"> </w:t>
      </w:r>
    </w:p>
    <w:p w14:paraId="62726785" w14:textId="77777777" w:rsidR="00D661D8" w:rsidRPr="007435EB" w:rsidRDefault="00D661D8" w:rsidP="00D661D8">
      <w:pPr>
        <w:rPr>
          <w:rtl/>
        </w:rPr>
      </w:pPr>
      <w:r w:rsidRPr="007435EB">
        <w:rPr>
          <w:rtl/>
        </w:rPr>
        <w:t xml:space="preserve">לא אמרן אלא </w:t>
      </w:r>
      <w:r>
        <w:rPr>
          <w:rFonts w:hint="cs"/>
          <w:rtl/>
        </w:rPr>
        <w:t>חמים לתוך קרים</w:t>
      </w:r>
      <w:r w:rsidRPr="007435EB">
        <w:rPr>
          <w:rtl/>
        </w:rPr>
        <w:t xml:space="preserve">, </w:t>
      </w:r>
      <w:r>
        <w:rPr>
          <w:rFonts w:hint="cs"/>
          <w:rtl/>
        </w:rPr>
        <w:t>וקרים לתוך חמים</w:t>
      </w:r>
      <w:r w:rsidRPr="007435EB">
        <w:rPr>
          <w:rtl/>
        </w:rPr>
        <w:t>.</w:t>
      </w:r>
    </w:p>
    <w:p w14:paraId="59FA473C" w14:textId="77777777" w:rsidR="00D661D8" w:rsidRPr="007435EB" w:rsidRDefault="00D661D8" w:rsidP="00D661D8">
      <w:pPr>
        <w:rPr>
          <w:rtl/>
        </w:rPr>
      </w:pPr>
      <w:r w:rsidRPr="007435EB">
        <w:rPr>
          <w:rFonts w:ascii="Fb Fontext" w:hAnsi="Fb Fontext"/>
          <w:sz w:val="20"/>
          <w:rtl/>
        </w:rPr>
        <w:t xml:space="preserve">אבל </w:t>
      </w:r>
      <w:r>
        <w:rPr>
          <w:rFonts w:ascii="Fb Fontext" w:hAnsi="Fb Fontext" w:hint="cs"/>
          <w:sz w:val="20"/>
          <w:rtl/>
        </w:rPr>
        <w:t xml:space="preserve">חמים לחמים וקרים לקרים לא חשיב מזוג </w:t>
      </w:r>
    </w:p>
    <w:p w14:paraId="718BB48B" w14:textId="77777777" w:rsidR="00D661D8" w:rsidRPr="001E0B8E" w:rsidRDefault="00D661D8" w:rsidP="00D661D8">
      <w:pPr>
        <w:pStyle w:val="36"/>
        <w:framePr w:wrap="notBeside"/>
        <w:rPr>
          <w:rtl/>
        </w:rPr>
      </w:pPr>
      <w:r w:rsidRPr="001E0B8E">
        <w:rPr>
          <w:rtl/>
        </w:rPr>
        <w:t xml:space="preserve">ר"ל: </w:t>
      </w:r>
    </w:p>
    <w:p w14:paraId="179A19FB" w14:textId="77777777" w:rsidR="00D661D8" w:rsidRPr="005C3FF1" w:rsidRDefault="00D661D8" w:rsidP="00D661D8">
      <w:pPr>
        <w:spacing w:before="4"/>
        <w:rPr>
          <w:rStyle w:val="afffa"/>
          <w:rtl/>
        </w:rPr>
      </w:pPr>
      <w:r w:rsidRPr="007435EB">
        <w:rPr>
          <w:rtl/>
        </w:rPr>
        <w:t>ארבעה דברים העושה אותן דמו בראשו, ומתחייב בנפשו.</w:t>
      </w:r>
    </w:p>
    <w:p w14:paraId="0DE371CD" w14:textId="77777777" w:rsidR="00D661D8" w:rsidRPr="00744FD4" w:rsidRDefault="00D661D8" w:rsidP="00D661D8">
      <w:pPr>
        <w:pStyle w:val="36"/>
        <w:framePr w:wrap="notBeside"/>
        <w:rPr>
          <w:rtl/>
        </w:rPr>
      </w:pPr>
      <w:r w:rsidRPr="00744FD4">
        <w:rPr>
          <w:rFonts w:hint="cs"/>
          <w:rtl/>
        </w:rPr>
        <w:t xml:space="preserve">א. </w:t>
      </w:r>
    </w:p>
    <w:p w14:paraId="6991811D" w14:textId="77777777" w:rsidR="00D661D8" w:rsidRPr="005C3FF1" w:rsidRDefault="00D661D8" w:rsidP="00D661D8">
      <w:pPr>
        <w:rPr>
          <w:rStyle w:val="afffa"/>
          <w:rtl/>
        </w:rPr>
      </w:pPr>
      <w:r w:rsidRPr="007435EB">
        <w:rPr>
          <w:rtl/>
        </w:rPr>
        <w:t>הנפנה בין דקל לכותל -</w:t>
      </w:r>
      <w:r>
        <w:rPr>
          <w:rFonts w:hint="cs"/>
          <w:rtl/>
        </w:rPr>
        <w:t xml:space="preserve">באין לו </w:t>
      </w:r>
      <w:r w:rsidRPr="007435EB">
        <w:rPr>
          <w:rtl/>
        </w:rPr>
        <w:t xml:space="preserve">ד"א </w:t>
      </w:r>
      <w:r>
        <w:rPr>
          <w:rFonts w:hint="cs"/>
          <w:rtl/>
        </w:rPr>
        <w:t xml:space="preserve">ובאין דרך אחרת. </w:t>
      </w:r>
    </w:p>
    <w:p w14:paraId="0E1325DB" w14:textId="77777777" w:rsidR="00D661D8" w:rsidRPr="00744FD4" w:rsidRDefault="00D661D8" w:rsidP="00D661D8">
      <w:pPr>
        <w:pStyle w:val="36"/>
        <w:framePr w:wrap="notBeside"/>
        <w:rPr>
          <w:rtl/>
        </w:rPr>
      </w:pPr>
      <w:r w:rsidRPr="00744FD4">
        <w:rPr>
          <w:rFonts w:hint="cs"/>
          <w:rtl/>
        </w:rPr>
        <w:t xml:space="preserve">ב. </w:t>
      </w:r>
    </w:p>
    <w:p w14:paraId="0FA000C1" w14:textId="77777777" w:rsidR="00D661D8" w:rsidRPr="005C3FF1" w:rsidRDefault="00D661D8" w:rsidP="00D661D8">
      <w:pPr>
        <w:rPr>
          <w:rStyle w:val="afffa"/>
          <w:rtl/>
        </w:rPr>
      </w:pPr>
      <w:r w:rsidRPr="007435EB">
        <w:rPr>
          <w:rtl/>
        </w:rPr>
        <w:t xml:space="preserve">והעובר בין שני דקלים </w:t>
      </w:r>
      <w:r>
        <w:rPr>
          <w:rtl/>
        </w:rPr>
        <w:t>–</w:t>
      </w:r>
      <w:r>
        <w:rPr>
          <w:rFonts w:hint="cs"/>
          <w:rtl/>
        </w:rPr>
        <w:t xml:space="preserve"> כשאין רה''ר מפסיקה ביניהם</w:t>
      </w:r>
      <w:r w:rsidRPr="007435EB">
        <w:rPr>
          <w:rtl/>
        </w:rPr>
        <w:t>.</w:t>
      </w:r>
    </w:p>
    <w:p w14:paraId="08499674" w14:textId="77777777" w:rsidR="00D661D8" w:rsidRPr="00744FD4" w:rsidRDefault="00D661D8" w:rsidP="00D661D8">
      <w:pPr>
        <w:pStyle w:val="36"/>
        <w:framePr w:wrap="notBeside"/>
        <w:rPr>
          <w:rtl/>
        </w:rPr>
      </w:pPr>
      <w:r w:rsidRPr="00744FD4">
        <w:rPr>
          <w:rFonts w:hint="cs"/>
          <w:rtl/>
        </w:rPr>
        <w:t xml:space="preserve">ג. </w:t>
      </w:r>
    </w:p>
    <w:p w14:paraId="0A1D854F" w14:textId="77777777" w:rsidR="00D661D8" w:rsidRPr="005C3FF1" w:rsidRDefault="00D661D8" w:rsidP="00D661D8">
      <w:pPr>
        <w:rPr>
          <w:rStyle w:val="afffa"/>
          <w:rtl/>
        </w:rPr>
      </w:pPr>
      <w:r w:rsidRPr="007435EB">
        <w:rPr>
          <w:rtl/>
        </w:rPr>
        <w:t>השותה מים שאולין</w:t>
      </w:r>
      <w:r w:rsidRPr="007435EB">
        <w:rPr>
          <w:rFonts w:hint="cs"/>
          <w:rtl/>
        </w:rPr>
        <w:t xml:space="preserve"> </w:t>
      </w:r>
      <w:r w:rsidRPr="007435EB">
        <w:rPr>
          <w:rtl/>
        </w:rPr>
        <w:t>דווקא דשיילינהו קטן</w:t>
      </w:r>
      <w:r w:rsidRPr="007435EB">
        <w:rPr>
          <w:rFonts w:hint="cs"/>
          <w:rtl/>
        </w:rPr>
        <w:t>, ו</w:t>
      </w:r>
      <w:r w:rsidRPr="007435EB">
        <w:rPr>
          <w:rtl/>
        </w:rPr>
        <w:t xml:space="preserve">בשדה דלא שכיחי, </w:t>
      </w:r>
      <w:r w:rsidRPr="007435EB">
        <w:rPr>
          <w:rFonts w:hint="cs"/>
          <w:rtl/>
        </w:rPr>
        <w:t>וב</w:t>
      </w:r>
      <w:r w:rsidRPr="007435EB">
        <w:rPr>
          <w:rtl/>
        </w:rPr>
        <w:t>מי</w:t>
      </w:r>
      <w:r>
        <w:rPr>
          <w:rFonts w:hint="cs"/>
          <w:rtl/>
        </w:rPr>
        <w:t>ם</w:t>
      </w:r>
      <w:r w:rsidRPr="007435EB">
        <w:rPr>
          <w:rtl/>
        </w:rPr>
        <w:t xml:space="preserve">, ולא </w:t>
      </w:r>
      <w:r>
        <w:rPr>
          <w:rFonts w:hint="cs"/>
          <w:rtl/>
        </w:rPr>
        <w:t>יין ושכר</w:t>
      </w:r>
      <w:r w:rsidRPr="007435EB">
        <w:rPr>
          <w:rtl/>
        </w:rPr>
        <w:t>.</w:t>
      </w:r>
    </w:p>
    <w:p w14:paraId="298FDEC6" w14:textId="77777777" w:rsidR="00D661D8" w:rsidRPr="00744FD4" w:rsidRDefault="00D661D8" w:rsidP="00D661D8">
      <w:pPr>
        <w:pStyle w:val="36"/>
        <w:framePr w:wrap="notBeside"/>
        <w:rPr>
          <w:rtl/>
        </w:rPr>
      </w:pPr>
      <w:r w:rsidRPr="00744FD4">
        <w:rPr>
          <w:rFonts w:hint="cs"/>
          <w:rtl/>
        </w:rPr>
        <w:t>ד.</w:t>
      </w:r>
    </w:p>
    <w:p w14:paraId="0F6218D1" w14:textId="77777777" w:rsidR="00D661D8" w:rsidRPr="007435EB" w:rsidRDefault="00D661D8" w:rsidP="00D661D8">
      <w:pPr>
        <w:rPr>
          <w:rFonts w:cs="Guttman Vilna"/>
          <w:bCs/>
          <w:rtl/>
        </w:rPr>
      </w:pPr>
      <w:r w:rsidRPr="007435EB">
        <w:rPr>
          <w:rtl/>
        </w:rPr>
        <w:t>והעובר על מים שפוכין</w:t>
      </w:r>
      <w:r w:rsidRPr="007435EB">
        <w:rPr>
          <w:rFonts w:hint="cs"/>
          <w:rtl/>
        </w:rPr>
        <w:t xml:space="preserve"> ו</w:t>
      </w:r>
      <w:r>
        <w:rPr>
          <w:rFonts w:hint="cs"/>
          <w:rtl/>
        </w:rPr>
        <w:t>אף</w:t>
      </w:r>
      <w:r w:rsidRPr="007435EB">
        <w:rPr>
          <w:rFonts w:hint="cs"/>
          <w:rtl/>
        </w:rPr>
        <w:t xml:space="preserve"> שפכתו אשתו בפניו</w:t>
      </w:r>
      <w:r w:rsidRPr="007435EB">
        <w:rPr>
          <w:rtl/>
        </w:rPr>
        <w:t xml:space="preserve"> - בלא </w:t>
      </w:r>
      <w:r w:rsidRPr="007435EB">
        <w:rPr>
          <w:rFonts w:hint="cs"/>
          <w:rtl/>
        </w:rPr>
        <w:t>מפסיק בעפר</w:t>
      </w:r>
      <w:r w:rsidRPr="007435EB">
        <w:rPr>
          <w:rtl/>
        </w:rPr>
        <w:t xml:space="preserve">, ולא </w:t>
      </w:r>
      <w:r w:rsidRPr="007435EB">
        <w:rPr>
          <w:rFonts w:hint="cs"/>
          <w:rtl/>
        </w:rPr>
        <w:t>ירק בהם</w:t>
      </w:r>
      <w:r w:rsidRPr="007435EB">
        <w:rPr>
          <w:rtl/>
        </w:rPr>
        <w:t>, ובלא עבר עלי</w:t>
      </w:r>
      <w:r w:rsidRPr="007435EB">
        <w:rPr>
          <w:rFonts w:hint="cs"/>
          <w:rtl/>
        </w:rPr>
        <w:t>הם שמש</w:t>
      </w:r>
      <w:r>
        <w:rPr>
          <w:rFonts w:hint="cs"/>
          <w:rtl/>
        </w:rPr>
        <w:t>,</w:t>
      </w:r>
      <w:r w:rsidRPr="007435EB">
        <w:rPr>
          <w:rFonts w:hint="cs"/>
          <w:rtl/>
        </w:rPr>
        <w:t xml:space="preserve"> ולא עבר עליהם </w:t>
      </w:r>
      <w:r w:rsidRPr="007435EB">
        <w:rPr>
          <w:rtl/>
        </w:rPr>
        <w:t>שי</w:t>
      </w:r>
      <w:r w:rsidRPr="007435EB">
        <w:rPr>
          <w:rFonts w:hint="cs"/>
          <w:rtl/>
        </w:rPr>
        <w:t>שים צעדים</w:t>
      </w:r>
      <w:r w:rsidRPr="007435EB">
        <w:rPr>
          <w:rtl/>
        </w:rPr>
        <w:t>, ו</w:t>
      </w:r>
      <w:r w:rsidRPr="007435EB">
        <w:rPr>
          <w:rFonts w:hint="cs"/>
          <w:rtl/>
        </w:rPr>
        <w:t>כשאינו רוכב על חמור</w:t>
      </w:r>
      <w:r w:rsidRPr="007435EB">
        <w:rPr>
          <w:rtl/>
        </w:rPr>
        <w:t xml:space="preserve">, ולא </w:t>
      </w:r>
      <w:r w:rsidRPr="007435EB">
        <w:rPr>
          <w:rFonts w:hint="cs"/>
          <w:rtl/>
        </w:rPr>
        <w:t>לבש נעליים</w:t>
      </w:r>
      <w:r w:rsidRPr="007435EB">
        <w:rPr>
          <w:rtl/>
        </w:rPr>
        <w:t>, וב</w:t>
      </w:r>
      <w:r w:rsidRPr="007435EB">
        <w:rPr>
          <w:rFonts w:hint="cs"/>
          <w:rtl/>
        </w:rPr>
        <w:t>שאין חשש לכשפים,</w:t>
      </w:r>
    </w:p>
    <w:p w14:paraId="415EB6F5" w14:textId="77777777" w:rsidR="00D661D8" w:rsidRPr="007435EB" w:rsidRDefault="00D661D8" w:rsidP="00D661D8">
      <w:pPr>
        <w:rPr>
          <w:rFonts w:cs="Guttman Vilna"/>
          <w:b/>
          <w:bCs/>
          <w:rtl/>
        </w:rPr>
      </w:pPr>
      <w:r w:rsidRPr="007435EB">
        <w:rPr>
          <w:rtl/>
        </w:rPr>
        <w:t>אבל היכ</w:t>
      </w:r>
      <w:r w:rsidRPr="007435EB">
        <w:rPr>
          <w:rFonts w:hint="cs"/>
          <w:rtl/>
        </w:rPr>
        <w:t xml:space="preserve">ן שיש לחוש </w:t>
      </w:r>
      <w:r w:rsidRPr="007435EB">
        <w:rPr>
          <w:rtl/>
        </w:rPr>
        <w:t xml:space="preserve">לכשפים, </w:t>
      </w:r>
      <w:r>
        <w:rPr>
          <w:rtl/>
        </w:rPr>
        <w:t>אף</w:t>
      </w:r>
      <w:r w:rsidRPr="007435EB">
        <w:rPr>
          <w:rtl/>
        </w:rPr>
        <w:t xml:space="preserve"> ד</w:t>
      </w:r>
      <w:r w:rsidRPr="007435EB">
        <w:rPr>
          <w:rFonts w:hint="cs"/>
          <w:rtl/>
        </w:rPr>
        <w:t xml:space="preserve">יש לכל אלו </w:t>
      </w:r>
      <w:r w:rsidRPr="007435EB">
        <w:rPr>
          <w:rtl/>
        </w:rPr>
        <w:t>חיישי</w:t>
      </w:r>
      <w:r w:rsidRPr="007435EB">
        <w:rPr>
          <w:rFonts w:hint="cs"/>
          <w:rtl/>
        </w:rPr>
        <w:t>, כאותו שרכב על חמור ונתכווצו נעליו ויבשו רגליו</w:t>
      </w:r>
      <w:r w:rsidRPr="007435EB">
        <w:rPr>
          <w:rtl/>
        </w:rPr>
        <w:t>.</w:t>
      </w:r>
    </w:p>
    <w:p w14:paraId="699DB536" w14:textId="77777777" w:rsidR="00D661D8" w:rsidRPr="007435EB" w:rsidRDefault="00D661D8" w:rsidP="00D661D8">
      <w:pPr>
        <w:pStyle w:val="affd"/>
        <w:rPr>
          <w:bCs/>
          <w:rtl/>
        </w:rPr>
      </w:pPr>
      <w:r>
        <w:rPr>
          <w:rFonts w:hint="cs"/>
          <w:rtl/>
        </w:rPr>
        <w:t>***</w:t>
      </w:r>
    </w:p>
    <w:p w14:paraId="623DBB25" w14:textId="77777777" w:rsidR="00D661D8" w:rsidRPr="00744FD4" w:rsidRDefault="00D661D8" w:rsidP="00D661D8">
      <w:pPr>
        <w:pStyle w:val="36"/>
        <w:framePr w:wrap="notBeside"/>
        <w:rPr>
          <w:rtl/>
        </w:rPr>
      </w:pPr>
      <w:r w:rsidRPr="00744FD4">
        <w:rPr>
          <w:rFonts w:hint="cs"/>
          <w:rtl/>
        </w:rPr>
        <w:t xml:space="preserve">• </w:t>
      </w:r>
      <w:r w:rsidRPr="00744FD4">
        <w:rPr>
          <w:rtl/>
        </w:rPr>
        <w:t xml:space="preserve">ת"ר </w:t>
      </w:r>
    </w:p>
    <w:p w14:paraId="7541752C" w14:textId="77777777" w:rsidR="00D661D8" w:rsidRPr="007435EB" w:rsidRDefault="00D661D8" w:rsidP="00D661D8">
      <w:pPr>
        <w:spacing w:before="4"/>
        <w:rPr>
          <w:rtl/>
        </w:rPr>
      </w:pPr>
      <w:r w:rsidRPr="007435EB">
        <w:rPr>
          <w:rFonts w:ascii="Fb Fontext" w:hAnsi="Fb Fontext"/>
          <w:rtl/>
        </w:rPr>
        <w:t xml:space="preserve">שלשה אין ממצעין ולא מתמצעין, הכלב והדקל, והאשה. </w:t>
      </w:r>
      <w:r w:rsidRPr="00744FD4">
        <w:rPr>
          <w:rStyle w:val="affffd"/>
          <w:rtl/>
        </w:rPr>
        <w:t>וי"א</w:t>
      </w:r>
      <w:r w:rsidRPr="007435EB">
        <w:rPr>
          <w:rFonts w:ascii="Fb Fontext" w:hAnsi="Fb Fontext"/>
          <w:rtl/>
        </w:rPr>
        <w:t xml:space="preserve"> אף החזיר, </w:t>
      </w:r>
      <w:r w:rsidRPr="00744FD4">
        <w:rPr>
          <w:rStyle w:val="affffd"/>
          <w:rtl/>
        </w:rPr>
        <w:t>וי"א</w:t>
      </w:r>
      <w:r w:rsidRPr="007435EB">
        <w:rPr>
          <w:rFonts w:ascii="Fb Fontext" w:hAnsi="Fb Fontext"/>
          <w:rtl/>
        </w:rPr>
        <w:t xml:space="preserve"> אף הנחש.</w:t>
      </w:r>
    </w:p>
    <w:p w14:paraId="6B39070D" w14:textId="77777777" w:rsidR="00D661D8" w:rsidRPr="00744FD4" w:rsidRDefault="00D661D8" w:rsidP="00D661D8">
      <w:pPr>
        <w:pStyle w:val="36"/>
        <w:framePr w:wrap="notBeside"/>
        <w:rPr>
          <w:rtl/>
        </w:rPr>
      </w:pPr>
      <w:r w:rsidRPr="00744FD4">
        <w:rPr>
          <w:rtl/>
        </w:rPr>
        <w:t xml:space="preserve">ר"פ </w:t>
      </w:r>
    </w:p>
    <w:p w14:paraId="05D0777C" w14:textId="77777777" w:rsidR="00D661D8" w:rsidRPr="005C3FF1" w:rsidRDefault="00D661D8" w:rsidP="00D661D8">
      <w:pPr>
        <w:rPr>
          <w:rStyle w:val="afffa"/>
          <w:rtl/>
        </w:rPr>
      </w:pPr>
      <w:r w:rsidRPr="007435EB">
        <w:rPr>
          <w:rtl/>
        </w:rPr>
        <w:t xml:space="preserve">ואי ממצעין נפתח באל ונפסיק באל. </w:t>
      </w:r>
      <w:r w:rsidRPr="00744FD4">
        <w:rPr>
          <w:rStyle w:val="affffd"/>
          <w:rtl/>
        </w:rPr>
        <w:t>א"נ</w:t>
      </w:r>
      <w:r w:rsidRPr="007435EB">
        <w:rPr>
          <w:rtl/>
        </w:rPr>
        <w:t xml:space="preserve"> נפתח בלא ונפסיק בלא.</w:t>
      </w:r>
    </w:p>
    <w:p w14:paraId="298489F8" w14:textId="77777777" w:rsidR="00D661D8" w:rsidRPr="00744FD4" w:rsidRDefault="00D661D8" w:rsidP="00D661D8">
      <w:pPr>
        <w:pStyle w:val="36"/>
        <w:framePr w:wrap="notBeside"/>
        <w:rPr>
          <w:rtl/>
        </w:rPr>
      </w:pPr>
      <w:r w:rsidRPr="00744FD4">
        <w:rPr>
          <w:rFonts w:hint="cs"/>
          <w:rtl/>
        </w:rPr>
        <w:t xml:space="preserve">ב. </w:t>
      </w:r>
    </w:p>
    <w:p w14:paraId="5CADB23A" w14:textId="77777777" w:rsidR="00D661D8" w:rsidRPr="007435EB" w:rsidRDefault="00D661D8" w:rsidP="00D661D8">
      <w:pPr>
        <w:rPr>
          <w:rtl/>
        </w:rPr>
      </w:pPr>
      <w:r w:rsidRPr="007435EB">
        <w:rPr>
          <w:rtl/>
        </w:rPr>
        <w:t>הני בי תרי דמצעא להו אשה נדה, אם תחלת נדתה היא - הורגת אחד מהן.</w:t>
      </w:r>
    </w:p>
    <w:p w14:paraId="0E9B51AF" w14:textId="77777777" w:rsidR="00D661D8" w:rsidRPr="005C3FF1" w:rsidRDefault="00D661D8" w:rsidP="00D661D8">
      <w:pPr>
        <w:rPr>
          <w:rStyle w:val="afffa"/>
          <w:rtl/>
        </w:rPr>
      </w:pPr>
      <w:r w:rsidRPr="007435EB">
        <w:rPr>
          <w:rtl/>
        </w:rPr>
        <w:t>אם סוף נדתה היא - מריבה עושה ביניהן. ותקנת</w:t>
      </w:r>
      <w:r w:rsidRPr="007435EB">
        <w:rPr>
          <w:rFonts w:hint="cs"/>
          <w:rtl/>
        </w:rPr>
        <w:t>ו</w:t>
      </w:r>
      <w:r w:rsidRPr="007435EB">
        <w:rPr>
          <w:rtl/>
        </w:rPr>
        <w:t xml:space="preserve"> נפתח באל ונפסיק באל.</w:t>
      </w:r>
    </w:p>
    <w:p w14:paraId="77996EA7" w14:textId="77777777" w:rsidR="00D661D8" w:rsidRPr="00744FD4" w:rsidRDefault="00D661D8" w:rsidP="00D661D8">
      <w:pPr>
        <w:pStyle w:val="36"/>
        <w:framePr w:wrap="notBeside"/>
        <w:rPr>
          <w:rtl/>
        </w:rPr>
      </w:pPr>
      <w:r w:rsidRPr="00744FD4">
        <w:rPr>
          <w:rFonts w:hint="cs"/>
          <w:rtl/>
        </w:rPr>
        <w:t xml:space="preserve">ג. </w:t>
      </w:r>
    </w:p>
    <w:p w14:paraId="5436F2D4" w14:textId="77777777" w:rsidR="00D661D8" w:rsidRPr="007435EB" w:rsidRDefault="00D661D8" w:rsidP="00D661D8">
      <w:pPr>
        <w:rPr>
          <w:rtl/>
        </w:rPr>
      </w:pPr>
      <w:r w:rsidRPr="007435EB">
        <w:rPr>
          <w:rFonts w:hint="cs"/>
          <w:rtl/>
        </w:rPr>
        <w:t>ב'</w:t>
      </w:r>
      <w:r w:rsidRPr="007435EB">
        <w:rPr>
          <w:rtl/>
        </w:rPr>
        <w:t xml:space="preserve"> נשי</w:t>
      </w:r>
      <w:r w:rsidRPr="007435EB">
        <w:rPr>
          <w:rFonts w:hint="cs"/>
          <w:rtl/>
        </w:rPr>
        <w:t>ם</w:t>
      </w:r>
      <w:r w:rsidRPr="007435EB">
        <w:rPr>
          <w:rtl/>
        </w:rPr>
        <w:t xml:space="preserve"> </w:t>
      </w:r>
      <w:r w:rsidRPr="007435EB">
        <w:rPr>
          <w:rFonts w:hint="cs"/>
          <w:rtl/>
        </w:rPr>
        <w:t>היושבות</w:t>
      </w:r>
      <w:r w:rsidRPr="007435EB">
        <w:rPr>
          <w:rtl/>
        </w:rPr>
        <w:t xml:space="preserve"> בפרשת דרכים </w:t>
      </w:r>
      <w:r w:rsidRPr="007435EB">
        <w:rPr>
          <w:rFonts w:hint="cs"/>
          <w:rtl/>
        </w:rPr>
        <w:t>בשני צידי השביל ומכוונים פניהם אחת מול השניה וודאי עוסקים בכשפים,</w:t>
      </w:r>
    </w:p>
    <w:p w14:paraId="5B0E9A16" w14:textId="77777777" w:rsidR="00D661D8" w:rsidRPr="00744FD4" w:rsidRDefault="00D661D8" w:rsidP="00D661D8">
      <w:pPr>
        <w:pStyle w:val="36"/>
        <w:framePr w:wrap="notBeside"/>
        <w:rPr>
          <w:rtl/>
        </w:rPr>
      </w:pPr>
      <w:r w:rsidRPr="00744FD4">
        <w:rPr>
          <w:rFonts w:hint="cs"/>
          <w:rtl/>
        </w:rPr>
        <w:t xml:space="preserve">ותקנתו </w:t>
      </w:r>
    </w:p>
    <w:p w14:paraId="5A3A2D7C" w14:textId="77777777" w:rsidR="00D661D8" w:rsidRPr="005C3FF1" w:rsidRDefault="00D661D8" w:rsidP="00D661D8">
      <w:pPr>
        <w:rPr>
          <w:rStyle w:val="afffa"/>
          <w:rtl/>
        </w:rPr>
      </w:pPr>
      <w:r w:rsidRPr="007435EB">
        <w:rPr>
          <w:rFonts w:hint="cs"/>
          <w:rtl/>
        </w:rPr>
        <w:t xml:space="preserve">דאי יש דרך אחרת ילך בה, </w:t>
      </w:r>
      <w:r w:rsidRPr="007435EB">
        <w:rPr>
          <w:rtl/>
        </w:rPr>
        <w:t xml:space="preserve">ואי </w:t>
      </w:r>
      <w:r>
        <w:rPr>
          <w:rFonts w:hint="cs"/>
          <w:rtl/>
        </w:rPr>
        <w:t xml:space="preserve">אין- ויש </w:t>
      </w:r>
      <w:r w:rsidRPr="007435EB">
        <w:rPr>
          <w:rFonts w:hint="cs"/>
          <w:rtl/>
        </w:rPr>
        <w:t xml:space="preserve">אדם אחר עמו </w:t>
      </w:r>
      <w:r>
        <w:rPr>
          <w:rFonts w:hint="cs"/>
          <w:rtl/>
        </w:rPr>
        <w:t xml:space="preserve">יחזיקו ידיהם </w:t>
      </w:r>
      <w:r w:rsidRPr="007435EB">
        <w:rPr>
          <w:rFonts w:hint="cs"/>
          <w:rtl/>
        </w:rPr>
        <w:t>ביחד ויעברו</w:t>
      </w:r>
      <w:r>
        <w:rPr>
          <w:rFonts w:hint="cs"/>
          <w:rtl/>
        </w:rPr>
        <w:t xml:space="preserve">, </w:t>
      </w:r>
      <w:r w:rsidRPr="007435EB">
        <w:rPr>
          <w:rtl/>
        </w:rPr>
        <w:t xml:space="preserve">ואי </w:t>
      </w:r>
      <w:r>
        <w:rPr>
          <w:rFonts w:hint="cs"/>
          <w:rtl/>
        </w:rPr>
        <w:t xml:space="preserve">אין </w:t>
      </w:r>
      <w:r w:rsidRPr="007435EB">
        <w:rPr>
          <w:rFonts w:hint="cs"/>
          <w:rtl/>
        </w:rPr>
        <w:t>אדם אחר</w:t>
      </w:r>
      <w:r w:rsidRPr="007435EB">
        <w:rPr>
          <w:rtl/>
        </w:rPr>
        <w:t xml:space="preserve"> יאמר</w:t>
      </w:r>
      <w:r>
        <w:rPr>
          <w:rFonts w:hint="cs"/>
          <w:rtl/>
        </w:rPr>
        <w:t>:</w:t>
      </w:r>
      <w:r w:rsidRPr="007435EB">
        <w:rPr>
          <w:rtl/>
        </w:rPr>
        <w:t xml:space="preserve"> שדים שאתם עסוקים בהם כבר הרוגים בחיצים.</w:t>
      </w:r>
    </w:p>
    <w:p w14:paraId="04EFD2AE" w14:textId="77777777" w:rsidR="00D661D8" w:rsidRPr="00744FD4" w:rsidRDefault="00D661D8" w:rsidP="00D661D8">
      <w:pPr>
        <w:pStyle w:val="36"/>
        <w:framePr w:wrap="notBeside"/>
        <w:rPr>
          <w:rtl/>
        </w:rPr>
      </w:pPr>
      <w:r w:rsidRPr="00744FD4">
        <w:rPr>
          <w:rFonts w:hint="cs"/>
          <w:rtl/>
        </w:rPr>
        <w:t xml:space="preserve">ד. </w:t>
      </w:r>
    </w:p>
    <w:p w14:paraId="7F720E83" w14:textId="77777777" w:rsidR="00D661D8" w:rsidRPr="007435EB" w:rsidRDefault="00D661D8" w:rsidP="00D661D8">
      <w:pPr>
        <w:rPr>
          <w:rtl/>
        </w:rPr>
      </w:pPr>
      <w:r w:rsidRPr="007435EB">
        <w:rPr>
          <w:rFonts w:hint="cs"/>
          <w:rtl/>
        </w:rPr>
        <w:t>אדם שרואה אשה בזמן שעולה מטבילת מצווה מי שקדם ומשמש אוחזתו רוח זנונים</w:t>
      </w:r>
    </w:p>
    <w:p w14:paraId="55A3A55C" w14:textId="77777777" w:rsidR="00D661D8" w:rsidRPr="00744FD4" w:rsidRDefault="00D661D8" w:rsidP="00D661D8">
      <w:pPr>
        <w:pStyle w:val="36"/>
        <w:framePr w:wrap="notBeside"/>
        <w:rPr>
          <w:rtl/>
        </w:rPr>
      </w:pPr>
      <w:r w:rsidRPr="00744FD4">
        <w:rPr>
          <w:rtl/>
        </w:rPr>
        <w:lastRenderedPageBreak/>
        <w:t>תקנת</w:t>
      </w:r>
      <w:r w:rsidRPr="00744FD4">
        <w:rPr>
          <w:rFonts w:hint="cs"/>
          <w:rtl/>
        </w:rPr>
        <w:t>ו</w:t>
      </w:r>
      <w:r w:rsidRPr="00744FD4">
        <w:rPr>
          <w:rtl/>
        </w:rPr>
        <w:t xml:space="preserve"> </w:t>
      </w:r>
    </w:p>
    <w:p w14:paraId="020B9850" w14:textId="77777777" w:rsidR="00D661D8" w:rsidRPr="005C3FF1" w:rsidRDefault="00D661D8" w:rsidP="00D661D8">
      <w:pPr>
        <w:rPr>
          <w:rStyle w:val="afffa"/>
          <w:rtl/>
        </w:rPr>
      </w:pPr>
      <w:r w:rsidRPr="00AC0CB1">
        <w:rPr>
          <w:rStyle w:val="af2"/>
          <w:rFonts w:hint="cs"/>
          <w:rtl/>
        </w:rPr>
        <w:t>'</w:t>
      </w:r>
      <w:r w:rsidRPr="00AC0CB1">
        <w:rPr>
          <w:rStyle w:val="af2"/>
          <w:rtl/>
        </w:rPr>
        <w:t>שפך בוז על נדיבים ויתעם בתהו לא דרך</w:t>
      </w:r>
      <w:r w:rsidRPr="00AC0CB1">
        <w:rPr>
          <w:rStyle w:val="af2"/>
          <w:rFonts w:hint="cs"/>
          <w:rtl/>
        </w:rPr>
        <w:t>'</w:t>
      </w:r>
      <w:r w:rsidRPr="00AC0CB1">
        <w:rPr>
          <w:rStyle w:val="af2"/>
          <w:rtl/>
        </w:rPr>
        <w:t>.</w:t>
      </w:r>
    </w:p>
    <w:p w14:paraId="11DED908" w14:textId="77777777" w:rsidR="00D661D8" w:rsidRPr="00744FD4" w:rsidRDefault="00D661D8" w:rsidP="00D661D8">
      <w:pPr>
        <w:pStyle w:val="36"/>
        <w:framePr w:wrap="notBeside"/>
        <w:rPr>
          <w:rtl/>
        </w:rPr>
      </w:pPr>
      <w:r w:rsidRPr="00744FD4">
        <w:rPr>
          <w:rFonts w:hint="cs"/>
          <w:rtl/>
        </w:rPr>
        <w:t xml:space="preserve">ה. </w:t>
      </w:r>
      <w:r w:rsidRPr="00744FD4">
        <w:rPr>
          <w:rtl/>
        </w:rPr>
        <w:t>רבי יצחק:</w:t>
      </w:r>
    </w:p>
    <w:p w14:paraId="2D38C294" w14:textId="77777777" w:rsidR="00D661D8" w:rsidRPr="007435EB" w:rsidRDefault="00D661D8" w:rsidP="00D661D8">
      <w:pPr>
        <w:rPr>
          <w:rtl/>
        </w:rPr>
      </w:pPr>
      <w:r w:rsidRPr="00744FD4">
        <w:rPr>
          <w:rStyle w:val="af2"/>
          <w:rtl/>
        </w:rPr>
        <w:t xml:space="preserve"> 'גם כי אלך בגיא צלמות לא אירא רע כי אתה עמדי</w:t>
      </w:r>
      <w:r w:rsidRPr="00744FD4">
        <w:rPr>
          <w:rStyle w:val="af2"/>
          <w:rFonts w:hint="cs"/>
          <w:rtl/>
        </w:rPr>
        <w:t>'</w:t>
      </w:r>
      <w:r w:rsidRPr="00744FD4">
        <w:rPr>
          <w:rStyle w:val="af2"/>
          <w:rtl/>
        </w:rPr>
        <w:t>.-</w:t>
      </w:r>
      <w:r w:rsidRPr="007435EB">
        <w:rPr>
          <w:rtl/>
        </w:rPr>
        <w:t xml:space="preserve"> זה הישן בצל דקל יחידי, ובצל לבנה.</w:t>
      </w:r>
    </w:p>
    <w:p w14:paraId="758D7ADC" w14:textId="77777777" w:rsidR="00D661D8" w:rsidRDefault="00D661D8" w:rsidP="00D661D8">
      <w:pPr>
        <w:rPr>
          <w:rtl/>
        </w:rPr>
      </w:pPr>
      <w:r w:rsidRPr="007435EB">
        <w:rPr>
          <w:rtl/>
        </w:rPr>
        <w:t xml:space="preserve">והא דהישן בצל דקל יחידי בחצר והישן בצל לבנה דמו בראשו </w:t>
      </w:r>
      <w:r w:rsidRPr="007435EB">
        <w:rPr>
          <w:rFonts w:hint="cs"/>
          <w:rtl/>
        </w:rPr>
        <w:t>לא מיירי ב</w:t>
      </w:r>
      <w:r w:rsidRPr="007435EB">
        <w:rPr>
          <w:rtl/>
        </w:rPr>
        <w:t xml:space="preserve">לא נפל </w:t>
      </w:r>
      <w:r w:rsidRPr="007435EB">
        <w:rPr>
          <w:rFonts w:hint="cs"/>
          <w:rtl/>
        </w:rPr>
        <w:t>צל חברו עליו,</w:t>
      </w:r>
      <w:r>
        <w:rPr>
          <w:rFonts w:hint="cs"/>
          <w:rtl/>
        </w:rPr>
        <w:t xml:space="preserve"> דא''כ </w:t>
      </w:r>
      <w:r>
        <w:rPr>
          <w:rtl/>
        </w:rPr>
        <w:t>אף</w:t>
      </w:r>
      <w:r w:rsidRPr="007435EB">
        <w:rPr>
          <w:rtl/>
        </w:rPr>
        <w:t xml:space="preserve"> בשדה </w:t>
      </w:r>
      <w:r>
        <w:rPr>
          <w:rFonts w:hint="cs"/>
          <w:rtl/>
        </w:rPr>
        <w:t>מזיק</w:t>
      </w:r>
      <w:r w:rsidRPr="007435EB">
        <w:rPr>
          <w:rtl/>
        </w:rPr>
        <w:t xml:space="preserve">. </w:t>
      </w:r>
    </w:p>
    <w:p w14:paraId="4FAF349E" w14:textId="77777777" w:rsidR="00D661D8" w:rsidRPr="007435EB" w:rsidRDefault="00D661D8" w:rsidP="00D661D8">
      <w:pPr>
        <w:rPr>
          <w:rtl/>
        </w:rPr>
      </w:pPr>
      <w:r w:rsidRPr="007435EB">
        <w:rPr>
          <w:rtl/>
        </w:rPr>
        <w:t xml:space="preserve">אלא בחצר </w:t>
      </w:r>
      <w:r w:rsidRPr="007435EB">
        <w:rPr>
          <w:rFonts w:hint="cs"/>
          <w:rtl/>
        </w:rPr>
        <w:t>ו</w:t>
      </w:r>
      <w:r>
        <w:rPr>
          <w:rFonts w:hint="cs"/>
          <w:rtl/>
        </w:rPr>
        <w:t>אף</w:t>
      </w:r>
      <w:r w:rsidRPr="007435EB">
        <w:rPr>
          <w:rFonts w:hint="cs"/>
          <w:rtl/>
        </w:rPr>
        <w:t xml:space="preserve"> </w:t>
      </w:r>
      <w:r>
        <w:rPr>
          <w:rFonts w:hint="cs"/>
          <w:rtl/>
        </w:rPr>
        <w:t>דנפל צל חבירו עליו</w:t>
      </w:r>
      <w:r w:rsidRPr="007435EB">
        <w:rPr>
          <w:rtl/>
        </w:rPr>
        <w:t xml:space="preserve">, </w:t>
      </w:r>
      <w:r>
        <w:rPr>
          <w:rFonts w:hint="cs"/>
          <w:rtl/>
        </w:rPr>
        <w:t>מזיקתו</w:t>
      </w:r>
      <w:r>
        <w:rPr>
          <w:rStyle w:val="affffff0"/>
          <w:rFonts w:hint="cs"/>
          <w:rtl/>
        </w:rPr>
        <w:t xml:space="preserve"> מפני שהמקום צר</w:t>
      </w:r>
      <w:r w:rsidRPr="007435EB">
        <w:rPr>
          <w:rtl/>
        </w:rPr>
        <w:t>.</w:t>
      </w:r>
    </w:p>
    <w:p w14:paraId="0F82846B" w14:textId="77777777" w:rsidR="00D661D8" w:rsidRPr="007435EB" w:rsidRDefault="00D661D8" w:rsidP="00D661D8">
      <w:pPr>
        <w:rPr>
          <w:rtl/>
        </w:rPr>
      </w:pPr>
      <w:r w:rsidRPr="007435EB">
        <w:rPr>
          <w:rtl/>
        </w:rPr>
        <w:t xml:space="preserve">ובצילה של לבנה - דווקא </w:t>
      </w:r>
      <w:r>
        <w:rPr>
          <w:rStyle w:val="affffff0"/>
          <w:rFonts w:hint="cs"/>
          <w:rtl/>
        </w:rPr>
        <w:t>אחר ט''ו בחודש שנראה במזרח וצילו ל</w:t>
      </w:r>
      <w:r w:rsidRPr="007435EB">
        <w:rPr>
          <w:rtl/>
        </w:rPr>
        <w:t xml:space="preserve">מערב, אבל בתחילת החודש </w:t>
      </w:r>
      <w:r>
        <w:rPr>
          <w:rStyle w:val="affffff0"/>
          <w:rFonts w:hint="cs"/>
          <w:rtl/>
        </w:rPr>
        <w:t xml:space="preserve"> שזורח מצד מערב וצילו למזרח</w:t>
      </w:r>
      <w:r w:rsidRPr="007435EB">
        <w:rPr>
          <w:rtl/>
        </w:rPr>
        <w:t xml:space="preserve"> </w:t>
      </w:r>
      <w:r>
        <w:rPr>
          <w:rFonts w:hint="cs"/>
          <w:rtl/>
        </w:rPr>
        <w:t xml:space="preserve">לא </w:t>
      </w:r>
      <w:r w:rsidRPr="007435EB">
        <w:rPr>
          <w:rtl/>
        </w:rPr>
        <w:t>.</w:t>
      </w:r>
    </w:p>
    <w:p w14:paraId="1D1EA962" w14:textId="77777777" w:rsidR="00D661D8" w:rsidRPr="007435EB" w:rsidRDefault="00D661D8" w:rsidP="00D661D8">
      <w:pPr>
        <w:pStyle w:val="affd"/>
        <w:rPr>
          <w:bCs/>
          <w:rtl/>
        </w:rPr>
      </w:pPr>
      <w:r>
        <w:rPr>
          <w:rFonts w:hint="cs"/>
          <w:rtl/>
        </w:rPr>
        <w:t>***</w:t>
      </w:r>
    </w:p>
    <w:p w14:paraId="3C54C408" w14:textId="77777777" w:rsidR="00D661D8" w:rsidRPr="007435EB" w:rsidRDefault="00D661D8" w:rsidP="00D661D8">
      <w:pPr>
        <w:spacing w:before="4"/>
        <w:rPr>
          <w:rtl/>
        </w:rPr>
      </w:pPr>
      <w:r w:rsidRPr="007435EB">
        <w:rPr>
          <w:rFonts w:ascii="Fb Fontext" w:hAnsi="Fb Fontext"/>
          <w:rtl/>
        </w:rPr>
        <w:t>ה</w:t>
      </w:r>
      <w:r w:rsidRPr="007435EB">
        <w:rPr>
          <w:rFonts w:ascii="Fb Fontext" w:hAnsi="Fb Fontext" w:hint="cs"/>
          <w:rtl/>
        </w:rPr>
        <w:t xml:space="preserve">מתפנה על גזע קצוץ של דקל </w:t>
      </w:r>
      <w:r w:rsidRPr="007435EB">
        <w:rPr>
          <w:rFonts w:ascii="Fb Fontext" w:hAnsi="Fb Fontext"/>
          <w:rtl/>
        </w:rPr>
        <w:t>– א</w:t>
      </w:r>
      <w:r w:rsidRPr="007435EB">
        <w:rPr>
          <w:rFonts w:ascii="Fb Fontext" w:hAnsi="Fb Fontext" w:hint="cs"/>
          <w:rtl/>
        </w:rPr>
        <w:t>וחזתו רוח שיתוק</w:t>
      </w:r>
      <w:r>
        <w:rPr>
          <w:rFonts w:ascii="Fb Fontext" w:hAnsi="Fb Fontext" w:hint="cs"/>
          <w:rtl/>
        </w:rPr>
        <w:t>.</w:t>
      </w:r>
      <w:r>
        <w:rPr>
          <w:rFonts w:hint="cs"/>
          <w:rtl/>
        </w:rPr>
        <w:t xml:space="preserve"> </w:t>
      </w:r>
      <w:r w:rsidRPr="00094B01">
        <w:rPr>
          <w:rStyle w:val="affffff0"/>
          <w:rFonts w:hint="cs"/>
          <w:rtl/>
        </w:rPr>
        <w:t>שטף דם</w:t>
      </w:r>
    </w:p>
    <w:p w14:paraId="1AF13FEC" w14:textId="77777777" w:rsidR="00D661D8" w:rsidRPr="007435EB" w:rsidRDefault="00D661D8" w:rsidP="00D661D8">
      <w:pPr>
        <w:rPr>
          <w:rtl/>
        </w:rPr>
      </w:pPr>
      <w:r w:rsidRPr="007435EB">
        <w:rPr>
          <w:rtl/>
        </w:rPr>
        <w:t>ו</w:t>
      </w:r>
      <w:r w:rsidRPr="007435EB">
        <w:rPr>
          <w:rFonts w:hint="cs"/>
          <w:rtl/>
        </w:rPr>
        <w:t>ה</w:t>
      </w:r>
      <w:r w:rsidRPr="007435EB">
        <w:rPr>
          <w:rtl/>
        </w:rPr>
        <w:t>משעין ראשו בדקל קצוץ –</w:t>
      </w:r>
      <w:r w:rsidRPr="007435EB">
        <w:rPr>
          <w:rFonts w:hint="cs"/>
          <w:rtl/>
        </w:rPr>
        <w:t xml:space="preserve"> אוחזתו רוח כאב חצי הראש</w:t>
      </w:r>
      <w:r w:rsidRPr="007435EB">
        <w:rPr>
          <w:rtl/>
        </w:rPr>
        <w:t>.</w:t>
      </w:r>
    </w:p>
    <w:p w14:paraId="342E127B" w14:textId="77777777" w:rsidR="00D661D8" w:rsidRPr="007435EB" w:rsidRDefault="00D661D8" w:rsidP="00D661D8">
      <w:pPr>
        <w:spacing w:after="60"/>
        <w:rPr>
          <w:rtl/>
        </w:rPr>
      </w:pPr>
      <w:r w:rsidRPr="007435EB">
        <w:rPr>
          <w:rFonts w:hint="cs"/>
          <w:rtl/>
        </w:rPr>
        <w:t>ה</w:t>
      </w:r>
      <w:r w:rsidRPr="007435EB">
        <w:rPr>
          <w:rtl/>
        </w:rPr>
        <w:t>מדלג על דקל קצוץ</w:t>
      </w:r>
      <w:r w:rsidRPr="007435EB">
        <w:rPr>
          <w:rFonts w:hint="cs"/>
          <w:rtl/>
        </w:rPr>
        <w:t>,</w:t>
      </w:r>
      <w:r w:rsidRPr="007435EB">
        <w:rPr>
          <w:rtl/>
        </w:rPr>
        <w:t xml:space="preserve"> אי יקטלו הדקל יקטלו</w:t>
      </w:r>
      <w:r w:rsidRPr="007435EB">
        <w:rPr>
          <w:rFonts w:hint="cs"/>
          <w:rtl/>
        </w:rPr>
        <w:t>,</w:t>
      </w:r>
      <w:r w:rsidRPr="007435EB">
        <w:rPr>
          <w:rtl/>
        </w:rPr>
        <w:t xml:space="preserve"> אי </w:t>
      </w:r>
      <w:r w:rsidRPr="007435EB">
        <w:rPr>
          <w:rFonts w:hint="cs"/>
          <w:rtl/>
        </w:rPr>
        <w:t xml:space="preserve">יעקרו </w:t>
      </w:r>
      <w:r w:rsidRPr="007435EB">
        <w:rPr>
          <w:rtl/>
        </w:rPr>
        <w:t>יעקר ומת. ודווקא בדלא מנח רגלו על הדקל.</w:t>
      </w:r>
    </w:p>
    <w:p w14:paraId="6687D90A" w14:textId="77777777" w:rsidR="00D661D8" w:rsidRPr="00094B01" w:rsidRDefault="00D661D8" w:rsidP="00D661D8">
      <w:pPr>
        <w:pStyle w:val="36"/>
        <w:framePr w:wrap="notBeside"/>
        <w:rPr>
          <w:rtl/>
        </w:rPr>
      </w:pPr>
      <w:r w:rsidRPr="00094B01">
        <w:rPr>
          <w:rFonts w:hint="cs"/>
          <w:rtl/>
        </w:rPr>
        <w:t xml:space="preserve">• </w:t>
      </w:r>
    </w:p>
    <w:p w14:paraId="049E451B" w14:textId="77777777" w:rsidR="00D661D8" w:rsidRPr="007435EB" w:rsidRDefault="00D661D8" w:rsidP="00D661D8">
      <w:pPr>
        <w:spacing w:before="4"/>
        <w:rPr>
          <w:rtl/>
        </w:rPr>
      </w:pPr>
      <w:r w:rsidRPr="00823185">
        <w:rPr>
          <w:rStyle w:val="afffff1"/>
          <w:rFonts w:hint="cs"/>
          <w:rtl/>
        </w:rPr>
        <w:t>מ</w:t>
      </w:r>
      <w:r w:rsidRPr="00823185">
        <w:rPr>
          <w:rStyle w:val="afffff1"/>
          <w:rtl/>
        </w:rPr>
        <w:t xml:space="preserve">חמשה </w:t>
      </w:r>
      <w:r w:rsidRPr="00823185">
        <w:rPr>
          <w:rStyle w:val="afffff1"/>
          <w:rFonts w:hint="cs"/>
          <w:rtl/>
        </w:rPr>
        <w:t xml:space="preserve">מיני </w:t>
      </w:r>
      <w:r w:rsidRPr="00823185">
        <w:rPr>
          <w:rStyle w:val="afffff1"/>
          <w:rtl/>
        </w:rPr>
        <w:t>צל צריך ליזהר</w:t>
      </w:r>
      <w:r w:rsidRPr="00823185">
        <w:rPr>
          <w:rStyle w:val="afffff1"/>
          <w:rFonts w:hint="cs"/>
          <w:rtl/>
        </w:rPr>
        <w:t>,</w:t>
      </w:r>
      <w:r w:rsidRPr="007435EB">
        <w:rPr>
          <w:rtl/>
        </w:rPr>
        <w:t xml:space="preserve"> </w:t>
      </w:r>
      <w:r w:rsidRPr="007435EB">
        <w:rPr>
          <w:rFonts w:hint="cs"/>
          <w:rtl/>
        </w:rPr>
        <w:t xml:space="preserve">דקל יחיד, עץ חורשף, צל תאנה, צל צלף, צל עוזרד, </w:t>
      </w:r>
      <w:r w:rsidRPr="00823185">
        <w:rPr>
          <w:rStyle w:val="affffd"/>
          <w:rFonts w:hint="cs"/>
          <w:rtl/>
        </w:rPr>
        <w:t>א</w:t>
      </w:r>
      <w:r w:rsidRPr="00823185">
        <w:rPr>
          <w:rStyle w:val="affffd"/>
          <w:rtl/>
        </w:rPr>
        <w:t>"</w:t>
      </w:r>
      <w:r w:rsidRPr="00823185">
        <w:rPr>
          <w:rStyle w:val="affffd"/>
          <w:rFonts w:hint="cs"/>
          <w:rtl/>
        </w:rPr>
        <w:t>ד:</w:t>
      </w:r>
      <w:r w:rsidRPr="005C3FF1">
        <w:rPr>
          <w:rStyle w:val="afffa"/>
          <w:rFonts w:hint="cs"/>
          <w:rtl/>
        </w:rPr>
        <w:t xml:space="preserve"> </w:t>
      </w:r>
      <w:r w:rsidRPr="007435EB">
        <w:rPr>
          <w:rFonts w:hint="cs"/>
          <w:rtl/>
        </w:rPr>
        <w:t>אף צל אניה וצל ערבה</w:t>
      </w:r>
    </w:p>
    <w:p w14:paraId="46CDC293" w14:textId="77777777" w:rsidR="00D661D8" w:rsidRPr="00094B01" w:rsidRDefault="00D661D8" w:rsidP="00D661D8">
      <w:pPr>
        <w:pStyle w:val="36"/>
        <w:framePr w:wrap="notBeside"/>
        <w:rPr>
          <w:rtl/>
        </w:rPr>
      </w:pPr>
      <w:r w:rsidRPr="00094B01">
        <w:rPr>
          <w:rtl/>
        </w:rPr>
        <w:t>כללא דמילתא:</w:t>
      </w:r>
    </w:p>
    <w:p w14:paraId="5EAE49DB" w14:textId="77777777" w:rsidR="00D661D8" w:rsidRPr="007435EB" w:rsidRDefault="00D661D8" w:rsidP="00D661D8">
      <w:pPr>
        <w:rPr>
          <w:rtl/>
        </w:rPr>
      </w:pPr>
      <w:r w:rsidRPr="007435EB">
        <w:rPr>
          <w:rtl/>
        </w:rPr>
        <w:t>בריבוי ענפים צילו קשה</w:t>
      </w:r>
      <w:r w:rsidRPr="007435EB">
        <w:rPr>
          <w:rFonts w:hint="cs"/>
          <w:rtl/>
        </w:rPr>
        <w:t>,</w:t>
      </w:r>
      <w:r w:rsidRPr="007435EB">
        <w:rPr>
          <w:rtl/>
        </w:rPr>
        <w:t xml:space="preserve"> ועץ קשה עם קוצים סכנה בצילו</w:t>
      </w:r>
      <w:r w:rsidRPr="007435EB">
        <w:rPr>
          <w:rFonts w:hint="cs"/>
          <w:rtl/>
        </w:rPr>
        <w:t>,</w:t>
      </w:r>
      <w:r w:rsidRPr="007435EB">
        <w:rPr>
          <w:rtl/>
        </w:rPr>
        <w:t xml:space="preserve"> </w:t>
      </w:r>
      <w:r>
        <w:rPr>
          <w:rFonts w:hint="cs"/>
          <w:rtl/>
        </w:rPr>
        <w:t xml:space="preserve">חוץ </w:t>
      </w:r>
      <w:r w:rsidRPr="007435EB">
        <w:rPr>
          <w:rtl/>
        </w:rPr>
        <w:t>מעץ דפנה ד</w:t>
      </w:r>
      <w:r>
        <w:rPr>
          <w:rtl/>
        </w:rPr>
        <w:t>אף</w:t>
      </w:r>
      <w:r w:rsidRPr="007435EB">
        <w:rPr>
          <w:rtl/>
        </w:rPr>
        <w:t xml:space="preserve"> שהוא קשה</w:t>
      </w:r>
      <w:r w:rsidRPr="007435EB">
        <w:rPr>
          <w:rFonts w:hint="cs"/>
          <w:rtl/>
        </w:rPr>
        <w:t>,</w:t>
      </w:r>
    </w:p>
    <w:p w14:paraId="5F544933" w14:textId="77777777" w:rsidR="00D661D8" w:rsidRPr="007435EB" w:rsidRDefault="00D661D8" w:rsidP="00D661D8">
      <w:pPr>
        <w:rPr>
          <w:rtl/>
        </w:rPr>
      </w:pPr>
      <w:r w:rsidRPr="007435EB">
        <w:rPr>
          <w:rtl/>
        </w:rPr>
        <w:t>דהשידה אמרה לבנה להתרחק מעץ זה כי אביו מת בעץ הזה וגם הוא עתיד למות שם.</w:t>
      </w:r>
    </w:p>
    <w:p w14:paraId="3F88FFEC" w14:textId="77777777" w:rsidR="00D661D8" w:rsidRPr="00094B01" w:rsidRDefault="00D661D8" w:rsidP="00D661D8">
      <w:pPr>
        <w:pStyle w:val="36"/>
        <w:framePr w:wrap="notBeside"/>
        <w:rPr>
          <w:rtl/>
        </w:rPr>
      </w:pPr>
      <w:r w:rsidRPr="00094B01">
        <w:rPr>
          <w:rtl/>
        </w:rPr>
        <w:t xml:space="preserve">רב אשי: </w:t>
      </w:r>
    </w:p>
    <w:p w14:paraId="05CEC4C6" w14:textId="77777777" w:rsidR="00D661D8" w:rsidRPr="007435EB" w:rsidRDefault="00D661D8" w:rsidP="00D661D8">
      <w:pPr>
        <w:spacing w:after="60"/>
        <w:rPr>
          <w:rtl/>
        </w:rPr>
      </w:pPr>
      <w:r w:rsidRPr="007435EB">
        <w:rPr>
          <w:rtl/>
        </w:rPr>
        <w:t>חזינא לרב כהנא דפריש מכ</w:t>
      </w:r>
      <w:r w:rsidRPr="007435EB">
        <w:rPr>
          <w:rFonts w:hint="cs"/>
          <w:rtl/>
        </w:rPr>
        <w:t>ל הצל</w:t>
      </w:r>
      <w:r w:rsidRPr="007435EB">
        <w:rPr>
          <w:rtl/>
        </w:rPr>
        <w:t>.</w:t>
      </w:r>
    </w:p>
    <w:p w14:paraId="685F90B5" w14:textId="77777777" w:rsidR="00D661D8" w:rsidRPr="00094B01" w:rsidRDefault="00D661D8" w:rsidP="00D661D8">
      <w:pPr>
        <w:pStyle w:val="36"/>
        <w:framePr w:wrap="notBeside"/>
        <w:rPr>
          <w:rtl/>
        </w:rPr>
      </w:pPr>
      <w:r w:rsidRPr="00094B01">
        <w:rPr>
          <w:rFonts w:hint="cs"/>
          <w:rtl/>
        </w:rPr>
        <w:t xml:space="preserve">• </w:t>
      </w:r>
    </w:p>
    <w:p w14:paraId="353F531C" w14:textId="77777777" w:rsidR="00D661D8" w:rsidRPr="007435EB" w:rsidRDefault="00D661D8" w:rsidP="00D661D8">
      <w:pPr>
        <w:spacing w:before="4"/>
        <w:rPr>
          <w:rtl/>
        </w:rPr>
      </w:pPr>
      <w:r w:rsidRPr="007435EB">
        <w:rPr>
          <w:rtl/>
        </w:rPr>
        <w:t>שם השדים בצלף – רוחי</w:t>
      </w:r>
    </w:p>
    <w:p w14:paraId="59642D77" w14:textId="77777777" w:rsidR="00D661D8" w:rsidRPr="007435EB" w:rsidRDefault="00D661D8" w:rsidP="00D661D8">
      <w:pPr>
        <w:spacing w:after="60"/>
        <w:rPr>
          <w:rtl/>
        </w:rPr>
      </w:pPr>
      <w:r w:rsidRPr="007435EB">
        <w:rPr>
          <w:rtl/>
        </w:rPr>
        <w:t xml:space="preserve"> בזרד- שידא, שבגגות - רישפי.</w:t>
      </w:r>
      <w:r w:rsidRPr="007435EB">
        <w:rPr>
          <w:rFonts w:hint="cs"/>
          <w:rtl/>
        </w:rPr>
        <w:t xml:space="preserve"> </w:t>
      </w:r>
      <w:r w:rsidRPr="007435EB">
        <w:rPr>
          <w:rtl/>
        </w:rPr>
        <w:t>נפק"מ ל</w:t>
      </w:r>
      <w:r w:rsidRPr="007435EB">
        <w:rPr>
          <w:rFonts w:hint="cs"/>
          <w:rtl/>
        </w:rPr>
        <w:t xml:space="preserve">כתיבת </w:t>
      </w:r>
      <w:r w:rsidRPr="007435EB">
        <w:rPr>
          <w:rtl/>
        </w:rPr>
        <w:t>קמע.</w:t>
      </w:r>
    </w:p>
    <w:p w14:paraId="73311554" w14:textId="77777777" w:rsidR="00D661D8" w:rsidRPr="00094B01" w:rsidRDefault="00D661D8" w:rsidP="00D661D8">
      <w:pPr>
        <w:pStyle w:val="36"/>
        <w:framePr w:wrap="notBeside"/>
        <w:rPr>
          <w:rtl/>
        </w:rPr>
      </w:pPr>
      <w:r w:rsidRPr="00094B01">
        <w:rPr>
          <w:rFonts w:hint="cs"/>
          <w:rtl/>
        </w:rPr>
        <w:t xml:space="preserve">• </w:t>
      </w:r>
    </w:p>
    <w:p w14:paraId="3D0C3552" w14:textId="77777777" w:rsidR="00D661D8" w:rsidRPr="007435EB" w:rsidRDefault="00D661D8" w:rsidP="00D661D8">
      <w:pPr>
        <w:spacing w:after="60"/>
        <w:rPr>
          <w:rtl/>
        </w:rPr>
      </w:pPr>
      <w:r w:rsidRPr="007435EB">
        <w:rPr>
          <w:rtl/>
        </w:rPr>
        <w:t xml:space="preserve">שדי הצלף אין לה עינים. </w:t>
      </w:r>
      <w:r w:rsidRPr="00094B01">
        <w:rPr>
          <w:rStyle w:val="affffd"/>
          <w:rtl/>
        </w:rPr>
        <w:t>ונפק"מ</w:t>
      </w:r>
      <w:r w:rsidRPr="007435EB">
        <w:rPr>
          <w:rtl/>
        </w:rPr>
        <w:t xml:space="preserve"> לברוח מהם והיה מעשה באחד שנפנה משם ושמעם וברח והשד חיבק הדקל ונשבר.</w:t>
      </w:r>
    </w:p>
    <w:p w14:paraId="186663BB" w14:textId="77777777" w:rsidR="00D661D8" w:rsidRPr="00094B01" w:rsidRDefault="00D661D8" w:rsidP="00D661D8">
      <w:pPr>
        <w:pStyle w:val="36"/>
        <w:framePr w:wrap="notBeside"/>
        <w:rPr>
          <w:rtl/>
        </w:rPr>
      </w:pPr>
      <w:r w:rsidRPr="00094B01">
        <w:rPr>
          <w:rFonts w:hint="cs"/>
          <w:rtl/>
        </w:rPr>
        <w:t xml:space="preserve">• </w:t>
      </w:r>
    </w:p>
    <w:p w14:paraId="2B0CC7B7" w14:textId="77777777" w:rsidR="00D661D8" w:rsidRPr="007435EB" w:rsidRDefault="00D661D8" w:rsidP="00D661D8">
      <w:pPr>
        <w:spacing w:after="60"/>
        <w:rPr>
          <w:rtl/>
        </w:rPr>
      </w:pPr>
      <w:r w:rsidRPr="007435EB">
        <w:rPr>
          <w:rFonts w:ascii="Fb Fontext" w:hAnsi="Fb Fontext"/>
          <w:sz w:val="20"/>
          <w:rtl/>
        </w:rPr>
        <w:t xml:space="preserve">פרחא דבי זרדתא - שידי. אין בו פחות </w:t>
      </w:r>
      <w:r>
        <w:rPr>
          <w:rFonts w:ascii="Fb Fontext" w:hAnsi="Fb Fontext" w:hint="cs"/>
          <w:sz w:val="20"/>
          <w:rtl/>
        </w:rPr>
        <w:t>מס' שדים</w:t>
      </w:r>
      <w:r w:rsidRPr="007435EB">
        <w:rPr>
          <w:rFonts w:ascii="Fb Fontext" w:hAnsi="Fb Fontext"/>
          <w:sz w:val="20"/>
          <w:rtl/>
        </w:rPr>
        <w:t xml:space="preserve"> </w:t>
      </w:r>
      <w:r w:rsidRPr="00823185">
        <w:rPr>
          <w:rStyle w:val="affffd"/>
          <w:rtl/>
        </w:rPr>
        <w:t>נפק"מ</w:t>
      </w:r>
      <w:r w:rsidRPr="007435EB">
        <w:rPr>
          <w:rFonts w:ascii="Fb Fontext" w:hAnsi="Fb Fontext"/>
          <w:sz w:val="20"/>
          <w:rtl/>
        </w:rPr>
        <w:t xml:space="preserve"> לקמע.</w:t>
      </w:r>
    </w:p>
    <w:p w14:paraId="24567599" w14:textId="77777777" w:rsidR="00D661D8" w:rsidRPr="00094B01" w:rsidRDefault="00D661D8" w:rsidP="00D661D8">
      <w:pPr>
        <w:pStyle w:val="36"/>
        <w:framePr w:wrap="notBeside"/>
        <w:rPr>
          <w:rtl/>
        </w:rPr>
      </w:pPr>
      <w:r w:rsidRPr="00094B01">
        <w:rPr>
          <w:rFonts w:hint="cs"/>
          <w:rtl/>
        </w:rPr>
        <w:t xml:space="preserve">• </w:t>
      </w:r>
    </w:p>
    <w:p w14:paraId="23EA3850" w14:textId="77777777" w:rsidR="00D661D8" w:rsidRPr="007435EB" w:rsidRDefault="00D661D8" w:rsidP="00D661D8">
      <w:pPr>
        <w:spacing w:before="4"/>
        <w:rPr>
          <w:rtl/>
        </w:rPr>
      </w:pPr>
      <w:r w:rsidRPr="007435EB">
        <w:rPr>
          <w:rFonts w:hint="cs"/>
          <w:rtl/>
        </w:rPr>
        <w:t xml:space="preserve">מעשה בשומר העיר שנעמד ליד עץ </w:t>
      </w:r>
      <w:r w:rsidRPr="007435EB">
        <w:rPr>
          <w:rtl/>
        </w:rPr>
        <w:t xml:space="preserve">זרדתא </w:t>
      </w:r>
      <w:r w:rsidRPr="007435EB">
        <w:rPr>
          <w:rFonts w:hint="cs"/>
          <w:rtl/>
        </w:rPr>
        <w:t>סמוך לעיר ו</w:t>
      </w:r>
      <w:r w:rsidRPr="007435EB">
        <w:rPr>
          <w:rtl/>
        </w:rPr>
        <w:t xml:space="preserve">עלו </w:t>
      </w:r>
      <w:r w:rsidRPr="007435EB">
        <w:rPr>
          <w:rFonts w:hint="cs"/>
          <w:rtl/>
        </w:rPr>
        <w:t xml:space="preserve">בו ס' שדים והסתכן והגיע לחכם </w:t>
      </w:r>
      <w:r w:rsidRPr="007435EB">
        <w:rPr>
          <w:rtl/>
        </w:rPr>
        <w:t>דלא ידע דזרדתא דשיתין שידי ה</w:t>
      </w:r>
      <w:r w:rsidRPr="007435EB">
        <w:rPr>
          <w:rFonts w:hint="cs"/>
          <w:rtl/>
        </w:rPr>
        <w:t>ו</w:t>
      </w:r>
      <w:r w:rsidRPr="007435EB">
        <w:rPr>
          <w:rtl/>
        </w:rPr>
        <w:t>א, כתב לה קמיע ל</w:t>
      </w:r>
      <w:r w:rsidRPr="007435EB">
        <w:rPr>
          <w:rFonts w:hint="cs"/>
          <w:rtl/>
        </w:rPr>
        <w:t>שד אחד,</w:t>
      </w:r>
      <w:r w:rsidRPr="007435EB">
        <w:rPr>
          <w:rtl/>
        </w:rPr>
        <w:t xml:space="preserve"> שמע </w:t>
      </w:r>
      <w:r w:rsidRPr="007435EB">
        <w:rPr>
          <w:rFonts w:hint="cs"/>
          <w:rtl/>
        </w:rPr>
        <w:t>את השדים תולים כלי נגינה בעץ</w:t>
      </w:r>
      <w:r>
        <w:rPr>
          <w:rFonts w:hint="cs"/>
          <w:rtl/>
        </w:rPr>
        <w:t>,</w:t>
      </w:r>
      <w:r w:rsidRPr="007435EB">
        <w:rPr>
          <w:rFonts w:hint="cs"/>
          <w:rtl/>
        </w:rPr>
        <w:t xml:space="preserve"> ושרים</w:t>
      </w:r>
      <w:r w:rsidRPr="007435EB">
        <w:rPr>
          <w:rtl/>
        </w:rPr>
        <w:t xml:space="preserve">: </w:t>
      </w:r>
      <w:r w:rsidRPr="007435EB">
        <w:rPr>
          <w:rFonts w:hint="cs"/>
          <w:rtl/>
        </w:rPr>
        <w:t>'</w:t>
      </w:r>
      <w:r w:rsidRPr="007435EB">
        <w:rPr>
          <w:rtl/>
        </w:rPr>
        <w:t>בגד החכם לא מתאים לו</w:t>
      </w:r>
      <w:r w:rsidRPr="007435EB">
        <w:rPr>
          <w:rFonts w:hint="cs"/>
          <w:rtl/>
        </w:rPr>
        <w:t>,</w:t>
      </w:r>
      <w:r w:rsidRPr="007435EB">
        <w:rPr>
          <w:rtl/>
        </w:rPr>
        <w:t xml:space="preserve"> שלא ידע </w:t>
      </w:r>
      <w:r w:rsidRPr="007435EB">
        <w:rPr>
          <w:rFonts w:hint="cs"/>
          <w:rtl/>
        </w:rPr>
        <w:t>לברך עוטר ישראל</w:t>
      </w:r>
      <w:r w:rsidRPr="007435EB">
        <w:rPr>
          <w:rtl/>
        </w:rPr>
        <w:t>, וכש</w:t>
      </w:r>
      <w:r w:rsidRPr="007435EB">
        <w:rPr>
          <w:rFonts w:hint="cs"/>
          <w:rtl/>
        </w:rPr>
        <w:t xml:space="preserve">בא </w:t>
      </w:r>
      <w:r w:rsidRPr="007435EB">
        <w:rPr>
          <w:rtl/>
        </w:rPr>
        <w:t xml:space="preserve">ההוא מרבנן דידע דזרדתא שיתין שידי הוה, כתב לה קמע דשיתין שידי. שמע </w:t>
      </w:r>
      <w:r w:rsidRPr="007435EB">
        <w:rPr>
          <w:rFonts w:hint="cs"/>
          <w:rtl/>
        </w:rPr>
        <w:t>ש</w:t>
      </w:r>
      <w:r w:rsidRPr="007435EB">
        <w:rPr>
          <w:rtl/>
        </w:rPr>
        <w:t xml:space="preserve">אמרו פנו </w:t>
      </w:r>
      <w:r w:rsidRPr="007435EB">
        <w:rPr>
          <w:rFonts w:hint="cs"/>
          <w:rtl/>
        </w:rPr>
        <w:t>כליכם מכאן</w:t>
      </w:r>
      <w:r w:rsidRPr="007435EB">
        <w:rPr>
          <w:rtl/>
        </w:rPr>
        <w:t>.</w:t>
      </w:r>
    </w:p>
    <w:p w14:paraId="6B7F24B5" w14:textId="77777777" w:rsidR="00D661D8" w:rsidRPr="00094B01" w:rsidRDefault="00D661D8" w:rsidP="00D661D8">
      <w:pPr>
        <w:pStyle w:val="36"/>
        <w:framePr w:wrap="notBeside"/>
        <w:rPr>
          <w:rtl/>
        </w:rPr>
      </w:pPr>
      <w:r w:rsidRPr="00094B01">
        <w:rPr>
          <w:rFonts w:hint="cs"/>
          <w:rtl/>
        </w:rPr>
        <w:t xml:space="preserve">• </w:t>
      </w:r>
    </w:p>
    <w:p w14:paraId="07B0372F" w14:textId="77777777" w:rsidR="00D661D8" w:rsidRPr="007435EB" w:rsidRDefault="00D661D8" w:rsidP="00D661D8">
      <w:pPr>
        <w:spacing w:before="4"/>
        <w:rPr>
          <w:rtl/>
        </w:rPr>
      </w:pPr>
      <w:r w:rsidRPr="007435EB">
        <w:rPr>
          <w:rFonts w:ascii="Fb Fontext" w:hAnsi="Fb Fontext"/>
          <w:rtl/>
        </w:rPr>
        <w:t xml:space="preserve">קטב מרירי, תרי קטבי הוו, </w:t>
      </w:r>
      <w:r w:rsidRPr="005C3FF1">
        <w:rPr>
          <w:rStyle w:val="afffa"/>
          <w:rtl/>
        </w:rPr>
        <w:t xml:space="preserve">של </w:t>
      </w:r>
      <w:r>
        <w:rPr>
          <w:rStyle w:val="afffa"/>
          <w:rFonts w:hint="cs"/>
          <w:rtl/>
        </w:rPr>
        <w:t xml:space="preserve">לפני </w:t>
      </w:r>
      <w:r w:rsidRPr="005C3FF1">
        <w:rPr>
          <w:rStyle w:val="afffa"/>
          <w:rtl/>
        </w:rPr>
        <w:t>הצהרים</w:t>
      </w:r>
      <w:r w:rsidRPr="007435EB">
        <w:rPr>
          <w:rFonts w:ascii="Fb Fontext" w:hAnsi="Fb Fontext"/>
          <w:rtl/>
        </w:rPr>
        <w:t xml:space="preserve"> </w:t>
      </w:r>
      <w:r w:rsidRPr="007435EB">
        <w:rPr>
          <w:rFonts w:ascii="Fb Fontext" w:hAnsi="Fb Fontext" w:hint="cs"/>
          <w:rtl/>
        </w:rPr>
        <w:t>זה שמו, ו</w:t>
      </w:r>
      <w:r w:rsidRPr="007435EB">
        <w:rPr>
          <w:rFonts w:ascii="Fb Fontext" w:hAnsi="Fb Fontext"/>
          <w:rtl/>
        </w:rPr>
        <w:t>נראה ככת הרוחשת בכד כותח.</w:t>
      </w:r>
    </w:p>
    <w:p w14:paraId="0E41AA45" w14:textId="77777777" w:rsidR="00D661D8" w:rsidRPr="007435EB" w:rsidRDefault="00D661D8" w:rsidP="00D661D8">
      <w:pPr>
        <w:rPr>
          <w:rtl/>
        </w:rPr>
      </w:pPr>
      <w:r w:rsidRPr="005C3FF1">
        <w:rPr>
          <w:rStyle w:val="afffa"/>
          <w:rFonts w:hint="cs"/>
          <w:rtl/>
        </w:rPr>
        <w:t>של אחה</w:t>
      </w:r>
      <w:r w:rsidRPr="005C3FF1">
        <w:rPr>
          <w:rStyle w:val="afffa"/>
          <w:rtl/>
        </w:rPr>
        <w:t>"</w:t>
      </w:r>
      <w:r w:rsidRPr="005C3FF1">
        <w:rPr>
          <w:rStyle w:val="afffa"/>
          <w:rFonts w:hint="cs"/>
          <w:rtl/>
        </w:rPr>
        <w:t xml:space="preserve">צ </w:t>
      </w:r>
      <w:r w:rsidRPr="00094B01">
        <w:rPr>
          <w:rStyle w:val="af2"/>
          <w:rFonts w:hint="cs"/>
          <w:rtl/>
        </w:rPr>
        <w:t>'</w:t>
      </w:r>
      <w:r w:rsidRPr="00094B01">
        <w:rPr>
          <w:rStyle w:val="af2"/>
          <w:rtl/>
        </w:rPr>
        <w:t>קטב ישוד צהרים</w:t>
      </w:r>
      <w:r w:rsidRPr="007435EB">
        <w:rPr>
          <w:rFonts w:ascii="Fb Fontext" w:hAnsi="Fb Fontext"/>
          <w:sz w:val="20"/>
          <w:rtl/>
        </w:rPr>
        <w:t xml:space="preserve"> שמו, </w:t>
      </w:r>
      <w:r>
        <w:rPr>
          <w:rFonts w:ascii="Fb Fontext" w:hAnsi="Fb Fontext" w:hint="cs"/>
          <w:sz w:val="20"/>
          <w:rtl/>
        </w:rPr>
        <w:t>מצוי בקרני העיזים ומרעיש כנפה</w:t>
      </w:r>
      <w:r w:rsidRPr="007435EB">
        <w:rPr>
          <w:rFonts w:ascii="Fb Fontext" w:hAnsi="Fb Fontext"/>
          <w:sz w:val="20"/>
          <w:rtl/>
        </w:rPr>
        <w:t>.</w:t>
      </w:r>
    </w:p>
    <w:p w14:paraId="082DC248" w14:textId="77777777" w:rsidR="00D661D8" w:rsidRPr="00094B01" w:rsidRDefault="00D661D8" w:rsidP="00D661D8">
      <w:pPr>
        <w:pStyle w:val="36"/>
        <w:framePr w:wrap="notBeside"/>
        <w:rPr>
          <w:rtl/>
        </w:rPr>
      </w:pPr>
      <w:r w:rsidRPr="00094B01">
        <w:rPr>
          <w:rFonts w:hint="cs"/>
          <w:rtl/>
        </w:rPr>
        <w:t xml:space="preserve">• </w:t>
      </w:r>
      <w:r w:rsidRPr="00094B01">
        <w:rPr>
          <w:rtl/>
        </w:rPr>
        <w:t xml:space="preserve">אביי </w:t>
      </w:r>
    </w:p>
    <w:p w14:paraId="5E82F3E2" w14:textId="77777777" w:rsidR="00D661D8" w:rsidRPr="00094B01" w:rsidRDefault="00D661D8" w:rsidP="00D661D8">
      <w:pPr>
        <w:spacing w:before="4"/>
        <w:rPr>
          <w:rFonts w:ascii="Fb Fontext" w:hAnsi="Fb Fontext"/>
          <w:rtl/>
        </w:rPr>
      </w:pPr>
      <w:r w:rsidRPr="007435EB">
        <w:rPr>
          <w:rFonts w:ascii="Fb Fontext" w:hAnsi="Fb Fontext"/>
          <w:rtl/>
        </w:rPr>
        <w:t>ה</w:t>
      </w:r>
      <w:r w:rsidRPr="007435EB">
        <w:rPr>
          <w:rFonts w:ascii="Fb Fontext" w:hAnsi="Fb Fontext" w:hint="cs"/>
          <w:rtl/>
        </w:rPr>
        <w:t>לך בדרך והלך</w:t>
      </w:r>
      <w:r>
        <w:rPr>
          <w:rFonts w:ascii="Fb Fontext" w:hAnsi="Fb Fontext"/>
          <w:rtl/>
        </w:rPr>
        <w:t xml:space="preserve"> </w:t>
      </w:r>
      <w:r>
        <w:rPr>
          <w:rStyle w:val="affffd"/>
          <w:rFonts w:ascii="Fb Fontext" w:hAnsi="Fb Fontext"/>
          <w:rtl/>
          <w:rPrChange w:id="11407" w:author="מנוע אמוראים" w:date="2026-10-05T16:42:03Z">
            <w:rPr>
              <w:rFonts w:ascii="Fb Fontext" w:hAnsi="Fb Fontext"/>
              <w:rtl/>
            </w:rPr>
          </w:rPrChange>
        </w:rPr>
        <w:t xml:space="preserve">ר"</w:t>
      </w:r>
      <w:r>
        <w:rPr>
          <w:rStyle w:val="affffd"/>
          <w:rFonts w:ascii="Fb Fontext" w:hAnsi="Fb Fontext" w:hint="cs"/>
          <w:rtl/>
          <w:rPrChange w:id="11408" w:author="מנוע אמוראים" w:date="2026-10-05T16:42:03Z">
            <w:rPr>
              <w:rFonts w:ascii="Fb Fontext" w:hAnsi="Fb Fontext" w:hint="cs"/>
              <w:rtl/>
            </w:rPr>
          </w:rPrChange>
        </w:rPr>
        <w:t xml:space="preserve">פ</w:t>
      </w:r>
      <w:r w:rsidRPr="007435EB">
        <w:rPr>
          <w:rFonts w:ascii="Fb Fontext" w:hAnsi="Fb Fontext"/>
          <w:rtl/>
        </w:rPr>
        <w:t xml:space="preserve"> מימינ</w:t>
      </w:r>
      <w:r w:rsidRPr="007435EB">
        <w:rPr>
          <w:rFonts w:ascii="Fb Fontext" w:hAnsi="Fb Fontext" w:hint="cs"/>
          <w:rtl/>
        </w:rPr>
        <w:t>ו</w:t>
      </w:r>
      <w:r>
        <w:rPr>
          <w:rFonts w:ascii="Fb Fontext" w:hAnsi="Fb Fontext"/>
          <w:rtl/>
        </w:rPr>
        <w:t xml:space="preserve"> </w:t>
      </w:r>
      <w:r>
        <w:rPr>
          <w:rStyle w:val="affffd"/>
          <w:rFonts w:ascii="Fb Fontext" w:hAnsi="Fb Fontext"/>
          <w:rtl/>
          <w:rPrChange w:id="11409" w:author="מנוע אמוראים" w:date="2026-10-05T16:42:03Z">
            <w:rPr>
              <w:rFonts w:ascii="Fb Fontext" w:hAnsi="Fb Fontext"/>
              <w:rtl/>
            </w:rPr>
          </w:rPrChange>
        </w:rPr>
        <w:t xml:space="preserve">ור</w:t>
      </w:r>
      <w:r>
        <w:rPr>
          <w:rStyle w:val="affffd"/>
          <w:rFonts w:ascii="Fb Fontext" w:hAnsi="Fb Fontext" w:hint="cs"/>
          <w:rtl/>
          <w:rPrChange w:id="11410" w:author="מנוע אמוראים" w:date="2026-10-05T16:42:03Z">
            <w:rPr>
              <w:rFonts w:ascii="Fb Fontext" w:hAnsi="Fb Fontext" w:hint="cs"/>
              <w:rtl/>
            </w:rPr>
          </w:rPrChange>
        </w:rPr>
        <w:t xml:space="preserve">הבדר</w:t>
      </w:r>
      <w:r>
        <w:rPr>
          <w:rStyle w:val="affffd"/>
          <w:rFonts w:ascii="Fb Fontext" w:hAnsi="Fb Fontext"/>
          <w:rtl/>
          <w:rPrChange w:id="11411" w:author="מנוע אמוראים" w:date="2026-10-05T16:42:03Z">
            <w:rPr>
              <w:rFonts w:ascii="Fb Fontext" w:hAnsi="Fb Fontext"/>
              <w:rtl/>
            </w:rPr>
          </w:rPrChange>
        </w:rPr>
        <w:t xml:space="preserve">"</w:t>
      </w:r>
      <w:r>
        <w:rPr>
          <w:rStyle w:val="affffd"/>
          <w:rFonts w:ascii="Fb Fontext" w:hAnsi="Fb Fontext" w:hint="cs"/>
          <w:rtl/>
          <w:rPrChange w:id="11412" w:author="מנוע אמוראים" w:date="2026-10-05T16:42:03Z">
            <w:rPr>
              <w:rFonts w:ascii="Fb Fontext" w:hAnsi="Fb Fontext" w:hint="cs"/>
              <w:rtl/>
            </w:rPr>
          </w:rPrChange>
        </w:rPr>
        <w:t xml:space="preserve">י</w:t>
      </w:r>
      <w:r>
        <w:rPr>
          <w:rFonts w:ascii="Fb Fontext" w:hAnsi="Fb Fontext" w:hint="cs"/>
          <w:rtl/>
        </w:rPr>
        <w:t xml:space="preserve"> </w:t>
      </w:r>
      <w:r w:rsidRPr="007435EB">
        <w:rPr>
          <w:rFonts w:ascii="Fb Fontext" w:hAnsi="Fb Fontext"/>
          <w:rtl/>
        </w:rPr>
        <w:t>משמאל</w:t>
      </w:r>
      <w:r w:rsidRPr="007435EB">
        <w:rPr>
          <w:rFonts w:ascii="Fb Fontext" w:hAnsi="Fb Fontext" w:hint="cs"/>
          <w:rtl/>
        </w:rPr>
        <w:t>ו</w:t>
      </w:r>
      <w:r w:rsidRPr="007435EB">
        <w:rPr>
          <w:rFonts w:ascii="Fb Fontext" w:hAnsi="Fb Fontext"/>
          <w:rtl/>
        </w:rPr>
        <w:t xml:space="preserve">, </w:t>
      </w:r>
      <w:r w:rsidRPr="007435EB">
        <w:rPr>
          <w:rFonts w:ascii="Fb Fontext" w:hAnsi="Fb Fontext" w:hint="cs"/>
          <w:rtl/>
        </w:rPr>
        <w:t>וראה לאותו</w:t>
      </w:r>
      <w:r w:rsidRPr="007435EB">
        <w:rPr>
          <w:rFonts w:ascii="Fb Fontext" w:hAnsi="Fb Fontext"/>
          <w:rtl/>
        </w:rPr>
        <w:t xml:space="preserve"> קטב מרירי </w:t>
      </w:r>
      <w:r w:rsidRPr="007435EB">
        <w:rPr>
          <w:rFonts w:ascii="Fb Fontext" w:hAnsi="Fb Fontext" w:hint="cs"/>
          <w:rtl/>
        </w:rPr>
        <w:t>שבא לקראת שמאלו</w:t>
      </w:r>
      <w:r>
        <w:rPr>
          <w:rFonts w:ascii="Fb Fontext" w:hAnsi="Fb Fontext" w:hint="cs"/>
          <w:rtl/>
        </w:rPr>
        <w:t xml:space="preserve">, </w:t>
      </w:r>
      <w:r>
        <w:rPr>
          <w:rFonts w:ascii="Fb Fontext" w:hAnsi="Fb Fontext" w:hint="cs"/>
          <w:rtl/>
        </w:rPr>
        <w:t xml:space="preserve">שם את </w:t>
      </w:r>
      <w:r>
        <w:rPr>
          <w:rStyle w:val="affffd"/>
          <w:rFonts w:ascii="Fb Fontext" w:hAnsi="Fb Fontext" w:hint="cs"/>
          <w:rtl/>
          <w:rPrChange w:id="11413" w:author="מנוע אמוראים" w:date="2026-10-05T16:42:03Z">
            <w:rPr>
              <w:rFonts w:ascii="Fb Fontext" w:hAnsi="Fb Fontext" w:hint="cs"/>
              <w:rtl/>
            </w:rPr>
          </w:rPrChange>
        </w:rPr>
        <w:t xml:space="preserve">ר</w:t>
      </w:r>
      <w:r>
        <w:rPr>
          <w:rStyle w:val="affffd"/>
          <w:rFonts w:ascii="Fb Fontext" w:hAnsi="Fb Fontext"/>
          <w:rtl/>
          <w:rPrChange w:id="11414" w:author="מנוע אמוראים" w:date="2026-10-05T16:42:03Z">
            <w:rPr>
              <w:rFonts w:ascii="Fb Fontext" w:hAnsi="Fb Fontext"/>
              <w:rtl/>
            </w:rPr>
          </w:rPrChange>
        </w:rPr>
        <w:t xml:space="preserve">"</w:t>
      </w:r>
      <w:r>
        <w:rPr>
          <w:rStyle w:val="affffd"/>
          <w:rFonts w:ascii="Fb Fontext" w:hAnsi="Fb Fontext" w:hint="cs"/>
          <w:rtl/>
          <w:rPrChange w:id="11415" w:author="מנוע אמוראים" w:date="2026-10-05T16:42:03Z">
            <w:rPr>
              <w:rFonts w:ascii="Fb Fontext" w:hAnsi="Fb Fontext" w:hint="cs"/>
              <w:rtl/>
            </w:rPr>
          </w:rPrChange>
        </w:rPr>
        <w:t xml:space="preserve">פ</w:t>
      </w:r>
      <w:r>
        <w:rPr>
          <w:rFonts w:ascii="Fb Fontext" w:hAnsi="Fb Fontext" w:hint="cs"/>
          <w:rtl/>
        </w:rPr>
        <w:t xml:space="preserve"> לשמאלו ולרהבדבר</w:t>
      </w:r>
      <w:r w:rsidRPr="007435EB">
        <w:rPr>
          <w:rFonts w:ascii="Fb Fontext" w:hAnsi="Fb Fontext"/>
          <w:rtl/>
        </w:rPr>
        <w:t>"</w:t>
      </w:r>
      <w:r w:rsidRPr="007435EB">
        <w:rPr>
          <w:rFonts w:ascii="Fb Fontext" w:hAnsi="Fb Fontext" w:hint="cs"/>
          <w:rtl/>
        </w:rPr>
        <w:t>י לי</w:t>
      </w:r>
      <w:r w:rsidRPr="007435EB">
        <w:rPr>
          <w:rFonts w:ascii="Fb Fontext" w:hAnsi="Fb Fontext"/>
          <w:rtl/>
        </w:rPr>
        <w:t>מינ</w:t>
      </w:r>
      <w:r w:rsidRPr="007435EB">
        <w:rPr>
          <w:rFonts w:ascii="Fb Fontext" w:hAnsi="Fb Fontext" w:hint="cs"/>
          <w:rtl/>
        </w:rPr>
        <w:t>ו</w:t>
      </w:r>
      <w:r w:rsidRPr="007435EB">
        <w:rPr>
          <w:rFonts w:ascii="Fb Fontext" w:hAnsi="Fb Fontext"/>
          <w:rtl/>
        </w:rPr>
        <w:t>.</w:t>
      </w:r>
    </w:p>
    <w:p w14:paraId="60D319FD" w14:textId="77777777" w:rsidR="00D661D8" w:rsidRPr="00094B01" w:rsidRDefault="00D661D8" w:rsidP="00D661D8">
      <w:pPr>
        <w:pStyle w:val="36"/>
        <w:framePr w:wrap="notBeside"/>
        <w:rPr>
          <w:rtl/>
        </w:rPr>
      </w:pPr>
      <w:r w:rsidRPr="00094B01">
        <w:rPr>
          <w:rtl/>
        </w:rPr>
        <w:t xml:space="preserve">א"ל ר"פ: </w:t>
      </w:r>
    </w:p>
    <w:p w14:paraId="1D98E68A" w14:textId="77777777" w:rsidR="00D661D8" w:rsidRPr="007435EB" w:rsidRDefault="00D661D8" w:rsidP="00D661D8">
      <w:pPr>
        <w:rPr>
          <w:rtl/>
        </w:rPr>
      </w:pPr>
      <w:r w:rsidRPr="007435EB">
        <w:rPr>
          <w:rFonts w:hint="cs"/>
          <w:rtl/>
        </w:rPr>
        <w:t>מדוע אינך חושש לי</w:t>
      </w:r>
      <w:r w:rsidRPr="007435EB">
        <w:rPr>
          <w:rtl/>
        </w:rPr>
        <w:t xml:space="preserve">, </w:t>
      </w:r>
      <w:r w:rsidRPr="00094B01">
        <w:rPr>
          <w:rStyle w:val="affffd"/>
          <w:rtl/>
        </w:rPr>
        <w:t>א"ל</w:t>
      </w:r>
      <w:r w:rsidRPr="007435EB">
        <w:rPr>
          <w:rFonts w:hint="cs"/>
          <w:rtl/>
        </w:rPr>
        <w:t xml:space="preserve"> </w:t>
      </w:r>
      <w:r w:rsidRPr="007435EB">
        <w:rPr>
          <w:rtl/>
        </w:rPr>
        <w:t>את שעת</w:t>
      </w:r>
      <w:r w:rsidRPr="007435EB">
        <w:rPr>
          <w:rFonts w:hint="cs"/>
          <w:rtl/>
        </w:rPr>
        <w:t>ך</w:t>
      </w:r>
      <w:r w:rsidRPr="007435EB">
        <w:rPr>
          <w:rtl/>
        </w:rPr>
        <w:t xml:space="preserve"> קיימת לך</w:t>
      </w:r>
      <w:r>
        <w:rPr>
          <w:rStyle w:val="affffff0"/>
          <w:rFonts w:hint="cs"/>
          <w:rtl/>
        </w:rPr>
        <w:t xml:space="preserve"> שהיה עשיר ויש לו מזל</w:t>
      </w:r>
      <w:r w:rsidRPr="007435EB">
        <w:rPr>
          <w:rtl/>
        </w:rPr>
        <w:t>.</w:t>
      </w:r>
    </w:p>
    <w:p w14:paraId="0DD0F7A1" w14:textId="77777777" w:rsidR="00D661D8" w:rsidRPr="007435EB" w:rsidRDefault="00D661D8" w:rsidP="00D661D8">
      <w:pPr>
        <w:rPr>
          <w:rtl/>
        </w:rPr>
      </w:pPr>
      <w:r>
        <w:rPr>
          <w:rFonts w:hint="cs"/>
          <w:rtl/>
        </w:rPr>
        <w:t xml:space="preserve">מא' </w:t>
      </w:r>
      <w:r w:rsidRPr="007435EB">
        <w:rPr>
          <w:rtl/>
        </w:rPr>
        <w:t xml:space="preserve">בתמוז עד </w:t>
      </w:r>
      <w:r w:rsidRPr="007435EB">
        <w:rPr>
          <w:rFonts w:hint="cs"/>
          <w:rtl/>
        </w:rPr>
        <w:t>ט</w:t>
      </w:r>
      <w:r w:rsidRPr="007435EB">
        <w:rPr>
          <w:rtl/>
        </w:rPr>
        <w:t>"</w:t>
      </w:r>
      <w:r w:rsidRPr="007435EB">
        <w:rPr>
          <w:rFonts w:hint="cs"/>
          <w:rtl/>
        </w:rPr>
        <w:t>ז</w:t>
      </w:r>
      <w:r w:rsidRPr="007435EB">
        <w:rPr>
          <w:rtl/>
        </w:rPr>
        <w:t xml:space="preserve"> </w:t>
      </w:r>
      <w:r>
        <w:rPr>
          <w:rFonts w:hint="cs"/>
          <w:rtl/>
        </w:rPr>
        <w:t>מצוים וודאי שדים</w:t>
      </w:r>
      <w:r w:rsidRPr="007435EB">
        <w:rPr>
          <w:rtl/>
        </w:rPr>
        <w:t xml:space="preserve">, </w:t>
      </w:r>
      <w:r>
        <w:rPr>
          <w:rFonts w:hint="cs"/>
          <w:rtl/>
        </w:rPr>
        <w:t>מט''ז ספק מצויים</w:t>
      </w:r>
      <w:r w:rsidRPr="007435EB">
        <w:rPr>
          <w:rtl/>
        </w:rPr>
        <w:t>.</w:t>
      </w:r>
    </w:p>
    <w:p w14:paraId="24B89782" w14:textId="77777777" w:rsidR="00D661D8" w:rsidRPr="007435EB" w:rsidRDefault="00D661D8" w:rsidP="00D661D8">
      <w:pPr>
        <w:rPr>
          <w:rtl/>
        </w:rPr>
      </w:pPr>
      <w:r w:rsidRPr="007435EB">
        <w:rPr>
          <w:rtl/>
        </w:rPr>
        <w:t>ומ</w:t>
      </w:r>
      <w:r w:rsidRPr="007435EB">
        <w:rPr>
          <w:rFonts w:hint="cs"/>
          <w:rtl/>
        </w:rPr>
        <w:t xml:space="preserve">צויים בצל חצב שלא גדל אמה, </w:t>
      </w:r>
      <w:r w:rsidRPr="007435EB">
        <w:rPr>
          <w:rtl/>
        </w:rPr>
        <w:t xml:space="preserve">ובצל בוקר </w:t>
      </w:r>
      <w:r>
        <w:rPr>
          <w:rFonts w:hint="cs"/>
          <w:rtl/>
        </w:rPr>
        <w:t xml:space="preserve">וערב </w:t>
      </w:r>
      <w:r w:rsidRPr="007435EB">
        <w:rPr>
          <w:rtl/>
        </w:rPr>
        <w:t>שאין בו אמה</w:t>
      </w:r>
      <w:r>
        <w:rPr>
          <w:rFonts w:hint="cs"/>
          <w:rtl/>
        </w:rPr>
        <w:t>,</w:t>
      </w:r>
      <w:r w:rsidRPr="007435EB">
        <w:rPr>
          <w:rtl/>
        </w:rPr>
        <w:t xml:space="preserve"> והעיקר נמצאים בצל בית הכסא.</w:t>
      </w:r>
    </w:p>
    <w:p w14:paraId="58991CA8" w14:textId="77777777" w:rsidR="00D661D8" w:rsidRPr="007435EB" w:rsidRDefault="00D661D8" w:rsidP="00D661D8">
      <w:pPr>
        <w:pStyle w:val="affd"/>
        <w:rPr>
          <w:bCs/>
          <w:rtl/>
        </w:rPr>
      </w:pPr>
      <w:r>
        <w:rPr>
          <w:rFonts w:hint="cs"/>
          <w:rtl/>
        </w:rPr>
        <w:t>***</w:t>
      </w:r>
    </w:p>
    <w:p w14:paraId="04ED4F59" w14:textId="77777777" w:rsidR="00D661D8" w:rsidRPr="00094B01" w:rsidRDefault="00D661D8" w:rsidP="00D661D8">
      <w:pPr>
        <w:pStyle w:val="36"/>
        <w:framePr w:wrap="notBeside"/>
        <w:rPr>
          <w:rtl/>
        </w:rPr>
      </w:pPr>
      <w:r w:rsidRPr="00094B01">
        <w:rPr>
          <w:rFonts w:hint="cs"/>
          <w:rtl/>
        </w:rPr>
        <w:t xml:space="preserve">• </w:t>
      </w:r>
      <w:r w:rsidRPr="00094B01">
        <w:rPr>
          <w:rtl/>
        </w:rPr>
        <w:t xml:space="preserve">רב יוסף: </w:t>
      </w:r>
    </w:p>
    <w:p w14:paraId="1F09B58B" w14:textId="77777777" w:rsidR="00D661D8" w:rsidRPr="007435EB" w:rsidRDefault="00D661D8" w:rsidP="00D661D8">
      <w:pPr>
        <w:spacing w:before="4"/>
        <w:rPr>
          <w:rtl/>
        </w:rPr>
      </w:pPr>
      <w:r>
        <w:rPr>
          <w:rFonts w:ascii="Fb Fontext" w:hAnsi="Fb Fontext" w:hint="cs"/>
          <w:rtl/>
        </w:rPr>
        <w:t xml:space="preserve">ג' דברים אלו </w:t>
      </w:r>
      <w:r w:rsidRPr="007435EB">
        <w:rPr>
          <w:rFonts w:ascii="Fb Fontext" w:hAnsi="Fb Fontext"/>
          <w:rtl/>
        </w:rPr>
        <w:t>גורמים לעוורון</w:t>
      </w:r>
      <w:r w:rsidRPr="007435EB">
        <w:rPr>
          <w:rFonts w:ascii="Fb Fontext" w:hAnsi="Fb Fontext" w:hint="cs"/>
          <w:rtl/>
        </w:rPr>
        <w:t>,</w:t>
      </w:r>
    </w:p>
    <w:p w14:paraId="52864F6A" w14:textId="77777777" w:rsidR="00D661D8" w:rsidRDefault="00D661D8" w:rsidP="00D661D8">
      <w:pPr>
        <w:rPr>
          <w:rtl/>
        </w:rPr>
      </w:pPr>
      <w:r>
        <w:rPr>
          <w:rFonts w:hint="cs"/>
          <w:rtl/>
        </w:rPr>
        <w:t xml:space="preserve">א. </w:t>
      </w:r>
      <w:r w:rsidRPr="007435EB">
        <w:rPr>
          <w:rtl/>
        </w:rPr>
        <w:t>המסרק שערותיו יבשות</w:t>
      </w:r>
      <w:r w:rsidRPr="007435EB">
        <w:rPr>
          <w:rFonts w:hint="cs"/>
          <w:rtl/>
        </w:rPr>
        <w:t>,</w:t>
      </w:r>
      <w:r w:rsidRPr="007435EB">
        <w:rPr>
          <w:rtl/>
        </w:rPr>
        <w:t xml:space="preserve"> </w:t>
      </w:r>
    </w:p>
    <w:p w14:paraId="05A17F03" w14:textId="77777777" w:rsidR="00D661D8" w:rsidRDefault="00D661D8" w:rsidP="00D661D8">
      <w:pPr>
        <w:rPr>
          <w:rtl/>
        </w:rPr>
      </w:pPr>
      <w:r>
        <w:rPr>
          <w:rFonts w:hint="cs"/>
          <w:rtl/>
        </w:rPr>
        <w:t xml:space="preserve">ב. </w:t>
      </w:r>
      <w:r w:rsidRPr="007435EB">
        <w:rPr>
          <w:rtl/>
        </w:rPr>
        <w:t>והשותה יין המטפטף</w:t>
      </w:r>
      <w:r w:rsidRPr="007435EB">
        <w:rPr>
          <w:rFonts w:hint="cs"/>
          <w:rtl/>
        </w:rPr>
        <w:t>,</w:t>
      </w:r>
      <w:r w:rsidRPr="007435EB">
        <w:rPr>
          <w:rtl/>
        </w:rPr>
        <w:t xml:space="preserve"> </w:t>
      </w:r>
    </w:p>
    <w:p w14:paraId="1F923FFA" w14:textId="77777777" w:rsidR="00D661D8" w:rsidRPr="007435EB" w:rsidRDefault="00D661D8" w:rsidP="00D661D8">
      <w:pPr>
        <w:rPr>
          <w:rtl/>
        </w:rPr>
      </w:pPr>
      <w:r>
        <w:rPr>
          <w:rFonts w:hint="cs"/>
          <w:rtl/>
        </w:rPr>
        <w:t xml:space="preserve">ג. </w:t>
      </w:r>
      <w:r w:rsidRPr="007435EB">
        <w:rPr>
          <w:rtl/>
        </w:rPr>
        <w:t>והלובש נעליו ברגליו רטובות</w:t>
      </w:r>
      <w:r w:rsidRPr="007435EB">
        <w:rPr>
          <w:rFonts w:hint="cs"/>
          <w:rtl/>
        </w:rPr>
        <w:t>.</w:t>
      </w:r>
    </w:p>
    <w:p w14:paraId="48AD21E7" w14:textId="77777777" w:rsidR="00D661D8" w:rsidRPr="00094B01" w:rsidRDefault="00D661D8" w:rsidP="00D661D8">
      <w:pPr>
        <w:pStyle w:val="36"/>
        <w:framePr w:wrap="notBeside"/>
        <w:rPr>
          <w:rtl/>
        </w:rPr>
      </w:pPr>
      <w:r w:rsidRPr="00094B01">
        <w:rPr>
          <w:rFonts w:hint="cs"/>
          <w:rtl/>
        </w:rPr>
        <w:t xml:space="preserve">• </w:t>
      </w:r>
    </w:p>
    <w:p w14:paraId="34FA6AB8" w14:textId="77777777" w:rsidR="00D661D8" w:rsidRPr="007435EB" w:rsidRDefault="00D661D8" w:rsidP="00D661D8">
      <w:pPr>
        <w:spacing w:before="4"/>
        <w:rPr>
          <w:rtl/>
        </w:rPr>
      </w:pPr>
      <w:r w:rsidRPr="007435EB">
        <w:rPr>
          <w:rtl/>
        </w:rPr>
        <w:t>מזון תלוי בבית קשה לעניות,</w:t>
      </w:r>
      <w:r w:rsidRPr="00AC0CB1">
        <w:rPr>
          <w:rStyle w:val="af2"/>
          <w:rtl/>
        </w:rPr>
        <w:t xml:space="preserve"> </w:t>
      </w:r>
      <w:r w:rsidRPr="00094B01">
        <w:rPr>
          <w:rFonts w:hint="cs"/>
          <w:rtl/>
        </w:rPr>
        <w:t>'</w:t>
      </w:r>
      <w:r w:rsidRPr="00094B01">
        <w:rPr>
          <w:rtl/>
        </w:rPr>
        <w:t>תלא סילתא - תלא מזוניה</w:t>
      </w:r>
      <w:r w:rsidRPr="00094B01">
        <w:rPr>
          <w:rFonts w:hint="cs"/>
          <w:rtl/>
        </w:rPr>
        <w:t>'</w:t>
      </w:r>
      <w:r w:rsidRPr="00094B01">
        <w:rPr>
          <w:rtl/>
        </w:rPr>
        <w:t>.</w:t>
      </w:r>
      <w:r w:rsidRPr="007435EB">
        <w:rPr>
          <w:rtl/>
        </w:rPr>
        <w:t xml:space="preserve"> ודווקא לחם ולא בשר דאורחיה.</w:t>
      </w:r>
    </w:p>
    <w:p w14:paraId="05DCD97B" w14:textId="77777777" w:rsidR="00D661D8" w:rsidRDefault="00D661D8" w:rsidP="00D661D8">
      <w:pPr>
        <w:rPr>
          <w:rtl/>
        </w:rPr>
      </w:pPr>
      <w:r w:rsidRPr="007435EB">
        <w:rPr>
          <w:rFonts w:hint="cs"/>
          <w:rtl/>
        </w:rPr>
        <w:t xml:space="preserve">סובין בבית קשה לעניות, </w:t>
      </w:r>
    </w:p>
    <w:p w14:paraId="049005D9" w14:textId="77777777" w:rsidR="00D661D8" w:rsidRDefault="00D661D8" w:rsidP="00D661D8">
      <w:pPr>
        <w:rPr>
          <w:rtl/>
        </w:rPr>
      </w:pPr>
      <w:r w:rsidRPr="007435EB">
        <w:rPr>
          <w:rtl/>
        </w:rPr>
        <w:t>פרורי לחם קש</w:t>
      </w:r>
      <w:r w:rsidRPr="007435EB">
        <w:rPr>
          <w:rFonts w:hint="cs"/>
          <w:rtl/>
        </w:rPr>
        <w:t>ה</w:t>
      </w:r>
      <w:r w:rsidRPr="007435EB">
        <w:rPr>
          <w:rtl/>
        </w:rPr>
        <w:t xml:space="preserve"> לעניות. </w:t>
      </w:r>
    </w:p>
    <w:p w14:paraId="243D1838" w14:textId="77777777" w:rsidR="00D661D8" w:rsidRPr="007435EB" w:rsidRDefault="00D661D8" w:rsidP="00D661D8">
      <w:pPr>
        <w:spacing w:after="60"/>
        <w:rPr>
          <w:rtl/>
        </w:rPr>
      </w:pPr>
      <w:r w:rsidRPr="007435EB">
        <w:rPr>
          <w:rtl/>
        </w:rPr>
        <w:t>בלילי שבתות ובלילי רביעית - שרו מזיקין עילויה.</w:t>
      </w:r>
    </w:p>
    <w:p w14:paraId="56D6F3A2" w14:textId="77777777" w:rsidR="00D661D8" w:rsidRPr="00094B01" w:rsidRDefault="00D661D8" w:rsidP="00D661D8">
      <w:pPr>
        <w:pStyle w:val="36"/>
        <w:framePr w:wrap="notBeside"/>
        <w:rPr>
          <w:rtl/>
        </w:rPr>
      </w:pPr>
      <w:r w:rsidRPr="00094B01">
        <w:rPr>
          <w:rFonts w:hint="cs"/>
          <w:rtl/>
        </w:rPr>
        <w:t xml:space="preserve">• </w:t>
      </w:r>
    </w:p>
    <w:p w14:paraId="0F4D7F25" w14:textId="77777777" w:rsidR="00D661D8" w:rsidRDefault="00D661D8" w:rsidP="00D661D8">
      <w:pPr>
        <w:spacing w:before="4"/>
        <w:rPr>
          <w:rtl/>
        </w:rPr>
      </w:pPr>
      <w:r w:rsidRPr="007435EB">
        <w:rPr>
          <w:rFonts w:hint="cs"/>
          <w:rtl/>
        </w:rPr>
        <w:t>המלאך הממונה על הפרנסה שמו נקיד</w:t>
      </w:r>
      <w:r w:rsidRPr="007435EB">
        <w:rPr>
          <w:rtl/>
        </w:rPr>
        <w:t xml:space="preserve">, </w:t>
      </w:r>
    </w:p>
    <w:p w14:paraId="2B137A7F" w14:textId="77777777" w:rsidR="00D661D8" w:rsidRPr="007435EB" w:rsidRDefault="00D661D8" w:rsidP="00D661D8">
      <w:pPr>
        <w:spacing w:after="60"/>
        <w:rPr>
          <w:rtl/>
        </w:rPr>
      </w:pPr>
      <w:r w:rsidRPr="007435EB">
        <w:rPr>
          <w:rFonts w:hint="cs"/>
          <w:rtl/>
        </w:rPr>
        <w:t>והממונה על העניות</w:t>
      </w:r>
      <w:r w:rsidRPr="007435EB">
        <w:rPr>
          <w:rtl/>
        </w:rPr>
        <w:t xml:space="preserve"> </w:t>
      </w:r>
      <w:r w:rsidRPr="007435EB">
        <w:rPr>
          <w:rFonts w:hint="cs"/>
          <w:rtl/>
        </w:rPr>
        <w:t xml:space="preserve">שמו </w:t>
      </w:r>
      <w:r w:rsidRPr="007435EB">
        <w:rPr>
          <w:rtl/>
        </w:rPr>
        <w:t>נבל.</w:t>
      </w:r>
    </w:p>
    <w:p w14:paraId="254F1BA0" w14:textId="77777777" w:rsidR="00D661D8" w:rsidRPr="00094B01" w:rsidRDefault="00D661D8" w:rsidP="00D661D8">
      <w:pPr>
        <w:pStyle w:val="36"/>
        <w:framePr w:wrap="notBeside"/>
        <w:rPr>
          <w:rtl/>
        </w:rPr>
      </w:pPr>
      <w:r w:rsidRPr="00094B01">
        <w:rPr>
          <w:rFonts w:hint="cs"/>
          <w:rtl/>
        </w:rPr>
        <w:t xml:space="preserve">• </w:t>
      </w:r>
    </w:p>
    <w:p w14:paraId="66E39985" w14:textId="77777777" w:rsidR="00D661D8" w:rsidRDefault="00D661D8" w:rsidP="00D661D8">
      <w:pPr>
        <w:spacing w:before="4"/>
        <w:rPr>
          <w:rtl/>
        </w:rPr>
      </w:pPr>
      <w:r w:rsidRPr="007435EB">
        <w:rPr>
          <w:rFonts w:hint="cs"/>
          <w:rtl/>
        </w:rPr>
        <w:t>קערה ע</w:t>
      </w:r>
      <w:r w:rsidRPr="007435EB">
        <w:rPr>
          <w:rtl/>
        </w:rPr>
        <w:t>"</w:t>
      </w:r>
      <w:r w:rsidRPr="007435EB">
        <w:rPr>
          <w:rFonts w:hint="cs"/>
          <w:rtl/>
        </w:rPr>
        <w:t xml:space="preserve">פ החבית קשה לעניות, </w:t>
      </w:r>
    </w:p>
    <w:p w14:paraId="44857FB3" w14:textId="77777777" w:rsidR="00D661D8" w:rsidRPr="007435EB" w:rsidRDefault="00D661D8" w:rsidP="00D661D8">
      <w:pPr>
        <w:spacing w:before="4"/>
        <w:rPr>
          <w:rtl/>
        </w:rPr>
      </w:pPr>
      <w:r w:rsidRPr="007435EB">
        <w:rPr>
          <w:rFonts w:hint="cs"/>
          <w:rtl/>
        </w:rPr>
        <w:lastRenderedPageBreak/>
        <w:t>השותה מים מצלחת קשה לעיניים</w:t>
      </w:r>
      <w:r w:rsidRPr="007435EB">
        <w:rPr>
          <w:rtl/>
        </w:rPr>
        <w:t>,</w:t>
      </w:r>
    </w:p>
    <w:p w14:paraId="5080BD95" w14:textId="77777777" w:rsidR="00D661D8" w:rsidRDefault="00D661D8" w:rsidP="00D661D8">
      <w:pPr>
        <w:rPr>
          <w:rtl/>
        </w:rPr>
      </w:pPr>
      <w:r w:rsidRPr="007435EB">
        <w:rPr>
          <w:rFonts w:hint="cs"/>
          <w:rtl/>
        </w:rPr>
        <w:t xml:space="preserve">האוכל שחליים </w:t>
      </w:r>
      <w:r w:rsidRPr="007435EB">
        <w:rPr>
          <w:rtl/>
        </w:rPr>
        <w:t xml:space="preserve">ולא </w:t>
      </w:r>
      <w:r w:rsidRPr="007435EB">
        <w:rPr>
          <w:rFonts w:hint="cs"/>
          <w:rtl/>
        </w:rPr>
        <w:t>נוטל ידיו אח</w:t>
      </w:r>
      <w:r w:rsidRPr="007435EB">
        <w:rPr>
          <w:rtl/>
        </w:rPr>
        <w:t>"</w:t>
      </w:r>
      <w:r w:rsidRPr="007435EB">
        <w:rPr>
          <w:rFonts w:hint="cs"/>
          <w:rtl/>
        </w:rPr>
        <w:t>כ</w:t>
      </w:r>
      <w:r w:rsidRPr="007435EB">
        <w:rPr>
          <w:rtl/>
        </w:rPr>
        <w:t xml:space="preserve"> - מפחד </w:t>
      </w:r>
      <w:r w:rsidRPr="007435EB">
        <w:rPr>
          <w:rFonts w:hint="cs"/>
          <w:rtl/>
        </w:rPr>
        <w:t>ל' יום</w:t>
      </w:r>
      <w:r w:rsidRPr="007435EB">
        <w:rPr>
          <w:rtl/>
        </w:rPr>
        <w:t>.</w:t>
      </w:r>
      <w:r w:rsidRPr="007435EB">
        <w:rPr>
          <w:rFonts w:hint="cs"/>
          <w:rtl/>
        </w:rPr>
        <w:t xml:space="preserve"> </w:t>
      </w:r>
    </w:p>
    <w:p w14:paraId="75F5E8DF" w14:textId="77777777" w:rsidR="00D661D8" w:rsidRPr="007435EB" w:rsidRDefault="00D661D8" w:rsidP="00D661D8">
      <w:pPr>
        <w:rPr>
          <w:rtl/>
        </w:rPr>
      </w:pPr>
      <w:r w:rsidRPr="007435EB">
        <w:rPr>
          <w:rFonts w:hint="cs"/>
          <w:rtl/>
        </w:rPr>
        <w:t>מקיז דם מכתפיו ולא נוטל ידיו מפחד ז' ימים,</w:t>
      </w:r>
    </w:p>
    <w:p w14:paraId="75F3BADB" w14:textId="77777777" w:rsidR="00D661D8" w:rsidRDefault="00D661D8" w:rsidP="00D661D8">
      <w:pPr>
        <w:rPr>
          <w:rtl/>
        </w:rPr>
      </w:pPr>
      <w:r w:rsidRPr="007435EB">
        <w:rPr>
          <w:rFonts w:hint="cs"/>
          <w:rtl/>
        </w:rPr>
        <w:t xml:space="preserve">המסתפר ואינו נוטל ידיו מפחד ל' יום, </w:t>
      </w:r>
    </w:p>
    <w:p w14:paraId="2254498A" w14:textId="77777777" w:rsidR="00D661D8" w:rsidRPr="007435EB" w:rsidRDefault="00D661D8" w:rsidP="00D661D8">
      <w:pPr>
        <w:spacing w:after="60"/>
        <w:rPr>
          <w:rtl/>
        </w:rPr>
      </w:pPr>
      <w:r w:rsidRPr="007435EB">
        <w:rPr>
          <w:rFonts w:hint="cs"/>
          <w:rtl/>
        </w:rPr>
        <w:t>הגוזז צפרניו ואינו נוטל מפחד יום אחד, ולא יודע ממה מפחד</w:t>
      </w:r>
    </w:p>
    <w:p w14:paraId="1695EEDB" w14:textId="77777777" w:rsidR="00D661D8" w:rsidRPr="00094B01" w:rsidRDefault="00D661D8" w:rsidP="00D661D8">
      <w:pPr>
        <w:pStyle w:val="36"/>
        <w:framePr w:wrap="notBeside"/>
        <w:rPr>
          <w:rtl/>
        </w:rPr>
      </w:pPr>
      <w:r w:rsidRPr="00094B01">
        <w:rPr>
          <w:rFonts w:hint="cs"/>
          <w:rtl/>
        </w:rPr>
        <w:t xml:space="preserve">• </w:t>
      </w:r>
    </w:p>
    <w:p w14:paraId="10F8F21F" w14:textId="77777777" w:rsidR="00D661D8" w:rsidRDefault="00D661D8" w:rsidP="00D661D8">
      <w:pPr>
        <w:spacing w:before="4"/>
        <w:rPr>
          <w:rtl/>
        </w:rPr>
      </w:pPr>
      <w:r w:rsidRPr="007435EB">
        <w:rPr>
          <w:rFonts w:hint="cs"/>
          <w:rtl/>
        </w:rPr>
        <w:t xml:space="preserve">הרגיל להניח </w:t>
      </w:r>
      <w:r>
        <w:rPr>
          <w:rFonts w:hint="cs"/>
          <w:rtl/>
        </w:rPr>
        <w:t>שפתיו על נחיריו</w:t>
      </w:r>
      <w:r w:rsidRPr="007435EB">
        <w:rPr>
          <w:rtl/>
        </w:rPr>
        <w:t>–</w:t>
      </w:r>
      <w:r w:rsidRPr="007435EB">
        <w:rPr>
          <w:rFonts w:hint="cs"/>
          <w:rtl/>
        </w:rPr>
        <w:t xml:space="preserve"> סולם הוא לרוח רעה, </w:t>
      </w:r>
    </w:p>
    <w:p w14:paraId="396D4955" w14:textId="77777777" w:rsidR="00D661D8" w:rsidRPr="007435EB" w:rsidRDefault="00D661D8" w:rsidP="00D661D8">
      <w:pPr>
        <w:spacing w:before="4"/>
        <w:rPr>
          <w:rtl/>
        </w:rPr>
      </w:pPr>
      <w:r w:rsidRPr="007435EB">
        <w:rPr>
          <w:rFonts w:hint="cs"/>
          <w:rtl/>
        </w:rPr>
        <w:t>הרגיל להניח יד על המצח סולם לרוח שינה</w:t>
      </w:r>
    </w:p>
    <w:p w14:paraId="30A312F4" w14:textId="77777777" w:rsidR="00D661D8" w:rsidRPr="007435EB" w:rsidRDefault="00D661D8" w:rsidP="00D661D8">
      <w:pPr>
        <w:pStyle w:val="affd"/>
        <w:rPr>
          <w:bCs/>
          <w:rtl/>
        </w:rPr>
      </w:pPr>
      <w:r>
        <w:rPr>
          <w:rFonts w:hint="cs"/>
          <w:rtl/>
        </w:rPr>
        <w:t>***</w:t>
      </w:r>
    </w:p>
    <w:p w14:paraId="7B1AE2A5" w14:textId="77777777" w:rsidR="00D661D8" w:rsidRPr="007435EB" w:rsidRDefault="00D661D8" w:rsidP="00D661D8">
      <w:pPr>
        <w:pStyle w:val="afff"/>
        <w:framePr w:wrap="around"/>
        <w:rPr>
          <w:rtl/>
        </w:rPr>
      </w:pPr>
      <w:r w:rsidRPr="007435EB">
        <w:rPr>
          <w:rtl/>
        </w:rPr>
        <w:t>קיב.</w:t>
      </w:r>
    </w:p>
    <w:p w14:paraId="5175C322" w14:textId="77777777" w:rsidR="00D661D8" w:rsidRPr="009A1FDF" w:rsidRDefault="00D661D8" w:rsidP="00D661D8">
      <w:pPr>
        <w:pStyle w:val="36"/>
        <w:framePr w:wrap="notBeside"/>
        <w:rPr>
          <w:rtl/>
        </w:rPr>
      </w:pPr>
      <w:r w:rsidRPr="009A1FDF">
        <w:rPr>
          <w:rtl/>
        </w:rPr>
        <w:t xml:space="preserve">תנא: </w:t>
      </w:r>
    </w:p>
    <w:p w14:paraId="2DCBDE79" w14:textId="77777777" w:rsidR="00D661D8" w:rsidRPr="007435EB" w:rsidRDefault="00D661D8" w:rsidP="00D661D8">
      <w:pPr>
        <w:spacing w:before="4"/>
        <w:rPr>
          <w:rtl/>
        </w:rPr>
      </w:pPr>
      <w:r w:rsidRPr="007435EB">
        <w:rPr>
          <w:rFonts w:ascii="Fb Fontext" w:hAnsi="Fb Fontext"/>
          <w:rtl/>
        </w:rPr>
        <w:t xml:space="preserve">אוכלין ומשקין תחת המטה, </w:t>
      </w:r>
      <w:r>
        <w:rPr>
          <w:rFonts w:ascii="Fb Fontext" w:hAnsi="Fb Fontext"/>
          <w:rtl/>
        </w:rPr>
        <w:t>אף</w:t>
      </w:r>
      <w:r w:rsidRPr="007435EB">
        <w:rPr>
          <w:rFonts w:ascii="Fb Fontext" w:hAnsi="Fb Fontext"/>
          <w:rtl/>
        </w:rPr>
        <w:t xml:space="preserve"> מחופין בכלי ברזל - רוח רעה שורה עליהן.</w:t>
      </w:r>
    </w:p>
    <w:p w14:paraId="012289C0" w14:textId="77777777" w:rsidR="00D661D8" w:rsidRPr="009A1FDF" w:rsidRDefault="00D661D8" w:rsidP="00D661D8">
      <w:pPr>
        <w:pStyle w:val="36"/>
        <w:framePr w:wrap="notBeside"/>
        <w:rPr>
          <w:rtl/>
        </w:rPr>
      </w:pPr>
      <w:r w:rsidRPr="009A1FDF">
        <w:rPr>
          <w:rtl/>
        </w:rPr>
        <w:t xml:space="preserve">ת"ר: </w:t>
      </w:r>
    </w:p>
    <w:p w14:paraId="250B2A4C" w14:textId="77777777" w:rsidR="00D661D8" w:rsidRPr="007435EB" w:rsidRDefault="00D661D8" w:rsidP="00D661D8">
      <w:pPr>
        <w:spacing w:before="4"/>
        <w:rPr>
          <w:rtl/>
        </w:rPr>
      </w:pPr>
      <w:r w:rsidRPr="007435EB">
        <w:rPr>
          <w:rtl/>
        </w:rPr>
        <w:t>לא ישתה אדם מים לא בלילי רביעיות ולא בלילי שבתות. ואם שתה דמו בראשו, מפני סכנה רוח רעה.</w:t>
      </w:r>
    </w:p>
    <w:p w14:paraId="38626B25" w14:textId="77777777" w:rsidR="00D661D8" w:rsidRDefault="00D661D8" w:rsidP="00D661D8">
      <w:pPr>
        <w:rPr>
          <w:rtl/>
        </w:rPr>
      </w:pPr>
      <w:r w:rsidRPr="007435EB">
        <w:rPr>
          <w:rtl/>
        </w:rPr>
        <w:t xml:space="preserve">ואי </w:t>
      </w:r>
      <w:r w:rsidRPr="007435EB">
        <w:rPr>
          <w:rFonts w:hint="cs"/>
          <w:rtl/>
        </w:rPr>
        <w:t>צמא שיאמר ז' קולות שאמ</w:t>
      </w:r>
      <w:r w:rsidRPr="007435EB">
        <w:rPr>
          <w:rtl/>
        </w:rPr>
        <w:t>ר דוד על המים, ו</w:t>
      </w:r>
      <w:r w:rsidRPr="007435EB">
        <w:rPr>
          <w:rFonts w:hint="cs"/>
          <w:rtl/>
        </w:rPr>
        <w:t>אח</w:t>
      </w:r>
      <w:r w:rsidRPr="007435EB">
        <w:rPr>
          <w:rtl/>
        </w:rPr>
        <w:t>"</w:t>
      </w:r>
      <w:r w:rsidRPr="007435EB">
        <w:rPr>
          <w:rFonts w:hint="cs"/>
          <w:rtl/>
        </w:rPr>
        <w:t xml:space="preserve">כ </w:t>
      </w:r>
      <w:r w:rsidRPr="007435EB">
        <w:rPr>
          <w:rtl/>
        </w:rPr>
        <w:t>ישת</w:t>
      </w:r>
      <w:r w:rsidRPr="007435EB">
        <w:rPr>
          <w:rFonts w:hint="cs"/>
          <w:rtl/>
        </w:rPr>
        <w:t>ה</w:t>
      </w:r>
      <w:r w:rsidRPr="007435EB">
        <w:rPr>
          <w:rtl/>
        </w:rPr>
        <w:t xml:space="preserve">. </w:t>
      </w:r>
    </w:p>
    <w:p w14:paraId="32B53F00" w14:textId="77777777" w:rsidR="00D661D8" w:rsidRPr="009A1FDF" w:rsidRDefault="00D661D8" w:rsidP="00D661D8">
      <w:pPr>
        <w:pStyle w:val="36"/>
        <w:framePr w:wrap="notBeside"/>
        <w:rPr>
          <w:rtl/>
        </w:rPr>
      </w:pPr>
      <w:r w:rsidRPr="009A1FDF">
        <w:rPr>
          <w:rtl/>
        </w:rPr>
        <w:t xml:space="preserve">שנא </w:t>
      </w:r>
    </w:p>
    <w:p w14:paraId="6E3EA8FB" w14:textId="77777777" w:rsidR="00D661D8" w:rsidRPr="007435EB" w:rsidRDefault="00D661D8" w:rsidP="00D661D8">
      <w:pPr>
        <w:rPr>
          <w:rtl/>
        </w:rPr>
      </w:pPr>
      <w:r w:rsidRPr="00AC0CB1">
        <w:rPr>
          <w:rStyle w:val="af2"/>
          <w:rtl/>
        </w:rPr>
        <w:t>'קול ה' על המים אל הכבוד הרעים ה' על מים רבים קול ה' בכח קול ה' בהדר קול ה' שבר ארזים וישבר ה' את ארזי הלבנון קול ה' חצב להבות אש קול ה' יחיל מדבר יחיל ה' מדבר קדש קול ה' יחולל אילות ויחשף יערות ובהיכלו כלו אמר כבוד</w:t>
      </w:r>
      <w:r w:rsidRPr="007435EB">
        <w:rPr>
          <w:rtl/>
        </w:rPr>
        <w:t>.</w:t>
      </w:r>
    </w:p>
    <w:p w14:paraId="74E5980C" w14:textId="77777777" w:rsidR="00D661D8" w:rsidRPr="009A1FDF" w:rsidRDefault="00D661D8" w:rsidP="00D661D8">
      <w:pPr>
        <w:pStyle w:val="36"/>
        <w:framePr w:wrap="notBeside"/>
        <w:rPr>
          <w:rtl/>
        </w:rPr>
      </w:pPr>
      <w:r w:rsidRPr="009A1FDF">
        <w:rPr>
          <w:rtl/>
        </w:rPr>
        <w:t xml:space="preserve">ואי לא </w:t>
      </w:r>
      <w:r w:rsidRPr="009A1FDF">
        <w:rPr>
          <w:rFonts w:hint="cs"/>
          <w:rtl/>
        </w:rPr>
        <w:t>שיאמר:</w:t>
      </w:r>
      <w:r w:rsidRPr="009A1FDF">
        <w:rPr>
          <w:rtl/>
        </w:rPr>
        <w:t xml:space="preserve"> </w:t>
      </w:r>
    </w:p>
    <w:p w14:paraId="2706EFBC" w14:textId="77777777" w:rsidR="00D661D8" w:rsidRPr="007435EB" w:rsidRDefault="00D661D8" w:rsidP="00D661D8">
      <w:pPr>
        <w:rPr>
          <w:rtl/>
        </w:rPr>
      </w:pPr>
      <w:r w:rsidRPr="007435EB">
        <w:rPr>
          <w:rtl/>
        </w:rPr>
        <w:t xml:space="preserve">לול שפן אניגרון אנירדפין, בין </w:t>
      </w:r>
      <w:r w:rsidRPr="007435EB">
        <w:rPr>
          <w:rFonts w:hint="cs"/>
          <w:rtl/>
        </w:rPr>
        <w:t>הכוכבים אני יושב בין אנשים שמנים ורזים אני מהלך,</w:t>
      </w:r>
    </w:p>
    <w:p w14:paraId="5027BE03" w14:textId="77777777" w:rsidR="00D661D8" w:rsidRPr="009A1FDF" w:rsidRDefault="00D661D8" w:rsidP="00D661D8">
      <w:pPr>
        <w:pStyle w:val="36"/>
        <w:framePr w:wrap="notBeside"/>
        <w:rPr>
          <w:rtl/>
        </w:rPr>
      </w:pPr>
      <w:r w:rsidRPr="009A1FDF">
        <w:rPr>
          <w:rtl/>
        </w:rPr>
        <w:t xml:space="preserve">ואי לא, </w:t>
      </w:r>
    </w:p>
    <w:p w14:paraId="1FB15434" w14:textId="77777777" w:rsidR="00D661D8" w:rsidRPr="007435EB" w:rsidRDefault="00D661D8" w:rsidP="00D661D8">
      <w:pPr>
        <w:rPr>
          <w:rtl/>
        </w:rPr>
      </w:pPr>
      <w:r w:rsidRPr="007435EB">
        <w:rPr>
          <w:rtl/>
        </w:rPr>
        <w:t xml:space="preserve">אי </w:t>
      </w:r>
      <w:r w:rsidRPr="007435EB">
        <w:rPr>
          <w:rFonts w:hint="cs"/>
          <w:rtl/>
        </w:rPr>
        <w:t>יש עמו אדם</w:t>
      </w:r>
      <w:r w:rsidRPr="007435EB">
        <w:rPr>
          <w:rtl/>
        </w:rPr>
        <w:t xml:space="preserve"> </w:t>
      </w:r>
      <w:r w:rsidRPr="007435EB">
        <w:rPr>
          <w:rFonts w:hint="cs"/>
          <w:rtl/>
        </w:rPr>
        <w:t>יעירו ויאמר לו פלוני בן פלונית צמא למים ואח</w:t>
      </w:r>
      <w:r w:rsidRPr="007435EB">
        <w:rPr>
          <w:rtl/>
        </w:rPr>
        <w:t>"</w:t>
      </w:r>
      <w:r w:rsidRPr="007435EB">
        <w:rPr>
          <w:rFonts w:hint="cs"/>
          <w:rtl/>
        </w:rPr>
        <w:t>כ ישתה</w:t>
      </w:r>
    </w:p>
    <w:p w14:paraId="70F823EE" w14:textId="77777777" w:rsidR="00D661D8" w:rsidRPr="009A1FDF" w:rsidRDefault="00D661D8" w:rsidP="00D661D8">
      <w:pPr>
        <w:pStyle w:val="36"/>
        <w:framePr w:wrap="notBeside"/>
        <w:rPr>
          <w:rtl/>
        </w:rPr>
      </w:pPr>
      <w:r w:rsidRPr="009A1FDF">
        <w:rPr>
          <w:rtl/>
        </w:rPr>
        <w:t xml:space="preserve">ואי לא </w:t>
      </w:r>
    </w:p>
    <w:p w14:paraId="7A8767E1" w14:textId="77777777" w:rsidR="00D661D8" w:rsidRDefault="00D661D8" w:rsidP="00D661D8">
      <w:pPr>
        <w:rPr>
          <w:rtl/>
        </w:rPr>
      </w:pPr>
      <w:r w:rsidRPr="007435EB">
        <w:rPr>
          <w:rFonts w:hint="cs"/>
          <w:rtl/>
        </w:rPr>
        <w:t>יקשקש וירעיש על מכסה החבית ואח</w:t>
      </w:r>
      <w:r w:rsidRPr="007435EB">
        <w:rPr>
          <w:rtl/>
        </w:rPr>
        <w:t>"</w:t>
      </w:r>
      <w:r w:rsidRPr="007435EB">
        <w:rPr>
          <w:rFonts w:hint="cs"/>
          <w:rtl/>
        </w:rPr>
        <w:t>כ ישתה</w:t>
      </w:r>
      <w:r w:rsidRPr="007435EB">
        <w:rPr>
          <w:rtl/>
        </w:rPr>
        <w:t>.</w:t>
      </w:r>
      <w:r w:rsidRPr="007435EB">
        <w:rPr>
          <w:rFonts w:hint="cs"/>
          <w:rtl/>
        </w:rPr>
        <w:t xml:space="preserve"> </w:t>
      </w:r>
    </w:p>
    <w:p w14:paraId="37A91DD9" w14:textId="77777777" w:rsidR="00D661D8" w:rsidRPr="009A1FDF" w:rsidRDefault="00D661D8" w:rsidP="00D661D8">
      <w:pPr>
        <w:pStyle w:val="36"/>
        <w:framePr w:wrap="notBeside"/>
        <w:rPr>
          <w:rtl/>
        </w:rPr>
      </w:pPr>
      <w:r w:rsidRPr="009A1FDF">
        <w:rPr>
          <w:rtl/>
        </w:rPr>
        <w:t xml:space="preserve">ואי לא </w:t>
      </w:r>
    </w:p>
    <w:p w14:paraId="6DEAD217" w14:textId="77777777" w:rsidR="00D661D8" w:rsidRPr="007435EB" w:rsidRDefault="00D661D8" w:rsidP="00D661D8">
      <w:pPr>
        <w:rPr>
          <w:rtl/>
        </w:rPr>
      </w:pPr>
      <w:r w:rsidRPr="007435EB">
        <w:rPr>
          <w:rFonts w:hint="cs"/>
          <w:rtl/>
        </w:rPr>
        <w:t>יזרוק בה דבר ואח</w:t>
      </w:r>
      <w:r w:rsidRPr="007435EB">
        <w:rPr>
          <w:rtl/>
        </w:rPr>
        <w:t>"</w:t>
      </w:r>
      <w:r w:rsidRPr="007435EB">
        <w:rPr>
          <w:rFonts w:hint="cs"/>
          <w:rtl/>
        </w:rPr>
        <w:t>כ ישתה</w:t>
      </w:r>
      <w:r w:rsidRPr="007435EB">
        <w:rPr>
          <w:rtl/>
        </w:rPr>
        <w:t>.</w:t>
      </w:r>
    </w:p>
    <w:p w14:paraId="648AA866" w14:textId="77777777" w:rsidR="00D661D8" w:rsidRPr="007435EB" w:rsidRDefault="00D661D8" w:rsidP="00D661D8">
      <w:pPr>
        <w:pStyle w:val="affd"/>
        <w:rPr>
          <w:bCs/>
          <w:rtl/>
        </w:rPr>
      </w:pPr>
      <w:r>
        <w:rPr>
          <w:rFonts w:hint="cs"/>
          <w:rtl/>
        </w:rPr>
        <w:t>***</w:t>
      </w:r>
    </w:p>
    <w:p w14:paraId="366B4E8F" w14:textId="77777777" w:rsidR="00D661D8" w:rsidRPr="009A1FDF" w:rsidRDefault="00D661D8" w:rsidP="00D661D8">
      <w:pPr>
        <w:pStyle w:val="36"/>
        <w:framePr w:wrap="notBeside"/>
        <w:rPr>
          <w:rtl/>
        </w:rPr>
      </w:pPr>
      <w:r w:rsidRPr="009A1FDF">
        <w:rPr>
          <w:rFonts w:hint="cs"/>
          <w:rtl/>
        </w:rPr>
        <w:t xml:space="preserve">• </w:t>
      </w:r>
      <w:r w:rsidRPr="009A1FDF">
        <w:rPr>
          <w:rtl/>
        </w:rPr>
        <w:t xml:space="preserve">ת"ר </w:t>
      </w:r>
    </w:p>
    <w:p w14:paraId="4DB1A74E" w14:textId="77777777" w:rsidR="00D661D8" w:rsidRPr="007435EB" w:rsidRDefault="00D661D8" w:rsidP="00D661D8">
      <w:pPr>
        <w:spacing w:before="4"/>
        <w:rPr>
          <w:rFonts w:ascii="Fb Fontext" w:hAnsi="Fb Fontext"/>
          <w:rtl/>
        </w:rPr>
      </w:pPr>
      <w:r w:rsidRPr="007435EB">
        <w:rPr>
          <w:rFonts w:ascii="Fb Fontext" w:hAnsi="Fb Fontext"/>
          <w:rtl/>
        </w:rPr>
        <w:t>לא ישתה אדם מים לא מן הנהרות ולא מן האגמים בלילה ואם שתה דמו בראשו, מפני הסכנה</w:t>
      </w:r>
      <w:r w:rsidRPr="007435EB">
        <w:rPr>
          <w:rFonts w:ascii="Fb Fontext" w:hAnsi="Fb Fontext" w:hint="cs"/>
          <w:rtl/>
        </w:rPr>
        <w:t>-</w:t>
      </w:r>
      <w:r w:rsidRPr="007435EB">
        <w:rPr>
          <w:rFonts w:ascii="Fb Fontext" w:hAnsi="Fb Fontext"/>
          <w:rtl/>
        </w:rPr>
        <w:t>שברירי,</w:t>
      </w:r>
    </w:p>
    <w:p w14:paraId="336C2FA2" w14:textId="77777777" w:rsidR="00D661D8" w:rsidRPr="009A1FDF" w:rsidRDefault="00D661D8" w:rsidP="00D661D8">
      <w:pPr>
        <w:pStyle w:val="36"/>
        <w:framePr w:wrap="notBeside"/>
        <w:rPr>
          <w:rtl/>
        </w:rPr>
      </w:pPr>
      <w:r w:rsidRPr="009A1FDF">
        <w:rPr>
          <w:rtl/>
        </w:rPr>
        <w:t xml:space="preserve">ואי </w:t>
      </w:r>
      <w:r w:rsidRPr="009A1FDF">
        <w:rPr>
          <w:rFonts w:hint="cs"/>
          <w:rtl/>
        </w:rPr>
        <w:t xml:space="preserve">צמא </w:t>
      </w:r>
    </w:p>
    <w:p w14:paraId="586C1A97" w14:textId="77777777" w:rsidR="00D661D8" w:rsidRPr="007435EB" w:rsidRDefault="00D661D8" w:rsidP="00D661D8">
      <w:pPr>
        <w:rPr>
          <w:rtl/>
        </w:rPr>
      </w:pPr>
      <w:r w:rsidRPr="007435EB">
        <w:rPr>
          <w:rFonts w:hint="cs"/>
          <w:rtl/>
        </w:rPr>
        <w:t>אי יש איש עמו יאמר לו</w:t>
      </w:r>
      <w:r w:rsidRPr="007435EB">
        <w:rPr>
          <w:rtl/>
        </w:rPr>
        <w:t xml:space="preserve"> פלניא בר פלנתא, </w:t>
      </w:r>
      <w:r>
        <w:rPr>
          <w:rFonts w:hint="cs"/>
          <w:rtl/>
        </w:rPr>
        <w:t>צמא למים</w:t>
      </w:r>
      <w:r w:rsidRPr="007435EB">
        <w:rPr>
          <w:rtl/>
        </w:rPr>
        <w:t>.</w:t>
      </w:r>
    </w:p>
    <w:p w14:paraId="4644EA4C" w14:textId="77777777" w:rsidR="00D661D8" w:rsidRPr="009A1FDF" w:rsidRDefault="00D661D8" w:rsidP="00D661D8">
      <w:pPr>
        <w:pStyle w:val="36"/>
        <w:framePr w:wrap="notBeside"/>
        <w:rPr>
          <w:rtl/>
        </w:rPr>
      </w:pPr>
      <w:r w:rsidRPr="009A1FDF">
        <w:rPr>
          <w:rtl/>
        </w:rPr>
        <w:t xml:space="preserve">ואי לא </w:t>
      </w:r>
    </w:p>
    <w:p w14:paraId="5CDD3E79" w14:textId="77777777" w:rsidR="00D661D8" w:rsidRPr="007435EB" w:rsidRDefault="00D661D8" w:rsidP="00D661D8">
      <w:pPr>
        <w:rPr>
          <w:rtl/>
        </w:rPr>
      </w:pPr>
      <w:r w:rsidRPr="007435EB">
        <w:rPr>
          <w:rFonts w:hint="cs"/>
          <w:rtl/>
        </w:rPr>
        <w:t>יאמר לעצמו</w:t>
      </w:r>
      <w:r w:rsidRPr="007435EB">
        <w:rPr>
          <w:rtl/>
        </w:rPr>
        <w:t>: פלני, אמרה לי אימי איזדהר משברירי שברירי ברירי רירי ירי רי, צחינא מיא בכסי חיורי.</w:t>
      </w:r>
    </w:p>
    <w:p w14:paraId="2EB29222" w14:textId="77777777" w:rsidR="00D661D8" w:rsidRPr="007435EB" w:rsidRDefault="00D661D8" w:rsidP="00D661D8">
      <w:pPr>
        <w:rPr>
          <w:rStyle w:val="afffe"/>
          <w:b/>
          <w:sz w:val="20"/>
          <w:rtl/>
        </w:rPr>
      </w:pPr>
    </w:p>
    <w:p w14:paraId="139CE497" w14:textId="77777777" w:rsidR="00D661D8" w:rsidRPr="005C3FF1" w:rsidRDefault="00D661D8" w:rsidP="00D661D8">
      <w:pPr>
        <w:rPr>
          <w:rStyle w:val="afffa"/>
          <w:rtl/>
        </w:rPr>
      </w:pPr>
      <w:r w:rsidRPr="007435EB">
        <w:rPr>
          <w:rStyle w:val="afffe"/>
          <w:b/>
          <w:sz w:val="20"/>
          <w:rtl/>
        </w:rPr>
        <w:t>ו</w:t>
      </w:r>
      <w:r>
        <w:rPr>
          <w:rStyle w:val="afffe"/>
          <w:b/>
          <w:sz w:val="20"/>
          <w:rtl/>
        </w:rPr>
        <w:t>אף</w:t>
      </w:r>
      <w:r w:rsidRPr="007435EB">
        <w:rPr>
          <w:rStyle w:val="afffe"/>
          <w:b/>
          <w:sz w:val="20"/>
          <w:rtl/>
        </w:rPr>
        <w:t xml:space="preserve"> מן התמחוי וכו'</w:t>
      </w:r>
      <w:r w:rsidRPr="007435EB">
        <w:rPr>
          <w:rFonts w:cs="Guttman Vilna"/>
          <w:b/>
          <w:bCs/>
          <w:rtl/>
        </w:rPr>
        <w:t>.</w:t>
      </w:r>
    </w:p>
    <w:p w14:paraId="04FA3E37" w14:textId="77777777" w:rsidR="00D661D8" w:rsidRPr="009A1FDF" w:rsidRDefault="00D661D8" w:rsidP="00D661D8">
      <w:pPr>
        <w:pStyle w:val="36"/>
        <w:framePr w:wrap="notBeside"/>
        <w:rPr>
          <w:rtl/>
        </w:rPr>
      </w:pPr>
      <w:r w:rsidRPr="009A1FDF">
        <w:rPr>
          <w:rFonts w:hint="cs"/>
          <w:rtl/>
        </w:rPr>
        <w:t>וקמ</w:t>
      </w:r>
      <w:r w:rsidRPr="009A1FDF">
        <w:rPr>
          <w:rtl/>
        </w:rPr>
        <w:t>"</w:t>
      </w:r>
      <w:r w:rsidRPr="009A1FDF">
        <w:rPr>
          <w:rFonts w:hint="cs"/>
          <w:rtl/>
        </w:rPr>
        <w:t xml:space="preserve">ל </w:t>
      </w:r>
    </w:p>
    <w:p w14:paraId="0F3170CA" w14:textId="77777777" w:rsidR="00D661D8" w:rsidRPr="007435EB" w:rsidRDefault="00D661D8" w:rsidP="00D661D8">
      <w:pPr>
        <w:rPr>
          <w:rtl/>
        </w:rPr>
      </w:pPr>
      <w:r>
        <w:rPr>
          <w:rFonts w:hint="cs"/>
          <w:rtl/>
        </w:rPr>
        <w:t>אף</w:t>
      </w:r>
      <w:r>
        <w:rPr>
          <w:rFonts w:hint="cs"/>
          <w:rtl/>
        </w:rPr>
        <w:t xml:space="preserve"> </w:t>
      </w:r>
      <w:r>
        <w:rPr>
          <w:rStyle w:val="affffd"/>
          <w:rFonts w:hint="cs"/>
          <w:rtl/>
          <w:rPrChange w:id="11416" w:author="מנוע אמוראים" w:date="2026-10-05T16:42:03Z">
            <w:rPr>
              <w:rFonts w:hint="cs"/>
              <w:rtl/>
            </w:rPr>
          </w:rPrChange>
        </w:rPr>
        <w:t xml:space="preserve">לר</w:t>
      </w:r>
      <w:r>
        <w:rPr>
          <w:rStyle w:val="affffd"/>
          <w:rtl/>
          <w:rPrChange w:id="11417" w:author="מנוע אמוראים" w:date="2026-10-05T16:42:03Z">
            <w:rPr>
              <w:rtl/>
            </w:rPr>
          </w:rPrChange>
        </w:rPr>
        <w:t xml:space="preserve">"</w:t>
      </w:r>
      <w:r>
        <w:rPr>
          <w:rStyle w:val="affffd"/>
          <w:rFonts w:hint="cs"/>
          <w:rtl/>
          <w:rPrChange w:id="11418" w:author="מנוע אמוראים" w:date="2026-10-05T16:42:03Z">
            <w:rPr>
              <w:rFonts w:hint="cs"/>
              <w:rtl/>
            </w:rPr>
          </w:rPrChange>
        </w:rPr>
        <w:t xml:space="preserve">ע</w:t>
      </w:r>
      <w:r>
        <w:rPr>
          <w:rFonts w:hint="cs"/>
          <w:rtl/>
        </w:rPr>
        <w:t xml:space="preserve"> דעשה </w:t>
      </w:r>
      <w:r w:rsidRPr="007435EB">
        <w:rPr>
          <w:rtl/>
        </w:rPr>
        <w:t xml:space="preserve">שבתך חול ואל תצטרך לבריות - </w:t>
      </w:r>
      <w:r>
        <w:rPr>
          <w:rtl/>
        </w:rPr>
        <w:t>כאן</w:t>
      </w:r>
      <w:r w:rsidRPr="007435EB">
        <w:rPr>
          <w:rtl/>
        </w:rPr>
        <w:t xml:space="preserve"> </w:t>
      </w:r>
      <w:r>
        <w:rPr>
          <w:rFonts w:hint="cs"/>
          <w:rtl/>
        </w:rPr>
        <w:t xml:space="preserve">מודה </w:t>
      </w:r>
      <w:r w:rsidRPr="007435EB">
        <w:rPr>
          <w:rtl/>
        </w:rPr>
        <w:t>משום פרסומי ניסא.</w:t>
      </w:r>
    </w:p>
    <w:p w14:paraId="76C0C0AF" w14:textId="77777777" w:rsidR="00D661D8" w:rsidRPr="009A1FDF" w:rsidRDefault="00D661D8" w:rsidP="00D661D8">
      <w:pPr>
        <w:pStyle w:val="36"/>
        <w:framePr w:wrap="notBeside"/>
        <w:rPr>
          <w:rtl/>
        </w:rPr>
      </w:pPr>
      <w:r w:rsidRPr="009A1FDF">
        <w:rPr>
          <w:rtl/>
        </w:rPr>
        <w:t xml:space="preserve">תנא דבי אליהו: </w:t>
      </w:r>
    </w:p>
    <w:p w14:paraId="5BACE877" w14:textId="77777777" w:rsidR="00D661D8" w:rsidRDefault="00D661D8" w:rsidP="00D661D8">
      <w:pPr>
        <w:rPr>
          <w:rFonts w:ascii="Fb Fontext" w:hAnsi="Fb Fontext"/>
          <w:rtl/>
        </w:rPr>
      </w:pPr>
      <w:r>
        <w:rPr>
          <w:rFonts w:ascii="Fb Fontext" w:hAnsi="Fb Fontext"/>
          <w:rtl/>
        </w:rPr>
        <w:t>אף</w:t>
      </w:r>
      <w:r w:rsidRPr="007435EB">
        <w:rPr>
          <w:rFonts w:ascii="Fb Fontext" w:hAnsi="Fb Fontext" w:hint="cs"/>
          <w:rtl/>
        </w:rPr>
        <w:t xml:space="preserve"> </w:t>
      </w:r>
      <w:r w:rsidRPr="007435EB">
        <w:rPr>
          <w:rFonts w:ascii="Fb Fontext" w:hAnsi="Fb Fontext"/>
          <w:rtl/>
        </w:rPr>
        <w:t xml:space="preserve">שאמר רבי עקיבא עשה שבתך חול ואל תצטרך לבריות, אבל עושה הוא דבר מועט בתוך ביתו. </w:t>
      </w:r>
      <w:r>
        <w:rPr>
          <w:rStyle w:val="affffd"/>
          <w:rFonts w:hint="cs"/>
          <w:rtl/>
        </w:rPr>
        <w:t>-</w:t>
      </w:r>
      <w:r w:rsidRPr="009A1FDF">
        <w:rPr>
          <w:rStyle w:val="affffd"/>
          <w:rtl/>
        </w:rPr>
        <w:t>ר"פ</w:t>
      </w:r>
      <w:r w:rsidRPr="007435EB">
        <w:rPr>
          <w:rFonts w:ascii="Fb Fontext" w:hAnsi="Fb Fontext"/>
          <w:rtl/>
        </w:rPr>
        <w:t xml:space="preserve"> כסא דהרסנא. </w:t>
      </w:r>
    </w:p>
    <w:p w14:paraId="135F16D8" w14:textId="77777777" w:rsidR="00D661D8" w:rsidRPr="009A1FDF" w:rsidRDefault="00D661D8" w:rsidP="00D661D8">
      <w:pPr>
        <w:pStyle w:val="36"/>
        <w:framePr w:wrap="notBeside"/>
        <w:rPr>
          <w:rtl/>
        </w:rPr>
      </w:pPr>
      <w:r w:rsidRPr="009A1FDF">
        <w:rPr>
          <w:rtl/>
        </w:rPr>
        <w:t xml:space="preserve">כדתנן, ריב"ת </w:t>
      </w:r>
    </w:p>
    <w:p w14:paraId="41FC0860" w14:textId="77777777" w:rsidR="00D661D8" w:rsidRPr="007435EB" w:rsidRDefault="00D661D8" w:rsidP="00D661D8">
      <w:pPr>
        <w:rPr>
          <w:rtl/>
        </w:rPr>
      </w:pPr>
      <w:r w:rsidRPr="007435EB">
        <w:rPr>
          <w:rFonts w:ascii="Fb Fontext" w:hAnsi="Fb Fontext"/>
          <w:rtl/>
        </w:rPr>
        <w:t>הוי עז כנמר וקל כנשר רץ כצבי וגבור כארי לעשות רצון אביך שבשמים.</w:t>
      </w:r>
    </w:p>
    <w:p w14:paraId="7CDA35A5" w14:textId="77777777" w:rsidR="00D661D8" w:rsidRPr="009A1FDF" w:rsidRDefault="00D661D8" w:rsidP="00D661D8">
      <w:pPr>
        <w:pStyle w:val="36"/>
        <w:framePr w:wrap="notBeside"/>
        <w:rPr>
          <w:rtl/>
        </w:rPr>
      </w:pPr>
      <w:r w:rsidRPr="009A1FDF">
        <w:rPr>
          <w:rtl/>
        </w:rPr>
        <w:t xml:space="preserve">ת"ר </w:t>
      </w:r>
    </w:p>
    <w:p w14:paraId="5A48F4EC" w14:textId="77777777" w:rsidR="00D661D8" w:rsidRPr="007435EB" w:rsidRDefault="00D661D8" w:rsidP="00D661D8">
      <w:pPr>
        <w:spacing w:before="4"/>
        <w:rPr>
          <w:rtl/>
        </w:rPr>
      </w:pPr>
      <w:r w:rsidRPr="007435EB">
        <w:rPr>
          <w:rtl/>
        </w:rPr>
        <w:t>שבעה דברים צוה רבי עקיבא את רבי יהושע בנו:</w:t>
      </w:r>
    </w:p>
    <w:p w14:paraId="3BE8F6D9" w14:textId="77777777" w:rsidR="00D661D8" w:rsidRPr="007435EB" w:rsidRDefault="00D661D8" w:rsidP="00D661D8">
      <w:pPr>
        <w:rPr>
          <w:rtl/>
        </w:rPr>
      </w:pPr>
      <w:r w:rsidRPr="007435EB">
        <w:rPr>
          <w:rFonts w:hint="cs"/>
          <w:rtl/>
        </w:rPr>
        <w:t xml:space="preserve">בני- </w:t>
      </w:r>
      <w:r w:rsidRPr="007435EB">
        <w:rPr>
          <w:rtl/>
        </w:rPr>
        <w:t>אל תשב בגובהה של עיר ותשנה.</w:t>
      </w:r>
    </w:p>
    <w:p w14:paraId="7352B8FF" w14:textId="77777777" w:rsidR="00D661D8" w:rsidRPr="007435EB" w:rsidRDefault="00D661D8" w:rsidP="00D661D8">
      <w:pPr>
        <w:rPr>
          <w:rtl/>
        </w:rPr>
      </w:pPr>
      <w:r w:rsidRPr="007435EB">
        <w:rPr>
          <w:rtl/>
        </w:rPr>
        <w:t>ואל תדור בעיר שראשיה תלמידי חכמים.</w:t>
      </w:r>
    </w:p>
    <w:p w14:paraId="47900A7E" w14:textId="77777777" w:rsidR="00D661D8" w:rsidRPr="007435EB" w:rsidRDefault="00D661D8" w:rsidP="00D661D8">
      <w:pPr>
        <w:rPr>
          <w:rtl/>
        </w:rPr>
      </w:pPr>
      <w:r w:rsidRPr="007435EB">
        <w:rPr>
          <w:rtl/>
        </w:rPr>
        <w:t xml:space="preserve">ואל תכנס לביתך פתאום, </w:t>
      </w:r>
      <w:r>
        <w:rPr>
          <w:rFonts w:hint="cs"/>
          <w:rtl/>
        </w:rPr>
        <w:t xml:space="preserve">וכ''ש </w:t>
      </w:r>
      <w:r w:rsidRPr="007435EB">
        <w:rPr>
          <w:rtl/>
        </w:rPr>
        <w:t>לבית חבירך.</w:t>
      </w:r>
    </w:p>
    <w:p w14:paraId="7BEF675A" w14:textId="77777777" w:rsidR="00D661D8" w:rsidRPr="007435EB" w:rsidRDefault="00D661D8" w:rsidP="00D661D8">
      <w:pPr>
        <w:rPr>
          <w:rtl/>
        </w:rPr>
      </w:pPr>
      <w:r w:rsidRPr="007435EB">
        <w:rPr>
          <w:rtl/>
        </w:rPr>
        <w:t>ואל תמנע מנעלים מרגליך.</w:t>
      </w:r>
    </w:p>
    <w:p w14:paraId="2A5CD0E5" w14:textId="77777777" w:rsidR="00D661D8" w:rsidRPr="007435EB" w:rsidRDefault="00D661D8" w:rsidP="00D661D8">
      <w:pPr>
        <w:rPr>
          <w:rtl/>
        </w:rPr>
      </w:pPr>
      <w:r w:rsidRPr="007435EB">
        <w:rPr>
          <w:rtl/>
        </w:rPr>
        <w:t>השכם ואכול, בקיץ מפני החמה ובחורף מפני הצינה.</w:t>
      </w:r>
    </w:p>
    <w:p w14:paraId="45C6BBEE" w14:textId="77777777" w:rsidR="00D661D8" w:rsidRPr="007435EB" w:rsidRDefault="00D661D8" w:rsidP="00D661D8">
      <w:pPr>
        <w:rPr>
          <w:rtl/>
        </w:rPr>
      </w:pPr>
      <w:r w:rsidRPr="007435EB">
        <w:rPr>
          <w:rtl/>
        </w:rPr>
        <w:t>ועשה שבתך חול ואל תצטרך לבריות.</w:t>
      </w:r>
    </w:p>
    <w:p w14:paraId="74247206" w14:textId="77777777" w:rsidR="00D661D8" w:rsidRPr="007435EB" w:rsidRDefault="00D661D8" w:rsidP="00D661D8">
      <w:pPr>
        <w:rPr>
          <w:rtl/>
        </w:rPr>
      </w:pPr>
      <w:r w:rsidRPr="007435EB">
        <w:rPr>
          <w:rtl/>
        </w:rPr>
        <w:t>והוי משתדל עם אדם שהשעה משחקת לו.</w:t>
      </w:r>
    </w:p>
    <w:p w14:paraId="353744D8" w14:textId="77777777" w:rsidR="00D661D8" w:rsidRPr="009A1FDF" w:rsidRDefault="00D661D8" w:rsidP="00D661D8">
      <w:pPr>
        <w:pStyle w:val="36"/>
        <w:framePr w:wrap="notBeside"/>
        <w:rPr>
          <w:rtl/>
        </w:rPr>
      </w:pPr>
      <w:r w:rsidRPr="009A1FDF">
        <w:rPr>
          <w:rtl/>
        </w:rPr>
        <w:t xml:space="preserve">ר"פ: </w:t>
      </w:r>
    </w:p>
    <w:p w14:paraId="2458E544" w14:textId="77777777" w:rsidR="00D661D8" w:rsidRPr="007435EB" w:rsidRDefault="00D661D8" w:rsidP="00D661D8">
      <w:pPr>
        <w:rPr>
          <w:rtl/>
        </w:rPr>
      </w:pPr>
      <w:r w:rsidRPr="007435EB">
        <w:rPr>
          <w:rFonts w:hint="cs"/>
          <w:rtl/>
        </w:rPr>
        <w:t>לא לקנות ממנו ולא למכור לו</w:t>
      </w:r>
      <w:r w:rsidRPr="007435EB">
        <w:rPr>
          <w:rtl/>
        </w:rPr>
        <w:t>, אלא ל</w:t>
      </w:r>
      <w:r w:rsidRPr="007435EB">
        <w:rPr>
          <w:rFonts w:hint="cs"/>
          <w:rtl/>
        </w:rPr>
        <w:t>עשות עמו שותפות</w:t>
      </w:r>
      <w:r w:rsidRPr="007435EB">
        <w:rPr>
          <w:rtl/>
        </w:rPr>
        <w:t>.</w:t>
      </w:r>
    </w:p>
    <w:p w14:paraId="01603088" w14:textId="77777777" w:rsidR="00D661D8" w:rsidRPr="009A1FDF" w:rsidRDefault="00D661D8" w:rsidP="00D661D8">
      <w:pPr>
        <w:pStyle w:val="36"/>
        <w:framePr w:wrap="notBeside"/>
        <w:rPr>
          <w:rtl/>
        </w:rPr>
      </w:pPr>
      <w:r w:rsidRPr="009A1FDF">
        <w:rPr>
          <w:rtl/>
        </w:rPr>
        <w:t>והשתא דארשב"י:</w:t>
      </w:r>
    </w:p>
    <w:p w14:paraId="6232882D" w14:textId="77777777" w:rsidR="00D661D8" w:rsidRPr="009A1FDF" w:rsidRDefault="00D661D8" w:rsidP="00D661D8">
      <w:pPr>
        <w:rPr>
          <w:rtl/>
        </w:rPr>
      </w:pPr>
      <w:r w:rsidRPr="009A1FDF">
        <w:rPr>
          <w:rtl/>
        </w:rPr>
        <w:t xml:space="preserve"> 'מעשה ידיו ברכת כל הנוטל פרוטה מאיוב מתברך, אף ל</w:t>
      </w:r>
      <w:r w:rsidRPr="009A1FDF">
        <w:rPr>
          <w:rFonts w:hint="cs"/>
          <w:rtl/>
        </w:rPr>
        <w:t>קנות ממנו ולמכור לו - שפיר</w:t>
      </w:r>
      <w:r w:rsidRPr="009A1FDF">
        <w:rPr>
          <w:rtl/>
        </w:rPr>
        <w:t>.</w:t>
      </w:r>
    </w:p>
    <w:p w14:paraId="479F1E16" w14:textId="77777777" w:rsidR="00D661D8" w:rsidRPr="007435EB" w:rsidRDefault="00D661D8" w:rsidP="00D661D8">
      <w:pPr>
        <w:pStyle w:val="affd"/>
        <w:rPr>
          <w:rtl/>
        </w:rPr>
      </w:pPr>
      <w:r w:rsidRPr="007435EB">
        <w:rPr>
          <w:rFonts w:hint="cs"/>
          <w:rtl/>
        </w:rPr>
        <w:t>׻</w:t>
      </w:r>
    </w:p>
    <w:p w14:paraId="3E51FAF9" w14:textId="77777777" w:rsidR="00D661D8" w:rsidRPr="009A1FDF" w:rsidRDefault="00D661D8" w:rsidP="00D661D8">
      <w:pPr>
        <w:pStyle w:val="36"/>
        <w:framePr w:wrap="notBeside"/>
        <w:rPr>
          <w:rtl/>
        </w:rPr>
      </w:pPr>
      <w:r w:rsidRPr="009A1FDF">
        <w:rPr>
          <w:rFonts w:hint="cs"/>
          <w:rtl/>
        </w:rPr>
        <w:t xml:space="preserve">• </w:t>
      </w:r>
    </w:p>
    <w:p w14:paraId="6A15F926" w14:textId="77777777" w:rsidR="00D661D8" w:rsidRPr="007435EB" w:rsidRDefault="00D661D8" w:rsidP="00D661D8">
      <w:pPr>
        <w:spacing w:before="4"/>
        <w:rPr>
          <w:rtl/>
        </w:rPr>
      </w:pPr>
      <w:r>
        <w:rPr>
          <w:rtl/>
        </w:rPr>
        <w:t xml:space="preserve">חמשה דברים צוה </w:t>
      </w:r>
      <w:r>
        <w:rPr>
          <w:rStyle w:val="affffd"/>
          <w:rtl/>
          <w:rPrChange w:id="11419" w:author="מנוע אמוראים" w:date="2026-10-05T16:42:03Z">
            <w:rPr>
              <w:rtl/>
            </w:rPr>
          </w:rPrChange>
        </w:rPr>
        <w:t xml:space="preserve">ר"ע</w:t>
      </w:r>
      <w:r>
        <w:rPr>
          <w:rtl/>
        </w:rPr>
        <w:t xml:space="preserve"> את </w:t>
      </w:r>
      <w:r>
        <w:rPr>
          <w:rStyle w:val="affffd"/>
          <w:rtl/>
          <w:rPrChange w:id="11420" w:author="מנוע אמוראים" w:date="2026-10-05T16:42:03Z">
            <w:rPr>
              <w:rtl/>
            </w:rPr>
          </w:rPrChange>
        </w:rPr>
        <w:t xml:space="preserve">רשב"י</w:t>
      </w:r>
      <w:r>
        <w:rPr>
          <w:rtl/>
        </w:rPr>
        <w:t xml:space="preserve"> כשהיה חבוש בבית האסורין. </w:t>
      </w:r>
    </w:p>
    <w:p w14:paraId="680406B6" w14:textId="77777777" w:rsidR="00D661D8" w:rsidRPr="009A1FDF" w:rsidRDefault="00D661D8" w:rsidP="00D661D8">
      <w:pPr>
        <w:pStyle w:val="36"/>
        <w:framePr w:wrap="notBeside"/>
        <w:rPr>
          <w:rtl/>
        </w:rPr>
      </w:pPr>
      <w:r w:rsidRPr="009A1FDF">
        <w:rPr>
          <w:rtl/>
        </w:rPr>
        <w:t xml:space="preserve">א"ל: </w:t>
      </w:r>
    </w:p>
    <w:p w14:paraId="7D826122" w14:textId="77777777" w:rsidR="00D661D8" w:rsidRPr="007435EB" w:rsidRDefault="00D661D8" w:rsidP="00D661D8">
      <w:pPr>
        <w:rPr>
          <w:rtl/>
        </w:rPr>
      </w:pPr>
      <w:r w:rsidRPr="007435EB">
        <w:rPr>
          <w:rtl/>
        </w:rPr>
        <w:t xml:space="preserve">רבי, למדני תורה. </w:t>
      </w:r>
      <w:r w:rsidRPr="009A1FDF">
        <w:rPr>
          <w:rStyle w:val="affffd"/>
          <w:rtl/>
        </w:rPr>
        <w:t>אמר:</w:t>
      </w:r>
      <w:r w:rsidRPr="007435EB">
        <w:rPr>
          <w:rtl/>
        </w:rPr>
        <w:t xml:space="preserve"> איני מלמדך</w:t>
      </w:r>
    </w:p>
    <w:p w14:paraId="0DD56092" w14:textId="77777777" w:rsidR="00D661D8" w:rsidRPr="009A1FDF" w:rsidRDefault="00D661D8" w:rsidP="00D661D8">
      <w:pPr>
        <w:pStyle w:val="36"/>
        <w:framePr w:wrap="notBeside"/>
        <w:rPr>
          <w:rtl/>
        </w:rPr>
      </w:pPr>
      <w:r w:rsidRPr="009A1FDF">
        <w:rPr>
          <w:rtl/>
        </w:rPr>
        <w:t xml:space="preserve">א"ל: </w:t>
      </w:r>
    </w:p>
    <w:p w14:paraId="4DE68765" w14:textId="77777777" w:rsidR="00D661D8" w:rsidRPr="007435EB" w:rsidRDefault="00D661D8" w:rsidP="00D661D8">
      <w:pPr>
        <w:rPr>
          <w:rtl/>
        </w:rPr>
      </w:pPr>
      <w:r w:rsidRPr="007435EB">
        <w:rPr>
          <w:rtl/>
        </w:rPr>
        <w:t>אם אין אתה מלמדני - אני אומר ליוחי אבא ומוסרך למלכות.</w:t>
      </w:r>
    </w:p>
    <w:p w14:paraId="1FE51D0A" w14:textId="77777777" w:rsidR="00D661D8" w:rsidRPr="009A1FDF" w:rsidRDefault="00D661D8" w:rsidP="00D661D8">
      <w:pPr>
        <w:pStyle w:val="36"/>
        <w:framePr w:wrap="notBeside"/>
        <w:rPr>
          <w:rtl/>
        </w:rPr>
      </w:pPr>
      <w:r w:rsidRPr="009A1FDF">
        <w:rPr>
          <w:rtl/>
        </w:rPr>
        <w:t xml:space="preserve">א"ל: </w:t>
      </w:r>
    </w:p>
    <w:p w14:paraId="3397B8F6" w14:textId="77777777" w:rsidR="00D661D8" w:rsidRPr="007435EB" w:rsidRDefault="00D661D8" w:rsidP="00D661D8">
      <w:pPr>
        <w:rPr>
          <w:rtl/>
        </w:rPr>
      </w:pPr>
      <w:r w:rsidRPr="007435EB">
        <w:rPr>
          <w:rtl/>
        </w:rPr>
        <w:t>בני, יותר ממה שהעגל רוצה לינק פרה רוצה להניק.</w:t>
      </w:r>
    </w:p>
    <w:p w14:paraId="5E9F9546" w14:textId="77777777" w:rsidR="00D661D8" w:rsidRPr="009A1FDF" w:rsidRDefault="00D661D8" w:rsidP="00D661D8">
      <w:pPr>
        <w:pStyle w:val="36"/>
        <w:framePr w:wrap="notBeside"/>
        <w:rPr>
          <w:rtl/>
        </w:rPr>
      </w:pPr>
      <w:r w:rsidRPr="009A1FDF">
        <w:rPr>
          <w:rtl/>
        </w:rPr>
        <w:t xml:space="preserve">א"ל: </w:t>
      </w:r>
    </w:p>
    <w:p w14:paraId="2B2E8B74" w14:textId="77777777" w:rsidR="00D661D8" w:rsidRPr="007435EB" w:rsidRDefault="00D661D8" w:rsidP="00D661D8">
      <w:pPr>
        <w:rPr>
          <w:rtl/>
        </w:rPr>
      </w:pPr>
      <w:r w:rsidRPr="007435EB">
        <w:rPr>
          <w:sz w:val="20"/>
          <w:rtl/>
        </w:rPr>
        <w:t>ומי בסכנה, והלא עגל בסכנה.</w:t>
      </w:r>
    </w:p>
    <w:p w14:paraId="33A89FA2" w14:textId="77777777" w:rsidR="00D661D8" w:rsidRPr="009A1FDF" w:rsidRDefault="00D661D8" w:rsidP="00D661D8">
      <w:pPr>
        <w:pStyle w:val="36"/>
        <w:framePr w:wrap="notBeside"/>
        <w:rPr>
          <w:rtl/>
        </w:rPr>
      </w:pPr>
      <w:r w:rsidRPr="009A1FDF">
        <w:rPr>
          <w:rtl/>
        </w:rPr>
        <w:t xml:space="preserve">א"ל: </w:t>
      </w:r>
    </w:p>
    <w:p w14:paraId="6700D00F" w14:textId="77777777" w:rsidR="00D661D8" w:rsidRPr="007435EB" w:rsidRDefault="00D661D8" w:rsidP="00D661D8">
      <w:pPr>
        <w:rPr>
          <w:rFonts w:cs="Guttman Vilna"/>
          <w:b/>
          <w:bCs/>
          <w:rtl/>
        </w:rPr>
      </w:pPr>
      <w:r w:rsidRPr="009A1FDF">
        <w:rPr>
          <w:rStyle w:val="affffd"/>
          <w:rFonts w:hint="cs"/>
          <w:rtl/>
        </w:rPr>
        <w:t>א.</w:t>
      </w:r>
      <w:r>
        <w:rPr>
          <w:rStyle w:val="affffd"/>
          <w:rFonts w:hint="cs"/>
          <w:rtl/>
        </w:rPr>
        <w:t xml:space="preserve"> </w:t>
      </w:r>
      <w:r w:rsidRPr="007435EB">
        <w:rPr>
          <w:rtl/>
        </w:rPr>
        <w:t xml:space="preserve">אם בקשת ליחנק </w:t>
      </w:r>
      <w:r w:rsidRPr="009A1FDF">
        <w:rPr>
          <w:rStyle w:val="affffff0"/>
          <w:rFonts w:hint="cs"/>
          <w:rtl/>
        </w:rPr>
        <w:t>[שהבריות יקבלו ממך]</w:t>
      </w:r>
      <w:r w:rsidRPr="009A1FDF">
        <w:rPr>
          <w:rStyle w:val="affffff0"/>
          <w:rtl/>
        </w:rPr>
        <w:t>-</w:t>
      </w:r>
      <w:r w:rsidRPr="007435EB">
        <w:rPr>
          <w:rtl/>
        </w:rPr>
        <w:t xml:space="preserve"> היתלה באילן גדול.</w:t>
      </w:r>
    </w:p>
    <w:p w14:paraId="253AB0DC" w14:textId="77777777" w:rsidR="00D661D8" w:rsidRPr="007435EB" w:rsidRDefault="00D661D8" w:rsidP="00D661D8">
      <w:pPr>
        <w:rPr>
          <w:rtl/>
        </w:rPr>
      </w:pPr>
      <w:r w:rsidRPr="009A1FDF">
        <w:rPr>
          <w:rStyle w:val="affffd"/>
          <w:rFonts w:hint="cs"/>
          <w:rtl/>
        </w:rPr>
        <w:t>ב.</w:t>
      </w:r>
      <w:r>
        <w:rPr>
          <w:rFonts w:hint="cs"/>
          <w:rtl/>
        </w:rPr>
        <w:t xml:space="preserve"> </w:t>
      </w:r>
      <w:r w:rsidRPr="007435EB">
        <w:rPr>
          <w:rtl/>
        </w:rPr>
        <w:t xml:space="preserve">וכשאתה מלמד את בנך - למדהו בספר מוגה. </w:t>
      </w:r>
      <w:r w:rsidRPr="007435EB">
        <w:rPr>
          <w:rFonts w:hint="cs"/>
          <w:rtl/>
        </w:rPr>
        <w:t>- היינו בחדש ד</w:t>
      </w:r>
      <w:r w:rsidRPr="007435EB">
        <w:rPr>
          <w:rtl/>
        </w:rPr>
        <w:t>שבשתא כיון דעל - על.</w:t>
      </w:r>
    </w:p>
    <w:p w14:paraId="579FA07E" w14:textId="77777777" w:rsidR="00D661D8" w:rsidRPr="007435EB" w:rsidRDefault="00D661D8" w:rsidP="00D661D8">
      <w:pPr>
        <w:spacing w:before="4"/>
        <w:rPr>
          <w:rtl/>
        </w:rPr>
      </w:pPr>
      <w:r w:rsidRPr="009A1FDF">
        <w:rPr>
          <w:rStyle w:val="affffd"/>
          <w:rFonts w:hint="cs"/>
          <w:rtl/>
        </w:rPr>
        <w:lastRenderedPageBreak/>
        <w:t>ג.</w:t>
      </w:r>
      <w:r>
        <w:rPr>
          <w:rFonts w:hint="cs"/>
          <w:rtl/>
        </w:rPr>
        <w:t xml:space="preserve"> </w:t>
      </w:r>
      <w:r w:rsidRPr="007435EB">
        <w:rPr>
          <w:rtl/>
        </w:rPr>
        <w:t xml:space="preserve">לא תבשל בקדירה שבישל בה חבירך </w:t>
      </w:r>
      <w:r w:rsidRPr="007435EB">
        <w:rPr>
          <w:rFonts w:hint="cs"/>
          <w:rtl/>
        </w:rPr>
        <w:t xml:space="preserve">-  </w:t>
      </w:r>
      <w:r w:rsidRPr="007435EB">
        <w:rPr>
          <w:rtl/>
        </w:rPr>
        <w:t xml:space="preserve">גרושה בחיי בעלה. </w:t>
      </w:r>
      <w:r w:rsidRPr="007435EB">
        <w:rPr>
          <w:rFonts w:hint="cs"/>
          <w:rtl/>
        </w:rPr>
        <w:t>כדאמרי</w:t>
      </w:r>
      <w:r w:rsidRPr="007435EB">
        <w:rPr>
          <w:rtl/>
        </w:rPr>
        <w:t>'</w:t>
      </w:r>
      <w:r w:rsidRPr="007435EB">
        <w:rPr>
          <w:rFonts w:hint="cs"/>
          <w:rtl/>
        </w:rPr>
        <w:t xml:space="preserve"> </w:t>
      </w:r>
      <w:r w:rsidRPr="007435EB">
        <w:rPr>
          <w:rtl/>
        </w:rPr>
        <w:t xml:space="preserve">גרוש שנשא גרושה </w:t>
      </w:r>
      <w:r w:rsidRPr="007435EB">
        <w:rPr>
          <w:rFonts w:hint="cs"/>
          <w:rtl/>
        </w:rPr>
        <w:t>ד'</w:t>
      </w:r>
      <w:r w:rsidRPr="007435EB">
        <w:rPr>
          <w:rtl/>
        </w:rPr>
        <w:t xml:space="preserve"> דעות במטה.</w:t>
      </w:r>
    </w:p>
    <w:p w14:paraId="21DCE0EF" w14:textId="77777777" w:rsidR="00D661D8" w:rsidRPr="007435EB" w:rsidRDefault="00D661D8" w:rsidP="00D661D8">
      <w:pPr>
        <w:rPr>
          <w:rtl/>
        </w:rPr>
      </w:pPr>
      <w:r w:rsidRPr="009A1FDF">
        <w:rPr>
          <w:rStyle w:val="affffd"/>
          <w:rtl/>
        </w:rPr>
        <w:t>ו</w:t>
      </w:r>
      <w:r w:rsidRPr="009A1FDF">
        <w:rPr>
          <w:rStyle w:val="affffd"/>
          <w:rFonts w:hint="cs"/>
          <w:rtl/>
        </w:rPr>
        <w:t>אב</w:t>
      </w:r>
      <w:r w:rsidRPr="009A1FDF">
        <w:rPr>
          <w:rStyle w:val="affffd"/>
          <w:rtl/>
        </w:rPr>
        <w:t>"</w:t>
      </w:r>
      <w:r w:rsidRPr="009A1FDF">
        <w:rPr>
          <w:rStyle w:val="affffd"/>
          <w:rFonts w:hint="cs"/>
          <w:rtl/>
        </w:rPr>
        <w:t>א</w:t>
      </w:r>
      <w:r w:rsidRPr="009A1FDF">
        <w:rPr>
          <w:rStyle w:val="affffd"/>
          <w:rtl/>
        </w:rPr>
        <w:t>:</w:t>
      </w:r>
      <w:r w:rsidRPr="007435EB">
        <w:rPr>
          <w:rtl/>
        </w:rPr>
        <w:t xml:space="preserve"> </w:t>
      </w:r>
      <w:r>
        <w:rPr>
          <w:rtl/>
        </w:rPr>
        <w:t>אף</w:t>
      </w:r>
      <w:r w:rsidRPr="007435EB">
        <w:rPr>
          <w:rtl/>
        </w:rPr>
        <w:t xml:space="preserve"> באלמנה, לפי שאין כל אצבעות שוות.</w:t>
      </w:r>
    </w:p>
    <w:p w14:paraId="31ADFE87" w14:textId="77777777" w:rsidR="00D661D8" w:rsidRPr="009A151F" w:rsidRDefault="00D661D8" w:rsidP="00D661D8">
      <w:pPr>
        <w:pStyle w:val="afff"/>
        <w:framePr w:wrap="around"/>
        <w:rPr>
          <w:b/>
          <w:bCs/>
          <w:rtl/>
        </w:rPr>
      </w:pPr>
      <w:r w:rsidRPr="007435EB">
        <w:rPr>
          <w:rtl/>
        </w:rPr>
        <w:t>קיב</w:t>
      </w:r>
      <w:r w:rsidRPr="009A151F">
        <w:rPr>
          <w:b/>
          <w:bCs/>
          <w:rtl/>
        </w:rPr>
        <w:t>:</w:t>
      </w:r>
    </w:p>
    <w:p w14:paraId="7B0A4261" w14:textId="77777777" w:rsidR="00D661D8" w:rsidRPr="007435EB" w:rsidRDefault="00D661D8" w:rsidP="00D661D8">
      <w:pPr>
        <w:spacing w:before="4"/>
        <w:rPr>
          <w:rtl/>
        </w:rPr>
      </w:pPr>
      <w:r>
        <w:rPr>
          <w:rStyle w:val="affffd"/>
          <w:rFonts w:hint="cs"/>
          <w:rtl/>
        </w:rPr>
        <w:t xml:space="preserve">ד. </w:t>
      </w:r>
      <w:r w:rsidRPr="007435EB">
        <w:rPr>
          <w:rFonts w:ascii="Fb Fontext" w:hAnsi="Fb Fontext"/>
          <w:rtl/>
        </w:rPr>
        <w:t xml:space="preserve">מצוה וגוף גדול - </w:t>
      </w:r>
      <w:r>
        <w:rPr>
          <w:rStyle w:val="affffff0"/>
          <w:rFonts w:hint="cs"/>
          <w:rtl/>
        </w:rPr>
        <w:t xml:space="preserve"> מלווהו על השדה </w:t>
      </w:r>
      <w:r w:rsidRPr="007435EB">
        <w:rPr>
          <w:rFonts w:ascii="Fb Fontext" w:hAnsi="Fb Fontext"/>
          <w:rtl/>
        </w:rPr>
        <w:t xml:space="preserve">אוכל פירות </w:t>
      </w:r>
      <w:r>
        <w:rPr>
          <w:rStyle w:val="affffff0"/>
          <w:rFonts w:hint="cs"/>
          <w:rtl/>
        </w:rPr>
        <w:t xml:space="preserve">בזול </w:t>
      </w:r>
      <w:r w:rsidRPr="007435EB">
        <w:rPr>
          <w:rFonts w:ascii="Fb Fontext" w:hAnsi="Fb Fontext"/>
          <w:rtl/>
        </w:rPr>
        <w:t>ולא שכר.</w:t>
      </w:r>
    </w:p>
    <w:p w14:paraId="53A16C10" w14:textId="77777777" w:rsidR="00D661D8" w:rsidRPr="007435EB" w:rsidRDefault="00D661D8" w:rsidP="00D661D8">
      <w:pPr>
        <w:rPr>
          <w:rtl/>
        </w:rPr>
      </w:pPr>
      <w:r w:rsidRPr="009A1FDF">
        <w:rPr>
          <w:rStyle w:val="affffd"/>
          <w:rFonts w:hint="cs"/>
          <w:rtl/>
        </w:rPr>
        <w:t>ה.</w:t>
      </w:r>
      <w:r>
        <w:rPr>
          <w:rFonts w:hint="cs"/>
          <w:rtl/>
        </w:rPr>
        <w:t xml:space="preserve"> </w:t>
      </w:r>
      <w:r w:rsidRPr="007435EB">
        <w:rPr>
          <w:rtl/>
        </w:rPr>
        <w:t>מצוה וגוף טהור - נושא אשה ולו בנים.</w:t>
      </w:r>
    </w:p>
    <w:p w14:paraId="72BB8025" w14:textId="77777777" w:rsidR="00D661D8" w:rsidRDefault="00D661D8" w:rsidP="00D661D8">
      <w:pPr>
        <w:pStyle w:val="afffff0"/>
        <w:rPr>
          <w:rtl/>
        </w:rPr>
      </w:pPr>
      <w:r w:rsidRPr="007435EB">
        <w:rPr>
          <w:rFonts w:hint="cs"/>
          <w:rtl/>
        </w:rPr>
        <w:t xml:space="preserve">ד' </w:t>
      </w:r>
      <w:r w:rsidRPr="007435EB">
        <w:rPr>
          <w:rtl/>
        </w:rPr>
        <w:t xml:space="preserve">דברים צוה רבינו הקדוש את בניו, </w:t>
      </w:r>
    </w:p>
    <w:p w14:paraId="1E2FFF95" w14:textId="77777777" w:rsidR="00D661D8" w:rsidRPr="00DD15FD" w:rsidRDefault="00D661D8" w:rsidP="00D661D8">
      <w:pPr>
        <w:pStyle w:val="36"/>
        <w:framePr w:wrap="notBeside"/>
        <w:rPr>
          <w:rtl/>
        </w:rPr>
      </w:pPr>
      <w:r w:rsidRPr="00DD15FD">
        <w:rPr>
          <w:rFonts w:hint="cs"/>
          <w:rtl/>
        </w:rPr>
        <w:t xml:space="preserve">א. </w:t>
      </w:r>
    </w:p>
    <w:p w14:paraId="326CBF96" w14:textId="77777777" w:rsidR="00D661D8" w:rsidRPr="007435EB" w:rsidRDefault="00D661D8" w:rsidP="00D661D8">
      <w:pPr>
        <w:rPr>
          <w:rtl/>
        </w:rPr>
      </w:pPr>
      <w:r w:rsidRPr="007435EB">
        <w:rPr>
          <w:rtl/>
        </w:rPr>
        <w:t xml:space="preserve">אל תדור בשכנציב, </w:t>
      </w:r>
      <w:r>
        <w:rPr>
          <w:rFonts w:hint="cs"/>
          <w:rtl/>
        </w:rPr>
        <w:t>ש</w:t>
      </w:r>
      <w:r w:rsidRPr="007435EB">
        <w:rPr>
          <w:rtl/>
        </w:rPr>
        <w:t>ליצני</w:t>
      </w:r>
      <w:r w:rsidRPr="007435EB">
        <w:rPr>
          <w:rFonts w:hint="cs"/>
          <w:rtl/>
        </w:rPr>
        <w:t xml:space="preserve">ם הם </w:t>
      </w:r>
      <w:r>
        <w:rPr>
          <w:rFonts w:hint="cs"/>
          <w:rtl/>
        </w:rPr>
        <w:t xml:space="preserve">וימשוך </w:t>
      </w:r>
      <w:r w:rsidRPr="007435EB">
        <w:rPr>
          <w:rtl/>
        </w:rPr>
        <w:t>בליצנות</w:t>
      </w:r>
      <w:r>
        <w:rPr>
          <w:rFonts w:hint="cs"/>
          <w:rtl/>
        </w:rPr>
        <w:t>ם</w:t>
      </w:r>
      <w:r w:rsidRPr="007435EB">
        <w:rPr>
          <w:rtl/>
        </w:rPr>
        <w:t>.</w:t>
      </w:r>
    </w:p>
    <w:p w14:paraId="10FEA9C6" w14:textId="77777777" w:rsidR="00D661D8" w:rsidRPr="00DD15FD" w:rsidRDefault="00D661D8" w:rsidP="00D661D8">
      <w:pPr>
        <w:pStyle w:val="36"/>
        <w:framePr w:wrap="notBeside"/>
        <w:rPr>
          <w:rtl/>
        </w:rPr>
      </w:pPr>
      <w:r w:rsidRPr="00DD15FD">
        <w:rPr>
          <w:rFonts w:hint="cs"/>
          <w:rtl/>
        </w:rPr>
        <w:t>ב.</w:t>
      </w:r>
    </w:p>
    <w:p w14:paraId="14C3C0F6" w14:textId="77777777" w:rsidR="00D661D8" w:rsidRPr="007435EB" w:rsidRDefault="00D661D8" w:rsidP="00D661D8">
      <w:pPr>
        <w:spacing w:before="4"/>
        <w:rPr>
          <w:rtl/>
        </w:rPr>
      </w:pPr>
      <w:r w:rsidRPr="007435EB">
        <w:rPr>
          <w:rtl/>
        </w:rPr>
        <w:t xml:space="preserve">ואל תשב על מטת ארמית. </w:t>
      </w:r>
      <w:r w:rsidRPr="00DD15FD">
        <w:rPr>
          <w:rStyle w:val="affffd"/>
          <w:rtl/>
        </w:rPr>
        <w:t>א"ד:</w:t>
      </w:r>
      <w:r w:rsidRPr="007435EB">
        <w:rPr>
          <w:rtl/>
        </w:rPr>
        <w:t xml:space="preserve"> </w:t>
      </w:r>
      <w:r>
        <w:rPr>
          <w:rFonts w:hint="cs"/>
          <w:rtl/>
        </w:rPr>
        <w:t>ש</w:t>
      </w:r>
      <w:r w:rsidRPr="007435EB">
        <w:rPr>
          <w:rtl/>
        </w:rPr>
        <w:t xml:space="preserve">לא </w:t>
      </w:r>
      <w:r w:rsidRPr="007435EB">
        <w:rPr>
          <w:rFonts w:hint="cs"/>
          <w:rtl/>
        </w:rPr>
        <w:t xml:space="preserve">תישן </w:t>
      </w:r>
      <w:r w:rsidRPr="007435EB">
        <w:rPr>
          <w:rtl/>
        </w:rPr>
        <w:t>בלא קרית שמע.</w:t>
      </w:r>
    </w:p>
    <w:p w14:paraId="34CE6167" w14:textId="77777777" w:rsidR="00D661D8" w:rsidRPr="007435EB" w:rsidRDefault="00D661D8" w:rsidP="00D661D8">
      <w:pPr>
        <w:rPr>
          <w:rtl/>
        </w:rPr>
      </w:pPr>
      <w:r w:rsidRPr="00DD15FD">
        <w:rPr>
          <w:rStyle w:val="affffd"/>
          <w:rtl/>
        </w:rPr>
        <w:t>וא"ד:</w:t>
      </w:r>
      <w:r w:rsidRPr="007435EB">
        <w:rPr>
          <w:rtl/>
        </w:rPr>
        <w:t xml:space="preserve"> </w:t>
      </w:r>
      <w:r w:rsidRPr="007435EB">
        <w:rPr>
          <w:rFonts w:hint="cs"/>
          <w:rtl/>
        </w:rPr>
        <w:t>שלא תישא גיורת</w:t>
      </w:r>
      <w:r w:rsidRPr="007435EB">
        <w:rPr>
          <w:rtl/>
        </w:rPr>
        <w:t xml:space="preserve">, </w:t>
      </w:r>
      <w:r w:rsidRPr="00DD15FD">
        <w:rPr>
          <w:rStyle w:val="affffd"/>
          <w:rtl/>
        </w:rPr>
        <w:t>וא"ד:</w:t>
      </w:r>
      <w:r w:rsidRPr="007435EB">
        <w:rPr>
          <w:rtl/>
        </w:rPr>
        <w:t xml:space="preserve"> ארמאית ממש. </w:t>
      </w:r>
      <w:r>
        <w:rPr>
          <w:rFonts w:hint="cs"/>
          <w:rtl/>
        </w:rPr>
        <w:t xml:space="preserve">ומשום מעשה </w:t>
      </w:r>
      <w:r>
        <w:rPr>
          <w:rStyle w:val="affffd"/>
          <w:rFonts w:hint="cs"/>
          <w:rtl/>
          <w:rPrChange w:id="11421" w:author="מנוע אמוראים" w:date="2026-10-05T16:42:03Z">
            <w:rPr>
              <w:rFonts w:hint="cs"/>
              <w:rtl/>
            </w:rPr>
          </w:rPrChange>
        </w:rPr>
        <w:t xml:space="preserve">דר</w:t>
      </w:r>
      <w:r>
        <w:rPr>
          <w:rStyle w:val="affffd"/>
          <w:rtl/>
          <w:rPrChange w:id="11422" w:author="מנוע אמוראים" w:date="2026-10-05T16:42:03Z">
            <w:rPr>
              <w:rtl/>
            </w:rPr>
          </w:rPrChange>
        </w:rPr>
        <w:t xml:space="preserve">"</w:t>
      </w:r>
      <w:r>
        <w:rPr>
          <w:rStyle w:val="affffd"/>
          <w:rFonts w:hint="cs"/>
          <w:rtl/>
          <w:rPrChange w:id="11423" w:author="מנוע אמוראים" w:date="2026-10-05T16:42:03Z">
            <w:rPr>
              <w:rFonts w:hint="cs"/>
              <w:rtl/>
            </w:rPr>
          </w:rPrChange>
        </w:rPr>
        <w:t xml:space="preserve">פ</w:t>
      </w:r>
      <w:r>
        <w:rPr>
          <w:rStyle w:val="affffff0"/>
          <w:rFonts w:hint="cs"/>
          <w:rtl/>
        </w:rPr>
        <w:t xml:space="preserve"> שהגיע לנשות בחובו וחנקה את בנה ואמרה לו לישב על המטה להאשימו ונאלץ משום כך לברוח</w:t>
      </w:r>
      <w:r w:rsidRPr="007435EB">
        <w:rPr>
          <w:rtl/>
        </w:rPr>
        <w:t>.</w:t>
      </w:r>
    </w:p>
    <w:p w14:paraId="6C7B838F" w14:textId="77777777" w:rsidR="00D661D8" w:rsidRPr="00DD15FD" w:rsidRDefault="00D661D8" w:rsidP="00D661D8">
      <w:pPr>
        <w:pStyle w:val="36"/>
        <w:framePr w:wrap="notBeside"/>
        <w:rPr>
          <w:rtl/>
        </w:rPr>
      </w:pPr>
      <w:r w:rsidRPr="00DD15FD">
        <w:rPr>
          <w:rFonts w:hint="cs"/>
          <w:rtl/>
        </w:rPr>
        <w:t>ג.</w:t>
      </w:r>
    </w:p>
    <w:p w14:paraId="5972E84E" w14:textId="77777777" w:rsidR="00D661D8" w:rsidRPr="007435EB" w:rsidRDefault="00D661D8" w:rsidP="00D661D8">
      <w:pPr>
        <w:spacing w:before="4"/>
        <w:rPr>
          <w:rtl/>
        </w:rPr>
      </w:pPr>
      <w:r w:rsidRPr="007435EB">
        <w:rPr>
          <w:rtl/>
        </w:rPr>
        <w:t xml:space="preserve">אל </w:t>
      </w:r>
      <w:r>
        <w:rPr>
          <w:rFonts w:hint="cs"/>
          <w:rtl/>
        </w:rPr>
        <w:t xml:space="preserve">תברח </w:t>
      </w:r>
      <w:r w:rsidRPr="007435EB">
        <w:rPr>
          <w:rtl/>
        </w:rPr>
        <w:t xml:space="preserve">מן המכס, </w:t>
      </w:r>
      <w:r w:rsidRPr="007435EB">
        <w:rPr>
          <w:rFonts w:hint="cs"/>
          <w:rtl/>
        </w:rPr>
        <w:t>שמא ימצאוך ויקחו ממך כל מה שיש לך</w:t>
      </w:r>
    </w:p>
    <w:p w14:paraId="2846CCC8" w14:textId="77777777" w:rsidR="00D661D8" w:rsidRPr="00DD15FD" w:rsidRDefault="00D661D8" w:rsidP="00D661D8">
      <w:pPr>
        <w:pStyle w:val="36"/>
        <w:framePr w:wrap="notBeside"/>
        <w:rPr>
          <w:rtl/>
        </w:rPr>
      </w:pPr>
      <w:r w:rsidRPr="00DD15FD">
        <w:rPr>
          <w:rFonts w:hint="cs"/>
          <w:rtl/>
        </w:rPr>
        <w:t>ד.</w:t>
      </w:r>
    </w:p>
    <w:p w14:paraId="3F2AE355" w14:textId="77777777" w:rsidR="00D661D8" w:rsidRPr="007435EB" w:rsidRDefault="00D661D8" w:rsidP="00D661D8">
      <w:pPr>
        <w:spacing w:before="4"/>
        <w:rPr>
          <w:rtl/>
        </w:rPr>
      </w:pPr>
      <w:r w:rsidRPr="007435EB">
        <w:rPr>
          <w:rtl/>
        </w:rPr>
        <w:t>ואל תעמוד בפני השור בשעה שעולה מן האגם, מפני שהשטן מרקד בין קרניו</w:t>
      </w:r>
      <w:r w:rsidRPr="007435EB">
        <w:rPr>
          <w:rFonts w:hint="cs"/>
          <w:rtl/>
        </w:rPr>
        <w:t xml:space="preserve">.- </w:t>
      </w:r>
      <w:r w:rsidRPr="00DD15FD">
        <w:rPr>
          <w:rStyle w:val="affffd"/>
          <w:rtl/>
        </w:rPr>
        <w:t>אר"ש</w:t>
      </w:r>
      <w:r w:rsidRPr="007435EB">
        <w:rPr>
          <w:rtl/>
        </w:rPr>
        <w:t xml:space="preserve"> בשור שחור, ובימי ניסן.</w:t>
      </w:r>
    </w:p>
    <w:p w14:paraId="6B600313" w14:textId="77777777" w:rsidR="00D661D8" w:rsidRPr="00DD15FD" w:rsidRDefault="00D661D8" w:rsidP="00D661D8">
      <w:pPr>
        <w:pStyle w:val="36"/>
        <w:framePr w:wrap="notBeside"/>
        <w:rPr>
          <w:rtl/>
        </w:rPr>
      </w:pPr>
      <w:r w:rsidRPr="00DD15FD">
        <w:rPr>
          <w:rtl/>
        </w:rPr>
        <w:t xml:space="preserve">תני רב אושעיא: </w:t>
      </w:r>
    </w:p>
    <w:p w14:paraId="5D62EFE1" w14:textId="77777777" w:rsidR="00D661D8" w:rsidRPr="007435EB" w:rsidRDefault="00D661D8" w:rsidP="00D661D8">
      <w:pPr>
        <w:spacing w:before="4"/>
        <w:rPr>
          <w:rtl/>
        </w:rPr>
      </w:pPr>
      <w:r w:rsidRPr="007435EB">
        <w:rPr>
          <w:rtl/>
        </w:rPr>
        <w:t>מרחיקין משור תם חמשים אמה, משור מועד כמלא עיניו.</w:t>
      </w:r>
    </w:p>
    <w:p w14:paraId="37996DDF" w14:textId="77777777" w:rsidR="00D661D8" w:rsidRPr="00DD15FD" w:rsidRDefault="00D661D8" w:rsidP="00D661D8">
      <w:pPr>
        <w:pStyle w:val="36"/>
        <w:framePr w:wrap="notBeside"/>
        <w:rPr>
          <w:rtl/>
        </w:rPr>
      </w:pPr>
      <w:r w:rsidRPr="00DD15FD">
        <w:rPr>
          <w:rFonts w:hint="cs"/>
          <w:rtl/>
        </w:rPr>
        <w:t>מ</w:t>
      </w:r>
      <w:r w:rsidRPr="00DD15FD">
        <w:rPr>
          <w:rtl/>
        </w:rPr>
        <w:t>ר"מ:</w:t>
      </w:r>
    </w:p>
    <w:p w14:paraId="1418C367" w14:textId="77777777" w:rsidR="00D661D8" w:rsidRPr="007435EB" w:rsidRDefault="00D661D8" w:rsidP="00D661D8">
      <w:pPr>
        <w:spacing w:before="4"/>
        <w:rPr>
          <w:rtl/>
        </w:rPr>
      </w:pPr>
      <w:r>
        <w:rPr>
          <w:rFonts w:hint="cs"/>
          <w:rtl/>
        </w:rPr>
        <w:t>כשראש השור בסל</w:t>
      </w:r>
      <w:r>
        <w:rPr>
          <w:rStyle w:val="affffff0"/>
          <w:rFonts w:hint="cs"/>
          <w:rtl/>
        </w:rPr>
        <w:t xml:space="preserve"> וטרוד באכילתו</w:t>
      </w:r>
      <w:r w:rsidRPr="007435EB">
        <w:rPr>
          <w:rtl/>
        </w:rPr>
        <w:t xml:space="preserve"> </w:t>
      </w:r>
      <w:r w:rsidRPr="007435EB">
        <w:rPr>
          <w:rFonts w:hint="cs"/>
          <w:rtl/>
        </w:rPr>
        <w:t>עלה לגג וסלק הסולם מתחתיך</w:t>
      </w:r>
      <w:r w:rsidRPr="007435EB">
        <w:rPr>
          <w:rtl/>
        </w:rPr>
        <w:t>.</w:t>
      </w:r>
    </w:p>
    <w:p w14:paraId="150D1386" w14:textId="77777777" w:rsidR="00D661D8" w:rsidRPr="00DD15FD" w:rsidRDefault="00D661D8" w:rsidP="00D661D8">
      <w:pPr>
        <w:pStyle w:val="36"/>
        <w:framePr w:wrap="notBeside"/>
        <w:rPr>
          <w:rtl/>
        </w:rPr>
      </w:pPr>
      <w:r w:rsidRPr="00DD15FD">
        <w:rPr>
          <w:rtl/>
        </w:rPr>
        <w:t xml:space="preserve">רב: </w:t>
      </w:r>
    </w:p>
    <w:p w14:paraId="31B2ABA3" w14:textId="77777777" w:rsidR="00D661D8" w:rsidRPr="007435EB" w:rsidRDefault="00D661D8" w:rsidP="00D661D8">
      <w:pPr>
        <w:spacing w:before="4"/>
        <w:rPr>
          <w:rtl/>
        </w:rPr>
      </w:pPr>
      <w:r w:rsidRPr="008F4DB3">
        <w:rPr>
          <w:rFonts w:hint="cs"/>
          <w:b/>
          <w:bCs/>
          <w:rtl/>
        </w:rPr>
        <w:t>גערת השור-</w:t>
      </w:r>
      <w:r w:rsidRPr="007435EB">
        <w:rPr>
          <w:rtl/>
        </w:rPr>
        <w:t xml:space="preserve"> הן הן, </w:t>
      </w:r>
      <w:r w:rsidRPr="008F4DB3">
        <w:rPr>
          <w:rFonts w:hint="cs"/>
          <w:b/>
          <w:bCs/>
          <w:rtl/>
        </w:rPr>
        <w:t>גערת ה</w:t>
      </w:r>
      <w:r w:rsidRPr="008F4DB3">
        <w:rPr>
          <w:b/>
          <w:bCs/>
          <w:rtl/>
        </w:rPr>
        <w:t>אריה -</w:t>
      </w:r>
      <w:r w:rsidRPr="007435EB">
        <w:rPr>
          <w:rtl/>
        </w:rPr>
        <w:t xml:space="preserve"> זה זה, </w:t>
      </w:r>
      <w:r w:rsidRPr="008F4DB3">
        <w:rPr>
          <w:rFonts w:hint="cs"/>
          <w:b/>
          <w:bCs/>
          <w:rtl/>
        </w:rPr>
        <w:t>גערת</w:t>
      </w:r>
      <w:r w:rsidRPr="008F4DB3">
        <w:rPr>
          <w:b/>
          <w:bCs/>
          <w:rtl/>
        </w:rPr>
        <w:t xml:space="preserve"> גמל -</w:t>
      </w:r>
      <w:r w:rsidRPr="007435EB">
        <w:rPr>
          <w:rtl/>
        </w:rPr>
        <w:t xml:space="preserve"> דא דא,</w:t>
      </w:r>
      <w:r w:rsidRPr="007435EB">
        <w:rPr>
          <w:rFonts w:hint="cs"/>
          <w:rtl/>
        </w:rPr>
        <w:t xml:space="preserve"> </w:t>
      </w:r>
      <w:r w:rsidRPr="008F4DB3">
        <w:rPr>
          <w:rFonts w:hint="cs"/>
          <w:b/>
          <w:bCs/>
          <w:rtl/>
        </w:rPr>
        <w:t>גערת ארבא</w:t>
      </w:r>
      <w:r w:rsidRPr="008F4DB3">
        <w:rPr>
          <w:b/>
          <w:bCs/>
          <w:rtl/>
        </w:rPr>
        <w:t xml:space="preserve"> -</w:t>
      </w:r>
      <w:r w:rsidRPr="007435EB">
        <w:rPr>
          <w:rtl/>
        </w:rPr>
        <w:t>הילני הייא הילא והילוק הוליא.</w:t>
      </w:r>
    </w:p>
    <w:p w14:paraId="2E6F4948" w14:textId="77777777" w:rsidR="00D661D8" w:rsidRPr="007435EB" w:rsidRDefault="00D661D8" w:rsidP="00D661D8">
      <w:pPr>
        <w:pStyle w:val="affd"/>
        <w:rPr>
          <w:rtl/>
        </w:rPr>
      </w:pPr>
      <w:r w:rsidRPr="007435EB">
        <w:rPr>
          <w:rFonts w:hint="cs"/>
          <w:rtl/>
        </w:rPr>
        <w:t>׻</w:t>
      </w:r>
    </w:p>
    <w:p w14:paraId="7E5B2A6A" w14:textId="77777777" w:rsidR="00D661D8" w:rsidRPr="00DD15FD" w:rsidRDefault="00D661D8" w:rsidP="00D661D8">
      <w:pPr>
        <w:pStyle w:val="36"/>
        <w:framePr w:wrap="notBeside"/>
        <w:rPr>
          <w:rtl/>
        </w:rPr>
      </w:pPr>
      <w:r w:rsidRPr="00DD15FD">
        <w:rPr>
          <w:rtl/>
        </w:rPr>
        <w:t xml:space="preserve">אביי: </w:t>
      </w:r>
    </w:p>
    <w:p w14:paraId="0A772DDB" w14:textId="77777777" w:rsidR="00D661D8" w:rsidRPr="007435EB" w:rsidRDefault="00D661D8" w:rsidP="00D661D8">
      <w:pPr>
        <w:rPr>
          <w:rtl/>
        </w:rPr>
      </w:pPr>
      <w:r w:rsidRPr="007435EB">
        <w:rPr>
          <w:rFonts w:ascii="Fb Fontext" w:hAnsi="Fb Fontext"/>
          <w:rtl/>
        </w:rPr>
        <w:t>עור</w:t>
      </w:r>
      <w:r>
        <w:rPr>
          <w:rFonts w:ascii="Fb Fontext" w:hAnsi="Fb Fontext" w:hint="cs"/>
          <w:rtl/>
        </w:rPr>
        <w:t>,</w:t>
      </w:r>
      <w:r w:rsidRPr="007435EB">
        <w:rPr>
          <w:rFonts w:ascii="Fb Fontext" w:hAnsi="Fb Fontext"/>
          <w:rtl/>
        </w:rPr>
        <w:t xml:space="preserve"> דג, וכוס חמין, וביצים וכנים לבנים קשין לדבר אחר</w:t>
      </w:r>
      <w:r>
        <w:rPr>
          <w:rStyle w:val="affffff0"/>
          <w:rFonts w:hint="cs"/>
          <w:rtl/>
        </w:rPr>
        <w:t xml:space="preserve"> צרעת</w:t>
      </w:r>
      <w:r w:rsidRPr="007435EB">
        <w:rPr>
          <w:rFonts w:ascii="Fb Fontext" w:hAnsi="Fb Fontext"/>
          <w:rtl/>
        </w:rPr>
        <w:t>.</w:t>
      </w:r>
    </w:p>
    <w:p w14:paraId="1926DC17" w14:textId="77777777" w:rsidR="00D661D8" w:rsidRPr="007435EB" w:rsidRDefault="00D661D8" w:rsidP="00D661D8">
      <w:pPr>
        <w:rPr>
          <w:rFonts w:cs="Guttman Vilna"/>
          <w:b/>
          <w:bCs/>
          <w:rtl/>
        </w:rPr>
      </w:pPr>
      <w:r w:rsidRPr="008F4DB3">
        <w:rPr>
          <w:b/>
          <w:bCs/>
          <w:rtl/>
        </w:rPr>
        <w:t xml:space="preserve">עור  </w:t>
      </w:r>
      <w:r w:rsidRPr="008F4DB3">
        <w:rPr>
          <w:rFonts w:hint="cs"/>
          <w:b/>
          <w:bCs/>
          <w:rtl/>
        </w:rPr>
        <w:t>-</w:t>
      </w:r>
      <w:r>
        <w:rPr>
          <w:rFonts w:hint="cs"/>
          <w:rtl/>
        </w:rPr>
        <w:t xml:space="preserve"> </w:t>
      </w:r>
      <w:r w:rsidRPr="007435EB">
        <w:rPr>
          <w:rFonts w:hint="cs"/>
          <w:rtl/>
        </w:rPr>
        <w:t>הישן על מטת עור</w:t>
      </w:r>
      <w:r w:rsidRPr="007435EB">
        <w:rPr>
          <w:rtl/>
        </w:rPr>
        <w:t>.</w:t>
      </w:r>
    </w:p>
    <w:p w14:paraId="02D6144F" w14:textId="77777777" w:rsidR="00D661D8" w:rsidRPr="007435EB" w:rsidRDefault="00D661D8" w:rsidP="00D661D8">
      <w:pPr>
        <w:rPr>
          <w:rFonts w:cs="Guttman Vilna"/>
          <w:b/>
          <w:bCs/>
          <w:rtl/>
        </w:rPr>
      </w:pPr>
      <w:r w:rsidRPr="008F4DB3">
        <w:rPr>
          <w:b/>
          <w:bCs/>
          <w:rtl/>
        </w:rPr>
        <w:t>דג -</w:t>
      </w:r>
      <w:r w:rsidRPr="007435EB">
        <w:rPr>
          <w:rtl/>
        </w:rPr>
        <w:t xml:space="preserve"> שיבוטא </w:t>
      </w:r>
      <w:r>
        <w:rPr>
          <w:rFonts w:hint="cs"/>
          <w:rtl/>
        </w:rPr>
        <w:t xml:space="preserve">בימי </w:t>
      </w:r>
      <w:r w:rsidRPr="007435EB">
        <w:rPr>
          <w:rtl/>
        </w:rPr>
        <w:t>ניסן.</w:t>
      </w:r>
    </w:p>
    <w:p w14:paraId="69D5C5C8" w14:textId="77777777" w:rsidR="00D661D8" w:rsidRPr="007435EB" w:rsidRDefault="00D661D8" w:rsidP="00D661D8">
      <w:pPr>
        <w:rPr>
          <w:rFonts w:cs="Guttman Vilna"/>
          <w:b/>
          <w:bCs/>
          <w:rtl/>
        </w:rPr>
      </w:pPr>
      <w:r w:rsidRPr="008F4DB3">
        <w:rPr>
          <w:b/>
          <w:bCs/>
          <w:rtl/>
        </w:rPr>
        <w:t>כוס</w:t>
      </w:r>
      <w:r w:rsidRPr="008F4DB3">
        <w:rPr>
          <w:rFonts w:hint="cs"/>
          <w:b/>
          <w:bCs/>
          <w:rtl/>
        </w:rPr>
        <w:t>-</w:t>
      </w:r>
      <w:r w:rsidRPr="007435EB">
        <w:rPr>
          <w:rtl/>
        </w:rPr>
        <w:t xml:space="preserve"> שיורי כסא דהרסנא.</w:t>
      </w:r>
    </w:p>
    <w:p w14:paraId="49117482" w14:textId="77777777" w:rsidR="00D661D8" w:rsidRPr="007435EB" w:rsidRDefault="00D661D8" w:rsidP="00D661D8">
      <w:pPr>
        <w:rPr>
          <w:rFonts w:cs="Guttman Vilna"/>
          <w:b/>
          <w:bCs/>
          <w:rtl/>
        </w:rPr>
      </w:pPr>
      <w:r w:rsidRPr="008F4DB3">
        <w:rPr>
          <w:b/>
          <w:bCs/>
          <w:rtl/>
        </w:rPr>
        <w:t>חמין –</w:t>
      </w:r>
      <w:r w:rsidRPr="007435EB">
        <w:rPr>
          <w:rtl/>
        </w:rPr>
        <w:t xml:space="preserve"> </w:t>
      </w:r>
      <w:r w:rsidRPr="007435EB">
        <w:rPr>
          <w:rFonts w:hint="cs"/>
          <w:rtl/>
        </w:rPr>
        <w:t>מים חמים מידי על בשרו</w:t>
      </w:r>
      <w:r w:rsidRPr="007435EB">
        <w:rPr>
          <w:rtl/>
        </w:rPr>
        <w:t>.</w:t>
      </w:r>
    </w:p>
    <w:p w14:paraId="3DAF6A74" w14:textId="77777777" w:rsidR="00D661D8" w:rsidRPr="007435EB" w:rsidRDefault="00D661D8" w:rsidP="00D661D8">
      <w:pPr>
        <w:rPr>
          <w:rFonts w:cs="Guttman Vilna"/>
          <w:b/>
          <w:bCs/>
          <w:rtl/>
        </w:rPr>
      </w:pPr>
      <w:r w:rsidRPr="008F4DB3">
        <w:rPr>
          <w:b/>
          <w:bCs/>
          <w:rtl/>
        </w:rPr>
        <w:t xml:space="preserve">ביצים </w:t>
      </w:r>
      <w:r w:rsidRPr="008F4DB3">
        <w:rPr>
          <w:rFonts w:hint="cs"/>
          <w:b/>
          <w:bCs/>
          <w:rtl/>
        </w:rPr>
        <w:t>-</w:t>
      </w:r>
      <w:r w:rsidRPr="007435EB">
        <w:rPr>
          <w:rtl/>
        </w:rPr>
        <w:t xml:space="preserve"> </w:t>
      </w:r>
      <w:r>
        <w:rPr>
          <w:rFonts w:hint="cs"/>
          <w:rtl/>
        </w:rPr>
        <w:t>הדורך על קליפות ביצים</w:t>
      </w:r>
      <w:r w:rsidRPr="007435EB">
        <w:rPr>
          <w:rtl/>
        </w:rPr>
        <w:t>.</w:t>
      </w:r>
    </w:p>
    <w:p w14:paraId="0D93CC12" w14:textId="77777777" w:rsidR="00D661D8" w:rsidRPr="007435EB" w:rsidRDefault="00D661D8" w:rsidP="00D661D8">
      <w:pPr>
        <w:rPr>
          <w:rtl/>
        </w:rPr>
      </w:pPr>
      <w:r w:rsidRPr="008F4DB3">
        <w:rPr>
          <w:b/>
          <w:bCs/>
          <w:rtl/>
        </w:rPr>
        <w:t>כינים לבנים –</w:t>
      </w:r>
      <w:r w:rsidRPr="007435EB">
        <w:rPr>
          <w:rtl/>
        </w:rPr>
        <w:t xml:space="preserve"> </w:t>
      </w:r>
      <w:r w:rsidRPr="007435EB">
        <w:rPr>
          <w:rFonts w:hint="cs"/>
          <w:rtl/>
        </w:rPr>
        <w:t>מי שבגדיו לבנים ולא שומר לבושו לח' ימים ואח</w:t>
      </w:r>
      <w:r w:rsidRPr="007435EB">
        <w:rPr>
          <w:rtl/>
        </w:rPr>
        <w:t>"</w:t>
      </w:r>
      <w:r w:rsidRPr="007435EB">
        <w:rPr>
          <w:rFonts w:hint="cs"/>
          <w:rtl/>
        </w:rPr>
        <w:t>כ לובש</w:t>
      </w:r>
      <w:r w:rsidRPr="007435EB">
        <w:rPr>
          <w:rtl/>
        </w:rPr>
        <w:t xml:space="preserve">, </w:t>
      </w:r>
      <w:r>
        <w:rPr>
          <w:rFonts w:hint="cs"/>
          <w:rtl/>
        </w:rPr>
        <w:t xml:space="preserve">חוזרות אותן </w:t>
      </w:r>
      <w:r w:rsidRPr="007435EB">
        <w:rPr>
          <w:rtl/>
        </w:rPr>
        <w:t>כינים, וקשין לצרעת]</w:t>
      </w:r>
    </w:p>
    <w:p w14:paraId="7A087F8A" w14:textId="77777777" w:rsidR="00D661D8" w:rsidRPr="00DD15FD" w:rsidRDefault="00D661D8" w:rsidP="00D661D8">
      <w:pPr>
        <w:pStyle w:val="36"/>
        <w:framePr w:wrap="notBeside"/>
        <w:rPr>
          <w:rtl/>
        </w:rPr>
      </w:pPr>
      <w:r w:rsidRPr="00DD15FD">
        <w:rPr>
          <w:rtl/>
        </w:rPr>
        <w:t>ר"פ:</w:t>
      </w:r>
    </w:p>
    <w:p w14:paraId="3311C965" w14:textId="77777777" w:rsidR="00D661D8" w:rsidRPr="007435EB" w:rsidRDefault="00D661D8" w:rsidP="00D661D8">
      <w:pPr>
        <w:spacing w:before="4"/>
        <w:rPr>
          <w:rFonts w:ascii="Fb Fontext" w:hAnsi="Fb Fontext" w:cs="Guttman Vilna"/>
          <w:b/>
          <w:bCs/>
          <w:sz w:val="20"/>
          <w:rtl/>
        </w:rPr>
      </w:pPr>
      <w:r w:rsidRPr="007435EB">
        <w:rPr>
          <w:rFonts w:ascii="Fb Fontext" w:hAnsi="Fb Fontext"/>
          <w:sz w:val="20"/>
          <w:rtl/>
        </w:rPr>
        <w:t>בית שיש בו חתול לא יכנס בלא נעלים שהחתול ה</w:t>
      </w:r>
      <w:r w:rsidRPr="007435EB">
        <w:rPr>
          <w:rFonts w:ascii="Fb Fontext" w:hAnsi="Fb Fontext" w:hint="cs"/>
          <w:sz w:val="20"/>
          <w:rtl/>
        </w:rPr>
        <w:t>ו</w:t>
      </w:r>
      <w:r w:rsidRPr="007435EB">
        <w:rPr>
          <w:rFonts w:ascii="Fb Fontext" w:hAnsi="Fb Fontext"/>
          <w:sz w:val="20"/>
          <w:rtl/>
        </w:rPr>
        <w:t xml:space="preserve">רג </w:t>
      </w:r>
      <w:r>
        <w:rPr>
          <w:rFonts w:ascii="Fb Fontext" w:hAnsi="Fb Fontext" w:hint="cs"/>
          <w:sz w:val="20"/>
          <w:rtl/>
        </w:rPr>
        <w:t xml:space="preserve">את </w:t>
      </w:r>
      <w:r w:rsidRPr="007435EB">
        <w:rPr>
          <w:rFonts w:ascii="Fb Fontext" w:hAnsi="Fb Fontext"/>
          <w:sz w:val="20"/>
          <w:rtl/>
        </w:rPr>
        <w:t>הנחש ועצמותיו הקטנות יכנסו לרגליו ויסתכן.</w:t>
      </w:r>
    </w:p>
    <w:p w14:paraId="4C67EFB2" w14:textId="77777777" w:rsidR="00D661D8" w:rsidRPr="00DD15FD" w:rsidRDefault="00D661D8" w:rsidP="00D661D8">
      <w:pPr>
        <w:pStyle w:val="36"/>
        <w:framePr w:wrap="notBeside"/>
        <w:rPr>
          <w:rtl/>
        </w:rPr>
      </w:pPr>
      <w:r w:rsidRPr="00DD15FD">
        <w:rPr>
          <w:rtl/>
        </w:rPr>
        <w:t>א"ד:</w:t>
      </w:r>
    </w:p>
    <w:p w14:paraId="4A636EDB" w14:textId="77777777" w:rsidR="00D661D8" w:rsidRPr="007435EB" w:rsidRDefault="00D661D8" w:rsidP="00D661D8">
      <w:pPr>
        <w:rPr>
          <w:rtl/>
        </w:rPr>
      </w:pPr>
      <w:r w:rsidRPr="007435EB">
        <w:rPr>
          <w:rFonts w:ascii="Fb Fontext" w:hAnsi="Fb Fontext"/>
          <w:rtl/>
        </w:rPr>
        <w:t xml:space="preserve">בבית שאין בו חתול </w:t>
      </w:r>
      <w:r>
        <w:rPr>
          <w:rFonts w:ascii="Fb Fontext" w:hAnsi="Fb Fontext" w:hint="cs"/>
          <w:rtl/>
        </w:rPr>
        <w:t xml:space="preserve">שמא </w:t>
      </w:r>
      <w:r w:rsidRPr="007435EB">
        <w:rPr>
          <w:rFonts w:ascii="Fb Fontext" w:hAnsi="Fb Fontext" w:hint="cs"/>
          <w:rtl/>
        </w:rPr>
        <w:t xml:space="preserve">יש בו נחש </w:t>
      </w:r>
      <w:r w:rsidRPr="007435EB">
        <w:rPr>
          <w:rFonts w:ascii="Fb Fontext" w:hAnsi="Fb Fontext"/>
          <w:rtl/>
        </w:rPr>
        <w:t>ולא ידע, ומסתכן.</w:t>
      </w:r>
    </w:p>
    <w:p w14:paraId="63A0B6AD" w14:textId="77777777" w:rsidR="00D661D8" w:rsidRPr="007435EB" w:rsidRDefault="00D661D8" w:rsidP="00D661D8">
      <w:pPr>
        <w:pStyle w:val="affd"/>
        <w:rPr>
          <w:del w:id="90052" w:author="מנוע עיצוב" w:date="2026-10-08T11:01:28Z"/>
          <w:rtl/>
        </w:rPr>
      </w:pPr>
      <w:del w:id="90051" w:author="מנוע עיצוב" w:date="2026-10-08T11:01:28Z">
        <w:r w:rsidRPr="007435EB">
          <w:rPr>
            <w:rFonts w:hint="cs"/>
            <w:rtl/>
          </w:rPr>
          <w:delText xml:space="preserve">׻</w:delText>
        </w:r>
      </w:del>
    </w:p>
    <w:p w14:paraId="278CF300" w14:textId="77777777" w:rsidR="00D661D8" w:rsidRPr="007435EB" w:rsidRDefault="00D661D8" w:rsidP="00D661D8">
      <w:pPr>
        <w:pStyle w:val="afffff0"/>
        <w:rPr>
          <w:rtl/>
        </w:rPr>
      </w:pPr>
      <w:r w:rsidRPr="007435EB">
        <w:rPr>
          <w:rtl/>
        </w:rPr>
        <w:t>ג' דברים צוה ריב"י את רבי (מק"ש סימן):</w:t>
      </w:r>
    </w:p>
    <w:p w14:paraId="65530CE8" w14:textId="77777777" w:rsidR="00D661D8" w:rsidRPr="00FD763B" w:rsidRDefault="00D661D8" w:rsidP="00D661D8">
      <w:pPr>
        <w:pStyle w:val="36"/>
        <w:framePr w:wrap="notBeside"/>
        <w:rPr>
          <w:rtl/>
        </w:rPr>
      </w:pPr>
      <w:r w:rsidRPr="00FD763B">
        <w:rPr>
          <w:rFonts w:hint="cs"/>
          <w:rtl/>
        </w:rPr>
        <w:t>א.</w:t>
      </w:r>
    </w:p>
    <w:p w14:paraId="3E230C2E" w14:textId="77777777" w:rsidR="00D661D8" w:rsidRPr="007435EB" w:rsidRDefault="00D661D8" w:rsidP="00D661D8">
      <w:pPr>
        <w:rPr>
          <w:rFonts w:cs="Guttman Vilna"/>
          <w:b/>
          <w:bCs/>
          <w:rtl/>
        </w:rPr>
      </w:pPr>
      <w:r w:rsidRPr="007435EB">
        <w:rPr>
          <w:rtl/>
        </w:rPr>
        <w:t>אל תעש מום בעצמך. -</w:t>
      </w:r>
      <w:r>
        <w:rPr>
          <w:rFonts w:hint="cs"/>
          <w:rtl/>
        </w:rPr>
        <w:t xml:space="preserve">לא יהא לך דין כנגד ג' שאז עלול </w:t>
      </w:r>
      <w:r w:rsidRPr="007435EB">
        <w:rPr>
          <w:rtl/>
        </w:rPr>
        <w:t xml:space="preserve">חד </w:t>
      </w:r>
      <w:r>
        <w:rPr>
          <w:rFonts w:hint="cs"/>
          <w:rtl/>
        </w:rPr>
        <w:t xml:space="preserve">להיות </w:t>
      </w:r>
      <w:r w:rsidRPr="007435EB">
        <w:rPr>
          <w:rtl/>
        </w:rPr>
        <w:t xml:space="preserve">בעל דינך </w:t>
      </w:r>
      <w:r>
        <w:rPr>
          <w:rFonts w:hint="cs"/>
          <w:rtl/>
        </w:rPr>
        <w:t>וב' יעידו כנגדך</w:t>
      </w:r>
      <w:r w:rsidRPr="007435EB">
        <w:rPr>
          <w:rtl/>
        </w:rPr>
        <w:t>.</w:t>
      </w:r>
    </w:p>
    <w:p w14:paraId="619709C4" w14:textId="77777777" w:rsidR="00D661D8" w:rsidRPr="00FD763B" w:rsidRDefault="00D661D8" w:rsidP="00D661D8">
      <w:pPr>
        <w:pStyle w:val="36"/>
        <w:framePr w:wrap="notBeside"/>
        <w:rPr>
          <w:rtl/>
        </w:rPr>
      </w:pPr>
      <w:r w:rsidRPr="00FD763B">
        <w:rPr>
          <w:rFonts w:hint="cs"/>
          <w:rtl/>
        </w:rPr>
        <w:t xml:space="preserve">ב. </w:t>
      </w:r>
    </w:p>
    <w:p w14:paraId="7A5E81DC" w14:textId="77777777" w:rsidR="00D661D8" w:rsidRPr="007435EB" w:rsidRDefault="00D661D8" w:rsidP="00D661D8">
      <w:pPr>
        <w:rPr>
          <w:rFonts w:cs="Guttman Vilna"/>
          <w:b/>
          <w:bCs/>
          <w:rtl/>
        </w:rPr>
      </w:pPr>
      <w:r w:rsidRPr="007435EB">
        <w:rPr>
          <w:rtl/>
        </w:rPr>
        <w:t>ואל תעמוד על המקח בשעה שאין לך דמים</w:t>
      </w:r>
      <w:r>
        <w:rPr>
          <w:rStyle w:val="affffff0"/>
          <w:rFonts w:hint="cs"/>
          <w:rtl/>
        </w:rPr>
        <w:t xml:space="preserve"> שאז אתה מפסידו</w:t>
      </w:r>
      <w:r w:rsidRPr="007435EB">
        <w:rPr>
          <w:rtl/>
        </w:rPr>
        <w:t>.</w:t>
      </w:r>
    </w:p>
    <w:p w14:paraId="16A8D713" w14:textId="77777777" w:rsidR="00D661D8" w:rsidRPr="00FD763B" w:rsidRDefault="00D661D8" w:rsidP="00D661D8">
      <w:pPr>
        <w:pStyle w:val="36"/>
        <w:framePr w:wrap="notBeside"/>
        <w:rPr>
          <w:rtl/>
        </w:rPr>
      </w:pPr>
      <w:r w:rsidRPr="00FD763B">
        <w:rPr>
          <w:rFonts w:hint="cs"/>
          <w:rtl/>
        </w:rPr>
        <w:t>ג.</w:t>
      </w:r>
    </w:p>
    <w:p w14:paraId="664FBB02" w14:textId="77777777" w:rsidR="00D661D8" w:rsidRDefault="00D661D8" w:rsidP="00D661D8">
      <w:pPr>
        <w:rPr>
          <w:rFonts w:ascii="Fb Fontext" w:hAnsi="Fb Fontext"/>
          <w:sz w:val="20"/>
          <w:rtl/>
        </w:rPr>
      </w:pPr>
      <w:r w:rsidRPr="007435EB">
        <w:rPr>
          <w:rFonts w:ascii="Fb Fontext" w:hAnsi="Fb Fontext"/>
          <w:sz w:val="20"/>
          <w:rtl/>
        </w:rPr>
        <w:t>אשתך טבלה אל תזקק לה לילה הראשונה</w:t>
      </w:r>
      <w:r>
        <w:rPr>
          <w:rFonts w:ascii="Fb Fontext" w:hAnsi="Fb Fontext" w:hint="cs"/>
          <w:sz w:val="20"/>
          <w:rtl/>
        </w:rPr>
        <w:t>#</w:t>
      </w:r>
      <w:r w:rsidRPr="007435EB">
        <w:rPr>
          <w:rFonts w:ascii="Fb Fontext" w:hAnsi="Fb Fontext"/>
          <w:sz w:val="20"/>
          <w:rtl/>
        </w:rPr>
        <w:t xml:space="preserve">. </w:t>
      </w:r>
    </w:p>
    <w:p w14:paraId="1BC62407" w14:textId="77777777" w:rsidR="00D661D8" w:rsidRPr="00FD763B" w:rsidRDefault="00D661D8" w:rsidP="00D661D8">
      <w:pPr>
        <w:pStyle w:val="36"/>
        <w:framePr w:wrap="notBeside"/>
        <w:rPr>
          <w:rtl/>
        </w:rPr>
      </w:pPr>
      <w:r w:rsidRPr="00FD763B">
        <w:rPr>
          <w:rtl/>
        </w:rPr>
        <w:t>רב:</w:t>
      </w:r>
    </w:p>
    <w:p w14:paraId="1B60F464" w14:textId="77777777" w:rsidR="00D661D8" w:rsidRPr="007435EB" w:rsidRDefault="00D661D8" w:rsidP="00D661D8">
      <w:pPr>
        <w:rPr>
          <w:rtl/>
        </w:rPr>
      </w:pPr>
      <w:r w:rsidRPr="007435EB">
        <w:rPr>
          <w:rFonts w:ascii="Fb Fontext" w:hAnsi="Fb Fontext"/>
          <w:sz w:val="20"/>
          <w:rtl/>
        </w:rPr>
        <w:t xml:space="preserve">ובנדה דאורייתא, הואיל והוחזק מעין פתוח, </w:t>
      </w:r>
      <w:r w:rsidRPr="007435EB">
        <w:rPr>
          <w:rFonts w:ascii="Fb Fontext" w:hAnsi="Fb Fontext" w:hint="cs"/>
          <w:sz w:val="20"/>
          <w:rtl/>
        </w:rPr>
        <w:t>שמא</w:t>
      </w:r>
      <w:r w:rsidRPr="007435EB">
        <w:rPr>
          <w:rFonts w:ascii="Fb Fontext" w:hAnsi="Fb Fontext"/>
          <w:sz w:val="20"/>
          <w:rtl/>
        </w:rPr>
        <w:t xml:space="preserve"> משכה זיבה.</w:t>
      </w:r>
    </w:p>
    <w:p w14:paraId="718C5D9E" w14:textId="77777777" w:rsidR="00D661D8" w:rsidRPr="00FD763B" w:rsidRDefault="00D661D8" w:rsidP="00D661D8">
      <w:pPr>
        <w:pStyle w:val="36"/>
        <w:framePr w:wrap="notBeside"/>
        <w:rPr>
          <w:rtl/>
        </w:rPr>
      </w:pPr>
      <w:r w:rsidRPr="00FD763B">
        <w:rPr>
          <w:rFonts w:hint="cs"/>
          <w:rtl/>
        </w:rPr>
        <w:t xml:space="preserve">• </w:t>
      </w:r>
    </w:p>
    <w:p w14:paraId="30F06691" w14:textId="77777777" w:rsidR="00D661D8" w:rsidRDefault="00D661D8" w:rsidP="00D661D8">
      <w:pPr>
        <w:pStyle w:val="afffff0"/>
        <w:rPr>
          <w:rtl/>
        </w:rPr>
      </w:pPr>
      <w:r w:rsidRPr="007435EB">
        <w:rPr>
          <w:rtl/>
        </w:rPr>
        <w:t xml:space="preserve">ג' דברים צוה ריב"י את רבי: </w:t>
      </w:r>
    </w:p>
    <w:p w14:paraId="119B9F5F" w14:textId="77777777" w:rsidR="00D661D8" w:rsidRPr="0017363F" w:rsidRDefault="00D661D8" w:rsidP="00D661D8">
      <w:pPr>
        <w:pStyle w:val="36"/>
        <w:framePr w:wrap="notBeside"/>
        <w:rPr>
          <w:rtl/>
        </w:rPr>
      </w:pPr>
      <w:r w:rsidRPr="0017363F">
        <w:rPr>
          <w:rFonts w:hint="cs"/>
          <w:rtl/>
        </w:rPr>
        <w:t>א.</w:t>
      </w:r>
    </w:p>
    <w:p w14:paraId="1A3DB90F" w14:textId="77777777" w:rsidR="00D661D8" w:rsidRDefault="00D661D8" w:rsidP="00D661D8">
      <w:pPr>
        <w:pStyle w:val="afffff4"/>
        <w:rPr>
          <w:rtl/>
        </w:rPr>
      </w:pPr>
      <w:r w:rsidRPr="0017363F">
        <w:rPr>
          <w:rtl/>
        </w:rPr>
        <w:t>אל תצא יחידי בלילה.</w:t>
      </w:r>
    </w:p>
    <w:p w14:paraId="4CF13B1B" w14:textId="77777777" w:rsidR="00D661D8" w:rsidRPr="0017363F" w:rsidRDefault="00D661D8" w:rsidP="00D661D8">
      <w:pPr>
        <w:pStyle w:val="36"/>
        <w:framePr w:wrap="notBeside"/>
        <w:rPr>
          <w:rtl/>
        </w:rPr>
      </w:pPr>
      <w:r w:rsidRPr="0017363F">
        <w:rPr>
          <w:rFonts w:hint="cs"/>
          <w:rtl/>
        </w:rPr>
        <w:t>ב.</w:t>
      </w:r>
    </w:p>
    <w:p w14:paraId="5D755FA9" w14:textId="77777777" w:rsidR="00D661D8" w:rsidRDefault="00D661D8" w:rsidP="00D661D8">
      <w:pPr>
        <w:pStyle w:val="afffff4"/>
        <w:rPr>
          <w:rtl/>
        </w:rPr>
      </w:pPr>
      <w:r w:rsidRPr="0017363F">
        <w:rPr>
          <w:rtl/>
        </w:rPr>
        <w:t>ואל תעמוד בפני הנר ערום</w:t>
      </w:r>
      <w:r>
        <w:rPr>
          <w:rFonts w:hint="cs"/>
          <w:rtl/>
        </w:rPr>
        <w:t xml:space="preserve">- דהוי נכפה </w:t>
      </w:r>
      <w:r w:rsidRPr="0017363F">
        <w:rPr>
          <w:rStyle w:val="affffff0"/>
          <w:rFonts w:hint="cs"/>
          <w:rtl/>
        </w:rPr>
        <w:t>[והמשמש לאור הנר הו''ל בנים נכפין]</w:t>
      </w:r>
      <w:r>
        <w:rPr>
          <w:rFonts w:hint="cs"/>
          <w:rtl/>
        </w:rPr>
        <w:t xml:space="preserve"> </w:t>
      </w:r>
      <w:r w:rsidRPr="0017363F">
        <w:rPr>
          <w:rtl/>
        </w:rPr>
        <w:t>.</w:t>
      </w:r>
    </w:p>
    <w:p w14:paraId="7AE3C2F6" w14:textId="77777777" w:rsidR="00D661D8" w:rsidRPr="0017363F" w:rsidRDefault="00D661D8" w:rsidP="00D661D8">
      <w:pPr>
        <w:pStyle w:val="36"/>
        <w:framePr w:wrap="notBeside"/>
        <w:rPr>
          <w:rtl/>
        </w:rPr>
      </w:pPr>
      <w:r w:rsidRPr="0017363F">
        <w:rPr>
          <w:rFonts w:hint="cs"/>
          <w:rtl/>
        </w:rPr>
        <w:t>ג.</w:t>
      </w:r>
    </w:p>
    <w:p w14:paraId="0EBB5F24" w14:textId="77777777" w:rsidR="00D661D8" w:rsidRPr="0017363F" w:rsidRDefault="00D661D8" w:rsidP="00D661D8">
      <w:pPr>
        <w:pStyle w:val="afffff4"/>
        <w:rPr>
          <w:rtl/>
        </w:rPr>
      </w:pPr>
      <w:r w:rsidRPr="007435EB">
        <w:rPr>
          <w:rtl/>
        </w:rPr>
        <w:t xml:space="preserve">ואל תכנס למרחץ חדש, שמא תפחת. </w:t>
      </w:r>
      <w:r w:rsidRPr="00FD763B">
        <w:rPr>
          <w:rStyle w:val="affffd"/>
          <w:rtl/>
        </w:rPr>
        <w:t>אריב"ל</w:t>
      </w:r>
      <w:r w:rsidRPr="007435EB">
        <w:rPr>
          <w:rtl/>
        </w:rPr>
        <w:t xml:space="preserve"> עד </w:t>
      </w:r>
      <w:r>
        <w:rPr>
          <w:rFonts w:hint="cs"/>
          <w:rtl/>
        </w:rPr>
        <w:t xml:space="preserve">י''ב </w:t>
      </w:r>
      <w:r w:rsidRPr="007435EB">
        <w:rPr>
          <w:rtl/>
        </w:rPr>
        <w:t>חדש.</w:t>
      </w:r>
    </w:p>
    <w:p w14:paraId="453DA0A6" w14:textId="77777777" w:rsidR="00D661D8" w:rsidRPr="00FD763B" w:rsidRDefault="00D661D8" w:rsidP="00D661D8">
      <w:pPr>
        <w:pStyle w:val="36"/>
        <w:framePr w:wrap="notBeside"/>
        <w:rPr>
          <w:rtl/>
        </w:rPr>
      </w:pPr>
      <w:r w:rsidRPr="00FD763B">
        <w:rPr>
          <w:rtl/>
        </w:rPr>
        <w:t>ת"ר:</w:t>
      </w:r>
    </w:p>
    <w:p w14:paraId="6848DF76" w14:textId="77777777" w:rsidR="00D661D8" w:rsidRPr="007435EB" w:rsidRDefault="00D661D8" w:rsidP="00D661D8">
      <w:pPr>
        <w:spacing w:before="4"/>
        <w:rPr>
          <w:rtl/>
        </w:rPr>
      </w:pPr>
      <w:r w:rsidRPr="007435EB">
        <w:rPr>
          <w:rtl/>
        </w:rPr>
        <w:t>המשמש מטתו על מטה שתינוק ישן עליה - אותו תינוק נכפה.</w:t>
      </w:r>
    </w:p>
    <w:p w14:paraId="4EB1A5EE" w14:textId="77777777" w:rsidR="00D661D8" w:rsidRPr="007435EB" w:rsidRDefault="00D661D8" w:rsidP="00D661D8">
      <w:pPr>
        <w:rPr>
          <w:rtl/>
        </w:rPr>
      </w:pPr>
      <w:r w:rsidRPr="007435EB">
        <w:rPr>
          <w:rFonts w:ascii="Fb Fontext" w:hAnsi="Fb Fontext"/>
          <w:sz w:val="20"/>
          <w:rtl/>
        </w:rPr>
        <w:tab/>
      </w:r>
      <w:r w:rsidRPr="007435EB">
        <w:rPr>
          <w:rFonts w:ascii="Fb Fontext" w:hAnsi="Fb Fontext" w:hint="cs"/>
          <w:sz w:val="20"/>
          <w:rtl/>
        </w:rPr>
        <w:t>ובאינו בן שנה ובישן לצד רגליו ובדלא מנח ידיה עילויה.</w:t>
      </w:r>
    </w:p>
    <w:p w14:paraId="1037832A" w14:textId="77777777" w:rsidR="00D661D8" w:rsidRPr="0017363F" w:rsidRDefault="00D661D8" w:rsidP="00D661D8">
      <w:pPr>
        <w:pStyle w:val="36"/>
        <w:framePr w:wrap="notBeside"/>
        <w:rPr>
          <w:rtl/>
        </w:rPr>
      </w:pPr>
      <w:r w:rsidRPr="0017363F">
        <w:rPr>
          <w:rFonts w:hint="cs"/>
          <w:rtl/>
        </w:rPr>
        <w:t xml:space="preserve">• </w:t>
      </w:r>
    </w:p>
    <w:p w14:paraId="3CAFA4B8" w14:textId="77777777" w:rsidR="00D661D8" w:rsidRPr="007435EB" w:rsidRDefault="00D661D8" w:rsidP="00D661D8">
      <w:pPr>
        <w:spacing w:before="4"/>
        <w:rPr>
          <w:rtl/>
        </w:rPr>
      </w:pPr>
      <w:r w:rsidRPr="008F4DB3">
        <w:rPr>
          <w:rStyle w:val="afffff1"/>
          <w:rtl/>
        </w:rPr>
        <w:t xml:space="preserve">אל תצא יחידי בלילה </w:t>
      </w:r>
      <w:r w:rsidRPr="0017363F">
        <w:rPr>
          <w:rStyle w:val="affffd"/>
          <w:rtl/>
        </w:rPr>
        <w:t xml:space="preserve"> דתניא:</w:t>
      </w:r>
      <w:r w:rsidRPr="007435EB">
        <w:rPr>
          <w:rFonts w:ascii="Fb Fontext" w:hAnsi="Fb Fontext"/>
          <w:rtl/>
        </w:rPr>
        <w:t xml:space="preserve"> לא יצא יחידי בלילה לא בלילי רביעיות ולא בלילי שבתות, מפני שאגרת בת מחלת היא </w:t>
      </w:r>
      <w:r>
        <w:rPr>
          <w:rFonts w:ascii="Fb Fontext" w:hAnsi="Fb Fontext" w:hint="cs"/>
          <w:rtl/>
        </w:rPr>
        <w:t xml:space="preserve">וי''ח </w:t>
      </w:r>
      <w:r w:rsidRPr="007435EB">
        <w:rPr>
          <w:rFonts w:ascii="Fb Fontext" w:hAnsi="Fb Fontext"/>
          <w:rtl/>
        </w:rPr>
        <w:t xml:space="preserve">רבוא של מלאכי חבלה יוצאין, וכל אחד ואחד </w:t>
      </w:r>
      <w:r>
        <w:rPr>
          <w:rFonts w:ascii="Fb Fontext" w:hAnsi="Fb Fontext" w:hint="cs"/>
          <w:rtl/>
        </w:rPr>
        <w:t xml:space="preserve">בפנ''ע </w:t>
      </w:r>
      <w:r w:rsidRPr="007435EB">
        <w:rPr>
          <w:rFonts w:ascii="Fb Fontext" w:hAnsi="Fb Fontext"/>
          <w:rtl/>
        </w:rPr>
        <w:t>יש לו רשות לחבל.</w:t>
      </w:r>
    </w:p>
    <w:p w14:paraId="394F051B" w14:textId="77777777" w:rsidR="00D661D8" w:rsidRPr="003C33F2" w:rsidRDefault="00D661D8" w:rsidP="00D661D8">
      <w:pPr>
        <w:pStyle w:val="36"/>
        <w:framePr w:wrap="notBeside"/>
        <w:rPr>
          <w:rtl/>
        </w:rPr>
      </w:pPr>
      <w:r>
        <w:rPr>
          <w:rFonts w:hint="cs"/>
          <w:rtl/>
        </w:rPr>
        <w:t>בתחילה</w:t>
      </w:r>
      <w:r w:rsidRPr="003C33F2">
        <w:rPr>
          <w:rFonts w:hint="cs"/>
          <w:rtl/>
        </w:rPr>
        <w:t xml:space="preserve"> </w:t>
      </w:r>
    </w:p>
    <w:p w14:paraId="2783A39E" w14:textId="77777777" w:rsidR="00D661D8" w:rsidRDefault="00D661D8" w:rsidP="00D661D8">
      <w:pPr>
        <w:spacing w:before="4"/>
        <w:rPr>
          <w:rStyle w:val="affffd"/>
          <w:rtl/>
        </w:rPr>
      </w:pPr>
      <w:r w:rsidRPr="007435EB">
        <w:rPr>
          <w:rtl/>
        </w:rPr>
        <w:t>ה</w:t>
      </w:r>
      <w:r w:rsidRPr="007435EB">
        <w:rPr>
          <w:rFonts w:hint="cs"/>
          <w:rtl/>
        </w:rPr>
        <w:t xml:space="preserve">יו מצויים כל היום, פעם אחת פגעה </w:t>
      </w:r>
      <w:r w:rsidRPr="007435EB">
        <w:rPr>
          <w:rtl/>
        </w:rPr>
        <w:t xml:space="preserve">ברבי חנינא בן דוסא. </w:t>
      </w:r>
    </w:p>
    <w:p w14:paraId="0028B0D4" w14:textId="77777777" w:rsidR="00D661D8" w:rsidRPr="008F4DB3" w:rsidRDefault="00D661D8" w:rsidP="00D661D8">
      <w:pPr>
        <w:pStyle w:val="36"/>
        <w:framePr w:wrap="notBeside"/>
        <w:rPr>
          <w:rtl/>
        </w:rPr>
      </w:pPr>
      <w:r w:rsidRPr="008F4DB3">
        <w:rPr>
          <w:rtl/>
        </w:rPr>
        <w:t>אמרה ל</w:t>
      </w:r>
      <w:r w:rsidRPr="008F4DB3">
        <w:rPr>
          <w:rFonts w:hint="cs"/>
          <w:rtl/>
        </w:rPr>
        <w:t>ו</w:t>
      </w:r>
      <w:r w:rsidRPr="008F4DB3">
        <w:rPr>
          <w:rtl/>
        </w:rPr>
        <w:t>:</w:t>
      </w:r>
    </w:p>
    <w:p w14:paraId="341472FB" w14:textId="77777777" w:rsidR="00D661D8" w:rsidRDefault="00D661D8" w:rsidP="00D661D8">
      <w:pPr>
        <w:spacing w:before="4"/>
        <w:rPr>
          <w:rtl/>
        </w:rPr>
      </w:pPr>
      <w:r w:rsidRPr="007435EB">
        <w:rPr>
          <w:rtl/>
        </w:rPr>
        <w:t>אי לא</w:t>
      </w:r>
      <w:r>
        <w:rPr>
          <w:rFonts w:hint="cs"/>
          <w:rtl/>
        </w:rPr>
        <w:t xml:space="preserve"> שמכריזים </w:t>
      </w:r>
      <w:r w:rsidRPr="007435EB">
        <w:rPr>
          <w:rtl/>
        </w:rPr>
        <w:t xml:space="preserve">עלך ברקיע הזהרו בחנינא ובתורתו - סכנתיך. </w:t>
      </w:r>
    </w:p>
    <w:p w14:paraId="0F8BE958" w14:textId="77777777" w:rsidR="00D661D8" w:rsidRPr="003C33F2" w:rsidRDefault="00D661D8" w:rsidP="00D661D8">
      <w:pPr>
        <w:pStyle w:val="36"/>
        <w:framePr w:wrap="notBeside"/>
        <w:rPr>
          <w:rtl/>
        </w:rPr>
      </w:pPr>
      <w:r w:rsidRPr="003C33F2">
        <w:rPr>
          <w:rFonts w:hint="cs"/>
          <w:rtl/>
        </w:rPr>
        <w:t>וא</w:t>
      </w:r>
      <w:r w:rsidRPr="003C33F2">
        <w:rPr>
          <w:rtl/>
        </w:rPr>
        <w:t>"</w:t>
      </w:r>
      <w:r w:rsidRPr="003C33F2">
        <w:rPr>
          <w:rFonts w:hint="cs"/>
          <w:rtl/>
        </w:rPr>
        <w:t xml:space="preserve">ל </w:t>
      </w:r>
    </w:p>
    <w:p w14:paraId="058394E3" w14:textId="77777777" w:rsidR="00D661D8" w:rsidRPr="007435EB" w:rsidRDefault="00D661D8" w:rsidP="00D661D8">
      <w:pPr>
        <w:spacing w:before="4"/>
        <w:rPr>
          <w:rtl/>
        </w:rPr>
      </w:pPr>
      <w:r w:rsidRPr="007435EB">
        <w:rPr>
          <w:rFonts w:hint="cs"/>
          <w:rtl/>
        </w:rPr>
        <w:t xml:space="preserve">אם אני חשוב ברקיע גוזרני עליך </w:t>
      </w:r>
      <w:r w:rsidRPr="007435EB">
        <w:rPr>
          <w:rtl/>
        </w:rPr>
        <w:t>שלא תעבורי ביישוב לעולם.</w:t>
      </w:r>
    </w:p>
    <w:p w14:paraId="23F3799F" w14:textId="77777777" w:rsidR="00D661D8" w:rsidRPr="003C33F2" w:rsidRDefault="00D661D8" w:rsidP="00D661D8">
      <w:pPr>
        <w:pStyle w:val="36"/>
        <w:framePr w:wrap="notBeside"/>
        <w:rPr>
          <w:rtl/>
        </w:rPr>
      </w:pPr>
      <w:r w:rsidRPr="003C33F2">
        <w:rPr>
          <w:rFonts w:hint="cs"/>
          <w:rtl/>
        </w:rPr>
        <w:t xml:space="preserve">אמרה לו: </w:t>
      </w:r>
    </w:p>
    <w:p w14:paraId="4E8D823B" w14:textId="77777777" w:rsidR="00D661D8" w:rsidRPr="007435EB" w:rsidRDefault="00D661D8" w:rsidP="00D661D8">
      <w:pPr>
        <w:rPr>
          <w:rtl/>
        </w:rPr>
      </w:pPr>
      <w:r w:rsidRPr="007435EB">
        <w:rPr>
          <w:rFonts w:hint="cs"/>
          <w:rtl/>
        </w:rPr>
        <w:t xml:space="preserve">בבקשה הנח לי מעט, והניח לה לילי </w:t>
      </w:r>
      <w:r w:rsidRPr="007435EB">
        <w:rPr>
          <w:rtl/>
        </w:rPr>
        <w:t>שבתות ולילי רביעיות.</w:t>
      </w:r>
    </w:p>
    <w:p w14:paraId="25C9F77D" w14:textId="77777777" w:rsidR="00D661D8" w:rsidRPr="003C33F2" w:rsidRDefault="00D661D8" w:rsidP="00D661D8">
      <w:pPr>
        <w:pStyle w:val="36"/>
        <w:framePr w:wrap="notBeside"/>
        <w:rPr>
          <w:rtl/>
        </w:rPr>
      </w:pPr>
      <w:r w:rsidRPr="003C33F2">
        <w:rPr>
          <w:rtl/>
        </w:rPr>
        <w:t>ו</w:t>
      </w:r>
      <w:r w:rsidRPr="003C33F2">
        <w:rPr>
          <w:rFonts w:hint="cs"/>
          <w:rtl/>
        </w:rPr>
        <w:t>עוד</w:t>
      </w:r>
      <w:r>
        <w:rPr>
          <w:rFonts w:hint="cs"/>
          <w:rtl/>
        </w:rPr>
        <w:t xml:space="preserve"> מצאתו</w:t>
      </w:r>
    </w:p>
    <w:p w14:paraId="50283905" w14:textId="77777777" w:rsidR="00D661D8" w:rsidRPr="007435EB" w:rsidRDefault="00D661D8" w:rsidP="00D661D8">
      <w:pPr>
        <w:spacing w:before="4"/>
        <w:rPr>
          <w:rtl/>
        </w:rPr>
      </w:pPr>
      <w:r w:rsidRPr="008F4DB3">
        <w:rPr>
          <w:rStyle w:val="affffd"/>
          <w:rFonts w:hint="cs"/>
          <w:rtl/>
        </w:rPr>
        <w:t>לאביי וא</w:t>
      </w:r>
      <w:r w:rsidRPr="008F4DB3">
        <w:rPr>
          <w:rStyle w:val="affffd"/>
          <w:rtl/>
        </w:rPr>
        <w:t>"</w:t>
      </w:r>
      <w:r w:rsidRPr="008F4DB3">
        <w:rPr>
          <w:rStyle w:val="affffd"/>
          <w:rFonts w:hint="cs"/>
          <w:rtl/>
        </w:rPr>
        <w:t>ל</w:t>
      </w:r>
      <w:r w:rsidRPr="007435EB">
        <w:rPr>
          <w:rFonts w:hint="cs"/>
          <w:rtl/>
        </w:rPr>
        <w:t xml:space="preserve"> </w:t>
      </w:r>
      <w:r>
        <w:rPr>
          <w:rFonts w:hint="cs"/>
          <w:rtl/>
        </w:rPr>
        <w:t>ש</w:t>
      </w:r>
      <w:r w:rsidRPr="007435EB">
        <w:rPr>
          <w:rFonts w:hint="cs"/>
          <w:rtl/>
        </w:rPr>
        <w:t xml:space="preserve">אם לא </w:t>
      </w:r>
      <w:r>
        <w:rPr>
          <w:rFonts w:hint="cs"/>
          <w:rtl/>
        </w:rPr>
        <w:t>ש</w:t>
      </w:r>
      <w:r w:rsidRPr="007435EB">
        <w:rPr>
          <w:rFonts w:hint="cs"/>
          <w:rtl/>
        </w:rPr>
        <w:t>מכריזים עלי</w:t>
      </w:r>
      <w:r>
        <w:rPr>
          <w:rFonts w:hint="cs"/>
          <w:rtl/>
        </w:rPr>
        <w:t>ך</w:t>
      </w:r>
      <w:r w:rsidRPr="007435EB">
        <w:rPr>
          <w:rFonts w:hint="cs"/>
          <w:rtl/>
        </w:rPr>
        <w:t xml:space="preserve"> ברקיע הזהרו </w:t>
      </w:r>
      <w:r w:rsidRPr="007435EB">
        <w:rPr>
          <w:rtl/>
        </w:rPr>
        <w:t xml:space="preserve">בנחמני ובתורתו </w:t>
      </w:r>
      <w:r>
        <w:rPr>
          <w:rFonts w:hint="cs"/>
          <w:rtl/>
        </w:rPr>
        <w:t>הייתי מסכנתך</w:t>
      </w:r>
      <w:r w:rsidRPr="007435EB">
        <w:rPr>
          <w:rtl/>
        </w:rPr>
        <w:t>.</w:t>
      </w:r>
    </w:p>
    <w:p w14:paraId="32206104" w14:textId="77777777" w:rsidR="00D661D8" w:rsidRPr="003C33F2" w:rsidRDefault="00D661D8" w:rsidP="00D661D8">
      <w:pPr>
        <w:pStyle w:val="36"/>
        <w:framePr w:wrap="notBeside"/>
        <w:rPr>
          <w:rtl/>
        </w:rPr>
      </w:pPr>
      <w:r w:rsidRPr="003C33F2">
        <w:rPr>
          <w:rFonts w:hint="cs"/>
          <w:rtl/>
        </w:rPr>
        <w:t>א</w:t>
      </w:r>
      <w:r w:rsidRPr="003C33F2">
        <w:rPr>
          <w:rtl/>
        </w:rPr>
        <w:t>"</w:t>
      </w:r>
      <w:r w:rsidRPr="003C33F2">
        <w:rPr>
          <w:rFonts w:hint="cs"/>
          <w:rtl/>
        </w:rPr>
        <w:t xml:space="preserve">ל </w:t>
      </w:r>
    </w:p>
    <w:p w14:paraId="1F369505" w14:textId="77777777" w:rsidR="00D661D8" w:rsidRDefault="00D661D8" w:rsidP="00D661D8">
      <w:pPr>
        <w:rPr>
          <w:rtl/>
        </w:rPr>
      </w:pPr>
      <w:r w:rsidRPr="007435EB">
        <w:rPr>
          <w:rtl/>
        </w:rPr>
        <w:t xml:space="preserve">אי </w:t>
      </w:r>
      <w:r w:rsidRPr="007435EB">
        <w:rPr>
          <w:rFonts w:hint="cs"/>
          <w:rtl/>
        </w:rPr>
        <w:t xml:space="preserve">אני חשוב </w:t>
      </w:r>
      <w:r w:rsidRPr="007435EB">
        <w:rPr>
          <w:rtl/>
        </w:rPr>
        <w:t>ברקיע גוזרני עלי</w:t>
      </w:r>
      <w:r w:rsidRPr="007435EB">
        <w:rPr>
          <w:rFonts w:hint="cs"/>
          <w:rtl/>
        </w:rPr>
        <w:t xml:space="preserve">כם </w:t>
      </w:r>
      <w:r w:rsidRPr="007435EB">
        <w:rPr>
          <w:rtl/>
        </w:rPr>
        <w:t xml:space="preserve">שלא תעבורי ביישוב לעולם. </w:t>
      </w:r>
    </w:p>
    <w:p w14:paraId="0BFFADFF" w14:textId="77777777" w:rsidR="00D661D8" w:rsidRPr="003C33F2" w:rsidRDefault="00D661D8" w:rsidP="00D661D8">
      <w:pPr>
        <w:pStyle w:val="36"/>
        <w:framePr w:wrap="notBeside"/>
        <w:rPr>
          <w:rtl/>
        </w:rPr>
      </w:pPr>
      <w:r w:rsidRPr="003C33F2">
        <w:rPr>
          <w:rtl/>
        </w:rPr>
        <w:lastRenderedPageBreak/>
        <w:t>והך</w:t>
      </w:r>
    </w:p>
    <w:p w14:paraId="6AC2C68F" w14:textId="77777777" w:rsidR="00D661D8" w:rsidRPr="007435EB" w:rsidRDefault="00D661D8" w:rsidP="00D661D8">
      <w:pPr>
        <w:rPr>
          <w:rtl/>
        </w:rPr>
      </w:pPr>
      <w:r w:rsidRPr="007435EB">
        <w:rPr>
          <w:rtl/>
        </w:rPr>
        <w:t xml:space="preserve">דעברה </w:t>
      </w:r>
      <w:r>
        <w:rPr>
          <w:rFonts w:hint="cs"/>
          <w:rtl/>
        </w:rPr>
        <w:t xml:space="preserve">- רק </w:t>
      </w:r>
      <w:r w:rsidRPr="007435EB">
        <w:rPr>
          <w:rtl/>
        </w:rPr>
        <w:t>לאותם שברחו סוסיהם למקום יישוב</w:t>
      </w:r>
      <w:r>
        <w:rPr>
          <w:rStyle w:val="affffff0"/>
          <w:rFonts w:hint="cs"/>
          <w:rtl/>
        </w:rPr>
        <w:t xml:space="preserve"> </w:t>
      </w:r>
      <w:r w:rsidRPr="008F4DB3">
        <w:rPr>
          <w:rStyle w:val="affffff0"/>
          <w:rFonts w:hint="cs"/>
          <w:rtl/>
        </w:rPr>
        <w:t>[כדי להשיבם]</w:t>
      </w:r>
      <w:r w:rsidRPr="007435EB">
        <w:rPr>
          <w:rtl/>
        </w:rPr>
        <w:t>.</w:t>
      </w:r>
    </w:p>
    <w:p w14:paraId="4D483B42" w14:textId="77777777" w:rsidR="00D661D8" w:rsidRPr="007435EB" w:rsidRDefault="00D661D8" w:rsidP="00D661D8">
      <w:pPr>
        <w:pStyle w:val="affd"/>
        <w:rPr>
          <w:bCs/>
          <w:rtl/>
        </w:rPr>
      </w:pPr>
      <w:r>
        <w:rPr>
          <w:rFonts w:hint="cs"/>
          <w:rtl/>
        </w:rPr>
        <w:t>***</w:t>
      </w:r>
    </w:p>
    <w:p w14:paraId="67162E9D" w14:textId="77777777" w:rsidR="00D661D8" w:rsidRPr="007435EB" w:rsidRDefault="00D661D8" w:rsidP="00D661D8">
      <w:pPr>
        <w:pStyle w:val="afff"/>
        <w:framePr w:wrap="around"/>
        <w:rPr>
          <w:rtl/>
        </w:rPr>
      </w:pPr>
      <w:r w:rsidRPr="007435EB">
        <w:rPr>
          <w:rtl/>
        </w:rPr>
        <w:t>קיג.</w:t>
      </w:r>
    </w:p>
    <w:p w14:paraId="59071C7E" w14:textId="77777777" w:rsidR="00D661D8" w:rsidRPr="003C33F2" w:rsidRDefault="00D661D8" w:rsidP="00D661D8">
      <w:pPr>
        <w:pStyle w:val="36"/>
        <w:framePr w:wrap="notBeside"/>
        <w:rPr>
          <w:rtl/>
        </w:rPr>
      </w:pPr>
      <w:r w:rsidRPr="003C33F2">
        <w:rPr>
          <w:rtl/>
        </w:rPr>
        <w:t>רב לרב אסי:</w:t>
      </w:r>
    </w:p>
    <w:p w14:paraId="00DCF75A" w14:textId="77777777" w:rsidR="00D661D8" w:rsidRPr="007435EB" w:rsidRDefault="00D661D8" w:rsidP="00D661D8">
      <w:pPr>
        <w:spacing w:before="4"/>
        <w:rPr>
          <w:rtl/>
        </w:rPr>
      </w:pPr>
      <w:r w:rsidRPr="007435EB">
        <w:rPr>
          <w:rFonts w:ascii="Fb Fontext" w:hAnsi="Fb Fontext"/>
          <w:rtl/>
        </w:rPr>
        <w:t>לא תדור ב</w:t>
      </w:r>
      <w:r w:rsidRPr="007435EB">
        <w:rPr>
          <w:rFonts w:ascii="Fb Fontext" w:hAnsi="Fb Fontext" w:hint="cs"/>
          <w:rtl/>
        </w:rPr>
        <w:t>עיר</w:t>
      </w:r>
      <w:r w:rsidRPr="007435EB">
        <w:rPr>
          <w:rFonts w:ascii="Fb Fontext" w:hAnsi="Fb Fontext"/>
          <w:rtl/>
        </w:rPr>
        <w:t xml:space="preserve"> </w:t>
      </w:r>
      <w:r>
        <w:rPr>
          <w:rFonts w:ascii="Fb Fontext" w:hAnsi="Fb Fontext" w:hint="cs"/>
          <w:rtl/>
        </w:rPr>
        <w:t xml:space="preserve">שלא צונף בה </w:t>
      </w:r>
      <w:r w:rsidRPr="007435EB">
        <w:rPr>
          <w:rFonts w:ascii="Fb Fontext" w:hAnsi="Fb Fontext"/>
          <w:rtl/>
        </w:rPr>
        <w:t>סוס ולא נ</w:t>
      </w:r>
      <w:r>
        <w:rPr>
          <w:rFonts w:ascii="Fb Fontext" w:hAnsi="Fb Fontext" w:hint="cs"/>
          <w:rtl/>
        </w:rPr>
        <w:t>ו</w:t>
      </w:r>
      <w:r w:rsidRPr="007435EB">
        <w:rPr>
          <w:rFonts w:ascii="Fb Fontext" w:hAnsi="Fb Fontext"/>
          <w:rtl/>
        </w:rPr>
        <w:t>בח בה כלב</w:t>
      </w:r>
      <w:r>
        <w:rPr>
          <w:rStyle w:val="affffff0"/>
          <w:rFonts w:hint="cs"/>
          <w:rtl/>
        </w:rPr>
        <w:t xml:space="preserve"> לתפוס הגנבים</w:t>
      </w:r>
    </w:p>
    <w:p w14:paraId="3809E88D" w14:textId="77777777" w:rsidR="00D661D8" w:rsidRPr="007435EB" w:rsidRDefault="00D661D8" w:rsidP="00D661D8">
      <w:pPr>
        <w:rPr>
          <w:rFonts w:cs="Guttman Vilna"/>
          <w:b/>
          <w:bCs/>
          <w:rtl/>
        </w:rPr>
      </w:pPr>
      <w:r w:rsidRPr="007435EB">
        <w:rPr>
          <w:rtl/>
        </w:rPr>
        <w:t xml:space="preserve">ואל תדור בעיר </w:t>
      </w:r>
      <w:r>
        <w:rPr>
          <w:rFonts w:hint="cs"/>
          <w:rtl/>
        </w:rPr>
        <w:t xml:space="preserve">שמנהיגה </w:t>
      </w:r>
      <w:r>
        <w:rPr>
          <w:rtl/>
        </w:rPr>
        <w:t>–</w:t>
      </w:r>
      <w:r>
        <w:rPr>
          <w:rFonts w:hint="cs"/>
          <w:rtl/>
        </w:rPr>
        <w:t xml:space="preserve"> רופא </w:t>
      </w:r>
      <w:r w:rsidRPr="00201902">
        <w:rPr>
          <w:rStyle w:val="affffff0"/>
          <w:rFonts w:hint="cs"/>
          <w:rtl/>
        </w:rPr>
        <w:t>או ת''ח</w:t>
      </w:r>
      <w:r>
        <w:rPr>
          <w:rFonts w:hint="cs"/>
          <w:rtl/>
        </w:rPr>
        <w:t xml:space="preserve"> </w:t>
      </w:r>
      <w:r w:rsidRPr="007435EB">
        <w:rPr>
          <w:rtl/>
        </w:rPr>
        <w:t>.</w:t>
      </w:r>
    </w:p>
    <w:p w14:paraId="6F2B2D2E" w14:textId="77777777" w:rsidR="00D661D8" w:rsidRPr="003C33F2" w:rsidRDefault="00D661D8" w:rsidP="00D661D8">
      <w:pPr>
        <w:pStyle w:val="36"/>
        <w:framePr w:wrap="notBeside"/>
        <w:rPr>
          <w:rtl/>
        </w:rPr>
      </w:pPr>
      <w:r w:rsidRPr="003C33F2">
        <w:rPr>
          <w:rFonts w:hint="cs"/>
          <w:rtl/>
        </w:rPr>
        <w:t xml:space="preserve">• </w:t>
      </w:r>
    </w:p>
    <w:p w14:paraId="66713FB6" w14:textId="77777777" w:rsidR="00D661D8" w:rsidRPr="007435EB" w:rsidRDefault="00D661D8" w:rsidP="00D661D8">
      <w:pPr>
        <w:spacing w:before="4"/>
        <w:rPr>
          <w:rtl/>
        </w:rPr>
      </w:pPr>
      <w:r>
        <w:rPr>
          <w:rFonts w:hint="cs"/>
          <w:rtl/>
        </w:rPr>
        <w:t>ולא תשא אשה</w:t>
      </w:r>
      <w:r w:rsidRPr="007435EB">
        <w:rPr>
          <w:rtl/>
        </w:rPr>
        <w:t xml:space="preserve">, אי </w:t>
      </w:r>
      <w:r>
        <w:rPr>
          <w:rFonts w:hint="cs"/>
          <w:rtl/>
        </w:rPr>
        <w:t>נשאת ב' תישא שלישית</w:t>
      </w:r>
      <w:r>
        <w:rPr>
          <w:rStyle w:val="affffff0"/>
          <w:rFonts w:hint="cs"/>
          <w:rtl/>
        </w:rPr>
        <w:t xml:space="preserve"> שתגלה לך אם יעצו רעה</w:t>
      </w:r>
      <w:r w:rsidRPr="007435EB">
        <w:rPr>
          <w:rtl/>
        </w:rPr>
        <w:t>.</w:t>
      </w:r>
    </w:p>
    <w:p w14:paraId="21A608A7" w14:textId="77777777" w:rsidR="00D661D8" w:rsidRPr="003C33F2" w:rsidRDefault="00D661D8" w:rsidP="00D661D8">
      <w:pPr>
        <w:pStyle w:val="36"/>
        <w:framePr w:wrap="notBeside"/>
        <w:rPr>
          <w:rtl/>
        </w:rPr>
      </w:pPr>
      <w:r w:rsidRPr="003C33F2">
        <w:rPr>
          <w:rtl/>
        </w:rPr>
        <w:t>רב לרב כהנא:</w:t>
      </w:r>
    </w:p>
    <w:p w14:paraId="79A6B8D8" w14:textId="77777777" w:rsidR="00D661D8" w:rsidRPr="007435EB" w:rsidRDefault="00D661D8" w:rsidP="00D661D8">
      <w:pPr>
        <w:spacing w:before="4"/>
        <w:rPr>
          <w:rtl/>
        </w:rPr>
      </w:pPr>
      <w:r w:rsidRPr="007435EB">
        <w:rPr>
          <w:rtl/>
        </w:rPr>
        <w:t>הפוך בנבילתא ולא תיפוך במילי</w:t>
      </w:r>
      <w:r>
        <w:rPr>
          <w:rStyle w:val="affffff0"/>
          <w:rFonts w:hint="cs"/>
          <w:rtl/>
        </w:rPr>
        <w:t xml:space="preserve"> שמביאים לניבול פה</w:t>
      </w:r>
      <w:r w:rsidRPr="007435EB">
        <w:rPr>
          <w:rtl/>
        </w:rPr>
        <w:t>.</w:t>
      </w:r>
    </w:p>
    <w:p w14:paraId="0C0E2FEE" w14:textId="77777777" w:rsidR="00D661D8" w:rsidRPr="003C33F2" w:rsidRDefault="00D661D8" w:rsidP="00D661D8">
      <w:pPr>
        <w:pStyle w:val="36"/>
        <w:framePr w:wrap="notBeside"/>
        <w:rPr>
          <w:rtl/>
        </w:rPr>
      </w:pPr>
      <w:r w:rsidRPr="003C33F2">
        <w:rPr>
          <w:rFonts w:hint="cs"/>
          <w:rtl/>
        </w:rPr>
        <w:t>•</w:t>
      </w:r>
    </w:p>
    <w:p w14:paraId="175181E0" w14:textId="77777777" w:rsidR="00D661D8" w:rsidRPr="007435EB" w:rsidRDefault="00D661D8" w:rsidP="00D661D8">
      <w:pPr>
        <w:spacing w:before="4"/>
        <w:rPr>
          <w:rtl/>
        </w:rPr>
      </w:pPr>
      <w:r w:rsidRPr="007435EB">
        <w:rPr>
          <w:rtl/>
        </w:rPr>
        <w:t>פשוט נבילתא בשוק ו</w:t>
      </w:r>
      <w:r w:rsidRPr="007435EB">
        <w:rPr>
          <w:rFonts w:hint="cs"/>
          <w:rtl/>
        </w:rPr>
        <w:t>תרוויח</w:t>
      </w:r>
      <w:r w:rsidRPr="007435EB">
        <w:rPr>
          <w:rtl/>
        </w:rPr>
        <w:t>, ולא ת</w:t>
      </w:r>
      <w:r w:rsidRPr="007435EB">
        <w:rPr>
          <w:rFonts w:hint="cs"/>
          <w:rtl/>
        </w:rPr>
        <w:t>אמר כהן אני</w:t>
      </w:r>
      <w:r w:rsidRPr="007435EB">
        <w:rPr>
          <w:rtl/>
        </w:rPr>
        <w:t xml:space="preserve">, </w:t>
      </w:r>
      <w:r>
        <w:rPr>
          <w:rFonts w:hint="cs"/>
          <w:rtl/>
        </w:rPr>
        <w:t xml:space="preserve">אדם גדול </w:t>
      </w:r>
      <w:r w:rsidRPr="007435EB">
        <w:rPr>
          <w:rtl/>
        </w:rPr>
        <w:t>אנ</w:t>
      </w:r>
      <w:r w:rsidRPr="007435EB">
        <w:rPr>
          <w:rFonts w:hint="cs"/>
          <w:rtl/>
        </w:rPr>
        <w:t>י ושנוא הדבר שאתגנה בשוק,</w:t>
      </w:r>
    </w:p>
    <w:p w14:paraId="2CF01BA2" w14:textId="77777777" w:rsidR="00D661D8" w:rsidRPr="003C33F2" w:rsidRDefault="00D661D8" w:rsidP="00D661D8">
      <w:pPr>
        <w:pStyle w:val="36"/>
        <w:framePr w:wrap="notBeside"/>
        <w:rPr>
          <w:rtl/>
        </w:rPr>
      </w:pPr>
      <w:r w:rsidRPr="003C33F2">
        <w:rPr>
          <w:rFonts w:hint="cs"/>
          <w:rtl/>
        </w:rPr>
        <w:t>•</w:t>
      </w:r>
    </w:p>
    <w:p w14:paraId="1260E49B" w14:textId="77777777" w:rsidR="00D661D8" w:rsidRPr="007435EB" w:rsidRDefault="00D661D8" w:rsidP="00D661D8">
      <w:pPr>
        <w:spacing w:before="4"/>
        <w:rPr>
          <w:rtl/>
        </w:rPr>
      </w:pPr>
      <w:r w:rsidRPr="00AC0CB1">
        <w:rPr>
          <w:rStyle w:val="affffd"/>
          <w:rFonts w:hint="cs"/>
          <w:rtl/>
        </w:rPr>
        <w:t xml:space="preserve"> </w:t>
      </w:r>
      <w:r w:rsidRPr="007435EB">
        <w:rPr>
          <w:rFonts w:hint="cs"/>
          <w:rtl/>
        </w:rPr>
        <w:t xml:space="preserve">כשאתה עולה לגג קח סעודתך עמך, אפי בדרך קצרה, מצוי בזול </w:t>
      </w:r>
      <w:r>
        <w:rPr>
          <w:rFonts w:hint="cs"/>
          <w:rtl/>
        </w:rPr>
        <w:t>אף</w:t>
      </w:r>
      <w:r w:rsidRPr="007435EB">
        <w:rPr>
          <w:rFonts w:hint="cs"/>
          <w:rtl/>
        </w:rPr>
        <w:t xml:space="preserve"> מאה דלעות בזוז תמיד יהא איתך.</w:t>
      </w:r>
    </w:p>
    <w:p w14:paraId="2A2EBE1D" w14:textId="77777777" w:rsidR="00D661D8" w:rsidRPr="003C33F2" w:rsidRDefault="00D661D8" w:rsidP="00D661D8">
      <w:pPr>
        <w:pStyle w:val="36"/>
        <w:framePr w:wrap="notBeside"/>
        <w:rPr>
          <w:rtl/>
        </w:rPr>
      </w:pPr>
      <w:r w:rsidRPr="003C33F2">
        <w:rPr>
          <w:rFonts w:hint="cs"/>
          <w:rtl/>
        </w:rPr>
        <w:t>•</w:t>
      </w:r>
    </w:p>
    <w:p w14:paraId="5E403407" w14:textId="77777777" w:rsidR="00D661D8" w:rsidRDefault="00D661D8" w:rsidP="00D661D8">
      <w:pPr>
        <w:pStyle w:val="afffff0"/>
        <w:rPr>
          <w:rtl/>
        </w:rPr>
      </w:pPr>
      <w:r w:rsidRPr="003C33F2">
        <w:rPr>
          <w:rStyle w:val="affffd"/>
          <w:rtl/>
        </w:rPr>
        <w:t>רב לחייא ב</w:t>
      </w:r>
      <w:r w:rsidRPr="003C33F2">
        <w:rPr>
          <w:rStyle w:val="affffd"/>
          <w:rFonts w:hint="cs"/>
          <w:rtl/>
        </w:rPr>
        <w:t>נו</w:t>
      </w:r>
      <w:r w:rsidRPr="003C33F2">
        <w:rPr>
          <w:rStyle w:val="affffd"/>
          <w:rtl/>
        </w:rPr>
        <w:t>:</w:t>
      </w:r>
      <w:r>
        <w:rPr>
          <w:rStyle w:val="affffd"/>
          <w:rFonts w:hint="cs"/>
          <w:rtl/>
        </w:rPr>
        <w:t xml:space="preserve"> </w:t>
      </w:r>
    </w:p>
    <w:p w14:paraId="6018D40C" w14:textId="77777777" w:rsidR="00D661D8" w:rsidRPr="003C33F2" w:rsidRDefault="00D661D8" w:rsidP="00D661D8">
      <w:pPr>
        <w:pStyle w:val="36"/>
        <w:framePr w:wrap="notBeside"/>
        <w:rPr>
          <w:rtl/>
        </w:rPr>
      </w:pPr>
      <w:r w:rsidRPr="003C33F2">
        <w:rPr>
          <w:rFonts w:hint="cs"/>
          <w:rtl/>
        </w:rPr>
        <w:t>א.</w:t>
      </w:r>
    </w:p>
    <w:p w14:paraId="338BB297" w14:textId="77777777" w:rsidR="00D661D8" w:rsidRDefault="00D661D8" w:rsidP="00D661D8">
      <w:pPr>
        <w:spacing w:before="4"/>
        <w:rPr>
          <w:rStyle w:val="affffff0"/>
          <w:rtl/>
        </w:rPr>
      </w:pPr>
      <w:r w:rsidRPr="007435EB">
        <w:rPr>
          <w:rFonts w:hint="cs"/>
          <w:rtl/>
        </w:rPr>
        <w:t xml:space="preserve">אל תשתה סם </w:t>
      </w:r>
      <w:r>
        <w:rPr>
          <w:rStyle w:val="affffff0"/>
          <w:rFonts w:hint="cs"/>
          <w:rtl/>
        </w:rPr>
        <w:t xml:space="preserve"> ואפי' לרפואה באפשר ברפואה אחרת, </w:t>
      </w:r>
    </w:p>
    <w:p w14:paraId="114F29B8" w14:textId="77777777" w:rsidR="00D661D8" w:rsidRPr="003C33F2" w:rsidRDefault="00D661D8" w:rsidP="00D661D8">
      <w:pPr>
        <w:pStyle w:val="36"/>
        <w:framePr w:wrap="notBeside"/>
        <w:rPr>
          <w:rtl/>
        </w:rPr>
      </w:pPr>
      <w:r w:rsidRPr="003C33F2">
        <w:rPr>
          <w:rFonts w:hint="cs"/>
          <w:rtl/>
        </w:rPr>
        <w:t>ב.</w:t>
      </w:r>
    </w:p>
    <w:p w14:paraId="250029AC" w14:textId="77777777" w:rsidR="00D661D8" w:rsidRDefault="00D661D8" w:rsidP="00D661D8">
      <w:pPr>
        <w:spacing w:before="4"/>
        <w:rPr>
          <w:rStyle w:val="affffff0"/>
          <w:rtl/>
        </w:rPr>
      </w:pPr>
      <w:r w:rsidRPr="007435EB">
        <w:rPr>
          <w:rFonts w:hint="cs"/>
          <w:rtl/>
        </w:rPr>
        <w:t xml:space="preserve">ולא תקפוץ מעל אמת המים </w:t>
      </w:r>
      <w:r>
        <w:rPr>
          <w:rStyle w:val="affffff0"/>
          <w:rFonts w:hint="cs"/>
          <w:rtl/>
        </w:rPr>
        <w:t xml:space="preserve"> פסיעה גסה נוטלת מאור עיניים </w:t>
      </w:r>
    </w:p>
    <w:p w14:paraId="124B7D4F" w14:textId="77777777" w:rsidR="00D661D8" w:rsidRPr="003C33F2" w:rsidRDefault="00D661D8" w:rsidP="00D661D8">
      <w:pPr>
        <w:pStyle w:val="36"/>
        <w:framePr w:wrap="notBeside"/>
        <w:rPr>
          <w:rtl/>
        </w:rPr>
      </w:pPr>
      <w:r w:rsidRPr="003C33F2">
        <w:rPr>
          <w:rFonts w:hint="cs"/>
          <w:rtl/>
        </w:rPr>
        <w:t>ג.</w:t>
      </w:r>
    </w:p>
    <w:p w14:paraId="751300A9" w14:textId="77777777" w:rsidR="00D661D8" w:rsidRDefault="00D661D8" w:rsidP="00D661D8">
      <w:pPr>
        <w:spacing w:before="4"/>
        <w:rPr>
          <w:rtl/>
        </w:rPr>
      </w:pPr>
      <w:r w:rsidRPr="007435EB">
        <w:rPr>
          <w:rFonts w:hint="cs"/>
          <w:rtl/>
        </w:rPr>
        <w:t>ואל תעקור שן</w:t>
      </w:r>
      <w:r>
        <w:rPr>
          <w:rStyle w:val="affffff0"/>
          <w:rFonts w:hint="cs"/>
          <w:rtl/>
        </w:rPr>
        <w:t xml:space="preserve"> חולה סופה להתרפא</w:t>
      </w:r>
      <w:r w:rsidRPr="007435EB">
        <w:rPr>
          <w:rFonts w:hint="cs"/>
          <w:rtl/>
        </w:rPr>
        <w:t xml:space="preserve">, </w:t>
      </w:r>
    </w:p>
    <w:p w14:paraId="750D3FBD" w14:textId="77777777" w:rsidR="00D661D8" w:rsidRPr="003C33F2" w:rsidRDefault="00D661D8" w:rsidP="00D661D8">
      <w:pPr>
        <w:pStyle w:val="36"/>
        <w:framePr w:wrap="notBeside"/>
        <w:rPr>
          <w:rtl/>
        </w:rPr>
      </w:pPr>
      <w:r w:rsidRPr="003C33F2">
        <w:rPr>
          <w:rFonts w:hint="cs"/>
          <w:rtl/>
        </w:rPr>
        <w:t>ד.</w:t>
      </w:r>
    </w:p>
    <w:p w14:paraId="185328AE" w14:textId="77777777" w:rsidR="00D661D8" w:rsidRPr="007435EB" w:rsidRDefault="00D661D8" w:rsidP="00D661D8">
      <w:pPr>
        <w:spacing w:before="4"/>
        <w:rPr>
          <w:rtl/>
        </w:rPr>
      </w:pPr>
      <w:r>
        <w:rPr>
          <w:rFonts w:hint="cs"/>
          <w:rtl/>
        </w:rPr>
        <w:t xml:space="preserve"> </w:t>
      </w:r>
      <w:r w:rsidRPr="007435EB">
        <w:rPr>
          <w:rFonts w:hint="cs"/>
          <w:rtl/>
        </w:rPr>
        <w:t xml:space="preserve">ולא תקנא </w:t>
      </w:r>
      <w:r>
        <w:rPr>
          <w:rStyle w:val="affffff0"/>
          <w:rFonts w:hint="cs"/>
          <w:rtl/>
        </w:rPr>
        <w:t xml:space="preserve"> לתהגרות </w:t>
      </w:r>
      <w:r w:rsidRPr="007435EB">
        <w:rPr>
          <w:rFonts w:hint="cs"/>
          <w:rtl/>
        </w:rPr>
        <w:t xml:space="preserve">בנחש </w:t>
      </w:r>
      <w:r>
        <w:rPr>
          <w:rStyle w:val="affffff0"/>
          <w:rFonts w:hint="cs"/>
          <w:rtl/>
        </w:rPr>
        <w:t xml:space="preserve">ה. </w:t>
      </w:r>
      <w:r w:rsidRPr="007435EB">
        <w:rPr>
          <w:rFonts w:hint="cs"/>
          <w:rtl/>
        </w:rPr>
        <w:t>ובארמאי.</w:t>
      </w:r>
    </w:p>
    <w:p w14:paraId="494C47CB" w14:textId="77777777" w:rsidR="00D661D8" w:rsidRPr="007435EB" w:rsidRDefault="00D661D8" w:rsidP="00D661D8">
      <w:pPr>
        <w:pStyle w:val="affd"/>
        <w:rPr>
          <w:rtl/>
        </w:rPr>
      </w:pPr>
      <w:r w:rsidRPr="007435EB">
        <w:rPr>
          <w:rFonts w:hint="cs"/>
          <w:rtl/>
        </w:rPr>
        <w:t>׻</w:t>
      </w:r>
    </w:p>
    <w:p w14:paraId="0E6B1383" w14:textId="77777777" w:rsidR="00D661D8" w:rsidRPr="003C33F2" w:rsidRDefault="00D661D8" w:rsidP="00D661D8">
      <w:pPr>
        <w:pStyle w:val="36"/>
        <w:framePr w:wrap="notBeside"/>
        <w:rPr>
          <w:rtl/>
        </w:rPr>
      </w:pPr>
      <w:r w:rsidRPr="003C33F2">
        <w:rPr>
          <w:rtl/>
        </w:rPr>
        <w:t>ת"ר:</w:t>
      </w:r>
    </w:p>
    <w:p w14:paraId="3CD8371F" w14:textId="77777777" w:rsidR="00D661D8" w:rsidRPr="007435EB" w:rsidRDefault="00D661D8" w:rsidP="00D661D8">
      <w:pPr>
        <w:spacing w:before="4"/>
        <w:rPr>
          <w:rtl/>
        </w:rPr>
      </w:pPr>
      <w:r w:rsidRPr="005C3FF1">
        <w:rPr>
          <w:rStyle w:val="afffa"/>
          <w:rtl/>
        </w:rPr>
        <w:t>שלשה</w:t>
      </w:r>
      <w:r w:rsidRPr="007435EB">
        <w:rPr>
          <w:rFonts w:ascii="Fb Fontext" w:hAnsi="Fb Fontext"/>
          <w:rtl/>
        </w:rPr>
        <w:t xml:space="preserve"> אין מתקנאין בהן, </w:t>
      </w:r>
      <w:r>
        <w:rPr>
          <w:rStyle w:val="affffd"/>
          <w:rFonts w:hint="cs"/>
          <w:rtl/>
        </w:rPr>
        <w:t xml:space="preserve">א. </w:t>
      </w:r>
      <w:r w:rsidRPr="007435EB">
        <w:rPr>
          <w:rFonts w:ascii="Fb Fontext" w:hAnsi="Fb Fontext"/>
          <w:rtl/>
        </w:rPr>
        <w:t xml:space="preserve">נכרי קטן, </w:t>
      </w:r>
      <w:r w:rsidRPr="003C33F2">
        <w:rPr>
          <w:rStyle w:val="affffd"/>
          <w:rFonts w:hint="cs"/>
          <w:rtl/>
        </w:rPr>
        <w:t>ב.</w:t>
      </w:r>
      <w:r>
        <w:rPr>
          <w:rFonts w:ascii="Fb Fontext" w:hAnsi="Fb Fontext" w:hint="cs"/>
          <w:rtl/>
        </w:rPr>
        <w:t xml:space="preserve"> </w:t>
      </w:r>
      <w:r w:rsidRPr="007435EB">
        <w:rPr>
          <w:rFonts w:ascii="Fb Fontext" w:hAnsi="Fb Fontext"/>
          <w:rtl/>
        </w:rPr>
        <w:t xml:space="preserve">נחש קטן, </w:t>
      </w:r>
      <w:r>
        <w:rPr>
          <w:rFonts w:ascii="Fb Fontext" w:hAnsi="Fb Fontext" w:hint="cs"/>
          <w:rtl/>
        </w:rPr>
        <w:t xml:space="preserve">ג. </w:t>
      </w:r>
      <w:r w:rsidRPr="007435EB">
        <w:rPr>
          <w:rFonts w:ascii="Fb Fontext" w:hAnsi="Fb Fontext"/>
          <w:rtl/>
        </w:rPr>
        <w:t>ותלמיד קטן.</w:t>
      </w:r>
    </w:p>
    <w:p w14:paraId="4DC77262" w14:textId="77777777" w:rsidR="00D661D8" w:rsidRPr="003C33F2" w:rsidRDefault="00D661D8" w:rsidP="00D661D8">
      <w:pPr>
        <w:rPr>
          <w:rStyle w:val="affffff0"/>
          <w:rtl/>
        </w:rPr>
      </w:pPr>
      <w:r>
        <w:rPr>
          <w:rFonts w:hint="cs"/>
          <w:rtl/>
        </w:rPr>
        <w:t>משום ש</w:t>
      </w:r>
      <w:r w:rsidRPr="007435EB">
        <w:rPr>
          <w:rtl/>
        </w:rPr>
        <w:t>מלכו</w:t>
      </w:r>
      <w:r w:rsidRPr="007435EB">
        <w:rPr>
          <w:rFonts w:hint="cs"/>
          <w:rtl/>
        </w:rPr>
        <w:t xml:space="preserve">תם עומדת אחר אוזניהם </w:t>
      </w:r>
      <w:r w:rsidRPr="003C33F2">
        <w:rPr>
          <w:rStyle w:val="affffff0"/>
          <w:rFonts w:hint="cs"/>
          <w:rtl/>
        </w:rPr>
        <w:t>[שעתידין לגדול ולינקם]</w:t>
      </w:r>
      <w:r w:rsidRPr="003C33F2">
        <w:rPr>
          <w:rStyle w:val="affffff0"/>
          <w:rtl/>
        </w:rPr>
        <w:t>.</w:t>
      </w:r>
    </w:p>
    <w:p w14:paraId="777BF66F" w14:textId="77777777" w:rsidR="00D661D8" w:rsidRPr="003C33F2" w:rsidRDefault="00D661D8" w:rsidP="00D661D8">
      <w:pPr>
        <w:pStyle w:val="36"/>
        <w:framePr w:wrap="notBeside"/>
        <w:rPr>
          <w:rtl/>
        </w:rPr>
      </w:pPr>
      <w:r w:rsidRPr="003C33F2">
        <w:rPr>
          <w:rtl/>
        </w:rPr>
        <w:t>רב לאיבו ב</w:t>
      </w:r>
      <w:r>
        <w:rPr>
          <w:rFonts w:hint="cs"/>
          <w:rtl/>
        </w:rPr>
        <w:t>נו</w:t>
      </w:r>
      <w:r w:rsidRPr="003C33F2">
        <w:rPr>
          <w:rtl/>
        </w:rPr>
        <w:t>:</w:t>
      </w:r>
    </w:p>
    <w:p w14:paraId="69AA028C" w14:textId="77777777" w:rsidR="00D661D8" w:rsidRPr="007435EB" w:rsidRDefault="00D661D8" w:rsidP="00D661D8">
      <w:pPr>
        <w:rPr>
          <w:rtl/>
        </w:rPr>
      </w:pPr>
      <w:r w:rsidRPr="007435EB">
        <w:rPr>
          <w:rtl/>
        </w:rPr>
        <w:t>טרח</w:t>
      </w:r>
      <w:r w:rsidRPr="007435EB">
        <w:rPr>
          <w:rFonts w:hint="cs"/>
          <w:rtl/>
        </w:rPr>
        <w:t>תי ללמדך התלמוד, ולא הצלחתי לפחות אלמדך מילי דעלמא</w:t>
      </w:r>
    </w:p>
    <w:p w14:paraId="3A30A960" w14:textId="77777777" w:rsidR="00D661D8" w:rsidRPr="007435EB" w:rsidRDefault="00D661D8" w:rsidP="00D661D8">
      <w:pPr>
        <w:rPr>
          <w:rtl/>
        </w:rPr>
      </w:pPr>
      <w:r w:rsidRPr="007435EB">
        <w:rPr>
          <w:rFonts w:hint="cs"/>
          <w:rtl/>
        </w:rPr>
        <w:t>כשחול על רגליך מיד מכור סחורתך.</w:t>
      </w:r>
    </w:p>
    <w:p w14:paraId="77DE8CA8" w14:textId="77777777" w:rsidR="00D661D8" w:rsidRPr="007435EB" w:rsidRDefault="00D661D8" w:rsidP="00D661D8">
      <w:pPr>
        <w:rPr>
          <w:rtl/>
        </w:rPr>
      </w:pPr>
      <w:r w:rsidRPr="007435EB">
        <w:rPr>
          <w:rFonts w:hint="cs"/>
          <w:rtl/>
        </w:rPr>
        <w:t>כ</w:t>
      </w:r>
      <w:r w:rsidRPr="007435EB">
        <w:rPr>
          <w:rtl/>
        </w:rPr>
        <w:t xml:space="preserve">ל </w:t>
      </w:r>
      <w:r w:rsidRPr="007435EB">
        <w:rPr>
          <w:rFonts w:hint="cs"/>
          <w:rtl/>
        </w:rPr>
        <w:t>דבר שתמכור תתחרט, חוץ מיין,</w:t>
      </w:r>
    </w:p>
    <w:p w14:paraId="2FC6FF7F" w14:textId="77777777" w:rsidR="00D661D8" w:rsidRPr="007435EB" w:rsidRDefault="00D661D8" w:rsidP="00D661D8">
      <w:pPr>
        <w:rPr>
          <w:rtl/>
        </w:rPr>
      </w:pPr>
      <w:r w:rsidRPr="007435EB">
        <w:rPr>
          <w:rFonts w:hint="cs"/>
          <w:rtl/>
        </w:rPr>
        <w:t>פתח ארנקך להכניס המעות, ורק אח</w:t>
      </w:r>
      <w:r w:rsidRPr="007435EB">
        <w:rPr>
          <w:rtl/>
        </w:rPr>
        <w:t>"</w:t>
      </w:r>
      <w:r w:rsidRPr="007435EB">
        <w:rPr>
          <w:rFonts w:hint="cs"/>
          <w:rtl/>
        </w:rPr>
        <w:t>כ הוצא הסחורה.</w:t>
      </w:r>
    </w:p>
    <w:p w14:paraId="0044655C" w14:textId="77777777" w:rsidR="00D661D8" w:rsidRPr="007435EB" w:rsidRDefault="00D661D8" w:rsidP="00D661D8">
      <w:pPr>
        <w:rPr>
          <w:rtl/>
        </w:rPr>
      </w:pPr>
      <w:r w:rsidRPr="003C33F2">
        <w:rPr>
          <w:rStyle w:val="affffff0"/>
          <w:rFonts w:hint="cs"/>
          <w:rtl/>
        </w:rPr>
        <w:t>טוב</w:t>
      </w:r>
      <w:r>
        <w:rPr>
          <w:rFonts w:hint="cs"/>
          <w:rtl/>
        </w:rPr>
        <w:t xml:space="preserve"> להרוויח </w:t>
      </w:r>
      <w:r w:rsidRPr="007435EB">
        <w:rPr>
          <w:rFonts w:hint="cs"/>
          <w:rtl/>
        </w:rPr>
        <w:t xml:space="preserve">קב </w:t>
      </w:r>
      <w:r>
        <w:rPr>
          <w:rStyle w:val="affffff0"/>
          <w:rFonts w:hint="cs"/>
          <w:rtl/>
        </w:rPr>
        <w:t xml:space="preserve">מעט </w:t>
      </w:r>
      <w:r w:rsidRPr="007435EB">
        <w:rPr>
          <w:rFonts w:hint="cs"/>
          <w:rtl/>
        </w:rPr>
        <w:t>בכאן בארץ</w:t>
      </w:r>
      <w:r>
        <w:rPr>
          <w:rFonts w:hint="cs"/>
          <w:rtl/>
        </w:rPr>
        <w:t>,</w:t>
      </w:r>
      <w:r w:rsidRPr="007435EB">
        <w:rPr>
          <w:rFonts w:hint="cs"/>
          <w:rtl/>
        </w:rPr>
        <w:t xml:space="preserve"> מ</w:t>
      </w:r>
      <w:r>
        <w:rPr>
          <w:rFonts w:hint="cs"/>
          <w:rtl/>
        </w:rPr>
        <w:t>למ</w:t>
      </w:r>
      <w:r w:rsidRPr="007435EB">
        <w:rPr>
          <w:rFonts w:hint="cs"/>
          <w:rtl/>
        </w:rPr>
        <w:t>כור בגג</w:t>
      </w:r>
      <w:r>
        <w:rPr>
          <w:rStyle w:val="affffff0"/>
          <w:rFonts w:hint="cs"/>
          <w:rtl/>
        </w:rPr>
        <w:t xml:space="preserve"> הרבה</w:t>
      </w:r>
      <w:r>
        <w:rPr>
          <w:rFonts w:hint="cs"/>
          <w:rtl/>
        </w:rPr>
        <w:t>,</w:t>
      </w:r>
      <w:r w:rsidRPr="007435EB">
        <w:rPr>
          <w:rFonts w:hint="cs"/>
          <w:rtl/>
        </w:rPr>
        <w:t xml:space="preserve"> </w:t>
      </w:r>
      <w:r w:rsidRPr="003C33F2">
        <w:rPr>
          <w:rStyle w:val="affffff0"/>
          <w:rFonts w:hint="cs"/>
          <w:rtl/>
        </w:rPr>
        <w:t>במקום רחוק</w:t>
      </w:r>
    </w:p>
    <w:p w14:paraId="5AF13311" w14:textId="77777777" w:rsidR="00D661D8" w:rsidRPr="007435EB" w:rsidRDefault="00D661D8" w:rsidP="00D661D8">
      <w:pPr>
        <w:rPr>
          <w:rtl/>
        </w:rPr>
      </w:pPr>
      <w:r w:rsidRPr="007435EB">
        <w:rPr>
          <w:rFonts w:hint="cs"/>
          <w:rtl/>
        </w:rPr>
        <w:t>עשה שכר מתמריך ואל תמתין שמא תאכלם ותפסיד -ועד ג' סאין</w:t>
      </w:r>
      <w:r w:rsidRPr="007435EB">
        <w:rPr>
          <w:rtl/>
        </w:rPr>
        <w:t>.</w:t>
      </w:r>
    </w:p>
    <w:p w14:paraId="7240F94D" w14:textId="77777777" w:rsidR="00D661D8" w:rsidRPr="003C33F2" w:rsidRDefault="00D661D8" w:rsidP="00D661D8">
      <w:pPr>
        <w:pStyle w:val="36"/>
        <w:framePr w:wrap="notBeside"/>
        <w:rPr>
          <w:rtl/>
        </w:rPr>
      </w:pPr>
      <w:r w:rsidRPr="003C33F2">
        <w:rPr>
          <w:rFonts w:hint="cs"/>
          <w:rtl/>
        </w:rPr>
        <w:t>• אר</w:t>
      </w:r>
      <w:r w:rsidRPr="003C33F2">
        <w:rPr>
          <w:rtl/>
        </w:rPr>
        <w:t>"</w:t>
      </w:r>
      <w:r w:rsidRPr="003C33F2">
        <w:rPr>
          <w:rFonts w:hint="cs"/>
          <w:rtl/>
        </w:rPr>
        <w:t>פ</w:t>
      </w:r>
    </w:p>
    <w:p w14:paraId="41A8FD4D" w14:textId="77777777" w:rsidR="00D661D8" w:rsidRPr="007435EB" w:rsidRDefault="00D661D8" w:rsidP="00D661D8">
      <w:pPr>
        <w:spacing w:before="4"/>
        <w:rPr>
          <w:rtl/>
        </w:rPr>
      </w:pPr>
      <w:r w:rsidRPr="007435EB">
        <w:rPr>
          <w:rFonts w:hint="cs"/>
          <w:rtl/>
        </w:rPr>
        <w:t xml:space="preserve">אי לא הייתי מטיל שכר לא הייתי מתעשר </w:t>
      </w:r>
      <w:r w:rsidRPr="00D27FF1">
        <w:rPr>
          <w:rStyle w:val="affffd"/>
          <w:rFonts w:hint="cs"/>
          <w:rtl/>
        </w:rPr>
        <w:t>וא</w:t>
      </w:r>
      <w:r w:rsidRPr="00D27FF1">
        <w:rPr>
          <w:rStyle w:val="affffd"/>
          <w:rtl/>
        </w:rPr>
        <w:t>"</w:t>
      </w:r>
      <w:r w:rsidRPr="00D27FF1">
        <w:rPr>
          <w:rStyle w:val="affffd"/>
          <w:rFonts w:hint="cs"/>
          <w:rtl/>
        </w:rPr>
        <w:t>ד:</w:t>
      </w:r>
      <w:r w:rsidRPr="005C3FF1">
        <w:rPr>
          <w:rStyle w:val="afffa"/>
          <w:rFonts w:hint="cs"/>
          <w:rtl/>
        </w:rPr>
        <w:t xml:space="preserve"> </w:t>
      </w:r>
      <w:r>
        <w:rPr>
          <w:rFonts w:hint="cs"/>
          <w:rtl/>
        </w:rPr>
        <w:t xml:space="preserve">על </w:t>
      </w:r>
      <w:r>
        <w:rPr>
          <w:rStyle w:val="affffd"/>
          <w:rFonts w:hint="cs"/>
          <w:rtl/>
          <w:rPrChange w:id="11424" w:author="מנוע אמוראים" w:date="2026-10-05T16:42:03Z">
            <w:rPr>
              <w:rFonts w:hint="cs"/>
              <w:rtl/>
            </w:rPr>
          </w:rPrChange>
        </w:rPr>
        <w:t xml:space="preserve">ר</w:t>
      </w:r>
      <w:r>
        <w:rPr>
          <w:rStyle w:val="affffd"/>
          <w:rtl/>
          <w:rPrChange w:id="11425" w:author="מנוע אמוראים" w:date="2026-10-05T16:42:03Z">
            <w:rPr>
              <w:rtl/>
            </w:rPr>
          </w:rPrChange>
        </w:rPr>
        <w:t xml:space="preserve">"</w:t>
      </w:r>
      <w:r>
        <w:rPr>
          <w:rStyle w:val="affffd"/>
          <w:rFonts w:hint="cs"/>
          <w:rtl/>
          <w:rPrChange w:id="11426" w:author="מנוע אמוראים" w:date="2026-10-05T16:42:03Z">
            <w:rPr>
              <w:rFonts w:hint="cs"/>
              <w:rtl/>
            </w:rPr>
          </w:rPrChange>
        </w:rPr>
        <w:t xml:space="preserve">ח</w:t>
      </w:r>
      <w:r>
        <w:rPr>
          <w:rFonts w:hint="cs"/>
          <w:rtl/>
        </w:rPr>
        <w:t xml:space="preserve">.</w:t>
      </w:r>
    </w:p>
    <w:p w14:paraId="0B0A5668" w14:textId="77777777" w:rsidR="00D661D8" w:rsidRPr="003C33F2" w:rsidRDefault="00D661D8" w:rsidP="00D661D8">
      <w:pPr>
        <w:pStyle w:val="36"/>
        <w:framePr w:wrap="notBeside"/>
        <w:rPr>
          <w:rtl/>
        </w:rPr>
      </w:pPr>
      <w:r w:rsidRPr="003C33F2">
        <w:rPr>
          <w:rFonts w:hint="cs"/>
          <w:rtl/>
        </w:rPr>
        <w:t xml:space="preserve">• </w:t>
      </w:r>
    </w:p>
    <w:p w14:paraId="26A188AF" w14:textId="77777777" w:rsidR="00D661D8" w:rsidRPr="007435EB" w:rsidRDefault="00D661D8" w:rsidP="00D661D8">
      <w:pPr>
        <w:spacing w:before="4"/>
        <w:rPr>
          <w:rtl/>
        </w:rPr>
      </w:pPr>
      <w:r w:rsidRPr="007435EB">
        <w:rPr>
          <w:rtl/>
        </w:rPr>
        <w:t>סודנא</w:t>
      </w:r>
      <w:r>
        <w:rPr>
          <w:rFonts w:hint="cs"/>
          <w:rtl/>
        </w:rPr>
        <w:t xml:space="preserve"> </w:t>
      </w:r>
      <w:r w:rsidRPr="00D27FF1">
        <w:rPr>
          <w:rStyle w:val="affffff0"/>
          <w:rFonts w:hint="cs"/>
          <w:rtl/>
        </w:rPr>
        <w:t>[שכר]</w:t>
      </w:r>
      <w:r w:rsidRPr="007435EB">
        <w:rPr>
          <w:rtl/>
        </w:rPr>
        <w:t xml:space="preserve">, </w:t>
      </w:r>
      <w:r w:rsidRPr="00D27FF1">
        <w:rPr>
          <w:rStyle w:val="affffd"/>
          <w:rFonts w:hint="cs"/>
          <w:rtl/>
        </w:rPr>
        <w:t>אר</w:t>
      </w:r>
      <w:r w:rsidRPr="00D27FF1">
        <w:rPr>
          <w:rStyle w:val="affffd"/>
          <w:rtl/>
        </w:rPr>
        <w:t>"</w:t>
      </w:r>
      <w:r w:rsidRPr="00D27FF1">
        <w:rPr>
          <w:rStyle w:val="affffd"/>
          <w:rFonts w:hint="cs"/>
          <w:rtl/>
        </w:rPr>
        <w:t>ח</w:t>
      </w:r>
      <w:r w:rsidRPr="007435EB">
        <w:rPr>
          <w:rtl/>
        </w:rPr>
        <w:t>: סוד נאה, וגמילות חסדים.</w:t>
      </w:r>
    </w:p>
    <w:p w14:paraId="1E055E32" w14:textId="77777777" w:rsidR="00D661D8" w:rsidRPr="003C33F2" w:rsidRDefault="00D661D8" w:rsidP="00D661D8">
      <w:pPr>
        <w:pStyle w:val="36"/>
        <w:framePr w:wrap="notBeside"/>
        <w:rPr>
          <w:rtl/>
        </w:rPr>
      </w:pPr>
      <w:r w:rsidRPr="003C33F2">
        <w:rPr>
          <w:rFonts w:hint="cs"/>
          <w:rtl/>
        </w:rPr>
        <w:t xml:space="preserve">• </w:t>
      </w:r>
      <w:r w:rsidRPr="003C33F2">
        <w:rPr>
          <w:rtl/>
        </w:rPr>
        <w:t>אר"</w:t>
      </w:r>
      <w:r w:rsidRPr="003C33F2">
        <w:rPr>
          <w:rFonts w:hint="cs"/>
          <w:rtl/>
        </w:rPr>
        <w:t>פ</w:t>
      </w:r>
      <w:r w:rsidRPr="003C33F2">
        <w:rPr>
          <w:rtl/>
        </w:rPr>
        <w:t>:</w:t>
      </w:r>
    </w:p>
    <w:p w14:paraId="4EFB559E" w14:textId="77777777" w:rsidR="00D661D8" w:rsidRPr="007435EB" w:rsidRDefault="00D661D8" w:rsidP="00D661D8">
      <w:pPr>
        <w:spacing w:before="4"/>
        <w:rPr>
          <w:rtl/>
        </w:rPr>
      </w:pPr>
      <w:r w:rsidRPr="007435EB">
        <w:rPr>
          <w:rtl/>
        </w:rPr>
        <w:t xml:space="preserve">כל אגב - גביא בעי, כל אשראי ספק </w:t>
      </w:r>
      <w:r w:rsidRPr="007435EB">
        <w:rPr>
          <w:rFonts w:hint="cs"/>
          <w:rtl/>
        </w:rPr>
        <w:t>יבוא ספק לא יבוא וכשבא במעות רעות</w:t>
      </w:r>
    </w:p>
    <w:p w14:paraId="1B1063BF" w14:textId="77777777" w:rsidR="00D661D8" w:rsidRPr="00D27FF1" w:rsidRDefault="00D661D8" w:rsidP="00D661D8">
      <w:pPr>
        <w:pStyle w:val="36"/>
        <w:framePr w:wrap="notBeside"/>
        <w:rPr>
          <w:rtl/>
        </w:rPr>
      </w:pPr>
      <w:r w:rsidRPr="00D27FF1">
        <w:rPr>
          <w:rFonts w:hint="cs"/>
          <w:rtl/>
        </w:rPr>
        <w:t>•</w:t>
      </w:r>
    </w:p>
    <w:p w14:paraId="5ECF4597" w14:textId="77777777" w:rsidR="00D661D8" w:rsidRPr="007435EB" w:rsidRDefault="00D661D8" w:rsidP="00D661D8">
      <w:pPr>
        <w:pStyle w:val="afffff0"/>
        <w:rPr>
          <w:rtl/>
        </w:rPr>
      </w:pPr>
      <w:r w:rsidRPr="005C3FF1">
        <w:rPr>
          <w:rStyle w:val="afffa"/>
          <w:rtl/>
        </w:rPr>
        <w:t>שלשה</w:t>
      </w:r>
      <w:r w:rsidRPr="007435EB">
        <w:rPr>
          <w:rtl/>
        </w:rPr>
        <w:t xml:space="preserve"> דברים אמר רבי יוחנן משום אנשי ירושלים:</w:t>
      </w:r>
    </w:p>
    <w:p w14:paraId="50AD9C54" w14:textId="77777777" w:rsidR="00D661D8" w:rsidRPr="00CE0DE0" w:rsidRDefault="00D661D8" w:rsidP="00D661D8">
      <w:pPr>
        <w:pStyle w:val="36"/>
        <w:framePr w:wrap="notBeside"/>
        <w:rPr>
          <w:rtl/>
        </w:rPr>
      </w:pPr>
      <w:r w:rsidRPr="00CE0DE0">
        <w:rPr>
          <w:rFonts w:hint="cs"/>
          <w:rtl/>
        </w:rPr>
        <w:t>א.</w:t>
      </w:r>
    </w:p>
    <w:p w14:paraId="2F5320A0" w14:textId="77777777" w:rsidR="00D661D8" w:rsidRPr="007435EB" w:rsidRDefault="00D661D8" w:rsidP="00D661D8">
      <w:pPr>
        <w:rPr>
          <w:rtl/>
        </w:rPr>
      </w:pPr>
      <w:r w:rsidRPr="007435EB">
        <w:rPr>
          <w:rtl/>
        </w:rPr>
        <w:t>כשאתה יוצא למלחמה - אל תצא בראשונה, אלא באחרונה, כדי שתכנס בראשונה,</w:t>
      </w:r>
    </w:p>
    <w:p w14:paraId="2317795C" w14:textId="77777777" w:rsidR="00D661D8" w:rsidRPr="00CE0DE0" w:rsidRDefault="00D661D8" w:rsidP="00D661D8">
      <w:pPr>
        <w:pStyle w:val="36"/>
        <w:framePr w:wrap="notBeside"/>
        <w:rPr>
          <w:rtl/>
        </w:rPr>
      </w:pPr>
      <w:r w:rsidRPr="00CE0DE0">
        <w:rPr>
          <w:rFonts w:hint="cs"/>
          <w:rtl/>
        </w:rPr>
        <w:t>ב.</w:t>
      </w:r>
    </w:p>
    <w:p w14:paraId="56979317" w14:textId="77777777" w:rsidR="00D661D8" w:rsidRDefault="00D661D8" w:rsidP="00D661D8">
      <w:pPr>
        <w:rPr>
          <w:rtl/>
        </w:rPr>
      </w:pPr>
      <w:r w:rsidRPr="007435EB">
        <w:rPr>
          <w:rtl/>
        </w:rPr>
        <w:t xml:space="preserve"> ועשה שבתך חול ואל תצטרך לבריות, </w:t>
      </w:r>
      <w:r w:rsidRPr="007435EB">
        <w:rPr>
          <w:rFonts w:hint="cs"/>
          <w:rtl/>
        </w:rPr>
        <w:t xml:space="preserve"> </w:t>
      </w:r>
    </w:p>
    <w:p w14:paraId="0FF2BCF0" w14:textId="77777777" w:rsidR="00D661D8" w:rsidRPr="00CE0DE0" w:rsidRDefault="00D661D8" w:rsidP="00D661D8">
      <w:pPr>
        <w:pStyle w:val="36"/>
        <w:framePr w:wrap="notBeside"/>
        <w:rPr>
          <w:rtl/>
        </w:rPr>
      </w:pPr>
      <w:r w:rsidRPr="00CE0DE0">
        <w:rPr>
          <w:rFonts w:hint="cs"/>
          <w:rtl/>
        </w:rPr>
        <w:t xml:space="preserve">ג. </w:t>
      </w:r>
    </w:p>
    <w:p w14:paraId="6E470605" w14:textId="77777777" w:rsidR="00D661D8" w:rsidRPr="007435EB" w:rsidRDefault="00D661D8" w:rsidP="00D661D8">
      <w:pPr>
        <w:rPr>
          <w:rtl/>
        </w:rPr>
      </w:pPr>
      <w:r w:rsidRPr="007435EB">
        <w:rPr>
          <w:rtl/>
        </w:rPr>
        <w:t>והוי משתדל עם מי שהשעה משחקת לו.</w:t>
      </w:r>
    </w:p>
    <w:p w14:paraId="35BEEEEB" w14:textId="77777777" w:rsidR="00D661D8" w:rsidRPr="00D27FF1" w:rsidRDefault="00D661D8" w:rsidP="00D661D8">
      <w:pPr>
        <w:pStyle w:val="36"/>
        <w:framePr w:wrap="notBeside"/>
        <w:rPr>
          <w:rtl/>
        </w:rPr>
      </w:pPr>
      <w:r w:rsidRPr="00D27FF1">
        <w:rPr>
          <w:rFonts w:hint="cs"/>
          <w:rtl/>
        </w:rPr>
        <w:t xml:space="preserve">• </w:t>
      </w:r>
    </w:p>
    <w:p w14:paraId="78E08602" w14:textId="77777777" w:rsidR="00D661D8" w:rsidRDefault="00D661D8" w:rsidP="00D661D8">
      <w:pPr>
        <w:pStyle w:val="afffff0"/>
        <w:rPr>
          <w:rtl/>
        </w:rPr>
      </w:pPr>
      <w:r w:rsidRPr="005C3FF1">
        <w:rPr>
          <w:rStyle w:val="afffa"/>
          <w:rtl/>
        </w:rPr>
        <w:t>שלשה</w:t>
      </w:r>
      <w:r w:rsidRPr="007435EB">
        <w:rPr>
          <w:rtl/>
        </w:rPr>
        <w:t xml:space="preserve"> דברים א</w:t>
      </w:r>
      <w:r w:rsidRPr="007435EB">
        <w:rPr>
          <w:rFonts w:hint="cs"/>
          <w:rtl/>
        </w:rPr>
        <w:t>ריב</w:t>
      </w:r>
      <w:r w:rsidRPr="007435EB">
        <w:rPr>
          <w:rtl/>
        </w:rPr>
        <w:t>"</w:t>
      </w:r>
      <w:r w:rsidRPr="007435EB">
        <w:rPr>
          <w:rFonts w:hint="cs"/>
          <w:rtl/>
        </w:rPr>
        <w:t xml:space="preserve">ל </w:t>
      </w:r>
      <w:r w:rsidRPr="007435EB">
        <w:rPr>
          <w:rtl/>
        </w:rPr>
        <w:t xml:space="preserve">משום אנשי ירושלים: </w:t>
      </w:r>
    </w:p>
    <w:p w14:paraId="5881F65B" w14:textId="77777777" w:rsidR="00D661D8" w:rsidRPr="00D27FF1" w:rsidRDefault="00D661D8" w:rsidP="00D661D8">
      <w:pPr>
        <w:pStyle w:val="36"/>
        <w:framePr w:wrap="notBeside"/>
        <w:rPr>
          <w:rtl/>
        </w:rPr>
      </w:pPr>
      <w:r w:rsidRPr="00D27FF1">
        <w:rPr>
          <w:rFonts w:hint="cs"/>
          <w:rtl/>
        </w:rPr>
        <w:t>א.</w:t>
      </w:r>
    </w:p>
    <w:p w14:paraId="0CD4F62D" w14:textId="77777777" w:rsidR="00D661D8" w:rsidRPr="007435EB" w:rsidRDefault="00D661D8" w:rsidP="00D661D8">
      <w:pPr>
        <w:spacing w:before="4"/>
        <w:rPr>
          <w:rFonts w:ascii="Fb Fontext" w:hAnsi="Fb Fontext"/>
          <w:rtl/>
        </w:rPr>
      </w:pPr>
      <w:r w:rsidRPr="007435EB">
        <w:rPr>
          <w:rFonts w:ascii="Fb Fontext" w:hAnsi="Fb Fontext"/>
          <w:rtl/>
        </w:rPr>
        <w:t>אל תרבה בגנות - משום מעשה שהיה</w:t>
      </w:r>
      <w:r w:rsidRPr="007435EB">
        <w:rPr>
          <w:rFonts w:ascii="Fb Fontext" w:hAnsi="Fb Fontext" w:hint="cs"/>
          <w:rtl/>
        </w:rPr>
        <w:t>[דוד ובת שבע]</w:t>
      </w:r>
      <w:r w:rsidRPr="007435EB">
        <w:rPr>
          <w:rFonts w:ascii="Fb Fontext" w:hAnsi="Fb Fontext"/>
          <w:rtl/>
        </w:rPr>
        <w:t>,</w:t>
      </w:r>
    </w:p>
    <w:p w14:paraId="60F4CC26" w14:textId="77777777" w:rsidR="00D661D8" w:rsidRPr="00D27FF1" w:rsidRDefault="00D661D8" w:rsidP="00D661D8">
      <w:pPr>
        <w:pStyle w:val="36"/>
        <w:framePr w:wrap="notBeside"/>
        <w:rPr>
          <w:rtl/>
        </w:rPr>
      </w:pPr>
      <w:r w:rsidRPr="00D27FF1">
        <w:rPr>
          <w:rFonts w:hint="cs"/>
          <w:rtl/>
        </w:rPr>
        <w:t xml:space="preserve">ב. </w:t>
      </w:r>
    </w:p>
    <w:p w14:paraId="2A48C9AA" w14:textId="77777777" w:rsidR="00D661D8" w:rsidRDefault="00D661D8" w:rsidP="00D661D8">
      <w:pPr>
        <w:rPr>
          <w:rtl/>
        </w:rPr>
      </w:pPr>
      <w:r w:rsidRPr="007435EB">
        <w:rPr>
          <w:rtl/>
        </w:rPr>
        <w:t xml:space="preserve">בתך בגרה - שחרר עבדך ותן לה, </w:t>
      </w:r>
    </w:p>
    <w:p w14:paraId="456D3BE6" w14:textId="77777777" w:rsidR="00D661D8" w:rsidRPr="00D27FF1" w:rsidRDefault="00D661D8" w:rsidP="00D661D8">
      <w:pPr>
        <w:pStyle w:val="36"/>
        <w:framePr w:wrap="notBeside"/>
        <w:rPr>
          <w:rtl/>
        </w:rPr>
      </w:pPr>
      <w:r w:rsidRPr="00D27FF1">
        <w:rPr>
          <w:rFonts w:hint="cs"/>
          <w:rtl/>
        </w:rPr>
        <w:t xml:space="preserve">ג. </w:t>
      </w:r>
    </w:p>
    <w:p w14:paraId="0A9FC8CA" w14:textId="77777777" w:rsidR="00D661D8" w:rsidRPr="007435EB" w:rsidRDefault="00D661D8" w:rsidP="00D661D8">
      <w:pPr>
        <w:rPr>
          <w:rFonts w:cs="Guttman Vilna"/>
          <w:b/>
          <w:bCs/>
          <w:rtl/>
        </w:rPr>
      </w:pPr>
      <w:r w:rsidRPr="007435EB">
        <w:rPr>
          <w:rtl/>
        </w:rPr>
        <w:t>והוי זהיר באשתך מחתנה הראשון.</w:t>
      </w:r>
    </w:p>
    <w:p w14:paraId="2EE6A5E1" w14:textId="77777777" w:rsidR="00D661D8" w:rsidRPr="00D27FF1" w:rsidRDefault="00D661D8" w:rsidP="00D661D8">
      <w:pPr>
        <w:pStyle w:val="36"/>
        <w:framePr w:wrap="notBeside"/>
        <w:rPr>
          <w:rtl/>
        </w:rPr>
      </w:pPr>
      <w:r>
        <w:rPr>
          <w:rFonts w:hint="cs"/>
          <w:rtl/>
        </w:rPr>
        <w:t>הטעם:</w:t>
      </w:r>
    </w:p>
    <w:p w14:paraId="617680ED" w14:textId="77777777" w:rsidR="00D661D8" w:rsidRPr="007435EB" w:rsidRDefault="00D661D8" w:rsidP="00D661D8">
      <w:pPr>
        <w:rPr>
          <w:rtl/>
        </w:rPr>
      </w:pPr>
      <w:r w:rsidRPr="00D27FF1">
        <w:rPr>
          <w:rStyle w:val="affffd"/>
          <w:rFonts w:hint="cs"/>
          <w:rtl/>
        </w:rPr>
        <w:t>א.</w:t>
      </w:r>
      <w:r>
        <w:rPr>
          <w:rStyle w:val="afffa"/>
          <w:rFonts w:hint="cs"/>
          <w:rtl/>
        </w:rPr>
        <w:t xml:space="preserve"> </w:t>
      </w:r>
      <w:r w:rsidRPr="007435EB">
        <w:rPr>
          <w:rtl/>
        </w:rPr>
        <w:t xml:space="preserve">משום ערוה, </w:t>
      </w:r>
      <w:r w:rsidRPr="00D27FF1">
        <w:rPr>
          <w:rStyle w:val="affffd"/>
          <w:rtl/>
        </w:rPr>
        <w:t>ר"</w:t>
      </w:r>
      <w:r w:rsidRPr="00D27FF1">
        <w:rPr>
          <w:rStyle w:val="affffd"/>
          <w:rFonts w:hint="cs"/>
          <w:rtl/>
        </w:rPr>
        <w:t>כ:</w:t>
      </w:r>
      <w:r w:rsidRPr="007435EB">
        <w:rPr>
          <w:rtl/>
        </w:rPr>
        <w:t xml:space="preserve"> משום ממון, הא והא איתנהו.</w:t>
      </w:r>
    </w:p>
    <w:p w14:paraId="1A3CFC49" w14:textId="77777777" w:rsidR="00D661D8" w:rsidRPr="00D27FF1" w:rsidRDefault="00D661D8" w:rsidP="00D661D8">
      <w:pPr>
        <w:pStyle w:val="36"/>
        <w:framePr w:wrap="notBeside"/>
        <w:rPr>
          <w:rtl/>
        </w:rPr>
      </w:pPr>
      <w:r w:rsidRPr="00D27FF1">
        <w:rPr>
          <w:rFonts w:hint="cs"/>
          <w:rtl/>
        </w:rPr>
        <w:t>• ארי</w:t>
      </w:r>
      <w:r w:rsidRPr="00D27FF1">
        <w:rPr>
          <w:rtl/>
        </w:rPr>
        <w:t>"</w:t>
      </w:r>
      <w:r w:rsidRPr="00D27FF1">
        <w:rPr>
          <w:rFonts w:hint="cs"/>
          <w:rtl/>
        </w:rPr>
        <w:t>ו</w:t>
      </w:r>
      <w:r w:rsidRPr="00D27FF1">
        <w:rPr>
          <w:rtl/>
        </w:rPr>
        <w:t>:</w:t>
      </w:r>
    </w:p>
    <w:p w14:paraId="30A73D7C" w14:textId="77777777" w:rsidR="00D661D8" w:rsidRDefault="00D661D8" w:rsidP="00D661D8">
      <w:pPr>
        <w:pStyle w:val="afffff0"/>
        <w:rPr>
          <w:rtl/>
        </w:rPr>
      </w:pPr>
      <w:r w:rsidRPr="005C3FF1">
        <w:rPr>
          <w:rStyle w:val="afffa"/>
          <w:rtl/>
        </w:rPr>
        <w:t>שלשה</w:t>
      </w:r>
      <w:r w:rsidRPr="007435EB">
        <w:rPr>
          <w:rtl/>
        </w:rPr>
        <w:t xml:space="preserve"> מנוחלי העולם הבא, </w:t>
      </w:r>
    </w:p>
    <w:p w14:paraId="1AEE8408" w14:textId="77777777" w:rsidR="00D661D8" w:rsidRPr="007435EB" w:rsidRDefault="00D661D8" w:rsidP="00D661D8">
      <w:pPr>
        <w:spacing w:before="4"/>
        <w:rPr>
          <w:rFonts w:ascii="Fb Fontext" w:hAnsi="Fb Fontext"/>
          <w:rtl/>
        </w:rPr>
      </w:pPr>
      <w:r w:rsidRPr="00CE0DE0">
        <w:rPr>
          <w:rStyle w:val="affffd"/>
          <w:rFonts w:hint="cs"/>
          <w:rtl/>
        </w:rPr>
        <w:t>א.</w:t>
      </w:r>
      <w:r w:rsidRPr="007435EB">
        <w:rPr>
          <w:rFonts w:ascii="Fb Fontext" w:hAnsi="Fb Fontext" w:hint="cs"/>
          <w:rtl/>
        </w:rPr>
        <w:t xml:space="preserve"> </w:t>
      </w:r>
      <w:r w:rsidRPr="007435EB">
        <w:rPr>
          <w:rFonts w:ascii="Fb Fontext" w:hAnsi="Fb Fontext"/>
          <w:rtl/>
        </w:rPr>
        <w:t xml:space="preserve">הדר בארץ ישראל, </w:t>
      </w:r>
      <w:r w:rsidRPr="00CE0DE0">
        <w:rPr>
          <w:rStyle w:val="affffd"/>
          <w:rFonts w:hint="cs"/>
          <w:rtl/>
        </w:rPr>
        <w:t>ב.</w:t>
      </w:r>
      <w:r w:rsidRPr="007435EB">
        <w:rPr>
          <w:rFonts w:ascii="Fb Fontext" w:hAnsi="Fb Fontext" w:hint="cs"/>
          <w:rtl/>
        </w:rPr>
        <w:t xml:space="preserve"> </w:t>
      </w:r>
      <w:r w:rsidRPr="007435EB">
        <w:rPr>
          <w:rFonts w:ascii="Fb Fontext" w:hAnsi="Fb Fontext"/>
          <w:rtl/>
        </w:rPr>
        <w:t>והמגדל בניו לתלמוד תורה,</w:t>
      </w:r>
    </w:p>
    <w:p w14:paraId="4B4BF368" w14:textId="77777777" w:rsidR="00D661D8" w:rsidRPr="007435EB" w:rsidRDefault="00D661D8" w:rsidP="00D661D8">
      <w:pPr>
        <w:rPr>
          <w:rFonts w:cs="Guttman Vilna"/>
          <w:b/>
          <w:bCs/>
          <w:rtl/>
        </w:rPr>
      </w:pPr>
      <w:r w:rsidRPr="00CE0DE0">
        <w:rPr>
          <w:rStyle w:val="affffd"/>
          <w:rFonts w:hint="cs"/>
          <w:rtl/>
        </w:rPr>
        <w:t>ג.</w:t>
      </w:r>
      <w:r w:rsidRPr="007435EB">
        <w:rPr>
          <w:rFonts w:hint="cs"/>
          <w:rtl/>
        </w:rPr>
        <w:t xml:space="preserve"> </w:t>
      </w:r>
      <w:r w:rsidRPr="007435EB">
        <w:rPr>
          <w:rtl/>
        </w:rPr>
        <w:t xml:space="preserve">והמבדיל על היין </w:t>
      </w:r>
      <w:r>
        <w:rPr>
          <w:rFonts w:hint="cs"/>
          <w:rtl/>
        </w:rPr>
        <w:t xml:space="preserve">במוצ''ש שמשייר מקידוש להבדלה </w:t>
      </w:r>
    </w:p>
    <w:p w14:paraId="3BC5C814" w14:textId="77777777" w:rsidR="00D661D8" w:rsidRPr="00D27FF1" w:rsidRDefault="00D661D8" w:rsidP="00D661D8">
      <w:pPr>
        <w:pStyle w:val="36"/>
        <w:framePr w:wrap="notBeside"/>
        <w:rPr>
          <w:rtl/>
        </w:rPr>
      </w:pPr>
      <w:r w:rsidRPr="00D27FF1">
        <w:rPr>
          <w:rFonts w:hint="cs"/>
          <w:rtl/>
        </w:rPr>
        <w:t>• ארי</w:t>
      </w:r>
      <w:r w:rsidRPr="00D27FF1">
        <w:rPr>
          <w:rtl/>
        </w:rPr>
        <w:t>"</w:t>
      </w:r>
      <w:r w:rsidRPr="00D27FF1">
        <w:rPr>
          <w:rFonts w:hint="cs"/>
          <w:rtl/>
        </w:rPr>
        <w:t>ו</w:t>
      </w:r>
      <w:r w:rsidRPr="00D27FF1">
        <w:rPr>
          <w:rtl/>
        </w:rPr>
        <w:t>:</w:t>
      </w:r>
    </w:p>
    <w:p w14:paraId="2D99854D" w14:textId="77777777" w:rsidR="00D661D8" w:rsidRDefault="00D661D8" w:rsidP="00D661D8">
      <w:pPr>
        <w:pStyle w:val="afffff0"/>
        <w:rPr>
          <w:rtl/>
        </w:rPr>
      </w:pPr>
      <w:r w:rsidRPr="007435EB">
        <w:rPr>
          <w:rtl/>
        </w:rPr>
        <w:t xml:space="preserve"> </w:t>
      </w:r>
      <w:r w:rsidRPr="005C3FF1">
        <w:rPr>
          <w:rStyle w:val="afffa"/>
          <w:rtl/>
        </w:rPr>
        <w:t>שלשה</w:t>
      </w:r>
      <w:r w:rsidRPr="007435EB">
        <w:rPr>
          <w:rtl/>
        </w:rPr>
        <w:t xml:space="preserve"> מכריז עליהן ה' בכל יום: </w:t>
      </w:r>
    </w:p>
    <w:p w14:paraId="759BB33C" w14:textId="77777777" w:rsidR="00D661D8" w:rsidRPr="00D27FF1" w:rsidRDefault="00D661D8" w:rsidP="00D661D8">
      <w:pPr>
        <w:pStyle w:val="36"/>
        <w:framePr w:wrap="notBeside"/>
        <w:rPr>
          <w:rtl/>
        </w:rPr>
      </w:pPr>
      <w:r w:rsidRPr="00D27FF1">
        <w:rPr>
          <w:rFonts w:hint="cs"/>
          <w:rtl/>
        </w:rPr>
        <w:t>א.</w:t>
      </w:r>
    </w:p>
    <w:p w14:paraId="713803F3" w14:textId="77777777" w:rsidR="00D661D8" w:rsidRDefault="00D661D8" w:rsidP="00D661D8">
      <w:pPr>
        <w:spacing w:before="4"/>
        <w:rPr>
          <w:rtl/>
        </w:rPr>
      </w:pPr>
      <w:r>
        <w:rPr>
          <w:rFonts w:hint="cs"/>
          <w:rtl/>
        </w:rPr>
        <w:t xml:space="preserve"> </w:t>
      </w:r>
      <w:r w:rsidRPr="007435EB">
        <w:rPr>
          <w:rtl/>
        </w:rPr>
        <w:t xml:space="preserve">על רווק הדר בכרך ואינו חוטא, </w:t>
      </w:r>
    </w:p>
    <w:p w14:paraId="0CFC6490" w14:textId="77777777" w:rsidR="00D661D8" w:rsidRPr="00D27FF1" w:rsidRDefault="00D661D8" w:rsidP="00D661D8">
      <w:pPr>
        <w:pStyle w:val="36"/>
        <w:framePr w:wrap="notBeside"/>
        <w:rPr>
          <w:rtl/>
        </w:rPr>
      </w:pPr>
      <w:r w:rsidRPr="00D27FF1">
        <w:rPr>
          <w:rFonts w:hint="cs"/>
          <w:rtl/>
        </w:rPr>
        <w:t>ב.</w:t>
      </w:r>
    </w:p>
    <w:p w14:paraId="49AA8F5A" w14:textId="77777777" w:rsidR="00D661D8" w:rsidRPr="007435EB" w:rsidRDefault="00D661D8" w:rsidP="00D661D8">
      <w:pPr>
        <w:spacing w:before="4"/>
        <w:rPr>
          <w:rtl/>
        </w:rPr>
      </w:pPr>
      <w:r>
        <w:rPr>
          <w:rFonts w:hint="cs"/>
          <w:rtl/>
        </w:rPr>
        <w:t xml:space="preserve"> </w:t>
      </w:r>
      <w:r w:rsidRPr="007435EB">
        <w:rPr>
          <w:rtl/>
        </w:rPr>
        <w:t>ועל עני המחזיר אבידה לבעליה,</w:t>
      </w:r>
    </w:p>
    <w:p w14:paraId="2F4A3B86" w14:textId="77777777" w:rsidR="00D661D8" w:rsidRPr="00D27FF1" w:rsidRDefault="00D661D8" w:rsidP="00D661D8">
      <w:pPr>
        <w:pStyle w:val="36"/>
        <w:framePr w:wrap="notBeside"/>
        <w:rPr>
          <w:rtl/>
        </w:rPr>
      </w:pPr>
      <w:r w:rsidRPr="00D27FF1">
        <w:rPr>
          <w:rFonts w:hint="cs"/>
          <w:rtl/>
        </w:rPr>
        <w:t>ג.</w:t>
      </w:r>
    </w:p>
    <w:p w14:paraId="4DDA56A0" w14:textId="77777777" w:rsidR="00D661D8" w:rsidRPr="007435EB" w:rsidRDefault="00D661D8" w:rsidP="00D661D8">
      <w:pPr>
        <w:rPr>
          <w:rtl/>
        </w:rPr>
      </w:pPr>
      <w:r w:rsidRPr="007435EB">
        <w:rPr>
          <w:rFonts w:hint="cs"/>
          <w:rtl/>
        </w:rPr>
        <w:t xml:space="preserve"> </w:t>
      </w:r>
      <w:r w:rsidRPr="007435EB">
        <w:rPr>
          <w:rtl/>
        </w:rPr>
        <w:t>ועל עשיר המעשר פירותיו בצינעה.</w:t>
      </w:r>
    </w:p>
    <w:p w14:paraId="4C3A14E3" w14:textId="77777777" w:rsidR="00D661D8" w:rsidRPr="007435EB" w:rsidRDefault="00D661D8" w:rsidP="00D661D8">
      <w:pPr>
        <w:rPr>
          <w:rtl/>
        </w:rPr>
      </w:pPr>
      <w:r w:rsidRPr="00CE0DE0">
        <w:rPr>
          <w:rStyle w:val="affffd"/>
          <w:rtl/>
        </w:rPr>
        <w:t>רב ספרא</w:t>
      </w:r>
      <w:r w:rsidRPr="007435EB">
        <w:rPr>
          <w:rtl/>
        </w:rPr>
        <w:t xml:space="preserve"> רווק הדר בכרך ה</w:t>
      </w:r>
      <w:r w:rsidRPr="007435EB">
        <w:rPr>
          <w:rFonts w:hint="cs"/>
          <w:rtl/>
        </w:rPr>
        <w:t>י</w:t>
      </w:r>
      <w:r w:rsidRPr="007435EB">
        <w:rPr>
          <w:rtl/>
        </w:rPr>
        <w:t>ה.</w:t>
      </w:r>
      <w:r>
        <w:rPr>
          <w:rFonts w:hint="cs"/>
          <w:rtl/>
        </w:rPr>
        <w:t xml:space="preserve"> וכששנו לפני </w:t>
      </w:r>
      <w:r>
        <w:rPr>
          <w:rStyle w:val="affffd"/>
          <w:rFonts w:hint="cs"/>
          <w:rtl/>
          <w:rPrChange w:id="11427" w:author="מנוע אמוראים" w:date="2026-10-05T16:42:03Z">
            <w:rPr>
              <w:rFonts w:hint="cs"/>
              <w:rtl/>
            </w:rPr>
          </w:rPrChange>
        </w:rPr>
        <w:t xml:space="preserve">ר</w:t>
      </w:r>
      <w:r>
        <w:rPr>
          <w:rStyle w:val="affffd"/>
          <w:rtl/>
          <w:rPrChange w:id="11428" w:author="מנוע אמוראים" w:date="2026-10-05T16:42:03Z">
            <w:rPr>
              <w:rtl/>
            </w:rPr>
          </w:rPrChange>
        </w:rPr>
        <w:t xml:space="preserve">"</w:t>
      </w:r>
      <w:r>
        <w:rPr>
          <w:rStyle w:val="affffd"/>
          <w:rFonts w:hint="cs"/>
          <w:rtl/>
          <w:rPrChange w:id="11429" w:author="מנוע אמוראים" w:date="2026-10-05T16:42:03Z">
            <w:rPr>
              <w:rFonts w:hint="cs"/>
              <w:rtl/>
            </w:rPr>
          </w:rPrChange>
        </w:rPr>
        <w:t xml:space="preserve">ס</w:t>
      </w:r>
      <w:r>
        <w:rPr>
          <w:rFonts w:hint="cs"/>
          <w:rtl/>
        </w:rPr>
        <w:t xml:space="preserve"> צהבו פניו</w:t>
      </w:r>
    </w:p>
    <w:p w14:paraId="6B401D5B" w14:textId="77777777" w:rsidR="00D661D8" w:rsidRPr="00D27FF1" w:rsidRDefault="00D661D8" w:rsidP="00D661D8">
      <w:pPr>
        <w:pStyle w:val="36"/>
        <w:framePr w:wrap="notBeside"/>
        <w:rPr>
          <w:rtl/>
        </w:rPr>
      </w:pPr>
      <w:r w:rsidRPr="00D27FF1">
        <w:rPr>
          <w:rFonts w:hint="cs"/>
          <w:rtl/>
        </w:rPr>
        <w:t>א</w:t>
      </w:r>
      <w:r w:rsidRPr="00D27FF1">
        <w:rPr>
          <w:rtl/>
        </w:rPr>
        <w:t>"</w:t>
      </w:r>
      <w:r w:rsidRPr="00D27FF1">
        <w:rPr>
          <w:rFonts w:hint="cs"/>
          <w:rtl/>
        </w:rPr>
        <w:t>ל רבא</w:t>
      </w:r>
      <w:r w:rsidRPr="00D27FF1">
        <w:rPr>
          <w:rtl/>
        </w:rPr>
        <w:t>:</w:t>
      </w:r>
    </w:p>
    <w:p w14:paraId="15B3248C" w14:textId="77777777" w:rsidR="00D661D8" w:rsidRPr="007435EB" w:rsidRDefault="00D661D8" w:rsidP="00D661D8">
      <w:pPr>
        <w:rPr>
          <w:rtl/>
        </w:rPr>
      </w:pPr>
      <w:r w:rsidRPr="007435EB">
        <w:rPr>
          <w:rFonts w:hint="cs"/>
          <w:rtl/>
        </w:rPr>
        <w:t>לאו</w:t>
      </w:r>
      <w:r w:rsidRPr="007435EB">
        <w:rPr>
          <w:rtl/>
        </w:rPr>
        <w:t xml:space="preserve"> </w:t>
      </w:r>
      <w:r w:rsidRPr="007435EB">
        <w:rPr>
          <w:rFonts w:hint="cs"/>
          <w:rtl/>
        </w:rPr>
        <w:t>כגון</w:t>
      </w:r>
      <w:r w:rsidRPr="007435EB">
        <w:rPr>
          <w:rtl/>
        </w:rPr>
        <w:t xml:space="preserve"> </w:t>
      </w:r>
      <w:r w:rsidRPr="007435EB">
        <w:rPr>
          <w:rFonts w:hint="cs"/>
          <w:rtl/>
        </w:rPr>
        <w:t>מר</w:t>
      </w:r>
      <w:r w:rsidRPr="007435EB">
        <w:rPr>
          <w:rtl/>
        </w:rPr>
        <w:t xml:space="preserve">, </w:t>
      </w:r>
      <w:r w:rsidRPr="007435EB">
        <w:rPr>
          <w:rFonts w:hint="cs"/>
          <w:rtl/>
        </w:rPr>
        <w:t>אלא</w:t>
      </w:r>
      <w:r w:rsidRPr="007435EB">
        <w:rPr>
          <w:rtl/>
        </w:rPr>
        <w:t xml:space="preserve"> </w:t>
      </w:r>
      <w:r w:rsidRPr="007435EB">
        <w:rPr>
          <w:rFonts w:hint="cs"/>
          <w:rtl/>
        </w:rPr>
        <w:t>כגון</w:t>
      </w:r>
      <w:r w:rsidRPr="007435EB">
        <w:rPr>
          <w:rtl/>
        </w:rPr>
        <w:t xml:space="preserve"> </w:t>
      </w:r>
      <w:r w:rsidRPr="007435EB">
        <w:rPr>
          <w:rFonts w:hint="cs"/>
          <w:rtl/>
        </w:rPr>
        <w:t>רב</w:t>
      </w:r>
      <w:r w:rsidRPr="007435EB">
        <w:rPr>
          <w:rtl/>
        </w:rPr>
        <w:t xml:space="preserve"> </w:t>
      </w:r>
      <w:r w:rsidRPr="007435EB">
        <w:rPr>
          <w:rFonts w:hint="cs"/>
          <w:rtl/>
        </w:rPr>
        <w:t>חנינא</w:t>
      </w:r>
      <w:r w:rsidRPr="007435EB">
        <w:rPr>
          <w:rtl/>
        </w:rPr>
        <w:t xml:space="preserve"> </w:t>
      </w:r>
      <w:r w:rsidRPr="007435EB">
        <w:rPr>
          <w:rFonts w:hint="cs"/>
          <w:rtl/>
        </w:rPr>
        <w:t>ורב</w:t>
      </w:r>
      <w:r w:rsidRPr="007435EB">
        <w:rPr>
          <w:rtl/>
        </w:rPr>
        <w:t xml:space="preserve"> </w:t>
      </w:r>
      <w:r w:rsidRPr="007435EB">
        <w:rPr>
          <w:rFonts w:hint="cs"/>
          <w:rtl/>
        </w:rPr>
        <w:t>אושעיא</w:t>
      </w:r>
      <w:r w:rsidRPr="007435EB">
        <w:rPr>
          <w:rtl/>
        </w:rPr>
        <w:t xml:space="preserve">. </w:t>
      </w:r>
      <w:r w:rsidRPr="007435EB">
        <w:rPr>
          <w:rFonts w:hint="cs"/>
          <w:rtl/>
        </w:rPr>
        <w:t>שהיו סנדלרים בארץ ישראל,</w:t>
      </w:r>
      <w:r w:rsidRPr="007435EB">
        <w:rPr>
          <w:rtl/>
        </w:rPr>
        <w:t xml:space="preserve"> </w:t>
      </w:r>
      <w:r>
        <w:rPr>
          <w:rFonts w:hint="cs"/>
          <w:rtl/>
        </w:rPr>
        <w:t xml:space="preserve">וכשהביאו </w:t>
      </w:r>
      <w:r w:rsidRPr="007435EB">
        <w:rPr>
          <w:rFonts w:hint="cs"/>
          <w:rtl/>
        </w:rPr>
        <w:t xml:space="preserve">מנעלים לזונות היו מסתכלות עליהם, והם לא הרימו עיניהם, </w:t>
      </w:r>
      <w:r>
        <w:rPr>
          <w:rFonts w:hint="cs"/>
          <w:rtl/>
        </w:rPr>
        <w:t xml:space="preserve">והיו </w:t>
      </w:r>
      <w:r w:rsidRPr="007435EB">
        <w:rPr>
          <w:rFonts w:hint="cs"/>
          <w:rtl/>
        </w:rPr>
        <w:t xml:space="preserve">נשבעות בחיי רבנן הקדושים בארץ ישראל </w:t>
      </w:r>
      <w:r w:rsidRPr="00CE0DE0">
        <w:rPr>
          <w:rStyle w:val="affffff0"/>
          <w:rFonts w:hint="cs"/>
          <w:rtl/>
        </w:rPr>
        <w:t>[לרוב הערכתם]</w:t>
      </w:r>
      <w:r w:rsidRPr="00CE0DE0">
        <w:rPr>
          <w:rStyle w:val="affffff0"/>
          <w:rtl/>
        </w:rPr>
        <w:t>.</w:t>
      </w:r>
    </w:p>
    <w:p w14:paraId="148DC556" w14:textId="77777777" w:rsidR="00D661D8" w:rsidRPr="00CE0DE0" w:rsidRDefault="00D661D8" w:rsidP="00D661D8">
      <w:pPr>
        <w:pStyle w:val="afffff0"/>
        <w:rPr>
          <w:rtl/>
        </w:rPr>
      </w:pPr>
      <w:r w:rsidRPr="00CE0DE0">
        <w:rPr>
          <w:rFonts w:hint="cs"/>
          <w:rtl/>
        </w:rPr>
        <w:t>• שלשה</w:t>
      </w:r>
      <w:r w:rsidRPr="00CE0DE0">
        <w:rPr>
          <w:rtl/>
        </w:rPr>
        <w:t xml:space="preserve"> </w:t>
      </w:r>
      <w:r w:rsidRPr="00CE0DE0">
        <w:rPr>
          <w:rFonts w:hint="cs"/>
          <w:rtl/>
        </w:rPr>
        <w:t>הקב</w:t>
      </w:r>
      <w:r w:rsidRPr="00CE0DE0">
        <w:rPr>
          <w:rtl/>
        </w:rPr>
        <w:t>"</w:t>
      </w:r>
      <w:r w:rsidRPr="00CE0DE0">
        <w:rPr>
          <w:rFonts w:hint="cs"/>
          <w:rtl/>
        </w:rPr>
        <w:t>ה</w:t>
      </w:r>
      <w:r w:rsidRPr="00CE0DE0">
        <w:rPr>
          <w:rtl/>
        </w:rPr>
        <w:t xml:space="preserve"> </w:t>
      </w:r>
      <w:r w:rsidRPr="00CE0DE0">
        <w:rPr>
          <w:rFonts w:hint="cs"/>
          <w:rtl/>
        </w:rPr>
        <w:t>אוהבן</w:t>
      </w:r>
      <w:r w:rsidRPr="00CE0DE0">
        <w:rPr>
          <w:rtl/>
        </w:rPr>
        <w:t xml:space="preserve">: </w:t>
      </w:r>
    </w:p>
    <w:p w14:paraId="1DD829BE" w14:textId="77777777" w:rsidR="00D661D8" w:rsidRDefault="00D661D8" w:rsidP="00D661D8">
      <w:pPr>
        <w:spacing w:before="4"/>
        <w:rPr>
          <w:rtl/>
        </w:rPr>
      </w:pPr>
      <w:r w:rsidRPr="007435EB">
        <w:rPr>
          <w:rFonts w:hint="cs"/>
          <w:rtl/>
        </w:rPr>
        <w:t>מי</w:t>
      </w:r>
      <w:r w:rsidRPr="007435EB">
        <w:rPr>
          <w:rtl/>
        </w:rPr>
        <w:t xml:space="preserve"> </w:t>
      </w:r>
      <w:r w:rsidRPr="007435EB">
        <w:rPr>
          <w:rFonts w:hint="cs"/>
          <w:rtl/>
        </w:rPr>
        <w:t>שאינו</w:t>
      </w:r>
      <w:r w:rsidRPr="007435EB">
        <w:rPr>
          <w:rtl/>
        </w:rPr>
        <w:t xml:space="preserve"> </w:t>
      </w:r>
      <w:r w:rsidRPr="007435EB">
        <w:rPr>
          <w:rFonts w:hint="cs"/>
          <w:rtl/>
        </w:rPr>
        <w:t>כועס</w:t>
      </w:r>
      <w:r w:rsidRPr="007435EB">
        <w:rPr>
          <w:rtl/>
        </w:rPr>
        <w:t xml:space="preserve"> </w:t>
      </w:r>
    </w:p>
    <w:p w14:paraId="08C62C07" w14:textId="77777777" w:rsidR="00D661D8" w:rsidRDefault="00D661D8" w:rsidP="00D661D8">
      <w:pPr>
        <w:spacing w:before="4"/>
        <w:rPr>
          <w:rtl/>
        </w:rPr>
      </w:pPr>
      <w:r w:rsidRPr="007435EB">
        <w:rPr>
          <w:rFonts w:hint="cs"/>
          <w:rtl/>
        </w:rPr>
        <w:lastRenderedPageBreak/>
        <w:t>ומי</w:t>
      </w:r>
      <w:r w:rsidRPr="007435EB">
        <w:rPr>
          <w:rtl/>
        </w:rPr>
        <w:t xml:space="preserve"> </w:t>
      </w:r>
      <w:r w:rsidRPr="007435EB">
        <w:rPr>
          <w:rFonts w:hint="cs"/>
          <w:rtl/>
        </w:rPr>
        <w:t>שאינו</w:t>
      </w:r>
      <w:r w:rsidRPr="007435EB">
        <w:rPr>
          <w:rtl/>
        </w:rPr>
        <w:t xml:space="preserve"> </w:t>
      </w:r>
      <w:r w:rsidRPr="007435EB">
        <w:rPr>
          <w:rFonts w:hint="cs"/>
          <w:rtl/>
        </w:rPr>
        <w:t>משתכר</w:t>
      </w:r>
      <w:r w:rsidRPr="007435EB">
        <w:rPr>
          <w:rtl/>
        </w:rPr>
        <w:t xml:space="preserve">, </w:t>
      </w:r>
    </w:p>
    <w:p w14:paraId="3593BF64" w14:textId="77777777" w:rsidR="00D661D8" w:rsidRPr="007435EB" w:rsidRDefault="00D661D8" w:rsidP="00D661D8">
      <w:pPr>
        <w:spacing w:before="4"/>
        <w:rPr>
          <w:rtl/>
        </w:rPr>
      </w:pPr>
      <w:r w:rsidRPr="007435EB">
        <w:rPr>
          <w:rFonts w:hint="cs"/>
          <w:rtl/>
        </w:rPr>
        <w:t>ומי</w:t>
      </w:r>
      <w:r w:rsidRPr="007435EB">
        <w:rPr>
          <w:rtl/>
        </w:rPr>
        <w:t xml:space="preserve"> </w:t>
      </w:r>
      <w:r w:rsidRPr="007435EB">
        <w:rPr>
          <w:rFonts w:hint="cs"/>
          <w:rtl/>
        </w:rPr>
        <w:t>שאינו</w:t>
      </w:r>
      <w:r w:rsidRPr="007435EB">
        <w:rPr>
          <w:rtl/>
        </w:rPr>
        <w:t xml:space="preserve"> </w:t>
      </w:r>
      <w:r w:rsidRPr="007435EB">
        <w:rPr>
          <w:rFonts w:hint="cs"/>
          <w:rtl/>
        </w:rPr>
        <w:t>מעמיד</w:t>
      </w:r>
      <w:r w:rsidRPr="007435EB">
        <w:rPr>
          <w:rtl/>
        </w:rPr>
        <w:t xml:space="preserve"> </w:t>
      </w:r>
      <w:r w:rsidRPr="007435EB">
        <w:rPr>
          <w:rFonts w:hint="cs"/>
          <w:rtl/>
        </w:rPr>
        <w:t>על</w:t>
      </w:r>
      <w:r w:rsidRPr="007435EB">
        <w:rPr>
          <w:rtl/>
        </w:rPr>
        <w:t xml:space="preserve"> </w:t>
      </w:r>
      <w:r w:rsidRPr="007435EB">
        <w:rPr>
          <w:rFonts w:hint="cs"/>
          <w:rtl/>
        </w:rPr>
        <w:t>מדותיו</w:t>
      </w:r>
      <w:r w:rsidRPr="007435EB">
        <w:rPr>
          <w:rtl/>
        </w:rPr>
        <w:t>.</w:t>
      </w:r>
    </w:p>
    <w:p w14:paraId="002237AC" w14:textId="77777777" w:rsidR="00D661D8" w:rsidRDefault="00D661D8" w:rsidP="00D661D8">
      <w:pPr>
        <w:pStyle w:val="afffff0"/>
        <w:rPr>
          <w:rFonts w:ascii="Fb Fontext" w:hAnsi="Fb Fontext"/>
          <w:sz w:val="20"/>
          <w:rtl/>
        </w:rPr>
      </w:pPr>
      <w:r w:rsidRPr="00DB7D63">
        <w:rPr>
          <w:rStyle w:val="affffd"/>
          <w:rFonts w:hint="cs"/>
          <w:rtl/>
        </w:rPr>
        <w:t>•</w:t>
      </w:r>
      <w:r w:rsidRPr="00AC0CB1">
        <w:rPr>
          <w:rStyle w:val="affffd"/>
          <w:rFonts w:hint="cs"/>
          <w:rtl/>
        </w:rPr>
        <w:t xml:space="preserve"> </w:t>
      </w:r>
      <w:r w:rsidRPr="005C3FF1">
        <w:rPr>
          <w:rStyle w:val="afffa"/>
          <w:rFonts w:hint="cs"/>
          <w:rtl/>
        </w:rPr>
        <w:t>שלשה</w:t>
      </w:r>
      <w:r w:rsidRPr="005C3FF1">
        <w:rPr>
          <w:rStyle w:val="afffa"/>
          <w:rtl/>
        </w:rPr>
        <w:t xml:space="preserve"> </w:t>
      </w:r>
      <w:r w:rsidRPr="005C3FF1">
        <w:rPr>
          <w:rStyle w:val="afffa"/>
          <w:rFonts w:hint="cs"/>
          <w:rtl/>
        </w:rPr>
        <w:t>הקב</w:t>
      </w:r>
      <w:r w:rsidRPr="005C3FF1">
        <w:rPr>
          <w:rStyle w:val="afffa"/>
          <w:rtl/>
        </w:rPr>
        <w:t>"</w:t>
      </w:r>
      <w:r w:rsidRPr="005C3FF1">
        <w:rPr>
          <w:rStyle w:val="afffa"/>
          <w:rFonts w:hint="cs"/>
          <w:rtl/>
        </w:rPr>
        <w:t>ה</w:t>
      </w:r>
      <w:r w:rsidRPr="005C3FF1">
        <w:rPr>
          <w:rStyle w:val="afffa"/>
          <w:rtl/>
        </w:rPr>
        <w:t xml:space="preserve"> </w:t>
      </w:r>
      <w:r w:rsidRPr="005C3FF1">
        <w:rPr>
          <w:rStyle w:val="afffa"/>
          <w:rFonts w:hint="cs"/>
          <w:rtl/>
        </w:rPr>
        <w:t>שונאן</w:t>
      </w:r>
      <w:r w:rsidRPr="007435EB">
        <w:rPr>
          <w:rFonts w:ascii="Fb Fontext" w:hAnsi="Fb Fontext"/>
          <w:sz w:val="20"/>
          <w:rtl/>
        </w:rPr>
        <w:t xml:space="preserve">, </w:t>
      </w:r>
    </w:p>
    <w:p w14:paraId="3BBE7AE1" w14:textId="77777777" w:rsidR="00D661D8" w:rsidRDefault="00D661D8" w:rsidP="00D661D8">
      <w:pPr>
        <w:spacing w:before="4"/>
        <w:rPr>
          <w:rFonts w:ascii="Fb Fontext" w:hAnsi="Fb Fontext"/>
          <w:sz w:val="20"/>
          <w:rtl/>
        </w:rPr>
      </w:pPr>
      <w:r w:rsidRPr="00CE0DE0">
        <w:rPr>
          <w:rStyle w:val="affffd"/>
          <w:rFonts w:hint="cs"/>
          <w:rtl/>
        </w:rPr>
        <w:t>א.</w:t>
      </w:r>
      <w:r>
        <w:rPr>
          <w:rFonts w:ascii="Fb Fontext" w:hAnsi="Fb Fontext" w:hint="cs"/>
          <w:sz w:val="20"/>
          <w:rtl/>
        </w:rPr>
        <w:t xml:space="preserve"> </w:t>
      </w:r>
      <w:r w:rsidRPr="007435EB">
        <w:rPr>
          <w:rFonts w:ascii="Fb Fontext" w:hAnsi="Fb Fontext" w:hint="cs"/>
          <w:sz w:val="20"/>
          <w:rtl/>
        </w:rPr>
        <w:t>המדבר</w:t>
      </w:r>
      <w:r w:rsidRPr="007435EB">
        <w:rPr>
          <w:rFonts w:ascii="Fb Fontext" w:hAnsi="Fb Fontext"/>
          <w:sz w:val="20"/>
          <w:rtl/>
        </w:rPr>
        <w:t xml:space="preserve"> </w:t>
      </w:r>
      <w:r w:rsidRPr="007435EB">
        <w:rPr>
          <w:rFonts w:ascii="Fb Fontext" w:hAnsi="Fb Fontext" w:hint="cs"/>
          <w:sz w:val="20"/>
          <w:rtl/>
        </w:rPr>
        <w:t>אחד</w:t>
      </w:r>
      <w:r w:rsidRPr="007435EB">
        <w:rPr>
          <w:rFonts w:ascii="Fb Fontext" w:hAnsi="Fb Fontext"/>
          <w:sz w:val="20"/>
          <w:rtl/>
        </w:rPr>
        <w:t xml:space="preserve"> </w:t>
      </w:r>
      <w:r w:rsidRPr="007435EB">
        <w:rPr>
          <w:rFonts w:ascii="Fb Fontext" w:hAnsi="Fb Fontext" w:hint="cs"/>
          <w:sz w:val="20"/>
          <w:rtl/>
        </w:rPr>
        <w:t>בפה</w:t>
      </w:r>
      <w:r w:rsidRPr="007435EB">
        <w:rPr>
          <w:rFonts w:ascii="Fb Fontext" w:hAnsi="Fb Fontext"/>
          <w:sz w:val="20"/>
          <w:rtl/>
        </w:rPr>
        <w:t xml:space="preserve"> </w:t>
      </w:r>
      <w:r w:rsidRPr="007435EB">
        <w:rPr>
          <w:rFonts w:ascii="Fb Fontext" w:hAnsi="Fb Fontext" w:hint="cs"/>
          <w:sz w:val="20"/>
          <w:rtl/>
        </w:rPr>
        <w:t>ואחד</w:t>
      </w:r>
      <w:r w:rsidRPr="007435EB">
        <w:rPr>
          <w:rFonts w:ascii="Fb Fontext" w:hAnsi="Fb Fontext"/>
          <w:sz w:val="20"/>
          <w:rtl/>
        </w:rPr>
        <w:t xml:space="preserve"> </w:t>
      </w:r>
      <w:r w:rsidRPr="007435EB">
        <w:rPr>
          <w:rFonts w:ascii="Fb Fontext" w:hAnsi="Fb Fontext" w:hint="cs"/>
          <w:sz w:val="20"/>
          <w:rtl/>
        </w:rPr>
        <w:t>בלב</w:t>
      </w:r>
      <w:r w:rsidRPr="007435EB">
        <w:rPr>
          <w:rFonts w:ascii="Fb Fontext" w:hAnsi="Fb Fontext"/>
          <w:sz w:val="20"/>
          <w:rtl/>
        </w:rPr>
        <w:t xml:space="preserve">, </w:t>
      </w:r>
    </w:p>
    <w:p w14:paraId="157CE8D4" w14:textId="77777777" w:rsidR="00D661D8" w:rsidRPr="007435EB" w:rsidRDefault="00D661D8" w:rsidP="00D661D8">
      <w:pPr>
        <w:spacing w:before="4"/>
        <w:rPr>
          <w:rFonts w:ascii="Fb Fontext" w:hAnsi="Fb Fontext"/>
          <w:sz w:val="20"/>
          <w:rtl/>
        </w:rPr>
      </w:pPr>
      <w:r w:rsidRPr="00CE0DE0">
        <w:rPr>
          <w:rStyle w:val="affffd"/>
          <w:rFonts w:hint="cs"/>
          <w:rtl/>
        </w:rPr>
        <w:t>ב.</w:t>
      </w:r>
      <w:r>
        <w:rPr>
          <w:rFonts w:ascii="Fb Fontext" w:hAnsi="Fb Fontext" w:hint="cs"/>
          <w:sz w:val="20"/>
          <w:rtl/>
        </w:rPr>
        <w:t xml:space="preserve"> </w:t>
      </w:r>
      <w:r w:rsidRPr="007435EB">
        <w:rPr>
          <w:rFonts w:ascii="Fb Fontext" w:hAnsi="Fb Fontext" w:hint="cs"/>
          <w:sz w:val="20"/>
          <w:rtl/>
        </w:rPr>
        <w:t>והיודע</w:t>
      </w:r>
      <w:r w:rsidRPr="007435EB">
        <w:rPr>
          <w:rFonts w:ascii="Fb Fontext" w:hAnsi="Fb Fontext"/>
          <w:sz w:val="20"/>
          <w:rtl/>
        </w:rPr>
        <w:t xml:space="preserve"> </w:t>
      </w:r>
      <w:r w:rsidRPr="007435EB">
        <w:rPr>
          <w:rFonts w:ascii="Fb Fontext" w:hAnsi="Fb Fontext" w:hint="cs"/>
          <w:sz w:val="20"/>
          <w:rtl/>
        </w:rPr>
        <w:t>עדות</w:t>
      </w:r>
      <w:r w:rsidRPr="007435EB">
        <w:rPr>
          <w:rFonts w:ascii="Fb Fontext" w:hAnsi="Fb Fontext"/>
          <w:sz w:val="20"/>
          <w:rtl/>
        </w:rPr>
        <w:t xml:space="preserve"> </w:t>
      </w:r>
      <w:r w:rsidRPr="007435EB">
        <w:rPr>
          <w:rFonts w:ascii="Fb Fontext" w:hAnsi="Fb Fontext" w:hint="cs"/>
          <w:sz w:val="20"/>
          <w:rtl/>
        </w:rPr>
        <w:t>בחבירו</w:t>
      </w:r>
      <w:r w:rsidRPr="007435EB">
        <w:rPr>
          <w:rFonts w:ascii="Fb Fontext" w:hAnsi="Fb Fontext"/>
          <w:sz w:val="20"/>
          <w:rtl/>
        </w:rPr>
        <w:t xml:space="preserve"> </w:t>
      </w:r>
      <w:r w:rsidRPr="007435EB">
        <w:rPr>
          <w:rFonts w:ascii="Fb Fontext" w:hAnsi="Fb Fontext" w:hint="cs"/>
          <w:sz w:val="20"/>
          <w:rtl/>
        </w:rPr>
        <w:t>ואינו</w:t>
      </w:r>
      <w:r w:rsidRPr="007435EB">
        <w:rPr>
          <w:rFonts w:ascii="Fb Fontext" w:hAnsi="Fb Fontext"/>
          <w:sz w:val="20"/>
          <w:rtl/>
        </w:rPr>
        <w:t xml:space="preserve"> </w:t>
      </w:r>
      <w:r w:rsidRPr="007435EB">
        <w:rPr>
          <w:rFonts w:ascii="Fb Fontext" w:hAnsi="Fb Fontext" w:hint="cs"/>
          <w:sz w:val="20"/>
          <w:rtl/>
        </w:rPr>
        <w:t>מעיד</w:t>
      </w:r>
      <w:r w:rsidRPr="007435EB">
        <w:rPr>
          <w:rFonts w:ascii="Fb Fontext" w:hAnsi="Fb Fontext"/>
          <w:sz w:val="20"/>
          <w:rtl/>
        </w:rPr>
        <w:t xml:space="preserve"> </w:t>
      </w:r>
      <w:r w:rsidRPr="007435EB">
        <w:rPr>
          <w:rFonts w:ascii="Fb Fontext" w:hAnsi="Fb Fontext" w:hint="cs"/>
          <w:sz w:val="20"/>
          <w:rtl/>
        </w:rPr>
        <w:t>לו</w:t>
      </w:r>
      <w:r w:rsidRPr="007435EB">
        <w:rPr>
          <w:rFonts w:ascii="Fb Fontext" w:hAnsi="Fb Fontext"/>
          <w:sz w:val="20"/>
          <w:rtl/>
        </w:rPr>
        <w:t>,</w:t>
      </w:r>
    </w:p>
    <w:p w14:paraId="73FCBBC5" w14:textId="77777777" w:rsidR="00D661D8" w:rsidRPr="007435EB" w:rsidRDefault="00D661D8" w:rsidP="00D661D8">
      <w:pPr>
        <w:rPr>
          <w:rtl/>
        </w:rPr>
      </w:pPr>
      <w:r w:rsidRPr="00CE0DE0">
        <w:rPr>
          <w:rStyle w:val="affffd"/>
          <w:rFonts w:hint="cs"/>
          <w:rtl/>
        </w:rPr>
        <w:t>ג.</w:t>
      </w:r>
      <w:r w:rsidRPr="007435EB">
        <w:rPr>
          <w:rFonts w:hint="cs"/>
          <w:rtl/>
        </w:rPr>
        <w:t xml:space="preserve">  והרואה</w:t>
      </w:r>
      <w:r w:rsidRPr="007435EB">
        <w:rPr>
          <w:rtl/>
        </w:rPr>
        <w:t xml:space="preserve"> </w:t>
      </w:r>
      <w:r w:rsidRPr="007435EB">
        <w:rPr>
          <w:rFonts w:hint="cs"/>
          <w:rtl/>
        </w:rPr>
        <w:t>דבר</w:t>
      </w:r>
      <w:r w:rsidRPr="007435EB">
        <w:rPr>
          <w:rtl/>
        </w:rPr>
        <w:t xml:space="preserve"> </w:t>
      </w:r>
      <w:r w:rsidRPr="007435EB">
        <w:rPr>
          <w:rFonts w:hint="cs"/>
          <w:rtl/>
        </w:rPr>
        <w:t>ערוה</w:t>
      </w:r>
      <w:r w:rsidRPr="007435EB">
        <w:rPr>
          <w:rtl/>
        </w:rPr>
        <w:t xml:space="preserve"> </w:t>
      </w:r>
      <w:r w:rsidRPr="007435EB">
        <w:rPr>
          <w:rFonts w:hint="cs"/>
          <w:rtl/>
        </w:rPr>
        <w:t>בחבירו</w:t>
      </w:r>
      <w:r w:rsidRPr="007435EB">
        <w:rPr>
          <w:rtl/>
        </w:rPr>
        <w:t xml:space="preserve"> </w:t>
      </w:r>
      <w:r w:rsidRPr="007435EB">
        <w:rPr>
          <w:rFonts w:hint="cs"/>
          <w:rtl/>
        </w:rPr>
        <w:t>ומעיד</w:t>
      </w:r>
      <w:r w:rsidRPr="007435EB">
        <w:rPr>
          <w:rtl/>
        </w:rPr>
        <w:t xml:space="preserve"> </w:t>
      </w:r>
      <w:r w:rsidRPr="007435EB">
        <w:rPr>
          <w:rFonts w:hint="cs"/>
          <w:rtl/>
        </w:rPr>
        <w:t>בו</w:t>
      </w:r>
      <w:r w:rsidRPr="007435EB">
        <w:rPr>
          <w:rtl/>
        </w:rPr>
        <w:t xml:space="preserve"> </w:t>
      </w:r>
      <w:r w:rsidRPr="007435EB">
        <w:rPr>
          <w:rFonts w:hint="cs"/>
          <w:rtl/>
        </w:rPr>
        <w:t>יחידי</w:t>
      </w:r>
      <w:r w:rsidRPr="007435EB">
        <w:rPr>
          <w:rtl/>
        </w:rPr>
        <w:t>.</w:t>
      </w:r>
    </w:p>
    <w:p w14:paraId="41BC5B98" w14:textId="77777777" w:rsidR="00D661D8" w:rsidRPr="007435EB" w:rsidRDefault="00D661D8" w:rsidP="00D661D8">
      <w:pPr>
        <w:rPr>
          <w:rtl/>
        </w:rPr>
      </w:pPr>
      <w:r>
        <w:rPr>
          <w:rFonts w:hint="cs"/>
          <w:rtl/>
        </w:rPr>
        <w:t>כמעשה ש</w:t>
      </w:r>
      <w:r w:rsidRPr="007435EB">
        <w:rPr>
          <w:rFonts w:hint="cs"/>
          <w:rtl/>
        </w:rPr>
        <w:t>טוביה</w:t>
      </w:r>
      <w:r w:rsidRPr="007435EB">
        <w:rPr>
          <w:rtl/>
        </w:rPr>
        <w:t xml:space="preserve"> </w:t>
      </w:r>
      <w:r w:rsidRPr="007435EB">
        <w:rPr>
          <w:rFonts w:hint="cs"/>
          <w:rtl/>
        </w:rPr>
        <w:t>חטא</w:t>
      </w:r>
      <w:r>
        <w:rPr>
          <w:rFonts w:hint="cs"/>
          <w:rtl/>
        </w:rPr>
        <w:t>,</w:t>
      </w:r>
      <w:r w:rsidRPr="007435EB">
        <w:rPr>
          <w:rtl/>
        </w:rPr>
        <w:t xml:space="preserve"> </w:t>
      </w:r>
      <w:r>
        <w:rPr>
          <w:rFonts w:hint="cs"/>
          <w:rtl/>
        </w:rPr>
        <w:t xml:space="preserve">והעיד בו </w:t>
      </w:r>
      <w:r w:rsidRPr="007435EB">
        <w:rPr>
          <w:rFonts w:hint="cs"/>
          <w:rtl/>
        </w:rPr>
        <w:t>זיגוד</w:t>
      </w:r>
      <w:r w:rsidRPr="007435EB">
        <w:rPr>
          <w:rtl/>
        </w:rPr>
        <w:t xml:space="preserve"> </w:t>
      </w:r>
      <w:r>
        <w:rPr>
          <w:rFonts w:hint="cs"/>
          <w:rtl/>
        </w:rPr>
        <w:t xml:space="preserve">יחידי, </w:t>
      </w:r>
      <w:r>
        <w:rPr>
          <w:rStyle w:val="affffd"/>
          <w:rFonts w:hint="cs"/>
          <w:rtl/>
          <w:rPrChange w:id="11430" w:author="מנוע אמוראים" w:date="2026-10-05T16:42:03Z">
            <w:rPr>
              <w:rFonts w:hint="cs"/>
              <w:rtl/>
            </w:rPr>
          </w:rPrChange>
        </w:rPr>
        <w:t xml:space="preserve">ו</w:t>
      </w:r>
      <w:r>
        <w:rPr>
          <w:rStyle w:val="affffd"/>
          <w:rFonts w:hint="cs"/>
          <w:rtl/>
          <w:rPrChange w:id="11431" w:author="מנוע אמוראים" w:date="2026-10-05T16:42:03Z">
            <w:rPr>
              <w:rFonts w:hint="cs"/>
              <w:rtl/>
            </w:rPr>
          </w:rPrChange>
        </w:rPr>
        <w:t xml:space="preserve">ר</w:t>
      </w:r>
      <w:r>
        <w:rPr>
          <w:rStyle w:val="affffd"/>
          <w:rtl/>
          <w:rPrChange w:id="11432" w:author="מנוע אמוראים" w:date="2026-10-05T16:42:03Z">
            <w:rPr>
              <w:rtl/>
            </w:rPr>
          </w:rPrChange>
        </w:rPr>
        <w:t xml:space="preserve">"</w:t>
      </w:r>
      <w:r>
        <w:rPr>
          <w:rStyle w:val="affffd"/>
          <w:rFonts w:hint="cs"/>
          <w:rtl/>
          <w:rPrChange w:id="11433" w:author="מנוע אמוראים" w:date="2026-10-05T16:42:03Z">
            <w:rPr>
              <w:rFonts w:hint="cs"/>
              <w:rtl/>
            </w:rPr>
          </w:rPrChange>
        </w:rPr>
        <w:t xml:space="preserve">פ</w:t>
      </w:r>
      <w:r w:rsidRPr="007435EB">
        <w:rPr>
          <w:rtl/>
        </w:rPr>
        <w:t xml:space="preserve"> </w:t>
      </w:r>
      <w:r>
        <w:rPr>
          <w:rFonts w:hint="cs"/>
          <w:rtl/>
        </w:rPr>
        <w:t xml:space="preserve">הלקהו </w:t>
      </w:r>
      <w:r w:rsidRPr="007435EB">
        <w:rPr>
          <w:rFonts w:hint="cs"/>
          <w:rtl/>
        </w:rPr>
        <w:t>לזיגוד</w:t>
      </w:r>
      <w:r w:rsidRPr="007435EB">
        <w:rPr>
          <w:rtl/>
        </w:rPr>
        <w:t xml:space="preserve">. </w:t>
      </w:r>
      <w:r w:rsidRPr="00D27FF1">
        <w:rPr>
          <w:rStyle w:val="affffd"/>
          <w:rFonts w:hint="cs"/>
          <w:rtl/>
        </w:rPr>
        <w:t>א"ל</w:t>
      </w:r>
      <w:r w:rsidRPr="00D27FF1">
        <w:rPr>
          <w:rStyle w:val="affffd"/>
          <w:rtl/>
        </w:rPr>
        <w:t xml:space="preserve">: </w:t>
      </w:r>
      <w:r w:rsidRPr="007435EB">
        <w:rPr>
          <w:rFonts w:hint="cs"/>
          <w:rtl/>
        </w:rPr>
        <w:t>טוביה</w:t>
      </w:r>
      <w:r w:rsidRPr="007435EB">
        <w:rPr>
          <w:rtl/>
        </w:rPr>
        <w:t xml:space="preserve"> </w:t>
      </w:r>
      <w:r w:rsidRPr="007435EB">
        <w:rPr>
          <w:rFonts w:hint="cs"/>
          <w:rtl/>
        </w:rPr>
        <w:t>חטא</w:t>
      </w:r>
      <w:r w:rsidRPr="007435EB">
        <w:rPr>
          <w:rtl/>
        </w:rPr>
        <w:t xml:space="preserve"> </w:t>
      </w:r>
      <w:r w:rsidRPr="007435EB">
        <w:rPr>
          <w:rFonts w:hint="cs"/>
          <w:rtl/>
        </w:rPr>
        <w:t>וזיגוד</w:t>
      </w:r>
      <w:r w:rsidRPr="007435EB">
        <w:rPr>
          <w:rtl/>
        </w:rPr>
        <w:t xml:space="preserve"> </w:t>
      </w:r>
      <w:r w:rsidRPr="007435EB">
        <w:rPr>
          <w:rFonts w:hint="cs"/>
          <w:rtl/>
        </w:rPr>
        <w:t>מינגד</w:t>
      </w:r>
      <w:r w:rsidRPr="007435EB">
        <w:rPr>
          <w:rtl/>
        </w:rPr>
        <w:t>?</w:t>
      </w:r>
      <w:r>
        <w:rPr>
          <w:rFonts w:hint="cs"/>
          <w:rtl/>
        </w:rPr>
        <w:t xml:space="preserve"> </w:t>
      </w:r>
      <w:r w:rsidRPr="00D27FF1">
        <w:rPr>
          <w:rStyle w:val="affffd"/>
          <w:rFonts w:hint="cs"/>
          <w:rtl/>
        </w:rPr>
        <w:t>א"ל ר''פ</w:t>
      </w:r>
      <w:r w:rsidRPr="00D27FF1">
        <w:rPr>
          <w:rStyle w:val="affffd"/>
          <w:rtl/>
        </w:rPr>
        <w:t>:</w:t>
      </w:r>
      <w:r>
        <w:rPr>
          <w:rStyle w:val="affffd"/>
          <w:rFonts w:hint="cs"/>
          <w:rtl/>
        </w:rPr>
        <w:t xml:space="preserve"> </w:t>
      </w:r>
      <w:r w:rsidRPr="007435EB">
        <w:rPr>
          <w:rtl/>
        </w:rPr>
        <w:t xml:space="preserve"> </w:t>
      </w:r>
      <w:r w:rsidRPr="007435EB">
        <w:rPr>
          <w:rFonts w:hint="cs"/>
          <w:rtl/>
        </w:rPr>
        <w:t xml:space="preserve">כן </w:t>
      </w:r>
      <w:r w:rsidRPr="00AC0CB1">
        <w:rPr>
          <w:rStyle w:val="af2"/>
          <w:rFonts w:hint="cs"/>
          <w:rtl/>
        </w:rPr>
        <w:t>ד'לא</w:t>
      </w:r>
      <w:r w:rsidRPr="00AC0CB1">
        <w:rPr>
          <w:rStyle w:val="af2"/>
          <w:rtl/>
        </w:rPr>
        <w:t xml:space="preserve"> </w:t>
      </w:r>
      <w:r w:rsidRPr="00AC0CB1">
        <w:rPr>
          <w:rStyle w:val="af2"/>
          <w:rFonts w:hint="cs"/>
          <w:rtl/>
        </w:rPr>
        <w:t>יקום</w:t>
      </w:r>
      <w:r w:rsidRPr="00AC0CB1">
        <w:rPr>
          <w:rStyle w:val="af2"/>
          <w:rtl/>
        </w:rPr>
        <w:t xml:space="preserve"> </w:t>
      </w:r>
      <w:r w:rsidRPr="00AC0CB1">
        <w:rPr>
          <w:rStyle w:val="af2"/>
          <w:rFonts w:hint="cs"/>
          <w:rtl/>
        </w:rPr>
        <w:t>עד</w:t>
      </w:r>
      <w:r w:rsidRPr="00AC0CB1">
        <w:rPr>
          <w:rStyle w:val="af2"/>
          <w:rtl/>
        </w:rPr>
        <w:t xml:space="preserve"> </w:t>
      </w:r>
      <w:r w:rsidRPr="00AC0CB1">
        <w:rPr>
          <w:rStyle w:val="af2"/>
          <w:rFonts w:hint="cs"/>
          <w:rtl/>
        </w:rPr>
        <w:t>אחד</w:t>
      </w:r>
      <w:r w:rsidRPr="00AC0CB1">
        <w:rPr>
          <w:rStyle w:val="af2"/>
          <w:rtl/>
        </w:rPr>
        <w:t xml:space="preserve"> </w:t>
      </w:r>
      <w:r w:rsidRPr="00AC0CB1">
        <w:rPr>
          <w:rStyle w:val="af2"/>
          <w:rFonts w:hint="cs"/>
          <w:rtl/>
        </w:rPr>
        <w:t>באיש'</w:t>
      </w:r>
      <w:r w:rsidRPr="00AC0CB1">
        <w:rPr>
          <w:rStyle w:val="af2"/>
          <w:rtl/>
        </w:rPr>
        <w:t xml:space="preserve"> </w:t>
      </w:r>
      <w:r w:rsidRPr="007435EB">
        <w:rPr>
          <w:rFonts w:hint="cs"/>
          <w:rtl/>
        </w:rPr>
        <w:t>ואת</w:t>
      </w:r>
      <w:r w:rsidRPr="007435EB">
        <w:rPr>
          <w:rtl/>
        </w:rPr>
        <w:t xml:space="preserve"> </w:t>
      </w:r>
      <w:r w:rsidRPr="007435EB">
        <w:rPr>
          <w:rFonts w:hint="cs"/>
          <w:rtl/>
        </w:rPr>
        <w:t>לבדך העדת בו</w:t>
      </w:r>
      <w:r w:rsidRPr="007435EB">
        <w:rPr>
          <w:rtl/>
        </w:rPr>
        <w:t xml:space="preserve"> - </w:t>
      </w:r>
      <w:r w:rsidRPr="007435EB">
        <w:rPr>
          <w:rFonts w:hint="cs"/>
          <w:rtl/>
        </w:rPr>
        <w:t>שם</w:t>
      </w:r>
      <w:r w:rsidRPr="007435EB">
        <w:rPr>
          <w:rtl/>
        </w:rPr>
        <w:t xml:space="preserve"> </w:t>
      </w:r>
      <w:r w:rsidRPr="007435EB">
        <w:rPr>
          <w:rFonts w:hint="cs"/>
          <w:rtl/>
        </w:rPr>
        <w:t>רע</w:t>
      </w:r>
      <w:r w:rsidRPr="007435EB">
        <w:rPr>
          <w:rtl/>
        </w:rPr>
        <w:t xml:space="preserve"> </w:t>
      </w:r>
      <w:r w:rsidRPr="007435EB">
        <w:rPr>
          <w:rFonts w:hint="cs"/>
          <w:rtl/>
        </w:rPr>
        <w:t>בעלמא</w:t>
      </w:r>
      <w:r w:rsidRPr="007435EB">
        <w:rPr>
          <w:rtl/>
        </w:rPr>
        <w:t xml:space="preserve"> </w:t>
      </w:r>
      <w:r w:rsidRPr="007435EB">
        <w:rPr>
          <w:rFonts w:hint="cs"/>
          <w:rtl/>
        </w:rPr>
        <w:t>הוצאת עליו</w:t>
      </w:r>
      <w:r w:rsidRPr="007435EB">
        <w:rPr>
          <w:rtl/>
        </w:rPr>
        <w:t>.</w:t>
      </w:r>
    </w:p>
    <w:p w14:paraId="7212A6C4" w14:textId="77777777" w:rsidR="00D661D8" w:rsidRPr="00D27FF1" w:rsidRDefault="00D661D8" w:rsidP="00D661D8">
      <w:pPr>
        <w:pStyle w:val="36"/>
        <w:framePr w:wrap="notBeside"/>
        <w:rPr>
          <w:rtl/>
        </w:rPr>
      </w:pPr>
      <w:r w:rsidRPr="00D27FF1">
        <w:rPr>
          <w:rFonts w:hint="cs"/>
          <w:rtl/>
        </w:rPr>
        <w:t>מרב</w:t>
      </w:r>
      <w:r w:rsidRPr="00D27FF1">
        <w:rPr>
          <w:rtl/>
        </w:rPr>
        <w:t>:</w:t>
      </w:r>
    </w:p>
    <w:p w14:paraId="50949128" w14:textId="77777777" w:rsidR="00D661D8" w:rsidRPr="007435EB" w:rsidRDefault="00D661D8" w:rsidP="00D661D8">
      <w:pPr>
        <w:spacing w:before="4"/>
        <w:rPr>
          <w:rFonts w:ascii="Fb Fontext" w:hAnsi="Fb Fontext"/>
          <w:i/>
          <w:iCs/>
          <w:rtl/>
        </w:rPr>
      </w:pPr>
      <w:r w:rsidRPr="005C3FF1">
        <w:rPr>
          <w:rStyle w:val="afffa"/>
          <w:rFonts w:hint="cs"/>
          <w:rtl/>
        </w:rPr>
        <w:t>מותר</w:t>
      </w:r>
      <w:r w:rsidRPr="007435EB">
        <w:rPr>
          <w:rFonts w:ascii="Fb Fontext" w:hAnsi="Fb Fontext"/>
          <w:rtl/>
        </w:rPr>
        <w:t xml:space="preserve"> </w:t>
      </w:r>
      <w:r w:rsidRPr="007435EB">
        <w:rPr>
          <w:rFonts w:ascii="Fb Fontext" w:hAnsi="Fb Fontext" w:hint="cs"/>
          <w:rtl/>
        </w:rPr>
        <w:t>לשנאתו</w:t>
      </w:r>
      <w:r w:rsidRPr="007435EB">
        <w:rPr>
          <w:rFonts w:ascii="Fb Fontext" w:hAnsi="Fb Fontext"/>
          <w:rtl/>
        </w:rPr>
        <w:t xml:space="preserve">. </w:t>
      </w:r>
      <w:r w:rsidRPr="00CE0DE0">
        <w:rPr>
          <w:rStyle w:val="affffd"/>
          <w:rFonts w:hint="cs"/>
          <w:rtl/>
        </w:rPr>
        <w:t>שנא</w:t>
      </w:r>
      <w:r w:rsidRPr="00CE0DE0">
        <w:rPr>
          <w:rStyle w:val="affffd"/>
          <w:rtl/>
        </w:rPr>
        <w:t>'</w:t>
      </w:r>
      <w:r w:rsidRPr="007435EB">
        <w:rPr>
          <w:rFonts w:ascii="Fb Fontext" w:hAnsi="Fb Fontext"/>
          <w:rtl/>
        </w:rPr>
        <w:t xml:space="preserve"> </w:t>
      </w:r>
      <w:r w:rsidRPr="00AC0CB1">
        <w:rPr>
          <w:rStyle w:val="af2"/>
          <w:rFonts w:hint="cs"/>
          <w:rtl/>
        </w:rPr>
        <w:t>'כי</w:t>
      </w:r>
      <w:r w:rsidRPr="00AC0CB1">
        <w:rPr>
          <w:rStyle w:val="af2"/>
          <w:rtl/>
        </w:rPr>
        <w:t xml:space="preserve"> </w:t>
      </w:r>
      <w:r w:rsidRPr="00AC0CB1">
        <w:rPr>
          <w:rStyle w:val="af2"/>
          <w:rFonts w:hint="cs"/>
          <w:rtl/>
        </w:rPr>
        <w:t>תראה</w:t>
      </w:r>
      <w:r w:rsidRPr="00AC0CB1">
        <w:rPr>
          <w:rStyle w:val="af2"/>
          <w:rtl/>
        </w:rPr>
        <w:t xml:space="preserve"> </w:t>
      </w:r>
      <w:r w:rsidRPr="00AC0CB1">
        <w:rPr>
          <w:rStyle w:val="af2"/>
          <w:rFonts w:hint="cs"/>
          <w:rtl/>
        </w:rPr>
        <w:t>חמור</w:t>
      </w:r>
      <w:r w:rsidRPr="00AC0CB1">
        <w:rPr>
          <w:rStyle w:val="af2"/>
          <w:rtl/>
        </w:rPr>
        <w:t xml:space="preserve"> </w:t>
      </w:r>
      <w:r w:rsidRPr="00AC0CB1">
        <w:rPr>
          <w:rStyle w:val="af2"/>
          <w:rFonts w:hint="cs"/>
          <w:rtl/>
        </w:rPr>
        <w:t>שנאך</w:t>
      </w:r>
      <w:r w:rsidRPr="00AC0CB1">
        <w:rPr>
          <w:rStyle w:val="af2"/>
          <w:rtl/>
        </w:rPr>
        <w:t xml:space="preserve"> </w:t>
      </w:r>
      <w:r w:rsidRPr="00AC0CB1">
        <w:rPr>
          <w:rStyle w:val="af2"/>
          <w:rFonts w:hint="cs"/>
          <w:rtl/>
        </w:rPr>
        <w:t>רבץ</w:t>
      </w:r>
      <w:r w:rsidRPr="00AC0CB1">
        <w:rPr>
          <w:rStyle w:val="af2"/>
          <w:rtl/>
        </w:rPr>
        <w:t xml:space="preserve"> </w:t>
      </w:r>
      <w:r w:rsidRPr="00AC0CB1">
        <w:rPr>
          <w:rStyle w:val="af2"/>
          <w:rFonts w:hint="cs"/>
          <w:rtl/>
        </w:rPr>
        <w:t>תחת</w:t>
      </w:r>
      <w:r w:rsidRPr="00AC0CB1">
        <w:rPr>
          <w:rStyle w:val="af2"/>
          <w:rtl/>
        </w:rPr>
        <w:t xml:space="preserve"> </w:t>
      </w:r>
      <w:r w:rsidRPr="00AC0CB1">
        <w:rPr>
          <w:rStyle w:val="af2"/>
          <w:rFonts w:hint="cs"/>
          <w:rtl/>
        </w:rPr>
        <w:t>משאו</w:t>
      </w:r>
      <w:r w:rsidRPr="007435EB">
        <w:rPr>
          <w:rFonts w:ascii="Fb Fontext" w:hAnsi="Fb Fontext"/>
          <w:i/>
          <w:iCs/>
          <w:rtl/>
        </w:rPr>
        <w:t>'</w:t>
      </w:r>
      <w:r w:rsidRPr="007435EB">
        <w:rPr>
          <w:rFonts w:ascii="Fb Fontext" w:hAnsi="Fb Fontext" w:hint="cs"/>
          <w:i/>
          <w:iCs/>
          <w:rtl/>
        </w:rPr>
        <w:t>.</w:t>
      </w:r>
    </w:p>
    <w:p w14:paraId="6E91915B" w14:textId="77777777" w:rsidR="00D661D8" w:rsidRPr="007435EB" w:rsidRDefault="00D661D8" w:rsidP="00D661D8">
      <w:pPr>
        <w:rPr>
          <w:rtl/>
        </w:rPr>
      </w:pPr>
      <w:r w:rsidRPr="007435EB">
        <w:rPr>
          <w:rFonts w:hint="cs"/>
          <w:rtl/>
        </w:rPr>
        <w:t xml:space="preserve">ושונא ישראל והגם </w:t>
      </w:r>
      <w:r w:rsidRPr="00AC0CB1">
        <w:rPr>
          <w:rStyle w:val="af2"/>
          <w:rFonts w:hint="cs"/>
          <w:rtl/>
        </w:rPr>
        <w:t xml:space="preserve">ד'לא תשנא את אחיך בלבבך' </w:t>
      </w:r>
      <w:r w:rsidRPr="007435EB">
        <w:rPr>
          <w:rFonts w:hint="cs"/>
          <w:rtl/>
        </w:rPr>
        <w:t xml:space="preserve">ומיירי </w:t>
      </w:r>
      <w:r>
        <w:rPr>
          <w:rFonts w:hint="cs"/>
          <w:rtl/>
        </w:rPr>
        <w:t xml:space="preserve">בעשה איסור </w:t>
      </w:r>
      <w:r w:rsidRPr="007435EB">
        <w:rPr>
          <w:rFonts w:hint="cs"/>
          <w:rtl/>
        </w:rPr>
        <w:t>ורק הוא ראהו כה</w:t>
      </w:r>
      <w:r w:rsidRPr="007435EB">
        <w:rPr>
          <w:rtl/>
        </w:rPr>
        <w:t>"</w:t>
      </w:r>
      <w:r w:rsidRPr="007435EB">
        <w:rPr>
          <w:rFonts w:hint="cs"/>
          <w:rtl/>
        </w:rPr>
        <w:t xml:space="preserve">ג </w:t>
      </w:r>
      <w:r>
        <w:rPr>
          <w:rFonts w:hint="cs"/>
          <w:rtl/>
        </w:rPr>
        <w:t>ש</w:t>
      </w:r>
      <w:r w:rsidRPr="007435EB">
        <w:rPr>
          <w:rFonts w:hint="cs"/>
          <w:rtl/>
        </w:rPr>
        <w:t>ראה בו דבר</w:t>
      </w:r>
      <w:r w:rsidRPr="007435EB">
        <w:rPr>
          <w:rtl/>
        </w:rPr>
        <w:t xml:space="preserve"> </w:t>
      </w:r>
      <w:r w:rsidRPr="007435EB">
        <w:rPr>
          <w:rFonts w:hint="cs"/>
          <w:rtl/>
        </w:rPr>
        <w:t>ערוה</w:t>
      </w:r>
      <w:r w:rsidRPr="007435EB">
        <w:rPr>
          <w:rtl/>
        </w:rPr>
        <w:t>.</w:t>
      </w:r>
    </w:p>
    <w:p w14:paraId="61824A7D" w14:textId="77777777" w:rsidR="00D661D8" w:rsidRPr="00D27FF1" w:rsidRDefault="00D661D8" w:rsidP="00D661D8">
      <w:pPr>
        <w:pStyle w:val="36"/>
        <w:framePr w:wrap="notBeside"/>
        <w:rPr>
          <w:rtl/>
        </w:rPr>
      </w:pPr>
      <w:r w:rsidRPr="00D27FF1">
        <w:rPr>
          <w:rFonts w:hint="cs"/>
          <w:rtl/>
        </w:rPr>
        <w:t>רנב</w:t>
      </w:r>
      <w:r w:rsidRPr="00D27FF1">
        <w:rPr>
          <w:rtl/>
        </w:rPr>
        <w:t>"</w:t>
      </w:r>
      <w:r w:rsidRPr="00D27FF1">
        <w:rPr>
          <w:rFonts w:hint="cs"/>
          <w:rtl/>
        </w:rPr>
        <w:t>י</w:t>
      </w:r>
      <w:r w:rsidRPr="00D27FF1">
        <w:rPr>
          <w:rtl/>
        </w:rPr>
        <w:t xml:space="preserve">: </w:t>
      </w:r>
    </w:p>
    <w:p w14:paraId="5E70961E" w14:textId="77777777" w:rsidR="00D661D8" w:rsidRPr="007435EB" w:rsidRDefault="00D661D8" w:rsidP="00D661D8">
      <w:pPr>
        <w:rPr>
          <w:rtl/>
        </w:rPr>
      </w:pPr>
      <w:r w:rsidRPr="005C3FF1">
        <w:rPr>
          <w:rStyle w:val="afffa"/>
          <w:rFonts w:hint="cs"/>
          <w:rtl/>
        </w:rPr>
        <w:t>מצוה</w:t>
      </w:r>
      <w:r w:rsidRPr="007435EB">
        <w:rPr>
          <w:rtl/>
        </w:rPr>
        <w:t xml:space="preserve"> </w:t>
      </w:r>
      <w:r w:rsidRPr="007435EB">
        <w:rPr>
          <w:rFonts w:hint="cs"/>
          <w:rtl/>
        </w:rPr>
        <w:t>לשנאתו</w:t>
      </w:r>
      <w:r w:rsidRPr="007435EB">
        <w:rPr>
          <w:rtl/>
        </w:rPr>
        <w:t>,</w:t>
      </w:r>
      <w:r w:rsidRPr="00AC0CB1">
        <w:rPr>
          <w:rStyle w:val="af2"/>
          <w:rtl/>
        </w:rPr>
        <w:t xml:space="preserve"> </w:t>
      </w:r>
      <w:r w:rsidRPr="00AC0CB1">
        <w:rPr>
          <w:rStyle w:val="af2"/>
          <w:rFonts w:hint="cs"/>
          <w:rtl/>
        </w:rPr>
        <w:t>'יראת ה</w:t>
      </w:r>
      <w:r w:rsidRPr="00AC0CB1">
        <w:rPr>
          <w:rStyle w:val="af2"/>
          <w:rtl/>
        </w:rPr>
        <w:t>'</w:t>
      </w:r>
      <w:r w:rsidRPr="00AC0CB1">
        <w:rPr>
          <w:rStyle w:val="af2"/>
          <w:rFonts w:hint="cs"/>
          <w:rtl/>
        </w:rPr>
        <w:t xml:space="preserve"> </w:t>
      </w:r>
      <w:r w:rsidRPr="007435EB">
        <w:rPr>
          <w:rFonts w:hint="cs"/>
          <w:rtl/>
        </w:rPr>
        <w:t>שנאת</w:t>
      </w:r>
      <w:r w:rsidRPr="007435EB">
        <w:rPr>
          <w:rtl/>
        </w:rPr>
        <w:t xml:space="preserve"> </w:t>
      </w:r>
      <w:r w:rsidRPr="007435EB">
        <w:rPr>
          <w:rFonts w:hint="cs"/>
          <w:rtl/>
        </w:rPr>
        <w:t>רע</w:t>
      </w:r>
      <w:r w:rsidRPr="007435EB">
        <w:rPr>
          <w:rtl/>
        </w:rPr>
        <w:t>.</w:t>
      </w:r>
    </w:p>
    <w:p w14:paraId="203BEEA4" w14:textId="77777777" w:rsidR="00D661D8" w:rsidRPr="00D27FF1" w:rsidRDefault="00D661D8" w:rsidP="00D661D8">
      <w:pPr>
        <w:pStyle w:val="36"/>
        <w:framePr w:wrap="notBeside"/>
        <w:rPr>
          <w:rtl/>
        </w:rPr>
      </w:pPr>
      <w:r w:rsidRPr="00D27FF1">
        <w:rPr>
          <w:rFonts w:hint="cs"/>
          <w:rtl/>
        </w:rPr>
        <w:t>• ראבדר</w:t>
      </w:r>
      <w:r w:rsidRPr="00D27FF1">
        <w:rPr>
          <w:rtl/>
        </w:rPr>
        <w:t>"</w:t>
      </w:r>
      <w:r w:rsidRPr="00D27FF1">
        <w:rPr>
          <w:rFonts w:hint="cs"/>
          <w:rtl/>
        </w:rPr>
        <w:t>א</w:t>
      </w:r>
      <w:r w:rsidRPr="00D27FF1">
        <w:rPr>
          <w:rtl/>
        </w:rPr>
        <w:t>:</w:t>
      </w:r>
    </w:p>
    <w:p w14:paraId="363ED914" w14:textId="77777777" w:rsidR="00D661D8" w:rsidRPr="007435EB" w:rsidRDefault="00D661D8" w:rsidP="00D661D8">
      <w:pPr>
        <w:spacing w:before="4"/>
        <w:rPr>
          <w:rtl/>
        </w:rPr>
      </w:pPr>
      <w:r w:rsidRPr="007435EB">
        <w:rPr>
          <w:rFonts w:ascii="Fb Fontext" w:hAnsi="Fb Fontext"/>
          <w:sz w:val="20"/>
          <w:rtl/>
        </w:rPr>
        <w:t xml:space="preserve"> </w:t>
      </w:r>
      <w:r w:rsidRPr="007435EB">
        <w:rPr>
          <w:rFonts w:ascii="Fb Fontext" w:hAnsi="Fb Fontext" w:hint="cs"/>
          <w:sz w:val="20"/>
          <w:rtl/>
        </w:rPr>
        <w:t xml:space="preserve">ולא יאמר לרבו לשונאו </w:t>
      </w:r>
      <w:r w:rsidRPr="008F4DB3">
        <w:rPr>
          <w:rStyle w:val="affffd"/>
          <w:rFonts w:hint="cs"/>
          <w:rtl/>
        </w:rPr>
        <w:t>וא</w:t>
      </w:r>
      <w:r w:rsidRPr="008F4DB3">
        <w:rPr>
          <w:rStyle w:val="affffd"/>
          <w:rtl/>
        </w:rPr>
        <w:t>"</w:t>
      </w:r>
      <w:r w:rsidRPr="008F4DB3">
        <w:rPr>
          <w:rStyle w:val="affffd"/>
          <w:rFonts w:hint="cs"/>
          <w:rtl/>
        </w:rPr>
        <w:t>ל</w:t>
      </w:r>
      <w:r w:rsidRPr="007435EB">
        <w:rPr>
          <w:rFonts w:ascii="Fb Fontext" w:hAnsi="Fb Fontext" w:hint="cs"/>
          <w:sz w:val="20"/>
          <w:rtl/>
        </w:rPr>
        <w:t xml:space="preserve"> דאי</w:t>
      </w:r>
      <w:r w:rsidRPr="007435EB">
        <w:rPr>
          <w:rFonts w:ascii="Fb Fontext" w:hAnsi="Fb Fontext"/>
          <w:sz w:val="20"/>
          <w:rtl/>
        </w:rPr>
        <w:t xml:space="preserve"> </w:t>
      </w:r>
      <w:r w:rsidRPr="007435EB">
        <w:rPr>
          <w:rFonts w:ascii="Fb Fontext" w:hAnsi="Fb Fontext" w:hint="cs"/>
          <w:sz w:val="20"/>
          <w:rtl/>
        </w:rPr>
        <w:t>ידע</w:t>
      </w:r>
      <w:r w:rsidRPr="007435EB">
        <w:rPr>
          <w:rFonts w:ascii="Fb Fontext" w:hAnsi="Fb Fontext"/>
          <w:sz w:val="20"/>
          <w:rtl/>
        </w:rPr>
        <w:t xml:space="preserve"> </w:t>
      </w:r>
      <w:r w:rsidRPr="007435EB">
        <w:rPr>
          <w:rFonts w:ascii="Fb Fontext" w:hAnsi="Fb Fontext" w:hint="cs"/>
          <w:sz w:val="20"/>
          <w:rtl/>
        </w:rPr>
        <w:t>דנאמן לרבו כשנים יאמר לו</w:t>
      </w:r>
      <w:r w:rsidRPr="007435EB">
        <w:rPr>
          <w:rFonts w:ascii="Fb Fontext" w:hAnsi="Fb Fontext"/>
          <w:sz w:val="20"/>
          <w:rtl/>
        </w:rPr>
        <w:t xml:space="preserve">, </w:t>
      </w:r>
      <w:r w:rsidRPr="007435EB">
        <w:rPr>
          <w:rFonts w:ascii="Fb Fontext" w:hAnsi="Fb Fontext" w:hint="cs"/>
          <w:sz w:val="20"/>
          <w:rtl/>
        </w:rPr>
        <w:t>ואי</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לא</w:t>
      </w:r>
      <w:r w:rsidRPr="007435EB">
        <w:rPr>
          <w:rFonts w:ascii="Fb Fontext" w:hAnsi="Fb Fontext"/>
          <w:sz w:val="20"/>
          <w:rtl/>
        </w:rPr>
        <w:t xml:space="preserve"> </w:t>
      </w:r>
      <w:r w:rsidRPr="007435EB">
        <w:rPr>
          <w:rFonts w:ascii="Fb Fontext" w:hAnsi="Fb Fontext" w:hint="cs"/>
          <w:sz w:val="20"/>
          <w:rtl/>
        </w:rPr>
        <w:t>יאמר</w:t>
      </w:r>
      <w:r w:rsidRPr="007435EB">
        <w:rPr>
          <w:rFonts w:ascii="Fb Fontext" w:hAnsi="Fb Fontext"/>
          <w:sz w:val="20"/>
          <w:rtl/>
        </w:rPr>
        <w:t>.</w:t>
      </w:r>
    </w:p>
    <w:p w14:paraId="241AA364" w14:textId="77777777" w:rsidR="00D661D8" w:rsidRPr="00CE0DE0" w:rsidRDefault="00D661D8" w:rsidP="00D661D8">
      <w:pPr>
        <w:pStyle w:val="afffff0"/>
        <w:rPr>
          <w:rtl/>
        </w:rPr>
      </w:pPr>
      <w:r w:rsidRPr="00CE0DE0">
        <w:rPr>
          <w:rFonts w:hint="cs"/>
          <w:rtl/>
        </w:rPr>
        <w:t>שלשה</w:t>
      </w:r>
      <w:r w:rsidRPr="00CE0DE0">
        <w:rPr>
          <w:rtl/>
        </w:rPr>
        <w:t xml:space="preserve"> </w:t>
      </w:r>
      <w:r w:rsidRPr="00CE0DE0">
        <w:rPr>
          <w:rFonts w:hint="cs"/>
          <w:rtl/>
        </w:rPr>
        <w:t>חייהן</w:t>
      </w:r>
      <w:r w:rsidRPr="00CE0DE0">
        <w:rPr>
          <w:rtl/>
        </w:rPr>
        <w:t xml:space="preserve"> </w:t>
      </w:r>
      <w:r w:rsidRPr="00CE0DE0">
        <w:rPr>
          <w:rFonts w:hint="cs"/>
          <w:rtl/>
        </w:rPr>
        <w:t>אינם</w:t>
      </w:r>
      <w:r w:rsidRPr="00CE0DE0">
        <w:rPr>
          <w:rtl/>
        </w:rPr>
        <w:t xml:space="preserve"> </w:t>
      </w:r>
      <w:r w:rsidRPr="00CE0DE0">
        <w:rPr>
          <w:rFonts w:hint="cs"/>
          <w:rtl/>
        </w:rPr>
        <w:t>חיים</w:t>
      </w:r>
      <w:r w:rsidRPr="00CE0DE0">
        <w:rPr>
          <w:rtl/>
        </w:rPr>
        <w:t xml:space="preserve">: </w:t>
      </w:r>
    </w:p>
    <w:p w14:paraId="2CFB05FA" w14:textId="77777777" w:rsidR="00D661D8" w:rsidRPr="007435EB" w:rsidRDefault="00D661D8" w:rsidP="00D661D8">
      <w:pPr>
        <w:spacing w:before="4"/>
        <w:rPr>
          <w:rtl/>
        </w:rPr>
      </w:pPr>
      <w:r w:rsidRPr="007435EB">
        <w:rPr>
          <w:rFonts w:ascii="Fb Fontext" w:hAnsi="Fb Fontext" w:hint="cs"/>
          <w:rtl/>
        </w:rPr>
        <w:t>הרחמנין</w:t>
      </w:r>
      <w:r w:rsidRPr="007435EB">
        <w:rPr>
          <w:rFonts w:ascii="Fb Fontext" w:hAnsi="Fb Fontext"/>
          <w:rtl/>
        </w:rPr>
        <w:t xml:space="preserve">, </w:t>
      </w:r>
      <w:r w:rsidRPr="007435EB">
        <w:rPr>
          <w:rFonts w:ascii="Fb Fontext" w:hAnsi="Fb Fontext" w:hint="cs"/>
          <w:rtl/>
        </w:rPr>
        <w:t>והרתחנין</w:t>
      </w:r>
      <w:r w:rsidRPr="007435EB">
        <w:rPr>
          <w:rFonts w:ascii="Fb Fontext" w:hAnsi="Fb Fontext"/>
          <w:rtl/>
        </w:rPr>
        <w:t xml:space="preserve">, </w:t>
      </w:r>
      <w:r w:rsidRPr="007435EB">
        <w:rPr>
          <w:rFonts w:ascii="Fb Fontext" w:hAnsi="Fb Fontext" w:hint="cs"/>
          <w:rtl/>
        </w:rPr>
        <w:t>ואניני</w:t>
      </w:r>
      <w:r w:rsidRPr="007435EB">
        <w:rPr>
          <w:rFonts w:ascii="Fb Fontext" w:hAnsi="Fb Fontext"/>
          <w:rtl/>
        </w:rPr>
        <w:t xml:space="preserve"> </w:t>
      </w:r>
      <w:r w:rsidRPr="007435EB">
        <w:rPr>
          <w:rFonts w:ascii="Fb Fontext" w:hAnsi="Fb Fontext" w:hint="cs"/>
          <w:rtl/>
        </w:rPr>
        <w:t>הדעת</w:t>
      </w:r>
      <w:r w:rsidRPr="007435EB">
        <w:rPr>
          <w:rFonts w:ascii="Fb Fontext" w:hAnsi="Fb Fontext"/>
          <w:rtl/>
        </w:rPr>
        <w:t xml:space="preserve">. </w:t>
      </w:r>
      <w:r w:rsidRPr="00D27FF1">
        <w:rPr>
          <w:rStyle w:val="affffd"/>
          <w:rFonts w:hint="cs"/>
          <w:rtl/>
        </w:rPr>
        <w:t>וארי</w:t>
      </w:r>
      <w:r w:rsidRPr="00D27FF1">
        <w:rPr>
          <w:rStyle w:val="affffd"/>
          <w:rtl/>
        </w:rPr>
        <w:t>"</w:t>
      </w:r>
      <w:r w:rsidRPr="00D27FF1">
        <w:rPr>
          <w:rStyle w:val="affffd"/>
          <w:rFonts w:hint="cs"/>
          <w:rtl/>
        </w:rPr>
        <w:t>וס</w:t>
      </w:r>
      <w:r w:rsidRPr="00D27FF1">
        <w:rPr>
          <w:rStyle w:val="affffd"/>
          <w:rtl/>
        </w:rPr>
        <w:t>:</w:t>
      </w:r>
      <w:r w:rsidRPr="007435EB">
        <w:rPr>
          <w:rFonts w:ascii="Fb Fontext" w:hAnsi="Fb Fontext"/>
          <w:rtl/>
        </w:rPr>
        <w:t xml:space="preserve"> </w:t>
      </w:r>
      <w:r w:rsidRPr="007435EB">
        <w:rPr>
          <w:rFonts w:ascii="Fb Fontext" w:hAnsi="Fb Fontext" w:hint="cs"/>
          <w:rtl/>
        </w:rPr>
        <w:t>כולהו</w:t>
      </w:r>
      <w:r w:rsidRPr="007435EB">
        <w:rPr>
          <w:rFonts w:ascii="Fb Fontext" w:hAnsi="Fb Fontext"/>
          <w:rtl/>
        </w:rPr>
        <w:t xml:space="preserve"> </w:t>
      </w:r>
      <w:r w:rsidRPr="007435EB">
        <w:rPr>
          <w:rFonts w:ascii="Fb Fontext" w:hAnsi="Fb Fontext" w:hint="cs"/>
          <w:rtl/>
        </w:rPr>
        <w:t>איתנהו</w:t>
      </w:r>
      <w:r w:rsidRPr="007435EB">
        <w:rPr>
          <w:rFonts w:ascii="Fb Fontext" w:hAnsi="Fb Fontext"/>
          <w:rtl/>
        </w:rPr>
        <w:t xml:space="preserve"> </w:t>
      </w:r>
      <w:r w:rsidRPr="007435EB">
        <w:rPr>
          <w:rFonts w:ascii="Fb Fontext" w:hAnsi="Fb Fontext" w:hint="cs"/>
          <w:rtl/>
        </w:rPr>
        <w:t>בי.</w:t>
      </w:r>
    </w:p>
    <w:p w14:paraId="352108B6" w14:textId="77777777" w:rsidR="00D661D8" w:rsidRPr="00CE0DE0" w:rsidRDefault="00D661D8" w:rsidP="00D661D8">
      <w:pPr>
        <w:pStyle w:val="afffff0"/>
        <w:rPr>
          <w:rtl/>
        </w:rPr>
      </w:pPr>
      <w:r w:rsidRPr="00CE0DE0">
        <w:rPr>
          <w:rFonts w:hint="cs"/>
          <w:rtl/>
        </w:rPr>
        <w:t>שלשה</w:t>
      </w:r>
      <w:r w:rsidRPr="00CE0DE0">
        <w:rPr>
          <w:rtl/>
        </w:rPr>
        <w:t xml:space="preserve"> </w:t>
      </w:r>
      <w:r w:rsidRPr="00CE0DE0">
        <w:rPr>
          <w:rFonts w:hint="cs"/>
          <w:rtl/>
        </w:rPr>
        <w:t>שונאין</w:t>
      </w:r>
      <w:r w:rsidRPr="00CE0DE0">
        <w:rPr>
          <w:rtl/>
        </w:rPr>
        <w:t xml:space="preserve"> </w:t>
      </w:r>
      <w:r w:rsidRPr="00CE0DE0">
        <w:rPr>
          <w:rFonts w:hint="cs"/>
          <w:rtl/>
        </w:rPr>
        <w:t>זה</w:t>
      </w:r>
      <w:r w:rsidRPr="00CE0DE0">
        <w:rPr>
          <w:rtl/>
        </w:rPr>
        <w:t xml:space="preserve"> </w:t>
      </w:r>
      <w:r w:rsidRPr="00CE0DE0">
        <w:rPr>
          <w:rFonts w:hint="cs"/>
          <w:rtl/>
        </w:rPr>
        <w:t>את</w:t>
      </w:r>
      <w:r w:rsidRPr="00CE0DE0">
        <w:rPr>
          <w:rtl/>
        </w:rPr>
        <w:t xml:space="preserve"> </w:t>
      </w:r>
      <w:r w:rsidRPr="00CE0DE0">
        <w:rPr>
          <w:rFonts w:hint="cs"/>
          <w:rtl/>
        </w:rPr>
        <w:t>זה</w:t>
      </w:r>
      <w:r w:rsidRPr="00CE0DE0">
        <w:rPr>
          <w:rtl/>
        </w:rPr>
        <w:t xml:space="preserve">, </w:t>
      </w:r>
    </w:p>
    <w:p w14:paraId="4F57ED22" w14:textId="77777777" w:rsidR="00D661D8" w:rsidRPr="007435EB" w:rsidRDefault="00D661D8" w:rsidP="00D661D8">
      <w:pPr>
        <w:spacing w:before="4"/>
        <w:rPr>
          <w:rtl/>
        </w:rPr>
      </w:pPr>
      <w:r w:rsidRPr="007435EB">
        <w:rPr>
          <w:rFonts w:hint="cs"/>
          <w:rtl/>
        </w:rPr>
        <w:t>אלו</w:t>
      </w:r>
      <w:r w:rsidRPr="007435EB">
        <w:rPr>
          <w:rtl/>
        </w:rPr>
        <w:t xml:space="preserve"> </w:t>
      </w:r>
      <w:r w:rsidRPr="007435EB">
        <w:rPr>
          <w:rFonts w:hint="cs"/>
          <w:rtl/>
        </w:rPr>
        <w:t>הן</w:t>
      </w:r>
      <w:r w:rsidRPr="007435EB">
        <w:rPr>
          <w:rtl/>
        </w:rPr>
        <w:t xml:space="preserve">: </w:t>
      </w:r>
      <w:r w:rsidRPr="007435EB">
        <w:rPr>
          <w:rFonts w:hint="cs"/>
          <w:rtl/>
        </w:rPr>
        <w:t>הכלבים</w:t>
      </w:r>
      <w:r w:rsidRPr="007435EB">
        <w:rPr>
          <w:rtl/>
        </w:rPr>
        <w:t xml:space="preserve">, </w:t>
      </w:r>
      <w:r w:rsidRPr="007435EB">
        <w:rPr>
          <w:rFonts w:hint="cs"/>
          <w:rtl/>
        </w:rPr>
        <w:t>והתרנגולין</w:t>
      </w:r>
      <w:r w:rsidRPr="007435EB">
        <w:rPr>
          <w:rtl/>
        </w:rPr>
        <w:t xml:space="preserve">, </w:t>
      </w:r>
      <w:r w:rsidRPr="007435EB">
        <w:rPr>
          <w:rFonts w:hint="cs"/>
          <w:rtl/>
        </w:rPr>
        <w:t>והחַבָרין</w:t>
      </w:r>
      <w:r w:rsidRPr="007435EB">
        <w:rPr>
          <w:rtl/>
        </w:rPr>
        <w:t>.</w:t>
      </w:r>
    </w:p>
    <w:p w14:paraId="7B3101F9" w14:textId="77777777" w:rsidR="00D661D8" w:rsidRPr="007435EB" w:rsidRDefault="00D661D8" w:rsidP="00D661D8">
      <w:pPr>
        <w:rPr>
          <w:rtl/>
        </w:rPr>
      </w:pPr>
      <w:r w:rsidRPr="00D27FF1">
        <w:rPr>
          <w:rStyle w:val="affffd"/>
          <w:rFonts w:hint="cs"/>
          <w:rtl/>
        </w:rPr>
        <w:t>וי</w:t>
      </w:r>
      <w:r w:rsidRPr="00D27FF1">
        <w:rPr>
          <w:rStyle w:val="affffd"/>
          <w:rtl/>
        </w:rPr>
        <w:t>"</w:t>
      </w:r>
      <w:r w:rsidRPr="00D27FF1">
        <w:rPr>
          <w:rStyle w:val="affffd"/>
          <w:rFonts w:hint="cs"/>
          <w:rtl/>
        </w:rPr>
        <w:t>א</w:t>
      </w:r>
      <w:r w:rsidRPr="00D27FF1">
        <w:rPr>
          <w:rStyle w:val="affffd"/>
          <w:rtl/>
        </w:rPr>
        <w:t>:</w:t>
      </w:r>
      <w:r w:rsidRPr="007435EB">
        <w:rPr>
          <w:rtl/>
        </w:rPr>
        <w:t xml:space="preserve"> </w:t>
      </w:r>
      <w:r w:rsidRPr="007435EB">
        <w:rPr>
          <w:rFonts w:hint="cs"/>
          <w:rtl/>
        </w:rPr>
        <w:t>אף</w:t>
      </w:r>
      <w:r w:rsidRPr="007435EB">
        <w:rPr>
          <w:rtl/>
        </w:rPr>
        <w:t xml:space="preserve"> </w:t>
      </w:r>
      <w:r w:rsidRPr="007435EB">
        <w:rPr>
          <w:rFonts w:hint="cs"/>
          <w:rtl/>
        </w:rPr>
        <w:t>הזונות</w:t>
      </w:r>
      <w:r w:rsidRPr="007435EB">
        <w:rPr>
          <w:rtl/>
        </w:rPr>
        <w:t xml:space="preserve">. </w:t>
      </w:r>
      <w:r w:rsidRPr="00D27FF1">
        <w:rPr>
          <w:rStyle w:val="affffd"/>
          <w:rFonts w:hint="cs"/>
          <w:rtl/>
        </w:rPr>
        <w:t>וי</w:t>
      </w:r>
      <w:r w:rsidRPr="00D27FF1">
        <w:rPr>
          <w:rStyle w:val="affffd"/>
          <w:rtl/>
        </w:rPr>
        <w:t>"</w:t>
      </w:r>
      <w:r w:rsidRPr="00D27FF1">
        <w:rPr>
          <w:rStyle w:val="affffd"/>
          <w:rFonts w:hint="cs"/>
          <w:rtl/>
        </w:rPr>
        <w:t>א</w:t>
      </w:r>
      <w:r w:rsidRPr="00D27FF1">
        <w:rPr>
          <w:rStyle w:val="affffd"/>
          <w:rtl/>
        </w:rPr>
        <w:t>:</w:t>
      </w:r>
      <w:r w:rsidRPr="007435EB">
        <w:rPr>
          <w:rtl/>
        </w:rPr>
        <w:t xml:space="preserve"> </w:t>
      </w:r>
      <w:r w:rsidRPr="007435EB">
        <w:rPr>
          <w:rFonts w:hint="cs"/>
          <w:rtl/>
        </w:rPr>
        <w:t>אף</w:t>
      </w:r>
      <w:r w:rsidRPr="007435EB">
        <w:rPr>
          <w:rtl/>
        </w:rPr>
        <w:t xml:space="preserve"> </w:t>
      </w:r>
      <w:r w:rsidRPr="007435EB">
        <w:rPr>
          <w:rFonts w:hint="cs"/>
          <w:rtl/>
        </w:rPr>
        <w:t>תלמידי</w:t>
      </w:r>
      <w:r w:rsidRPr="007435EB">
        <w:rPr>
          <w:rtl/>
        </w:rPr>
        <w:t xml:space="preserve"> </w:t>
      </w:r>
      <w:r w:rsidRPr="007435EB">
        <w:rPr>
          <w:rFonts w:hint="cs"/>
          <w:rtl/>
        </w:rPr>
        <w:t>חכמים</w:t>
      </w:r>
      <w:r w:rsidRPr="007435EB">
        <w:rPr>
          <w:rtl/>
        </w:rPr>
        <w:t xml:space="preserve"> </w:t>
      </w:r>
      <w:r w:rsidRPr="007435EB">
        <w:rPr>
          <w:rFonts w:hint="cs"/>
          <w:rtl/>
        </w:rPr>
        <w:t>שבבבל</w:t>
      </w:r>
      <w:r w:rsidRPr="007435EB">
        <w:rPr>
          <w:rtl/>
        </w:rPr>
        <w:t>.</w:t>
      </w:r>
    </w:p>
    <w:p w14:paraId="22259862" w14:textId="77777777" w:rsidR="00D661D8" w:rsidRDefault="00D661D8" w:rsidP="00D661D8">
      <w:pPr>
        <w:pStyle w:val="afffff0"/>
        <w:rPr>
          <w:rStyle w:val="afffa"/>
          <w:rtl/>
        </w:rPr>
      </w:pPr>
      <w:r w:rsidRPr="005C3FF1">
        <w:rPr>
          <w:rStyle w:val="afffa"/>
          <w:rFonts w:hint="cs"/>
          <w:rtl/>
        </w:rPr>
        <w:t>שלשה</w:t>
      </w:r>
      <w:r w:rsidRPr="007435EB">
        <w:rPr>
          <w:rtl/>
        </w:rPr>
        <w:t xml:space="preserve"> </w:t>
      </w:r>
      <w:r w:rsidRPr="005C3FF1">
        <w:rPr>
          <w:rStyle w:val="afffa"/>
          <w:rFonts w:hint="cs"/>
          <w:rtl/>
        </w:rPr>
        <w:t>אוהבין</w:t>
      </w:r>
      <w:r w:rsidRPr="005C3FF1">
        <w:rPr>
          <w:rStyle w:val="afffa"/>
          <w:rtl/>
        </w:rPr>
        <w:t xml:space="preserve"> </w:t>
      </w:r>
      <w:r w:rsidRPr="005C3FF1">
        <w:rPr>
          <w:rStyle w:val="afffa"/>
          <w:rFonts w:hint="cs"/>
          <w:rtl/>
        </w:rPr>
        <w:t>זה</w:t>
      </w:r>
      <w:r w:rsidRPr="005C3FF1">
        <w:rPr>
          <w:rStyle w:val="afffa"/>
          <w:rtl/>
        </w:rPr>
        <w:t xml:space="preserve"> </w:t>
      </w:r>
      <w:r w:rsidRPr="005C3FF1">
        <w:rPr>
          <w:rStyle w:val="afffa"/>
          <w:rFonts w:hint="cs"/>
          <w:rtl/>
        </w:rPr>
        <w:t>את</w:t>
      </w:r>
      <w:r w:rsidRPr="005C3FF1">
        <w:rPr>
          <w:rStyle w:val="afffa"/>
          <w:rtl/>
        </w:rPr>
        <w:t xml:space="preserve"> </w:t>
      </w:r>
      <w:r w:rsidRPr="005C3FF1">
        <w:rPr>
          <w:rStyle w:val="afffa"/>
          <w:rFonts w:hint="cs"/>
          <w:rtl/>
        </w:rPr>
        <w:t>זה</w:t>
      </w:r>
      <w:r w:rsidRPr="005C3FF1">
        <w:rPr>
          <w:rStyle w:val="afffa"/>
          <w:rtl/>
        </w:rPr>
        <w:t xml:space="preserve">, </w:t>
      </w:r>
    </w:p>
    <w:p w14:paraId="1753A2DF" w14:textId="77777777" w:rsidR="00D661D8" w:rsidRPr="007435EB" w:rsidRDefault="00D661D8" w:rsidP="00D661D8">
      <w:pPr>
        <w:spacing w:before="4"/>
        <w:rPr>
          <w:rtl/>
        </w:rPr>
      </w:pPr>
      <w:r w:rsidRPr="007435EB">
        <w:rPr>
          <w:rFonts w:hint="cs"/>
          <w:rtl/>
        </w:rPr>
        <w:t>אלו</w:t>
      </w:r>
      <w:r w:rsidRPr="007435EB">
        <w:rPr>
          <w:rtl/>
        </w:rPr>
        <w:t xml:space="preserve"> </w:t>
      </w:r>
      <w:r w:rsidRPr="007435EB">
        <w:rPr>
          <w:rFonts w:hint="cs"/>
          <w:rtl/>
        </w:rPr>
        <w:t>הן</w:t>
      </w:r>
      <w:r w:rsidRPr="007435EB">
        <w:rPr>
          <w:rtl/>
        </w:rPr>
        <w:t xml:space="preserve">: </w:t>
      </w:r>
      <w:r w:rsidRPr="007435EB">
        <w:rPr>
          <w:rFonts w:hint="cs"/>
          <w:rtl/>
        </w:rPr>
        <w:t>הגרים</w:t>
      </w:r>
      <w:r w:rsidRPr="007435EB">
        <w:rPr>
          <w:rtl/>
        </w:rPr>
        <w:t xml:space="preserve">, </w:t>
      </w:r>
      <w:r w:rsidRPr="007435EB">
        <w:rPr>
          <w:rFonts w:hint="cs"/>
          <w:rtl/>
        </w:rPr>
        <w:t>ועבדים</w:t>
      </w:r>
      <w:r w:rsidRPr="007435EB">
        <w:rPr>
          <w:rtl/>
        </w:rPr>
        <w:t xml:space="preserve">, </w:t>
      </w:r>
      <w:r w:rsidRPr="007435EB">
        <w:rPr>
          <w:rFonts w:hint="cs"/>
          <w:rtl/>
        </w:rPr>
        <w:t>ועורבין</w:t>
      </w:r>
      <w:r w:rsidRPr="007435EB">
        <w:rPr>
          <w:rtl/>
        </w:rPr>
        <w:t>.</w:t>
      </w:r>
    </w:p>
    <w:p w14:paraId="7E9C127C" w14:textId="77777777" w:rsidR="00D661D8" w:rsidRPr="00CE0DE0" w:rsidRDefault="00D661D8" w:rsidP="00D661D8">
      <w:pPr>
        <w:pStyle w:val="afffff0"/>
        <w:rPr>
          <w:rtl/>
        </w:rPr>
      </w:pPr>
      <w:r w:rsidRPr="00CE0DE0">
        <w:rPr>
          <w:rFonts w:hint="cs"/>
          <w:rtl/>
        </w:rPr>
        <w:t>• ארבעה</w:t>
      </w:r>
      <w:r w:rsidRPr="00CE0DE0">
        <w:rPr>
          <w:rtl/>
        </w:rPr>
        <w:t xml:space="preserve"> </w:t>
      </w:r>
      <w:r w:rsidRPr="00CE0DE0">
        <w:rPr>
          <w:rFonts w:hint="cs"/>
          <w:rtl/>
        </w:rPr>
        <w:t>אין</w:t>
      </w:r>
      <w:r w:rsidRPr="00CE0DE0">
        <w:rPr>
          <w:rtl/>
        </w:rPr>
        <w:t xml:space="preserve"> </w:t>
      </w:r>
      <w:r w:rsidRPr="00CE0DE0">
        <w:rPr>
          <w:rFonts w:hint="cs"/>
          <w:rtl/>
        </w:rPr>
        <w:t>הדעת</w:t>
      </w:r>
      <w:r w:rsidRPr="00CE0DE0">
        <w:rPr>
          <w:rtl/>
        </w:rPr>
        <w:t xml:space="preserve"> </w:t>
      </w:r>
      <w:r w:rsidRPr="00CE0DE0">
        <w:rPr>
          <w:rFonts w:hint="cs"/>
          <w:rtl/>
        </w:rPr>
        <w:t>סובלתן</w:t>
      </w:r>
      <w:r w:rsidRPr="00CE0DE0">
        <w:rPr>
          <w:rtl/>
        </w:rPr>
        <w:t xml:space="preserve">, </w:t>
      </w:r>
    </w:p>
    <w:p w14:paraId="447E1835" w14:textId="77777777" w:rsidR="00D661D8" w:rsidRPr="007435EB" w:rsidRDefault="00D661D8" w:rsidP="00D661D8">
      <w:pPr>
        <w:spacing w:before="4"/>
        <w:rPr>
          <w:rtl/>
        </w:rPr>
      </w:pPr>
      <w:r w:rsidRPr="007435EB">
        <w:rPr>
          <w:rFonts w:hint="cs"/>
          <w:rtl/>
        </w:rPr>
        <w:t>אלו</w:t>
      </w:r>
      <w:r w:rsidRPr="007435EB">
        <w:rPr>
          <w:rtl/>
        </w:rPr>
        <w:t xml:space="preserve"> </w:t>
      </w:r>
      <w:r w:rsidRPr="007435EB">
        <w:rPr>
          <w:rFonts w:hint="cs"/>
          <w:rtl/>
        </w:rPr>
        <w:t>הן</w:t>
      </w:r>
      <w:r w:rsidRPr="007435EB">
        <w:rPr>
          <w:rtl/>
        </w:rPr>
        <w:t xml:space="preserve">: </w:t>
      </w:r>
      <w:r w:rsidRPr="007435EB">
        <w:rPr>
          <w:rFonts w:hint="cs"/>
          <w:rtl/>
        </w:rPr>
        <w:t>דל</w:t>
      </w:r>
      <w:r w:rsidRPr="007435EB">
        <w:rPr>
          <w:rtl/>
        </w:rPr>
        <w:t xml:space="preserve"> </w:t>
      </w:r>
      <w:r w:rsidRPr="007435EB">
        <w:rPr>
          <w:rFonts w:hint="cs"/>
          <w:rtl/>
        </w:rPr>
        <w:t>גאה</w:t>
      </w:r>
      <w:r w:rsidRPr="007435EB">
        <w:rPr>
          <w:rtl/>
        </w:rPr>
        <w:t xml:space="preserve">, </w:t>
      </w:r>
      <w:r w:rsidRPr="007435EB">
        <w:rPr>
          <w:rFonts w:hint="cs"/>
          <w:rtl/>
        </w:rPr>
        <w:t>ועשיר</w:t>
      </w:r>
      <w:r w:rsidRPr="007435EB">
        <w:rPr>
          <w:rtl/>
        </w:rPr>
        <w:t xml:space="preserve"> </w:t>
      </w:r>
      <w:r w:rsidRPr="007435EB">
        <w:rPr>
          <w:rFonts w:hint="cs"/>
          <w:rtl/>
        </w:rPr>
        <w:t>מכחש</w:t>
      </w:r>
      <w:r w:rsidRPr="007435EB">
        <w:rPr>
          <w:rtl/>
        </w:rPr>
        <w:t xml:space="preserve">, </w:t>
      </w:r>
      <w:r w:rsidRPr="007435EB">
        <w:rPr>
          <w:rFonts w:hint="cs"/>
          <w:rtl/>
        </w:rPr>
        <w:t>וזקן</w:t>
      </w:r>
      <w:r w:rsidRPr="007435EB">
        <w:rPr>
          <w:rtl/>
        </w:rPr>
        <w:t xml:space="preserve"> </w:t>
      </w:r>
      <w:r w:rsidRPr="007435EB">
        <w:rPr>
          <w:rFonts w:hint="cs"/>
          <w:rtl/>
        </w:rPr>
        <w:t>מנאף</w:t>
      </w:r>
      <w:r w:rsidRPr="007435EB">
        <w:rPr>
          <w:rtl/>
        </w:rPr>
        <w:t xml:space="preserve">, </w:t>
      </w:r>
      <w:r w:rsidRPr="007435EB">
        <w:rPr>
          <w:rFonts w:hint="cs"/>
          <w:rtl/>
        </w:rPr>
        <w:t>ופרנס</w:t>
      </w:r>
      <w:r w:rsidRPr="007435EB">
        <w:rPr>
          <w:rtl/>
        </w:rPr>
        <w:t xml:space="preserve"> </w:t>
      </w:r>
      <w:r w:rsidRPr="007435EB">
        <w:rPr>
          <w:rFonts w:hint="cs"/>
          <w:rtl/>
        </w:rPr>
        <w:t>מתגאה</w:t>
      </w:r>
      <w:r w:rsidRPr="007435EB">
        <w:rPr>
          <w:rtl/>
        </w:rPr>
        <w:t xml:space="preserve"> </w:t>
      </w:r>
      <w:r w:rsidRPr="007435EB">
        <w:rPr>
          <w:rFonts w:hint="cs"/>
          <w:rtl/>
        </w:rPr>
        <w:t>על</w:t>
      </w:r>
      <w:r w:rsidRPr="007435EB">
        <w:rPr>
          <w:rtl/>
        </w:rPr>
        <w:t xml:space="preserve"> </w:t>
      </w:r>
      <w:r w:rsidRPr="007435EB">
        <w:rPr>
          <w:rFonts w:hint="cs"/>
          <w:rtl/>
        </w:rPr>
        <w:t>הציבור</w:t>
      </w:r>
      <w:r w:rsidRPr="007435EB">
        <w:rPr>
          <w:rtl/>
        </w:rPr>
        <w:t xml:space="preserve"> </w:t>
      </w:r>
      <w:r w:rsidRPr="007435EB">
        <w:rPr>
          <w:rFonts w:hint="cs"/>
          <w:rtl/>
        </w:rPr>
        <w:t>בחנם</w:t>
      </w:r>
      <w:r w:rsidRPr="007435EB">
        <w:rPr>
          <w:rtl/>
        </w:rPr>
        <w:t>.</w:t>
      </w:r>
    </w:p>
    <w:p w14:paraId="34737828" w14:textId="77777777" w:rsidR="00D661D8" w:rsidRPr="007435EB" w:rsidRDefault="00D661D8" w:rsidP="00D661D8">
      <w:pPr>
        <w:rPr>
          <w:rtl/>
        </w:rPr>
      </w:pPr>
      <w:r w:rsidRPr="008F4DB3">
        <w:rPr>
          <w:rStyle w:val="affffd"/>
          <w:rFonts w:hint="cs"/>
          <w:rtl/>
        </w:rPr>
        <w:t>וי</w:t>
      </w:r>
      <w:r w:rsidRPr="008F4DB3">
        <w:rPr>
          <w:rStyle w:val="affffd"/>
          <w:rtl/>
        </w:rPr>
        <w:t>"</w:t>
      </w:r>
      <w:r w:rsidRPr="008F4DB3">
        <w:rPr>
          <w:rStyle w:val="affffd"/>
          <w:rFonts w:hint="cs"/>
          <w:rtl/>
        </w:rPr>
        <w:t>א</w:t>
      </w:r>
      <w:r w:rsidRPr="008F4DB3">
        <w:rPr>
          <w:rStyle w:val="affffd"/>
          <w:rtl/>
        </w:rPr>
        <w:t>:</w:t>
      </w:r>
      <w:r w:rsidRPr="007435EB">
        <w:rPr>
          <w:rtl/>
        </w:rPr>
        <w:t xml:space="preserve"> </w:t>
      </w:r>
      <w:r w:rsidRPr="007435EB">
        <w:rPr>
          <w:rFonts w:hint="cs"/>
          <w:rtl/>
        </w:rPr>
        <w:t>אף</w:t>
      </w:r>
      <w:r w:rsidRPr="007435EB">
        <w:rPr>
          <w:rtl/>
        </w:rPr>
        <w:t xml:space="preserve"> </w:t>
      </w:r>
      <w:r w:rsidRPr="007435EB">
        <w:rPr>
          <w:rFonts w:hint="cs"/>
          <w:rtl/>
        </w:rPr>
        <w:t>המגרש</w:t>
      </w:r>
      <w:r w:rsidRPr="007435EB">
        <w:rPr>
          <w:rtl/>
        </w:rPr>
        <w:t xml:space="preserve"> </w:t>
      </w:r>
      <w:r w:rsidRPr="007435EB">
        <w:rPr>
          <w:rFonts w:hint="cs"/>
          <w:rtl/>
        </w:rPr>
        <w:t>את</w:t>
      </w:r>
      <w:r w:rsidRPr="007435EB">
        <w:rPr>
          <w:rtl/>
        </w:rPr>
        <w:t xml:space="preserve"> </w:t>
      </w:r>
      <w:r w:rsidRPr="007435EB">
        <w:rPr>
          <w:rFonts w:hint="cs"/>
          <w:rtl/>
        </w:rPr>
        <w:t>אשתו</w:t>
      </w:r>
      <w:r w:rsidRPr="007435EB">
        <w:rPr>
          <w:rtl/>
        </w:rPr>
        <w:t xml:space="preserve"> </w:t>
      </w:r>
      <w:r w:rsidRPr="007435EB">
        <w:rPr>
          <w:rFonts w:hint="cs"/>
          <w:rtl/>
        </w:rPr>
        <w:t>פעם</w:t>
      </w:r>
      <w:r w:rsidRPr="007435EB">
        <w:rPr>
          <w:rtl/>
        </w:rPr>
        <w:t xml:space="preserve"> </w:t>
      </w:r>
      <w:r w:rsidRPr="007435EB">
        <w:rPr>
          <w:rFonts w:hint="cs"/>
          <w:rtl/>
        </w:rPr>
        <w:t>ראשונה</w:t>
      </w:r>
      <w:r w:rsidRPr="007435EB">
        <w:rPr>
          <w:rtl/>
        </w:rPr>
        <w:t xml:space="preserve"> </w:t>
      </w:r>
      <w:r w:rsidRPr="007435EB">
        <w:rPr>
          <w:rFonts w:hint="cs"/>
          <w:rtl/>
        </w:rPr>
        <w:t>ושניה</w:t>
      </w:r>
      <w:r w:rsidRPr="007435EB">
        <w:rPr>
          <w:rtl/>
        </w:rPr>
        <w:t xml:space="preserve"> </w:t>
      </w:r>
      <w:r w:rsidRPr="007435EB">
        <w:rPr>
          <w:rFonts w:hint="cs"/>
          <w:rtl/>
        </w:rPr>
        <w:t>ומחזירה</w:t>
      </w:r>
      <w:r w:rsidRPr="007435EB">
        <w:rPr>
          <w:rtl/>
        </w:rPr>
        <w:t>.</w:t>
      </w:r>
    </w:p>
    <w:p w14:paraId="4CD55446" w14:textId="77777777" w:rsidR="00D661D8" w:rsidRPr="008F4DB3" w:rsidRDefault="00D661D8" w:rsidP="00D661D8">
      <w:pPr>
        <w:pStyle w:val="36"/>
        <w:framePr w:wrap="notBeside"/>
        <w:rPr>
          <w:rtl/>
        </w:rPr>
      </w:pPr>
      <w:r w:rsidRPr="008F4DB3">
        <w:rPr>
          <w:rFonts w:hint="cs"/>
          <w:rtl/>
        </w:rPr>
        <w:t>ות</w:t>
      </w:r>
      <w:r w:rsidRPr="008F4DB3">
        <w:rPr>
          <w:rtl/>
        </w:rPr>
        <w:t>"</w:t>
      </w:r>
      <w:r w:rsidRPr="008F4DB3">
        <w:rPr>
          <w:rFonts w:hint="cs"/>
          <w:rtl/>
        </w:rPr>
        <w:t>ק-</w:t>
      </w:r>
    </w:p>
    <w:p w14:paraId="2F0ECEAF" w14:textId="77777777" w:rsidR="00D661D8" w:rsidRPr="007435EB" w:rsidRDefault="00D661D8" w:rsidP="00D661D8">
      <w:pPr>
        <w:rPr>
          <w:rtl/>
        </w:rPr>
      </w:pPr>
      <w:r w:rsidRPr="007435EB">
        <w:rPr>
          <w:rFonts w:hint="cs"/>
          <w:rtl/>
        </w:rPr>
        <w:t xml:space="preserve"> זימנא</w:t>
      </w:r>
      <w:r w:rsidRPr="007435EB">
        <w:rPr>
          <w:rtl/>
        </w:rPr>
        <w:t xml:space="preserve"> </w:t>
      </w:r>
      <w:r w:rsidRPr="007435EB">
        <w:rPr>
          <w:rFonts w:hint="cs"/>
          <w:rtl/>
        </w:rPr>
        <w:t>דכתובתה</w:t>
      </w:r>
      <w:r w:rsidRPr="007435EB">
        <w:rPr>
          <w:rtl/>
        </w:rPr>
        <w:t xml:space="preserve"> </w:t>
      </w:r>
      <w:r w:rsidRPr="007435EB">
        <w:rPr>
          <w:rFonts w:hint="cs"/>
          <w:rtl/>
        </w:rPr>
        <w:t>מרובה</w:t>
      </w:r>
      <w:r w:rsidRPr="007435EB">
        <w:rPr>
          <w:rtl/>
        </w:rPr>
        <w:t xml:space="preserve">. </w:t>
      </w:r>
      <w:r w:rsidRPr="008F4DB3">
        <w:rPr>
          <w:rStyle w:val="affffd"/>
          <w:rFonts w:hint="cs"/>
          <w:rtl/>
        </w:rPr>
        <w:t>א</w:t>
      </w:r>
      <w:r w:rsidRPr="008F4DB3">
        <w:rPr>
          <w:rStyle w:val="affffd"/>
          <w:rtl/>
        </w:rPr>
        <w:t>"</w:t>
      </w:r>
      <w:r w:rsidRPr="008F4DB3">
        <w:rPr>
          <w:rStyle w:val="affffd"/>
          <w:rFonts w:hint="cs"/>
          <w:rtl/>
        </w:rPr>
        <w:t>נ</w:t>
      </w:r>
      <w:r w:rsidRPr="008F4DB3">
        <w:rPr>
          <w:rStyle w:val="affffd"/>
          <w:rtl/>
        </w:rPr>
        <w:t>:</w:t>
      </w:r>
      <w:r w:rsidRPr="007435EB">
        <w:rPr>
          <w:rtl/>
        </w:rPr>
        <w:t xml:space="preserve"> </w:t>
      </w:r>
      <w:r w:rsidRPr="007435EB">
        <w:rPr>
          <w:rFonts w:hint="cs"/>
          <w:rtl/>
        </w:rPr>
        <w:t>יש</w:t>
      </w:r>
      <w:r w:rsidRPr="007435EB">
        <w:rPr>
          <w:rtl/>
        </w:rPr>
        <w:t xml:space="preserve"> </w:t>
      </w:r>
      <w:r w:rsidRPr="007435EB">
        <w:rPr>
          <w:rFonts w:hint="cs"/>
          <w:rtl/>
        </w:rPr>
        <w:t>לו</w:t>
      </w:r>
      <w:r w:rsidRPr="007435EB">
        <w:rPr>
          <w:rtl/>
        </w:rPr>
        <w:t xml:space="preserve"> </w:t>
      </w:r>
      <w:r w:rsidRPr="007435EB">
        <w:rPr>
          <w:rFonts w:hint="cs"/>
          <w:rtl/>
        </w:rPr>
        <w:t>בנים</w:t>
      </w:r>
      <w:r w:rsidRPr="007435EB">
        <w:rPr>
          <w:rtl/>
        </w:rPr>
        <w:t xml:space="preserve"> </w:t>
      </w:r>
      <w:r w:rsidRPr="007435EB">
        <w:rPr>
          <w:rFonts w:hint="cs"/>
          <w:rtl/>
        </w:rPr>
        <w:t>הימנה</w:t>
      </w:r>
      <w:r w:rsidRPr="007435EB">
        <w:rPr>
          <w:rtl/>
        </w:rPr>
        <w:t xml:space="preserve">, </w:t>
      </w:r>
      <w:r w:rsidRPr="007435EB">
        <w:rPr>
          <w:rFonts w:hint="cs"/>
          <w:rtl/>
        </w:rPr>
        <w:t>ולא</w:t>
      </w:r>
      <w:r w:rsidRPr="007435EB">
        <w:rPr>
          <w:rtl/>
        </w:rPr>
        <w:t xml:space="preserve"> </w:t>
      </w:r>
      <w:r>
        <w:rPr>
          <w:rFonts w:hint="cs"/>
          <w:rtl/>
        </w:rPr>
        <w:t>יכול לגרשה</w:t>
      </w:r>
      <w:r w:rsidRPr="007435EB">
        <w:rPr>
          <w:rtl/>
        </w:rPr>
        <w:t>.</w:t>
      </w:r>
    </w:p>
    <w:p w14:paraId="661BCD77" w14:textId="77777777" w:rsidR="00D661D8" w:rsidRPr="008F4DB3" w:rsidRDefault="00D661D8" w:rsidP="00D661D8">
      <w:pPr>
        <w:pStyle w:val="36"/>
        <w:framePr w:wrap="notBeside"/>
        <w:rPr>
          <w:rtl/>
        </w:rPr>
      </w:pPr>
      <w:r w:rsidRPr="008F4DB3">
        <w:rPr>
          <w:rFonts w:hint="cs"/>
          <w:rtl/>
        </w:rPr>
        <w:t xml:space="preserve">• </w:t>
      </w:r>
    </w:p>
    <w:p w14:paraId="53A6296B" w14:textId="77777777" w:rsidR="00D661D8" w:rsidRDefault="00D661D8" w:rsidP="00D661D8">
      <w:pPr>
        <w:pStyle w:val="afffff0"/>
        <w:rPr>
          <w:rtl/>
        </w:rPr>
      </w:pPr>
      <w:r w:rsidRPr="005C3FF1">
        <w:rPr>
          <w:rStyle w:val="afffa"/>
          <w:rFonts w:hint="cs"/>
          <w:rtl/>
        </w:rPr>
        <w:t>חמשה</w:t>
      </w:r>
      <w:r w:rsidRPr="007435EB">
        <w:rPr>
          <w:rtl/>
        </w:rPr>
        <w:t xml:space="preserve"> </w:t>
      </w:r>
      <w:r w:rsidRPr="005C3FF1">
        <w:rPr>
          <w:rStyle w:val="afffa"/>
          <w:rFonts w:hint="cs"/>
          <w:rtl/>
        </w:rPr>
        <w:t>דברים</w:t>
      </w:r>
      <w:r w:rsidRPr="005C3FF1">
        <w:rPr>
          <w:rStyle w:val="afffa"/>
          <w:rtl/>
        </w:rPr>
        <w:t xml:space="preserve"> </w:t>
      </w:r>
      <w:r w:rsidRPr="005C3FF1">
        <w:rPr>
          <w:rStyle w:val="afffa"/>
          <w:rFonts w:hint="cs"/>
          <w:rtl/>
        </w:rPr>
        <w:t>צוה</w:t>
      </w:r>
      <w:r w:rsidRPr="005C3FF1">
        <w:rPr>
          <w:rStyle w:val="afffa"/>
          <w:rtl/>
        </w:rPr>
        <w:t xml:space="preserve"> </w:t>
      </w:r>
      <w:r w:rsidRPr="005C3FF1">
        <w:rPr>
          <w:rStyle w:val="afffa"/>
          <w:rFonts w:hint="cs"/>
          <w:rtl/>
        </w:rPr>
        <w:t>כנען</w:t>
      </w:r>
      <w:r w:rsidRPr="005C3FF1">
        <w:rPr>
          <w:rStyle w:val="afffa"/>
          <w:rtl/>
        </w:rPr>
        <w:t xml:space="preserve"> </w:t>
      </w:r>
      <w:r w:rsidRPr="005C3FF1">
        <w:rPr>
          <w:rStyle w:val="afffa"/>
          <w:rFonts w:hint="cs"/>
          <w:rtl/>
        </w:rPr>
        <w:t>את</w:t>
      </w:r>
      <w:r w:rsidRPr="005C3FF1">
        <w:rPr>
          <w:rStyle w:val="afffa"/>
          <w:rtl/>
        </w:rPr>
        <w:t xml:space="preserve"> </w:t>
      </w:r>
      <w:r w:rsidRPr="005C3FF1">
        <w:rPr>
          <w:rStyle w:val="afffa"/>
          <w:rFonts w:hint="cs"/>
          <w:rtl/>
        </w:rPr>
        <w:t>בניו</w:t>
      </w:r>
      <w:r w:rsidRPr="007435EB">
        <w:rPr>
          <w:rtl/>
        </w:rPr>
        <w:t xml:space="preserve">: </w:t>
      </w:r>
    </w:p>
    <w:p w14:paraId="288FC9E3" w14:textId="77777777" w:rsidR="00D661D8" w:rsidRPr="007435EB" w:rsidRDefault="00D661D8" w:rsidP="00D661D8">
      <w:pPr>
        <w:spacing w:before="4"/>
        <w:rPr>
          <w:rtl/>
        </w:rPr>
      </w:pPr>
      <w:r w:rsidRPr="00CE0DE0">
        <w:rPr>
          <w:rStyle w:val="affffd"/>
          <w:rFonts w:hint="cs"/>
          <w:rtl/>
        </w:rPr>
        <w:t>א.</w:t>
      </w:r>
      <w:r>
        <w:rPr>
          <w:rFonts w:hint="cs"/>
          <w:rtl/>
        </w:rPr>
        <w:t xml:space="preserve"> </w:t>
      </w:r>
      <w:r w:rsidRPr="007435EB">
        <w:rPr>
          <w:rFonts w:hint="cs"/>
          <w:rtl/>
        </w:rPr>
        <w:t>אהבו</w:t>
      </w:r>
      <w:r w:rsidRPr="007435EB">
        <w:rPr>
          <w:rtl/>
        </w:rPr>
        <w:t xml:space="preserve"> </w:t>
      </w:r>
      <w:r w:rsidRPr="007435EB">
        <w:rPr>
          <w:rFonts w:hint="cs"/>
          <w:rtl/>
        </w:rPr>
        <w:t>זה</w:t>
      </w:r>
      <w:r w:rsidRPr="007435EB">
        <w:rPr>
          <w:rtl/>
        </w:rPr>
        <w:t xml:space="preserve"> </w:t>
      </w:r>
      <w:r w:rsidRPr="007435EB">
        <w:rPr>
          <w:rFonts w:hint="cs"/>
          <w:rtl/>
        </w:rPr>
        <w:t>את</w:t>
      </w:r>
      <w:r w:rsidRPr="007435EB">
        <w:rPr>
          <w:rtl/>
        </w:rPr>
        <w:t xml:space="preserve"> </w:t>
      </w:r>
      <w:r w:rsidRPr="007435EB">
        <w:rPr>
          <w:rFonts w:hint="cs"/>
          <w:rtl/>
        </w:rPr>
        <w:t>זה</w:t>
      </w:r>
      <w:r w:rsidRPr="007435EB">
        <w:rPr>
          <w:rtl/>
        </w:rPr>
        <w:t xml:space="preserve">, </w:t>
      </w:r>
      <w:r w:rsidRPr="00CE0DE0">
        <w:rPr>
          <w:rStyle w:val="affffd"/>
          <w:rFonts w:hint="cs"/>
          <w:rtl/>
        </w:rPr>
        <w:t>ב.</w:t>
      </w:r>
      <w:r>
        <w:rPr>
          <w:rStyle w:val="affffd"/>
          <w:rFonts w:hint="cs"/>
          <w:rtl/>
        </w:rPr>
        <w:t xml:space="preserve"> </w:t>
      </w:r>
      <w:r>
        <w:rPr>
          <w:rFonts w:hint="cs"/>
          <w:rtl/>
        </w:rPr>
        <w:t>ו</w:t>
      </w:r>
      <w:r w:rsidRPr="007435EB">
        <w:rPr>
          <w:rFonts w:hint="cs"/>
          <w:rtl/>
        </w:rPr>
        <w:t>את</w:t>
      </w:r>
      <w:r w:rsidRPr="007435EB">
        <w:rPr>
          <w:rtl/>
        </w:rPr>
        <w:t xml:space="preserve"> </w:t>
      </w:r>
      <w:r w:rsidRPr="007435EB">
        <w:rPr>
          <w:rFonts w:hint="cs"/>
          <w:rtl/>
        </w:rPr>
        <w:t>הגזל</w:t>
      </w:r>
      <w:r w:rsidRPr="007435EB">
        <w:rPr>
          <w:rtl/>
        </w:rPr>
        <w:t>,</w:t>
      </w:r>
      <w:r>
        <w:rPr>
          <w:rFonts w:hint="cs"/>
          <w:rtl/>
        </w:rPr>
        <w:t xml:space="preserve"> </w:t>
      </w:r>
      <w:r w:rsidRPr="00CE0DE0">
        <w:rPr>
          <w:rStyle w:val="affffd"/>
          <w:rFonts w:hint="cs"/>
          <w:rtl/>
        </w:rPr>
        <w:t>ג.</w:t>
      </w:r>
      <w:r>
        <w:rPr>
          <w:rStyle w:val="affffd"/>
          <w:rFonts w:hint="cs"/>
          <w:rtl/>
        </w:rPr>
        <w:t xml:space="preserve"> </w:t>
      </w:r>
      <w:r>
        <w:rPr>
          <w:rFonts w:hint="cs"/>
          <w:rtl/>
        </w:rPr>
        <w:t>ו</w:t>
      </w:r>
      <w:r w:rsidRPr="007435EB">
        <w:rPr>
          <w:rFonts w:hint="cs"/>
          <w:rtl/>
        </w:rPr>
        <w:t>את</w:t>
      </w:r>
      <w:r w:rsidRPr="007435EB">
        <w:rPr>
          <w:rtl/>
        </w:rPr>
        <w:t xml:space="preserve"> </w:t>
      </w:r>
      <w:r w:rsidRPr="007435EB">
        <w:rPr>
          <w:rFonts w:hint="cs"/>
          <w:rtl/>
        </w:rPr>
        <w:t>הזמה</w:t>
      </w:r>
      <w:r w:rsidRPr="007435EB">
        <w:rPr>
          <w:rtl/>
        </w:rPr>
        <w:t>,</w:t>
      </w:r>
      <w:r>
        <w:rPr>
          <w:rFonts w:hint="cs"/>
          <w:rtl/>
        </w:rPr>
        <w:t xml:space="preserve"> </w:t>
      </w:r>
      <w:r w:rsidRPr="00CE0DE0">
        <w:rPr>
          <w:rStyle w:val="affffd"/>
          <w:rFonts w:hint="cs"/>
          <w:rtl/>
        </w:rPr>
        <w:t>ד</w:t>
      </w:r>
      <w:r w:rsidRPr="00CE0DE0">
        <w:rPr>
          <w:rStyle w:val="affffd"/>
          <w:rtl/>
        </w:rPr>
        <w:t xml:space="preserve"> </w:t>
      </w:r>
      <w:r w:rsidRPr="007435EB">
        <w:rPr>
          <w:rFonts w:hint="cs"/>
          <w:rtl/>
        </w:rPr>
        <w:t>ושנאו</w:t>
      </w:r>
      <w:r w:rsidRPr="007435EB">
        <w:rPr>
          <w:rtl/>
        </w:rPr>
        <w:t xml:space="preserve"> </w:t>
      </w:r>
      <w:r w:rsidRPr="007435EB">
        <w:rPr>
          <w:rFonts w:hint="cs"/>
          <w:rtl/>
        </w:rPr>
        <w:t>את</w:t>
      </w:r>
      <w:r w:rsidRPr="007435EB">
        <w:rPr>
          <w:rtl/>
        </w:rPr>
        <w:t xml:space="preserve"> </w:t>
      </w:r>
      <w:r w:rsidRPr="007435EB">
        <w:rPr>
          <w:rFonts w:hint="cs"/>
          <w:rtl/>
        </w:rPr>
        <w:t>אדוניכם</w:t>
      </w:r>
      <w:r w:rsidRPr="007435EB">
        <w:rPr>
          <w:rtl/>
        </w:rPr>
        <w:t xml:space="preserve">, </w:t>
      </w:r>
      <w:r w:rsidRPr="00CE0DE0">
        <w:rPr>
          <w:rStyle w:val="affffd"/>
          <w:rFonts w:hint="cs"/>
          <w:rtl/>
        </w:rPr>
        <w:t>ה.</w:t>
      </w:r>
      <w:r>
        <w:rPr>
          <w:rFonts w:hint="cs"/>
          <w:rtl/>
        </w:rPr>
        <w:t xml:space="preserve"> </w:t>
      </w:r>
      <w:r w:rsidRPr="007435EB">
        <w:rPr>
          <w:rFonts w:hint="cs"/>
          <w:rtl/>
        </w:rPr>
        <w:t>ואל</w:t>
      </w:r>
      <w:r w:rsidRPr="007435EB">
        <w:rPr>
          <w:rtl/>
        </w:rPr>
        <w:t xml:space="preserve"> </w:t>
      </w:r>
      <w:r w:rsidRPr="007435EB">
        <w:rPr>
          <w:rFonts w:hint="cs"/>
          <w:rtl/>
        </w:rPr>
        <w:t>תדברו</w:t>
      </w:r>
      <w:r w:rsidRPr="007435EB">
        <w:rPr>
          <w:rtl/>
        </w:rPr>
        <w:t xml:space="preserve"> </w:t>
      </w:r>
      <w:r w:rsidRPr="007435EB">
        <w:rPr>
          <w:rFonts w:hint="cs"/>
          <w:rtl/>
        </w:rPr>
        <w:t>אמת</w:t>
      </w:r>
      <w:r w:rsidRPr="007435EB">
        <w:rPr>
          <w:rtl/>
        </w:rPr>
        <w:t>.</w:t>
      </w:r>
    </w:p>
    <w:p w14:paraId="2F40BF0A" w14:textId="77777777" w:rsidR="00D661D8" w:rsidRDefault="00D661D8" w:rsidP="00D661D8">
      <w:pPr>
        <w:pStyle w:val="afffff0"/>
        <w:rPr>
          <w:rtl/>
        </w:rPr>
      </w:pPr>
      <w:r w:rsidRPr="005C3FF1">
        <w:rPr>
          <w:rStyle w:val="afffa"/>
          <w:rFonts w:hint="cs"/>
          <w:rtl/>
        </w:rPr>
        <w:t>ששה</w:t>
      </w:r>
      <w:r w:rsidRPr="007435EB">
        <w:rPr>
          <w:rtl/>
        </w:rPr>
        <w:t xml:space="preserve"> </w:t>
      </w:r>
      <w:r w:rsidRPr="005C3FF1">
        <w:rPr>
          <w:rStyle w:val="afffa"/>
          <w:rFonts w:hint="cs"/>
          <w:rtl/>
        </w:rPr>
        <w:t>דברים</w:t>
      </w:r>
      <w:r w:rsidRPr="005C3FF1">
        <w:rPr>
          <w:rStyle w:val="afffa"/>
          <w:rtl/>
        </w:rPr>
        <w:t xml:space="preserve"> </w:t>
      </w:r>
      <w:r w:rsidRPr="005C3FF1">
        <w:rPr>
          <w:rStyle w:val="afffa"/>
          <w:rFonts w:hint="cs"/>
          <w:rtl/>
        </w:rPr>
        <w:t>נאמרים</w:t>
      </w:r>
      <w:r w:rsidRPr="005C3FF1">
        <w:rPr>
          <w:rStyle w:val="afffa"/>
          <w:rtl/>
        </w:rPr>
        <w:t xml:space="preserve"> </w:t>
      </w:r>
      <w:r w:rsidRPr="005C3FF1">
        <w:rPr>
          <w:rStyle w:val="afffa"/>
          <w:rFonts w:hint="cs"/>
          <w:rtl/>
        </w:rPr>
        <w:t>בסוס</w:t>
      </w:r>
      <w:r w:rsidRPr="007435EB">
        <w:rPr>
          <w:rtl/>
        </w:rPr>
        <w:t xml:space="preserve">: </w:t>
      </w:r>
    </w:p>
    <w:p w14:paraId="61EDB79A" w14:textId="77777777" w:rsidR="00D661D8" w:rsidRPr="007435EB" w:rsidRDefault="00D661D8" w:rsidP="00D661D8">
      <w:pPr>
        <w:spacing w:before="4"/>
        <w:rPr>
          <w:rtl/>
        </w:rPr>
      </w:pPr>
      <w:r w:rsidRPr="00CE0DE0">
        <w:rPr>
          <w:rStyle w:val="affffd"/>
          <w:rFonts w:hint="cs"/>
          <w:rtl/>
        </w:rPr>
        <w:t>א.</w:t>
      </w:r>
      <w:r w:rsidRPr="007435EB">
        <w:rPr>
          <w:rFonts w:hint="cs"/>
          <w:rtl/>
        </w:rPr>
        <w:t>אוהב</w:t>
      </w:r>
      <w:r w:rsidRPr="007435EB">
        <w:rPr>
          <w:rtl/>
        </w:rPr>
        <w:t xml:space="preserve"> </w:t>
      </w:r>
      <w:r w:rsidRPr="007435EB">
        <w:rPr>
          <w:rFonts w:hint="cs"/>
          <w:rtl/>
        </w:rPr>
        <w:t>את</w:t>
      </w:r>
      <w:r w:rsidRPr="007435EB">
        <w:rPr>
          <w:rtl/>
        </w:rPr>
        <w:t xml:space="preserve"> </w:t>
      </w:r>
      <w:r w:rsidRPr="007435EB">
        <w:rPr>
          <w:rFonts w:hint="cs"/>
          <w:rtl/>
        </w:rPr>
        <w:t>הזנות</w:t>
      </w:r>
      <w:r w:rsidRPr="007435EB">
        <w:rPr>
          <w:rtl/>
        </w:rPr>
        <w:t xml:space="preserve">, </w:t>
      </w:r>
      <w:r w:rsidRPr="00CE0DE0">
        <w:rPr>
          <w:rStyle w:val="affffd"/>
          <w:rFonts w:hint="cs"/>
          <w:rtl/>
        </w:rPr>
        <w:t>ב.</w:t>
      </w:r>
      <w:r>
        <w:rPr>
          <w:rFonts w:hint="cs"/>
          <w:rtl/>
        </w:rPr>
        <w:t xml:space="preserve"> וא</w:t>
      </w:r>
      <w:r w:rsidRPr="007435EB">
        <w:rPr>
          <w:rFonts w:hint="cs"/>
          <w:rtl/>
        </w:rPr>
        <w:t>ת</w:t>
      </w:r>
      <w:r w:rsidRPr="007435EB">
        <w:rPr>
          <w:rtl/>
        </w:rPr>
        <w:t xml:space="preserve"> </w:t>
      </w:r>
      <w:r w:rsidRPr="007435EB">
        <w:rPr>
          <w:rFonts w:hint="cs"/>
          <w:rtl/>
        </w:rPr>
        <w:t>המלחמה</w:t>
      </w:r>
      <w:r w:rsidRPr="007435EB">
        <w:rPr>
          <w:rtl/>
        </w:rPr>
        <w:t xml:space="preserve">, </w:t>
      </w:r>
      <w:r w:rsidRPr="00CE0DE0">
        <w:rPr>
          <w:rStyle w:val="affffd"/>
          <w:rFonts w:hint="cs"/>
          <w:rtl/>
        </w:rPr>
        <w:t>ג.</w:t>
      </w:r>
      <w:r>
        <w:rPr>
          <w:rFonts w:hint="cs"/>
          <w:rtl/>
        </w:rPr>
        <w:t xml:space="preserve"> </w:t>
      </w:r>
      <w:r w:rsidRPr="007435EB">
        <w:rPr>
          <w:rFonts w:hint="cs"/>
          <w:rtl/>
        </w:rPr>
        <w:t>ורוחו</w:t>
      </w:r>
      <w:r w:rsidRPr="007435EB">
        <w:rPr>
          <w:rtl/>
        </w:rPr>
        <w:t xml:space="preserve"> </w:t>
      </w:r>
      <w:r w:rsidRPr="007435EB">
        <w:rPr>
          <w:rFonts w:hint="cs"/>
          <w:rtl/>
        </w:rPr>
        <w:t>גסה</w:t>
      </w:r>
      <w:r w:rsidRPr="007435EB">
        <w:rPr>
          <w:rtl/>
        </w:rPr>
        <w:t xml:space="preserve">, </w:t>
      </w:r>
      <w:r w:rsidRPr="00CE0DE0">
        <w:rPr>
          <w:rStyle w:val="affffd"/>
          <w:rFonts w:hint="cs"/>
          <w:rtl/>
        </w:rPr>
        <w:t>ד.</w:t>
      </w:r>
      <w:r>
        <w:rPr>
          <w:rFonts w:hint="cs"/>
          <w:rtl/>
        </w:rPr>
        <w:t xml:space="preserve"> </w:t>
      </w:r>
      <w:r w:rsidRPr="007435EB">
        <w:rPr>
          <w:rFonts w:hint="cs"/>
          <w:rtl/>
        </w:rPr>
        <w:t>ומואס</w:t>
      </w:r>
      <w:r w:rsidRPr="007435EB">
        <w:rPr>
          <w:rtl/>
        </w:rPr>
        <w:t xml:space="preserve"> </w:t>
      </w:r>
      <w:r w:rsidRPr="007435EB">
        <w:rPr>
          <w:rFonts w:hint="cs"/>
          <w:rtl/>
        </w:rPr>
        <w:t>את</w:t>
      </w:r>
      <w:r w:rsidRPr="007435EB">
        <w:rPr>
          <w:rtl/>
        </w:rPr>
        <w:t xml:space="preserve"> </w:t>
      </w:r>
      <w:r w:rsidRPr="007435EB">
        <w:rPr>
          <w:rFonts w:hint="cs"/>
          <w:rtl/>
        </w:rPr>
        <w:t>השינה</w:t>
      </w:r>
      <w:r w:rsidRPr="007435EB">
        <w:rPr>
          <w:rtl/>
        </w:rPr>
        <w:t xml:space="preserve">, </w:t>
      </w:r>
      <w:r w:rsidRPr="00CE0DE0">
        <w:rPr>
          <w:rStyle w:val="affffd"/>
          <w:rFonts w:hint="cs"/>
          <w:rtl/>
        </w:rPr>
        <w:t>ה.</w:t>
      </w:r>
      <w:r>
        <w:rPr>
          <w:rFonts w:hint="cs"/>
          <w:rtl/>
        </w:rPr>
        <w:t xml:space="preserve"> </w:t>
      </w:r>
      <w:r w:rsidRPr="007435EB">
        <w:rPr>
          <w:rFonts w:hint="cs"/>
          <w:rtl/>
        </w:rPr>
        <w:t>ואוכל</w:t>
      </w:r>
      <w:r w:rsidRPr="007435EB">
        <w:rPr>
          <w:rtl/>
        </w:rPr>
        <w:t xml:space="preserve"> </w:t>
      </w:r>
      <w:r w:rsidRPr="007435EB">
        <w:rPr>
          <w:rFonts w:hint="cs"/>
          <w:rtl/>
        </w:rPr>
        <w:t>הרבה</w:t>
      </w:r>
      <w:r w:rsidRPr="007435EB">
        <w:rPr>
          <w:rtl/>
        </w:rPr>
        <w:t xml:space="preserve"> </w:t>
      </w:r>
      <w:r w:rsidRPr="00CE0DE0">
        <w:rPr>
          <w:rStyle w:val="affffd"/>
          <w:rFonts w:hint="cs"/>
          <w:rtl/>
        </w:rPr>
        <w:t>ו.</w:t>
      </w:r>
      <w:r>
        <w:rPr>
          <w:rFonts w:hint="cs"/>
          <w:rtl/>
        </w:rPr>
        <w:t xml:space="preserve"> </w:t>
      </w:r>
      <w:r w:rsidRPr="007435EB">
        <w:rPr>
          <w:rFonts w:hint="cs"/>
          <w:rtl/>
        </w:rPr>
        <w:t>ומוציא</w:t>
      </w:r>
      <w:r w:rsidRPr="007435EB">
        <w:rPr>
          <w:rtl/>
        </w:rPr>
        <w:t xml:space="preserve"> </w:t>
      </w:r>
      <w:r w:rsidRPr="007435EB">
        <w:rPr>
          <w:rFonts w:hint="cs"/>
          <w:rtl/>
        </w:rPr>
        <w:t>קמעה</w:t>
      </w:r>
      <w:r w:rsidRPr="007435EB">
        <w:rPr>
          <w:rtl/>
        </w:rPr>
        <w:t xml:space="preserve">. </w:t>
      </w:r>
      <w:r w:rsidRPr="005C3FF1">
        <w:rPr>
          <w:rStyle w:val="afffa"/>
          <w:rFonts w:hint="cs"/>
          <w:rtl/>
        </w:rPr>
        <w:t>וי</w:t>
      </w:r>
      <w:r w:rsidRPr="005C3FF1">
        <w:rPr>
          <w:rStyle w:val="afffa"/>
          <w:rtl/>
        </w:rPr>
        <w:t>"</w:t>
      </w:r>
      <w:r w:rsidRPr="005C3FF1">
        <w:rPr>
          <w:rStyle w:val="afffa"/>
          <w:rFonts w:hint="cs"/>
          <w:rtl/>
        </w:rPr>
        <w:t>א</w:t>
      </w:r>
      <w:r w:rsidRPr="005C3FF1">
        <w:rPr>
          <w:rStyle w:val="afffa"/>
          <w:rtl/>
        </w:rPr>
        <w:t>:</w:t>
      </w:r>
      <w:r w:rsidRPr="007435EB">
        <w:rPr>
          <w:rtl/>
        </w:rPr>
        <w:t xml:space="preserve"> </w:t>
      </w:r>
      <w:r w:rsidRPr="007435EB">
        <w:rPr>
          <w:rFonts w:hint="cs"/>
          <w:rtl/>
        </w:rPr>
        <w:t>אף</w:t>
      </w:r>
      <w:r w:rsidRPr="007435EB">
        <w:rPr>
          <w:rtl/>
        </w:rPr>
        <w:t xml:space="preserve"> </w:t>
      </w:r>
      <w:r w:rsidRPr="007435EB">
        <w:rPr>
          <w:rFonts w:hint="cs"/>
          <w:rtl/>
        </w:rPr>
        <w:t>מבקש</w:t>
      </w:r>
      <w:r w:rsidRPr="007435EB">
        <w:rPr>
          <w:rtl/>
        </w:rPr>
        <w:t xml:space="preserve"> </w:t>
      </w:r>
      <w:r w:rsidRPr="007435EB">
        <w:rPr>
          <w:rFonts w:hint="cs"/>
          <w:rtl/>
        </w:rPr>
        <w:t>להרוג</w:t>
      </w:r>
      <w:r w:rsidRPr="007435EB">
        <w:rPr>
          <w:rtl/>
        </w:rPr>
        <w:t xml:space="preserve"> </w:t>
      </w:r>
      <w:r w:rsidRPr="007435EB">
        <w:rPr>
          <w:rFonts w:hint="cs"/>
          <w:rtl/>
        </w:rPr>
        <w:t>בעליו</w:t>
      </w:r>
      <w:r w:rsidRPr="007435EB">
        <w:rPr>
          <w:rtl/>
        </w:rPr>
        <w:t xml:space="preserve"> </w:t>
      </w:r>
      <w:r w:rsidRPr="007435EB">
        <w:rPr>
          <w:rFonts w:hint="cs"/>
          <w:rtl/>
        </w:rPr>
        <w:t>במלחמה</w:t>
      </w:r>
      <w:r w:rsidRPr="007435EB">
        <w:rPr>
          <w:rtl/>
        </w:rPr>
        <w:t>.</w:t>
      </w:r>
    </w:p>
    <w:p w14:paraId="77A96808" w14:textId="77777777" w:rsidR="00D661D8" w:rsidRDefault="00D661D8" w:rsidP="00D661D8">
      <w:pPr>
        <w:pStyle w:val="afffff0"/>
        <w:rPr>
          <w:rtl/>
        </w:rPr>
      </w:pPr>
      <w:r w:rsidRPr="005C3FF1">
        <w:rPr>
          <w:rStyle w:val="afffa"/>
          <w:rFonts w:hint="cs"/>
          <w:rtl/>
        </w:rPr>
        <w:t>שבעה</w:t>
      </w:r>
      <w:r w:rsidRPr="007435EB">
        <w:rPr>
          <w:rtl/>
        </w:rPr>
        <w:t xml:space="preserve"> </w:t>
      </w:r>
      <w:r w:rsidRPr="005C3FF1">
        <w:rPr>
          <w:rStyle w:val="afffa"/>
          <w:rFonts w:hint="cs"/>
          <w:rtl/>
        </w:rPr>
        <w:t>מנודין</w:t>
      </w:r>
      <w:r w:rsidRPr="005C3FF1">
        <w:rPr>
          <w:rStyle w:val="afffa"/>
          <w:rtl/>
        </w:rPr>
        <w:t xml:space="preserve"> </w:t>
      </w:r>
      <w:r w:rsidRPr="005C3FF1">
        <w:rPr>
          <w:rStyle w:val="afffa"/>
          <w:rFonts w:hint="cs"/>
          <w:rtl/>
        </w:rPr>
        <w:t>לשמים</w:t>
      </w:r>
      <w:r w:rsidRPr="007435EB">
        <w:rPr>
          <w:rtl/>
        </w:rPr>
        <w:t xml:space="preserve">, </w:t>
      </w:r>
    </w:p>
    <w:p w14:paraId="3908F9FC" w14:textId="77777777" w:rsidR="00D661D8" w:rsidRPr="007435EB" w:rsidRDefault="00D661D8" w:rsidP="00D661D8">
      <w:pPr>
        <w:spacing w:before="4"/>
        <w:rPr>
          <w:rtl/>
        </w:rPr>
      </w:pPr>
      <w:r w:rsidRPr="00CE0DE0">
        <w:rPr>
          <w:rStyle w:val="affffd"/>
          <w:rFonts w:hint="cs"/>
          <w:rtl/>
        </w:rPr>
        <w:t>א.</w:t>
      </w:r>
      <w:r>
        <w:rPr>
          <w:rFonts w:hint="cs"/>
          <w:rtl/>
        </w:rPr>
        <w:t xml:space="preserve"> </w:t>
      </w:r>
      <w:r w:rsidRPr="007435EB">
        <w:rPr>
          <w:rFonts w:hint="cs"/>
          <w:rtl/>
        </w:rPr>
        <w:t>יהודי</w:t>
      </w:r>
      <w:r w:rsidRPr="007435EB">
        <w:rPr>
          <w:rtl/>
        </w:rPr>
        <w:t xml:space="preserve"> </w:t>
      </w:r>
      <w:r w:rsidRPr="007435EB">
        <w:rPr>
          <w:rFonts w:hint="cs"/>
          <w:rtl/>
        </w:rPr>
        <w:t>שאין</w:t>
      </w:r>
      <w:r w:rsidRPr="007435EB">
        <w:rPr>
          <w:rtl/>
        </w:rPr>
        <w:t xml:space="preserve"> </w:t>
      </w:r>
      <w:r w:rsidRPr="007435EB">
        <w:rPr>
          <w:rFonts w:hint="cs"/>
          <w:rtl/>
        </w:rPr>
        <w:t>לו</w:t>
      </w:r>
      <w:r w:rsidRPr="007435EB">
        <w:rPr>
          <w:rtl/>
        </w:rPr>
        <w:t xml:space="preserve"> </w:t>
      </w:r>
      <w:r w:rsidRPr="007435EB">
        <w:rPr>
          <w:rFonts w:hint="cs"/>
          <w:rtl/>
        </w:rPr>
        <w:t>אשה</w:t>
      </w:r>
      <w:r w:rsidRPr="007435EB">
        <w:rPr>
          <w:rtl/>
        </w:rPr>
        <w:t xml:space="preserve">, </w:t>
      </w:r>
      <w:r w:rsidRPr="00CE0DE0">
        <w:rPr>
          <w:rStyle w:val="affffd"/>
          <w:rFonts w:hint="cs"/>
          <w:rtl/>
        </w:rPr>
        <w:t>ב.</w:t>
      </w:r>
      <w:r>
        <w:rPr>
          <w:rFonts w:hint="cs"/>
          <w:rtl/>
        </w:rPr>
        <w:t xml:space="preserve"> </w:t>
      </w:r>
      <w:r w:rsidRPr="007435EB">
        <w:rPr>
          <w:rFonts w:hint="cs"/>
          <w:rtl/>
        </w:rPr>
        <w:t>ושיש</w:t>
      </w:r>
      <w:r w:rsidRPr="007435EB">
        <w:rPr>
          <w:rtl/>
        </w:rPr>
        <w:t xml:space="preserve"> </w:t>
      </w:r>
      <w:r w:rsidRPr="007435EB">
        <w:rPr>
          <w:rFonts w:hint="cs"/>
          <w:rtl/>
        </w:rPr>
        <w:t>לו</w:t>
      </w:r>
      <w:r w:rsidRPr="007435EB">
        <w:rPr>
          <w:rtl/>
        </w:rPr>
        <w:t xml:space="preserve"> </w:t>
      </w:r>
      <w:r w:rsidRPr="007435EB">
        <w:rPr>
          <w:rFonts w:hint="cs"/>
          <w:rtl/>
        </w:rPr>
        <w:t>אשה</w:t>
      </w:r>
      <w:r w:rsidRPr="007435EB">
        <w:rPr>
          <w:rtl/>
        </w:rPr>
        <w:t xml:space="preserve"> </w:t>
      </w:r>
      <w:r w:rsidRPr="007435EB">
        <w:rPr>
          <w:rFonts w:hint="cs"/>
          <w:rtl/>
        </w:rPr>
        <w:t>ואין</w:t>
      </w:r>
      <w:r w:rsidRPr="007435EB">
        <w:rPr>
          <w:rtl/>
        </w:rPr>
        <w:t xml:space="preserve"> </w:t>
      </w:r>
      <w:r w:rsidRPr="007435EB">
        <w:rPr>
          <w:rFonts w:hint="cs"/>
          <w:rtl/>
        </w:rPr>
        <w:t>לו</w:t>
      </w:r>
      <w:r w:rsidRPr="007435EB">
        <w:rPr>
          <w:rtl/>
        </w:rPr>
        <w:t xml:space="preserve"> </w:t>
      </w:r>
      <w:r w:rsidRPr="007435EB">
        <w:rPr>
          <w:rFonts w:hint="cs"/>
          <w:rtl/>
        </w:rPr>
        <w:t>בנים</w:t>
      </w:r>
      <w:r w:rsidRPr="007435EB">
        <w:rPr>
          <w:rtl/>
        </w:rPr>
        <w:t xml:space="preserve">, </w:t>
      </w:r>
      <w:r w:rsidRPr="00CE0DE0">
        <w:rPr>
          <w:rStyle w:val="affffd"/>
          <w:rFonts w:hint="cs"/>
          <w:rtl/>
        </w:rPr>
        <w:t>ג.</w:t>
      </w:r>
      <w:r>
        <w:rPr>
          <w:rFonts w:hint="cs"/>
          <w:rtl/>
        </w:rPr>
        <w:t xml:space="preserve"> </w:t>
      </w:r>
      <w:r w:rsidRPr="007435EB">
        <w:rPr>
          <w:rFonts w:hint="cs"/>
          <w:rtl/>
        </w:rPr>
        <w:t>ומי</w:t>
      </w:r>
      <w:r w:rsidRPr="007435EB">
        <w:rPr>
          <w:rtl/>
        </w:rPr>
        <w:t xml:space="preserve"> </w:t>
      </w:r>
      <w:r w:rsidRPr="007435EB">
        <w:rPr>
          <w:rFonts w:hint="cs"/>
          <w:rtl/>
        </w:rPr>
        <w:t>שיש</w:t>
      </w:r>
      <w:r w:rsidRPr="007435EB">
        <w:rPr>
          <w:rtl/>
        </w:rPr>
        <w:t xml:space="preserve"> </w:t>
      </w:r>
      <w:r w:rsidRPr="007435EB">
        <w:rPr>
          <w:rFonts w:hint="cs"/>
          <w:rtl/>
        </w:rPr>
        <w:t>לו</w:t>
      </w:r>
      <w:r w:rsidRPr="007435EB">
        <w:rPr>
          <w:rtl/>
        </w:rPr>
        <w:t xml:space="preserve"> </w:t>
      </w:r>
      <w:r w:rsidRPr="007435EB">
        <w:rPr>
          <w:rFonts w:hint="cs"/>
          <w:rtl/>
        </w:rPr>
        <w:t>בנים</w:t>
      </w:r>
      <w:r w:rsidRPr="007435EB">
        <w:rPr>
          <w:rtl/>
        </w:rPr>
        <w:t xml:space="preserve"> </w:t>
      </w:r>
      <w:r w:rsidRPr="007435EB">
        <w:rPr>
          <w:rFonts w:hint="cs"/>
          <w:rtl/>
        </w:rPr>
        <w:t>ואין</w:t>
      </w:r>
      <w:r w:rsidRPr="007435EB">
        <w:rPr>
          <w:rtl/>
        </w:rPr>
        <w:t xml:space="preserve"> </w:t>
      </w:r>
      <w:r w:rsidRPr="007435EB">
        <w:rPr>
          <w:rFonts w:hint="cs"/>
          <w:rtl/>
        </w:rPr>
        <w:t>מגדלן</w:t>
      </w:r>
      <w:r w:rsidRPr="007435EB">
        <w:rPr>
          <w:rtl/>
        </w:rPr>
        <w:t xml:space="preserve"> </w:t>
      </w:r>
      <w:r w:rsidRPr="007435EB">
        <w:rPr>
          <w:rFonts w:hint="cs"/>
          <w:rtl/>
        </w:rPr>
        <w:t>לתלמוד</w:t>
      </w:r>
      <w:r w:rsidRPr="007435EB">
        <w:rPr>
          <w:rtl/>
        </w:rPr>
        <w:t xml:space="preserve"> </w:t>
      </w:r>
      <w:r w:rsidRPr="007435EB">
        <w:rPr>
          <w:rFonts w:hint="cs"/>
          <w:rtl/>
        </w:rPr>
        <w:t>תורה</w:t>
      </w:r>
      <w:r w:rsidRPr="007435EB">
        <w:rPr>
          <w:rtl/>
        </w:rPr>
        <w:t xml:space="preserve">, </w:t>
      </w:r>
      <w:r w:rsidRPr="00CE0DE0">
        <w:rPr>
          <w:rStyle w:val="affffd"/>
          <w:rFonts w:hint="cs"/>
          <w:rtl/>
        </w:rPr>
        <w:t xml:space="preserve">ד </w:t>
      </w:r>
      <w:r w:rsidRPr="007435EB">
        <w:rPr>
          <w:rFonts w:hint="cs"/>
          <w:rtl/>
        </w:rPr>
        <w:t>ומי</w:t>
      </w:r>
      <w:r w:rsidRPr="007435EB">
        <w:rPr>
          <w:rtl/>
        </w:rPr>
        <w:t xml:space="preserve"> </w:t>
      </w:r>
      <w:r w:rsidRPr="007435EB">
        <w:rPr>
          <w:rFonts w:hint="cs"/>
          <w:rtl/>
        </w:rPr>
        <w:t>שאין</w:t>
      </w:r>
      <w:r w:rsidRPr="007435EB">
        <w:rPr>
          <w:rtl/>
        </w:rPr>
        <w:t xml:space="preserve"> </w:t>
      </w:r>
      <w:r w:rsidRPr="007435EB">
        <w:rPr>
          <w:rFonts w:hint="cs"/>
          <w:rtl/>
        </w:rPr>
        <w:t>לו</w:t>
      </w:r>
      <w:r w:rsidRPr="007435EB">
        <w:rPr>
          <w:rtl/>
        </w:rPr>
        <w:t xml:space="preserve"> </w:t>
      </w:r>
      <w:r w:rsidRPr="007435EB">
        <w:rPr>
          <w:rFonts w:hint="cs"/>
          <w:rtl/>
        </w:rPr>
        <w:t>תפילין</w:t>
      </w:r>
      <w:r w:rsidRPr="007435EB">
        <w:rPr>
          <w:rtl/>
        </w:rPr>
        <w:t xml:space="preserve"> </w:t>
      </w:r>
      <w:r w:rsidRPr="007435EB">
        <w:rPr>
          <w:rFonts w:hint="cs"/>
          <w:rtl/>
        </w:rPr>
        <w:t>בראשו</w:t>
      </w:r>
      <w:r w:rsidRPr="007435EB">
        <w:rPr>
          <w:rtl/>
        </w:rPr>
        <w:t xml:space="preserve"> </w:t>
      </w:r>
      <w:r w:rsidRPr="007435EB">
        <w:rPr>
          <w:rFonts w:hint="cs"/>
          <w:rtl/>
        </w:rPr>
        <w:t>ותפילין</w:t>
      </w:r>
      <w:r w:rsidRPr="007435EB">
        <w:rPr>
          <w:rtl/>
        </w:rPr>
        <w:t xml:space="preserve"> </w:t>
      </w:r>
      <w:r w:rsidRPr="007435EB">
        <w:rPr>
          <w:rFonts w:hint="cs"/>
          <w:rtl/>
        </w:rPr>
        <w:t>בזרועו</w:t>
      </w:r>
      <w:r w:rsidRPr="007435EB">
        <w:rPr>
          <w:rtl/>
        </w:rPr>
        <w:t xml:space="preserve"> </w:t>
      </w:r>
      <w:r w:rsidRPr="00CE0DE0">
        <w:rPr>
          <w:rStyle w:val="affffd"/>
          <w:rFonts w:hint="cs"/>
          <w:rtl/>
        </w:rPr>
        <w:t>ה.</w:t>
      </w:r>
      <w:r>
        <w:rPr>
          <w:rStyle w:val="affffff0"/>
          <w:rFonts w:hint="cs"/>
          <w:rtl/>
        </w:rPr>
        <w:t xml:space="preserve"> </w:t>
      </w:r>
      <w:r w:rsidRPr="007435EB">
        <w:rPr>
          <w:rFonts w:hint="cs"/>
          <w:rtl/>
        </w:rPr>
        <w:t>וציצית</w:t>
      </w:r>
      <w:r w:rsidRPr="007435EB">
        <w:rPr>
          <w:rtl/>
        </w:rPr>
        <w:t xml:space="preserve"> </w:t>
      </w:r>
      <w:r w:rsidRPr="007435EB">
        <w:rPr>
          <w:rFonts w:hint="cs"/>
          <w:rtl/>
        </w:rPr>
        <w:t>בבגדו</w:t>
      </w:r>
      <w:r w:rsidRPr="007435EB">
        <w:rPr>
          <w:rtl/>
        </w:rPr>
        <w:t xml:space="preserve"> </w:t>
      </w:r>
      <w:r w:rsidRPr="00CE0DE0">
        <w:rPr>
          <w:rStyle w:val="affffd"/>
          <w:rFonts w:hint="cs"/>
          <w:rtl/>
        </w:rPr>
        <w:t>ו</w:t>
      </w:r>
      <w:r>
        <w:rPr>
          <w:rStyle w:val="affffd"/>
          <w:rFonts w:hint="cs"/>
          <w:rtl/>
        </w:rPr>
        <w:t>.</w:t>
      </w:r>
      <w:r>
        <w:rPr>
          <w:rFonts w:hint="cs"/>
          <w:rtl/>
        </w:rPr>
        <w:t xml:space="preserve"> </w:t>
      </w:r>
      <w:r w:rsidRPr="007435EB">
        <w:rPr>
          <w:rFonts w:hint="cs"/>
          <w:rtl/>
        </w:rPr>
        <w:t>ומזוזה</w:t>
      </w:r>
      <w:r w:rsidRPr="007435EB">
        <w:rPr>
          <w:rtl/>
        </w:rPr>
        <w:t xml:space="preserve"> </w:t>
      </w:r>
      <w:r w:rsidRPr="007435EB">
        <w:rPr>
          <w:rFonts w:hint="cs"/>
          <w:rtl/>
        </w:rPr>
        <w:t>בפתחו</w:t>
      </w:r>
      <w:r w:rsidRPr="007435EB">
        <w:rPr>
          <w:rtl/>
        </w:rPr>
        <w:t xml:space="preserve">, </w:t>
      </w:r>
      <w:r w:rsidRPr="00CE0DE0">
        <w:rPr>
          <w:rStyle w:val="affffd"/>
          <w:rFonts w:hint="cs"/>
          <w:rtl/>
        </w:rPr>
        <w:t>ז.</w:t>
      </w:r>
      <w:r>
        <w:rPr>
          <w:rFonts w:hint="cs"/>
          <w:rtl/>
        </w:rPr>
        <w:t xml:space="preserve"> </w:t>
      </w:r>
      <w:r w:rsidRPr="007435EB">
        <w:rPr>
          <w:rFonts w:hint="cs"/>
          <w:rtl/>
        </w:rPr>
        <w:t>והמונע</w:t>
      </w:r>
      <w:r w:rsidRPr="007435EB">
        <w:rPr>
          <w:rtl/>
        </w:rPr>
        <w:t xml:space="preserve"> </w:t>
      </w:r>
      <w:r w:rsidRPr="007435EB">
        <w:rPr>
          <w:rFonts w:hint="cs"/>
          <w:rtl/>
        </w:rPr>
        <w:t>מנעלים</w:t>
      </w:r>
      <w:r w:rsidRPr="007435EB">
        <w:rPr>
          <w:rtl/>
        </w:rPr>
        <w:t xml:space="preserve"> </w:t>
      </w:r>
      <w:r w:rsidRPr="007435EB">
        <w:rPr>
          <w:rFonts w:hint="cs"/>
          <w:rtl/>
        </w:rPr>
        <w:t>מרגליו</w:t>
      </w:r>
      <w:r w:rsidRPr="007435EB">
        <w:rPr>
          <w:rtl/>
        </w:rPr>
        <w:t xml:space="preserve">. </w:t>
      </w:r>
      <w:r>
        <w:rPr>
          <w:rFonts w:hint="cs"/>
          <w:rtl/>
        </w:rPr>
        <w:t xml:space="preserve"> </w:t>
      </w:r>
      <w:r w:rsidRPr="00CE0DE0">
        <w:rPr>
          <w:rStyle w:val="affffd"/>
          <w:rFonts w:hint="cs"/>
          <w:rtl/>
        </w:rPr>
        <w:t>וי</w:t>
      </w:r>
      <w:r w:rsidRPr="00CE0DE0">
        <w:rPr>
          <w:rStyle w:val="affffd"/>
          <w:rtl/>
        </w:rPr>
        <w:t>"</w:t>
      </w:r>
      <w:r w:rsidRPr="00CE0DE0">
        <w:rPr>
          <w:rStyle w:val="affffd"/>
          <w:rFonts w:hint="cs"/>
          <w:rtl/>
        </w:rPr>
        <w:t>א</w:t>
      </w:r>
      <w:r w:rsidRPr="00CE0DE0">
        <w:rPr>
          <w:rStyle w:val="affffd"/>
          <w:rtl/>
        </w:rPr>
        <w:t>:</w:t>
      </w:r>
      <w:r>
        <w:rPr>
          <w:rStyle w:val="affffd"/>
          <w:rFonts w:hint="cs"/>
          <w:rtl/>
        </w:rPr>
        <w:t xml:space="preserve"> </w:t>
      </w:r>
      <w:r w:rsidRPr="007435EB">
        <w:rPr>
          <w:rFonts w:hint="cs"/>
          <w:rtl/>
        </w:rPr>
        <w:t>אף</w:t>
      </w:r>
      <w:r w:rsidRPr="007435EB">
        <w:rPr>
          <w:rtl/>
        </w:rPr>
        <w:t xml:space="preserve"> </w:t>
      </w:r>
      <w:r w:rsidRPr="007435EB">
        <w:rPr>
          <w:rFonts w:hint="cs"/>
          <w:rtl/>
        </w:rPr>
        <w:t>מי</w:t>
      </w:r>
      <w:r w:rsidRPr="007435EB">
        <w:rPr>
          <w:rtl/>
        </w:rPr>
        <w:t xml:space="preserve"> </w:t>
      </w:r>
      <w:r w:rsidRPr="007435EB">
        <w:rPr>
          <w:rFonts w:hint="cs"/>
          <w:rtl/>
        </w:rPr>
        <w:t>שאין</w:t>
      </w:r>
      <w:r w:rsidRPr="007435EB">
        <w:rPr>
          <w:rtl/>
        </w:rPr>
        <w:t xml:space="preserve"> </w:t>
      </w:r>
      <w:r w:rsidRPr="007435EB">
        <w:rPr>
          <w:rFonts w:hint="cs"/>
          <w:rtl/>
        </w:rPr>
        <w:t>מיסב</w:t>
      </w:r>
      <w:r w:rsidRPr="007435EB">
        <w:rPr>
          <w:rtl/>
        </w:rPr>
        <w:t xml:space="preserve"> </w:t>
      </w:r>
      <w:r w:rsidRPr="007435EB">
        <w:rPr>
          <w:rFonts w:hint="cs"/>
          <w:rtl/>
        </w:rPr>
        <w:t>בחבורה</w:t>
      </w:r>
      <w:r w:rsidRPr="007435EB">
        <w:rPr>
          <w:rtl/>
        </w:rPr>
        <w:t xml:space="preserve"> </w:t>
      </w:r>
      <w:r w:rsidRPr="007435EB">
        <w:rPr>
          <w:rFonts w:hint="cs"/>
          <w:rtl/>
        </w:rPr>
        <w:t>של</w:t>
      </w:r>
      <w:r w:rsidRPr="007435EB">
        <w:rPr>
          <w:rtl/>
        </w:rPr>
        <w:t xml:space="preserve"> </w:t>
      </w:r>
      <w:r w:rsidRPr="007435EB">
        <w:rPr>
          <w:rFonts w:hint="cs"/>
          <w:rtl/>
        </w:rPr>
        <w:t>מצוה</w:t>
      </w:r>
      <w:r w:rsidRPr="007435EB">
        <w:rPr>
          <w:rtl/>
        </w:rPr>
        <w:t>.</w:t>
      </w:r>
    </w:p>
    <w:p w14:paraId="286B14C9" w14:textId="77777777" w:rsidR="00D661D8" w:rsidRPr="008F4DB3" w:rsidRDefault="00D661D8" w:rsidP="00D661D8">
      <w:pPr>
        <w:pStyle w:val="36"/>
        <w:framePr w:wrap="notBeside"/>
        <w:rPr>
          <w:rtl/>
        </w:rPr>
      </w:pPr>
      <w:r w:rsidRPr="008F4DB3">
        <w:rPr>
          <w:rFonts w:hint="cs"/>
          <w:rtl/>
        </w:rPr>
        <w:t>מרב יוסף איש הוצל</w:t>
      </w:r>
      <w:r w:rsidRPr="008F4DB3">
        <w:rPr>
          <w:rtl/>
        </w:rPr>
        <w:t>:</w:t>
      </w:r>
    </w:p>
    <w:p w14:paraId="2F092D80" w14:textId="77777777" w:rsidR="00D661D8" w:rsidRPr="007435EB" w:rsidRDefault="00D661D8" w:rsidP="00D661D8">
      <w:pPr>
        <w:spacing w:before="4"/>
        <w:rPr>
          <w:i/>
          <w:iCs/>
          <w:rtl/>
        </w:rPr>
      </w:pPr>
      <w:r w:rsidRPr="007435EB">
        <w:rPr>
          <w:rFonts w:hint="cs"/>
          <w:rtl/>
        </w:rPr>
        <w:t>מניין</w:t>
      </w:r>
      <w:r w:rsidRPr="007435EB">
        <w:rPr>
          <w:rtl/>
        </w:rPr>
        <w:t xml:space="preserve"> </w:t>
      </w:r>
      <w:r w:rsidRPr="007435EB">
        <w:rPr>
          <w:rFonts w:hint="cs"/>
          <w:rtl/>
        </w:rPr>
        <w:t>שאין</w:t>
      </w:r>
      <w:r w:rsidRPr="007435EB">
        <w:rPr>
          <w:rtl/>
        </w:rPr>
        <w:t xml:space="preserve"> </w:t>
      </w:r>
      <w:r w:rsidRPr="007435EB">
        <w:rPr>
          <w:rFonts w:hint="cs"/>
          <w:rtl/>
        </w:rPr>
        <w:t>שואלין</w:t>
      </w:r>
      <w:r w:rsidRPr="007435EB">
        <w:rPr>
          <w:rtl/>
        </w:rPr>
        <w:t xml:space="preserve"> </w:t>
      </w:r>
      <w:r w:rsidRPr="007435EB">
        <w:rPr>
          <w:rFonts w:hint="cs"/>
          <w:rtl/>
        </w:rPr>
        <w:t>בכלדיים</w:t>
      </w:r>
      <w:r w:rsidRPr="007435EB">
        <w:rPr>
          <w:rtl/>
        </w:rPr>
        <w:t xml:space="preserve"> – </w:t>
      </w:r>
      <w:r>
        <w:rPr>
          <w:rFonts w:hint="cs"/>
          <w:rtl/>
        </w:rPr>
        <w:t>ד</w:t>
      </w:r>
      <w:r w:rsidRPr="00AC0CB1">
        <w:rPr>
          <w:rStyle w:val="af2"/>
          <w:rFonts w:hint="cs"/>
          <w:rtl/>
        </w:rPr>
        <w:t>'תמים</w:t>
      </w:r>
      <w:r w:rsidRPr="00AC0CB1">
        <w:rPr>
          <w:rStyle w:val="af2"/>
          <w:rtl/>
        </w:rPr>
        <w:t xml:space="preserve"> </w:t>
      </w:r>
      <w:r w:rsidRPr="00AC0CB1">
        <w:rPr>
          <w:rStyle w:val="af2"/>
          <w:rFonts w:hint="cs"/>
          <w:rtl/>
        </w:rPr>
        <w:t>תהיה</w:t>
      </w:r>
      <w:r w:rsidRPr="00AC0CB1">
        <w:rPr>
          <w:rStyle w:val="af2"/>
          <w:rtl/>
        </w:rPr>
        <w:t xml:space="preserve"> </w:t>
      </w:r>
      <w:r w:rsidRPr="00AC0CB1">
        <w:rPr>
          <w:rStyle w:val="af2"/>
          <w:rFonts w:hint="cs"/>
          <w:rtl/>
        </w:rPr>
        <w:t>עם</w:t>
      </w:r>
      <w:r w:rsidRPr="00AC0CB1">
        <w:rPr>
          <w:rStyle w:val="af2"/>
          <w:rtl/>
        </w:rPr>
        <w:t xml:space="preserve"> ה' </w:t>
      </w:r>
      <w:r w:rsidRPr="00AC0CB1">
        <w:rPr>
          <w:rStyle w:val="af2"/>
          <w:rFonts w:hint="cs"/>
          <w:rtl/>
        </w:rPr>
        <w:t>אלהיך'</w:t>
      </w:r>
      <w:r w:rsidRPr="00AC0CB1">
        <w:rPr>
          <w:rStyle w:val="af2"/>
          <w:rtl/>
        </w:rPr>
        <w:t>.</w:t>
      </w:r>
    </w:p>
    <w:p w14:paraId="0E23501C" w14:textId="77777777" w:rsidR="00D661D8" w:rsidRPr="007435EB" w:rsidRDefault="00D661D8" w:rsidP="00D661D8">
      <w:pPr>
        <w:rPr>
          <w:rtl/>
        </w:rPr>
      </w:pPr>
      <w:r w:rsidRPr="007435EB">
        <w:rPr>
          <w:rFonts w:hint="cs"/>
          <w:rtl/>
        </w:rPr>
        <w:t>ומניין</w:t>
      </w:r>
      <w:r w:rsidRPr="007435EB">
        <w:rPr>
          <w:rtl/>
        </w:rPr>
        <w:t xml:space="preserve"> </w:t>
      </w:r>
      <w:r w:rsidRPr="007435EB">
        <w:rPr>
          <w:rFonts w:hint="cs"/>
          <w:rtl/>
        </w:rPr>
        <w:t>היודע</w:t>
      </w:r>
      <w:r w:rsidRPr="007435EB">
        <w:rPr>
          <w:rtl/>
        </w:rPr>
        <w:t xml:space="preserve"> </w:t>
      </w:r>
      <w:r w:rsidRPr="007435EB">
        <w:rPr>
          <w:rFonts w:hint="cs"/>
          <w:rtl/>
        </w:rPr>
        <w:t>בחבירו</w:t>
      </w:r>
      <w:r w:rsidRPr="007435EB">
        <w:rPr>
          <w:rtl/>
        </w:rPr>
        <w:t xml:space="preserve"> </w:t>
      </w:r>
      <w:r w:rsidRPr="007435EB">
        <w:rPr>
          <w:rFonts w:hint="cs"/>
          <w:rtl/>
        </w:rPr>
        <w:t>שהוא</w:t>
      </w:r>
      <w:r w:rsidRPr="007435EB">
        <w:rPr>
          <w:rtl/>
        </w:rPr>
        <w:t xml:space="preserve"> </w:t>
      </w:r>
      <w:r w:rsidRPr="007435EB">
        <w:rPr>
          <w:rFonts w:hint="cs"/>
          <w:rtl/>
        </w:rPr>
        <w:t>גדול</w:t>
      </w:r>
      <w:r w:rsidRPr="007435EB">
        <w:rPr>
          <w:rtl/>
        </w:rPr>
        <w:t xml:space="preserve"> </w:t>
      </w:r>
      <w:r w:rsidRPr="007435EB">
        <w:rPr>
          <w:rFonts w:hint="cs"/>
          <w:rtl/>
        </w:rPr>
        <w:t>ממנו</w:t>
      </w:r>
      <w:r w:rsidRPr="007435EB">
        <w:rPr>
          <w:rtl/>
        </w:rPr>
        <w:t xml:space="preserve"> </w:t>
      </w:r>
      <w:r>
        <w:rPr>
          <w:rFonts w:hint="cs"/>
          <w:rtl/>
        </w:rPr>
        <w:t>אף</w:t>
      </w:r>
      <w:r w:rsidRPr="007435EB">
        <w:rPr>
          <w:rtl/>
        </w:rPr>
        <w:t xml:space="preserve"> </w:t>
      </w:r>
      <w:r w:rsidRPr="007435EB">
        <w:rPr>
          <w:rFonts w:hint="cs"/>
          <w:rtl/>
        </w:rPr>
        <w:t>בדבר</w:t>
      </w:r>
      <w:r w:rsidRPr="007435EB">
        <w:rPr>
          <w:rtl/>
        </w:rPr>
        <w:t xml:space="preserve"> </w:t>
      </w:r>
      <w:r w:rsidRPr="007435EB">
        <w:rPr>
          <w:rFonts w:hint="cs"/>
          <w:rtl/>
        </w:rPr>
        <w:t>אחד</w:t>
      </w:r>
      <w:r w:rsidRPr="007435EB">
        <w:rPr>
          <w:rtl/>
        </w:rPr>
        <w:t xml:space="preserve"> </w:t>
      </w:r>
      <w:r w:rsidRPr="007435EB">
        <w:rPr>
          <w:rFonts w:hint="cs"/>
          <w:rtl/>
        </w:rPr>
        <w:t>שחייב</w:t>
      </w:r>
      <w:r w:rsidRPr="007435EB">
        <w:rPr>
          <w:rtl/>
        </w:rPr>
        <w:t xml:space="preserve"> </w:t>
      </w:r>
      <w:r w:rsidRPr="007435EB">
        <w:rPr>
          <w:rFonts w:hint="cs"/>
          <w:rtl/>
        </w:rPr>
        <w:t>לנהוג</w:t>
      </w:r>
      <w:r w:rsidRPr="007435EB">
        <w:rPr>
          <w:rtl/>
        </w:rPr>
        <w:t xml:space="preserve"> </w:t>
      </w:r>
      <w:r w:rsidRPr="007435EB">
        <w:rPr>
          <w:rFonts w:hint="cs"/>
          <w:rtl/>
        </w:rPr>
        <w:t>בו</w:t>
      </w:r>
      <w:r w:rsidRPr="007435EB">
        <w:rPr>
          <w:rtl/>
        </w:rPr>
        <w:t xml:space="preserve"> </w:t>
      </w:r>
      <w:r w:rsidRPr="007435EB">
        <w:rPr>
          <w:rFonts w:hint="cs"/>
          <w:rtl/>
        </w:rPr>
        <w:t>כבוד</w:t>
      </w:r>
      <w:r w:rsidRPr="007435EB">
        <w:rPr>
          <w:rtl/>
        </w:rPr>
        <w:t xml:space="preserve"> </w:t>
      </w:r>
      <w:r w:rsidRPr="008F4DB3">
        <w:rPr>
          <w:rStyle w:val="affffd"/>
          <w:rFonts w:hint="cs"/>
          <w:rtl/>
        </w:rPr>
        <w:t>שנא</w:t>
      </w:r>
      <w:r w:rsidRPr="008F4DB3">
        <w:rPr>
          <w:rStyle w:val="affffd"/>
          <w:rtl/>
        </w:rPr>
        <w:t>'</w:t>
      </w:r>
      <w:r w:rsidRPr="007435EB">
        <w:rPr>
          <w:rtl/>
        </w:rPr>
        <w:t xml:space="preserve"> </w:t>
      </w:r>
      <w:r w:rsidRPr="008F4DB3">
        <w:rPr>
          <w:rStyle w:val="af2"/>
          <w:rFonts w:hint="cs"/>
          <w:rtl/>
        </w:rPr>
        <w:t>'כל</w:t>
      </w:r>
      <w:r w:rsidRPr="008F4DB3">
        <w:rPr>
          <w:rStyle w:val="af2"/>
          <w:rtl/>
        </w:rPr>
        <w:t xml:space="preserve"> </w:t>
      </w:r>
      <w:r w:rsidRPr="008F4DB3">
        <w:rPr>
          <w:rStyle w:val="af2"/>
          <w:rFonts w:hint="cs"/>
          <w:rtl/>
        </w:rPr>
        <w:t>קבל</w:t>
      </w:r>
      <w:r w:rsidRPr="008F4DB3">
        <w:rPr>
          <w:rStyle w:val="af2"/>
          <w:rtl/>
        </w:rPr>
        <w:t xml:space="preserve"> </w:t>
      </w:r>
      <w:r w:rsidRPr="008F4DB3">
        <w:rPr>
          <w:rStyle w:val="af2"/>
          <w:rFonts w:hint="cs"/>
          <w:rtl/>
        </w:rPr>
        <w:t>די</w:t>
      </w:r>
      <w:r w:rsidRPr="008F4DB3">
        <w:rPr>
          <w:rStyle w:val="af2"/>
          <w:rtl/>
        </w:rPr>
        <w:t xml:space="preserve"> </w:t>
      </w:r>
      <w:r w:rsidRPr="008F4DB3">
        <w:rPr>
          <w:rStyle w:val="af2"/>
          <w:rFonts w:hint="cs"/>
          <w:rtl/>
        </w:rPr>
        <w:t>רוח</w:t>
      </w:r>
      <w:r w:rsidRPr="008F4DB3">
        <w:rPr>
          <w:rStyle w:val="af2"/>
          <w:rtl/>
        </w:rPr>
        <w:t xml:space="preserve"> </w:t>
      </w:r>
      <w:r w:rsidRPr="008F4DB3">
        <w:rPr>
          <w:rStyle w:val="af2"/>
          <w:rFonts w:hint="cs"/>
          <w:rtl/>
        </w:rPr>
        <w:t>יתירא</w:t>
      </w:r>
      <w:r w:rsidRPr="008F4DB3">
        <w:rPr>
          <w:rStyle w:val="af2"/>
          <w:rtl/>
        </w:rPr>
        <w:t xml:space="preserve"> </w:t>
      </w:r>
      <w:r w:rsidRPr="008F4DB3">
        <w:rPr>
          <w:rStyle w:val="af2"/>
          <w:rFonts w:hint="cs"/>
          <w:rtl/>
        </w:rPr>
        <w:t>בה.</w:t>
      </w:r>
    </w:p>
    <w:p w14:paraId="7BC4F605" w14:textId="77777777" w:rsidR="00D661D8" w:rsidRPr="008F4DB3" w:rsidRDefault="00D661D8" w:rsidP="00D661D8">
      <w:pPr>
        <w:pStyle w:val="36"/>
        <w:framePr w:wrap="notBeside"/>
        <w:rPr>
          <w:rtl/>
        </w:rPr>
      </w:pPr>
      <w:r w:rsidRPr="008F4DB3">
        <w:rPr>
          <w:rFonts w:hint="cs"/>
          <w:rtl/>
        </w:rPr>
        <w:t xml:space="preserve">• </w:t>
      </w:r>
    </w:p>
    <w:p w14:paraId="4E1F1254" w14:textId="77777777" w:rsidR="00D661D8" w:rsidRPr="007435EB" w:rsidRDefault="00D661D8" w:rsidP="00D661D8">
      <w:pPr>
        <w:spacing w:before="4"/>
        <w:rPr>
          <w:rtl/>
        </w:rPr>
      </w:pPr>
      <w:r w:rsidRPr="007435EB">
        <w:rPr>
          <w:rFonts w:hint="cs"/>
          <w:rtl/>
        </w:rPr>
        <w:t>והיושבת</w:t>
      </w:r>
      <w:r w:rsidRPr="007435EB">
        <w:rPr>
          <w:rtl/>
        </w:rPr>
        <w:t xml:space="preserve"> </w:t>
      </w:r>
      <w:r w:rsidRPr="007435EB">
        <w:rPr>
          <w:rFonts w:hint="cs"/>
          <w:rtl/>
        </w:rPr>
        <w:t>על</w:t>
      </w:r>
      <w:r w:rsidRPr="007435EB">
        <w:rPr>
          <w:rtl/>
        </w:rPr>
        <w:t xml:space="preserve"> </w:t>
      </w:r>
      <w:r w:rsidRPr="007435EB">
        <w:rPr>
          <w:rFonts w:hint="cs"/>
          <w:rtl/>
        </w:rPr>
        <w:t>דם</w:t>
      </w:r>
      <w:r w:rsidRPr="007435EB">
        <w:rPr>
          <w:rtl/>
        </w:rPr>
        <w:t xml:space="preserve"> </w:t>
      </w:r>
      <w:r w:rsidRPr="007435EB">
        <w:rPr>
          <w:rFonts w:hint="cs"/>
          <w:rtl/>
        </w:rPr>
        <w:t>טהור</w:t>
      </w:r>
      <w:r w:rsidRPr="007435EB">
        <w:rPr>
          <w:rtl/>
        </w:rPr>
        <w:t xml:space="preserve"> - </w:t>
      </w:r>
      <w:r w:rsidRPr="007435EB">
        <w:rPr>
          <w:rFonts w:hint="cs"/>
          <w:rtl/>
        </w:rPr>
        <w:t>אסורה</w:t>
      </w:r>
      <w:r w:rsidRPr="007435EB">
        <w:rPr>
          <w:rtl/>
        </w:rPr>
        <w:t xml:space="preserve"> </w:t>
      </w:r>
      <w:r w:rsidRPr="007435EB">
        <w:rPr>
          <w:rFonts w:hint="cs"/>
          <w:rtl/>
        </w:rPr>
        <w:t>לשמש</w:t>
      </w:r>
      <w:r w:rsidRPr="007435EB">
        <w:rPr>
          <w:rtl/>
        </w:rPr>
        <w:t xml:space="preserve"> </w:t>
      </w:r>
      <w:r w:rsidRPr="007435EB">
        <w:rPr>
          <w:rFonts w:hint="cs"/>
          <w:rtl/>
        </w:rPr>
        <w:t>- עונה</w:t>
      </w:r>
      <w:r w:rsidRPr="007435EB">
        <w:rPr>
          <w:rtl/>
        </w:rPr>
        <w:t>.</w:t>
      </w:r>
    </w:p>
    <w:p w14:paraId="190F0BBE" w14:textId="77777777" w:rsidR="00D661D8" w:rsidRPr="008F4DB3" w:rsidRDefault="00D661D8" w:rsidP="00D661D8">
      <w:pPr>
        <w:pStyle w:val="36"/>
        <w:framePr w:wrap="notBeside"/>
        <w:rPr>
          <w:rtl/>
        </w:rPr>
      </w:pPr>
      <w:r w:rsidRPr="008F4DB3">
        <w:rPr>
          <w:rFonts w:hint="cs"/>
          <w:rtl/>
        </w:rPr>
        <w:t xml:space="preserve">• </w:t>
      </w:r>
      <w:r>
        <w:rPr>
          <w:rFonts w:hint="cs"/>
          <w:rtl/>
        </w:rPr>
        <w:t>תנא:</w:t>
      </w:r>
    </w:p>
    <w:p w14:paraId="714228B9" w14:textId="77777777" w:rsidR="00D661D8" w:rsidRPr="007435EB" w:rsidRDefault="00D661D8" w:rsidP="00D661D8">
      <w:pPr>
        <w:spacing w:before="4"/>
        <w:rPr>
          <w:rtl/>
        </w:rPr>
      </w:pPr>
      <w:r w:rsidRPr="007435EB">
        <w:rPr>
          <w:rFonts w:hint="cs"/>
          <w:rtl/>
        </w:rPr>
        <w:t>הוא</w:t>
      </w:r>
      <w:r w:rsidRPr="007435EB">
        <w:rPr>
          <w:rtl/>
        </w:rPr>
        <w:t xml:space="preserve"> </w:t>
      </w:r>
      <w:r w:rsidRPr="007435EB">
        <w:rPr>
          <w:rFonts w:hint="cs"/>
          <w:rtl/>
        </w:rPr>
        <w:t>יוסף</w:t>
      </w:r>
      <w:r w:rsidRPr="007435EB">
        <w:rPr>
          <w:rtl/>
        </w:rPr>
        <w:t xml:space="preserve"> </w:t>
      </w:r>
      <w:r w:rsidRPr="007435EB">
        <w:rPr>
          <w:rFonts w:hint="cs"/>
          <w:rtl/>
        </w:rPr>
        <w:t>איש</w:t>
      </w:r>
      <w:r w:rsidRPr="007435EB">
        <w:rPr>
          <w:rtl/>
        </w:rPr>
        <w:t xml:space="preserve"> </w:t>
      </w:r>
      <w:r w:rsidRPr="007435EB">
        <w:rPr>
          <w:rFonts w:hint="cs"/>
          <w:rtl/>
        </w:rPr>
        <w:t>הוצל</w:t>
      </w:r>
      <w:r w:rsidRPr="007435EB">
        <w:rPr>
          <w:rtl/>
        </w:rPr>
        <w:t xml:space="preserve">, </w:t>
      </w:r>
      <w:r w:rsidRPr="007435EB">
        <w:rPr>
          <w:rFonts w:hint="cs"/>
          <w:rtl/>
        </w:rPr>
        <w:t>הוא</w:t>
      </w:r>
      <w:r w:rsidRPr="007435EB">
        <w:rPr>
          <w:rtl/>
        </w:rPr>
        <w:t xml:space="preserve"> </w:t>
      </w:r>
      <w:r w:rsidRPr="007435EB">
        <w:rPr>
          <w:rFonts w:hint="cs"/>
          <w:rtl/>
        </w:rPr>
        <w:t>יוסף</w:t>
      </w:r>
      <w:r w:rsidRPr="007435EB">
        <w:rPr>
          <w:rtl/>
        </w:rPr>
        <w:t xml:space="preserve"> </w:t>
      </w:r>
      <w:r w:rsidRPr="007435EB">
        <w:rPr>
          <w:rFonts w:hint="cs"/>
          <w:rtl/>
        </w:rPr>
        <w:t>הבבלי</w:t>
      </w:r>
      <w:r w:rsidRPr="007435EB">
        <w:rPr>
          <w:rtl/>
        </w:rPr>
        <w:t xml:space="preserve">, </w:t>
      </w:r>
      <w:r w:rsidRPr="007435EB">
        <w:rPr>
          <w:rFonts w:hint="cs"/>
          <w:rtl/>
        </w:rPr>
        <w:t>הוא</w:t>
      </w:r>
      <w:r w:rsidRPr="007435EB">
        <w:rPr>
          <w:rtl/>
        </w:rPr>
        <w:t xml:space="preserve"> </w:t>
      </w:r>
      <w:r w:rsidRPr="007435EB">
        <w:rPr>
          <w:rFonts w:hint="cs"/>
          <w:rtl/>
        </w:rPr>
        <w:t>איסי</w:t>
      </w:r>
      <w:r w:rsidRPr="007435EB">
        <w:rPr>
          <w:rtl/>
        </w:rPr>
        <w:t xml:space="preserve"> </w:t>
      </w:r>
      <w:r w:rsidRPr="007435EB">
        <w:rPr>
          <w:rFonts w:hint="cs"/>
          <w:rtl/>
        </w:rPr>
        <w:t>בן</w:t>
      </w:r>
      <w:r w:rsidRPr="007435EB">
        <w:rPr>
          <w:rtl/>
        </w:rPr>
        <w:t xml:space="preserve"> </w:t>
      </w:r>
      <w:r w:rsidRPr="007435EB">
        <w:rPr>
          <w:rFonts w:hint="cs"/>
          <w:rtl/>
        </w:rPr>
        <w:t>גור</w:t>
      </w:r>
      <w:r w:rsidRPr="007435EB">
        <w:rPr>
          <w:rtl/>
        </w:rPr>
        <w:t xml:space="preserve"> </w:t>
      </w:r>
      <w:r w:rsidRPr="007435EB">
        <w:rPr>
          <w:rFonts w:hint="cs"/>
          <w:rtl/>
        </w:rPr>
        <w:t>אריה</w:t>
      </w:r>
      <w:r w:rsidRPr="007435EB">
        <w:rPr>
          <w:rtl/>
        </w:rPr>
        <w:t xml:space="preserve">, </w:t>
      </w:r>
      <w:r w:rsidRPr="007435EB">
        <w:rPr>
          <w:rFonts w:hint="cs"/>
          <w:rtl/>
        </w:rPr>
        <w:t>הוא</w:t>
      </w:r>
      <w:r w:rsidRPr="007435EB">
        <w:rPr>
          <w:rtl/>
        </w:rPr>
        <w:t xml:space="preserve"> </w:t>
      </w:r>
      <w:r w:rsidRPr="007435EB">
        <w:rPr>
          <w:rFonts w:hint="cs"/>
          <w:rtl/>
        </w:rPr>
        <w:t>איסי</w:t>
      </w:r>
      <w:r w:rsidRPr="007435EB">
        <w:rPr>
          <w:rtl/>
        </w:rPr>
        <w:t xml:space="preserve"> </w:t>
      </w:r>
      <w:r w:rsidRPr="007435EB">
        <w:rPr>
          <w:rFonts w:hint="cs"/>
          <w:rtl/>
        </w:rPr>
        <w:t>בן</w:t>
      </w:r>
      <w:r w:rsidRPr="007435EB">
        <w:rPr>
          <w:rtl/>
        </w:rPr>
        <w:t xml:space="preserve"> </w:t>
      </w:r>
      <w:r w:rsidRPr="007435EB">
        <w:rPr>
          <w:rFonts w:hint="cs"/>
          <w:rtl/>
        </w:rPr>
        <w:t>יהודה</w:t>
      </w:r>
      <w:r w:rsidRPr="007435EB">
        <w:rPr>
          <w:rtl/>
        </w:rPr>
        <w:t>,</w:t>
      </w:r>
      <w:r>
        <w:rPr>
          <w:rFonts w:hint="cs"/>
          <w:rtl/>
        </w:rPr>
        <w:t xml:space="preserve"> </w:t>
      </w:r>
      <w:r w:rsidRPr="007435EB">
        <w:rPr>
          <w:rFonts w:hint="cs"/>
          <w:rtl/>
        </w:rPr>
        <w:t>הוא</w:t>
      </w:r>
      <w:r w:rsidRPr="007435EB">
        <w:rPr>
          <w:rtl/>
        </w:rPr>
        <w:t xml:space="preserve"> </w:t>
      </w:r>
      <w:r w:rsidRPr="007435EB">
        <w:rPr>
          <w:rFonts w:hint="cs"/>
          <w:rtl/>
        </w:rPr>
        <w:t>איסי</w:t>
      </w:r>
      <w:r w:rsidRPr="007435EB">
        <w:rPr>
          <w:rtl/>
        </w:rPr>
        <w:t xml:space="preserve"> </w:t>
      </w:r>
      <w:r w:rsidRPr="007435EB">
        <w:rPr>
          <w:rFonts w:hint="cs"/>
          <w:rtl/>
        </w:rPr>
        <w:t>בן</w:t>
      </w:r>
      <w:r w:rsidRPr="007435EB">
        <w:rPr>
          <w:rtl/>
        </w:rPr>
        <w:t xml:space="preserve"> </w:t>
      </w:r>
      <w:r w:rsidRPr="007435EB">
        <w:rPr>
          <w:rFonts w:hint="cs"/>
          <w:rtl/>
        </w:rPr>
        <w:t>גמליאל</w:t>
      </w:r>
      <w:r w:rsidRPr="007435EB">
        <w:rPr>
          <w:rtl/>
        </w:rPr>
        <w:t xml:space="preserve">, </w:t>
      </w:r>
      <w:r w:rsidRPr="007435EB">
        <w:rPr>
          <w:rFonts w:hint="cs"/>
          <w:rtl/>
        </w:rPr>
        <w:t>הוא</w:t>
      </w:r>
      <w:r w:rsidRPr="007435EB">
        <w:rPr>
          <w:rtl/>
        </w:rPr>
        <w:t xml:space="preserve"> </w:t>
      </w:r>
      <w:r w:rsidRPr="007435EB">
        <w:rPr>
          <w:rFonts w:hint="cs"/>
          <w:rtl/>
        </w:rPr>
        <w:t>איסי</w:t>
      </w:r>
      <w:r w:rsidRPr="007435EB">
        <w:rPr>
          <w:rtl/>
        </w:rPr>
        <w:t xml:space="preserve"> </w:t>
      </w:r>
      <w:r w:rsidRPr="007435EB">
        <w:rPr>
          <w:rFonts w:hint="cs"/>
          <w:rtl/>
        </w:rPr>
        <w:t>בן</w:t>
      </w:r>
      <w:r w:rsidRPr="007435EB">
        <w:rPr>
          <w:rtl/>
        </w:rPr>
        <w:t xml:space="preserve"> </w:t>
      </w:r>
      <w:r w:rsidRPr="007435EB">
        <w:rPr>
          <w:rFonts w:hint="cs"/>
          <w:rtl/>
        </w:rPr>
        <w:t>מהללאל</w:t>
      </w:r>
      <w:r w:rsidRPr="007435EB">
        <w:rPr>
          <w:rtl/>
        </w:rPr>
        <w:t xml:space="preserve">, </w:t>
      </w:r>
      <w:r w:rsidRPr="007435EB">
        <w:rPr>
          <w:rFonts w:hint="cs"/>
          <w:rtl/>
        </w:rPr>
        <w:t>ומה</w:t>
      </w:r>
      <w:r w:rsidRPr="007435EB">
        <w:rPr>
          <w:rtl/>
        </w:rPr>
        <w:t xml:space="preserve"> </w:t>
      </w:r>
      <w:r w:rsidRPr="007435EB">
        <w:rPr>
          <w:rFonts w:hint="cs"/>
          <w:rtl/>
        </w:rPr>
        <w:t>שמו</w:t>
      </w:r>
      <w:r w:rsidRPr="007435EB">
        <w:rPr>
          <w:rtl/>
        </w:rPr>
        <w:t xml:space="preserve"> -</w:t>
      </w:r>
      <w:r w:rsidRPr="005C3FF1">
        <w:rPr>
          <w:rStyle w:val="afffa"/>
          <w:rtl/>
        </w:rPr>
        <w:t xml:space="preserve"> </w:t>
      </w:r>
      <w:r w:rsidRPr="005C3FF1">
        <w:rPr>
          <w:rStyle w:val="afffa"/>
          <w:rFonts w:hint="cs"/>
          <w:rtl/>
        </w:rPr>
        <w:t>איסי</w:t>
      </w:r>
      <w:r w:rsidRPr="005C3FF1">
        <w:rPr>
          <w:rStyle w:val="afffa"/>
          <w:rtl/>
        </w:rPr>
        <w:t xml:space="preserve"> </w:t>
      </w:r>
      <w:r w:rsidRPr="005C3FF1">
        <w:rPr>
          <w:rStyle w:val="afffa"/>
          <w:rFonts w:hint="cs"/>
          <w:rtl/>
        </w:rPr>
        <w:t>בן</w:t>
      </w:r>
      <w:r w:rsidRPr="005C3FF1">
        <w:rPr>
          <w:rStyle w:val="afffa"/>
          <w:rtl/>
        </w:rPr>
        <w:t xml:space="preserve"> </w:t>
      </w:r>
      <w:r w:rsidRPr="005C3FF1">
        <w:rPr>
          <w:rStyle w:val="afffa"/>
          <w:rFonts w:hint="cs"/>
          <w:rtl/>
        </w:rPr>
        <w:t>עקביה</w:t>
      </w:r>
      <w:r w:rsidRPr="005C3FF1">
        <w:rPr>
          <w:rStyle w:val="afffa"/>
          <w:rtl/>
        </w:rPr>
        <w:t xml:space="preserve"> </w:t>
      </w:r>
      <w:r w:rsidRPr="005C3FF1">
        <w:rPr>
          <w:rStyle w:val="afffa"/>
          <w:rFonts w:hint="cs"/>
          <w:rtl/>
        </w:rPr>
        <w:t>שמו</w:t>
      </w:r>
      <w:r w:rsidRPr="007435EB">
        <w:rPr>
          <w:rtl/>
        </w:rPr>
        <w:t>.</w:t>
      </w:r>
    </w:p>
    <w:p w14:paraId="122143F6" w14:textId="77777777" w:rsidR="00D661D8" w:rsidRPr="008F4DB3" w:rsidRDefault="00D661D8" w:rsidP="00D661D8">
      <w:pPr>
        <w:pStyle w:val="36"/>
        <w:framePr w:wrap="notBeside"/>
        <w:rPr>
          <w:rtl/>
        </w:rPr>
      </w:pPr>
      <w:r w:rsidRPr="008F4DB3">
        <w:rPr>
          <w:rFonts w:hint="cs"/>
          <w:rtl/>
        </w:rPr>
        <w:t xml:space="preserve">• </w:t>
      </w:r>
    </w:p>
    <w:p w14:paraId="2138E67F" w14:textId="77777777" w:rsidR="00D661D8" w:rsidRDefault="00D661D8" w:rsidP="00D661D8">
      <w:pPr>
        <w:spacing w:before="4"/>
        <w:rPr>
          <w:rtl/>
        </w:rPr>
      </w:pPr>
      <w:r w:rsidRPr="007435EB">
        <w:rPr>
          <w:rFonts w:hint="cs"/>
          <w:rtl/>
        </w:rPr>
        <w:t>הוא</w:t>
      </w:r>
      <w:r w:rsidRPr="007435EB">
        <w:rPr>
          <w:rtl/>
        </w:rPr>
        <w:t xml:space="preserve"> </w:t>
      </w:r>
      <w:r w:rsidRPr="007435EB">
        <w:rPr>
          <w:rFonts w:hint="cs"/>
          <w:rtl/>
        </w:rPr>
        <w:t>רבי</w:t>
      </w:r>
      <w:r w:rsidRPr="007435EB">
        <w:rPr>
          <w:rtl/>
        </w:rPr>
        <w:t xml:space="preserve"> </w:t>
      </w:r>
      <w:r w:rsidRPr="007435EB">
        <w:rPr>
          <w:rFonts w:hint="cs"/>
          <w:rtl/>
        </w:rPr>
        <w:t>יצחק</w:t>
      </w:r>
      <w:r w:rsidRPr="007435EB">
        <w:rPr>
          <w:rtl/>
        </w:rPr>
        <w:t xml:space="preserve"> </w:t>
      </w:r>
      <w:r w:rsidRPr="007435EB">
        <w:rPr>
          <w:rFonts w:hint="cs"/>
          <w:rtl/>
        </w:rPr>
        <w:t>בן</w:t>
      </w:r>
      <w:r w:rsidRPr="007435EB">
        <w:rPr>
          <w:rtl/>
        </w:rPr>
        <w:t xml:space="preserve"> </w:t>
      </w:r>
      <w:r w:rsidRPr="007435EB">
        <w:rPr>
          <w:rFonts w:hint="cs"/>
          <w:rtl/>
        </w:rPr>
        <w:t>טבלא</w:t>
      </w:r>
      <w:r w:rsidRPr="007435EB">
        <w:rPr>
          <w:rtl/>
        </w:rPr>
        <w:t xml:space="preserve">, </w:t>
      </w:r>
      <w:r w:rsidRPr="007435EB">
        <w:rPr>
          <w:rFonts w:hint="cs"/>
          <w:rtl/>
        </w:rPr>
        <w:t>הוא</w:t>
      </w:r>
      <w:r w:rsidRPr="007435EB">
        <w:rPr>
          <w:rtl/>
        </w:rPr>
        <w:t xml:space="preserve"> </w:t>
      </w:r>
      <w:r w:rsidRPr="007435EB">
        <w:rPr>
          <w:rFonts w:hint="cs"/>
          <w:rtl/>
        </w:rPr>
        <w:t>רבי</w:t>
      </w:r>
      <w:r w:rsidRPr="007435EB">
        <w:rPr>
          <w:rtl/>
        </w:rPr>
        <w:t xml:space="preserve"> </w:t>
      </w:r>
      <w:r w:rsidRPr="007435EB">
        <w:rPr>
          <w:rFonts w:hint="cs"/>
          <w:rtl/>
        </w:rPr>
        <w:t>יצחק</w:t>
      </w:r>
      <w:r w:rsidRPr="007435EB">
        <w:rPr>
          <w:rtl/>
        </w:rPr>
        <w:t xml:space="preserve"> </w:t>
      </w:r>
      <w:r w:rsidRPr="007435EB">
        <w:rPr>
          <w:rFonts w:hint="cs"/>
          <w:rtl/>
        </w:rPr>
        <w:t>בן</w:t>
      </w:r>
      <w:r w:rsidRPr="007435EB">
        <w:rPr>
          <w:rtl/>
        </w:rPr>
        <w:t xml:space="preserve"> </w:t>
      </w:r>
      <w:r w:rsidRPr="007435EB">
        <w:rPr>
          <w:rFonts w:hint="cs"/>
          <w:rtl/>
        </w:rPr>
        <w:t>חקלא</w:t>
      </w:r>
      <w:r w:rsidRPr="007435EB">
        <w:rPr>
          <w:rtl/>
        </w:rPr>
        <w:t xml:space="preserve">, </w:t>
      </w:r>
    </w:p>
    <w:p w14:paraId="1EEF5D79" w14:textId="77777777" w:rsidR="00D661D8" w:rsidRDefault="00D661D8" w:rsidP="00D661D8">
      <w:pPr>
        <w:spacing w:before="4"/>
        <w:rPr>
          <w:rtl/>
        </w:rPr>
      </w:pPr>
      <w:r w:rsidRPr="007435EB">
        <w:rPr>
          <w:rFonts w:hint="cs"/>
          <w:rtl/>
        </w:rPr>
        <w:t>הוא</w:t>
      </w:r>
      <w:r w:rsidRPr="007435EB">
        <w:rPr>
          <w:rtl/>
        </w:rPr>
        <w:t xml:space="preserve"> </w:t>
      </w:r>
      <w:r w:rsidRPr="007435EB">
        <w:rPr>
          <w:rFonts w:hint="cs"/>
          <w:rtl/>
        </w:rPr>
        <w:t>רבי</w:t>
      </w:r>
      <w:r w:rsidRPr="007435EB">
        <w:rPr>
          <w:rtl/>
        </w:rPr>
        <w:t xml:space="preserve"> </w:t>
      </w:r>
      <w:r w:rsidRPr="007435EB">
        <w:rPr>
          <w:rFonts w:hint="cs"/>
          <w:rtl/>
        </w:rPr>
        <w:t>יצחק</w:t>
      </w:r>
      <w:r w:rsidRPr="007435EB">
        <w:rPr>
          <w:rtl/>
        </w:rPr>
        <w:t xml:space="preserve"> </w:t>
      </w:r>
      <w:r w:rsidRPr="007435EB">
        <w:rPr>
          <w:rFonts w:hint="cs"/>
          <w:rtl/>
        </w:rPr>
        <w:t>בן</w:t>
      </w:r>
      <w:r w:rsidRPr="007435EB">
        <w:rPr>
          <w:rtl/>
        </w:rPr>
        <w:t xml:space="preserve"> </w:t>
      </w:r>
      <w:r w:rsidRPr="007435EB">
        <w:rPr>
          <w:rFonts w:hint="cs"/>
          <w:rtl/>
        </w:rPr>
        <w:t>אלעא</w:t>
      </w:r>
      <w:r w:rsidRPr="007435EB">
        <w:rPr>
          <w:rtl/>
        </w:rPr>
        <w:t xml:space="preserve">. </w:t>
      </w:r>
      <w:r w:rsidRPr="007435EB">
        <w:rPr>
          <w:rFonts w:hint="cs"/>
          <w:rtl/>
        </w:rPr>
        <w:t>הוא</w:t>
      </w:r>
      <w:r w:rsidRPr="007435EB">
        <w:rPr>
          <w:rtl/>
        </w:rPr>
        <w:t xml:space="preserve"> </w:t>
      </w:r>
      <w:r w:rsidRPr="007435EB">
        <w:rPr>
          <w:rFonts w:hint="cs"/>
          <w:rtl/>
        </w:rPr>
        <w:t>רבי</w:t>
      </w:r>
      <w:r w:rsidRPr="007435EB">
        <w:rPr>
          <w:rtl/>
        </w:rPr>
        <w:t xml:space="preserve"> </w:t>
      </w:r>
      <w:r w:rsidRPr="007435EB">
        <w:rPr>
          <w:rFonts w:hint="cs"/>
          <w:rtl/>
        </w:rPr>
        <w:t>יצחק</w:t>
      </w:r>
      <w:r w:rsidRPr="007435EB">
        <w:rPr>
          <w:rtl/>
        </w:rPr>
        <w:t xml:space="preserve"> </w:t>
      </w:r>
      <w:r w:rsidRPr="007435EB">
        <w:rPr>
          <w:rFonts w:hint="cs"/>
          <w:rtl/>
        </w:rPr>
        <w:t>בן</w:t>
      </w:r>
      <w:r w:rsidRPr="007435EB">
        <w:rPr>
          <w:rtl/>
        </w:rPr>
        <w:t xml:space="preserve"> </w:t>
      </w:r>
      <w:r w:rsidRPr="007435EB">
        <w:rPr>
          <w:rFonts w:hint="cs"/>
          <w:rtl/>
        </w:rPr>
        <w:t>אחא</w:t>
      </w:r>
      <w:r w:rsidRPr="007435EB">
        <w:rPr>
          <w:rtl/>
        </w:rPr>
        <w:t xml:space="preserve"> </w:t>
      </w:r>
      <w:r w:rsidRPr="007435EB">
        <w:rPr>
          <w:rFonts w:hint="cs"/>
          <w:rtl/>
        </w:rPr>
        <w:t>דשמעתא</w:t>
      </w:r>
      <w:r w:rsidRPr="007435EB">
        <w:rPr>
          <w:rtl/>
        </w:rPr>
        <w:t xml:space="preserve">, </w:t>
      </w:r>
    </w:p>
    <w:p w14:paraId="5FE19B6F" w14:textId="77777777" w:rsidR="00D661D8" w:rsidRPr="007435EB" w:rsidRDefault="00D661D8" w:rsidP="00D661D8">
      <w:pPr>
        <w:spacing w:before="4"/>
        <w:rPr>
          <w:rtl/>
        </w:rPr>
      </w:pPr>
      <w:r w:rsidRPr="007435EB">
        <w:rPr>
          <w:rFonts w:hint="cs"/>
          <w:rtl/>
        </w:rPr>
        <w:t>הוא</w:t>
      </w:r>
      <w:r w:rsidRPr="007435EB">
        <w:rPr>
          <w:rtl/>
        </w:rPr>
        <w:t xml:space="preserve"> </w:t>
      </w:r>
      <w:r w:rsidRPr="007435EB">
        <w:rPr>
          <w:rFonts w:hint="cs"/>
          <w:rtl/>
        </w:rPr>
        <w:t>רבי</w:t>
      </w:r>
      <w:r w:rsidRPr="007435EB">
        <w:rPr>
          <w:rtl/>
        </w:rPr>
        <w:t xml:space="preserve"> </w:t>
      </w:r>
      <w:r w:rsidRPr="007435EB">
        <w:rPr>
          <w:rFonts w:hint="cs"/>
          <w:rtl/>
        </w:rPr>
        <w:t>יצחק</w:t>
      </w:r>
      <w:r w:rsidRPr="007435EB">
        <w:rPr>
          <w:rtl/>
        </w:rPr>
        <w:t xml:space="preserve"> </w:t>
      </w:r>
      <w:r w:rsidRPr="007435EB">
        <w:rPr>
          <w:rFonts w:hint="cs"/>
          <w:rtl/>
        </w:rPr>
        <w:t>בן</w:t>
      </w:r>
      <w:r w:rsidRPr="007435EB">
        <w:rPr>
          <w:rtl/>
        </w:rPr>
        <w:t xml:space="preserve"> </w:t>
      </w:r>
      <w:r w:rsidRPr="007435EB">
        <w:rPr>
          <w:rFonts w:hint="cs"/>
          <w:rtl/>
        </w:rPr>
        <w:t>פנחס</w:t>
      </w:r>
      <w:r w:rsidRPr="007435EB">
        <w:rPr>
          <w:rtl/>
        </w:rPr>
        <w:t xml:space="preserve"> </w:t>
      </w:r>
      <w:r w:rsidRPr="007435EB">
        <w:rPr>
          <w:rFonts w:hint="cs"/>
          <w:rtl/>
        </w:rPr>
        <w:t>דאגדתא</w:t>
      </w:r>
      <w:r w:rsidRPr="007435EB">
        <w:rPr>
          <w:rtl/>
        </w:rPr>
        <w:t xml:space="preserve"> </w:t>
      </w:r>
      <w:r w:rsidRPr="008F4DB3">
        <w:rPr>
          <w:rStyle w:val="affffd"/>
          <w:rFonts w:hint="cs"/>
          <w:rtl/>
        </w:rPr>
        <w:t>וסימנך</w:t>
      </w:r>
      <w:r w:rsidRPr="007435EB">
        <w:rPr>
          <w:rtl/>
        </w:rPr>
        <w:t xml:space="preserve"> </w:t>
      </w:r>
      <w:r w:rsidRPr="008F4DB3">
        <w:rPr>
          <w:rFonts w:hint="cs"/>
          <w:b/>
          <w:bCs/>
          <w:rtl/>
        </w:rPr>
        <w:t>שמעוני</w:t>
      </w:r>
      <w:r w:rsidRPr="008F4DB3">
        <w:rPr>
          <w:b/>
          <w:bCs/>
          <w:rtl/>
        </w:rPr>
        <w:t xml:space="preserve"> </w:t>
      </w:r>
      <w:r>
        <w:rPr>
          <w:rStyle w:val="affffff0"/>
          <w:rFonts w:hint="cs"/>
          <w:rtl/>
        </w:rPr>
        <w:t xml:space="preserve">שמעתא </w:t>
      </w:r>
      <w:r w:rsidRPr="008F4DB3">
        <w:rPr>
          <w:rFonts w:hint="cs"/>
          <w:b/>
          <w:bCs/>
          <w:rtl/>
        </w:rPr>
        <w:t>אחי</w:t>
      </w:r>
      <w:r w:rsidRPr="007435EB">
        <w:rPr>
          <w:rtl/>
        </w:rPr>
        <w:t xml:space="preserve"> </w:t>
      </w:r>
      <w:r w:rsidRPr="007435EB">
        <w:rPr>
          <w:rFonts w:hint="cs"/>
          <w:rtl/>
        </w:rPr>
        <w:t>ועמי</w:t>
      </w:r>
      <w:r w:rsidRPr="007435EB">
        <w:rPr>
          <w:rtl/>
        </w:rPr>
        <w:t>.</w:t>
      </w:r>
    </w:p>
    <w:p w14:paraId="6D14DF2B" w14:textId="77777777" w:rsidR="00D661D8" w:rsidRPr="008F4DB3" w:rsidRDefault="00D661D8" w:rsidP="00D661D8">
      <w:pPr>
        <w:pStyle w:val="36"/>
        <w:framePr w:wrap="notBeside"/>
        <w:rPr>
          <w:rtl/>
        </w:rPr>
      </w:pPr>
      <w:r w:rsidRPr="008F4DB3">
        <w:rPr>
          <w:rFonts w:hint="cs"/>
          <w:rtl/>
        </w:rPr>
        <w:t>מריב</w:t>
      </w:r>
      <w:r w:rsidRPr="008F4DB3">
        <w:rPr>
          <w:rtl/>
        </w:rPr>
        <w:t>"</w:t>
      </w:r>
      <w:r w:rsidRPr="008F4DB3">
        <w:rPr>
          <w:rFonts w:hint="cs"/>
          <w:rtl/>
        </w:rPr>
        <w:t>א</w:t>
      </w:r>
      <w:r w:rsidRPr="008F4DB3">
        <w:rPr>
          <w:rtl/>
        </w:rPr>
        <w:t>:</w:t>
      </w:r>
    </w:p>
    <w:p w14:paraId="54C25966" w14:textId="77777777" w:rsidR="00D661D8" w:rsidRPr="007435EB" w:rsidRDefault="00D661D8" w:rsidP="00D661D8">
      <w:pPr>
        <w:spacing w:before="4"/>
        <w:rPr>
          <w:rtl/>
        </w:rPr>
      </w:pPr>
      <w:r w:rsidRPr="007435EB">
        <w:rPr>
          <w:rFonts w:hint="cs"/>
          <w:rtl/>
        </w:rPr>
        <w:t>אכול</w:t>
      </w:r>
      <w:r w:rsidRPr="007435EB">
        <w:rPr>
          <w:rtl/>
        </w:rPr>
        <w:t xml:space="preserve"> </w:t>
      </w:r>
      <w:r w:rsidRPr="007435EB">
        <w:rPr>
          <w:rFonts w:hint="cs"/>
          <w:rtl/>
        </w:rPr>
        <w:t>בצל</w:t>
      </w:r>
      <w:r w:rsidRPr="007435EB">
        <w:rPr>
          <w:rtl/>
        </w:rPr>
        <w:t xml:space="preserve"> </w:t>
      </w:r>
      <w:r>
        <w:rPr>
          <w:rStyle w:val="affffff0"/>
          <w:rFonts w:hint="cs"/>
          <w:rtl/>
        </w:rPr>
        <w:t xml:space="preserve">ירקות בזול </w:t>
      </w:r>
      <w:r w:rsidRPr="007435EB">
        <w:rPr>
          <w:rFonts w:hint="cs"/>
          <w:rtl/>
        </w:rPr>
        <w:t>ושב</w:t>
      </w:r>
      <w:r w:rsidRPr="007435EB">
        <w:rPr>
          <w:rtl/>
        </w:rPr>
        <w:t xml:space="preserve"> </w:t>
      </w:r>
      <w:r w:rsidRPr="007435EB">
        <w:rPr>
          <w:rFonts w:hint="cs"/>
          <w:rtl/>
        </w:rPr>
        <w:t>בצל</w:t>
      </w:r>
      <w:r w:rsidRPr="007435EB">
        <w:rPr>
          <w:rtl/>
        </w:rPr>
        <w:t xml:space="preserve">, </w:t>
      </w:r>
      <w:r w:rsidRPr="007435EB">
        <w:rPr>
          <w:rFonts w:hint="cs"/>
          <w:rtl/>
        </w:rPr>
        <w:t>ולא</w:t>
      </w:r>
      <w:r w:rsidRPr="007435EB">
        <w:rPr>
          <w:rtl/>
        </w:rPr>
        <w:t xml:space="preserve"> </w:t>
      </w:r>
      <w:r>
        <w:rPr>
          <w:rFonts w:hint="cs"/>
          <w:rtl/>
        </w:rPr>
        <w:t xml:space="preserve">תאכל </w:t>
      </w:r>
      <w:r w:rsidRPr="007435EB">
        <w:rPr>
          <w:rFonts w:hint="cs"/>
          <w:rtl/>
        </w:rPr>
        <w:t>אווזין</w:t>
      </w:r>
      <w:r w:rsidRPr="007435EB">
        <w:rPr>
          <w:rtl/>
        </w:rPr>
        <w:t xml:space="preserve"> </w:t>
      </w:r>
      <w:r w:rsidRPr="007435EB">
        <w:rPr>
          <w:rFonts w:hint="cs"/>
          <w:rtl/>
        </w:rPr>
        <w:t>ותרנגולין</w:t>
      </w:r>
      <w:r w:rsidRPr="007435EB">
        <w:rPr>
          <w:rtl/>
        </w:rPr>
        <w:t xml:space="preserve"> </w:t>
      </w:r>
      <w:r>
        <w:rPr>
          <w:rStyle w:val="affffff0"/>
          <w:rFonts w:hint="cs"/>
          <w:rtl/>
        </w:rPr>
        <w:t xml:space="preserve"> יקרין </w:t>
      </w:r>
      <w:r w:rsidRPr="007435EB">
        <w:rPr>
          <w:rFonts w:hint="cs"/>
          <w:rtl/>
        </w:rPr>
        <w:t>ויהא</w:t>
      </w:r>
      <w:r w:rsidRPr="007435EB">
        <w:rPr>
          <w:rtl/>
        </w:rPr>
        <w:t xml:space="preserve"> </w:t>
      </w:r>
      <w:r w:rsidRPr="007435EB">
        <w:rPr>
          <w:rFonts w:hint="cs"/>
          <w:rtl/>
        </w:rPr>
        <w:t>לבך</w:t>
      </w:r>
      <w:r w:rsidRPr="007435EB">
        <w:rPr>
          <w:rtl/>
        </w:rPr>
        <w:t xml:space="preserve"> </w:t>
      </w:r>
      <w:r w:rsidRPr="007435EB">
        <w:rPr>
          <w:rFonts w:hint="cs"/>
          <w:rtl/>
        </w:rPr>
        <w:t>רודף</w:t>
      </w:r>
      <w:r w:rsidRPr="007435EB">
        <w:rPr>
          <w:rtl/>
        </w:rPr>
        <w:t xml:space="preserve"> </w:t>
      </w:r>
      <w:r w:rsidRPr="007435EB">
        <w:rPr>
          <w:rFonts w:hint="cs"/>
          <w:rtl/>
        </w:rPr>
        <w:t>עליך</w:t>
      </w:r>
      <w:r>
        <w:rPr>
          <w:rStyle w:val="affffff0"/>
          <w:rFonts w:hint="cs"/>
          <w:rtl/>
        </w:rPr>
        <w:t xml:space="preserve"> להשיגם</w:t>
      </w:r>
      <w:r w:rsidRPr="007435EB">
        <w:rPr>
          <w:rtl/>
        </w:rPr>
        <w:t>.</w:t>
      </w:r>
    </w:p>
    <w:p w14:paraId="3EEC83BC" w14:textId="77777777" w:rsidR="00D661D8" w:rsidRPr="008F4DB3" w:rsidRDefault="00D661D8" w:rsidP="00D661D8">
      <w:pPr>
        <w:pStyle w:val="36"/>
        <w:framePr w:wrap="notBeside"/>
        <w:rPr>
          <w:rtl/>
        </w:rPr>
      </w:pPr>
      <w:r w:rsidRPr="008F4DB3">
        <w:rPr>
          <w:rFonts w:hint="cs"/>
          <w:rtl/>
        </w:rPr>
        <w:t xml:space="preserve">• </w:t>
      </w:r>
    </w:p>
    <w:p w14:paraId="1286896F" w14:textId="77777777" w:rsidR="00D661D8" w:rsidRPr="007435EB" w:rsidRDefault="00D661D8" w:rsidP="00D661D8">
      <w:pPr>
        <w:spacing w:before="4"/>
        <w:rPr>
          <w:rtl/>
        </w:rPr>
      </w:pPr>
      <w:r w:rsidRPr="007435EB">
        <w:rPr>
          <w:rFonts w:hint="cs"/>
          <w:rtl/>
        </w:rPr>
        <w:t>הפחת ממאכלך ושתייתך והוסף על דירתך</w:t>
      </w:r>
      <w:r w:rsidRPr="007435EB">
        <w:rPr>
          <w:rtl/>
        </w:rPr>
        <w:t>.</w:t>
      </w:r>
    </w:p>
    <w:p w14:paraId="4E531B66" w14:textId="77777777" w:rsidR="00D661D8" w:rsidRPr="008F4DB3" w:rsidRDefault="00D661D8" w:rsidP="00D661D8">
      <w:pPr>
        <w:pStyle w:val="36"/>
        <w:framePr w:wrap="notBeside"/>
        <w:rPr>
          <w:rtl/>
        </w:rPr>
      </w:pPr>
      <w:r w:rsidRPr="008F4DB3">
        <w:rPr>
          <w:rFonts w:hint="cs"/>
          <w:rtl/>
        </w:rPr>
        <w:t>עולא</w:t>
      </w:r>
      <w:r w:rsidRPr="008F4DB3">
        <w:rPr>
          <w:rtl/>
        </w:rPr>
        <w:t xml:space="preserve">: </w:t>
      </w:r>
    </w:p>
    <w:p w14:paraId="654EFB1C" w14:textId="77777777" w:rsidR="00D661D8" w:rsidRDefault="00D661D8" w:rsidP="00D661D8">
      <w:pPr>
        <w:spacing w:before="4"/>
        <w:rPr>
          <w:rtl/>
        </w:rPr>
      </w:pPr>
      <w:r w:rsidRPr="008F4DB3">
        <w:rPr>
          <w:rStyle w:val="affffd"/>
          <w:rFonts w:hint="cs"/>
          <w:rtl/>
        </w:rPr>
        <w:t>משלו במערבא</w:t>
      </w:r>
      <w:r w:rsidRPr="008F4DB3">
        <w:rPr>
          <w:rStyle w:val="affffd"/>
          <w:rtl/>
        </w:rPr>
        <w:t>:</w:t>
      </w:r>
      <w:r w:rsidRPr="007435EB">
        <w:rPr>
          <w:rtl/>
        </w:rPr>
        <w:t xml:space="preserve"> </w:t>
      </w:r>
      <w:r w:rsidRPr="007435EB">
        <w:rPr>
          <w:rFonts w:hint="cs"/>
          <w:rtl/>
        </w:rPr>
        <w:t>האוכל זנב הכבש</w:t>
      </w:r>
      <w:r w:rsidRPr="007435EB">
        <w:rPr>
          <w:rtl/>
        </w:rPr>
        <w:t xml:space="preserve">- </w:t>
      </w:r>
      <w:r w:rsidRPr="007435EB">
        <w:rPr>
          <w:rFonts w:hint="cs"/>
          <w:rtl/>
        </w:rPr>
        <w:t>נחבא בעלייה</w:t>
      </w:r>
      <w:r>
        <w:rPr>
          <w:rStyle w:val="affffff0"/>
          <w:rFonts w:hint="cs"/>
          <w:rtl/>
        </w:rPr>
        <w:t xml:space="preserve"> מפני בע''ח</w:t>
      </w:r>
      <w:r w:rsidRPr="007435EB">
        <w:rPr>
          <w:rtl/>
        </w:rPr>
        <w:t xml:space="preserve">, </w:t>
      </w:r>
    </w:p>
    <w:p w14:paraId="22043FF5" w14:textId="77777777" w:rsidR="00D661D8" w:rsidRPr="007435EB" w:rsidRDefault="00D661D8" w:rsidP="00D661D8">
      <w:pPr>
        <w:spacing w:before="4"/>
        <w:rPr>
          <w:rtl/>
        </w:rPr>
      </w:pPr>
      <w:r w:rsidRPr="007435EB">
        <w:rPr>
          <w:rFonts w:hint="cs"/>
          <w:rtl/>
        </w:rPr>
        <w:lastRenderedPageBreak/>
        <w:t>והאוכל ירקות</w:t>
      </w:r>
      <w:r w:rsidRPr="007435EB">
        <w:rPr>
          <w:rtl/>
        </w:rPr>
        <w:t xml:space="preserve">- </w:t>
      </w:r>
      <w:r w:rsidRPr="007435EB">
        <w:rPr>
          <w:rFonts w:hint="cs"/>
          <w:rtl/>
        </w:rPr>
        <w:t>על אשפות העיר יושב</w:t>
      </w:r>
      <w:r>
        <w:rPr>
          <w:rStyle w:val="affffff0"/>
          <w:rFonts w:hint="cs"/>
          <w:rtl/>
        </w:rPr>
        <w:t xml:space="preserve"> שאין לו להתחבא</w:t>
      </w:r>
      <w:r w:rsidRPr="007435EB">
        <w:rPr>
          <w:rFonts w:hint="cs"/>
          <w:rtl/>
        </w:rPr>
        <w:t>.</w:t>
      </w:r>
    </w:p>
    <w:p w14:paraId="18166B3B" w14:textId="77777777" w:rsidR="00D661D8" w:rsidRPr="007435EB" w:rsidRDefault="00D661D8" w:rsidP="00D661D8">
      <w:pPr>
        <w:pStyle w:val="affd"/>
        <w:rPr>
          <w:bCs/>
          <w:rtl/>
        </w:rPr>
      </w:pPr>
      <w:r>
        <w:rPr>
          <w:rFonts w:hint="cs"/>
          <w:rtl/>
        </w:rPr>
        <w:t>***</w:t>
      </w:r>
    </w:p>
    <w:p w14:paraId="2F1C6604" w14:textId="77777777" w:rsidR="00D661D8" w:rsidRPr="007435EB" w:rsidRDefault="00D661D8" w:rsidP="00D661D8">
      <w:pPr>
        <w:pStyle w:val="afff"/>
        <w:framePr w:wrap="around"/>
        <w:rPr>
          <w:rtl/>
        </w:rPr>
      </w:pPr>
      <w:r w:rsidRPr="007435EB">
        <w:rPr>
          <w:rFonts w:hint="cs"/>
          <w:rtl/>
        </w:rPr>
        <w:t>קיד.</w:t>
      </w:r>
    </w:p>
    <w:p>
      <w:pPr>
        <w:pStyle w:val="affffff1"/>
        <w:rPr>
          <w:ins w:id="20200" w:author="קלוד" w:date="2026-10-06T10:09:47Z"/>
        </w:rPr>
      </w:pPr>
      <w:ins w:id="20199" w:author="קלוד" w:date="2026-10-06T10:09:47Z">
        <w:r>
          <w:t xml:space="preserve">משנה ב</w:t>
        </w:r>
      </w:ins>
    </w:p>
    <w:p w14:paraId="6F82680A" w14:textId="77777777" w:rsidR="00D661D8" w:rsidRPr="007435EB" w:rsidRDefault="00D661D8" w:rsidP="00D661D8">
      <w:pPr>
        <w:pStyle w:val="afff5"/>
        <w:rPr>
          <w:del w:id="20127" w:author="קלוד" w:date="2026-10-06T10:16:37Z"/>
          <w:b/>
          <w:rtl/>
        </w:rPr>
      </w:pPr>
      <w:ins w:id="9890" w:author="מספור קטעי משנה" w:date="2026-10-06T06:45:41Z">
        <w:del w:id="20124" w:author="קלוד" w:date="2026-10-06T10:16:37Z">
          <w:r>
            <w:rPr>
              <w:rStyle w:val="MisparKeta"/>
            </w:rPr>
            <w:delText xml:space="preserve">א. </w:delText>
          </w:r>
        </w:del>
      </w:ins>
      <w:del w:id="20125" w:author="קלוד" w:date="2026-10-06T10:16:37Z">
        <w:r w:rsidRPr="007435EB">
          <w:rPr>
            <w:rFonts w:hint="cs"/>
            <w:b/>
            <w:sz w:val="20"/>
            <w:rtl/>
          </w:rPr>
          <w:delText xml:space="preserve">משנה</w:delText>
        </w:r>
      </w:del>
      <w:del w:id="20126" w:author="קלוד" w:date="2026-10-06T10:16:37Z">
        <w:r w:rsidRPr="007435EB">
          <w:rPr>
            <w:b/>
            <w:sz w:val="20"/>
            <w:rtl/>
          </w:rPr>
          <w:delText xml:space="preserve">.</w:delText>
        </w:r>
      </w:del>
    </w:p>
    <w:p w14:paraId="78DE377F" w14:textId="77777777" w:rsidR="00D661D8" w:rsidRPr="007435EB" w:rsidRDefault="00D661D8" w:rsidP="00D661D8">
      <w:pPr>
        <w:pStyle w:val="afff5"/>
        <w:rPr>
          <w:b/>
          <w:rtl/>
        </w:rPr>
      </w:pPr>
      <w:r w:rsidRPr="007435EB">
        <w:rPr>
          <w:rFonts w:hint="cs"/>
          <w:b/>
          <w:rtl/>
        </w:rPr>
        <w:t>מזגו</w:t>
      </w:r>
      <w:r w:rsidRPr="007435EB">
        <w:rPr>
          <w:b/>
          <w:rtl/>
        </w:rPr>
        <w:t xml:space="preserve"> </w:t>
      </w:r>
      <w:r w:rsidRPr="007435EB">
        <w:rPr>
          <w:rFonts w:hint="cs"/>
          <w:b/>
          <w:rtl/>
        </w:rPr>
        <w:t>לו</w:t>
      </w:r>
      <w:r w:rsidRPr="007435EB">
        <w:rPr>
          <w:b/>
          <w:rtl/>
        </w:rPr>
        <w:t xml:space="preserve"> </w:t>
      </w:r>
      <w:r w:rsidRPr="007435EB">
        <w:rPr>
          <w:rFonts w:hint="cs"/>
          <w:b/>
          <w:rtl/>
        </w:rPr>
        <w:t>כוס</w:t>
      </w:r>
      <w:r w:rsidRPr="007435EB">
        <w:rPr>
          <w:b/>
          <w:rtl/>
        </w:rPr>
        <w:t xml:space="preserve"> </w:t>
      </w:r>
      <w:r w:rsidRPr="007435EB">
        <w:rPr>
          <w:rFonts w:hint="cs"/>
          <w:b/>
          <w:rtl/>
        </w:rPr>
        <w:t>ראשון</w:t>
      </w:r>
      <w:r w:rsidRPr="007435EB">
        <w:rPr>
          <w:b/>
          <w:rtl/>
        </w:rPr>
        <w:t xml:space="preserve">, </w:t>
      </w:r>
      <w:r>
        <w:rPr>
          <w:rFonts w:hint="cs"/>
          <w:b/>
          <w:rtl/>
        </w:rPr>
        <w:t>ב''ש</w:t>
      </w:r>
      <w:r w:rsidRPr="007435EB">
        <w:rPr>
          <w:b/>
          <w:rtl/>
        </w:rPr>
        <w:t xml:space="preserve">: </w:t>
      </w:r>
      <w:r w:rsidRPr="007435EB">
        <w:rPr>
          <w:rFonts w:hint="cs"/>
          <w:b/>
          <w:rtl/>
        </w:rPr>
        <w:t>מברך</w:t>
      </w:r>
      <w:r w:rsidRPr="007435EB">
        <w:rPr>
          <w:b/>
          <w:rtl/>
        </w:rPr>
        <w:t xml:space="preserve"> </w:t>
      </w:r>
      <w:r w:rsidRPr="007435EB">
        <w:rPr>
          <w:rFonts w:hint="cs"/>
          <w:b/>
          <w:rtl/>
        </w:rPr>
        <w:t>על</w:t>
      </w:r>
      <w:r w:rsidRPr="007435EB">
        <w:rPr>
          <w:b/>
          <w:rtl/>
        </w:rPr>
        <w:t xml:space="preserve"> </w:t>
      </w:r>
      <w:r w:rsidRPr="007435EB">
        <w:rPr>
          <w:rFonts w:hint="cs"/>
          <w:b/>
          <w:rtl/>
        </w:rPr>
        <w:t>היום</w:t>
      </w:r>
      <w:r w:rsidRPr="007435EB">
        <w:rPr>
          <w:b/>
          <w:rtl/>
        </w:rPr>
        <w:t xml:space="preserve">, </w:t>
      </w:r>
      <w:r>
        <w:rPr>
          <w:rFonts w:hint="cs"/>
          <w:b/>
          <w:rtl/>
        </w:rPr>
        <w:t xml:space="preserve">ואח''כ </w:t>
      </w:r>
      <w:r w:rsidRPr="007435EB">
        <w:rPr>
          <w:rFonts w:hint="cs"/>
          <w:b/>
          <w:rtl/>
        </w:rPr>
        <w:t>מברך</w:t>
      </w:r>
      <w:r w:rsidRPr="007435EB">
        <w:rPr>
          <w:b/>
          <w:rtl/>
        </w:rPr>
        <w:t xml:space="preserve"> </w:t>
      </w:r>
      <w:r w:rsidRPr="007435EB">
        <w:rPr>
          <w:rFonts w:hint="cs"/>
          <w:b/>
          <w:rtl/>
        </w:rPr>
        <w:t>על</w:t>
      </w:r>
      <w:r w:rsidRPr="007435EB">
        <w:rPr>
          <w:b/>
          <w:rtl/>
        </w:rPr>
        <w:t xml:space="preserve"> </w:t>
      </w:r>
      <w:r w:rsidRPr="007435EB">
        <w:rPr>
          <w:rFonts w:hint="cs"/>
          <w:b/>
          <w:rtl/>
        </w:rPr>
        <w:t>היין</w:t>
      </w:r>
      <w:r w:rsidRPr="007435EB">
        <w:rPr>
          <w:b/>
          <w:rtl/>
        </w:rPr>
        <w:t>,</w:t>
      </w:r>
    </w:p>
    <w:p w14:paraId="00040AB0" w14:textId="77777777" w:rsidR="00D661D8" w:rsidRPr="007435EB" w:rsidRDefault="00D661D8" w:rsidP="00D661D8">
      <w:pPr>
        <w:pStyle w:val="afff5"/>
        <w:rPr>
          <w:b/>
          <w:rtl/>
        </w:rPr>
      </w:pPr>
      <w:r>
        <w:rPr>
          <w:rFonts w:hint="cs"/>
          <w:b/>
          <w:rtl/>
        </w:rPr>
        <w:t>וב''ה</w:t>
      </w:r>
      <w:r w:rsidRPr="007435EB">
        <w:rPr>
          <w:b/>
          <w:rtl/>
        </w:rPr>
        <w:t xml:space="preserve">: </w:t>
      </w:r>
      <w:r w:rsidRPr="007435EB">
        <w:rPr>
          <w:rFonts w:hint="cs"/>
          <w:b/>
          <w:rtl/>
        </w:rPr>
        <w:t>מברך</w:t>
      </w:r>
      <w:r w:rsidRPr="007435EB">
        <w:rPr>
          <w:b/>
          <w:rtl/>
        </w:rPr>
        <w:t xml:space="preserve"> </w:t>
      </w:r>
      <w:r w:rsidRPr="007435EB">
        <w:rPr>
          <w:rFonts w:hint="cs"/>
          <w:b/>
          <w:rtl/>
        </w:rPr>
        <w:t>על</w:t>
      </w:r>
      <w:r w:rsidRPr="007435EB">
        <w:rPr>
          <w:b/>
          <w:rtl/>
        </w:rPr>
        <w:t xml:space="preserve"> </w:t>
      </w:r>
      <w:r w:rsidRPr="007435EB">
        <w:rPr>
          <w:rFonts w:hint="cs"/>
          <w:b/>
          <w:rtl/>
        </w:rPr>
        <w:t>היין</w:t>
      </w:r>
      <w:r w:rsidRPr="007435EB">
        <w:rPr>
          <w:b/>
          <w:rtl/>
        </w:rPr>
        <w:t xml:space="preserve">, </w:t>
      </w:r>
      <w:r>
        <w:rPr>
          <w:rFonts w:hint="cs"/>
          <w:b/>
          <w:rtl/>
        </w:rPr>
        <w:t xml:space="preserve">ואח''כ </w:t>
      </w:r>
      <w:r w:rsidRPr="007435EB">
        <w:rPr>
          <w:rFonts w:hint="cs"/>
          <w:b/>
          <w:rtl/>
        </w:rPr>
        <w:t>מברך</w:t>
      </w:r>
      <w:r w:rsidRPr="007435EB">
        <w:rPr>
          <w:b/>
          <w:rtl/>
        </w:rPr>
        <w:t xml:space="preserve"> </w:t>
      </w:r>
      <w:r w:rsidRPr="007435EB">
        <w:rPr>
          <w:rFonts w:hint="cs"/>
          <w:b/>
          <w:rtl/>
        </w:rPr>
        <w:t>על</w:t>
      </w:r>
      <w:r w:rsidRPr="007435EB">
        <w:rPr>
          <w:b/>
          <w:rtl/>
        </w:rPr>
        <w:t xml:space="preserve"> </w:t>
      </w:r>
      <w:r w:rsidRPr="007435EB">
        <w:rPr>
          <w:rFonts w:hint="cs"/>
          <w:b/>
          <w:rtl/>
        </w:rPr>
        <w:t>היום</w:t>
      </w:r>
      <w:r w:rsidRPr="007435EB">
        <w:rPr>
          <w:b/>
          <w:rtl/>
        </w:rPr>
        <w:t>.</w:t>
      </w:r>
    </w:p>
    <w:p w14:paraId="361AA5AE" w14:textId="77777777" w:rsidR="00D661D8" w:rsidRPr="005C3FF1" w:rsidRDefault="00D661D8" w:rsidP="00D661D8">
      <w:pPr>
        <w:pStyle w:val="afffff0"/>
        <w:rPr>
          <w:rStyle w:val="afffa"/>
          <w:rtl/>
        </w:rPr>
      </w:pPr>
      <w:r w:rsidRPr="005C3FF1">
        <w:rPr>
          <w:rStyle w:val="afffa"/>
          <w:rFonts w:hint="cs"/>
          <w:rtl/>
        </w:rPr>
        <w:t>ת</w:t>
      </w:r>
      <w:r w:rsidRPr="005C3FF1">
        <w:rPr>
          <w:rStyle w:val="afffa"/>
          <w:rtl/>
        </w:rPr>
        <w:t>"</w:t>
      </w:r>
      <w:r w:rsidRPr="005C3FF1">
        <w:rPr>
          <w:rStyle w:val="afffa"/>
          <w:rFonts w:hint="cs"/>
          <w:rtl/>
        </w:rPr>
        <w:t>ר</w:t>
      </w:r>
      <w:r w:rsidRPr="005C3FF1">
        <w:rPr>
          <w:rStyle w:val="afffa"/>
          <w:rtl/>
        </w:rPr>
        <w:t xml:space="preserve">: </w:t>
      </w:r>
      <w:r w:rsidRPr="005C3FF1">
        <w:rPr>
          <w:rStyle w:val="afffa"/>
          <w:rFonts w:hint="cs"/>
          <w:rtl/>
        </w:rPr>
        <w:t>דברים</w:t>
      </w:r>
      <w:r w:rsidRPr="005C3FF1">
        <w:rPr>
          <w:rStyle w:val="afffa"/>
          <w:rtl/>
        </w:rPr>
        <w:t xml:space="preserve"> </w:t>
      </w:r>
      <w:r w:rsidRPr="005C3FF1">
        <w:rPr>
          <w:rStyle w:val="afffa"/>
          <w:rFonts w:hint="cs"/>
          <w:rtl/>
        </w:rPr>
        <w:t>שבין</w:t>
      </w:r>
      <w:r w:rsidRPr="005C3FF1">
        <w:rPr>
          <w:rStyle w:val="afffa"/>
          <w:rtl/>
        </w:rPr>
        <w:t xml:space="preserve"> </w:t>
      </w:r>
      <w:r w:rsidRPr="005C3FF1">
        <w:rPr>
          <w:rStyle w:val="afffa"/>
          <w:rFonts w:hint="cs"/>
          <w:rtl/>
        </w:rPr>
        <w:t>בית</w:t>
      </w:r>
      <w:r w:rsidRPr="005C3FF1">
        <w:rPr>
          <w:rStyle w:val="afffa"/>
          <w:rtl/>
        </w:rPr>
        <w:t xml:space="preserve"> </w:t>
      </w:r>
      <w:r w:rsidRPr="005C3FF1">
        <w:rPr>
          <w:rStyle w:val="afffa"/>
          <w:rFonts w:hint="cs"/>
          <w:rtl/>
        </w:rPr>
        <w:t>שמאי</w:t>
      </w:r>
      <w:r w:rsidRPr="005C3FF1">
        <w:rPr>
          <w:rStyle w:val="afffa"/>
          <w:rtl/>
        </w:rPr>
        <w:t xml:space="preserve"> </w:t>
      </w:r>
      <w:r w:rsidRPr="005C3FF1">
        <w:rPr>
          <w:rStyle w:val="afffa"/>
          <w:rFonts w:hint="cs"/>
          <w:rtl/>
        </w:rPr>
        <w:t>ובית</w:t>
      </w:r>
      <w:r w:rsidRPr="005C3FF1">
        <w:rPr>
          <w:rStyle w:val="afffa"/>
          <w:rtl/>
        </w:rPr>
        <w:t xml:space="preserve"> </w:t>
      </w:r>
      <w:r w:rsidRPr="005C3FF1">
        <w:rPr>
          <w:rStyle w:val="afffa"/>
          <w:rFonts w:hint="cs"/>
          <w:rtl/>
        </w:rPr>
        <w:t>הלל</w:t>
      </w:r>
      <w:r w:rsidRPr="005C3FF1">
        <w:rPr>
          <w:rStyle w:val="afffa"/>
          <w:rtl/>
        </w:rPr>
        <w:t xml:space="preserve"> </w:t>
      </w:r>
      <w:r w:rsidRPr="005C3FF1">
        <w:rPr>
          <w:rStyle w:val="afffa"/>
          <w:rFonts w:hint="cs"/>
          <w:rtl/>
        </w:rPr>
        <w:t>בסעודה</w:t>
      </w:r>
      <w:r w:rsidRPr="005C3FF1">
        <w:rPr>
          <w:rStyle w:val="afffa"/>
          <w:rtl/>
        </w:rPr>
        <w:t>,</w:t>
      </w:r>
    </w:p>
    <w:p w14:paraId="3752D057" w14:textId="77777777" w:rsidR="00D661D8" w:rsidRPr="00CE0DE0" w:rsidRDefault="00D661D8" w:rsidP="00D661D8">
      <w:pPr>
        <w:pStyle w:val="36"/>
        <w:framePr w:wrap="notBeside"/>
        <w:rPr>
          <w:rtl/>
        </w:rPr>
      </w:pPr>
      <w:r>
        <w:rPr>
          <w:rFonts w:hint="cs"/>
          <w:rtl/>
        </w:rPr>
        <w:t>ל</w:t>
      </w:r>
      <w:r w:rsidRPr="00CE0DE0">
        <w:rPr>
          <w:rFonts w:hint="cs"/>
          <w:rtl/>
        </w:rPr>
        <w:t>ב</w:t>
      </w:r>
      <w:r w:rsidRPr="00CE0DE0">
        <w:rPr>
          <w:rtl/>
        </w:rPr>
        <w:t>"</w:t>
      </w:r>
      <w:r w:rsidRPr="00CE0DE0">
        <w:rPr>
          <w:rFonts w:hint="cs"/>
          <w:rtl/>
        </w:rPr>
        <w:t>ש</w:t>
      </w:r>
      <w:r w:rsidRPr="00CE0DE0">
        <w:rPr>
          <w:rtl/>
        </w:rPr>
        <w:t>:</w:t>
      </w:r>
    </w:p>
    <w:p w14:paraId="7F0F6FEB" w14:textId="77777777" w:rsidR="00D661D8" w:rsidRPr="00CE0DE0" w:rsidRDefault="00D661D8" w:rsidP="00D661D8">
      <w:pPr>
        <w:rPr>
          <w:rStyle w:val="affffff0"/>
          <w:rtl/>
        </w:rPr>
      </w:pPr>
      <w:r>
        <w:rPr>
          <w:rFonts w:hint="cs"/>
          <w:rtl/>
        </w:rPr>
        <w:t>קודם מברך על היום ש</w:t>
      </w:r>
      <w:r w:rsidRPr="007435EB">
        <w:rPr>
          <w:rFonts w:hint="cs"/>
          <w:rtl/>
        </w:rPr>
        <w:t>גורם</w:t>
      </w:r>
      <w:r w:rsidRPr="007435EB">
        <w:rPr>
          <w:rtl/>
        </w:rPr>
        <w:t xml:space="preserve"> </w:t>
      </w:r>
      <w:r w:rsidRPr="007435EB">
        <w:rPr>
          <w:rFonts w:hint="cs"/>
          <w:rtl/>
        </w:rPr>
        <w:t>ליין</w:t>
      </w:r>
      <w:r w:rsidRPr="007435EB">
        <w:rPr>
          <w:rtl/>
        </w:rPr>
        <w:t xml:space="preserve"> </w:t>
      </w:r>
      <w:r w:rsidRPr="007435EB">
        <w:rPr>
          <w:rFonts w:hint="cs"/>
          <w:rtl/>
        </w:rPr>
        <w:t>שיבא</w:t>
      </w:r>
      <w:r w:rsidRPr="007435EB">
        <w:rPr>
          <w:rtl/>
        </w:rPr>
        <w:t xml:space="preserve">, </w:t>
      </w:r>
      <w:r w:rsidRPr="00CE0DE0">
        <w:rPr>
          <w:rStyle w:val="affffff0"/>
          <w:rFonts w:hint="cs"/>
          <w:rtl/>
        </w:rPr>
        <w:t>וכבר</w:t>
      </w:r>
      <w:r w:rsidRPr="00CE0DE0">
        <w:rPr>
          <w:rStyle w:val="affffff0"/>
          <w:rtl/>
        </w:rPr>
        <w:t xml:space="preserve"> </w:t>
      </w:r>
      <w:r w:rsidRPr="00CE0DE0">
        <w:rPr>
          <w:rStyle w:val="affffff0"/>
          <w:rFonts w:hint="cs"/>
          <w:rtl/>
        </w:rPr>
        <w:t>קידש</w:t>
      </w:r>
      <w:r w:rsidRPr="00CE0DE0">
        <w:rPr>
          <w:rStyle w:val="affffff0"/>
          <w:rtl/>
        </w:rPr>
        <w:t xml:space="preserve"> </w:t>
      </w:r>
      <w:r w:rsidRPr="00CE0DE0">
        <w:rPr>
          <w:rStyle w:val="affffff0"/>
          <w:rFonts w:hint="cs"/>
          <w:rtl/>
        </w:rPr>
        <w:t>היום</w:t>
      </w:r>
      <w:r w:rsidRPr="00CE0DE0">
        <w:rPr>
          <w:rStyle w:val="affffff0"/>
          <w:rtl/>
        </w:rPr>
        <w:t xml:space="preserve"> </w:t>
      </w:r>
      <w:r w:rsidRPr="00CE0DE0">
        <w:rPr>
          <w:rStyle w:val="affffff0"/>
          <w:rFonts w:hint="cs"/>
          <w:rtl/>
        </w:rPr>
        <w:t>ועדיין</w:t>
      </w:r>
      <w:r w:rsidRPr="00CE0DE0">
        <w:rPr>
          <w:rStyle w:val="affffff0"/>
          <w:rtl/>
        </w:rPr>
        <w:t xml:space="preserve"> </w:t>
      </w:r>
      <w:r w:rsidRPr="00CE0DE0">
        <w:rPr>
          <w:rStyle w:val="affffff0"/>
          <w:rFonts w:hint="cs"/>
          <w:rtl/>
        </w:rPr>
        <w:t>יין</w:t>
      </w:r>
      <w:r w:rsidRPr="00CE0DE0">
        <w:rPr>
          <w:rStyle w:val="affffff0"/>
          <w:rtl/>
        </w:rPr>
        <w:t xml:space="preserve"> </w:t>
      </w:r>
      <w:r w:rsidRPr="00CE0DE0">
        <w:rPr>
          <w:rStyle w:val="affffff0"/>
          <w:rFonts w:hint="cs"/>
          <w:rtl/>
        </w:rPr>
        <w:t>לא</w:t>
      </w:r>
      <w:r w:rsidRPr="00CE0DE0">
        <w:rPr>
          <w:rStyle w:val="affffff0"/>
          <w:rtl/>
        </w:rPr>
        <w:t xml:space="preserve"> </w:t>
      </w:r>
      <w:r w:rsidRPr="00CE0DE0">
        <w:rPr>
          <w:rStyle w:val="affffff0"/>
          <w:rFonts w:hint="cs"/>
          <w:rtl/>
        </w:rPr>
        <w:t>בא</w:t>
      </w:r>
      <w:r w:rsidRPr="00CE0DE0">
        <w:rPr>
          <w:rStyle w:val="affffff0"/>
          <w:rtl/>
        </w:rPr>
        <w:t>.</w:t>
      </w:r>
    </w:p>
    <w:p w14:paraId="0E45942B" w14:textId="77777777" w:rsidR="00D661D8" w:rsidRPr="00CE0DE0" w:rsidRDefault="00D661D8" w:rsidP="00D661D8">
      <w:pPr>
        <w:pStyle w:val="36"/>
        <w:framePr w:wrap="notBeside"/>
        <w:rPr>
          <w:rtl/>
        </w:rPr>
      </w:pPr>
      <w:r w:rsidRPr="00CE0DE0">
        <w:rPr>
          <w:rFonts w:hint="cs"/>
          <w:rtl/>
        </w:rPr>
        <w:t>וב</w:t>
      </w:r>
      <w:r w:rsidRPr="00CE0DE0">
        <w:rPr>
          <w:rtl/>
        </w:rPr>
        <w:t>"</w:t>
      </w:r>
      <w:r w:rsidRPr="00CE0DE0">
        <w:rPr>
          <w:rFonts w:hint="cs"/>
          <w:rtl/>
        </w:rPr>
        <w:t>ה</w:t>
      </w:r>
      <w:r w:rsidRPr="00CE0DE0">
        <w:rPr>
          <w:rtl/>
        </w:rPr>
        <w:t>:</w:t>
      </w:r>
    </w:p>
    <w:p w14:paraId="1E51EA99" w14:textId="77777777" w:rsidR="00D661D8" w:rsidRPr="007435EB" w:rsidRDefault="00D661D8" w:rsidP="00D661D8">
      <w:pPr>
        <w:rPr>
          <w:rtl/>
        </w:rPr>
      </w:pPr>
      <w:r>
        <w:rPr>
          <w:rFonts w:hint="cs"/>
          <w:rtl/>
        </w:rPr>
        <w:t xml:space="preserve">קודם </w:t>
      </w:r>
      <w:r w:rsidRPr="007435EB">
        <w:rPr>
          <w:rFonts w:hint="cs"/>
          <w:rtl/>
        </w:rPr>
        <w:t>מברך</w:t>
      </w:r>
      <w:r w:rsidRPr="007435EB">
        <w:rPr>
          <w:rtl/>
        </w:rPr>
        <w:t xml:space="preserve"> </w:t>
      </w:r>
      <w:r w:rsidRPr="007435EB">
        <w:rPr>
          <w:rFonts w:hint="cs"/>
          <w:rtl/>
        </w:rPr>
        <w:t>על</w:t>
      </w:r>
      <w:r w:rsidRPr="007435EB">
        <w:rPr>
          <w:rtl/>
        </w:rPr>
        <w:t xml:space="preserve"> </w:t>
      </w:r>
      <w:r w:rsidRPr="007435EB">
        <w:rPr>
          <w:rFonts w:hint="cs"/>
          <w:rtl/>
        </w:rPr>
        <w:t>היין</w:t>
      </w:r>
      <w:r w:rsidRPr="007435EB">
        <w:rPr>
          <w:rtl/>
        </w:rPr>
        <w:t xml:space="preserve"> </w:t>
      </w:r>
      <w:r w:rsidRPr="007435EB">
        <w:rPr>
          <w:rFonts w:hint="cs"/>
          <w:rtl/>
        </w:rPr>
        <w:t>מפני</w:t>
      </w:r>
      <w:r w:rsidRPr="007435EB">
        <w:rPr>
          <w:rtl/>
        </w:rPr>
        <w:t xml:space="preserve"> </w:t>
      </w:r>
      <w:r w:rsidRPr="007435EB">
        <w:rPr>
          <w:rFonts w:hint="cs"/>
          <w:rtl/>
        </w:rPr>
        <w:t>שהיין</w:t>
      </w:r>
      <w:r w:rsidRPr="007435EB">
        <w:rPr>
          <w:rtl/>
        </w:rPr>
        <w:t xml:space="preserve"> </w:t>
      </w:r>
      <w:r w:rsidRPr="007435EB">
        <w:rPr>
          <w:rFonts w:hint="cs"/>
          <w:rtl/>
        </w:rPr>
        <w:t>גורם</w:t>
      </w:r>
      <w:r w:rsidRPr="007435EB">
        <w:rPr>
          <w:rtl/>
        </w:rPr>
        <w:t xml:space="preserve"> </w:t>
      </w:r>
      <w:r w:rsidRPr="007435EB">
        <w:rPr>
          <w:rFonts w:hint="cs"/>
          <w:rtl/>
        </w:rPr>
        <w:t>לקידוש</w:t>
      </w:r>
      <w:r w:rsidRPr="007435EB">
        <w:rPr>
          <w:rtl/>
        </w:rPr>
        <w:t xml:space="preserve"> </w:t>
      </w:r>
      <w:r w:rsidRPr="007435EB">
        <w:rPr>
          <w:rFonts w:hint="cs"/>
          <w:rtl/>
        </w:rPr>
        <w:t>שתאמר</w:t>
      </w:r>
      <w:r w:rsidRPr="007435EB">
        <w:rPr>
          <w:rtl/>
        </w:rPr>
        <w:t>.</w:t>
      </w:r>
    </w:p>
    <w:p w14:paraId="47A1B32B" w14:textId="77777777" w:rsidR="00D661D8" w:rsidRPr="007435EB" w:rsidRDefault="00D661D8" w:rsidP="00D661D8">
      <w:pPr>
        <w:rPr>
          <w:rtl/>
        </w:rPr>
      </w:pPr>
      <w:r w:rsidRPr="007435EB">
        <w:rPr>
          <w:rFonts w:hint="cs"/>
          <w:rtl/>
        </w:rPr>
        <w:t>תדיר</w:t>
      </w:r>
      <w:r>
        <w:rPr>
          <w:rStyle w:val="affffff0"/>
          <w:rFonts w:hint="cs"/>
          <w:rtl/>
        </w:rPr>
        <w:t xml:space="preserve"> ברכת היין </w:t>
      </w:r>
      <w:r w:rsidRPr="007435EB">
        <w:rPr>
          <w:rtl/>
        </w:rPr>
        <w:t xml:space="preserve"> </w:t>
      </w:r>
      <w:r w:rsidRPr="007435EB">
        <w:rPr>
          <w:rFonts w:hint="cs"/>
          <w:rtl/>
        </w:rPr>
        <w:t>ושאינו</w:t>
      </w:r>
      <w:r w:rsidRPr="007435EB">
        <w:rPr>
          <w:rtl/>
        </w:rPr>
        <w:t xml:space="preserve"> </w:t>
      </w:r>
      <w:r w:rsidRPr="007435EB">
        <w:rPr>
          <w:rFonts w:hint="cs"/>
          <w:rtl/>
        </w:rPr>
        <w:t>תדיר</w:t>
      </w:r>
      <w:r w:rsidRPr="007435EB">
        <w:rPr>
          <w:rtl/>
        </w:rPr>
        <w:t xml:space="preserve"> </w:t>
      </w:r>
      <w:r>
        <w:rPr>
          <w:rStyle w:val="affffff0"/>
          <w:rFonts w:hint="cs"/>
          <w:rtl/>
        </w:rPr>
        <w:t>ברכת היום</w:t>
      </w:r>
      <w:r w:rsidRPr="007435EB">
        <w:rPr>
          <w:rtl/>
        </w:rPr>
        <w:t xml:space="preserve"> </w:t>
      </w:r>
      <w:r w:rsidRPr="007435EB">
        <w:rPr>
          <w:rFonts w:hint="cs"/>
          <w:rtl/>
        </w:rPr>
        <w:t>תדיר</w:t>
      </w:r>
      <w:r w:rsidRPr="007435EB">
        <w:rPr>
          <w:rtl/>
        </w:rPr>
        <w:t xml:space="preserve"> </w:t>
      </w:r>
      <w:r w:rsidRPr="007435EB">
        <w:rPr>
          <w:rFonts w:hint="cs"/>
          <w:rtl/>
        </w:rPr>
        <w:t>קודם</w:t>
      </w:r>
      <w:r w:rsidRPr="007435EB">
        <w:rPr>
          <w:rtl/>
        </w:rPr>
        <w:t xml:space="preserve">. </w:t>
      </w:r>
      <w:r w:rsidRPr="005C3FF1">
        <w:rPr>
          <w:rStyle w:val="afffa"/>
          <w:rFonts w:hint="cs"/>
          <w:rtl/>
        </w:rPr>
        <w:t>והלכ</w:t>
      </w:r>
      <w:r>
        <w:rPr>
          <w:rStyle w:val="afffa"/>
          <w:rFonts w:hint="cs"/>
          <w:rtl/>
        </w:rPr>
        <w:t>ה</w:t>
      </w:r>
      <w:r w:rsidRPr="005C3FF1">
        <w:rPr>
          <w:rStyle w:val="afffa"/>
          <w:rtl/>
        </w:rPr>
        <w:t xml:space="preserve"> </w:t>
      </w:r>
      <w:r w:rsidRPr="005C3FF1">
        <w:rPr>
          <w:rStyle w:val="afffa"/>
          <w:rFonts w:hint="cs"/>
          <w:rtl/>
        </w:rPr>
        <w:t>כב</w:t>
      </w:r>
      <w:r w:rsidRPr="005C3FF1">
        <w:rPr>
          <w:rStyle w:val="afffa"/>
          <w:rtl/>
        </w:rPr>
        <w:t>"</w:t>
      </w:r>
      <w:r w:rsidRPr="005C3FF1">
        <w:rPr>
          <w:rStyle w:val="afffa"/>
          <w:rFonts w:hint="cs"/>
          <w:rtl/>
        </w:rPr>
        <w:t>ה</w:t>
      </w:r>
      <w:r w:rsidRPr="005C3FF1">
        <w:rPr>
          <w:rStyle w:val="afffa"/>
          <w:rtl/>
        </w:rPr>
        <w:t>.</w:t>
      </w:r>
    </w:p>
    <w:p w14:paraId="21634C51" w14:textId="77777777" w:rsidR="00D661D8" w:rsidRPr="00CE0DE0" w:rsidRDefault="00D661D8" w:rsidP="00D661D8">
      <w:pPr>
        <w:pStyle w:val="36"/>
        <w:framePr w:wrap="notBeside"/>
        <w:rPr>
          <w:rtl/>
        </w:rPr>
      </w:pPr>
      <w:r w:rsidRPr="00CE0DE0">
        <w:rPr>
          <w:rFonts w:hint="cs"/>
          <w:rtl/>
        </w:rPr>
        <w:t xml:space="preserve">הך </w:t>
      </w:r>
    </w:p>
    <w:p w14:paraId="79739524" w14:textId="77777777" w:rsidR="00D661D8" w:rsidRPr="007435EB" w:rsidRDefault="00D661D8" w:rsidP="00D661D8">
      <w:pPr>
        <w:spacing w:before="4"/>
        <w:rPr>
          <w:rtl/>
        </w:rPr>
      </w:pPr>
      <w:r w:rsidRPr="005C3FF1">
        <w:rPr>
          <w:rStyle w:val="afffa"/>
          <w:rFonts w:hint="cs"/>
          <w:rtl/>
        </w:rPr>
        <w:t>דבר</w:t>
      </w:r>
      <w:r w:rsidRPr="005C3FF1">
        <w:rPr>
          <w:rStyle w:val="afffa"/>
          <w:rtl/>
        </w:rPr>
        <w:t xml:space="preserve"> </w:t>
      </w:r>
      <w:r w:rsidRPr="005C3FF1">
        <w:rPr>
          <w:rStyle w:val="afffa"/>
          <w:rFonts w:hint="cs"/>
          <w:rtl/>
        </w:rPr>
        <w:t>אחר</w:t>
      </w:r>
      <w:r w:rsidRPr="007435EB">
        <w:rPr>
          <w:rtl/>
        </w:rPr>
        <w:t xml:space="preserve"> </w:t>
      </w:r>
      <w:r w:rsidRPr="007435EB">
        <w:rPr>
          <w:rFonts w:hint="cs"/>
          <w:rtl/>
        </w:rPr>
        <w:t xml:space="preserve">דלא תימא </w:t>
      </w:r>
      <w:r>
        <w:rPr>
          <w:rFonts w:hint="cs"/>
          <w:rtl/>
        </w:rPr>
        <w:t>שם</w:t>
      </w:r>
      <w:r w:rsidRPr="007435EB">
        <w:rPr>
          <w:rFonts w:hint="cs"/>
          <w:rtl/>
        </w:rPr>
        <w:t xml:space="preserve"> </w:t>
      </w:r>
      <w:r>
        <w:rPr>
          <w:rFonts w:hint="cs"/>
          <w:rtl/>
        </w:rPr>
        <w:t xml:space="preserve">שנים </w:t>
      </w:r>
      <w:r w:rsidRPr="007435EB">
        <w:rPr>
          <w:rFonts w:hint="cs"/>
          <w:rtl/>
        </w:rPr>
        <w:t>ו</w:t>
      </w:r>
      <w:r>
        <w:rPr>
          <w:rFonts w:hint="cs"/>
          <w:rtl/>
        </w:rPr>
        <w:t>כאן</w:t>
      </w:r>
      <w:r w:rsidRPr="007435EB">
        <w:rPr>
          <w:rtl/>
        </w:rPr>
        <w:t xml:space="preserve"> </w:t>
      </w:r>
      <w:r>
        <w:rPr>
          <w:rFonts w:hint="cs"/>
          <w:rtl/>
        </w:rPr>
        <w:t>א</w:t>
      </w:r>
      <w:r w:rsidRPr="007435EB">
        <w:rPr>
          <w:rFonts w:hint="cs"/>
          <w:rtl/>
        </w:rPr>
        <w:t>חד</w:t>
      </w:r>
      <w:r w:rsidRPr="007435EB">
        <w:rPr>
          <w:rtl/>
        </w:rPr>
        <w:t xml:space="preserve"> </w:t>
      </w:r>
      <w:r w:rsidRPr="007435EB">
        <w:rPr>
          <w:rFonts w:hint="cs"/>
          <w:rtl/>
        </w:rPr>
        <w:t>דה</w:t>
      </w:r>
      <w:r w:rsidRPr="007435EB">
        <w:rPr>
          <w:rtl/>
        </w:rPr>
        <w:t>"</w:t>
      </w:r>
      <w:r w:rsidRPr="007435EB">
        <w:rPr>
          <w:rFonts w:hint="cs"/>
          <w:rtl/>
        </w:rPr>
        <w:t>נ</w:t>
      </w:r>
      <w:r w:rsidRPr="007435EB">
        <w:rPr>
          <w:rtl/>
        </w:rPr>
        <w:t xml:space="preserve"> </w:t>
      </w:r>
      <w:r w:rsidRPr="007435EB">
        <w:rPr>
          <w:rFonts w:hint="cs"/>
          <w:rtl/>
        </w:rPr>
        <w:t>תרתי</w:t>
      </w:r>
      <w:r w:rsidRPr="007435EB">
        <w:rPr>
          <w:rtl/>
        </w:rPr>
        <w:t xml:space="preserve">, </w:t>
      </w:r>
      <w:r w:rsidRPr="007435EB">
        <w:rPr>
          <w:rFonts w:hint="cs"/>
          <w:rtl/>
        </w:rPr>
        <w:t>תדיר</w:t>
      </w:r>
      <w:r w:rsidRPr="007435EB">
        <w:rPr>
          <w:rtl/>
        </w:rPr>
        <w:t xml:space="preserve"> </w:t>
      </w:r>
      <w:r w:rsidRPr="007435EB">
        <w:rPr>
          <w:rFonts w:hint="cs"/>
          <w:rtl/>
        </w:rPr>
        <w:t>ושאינו</w:t>
      </w:r>
      <w:r w:rsidRPr="007435EB">
        <w:rPr>
          <w:rtl/>
        </w:rPr>
        <w:t xml:space="preserve"> </w:t>
      </w:r>
      <w:r w:rsidRPr="007435EB">
        <w:rPr>
          <w:rFonts w:hint="cs"/>
          <w:rtl/>
        </w:rPr>
        <w:t>תדיר</w:t>
      </w:r>
      <w:r w:rsidRPr="007435EB">
        <w:rPr>
          <w:rtl/>
        </w:rPr>
        <w:t xml:space="preserve"> </w:t>
      </w:r>
      <w:r w:rsidRPr="007435EB">
        <w:rPr>
          <w:rFonts w:hint="cs"/>
          <w:rtl/>
        </w:rPr>
        <w:t>תדיר</w:t>
      </w:r>
      <w:r w:rsidRPr="007435EB">
        <w:rPr>
          <w:rtl/>
        </w:rPr>
        <w:t xml:space="preserve"> </w:t>
      </w:r>
      <w:r w:rsidRPr="007435EB">
        <w:rPr>
          <w:rFonts w:hint="cs"/>
          <w:rtl/>
        </w:rPr>
        <w:t>קודם</w:t>
      </w:r>
      <w:r w:rsidRPr="007435EB">
        <w:rPr>
          <w:rtl/>
        </w:rPr>
        <w:t>.</w:t>
      </w:r>
    </w:p>
    <w:p w14:paraId="622D7E7C" w14:textId="77777777" w:rsidR="00D661D8" w:rsidRPr="00CE0DE0" w:rsidRDefault="00D661D8" w:rsidP="00D661D8">
      <w:pPr>
        <w:pStyle w:val="36"/>
        <w:framePr w:wrap="notBeside"/>
        <w:rPr>
          <w:rtl/>
        </w:rPr>
      </w:pPr>
      <w:r w:rsidRPr="00CE0DE0">
        <w:rPr>
          <w:rFonts w:hint="cs"/>
          <w:rtl/>
        </w:rPr>
        <w:t>דהלכה</w:t>
      </w:r>
      <w:r w:rsidRPr="00CE0DE0">
        <w:rPr>
          <w:rtl/>
        </w:rPr>
        <w:t xml:space="preserve"> </w:t>
      </w:r>
      <w:r w:rsidRPr="00CE0DE0">
        <w:rPr>
          <w:rFonts w:hint="cs"/>
          <w:rtl/>
        </w:rPr>
        <w:t>כב</w:t>
      </w:r>
      <w:r w:rsidRPr="00CE0DE0">
        <w:rPr>
          <w:rtl/>
        </w:rPr>
        <w:t>"</w:t>
      </w:r>
      <w:r w:rsidRPr="00CE0DE0">
        <w:rPr>
          <w:rFonts w:hint="cs"/>
          <w:rtl/>
        </w:rPr>
        <w:t>ה</w:t>
      </w:r>
    </w:p>
    <w:p w14:paraId="065A575B" w14:textId="77777777" w:rsidR="00D661D8" w:rsidRPr="007435EB" w:rsidRDefault="00D661D8" w:rsidP="00D661D8">
      <w:pPr>
        <w:spacing w:before="4"/>
        <w:rPr>
          <w:rtl/>
        </w:rPr>
      </w:pPr>
      <w:r>
        <w:rPr>
          <w:rFonts w:hint="cs"/>
          <w:rtl/>
        </w:rPr>
        <w:t>אף</w:t>
      </w:r>
      <w:r w:rsidRPr="007435EB">
        <w:rPr>
          <w:rFonts w:hint="cs"/>
          <w:rtl/>
        </w:rPr>
        <w:t xml:space="preserve"> שיצאה בת קול </w:t>
      </w:r>
      <w:r w:rsidRPr="00CE0DE0">
        <w:rPr>
          <w:rStyle w:val="affffd"/>
          <w:rFonts w:hint="cs"/>
          <w:rtl/>
        </w:rPr>
        <w:t>א.</w:t>
      </w:r>
      <w:r w:rsidRPr="007435EB">
        <w:rPr>
          <w:rFonts w:hint="cs"/>
          <w:rtl/>
        </w:rPr>
        <w:t xml:space="preserve"> קודם בת קול </w:t>
      </w:r>
      <w:r w:rsidRPr="00CE0DE0">
        <w:rPr>
          <w:rStyle w:val="affffd"/>
          <w:rFonts w:hint="cs"/>
          <w:rtl/>
        </w:rPr>
        <w:t>ב.</w:t>
      </w:r>
      <w:r w:rsidRPr="007435EB">
        <w:rPr>
          <w:rFonts w:hint="cs"/>
          <w:rtl/>
        </w:rPr>
        <w:t xml:space="preserve"> אחר בת קול </w:t>
      </w:r>
      <w:r w:rsidRPr="00CE0DE0">
        <w:rPr>
          <w:rStyle w:val="affffd"/>
          <w:rFonts w:hint="cs"/>
          <w:rtl/>
        </w:rPr>
        <w:t>וכרי</w:t>
      </w:r>
      <w:r w:rsidRPr="00CE0DE0">
        <w:rPr>
          <w:rStyle w:val="affffd"/>
          <w:rtl/>
        </w:rPr>
        <w:t>"</w:t>
      </w:r>
      <w:r w:rsidRPr="00CE0DE0">
        <w:rPr>
          <w:rStyle w:val="affffd"/>
          <w:rFonts w:hint="cs"/>
          <w:rtl/>
        </w:rPr>
        <w:t>'ה</w:t>
      </w:r>
      <w:r w:rsidRPr="007435EB">
        <w:rPr>
          <w:rFonts w:hint="cs"/>
          <w:rtl/>
        </w:rPr>
        <w:t xml:space="preserve"> דאין משגיחין בבת קול</w:t>
      </w:r>
    </w:p>
    <w:p w14:paraId="52D5FEA5" w14:textId="77777777" w:rsidR="00D661D8" w:rsidRPr="007435EB" w:rsidRDefault="00D661D8" w:rsidP="00D661D8">
      <w:pPr>
        <w:pStyle w:val="affd"/>
        <w:rPr>
          <w:bCs/>
          <w:rtl/>
        </w:rPr>
      </w:pPr>
      <w:r>
        <w:rPr>
          <w:rFonts w:hint="cs"/>
          <w:rtl/>
        </w:rPr>
        <w:t>***</w:t>
      </w:r>
    </w:p>
    <w:p w14:paraId="7696EFCE" w14:textId="77777777" w:rsidR="00D661D8" w:rsidRPr="009A151F" w:rsidRDefault="00D661D8" w:rsidP="00D661D8">
      <w:pPr>
        <w:pStyle w:val="afff"/>
        <w:framePr w:wrap="around"/>
        <w:rPr>
          <w:b/>
          <w:bCs/>
          <w:rtl/>
        </w:rPr>
      </w:pPr>
      <w:r w:rsidRPr="007435EB">
        <w:rPr>
          <w:rFonts w:hint="cs"/>
          <w:rtl/>
        </w:rPr>
        <w:t>קיד</w:t>
      </w:r>
      <w:r w:rsidRPr="009A151F">
        <w:rPr>
          <w:rFonts w:hint="cs"/>
          <w:b/>
          <w:bCs/>
          <w:rtl/>
        </w:rPr>
        <w:t>:</w:t>
      </w:r>
    </w:p>
    <w:p>
      <w:pPr>
        <w:pStyle w:val="affffff1"/>
        <w:rPr>
          <w:ins w:id="20202" w:author="קלוד" w:date="2026-10-06T10:09:47Z"/>
        </w:rPr>
      </w:pPr>
      <w:ins w:id="20201" w:author="קלוד" w:date="2026-10-06T10:09:47Z">
        <w:r>
          <w:t xml:space="preserve">משנה ג</w:t>
        </w:r>
      </w:ins>
    </w:p>
    <w:p w14:paraId="177AB94F" w14:textId="77777777" w:rsidR="00D661D8" w:rsidRPr="007435EB" w:rsidRDefault="00D661D8" w:rsidP="00D661D8">
      <w:pPr>
        <w:pStyle w:val="afff5"/>
        <w:rPr>
          <w:del w:id="20131" w:author="קלוד" w:date="2026-10-06T10:16:37Z"/>
          <w:b/>
          <w:rtl/>
        </w:rPr>
      </w:pPr>
      <w:ins w:id="9821" w:author="מספור קטעי משנה" w:date="2026-10-06T10:05:03Z">
        <w:del w:id="20128" w:author="קלוד" w:date="2026-10-06T10:16:37Z">
          <w:r>
            <w:rPr>
              <w:rStyle w:val="MisparKeta"/>
            </w:rPr>
            <w:delText xml:space="preserve">ג. </w:delText>
          </w:r>
        </w:del>
      </w:ins>
      <w:del w:id="20129" w:author="קלוד" w:date="2026-10-06T10:16:37Z">
        <w:r w:rsidRPr="007435EB">
          <w:rPr>
            <w:rFonts w:hint="cs"/>
            <w:b/>
            <w:sz w:val="20"/>
            <w:rtl/>
          </w:rPr>
          <w:delText xml:space="preserve">משנה</w:delText>
        </w:r>
      </w:del>
      <w:del w:id="20130" w:author="קלוד" w:date="2026-10-06T10:16:37Z">
        <w:r w:rsidRPr="007435EB">
          <w:rPr>
            <w:b/>
            <w:sz w:val="20"/>
            <w:rtl/>
          </w:rPr>
          <w:delText xml:space="preserve">.</w:delText>
        </w:r>
      </w:del>
    </w:p>
    <w:p w14:paraId="5A23CEC2" w14:textId="77777777" w:rsidR="00D661D8" w:rsidRPr="007435EB" w:rsidRDefault="00D661D8" w:rsidP="00D661D8">
      <w:pPr>
        <w:pStyle w:val="afff5"/>
        <w:rPr>
          <w:b/>
          <w:rtl/>
        </w:rPr>
      </w:pPr>
      <w:r w:rsidRPr="007435EB">
        <w:rPr>
          <w:rFonts w:hint="cs"/>
          <w:b/>
          <w:rtl/>
        </w:rPr>
        <w:t>הביאו</w:t>
      </w:r>
      <w:r w:rsidRPr="007435EB">
        <w:rPr>
          <w:b/>
          <w:rtl/>
        </w:rPr>
        <w:t xml:space="preserve"> </w:t>
      </w:r>
      <w:r w:rsidRPr="007435EB">
        <w:rPr>
          <w:rFonts w:hint="cs"/>
          <w:b/>
          <w:rtl/>
        </w:rPr>
        <w:t>לפניו</w:t>
      </w:r>
      <w:r w:rsidRPr="007435EB">
        <w:rPr>
          <w:b/>
          <w:rtl/>
        </w:rPr>
        <w:t xml:space="preserve"> </w:t>
      </w:r>
      <w:r w:rsidRPr="007435EB">
        <w:rPr>
          <w:rFonts w:hint="cs"/>
          <w:b/>
          <w:rtl/>
        </w:rPr>
        <w:t>מטבל</w:t>
      </w:r>
      <w:r w:rsidRPr="007435EB">
        <w:rPr>
          <w:b/>
          <w:rtl/>
        </w:rPr>
        <w:t xml:space="preserve"> </w:t>
      </w:r>
      <w:r w:rsidRPr="007435EB">
        <w:rPr>
          <w:rFonts w:hint="cs"/>
          <w:b/>
          <w:rtl/>
        </w:rPr>
        <w:t>בחזרת</w:t>
      </w:r>
      <w:r w:rsidRPr="007435EB">
        <w:rPr>
          <w:b/>
          <w:rtl/>
        </w:rPr>
        <w:t xml:space="preserve"> </w:t>
      </w:r>
      <w:r w:rsidRPr="007435EB">
        <w:rPr>
          <w:rFonts w:hint="cs"/>
          <w:b/>
          <w:rtl/>
        </w:rPr>
        <w:t>עד</w:t>
      </w:r>
      <w:r w:rsidRPr="007435EB">
        <w:rPr>
          <w:b/>
          <w:rtl/>
        </w:rPr>
        <w:t xml:space="preserve"> </w:t>
      </w:r>
      <w:r w:rsidRPr="007435EB">
        <w:rPr>
          <w:rFonts w:hint="cs"/>
          <w:b/>
          <w:rtl/>
        </w:rPr>
        <w:t>שמגיע</w:t>
      </w:r>
      <w:r w:rsidRPr="007435EB">
        <w:rPr>
          <w:b/>
          <w:rtl/>
        </w:rPr>
        <w:t xml:space="preserve"> </w:t>
      </w:r>
      <w:r w:rsidRPr="007435EB">
        <w:rPr>
          <w:rFonts w:hint="cs"/>
          <w:b/>
          <w:rtl/>
        </w:rPr>
        <w:t>לפרפרת</w:t>
      </w:r>
      <w:r w:rsidRPr="007435EB">
        <w:rPr>
          <w:b/>
          <w:rtl/>
        </w:rPr>
        <w:t xml:space="preserve"> </w:t>
      </w:r>
      <w:r w:rsidRPr="007435EB">
        <w:rPr>
          <w:rFonts w:hint="cs"/>
          <w:b/>
          <w:rtl/>
        </w:rPr>
        <w:t>הפת</w:t>
      </w:r>
      <w:r w:rsidRPr="007435EB">
        <w:rPr>
          <w:b/>
          <w:rtl/>
        </w:rPr>
        <w:t>.</w:t>
      </w:r>
    </w:p>
    <w:p w14:paraId="2ABFD81F" w14:textId="77777777" w:rsidR="00D661D8" w:rsidRPr="007435EB" w:rsidRDefault="00D661D8" w:rsidP="00D661D8">
      <w:pPr>
        <w:pStyle w:val="afff5"/>
        <w:rPr>
          <w:b/>
          <w:rtl/>
        </w:rPr>
      </w:pPr>
      <w:r w:rsidRPr="007435EB">
        <w:rPr>
          <w:rFonts w:hint="cs"/>
          <w:b/>
          <w:rtl/>
        </w:rPr>
        <w:t>הביאו</w:t>
      </w:r>
      <w:r w:rsidRPr="007435EB">
        <w:rPr>
          <w:b/>
          <w:rtl/>
        </w:rPr>
        <w:t xml:space="preserve"> </w:t>
      </w:r>
      <w:r w:rsidRPr="007435EB">
        <w:rPr>
          <w:rFonts w:hint="cs"/>
          <w:b/>
          <w:rtl/>
        </w:rPr>
        <w:t>לפניו</w:t>
      </w:r>
      <w:r w:rsidRPr="007435EB">
        <w:rPr>
          <w:b/>
          <w:rtl/>
        </w:rPr>
        <w:t xml:space="preserve"> </w:t>
      </w:r>
      <w:r w:rsidRPr="007435EB">
        <w:rPr>
          <w:rFonts w:hint="cs"/>
          <w:b/>
          <w:rtl/>
        </w:rPr>
        <w:t>מצה</w:t>
      </w:r>
      <w:r w:rsidRPr="007435EB">
        <w:rPr>
          <w:b/>
          <w:rtl/>
        </w:rPr>
        <w:t xml:space="preserve"> </w:t>
      </w:r>
      <w:r w:rsidRPr="007435EB">
        <w:rPr>
          <w:rFonts w:hint="cs"/>
          <w:b/>
          <w:rtl/>
        </w:rPr>
        <w:t>וחזרת</w:t>
      </w:r>
      <w:r w:rsidRPr="007435EB">
        <w:rPr>
          <w:b/>
          <w:rtl/>
        </w:rPr>
        <w:t xml:space="preserve"> </w:t>
      </w:r>
      <w:r w:rsidRPr="007435EB">
        <w:rPr>
          <w:rFonts w:hint="cs"/>
          <w:b/>
          <w:rtl/>
        </w:rPr>
        <w:t>וחרוסת</w:t>
      </w:r>
      <w:r w:rsidRPr="007435EB">
        <w:rPr>
          <w:b/>
          <w:rtl/>
        </w:rPr>
        <w:t xml:space="preserve"> </w:t>
      </w:r>
      <w:r w:rsidRPr="007435EB">
        <w:rPr>
          <w:rFonts w:hint="cs"/>
          <w:b/>
          <w:rtl/>
        </w:rPr>
        <w:t>ושני</w:t>
      </w:r>
      <w:r w:rsidRPr="007435EB">
        <w:rPr>
          <w:b/>
          <w:rtl/>
        </w:rPr>
        <w:t xml:space="preserve"> </w:t>
      </w:r>
      <w:r w:rsidRPr="007435EB">
        <w:rPr>
          <w:rFonts w:hint="cs"/>
          <w:b/>
          <w:rtl/>
        </w:rPr>
        <w:t>תבשילין</w:t>
      </w:r>
      <w:r w:rsidRPr="007435EB">
        <w:rPr>
          <w:b/>
          <w:rtl/>
        </w:rPr>
        <w:t xml:space="preserve">, </w:t>
      </w:r>
      <w:r>
        <w:rPr>
          <w:rFonts w:hint="cs"/>
          <w:b/>
          <w:rtl/>
        </w:rPr>
        <w:t xml:space="preserve">אע''פ </w:t>
      </w:r>
      <w:r w:rsidRPr="007435EB">
        <w:rPr>
          <w:rFonts w:hint="cs"/>
          <w:b/>
          <w:rtl/>
        </w:rPr>
        <w:t>שאין</w:t>
      </w:r>
      <w:r w:rsidRPr="007435EB">
        <w:rPr>
          <w:b/>
          <w:rtl/>
        </w:rPr>
        <w:t xml:space="preserve"> </w:t>
      </w:r>
      <w:r w:rsidRPr="007435EB">
        <w:rPr>
          <w:rFonts w:hint="cs"/>
          <w:b/>
          <w:rtl/>
        </w:rPr>
        <w:t>חרוסת</w:t>
      </w:r>
      <w:r w:rsidRPr="007435EB">
        <w:rPr>
          <w:b/>
          <w:rtl/>
        </w:rPr>
        <w:t xml:space="preserve"> </w:t>
      </w:r>
      <w:r w:rsidRPr="007435EB">
        <w:rPr>
          <w:rFonts w:hint="cs"/>
          <w:b/>
          <w:rtl/>
        </w:rPr>
        <w:t>מצוה</w:t>
      </w:r>
      <w:r w:rsidRPr="007435EB">
        <w:rPr>
          <w:b/>
          <w:rtl/>
        </w:rPr>
        <w:t>.</w:t>
      </w:r>
    </w:p>
    <w:p w14:paraId="1CD2E977" w14:textId="77777777" w:rsidR="00D661D8" w:rsidRPr="007435EB" w:rsidRDefault="00D661D8" w:rsidP="00D661D8">
      <w:pPr>
        <w:pStyle w:val="afff5"/>
        <w:rPr>
          <w:b/>
          <w:rtl/>
        </w:rPr>
      </w:pPr>
      <w:r>
        <w:rPr>
          <w:rFonts w:hint="cs"/>
          <w:b/>
          <w:rtl/>
        </w:rPr>
        <w:t xml:space="preserve">ראבר''צ </w:t>
      </w:r>
      <w:r w:rsidRPr="007435EB">
        <w:rPr>
          <w:rFonts w:hint="cs"/>
          <w:b/>
          <w:rtl/>
        </w:rPr>
        <w:t>אומר</w:t>
      </w:r>
      <w:r w:rsidRPr="007435EB">
        <w:rPr>
          <w:b/>
          <w:rtl/>
        </w:rPr>
        <w:t xml:space="preserve">: </w:t>
      </w:r>
      <w:r w:rsidRPr="007435EB">
        <w:rPr>
          <w:rFonts w:hint="cs"/>
          <w:b/>
          <w:rtl/>
        </w:rPr>
        <w:t>מצוה</w:t>
      </w:r>
      <w:r w:rsidRPr="007435EB">
        <w:rPr>
          <w:b/>
          <w:rtl/>
        </w:rPr>
        <w:t xml:space="preserve">. </w:t>
      </w:r>
      <w:r w:rsidRPr="007435EB">
        <w:rPr>
          <w:rFonts w:hint="cs"/>
          <w:b/>
          <w:rtl/>
        </w:rPr>
        <w:t>ובמקדש</w:t>
      </w:r>
      <w:r w:rsidRPr="007435EB">
        <w:rPr>
          <w:b/>
          <w:rtl/>
        </w:rPr>
        <w:t xml:space="preserve"> </w:t>
      </w:r>
      <w:r w:rsidRPr="007435EB">
        <w:rPr>
          <w:rFonts w:hint="cs"/>
          <w:b/>
          <w:rtl/>
        </w:rPr>
        <w:t>היו</w:t>
      </w:r>
      <w:r w:rsidRPr="007435EB">
        <w:rPr>
          <w:b/>
          <w:rtl/>
        </w:rPr>
        <w:t xml:space="preserve"> </w:t>
      </w:r>
      <w:r w:rsidRPr="007435EB">
        <w:rPr>
          <w:rFonts w:hint="cs"/>
          <w:b/>
          <w:rtl/>
        </w:rPr>
        <w:t>מביאין</w:t>
      </w:r>
      <w:r w:rsidRPr="007435EB">
        <w:rPr>
          <w:b/>
          <w:rtl/>
        </w:rPr>
        <w:t xml:space="preserve"> </w:t>
      </w:r>
      <w:r w:rsidRPr="007435EB">
        <w:rPr>
          <w:rFonts w:hint="cs"/>
          <w:b/>
          <w:rtl/>
        </w:rPr>
        <w:t>לפניו</w:t>
      </w:r>
      <w:r w:rsidRPr="007435EB">
        <w:rPr>
          <w:b/>
          <w:rtl/>
        </w:rPr>
        <w:t xml:space="preserve"> </w:t>
      </w:r>
      <w:r w:rsidRPr="007435EB">
        <w:rPr>
          <w:rFonts w:hint="cs"/>
          <w:b/>
          <w:rtl/>
        </w:rPr>
        <w:t>גופו</w:t>
      </w:r>
      <w:r w:rsidRPr="007435EB">
        <w:rPr>
          <w:b/>
          <w:rtl/>
        </w:rPr>
        <w:t xml:space="preserve"> </w:t>
      </w:r>
      <w:r w:rsidRPr="007435EB">
        <w:rPr>
          <w:rFonts w:hint="cs"/>
          <w:b/>
          <w:rtl/>
        </w:rPr>
        <w:t>של</w:t>
      </w:r>
      <w:r w:rsidRPr="007435EB">
        <w:rPr>
          <w:b/>
          <w:rtl/>
        </w:rPr>
        <w:t xml:space="preserve"> </w:t>
      </w:r>
      <w:r w:rsidRPr="007435EB">
        <w:rPr>
          <w:rFonts w:hint="cs"/>
          <w:b/>
          <w:rtl/>
        </w:rPr>
        <w:t>פסח</w:t>
      </w:r>
      <w:r w:rsidRPr="007435EB">
        <w:rPr>
          <w:b/>
          <w:rtl/>
        </w:rPr>
        <w:t>.</w:t>
      </w:r>
    </w:p>
    <w:p w14:paraId="625349A7" w14:textId="77777777" w:rsidR="00D661D8" w:rsidRPr="00B4663E" w:rsidRDefault="00D661D8" w:rsidP="00D661D8">
      <w:pPr>
        <w:pStyle w:val="36"/>
        <w:framePr w:wrap="notBeside"/>
        <w:rPr>
          <w:rtl/>
        </w:rPr>
      </w:pPr>
      <w:r w:rsidRPr="00B4663E">
        <w:rPr>
          <w:rFonts w:hint="cs"/>
          <w:rtl/>
        </w:rPr>
        <w:t>• ר</w:t>
      </w:r>
      <w:r w:rsidRPr="00B4663E">
        <w:rPr>
          <w:rtl/>
        </w:rPr>
        <w:t>"</w:t>
      </w:r>
      <w:r w:rsidRPr="00B4663E">
        <w:rPr>
          <w:rFonts w:hint="cs"/>
          <w:rtl/>
        </w:rPr>
        <w:t>ל</w:t>
      </w:r>
      <w:r w:rsidRPr="00B4663E">
        <w:rPr>
          <w:rtl/>
        </w:rPr>
        <w:t xml:space="preserve">: </w:t>
      </w:r>
    </w:p>
    <w:p w14:paraId="303D7A30" w14:textId="77777777" w:rsidR="00D661D8" w:rsidRPr="007435EB" w:rsidRDefault="00D661D8" w:rsidP="00D661D8">
      <w:pPr>
        <w:spacing w:before="4"/>
        <w:rPr>
          <w:rFonts w:ascii="Fb Fontext" w:hAnsi="Fb Fontext"/>
          <w:sz w:val="20"/>
          <w:rtl/>
        </w:rPr>
      </w:pPr>
      <w:r w:rsidRPr="005C3FF1">
        <w:rPr>
          <w:rStyle w:val="afffa"/>
          <w:rFonts w:hint="cs"/>
          <w:rtl/>
        </w:rPr>
        <w:t>זאת אומרת</w:t>
      </w:r>
      <w:r w:rsidRPr="005C3FF1">
        <w:rPr>
          <w:rStyle w:val="afffa"/>
          <w:rtl/>
        </w:rPr>
        <w:t xml:space="preserve"> </w:t>
      </w:r>
      <w:r w:rsidRPr="005C3FF1">
        <w:rPr>
          <w:rStyle w:val="afffa"/>
          <w:rFonts w:hint="cs"/>
          <w:rtl/>
        </w:rPr>
        <w:t>מצות</w:t>
      </w:r>
      <w:r w:rsidRPr="005C3FF1">
        <w:rPr>
          <w:rStyle w:val="afffa"/>
          <w:rtl/>
        </w:rPr>
        <w:t xml:space="preserve"> </w:t>
      </w:r>
      <w:r w:rsidRPr="005C3FF1">
        <w:rPr>
          <w:rStyle w:val="afffa"/>
          <w:rFonts w:hint="cs"/>
          <w:rtl/>
        </w:rPr>
        <w:t>צריכות</w:t>
      </w:r>
      <w:r w:rsidRPr="005C3FF1">
        <w:rPr>
          <w:rStyle w:val="afffa"/>
          <w:rtl/>
        </w:rPr>
        <w:t xml:space="preserve"> </w:t>
      </w:r>
      <w:r w:rsidRPr="005C3FF1">
        <w:rPr>
          <w:rStyle w:val="afffa"/>
          <w:rFonts w:hint="cs"/>
          <w:rtl/>
        </w:rPr>
        <w:t>כוונה</w:t>
      </w:r>
      <w:r w:rsidRPr="005C3FF1">
        <w:rPr>
          <w:rStyle w:val="afffa"/>
          <w:rtl/>
        </w:rPr>
        <w:t>.</w:t>
      </w:r>
      <w:r w:rsidRPr="007435EB">
        <w:rPr>
          <w:rFonts w:ascii="Fb Fontext" w:hAnsi="Fb Fontext"/>
          <w:sz w:val="20"/>
          <w:rtl/>
        </w:rPr>
        <w:t xml:space="preserve"> </w:t>
      </w:r>
    </w:p>
    <w:p w14:paraId="41855A34" w14:textId="77777777" w:rsidR="00D661D8" w:rsidRPr="007435EB" w:rsidRDefault="00D661D8" w:rsidP="00D661D8">
      <w:pPr>
        <w:rPr>
          <w:rFonts w:ascii="Fb Fontext" w:hAnsi="Fb Fontext"/>
          <w:sz w:val="20"/>
          <w:rtl/>
        </w:rPr>
      </w:pPr>
      <w:r w:rsidRPr="007435EB">
        <w:rPr>
          <w:rFonts w:ascii="Fb Fontext" w:hAnsi="Fb Fontext" w:hint="cs"/>
          <w:sz w:val="20"/>
          <w:rtl/>
        </w:rPr>
        <w:t>כיון</w:t>
      </w:r>
      <w:r w:rsidRPr="007435EB">
        <w:rPr>
          <w:rFonts w:ascii="Fb Fontext" w:hAnsi="Fb Fontext"/>
          <w:sz w:val="20"/>
          <w:rtl/>
        </w:rPr>
        <w:t xml:space="preserve"> </w:t>
      </w:r>
      <w:r>
        <w:rPr>
          <w:rFonts w:ascii="Fb Fontext" w:hAnsi="Fb Fontext" w:hint="cs"/>
          <w:sz w:val="20"/>
          <w:rtl/>
        </w:rPr>
        <w:t xml:space="preserve">שלא אוכלם בזמן חיוב דמרור, </w:t>
      </w:r>
      <w:r w:rsidRPr="007435EB">
        <w:rPr>
          <w:rFonts w:ascii="Fb Fontext" w:hAnsi="Fb Fontext" w:hint="cs"/>
          <w:sz w:val="20"/>
          <w:rtl/>
        </w:rPr>
        <w:t>בבורא</w:t>
      </w:r>
      <w:r w:rsidRPr="007435EB">
        <w:rPr>
          <w:rFonts w:ascii="Fb Fontext" w:hAnsi="Fb Fontext"/>
          <w:sz w:val="20"/>
          <w:rtl/>
        </w:rPr>
        <w:t xml:space="preserve"> </w:t>
      </w:r>
      <w:r w:rsidRPr="007435EB">
        <w:rPr>
          <w:rFonts w:ascii="Fb Fontext" w:hAnsi="Fb Fontext" w:hint="cs"/>
          <w:sz w:val="20"/>
          <w:rtl/>
        </w:rPr>
        <w:t>פרי</w:t>
      </w:r>
      <w:r w:rsidRPr="007435EB">
        <w:rPr>
          <w:rFonts w:ascii="Fb Fontext" w:hAnsi="Fb Fontext"/>
          <w:sz w:val="20"/>
          <w:rtl/>
        </w:rPr>
        <w:t xml:space="preserve"> </w:t>
      </w:r>
      <w:r w:rsidRPr="007435EB">
        <w:rPr>
          <w:rFonts w:ascii="Fb Fontext" w:hAnsi="Fb Fontext" w:hint="cs"/>
          <w:sz w:val="20"/>
          <w:rtl/>
        </w:rPr>
        <w:t>האדמה</w:t>
      </w:r>
      <w:r w:rsidRPr="007435EB">
        <w:rPr>
          <w:rFonts w:ascii="Fb Fontext" w:hAnsi="Fb Fontext"/>
          <w:sz w:val="20"/>
          <w:rtl/>
        </w:rPr>
        <w:t xml:space="preserve"> </w:t>
      </w:r>
      <w:r w:rsidRPr="007435EB">
        <w:rPr>
          <w:rFonts w:ascii="Fb Fontext" w:hAnsi="Fb Fontext" w:hint="cs"/>
          <w:sz w:val="20"/>
          <w:rtl/>
        </w:rPr>
        <w:t>אוכלם</w:t>
      </w:r>
    </w:p>
    <w:p w14:paraId="33E263C5" w14:textId="77777777" w:rsidR="00D661D8" w:rsidRPr="00B4663E" w:rsidRDefault="00D661D8" w:rsidP="00D661D8">
      <w:pPr>
        <w:pStyle w:val="36"/>
        <w:framePr w:wrap="notBeside"/>
        <w:rPr>
          <w:rtl/>
        </w:rPr>
      </w:pPr>
      <w:r w:rsidRPr="00B4663E">
        <w:rPr>
          <w:rFonts w:hint="cs"/>
          <w:rtl/>
        </w:rPr>
        <w:t xml:space="preserve">ואין לומר </w:t>
      </w:r>
    </w:p>
    <w:p w14:paraId="0F1A3F1B" w14:textId="77777777" w:rsidR="00D661D8" w:rsidRPr="007435EB" w:rsidRDefault="00D661D8" w:rsidP="00D661D8">
      <w:pPr>
        <w:rPr>
          <w:rtl/>
        </w:rPr>
      </w:pPr>
      <w:r w:rsidRPr="007435EB">
        <w:rPr>
          <w:rFonts w:ascii="Fb Fontext" w:hAnsi="Fb Fontext" w:hint="cs"/>
          <w:rtl/>
        </w:rPr>
        <w:t xml:space="preserve">דמברך משום דלא כיון למרור דאי </w:t>
      </w:r>
      <w:r>
        <w:rPr>
          <w:rFonts w:ascii="Fb Fontext" w:hAnsi="Fb Fontext" w:hint="cs"/>
          <w:rtl/>
        </w:rPr>
        <w:t>א''צ</w:t>
      </w:r>
      <w:r w:rsidRPr="007435EB">
        <w:rPr>
          <w:rFonts w:ascii="Fb Fontext" w:hAnsi="Fb Fontext" w:hint="cs"/>
          <w:rtl/>
        </w:rPr>
        <w:t xml:space="preserve"> כוונה למה שיטביל פעמיים.</w:t>
      </w:r>
    </w:p>
    <w:p w14:paraId="7CF3ADAC" w14:textId="77777777" w:rsidR="00D661D8" w:rsidRPr="00F64F2C" w:rsidRDefault="00D661D8" w:rsidP="00D661D8">
      <w:pPr>
        <w:pStyle w:val="36"/>
        <w:framePr w:wrap="notBeside"/>
        <w:rPr>
          <w:rtl/>
        </w:rPr>
      </w:pPr>
      <w:r w:rsidRPr="00F64F2C">
        <w:rPr>
          <w:rFonts w:hint="cs"/>
          <w:rtl/>
        </w:rPr>
        <w:t xml:space="preserve">דיש לדחות </w:t>
      </w:r>
    </w:p>
    <w:p w14:paraId="2B5A8889" w14:textId="77777777" w:rsidR="00D661D8" w:rsidRPr="007435EB" w:rsidRDefault="00D661D8" w:rsidP="00D661D8">
      <w:pPr>
        <w:rPr>
          <w:rtl/>
        </w:rPr>
      </w:pPr>
      <w:r w:rsidRPr="007435EB">
        <w:rPr>
          <w:rFonts w:hint="cs"/>
          <w:rtl/>
        </w:rPr>
        <w:t>אפשר דמצות</w:t>
      </w:r>
      <w:r w:rsidRPr="007435EB">
        <w:rPr>
          <w:rtl/>
        </w:rPr>
        <w:t xml:space="preserve"> </w:t>
      </w:r>
      <w:r>
        <w:rPr>
          <w:rFonts w:hint="cs"/>
          <w:rtl/>
        </w:rPr>
        <w:t xml:space="preserve">א''צ </w:t>
      </w:r>
      <w:r w:rsidRPr="007435EB">
        <w:rPr>
          <w:rFonts w:hint="cs"/>
          <w:rtl/>
        </w:rPr>
        <w:t>כוונה</w:t>
      </w:r>
      <w:r w:rsidRPr="007435EB">
        <w:rPr>
          <w:rtl/>
        </w:rPr>
        <w:t xml:space="preserve">, </w:t>
      </w:r>
      <w:r w:rsidRPr="007435EB">
        <w:rPr>
          <w:rFonts w:hint="cs"/>
          <w:rtl/>
        </w:rPr>
        <w:t>ושני טיבולים להיכר לתינוקות</w:t>
      </w:r>
    </w:p>
    <w:p w14:paraId="4B34BCB8" w14:textId="77777777" w:rsidR="00D661D8" w:rsidRPr="00B4663E" w:rsidRDefault="00D661D8" w:rsidP="00D661D8">
      <w:pPr>
        <w:pStyle w:val="36"/>
        <w:framePr w:wrap="notBeside"/>
        <w:rPr>
          <w:rtl/>
        </w:rPr>
      </w:pPr>
      <w:r w:rsidRPr="00B4663E">
        <w:rPr>
          <w:rFonts w:hint="cs"/>
          <w:rtl/>
        </w:rPr>
        <w:t>והך</w:t>
      </w:r>
    </w:p>
    <w:p w14:paraId="4138CD97" w14:textId="77777777" w:rsidR="00D661D8" w:rsidRPr="007435EB" w:rsidRDefault="00D661D8" w:rsidP="00D661D8">
      <w:pPr>
        <w:rPr>
          <w:rFonts w:ascii="Fb Fontext" w:hAnsi="Fb Fontext"/>
          <w:sz w:val="20"/>
          <w:rtl/>
        </w:rPr>
      </w:pPr>
      <w:r w:rsidRPr="007435EB">
        <w:rPr>
          <w:rFonts w:ascii="Fb Fontext" w:hAnsi="Fb Fontext" w:hint="cs"/>
          <w:sz w:val="20"/>
          <w:rtl/>
        </w:rPr>
        <w:t>דשאר ירקות דהו</w:t>
      </w:r>
      <w:r w:rsidRPr="007435EB">
        <w:rPr>
          <w:rFonts w:ascii="Fb Fontext" w:hAnsi="Fb Fontext"/>
          <w:sz w:val="20"/>
          <w:rtl/>
        </w:rPr>
        <w:t>"</w:t>
      </w:r>
      <w:r w:rsidRPr="007435EB">
        <w:rPr>
          <w:rFonts w:ascii="Fb Fontext" w:hAnsi="Fb Fontext" w:hint="cs"/>
          <w:sz w:val="20"/>
          <w:rtl/>
        </w:rPr>
        <w:t xml:space="preserve">א דחזרת לבד </w:t>
      </w:r>
      <w:r>
        <w:rPr>
          <w:rFonts w:ascii="Fb Fontext" w:hAnsi="Fb Fontext" w:hint="cs"/>
          <w:sz w:val="20"/>
          <w:rtl/>
        </w:rPr>
        <w:t>א''צ ב' טיבולים קמ''ל שצריך</w:t>
      </w:r>
    </w:p>
    <w:p w14:paraId="3B33DF2A" w14:textId="77777777" w:rsidR="00D661D8" w:rsidRPr="00B4663E" w:rsidRDefault="00D661D8" w:rsidP="00D661D8">
      <w:pPr>
        <w:pStyle w:val="36"/>
        <w:framePr w:wrap="notBeside"/>
        <w:rPr>
          <w:rtl/>
        </w:rPr>
      </w:pPr>
      <w:r w:rsidRPr="00B4663E">
        <w:rPr>
          <w:rFonts w:hint="cs"/>
          <w:rtl/>
        </w:rPr>
        <w:t>ועוד</w:t>
      </w:r>
      <w:r w:rsidRPr="00B4663E">
        <w:rPr>
          <w:rtl/>
        </w:rPr>
        <w:t xml:space="preserve"> </w:t>
      </w:r>
      <w:r w:rsidRPr="00B4663E">
        <w:rPr>
          <w:rFonts w:hint="cs"/>
          <w:rtl/>
        </w:rPr>
        <w:t>תניא</w:t>
      </w:r>
      <w:r w:rsidRPr="00B4663E">
        <w:rPr>
          <w:rtl/>
        </w:rPr>
        <w:t xml:space="preserve">: </w:t>
      </w:r>
    </w:p>
    <w:p w14:paraId="500528C5" w14:textId="77777777" w:rsidR="00D661D8" w:rsidRPr="007435EB" w:rsidRDefault="00D661D8" w:rsidP="00D661D8">
      <w:pPr>
        <w:rPr>
          <w:rFonts w:ascii="Fb Fontext" w:hAnsi="Fb Fontext"/>
          <w:rtl/>
        </w:rPr>
      </w:pPr>
      <w:r w:rsidRPr="007435EB">
        <w:rPr>
          <w:rFonts w:ascii="Fb Fontext" w:hAnsi="Fb Fontext" w:hint="cs"/>
          <w:rtl/>
        </w:rPr>
        <w:t>אכלן</w:t>
      </w:r>
      <w:r w:rsidRPr="007435EB">
        <w:rPr>
          <w:rFonts w:ascii="Fb Fontext" w:hAnsi="Fb Fontext"/>
          <w:rtl/>
        </w:rPr>
        <w:t xml:space="preserve"> </w:t>
      </w:r>
      <w:r w:rsidRPr="007435EB">
        <w:rPr>
          <w:rFonts w:ascii="Fb Fontext" w:hAnsi="Fb Fontext" w:hint="cs"/>
          <w:rtl/>
        </w:rPr>
        <w:t>דמאי</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 xml:space="preserve">, </w:t>
      </w:r>
      <w:r w:rsidRPr="007435EB">
        <w:rPr>
          <w:rFonts w:ascii="Fb Fontext" w:hAnsi="Fb Fontext" w:hint="cs"/>
          <w:rtl/>
        </w:rPr>
        <w:t>אכלן</w:t>
      </w:r>
      <w:r w:rsidRPr="007435EB">
        <w:rPr>
          <w:rFonts w:ascii="Fb Fontext" w:hAnsi="Fb Fontext"/>
          <w:rtl/>
        </w:rPr>
        <w:t xml:space="preserve"> </w:t>
      </w:r>
      <w:r w:rsidRPr="007435EB">
        <w:rPr>
          <w:rFonts w:ascii="Fb Fontext" w:hAnsi="Fb Fontext" w:hint="cs"/>
          <w:rtl/>
        </w:rPr>
        <w:t>בלא</w:t>
      </w:r>
      <w:r w:rsidRPr="007435EB">
        <w:rPr>
          <w:rFonts w:ascii="Fb Fontext" w:hAnsi="Fb Fontext"/>
          <w:rtl/>
        </w:rPr>
        <w:t xml:space="preserve"> </w:t>
      </w:r>
      <w:r w:rsidRPr="007435EB">
        <w:rPr>
          <w:rFonts w:ascii="Fb Fontext" w:hAnsi="Fb Fontext" w:hint="cs"/>
          <w:rtl/>
        </w:rPr>
        <w:t>מתכוין</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 xml:space="preserve">, </w:t>
      </w:r>
      <w:r w:rsidRPr="007435EB">
        <w:rPr>
          <w:rFonts w:ascii="Fb Fontext" w:hAnsi="Fb Fontext" w:hint="cs"/>
          <w:rtl/>
        </w:rPr>
        <w:t>אכלן</w:t>
      </w:r>
      <w:r w:rsidRPr="007435EB">
        <w:rPr>
          <w:rFonts w:ascii="Fb Fontext" w:hAnsi="Fb Fontext"/>
          <w:rtl/>
        </w:rPr>
        <w:t xml:space="preserve"> </w:t>
      </w:r>
      <w:r w:rsidRPr="007435EB">
        <w:rPr>
          <w:rFonts w:ascii="Fb Fontext" w:hAnsi="Fb Fontext" w:hint="cs"/>
          <w:rtl/>
        </w:rPr>
        <w:t>לחצאין</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w:t>
      </w:r>
    </w:p>
    <w:p w14:paraId="70F9F796" w14:textId="77777777" w:rsidR="00D661D8" w:rsidRPr="007435EB" w:rsidRDefault="00D661D8" w:rsidP="00D661D8">
      <w:pPr>
        <w:rPr>
          <w:rtl/>
        </w:rPr>
      </w:pPr>
      <w:r w:rsidRPr="007435EB">
        <w:rPr>
          <w:rFonts w:hint="cs"/>
          <w:rtl/>
        </w:rPr>
        <w:t>ובלבד</w:t>
      </w:r>
      <w:r w:rsidRPr="007435EB">
        <w:rPr>
          <w:rtl/>
        </w:rPr>
        <w:t xml:space="preserve"> </w:t>
      </w:r>
      <w:r w:rsidRPr="007435EB">
        <w:rPr>
          <w:rFonts w:hint="cs"/>
          <w:rtl/>
        </w:rPr>
        <w:t>שלא</w:t>
      </w:r>
      <w:r w:rsidRPr="007435EB">
        <w:rPr>
          <w:rtl/>
        </w:rPr>
        <w:t xml:space="preserve"> </w:t>
      </w:r>
      <w:r w:rsidRPr="007435EB">
        <w:rPr>
          <w:rFonts w:hint="cs"/>
          <w:rtl/>
        </w:rPr>
        <w:t>ישהא</w:t>
      </w:r>
      <w:r w:rsidRPr="007435EB">
        <w:rPr>
          <w:rtl/>
        </w:rPr>
        <w:t xml:space="preserve"> </w:t>
      </w:r>
      <w:r w:rsidRPr="007435EB">
        <w:rPr>
          <w:rFonts w:hint="cs"/>
          <w:rtl/>
        </w:rPr>
        <w:t>בין</w:t>
      </w:r>
      <w:r w:rsidRPr="007435EB">
        <w:rPr>
          <w:rtl/>
        </w:rPr>
        <w:t xml:space="preserve"> </w:t>
      </w:r>
      <w:r w:rsidRPr="007435EB">
        <w:rPr>
          <w:rFonts w:hint="cs"/>
          <w:rtl/>
        </w:rPr>
        <w:t>אכילה</w:t>
      </w:r>
      <w:r w:rsidRPr="007435EB">
        <w:rPr>
          <w:rtl/>
        </w:rPr>
        <w:t xml:space="preserve"> </w:t>
      </w:r>
      <w:r w:rsidRPr="007435EB">
        <w:rPr>
          <w:rFonts w:hint="cs"/>
          <w:rtl/>
        </w:rPr>
        <w:t>לחבירתה</w:t>
      </w:r>
      <w:r w:rsidRPr="007435EB">
        <w:rPr>
          <w:rtl/>
        </w:rPr>
        <w:t xml:space="preserve"> </w:t>
      </w:r>
      <w:r w:rsidRPr="007435EB">
        <w:rPr>
          <w:rFonts w:hint="cs"/>
          <w:rtl/>
        </w:rPr>
        <w:t>יותר</w:t>
      </w:r>
      <w:r w:rsidRPr="007435EB">
        <w:rPr>
          <w:rtl/>
        </w:rPr>
        <w:t xml:space="preserve"> </w:t>
      </w:r>
      <w:r w:rsidRPr="007435EB">
        <w:rPr>
          <w:rFonts w:hint="cs"/>
          <w:rtl/>
        </w:rPr>
        <w:t>מכדי</w:t>
      </w:r>
      <w:r w:rsidRPr="007435EB">
        <w:rPr>
          <w:rtl/>
        </w:rPr>
        <w:t xml:space="preserve"> </w:t>
      </w:r>
      <w:r w:rsidRPr="007435EB">
        <w:rPr>
          <w:rFonts w:hint="cs"/>
          <w:rtl/>
        </w:rPr>
        <w:t>אכילת</w:t>
      </w:r>
      <w:r w:rsidRPr="007435EB">
        <w:rPr>
          <w:rtl/>
        </w:rPr>
        <w:t xml:space="preserve"> </w:t>
      </w:r>
      <w:r w:rsidRPr="007435EB">
        <w:rPr>
          <w:rFonts w:hint="cs"/>
          <w:rtl/>
        </w:rPr>
        <w:t>פרס</w:t>
      </w:r>
      <w:r w:rsidRPr="007435EB">
        <w:rPr>
          <w:rtl/>
        </w:rPr>
        <w:t>.</w:t>
      </w:r>
    </w:p>
    <w:p w14:paraId="409C3685" w14:textId="77777777" w:rsidR="00D661D8" w:rsidRPr="00B4663E" w:rsidRDefault="00D661D8" w:rsidP="00D661D8">
      <w:pPr>
        <w:pStyle w:val="36"/>
        <w:framePr w:wrap="notBeside"/>
        <w:rPr>
          <w:rtl/>
        </w:rPr>
      </w:pPr>
      <w:r w:rsidRPr="00B4663E">
        <w:rPr>
          <w:rFonts w:hint="cs"/>
          <w:rtl/>
        </w:rPr>
        <w:t>תנאי</w:t>
      </w:r>
      <w:r w:rsidRPr="00B4663E">
        <w:rPr>
          <w:rtl/>
        </w:rPr>
        <w:t xml:space="preserve"> </w:t>
      </w:r>
      <w:r w:rsidRPr="00B4663E">
        <w:rPr>
          <w:rFonts w:hint="cs"/>
          <w:rtl/>
        </w:rPr>
        <w:t>היא</w:t>
      </w:r>
      <w:r w:rsidRPr="00B4663E">
        <w:rPr>
          <w:rtl/>
        </w:rPr>
        <w:t xml:space="preserve">, </w:t>
      </w:r>
    </w:p>
    <w:p w14:paraId="43E45E10" w14:textId="77777777" w:rsidR="00D661D8" w:rsidRPr="007435EB" w:rsidRDefault="00D661D8" w:rsidP="00D661D8">
      <w:pPr>
        <w:rPr>
          <w:rtl/>
        </w:rPr>
      </w:pPr>
      <w:r>
        <w:rPr>
          <w:rStyle w:val="affffd"/>
          <w:rFonts w:hint="cs"/>
          <w:rtl/>
        </w:rPr>
        <w:t>ל</w:t>
      </w:r>
      <w:r w:rsidRPr="00B4663E">
        <w:rPr>
          <w:rStyle w:val="affffd"/>
          <w:rFonts w:hint="cs"/>
          <w:rtl/>
        </w:rPr>
        <w:t>רבי</w:t>
      </w:r>
      <w:r w:rsidRPr="00B4663E">
        <w:rPr>
          <w:rStyle w:val="affffd"/>
          <w:rtl/>
        </w:rPr>
        <w:t xml:space="preserve"> </w:t>
      </w:r>
      <w:r w:rsidRPr="00B4663E">
        <w:rPr>
          <w:rStyle w:val="affffd"/>
          <w:rFonts w:hint="cs"/>
          <w:rtl/>
        </w:rPr>
        <w:t>יוסי</w:t>
      </w:r>
      <w:r w:rsidRPr="00B4663E">
        <w:rPr>
          <w:rStyle w:val="affffd"/>
          <w:rtl/>
        </w:rPr>
        <w:t>:</w:t>
      </w:r>
      <w:r w:rsidRPr="007435EB">
        <w:rPr>
          <w:rtl/>
        </w:rPr>
        <w:t xml:space="preserve"> </w:t>
      </w:r>
      <w:r w:rsidRPr="007435EB">
        <w:rPr>
          <w:rFonts w:hint="cs"/>
          <w:rtl/>
        </w:rPr>
        <w:t>אף</w:t>
      </w:r>
      <w:r w:rsidRPr="007435EB">
        <w:rPr>
          <w:rtl/>
        </w:rPr>
        <w:t xml:space="preserve"> </w:t>
      </w:r>
      <w:r w:rsidRPr="007435EB">
        <w:rPr>
          <w:rFonts w:hint="cs"/>
          <w:rtl/>
        </w:rPr>
        <w:t>שטיבל</w:t>
      </w:r>
      <w:r w:rsidRPr="007435EB">
        <w:rPr>
          <w:rtl/>
        </w:rPr>
        <w:t xml:space="preserve"> </w:t>
      </w:r>
      <w:r w:rsidRPr="007435EB">
        <w:rPr>
          <w:rFonts w:hint="cs"/>
          <w:rtl/>
        </w:rPr>
        <w:t>בחזרת</w:t>
      </w:r>
      <w:r w:rsidRPr="007435EB">
        <w:rPr>
          <w:rtl/>
        </w:rPr>
        <w:t xml:space="preserve"> </w:t>
      </w:r>
      <w:r w:rsidRPr="005C3FF1">
        <w:rPr>
          <w:rStyle w:val="afffa"/>
          <w:rFonts w:hint="cs"/>
          <w:rtl/>
        </w:rPr>
        <w:t>מצוה</w:t>
      </w:r>
      <w:r w:rsidRPr="007435EB">
        <w:rPr>
          <w:rtl/>
        </w:rPr>
        <w:t xml:space="preserve"> </w:t>
      </w:r>
      <w:r w:rsidRPr="007435EB">
        <w:rPr>
          <w:rFonts w:hint="cs"/>
          <w:rtl/>
        </w:rPr>
        <w:t>להביא</w:t>
      </w:r>
      <w:r w:rsidRPr="007435EB">
        <w:rPr>
          <w:rtl/>
        </w:rPr>
        <w:t xml:space="preserve"> </w:t>
      </w:r>
      <w:r w:rsidRPr="007435EB">
        <w:rPr>
          <w:rFonts w:hint="cs"/>
          <w:rtl/>
        </w:rPr>
        <w:t>לפניו</w:t>
      </w:r>
      <w:r w:rsidRPr="007435EB">
        <w:rPr>
          <w:rtl/>
        </w:rPr>
        <w:t xml:space="preserve"> </w:t>
      </w:r>
      <w:r w:rsidRPr="007435EB">
        <w:rPr>
          <w:rFonts w:hint="cs"/>
          <w:rtl/>
        </w:rPr>
        <w:t>חזרת</w:t>
      </w:r>
      <w:r w:rsidRPr="007435EB">
        <w:rPr>
          <w:rtl/>
        </w:rPr>
        <w:t xml:space="preserve"> </w:t>
      </w:r>
      <w:r w:rsidRPr="007435EB">
        <w:rPr>
          <w:rFonts w:hint="cs"/>
          <w:rtl/>
        </w:rPr>
        <w:t>וחרוסת</w:t>
      </w:r>
      <w:r w:rsidRPr="007435EB">
        <w:rPr>
          <w:rtl/>
        </w:rPr>
        <w:t xml:space="preserve"> </w:t>
      </w:r>
      <w:r w:rsidRPr="007435EB">
        <w:rPr>
          <w:rFonts w:hint="cs"/>
          <w:rtl/>
        </w:rPr>
        <w:t>ושני</w:t>
      </w:r>
      <w:r w:rsidRPr="007435EB">
        <w:rPr>
          <w:rtl/>
        </w:rPr>
        <w:t xml:space="preserve"> </w:t>
      </w:r>
      <w:r w:rsidRPr="007435EB">
        <w:rPr>
          <w:rFonts w:hint="cs"/>
          <w:rtl/>
        </w:rPr>
        <w:t>תבשילין</w:t>
      </w:r>
      <w:r w:rsidRPr="007435EB">
        <w:rPr>
          <w:rtl/>
        </w:rPr>
        <w:t>.</w:t>
      </w:r>
    </w:p>
    <w:p w14:paraId="2AF96C2C" w14:textId="77777777" w:rsidR="00D661D8" w:rsidRPr="00B4663E" w:rsidRDefault="00D661D8" w:rsidP="00D661D8">
      <w:pPr>
        <w:pStyle w:val="36"/>
        <w:framePr w:wrap="notBeside"/>
        <w:rPr>
          <w:rtl/>
        </w:rPr>
      </w:pPr>
      <w:r w:rsidRPr="00B4663E">
        <w:rPr>
          <w:rFonts w:hint="cs"/>
          <w:rtl/>
        </w:rPr>
        <w:t xml:space="preserve">[ואין לומר </w:t>
      </w:r>
    </w:p>
    <w:p w14:paraId="3DB79E17" w14:textId="77777777" w:rsidR="00D661D8" w:rsidRPr="00B4663E" w:rsidRDefault="00D661D8" w:rsidP="00D661D8">
      <w:pPr>
        <w:rPr>
          <w:rStyle w:val="affffff0"/>
          <w:rtl/>
        </w:rPr>
      </w:pPr>
      <w:r w:rsidRPr="00B4663E">
        <w:rPr>
          <w:rStyle w:val="affffff0"/>
          <w:rFonts w:hint="cs"/>
          <w:rtl/>
        </w:rPr>
        <w:t xml:space="preserve">דלרבי יוסי אין צריכות כוונה </w:t>
      </w:r>
      <w:r>
        <w:rPr>
          <w:rStyle w:val="affffff0"/>
          <w:rFonts w:hint="cs"/>
          <w:rtl/>
        </w:rPr>
        <w:t xml:space="preserve">וב' </w:t>
      </w:r>
      <w:r w:rsidRPr="00B4663E">
        <w:rPr>
          <w:rStyle w:val="affffff0"/>
          <w:rFonts w:hint="cs"/>
          <w:rtl/>
        </w:rPr>
        <w:t>טיבולי להיכר דא</w:t>
      </w:r>
      <w:r w:rsidRPr="00B4663E">
        <w:rPr>
          <w:rStyle w:val="affffff0"/>
          <w:rtl/>
        </w:rPr>
        <w:t>"</w:t>
      </w:r>
      <w:r>
        <w:rPr>
          <w:rStyle w:val="affffff0"/>
          <w:rFonts w:hint="cs"/>
          <w:rtl/>
        </w:rPr>
        <w:t>כ</w:t>
      </w:r>
      <w:r w:rsidRPr="00B4663E">
        <w:rPr>
          <w:rStyle w:val="affffff0"/>
          <w:rFonts w:hint="cs"/>
          <w:rtl/>
        </w:rPr>
        <w:t xml:space="preserve"> מאי לשון מצווה]</w:t>
      </w:r>
    </w:p>
    <w:p w14:paraId="4838A47C" w14:textId="77777777" w:rsidR="00D661D8" w:rsidRPr="007435EB" w:rsidRDefault="00D661D8" w:rsidP="00D661D8">
      <w:pPr>
        <w:pStyle w:val="affd"/>
        <w:rPr>
          <w:del w:id="90054" w:author="מנוע עיצוב" w:date="2026-10-08T11:01:28Z"/>
          <w:bCs/>
          <w:rtl/>
        </w:rPr>
      </w:pPr>
      <w:del w:id="90053" w:author="מנוע עיצוב" w:date="2026-10-08T11:01:28Z">
        <w:r>
          <w:rPr>
            <w:rFonts w:hint="cs"/>
            <w:rtl/>
          </w:rPr>
          <w:delText xml:space="preserve">***</w:delText>
        </w:r>
      </w:del>
    </w:p>
    <w:p w14:paraId="400AF181" w14:textId="77777777" w:rsidR="00D661D8" w:rsidRDefault="00D661D8" w:rsidP="00D661D8">
      <w:pPr>
        <w:pStyle w:val="afffd"/>
        <w:rPr>
          <w:rStyle w:val="affffd"/>
          <w:rtl/>
        </w:rPr>
      </w:pPr>
      <w:ins w:id="9891" w:author="מספור קטעי משנה" w:date="2026-10-06T06:45:41Z">
        <w:r>
          <w:rPr>
            <w:rStyle w:val="MisparKeta"/>
          </w:rPr>
          <w:t xml:space="preserve">ב. </w:t>
        </w:r>
      </w:ins>
      <w:r w:rsidRPr="00F64F2C">
        <w:rPr>
          <w:rFonts w:hint="cs"/>
          <w:rtl/>
        </w:rPr>
        <w:t>שני</w:t>
      </w:r>
      <w:r w:rsidRPr="00F64F2C">
        <w:rPr>
          <w:rtl/>
        </w:rPr>
        <w:t xml:space="preserve"> </w:t>
      </w:r>
      <w:r w:rsidRPr="00F64F2C">
        <w:rPr>
          <w:rFonts w:hint="cs"/>
          <w:rtl/>
        </w:rPr>
        <w:t>תבשילין</w:t>
      </w:r>
      <w:r w:rsidRPr="007435EB">
        <w:rPr>
          <w:rFonts w:ascii="Fb Fontext" w:hAnsi="Fb Fontext"/>
          <w:rtl/>
        </w:rPr>
        <w:t xml:space="preserve"> </w:t>
      </w:r>
    </w:p>
    <w:p w14:paraId="7EDFAE23" w14:textId="77777777" w:rsidR="00D661D8" w:rsidRPr="00F64F2C" w:rsidRDefault="00D661D8" w:rsidP="00D661D8">
      <w:pPr>
        <w:pStyle w:val="36"/>
        <w:framePr w:wrap="notBeside"/>
        <w:rPr>
          <w:rtl/>
        </w:rPr>
      </w:pPr>
      <w:r>
        <w:rPr>
          <w:rFonts w:hint="cs"/>
          <w:rtl/>
        </w:rPr>
        <w:t xml:space="preserve">א. </w:t>
      </w:r>
      <w:r w:rsidRPr="00F64F2C">
        <w:rPr>
          <w:rFonts w:hint="cs"/>
          <w:rtl/>
        </w:rPr>
        <w:t>רב</w:t>
      </w:r>
      <w:r w:rsidRPr="00F64F2C">
        <w:rPr>
          <w:rtl/>
        </w:rPr>
        <w:t xml:space="preserve"> </w:t>
      </w:r>
      <w:r w:rsidRPr="00F64F2C">
        <w:rPr>
          <w:rFonts w:hint="cs"/>
          <w:rtl/>
        </w:rPr>
        <w:t>הונא</w:t>
      </w:r>
      <w:r w:rsidRPr="00F64F2C">
        <w:rPr>
          <w:rtl/>
        </w:rPr>
        <w:t>:</w:t>
      </w:r>
    </w:p>
    <w:p w14:paraId="66287178" w14:textId="77777777" w:rsidR="00D661D8" w:rsidRPr="007435EB" w:rsidRDefault="00D661D8" w:rsidP="00D661D8">
      <w:pPr>
        <w:rPr>
          <w:rtl/>
        </w:rPr>
      </w:pPr>
      <w:r w:rsidRPr="007435EB">
        <w:rPr>
          <w:rFonts w:ascii="Fb Fontext" w:hAnsi="Fb Fontext" w:hint="cs"/>
          <w:rtl/>
        </w:rPr>
        <w:t>סלק ואורז.</w:t>
      </w:r>
      <w:r>
        <w:rPr>
          <w:rStyle w:val="afffa"/>
          <w:rFonts w:hint="cs"/>
          <w:rtl/>
        </w:rPr>
        <w:t xml:space="preserve"> </w:t>
      </w:r>
      <w:r w:rsidRPr="00F64F2C">
        <w:rPr>
          <w:rStyle w:val="affffd"/>
          <w:rFonts w:hint="cs"/>
          <w:rtl/>
        </w:rPr>
        <w:t>רבא</w:t>
      </w:r>
      <w:r>
        <w:rPr>
          <w:rFonts w:hint="cs"/>
          <w:rtl/>
        </w:rPr>
        <w:t xml:space="preserve"> </w:t>
      </w:r>
      <w:r w:rsidRPr="007435EB">
        <w:rPr>
          <w:rFonts w:hint="cs"/>
          <w:rtl/>
        </w:rPr>
        <w:t xml:space="preserve">הידר אחריהם </w:t>
      </w:r>
      <w:r>
        <w:rPr>
          <w:rStyle w:val="affffff0"/>
          <w:rFonts w:hint="cs"/>
          <w:rtl/>
        </w:rPr>
        <w:t xml:space="preserve">הואיל וכך יצאו מפי </w:t>
      </w:r>
      <w:r>
        <w:rPr>
          <w:rStyle w:val="affffd"/>
          <w:rFonts w:hint="cs"/>
          <w:rtl/>
          <w:rPrChange w:id="11434" w:author="מנוע אמוראים" w:date="2026-10-05T16:42:03Z">
            <w:rPr>
              <w:rStyle w:val="affffff0"/>
              <w:rFonts w:hint="cs"/>
              <w:rtl/>
            </w:rPr>
          </w:rPrChange>
        </w:rPr>
        <w:t xml:space="preserve">ר</w:t>
      </w:r>
      <w:r>
        <w:rPr>
          <w:rStyle w:val="affffd"/>
          <w:rtl/>
          <w:rPrChange w:id="11435" w:author="מנוע אמוראים" w:date="2026-10-05T16:42:03Z">
            <w:rPr>
              <w:rStyle w:val="affffff0"/>
              <w:rtl/>
            </w:rPr>
          </w:rPrChange>
        </w:rPr>
        <w:t xml:space="preserve">"</w:t>
      </w:r>
      <w:r>
        <w:rPr>
          <w:rStyle w:val="affffd"/>
          <w:rFonts w:hint="cs"/>
          <w:rtl/>
          <w:rPrChange w:id="11436" w:author="מנוע אמוראים" w:date="2026-10-05T16:42:03Z">
            <w:rPr>
              <w:rStyle w:val="affffff0"/>
              <w:rFonts w:hint="cs"/>
              <w:rtl/>
            </w:rPr>
          </w:rPrChange>
        </w:rPr>
        <w:t xml:space="preserve">ה</w:t>
      </w:r>
    </w:p>
    <w:p w14:paraId="3895F311" w14:textId="77777777" w:rsidR="00D661D8" w:rsidRPr="00B4663E" w:rsidRDefault="00D661D8" w:rsidP="00D661D8">
      <w:pPr>
        <w:pStyle w:val="36"/>
        <w:framePr w:wrap="notBeside"/>
        <w:rPr>
          <w:rtl/>
        </w:rPr>
      </w:pPr>
      <w:r w:rsidRPr="00B4663E">
        <w:rPr>
          <w:rFonts w:hint="cs"/>
          <w:rtl/>
        </w:rPr>
        <w:t>רב</w:t>
      </w:r>
      <w:r w:rsidRPr="00B4663E">
        <w:rPr>
          <w:rtl/>
        </w:rPr>
        <w:t xml:space="preserve"> </w:t>
      </w:r>
      <w:r w:rsidRPr="00B4663E">
        <w:rPr>
          <w:rFonts w:hint="cs"/>
          <w:rtl/>
        </w:rPr>
        <w:t>אשי</w:t>
      </w:r>
      <w:r w:rsidRPr="00B4663E">
        <w:rPr>
          <w:rtl/>
        </w:rPr>
        <w:t>:</w:t>
      </w:r>
      <w:r>
        <w:rPr>
          <w:rFonts w:hint="cs"/>
          <w:rtl/>
        </w:rPr>
        <w:t xml:space="preserve"> </w:t>
      </w:r>
    </w:p>
    <w:p w14:paraId="6B9AB149" w14:textId="77777777" w:rsidR="00D661D8" w:rsidRPr="007435EB" w:rsidRDefault="00D661D8" w:rsidP="00D661D8">
      <w:pPr>
        <w:rPr>
          <w:rtl/>
        </w:rPr>
      </w:pPr>
      <w:r w:rsidRPr="00F64F2C">
        <w:rPr>
          <w:rStyle w:val="affffd"/>
          <w:rFonts w:hint="cs"/>
          <w:rtl/>
        </w:rPr>
        <w:t>ש''מ מר''ה</w:t>
      </w:r>
      <w:r>
        <w:rPr>
          <w:rFonts w:hint="cs"/>
          <w:rtl/>
        </w:rPr>
        <w:t xml:space="preserve"> </w:t>
      </w:r>
      <w:r w:rsidRPr="007435EB">
        <w:rPr>
          <w:rFonts w:hint="cs"/>
          <w:rtl/>
        </w:rPr>
        <w:t xml:space="preserve">דלית דחש </w:t>
      </w:r>
      <w:r>
        <w:rPr>
          <w:rStyle w:val="affffd"/>
          <w:rFonts w:hint="cs"/>
          <w:rtl/>
        </w:rPr>
        <w:t>ל</w:t>
      </w:r>
      <w:r w:rsidRPr="00B4663E">
        <w:rPr>
          <w:rStyle w:val="affffd"/>
          <w:rFonts w:hint="cs"/>
          <w:rtl/>
        </w:rPr>
        <w:t>דריב</w:t>
      </w:r>
      <w:r w:rsidRPr="00B4663E">
        <w:rPr>
          <w:rStyle w:val="affffd"/>
          <w:rtl/>
        </w:rPr>
        <w:t>"</w:t>
      </w:r>
      <w:r w:rsidRPr="00B4663E">
        <w:rPr>
          <w:rStyle w:val="affffd"/>
          <w:rFonts w:hint="cs"/>
          <w:rtl/>
        </w:rPr>
        <w:t>נ</w:t>
      </w:r>
      <w:r w:rsidRPr="007435EB">
        <w:rPr>
          <w:rFonts w:hint="cs"/>
          <w:rtl/>
        </w:rPr>
        <w:t xml:space="preserve"> דאורז מן דגן וחייבין על חימוצו כרת ויוצא יד</w:t>
      </w:r>
      <w:r w:rsidRPr="007435EB">
        <w:rPr>
          <w:rtl/>
        </w:rPr>
        <w:t>"</w:t>
      </w:r>
      <w:r w:rsidRPr="007435EB">
        <w:rPr>
          <w:rFonts w:hint="cs"/>
          <w:rtl/>
        </w:rPr>
        <w:t>ח בפסח</w:t>
      </w:r>
      <w:r w:rsidRPr="007435EB">
        <w:rPr>
          <w:rtl/>
        </w:rPr>
        <w:t>.</w:t>
      </w:r>
    </w:p>
    <w:p w14:paraId="28901CC1" w14:textId="77777777" w:rsidR="00D661D8" w:rsidRPr="00B4663E" w:rsidRDefault="00D661D8" w:rsidP="00D661D8">
      <w:pPr>
        <w:pStyle w:val="36"/>
        <w:framePr w:wrap="notBeside"/>
        <w:rPr>
          <w:rtl/>
        </w:rPr>
      </w:pPr>
      <w:r>
        <w:rPr>
          <w:rFonts w:hint="cs"/>
          <w:rtl/>
        </w:rPr>
        <w:t xml:space="preserve">ב. </w:t>
      </w:r>
      <w:r w:rsidRPr="00B4663E">
        <w:rPr>
          <w:rFonts w:hint="cs"/>
          <w:rtl/>
        </w:rPr>
        <w:t>חזקיה</w:t>
      </w:r>
      <w:r w:rsidRPr="00B4663E">
        <w:rPr>
          <w:rtl/>
        </w:rPr>
        <w:t xml:space="preserve">: </w:t>
      </w:r>
    </w:p>
    <w:p w14:paraId="3BABECDC" w14:textId="77777777" w:rsidR="00D661D8" w:rsidRPr="007435EB" w:rsidRDefault="00D661D8" w:rsidP="00D661D8">
      <w:pPr>
        <w:rPr>
          <w:rtl/>
        </w:rPr>
      </w:pPr>
      <w:r>
        <w:rPr>
          <w:rFonts w:hint="cs"/>
          <w:rtl/>
        </w:rPr>
        <w:t>אף</w:t>
      </w:r>
      <w:r w:rsidRPr="007435EB">
        <w:rPr>
          <w:rtl/>
        </w:rPr>
        <w:t xml:space="preserve"> </w:t>
      </w:r>
      <w:r w:rsidRPr="007435EB">
        <w:rPr>
          <w:rFonts w:hint="cs"/>
          <w:rtl/>
        </w:rPr>
        <w:t>דג</w:t>
      </w:r>
      <w:r w:rsidRPr="007435EB">
        <w:rPr>
          <w:rtl/>
        </w:rPr>
        <w:t xml:space="preserve"> </w:t>
      </w:r>
      <w:r w:rsidRPr="007435EB">
        <w:rPr>
          <w:rFonts w:hint="cs"/>
          <w:rtl/>
        </w:rPr>
        <w:t>וביצה</w:t>
      </w:r>
      <w:r w:rsidRPr="007435EB">
        <w:rPr>
          <w:rtl/>
        </w:rPr>
        <w:t xml:space="preserve"> </w:t>
      </w:r>
      <w:r w:rsidRPr="007435EB">
        <w:rPr>
          <w:rFonts w:hint="cs"/>
          <w:rtl/>
        </w:rPr>
        <w:t>שעליו</w:t>
      </w:r>
      <w:r w:rsidRPr="007435EB">
        <w:rPr>
          <w:rtl/>
        </w:rPr>
        <w:t>.</w:t>
      </w:r>
    </w:p>
    <w:p w14:paraId="4DAA781B" w14:textId="77777777" w:rsidR="00D661D8" w:rsidRPr="00B4663E" w:rsidRDefault="00D661D8" w:rsidP="00D661D8">
      <w:pPr>
        <w:pStyle w:val="36"/>
        <w:framePr w:wrap="notBeside"/>
        <w:rPr>
          <w:rtl/>
        </w:rPr>
      </w:pPr>
      <w:r>
        <w:rPr>
          <w:rFonts w:hint="cs"/>
          <w:rtl/>
        </w:rPr>
        <w:t xml:space="preserve">ג. </w:t>
      </w:r>
      <w:r w:rsidRPr="00B4663E">
        <w:rPr>
          <w:rFonts w:hint="cs"/>
          <w:rtl/>
        </w:rPr>
        <w:t>רב</w:t>
      </w:r>
      <w:r w:rsidRPr="00B4663E">
        <w:rPr>
          <w:rtl/>
        </w:rPr>
        <w:t xml:space="preserve"> </w:t>
      </w:r>
      <w:r w:rsidRPr="00B4663E">
        <w:rPr>
          <w:rFonts w:hint="cs"/>
          <w:rtl/>
        </w:rPr>
        <w:t>יוסף</w:t>
      </w:r>
      <w:r w:rsidRPr="00B4663E">
        <w:rPr>
          <w:rtl/>
        </w:rPr>
        <w:t xml:space="preserve">: </w:t>
      </w:r>
    </w:p>
    <w:p w14:paraId="1FCE88E4" w14:textId="77777777" w:rsidR="00D661D8" w:rsidRPr="007435EB" w:rsidRDefault="00D661D8" w:rsidP="00D661D8">
      <w:pPr>
        <w:rPr>
          <w:rtl/>
        </w:rPr>
      </w:pPr>
      <w:r w:rsidRPr="007435EB">
        <w:rPr>
          <w:rFonts w:hint="cs"/>
          <w:rtl/>
        </w:rPr>
        <w:t>צריך</w:t>
      </w:r>
      <w:r w:rsidRPr="007435EB">
        <w:rPr>
          <w:rtl/>
        </w:rPr>
        <w:t xml:space="preserve"> </w:t>
      </w:r>
      <w:r w:rsidRPr="007435EB">
        <w:rPr>
          <w:rFonts w:hint="cs"/>
          <w:rtl/>
        </w:rPr>
        <w:t>שני</w:t>
      </w:r>
      <w:r w:rsidRPr="007435EB">
        <w:rPr>
          <w:rtl/>
        </w:rPr>
        <w:t xml:space="preserve"> </w:t>
      </w:r>
      <w:r w:rsidRPr="007435EB">
        <w:rPr>
          <w:rFonts w:hint="cs"/>
          <w:rtl/>
        </w:rPr>
        <w:t>מיני</w:t>
      </w:r>
      <w:r w:rsidRPr="007435EB">
        <w:rPr>
          <w:rtl/>
        </w:rPr>
        <w:t xml:space="preserve"> </w:t>
      </w:r>
      <w:r w:rsidRPr="007435EB">
        <w:rPr>
          <w:rFonts w:hint="cs"/>
          <w:rtl/>
        </w:rPr>
        <w:t>בשר</w:t>
      </w:r>
      <w:r w:rsidRPr="007435EB">
        <w:rPr>
          <w:rtl/>
        </w:rPr>
        <w:t xml:space="preserve">, </w:t>
      </w:r>
      <w:r w:rsidRPr="007435EB">
        <w:rPr>
          <w:rFonts w:hint="cs"/>
          <w:rtl/>
        </w:rPr>
        <w:t>אחד</w:t>
      </w:r>
      <w:r w:rsidRPr="007435EB">
        <w:rPr>
          <w:rtl/>
        </w:rPr>
        <w:t xml:space="preserve"> </w:t>
      </w:r>
      <w:r w:rsidRPr="007435EB">
        <w:rPr>
          <w:rFonts w:hint="cs"/>
          <w:rtl/>
        </w:rPr>
        <w:t>זכר</w:t>
      </w:r>
      <w:r w:rsidRPr="007435EB">
        <w:rPr>
          <w:rtl/>
        </w:rPr>
        <w:t xml:space="preserve"> </w:t>
      </w:r>
      <w:r w:rsidRPr="007435EB">
        <w:rPr>
          <w:rFonts w:hint="cs"/>
          <w:rtl/>
        </w:rPr>
        <w:t>לפסח</w:t>
      </w:r>
      <w:r w:rsidRPr="007435EB">
        <w:rPr>
          <w:rtl/>
        </w:rPr>
        <w:t xml:space="preserve"> </w:t>
      </w:r>
      <w:r w:rsidRPr="007435EB">
        <w:rPr>
          <w:rFonts w:hint="cs"/>
          <w:rtl/>
        </w:rPr>
        <w:t>ואחד</w:t>
      </w:r>
      <w:r w:rsidRPr="007435EB">
        <w:rPr>
          <w:rtl/>
        </w:rPr>
        <w:t xml:space="preserve"> </w:t>
      </w:r>
      <w:r w:rsidRPr="007435EB">
        <w:rPr>
          <w:rFonts w:hint="cs"/>
          <w:rtl/>
        </w:rPr>
        <w:t>זכר</w:t>
      </w:r>
      <w:r w:rsidRPr="007435EB">
        <w:rPr>
          <w:rtl/>
        </w:rPr>
        <w:t xml:space="preserve"> </w:t>
      </w:r>
      <w:r w:rsidRPr="007435EB">
        <w:rPr>
          <w:rFonts w:hint="cs"/>
          <w:rtl/>
        </w:rPr>
        <w:t>לחגיגה</w:t>
      </w:r>
      <w:r w:rsidRPr="007435EB">
        <w:rPr>
          <w:rtl/>
        </w:rPr>
        <w:t>.</w:t>
      </w:r>
    </w:p>
    <w:p w14:paraId="51664794" w14:textId="77777777" w:rsidR="00D661D8" w:rsidRPr="00B4663E" w:rsidRDefault="00D661D8" w:rsidP="00D661D8">
      <w:pPr>
        <w:pStyle w:val="36"/>
        <w:framePr w:wrap="notBeside"/>
        <w:rPr>
          <w:rtl/>
        </w:rPr>
      </w:pPr>
      <w:r>
        <w:rPr>
          <w:rFonts w:hint="cs"/>
          <w:rtl/>
        </w:rPr>
        <w:t xml:space="preserve">ד. </w:t>
      </w:r>
      <w:r w:rsidRPr="00B4663E">
        <w:rPr>
          <w:rFonts w:hint="cs"/>
          <w:rtl/>
        </w:rPr>
        <w:t>רבינא</w:t>
      </w:r>
      <w:r w:rsidRPr="00B4663E">
        <w:rPr>
          <w:rtl/>
        </w:rPr>
        <w:t xml:space="preserve">: </w:t>
      </w:r>
    </w:p>
    <w:p w14:paraId="5BD4CDCF" w14:textId="77777777" w:rsidR="00D661D8" w:rsidRPr="007435EB" w:rsidRDefault="00D661D8" w:rsidP="00D661D8">
      <w:pPr>
        <w:rPr>
          <w:rtl/>
        </w:rPr>
      </w:pPr>
      <w:r>
        <w:rPr>
          <w:rFonts w:hint="cs"/>
          <w:rtl/>
        </w:rPr>
        <w:t>אף</w:t>
      </w:r>
      <w:r w:rsidRPr="007435EB">
        <w:rPr>
          <w:rtl/>
        </w:rPr>
        <w:t xml:space="preserve"> </w:t>
      </w:r>
      <w:r w:rsidRPr="007435EB">
        <w:rPr>
          <w:rFonts w:hint="cs"/>
          <w:rtl/>
        </w:rPr>
        <w:t>גרמא</w:t>
      </w:r>
      <w:r w:rsidRPr="007435EB">
        <w:rPr>
          <w:rtl/>
        </w:rPr>
        <w:t xml:space="preserve"> </w:t>
      </w:r>
      <w:r w:rsidRPr="007435EB">
        <w:rPr>
          <w:rFonts w:hint="cs"/>
          <w:rtl/>
        </w:rPr>
        <w:t>ובישולא</w:t>
      </w:r>
      <w:r>
        <w:rPr>
          <w:rFonts w:hint="cs"/>
          <w:rtl/>
        </w:rPr>
        <w:t xml:space="preserve"> </w:t>
      </w:r>
      <w:r w:rsidRPr="00DE4F5A">
        <w:rPr>
          <w:rStyle w:val="affffff0"/>
          <w:rFonts w:hint="cs"/>
          <w:rtl/>
        </w:rPr>
        <w:t>[מרק ובשר שבו]</w:t>
      </w:r>
      <w:r w:rsidRPr="00DE4F5A">
        <w:rPr>
          <w:rStyle w:val="affffff0"/>
          <w:rtl/>
        </w:rPr>
        <w:t>.</w:t>
      </w:r>
    </w:p>
    <w:p w14:paraId="0DE85E43" w14:textId="77777777" w:rsidR="00D661D8" w:rsidRPr="007435EB" w:rsidRDefault="00D661D8" w:rsidP="00D661D8">
      <w:pPr>
        <w:pStyle w:val="affd"/>
        <w:rPr>
          <w:bCs/>
          <w:rtl/>
        </w:rPr>
      </w:pPr>
      <w:r>
        <w:rPr>
          <w:rFonts w:hint="cs"/>
          <w:rtl/>
        </w:rPr>
        <w:t>***</w:t>
      </w:r>
    </w:p>
    <w:p w14:paraId="2674DE93" w14:textId="77777777" w:rsidR="00D661D8" w:rsidRPr="00DE4F5A" w:rsidRDefault="00D661D8" w:rsidP="00D661D8">
      <w:pPr>
        <w:pStyle w:val="36"/>
        <w:framePr w:wrap="notBeside"/>
        <w:rPr>
          <w:rtl/>
        </w:rPr>
      </w:pPr>
      <w:r w:rsidRPr="00DE4F5A">
        <w:rPr>
          <w:rFonts w:hint="cs"/>
          <w:rtl/>
        </w:rPr>
        <w:t>•</w:t>
      </w:r>
    </w:p>
    <w:p w14:paraId="6C8B63A6" w14:textId="77777777" w:rsidR="00D661D8" w:rsidRDefault="00D661D8" w:rsidP="00D661D8">
      <w:pPr>
        <w:pStyle w:val="afffff0"/>
        <w:rPr>
          <w:rtl/>
        </w:rPr>
      </w:pPr>
      <w:r w:rsidRPr="00DE4F5A">
        <w:rPr>
          <w:rFonts w:hint="cs"/>
          <w:rtl/>
        </w:rPr>
        <w:t>כשיש שאר</w:t>
      </w:r>
      <w:r w:rsidRPr="00DE4F5A">
        <w:rPr>
          <w:rtl/>
        </w:rPr>
        <w:t xml:space="preserve"> </w:t>
      </w:r>
      <w:r w:rsidRPr="00DE4F5A">
        <w:rPr>
          <w:rFonts w:hint="cs"/>
          <w:rtl/>
        </w:rPr>
        <w:t>ירקות</w:t>
      </w:r>
      <w:r w:rsidRPr="007435EB">
        <w:rPr>
          <w:rtl/>
        </w:rPr>
        <w:t xml:space="preserve"> </w:t>
      </w:r>
    </w:p>
    <w:p w14:paraId="3A7AC4A0" w14:textId="77777777" w:rsidR="00D661D8" w:rsidRPr="007435EB" w:rsidRDefault="00D661D8" w:rsidP="00D661D8">
      <w:pPr>
        <w:spacing w:before="4"/>
        <w:rPr>
          <w:rtl/>
        </w:rPr>
      </w:pPr>
      <w:r w:rsidRPr="007435EB">
        <w:rPr>
          <w:rFonts w:ascii="Fb Fontext" w:hAnsi="Fb Fontext" w:hint="cs"/>
          <w:rtl/>
        </w:rPr>
        <w:t xml:space="preserve">מברך </w:t>
      </w:r>
      <w:r>
        <w:rPr>
          <w:rFonts w:ascii="Fb Fontext" w:hAnsi="Fb Fontext" w:hint="cs"/>
          <w:rtl/>
        </w:rPr>
        <w:t xml:space="preserve">בפ''א </w:t>
      </w:r>
      <w:r w:rsidRPr="007435EB">
        <w:rPr>
          <w:rFonts w:ascii="Fb Fontext" w:hAnsi="Fb Fontext" w:hint="cs"/>
          <w:rtl/>
        </w:rPr>
        <w:t>ואוכל</w:t>
      </w:r>
      <w:r w:rsidRPr="007435EB">
        <w:rPr>
          <w:rFonts w:ascii="Fb Fontext" w:hAnsi="Fb Fontext"/>
          <w:rtl/>
        </w:rPr>
        <w:t xml:space="preserve">, </w:t>
      </w:r>
      <w:r>
        <w:rPr>
          <w:rFonts w:ascii="Fb Fontext" w:hAnsi="Fb Fontext" w:hint="cs"/>
          <w:rtl/>
        </w:rPr>
        <w:t xml:space="preserve">ואח''כ </w:t>
      </w:r>
      <w:r w:rsidRPr="007435EB">
        <w:rPr>
          <w:rFonts w:ascii="Fb Fontext" w:hAnsi="Fb Fontext" w:hint="cs"/>
          <w:rtl/>
        </w:rPr>
        <w:t>מברך</w:t>
      </w:r>
      <w:r w:rsidRPr="007435EB">
        <w:rPr>
          <w:rFonts w:ascii="Fb Fontext" w:hAnsi="Fb Fontext"/>
          <w:rtl/>
        </w:rPr>
        <w:t xml:space="preserve"> </w:t>
      </w:r>
      <w:r w:rsidRPr="007435EB">
        <w:rPr>
          <w:rFonts w:ascii="Fb Fontext" w:hAnsi="Fb Fontext" w:hint="cs"/>
          <w:rtl/>
        </w:rPr>
        <w:t>על</w:t>
      </w:r>
      <w:r w:rsidRPr="007435EB">
        <w:rPr>
          <w:rFonts w:ascii="Fb Fontext" w:hAnsi="Fb Fontext"/>
          <w:rtl/>
        </w:rPr>
        <w:t xml:space="preserve"> </w:t>
      </w:r>
      <w:r w:rsidRPr="007435EB">
        <w:rPr>
          <w:rFonts w:ascii="Fb Fontext" w:hAnsi="Fb Fontext" w:hint="cs"/>
          <w:rtl/>
        </w:rPr>
        <w:t>אכילת</w:t>
      </w:r>
      <w:r w:rsidRPr="007435EB">
        <w:rPr>
          <w:rFonts w:ascii="Fb Fontext" w:hAnsi="Fb Fontext"/>
          <w:rtl/>
        </w:rPr>
        <w:t xml:space="preserve"> </w:t>
      </w:r>
      <w:r w:rsidRPr="007435EB">
        <w:rPr>
          <w:rFonts w:ascii="Fb Fontext" w:hAnsi="Fb Fontext" w:hint="cs"/>
          <w:rtl/>
        </w:rPr>
        <w:t>מרור</w:t>
      </w:r>
      <w:r w:rsidRPr="007435EB">
        <w:rPr>
          <w:rFonts w:ascii="Fb Fontext" w:hAnsi="Fb Fontext"/>
          <w:rtl/>
        </w:rPr>
        <w:t xml:space="preserve"> </w:t>
      </w:r>
      <w:r>
        <w:rPr>
          <w:rFonts w:ascii="Fb Fontext" w:hAnsi="Fb Fontext" w:hint="cs"/>
          <w:rtl/>
        </w:rPr>
        <w:t xml:space="preserve">ואוכל </w:t>
      </w:r>
      <w:r w:rsidRPr="007435EB">
        <w:rPr>
          <w:rFonts w:ascii="Fb Fontext" w:hAnsi="Fb Fontext"/>
          <w:rtl/>
        </w:rPr>
        <w:t>.</w:t>
      </w:r>
    </w:p>
    <w:p w14:paraId="12D60891" w14:textId="77777777" w:rsidR="00D661D8" w:rsidRPr="00DE4F5A" w:rsidRDefault="00D661D8" w:rsidP="00D661D8">
      <w:pPr>
        <w:pStyle w:val="36"/>
        <w:framePr w:wrap="notBeside"/>
        <w:rPr>
          <w:rtl/>
        </w:rPr>
      </w:pPr>
      <w:r w:rsidRPr="00DE4F5A">
        <w:rPr>
          <w:rFonts w:hint="cs"/>
          <w:rtl/>
        </w:rPr>
        <w:t>•</w:t>
      </w:r>
    </w:p>
    <w:p w14:paraId="38135F5E" w14:textId="77777777" w:rsidR="00D661D8" w:rsidRDefault="00D661D8" w:rsidP="00D661D8">
      <w:pPr>
        <w:pStyle w:val="afffff0"/>
        <w:rPr>
          <w:rtl/>
        </w:rPr>
      </w:pPr>
      <w:r>
        <w:rPr>
          <w:rFonts w:hint="cs"/>
          <w:rtl/>
        </w:rPr>
        <w:t xml:space="preserve">כשיש רק חסה </w:t>
      </w:r>
    </w:p>
    <w:p w14:paraId="5A3E77EE" w14:textId="77777777" w:rsidR="00D661D8" w:rsidRPr="00DE4F5A" w:rsidRDefault="00D661D8" w:rsidP="00D661D8">
      <w:pPr>
        <w:pStyle w:val="36"/>
        <w:framePr w:wrap="notBeside"/>
        <w:rPr>
          <w:rtl/>
        </w:rPr>
      </w:pPr>
      <w:r w:rsidRPr="00DE4F5A">
        <w:rPr>
          <w:rFonts w:hint="cs"/>
          <w:rtl/>
        </w:rPr>
        <w:t>ר</w:t>
      </w:r>
      <w:r w:rsidRPr="00DE4F5A">
        <w:rPr>
          <w:rtl/>
        </w:rPr>
        <w:t>"</w:t>
      </w:r>
      <w:r w:rsidRPr="00DE4F5A">
        <w:rPr>
          <w:rFonts w:hint="cs"/>
          <w:rtl/>
        </w:rPr>
        <w:t>ה</w:t>
      </w:r>
      <w:r w:rsidRPr="00DE4F5A">
        <w:rPr>
          <w:rtl/>
        </w:rPr>
        <w:t>:</w:t>
      </w:r>
    </w:p>
    <w:p w14:paraId="298BDD0C" w14:textId="77777777" w:rsidR="00D661D8" w:rsidRPr="007435EB" w:rsidRDefault="00D661D8" w:rsidP="00D661D8">
      <w:pPr>
        <w:spacing w:before="4"/>
        <w:rPr>
          <w:rtl/>
        </w:rPr>
      </w:pPr>
      <w:r>
        <w:rPr>
          <w:rFonts w:hint="cs"/>
          <w:rtl/>
        </w:rPr>
        <w:t>בתחילה מברך בפ''א ואוכל ואח''כ מברך על אכילת מרור ואוכל</w:t>
      </w:r>
    </w:p>
    <w:p w14:paraId="75ABEB4D" w14:textId="77777777" w:rsidR="00D661D8" w:rsidRPr="007435EB" w:rsidRDefault="00D661D8" w:rsidP="00D661D8">
      <w:pPr>
        <w:pStyle w:val="afff"/>
        <w:framePr w:wrap="around"/>
        <w:rPr>
          <w:rtl/>
        </w:rPr>
      </w:pPr>
      <w:r w:rsidRPr="007435EB">
        <w:rPr>
          <w:rFonts w:hint="cs"/>
          <w:rtl/>
        </w:rPr>
        <w:t>קטו.</w:t>
      </w:r>
    </w:p>
    <w:p w14:paraId="5F6ECFEC" w14:textId="77777777" w:rsidR="00D661D8" w:rsidRPr="00DE4F5A" w:rsidRDefault="00D661D8" w:rsidP="00D661D8">
      <w:pPr>
        <w:pStyle w:val="36"/>
        <w:framePr w:wrap="notBeside"/>
        <w:rPr>
          <w:rtl/>
        </w:rPr>
      </w:pPr>
      <w:r w:rsidRPr="00DE4F5A">
        <w:rPr>
          <w:rFonts w:hint="cs"/>
          <w:rtl/>
        </w:rPr>
        <w:t>מתקיף</w:t>
      </w:r>
      <w:r w:rsidRPr="00DE4F5A">
        <w:rPr>
          <w:rtl/>
        </w:rPr>
        <w:t xml:space="preserve"> </w:t>
      </w:r>
      <w:r w:rsidRPr="00DE4F5A">
        <w:rPr>
          <w:rFonts w:hint="cs"/>
          <w:rtl/>
        </w:rPr>
        <w:t>ר</w:t>
      </w:r>
      <w:r w:rsidRPr="00DE4F5A">
        <w:rPr>
          <w:rtl/>
        </w:rPr>
        <w:t>"</w:t>
      </w:r>
      <w:r w:rsidRPr="00DE4F5A">
        <w:rPr>
          <w:rFonts w:hint="cs"/>
          <w:rtl/>
        </w:rPr>
        <w:t>ח</w:t>
      </w:r>
      <w:r w:rsidRPr="00DE4F5A">
        <w:rPr>
          <w:rtl/>
        </w:rPr>
        <w:t>:</w:t>
      </w:r>
    </w:p>
    <w:p w14:paraId="392B80C1" w14:textId="77777777" w:rsidR="00D661D8" w:rsidRPr="007435EB" w:rsidRDefault="00D661D8" w:rsidP="00D661D8">
      <w:pPr>
        <w:rPr>
          <w:rtl/>
        </w:rPr>
      </w:pPr>
      <w:r w:rsidRPr="007435EB">
        <w:rPr>
          <w:rFonts w:hint="cs"/>
          <w:rtl/>
        </w:rPr>
        <w:t>לאחר</w:t>
      </w:r>
      <w:r w:rsidRPr="007435EB">
        <w:rPr>
          <w:rtl/>
        </w:rPr>
        <w:t xml:space="preserve"> </w:t>
      </w:r>
      <w:r w:rsidRPr="007435EB">
        <w:rPr>
          <w:rFonts w:hint="cs"/>
          <w:rtl/>
        </w:rPr>
        <w:t>שמילא</w:t>
      </w:r>
      <w:r w:rsidRPr="007435EB">
        <w:rPr>
          <w:rtl/>
        </w:rPr>
        <w:t xml:space="preserve"> </w:t>
      </w:r>
      <w:r w:rsidRPr="007435EB">
        <w:rPr>
          <w:rFonts w:hint="cs"/>
          <w:rtl/>
        </w:rPr>
        <w:t>כריסו</w:t>
      </w:r>
      <w:r w:rsidRPr="007435EB">
        <w:rPr>
          <w:rtl/>
        </w:rPr>
        <w:t xml:space="preserve"> </w:t>
      </w:r>
      <w:r w:rsidRPr="007435EB">
        <w:rPr>
          <w:rFonts w:hint="cs"/>
          <w:rtl/>
        </w:rPr>
        <w:t>הימנו</w:t>
      </w:r>
      <w:r w:rsidRPr="007435EB">
        <w:rPr>
          <w:rtl/>
        </w:rPr>
        <w:t xml:space="preserve"> </w:t>
      </w:r>
      <w:r w:rsidRPr="007435EB">
        <w:rPr>
          <w:rFonts w:hint="cs"/>
          <w:rtl/>
        </w:rPr>
        <w:t>חוזר</w:t>
      </w:r>
      <w:r w:rsidRPr="007435EB">
        <w:rPr>
          <w:rtl/>
        </w:rPr>
        <w:t xml:space="preserve"> </w:t>
      </w:r>
      <w:r w:rsidRPr="007435EB">
        <w:rPr>
          <w:rFonts w:hint="cs"/>
          <w:rtl/>
        </w:rPr>
        <w:t>ומברך</w:t>
      </w:r>
      <w:r w:rsidRPr="007435EB">
        <w:rPr>
          <w:rtl/>
        </w:rPr>
        <w:t xml:space="preserve"> </w:t>
      </w:r>
      <w:r w:rsidRPr="007435EB">
        <w:rPr>
          <w:rFonts w:hint="cs"/>
          <w:rtl/>
        </w:rPr>
        <w:t>עליה</w:t>
      </w:r>
      <w:r w:rsidRPr="007435EB">
        <w:rPr>
          <w:rtl/>
        </w:rPr>
        <w:t>?</w:t>
      </w:r>
    </w:p>
    <w:p w14:paraId="54F734CB" w14:textId="77777777" w:rsidR="00D661D8" w:rsidRPr="00DE4F5A" w:rsidRDefault="00D661D8" w:rsidP="00D661D8">
      <w:pPr>
        <w:pStyle w:val="36"/>
        <w:framePr w:wrap="notBeside"/>
        <w:rPr>
          <w:rtl/>
        </w:rPr>
      </w:pPr>
      <w:r w:rsidRPr="00DE4F5A">
        <w:rPr>
          <w:rFonts w:hint="cs"/>
          <w:rtl/>
        </w:rPr>
        <w:t>אלא</w:t>
      </w:r>
      <w:r w:rsidRPr="00DE4F5A">
        <w:rPr>
          <w:rtl/>
        </w:rPr>
        <w:t xml:space="preserve"> </w:t>
      </w:r>
    </w:p>
    <w:p w14:paraId="2AB130EE" w14:textId="77777777" w:rsidR="00D661D8" w:rsidRDefault="00D661D8" w:rsidP="00D661D8">
      <w:pPr>
        <w:rPr>
          <w:rtl/>
        </w:rPr>
      </w:pPr>
      <w:r w:rsidRPr="007435EB">
        <w:rPr>
          <w:rFonts w:hint="cs"/>
          <w:rtl/>
        </w:rPr>
        <w:t>מעיקרא</w:t>
      </w:r>
      <w:r w:rsidRPr="007435EB">
        <w:rPr>
          <w:rtl/>
        </w:rPr>
        <w:t xml:space="preserve"> </w:t>
      </w:r>
      <w:r w:rsidRPr="007435EB">
        <w:rPr>
          <w:rFonts w:hint="cs"/>
          <w:rtl/>
        </w:rPr>
        <w:t>מברך</w:t>
      </w:r>
      <w:r w:rsidRPr="007435EB">
        <w:rPr>
          <w:rtl/>
        </w:rPr>
        <w:t xml:space="preserve"> </w:t>
      </w:r>
      <w:r w:rsidRPr="007435EB">
        <w:rPr>
          <w:rFonts w:hint="cs"/>
          <w:rtl/>
        </w:rPr>
        <w:t>בפ</w:t>
      </w:r>
      <w:r w:rsidRPr="007435EB">
        <w:rPr>
          <w:rtl/>
        </w:rPr>
        <w:t>"</w:t>
      </w:r>
      <w:r w:rsidRPr="007435EB">
        <w:rPr>
          <w:rFonts w:hint="cs"/>
          <w:rtl/>
        </w:rPr>
        <w:t xml:space="preserve">א </w:t>
      </w:r>
      <w:r w:rsidRPr="005C3FF1">
        <w:rPr>
          <w:rStyle w:val="afffa"/>
          <w:rFonts w:hint="cs"/>
          <w:rtl/>
        </w:rPr>
        <w:t>ו</w:t>
      </w:r>
      <w:r w:rsidRPr="007435EB">
        <w:rPr>
          <w:rFonts w:hint="cs"/>
          <w:rtl/>
        </w:rPr>
        <w:t xml:space="preserve">על אכילת מרור ואוכל, </w:t>
      </w:r>
    </w:p>
    <w:p w14:paraId="6AAEE47D" w14:textId="77777777" w:rsidR="00D661D8" w:rsidRPr="007435EB" w:rsidRDefault="00D661D8" w:rsidP="00D661D8">
      <w:pPr>
        <w:rPr>
          <w:rtl/>
        </w:rPr>
      </w:pPr>
      <w:r w:rsidRPr="007435EB">
        <w:rPr>
          <w:rFonts w:hint="cs"/>
          <w:rtl/>
        </w:rPr>
        <w:t>ולבסוף אוכל חסה בלי ברכה</w:t>
      </w:r>
    </w:p>
    <w:p w14:paraId="52807AEE" w14:textId="77777777" w:rsidR="00D661D8" w:rsidRPr="007435EB" w:rsidRDefault="00D661D8" w:rsidP="00D661D8">
      <w:pPr>
        <w:rPr>
          <w:rtl/>
        </w:rPr>
      </w:pPr>
      <w:r w:rsidRPr="007435EB">
        <w:rPr>
          <w:rFonts w:hint="cs"/>
          <w:rtl/>
        </w:rPr>
        <w:t>בסורא</w:t>
      </w:r>
      <w:r w:rsidRPr="007435EB">
        <w:rPr>
          <w:rtl/>
        </w:rPr>
        <w:t xml:space="preserve"> </w:t>
      </w:r>
      <w:r w:rsidRPr="007435EB">
        <w:rPr>
          <w:rFonts w:hint="cs"/>
          <w:rtl/>
        </w:rPr>
        <w:t xml:space="preserve">נהגו </w:t>
      </w:r>
      <w:r w:rsidRPr="00DE4F5A">
        <w:rPr>
          <w:rStyle w:val="affffd"/>
          <w:rFonts w:hint="cs"/>
          <w:rtl/>
        </w:rPr>
        <w:t>כר</w:t>
      </w:r>
      <w:r w:rsidRPr="00DE4F5A">
        <w:rPr>
          <w:rStyle w:val="affffd"/>
          <w:rtl/>
        </w:rPr>
        <w:t>"</w:t>
      </w:r>
      <w:r w:rsidRPr="00DE4F5A">
        <w:rPr>
          <w:rStyle w:val="affffd"/>
          <w:rFonts w:hint="cs"/>
          <w:rtl/>
        </w:rPr>
        <w:t>ה,</w:t>
      </w:r>
      <w:r>
        <w:rPr>
          <w:rFonts w:hint="cs"/>
          <w:rtl/>
        </w:rPr>
        <w:t xml:space="preserve"> </w:t>
      </w:r>
      <w:r>
        <w:rPr>
          <w:rStyle w:val="affffd"/>
          <w:rFonts w:hint="cs"/>
          <w:rtl/>
          <w:rPrChange w:id="11437" w:author="מנוע אמוראים" w:date="2026-10-05T16:42:03Z">
            <w:rPr>
              <w:rFonts w:hint="cs"/>
              <w:rtl/>
            </w:rPr>
          </w:rPrChange>
        </w:rPr>
        <w:t xml:space="preserve">ורשבדר</w:t>
      </w:r>
      <w:r>
        <w:rPr>
          <w:rStyle w:val="affffd"/>
          <w:rtl/>
          <w:rPrChange w:id="11438" w:author="מנוע אמוראים" w:date="2026-10-05T16:42:03Z">
            <w:rPr>
              <w:rtl/>
            </w:rPr>
          </w:rPrChange>
        </w:rPr>
        <w:t xml:space="preserve">"</w:t>
      </w:r>
      <w:r>
        <w:rPr>
          <w:rStyle w:val="affffd"/>
          <w:rFonts w:hint="cs"/>
          <w:rtl/>
          <w:rPrChange w:id="11439" w:author="מנוע אמוראים" w:date="2026-10-05T16:42:03Z">
            <w:rPr>
              <w:rFonts w:hint="cs"/>
              <w:rtl/>
            </w:rPr>
          </w:rPrChange>
        </w:rPr>
        <w:t xml:space="preserve">י</w:t>
      </w:r>
      <w:r>
        <w:rPr>
          <w:rFonts w:hint="cs"/>
          <w:rtl/>
        </w:rPr>
        <w:t xml:space="preserve"> נהג </w:t>
      </w:r>
      <w:r>
        <w:rPr>
          <w:rStyle w:val="affffd"/>
          <w:rFonts w:hint="cs"/>
          <w:rtl/>
          <w:rPrChange w:id="11440" w:author="מנוע אמוראים" w:date="2026-10-05T16:42:03Z">
            <w:rPr>
              <w:rFonts w:hint="cs"/>
              <w:rtl/>
            </w:rPr>
          </w:rPrChange>
        </w:rPr>
        <w:t xml:space="preserve">כר</w:t>
      </w:r>
      <w:r>
        <w:rPr>
          <w:rStyle w:val="affffd"/>
          <w:rtl/>
          <w:rPrChange w:id="11441" w:author="מנוע אמוראים" w:date="2026-10-05T16:42:03Z">
            <w:rPr>
              <w:rtl/>
            </w:rPr>
          </w:rPrChange>
        </w:rPr>
        <w:t xml:space="preserve">"</w:t>
      </w:r>
      <w:r>
        <w:rPr>
          <w:rStyle w:val="affffd"/>
          <w:rFonts w:hint="cs"/>
          <w:rtl/>
          <w:rPrChange w:id="11442" w:author="מנוע אמוראים" w:date="2026-10-05T16:42:03Z">
            <w:rPr>
              <w:rFonts w:hint="cs"/>
              <w:rtl/>
            </w:rPr>
          </w:rPrChange>
        </w:rPr>
        <w:t xml:space="preserve">ח</w:t>
      </w:r>
      <w:r>
        <w:rPr>
          <w:rFonts w:hint="cs"/>
          <w:rtl/>
        </w:rPr>
        <w:t xml:space="preserve">, </w:t>
      </w:r>
      <w:r>
        <w:rPr>
          <w:rStyle w:val="afffa"/>
          <w:rFonts w:hint="cs"/>
          <w:rtl/>
        </w:rPr>
        <w:t xml:space="preserve">והלכה </w:t>
      </w:r>
      <w:r>
        <w:rPr>
          <w:rStyle w:val="affffd"/>
          <w:rFonts w:hint="cs"/>
          <w:rtl/>
          <w:rPrChange w:id="11443" w:author="מנוע אמוראים" w:date="2026-10-05T16:42:03Z">
            <w:rPr>
              <w:rStyle w:val="afffa"/>
              <w:rFonts w:hint="cs"/>
              <w:rtl/>
            </w:rPr>
          </w:rPrChange>
        </w:rPr>
        <w:t xml:space="preserve">כר</w:t>
      </w:r>
      <w:r>
        <w:rPr>
          <w:rStyle w:val="affffd"/>
          <w:rtl/>
          <w:rPrChange w:id="11444" w:author="מנוע אמוראים" w:date="2026-10-05T16:42:03Z">
            <w:rPr>
              <w:rStyle w:val="afffa"/>
              <w:rtl/>
            </w:rPr>
          </w:rPrChange>
        </w:rPr>
        <w:t xml:space="preserve">"</w:t>
      </w:r>
      <w:r>
        <w:rPr>
          <w:rStyle w:val="affffd"/>
          <w:rFonts w:hint="cs"/>
          <w:rtl/>
          <w:rPrChange w:id="11445" w:author="מנוע אמוראים" w:date="2026-10-05T16:42:03Z">
            <w:rPr>
              <w:rStyle w:val="afffa"/>
              <w:rFonts w:hint="cs"/>
              <w:rtl/>
            </w:rPr>
          </w:rPrChange>
        </w:rPr>
        <w:t xml:space="preserve">ח</w:t>
      </w:r>
    </w:p>
    <w:p w14:paraId="25F8EF67" w14:textId="77777777" w:rsidR="00D661D8" w:rsidRPr="00DE4F5A" w:rsidRDefault="00D661D8" w:rsidP="00D661D8">
      <w:pPr>
        <w:pStyle w:val="36"/>
        <w:framePr w:wrap="notBeside"/>
        <w:rPr>
          <w:rtl/>
        </w:rPr>
      </w:pPr>
      <w:r w:rsidRPr="00DE4F5A">
        <w:rPr>
          <w:rFonts w:hint="cs"/>
          <w:rtl/>
        </w:rPr>
        <w:t>ראבד</w:t>
      </w:r>
      <w:r w:rsidRPr="00DE4F5A">
        <w:rPr>
          <w:rtl/>
        </w:rPr>
        <w:t>"</w:t>
      </w:r>
      <w:r w:rsidRPr="00DE4F5A">
        <w:rPr>
          <w:rFonts w:hint="cs"/>
          <w:rtl/>
        </w:rPr>
        <w:t xml:space="preserve">ר </w:t>
      </w:r>
    </w:p>
    <w:p w14:paraId="5A050E52" w14:textId="77777777" w:rsidR="00D661D8" w:rsidRPr="007435EB" w:rsidRDefault="00D661D8" w:rsidP="00D661D8">
      <w:pPr>
        <w:rPr>
          <w:rtl/>
        </w:rPr>
      </w:pPr>
      <w:r w:rsidRPr="007435EB">
        <w:rPr>
          <w:rFonts w:hint="cs"/>
          <w:rtl/>
        </w:rPr>
        <w:t>מהדר</w:t>
      </w:r>
      <w:r w:rsidRPr="007435EB">
        <w:rPr>
          <w:rtl/>
        </w:rPr>
        <w:t xml:space="preserve"> </w:t>
      </w:r>
      <w:r w:rsidRPr="007435EB">
        <w:rPr>
          <w:rFonts w:hint="cs"/>
          <w:rtl/>
        </w:rPr>
        <w:t>אשאר</w:t>
      </w:r>
      <w:r w:rsidRPr="007435EB">
        <w:rPr>
          <w:rtl/>
        </w:rPr>
        <w:t xml:space="preserve"> </w:t>
      </w:r>
      <w:r w:rsidRPr="007435EB">
        <w:rPr>
          <w:rFonts w:hint="cs"/>
          <w:rtl/>
        </w:rPr>
        <w:t>ירקות</w:t>
      </w:r>
      <w:r w:rsidRPr="007435EB">
        <w:rPr>
          <w:rtl/>
        </w:rPr>
        <w:t xml:space="preserve">, </w:t>
      </w:r>
      <w:r w:rsidRPr="007435EB">
        <w:rPr>
          <w:rFonts w:hint="cs"/>
          <w:rtl/>
        </w:rPr>
        <w:t>להוציא נפשו ממחלוקת</w:t>
      </w:r>
      <w:r w:rsidRPr="007435EB">
        <w:rPr>
          <w:rtl/>
        </w:rPr>
        <w:t>.</w:t>
      </w:r>
    </w:p>
    <w:p w14:paraId="0F0339B5" w14:textId="77777777" w:rsidR="00D661D8" w:rsidRPr="007435EB" w:rsidRDefault="00D661D8" w:rsidP="00D661D8">
      <w:pPr>
        <w:pStyle w:val="affd"/>
        <w:rPr>
          <w:bCs/>
          <w:rtl/>
        </w:rPr>
      </w:pPr>
      <w:r>
        <w:rPr>
          <w:rFonts w:hint="cs"/>
          <w:rtl/>
        </w:rPr>
        <w:t>***</w:t>
      </w:r>
    </w:p>
    <w:p w14:paraId="09C98709" w14:textId="77777777" w:rsidR="00D661D8" w:rsidRPr="00DE4F5A" w:rsidRDefault="00D661D8" w:rsidP="00D661D8">
      <w:pPr>
        <w:pStyle w:val="36"/>
        <w:framePr w:wrap="notBeside"/>
        <w:rPr>
          <w:rtl/>
        </w:rPr>
      </w:pPr>
      <w:r w:rsidRPr="00DE4F5A">
        <w:rPr>
          <w:rFonts w:hint="cs"/>
          <w:rtl/>
        </w:rPr>
        <w:t>מר</w:t>
      </w:r>
      <w:r w:rsidRPr="00DE4F5A">
        <w:rPr>
          <w:rtl/>
        </w:rPr>
        <w:t>"</w:t>
      </w:r>
      <w:r w:rsidRPr="00DE4F5A">
        <w:rPr>
          <w:rFonts w:hint="cs"/>
          <w:rtl/>
        </w:rPr>
        <w:t>מ בדר</w:t>
      </w:r>
      <w:r w:rsidRPr="00DE4F5A">
        <w:rPr>
          <w:rtl/>
        </w:rPr>
        <w:t>"</w:t>
      </w:r>
      <w:r w:rsidRPr="00DE4F5A">
        <w:rPr>
          <w:rFonts w:hint="cs"/>
          <w:rtl/>
        </w:rPr>
        <w:t>נ:</w:t>
      </w:r>
    </w:p>
    <w:p w14:paraId="134E132D" w14:textId="77777777" w:rsidR="00D661D8" w:rsidRPr="007435EB" w:rsidRDefault="00D661D8" w:rsidP="00D661D8">
      <w:pPr>
        <w:spacing w:before="4"/>
        <w:rPr>
          <w:rtl/>
        </w:rPr>
      </w:pPr>
      <w:r w:rsidRPr="00DE4F5A">
        <w:rPr>
          <w:rStyle w:val="affffd"/>
          <w:rFonts w:hint="cs"/>
          <w:rtl/>
        </w:rPr>
        <w:t>הלל</w:t>
      </w:r>
      <w:r w:rsidRPr="00DE4F5A">
        <w:rPr>
          <w:rStyle w:val="affffd"/>
          <w:rtl/>
        </w:rPr>
        <w:t xml:space="preserve"> </w:t>
      </w:r>
      <w:r w:rsidRPr="00DE4F5A">
        <w:rPr>
          <w:rStyle w:val="affffd"/>
          <w:rFonts w:hint="cs"/>
          <w:rtl/>
        </w:rPr>
        <w:t>משמיה</w:t>
      </w:r>
      <w:r w:rsidRPr="00DE4F5A">
        <w:rPr>
          <w:rStyle w:val="affffd"/>
          <w:rtl/>
        </w:rPr>
        <w:t xml:space="preserve"> </w:t>
      </w:r>
      <w:r w:rsidRPr="00DE4F5A">
        <w:rPr>
          <w:rStyle w:val="affffd"/>
          <w:rFonts w:hint="cs"/>
          <w:rtl/>
        </w:rPr>
        <w:t>דגמרא</w:t>
      </w:r>
      <w:r>
        <w:rPr>
          <w:rStyle w:val="affffd"/>
          <w:rFonts w:hint="cs"/>
          <w:rtl/>
        </w:rPr>
        <w:t>:</w:t>
      </w:r>
      <w:r w:rsidRPr="007435EB">
        <w:rPr>
          <w:rtl/>
        </w:rPr>
        <w:t xml:space="preserve"> </w:t>
      </w:r>
      <w:r w:rsidRPr="007435EB">
        <w:rPr>
          <w:rFonts w:hint="cs"/>
          <w:rtl/>
        </w:rPr>
        <w:t>לא</w:t>
      </w:r>
      <w:r w:rsidRPr="007435EB">
        <w:rPr>
          <w:rtl/>
        </w:rPr>
        <w:t xml:space="preserve"> </w:t>
      </w:r>
      <w:r w:rsidRPr="007435EB">
        <w:rPr>
          <w:rFonts w:hint="cs"/>
          <w:rtl/>
        </w:rPr>
        <w:t>יכרוך</w:t>
      </w:r>
      <w:r w:rsidRPr="007435EB">
        <w:rPr>
          <w:rtl/>
        </w:rPr>
        <w:t xml:space="preserve"> </w:t>
      </w:r>
      <w:r w:rsidRPr="007435EB">
        <w:rPr>
          <w:rFonts w:hint="cs"/>
          <w:rtl/>
        </w:rPr>
        <w:t>אדם</w:t>
      </w:r>
      <w:r w:rsidRPr="007435EB">
        <w:rPr>
          <w:rtl/>
        </w:rPr>
        <w:t xml:space="preserve"> </w:t>
      </w:r>
      <w:r w:rsidRPr="007435EB">
        <w:rPr>
          <w:rFonts w:hint="cs"/>
          <w:rtl/>
        </w:rPr>
        <w:t>מצה</w:t>
      </w:r>
      <w:r w:rsidRPr="007435EB">
        <w:rPr>
          <w:rtl/>
        </w:rPr>
        <w:t xml:space="preserve"> </w:t>
      </w:r>
      <w:r w:rsidRPr="007435EB">
        <w:rPr>
          <w:rFonts w:hint="cs"/>
          <w:rtl/>
        </w:rPr>
        <w:t>ומרור</w:t>
      </w:r>
      <w:r w:rsidRPr="007435EB">
        <w:rPr>
          <w:rtl/>
        </w:rPr>
        <w:t xml:space="preserve"> </w:t>
      </w:r>
      <w:r w:rsidRPr="007435EB">
        <w:rPr>
          <w:rFonts w:hint="cs"/>
          <w:rtl/>
        </w:rPr>
        <w:t>בהדדי ויאכל</w:t>
      </w:r>
      <w:r w:rsidRPr="007435EB">
        <w:rPr>
          <w:rtl/>
        </w:rPr>
        <w:t>,</w:t>
      </w:r>
    </w:p>
    <w:p w14:paraId="354273F3" w14:textId="77777777" w:rsidR="00D661D8" w:rsidRPr="007435EB" w:rsidRDefault="00D661D8" w:rsidP="00D661D8">
      <w:pPr>
        <w:rPr>
          <w:rtl/>
        </w:rPr>
      </w:pPr>
      <w:r w:rsidRPr="00F64F2C">
        <w:rPr>
          <w:rStyle w:val="affffd"/>
          <w:rFonts w:hint="cs"/>
          <w:rtl/>
        </w:rPr>
        <w:t>דס</w:t>
      </w:r>
      <w:r w:rsidRPr="00F64F2C">
        <w:rPr>
          <w:rStyle w:val="affffd"/>
          <w:rtl/>
        </w:rPr>
        <w:t>"</w:t>
      </w:r>
      <w:r w:rsidRPr="00F64F2C">
        <w:rPr>
          <w:rStyle w:val="affffd"/>
          <w:rFonts w:hint="cs"/>
          <w:rtl/>
        </w:rPr>
        <w:t>ל</w:t>
      </w:r>
      <w:r w:rsidRPr="00F64F2C">
        <w:rPr>
          <w:rStyle w:val="affffd"/>
          <w:rtl/>
        </w:rPr>
        <w:t xml:space="preserve">: </w:t>
      </w:r>
      <w:r w:rsidRPr="007435EB">
        <w:rPr>
          <w:rFonts w:hint="cs"/>
          <w:rtl/>
        </w:rPr>
        <w:t>דאתי</w:t>
      </w:r>
      <w:r w:rsidRPr="007435EB">
        <w:rPr>
          <w:rtl/>
        </w:rPr>
        <w:t xml:space="preserve"> </w:t>
      </w:r>
      <w:r w:rsidRPr="007435EB">
        <w:rPr>
          <w:rFonts w:hint="cs"/>
          <w:rtl/>
        </w:rPr>
        <w:t>מרור</w:t>
      </w:r>
      <w:r w:rsidRPr="007435EB">
        <w:rPr>
          <w:rtl/>
        </w:rPr>
        <w:t xml:space="preserve"> </w:t>
      </w:r>
      <w:r w:rsidRPr="007435EB">
        <w:rPr>
          <w:rFonts w:hint="cs"/>
          <w:rtl/>
        </w:rPr>
        <w:t>דבזמן הזה דרבנן</w:t>
      </w:r>
      <w:r w:rsidRPr="007435EB">
        <w:rPr>
          <w:rtl/>
        </w:rPr>
        <w:t xml:space="preserve"> </w:t>
      </w:r>
      <w:r w:rsidRPr="007435EB">
        <w:rPr>
          <w:rFonts w:hint="cs"/>
          <w:rtl/>
        </w:rPr>
        <w:t>ומבטל</w:t>
      </w:r>
      <w:r w:rsidRPr="007435EB">
        <w:rPr>
          <w:rtl/>
        </w:rPr>
        <w:t xml:space="preserve"> </w:t>
      </w:r>
      <w:r w:rsidRPr="007435EB">
        <w:rPr>
          <w:rFonts w:hint="cs"/>
          <w:rtl/>
        </w:rPr>
        <w:t>למצה</w:t>
      </w:r>
      <w:r w:rsidRPr="007435EB">
        <w:rPr>
          <w:rtl/>
        </w:rPr>
        <w:t xml:space="preserve"> </w:t>
      </w:r>
      <w:r w:rsidRPr="007435EB">
        <w:rPr>
          <w:rFonts w:hint="cs"/>
          <w:rtl/>
        </w:rPr>
        <w:t>דאורייתא</w:t>
      </w:r>
    </w:p>
    <w:p w14:paraId="5166F982" w14:textId="77777777" w:rsidR="00D661D8" w:rsidRPr="00DE4F5A" w:rsidRDefault="00D661D8" w:rsidP="00D661D8">
      <w:pPr>
        <w:pStyle w:val="36"/>
        <w:framePr w:wrap="notBeside"/>
        <w:rPr>
          <w:rtl/>
        </w:rPr>
      </w:pPr>
      <w:r w:rsidRPr="00DE4F5A">
        <w:rPr>
          <w:rtl/>
        </w:rPr>
        <w:t xml:space="preserve">- </w:t>
      </w:r>
      <w:r w:rsidRPr="00DE4F5A">
        <w:rPr>
          <w:rtl/>
        </w:rPr>
        <w:tab/>
      </w:r>
      <w:r w:rsidRPr="00DE4F5A">
        <w:rPr>
          <w:rFonts w:hint="cs"/>
          <w:rtl/>
        </w:rPr>
        <w:t>ואף</w:t>
      </w:r>
      <w:r w:rsidRPr="00DE4F5A">
        <w:rPr>
          <w:rtl/>
        </w:rPr>
        <w:t xml:space="preserve"> </w:t>
      </w:r>
      <w:r w:rsidRPr="00DE4F5A">
        <w:rPr>
          <w:rFonts w:hint="cs"/>
          <w:rtl/>
        </w:rPr>
        <w:t>למ</w:t>
      </w:r>
      <w:r w:rsidRPr="00DE4F5A">
        <w:rPr>
          <w:rtl/>
        </w:rPr>
        <w:t>"</w:t>
      </w:r>
      <w:r>
        <w:rPr>
          <w:rFonts w:hint="cs"/>
          <w:rtl/>
        </w:rPr>
        <w:t>ד</w:t>
      </w:r>
    </w:p>
    <w:p w14:paraId="767ECDF5" w14:textId="77777777" w:rsidR="00D661D8" w:rsidRPr="007435EB" w:rsidRDefault="00D661D8" w:rsidP="00D661D8">
      <w:pPr>
        <w:rPr>
          <w:rtl/>
        </w:rPr>
      </w:pPr>
      <w:r w:rsidRPr="007435EB">
        <w:rPr>
          <w:rFonts w:hint="cs"/>
          <w:rtl/>
        </w:rPr>
        <w:t>מצות</w:t>
      </w:r>
      <w:r w:rsidRPr="007435EB">
        <w:rPr>
          <w:rtl/>
        </w:rPr>
        <w:t xml:space="preserve"> </w:t>
      </w:r>
      <w:r w:rsidRPr="007435EB">
        <w:rPr>
          <w:rFonts w:hint="cs"/>
          <w:rtl/>
        </w:rPr>
        <w:t>אין</w:t>
      </w:r>
      <w:r w:rsidRPr="007435EB">
        <w:rPr>
          <w:rtl/>
        </w:rPr>
        <w:t xml:space="preserve"> </w:t>
      </w:r>
      <w:r w:rsidRPr="007435EB">
        <w:rPr>
          <w:rFonts w:hint="cs"/>
          <w:rtl/>
        </w:rPr>
        <w:t>מבטלות</w:t>
      </w:r>
      <w:r w:rsidRPr="007435EB">
        <w:rPr>
          <w:rtl/>
        </w:rPr>
        <w:t xml:space="preserve"> </w:t>
      </w:r>
      <w:r w:rsidRPr="007435EB">
        <w:rPr>
          <w:rFonts w:hint="cs"/>
          <w:rtl/>
        </w:rPr>
        <w:t>זו</w:t>
      </w:r>
      <w:r w:rsidRPr="007435EB">
        <w:rPr>
          <w:rtl/>
        </w:rPr>
        <w:t xml:space="preserve"> </w:t>
      </w:r>
      <w:r w:rsidRPr="007435EB">
        <w:rPr>
          <w:rFonts w:hint="cs"/>
          <w:rtl/>
        </w:rPr>
        <w:t>את</w:t>
      </w:r>
      <w:r w:rsidRPr="007435EB">
        <w:rPr>
          <w:rtl/>
        </w:rPr>
        <w:t xml:space="preserve"> </w:t>
      </w:r>
      <w:r w:rsidRPr="007435EB">
        <w:rPr>
          <w:rFonts w:hint="cs"/>
          <w:rtl/>
        </w:rPr>
        <w:t>זו</w:t>
      </w:r>
      <w:r w:rsidRPr="007435EB">
        <w:rPr>
          <w:rtl/>
        </w:rPr>
        <w:t xml:space="preserve"> </w:t>
      </w:r>
      <w:r w:rsidRPr="007435EB">
        <w:rPr>
          <w:rFonts w:hint="cs"/>
          <w:rtl/>
        </w:rPr>
        <w:t>ה</w:t>
      </w:r>
      <w:r w:rsidRPr="007435EB">
        <w:rPr>
          <w:rtl/>
        </w:rPr>
        <w:t>"</w:t>
      </w:r>
      <w:r w:rsidRPr="007435EB">
        <w:rPr>
          <w:rFonts w:hint="cs"/>
          <w:rtl/>
        </w:rPr>
        <w:t>מ</w:t>
      </w:r>
      <w:r w:rsidRPr="007435EB">
        <w:rPr>
          <w:rtl/>
        </w:rPr>
        <w:t xml:space="preserve"> </w:t>
      </w:r>
      <w:r w:rsidRPr="007435EB">
        <w:rPr>
          <w:rFonts w:hint="cs"/>
          <w:rtl/>
        </w:rPr>
        <w:t>דאורייתא</w:t>
      </w:r>
      <w:r w:rsidRPr="007435EB">
        <w:rPr>
          <w:rtl/>
        </w:rPr>
        <w:t xml:space="preserve"> </w:t>
      </w:r>
      <w:r w:rsidRPr="007435EB">
        <w:rPr>
          <w:rFonts w:hint="cs"/>
          <w:rtl/>
        </w:rPr>
        <w:t>בדאורייתא</w:t>
      </w:r>
      <w:r w:rsidRPr="007435EB">
        <w:rPr>
          <w:rtl/>
        </w:rPr>
        <w:t xml:space="preserve">, </w:t>
      </w:r>
      <w:r w:rsidRPr="007435EB">
        <w:rPr>
          <w:rFonts w:hint="cs"/>
          <w:rtl/>
        </w:rPr>
        <w:t>או</w:t>
      </w:r>
      <w:r w:rsidRPr="007435EB">
        <w:rPr>
          <w:rtl/>
        </w:rPr>
        <w:t xml:space="preserve"> </w:t>
      </w:r>
      <w:r w:rsidRPr="007435EB">
        <w:rPr>
          <w:rFonts w:hint="cs"/>
          <w:rtl/>
        </w:rPr>
        <w:t>דרבנן</w:t>
      </w:r>
      <w:r w:rsidRPr="007435EB">
        <w:rPr>
          <w:rtl/>
        </w:rPr>
        <w:t xml:space="preserve"> </w:t>
      </w:r>
      <w:r w:rsidRPr="007435EB">
        <w:rPr>
          <w:rFonts w:hint="cs"/>
          <w:rtl/>
        </w:rPr>
        <w:t>בדרבנן</w:t>
      </w:r>
      <w:r w:rsidRPr="007435EB">
        <w:rPr>
          <w:rtl/>
        </w:rPr>
        <w:t>,</w:t>
      </w:r>
      <w:r>
        <w:rPr>
          <w:rFonts w:ascii="Fb Fontext" w:hAnsi="Fb Fontext" w:hint="cs"/>
          <w:sz w:val="20"/>
          <w:rtl/>
        </w:rPr>
        <w:t xml:space="preserve"> - אבל</w:t>
      </w:r>
      <w:r w:rsidRPr="007435EB">
        <w:rPr>
          <w:rFonts w:ascii="Fb Fontext" w:hAnsi="Fb Fontext"/>
          <w:sz w:val="20"/>
          <w:rtl/>
        </w:rPr>
        <w:t xml:space="preserve"> </w:t>
      </w:r>
      <w:r w:rsidRPr="007435EB">
        <w:rPr>
          <w:rFonts w:ascii="Fb Fontext" w:hAnsi="Fb Fontext" w:hint="cs"/>
          <w:sz w:val="20"/>
          <w:rtl/>
        </w:rPr>
        <w:t>אתי</w:t>
      </w:r>
      <w:r w:rsidRPr="007435EB">
        <w:rPr>
          <w:rFonts w:ascii="Fb Fontext" w:hAnsi="Fb Fontext"/>
          <w:sz w:val="20"/>
          <w:rtl/>
        </w:rPr>
        <w:t xml:space="preserve"> </w:t>
      </w:r>
      <w:r w:rsidRPr="007435EB">
        <w:rPr>
          <w:rFonts w:ascii="Fb Fontext" w:hAnsi="Fb Fontext" w:hint="cs"/>
          <w:sz w:val="20"/>
          <w:rtl/>
        </w:rPr>
        <w:t>דרבנן</w:t>
      </w:r>
      <w:r w:rsidRPr="007435EB">
        <w:rPr>
          <w:rFonts w:ascii="Fb Fontext" w:hAnsi="Fb Fontext"/>
          <w:sz w:val="20"/>
          <w:rtl/>
        </w:rPr>
        <w:t xml:space="preserve"> </w:t>
      </w:r>
      <w:r w:rsidRPr="007435EB">
        <w:rPr>
          <w:rFonts w:ascii="Fb Fontext" w:hAnsi="Fb Fontext" w:hint="cs"/>
          <w:sz w:val="20"/>
          <w:rtl/>
        </w:rPr>
        <w:t>ומבטיל</w:t>
      </w:r>
      <w:r w:rsidRPr="007435EB">
        <w:rPr>
          <w:rFonts w:ascii="Fb Fontext" w:hAnsi="Fb Fontext"/>
          <w:sz w:val="20"/>
          <w:rtl/>
        </w:rPr>
        <w:t xml:space="preserve"> </w:t>
      </w:r>
      <w:r w:rsidRPr="007435EB">
        <w:rPr>
          <w:rFonts w:ascii="Fb Fontext" w:hAnsi="Fb Fontext" w:hint="cs"/>
          <w:sz w:val="20"/>
          <w:rtl/>
        </w:rPr>
        <w:t>לדאורייתא</w:t>
      </w:r>
      <w:r w:rsidRPr="007435EB">
        <w:rPr>
          <w:rFonts w:ascii="Fb Fontext" w:hAnsi="Fb Fontext"/>
          <w:sz w:val="20"/>
          <w:rtl/>
        </w:rPr>
        <w:t>.</w:t>
      </w:r>
    </w:p>
    <w:p w14:paraId="79B0391F" w14:textId="77777777" w:rsidR="00D661D8" w:rsidRPr="007435EB" w:rsidRDefault="00D661D8" w:rsidP="00D661D8">
      <w:pPr>
        <w:rPr>
          <w:rFonts w:ascii="Fb Fontext" w:hAnsi="Fb Fontext"/>
          <w:rtl/>
        </w:rPr>
      </w:pPr>
      <w:r w:rsidRPr="007435EB">
        <w:rPr>
          <w:rFonts w:ascii="Fb Fontext" w:hAnsi="Fb Fontext" w:hint="cs"/>
          <w:rtl/>
        </w:rPr>
        <w:lastRenderedPageBreak/>
        <w:t xml:space="preserve">והלל הוא </w:t>
      </w:r>
      <w:r>
        <w:rPr>
          <w:rFonts w:ascii="Fb Fontext" w:hAnsi="Fb Fontext" w:hint="cs"/>
          <w:rtl/>
        </w:rPr>
        <w:t>ש</w:t>
      </w:r>
      <w:r w:rsidRPr="007435EB">
        <w:rPr>
          <w:rFonts w:ascii="Fb Fontext" w:hAnsi="Fb Fontext" w:hint="cs"/>
          <w:rtl/>
        </w:rPr>
        <w:t>אמר דמצות</w:t>
      </w:r>
      <w:r w:rsidRPr="007435EB">
        <w:rPr>
          <w:rFonts w:ascii="Fb Fontext" w:hAnsi="Fb Fontext"/>
          <w:rtl/>
        </w:rPr>
        <w:t xml:space="preserve"> </w:t>
      </w:r>
      <w:r w:rsidRPr="007435EB">
        <w:rPr>
          <w:rFonts w:ascii="Fb Fontext" w:hAnsi="Fb Fontext" w:hint="cs"/>
          <w:rtl/>
        </w:rPr>
        <w:t>אין</w:t>
      </w:r>
      <w:r w:rsidRPr="007435EB">
        <w:rPr>
          <w:rFonts w:ascii="Fb Fontext" w:hAnsi="Fb Fontext"/>
          <w:rtl/>
        </w:rPr>
        <w:t xml:space="preserve"> </w:t>
      </w:r>
      <w:r w:rsidRPr="007435EB">
        <w:rPr>
          <w:rFonts w:ascii="Fb Fontext" w:hAnsi="Fb Fontext" w:hint="cs"/>
          <w:rtl/>
        </w:rPr>
        <w:t>מבטלות</w:t>
      </w:r>
      <w:r w:rsidRPr="007435EB">
        <w:rPr>
          <w:rFonts w:ascii="Fb Fontext" w:hAnsi="Fb Fontext"/>
          <w:rtl/>
        </w:rPr>
        <w:t xml:space="preserve"> </w:t>
      </w:r>
      <w:r w:rsidRPr="007435EB">
        <w:rPr>
          <w:rFonts w:ascii="Fb Fontext" w:hAnsi="Fb Fontext" w:hint="cs"/>
          <w:rtl/>
        </w:rPr>
        <w:t>זו</w:t>
      </w:r>
      <w:r w:rsidRPr="007435EB">
        <w:rPr>
          <w:rFonts w:ascii="Fb Fontext" w:hAnsi="Fb Fontext"/>
          <w:rtl/>
        </w:rPr>
        <w:t xml:space="preserve"> </w:t>
      </w:r>
      <w:r w:rsidRPr="007435EB">
        <w:rPr>
          <w:rFonts w:ascii="Fb Fontext" w:hAnsi="Fb Fontext" w:hint="cs"/>
          <w:rtl/>
        </w:rPr>
        <w:t>את</w:t>
      </w:r>
      <w:r w:rsidRPr="007435EB">
        <w:rPr>
          <w:rFonts w:ascii="Fb Fontext" w:hAnsi="Fb Fontext"/>
          <w:rtl/>
        </w:rPr>
        <w:t xml:space="preserve"> </w:t>
      </w:r>
      <w:r w:rsidRPr="007435EB">
        <w:rPr>
          <w:rFonts w:ascii="Fb Fontext" w:hAnsi="Fb Fontext" w:hint="cs"/>
          <w:rtl/>
        </w:rPr>
        <w:t>זו</w:t>
      </w:r>
      <w:r>
        <w:rPr>
          <w:rFonts w:ascii="Fb Fontext" w:hAnsi="Fb Fontext" w:hint="cs"/>
          <w:rtl/>
        </w:rPr>
        <w:t xml:space="preserve"> שאמרו על הלל</w:t>
      </w:r>
    </w:p>
    <w:p w14:paraId="788C43AF" w14:textId="77777777" w:rsidR="00D661D8" w:rsidRPr="007435EB" w:rsidRDefault="00D661D8" w:rsidP="00D661D8">
      <w:pPr>
        <w:rPr>
          <w:rtl/>
        </w:rPr>
      </w:pPr>
      <w:r w:rsidRPr="007435EB">
        <w:rPr>
          <w:rFonts w:hint="cs"/>
          <w:rtl/>
        </w:rPr>
        <w:t>שהיה</w:t>
      </w:r>
      <w:r w:rsidRPr="007435EB">
        <w:rPr>
          <w:rtl/>
        </w:rPr>
        <w:t xml:space="preserve"> </w:t>
      </w:r>
      <w:r w:rsidRPr="007435EB">
        <w:rPr>
          <w:rFonts w:hint="cs"/>
          <w:rtl/>
        </w:rPr>
        <w:t>כורכן</w:t>
      </w:r>
      <w:r w:rsidRPr="007435EB">
        <w:rPr>
          <w:rtl/>
        </w:rPr>
        <w:t xml:space="preserve"> </w:t>
      </w:r>
      <w:r w:rsidRPr="007435EB">
        <w:rPr>
          <w:rFonts w:hint="cs"/>
          <w:rtl/>
        </w:rPr>
        <w:t>בבת</w:t>
      </w:r>
      <w:r w:rsidRPr="007435EB">
        <w:rPr>
          <w:rtl/>
        </w:rPr>
        <w:t xml:space="preserve"> </w:t>
      </w:r>
      <w:r w:rsidRPr="007435EB">
        <w:rPr>
          <w:rFonts w:hint="cs"/>
          <w:rtl/>
        </w:rPr>
        <w:t>אחת</w:t>
      </w:r>
      <w:r w:rsidRPr="007435EB">
        <w:rPr>
          <w:rtl/>
        </w:rPr>
        <w:t xml:space="preserve"> </w:t>
      </w:r>
      <w:r w:rsidRPr="007435EB">
        <w:rPr>
          <w:rFonts w:hint="cs"/>
          <w:rtl/>
        </w:rPr>
        <w:t>ואוכלן</w:t>
      </w:r>
      <w:r w:rsidRPr="007435EB">
        <w:rPr>
          <w:rtl/>
        </w:rPr>
        <w:t xml:space="preserve">, </w:t>
      </w:r>
      <w:r w:rsidRPr="00F64F2C">
        <w:rPr>
          <w:rStyle w:val="affffd"/>
          <w:rFonts w:hint="cs"/>
          <w:rtl/>
        </w:rPr>
        <w:t>שנאמר</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מצות</w:t>
      </w:r>
      <w:r w:rsidRPr="00AC0CB1">
        <w:rPr>
          <w:rStyle w:val="af2"/>
          <w:rtl/>
        </w:rPr>
        <w:t xml:space="preserve"> </w:t>
      </w:r>
      <w:r w:rsidRPr="00AC0CB1">
        <w:rPr>
          <w:rStyle w:val="af2"/>
          <w:rFonts w:hint="cs"/>
          <w:rtl/>
        </w:rPr>
        <w:t>ומררים</w:t>
      </w:r>
      <w:r w:rsidRPr="00AC0CB1">
        <w:rPr>
          <w:rStyle w:val="af2"/>
          <w:rtl/>
        </w:rPr>
        <w:t xml:space="preserve"> </w:t>
      </w:r>
      <w:r w:rsidRPr="00AC0CB1">
        <w:rPr>
          <w:rStyle w:val="af2"/>
          <w:rFonts w:hint="cs"/>
          <w:rtl/>
        </w:rPr>
        <w:t>יאכלהו'</w:t>
      </w:r>
      <w:r w:rsidRPr="00AC0CB1">
        <w:rPr>
          <w:rStyle w:val="af2"/>
          <w:rtl/>
        </w:rPr>
        <w:t>.</w:t>
      </w:r>
    </w:p>
    <w:p w14:paraId="380D804B" w14:textId="77777777" w:rsidR="00D661D8" w:rsidRPr="00DE4F5A" w:rsidRDefault="00D661D8" w:rsidP="00D661D8">
      <w:pPr>
        <w:pStyle w:val="36"/>
        <w:framePr w:wrap="notBeside"/>
        <w:rPr>
          <w:rtl/>
        </w:rPr>
      </w:pPr>
      <w:r w:rsidRPr="00DE4F5A">
        <w:rPr>
          <w:rtl/>
        </w:rPr>
        <w:t>ר</w:t>
      </w:r>
      <w:r w:rsidRPr="00DE4F5A">
        <w:rPr>
          <w:rFonts w:hint="cs"/>
          <w:rtl/>
        </w:rPr>
        <w:t>י</w:t>
      </w:r>
      <w:r w:rsidRPr="00DE4F5A">
        <w:rPr>
          <w:rtl/>
        </w:rPr>
        <w:t>"</w:t>
      </w:r>
      <w:r w:rsidRPr="00DE4F5A">
        <w:rPr>
          <w:rFonts w:hint="cs"/>
          <w:rtl/>
        </w:rPr>
        <w:t>ו</w:t>
      </w:r>
      <w:r w:rsidRPr="00DE4F5A">
        <w:rPr>
          <w:rtl/>
        </w:rPr>
        <w:t>:</w:t>
      </w:r>
    </w:p>
    <w:p w14:paraId="78FF907D" w14:textId="77777777" w:rsidR="00D661D8" w:rsidRPr="007435EB" w:rsidRDefault="00D661D8" w:rsidP="00D661D8">
      <w:pPr>
        <w:spacing w:before="4"/>
        <w:rPr>
          <w:rtl/>
        </w:rPr>
      </w:pPr>
      <w:r w:rsidRPr="007435EB">
        <w:rPr>
          <w:rFonts w:hint="cs"/>
          <w:rtl/>
        </w:rPr>
        <w:t>חולקין</w:t>
      </w:r>
      <w:r w:rsidRPr="007435EB">
        <w:rPr>
          <w:rtl/>
        </w:rPr>
        <w:t xml:space="preserve"> </w:t>
      </w:r>
      <w:r w:rsidRPr="007435EB">
        <w:rPr>
          <w:rFonts w:hint="cs"/>
          <w:rtl/>
        </w:rPr>
        <w:t>חביריו</w:t>
      </w:r>
      <w:r w:rsidRPr="007435EB">
        <w:rPr>
          <w:rtl/>
        </w:rPr>
        <w:t xml:space="preserve"> </w:t>
      </w:r>
      <w:r w:rsidRPr="007435EB">
        <w:rPr>
          <w:rFonts w:hint="cs"/>
          <w:rtl/>
        </w:rPr>
        <w:t>על</w:t>
      </w:r>
      <w:r w:rsidRPr="007435EB">
        <w:rPr>
          <w:rtl/>
        </w:rPr>
        <w:t xml:space="preserve"> </w:t>
      </w:r>
      <w:r w:rsidRPr="007435EB">
        <w:rPr>
          <w:rFonts w:hint="cs"/>
          <w:rtl/>
        </w:rPr>
        <w:t>הלל</w:t>
      </w:r>
      <w:r w:rsidRPr="007435EB">
        <w:rPr>
          <w:rtl/>
        </w:rPr>
        <w:t xml:space="preserve">. </w:t>
      </w:r>
      <w:r w:rsidRPr="007435EB">
        <w:rPr>
          <w:rFonts w:hint="cs"/>
          <w:rtl/>
        </w:rPr>
        <w:t>דיכול</w:t>
      </w:r>
      <w:r w:rsidRPr="007435EB">
        <w:rPr>
          <w:rtl/>
        </w:rPr>
        <w:t xml:space="preserve"> </w:t>
      </w:r>
      <w:r>
        <w:rPr>
          <w:rFonts w:hint="cs"/>
          <w:rtl/>
        </w:rPr>
        <w:t xml:space="preserve">לא יצא יד''ח אא''כ </w:t>
      </w:r>
      <w:r w:rsidRPr="007435EB">
        <w:rPr>
          <w:rFonts w:hint="cs"/>
          <w:rtl/>
        </w:rPr>
        <w:t>כורכן</w:t>
      </w:r>
      <w:r w:rsidRPr="007435EB">
        <w:rPr>
          <w:rtl/>
        </w:rPr>
        <w:t xml:space="preserve"> </w:t>
      </w:r>
      <w:r w:rsidRPr="007435EB">
        <w:rPr>
          <w:rFonts w:hint="cs"/>
          <w:rtl/>
        </w:rPr>
        <w:t>בבת</w:t>
      </w:r>
      <w:r w:rsidRPr="007435EB">
        <w:rPr>
          <w:rtl/>
        </w:rPr>
        <w:t xml:space="preserve"> </w:t>
      </w:r>
      <w:r w:rsidRPr="007435EB">
        <w:rPr>
          <w:rFonts w:hint="cs"/>
          <w:rtl/>
        </w:rPr>
        <w:t>אחת</w:t>
      </w:r>
      <w:r w:rsidRPr="007435EB">
        <w:rPr>
          <w:rtl/>
        </w:rPr>
        <w:t xml:space="preserve"> </w:t>
      </w:r>
      <w:r w:rsidRPr="007435EB">
        <w:rPr>
          <w:rFonts w:hint="cs"/>
          <w:rtl/>
        </w:rPr>
        <w:t>ואוכלן</w:t>
      </w:r>
      <w:r w:rsidRPr="007435EB">
        <w:rPr>
          <w:rtl/>
        </w:rPr>
        <w:t xml:space="preserve"> </w:t>
      </w:r>
      <w:r w:rsidRPr="007435EB">
        <w:rPr>
          <w:rFonts w:hint="cs"/>
          <w:rtl/>
        </w:rPr>
        <w:t>כדרך</w:t>
      </w:r>
      <w:r w:rsidRPr="007435EB">
        <w:rPr>
          <w:rtl/>
        </w:rPr>
        <w:t xml:space="preserve"> </w:t>
      </w:r>
      <w:r w:rsidRPr="007435EB">
        <w:rPr>
          <w:rFonts w:hint="cs"/>
          <w:rtl/>
        </w:rPr>
        <w:t>שהלל</w:t>
      </w:r>
      <w:r w:rsidRPr="007435EB">
        <w:rPr>
          <w:rtl/>
        </w:rPr>
        <w:t xml:space="preserve"> </w:t>
      </w:r>
      <w:r w:rsidRPr="007435EB">
        <w:rPr>
          <w:rFonts w:hint="cs"/>
          <w:rtl/>
        </w:rPr>
        <w:t>אכלן</w:t>
      </w:r>
      <w:r>
        <w:rPr>
          <w:rFonts w:hint="cs"/>
          <w:rtl/>
        </w:rPr>
        <w:t xml:space="preserve"> </w:t>
      </w:r>
      <w:r w:rsidRPr="00DE4F5A">
        <w:rPr>
          <w:rStyle w:val="affffd"/>
          <w:rFonts w:hint="cs"/>
          <w:rtl/>
        </w:rPr>
        <w:t>ת</w:t>
      </w:r>
      <w:r w:rsidRPr="00DE4F5A">
        <w:rPr>
          <w:rStyle w:val="affffd"/>
          <w:rtl/>
        </w:rPr>
        <w:t>"</w:t>
      </w:r>
      <w:r w:rsidRPr="00DE4F5A">
        <w:rPr>
          <w:rStyle w:val="affffd"/>
          <w:rFonts w:hint="cs"/>
          <w:rtl/>
        </w:rPr>
        <w:t>ל</w:t>
      </w:r>
      <w:r w:rsidRPr="00AC0CB1">
        <w:rPr>
          <w:rStyle w:val="af2"/>
          <w:rtl/>
        </w:rPr>
        <w:t xml:space="preserve"> </w:t>
      </w:r>
      <w:r w:rsidRPr="00AC0CB1">
        <w:rPr>
          <w:rStyle w:val="af2"/>
          <w:rFonts w:hint="cs"/>
          <w:rtl/>
        </w:rPr>
        <w:t>'על</w:t>
      </w:r>
      <w:r w:rsidRPr="00AC0CB1">
        <w:rPr>
          <w:rStyle w:val="af2"/>
          <w:rtl/>
        </w:rPr>
        <w:t xml:space="preserve"> </w:t>
      </w:r>
      <w:r w:rsidRPr="00AC0CB1">
        <w:rPr>
          <w:rStyle w:val="af2"/>
          <w:rFonts w:hint="cs"/>
          <w:rtl/>
        </w:rPr>
        <w:t>מצות</w:t>
      </w:r>
      <w:r w:rsidRPr="00AC0CB1">
        <w:rPr>
          <w:rStyle w:val="af2"/>
          <w:rtl/>
        </w:rPr>
        <w:t xml:space="preserve"> </w:t>
      </w:r>
      <w:r w:rsidRPr="00AC0CB1">
        <w:rPr>
          <w:rStyle w:val="af2"/>
          <w:rFonts w:hint="cs"/>
          <w:rtl/>
        </w:rPr>
        <w:t>ומררים</w:t>
      </w:r>
      <w:r w:rsidRPr="00AC0CB1">
        <w:rPr>
          <w:rStyle w:val="af2"/>
          <w:rtl/>
        </w:rPr>
        <w:t xml:space="preserve"> </w:t>
      </w:r>
      <w:r w:rsidRPr="00AC0CB1">
        <w:rPr>
          <w:rStyle w:val="af2"/>
          <w:rFonts w:hint="cs"/>
          <w:rtl/>
        </w:rPr>
        <w:t>יאכלהו'</w:t>
      </w:r>
      <w:r w:rsidRPr="00AC0CB1">
        <w:rPr>
          <w:rStyle w:val="af2"/>
          <w:rtl/>
        </w:rPr>
        <w:t xml:space="preserve"> </w:t>
      </w:r>
      <w:r w:rsidRPr="007435EB">
        <w:rPr>
          <w:rtl/>
        </w:rPr>
        <w:t xml:space="preserve">- </w:t>
      </w:r>
      <w:r>
        <w:rPr>
          <w:rFonts w:hint="cs"/>
          <w:rtl/>
        </w:rPr>
        <w:t>אף</w:t>
      </w:r>
      <w:r w:rsidRPr="007435EB">
        <w:rPr>
          <w:rtl/>
        </w:rPr>
        <w:t xml:space="preserve"> </w:t>
      </w:r>
      <w:r w:rsidRPr="007435EB">
        <w:rPr>
          <w:rFonts w:hint="cs"/>
          <w:rtl/>
        </w:rPr>
        <w:t>זה</w:t>
      </w:r>
      <w:r w:rsidRPr="007435EB">
        <w:rPr>
          <w:rtl/>
        </w:rPr>
        <w:t xml:space="preserve"> </w:t>
      </w:r>
      <w:r w:rsidRPr="007435EB">
        <w:rPr>
          <w:rFonts w:hint="cs"/>
          <w:rtl/>
        </w:rPr>
        <w:t>בפני</w:t>
      </w:r>
      <w:r w:rsidRPr="007435EB">
        <w:rPr>
          <w:rtl/>
        </w:rPr>
        <w:t xml:space="preserve"> </w:t>
      </w:r>
      <w:r w:rsidRPr="007435EB">
        <w:rPr>
          <w:rFonts w:hint="cs"/>
          <w:rtl/>
        </w:rPr>
        <w:t>עצמו</w:t>
      </w:r>
      <w:r w:rsidRPr="007435EB">
        <w:rPr>
          <w:rtl/>
        </w:rPr>
        <w:t xml:space="preserve"> </w:t>
      </w:r>
      <w:r w:rsidRPr="007435EB">
        <w:rPr>
          <w:rFonts w:hint="cs"/>
          <w:rtl/>
        </w:rPr>
        <w:t>וזה</w:t>
      </w:r>
      <w:r w:rsidRPr="007435EB">
        <w:rPr>
          <w:rtl/>
        </w:rPr>
        <w:t xml:space="preserve"> </w:t>
      </w:r>
      <w:r w:rsidRPr="007435EB">
        <w:rPr>
          <w:rFonts w:hint="cs"/>
          <w:rtl/>
        </w:rPr>
        <w:t>בפני</w:t>
      </w:r>
      <w:r w:rsidRPr="007435EB">
        <w:rPr>
          <w:rtl/>
        </w:rPr>
        <w:t xml:space="preserve"> </w:t>
      </w:r>
      <w:r w:rsidRPr="007435EB">
        <w:rPr>
          <w:rFonts w:hint="cs"/>
          <w:rtl/>
        </w:rPr>
        <w:t>עצמו</w:t>
      </w:r>
      <w:r w:rsidRPr="007435EB">
        <w:rPr>
          <w:rtl/>
        </w:rPr>
        <w:t>.</w:t>
      </w:r>
    </w:p>
    <w:p w14:paraId="7F57040B" w14:textId="77777777" w:rsidR="00D661D8" w:rsidRPr="00DE4F5A" w:rsidRDefault="00D661D8" w:rsidP="00D661D8">
      <w:pPr>
        <w:pStyle w:val="36"/>
        <w:framePr w:wrap="notBeside"/>
        <w:rPr>
          <w:rtl/>
        </w:rPr>
      </w:pPr>
      <w:r w:rsidRPr="00DE4F5A">
        <w:rPr>
          <w:rFonts w:hint="cs"/>
          <w:rtl/>
        </w:rPr>
        <w:t>השתא</w:t>
      </w:r>
    </w:p>
    <w:p w14:paraId="484304EB" w14:textId="77777777" w:rsidR="00D661D8" w:rsidRPr="007435EB" w:rsidRDefault="00D661D8" w:rsidP="00D661D8">
      <w:pPr>
        <w:rPr>
          <w:rtl/>
        </w:rPr>
      </w:pPr>
      <w:r>
        <w:rPr>
          <w:rFonts w:hint="cs"/>
          <w:rtl/>
        </w:rPr>
        <w:t xml:space="preserve">שלא נאמרה </w:t>
      </w:r>
      <w:r>
        <w:rPr>
          <w:rStyle w:val="afffa"/>
          <w:rFonts w:hint="cs"/>
          <w:rtl/>
        </w:rPr>
        <w:t xml:space="preserve">הלכה </w:t>
      </w:r>
      <w:r w:rsidRPr="007435EB">
        <w:rPr>
          <w:rFonts w:hint="cs"/>
          <w:rtl/>
        </w:rPr>
        <w:t>לא</w:t>
      </w:r>
      <w:r w:rsidRPr="007435EB">
        <w:rPr>
          <w:rtl/>
        </w:rPr>
        <w:t xml:space="preserve"> </w:t>
      </w:r>
      <w:r w:rsidRPr="007435EB">
        <w:rPr>
          <w:rFonts w:hint="cs"/>
          <w:rtl/>
        </w:rPr>
        <w:t>כהלל</w:t>
      </w:r>
      <w:r w:rsidRPr="007435EB">
        <w:rPr>
          <w:rtl/>
        </w:rPr>
        <w:t xml:space="preserve"> </w:t>
      </w:r>
      <w:r w:rsidRPr="007435EB">
        <w:rPr>
          <w:rFonts w:hint="cs"/>
          <w:rtl/>
        </w:rPr>
        <w:t>ולא</w:t>
      </w:r>
      <w:r w:rsidRPr="007435EB">
        <w:rPr>
          <w:rtl/>
        </w:rPr>
        <w:t xml:space="preserve"> </w:t>
      </w:r>
      <w:r w:rsidRPr="007435EB">
        <w:rPr>
          <w:rFonts w:hint="cs"/>
          <w:rtl/>
        </w:rPr>
        <w:t>כרבנן</w:t>
      </w:r>
      <w:r w:rsidRPr="007435EB">
        <w:rPr>
          <w:rtl/>
        </w:rPr>
        <w:t xml:space="preserve"> - </w:t>
      </w:r>
      <w:r w:rsidRPr="007435EB">
        <w:rPr>
          <w:rFonts w:hint="cs"/>
          <w:rtl/>
        </w:rPr>
        <w:t>מברך</w:t>
      </w:r>
      <w:r w:rsidRPr="007435EB">
        <w:rPr>
          <w:rtl/>
        </w:rPr>
        <w:t xml:space="preserve"> </w:t>
      </w:r>
      <w:r w:rsidRPr="007435EB">
        <w:rPr>
          <w:rFonts w:hint="cs"/>
          <w:rtl/>
        </w:rPr>
        <w:t>על</w:t>
      </w:r>
      <w:r w:rsidRPr="007435EB">
        <w:rPr>
          <w:rtl/>
        </w:rPr>
        <w:t xml:space="preserve"> </w:t>
      </w:r>
      <w:r w:rsidRPr="007435EB">
        <w:rPr>
          <w:rFonts w:hint="cs"/>
          <w:rtl/>
        </w:rPr>
        <w:t>אכילת</w:t>
      </w:r>
      <w:r w:rsidRPr="007435EB">
        <w:rPr>
          <w:rtl/>
        </w:rPr>
        <w:t xml:space="preserve"> </w:t>
      </w:r>
      <w:r w:rsidRPr="007435EB">
        <w:rPr>
          <w:rFonts w:hint="cs"/>
          <w:rtl/>
        </w:rPr>
        <w:t>מצה</w:t>
      </w:r>
      <w:r w:rsidRPr="007435EB">
        <w:rPr>
          <w:rtl/>
        </w:rPr>
        <w:t xml:space="preserve"> </w:t>
      </w:r>
      <w:r>
        <w:rPr>
          <w:rFonts w:hint="cs"/>
          <w:rtl/>
        </w:rPr>
        <w:t>ואוכל</w:t>
      </w:r>
      <w:r w:rsidRPr="007435EB">
        <w:rPr>
          <w:rtl/>
        </w:rPr>
        <w:t>,</w:t>
      </w:r>
      <w:r>
        <w:rPr>
          <w:rFonts w:hint="cs"/>
          <w:rtl/>
        </w:rPr>
        <w:t xml:space="preserve"> ואח'כ </w:t>
      </w:r>
      <w:r w:rsidRPr="007435EB">
        <w:rPr>
          <w:rFonts w:hint="cs"/>
          <w:rtl/>
        </w:rPr>
        <w:t>מברך</w:t>
      </w:r>
      <w:r w:rsidRPr="007435EB">
        <w:rPr>
          <w:rtl/>
        </w:rPr>
        <w:t xml:space="preserve"> </w:t>
      </w:r>
      <w:r w:rsidRPr="007435EB">
        <w:rPr>
          <w:rFonts w:hint="cs"/>
          <w:rtl/>
        </w:rPr>
        <w:t>על</w:t>
      </w:r>
      <w:r w:rsidRPr="007435EB">
        <w:rPr>
          <w:rtl/>
        </w:rPr>
        <w:t xml:space="preserve"> </w:t>
      </w:r>
      <w:r w:rsidRPr="007435EB">
        <w:rPr>
          <w:rFonts w:hint="cs"/>
          <w:rtl/>
        </w:rPr>
        <w:t>אכילת</w:t>
      </w:r>
      <w:r w:rsidRPr="007435EB">
        <w:rPr>
          <w:rtl/>
        </w:rPr>
        <w:t xml:space="preserve"> </w:t>
      </w:r>
      <w:r w:rsidRPr="007435EB">
        <w:rPr>
          <w:rFonts w:hint="cs"/>
          <w:rtl/>
        </w:rPr>
        <w:t>מרור</w:t>
      </w:r>
      <w:r w:rsidRPr="007435EB">
        <w:rPr>
          <w:rtl/>
        </w:rPr>
        <w:t xml:space="preserve"> </w:t>
      </w:r>
      <w:r>
        <w:rPr>
          <w:rFonts w:hint="cs"/>
          <w:rtl/>
        </w:rPr>
        <w:t>ואוכל</w:t>
      </w:r>
      <w:r w:rsidRPr="007435EB">
        <w:rPr>
          <w:rtl/>
        </w:rPr>
        <w:t xml:space="preserve">, </w:t>
      </w:r>
      <w:r w:rsidRPr="007435EB">
        <w:rPr>
          <w:rFonts w:hint="cs"/>
          <w:rtl/>
        </w:rPr>
        <w:t>והדר</w:t>
      </w:r>
      <w:r w:rsidRPr="007435EB">
        <w:rPr>
          <w:rtl/>
        </w:rPr>
        <w:t xml:space="preserve"> </w:t>
      </w:r>
      <w:r w:rsidRPr="007435EB">
        <w:rPr>
          <w:rFonts w:hint="cs"/>
          <w:rtl/>
        </w:rPr>
        <w:t>אוכל</w:t>
      </w:r>
      <w:r w:rsidRPr="007435EB">
        <w:rPr>
          <w:rtl/>
        </w:rPr>
        <w:t xml:space="preserve"> </w:t>
      </w:r>
      <w:r w:rsidRPr="007435EB">
        <w:rPr>
          <w:rFonts w:hint="cs"/>
          <w:rtl/>
        </w:rPr>
        <w:t>מצה</w:t>
      </w:r>
      <w:r w:rsidRPr="007435EB">
        <w:rPr>
          <w:rtl/>
        </w:rPr>
        <w:t xml:space="preserve"> </w:t>
      </w:r>
      <w:r w:rsidRPr="007435EB">
        <w:rPr>
          <w:rFonts w:hint="cs"/>
          <w:rtl/>
        </w:rPr>
        <w:t>וחסה</w:t>
      </w:r>
      <w:r w:rsidRPr="007435EB">
        <w:rPr>
          <w:rtl/>
        </w:rPr>
        <w:t xml:space="preserve"> </w:t>
      </w:r>
      <w:r>
        <w:rPr>
          <w:rFonts w:hint="cs"/>
          <w:rtl/>
        </w:rPr>
        <w:t xml:space="preserve">ביחד </w:t>
      </w:r>
      <w:r w:rsidRPr="007435EB">
        <w:rPr>
          <w:rFonts w:hint="cs"/>
          <w:rtl/>
        </w:rPr>
        <w:t>בלא</w:t>
      </w:r>
      <w:r w:rsidRPr="007435EB">
        <w:rPr>
          <w:rtl/>
        </w:rPr>
        <w:t xml:space="preserve"> </w:t>
      </w:r>
      <w:r w:rsidRPr="007435EB">
        <w:rPr>
          <w:rFonts w:hint="cs"/>
          <w:rtl/>
        </w:rPr>
        <w:t>ברכה</w:t>
      </w:r>
      <w:r w:rsidRPr="007435EB">
        <w:rPr>
          <w:rtl/>
        </w:rPr>
        <w:t xml:space="preserve">, </w:t>
      </w:r>
      <w:r w:rsidRPr="007435EB">
        <w:rPr>
          <w:rFonts w:hint="cs"/>
          <w:rtl/>
        </w:rPr>
        <w:t>זכר</w:t>
      </w:r>
      <w:r w:rsidRPr="007435EB">
        <w:rPr>
          <w:rtl/>
        </w:rPr>
        <w:t xml:space="preserve"> </w:t>
      </w:r>
      <w:r w:rsidRPr="007435EB">
        <w:rPr>
          <w:rFonts w:hint="cs"/>
          <w:rtl/>
        </w:rPr>
        <w:t>למקדש</w:t>
      </w:r>
      <w:r w:rsidRPr="007435EB">
        <w:rPr>
          <w:rtl/>
        </w:rPr>
        <w:t xml:space="preserve"> </w:t>
      </w:r>
      <w:r w:rsidRPr="007435EB">
        <w:rPr>
          <w:rFonts w:hint="cs"/>
          <w:rtl/>
        </w:rPr>
        <w:t>כהלל</w:t>
      </w:r>
      <w:r w:rsidRPr="007435EB">
        <w:rPr>
          <w:rtl/>
        </w:rPr>
        <w:t>.</w:t>
      </w:r>
    </w:p>
    <w:p w14:paraId="4E208D01" w14:textId="77777777" w:rsidR="00D661D8" w:rsidRPr="007435EB" w:rsidRDefault="00D661D8" w:rsidP="00D661D8">
      <w:pPr>
        <w:pStyle w:val="affd"/>
        <w:rPr>
          <w:bCs/>
          <w:rtl/>
        </w:rPr>
      </w:pPr>
      <w:r>
        <w:rPr>
          <w:rFonts w:hint="cs"/>
          <w:rtl/>
        </w:rPr>
        <w:t>***</w:t>
      </w:r>
    </w:p>
    <w:p w14:paraId="51CE2CD7" w14:textId="77777777" w:rsidR="00D661D8" w:rsidRPr="007435EB" w:rsidRDefault="00D661D8" w:rsidP="00D661D8">
      <w:pPr>
        <w:pStyle w:val="afff"/>
        <w:framePr w:wrap="around"/>
        <w:rPr>
          <w:rtl/>
        </w:rPr>
      </w:pPr>
      <w:r w:rsidRPr="007435EB">
        <w:rPr>
          <w:rFonts w:hint="cs"/>
          <w:rtl/>
        </w:rPr>
        <w:t>קטו</w:t>
      </w:r>
      <w:r w:rsidRPr="009A151F">
        <w:rPr>
          <w:rFonts w:hint="cs"/>
          <w:b/>
          <w:bCs/>
          <w:rtl/>
        </w:rPr>
        <w:t>:</w:t>
      </w:r>
    </w:p>
    <w:p w14:paraId="6D9B06E6" w14:textId="77777777" w:rsidR="00D661D8" w:rsidRPr="006F7B3D" w:rsidRDefault="00D661D8" w:rsidP="00D661D8">
      <w:pPr>
        <w:pStyle w:val="36"/>
        <w:framePr w:wrap="notBeside"/>
        <w:rPr>
          <w:rtl/>
        </w:rPr>
      </w:pPr>
      <w:r w:rsidRPr="006F7B3D">
        <w:rPr>
          <w:rFonts w:hint="cs"/>
          <w:rtl/>
        </w:rPr>
        <w:t>ר</w:t>
      </w:r>
      <w:r w:rsidRPr="006F7B3D">
        <w:rPr>
          <w:rtl/>
        </w:rPr>
        <w:t>"</w:t>
      </w:r>
      <w:r w:rsidRPr="006F7B3D">
        <w:rPr>
          <w:rFonts w:hint="cs"/>
          <w:rtl/>
        </w:rPr>
        <w:t>א מר</w:t>
      </w:r>
      <w:r w:rsidRPr="006F7B3D">
        <w:rPr>
          <w:rtl/>
        </w:rPr>
        <w:t>"</w:t>
      </w:r>
      <w:r w:rsidRPr="006F7B3D">
        <w:rPr>
          <w:rFonts w:hint="cs"/>
          <w:rtl/>
        </w:rPr>
        <w:t>או</w:t>
      </w:r>
      <w:r w:rsidRPr="006F7B3D">
        <w:rPr>
          <w:rtl/>
        </w:rPr>
        <w:t>:</w:t>
      </w:r>
    </w:p>
    <w:p w14:paraId="6F649ABD" w14:textId="77777777" w:rsidR="00D661D8" w:rsidRPr="007435EB" w:rsidRDefault="00D661D8" w:rsidP="00D661D8">
      <w:pPr>
        <w:pStyle w:val="afffff0"/>
        <w:rPr>
          <w:rtl/>
        </w:rPr>
      </w:pPr>
      <w:r w:rsidRPr="007435EB">
        <w:rPr>
          <w:rFonts w:hint="cs"/>
          <w:rtl/>
        </w:rPr>
        <w:t>כל</w:t>
      </w:r>
      <w:r w:rsidRPr="007435EB">
        <w:rPr>
          <w:rtl/>
        </w:rPr>
        <w:t xml:space="preserve"> </w:t>
      </w:r>
      <w:r w:rsidRPr="007435EB">
        <w:rPr>
          <w:rFonts w:hint="cs"/>
          <w:rtl/>
        </w:rPr>
        <w:t>שטיבולו</w:t>
      </w:r>
      <w:r w:rsidRPr="007435EB">
        <w:rPr>
          <w:rtl/>
        </w:rPr>
        <w:t xml:space="preserve"> </w:t>
      </w:r>
      <w:r w:rsidRPr="007435EB">
        <w:rPr>
          <w:rFonts w:hint="cs"/>
          <w:rtl/>
        </w:rPr>
        <w:t>במשקה</w:t>
      </w:r>
      <w:r w:rsidRPr="007435EB">
        <w:rPr>
          <w:rtl/>
        </w:rPr>
        <w:t xml:space="preserve"> - </w:t>
      </w:r>
      <w:r w:rsidRPr="007435EB">
        <w:rPr>
          <w:rFonts w:hint="cs"/>
          <w:rtl/>
        </w:rPr>
        <w:t>צריך</w:t>
      </w:r>
      <w:r w:rsidRPr="007435EB">
        <w:rPr>
          <w:rtl/>
        </w:rPr>
        <w:t xml:space="preserve"> </w:t>
      </w:r>
      <w:r w:rsidRPr="007435EB">
        <w:rPr>
          <w:rFonts w:hint="cs"/>
          <w:rtl/>
        </w:rPr>
        <w:t>נטילת</w:t>
      </w:r>
      <w:r w:rsidRPr="007435EB">
        <w:rPr>
          <w:rtl/>
        </w:rPr>
        <w:t xml:space="preserve"> </w:t>
      </w:r>
      <w:r w:rsidRPr="007435EB">
        <w:rPr>
          <w:rFonts w:hint="cs"/>
          <w:rtl/>
        </w:rPr>
        <w:t>ידים</w:t>
      </w:r>
      <w:r w:rsidRPr="007435EB">
        <w:rPr>
          <w:rtl/>
        </w:rPr>
        <w:t>.</w:t>
      </w:r>
    </w:p>
    <w:p w14:paraId="0191482A" w14:textId="77777777" w:rsidR="00D661D8" w:rsidRPr="006F7B3D" w:rsidRDefault="00D661D8" w:rsidP="00D661D8">
      <w:pPr>
        <w:pStyle w:val="36"/>
        <w:framePr w:wrap="notBeside"/>
        <w:rPr>
          <w:rtl/>
        </w:rPr>
      </w:pPr>
      <w:r w:rsidRPr="006F7B3D">
        <w:rPr>
          <w:rFonts w:hint="cs"/>
          <w:rtl/>
        </w:rPr>
        <w:t>ר</w:t>
      </w:r>
      <w:r w:rsidRPr="006F7B3D">
        <w:rPr>
          <w:rtl/>
        </w:rPr>
        <w:t>"</w:t>
      </w:r>
      <w:r w:rsidRPr="006F7B3D">
        <w:rPr>
          <w:rFonts w:hint="cs"/>
          <w:rtl/>
        </w:rPr>
        <w:t>פ</w:t>
      </w:r>
      <w:r w:rsidRPr="006F7B3D">
        <w:rPr>
          <w:rtl/>
        </w:rPr>
        <w:t xml:space="preserve">: </w:t>
      </w:r>
    </w:p>
    <w:p w14:paraId="3D8A1E58" w14:textId="77777777" w:rsidR="00D661D8" w:rsidRPr="007435EB" w:rsidRDefault="00D661D8" w:rsidP="00D661D8">
      <w:pPr>
        <w:spacing w:before="4"/>
        <w:rPr>
          <w:rtl/>
        </w:rPr>
      </w:pPr>
      <w:r w:rsidRPr="007435EB">
        <w:rPr>
          <w:rFonts w:hint="cs"/>
          <w:rtl/>
        </w:rPr>
        <w:t>ש</w:t>
      </w:r>
      <w:r w:rsidRPr="007435EB">
        <w:rPr>
          <w:rtl/>
        </w:rPr>
        <w:t>"</w:t>
      </w:r>
      <w:r w:rsidRPr="007435EB">
        <w:rPr>
          <w:rFonts w:hint="cs"/>
          <w:rtl/>
        </w:rPr>
        <w:t>מ</w:t>
      </w:r>
      <w:r w:rsidRPr="007435EB">
        <w:rPr>
          <w:rtl/>
        </w:rPr>
        <w:t xml:space="preserve"> </w:t>
      </w:r>
      <w:r w:rsidRPr="007435EB">
        <w:rPr>
          <w:rFonts w:hint="cs"/>
          <w:rtl/>
        </w:rPr>
        <w:t>חסה</w:t>
      </w:r>
      <w:r w:rsidRPr="007435EB">
        <w:rPr>
          <w:rtl/>
        </w:rPr>
        <w:t xml:space="preserve"> </w:t>
      </w:r>
      <w:r w:rsidRPr="007435EB">
        <w:rPr>
          <w:rFonts w:hint="cs"/>
          <w:rtl/>
        </w:rPr>
        <w:t>צריך</w:t>
      </w:r>
      <w:r w:rsidRPr="007435EB">
        <w:rPr>
          <w:rtl/>
        </w:rPr>
        <w:t xml:space="preserve"> </w:t>
      </w:r>
      <w:r w:rsidRPr="007435EB">
        <w:rPr>
          <w:rFonts w:hint="cs"/>
          <w:rtl/>
        </w:rPr>
        <w:t>לשקעה</w:t>
      </w:r>
      <w:r w:rsidRPr="007435EB">
        <w:rPr>
          <w:rtl/>
        </w:rPr>
        <w:t xml:space="preserve"> </w:t>
      </w:r>
      <w:r w:rsidRPr="007435EB">
        <w:rPr>
          <w:rFonts w:hint="cs"/>
          <w:rtl/>
        </w:rPr>
        <w:t>בחרוסת</w:t>
      </w:r>
      <w:r w:rsidRPr="007435EB">
        <w:rPr>
          <w:rtl/>
        </w:rPr>
        <w:t xml:space="preserve">, </w:t>
      </w:r>
      <w:r w:rsidRPr="007435EB">
        <w:rPr>
          <w:rFonts w:hint="cs"/>
          <w:rtl/>
        </w:rPr>
        <w:t>משום</w:t>
      </w:r>
      <w:r w:rsidRPr="007435EB">
        <w:rPr>
          <w:rtl/>
        </w:rPr>
        <w:t xml:space="preserve"> </w:t>
      </w:r>
      <w:r w:rsidRPr="007435EB">
        <w:rPr>
          <w:rFonts w:hint="cs"/>
          <w:rtl/>
        </w:rPr>
        <w:t>קפא</w:t>
      </w:r>
      <w:r>
        <w:rPr>
          <w:rFonts w:hint="cs"/>
          <w:rtl/>
        </w:rPr>
        <w:t xml:space="preserve"> </w:t>
      </w:r>
      <w:r w:rsidRPr="006F7B3D">
        <w:rPr>
          <w:rStyle w:val="affffff0"/>
          <w:rFonts w:hint="cs"/>
          <w:rtl/>
        </w:rPr>
        <w:t>חריפות</w:t>
      </w:r>
      <w:r w:rsidRPr="007435EB">
        <w:rPr>
          <w:rtl/>
        </w:rPr>
        <w:t xml:space="preserve">. </w:t>
      </w:r>
      <w:r w:rsidRPr="007435EB">
        <w:rPr>
          <w:rFonts w:hint="cs"/>
          <w:rtl/>
        </w:rPr>
        <w:t>דאי</w:t>
      </w:r>
      <w:r w:rsidRPr="007435EB">
        <w:rPr>
          <w:rtl/>
        </w:rPr>
        <w:t xml:space="preserve"> </w:t>
      </w:r>
      <w:r w:rsidRPr="007435EB">
        <w:rPr>
          <w:rFonts w:hint="cs"/>
          <w:rtl/>
        </w:rPr>
        <w:t>ס</w:t>
      </w:r>
      <w:r w:rsidRPr="007435EB">
        <w:rPr>
          <w:rtl/>
        </w:rPr>
        <w:t>"</w:t>
      </w:r>
      <w:r w:rsidRPr="007435EB">
        <w:rPr>
          <w:rFonts w:hint="cs"/>
          <w:rtl/>
        </w:rPr>
        <w:t>ד א</w:t>
      </w:r>
      <w:r w:rsidRPr="007435EB">
        <w:rPr>
          <w:rtl/>
        </w:rPr>
        <w:t>"</w:t>
      </w:r>
      <w:r w:rsidRPr="007435EB">
        <w:rPr>
          <w:rFonts w:hint="cs"/>
          <w:rtl/>
        </w:rPr>
        <w:t xml:space="preserve">צ, </w:t>
      </w:r>
      <w:r>
        <w:rPr>
          <w:rFonts w:hint="cs"/>
          <w:rtl/>
        </w:rPr>
        <w:t xml:space="preserve">ל''ל </w:t>
      </w:r>
      <w:r w:rsidRPr="007435EB">
        <w:rPr>
          <w:rFonts w:hint="cs"/>
          <w:rtl/>
        </w:rPr>
        <w:t>נט</w:t>
      </w:r>
      <w:r w:rsidRPr="007435EB">
        <w:rPr>
          <w:rtl/>
        </w:rPr>
        <w:t>"</w:t>
      </w:r>
      <w:r w:rsidRPr="007435EB">
        <w:rPr>
          <w:rFonts w:hint="cs"/>
          <w:rtl/>
        </w:rPr>
        <w:t>י הא לא נגע</w:t>
      </w:r>
      <w:r>
        <w:rPr>
          <w:rFonts w:hint="cs"/>
          <w:rtl/>
        </w:rPr>
        <w:t>,</w:t>
      </w:r>
    </w:p>
    <w:p w14:paraId="76BADA74" w14:textId="77777777" w:rsidR="00D661D8" w:rsidRPr="006F7B3D" w:rsidRDefault="00D661D8" w:rsidP="00D661D8">
      <w:pPr>
        <w:pStyle w:val="36"/>
        <w:framePr w:wrap="notBeside"/>
        <w:rPr>
          <w:rtl/>
        </w:rPr>
      </w:pPr>
      <w:r w:rsidRPr="006F7B3D">
        <w:rPr>
          <w:rFonts w:hint="cs"/>
          <w:rtl/>
        </w:rPr>
        <w:t xml:space="preserve">ואין לומר </w:t>
      </w:r>
    </w:p>
    <w:p w14:paraId="795B7A31" w14:textId="77777777" w:rsidR="00D661D8" w:rsidRPr="007435EB" w:rsidRDefault="00D661D8" w:rsidP="00D661D8">
      <w:pPr>
        <w:spacing w:after="60"/>
        <w:rPr>
          <w:rtl/>
        </w:rPr>
      </w:pPr>
      <w:r w:rsidRPr="007435EB">
        <w:rPr>
          <w:rFonts w:hint="cs"/>
          <w:rtl/>
        </w:rPr>
        <w:t>דא</w:t>
      </w:r>
      <w:r w:rsidRPr="007435EB">
        <w:rPr>
          <w:rtl/>
        </w:rPr>
        <w:t>"</w:t>
      </w:r>
      <w:r w:rsidRPr="007435EB">
        <w:rPr>
          <w:rFonts w:hint="cs"/>
          <w:rtl/>
        </w:rPr>
        <w:t>צ לשקוע, ומהריח מסתלקת החריפות</w:t>
      </w:r>
      <w:r w:rsidRPr="007435EB">
        <w:rPr>
          <w:rtl/>
        </w:rPr>
        <w:t xml:space="preserve">, </w:t>
      </w:r>
      <w:r w:rsidRPr="007435EB">
        <w:rPr>
          <w:rFonts w:hint="cs"/>
          <w:rtl/>
        </w:rPr>
        <w:t>דא</w:t>
      </w:r>
      <w:r w:rsidRPr="007435EB">
        <w:rPr>
          <w:rtl/>
        </w:rPr>
        <w:t>"</w:t>
      </w:r>
      <w:r>
        <w:rPr>
          <w:rFonts w:hint="cs"/>
          <w:rtl/>
        </w:rPr>
        <w:t>כ</w:t>
      </w:r>
      <w:r w:rsidRPr="007435EB">
        <w:rPr>
          <w:rFonts w:hint="cs"/>
          <w:rtl/>
        </w:rPr>
        <w:t xml:space="preserve"> ל</w:t>
      </w:r>
      <w:r w:rsidRPr="007435EB">
        <w:rPr>
          <w:rtl/>
        </w:rPr>
        <w:t>"</w:t>
      </w:r>
      <w:r w:rsidRPr="007435EB">
        <w:rPr>
          <w:rFonts w:hint="cs"/>
          <w:rtl/>
        </w:rPr>
        <w:t>ל נט</w:t>
      </w:r>
      <w:r w:rsidRPr="007435EB">
        <w:rPr>
          <w:rtl/>
        </w:rPr>
        <w:t>"</w:t>
      </w:r>
      <w:r w:rsidRPr="007435EB">
        <w:rPr>
          <w:rFonts w:hint="cs"/>
          <w:rtl/>
        </w:rPr>
        <w:t xml:space="preserve">י </w:t>
      </w:r>
      <w:r w:rsidRPr="00F64F2C">
        <w:rPr>
          <w:rStyle w:val="affffff0"/>
          <w:rFonts w:hint="cs"/>
          <w:rtl/>
        </w:rPr>
        <w:t>ובהכרח שהחשש שישקעו ויגע בידו</w:t>
      </w:r>
      <w:r w:rsidRPr="00F64F2C">
        <w:rPr>
          <w:rStyle w:val="affffff0"/>
          <w:rtl/>
        </w:rPr>
        <w:t>.</w:t>
      </w:r>
    </w:p>
    <w:p w14:paraId="456B92ED" w14:textId="77777777" w:rsidR="00D661D8" w:rsidRPr="006F7B3D" w:rsidRDefault="00D661D8" w:rsidP="00D661D8">
      <w:pPr>
        <w:pStyle w:val="36"/>
        <w:framePr w:wrap="notBeside"/>
        <w:rPr>
          <w:rtl/>
        </w:rPr>
      </w:pPr>
      <w:r w:rsidRPr="006F7B3D">
        <w:rPr>
          <w:rFonts w:hint="cs"/>
          <w:rtl/>
        </w:rPr>
        <w:t>ר</w:t>
      </w:r>
      <w:r w:rsidRPr="006F7B3D">
        <w:rPr>
          <w:rtl/>
        </w:rPr>
        <w:t>"</w:t>
      </w:r>
      <w:r w:rsidRPr="006F7B3D">
        <w:rPr>
          <w:rFonts w:hint="cs"/>
          <w:rtl/>
        </w:rPr>
        <w:t>פ</w:t>
      </w:r>
      <w:r w:rsidRPr="006F7B3D">
        <w:rPr>
          <w:rtl/>
        </w:rPr>
        <w:t>:</w:t>
      </w:r>
    </w:p>
    <w:p w14:paraId="4AF061F1" w14:textId="77777777" w:rsidR="00D661D8" w:rsidRPr="007435EB" w:rsidRDefault="00D661D8" w:rsidP="00D661D8">
      <w:pPr>
        <w:spacing w:before="4"/>
        <w:rPr>
          <w:rtl/>
        </w:rPr>
      </w:pPr>
      <w:r w:rsidRPr="007435EB">
        <w:rPr>
          <w:rFonts w:hint="cs"/>
          <w:rtl/>
        </w:rPr>
        <w:t>לא</w:t>
      </w:r>
      <w:r w:rsidRPr="007435EB">
        <w:rPr>
          <w:rtl/>
        </w:rPr>
        <w:t xml:space="preserve"> </w:t>
      </w:r>
      <w:r w:rsidRPr="007435EB">
        <w:rPr>
          <w:rFonts w:hint="cs"/>
          <w:rtl/>
        </w:rPr>
        <w:t>ישהה אדם מרור בחרוסת</w:t>
      </w:r>
      <w:r w:rsidRPr="007435EB">
        <w:rPr>
          <w:rtl/>
        </w:rPr>
        <w:t xml:space="preserve">, </w:t>
      </w:r>
      <w:r w:rsidRPr="007435EB">
        <w:rPr>
          <w:rFonts w:hint="cs"/>
          <w:rtl/>
        </w:rPr>
        <w:t>שמא</w:t>
      </w:r>
      <w:r w:rsidRPr="007435EB">
        <w:rPr>
          <w:rtl/>
        </w:rPr>
        <w:t xml:space="preserve"> </w:t>
      </w:r>
      <w:r w:rsidRPr="007435EB">
        <w:rPr>
          <w:rFonts w:hint="cs"/>
          <w:rtl/>
        </w:rPr>
        <w:t>אגב</w:t>
      </w:r>
      <w:r w:rsidRPr="007435EB">
        <w:rPr>
          <w:rtl/>
        </w:rPr>
        <w:t xml:space="preserve"> </w:t>
      </w:r>
      <w:r w:rsidRPr="007435EB">
        <w:rPr>
          <w:rFonts w:hint="cs"/>
          <w:rtl/>
        </w:rPr>
        <w:t>חריפות התבלין</w:t>
      </w:r>
      <w:r w:rsidRPr="007435EB">
        <w:rPr>
          <w:rtl/>
        </w:rPr>
        <w:t xml:space="preserve"> </w:t>
      </w:r>
      <w:r w:rsidRPr="007435EB">
        <w:rPr>
          <w:rFonts w:hint="cs"/>
          <w:rtl/>
        </w:rPr>
        <w:t>מבטל</w:t>
      </w:r>
      <w:r w:rsidRPr="007435EB">
        <w:rPr>
          <w:rtl/>
        </w:rPr>
        <w:t xml:space="preserve"> </w:t>
      </w:r>
      <w:r w:rsidRPr="007435EB">
        <w:rPr>
          <w:rFonts w:hint="cs"/>
          <w:rtl/>
        </w:rPr>
        <w:t>למרירות</w:t>
      </w:r>
      <w:r w:rsidRPr="007435EB">
        <w:rPr>
          <w:rtl/>
        </w:rPr>
        <w:t xml:space="preserve">, </w:t>
      </w:r>
      <w:r w:rsidRPr="007435EB">
        <w:rPr>
          <w:rFonts w:hint="cs"/>
          <w:rtl/>
        </w:rPr>
        <w:t>ולא יטעם מרור</w:t>
      </w:r>
      <w:r w:rsidRPr="007435EB">
        <w:rPr>
          <w:rtl/>
        </w:rPr>
        <w:t>.</w:t>
      </w:r>
    </w:p>
    <w:p w14:paraId="02EA3E36" w14:textId="77777777" w:rsidR="00D661D8" w:rsidRPr="006F7B3D" w:rsidRDefault="00D661D8" w:rsidP="00D661D8">
      <w:pPr>
        <w:pStyle w:val="36"/>
        <w:framePr w:wrap="notBeside"/>
        <w:rPr>
          <w:rtl/>
        </w:rPr>
      </w:pPr>
      <w:r w:rsidRPr="006F7B3D">
        <w:rPr>
          <w:rFonts w:hint="cs"/>
          <w:rtl/>
        </w:rPr>
        <w:t>ר</w:t>
      </w:r>
      <w:r w:rsidRPr="006F7B3D">
        <w:rPr>
          <w:rtl/>
        </w:rPr>
        <w:t>"</w:t>
      </w:r>
      <w:r w:rsidRPr="006F7B3D">
        <w:rPr>
          <w:rFonts w:hint="cs"/>
          <w:rtl/>
        </w:rPr>
        <w:t xml:space="preserve">ח </w:t>
      </w:r>
    </w:p>
    <w:p w14:paraId="6F61410E" w14:textId="77777777" w:rsidR="00D661D8" w:rsidRPr="007435EB" w:rsidRDefault="00D661D8" w:rsidP="00D661D8">
      <w:pPr>
        <w:rPr>
          <w:rtl/>
        </w:rPr>
      </w:pPr>
      <w:r>
        <w:rPr>
          <w:rStyle w:val="affffd"/>
          <w:rFonts w:hint="cs"/>
          <w:rtl/>
        </w:rPr>
        <w:t xml:space="preserve">העמיד </w:t>
      </w:r>
      <w:r w:rsidRPr="006F7B3D">
        <w:rPr>
          <w:rStyle w:val="affffd"/>
          <w:rFonts w:hint="cs"/>
          <w:rtl/>
        </w:rPr>
        <w:t>לר</w:t>
      </w:r>
      <w:r w:rsidRPr="006F7B3D">
        <w:rPr>
          <w:rStyle w:val="affffd"/>
          <w:rtl/>
        </w:rPr>
        <w:t>"</w:t>
      </w:r>
      <w:r w:rsidRPr="006F7B3D">
        <w:rPr>
          <w:rStyle w:val="affffd"/>
          <w:rFonts w:hint="cs"/>
          <w:rtl/>
        </w:rPr>
        <w:t>ע ודרש</w:t>
      </w:r>
      <w:r w:rsidRPr="006F7B3D">
        <w:rPr>
          <w:rStyle w:val="affffd"/>
          <w:rtl/>
        </w:rPr>
        <w:t>:</w:t>
      </w:r>
      <w:r w:rsidRPr="007435EB">
        <w:rPr>
          <w:rtl/>
        </w:rPr>
        <w:t xml:space="preserve"> </w:t>
      </w:r>
      <w:r w:rsidRPr="007435EB">
        <w:rPr>
          <w:rFonts w:hint="cs"/>
          <w:rtl/>
        </w:rPr>
        <w:t>נטל</w:t>
      </w:r>
      <w:r w:rsidRPr="007435EB">
        <w:rPr>
          <w:rtl/>
        </w:rPr>
        <w:t xml:space="preserve"> </w:t>
      </w:r>
      <w:r w:rsidRPr="007435EB">
        <w:rPr>
          <w:rFonts w:hint="cs"/>
          <w:rtl/>
        </w:rPr>
        <w:t>ידיו</w:t>
      </w:r>
      <w:r w:rsidRPr="007435EB">
        <w:rPr>
          <w:rtl/>
        </w:rPr>
        <w:t xml:space="preserve"> </w:t>
      </w:r>
      <w:r w:rsidRPr="007435EB">
        <w:rPr>
          <w:rFonts w:hint="cs"/>
          <w:rtl/>
        </w:rPr>
        <w:t>בטיבול</w:t>
      </w:r>
      <w:r w:rsidRPr="007435EB">
        <w:rPr>
          <w:rtl/>
        </w:rPr>
        <w:t xml:space="preserve"> </w:t>
      </w:r>
      <w:r w:rsidRPr="007435EB">
        <w:rPr>
          <w:rFonts w:hint="cs"/>
          <w:rtl/>
        </w:rPr>
        <w:t>ראשון</w:t>
      </w:r>
      <w:r w:rsidRPr="007435EB">
        <w:rPr>
          <w:rtl/>
        </w:rPr>
        <w:t xml:space="preserve"> </w:t>
      </w:r>
      <w:r w:rsidRPr="007435EB">
        <w:rPr>
          <w:rFonts w:hint="cs"/>
          <w:rtl/>
        </w:rPr>
        <w:t>נוטל</w:t>
      </w:r>
      <w:r w:rsidRPr="007435EB">
        <w:rPr>
          <w:rtl/>
        </w:rPr>
        <w:t xml:space="preserve"> </w:t>
      </w:r>
      <w:r w:rsidRPr="007435EB">
        <w:rPr>
          <w:rFonts w:hint="cs"/>
          <w:rtl/>
        </w:rPr>
        <w:t>ידיו</w:t>
      </w:r>
      <w:r w:rsidRPr="007435EB">
        <w:rPr>
          <w:rtl/>
        </w:rPr>
        <w:t xml:space="preserve"> </w:t>
      </w:r>
      <w:r w:rsidRPr="007435EB">
        <w:rPr>
          <w:rFonts w:hint="cs"/>
          <w:rtl/>
        </w:rPr>
        <w:t>בטיבול</w:t>
      </w:r>
      <w:r w:rsidRPr="007435EB">
        <w:rPr>
          <w:rtl/>
        </w:rPr>
        <w:t xml:space="preserve"> </w:t>
      </w:r>
      <w:r w:rsidRPr="007435EB">
        <w:rPr>
          <w:rFonts w:hint="cs"/>
          <w:rtl/>
        </w:rPr>
        <w:t>שני</w:t>
      </w:r>
      <w:r w:rsidRPr="007435EB">
        <w:rPr>
          <w:rtl/>
        </w:rPr>
        <w:t>.</w:t>
      </w:r>
    </w:p>
    <w:p w14:paraId="0109B313" w14:textId="77777777" w:rsidR="00D661D8" w:rsidRPr="006F7B3D" w:rsidRDefault="00D661D8" w:rsidP="00D661D8">
      <w:pPr>
        <w:pStyle w:val="36"/>
        <w:framePr w:wrap="notBeside"/>
        <w:rPr>
          <w:rtl/>
        </w:rPr>
      </w:pPr>
      <w:r w:rsidRPr="006F7B3D">
        <w:rPr>
          <w:rFonts w:hint="cs"/>
          <w:rtl/>
        </w:rPr>
        <w:t>רבנן לפני ר</w:t>
      </w:r>
      <w:r w:rsidRPr="006F7B3D">
        <w:rPr>
          <w:rtl/>
        </w:rPr>
        <w:t>"</w:t>
      </w:r>
      <w:r w:rsidRPr="006F7B3D">
        <w:rPr>
          <w:rFonts w:hint="cs"/>
          <w:rtl/>
        </w:rPr>
        <w:t xml:space="preserve">פ </w:t>
      </w:r>
    </w:p>
    <w:p w14:paraId="6C278331" w14:textId="77777777" w:rsidR="00D661D8" w:rsidRPr="007435EB" w:rsidRDefault="00D661D8" w:rsidP="00D661D8">
      <w:pPr>
        <w:rPr>
          <w:rtl/>
        </w:rPr>
      </w:pPr>
      <w:r w:rsidRPr="007435EB">
        <w:rPr>
          <w:rFonts w:hint="cs"/>
          <w:rtl/>
        </w:rPr>
        <w:t xml:space="preserve">דבעלמא אמר ולא כאן, </w:t>
      </w:r>
      <w:r>
        <w:rPr>
          <w:rFonts w:hint="cs"/>
          <w:rtl/>
        </w:rPr>
        <w:t>דא''כ</w:t>
      </w:r>
      <w:r w:rsidRPr="007435EB">
        <w:rPr>
          <w:rFonts w:hint="cs"/>
          <w:rtl/>
        </w:rPr>
        <w:t xml:space="preserve"> למה יטול פעמיים</w:t>
      </w:r>
    </w:p>
    <w:p w14:paraId="42E0DDD9" w14:textId="77777777" w:rsidR="00D661D8" w:rsidRPr="006F7B3D" w:rsidRDefault="00D661D8" w:rsidP="00D661D8">
      <w:pPr>
        <w:pStyle w:val="36"/>
        <w:framePr w:wrap="notBeside"/>
        <w:rPr>
          <w:rtl/>
        </w:rPr>
      </w:pPr>
      <w:r w:rsidRPr="006F7B3D">
        <w:rPr>
          <w:rFonts w:hint="cs"/>
          <w:rtl/>
        </w:rPr>
        <w:t>וענם ר</w:t>
      </w:r>
      <w:r w:rsidRPr="006F7B3D">
        <w:rPr>
          <w:rtl/>
        </w:rPr>
        <w:t>"</w:t>
      </w:r>
      <w:r w:rsidRPr="006F7B3D">
        <w:rPr>
          <w:rFonts w:hint="cs"/>
          <w:rtl/>
        </w:rPr>
        <w:t>פ</w:t>
      </w:r>
      <w:r w:rsidRPr="006F7B3D">
        <w:rPr>
          <w:rtl/>
        </w:rPr>
        <w:t>:</w:t>
      </w:r>
    </w:p>
    <w:p w14:paraId="47AB9431" w14:textId="77777777" w:rsidR="00D661D8" w:rsidRPr="007435EB" w:rsidRDefault="00D661D8" w:rsidP="00D661D8">
      <w:pPr>
        <w:rPr>
          <w:rFonts w:cs="Guttman Vilna"/>
          <w:b/>
          <w:bCs/>
        </w:rPr>
      </w:pPr>
      <w:r w:rsidRPr="007435EB">
        <w:rPr>
          <w:rFonts w:hint="cs"/>
          <w:rtl/>
        </w:rPr>
        <w:t xml:space="preserve">דוקא </w:t>
      </w:r>
      <w:r>
        <w:rPr>
          <w:rFonts w:hint="cs"/>
          <w:rtl/>
        </w:rPr>
        <w:t>כאן</w:t>
      </w:r>
      <w:r w:rsidRPr="007435EB">
        <w:rPr>
          <w:rFonts w:hint="cs"/>
          <w:rtl/>
        </w:rPr>
        <w:t xml:space="preserve"> </w:t>
      </w:r>
      <w:r>
        <w:rPr>
          <w:rFonts w:hint="cs"/>
          <w:rtl/>
        </w:rPr>
        <w:t xml:space="preserve">צריך ב' </w:t>
      </w:r>
      <w:r w:rsidRPr="007435EB">
        <w:rPr>
          <w:rFonts w:hint="cs"/>
          <w:rtl/>
        </w:rPr>
        <w:t>נט</w:t>
      </w:r>
      <w:r w:rsidRPr="007435EB">
        <w:rPr>
          <w:rtl/>
        </w:rPr>
        <w:t>"</w:t>
      </w:r>
      <w:r w:rsidRPr="007435EB">
        <w:rPr>
          <w:rFonts w:hint="cs"/>
          <w:rtl/>
        </w:rPr>
        <w:t xml:space="preserve">י </w:t>
      </w:r>
      <w:r>
        <w:rPr>
          <w:rFonts w:hint="cs"/>
          <w:rtl/>
        </w:rPr>
        <w:t xml:space="preserve">שצריך </w:t>
      </w:r>
      <w:r w:rsidRPr="007435EB">
        <w:rPr>
          <w:rFonts w:hint="cs"/>
          <w:rtl/>
        </w:rPr>
        <w:t xml:space="preserve">לומר </w:t>
      </w:r>
      <w:r>
        <w:rPr>
          <w:rFonts w:hint="cs"/>
          <w:rtl/>
        </w:rPr>
        <w:t>ה</w:t>
      </w:r>
      <w:r w:rsidRPr="007435EB">
        <w:rPr>
          <w:rFonts w:hint="cs"/>
          <w:rtl/>
        </w:rPr>
        <w:t>גדה והלל שמא הסיח דעתו ונגע, אבל בעלמא א</w:t>
      </w:r>
      <w:r w:rsidRPr="007435EB">
        <w:rPr>
          <w:rtl/>
        </w:rPr>
        <w:t>"</w:t>
      </w:r>
      <w:r w:rsidRPr="007435EB">
        <w:rPr>
          <w:rFonts w:hint="cs"/>
          <w:rtl/>
        </w:rPr>
        <w:t>צ ב' טיבולי</w:t>
      </w:r>
      <w:r>
        <w:rPr>
          <w:rFonts w:hint="cs"/>
          <w:rtl/>
        </w:rPr>
        <w:t>ם</w:t>
      </w:r>
    </w:p>
    <w:p w14:paraId="1C60E4C9" w14:textId="77777777" w:rsidR="00D661D8" w:rsidRPr="007435EB" w:rsidRDefault="00D661D8" w:rsidP="00D661D8">
      <w:pPr>
        <w:pStyle w:val="affd"/>
        <w:rPr>
          <w:bCs/>
          <w:rtl/>
        </w:rPr>
      </w:pPr>
      <w:r>
        <w:rPr>
          <w:rFonts w:hint="cs"/>
          <w:rtl/>
        </w:rPr>
        <w:t>***</w:t>
      </w:r>
    </w:p>
    <w:p w14:paraId="4C35A359" w14:textId="77777777" w:rsidR="00D661D8" w:rsidRPr="00887E4C" w:rsidRDefault="00D661D8" w:rsidP="00D661D8">
      <w:pPr>
        <w:pStyle w:val="36"/>
        <w:framePr w:wrap="notBeside"/>
        <w:rPr>
          <w:rtl/>
        </w:rPr>
      </w:pPr>
      <w:r w:rsidRPr="00887E4C">
        <w:rPr>
          <w:rFonts w:hint="cs"/>
          <w:rtl/>
        </w:rPr>
        <w:t>רבא</w:t>
      </w:r>
      <w:r w:rsidRPr="00887E4C">
        <w:rPr>
          <w:rtl/>
        </w:rPr>
        <w:t>:</w:t>
      </w:r>
    </w:p>
    <w:p w14:paraId="40C86D3E" w14:textId="77777777" w:rsidR="00D661D8" w:rsidRDefault="00D661D8" w:rsidP="00D661D8">
      <w:pPr>
        <w:rPr>
          <w:rStyle w:val="afffa"/>
          <w:rtl/>
        </w:rPr>
      </w:pPr>
      <w:r w:rsidRPr="005C3FF1">
        <w:rPr>
          <w:rStyle w:val="afffa"/>
          <w:rFonts w:hint="cs"/>
          <w:rtl/>
        </w:rPr>
        <w:t>בלע</w:t>
      </w:r>
      <w:r w:rsidRPr="005C3FF1">
        <w:rPr>
          <w:rStyle w:val="afffa"/>
          <w:rtl/>
        </w:rPr>
        <w:t xml:space="preserve"> </w:t>
      </w:r>
      <w:r w:rsidRPr="005C3FF1">
        <w:rPr>
          <w:rStyle w:val="afffa"/>
          <w:rFonts w:hint="cs"/>
          <w:rtl/>
        </w:rPr>
        <w:t>מצה</w:t>
      </w:r>
      <w:r w:rsidRPr="007435EB">
        <w:rPr>
          <w:rFonts w:ascii="Fb Fontext" w:hAnsi="Fb Fontext"/>
          <w:rtl/>
        </w:rPr>
        <w:t xml:space="preserve"> - </w:t>
      </w:r>
      <w:r w:rsidRPr="007435EB">
        <w:rPr>
          <w:rFonts w:ascii="Fb Fontext" w:hAnsi="Fb Fontext" w:hint="cs"/>
          <w:rtl/>
        </w:rPr>
        <w:t>יצא</w:t>
      </w:r>
      <w:r w:rsidRPr="007435EB">
        <w:rPr>
          <w:rFonts w:ascii="Fb Fontext" w:hAnsi="Fb Fontext"/>
          <w:rtl/>
        </w:rPr>
        <w:t xml:space="preserve">, </w:t>
      </w:r>
      <w:r w:rsidRPr="005C3FF1">
        <w:rPr>
          <w:rStyle w:val="afffa"/>
          <w:rtl/>
        </w:rPr>
        <w:tab/>
      </w:r>
      <w:r w:rsidRPr="005C3FF1">
        <w:rPr>
          <w:rStyle w:val="afffa"/>
          <w:rFonts w:hint="cs"/>
          <w:rtl/>
        </w:rPr>
        <w:t>בלע</w:t>
      </w:r>
      <w:r w:rsidRPr="005C3FF1">
        <w:rPr>
          <w:rStyle w:val="afffa"/>
          <w:rtl/>
        </w:rPr>
        <w:t xml:space="preserve"> </w:t>
      </w:r>
      <w:r w:rsidRPr="005C3FF1">
        <w:rPr>
          <w:rStyle w:val="afffa"/>
          <w:rFonts w:hint="cs"/>
          <w:rtl/>
        </w:rPr>
        <w:t>מרור</w:t>
      </w:r>
      <w:r w:rsidRPr="005C3FF1">
        <w:rPr>
          <w:rStyle w:val="afffa"/>
          <w:rtl/>
        </w:rPr>
        <w:t xml:space="preserve"> </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 xml:space="preserve">. </w:t>
      </w:r>
      <w:r w:rsidRPr="005C3FF1">
        <w:rPr>
          <w:rStyle w:val="afffa"/>
          <w:rtl/>
        </w:rPr>
        <w:tab/>
      </w:r>
    </w:p>
    <w:p w14:paraId="6413AA2E" w14:textId="77777777" w:rsidR="00D661D8" w:rsidRPr="007435EB" w:rsidRDefault="00D661D8" w:rsidP="00D661D8">
      <w:pPr>
        <w:rPr>
          <w:rtl/>
        </w:rPr>
      </w:pPr>
      <w:r w:rsidRPr="005C3FF1">
        <w:rPr>
          <w:rStyle w:val="afffa"/>
          <w:rFonts w:hint="cs"/>
          <w:rtl/>
        </w:rPr>
        <w:t>בלע</w:t>
      </w:r>
      <w:r w:rsidRPr="005C3FF1">
        <w:rPr>
          <w:rStyle w:val="afffa"/>
          <w:rtl/>
        </w:rPr>
        <w:t xml:space="preserve"> </w:t>
      </w:r>
      <w:r w:rsidRPr="005C3FF1">
        <w:rPr>
          <w:rStyle w:val="afffa"/>
          <w:rFonts w:hint="cs"/>
          <w:rtl/>
        </w:rPr>
        <w:t>מצה</w:t>
      </w:r>
      <w:r w:rsidRPr="005C3FF1">
        <w:rPr>
          <w:rStyle w:val="afffa"/>
          <w:rtl/>
        </w:rPr>
        <w:t xml:space="preserve"> </w:t>
      </w:r>
      <w:r w:rsidRPr="005C3FF1">
        <w:rPr>
          <w:rStyle w:val="afffa"/>
          <w:rFonts w:hint="cs"/>
          <w:rtl/>
        </w:rPr>
        <w:t>ומרור</w:t>
      </w:r>
      <w:r w:rsidRPr="007435EB">
        <w:rPr>
          <w:rFonts w:ascii="Fb Fontext" w:hAnsi="Fb Fontext"/>
          <w:rtl/>
        </w:rPr>
        <w:t xml:space="preserve"> - </w:t>
      </w:r>
      <w:r w:rsidRPr="007435EB">
        <w:rPr>
          <w:rFonts w:ascii="Fb Fontext" w:hAnsi="Fb Fontext" w:hint="cs"/>
          <w:rtl/>
        </w:rPr>
        <w:t>ידי</w:t>
      </w:r>
      <w:r w:rsidRPr="007435EB">
        <w:rPr>
          <w:rFonts w:ascii="Fb Fontext" w:hAnsi="Fb Fontext"/>
          <w:rtl/>
        </w:rPr>
        <w:t xml:space="preserve"> </w:t>
      </w:r>
      <w:r w:rsidRPr="007435EB">
        <w:rPr>
          <w:rFonts w:ascii="Fb Fontext" w:hAnsi="Fb Fontext" w:hint="cs"/>
          <w:rtl/>
        </w:rPr>
        <w:t>מצה</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 xml:space="preserve">, </w:t>
      </w:r>
      <w:r w:rsidRPr="007435EB">
        <w:rPr>
          <w:rFonts w:ascii="Fb Fontext" w:hAnsi="Fb Fontext" w:hint="cs"/>
          <w:rtl/>
        </w:rPr>
        <w:t>ידי</w:t>
      </w:r>
      <w:r w:rsidRPr="007435EB">
        <w:rPr>
          <w:rFonts w:ascii="Fb Fontext" w:hAnsi="Fb Fontext"/>
          <w:rtl/>
        </w:rPr>
        <w:t xml:space="preserve"> </w:t>
      </w:r>
      <w:r w:rsidRPr="007435EB">
        <w:rPr>
          <w:rFonts w:ascii="Fb Fontext" w:hAnsi="Fb Fontext" w:hint="cs"/>
          <w:rtl/>
        </w:rPr>
        <w:t>מרור</w:t>
      </w:r>
      <w:r w:rsidRPr="007435EB">
        <w:rPr>
          <w:rFonts w:ascii="Fb Fontext" w:hAnsi="Fb Fontext"/>
          <w:rtl/>
        </w:rPr>
        <w:t xml:space="preserve"> </w:t>
      </w:r>
      <w:r w:rsidRPr="007435EB">
        <w:rPr>
          <w:rFonts w:ascii="Fb Fontext" w:hAnsi="Fb Fontext" w:hint="cs"/>
          <w:rtl/>
        </w:rPr>
        <w:t>לא</w:t>
      </w:r>
      <w:r w:rsidRPr="007435EB">
        <w:rPr>
          <w:rFonts w:ascii="Fb Fontext" w:hAnsi="Fb Fontext"/>
          <w:rtl/>
        </w:rPr>
        <w:t xml:space="preserve"> </w:t>
      </w:r>
      <w:r w:rsidRPr="007435EB">
        <w:rPr>
          <w:rFonts w:ascii="Fb Fontext" w:hAnsi="Fb Fontext" w:hint="cs"/>
          <w:rtl/>
        </w:rPr>
        <w:t>יצא</w:t>
      </w:r>
      <w:r w:rsidRPr="007435EB">
        <w:rPr>
          <w:rFonts w:ascii="Fb Fontext" w:hAnsi="Fb Fontext"/>
          <w:rtl/>
        </w:rPr>
        <w:t>.</w:t>
      </w:r>
    </w:p>
    <w:p w14:paraId="61748B90" w14:textId="77777777" w:rsidR="00D661D8" w:rsidRPr="007435EB" w:rsidRDefault="00D661D8" w:rsidP="00D661D8">
      <w:pPr>
        <w:rPr>
          <w:rtl/>
        </w:rPr>
      </w:pPr>
      <w:r w:rsidRPr="005C3FF1">
        <w:rPr>
          <w:rStyle w:val="afffa"/>
          <w:rFonts w:hint="cs"/>
          <w:rtl/>
        </w:rPr>
        <w:t>כרכן</w:t>
      </w:r>
      <w:r w:rsidRPr="005C3FF1">
        <w:rPr>
          <w:rStyle w:val="afffa"/>
          <w:rtl/>
        </w:rPr>
        <w:t xml:space="preserve"> </w:t>
      </w:r>
      <w:r w:rsidRPr="005C3FF1">
        <w:rPr>
          <w:rStyle w:val="afffa"/>
          <w:rFonts w:hint="cs"/>
          <w:rtl/>
        </w:rPr>
        <w:t>בסיב</w:t>
      </w:r>
      <w:r w:rsidRPr="005C3FF1">
        <w:rPr>
          <w:rStyle w:val="afffa"/>
          <w:rtl/>
        </w:rPr>
        <w:t xml:space="preserve"> </w:t>
      </w:r>
      <w:r w:rsidRPr="005C3FF1">
        <w:rPr>
          <w:rStyle w:val="afffa"/>
          <w:rFonts w:hint="cs"/>
          <w:rtl/>
        </w:rPr>
        <w:t>ובלען</w:t>
      </w:r>
      <w:r w:rsidRPr="007435EB">
        <w:rPr>
          <w:rtl/>
        </w:rPr>
        <w:t xml:space="preserve"> - </w:t>
      </w:r>
      <w:r w:rsidRPr="007435EB">
        <w:rPr>
          <w:rFonts w:hint="cs"/>
          <w:rtl/>
        </w:rPr>
        <w:t>אף</w:t>
      </w:r>
      <w:r w:rsidRPr="007435EB">
        <w:rPr>
          <w:rtl/>
        </w:rPr>
        <w:t xml:space="preserve"> </w:t>
      </w:r>
      <w:r w:rsidRPr="007435EB">
        <w:rPr>
          <w:rFonts w:hint="cs"/>
          <w:rtl/>
        </w:rPr>
        <w:t>ידי</w:t>
      </w:r>
      <w:r w:rsidRPr="007435EB">
        <w:rPr>
          <w:rtl/>
        </w:rPr>
        <w:t xml:space="preserve"> </w:t>
      </w:r>
      <w:r w:rsidRPr="007435EB">
        <w:rPr>
          <w:rFonts w:hint="cs"/>
          <w:rtl/>
        </w:rPr>
        <w:t>מצה</w:t>
      </w:r>
      <w:r w:rsidRPr="007435EB">
        <w:rPr>
          <w:rtl/>
        </w:rPr>
        <w:t xml:space="preserve"> </w:t>
      </w:r>
      <w:r w:rsidRPr="007435EB">
        <w:rPr>
          <w:rFonts w:hint="cs"/>
          <w:rtl/>
        </w:rPr>
        <w:t>לא</w:t>
      </w:r>
      <w:r w:rsidRPr="007435EB">
        <w:rPr>
          <w:rtl/>
        </w:rPr>
        <w:t xml:space="preserve"> </w:t>
      </w:r>
      <w:r w:rsidRPr="007435EB">
        <w:rPr>
          <w:rFonts w:hint="cs"/>
          <w:rtl/>
        </w:rPr>
        <w:t>יצא</w:t>
      </w:r>
      <w:r w:rsidRPr="007435EB">
        <w:rPr>
          <w:rtl/>
        </w:rPr>
        <w:t>.</w:t>
      </w:r>
    </w:p>
    <w:p w14:paraId="4F1AFFE2" w14:textId="77777777" w:rsidR="00D661D8" w:rsidRPr="00887E4C" w:rsidRDefault="00D661D8" w:rsidP="00D661D8">
      <w:pPr>
        <w:pStyle w:val="36"/>
        <w:framePr w:wrap="notBeside"/>
        <w:rPr>
          <w:rtl/>
        </w:rPr>
      </w:pPr>
      <w:r w:rsidRPr="00887E4C">
        <w:rPr>
          <w:rFonts w:hint="cs"/>
          <w:rtl/>
        </w:rPr>
        <w:t>רשב</w:t>
      </w:r>
      <w:r w:rsidRPr="00887E4C">
        <w:rPr>
          <w:rtl/>
        </w:rPr>
        <w:t>"</w:t>
      </w:r>
      <w:r w:rsidRPr="00887E4C">
        <w:rPr>
          <w:rFonts w:hint="cs"/>
          <w:rtl/>
        </w:rPr>
        <w:t>א</w:t>
      </w:r>
      <w:r w:rsidRPr="00887E4C">
        <w:rPr>
          <w:rtl/>
        </w:rPr>
        <w:t>:</w:t>
      </w:r>
    </w:p>
    <w:p w14:paraId="59D76282" w14:textId="77777777" w:rsidR="00D661D8" w:rsidRPr="007435EB" w:rsidRDefault="00D661D8" w:rsidP="00D661D8">
      <w:pPr>
        <w:spacing w:before="4"/>
        <w:rPr>
          <w:rtl/>
        </w:rPr>
      </w:pPr>
      <w:r w:rsidRPr="007435EB">
        <w:rPr>
          <w:rFonts w:hint="cs"/>
          <w:rtl/>
        </w:rPr>
        <w:t>מצה</w:t>
      </w:r>
      <w:r w:rsidRPr="007435EB">
        <w:rPr>
          <w:rtl/>
        </w:rPr>
        <w:t xml:space="preserve"> </w:t>
      </w:r>
      <w:r>
        <w:rPr>
          <w:rFonts w:hint="cs"/>
          <w:rtl/>
        </w:rPr>
        <w:t xml:space="preserve">ומרור וחרוסת </w:t>
      </w:r>
      <w:r w:rsidRPr="007435EB">
        <w:rPr>
          <w:rFonts w:hint="cs"/>
          <w:rtl/>
        </w:rPr>
        <w:t>לפני</w:t>
      </w:r>
      <w:r w:rsidRPr="007435EB">
        <w:rPr>
          <w:rtl/>
        </w:rPr>
        <w:t xml:space="preserve"> </w:t>
      </w:r>
      <w:r w:rsidRPr="007435EB">
        <w:rPr>
          <w:rFonts w:hint="cs"/>
          <w:rtl/>
        </w:rPr>
        <w:t>כל</w:t>
      </w:r>
      <w:r w:rsidRPr="007435EB">
        <w:rPr>
          <w:rtl/>
        </w:rPr>
        <w:t xml:space="preserve"> </w:t>
      </w:r>
      <w:r w:rsidRPr="007435EB">
        <w:rPr>
          <w:rFonts w:hint="cs"/>
          <w:rtl/>
        </w:rPr>
        <w:t>אחד</w:t>
      </w:r>
      <w:r w:rsidRPr="007435EB">
        <w:rPr>
          <w:rtl/>
        </w:rPr>
        <w:t xml:space="preserve"> </w:t>
      </w:r>
      <w:r w:rsidRPr="007435EB">
        <w:rPr>
          <w:rFonts w:hint="cs"/>
          <w:rtl/>
        </w:rPr>
        <w:t>ואחד</w:t>
      </w:r>
      <w:r w:rsidRPr="007435EB">
        <w:rPr>
          <w:rtl/>
        </w:rPr>
        <w:t xml:space="preserve">, </w:t>
      </w:r>
      <w:r w:rsidRPr="007435EB">
        <w:rPr>
          <w:rFonts w:hint="cs"/>
          <w:rtl/>
        </w:rPr>
        <w:t>ואין</w:t>
      </w:r>
      <w:r w:rsidRPr="007435EB">
        <w:rPr>
          <w:rtl/>
        </w:rPr>
        <w:t xml:space="preserve"> </w:t>
      </w:r>
      <w:r w:rsidRPr="007435EB">
        <w:rPr>
          <w:rFonts w:hint="cs"/>
          <w:rtl/>
        </w:rPr>
        <w:t>עוקרין</w:t>
      </w:r>
      <w:r w:rsidRPr="007435EB">
        <w:rPr>
          <w:rtl/>
        </w:rPr>
        <w:t xml:space="preserve"> </w:t>
      </w:r>
      <w:r w:rsidRPr="007435EB">
        <w:rPr>
          <w:rFonts w:hint="cs"/>
          <w:rtl/>
        </w:rPr>
        <w:t>את</w:t>
      </w:r>
      <w:r w:rsidRPr="007435EB">
        <w:rPr>
          <w:rtl/>
        </w:rPr>
        <w:t xml:space="preserve"> </w:t>
      </w:r>
      <w:r w:rsidRPr="007435EB">
        <w:rPr>
          <w:rFonts w:hint="cs"/>
          <w:rtl/>
        </w:rPr>
        <w:t>השלחן</w:t>
      </w:r>
      <w:r w:rsidRPr="007435EB">
        <w:rPr>
          <w:rtl/>
        </w:rPr>
        <w:t xml:space="preserve"> </w:t>
      </w:r>
      <w:r w:rsidRPr="007435EB">
        <w:rPr>
          <w:rFonts w:hint="cs"/>
          <w:rtl/>
        </w:rPr>
        <w:t>אלא</w:t>
      </w:r>
      <w:r w:rsidRPr="007435EB">
        <w:rPr>
          <w:rtl/>
        </w:rPr>
        <w:t xml:space="preserve"> </w:t>
      </w:r>
      <w:r w:rsidRPr="007435EB">
        <w:rPr>
          <w:rFonts w:hint="cs"/>
          <w:rtl/>
        </w:rPr>
        <w:t>לפני</w:t>
      </w:r>
      <w:r w:rsidRPr="007435EB">
        <w:rPr>
          <w:rtl/>
        </w:rPr>
        <w:t xml:space="preserve"> </w:t>
      </w:r>
      <w:r w:rsidRPr="007435EB">
        <w:rPr>
          <w:rFonts w:hint="cs"/>
          <w:rtl/>
        </w:rPr>
        <w:t>מי</w:t>
      </w:r>
      <w:r w:rsidRPr="007435EB">
        <w:rPr>
          <w:rtl/>
        </w:rPr>
        <w:t xml:space="preserve"> </w:t>
      </w:r>
      <w:r w:rsidRPr="007435EB">
        <w:rPr>
          <w:rFonts w:hint="cs"/>
          <w:rtl/>
        </w:rPr>
        <w:t>שאומר</w:t>
      </w:r>
      <w:r w:rsidRPr="007435EB">
        <w:rPr>
          <w:rtl/>
        </w:rPr>
        <w:t xml:space="preserve"> </w:t>
      </w:r>
      <w:r w:rsidRPr="007435EB">
        <w:rPr>
          <w:rFonts w:hint="cs"/>
          <w:rtl/>
        </w:rPr>
        <w:t>הגדה</w:t>
      </w:r>
      <w:r w:rsidRPr="007435EB">
        <w:rPr>
          <w:rtl/>
        </w:rPr>
        <w:t>.</w:t>
      </w:r>
    </w:p>
    <w:p w14:paraId="36EAF429" w14:textId="77777777" w:rsidR="00D661D8" w:rsidRPr="00887E4C" w:rsidRDefault="00D661D8" w:rsidP="00D661D8">
      <w:pPr>
        <w:pStyle w:val="36"/>
        <w:framePr w:wrap="notBeside"/>
        <w:rPr>
          <w:rtl/>
        </w:rPr>
      </w:pPr>
      <w:r w:rsidRPr="00887E4C">
        <w:rPr>
          <w:rFonts w:hint="cs"/>
          <w:rtl/>
        </w:rPr>
        <w:t>• ר</w:t>
      </w:r>
      <w:r w:rsidRPr="00887E4C">
        <w:rPr>
          <w:rtl/>
        </w:rPr>
        <w:t>"</w:t>
      </w:r>
      <w:r w:rsidRPr="00887E4C">
        <w:rPr>
          <w:rFonts w:hint="cs"/>
          <w:rtl/>
        </w:rPr>
        <w:t>ה</w:t>
      </w:r>
      <w:r w:rsidRPr="00887E4C">
        <w:rPr>
          <w:rtl/>
        </w:rPr>
        <w:t>:</w:t>
      </w:r>
    </w:p>
    <w:p w14:paraId="6EA5A80D" w14:textId="77777777" w:rsidR="00D661D8" w:rsidRPr="007435EB" w:rsidRDefault="00D661D8" w:rsidP="00D661D8">
      <w:pPr>
        <w:spacing w:before="4"/>
        <w:rPr>
          <w:rtl/>
        </w:rPr>
      </w:pPr>
      <w:r w:rsidRPr="007435EB">
        <w:rPr>
          <w:rFonts w:hint="cs"/>
          <w:rtl/>
        </w:rPr>
        <w:t>כולהו</w:t>
      </w:r>
      <w:r w:rsidRPr="007435EB">
        <w:rPr>
          <w:rtl/>
        </w:rPr>
        <w:t xml:space="preserve"> </w:t>
      </w:r>
      <w:r w:rsidRPr="007435EB">
        <w:rPr>
          <w:rFonts w:hint="cs"/>
          <w:rtl/>
        </w:rPr>
        <w:t>נמי</w:t>
      </w:r>
      <w:r w:rsidRPr="007435EB">
        <w:rPr>
          <w:rtl/>
        </w:rPr>
        <w:t xml:space="preserve"> </w:t>
      </w:r>
      <w:r w:rsidRPr="007435EB">
        <w:rPr>
          <w:rFonts w:hint="cs"/>
          <w:rtl/>
        </w:rPr>
        <w:t>לפני</w:t>
      </w:r>
      <w:r w:rsidRPr="007435EB">
        <w:rPr>
          <w:rtl/>
        </w:rPr>
        <w:t xml:space="preserve"> </w:t>
      </w:r>
      <w:r w:rsidRPr="007435EB">
        <w:rPr>
          <w:rFonts w:hint="cs"/>
          <w:rtl/>
        </w:rPr>
        <w:t>מי</w:t>
      </w:r>
      <w:r w:rsidRPr="007435EB">
        <w:rPr>
          <w:rtl/>
        </w:rPr>
        <w:t xml:space="preserve"> </w:t>
      </w:r>
      <w:r w:rsidRPr="007435EB">
        <w:rPr>
          <w:rFonts w:hint="cs"/>
          <w:rtl/>
        </w:rPr>
        <w:t>שאומר</w:t>
      </w:r>
      <w:r w:rsidRPr="007435EB">
        <w:rPr>
          <w:rtl/>
        </w:rPr>
        <w:t xml:space="preserve"> </w:t>
      </w:r>
      <w:r w:rsidRPr="007435EB">
        <w:rPr>
          <w:rFonts w:hint="cs"/>
          <w:rtl/>
        </w:rPr>
        <w:t>הגדה</w:t>
      </w:r>
      <w:r w:rsidRPr="007435EB">
        <w:rPr>
          <w:rtl/>
        </w:rPr>
        <w:t xml:space="preserve">. </w:t>
      </w:r>
      <w:r w:rsidRPr="007435EB">
        <w:rPr>
          <w:rFonts w:hint="cs"/>
          <w:rtl/>
        </w:rPr>
        <w:t>ו</w:t>
      </w:r>
      <w:r w:rsidRPr="005C3FF1">
        <w:rPr>
          <w:rStyle w:val="afffa"/>
          <w:rFonts w:hint="cs"/>
          <w:rtl/>
        </w:rPr>
        <w:t>הלכתא</w:t>
      </w:r>
      <w:r w:rsidRPr="007435EB">
        <w:rPr>
          <w:rtl/>
        </w:rPr>
        <w:t xml:space="preserve"> </w:t>
      </w:r>
      <w:r>
        <w:rPr>
          <w:rStyle w:val="affffd"/>
          <w:rFonts w:hint="cs"/>
          <w:rtl/>
          <w:rPrChange w:id="11446" w:author="מנוע אמוראים" w:date="2026-10-05T16:42:03Z">
            <w:rPr>
              <w:rFonts w:hint="cs"/>
              <w:rtl/>
            </w:rPr>
          </w:rPrChange>
        </w:rPr>
        <w:t xml:space="preserve">כר</w:t>
      </w:r>
      <w:r>
        <w:rPr>
          <w:rStyle w:val="affffd"/>
          <w:rtl/>
          <w:rPrChange w:id="11447" w:author="מנוע אמוראים" w:date="2026-10-05T16:42:03Z">
            <w:rPr>
              <w:rtl/>
            </w:rPr>
          </w:rPrChange>
        </w:rPr>
        <w:t xml:space="preserve">"</w:t>
      </w:r>
      <w:r>
        <w:rPr>
          <w:rStyle w:val="affffd"/>
          <w:rFonts w:hint="cs"/>
          <w:rtl/>
          <w:rPrChange w:id="11448" w:author="מנוע אמוראים" w:date="2026-10-05T16:42:03Z">
            <w:rPr>
              <w:rFonts w:hint="cs"/>
              <w:rtl/>
            </w:rPr>
          </w:rPrChange>
        </w:rPr>
        <w:t xml:space="preserve">ה</w:t>
      </w:r>
    </w:p>
    <w:p w14:paraId="642CEEC9" w14:textId="77777777" w:rsidR="00D661D8" w:rsidRDefault="00D661D8" w:rsidP="00D661D8">
      <w:pPr>
        <w:pStyle w:val="afffff0"/>
        <w:rPr>
          <w:rtl/>
        </w:rPr>
      </w:pPr>
      <w:r w:rsidRPr="007435EB">
        <w:rPr>
          <w:rFonts w:hint="cs"/>
          <w:rtl/>
        </w:rPr>
        <w:t>למה</w:t>
      </w:r>
      <w:r w:rsidRPr="007435EB">
        <w:rPr>
          <w:rtl/>
        </w:rPr>
        <w:t xml:space="preserve"> </w:t>
      </w:r>
      <w:r w:rsidRPr="007435EB">
        <w:rPr>
          <w:rFonts w:hint="cs"/>
          <w:rtl/>
        </w:rPr>
        <w:t>עוקרין</w:t>
      </w:r>
      <w:r w:rsidRPr="007435EB">
        <w:rPr>
          <w:rtl/>
        </w:rPr>
        <w:t xml:space="preserve"> </w:t>
      </w:r>
      <w:r w:rsidRPr="007435EB">
        <w:rPr>
          <w:rFonts w:hint="cs"/>
          <w:rtl/>
        </w:rPr>
        <w:t>את</w:t>
      </w:r>
      <w:r w:rsidRPr="007435EB">
        <w:rPr>
          <w:rtl/>
        </w:rPr>
        <w:t xml:space="preserve"> </w:t>
      </w:r>
      <w:r w:rsidRPr="007435EB">
        <w:rPr>
          <w:rFonts w:hint="cs"/>
          <w:rtl/>
        </w:rPr>
        <w:t xml:space="preserve">השולחן? </w:t>
      </w:r>
    </w:p>
    <w:p w14:paraId="2AD17CCC" w14:textId="77777777" w:rsidR="00D661D8" w:rsidRPr="00887E4C" w:rsidRDefault="00D661D8" w:rsidP="00D661D8">
      <w:pPr>
        <w:pStyle w:val="36"/>
        <w:framePr w:wrap="notBeside"/>
        <w:rPr>
          <w:rtl/>
        </w:rPr>
      </w:pPr>
      <w:r w:rsidRPr="00887E4C">
        <w:rPr>
          <w:rFonts w:hint="cs"/>
          <w:rtl/>
        </w:rPr>
        <w:t>דבי</w:t>
      </w:r>
      <w:r w:rsidRPr="00887E4C">
        <w:rPr>
          <w:rtl/>
        </w:rPr>
        <w:t xml:space="preserve"> </w:t>
      </w:r>
      <w:r w:rsidRPr="00887E4C">
        <w:rPr>
          <w:rFonts w:hint="cs"/>
          <w:rtl/>
        </w:rPr>
        <w:t>רבי</w:t>
      </w:r>
      <w:r w:rsidRPr="00887E4C">
        <w:rPr>
          <w:rtl/>
        </w:rPr>
        <w:t xml:space="preserve"> </w:t>
      </w:r>
      <w:r w:rsidRPr="00887E4C">
        <w:rPr>
          <w:rFonts w:hint="cs"/>
          <w:rtl/>
        </w:rPr>
        <w:t>ינאי</w:t>
      </w:r>
      <w:r w:rsidRPr="00887E4C">
        <w:rPr>
          <w:rtl/>
        </w:rPr>
        <w:t>:</w:t>
      </w:r>
    </w:p>
    <w:p w14:paraId="41AD678A" w14:textId="77777777" w:rsidR="00D661D8" w:rsidRPr="007435EB" w:rsidRDefault="00D661D8" w:rsidP="00D661D8">
      <w:pPr>
        <w:spacing w:before="4"/>
        <w:rPr>
          <w:rtl/>
        </w:rPr>
      </w:pPr>
      <w:r w:rsidRPr="007435EB">
        <w:rPr>
          <w:rtl/>
        </w:rPr>
        <w:t xml:space="preserve"> </w:t>
      </w:r>
      <w:r w:rsidRPr="007435EB">
        <w:rPr>
          <w:rFonts w:hint="cs"/>
          <w:rtl/>
        </w:rPr>
        <w:t>כדי</w:t>
      </w:r>
      <w:r w:rsidRPr="007435EB">
        <w:rPr>
          <w:rtl/>
        </w:rPr>
        <w:t xml:space="preserve"> </w:t>
      </w:r>
      <w:r w:rsidRPr="007435EB">
        <w:rPr>
          <w:rFonts w:hint="cs"/>
          <w:rtl/>
        </w:rPr>
        <w:t>שיכירו</w:t>
      </w:r>
      <w:r w:rsidRPr="007435EB">
        <w:rPr>
          <w:rtl/>
        </w:rPr>
        <w:t xml:space="preserve"> </w:t>
      </w:r>
      <w:r w:rsidRPr="007435EB">
        <w:rPr>
          <w:rFonts w:hint="cs"/>
          <w:rtl/>
        </w:rPr>
        <w:t>תינוקות</w:t>
      </w:r>
      <w:r w:rsidRPr="007435EB">
        <w:rPr>
          <w:rtl/>
        </w:rPr>
        <w:t xml:space="preserve"> </w:t>
      </w:r>
      <w:r w:rsidRPr="007435EB">
        <w:rPr>
          <w:rFonts w:hint="cs"/>
          <w:rtl/>
        </w:rPr>
        <w:t>וישאלו</w:t>
      </w:r>
      <w:r w:rsidRPr="007435EB">
        <w:rPr>
          <w:rtl/>
        </w:rPr>
        <w:t>.</w:t>
      </w:r>
    </w:p>
    <w:p w14:paraId="3469F346" w14:textId="77777777" w:rsidR="00D661D8" w:rsidRPr="00887E4C" w:rsidRDefault="00D661D8" w:rsidP="00D661D8">
      <w:pPr>
        <w:pStyle w:val="36"/>
        <w:framePr w:wrap="notBeside"/>
        <w:rPr>
          <w:rtl/>
        </w:rPr>
      </w:pPr>
      <w:r w:rsidRPr="00887E4C">
        <w:rPr>
          <w:rFonts w:hint="cs"/>
          <w:rtl/>
        </w:rPr>
        <w:t>אביי</w:t>
      </w:r>
      <w:r w:rsidRPr="00887E4C">
        <w:rPr>
          <w:rtl/>
        </w:rPr>
        <w:t xml:space="preserve"> </w:t>
      </w:r>
    </w:p>
    <w:p w14:paraId="5FA68B9C" w14:textId="77777777" w:rsidR="00D661D8" w:rsidRDefault="00D661D8" w:rsidP="00D661D8">
      <w:pPr>
        <w:spacing w:before="4"/>
        <w:rPr>
          <w:rtl/>
        </w:rPr>
      </w:pPr>
      <w:r>
        <w:rPr>
          <w:rFonts w:hint="cs"/>
          <w:rtl/>
        </w:rPr>
        <w:t xml:space="preserve">שאל לרבה למה הגביהו השולחן מהם. </w:t>
      </w:r>
    </w:p>
    <w:p w14:paraId="1346CEF2" w14:textId="77777777" w:rsidR="00D661D8" w:rsidRPr="00887E4C" w:rsidRDefault="00D661D8" w:rsidP="00D661D8">
      <w:pPr>
        <w:pStyle w:val="36"/>
        <w:framePr w:wrap="notBeside"/>
        <w:rPr>
          <w:rtl/>
        </w:rPr>
      </w:pPr>
      <w:r w:rsidRPr="00887E4C">
        <w:rPr>
          <w:rFonts w:hint="cs"/>
          <w:rtl/>
        </w:rPr>
        <w:t>א</w:t>
      </w:r>
      <w:r w:rsidRPr="00887E4C">
        <w:rPr>
          <w:rtl/>
        </w:rPr>
        <w:t>"</w:t>
      </w:r>
      <w:r w:rsidRPr="00887E4C">
        <w:rPr>
          <w:rFonts w:hint="cs"/>
          <w:rtl/>
        </w:rPr>
        <w:t>ל</w:t>
      </w:r>
      <w:r w:rsidRPr="00887E4C">
        <w:rPr>
          <w:rtl/>
        </w:rPr>
        <w:t xml:space="preserve"> </w:t>
      </w:r>
      <w:r w:rsidRPr="00887E4C">
        <w:rPr>
          <w:rFonts w:hint="cs"/>
          <w:rtl/>
        </w:rPr>
        <w:t>רבה</w:t>
      </w:r>
      <w:r w:rsidRPr="00887E4C">
        <w:rPr>
          <w:rtl/>
        </w:rPr>
        <w:t>:</w:t>
      </w:r>
    </w:p>
    <w:p w14:paraId="1E7DC347" w14:textId="77777777" w:rsidR="00D661D8" w:rsidRPr="007435EB" w:rsidRDefault="00D661D8" w:rsidP="00D661D8">
      <w:pPr>
        <w:spacing w:before="4"/>
        <w:rPr>
          <w:rtl/>
        </w:rPr>
      </w:pPr>
      <w:r w:rsidRPr="007435EB">
        <w:rPr>
          <w:rFonts w:hint="cs"/>
          <w:rtl/>
        </w:rPr>
        <w:t>פטרת</w:t>
      </w:r>
      <w:r>
        <w:rPr>
          <w:rFonts w:hint="cs"/>
          <w:rtl/>
        </w:rPr>
        <w:t xml:space="preserve">נו </w:t>
      </w:r>
      <w:r w:rsidRPr="007435EB">
        <w:rPr>
          <w:rFonts w:hint="cs"/>
          <w:rtl/>
        </w:rPr>
        <w:t>מלומר</w:t>
      </w:r>
      <w:r w:rsidRPr="007435EB">
        <w:rPr>
          <w:rtl/>
        </w:rPr>
        <w:t xml:space="preserve"> </w:t>
      </w:r>
      <w:r w:rsidRPr="007435EB">
        <w:rPr>
          <w:rFonts w:hint="cs"/>
          <w:rtl/>
        </w:rPr>
        <w:t>מה</w:t>
      </w:r>
      <w:r w:rsidRPr="007435EB">
        <w:rPr>
          <w:rtl/>
        </w:rPr>
        <w:t xml:space="preserve"> </w:t>
      </w:r>
      <w:r w:rsidRPr="007435EB">
        <w:rPr>
          <w:rFonts w:hint="cs"/>
          <w:rtl/>
        </w:rPr>
        <w:t>נשתנה</w:t>
      </w:r>
      <w:r w:rsidRPr="007435EB">
        <w:rPr>
          <w:rtl/>
        </w:rPr>
        <w:t>.</w:t>
      </w:r>
    </w:p>
    <w:p w14:paraId="59B93875" w14:textId="77777777" w:rsidR="00D661D8" w:rsidRPr="007435EB" w:rsidRDefault="00D661D8" w:rsidP="00D661D8">
      <w:pPr>
        <w:pStyle w:val="affd"/>
        <w:rPr>
          <w:del w:id="90056" w:author="מנוע עיצוב" w:date="2026-10-08T11:01:28Z"/>
          <w:bCs/>
          <w:rtl/>
        </w:rPr>
      </w:pPr>
      <w:del w:id="90055" w:author="מנוע עיצוב" w:date="2026-10-08T11:01:28Z">
        <w:r>
          <w:rPr>
            <w:rFonts w:hint="cs"/>
            <w:rtl/>
          </w:rPr>
          <w:delText xml:space="preserve">***</w:delText>
        </w:r>
      </w:del>
    </w:p>
    <w:p w14:paraId="31B7CD27" w14:textId="77777777" w:rsidR="00D661D8" w:rsidRPr="009A151F" w:rsidRDefault="00D661D8" w:rsidP="00D661D8">
      <w:pPr>
        <w:pStyle w:val="afff"/>
        <w:framePr w:wrap="around"/>
        <w:rPr>
          <w:b/>
          <w:bCs/>
          <w:rtl/>
        </w:rPr>
      </w:pPr>
      <w:r w:rsidRPr="007435EB">
        <w:rPr>
          <w:rtl/>
        </w:rPr>
        <w:t>קט</w:t>
      </w:r>
      <w:r w:rsidRPr="007435EB">
        <w:rPr>
          <w:rFonts w:hint="cs"/>
          <w:rtl/>
        </w:rPr>
        <w:t>ז.</w:t>
      </w:r>
    </w:p>
    <w:p w14:paraId="7346132D" w14:textId="77777777" w:rsidR="00D661D8" w:rsidRDefault="00D661D8" w:rsidP="00D661D8">
      <w:pPr>
        <w:pStyle w:val="afffff0"/>
        <w:rPr>
          <w:rStyle w:val="af2"/>
          <w:rtl/>
        </w:rPr>
      </w:pPr>
      <w:r w:rsidRPr="00AC0CB1">
        <w:rPr>
          <w:rStyle w:val="af2"/>
          <w:rtl/>
        </w:rPr>
        <w:t>'לחם ע</w:t>
      </w:r>
      <w:r w:rsidRPr="00AC0CB1">
        <w:rPr>
          <w:rStyle w:val="af2"/>
          <w:rFonts w:hint="cs"/>
          <w:rtl/>
        </w:rPr>
        <w:t>ו</w:t>
      </w:r>
      <w:r w:rsidRPr="00AC0CB1">
        <w:rPr>
          <w:rStyle w:val="af2"/>
          <w:rtl/>
        </w:rPr>
        <w:t xml:space="preserve">ני' </w:t>
      </w:r>
    </w:p>
    <w:p w14:paraId="625AA686" w14:textId="77777777" w:rsidR="00D661D8" w:rsidRPr="00887E4C" w:rsidRDefault="00D661D8" w:rsidP="00D661D8">
      <w:pPr>
        <w:pStyle w:val="36"/>
        <w:framePr w:wrap="notBeside"/>
        <w:rPr>
          <w:rtl/>
        </w:rPr>
      </w:pPr>
      <w:r w:rsidRPr="00887E4C">
        <w:rPr>
          <w:rFonts w:hint="cs"/>
          <w:rtl/>
        </w:rPr>
        <w:t>שמואל:</w:t>
      </w:r>
    </w:p>
    <w:p w14:paraId="4AB34237" w14:textId="77777777" w:rsidR="00D661D8" w:rsidRPr="007435EB" w:rsidRDefault="00D661D8" w:rsidP="00D661D8">
      <w:pPr>
        <w:rPr>
          <w:rtl/>
        </w:rPr>
      </w:pPr>
      <w:r w:rsidRPr="007435EB">
        <w:rPr>
          <w:rFonts w:ascii="Fb Fontext" w:hAnsi="Fb Fontext"/>
          <w:rtl/>
        </w:rPr>
        <w:t xml:space="preserve">לחם שעונין עליו דברים. </w:t>
      </w:r>
      <w:r w:rsidRPr="005C3FF1">
        <w:rPr>
          <w:rStyle w:val="afffa"/>
          <w:rtl/>
        </w:rPr>
        <w:t>ותנ"ה</w:t>
      </w:r>
      <w:r>
        <w:rPr>
          <w:rFonts w:ascii="Fb Fontext" w:hAnsi="Fb Fontext"/>
          <w:rtl/>
        </w:rPr>
        <w:t>.</w:t>
      </w:r>
    </w:p>
    <w:p w14:paraId="5A000229" w14:textId="77777777" w:rsidR="00D661D8" w:rsidRPr="00887E4C" w:rsidRDefault="00D661D8" w:rsidP="00D661D8">
      <w:pPr>
        <w:pStyle w:val="36"/>
        <w:framePr w:wrap="notBeside"/>
        <w:rPr>
          <w:rtl/>
        </w:rPr>
      </w:pPr>
      <w:r w:rsidRPr="00887E4C">
        <w:rPr>
          <w:rtl/>
        </w:rPr>
        <w:t>ד"א:</w:t>
      </w:r>
    </w:p>
    <w:p w14:paraId="4D5FB1FD" w14:textId="77777777" w:rsidR="00D661D8" w:rsidRPr="007435EB" w:rsidRDefault="00D661D8" w:rsidP="00D661D8">
      <w:pPr>
        <w:rPr>
          <w:rtl/>
        </w:rPr>
      </w:pPr>
      <w:r w:rsidRPr="00AC0CB1">
        <w:rPr>
          <w:rStyle w:val="af2"/>
          <w:rtl/>
        </w:rPr>
        <w:t xml:space="preserve">'עני' </w:t>
      </w:r>
      <w:r w:rsidRPr="007435EB">
        <w:rPr>
          <w:rtl/>
        </w:rPr>
        <w:t>מה עני שדרכו בפרוסה אף כאן בפרוסה.</w:t>
      </w:r>
    </w:p>
    <w:p w14:paraId="6B3C219B" w14:textId="77777777" w:rsidR="00D661D8" w:rsidRPr="00887E4C" w:rsidRDefault="00D661D8" w:rsidP="00D661D8">
      <w:pPr>
        <w:pStyle w:val="36"/>
        <w:framePr w:wrap="notBeside"/>
        <w:rPr>
          <w:rtl/>
        </w:rPr>
      </w:pPr>
      <w:r w:rsidRPr="00887E4C">
        <w:rPr>
          <w:rtl/>
        </w:rPr>
        <w:t>ד"א</w:t>
      </w:r>
      <w:r w:rsidRPr="00887E4C">
        <w:rPr>
          <w:rFonts w:hint="cs"/>
          <w:rtl/>
        </w:rPr>
        <w:t>:</w:t>
      </w:r>
    </w:p>
    <w:p w14:paraId="7CE22A52" w14:textId="77777777" w:rsidR="00D661D8" w:rsidRPr="007435EB" w:rsidRDefault="00D661D8" w:rsidP="00D661D8">
      <w:pPr>
        <w:spacing w:after="60"/>
        <w:rPr>
          <w:rtl/>
        </w:rPr>
      </w:pPr>
      <w:r w:rsidRPr="007435EB">
        <w:rPr>
          <w:rtl/>
        </w:rPr>
        <w:t>שהוא מסיק ואשתו אופה,</w:t>
      </w:r>
      <w:r w:rsidRPr="00887E4C">
        <w:rPr>
          <w:rStyle w:val="affffff0"/>
          <w:rtl/>
        </w:rPr>
        <w:t xml:space="preserve"> [בזריזות</w:t>
      </w:r>
      <w:r w:rsidRPr="00887E4C">
        <w:rPr>
          <w:rStyle w:val="affffff0"/>
          <w:rFonts w:hint="cs"/>
          <w:rtl/>
        </w:rPr>
        <w:t xml:space="preserve"> שלא יחמיץ</w:t>
      </w:r>
      <w:r w:rsidRPr="00887E4C">
        <w:rPr>
          <w:rStyle w:val="affffff0"/>
          <w:rtl/>
        </w:rPr>
        <w:t>]</w:t>
      </w:r>
    </w:p>
    <w:p w14:paraId="0B7E851A" w14:textId="77777777" w:rsidR="00D661D8" w:rsidRPr="00887E4C" w:rsidRDefault="00D661D8" w:rsidP="00D661D8">
      <w:pPr>
        <w:pStyle w:val="36"/>
        <w:framePr w:wrap="notBeside"/>
        <w:rPr>
          <w:rtl/>
        </w:rPr>
      </w:pPr>
      <w:r w:rsidRPr="00887E4C">
        <w:rPr>
          <w:rFonts w:hint="cs"/>
          <w:rtl/>
        </w:rPr>
        <w:t xml:space="preserve">• </w:t>
      </w:r>
    </w:p>
    <w:p w14:paraId="0FC4ECEC" w14:textId="77777777" w:rsidR="00D661D8" w:rsidRDefault="00D661D8" w:rsidP="00D661D8">
      <w:pPr>
        <w:pStyle w:val="afffd"/>
        <w:rPr>
          <w:rtl/>
        </w:rPr>
      </w:pPr>
      <w:ins w:id="9892" w:author="מספור קטעי משנה" w:date="2026-10-06T06:45:41Z">
        <w:r>
          <w:rPr>
            <w:rStyle w:val="MisparKeta"/>
          </w:rPr>
          <w:t xml:space="preserve">א. </w:t>
        </w:r>
      </w:ins>
      <w:r>
        <w:rPr>
          <w:rtl/>
        </w:rPr>
        <w:t>אף</w:t>
      </w:r>
      <w:r w:rsidRPr="007435EB">
        <w:rPr>
          <w:rtl/>
        </w:rPr>
        <w:t xml:space="preserve"> שאין חרוסת מצוה. </w:t>
      </w:r>
    </w:p>
    <w:p w14:paraId="10C1CF3D" w14:textId="77777777" w:rsidR="00D661D8" w:rsidRPr="007435EB" w:rsidRDefault="00D661D8" w:rsidP="00D661D8">
      <w:pPr>
        <w:spacing w:before="4"/>
        <w:rPr>
          <w:rtl/>
        </w:rPr>
      </w:pPr>
      <w:r>
        <w:rPr>
          <w:rFonts w:hint="cs"/>
          <w:rtl/>
        </w:rPr>
        <w:t xml:space="preserve">ומביאה לשולחן </w:t>
      </w:r>
      <w:r w:rsidRPr="007435EB">
        <w:rPr>
          <w:rtl/>
        </w:rPr>
        <w:t xml:space="preserve">משום קפא </w:t>
      </w:r>
      <w:r w:rsidRPr="00887E4C">
        <w:rPr>
          <w:rStyle w:val="affffff0"/>
          <w:rtl/>
        </w:rPr>
        <w:t>[</w:t>
      </w:r>
      <w:r>
        <w:rPr>
          <w:rStyle w:val="affffff0"/>
          <w:rFonts w:hint="cs"/>
          <w:rtl/>
        </w:rPr>
        <w:t>לבטל החריפות ב. תולעת</w:t>
      </w:r>
      <w:r w:rsidRPr="00887E4C">
        <w:rPr>
          <w:rStyle w:val="affffff0"/>
          <w:rtl/>
        </w:rPr>
        <w:t>]</w:t>
      </w:r>
    </w:p>
    <w:p w14:paraId="7637FECB" w14:textId="77777777" w:rsidR="00D661D8" w:rsidRPr="00887E4C" w:rsidRDefault="00D661D8" w:rsidP="00D661D8">
      <w:pPr>
        <w:pStyle w:val="36"/>
        <w:framePr w:wrap="notBeside"/>
        <w:rPr>
          <w:rtl/>
        </w:rPr>
      </w:pPr>
      <w:r w:rsidRPr="00887E4C">
        <w:rPr>
          <w:rtl/>
        </w:rPr>
        <w:t xml:space="preserve">רב אסי: </w:t>
      </w:r>
    </w:p>
    <w:p w14:paraId="5D36B552" w14:textId="77777777" w:rsidR="00D661D8" w:rsidRPr="007435EB" w:rsidRDefault="00D661D8" w:rsidP="00D661D8">
      <w:pPr>
        <w:spacing w:before="4"/>
        <w:rPr>
          <w:rtl/>
        </w:rPr>
      </w:pPr>
      <w:r w:rsidRPr="007435EB">
        <w:rPr>
          <w:rtl/>
        </w:rPr>
        <w:t>ל</w:t>
      </w:r>
      <w:r w:rsidRPr="007435EB">
        <w:rPr>
          <w:rFonts w:hint="cs"/>
          <w:rtl/>
        </w:rPr>
        <w:t xml:space="preserve">ארס החזרת </w:t>
      </w:r>
      <w:r w:rsidRPr="007435EB">
        <w:rPr>
          <w:rtl/>
        </w:rPr>
        <w:t>יאכל צנון</w:t>
      </w:r>
      <w:r w:rsidRPr="007435EB">
        <w:rPr>
          <w:rFonts w:hint="cs"/>
          <w:rtl/>
        </w:rPr>
        <w:t>,</w:t>
      </w:r>
      <w:r w:rsidRPr="007435EB">
        <w:rPr>
          <w:rtl/>
        </w:rPr>
        <w:t xml:space="preserve"> ולצנון יאכל כרתי</w:t>
      </w:r>
      <w:r w:rsidRPr="007435EB">
        <w:rPr>
          <w:rFonts w:hint="cs"/>
          <w:rtl/>
        </w:rPr>
        <w:t>,</w:t>
      </w:r>
      <w:r w:rsidRPr="007435EB">
        <w:rPr>
          <w:rtl/>
        </w:rPr>
        <w:t xml:space="preserve"> ולכרתי ישתה </w:t>
      </w:r>
      <w:r w:rsidRPr="007435EB">
        <w:rPr>
          <w:rFonts w:hint="cs"/>
          <w:rtl/>
        </w:rPr>
        <w:t xml:space="preserve">מים </w:t>
      </w:r>
      <w:r w:rsidRPr="007435EB">
        <w:rPr>
          <w:rtl/>
        </w:rPr>
        <w:t>חמים</w:t>
      </w:r>
      <w:r w:rsidRPr="007435EB">
        <w:rPr>
          <w:rFonts w:hint="cs"/>
          <w:rtl/>
        </w:rPr>
        <w:t>,</w:t>
      </w:r>
      <w:r w:rsidRPr="007435EB">
        <w:rPr>
          <w:rtl/>
        </w:rPr>
        <w:t xml:space="preserve"> וכן לכל הירקות.</w:t>
      </w:r>
    </w:p>
    <w:p w14:paraId="16D6E322" w14:textId="77777777" w:rsidR="00D661D8" w:rsidRPr="007435EB" w:rsidRDefault="00D661D8" w:rsidP="00D661D8">
      <w:pPr>
        <w:rPr>
          <w:rtl/>
        </w:rPr>
      </w:pPr>
      <w:r w:rsidRPr="00887E4C">
        <w:rPr>
          <w:rStyle w:val="affffd"/>
          <w:rFonts w:hint="cs"/>
          <w:rtl/>
        </w:rPr>
        <w:t xml:space="preserve">עד שישתה המים </w:t>
      </w:r>
      <w:r w:rsidRPr="00887E4C">
        <w:rPr>
          <w:rStyle w:val="affffd"/>
          <w:rtl/>
        </w:rPr>
        <w:t>יאמר</w:t>
      </w:r>
      <w:r w:rsidRPr="007435EB">
        <w:rPr>
          <w:rtl/>
        </w:rPr>
        <w:t xml:space="preserve"> אני זוכרך ולשבע בנותיך ולשמונה כלותיך.</w:t>
      </w:r>
    </w:p>
    <w:p w14:paraId="4CD448BF" w14:textId="77777777" w:rsidR="00D661D8" w:rsidRPr="00887E4C" w:rsidRDefault="00D661D8" w:rsidP="00D661D8">
      <w:pPr>
        <w:pStyle w:val="36"/>
        <w:framePr w:wrap="notBeside"/>
        <w:rPr>
          <w:rtl/>
        </w:rPr>
      </w:pPr>
      <w:r w:rsidRPr="00887E4C">
        <w:rPr>
          <w:rtl/>
        </w:rPr>
        <w:t>לראבר"צ</w:t>
      </w:r>
      <w:r w:rsidRPr="00887E4C">
        <w:rPr>
          <w:rFonts w:hint="cs"/>
          <w:rtl/>
        </w:rPr>
        <w:t>:</w:t>
      </w:r>
    </w:p>
    <w:p w14:paraId="06F7A679" w14:textId="77777777" w:rsidR="00D661D8" w:rsidRPr="007435EB" w:rsidRDefault="00D661D8" w:rsidP="00D661D8">
      <w:pPr>
        <w:spacing w:before="4"/>
        <w:rPr>
          <w:rtl/>
        </w:rPr>
      </w:pPr>
      <w:r w:rsidRPr="00887E4C">
        <w:rPr>
          <w:b/>
          <w:bCs/>
          <w:rtl/>
        </w:rPr>
        <w:t>מצוה</w:t>
      </w:r>
      <w:r>
        <w:rPr>
          <w:rFonts w:hint="cs"/>
          <w:b/>
          <w:bCs/>
          <w:rtl/>
        </w:rPr>
        <w:t>,</w:t>
      </w:r>
      <w:r w:rsidRPr="007435EB">
        <w:rPr>
          <w:rFonts w:hint="cs"/>
          <w:rtl/>
        </w:rPr>
        <w:t xml:space="preserve"> </w:t>
      </w:r>
      <w:r w:rsidRPr="00887E4C">
        <w:rPr>
          <w:rStyle w:val="affffd"/>
          <w:rtl/>
        </w:rPr>
        <w:t>לרבי לוי:</w:t>
      </w:r>
      <w:r w:rsidRPr="007435EB">
        <w:rPr>
          <w:rtl/>
        </w:rPr>
        <w:t xml:space="preserve"> זכר לתפוח. </w:t>
      </w:r>
      <w:r w:rsidRPr="00887E4C">
        <w:rPr>
          <w:rStyle w:val="affffd"/>
          <w:rtl/>
        </w:rPr>
        <w:t>ולרי"ו</w:t>
      </w:r>
      <w:r w:rsidRPr="007435EB">
        <w:rPr>
          <w:rtl/>
        </w:rPr>
        <w:t xml:space="preserve"> זכר לטיט.</w:t>
      </w:r>
      <w:r w:rsidRPr="007435EB">
        <w:rPr>
          <w:rFonts w:hint="cs"/>
          <w:rtl/>
        </w:rPr>
        <w:t xml:space="preserve"> [ות</w:t>
      </w:r>
      <w:r w:rsidRPr="007435EB">
        <w:rPr>
          <w:rtl/>
        </w:rPr>
        <w:t>"</w:t>
      </w:r>
      <w:r>
        <w:rPr>
          <w:rFonts w:hint="cs"/>
          <w:rtl/>
        </w:rPr>
        <w:t xml:space="preserve">כ </w:t>
      </w:r>
      <w:r>
        <w:rPr>
          <w:rStyle w:val="affffd"/>
          <w:rFonts w:hint="cs"/>
          <w:rtl/>
          <w:rPrChange w:id="11449" w:author="מנוע אמוראים" w:date="2026-10-05T16:42:03Z">
            <w:rPr>
              <w:rFonts w:hint="cs"/>
              <w:rtl/>
            </w:rPr>
          </w:rPrChange>
        </w:rPr>
        <w:t xml:space="preserve">דרי</w:t>
      </w:r>
      <w:r>
        <w:rPr>
          <w:rStyle w:val="affffd"/>
          <w:rtl/>
          <w:rPrChange w:id="11450" w:author="מנוע אמוראים" w:date="2026-10-05T16:42:03Z">
            <w:rPr>
              <w:rtl/>
            </w:rPr>
          </w:rPrChange>
        </w:rPr>
        <w:t xml:space="preserve">"</w:t>
      </w:r>
      <w:r>
        <w:rPr>
          <w:rStyle w:val="affffd"/>
          <w:rFonts w:hint="cs"/>
          <w:rtl/>
          <w:rPrChange w:id="11451" w:author="מנוע אמוראים" w:date="2026-10-05T16:42:03Z">
            <w:rPr>
              <w:rFonts w:hint="cs"/>
              <w:rtl/>
            </w:rPr>
          </w:rPrChange>
        </w:rPr>
        <w:t xml:space="preserve">ו</w:t>
      </w:r>
      <w:r>
        <w:rPr>
          <w:rFonts w:hint="cs"/>
          <w:rtl/>
        </w:rPr>
        <w:t xml:space="preserve">]</w:t>
      </w:r>
    </w:p>
    <w:p w14:paraId="65BA36B0" w14:textId="77777777" w:rsidR="00D661D8" w:rsidRPr="00887E4C" w:rsidRDefault="00D661D8" w:rsidP="00D661D8">
      <w:pPr>
        <w:pStyle w:val="36"/>
        <w:framePr w:wrap="notBeside"/>
        <w:rPr>
          <w:rtl/>
        </w:rPr>
      </w:pPr>
      <w:r w:rsidRPr="00887E4C">
        <w:rPr>
          <w:rtl/>
        </w:rPr>
        <w:t xml:space="preserve">ולאביי: </w:t>
      </w:r>
    </w:p>
    <w:p w14:paraId="33D0E9C3" w14:textId="77777777" w:rsidR="00D661D8" w:rsidRPr="007435EB" w:rsidRDefault="00D661D8" w:rsidP="00D661D8">
      <w:pPr>
        <w:rPr>
          <w:rtl/>
        </w:rPr>
      </w:pPr>
      <w:r w:rsidRPr="007435EB">
        <w:rPr>
          <w:rtl/>
        </w:rPr>
        <w:t xml:space="preserve">הלכך צריך לקהוייה </w:t>
      </w:r>
      <w:r>
        <w:rPr>
          <w:rStyle w:val="affffff0"/>
          <w:rFonts w:hint="cs"/>
          <w:rtl/>
        </w:rPr>
        <w:t xml:space="preserve">חמיצות </w:t>
      </w:r>
      <w:r w:rsidRPr="007435EB">
        <w:rPr>
          <w:rtl/>
        </w:rPr>
        <w:t>זכר לתפוח, וצריך ל</w:t>
      </w:r>
      <w:r>
        <w:rPr>
          <w:rFonts w:hint="cs"/>
          <w:rtl/>
        </w:rPr>
        <w:t xml:space="preserve">הסמיכה </w:t>
      </w:r>
      <w:r w:rsidRPr="007435EB">
        <w:rPr>
          <w:rtl/>
        </w:rPr>
        <w:t>זכר לטיט.</w:t>
      </w:r>
    </w:p>
    <w:p w14:paraId="70A49FED" w14:textId="77777777" w:rsidR="00D661D8" w:rsidRPr="00887E4C" w:rsidRDefault="00D661D8" w:rsidP="00D661D8">
      <w:pPr>
        <w:pStyle w:val="36"/>
        <w:framePr w:wrap="notBeside"/>
        <w:rPr>
          <w:rtl/>
        </w:rPr>
      </w:pPr>
      <w:r w:rsidRPr="00887E4C">
        <w:rPr>
          <w:rtl/>
        </w:rPr>
        <w:t>אראב"צ:</w:t>
      </w:r>
    </w:p>
    <w:p w14:paraId="769828E0" w14:textId="77777777" w:rsidR="00D661D8" w:rsidRPr="007435EB" w:rsidRDefault="00D661D8" w:rsidP="00D661D8">
      <w:pPr>
        <w:spacing w:before="4"/>
        <w:rPr>
          <w:rtl/>
        </w:rPr>
      </w:pPr>
      <w:r w:rsidRPr="00887E4C">
        <w:rPr>
          <w:rStyle w:val="affffd"/>
          <w:rtl/>
        </w:rPr>
        <w:t>כך אומרים תגרי חרך שבירושלים:</w:t>
      </w:r>
      <w:r w:rsidRPr="007435EB">
        <w:rPr>
          <w:rtl/>
        </w:rPr>
        <w:t xml:space="preserve"> בואו וטלו לכם תבלין למצוה.</w:t>
      </w:r>
    </w:p>
    <w:p w14:paraId="46651B3A" w14:textId="77777777" w:rsidR="00D661D8" w:rsidRPr="007435EB" w:rsidRDefault="00D661D8" w:rsidP="00D661D8">
      <w:pPr>
        <w:pStyle w:val="affd"/>
        <w:rPr>
          <w:bCs/>
          <w:rtl/>
        </w:rPr>
      </w:pPr>
      <w:r>
        <w:rPr>
          <w:rFonts w:hint="cs"/>
          <w:rtl/>
        </w:rPr>
        <w:t>***</w:t>
      </w:r>
    </w:p>
    <w:p>
      <w:pPr>
        <w:pStyle w:val="affffff1"/>
        <w:rPr>
          <w:ins w:id="20204" w:author="קלוד" w:date="2026-10-06T10:09:47Z"/>
        </w:rPr>
      </w:pPr>
      <w:ins w:id="20203" w:author="קלוד" w:date="2026-10-06T10:09:47Z">
        <w:r>
          <w:t xml:space="preserve">משנה ד</w:t>
        </w:r>
      </w:ins>
    </w:p>
    <w:p w14:paraId="2FD251AB" w14:textId="77777777" w:rsidR="00D661D8" w:rsidRPr="007435EB" w:rsidRDefault="00D661D8" w:rsidP="00D661D8">
      <w:pPr>
        <w:pStyle w:val="afff5"/>
        <w:rPr>
          <w:del w:id="20134" w:author="קלוד" w:date="2026-10-06T10:16:37Z"/>
          <w:b/>
          <w:rtl/>
        </w:rPr>
      </w:pPr>
      <w:ins w:id="9822" w:author="מספור קטעי משנה" w:date="2026-10-06T10:05:03Z">
        <w:del w:id="20132" w:author="קלוד" w:date="2026-10-06T10:16:37Z">
          <w:r>
            <w:rPr>
              <w:rStyle w:val="MisparKeta"/>
            </w:rPr>
            <w:delText xml:space="preserve">ג. </w:delText>
          </w:r>
        </w:del>
      </w:ins>
      <w:del w:id="20133" w:author="קלוד" w:date="2026-10-06T10:16:37Z">
        <w:r w:rsidRPr="007435EB">
          <w:rPr>
            <w:b/>
            <w:sz w:val="20"/>
            <w:rtl/>
          </w:rPr>
          <w:delText xml:space="preserve">משנה.</w:delText>
        </w:r>
      </w:del>
    </w:p>
    <w:p w14:paraId="3293DF8B" w14:textId="77777777" w:rsidR="00D661D8" w:rsidRPr="007435EB" w:rsidRDefault="00D661D8" w:rsidP="00D661D8">
      <w:pPr>
        <w:pStyle w:val="afff5"/>
        <w:rPr>
          <w:b/>
          <w:rtl/>
        </w:rPr>
      </w:pPr>
      <w:r w:rsidRPr="007435EB">
        <w:rPr>
          <w:b/>
          <w:rtl/>
        </w:rPr>
        <w:t>מזגו לו כוס שני, וכאן הבן שואל אביו. ואם אין דעת בבן אביו מלמדו:</w:t>
      </w:r>
    </w:p>
    <w:p w14:paraId="6DF3A9D7" w14:textId="77777777" w:rsidR="00D661D8" w:rsidRDefault="00D661D8" w:rsidP="00D661D8">
      <w:pPr>
        <w:pStyle w:val="afff5"/>
        <w:rPr>
          <w:b/>
          <w:rtl/>
        </w:rPr>
      </w:pPr>
      <w:r w:rsidRPr="007435EB">
        <w:rPr>
          <w:b/>
          <w:rtl/>
        </w:rPr>
        <w:t xml:space="preserve">מה נשתנה הלילה הזה מכל הלילות </w:t>
      </w:r>
    </w:p>
    <w:p w14:paraId="37C78ED9" w14:textId="77777777" w:rsidR="00D661D8" w:rsidRPr="007435EB" w:rsidRDefault="00D661D8" w:rsidP="00D661D8">
      <w:pPr>
        <w:pStyle w:val="afff5"/>
        <w:rPr>
          <w:b/>
          <w:rtl/>
        </w:rPr>
      </w:pPr>
      <w:r w:rsidRPr="007435EB">
        <w:rPr>
          <w:b/>
          <w:rtl/>
        </w:rPr>
        <w:t>שבכל הלילות אנו אוכלין חמץ ומצה הלילה הזה כולו מצה</w:t>
      </w:r>
    </w:p>
    <w:p w14:paraId="7DBFEA7A" w14:textId="77777777" w:rsidR="00D661D8" w:rsidRPr="007435EB" w:rsidRDefault="00D661D8" w:rsidP="00D661D8">
      <w:pPr>
        <w:pStyle w:val="afff5"/>
        <w:rPr>
          <w:b/>
          <w:rtl/>
        </w:rPr>
      </w:pPr>
      <w:r w:rsidRPr="007435EB">
        <w:rPr>
          <w:b/>
          <w:rtl/>
        </w:rPr>
        <w:t>שבכל הלילות אנו אוכלין שאר ירקות, הלילה הזה מרור.</w:t>
      </w:r>
    </w:p>
    <w:p w14:paraId="46934DBF" w14:textId="77777777" w:rsidR="00D661D8" w:rsidRPr="007435EB" w:rsidRDefault="00D661D8" w:rsidP="00D661D8">
      <w:pPr>
        <w:pStyle w:val="afff5"/>
        <w:rPr>
          <w:b/>
          <w:rtl/>
        </w:rPr>
      </w:pPr>
      <w:r w:rsidRPr="007435EB">
        <w:rPr>
          <w:b/>
          <w:rtl/>
        </w:rPr>
        <w:t>שבכל הלילות אנו אוכלין בשר צלי שלוק ומבושל, הלילה הזה כולו צלי.</w:t>
      </w:r>
    </w:p>
    <w:p w14:paraId="1C1A62F1" w14:textId="77777777" w:rsidR="00D661D8" w:rsidRPr="007435EB" w:rsidRDefault="00D661D8" w:rsidP="00D661D8">
      <w:pPr>
        <w:pStyle w:val="afff5"/>
        <w:rPr>
          <w:b/>
          <w:rtl/>
        </w:rPr>
      </w:pPr>
      <w:r w:rsidRPr="007435EB">
        <w:rPr>
          <w:b/>
          <w:rtl/>
        </w:rPr>
        <w:lastRenderedPageBreak/>
        <w:t>שבכל הלילות אין אנו מטבילין אפי פעם אחת, הלילה הזה שתי פעמים.</w:t>
      </w:r>
    </w:p>
    <w:p w14:paraId="3B528720" w14:textId="77777777" w:rsidR="00D661D8" w:rsidRPr="007435EB" w:rsidRDefault="00D661D8" w:rsidP="00D661D8">
      <w:pPr>
        <w:pStyle w:val="afff5"/>
        <w:rPr>
          <w:b/>
          <w:rtl/>
        </w:rPr>
      </w:pPr>
      <w:r w:rsidRPr="007435EB">
        <w:rPr>
          <w:b/>
          <w:rtl/>
        </w:rPr>
        <w:t>ולפי דעתו של בן, אביו מלמדו. מתחיל בגנות ומסיים בשבח, ודורש מארמי אובד אבי עד שיגמור כל הפרשה כולה.</w:t>
      </w:r>
    </w:p>
    <w:p w14:paraId="6816ACB7" w14:textId="77777777" w:rsidR="00D661D8" w:rsidRPr="007435EB" w:rsidRDefault="00D661D8" w:rsidP="00D661D8">
      <w:pPr>
        <w:rPr>
          <w:rtl/>
        </w:rPr>
      </w:pPr>
      <w:r w:rsidRPr="00F64F2C">
        <w:rPr>
          <w:rFonts w:ascii="Fb Fontext" w:hAnsi="Fb Fontext"/>
          <w:b/>
          <w:bCs/>
          <w:rtl/>
        </w:rPr>
        <w:t>חכם</w:t>
      </w:r>
      <w:r w:rsidRPr="007435EB">
        <w:rPr>
          <w:rFonts w:ascii="Fb Fontext" w:hAnsi="Fb Fontext"/>
          <w:rtl/>
        </w:rPr>
        <w:t xml:space="preserve"> בנו - שואלו, ואם אינו חכם - אשתו שואלתו. ואם לאו - הוא שואל לעצמו.</w:t>
      </w:r>
    </w:p>
    <w:p w14:paraId="48ECDD5E" w14:textId="77777777" w:rsidR="00D661D8" w:rsidRPr="005C3FF1" w:rsidRDefault="00D661D8" w:rsidP="00D661D8">
      <w:pPr>
        <w:rPr>
          <w:rStyle w:val="afffa"/>
          <w:rtl/>
        </w:rPr>
      </w:pPr>
      <w:r w:rsidRPr="007435EB">
        <w:rPr>
          <w:rtl/>
        </w:rPr>
        <w:t>ו</w:t>
      </w:r>
      <w:r>
        <w:rPr>
          <w:rtl/>
        </w:rPr>
        <w:t>אף</w:t>
      </w:r>
      <w:r w:rsidRPr="007435EB">
        <w:rPr>
          <w:rtl/>
        </w:rPr>
        <w:t xml:space="preserve"> שני ת"ח שיודעין בהלכות הפסח - שואלין זה לזה.</w:t>
      </w:r>
    </w:p>
    <w:p w14:paraId="41F546C6" w14:textId="77777777" w:rsidR="00D661D8" w:rsidRPr="00F64F2C" w:rsidRDefault="00D661D8" w:rsidP="00D661D8">
      <w:pPr>
        <w:pStyle w:val="36"/>
        <w:framePr w:wrap="notBeside"/>
        <w:rPr>
          <w:rtl/>
        </w:rPr>
      </w:pPr>
      <w:r w:rsidRPr="00F64F2C">
        <w:rPr>
          <w:rFonts w:hint="cs"/>
          <w:rtl/>
        </w:rPr>
        <w:t>א.</w:t>
      </w:r>
    </w:p>
    <w:p w14:paraId="79A8FBC8" w14:textId="77777777" w:rsidR="00D661D8" w:rsidRPr="007435EB" w:rsidRDefault="00D661D8" w:rsidP="00D661D8">
      <w:pPr>
        <w:rPr>
          <w:rtl/>
        </w:rPr>
      </w:pPr>
      <w:r w:rsidRPr="007435EB">
        <w:rPr>
          <w:rtl/>
        </w:rPr>
        <w:t xml:space="preserve">מה נשתנה הלילה הזה מכל הלילות שבכל הלילות אנו מטבילין פעם אחת, הלילה הזה </w:t>
      </w:r>
      <w:r w:rsidRPr="007435EB">
        <w:rPr>
          <w:rFonts w:hint="cs"/>
          <w:rtl/>
        </w:rPr>
        <w:t>ב'</w:t>
      </w:r>
      <w:r w:rsidRPr="007435EB">
        <w:rPr>
          <w:rtl/>
        </w:rPr>
        <w:t xml:space="preserve"> פעמים.</w:t>
      </w:r>
    </w:p>
    <w:p w14:paraId="62D03066" w14:textId="77777777" w:rsidR="00D661D8" w:rsidRPr="00F64F2C" w:rsidRDefault="00D661D8" w:rsidP="00D661D8">
      <w:pPr>
        <w:pStyle w:val="36"/>
        <w:framePr w:wrap="notBeside"/>
        <w:rPr>
          <w:rtl/>
        </w:rPr>
      </w:pPr>
      <w:r w:rsidRPr="00F64F2C">
        <w:rPr>
          <w:rtl/>
        </w:rPr>
        <w:t xml:space="preserve">מתקיף רבא: </w:t>
      </w:r>
    </w:p>
    <w:p w14:paraId="67DDA5EC" w14:textId="77777777" w:rsidR="00D661D8" w:rsidRPr="005C3FF1" w:rsidRDefault="00D661D8" w:rsidP="00D661D8">
      <w:pPr>
        <w:rPr>
          <w:rStyle w:val="afffa"/>
          <w:rtl/>
        </w:rPr>
      </w:pPr>
      <w:r w:rsidRPr="007435EB">
        <w:rPr>
          <w:rtl/>
        </w:rPr>
        <w:t xml:space="preserve">אטו כל </w:t>
      </w:r>
      <w:r>
        <w:rPr>
          <w:rFonts w:hint="cs"/>
          <w:rtl/>
        </w:rPr>
        <w:t xml:space="preserve">יום לא סגי שלא מטבילים פעם אחת </w:t>
      </w:r>
    </w:p>
    <w:p w14:paraId="3D334C04" w14:textId="77777777" w:rsidR="00D661D8" w:rsidRPr="00F64F2C" w:rsidRDefault="00D661D8" w:rsidP="00D661D8">
      <w:pPr>
        <w:pStyle w:val="36"/>
        <w:framePr w:wrap="notBeside"/>
        <w:rPr>
          <w:rtl/>
        </w:rPr>
      </w:pPr>
      <w:r w:rsidRPr="00F64F2C">
        <w:rPr>
          <w:rFonts w:hint="cs"/>
          <w:rtl/>
        </w:rPr>
        <w:t xml:space="preserve">ב. </w:t>
      </w:r>
      <w:r w:rsidRPr="00F64F2C">
        <w:rPr>
          <w:rtl/>
        </w:rPr>
        <w:t>אלא</w:t>
      </w:r>
      <w:r>
        <w:rPr>
          <w:rFonts w:hint="cs"/>
          <w:rtl/>
        </w:rPr>
        <w:t xml:space="preserve"> ה''ק:</w:t>
      </w:r>
      <w:r w:rsidRPr="00F64F2C">
        <w:rPr>
          <w:rtl/>
        </w:rPr>
        <w:t xml:space="preserve"> </w:t>
      </w:r>
    </w:p>
    <w:p w14:paraId="73F803E6" w14:textId="77777777" w:rsidR="00D661D8" w:rsidRPr="007435EB" w:rsidRDefault="00D661D8" w:rsidP="00D661D8">
      <w:pPr>
        <w:rPr>
          <w:rtl/>
        </w:rPr>
      </w:pPr>
      <w:r w:rsidRPr="007435EB">
        <w:rPr>
          <w:rtl/>
        </w:rPr>
        <w:t xml:space="preserve">שבכל הלילות אין אנו חייבין לטבל </w:t>
      </w:r>
      <w:r>
        <w:rPr>
          <w:rtl/>
        </w:rPr>
        <w:t>אף</w:t>
      </w:r>
      <w:r w:rsidRPr="007435EB">
        <w:rPr>
          <w:rtl/>
        </w:rPr>
        <w:t xml:space="preserve"> פעם אחת, הלילה הזה </w:t>
      </w:r>
      <w:r w:rsidRPr="007435EB">
        <w:rPr>
          <w:rFonts w:hint="cs"/>
          <w:rtl/>
        </w:rPr>
        <w:t xml:space="preserve">ב' </w:t>
      </w:r>
      <w:r w:rsidRPr="007435EB">
        <w:rPr>
          <w:rtl/>
        </w:rPr>
        <w:t>פעמים.</w:t>
      </w:r>
    </w:p>
    <w:p w14:paraId="0CBA9594" w14:textId="77777777" w:rsidR="00D661D8" w:rsidRPr="00F64F2C" w:rsidRDefault="00D661D8" w:rsidP="00D661D8">
      <w:pPr>
        <w:pStyle w:val="36"/>
        <w:framePr w:wrap="notBeside"/>
        <w:rPr>
          <w:rtl/>
        </w:rPr>
      </w:pPr>
      <w:r w:rsidRPr="00F64F2C">
        <w:rPr>
          <w:rtl/>
        </w:rPr>
        <w:t xml:space="preserve">מתקיף רב ספרא: </w:t>
      </w:r>
    </w:p>
    <w:p w14:paraId="6D090E87" w14:textId="77777777" w:rsidR="00D661D8" w:rsidRPr="005C3FF1" w:rsidRDefault="00D661D8" w:rsidP="00D661D8">
      <w:pPr>
        <w:rPr>
          <w:rStyle w:val="afffa"/>
          <w:rtl/>
        </w:rPr>
      </w:pPr>
      <w:r w:rsidRPr="00F64F2C">
        <w:rPr>
          <w:rStyle w:val="affffff0"/>
          <w:rFonts w:hint="cs"/>
          <w:rtl/>
        </w:rPr>
        <w:t>שגם עכשיו אי''ז</w:t>
      </w:r>
      <w:r>
        <w:rPr>
          <w:rFonts w:hint="cs"/>
          <w:rtl/>
        </w:rPr>
        <w:t xml:space="preserve"> </w:t>
      </w:r>
      <w:r w:rsidRPr="007435EB">
        <w:rPr>
          <w:rtl/>
        </w:rPr>
        <w:t>חיוב לדרדקי</w:t>
      </w:r>
      <w:r>
        <w:rPr>
          <w:rFonts w:hint="cs"/>
          <w:rtl/>
        </w:rPr>
        <w:t xml:space="preserve">, </w:t>
      </w:r>
      <w:r w:rsidRPr="00F64F2C">
        <w:rPr>
          <w:rStyle w:val="affffff0"/>
          <w:rFonts w:hint="cs"/>
          <w:rtl/>
        </w:rPr>
        <w:t>אלא רק מנהג</w:t>
      </w:r>
      <w:r w:rsidRPr="007435EB">
        <w:rPr>
          <w:rtl/>
        </w:rPr>
        <w:t>.</w:t>
      </w:r>
    </w:p>
    <w:p w14:paraId="0F7F40FD" w14:textId="77777777" w:rsidR="00D661D8" w:rsidRPr="00F64F2C" w:rsidRDefault="00D661D8" w:rsidP="00D661D8">
      <w:pPr>
        <w:pStyle w:val="36"/>
        <w:framePr w:wrap="notBeside"/>
        <w:rPr>
          <w:rtl/>
        </w:rPr>
      </w:pPr>
      <w:r w:rsidRPr="00F64F2C">
        <w:rPr>
          <w:rFonts w:hint="cs"/>
          <w:rtl/>
        </w:rPr>
        <w:t xml:space="preserve">ג. </w:t>
      </w:r>
      <w:r w:rsidRPr="00F64F2C">
        <w:rPr>
          <w:rtl/>
        </w:rPr>
        <w:t>אלא א</w:t>
      </w:r>
      <w:r w:rsidRPr="00F64F2C">
        <w:rPr>
          <w:rFonts w:hint="cs"/>
          <w:rtl/>
        </w:rPr>
        <w:t>ר</w:t>
      </w:r>
      <w:r w:rsidRPr="00F64F2C">
        <w:rPr>
          <w:rtl/>
        </w:rPr>
        <w:t>"</w:t>
      </w:r>
      <w:r w:rsidRPr="00F64F2C">
        <w:rPr>
          <w:rFonts w:hint="cs"/>
          <w:rtl/>
        </w:rPr>
        <w:t>ס ה</w:t>
      </w:r>
      <w:r w:rsidRPr="00F64F2C">
        <w:rPr>
          <w:rtl/>
        </w:rPr>
        <w:t>"</w:t>
      </w:r>
      <w:r w:rsidRPr="00F64F2C">
        <w:rPr>
          <w:rFonts w:hint="cs"/>
          <w:rtl/>
        </w:rPr>
        <w:t>ק</w:t>
      </w:r>
      <w:r w:rsidRPr="00F64F2C">
        <w:rPr>
          <w:rtl/>
        </w:rPr>
        <w:t xml:space="preserve">: </w:t>
      </w:r>
    </w:p>
    <w:p w14:paraId="1FECEBC6" w14:textId="77777777" w:rsidR="00D661D8" w:rsidRPr="007435EB" w:rsidRDefault="00D661D8" w:rsidP="00D661D8">
      <w:pPr>
        <w:rPr>
          <w:rtl/>
        </w:rPr>
      </w:pPr>
      <w:r w:rsidRPr="007435EB">
        <w:rPr>
          <w:rtl/>
        </w:rPr>
        <w:t xml:space="preserve">אין אנו מטבילין </w:t>
      </w:r>
      <w:r>
        <w:rPr>
          <w:rtl/>
        </w:rPr>
        <w:t>אף</w:t>
      </w:r>
      <w:r w:rsidRPr="007435EB">
        <w:rPr>
          <w:rtl/>
        </w:rPr>
        <w:t xml:space="preserve"> פעם אחת הלילה הזה שתי פעמים.</w:t>
      </w:r>
    </w:p>
    <w:p w14:paraId="5F1DD7CE" w14:textId="77777777" w:rsidR="00D661D8" w:rsidRDefault="00D661D8" w:rsidP="00D661D8">
      <w:pPr>
        <w:pStyle w:val="afffd"/>
        <w:rPr>
          <w:rtl/>
        </w:rPr>
      </w:pPr>
      <w:ins w:id="9893" w:author="מספור קטעי משנה" w:date="2026-10-06T06:45:41Z">
        <w:r>
          <w:rPr>
            <w:rStyle w:val="MisparKeta"/>
          </w:rPr>
          <w:t xml:space="preserve">ו. </w:t>
        </w:r>
      </w:ins>
      <w:r w:rsidRPr="007435EB">
        <w:rPr>
          <w:rtl/>
        </w:rPr>
        <w:t xml:space="preserve">מתחיל בגנות ומסיים בשבח </w:t>
      </w:r>
    </w:p>
    <w:p w14:paraId="16ECE19D" w14:textId="77777777" w:rsidR="00D661D8" w:rsidRPr="00F64F2C" w:rsidRDefault="00D661D8" w:rsidP="00D661D8">
      <w:pPr>
        <w:pStyle w:val="36"/>
        <w:framePr w:wrap="notBeside"/>
        <w:rPr>
          <w:rtl/>
        </w:rPr>
      </w:pPr>
      <w:r w:rsidRPr="00F64F2C">
        <w:rPr>
          <w:rtl/>
        </w:rPr>
        <w:t xml:space="preserve">לרב: </w:t>
      </w:r>
    </w:p>
    <w:p w14:paraId="18980D78" w14:textId="77777777" w:rsidR="00D661D8" w:rsidRDefault="00D661D8" w:rsidP="00D661D8">
      <w:pPr>
        <w:rPr>
          <w:rtl/>
        </w:rPr>
      </w:pPr>
      <w:r w:rsidRPr="007435EB">
        <w:rPr>
          <w:rtl/>
        </w:rPr>
        <w:t>מתחלה עובדי עבודת גלולים היו אבותינו.</w:t>
      </w:r>
    </w:p>
    <w:p w14:paraId="1C49685F" w14:textId="77777777" w:rsidR="00D661D8" w:rsidRPr="00F64F2C" w:rsidRDefault="00D661D8" w:rsidP="00D661D8">
      <w:pPr>
        <w:pStyle w:val="36"/>
        <w:framePr w:wrap="notBeside"/>
        <w:rPr>
          <w:rtl/>
        </w:rPr>
      </w:pPr>
      <w:r w:rsidRPr="00F64F2C">
        <w:rPr>
          <w:rtl/>
        </w:rPr>
        <w:t>לשמואל:</w:t>
      </w:r>
    </w:p>
    <w:p w14:paraId="4735CBB2" w14:textId="77777777" w:rsidR="00D661D8" w:rsidRPr="007435EB" w:rsidRDefault="00D661D8" w:rsidP="00D661D8">
      <w:pPr>
        <w:spacing w:after="60"/>
        <w:rPr>
          <w:rFonts w:cs="Guttman Vilna"/>
          <w:b/>
          <w:bCs/>
          <w:rtl/>
        </w:rPr>
      </w:pPr>
      <w:r w:rsidRPr="007435EB">
        <w:rPr>
          <w:rtl/>
        </w:rPr>
        <w:t>עבדים היינו.</w:t>
      </w:r>
    </w:p>
    <w:p w14:paraId="75D43491" w14:textId="77777777" w:rsidR="00D661D8" w:rsidRPr="00F64F2C" w:rsidRDefault="00D661D8" w:rsidP="00D661D8">
      <w:pPr>
        <w:pStyle w:val="36"/>
        <w:framePr w:wrap="notBeside"/>
        <w:rPr>
          <w:rtl/>
        </w:rPr>
      </w:pPr>
      <w:r w:rsidRPr="00F64F2C">
        <w:rPr>
          <w:rtl/>
        </w:rPr>
        <w:t>ר"נ לדרו עבד</w:t>
      </w:r>
      <w:r w:rsidRPr="00F64F2C">
        <w:rPr>
          <w:rFonts w:hint="cs"/>
          <w:rtl/>
        </w:rPr>
        <w:t>ו</w:t>
      </w:r>
      <w:r w:rsidRPr="00F64F2C">
        <w:rPr>
          <w:rtl/>
        </w:rPr>
        <w:t>:</w:t>
      </w:r>
    </w:p>
    <w:p w14:paraId="68F194C3" w14:textId="77777777" w:rsidR="00D661D8" w:rsidRPr="007435EB" w:rsidRDefault="00D661D8" w:rsidP="00D661D8">
      <w:pPr>
        <w:rPr>
          <w:rtl/>
        </w:rPr>
      </w:pPr>
      <w:r w:rsidRPr="007435EB">
        <w:rPr>
          <w:rtl/>
        </w:rPr>
        <w:t xml:space="preserve">עבד </w:t>
      </w:r>
      <w:r w:rsidRPr="007435EB">
        <w:rPr>
          <w:rFonts w:hint="cs"/>
          <w:rtl/>
        </w:rPr>
        <w:t xml:space="preserve">שמוציאו רבו לחירות ונותן לו כסף וזהב מה צריך לומר לו? </w:t>
      </w:r>
      <w:r w:rsidRPr="00F64F2C">
        <w:rPr>
          <w:rStyle w:val="affffd"/>
          <w:rFonts w:hint="cs"/>
          <w:rtl/>
        </w:rPr>
        <w:t>א</w:t>
      </w:r>
      <w:r w:rsidRPr="00F64F2C">
        <w:rPr>
          <w:rStyle w:val="affffd"/>
          <w:rtl/>
        </w:rPr>
        <w:t>"</w:t>
      </w:r>
      <w:r w:rsidRPr="00F64F2C">
        <w:rPr>
          <w:rStyle w:val="affffd"/>
          <w:rFonts w:hint="cs"/>
          <w:rtl/>
        </w:rPr>
        <w:t>ל:</w:t>
      </w:r>
      <w:r w:rsidRPr="007435EB">
        <w:rPr>
          <w:rFonts w:hint="cs"/>
          <w:rtl/>
        </w:rPr>
        <w:t xml:space="preserve"> להודות ולשבח,</w:t>
      </w:r>
      <w:r>
        <w:rPr>
          <w:rFonts w:hint="cs"/>
          <w:rtl/>
        </w:rPr>
        <w:t xml:space="preserve"> </w:t>
      </w:r>
      <w:r w:rsidRPr="00F64F2C">
        <w:rPr>
          <w:rStyle w:val="affffd"/>
          <w:rtl/>
        </w:rPr>
        <w:t>א"ל:</w:t>
      </w:r>
      <w:r>
        <w:rPr>
          <w:rStyle w:val="affffd"/>
          <w:rFonts w:hint="cs"/>
          <w:rtl/>
        </w:rPr>
        <w:t xml:space="preserve"> </w:t>
      </w:r>
      <w:r w:rsidRPr="007435EB">
        <w:rPr>
          <w:rtl/>
        </w:rPr>
        <w:t>פטרתן מלומר מה נשתנה. פתח ואמר עבדים היינו.</w:t>
      </w:r>
    </w:p>
    <w:p w14:paraId="16E4E0DF" w14:textId="77777777" w:rsidR="00D661D8" w:rsidRPr="007435EB" w:rsidRDefault="00D661D8" w:rsidP="00D661D8">
      <w:pPr>
        <w:pStyle w:val="affd"/>
        <w:rPr>
          <w:bCs/>
          <w:rtl/>
        </w:rPr>
      </w:pPr>
      <w:r>
        <w:rPr>
          <w:rFonts w:hint="cs"/>
          <w:rtl/>
        </w:rPr>
        <w:t>***</w:t>
      </w:r>
    </w:p>
    <w:p w14:paraId="6593914B" w14:textId="77777777" w:rsidR="00D661D8" w:rsidRPr="007435EB" w:rsidRDefault="00D661D8" w:rsidP="00D661D8">
      <w:pPr>
        <w:pStyle w:val="afff"/>
        <w:framePr w:wrap="around"/>
        <w:rPr>
          <w:rtl/>
        </w:rPr>
      </w:pPr>
      <w:r w:rsidRPr="007435EB">
        <w:rPr>
          <w:rtl/>
        </w:rPr>
        <w:t>קטז:</w:t>
      </w:r>
    </w:p>
    <w:p>
      <w:pPr>
        <w:pStyle w:val="affffff1"/>
        <w:rPr>
          <w:ins w:id="20206" w:author="קלוד" w:date="2026-10-06T10:09:47Z"/>
        </w:rPr>
      </w:pPr>
      <w:ins w:id="20205" w:author="קלוד" w:date="2026-10-06T10:09:47Z">
        <w:r>
          <w:t xml:space="preserve">משנה ה</w:t>
        </w:r>
      </w:ins>
    </w:p>
    <w:p w14:paraId="6939D29E" w14:textId="77777777" w:rsidR="00D661D8" w:rsidRPr="007435EB" w:rsidRDefault="00D661D8" w:rsidP="00D661D8">
      <w:pPr>
        <w:pStyle w:val="afff5"/>
        <w:rPr>
          <w:del w:id="20100" w:author="קלוד" w:date="2026-10-06T10:09:47Z"/>
          <w:b/>
          <w:rtl/>
        </w:rPr>
      </w:pPr>
      <w:del w:id="20099" w:author="קלוד" w:date="2026-10-06T10:09:47Z">
        <w:r w:rsidRPr="007435EB">
          <w:rPr>
            <w:b/>
            <w:sz w:val="20"/>
            <w:rtl/>
          </w:rPr>
          <w:delText xml:space="preserve">משנה.</w:delText>
        </w:r>
      </w:del>
    </w:p>
    <w:p w14:paraId="6A51F893" w14:textId="77777777" w:rsidR="00D661D8" w:rsidRPr="007435EB" w:rsidRDefault="00D661D8" w:rsidP="00D661D8">
      <w:pPr>
        <w:pStyle w:val="afff5"/>
        <w:rPr>
          <w:b/>
          <w:rtl/>
        </w:rPr>
      </w:pPr>
      <w:r>
        <w:rPr>
          <w:rStyle w:val="TanaimMishna"/>
          <w:b/>
          <w:rtl/>
          <w:rPrChange w:id="44219" w:author="Claude" w:date="2026-10-07T09:49:06Z">
            <w:rPr>
              <w:b/>
              <w:rtl/>
            </w:rPr>
          </w:rPrChange>
        </w:rPr>
        <w:t xml:space="preserve">ר"ג</w:t>
      </w:r>
      <w:r>
        <w:rPr>
          <w:rStyle w:val="TanaimMishna"/>
          <w:b/>
          <w:rtl/>
          <w:rPrChange w:id="44220" w:author="Claude" w:date="2026-10-07T09:49:06Z">
            <w:rPr>
              <w:b/>
              <w:rtl/>
            </w:rPr>
          </w:rPrChange>
        </w:rPr>
        <w:t xml:space="preserve">:</w:t>
      </w:r>
      <w:r>
        <w:rPr>
          <w:b/>
          <w:rtl/>
        </w:rPr>
        <w:t xml:space="preserve"> כל שלא אמר שלשה דברים אלו בפסח לא יצא ידי חובתו. ואלו הן: פסח, מצה, ומרור.</w:t>
      </w:r>
    </w:p>
    <w:p w14:paraId="65B9FEEF" w14:textId="77777777" w:rsidR="00D661D8" w:rsidRPr="001F4B84" w:rsidRDefault="00D661D8" w:rsidP="00D661D8">
      <w:pPr>
        <w:pStyle w:val="afff5"/>
        <w:rPr>
          <w:rStyle w:val="af2"/>
          <w:rtl/>
        </w:rPr>
      </w:pPr>
      <w:r w:rsidRPr="007435EB">
        <w:rPr>
          <w:b/>
          <w:rtl/>
        </w:rPr>
        <w:t>פסח</w:t>
      </w:r>
      <w:r w:rsidRPr="007435EB">
        <w:rPr>
          <w:rFonts w:hint="cs"/>
          <w:b/>
          <w:rtl/>
        </w:rPr>
        <w:t>-</w:t>
      </w:r>
      <w:r w:rsidRPr="007435EB">
        <w:rPr>
          <w:b/>
          <w:rtl/>
        </w:rPr>
        <w:t xml:space="preserve"> על שום שפסח המקום על בתי אבותינו במצרים, </w:t>
      </w:r>
      <w:r w:rsidRPr="001F4B84">
        <w:rPr>
          <w:rStyle w:val="af2"/>
          <w:rFonts w:hint="cs"/>
          <w:rtl/>
        </w:rPr>
        <w:t>'</w:t>
      </w:r>
      <w:r w:rsidRPr="001F4B84">
        <w:rPr>
          <w:rStyle w:val="af2"/>
          <w:rtl/>
        </w:rPr>
        <w:t>ואמרתם זבח פסח הוא לה'</w:t>
      </w:r>
    </w:p>
    <w:p w14:paraId="2B76075E" w14:textId="77777777" w:rsidR="00D661D8" w:rsidRPr="007435EB" w:rsidRDefault="00D661D8" w:rsidP="00D661D8">
      <w:pPr>
        <w:pStyle w:val="afff5"/>
        <w:rPr>
          <w:b/>
          <w:rtl/>
        </w:rPr>
      </w:pPr>
      <w:r w:rsidRPr="007435EB">
        <w:rPr>
          <w:b/>
          <w:rtl/>
        </w:rPr>
        <w:t xml:space="preserve">מצה - על שום שנגאלו אבותינו ממצרים, שנא' </w:t>
      </w:r>
      <w:r w:rsidRPr="001F4B84">
        <w:rPr>
          <w:rStyle w:val="af2"/>
          <w:rtl/>
        </w:rPr>
        <w:t>ויאפו את הבצק אשר הוציאו ממצרים וגו'.</w:t>
      </w:r>
    </w:p>
    <w:p w14:paraId="6A05743E" w14:textId="77777777" w:rsidR="00D661D8" w:rsidRPr="007435EB" w:rsidRDefault="00D661D8" w:rsidP="00D661D8">
      <w:pPr>
        <w:pStyle w:val="afff5"/>
        <w:rPr>
          <w:b/>
          <w:rtl/>
        </w:rPr>
      </w:pPr>
      <w:r w:rsidRPr="007435EB">
        <w:rPr>
          <w:b/>
          <w:rtl/>
        </w:rPr>
        <w:t xml:space="preserve">מרור - על שום שמררו המצריים את חיי אבותינו במצרים, שנא' </w:t>
      </w:r>
      <w:r w:rsidRPr="001F4B84">
        <w:rPr>
          <w:rStyle w:val="af2"/>
          <w:rtl/>
        </w:rPr>
        <w:t>וימררו את חייהם</w:t>
      </w:r>
      <w:r w:rsidRPr="007435EB">
        <w:rPr>
          <w:b/>
          <w:rtl/>
        </w:rPr>
        <w:t xml:space="preserve"> </w:t>
      </w:r>
    </w:p>
    <w:p w14:paraId="6E495938" w14:textId="77777777" w:rsidR="00D661D8" w:rsidRPr="007435EB" w:rsidRDefault="00D661D8" w:rsidP="00D661D8">
      <w:pPr>
        <w:pStyle w:val="afff5"/>
        <w:rPr>
          <w:b/>
          <w:rtl/>
        </w:rPr>
      </w:pPr>
      <w:r w:rsidRPr="007435EB">
        <w:rPr>
          <w:b/>
          <w:rtl/>
        </w:rPr>
        <w:t xml:space="preserve">בכל דור ודור חייב אדם לראות את עצמו כאילו הוא יצא ממצרים, שנא' </w:t>
      </w:r>
      <w:r w:rsidRPr="001F4B84">
        <w:rPr>
          <w:rStyle w:val="af2"/>
          <w:rtl/>
        </w:rPr>
        <w:t>והגדת לבנך ביום ההוא לאמר בעבור זה עשה ה' לי בצאתי ממצרים.</w:t>
      </w:r>
      <w:r w:rsidRPr="007435EB">
        <w:rPr>
          <w:b/>
          <w:rtl/>
        </w:rPr>
        <w:t xml:space="preserve"> לפיכך אנחנו חייבים להודות להלל לשבח לפאר לרומם להדר לברך לעלה ולקלס למי שעשה לאבותינו ולנו את כל הנסים האלו, הוציאנו מעבדות לחרות מיגון לשמחה ומאבל ליום טוב ומאפלה לאור גדול, ומשעבוד לגאולה, ונאמר לפניו הללויה.</w:t>
      </w:r>
    </w:p>
    <w:p w14:paraId="0EF0AC5D" w14:textId="77777777" w:rsidR="00D661D8" w:rsidRDefault="00D661D8" w:rsidP="00D661D8">
      <w:pPr>
        <w:pStyle w:val="afff5"/>
        <w:jc w:val="center"/>
        <w:rPr>
          <w:b/>
          <w:rtl/>
        </w:rPr>
      </w:pPr>
      <w:r w:rsidRPr="007435EB">
        <w:rPr>
          <w:b/>
          <w:rtl/>
        </w:rPr>
        <w:t>עד היכן הוא אומר</w:t>
      </w:r>
    </w:p>
    <w:p w14:paraId="4211185E" w14:textId="77777777" w:rsidR="00D661D8" w:rsidRPr="007435EB" w:rsidRDefault="00D661D8" w:rsidP="00D661D8">
      <w:pPr>
        <w:pStyle w:val="afff5"/>
        <w:rPr>
          <w:b/>
          <w:rtl/>
        </w:rPr>
      </w:pPr>
      <w:r w:rsidRPr="001F4B84">
        <w:rPr>
          <w:rStyle w:val="TanaimMishna"/>
          <w:rtl/>
          <w:rPrChange w:id="20079" w:author="קלוד" w:date="2026-10-06T10:09:47Z">
            <w:rPr>
              <w:rStyle w:val="affffd"/>
              <w:rtl/>
            </w:rPr>
          </w:rPrChange>
        </w:rPr>
        <w:t>לב"ש:</w:t>
      </w:r>
      <w:r w:rsidRPr="007435EB">
        <w:rPr>
          <w:b/>
          <w:rtl/>
        </w:rPr>
        <w:t xml:space="preserve"> עד אם הבנים שמחה. </w:t>
      </w:r>
      <w:r w:rsidRPr="001F4B84">
        <w:rPr>
          <w:rStyle w:val="TanaimMishna"/>
          <w:rtl/>
          <w:rPrChange w:id="20080" w:author="קלוד" w:date="2026-10-06T10:09:47Z">
            <w:rPr>
              <w:rStyle w:val="affffd"/>
              <w:rtl/>
            </w:rPr>
          </w:rPrChange>
        </w:rPr>
        <w:t>ולב"ה:</w:t>
      </w:r>
      <w:r w:rsidRPr="007435EB">
        <w:rPr>
          <w:b/>
          <w:rtl/>
        </w:rPr>
        <w:t xml:space="preserve"> עד חלמיש למעינו מים.</w:t>
      </w:r>
    </w:p>
    <w:p w14:paraId="24E0AAE9" w14:textId="77777777" w:rsidR="00D661D8" w:rsidRPr="007435EB" w:rsidRDefault="00D661D8" w:rsidP="00D661D8">
      <w:pPr>
        <w:pStyle w:val="afff5"/>
        <w:rPr>
          <w:b/>
          <w:rtl/>
        </w:rPr>
      </w:pPr>
      <w:r w:rsidRPr="007435EB">
        <w:rPr>
          <w:b/>
          <w:rtl/>
        </w:rPr>
        <w:t>וחותם בגאולה.</w:t>
      </w:r>
    </w:p>
    <w:p w14:paraId="5A098189" w14:textId="77777777" w:rsidR="00D661D8" w:rsidRPr="007435EB" w:rsidRDefault="00D661D8" w:rsidP="00D661D8">
      <w:pPr>
        <w:pStyle w:val="afff5"/>
        <w:rPr>
          <w:b/>
          <w:rtl/>
        </w:rPr>
      </w:pPr>
      <w:r w:rsidRPr="001F4B84">
        <w:rPr>
          <w:rStyle w:val="TanaimMishna"/>
          <w:rtl/>
          <w:rPrChange w:id="20081" w:author="קלוד" w:date="2026-10-06T10:09:47Z">
            <w:rPr>
              <w:rStyle w:val="affffd"/>
              <w:rtl/>
            </w:rPr>
          </w:rPrChange>
        </w:rPr>
        <w:t>ר"ט:</w:t>
      </w:r>
      <w:r w:rsidRPr="007435EB">
        <w:rPr>
          <w:b/>
          <w:rtl/>
        </w:rPr>
        <w:t xml:space="preserve"> אשר גאלנו וגאל את אבותינו ממצרים, ולא היה חותם.</w:t>
      </w:r>
    </w:p>
    <w:p w14:paraId="39BB5D41" w14:textId="77777777" w:rsidR="00D661D8" w:rsidRPr="007435EB" w:rsidRDefault="00D661D8" w:rsidP="00D661D8">
      <w:pPr>
        <w:pStyle w:val="afff5"/>
        <w:rPr>
          <w:rtl/>
        </w:rPr>
      </w:pPr>
      <w:r w:rsidRPr="001F4B84">
        <w:rPr>
          <w:rStyle w:val="TanaimMishna"/>
          <w:rtl/>
          <w:rPrChange w:id="20082" w:author="קלוד" w:date="2026-10-06T10:09:47Z">
            <w:rPr>
              <w:rStyle w:val="affffd"/>
              <w:rtl/>
            </w:rPr>
          </w:rPrChange>
        </w:rPr>
        <w:t>ר"ע:</w:t>
      </w:r>
      <w:r w:rsidRPr="007435EB">
        <w:rPr>
          <w:b/>
          <w:rtl/>
        </w:rPr>
        <w:t xml:space="preserve"> כן ה' אלהינו ואלהי אבותינו יגיענו למועדים ולרגלים אחרים הבאים לקראתנו לשלום, שמחים בבנין עירך וששים בעבודתך ונאכל שם מן הזבחים ומן הפסחים כו', עד ברוך אתה ה' גאל ישראל.</w:t>
      </w:r>
    </w:p>
    <w:p w14:paraId="63F56373" w14:textId="77777777" w:rsidR="00D661D8" w:rsidRPr="007435EB" w:rsidRDefault="00D661D8" w:rsidP="00D661D8">
      <w:pPr>
        <w:pStyle w:val="afff"/>
        <w:framePr w:wrap="around"/>
        <w:rPr>
          <w:rtl/>
        </w:rPr>
      </w:pPr>
      <w:r w:rsidRPr="007435EB">
        <w:rPr>
          <w:rtl/>
        </w:rPr>
        <w:t>קטז:</w:t>
      </w:r>
    </w:p>
    <w:p w14:paraId="57F50EA3" w14:textId="77777777" w:rsidR="00D661D8" w:rsidRPr="001F4B84" w:rsidRDefault="00D661D8" w:rsidP="00D661D8">
      <w:pPr>
        <w:pStyle w:val="36"/>
        <w:framePr w:wrap="notBeside"/>
        <w:rPr>
          <w:rtl/>
        </w:rPr>
      </w:pPr>
      <w:r w:rsidRPr="001F4B84">
        <w:rPr>
          <w:rtl/>
        </w:rPr>
        <w:t xml:space="preserve">רבא: </w:t>
      </w:r>
    </w:p>
    <w:p w14:paraId="6F3F7793" w14:textId="77777777" w:rsidR="00D661D8" w:rsidRPr="007435EB" w:rsidRDefault="00D661D8" w:rsidP="00D661D8">
      <w:pPr>
        <w:spacing w:after="60"/>
        <w:rPr>
          <w:rtl/>
        </w:rPr>
      </w:pPr>
      <w:r w:rsidRPr="007435EB">
        <w:rPr>
          <w:rFonts w:ascii="Fb Fontext" w:hAnsi="Fb Fontext"/>
          <w:rtl/>
        </w:rPr>
        <w:t xml:space="preserve">צריך שיאמר </w:t>
      </w:r>
      <w:r w:rsidRPr="001F4B84">
        <w:rPr>
          <w:rFonts w:ascii="Fb Fontext" w:hAnsi="Fb Fontext"/>
          <w:b/>
          <w:bCs/>
          <w:rtl/>
        </w:rPr>
        <w:t>ואותנו</w:t>
      </w:r>
      <w:r w:rsidRPr="007435EB">
        <w:rPr>
          <w:rFonts w:ascii="Fb Fontext" w:hAnsi="Fb Fontext"/>
          <w:rtl/>
        </w:rPr>
        <w:t xml:space="preserve"> הוציא משם.</w:t>
      </w:r>
    </w:p>
    <w:p w14:paraId="70DB45F9" w14:textId="77777777" w:rsidR="00D661D8" w:rsidRPr="001F4B84" w:rsidRDefault="00D661D8" w:rsidP="00D661D8">
      <w:pPr>
        <w:pStyle w:val="36"/>
        <w:framePr w:wrap="notBeside"/>
        <w:rPr>
          <w:rtl/>
        </w:rPr>
      </w:pPr>
      <w:r w:rsidRPr="001F4B84">
        <w:rPr>
          <w:rtl/>
        </w:rPr>
        <w:t xml:space="preserve">רבא: </w:t>
      </w:r>
    </w:p>
    <w:p w14:paraId="2718602A" w14:textId="77777777" w:rsidR="00D661D8" w:rsidRDefault="00D661D8" w:rsidP="00D661D8">
      <w:pPr>
        <w:spacing w:before="4"/>
        <w:rPr>
          <w:rtl/>
        </w:rPr>
      </w:pPr>
      <w:r w:rsidRPr="007435EB">
        <w:rPr>
          <w:rtl/>
        </w:rPr>
        <w:t xml:space="preserve">מצה ומרור צריך להגביה, בשר </w:t>
      </w:r>
      <w:r>
        <w:rPr>
          <w:rFonts w:hint="cs"/>
          <w:rtl/>
        </w:rPr>
        <w:t xml:space="preserve">א''צ </w:t>
      </w:r>
      <w:r w:rsidRPr="007435EB">
        <w:rPr>
          <w:rtl/>
        </w:rPr>
        <w:t>להגביה, ולא עוד אלא שנראה כאוכל קדשים בחוץ.</w:t>
      </w:r>
    </w:p>
    <w:p w14:paraId="6D2DE4BA" w14:textId="77777777" w:rsidR="00D661D8" w:rsidRPr="007435EB" w:rsidRDefault="00D661D8" w:rsidP="00D661D8">
      <w:pPr>
        <w:pStyle w:val="afffff0"/>
        <w:rPr>
          <w:rtl/>
        </w:rPr>
      </w:pPr>
      <w:r>
        <w:rPr>
          <w:rFonts w:hint="cs"/>
          <w:rtl/>
        </w:rPr>
        <w:t>סומא</w:t>
      </w:r>
    </w:p>
    <w:p w14:paraId="14AC99A0" w14:textId="77777777" w:rsidR="00D661D8" w:rsidRPr="001F4B84" w:rsidRDefault="00D661D8" w:rsidP="00D661D8">
      <w:pPr>
        <w:pStyle w:val="36"/>
        <w:framePr w:wrap="notBeside"/>
        <w:rPr>
          <w:rtl/>
        </w:rPr>
      </w:pPr>
      <w:r w:rsidRPr="001F4B84">
        <w:rPr>
          <w:rtl/>
        </w:rPr>
        <w:t>ראב"י</w:t>
      </w:r>
    </w:p>
    <w:p w14:paraId="3C8E51E3" w14:textId="77777777" w:rsidR="00D661D8" w:rsidRPr="007435EB" w:rsidRDefault="00D661D8" w:rsidP="00D661D8">
      <w:pPr>
        <w:rPr>
          <w:rtl/>
        </w:rPr>
      </w:pPr>
      <w:r w:rsidRPr="007435EB">
        <w:rPr>
          <w:rtl/>
        </w:rPr>
        <w:t xml:space="preserve">פטור מלומר הגדה </w:t>
      </w:r>
      <w:r w:rsidRPr="00AC0CB1">
        <w:rPr>
          <w:rStyle w:val="af2"/>
          <w:rtl/>
        </w:rPr>
        <w:t>ד</w:t>
      </w:r>
      <w:r w:rsidRPr="00AC0CB1">
        <w:rPr>
          <w:rStyle w:val="af2"/>
          <w:rFonts w:hint="cs"/>
          <w:rtl/>
        </w:rPr>
        <w:t>'</w:t>
      </w:r>
      <w:r w:rsidRPr="00AC0CB1">
        <w:rPr>
          <w:rStyle w:val="af2"/>
          <w:rtl/>
        </w:rPr>
        <w:t>בעבור זה</w:t>
      </w:r>
      <w:r w:rsidRPr="00AC0CB1">
        <w:rPr>
          <w:rStyle w:val="af2"/>
          <w:rFonts w:hint="cs"/>
          <w:rtl/>
        </w:rPr>
        <w:t>'</w:t>
      </w:r>
      <w:r w:rsidRPr="00AC0CB1">
        <w:rPr>
          <w:rStyle w:val="af2"/>
          <w:rtl/>
        </w:rPr>
        <w:t xml:space="preserve"> </w:t>
      </w:r>
      <w:r w:rsidRPr="001F4B84">
        <w:rPr>
          <w:rStyle w:val="affffd"/>
          <w:rFonts w:hint="cs"/>
          <w:rtl/>
        </w:rPr>
        <w:t>ו</w:t>
      </w:r>
      <w:r w:rsidRPr="001F4B84">
        <w:rPr>
          <w:rStyle w:val="affffd"/>
          <w:rtl/>
        </w:rPr>
        <w:t>שם</w:t>
      </w:r>
      <w:r w:rsidRPr="00AC0CB1">
        <w:rPr>
          <w:rStyle w:val="af2"/>
          <w:rtl/>
        </w:rPr>
        <w:t xml:space="preserve"> </w:t>
      </w:r>
      <w:r w:rsidRPr="00AC0CB1">
        <w:rPr>
          <w:rStyle w:val="af2"/>
          <w:rFonts w:hint="cs"/>
          <w:rtl/>
        </w:rPr>
        <w:t>'</w:t>
      </w:r>
      <w:r w:rsidRPr="00AC0CB1">
        <w:rPr>
          <w:rStyle w:val="af2"/>
          <w:rtl/>
        </w:rPr>
        <w:t>בננו זה</w:t>
      </w:r>
      <w:r w:rsidRPr="00AC0CB1">
        <w:rPr>
          <w:rStyle w:val="af2"/>
          <w:rFonts w:hint="cs"/>
          <w:rtl/>
        </w:rPr>
        <w:t>'</w:t>
      </w:r>
      <w:r w:rsidRPr="007435EB">
        <w:rPr>
          <w:rtl/>
        </w:rPr>
        <w:t xml:space="preserve"> </w:t>
      </w:r>
      <w:r w:rsidRPr="001F4B84">
        <w:rPr>
          <w:rStyle w:val="affffd"/>
          <w:rFonts w:hint="cs"/>
          <w:rtl/>
        </w:rPr>
        <w:t>כד</w:t>
      </w:r>
      <w:r w:rsidRPr="001F4B84">
        <w:rPr>
          <w:rStyle w:val="affffd"/>
          <w:rtl/>
        </w:rPr>
        <w:t>להלן</w:t>
      </w:r>
      <w:r w:rsidRPr="007435EB">
        <w:rPr>
          <w:rtl/>
        </w:rPr>
        <w:t xml:space="preserve"> פרט לסומא.</w:t>
      </w:r>
    </w:p>
    <w:p w14:paraId="3AE8453C" w14:textId="77777777" w:rsidR="00D661D8" w:rsidRPr="001F4B84" w:rsidRDefault="00D661D8" w:rsidP="00D661D8">
      <w:pPr>
        <w:pStyle w:val="36"/>
        <w:framePr w:wrap="notBeside"/>
        <w:rPr>
          <w:rtl/>
        </w:rPr>
      </w:pPr>
      <w:r w:rsidRPr="001F4B84">
        <w:rPr>
          <w:rtl/>
        </w:rPr>
        <w:t xml:space="preserve">והך </w:t>
      </w:r>
    </w:p>
    <w:p w14:paraId="7BB4EB7B" w14:textId="77777777" w:rsidR="00D661D8" w:rsidRPr="007435EB" w:rsidRDefault="00D661D8" w:rsidP="00D661D8">
      <w:pPr>
        <w:rPr>
          <w:rtl/>
        </w:rPr>
      </w:pPr>
      <w:r w:rsidRPr="007435EB">
        <w:rPr>
          <w:rtl/>
        </w:rPr>
        <w:t xml:space="preserve">דמשמע שהוא מדרבנן מזה שרב יוסף </w:t>
      </w:r>
      <w:r>
        <w:rPr>
          <w:rFonts w:hint="cs"/>
          <w:rtl/>
        </w:rPr>
        <w:t xml:space="preserve">ור''ש </w:t>
      </w:r>
      <w:r w:rsidRPr="007435EB">
        <w:rPr>
          <w:rtl/>
        </w:rPr>
        <w:t xml:space="preserve">הוציאו בזה יד"ח </w:t>
      </w:r>
      <w:r w:rsidRPr="001F4B84">
        <w:rPr>
          <w:rStyle w:val="affffff0"/>
          <w:rtl/>
        </w:rPr>
        <w:t>[שהיו סומין]</w:t>
      </w:r>
    </w:p>
    <w:p w14:paraId="66BAC1F8" w14:textId="77777777" w:rsidR="00D661D8" w:rsidRPr="001F4B84" w:rsidRDefault="00D661D8" w:rsidP="00D661D8">
      <w:pPr>
        <w:pStyle w:val="36"/>
        <w:framePr w:wrap="notBeside"/>
        <w:rPr>
          <w:rtl/>
        </w:rPr>
      </w:pPr>
      <w:r w:rsidRPr="001F4B84">
        <w:rPr>
          <w:rtl/>
        </w:rPr>
        <w:t>והך דס"ל דלראב"י</w:t>
      </w:r>
    </w:p>
    <w:p w14:paraId="25B043B4" w14:textId="77777777" w:rsidR="00D661D8" w:rsidRPr="007435EB" w:rsidRDefault="00D661D8" w:rsidP="00D661D8">
      <w:pPr>
        <w:rPr>
          <w:rFonts w:cs="Guttman Vilna"/>
          <w:b/>
          <w:bCs/>
          <w:rtl/>
        </w:rPr>
      </w:pPr>
      <w:r w:rsidRPr="007435EB">
        <w:rPr>
          <w:rtl/>
        </w:rPr>
        <w:t xml:space="preserve">דדאורייתא הוא דס"ל דכל דתקון רבנן - כעין דאורייתא </w:t>
      </w:r>
      <w:r w:rsidRPr="005C3FF1">
        <w:rPr>
          <w:rStyle w:val="afffa"/>
          <w:rtl/>
        </w:rPr>
        <w:t>תיקו</w:t>
      </w:r>
      <w:r w:rsidRPr="007435EB">
        <w:rPr>
          <w:rtl/>
        </w:rPr>
        <w:t>ן.</w:t>
      </w:r>
    </w:p>
    <w:p w14:paraId="7622067C" w14:textId="77777777" w:rsidR="00D661D8" w:rsidRPr="001F4B84" w:rsidRDefault="00D661D8" w:rsidP="00D661D8">
      <w:pPr>
        <w:pStyle w:val="36"/>
        <w:framePr w:wrap="notBeside"/>
        <w:rPr>
          <w:rtl/>
        </w:rPr>
      </w:pPr>
      <w:r w:rsidRPr="001F4B84">
        <w:rPr>
          <w:rtl/>
        </w:rPr>
        <w:t xml:space="preserve">ולר"ש ולריו"ס </w:t>
      </w:r>
    </w:p>
    <w:p w14:paraId="125FC8CC" w14:textId="77777777" w:rsidR="00D661D8" w:rsidRPr="007435EB" w:rsidRDefault="00D661D8" w:rsidP="00D661D8">
      <w:pPr>
        <w:rPr>
          <w:rtl/>
        </w:rPr>
      </w:pPr>
      <w:r w:rsidRPr="007435EB">
        <w:rPr>
          <w:rtl/>
        </w:rPr>
        <w:t>צ"ל דכעין דאורייתא תיקון</w:t>
      </w:r>
      <w:r w:rsidRPr="007435EB">
        <w:rPr>
          <w:rFonts w:hint="cs"/>
          <w:rtl/>
        </w:rPr>
        <w:t xml:space="preserve"> </w:t>
      </w:r>
      <w:r>
        <w:rPr>
          <w:rStyle w:val="affffff0"/>
          <w:rFonts w:hint="cs"/>
          <w:rtl/>
        </w:rPr>
        <w:t xml:space="preserve"> ולא קיבלו הגז''ש </w:t>
      </w:r>
      <w:r>
        <w:rPr>
          <w:rFonts w:hint="cs"/>
          <w:rtl/>
        </w:rPr>
        <w:t>ד</w:t>
      </w:r>
      <w:r w:rsidRPr="007435EB">
        <w:rPr>
          <w:rtl/>
        </w:rPr>
        <w:t>דו</w:t>
      </w:r>
      <w:r w:rsidRPr="007435EB">
        <w:rPr>
          <w:rFonts w:hint="cs"/>
          <w:rtl/>
        </w:rPr>
        <w:t>ק</w:t>
      </w:r>
      <w:r w:rsidRPr="007435EB">
        <w:rPr>
          <w:rtl/>
        </w:rPr>
        <w:t xml:space="preserve">א </w:t>
      </w:r>
      <w:r>
        <w:rPr>
          <w:rtl/>
        </w:rPr>
        <w:t>שם</w:t>
      </w:r>
      <w:r w:rsidRPr="007435EB">
        <w:rPr>
          <w:rtl/>
        </w:rPr>
        <w:t xml:space="preserve"> פרט לסומין.</w:t>
      </w:r>
      <w:r w:rsidRPr="007435EB">
        <w:rPr>
          <w:rFonts w:hint="cs"/>
          <w:rtl/>
        </w:rPr>
        <w:t xml:space="preserve"> </w:t>
      </w:r>
      <w:r w:rsidRPr="007435EB">
        <w:rPr>
          <w:rtl/>
        </w:rPr>
        <w:t xml:space="preserve">משא"כ </w:t>
      </w:r>
      <w:r>
        <w:rPr>
          <w:rtl/>
        </w:rPr>
        <w:t>כאן</w:t>
      </w:r>
      <w:r w:rsidRPr="007435EB">
        <w:rPr>
          <w:rtl/>
        </w:rPr>
        <w:t xml:space="preserve"> בהכרח דבעבור מצה ומרור הוא</w:t>
      </w:r>
      <w:r w:rsidRPr="007435EB">
        <w:rPr>
          <w:rFonts w:hint="cs"/>
          <w:rtl/>
        </w:rPr>
        <w:t xml:space="preserve"> בא</w:t>
      </w:r>
      <w:r w:rsidRPr="007435EB">
        <w:rPr>
          <w:rtl/>
        </w:rPr>
        <w:t>.</w:t>
      </w:r>
    </w:p>
    <w:p w14:paraId="7FA6F66C" w14:textId="77777777" w:rsidR="00D661D8" w:rsidRPr="007435EB" w:rsidRDefault="00D661D8" w:rsidP="00D661D8">
      <w:pPr>
        <w:pStyle w:val="affd"/>
        <w:rPr>
          <w:del w:id="90058" w:author="מנוע עיצוב" w:date="2026-10-08T11:01:28Z"/>
          <w:bCs/>
          <w:rtl/>
        </w:rPr>
      </w:pPr>
      <w:del w:id="90057" w:author="מנוע עיצוב" w:date="2026-10-08T11:01:28Z">
        <w:r>
          <w:rPr>
            <w:rFonts w:hint="cs"/>
            <w:rtl/>
          </w:rPr>
          <w:delText xml:space="preserve">***</w:delText>
        </w:r>
      </w:del>
    </w:p>
    <w:p w14:paraId="434895E7" w14:textId="77777777" w:rsidR="00D661D8" w:rsidRPr="007435EB" w:rsidRDefault="00D661D8" w:rsidP="00D661D8">
      <w:pPr>
        <w:pStyle w:val="afff"/>
        <w:framePr w:wrap="around"/>
        <w:rPr>
          <w:rtl/>
        </w:rPr>
      </w:pPr>
      <w:r w:rsidRPr="007435EB">
        <w:rPr>
          <w:rtl/>
        </w:rPr>
        <w:t>קיז.</w:t>
      </w:r>
    </w:p>
    <w:p w14:paraId="52ABA4BF" w14:textId="77777777" w:rsidR="00D661D8" w:rsidRPr="007435EB" w:rsidRDefault="00D661D8" w:rsidP="00D661D8">
      <w:pPr>
        <w:pStyle w:val="afffd"/>
        <w:rPr>
          <w:rtl/>
        </w:rPr>
      </w:pPr>
      <w:ins w:id="9894" w:author="מספור קטעי משנה" w:date="2026-10-06T06:45:41Z">
        <w:r>
          <w:rPr>
            <w:rStyle w:val="MisparKeta"/>
          </w:rPr>
          <w:t xml:space="preserve">א. </w:t>
        </w:r>
      </w:ins>
      <w:r w:rsidRPr="007435EB">
        <w:rPr>
          <w:rtl/>
        </w:rPr>
        <w:lastRenderedPageBreak/>
        <w:t>לפיכך אנחנו חייבין.</w:t>
      </w:r>
    </w:p>
    <w:p w14:paraId="1DDC0775" w14:textId="77777777" w:rsidR="00D661D8" w:rsidRPr="001F4B84" w:rsidRDefault="00D661D8" w:rsidP="00D661D8">
      <w:pPr>
        <w:pStyle w:val="36"/>
        <w:framePr w:wrap="notBeside"/>
        <w:rPr>
          <w:rtl/>
        </w:rPr>
      </w:pPr>
      <w:r w:rsidRPr="001F4B84">
        <w:rPr>
          <w:rtl/>
        </w:rPr>
        <w:t>ר"ח מרי"ו:</w:t>
      </w:r>
    </w:p>
    <w:p w14:paraId="1D16E5B4" w14:textId="77777777" w:rsidR="00D661D8" w:rsidRDefault="00D661D8" w:rsidP="00D661D8">
      <w:pPr>
        <w:rPr>
          <w:rtl/>
        </w:rPr>
      </w:pPr>
      <w:r w:rsidRPr="007435EB">
        <w:rPr>
          <w:rtl/>
        </w:rPr>
        <w:t xml:space="preserve">הללויה וכסיה וידידיה </w:t>
      </w:r>
      <w:r>
        <w:rPr>
          <w:rStyle w:val="affffff0"/>
          <w:rFonts w:hint="cs"/>
          <w:rtl/>
        </w:rPr>
        <w:t xml:space="preserve">תיבה </w:t>
      </w:r>
      <w:r w:rsidRPr="007435EB">
        <w:rPr>
          <w:rtl/>
        </w:rPr>
        <w:t>אחת הן</w:t>
      </w:r>
      <w:r>
        <w:rPr>
          <w:rStyle w:val="affffff0"/>
          <w:rFonts w:hint="cs"/>
          <w:rtl/>
        </w:rPr>
        <w:t xml:space="preserve"> נפק''מ שצריך לכותבה בשורה אחת </w:t>
      </w:r>
      <w:r w:rsidRPr="007435EB">
        <w:rPr>
          <w:rtl/>
        </w:rPr>
        <w:t xml:space="preserve"> </w:t>
      </w:r>
    </w:p>
    <w:p w14:paraId="1276E7D6" w14:textId="77777777" w:rsidR="00D661D8" w:rsidRPr="001F4B84" w:rsidRDefault="00D661D8" w:rsidP="00D661D8">
      <w:pPr>
        <w:pStyle w:val="36"/>
        <w:framePr w:wrap="notBeside"/>
        <w:rPr>
          <w:rtl/>
        </w:rPr>
      </w:pPr>
      <w:r w:rsidRPr="001F4B84">
        <w:rPr>
          <w:rtl/>
        </w:rPr>
        <w:t xml:space="preserve">רב: </w:t>
      </w:r>
    </w:p>
    <w:p w14:paraId="76A8AE1E" w14:textId="77777777" w:rsidR="00D661D8" w:rsidRPr="007435EB" w:rsidRDefault="00D661D8" w:rsidP="00D661D8">
      <w:pPr>
        <w:rPr>
          <w:rtl/>
        </w:rPr>
      </w:pPr>
      <w:r w:rsidRPr="00244984">
        <w:rPr>
          <w:b/>
          <w:bCs/>
          <w:rtl/>
        </w:rPr>
        <w:t>כסיה ומרחביה -</w:t>
      </w:r>
      <w:r w:rsidRPr="007435EB">
        <w:rPr>
          <w:rtl/>
        </w:rPr>
        <w:t xml:space="preserve"> אחת הן. | </w:t>
      </w:r>
      <w:r w:rsidRPr="001F4B84">
        <w:rPr>
          <w:rStyle w:val="affffd"/>
          <w:rtl/>
        </w:rPr>
        <w:t>רבה:</w:t>
      </w:r>
      <w:r w:rsidRPr="007435EB">
        <w:rPr>
          <w:rtl/>
        </w:rPr>
        <w:t xml:space="preserve"> מרחביה בלבד.</w:t>
      </w:r>
    </w:p>
    <w:p w14:paraId="402CA9A3" w14:textId="77777777" w:rsidR="00D661D8" w:rsidRDefault="00D661D8" w:rsidP="00D661D8">
      <w:pPr>
        <w:rPr>
          <w:rtl/>
        </w:rPr>
      </w:pPr>
      <w:r w:rsidRPr="007435EB">
        <w:rPr>
          <w:rtl/>
        </w:rPr>
        <w:t xml:space="preserve">מרחב יה </w:t>
      </w:r>
      <w:r w:rsidRPr="001F4B84">
        <w:rPr>
          <w:rStyle w:val="affffd"/>
          <w:rtl/>
        </w:rPr>
        <w:t>לר"ח-</w:t>
      </w:r>
      <w:r w:rsidRPr="007435EB">
        <w:rPr>
          <w:rtl/>
        </w:rPr>
        <w:t xml:space="preserve"> </w:t>
      </w:r>
      <w:r w:rsidRPr="005C3FF1">
        <w:rPr>
          <w:rStyle w:val="afffa"/>
          <w:rtl/>
        </w:rPr>
        <w:t>תיקו</w:t>
      </w:r>
      <w:r w:rsidRPr="007435EB">
        <w:rPr>
          <w:rtl/>
        </w:rPr>
        <w:t xml:space="preserve">. | </w:t>
      </w:r>
    </w:p>
    <w:p w14:paraId="0C74AC0F" w14:textId="77777777" w:rsidR="00D661D8" w:rsidRPr="00244984" w:rsidRDefault="00D661D8" w:rsidP="00D661D8">
      <w:pPr>
        <w:pStyle w:val="36"/>
        <w:framePr w:wrap="notBeside"/>
        <w:rPr>
          <w:rtl/>
        </w:rPr>
      </w:pPr>
      <w:r w:rsidRPr="00244984">
        <w:rPr>
          <w:rFonts w:hint="cs"/>
          <w:rtl/>
        </w:rPr>
        <w:t xml:space="preserve">לרב </w:t>
      </w:r>
    </w:p>
    <w:p w14:paraId="72F966C1" w14:textId="77777777" w:rsidR="00D661D8" w:rsidRPr="007435EB" w:rsidRDefault="00D661D8" w:rsidP="00D661D8">
      <w:pPr>
        <w:rPr>
          <w:rtl/>
        </w:rPr>
      </w:pPr>
      <w:r w:rsidRPr="00244984">
        <w:rPr>
          <w:b/>
          <w:bCs/>
          <w:rtl/>
        </w:rPr>
        <w:t>ידידיה</w:t>
      </w:r>
      <w:r w:rsidRPr="007435EB">
        <w:rPr>
          <w:rtl/>
        </w:rPr>
        <w:t xml:space="preserve"> </w:t>
      </w:r>
      <w:r>
        <w:rPr>
          <w:rStyle w:val="afffa"/>
          <w:rFonts w:hint="cs"/>
          <w:rtl/>
        </w:rPr>
        <w:t xml:space="preserve">- </w:t>
      </w:r>
      <w:r w:rsidRPr="007435EB">
        <w:rPr>
          <w:rtl/>
        </w:rPr>
        <w:t xml:space="preserve">נחלק לשנים, לפיכך: ידיד - חול, יה </w:t>
      </w:r>
      <w:r>
        <w:rPr>
          <w:rtl/>
        </w:rPr>
        <w:t>–</w:t>
      </w:r>
      <w:r w:rsidRPr="007435EB">
        <w:rPr>
          <w:rtl/>
        </w:rPr>
        <w:t xml:space="preserve"> קודש</w:t>
      </w:r>
      <w:r>
        <w:rPr>
          <w:rFonts w:hint="cs"/>
          <w:rtl/>
        </w:rPr>
        <w:t>.</w:t>
      </w:r>
    </w:p>
    <w:p w14:paraId="64E7F9DD" w14:textId="77777777" w:rsidR="00D661D8" w:rsidRPr="007435EB" w:rsidRDefault="00D661D8" w:rsidP="00D661D8">
      <w:pPr>
        <w:rPr>
          <w:rtl/>
        </w:rPr>
      </w:pPr>
      <w:r w:rsidRPr="00244984">
        <w:rPr>
          <w:b/>
          <w:bCs/>
          <w:rtl/>
        </w:rPr>
        <w:t>הללויה</w:t>
      </w:r>
      <w:r w:rsidRPr="007435EB">
        <w:rPr>
          <w:rtl/>
        </w:rPr>
        <w:t xml:space="preserve"> </w:t>
      </w:r>
      <w:r w:rsidRPr="001F4B84">
        <w:rPr>
          <w:rStyle w:val="affffd"/>
          <w:rtl/>
        </w:rPr>
        <w:t>תילי ד</w:t>
      </w:r>
      <w:r>
        <w:rPr>
          <w:rStyle w:val="affffd"/>
          <w:rFonts w:hint="cs"/>
          <w:rtl/>
        </w:rPr>
        <w:t>ר"ח</w:t>
      </w:r>
      <w:r>
        <w:rPr>
          <w:rFonts w:hint="cs"/>
          <w:rtl/>
        </w:rPr>
        <w:t>:</w:t>
      </w:r>
      <w:r w:rsidRPr="007435EB">
        <w:rPr>
          <w:rtl/>
        </w:rPr>
        <w:t xml:space="preserve"> הללו בחד גיסא ויה בחד גיסא </w:t>
      </w:r>
      <w:r w:rsidRPr="00244984">
        <w:rPr>
          <w:rStyle w:val="affffff0"/>
          <w:rtl/>
        </w:rPr>
        <w:t>[ב' מילים]</w:t>
      </w:r>
    </w:p>
    <w:p w14:paraId="326987F3" w14:textId="77777777" w:rsidR="00D661D8" w:rsidRPr="00244984" w:rsidRDefault="00D661D8" w:rsidP="00D661D8">
      <w:pPr>
        <w:pStyle w:val="36"/>
        <w:framePr w:wrap="notBeside"/>
        <w:rPr>
          <w:rtl/>
        </w:rPr>
      </w:pPr>
      <w:r w:rsidRPr="00244984">
        <w:rPr>
          <w:rFonts w:hint="cs"/>
          <w:rtl/>
        </w:rPr>
        <w:t>וחלק א</w:t>
      </w:r>
      <w:r w:rsidRPr="00244984">
        <w:rPr>
          <w:rtl/>
        </w:rPr>
        <w:t>ריב"ל</w:t>
      </w:r>
    </w:p>
    <w:p w14:paraId="15914800" w14:textId="77777777" w:rsidR="00D661D8" w:rsidRPr="007435EB" w:rsidRDefault="00D661D8" w:rsidP="00D661D8">
      <w:pPr>
        <w:rPr>
          <w:rtl/>
        </w:rPr>
      </w:pPr>
      <w:r w:rsidRPr="00244984">
        <w:rPr>
          <w:b/>
          <w:bCs/>
          <w:rtl/>
        </w:rPr>
        <w:t>דהללויה</w:t>
      </w:r>
      <w:r w:rsidRPr="007435EB">
        <w:rPr>
          <w:rtl/>
        </w:rPr>
        <w:t xml:space="preserve"> - הללוהו בהלולים הרבה. ותיבה אחת היא</w:t>
      </w:r>
      <w:r w:rsidRPr="007435EB">
        <w:rPr>
          <w:rFonts w:hint="cs"/>
          <w:rtl/>
        </w:rPr>
        <w:t>.</w:t>
      </w:r>
    </w:p>
    <w:p w14:paraId="0183EFDC" w14:textId="77777777" w:rsidR="00D661D8" w:rsidRPr="007435EB" w:rsidRDefault="00D661D8" w:rsidP="00D661D8">
      <w:pPr>
        <w:rPr>
          <w:rtl/>
        </w:rPr>
      </w:pPr>
      <w:r w:rsidRPr="007435EB">
        <w:rPr>
          <w:rtl/>
        </w:rPr>
        <w:t>ופליגא דידיה אדידיה.</w:t>
      </w:r>
    </w:p>
    <w:p w14:paraId="3D9585D1" w14:textId="77777777" w:rsidR="00D661D8" w:rsidRPr="001F4B84" w:rsidRDefault="00D661D8" w:rsidP="00D661D8">
      <w:pPr>
        <w:pStyle w:val="36"/>
        <w:framePr w:wrap="notBeside"/>
        <w:rPr>
          <w:rtl/>
        </w:rPr>
      </w:pPr>
      <w:r w:rsidRPr="001F4B84">
        <w:rPr>
          <w:rtl/>
        </w:rPr>
        <w:t xml:space="preserve">דאריב"ל: </w:t>
      </w:r>
    </w:p>
    <w:p w14:paraId="2C3B73ED" w14:textId="77777777" w:rsidR="00D661D8" w:rsidRPr="007435EB" w:rsidRDefault="00D661D8" w:rsidP="00D661D8">
      <w:pPr>
        <w:rPr>
          <w:rtl/>
        </w:rPr>
      </w:pPr>
      <w:r w:rsidRPr="007435EB">
        <w:rPr>
          <w:rtl/>
        </w:rPr>
        <w:t xml:space="preserve">בעשרה מאמרות של שבח נאמר ספר תהלים: בניצוח, בנגון, במשכיל, במזמור, בשיר, באשרי, בתהלה, בתפלה, בהודאה, בהללויה. גדול מכולן הללויה, </w:t>
      </w:r>
      <w:r w:rsidRPr="00244984">
        <w:rPr>
          <w:b/>
          <w:bCs/>
          <w:rtl/>
        </w:rPr>
        <w:t>שכולל שם ושבח בבת אחת</w:t>
      </w:r>
      <w:r w:rsidRPr="007435EB">
        <w:rPr>
          <w:rtl/>
        </w:rPr>
        <w:t>.</w:t>
      </w:r>
    </w:p>
    <w:p w14:paraId="7FDB1799" w14:textId="77777777" w:rsidR="00D661D8" w:rsidRPr="007435EB" w:rsidRDefault="00D661D8" w:rsidP="00D661D8">
      <w:pPr>
        <w:pStyle w:val="affd"/>
        <w:rPr>
          <w:bCs/>
          <w:rtl/>
        </w:rPr>
      </w:pPr>
      <w:r>
        <w:rPr>
          <w:rFonts w:hint="cs"/>
          <w:rtl/>
        </w:rPr>
        <w:t>מי תיקן אז ישיר והלל</w:t>
      </w:r>
    </w:p>
    <w:p w14:paraId="132533E2" w14:textId="77777777" w:rsidR="00D661D8" w:rsidRPr="001F4B84" w:rsidRDefault="00D661D8" w:rsidP="00D661D8">
      <w:pPr>
        <w:pStyle w:val="36"/>
        <w:framePr w:wrap="notBeside"/>
        <w:rPr>
          <w:rtl/>
        </w:rPr>
      </w:pPr>
      <w:r w:rsidRPr="001F4B84">
        <w:rPr>
          <w:rtl/>
        </w:rPr>
        <w:t>ר</w:t>
      </w:r>
      <w:r>
        <w:rPr>
          <w:rFonts w:hint="cs"/>
          <w:rtl/>
        </w:rPr>
        <w:t>"</w:t>
      </w:r>
      <w:r w:rsidRPr="001F4B84">
        <w:rPr>
          <w:rtl/>
        </w:rPr>
        <w:t>י</w:t>
      </w:r>
      <w:r>
        <w:rPr>
          <w:rFonts w:hint="cs"/>
          <w:rtl/>
        </w:rPr>
        <w:t xml:space="preserve"> משמואל:</w:t>
      </w:r>
      <w:r w:rsidRPr="001F4B84">
        <w:rPr>
          <w:rtl/>
        </w:rPr>
        <w:t xml:space="preserve"> </w:t>
      </w:r>
    </w:p>
    <w:p w14:paraId="15441CC7" w14:textId="77777777" w:rsidR="00D661D8" w:rsidRPr="007435EB" w:rsidRDefault="00D661D8" w:rsidP="00D661D8">
      <w:pPr>
        <w:spacing w:before="4"/>
        <w:rPr>
          <w:rtl/>
        </w:rPr>
      </w:pPr>
      <w:r w:rsidRPr="00244984">
        <w:rPr>
          <w:rFonts w:ascii="Fb Fontext" w:hAnsi="Fb Fontext"/>
          <w:b/>
          <w:bCs/>
          <w:rtl/>
        </w:rPr>
        <w:t>שיר שבתורה -</w:t>
      </w:r>
      <w:r w:rsidRPr="007435EB">
        <w:rPr>
          <w:rFonts w:ascii="Fb Fontext" w:hAnsi="Fb Fontext"/>
          <w:rtl/>
        </w:rPr>
        <w:t xml:space="preserve"> משה וישראל אמרוהו בשעה שעלו מן הים.</w:t>
      </w:r>
    </w:p>
    <w:p w14:paraId="7110B031" w14:textId="77777777" w:rsidR="00D661D8" w:rsidRPr="007435EB" w:rsidRDefault="00D661D8" w:rsidP="00D661D8">
      <w:pPr>
        <w:rPr>
          <w:rtl/>
        </w:rPr>
      </w:pPr>
      <w:r w:rsidRPr="00244984">
        <w:rPr>
          <w:b/>
          <w:bCs/>
          <w:rtl/>
        </w:rPr>
        <w:t>והלל</w:t>
      </w:r>
      <w:r w:rsidRPr="00244984">
        <w:rPr>
          <w:rFonts w:hint="cs"/>
          <w:b/>
          <w:bCs/>
          <w:rtl/>
        </w:rPr>
        <w:t>-</w:t>
      </w:r>
      <w:r w:rsidRPr="007435EB">
        <w:rPr>
          <w:rtl/>
        </w:rPr>
        <w:t xml:space="preserve"> נביאים שביניהן תקנו להן לישראל, שיהו אומרין אותו על כל פרק ופרק ועל כל צרה וצרה שלא תבא עליהן,</w:t>
      </w:r>
      <w:r w:rsidRPr="007435EB">
        <w:rPr>
          <w:rFonts w:hint="cs"/>
          <w:rtl/>
        </w:rPr>
        <w:t xml:space="preserve"> </w:t>
      </w:r>
      <w:r w:rsidRPr="007435EB">
        <w:rPr>
          <w:rtl/>
        </w:rPr>
        <w:t>ולכשנגאלין אומרים אותו על גאולתן.</w:t>
      </w:r>
    </w:p>
    <w:p w14:paraId="284446F5" w14:textId="77777777" w:rsidR="00D661D8" w:rsidRPr="00244984" w:rsidRDefault="00D661D8" w:rsidP="00D661D8">
      <w:pPr>
        <w:pStyle w:val="36"/>
        <w:framePr w:wrap="notBeside"/>
        <w:rPr>
          <w:rtl/>
        </w:rPr>
      </w:pPr>
      <w:r w:rsidRPr="00244984">
        <w:rPr>
          <w:rtl/>
        </w:rPr>
        <w:t>ר"מ:</w:t>
      </w:r>
    </w:p>
    <w:p w14:paraId="5E62E1EB" w14:textId="77777777" w:rsidR="00D661D8" w:rsidRPr="007435EB" w:rsidRDefault="00D661D8" w:rsidP="00D661D8">
      <w:pPr>
        <w:spacing w:before="4"/>
        <w:rPr>
          <w:rtl/>
        </w:rPr>
      </w:pPr>
      <w:r w:rsidRPr="007435EB">
        <w:rPr>
          <w:rtl/>
        </w:rPr>
        <w:t>כל תושבחות האמורות בספר תהלים דוד אמרן,</w:t>
      </w:r>
      <w:r w:rsidRPr="00AC0CB1">
        <w:rPr>
          <w:rStyle w:val="af2"/>
          <w:rtl/>
        </w:rPr>
        <w:t xml:space="preserve"> 'כלו תפלות דוד בן ישי',</w:t>
      </w:r>
      <w:r w:rsidRPr="007435EB">
        <w:rPr>
          <w:rFonts w:hint="cs"/>
          <w:rtl/>
        </w:rPr>
        <w:t xml:space="preserve"> תיקרי </w:t>
      </w:r>
      <w:r w:rsidRPr="007435EB">
        <w:rPr>
          <w:rtl/>
        </w:rPr>
        <w:t>כל אלו.</w:t>
      </w:r>
    </w:p>
    <w:p w14:paraId="1281E810" w14:textId="77777777" w:rsidR="00D661D8" w:rsidRPr="00244984" w:rsidRDefault="00D661D8" w:rsidP="00D661D8">
      <w:pPr>
        <w:pStyle w:val="36"/>
        <w:framePr w:wrap="notBeside"/>
        <w:rPr>
          <w:rtl/>
        </w:rPr>
      </w:pPr>
      <w:r w:rsidRPr="00244984">
        <w:rPr>
          <w:rStyle w:val="affffd"/>
          <w:rtl/>
        </w:rPr>
        <w:t>רבי יוסי מר"א בנו</w:t>
      </w:r>
      <w:r w:rsidRPr="00244984">
        <w:rPr>
          <w:rFonts w:hint="cs"/>
          <w:rtl/>
        </w:rPr>
        <w:t xml:space="preserve"> </w:t>
      </w:r>
    </w:p>
    <w:p w14:paraId="1CB072AD" w14:textId="77777777" w:rsidR="00D661D8" w:rsidRPr="007435EB" w:rsidRDefault="00D661D8" w:rsidP="00D661D8">
      <w:pPr>
        <w:spacing w:before="4"/>
        <w:rPr>
          <w:rFonts w:cs="Guttman Vilna"/>
          <w:b/>
          <w:bCs/>
          <w:rtl/>
        </w:rPr>
      </w:pPr>
      <w:r w:rsidRPr="00244984">
        <w:rPr>
          <w:b/>
          <w:bCs/>
          <w:rtl/>
        </w:rPr>
        <w:t>הלל</w:t>
      </w:r>
      <w:r w:rsidRPr="007435EB">
        <w:rPr>
          <w:rtl/>
        </w:rPr>
        <w:t>- משה וישראל אמרוהו בשעה שעלו מן הים</w:t>
      </w:r>
      <w:r>
        <w:rPr>
          <w:rStyle w:val="affffff0"/>
          <w:rFonts w:hint="cs"/>
          <w:rtl/>
        </w:rPr>
        <w:t xml:space="preserve"> הים ראה וינוס</w:t>
      </w:r>
      <w:r w:rsidRPr="007435EB">
        <w:rPr>
          <w:rtl/>
        </w:rPr>
        <w:t>, ונראין דבריו מדברי חבריו</w:t>
      </w:r>
      <w:r>
        <w:rPr>
          <w:rFonts w:hint="cs"/>
          <w:rtl/>
        </w:rPr>
        <w:t xml:space="preserve"> </w:t>
      </w:r>
      <w:r w:rsidRPr="007435EB">
        <w:rPr>
          <w:rtl/>
        </w:rPr>
        <w:t>שאמרו שדוד אמרו, דאפשר ישראל שחטו את פסחיהן ונטלו לולביהן ולא אמרו שירה</w:t>
      </w:r>
      <w:r w:rsidRPr="007435EB">
        <w:rPr>
          <w:rFonts w:hint="cs"/>
          <w:rtl/>
        </w:rPr>
        <w:t>?</w:t>
      </w:r>
    </w:p>
    <w:p w14:paraId="382C078D" w14:textId="77777777" w:rsidR="00D661D8" w:rsidRPr="00244984" w:rsidRDefault="00D661D8" w:rsidP="00D661D8">
      <w:pPr>
        <w:pStyle w:val="36"/>
        <w:framePr w:wrap="notBeside"/>
        <w:rPr>
          <w:rtl/>
        </w:rPr>
      </w:pPr>
      <w:r w:rsidRPr="00244984">
        <w:rPr>
          <w:rtl/>
        </w:rPr>
        <w:t xml:space="preserve">ד"א </w:t>
      </w:r>
    </w:p>
    <w:p w14:paraId="0C2A889D" w14:textId="77777777" w:rsidR="00D661D8" w:rsidRPr="007435EB" w:rsidRDefault="00D661D8" w:rsidP="00D661D8">
      <w:pPr>
        <w:rPr>
          <w:rFonts w:cs="Guttman Vilna"/>
          <w:b/>
          <w:bCs/>
          <w:rtl/>
        </w:rPr>
      </w:pPr>
      <w:r w:rsidRPr="007435EB">
        <w:rPr>
          <w:rtl/>
        </w:rPr>
        <w:t>פסלו של מיכה עומד בבכי</w:t>
      </w:r>
      <w:r>
        <w:rPr>
          <w:rStyle w:val="affffff0"/>
          <w:rFonts w:hint="cs"/>
          <w:rtl/>
        </w:rPr>
        <w:t xml:space="preserve"> שם מקום</w:t>
      </w:r>
      <w:r w:rsidRPr="007435EB">
        <w:rPr>
          <w:rtl/>
        </w:rPr>
        <w:t>, וישראל אומרים את ההלל.</w:t>
      </w:r>
    </w:p>
    <w:p w14:paraId="56C7A116" w14:textId="77777777" w:rsidR="00D661D8" w:rsidRPr="007435EB" w:rsidRDefault="00D661D8" w:rsidP="00D661D8">
      <w:pPr>
        <w:pStyle w:val="affd"/>
        <w:rPr>
          <w:bCs/>
          <w:rtl/>
        </w:rPr>
      </w:pPr>
      <w:r>
        <w:rPr>
          <w:rFonts w:hint="cs"/>
          <w:rtl/>
        </w:rPr>
        <w:t>***</w:t>
      </w:r>
    </w:p>
    <w:p w14:paraId="437BAFB8" w14:textId="77777777" w:rsidR="00D661D8" w:rsidRPr="007435EB" w:rsidRDefault="00D661D8" w:rsidP="00D661D8">
      <w:pPr>
        <w:pStyle w:val="afff"/>
        <w:framePr w:wrap="around"/>
        <w:rPr>
          <w:rtl/>
        </w:rPr>
      </w:pPr>
      <w:r w:rsidRPr="007435EB">
        <w:rPr>
          <w:rtl/>
        </w:rPr>
        <w:t>קיז.</w:t>
      </w:r>
    </w:p>
    <w:p w14:paraId="7B1100CE" w14:textId="77777777" w:rsidR="00D661D8" w:rsidRPr="00244984" w:rsidRDefault="00D661D8" w:rsidP="00D661D8">
      <w:pPr>
        <w:pStyle w:val="36"/>
        <w:framePr w:wrap="notBeside"/>
        <w:rPr>
          <w:rtl/>
        </w:rPr>
      </w:pPr>
      <w:r w:rsidRPr="00244984">
        <w:rPr>
          <w:rtl/>
        </w:rPr>
        <w:t>ת"ר:</w:t>
      </w:r>
    </w:p>
    <w:p w14:paraId="5658CC4E" w14:textId="77777777" w:rsidR="00D661D8" w:rsidRPr="007435EB" w:rsidRDefault="00D661D8" w:rsidP="00D661D8">
      <w:pPr>
        <w:spacing w:before="4"/>
        <w:rPr>
          <w:rFonts w:ascii="Fb Fontext" w:hAnsi="Fb Fontext"/>
          <w:rtl/>
        </w:rPr>
      </w:pPr>
      <w:r w:rsidRPr="007435EB">
        <w:rPr>
          <w:rFonts w:ascii="Fb Fontext" w:hAnsi="Fb Fontext"/>
          <w:rtl/>
        </w:rPr>
        <w:t>כל שירות ותושבחות שאמר דוד בספר תהלים,</w:t>
      </w:r>
    </w:p>
    <w:p w14:paraId="27A2B4B6" w14:textId="77777777" w:rsidR="00D661D8" w:rsidRPr="00244984" w:rsidRDefault="00D661D8" w:rsidP="00D661D8">
      <w:pPr>
        <w:pStyle w:val="36"/>
        <w:framePr w:wrap="notBeside"/>
        <w:rPr>
          <w:rtl/>
        </w:rPr>
      </w:pPr>
      <w:r w:rsidRPr="00244984">
        <w:rPr>
          <w:rtl/>
        </w:rPr>
        <w:t>ר"א:</w:t>
      </w:r>
    </w:p>
    <w:p w14:paraId="27FB84EF" w14:textId="77777777" w:rsidR="00D661D8" w:rsidRDefault="00D661D8" w:rsidP="00D661D8">
      <w:pPr>
        <w:rPr>
          <w:rtl/>
        </w:rPr>
      </w:pPr>
      <w:r w:rsidRPr="007435EB">
        <w:rPr>
          <w:rtl/>
        </w:rPr>
        <w:t>כנגד עצמו אמרן.</w:t>
      </w:r>
      <w:r>
        <w:rPr>
          <w:rFonts w:hint="cs"/>
          <w:rtl/>
        </w:rPr>
        <w:t xml:space="preserve"> </w:t>
      </w:r>
    </w:p>
    <w:p w14:paraId="77277DFE" w14:textId="77777777" w:rsidR="00D661D8" w:rsidRDefault="00D661D8" w:rsidP="00D661D8">
      <w:pPr>
        <w:rPr>
          <w:rStyle w:val="affffd"/>
          <w:rtl/>
        </w:rPr>
      </w:pPr>
    </w:p>
    <w:p w14:paraId="411969D1" w14:textId="77777777" w:rsidR="00D661D8" w:rsidRPr="00244984" w:rsidRDefault="00D661D8" w:rsidP="00D661D8">
      <w:pPr>
        <w:pStyle w:val="36"/>
        <w:framePr w:wrap="notBeside"/>
        <w:rPr>
          <w:rtl/>
        </w:rPr>
      </w:pPr>
      <w:r w:rsidRPr="00244984">
        <w:rPr>
          <w:rtl/>
        </w:rPr>
        <w:t>רי"ה:</w:t>
      </w:r>
    </w:p>
    <w:p w14:paraId="06FD4A2D" w14:textId="77777777" w:rsidR="00D661D8" w:rsidRPr="007435EB" w:rsidRDefault="00D661D8" w:rsidP="00D661D8">
      <w:pPr>
        <w:rPr>
          <w:rFonts w:cs="Guttman Vilna"/>
          <w:b/>
          <w:bCs/>
          <w:rtl/>
        </w:rPr>
      </w:pPr>
      <w:r w:rsidRPr="007435EB">
        <w:rPr>
          <w:rtl/>
        </w:rPr>
        <w:t>כנגד ציבור אמרן.</w:t>
      </w:r>
    </w:p>
    <w:p w14:paraId="3E134C42" w14:textId="77777777" w:rsidR="00D661D8" w:rsidRPr="00244984" w:rsidRDefault="00D661D8" w:rsidP="00D661D8">
      <w:pPr>
        <w:pStyle w:val="36"/>
        <w:framePr w:wrap="notBeside"/>
        <w:rPr>
          <w:rtl/>
        </w:rPr>
      </w:pPr>
      <w:r w:rsidRPr="00244984">
        <w:rPr>
          <w:rtl/>
        </w:rPr>
        <w:t>וחכ"א:</w:t>
      </w:r>
    </w:p>
    <w:p w14:paraId="05614464" w14:textId="77777777" w:rsidR="00D661D8" w:rsidRPr="007435EB" w:rsidRDefault="00D661D8" w:rsidP="00D661D8">
      <w:pPr>
        <w:rPr>
          <w:rFonts w:cs="Guttman Vilna"/>
          <w:b/>
          <w:bCs/>
          <w:rtl/>
        </w:rPr>
      </w:pPr>
      <w:r w:rsidRPr="007435EB">
        <w:rPr>
          <w:rtl/>
        </w:rPr>
        <w:t>האמורות בלשון יחיד כנגד עצמו, האמורות בלשון רבים כנגד ציבור.</w:t>
      </w:r>
    </w:p>
    <w:p w14:paraId="7F895D95" w14:textId="77777777" w:rsidR="00D661D8" w:rsidRDefault="00D661D8" w:rsidP="00D661D8">
      <w:pPr>
        <w:rPr>
          <w:rStyle w:val="af2"/>
          <w:rtl/>
        </w:rPr>
      </w:pPr>
      <w:r w:rsidRPr="00AC0CB1">
        <w:rPr>
          <w:rStyle w:val="af2"/>
          <w:rFonts w:hint="cs"/>
          <w:rtl/>
        </w:rPr>
        <w:t>'</w:t>
      </w:r>
      <w:r w:rsidRPr="00AC0CB1">
        <w:rPr>
          <w:rStyle w:val="af2"/>
          <w:rtl/>
        </w:rPr>
        <w:t>ניצוח וניגון</w:t>
      </w:r>
      <w:r w:rsidRPr="00AC0CB1">
        <w:rPr>
          <w:rStyle w:val="af2"/>
          <w:rFonts w:hint="cs"/>
          <w:rtl/>
        </w:rPr>
        <w:t>'</w:t>
      </w:r>
      <w:r w:rsidRPr="00AC0CB1">
        <w:rPr>
          <w:rStyle w:val="af2"/>
          <w:rtl/>
        </w:rPr>
        <w:t xml:space="preserve"> </w:t>
      </w:r>
      <w:r w:rsidRPr="007435EB">
        <w:rPr>
          <w:rtl/>
        </w:rPr>
        <w:t>– לעת</w:t>
      </w:r>
      <w:r w:rsidRPr="007435EB">
        <w:rPr>
          <w:rFonts w:hint="cs"/>
          <w:rtl/>
        </w:rPr>
        <w:t>"ל</w:t>
      </w:r>
      <w:r w:rsidRPr="007435EB">
        <w:rPr>
          <w:rtl/>
        </w:rPr>
        <w:t>,</w:t>
      </w:r>
    </w:p>
    <w:p w14:paraId="53D8123E" w14:textId="77777777" w:rsidR="00D661D8" w:rsidRDefault="00D661D8" w:rsidP="00D661D8">
      <w:pPr>
        <w:rPr>
          <w:rStyle w:val="af2"/>
          <w:rtl/>
        </w:rPr>
      </w:pPr>
      <w:r w:rsidRPr="00AC0CB1">
        <w:rPr>
          <w:rStyle w:val="af2"/>
          <w:rFonts w:hint="cs"/>
          <w:rtl/>
        </w:rPr>
        <w:t>'</w:t>
      </w:r>
      <w:r w:rsidRPr="00AC0CB1">
        <w:rPr>
          <w:rStyle w:val="af2"/>
          <w:rtl/>
        </w:rPr>
        <w:t>משכיל</w:t>
      </w:r>
      <w:r w:rsidRPr="00AC0CB1">
        <w:rPr>
          <w:rStyle w:val="af2"/>
          <w:rFonts w:hint="cs"/>
          <w:rtl/>
        </w:rPr>
        <w:t>'</w:t>
      </w:r>
      <w:r w:rsidRPr="00AC0CB1">
        <w:rPr>
          <w:rStyle w:val="af2"/>
          <w:rtl/>
        </w:rPr>
        <w:t xml:space="preserve"> </w:t>
      </w:r>
      <w:r w:rsidRPr="007435EB">
        <w:rPr>
          <w:rtl/>
        </w:rPr>
        <w:t>- על ידי תורגמן,</w:t>
      </w:r>
    </w:p>
    <w:p w14:paraId="2340AAC5" w14:textId="77777777" w:rsidR="00D661D8" w:rsidRPr="007435EB" w:rsidRDefault="00D661D8" w:rsidP="00D661D8">
      <w:pPr>
        <w:rPr>
          <w:rtl/>
        </w:rPr>
      </w:pPr>
      <w:r w:rsidRPr="00AC0CB1">
        <w:rPr>
          <w:rStyle w:val="af2"/>
          <w:rFonts w:hint="cs"/>
          <w:rtl/>
        </w:rPr>
        <w:t>'</w:t>
      </w:r>
      <w:r w:rsidRPr="00AC0CB1">
        <w:rPr>
          <w:rStyle w:val="af2"/>
          <w:rtl/>
        </w:rPr>
        <w:t>לדוד מזמור</w:t>
      </w:r>
      <w:r w:rsidRPr="00AC0CB1">
        <w:rPr>
          <w:rStyle w:val="af2"/>
          <w:rFonts w:hint="cs"/>
          <w:rtl/>
        </w:rPr>
        <w:t>'</w:t>
      </w:r>
      <w:r w:rsidRPr="00AC0CB1">
        <w:rPr>
          <w:rStyle w:val="af2"/>
          <w:rtl/>
        </w:rPr>
        <w:t xml:space="preserve"> </w:t>
      </w:r>
      <w:r w:rsidRPr="007435EB">
        <w:rPr>
          <w:rtl/>
        </w:rPr>
        <w:t>- מלמד ששרתה עליו שכינה ואח"כ אמר שירה.</w:t>
      </w:r>
    </w:p>
    <w:p w14:paraId="02E3FDAB" w14:textId="77777777" w:rsidR="00D661D8" w:rsidRPr="007435EB" w:rsidRDefault="00D661D8" w:rsidP="00D661D8">
      <w:pPr>
        <w:rPr>
          <w:rtl/>
        </w:rPr>
      </w:pPr>
      <w:r w:rsidRPr="00AC0CB1">
        <w:rPr>
          <w:rStyle w:val="af2"/>
          <w:rFonts w:hint="cs"/>
          <w:rtl/>
        </w:rPr>
        <w:t>'</w:t>
      </w:r>
      <w:r w:rsidRPr="00AC0CB1">
        <w:rPr>
          <w:rStyle w:val="af2"/>
          <w:rtl/>
        </w:rPr>
        <w:t>מזמור לדוד</w:t>
      </w:r>
      <w:r w:rsidRPr="00AC0CB1">
        <w:rPr>
          <w:rStyle w:val="af2"/>
          <w:rFonts w:hint="cs"/>
          <w:rtl/>
        </w:rPr>
        <w:t>'</w:t>
      </w:r>
      <w:r w:rsidRPr="00AC0CB1">
        <w:rPr>
          <w:rStyle w:val="af2"/>
          <w:rtl/>
        </w:rPr>
        <w:t xml:space="preserve"> </w:t>
      </w:r>
      <w:r w:rsidRPr="007435EB">
        <w:rPr>
          <w:rtl/>
        </w:rPr>
        <w:t>מלמד שאמר שירה ואחר כך שרתה עליו שכינה. ללמדך שאין השכינה שורה לא מתוך עצלות, ולא מתוך עצבות, ולא מתוך שחוק, ולא מתוך קלות ראש, ולא מתוך דברים בטלים,</w:t>
      </w:r>
      <w:r>
        <w:rPr>
          <w:rFonts w:hint="cs"/>
          <w:rtl/>
        </w:rPr>
        <w:t xml:space="preserve"> </w:t>
      </w:r>
      <w:r w:rsidRPr="007435EB">
        <w:rPr>
          <w:rtl/>
        </w:rPr>
        <w:t>אלא מתוך דבר שמחה של מצוה. שנא'</w:t>
      </w:r>
      <w:r w:rsidRPr="00AC0CB1">
        <w:rPr>
          <w:rStyle w:val="af2"/>
          <w:rtl/>
        </w:rPr>
        <w:t xml:space="preserve"> 'ועתה קחו לי מנגן והיה כנגן המנגן ותהי עליו יד ה'.</w:t>
      </w:r>
    </w:p>
    <w:p w14:paraId="7F874223" w14:textId="77777777" w:rsidR="00D661D8" w:rsidRPr="00244984" w:rsidRDefault="00D661D8" w:rsidP="00D661D8">
      <w:pPr>
        <w:pStyle w:val="36"/>
        <w:framePr w:wrap="notBeside"/>
        <w:rPr>
          <w:rtl/>
        </w:rPr>
      </w:pPr>
      <w:r w:rsidRPr="00244984">
        <w:rPr>
          <w:rtl/>
        </w:rPr>
        <w:t>ריא"ר:</w:t>
      </w:r>
    </w:p>
    <w:p w14:paraId="030141B1" w14:textId="77777777" w:rsidR="00D661D8" w:rsidRPr="007435EB" w:rsidRDefault="00D661D8" w:rsidP="00D661D8">
      <w:pPr>
        <w:spacing w:before="4"/>
        <w:rPr>
          <w:rtl/>
        </w:rPr>
      </w:pPr>
      <w:r w:rsidRPr="007435EB">
        <w:rPr>
          <w:rtl/>
        </w:rPr>
        <w:t>וכן לדבר הלכה</w:t>
      </w:r>
      <w:r>
        <w:rPr>
          <w:rStyle w:val="affffff0"/>
          <w:rFonts w:hint="cs"/>
          <w:rtl/>
        </w:rPr>
        <w:t xml:space="preserve"> שצריך לפתוח בדבר שמח</w:t>
      </w:r>
      <w:r w:rsidRPr="007435EB">
        <w:rPr>
          <w:rtl/>
        </w:rPr>
        <w:t>.</w:t>
      </w:r>
    </w:p>
    <w:p w14:paraId="6241C8FD" w14:textId="77777777" w:rsidR="00D661D8" w:rsidRPr="00244984" w:rsidRDefault="00D661D8" w:rsidP="00D661D8">
      <w:pPr>
        <w:pStyle w:val="36"/>
        <w:framePr w:wrap="notBeside"/>
        <w:rPr>
          <w:rtl/>
        </w:rPr>
      </w:pPr>
      <w:r w:rsidRPr="00244984">
        <w:rPr>
          <w:rFonts w:hint="cs"/>
          <w:rtl/>
        </w:rPr>
        <w:t xml:space="preserve">• </w:t>
      </w:r>
      <w:r w:rsidRPr="00244984">
        <w:rPr>
          <w:rtl/>
        </w:rPr>
        <w:t>ר"נ:</w:t>
      </w:r>
    </w:p>
    <w:p w14:paraId="10C879C4" w14:textId="77777777" w:rsidR="00D661D8" w:rsidRPr="007435EB" w:rsidRDefault="00D661D8" w:rsidP="00D661D8">
      <w:pPr>
        <w:spacing w:before="4"/>
        <w:rPr>
          <w:rFonts w:cs="Guttman Vilna"/>
          <w:b/>
          <w:bCs/>
          <w:rtl/>
        </w:rPr>
      </w:pPr>
      <w:r w:rsidRPr="007435EB">
        <w:rPr>
          <w:rtl/>
        </w:rPr>
        <w:t xml:space="preserve">וכן לחלום טוב. </w:t>
      </w:r>
      <w:r w:rsidRPr="00F46A1C">
        <w:rPr>
          <w:rStyle w:val="affffd"/>
          <w:rtl/>
        </w:rPr>
        <w:t>והך</w:t>
      </w:r>
      <w:r w:rsidRPr="007435EB">
        <w:rPr>
          <w:rtl/>
        </w:rPr>
        <w:t xml:space="preserve"> דרב: כל </w:t>
      </w:r>
      <w:r>
        <w:rPr>
          <w:rFonts w:hint="cs"/>
          <w:rtl/>
        </w:rPr>
        <w:t xml:space="preserve">ת''ח </w:t>
      </w:r>
      <w:r w:rsidRPr="007435EB">
        <w:rPr>
          <w:rtl/>
        </w:rPr>
        <w:t xml:space="preserve">היושב לפני רבו ואין שפתותיו נוטפות מר תכוינה, </w:t>
      </w:r>
      <w:r w:rsidRPr="00AC0CB1">
        <w:rPr>
          <w:rStyle w:val="af2"/>
          <w:rFonts w:hint="cs"/>
          <w:rtl/>
        </w:rPr>
        <w:t>'</w:t>
      </w:r>
      <w:r w:rsidRPr="00AC0CB1">
        <w:rPr>
          <w:rStyle w:val="af2"/>
          <w:rtl/>
        </w:rPr>
        <w:t>שפתותיו שושנים נטפות מור עבר</w:t>
      </w:r>
      <w:r w:rsidRPr="00AC0CB1">
        <w:rPr>
          <w:rStyle w:val="af2"/>
          <w:rFonts w:hint="cs"/>
          <w:rtl/>
        </w:rPr>
        <w:t>'</w:t>
      </w:r>
      <w:r w:rsidRPr="00AC0CB1">
        <w:rPr>
          <w:rStyle w:val="af2"/>
          <w:rtl/>
        </w:rPr>
        <w:t xml:space="preserve"> </w:t>
      </w:r>
      <w:r w:rsidRPr="007435EB">
        <w:rPr>
          <w:rtl/>
        </w:rPr>
        <w:t>אל תקרי שושנים אלא ששונים.</w:t>
      </w:r>
      <w:r w:rsidRPr="007435EB">
        <w:rPr>
          <w:rFonts w:hint="cs"/>
          <w:rtl/>
        </w:rPr>
        <w:t xml:space="preserve"> </w:t>
      </w:r>
      <w:r w:rsidRPr="007435EB">
        <w:rPr>
          <w:rtl/>
        </w:rPr>
        <w:t>אל תקרי מור עבר אלא מר עבר</w:t>
      </w:r>
      <w:r>
        <w:rPr>
          <w:rtl/>
        </w:rPr>
        <w:t>.</w:t>
      </w:r>
    </w:p>
    <w:p w14:paraId="75F4153D" w14:textId="77777777" w:rsidR="00D661D8" w:rsidRPr="00244984" w:rsidRDefault="00D661D8" w:rsidP="00D661D8">
      <w:pPr>
        <w:pStyle w:val="36"/>
        <w:framePr w:wrap="notBeside"/>
        <w:rPr>
          <w:rtl/>
        </w:rPr>
      </w:pPr>
      <w:r w:rsidRPr="00244984">
        <w:rPr>
          <w:rFonts w:hint="cs"/>
          <w:rtl/>
        </w:rPr>
        <w:t>א.</w:t>
      </w:r>
    </w:p>
    <w:p w14:paraId="2FDFB87A" w14:textId="77777777" w:rsidR="00D661D8" w:rsidRPr="007435EB" w:rsidRDefault="00D661D8" w:rsidP="00D661D8">
      <w:pPr>
        <w:rPr>
          <w:rtl/>
        </w:rPr>
      </w:pPr>
      <w:r w:rsidRPr="007435EB">
        <w:rPr>
          <w:rtl/>
        </w:rPr>
        <w:t xml:space="preserve">הא - ברב, הא </w:t>
      </w:r>
      <w:r>
        <w:rPr>
          <w:rtl/>
        </w:rPr>
        <w:t>–</w:t>
      </w:r>
      <w:r w:rsidRPr="007435EB">
        <w:rPr>
          <w:rtl/>
        </w:rPr>
        <w:t xml:space="preserve"> בתלמיד</w:t>
      </w:r>
      <w:r>
        <w:rPr>
          <w:rFonts w:hint="cs"/>
          <w:rtl/>
        </w:rPr>
        <w:t xml:space="preserve">- </w:t>
      </w:r>
      <w:r w:rsidRPr="00244984">
        <w:rPr>
          <w:rStyle w:val="affffff0"/>
          <w:rFonts w:hint="cs"/>
          <w:rtl/>
        </w:rPr>
        <w:t>שישב לפני רבו באימה</w:t>
      </w:r>
      <w:r w:rsidRPr="007435EB">
        <w:rPr>
          <w:rtl/>
        </w:rPr>
        <w:t>.</w:t>
      </w:r>
    </w:p>
    <w:p w14:paraId="34B4E8C7" w14:textId="77777777" w:rsidR="00D661D8" w:rsidRPr="00244984" w:rsidRDefault="00D661D8" w:rsidP="00D661D8">
      <w:pPr>
        <w:pStyle w:val="36"/>
        <w:framePr w:wrap="notBeside"/>
        <w:rPr>
          <w:rtl/>
        </w:rPr>
      </w:pPr>
      <w:r w:rsidRPr="00244984">
        <w:rPr>
          <w:rFonts w:hint="cs"/>
          <w:rtl/>
        </w:rPr>
        <w:t xml:space="preserve">ב. </w:t>
      </w:r>
    </w:p>
    <w:p w14:paraId="1B52E693" w14:textId="77777777" w:rsidR="00D661D8" w:rsidRPr="007435EB" w:rsidRDefault="00D661D8" w:rsidP="00D661D8">
      <w:pPr>
        <w:rPr>
          <w:rtl/>
        </w:rPr>
      </w:pPr>
      <w:r w:rsidRPr="007435EB">
        <w:rPr>
          <w:rtl/>
        </w:rPr>
        <w:t xml:space="preserve">הא והא ברב, הא </w:t>
      </w:r>
      <w:r>
        <w:rPr>
          <w:rFonts w:hint="cs"/>
          <w:rtl/>
        </w:rPr>
        <w:t>קודם ש</w:t>
      </w:r>
      <w:r w:rsidRPr="007435EB">
        <w:rPr>
          <w:rtl/>
        </w:rPr>
        <w:t>פתח</w:t>
      </w:r>
      <w:r>
        <w:rPr>
          <w:rStyle w:val="affffff0"/>
          <w:rFonts w:hint="cs"/>
          <w:rtl/>
        </w:rPr>
        <w:t xml:space="preserve"> בשמחה</w:t>
      </w:r>
      <w:r w:rsidRPr="007435EB">
        <w:rPr>
          <w:rtl/>
        </w:rPr>
        <w:t>, והא לבתר דפתח</w:t>
      </w:r>
      <w:r>
        <w:rPr>
          <w:rStyle w:val="affffff0"/>
          <w:rFonts w:hint="cs"/>
          <w:rtl/>
        </w:rPr>
        <w:t xml:space="preserve"> באימה</w:t>
      </w:r>
      <w:r w:rsidRPr="007435EB">
        <w:rPr>
          <w:rtl/>
        </w:rPr>
        <w:t>.</w:t>
      </w:r>
    </w:p>
    <w:p w14:paraId="5664456E" w14:textId="77777777" w:rsidR="00D661D8" w:rsidRPr="00244984" w:rsidRDefault="00D661D8" w:rsidP="00D661D8">
      <w:pPr>
        <w:pStyle w:val="36"/>
        <w:framePr w:wrap="notBeside"/>
        <w:rPr>
          <w:rtl/>
        </w:rPr>
      </w:pPr>
      <w:r w:rsidRPr="00244984">
        <w:rPr>
          <w:rtl/>
        </w:rPr>
        <w:t xml:space="preserve">- וכרבה </w:t>
      </w:r>
    </w:p>
    <w:p w14:paraId="5FC8775C" w14:textId="77777777" w:rsidR="00D661D8" w:rsidRPr="007435EB" w:rsidRDefault="00D661D8" w:rsidP="00D661D8">
      <w:pPr>
        <w:rPr>
          <w:rtl/>
        </w:rPr>
      </w:pPr>
      <w:r w:rsidRPr="007435EB">
        <w:rPr>
          <w:rtl/>
        </w:rPr>
        <w:t xml:space="preserve">שהיה מתחיל </w:t>
      </w:r>
      <w:r w:rsidRPr="00244984">
        <w:rPr>
          <w:rtl/>
        </w:rPr>
        <w:t>בבדיחותא</w:t>
      </w:r>
      <w:r w:rsidRPr="007435EB">
        <w:rPr>
          <w:rtl/>
        </w:rPr>
        <w:t xml:space="preserve"> ואח"כ באימ</w:t>
      </w:r>
      <w:r>
        <w:rPr>
          <w:rFonts w:hint="cs"/>
          <w:rtl/>
        </w:rPr>
        <w:t>ה</w:t>
      </w:r>
      <w:r w:rsidRPr="007435EB">
        <w:rPr>
          <w:rtl/>
        </w:rPr>
        <w:t>, ופתח בשמעתא.</w:t>
      </w:r>
    </w:p>
    <w:p w14:paraId="2897DB91" w14:textId="77777777" w:rsidR="00D661D8" w:rsidRPr="007435EB" w:rsidRDefault="00D661D8" w:rsidP="00D661D8">
      <w:pPr>
        <w:pStyle w:val="affd"/>
        <w:rPr>
          <w:del w:id="90060" w:author="מנוע עיצוב" w:date="2026-10-08T11:01:28Z"/>
          <w:bCs/>
          <w:rtl/>
        </w:rPr>
      </w:pPr>
      <w:del w:id="90059" w:author="מנוע עיצוב" w:date="2026-10-08T11:01:28Z">
        <w:r>
          <w:rPr>
            <w:rFonts w:hint="cs"/>
            <w:rtl/>
          </w:rPr>
          <w:delText xml:space="preserve">***</w:delText>
        </w:r>
      </w:del>
    </w:p>
    <w:p w14:paraId="64CF06AA" w14:textId="77777777" w:rsidR="00D661D8" w:rsidRPr="007435EB" w:rsidRDefault="00D661D8" w:rsidP="00D661D8">
      <w:pPr>
        <w:pStyle w:val="afff"/>
        <w:framePr w:wrap="around"/>
        <w:rPr>
          <w:rtl/>
        </w:rPr>
      </w:pPr>
      <w:r w:rsidRPr="007435EB">
        <w:rPr>
          <w:rtl/>
        </w:rPr>
        <w:t>קיז.</w:t>
      </w:r>
    </w:p>
    <w:p w14:paraId="753FA26A" w14:textId="77777777" w:rsidR="00D661D8" w:rsidRPr="005C3FF1" w:rsidRDefault="00D661D8" w:rsidP="00D661D8">
      <w:pPr>
        <w:pStyle w:val="afffff0"/>
        <w:rPr>
          <w:rStyle w:val="afffa"/>
          <w:rtl/>
        </w:rPr>
      </w:pPr>
      <w:r w:rsidRPr="005C3FF1">
        <w:rPr>
          <w:rStyle w:val="afffa"/>
          <w:rtl/>
        </w:rPr>
        <w:t>הלל</w:t>
      </w:r>
      <w:r w:rsidRPr="007435EB">
        <w:rPr>
          <w:rtl/>
        </w:rPr>
        <w:t>.</w:t>
      </w:r>
    </w:p>
    <w:p w14:paraId="2546A39C" w14:textId="77777777" w:rsidR="00D661D8" w:rsidRPr="00294340" w:rsidRDefault="00D661D8" w:rsidP="00D661D8">
      <w:pPr>
        <w:pStyle w:val="36"/>
        <w:framePr w:wrap="notBeside"/>
        <w:rPr>
          <w:rtl/>
        </w:rPr>
      </w:pPr>
      <w:r w:rsidRPr="00294340">
        <w:rPr>
          <w:rFonts w:hint="cs"/>
          <w:rtl/>
        </w:rPr>
        <w:t xml:space="preserve">א. </w:t>
      </w:r>
      <w:r w:rsidRPr="00294340">
        <w:rPr>
          <w:rtl/>
        </w:rPr>
        <w:t>ר"א:</w:t>
      </w:r>
    </w:p>
    <w:p w14:paraId="21FF6F1E" w14:textId="77777777" w:rsidR="00D661D8" w:rsidRPr="005C3FF1" w:rsidRDefault="00D661D8" w:rsidP="00D661D8">
      <w:pPr>
        <w:rPr>
          <w:rStyle w:val="afffa"/>
          <w:rtl/>
        </w:rPr>
      </w:pPr>
      <w:r w:rsidRPr="007435EB">
        <w:rPr>
          <w:rtl/>
        </w:rPr>
        <w:t>משה וישראל אמרוהו בשעה שעמדו על הים, הם אמרו</w:t>
      </w:r>
      <w:r w:rsidRPr="00AC0CB1">
        <w:rPr>
          <w:rStyle w:val="af2"/>
          <w:rtl/>
        </w:rPr>
        <w:t xml:space="preserve"> 'לא לנו ה' לא לנו</w:t>
      </w:r>
      <w:r w:rsidRPr="00AC0CB1">
        <w:rPr>
          <w:rStyle w:val="af2"/>
          <w:rFonts w:hint="cs"/>
          <w:rtl/>
        </w:rPr>
        <w:t>'</w:t>
      </w:r>
      <w:r w:rsidRPr="007435EB">
        <w:rPr>
          <w:i/>
          <w:iCs/>
          <w:rtl/>
        </w:rPr>
        <w:t>,</w:t>
      </w:r>
      <w:r w:rsidRPr="007435EB">
        <w:rPr>
          <w:rtl/>
        </w:rPr>
        <w:t xml:space="preserve"> </w:t>
      </w:r>
      <w:r w:rsidRPr="00294340">
        <w:rPr>
          <w:rStyle w:val="affffd"/>
          <w:rtl/>
        </w:rPr>
        <w:t>משיבה רוה"ק וא"ל</w:t>
      </w:r>
      <w:r w:rsidRPr="007435EB">
        <w:rPr>
          <w:rtl/>
        </w:rPr>
        <w:t xml:space="preserve"> </w:t>
      </w:r>
      <w:r w:rsidRPr="00AC0CB1">
        <w:rPr>
          <w:rStyle w:val="af2"/>
          <w:rtl/>
        </w:rPr>
        <w:t>'למעני למעני אעשה</w:t>
      </w:r>
      <w:r w:rsidRPr="00AC0CB1">
        <w:rPr>
          <w:rStyle w:val="af2"/>
          <w:rFonts w:hint="cs"/>
          <w:rtl/>
        </w:rPr>
        <w:t>'</w:t>
      </w:r>
      <w:r w:rsidRPr="007435EB">
        <w:rPr>
          <w:rtl/>
        </w:rPr>
        <w:t>.</w:t>
      </w:r>
    </w:p>
    <w:p w14:paraId="5F568466" w14:textId="77777777" w:rsidR="00D661D8" w:rsidRPr="00294340" w:rsidRDefault="00D661D8" w:rsidP="00D661D8">
      <w:pPr>
        <w:pStyle w:val="36"/>
        <w:framePr w:wrap="notBeside"/>
        <w:rPr>
          <w:rtl/>
        </w:rPr>
      </w:pPr>
      <w:r w:rsidRPr="00294340">
        <w:rPr>
          <w:rFonts w:hint="cs"/>
          <w:rtl/>
        </w:rPr>
        <w:t xml:space="preserve">ב. </w:t>
      </w:r>
      <w:r w:rsidRPr="00294340">
        <w:rPr>
          <w:rtl/>
        </w:rPr>
        <w:t>ר"י:</w:t>
      </w:r>
    </w:p>
    <w:p w14:paraId="1522273B" w14:textId="77777777" w:rsidR="00D661D8" w:rsidRDefault="00D661D8" w:rsidP="00D661D8">
      <w:pPr>
        <w:rPr>
          <w:rtl/>
        </w:rPr>
      </w:pPr>
      <w:r w:rsidRPr="007435EB">
        <w:rPr>
          <w:rtl/>
        </w:rPr>
        <w:t xml:space="preserve">יהושע וישראל אמרוהו בשעה שעמדו עליהן מלכי כנען, </w:t>
      </w:r>
    </w:p>
    <w:p w14:paraId="5A47C4AB" w14:textId="77777777" w:rsidR="00D661D8" w:rsidRPr="005C3FF1" w:rsidRDefault="00D661D8" w:rsidP="00D661D8">
      <w:pPr>
        <w:rPr>
          <w:rStyle w:val="afffa"/>
          <w:rtl/>
        </w:rPr>
      </w:pPr>
      <w:r w:rsidRPr="007435EB">
        <w:rPr>
          <w:rtl/>
        </w:rPr>
        <w:t xml:space="preserve">הם אמרו, </w:t>
      </w:r>
      <w:r w:rsidRPr="00294340">
        <w:rPr>
          <w:rStyle w:val="af2"/>
          <w:rtl/>
        </w:rPr>
        <w:t>לא לנו</w:t>
      </w:r>
      <w:r w:rsidRPr="007435EB">
        <w:rPr>
          <w:rtl/>
        </w:rPr>
        <w:t xml:space="preserve"> </w:t>
      </w:r>
      <w:r w:rsidRPr="00294340">
        <w:rPr>
          <w:rStyle w:val="affffd"/>
          <w:rtl/>
        </w:rPr>
        <w:t>ומשיבה וכו'.</w:t>
      </w:r>
    </w:p>
    <w:p w14:paraId="0E50C3D8" w14:textId="77777777" w:rsidR="00D661D8" w:rsidRPr="00294340" w:rsidRDefault="00D661D8" w:rsidP="00D661D8">
      <w:pPr>
        <w:pStyle w:val="36"/>
        <w:framePr w:wrap="notBeside"/>
        <w:rPr>
          <w:rtl/>
        </w:rPr>
      </w:pPr>
      <w:r w:rsidRPr="00294340">
        <w:rPr>
          <w:rFonts w:hint="cs"/>
          <w:rtl/>
        </w:rPr>
        <w:t xml:space="preserve">ג. </w:t>
      </w:r>
      <w:r w:rsidRPr="00294340">
        <w:rPr>
          <w:rtl/>
        </w:rPr>
        <w:t>ר</w:t>
      </w:r>
      <w:r w:rsidRPr="00294340">
        <w:rPr>
          <w:rFonts w:hint="cs"/>
          <w:rtl/>
        </w:rPr>
        <w:t>"א</w:t>
      </w:r>
      <w:r w:rsidRPr="00294340">
        <w:rPr>
          <w:rtl/>
        </w:rPr>
        <w:t xml:space="preserve"> המודעי: </w:t>
      </w:r>
    </w:p>
    <w:p w14:paraId="4B75E247" w14:textId="77777777" w:rsidR="00D661D8" w:rsidRDefault="00D661D8" w:rsidP="00D661D8">
      <w:pPr>
        <w:rPr>
          <w:rtl/>
        </w:rPr>
      </w:pPr>
      <w:r w:rsidRPr="007435EB">
        <w:rPr>
          <w:rtl/>
        </w:rPr>
        <w:t xml:space="preserve">דבורה וברק אמרוהו בשעה שעמד עליהם סיסרא. </w:t>
      </w:r>
    </w:p>
    <w:p w14:paraId="0476891A" w14:textId="77777777" w:rsidR="00D661D8" w:rsidRPr="005C3FF1" w:rsidRDefault="00D661D8" w:rsidP="00D661D8">
      <w:pPr>
        <w:rPr>
          <w:rStyle w:val="afffa"/>
          <w:rtl/>
        </w:rPr>
      </w:pPr>
      <w:r w:rsidRPr="007435EB">
        <w:rPr>
          <w:rtl/>
        </w:rPr>
        <w:t xml:space="preserve">הם אמרו </w:t>
      </w:r>
      <w:r w:rsidRPr="00294340">
        <w:rPr>
          <w:rStyle w:val="af2"/>
          <w:rtl/>
        </w:rPr>
        <w:t>לא לנו</w:t>
      </w:r>
      <w:r w:rsidRPr="007435EB">
        <w:rPr>
          <w:rtl/>
        </w:rPr>
        <w:t xml:space="preserve"> </w:t>
      </w:r>
      <w:r w:rsidRPr="00294340">
        <w:rPr>
          <w:rStyle w:val="affffd"/>
          <w:rtl/>
        </w:rPr>
        <w:t>ורוה"ק משיבה וא"ל</w:t>
      </w:r>
      <w:r w:rsidRPr="007435EB">
        <w:rPr>
          <w:rtl/>
        </w:rPr>
        <w:t xml:space="preserve"> </w:t>
      </w:r>
      <w:r w:rsidRPr="00294340">
        <w:rPr>
          <w:rStyle w:val="af2"/>
          <w:rtl/>
        </w:rPr>
        <w:t>למעני למעני אעשה</w:t>
      </w:r>
    </w:p>
    <w:p w14:paraId="52764C9D" w14:textId="77777777" w:rsidR="00D661D8" w:rsidRPr="00294340" w:rsidRDefault="00D661D8" w:rsidP="00D661D8">
      <w:pPr>
        <w:pStyle w:val="36"/>
        <w:framePr w:wrap="notBeside"/>
        <w:rPr>
          <w:rtl/>
        </w:rPr>
      </w:pPr>
      <w:r w:rsidRPr="00294340">
        <w:rPr>
          <w:rFonts w:hint="cs"/>
          <w:rtl/>
        </w:rPr>
        <w:t xml:space="preserve">ד. </w:t>
      </w:r>
      <w:r w:rsidRPr="00294340">
        <w:rPr>
          <w:rtl/>
        </w:rPr>
        <w:t>ראב"ע:</w:t>
      </w:r>
    </w:p>
    <w:p w14:paraId="1F65F648" w14:textId="77777777" w:rsidR="00D661D8" w:rsidRDefault="00D661D8" w:rsidP="00D661D8">
      <w:pPr>
        <w:rPr>
          <w:rtl/>
        </w:rPr>
      </w:pPr>
      <w:r w:rsidRPr="007435EB">
        <w:rPr>
          <w:rtl/>
        </w:rPr>
        <w:t xml:space="preserve">חזקיה וסייעתו אמרוהו, בשעה שעמד עליהם סנחריב. </w:t>
      </w:r>
    </w:p>
    <w:p w14:paraId="25A5FA6E" w14:textId="77777777" w:rsidR="00D661D8" w:rsidRPr="005C3FF1" w:rsidRDefault="00D661D8" w:rsidP="00D661D8">
      <w:pPr>
        <w:rPr>
          <w:rStyle w:val="afffa"/>
          <w:rtl/>
        </w:rPr>
      </w:pPr>
      <w:r w:rsidRPr="00294340">
        <w:rPr>
          <w:rStyle w:val="affffd"/>
          <w:rtl/>
        </w:rPr>
        <w:t>הם אמרו</w:t>
      </w:r>
      <w:r w:rsidRPr="007435EB">
        <w:rPr>
          <w:rtl/>
        </w:rPr>
        <w:t xml:space="preserve"> </w:t>
      </w:r>
      <w:r w:rsidRPr="00294340">
        <w:rPr>
          <w:rStyle w:val="af2"/>
          <w:rtl/>
        </w:rPr>
        <w:t>לא לנו</w:t>
      </w:r>
      <w:r w:rsidRPr="007435EB">
        <w:rPr>
          <w:rtl/>
        </w:rPr>
        <w:t xml:space="preserve"> </w:t>
      </w:r>
      <w:r w:rsidRPr="00294340">
        <w:rPr>
          <w:rStyle w:val="affffd"/>
          <w:rtl/>
        </w:rPr>
        <w:t>ומשיבה</w:t>
      </w:r>
      <w:r w:rsidRPr="007435EB">
        <w:rPr>
          <w:rtl/>
        </w:rPr>
        <w:t xml:space="preserve"> וכו'.</w:t>
      </w:r>
    </w:p>
    <w:p w14:paraId="6B85125E" w14:textId="77777777" w:rsidR="00D661D8" w:rsidRPr="00294340" w:rsidRDefault="00D661D8" w:rsidP="00D661D8">
      <w:pPr>
        <w:pStyle w:val="36"/>
        <w:framePr w:wrap="notBeside"/>
        <w:rPr>
          <w:rtl/>
        </w:rPr>
      </w:pPr>
      <w:r w:rsidRPr="00294340">
        <w:rPr>
          <w:rFonts w:hint="cs"/>
          <w:rtl/>
        </w:rPr>
        <w:t xml:space="preserve">ה. </w:t>
      </w:r>
      <w:r w:rsidRPr="00294340">
        <w:rPr>
          <w:rtl/>
        </w:rPr>
        <w:t xml:space="preserve">ר"ע: </w:t>
      </w:r>
    </w:p>
    <w:p w14:paraId="6B1E9A21" w14:textId="77777777" w:rsidR="00D661D8" w:rsidRPr="005C3FF1" w:rsidRDefault="00D661D8" w:rsidP="00D661D8">
      <w:pPr>
        <w:rPr>
          <w:rStyle w:val="afffa"/>
          <w:rtl/>
        </w:rPr>
      </w:pPr>
      <w:r w:rsidRPr="007435EB">
        <w:rPr>
          <w:rtl/>
        </w:rPr>
        <w:t xml:space="preserve">חנניה מישאל ועזריה אמרוהו בשעה שעמד עליהם נבוכדנצר הרשע, </w:t>
      </w:r>
      <w:r w:rsidRPr="00294340">
        <w:rPr>
          <w:rStyle w:val="affffd"/>
          <w:rtl/>
        </w:rPr>
        <w:t>הם אמרו</w:t>
      </w:r>
      <w:r w:rsidRPr="007435EB">
        <w:rPr>
          <w:rtl/>
        </w:rPr>
        <w:t xml:space="preserve"> </w:t>
      </w:r>
      <w:r w:rsidRPr="00294340">
        <w:rPr>
          <w:rStyle w:val="af2"/>
          <w:rtl/>
        </w:rPr>
        <w:t>לא לנו</w:t>
      </w:r>
      <w:r w:rsidRPr="007435EB">
        <w:rPr>
          <w:rtl/>
        </w:rPr>
        <w:t xml:space="preserve"> </w:t>
      </w:r>
      <w:r w:rsidRPr="00294340">
        <w:rPr>
          <w:rStyle w:val="affffd"/>
          <w:rtl/>
        </w:rPr>
        <w:t>ומשיבה וכו'</w:t>
      </w:r>
      <w:r w:rsidRPr="007435EB">
        <w:rPr>
          <w:rtl/>
        </w:rPr>
        <w:t>.</w:t>
      </w:r>
    </w:p>
    <w:p w14:paraId="100BD91B" w14:textId="77777777" w:rsidR="00D661D8" w:rsidRPr="00294340" w:rsidRDefault="00D661D8" w:rsidP="00D661D8">
      <w:pPr>
        <w:pStyle w:val="36"/>
        <w:framePr w:wrap="notBeside"/>
        <w:rPr>
          <w:rtl/>
        </w:rPr>
      </w:pPr>
      <w:r w:rsidRPr="00294340">
        <w:rPr>
          <w:rFonts w:hint="cs"/>
          <w:rtl/>
        </w:rPr>
        <w:t xml:space="preserve">ו. </w:t>
      </w:r>
      <w:r w:rsidRPr="00294340">
        <w:rPr>
          <w:rtl/>
        </w:rPr>
        <w:t xml:space="preserve">ריה"ג: </w:t>
      </w:r>
    </w:p>
    <w:p w14:paraId="319490B0" w14:textId="77777777" w:rsidR="00D661D8" w:rsidRDefault="00D661D8" w:rsidP="00D661D8">
      <w:pPr>
        <w:rPr>
          <w:rtl/>
        </w:rPr>
      </w:pPr>
      <w:r w:rsidRPr="007435EB">
        <w:rPr>
          <w:rtl/>
        </w:rPr>
        <w:t xml:space="preserve">מרדכי ואסתר אמרוהו בשעה שעמד עליהם המן הרשע, </w:t>
      </w:r>
    </w:p>
    <w:p w14:paraId="2B7F8C67" w14:textId="77777777" w:rsidR="00D661D8" w:rsidRPr="005C3FF1" w:rsidRDefault="00D661D8" w:rsidP="00D661D8">
      <w:pPr>
        <w:rPr>
          <w:rStyle w:val="afffa"/>
          <w:rtl/>
        </w:rPr>
      </w:pPr>
      <w:r w:rsidRPr="00294340">
        <w:rPr>
          <w:rStyle w:val="affffd"/>
          <w:rtl/>
        </w:rPr>
        <w:lastRenderedPageBreak/>
        <w:t>הם אמרו</w:t>
      </w:r>
      <w:r w:rsidRPr="007435EB">
        <w:rPr>
          <w:rtl/>
        </w:rPr>
        <w:t xml:space="preserve"> </w:t>
      </w:r>
      <w:r w:rsidRPr="00294340">
        <w:rPr>
          <w:rStyle w:val="af2"/>
          <w:rtl/>
        </w:rPr>
        <w:t>לא לנו</w:t>
      </w:r>
      <w:r w:rsidRPr="007435EB">
        <w:rPr>
          <w:rtl/>
        </w:rPr>
        <w:t xml:space="preserve"> </w:t>
      </w:r>
      <w:r w:rsidRPr="00294340">
        <w:rPr>
          <w:rStyle w:val="affffd"/>
          <w:rtl/>
        </w:rPr>
        <w:t>ומשיבה וכו.</w:t>
      </w:r>
    </w:p>
    <w:p w14:paraId="573A0470" w14:textId="77777777" w:rsidR="00D661D8" w:rsidRPr="00294340" w:rsidRDefault="00D661D8" w:rsidP="00D661D8">
      <w:pPr>
        <w:pStyle w:val="36"/>
        <w:framePr w:wrap="notBeside"/>
        <w:rPr>
          <w:rtl/>
        </w:rPr>
      </w:pPr>
      <w:r w:rsidRPr="00294340">
        <w:rPr>
          <w:rFonts w:hint="cs"/>
          <w:rtl/>
        </w:rPr>
        <w:t xml:space="preserve">ז. </w:t>
      </w:r>
      <w:r w:rsidRPr="00294340">
        <w:rPr>
          <w:rtl/>
        </w:rPr>
        <w:t xml:space="preserve">וחכ"א: </w:t>
      </w:r>
    </w:p>
    <w:p w14:paraId="67C91F4B" w14:textId="77777777" w:rsidR="00D661D8" w:rsidRPr="007435EB" w:rsidRDefault="00D661D8" w:rsidP="00D661D8">
      <w:pPr>
        <w:rPr>
          <w:rtl/>
        </w:rPr>
      </w:pPr>
      <w:r w:rsidRPr="007435EB">
        <w:rPr>
          <w:rtl/>
        </w:rPr>
        <w:t>נביאים שביניהן תיקנו להם לישראל שיהו אומרים אותו על כל פרק ופרק, ועל כל צרה וצרה שלא תבא עליהם לישראל, ולכשנגאלין אומרים אותו על גאולתן.</w:t>
      </w:r>
    </w:p>
    <w:p w14:paraId="29C25B96" w14:textId="77777777" w:rsidR="00D661D8" w:rsidRPr="007435EB" w:rsidRDefault="00D661D8" w:rsidP="00D661D8">
      <w:pPr>
        <w:pStyle w:val="affd"/>
        <w:rPr>
          <w:bCs/>
          <w:rtl/>
        </w:rPr>
      </w:pPr>
      <w:r>
        <w:rPr>
          <w:rFonts w:hint="cs"/>
          <w:rtl/>
        </w:rPr>
        <w:t>***</w:t>
      </w:r>
    </w:p>
    <w:p w14:paraId="20404D14" w14:textId="77777777" w:rsidR="00D661D8" w:rsidRPr="007435EB" w:rsidRDefault="00D661D8" w:rsidP="00D661D8">
      <w:pPr>
        <w:pStyle w:val="afff"/>
        <w:framePr w:wrap="around"/>
        <w:rPr>
          <w:rtl/>
        </w:rPr>
      </w:pPr>
      <w:r w:rsidRPr="007435EB">
        <w:rPr>
          <w:rtl/>
        </w:rPr>
        <w:t>קיז:</w:t>
      </w:r>
    </w:p>
    <w:p w14:paraId="5DD9CBF6" w14:textId="77777777" w:rsidR="00D661D8" w:rsidRPr="00294340" w:rsidRDefault="00D661D8" w:rsidP="00D661D8">
      <w:pPr>
        <w:pStyle w:val="36"/>
        <w:framePr w:wrap="notBeside"/>
        <w:rPr>
          <w:rtl/>
        </w:rPr>
      </w:pPr>
      <w:r w:rsidRPr="00294340">
        <w:rPr>
          <w:rFonts w:hint="cs"/>
          <w:rtl/>
        </w:rPr>
        <w:t xml:space="preserve">• </w:t>
      </w:r>
      <w:r w:rsidRPr="00294340">
        <w:rPr>
          <w:rtl/>
        </w:rPr>
        <w:t xml:space="preserve">אר"ח: </w:t>
      </w:r>
    </w:p>
    <w:p w14:paraId="07727217" w14:textId="77777777" w:rsidR="00D661D8" w:rsidRPr="007435EB" w:rsidRDefault="00D661D8" w:rsidP="00D661D8">
      <w:pPr>
        <w:spacing w:before="4"/>
        <w:rPr>
          <w:rtl/>
        </w:rPr>
      </w:pPr>
      <w:r w:rsidRPr="007435EB">
        <w:rPr>
          <w:rFonts w:ascii="Fb Fontext" w:hAnsi="Fb Fontext"/>
          <w:rtl/>
        </w:rPr>
        <w:t xml:space="preserve">הללויה סוף פירקא, </w:t>
      </w:r>
      <w:r w:rsidRPr="00294340">
        <w:rPr>
          <w:rStyle w:val="affffd"/>
          <w:rtl/>
        </w:rPr>
        <w:t>רבר"ה:</w:t>
      </w:r>
      <w:r w:rsidRPr="007435EB">
        <w:rPr>
          <w:rFonts w:ascii="Fb Fontext" w:hAnsi="Fb Fontext"/>
          <w:rtl/>
        </w:rPr>
        <w:t xml:space="preserve"> הללויה ריש פירקא.</w:t>
      </w:r>
    </w:p>
    <w:p w14:paraId="4C8F880A" w14:textId="77777777" w:rsidR="00D661D8" w:rsidRPr="00294340" w:rsidRDefault="00D661D8" w:rsidP="00D661D8">
      <w:pPr>
        <w:pStyle w:val="36"/>
        <w:framePr w:wrap="notBeside"/>
        <w:rPr>
          <w:rtl/>
        </w:rPr>
      </w:pPr>
      <w:r w:rsidRPr="00294340">
        <w:rPr>
          <w:rFonts w:hint="cs"/>
          <w:rtl/>
        </w:rPr>
        <w:t xml:space="preserve">• </w:t>
      </w:r>
      <w:r w:rsidRPr="00294340">
        <w:rPr>
          <w:rtl/>
        </w:rPr>
        <w:t xml:space="preserve">ר"ח: </w:t>
      </w:r>
    </w:p>
    <w:p w14:paraId="3962BD80" w14:textId="77777777" w:rsidR="00D661D8" w:rsidRPr="007435EB" w:rsidRDefault="00D661D8" w:rsidP="00D661D8">
      <w:pPr>
        <w:spacing w:before="4"/>
        <w:rPr>
          <w:rFonts w:cs="Guttman Vilna"/>
          <w:b/>
          <w:bCs/>
          <w:rtl/>
        </w:rPr>
      </w:pPr>
      <w:r w:rsidRPr="007435EB">
        <w:rPr>
          <w:rFonts w:hint="cs"/>
          <w:rtl/>
        </w:rPr>
        <w:t xml:space="preserve">ראה </w:t>
      </w:r>
      <w:r w:rsidRPr="007435EB">
        <w:rPr>
          <w:rtl/>
        </w:rPr>
        <w:t>לת</w:t>
      </w:r>
      <w:r w:rsidRPr="007435EB">
        <w:rPr>
          <w:rFonts w:hint="cs"/>
          <w:rtl/>
        </w:rPr>
        <w:t xml:space="preserve">הלים של </w:t>
      </w:r>
      <w:r w:rsidRPr="007435EB">
        <w:rPr>
          <w:rtl/>
        </w:rPr>
        <w:t>רב חנין בר רב, דכתיב בהו הללויה באמצע פירקא, אלמא: מספקא ליה.</w:t>
      </w:r>
    </w:p>
    <w:p w14:paraId="1C0CB77C" w14:textId="77777777" w:rsidR="00D661D8" w:rsidRPr="00294340" w:rsidRDefault="00D661D8" w:rsidP="00D661D8">
      <w:pPr>
        <w:pStyle w:val="36"/>
        <w:framePr w:wrap="notBeside"/>
        <w:rPr>
          <w:rtl/>
        </w:rPr>
      </w:pPr>
      <w:r w:rsidRPr="00294340">
        <w:rPr>
          <w:rFonts w:hint="cs"/>
          <w:rtl/>
        </w:rPr>
        <w:t xml:space="preserve">• </w:t>
      </w:r>
      <w:r w:rsidRPr="00294340">
        <w:rPr>
          <w:rtl/>
        </w:rPr>
        <w:t>רחב"ר:</w:t>
      </w:r>
    </w:p>
    <w:p w14:paraId="2EE7DDAD" w14:textId="77777777" w:rsidR="00D661D8" w:rsidRPr="007435EB" w:rsidRDefault="00D661D8" w:rsidP="00D661D8">
      <w:pPr>
        <w:spacing w:before="4"/>
        <w:rPr>
          <w:rFonts w:cs="Guttman Vilna"/>
          <w:b/>
          <w:bCs/>
          <w:rtl/>
        </w:rPr>
      </w:pPr>
      <w:r w:rsidRPr="005C3FF1">
        <w:rPr>
          <w:rStyle w:val="afffa"/>
          <w:rtl/>
        </w:rPr>
        <w:t>הכל מודים</w:t>
      </w:r>
      <w:r w:rsidRPr="00AC0CB1">
        <w:rPr>
          <w:rStyle w:val="af2"/>
          <w:rtl/>
        </w:rPr>
        <w:t xml:space="preserve"> 'בתהלת ה' ידבר פי ויברך כל בשר שם קדשו לעולם ועד' </w:t>
      </w:r>
      <w:r w:rsidRPr="007435EB">
        <w:rPr>
          <w:rtl/>
        </w:rPr>
        <w:t>הללויה דבתריה ריש פירקא.</w:t>
      </w:r>
    </w:p>
    <w:p w14:paraId="102FF038" w14:textId="77777777" w:rsidR="00D661D8" w:rsidRPr="007435EB" w:rsidRDefault="00D661D8" w:rsidP="00D661D8">
      <w:pPr>
        <w:rPr>
          <w:rFonts w:cs="Guttman Vilna"/>
          <w:b/>
          <w:bCs/>
          <w:rtl/>
        </w:rPr>
      </w:pPr>
      <w:r w:rsidRPr="00AC0CB1">
        <w:rPr>
          <w:rStyle w:val="af2"/>
          <w:rtl/>
        </w:rPr>
        <w:t xml:space="preserve">'רשע יראה וכעס שניו יחרק ונמס תאות רשעים תאבד' </w:t>
      </w:r>
      <w:r w:rsidRPr="007435EB">
        <w:rPr>
          <w:rtl/>
        </w:rPr>
        <w:t>הללויה דבתריה ריש פירקא.</w:t>
      </w:r>
    </w:p>
    <w:p w14:paraId="1A1F5AEE" w14:textId="77777777" w:rsidR="00D661D8" w:rsidRPr="007435EB" w:rsidRDefault="00D661D8" w:rsidP="00D661D8">
      <w:pPr>
        <w:rPr>
          <w:rFonts w:cs="Guttman Vilna"/>
          <w:b/>
          <w:bCs/>
          <w:rtl/>
        </w:rPr>
      </w:pPr>
      <w:r w:rsidRPr="00294340">
        <w:rPr>
          <w:rStyle w:val="af2"/>
          <w:rtl/>
        </w:rPr>
        <w:t>'ושעומדים בבית ה"</w:t>
      </w:r>
      <w:r w:rsidRPr="007435EB">
        <w:rPr>
          <w:rtl/>
        </w:rPr>
        <w:t xml:space="preserve"> הללויה דבתריה ריש פירקא.</w:t>
      </w:r>
    </w:p>
    <w:p w14:paraId="3FF013FC" w14:textId="77777777" w:rsidR="00D661D8" w:rsidRPr="007435EB" w:rsidRDefault="00D661D8" w:rsidP="00D661D8">
      <w:pPr>
        <w:rPr>
          <w:rFonts w:cs="Guttman Vilna"/>
          <w:b/>
          <w:bCs/>
          <w:rtl/>
        </w:rPr>
      </w:pPr>
      <w:r w:rsidRPr="007435EB">
        <w:rPr>
          <w:rtl/>
        </w:rPr>
        <w:t>קראי מוסיפין אף את אלו</w:t>
      </w:r>
      <w:r w:rsidRPr="00AC0CB1">
        <w:rPr>
          <w:rStyle w:val="af2"/>
          <w:rtl/>
        </w:rPr>
        <w:t xml:space="preserve"> 'מנחל בדרך ישתה על כן ירים ראש' </w:t>
      </w:r>
      <w:r w:rsidRPr="007435EB">
        <w:rPr>
          <w:rtl/>
        </w:rPr>
        <w:t>הללויה דבתריה ריש פירקא.</w:t>
      </w:r>
    </w:p>
    <w:p w14:paraId="783B74DF" w14:textId="77777777" w:rsidR="00D661D8" w:rsidRPr="007435EB" w:rsidRDefault="00D661D8" w:rsidP="00D661D8">
      <w:pPr>
        <w:rPr>
          <w:rFonts w:cs="Guttman Vilna"/>
          <w:b/>
          <w:bCs/>
          <w:rtl/>
        </w:rPr>
      </w:pPr>
      <w:r w:rsidRPr="00AC0CB1">
        <w:rPr>
          <w:rStyle w:val="af2"/>
          <w:rtl/>
        </w:rPr>
        <w:t xml:space="preserve">'ראשית חכמה יראת ה' שכל טוב לכל עשיהם' </w:t>
      </w:r>
      <w:r w:rsidRPr="007435EB">
        <w:rPr>
          <w:rtl/>
        </w:rPr>
        <w:t>הללויה דבתריה ריש פירקא.</w:t>
      </w:r>
    </w:p>
    <w:p w14:paraId="1BFF9669" w14:textId="77777777" w:rsidR="00D661D8" w:rsidRPr="00294340" w:rsidRDefault="00D661D8" w:rsidP="00D661D8">
      <w:pPr>
        <w:pStyle w:val="36"/>
        <w:framePr w:wrap="notBeside"/>
        <w:rPr>
          <w:rtl/>
        </w:rPr>
      </w:pPr>
      <w:r w:rsidRPr="00294340">
        <w:rPr>
          <w:rFonts w:hint="cs"/>
          <w:rtl/>
        </w:rPr>
        <w:t xml:space="preserve">• </w:t>
      </w:r>
      <w:r w:rsidRPr="00294340">
        <w:rPr>
          <w:rtl/>
        </w:rPr>
        <w:t xml:space="preserve">נימא כתנאי: </w:t>
      </w:r>
    </w:p>
    <w:p w14:paraId="3739F650" w14:textId="77777777" w:rsidR="00D661D8" w:rsidRPr="007435EB" w:rsidRDefault="00D661D8" w:rsidP="00D661D8">
      <w:pPr>
        <w:spacing w:before="4"/>
        <w:rPr>
          <w:rtl/>
        </w:rPr>
      </w:pPr>
      <w:r w:rsidRPr="007435EB">
        <w:rPr>
          <w:rtl/>
        </w:rPr>
        <w:t xml:space="preserve">עד היכן אומר </w:t>
      </w:r>
      <w:r w:rsidRPr="00294340">
        <w:rPr>
          <w:rStyle w:val="affffd"/>
          <w:rFonts w:hint="cs"/>
          <w:rtl/>
        </w:rPr>
        <w:t>ל</w:t>
      </w:r>
      <w:r w:rsidRPr="00294340">
        <w:rPr>
          <w:rStyle w:val="affffd"/>
          <w:rtl/>
        </w:rPr>
        <w:t>ב"ש</w:t>
      </w:r>
      <w:r w:rsidRPr="007435EB">
        <w:rPr>
          <w:rtl/>
        </w:rPr>
        <w:t xml:space="preserve"> עד</w:t>
      </w:r>
      <w:r w:rsidRPr="00AC0CB1">
        <w:rPr>
          <w:rStyle w:val="af2"/>
          <w:rtl/>
        </w:rPr>
        <w:t xml:space="preserve"> אם הבנים שמחה </w:t>
      </w:r>
      <w:r>
        <w:rPr>
          <w:rStyle w:val="affffd"/>
          <w:rFonts w:hint="cs"/>
          <w:rtl/>
        </w:rPr>
        <w:t>ל</w:t>
      </w:r>
      <w:r w:rsidRPr="00294340">
        <w:rPr>
          <w:rStyle w:val="affffd"/>
          <w:rtl/>
        </w:rPr>
        <w:t xml:space="preserve">ב"ה </w:t>
      </w:r>
      <w:r w:rsidRPr="007435EB">
        <w:rPr>
          <w:rtl/>
        </w:rPr>
        <w:t>עד</w:t>
      </w:r>
      <w:r w:rsidRPr="00AC0CB1">
        <w:rPr>
          <w:rStyle w:val="af2"/>
          <w:rtl/>
        </w:rPr>
        <w:t xml:space="preserve"> 'חלמיש למעינו מים'.</w:t>
      </w:r>
    </w:p>
    <w:p w14:paraId="45AB2F6F" w14:textId="77777777" w:rsidR="00D661D8" w:rsidRPr="00294340" w:rsidRDefault="00D661D8" w:rsidP="00D661D8">
      <w:pPr>
        <w:pStyle w:val="36"/>
        <w:framePr w:wrap="notBeside"/>
        <w:rPr>
          <w:rtl/>
        </w:rPr>
      </w:pPr>
      <w:r w:rsidRPr="00294340">
        <w:rPr>
          <w:rtl/>
        </w:rPr>
        <w:t xml:space="preserve">ותניא אידך </w:t>
      </w:r>
    </w:p>
    <w:p w14:paraId="53477D08" w14:textId="77777777" w:rsidR="00D661D8" w:rsidRPr="007435EB" w:rsidRDefault="00D661D8" w:rsidP="00D661D8">
      <w:pPr>
        <w:rPr>
          <w:rtl/>
        </w:rPr>
      </w:pPr>
      <w:r w:rsidRPr="007435EB">
        <w:rPr>
          <w:rtl/>
        </w:rPr>
        <w:t xml:space="preserve">עד היכן אומר </w:t>
      </w:r>
      <w:r w:rsidRPr="00294340">
        <w:rPr>
          <w:rStyle w:val="affffd"/>
          <w:rtl/>
        </w:rPr>
        <w:t>ב"ש:</w:t>
      </w:r>
      <w:r w:rsidRPr="007435EB">
        <w:rPr>
          <w:rtl/>
        </w:rPr>
        <w:t xml:space="preserve"> עד</w:t>
      </w:r>
      <w:r w:rsidRPr="00AC0CB1">
        <w:rPr>
          <w:rStyle w:val="af2"/>
          <w:rtl/>
        </w:rPr>
        <w:t xml:space="preserve"> 'בצאת ישראל ממצרים' </w:t>
      </w:r>
      <w:r w:rsidRPr="00294340">
        <w:rPr>
          <w:rStyle w:val="affffd"/>
          <w:rtl/>
        </w:rPr>
        <w:t>וב"ה:</w:t>
      </w:r>
      <w:r w:rsidRPr="00AC0CB1">
        <w:rPr>
          <w:rStyle w:val="af2"/>
          <w:rtl/>
        </w:rPr>
        <w:t xml:space="preserve"> 'לא לנו ה' לא לנו'.</w:t>
      </w:r>
    </w:p>
    <w:p w14:paraId="78946F39" w14:textId="77777777" w:rsidR="00D661D8" w:rsidRDefault="00D661D8" w:rsidP="00D661D8">
      <w:pPr>
        <w:rPr>
          <w:rtl/>
        </w:rPr>
      </w:pPr>
      <w:r w:rsidRPr="00294340">
        <w:rPr>
          <w:rStyle w:val="affffd"/>
          <w:rtl/>
        </w:rPr>
        <w:t>למ"ד</w:t>
      </w:r>
      <w:r w:rsidRPr="007435EB">
        <w:rPr>
          <w:rtl/>
        </w:rPr>
        <w:t xml:space="preserve"> עד</w:t>
      </w:r>
      <w:r w:rsidRPr="00AC0CB1">
        <w:rPr>
          <w:rStyle w:val="af2"/>
          <w:rtl/>
        </w:rPr>
        <w:t xml:space="preserve"> 'אם הבנים שמחה' </w:t>
      </w:r>
      <w:r w:rsidRPr="007435EB">
        <w:rPr>
          <w:rtl/>
        </w:rPr>
        <w:t xml:space="preserve">דהללויה ריש פירקא, </w:t>
      </w:r>
    </w:p>
    <w:p w14:paraId="717BDD4F" w14:textId="77777777" w:rsidR="00D661D8" w:rsidRPr="007435EB" w:rsidRDefault="00D661D8" w:rsidP="00D661D8">
      <w:pPr>
        <w:rPr>
          <w:rtl/>
        </w:rPr>
      </w:pPr>
      <w:r w:rsidRPr="00294340">
        <w:rPr>
          <w:rStyle w:val="affffd"/>
          <w:rtl/>
        </w:rPr>
        <w:t>ו</w:t>
      </w:r>
      <w:r>
        <w:rPr>
          <w:rStyle w:val="affffd"/>
          <w:rFonts w:hint="cs"/>
          <w:rtl/>
        </w:rPr>
        <w:t>ל</w:t>
      </w:r>
      <w:r w:rsidRPr="00294340">
        <w:rPr>
          <w:rStyle w:val="affffd"/>
          <w:rtl/>
        </w:rPr>
        <w:t>מ"ד</w:t>
      </w:r>
      <w:r w:rsidRPr="007435EB">
        <w:rPr>
          <w:rtl/>
        </w:rPr>
        <w:t xml:space="preserve"> עד בצאת ישראל סבר הללויה סוף פירקא.</w:t>
      </w:r>
    </w:p>
    <w:p w14:paraId="37E6066D" w14:textId="77777777" w:rsidR="00D661D8" w:rsidRPr="00294340" w:rsidRDefault="00D661D8" w:rsidP="00D661D8">
      <w:pPr>
        <w:pStyle w:val="36"/>
        <w:framePr w:wrap="notBeside"/>
        <w:rPr>
          <w:rtl/>
        </w:rPr>
      </w:pPr>
      <w:r w:rsidRPr="00294340">
        <w:rPr>
          <w:rtl/>
        </w:rPr>
        <w:t>- ר"ח:</w:t>
      </w:r>
    </w:p>
    <w:p w14:paraId="0E915EA4" w14:textId="77777777" w:rsidR="00D661D8" w:rsidRPr="007435EB" w:rsidRDefault="00D661D8" w:rsidP="00D661D8">
      <w:pPr>
        <w:rPr>
          <w:rtl/>
        </w:rPr>
      </w:pPr>
      <w:r w:rsidRPr="005C3FF1">
        <w:rPr>
          <w:rStyle w:val="afffa"/>
          <w:rtl/>
        </w:rPr>
        <w:t>כו"ע</w:t>
      </w:r>
      <w:r w:rsidRPr="007435EB">
        <w:rPr>
          <w:rtl/>
        </w:rPr>
        <w:t xml:space="preserve"> סברי הללויה סוף פירקא, </w:t>
      </w:r>
      <w:r w:rsidRPr="00294340">
        <w:rPr>
          <w:rStyle w:val="affffd"/>
          <w:rtl/>
        </w:rPr>
        <w:t>מ"ד</w:t>
      </w:r>
      <w:r w:rsidRPr="007435EB">
        <w:rPr>
          <w:rtl/>
        </w:rPr>
        <w:t xml:space="preserve"> עד בצאת ישראל שפיר, </w:t>
      </w:r>
      <w:r w:rsidRPr="00294340">
        <w:rPr>
          <w:rStyle w:val="affffd"/>
          <w:rtl/>
        </w:rPr>
        <w:t>ומ"ד</w:t>
      </w:r>
      <w:r w:rsidRPr="007435EB">
        <w:rPr>
          <w:rtl/>
        </w:rPr>
        <w:t xml:space="preserve"> עד אם הבנים שמחה </w:t>
      </w:r>
      <w:r>
        <w:rPr>
          <w:rFonts w:hint="cs"/>
          <w:rtl/>
        </w:rPr>
        <w:t xml:space="preserve">- </w:t>
      </w:r>
      <w:r w:rsidRPr="007435EB">
        <w:rPr>
          <w:rtl/>
        </w:rPr>
        <w:t>עד ועד בכלל</w:t>
      </w:r>
    </w:p>
    <w:p w14:paraId="79E86149" w14:textId="77777777" w:rsidR="00D661D8" w:rsidRPr="00294340" w:rsidRDefault="00D661D8" w:rsidP="00D661D8">
      <w:pPr>
        <w:pStyle w:val="36"/>
        <w:framePr w:wrap="notBeside"/>
        <w:rPr>
          <w:rtl/>
        </w:rPr>
      </w:pPr>
      <w:r w:rsidRPr="00294340">
        <w:rPr>
          <w:rtl/>
        </w:rPr>
        <w:t xml:space="preserve">וקשיא </w:t>
      </w:r>
    </w:p>
    <w:p w14:paraId="62E9380F" w14:textId="77777777" w:rsidR="00D661D8" w:rsidRPr="007435EB" w:rsidRDefault="00D661D8" w:rsidP="00D661D8">
      <w:pPr>
        <w:spacing w:after="60"/>
        <w:rPr>
          <w:rtl/>
        </w:rPr>
      </w:pPr>
      <w:r w:rsidRPr="007435EB">
        <w:rPr>
          <w:rFonts w:ascii="Fb Fontext" w:hAnsi="Fb Fontext"/>
          <w:rtl/>
        </w:rPr>
        <w:t>דנימא עד הללויה של</w:t>
      </w:r>
      <w:r w:rsidRPr="00AC0CB1">
        <w:rPr>
          <w:rStyle w:val="af2"/>
          <w:rtl/>
        </w:rPr>
        <w:t xml:space="preserve"> </w:t>
      </w:r>
      <w:r w:rsidRPr="00AC0CB1">
        <w:rPr>
          <w:rStyle w:val="af2"/>
          <w:rFonts w:hint="cs"/>
          <w:rtl/>
        </w:rPr>
        <w:t>'</w:t>
      </w:r>
      <w:r w:rsidRPr="00AC0CB1">
        <w:rPr>
          <w:rStyle w:val="af2"/>
          <w:rtl/>
        </w:rPr>
        <w:t>אם הבנים שמחה</w:t>
      </w:r>
      <w:r w:rsidRPr="00AC0CB1">
        <w:rPr>
          <w:rStyle w:val="af2"/>
          <w:rFonts w:hint="cs"/>
          <w:rtl/>
        </w:rPr>
        <w:t>'</w:t>
      </w:r>
      <w:r w:rsidRPr="00AC0CB1">
        <w:rPr>
          <w:rStyle w:val="af2"/>
          <w:rtl/>
        </w:rPr>
        <w:t>.</w:t>
      </w:r>
    </w:p>
    <w:p w14:paraId="2818921C" w14:textId="77777777" w:rsidR="00D661D8" w:rsidRPr="00294340" w:rsidRDefault="00D661D8" w:rsidP="00D661D8">
      <w:pPr>
        <w:pStyle w:val="36"/>
        <w:framePr w:wrap="notBeside"/>
        <w:rPr>
          <w:rtl/>
        </w:rPr>
      </w:pPr>
      <w:r w:rsidRPr="00294340">
        <w:rPr>
          <w:rtl/>
        </w:rPr>
        <w:t xml:space="preserve">רבר"ה מתרץ לטעמיה: </w:t>
      </w:r>
    </w:p>
    <w:p w14:paraId="51A9FCE9" w14:textId="77777777" w:rsidR="00D661D8" w:rsidRPr="007435EB" w:rsidRDefault="00D661D8" w:rsidP="00D661D8">
      <w:r w:rsidRPr="00294340">
        <w:rPr>
          <w:rStyle w:val="affffd"/>
          <w:rtl/>
        </w:rPr>
        <w:t>ד</w:t>
      </w:r>
      <w:r w:rsidRPr="00294340">
        <w:rPr>
          <w:rStyle w:val="affffd"/>
          <w:rFonts w:hint="cs"/>
          <w:rtl/>
        </w:rPr>
        <w:t>ל</w:t>
      </w:r>
      <w:r w:rsidRPr="00294340">
        <w:rPr>
          <w:rStyle w:val="affffd"/>
          <w:rtl/>
        </w:rPr>
        <w:t>כו"ע</w:t>
      </w:r>
      <w:r w:rsidRPr="007435EB">
        <w:rPr>
          <w:rtl/>
        </w:rPr>
        <w:t xml:space="preserve"> הללויה ריש פירקא. </w:t>
      </w:r>
      <w:r w:rsidRPr="00294340">
        <w:rPr>
          <w:rStyle w:val="affffd"/>
          <w:rtl/>
        </w:rPr>
        <w:t>ומ"ד</w:t>
      </w:r>
      <w:r w:rsidRPr="007435EB">
        <w:rPr>
          <w:rtl/>
        </w:rPr>
        <w:t xml:space="preserve"> עד אם וכו' שפיר.</w:t>
      </w:r>
    </w:p>
    <w:p w14:paraId="01584E17" w14:textId="77777777" w:rsidR="00D661D8" w:rsidRPr="007435EB" w:rsidRDefault="00D661D8" w:rsidP="00D661D8">
      <w:pPr>
        <w:rPr>
          <w:rtl/>
        </w:rPr>
      </w:pPr>
      <w:r w:rsidRPr="00294340">
        <w:rPr>
          <w:rStyle w:val="affffd"/>
          <w:rtl/>
        </w:rPr>
        <w:t xml:space="preserve"> ומ"ד</w:t>
      </w:r>
      <w:r w:rsidRPr="007435EB">
        <w:rPr>
          <w:rtl/>
        </w:rPr>
        <w:t xml:space="preserve"> עד בצאת ישראל ס"ל עד ולא עד בכלל.</w:t>
      </w:r>
    </w:p>
    <w:p w14:paraId="33B87ADC" w14:textId="77777777" w:rsidR="00D661D8" w:rsidRPr="00294340" w:rsidRDefault="00D661D8" w:rsidP="00D661D8">
      <w:pPr>
        <w:pStyle w:val="36"/>
        <w:framePr w:wrap="notBeside"/>
        <w:rPr>
          <w:rtl/>
        </w:rPr>
      </w:pPr>
      <w:r w:rsidRPr="00294340">
        <w:rPr>
          <w:rtl/>
        </w:rPr>
        <w:t>וקשיא</w:t>
      </w:r>
    </w:p>
    <w:p w14:paraId="474E0DBC" w14:textId="77777777" w:rsidR="00D661D8" w:rsidRPr="007435EB" w:rsidRDefault="00D661D8" w:rsidP="00D661D8">
      <w:pPr>
        <w:rPr>
          <w:rtl/>
        </w:rPr>
      </w:pPr>
      <w:r>
        <w:rPr>
          <w:rFonts w:hint="cs"/>
          <w:rtl/>
        </w:rPr>
        <w:t xml:space="preserve">שיאמר </w:t>
      </w:r>
      <w:r w:rsidRPr="007435EB">
        <w:rPr>
          <w:rtl/>
        </w:rPr>
        <w:t>עד הללויה שבצאת ישראל.</w:t>
      </w:r>
    </w:p>
    <w:p w14:paraId="1871B30A" w14:textId="77777777" w:rsidR="00D661D8" w:rsidRPr="007435EB" w:rsidRDefault="00D661D8" w:rsidP="00D661D8">
      <w:pPr>
        <w:pStyle w:val="affd"/>
        <w:rPr>
          <w:del w:id="90062" w:author="מנוע עיצוב" w:date="2026-10-08T11:01:28Z"/>
          <w:bCs/>
          <w:rtl/>
        </w:rPr>
      </w:pPr>
      <w:del w:id="90061" w:author="מנוע עיצוב" w:date="2026-10-08T11:01:28Z">
        <w:r>
          <w:rPr>
            <w:rFonts w:hint="cs"/>
            <w:rtl/>
          </w:rPr>
          <w:delText xml:space="preserve">***</w:delText>
        </w:r>
      </w:del>
    </w:p>
    <w:p w14:paraId="5CEE383C" w14:textId="77777777" w:rsidR="00D661D8" w:rsidRPr="007435EB" w:rsidRDefault="00D661D8" w:rsidP="00D661D8">
      <w:pPr>
        <w:pStyle w:val="afff"/>
        <w:framePr w:wrap="around"/>
        <w:rPr>
          <w:rtl/>
        </w:rPr>
      </w:pPr>
      <w:r w:rsidRPr="007435EB">
        <w:rPr>
          <w:rtl/>
        </w:rPr>
        <w:t>קיז:</w:t>
      </w:r>
    </w:p>
    <w:p w14:paraId="39F03914" w14:textId="77777777" w:rsidR="00D661D8" w:rsidRDefault="00D661D8" w:rsidP="00D661D8">
      <w:pPr>
        <w:pStyle w:val="afffd"/>
        <w:rPr>
          <w:rtl/>
        </w:rPr>
      </w:pPr>
      <w:ins w:id="9895" w:author="מספור קטעי משנה" w:date="2026-10-06T06:45:41Z">
        <w:r>
          <w:rPr>
            <w:rStyle w:val="MisparKeta"/>
          </w:rPr>
          <w:t xml:space="preserve">א. </w:t>
        </w:r>
      </w:ins>
      <w:r w:rsidRPr="007435EB">
        <w:rPr>
          <w:rtl/>
        </w:rPr>
        <w:t xml:space="preserve">וחותם בגאולה. </w:t>
      </w:r>
    </w:p>
    <w:p w14:paraId="4FCA8197" w14:textId="77777777" w:rsidR="00D661D8" w:rsidRPr="00294340" w:rsidRDefault="00D661D8" w:rsidP="00D661D8">
      <w:pPr>
        <w:pStyle w:val="36"/>
        <w:framePr w:wrap="notBeside"/>
        <w:rPr>
          <w:rtl/>
        </w:rPr>
      </w:pPr>
      <w:r w:rsidRPr="00294340">
        <w:rPr>
          <w:rtl/>
        </w:rPr>
        <w:t>לרבא:</w:t>
      </w:r>
    </w:p>
    <w:p w14:paraId="26DA6914" w14:textId="77777777" w:rsidR="00D661D8" w:rsidRDefault="00D661D8" w:rsidP="00D661D8">
      <w:pPr>
        <w:rPr>
          <w:rFonts w:ascii="Fb Fontext" w:hAnsi="Fb Fontext"/>
          <w:rtl/>
        </w:rPr>
      </w:pPr>
      <w:r>
        <w:rPr>
          <w:rStyle w:val="affffd"/>
          <w:rFonts w:ascii="Fb Fontext" w:hAnsi="Fb Fontext"/>
          <w:b/>
          <w:bCs/>
          <w:rtl/>
          <w:rPrChange w:id="11452" w:author="מנוע אמוראים" w:date="2026-10-05T16:42:03Z">
            <w:rPr>
              <w:rFonts w:ascii="Fb Fontext" w:hAnsi="Fb Fontext"/>
              <w:b/>
              <w:bCs/>
              <w:rtl/>
            </w:rPr>
          </w:rPrChange>
        </w:rPr>
        <w:t xml:space="preserve">קר"ש</w:t>
      </w:r>
      <w:r>
        <w:rPr>
          <w:rFonts w:ascii="Fb Fontext" w:hAnsi="Fb Fontext"/>
          <w:b/>
          <w:bCs/>
          <w:rtl/>
        </w:rPr>
        <w:t xml:space="preserve"> והלל</w:t>
      </w:r>
      <w:r w:rsidRPr="007435EB">
        <w:rPr>
          <w:rFonts w:ascii="Fb Fontext" w:hAnsi="Fb Fontext"/>
          <w:rtl/>
        </w:rPr>
        <w:t xml:space="preserve"> גאל ישראל</w:t>
      </w:r>
      <w:r>
        <w:rPr>
          <w:rStyle w:val="affffff0"/>
          <w:rFonts w:hint="cs"/>
          <w:rtl/>
        </w:rPr>
        <w:t xml:space="preserve"> לשון עבר</w:t>
      </w:r>
      <w:r w:rsidRPr="007435EB">
        <w:rPr>
          <w:rFonts w:ascii="Fb Fontext" w:hAnsi="Fb Fontext"/>
          <w:rtl/>
        </w:rPr>
        <w:t xml:space="preserve">, </w:t>
      </w:r>
    </w:p>
    <w:p w14:paraId="23FDFB56" w14:textId="77777777" w:rsidR="00D661D8" w:rsidRPr="007435EB" w:rsidRDefault="00D661D8" w:rsidP="00D661D8">
      <w:pPr>
        <w:rPr>
          <w:rtl/>
        </w:rPr>
      </w:pPr>
      <w:r w:rsidRPr="00027187">
        <w:rPr>
          <w:rFonts w:ascii="Fb Fontext" w:hAnsi="Fb Fontext" w:hint="cs"/>
          <w:b/>
          <w:bCs/>
          <w:rtl/>
        </w:rPr>
        <w:t>שבתפילה</w:t>
      </w:r>
      <w:r w:rsidRPr="00027187">
        <w:rPr>
          <w:rFonts w:ascii="Fb Fontext" w:hAnsi="Fb Fontext"/>
          <w:b/>
          <w:bCs/>
          <w:rtl/>
        </w:rPr>
        <w:t>-</w:t>
      </w:r>
      <w:r w:rsidRPr="007435EB">
        <w:rPr>
          <w:rFonts w:ascii="Fb Fontext" w:hAnsi="Fb Fontext"/>
          <w:rtl/>
        </w:rPr>
        <w:t xml:space="preserve"> גואל ישראל. </w:t>
      </w:r>
      <w:r>
        <w:rPr>
          <w:rFonts w:ascii="Fb Fontext" w:hAnsi="Fb Fontext" w:hint="cs"/>
          <w:rtl/>
        </w:rPr>
        <w:t xml:space="preserve">- </w:t>
      </w:r>
      <w:r w:rsidRPr="007435EB">
        <w:rPr>
          <w:rFonts w:ascii="Fb Fontext" w:hAnsi="Fb Fontext"/>
          <w:rtl/>
        </w:rPr>
        <w:t>דרחמי נינהו</w:t>
      </w:r>
      <w:r>
        <w:rPr>
          <w:rStyle w:val="affffff0"/>
          <w:rFonts w:hint="cs"/>
          <w:rtl/>
        </w:rPr>
        <w:t xml:space="preserve"> שמתפללים על העתיד</w:t>
      </w:r>
      <w:r w:rsidRPr="007435EB">
        <w:rPr>
          <w:rFonts w:ascii="Fb Fontext" w:hAnsi="Fb Fontext"/>
          <w:rtl/>
        </w:rPr>
        <w:t>.</w:t>
      </w:r>
    </w:p>
    <w:p w14:paraId="619FC844" w14:textId="77777777" w:rsidR="00D661D8" w:rsidRPr="00294340" w:rsidRDefault="00D661D8" w:rsidP="00D661D8">
      <w:pPr>
        <w:pStyle w:val="36"/>
        <w:framePr w:wrap="notBeside"/>
        <w:rPr>
          <w:rtl/>
        </w:rPr>
      </w:pPr>
      <w:r w:rsidRPr="00294340">
        <w:rPr>
          <w:rtl/>
        </w:rPr>
        <w:t xml:space="preserve">ר"ז </w:t>
      </w:r>
    </w:p>
    <w:p w14:paraId="49D2B11E" w14:textId="77777777" w:rsidR="00D661D8" w:rsidRDefault="00D661D8" w:rsidP="00D661D8">
      <w:pPr>
        <w:rPr>
          <w:rtl/>
        </w:rPr>
      </w:pPr>
      <w:r w:rsidRPr="00027187">
        <w:rPr>
          <w:b/>
          <w:bCs/>
          <w:rtl/>
        </w:rPr>
        <w:t>דקידושא</w:t>
      </w:r>
      <w:r w:rsidRPr="007435EB">
        <w:rPr>
          <w:rtl/>
        </w:rPr>
        <w:t xml:space="preserve"> - אשר קדשנו במצותיו, </w:t>
      </w:r>
    </w:p>
    <w:p w14:paraId="32E1B2A0" w14:textId="77777777" w:rsidR="00D661D8" w:rsidRPr="007435EB" w:rsidRDefault="00D661D8" w:rsidP="00D661D8">
      <w:pPr>
        <w:spacing w:after="60"/>
        <w:rPr>
          <w:rtl/>
        </w:rPr>
      </w:pPr>
      <w:r w:rsidRPr="00027187">
        <w:rPr>
          <w:b/>
          <w:bCs/>
          <w:rtl/>
        </w:rPr>
        <w:t>דצלותא -</w:t>
      </w:r>
      <w:r w:rsidRPr="007435EB">
        <w:rPr>
          <w:rtl/>
        </w:rPr>
        <w:t xml:space="preserve"> קדשנו במצותיך. וטעמא דרחמי נינהו.</w:t>
      </w:r>
    </w:p>
    <w:p w14:paraId="178E7F17" w14:textId="77777777" w:rsidR="00D661D8" w:rsidRPr="00294340" w:rsidRDefault="00D661D8" w:rsidP="00D661D8">
      <w:pPr>
        <w:pStyle w:val="36"/>
        <w:framePr w:wrap="notBeside"/>
        <w:rPr>
          <w:rtl/>
        </w:rPr>
      </w:pPr>
      <w:r w:rsidRPr="00294340">
        <w:rPr>
          <w:rtl/>
        </w:rPr>
        <w:t>ראב"י:</w:t>
      </w:r>
    </w:p>
    <w:p w14:paraId="50AE5C76" w14:textId="77777777" w:rsidR="00D661D8" w:rsidRPr="007435EB" w:rsidRDefault="00D661D8" w:rsidP="00D661D8">
      <w:pPr>
        <w:rPr>
          <w:i/>
          <w:iCs/>
          <w:rtl/>
        </w:rPr>
      </w:pPr>
      <w:r w:rsidRPr="007435EB">
        <w:rPr>
          <w:rtl/>
        </w:rPr>
        <w:t xml:space="preserve">וצריך שיזכיר יציאת מצרים בקידוש היום. </w:t>
      </w:r>
      <w:r w:rsidRPr="00294340">
        <w:rPr>
          <w:rStyle w:val="affffd"/>
          <w:rtl/>
        </w:rPr>
        <w:t>כתיב כאן</w:t>
      </w:r>
      <w:r w:rsidRPr="007435EB">
        <w:rPr>
          <w:rFonts w:hint="cs"/>
          <w:rtl/>
        </w:rPr>
        <w:t xml:space="preserve"> </w:t>
      </w:r>
      <w:r w:rsidRPr="00AC0CB1">
        <w:rPr>
          <w:rStyle w:val="af2"/>
          <w:rtl/>
        </w:rPr>
        <w:t xml:space="preserve">'למען תזכר את יום' </w:t>
      </w:r>
      <w:r w:rsidRPr="00294340">
        <w:rPr>
          <w:rStyle w:val="affffd"/>
          <w:rtl/>
        </w:rPr>
        <w:t>וכתיב שם</w:t>
      </w:r>
      <w:r w:rsidRPr="007435EB">
        <w:rPr>
          <w:rFonts w:hint="cs"/>
          <w:rtl/>
        </w:rPr>
        <w:t xml:space="preserve"> </w:t>
      </w:r>
      <w:r w:rsidRPr="00AC0CB1">
        <w:rPr>
          <w:rStyle w:val="af2"/>
          <w:rtl/>
        </w:rPr>
        <w:t>'זכור את יום השבת לקדשו</w:t>
      </w:r>
      <w:r w:rsidRPr="007435EB">
        <w:rPr>
          <w:i/>
          <w:iCs/>
          <w:rtl/>
        </w:rPr>
        <w:t>.</w:t>
      </w:r>
    </w:p>
    <w:p w14:paraId="4C1E032B" w14:textId="77777777" w:rsidR="00D661D8" w:rsidRPr="00294340" w:rsidRDefault="00D661D8" w:rsidP="00D661D8">
      <w:pPr>
        <w:pStyle w:val="36"/>
        <w:framePr w:wrap="notBeside"/>
        <w:rPr>
          <w:rtl/>
        </w:rPr>
      </w:pPr>
      <w:r w:rsidRPr="00294340">
        <w:rPr>
          <w:rtl/>
        </w:rPr>
        <w:t xml:space="preserve">רב"ש: </w:t>
      </w:r>
    </w:p>
    <w:p w14:paraId="366C5C77" w14:textId="77777777" w:rsidR="00D661D8" w:rsidRPr="007435EB" w:rsidRDefault="00D661D8" w:rsidP="00D661D8">
      <w:pPr>
        <w:rPr>
          <w:rtl/>
        </w:rPr>
      </w:pPr>
      <w:r>
        <w:rPr>
          <w:rFonts w:hint="cs"/>
          <w:rtl/>
        </w:rPr>
        <w:t xml:space="preserve">שבתפילה </w:t>
      </w:r>
      <w:r w:rsidRPr="007435EB">
        <w:rPr>
          <w:rtl/>
        </w:rPr>
        <w:t xml:space="preserve">מצמיח קרן ישועה, </w:t>
      </w:r>
      <w:r>
        <w:rPr>
          <w:rFonts w:hint="cs"/>
          <w:rtl/>
        </w:rPr>
        <w:t xml:space="preserve">שבהפטרה </w:t>
      </w:r>
      <w:r w:rsidRPr="007435EB">
        <w:rPr>
          <w:rtl/>
        </w:rPr>
        <w:t>מגן דוד.</w:t>
      </w:r>
      <w:r w:rsidRPr="00AC0CB1">
        <w:rPr>
          <w:rStyle w:val="af2"/>
          <w:rtl/>
        </w:rPr>
        <w:t xml:space="preserve"> 'ועשיתי לך שם גדול כשם הגדלים'.</w:t>
      </w:r>
    </w:p>
    <w:p w14:paraId="762424E2" w14:textId="77777777" w:rsidR="00D661D8" w:rsidRPr="00294340" w:rsidRDefault="00D661D8" w:rsidP="00D661D8">
      <w:pPr>
        <w:pStyle w:val="36"/>
        <w:framePr w:wrap="notBeside"/>
        <w:rPr>
          <w:rtl/>
        </w:rPr>
      </w:pPr>
      <w:r w:rsidRPr="00294340">
        <w:rPr>
          <w:rtl/>
        </w:rPr>
        <w:t xml:space="preserve">תני רב יוסף: </w:t>
      </w:r>
    </w:p>
    <w:p w14:paraId="63A7E244" w14:textId="77777777" w:rsidR="00D661D8" w:rsidRPr="007435EB" w:rsidRDefault="00D661D8" w:rsidP="00D661D8">
      <w:pPr>
        <w:spacing w:after="60"/>
        <w:rPr>
          <w:rtl/>
        </w:rPr>
      </w:pPr>
      <w:r w:rsidRPr="007435EB">
        <w:rPr>
          <w:rtl/>
        </w:rPr>
        <w:t>זהו שאומרים מגן דוד.</w:t>
      </w:r>
    </w:p>
    <w:p w14:paraId="3AA047C2" w14:textId="77777777" w:rsidR="00D661D8" w:rsidRPr="00294340" w:rsidRDefault="00D661D8" w:rsidP="00D661D8">
      <w:pPr>
        <w:pStyle w:val="36"/>
        <w:framePr w:wrap="notBeside"/>
        <w:rPr>
          <w:rtl/>
        </w:rPr>
      </w:pPr>
      <w:r w:rsidRPr="00294340">
        <w:rPr>
          <w:rFonts w:hint="cs"/>
          <w:rtl/>
        </w:rPr>
        <w:t xml:space="preserve">• </w:t>
      </w:r>
      <w:r w:rsidRPr="00294340">
        <w:rPr>
          <w:rtl/>
        </w:rPr>
        <w:t>ארשב"ל</w:t>
      </w:r>
    </w:p>
    <w:p w14:paraId="31EDBD63" w14:textId="77777777" w:rsidR="00D661D8" w:rsidRPr="007435EB" w:rsidRDefault="00D661D8" w:rsidP="00D661D8">
      <w:pPr>
        <w:spacing w:before="4"/>
        <w:rPr>
          <w:rtl/>
        </w:rPr>
      </w:pPr>
      <w:r w:rsidRPr="00AC0CB1">
        <w:rPr>
          <w:rStyle w:val="af2"/>
          <w:rtl/>
        </w:rPr>
        <w:t xml:space="preserve">'ואעשך לגוי גדול' </w:t>
      </w:r>
      <w:r w:rsidRPr="007435EB">
        <w:rPr>
          <w:rtl/>
        </w:rPr>
        <w:t>- זהו שאומרים אלהי אברהם.</w:t>
      </w:r>
    </w:p>
    <w:p w14:paraId="088745A0" w14:textId="77777777" w:rsidR="00D661D8" w:rsidRPr="007435EB" w:rsidRDefault="00D661D8" w:rsidP="00D661D8">
      <w:pPr>
        <w:rPr>
          <w:rFonts w:cs="Guttman Vilna"/>
          <w:b/>
          <w:bCs/>
          <w:rtl/>
        </w:rPr>
      </w:pPr>
      <w:r w:rsidRPr="00AC0CB1">
        <w:rPr>
          <w:rStyle w:val="af2"/>
          <w:rtl/>
        </w:rPr>
        <w:t xml:space="preserve">'ואברכך' </w:t>
      </w:r>
      <w:r w:rsidRPr="007435EB">
        <w:rPr>
          <w:rtl/>
        </w:rPr>
        <w:t>- זהו שאומרים אלהי יצחק.</w:t>
      </w:r>
    </w:p>
    <w:p w14:paraId="4886C99D" w14:textId="77777777" w:rsidR="00D661D8" w:rsidRPr="007435EB" w:rsidRDefault="00D661D8" w:rsidP="00D661D8">
      <w:pPr>
        <w:rPr>
          <w:rFonts w:cs="Guttman Vilna"/>
          <w:b/>
          <w:bCs/>
          <w:rtl/>
        </w:rPr>
      </w:pPr>
      <w:r w:rsidRPr="00AC0CB1">
        <w:rPr>
          <w:rStyle w:val="af2"/>
          <w:rFonts w:hint="cs"/>
          <w:rtl/>
        </w:rPr>
        <w:t>'</w:t>
      </w:r>
      <w:r w:rsidRPr="00AC0CB1">
        <w:rPr>
          <w:rStyle w:val="af2"/>
          <w:rtl/>
        </w:rPr>
        <w:t>ואגדלה שמך</w:t>
      </w:r>
      <w:r w:rsidRPr="00AC0CB1">
        <w:rPr>
          <w:rStyle w:val="af2"/>
          <w:rFonts w:hint="cs"/>
          <w:rtl/>
        </w:rPr>
        <w:t>'</w:t>
      </w:r>
      <w:r w:rsidRPr="00AC0CB1">
        <w:rPr>
          <w:rStyle w:val="af2"/>
          <w:rtl/>
        </w:rPr>
        <w:t xml:space="preserve"> </w:t>
      </w:r>
      <w:r w:rsidRPr="007435EB">
        <w:rPr>
          <w:rtl/>
        </w:rPr>
        <w:t>- זהו שאומרים אלהי יעקב.</w:t>
      </w:r>
    </w:p>
    <w:p w14:paraId="75F1789A" w14:textId="77777777" w:rsidR="00D661D8" w:rsidRPr="007435EB" w:rsidRDefault="00D661D8" w:rsidP="00D661D8">
      <w:pPr>
        <w:rPr>
          <w:rFonts w:cs="Guttman Vilna"/>
          <w:b/>
          <w:bCs/>
          <w:rtl/>
        </w:rPr>
      </w:pPr>
      <w:r w:rsidRPr="00AC0CB1">
        <w:rPr>
          <w:rStyle w:val="af2"/>
          <w:rtl/>
        </w:rPr>
        <w:t xml:space="preserve">'והיה ברכה' </w:t>
      </w:r>
      <w:r w:rsidRPr="007435EB">
        <w:rPr>
          <w:rtl/>
        </w:rPr>
        <w:t>- בך חותמין, ואין חותמין בכולן.</w:t>
      </w:r>
    </w:p>
    <w:p w14:paraId="4BACB3B7" w14:textId="77777777" w:rsidR="00D661D8" w:rsidRDefault="00D661D8" w:rsidP="00D661D8">
      <w:pPr>
        <w:pStyle w:val="affd"/>
        <w:rPr>
          <w:bCs/>
          <w:rtl/>
        </w:rPr>
      </w:pPr>
      <w:r>
        <w:rPr>
          <w:rFonts w:hint="cs"/>
          <w:rtl/>
        </w:rPr>
        <w:t>***</w:t>
      </w:r>
    </w:p>
    <w:p w14:paraId="3B77526A" w14:textId="77777777" w:rsidR="00D661D8" w:rsidRPr="007435EB" w:rsidRDefault="00D661D8" w:rsidP="00D661D8">
      <w:pPr>
        <w:pStyle w:val="affd"/>
        <w:rPr>
          <w:bCs/>
          <w:rtl/>
        </w:rPr>
      </w:pPr>
      <w:r>
        <w:rPr>
          <w:rFonts w:hint="cs"/>
          <w:bCs/>
          <w:rtl/>
        </w:rPr>
        <w:t>נוסח הברכה</w:t>
      </w:r>
    </w:p>
    <w:p w14:paraId="6BA18BAA" w14:textId="77777777" w:rsidR="00D661D8" w:rsidRPr="007435EB" w:rsidRDefault="00D661D8" w:rsidP="00D661D8">
      <w:pPr>
        <w:pStyle w:val="afff"/>
        <w:framePr w:wrap="around"/>
        <w:rPr>
          <w:rtl/>
        </w:rPr>
      </w:pPr>
      <w:r w:rsidRPr="007435EB">
        <w:rPr>
          <w:rtl/>
        </w:rPr>
        <w:t>קיז:</w:t>
      </w:r>
    </w:p>
    <w:p w14:paraId="2F77ECD3" w14:textId="77777777" w:rsidR="00D661D8" w:rsidRPr="00027187" w:rsidRDefault="00D661D8" w:rsidP="00D661D8">
      <w:pPr>
        <w:pStyle w:val="36"/>
        <w:framePr w:wrap="notBeside"/>
        <w:rPr>
          <w:rtl/>
        </w:rPr>
      </w:pPr>
      <w:r w:rsidRPr="00027187">
        <w:rPr>
          <w:rtl/>
        </w:rPr>
        <w:t xml:space="preserve">רבא: </w:t>
      </w:r>
    </w:p>
    <w:p w14:paraId="26C51C11" w14:textId="77777777" w:rsidR="00D661D8" w:rsidRPr="007435EB" w:rsidRDefault="00D661D8" w:rsidP="00D661D8">
      <w:pPr>
        <w:rPr>
          <w:rtl/>
        </w:rPr>
      </w:pPr>
      <w:r>
        <w:rPr>
          <w:rStyle w:val="affffd"/>
          <w:rFonts w:hint="cs"/>
          <w:rtl/>
        </w:rPr>
        <w:t>מ</w:t>
      </w:r>
      <w:r w:rsidRPr="00027187">
        <w:rPr>
          <w:rStyle w:val="affffd"/>
          <w:rtl/>
        </w:rPr>
        <w:t>סבי דפומבדיתא:</w:t>
      </w:r>
      <w:r w:rsidRPr="007435EB">
        <w:rPr>
          <w:rFonts w:ascii="Fb Fontext" w:hAnsi="Fb Fontext"/>
          <w:rtl/>
        </w:rPr>
        <w:t xml:space="preserve"> בשבת, ב</w:t>
      </w:r>
      <w:r w:rsidRPr="007435EB">
        <w:rPr>
          <w:rFonts w:ascii="Fb Fontext" w:hAnsi="Fb Fontext" w:hint="cs"/>
          <w:rtl/>
        </w:rPr>
        <w:t xml:space="preserve">תפילה </w:t>
      </w:r>
      <w:r>
        <w:rPr>
          <w:rFonts w:ascii="Fb Fontext" w:hAnsi="Fb Fontext" w:hint="cs"/>
          <w:rtl/>
        </w:rPr>
        <w:t>ו</w:t>
      </w:r>
      <w:r w:rsidRPr="007435EB">
        <w:rPr>
          <w:rFonts w:ascii="Fb Fontext" w:hAnsi="Fb Fontext" w:hint="cs"/>
          <w:rtl/>
        </w:rPr>
        <w:t>בקידוש- מקד</w:t>
      </w:r>
      <w:r w:rsidRPr="007435EB">
        <w:rPr>
          <w:rFonts w:ascii="Fb Fontext" w:hAnsi="Fb Fontext"/>
          <w:rtl/>
        </w:rPr>
        <w:t>ש השבת.</w:t>
      </w:r>
    </w:p>
    <w:p w14:paraId="72D2819A" w14:textId="77777777" w:rsidR="00D661D8" w:rsidRPr="007435EB" w:rsidRDefault="00D661D8" w:rsidP="00D661D8">
      <w:pPr>
        <w:rPr>
          <w:rFonts w:cs="Guttman Vilna"/>
          <w:b/>
          <w:bCs/>
          <w:rtl/>
        </w:rPr>
      </w:pPr>
      <w:r w:rsidRPr="007435EB">
        <w:rPr>
          <w:rtl/>
        </w:rPr>
        <w:t>ביו"</w:t>
      </w:r>
      <w:r w:rsidRPr="007435EB">
        <w:rPr>
          <w:rFonts w:hint="cs"/>
          <w:rtl/>
        </w:rPr>
        <w:t xml:space="preserve">ט </w:t>
      </w:r>
      <w:r w:rsidRPr="007435EB">
        <w:rPr>
          <w:rtl/>
        </w:rPr>
        <w:t>ב</w:t>
      </w:r>
      <w:r w:rsidRPr="007435EB">
        <w:rPr>
          <w:rFonts w:hint="cs"/>
          <w:rtl/>
        </w:rPr>
        <w:t xml:space="preserve">תפילה </w:t>
      </w:r>
      <w:r>
        <w:rPr>
          <w:rFonts w:hint="cs"/>
          <w:rtl/>
        </w:rPr>
        <w:t>ו</w:t>
      </w:r>
      <w:r w:rsidRPr="007435EB">
        <w:rPr>
          <w:rFonts w:hint="cs"/>
          <w:rtl/>
        </w:rPr>
        <w:t xml:space="preserve">בקידוש </w:t>
      </w:r>
      <w:r w:rsidRPr="007435EB">
        <w:rPr>
          <w:rtl/>
        </w:rPr>
        <w:t>מקדש ישראל והזמנים.</w:t>
      </w:r>
    </w:p>
    <w:p w14:paraId="10C2F173" w14:textId="77777777" w:rsidR="00D661D8" w:rsidRPr="00027187" w:rsidRDefault="00D661D8" w:rsidP="00D661D8">
      <w:pPr>
        <w:pStyle w:val="36"/>
        <w:framePr w:wrap="notBeside"/>
        <w:rPr>
          <w:rtl/>
        </w:rPr>
      </w:pPr>
      <w:r w:rsidRPr="00027187">
        <w:rPr>
          <w:rFonts w:hint="cs"/>
          <w:rtl/>
        </w:rPr>
        <w:t xml:space="preserve">ואמרתי להם </w:t>
      </w:r>
    </w:p>
    <w:p w14:paraId="21B59009" w14:textId="77777777" w:rsidR="00D661D8" w:rsidRPr="007435EB" w:rsidRDefault="00D661D8" w:rsidP="00D661D8">
      <w:pPr>
        <w:rPr>
          <w:rtl/>
        </w:rPr>
      </w:pPr>
      <w:r w:rsidRPr="007435EB">
        <w:rPr>
          <w:rtl/>
        </w:rPr>
        <w:t xml:space="preserve">אדרבה, </w:t>
      </w:r>
      <w:r>
        <w:rPr>
          <w:rFonts w:hint="cs"/>
          <w:rtl/>
        </w:rPr>
        <w:t>בתפילה בשבת וביו''ט</w:t>
      </w:r>
      <w:r w:rsidRPr="007435EB">
        <w:rPr>
          <w:rtl/>
        </w:rPr>
        <w:t>- מקדש ישראל.</w:t>
      </w:r>
    </w:p>
    <w:p w14:paraId="4D637925" w14:textId="77777777" w:rsidR="00D661D8" w:rsidRPr="007435EB" w:rsidRDefault="00D661D8" w:rsidP="00D661D8">
      <w:pPr>
        <w:rPr>
          <w:rFonts w:cs="Guttman Vilna"/>
          <w:b/>
          <w:bCs/>
          <w:rtl/>
        </w:rPr>
      </w:pPr>
      <w:r w:rsidRPr="007435EB">
        <w:rPr>
          <w:rtl/>
        </w:rPr>
        <w:t>בקידוש</w:t>
      </w:r>
      <w:r>
        <w:rPr>
          <w:rFonts w:hint="cs"/>
          <w:rtl/>
        </w:rPr>
        <w:t xml:space="preserve"> </w:t>
      </w:r>
      <w:r w:rsidRPr="007435EB">
        <w:rPr>
          <w:rtl/>
        </w:rPr>
        <w:t xml:space="preserve">דשבת - מקדש השבת, </w:t>
      </w:r>
      <w:r>
        <w:rPr>
          <w:rFonts w:hint="cs"/>
          <w:rtl/>
        </w:rPr>
        <w:t xml:space="preserve">ביו''ט </w:t>
      </w:r>
      <w:r w:rsidRPr="007435EB">
        <w:rPr>
          <w:rtl/>
        </w:rPr>
        <w:t>מקדש ישראל והזמנים.</w:t>
      </w:r>
    </w:p>
    <w:p w14:paraId="7C2B4C0A" w14:textId="77777777" w:rsidR="00D661D8" w:rsidRPr="00027187" w:rsidRDefault="00D661D8" w:rsidP="00D661D8">
      <w:pPr>
        <w:pStyle w:val="36"/>
        <w:framePr w:wrap="notBeside"/>
        <w:rPr>
          <w:rtl/>
        </w:rPr>
      </w:pPr>
      <w:r w:rsidRPr="00027187">
        <w:rPr>
          <w:rFonts w:hint="cs"/>
          <w:rtl/>
        </w:rPr>
        <w:t>ואומר טעמכם</w:t>
      </w:r>
      <w:r w:rsidRPr="00027187">
        <w:rPr>
          <w:rtl/>
        </w:rPr>
        <w:t>:</w:t>
      </w:r>
    </w:p>
    <w:p w14:paraId="24112667" w14:textId="77777777" w:rsidR="00D661D8" w:rsidRPr="007435EB" w:rsidRDefault="00D661D8" w:rsidP="00D661D8">
      <w:pPr>
        <w:rPr>
          <w:rtl/>
        </w:rPr>
      </w:pPr>
      <w:r w:rsidRPr="007435EB">
        <w:rPr>
          <w:rtl/>
        </w:rPr>
        <w:t xml:space="preserve">שבת דקביעא וקיימא, בין </w:t>
      </w:r>
      <w:r>
        <w:rPr>
          <w:rFonts w:hint="cs"/>
          <w:rtl/>
        </w:rPr>
        <w:t xml:space="preserve">בתפילה בין בקידוש </w:t>
      </w:r>
      <w:r w:rsidRPr="007435EB">
        <w:rPr>
          <w:rtl/>
        </w:rPr>
        <w:t>מקדש השבת,</w:t>
      </w:r>
    </w:p>
    <w:p w14:paraId="40FB002E" w14:textId="77777777" w:rsidR="00D661D8" w:rsidRPr="007435EB" w:rsidRDefault="00D661D8" w:rsidP="00D661D8">
      <w:pPr>
        <w:rPr>
          <w:rtl/>
        </w:rPr>
      </w:pPr>
      <w:r>
        <w:rPr>
          <w:rFonts w:hint="cs"/>
          <w:rtl/>
        </w:rPr>
        <w:t>יו'ט</w:t>
      </w:r>
      <w:r w:rsidRPr="007435EB">
        <w:rPr>
          <w:rtl/>
        </w:rPr>
        <w:t xml:space="preserve">, דישראל </w:t>
      </w:r>
      <w:r>
        <w:rPr>
          <w:rFonts w:hint="cs"/>
          <w:rtl/>
        </w:rPr>
        <w:t xml:space="preserve">הם שמקדשים החודש ומעברים השנים </w:t>
      </w:r>
      <w:r w:rsidRPr="007435EB">
        <w:rPr>
          <w:rtl/>
        </w:rPr>
        <w:t>- מקדש ישראל והזמנים</w:t>
      </w:r>
    </w:p>
    <w:p w14:paraId="7842B87A" w14:textId="77777777" w:rsidR="00D661D8" w:rsidRPr="00027187" w:rsidRDefault="00D661D8" w:rsidP="00D661D8">
      <w:pPr>
        <w:pStyle w:val="36"/>
        <w:framePr w:wrap="notBeside"/>
        <w:rPr>
          <w:rtl/>
        </w:rPr>
      </w:pPr>
      <w:r>
        <w:rPr>
          <w:rFonts w:hint="cs"/>
          <w:rtl/>
        </w:rPr>
        <w:t>וטעמם</w:t>
      </w:r>
      <w:r w:rsidRPr="00027187">
        <w:rPr>
          <w:rFonts w:hint="cs"/>
          <w:rtl/>
        </w:rPr>
        <w:t>:</w:t>
      </w:r>
    </w:p>
    <w:p w14:paraId="32AC235F" w14:textId="77777777" w:rsidR="00D661D8" w:rsidRPr="007435EB" w:rsidRDefault="00D661D8" w:rsidP="00D661D8">
      <w:pPr>
        <w:rPr>
          <w:rtl/>
        </w:rPr>
      </w:pPr>
      <w:r>
        <w:rPr>
          <w:rFonts w:hint="cs"/>
          <w:rtl/>
        </w:rPr>
        <w:t xml:space="preserve">תפילה שהיא </w:t>
      </w:r>
      <w:r w:rsidRPr="007435EB">
        <w:rPr>
          <w:rtl/>
        </w:rPr>
        <w:t xml:space="preserve">ברבים </w:t>
      </w:r>
      <w:r>
        <w:rPr>
          <w:rFonts w:hint="cs"/>
          <w:rtl/>
        </w:rPr>
        <w:t>-</w:t>
      </w:r>
      <w:r w:rsidRPr="007435EB">
        <w:rPr>
          <w:rtl/>
        </w:rPr>
        <w:t xml:space="preserve">מקדש ישראל, קידוש </w:t>
      </w:r>
      <w:r>
        <w:rPr>
          <w:rFonts w:hint="cs"/>
          <w:rtl/>
        </w:rPr>
        <w:t>ש</w:t>
      </w:r>
      <w:r w:rsidRPr="007435EB">
        <w:rPr>
          <w:rtl/>
        </w:rPr>
        <w:t xml:space="preserve">ביחיד בשבת - מקדש השבת, </w:t>
      </w:r>
      <w:r>
        <w:rPr>
          <w:rFonts w:hint="cs"/>
          <w:rtl/>
        </w:rPr>
        <w:t>ביו''ט</w:t>
      </w:r>
      <w:r w:rsidRPr="007435EB">
        <w:rPr>
          <w:rtl/>
        </w:rPr>
        <w:t xml:space="preserve">- מקדש ישראל </w:t>
      </w:r>
      <w:r w:rsidRPr="007435EB">
        <w:rPr>
          <w:rFonts w:hint="cs"/>
          <w:rtl/>
        </w:rPr>
        <w:t>והזמנים</w:t>
      </w:r>
    </w:p>
    <w:p w14:paraId="10D5C184" w14:textId="77777777" w:rsidR="00D661D8" w:rsidRPr="00027187" w:rsidRDefault="00D661D8" w:rsidP="00D661D8">
      <w:pPr>
        <w:pStyle w:val="36"/>
        <w:framePr w:wrap="notBeside"/>
        <w:rPr>
          <w:rtl/>
        </w:rPr>
      </w:pPr>
      <w:r w:rsidRPr="00027187">
        <w:rPr>
          <w:rtl/>
        </w:rPr>
        <w:t>ולא היא,</w:t>
      </w:r>
    </w:p>
    <w:p w14:paraId="736D9BCC" w14:textId="77777777" w:rsidR="00D661D8" w:rsidRDefault="00D661D8" w:rsidP="00D661D8">
      <w:pPr>
        <w:rPr>
          <w:rFonts w:ascii="Fb Fontext" w:hAnsi="Fb Fontext"/>
          <w:rtl/>
        </w:rPr>
      </w:pPr>
      <w:r>
        <w:rPr>
          <w:rFonts w:ascii="Fb Fontext" w:hAnsi="Fb Fontext" w:hint="cs"/>
          <w:rtl/>
        </w:rPr>
        <w:t xml:space="preserve">שהרי תפילה שייכת גם ביחיד, וקידוש שייך גם ברבים, </w:t>
      </w:r>
    </w:p>
    <w:p w14:paraId="4EFEDFD0" w14:textId="77777777" w:rsidR="00D661D8" w:rsidRPr="00027187" w:rsidRDefault="00D661D8" w:rsidP="00D661D8">
      <w:pPr>
        <w:pStyle w:val="36"/>
        <w:framePr w:wrap="notBeside"/>
        <w:rPr>
          <w:rtl/>
        </w:rPr>
      </w:pPr>
      <w:r w:rsidRPr="00027187">
        <w:rPr>
          <w:rtl/>
        </w:rPr>
        <w:t>ורבא סבר:</w:t>
      </w:r>
    </w:p>
    <w:p w14:paraId="22DD0E66" w14:textId="77777777" w:rsidR="00D661D8" w:rsidRPr="007435EB" w:rsidRDefault="00D661D8" w:rsidP="00D661D8">
      <w:pPr>
        <w:rPr>
          <w:rtl/>
        </w:rPr>
      </w:pPr>
      <w:r w:rsidRPr="007435EB">
        <w:rPr>
          <w:rFonts w:ascii="Fb Fontext" w:hAnsi="Fb Fontext"/>
          <w:rtl/>
        </w:rPr>
        <w:t xml:space="preserve"> זיל בתר עיקר.</w:t>
      </w:r>
    </w:p>
    <w:p w14:paraId="157E1EBF" w14:textId="77777777" w:rsidR="00D661D8" w:rsidRDefault="00D661D8" w:rsidP="00D661D8">
      <w:pPr>
        <w:pStyle w:val="afffff0"/>
        <w:rPr>
          <w:rtl/>
        </w:rPr>
      </w:pPr>
      <w:r>
        <w:rPr>
          <w:rFonts w:hint="cs"/>
          <w:rtl/>
        </w:rPr>
        <w:lastRenderedPageBreak/>
        <w:t>הלכה כסבי דפומבדיתא</w:t>
      </w:r>
    </w:p>
    <w:p w14:paraId="226E4800" w14:textId="77777777" w:rsidR="00D661D8" w:rsidRPr="00027187" w:rsidRDefault="00D661D8" w:rsidP="00D661D8">
      <w:pPr>
        <w:pStyle w:val="36"/>
        <w:framePr w:wrap="notBeside"/>
        <w:rPr>
          <w:rtl/>
        </w:rPr>
      </w:pPr>
      <w:r w:rsidRPr="00027187">
        <w:rPr>
          <w:rFonts w:hint="cs"/>
          <w:rtl/>
        </w:rPr>
        <w:t>מ</w:t>
      </w:r>
      <w:r>
        <w:rPr>
          <w:rFonts w:hint="cs"/>
          <w:rtl/>
        </w:rPr>
        <w:t xml:space="preserve">הך </w:t>
      </w:r>
      <w:r w:rsidRPr="00027187">
        <w:rPr>
          <w:rFonts w:hint="cs"/>
          <w:rtl/>
        </w:rPr>
        <w:t>דעו</w:t>
      </w:r>
      <w:r w:rsidRPr="00027187">
        <w:rPr>
          <w:rtl/>
        </w:rPr>
        <w:t>לא</w:t>
      </w:r>
    </w:p>
    <w:p w14:paraId="7BCCEDD4" w14:textId="77777777" w:rsidR="00D661D8" w:rsidRPr="007435EB" w:rsidRDefault="00D661D8" w:rsidP="00D661D8">
      <w:pPr>
        <w:rPr>
          <w:rtl/>
        </w:rPr>
      </w:pPr>
      <w:r w:rsidRPr="007435EB">
        <w:rPr>
          <w:rtl/>
        </w:rPr>
        <w:t xml:space="preserve"> </w:t>
      </w:r>
      <w:r>
        <w:rPr>
          <w:rFonts w:hint="cs"/>
          <w:rtl/>
        </w:rPr>
        <w:t xml:space="preserve">ירד לפני רבא ואמר כסבי דפומבדיתא ורבא לא השיבו, משמע שרבא חזר בו </w:t>
      </w:r>
      <w:r>
        <w:rPr>
          <w:rStyle w:val="affffff0"/>
          <w:rFonts w:hint="cs"/>
          <w:rtl/>
        </w:rPr>
        <w:t>והסכים שהלכה כסבי דפומבדיתא</w:t>
      </w:r>
      <w:r w:rsidRPr="007435EB">
        <w:rPr>
          <w:rtl/>
        </w:rPr>
        <w:t>.</w:t>
      </w:r>
    </w:p>
    <w:p w14:paraId="7FCCE94E" w14:textId="77777777" w:rsidR="00D661D8" w:rsidRPr="00027187" w:rsidRDefault="00D661D8" w:rsidP="00D661D8">
      <w:pPr>
        <w:pStyle w:val="36"/>
        <w:framePr w:wrap="notBeside"/>
        <w:rPr>
          <w:rtl/>
        </w:rPr>
      </w:pPr>
      <w:r>
        <w:rPr>
          <w:rFonts w:hint="cs"/>
          <w:rtl/>
        </w:rPr>
        <w:t xml:space="preserve">וכן </w:t>
      </w:r>
      <w:r w:rsidRPr="00027187">
        <w:rPr>
          <w:rtl/>
        </w:rPr>
        <w:t>ר</w:t>
      </w:r>
      <w:r>
        <w:rPr>
          <w:rFonts w:hint="cs"/>
          <w:rtl/>
        </w:rPr>
        <w:t xml:space="preserve">''פ </w:t>
      </w:r>
    </w:p>
    <w:p w14:paraId="731F48F3" w14:textId="77777777" w:rsidR="00D661D8" w:rsidRPr="007435EB" w:rsidRDefault="00D661D8" w:rsidP="00D661D8">
      <w:pPr>
        <w:spacing w:before="4"/>
        <w:rPr>
          <w:rtl/>
        </w:rPr>
      </w:pPr>
      <w:r>
        <w:rPr>
          <w:rStyle w:val="affffd"/>
          <w:rFonts w:hint="cs"/>
          <w:rtl/>
        </w:rPr>
        <w:t xml:space="preserve">שיבח לר''נ שאמר שהלכה כסבי דפומבדיתא </w:t>
      </w:r>
    </w:p>
    <w:p w14:paraId="123E769C" w14:textId="77777777" w:rsidR="00D661D8" w:rsidRPr="00027187" w:rsidRDefault="00D661D8" w:rsidP="00D661D8">
      <w:pPr>
        <w:pStyle w:val="36"/>
        <w:framePr w:wrap="notBeside"/>
        <w:rPr>
          <w:rtl/>
        </w:rPr>
      </w:pPr>
      <w:r w:rsidRPr="00027187">
        <w:rPr>
          <w:rtl/>
        </w:rPr>
        <w:t xml:space="preserve">רבינא: </w:t>
      </w:r>
    </w:p>
    <w:p w14:paraId="0158FA8B" w14:textId="77777777" w:rsidR="00D661D8" w:rsidRPr="007435EB" w:rsidRDefault="00D661D8" w:rsidP="00D661D8">
      <w:pPr>
        <w:rPr>
          <w:rtl/>
        </w:rPr>
      </w:pPr>
      <w:r>
        <w:rPr>
          <w:rFonts w:hint="cs"/>
          <w:rtl/>
        </w:rPr>
        <w:t>כשבאתי למרימר ב</w:t>
      </w:r>
      <w:r w:rsidRPr="007435EB">
        <w:rPr>
          <w:rFonts w:hint="cs"/>
          <w:rtl/>
        </w:rPr>
        <w:t>סורא</w:t>
      </w:r>
      <w:r w:rsidRPr="007435EB">
        <w:rPr>
          <w:rtl/>
        </w:rPr>
        <w:t xml:space="preserve">, </w:t>
      </w:r>
      <w:r>
        <w:rPr>
          <w:rFonts w:hint="cs"/>
          <w:rtl/>
        </w:rPr>
        <w:t>וה</w:t>
      </w:r>
      <w:r w:rsidRPr="007435EB">
        <w:rPr>
          <w:rFonts w:hint="cs"/>
          <w:rtl/>
        </w:rPr>
        <w:t>ש</w:t>
      </w:r>
      <w:r w:rsidRPr="007435EB">
        <w:rPr>
          <w:rtl/>
        </w:rPr>
        <w:t>"</w:t>
      </w:r>
      <w:r w:rsidRPr="007435EB">
        <w:rPr>
          <w:rFonts w:hint="cs"/>
          <w:rtl/>
        </w:rPr>
        <w:t>צ</w:t>
      </w:r>
      <w:r>
        <w:rPr>
          <w:rFonts w:hint="cs"/>
          <w:rtl/>
        </w:rPr>
        <w:t xml:space="preserve"> </w:t>
      </w:r>
      <w:r w:rsidRPr="007435EB">
        <w:rPr>
          <w:rtl/>
        </w:rPr>
        <w:t xml:space="preserve">אמר כסבי דפומבדיתא, </w:t>
      </w:r>
      <w:r>
        <w:rPr>
          <w:rFonts w:hint="cs"/>
          <w:rtl/>
        </w:rPr>
        <w:t xml:space="preserve">וכולם השתיקוהו </w:t>
      </w:r>
      <w:r>
        <w:rPr>
          <w:rStyle w:val="affffff0"/>
          <w:rFonts w:hint="cs"/>
          <w:rtl/>
        </w:rPr>
        <w:t xml:space="preserve">שיאמר כרבא </w:t>
      </w:r>
      <w:r w:rsidRPr="00027187">
        <w:rPr>
          <w:rStyle w:val="affffd"/>
          <w:rFonts w:hint="cs"/>
          <w:rtl/>
        </w:rPr>
        <w:t>ו</w:t>
      </w:r>
      <w:r>
        <w:rPr>
          <w:rStyle w:val="affffd"/>
          <w:rFonts w:hint="cs"/>
          <w:rtl/>
        </w:rPr>
        <w:t>אמר להם</w:t>
      </w:r>
      <w:r w:rsidRPr="00027187">
        <w:rPr>
          <w:rStyle w:val="affffd"/>
          <w:rFonts w:hint="cs"/>
          <w:rtl/>
        </w:rPr>
        <w:t xml:space="preserve"> מרימר</w:t>
      </w:r>
      <w:r w:rsidRPr="00027187">
        <w:rPr>
          <w:rStyle w:val="affffd"/>
          <w:rtl/>
        </w:rPr>
        <w:t>:</w:t>
      </w:r>
      <w:r w:rsidRPr="00027187">
        <w:rPr>
          <w:rtl/>
        </w:rPr>
        <w:t xml:space="preserve"> </w:t>
      </w:r>
      <w:r>
        <w:rPr>
          <w:rFonts w:hint="cs"/>
          <w:rtl/>
        </w:rPr>
        <w:t>עזבוהו</w:t>
      </w:r>
      <w:r w:rsidRPr="007435EB">
        <w:rPr>
          <w:rtl/>
        </w:rPr>
        <w:t xml:space="preserve">, </w:t>
      </w:r>
      <w:r>
        <w:rPr>
          <w:rFonts w:hint="cs"/>
          <w:rtl/>
        </w:rPr>
        <w:t>שהלכה</w:t>
      </w:r>
      <w:r w:rsidRPr="007435EB">
        <w:rPr>
          <w:rtl/>
        </w:rPr>
        <w:t xml:space="preserve"> כסבי דפומבדיתא. ולא </w:t>
      </w:r>
      <w:r>
        <w:rPr>
          <w:rFonts w:hint="cs"/>
          <w:rtl/>
        </w:rPr>
        <w:t>השתיקוהו יותר</w:t>
      </w:r>
      <w:r w:rsidRPr="007435EB">
        <w:rPr>
          <w:rtl/>
        </w:rPr>
        <w:t>.</w:t>
      </w:r>
    </w:p>
    <w:p w14:paraId="4D905EFE" w14:textId="77777777" w:rsidR="00D661D8" w:rsidRPr="007435EB" w:rsidRDefault="00D661D8" w:rsidP="00D661D8">
      <w:pPr>
        <w:pStyle w:val="affd"/>
        <w:rPr>
          <w:bCs/>
          <w:rtl/>
        </w:rPr>
      </w:pPr>
      <w:r>
        <w:rPr>
          <w:rFonts w:hint="cs"/>
          <w:rtl/>
        </w:rPr>
        <w:t>***</w:t>
      </w:r>
    </w:p>
    <w:p w14:paraId="36990E77" w14:textId="77777777" w:rsidR="00D661D8" w:rsidRPr="007435EB" w:rsidRDefault="00D661D8" w:rsidP="00D661D8">
      <w:pPr>
        <w:pStyle w:val="afff"/>
        <w:framePr w:wrap="around"/>
        <w:rPr>
          <w:rtl/>
        </w:rPr>
      </w:pPr>
      <w:r w:rsidRPr="007435EB">
        <w:rPr>
          <w:rtl/>
        </w:rPr>
        <w:t>קיז:</w:t>
      </w:r>
    </w:p>
    <w:p>
      <w:pPr>
        <w:pStyle w:val="affffff1"/>
        <w:rPr>
          <w:ins w:id="20208" w:author="קלוד" w:date="2026-10-06T10:09:47Z"/>
        </w:rPr>
      </w:pPr>
      <w:ins w:id="20207" w:author="קלוד" w:date="2026-10-06T10:09:47Z">
        <w:r>
          <w:t xml:space="preserve">משנה ז</w:t>
        </w:r>
      </w:ins>
    </w:p>
    <w:p w14:paraId="28CCC885" w14:textId="77777777" w:rsidR="00D661D8" w:rsidRPr="007435EB" w:rsidRDefault="00D661D8" w:rsidP="00D661D8">
      <w:pPr>
        <w:pStyle w:val="afff5"/>
        <w:rPr>
          <w:del w:id="20137" w:author="קלוד" w:date="2026-10-06T10:16:37Z"/>
          <w:b/>
          <w:rtl/>
        </w:rPr>
      </w:pPr>
      <w:ins w:id="9896" w:author="מספור קטעי משנה" w:date="2026-10-06T06:45:41Z">
        <w:del w:id="20135" w:author="קלוד" w:date="2026-10-06T10:16:37Z">
          <w:r>
            <w:rPr>
              <w:rStyle w:val="MisparKeta"/>
            </w:rPr>
            <w:delText xml:space="preserve">ג. </w:delText>
          </w:r>
        </w:del>
      </w:ins>
      <w:del w:id="20136" w:author="קלוד" w:date="2026-10-06T10:16:37Z">
        <w:r w:rsidRPr="007435EB">
          <w:rPr>
            <w:b/>
            <w:sz w:val="20"/>
            <w:rtl/>
          </w:rPr>
          <w:delText xml:space="preserve">משנה.</w:delText>
        </w:r>
      </w:del>
    </w:p>
    <w:p w14:paraId="53354F43" w14:textId="77777777" w:rsidR="00D661D8" w:rsidRPr="007435EB" w:rsidRDefault="00D661D8" w:rsidP="00D661D8">
      <w:pPr>
        <w:pStyle w:val="afff5"/>
        <w:rPr>
          <w:b/>
          <w:rtl/>
        </w:rPr>
      </w:pPr>
      <w:r w:rsidRPr="007435EB">
        <w:rPr>
          <w:b/>
          <w:rtl/>
        </w:rPr>
        <w:t>מזגו לו כוס שלישי - מברך על מזונו.</w:t>
      </w:r>
    </w:p>
    <w:p w14:paraId="3F2E98FA" w14:textId="77777777" w:rsidR="00D661D8" w:rsidRPr="007435EB" w:rsidRDefault="00D661D8" w:rsidP="00D661D8">
      <w:pPr>
        <w:pStyle w:val="afff5"/>
        <w:rPr>
          <w:b/>
          <w:rtl/>
        </w:rPr>
      </w:pPr>
      <w:r w:rsidRPr="007435EB">
        <w:rPr>
          <w:b/>
          <w:rtl/>
        </w:rPr>
        <w:t>רביעי - גומר עליו את הלל, ואומר עליו ברכת השיר.</w:t>
      </w:r>
    </w:p>
    <w:p w14:paraId="79AF8E47" w14:textId="77777777" w:rsidR="00D661D8" w:rsidRPr="00027187" w:rsidRDefault="00D661D8" w:rsidP="00D661D8">
      <w:pPr>
        <w:pStyle w:val="afff5"/>
        <w:rPr>
          <w:rStyle w:val="affffff0"/>
          <w:rtl/>
        </w:rPr>
      </w:pPr>
      <w:r w:rsidRPr="007435EB">
        <w:rPr>
          <w:b/>
          <w:rtl/>
        </w:rPr>
        <w:t xml:space="preserve">בין הכוסות הללו, אם רוצה לשתות - ישתה. </w:t>
      </w:r>
      <w:r w:rsidRPr="00027187">
        <w:rPr>
          <w:rStyle w:val="HesberMishna"/>
          <w:rtl/>
          <w:rPrChange w:id="20083" w:author="קלוד" w:date="2026-10-06T10:09:47Z">
            <w:rPr>
              <w:rStyle w:val="affffff0"/>
              <w:rtl/>
            </w:rPr>
          </w:rPrChange>
        </w:rPr>
        <w:t>[דיין שקודם המזון אינו משכר]</w:t>
      </w:r>
    </w:p>
    <w:p w14:paraId="5EF2235E" w14:textId="77777777" w:rsidR="00D661D8" w:rsidRPr="007435EB" w:rsidRDefault="00D661D8" w:rsidP="00D661D8">
      <w:pPr>
        <w:pStyle w:val="afff5"/>
        <w:rPr>
          <w:b/>
          <w:rtl/>
        </w:rPr>
      </w:pPr>
      <w:r w:rsidRPr="007435EB">
        <w:rPr>
          <w:b/>
          <w:rtl/>
        </w:rPr>
        <w:tab/>
        <w:t xml:space="preserve">בין שלישי לרביעי לא ישתה. </w:t>
      </w:r>
      <w:r w:rsidRPr="003916C8">
        <w:rPr>
          <w:rStyle w:val="HesberMishna"/>
          <w:rtl/>
          <w:rPrChange w:id="20084" w:author="קלוד" w:date="2026-10-06T10:09:47Z">
            <w:rPr>
              <w:rStyle w:val="affffff0"/>
              <w:rtl/>
            </w:rPr>
          </w:rPrChange>
        </w:rPr>
        <w:t>[שלא ישתכר]</w:t>
      </w:r>
    </w:p>
    <w:p w14:paraId="0A43A472" w14:textId="77777777" w:rsidR="00D661D8" w:rsidRPr="007435EB" w:rsidRDefault="00D661D8" w:rsidP="00D661D8">
      <w:pPr>
        <w:pStyle w:val="afff"/>
        <w:framePr w:wrap="around"/>
        <w:rPr>
          <w:rtl/>
        </w:rPr>
      </w:pPr>
      <w:r w:rsidRPr="007435EB">
        <w:rPr>
          <w:rtl/>
        </w:rPr>
        <w:t>קיז:</w:t>
      </w:r>
    </w:p>
    <w:p w14:paraId="60084DFA" w14:textId="77777777" w:rsidR="00D661D8" w:rsidRPr="00027187" w:rsidRDefault="00D661D8" w:rsidP="00D661D8">
      <w:pPr>
        <w:pStyle w:val="36"/>
        <w:framePr w:wrap="notBeside"/>
        <w:rPr>
          <w:rtl/>
        </w:rPr>
      </w:pPr>
      <w:r w:rsidRPr="00027187">
        <w:rPr>
          <w:rtl/>
        </w:rPr>
        <w:t xml:space="preserve">ר"ח לרבא: </w:t>
      </w:r>
    </w:p>
    <w:p w14:paraId="39A4623D" w14:textId="77777777" w:rsidR="00D661D8" w:rsidRPr="007435EB" w:rsidRDefault="00D661D8" w:rsidP="00D661D8">
      <w:pPr>
        <w:rPr>
          <w:rtl/>
        </w:rPr>
      </w:pPr>
      <w:r w:rsidRPr="007435EB">
        <w:rPr>
          <w:rFonts w:ascii="Fb Fontext" w:hAnsi="Fb Fontext"/>
          <w:rtl/>
        </w:rPr>
        <w:t>ש"מ ברכת המזון טעונה כוס.</w:t>
      </w:r>
    </w:p>
    <w:p w14:paraId="72597FA5" w14:textId="77777777" w:rsidR="00D661D8" w:rsidRPr="00027187" w:rsidRDefault="00D661D8" w:rsidP="00D661D8">
      <w:pPr>
        <w:pStyle w:val="36"/>
        <w:framePr w:wrap="notBeside"/>
        <w:rPr>
          <w:rtl/>
        </w:rPr>
      </w:pPr>
      <w:r w:rsidRPr="00027187">
        <w:rPr>
          <w:rtl/>
        </w:rPr>
        <w:t xml:space="preserve">א"ל </w:t>
      </w:r>
    </w:p>
    <w:p w14:paraId="6E82D3B3" w14:textId="77777777" w:rsidR="00D661D8" w:rsidRPr="007435EB" w:rsidRDefault="00D661D8" w:rsidP="00D661D8">
      <w:pPr>
        <w:rPr>
          <w:rtl/>
        </w:rPr>
      </w:pPr>
      <w:r w:rsidRPr="007435EB">
        <w:rPr>
          <w:rFonts w:ascii="Fb Fontext" w:hAnsi="Fb Fontext"/>
          <w:sz w:val="20"/>
          <w:rtl/>
        </w:rPr>
        <w:t xml:space="preserve">ארבע כסי תיקנו רבנן דרך חירות, כל חד וחד </w:t>
      </w:r>
      <w:r>
        <w:rPr>
          <w:rFonts w:ascii="Fb Fontext" w:hAnsi="Fb Fontext" w:hint="cs"/>
          <w:sz w:val="20"/>
          <w:rtl/>
        </w:rPr>
        <w:t xml:space="preserve">יעשה בו </w:t>
      </w:r>
      <w:r w:rsidRPr="007435EB">
        <w:rPr>
          <w:rFonts w:ascii="Fb Fontext" w:hAnsi="Fb Fontext"/>
          <w:sz w:val="20"/>
          <w:rtl/>
        </w:rPr>
        <w:t>מצוה.</w:t>
      </w:r>
    </w:p>
    <w:p w14:paraId="2C00767C" w14:textId="77777777" w:rsidR="00D661D8" w:rsidRDefault="00D661D8" w:rsidP="00D661D8">
      <w:pPr>
        <w:pStyle w:val="afffd"/>
        <w:rPr>
          <w:rtl/>
        </w:rPr>
      </w:pPr>
      <w:ins w:id="9897" w:author="מספור קטעי משנה" w:date="2026-10-06T06:45:41Z">
        <w:r>
          <w:rPr>
            <w:rStyle w:val="MisparKeta"/>
          </w:rPr>
          <w:t xml:space="preserve">ה. </w:t>
        </w:r>
      </w:ins>
      <w:r w:rsidRPr="007435EB">
        <w:rPr>
          <w:rtl/>
        </w:rPr>
        <w:t xml:space="preserve">רביעי גומר עליו את ההלל ואומר עליו ברכת השיר. </w:t>
      </w:r>
    </w:p>
    <w:p w14:paraId="28CE41A6" w14:textId="77777777" w:rsidR="00D661D8" w:rsidRPr="003916C8" w:rsidRDefault="00D661D8" w:rsidP="00D661D8">
      <w:pPr>
        <w:pStyle w:val="36"/>
        <w:framePr w:wrap="notBeside"/>
        <w:rPr>
          <w:rtl/>
        </w:rPr>
      </w:pPr>
      <w:r w:rsidRPr="003916C8">
        <w:rPr>
          <w:rtl/>
        </w:rPr>
        <w:t>ר"י</w:t>
      </w:r>
      <w:r w:rsidRPr="003916C8">
        <w:rPr>
          <w:rFonts w:hint="cs"/>
          <w:rtl/>
        </w:rPr>
        <w:t>:</w:t>
      </w:r>
      <w:r w:rsidRPr="003916C8">
        <w:rPr>
          <w:rtl/>
        </w:rPr>
        <w:t xml:space="preserve"> </w:t>
      </w:r>
    </w:p>
    <w:p w14:paraId="0BB9458A" w14:textId="77777777" w:rsidR="00D661D8" w:rsidRPr="007435EB" w:rsidRDefault="00D661D8" w:rsidP="00D661D8">
      <w:pPr>
        <w:rPr>
          <w:rFonts w:cs="Guttman Vilna"/>
          <w:b/>
          <w:bCs/>
          <w:rtl/>
        </w:rPr>
      </w:pPr>
      <w:r w:rsidRPr="007435EB">
        <w:rPr>
          <w:rtl/>
        </w:rPr>
        <w:t xml:space="preserve">יהללוך ה' אלהינו, </w:t>
      </w:r>
      <w:r w:rsidRPr="003916C8">
        <w:rPr>
          <w:rStyle w:val="affffd"/>
          <w:rtl/>
        </w:rPr>
        <w:t>ורי"ו</w:t>
      </w:r>
      <w:r w:rsidRPr="003916C8">
        <w:rPr>
          <w:rStyle w:val="affffd"/>
          <w:rFonts w:hint="cs"/>
          <w:rtl/>
        </w:rPr>
        <w:t>:</w:t>
      </w:r>
      <w:r w:rsidRPr="007435EB">
        <w:rPr>
          <w:rtl/>
        </w:rPr>
        <w:t xml:space="preserve"> נשמת כל חי.</w:t>
      </w:r>
    </w:p>
    <w:p w14:paraId="5DAD7681" w14:textId="77777777" w:rsidR="00D661D8" w:rsidRPr="003916C8" w:rsidRDefault="00D661D8" w:rsidP="00D661D8">
      <w:pPr>
        <w:pStyle w:val="36"/>
        <w:framePr w:wrap="notBeside"/>
        <w:rPr>
          <w:rtl/>
        </w:rPr>
      </w:pPr>
      <w:r w:rsidRPr="003916C8">
        <w:rPr>
          <w:rFonts w:hint="cs"/>
          <w:rtl/>
        </w:rPr>
        <w:t xml:space="preserve">• </w:t>
      </w:r>
      <w:r w:rsidRPr="003916C8">
        <w:rPr>
          <w:rtl/>
        </w:rPr>
        <w:t xml:space="preserve">ת"ר: </w:t>
      </w:r>
    </w:p>
    <w:p w14:paraId="62A8159E" w14:textId="77777777" w:rsidR="00D661D8" w:rsidRDefault="00D661D8" w:rsidP="00D661D8">
      <w:pPr>
        <w:spacing w:before="4"/>
        <w:rPr>
          <w:rFonts w:ascii="Fb Fontext" w:hAnsi="Fb Fontext"/>
          <w:rtl/>
        </w:rPr>
      </w:pPr>
      <w:r>
        <w:rPr>
          <w:rStyle w:val="affffd"/>
          <w:rFonts w:ascii="Fb Fontext" w:hAnsi="Fb Fontext"/>
          <w:rtl/>
          <w:rPrChange w:id="11453" w:author="מנוע אמוראים" w:date="2026-10-05T16:42:03Z">
            <w:rPr>
              <w:rFonts w:ascii="Fb Fontext" w:hAnsi="Fb Fontext"/>
              <w:rtl/>
            </w:rPr>
          </w:rPrChange>
        </w:rPr>
        <w:t xml:space="preserve">ר"ט</w:t>
      </w:r>
      <w:r>
        <w:rPr>
          <w:rFonts w:ascii="Fb Fontext" w:hAnsi="Fb Fontext"/>
          <w:rtl/>
        </w:rPr>
        <w:t xml:space="preserve"> רביעי גומר עליו את ההלל, ואומר הלל הגדול, | </w:t>
      </w:r>
    </w:p>
    <w:p w14:paraId="655237AC" w14:textId="77777777" w:rsidR="00D661D8" w:rsidRPr="007435EB" w:rsidRDefault="00D661D8" w:rsidP="00D661D8">
      <w:pPr>
        <w:spacing w:before="4"/>
        <w:rPr>
          <w:rtl/>
        </w:rPr>
      </w:pPr>
      <w:r w:rsidRPr="007435EB">
        <w:rPr>
          <w:rFonts w:ascii="Fb Fontext" w:hAnsi="Fb Fontext"/>
          <w:rtl/>
        </w:rPr>
        <w:t xml:space="preserve">וי"א </w:t>
      </w:r>
      <w:r w:rsidRPr="00AC0CB1">
        <w:rPr>
          <w:rStyle w:val="af2"/>
          <w:rtl/>
        </w:rPr>
        <w:t xml:space="preserve">'ה' </w:t>
      </w:r>
      <w:r>
        <w:rPr>
          <w:rStyle w:val="af2"/>
          <w:rFonts w:ascii="Fb Fontext" w:hAnsi="Fb Fontext"/>
          <w:i/>
          <w:iCs/>
          <w:rtl/>
          <w:rPrChange w:id="9250" w:author="מנוע פסוקים" w:date="2026-10-05T16:38:40Z">
            <w:rPr>
              <w:rFonts w:ascii="Fb Fontext" w:hAnsi="Fb Fontext"/>
              <w:i/>
              <w:iCs/>
              <w:rtl/>
            </w:rPr>
          </w:rPrChange>
        </w:rPr>
        <w:t xml:space="preserve">רעי לא אחסר</w:t>
      </w:r>
      <w:r>
        <w:rPr>
          <w:rFonts w:ascii="Fb Fontext" w:hAnsi="Fb Fontext"/>
          <w:i/>
          <w:iCs/>
          <w:rtl/>
        </w:rPr>
        <w:t xml:space="preserve">'.</w:t>
      </w:r>
    </w:p>
    <w:p w14:paraId="1E2EA331" w14:textId="77777777" w:rsidR="00D661D8" w:rsidRPr="003916C8" w:rsidRDefault="00D661D8" w:rsidP="00D661D8">
      <w:pPr>
        <w:pStyle w:val="afffff0"/>
        <w:rPr>
          <w:rtl/>
        </w:rPr>
      </w:pPr>
      <w:r w:rsidRPr="003916C8">
        <w:rPr>
          <w:rFonts w:hint="cs"/>
          <w:rtl/>
        </w:rPr>
        <w:t xml:space="preserve">• </w:t>
      </w:r>
      <w:r w:rsidRPr="003916C8">
        <w:rPr>
          <w:rtl/>
        </w:rPr>
        <w:t>מהיכן הלל הגדול.</w:t>
      </w:r>
    </w:p>
    <w:p w14:paraId="7E37633E" w14:textId="77777777" w:rsidR="00D661D8" w:rsidRPr="003916C8" w:rsidRDefault="00D661D8" w:rsidP="00D661D8">
      <w:pPr>
        <w:pStyle w:val="36"/>
        <w:framePr w:wrap="notBeside"/>
        <w:rPr>
          <w:rtl/>
        </w:rPr>
      </w:pPr>
      <w:r w:rsidRPr="003916C8">
        <w:rPr>
          <w:rtl/>
        </w:rPr>
        <w:t>ר"י</w:t>
      </w:r>
      <w:r w:rsidRPr="003916C8">
        <w:rPr>
          <w:rFonts w:hint="cs"/>
          <w:rtl/>
        </w:rPr>
        <w:t>:</w:t>
      </w:r>
    </w:p>
    <w:p w14:paraId="2DE73690" w14:textId="77777777" w:rsidR="00D661D8" w:rsidRPr="007435EB" w:rsidRDefault="00D661D8" w:rsidP="00D661D8">
      <w:pPr>
        <w:rPr>
          <w:rFonts w:cs="Guttman Vilna"/>
          <w:b/>
          <w:bCs/>
          <w:rtl/>
        </w:rPr>
      </w:pPr>
      <w:r w:rsidRPr="007435EB">
        <w:rPr>
          <w:rtl/>
        </w:rPr>
        <w:t xml:space="preserve"> </w:t>
      </w:r>
      <w:r w:rsidRPr="003916C8">
        <w:rPr>
          <w:rStyle w:val="af2"/>
          <w:rtl/>
        </w:rPr>
        <w:t>הודו</w:t>
      </w:r>
      <w:r w:rsidRPr="007435EB">
        <w:rPr>
          <w:rtl/>
        </w:rPr>
        <w:t xml:space="preserve"> עד</w:t>
      </w:r>
      <w:r w:rsidRPr="00AC0CB1">
        <w:rPr>
          <w:rStyle w:val="af2"/>
          <w:rtl/>
        </w:rPr>
        <w:t xml:space="preserve"> 'נהרות בבל'.</w:t>
      </w:r>
    </w:p>
    <w:p w14:paraId="1A2501AA" w14:textId="77777777" w:rsidR="00D661D8" w:rsidRPr="003916C8" w:rsidRDefault="00D661D8" w:rsidP="00D661D8">
      <w:pPr>
        <w:pStyle w:val="36"/>
        <w:framePr w:wrap="notBeside"/>
        <w:rPr>
          <w:rtl/>
        </w:rPr>
      </w:pPr>
      <w:r w:rsidRPr="003916C8">
        <w:rPr>
          <w:rtl/>
        </w:rPr>
        <w:t>ורי"ו</w:t>
      </w:r>
      <w:r w:rsidRPr="003916C8">
        <w:rPr>
          <w:rFonts w:hint="cs"/>
          <w:rtl/>
        </w:rPr>
        <w:t>:</w:t>
      </w:r>
    </w:p>
    <w:p w14:paraId="18BD97F3" w14:textId="77777777" w:rsidR="00D661D8" w:rsidRPr="007435EB" w:rsidRDefault="00D661D8" w:rsidP="00D661D8">
      <w:pPr>
        <w:rPr>
          <w:rFonts w:cs="Guttman Vilna"/>
          <w:b/>
          <w:bCs/>
          <w:rtl/>
        </w:rPr>
      </w:pPr>
      <w:r w:rsidRPr="007435EB">
        <w:rPr>
          <w:rtl/>
        </w:rPr>
        <w:t xml:space="preserve"> מ</w:t>
      </w:r>
      <w:r w:rsidRPr="003916C8">
        <w:rPr>
          <w:rStyle w:val="af2"/>
          <w:rtl/>
        </w:rPr>
        <w:t>שיר המעלות</w:t>
      </w:r>
      <w:r w:rsidRPr="007435EB">
        <w:rPr>
          <w:rtl/>
        </w:rPr>
        <w:t xml:space="preserve"> עד </w:t>
      </w:r>
      <w:r w:rsidRPr="003916C8">
        <w:rPr>
          <w:rStyle w:val="af2"/>
          <w:rtl/>
        </w:rPr>
        <w:t>נהרות בבל</w:t>
      </w:r>
      <w:r w:rsidRPr="003916C8">
        <w:rPr>
          <w:rStyle w:val="af2"/>
          <w:rFonts w:hint="cs"/>
          <w:rtl/>
        </w:rPr>
        <w:t>'</w:t>
      </w:r>
      <w:r w:rsidRPr="007435EB">
        <w:rPr>
          <w:rtl/>
        </w:rPr>
        <w:t>.</w:t>
      </w:r>
    </w:p>
    <w:p w14:paraId="3C7AF9CD" w14:textId="77777777" w:rsidR="00D661D8" w:rsidRPr="003916C8" w:rsidRDefault="00D661D8" w:rsidP="00D661D8">
      <w:pPr>
        <w:pStyle w:val="36"/>
        <w:framePr w:wrap="notBeside"/>
        <w:rPr>
          <w:rtl/>
        </w:rPr>
      </w:pPr>
      <w:r w:rsidRPr="003916C8">
        <w:rPr>
          <w:rtl/>
        </w:rPr>
        <w:t>ראב"י</w:t>
      </w:r>
      <w:r w:rsidRPr="003916C8">
        <w:rPr>
          <w:rFonts w:hint="cs"/>
          <w:rtl/>
        </w:rPr>
        <w:t>:</w:t>
      </w:r>
    </w:p>
    <w:p w14:paraId="54CE13F9" w14:textId="77777777" w:rsidR="00D661D8" w:rsidRPr="007435EB" w:rsidRDefault="00D661D8" w:rsidP="00D661D8">
      <w:pPr>
        <w:spacing w:after="60"/>
        <w:rPr>
          <w:rFonts w:cs="Guttman Vilna"/>
          <w:b/>
          <w:bCs/>
          <w:rtl/>
        </w:rPr>
      </w:pPr>
      <w:r w:rsidRPr="007435EB">
        <w:rPr>
          <w:rtl/>
        </w:rPr>
        <w:t xml:space="preserve"> מ</w:t>
      </w:r>
      <w:r w:rsidRPr="003916C8">
        <w:rPr>
          <w:rStyle w:val="af2"/>
          <w:rFonts w:hint="cs"/>
          <w:rtl/>
        </w:rPr>
        <w:t>'</w:t>
      </w:r>
      <w:r w:rsidRPr="003916C8">
        <w:rPr>
          <w:rStyle w:val="af2"/>
          <w:rtl/>
        </w:rPr>
        <w:t>כי יעקב בחר לו יה</w:t>
      </w:r>
      <w:r w:rsidRPr="003916C8">
        <w:rPr>
          <w:rStyle w:val="af2"/>
          <w:rFonts w:hint="cs"/>
          <w:rtl/>
        </w:rPr>
        <w:t>'</w:t>
      </w:r>
      <w:r w:rsidRPr="007435EB">
        <w:rPr>
          <w:rtl/>
        </w:rPr>
        <w:t xml:space="preserve"> עד</w:t>
      </w:r>
      <w:r w:rsidRPr="00AC0CB1">
        <w:rPr>
          <w:rStyle w:val="af2"/>
          <w:rtl/>
        </w:rPr>
        <w:t xml:space="preserve"> </w:t>
      </w:r>
      <w:r w:rsidRPr="00AC0CB1">
        <w:rPr>
          <w:rStyle w:val="af2"/>
          <w:rFonts w:hint="cs"/>
          <w:rtl/>
        </w:rPr>
        <w:t>'</w:t>
      </w:r>
      <w:r w:rsidRPr="00AC0CB1">
        <w:rPr>
          <w:rStyle w:val="af2"/>
          <w:rtl/>
        </w:rPr>
        <w:t>נהרות בבל</w:t>
      </w:r>
      <w:r w:rsidRPr="00AC0CB1">
        <w:rPr>
          <w:rStyle w:val="af2"/>
          <w:rFonts w:hint="cs"/>
          <w:rtl/>
        </w:rPr>
        <w:t>'</w:t>
      </w:r>
      <w:r w:rsidRPr="00AC0CB1">
        <w:rPr>
          <w:rStyle w:val="af2"/>
          <w:rtl/>
        </w:rPr>
        <w:t>.</w:t>
      </w:r>
    </w:p>
    <w:p w14:paraId="00E123E2" w14:textId="77777777" w:rsidR="00D661D8" w:rsidRPr="003916C8" w:rsidRDefault="00D661D8" w:rsidP="00D661D8">
      <w:pPr>
        <w:pStyle w:val="36"/>
        <w:framePr w:wrap="notBeside"/>
        <w:rPr>
          <w:rtl/>
        </w:rPr>
      </w:pPr>
      <w:r>
        <w:rPr>
          <w:rFonts w:hint="cs"/>
          <w:rtl/>
        </w:rPr>
        <w:t>רי''ו:</w:t>
      </w:r>
      <w:r w:rsidRPr="003916C8">
        <w:rPr>
          <w:rFonts w:hint="cs"/>
          <w:rtl/>
        </w:rPr>
        <w:t xml:space="preserve"> </w:t>
      </w:r>
    </w:p>
    <w:p w14:paraId="582A4235" w14:textId="77777777" w:rsidR="00D661D8" w:rsidRPr="007435EB" w:rsidRDefault="00D661D8" w:rsidP="00D661D8">
      <w:pPr>
        <w:spacing w:after="60"/>
        <w:rPr>
          <w:rtl/>
        </w:rPr>
      </w:pPr>
      <w:r w:rsidRPr="003916C8">
        <w:rPr>
          <w:b/>
          <w:bCs/>
          <w:rtl/>
        </w:rPr>
        <w:t>נקרא שמו הלל הגדול</w:t>
      </w:r>
      <w:r w:rsidRPr="003916C8">
        <w:rPr>
          <w:rStyle w:val="affffd"/>
          <w:b w:val="0"/>
          <w:bCs w:val="0"/>
          <w:rtl/>
        </w:rPr>
        <w:t>.</w:t>
      </w:r>
      <w:r w:rsidRPr="003916C8">
        <w:rPr>
          <w:rStyle w:val="affffd"/>
          <w:rFonts w:hint="cs"/>
          <w:b w:val="0"/>
          <w:bCs w:val="0"/>
          <w:rtl/>
        </w:rPr>
        <w:t>-</w:t>
      </w:r>
      <w:r w:rsidRPr="003916C8">
        <w:rPr>
          <w:rStyle w:val="affffd"/>
          <w:rFonts w:hint="cs"/>
          <w:rtl/>
        </w:rPr>
        <w:t xml:space="preserve"> </w:t>
      </w:r>
      <w:r w:rsidRPr="007435EB">
        <w:rPr>
          <w:rtl/>
        </w:rPr>
        <w:t>מפני שה' יושב ברומו של עולם, ומחלק מזונות לכל בריה.</w:t>
      </w:r>
    </w:p>
    <w:p w14:paraId="683AD26E" w14:textId="77777777" w:rsidR="00D661D8" w:rsidRPr="003916C8" w:rsidRDefault="00D661D8" w:rsidP="00D661D8">
      <w:pPr>
        <w:pStyle w:val="36"/>
        <w:framePr w:wrap="notBeside"/>
        <w:rPr>
          <w:rtl/>
        </w:rPr>
      </w:pPr>
      <w:r w:rsidRPr="003916C8">
        <w:rPr>
          <w:rtl/>
        </w:rPr>
        <w:t>ריב"ל:</w:t>
      </w:r>
    </w:p>
    <w:p w14:paraId="33A7AFD6" w14:textId="77777777" w:rsidR="00D661D8" w:rsidRPr="007435EB" w:rsidRDefault="00D661D8" w:rsidP="00D661D8">
      <w:pPr>
        <w:spacing w:before="4"/>
        <w:rPr>
          <w:rtl/>
        </w:rPr>
      </w:pPr>
      <w:r w:rsidRPr="007435EB">
        <w:rPr>
          <w:rFonts w:hint="cs"/>
          <w:rtl/>
        </w:rPr>
        <w:t xml:space="preserve">כ"ו </w:t>
      </w:r>
      <w:r w:rsidRPr="007435EB">
        <w:rPr>
          <w:rtl/>
        </w:rPr>
        <w:t>הודו כנגד</w:t>
      </w:r>
      <w:r w:rsidRPr="007435EB">
        <w:rPr>
          <w:rFonts w:hint="cs"/>
          <w:rtl/>
        </w:rPr>
        <w:t xml:space="preserve"> </w:t>
      </w:r>
      <w:r w:rsidRPr="007435EB">
        <w:rPr>
          <w:rtl/>
        </w:rPr>
        <w:t>כ"ו דורות שברא הקב"ה בעולמו, ולא נתן להם תורה, וזן אותם בחסדו.</w:t>
      </w:r>
    </w:p>
    <w:p w14:paraId="43117178" w14:textId="77777777" w:rsidR="00D661D8" w:rsidRPr="003916C8" w:rsidRDefault="00D661D8" w:rsidP="00D661D8">
      <w:pPr>
        <w:pStyle w:val="36"/>
        <w:framePr w:wrap="notBeside"/>
        <w:rPr>
          <w:rtl/>
        </w:rPr>
      </w:pPr>
      <w:r w:rsidRPr="003916C8">
        <w:rPr>
          <w:rFonts w:hint="cs"/>
          <w:rtl/>
        </w:rPr>
        <w:t xml:space="preserve">• </w:t>
      </w:r>
      <w:r w:rsidRPr="003916C8">
        <w:rPr>
          <w:rtl/>
        </w:rPr>
        <w:t>ר"ח</w:t>
      </w:r>
      <w:r w:rsidRPr="003916C8">
        <w:rPr>
          <w:rFonts w:hint="cs"/>
          <w:rtl/>
        </w:rPr>
        <w:t>:</w:t>
      </w:r>
    </w:p>
    <w:p w14:paraId="0F3AE270" w14:textId="77777777" w:rsidR="00D661D8" w:rsidRPr="007435EB" w:rsidRDefault="00D661D8" w:rsidP="00D661D8">
      <w:pPr>
        <w:spacing w:before="4"/>
        <w:rPr>
          <w:rtl/>
        </w:rPr>
      </w:pPr>
      <w:r w:rsidRPr="003916C8">
        <w:rPr>
          <w:rStyle w:val="af2"/>
          <w:rtl/>
        </w:rPr>
        <w:t>הודו לה' כי טוב -</w:t>
      </w:r>
      <w:r w:rsidRPr="007435EB">
        <w:rPr>
          <w:rtl/>
        </w:rPr>
        <w:t xml:space="preserve"> הודו לה' שגובה חובתו של אדם בטובתו.</w:t>
      </w:r>
    </w:p>
    <w:p w14:paraId="610D8DFF" w14:textId="77777777" w:rsidR="00D661D8" w:rsidRPr="007435EB" w:rsidRDefault="00D661D8" w:rsidP="00D661D8">
      <w:pPr>
        <w:rPr>
          <w:rtl/>
        </w:rPr>
      </w:pPr>
      <w:r w:rsidRPr="007435EB">
        <w:rPr>
          <w:rtl/>
        </w:rPr>
        <w:t>עשיר בשורו, עני בשיו, יתום בביצתו, אלמנה בתרנגולתה.</w:t>
      </w:r>
    </w:p>
    <w:p w14:paraId="600D4906" w14:textId="77777777" w:rsidR="00D661D8" w:rsidRPr="007435EB" w:rsidRDefault="00D661D8" w:rsidP="00D661D8">
      <w:pPr>
        <w:pStyle w:val="affd"/>
        <w:rPr>
          <w:bCs/>
          <w:rtl/>
        </w:rPr>
      </w:pPr>
      <w:r>
        <w:rPr>
          <w:rFonts w:hint="cs"/>
          <w:rtl/>
        </w:rPr>
        <w:t>***</w:t>
      </w:r>
    </w:p>
    <w:p w14:paraId="78B75FC4" w14:textId="77777777" w:rsidR="00D661D8" w:rsidRPr="005C3FF1" w:rsidRDefault="00D661D8" w:rsidP="00D661D8">
      <w:pPr>
        <w:pStyle w:val="afff"/>
        <w:framePr w:wrap="around"/>
        <w:rPr>
          <w:rStyle w:val="afffa"/>
          <w:rtl/>
        </w:rPr>
      </w:pPr>
      <w:r w:rsidRPr="007435EB">
        <w:rPr>
          <w:rtl/>
        </w:rPr>
        <w:t>קיח</w:t>
      </w:r>
      <w:r w:rsidRPr="005C3FF1">
        <w:rPr>
          <w:rStyle w:val="afffa"/>
          <w:rtl/>
        </w:rPr>
        <w:t>:</w:t>
      </w:r>
    </w:p>
    <w:p w14:paraId="2DE1D452" w14:textId="77777777" w:rsidR="00D661D8" w:rsidRPr="003916C8" w:rsidRDefault="00D661D8" w:rsidP="00D661D8">
      <w:pPr>
        <w:pStyle w:val="36"/>
        <w:framePr w:wrap="notBeside"/>
        <w:rPr>
          <w:rtl/>
        </w:rPr>
      </w:pPr>
      <w:r w:rsidRPr="003916C8">
        <w:rPr>
          <w:rtl/>
        </w:rPr>
        <w:t>ר"י:</w:t>
      </w:r>
    </w:p>
    <w:p w14:paraId="4B9B19D7" w14:textId="77777777" w:rsidR="00D661D8" w:rsidRDefault="00D661D8" w:rsidP="00D661D8">
      <w:pPr>
        <w:spacing w:before="4"/>
        <w:rPr>
          <w:rFonts w:ascii="Fb Fontext" w:hAnsi="Fb Fontext"/>
          <w:rtl/>
        </w:rPr>
      </w:pPr>
      <w:r w:rsidRPr="007435EB">
        <w:rPr>
          <w:rFonts w:ascii="Fb Fontext" w:hAnsi="Fb Fontext"/>
          <w:rtl/>
        </w:rPr>
        <w:t xml:space="preserve">קשין מזונותיו של אדם כפליים כיולדה. </w:t>
      </w:r>
    </w:p>
    <w:p w14:paraId="183B34F5" w14:textId="77777777" w:rsidR="00D661D8" w:rsidRPr="007435EB" w:rsidRDefault="00D661D8" w:rsidP="00D661D8">
      <w:pPr>
        <w:spacing w:before="4"/>
        <w:rPr>
          <w:rtl/>
        </w:rPr>
      </w:pPr>
      <w:r w:rsidRPr="007435EB">
        <w:rPr>
          <w:rFonts w:ascii="Fb Fontext" w:hAnsi="Fb Fontext"/>
          <w:rtl/>
        </w:rPr>
        <w:t xml:space="preserve">דאילו ביולדה </w:t>
      </w:r>
      <w:r w:rsidRPr="003916C8">
        <w:rPr>
          <w:rStyle w:val="affffd"/>
          <w:rtl/>
        </w:rPr>
        <w:t>כתיב</w:t>
      </w:r>
      <w:r w:rsidRPr="00AC0CB1">
        <w:rPr>
          <w:rStyle w:val="af2"/>
          <w:rtl/>
        </w:rPr>
        <w:t xml:space="preserve"> 'בעצב',</w:t>
      </w:r>
      <w:r w:rsidRPr="007435EB">
        <w:rPr>
          <w:rFonts w:ascii="Fb Fontext" w:hAnsi="Fb Fontext"/>
          <w:rtl/>
        </w:rPr>
        <w:t xml:space="preserve"> ובמזונות </w:t>
      </w:r>
      <w:r w:rsidRPr="003916C8">
        <w:rPr>
          <w:rStyle w:val="affffd"/>
          <w:rtl/>
        </w:rPr>
        <w:t>כתיב</w:t>
      </w:r>
      <w:r w:rsidRPr="00AC0CB1">
        <w:rPr>
          <w:rStyle w:val="af2"/>
          <w:rtl/>
        </w:rPr>
        <w:t xml:space="preserve"> 'בעצבון</w:t>
      </w:r>
      <w:r w:rsidRPr="00AC0CB1">
        <w:rPr>
          <w:rStyle w:val="af2"/>
          <w:rFonts w:hint="cs"/>
          <w:rtl/>
        </w:rPr>
        <w:t>'</w:t>
      </w:r>
      <w:r w:rsidRPr="00AC0CB1">
        <w:rPr>
          <w:rStyle w:val="af2"/>
          <w:rtl/>
        </w:rPr>
        <w:t>.</w:t>
      </w:r>
    </w:p>
    <w:p w14:paraId="326B6B67" w14:textId="77777777" w:rsidR="00D661D8" w:rsidRPr="003916C8" w:rsidRDefault="00D661D8" w:rsidP="00D661D8">
      <w:pPr>
        <w:pStyle w:val="36"/>
        <w:framePr w:wrap="notBeside"/>
        <w:rPr>
          <w:rtl/>
        </w:rPr>
      </w:pPr>
      <w:r w:rsidRPr="003916C8">
        <w:rPr>
          <w:rtl/>
        </w:rPr>
        <w:t>ואר"יו:</w:t>
      </w:r>
    </w:p>
    <w:p w14:paraId="5E04246F" w14:textId="77777777" w:rsidR="00D661D8" w:rsidRDefault="00D661D8" w:rsidP="00D661D8">
      <w:pPr>
        <w:rPr>
          <w:rtl/>
        </w:rPr>
      </w:pPr>
      <w:r w:rsidRPr="007435EB">
        <w:rPr>
          <w:rtl/>
        </w:rPr>
        <w:t xml:space="preserve">קשין מזונותיו של אדם יותר מן הגאולה. </w:t>
      </w:r>
    </w:p>
    <w:p w14:paraId="5FF6A43E" w14:textId="77777777" w:rsidR="00D661D8" w:rsidRPr="007435EB" w:rsidRDefault="00D661D8" w:rsidP="00D661D8">
      <w:pPr>
        <w:rPr>
          <w:rtl/>
        </w:rPr>
      </w:pPr>
      <w:r w:rsidRPr="00AC0CB1">
        <w:rPr>
          <w:rStyle w:val="af2"/>
          <w:rtl/>
        </w:rPr>
        <w:t>ד'המלאך הגאל אתי מכל רע</w:t>
      </w:r>
      <w:r w:rsidRPr="00AC0CB1">
        <w:rPr>
          <w:rStyle w:val="af2"/>
          <w:rFonts w:hint="cs"/>
          <w:rtl/>
        </w:rPr>
        <w:t>'</w:t>
      </w:r>
      <w:r w:rsidRPr="00AC0CB1">
        <w:rPr>
          <w:rStyle w:val="af2"/>
          <w:rtl/>
        </w:rPr>
        <w:t xml:space="preserve"> </w:t>
      </w:r>
      <w:r w:rsidRPr="007435EB">
        <w:rPr>
          <w:rtl/>
        </w:rPr>
        <w:t>- מלאך בעלמא.</w:t>
      </w:r>
    </w:p>
    <w:p w14:paraId="1407CA46" w14:textId="77777777" w:rsidR="00D661D8" w:rsidRPr="007435EB" w:rsidRDefault="00D661D8" w:rsidP="00D661D8">
      <w:pPr>
        <w:rPr>
          <w:rtl/>
        </w:rPr>
      </w:pPr>
      <w:r w:rsidRPr="007435EB">
        <w:rPr>
          <w:rtl/>
        </w:rPr>
        <w:t xml:space="preserve">ואילו במזונות כתיב </w:t>
      </w:r>
      <w:r w:rsidRPr="003916C8">
        <w:rPr>
          <w:rStyle w:val="af2"/>
          <w:rtl/>
        </w:rPr>
        <w:t>'האלהים הרעה אתי.</w:t>
      </w:r>
    </w:p>
    <w:p w14:paraId="09E79A8D" w14:textId="77777777" w:rsidR="00D661D8" w:rsidRPr="003916C8" w:rsidRDefault="00D661D8" w:rsidP="00D661D8">
      <w:pPr>
        <w:pStyle w:val="36"/>
        <w:framePr w:wrap="notBeside"/>
        <w:rPr>
          <w:rtl/>
        </w:rPr>
      </w:pPr>
      <w:r w:rsidRPr="003916C8">
        <w:rPr>
          <w:rtl/>
        </w:rPr>
        <w:t>אריב"ל</w:t>
      </w:r>
      <w:r w:rsidRPr="003916C8">
        <w:rPr>
          <w:rFonts w:hint="cs"/>
          <w:rtl/>
        </w:rPr>
        <w:t>:</w:t>
      </w:r>
    </w:p>
    <w:p w14:paraId="1520D2C4" w14:textId="77777777" w:rsidR="00D661D8" w:rsidRPr="007435EB" w:rsidRDefault="00D661D8" w:rsidP="00D661D8">
      <w:pPr>
        <w:spacing w:before="4"/>
        <w:rPr>
          <w:rtl/>
        </w:rPr>
      </w:pPr>
      <w:r w:rsidRPr="007435EB">
        <w:rPr>
          <w:rtl/>
        </w:rPr>
        <w:t xml:space="preserve">בשעה שאמר הקב"ה לאדם </w:t>
      </w:r>
      <w:r w:rsidRPr="003916C8">
        <w:rPr>
          <w:rStyle w:val="af2"/>
          <w:rtl/>
        </w:rPr>
        <w:t>'וקוץ ודרדר תצמיח לך</w:t>
      </w:r>
      <w:r w:rsidRPr="007435EB">
        <w:rPr>
          <w:rtl/>
        </w:rPr>
        <w:t xml:space="preserve"> זלגו עיניו דמעות</w:t>
      </w:r>
    </w:p>
    <w:p w14:paraId="27425DE1" w14:textId="77777777" w:rsidR="00D661D8" w:rsidRPr="003916C8" w:rsidRDefault="00D661D8" w:rsidP="00D661D8">
      <w:pPr>
        <w:pStyle w:val="36"/>
        <w:framePr w:wrap="notBeside"/>
        <w:rPr>
          <w:rtl/>
        </w:rPr>
      </w:pPr>
      <w:r w:rsidRPr="003916C8">
        <w:rPr>
          <w:rtl/>
        </w:rPr>
        <w:t>אמר לפניו:</w:t>
      </w:r>
    </w:p>
    <w:p w14:paraId="38184ED0" w14:textId="77777777" w:rsidR="00D661D8" w:rsidRDefault="00D661D8" w:rsidP="00D661D8">
      <w:pPr>
        <w:rPr>
          <w:rtl/>
        </w:rPr>
      </w:pPr>
      <w:r>
        <w:rPr>
          <w:rStyle w:val="affffd"/>
          <w:rtl/>
          <w:rPrChange w:id="11454" w:author="מנוע אמוראים" w:date="2026-10-05T16:42:03Z">
            <w:rPr>
              <w:rtl/>
            </w:rPr>
          </w:rPrChange>
        </w:rPr>
        <w:t xml:space="preserve">רבש"ע</w:t>
      </w:r>
      <w:r>
        <w:rPr>
          <w:rtl/>
        </w:rPr>
        <w:t xml:space="preserve">, אני וחמורי נאכל באבוס אחד, </w:t>
      </w:r>
    </w:p>
    <w:p w14:paraId="179465BF" w14:textId="77777777" w:rsidR="00D661D8" w:rsidRPr="003916C8" w:rsidRDefault="00D661D8" w:rsidP="00D661D8">
      <w:pPr>
        <w:pStyle w:val="36"/>
        <w:framePr w:wrap="notBeside"/>
        <w:rPr>
          <w:rtl/>
        </w:rPr>
      </w:pPr>
      <w:r w:rsidRPr="003916C8">
        <w:rPr>
          <w:rtl/>
        </w:rPr>
        <w:t>כיון שא"ל</w:t>
      </w:r>
      <w:r w:rsidRPr="003916C8">
        <w:rPr>
          <w:rFonts w:hint="cs"/>
          <w:rtl/>
        </w:rPr>
        <w:t xml:space="preserve"> </w:t>
      </w:r>
    </w:p>
    <w:p w14:paraId="330FFE3E" w14:textId="77777777" w:rsidR="00D661D8" w:rsidRPr="007435EB" w:rsidRDefault="00D661D8" w:rsidP="00D661D8">
      <w:pPr>
        <w:spacing w:after="60"/>
        <w:rPr>
          <w:rtl/>
        </w:rPr>
      </w:pPr>
      <w:r w:rsidRPr="00AC0CB1">
        <w:rPr>
          <w:rStyle w:val="af2"/>
          <w:rtl/>
        </w:rPr>
        <w:t xml:space="preserve">'בזעת אפך תאכל לחם' </w:t>
      </w:r>
      <w:r w:rsidRPr="007435EB">
        <w:rPr>
          <w:rtl/>
        </w:rPr>
        <w:t>- נתקררה דעתו.</w:t>
      </w:r>
    </w:p>
    <w:p w14:paraId="079970A9" w14:textId="77777777" w:rsidR="00D661D8" w:rsidRPr="003916C8" w:rsidRDefault="00D661D8" w:rsidP="00D661D8">
      <w:pPr>
        <w:pStyle w:val="36"/>
        <w:framePr w:wrap="notBeside"/>
        <w:rPr>
          <w:rtl/>
        </w:rPr>
      </w:pPr>
      <w:r w:rsidRPr="003916C8">
        <w:rPr>
          <w:rtl/>
        </w:rPr>
        <w:t>ארשב"ל:</w:t>
      </w:r>
    </w:p>
    <w:p w14:paraId="2483B898" w14:textId="77777777" w:rsidR="00D661D8" w:rsidRPr="007435EB" w:rsidRDefault="00D661D8" w:rsidP="00D661D8">
      <w:pPr>
        <w:spacing w:after="60"/>
        <w:rPr>
          <w:rtl/>
        </w:rPr>
      </w:pPr>
      <w:r w:rsidRPr="007435EB">
        <w:rPr>
          <w:rFonts w:ascii="Fb Fontext" w:hAnsi="Fb Fontext"/>
          <w:sz w:val="20"/>
          <w:rtl/>
        </w:rPr>
        <w:t xml:space="preserve">אשרינו אם עמדנו בראשונה, ועדיין לא </w:t>
      </w:r>
      <w:r>
        <w:rPr>
          <w:rFonts w:ascii="Fb Fontext" w:hAnsi="Fb Fontext" w:hint="cs"/>
          <w:sz w:val="20"/>
          <w:rtl/>
        </w:rPr>
        <w:t xml:space="preserve">מופקעים אנו לגמרי מאותה קללה שהרי </w:t>
      </w:r>
      <w:r w:rsidRPr="007435EB">
        <w:rPr>
          <w:rFonts w:ascii="Fb Fontext" w:hAnsi="Fb Fontext"/>
          <w:sz w:val="20"/>
          <w:rtl/>
        </w:rPr>
        <w:t xml:space="preserve">אכלינן </w:t>
      </w:r>
      <w:r>
        <w:rPr>
          <w:rFonts w:ascii="Fb Fontext" w:hAnsi="Fb Fontext" w:hint="cs"/>
          <w:sz w:val="20"/>
          <w:rtl/>
        </w:rPr>
        <w:t>גם מעשבי השדה</w:t>
      </w:r>
      <w:r w:rsidRPr="007435EB">
        <w:rPr>
          <w:rFonts w:ascii="Fb Fontext" w:hAnsi="Fb Fontext"/>
          <w:sz w:val="20"/>
          <w:rtl/>
        </w:rPr>
        <w:t>.</w:t>
      </w:r>
    </w:p>
    <w:p w14:paraId="6C4D77B5" w14:textId="77777777" w:rsidR="00D661D8" w:rsidRPr="003916C8" w:rsidRDefault="00D661D8" w:rsidP="00D661D8">
      <w:pPr>
        <w:pStyle w:val="36"/>
        <w:framePr w:wrap="notBeside"/>
        <w:rPr>
          <w:rtl/>
        </w:rPr>
      </w:pPr>
      <w:r w:rsidRPr="003916C8">
        <w:rPr>
          <w:rFonts w:hint="cs"/>
          <w:rtl/>
        </w:rPr>
        <w:t>ר"ש</w:t>
      </w:r>
      <w:r w:rsidRPr="003916C8">
        <w:rPr>
          <w:rtl/>
        </w:rPr>
        <w:t xml:space="preserve"> דראב"ע: </w:t>
      </w:r>
    </w:p>
    <w:p w14:paraId="72F64872" w14:textId="77777777" w:rsidR="00D661D8" w:rsidRPr="007435EB" w:rsidRDefault="00D661D8" w:rsidP="00D661D8">
      <w:pPr>
        <w:spacing w:before="4"/>
        <w:rPr>
          <w:rtl/>
        </w:rPr>
      </w:pPr>
      <w:r w:rsidRPr="007435EB">
        <w:rPr>
          <w:rFonts w:ascii="Fb Fontext" w:hAnsi="Fb Fontext"/>
          <w:rtl/>
        </w:rPr>
        <w:t xml:space="preserve">קשין </w:t>
      </w:r>
      <w:r w:rsidRPr="003916C8">
        <w:rPr>
          <w:rFonts w:ascii="Fb Fontext" w:hAnsi="Fb Fontext"/>
          <w:b/>
          <w:bCs/>
          <w:rtl/>
        </w:rPr>
        <w:t>מזונותיו</w:t>
      </w:r>
      <w:r w:rsidRPr="007435EB">
        <w:rPr>
          <w:rFonts w:ascii="Fb Fontext" w:hAnsi="Fb Fontext"/>
          <w:rtl/>
        </w:rPr>
        <w:t xml:space="preserve"> של אדם כקריעת ים סוף, </w:t>
      </w:r>
      <w:r w:rsidRPr="00AC0CB1">
        <w:rPr>
          <w:rStyle w:val="af2"/>
          <w:rtl/>
        </w:rPr>
        <w:t>ד'נתן לחם לכל בשר</w:t>
      </w:r>
      <w:r w:rsidRPr="00AC0CB1">
        <w:rPr>
          <w:rStyle w:val="af2"/>
          <w:rFonts w:hint="cs"/>
          <w:rtl/>
        </w:rPr>
        <w:t>'</w:t>
      </w:r>
      <w:r w:rsidRPr="00AC0CB1">
        <w:rPr>
          <w:rStyle w:val="af2"/>
          <w:rtl/>
        </w:rPr>
        <w:t xml:space="preserve"> </w:t>
      </w:r>
      <w:r w:rsidRPr="007435EB">
        <w:rPr>
          <w:rFonts w:ascii="Fb Fontext" w:hAnsi="Fb Fontext"/>
          <w:rtl/>
        </w:rPr>
        <w:t>וסמיך</w:t>
      </w:r>
      <w:r w:rsidRPr="00AC0CB1">
        <w:rPr>
          <w:rStyle w:val="af2"/>
          <w:rFonts w:hint="cs"/>
          <w:rtl/>
        </w:rPr>
        <w:t xml:space="preserve"> '</w:t>
      </w:r>
      <w:r w:rsidRPr="00AC0CB1">
        <w:rPr>
          <w:rStyle w:val="af2"/>
          <w:rtl/>
        </w:rPr>
        <w:t>לגזר ים סוף לגזרים</w:t>
      </w:r>
      <w:r w:rsidRPr="00AC0CB1">
        <w:rPr>
          <w:rStyle w:val="af2"/>
          <w:rFonts w:hint="cs"/>
          <w:rtl/>
        </w:rPr>
        <w:t>'</w:t>
      </w:r>
      <w:r w:rsidRPr="00AC0CB1">
        <w:rPr>
          <w:rStyle w:val="af2"/>
          <w:rtl/>
        </w:rPr>
        <w:t>.</w:t>
      </w:r>
    </w:p>
    <w:p w14:paraId="6D463A9E" w14:textId="77777777" w:rsidR="00D661D8" w:rsidRPr="003916C8" w:rsidRDefault="00D661D8" w:rsidP="00D661D8">
      <w:pPr>
        <w:pStyle w:val="36"/>
        <w:framePr w:wrap="notBeside"/>
        <w:rPr>
          <w:rtl/>
        </w:rPr>
      </w:pPr>
      <w:r w:rsidRPr="003916C8">
        <w:rPr>
          <w:rtl/>
        </w:rPr>
        <w:t xml:space="preserve">ראב"ע: </w:t>
      </w:r>
    </w:p>
    <w:p w14:paraId="3A43AD52" w14:textId="77777777" w:rsidR="00D661D8" w:rsidRPr="007435EB" w:rsidRDefault="00D661D8" w:rsidP="00D661D8">
      <w:pPr>
        <w:spacing w:before="4"/>
        <w:rPr>
          <w:rtl/>
        </w:rPr>
      </w:pPr>
      <w:r w:rsidRPr="007435EB">
        <w:rPr>
          <w:rtl/>
        </w:rPr>
        <w:t xml:space="preserve">קשין </w:t>
      </w:r>
      <w:r w:rsidRPr="003916C8">
        <w:rPr>
          <w:b/>
          <w:bCs/>
          <w:rtl/>
        </w:rPr>
        <w:t>נקביו</w:t>
      </w:r>
      <w:r w:rsidRPr="007435EB">
        <w:rPr>
          <w:rtl/>
        </w:rPr>
        <w:t xml:space="preserve"> של אדם כיום המיתה וכקריעת ים סוף, </w:t>
      </w:r>
      <w:r w:rsidRPr="003916C8">
        <w:rPr>
          <w:rStyle w:val="affffd"/>
          <w:rtl/>
        </w:rPr>
        <w:t>שנא'</w:t>
      </w:r>
      <w:r w:rsidRPr="00AC0CB1">
        <w:rPr>
          <w:rStyle w:val="af2"/>
          <w:rtl/>
        </w:rPr>
        <w:t xml:space="preserve"> </w:t>
      </w:r>
      <w:r w:rsidRPr="00AC0CB1">
        <w:rPr>
          <w:rStyle w:val="af2"/>
          <w:rFonts w:hint="cs"/>
          <w:rtl/>
        </w:rPr>
        <w:t>'</w:t>
      </w:r>
      <w:r w:rsidRPr="00AC0CB1">
        <w:rPr>
          <w:rStyle w:val="af2"/>
          <w:rtl/>
        </w:rPr>
        <w:t>מהר צעה להפתח</w:t>
      </w:r>
      <w:r w:rsidRPr="00AC0CB1">
        <w:rPr>
          <w:rStyle w:val="af2"/>
          <w:rFonts w:hint="cs"/>
          <w:rtl/>
        </w:rPr>
        <w:t xml:space="preserve">' </w:t>
      </w:r>
      <w:r w:rsidRPr="003916C8">
        <w:rPr>
          <w:rStyle w:val="affffd"/>
          <w:rtl/>
        </w:rPr>
        <w:t>וכתיב בתריה</w:t>
      </w:r>
      <w:r w:rsidRPr="00AC0CB1">
        <w:rPr>
          <w:rStyle w:val="af2"/>
          <w:rtl/>
        </w:rPr>
        <w:t xml:space="preserve"> </w:t>
      </w:r>
      <w:r w:rsidRPr="00AC0CB1">
        <w:rPr>
          <w:rStyle w:val="af2"/>
          <w:rFonts w:hint="cs"/>
          <w:rtl/>
        </w:rPr>
        <w:t>'</w:t>
      </w:r>
      <w:r w:rsidRPr="00AC0CB1">
        <w:rPr>
          <w:rStyle w:val="af2"/>
          <w:rtl/>
        </w:rPr>
        <w:t>רגע הים ויהמו גליו</w:t>
      </w:r>
      <w:r w:rsidRPr="00AC0CB1">
        <w:rPr>
          <w:rStyle w:val="af2"/>
          <w:rFonts w:hint="cs"/>
          <w:rtl/>
        </w:rPr>
        <w:t>'</w:t>
      </w:r>
      <w:r w:rsidRPr="00AC0CB1">
        <w:rPr>
          <w:rStyle w:val="af2"/>
          <w:rtl/>
        </w:rPr>
        <w:t>.</w:t>
      </w:r>
    </w:p>
    <w:p w14:paraId="515CE83F" w14:textId="77777777" w:rsidR="00D661D8" w:rsidRPr="003916C8" w:rsidRDefault="00D661D8" w:rsidP="00D661D8">
      <w:pPr>
        <w:pStyle w:val="36"/>
        <w:framePr w:wrap="notBeside"/>
        <w:rPr>
          <w:rtl/>
        </w:rPr>
      </w:pPr>
      <w:r w:rsidRPr="003916C8">
        <w:rPr>
          <w:rFonts w:hint="cs"/>
          <w:rtl/>
        </w:rPr>
        <w:t xml:space="preserve">• </w:t>
      </w:r>
      <w:r w:rsidRPr="003916C8">
        <w:rPr>
          <w:rtl/>
        </w:rPr>
        <w:t>ואר"ש מראב"ע:</w:t>
      </w:r>
    </w:p>
    <w:p w14:paraId="7446A155" w14:textId="77777777" w:rsidR="00D661D8" w:rsidRPr="007435EB" w:rsidRDefault="00D661D8" w:rsidP="00D661D8">
      <w:pPr>
        <w:spacing w:before="4"/>
        <w:rPr>
          <w:rtl/>
        </w:rPr>
      </w:pPr>
      <w:r w:rsidRPr="007435EB">
        <w:rPr>
          <w:rtl/>
        </w:rPr>
        <w:t xml:space="preserve"> כל המבזה את </w:t>
      </w:r>
      <w:r w:rsidRPr="003916C8">
        <w:rPr>
          <w:b/>
          <w:bCs/>
          <w:rtl/>
        </w:rPr>
        <w:t>המועדות</w:t>
      </w:r>
      <w:r w:rsidRPr="007435EB">
        <w:rPr>
          <w:rtl/>
        </w:rPr>
        <w:t xml:space="preserve"> כאילו עובד ע"ז,</w:t>
      </w:r>
      <w:r w:rsidRPr="00AC0CB1">
        <w:rPr>
          <w:rStyle w:val="af2"/>
          <w:rtl/>
        </w:rPr>
        <w:t xml:space="preserve"> 'אלהי מסכה לא תעשה לך' </w:t>
      </w:r>
      <w:r w:rsidRPr="007435EB">
        <w:rPr>
          <w:rFonts w:hint="cs"/>
          <w:rtl/>
        </w:rPr>
        <w:t>ו</w:t>
      </w:r>
      <w:r w:rsidRPr="007435EB">
        <w:rPr>
          <w:rtl/>
        </w:rPr>
        <w:t>בתריה</w:t>
      </w:r>
      <w:r w:rsidRPr="00AC0CB1">
        <w:rPr>
          <w:rStyle w:val="af2"/>
          <w:rtl/>
        </w:rPr>
        <w:t xml:space="preserve"> </w:t>
      </w:r>
      <w:r w:rsidRPr="00AC0CB1">
        <w:rPr>
          <w:rStyle w:val="af2"/>
          <w:rFonts w:hint="cs"/>
          <w:rtl/>
        </w:rPr>
        <w:t>'</w:t>
      </w:r>
      <w:r w:rsidRPr="00AC0CB1">
        <w:rPr>
          <w:rStyle w:val="af2"/>
          <w:rtl/>
        </w:rPr>
        <w:t>את חג המצות תשמר</w:t>
      </w:r>
      <w:r w:rsidRPr="00AC0CB1">
        <w:rPr>
          <w:rStyle w:val="af2"/>
          <w:rFonts w:hint="cs"/>
          <w:rtl/>
        </w:rPr>
        <w:t>'</w:t>
      </w:r>
      <w:r w:rsidRPr="00AC0CB1">
        <w:rPr>
          <w:rStyle w:val="af2"/>
          <w:rtl/>
        </w:rPr>
        <w:t>.</w:t>
      </w:r>
    </w:p>
    <w:p w14:paraId="54A84206" w14:textId="77777777" w:rsidR="00D661D8" w:rsidRPr="003916C8" w:rsidRDefault="00D661D8" w:rsidP="00D661D8">
      <w:pPr>
        <w:pStyle w:val="36"/>
        <w:framePr w:wrap="notBeside"/>
        <w:rPr>
          <w:rtl/>
        </w:rPr>
      </w:pPr>
      <w:r w:rsidRPr="003916C8">
        <w:rPr>
          <w:rtl/>
        </w:rPr>
        <w:t>ר"ש מראב"ע:</w:t>
      </w:r>
    </w:p>
    <w:p w14:paraId="55F9BBAB" w14:textId="77777777" w:rsidR="00D661D8" w:rsidRPr="007435EB" w:rsidRDefault="00D661D8" w:rsidP="00D661D8">
      <w:pPr>
        <w:spacing w:before="4"/>
        <w:rPr>
          <w:rtl/>
        </w:rPr>
      </w:pPr>
      <w:r w:rsidRPr="007435EB">
        <w:rPr>
          <w:rtl/>
        </w:rPr>
        <w:t xml:space="preserve">כל </w:t>
      </w:r>
      <w:r w:rsidRPr="003916C8">
        <w:rPr>
          <w:b/>
          <w:bCs/>
          <w:rtl/>
        </w:rPr>
        <w:t>המספר לשון הרע</w:t>
      </w:r>
      <w:r w:rsidRPr="007435EB">
        <w:rPr>
          <w:rtl/>
        </w:rPr>
        <w:t xml:space="preserve">, וכל המקבל לשון הרע, וכל המעיד עדות שקר בחבירו ראוי להשליכו לכלבים, </w:t>
      </w:r>
      <w:r w:rsidRPr="003916C8">
        <w:rPr>
          <w:rStyle w:val="affffd"/>
          <w:rtl/>
        </w:rPr>
        <w:t>שנא'</w:t>
      </w:r>
      <w:r w:rsidRPr="00AC0CB1">
        <w:rPr>
          <w:rStyle w:val="af2"/>
          <w:rtl/>
        </w:rPr>
        <w:t xml:space="preserve"> </w:t>
      </w:r>
      <w:r w:rsidRPr="00AC0CB1">
        <w:rPr>
          <w:rStyle w:val="af2"/>
          <w:rFonts w:hint="cs"/>
          <w:rtl/>
        </w:rPr>
        <w:t>'</w:t>
      </w:r>
      <w:r w:rsidRPr="00AC0CB1">
        <w:rPr>
          <w:rStyle w:val="af2"/>
          <w:rtl/>
        </w:rPr>
        <w:t>לכלב תשלכון אתו</w:t>
      </w:r>
      <w:r w:rsidRPr="00AC0CB1">
        <w:rPr>
          <w:rStyle w:val="af2"/>
          <w:rFonts w:hint="cs"/>
          <w:rtl/>
        </w:rPr>
        <w:t>'</w:t>
      </w:r>
      <w:r w:rsidRPr="00AC0CB1">
        <w:rPr>
          <w:rStyle w:val="af2"/>
          <w:rtl/>
        </w:rPr>
        <w:t xml:space="preserve"> </w:t>
      </w:r>
      <w:r w:rsidRPr="003916C8">
        <w:rPr>
          <w:rStyle w:val="affffd"/>
          <w:rtl/>
        </w:rPr>
        <w:t>וכתיב בתריה</w:t>
      </w:r>
      <w:r w:rsidRPr="00AC0CB1">
        <w:rPr>
          <w:rStyle w:val="af2"/>
          <w:rtl/>
        </w:rPr>
        <w:t xml:space="preserve"> 'לא תשא שמע שוא</w:t>
      </w:r>
      <w:r w:rsidRPr="00AC0CB1">
        <w:rPr>
          <w:rStyle w:val="af2"/>
          <w:rFonts w:hint="cs"/>
          <w:rtl/>
        </w:rPr>
        <w:t>'</w:t>
      </w:r>
      <w:r w:rsidRPr="00AC0CB1">
        <w:rPr>
          <w:rStyle w:val="af2"/>
          <w:rtl/>
        </w:rPr>
        <w:t xml:space="preserve"> </w:t>
      </w:r>
      <w:r w:rsidRPr="003916C8">
        <w:rPr>
          <w:rStyle w:val="affffd"/>
          <w:rtl/>
        </w:rPr>
        <w:t>וקרי ביה</w:t>
      </w:r>
      <w:r w:rsidRPr="007435EB">
        <w:rPr>
          <w:rtl/>
        </w:rPr>
        <w:t xml:space="preserve"> לא </w:t>
      </w:r>
      <w:r w:rsidRPr="005C3FF1">
        <w:rPr>
          <w:rStyle w:val="afffa"/>
          <w:rtl/>
        </w:rPr>
        <w:t>תשיא</w:t>
      </w:r>
      <w:r w:rsidRPr="007435EB">
        <w:rPr>
          <w:rtl/>
        </w:rPr>
        <w:t>.</w:t>
      </w:r>
    </w:p>
    <w:p w14:paraId="68A160A4" w14:textId="77777777" w:rsidR="00D661D8" w:rsidRPr="007435EB" w:rsidRDefault="00D661D8" w:rsidP="00D661D8">
      <w:pPr>
        <w:pStyle w:val="affd"/>
        <w:rPr>
          <w:bCs/>
          <w:rtl/>
        </w:rPr>
      </w:pPr>
      <w:r>
        <w:rPr>
          <w:rFonts w:hint="cs"/>
          <w:rtl/>
        </w:rPr>
        <w:t>***</w:t>
      </w:r>
    </w:p>
    <w:p w14:paraId="12056566" w14:textId="77777777" w:rsidR="00D661D8" w:rsidRPr="009A151F" w:rsidRDefault="00D661D8" w:rsidP="00D661D8">
      <w:pPr>
        <w:pStyle w:val="afff"/>
        <w:framePr w:wrap="around"/>
        <w:rPr>
          <w:b/>
          <w:bCs/>
          <w:rtl/>
        </w:rPr>
      </w:pPr>
      <w:r w:rsidRPr="007435EB">
        <w:rPr>
          <w:rFonts w:hint="cs"/>
          <w:rtl/>
        </w:rPr>
        <w:t>קיח.</w:t>
      </w:r>
    </w:p>
    <w:p w14:paraId="740FAA28" w14:textId="77777777" w:rsidR="00D661D8" w:rsidRPr="007435EB" w:rsidRDefault="00D661D8" w:rsidP="00D661D8">
      <w:pPr>
        <w:rPr>
          <w:rFonts w:ascii="Fb Fontext" w:hAnsi="Fb Fontext"/>
          <w:rtl/>
        </w:rPr>
      </w:pPr>
      <w:r>
        <w:rPr>
          <w:rFonts w:ascii="Fb Fontext" w:hAnsi="Fb Fontext" w:hint="cs"/>
          <w:rtl/>
        </w:rPr>
        <w:t xml:space="preserve">אחר שיש </w:t>
      </w:r>
      <w:r w:rsidRPr="007435EB">
        <w:rPr>
          <w:rFonts w:ascii="Fb Fontext" w:hAnsi="Fb Fontext"/>
          <w:rtl/>
        </w:rPr>
        <w:t xml:space="preserve">הלל הגדול, </w:t>
      </w:r>
      <w:r>
        <w:rPr>
          <w:rFonts w:ascii="Fb Fontext" w:hAnsi="Fb Fontext" w:hint="cs"/>
          <w:rtl/>
        </w:rPr>
        <w:t>מה הטעם שאנו אומרים הלל שלנו</w:t>
      </w:r>
      <w:r w:rsidRPr="007435EB">
        <w:rPr>
          <w:rFonts w:ascii="Fb Fontext" w:hAnsi="Fb Fontext"/>
          <w:rtl/>
        </w:rPr>
        <w:t>,</w:t>
      </w:r>
    </w:p>
    <w:p w14:paraId="17FFB1E7" w14:textId="77777777" w:rsidR="00D661D8" w:rsidRPr="007435EB" w:rsidRDefault="00D661D8" w:rsidP="00D661D8">
      <w:pPr>
        <w:rPr>
          <w:rtl/>
        </w:rPr>
      </w:pPr>
      <w:r w:rsidRPr="007435EB">
        <w:rPr>
          <w:rtl/>
        </w:rPr>
        <w:t>משום שיש בו חמשה דברים הללו: יציאת מצרים, וקריעת ים סוף, ומתן תורה, ותחית המתים, וחבלו של משיח.</w:t>
      </w:r>
    </w:p>
    <w:p w14:paraId="475897A6" w14:textId="77777777" w:rsidR="00D661D8" w:rsidRPr="007435EB" w:rsidRDefault="00D661D8" w:rsidP="00D661D8">
      <w:pPr>
        <w:rPr>
          <w:rFonts w:cs="Guttman Vilna"/>
          <w:b/>
          <w:bCs/>
          <w:rtl/>
        </w:rPr>
      </w:pPr>
      <w:r w:rsidRPr="005C3FF1">
        <w:rPr>
          <w:rStyle w:val="afffa"/>
          <w:rtl/>
        </w:rPr>
        <w:t>יציאת מצרים</w:t>
      </w:r>
      <w:r w:rsidRPr="007435EB">
        <w:rPr>
          <w:rtl/>
        </w:rPr>
        <w:t xml:space="preserve"> </w:t>
      </w:r>
      <w:r w:rsidRPr="007435EB">
        <w:rPr>
          <w:rtl/>
        </w:rPr>
        <w:tab/>
      </w:r>
      <w:r w:rsidRPr="00AC0CB1">
        <w:rPr>
          <w:rStyle w:val="af2"/>
          <w:rtl/>
        </w:rPr>
        <w:t>'בצאת ישראל ממצרים'.</w:t>
      </w:r>
    </w:p>
    <w:p w14:paraId="2CBEA601" w14:textId="77777777" w:rsidR="00D661D8" w:rsidRPr="007435EB" w:rsidRDefault="00D661D8" w:rsidP="00D661D8">
      <w:pPr>
        <w:rPr>
          <w:rFonts w:cs="Guttman Vilna"/>
          <w:b/>
          <w:bCs/>
          <w:rtl/>
        </w:rPr>
      </w:pPr>
      <w:r w:rsidRPr="005C3FF1">
        <w:rPr>
          <w:rStyle w:val="afffa"/>
          <w:rtl/>
        </w:rPr>
        <w:t>וקריעת ים סוף</w:t>
      </w:r>
      <w:r w:rsidRPr="007435EB">
        <w:rPr>
          <w:rtl/>
        </w:rPr>
        <w:t xml:space="preserve"> </w:t>
      </w:r>
      <w:r w:rsidRPr="007435EB">
        <w:rPr>
          <w:rtl/>
        </w:rPr>
        <w:tab/>
      </w:r>
      <w:r w:rsidRPr="00AC0CB1">
        <w:rPr>
          <w:rStyle w:val="af2"/>
          <w:rtl/>
        </w:rPr>
        <w:t>'הים ראה וינס'.</w:t>
      </w:r>
    </w:p>
    <w:p w14:paraId="28F34104" w14:textId="77777777" w:rsidR="00D661D8" w:rsidRPr="007435EB" w:rsidRDefault="00D661D8" w:rsidP="00D661D8">
      <w:pPr>
        <w:rPr>
          <w:rFonts w:cs="Guttman Vilna"/>
          <w:b/>
          <w:bCs/>
          <w:rtl/>
        </w:rPr>
      </w:pPr>
      <w:r w:rsidRPr="005C3FF1">
        <w:rPr>
          <w:rStyle w:val="afffa"/>
          <w:rtl/>
        </w:rPr>
        <w:lastRenderedPageBreak/>
        <w:t>מתן תורה</w:t>
      </w:r>
      <w:r w:rsidRPr="007435EB">
        <w:rPr>
          <w:rtl/>
        </w:rPr>
        <w:t xml:space="preserve"> </w:t>
      </w:r>
      <w:r w:rsidRPr="007435EB">
        <w:rPr>
          <w:rtl/>
        </w:rPr>
        <w:tab/>
      </w:r>
      <w:r w:rsidRPr="007435EB">
        <w:rPr>
          <w:rtl/>
        </w:rPr>
        <w:tab/>
      </w:r>
      <w:r w:rsidRPr="00AC0CB1">
        <w:rPr>
          <w:rStyle w:val="af2"/>
          <w:rtl/>
        </w:rPr>
        <w:t>'ההרים רקדו כאילים'.</w:t>
      </w:r>
    </w:p>
    <w:p w14:paraId="17120954" w14:textId="77777777" w:rsidR="00D661D8" w:rsidRPr="007435EB" w:rsidRDefault="00D661D8" w:rsidP="00D661D8">
      <w:pPr>
        <w:rPr>
          <w:rFonts w:cs="Guttman Vilna"/>
          <w:b/>
          <w:bCs/>
          <w:rtl/>
        </w:rPr>
      </w:pPr>
      <w:r w:rsidRPr="005C3FF1">
        <w:rPr>
          <w:rStyle w:val="afffa"/>
          <w:rtl/>
        </w:rPr>
        <w:t xml:space="preserve">תחיית המתים </w:t>
      </w:r>
      <w:r w:rsidRPr="007435EB">
        <w:rPr>
          <w:rtl/>
        </w:rPr>
        <w:tab/>
      </w:r>
      <w:r w:rsidRPr="00AC0CB1">
        <w:rPr>
          <w:rStyle w:val="af2"/>
          <w:rtl/>
        </w:rPr>
        <w:t>'אתהלך לפני ה'</w:t>
      </w:r>
      <w:r w:rsidRPr="007435EB">
        <w:rPr>
          <w:rtl/>
        </w:rPr>
        <w:t>.</w:t>
      </w:r>
    </w:p>
    <w:p w14:paraId="29FC8AF2" w14:textId="77777777" w:rsidR="00D661D8" w:rsidRPr="007435EB" w:rsidRDefault="00D661D8" w:rsidP="00D661D8">
      <w:pPr>
        <w:rPr>
          <w:rFonts w:cs="Guttman Vilna"/>
          <w:b/>
          <w:bCs/>
          <w:rtl/>
        </w:rPr>
      </w:pPr>
      <w:r w:rsidRPr="005C3FF1">
        <w:rPr>
          <w:rStyle w:val="afffa"/>
          <w:rtl/>
        </w:rPr>
        <w:t xml:space="preserve">חבלו של משיח </w:t>
      </w:r>
      <w:r w:rsidRPr="007435EB">
        <w:rPr>
          <w:rtl/>
        </w:rPr>
        <w:tab/>
      </w:r>
      <w:r w:rsidRPr="00AC0CB1">
        <w:rPr>
          <w:rStyle w:val="af2"/>
          <w:rtl/>
        </w:rPr>
        <w:t>'לא לנו ה' לא לנו'.</w:t>
      </w:r>
    </w:p>
    <w:p w14:paraId="586B3EED" w14:textId="77777777" w:rsidR="00D661D8" w:rsidRPr="007435EB" w:rsidRDefault="00D661D8" w:rsidP="00D661D8">
      <w:pPr>
        <w:rPr>
          <w:rtl/>
        </w:rPr>
      </w:pPr>
      <w:r w:rsidRPr="005C3FF1">
        <w:rPr>
          <w:rStyle w:val="afffa"/>
          <w:rtl/>
        </w:rPr>
        <w:tab/>
      </w:r>
      <w:r>
        <w:rPr>
          <w:rStyle w:val="affffd"/>
          <w:rFonts w:hint="cs"/>
          <w:rtl/>
          <w:rPrChange w:id="11455" w:author="מנוע אמוראים" w:date="2026-10-05T16:42:03Z">
            <w:rPr>
              <w:rStyle w:val="afffa"/>
              <w:rFonts w:hint="cs"/>
              <w:rtl/>
            </w:rPr>
          </w:rPrChange>
        </w:rPr>
        <w:t xml:space="preserve">רי</w:t>
      </w:r>
      <w:r>
        <w:rPr>
          <w:rStyle w:val="affffd"/>
          <w:rtl/>
          <w:rPrChange w:id="11456" w:author="מנוע אמוראים" w:date="2026-10-05T16:42:03Z">
            <w:rPr>
              <w:rStyle w:val="afffa"/>
              <w:rtl/>
            </w:rPr>
          </w:rPrChange>
        </w:rPr>
        <w:t xml:space="preserve">"</w:t>
      </w:r>
      <w:r>
        <w:rPr>
          <w:rStyle w:val="affffd"/>
          <w:rFonts w:hint="cs"/>
          <w:rtl/>
          <w:rPrChange w:id="11457" w:author="מנוע אמוראים" w:date="2026-10-05T16:42:03Z">
            <w:rPr>
              <w:rStyle w:val="afffa"/>
              <w:rFonts w:hint="cs"/>
              <w:rtl/>
            </w:rPr>
          </w:rPrChange>
        </w:rPr>
        <w:t xml:space="preserve">ו</w:t>
      </w:r>
      <w:r>
        <w:rPr>
          <w:rStyle w:val="afffa"/>
          <w:rFonts w:hint="cs"/>
          <w:rtl/>
        </w:rPr>
        <w:t xml:space="preserve"> </w:t>
      </w:r>
      <w:r w:rsidRPr="005C3FF1">
        <w:rPr>
          <w:rStyle w:val="afffa"/>
          <w:rtl/>
        </w:rPr>
        <w:t>–</w:t>
      </w:r>
      <w:r w:rsidRPr="005C3FF1">
        <w:rPr>
          <w:rStyle w:val="afffa"/>
          <w:rFonts w:hint="cs"/>
          <w:rtl/>
        </w:rPr>
        <w:t xml:space="preserve"> </w:t>
      </w:r>
      <w:r w:rsidRPr="005C3FF1">
        <w:rPr>
          <w:rStyle w:val="afffa"/>
          <w:rtl/>
        </w:rPr>
        <w:tab/>
      </w:r>
      <w:r w:rsidRPr="005C3FF1">
        <w:rPr>
          <w:rStyle w:val="afffa"/>
          <w:rFonts w:hint="cs"/>
          <w:rtl/>
        </w:rPr>
        <w:t>שעבוד מלכויות</w:t>
      </w:r>
      <w:r w:rsidRPr="00AC0CB1">
        <w:rPr>
          <w:rStyle w:val="af2"/>
          <w:rFonts w:hint="cs"/>
          <w:rtl/>
        </w:rPr>
        <w:t xml:space="preserve"> 'לא לנו ה</w:t>
      </w:r>
      <w:r w:rsidRPr="00AC0CB1">
        <w:rPr>
          <w:rStyle w:val="af2"/>
          <w:rtl/>
        </w:rPr>
        <w:t>'</w:t>
      </w:r>
      <w:r w:rsidRPr="00AC0CB1">
        <w:rPr>
          <w:rStyle w:val="af2"/>
          <w:rFonts w:hint="cs"/>
          <w:rtl/>
        </w:rPr>
        <w:t xml:space="preserve"> לא לנו'</w:t>
      </w:r>
    </w:p>
    <w:p w14:paraId="255A0236" w14:textId="77777777" w:rsidR="00D661D8" w:rsidRPr="007435EB" w:rsidRDefault="00D661D8" w:rsidP="00D661D8">
      <w:pPr>
        <w:rPr>
          <w:rtl/>
        </w:rPr>
      </w:pPr>
      <w:r w:rsidRPr="005C3FF1">
        <w:rPr>
          <w:rStyle w:val="afffa"/>
          <w:rtl/>
        </w:rPr>
        <w:tab/>
      </w:r>
      <w:r w:rsidRPr="005C3FF1">
        <w:rPr>
          <w:rStyle w:val="afffa"/>
          <w:rFonts w:hint="cs"/>
          <w:rtl/>
        </w:rPr>
        <w:t>א</w:t>
      </w:r>
      <w:r w:rsidRPr="005C3FF1">
        <w:rPr>
          <w:rStyle w:val="afffa"/>
          <w:rtl/>
        </w:rPr>
        <w:t>"</w:t>
      </w:r>
      <w:r>
        <w:rPr>
          <w:rStyle w:val="afffa"/>
          <w:rFonts w:hint="cs"/>
          <w:rtl/>
        </w:rPr>
        <w:t xml:space="preserve">ד: </w:t>
      </w:r>
      <w:r>
        <w:rPr>
          <w:rStyle w:val="affffd"/>
          <w:rFonts w:hint="cs"/>
          <w:rtl/>
          <w:rPrChange w:id="11458" w:author="מנוע אמוראים" w:date="2026-10-05T16:42:03Z">
            <w:rPr>
              <w:rStyle w:val="afffa"/>
              <w:rFonts w:hint="cs"/>
              <w:rtl/>
            </w:rPr>
          </w:rPrChange>
        </w:rPr>
        <w:t xml:space="preserve">מרי</w:t>
      </w:r>
      <w:r>
        <w:rPr>
          <w:rStyle w:val="affffd"/>
          <w:rtl/>
          <w:rPrChange w:id="11459" w:author="מנוע אמוראים" w:date="2026-10-05T16:42:03Z">
            <w:rPr>
              <w:rStyle w:val="afffa"/>
              <w:rtl/>
            </w:rPr>
          </w:rPrChange>
        </w:rPr>
        <w:t xml:space="preserve">"</w:t>
      </w:r>
      <w:r>
        <w:rPr>
          <w:rStyle w:val="affffd"/>
          <w:rFonts w:hint="cs"/>
          <w:rtl/>
          <w:rPrChange w:id="11460" w:author="מנוע אמוראים" w:date="2026-10-05T16:42:03Z">
            <w:rPr>
              <w:rStyle w:val="afffa"/>
              <w:rFonts w:hint="cs"/>
              <w:rtl/>
            </w:rPr>
          </w:rPrChange>
        </w:rPr>
        <w:t xml:space="preserve">ו</w:t>
      </w:r>
      <w:r w:rsidRPr="005C3FF1">
        <w:rPr>
          <w:rStyle w:val="afffa"/>
          <w:rFonts w:hint="cs"/>
          <w:rtl/>
        </w:rPr>
        <w:tab/>
        <w:t>מלחמת גוג ומגוג</w:t>
      </w:r>
      <w:r w:rsidRPr="00AC0CB1">
        <w:rPr>
          <w:rStyle w:val="af2"/>
          <w:rFonts w:hint="cs"/>
          <w:rtl/>
        </w:rPr>
        <w:t xml:space="preserve"> 'לא לנו ה</w:t>
      </w:r>
      <w:r w:rsidRPr="00AC0CB1">
        <w:rPr>
          <w:rStyle w:val="af2"/>
          <w:rtl/>
        </w:rPr>
        <w:t>'</w:t>
      </w:r>
      <w:r w:rsidRPr="00AC0CB1">
        <w:rPr>
          <w:rStyle w:val="af2"/>
          <w:rFonts w:hint="cs"/>
          <w:rtl/>
        </w:rPr>
        <w:t xml:space="preserve"> לא לנו</w:t>
      </w:r>
      <w:r w:rsidRPr="007435EB">
        <w:rPr>
          <w:rtl/>
        </w:rPr>
        <w:t>'</w:t>
      </w:r>
      <w:r w:rsidRPr="007435EB">
        <w:rPr>
          <w:rFonts w:hint="cs"/>
          <w:rtl/>
        </w:rPr>
        <w:t>.</w:t>
      </w:r>
    </w:p>
    <w:p w14:paraId="09138B9E" w14:textId="77777777" w:rsidR="00D661D8" w:rsidRPr="003916C8" w:rsidRDefault="00D661D8" w:rsidP="00D661D8">
      <w:pPr>
        <w:pStyle w:val="36"/>
        <w:framePr w:wrap="notBeside"/>
        <w:rPr>
          <w:rtl/>
        </w:rPr>
      </w:pPr>
      <w:r w:rsidRPr="003916C8">
        <w:rPr>
          <w:rtl/>
        </w:rPr>
        <w:t>רנב"י:</w:t>
      </w:r>
    </w:p>
    <w:p w14:paraId="4DDFD024" w14:textId="77777777" w:rsidR="00D661D8" w:rsidRPr="007435EB" w:rsidRDefault="00D661D8" w:rsidP="00D661D8">
      <w:pPr>
        <w:rPr>
          <w:rFonts w:cs="Guttman Vilna"/>
          <w:b/>
          <w:bCs/>
          <w:i/>
          <w:iCs/>
          <w:rtl/>
        </w:rPr>
      </w:pPr>
      <w:r w:rsidRPr="007435EB">
        <w:rPr>
          <w:rtl/>
        </w:rPr>
        <w:t xml:space="preserve">מפני שיש בו </w:t>
      </w:r>
      <w:r w:rsidRPr="005C3FF1">
        <w:rPr>
          <w:rStyle w:val="afffa"/>
          <w:rtl/>
        </w:rPr>
        <w:t xml:space="preserve">מילוט נפשות של צדיקים </w:t>
      </w:r>
      <w:r w:rsidRPr="007435EB">
        <w:rPr>
          <w:rtl/>
        </w:rPr>
        <w:t>מגיהנם שנא'</w:t>
      </w:r>
      <w:r w:rsidRPr="00AC0CB1">
        <w:rPr>
          <w:rStyle w:val="af2"/>
          <w:rtl/>
        </w:rPr>
        <w:t xml:space="preserve"> </w:t>
      </w:r>
      <w:r w:rsidRPr="00AC0CB1">
        <w:rPr>
          <w:rStyle w:val="af2"/>
          <w:rFonts w:hint="cs"/>
          <w:rtl/>
        </w:rPr>
        <w:t>'</w:t>
      </w:r>
      <w:r w:rsidRPr="00AC0CB1">
        <w:rPr>
          <w:rStyle w:val="af2"/>
          <w:rtl/>
        </w:rPr>
        <w:t>אנה ה' מלטה נפשי</w:t>
      </w:r>
      <w:r w:rsidRPr="00AC0CB1">
        <w:rPr>
          <w:rStyle w:val="af2"/>
          <w:rFonts w:hint="cs"/>
          <w:rtl/>
        </w:rPr>
        <w:t>'</w:t>
      </w:r>
      <w:r w:rsidRPr="00AC0CB1">
        <w:rPr>
          <w:rStyle w:val="af2"/>
          <w:rtl/>
        </w:rPr>
        <w:t>.</w:t>
      </w:r>
    </w:p>
    <w:p w14:paraId="1E40C135" w14:textId="77777777" w:rsidR="00D661D8" w:rsidRPr="003916C8" w:rsidRDefault="00D661D8" w:rsidP="00D661D8">
      <w:pPr>
        <w:pStyle w:val="36"/>
        <w:framePr w:wrap="notBeside"/>
        <w:rPr>
          <w:rtl/>
        </w:rPr>
      </w:pPr>
      <w:r w:rsidRPr="003916C8">
        <w:rPr>
          <w:rtl/>
        </w:rPr>
        <w:t xml:space="preserve">חזקיה: </w:t>
      </w:r>
    </w:p>
    <w:p w14:paraId="3540D6B6" w14:textId="77777777" w:rsidR="00D661D8" w:rsidRPr="007435EB" w:rsidRDefault="00D661D8" w:rsidP="00D661D8">
      <w:pPr>
        <w:rPr>
          <w:rFonts w:cs="Guttman Vilna"/>
          <w:b/>
          <w:bCs/>
          <w:rtl/>
        </w:rPr>
      </w:pPr>
      <w:r w:rsidRPr="007435EB">
        <w:rPr>
          <w:rtl/>
        </w:rPr>
        <w:t xml:space="preserve">מפני שיש בו </w:t>
      </w:r>
      <w:r w:rsidRPr="005C3FF1">
        <w:rPr>
          <w:rStyle w:val="afffa"/>
          <w:rtl/>
        </w:rPr>
        <w:t>ירידתן של צדיקים לכבשן האש ועלייתן ממנו.</w:t>
      </w:r>
    </w:p>
    <w:p w14:paraId="1379D066" w14:textId="77777777" w:rsidR="00D661D8" w:rsidRPr="007435EB" w:rsidRDefault="00D661D8" w:rsidP="00D661D8">
      <w:pPr>
        <w:rPr>
          <w:rFonts w:cs="Guttman Vilna"/>
          <w:b/>
          <w:bCs/>
          <w:rtl/>
        </w:rPr>
      </w:pPr>
      <w:r w:rsidRPr="005C3FF1">
        <w:rPr>
          <w:rStyle w:val="afffa"/>
          <w:rtl/>
        </w:rPr>
        <w:t>ירידתן</w:t>
      </w:r>
      <w:r w:rsidRPr="007435EB">
        <w:rPr>
          <w:rtl/>
        </w:rPr>
        <w:t xml:space="preserve"> – ד</w:t>
      </w:r>
      <w:r w:rsidRPr="00AC0CB1">
        <w:rPr>
          <w:rStyle w:val="af2"/>
          <w:rFonts w:hint="cs"/>
          <w:rtl/>
        </w:rPr>
        <w:t>'</w:t>
      </w:r>
      <w:r w:rsidRPr="00AC0CB1">
        <w:rPr>
          <w:rStyle w:val="af2"/>
          <w:rtl/>
        </w:rPr>
        <w:t>לא לנו ה' לא לנו</w:t>
      </w:r>
      <w:r w:rsidRPr="00AC0CB1">
        <w:rPr>
          <w:rStyle w:val="af2"/>
          <w:rFonts w:hint="cs"/>
          <w:rtl/>
        </w:rPr>
        <w:t>'</w:t>
      </w:r>
      <w:r w:rsidRPr="007435EB">
        <w:rPr>
          <w:rtl/>
        </w:rPr>
        <w:t xml:space="preserve"> - אמר חנניה.</w:t>
      </w:r>
    </w:p>
    <w:p w14:paraId="433C8915" w14:textId="77777777" w:rsidR="00D661D8" w:rsidRPr="007435EB" w:rsidRDefault="00D661D8" w:rsidP="00D661D8">
      <w:pPr>
        <w:rPr>
          <w:rFonts w:cs="Guttman Vilna"/>
          <w:b/>
          <w:bCs/>
          <w:rtl/>
        </w:rPr>
      </w:pPr>
      <w:r w:rsidRPr="00AC0CB1">
        <w:rPr>
          <w:rStyle w:val="af2"/>
          <w:rFonts w:hint="cs"/>
          <w:rtl/>
        </w:rPr>
        <w:t>'</w:t>
      </w:r>
      <w:r w:rsidRPr="00AC0CB1">
        <w:rPr>
          <w:rStyle w:val="af2"/>
          <w:rtl/>
        </w:rPr>
        <w:t>כי לשמך תן כבוד</w:t>
      </w:r>
      <w:r w:rsidRPr="00AC0CB1">
        <w:rPr>
          <w:rStyle w:val="af2"/>
          <w:rFonts w:hint="cs"/>
          <w:rtl/>
        </w:rPr>
        <w:t>'</w:t>
      </w:r>
      <w:r w:rsidRPr="00AC0CB1">
        <w:rPr>
          <w:rStyle w:val="af2"/>
          <w:rtl/>
        </w:rPr>
        <w:t xml:space="preserve"> </w:t>
      </w:r>
      <w:r w:rsidRPr="007435EB">
        <w:rPr>
          <w:rtl/>
        </w:rPr>
        <w:t>- אמר מישאל.</w:t>
      </w:r>
    </w:p>
    <w:p w14:paraId="0463D508" w14:textId="77777777" w:rsidR="00D661D8" w:rsidRPr="007435EB" w:rsidRDefault="00D661D8" w:rsidP="00D661D8">
      <w:pPr>
        <w:rPr>
          <w:rFonts w:cs="Guttman Vilna"/>
          <w:b/>
          <w:bCs/>
          <w:rtl/>
        </w:rPr>
      </w:pPr>
      <w:r w:rsidRPr="00AC0CB1">
        <w:rPr>
          <w:rStyle w:val="af2"/>
          <w:rFonts w:hint="cs"/>
          <w:rtl/>
        </w:rPr>
        <w:t>'</w:t>
      </w:r>
      <w:r w:rsidRPr="00AC0CB1">
        <w:rPr>
          <w:rStyle w:val="af2"/>
          <w:rtl/>
        </w:rPr>
        <w:t>על חסדך ועל אמתך</w:t>
      </w:r>
      <w:r w:rsidRPr="00AC0CB1">
        <w:rPr>
          <w:rStyle w:val="af2"/>
          <w:rFonts w:hint="cs"/>
          <w:rtl/>
        </w:rPr>
        <w:t>'</w:t>
      </w:r>
      <w:r w:rsidRPr="00AC0CB1">
        <w:rPr>
          <w:rStyle w:val="af2"/>
          <w:rtl/>
        </w:rPr>
        <w:t xml:space="preserve"> </w:t>
      </w:r>
      <w:r w:rsidRPr="007435EB">
        <w:rPr>
          <w:rtl/>
        </w:rPr>
        <w:t>- אמר עזריה.</w:t>
      </w:r>
    </w:p>
    <w:p w14:paraId="04F044B0" w14:textId="77777777" w:rsidR="00D661D8" w:rsidRPr="007435EB" w:rsidRDefault="00D661D8" w:rsidP="00D661D8">
      <w:pPr>
        <w:rPr>
          <w:rFonts w:cs="Guttman Vilna"/>
          <w:b/>
          <w:bCs/>
          <w:rtl/>
        </w:rPr>
      </w:pPr>
      <w:r w:rsidRPr="00AC0CB1">
        <w:rPr>
          <w:rStyle w:val="af2"/>
          <w:rFonts w:hint="cs"/>
          <w:rtl/>
        </w:rPr>
        <w:t>'</w:t>
      </w:r>
      <w:r w:rsidRPr="00AC0CB1">
        <w:rPr>
          <w:rStyle w:val="af2"/>
          <w:rtl/>
        </w:rPr>
        <w:t>למה יאמרו הגוים</w:t>
      </w:r>
      <w:r w:rsidRPr="00AC0CB1">
        <w:rPr>
          <w:rStyle w:val="af2"/>
          <w:rFonts w:hint="cs"/>
          <w:rtl/>
        </w:rPr>
        <w:t>'</w:t>
      </w:r>
      <w:r w:rsidRPr="00AC0CB1">
        <w:rPr>
          <w:rStyle w:val="af2"/>
          <w:rtl/>
        </w:rPr>
        <w:t xml:space="preserve"> </w:t>
      </w:r>
      <w:r w:rsidRPr="007435EB">
        <w:rPr>
          <w:rtl/>
        </w:rPr>
        <w:t>- אמרו כולן.</w:t>
      </w:r>
    </w:p>
    <w:p w14:paraId="1087D0EF" w14:textId="77777777" w:rsidR="00D661D8" w:rsidRPr="007435EB" w:rsidRDefault="00D661D8" w:rsidP="00D661D8">
      <w:pPr>
        <w:rPr>
          <w:rtl/>
        </w:rPr>
      </w:pPr>
      <w:r w:rsidRPr="005C3FF1">
        <w:rPr>
          <w:rStyle w:val="afffa"/>
          <w:rtl/>
        </w:rPr>
        <w:t xml:space="preserve">עלייתן מכבשן האש </w:t>
      </w:r>
      <w:r w:rsidRPr="007435EB">
        <w:rPr>
          <w:rtl/>
        </w:rPr>
        <w:t>–</w:t>
      </w:r>
      <w:r w:rsidRPr="00AC0CB1">
        <w:rPr>
          <w:rStyle w:val="af2"/>
          <w:rtl/>
        </w:rPr>
        <w:t xml:space="preserve"> 'הללו את ה' כל גוים.</w:t>
      </w:r>
      <w:r w:rsidRPr="005C3FF1">
        <w:rPr>
          <w:rStyle w:val="afffa"/>
          <w:rFonts w:hint="cs"/>
          <w:rtl/>
        </w:rPr>
        <w:t xml:space="preserve"> </w:t>
      </w:r>
      <w:r w:rsidRPr="007435EB">
        <w:rPr>
          <w:rtl/>
        </w:rPr>
        <w:t>- אמר חנניה,</w:t>
      </w:r>
    </w:p>
    <w:p w14:paraId="45670EC1" w14:textId="77777777" w:rsidR="00D661D8" w:rsidRPr="007435EB" w:rsidRDefault="00D661D8" w:rsidP="00D661D8">
      <w:pPr>
        <w:rPr>
          <w:rFonts w:cs="Guttman Vilna"/>
          <w:b/>
          <w:bCs/>
          <w:rtl/>
        </w:rPr>
      </w:pPr>
      <w:r w:rsidRPr="00AC0CB1">
        <w:rPr>
          <w:rStyle w:val="af2"/>
          <w:rFonts w:hint="cs"/>
          <w:rtl/>
        </w:rPr>
        <w:t>'</w:t>
      </w:r>
      <w:r w:rsidRPr="00AC0CB1">
        <w:rPr>
          <w:rStyle w:val="af2"/>
          <w:rtl/>
        </w:rPr>
        <w:t>שבחוהו כל האמים</w:t>
      </w:r>
      <w:r w:rsidRPr="00AC0CB1">
        <w:rPr>
          <w:rStyle w:val="af2"/>
          <w:rFonts w:hint="cs"/>
          <w:rtl/>
        </w:rPr>
        <w:t>'</w:t>
      </w:r>
      <w:r w:rsidRPr="00AC0CB1">
        <w:rPr>
          <w:rStyle w:val="af2"/>
          <w:rtl/>
        </w:rPr>
        <w:t xml:space="preserve"> </w:t>
      </w:r>
      <w:r w:rsidRPr="007435EB">
        <w:rPr>
          <w:rtl/>
        </w:rPr>
        <w:t>אמר מישאל.</w:t>
      </w:r>
    </w:p>
    <w:p w14:paraId="1DADE938" w14:textId="77777777" w:rsidR="00D661D8" w:rsidRPr="007435EB" w:rsidRDefault="00D661D8" w:rsidP="00D661D8">
      <w:pPr>
        <w:rPr>
          <w:rFonts w:cs="Guttman Vilna"/>
          <w:b/>
          <w:bCs/>
          <w:rtl/>
        </w:rPr>
      </w:pPr>
      <w:r w:rsidRPr="00AC0CB1">
        <w:rPr>
          <w:rStyle w:val="af2"/>
          <w:rFonts w:hint="cs"/>
          <w:rtl/>
        </w:rPr>
        <w:t>'</w:t>
      </w:r>
      <w:r w:rsidRPr="00AC0CB1">
        <w:rPr>
          <w:rStyle w:val="af2"/>
          <w:rtl/>
        </w:rPr>
        <w:t>כי גבר עלינו חסדו</w:t>
      </w:r>
      <w:r w:rsidRPr="00AC0CB1">
        <w:rPr>
          <w:rStyle w:val="af2"/>
          <w:rFonts w:hint="cs"/>
          <w:rtl/>
        </w:rPr>
        <w:t>'</w:t>
      </w:r>
      <w:r w:rsidRPr="00AC0CB1">
        <w:rPr>
          <w:rStyle w:val="af2"/>
          <w:rtl/>
        </w:rPr>
        <w:t xml:space="preserve"> </w:t>
      </w:r>
      <w:r w:rsidRPr="007435EB">
        <w:rPr>
          <w:rtl/>
        </w:rPr>
        <w:t>אמר עזריה.</w:t>
      </w:r>
    </w:p>
    <w:p w14:paraId="33D8BA6C" w14:textId="77777777" w:rsidR="00D661D8" w:rsidRPr="007435EB" w:rsidRDefault="00D661D8" w:rsidP="00D661D8">
      <w:pPr>
        <w:spacing w:after="60"/>
        <w:rPr>
          <w:rFonts w:cs="Guttman Vilna"/>
          <w:b/>
          <w:bCs/>
          <w:rtl/>
        </w:rPr>
      </w:pPr>
      <w:r w:rsidRPr="00AC0CB1">
        <w:rPr>
          <w:rStyle w:val="af2"/>
          <w:rFonts w:hint="cs"/>
          <w:rtl/>
        </w:rPr>
        <w:t>'</w:t>
      </w:r>
      <w:r w:rsidRPr="00AC0CB1">
        <w:rPr>
          <w:rStyle w:val="af2"/>
          <w:rtl/>
        </w:rPr>
        <w:t>ואמת ה' לעולם הללויה</w:t>
      </w:r>
      <w:r w:rsidRPr="00AC0CB1">
        <w:rPr>
          <w:rStyle w:val="af2"/>
          <w:rFonts w:hint="cs"/>
          <w:rtl/>
        </w:rPr>
        <w:t>'</w:t>
      </w:r>
      <w:r w:rsidRPr="00AC0CB1">
        <w:rPr>
          <w:rStyle w:val="af2"/>
          <w:rtl/>
        </w:rPr>
        <w:t xml:space="preserve"> </w:t>
      </w:r>
      <w:r w:rsidRPr="007435EB">
        <w:rPr>
          <w:rtl/>
        </w:rPr>
        <w:t>- אמרו כולן.</w:t>
      </w:r>
      <w:r w:rsidRPr="005C3FF1">
        <w:rPr>
          <w:rStyle w:val="afffa"/>
          <w:rFonts w:hint="cs"/>
          <w:rtl/>
        </w:rPr>
        <w:t xml:space="preserve"> </w:t>
      </w:r>
      <w:r w:rsidRPr="003916C8">
        <w:rPr>
          <w:rStyle w:val="affffd"/>
          <w:rtl/>
        </w:rPr>
        <w:t>וי"א -</w:t>
      </w:r>
      <w:r w:rsidRPr="007435EB">
        <w:rPr>
          <w:rtl/>
        </w:rPr>
        <w:t xml:space="preserve"> גבריאל אמרו.</w:t>
      </w:r>
    </w:p>
    <w:p w14:paraId="1C749A1A" w14:textId="77777777" w:rsidR="00D661D8" w:rsidRPr="00A82A4D" w:rsidRDefault="00D661D8" w:rsidP="00D661D8">
      <w:pPr>
        <w:pStyle w:val="36"/>
        <w:framePr w:wrap="notBeside"/>
        <w:rPr>
          <w:rtl/>
        </w:rPr>
      </w:pPr>
      <w:r w:rsidRPr="00A82A4D">
        <w:rPr>
          <w:rFonts w:hint="cs"/>
          <w:rtl/>
        </w:rPr>
        <w:t xml:space="preserve">• </w:t>
      </w:r>
    </w:p>
    <w:p w14:paraId="40489B41" w14:textId="77777777" w:rsidR="00D661D8" w:rsidRDefault="00D661D8" w:rsidP="00D661D8">
      <w:pPr>
        <w:spacing w:before="4"/>
        <w:rPr>
          <w:rStyle w:val="affffd"/>
          <w:rtl/>
        </w:rPr>
      </w:pPr>
      <w:r w:rsidRPr="007435EB">
        <w:rPr>
          <w:rtl/>
        </w:rPr>
        <w:t xml:space="preserve">בשעה שהפיל נמרוד הרשע את </w:t>
      </w:r>
      <w:r w:rsidRPr="005C3FF1">
        <w:rPr>
          <w:rStyle w:val="afffa"/>
          <w:rtl/>
        </w:rPr>
        <w:t>אברהם</w:t>
      </w:r>
      <w:r w:rsidRPr="007435EB">
        <w:rPr>
          <w:rtl/>
        </w:rPr>
        <w:t xml:space="preserve"> </w:t>
      </w:r>
      <w:r w:rsidRPr="005C3FF1">
        <w:rPr>
          <w:rStyle w:val="afffa"/>
          <w:rtl/>
        </w:rPr>
        <w:t>אבינו</w:t>
      </w:r>
      <w:r w:rsidRPr="007435EB">
        <w:rPr>
          <w:rtl/>
        </w:rPr>
        <w:t xml:space="preserve"> לתוך כבשן האש </w:t>
      </w:r>
    </w:p>
    <w:p w14:paraId="3C78F537" w14:textId="77777777" w:rsidR="00D661D8" w:rsidRPr="003916C8" w:rsidRDefault="00D661D8" w:rsidP="00D661D8">
      <w:pPr>
        <w:pStyle w:val="36"/>
        <w:framePr w:wrap="notBeside"/>
        <w:rPr>
          <w:rtl/>
        </w:rPr>
      </w:pPr>
      <w:r w:rsidRPr="003916C8">
        <w:rPr>
          <w:rtl/>
        </w:rPr>
        <w:t xml:space="preserve">אמר גבריאל לפני ה': </w:t>
      </w:r>
    </w:p>
    <w:p w14:paraId="07640857" w14:textId="77777777" w:rsidR="00D661D8" w:rsidRDefault="00D661D8" w:rsidP="00D661D8">
      <w:pPr>
        <w:spacing w:before="4"/>
        <w:rPr>
          <w:rStyle w:val="affffd"/>
          <w:rtl/>
        </w:rPr>
      </w:pPr>
      <w:r>
        <w:rPr>
          <w:rStyle w:val="affffd"/>
          <w:rtl/>
          <w:rPrChange w:id="11461" w:author="מנוע אמוראים" w:date="2026-10-05T16:42:03Z">
            <w:rPr>
              <w:rtl/>
            </w:rPr>
          </w:rPrChange>
        </w:rPr>
        <w:t xml:space="preserve">רבש"ע</w:t>
      </w:r>
      <w:r>
        <w:rPr>
          <w:rtl/>
        </w:rPr>
        <w:t xml:space="preserve">, ארד ואצנן, ואציל את הצדיק מכבשן האש. </w:t>
      </w:r>
    </w:p>
    <w:p w14:paraId="23A09E6A" w14:textId="77777777" w:rsidR="00D661D8" w:rsidRPr="003916C8" w:rsidRDefault="00D661D8" w:rsidP="00D661D8">
      <w:pPr>
        <w:pStyle w:val="36"/>
        <w:framePr w:wrap="notBeside"/>
        <w:rPr>
          <w:rtl/>
        </w:rPr>
      </w:pPr>
      <w:r w:rsidRPr="003916C8">
        <w:rPr>
          <w:rtl/>
        </w:rPr>
        <w:t>א"ל</w:t>
      </w:r>
      <w:r w:rsidRPr="003916C8">
        <w:rPr>
          <w:rFonts w:hint="cs"/>
          <w:rtl/>
        </w:rPr>
        <w:t xml:space="preserve"> ה</w:t>
      </w:r>
      <w:r w:rsidRPr="003916C8">
        <w:rPr>
          <w:rtl/>
        </w:rPr>
        <w:t>':</w:t>
      </w:r>
    </w:p>
    <w:p w14:paraId="63EA13CF" w14:textId="77777777" w:rsidR="00D661D8" w:rsidRPr="007435EB" w:rsidRDefault="00D661D8" w:rsidP="00D661D8">
      <w:pPr>
        <w:spacing w:before="4"/>
        <w:rPr>
          <w:rFonts w:cs="Guttman Vilna"/>
          <w:b/>
          <w:bCs/>
          <w:rtl/>
        </w:rPr>
      </w:pPr>
      <w:r w:rsidRPr="007435EB">
        <w:rPr>
          <w:rtl/>
        </w:rPr>
        <w:t>אני יחיד בעולמי והוא יחיד בעולמו, נאה ליחיד להציל את היחיד.</w:t>
      </w:r>
      <w:r w:rsidRPr="007435EB">
        <w:rPr>
          <w:rFonts w:hint="cs"/>
          <w:rtl/>
        </w:rPr>
        <w:t xml:space="preserve"> </w:t>
      </w:r>
      <w:r w:rsidRPr="007435EB">
        <w:rPr>
          <w:rtl/>
        </w:rPr>
        <w:t>ולפי שה' אינו מקפח שכר כל בריה, אמר: תזכה ותציל שלשה מבני בניו.</w:t>
      </w:r>
    </w:p>
    <w:p w14:paraId="2606DB18" w14:textId="77777777" w:rsidR="00D661D8" w:rsidRPr="003916C8" w:rsidRDefault="00D661D8" w:rsidP="00D661D8">
      <w:pPr>
        <w:pStyle w:val="36"/>
        <w:framePr w:wrap="notBeside"/>
        <w:rPr>
          <w:rtl/>
        </w:rPr>
      </w:pPr>
      <w:r w:rsidRPr="003916C8">
        <w:rPr>
          <w:rtl/>
        </w:rPr>
        <w:t xml:space="preserve">דרש רבי שמעון השלוני: </w:t>
      </w:r>
    </w:p>
    <w:p w14:paraId="700FFAF6" w14:textId="77777777" w:rsidR="00D661D8" w:rsidRPr="007435EB" w:rsidRDefault="00D661D8" w:rsidP="00D661D8">
      <w:pPr>
        <w:spacing w:before="4"/>
        <w:rPr>
          <w:rtl/>
        </w:rPr>
      </w:pPr>
      <w:r w:rsidRPr="007435EB">
        <w:rPr>
          <w:rtl/>
        </w:rPr>
        <w:t xml:space="preserve">בשעה שהפיל נבוכדנצר הרשע </w:t>
      </w:r>
      <w:r w:rsidRPr="005C3FF1">
        <w:rPr>
          <w:rStyle w:val="afffa"/>
          <w:rtl/>
        </w:rPr>
        <w:t>חנניה מישאל ועזריה</w:t>
      </w:r>
      <w:r w:rsidRPr="007435EB">
        <w:rPr>
          <w:rtl/>
        </w:rPr>
        <w:t xml:space="preserve"> לתוך כבשן האש, עמד יורקמו שר הברד לפני ה', </w:t>
      </w:r>
      <w:r w:rsidRPr="003916C8">
        <w:rPr>
          <w:rStyle w:val="affffd"/>
          <w:rtl/>
        </w:rPr>
        <w:t>אמר לפניו:</w:t>
      </w:r>
      <w:r>
        <w:rPr>
          <w:rtl/>
        </w:rPr>
        <w:t xml:space="preserve"> </w:t>
      </w:r>
      <w:r>
        <w:rPr>
          <w:rStyle w:val="affffd"/>
          <w:rtl/>
          <w:rPrChange w:id="11462" w:author="מנוע אמוראים" w:date="2026-10-05T16:42:03Z">
            <w:rPr>
              <w:rtl/>
            </w:rPr>
          </w:rPrChange>
        </w:rPr>
        <w:t xml:space="preserve">רבש"ע</w:t>
      </w:r>
      <w:r>
        <w:rPr>
          <w:rtl/>
        </w:rPr>
        <w:t xml:space="preserve">, ארד ואצנן את הכבשן, ואציל לצדיקים הללו מכבשן האש.</w:t>
      </w:r>
    </w:p>
    <w:p w14:paraId="301BA801" w14:textId="77777777" w:rsidR="00D661D8" w:rsidRDefault="00D661D8" w:rsidP="00D661D8">
      <w:pPr>
        <w:rPr>
          <w:rtl/>
        </w:rPr>
      </w:pPr>
      <w:r w:rsidRPr="007435EB">
        <w:rPr>
          <w:rtl/>
        </w:rPr>
        <w:t xml:space="preserve">א"ל גבריאל: אין גבורתו של ה' בכך, שאתה שר ברד, והכל יודעין שהמים מכבין את האש, אלא אני שר של אש, ארד ואקרר מבפנים ואקדיח מבחוץ, ואעשה נס בתוך נס. </w:t>
      </w:r>
    </w:p>
    <w:p w14:paraId="3008F2ED" w14:textId="77777777" w:rsidR="00D661D8" w:rsidRPr="003916C8" w:rsidRDefault="00D661D8" w:rsidP="00D661D8">
      <w:pPr>
        <w:pStyle w:val="36"/>
        <w:framePr w:wrap="notBeside"/>
        <w:rPr>
          <w:rtl/>
        </w:rPr>
      </w:pPr>
      <w:r w:rsidRPr="003916C8">
        <w:rPr>
          <w:rtl/>
        </w:rPr>
        <w:t>א"ל ה':</w:t>
      </w:r>
    </w:p>
    <w:p w14:paraId="625C294A" w14:textId="77777777" w:rsidR="00D661D8" w:rsidRPr="007435EB" w:rsidRDefault="00D661D8" w:rsidP="00D661D8">
      <w:pPr>
        <w:rPr>
          <w:rtl/>
        </w:rPr>
      </w:pPr>
      <w:r w:rsidRPr="007435EB">
        <w:rPr>
          <w:rtl/>
        </w:rPr>
        <w:t xml:space="preserve">רד. </w:t>
      </w:r>
      <w:r w:rsidRPr="007435EB">
        <w:rPr>
          <w:rtl/>
        </w:rPr>
        <w:tab/>
        <w:t xml:space="preserve">באותה שעה פתח גבריאל ואמר: </w:t>
      </w:r>
      <w:r w:rsidRPr="00AC0CB1">
        <w:rPr>
          <w:rStyle w:val="af2"/>
          <w:rtl/>
        </w:rPr>
        <w:t>ואמת ה' לעולם</w:t>
      </w:r>
      <w:r w:rsidRPr="00AC0CB1">
        <w:rPr>
          <w:rStyle w:val="af2"/>
          <w:rFonts w:hint="cs"/>
          <w:rtl/>
        </w:rPr>
        <w:t>'</w:t>
      </w:r>
      <w:r w:rsidRPr="007435EB">
        <w:rPr>
          <w:rtl/>
        </w:rPr>
        <w:t>.</w:t>
      </w:r>
    </w:p>
    <w:p w14:paraId="04A8E8C2" w14:textId="77777777" w:rsidR="00D661D8" w:rsidRPr="003916C8" w:rsidRDefault="00D661D8" w:rsidP="00D661D8">
      <w:pPr>
        <w:pStyle w:val="36"/>
        <w:framePr w:wrap="notBeside"/>
        <w:rPr>
          <w:rtl/>
        </w:rPr>
      </w:pPr>
      <w:r w:rsidRPr="003916C8">
        <w:rPr>
          <w:rFonts w:hint="cs"/>
          <w:rtl/>
        </w:rPr>
        <w:t xml:space="preserve">• </w:t>
      </w:r>
      <w:r w:rsidRPr="003916C8">
        <w:rPr>
          <w:rtl/>
        </w:rPr>
        <w:t>ר"</w:t>
      </w:r>
      <w:r w:rsidRPr="003916C8">
        <w:rPr>
          <w:rFonts w:hint="cs"/>
          <w:rtl/>
        </w:rPr>
        <w:t>נ</w:t>
      </w:r>
      <w:r w:rsidRPr="003916C8">
        <w:rPr>
          <w:rtl/>
        </w:rPr>
        <w:t>:</w:t>
      </w:r>
    </w:p>
    <w:p w14:paraId="5EF60B07" w14:textId="77777777" w:rsidR="00D661D8" w:rsidRPr="007435EB" w:rsidRDefault="00D661D8" w:rsidP="00D661D8">
      <w:pPr>
        <w:spacing w:before="4"/>
        <w:rPr>
          <w:rtl/>
        </w:rPr>
      </w:pPr>
      <w:r w:rsidRPr="00AC0CB1">
        <w:rPr>
          <w:rStyle w:val="af2"/>
          <w:rFonts w:hint="cs"/>
          <w:rtl/>
        </w:rPr>
        <w:t>'</w:t>
      </w:r>
      <w:r w:rsidRPr="00AC0CB1">
        <w:rPr>
          <w:rStyle w:val="af2"/>
          <w:rtl/>
        </w:rPr>
        <w:t>ואמת ה' לעולם</w:t>
      </w:r>
      <w:r w:rsidRPr="00AC0CB1">
        <w:rPr>
          <w:rStyle w:val="af2"/>
          <w:rFonts w:hint="cs"/>
          <w:rtl/>
        </w:rPr>
        <w:t>'</w:t>
      </w:r>
      <w:r w:rsidRPr="00AC0CB1">
        <w:rPr>
          <w:rStyle w:val="af2"/>
          <w:rtl/>
        </w:rPr>
        <w:t xml:space="preserve"> </w:t>
      </w:r>
      <w:r w:rsidRPr="007435EB">
        <w:rPr>
          <w:rtl/>
        </w:rPr>
        <w:t xml:space="preserve">דגים שבים אמרוהו. </w:t>
      </w:r>
      <w:r w:rsidRPr="003916C8">
        <w:rPr>
          <w:rStyle w:val="affffd"/>
          <w:rtl/>
        </w:rPr>
        <w:t>כדר"ה</w:t>
      </w:r>
      <w:r w:rsidRPr="007435EB">
        <w:rPr>
          <w:rtl/>
        </w:rPr>
        <w:t xml:space="preserve"> ישראל שבאותו הדור מקטני אמנה היו.</w:t>
      </w:r>
    </w:p>
    <w:p w14:paraId="2012005C" w14:textId="77777777" w:rsidR="00D661D8" w:rsidRPr="003916C8" w:rsidRDefault="00D661D8" w:rsidP="00D661D8">
      <w:pPr>
        <w:pStyle w:val="36"/>
        <w:framePr w:wrap="notBeside"/>
        <w:rPr>
          <w:rtl/>
        </w:rPr>
      </w:pPr>
      <w:r w:rsidRPr="003916C8">
        <w:rPr>
          <w:rtl/>
        </w:rPr>
        <w:t>וכדדרש רב</w:t>
      </w:r>
      <w:r>
        <w:rPr>
          <w:rFonts w:hint="cs"/>
          <w:rtl/>
        </w:rPr>
        <w:t>ב''מ</w:t>
      </w:r>
      <w:r w:rsidRPr="003916C8">
        <w:rPr>
          <w:rtl/>
        </w:rPr>
        <w:t xml:space="preserve">: </w:t>
      </w:r>
    </w:p>
    <w:p w14:paraId="6DA483B7" w14:textId="77777777" w:rsidR="00D661D8" w:rsidRPr="007435EB" w:rsidRDefault="00D661D8" w:rsidP="00D661D8">
      <w:pPr>
        <w:rPr>
          <w:rtl/>
        </w:rPr>
      </w:pPr>
      <w:r w:rsidRPr="00AC0CB1">
        <w:rPr>
          <w:rStyle w:val="af2"/>
          <w:rtl/>
        </w:rPr>
        <w:t>'וימרו על ים בים סוף</w:t>
      </w:r>
      <w:r w:rsidRPr="00AC0CB1">
        <w:rPr>
          <w:rStyle w:val="af2"/>
          <w:rFonts w:hint="cs"/>
          <w:rtl/>
        </w:rPr>
        <w:t>'</w:t>
      </w:r>
      <w:r w:rsidRPr="00AC0CB1">
        <w:rPr>
          <w:rStyle w:val="af2"/>
          <w:rtl/>
        </w:rPr>
        <w:t xml:space="preserve"> </w:t>
      </w:r>
      <w:r w:rsidRPr="007435EB">
        <w:rPr>
          <w:rtl/>
        </w:rPr>
        <w:t xml:space="preserve">- מלמד שהמרו ישראל באותה שעה ואמרו: כשם שאנו עולין מצד אחד כך מצריים עולים מצד אחר. </w:t>
      </w:r>
    </w:p>
    <w:p w14:paraId="5B5DE975" w14:textId="77777777" w:rsidR="00D661D8" w:rsidRPr="003916C8" w:rsidRDefault="00D661D8" w:rsidP="00D661D8">
      <w:pPr>
        <w:pStyle w:val="36"/>
        <w:framePr w:wrap="notBeside"/>
        <w:rPr>
          <w:rtl/>
        </w:rPr>
      </w:pPr>
      <w:r w:rsidRPr="003916C8">
        <w:rPr>
          <w:rtl/>
        </w:rPr>
        <w:t xml:space="preserve">א"ל ה' </w:t>
      </w:r>
    </w:p>
    <w:p w14:paraId="3CD20F96" w14:textId="77777777" w:rsidR="00D661D8" w:rsidRPr="007435EB" w:rsidRDefault="00D661D8" w:rsidP="00D661D8">
      <w:pPr>
        <w:rPr>
          <w:rtl/>
        </w:rPr>
      </w:pPr>
      <w:r w:rsidRPr="003916C8">
        <w:rPr>
          <w:rStyle w:val="affffd"/>
          <w:rtl/>
        </w:rPr>
        <w:t>לשר של ים:</w:t>
      </w:r>
      <w:r w:rsidRPr="007435EB">
        <w:rPr>
          <w:rtl/>
        </w:rPr>
        <w:t xml:space="preserve"> פלוט אותן ליבשה.</w:t>
      </w:r>
    </w:p>
    <w:p w14:paraId="61ACBE6A" w14:textId="77777777" w:rsidR="00D661D8" w:rsidRPr="003916C8" w:rsidRDefault="00D661D8" w:rsidP="00D661D8">
      <w:pPr>
        <w:pStyle w:val="36"/>
        <w:framePr w:wrap="notBeside"/>
        <w:rPr>
          <w:rtl/>
        </w:rPr>
      </w:pPr>
      <w:r w:rsidRPr="003916C8">
        <w:rPr>
          <w:rtl/>
        </w:rPr>
        <w:t xml:space="preserve">אמר לפניו: </w:t>
      </w:r>
    </w:p>
    <w:p w14:paraId="3B11C8F1" w14:textId="77777777" w:rsidR="00D661D8" w:rsidRPr="007435EB" w:rsidRDefault="00D661D8" w:rsidP="00D661D8">
      <w:pPr>
        <w:rPr>
          <w:rFonts w:cs="Guttman Vilna"/>
          <w:b/>
          <w:bCs/>
          <w:rtl/>
        </w:rPr>
      </w:pPr>
      <w:r>
        <w:rPr>
          <w:rStyle w:val="affffd"/>
          <w:rtl/>
          <w:rPrChange w:id="11463" w:author="מנוע אמוראים" w:date="2026-10-05T16:42:03Z">
            <w:rPr>
              <w:rtl/>
            </w:rPr>
          </w:rPrChange>
        </w:rPr>
        <w:t xml:space="preserve">רבש"ע</w:t>
      </w:r>
      <w:r>
        <w:rPr>
          <w:rtl/>
        </w:rPr>
        <w:t xml:space="preserve">, כלום יש עבד שנותן לו רבו מתנה, וחוזר ונוטל ממנו.</w:t>
      </w:r>
    </w:p>
    <w:p w14:paraId="345696A0" w14:textId="77777777" w:rsidR="00D661D8" w:rsidRPr="003916C8" w:rsidRDefault="00D661D8" w:rsidP="00D661D8">
      <w:pPr>
        <w:pStyle w:val="36"/>
        <w:framePr w:wrap="notBeside"/>
        <w:rPr>
          <w:rtl/>
        </w:rPr>
      </w:pPr>
      <w:r w:rsidRPr="003916C8">
        <w:rPr>
          <w:rtl/>
        </w:rPr>
        <w:t>א"ל:</w:t>
      </w:r>
    </w:p>
    <w:p w14:paraId="78DD4021" w14:textId="77777777" w:rsidR="00D661D8" w:rsidRPr="007435EB" w:rsidRDefault="00D661D8" w:rsidP="00D661D8">
      <w:pPr>
        <w:rPr>
          <w:rtl/>
        </w:rPr>
      </w:pPr>
      <w:r w:rsidRPr="007435EB">
        <w:rPr>
          <w:rtl/>
        </w:rPr>
        <w:t xml:space="preserve">אתן לך אחד ומחצה שבהן. </w:t>
      </w:r>
      <w:r w:rsidRPr="003916C8">
        <w:rPr>
          <w:rStyle w:val="affffd"/>
          <w:rtl/>
        </w:rPr>
        <w:t>א"ל:</w:t>
      </w:r>
      <w:r>
        <w:rPr>
          <w:rtl/>
        </w:rPr>
        <w:t xml:space="preserve"> </w:t>
      </w:r>
      <w:r>
        <w:rPr>
          <w:rStyle w:val="affffd"/>
          <w:rtl/>
          <w:rPrChange w:id="11464" w:author="מנוע אמוראים" w:date="2026-10-05T16:42:03Z">
            <w:rPr>
              <w:rtl/>
            </w:rPr>
          </w:rPrChange>
        </w:rPr>
        <w:t xml:space="preserve">רבש"ע</w:t>
      </w:r>
      <w:r>
        <w:rPr>
          <w:rtl/>
        </w:rPr>
        <w:t xml:space="preserve">, יש עבד שתובע את רבו, </w:t>
      </w:r>
      <w:r w:rsidRPr="003916C8">
        <w:rPr>
          <w:rStyle w:val="affffd"/>
          <w:rtl/>
        </w:rPr>
        <w:t>א"ל:</w:t>
      </w:r>
      <w:r w:rsidRPr="007435EB">
        <w:rPr>
          <w:rtl/>
        </w:rPr>
        <w:t xml:space="preserve"> נחל קישון יהא לי ערב.</w:t>
      </w:r>
      <w:r>
        <w:rPr>
          <w:rFonts w:cs="Guttman Vilna" w:hint="cs"/>
          <w:b/>
          <w:bCs/>
          <w:rtl/>
        </w:rPr>
        <w:t xml:space="preserve"> </w:t>
      </w:r>
      <w:r w:rsidRPr="007435EB">
        <w:rPr>
          <w:rFonts w:ascii="Fb Fontext" w:hAnsi="Fb Fontext"/>
          <w:sz w:val="20"/>
          <w:rtl/>
        </w:rPr>
        <w:t xml:space="preserve">מיד פלט אותן ליבשה, ובאו ישראל וראו אותן, </w:t>
      </w:r>
      <w:r w:rsidRPr="000B309D">
        <w:rPr>
          <w:rStyle w:val="affffd"/>
          <w:rtl/>
        </w:rPr>
        <w:t>שנא'</w:t>
      </w:r>
      <w:r w:rsidRPr="00AC0CB1">
        <w:rPr>
          <w:rStyle w:val="af2"/>
          <w:rtl/>
        </w:rPr>
        <w:t xml:space="preserve"> </w:t>
      </w:r>
      <w:r w:rsidRPr="00AC0CB1">
        <w:rPr>
          <w:rStyle w:val="af2"/>
          <w:rFonts w:hint="cs"/>
          <w:rtl/>
        </w:rPr>
        <w:t>'</w:t>
      </w:r>
      <w:r w:rsidRPr="00AC0CB1">
        <w:rPr>
          <w:rStyle w:val="af2"/>
          <w:rtl/>
        </w:rPr>
        <w:t>וירא ישראל את מצרים מת על שפת הים</w:t>
      </w:r>
      <w:r w:rsidRPr="00AC0CB1">
        <w:rPr>
          <w:rStyle w:val="af2"/>
          <w:rFonts w:hint="cs"/>
          <w:rtl/>
        </w:rPr>
        <w:t>'</w:t>
      </w:r>
      <w:r w:rsidRPr="00AC0CB1">
        <w:rPr>
          <w:rStyle w:val="af2"/>
          <w:rtl/>
        </w:rPr>
        <w:t>.</w:t>
      </w:r>
    </w:p>
    <w:p w14:paraId="5AF2212E" w14:textId="77777777" w:rsidR="00D661D8" w:rsidRPr="007435EB" w:rsidRDefault="00D661D8" w:rsidP="00D661D8">
      <w:pPr>
        <w:rPr>
          <w:rtl/>
        </w:rPr>
      </w:pPr>
      <w:r w:rsidRPr="000B309D">
        <w:rPr>
          <w:rFonts w:ascii="Fb Fontext" w:hAnsi="Fb Fontext"/>
          <w:b/>
          <w:bCs/>
          <w:rtl/>
        </w:rPr>
        <w:t>אחד ומחצה שבהן,</w:t>
      </w:r>
      <w:r w:rsidRPr="007435EB">
        <w:rPr>
          <w:rFonts w:ascii="Fb Fontext" w:hAnsi="Fb Fontext"/>
          <w:rtl/>
        </w:rPr>
        <w:t xml:space="preserve"> דבפרעה </w:t>
      </w:r>
      <w:r w:rsidRPr="000B309D">
        <w:rPr>
          <w:rStyle w:val="affffd"/>
          <w:rtl/>
        </w:rPr>
        <w:t>כתיב</w:t>
      </w:r>
      <w:r w:rsidRPr="00AC0CB1">
        <w:rPr>
          <w:rStyle w:val="af2"/>
          <w:rtl/>
        </w:rPr>
        <w:t xml:space="preserve"> </w:t>
      </w:r>
      <w:r w:rsidRPr="00AC0CB1">
        <w:rPr>
          <w:rStyle w:val="af2"/>
          <w:rFonts w:hint="cs"/>
          <w:rtl/>
        </w:rPr>
        <w:t>'</w:t>
      </w:r>
      <w:r w:rsidRPr="00AC0CB1">
        <w:rPr>
          <w:rStyle w:val="af2"/>
          <w:rtl/>
        </w:rPr>
        <w:t>שש מאות רכב בחור</w:t>
      </w:r>
      <w:r w:rsidRPr="00AC0CB1">
        <w:rPr>
          <w:rStyle w:val="af2"/>
          <w:rFonts w:hint="cs"/>
          <w:rtl/>
        </w:rPr>
        <w:t>'</w:t>
      </w:r>
      <w:r w:rsidRPr="00AC0CB1">
        <w:rPr>
          <w:rStyle w:val="af2"/>
          <w:rtl/>
        </w:rPr>
        <w:t xml:space="preserve"> </w:t>
      </w:r>
      <w:r w:rsidRPr="007435EB">
        <w:rPr>
          <w:rFonts w:ascii="Fb Fontext" w:hAnsi="Fb Fontext" w:hint="cs"/>
          <w:rtl/>
        </w:rPr>
        <w:t>ו</w:t>
      </w:r>
      <w:r w:rsidRPr="007435EB">
        <w:rPr>
          <w:rFonts w:ascii="Fb Fontext" w:hAnsi="Fb Fontext"/>
          <w:rtl/>
        </w:rPr>
        <w:t xml:space="preserve">בסיסרא </w:t>
      </w:r>
      <w:r w:rsidRPr="000B309D">
        <w:rPr>
          <w:rStyle w:val="affffd"/>
          <w:rtl/>
        </w:rPr>
        <w:t>כתיב</w:t>
      </w:r>
      <w:r w:rsidRPr="00AC0CB1">
        <w:rPr>
          <w:rStyle w:val="af2"/>
          <w:rtl/>
        </w:rPr>
        <w:t xml:space="preserve"> 'תשע מאות רכב ברזל'.</w:t>
      </w:r>
    </w:p>
    <w:p w14:paraId="15EFD0D5" w14:textId="77777777" w:rsidR="00D661D8" w:rsidRPr="007435EB" w:rsidRDefault="00D661D8" w:rsidP="00D661D8">
      <w:pPr>
        <w:rPr>
          <w:rtl/>
        </w:rPr>
      </w:pPr>
      <w:r w:rsidRPr="007435EB">
        <w:rPr>
          <w:rtl/>
        </w:rPr>
        <w:t>כ</w:t>
      </w:r>
      <w:r w:rsidRPr="007435EB">
        <w:rPr>
          <w:rFonts w:hint="cs"/>
          <w:rtl/>
        </w:rPr>
        <w:t>שבא</w:t>
      </w:r>
      <w:r w:rsidRPr="007435EB">
        <w:rPr>
          <w:rtl/>
        </w:rPr>
        <w:t xml:space="preserve"> סיסרא </w:t>
      </w:r>
      <w:r w:rsidRPr="007435EB">
        <w:rPr>
          <w:rFonts w:hint="cs"/>
          <w:rtl/>
        </w:rPr>
        <w:t>בא ע</w:t>
      </w:r>
      <w:r w:rsidRPr="007435EB">
        <w:rPr>
          <w:rtl/>
        </w:rPr>
        <w:t>ליה</w:t>
      </w:r>
      <w:r w:rsidRPr="007435EB">
        <w:rPr>
          <w:rFonts w:hint="cs"/>
          <w:rtl/>
        </w:rPr>
        <w:t>ם</w:t>
      </w:r>
      <w:r w:rsidRPr="007435EB">
        <w:rPr>
          <w:rtl/>
        </w:rPr>
        <w:t xml:space="preserve"> בדקרי </w:t>
      </w:r>
      <w:r w:rsidRPr="007435EB">
        <w:rPr>
          <w:rFonts w:hint="cs"/>
          <w:rtl/>
        </w:rPr>
        <w:t>ברזל</w:t>
      </w:r>
      <w:r w:rsidRPr="007435EB">
        <w:rPr>
          <w:rtl/>
        </w:rPr>
        <w:t xml:space="preserve">, הוציא ה' עליהם כוכבים ממסילותם </w:t>
      </w:r>
      <w:r w:rsidRPr="00AC0CB1">
        <w:rPr>
          <w:rStyle w:val="af2"/>
          <w:rtl/>
        </w:rPr>
        <w:t>ד'מן שמים נלחמו הכוכבים'.</w:t>
      </w:r>
    </w:p>
    <w:p w14:paraId="2C2B3D2B" w14:textId="77777777" w:rsidR="00D661D8" w:rsidRPr="007435EB" w:rsidRDefault="00D661D8" w:rsidP="00D661D8">
      <w:pPr>
        <w:rPr>
          <w:rtl/>
        </w:rPr>
      </w:pPr>
      <w:r w:rsidRPr="007435EB">
        <w:rPr>
          <w:sz w:val="20"/>
          <w:rtl/>
        </w:rPr>
        <w:t>כיון דנחיתו כוכבי שמים עלייהו אקדירו הני דקרי</w:t>
      </w:r>
      <w:r w:rsidRPr="007435EB">
        <w:rPr>
          <w:rFonts w:hint="cs"/>
          <w:sz w:val="20"/>
          <w:rtl/>
        </w:rPr>
        <w:t xml:space="preserve"> ברזל</w:t>
      </w:r>
      <w:r w:rsidRPr="007435EB">
        <w:rPr>
          <w:sz w:val="20"/>
          <w:rtl/>
        </w:rPr>
        <w:t xml:space="preserve">, </w:t>
      </w:r>
      <w:r w:rsidRPr="007435EB">
        <w:rPr>
          <w:rFonts w:hint="cs"/>
          <w:sz w:val="20"/>
          <w:rtl/>
        </w:rPr>
        <w:t>ירדו לשחות בנחל קישון</w:t>
      </w:r>
      <w:r w:rsidRPr="007435EB">
        <w:rPr>
          <w:sz w:val="20"/>
          <w:rtl/>
        </w:rPr>
        <w:t>.</w:t>
      </w:r>
    </w:p>
    <w:p w14:paraId="11D66088" w14:textId="77777777" w:rsidR="00D661D8" w:rsidRPr="000B309D" w:rsidRDefault="00D661D8" w:rsidP="00D661D8">
      <w:pPr>
        <w:pStyle w:val="36"/>
        <w:framePr w:wrap="notBeside"/>
        <w:rPr>
          <w:rtl/>
        </w:rPr>
      </w:pPr>
      <w:r w:rsidRPr="000B309D">
        <w:rPr>
          <w:rtl/>
        </w:rPr>
        <w:t xml:space="preserve">א"ל ה' לנחל קישון: </w:t>
      </w:r>
    </w:p>
    <w:p w14:paraId="684206F0" w14:textId="77777777" w:rsidR="00D661D8" w:rsidRPr="007435EB" w:rsidRDefault="00D661D8" w:rsidP="00D661D8">
      <w:pPr>
        <w:rPr>
          <w:rtl/>
        </w:rPr>
      </w:pPr>
      <w:r>
        <w:rPr>
          <w:rFonts w:hint="cs"/>
          <w:rtl/>
        </w:rPr>
        <w:t>ל</w:t>
      </w:r>
      <w:r w:rsidRPr="007435EB">
        <w:rPr>
          <w:rtl/>
        </w:rPr>
        <w:t>ך והשלם ערבונך. מיד גרפם נחל קישון והשליכן לים,</w:t>
      </w:r>
    </w:p>
    <w:p w14:paraId="4811149B" w14:textId="77777777" w:rsidR="00D661D8" w:rsidRPr="007435EB" w:rsidRDefault="00D661D8" w:rsidP="00D661D8">
      <w:pPr>
        <w:spacing w:after="60"/>
        <w:rPr>
          <w:rFonts w:ascii="Fb Fontext" w:hAnsi="Fb Fontext" w:cs="Guttman Vilna"/>
          <w:b/>
          <w:bCs/>
          <w:i/>
          <w:iCs/>
          <w:rtl/>
        </w:rPr>
      </w:pPr>
      <w:r w:rsidRPr="00AC0CB1">
        <w:rPr>
          <w:rStyle w:val="af2"/>
          <w:rtl/>
        </w:rPr>
        <w:t>'</w:t>
      </w:r>
      <w:r w:rsidRPr="00AC0CB1">
        <w:rPr>
          <w:rStyle w:val="af2"/>
          <w:rFonts w:hint="cs"/>
          <w:rtl/>
        </w:rPr>
        <w:t>נ</w:t>
      </w:r>
      <w:r w:rsidRPr="00AC0CB1">
        <w:rPr>
          <w:rStyle w:val="af2"/>
          <w:rtl/>
        </w:rPr>
        <w:t>חל קישון גרפם נחל קדומים'</w:t>
      </w:r>
      <w:r w:rsidRPr="007435EB">
        <w:rPr>
          <w:rtl/>
        </w:rPr>
        <w:t xml:space="preserve">- נחל שנעשה ערב מקדם. </w:t>
      </w:r>
      <w:r w:rsidRPr="007435EB">
        <w:rPr>
          <w:rFonts w:ascii="Fb Fontext" w:hAnsi="Fb Fontext"/>
          <w:rtl/>
        </w:rPr>
        <w:t>באותה שעה פתחו דגים של ים ואמרו:</w:t>
      </w:r>
      <w:r w:rsidRPr="00AC0CB1">
        <w:rPr>
          <w:rStyle w:val="af2"/>
          <w:rtl/>
        </w:rPr>
        <w:t xml:space="preserve"> </w:t>
      </w:r>
      <w:r w:rsidRPr="00AC0CB1">
        <w:rPr>
          <w:rStyle w:val="af2"/>
          <w:rFonts w:hint="cs"/>
          <w:rtl/>
        </w:rPr>
        <w:t>'</w:t>
      </w:r>
      <w:r w:rsidRPr="00AC0CB1">
        <w:rPr>
          <w:rStyle w:val="af2"/>
          <w:rtl/>
        </w:rPr>
        <w:t>ואמת ה' לעולם</w:t>
      </w:r>
      <w:r w:rsidRPr="00AC0CB1">
        <w:rPr>
          <w:rStyle w:val="af2"/>
          <w:rFonts w:hint="cs"/>
          <w:rtl/>
        </w:rPr>
        <w:t>'</w:t>
      </w:r>
      <w:r w:rsidRPr="00AC0CB1">
        <w:rPr>
          <w:rStyle w:val="af2"/>
          <w:rtl/>
        </w:rPr>
        <w:t>.</w:t>
      </w:r>
    </w:p>
    <w:p w14:paraId="52505BF8" w14:textId="77777777" w:rsidR="00D661D8" w:rsidRPr="000B309D" w:rsidRDefault="00D661D8" w:rsidP="00D661D8">
      <w:pPr>
        <w:pStyle w:val="36"/>
        <w:framePr w:wrap="notBeside"/>
        <w:rPr>
          <w:rtl/>
        </w:rPr>
      </w:pPr>
      <w:r w:rsidRPr="000B309D">
        <w:rPr>
          <w:rFonts w:hint="cs"/>
          <w:rtl/>
        </w:rPr>
        <w:t xml:space="preserve">• </w:t>
      </w:r>
      <w:r w:rsidRPr="000B309D">
        <w:rPr>
          <w:rtl/>
        </w:rPr>
        <w:t>ארשב"ל</w:t>
      </w:r>
    </w:p>
    <w:p w14:paraId="6FE514E1" w14:textId="77777777" w:rsidR="00D661D8" w:rsidRPr="007435EB" w:rsidRDefault="00D661D8" w:rsidP="00D661D8">
      <w:pPr>
        <w:spacing w:before="4"/>
        <w:rPr>
          <w:rtl/>
        </w:rPr>
      </w:pPr>
      <w:r w:rsidRPr="00AC0CB1">
        <w:rPr>
          <w:rStyle w:val="af2"/>
          <w:rFonts w:hint="cs"/>
          <w:rtl/>
        </w:rPr>
        <w:t>'</w:t>
      </w:r>
      <w:r w:rsidRPr="00AC0CB1">
        <w:rPr>
          <w:rStyle w:val="af2"/>
          <w:rtl/>
        </w:rPr>
        <w:t>מושיבי עקרת הבית</w:t>
      </w:r>
      <w:r w:rsidRPr="00AC0CB1">
        <w:rPr>
          <w:rStyle w:val="af2"/>
          <w:rFonts w:hint="cs"/>
          <w:rtl/>
        </w:rPr>
        <w:t>'</w:t>
      </w:r>
      <w:r w:rsidRPr="00AC0CB1">
        <w:rPr>
          <w:rStyle w:val="af2"/>
          <w:rtl/>
        </w:rPr>
        <w:t>,</w:t>
      </w:r>
      <w:r w:rsidRPr="007435EB">
        <w:rPr>
          <w:rFonts w:ascii="Fb Fontext" w:hAnsi="Fb Fontext"/>
          <w:rtl/>
        </w:rPr>
        <w:t xml:space="preserve"> </w:t>
      </w:r>
      <w:r w:rsidRPr="000B309D">
        <w:rPr>
          <w:rStyle w:val="affffd"/>
          <w:rtl/>
        </w:rPr>
        <w:t>אמרה כנסת ישראל לפני ה':</w:t>
      </w:r>
      <w:r>
        <w:rPr>
          <w:rFonts w:ascii="Fb Fontext" w:hAnsi="Fb Fontext"/>
          <w:rtl/>
        </w:rPr>
        <w:t xml:space="preserve"> </w:t>
      </w:r>
      <w:r>
        <w:rPr>
          <w:rStyle w:val="affffd"/>
          <w:rFonts w:ascii="Fb Fontext" w:hAnsi="Fb Fontext"/>
          <w:rtl/>
          <w:rPrChange w:id="11465" w:author="מנוע אמוראים" w:date="2026-10-05T16:42:03Z">
            <w:rPr>
              <w:rFonts w:ascii="Fb Fontext" w:hAnsi="Fb Fontext"/>
              <w:rtl/>
            </w:rPr>
          </w:rPrChange>
        </w:rPr>
        <w:t xml:space="preserve">רבש"ע</w:t>
      </w:r>
      <w:r>
        <w:rPr>
          <w:rFonts w:ascii="Fb Fontext" w:hAnsi="Fb Fontext"/>
          <w:rtl/>
        </w:rPr>
        <w:t xml:space="preserve"> שמוני בניך כחולדה זו הדרה בעיקרי בתים.</w:t>
      </w:r>
    </w:p>
    <w:p w14:paraId="425EE922" w14:textId="77777777" w:rsidR="00D661D8" w:rsidRPr="000B309D" w:rsidRDefault="00D661D8" w:rsidP="00D661D8">
      <w:pPr>
        <w:pStyle w:val="36"/>
        <w:framePr w:wrap="notBeside"/>
        <w:rPr>
          <w:rtl/>
        </w:rPr>
      </w:pPr>
      <w:r w:rsidRPr="000B309D">
        <w:rPr>
          <w:rFonts w:hint="cs"/>
          <w:rtl/>
        </w:rPr>
        <w:t xml:space="preserve">• </w:t>
      </w:r>
      <w:r w:rsidRPr="000B309D">
        <w:rPr>
          <w:rtl/>
        </w:rPr>
        <w:t xml:space="preserve">דרש רבא: </w:t>
      </w:r>
    </w:p>
    <w:p w14:paraId="4E229EAF" w14:textId="77777777" w:rsidR="00D661D8" w:rsidRPr="007435EB" w:rsidRDefault="00D661D8" w:rsidP="00D661D8">
      <w:pPr>
        <w:spacing w:before="4"/>
        <w:rPr>
          <w:rtl/>
        </w:rPr>
      </w:pPr>
      <w:r w:rsidRPr="00AC0CB1">
        <w:rPr>
          <w:rStyle w:val="af2"/>
          <w:rtl/>
        </w:rPr>
        <w:t>'אהבתי כי ישמע ה'</w:t>
      </w:r>
      <w:r w:rsidRPr="007435EB">
        <w:rPr>
          <w:rtl/>
        </w:rPr>
        <w:t xml:space="preserve"> </w:t>
      </w:r>
      <w:r>
        <w:rPr>
          <w:rFonts w:hint="cs"/>
          <w:rtl/>
        </w:rPr>
        <w:t xml:space="preserve"> </w:t>
      </w:r>
      <w:r w:rsidRPr="000B309D">
        <w:rPr>
          <w:rStyle w:val="affffd"/>
          <w:rtl/>
        </w:rPr>
        <w:t>אמרה כנסת ישראל:</w:t>
      </w:r>
      <w:r>
        <w:rPr>
          <w:rtl/>
        </w:rPr>
        <w:t xml:space="preserve"> </w:t>
      </w:r>
      <w:r>
        <w:rPr>
          <w:rStyle w:val="affffd"/>
          <w:rtl/>
          <w:rPrChange w:id="11466" w:author="מנוע אמוראים" w:date="2026-10-05T16:42:03Z">
            <w:rPr>
              <w:rtl/>
            </w:rPr>
          </w:rPrChange>
        </w:rPr>
        <w:t xml:space="preserve">רבש"ע</w:t>
      </w:r>
      <w:r>
        <w:rPr>
          <w:rtl/>
        </w:rPr>
        <w:t xml:space="preserve">, אימת אני אהובה לפניך בזמן שתשמע קול תחנוני.</w:t>
      </w:r>
    </w:p>
    <w:p w14:paraId="212E778B" w14:textId="77777777" w:rsidR="00D661D8" w:rsidRPr="000B309D" w:rsidRDefault="00D661D8" w:rsidP="00D661D8">
      <w:pPr>
        <w:pStyle w:val="36"/>
        <w:framePr w:wrap="notBeside"/>
        <w:rPr>
          <w:rtl/>
        </w:rPr>
      </w:pPr>
      <w:r w:rsidRPr="000B309D">
        <w:rPr>
          <w:rFonts w:hint="cs"/>
          <w:rtl/>
        </w:rPr>
        <w:t xml:space="preserve">• </w:t>
      </w:r>
    </w:p>
    <w:p w14:paraId="0EACCC6B" w14:textId="77777777" w:rsidR="00D661D8" w:rsidRPr="007435EB" w:rsidRDefault="00D661D8" w:rsidP="00D661D8">
      <w:pPr>
        <w:spacing w:after="60"/>
        <w:rPr>
          <w:rFonts w:ascii="Fb Fontext" w:hAnsi="Fb Fontext" w:cs="Guttman Vilna"/>
          <w:b/>
          <w:bCs/>
          <w:sz w:val="20"/>
          <w:rtl/>
        </w:rPr>
      </w:pPr>
      <w:r w:rsidRPr="00AC0CB1">
        <w:rPr>
          <w:rStyle w:val="af2"/>
          <w:rtl/>
        </w:rPr>
        <w:t>'דלתי ולי יהושיע',</w:t>
      </w:r>
      <w:r w:rsidRPr="007435EB">
        <w:rPr>
          <w:rFonts w:ascii="Fb Fontext" w:hAnsi="Fb Fontext"/>
          <w:sz w:val="20"/>
          <w:rtl/>
        </w:rPr>
        <w:t xml:space="preserve"> </w:t>
      </w:r>
      <w:r w:rsidRPr="000B309D">
        <w:rPr>
          <w:rStyle w:val="affffd"/>
          <w:rtl/>
        </w:rPr>
        <w:t>אמרה כנסת ישראל לפני ה':</w:t>
      </w:r>
      <w:r>
        <w:rPr>
          <w:rFonts w:ascii="Fb Fontext" w:hAnsi="Fb Fontext"/>
          <w:sz w:val="20"/>
          <w:rtl/>
        </w:rPr>
        <w:t xml:space="preserve"> </w:t>
      </w:r>
      <w:r>
        <w:rPr>
          <w:rStyle w:val="affffd"/>
          <w:rFonts w:ascii="Fb Fontext" w:hAnsi="Fb Fontext"/>
          <w:sz w:val="20"/>
          <w:rtl/>
          <w:rPrChange w:id="11467" w:author="מנוע אמוראים" w:date="2026-10-05T16:42:03Z">
            <w:rPr>
              <w:rFonts w:ascii="Fb Fontext" w:hAnsi="Fb Fontext"/>
              <w:sz w:val="20"/>
              <w:rtl/>
            </w:rPr>
          </w:rPrChange>
        </w:rPr>
        <w:t xml:space="preserve">רבש"ע</w:t>
      </w:r>
      <w:r w:rsidRPr="007435EB">
        <w:rPr>
          <w:rFonts w:ascii="Fb Fontext" w:hAnsi="Fb Fontext" w:hint="cs"/>
          <w:sz w:val="20"/>
          <w:rtl/>
        </w:rPr>
        <w:t xml:space="preserve"> </w:t>
      </w:r>
      <w:r w:rsidRPr="007435EB">
        <w:rPr>
          <w:rFonts w:ascii="Fb Fontext" w:hAnsi="Fb Fontext"/>
          <w:sz w:val="20"/>
          <w:rtl/>
        </w:rPr>
        <w:t>אף על פי שדלה אני במצות לך אני ולי נאה להושיע.</w:t>
      </w:r>
    </w:p>
    <w:p w14:paraId="162ACBD6" w14:textId="77777777" w:rsidR="00D661D8" w:rsidRPr="000B309D" w:rsidRDefault="00D661D8" w:rsidP="00D661D8">
      <w:pPr>
        <w:pStyle w:val="36"/>
        <w:framePr w:wrap="notBeside"/>
        <w:rPr>
          <w:rtl/>
        </w:rPr>
      </w:pPr>
      <w:r w:rsidRPr="000B309D">
        <w:rPr>
          <w:rtl/>
        </w:rPr>
        <w:t xml:space="preserve">ר"כ כשחלה ריב"י </w:t>
      </w:r>
    </w:p>
    <w:p w14:paraId="02DA959B" w14:textId="77777777" w:rsidR="00D661D8" w:rsidRPr="007435EB" w:rsidRDefault="00D661D8" w:rsidP="00D661D8">
      <w:pPr>
        <w:pStyle w:val="affffc"/>
        <w:rPr>
          <w:rtl/>
        </w:rPr>
      </w:pPr>
      <w:r w:rsidRPr="007435EB">
        <w:rPr>
          <w:rtl/>
        </w:rPr>
        <w:t>שלח לו רבי: אמור לנו שנים ושלשה דברים שאמרת לנו משום אביך.</w:t>
      </w:r>
    </w:p>
    <w:p w14:paraId="16AA0C04" w14:textId="77777777" w:rsidR="00D661D8" w:rsidRPr="007435EB" w:rsidRDefault="00D661D8" w:rsidP="00D661D8">
      <w:pPr>
        <w:rPr>
          <w:rtl/>
        </w:rPr>
      </w:pPr>
      <w:r w:rsidRPr="000B309D">
        <w:rPr>
          <w:rStyle w:val="affffd"/>
          <w:rtl/>
        </w:rPr>
        <w:t>שלח לו, כך אמר אבא:</w:t>
      </w:r>
      <w:r w:rsidRPr="00AC0CB1">
        <w:rPr>
          <w:rStyle w:val="af2"/>
          <w:rtl/>
        </w:rPr>
        <w:t xml:space="preserve"> 'הללו את ה' כל גוים</w:t>
      </w:r>
      <w:r w:rsidRPr="007435EB">
        <w:rPr>
          <w:i/>
          <w:iCs/>
          <w:rtl/>
        </w:rPr>
        <w:t>,</w:t>
      </w:r>
      <w:r w:rsidRPr="007435EB">
        <w:rPr>
          <w:rFonts w:hint="cs"/>
          <w:rtl/>
        </w:rPr>
        <w:t xml:space="preserve"> </w:t>
      </w:r>
    </w:p>
    <w:p w14:paraId="149BAB7B" w14:textId="77777777" w:rsidR="00D661D8" w:rsidRPr="000B309D" w:rsidRDefault="00D661D8" w:rsidP="00D661D8">
      <w:pPr>
        <w:pStyle w:val="36"/>
        <w:framePr w:wrap="notBeside"/>
        <w:rPr>
          <w:rtl/>
        </w:rPr>
      </w:pPr>
      <w:r w:rsidRPr="000B309D">
        <w:rPr>
          <w:rtl/>
        </w:rPr>
        <w:t xml:space="preserve">ה"ק - </w:t>
      </w:r>
    </w:p>
    <w:p w14:paraId="330E56BD" w14:textId="77777777" w:rsidR="00D661D8" w:rsidRPr="007435EB" w:rsidRDefault="00D661D8" w:rsidP="00D661D8">
      <w:pPr>
        <w:rPr>
          <w:rtl/>
        </w:rPr>
      </w:pPr>
      <w:r w:rsidRPr="007435EB">
        <w:rPr>
          <w:rtl/>
        </w:rPr>
        <w:t>אגבורות ונפלאות דעביד בהדייהו, כ"</w:t>
      </w:r>
      <w:r w:rsidRPr="007435EB">
        <w:rPr>
          <w:rFonts w:hint="cs"/>
          <w:rtl/>
        </w:rPr>
        <w:t xml:space="preserve">ש </w:t>
      </w:r>
      <w:r w:rsidRPr="007435EB">
        <w:rPr>
          <w:rtl/>
        </w:rPr>
        <w:t>אנו דגבר עלינו חסדו.</w:t>
      </w:r>
    </w:p>
    <w:p w14:paraId="48226E52" w14:textId="77777777" w:rsidR="00D661D8" w:rsidRPr="000B309D" w:rsidRDefault="00D661D8" w:rsidP="00D661D8">
      <w:pPr>
        <w:pStyle w:val="36"/>
        <w:framePr w:wrap="notBeside"/>
        <w:rPr>
          <w:rtl/>
        </w:rPr>
      </w:pPr>
      <w:r w:rsidRPr="000B309D">
        <w:rPr>
          <w:rtl/>
        </w:rPr>
        <w:t xml:space="preserve">ועוד </w:t>
      </w:r>
    </w:p>
    <w:p w14:paraId="6BEF1B93" w14:textId="77777777" w:rsidR="00D661D8" w:rsidRPr="007435EB" w:rsidRDefault="00D661D8" w:rsidP="00D661D8">
      <w:pPr>
        <w:rPr>
          <w:rtl/>
        </w:rPr>
      </w:pPr>
      <w:r w:rsidRPr="000B309D">
        <w:rPr>
          <w:rtl/>
        </w:rPr>
        <w:t>'עתידה מצרים שתביא דורון למשיח',</w:t>
      </w:r>
      <w:r w:rsidRPr="007435EB">
        <w:rPr>
          <w:rtl/>
        </w:rPr>
        <w:t xml:space="preserve"> כסבור אינו מקבל מהם, </w:t>
      </w:r>
    </w:p>
    <w:p w14:paraId="4F01C3CC" w14:textId="77777777" w:rsidR="00D661D8" w:rsidRPr="000B309D" w:rsidRDefault="00D661D8" w:rsidP="00D661D8">
      <w:pPr>
        <w:pStyle w:val="36"/>
        <w:framePr w:wrap="notBeside"/>
        <w:rPr>
          <w:rtl/>
        </w:rPr>
      </w:pPr>
      <w:r w:rsidRPr="000B309D">
        <w:rPr>
          <w:rtl/>
        </w:rPr>
        <w:t xml:space="preserve">א"ל ה' למשיח: </w:t>
      </w:r>
    </w:p>
    <w:p w14:paraId="11C14A72" w14:textId="77777777" w:rsidR="00D661D8" w:rsidRPr="007435EB" w:rsidRDefault="00D661D8" w:rsidP="00D661D8">
      <w:pPr>
        <w:rPr>
          <w:rtl/>
        </w:rPr>
      </w:pPr>
      <w:r w:rsidRPr="007435EB">
        <w:rPr>
          <w:rtl/>
        </w:rPr>
        <w:lastRenderedPageBreak/>
        <w:t>קבל מהם, אכסניא עשו לבניי במצרים, מיד</w:t>
      </w:r>
      <w:r w:rsidRPr="00AC0CB1">
        <w:rPr>
          <w:rStyle w:val="af2"/>
          <w:rtl/>
        </w:rPr>
        <w:t xml:space="preserve"> 'יאתיו חשמנים מני מצרים'.</w:t>
      </w:r>
    </w:p>
    <w:p w14:paraId="3F51A904" w14:textId="77777777" w:rsidR="00D661D8" w:rsidRDefault="00D661D8" w:rsidP="00D661D8">
      <w:pPr>
        <w:rPr>
          <w:rStyle w:val="affffd"/>
          <w:rtl/>
        </w:rPr>
      </w:pPr>
      <w:r w:rsidRPr="000B309D">
        <w:rPr>
          <w:rStyle w:val="affffd"/>
          <w:rtl/>
        </w:rPr>
        <w:t>נשאה כוש ק"ו בעצמה:</w:t>
      </w:r>
      <w:r w:rsidRPr="007435EB">
        <w:rPr>
          <w:rtl/>
        </w:rPr>
        <w:t xml:space="preserve"> ומה הללו שנשתעבדו בהן כך, אני שלא נשתעבדתיי בהן כ"ש </w:t>
      </w:r>
    </w:p>
    <w:p w14:paraId="3ACDE1BC" w14:textId="77777777" w:rsidR="00D661D8" w:rsidRPr="000B309D" w:rsidRDefault="00D661D8" w:rsidP="00D661D8">
      <w:pPr>
        <w:pStyle w:val="36"/>
        <w:framePr w:wrap="notBeside"/>
        <w:rPr>
          <w:rtl/>
        </w:rPr>
      </w:pPr>
      <w:r w:rsidRPr="000B309D">
        <w:rPr>
          <w:rtl/>
        </w:rPr>
        <w:t>א"ל ה':</w:t>
      </w:r>
    </w:p>
    <w:p w14:paraId="0759B6A0" w14:textId="77777777" w:rsidR="00D661D8" w:rsidRPr="007435EB" w:rsidRDefault="00D661D8" w:rsidP="00D661D8">
      <w:pPr>
        <w:rPr>
          <w:rtl/>
        </w:rPr>
      </w:pPr>
      <w:r w:rsidRPr="007435EB">
        <w:rPr>
          <w:rtl/>
        </w:rPr>
        <w:t>קבל מהם, מיד</w:t>
      </w:r>
      <w:r w:rsidRPr="00AC0CB1">
        <w:rPr>
          <w:rStyle w:val="af2"/>
          <w:rtl/>
        </w:rPr>
        <w:t xml:space="preserve"> 'כוש תריץ ידיו לאלהים'.</w:t>
      </w:r>
    </w:p>
    <w:p w14:paraId="17BFDCFD" w14:textId="77777777" w:rsidR="00D661D8" w:rsidRPr="007435EB" w:rsidRDefault="00D661D8" w:rsidP="00D661D8">
      <w:pPr>
        <w:rPr>
          <w:rtl/>
        </w:rPr>
      </w:pPr>
      <w:r w:rsidRPr="007435EB">
        <w:rPr>
          <w:rFonts w:ascii="Fb Fontext" w:hAnsi="Fb Fontext"/>
          <w:rtl/>
        </w:rPr>
        <w:t>נשאה מלכות רומי הרשעה ק"ו בעצמה: ומה הללו שאין אחיהן - כך, אנו שאנו אחיהן כ"ש.</w:t>
      </w:r>
    </w:p>
    <w:p w14:paraId="368D869D" w14:textId="77777777" w:rsidR="00D661D8" w:rsidRPr="000B309D" w:rsidRDefault="00D661D8" w:rsidP="00D661D8">
      <w:pPr>
        <w:pStyle w:val="36"/>
        <w:framePr w:wrap="notBeside"/>
        <w:rPr>
          <w:rtl/>
        </w:rPr>
      </w:pPr>
      <w:r w:rsidRPr="000B309D">
        <w:rPr>
          <w:rFonts w:hint="cs"/>
          <w:rtl/>
        </w:rPr>
        <w:t xml:space="preserve">• </w:t>
      </w:r>
      <w:r w:rsidRPr="000B309D">
        <w:rPr>
          <w:rtl/>
        </w:rPr>
        <w:t>א"ל ה' לגבריאל:</w:t>
      </w:r>
    </w:p>
    <w:p w14:paraId="6E72116B" w14:textId="77777777" w:rsidR="00D661D8" w:rsidRPr="007435EB" w:rsidRDefault="00D661D8" w:rsidP="00D661D8">
      <w:pPr>
        <w:spacing w:before="4"/>
        <w:rPr>
          <w:rtl/>
        </w:rPr>
      </w:pPr>
      <w:r w:rsidRPr="00AC0CB1">
        <w:rPr>
          <w:rStyle w:val="af2"/>
          <w:rtl/>
        </w:rPr>
        <w:t>'גער חית קנה</w:t>
      </w:r>
      <w:r w:rsidRPr="00AC0CB1">
        <w:rPr>
          <w:rStyle w:val="af2"/>
          <w:rFonts w:hint="cs"/>
          <w:rtl/>
        </w:rPr>
        <w:t>'</w:t>
      </w:r>
      <w:r w:rsidRPr="00AC0CB1">
        <w:rPr>
          <w:rStyle w:val="af2"/>
          <w:rtl/>
        </w:rPr>
        <w:t>.</w:t>
      </w:r>
      <w:r w:rsidRPr="007435EB">
        <w:rPr>
          <w:rtl/>
        </w:rPr>
        <w:t xml:space="preserve"> געור חיה וקנה לך עדה.</w:t>
      </w:r>
    </w:p>
    <w:p w14:paraId="291334A7" w14:textId="77777777" w:rsidR="00D661D8" w:rsidRPr="000B309D" w:rsidRDefault="00D661D8" w:rsidP="00D661D8">
      <w:pPr>
        <w:pStyle w:val="36"/>
        <w:framePr w:wrap="notBeside"/>
        <w:rPr>
          <w:rtl/>
        </w:rPr>
      </w:pPr>
      <w:r w:rsidRPr="000B309D">
        <w:rPr>
          <w:rtl/>
        </w:rPr>
        <w:t>דבר אחר:</w:t>
      </w:r>
    </w:p>
    <w:p w14:paraId="60D7AB08" w14:textId="77777777" w:rsidR="00D661D8" w:rsidRPr="007435EB" w:rsidRDefault="00D661D8" w:rsidP="00D661D8">
      <w:pPr>
        <w:rPr>
          <w:rFonts w:cs="Guttman Vilna"/>
          <w:b/>
          <w:bCs/>
          <w:rtl/>
        </w:rPr>
      </w:pPr>
      <w:r w:rsidRPr="007435EB">
        <w:rPr>
          <w:rtl/>
        </w:rPr>
        <w:t xml:space="preserve"> געור חית קנה שדרה בין הקנים,</w:t>
      </w:r>
      <w:r w:rsidRPr="00AC0CB1">
        <w:rPr>
          <w:rStyle w:val="af2"/>
          <w:rtl/>
        </w:rPr>
        <w:t xml:space="preserve"> 'יכרסמנה חזיר מיער וזיז שדי ירענה'.</w:t>
      </w:r>
    </w:p>
    <w:p w14:paraId="4CC92CDE" w14:textId="77777777" w:rsidR="00D661D8" w:rsidRPr="000B309D" w:rsidRDefault="00D661D8" w:rsidP="00D661D8">
      <w:pPr>
        <w:pStyle w:val="36"/>
        <w:framePr w:wrap="notBeside"/>
        <w:rPr>
          <w:rtl/>
        </w:rPr>
      </w:pPr>
      <w:r w:rsidRPr="000B309D">
        <w:rPr>
          <w:rtl/>
        </w:rPr>
        <w:t xml:space="preserve">רחב"א מרי"ו: </w:t>
      </w:r>
    </w:p>
    <w:p w14:paraId="5CCB2E1E" w14:textId="77777777" w:rsidR="00D661D8" w:rsidRPr="007435EB" w:rsidRDefault="00D661D8" w:rsidP="00D661D8">
      <w:pPr>
        <w:rPr>
          <w:rFonts w:cs="Guttman Vilna"/>
          <w:b/>
          <w:bCs/>
          <w:rtl/>
        </w:rPr>
      </w:pPr>
      <w:r w:rsidRPr="007435EB">
        <w:rPr>
          <w:rtl/>
        </w:rPr>
        <w:t>געור בחיה שכל מעשיה נכתבין בקולמוס אחד.</w:t>
      </w:r>
    </w:p>
    <w:p w14:paraId="79B51D32" w14:textId="77777777" w:rsidR="00D661D8" w:rsidRPr="007435EB" w:rsidRDefault="00D661D8" w:rsidP="00D661D8">
      <w:pPr>
        <w:rPr>
          <w:rtl/>
        </w:rPr>
      </w:pPr>
      <w:r w:rsidRPr="00AC0CB1">
        <w:rPr>
          <w:rStyle w:val="af2"/>
          <w:rtl/>
        </w:rPr>
        <w:t>'עדת אבירים בעגלי עמים</w:t>
      </w:r>
      <w:r w:rsidRPr="007435EB">
        <w:rPr>
          <w:rtl/>
        </w:rPr>
        <w:t xml:space="preserve"> - ששחטו אבירים כעגלים שאין להם בעלים.</w:t>
      </w:r>
    </w:p>
    <w:p w14:paraId="342E0160" w14:textId="77777777" w:rsidR="00D661D8" w:rsidRPr="007435EB" w:rsidRDefault="00D661D8" w:rsidP="00D661D8">
      <w:pPr>
        <w:rPr>
          <w:rtl/>
        </w:rPr>
      </w:pPr>
      <w:r w:rsidRPr="00AC0CB1">
        <w:rPr>
          <w:rStyle w:val="af2"/>
          <w:rtl/>
        </w:rPr>
        <w:t xml:space="preserve">'מתרפס ברצי כסף </w:t>
      </w:r>
      <w:r w:rsidRPr="007435EB">
        <w:rPr>
          <w:rtl/>
        </w:rPr>
        <w:t>שפושטין יד לקבל ממון, ואין עושין רצון בעלים.</w:t>
      </w:r>
    </w:p>
    <w:p w14:paraId="63F77D3D" w14:textId="77777777" w:rsidR="00D661D8" w:rsidRPr="007435EB" w:rsidRDefault="00D661D8" w:rsidP="00D661D8">
      <w:pPr>
        <w:rPr>
          <w:rtl/>
        </w:rPr>
      </w:pPr>
      <w:r w:rsidRPr="00AC0CB1">
        <w:rPr>
          <w:rStyle w:val="af2"/>
          <w:rtl/>
        </w:rPr>
        <w:t>'</w:t>
      </w:r>
      <w:r w:rsidRPr="00AC0CB1">
        <w:rPr>
          <w:rStyle w:val="af2"/>
          <w:rFonts w:hint="cs"/>
          <w:rtl/>
        </w:rPr>
        <w:t>ב</w:t>
      </w:r>
      <w:r w:rsidRPr="00AC0CB1">
        <w:rPr>
          <w:rStyle w:val="af2"/>
          <w:rtl/>
        </w:rPr>
        <w:t xml:space="preserve">זר עמים קרבות יחפצון' </w:t>
      </w:r>
      <w:r w:rsidRPr="007435EB">
        <w:rPr>
          <w:rtl/>
        </w:rPr>
        <w:t>מי גרם להם לישראל שיתפזרו לבין אומות העולם קריבות שהיו חפצין בהן.</w:t>
      </w:r>
    </w:p>
    <w:p w14:paraId="288C844C" w14:textId="77777777" w:rsidR="00D661D8" w:rsidRPr="000B309D" w:rsidRDefault="00D661D8" w:rsidP="00D661D8">
      <w:pPr>
        <w:pStyle w:val="36"/>
        <w:framePr w:wrap="notBeside"/>
        <w:rPr>
          <w:rtl/>
        </w:rPr>
      </w:pPr>
      <w:r w:rsidRPr="000B309D">
        <w:rPr>
          <w:rFonts w:hint="cs"/>
          <w:rtl/>
        </w:rPr>
        <w:t xml:space="preserve">• </w:t>
      </w:r>
      <w:r w:rsidRPr="000B309D">
        <w:rPr>
          <w:rtl/>
        </w:rPr>
        <w:t xml:space="preserve">ועוד שלח לו: </w:t>
      </w:r>
    </w:p>
    <w:p w14:paraId="31BC2A1B" w14:textId="77777777" w:rsidR="00D661D8" w:rsidRPr="007435EB" w:rsidRDefault="00D661D8" w:rsidP="00D661D8">
      <w:pPr>
        <w:spacing w:before="4"/>
        <w:rPr>
          <w:rtl/>
        </w:rPr>
      </w:pPr>
      <w:r w:rsidRPr="007435EB">
        <w:rPr>
          <w:rtl/>
        </w:rPr>
        <w:t>שלש מאות וששים וחמשה שווקים בכרך גדול של רומי, וכל אחד ואחד היו בו ש</w:t>
      </w:r>
      <w:r w:rsidRPr="007435EB">
        <w:rPr>
          <w:rFonts w:hint="cs"/>
          <w:rtl/>
        </w:rPr>
        <w:t>ס</w:t>
      </w:r>
      <w:r w:rsidRPr="007435EB">
        <w:rPr>
          <w:rtl/>
        </w:rPr>
        <w:t>"</w:t>
      </w:r>
      <w:r w:rsidRPr="007435EB">
        <w:rPr>
          <w:rFonts w:hint="cs"/>
          <w:rtl/>
        </w:rPr>
        <w:t>ה</w:t>
      </w:r>
      <w:r w:rsidRPr="007435EB">
        <w:rPr>
          <w:rtl/>
        </w:rPr>
        <w:t xml:space="preserve"> בירניות, וכל בירנית ובירנית היו בו ש</w:t>
      </w:r>
      <w:r w:rsidRPr="007435EB">
        <w:rPr>
          <w:rFonts w:hint="cs"/>
          <w:rtl/>
        </w:rPr>
        <w:t>ס</w:t>
      </w:r>
      <w:r w:rsidRPr="007435EB">
        <w:rPr>
          <w:rtl/>
        </w:rPr>
        <w:t>"</w:t>
      </w:r>
      <w:r w:rsidRPr="007435EB">
        <w:rPr>
          <w:rFonts w:hint="cs"/>
          <w:rtl/>
        </w:rPr>
        <w:t>ה</w:t>
      </w:r>
      <w:r w:rsidRPr="007435EB">
        <w:rPr>
          <w:rtl/>
        </w:rPr>
        <w:t xml:space="preserve"> מעלות, וכל מעלה ומעלה היו בו כדי לזון את כל העולם כולו.</w:t>
      </w:r>
    </w:p>
    <w:p w14:paraId="1AA82720" w14:textId="77777777" w:rsidR="00D661D8" w:rsidRPr="000B309D" w:rsidRDefault="00D661D8" w:rsidP="00D661D8">
      <w:pPr>
        <w:pStyle w:val="36"/>
        <w:framePr w:wrap="notBeside"/>
        <w:rPr>
          <w:rtl/>
        </w:rPr>
      </w:pPr>
      <w:r w:rsidRPr="000B309D">
        <w:rPr>
          <w:rFonts w:hint="cs"/>
          <w:rtl/>
        </w:rPr>
        <w:t xml:space="preserve">• </w:t>
      </w:r>
      <w:r w:rsidRPr="000B309D">
        <w:rPr>
          <w:rtl/>
        </w:rPr>
        <w:t xml:space="preserve">ר"ש ברבי לרבי, </w:t>
      </w:r>
    </w:p>
    <w:p w14:paraId="3FF1BDE2" w14:textId="77777777" w:rsidR="00D661D8" w:rsidRPr="007435EB" w:rsidRDefault="00D661D8" w:rsidP="00D661D8">
      <w:pPr>
        <w:spacing w:before="4"/>
        <w:rPr>
          <w:rtl/>
        </w:rPr>
      </w:pPr>
      <w:r w:rsidRPr="007435EB">
        <w:rPr>
          <w:rtl/>
        </w:rPr>
        <w:t>וא</w:t>
      </w:r>
      <w:r w:rsidRPr="007435EB">
        <w:rPr>
          <w:rFonts w:hint="cs"/>
          <w:rtl/>
        </w:rPr>
        <w:t>"</w:t>
      </w:r>
      <w:r w:rsidRPr="007435EB">
        <w:rPr>
          <w:rtl/>
        </w:rPr>
        <w:t xml:space="preserve">ל הני למן - לך ולחברך ולחברותך. </w:t>
      </w:r>
      <w:r w:rsidRPr="000B309D">
        <w:rPr>
          <w:rStyle w:val="affffd"/>
          <w:rtl/>
        </w:rPr>
        <w:t>שנא'</w:t>
      </w:r>
      <w:r w:rsidRPr="00AC0CB1">
        <w:rPr>
          <w:rStyle w:val="af2"/>
          <w:rtl/>
        </w:rPr>
        <w:t xml:space="preserve"> </w:t>
      </w:r>
      <w:r w:rsidRPr="00AC0CB1">
        <w:rPr>
          <w:rStyle w:val="af2"/>
          <w:rFonts w:hint="cs"/>
          <w:rtl/>
        </w:rPr>
        <w:t>'</w:t>
      </w:r>
      <w:r w:rsidRPr="00AC0CB1">
        <w:rPr>
          <w:rStyle w:val="af2"/>
          <w:rtl/>
        </w:rPr>
        <w:t>סחרה ואתננה קדש לה'.</w:t>
      </w:r>
    </w:p>
    <w:p w14:paraId="380E56FA" w14:textId="77777777" w:rsidR="00D661D8" w:rsidRDefault="00D661D8" w:rsidP="00D661D8">
      <w:pPr>
        <w:rPr>
          <w:rStyle w:val="af2"/>
          <w:rtl/>
        </w:rPr>
      </w:pPr>
      <w:r w:rsidRPr="00AC0CB1">
        <w:rPr>
          <w:rStyle w:val="af2"/>
          <w:rFonts w:hint="cs"/>
          <w:rtl/>
        </w:rPr>
        <w:t>'</w:t>
      </w:r>
      <w:r w:rsidRPr="00AC0CB1">
        <w:rPr>
          <w:rStyle w:val="af2"/>
          <w:rtl/>
        </w:rPr>
        <w:t>לא יאצר ולא יחסן כי לישבים לפני ה' יהיה וגו'</w:t>
      </w:r>
      <w:r w:rsidRPr="007435EB">
        <w:rPr>
          <w:rtl/>
        </w:rPr>
        <w:t>.</w:t>
      </w:r>
      <w:r w:rsidRPr="00AC0CB1">
        <w:rPr>
          <w:rStyle w:val="af2"/>
          <w:rtl/>
        </w:rPr>
        <w:t xml:space="preserve"> </w:t>
      </w:r>
    </w:p>
    <w:p w14:paraId="192B806D" w14:textId="77777777" w:rsidR="00D661D8" w:rsidRPr="007435EB" w:rsidRDefault="00D661D8" w:rsidP="00D661D8">
      <w:pPr>
        <w:rPr>
          <w:rtl/>
        </w:rPr>
      </w:pPr>
      <w:r w:rsidRPr="00AC0CB1">
        <w:rPr>
          <w:rStyle w:val="af2"/>
          <w:rFonts w:hint="cs"/>
          <w:rtl/>
        </w:rPr>
        <w:t>'</w:t>
      </w:r>
      <w:r w:rsidRPr="00AC0CB1">
        <w:rPr>
          <w:rStyle w:val="af2"/>
          <w:rtl/>
        </w:rPr>
        <w:t>לא יאצר</w:t>
      </w:r>
      <w:r w:rsidRPr="00AC0CB1">
        <w:rPr>
          <w:rStyle w:val="af2"/>
          <w:rFonts w:hint="cs"/>
          <w:rtl/>
        </w:rPr>
        <w:t>'</w:t>
      </w:r>
      <w:r w:rsidRPr="00AC0CB1">
        <w:rPr>
          <w:rStyle w:val="af2"/>
          <w:rtl/>
        </w:rPr>
        <w:t xml:space="preserve"> </w:t>
      </w:r>
      <w:r w:rsidRPr="007435EB">
        <w:rPr>
          <w:rtl/>
        </w:rPr>
        <w:t>- זה בית אוצר,</w:t>
      </w:r>
      <w:r w:rsidRPr="00AC0CB1">
        <w:rPr>
          <w:rStyle w:val="af2"/>
          <w:rtl/>
        </w:rPr>
        <w:t xml:space="preserve"> </w:t>
      </w:r>
      <w:r w:rsidRPr="00AC0CB1">
        <w:rPr>
          <w:rStyle w:val="af2"/>
          <w:rFonts w:hint="cs"/>
          <w:rtl/>
        </w:rPr>
        <w:t>'</w:t>
      </w:r>
      <w:r w:rsidRPr="00AC0CB1">
        <w:rPr>
          <w:rStyle w:val="af2"/>
          <w:rtl/>
        </w:rPr>
        <w:t>ולא יחסן</w:t>
      </w:r>
      <w:r w:rsidRPr="00AC0CB1">
        <w:rPr>
          <w:rStyle w:val="af2"/>
          <w:rFonts w:hint="cs"/>
          <w:rtl/>
        </w:rPr>
        <w:t>'</w:t>
      </w:r>
      <w:r w:rsidRPr="00AC0CB1">
        <w:rPr>
          <w:rStyle w:val="af2"/>
          <w:rtl/>
        </w:rPr>
        <w:t xml:space="preserve"> </w:t>
      </w:r>
      <w:r w:rsidRPr="007435EB">
        <w:rPr>
          <w:rtl/>
        </w:rPr>
        <w:t>- זה בית גניזה.</w:t>
      </w:r>
    </w:p>
    <w:p w14:paraId="34EA93A4" w14:textId="77777777" w:rsidR="00D661D8" w:rsidRPr="007435EB" w:rsidRDefault="00D661D8" w:rsidP="00D661D8">
      <w:pPr>
        <w:rPr>
          <w:rtl/>
        </w:rPr>
      </w:pPr>
      <w:r w:rsidRPr="00AC0CB1">
        <w:rPr>
          <w:rStyle w:val="af2"/>
          <w:rFonts w:hint="cs"/>
          <w:rtl/>
        </w:rPr>
        <w:t>'</w:t>
      </w:r>
      <w:r w:rsidRPr="00AC0CB1">
        <w:rPr>
          <w:rStyle w:val="af2"/>
          <w:rtl/>
        </w:rPr>
        <w:t>כי לישבים לפני ה'</w:t>
      </w:r>
      <w:r>
        <w:rPr>
          <w:rtl/>
        </w:rPr>
        <w:t xml:space="preserve"> </w:t>
      </w:r>
      <w:r>
        <w:rPr>
          <w:rStyle w:val="affffd"/>
          <w:rtl/>
          <w:rPrChange w:id="11468" w:author="מנוע אמוראים" w:date="2026-10-05T16:42:03Z">
            <w:rPr>
              <w:rtl/>
            </w:rPr>
          </w:rPrChange>
        </w:rPr>
        <w:t xml:space="preserve">אר"א</w:t>
      </w:r>
      <w:r>
        <w:rPr>
          <w:rtl/>
        </w:rPr>
        <w:t xml:space="preserve"> זה המכיר מקום חבירו בישיבה.</w:t>
      </w:r>
    </w:p>
    <w:p w14:paraId="262EBD57" w14:textId="77777777" w:rsidR="00D661D8" w:rsidRPr="000B309D" w:rsidRDefault="00D661D8" w:rsidP="00D661D8">
      <w:pPr>
        <w:pStyle w:val="36"/>
        <w:framePr w:wrap="notBeside"/>
        <w:rPr>
          <w:rtl/>
        </w:rPr>
      </w:pPr>
      <w:r w:rsidRPr="000B309D">
        <w:rPr>
          <w:rtl/>
        </w:rPr>
        <w:t>א"ד: אר"א:</w:t>
      </w:r>
    </w:p>
    <w:p w14:paraId="6A228660" w14:textId="77777777" w:rsidR="00D661D8" w:rsidRDefault="00D661D8" w:rsidP="00D661D8">
      <w:pPr>
        <w:rPr>
          <w:rStyle w:val="af2"/>
          <w:rtl/>
        </w:rPr>
      </w:pPr>
      <w:r w:rsidRPr="007435EB">
        <w:rPr>
          <w:rtl/>
        </w:rPr>
        <w:t xml:space="preserve"> זה המקבל פני חבירו בישיבה. </w:t>
      </w:r>
    </w:p>
    <w:p w14:paraId="4989ED90" w14:textId="77777777" w:rsidR="00D661D8" w:rsidRPr="007435EB" w:rsidRDefault="00D661D8" w:rsidP="00D661D8">
      <w:pPr>
        <w:rPr>
          <w:rtl/>
        </w:rPr>
      </w:pPr>
      <w:r w:rsidRPr="000B309D">
        <w:rPr>
          <w:rStyle w:val="af2"/>
          <w:rtl/>
        </w:rPr>
        <w:t>למכסה עתיק</w:t>
      </w:r>
      <w:r w:rsidRPr="007435EB">
        <w:rPr>
          <w:rtl/>
        </w:rPr>
        <w:t xml:space="preserve"> זה המכסה דברים שכיסה עתיק יומין. </w:t>
      </w:r>
      <w:r>
        <w:rPr>
          <w:rFonts w:hint="cs"/>
          <w:rtl/>
        </w:rPr>
        <w:t>[</w:t>
      </w:r>
      <w:r w:rsidRPr="007435EB">
        <w:rPr>
          <w:rtl/>
        </w:rPr>
        <w:t>סתרי תורה</w:t>
      </w:r>
      <w:r>
        <w:rPr>
          <w:rFonts w:hint="cs"/>
          <w:rtl/>
        </w:rPr>
        <w:t>]</w:t>
      </w:r>
      <w:r w:rsidRPr="007435EB">
        <w:rPr>
          <w:rtl/>
        </w:rPr>
        <w:t>.</w:t>
      </w:r>
    </w:p>
    <w:p w14:paraId="4B6B7B3D" w14:textId="77777777" w:rsidR="00D661D8" w:rsidRPr="000B309D" w:rsidRDefault="00D661D8" w:rsidP="00D661D8">
      <w:pPr>
        <w:pStyle w:val="36"/>
        <w:framePr w:wrap="notBeside"/>
        <w:rPr>
          <w:rtl/>
        </w:rPr>
      </w:pPr>
      <w:r w:rsidRPr="000B309D">
        <w:rPr>
          <w:rtl/>
        </w:rPr>
        <w:t>וא"ד:</w:t>
      </w:r>
    </w:p>
    <w:p w14:paraId="7563A966" w14:textId="77777777" w:rsidR="00D661D8" w:rsidRPr="007435EB" w:rsidRDefault="00D661D8" w:rsidP="00D661D8">
      <w:pPr>
        <w:spacing w:after="60"/>
        <w:rPr>
          <w:rtl/>
        </w:rPr>
      </w:pPr>
      <w:r w:rsidRPr="007435EB">
        <w:rPr>
          <w:rtl/>
        </w:rPr>
        <w:t xml:space="preserve"> זה המגלה דברים שכיסה עתיק יומין, והיינו טעמי תורה.</w:t>
      </w:r>
    </w:p>
    <w:p w14:paraId="0B66B0E2" w14:textId="77777777" w:rsidR="00D661D8" w:rsidRPr="000B309D" w:rsidRDefault="00D661D8" w:rsidP="00D661D8">
      <w:pPr>
        <w:pStyle w:val="36"/>
        <w:framePr w:wrap="notBeside"/>
        <w:rPr>
          <w:rtl/>
        </w:rPr>
      </w:pPr>
      <w:r w:rsidRPr="000B309D">
        <w:rPr>
          <w:rtl/>
        </w:rPr>
        <w:t>ר"כ מריב"י:</w:t>
      </w:r>
    </w:p>
    <w:p w14:paraId="7D9C8745" w14:textId="77777777" w:rsidR="00D661D8" w:rsidRPr="007435EB" w:rsidRDefault="00D661D8" w:rsidP="00D661D8">
      <w:pPr>
        <w:spacing w:before="4"/>
        <w:rPr>
          <w:rtl/>
        </w:rPr>
      </w:pPr>
      <w:r w:rsidRPr="00AC0CB1">
        <w:rPr>
          <w:rStyle w:val="af2"/>
          <w:rtl/>
        </w:rPr>
        <w:t xml:space="preserve"> 'למנצח מזמור לדוד'.</w:t>
      </w:r>
      <w:r w:rsidRPr="007435EB">
        <w:rPr>
          <w:rtl/>
        </w:rPr>
        <w:t xml:space="preserve"> זמרו למי שנוצחין אותו ושמח. שזה מידת הקב"ה שלא כב"ו שנוצחין אותו ושמח </w:t>
      </w:r>
      <w:r w:rsidRPr="00AC0CB1">
        <w:rPr>
          <w:rStyle w:val="af2"/>
          <w:rtl/>
        </w:rPr>
        <w:t>ד'ויאמר להשמידם לולי משה בחירו עמד בפרץ לפניו'.</w:t>
      </w:r>
      <w:r w:rsidRPr="007435EB">
        <w:rPr>
          <w:rtl/>
        </w:rPr>
        <w:t xml:space="preserve"> </w:t>
      </w:r>
    </w:p>
    <w:p w14:paraId="78FE529B" w14:textId="77777777" w:rsidR="00D661D8" w:rsidRPr="007435EB" w:rsidRDefault="00D661D8" w:rsidP="00D661D8">
      <w:pPr>
        <w:spacing w:before="4"/>
        <w:rPr>
          <w:rtl/>
        </w:rPr>
      </w:pPr>
      <w:r w:rsidRPr="000B309D">
        <w:rPr>
          <w:rStyle w:val="affffd"/>
          <w:rtl/>
        </w:rPr>
        <w:t>רשב"ל מר"י הנשיא</w:t>
      </w:r>
      <w:r w:rsidRPr="000B309D">
        <w:rPr>
          <w:rStyle w:val="affffd"/>
          <w:rFonts w:hint="cs"/>
          <w:rtl/>
        </w:rPr>
        <w:t>:</w:t>
      </w:r>
      <w:r w:rsidRPr="00AC0CB1">
        <w:rPr>
          <w:rStyle w:val="af2"/>
          <w:rtl/>
        </w:rPr>
        <w:t xml:space="preserve"> 'וידי אדם מתחת כנפיהם' </w:t>
      </w:r>
      <w:r w:rsidRPr="007435EB">
        <w:rPr>
          <w:rtl/>
        </w:rPr>
        <w:t>ידו כתיב של הקב"ה שפרוסה תחת כנפי החיות כדי לקבל בעלי תשובה מיד מדת הדין.</w:t>
      </w:r>
    </w:p>
    <w:p w14:paraId="4FB3FDEB" w14:textId="77777777" w:rsidR="00D661D8" w:rsidRPr="007435EB" w:rsidRDefault="00D661D8" w:rsidP="00D661D8">
      <w:pPr>
        <w:pStyle w:val="affd"/>
        <w:rPr>
          <w:bCs/>
          <w:rtl/>
        </w:rPr>
      </w:pPr>
      <w:r>
        <w:rPr>
          <w:rFonts w:hint="cs"/>
          <w:rtl/>
        </w:rPr>
        <w:t>***</w:t>
      </w:r>
    </w:p>
    <w:p w14:paraId="4720F2B8" w14:textId="77777777" w:rsidR="00D661D8" w:rsidRPr="007435EB" w:rsidRDefault="00D661D8" w:rsidP="00D661D8">
      <w:pPr>
        <w:pStyle w:val="afff"/>
        <w:framePr w:wrap="around"/>
        <w:rPr>
          <w:rtl/>
        </w:rPr>
      </w:pPr>
      <w:r w:rsidRPr="007435EB">
        <w:rPr>
          <w:rtl/>
        </w:rPr>
        <w:t>קיט.</w:t>
      </w:r>
    </w:p>
    <w:p w14:paraId="560C4838" w14:textId="77777777" w:rsidR="00D661D8" w:rsidRPr="000B309D" w:rsidRDefault="00D661D8" w:rsidP="00D661D8">
      <w:pPr>
        <w:pStyle w:val="36"/>
        <w:framePr w:wrap="notBeside"/>
        <w:rPr>
          <w:rtl/>
        </w:rPr>
      </w:pPr>
      <w:r w:rsidRPr="000B309D">
        <w:rPr>
          <w:rtl/>
        </w:rPr>
        <w:t>ריא"ש:</w:t>
      </w:r>
    </w:p>
    <w:p w14:paraId="303B8235" w14:textId="77777777" w:rsidR="00D661D8" w:rsidRPr="007435EB" w:rsidRDefault="00D661D8" w:rsidP="00D661D8">
      <w:pPr>
        <w:spacing w:before="4"/>
        <w:rPr>
          <w:rtl/>
        </w:rPr>
      </w:pPr>
      <w:r w:rsidRPr="007435EB">
        <w:rPr>
          <w:rFonts w:ascii="Fb Fontext" w:hAnsi="Fb Fontext"/>
          <w:rtl/>
        </w:rPr>
        <w:t xml:space="preserve"> כל כסף וזהב שבעולם יוסף לקטו והביאו למצרים,</w:t>
      </w:r>
      <w:r w:rsidRPr="00AC0CB1">
        <w:rPr>
          <w:rStyle w:val="af2"/>
          <w:rtl/>
        </w:rPr>
        <w:t xml:space="preserve"> 'וילקט יוסף את כל הכסף הנמצא'.</w:t>
      </w:r>
    </w:p>
    <w:p w14:paraId="75FEFA60" w14:textId="77777777" w:rsidR="00D661D8" w:rsidRPr="007435EB" w:rsidRDefault="00D661D8" w:rsidP="00D661D8">
      <w:pPr>
        <w:rPr>
          <w:rtl/>
        </w:rPr>
      </w:pPr>
      <w:r w:rsidRPr="007435EB">
        <w:rPr>
          <w:rtl/>
        </w:rPr>
        <w:t>ואף שבשאר ארצות</w:t>
      </w:r>
      <w:r w:rsidRPr="00AC0CB1">
        <w:rPr>
          <w:rStyle w:val="af2"/>
          <w:rtl/>
        </w:rPr>
        <w:t xml:space="preserve"> 'וכל הארץ באו מצרימה'.</w:t>
      </w:r>
    </w:p>
    <w:p w14:paraId="51D82DE2" w14:textId="77777777" w:rsidR="00D661D8" w:rsidRPr="007435EB" w:rsidRDefault="00D661D8" w:rsidP="00D661D8">
      <w:pPr>
        <w:rPr>
          <w:rtl/>
        </w:rPr>
      </w:pPr>
      <w:r w:rsidRPr="007435EB">
        <w:rPr>
          <w:rtl/>
        </w:rPr>
        <w:t>וכשעלו ישראל ממצרים העלוהו עמהן,</w:t>
      </w:r>
      <w:r w:rsidRPr="00AC0CB1">
        <w:rPr>
          <w:rStyle w:val="af2"/>
          <w:rtl/>
        </w:rPr>
        <w:t xml:space="preserve"> 'וינצלו את מצרים'.</w:t>
      </w:r>
    </w:p>
    <w:p w14:paraId="6D651E6D" w14:textId="77777777" w:rsidR="00D661D8" w:rsidRPr="000B309D" w:rsidRDefault="00D661D8" w:rsidP="00D661D8">
      <w:pPr>
        <w:pStyle w:val="36"/>
        <w:framePr w:wrap="notBeside"/>
        <w:rPr>
          <w:rtl/>
        </w:rPr>
      </w:pPr>
      <w:r w:rsidRPr="000B309D">
        <w:rPr>
          <w:rtl/>
        </w:rPr>
        <w:t>לרב אסי</w:t>
      </w:r>
      <w:r w:rsidRPr="000B309D">
        <w:rPr>
          <w:rFonts w:hint="cs"/>
          <w:rtl/>
        </w:rPr>
        <w:t>:</w:t>
      </w:r>
      <w:r w:rsidRPr="000B309D">
        <w:rPr>
          <w:rtl/>
        </w:rPr>
        <w:t xml:space="preserve"> </w:t>
      </w:r>
    </w:p>
    <w:p w14:paraId="5B4D27F1" w14:textId="77777777" w:rsidR="00D661D8" w:rsidRPr="007435EB" w:rsidRDefault="00D661D8" w:rsidP="00D661D8">
      <w:pPr>
        <w:spacing w:after="60"/>
        <w:rPr>
          <w:rtl/>
        </w:rPr>
      </w:pPr>
      <w:r w:rsidRPr="007435EB">
        <w:rPr>
          <w:rtl/>
        </w:rPr>
        <w:t xml:space="preserve">עשאוה </w:t>
      </w:r>
      <w:r w:rsidRPr="000B309D">
        <w:rPr>
          <w:b/>
          <w:bCs/>
          <w:rtl/>
        </w:rPr>
        <w:t>כמצודה</w:t>
      </w:r>
      <w:r w:rsidRPr="007435EB">
        <w:rPr>
          <w:rtl/>
        </w:rPr>
        <w:t xml:space="preserve"> זו שאין בה דגן.</w:t>
      </w:r>
      <w:r>
        <w:rPr>
          <w:rFonts w:hint="cs"/>
          <w:rtl/>
        </w:rPr>
        <w:t xml:space="preserve"> </w:t>
      </w:r>
      <w:r w:rsidRPr="000B309D">
        <w:rPr>
          <w:rStyle w:val="affffd"/>
          <w:rFonts w:hint="cs"/>
          <w:rtl/>
        </w:rPr>
        <w:t>ר''ש:</w:t>
      </w:r>
      <w:r>
        <w:rPr>
          <w:rFonts w:hint="cs"/>
          <w:rtl/>
        </w:rPr>
        <w:t xml:space="preserve"> </w:t>
      </w:r>
      <w:r w:rsidRPr="000B309D">
        <w:rPr>
          <w:b/>
          <w:bCs/>
          <w:rtl/>
        </w:rPr>
        <w:t>כמצולה</w:t>
      </w:r>
      <w:r w:rsidRPr="007435EB">
        <w:rPr>
          <w:rtl/>
        </w:rPr>
        <w:t xml:space="preserve"> שאין בה דגים.</w:t>
      </w:r>
    </w:p>
    <w:p w14:paraId="3A023B91" w14:textId="77777777" w:rsidR="00D661D8" w:rsidRDefault="00D661D8" w:rsidP="00D661D8">
      <w:pPr>
        <w:rPr>
          <w:rtl/>
        </w:rPr>
      </w:pPr>
      <w:r w:rsidRPr="007435EB">
        <w:rPr>
          <w:rtl/>
        </w:rPr>
        <w:t xml:space="preserve">והיה מונח עד רחבעם. </w:t>
      </w:r>
    </w:p>
    <w:p w14:paraId="02B3FC8D" w14:textId="77777777" w:rsidR="00D661D8" w:rsidRDefault="00D661D8" w:rsidP="00D661D8">
      <w:pPr>
        <w:rPr>
          <w:rtl/>
        </w:rPr>
      </w:pPr>
      <w:r w:rsidRPr="007435EB">
        <w:rPr>
          <w:rtl/>
        </w:rPr>
        <w:t xml:space="preserve">בא שישק מלך מצרים ונטלו מרחבעם, </w:t>
      </w:r>
      <w:r>
        <w:rPr>
          <w:rFonts w:hint="cs"/>
          <w:rtl/>
        </w:rPr>
        <w:t>ד</w:t>
      </w:r>
      <w:r w:rsidRPr="00AC0CB1">
        <w:rPr>
          <w:rStyle w:val="af2"/>
          <w:rFonts w:hint="cs"/>
          <w:rtl/>
        </w:rPr>
        <w:t>'</w:t>
      </w:r>
      <w:r w:rsidRPr="00AC0CB1">
        <w:rPr>
          <w:rStyle w:val="af2"/>
          <w:rtl/>
        </w:rPr>
        <w:t>ויקח את אצרות בית ה' ואת אוצרות בית המלך'.</w:t>
      </w:r>
      <w:r w:rsidRPr="007435EB">
        <w:rPr>
          <w:rtl/>
        </w:rPr>
        <w:t xml:space="preserve"> </w:t>
      </w:r>
    </w:p>
    <w:p w14:paraId="4DEC5CA7" w14:textId="77777777" w:rsidR="00D661D8" w:rsidRDefault="00D661D8" w:rsidP="00D661D8">
      <w:pPr>
        <w:rPr>
          <w:rtl/>
        </w:rPr>
      </w:pPr>
      <w:r w:rsidRPr="007435EB">
        <w:rPr>
          <w:rtl/>
        </w:rPr>
        <w:t xml:space="preserve">בא זרח מלך כוש ונטלו משישק. </w:t>
      </w:r>
    </w:p>
    <w:p w14:paraId="7FAB4BAE" w14:textId="77777777" w:rsidR="00D661D8" w:rsidRDefault="00D661D8" w:rsidP="00D661D8">
      <w:pPr>
        <w:rPr>
          <w:rtl/>
        </w:rPr>
      </w:pPr>
      <w:r w:rsidRPr="007435EB">
        <w:rPr>
          <w:rtl/>
        </w:rPr>
        <w:t xml:space="preserve">בא אסא ונטלוהו מזרח, ושיגרו להדרימון בן טברימון, </w:t>
      </w:r>
    </w:p>
    <w:p w14:paraId="69836152" w14:textId="77777777" w:rsidR="00D661D8" w:rsidRDefault="00D661D8" w:rsidP="00D661D8">
      <w:pPr>
        <w:rPr>
          <w:rtl/>
        </w:rPr>
      </w:pPr>
      <w:r w:rsidRPr="007435EB">
        <w:rPr>
          <w:rtl/>
        </w:rPr>
        <w:t xml:space="preserve">באו בני עמון ונטלום מהדרימון בן טברימון. </w:t>
      </w:r>
    </w:p>
    <w:p w14:paraId="70398497" w14:textId="77777777" w:rsidR="00D661D8" w:rsidRDefault="00D661D8" w:rsidP="00D661D8">
      <w:pPr>
        <w:rPr>
          <w:rtl/>
        </w:rPr>
      </w:pPr>
      <w:r w:rsidRPr="007435EB">
        <w:rPr>
          <w:rtl/>
        </w:rPr>
        <w:t xml:space="preserve">בא יהושפט ונטלו מבני עמון, והיה מונח עד אחז. </w:t>
      </w:r>
    </w:p>
    <w:p w14:paraId="69A09415" w14:textId="77777777" w:rsidR="00D661D8" w:rsidRDefault="00D661D8" w:rsidP="00D661D8">
      <w:pPr>
        <w:rPr>
          <w:rtl/>
        </w:rPr>
      </w:pPr>
      <w:r w:rsidRPr="007435EB">
        <w:rPr>
          <w:rtl/>
        </w:rPr>
        <w:t xml:space="preserve">בא סנחריב ונטלו מאחז, </w:t>
      </w:r>
    </w:p>
    <w:p w14:paraId="505DD3F4" w14:textId="77777777" w:rsidR="00D661D8" w:rsidRDefault="00D661D8" w:rsidP="00D661D8">
      <w:pPr>
        <w:rPr>
          <w:rtl/>
        </w:rPr>
      </w:pPr>
      <w:r w:rsidRPr="007435EB">
        <w:rPr>
          <w:rtl/>
        </w:rPr>
        <w:t xml:space="preserve">בא חזקיה ונטלו מסנחריב, והיה מונח עד צדקיה. </w:t>
      </w:r>
    </w:p>
    <w:p w14:paraId="3A9907D1" w14:textId="77777777" w:rsidR="00D661D8" w:rsidRDefault="00D661D8" w:rsidP="00D661D8">
      <w:pPr>
        <w:rPr>
          <w:rtl/>
        </w:rPr>
      </w:pPr>
      <w:r w:rsidRPr="007435EB">
        <w:rPr>
          <w:rtl/>
        </w:rPr>
        <w:t xml:space="preserve">באו כשדיים ונטלוהו מצדקיה, </w:t>
      </w:r>
    </w:p>
    <w:p w14:paraId="1BCD9E0A" w14:textId="77777777" w:rsidR="00D661D8" w:rsidRDefault="00D661D8" w:rsidP="00D661D8">
      <w:pPr>
        <w:rPr>
          <w:rtl/>
        </w:rPr>
      </w:pPr>
      <w:r w:rsidRPr="007435EB">
        <w:rPr>
          <w:rtl/>
        </w:rPr>
        <w:t xml:space="preserve">באו פרסיים ונטלוהו מכשדיים, </w:t>
      </w:r>
    </w:p>
    <w:p w14:paraId="3A34B98E" w14:textId="77777777" w:rsidR="00D661D8" w:rsidRDefault="00D661D8" w:rsidP="00D661D8">
      <w:pPr>
        <w:rPr>
          <w:rtl/>
        </w:rPr>
      </w:pPr>
      <w:r w:rsidRPr="007435EB">
        <w:rPr>
          <w:rtl/>
        </w:rPr>
        <w:t xml:space="preserve">באו יוונים ונטלוהו מפרסיים, </w:t>
      </w:r>
    </w:p>
    <w:p w14:paraId="13BF40D9" w14:textId="77777777" w:rsidR="00D661D8" w:rsidRPr="007435EB" w:rsidRDefault="00D661D8" w:rsidP="00D661D8">
      <w:pPr>
        <w:spacing w:after="60"/>
        <w:rPr>
          <w:rtl/>
        </w:rPr>
      </w:pPr>
      <w:r w:rsidRPr="007435EB">
        <w:rPr>
          <w:rtl/>
        </w:rPr>
        <w:t>באו רומיים ונטלוהו מיד יוונים, ועדיין מונח ברומי.</w:t>
      </w:r>
    </w:p>
    <w:p w14:paraId="2B278A84" w14:textId="77777777" w:rsidR="00D661D8" w:rsidRPr="000B309D" w:rsidRDefault="00D661D8" w:rsidP="00D661D8">
      <w:pPr>
        <w:pStyle w:val="36"/>
        <w:framePr w:wrap="notBeside"/>
        <w:rPr>
          <w:rtl/>
        </w:rPr>
      </w:pPr>
      <w:r w:rsidRPr="000B309D">
        <w:rPr>
          <w:rFonts w:hint="cs"/>
          <w:rtl/>
        </w:rPr>
        <w:t xml:space="preserve">• </w:t>
      </w:r>
      <w:r w:rsidRPr="000B309D">
        <w:rPr>
          <w:rtl/>
        </w:rPr>
        <w:t>רחב"ח:</w:t>
      </w:r>
    </w:p>
    <w:p w14:paraId="26F9C0F2" w14:textId="77777777" w:rsidR="00D661D8" w:rsidRPr="007435EB" w:rsidRDefault="00D661D8" w:rsidP="00D661D8">
      <w:pPr>
        <w:spacing w:before="4"/>
        <w:rPr>
          <w:rtl/>
        </w:rPr>
      </w:pPr>
      <w:r w:rsidRPr="007435EB">
        <w:rPr>
          <w:rtl/>
        </w:rPr>
        <w:t xml:space="preserve">שלש מטמוניות הטמין יוסף במצרים. </w:t>
      </w:r>
      <w:r w:rsidRPr="000B309D">
        <w:rPr>
          <w:rStyle w:val="affffd"/>
          <w:rFonts w:hint="cs"/>
          <w:rtl/>
        </w:rPr>
        <w:t>א.</w:t>
      </w:r>
      <w:r>
        <w:rPr>
          <w:rFonts w:hint="cs"/>
          <w:rtl/>
        </w:rPr>
        <w:t xml:space="preserve"> </w:t>
      </w:r>
      <w:r w:rsidRPr="007435EB">
        <w:rPr>
          <w:rtl/>
        </w:rPr>
        <w:t xml:space="preserve">נתגלה לקרח, </w:t>
      </w:r>
      <w:r w:rsidRPr="000B309D">
        <w:rPr>
          <w:rStyle w:val="affffd"/>
          <w:rFonts w:hint="cs"/>
          <w:rtl/>
        </w:rPr>
        <w:t>ב.</w:t>
      </w:r>
      <w:r>
        <w:rPr>
          <w:rFonts w:hint="cs"/>
          <w:rtl/>
        </w:rPr>
        <w:t xml:space="preserve"> </w:t>
      </w:r>
      <w:r w:rsidRPr="007435EB">
        <w:rPr>
          <w:rtl/>
        </w:rPr>
        <w:t xml:space="preserve">נתגלה לאנטונינוס בן אסוירוס, </w:t>
      </w:r>
      <w:r w:rsidRPr="000B309D">
        <w:rPr>
          <w:rStyle w:val="affffd"/>
          <w:rFonts w:hint="cs"/>
          <w:rtl/>
        </w:rPr>
        <w:t>ג.</w:t>
      </w:r>
      <w:r>
        <w:rPr>
          <w:rFonts w:hint="cs"/>
          <w:rtl/>
        </w:rPr>
        <w:t xml:space="preserve"> </w:t>
      </w:r>
      <w:r w:rsidRPr="007435EB">
        <w:rPr>
          <w:rtl/>
        </w:rPr>
        <w:t>גנוזה לצדיקים לעתיד לבא.</w:t>
      </w:r>
    </w:p>
    <w:p w14:paraId="566BD955" w14:textId="77777777" w:rsidR="00D661D8" w:rsidRPr="000B309D" w:rsidRDefault="00D661D8" w:rsidP="00D661D8">
      <w:pPr>
        <w:pStyle w:val="36"/>
        <w:framePr w:wrap="notBeside"/>
        <w:rPr>
          <w:rtl/>
        </w:rPr>
      </w:pPr>
      <w:r w:rsidRPr="000B309D">
        <w:rPr>
          <w:rtl/>
        </w:rPr>
        <w:t xml:space="preserve">ארשב"ל: </w:t>
      </w:r>
    </w:p>
    <w:p w14:paraId="027D6E6B" w14:textId="77777777" w:rsidR="00D661D8" w:rsidRPr="00AC0CB1" w:rsidRDefault="00D661D8" w:rsidP="00D661D8">
      <w:pPr>
        <w:spacing w:before="4"/>
        <w:rPr>
          <w:rStyle w:val="af2"/>
          <w:rtl/>
        </w:rPr>
      </w:pPr>
      <w:r w:rsidRPr="00AC0CB1">
        <w:rPr>
          <w:rStyle w:val="affffd"/>
          <w:rFonts w:hint="cs"/>
          <w:rtl/>
        </w:rPr>
        <w:t xml:space="preserve"> </w:t>
      </w:r>
      <w:r w:rsidRPr="00AC0CB1">
        <w:rPr>
          <w:rStyle w:val="af2"/>
          <w:rFonts w:hint="cs"/>
          <w:rtl/>
        </w:rPr>
        <w:t>'</w:t>
      </w:r>
      <w:r w:rsidRPr="00AC0CB1">
        <w:rPr>
          <w:rStyle w:val="af2"/>
          <w:rtl/>
        </w:rPr>
        <w:t>עשר שמור לבעליו לרעתו</w:t>
      </w:r>
      <w:r w:rsidRPr="00AC0CB1">
        <w:rPr>
          <w:rStyle w:val="af2"/>
          <w:rFonts w:hint="cs"/>
          <w:rtl/>
        </w:rPr>
        <w:t>'</w:t>
      </w:r>
      <w:r w:rsidRPr="00AC0CB1">
        <w:rPr>
          <w:rStyle w:val="af2"/>
          <w:rtl/>
        </w:rPr>
        <w:t>,</w:t>
      </w:r>
      <w:r w:rsidRPr="007435EB">
        <w:rPr>
          <w:rtl/>
        </w:rPr>
        <w:t xml:space="preserve"> זו עשרו של קרח,</w:t>
      </w:r>
      <w:r w:rsidRPr="00AC0CB1">
        <w:rPr>
          <w:rStyle w:val="af2"/>
          <w:rtl/>
        </w:rPr>
        <w:t xml:space="preserve"> </w:t>
      </w:r>
    </w:p>
    <w:p w14:paraId="2101BEDD" w14:textId="77777777" w:rsidR="00D661D8" w:rsidRPr="000B309D" w:rsidRDefault="00D661D8" w:rsidP="00D661D8">
      <w:pPr>
        <w:pStyle w:val="36"/>
        <w:framePr w:wrap="notBeside"/>
        <w:rPr>
          <w:rtl/>
        </w:rPr>
      </w:pPr>
      <w:r>
        <w:rPr>
          <w:rFonts w:hint="cs"/>
          <w:rtl/>
        </w:rPr>
        <w:t>אר"א</w:t>
      </w:r>
      <w:r w:rsidRPr="000B309D">
        <w:rPr>
          <w:rFonts w:hint="cs"/>
          <w:rtl/>
        </w:rPr>
        <w:t xml:space="preserve"> </w:t>
      </w:r>
    </w:p>
    <w:p w14:paraId="5B03DC68" w14:textId="77777777" w:rsidR="00D661D8" w:rsidRPr="007435EB" w:rsidRDefault="00D661D8" w:rsidP="00D661D8">
      <w:pPr>
        <w:spacing w:before="4"/>
        <w:rPr>
          <w:rFonts w:cs="Guttman Vilna"/>
          <w:b/>
          <w:bCs/>
          <w:rtl/>
        </w:rPr>
      </w:pPr>
      <w:r w:rsidRPr="00AC0CB1">
        <w:rPr>
          <w:rStyle w:val="af2"/>
          <w:rtl/>
        </w:rPr>
        <w:lastRenderedPageBreak/>
        <w:t>'ואת כל היקום אשר ברגליהם'.</w:t>
      </w:r>
      <w:r w:rsidRPr="007435EB">
        <w:rPr>
          <w:rtl/>
        </w:rPr>
        <w:t xml:space="preserve"> זה ממונו של אדם שמעמידו על רגליו.</w:t>
      </w:r>
    </w:p>
    <w:p w14:paraId="3E2B747F" w14:textId="77777777" w:rsidR="00D661D8" w:rsidRPr="000B309D" w:rsidRDefault="00D661D8" w:rsidP="00D661D8">
      <w:pPr>
        <w:pStyle w:val="36"/>
        <w:framePr w:wrap="notBeside"/>
        <w:rPr>
          <w:rtl/>
        </w:rPr>
      </w:pPr>
      <w:r w:rsidRPr="000B309D">
        <w:rPr>
          <w:rtl/>
        </w:rPr>
        <w:t>רבי לוי:</w:t>
      </w:r>
    </w:p>
    <w:p w14:paraId="24210980" w14:textId="77777777" w:rsidR="00D661D8" w:rsidRPr="007435EB" w:rsidRDefault="00D661D8" w:rsidP="00D661D8">
      <w:pPr>
        <w:rPr>
          <w:rtl/>
        </w:rPr>
      </w:pPr>
      <w:r w:rsidRPr="007435EB">
        <w:rPr>
          <w:rtl/>
        </w:rPr>
        <w:t xml:space="preserve">משאוי שלש מאות פרדות לבנות היו מפתחות בית גנזיו של קרח, וכולהו </w:t>
      </w:r>
      <w:r w:rsidRPr="007435EB">
        <w:rPr>
          <w:rFonts w:hint="cs"/>
          <w:rtl/>
        </w:rPr>
        <w:t>מפתחות ומנעולי תיק עור</w:t>
      </w:r>
    </w:p>
    <w:p w14:paraId="2276336A" w14:textId="77777777" w:rsidR="00D661D8" w:rsidRPr="007435EB" w:rsidRDefault="00D661D8" w:rsidP="00D661D8">
      <w:pPr>
        <w:pStyle w:val="affd"/>
        <w:rPr>
          <w:bCs/>
          <w:rtl/>
        </w:rPr>
      </w:pPr>
      <w:r>
        <w:rPr>
          <w:rFonts w:hint="cs"/>
          <w:rtl/>
        </w:rPr>
        <w:t>***</w:t>
      </w:r>
    </w:p>
    <w:p w14:paraId="2B9F4107" w14:textId="77777777" w:rsidR="00D661D8" w:rsidRPr="007435EB" w:rsidRDefault="00D661D8" w:rsidP="00D661D8">
      <w:pPr>
        <w:pStyle w:val="afff"/>
        <w:framePr w:wrap="around"/>
        <w:rPr>
          <w:rtl/>
        </w:rPr>
      </w:pPr>
      <w:r w:rsidRPr="007435EB">
        <w:rPr>
          <w:rtl/>
        </w:rPr>
        <w:t>קיט.</w:t>
      </w:r>
    </w:p>
    <w:p w14:paraId="178E6304" w14:textId="77777777" w:rsidR="00D661D8" w:rsidRPr="000B309D" w:rsidRDefault="00D661D8" w:rsidP="00D661D8">
      <w:pPr>
        <w:pStyle w:val="36"/>
        <w:framePr w:wrap="notBeside"/>
        <w:rPr>
          <w:rtl/>
        </w:rPr>
      </w:pPr>
      <w:r w:rsidRPr="000B309D">
        <w:rPr>
          <w:rtl/>
        </w:rPr>
        <w:t>רשב"נ מרי"ונ</w:t>
      </w:r>
      <w:r w:rsidRPr="000B309D">
        <w:rPr>
          <w:rFonts w:hint="cs"/>
          <w:rtl/>
        </w:rPr>
        <w:t>:</w:t>
      </w:r>
    </w:p>
    <w:p w14:paraId="4C795024" w14:textId="77777777" w:rsidR="00D661D8" w:rsidRPr="007435EB" w:rsidRDefault="00D661D8" w:rsidP="00D661D8">
      <w:pPr>
        <w:rPr>
          <w:rtl/>
        </w:rPr>
      </w:pPr>
      <w:r w:rsidRPr="00AC0CB1">
        <w:rPr>
          <w:rStyle w:val="af2"/>
          <w:rtl/>
        </w:rPr>
        <w:t xml:space="preserve">'אודך כי עניתני' </w:t>
      </w:r>
      <w:r w:rsidRPr="007435EB">
        <w:rPr>
          <w:rtl/>
        </w:rPr>
        <w:tab/>
        <w:t>- אמר דוד.</w:t>
      </w:r>
    </w:p>
    <w:p w14:paraId="65045E0D" w14:textId="77777777" w:rsidR="00D661D8" w:rsidRPr="007435EB" w:rsidRDefault="00D661D8" w:rsidP="00D661D8">
      <w:pPr>
        <w:rPr>
          <w:rtl/>
        </w:rPr>
      </w:pPr>
      <w:r w:rsidRPr="00AC0CB1">
        <w:rPr>
          <w:rStyle w:val="af2"/>
          <w:rFonts w:hint="cs"/>
          <w:rtl/>
        </w:rPr>
        <w:t>'</w:t>
      </w:r>
      <w:r w:rsidRPr="00AC0CB1">
        <w:rPr>
          <w:rStyle w:val="af2"/>
          <w:rtl/>
        </w:rPr>
        <w:t>אבן מאסו הבונים היתה לראש פנה</w:t>
      </w:r>
      <w:r w:rsidRPr="00AC0CB1">
        <w:rPr>
          <w:rStyle w:val="af2"/>
          <w:rFonts w:hint="cs"/>
          <w:rtl/>
        </w:rPr>
        <w:t>'</w:t>
      </w:r>
      <w:r w:rsidRPr="00AC0CB1">
        <w:rPr>
          <w:rStyle w:val="af2"/>
          <w:rtl/>
        </w:rPr>
        <w:t xml:space="preserve"> </w:t>
      </w:r>
      <w:r w:rsidRPr="007435EB">
        <w:rPr>
          <w:rtl/>
        </w:rPr>
        <w:t>אמר ישי.</w:t>
      </w:r>
    </w:p>
    <w:p w14:paraId="739904EB" w14:textId="77777777" w:rsidR="00D661D8" w:rsidRPr="007435EB" w:rsidRDefault="00D661D8" w:rsidP="00D661D8">
      <w:pPr>
        <w:rPr>
          <w:rtl/>
        </w:rPr>
      </w:pPr>
      <w:r w:rsidRPr="00AC0CB1">
        <w:rPr>
          <w:rStyle w:val="af2"/>
          <w:rFonts w:hint="cs"/>
          <w:rtl/>
        </w:rPr>
        <w:t>'</w:t>
      </w:r>
      <w:r w:rsidRPr="00AC0CB1">
        <w:rPr>
          <w:rStyle w:val="af2"/>
          <w:rtl/>
        </w:rPr>
        <w:t>מאת ה' היתה זאת</w:t>
      </w:r>
      <w:r w:rsidRPr="00AC0CB1">
        <w:rPr>
          <w:rStyle w:val="af2"/>
          <w:rFonts w:hint="cs"/>
          <w:rtl/>
        </w:rPr>
        <w:t>'</w:t>
      </w:r>
      <w:r w:rsidRPr="00AC0CB1">
        <w:rPr>
          <w:rStyle w:val="af2"/>
          <w:rtl/>
        </w:rPr>
        <w:t xml:space="preserve"> </w:t>
      </w:r>
      <w:r w:rsidRPr="007435EB">
        <w:rPr>
          <w:rtl/>
        </w:rPr>
        <w:tab/>
        <w:t>- אמרו אחיו.</w:t>
      </w:r>
    </w:p>
    <w:p w14:paraId="505E904D" w14:textId="77777777" w:rsidR="00D661D8" w:rsidRPr="007435EB" w:rsidRDefault="00D661D8" w:rsidP="00D661D8">
      <w:pPr>
        <w:rPr>
          <w:rtl/>
        </w:rPr>
      </w:pPr>
      <w:r w:rsidRPr="00AC0CB1">
        <w:rPr>
          <w:rStyle w:val="af2"/>
          <w:rFonts w:hint="cs"/>
          <w:rtl/>
        </w:rPr>
        <w:t>'</w:t>
      </w:r>
      <w:r w:rsidRPr="00AC0CB1">
        <w:rPr>
          <w:rStyle w:val="af2"/>
          <w:rtl/>
        </w:rPr>
        <w:t>זה היום עשה ה'</w:t>
      </w:r>
      <w:r w:rsidRPr="007435EB">
        <w:rPr>
          <w:rtl/>
        </w:rPr>
        <w:t xml:space="preserve"> </w:t>
      </w:r>
      <w:r w:rsidRPr="007435EB">
        <w:rPr>
          <w:rtl/>
        </w:rPr>
        <w:tab/>
        <w:t>- אמר שמואל.</w:t>
      </w:r>
    </w:p>
    <w:p w14:paraId="56D2A739" w14:textId="77777777" w:rsidR="00D661D8" w:rsidRPr="007435EB" w:rsidRDefault="00D661D8" w:rsidP="00D661D8">
      <w:pPr>
        <w:rPr>
          <w:rtl/>
        </w:rPr>
      </w:pPr>
      <w:r w:rsidRPr="00AC0CB1">
        <w:rPr>
          <w:rStyle w:val="af2"/>
          <w:rFonts w:hint="cs"/>
          <w:rtl/>
        </w:rPr>
        <w:t>'</w:t>
      </w:r>
      <w:r w:rsidRPr="00AC0CB1">
        <w:rPr>
          <w:rStyle w:val="af2"/>
          <w:rtl/>
        </w:rPr>
        <w:t>אנא ה' הושיעה נא</w:t>
      </w:r>
      <w:r w:rsidRPr="00AC0CB1">
        <w:rPr>
          <w:rStyle w:val="af2"/>
          <w:rFonts w:hint="cs"/>
          <w:rtl/>
        </w:rPr>
        <w:t>'</w:t>
      </w:r>
      <w:r w:rsidRPr="00AC0CB1">
        <w:rPr>
          <w:rStyle w:val="af2"/>
          <w:rtl/>
        </w:rPr>
        <w:t xml:space="preserve"> </w:t>
      </w:r>
      <w:r w:rsidRPr="007435EB">
        <w:rPr>
          <w:rtl/>
        </w:rPr>
        <w:tab/>
        <w:t>- אמרו אחיו.</w:t>
      </w:r>
    </w:p>
    <w:p w14:paraId="6A6619F5" w14:textId="77777777" w:rsidR="00D661D8" w:rsidRPr="007435EB" w:rsidRDefault="00D661D8" w:rsidP="00D661D8">
      <w:pPr>
        <w:rPr>
          <w:rtl/>
        </w:rPr>
      </w:pPr>
      <w:r w:rsidRPr="00AC0CB1">
        <w:rPr>
          <w:rStyle w:val="af2"/>
          <w:rFonts w:hint="cs"/>
          <w:rtl/>
        </w:rPr>
        <w:t>'</w:t>
      </w:r>
      <w:r w:rsidRPr="00AC0CB1">
        <w:rPr>
          <w:rStyle w:val="af2"/>
          <w:rtl/>
        </w:rPr>
        <w:t>אנא ה' הצליחה נא</w:t>
      </w:r>
      <w:r w:rsidRPr="00AC0CB1">
        <w:rPr>
          <w:rStyle w:val="af2"/>
          <w:rFonts w:hint="cs"/>
          <w:rtl/>
        </w:rPr>
        <w:t>'</w:t>
      </w:r>
      <w:r w:rsidRPr="00AC0CB1">
        <w:rPr>
          <w:rStyle w:val="af2"/>
          <w:rtl/>
        </w:rPr>
        <w:t xml:space="preserve"> </w:t>
      </w:r>
      <w:r w:rsidRPr="007435EB">
        <w:rPr>
          <w:rtl/>
        </w:rPr>
        <w:tab/>
        <w:t>- אמר דוד.</w:t>
      </w:r>
    </w:p>
    <w:p w14:paraId="69FECD8D" w14:textId="77777777" w:rsidR="00D661D8" w:rsidRPr="007435EB" w:rsidRDefault="00D661D8" w:rsidP="00D661D8">
      <w:pPr>
        <w:rPr>
          <w:rtl/>
        </w:rPr>
      </w:pPr>
      <w:r w:rsidRPr="007435EB">
        <w:rPr>
          <w:rFonts w:hint="cs"/>
          <w:i/>
          <w:iCs/>
          <w:rtl/>
        </w:rPr>
        <w:t>'</w:t>
      </w:r>
      <w:r w:rsidRPr="00AC0CB1">
        <w:rPr>
          <w:rStyle w:val="af2"/>
          <w:rtl/>
        </w:rPr>
        <w:t>ברוך הבא בשם ה'</w:t>
      </w:r>
      <w:r w:rsidRPr="007435EB">
        <w:rPr>
          <w:rtl/>
        </w:rPr>
        <w:t xml:space="preserve"> </w:t>
      </w:r>
      <w:r w:rsidRPr="007435EB">
        <w:rPr>
          <w:rtl/>
        </w:rPr>
        <w:tab/>
        <w:t>- אמר ישי.</w:t>
      </w:r>
    </w:p>
    <w:p w14:paraId="6F209C98" w14:textId="77777777" w:rsidR="00D661D8" w:rsidRPr="007435EB" w:rsidRDefault="00D661D8" w:rsidP="00D661D8">
      <w:pPr>
        <w:rPr>
          <w:rtl/>
        </w:rPr>
      </w:pPr>
      <w:r w:rsidRPr="00AC0CB1">
        <w:rPr>
          <w:rStyle w:val="af2"/>
          <w:rFonts w:hint="cs"/>
          <w:rtl/>
        </w:rPr>
        <w:t>'</w:t>
      </w:r>
      <w:r w:rsidRPr="00AC0CB1">
        <w:rPr>
          <w:rStyle w:val="af2"/>
          <w:rtl/>
        </w:rPr>
        <w:t>ברכנוכם מבית ה'</w:t>
      </w:r>
      <w:r w:rsidRPr="007435EB">
        <w:rPr>
          <w:rFonts w:ascii="Fb Fontext" w:hAnsi="Fb Fontext"/>
          <w:sz w:val="20"/>
          <w:rtl/>
        </w:rPr>
        <w:t xml:space="preserve"> - </w:t>
      </w:r>
      <w:r w:rsidRPr="007435EB">
        <w:rPr>
          <w:rFonts w:ascii="Fb Fontext" w:hAnsi="Fb Fontext"/>
          <w:sz w:val="20"/>
          <w:rtl/>
        </w:rPr>
        <w:tab/>
        <w:t>אמר שמואל.</w:t>
      </w:r>
    </w:p>
    <w:p w14:paraId="51247585" w14:textId="77777777" w:rsidR="00D661D8" w:rsidRPr="007435EB" w:rsidRDefault="00D661D8" w:rsidP="00D661D8">
      <w:pPr>
        <w:rPr>
          <w:rtl/>
        </w:rPr>
      </w:pPr>
      <w:r w:rsidRPr="00AC0CB1">
        <w:rPr>
          <w:rStyle w:val="af2"/>
          <w:rFonts w:hint="cs"/>
          <w:rtl/>
        </w:rPr>
        <w:t>'</w:t>
      </w:r>
      <w:r w:rsidRPr="00AC0CB1">
        <w:rPr>
          <w:rStyle w:val="af2"/>
          <w:rtl/>
        </w:rPr>
        <w:t>אל ה' ויאר לנו</w:t>
      </w:r>
      <w:r w:rsidRPr="00AC0CB1">
        <w:rPr>
          <w:rStyle w:val="af2"/>
          <w:rFonts w:hint="cs"/>
          <w:rtl/>
        </w:rPr>
        <w:t>'</w:t>
      </w:r>
      <w:r w:rsidRPr="00AC0CB1">
        <w:rPr>
          <w:rStyle w:val="af2"/>
          <w:rtl/>
        </w:rPr>
        <w:t xml:space="preserve"> </w:t>
      </w:r>
      <w:r w:rsidRPr="007435EB">
        <w:rPr>
          <w:rFonts w:ascii="Fb Fontext" w:hAnsi="Fb Fontext"/>
          <w:rtl/>
        </w:rPr>
        <w:tab/>
        <w:t>- אמרו כולן.</w:t>
      </w:r>
    </w:p>
    <w:p w14:paraId="7EBD445B" w14:textId="77777777" w:rsidR="00D661D8" w:rsidRPr="007435EB" w:rsidRDefault="00D661D8" w:rsidP="00D661D8">
      <w:pPr>
        <w:rPr>
          <w:rtl/>
        </w:rPr>
      </w:pPr>
      <w:r w:rsidRPr="00AC0CB1">
        <w:rPr>
          <w:rStyle w:val="af2"/>
          <w:rFonts w:hint="cs"/>
          <w:rtl/>
        </w:rPr>
        <w:t>'</w:t>
      </w:r>
      <w:r w:rsidRPr="00AC0CB1">
        <w:rPr>
          <w:rStyle w:val="af2"/>
          <w:rtl/>
        </w:rPr>
        <w:t>אסרו חג בעבתים</w:t>
      </w:r>
      <w:r w:rsidRPr="00AC0CB1">
        <w:rPr>
          <w:rStyle w:val="af2"/>
          <w:rFonts w:hint="cs"/>
          <w:rtl/>
        </w:rPr>
        <w:t>'</w:t>
      </w:r>
      <w:r w:rsidRPr="00AC0CB1">
        <w:rPr>
          <w:rStyle w:val="af2"/>
          <w:rtl/>
        </w:rPr>
        <w:t xml:space="preserve"> </w:t>
      </w:r>
      <w:r w:rsidRPr="007435EB">
        <w:rPr>
          <w:rtl/>
        </w:rPr>
        <w:tab/>
        <w:t>- אמר שמואל.</w:t>
      </w:r>
    </w:p>
    <w:p w14:paraId="3DF45D7B" w14:textId="77777777" w:rsidR="00D661D8" w:rsidRPr="007435EB" w:rsidRDefault="00D661D8" w:rsidP="00D661D8">
      <w:pPr>
        <w:rPr>
          <w:rtl/>
        </w:rPr>
      </w:pPr>
      <w:r w:rsidRPr="00AC0CB1">
        <w:rPr>
          <w:rStyle w:val="af2"/>
          <w:rFonts w:hint="cs"/>
          <w:rtl/>
        </w:rPr>
        <w:t>'</w:t>
      </w:r>
      <w:r w:rsidRPr="00AC0CB1">
        <w:rPr>
          <w:rStyle w:val="af2"/>
          <w:rtl/>
        </w:rPr>
        <w:t>אלי אתה ואודך</w:t>
      </w:r>
      <w:r w:rsidRPr="00AC0CB1">
        <w:rPr>
          <w:rStyle w:val="af2"/>
          <w:rFonts w:hint="cs"/>
          <w:rtl/>
        </w:rPr>
        <w:t>'</w:t>
      </w:r>
      <w:r w:rsidRPr="00AC0CB1">
        <w:rPr>
          <w:rStyle w:val="af2"/>
          <w:rtl/>
        </w:rPr>
        <w:t xml:space="preserve"> </w:t>
      </w:r>
      <w:r w:rsidRPr="007435EB">
        <w:rPr>
          <w:rtl/>
        </w:rPr>
        <w:tab/>
        <w:t>- אמר דוד,</w:t>
      </w:r>
    </w:p>
    <w:p w14:paraId="62B30C6D" w14:textId="77777777" w:rsidR="00D661D8" w:rsidRPr="007435EB" w:rsidRDefault="00D661D8" w:rsidP="00D661D8">
      <w:pPr>
        <w:rPr>
          <w:rtl/>
        </w:rPr>
      </w:pPr>
      <w:r w:rsidRPr="00AC0CB1">
        <w:rPr>
          <w:rStyle w:val="af2"/>
          <w:rtl/>
        </w:rPr>
        <w:t>אלהי ארוממ</w:t>
      </w:r>
      <w:r w:rsidRPr="00AC0CB1">
        <w:rPr>
          <w:rStyle w:val="af2"/>
          <w:rFonts w:hint="cs"/>
          <w:rtl/>
        </w:rPr>
        <w:t>ך'</w:t>
      </w:r>
      <w:r w:rsidRPr="007435EB">
        <w:rPr>
          <w:i/>
          <w:iCs/>
          <w:rtl/>
        </w:rPr>
        <w:t xml:space="preserve"> </w:t>
      </w:r>
      <w:r w:rsidRPr="007435EB">
        <w:rPr>
          <w:rtl/>
        </w:rPr>
        <w:tab/>
        <w:t>- אמרו כולן.</w:t>
      </w:r>
    </w:p>
    <w:p w14:paraId="09F09C26" w14:textId="77777777" w:rsidR="00D661D8" w:rsidRPr="007435EB" w:rsidRDefault="00D661D8" w:rsidP="00D661D8">
      <w:pPr>
        <w:pStyle w:val="affd"/>
        <w:rPr>
          <w:bCs/>
          <w:rtl/>
        </w:rPr>
      </w:pPr>
      <w:r>
        <w:rPr>
          <w:rFonts w:hint="cs"/>
          <w:rtl/>
        </w:rPr>
        <w:t>***</w:t>
      </w:r>
    </w:p>
    <w:p w14:paraId="6EA31C84" w14:textId="77777777" w:rsidR="00D661D8" w:rsidRPr="007435EB" w:rsidRDefault="00D661D8" w:rsidP="00D661D8">
      <w:pPr>
        <w:pStyle w:val="afff"/>
        <w:framePr w:wrap="around"/>
        <w:rPr>
          <w:rtl/>
        </w:rPr>
      </w:pPr>
      <w:r w:rsidRPr="007435EB">
        <w:rPr>
          <w:rtl/>
        </w:rPr>
        <w:t>קיט:</w:t>
      </w:r>
    </w:p>
    <w:p w14:paraId="0289F56F" w14:textId="77777777" w:rsidR="00D661D8" w:rsidRDefault="00D661D8" w:rsidP="00D661D8">
      <w:pPr>
        <w:rPr>
          <w:rFonts w:ascii="Fb Fontext" w:hAnsi="Fb Fontext"/>
          <w:rtl/>
        </w:rPr>
      </w:pPr>
      <w:r w:rsidRPr="007435EB">
        <w:rPr>
          <w:rFonts w:ascii="Fb Fontext" w:hAnsi="Fb Fontext"/>
          <w:rtl/>
        </w:rPr>
        <w:t xml:space="preserve">מקום שנהגו לכפול - יכפול, לפשוט - יפשוט, </w:t>
      </w:r>
    </w:p>
    <w:p w14:paraId="01995202" w14:textId="77777777" w:rsidR="00D661D8" w:rsidRPr="007435EB" w:rsidRDefault="00D661D8" w:rsidP="00D661D8">
      <w:pPr>
        <w:rPr>
          <w:rtl/>
        </w:rPr>
      </w:pPr>
      <w:r w:rsidRPr="007435EB">
        <w:rPr>
          <w:rFonts w:ascii="Fb Fontext" w:hAnsi="Fb Fontext"/>
          <w:rtl/>
        </w:rPr>
        <w:t>לברך אחריו - יברך, הכל כמנהג המדינה.</w:t>
      </w:r>
    </w:p>
    <w:p w14:paraId="71EBD06C" w14:textId="77777777" w:rsidR="00D661D8" w:rsidRPr="000B309D" w:rsidRDefault="00D661D8" w:rsidP="00D661D8">
      <w:pPr>
        <w:pStyle w:val="36"/>
        <w:framePr w:wrap="notBeside"/>
        <w:rPr>
          <w:rtl/>
        </w:rPr>
      </w:pPr>
      <w:r w:rsidRPr="000B309D">
        <w:rPr>
          <w:rtl/>
        </w:rPr>
        <w:t>אביי:</w:t>
      </w:r>
    </w:p>
    <w:p w14:paraId="7EA7AAD2" w14:textId="77777777" w:rsidR="00D661D8" w:rsidRPr="007435EB" w:rsidRDefault="00D661D8" w:rsidP="00D661D8">
      <w:pPr>
        <w:spacing w:before="4"/>
        <w:rPr>
          <w:rtl/>
        </w:rPr>
      </w:pPr>
      <w:r w:rsidRPr="007435EB">
        <w:rPr>
          <w:rtl/>
        </w:rPr>
        <w:t xml:space="preserve"> לא שנו אלא לאחריו, אבל לפניו - [מצוה] לברך.</w:t>
      </w:r>
    </w:p>
    <w:p w14:paraId="01514788" w14:textId="77777777" w:rsidR="00D661D8" w:rsidRPr="000B309D" w:rsidRDefault="00D661D8" w:rsidP="00D661D8">
      <w:pPr>
        <w:pStyle w:val="36"/>
        <w:framePr w:wrap="notBeside"/>
        <w:rPr>
          <w:rtl/>
        </w:rPr>
      </w:pPr>
      <w:r w:rsidRPr="000B309D">
        <w:rPr>
          <w:rtl/>
        </w:rPr>
        <w:t>דאריא"ש:</w:t>
      </w:r>
    </w:p>
    <w:p w14:paraId="2631EF05" w14:textId="77777777" w:rsidR="00D661D8" w:rsidRPr="005C3FF1" w:rsidRDefault="00D661D8" w:rsidP="00D661D8">
      <w:pPr>
        <w:rPr>
          <w:rStyle w:val="afffa"/>
          <w:rtl/>
        </w:rPr>
      </w:pPr>
      <w:r w:rsidRPr="007435EB">
        <w:rPr>
          <w:rtl/>
        </w:rPr>
        <w:t xml:space="preserve"> כל המצות מברך עליהן עובר לעשיתן.</w:t>
      </w:r>
    </w:p>
    <w:p w14:paraId="64AB58A6" w14:textId="77777777" w:rsidR="00D661D8" w:rsidRPr="000B309D" w:rsidRDefault="00D661D8" w:rsidP="00D661D8">
      <w:pPr>
        <w:pStyle w:val="36"/>
        <w:framePr w:wrap="notBeside"/>
        <w:rPr>
          <w:rtl/>
        </w:rPr>
      </w:pPr>
      <w:r w:rsidRPr="000B309D">
        <w:rPr>
          <w:rFonts w:hint="cs"/>
          <w:rtl/>
        </w:rPr>
        <w:t xml:space="preserve">א. </w:t>
      </w:r>
      <w:r w:rsidRPr="000B309D">
        <w:rPr>
          <w:rtl/>
        </w:rPr>
        <w:t>כרנב"י</w:t>
      </w:r>
    </w:p>
    <w:p w14:paraId="1C74C8BD" w14:textId="77777777" w:rsidR="00D661D8" w:rsidRPr="005C3FF1" w:rsidRDefault="00D661D8" w:rsidP="00D661D8">
      <w:pPr>
        <w:rPr>
          <w:rStyle w:val="afffa"/>
          <w:rtl/>
        </w:rPr>
      </w:pPr>
      <w:r w:rsidRPr="00AC0CB1">
        <w:rPr>
          <w:rStyle w:val="af2"/>
          <w:rtl/>
        </w:rPr>
        <w:t xml:space="preserve"> 'וירץ אחימעץ דרך הככר ויעבר את הכושי'.</w:t>
      </w:r>
    </w:p>
    <w:p w14:paraId="4745B029" w14:textId="77777777" w:rsidR="00D661D8" w:rsidRPr="000B309D" w:rsidRDefault="00D661D8" w:rsidP="00D661D8">
      <w:pPr>
        <w:pStyle w:val="36"/>
        <w:framePr w:wrap="notBeside"/>
        <w:rPr>
          <w:rtl/>
        </w:rPr>
      </w:pPr>
      <w:r w:rsidRPr="000B309D">
        <w:rPr>
          <w:rFonts w:hint="cs"/>
          <w:rtl/>
        </w:rPr>
        <w:t xml:space="preserve">ב. </w:t>
      </w:r>
      <w:r w:rsidRPr="000B309D">
        <w:rPr>
          <w:rtl/>
        </w:rPr>
        <w:t xml:space="preserve">לאביי </w:t>
      </w:r>
    </w:p>
    <w:p w14:paraId="5783E2E5" w14:textId="77777777" w:rsidR="00D661D8" w:rsidRPr="005C3FF1" w:rsidRDefault="00D661D8" w:rsidP="00D661D8">
      <w:pPr>
        <w:rPr>
          <w:rStyle w:val="afffa"/>
          <w:rtl/>
        </w:rPr>
      </w:pPr>
      <w:r w:rsidRPr="00AC0CB1">
        <w:rPr>
          <w:rStyle w:val="af2"/>
          <w:rtl/>
        </w:rPr>
        <w:t>'והוא עבר לפניהם'.</w:t>
      </w:r>
    </w:p>
    <w:p w14:paraId="79A44866" w14:textId="77777777" w:rsidR="00D661D8" w:rsidRPr="000B309D" w:rsidRDefault="00D661D8" w:rsidP="00D661D8">
      <w:pPr>
        <w:pStyle w:val="36"/>
        <w:framePr w:wrap="notBeside"/>
        <w:rPr>
          <w:rtl/>
        </w:rPr>
      </w:pPr>
      <w:r w:rsidRPr="000B309D">
        <w:rPr>
          <w:rFonts w:hint="cs"/>
          <w:rtl/>
        </w:rPr>
        <w:t xml:space="preserve">ג. </w:t>
      </w:r>
      <w:r w:rsidRPr="000B309D">
        <w:rPr>
          <w:rtl/>
        </w:rPr>
        <w:t>א"ד</w:t>
      </w:r>
      <w:r w:rsidRPr="000B309D">
        <w:rPr>
          <w:rFonts w:hint="cs"/>
          <w:rtl/>
        </w:rPr>
        <w:t>:</w:t>
      </w:r>
    </w:p>
    <w:p w14:paraId="2E7A6FC3" w14:textId="77777777" w:rsidR="00D661D8" w:rsidRPr="007435EB" w:rsidRDefault="00D661D8" w:rsidP="00D661D8">
      <w:pPr>
        <w:rPr>
          <w:rtl/>
        </w:rPr>
      </w:pPr>
      <w:r w:rsidRPr="00AC0CB1">
        <w:rPr>
          <w:rStyle w:val="af2"/>
          <w:rtl/>
        </w:rPr>
        <w:t xml:space="preserve"> </w:t>
      </w:r>
      <w:r w:rsidRPr="00AC0CB1">
        <w:rPr>
          <w:rStyle w:val="af2"/>
          <w:rFonts w:hint="cs"/>
          <w:rtl/>
        </w:rPr>
        <w:t>'</w:t>
      </w:r>
      <w:r w:rsidRPr="00AC0CB1">
        <w:rPr>
          <w:rStyle w:val="af2"/>
          <w:rtl/>
        </w:rPr>
        <w:t>ויעבר מלכם לפניהם וה' בראשם</w:t>
      </w:r>
      <w:r w:rsidRPr="00AC0CB1">
        <w:rPr>
          <w:rStyle w:val="af2"/>
          <w:rFonts w:hint="cs"/>
          <w:rtl/>
        </w:rPr>
        <w:t>'</w:t>
      </w:r>
      <w:r w:rsidRPr="007435EB">
        <w:rPr>
          <w:rtl/>
        </w:rPr>
        <w:t>.</w:t>
      </w:r>
    </w:p>
    <w:p w14:paraId="2A1E4550" w14:textId="77777777" w:rsidR="00D661D8" w:rsidRPr="000B309D" w:rsidRDefault="00D661D8" w:rsidP="00D661D8">
      <w:pPr>
        <w:pStyle w:val="36"/>
        <w:framePr w:wrap="notBeside"/>
        <w:rPr>
          <w:rtl/>
        </w:rPr>
      </w:pPr>
      <w:r w:rsidRPr="000B309D">
        <w:rPr>
          <w:rFonts w:hint="cs"/>
          <w:rtl/>
        </w:rPr>
        <w:t xml:space="preserve">• </w:t>
      </w:r>
      <w:r w:rsidRPr="000B309D">
        <w:rPr>
          <w:rtl/>
        </w:rPr>
        <w:t xml:space="preserve">תניא: </w:t>
      </w:r>
    </w:p>
    <w:p w14:paraId="6655CDC0" w14:textId="77777777" w:rsidR="00D661D8" w:rsidRPr="007435EB" w:rsidRDefault="00D661D8" w:rsidP="00D661D8">
      <w:pPr>
        <w:spacing w:before="4"/>
        <w:rPr>
          <w:rtl/>
        </w:rPr>
      </w:pPr>
      <w:r w:rsidRPr="007435EB">
        <w:rPr>
          <w:rtl/>
        </w:rPr>
        <w:t xml:space="preserve">רבי </w:t>
      </w:r>
      <w:r w:rsidRPr="005C3FF1">
        <w:rPr>
          <w:rStyle w:val="afffa"/>
          <w:rtl/>
        </w:rPr>
        <w:t>כופל</w:t>
      </w:r>
      <w:r w:rsidRPr="007435EB">
        <w:rPr>
          <w:rtl/>
        </w:rPr>
        <w:t xml:space="preserve"> בה דברים, </w:t>
      </w:r>
      <w:r w:rsidRPr="000B309D">
        <w:rPr>
          <w:rStyle w:val="affffd"/>
          <w:rtl/>
        </w:rPr>
        <w:t>ר</w:t>
      </w:r>
      <w:r w:rsidRPr="000B309D">
        <w:rPr>
          <w:rStyle w:val="affffd"/>
          <w:rFonts w:hint="cs"/>
          <w:rtl/>
        </w:rPr>
        <w:t>אב</w:t>
      </w:r>
      <w:r w:rsidRPr="000B309D">
        <w:rPr>
          <w:rStyle w:val="affffd"/>
          <w:rtl/>
        </w:rPr>
        <w:t>"</w:t>
      </w:r>
      <w:r w:rsidRPr="000B309D">
        <w:rPr>
          <w:rStyle w:val="affffd"/>
          <w:rFonts w:hint="cs"/>
          <w:rtl/>
        </w:rPr>
        <w:t>פ</w:t>
      </w:r>
      <w:r w:rsidRPr="007435EB">
        <w:rPr>
          <w:rtl/>
        </w:rPr>
        <w:t xml:space="preserve"> </w:t>
      </w:r>
      <w:r w:rsidRPr="005C3FF1">
        <w:rPr>
          <w:rStyle w:val="afffa"/>
          <w:rtl/>
        </w:rPr>
        <w:t>מוסיף</w:t>
      </w:r>
      <w:r w:rsidRPr="007435EB">
        <w:rPr>
          <w:rtl/>
        </w:rPr>
        <w:t xml:space="preserve"> בה דברים. והיינו מוסיף לכפול מאודך למטה.</w:t>
      </w:r>
    </w:p>
    <w:p w14:paraId="04C327BA" w14:textId="77777777" w:rsidR="00D661D8" w:rsidRPr="000B309D" w:rsidRDefault="00D661D8" w:rsidP="00D661D8">
      <w:pPr>
        <w:pStyle w:val="36"/>
        <w:framePr w:wrap="notBeside"/>
        <w:rPr>
          <w:rtl/>
        </w:rPr>
      </w:pPr>
      <w:r w:rsidRPr="000B309D">
        <w:rPr>
          <w:rtl/>
        </w:rPr>
        <w:t xml:space="preserve">דרש רב עוירא, </w:t>
      </w:r>
    </w:p>
    <w:p w14:paraId="4DD7D067" w14:textId="77777777" w:rsidR="00D661D8" w:rsidRDefault="00D661D8" w:rsidP="00D661D8">
      <w:pPr>
        <w:spacing w:before="4"/>
        <w:rPr>
          <w:rtl/>
        </w:rPr>
      </w:pPr>
      <w:r>
        <w:rPr>
          <w:rStyle w:val="affffd"/>
          <w:rFonts w:hint="cs"/>
          <w:rtl/>
        </w:rPr>
        <w:t>[מ</w:t>
      </w:r>
      <w:r w:rsidRPr="000B309D">
        <w:rPr>
          <w:rStyle w:val="affffd"/>
          <w:rtl/>
        </w:rPr>
        <w:t>רב,</w:t>
      </w:r>
      <w:r>
        <w:rPr>
          <w:rStyle w:val="affffd"/>
          <w:rFonts w:hint="cs"/>
          <w:rtl/>
        </w:rPr>
        <w:t xml:space="preserve"> ופעמים מר''א]</w:t>
      </w:r>
      <w:r w:rsidRPr="000B309D">
        <w:rPr>
          <w:rStyle w:val="affffd"/>
          <w:rtl/>
        </w:rPr>
        <w:t xml:space="preserve"> </w:t>
      </w:r>
      <w:r w:rsidRPr="00AC0CB1">
        <w:rPr>
          <w:rStyle w:val="af2"/>
          <w:rtl/>
        </w:rPr>
        <w:t xml:space="preserve">'ויגדל הילד ויגמל' </w:t>
      </w:r>
      <w:r w:rsidRPr="007435EB">
        <w:rPr>
          <w:rtl/>
        </w:rPr>
        <w:t>עתיד הקב"ה הוא לעשות סעודה לצדיקים ביום שיגמל חסדו לזרעו של יצחק. לאחר שאוכלין ושותין.</w:t>
      </w:r>
      <w:r>
        <w:rPr>
          <w:rFonts w:hint="cs"/>
          <w:rtl/>
        </w:rPr>
        <w:t xml:space="preserve"> </w:t>
      </w:r>
    </w:p>
    <w:p w14:paraId="6B62E458" w14:textId="77777777" w:rsidR="00D661D8" w:rsidRPr="007435EB" w:rsidRDefault="00D661D8" w:rsidP="00D661D8">
      <w:pPr>
        <w:spacing w:before="4"/>
        <w:rPr>
          <w:rtl/>
        </w:rPr>
      </w:pPr>
      <w:r w:rsidRPr="007435EB">
        <w:rPr>
          <w:rtl/>
        </w:rPr>
        <w:t xml:space="preserve">נותנין לאברהם אבינו כוס של ברכה לברך, </w:t>
      </w:r>
      <w:r w:rsidRPr="000B309D">
        <w:rPr>
          <w:rStyle w:val="affffd"/>
          <w:rtl/>
        </w:rPr>
        <w:t>ואומר להן:</w:t>
      </w:r>
      <w:r w:rsidRPr="007435EB">
        <w:rPr>
          <w:rtl/>
        </w:rPr>
        <w:t xml:space="preserve"> איני מברך, שיצא ממני ישמעאל.</w:t>
      </w:r>
    </w:p>
    <w:p w14:paraId="4BDEF782" w14:textId="77777777" w:rsidR="00D661D8" w:rsidRPr="007435EB" w:rsidRDefault="00D661D8" w:rsidP="00D661D8">
      <w:pPr>
        <w:rPr>
          <w:rtl/>
        </w:rPr>
      </w:pPr>
      <w:r w:rsidRPr="007435EB">
        <w:rPr>
          <w:rtl/>
        </w:rPr>
        <w:t xml:space="preserve">אומר ליצחק: טול וברך, </w:t>
      </w:r>
      <w:r w:rsidRPr="000B309D">
        <w:rPr>
          <w:rStyle w:val="affffd"/>
          <w:rtl/>
        </w:rPr>
        <w:t>אומר להן:</w:t>
      </w:r>
      <w:r w:rsidRPr="007435EB">
        <w:rPr>
          <w:rtl/>
        </w:rPr>
        <w:t xml:space="preserve"> איני מברך, שיצא ממני עשו.</w:t>
      </w:r>
    </w:p>
    <w:p w14:paraId="43CA13AA" w14:textId="77777777" w:rsidR="00D661D8" w:rsidRPr="007435EB" w:rsidRDefault="00D661D8" w:rsidP="00D661D8">
      <w:pPr>
        <w:rPr>
          <w:rtl/>
        </w:rPr>
      </w:pPr>
      <w:r w:rsidRPr="007435EB">
        <w:rPr>
          <w:rtl/>
        </w:rPr>
        <w:t xml:space="preserve">אומר ליעקב: טול וברך, </w:t>
      </w:r>
      <w:r w:rsidRPr="000B309D">
        <w:rPr>
          <w:rStyle w:val="affffd"/>
          <w:rtl/>
        </w:rPr>
        <w:t>אומר להם:</w:t>
      </w:r>
      <w:r w:rsidRPr="007435EB">
        <w:rPr>
          <w:rtl/>
        </w:rPr>
        <w:t xml:space="preserve"> איני מברך, שנשאתי שתי אחיות בחייהן, שעתידה תורה לאוסרן עלי.</w:t>
      </w:r>
    </w:p>
    <w:p w14:paraId="3A6127A4" w14:textId="77777777" w:rsidR="00D661D8" w:rsidRPr="007435EB" w:rsidRDefault="00D661D8" w:rsidP="00D661D8">
      <w:pPr>
        <w:rPr>
          <w:rtl/>
        </w:rPr>
      </w:pPr>
      <w:r w:rsidRPr="007435EB">
        <w:rPr>
          <w:rFonts w:hint="cs"/>
          <w:rtl/>
        </w:rPr>
        <w:t>א</w:t>
      </w:r>
      <w:r w:rsidRPr="007435EB">
        <w:rPr>
          <w:rtl/>
        </w:rPr>
        <w:t>"</w:t>
      </w:r>
      <w:r w:rsidRPr="007435EB">
        <w:rPr>
          <w:rFonts w:hint="cs"/>
          <w:rtl/>
        </w:rPr>
        <w:t>ל</w:t>
      </w:r>
      <w:r w:rsidRPr="007435EB">
        <w:rPr>
          <w:rtl/>
        </w:rPr>
        <w:t xml:space="preserve"> למשה: טול וברך, </w:t>
      </w:r>
      <w:r w:rsidRPr="000B309D">
        <w:rPr>
          <w:rStyle w:val="affffd"/>
          <w:rtl/>
        </w:rPr>
        <w:t>א"</w:t>
      </w:r>
      <w:r w:rsidRPr="000B309D">
        <w:rPr>
          <w:rStyle w:val="affffd"/>
          <w:rFonts w:hint="cs"/>
          <w:rtl/>
        </w:rPr>
        <w:t>ל:</w:t>
      </w:r>
      <w:r w:rsidRPr="000B309D">
        <w:rPr>
          <w:rStyle w:val="affffd"/>
          <w:rtl/>
        </w:rPr>
        <w:t xml:space="preserve"> איני מברך,</w:t>
      </w:r>
      <w:r w:rsidRPr="007435EB">
        <w:rPr>
          <w:rtl/>
        </w:rPr>
        <w:t xml:space="preserve"> שלא זכיתי ליכנס לארץ ישראל לא בחיי ולא במותי.</w:t>
      </w:r>
    </w:p>
    <w:p w14:paraId="3C3A91F9" w14:textId="77777777" w:rsidR="00D661D8" w:rsidRPr="007435EB" w:rsidRDefault="00D661D8" w:rsidP="00D661D8">
      <w:pPr>
        <w:rPr>
          <w:rtl/>
        </w:rPr>
      </w:pPr>
      <w:r w:rsidRPr="007435EB">
        <w:rPr>
          <w:rtl/>
        </w:rPr>
        <w:t xml:space="preserve">אומר ליהושע, טול וברך, </w:t>
      </w:r>
      <w:r w:rsidRPr="000B309D">
        <w:rPr>
          <w:rStyle w:val="affffd"/>
          <w:rtl/>
        </w:rPr>
        <w:t>אומר להן:</w:t>
      </w:r>
      <w:r w:rsidRPr="007435EB">
        <w:rPr>
          <w:rtl/>
        </w:rPr>
        <w:t xml:space="preserve"> איני מברך, שלא זכיתי לבן, [נון בנו יהושע בנו]</w:t>
      </w:r>
    </w:p>
    <w:p w14:paraId="2DFEDDAB" w14:textId="77777777" w:rsidR="00D661D8" w:rsidRPr="00AC0CB1" w:rsidRDefault="00D661D8" w:rsidP="00D661D8">
      <w:pPr>
        <w:rPr>
          <w:rStyle w:val="af2"/>
          <w:rtl/>
        </w:rPr>
      </w:pPr>
      <w:r w:rsidRPr="007435EB">
        <w:rPr>
          <w:rtl/>
        </w:rPr>
        <w:t xml:space="preserve">אומר לדוד: טול וברך: </w:t>
      </w:r>
      <w:r w:rsidRPr="000B309D">
        <w:rPr>
          <w:rStyle w:val="affffd"/>
          <w:rtl/>
        </w:rPr>
        <w:t>אומר להן:</w:t>
      </w:r>
      <w:r w:rsidRPr="007435EB">
        <w:rPr>
          <w:rtl/>
        </w:rPr>
        <w:t xml:space="preserve"> אני אברך, ולי נאה לברך, שנא' </w:t>
      </w:r>
      <w:r w:rsidRPr="00AC0CB1">
        <w:rPr>
          <w:rStyle w:val="af2"/>
          <w:rFonts w:hint="cs"/>
          <w:rtl/>
        </w:rPr>
        <w:t>'</w:t>
      </w:r>
      <w:r w:rsidRPr="00AC0CB1">
        <w:rPr>
          <w:rStyle w:val="af2"/>
          <w:rtl/>
        </w:rPr>
        <w:t>כוס ישועות אשא ובשם ה' אקרא'</w:t>
      </w:r>
    </w:p>
    <w:p w14:paraId="258AA54A" w14:textId="77777777" w:rsidR="00D661D8" w:rsidRPr="007435EB" w:rsidRDefault="00D661D8" w:rsidP="00D661D8">
      <w:pPr>
        <w:pStyle w:val="affd"/>
        <w:rPr>
          <w:bCs/>
          <w:rtl/>
        </w:rPr>
      </w:pPr>
      <w:r>
        <w:rPr>
          <w:rFonts w:hint="cs"/>
          <w:rtl/>
        </w:rPr>
        <w:t>***</w:t>
      </w:r>
    </w:p>
    <w:p>
      <w:pPr>
        <w:pStyle w:val="affffff1"/>
        <w:rPr>
          <w:ins w:id="20210" w:author="קלוד" w:date="2026-10-06T10:09:47Z"/>
        </w:rPr>
      </w:pPr>
      <w:ins w:id="20209" w:author="קלוד" w:date="2026-10-06T10:09:47Z">
        <w:r>
          <w:t xml:space="preserve">משנה ח</w:t>
        </w:r>
      </w:ins>
    </w:p>
    <w:p w14:paraId="52F3DC40" w14:textId="77777777" w:rsidR="00D661D8" w:rsidRPr="007435EB" w:rsidRDefault="00D661D8" w:rsidP="00D661D8">
      <w:pPr>
        <w:pStyle w:val="afff5"/>
        <w:rPr>
          <w:del w:id="20140" w:author="קלוד" w:date="2026-10-06T10:16:37Z"/>
          <w:b/>
          <w:rtl/>
        </w:rPr>
      </w:pPr>
      <w:ins w:id="9898" w:author="מספור קטעי משנה" w:date="2026-10-06T06:45:41Z">
        <w:del w:id="20138" w:author="קלוד" w:date="2026-10-06T10:16:37Z">
          <w:r>
            <w:rPr>
              <w:rStyle w:val="MisparKeta"/>
            </w:rPr>
            <w:delText xml:space="preserve">ב. </w:delText>
          </w:r>
        </w:del>
      </w:ins>
      <w:del w:id="20139" w:author="קלוד" w:date="2026-10-06T10:16:37Z">
        <w:r w:rsidRPr="007435EB">
          <w:rPr>
            <w:b/>
            <w:sz w:val="20"/>
            <w:rtl/>
          </w:rPr>
          <w:delText xml:space="preserve">משנה.</w:delText>
        </w:r>
      </w:del>
    </w:p>
    <w:p w14:paraId="70557151" w14:textId="77777777" w:rsidR="00D661D8" w:rsidRDefault="00D661D8" w:rsidP="00D661D8">
      <w:pPr>
        <w:pStyle w:val="afff5"/>
        <w:spacing w:after="60"/>
        <w:rPr>
          <w:b/>
          <w:rtl/>
        </w:rPr>
      </w:pPr>
      <w:r w:rsidRPr="007435EB">
        <w:rPr>
          <w:b/>
          <w:rtl/>
        </w:rPr>
        <w:t>אין מפטירין אחר הפסח אפיקומן.</w:t>
      </w:r>
    </w:p>
    <w:p w14:paraId="18E92A1D" w14:textId="77777777" w:rsidR="00D661D8" w:rsidRPr="007435EB" w:rsidRDefault="00D661D8" w:rsidP="00D661D8">
      <w:pPr>
        <w:pStyle w:val="afffff0"/>
        <w:rPr>
          <w:rtl/>
        </w:rPr>
      </w:pPr>
      <w:r>
        <w:rPr>
          <w:rFonts w:hint="cs"/>
          <w:rtl/>
        </w:rPr>
        <w:t>אפיקומן</w:t>
      </w:r>
    </w:p>
    <w:p w14:paraId="44014D69" w14:textId="77777777" w:rsidR="00D661D8" w:rsidRPr="000B309D" w:rsidRDefault="00D661D8" w:rsidP="00D661D8">
      <w:pPr>
        <w:pStyle w:val="36"/>
        <w:framePr w:wrap="notBeside"/>
        <w:rPr>
          <w:rtl/>
        </w:rPr>
      </w:pPr>
      <w:r w:rsidRPr="000B309D">
        <w:rPr>
          <w:rtl/>
        </w:rPr>
        <w:t>רב:</w:t>
      </w:r>
    </w:p>
    <w:p w14:paraId="01039BCD" w14:textId="77777777" w:rsidR="00D661D8" w:rsidRPr="007435EB" w:rsidRDefault="00D661D8" w:rsidP="00D661D8">
      <w:pPr>
        <w:spacing w:before="4"/>
        <w:rPr>
          <w:rtl/>
        </w:rPr>
      </w:pPr>
      <w:r w:rsidRPr="007435EB">
        <w:rPr>
          <w:rFonts w:ascii="Fb Fontext" w:hAnsi="Fb Fontext"/>
          <w:rtl/>
        </w:rPr>
        <w:t>שלא יעקרו מחבורה לחבורה.</w:t>
      </w:r>
    </w:p>
    <w:p w14:paraId="027CB51C" w14:textId="77777777" w:rsidR="00D661D8" w:rsidRPr="001B395E" w:rsidRDefault="00D661D8" w:rsidP="00D661D8">
      <w:pPr>
        <w:pStyle w:val="36"/>
        <w:framePr w:wrap="notBeside"/>
        <w:rPr>
          <w:rtl/>
        </w:rPr>
      </w:pPr>
      <w:r w:rsidRPr="001B395E">
        <w:rPr>
          <w:rtl/>
        </w:rPr>
        <w:t xml:space="preserve">ושמואל: </w:t>
      </w:r>
    </w:p>
    <w:p w14:paraId="053C980B" w14:textId="77777777" w:rsidR="00D661D8" w:rsidRPr="007435EB" w:rsidRDefault="00D661D8" w:rsidP="00D661D8">
      <w:pPr>
        <w:spacing w:before="4"/>
        <w:rPr>
          <w:rtl/>
        </w:rPr>
      </w:pPr>
      <w:r w:rsidRPr="007435EB">
        <w:rPr>
          <w:rtl/>
        </w:rPr>
        <w:t xml:space="preserve">כגון </w:t>
      </w:r>
      <w:r w:rsidRPr="007435EB">
        <w:rPr>
          <w:rFonts w:hint="cs"/>
          <w:rtl/>
        </w:rPr>
        <w:t>כמהין ופטריות</w:t>
      </w:r>
      <w:r w:rsidRPr="007435EB">
        <w:rPr>
          <w:rtl/>
        </w:rPr>
        <w:t xml:space="preserve"> לי וגוזלי</w:t>
      </w:r>
      <w:r w:rsidRPr="007435EB">
        <w:rPr>
          <w:rFonts w:hint="cs"/>
          <w:rtl/>
        </w:rPr>
        <w:t>ם</w:t>
      </w:r>
      <w:r w:rsidRPr="007435EB">
        <w:rPr>
          <w:rtl/>
        </w:rPr>
        <w:t xml:space="preserve"> לאבא</w:t>
      </w:r>
      <w:r>
        <w:rPr>
          <w:rFonts w:hint="cs"/>
          <w:rtl/>
        </w:rPr>
        <w:t xml:space="preserve"> </w:t>
      </w:r>
      <w:r w:rsidRPr="00DA25F7">
        <w:rPr>
          <w:rStyle w:val="affffd"/>
          <w:rFonts w:hint="cs"/>
          <w:rtl/>
        </w:rPr>
        <w:t>[רב]</w:t>
      </w:r>
      <w:r w:rsidRPr="00DA25F7">
        <w:rPr>
          <w:rStyle w:val="affffd"/>
          <w:rtl/>
        </w:rPr>
        <w:t>.</w:t>
      </w:r>
    </w:p>
    <w:p w14:paraId="00A184B3" w14:textId="77777777" w:rsidR="00D661D8" w:rsidRPr="001B395E" w:rsidRDefault="00D661D8" w:rsidP="00D661D8">
      <w:pPr>
        <w:pStyle w:val="36"/>
        <w:framePr w:wrap="notBeside"/>
        <w:rPr>
          <w:rtl/>
        </w:rPr>
      </w:pPr>
      <w:r w:rsidRPr="001B395E">
        <w:rPr>
          <w:rtl/>
        </w:rPr>
        <w:t>רחב"ש ורי"ו</w:t>
      </w:r>
      <w:r w:rsidRPr="001B395E">
        <w:rPr>
          <w:rFonts w:hint="cs"/>
          <w:rtl/>
        </w:rPr>
        <w:t>:</w:t>
      </w:r>
    </w:p>
    <w:p w14:paraId="4F6C6FAF" w14:textId="77777777" w:rsidR="00D661D8" w:rsidRPr="007435EB" w:rsidRDefault="00D661D8" w:rsidP="00D661D8">
      <w:pPr>
        <w:spacing w:before="4"/>
        <w:rPr>
          <w:rtl/>
        </w:rPr>
      </w:pPr>
      <w:r w:rsidRPr="007435EB">
        <w:rPr>
          <w:rtl/>
        </w:rPr>
        <w:t>כגון תמרים קליות ואגוזים. ת"כ.</w:t>
      </w:r>
    </w:p>
    <w:p w14:paraId="0E057736" w14:textId="77777777" w:rsidR="00D661D8" w:rsidRPr="001B395E" w:rsidRDefault="00D661D8" w:rsidP="00D661D8">
      <w:pPr>
        <w:pStyle w:val="36"/>
        <w:framePr w:wrap="notBeside"/>
        <w:rPr>
          <w:rtl/>
        </w:rPr>
      </w:pPr>
      <w:r w:rsidRPr="001B395E">
        <w:rPr>
          <w:rtl/>
        </w:rPr>
        <w:t>ריא"ש:</w:t>
      </w:r>
    </w:p>
    <w:p w14:paraId="02BB0CB1" w14:textId="77777777" w:rsidR="00D661D8" w:rsidRPr="007435EB" w:rsidRDefault="00D661D8" w:rsidP="00D661D8">
      <w:pPr>
        <w:spacing w:before="4"/>
        <w:rPr>
          <w:rtl/>
        </w:rPr>
      </w:pPr>
      <w:r w:rsidRPr="007435EB">
        <w:rPr>
          <w:rtl/>
        </w:rPr>
        <w:t xml:space="preserve">אין מפטירין אחר מצה אפיקומן. </w:t>
      </w:r>
      <w:r w:rsidRPr="00F46A1C">
        <w:rPr>
          <w:rStyle w:val="affffd"/>
          <w:rtl/>
        </w:rPr>
        <w:t>והך</w:t>
      </w:r>
      <w:r w:rsidRPr="007435EB">
        <w:rPr>
          <w:rtl/>
        </w:rPr>
        <w:t xml:space="preserve"> דאין מפטירין אחר הפסח אפיקומן, היינו כ"ש אחר מצה דלא נפיש טעמא.</w:t>
      </w:r>
    </w:p>
    <w:p w14:paraId="5CE28D02" w14:textId="77777777" w:rsidR="00D661D8" w:rsidRPr="007435EB" w:rsidRDefault="00D661D8" w:rsidP="00D661D8">
      <w:pPr>
        <w:rPr>
          <w:rtl/>
        </w:rPr>
      </w:pPr>
      <w:r w:rsidRPr="007435EB">
        <w:rPr>
          <w:rFonts w:ascii="Fb Fontext" w:hAnsi="Fb Fontext"/>
          <w:rtl/>
        </w:rPr>
        <w:t xml:space="preserve">נימא מסייע הסופגנין והדובשנין והאיסקריטין אדם ממלא כריסו מהן ובלבד שיאכל כזית מצה באחרונה. </w:t>
      </w:r>
      <w:r w:rsidRPr="007435EB">
        <w:rPr>
          <w:rFonts w:ascii="Fb Fontext" w:hAnsi="Fb Fontext" w:hint="cs"/>
          <w:rtl/>
        </w:rPr>
        <w:t xml:space="preserve">הא </w:t>
      </w:r>
      <w:r w:rsidRPr="007435EB">
        <w:rPr>
          <w:rFonts w:ascii="Fb Fontext" w:hAnsi="Fb Fontext"/>
          <w:rtl/>
        </w:rPr>
        <w:t>בראשונה ל</w:t>
      </w:r>
      <w:r w:rsidRPr="007435EB">
        <w:rPr>
          <w:rFonts w:ascii="Fb Fontext" w:hAnsi="Fb Fontext" w:hint="cs"/>
          <w:rtl/>
        </w:rPr>
        <w:t>א</w:t>
      </w:r>
    </w:p>
    <w:p w14:paraId="7A487418" w14:textId="77777777" w:rsidR="00D661D8" w:rsidRPr="001B395E" w:rsidRDefault="00D661D8" w:rsidP="00D661D8">
      <w:pPr>
        <w:pStyle w:val="36"/>
        <w:framePr w:wrap="notBeside"/>
        <w:rPr>
          <w:rtl/>
        </w:rPr>
      </w:pPr>
      <w:r w:rsidRPr="001B395E">
        <w:rPr>
          <w:rtl/>
        </w:rPr>
        <w:t>-</w:t>
      </w:r>
    </w:p>
    <w:p w14:paraId="489AC2EA" w14:textId="77777777" w:rsidR="00D661D8" w:rsidRPr="007435EB" w:rsidRDefault="00D661D8" w:rsidP="00D661D8">
      <w:pPr>
        <w:rPr>
          <w:rtl/>
        </w:rPr>
      </w:pPr>
      <w:r>
        <w:rPr>
          <w:rFonts w:hint="cs"/>
          <w:rtl/>
        </w:rPr>
        <w:t xml:space="preserve">שאוכל </w:t>
      </w:r>
      <w:r w:rsidRPr="007435EB">
        <w:rPr>
          <w:rtl/>
        </w:rPr>
        <w:t xml:space="preserve">לתיאבון אבל באחרונה שמא יבוא </w:t>
      </w:r>
      <w:r>
        <w:rPr>
          <w:rFonts w:hint="cs"/>
          <w:rtl/>
        </w:rPr>
        <w:t xml:space="preserve">לאכול </w:t>
      </w:r>
      <w:r w:rsidRPr="007435EB">
        <w:rPr>
          <w:rtl/>
        </w:rPr>
        <w:t>אכילה גסה - לא, ק</w:t>
      </w:r>
      <w:r w:rsidRPr="007435EB">
        <w:rPr>
          <w:rFonts w:hint="cs"/>
          <w:rtl/>
        </w:rPr>
        <w:t>מ</w:t>
      </w:r>
      <w:r w:rsidRPr="007435EB">
        <w:rPr>
          <w:rtl/>
        </w:rPr>
        <w:t>"</w:t>
      </w:r>
      <w:r w:rsidRPr="007435EB">
        <w:rPr>
          <w:rFonts w:hint="cs"/>
          <w:rtl/>
        </w:rPr>
        <w:t>ל</w:t>
      </w:r>
      <w:r>
        <w:rPr>
          <w:rStyle w:val="affffff0"/>
          <w:rFonts w:hint="cs"/>
          <w:rtl/>
        </w:rPr>
        <w:t xml:space="preserve"> שמותר לאכול מצת מצוה אף באחרונה</w:t>
      </w:r>
      <w:r w:rsidRPr="007435EB">
        <w:rPr>
          <w:rtl/>
        </w:rPr>
        <w:t>.</w:t>
      </w:r>
    </w:p>
    <w:p w14:paraId="74347122" w14:textId="77777777" w:rsidR="00D661D8" w:rsidRPr="001B395E" w:rsidRDefault="00D661D8" w:rsidP="00D661D8">
      <w:pPr>
        <w:pStyle w:val="36"/>
        <w:framePr w:wrap="notBeside"/>
        <w:rPr>
          <w:rtl/>
        </w:rPr>
      </w:pPr>
      <w:r w:rsidRPr="001B395E">
        <w:rPr>
          <w:rtl/>
        </w:rPr>
        <w:t>מר זוטרא מתני הכי:</w:t>
      </w:r>
    </w:p>
    <w:p w14:paraId="1AE5154C" w14:textId="77777777" w:rsidR="00D661D8" w:rsidRPr="007435EB" w:rsidRDefault="00D661D8" w:rsidP="00D661D8">
      <w:pPr>
        <w:spacing w:before="4"/>
        <w:rPr>
          <w:rtl/>
        </w:rPr>
      </w:pPr>
      <w:r w:rsidRPr="001B395E">
        <w:rPr>
          <w:rStyle w:val="affffd"/>
          <w:rtl/>
        </w:rPr>
        <w:t>א</w:t>
      </w:r>
      <w:r w:rsidRPr="001B395E">
        <w:rPr>
          <w:rStyle w:val="affffd"/>
          <w:rFonts w:hint="cs"/>
          <w:rtl/>
        </w:rPr>
        <w:t>ר</w:t>
      </w:r>
      <w:r w:rsidRPr="001B395E">
        <w:rPr>
          <w:rStyle w:val="affffd"/>
          <w:rtl/>
        </w:rPr>
        <w:t>"</w:t>
      </w:r>
      <w:r w:rsidRPr="001B395E">
        <w:rPr>
          <w:rStyle w:val="affffd"/>
          <w:rFonts w:hint="cs"/>
          <w:rtl/>
        </w:rPr>
        <w:t>י אריא</w:t>
      </w:r>
      <w:r w:rsidRPr="001B395E">
        <w:rPr>
          <w:rStyle w:val="affffd"/>
          <w:rtl/>
        </w:rPr>
        <w:t>"</w:t>
      </w:r>
      <w:r w:rsidRPr="001B395E">
        <w:rPr>
          <w:rStyle w:val="affffd"/>
          <w:rFonts w:hint="cs"/>
          <w:rtl/>
        </w:rPr>
        <w:t>ש</w:t>
      </w:r>
      <w:r w:rsidRPr="001B395E">
        <w:rPr>
          <w:rStyle w:val="affffd"/>
          <w:rtl/>
        </w:rPr>
        <w:t>:</w:t>
      </w:r>
      <w:r w:rsidRPr="007435EB">
        <w:rPr>
          <w:rFonts w:ascii="Fb Fontext" w:hAnsi="Fb Fontext"/>
          <w:rtl/>
        </w:rPr>
        <w:t xml:space="preserve"> </w:t>
      </w:r>
      <w:r w:rsidRPr="005C3FF1">
        <w:rPr>
          <w:rStyle w:val="afffa"/>
          <w:rtl/>
        </w:rPr>
        <w:t>מפטירין</w:t>
      </w:r>
      <w:r w:rsidRPr="007435EB">
        <w:rPr>
          <w:rFonts w:ascii="Fb Fontext" w:hAnsi="Fb Fontext"/>
          <w:rtl/>
        </w:rPr>
        <w:t xml:space="preserve"> אחר המצה אפיקומן.</w:t>
      </w:r>
    </w:p>
    <w:p w14:paraId="616EC678" w14:textId="77777777" w:rsidR="00D661D8" w:rsidRPr="001B395E" w:rsidRDefault="00D661D8" w:rsidP="00D661D8">
      <w:pPr>
        <w:pStyle w:val="36"/>
        <w:framePr w:wrap="notBeside"/>
        <w:rPr>
          <w:rtl/>
        </w:rPr>
      </w:pPr>
      <w:r w:rsidRPr="001B395E">
        <w:rPr>
          <w:rFonts w:hint="cs"/>
          <w:rtl/>
        </w:rPr>
        <w:t xml:space="preserve">ואין להוכיח </w:t>
      </w:r>
    </w:p>
    <w:p w14:paraId="71C0DCD5" w14:textId="77777777" w:rsidR="00D661D8" w:rsidRPr="001B395E" w:rsidRDefault="00D661D8" w:rsidP="00D661D8">
      <w:pPr>
        <w:rPr>
          <w:rStyle w:val="affffff0"/>
          <w:rtl/>
        </w:rPr>
      </w:pPr>
      <w:r w:rsidRPr="007435EB">
        <w:rPr>
          <w:rFonts w:hint="cs"/>
          <w:rtl/>
        </w:rPr>
        <w:t xml:space="preserve">דהך דאין מפטירין היינו </w:t>
      </w:r>
      <w:r>
        <w:rPr>
          <w:rFonts w:hint="cs"/>
          <w:rtl/>
        </w:rPr>
        <w:t>אף</w:t>
      </w:r>
      <w:r w:rsidRPr="007435EB">
        <w:rPr>
          <w:rFonts w:hint="cs"/>
          <w:rtl/>
        </w:rPr>
        <w:t xml:space="preserve"> אחר הפסח ולא רק אחר מצה </w:t>
      </w:r>
      <w:r w:rsidRPr="001B395E">
        <w:rPr>
          <w:rStyle w:val="affffff0"/>
          <w:rFonts w:hint="cs"/>
          <w:rtl/>
        </w:rPr>
        <w:t>[דלא נפיש טעמא]</w:t>
      </w:r>
    </w:p>
    <w:p w14:paraId="0EE4BF28" w14:textId="77777777" w:rsidR="00D661D8" w:rsidRPr="007435EB" w:rsidRDefault="00D661D8" w:rsidP="00D661D8">
      <w:pPr>
        <w:rPr>
          <w:rtl/>
        </w:rPr>
      </w:pPr>
      <w:r w:rsidRPr="00DA25F7">
        <w:rPr>
          <w:rStyle w:val="affffd"/>
          <w:rFonts w:hint="cs"/>
          <w:rtl/>
        </w:rPr>
        <w:lastRenderedPageBreak/>
        <w:t>וה</w:t>
      </w:r>
      <w:r w:rsidRPr="00DA25F7">
        <w:rPr>
          <w:rStyle w:val="affffd"/>
          <w:rtl/>
        </w:rPr>
        <w:t>"</w:t>
      </w:r>
      <w:r w:rsidRPr="00DA25F7">
        <w:rPr>
          <w:rStyle w:val="affffd"/>
          <w:rFonts w:hint="cs"/>
          <w:rtl/>
        </w:rPr>
        <w:t>נ</w:t>
      </w:r>
      <w:r w:rsidRPr="007435EB">
        <w:rPr>
          <w:rFonts w:hint="cs"/>
          <w:rtl/>
        </w:rPr>
        <w:t xml:space="preserve"> </w:t>
      </w:r>
      <w:r w:rsidRPr="007435EB">
        <w:rPr>
          <w:rtl/>
        </w:rPr>
        <w:t>הסופגנין והדובשנין והאיסקריטין אדם ממלא כריסו מהן, ובלבד שיאכל כזית מצה באחרונה.</w:t>
      </w:r>
      <w:r w:rsidRPr="007435EB">
        <w:rPr>
          <w:rFonts w:hint="cs"/>
          <w:rtl/>
        </w:rPr>
        <w:t xml:space="preserve"> </w:t>
      </w:r>
    </w:p>
    <w:p w14:paraId="78862B08" w14:textId="77777777" w:rsidR="00D661D8" w:rsidRPr="007435EB" w:rsidRDefault="00D661D8" w:rsidP="00D661D8">
      <w:pPr>
        <w:rPr>
          <w:rtl/>
        </w:rPr>
      </w:pPr>
      <w:r w:rsidRPr="007435EB">
        <w:rPr>
          <w:rFonts w:hint="cs"/>
          <w:rtl/>
        </w:rPr>
        <w:t xml:space="preserve">ובראשונה וודאי שלא דאכיל לתאבון והחידוש באחרונה </w:t>
      </w:r>
      <w:r>
        <w:rPr>
          <w:rFonts w:hint="cs"/>
          <w:rtl/>
        </w:rPr>
        <w:t>אף</w:t>
      </w:r>
      <w:r w:rsidRPr="007435EB">
        <w:rPr>
          <w:rFonts w:hint="cs"/>
          <w:rtl/>
        </w:rPr>
        <w:t xml:space="preserve"> דאכילה גסה קמ</w:t>
      </w:r>
      <w:r w:rsidRPr="007435EB">
        <w:rPr>
          <w:rtl/>
        </w:rPr>
        <w:t>"</w:t>
      </w:r>
      <w:r w:rsidRPr="007435EB">
        <w:rPr>
          <w:rFonts w:hint="cs"/>
          <w:rtl/>
        </w:rPr>
        <w:t>ל.</w:t>
      </w:r>
    </w:p>
    <w:p w14:paraId="4E2DD960" w14:textId="77777777" w:rsidR="00D661D8" w:rsidRPr="007435EB" w:rsidRDefault="00D661D8" w:rsidP="00D661D8">
      <w:pPr>
        <w:pStyle w:val="affd"/>
        <w:rPr>
          <w:bCs/>
          <w:rtl/>
        </w:rPr>
      </w:pPr>
      <w:r>
        <w:rPr>
          <w:rFonts w:hint="cs"/>
          <w:rtl/>
        </w:rPr>
        <w:t>***</w:t>
      </w:r>
    </w:p>
    <w:p w14:paraId="4FF9214C" w14:textId="77777777" w:rsidR="00D661D8" w:rsidRPr="001B395E" w:rsidRDefault="00D661D8" w:rsidP="00D661D8">
      <w:pPr>
        <w:pStyle w:val="36"/>
        <w:framePr w:wrap="notBeside"/>
        <w:rPr>
          <w:rtl/>
        </w:rPr>
      </w:pPr>
      <w:r w:rsidRPr="001B395E">
        <w:rPr>
          <w:rFonts w:hint="cs"/>
          <w:rtl/>
        </w:rPr>
        <w:t xml:space="preserve">• </w:t>
      </w:r>
      <w:r w:rsidRPr="001B395E">
        <w:rPr>
          <w:rtl/>
        </w:rPr>
        <w:t xml:space="preserve">רבא: </w:t>
      </w:r>
    </w:p>
    <w:p w14:paraId="237F5041" w14:textId="77777777" w:rsidR="00D661D8" w:rsidRPr="007435EB" w:rsidRDefault="00D661D8" w:rsidP="00D661D8">
      <w:pPr>
        <w:spacing w:before="4"/>
        <w:rPr>
          <w:rFonts w:ascii="Fb Fontext" w:hAnsi="Fb Fontext"/>
          <w:rtl/>
        </w:rPr>
      </w:pPr>
      <w:r w:rsidRPr="00DA25F7">
        <w:rPr>
          <w:rFonts w:ascii="Fb Fontext" w:hAnsi="Fb Fontext"/>
          <w:b/>
          <w:bCs/>
          <w:rtl/>
        </w:rPr>
        <w:t>מצה בזמן הזה דאורייתא ומרור דרבנן.</w:t>
      </w:r>
      <w:r w:rsidRPr="007435EB">
        <w:rPr>
          <w:rFonts w:ascii="Fb Fontext" w:hAnsi="Fb Fontext" w:hint="cs"/>
          <w:rtl/>
        </w:rPr>
        <w:t xml:space="preserve"> </w:t>
      </w:r>
      <w:r w:rsidRPr="00AC0CB1">
        <w:rPr>
          <w:rStyle w:val="af2"/>
          <w:rFonts w:hint="cs"/>
          <w:rtl/>
        </w:rPr>
        <w:t>'</w:t>
      </w:r>
      <w:r w:rsidRPr="00AC0CB1">
        <w:rPr>
          <w:rStyle w:val="af2"/>
          <w:rtl/>
        </w:rPr>
        <w:t>על מצות ומררים</w:t>
      </w:r>
      <w:r w:rsidRPr="00AC0CB1">
        <w:rPr>
          <w:rStyle w:val="af2"/>
          <w:rFonts w:hint="cs"/>
          <w:rtl/>
        </w:rPr>
        <w:t>'</w:t>
      </w:r>
    </w:p>
    <w:p w14:paraId="663699D0" w14:textId="77777777" w:rsidR="00D661D8" w:rsidRPr="007435EB" w:rsidRDefault="00D661D8" w:rsidP="00D661D8">
      <w:pPr>
        <w:rPr>
          <w:rtl/>
        </w:rPr>
      </w:pPr>
      <w:r w:rsidRPr="007435EB">
        <w:rPr>
          <w:rFonts w:ascii="Fb Fontext" w:hAnsi="Fb Fontext"/>
          <w:rtl/>
        </w:rPr>
        <w:tab/>
        <w:t xml:space="preserve">בזמן </w:t>
      </w:r>
      <w:r w:rsidRPr="007435EB">
        <w:rPr>
          <w:rFonts w:ascii="Fb Fontext" w:hAnsi="Fb Fontext" w:hint="cs"/>
          <w:rtl/>
        </w:rPr>
        <w:t xml:space="preserve">שיש </w:t>
      </w:r>
      <w:r w:rsidRPr="007435EB">
        <w:rPr>
          <w:rFonts w:ascii="Fb Fontext" w:hAnsi="Fb Fontext"/>
          <w:rtl/>
        </w:rPr>
        <w:t xml:space="preserve">פסח יש מרור, ובזמן </w:t>
      </w:r>
      <w:r w:rsidRPr="007435EB">
        <w:rPr>
          <w:rFonts w:ascii="Fb Fontext" w:hAnsi="Fb Fontext" w:hint="cs"/>
          <w:rtl/>
        </w:rPr>
        <w:t>שאין</w:t>
      </w:r>
      <w:r w:rsidRPr="007435EB">
        <w:rPr>
          <w:rFonts w:ascii="Fb Fontext" w:hAnsi="Fb Fontext"/>
          <w:rtl/>
        </w:rPr>
        <w:t xml:space="preserve"> פסח </w:t>
      </w:r>
      <w:r w:rsidRPr="007435EB">
        <w:rPr>
          <w:rFonts w:ascii="Fb Fontext" w:hAnsi="Fb Fontext" w:hint="cs"/>
          <w:rtl/>
        </w:rPr>
        <w:t>אין</w:t>
      </w:r>
      <w:r w:rsidRPr="007435EB">
        <w:rPr>
          <w:rFonts w:ascii="Fb Fontext" w:hAnsi="Fb Fontext"/>
          <w:rtl/>
        </w:rPr>
        <w:t xml:space="preserve"> מרור.</w:t>
      </w:r>
    </w:p>
    <w:p w14:paraId="57B7B659" w14:textId="77777777" w:rsidR="00D661D8" w:rsidRPr="007435EB" w:rsidRDefault="00D661D8" w:rsidP="00D661D8">
      <w:pPr>
        <w:rPr>
          <w:rtl/>
        </w:rPr>
      </w:pPr>
      <w:r w:rsidRPr="007435EB">
        <w:rPr>
          <w:rtl/>
        </w:rPr>
        <w:tab/>
      </w:r>
      <w:r w:rsidRPr="007435EB">
        <w:rPr>
          <w:rFonts w:hint="cs"/>
          <w:rtl/>
        </w:rPr>
        <w:t xml:space="preserve">ובמצה מיהדר קרא </w:t>
      </w:r>
      <w:r w:rsidRPr="00AC0CB1">
        <w:rPr>
          <w:rStyle w:val="af2"/>
          <w:rFonts w:hint="cs"/>
          <w:rtl/>
        </w:rPr>
        <w:t>ד'</w:t>
      </w:r>
      <w:r w:rsidRPr="00AC0CB1">
        <w:rPr>
          <w:rStyle w:val="af2"/>
          <w:rtl/>
        </w:rPr>
        <w:t>בערב תאכלו מצת</w:t>
      </w:r>
      <w:r w:rsidRPr="00AC0CB1">
        <w:rPr>
          <w:rStyle w:val="af2"/>
          <w:rFonts w:hint="cs"/>
          <w:rtl/>
        </w:rPr>
        <w:t>'</w:t>
      </w:r>
      <w:r w:rsidRPr="00AC0CB1">
        <w:rPr>
          <w:rStyle w:val="af2"/>
          <w:rtl/>
        </w:rPr>
        <w:t>.</w:t>
      </w:r>
    </w:p>
    <w:p w14:paraId="3DDB62DA" w14:textId="77777777" w:rsidR="00D661D8" w:rsidRPr="001B395E" w:rsidRDefault="00D661D8" w:rsidP="00D661D8">
      <w:pPr>
        <w:pStyle w:val="36"/>
        <w:framePr w:wrap="notBeside"/>
        <w:rPr>
          <w:rtl/>
        </w:rPr>
      </w:pPr>
      <w:r w:rsidRPr="001B395E">
        <w:rPr>
          <w:rFonts w:hint="cs"/>
          <w:rtl/>
        </w:rPr>
        <w:t xml:space="preserve">• </w:t>
      </w:r>
      <w:r w:rsidRPr="001B395E">
        <w:rPr>
          <w:rtl/>
        </w:rPr>
        <w:t>ור</w:t>
      </w:r>
      <w:r w:rsidRPr="001B395E">
        <w:rPr>
          <w:rFonts w:hint="cs"/>
          <w:rtl/>
        </w:rPr>
        <w:t>אב</w:t>
      </w:r>
      <w:r w:rsidRPr="001B395E">
        <w:rPr>
          <w:rtl/>
        </w:rPr>
        <w:t>"</w:t>
      </w:r>
      <w:r w:rsidRPr="001B395E">
        <w:rPr>
          <w:rFonts w:hint="cs"/>
          <w:rtl/>
        </w:rPr>
        <w:t>י</w:t>
      </w:r>
      <w:r w:rsidRPr="001B395E">
        <w:rPr>
          <w:rtl/>
        </w:rPr>
        <w:t>:</w:t>
      </w:r>
    </w:p>
    <w:p w14:paraId="246C1BF7" w14:textId="77777777" w:rsidR="00D661D8" w:rsidRPr="00DA25F7" w:rsidRDefault="00D661D8" w:rsidP="00D661D8">
      <w:pPr>
        <w:spacing w:before="4"/>
        <w:rPr>
          <w:b/>
          <w:bCs/>
          <w:rtl/>
        </w:rPr>
      </w:pPr>
      <w:r>
        <w:rPr>
          <w:rFonts w:hint="cs"/>
          <w:b/>
          <w:bCs/>
          <w:rtl/>
        </w:rPr>
        <w:t xml:space="preserve">מצה בזה''ז </w:t>
      </w:r>
      <w:r w:rsidRPr="00DA25F7">
        <w:rPr>
          <w:b/>
          <w:bCs/>
          <w:rtl/>
        </w:rPr>
        <w:t>דרבנן</w:t>
      </w:r>
      <w:r>
        <w:rPr>
          <w:rFonts w:hint="cs"/>
          <w:b/>
          <w:bCs/>
          <w:rtl/>
        </w:rPr>
        <w:t xml:space="preserve"> ומרור בזה''ז דרבנן</w:t>
      </w:r>
      <w:r w:rsidRPr="00DA25F7">
        <w:rPr>
          <w:b/>
          <w:bCs/>
          <w:rtl/>
        </w:rPr>
        <w:t>.</w:t>
      </w:r>
    </w:p>
    <w:p w14:paraId="6279933E" w14:textId="77777777" w:rsidR="00D661D8" w:rsidRPr="007435EB" w:rsidRDefault="00D661D8" w:rsidP="00D661D8">
      <w:pPr>
        <w:rPr>
          <w:rFonts w:ascii="Fb Fontext" w:hAnsi="Fb Fontext"/>
          <w:sz w:val="20"/>
          <w:rtl/>
        </w:rPr>
      </w:pPr>
      <w:r w:rsidRPr="007435EB">
        <w:rPr>
          <w:rFonts w:ascii="Fb Fontext" w:hAnsi="Fb Fontext" w:hint="cs"/>
          <w:sz w:val="20"/>
          <w:rtl/>
        </w:rPr>
        <w:t xml:space="preserve">והא </w:t>
      </w:r>
      <w:r w:rsidRPr="00AC0CB1">
        <w:rPr>
          <w:rStyle w:val="af2"/>
          <w:rFonts w:hint="cs"/>
          <w:rtl/>
        </w:rPr>
        <w:t xml:space="preserve">ד'בערב תאכלו מצות' </w:t>
      </w:r>
      <w:r w:rsidRPr="007435EB">
        <w:rPr>
          <w:rFonts w:ascii="Fb Fontext" w:hAnsi="Fb Fontext" w:hint="cs"/>
          <w:sz w:val="20"/>
          <w:rtl/>
        </w:rPr>
        <w:t xml:space="preserve">מיבעי </w:t>
      </w:r>
      <w:r w:rsidRPr="007435EB">
        <w:rPr>
          <w:rFonts w:ascii="Fb Fontext" w:hAnsi="Fb Fontext"/>
          <w:sz w:val="20"/>
          <w:rtl/>
        </w:rPr>
        <w:t xml:space="preserve">לטמא ושהיה בדרך רחוקה. </w:t>
      </w:r>
    </w:p>
    <w:p w14:paraId="6D129A6C" w14:textId="77777777" w:rsidR="00D661D8" w:rsidRPr="007435EB" w:rsidRDefault="00D661D8" w:rsidP="00D661D8">
      <w:pPr>
        <w:rPr>
          <w:rtl/>
        </w:rPr>
      </w:pPr>
      <w:r w:rsidRPr="007435EB">
        <w:rPr>
          <w:rFonts w:ascii="Fb Fontext" w:hAnsi="Fb Fontext"/>
          <w:sz w:val="20"/>
          <w:rtl/>
        </w:rPr>
        <w:t>דס</w:t>
      </w:r>
      <w:r w:rsidRPr="007435EB">
        <w:rPr>
          <w:rFonts w:ascii="Fb Fontext" w:hAnsi="Fb Fontext" w:hint="cs"/>
          <w:sz w:val="20"/>
          <w:rtl/>
        </w:rPr>
        <w:t>ד</w:t>
      </w:r>
      <w:r w:rsidRPr="007435EB">
        <w:rPr>
          <w:rFonts w:ascii="Fb Fontext" w:hAnsi="Fb Fontext"/>
          <w:sz w:val="20"/>
          <w:rtl/>
        </w:rPr>
        <w:t>"</w:t>
      </w:r>
      <w:r w:rsidRPr="007435EB">
        <w:rPr>
          <w:rFonts w:ascii="Fb Fontext" w:hAnsi="Fb Fontext" w:hint="cs"/>
          <w:sz w:val="20"/>
          <w:rtl/>
        </w:rPr>
        <w:t xml:space="preserve">א </w:t>
      </w:r>
      <w:r w:rsidRPr="007435EB">
        <w:rPr>
          <w:rFonts w:ascii="Fb Fontext" w:hAnsi="Fb Fontext"/>
          <w:sz w:val="20"/>
          <w:rtl/>
        </w:rPr>
        <w:t xml:space="preserve">כיון דפסח לא אכלי מצה ומרור </w:t>
      </w:r>
      <w:r>
        <w:rPr>
          <w:rFonts w:ascii="Fb Fontext" w:hAnsi="Fb Fontext" w:hint="cs"/>
          <w:sz w:val="20"/>
          <w:rtl/>
        </w:rPr>
        <w:t>גם לא יאכל</w:t>
      </w:r>
      <w:r w:rsidRPr="007435EB">
        <w:rPr>
          <w:rFonts w:ascii="Fb Fontext" w:hAnsi="Fb Fontext"/>
          <w:sz w:val="20"/>
          <w:rtl/>
        </w:rPr>
        <w:t>, ק</w:t>
      </w:r>
      <w:r w:rsidRPr="007435EB">
        <w:rPr>
          <w:rFonts w:ascii="Fb Fontext" w:hAnsi="Fb Fontext" w:hint="cs"/>
          <w:sz w:val="20"/>
          <w:rtl/>
        </w:rPr>
        <w:t>מ</w:t>
      </w:r>
      <w:r w:rsidRPr="007435EB">
        <w:rPr>
          <w:rFonts w:ascii="Fb Fontext" w:hAnsi="Fb Fontext"/>
          <w:sz w:val="20"/>
          <w:rtl/>
        </w:rPr>
        <w:t>"</w:t>
      </w:r>
      <w:r w:rsidRPr="007435EB">
        <w:rPr>
          <w:rFonts w:ascii="Fb Fontext" w:hAnsi="Fb Fontext" w:hint="cs"/>
          <w:sz w:val="20"/>
          <w:rtl/>
        </w:rPr>
        <w:t>ל</w:t>
      </w:r>
      <w:r w:rsidRPr="007435EB">
        <w:rPr>
          <w:rFonts w:ascii="Fb Fontext" w:hAnsi="Fb Fontext"/>
          <w:sz w:val="20"/>
          <w:rtl/>
        </w:rPr>
        <w:t>.</w:t>
      </w:r>
    </w:p>
    <w:p w14:paraId="7DBB0676" w14:textId="77777777" w:rsidR="00D661D8" w:rsidRPr="001B395E" w:rsidRDefault="00D661D8" w:rsidP="00D661D8">
      <w:pPr>
        <w:pStyle w:val="36"/>
        <w:framePr w:wrap="notBeside"/>
        <w:rPr>
          <w:rtl/>
        </w:rPr>
      </w:pPr>
      <w:r w:rsidRPr="001B395E">
        <w:rPr>
          <w:rtl/>
        </w:rPr>
        <w:t>ורבא אמר לך:</w:t>
      </w:r>
    </w:p>
    <w:p w14:paraId="0AF3C5FF" w14:textId="77777777" w:rsidR="00D661D8" w:rsidRPr="007435EB" w:rsidRDefault="00D661D8" w:rsidP="00D661D8">
      <w:pPr>
        <w:rPr>
          <w:rFonts w:ascii="Fb Fontext" w:hAnsi="Fb Fontext"/>
          <w:rtl/>
        </w:rPr>
      </w:pPr>
      <w:r w:rsidRPr="007435EB">
        <w:rPr>
          <w:rFonts w:ascii="Fb Fontext" w:hAnsi="Fb Fontext"/>
          <w:rtl/>
        </w:rPr>
        <w:t xml:space="preserve">טמא ושהיה בדרך רחוקה </w:t>
      </w:r>
      <w:r>
        <w:rPr>
          <w:rFonts w:ascii="Fb Fontext" w:hAnsi="Fb Fontext" w:hint="cs"/>
          <w:rtl/>
        </w:rPr>
        <w:t xml:space="preserve">א''צ </w:t>
      </w:r>
      <w:r w:rsidRPr="007435EB">
        <w:rPr>
          <w:rFonts w:ascii="Fb Fontext" w:hAnsi="Fb Fontext"/>
          <w:rtl/>
        </w:rPr>
        <w:t xml:space="preserve">קרא, דלא גרעי מערל ובן נכר. </w:t>
      </w:r>
    </w:p>
    <w:p w14:paraId="44FF751E" w14:textId="77777777" w:rsidR="00D661D8" w:rsidRPr="00DA25F7" w:rsidRDefault="00D661D8" w:rsidP="00D661D8">
      <w:pPr>
        <w:pStyle w:val="36"/>
        <w:framePr w:wrap="notBeside"/>
        <w:rPr>
          <w:rtl/>
        </w:rPr>
      </w:pPr>
      <w:r w:rsidRPr="00DA25F7">
        <w:rPr>
          <w:rtl/>
        </w:rPr>
        <w:t>דתניא:</w:t>
      </w:r>
    </w:p>
    <w:p w14:paraId="173CE38E" w14:textId="77777777" w:rsidR="00D661D8" w:rsidRPr="007435EB" w:rsidRDefault="00D661D8" w:rsidP="00D661D8">
      <w:pPr>
        <w:rPr>
          <w:rtl/>
        </w:rPr>
      </w:pPr>
      <w:r w:rsidRPr="00AC0CB1">
        <w:rPr>
          <w:rStyle w:val="af2"/>
          <w:rFonts w:hint="cs"/>
          <w:rtl/>
        </w:rPr>
        <w:t>'</w:t>
      </w:r>
      <w:r w:rsidRPr="00AC0CB1">
        <w:rPr>
          <w:rStyle w:val="af2"/>
          <w:rtl/>
        </w:rPr>
        <w:t>כל ערל לא יאכל בו</w:t>
      </w:r>
      <w:r w:rsidRPr="00AC0CB1">
        <w:rPr>
          <w:rStyle w:val="af2"/>
          <w:rFonts w:hint="cs"/>
          <w:rtl/>
        </w:rPr>
        <w:t>'</w:t>
      </w:r>
      <w:r w:rsidRPr="00AC0CB1">
        <w:rPr>
          <w:rStyle w:val="af2"/>
          <w:rtl/>
        </w:rPr>
        <w:t>,</w:t>
      </w:r>
      <w:r w:rsidRPr="007435EB">
        <w:rPr>
          <w:rFonts w:ascii="Fb Fontext" w:hAnsi="Fb Fontext"/>
          <w:rtl/>
        </w:rPr>
        <w:t xml:space="preserve"> בו אינו אוכל, אבל אוכל במצה ומרור.</w:t>
      </w:r>
    </w:p>
    <w:p w14:paraId="15F28865" w14:textId="77777777" w:rsidR="00D661D8" w:rsidRPr="001B395E" w:rsidRDefault="00D661D8" w:rsidP="00D661D8">
      <w:pPr>
        <w:pStyle w:val="36"/>
        <w:framePr w:wrap="notBeside"/>
        <w:rPr>
          <w:rtl/>
        </w:rPr>
      </w:pPr>
      <w:r w:rsidRPr="001B395E">
        <w:rPr>
          <w:rtl/>
        </w:rPr>
        <w:t xml:space="preserve">ואידך: </w:t>
      </w:r>
    </w:p>
    <w:p w14:paraId="14673AF3" w14:textId="77777777" w:rsidR="00D661D8" w:rsidRPr="007435EB" w:rsidRDefault="00D661D8" w:rsidP="00D661D8">
      <w:pPr>
        <w:spacing w:after="60"/>
        <w:rPr>
          <w:rtl/>
        </w:rPr>
      </w:pPr>
      <w:r w:rsidRPr="007435EB">
        <w:rPr>
          <w:rtl/>
        </w:rPr>
        <w:t>כתיב בהאי, וכתיב בהאי, וצריכי.</w:t>
      </w:r>
    </w:p>
    <w:p w14:paraId="574D2EDA" w14:textId="77777777" w:rsidR="00D661D8" w:rsidRPr="001B395E" w:rsidRDefault="00D661D8" w:rsidP="00D661D8">
      <w:pPr>
        <w:pStyle w:val="36"/>
        <w:framePr w:wrap="notBeside"/>
        <w:rPr>
          <w:rtl/>
        </w:rPr>
      </w:pPr>
      <w:r w:rsidRPr="001B395E">
        <w:rPr>
          <w:rFonts w:hint="cs"/>
          <w:rtl/>
        </w:rPr>
        <w:t>ת</w:t>
      </w:r>
      <w:r w:rsidRPr="001B395E">
        <w:rPr>
          <w:rtl/>
        </w:rPr>
        <w:t>"</w:t>
      </w:r>
      <w:r w:rsidRPr="001B395E">
        <w:rPr>
          <w:rFonts w:hint="cs"/>
          <w:rtl/>
        </w:rPr>
        <w:t>כ דרבא</w:t>
      </w:r>
      <w:r w:rsidRPr="001B395E">
        <w:rPr>
          <w:rtl/>
        </w:rPr>
        <w:t xml:space="preserve">: </w:t>
      </w:r>
    </w:p>
    <w:p w14:paraId="470B5256" w14:textId="77777777" w:rsidR="00D661D8" w:rsidRPr="007435EB" w:rsidRDefault="00D661D8" w:rsidP="00D661D8">
      <w:pPr>
        <w:rPr>
          <w:rtl/>
        </w:rPr>
      </w:pPr>
      <w:r w:rsidRPr="00AC0CB1">
        <w:rPr>
          <w:rStyle w:val="af2"/>
          <w:rFonts w:hint="cs"/>
          <w:rtl/>
        </w:rPr>
        <w:t>'</w:t>
      </w:r>
      <w:r w:rsidRPr="00AC0CB1">
        <w:rPr>
          <w:rStyle w:val="af2"/>
          <w:rtl/>
        </w:rPr>
        <w:t>ששת ימים תאכל מצות וביום השביעי עצרת לה' אלהיך</w:t>
      </w:r>
      <w:r w:rsidRPr="007435EB">
        <w:rPr>
          <w:rFonts w:hint="cs"/>
          <w:i/>
          <w:iCs/>
          <w:rtl/>
        </w:rPr>
        <w:t>'</w:t>
      </w:r>
      <w:r w:rsidRPr="007435EB">
        <w:rPr>
          <w:rtl/>
        </w:rPr>
        <w:t>, מה שביעי רשות אף ששת ימים רשות.</w:t>
      </w:r>
    </w:p>
    <w:p w14:paraId="186291B9" w14:textId="77777777" w:rsidR="00D661D8" w:rsidRPr="00DA25F7" w:rsidRDefault="00D661D8" w:rsidP="00D661D8">
      <w:pPr>
        <w:pStyle w:val="36"/>
        <w:framePr w:wrap="notBeside"/>
        <w:rPr>
          <w:rtl/>
        </w:rPr>
      </w:pPr>
      <w:r>
        <w:rPr>
          <w:rFonts w:hint="cs"/>
          <w:rtl/>
        </w:rPr>
        <w:t>והטעם</w:t>
      </w:r>
    </w:p>
    <w:p w14:paraId="187D2FF0" w14:textId="77777777" w:rsidR="00D661D8" w:rsidRPr="007435EB" w:rsidRDefault="00D661D8" w:rsidP="00D661D8">
      <w:pPr>
        <w:rPr>
          <w:rtl/>
        </w:rPr>
      </w:pPr>
      <w:r w:rsidRPr="007435EB">
        <w:rPr>
          <w:rFonts w:hint="cs"/>
          <w:rtl/>
        </w:rPr>
        <w:t>ד'</w:t>
      </w:r>
      <w:r w:rsidRPr="007435EB">
        <w:rPr>
          <w:rtl/>
        </w:rPr>
        <w:t>הוי דבר שהיה בכלל ויצא מן הכלל ללמד על הכלל כולו יצא</w:t>
      </w:r>
      <w:r w:rsidRPr="007435EB">
        <w:rPr>
          <w:rFonts w:hint="cs"/>
          <w:rtl/>
        </w:rPr>
        <w:t>'</w:t>
      </w:r>
      <w:r w:rsidRPr="007435EB">
        <w:rPr>
          <w:rtl/>
        </w:rPr>
        <w:t xml:space="preserve">. </w:t>
      </w:r>
    </w:p>
    <w:p w14:paraId="15A4D9D7" w14:textId="77777777" w:rsidR="00D661D8" w:rsidRPr="00AC0CB1" w:rsidRDefault="00D661D8" w:rsidP="00D661D8">
      <w:pPr>
        <w:rPr>
          <w:rStyle w:val="af2"/>
          <w:rtl/>
        </w:rPr>
      </w:pPr>
      <w:r w:rsidRPr="007435EB">
        <w:rPr>
          <w:rtl/>
        </w:rPr>
        <w:t>יכול אף לילה הראשון רשות</w:t>
      </w:r>
      <w:r w:rsidRPr="007435EB">
        <w:rPr>
          <w:rFonts w:hint="cs"/>
          <w:rtl/>
        </w:rPr>
        <w:t xml:space="preserve"> </w:t>
      </w:r>
      <w:r w:rsidRPr="00DA25F7">
        <w:rPr>
          <w:rStyle w:val="affffd"/>
          <w:rtl/>
        </w:rPr>
        <w:t>ת"ל</w:t>
      </w:r>
      <w:r w:rsidRPr="007435EB">
        <w:rPr>
          <w:rtl/>
        </w:rPr>
        <w:t xml:space="preserve"> </w:t>
      </w:r>
      <w:r w:rsidRPr="00AC0CB1">
        <w:rPr>
          <w:rStyle w:val="af2"/>
          <w:rFonts w:hint="cs"/>
          <w:rtl/>
        </w:rPr>
        <w:t>'</w:t>
      </w:r>
      <w:r w:rsidRPr="00AC0CB1">
        <w:rPr>
          <w:rStyle w:val="af2"/>
          <w:rtl/>
        </w:rPr>
        <w:t>על מצת ומררים יאכלהו.</w:t>
      </w:r>
      <w:r w:rsidRPr="00AC0CB1">
        <w:rPr>
          <w:rStyle w:val="af2"/>
          <w:rFonts w:hint="cs"/>
          <w:rtl/>
        </w:rPr>
        <w:t>'</w:t>
      </w:r>
    </w:p>
    <w:p w14:paraId="7045C3CD" w14:textId="77777777" w:rsidR="00D661D8" w:rsidRPr="007435EB" w:rsidRDefault="00D661D8" w:rsidP="00D661D8">
      <w:pPr>
        <w:rPr>
          <w:rtl/>
        </w:rPr>
      </w:pPr>
      <w:r w:rsidRPr="007435EB">
        <w:rPr>
          <w:rFonts w:hint="cs"/>
          <w:rtl/>
        </w:rPr>
        <w:t>ו</w:t>
      </w:r>
      <w:r>
        <w:rPr>
          <w:rFonts w:hint="cs"/>
          <w:rtl/>
        </w:rPr>
        <w:t>אף</w:t>
      </w:r>
      <w:r w:rsidRPr="007435EB">
        <w:rPr>
          <w:rtl/>
        </w:rPr>
        <w:t xml:space="preserve"> בזמן שאין </w:t>
      </w:r>
      <w:r>
        <w:rPr>
          <w:rFonts w:hint="cs"/>
          <w:rtl/>
        </w:rPr>
        <w:t xml:space="preserve">ביהמ''ק </w:t>
      </w:r>
      <w:r w:rsidRPr="007435EB">
        <w:rPr>
          <w:rtl/>
        </w:rPr>
        <w:t>קיים</w:t>
      </w:r>
      <w:r w:rsidRPr="007435EB">
        <w:rPr>
          <w:rFonts w:hint="cs"/>
          <w:rtl/>
        </w:rPr>
        <w:t xml:space="preserve"> </w:t>
      </w:r>
      <w:r w:rsidRPr="00DA25F7">
        <w:rPr>
          <w:rStyle w:val="affffd"/>
          <w:rFonts w:hint="cs"/>
          <w:rtl/>
        </w:rPr>
        <w:t>ת</w:t>
      </w:r>
      <w:r w:rsidRPr="00DA25F7">
        <w:rPr>
          <w:rStyle w:val="affffd"/>
          <w:rtl/>
        </w:rPr>
        <w:t>"</w:t>
      </w:r>
      <w:r w:rsidRPr="00DA25F7">
        <w:rPr>
          <w:rStyle w:val="affffd"/>
          <w:rFonts w:hint="cs"/>
          <w:rtl/>
        </w:rPr>
        <w:t>ל</w:t>
      </w:r>
      <w:r w:rsidRPr="00AC0CB1">
        <w:rPr>
          <w:rStyle w:val="af2"/>
          <w:rtl/>
        </w:rPr>
        <w:t xml:space="preserve"> </w:t>
      </w:r>
      <w:r w:rsidRPr="00AC0CB1">
        <w:rPr>
          <w:rStyle w:val="af2"/>
          <w:rFonts w:hint="cs"/>
          <w:rtl/>
        </w:rPr>
        <w:t>'</w:t>
      </w:r>
      <w:r w:rsidRPr="00AC0CB1">
        <w:rPr>
          <w:rStyle w:val="af2"/>
          <w:rtl/>
        </w:rPr>
        <w:t>בערב תאכלו מצת</w:t>
      </w:r>
      <w:r w:rsidRPr="00AC0CB1">
        <w:rPr>
          <w:rStyle w:val="af2"/>
          <w:rFonts w:hint="cs"/>
          <w:rtl/>
        </w:rPr>
        <w:t>'</w:t>
      </w:r>
      <w:r w:rsidRPr="00AC0CB1">
        <w:rPr>
          <w:rStyle w:val="af2"/>
          <w:rtl/>
        </w:rPr>
        <w:t xml:space="preserve"> </w:t>
      </w:r>
      <w:r w:rsidRPr="007435EB">
        <w:rPr>
          <w:rtl/>
        </w:rPr>
        <w:t>הכתוב קבעו חובה.</w:t>
      </w:r>
    </w:p>
    <w:p w14:paraId="3F75803D" w14:textId="77777777" w:rsidR="00D661D8" w:rsidRPr="007435EB" w:rsidRDefault="00D661D8" w:rsidP="00D661D8">
      <w:pPr>
        <w:pStyle w:val="affd"/>
        <w:rPr>
          <w:bCs/>
          <w:rtl/>
        </w:rPr>
      </w:pPr>
      <w:r>
        <w:rPr>
          <w:rFonts w:hint="cs"/>
          <w:rtl/>
        </w:rPr>
        <w:t>***</w:t>
      </w:r>
    </w:p>
    <w:p>
      <w:pPr>
        <w:pStyle w:val="affffff1"/>
        <w:rPr>
          <w:ins w:id="20212" w:author="קלוד" w:date="2026-10-06T10:09:47Z"/>
        </w:rPr>
      </w:pPr>
      <w:ins w:id="20211" w:author="קלוד" w:date="2026-10-06T10:09:47Z">
        <w:r>
          <w:t xml:space="preserve">משנה ח</w:t>
        </w:r>
      </w:ins>
    </w:p>
    <w:p w14:paraId="19C58C3D" w14:textId="77777777" w:rsidR="00D661D8" w:rsidRPr="007435EB" w:rsidRDefault="00D661D8" w:rsidP="00D661D8">
      <w:pPr>
        <w:pStyle w:val="afff5"/>
        <w:rPr>
          <w:del w:id="20143" w:author="קלוד" w:date="2026-10-06T10:16:37Z"/>
          <w:b/>
          <w:rtl/>
        </w:rPr>
      </w:pPr>
      <w:ins w:id="9823" w:author="מספור קטעי משנה" w:date="2026-10-06T10:05:03Z">
        <w:del w:id="20141" w:author="קלוד" w:date="2026-10-06T10:16:37Z">
          <w:r>
            <w:rPr>
              <w:rStyle w:val="MisparKeta"/>
            </w:rPr>
            <w:delText xml:space="preserve">ב. </w:delText>
          </w:r>
        </w:del>
      </w:ins>
      <w:del w:id="20142" w:author="קלוד" w:date="2026-10-06T10:16:37Z">
        <w:r w:rsidRPr="007435EB">
          <w:rPr>
            <w:b/>
            <w:sz w:val="20"/>
            <w:rtl/>
          </w:rPr>
          <w:delText xml:space="preserve">משנה.</w:delText>
        </w:r>
      </w:del>
    </w:p>
    <w:p w14:paraId="4AA1BF19" w14:textId="77777777" w:rsidR="00D661D8" w:rsidRPr="007435EB" w:rsidRDefault="00D661D8" w:rsidP="00D661D8">
      <w:pPr>
        <w:pStyle w:val="afff5"/>
        <w:rPr>
          <w:b/>
          <w:rtl/>
        </w:rPr>
      </w:pPr>
      <w:r w:rsidRPr="007435EB">
        <w:rPr>
          <w:b/>
          <w:rtl/>
        </w:rPr>
        <w:t>ישנו מקצתן - יאכלו, כולן - לא יאכלו.</w:t>
      </w:r>
    </w:p>
    <w:p w14:paraId="3A2D121A" w14:textId="77777777" w:rsidR="00D661D8" w:rsidRPr="007435EB" w:rsidRDefault="00D661D8" w:rsidP="00D661D8">
      <w:pPr>
        <w:pStyle w:val="afff5"/>
        <w:rPr>
          <w:b/>
          <w:rtl/>
        </w:rPr>
      </w:pPr>
      <w:r>
        <w:rPr>
          <w:rStyle w:val="TanaimMishna"/>
          <w:b/>
          <w:rtl/>
          <w:rPrChange w:id="20085" w:author="קלוד" w:date="2026-10-06T10:09:47Z">
            <w:rPr>
              <w:b/>
              <w:rtl/>
            </w:rPr>
          </w:rPrChange>
        </w:rPr>
        <w:t xml:space="preserve">רבי יוסי</w:t>
      </w:r>
      <w:r>
        <w:rPr>
          <w:b/>
          <w:rtl/>
        </w:rPr>
        <w:t xml:space="preserve"> אומר</w:t>
      </w:r>
      <w:r>
        <w:rPr>
          <w:rStyle w:val="TanaimMishna"/>
          <w:b/>
          <w:rtl/>
          <w:rPrChange w:id="41106" w:author="Claude" w:date="2026-10-07T09:25:14Z">
            <w:rPr>
              <w:b/>
              <w:rtl/>
            </w:rPr>
          </w:rPrChange>
        </w:rPr>
        <w:t xml:space="preserve">:</w:t>
      </w:r>
      <w:r>
        <w:rPr>
          <w:b/>
          <w:rtl/>
        </w:rPr>
        <w:t xml:space="preserve"> נתנמנמו - יאכלו, נרדמו - לא יאכלו.</w:t>
      </w:r>
    </w:p>
    <w:p w14:paraId="6E1C3820" w14:textId="77777777" w:rsidR="00D661D8" w:rsidRPr="007435EB" w:rsidRDefault="00D661D8" w:rsidP="00D661D8">
      <w:pPr>
        <w:pStyle w:val="afff5"/>
        <w:rPr>
          <w:b/>
          <w:rtl/>
        </w:rPr>
      </w:pPr>
      <w:r w:rsidRPr="007435EB">
        <w:rPr>
          <w:b/>
          <w:rtl/>
        </w:rPr>
        <w:t>הפסח אחר חצות מטמא את הידים. הפגול והנותר מטמאין את הידים.</w:t>
      </w:r>
    </w:p>
    <w:p w14:paraId="4BA204CE" w14:textId="77777777" w:rsidR="00D661D8" w:rsidRPr="001B395E" w:rsidRDefault="00D661D8" w:rsidP="00D661D8">
      <w:pPr>
        <w:pStyle w:val="afffd"/>
        <w:ind w:end="0"/>
        <w:rPr>
          <w:rtl/>
        </w:rPr>
      </w:pPr>
      <w:r w:rsidRPr="001B395E">
        <w:rPr>
          <w:rtl/>
        </w:rPr>
        <w:t>רבי יוסי אומר נתנמנמו יאכלו נרדמו לא יאכלו.</w:t>
      </w:r>
    </w:p>
    <w:p w14:paraId="219F434E" w14:textId="77777777" w:rsidR="00D661D8" w:rsidRPr="00DA25F7" w:rsidRDefault="00D661D8" w:rsidP="00D661D8">
      <w:pPr>
        <w:pStyle w:val="36"/>
        <w:framePr w:wrap="notBeside"/>
        <w:rPr>
          <w:rtl/>
        </w:rPr>
      </w:pPr>
      <w:r w:rsidRPr="00DA25F7">
        <w:rPr>
          <w:rFonts w:hint="cs"/>
          <w:rtl/>
        </w:rPr>
        <w:t>אר</w:t>
      </w:r>
      <w:r w:rsidRPr="00DA25F7">
        <w:rPr>
          <w:rtl/>
        </w:rPr>
        <w:t>"</w:t>
      </w:r>
      <w:r w:rsidRPr="00DA25F7">
        <w:rPr>
          <w:rFonts w:hint="cs"/>
          <w:rtl/>
        </w:rPr>
        <w:t>א</w:t>
      </w:r>
      <w:r w:rsidRPr="00DA25F7">
        <w:rPr>
          <w:rtl/>
        </w:rPr>
        <w:t>:</w:t>
      </w:r>
    </w:p>
    <w:p w14:paraId="75E5D376" w14:textId="77777777" w:rsidR="00D661D8" w:rsidRPr="005C3FF1" w:rsidRDefault="00D661D8" w:rsidP="00D661D8">
      <w:pPr>
        <w:rPr>
          <w:rStyle w:val="afffa"/>
          <w:rtl/>
        </w:rPr>
      </w:pPr>
      <w:r w:rsidRPr="00DA25F7">
        <w:rPr>
          <w:rFonts w:ascii="Fb Fontext" w:hAnsi="Fb Fontext" w:hint="cs"/>
          <w:b/>
          <w:bCs/>
          <w:rtl/>
        </w:rPr>
        <w:t>נ</w:t>
      </w:r>
      <w:r w:rsidRPr="00DA25F7">
        <w:rPr>
          <w:rFonts w:ascii="Fb Fontext" w:hAnsi="Fb Fontext"/>
          <w:b/>
          <w:bCs/>
          <w:rtl/>
        </w:rPr>
        <w:t>תנמנם</w:t>
      </w:r>
      <w:r w:rsidRPr="00DA25F7">
        <w:rPr>
          <w:rFonts w:ascii="Fb Fontext" w:hAnsi="Fb Fontext" w:hint="cs"/>
          <w:b/>
          <w:bCs/>
          <w:rtl/>
        </w:rPr>
        <w:t>-</w:t>
      </w:r>
      <w:r w:rsidRPr="007435EB">
        <w:rPr>
          <w:rFonts w:ascii="Fb Fontext" w:hAnsi="Fb Fontext"/>
          <w:rtl/>
        </w:rPr>
        <w:t xml:space="preserve"> נם ולא נם, כגון דקרי ליה ועני, ולא ידע ל</w:t>
      </w:r>
      <w:r w:rsidRPr="007435EB">
        <w:rPr>
          <w:rFonts w:ascii="Fb Fontext" w:hAnsi="Fb Fontext" w:hint="cs"/>
          <w:rtl/>
        </w:rPr>
        <w:t>השיב</w:t>
      </w:r>
      <w:r w:rsidRPr="007435EB">
        <w:rPr>
          <w:rFonts w:ascii="Fb Fontext" w:hAnsi="Fb Fontext"/>
          <w:rtl/>
        </w:rPr>
        <w:t xml:space="preserve"> </w:t>
      </w:r>
      <w:r w:rsidRPr="007435EB">
        <w:rPr>
          <w:rFonts w:ascii="Fb Fontext" w:hAnsi="Fb Fontext" w:hint="cs"/>
          <w:rtl/>
        </w:rPr>
        <w:t>ב</w:t>
      </w:r>
      <w:r w:rsidRPr="007435EB">
        <w:rPr>
          <w:rFonts w:ascii="Fb Fontext" w:hAnsi="Fb Fontext"/>
          <w:rtl/>
        </w:rPr>
        <w:t>סברא, וכ</w:t>
      </w:r>
      <w:r w:rsidRPr="007435EB">
        <w:rPr>
          <w:rFonts w:ascii="Fb Fontext" w:hAnsi="Fb Fontext" w:hint="cs"/>
          <w:rtl/>
        </w:rPr>
        <w:t>שמזכירים לו נזכר</w:t>
      </w:r>
      <w:r w:rsidRPr="007435EB">
        <w:rPr>
          <w:rFonts w:ascii="Fb Fontext" w:hAnsi="Fb Fontext"/>
          <w:rtl/>
        </w:rPr>
        <w:t>.</w:t>
      </w:r>
    </w:p>
    <w:p w14:paraId="0CEE44B1" w14:textId="77777777" w:rsidR="00D661D8" w:rsidRPr="001B395E" w:rsidRDefault="00D661D8" w:rsidP="00D661D8">
      <w:pPr>
        <w:pStyle w:val="36"/>
        <w:framePr w:wrap="notBeside"/>
        <w:rPr>
          <w:rtl/>
        </w:rPr>
      </w:pPr>
      <w:r w:rsidRPr="001B395E">
        <w:rPr>
          <w:rtl/>
        </w:rPr>
        <w:t xml:space="preserve">אביי </w:t>
      </w:r>
    </w:p>
    <w:p w14:paraId="2BCDE04A" w14:textId="77777777" w:rsidR="00D661D8" w:rsidRPr="007435EB" w:rsidRDefault="00D661D8" w:rsidP="00D661D8">
      <w:pPr>
        <w:rPr>
          <w:rtl/>
        </w:rPr>
      </w:pPr>
      <w:r w:rsidRPr="007435EB">
        <w:rPr>
          <w:rFonts w:hint="cs"/>
          <w:rtl/>
        </w:rPr>
        <w:t xml:space="preserve">שראה את רבה מנמנם </w:t>
      </w:r>
      <w:r w:rsidRPr="00DA25F7">
        <w:rPr>
          <w:rStyle w:val="affffd"/>
          <w:rFonts w:hint="cs"/>
          <w:rtl/>
        </w:rPr>
        <w:t>וא</w:t>
      </w:r>
      <w:r w:rsidRPr="00DA25F7">
        <w:rPr>
          <w:rStyle w:val="affffd"/>
          <w:rtl/>
        </w:rPr>
        <w:t>"</w:t>
      </w:r>
      <w:r w:rsidRPr="00DA25F7">
        <w:rPr>
          <w:rStyle w:val="affffd"/>
          <w:rFonts w:hint="cs"/>
          <w:rtl/>
        </w:rPr>
        <w:t>ל</w:t>
      </w:r>
      <w:r w:rsidRPr="007435EB">
        <w:rPr>
          <w:rFonts w:hint="cs"/>
          <w:rtl/>
        </w:rPr>
        <w:t xml:space="preserve"> שנתנמנמו יאכלו, </w:t>
      </w:r>
      <w:r w:rsidRPr="00DA25F7">
        <w:rPr>
          <w:rStyle w:val="affffff0"/>
          <w:rFonts w:hint="cs"/>
          <w:rtl/>
        </w:rPr>
        <w:t>ורק נרדמו לא יאכלו.</w:t>
      </w:r>
    </w:p>
    <w:p w14:paraId="1422543F" w14:textId="77777777" w:rsidR="00D661D8" w:rsidRPr="007435EB" w:rsidRDefault="00D661D8" w:rsidP="00D661D8">
      <w:pPr>
        <w:pStyle w:val="affd"/>
        <w:rPr>
          <w:del w:id="90064" w:author="מנוע עיצוב" w:date="2026-10-08T11:01:28Z"/>
          <w:bCs/>
          <w:rtl/>
        </w:rPr>
      </w:pPr>
      <w:del w:id="90063" w:author="מנוע עיצוב" w:date="2026-10-08T11:01:28Z">
        <w:r>
          <w:rPr>
            <w:rFonts w:hint="cs"/>
            <w:rtl/>
          </w:rPr>
          <w:delText xml:space="preserve">***</w:delText>
        </w:r>
      </w:del>
    </w:p>
    <w:p w14:paraId="0406B4CE" w14:textId="77777777" w:rsidR="00D661D8" w:rsidRPr="00DA25F7" w:rsidRDefault="00D661D8" w:rsidP="00D661D8">
      <w:pPr>
        <w:pStyle w:val="afffd"/>
        <w:ind w:end="0"/>
        <w:rPr>
          <w:rtl/>
        </w:rPr>
      </w:pPr>
      <w:r w:rsidRPr="00DA25F7">
        <w:rPr>
          <w:rtl/>
        </w:rPr>
        <w:t>הפסח אחר חצות מטמא את הידים וכו'.</w:t>
      </w:r>
    </w:p>
    <w:p w14:paraId="1052F3FE" w14:textId="77777777" w:rsidR="00D661D8" w:rsidRPr="007435EB" w:rsidRDefault="00D661D8" w:rsidP="00D661D8">
      <w:pPr>
        <w:rPr>
          <w:rtl/>
        </w:rPr>
      </w:pPr>
      <w:r w:rsidRPr="007435EB">
        <w:rPr>
          <w:rFonts w:ascii="Fb Fontext" w:hAnsi="Fb Fontext"/>
          <w:rtl/>
        </w:rPr>
        <w:t xml:space="preserve">מחצות הוה ליה נותר. </w:t>
      </w:r>
      <w:r w:rsidRPr="001B395E">
        <w:rPr>
          <w:rStyle w:val="affffd"/>
          <w:rFonts w:hint="cs"/>
          <w:rtl/>
        </w:rPr>
        <w:t>כראב</w:t>
      </w:r>
      <w:r w:rsidRPr="001B395E">
        <w:rPr>
          <w:rStyle w:val="affffd"/>
          <w:rtl/>
        </w:rPr>
        <w:t>"</w:t>
      </w:r>
      <w:r w:rsidRPr="001B395E">
        <w:rPr>
          <w:rStyle w:val="affffd"/>
          <w:rFonts w:hint="cs"/>
          <w:rtl/>
        </w:rPr>
        <w:t>ע</w:t>
      </w:r>
      <w:r w:rsidRPr="007435EB">
        <w:rPr>
          <w:rFonts w:ascii="Fb Fontext" w:hAnsi="Fb Fontext" w:hint="cs"/>
          <w:rtl/>
        </w:rPr>
        <w:t xml:space="preserve"> </w:t>
      </w:r>
      <w:r w:rsidRPr="00AC0CB1">
        <w:rPr>
          <w:rStyle w:val="af2"/>
          <w:rFonts w:hint="cs"/>
          <w:rtl/>
        </w:rPr>
        <w:t>ד'</w:t>
      </w:r>
      <w:r w:rsidRPr="00AC0CB1">
        <w:rPr>
          <w:rStyle w:val="af2"/>
          <w:rtl/>
        </w:rPr>
        <w:t>ואכלו את הבשר בלילה הזה</w:t>
      </w:r>
      <w:r w:rsidRPr="00AC0CB1">
        <w:rPr>
          <w:rStyle w:val="af2"/>
          <w:rFonts w:hint="cs"/>
          <w:rtl/>
        </w:rPr>
        <w:t>'</w:t>
      </w:r>
      <w:r w:rsidRPr="00AC0CB1">
        <w:rPr>
          <w:rStyle w:val="af2"/>
          <w:rtl/>
        </w:rPr>
        <w:t>,</w:t>
      </w:r>
      <w:r w:rsidRPr="007435EB">
        <w:rPr>
          <w:rFonts w:ascii="Fb Fontext" w:hAnsi="Fb Fontext"/>
          <w:rtl/>
        </w:rPr>
        <w:t xml:space="preserve"> </w:t>
      </w:r>
      <w:r>
        <w:rPr>
          <w:rStyle w:val="affffff0"/>
          <w:rFonts w:hint="cs"/>
          <w:rtl/>
        </w:rPr>
        <w:t xml:space="preserve">ולהלן </w:t>
      </w:r>
      <w:r w:rsidRPr="00AC0CB1">
        <w:rPr>
          <w:rStyle w:val="af2"/>
          <w:rFonts w:hint="cs"/>
          <w:rtl/>
        </w:rPr>
        <w:t>'</w:t>
      </w:r>
      <w:r w:rsidRPr="00AC0CB1">
        <w:rPr>
          <w:rStyle w:val="af2"/>
          <w:rtl/>
        </w:rPr>
        <w:t>ועברתי בארץ מצרים בלילה הזה</w:t>
      </w:r>
      <w:r w:rsidRPr="00AC0CB1">
        <w:rPr>
          <w:rStyle w:val="af2"/>
          <w:rFonts w:hint="cs"/>
          <w:rtl/>
        </w:rPr>
        <w:t>'</w:t>
      </w:r>
      <w:r w:rsidRPr="00AC0CB1">
        <w:rPr>
          <w:rStyle w:val="af2"/>
          <w:rtl/>
        </w:rPr>
        <w:t xml:space="preserve"> </w:t>
      </w:r>
      <w:r w:rsidRPr="007435EB">
        <w:rPr>
          <w:rFonts w:ascii="Fb Fontext" w:hAnsi="Fb Fontext"/>
          <w:rtl/>
        </w:rPr>
        <w:t>מה להלן עד חצות - אף כאן עד חצות.</w:t>
      </w:r>
    </w:p>
    <w:p w14:paraId="596710BE" w14:textId="77777777" w:rsidR="00D661D8" w:rsidRPr="001B395E" w:rsidRDefault="00D661D8" w:rsidP="00D661D8">
      <w:pPr>
        <w:pStyle w:val="36"/>
        <w:framePr w:wrap="notBeside"/>
        <w:rPr>
          <w:rtl/>
        </w:rPr>
      </w:pPr>
      <w:r w:rsidRPr="001B395E">
        <w:rPr>
          <w:rFonts w:hint="cs"/>
          <w:rtl/>
        </w:rPr>
        <w:t>ור</w:t>
      </w:r>
      <w:r w:rsidRPr="001B395E">
        <w:rPr>
          <w:rtl/>
        </w:rPr>
        <w:t>"</w:t>
      </w:r>
      <w:r w:rsidRPr="001B395E">
        <w:rPr>
          <w:rFonts w:hint="cs"/>
          <w:rtl/>
        </w:rPr>
        <w:t xml:space="preserve">ע </w:t>
      </w:r>
    </w:p>
    <w:p w14:paraId="61FA2F13" w14:textId="77777777" w:rsidR="00D661D8" w:rsidRPr="00AC0CB1" w:rsidRDefault="00D661D8" w:rsidP="00D661D8">
      <w:pPr>
        <w:spacing w:before="4"/>
        <w:rPr>
          <w:rStyle w:val="af2"/>
          <w:rtl/>
        </w:rPr>
      </w:pPr>
      <w:r w:rsidRPr="00AC0CB1">
        <w:rPr>
          <w:rStyle w:val="af2"/>
          <w:rFonts w:hint="cs"/>
          <w:rtl/>
        </w:rPr>
        <w:t xml:space="preserve">'חפזון' </w:t>
      </w:r>
      <w:r w:rsidRPr="007435EB">
        <w:rPr>
          <w:rFonts w:hint="cs"/>
          <w:rtl/>
        </w:rPr>
        <w:t>עד</w:t>
      </w:r>
      <w:r w:rsidRPr="007435EB">
        <w:rPr>
          <w:rtl/>
        </w:rPr>
        <w:t xml:space="preserve"> שעת חפזון.</w:t>
      </w:r>
      <w:r w:rsidRPr="00AC0CB1">
        <w:rPr>
          <w:rStyle w:val="af2"/>
          <w:rtl/>
        </w:rPr>
        <w:t xml:space="preserve"> </w:t>
      </w:r>
      <w:r w:rsidRPr="00AC0CB1">
        <w:rPr>
          <w:rStyle w:val="af2"/>
          <w:rFonts w:hint="cs"/>
          <w:rtl/>
        </w:rPr>
        <w:t xml:space="preserve">'בלילה' </w:t>
      </w:r>
      <w:r w:rsidRPr="007435EB">
        <w:rPr>
          <w:rtl/>
        </w:rPr>
        <w:t>הוא נאכל, ואינו נאכל ביום.</w:t>
      </w:r>
      <w:r w:rsidRPr="00AC0CB1">
        <w:rPr>
          <w:rStyle w:val="af2"/>
          <w:rtl/>
        </w:rPr>
        <w:t xml:space="preserve"> </w:t>
      </w:r>
    </w:p>
    <w:p w14:paraId="55ECD4E0" w14:textId="77777777" w:rsidR="00D661D8" w:rsidRPr="007435EB" w:rsidRDefault="00D661D8" w:rsidP="00D661D8">
      <w:pPr>
        <w:rPr>
          <w:rtl/>
        </w:rPr>
      </w:pPr>
      <w:r w:rsidRPr="00AC0CB1">
        <w:rPr>
          <w:rStyle w:val="af2"/>
          <w:rFonts w:hint="cs"/>
          <w:rtl/>
        </w:rPr>
        <w:t xml:space="preserve">'הזה' </w:t>
      </w:r>
      <w:r w:rsidRPr="007435EB">
        <w:rPr>
          <w:rtl/>
        </w:rPr>
        <w:t xml:space="preserve">למעוטי לילה אחר </w:t>
      </w:r>
      <w:r w:rsidRPr="007435EB">
        <w:rPr>
          <w:rFonts w:hint="cs"/>
          <w:rtl/>
        </w:rPr>
        <w:t>דלא מדמי' לשלמים דקדשים קלים.</w:t>
      </w:r>
    </w:p>
    <w:p w14:paraId="79AF8191" w14:textId="77777777" w:rsidR="00D661D8" w:rsidRPr="001B395E" w:rsidRDefault="00D661D8" w:rsidP="00D661D8">
      <w:pPr>
        <w:pStyle w:val="36"/>
        <w:framePr w:wrap="notBeside"/>
        <w:rPr>
          <w:rtl/>
        </w:rPr>
      </w:pPr>
      <w:r w:rsidRPr="001B395E">
        <w:rPr>
          <w:rFonts w:hint="cs"/>
          <w:rtl/>
        </w:rPr>
        <w:t>ראב</w:t>
      </w:r>
      <w:r w:rsidRPr="001B395E">
        <w:rPr>
          <w:rtl/>
        </w:rPr>
        <w:t>"</w:t>
      </w:r>
      <w:r w:rsidRPr="001B395E">
        <w:rPr>
          <w:rFonts w:hint="cs"/>
          <w:rtl/>
        </w:rPr>
        <w:t>ע:</w:t>
      </w:r>
    </w:p>
    <w:p w14:paraId="5D0AA2F7" w14:textId="77777777" w:rsidR="00D661D8" w:rsidRDefault="00D661D8" w:rsidP="00D661D8">
      <w:pPr>
        <w:spacing w:before="4"/>
        <w:rPr>
          <w:rFonts w:ascii="Fb Fontext" w:hAnsi="Fb Fontext"/>
          <w:sz w:val="20"/>
          <w:rtl/>
        </w:rPr>
      </w:pPr>
      <w:r w:rsidRPr="007435EB">
        <w:rPr>
          <w:rFonts w:ascii="Fb Fontext" w:hAnsi="Fb Fontext" w:hint="cs"/>
          <w:rtl/>
        </w:rPr>
        <w:t xml:space="preserve">לילה אחריתא איתמעט </w:t>
      </w:r>
      <w:r w:rsidRPr="007435EB">
        <w:rPr>
          <w:rFonts w:ascii="Fb Fontext" w:hAnsi="Fb Fontext"/>
          <w:rtl/>
        </w:rPr>
        <w:t>מ</w:t>
      </w:r>
      <w:r w:rsidRPr="007435EB">
        <w:rPr>
          <w:rFonts w:ascii="Fb Fontext" w:hAnsi="Fb Fontext" w:hint="cs"/>
          <w:rtl/>
        </w:rPr>
        <w:t>'</w:t>
      </w:r>
      <w:r w:rsidRPr="00AC0CB1">
        <w:rPr>
          <w:rStyle w:val="af2"/>
          <w:rtl/>
        </w:rPr>
        <w:t>לא תותירו עד בקר</w:t>
      </w:r>
      <w:r w:rsidRPr="00AC0CB1">
        <w:rPr>
          <w:rStyle w:val="af2"/>
          <w:rFonts w:hint="cs"/>
          <w:rtl/>
        </w:rPr>
        <w:t>'</w:t>
      </w:r>
      <w:r w:rsidRPr="007435EB">
        <w:rPr>
          <w:rFonts w:ascii="Fb Fontext" w:hAnsi="Fb Fontext" w:hint="cs"/>
          <w:rtl/>
        </w:rPr>
        <w:t xml:space="preserve"> דכל </w:t>
      </w:r>
      <w:r>
        <w:rPr>
          <w:rFonts w:ascii="Fb Fontext" w:hAnsi="Fb Fontext" w:hint="cs"/>
          <w:rtl/>
        </w:rPr>
        <w:t xml:space="preserve">מקום </w:t>
      </w:r>
      <w:r w:rsidRPr="007435EB">
        <w:rPr>
          <w:rFonts w:ascii="Fb Fontext" w:hAnsi="Fb Fontext" w:hint="cs"/>
          <w:rtl/>
        </w:rPr>
        <w:t>שכתוב</w:t>
      </w:r>
      <w:r w:rsidRPr="00AC0CB1">
        <w:rPr>
          <w:rStyle w:val="af2"/>
          <w:rFonts w:hint="cs"/>
          <w:rtl/>
        </w:rPr>
        <w:t xml:space="preserve"> 'בקר' </w:t>
      </w:r>
      <w:r w:rsidRPr="007435EB">
        <w:rPr>
          <w:rFonts w:ascii="Fb Fontext" w:hAnsi="Fb Fontext" w:hint="cs"/>
          <w:rtl/>
        </w:rPr>
        <w:t>ראשון הוא.</w:t>
      </w:r>
      <w:r>
        <w:rPr>
          <w:rFonts w:hint="cs"/>
          <w:rtl/>
        </w:rPr>
        <w:t xml:space="preserve"> </w:t>
      </w:r>
    </w:p>
    <w:p w14:paraId="7C1AD157" w14:textId="77777777" w:rsidR="00D661D8" w:rsidRPr="00DA25F7" w:rsidRDefault="00D661D8" w:rsidP="00D661D8">
      <w:pPr>
        <w:pStyle w:val="36"/>
        <w:framePr w:wrap="notBeside"/>
        <w:rPr>
          <w:rtl/>
        </w:rPr>
      </w:pPr>
      <w:r w:rsidRPr="00DA25F7">
        <w:rPr>
          <w:rFonts w:hint="cs"/>
          <w:rtl/>
        </w:rPr>
        <w:t>ור</w:t>
      </w:r>
      <w:r w:rsidRPr="00DA25F7">
        <w:rPr>
          <w:rtl/>
        </w:rPr>
        <w:t>"</w:t>
      </w:r>
      <w:r w:rsidRPr="00DA25F7">
        <w:rPr>
          <w:rFonts w:hint="cs"/>
          <w:rtl/>
        </w:rPr>
        <w:t>ע:</w:t>
      </w:r>
    </w:p>
    <w:p w14:paraId="2BDE0139" w14:textId="77777777" w:rsidR="00D661D8" w:rsidRPr="007435EB" w:rsidRDefault="00D661D8" w:rsidP="00D661D8">
      <w:pPr>
        <w:spacing w:before="4"/>
        <w:rPr>
          <w:rtl/>
        </w:rPr>
      </w:pPr>
      <w:r w:rsidRPr="007435EB">
        <w:rPr>
          <w:rFonts w:ascii="Fb Fontext" w:hAnsi="Fb Fontext" w:hint="cs"/>
          <w:sz w:val="20"/>
          <w:rtl/>
        </w:rPr>
        <w:t>דלא לימא</w:t>
      </w:r>
      <w:r w:rsidRPr="00AC0CB1">
        <w:rPr>
          <w:rStyle w:val="af2"/>
          <w:rFonts w:hint="cs"/>
          <w:rtl/>
        </w:rPr>
        <w:t xml:space="preserve"> '</w:t>
      </w:r>
      <w:r w:rsidRPr="00AC0CB1">
        <w:rPr>
          <w:rStyle w:val="af2"/>
          <w:rtl/>
        </w:rPr>
        <w:t>בקר</w:t>
      </w:r>
      <w:r w:rsidRPr="00AC0CB1">
        <w:rPr>
          <w:rStyle w:val="af2"/>
          <w:rFonts w:hint="cs"/>
          <w:rtl/>
        </w:rPr>
        <w:t>'</w:t>
      </w:r>
      <w:r w:rsidRPr="00AC0CB1">
        <w:rPr>
          <w:rStyle w:val="af2"/>
          <w:rtl/>
        </w:rPr>
        <w:t xml:space="preserve"> </w:t>
      </w:r>
      <w:r w:rsidRPr="007435EB">
        <w:rPr>
          <w:rFonts w:ascii="Fb Fontext" w:hAnsi="Fb Fontext"/>
          <w:sz w:val="20"/>
          <w:rtl/>
        </w:rPr>
        <w:t>- בקר שני.</w:t>
      </w:r>
    </w:p>
    <w:p w14:paraId="7EE1C30B" w14:textId="77777777" w:rsidR="00D661D8" w:rsidRPr="001B395E" w:rsidRDefault="00D661D8" w:rsidP="00D661D8">
      <w:pPr>
        <w:pStyle w:val="36"/>
        <w:framePr w:wrap="notBeside"/>
        <w:rPr>
          <w:rtl/>
        </w:rPr>
      </w:pPr>
      <w:r w:rsidRPr="001B395E">
        <w:rPr>
          <w:rFonts w:hint="cs"/>
          <w:rtl/>
        </w:rPr>
        <w:t>• ר</w:t>
      </w:r>
      <w:r w:rsidRPr="001B395E">
        <w:rPr>
          <w:rtl/>
        </w:rPr>
        <w:t xml:space="preserve">בא: </w:t>
      </w:r>
    </w:p>
    <w:p w14:paraId="360466F2" w14:textId="77777777" w:rsidR="00D661D8" w:rsidRPr="007435EB" w:rsidRDefault="00D661D8" w:rsidP="00D661D8">
      <w:pPr>
        <w:spacing w:before="4"/>
        <w:rPr>
          <w:rtl/>
        </w:rPr>
      </w:pPr>
      <w:r w:rsidRPr="007435EB">
        <w:rPr>
          <w:rtl/>
        </w:rPr>
        <w:t xml:space="preserve">אכל מצה בזמן הזה אחר חצות, </w:t>
      </w:r>
      <w:r w:rsidRPr="00DA25F7">
        <w:rPr>
          <w:rStyle w:val="affffd"/>
          <w:rtl/>
        </w:rPr>
        <w:t>לר</w:t>
      </w:r>
      <w:r w:rsidRPr="00DA25F7">
        <w:rPr>
          <w:rStyle w:val="affffd"/>
          <w:rFonts w:hint="cs"/>
          <w:rtl/>
        </w:rPr>
        <w:t>אב</w:t>
      </w:r>
      <w:r w:rsidRPr="00DA25F7">
        <w:rPr>
          <w:rStyle w:val="affffd"/>
          <w:rtl/>
        </w:rPr>
        <w:t>"</w:t>
      </w:r>
      <w:r w:rsidRPr="00DA25F7">
        <w:rPr>
          <w:rStyle w:val="affffd"/>
          <w:rFonts w:hint="cs"/>
          <w:rtl/>
        </w:rPr>
        <w:t>ע</w:t>
      </w:r>
      <w:r w:rsidRPr="007435EB">
        <w:rPr>
          <w:rFonts w:hint="cs"/>
          <w:rtl/>
        </w:rPr>
        <w:t xml:space="preserve"> לא יצא יד</w:t>
      </w:r>
      <w:r w:rsidRPr="007435EB">
        <w:rPr>
          <w:rtl/>
        </w:rPr>
        <w:t>"</w:t>
      </w:r>
      <w:r w:rsidRPr="007435EB">
        <w:rPr>
          <w:rFonts w:hint="cs"/>
          <w:rtl/>
        </w:rPr>
        <w:t xml:space="preserve">ח, </w:t>
      </w:r>
      <w:r w:rsidRPr="00DA25F7">
        <w:rPr>
          <w:rStyle w:val="affffd"/>
          <w:rFonts w:hint="cs"/>
          <w:rtl/>
        </w:rPr>
        <w:t>וקמ</w:t>
      </w:r>
      <w:r w:rsidRPr="00DA25F7">
        <w:rPr>
          <w:rStyle w:val="affffd"/>
          <w:rtl/>
        </w:rPr>
        <w:t>"</w:t>
      </w:r>
      <w:r w:rsidRPr="00DA25F7">
        <w:rPr>
          <w:rStyle w:val="affffd"/>
          <w:rFonts w:hint="cs"/>
          <w:rtl/>
        </w:rPr>
        <w:t>ל</w:t>
      </w:r>
      <w:r w:rsidRPr="007435EB">
        <w:rPr>
          <w:rFonts w:hint="cs"/>
          <w:rtl/>
        </w:rPr>
        <w:t xml:space="preserve"> </w:t>
      </w:r>
      <w:r>
        <w:rPr>
          <w:rFonts w:hint="cs"/>
          <w:rtl/>
        </w:rPr>
        <w:t xml:space="preserve">שלא לזה </w:t>
      </w:r>
      <w:r w:rsidRPr="007435EB">
        <w:rPr>
          <w:rFonts w:hint="cs"/>
          <w:rtl/>
        </w:rPr>
        <w:t>איתקש לפסח.</w:t>
      </w:r>
    </w:p>
    <w:p w14:paraId="61EE25C2" w14:textId="77777777" w:rsidR="00D661D8" w:rsidRPr="00DA25F7" w:rsidRDefault="00D661D8" w:rsidP="00D661D8">
      <w:pPr>
        <w:pStyle w:val="afffd"/>
        <w:ind w:end="0"/>
        <w:rPr>
          <w:rtl/>
        </w:rPr>
      </w:pPr>
      <w:r w:rsidRPr="00DA25F7">
        <w:rPr>
          <w:rtl/>
        </w:rPr>
        <w:t>הפיגול והנותר מטמא את הידים וכו'.</w:t>
      </w:r>
    </w:p>
    <w:p w14:paraId="082B6723" w14:textId="77777777" w:rsidR="00D661D8" w:rsidRPr="001B395E" w:rsidRDefault="00D661D8" w:rsidP="00D661D8">
      <w:pPr>
        <w:pStyle w:val="36"/>
        <w:framePr w:wrap="notBeside"/>
        <w:rPr>
          <w:rtl/>
        </w:rPr>
      </w:pPr>
      <w:r w:rsidRPr="001B395E">
        <w:rPr>
          <w:rFonts w:hint="cs"/>
          <w:rtl/>
        </w:rPr>
        <w:t>ר</w:t>
      </w:r>
      <w:r w:rsidRPr="001B395E">
        <w:rPr>
          <w:rtl/>
        </w:rPr>
        <w:t>"</w:t>
      </w:r>
      <w:r w:rsidRPr="001B395E">
        <w:rPr>
          <w:rFonts w:hint="cs"/>
          <w:rtl/>
        </w:rPr>
        <w:t>ה ור</w:t>
      </w:r>
      <w:r w:rsidRPr="001B395E">
        <w:rPr>
          <w:rtl/>
        </w:rPr>
        <w:t>"</w:t>
      </w:r>
      <w:r w:rsidRPr="001B395E">
        <w:rPr>
          <w:rFonts w:hint="cs"/>
          <w:rtl/>
        </w:rPr>
        <w:t xml:space="preserve">ח </w:t>
      </w:r>
    </w:p>
    <w:p w14:paraId="04204D29" w14:textId="77777777" w:rsidR="00D661D8" w:rsidRPr="007435EB" w:rsidRDefault="00D661D8" w:rsidP="00D661D8">
      <w:pPr>
        <w:rPr>
          <w:rtl/>
        </w:rPr>
      </w:pPr>
      <w:r w:rsidRPr="00DA25F7">
        <w:rPr>
          <w:rStyle w:val="affffd"/>
          <w:rtl/>
        </w:rPr>
        <w:t>חד אמר:</w:t>
      </w:r>
      <w:r w:rsidRPr="007435EB">
        <w:rPr>
          <w:rFonts w:ascii="Fb Fontext" w:hAnsi="Fb Fontext"/>
          <w:rtl/>
        </w:rPr>
        <w:t xml:space="preserve"> משום </w:t>
      </w:r>
      <w:r w:rsidRPr="005C3FF1">
        <w:rPr>
          <w:rStyle w:val="afffa"/>
          <w:rtl/>
        </w:rPr>
        <w:t>חשדי</w:t>
      </w:r>
      <w:r w:rsidRPr="007435EB">
        <w:rPr>
          <w:rFonts w:ascii="Fb Fontext" w:hAnsi="Fb Fontext"/>
          <w:rtl/>
        </w:rPr>
        <w:t xml:space="preserve"> כהונה, </w:t>
      </w:r>
      <w:r w:rsidRPr="00DA25F7">
        <w:rPr>
          <w:rStyle w:val="affffd"/>
          <w:rtl/>
        </w:rPr>
        <w:tab/>
        <w:t>וחד אמר:</w:t>
      </w:r>
      <w:r w:rsidRPr="007435EB">
        <w:rPr>
          <w:rFonts w:ascii="Fb Fontext" w:hAnsi="Fb Fontext"/>
          <w:rtl/>
        </w:rPr>
        <w:t xml:space="preserve"> משום </w:t>
      </w:r>
      <w:r w:rsidRPr="005C3FF1">
        <w:rPr>
          <w:rStyle w:val="afffa"/>
          <w:rtl/>
        </w:rPr>
        <w:t>עצלי</w:t>
      </w:r>
      <w:r w:rsidRPr="007435EB">
        <w:rPr>
          <w:rFonts w:ascii="Fb Fontext" w:hAnsi="Fb Fontext"/>
          <w:rtl/>
        </w:rPr>
        <w:t xml:space="preserve"> כהונה.</w:t>
      </w:r>
    </w:p>
    <w:p w14:paraId="663CCE25" w14:textId="77777777" w:rsidR="00D661D8" w:rsidRPr="007435EB" w:rsidRDefault="00D661D8" w:rsidP="00D661D8">
      <w:pPr>
        <w:rPr>
          <w:rtl/>
        </w:rPr>
      </w:pPr>
      <w:r w:rsidRPr="00DA25F7">
        <w:rPr>
          <w:rStyle w:val="affffd"/>
          <w:rtl/>
        </w:rPr>
        <w:t>חד אמר:</w:t>
      </w:r>
      <w:r w:rsidRPr="007435EB">
        <w:rPr>
          <w:rFonts w:ascii="Fb Fontext" w:hAnsi="Fb Fontext"/>
          <w:sz w:val="20"/>
          <w:rtl/>
        </w:rPr>
        <w:t xml:space="preserve"> כזית</w:t>
      </w:r>
      <w:r>
        <w:rPr>
          <w:rFonts w:ascii="Fb Fontext" w:hAnsi="Fb Fontext" w:hint="cs"/>
          <w:sz w:val="20"/>
          <w:rtl/>
        </w:rPr>
        <w:t xml:space="preserve"> </w:t>
      </w:r>
      <w:r w:rsidRPr="007435EB">
        <w:rPr>
          <w:rFonts w:ascii="Fb Fontext" w:hAnsi="Fb Fontext" w:hint="cs"/>
          <w:sz w:val="20"/>
          <w:rtl/>
        </w:rPr>
        <w:t>[כאיסורו]</w:t>
      </w:r>
      <w:r w:rsidRPr="007435EB">
        <w:rPr>
          <w:rFonts w:ascii="Fb Fontext" w:hAnsi="Fb Fontext"/>
          <w:sz w:val="20"/>
          <w:rtl/>
        </w:rPr>
        <w:t xml:space="preserve">, </w:t>
      </w:r>
      <w:r w:rsidRPr="007435EB">
        <w:rPr>
          <w:rFonts w:ascii="Fb Fontext" w:hAnsi="Fb Fontext"/>
          <w:sz w:val="20"/>
          <w:rtl/>
        </w:rPr>
        <w:tab/>
      </w:r>
      <w:r w:rsidRPr="007435EB">
        <w:rPr>
          <w:rFonts w:ascii="Fb Fontext" w:hAnsi="Fb Fontext"/>
          <w:sz w:val="20"/>
          <w:rtl/>
        </w:rPr>
        <w:tab/>
      </w:r>
      <w:r w:rsidRPr="00DA25F7">
        <w:rPr>
          <w:rStyle w:val="affffd"/>
          <w:rtl/>
        </w:rPr>
        <w:t>וחד אמר</w:t>
      </w:r>
      <w:r w:rsidRPr="007435EB">
        <w:rPr>
          <w:rFonts w:ascii="Fb Fontext" w:hAnsi="Fb Fontext"/>
          <w:sz w:val="20"/>
          <w:rtl/>
        </w:rPr>
        <w:t xml:space="preserve"> כביצה</w:t>
      </w:r>
      <w:r>
        <w:rPr>
          <w:rFonts w:ascii="Fb Fontext" w:hAnsi="Fb Fontext" w:hint="cs"/>
          <w:sz w:val="20"/>
          <w:rtl/>
        </w:rPr>
        <w:t xml:space="preserve"> </w:t>
      </w:r>
      <w:r w:rsidRPr="00DA25F7">
        <w:rPr>
          <w:rStyle w:val="affffd"/>
          <w:rFonts w:hint="cs"/>
          <w:rtl/>
        </w:rPr>
        <w:t>[כטומאתו]</w:t>
      </w:r>
      <w:r w:rsidRPr="00DA25F7">
        <w:rPr>
          <w:rStyle w:val="affffd"/>
          <w:rtl/>
        </w:rPr>
        <w:t>.</w:t>
      </w:r>
    </w:p>
    <w:p w14:paraId="45BD60BF" w14:textId="77777777" w:rsidR="00D661D8" w:rsidRPr="007435EB" w:rsidRDefault="00D661D8" w:rsidP="00D661D8">
      <w:pPr>
        <w:rPr>
          <w:rtl/>
        </w:rPr>
      </w:pPr>
      <w:r w:rsidRPr="007435EB">
        <w:rPr>
          <w:rtl/>
        </w:rPr>
        <w:t>חד תני אפיגול</w:t>
      </w:r>
      <w:r w:rsidRPr="007435EB">
        <w:rPr>
          <w:rFonts w:hint="cs"/>
          <w:rtl/>
        </w:rPr>
        <w:t xml:space="preserve"> </w:t>
      </w:r>
      <w:r w:rsidRPr="00DA25F7">
        <w:rPr>
          <w:rStyle w:val="affffd"/>
          <w:rFonts w:hint="cs"/>
          <w:rtl/>
        </w:rPr>
        <w:t>[משום חשדי כהונה]</w:t>
      </w:r>
      <w:r w:rsidRPr="00DA25F7">
        <w:rPr>
          <w:rStyle w:val="affffd"/>
          <w:rtl/>
        </w:rPr>
        <w:t>,</w:t>
      </w:r>
      <w:r w:rsidRPr="007435EB">
        <w:rPr>
          <w:rtl/>
        </w:rPr>
        <w:t xml:space="preserve"> </w:t>
      </w:r>
      <w:r w:rsidRPr="007435EB">
        <w:rPr>
          <w:rtl/>
        </w:rPr>
        <w:tab/>
        <w:t>וחד תני אנותר</w:t>
      </w:r>
      <w:r>
        <w:rPr>
          <w:rFonts w:hint="cs"/>
          <w:rtl/>
        </w:rPr>
        <w:t xml:space="preserve"> </w:t>
      </w:r>
      <w:r w:rsidRPr="00DA25F7">
        <w:rPr>
          <w:rStyle w:val="affffd"/>
          <w:rFonts w:hint="cs"/>
          <w:rtl/>
        </w:rPr>
        <w:t>[משום עצלי כהונה]</w:t>
      </w:r>
      <w:r w:rsidRPr="00DA25F7">
        <w:rPr>
          <w:rStyle w:val="affffd"/>
          <w:rtl/>
        </w:rPr>
        <w:t>.</w:t>
      </w:r>
    </w:p>
    <w:p w14:paraId="0D354A2B" w14:textId="77777777" w:rsidR="00D661D8" w:rsidRPr="007435EB" w:rsidRDefault="00D661D8" w:rsidP="00D661D8">
      <w:pPr>
        <w:pStyle w:val="affd"/>
        <w:rPr>
          <w:bCs/>
          <w:rtl/>
        </w:rPr>
      </w:pPr>
      <w:r>
        <w:rPr>
          <w:rFonts w:hint="cs"/>
          <w:rtl/>
        </w:rPr>
        <w:t>***</w:t>
      </w:r>
    </w:p>
    <w:p w14:paraId="506B11BC" w14:textId="77777777" w:rsidR="00D661D8" w:rsidRPr="007435EB" w:rsidRDefault="00D661D8" w:rsidP="00D661D8">
      <w:pPr>
        <w:pStyle w:val="afff"/>
        <w:framePr w:wrap="around"/>
        <w:rPr>
          <w:rtl/>
        </w:rPr>
      </w:pPr>
      <w:r w:rsidRPr="007435EB">
        <w:rPr>
          <w:rFonts w:hint="cs"/>
          <w:rtl/>
        </w:rPr>
        <w:t>קכא.</w:t>
      </w:r>
    </w:p>
    <w:p>
      <w:pPr>
        <w:pStyle w:val="affffff1"/>
        <w:rPr>
          <w:ins w:id="20214" w:author="קלוד" w:date="2026-10-06T10:09:47Z"/>
        </w:rPr>
      </w:pPr>
      <w:ins w:id="20213" w:author="קלוד" w:date="2026-10-06T10:09:47Z">
        <w:r>
          <w:t xml:space="preserve">משנה ט</w:t>
        </w:r>
      </w:ins>
    </w:p>
    <w:p w14:paraId="36944964" w14:textId="77777777" w:rsidR="00D661D8" w:rsidRPr="007435EB" w:rsidRDefault="00D661D8" w:rsidP="00D661D8">
      <w:pPr>
        <w:pStyle w:val="afff5"/>
        <w:rPr>
          <w:del w:id="20146" w:author="קלוד" w:date="2026-10-06T10:16:37Z"/>
          <w:b/>
          <w:rtl/>
        </w:rPr>
      </w:pPr>
      <w:ins w:id="9899" w:author="מספור קטעי משנה" w:date="2026-10-06T06:45:41Z">
        <w:del w:id="20144" w:author="קלוד" w:date="2026-10-06T10:16:37Z">
          <w:r>
            <w:rPr>
              <w:rStyle w:val="MisparKeta"/>
            </w:rPr>
            <w:delText xml:space="preserve">א. </w:delText>
          </w:r>
        </w:del>
      </w:ins>
      <w:del w:id="20145" w:author="קלוד" w:date="2026-10-06T10:16:37Z">
        <w:r w:rsidRPr="007435EB">
          <w:rPr>
            <w:b/>
            <w:sz w:val="20"/>
            <w:rtl/>
          </w:rPr>
          <w:delText xml:space="preserve">משנה.</w:delText>
        </w:r>
      </w:del>
    </w:p>
    <w:p w14:paraId="71D050F9" w14:textId="77777777" w:rsidR="00D661D8" w:rsidRPr="007435EB" w:rsidRDefault="00D661D8" w:rsidP="00D661D8">
      <w:pPr>
        <w:pStyle w:val="afff5"/>
        <w:rPr>
          <w:b/>
          <w:rtl/>
        </w:rPr>
      </w:pPr>
      <w:r w:rsidRPr="007435EB">
        <w:rPr>
          <w:rFonts w:hint="cs"/>
          <w:b/>
          <w:rtl/>
        </w:rPr>
        <w:t>לרי</w:t>
      </w:r>
      <w:r w:rsidRPr="007435EB">
        <w:rPr>
          <w:b/>
          <w:rtl/>
        </w:rPr>
        <w:t>"</w:t>
      </w:r>
      <w:r w:rsidRPr="007435EB">
        <w:rPr>
          <w:rFonts w:hint="cs"/>
          <w:b/>
          <w:rtl/>
        </w:rPr>
        <w:t xml:space="preserve">ש: </w:t>
      </w:r>
      <w:r w:rsidRPr="007435EB">
        <w:rPr>
          <w:b/>
          <w:rtl/>
        </w:rPr>
        <w:t>בירך ברכת הפסח - פטר את של זבח,</w:t>
      </w:r>
    </w:p>
    <w:p w14:paraId="5FBF63E1" w14:textId="77777777" w:rsidR="00D661D8" w:rsidRPr="007435EB" w:rsidRDefault="00D661D8" w:rsidP="00D661D8">
      <w:pPr>
        <w:pStyle w:val="afff5"/>
        <w:rPr>
          <w:b/>
          <w:rtl/>
        </w:rPr>
      </w:pPr>
      <w:r w:rsidRPr="007435EB">
        <w:rPr>
          <w:b/>
          <w:rtl/>
        </w:rPr>
        <w:tab/>
      </w:r>
      <w:r w:rsidRPr="007435EB">
        <w:rPr>
          <w:b/>
          <w:rtl/>
        </w:rPr>
        <w:tab/>
        <w:t>בירך את של זבח - לא פטר את של פסח.</w:t>
      </w:r>
    </w:p>
    <w:p w14:paraId="4C679FA8" w14:textId="77777777" w:rsidR="00D661D8" w:rsidRPr="007435EB" w:rsidRDefault="00D661D8" w:rsidP="00D661D8">
      <w:pPr>
        <w:pStyle w:val="afff5"/>
        <w:rPr>
          <w:b/>
          <w:rtl/>
        </w:rPr>
      </w:pPr>
      <w:r>
        <w:rPr>
          <w:rStyle w:val="TanaimMishna"/>
          <w:b/>
          <w:rtl/>
          <w:rPrChange w:id="20086" w:author="קלוד" w:date="2026-10-06T10:09:47Z">
            <w:rPr>
              <w:b/>
              <w:rtl/>
            </w:rPr>
          </w:rPrChange>
        </w:rPr>
        <w:t xml:space="preserve">רבי עקיבא</w:t>
      </w:r>
      <w:r>
        <w:rPr>
          <w:b/>
          <w:rtl/>
        </w:rPr>
        <w:t xml:space="preserve"> אומר</w:t>
      </w:r>
      <w:r>
        <w:rPr>
          <w:rStyle w:val="TanaimMishna"/>
          <w:b/>
          <w:rtl/>
          <w:rPrChange w:id="41107" w:author="Claude" w:date="2026-10-07T09:25:14Z">
            <w:rPr>
              <w:b/>
              <w:rtl/>
            </w:rPr>
          </w:rPrChange>
        </w:rPr>
        <w:t xml:space="preserve">:</w:t>
      </w:r>
      <w:r>
        <w:rPr>
          <w:b/>
          <w:rtl/>
        </w:rPr>
        <w:t xml:space="preserve"> לא זו פוטרת זו, ולא זו פוטרת זו.</w:t>
      </w:r>
    </w:p>
    <w:p w14:paraId="3E64BF9B" w14:textId="77777777" w:rsidR="00D661D8" w:rsidRPr="00DA25F7" w:rsidRDefault="00D661D8" w:rsidP="00D661D8">
      <w:pPr>
        <w:pStyle w:val="36"/>
        <w:framePr w:wrap="notBeside"/>
        <w:rPr>
          <w:rtl/>
        </w:rPr>
      </w:pPr>
      <w:r w:rsidRPr="00DA25F7">
        <w:rPr>
          <w:rFonts w:hint="cs"/>
          <w:rtl/>
        </w:rPr>
        <w:t>כשתמצ''ל לרי''ש</w:t>
      </w:r>
    </w:p>
    <w:p w14:paraId="3A177367" w14:textId="77777777" w:rsidR="00D661D8" w:rsidRPr="007435EB" w:rsidRDefault="00D661D8" w:rsidP="00D661D8">
      <w:pPr>
        <w:spacing w:before="4"/>
        <w:rPr>
          <w:rtl/>
        </w:rPr>
      </w:pPr>
      <w:r w:rsidRPr="007435EB">
        <w:rPr>
          <w:rFonts w:ascii="Fb Fontext" w:hAnsi="Fb Fontext"/>
          <w:rtl/>
        </w:rPr>
        <w:t>זריקה בכלל שפיכה, ולא שפיכה בכלל זריקה.</w:t>
      </w:r>
    </w:p>
    <w:p w14:paraId="30B304F2" w14:textId="77777777" w:rsidR="00D661D8" w:rsidRPr="00DA25F7" w:rsidRDefault="00D661D8" w:rsidP="00D661D8">
      <w:pPr>
        <w:pStyle w:val="36"/>
        <w:framePr w:wrap="notBeside"/>
        <w:rPr>
          <w:rtl/>
        </w:rPr>
      </w:pPr>
      <w:r w:rsidRPr="00DA25F7">
        <w:rPr>
          <w:rtl/>
        </w:rPr>
        <w:t>לדברי ר"</w:t>
      </w:r>
      <w:r w:rsidRPr="00DA25F7">
        <w:rPr>
          <w:rFonts w:hint="cs"/>
          <w:rtl/>
        </w:rPr>
        <w:t>ע</w:t>
      </w:r>
    </w:p>
    <w:p w14:paraId="5ED1792D" w14:textId="77777777" w:rsidR="00D661D8" w:rsidRPr="007435EB" w:rsidRDefault="00D661D8" w:rsidP="00D661D8">
      <w:pPr>
        <w:spacing w:after="60"/>
        <w:rPr>
          <w:rFonts w:cs="Guttman Vilna"/>
          <w:b/>
          <w:bCs/>
          <w:rtl/>
        </w:rPr>
      </w:pPr>
      <w:r w:rsidRPr="007435EB">
        <w:rPr>
          <w:rtl/>
        </w:rPr>
        <w:t>לא שפיכה בכלל זריקה ולא זריקה בכלל שפיכה.</w:t>
      </w:r>
    </w:p>
    <w:p w14:paraId="25229535" w14:textId="77777777" w:rsidR="00D661D8" w:rsidRPr="00DA25F7" w:rsidRDefault="00D661D8" w:rsidP="00D661D8">
      <w:pPr>
        <w:pStyle w:val="36"/>
        <w:framePr w:wrap="notBeside"/>
        <w:rPr>
          <w:rtl/>
        </w:rPr>
      </w:pPr>
      <w:r w:rsidRPr="00DA25F7">
        <w:rPr>
          <w:rFonts w:hint="cs"/>
          <w:rtl/>
        </w:rPr>
        <w:t xml:space="preserve">• </w:t>
      </w:r>
      <w:r w:rsidRPr="00DA25F7">
        <w:rPr>
          <w:rtl/>
        </w:rPr>
        <w:t xml:space="preserve">רבי שמלאי </w:t>
      </w:r>
    </w:p>
    <w:p w14:paraId="3AC2CE46" w14:textId="77777777" w:rsidR="00D661D8" w:rsidRPr="007435EB" w:rsidRDefault="00D661D8" w:rsidP="00D661D8">
      <w:pPr>
        <w:spacing w:before="4"/>
        <w:rPr>
          <w:rtl/>
        </w:rPr>
      </w:pPr>
      <w:r w:rsidRPr="007435EB">
        <w:rPr>
          <w:rtl/>
        </w:rPr>
        <w:t>הזדמן לפדיון הבן,</w:t>
      </w:r>
      <w:r w:rsidRPr="00AC0CB1">
        <w:rPr>
          <w:rStyle w:val="af2"/>
          <w:rtl/>
        </w:rPr>
        <w:t xml:space="preserve"> </w:t>
      </w:r>
      <w:r w:rsidRPr="00AC0CB1">
        <w:rPr>
          <w:rStyle w:val="af2"/>
          <w:rFonts w:hint="cs"/>
          <w:rtl/>
        </w:rPr>
        <w:t xml:space="preserve">'על פדיון הבן' </w:t>
      </w:r>
      <w:r w:rsidRPr="007435EB">
        <w:rPr>
          <w:rFonts w:hint="cs"/>
          <w:rtl/>
        </w:rPr>
        <w:t>האב מברך.</w:t>
      </w:r>
    </w:p>
    <w:p w14:paraId="5E7019DC" w14:textId="77777777" w:rsidR="00D661D8" w:rsidRPr="00DA25F7" w:rsidRDefault="00D661D8" w:rsidP="00D661D8">
      <w:pPr>
        <w:pStyle w:val="36"/>
        <w:framePr w:wrap="notBeside"/>
        <w:rPr>
          <w:rtl/>
        </w:rPr>
      </w:pPr>
      <w:r w:rsidRPr="00DA25F7">
        <w:rPr>
          <w:rFonts w:hint="cs"/>
          <w:rtl/>
        </w:rPr>
        <w:t>שאל בביהמ</w:t>
      </w:r>
      <w:r w:rsidRPr="00DA25F7">
        <w:rPr>
          <w:rtl/>
        </w:rPr>
        <w:t>"</w:t>
      </w:r>
      <w:r w:rsidRPr="00DA25F7">
        <w:rPr>
          <w:rFonts w:hint="cs"/>
          <w:rtl/>
        </w:rPr>
        <w:t>ד</w:t>
      </w:r>
    </w:p>
    <w:p w14:paraId="0D9D033D" w14:textId="77777777" w:rsidR="00D661D8" w:rsidRPr="007435EB" w:rsidRDefault="00D661D8" w:rsidP="00D661D8">
      <w:pPr>
        <w:rPr>
          <w:rFonts w:cs="Guttman Vilna"/>
          <w:b/>
          <w:bCs/>
          <w:rtl/>
        </w:rPr>
      </w:pPr>
      <w:r w:rsidRPr="00DA25F7">
        <w:rPr>
          <w:rFonts w:hint="cs"/>
          <w:b/>
          <w:bCs/>
          <w:rtl/>
        </w:rPr>
        <w:lastRenderedPageBreak/>
        <w:t>'שהחיינו',</w:t>
      </w:r>
      <w:r w:rsidRPr="007435EB">
        <w:rPr>
          <w:rFonts w:hint="cs"/>
          <w:rtl/>
        </w:rPr>
        <w:t xml:space="preserve"> אם כהן מברך שבאה הנאה לידו, או </w:t>
      </w:r>
      <w:r>
        <w:rPr>
          <w:rFonts w:hint="cs"/>
          <w:rtl/>
        </w:rPr>
        <w:t>ה</w:t>
      </w:r>
      <w:r w:rsidRPr="007435EB">
        <w:rPr>
          <w:rFonts w:hint="cs"/>
          <w:rtl/>
        </w:rPr>
        <w:t xml:space="preserve">אב </w:t>
      </w:r>
      <w:r>
        <w:rPr>
          <w:rFonts w:hint="cs"/>
          <w:rtl/>
        </w:rPr>
        <w:t>מצד שעושה המצוה</w:t>
      </w:r>
      <w:r w:rsidRPr="007435EB">
        <w:rPr>
          <w:rFonts w:hint="cs"/>
          <w:rtl/>
        </w:rPr>
        <w:t xml:space="preserve">, </w:t>
      </w:r>
      <w:r w:rsidRPr="007435EB">
        <w:rPr>
          <w:rtl/>
        </w:rPr>
        <w:t xml:space="preserve">לא </w:t>
      </w:r>
      <w:r>
        <w:rPr>
          <w:rFonts w:hint="cs"/>
          <w:rtl/>
        </w:rPr>
        <w:t>היה בידו</w:t>
      </w:r>
      <w:r w:rsidRPr="007435EB">
        <w:rPr>
          <w:rtl/>
        </w:rPr>
        <w:t>.</w:t>
      </w:r>
    </w:p>
    <w:p w14:paraId="5B91E75E" w14:textId="77777777" w:rsidR="00D661D8" w:rsidRPr="00DA25F7" w:rsidRDefault="00D661D8" w:rsidP="00D661D8">
      <w:pPr>
        <w:pStyle w:val="36"/>
        <w:framePr w:wrap="notBeside"/>
        <w:rPr>
          <w:rtl/>
        </w:rPr>
      </w:pPr>
      <w:r w:rsidRPr="00DA25F7">
        <w:rPr>
          <w:rFonts w:hint="cs"/>
          <w:rtl/>
        </w:rPr>
        <w:t>וא</w:t>
      </w:r>
      <w:r w:rsidRPr="00DA25F7">
        <w:rPr>
          <w:rtl/>
        </w:rPr>
        <w:t>"</w:t>
      </w:r>
      <w:r w:rsidRPr="00DA25F7">
        <w:rPr>
          <w:rFonts w:hint="cs"/>
          <w:rtl/>
        </w:rPr>
        <w:t>ל:</w:t>
      </w:r>
    </w:p>
    <w:p w14:paraId="0765E16F" w14:textId="77777777" w:rsidR="00D661D8" w:rsidRPr="007435EB" w:rsidRDefault="00D661D8" w:rsidP="00D661D8">
      <w:pPr>
        <w:rPr>
          <w:rtl/>
        </w:rPr>
      </w:pPr>
      <w:r w:rsidRPr="007435EB">
        <w:rPr>
          <w:rFonts w:hint="cs"/>
          <w:rtl/>
        </w:rPr>
        <w:t xml:space="preserve"> </w:t>
      </w:r>
      <w:r w:rsidRPr="007435EB">
        <w:rPr>
          <w:rtl/>
        </w:rPr>
        <w:t xml:space="preserve">אבי הבן מברך שתים, </w:t>
      </w:r>
      <w:r w:rsidRPr="005C3FF1">
        <w:rPr>
          <w:rStyle w:val="afffa"/>
          <w:rtl/>
        </w:rPr>
        <w:t>ו</w:t>
      </w:r>
      <w:r w:rsidRPr="005C3FF1">
        <w:rPr>
          <w:rStyle w:val="afffa"/>
          <w:rFonts w:hint="cs"/>
          <w:rtl/>
        </w:rPr>
        <w:t xml:space="preserve">הכי </w:t>
      </w:r>
      <w:r w:rsidRPr="005C3FF1">
        <w:rPr>
          <w:rStyle w:val="afffa"/>
          <w:rtl/>
        </w:rPr>
        <w:t>הלכתא</w:t>
      </w:r>
      <w:r w:rsidRPr="005C3FF1">
        <w:rPr>
          <w:rStyle w:val="afffa"/>
          <w:rFonts w:hint="cs"/>
          <w:rtl/>
        </w:rPr>
        <w:t>.</w:t>
      </w:r>
    </w:p>
    <w:p w14:paraId="6A862275" w14:textId="77777777" w:rsidR="00D661D8" w:rsidRPr="007435EB" w:rsidRDefault="00D661D8" w:rsidP="00D661D8">
      <w:pPr>
        <w:pStyle w:val="affd"/>
        <w:rPr>
          <w:bCs/>
          <w:rtl/>
        </w:rPr>
      </w:pPr>
      <w:r>
        <w:rPr>
          <w:rFonts w:hint="cs"/>
          <w:rtl/>
        </w:rPr>
        <w:t>***</w:t>
      </w:r>
    </w:p>
    <w:p w14:paraId="36E4D91E" w14:textId="77777777" w:rsidR="00D661D8" w:rsidRPr="005C3FF1" w:rsidRDefault="00D661D8" w:rsidP="00D661D8">
      <w:pPr>
        <w:pStyle w:val="Hadran"/>
        <w:rPr>
          <w:rStyle w:val="afffa"/>
          <w:rtl/>
        </w:rPr>
        <w:pPrChange w:id="91074" w:author="Claude" w:date="2026-10-08T08:35:33Z">
          <w:pPr>
            <w:rPr>
              <w:rStyle w:val="afffa"/>
              <w:rtl/>
            </w:rPr>
          </w:pPr>
        </w:pPrChange>
      </w:pPr>
      <w:r w:rsidRPr="005C3FF1">
        <w:rPr>
          <w:rStyle w:val="afffa"/>
          <w:rtl/>
        </w:rPr>
        <w:t xml:space="preserve">הדרן עלך ערבי פסחים </w:t>
      </w:r>
      <w:r w:rsidRPr="005C3FF1">
        <w:rPr>
          <w:rStyle w:val="afffa"/>
          <w:rFonts w:hint="cs"/>
          <w:rtl/>
        </w:rPr>
        <w:t>וסליקא לה מסכת פסחים</w:t>
      </w:r>
    </w:p>
    <w:p w14:paraId="16D15687" w14:textId="01AF65C6" w:rsidR="006920C7" w:rsidRPr="005C3FF1" w:rsidRDefault="006920C7" w:rsidP="00D661D8">
      <w:pPr>
        <w:pStyle w:val="afff5"/>
        <w:rPr>
          <w:rStyle w:val="afffa"/>
          <w:rtl/>
        </w:rPr>
      </w:pPr>
    </w:p>
    <w:sectPr w:rsidR="006920C7" w:rsidRPr="005C3FF1" w:rsidSect="0004022B">
      <w:type w:val="continuous"/>
      <w:pgSz w:w="5443" w:h="14181" w:code="138"/>
      <w:pgMar w:top="284" w:right="1134" w:bottom="284" w:left="907" w:header="284" w:footer="57" w:gutter="0"/>
      <w:cols w:space="1134"/>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flegg" w:date="2026-04-23T16:40:00Z" w:initials="mf">
    <w:p w14:paraId="77C7EB0E" w14:textId="77777777" w:rsidR="001C7434" w:rsidRDefault="001C7434" w:rsidP="001C7434">
      <w:pPr>
        <w:pStyle w:val="af7"/>
        <w:jc w:val="right"/>
      </w:pPr>
      <w:r>
        <w:rPr>
          <w:rStyle w:val="af6"/>
        </w:rPr>
        <w:annotationRef/>
      </w:r>
      <w:r>
        <w:rPr>
          <w:rtl/>
        </w:rPr>
        <w:t>במסמך זה היות ונעלם הפסחים נעשה מחדש עד דף מב ועל ערבי פסחים החל מצח. יש להשלים מב- צח</w:t>
      </w:r>
      <w:r>
        <w:br/>
      </w:r>
      <w:r>
        <w:rPr>
          <w:rtl/>
        </w:rPr>
        <w:t>ולאחמ''כ בערב''פ יש להשלים שורות גולשות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C7EB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966637" w16cex:dateUtc="2026-04-23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C7EB0E" w16cid:durableId="429666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AB4F" w14:textId="77777777" w:rsidR="006E7087" w:rsidRDefault="006E7087" w:rsidP="00E8089F">
      <w:pPr>
        <w:spacing w:line="240" w:lineRule="auto"/>
      </w:pPr>
      <w:r>
        <w:separator/>
      </w:r>
    </w:p>
  </w:endnote>
  <w:endnote w:type="continuationSeparator" w:id="0">
    <w:p w14:paraId="60CA70AA" w14:textId="77777777" w:rsidR="006E7087" w:rsidRDefault="006E7087" w:rsidP="00E808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Fb Fontext">
    <w:altName w:val="Times New Roman"/>
    <w:charset w:val="00"/>
    <w:family w:val="roman"/>
    <w:pitch w:val="variable"/>
    <w:sig w:usb0="80000827" w:usb1="5000004A" w:usb2="0000000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altName w:val="Times New Roman"/>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TM • Tzlotana">
    <w:panose1 w:val="02000500000000000000"/>
    <w:charset w:val="00"/>
    <w:family w:val="modern"/>
    <w:notTrueType/>
    <w:pitch w:val="variable"/>
    <w:sig w:usb0="80000803" w:usb1="5000E00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Tefilot Regular">
    <w:altName w:val="Times New Roman"/>
    <w:charset w:val="00"/>
    <w:family w:val="roman"/>
    <w:pitch w:val="variable"/>
    <w:sig w:usb0="00000803" w:usb1="50000000" w:usb2="00000000" w:usb3="00000000" w:csb0="00000021" w:csb1="00000000"/>
  </w:font>
  <w:font w:name="BA Esthetic Regular">
    <w:panose1 w:val="02020803050405020304"/>
    <w:charset w:val="00"/>
    <w:family w:val="roman"/>
    <w:pitch w:val="variable"/>
    <w:sig w:usb0="00000803" w:usb1="50000000" w:usb2="00000000" w:usb3="00000000" w:csb0="00000021" w:csb1="00000000"/>
  </w:font>
  <w:font w:name="BA Vilna Medium">
    <w:panose1 w:val="02000500000000000000"/>
    <w:charset w:val="00"/>
    <w:family w:val="auto"/>
    <w:pitch w:val="variable"/>
    <w:sig w:usb0="80000803" w:usb1="5000E00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FontbitDavid">
    <w:altName w:val="Times New Roman"/>
    <w:charset w:val="00"/>
    <w:family w:val="roman"/>
    <w:pitch w:val="variable"/>
    <w:sig w:usb0="80000827" w:usb1="5000004A" w:usb2="0000002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3917140"/>
      <w:docPartObj>
        <w:docPartGallery w:val="Page Numbers (Bottom of Page)"/>
        <w:docPartUnique/>
      </w:docPartObj>
    </w:sdtPr>
    <w:sdtContent>
      <w:p w14:paraId="448C053D" w14:textId="77777777" w:rsidR="002A7FD9" w:rsidRDefault="002A7FD9" w:rsidP="007A3015">
        <w:pPr>
          <w:pStyle w:val="a5"/>
          <w:jc w:val="center"/>
          <w:rPr>
            <w:rtl/>
            <w:cs/>
          </w:rPr>
        </w:pPr>
        <w:r>
          <w:fldChar w:fldCharType="begin"/>
        </w:r>
        <w:r>
          <w:rPr>
            <w:rtl/>
            <w:cs/>
          </w:rPr>
          <w:instrText>PAGE   \* MERGEFORMAT</w:instrText>
        </w:r>
        <w:r>
          <w:fldChar w:fldCharType="separate"/>
        </w:r>
        <w:r w:rsidR="009C148A" w:rsidRPr="009C148A">
          <w:rPr>
            <w:noProof/>
            <w:rtl/>
            <w:lang w:val="he-IL"/>
          </w:rPr>
          <w:t>50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1091537"/>
      <w:docPartObj>
        <w:docPartGallery w:val="Page Numbers (Bottom of Page)"/>
        <w:docPartUnique/>
      </w:docPartObj>
    </w:sdtPr>
    <w:sdtContent>
      <w:p w14:paraId="21C98B66" w14:textId="77777777" w:rsidR="002A7FD9" w:rsidRDefault="002A7FD9" w:rsidP="00F179CE">
        <w:pPr>
          <w:pStyle w:val="a5"/>
          <w:jc w:val="center"/>
          <w:rPr>
            <w:rtl/>
            <w:cs/>
          </w:rPr>
        </w:pPr>
        <w:r w:rsidRPr="00F179CE">
          <w:fldChar w:fldCharType="begin"/>
        </w:r>
        <w:r w:rsidRPr="00F179CE">
          <w:rPr>
            <w:rtl/>
            <w:cs/>
          </w:rPr>
          <w:instrText>PAGE   \* MERGEFORMAT</w:instrText>
        </w:r>
        <w:r w:rsidRPr="00F179CE">
          <w:fldChar w:fldCharType="separate"/>
        </w:r>
        <w:r w:rsidR="00B32D97" w:rsidRPr="00F179CE">
          <w:rPr>
            <w:rtl/>
          </w:rPr>
          <w:t>1</w:t>
        </w:r>
        <w:r w:rsidRPr="00F179C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19E3" w14:textId="77777777" w:rsidR="006E7087" w:rsidRDefault="006E7087" w:rsidP="00E8089F">
      <w:pPr>
        <w:spacing w:line="240" w:lineRule="auto"/>
      </w:pPr>
      <w:r>
        <w:separator/>
      </w:r>
    </w:p>
  </w:footnote>
  <w:footnote w:type="continuationSeparator" w:id="0">
    <w:p w14:paraId="5EDC4986" w14:textId="77777777" w:rsidR="006E7087" w:rsidRDefault="006E7087" w:rsidP="00E808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E486A" w14:textId="7DED6B49" w:rsidR="002A7FD9" w:rsidRPr="00A51C05" w:rsidRDefault="00000000" w:rsidP="00A51C05">
    <w:pPr>
      <w:pStyle w:val="a3"/>
      <w:jc w:val="center"/>
      <w:rPr>
        <w:rtl/>
      </w:rPr>
    </w:pPr>
    <w:sdt>
      <w:sdtPr>
        <w:rPr>
          <w:rtl/>
        </w:rPr>
        <w:id w:val="-1210264791"/>
        <w:docPartObj>
          <w:docPartGallery w:val="Page Numbers (Top of Page)"/>
          <w:docPartUnique/>
        </w:docPartObj>
      </w:sdtPr>
      <w:sdtEndPr>
        <w:rPr>
          <w:rFonts w:ascii="BA חניכי הישיבות" w:hAnsi="BA חניכי הישיבות" w:cs="BA חניכי הישיבות"/>
          <w:spacing w:val="0"/>
        </w:rPr>
      </w:sdtEndPr>
      <w:sdtContent>
        <w:r w:rsidR="00A51C05" w:rsidRPr="00A35C71">
          <w:rPr>
            <w:rtl/>
          </w:rPr>
          <w:fldChar w:fldCharType="begin"/>
        </w:r>
        <w:r w:rsidR="00A51C05" w:rsidRPr="00A35C71">
          <w:rPr>
            <w:rtl/>
          </w:rPr>
          <w:instrText xml:space="preserve"> </w:instrText>
        </w:r>
        <w:r w:rsidR="00A51C05" w:rsidRPr="00A35C71">
          <w:instrText>STYLEREF</w:instrText>
        </w:r>
        <w:r w:rsidR="00A51C05" w:rsidRPr="00A35C71">
          <w:rPr>
            <w:rtl/>
          </w:rPr>
          <w:instrText xml:space="preserve">  "דף בצד"  \* </w:instrText>
        </w:r>
        <w:r w:rsidR="00A51C05" w:rsidRPr="00A35C71">
          <w:instrText>MERGEFORMAT</w:instrText>
        </w:r>
        <w:r w:rsidR="00A51C05" w:rsidRPr="00A35C71">
          <w:rPr>
            <w:rtl/>
          </w:rPr>
          <w:instrText xml:space="preserve"> </w:instrText>
        </w:r>
        <w:r w:rsidR="00A51C05" w:rsidRPr="00A35C71">
          <w:rPr>
            <w:rtl/>
          </w:rPr>
          <w:fldChar w:fldCharType="separate"/>
        </w:r>
        <w:r w:rsidR="001C7434">
          <w:rPr>
            <w:noProof/>
            <w:rtl/>
          </w:rPr>
          <w:t>ב.</w:t>
        </w:r>
        <w:r w:rsidR="00A51C05" w:rsidRPr="00A35C71">
          <w:rPr>
            <w:rtl/>
          </w:rPr>
          <w:fldChar w:fldCharType="end"/>
        </w:r>
        <w:r w:rsidR="009718AB">
          <w:rPr>
            <w:rFonts w:hint="cs"/>
            <w:rtl/>
          </w:rPr>
          <w:t xml:space="preserve"> </w:t>
        </w:r>
        <w:r w:rsidR="009718AB">
          <w:rPr>
            <w:rtl/>
          </w:rPr>
          <w:fldChar w:fldCharType="begin"/>
        </w:r>
        <w:r w:rsidR="009718AB">
          <w:rPr>
            <w:rtl/>
          </w:rPr>
          <w:instrText xml:space="preserve"> </w:instrText>
        </w:r>
        <w:r w:rsidR="009718AB">
          <w:instrText>STYLEREF</w:instrText>
        </w:r>
        <w:r w:rsidR="009718AB">
          <w:rPr>
            <w:rtl/>
          </w:rPr>
          <w:instrText xml:space="preserve">  פרק  \* </w:instrText>
        </w:r>
        <w:r w:rsidR="009718AB">
          <w:instrText>MERGEFORMAT</w:instrText>
        </w:r>
        <w:r w:rsidR="009718AB">
          <w:rPr>
            <w:rtl/>
          </w:rPr>
          <w:instrText xml:space="preserve"> </w:instrText>
        </w:r>
        <w:r w:rsidR="009718AB">
          <w:rPr>
            <w:rtl/>
          </w:rPr>
          <w:fldChar w:fldCharType="separate"/>
        </w:r>
        <w:r w:rsidR="001C7434">
          <w:rPr>
            <w:noProof/>
            <w:rtl/>
          </w:rPr>
          <w:t>פרק ראשון</w:t>
        </w:r>
        <w:r w:rsidR="009718AB">
          <w:rPr>
            <w:rtl/>
          </w:rPr>
          <w:fldChar w:fldCharType="end"/>
        </w:r>
        <w:r w:rsidR="009718AB">
          <w:rPr>
            <w:rFonts w:hint="cs"/>
            <w:rtl/>
          </w:rPr>
          <w:t xml:space="preserve"> </w:t>
        </w:r>
        <w:r w:rsidR="009718AB">
          <w:rPr>
            <w:rtl/>
          </w:rPr>
          <w:fldChar w:fldCharType="begin"/>
        </w:r>
        <w:r w:rsidR="009718AB">
          <w:rPr>
            <w:rtl/>
          </w:rPr>
          <w:instrText xml:space="preserve"> </w:instrText>
        </w:r>
        <w:r w:rsidR="009718AB">
          <w:instrText>STYLEREF</w:instrText>
        </w:r>
        <w:r w:rsidR="009718AB">
          <w:rPr>
            <w:rtl/>
          </w:rPr>
          <w:instrText xml:space="preserve">  "פרק שם"  \* </w:instrText>
        </w:r>
        <w:r w:rsidR="009718AB">
          <w:instrText>MERGEFORMAT</w:instrText>
        </w:r>
        <w:r w:rsidR="009718AB">
          <w:rPr>
            <w:rtl/>
          </w:rPr>
          <w:instrText xml:space="preserve"> </w:instrText>
        </w:r>
        <w:r w:rsidR="009718AB">
          <w:rPr>
            <w:rtl/>
          </w:rPr>
          <w:fldChar w:fldCharType="separate"/>
        </w:r>
        <w:r w:rsidR="001C7434">
          <w:rPr>
            <w:noProof/>
            <w:rtl/>
          </w:rPr>
          <w:t>אור+ לי"ד+</w:t>
        </w:r>
        <w:r w:rsidR="009718AB">
          <w:rPr>
            <w:rtl/>
          </w:rPr>
          <w:fldChar w:fldCharType="end"/>
        </w:r>
      </w:sdtContent>
    </w:sdt>
    <w:r w:rsidR="00A51C05">
      <w:rPr>
        <w:rFonts w:ascii="BA חניכי הישיבות" w:hAnsi="BA חניכי הישיבות" w:cs="BA חניכי הישיבות"/>
        <w:bCs/>
        <w:spacing w:val="0"/>
        <w:rtl/>
      </w:rPr>
      <w:ptab w:relativeTo="margin" w:alignment="right" w:leader="none"/>
    </w:r>
    <w:r w:rsidR="00A51C05" w:rsidRPr="00A35C71">
      <w:rPr>
        <w:rFonts w:hint="cs"/>
        <w:rtl/>
      </w:rPr>
      <w:t>פסח</w:t>
    </w:r>
    <w:r w:rsidR="00A51C05">
      <w:rPr>
        <w:rFonts w:hint="cs"/>
        <w:rtl/>
      </w:rPr>
      <w:t>+</w:t>
    </w:r>
    <w:r w:rsidR="00A51C05" w:rsidRPr="00A35C71">
      <w:rPr>
        <w:rFonts w:hint="cs"/>
        <w:rtl/>
      </w:rPr>
      <w:t>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8A87" w14:textId="44C9017A" w:rsidR="002A7FD9" w:rsidRPr="00A35C71" w:rsidRDefault="00000000" w:rsidP="00AC0CB1">
    <w:pPr>
      <w:pStyle w:val="a3"/>
      <w:jc w:val="center"/>
      <w:rPr>
        <w:rtl/>
      </w:rPr>
    </w:pPr>
    <w:sdt>
      <w:sdtPr>
        <w:rPr>
          <w:rtl/>
        </w:rPr>
        <w:id w:val="-96640143"/>
        <w:docPartObj>
          <w:docPartGallery w:val="Page Numbers (Top of Page)"/>
          <w:docPartUnique/>
        </w:docPartObj>
      </w:sdtPr>
      <w:sdtContent>
        <w:r w:rsidR="002A7FD9" w:rsidRPr="00A35C71">
          <w:rPr>
            <w:rtl/>
          </w:rPr>
          <w:fldChar w:fldCharType="begin"/>
        </w:r>
        <w:r w:rsidR="002A7FD9" w:rsidRPr="00A35C71">
          <w:rPr>
            <w:rtl/>
          </w:rPr>
          <w:instrText xml:space="preserve"> </w:instrText>
        </w:r>
        <w:r w:rsidR="002A7FD9" w:rsidRPr="00A35C71">
          <w:instrText>STYLEREF</w:instrText>
        </w:r>
        <w:r w:rsidR="002A7FD9" w:rsidRPr="00A35C71">
          <w:rPr>
            <w:rtl/>
          </w:rPr>
          <w:instrText xml:space="preserve">  "דף בצד"  \* </w:instrText>
        </w:r>
        <w:r w:rsidR="002A7FD9" w:rsidRPr="00A35C71">
          <w:instrText>MERGEFORMAT</w:instrText>
        </w:r>
        <w:r w:rsidR="002A7FD9" w:rsidRPr="00A35C71">
          <w:rPr>
            <w:rtl/>
          </w:rPr>
          <w:instrText xml:space="preserve"> </w:instrText>
        </w:r>
        <w:r w:rsidR="001C7434">
          <w:rPr>
            <w:rtl/>
          </w:rPr>
          <w:fldChar w:fldCharType="separate"/>
        </w:r>
        <w:r w:rsidR="001C7434">
          <w:rPr>
            <w:noProof/>
            <w:rtl/>
          </w:rPr>
          <w:t>ד.</w:t>
        </w:r>
        <w:r w:rsidR="002A7FD9" w:rsidRPr="00A35C71">
          <w:rPr>
            <w:rtl/>
          </w:rPr>
          <w:fldChar w:fldCharType="end"/>
        </w:r>
        <w:r w:rsidR="002A7FD9" w:rsidRPr="00A35C71">
          <w:rPr>
            <w:rFonts w:hint="cs"/>
            <w:rtl/>
          </w:rPr>
          <w:t xml:space="preserve"> </w:t>
        </w:r>
        <w:r w:rsidR="002A7FD9" w:rsidRPr="00A35C71">
          <w:rPr>
            <w:rtl/>
          </w:rPr>
          <w:fldChar w:fldCharType="begin"/>
        </w:r>
        <w:r w:rsidR="002A7FD9" w:rsidRPr="00A35C71">
          <w:rPr>
            <w:rtl/>
          </w:rPr>
          <w:instrText xml:space="preserve"> </w:instrText>
        </w:r>
        <w:r w:rsidR="002A7FD9" w:rsidRPr="00A35C71">
          <w:rPr>
            <w:rFonts w:hint="cs"/>
          </w:rPr>
          <w:instrText>STYLEREF</w:instrText>
        </w:r>
        <w:r w:rsidR="002A7FD9" w:rsidRPr="00A35C71">
          <w:rPr>
            <w:rFonts w:hint="cs"/>
            <w:rtl/>
          </w:rPr>
          <w:instrText xml:space="preserve">  "תחילת פרק"  \* </w:instrText>
        </w:r>
        <w:r w:rsidR="002A7FD9" w:rsidRPr="00A35C71">
          <w:rPr>
            <w:rFonts w:hint="cs"/>
          </w:rPr>
          <w:instrText>MERGEFORMAT</w:instrText>
        </w:r>
        <w:r w:rsidR="002A7FD9" w:rsidRPr="00A35C71">
          <w:rPr>
            <w:rtl/>
          </w:rPr>
          <w:instrText xml:space="preserve"> </w:instrText>
        </w:r>
        <w:r w:rsidR="002A7FD9" w:rsidRPr="00A35C71">
          <w:rPr>
            <w:rtl/>
          </w:rPr>
          <w:fldChar w:fldCharType="separate"/>
        </w:r>
        <w:r w:rsidR="001C7434">
          <w:rPr>
            <w:noProof/>
            <w:rtl/>
          </w:rPr>
          <w:t>פרק ראשון אור לי''ד</w:t>
        </w:r>
        <w:r w:rsidR="002A7FD9" w:rsidRPr="00A35C71">
          <w:rPr>
            <w:rtl/>
          </w:rPr>
          <w:fldChar w:fldCharType="end"/>
        </w:r>
      </w:sdtContent>
    </w:sdt>
    <w:r w:rsidR="00AC0CB1" w:rsidRPr="00A35C71">
      <w:rPr>
        <w:rFonts w:ascii="BA חניכי הישיבות" w:hAnsi="BA חניכי הישיבות" w:cs="BA חניכי הישיבות"/>
        <w:spacing w:val="0"/>
        <w:rtl/>
      </w:rPr>
      <w:t>׵</w:t>
    </w:r>
    <w:r w:rsidR="00AC0CB1" w:rsidRPr="00A35C71">
      <w:rPr>
        <w:rFonts w:hint="cs"/>
        <w:rtl/>
      </w:rPr>
      <w:t>שינ</w:t>
    </w:r>
    <w:r w:rsidR="00AC0CB1" w:rsidRPr="00A35C71">
      <w:rPr>
        <w:rtl/>
      </w:rPr>
      <w:t>נא</w:t>
    </w:r>
    <w:r w:rsidR="00AC0CB1" w:rsidRPr="00A35C71">
      <w:rPr>
        <w:rFonts w:ascii="BA חניכי הישיבות" w:hAnsi="BA חניכי הישיבות" w:cs="BA חניכי הישיבות"/>
        <w:spacing w:val="0"/>
        <w:rtl/>
      </w:rPr>
      <w:t></w:t>
    </w:r>
    <w:r w:rsidR="00AC0CB1">
      <w:rPr>
        <w:rFonts w:ascii="BA חניכי הישיבות" w:hAnsi="BA חניכי הישיבות" w:cs="BA חניכי הישיבות"/>
        <w:bCs/>
        <w:spacing w:val="0"/>
        <w:rtl/>
      </w:rPr>
      <w:ptab w:relativeTo="margin" w:alignment="right" w:leader="none"/>
    </w:r>
    <w:r w:rsidR="002A7FD9" w:rsidRPr="00A35C71">
      <w:rPr>
        <w:rFonts w:hint="cs"/>
        <w:rtl/>
      </w:rPr>
      <w:t>פסח</w:t>
    </w:r>
    <w:r w:rsidR="002A7FD9">
      <w:rPr>
        <w:rFonts w:hint="cs"/>
        <w:rtl/>
      </w:rPr>
      <w:t>+</w:t>
    </w:r>
    <w:r w:rsidR="002A7FD9" w:rsidRPr="00A35C71">
      <w:rPr>
        <w:rFonts w:hint="cs"/>
        <w:rtl/>
      </w:rPr>
      <w:t>ים</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FC0F" w14:textId="54016388" w:rsidR="002A7FD9" w:rsidRPr="00A35C71" w:rsidRDefault="00000000" w:rsidP="00A35C71">
    <w:pPr>
      <w:pStyle w:val="a3"/>
      <w:rPr>
        <w:rtl/>
      </w:rPr>
    </w:pPr>
    <w:sdt>
      <w:sdtPr>
        <w:rPr>
          <w:rtl/>
        </w:rPr>
        <w:id w:val="1718541306"/>
        <w:docPartObj>
          <w:docPartGallery w:val="Page Numbers (Top of Page)"/>
          <w:docPartUnique/>
        </w:docPartObj>
      </w:sdtPr>
      <w:sdtContent>
        <w:r w:rsidR="002A7FD9" w:rsidRPr="00A35C71">
          <w:rPr>
            <w:rtl/>
          </w:rPr>
          <w:fldChar w:fldCharType="begin"/>
        </w:r>
        <w:r w:rsidR="002A7FD9" w:rsidRPr="00A35C71">
          <w:rPr>
            <w:rtl/>
          </w:rPr>
          <w:instrText xml:space="preserve"> </w:instrText>
        </w:r>
        <w:r w:rsidR="002A7FD9" w:rsidRPr="00A35C71">
          <w:instrText>STYLEREF</w:instrText>
        </w:r>
        <w:r w:rsidR="002A7FD9" w:rsidRPr="00A35C71">
          <w:rPr>
            <w:rtl/>
          </w:rPr>
          <w:instrText xml:space="preserve">  "דף בצד"  \* </w:instrText>
        </w:r>
        <w:r w:rsidR="002A7FD9" w:rsidRPr="00A35C71">
          <w:instrText>MERGEFORMAT</w:instrText>
        </w:r>
        <w:r w:rsidR="002A7FD9" w:rsidRPr="00A35C71">
          <w:rPr>
            <w:rtl/>
          </w:rPr>
          <w:instrText xml:space="preserve"> </w:instrText>
        </w:r>
        <w:r w:rsidR="002A7FD9" w:rsidRPr="00A35C71">
          <w:rPr>
            <w:rtl/>
          </w:rPr>
          <w:fldChar w:fldCharType="separate"/>
        </w:r>
        <w:r w:rsidR="001C7434">
          <w:rPr>
            <w:noProof/>
            <w:rtl/>
          </w:rPr>
          <w:t>קכא.</w:t>
        </w:r>
        <w:r w:rsidR="002A7FD9" w:rsidRPr="00A35C71">
          <w:rPr>
            <w:rtl/>
          </w:rPr>
          <w:fldChar w:fldCharType="end"/>
        </w:r>
        <w:r w:rsidR="002A7FD9" w:rsidRPr="00A35C71">
          <w:rPr>
            <w:rFonts w:hint="cs"/>
            <w:rtl/>
          </w:rPr>
          <w:t xml:space="preserve"> </w:t>
        </w:r>
        <w:r w:rsidR="002A7FD9" w:rsidRPr="00A35C71">
          <w:rPr>
            <w:rtl/>
          </w:rPr>
          <w:fldChar w:fldCharType="begin"/>
        </w:r>
        <w:r w:rsidR="002A7FD9" w:rsidRPr="00A35C71">
          <w:rPr>
            <w:rtl/>
          </w:rPr>
          <w:instrText xml:space="preserve"> </w:instrText>
        </w:r>
        <w:r w:rsidR="002A7FD9" w:rsidRPr="00A35C71">
          <w:rPr>
            <w:rFonts w:hint="cs"/>
          </w:rPr>
          <w:instrText>STYLEREF</w:instrText>
        </w:r>
        <w:r w:rsidR="002A7FD9" w:rsidRPr="00A35C71">
          <w:rPr>
            <w:rFonts w:hint="cs"/>
            <w:rtl/>
          </w:rPr>
          <w:instrText xml:space="preserve">  "תחילת פרק"  \* </w:instrText>
        </w:r>
        <w:r w:rsidR="002A7FD9" w:rsidRPr="00A35C71">
          <w:rPr>
            <w:rFonts w:hint="cs"/>
          </w:rPr>
          <w:instrText>MERGEFORMAT</w:instrText>
        </w:r>
        <w:r w:rsidR="002A7FD9" w:rsidRPr="00A35C71">
          <w:rPr>
            <w:rtl/>
          </w:rPr>
          <w:instrText xml:space="preserve"> </w:instrText>
        </w:r>
        <w:r w:rsidR="002A7FD9" w:rsidRPr="00A35C71">
          <w:rPr>
            <w:rtl/>
          </w:rPr>
          <w:fldChar w:fldCharType="separate"/>
        </w:r>
        <w:r w:rsidR="001C7434">
          <w:rPr>
            <w:noProof/>
            <w:rtl/>
          </w:rPr>
          <w:t>פרק ראשון אור לי''ד</w:t>
        </w:r>
        <w:r w:rsidR="002A7FD9" w:rsidRPr="00A35C71">
          <w:rPr>
            <w:rtl/>
          </w:rPr>
          <w:fldChar w:fldCharType="end"/>
        </w:r>
        <w:r w:rsidR="002A7FD9" w:rsidRPr="00A35C71">
          <w:rPr>
            <w:rtl/>
          </w:rPr>
          <w:tab/>
        </w:r>
        <w:r w:rsidR="002A7FD9" w:rsidRPr="00A35C71">
          <w:rPr>
            <w:rFonts w:ascii="BA חניכי הישיבות" w:hAnsi="BA חניכי הישיבות" w:cs="BA חניכי הישיבות"/>
            <w:spacing w:val="0"/>
            <w:rtl/>
          </w:rPr>
          <w:t>׵</w:t>
        </w:r>
        <w:r w:rsidR="002A7FD9" w:rsidRPr="00A35C71">
          <w:rPr>
            <w:rFonts w:hint="cs"/>
            <w:rtl/>
          </w:rPr>
          <w:t>שינ</w:t>
        </w:r>
        <w:r w:rsidR="002A7FD9" w:rsidRPr="00A35C71">
          <w:rPr>
            <w:rtl/>
          </w:rPr>
          <w:t>נא</w:t>
        </w:r>
        <w:r w:rsidR="002A7FD9" w:rsidRPr="00A35C71">
          <w:rPr>
            <w:rFonts w:ascii="BA חניכי הישיבות" w:hAnsi="BA חניכי הישיבות" w:cs="BA חניכי הישיבות"/>
            <w:spacing w:val="0"/>
            <w:rtl/>
          </w:rPr>
          <w:t></w:t>
        </w:r>
      </w:sdtContent>
    </w:sdt>
    <w:r w:rsidR="002A7FD9" w:rsidRPr="00A35C71">
      <w:rPr>
        <w:rFonts w:hint="cs"/>
        <w:rtl/>
      </w:rPr>
      <w:t xml:space="preserve"> </w:t>
    </w:r>
    <w:r w:rsidR="002A7FD9" w:rsidRPr="00A35C71">
      <w:tab/>
    </w:r>
    <w:r w:rsidR="002A7FD9" w:rsidRPr="00A35C71">
      <w:rPr>
        <w:rFonts w:hint="cs"/>
        <w:rtl/>
      </w:rPr>
      <w:t>פסח</w:t>
    </w:r>
    <w:r w:rsidR="002A7FD9">
      <w:rPr>
        <w:rFonts w:hint="cs"/>
        <w:rtl/>
      </w:rPr>
      <w:t>+</w:t>
    </w:r>
    <w:r w:rsidR="002A7FD9" w:rsidRPr="00A35C71">
      <w:rPr>
        <w:rFonts w:hint="cs"/>
        <w:rtl/>
      </w:rPr>
      <w:t>ים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7120"/>
    <w:multiLevelType w:val="hybridMultilevel"/>
    <w:tmpl w:val="250CB148"/>
    <w:lvl w:ilvl="0" w:tplc="220C74F4">
      <w:start w:val="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E0BB8"/>
    <w:multiLevelType w:val="hybridMultilevel"/>
    <w:tmpl w:val="9C9690AC"/>
    <w:lvl w:ilvl="0" w:tplc="8782F86A">
      <w:start w:val="1"/>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727B2"/>
    <w:multiLevelType w:val="hybridMultilevel"/>
    <w:tmpl w:val="D9B48D80"/>
    <w:lvl w:ilvl="0" w:tplc="DA06993A">
      <w:start w:val="11"/>
      <w:numFmt w:val="bullet"/>
      <w:lvlText w:val="-"/>
      <w:lvlJc w:val="left"/>
      <w:pPr>
        <w:ind w:left="473" w:hanging="360"/>
      </w:pPr>
      <w:rPr>
        <w:rFonts w:ascii="FrankRuehl" w:eastAsiaTheme="minorHAnsi" w:hAnsi="FrankRuehl" w:cs="FrankRuehl"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3" w15:restartNumberingAfterBreak="0">
    <w:nsid w:val="1CE93E47"/>
    <w:multiLevelType w:val="hybridMultilevel"/>
    <w:tmpl w:val="9742510C"/>
    <w:lvl w:ilvl="0" w:tplc="04B28436">
      <w:start w:val="1"/>
      <w:numFmt w:val="hebrew1"/>
      <w:lvlText w:val="%1."/>
      <w:lvlJc w:val="left"/>
      <w:pPr>
        <w:ind w:left="720" w:hanging="360"/>
      </w:pPr>
      <w:rPr>
        <w:rFonts w:ascii="Fb Fontext" w:hAnsi="Fb Fon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45BDE"/>
    <w:multiLevelType w:val="hybridMultilevel"/>
    <w:tmpl w:val="1AFEC266"/>
    <w:lvl w:ilvl="0" w:tplc="D09C6F60">
      <w:start w:val="1"/>
      <w:numFmt w:val="hebrew1"/>
      <w:lvlText w:val="%1."/>
      <w:lvlJc w:val="left"/>
      <w:pPr>
        <w:ind w:left="720" w:hanging="360"/>
      </w:pPr>
      <w:rPr>
        <w:rFonts w:ascii="Fb Fontext" w:hAnsi="Fb Fon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2093A51"/>
    <w:multiLevelType w:val="hybridMultilevel"/>
    <w:tmpl w:val="58B0DACA"/>
    <w:lvl w:ilvl="0" w:tplc="912CC536">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639E2"/>
    <w:multiLevelType w:val="hybridMultilevel"/>
    <w:tmpl w:val="8D50E114"/>
    <w:lvl w:ilvl="0" w:tplc="9EAA57C4">
      <w:start w:val="3"/>
      <w:numFmt w:val="bullet"/>
      <w:lvlText w:val="-"/>
      <w:lvlJc w:val="left"/>
      <w:pPr>
        <w:ind w:left="720" w:hanging="360"/>
      </w:pPr>
      <w:rPr>
        <w:rFonts w:ascii="FrankRuehl" w:eastAsiaTheme="minorHAnsi" w:hAnsi="FrankRuehl" w:cs="FrankRueh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C1266"/>
    <w:multiLevelType w:val="hybridMultilevel"/>
    <w:tmpl w:val="186C27C6"/>
    <w:lvl w:ilvl="0" w:tplc="35CA08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6F2983"/>
    <w:multiLevelType w:val="hybridMultilevel"/>
    <w:tmpl w:val="9E7A2B24"/>
    <w:lvl w:ilvl="0" w:tplc="CAA2382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E10789"/>
    <w:multiLevelType w:val="hybridMultilevel"/>
    <w:tmpl w:val="0F72E8D0"/>
    <w:lvl w:ilvl="0" w:tplc="74823A18">
      <w:start w:val="1"/>
      <w:numFmt w:val="hebrew1"/>
      <w:lvlText w:val="%1."/>
      <w:lvlJc w:val="left"/>
      <w:pPr>
        <w:ind w:left="720" w:hanging="360"/>
      </w:pPr>
      <w:rPr>
        <w:rFonts w:ascii="Fb Fontext" w:hAnsi="Fb Fon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FA4358"/>
    <w:multiLevelType w:val="hybridMultilevel"/>
    <w:tmpl w:val="D03C1490"/>
    <w:lvl w:ilvl="0" w:tplc="2EA836A6">
      <w:start w:val="1"/>
      <w:numFmt w:val="hebrew1"/>
      <w:lvlText w:val="%1."/>
      <w:lvlJc w:val="left"/>
      <w:pPr>
        <w:ind w:left="720" w:hanging="360"/>
      </w:pPr>
      <w:rPr>
        <w:rFonts w:ascii="Fb Fontext" w:hAnsi="Fb Fon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2C1679"/>
    <w:multiLevelType w:val="hybridMultilevel"/>
    <w:tmpl w:val="E5383E68"/>
    <w:lvl w:ilvl="0" w:tplc="F04E81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193295"/>
    <w:multiLevelType w:val="hybridMultilevel"/>
    <w:tmpl w:val="250CAD18"/>
    <w:lvl w:ilvl="0" w:tplc="B4A000C6">
      <w:start w:val="1"/>
      <w:numFmt w:val="hebrew1"/>
      <w:lvlText w:val="%1."/>
      <w:lvlJc w:val="left"/>
      <w:pPr>
        <w:ind w:left="720" w:hanging="360"/>
      </w:pPr>
      <w:rPr>
        <w:rFonts w:ascii="Fb Fontext" w:hAnsi="Fb Fon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761A89"/>
    <w:multiLevelType w:val="hybridMultilevel"/>
    <w:tmpl w:val="C40C9F9E"/>
    <w:lvl w:ilvl="0" w:tplc="27AAFE52">
      <w:start w:val="1"/>
      <w:numFmt w:val="hebrew1"/>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859801">
    <w:abstractNumId w:val="0"/>
  </w:num>
  <w:num w:numId="2" w16cid:durableId="1576893405">
    <w:abstractNumId w:val="5"/>
  </w:num>
  <w:num w:numId="3" w16cid:durableId="1947957587">
    <w:abstractNumId w:val="1"/>
  </w:num>
  <w:num w:numId="4" w16cid:durableId="795489774">
    <w:abstractNumId w:val="7"/>
  </w:num>
  <w:num w:numId="5" w16cid:durableId="630936545">
    <w:abstractNumId w:val="6"/>
  </w:num>
  <w:num w:numId="6" w16cid:durableId="73287252">
    <w:abstractNumId w:val="2"/>
  </w:num>
  <w:num w:numId="7" w16cid:durableId="2035030089">
    <w:abstractNumId w:val="9"/>
  </w:num>
  <w:num w:numId="8" w16cid:durableId="1116758042">
    <w:abstractNumId w:val="3"/>
  </w:num>
  <w:num w:numId="9" w16cid:durableId="23288996">
    <w:abstractNumId w:val="10"/>
  </w:num>
  <w:num w:numId="10" w16cid:durableId="1415855348">
    <w:abstractNumId w:val="11"/>
  </w:num>
  <w:num w:numId="11" w16cid:durableId="1314942502">
    <w:abstractNumId w:val="4"/>
  </w:num>
  <w:num w:numId="12" w16cid:durableId="1557161052">
    <w:abstractNumId w:val="13"/>
  </w:num>
  <w:num w:numId="13" w16cid:durableId="1722484188">
    <w:abstractNumId w:val="12"/>
  </w:num>
  <w:num w:numId="14" w16cid:durableId="421875334">
    <w:abstractNumId w:val="14"/>
  </w:num>
  <w:num w:numId="15" w16cid:durableId="200620133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flegg">
    <w15:presenceInfo w15:providerId="Windows Live" w15:userId="8d7a79627462e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13"/>
  <w:trackRevision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89F"/>
    <w:rsid w:val="000018C2"/>
    <w:rsid w:val="00003F3A"/>
    <w:rsid w:val="000156A0"/>
    <w:rsid w:val="0001665D"/>
    <w:rsid w:val="00016B79"/>
    <w:rsid w:val="000215DC"/>
    <w:rsid w:val="00027AFF"/>
    <w:rsid w:val="00030C4B"/>
    <w:rsid w:val="00032123"/>
    <w:rsid w:val="00033BB6"/>
    <w:rsid w:val="00034AC8"/>
    <w:rsid w:val="0004022B"/>
    <w:rsid w:val="00041D0F"/>
    <w:rsid w:val="00076A1B"/>
    <w:rsid w:val="000964D8"/>
    <w:rsid w:val="000A0C99"/>
    <w:rsid w:val="000A529D"/>
    <w:rsid w:val="000B23DC"/>
    <w:rsid w:val="000B3DBC"/>
    <w:rsid w:val="000B52D6"/>
    <w:rsid w:val="000C55B6"/>
    <w:rsid w:val="000D5B4E"/>
    <w:rsid w:val="0011715B"/>
    <w:rsid w:val="00126B3D"/>
    <w:rsid w:val="00127038"/>
    <w:rsid w:val="001412DF"/>
    <w:rsid w:val="001648AC"/>
    <w:rsid w:val="00166ADF"/>
    <w:rsid w:val="00177C02"/>
    <w:rsid w:val="001808EE"/>
    <w:rsid w:val="00180F5B"/>
    <w:rsid w:val="0018590F"/>
    <w:rsid w:val="00190832"/>
    <w:rsid w:val="00192F6C"/>
    <w:rsid w:val="001A0959"/>
    <w:rsid w:val="001B1846"/>
    <w:rsid w:val="001C20F9"/>
    <w:rsid w:val="001C384D"/>
    <w:rsid w:val="001C69E0"/>
    <w:rsid w:val="001C7434"/>
    <w:rsid w:val="001D7026"/>
    <w:rsid w:val="001E7A1A"/>
    <w:rsid w:val="001F4E3A"/>
    <w:rsid w:val="00210873"/>
    <w:rsid w:val="00210F52"/>
    <w:rsid w:val="00212192"/>
    <w:rsid w:val="00221310"/>
    <w:rsid w:val="00226970"/>
    <w:rsid w:val="00245448"/>
    <w:rsid w:val="00246A20"/>
    <w:rsid w:val="002633D5"/>
    <w:rsid w:val="00280C4A"/>
    <w:rsid w:val="0029775F"/>
    <w:rsid w:val="002A3C07"/>
    <w:rsid w:val="002A7FD9"/>
    <w:rsid w:val="002B0443"/>
    <w:rsid w:val="002B6A46"/>
    <w:rsid w:val="002B77E1"/>
    <w:rsid w:val="002D1D58"/>
    <w:rsid w:val="002E1AD0"/>
    <w:rsid w:val="002E362D"/>
    <w:rsid w:val="002E5944"/>
    <w:rsid w:val="002F64F7"/>
    <w:rsid w:val="0030227B"/>
    <w:rsid w:val="00311FA8"/>
    <w:rsid w:val="00317FF7"/>
    <w:rsid w:val="00325227"/>
    <w:rsid w:val="00334A7A"/>
    <w:rsid w:val="00335A0C"/>
    <w:rsid w:val="00347852"/>
    <w:rsid w:val="00350201"/>
    <w:rsid w:val="003513FE"/>
    <w:rsid w:val="00351A2D"/>
    <w:rsid w:val="00356185"/>
    <w:rsid w:val="00370E5A"/>
    <w:rsid w:val="00374C40"/>
    <w:rsid w:val="00374F9A"/>
    <w:rsid w:val="003770A0"/>
    <w:rsid w:val="003808E7"/>
    <w:rsid w:val="00381886"/>
    <w:rsid w:val="0038351F"/>
    <w:rsid w:val="00384EC8"/>
    <w:rsid w:val="00386E7A"/>
    <w:rsid w:val="00390049"/>
    <w:rsid w:val="00391720"/>
    <w:rsid w:val="00392DC6"/>
    <w:rsid w:val="00397458"/>
    <w:rsid w:val="003A44FF"/>
    <w:rsid w:val="003D04E0"/>
    <w:rsid w:val="003D0838"/>
    <w:rsid w:val="003D56DF"/>
    <w:rsid w:val="003D64B4"/>
    <w:rsid w:val="003E38CF"/>
    <w:rsid w:val="003E43B3"/>
    <w:rsid w:val="003E4804"/>
    <w:rsid w:val="003E5D20"/>
    <w:rsid w:val="003F0FB3"/>
    <w:rsid w:val="003F780A"/>
    <w:rsid w:val="003F7960"/>
    <w:rsid w:val="004017A1"/>
    <w:rsid w:val="00413009"/>
    <w:rsid w:val="00424D69"/>
    <w:rsid w:val="00442470"/>
    <w:rsid w:val="0045211B"/>
    <w:rsid w:val="004535B8"/>
    <w:rsid w:val="00463DF7"/>
    <w:rsid w:val="004711EF"/>
    <w:rsid w:val="004769CE"/>
    <w:rsid w:val="004862A1"/>
    <w:rsid w:val="004867BB"/>
    <w:rsid w:val="00491E6E"/>
    <w:rsid w:val="00495022"/>
    <w:rsid w:val="004A085A"/>
    <w:rsid w:val="004A41E2"/>
    <w:rsid w:val="004A62EC"/>
    <w:rsid w:val="004C0677"/>
    <w:rsid w:val="004C158D"/>
    <w:rsid w:val="004D18C1"/>
    <w:rsid w:val="004D21FE"/>
    <w:rsid w:val="004E450A"/>
    <w:rsid w:val="004F1DF7"/>
    <w:rsid w:val="004F5C08"/>
    <w:rsid w:val="005032BC"/>
    <w:rsid w:val="00503FF3"/>
    <w:rsid w:val="00511870"/>
    <w:rsid w:val="00521778"/>
    <w:rsid w:val="00522F19"/>
    <w:rsid w:val="00525681"/>
    <w:rsid w:val="00526E13"/>
    <w:rsid w:val="00556CCA"/>
    <w:rsid w:val="00562CFB"/>
    <w:rsid w:val="00563AC1"/>
    <w:rsid w:val="005775EC"/>
    <w:rsid w:val="00583ECB"/>
    <w:rsid w:val="005870C6"/>
    <w:rsid w:val="00597DDE"/>
    <w:rsid w:val="005A1ABD"/>
    <w:rsid w:val="005A7520"/>
    <w:rsid w:val="005B3BD4"/>
    <w:rsid w:val="005B78F7"/>
    <w:rsid w:val="005C0758"/>
    <w:rsid w:val="005C3FF1"/>
    <w:rsid w:val="005D710F"/>
    <w:rsid w:val="005F7EED"/>
    <w:rsid w:val="006106CC"/>
    <w:rsid w:val="006205C1"/>
    <w:rsid w:val="006209D6"/>
    <w:rsid w:val="00623CAA"/>
    <w:rsid w:val="006279B3"/>
    <w:rsid w:val="00641942"/>
    <w:rsid w:val="00655B7E"/>
    <w:rsid w:val="0065617C"/>
    <w:rsid w:val="00664A3D"/>
    <w:rsid w:val="0067135C"/>
    <w:rsid w:val="00683368"/>
    <w:rsid w:val="006920C7"/>
    <w:rsid w:val="00694F1A"/>
    <w:rsid w:val="00696404"/>
    <w:rsid w:val="00696B01"/>
    <w:rsid w:val="006B1F87"/>
    <w:rsid w:val="006B2FED"/>
    <w:rsid w:val="006B4B7A"/>
    <w:rsid w:val="006C25B9"/>
    <w:rsid w:val="006C2E40"/>
    <w:rsid w:val="006D33C9"/>
    <w:rsid w:val="006E359B"/>
    <w:rsid w:val="006E3DCA"/>
    <w:rsid w:val="006E7087"/>
    <w:rsid w:val="006F09F7"/>
    <w:rsid w:val="006F767D"/>
    <w:rsid w:val="00704563"/>
    <w:rsid w:val="00704606"/>
    <w:rsid w:val="0070583A"/>
    <w:rsid w:val="007104BC"/>
    <w:rsid w:val="007210D7"/>
    <w:rsid w:val="00722D2D"/>
    <w:rsid w:val="00724DF5"/>
    <w:rsid w:val="00726C0F"/>
    <w:rsid w:val="00733488"/>
    <w:rsid w:val="00733F93"/>
    <w:rsid w:val="00740587"/>
    <w:rsid w:val="007415EA"/>
    <w:rsid w:val="007435EB"/>
    <w:rsid w:val="00743F83"/>
    <w:rsid w:val="0075032B"/>
    <w:rsid w:val="00754D46"/>
    <w:rsid w:val="00762BC7"/>
    <w:rsid w:val="00763BA7"/>
    <w:rsid w:val="00765D2F"/>
    <w:rsid w:val="00767444"/>
    <w:rsid w:val="007701E4"/>
    <w:rsid w:val="00777B7F"/>
    <w:rsid w:val="007A02AF"/>
    <w:rsid w:val="007A3015"/>
    <w:rsid w:val="007A50B3"/>
    <w:rsid w:val="007B11DF"/>
    <w:rsid w:val="007C4D5F"/>
    <w:rsid w:val="007E0344"/>
    <w:rsid w:val="007E4435"/>
    <w:rsid w:val="007E6FFA"/>
    <w:rsid w:val="007F622E"/>
    <w:rsid w:val="00802D28"/>
    <w:rsid w:val="008119EF"/>
    <w:rsid w:val="00814170"/>
    <w:rsid w:val="00820ED7"/>
    <w:rsid w:val="00820FB9"/>
    <w:rsid w:val="008402C7"/>
    <w:rsid w:val="00847D94"/>
    <w:rsid w:val="0085378A"/>
    <w:rsid w:val="00855E5D"/>
    <w:rsid w:val="00857254"/>
    <w:rsid w:val="00887A07"/>
    <w:rsid w:val="008901C5"/>
    <w:rsid w:val="008921CC"/>
    <w:rsid w:val="00895752"/>
    <w:rsid w:val="008A13F6"/>
    <w:rsid w:val="008A48D8"/>
    <w:rsid w:val="008A64C9"/>
    <w:rsid w:val="008B19E8"/>
    <w:rsid w:val="008B20CA"/>
    <w:rsid w:val="008B6B01"/>
    <w:rsid w:val="008B72AD"/>
    <w:rsid w:val="008C0DFE"/>
    <w:rsid w:val="008F01DA"/>
    <w:rsid w:val="008F16C6"/>
    <w:rsid w:val="009037B5"/>
    <w:rsid w:val="00906D87"/>
    <w:rsid w:val="00915F49"/>
    <w:rsid w:val="00916C28"/>
    <w:rsid w:val="009201BB"/>
    <w:rsid w:val="00930FD3"/>
    <w:rsid w:val="0093188C"/>
    <w:rsid w:val="009415ED"/>
    <w:rsid w:val="00947000"/>
    <w:rsid w:val="00970482"/>
    <w:rsid w:val="009718AB"/>
    <w:rsid w:val="0097501B"/>
    <w:rsid w:val="009852F3"/>
    <w:rsid w:val="00996675"/>
    <w:rsid w:val="009A151F"/>
    <w:rsid w:val="009B32E3"/>
    <w:rsid w:val="009B68C9"/>
    <w:rsid w:val="009C148A"/>
    <w:rsid w:val="009D20DB"/>
    <w:rsid w:val="009E75C1"/>
    <w:rsid w:val="009F3F72"/>
    <w:rsid w:val="00A001DF"/>
    <w:rsid w:val="00A01BBB"/>
    <w:rsid w:val="00A02C2B"/>
    <w:rsid w:val="00A02CA8"/>
    <w:rsid w:val="00A07CD8"/>
    <w:rsid w:val="00A13B3B"/>
    <w:rsid w:val="00A2443B"/>
    <w:rsid w:val="00A30DE8"/>
    <w:rsid w:val="00A31EC1"/>
    <w:rsid w:val="00A35C71"/>
    <w:rsid w:val="00A51C05"/>
    <w:rsid w:val="00A53E70"/>
    <w:rsid w:val="00A56916"/>
    <w:rsid w:val="00A57728"/>
    <w:rsid w:val="00A60456"/>
    <w:rsid w:val="00A665F9"/>
    <w:rsid w:val="00A74A36"/>
    <w:rsid w:val="00A80BF3"/>
    <w:rsid w:val="00AA6195"/>
    <w:rsid w:val="00AA7127"/>
    <w:rsid w:val="00AB09D2"/>
    <w:rsid w:val="00AB3B38"/>
    <w:rsid w:val="00AC080C"/>
    <w:rsid w:val="00AC0CB1"/>
    <w:rsid w:val="00AD6C90"/>
    <w:rsid w:val="00AE3964"/>
    <w:rsid w:val="00AE5120"/>
    <w:rsid w:val="00AF74C3"/>
    <w:rsid w:val="00B1174A"/>
    <w:rsid w:val="00B138E1"/>
    <w:rsid w:val="00B1595D"/>
    <w:rsid w:val="00B20E8D"/>
    <w:rsid w:val="00B251B6"/>
    <w:rsid w:val="00B25284"/>
    <w:rsid w:val="00B254EE"/>
    <w:rsid w:val="00B257B7"/>
    <w:rsid w:val="00B3104B"/>
    <w:rsid w:val="00B32D97"/>
    <w:rsid w:val="00B34EED"/>
    <w:rsid w:val="00B43F61"/>
    <w:rsid w:val="00B5062E"/>
    <w:rsid w:val="00B53A7E"/>
    <w:rsid w:val="00B53A81"/>
    <w:rsid w:val="00B64A77"/>
    <w:rsid w:val="00B64DAF"/>
    <w:rsid w:val="00B72303"/>
    <w:rsid w:val="00B7327E"/>
    <w:rsid w:val="00B821FD"/>
    <w:rsid w:val="00B8387C"/>
    <w:rsid w:val="00B870CD"/>
    <w:rsid w:val="00B97402"/>
    <w:rsid w:val="00BF76B0"/>
    <w:rsid w:val="00C02D02"/>
    <w:rsid w:val="00C02E84"/>
    <w:rsid w:val="00C04C89"/>
    <w:rsid w:val="00C12668"/>
    <w:rsid w:val="00C12991"/>
    <w:rsid w:val="00C12BA7"/>
    <w:rsid w:val="00C22238"/>
    <w:rsid w:val="00C33EC3"/>
    <w:rsid w:val="00C341EF"/>
    <w:rsid w:val="00C34B5B"/>
    <w:rsid w:val="00C360EB"/>
    <w:rsid w:val="00C375B0"/>
    <w:rsid w:val="00C41CE2"/>
    <w:rsid w:val="00C445A2"/>
    <w:rsid w:val="00C50A55"/>
    <w:rsid w:val="00C55BD6"/>
    <w:rsid w:val="00C734EE"/>
    <w:rsid w:val="00C824D6"/>
    <w:rsid w:val="00C83420"/>
    <w:rsid w:val="00C8583F"/>
    <w:rsid w:val="00C87832"/>
    <w:rsid w:val="00C94D76"/>
    <w:rsid w:val="00CA3231"/>
    <w:rsid w:val="00CB7A83"/>
    <w:rsid w:val="00CF0B6C"/>
    <w:rsid w:val="00CF542C"/>
    <w:rsid w:val="00D04F7D"/>
    <w:rsid w:val="00D11612"/>
    <w:rsid w:val="00D227AA"/>
    <w:rsid w:val="00D26D4C"/>
    <w:rsid w:val="00D57A66"/>
    <w:rsid w:val="00D6358C"/>
    <w:rsid w:val="00D661D8"/>
    <w:rsid w:val="00D92569"/>
    <w:rsid w:val="00D948FE"/>
    <w:rsid w:val="00D95009"/>
    <w:rsid w:val="00D967A1"/>
    <w:rsid w:val="00DA08D2"/>
    <w:rsid w:val="00DA4FD5"/>
    <w:rsid w:val="00DB7D63"/>
    <w:rsid w:val="00DC0C33"/>
    <w:rsid w:val="00DC7AAF"/>
    <w:rsid w:val="00DD142F"/>
    <w:rsid w:val="00DE12F8"/>
    <w:rsid w:val="00DF3ECB"/>
    <w:rsid w:val="00E019A9"/>
    <w:rsid w:val="00E15A6E"/>
    <w:rsid w:val="00E573C1"/>
    <w:rsid w:val="00E57743"/>
    <w:rsid w:val="00E6001F"/>
    <w:rsid w:val="00E72CE2"/>
    <w:rsid w:val="00E7658A"/>
    <w:rsid w:val="00E8089F"/>
    <w:rsid w:val="00E978B1"/>
    <w:rsid w:val="00EC7C99"/>
    <w:rsid w:val="00EE5D13"/>
    <w:rsid w:val="00EE73E1"/>
    <w:rsid w:val="00EE7F5E"/>
    <w:rsid w:val="00F02F50"/>
    <w:rsid w:val="00F031F2"/>
    <w:rsid w:val="00F179CE"/>
    <w:rsid w:val="00F30174"/>
    <w:rsid w:val="00F46A1C"/>
    <w:rsid w:val="00F47631"/>
    <w:rsid w:val="00F61771"/>
    <w:rsid w:val="00F7234C"/>
    <w:rsid w:val="00F76EB0"/>
    <w:rsid w:val="00F9737F"/>
    <w:rsid w:val="00FA3758"/>
    <w:rsid w:val="00FA7355"/>
    <w:rsid w:val="00FA749F"/>
    <w:rsid w:val="00FC072A"/>
    <w:rsid w:val="00FE3404"/>
    <w:rsid w:val="00FE798C"/>
    <w:rsid w:val="00FF2287"/>
    <w:rsid w:val="00FF6012"/>
    <w:rsid w:val="00FF72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80868"/>
  <w15:chartTrackingRefBased/>
  <w15:docId w15:val="{DA131DFB-A9BF-4641-9946-C1F08D5B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B6C"/>
    <w:pPr>
      <w:tabs>
        <w:tab w:val="left" w:pos="113"/>
      </w:tabs>
      <w:bidi/>
      <w:spacing w:after="0" w:line="220" w:lineRule="exact"/>
      <w:jc w:val="both"/>
    </w:pPr>
    <w:rPr>
      <w:rFonts w:ascii="BA Fontov Regular" w:hAnsi="BA Fontov Regular" w:cs="FrankRuehl"/>
      <w:sz w:val="18"/>
      <w:szCs w:val="18"/>
    </w:rPr>
  </w:style>
  <w:style w:type="paragraph" w:styleId="1">
    <w:name w:val="heading 1"/>
    <w:aliases w:val="100,0.7 דחוס"/>
    <w:basedOn w:val="a"/>
    <w:next w:val="a"/>
    <w:link w:val="10"/>
    <w:uiPriority w:val="9"/>
    <w:rsid w:val="00E8089F"/>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E8089F"/>
    <w:pPr>
      <w:keepNext/>
      <w:outlineLvl w:val="1"/>
    </w:pPr>
    <w:rPr>
      <w:rFonts w:ascii="David" w:hAnsi="David"/>
      <w:b/>
      <w:bCs/>
      <w:w w:val="92"/>
    </w:rPr>
  </w:style>
  <w:style w:type="paragraph" w:styleId="3">
    <w:name w:val="heading 3"/>
    <w:basedOn w:val="a"/>
    <w:next w:val="a"/>
    <w:link w:val="30"/>
    <w:unhideWhenUsed/>
    <w:qFormat/>
    <w:rsid w:val="00E8089F"/>
    <w:pPr>
      <w:keepNext/>
      <w:outlineLvl w:val="2"/>
    </w:pPr>
    <w:rPr>
      <w:rFonts w:ascii="David" w:hAnsi="David"/>
      <w:w w:val="92"/>
    </w:rPr>
  </w:style>
  <w:style w:type="paragraph" w:styleId="4">
    <w:name w:val="heading 4"/>
    <w:basedOn w:val="a"/>
    <w:next w:val="a"/>
    <w:link w:val="40"/>
    <w:uiPriority w:val="9"/>
    <w:unhideWhenUsed/>
    <w:qFormat/>
    <w:rsid w:val="00E8089F"/>
    <w:pPr>
      <w:keepNext/>
      <w:outlineLvl w:val="3"/>
    </w:pPr>
    <w:rPr>
      <w:rFonts w:ascii="David" w:hAnsi="David"/>
      <w:b/>
      <w:bCs/>
      <w:w w:val="92"/>
    </w:rPr>
  </w:style>
  <w:style w:type="paragraph" w:styleId="5">
    <w:name w:val="heading 5"/>
    <w:basedOn w:val="a"/>
    <w:next w:val="a"/>
    <w:link w:val="50"/>
    <w:uiPriority w:val="9"/>
    <w:unhideWhenUsed/>
    <w:qFormat/>
    <w:rsid w:val="00E8089F"/>
    <w:pPr>
      <w:keepNext/>
      <w:outlineLvl w:val="4"/>
    </w:pPr>
    <w:rPr>
      <w:rFonts w:ascii="David" w:hAnsi="David"/>
      <w:w w:val="92"/>
      <w:sz w:val="32"/>
    </w:rPr>
  </w:style>
  <w:style w:type="paragraph" w:styleId="6">
    <w:name w:val="heading 6"/>
    <w:basedOn w:val="a"/>
    <w:next w:val="a"/>
    <w:link w:val="60"/>
    <w:uiPriority w:val="9"/>
    <w:unhideWhenUsed/>
    <w:qFormat/>
    <w:rsid w:val="00E8089F"/>
    <w:pPr>
      <w:keepNext/>
      <w:outlineLvl w:val="5"/>
    </w:pPr>
    <w:rPr>
      <w:rFonts w:ascii="David" w:hAnsi="David"/>
      <w:b/>
      <w:bCs/>
      <w:w w:val="92"/>
      <w:sz w:val="32"/>
    </w:rPr>
  </w:style>
  <w:style w:type="paragraph" w:styleId="7">
    <w:name w:val="heading 7"/>
    <w:basedOn w:val="a"/>
    <w:next w:val="a"/>
    <w:link w:val="70"/>
    <w:uiPriority w:val="9"/>
    <w:unhideWhenUsed/>
    <w:qFormat/>
    <w:rsid w:val="00E8089F"/>
    <w:pPr>
      <w:keepNext/>
      <w:jc w:val="center"/>
      <w:outlineLvl w:val="6"/>
    </w:pPr>
    <w:rPr>
      <w:rFonts w:cs="Guttman Vilna"/>
      <w:bCs/>
      <w:w w:val="92"/>
      <w:szCs w:val="30"/>
    </w:rPr>
  </w:style>
  <w:style w:type="paragraph" w:styleId="8">
    <w:name w:val="heading 8"/>
    <w:basedOn w:val="a"/>
    <w:next w:val="a"/>
    <w:link w:val="80"/>
    <w:uiPriority w:val="9"/>
    <w:unhideWhenUsed/>
    <w:qFormat/>
    <w:rsid w:val="00E8089F"/>
    <w:pPr>
      <w:keepNext/>
      <w:ind w:left="720"/>
      <w:outlineLvl w:val="7"/>
    </w:pPr>
    <w:rPr>
      <w:rFonts w:ascii="David" w:hAnsi="David"/>
      <w:w w:val="92"/>
    </w:rPr>
  </w:style>
  <w:style w:type="paragraph" w:styleId="9">
    <w:name w:val="heading 9"/>
    <w:basedOn w:val="a"/>
    <w:next w:val="a"/>
    <w:link w:val="90"/>
    <w:uiPriority w:val="9"/>
    <w:unhideWhenUsed/>
    <w:qFormat/>
    <w:rsid w:val="00E8089F"/>
    <w:pPr>
      <w:keepNext/>
      <w:jc w:val="center"/>
      <w:outlineLvl w:val="8"/>
    </w:pPr>
    <w:rPr>
      <w:rFonts w:ascii="David" w:hAnsi="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E8089F"/>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E8089F"/>
    <w:rPr>
      <w:rFonts w:ascii="David" w:hAnsi="David" w:cs="FrankRuehl"/>
      <w:b/>
      <w:bCs/>
      <w:w w:val="92"/>
      <w:sz w:val="18"/>
      <w:szCs w:val="20"/>
    </w:rPr>
  </w:style>
  <w:style w:type="character" w:customStyle="1" w:styleId="30">
    <w:name w:val="כותרת 3 תו"/>
    <w:basedOn w:val="a0"/>
    <w:link w:val="3"/>
    <w:rsid w:val="00E8089F"/>
    <w:rPr>
      <w:rFonts w:ascii="David" w:hAnsi="David" w:cs="FrankRuehl"/>
      <w:w w:val="92"/>
      <w:sz w:val="18"/>
      <w:szCs w:val="20"/>
    </w:rPr>
  </w:style>
  <w:style w:type="character" w:customStyle="1" w:styleId="40">
    <w:name w:val="כותרת 4 תו"/>
    <w:basedOn w:val="a0"/>
    <w:link w:val="4"/>
    <w:uiPriority w:val="9"/>
    <w:rsid w:val="00E8089F"/>
    <w:rPr>
      <w:rFonts w:ascii="David" w:hAnsi="David" w:cs="FrankRuehl"/>
      <w:b/>
      <w:bCs/>
      <w:w w:val="92"/>
      <w:sz w:val="18"/>
      <w:szCs w:val="20"/>
    </w:rPr>
  </w:style>
  <w:style w:type="character" w:customStyle="1" w:styleId="50">
    <w:name w:val="כותרת 5 תו"/>
    <w:basedOn w:val="a0"/>
    <w:link w:val="5"/>
    <w:uiPriority w:val="9"/>
    <w:rsid w:val="00E8089F"/>
    <w:rPr>
      <w:rFonts w:ascii="David" w:hAnsi="David" w:cs="FrankRuehl"/>
      <w:w w:val="92"/>
      <w:sz w:val="32"/>
      <w:szCs w:val="20"/>
    </w:rPr>
  </w:style>
  <w:style w:type="character" w:customStyle="1" w:styleId="60">
    <w:name w:val="כותרת 6 תו"/>
    <w:basedOn w:val="a0"/>
    <w:link w:val="6"/>
    <w:uiPriority w:val="9"/>
    <w:rsid w:val="00E8089F"/>
    <w:rPr>
      <w:rFonts w:ascii="David" w:hAnsi="David" w:cs="FrankRuehl"/>
      <w:b/>
      <w:bCs/>
      <w:w w:val="92"/>
      <w:sz w:val="32"/>
      <w:szCs w:val="20"/>
    </w:rPr>
  </w:style>
  <w:style w:type="character" w:customStyle="1" w:styleId="70">
    <w:name w:val="כותרת 7 תו"/>
    <w:basedOn w:val="a0"/>
    <w:link w:val="7"/>
    <w:uiPriority w:val="9"/>
    <w:rsid w:val="00E8089F"/>
    <w:rPr>
      <w:rFonts w:ascii="BA Fontov Regular" w:hAnsi="BA Fontov Regular" w:cs="Guttman Vilna"/>
      <w:bCs/>
      <w:w w:val="92"/>
      <w:sz w:val="18"/>
      <w:szCs w:val="30"/>
    </w:rPr>
  </w:style>
  <w:style w:type="character" w:customStyle="1" w:styleId="80">
    <w:name w:val="כותרת 8 תו"/>
    <w:basedOn w:val="a0"/>
    <w:link w:val="8"/>
    <w:uiPriority w:val="9"/>
    <w:rsid w:val="00E8089F"/>
    <w:rPr>
      <w:rFonts w:ascii="David" w:hAnsi="David" w:cs="FrankRuehl"/>
      <w:w w:val="92"/>
      <w:sz w:val="18"/>
      <w:szCs w:val="20"/>
    </w:rPr>
  </w:style>
  <w:style w:type="character" w:customStyle="1" w:styleId="90">
    <w:name w:val="כותרת 9 תו"/>
    <w:basedOn w:val="a0"/>
    <w:link w:val="9"/>
    <w:uiPriority w:val="9"/>
    <w:rsid w:val="00E8089F"/>
    <w:rPr>
      <w:rFonts w:ascii="David" w:hAnsi="David" w:cs="FrankRuehl"/>
      <w:b/>
      <w:bCs/>
      <w:sz w:val="30"/>
      <w:szCs w:val="30"/>
    </w:rPr>
  </w:style>
  <w:style w:type="paragraph" w:styleId="a3">
    <w:name w:val="header"/>
    <w:basedOn w:val="a"/>
    <w:link w:val="a4"/>
    <w:uiPriority w:val="99"/>
    <w:unhideWhenUsed/>
    <w:rsid w:val="00AC0CB1"/>
    <w:pPr>
      <w:pBdr>
        <w:bottom w:val="double" w:sz="6" w:space="1" w:color="auto"/>
      </w:pBdr>
      <w:tabs>
        <w:tab w:val="center" w:pos="1985"/>
        <w:tab w:val="right" w:pos="3969"/>
      </w:tabs>
      <w:spacing w:after="60" w:line="260" w:lineRule="exact"/>
    </w:pPr>
    <w:rPr>
      <w:rFonts w:cs="BA TM • Vilna Extra-Bold"/>
      <w:spacing w:val="10"/>
      <w:szCs w:val="20"/>
    </w:rPr>
  </w:style>
  <w:style w:type="character" w:customStyle="1" w:styleId="a4">
    <w:name w:val="כותרת עליונה תו"/>
    <w:basedOn w:val="a0"/>
    <w:link w:val="a3"/>
    <w:uiPriority w:val="99"/>
    <w:rsid w:val="00AC0CB1"/>
    <w:rPr>
      <w:rFonts w:ascii="BA Fontov Regular" w:hAnsi="BA Fontov Regular" w:cs="BA TM • Vilna Extra-Bold"/>
      <w:spacing w:val="10"/>
      <w:sz w:val="18"/>
      <w:szCs w:val="20"/>
    </w:rPr>
  </w:style>
  <w:style w:type="paragraph" w:styleId="a5">
    <w:name w:val="footer"/>
    <w:basedOn w:val="a"/>
    <w:link w:val="a6"/>
    <w:uiPriority w:val="99"/>
    <w:unhideWhenUsed/>
    <w:rsid w:val="00E8089F"/>
    <w:pPr>
      <w:tabs>
        <w:tab w:val="center" w:pos="4153"/>
        <w:tab w:val="right" w:pos="8306"/>
      </w:tabs>
      <w:spacing w:line="240" w:lineRule="auto"/>
    </w:pPr>
  </w:style>
  <w:style w:type="character" w:customStyle="1" w:styleId="a6">
    <w:name w:val="כותרת תחתונה תו"/>
    <w:basedOn w:val="a0"/>
    <w:link w:val="a5"/>
    <w:uiPriority w:val="99"/>
    <w:rsid w:val="00E8089F"/>
    <w:rPr>
      <w:rFonts w:ascii="BA Fontov Regular" w:hAnsi="BA Fontov Regular" w:cs="FrankRuehl"/>
      <w:sz w:val="18"/>
      <w:szCs w:val="20"/>
    </w:rPr>
  </w:style>
  <w:style w:type="paragraph" w:styleId="a7">
    <w:name w:val="Balloon Text"/>
    <w:basedOn w:val="a"/>
    <w:link w:val="a8"/>
    <w:uiPriority w:val="99"/>
    <w:unhideWhenUsed/>
    <w:rsid w:val="00E8089F"/>
    <w:pPr>
      <w:spacing w:line="240" w:lineRule="auto"/>
    </w:pPr>
    <w:rPr>
      <w:rFonts w:ascii="Tahoma" w:hAnsi="Tahoma" w:cs="Tahoma"/>
    </w:rPr>
  </w:style>
  <w:style w:type="character" w:customStyle="1" w:styleId="a8">
    <w:name w:val="טקסט בלונים תו"/>
    <w:basedOn w:val="a0"/>
    <w:link w:val="a7"/>
    <w:uiPriority w:val="99"/>
    <w:rsid w:val="00E8089F"/>
    <w:rPr>
      <w:rFonts w:ascii="Tahoma" w:hAnsi="Tahoma" w:cs="Tahoma"/>
      <w:sz w:val="18"/>
      <w:szCs w:val="20"/>
    </w:rPr>
  </w:style>
  <w:style w:type="table" w:styleId="a9">
    <w:name w:val="Table Grid"/>
    <w:basedOn w:val="a1"/>
    <w:uiPriority w:val="59"/>
    <w:rsid w:val="00E80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ubtle Emphasis"/>
    <w:basedOn w:val="a0"/>
    <w:uiPriority w:val="19"/>
    <w:qFormat/>
    <w:rsid w:val="00E8089F"/>
    <w:rPr>
      <w:i/>
      <w:iCs/>
      <w:color w:val="808080" w:themeColor="text1" w:themeTint="7F"/>
    </w:rPr>
  </w:style>
  <w:style w:type="table" w:styleId="ab">
    <w:name w:val="Light Grid"/>
    <w:basedOn w:val="a1"/>
    <w:uiPriority w:val="62"/>
    <w:rsid w:val="00E8089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c">
    <w:name w:val="Subtitle"/>
    <w:basedOn w:val="a"/>
    <w:next w:val="a"/>
    <w:link w:val="ad"/>
    <w:uiPriority w:val="11"/>
    <w:qFormat/>
    <w:rsid w:val="00E8089F"/>
    <w:pPr>
      <w:numPr>
        <w:ilvl w:val="1"/>
      </w:numPr>
      <w:ind w:left="454" w:hanging="454"/>
    </w:pPr>
    <w:rPr>
      <w:rFonts w:asciiTheme="majorHAnsi" w:eastAsiaTheme="majorEastAsia" w:hAnsiTheme="majorHAnsi" w:cstheme="majorBidi"/>
      <w:i/>
      <w:iCs/>
      <w:color w:val="5B9BD5" w:themeColor="accent1"/>
      <w:spacing w:val="15"/>
      <w:w w:val="92"/>
      <w:sz w:val="24"/>
    </w:rPr>
  </w:style>
  <w:style w:type="character" w:customStyle="1" w:styleId="ad">
    <w:name w:val="כותרת משנה תו"/>
    <w:basedOn w:val="a0"/>
    <w:link w:val="ac"/>
    <w:uiPriority w:val="11"/>
    <w:rsid w:val="00E8089F"/>
    <w:rPr>
      <w:rFonts w:asciiTheme="majorHAnsi" w:eastAsiaTheme="majorEastAsia" w:hAnsiTheme="majorHAnsi" w:cstheme="majorBidi"/>
      <w:i/>
      <w:iCs/>
      <w:color w:val="5B9BD5" w:themeColor="accent1"/>
      <w:spacing w:val="15"/>
      <w:w w:val="92"/>
      <w:sz w:val="24"/>
      <w:szCs w:val="20"/>
    </w:rPr>
  </w:style>
  <w:style w:type="table" w:styleId="ae">
    <w:name w:val="Light Shading"/>
    <w:basedOn w:val="a1"/>
    <w:uiPriority w:val="60"/>
    <w:rsid w:val="00E8089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
    <w:name w:val="Body Text Indent"/>
    <w:basedOn w:val="a"/>
    <w:link w:val="af0"/>
    <w:uiPriority w:val="99"/>
    <w:unhideWhenUsed/>
    <w:rsid w:val="00E8089F"/>
    <w:pPr>
      <w:ind w:left="2160" w:firstLine="720"/>
    </w:pPr>
    <w:rPr>
      <w:rFonts w:ascii="David" w:hAnsi="David"/>
      <w:w w:val="92"/>
    </w:rPr>
  </w:style>
  <w:style w:type="character" w:customStyle="1" w:styleId="af0">
    <w:name w:val="כניסה בגוף טקסט תו"/>
    <w:basedOn w:val="a0"/>
    <w:link w:val="af"/>
    <w:uiPriority w:val="99"/>
    <w:rsid w:val="00E8089F"/>
    <w:rPr>
      <w:rFonts w:ascii="David" w:hAnsi="David" w:cs="FrankRuehl"/>
      <w:w w:val="92"/>
      <w:sz w:val="18"/>
      <w:szCs w:val="20"/>
    </w:rPr>
  </w:style>
  <w:style w:type="paragraph" w:styleId="31">
    <w:name w:val="Body Text 3"/>
    <w:basedOn w:val="a"/>
    <w:link w:val="32"/>
    <w:uiPriority w:val="99"/>
    <w:unhideWhenUsed/>
    <w:rsid w:val="00E8089F"/>
    <w:rPr>
      <w:rFonts w:ascii="David" w:hAnsi="David"/>
      <w:w w:val="92"/>
    </w:rPr>
  </w:style>
  <w:style w:type="character" w:customStyle="1" w:styleId="32">
    <w:name w:val="גוף טקסט 3 תו"/>
    <w:basedOn w:val="a0"/>
    <w:link w:val="31"/>
    <w:uiPriority w:val="99"/>
    <w:rsid w:val="00E8089F"/>
    <w:rPr>
      <w:rFonts w:ascii="David" w:hAnsi="David" w:cs="FrankRuehl"/>
      <w:w w:val="92"/>
      <w:sz w:val="18"/>
      <w:szCs w:val="20"/>
    </w:rPr>
  </w:style>
  <w:style w:type="paragraph" w:customStyle="1" w:styleId="af1">
    <w:name w:val="פסוק"/>
    <w:basedOn w:val="a"/>
    <w:link w:val="af2"/>
    <w:qFormat/>
    <w:rsid w:val="00AC0CB1"/>
    <w:pPr>
      <w:contextualSpacing/>
    </w:pPr>
    <w:rPr>
      <w:rFonts w:ascii="Fb Fontext" w:hAnsi="Fb Fontext" w:cs="BA TM • Tzlotana"/>
      <w:spacing w:val="4"/>
      <w:szCs w:val="17"/>
    </w:rPr>
  </w:style>
  <w:style w:type="paragraph" w:styleId="33">
    <w:name w:val="Body Text Indent 3"/>
    <w:basedOn w:val="a"/>
    <w:link w:val="34"/>
    <w:uiPriority w:val="99"/>
    <w:unhideWhenUsed/>
    <w:rsid w:val="00E8089F"/>
    <w:pPr>
      <w:ind w:firstLine="720"/>
    </w:pPr>
    <w:rPr>
      <w:rFonts w:ascii="David" w:hAnsi="David"/>
      <w:w w:val="92"/>
    </w:rPr>
  </w:style>
  <w:style w:type="character" w:customStyle="1" w:styleId="34">
    <w:name w:val="כניסה בגוף טקסט 3 תו"/>
    <w:basedOn w:val="a0"/>
    <w:link w:val="33"/>
    <w:uiPriority w:val="99"/>
    <w:rsid w:val="00E8089F"/>
    <w:rPr>
      <w:rFonts w:ascii="David" w:hAnsi="David" w:cs="FrankRuehl"/>
      <w:w w:val="92"/>
      <w:sz w:val="18"/>
      <w:szCs w:val="20"/>
    </w:rPr>
  </w:style>
  <w:style w:type="character" w:styleId="af3">
    <w:name w:val="Placeholder Text"/>
    <w:basedOn w:val="a0"/>
    <w:uiPriority w:val="99"/>
    <w:semiHidden/>
    <w:rsid w:val="00E8089F"/>
    <w:rPr>
      <w:color w:val="808080"/>
    </w:rPr>
  </w:style>
  <w:style w:type="character" w:styleId="af4">
    <w:name w:val="line number"/>
    <w:basedOn w:val="a0"/>
    <w:uiPriority w:val="99"/>
    <w:semiHidden/>
    <w:unhideWhenUsed/>
    <w:rsid w:val="00E8089F"/>
  </w:style>
  <w:style w:type="paragraph" w:styleId="af5">
    <w:name w:val="TOC Heading"/>
    <w:basedOn w:val="1"/>
    <w:next w:val="a"/>
    <w:uiPriority w:val="39"/>
    <w:unhideWhenUsed/>
    <w:qFormat/>
    <w:rsid w:val="00E8089F"/>
    <w:pPr>
      <w:pageBreakBefore w:val="0"/>
      <w:outlineLvl w:val="9"/>
    </w:pPr>
    <w:rPr>
      <w:rtl/>
      <w:cs/>
    </w:rPr>
  </w:style>
  <w:style w:type="paragraph" w:styleId="TOC1">
    <w:name w:val="toc 1"/>
    <w:basedOn w:val="a"/>
    <w:next w:val="a"/>
    <w:autoRedefine/>
    <w:uiPriority w:val="39"/>
    <w:unhideWhenUsed/>
    <w:rsid w:val="00E8089F"/>
    <w:pPr>
      <w:spacing w:after="100"/>
    </w:pPr>
  </w:style>
  <w:style w:type="paragraph" w:styleId="TOC2">
    <w:name w:val="toc 2"/>
    <w:basedOn w:val="a"/>
    <w:next w:val="a"/>
    <w:autoRedefine/>
    <w:uiPriority w:val="39"/>
    <w:unhideWhenUsed/>
    <w:rsid w:val="00E8089F"/>
    <w:pPr>
      <w:spacing w:after="100"/>
      <w:ind w:left="220"/>
    </w:pPr>
  </w:style>
  <w:style w:type="character" w:styleId="Hyperlink">
    <w:name w:val="Hyperlink"/>
    <w:basedOn w:val="a0"/>
    <w:uiPriority w:val="99"/>
    <w:unhideWhenUsed/>
    <w:rsid w:val="00E8089F"/>
    <w:rPr>
      <w:color w:val="0563C1" w:themeColor="hyperlink"/>
      <w:u w:val="single"/>
    </w:rPr>
  </w:style>
  <w:style w:type="character" w:styleId="af6">
    <w:name w:val="annotation reference"/>
    <w:uiPriority w:val="99"/>
    <w:rsid w:val="00E8089F"/>
    <w:rPr>
      <w:sz w:val="16"/>
      <w:szCs w:val="16"/>
    </w:rPr>
  </w:style>
  <w:style w:type="paragraph" w:styleId="af7">
    <w:name w:val="annotation text"/>
    <w:basedOn w:val="a"/>
    <w:link w:val="af8"/>
    <w:uiPriority w:val="99"/>
    <w:rsid w:val="00E8089F"/>
    <w:pPr>
      <w:spacing w:line="240" w:lineRule="auto"/>
    </w:pPr>
    <w:rPr>
      <w:rFonts w:ascii="Times New Roman" w:eastAsia="Times New Roman" w:hAnsi="Times New Roman" w:cs="Times New Roman"/>
    </w:rPr>
  </w:style>
  <w:style w:type="character" w:customStyle="1" w:styleId="af8">
    <w:name w:val="טקסט הערה תו"/>
    <w:basedOn w:val="a0"/>
    <w:link w:val="af7"/>
    <w:uiPriority w:val="99"/>
    <w:rsid w:val="00E8089F"/>
    <w:rPr>
      <w:rFonts w:ascii="Times New Roman" w:eastAsia="Times New Roman" w:hAnsi="Times New Roman" w:cs="Times New Roman"/>
      <w:sz w:val="18"/>
      <w:szCs w:val="20"/>
    </w:rPr>
  </w:style>
  <w:style w:type="paragraph" w:styleId="af9">
    <w:name w:val="annotation subject"/>
    <w:basedOn w:val="af7"/>
    <w:next w:val="af7"/>
    <w:link w:val="afa"/>
    <w:uiPriority w:val="99"/>
    <w:rsid w:val="00E8089F"/>
    <w:rPr>
      <w:b/>
      <w:bCs/>
    </w:rPr>
  </w:style>
  <w:style w:type="character" w:customStyle="1" w:styleId="afa">
    <w:name w:val="נושא הערה תו"/>
    <w:basedOn w:val="af8"/>
    <w:link w:val="af9"/>
    <w:uiPriority w:val="99"/>
    <w:rsid w:val="00E8089F"/>
    <w:rPr>
      <w:rFonts w:ascii="Times New Roman" w:eastAsia="Times New Roman" w:hAnsi="Times New Roman" w:cs="Times New Roman"/>
      <w:b/>
      <w:bCs/>
      <w:sz w:val="18"/>
      <w:szCs w:val="20"/>
    </w:rPr>
  </w:style>
  <w:style w:type="character" w:styleId="afb">
    <w:name w:val="Emphasis"/>
    <w:qFormat/>
    <w:rsid w:val="00E8089F"/>
    <w:rPr>
      <w:rFonts w:cs="David"/>
      <w:i/>
      <w:iCs w:val="0"/>
      <w:w w:val="96"/>
      <w:szCs w:val="18"/>
    </w:rPr>
  </w:style>
  <w:style w:type="paragraph" w:styleId="afc">
    <w:name w:val="caption"/>
    <w:basedOn w:val="a"/>
    <w:next w:val="a"/>
    <w:uiPriority w:val="35"/>
    <w:unhideWhenUsed/>
    <w:qFormat/>
    <w:rsid w:val="00E8089F"/>
    <w:pPr>
      <w:spacing w:after="200" w:line="240" w:lineRule="auto"/>
    </w:pPr>
    <w:rPr>
      <w:i/>
      <w:iCs/>
      <w:color w:val="44546A" w:themeColor="text2"/>
    </w:rPr>
  </w:style>
  <w:style w:type="paragraph" w:styleId="afd">
    <w:name w:val="table of figures"/>
    <w:basedOn w:val="a"/>
    <w:next w:val="a"/>
    <w:uiPriority w:val="99"/>
    <w:semiHidden/>
    <w:unhideWhenUsed/>
    <w:rsid w:val="00E8089F"/>
  </w:style>
  <w:style w:type="character" w:styleId="afe">
    <w:name w:val="page number"/>
    <w:basedOn w:val="a0"/>
    <w:rsid w:val="00E8089F"/>
  </w:style>
  <w:style w:type="paragraph" w:styleId="aff">
    <w:name w:val="footnote text"/>
    <w:basedOn w:val="a"/>
    <w:link w:val="aff0"/>
    <w:uiPriority w:val="99"/>
    <w:unhideWhenUsed/>
    <w:rsid w:val="00E8089F"/>
    <w:pPr>
      <w:spacing w:line="240" w:lineRule="auto"/>
    </w:pPr>
  </w:style>
  <w:style w:type="character" w:customStyle="1" w:styleId="aff0">
    <w:name w:val="טקסט הערת שוליים תו"/>
    <w:basedOn w:val="a0"/>
    <w:link w:val="aff"/>
    <w:uiPriority w:val="99"/>
    <w:rsid w:val="00E8089F"/>
    <w:rPr>
      <w:rFonts w:ascii="BA Fontov Regular" w:hAnsi="BA Fontov Regular" w:cs="FrankRuehl"/>
      <w:sz w:val="18"/>
      <w:szCs w:val="20"/>
    </w:rPr>
  </w:style>
  <w:style w:type="character" w:styleId="aff1">
    <w:name w:val="footnote reference"/>
    <w:basedOn w:val="a0"/>
    <w:uiPriority w:val="99"/>
    <w:semiHidden/>
    <w:unhideWhenUsed/>
    <w:rsid w:val="00E8089F"/>
    <w:rPr>
      <w:vertAlign w:val="superscript"/>
    </w:rPr>
  </w:style>
  <w:style w:type="character" w:customStyle="1" w:styleId="35">
    <w:name w:val="סגנון 3"/>
    <w:basedOn w:val="a0"/>
    <w:uiPriority w:val="1"/>
    <w:qFormat/>
    <w:rsid w:val="00E8089F"/>
  </w:style>
  <w:style w:type="paragraph" w:customStyle="1" w:styleId="04">
    <w:name w:val="0.4."/>
    <w:basedOn w:val="2"/>
    <w:link w:val="040"/>
    <w:rsid w:val="00E8089F"/>
    <w:rPr>
      <w:bCs w:val="0"/>
      <w:spacing w:val="-8"/>
      <w:sz w:val="32"/>
    </w:rPr>
  </w:style>
  <w:style w:type="character" w:customStyle="1" w:styleId="040">
    <w:name w:val="0.4. תו"/>
    <w:basedOn w:val="a0"/>
    <w:link w:val="04"/>
    <w:rsid w:val="00E8089F"/>
    <w:rPr>
      <w:rFonts w:ascii="David" w:hAnsi="David" w:cs="FrankRuehl"/>
      <w:b/>
      <w:spacing w:val="-8"/>
      <w:w w:val="92"/>
      <w:sz w:val="32"/>
      <w:szCs w:val="20"/>
    </w:rPr>
  </w:style>
  <w:style w:type="paragraph" w:customStyle="1" w:styleId="-04">
    <w:name w:val="טאב-  0.4"/>
    <w:basedOn w:val="a"/>
    <w:link w:val="-040"/>
    <w:qFormat/>
    <w:rsid w:val="00C12BA7"/>
    <w:pPr>
      <w:numPr>
        <w:numId w:val="2"/>
      </w:numPr>
      <w:contextualSpacing/>
    </w:pPr>
    <w:rPr>
      <w:spacing w:val="-8"/>
      <w:sz w:val="32"/>
    </w:rPr>
  </w:style>
  <w:style w:type="character" w:customStyle="1" w:styleId="-040">
    <w:name w:val="טאב-  0.4 תו"/>
    <w:basedOn w:val="a0"/>
    <w:link w:val="-04"/>
    <w:rsid w:val="00C12BA7"/>
    <w:rPr>
      <w:rFonts w:ascii="BA Fontov Regular" w:hAnsi="BA Fontov Regular" w:cs="FrankRuehl"/>
      <w:spacing w:val="-8"/>
      <w:sz w:val="32"/>
      <w:szCs w:val="20"/>
    </w:rPr>
  </w:style>
  <w:style w:type="paragraph" w:styleId="aff2">
    <w:name w:val="Document Map"/>
    <w:basedOn w:val="a"/>
    <w:link w:val="aff3"/>
    <w:uiPriority w:val="99"/>
    <w:semiHidden/>
    <w:unhideWhenUsed/>
    <w:rsid w:val="00E8089F"/>
    <w:pPr>
      <w:spacing w:line="240" w:lineRule="auto"/>
    </w:pPr>
    <w:rPr>
      <w:rFonts w:ascii="Tahoma" w:eastAsia="Times New Roman" w:hAnsi="Tahoma" w:cs="Tahoma"/>
      <w:spacing w:val="-10"/>
      <w:sz w:val="16"/>
      <w:szCs w:val="16"/>
    </w:rPr>
  </w:style>
  <w:style w:type="character" w:customStyle="1" w:styleId="aff3">
    <w:name w:val="מפת מסמך תו"/>
    <w:basedOn w:val="a0"/>
    <w:link w:val="aff2"/>
    <w:uiPriority w:val="99"/>
    <w:semiHidden/>
    <w:rsid w:val="00E8089F"/>
    <w:rPr>
      <w:rFonts w:ascii="Tahoma" w:eastAsia="Times New Roman" w:hAnsi="Tahoma" w:cs="Tahoma"/>
      <w:spacing w:val="-10"/>
      <w:sz w:val="16"/>
      <w:szCs w:val="16"/>
    </w:rPr>
  </w:style>
  <w:style w:type="paragraph" w:customStyle="1" w:styleId="aff4">
    <w:name w:val="הערת שוליים מ''מ"/>
    <w:basedOn w:val="aff"/>
    <w:link w:val="aff5"/>
    <w:autoRedefine/>
    <w:qFormat/>
    <w:rsid w:val="00E8089F"/>
    <w:pPr>
      <w:spacing w:line="360" w:lineRule="auto"/>
    </w:pPr>
    <w:rPr>
      <w:rFonts w:ascii="David" w:hAnsi="David" w:cs="Guttman Vilna"/>
      <w:bCs/>
      <w:spacing w:val="-10"/>
      <w:position w:val="8"/>
      <w:szCs w:val="26"/>
    </w:rPr>
  </w:style>
  <w:style w:type="character" w:customStyle="1" w:styleId="aff5">
    <w:name w:val="הערת שוליים מ''מ תו"/>
    <w:basedOn w:val="aff0"/>
    <w:link w:val="aff4"/>
    <w:rsid w:val="00E8089F"/>
    <w:rPr>
      <w:rFonts w:ascii="David" w:hAnsi="David" w:cs="Guttman Vilna"/>
      <w:bCs/>
      <w:spacing w:val="-10"/>
      <w:position w:val="8"/>
      <w:sz w:val="18"/>
      <w:szCs w:val="26"/>
    </w:rPr>
  </w:style>
  <w:style w:type="paragraph" w:customStyle="1" w:styleId="aff6">
    <w:name w:val="הערת שוליים"/>
    <w:basedOn w:val="aff"/>
    <w:autoRedefine/>
    <w:qFormat/>
    <w:rsid w:val="00E8089F"/>
    <w:pPr>
      <w:spacing w:line="360" w:lineRule="auto"/>
    </w:pPr>
    <w:rPr>
      <w:rFonts w:ascii="David" w:hAnsi="David" w:cs="Guttman Vilna"/>
      <w:bCs/>
      <w:position w:val="8"/>
      <w:sz w:val="22"/>
      <w:szCs w:val="26"/>
    </w:rPr>
  </w:style>
  <w:style w:type="paragraph" w:customStyle="1" w:styleId="aff7">
    <w:name w:val="הערת שולייים"/>
    <w:basedOn w:val="aff"/>
    <w:link w:val="aff8"/>
    <w:autoRedefine/>
    <w:qFormat/>
    <w:rsid w:val="00E8089F"/>
    <w:pPr>
      <w:spacing w:line="360" w:lineRule="auto"/>
      <w:jc w:val="left"/>
    </w:pPr>
    <w:rPr>
      <w:rFonts w:ascii="David" w:hAnsi="David" w:cs="Guttman Vilna"/>
      <w:bCs/>
      <w:position w:val="8"/>
      <w:sz w:val="32"/>
      <w:szCs w:val="26"/>
    </w:rPr>
  </w:style>
  <w:style w:type="character" w:customStyle="1" w:styleId="aff8">
    <w:name w:val="הערת שולייים תו"/>
    <w:basedOn w:val="a0"/>
    <w:link w:val="aff7"/>
    <w:rsid w:val="00E8089F"/>
    <w:rPr>
      <w:rFonts w:ascii="David" w:hAnsi="David" w:cs="Guttman Vilna"/>
      <w:bCs/>
      <w:position w:val="8"/>
      <w:sz w:val="32"/>
      <w:szCs w:val="26"/>
    </w:rPr>
  </w:style>
  <w:style w:type="paragraph" w:customStyle="1" w:styleId="aff9">
    <w:name w:val="רגיל ורווח"/>
    <w:basedOn w:val="a"/>
    <w:link w:val="affa"/>
    <w:rsid w:val="00E8089F"/>
    <w:pPr>
      <w:spacing w:after="200" w:line="720" w:lineRule="auto"/>
    </w:pPr>
  </w:style>
  <w:style w:type="character" w:customStyle="1" w:styleId="affa">
    <w:name w:val="רגיל ורווח תו"/>
    <w:basedOn w:val="a0"/>
    <w:link w:val="aff9"/>
    <w:rsid w:val="00E8089F"/>
    <w:rPr>
      <w:rFonts w:ascii="BA Fontov Regular" w:hAnsi="BA Fontov Regular" w:cs="FrankRuehl"/>
      <w:sz w:val="18"/>
      <w:szCs w:val="20"/>
    </w:rPr>
  </w:style>
  <w:style w:type="paragraph" w:customStyle="1" w:styleId="affb">
    <w:name w:val="רגיל אדום"/>
    <w:basedOn w:val="a"/>
    <w:rsid w:val="00E8089F"/>
    <w:rPr>
      <w:color w:val="FF0000"/>
    </w:rPr>
  </w:style>
  <w:style w:type="paragraph" w:customStyle="1" w:styleId="affc">
    <w:name w:val="דף"/>
    <w:basedOn w:val="a"/>
    <w:qFormat/>
    <w:rsid w:val="00E8089F"/>
    <w:rPr>
      <w:rFonts w:ascii="David" w:hAnsi="David" w:cs="Guttman Vilna"/>
      <w:b/>
      <w:bCs/>
      <w:color w:val="0070C0"/>
      <w:sz w:val="32"/>
      <w:szCs w:val="30"/>
    </w:rPr>
  </w:style>
  <w:style w:type="paragraph" w:customStyle="1" w:styleId="affd">
    <w:name w:val="חציצה"/>
    <w:basedOn w:val="a"/>
    <w:link w:val="affe"/>
    <w:qFormat/>
    <w:rsid w:val="00F47631"/>
    <w:pPr>
      <w:spacing w:before="40"/>
      <w:jc w:val="center"/>
    </w:pPr>
    <w:rPr>
      <w:rFonts w:ascii="BA TM • Vilna Extra-Bold" w:hAnsi="BA TM • Vilna Extra-Bold" w:cs="BA TM • Vilna Extra-Bold"/>
      <w:color w:val="806000" w:themeColor="accent4" w:themeShade="80"/>
    </w:rPr>
  </w:style>
  <w:style w:type="paragraph" w:customStyle="1" w:styleId="afff">
    <w:name w:val="דף בצד"/>
    <w:basedOn w:val="a"/>
    <w:link w:val="afff0"/>
    <w:qFormat/>
    <w:rsid w:val="001D7026"/>
    <w:pPr>
      <w:framePr w:h="227" w:hRule="exact" w:hSpace="57" w:vSpace="113" w:wrap="around" w:vAnchor="text" w:hAnchor="text" w:x="3800" w:y="1"/>
      <w:spacing w:line="276" w:lineRule="auto"/>
      <w:outlineLvl w:val="2"/>
    </w:pPr>
    <w:rPr>
      <w:rFonts w:ascii="Fb Fontext" w:hAnsi="Fb Fontext" w:cs="BA Vilna Bold"/>
      <w:sz w:val="20"/>
    </w:rPr>
  </w:style>
  <w:style w:type="paragraph" w:customStyle="1" w:styleId="afff1">
    <w:name w:val="מסכת"/>
    <w:basedOn w:val="a"/>
    <w:rsid w:val="00E8089F"/>
    <w:pPr>
      <w:framePr w:hSpace="113" w:vSpace="284" w:wrap="around" w:vAnchor="page" w:hAnchor="page" w:xAlign="center" w:yAlign="bottom"/>
      <w:spacing w:line="240" w:lineRule="auto"/>
      <w:jc w:val="center"/>
    </w:pPr>
    <w:rPr>
      <w:rFonts w:cs="Guttman Vilna"/>
      <w:bCs/>
      <w:color w:val="C00000"/>
      <w:szCs w:val="16"/>
    </w:rPr>
  </w:style>
  <w:style w:type="paragraph" w:customStyle="1" w:styleId="afff2">
    <w:name w:val="פרק"/>
    <w:basedOn w:val="a"/>
    <w:rsid w:val="00374C40"/>
    <w:pPr>
      <w:framePr w:h="284" w:hRule="exact" w:hSpace="181" w:wrap="around" w:vAnchor="page" w:hAnchor="text" w:xAlign="right" w:yAlign="bottom"/>
      <w:widowControl w:val="0"/>
      <w:spacing w:line="240" w:lineRule="auto"/>
    </w:pPr>
    <w:rPr>
      <w:color w:val="F2F2F2" w:themeColor="background1" w:themeShade="F2"/>
    </w:rPr>
  </w:style>
  <w:style w:type="paragraph" w:customStyle="1" w:styleId="afff3">
    <w:name w:val="פרק שם"/>
    <w:basedOn w:val="a"/>
    <w:rsid w:val="00374C40"/>
    <w:pPr>
      <w:framePr w:hSpace="567" w:wrap="around" w:vAnchor="page" w:hAnchor="text" w:yAlign="bottom"/>
      <w:spacing w:line="240" w:lineRule="auto"/>
      <w:jc w:val="right"/>
    </w:pPr>
    <w:rPr>
      <w:rFonts w:cs="Guttman Vilna"/>
      <w:bCs/>
      <w:color w:val="F2F2F2" w:themeColor="background1" w:themeShade="F2"/>
      <w:sz w:val="24"/>
      <w:szCs w:val="16"/>
    </w:rPr>
  </w:style>
  <w:style w:type="paragraph" w:customStyle="1" w:styleId="afff4">
    <w:name w:val="דפים בפרק ב"/>
    <w:basedOn w:val="a"/>
    <w:rsid w:val="009718AB"/>
    <w:pPr>
      <w:framePr w:h="284" w:hRule="exact" w:hSpace="181" w:wrap="around" w:vAnchor="page" w:hAnchor="page" w:x="2836" w:yAlign="bottom"/>
    </w:pPr>
    <w:rPr>
      <w:rFonts w:cs="BA Vilna Bold"/>
      <w:color w:val="A6A6A6" w:themeColor="background1" w:themeShade="A6"/>
      <w:szCs w:val="14"/>
    </w:rPr>
  </w:style>
  <w:style w:type="paragraph" w:customStyle="1" w:styleId="afff5">
    <w:name w:val="משניות"/>
    <w:basedOn w:val="a"/>
    <w:link w:val="afff6"/>
    <w:qFormat/>
    <w:rsid w:val="00AC0CB1"/>
    <w:pPr>
      <w:shd w:val="clear" w:color="auto" w:fill="F2F2F2" w:themeFill="background1" w:themeFillShade="F2"/>
    </w:pPr>
    <w:rPr>
      <w:rFonts w:cs="BA Vilna Bold"/>
      <w:spacing w:val="4"/>
      <w:sz w:val="22"/>
      <w:szCs w:val="22"/>
    </w:rPr>
  </w:style>
  <w:style w:type="character" w:customStyle="1" w:styleId="afff6">
    <w:name w:val="משניות תו"/>
    <w:basedOn w:val="a0"/>
    <w:link w:val="afff5"/>
    <w:rsid w:val="00AC0CB1"/>
    <w:rPr>
      <w:rFonts w:ascii="BA Fontov Regular" w:hAnsi="BA Fontov Regular" w:cs="BA Vilna Bold"/>
      <w:spacing w:val="4"/>
      <w:sz w:val="22"/>
      <w:szCs w:val="22"/>
      <w:shd w:val="clear" w:color="auto" w:fill="F2F2F2" w:themeFill="background1" w:themeFillShade="F2"/>
    </w:rPr>
  </w:style>
  <w:style w:type="paragraph" w:customStyle="1" w:styleId="afff7">
    <w:name w:val="דעות"/>
    <w:basedOn w:val="a"/>
    <w:rsid w:val="00E8089F"/>
    <w:pPr>
      <w:tabs>
        <w:tab w:val="right" w:pos="4677"/>
        <w:tab w:val="left" w:pos="4961"/>
      </w:tabs>
      <w:spacing w:after="50"/>
      <w:ind w:firstLine="720"/>
      <w:contextualSpacing/>
    </w:pPr>
  </w:style>
  <w:style w:type="paragraph" w:styleId="afff8">
    <w:name w:val="Intense Quote"/>
    <w:basedOn w:val="a"/>
    <w:next w:val="a"/>
    <w:link w:val="afff9"/>
    <w:uiPriority w:val="30"/>
    <w:qFormat/>
    <w:rsid w:val="00E8089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9">
    <w:name w:val="ציטוט חזק תו"/>
    <w:basedOn w:val="a0"/>
    <w:link w:val="afff8"/>
    <w:uiPriority w:val="30"/>
    <w:rsid w:val="00E8089F"/>
    <w:rPr>
      <w:rFonts w:ascii="BA Fontov Regular" w:hAnsi="BA Fontov Regular" w:cs="FrankRuehl"/>
      <w:i/>
      <w:iCs/>
      <w:color w:val="5B9BD5" w:themeColor="accent1"/>
      <w:sz w:val="18"/>
      <w:szCs w:val="20"/>
    </w:rPr>
  </w:style>
  <w:style w:type="character" w:customStyle="1" w:styleId="afffa">
    <w:name w:val="מודגש"/>
    <w:uiPriority w:val="1"/>
    <w:rsid w:val="004867BB"/>
    <w:rPr>
      <w:rFonts w:cs="PFT_Frank"/>
      <w:bCs/>
      <w:color w:val="auto"/>
      <w:szCs w:val="14"/>
    </w:rPr>
  </w:style>
  <w:style w:type="paragraph" w:customStyle="1" w:styleId="afffb">
    <w:name w:val="הדרן עלך"/>
    <w:basedOn w:val="a"/>
    <w:link w:val="afffc"/>
    <w:qFormat/>
    <w:rsid w:val="003F7960"/>
    <w:pPr>
      <w:jc w:val="center"/>
    </w:pPr>
    <w:rPr>
      <w:rFonts w:ascii="Fb Fontext" w:hAnsi="Fb Fontext" w:cs="BA Tefilot Regular"/>
      <w:bCs/>
      <w:color w:val="000000" w:themeColor="text1"/>
      <w:spacing w:val="8"/>
      <w:sz w:val="24"/>
    </w:rPr>
  </w:style>
  <w:style w:type="character" w:customStyle="1" w:styleId="afffc">
    <w:name w:val="הדרן עלך תו"/>
    <w:basedOn w:val="a0"/>
    <w:link w:val="afffb"/>
    <w:rsid w:val="003F7960"/>
    <w:rPr>
      <w:rFonts w:ascii="Fb Fontext" w:hAnsi="Fb Fontext" w:cs="BA Tefilot Regular"/>
      <w:bCs/>
      <w:color w:val="000000" w:themeColor="text1"/>
      <w:spacing w:val="8"/>
      <w:sz w:val="24"/>
      <w:szCs w:val="20"/>
    </w:rPr>
  </w:style>
  <w:style w:type="paragraph" w:customStyle="1" w:styleId="21">
    <w:name w:val="כולל 2"/>
    <w:basedOn w:val="aff9"/>
    <w:link w:val="22"/>
    <w:qFormat/>
    <w:rsid w:val="00E8089F"/>
    <w:pPr>
      <w:spacing w:line="360" w:lineRule="exact"/>
    </w:pPr>
    <w:rPr>
      <w:rFonts w:ascii="Fb Fontext" w:hAnsi="Fb Fontext"/>
      <w:spacing w:val="-4"/>
    </w:rPr>
  </w:style>
  <w:style w:type="character" w:customStyle="1" w:styleId="22">
    <w:name w:val="כולל 2 תו"/>
    <w:basedOn w:val="affa"/>
    <w:link w:val="21"/>
    <w:rsid w:val="00E8089F"/>
    <w:rPr>
      <w:rFonts w:ascii="Fb Fontext" w:hAnsi="Fb Fontext" w:cs="FrankRuehl"/>
      <w:spacing w:val="-4"/>
      <w:sz w:val="18"/>
      <w:szCs w:val="20"/>
    </w:rPr>
  </w:style>
  <w:style w:type="paragraph" w:customStyle="1" w:styleId="afffd">
    <w:name w:val="ד''ה משנה"/>
    <w:basedOn w:val="a"/>
    <w:link w:val="afffe"/>
    <w:qFormat/>
    <w:rsid w:val="001D7026"/>
    <w:pPr>
      <w:spacing w:before="120"/>
      <w:ind w:end="320"/>
      <w:contextualSpacing/>
      <w:jc w:val="center"/>
      <w:outlineLvl w:val="1"/>
    </w:pPr>
    <w:rPr>
      <w:rFonts w:cs="BA Vilna Bold"/>
      <w:spacing w:val="4"/>
      <w:sz w:val="22"/>
      <w:szCs w:val="22"/>
    </w:rPr>
  </w:style>
  <w:style w:type="character" w:customStyle="1" w:styleId="afffe">
    <w:name w:val="ד''ה משנה תו"/>
    <w:basedOn w:val="a0"/>
    <w:link w:val="afffd"/>
    <w:rsid w:val="001D7026"/>
    <w:rPr>
      <w:rFonts w:ascii="BA Fontov Regular" w:hAnsi="BA Fontov Regular" w:cs="BA Vilna Bold"/>
      <w:spacing w:val="4"/>
      <w:sz w:val="22"/>
      <w:szCs w:val="22"/>
    </w:rPr>
  </w:style>
  <w:style w:type="paragraph" w:customStyle="1" w:styleId="affff">
    <w:name w:val="מבואה"/>
    <w:basedOn w:val="a"/>
    <w:link w:val="affff0"/>
    <w:qFormat/>
    <w:rsid w:val="00E8089F"/>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0">
    <w:name w:val="מבואה תו"/>
    <w:basedOn w:val="a0"/>
    <w:link w:val="affff"/>
    <w:rsid w:val="00E8089F"/>
    <w:rPr>
      <w:rFonts w:ascii="David" w:eastAsia="Times New Roman" w:hAnsi="David" w:cs="David"/>
      <w:b/>
      <w:bCs/>
      <w:color w:val="A6A6A6" w:themeColor="background1" w:themeShade="A6"/>
      <w:sz w:val="18"/>
      <w:szCs w:val="20"/>
    </w:rPr>
  </w:style>
  <w:style w:type="paragraph" w:customStyle="1" w:styleId="affff1">
    <w:name w:val="טור הערות לאוקמי"/>
    <w:basedOn w:val="aff"/>
    <w:link w:val="affff2"/>
    <w:qFormat/>
    <w:rsid w:val="00E8089F"/>
    <w:pPr>
      <w:ind w:left="113" w:hanging="113"/>
    </w:pPr>
  </w:style>
  <w:style w:type="character" w:customStyle="1" w:styleId="affff2">
    <w:name w:val="טור הערות לאוקמי תו"/>
    <w:basedOn w:val="aff0"/>
    <w:link w:val="affff1"/>
    <w:rsid w:val="00E8089F"/>
    <w:rPr>
      <w:rFonts w:ascii="BA Fontov Regular" w:hAnsi="BA Fontov Regular" w:cs="FrankRuehl"/>
      <w:sz w:val="18"/>
      <w:szCs w:val="20"/>
    </w:rPr>
  </w:style>
  <w:style w:type="paragraph" w:styleId="affff3">
    <w:name w:val="Body Text"/>
    <w:basedOn w:val="a"/>
    <w:link w:val="affff4"/>
    <w:uiPriority w:val="99"/>
    <w:semiHidden/>
    <w:unhideWhenUsed/>
    <w:rsid w:val="00E8089F"/>
    <w:pPr>
      <w:spacing w:after="120"/>
    </w:pPr>
  </w:style>
  <w:style w:type="character" w:customStyle="1" w:styleId="affff4">
    <w:name w:val="גוף טקסט תו"/>
    <w:basedOn w:val="a0"/>
    <w:link w:val="affff3"/>
    <w:uiPriority w:val="99"/>
    <w:semiHidden/>
    <w:rsid w:val="00E8089F"/>
    <w:rPr>
      <w:rFonts w:ascii="BA Fontov Regular" w:hAnsi="BA Fontov Regular" w:cs="FrankRuehl"/>
      <w:sz w:val="18"/>
      <w:szCs w:val="20"/>
    </w:rPr>
  </w:style>
  <w:style w:type="paragraph" w:styleId="affff5">
    <w:name w:val="Body Text First Indent"/>
    <w:basedOn w:val="a"/>
    <w:link w:val="affff6"/>
    <w:uiPriority w:val="99"/>
    <w:semiHidden/>
    <w:unhideWhenUsed/>
    <w:rsid w:val="00E8089F"/>
    <w:pPr>
      <w:spacing w:line="360" w:lineRule="exact"/>
      <w:ind w:firstLine="360"/>
    </w:pPr>
    <w:rPr>
      <w:rFonts w:asciiTheme="minorHAnsi" w:hAnsiTheme="minorHAnsi"/>
      <w:sz w:val="22"/>
    </w:rPr>
  </w:style>
  <w:style w:type="character" w:customStyle="1" w:styleId="affff6">
    <w:name w:val="כניסת שורה ראשונה בגוף טקסט תו"/>
    <w:basedOn w:val="affff4"/>
    <w:link w:val="affff5"/>
    <w:uiPriority w:val="99"/>
    <w:semiHidden/>
    <w:rsid w:val="00E8089F"/>
    <w:rPr>
      <w:rFonts w:ascii="BA Fontov Regular" w:hAnsi="BA Fontov Regular" w:cs="FrankRuehl"/>
      <w:sz w:val="18"/>
      <w:szCs w:val="20"/>
    </w:rPr>
  </w:style>
  <w:style w:type="paragraph" w:customStyle="1" w:styleId="01">
    <w:name w:val="0.1 משנה"/>
    <w:basedOn w:val="afff5"/>
    <w:link w:val="010"/>
    <w:qFormat/>
    <w:rsid w:val="00E8089F"/>
    <w:rPr>
      <w:b/>
      <w:spacing w:val="-4"/>
      <w:sz w:val="22"/>
      <w:szCs w:val="22"/>
    </w:rPr>
  </w:style>
  <w:style w:type="character" w:customStyle="1" w:styleId="010">
    <w:name w:val="0.1 משנה תו"/>
    <w:basedOn w:val="afff6"/>
    <w:link w:val="01"/>
    <w:rsid w:val="00E8089F"/>
    <w:rPr>
      <w:rFonts w:ascii="BA Fontov Regular" w:hAnsi="BA Fontov Regular" w:cs="Guttman Vilna"/>
      <w:b/>
      <w:bCs w:val="0"/>
      <w:spacing w:val="-4"/>
      <w:sz w:val="20"/>
      <w:szCs w:val="20"/>
      <w:shd w:val="clear" w:color="auto" w:fill="F2F2F2" w:themeFill="background1" w:themeFillShade="F2"/>
    </w:rPr>
  </w:style>
  <w:style w:type="paragraph" w:customStyle="1" w:styleId="03">
    <w:name w:val="0.3 משנה"/>
    <w:basedOn w:val="afff5"/>
    <w:link w:val="030"/>
    <w:rsid w:val="00E8089F"/>
    <w:rPr>
      <w:rFonts w:ascii="Fb Fontext" w:hAnsi="Fb Fontext"/>
      <w:b/>
      <w:spacing w:val="-8"/>
      <w:sz w:val="22"/>
      <w:szCs w:val="22"/>
    </w:rPr>
  </w:style>
  <w:style w:type="character" w:customStyle="1" w:styleId="030">
    <w:name w:val="0.3 משנה תו"/>
    <w:basedOn w:val="010"/>
    <w:link w:val="03"/>
    <w:rsid w:val="00E8089F"/>
    <w:rPr>
      <w:rFonts w:ascii="Fb Fontext" w:hAnsi="Fb Fontext" w:cs="Guttman Vilna"/>
      <w:b/>
      <w:bCs w:val="0"/>
      <w:spacing w:val="-8"/>
      <w:sz w:val="18"/>
      <w:szCs w:val="20"/>
      <w:shd w:val="clear" w:color="auto" w:fill="F2F2F2" w:themeFill="background1" w:themeFillShade="F2"/>
    </w:rPr>
  </w:style>
  <w:style w:type="paragraph" w:customStyle="1" w:styleId="11">
    <w:name w:val="סגנון1"/>
    <w:basedOn w:val="03"/>
    <w:link w:val="12"/>
    <w:qFormat/>
    <w:rsid w:val="00E8089F"/>
  </w:style>
  <w:style w:type="character" w:customStyle="1" w:styleId="12">
    <w:name w:val="סגנון1 תו"/>
    <w:basedOn w:val="030"/>
    <w:link w:val="11"/>
    <w:rsid w:val="00E8089F"/>
    <w:rPr>
      <w:rFonts w:ascii="Fb Fontext" w:hAnsi="Fb Fontext" w:cs="Guttman Vilna"/>
      <w:b/>
      <w:bCs w:val="0"/>
      <w:spacing w:val="-8"/>
      <w:sz w:val="18"/>
      <w:szCs w:val="20"/>
      <w:shd w:val="clear" w:color="auto" w:fill="F2F2F2" w:themeFill="background1" w:themeFillShade="F2"/>
    </w:rPr>
  </w:style>
  <w:style w:type="paragraph" w:customStyle="1" w:styleId="affff7">
    <w:name w:val="פיסקת תשובה"/>
    <w:basedOn w:val="a"/>
    <w:link w:val="affff8"/>
    <w:qFormat/>
    <w:rsid w:val="00C12BA7"/>
    <w:pPr>
      <w:ind w:left="397" w:hanging="113"/>
      <w:contextualSpacing/>
    </w:pPr>
    <w:rPr>
      <w:rFonts w:ascii="Fb Fontext" w:hAnsi="Fb Fontext"/>
    </w:rPr>
  </w:style>
  <w:style w:type="character" w:customStyle="1" w:styleId="affff8">
    <w:name w:val="פיסקת תשובה תו"/>
    <w:basedOn w:val="a0"/>
    <w:link w:val="affff7"/>
    <w:rsid w:val="00C12BA7"/>
    <w:rPr>
      <w:rFonts w:ascii="Fb Fontext" w:hAnsi="Fb Fontext" w:cs="FrankRuehl"/>
      <w:sz w:val="18"/>
      <w:szCs w:val="20"/>
    </w:rPr>
  </w:style>
  <w:style w:type="character" w:customStyle="1" w:styleId="af2">
    <w:name w:val="פסוק תו"/>
    <w:basedOn w:val="a0"/>
    <w:link w:val="af1"/>
    <w:rsid w:val="00AC0CB1"/>
    <w:rPr>
      <w:rFonts w:ascii="Fb Fontext" w:hAnsi="Fb Fontext" w:cs="BA TM • Tzlotana"/>
      <w:spacing w:val="4"/>
      <w:sz w:val="18"/>
      <w:szCs w:val="17"/>
    </w:rPr>
  </w:style>
  <w:style w:type="paragraph" w:styleId="affff9">
    <w:name w:val="Revision"/>
    <w:hidden/>
    <w:uiPriority w:val="99"/>
    <w:semiHidden/>
    <w:rsid w:val="00E8089F"/>
    <w:pPr>
      <w:spacing w:after="0" w:line="240" w:lineRule="auto"/>
    </w:pPr>
    <w:rPr>
      <w:rFonts w:ascii="BA Fontov Regular" w:hAnsi="BA Fontov Regular" w:cs="FrankRuehl"/>
      <w:sz w:val="18"/>
      <w:szCs w:val="20"/>
    </w:rPr>
  </w:style>
  <w:style w:type="paragraph" w:customStyle="1" w:styleId="affffa">
    <w:name w:val="תחילת פרק"/>
    <w:basedOn w:val="afff5"/>
    <w:link w:val="affffb"/>
    <w:qFormat/>
    <w:rsid w:val="005775EC"/>
    <w:pPr>
      <w:keepNext/>
      <w:framePr w:wrap="notBeside" w:vAnchor="page" w:hAnchor="page" w:y="1"/>
    </w:pPr>
    <w:rPr>
      <w:b/>
      <w:spacing w:val="-10"/>
      <w:sz w:val="8"/>
      <w:szCs w:val="4"/>
    </w:rPr>
  </w:style>
  <w:style w:type="paragraph" w:customStyle="1" w:styleId="affffc">
    <w:name w:val="אמוראים"/>
    <w:basedOn w:val="a"/>
    <w:link w:val="affffd"/>
    <w:qFormat/>
    <w:rsid w:val="007E4435"/>
    <w:rPr>
      <w:rFonts w:cs="PFT_Frank"/>
      <w:b/>
      <w:bCs/>
      <w:sz w:val="16"/>
      <w:szCs w:val="12"/>
    </w:rPr>
  </w:style>
  <w:style w:type="character" w:customStyle="1" w:styleId="affffb">
    <w:name w:val="תחילת פרק תו"/>
    <w:basedOn w:val="afff6"/>
    <w:link w:val="affffa"/>
    <w:rsid w:val="005775EC"/>
    <w:rPr>
      <w:rFonts w:ascii="BA Fontov Regular" w:hAnsi="BA Fontov Regular" w:cs="Guttman Vilna"/>
      <w:b/>
      <w:bCs w:val="0"/>
      <w:spacing w:val="-10"/>
      <w:sz w:val="8"/>
      <w:szCs w:val="4"/>
      <w:shd w:val="clear" w:color="auto" w:fill="F2F2F2" w:themeFill="background1" w:themeFillShade="F2"/>
    </w:rPr>
  </w:style>
  <w:style w:type="paragraph" w:customStyle="1" w:styleId="affffe">
    <w:name w:val="אות קטנה"/>
    <w:basedOn w:val="a"/>
    <w:link w:val="afffff"/>
    <w:qFormat/>
    <w:rsid w:val="00350201"/>
    <w:rPr>
      <w:rFonts w:ascii="Fb Fontext" w:hAnsi="Fb Fontext" w:cs="PFT_Frank"/>
      <w:b/>
      <w:bCs/>
      <w:spacing w:val="-2"/>
      <w:sz w:val="16"/>
      <w:szCs w:val="13"/>
    </w:rPr>
  </w:style>
  <w:style w:type="character" w:customStyle="1" w:styleId="affffd">
    <w:name w:val="אמוראים תו"/>
    <w:basedOn w:val="a0"/>
    <w:link w:val="affffc"/>
    <w:rsid w:val="007E4435"/>
    <w:rPr>
      <w:rFonts w:ascii="BA Fontov Regular" w:hAnsi="BA Fontov Regular" w:cs="PFT_Frank"/>
      <w:b/>
      <w:bCs/>
      <w:sz w:val="16"/>
      <w:szCs w:val="12"/>
    </w:rPr>
  </w:style>
  <w:style w:type="paragraph" w:customStyle="1" w:styleId="afffff0">
    <w:name w:val="נושא"/>
    <w:basedOn w:val="a"/>
    <w:link w:val="afffff1"/>
    <w:qFormat/>
    <w:rsid w:val="001D7026"/>
    <w:pPr>
      <w:spacing w:before="60"/>
      <w:jc w:val="center"/>
      <w:outlineLvl w:val="3"/>
    </w:pPr>
    <w:rPr>
      <w:rFonts w:ascii="David" w:hAnsi="David" w:cs="BA Vilna Bold"/>
      <w:b/>
      <w:color w:val="806000" w:themeColor="accent4" w:themeShade="80"/>
      <w:spacing w:val="4"/>
      <w:sz w:val="16"/>
    </w:rPr>
  </w:style>
  <w:style w:type="character" w:customStyle="1" w:styleId="afffff">
    <w:name w:val="אות קטנה תו"/>
    <w:basedOn w:val="a0"/>
    <w:link w:val="affffe"/>
    <w:rsid w:val="00350201"/>
    <w:rPr>
      <w:rFonts w:ascii="Fb Fontext" w:hAnsi="Fb Fontext" w:cs="PFT_Frank"/>
      <w:b/>
      <w:bCs/>
      <w:spacing w:val="-2"/>
      <w:sz w:val="16"/>
      <w:szCs w:val="13"/>
    </w:rPr>
  </w:style>
  <w:style w:type="character" w:customStyle="1" w:styleId="afffff1">
    <w:name w:val="נושא תו"/>
    <w:basedOn w:val="a0"/>
    <w:link w:val="afffff0"/>
    <w:rsid w:val="001D7026"/>
    <w:rPr>
      <w:rFonts w:ascii="David" w:hAnsi="David" w:cs="BA Vilna Bold"/>
      <w:b/>
      <w:color w:val="806000" w:themeColor="accent4" w:themeShade="80"/>
      <w:spacing w:val="4"/>
      <w:sz w:val="16"/>
      <w:szCs w:val="18"/>
    </w:rPr>
  </w:style>
  <w:style w:type="paragraph" w:customStyle="1" w:styleId="afffff2">
    <w:name w:val="נקודת ציון"/>
    <w:basedOn w:val="a"/>
    <w:link w:val="afffff3"/>
    <w:qFormat/>
    <w:rsid w:val="007435EB"/>
    <w:pPr>
      <w:framePr w:hSpace="57" w:wrap="around" w:vAnchor="text" w:hAnchor="page" w:xAlign="outside" w:y="1"/>
    </w:pPr>
  </w:style>
  <w:style w:type="paragraph" w:styleId="afffff4">
    <w:name w:val="List Paragraph"/>
    <w:basedOn w:val="a"/>
    <w:uiPriority w:val="34"/>
    <w:qFormat/>
    <w:rsid w:val="000964D8"/>
    <w:pPr>
      <w:ind w:left="720"/>
      <w:contextualSpacing/>
    </w:pPr>
  </w:style>
  <w:style w:type="character" w:customStyle="1" w:styleId="afffff3">
    <w:name w:val="נקודת ציון תו"/>
    <w:basedOn w:val="a0"/>
    <w:link w:val="afffff2"/>
    <w:rsid w:val="007435EB"/>
    <w:rPr>
      <w:rFonts w:ascii="BA Fontov Regular" w:hAnsi="BA Fontov Regular" w:cs="BA Esthetic Regular"/>
      <w:sz w:val="18"/>
      <w:szCs w:val="17"/>
    </w:rPr>
  </w:style>
  <w:style w:type="paragraph" w:customStyle="1" w:styleId="afffff5">
    <w:name w:val="רקע והסבר"/>
    <w:basedOn w:val="a"/>
    <w:link w:val="afffff6"/>
    <w:qFormat/>
    <w:rsid w:val="00350201"/>
    <w:rPr>
      <w:sz w:val="14"/>
      <w:szCs w:val="14"/>
    </w:rPr>
  </w:style>
  <w:style w:type="character" w:customStyle="1" w:styleId="afffff6">
    <w:name w:val="רקע והסבר תו"/>
    <w:basedOn w:val="a0"/>
    <w:link w:val="afffff5"/>
    <w:rsid w:val="00350201"/>
    <w:rPr>
      <w:rFonts w:ascii="BA Fontov Regular" w:hAnsi="BA Fontov Regular" w:cs="FrankRuehl"/>
      <w:sz w:val="14"/>
      <w:szCs w:val="14"/>
    </w:rPr>
  </w:style>
  <w:style w:type="paragraph" w:customStyle="1" w:styleId="afffff7">
    <w:name w:val="תנאי משנה"/>
    <w:basedOn w:val="afff5"/>
    <w:link w:val="afffff8"/>
    <w:qFormat/>
    <w:rsid w:val="004D18C1"/>
    <w:rPr>
      <w:b/>
      <w:sz w:val="18"/>
      <w:szCs w:val="18"/>
    </w:rPr>
  </w:style>
  <w:style w:type="character" w:customStyle="1" w:styleId="afffff8">
    <w:name w:val="תנאי משנה תו"/>
    <w:basedOn w:val="afff6"/>
    <w:link w:val="afffff7"/>
    <w:rsid w:val="004D18C1"/>
    <w:rPr>
      <w:rFonts w:ascii="BA Fontov Regular" w:hAnsi="BA Fontov Regular" w:cs="BA Vilna Bold"/>
      <w:b/>
      <w:spacing w:val="4"/>
      <w:sz w:val="18"/>
      <w:szCs w:val="18"/>
      <w:shd w:val="clear" w:color="auto" w:fill="F2F2F2" w:themeFill="background1" w:themeFillShade="F2"/>
    </w:rPr>
  </w:style>
  <w:style w:type="paragraph" w:customStyle="1" w:styleId="afffff9">
    <w:name w:val="רווח לפני"/>
    <w:basedOn w:val="a"/>
    <w:next w:val="afffffa"/>
    <w:link w:val="afffffb"/>
    <w:qFormat/>
    <w:rsid w:val="00AC0CB1"/>
    <w:pPr>
      <w:spacing w:before="60"/>
    </w:pPr>
    <w:rPr>
      <w:rFonts w:ascii="FrankRuehl" w:hAnsi="FrankRuehl"/>
      <w:sz w:val="16"/>
    </w:rPr>
  </w:style>
  <w:style w:type="character" w:customStyle="1" w:styleId="afffffb">
    <w:name w:val="רווח לפני תו"/>
    <w:basedOn w:val="a0"/>
    <w:link w:val="afffff9"/>
    <w:rsid w:val="00AC0CB1"/>
    <w:rPr>
      <w:rFonts w:ascii="FrankRuehl" w:hAnsi="FrankRuehl" w:cs="FrankRuehl"/>
      <w:sz w:val="16"/>
      <w:szCs w:val="18"/>
    </w:rPr>
  </w:style>
  <w:style w:type="paragraph" w:customStyle="1" w:styleId="afffffc">
    <w:name w:val="אות בודדת"/>
    <w:basedOn w:val="a"/>
    <w:link w:val="afffffd"/>
    <w:qFormat/>
    <w:rsid w:val="00AC0CB1"/>
    <w:rPr>
      <w:rFonts w:ascii="FrankRuehl" w:hAnsi="FrankRuehl" w:cs="PFT_Frank"/>
      <w:b/>
      <w:bCs/>
      <w:sz w:val="13"/>
      <w:szCs w:val="13"/>
    </w:rPr>
  </w:style>
  <w:style w:type="character" w:customStyle="1" w:styleId="afffffd">
    <w:name w:val="אות בודדת תו"/>
    <w:basedOn w:val="a0"/>
    <w:link w:val="afffffc"/>
    <w:rsid w:val="00AC0CB1"/>
    <w:rPr>
      <w:rFonts w:ascii="FrankRuehl" w:hAnsi="FrankRuehl" w:cs="PFT_Frank"/>
      <w:b/>
      <w:bCs/>
      <w:sz w:val="13"/>
      <w:szCs w:val="13"/>
    </w:rPr>
  </w:style>
  <w:style w:type="character" w:customStyle="1" w:styleId="afff0">
    <w:name w:val="דף בצד תו"/>
    <w:basedOn w:val="a0"/>
    <w:link w:val="afff"/>
    <w:rsid w:val="001D7026"/>
    <w:rPr>
      <w:rFonts w:ascii="Fb Fontext" w:hAnsi="Fb Fontext" w:cs="BA Vilna Bold"/>
      <w:sz w:val="20"/>
      <w:szCs w:val="18"/>
    </w:rPr>
  </w:style>
  <w:style w:type="paragraph" w:customStyle="1" w:styleId="afffffe">
    <w:name w:val="הסבר ורקע"/>
    <w:basedOn w:val="afffff9"/>
    <w:link w:val="affffff"/>
    <w:qFormat/>
    <w:rsid w:val="00AC0CB1"/>
    <w:pPr>
      <w:spacing w:before="0"/>
    </w:pPr>
    <w:rPr>
      <w:sz w:val="12"/>
      <w:szCs w:val="14"/>
    </w:rPr>
  </w:style>
  <w:style w:type="character" w:customStyle="1" w:styleId="affffff">
    <w:name w:val="הסבר ורקע תו"/>
    <w:basedOn w:val="afffffb"/>
    <w:link w:val="afffffe"/>
    <w:rsid w:val="00AC0CB1"/>
    <w:rPr>
      <w:rFonts w:ascii="FrankRuehl" w:hAnsi="FrankRuehl" w:cs="FrankRuehl"/>
      <w:sz w:val="12"/>
      <w:szCs w:val="14"/>
    </w:rPr>
  </w:style>
  <w:style w:type="paragraph" w:customStyle="1" w:styleId="36">
    <w:name w:val="חלון 3"/>
    <w:basedOn w:val="a"/>
    <w:link w:val="37"/>
    <w:autoRedefine/>
    <w:qFormat/>
    <w:rsid w:val="00AC0CB1"/>
    <w:pPr>
      <w:framePr w:wrap="notBeside" w:vAnchor="text" w:hAnchor="text" w:x="3482" w:y="1"/>
    </w:pPr>
    <w:rPr>
      <w:rFonts w:ascii="BA TM • Vilna Extra-Bold" w:hAnsi="BA TM • Vilna Extra-Bold" w:cs="BA TM • Vilna Extra-Bold"/>
      <w:color w:val="767171" w:themeColor="background2" w:themeShade="80"/>
      <w:sz w:val="14"/>
      <w:szCs w:val="14"/>
    </w:rPr>
  </w:style>
  <w:style w:type="character" w:customStyle="1" w:styleId="37">
    <w:name w:val="חלון 3 תו"/>
    <w:basedOn w:val="a0"/>
    <w:link w:val="36"/>
    <w:rsid w:val="00AC0CB1"/>
    <w:rPr>
      <w:rFonts w:ascii="BA TM • Vilna Extra-Bold" w:hAnsi="BA TM • Vilna Extra-Bold" w:cs="BA TM • Vilna Extra-Bold"/>
      <w:color w:val="767171" w:themeColor="background2" w:themeShade="80"/>
      <w:sz w:val="14"/>
      <w:szCs w:val="14"/>
    </w:rPr>
  </w:style>
  <w:style w:type="character" w:customStyle="1" w:styleId="affffff0">
    <w:name w:val="הסבר"/>
    <w:basedOn w:val="a0"/>
    <w:uiPriority w:val="1"/>
    <w:qFormat/>
    <w:rsid w:val="00AC0CB1"/>
    <w:rPr>
      <w:sz w:val="16"/>
      <w:szCs w:val="14"/>
    </w:rPr>
  </w:style>
  <w:style w:type="paragraph" w:styleId="afffffa">
    <w:name w:val="List"/>
    <w:basedOn w:val="a"/>
    <w:uiPriority w:val="99"/>
    <w:semiHidden/>
    <w:unhideWhenUsed/>
    <w:rsid w:val="00AC0CB1"/>
    <w:pPr>
      <w:ind w:left="283" w:hanging="283"/>
      <w:contextualSpacing/>
    </w:pPr>
  </w:style>
  <w:style w:type="character" w:customStyle="1" w:styleId="affe">
    <w:name w:val="חציצה תו"/>
    <w:basedOn w:val="a0"/>
    <w:link w:val="affd"/>
    <w:rsid w:val="00F47631"/>
    <w:rPr>
      <w:rFonts w:ascii="BA TM • Vilna Extra-Bold" w:hAnsi="BA TM • Vilna Extra-Bold" w:cs="BA TM • Vilna Extra-Bold"/>
      <w:color w:val="806000" w:themeColor="accent4" w:themeShade="80"/>
      <w:sz w:val="18"/>
      <w:szCs w:val="18"/>
    </w:rPr>
  </w:style>
  <w:style w:type="paragraph" w:customStyle="1" w:styleId="affffff1">
    <w:name w:val="משנה בצד"/>
    <w:basedOn w:val="a"/>
    <w:link w:val="affffff2"/>
    <w:autoRedefine/>
    <w:qFormat/>
    <w:rsid w:val="006F09F7"/>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ff2">
    <w:name w:val="משנה בצד תו"/>
    <w:basedOn w:val="a0"/>
    <w:link w:val="affffff1"/>
    <w:rsid w:val="006F09F7"/>
    <w:rPr>
      <w:rFonts w:ascii="BA Vilna Bold" w:hAnsi="BA Vilna Bold" w:cs="BA Vilna Medium"/>
      <w:spacing w:val="4"/>
      <w:position w:val="6"/>
      <w:sz w:val="16"/>
      <w:szCs w:val="16"/>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E9833-993C-464B-BFDF-C1BC35023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10023</TotalTime>
  <Pages>148</Pages>
  <Words>51352</Words>
  <Characters>256761</Characters>
  <Application>Microsoft Office Word</Application>
  <DocSecurity>0</DocSecurity>
  <Lines>2139</Lines>
  <Paragraphs>614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31</cp:revision>
  <cp:lastPrinted>2021-04-16T10:12:00Z</cp:lastPrinted>
  <dcterms:created xsi:type="dcterms:W3CDTF">2021-04-11T11:18:00Z</dcterms:created>
  <dcterms:modified xsi:type="dcterms:W3CDTF">2026-04-23T13:40:00Z</dcterms:modified>
</cp:coreProperties>
</file>